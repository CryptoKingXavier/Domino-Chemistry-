
<file path=[Content_Types].xml><?xml version="1.0" encoding="utf-8"?>
<Types xmlns="http://schemas.openxmlformats.org/package/2006/content-types">
  <Default Extension="wmf" ContentType="image/x-wmf"/>
  <Default Extension="xml" ContentType="application/xml"/>
  <Default Extension="bin" ContentType="application/vnd.openxmlformats-officedocument.oleObject"/>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tabs>
          <w:tab w:val="left" w:leader="none" w:pos="-360"/>
        </w:tabs>
        <w:ind w:right="-1413"/>
        <w:rPr>
          <w:rFonts w:ascii="Times New Roman" w:cs="Times New Roman" w:hAnsi="Times New Roman"/>
          <w:b/>
          <w:highlight w:val="yellow"/>
        </w:rPr>
        <w:sectPr>
          <w:footerReference w:type="default" r:id="rId2"/>
          <w:pgSz w:w="11907" w:h="16839" w:orient="portrait" w:code="9"/>
          <w:pgMar w:top="1440" w:right="1440" w:bottom="1440" w:left="1440" w:header="720" w:footer="720" w:gutter="0"/>
          <w:cols w:space="720"/>
          <w:docGrid w:linePitch="360"/>
        </w:sectPr>
      </w:pPr>
      <w:r>
        <w:rPr>
          <w:rFonts w:ascii="Times New Roman" w:cs="Times New Roman" w:hAnsi="Times New Roman"/>
          <w:b/>
          <w:noProof/>
          <w:color w:val="ff0000"/>
        </w:rPr>
        <w:drawing>
          <wp:inline distL="0" distT="0" distB="0" distR="0">
            <wp:extent cx="9215356" cy="6125028"/>
            <wp:effectExtent l="19050" t="0" r="4844" b="0"/>
            <wp:docPr id="1026" name="Picture 37" descr="C:\Users\user pc\Desktop\Back cover of THE MATHEMATICS OF CHEMISTRY edited.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 cstate="print"/>
                    <a:srcRect l="0" t="0" r="0" b="0"/>
                    <a:stretch/>
                  </pic:blipFill>
                  <pic:spPr>
                    <a:xfrm rot="0">
                      <a:off x="0" y="0"/>
                      <a:ext cx="9215356" cy="6125028"/>
                    </a:xfrm>
                    <a:prstGeom prst="rect"/>
                    <a:ln>
                      <a:noFill/>
                    </a:ln>
                  </pic:spPr>
                </pic:pic>
              </a:graphicData>
            </a:graphic>
          </wp:inline>
        </w:drawing>
      </w:r>
    </w:p>
    <w:p>
      <w:pPr>
        <w:pStyle w:val="style0"/>
        <w:spacing w:lineRule="auto" w:line="240"/>
        <w:rPr>
          <w:rFonts w:ascii="Times New Roman" w:cs="Times New Roman" w:hAnsi="Times New Roman"/>
          <w:b/>
          <w:bCs/>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p>
    <w:p>
      <w:pPr>
        <w:pStyle w:val="style0"/>
        <w:spacing w:lineRule="auto" w:line="240"/>
        <w:rPr>
          <w:rFonts w:ascii="Times New Roman" w:cs="Times New Roman" w:hAnsi="Times New Roman"/>
          <w:b/>
          <w:bCs/>
          <w:sz w:val="28"/>
          <w:szCs w:val="28"/>
        </w:rPr>
      </w:pPr>
      <w:r>
        <w:rPr>
          <w:rFonts w:ascii="Times New Roman" w:cs="Times New Roman" w:hAnsi="Times New Roman"/>
          <w:b/>
          <w:bCs/>
          <w:sz w:val="28"/>
          <w:szCs w:val="28"/>
        </w:rPr>
        <w:t>TABLE OF CONTENTS</w:t>
      </w:r>
    </w:p>
    <w:p>
      <w:pPr>
        <w:pStyle w:val="style0"/>
        <w:spacing w:lineRule="auto" w:line="240"/>
        <w:rPr>
          <w:rFonts w:ascii="Times New Roman" w:cs="Times New Roman" w:hAnsi="Times New Roman"/>
          <w:sz w:val="28"/>
          <w:szCs w:val="28"/>
        </w:rPr>
      </w:pPr>
      <w:r>
        <w:rPr>
          <w:rFonts w:ascii="Times New Roman" w:cs="Times New Roman" w:hAnsi="Times New Roman"/>
          <w:color w:val="3399ff"/>
          <w:sz w:val="28"/>
          <w:szCs w:val="28"/>
        </w:rPr>
        <w:t>Chapter 1: Formulae and equations</w:t>
      </w:r>
    </w:p>
    <w:p>
      <w:pPr>
        <w:pStyle w:val="style0"/>
        <w:spacing w:lineRule="auto" w:line="240"/>
        <w:rPr>
          <w:rFonts w:ascii="Times New Roman" w:cs="Times New Roman" w:hAnsi="Times New Roman"/>
          <w:color w:val="d66565"/>
          <w:sz w:val="28"/>
          <w:szCs w:val="28"/>
        </w:rPr>
      </w:pPr>
      <w:r>
        <w:rPr>
          <w:rFonts w:ascii="Times New Roman" w:cs="Times New Roman" w:hAnsi="Times New Roman"/>
          <w:color w:val="d66565"/>
          <w:sz w:val="28"/>
          <w:szCs w:val="28"/>
        </w:rPr>
        <w:t>Chapter 2: Relative atomic mass</w:t>
      </w:r>
    </w:p>
    <w:p>
      <w:pPr>
        <w:pStyle w:val="style0"/>
        <w:spacing w:lineRule="auto" w:line="240"/>
        <w:rPr>
          <w:rFonts w:ascii="Times New Roman" w:cs="Times New Roman" w:hAnsi="Times New Roman"/>
          <w:color w:val="000080"/>
          <w:sz w:val="28"/>
          <w:szCs w:val="28"/>
        </w:rPr>
      </w:pPr>
      <w:r>
        <w:rPr>
          <w:rFonts w:ascii="Times New Roman" w:cs="Times New Roman" w:hAnsi="Times New Roman"/>
          <w:color w:val="000080"/>
          <w:sz w:val="28"/>
          <w:szCs w:val="28"/>
        </w:rPr>
        <w:t>Chapter 3: Percentage composition by mass of elements in a compound</w:t>
      </w:r>
    </w:p>
    <w:p>
      <w:pPr>
        <w:pStyle w:val="style0"/>
        <w:spacing w:lineRule="auto" w:line="240"/>
        <w:rPr>
          <w:rFonts w:ascii="Times New Roman" w:cs="Times New Roman" w:hAnsi="Times New Roman"/>
          <w:color w:val="0000ff"/>
          <w:sz w:val="28"/>
          <w:szCs w:val="28"/>
        </w:rPr>
      </w:pPr>
      <w:r>
        <w:rPr>
          <w:rFonts w:ascii="Times New Roman" w:cs="Times New Roman" w:hAnsi="Times New Roman"/>
          <w:color w:val="0000ff"/>
          <w:sz w:val="28"/>
          <w:szCs w:val="28"/>
        </w:rPr>
        <w:t>Chapter 4: Empirical and Molecular formulae (Determining formulas)</w:t>
      </w:r>
    </w:p>
    <w:p>
      <w:pPr>
        <w:pStyle w:val="style0"/>
        <w:spacing w:lineRule="auto" w:line="240"/>
        <w:rPr>
          <w:rFonts w:ascii="Times New Roman" w:cs="Times New Roman" w:hAnsi="Times New Roman"/>
          <w:color w:val="c00000"/>
          <w:sz w:val="28"/>
          <w:szCs w:val="28"/>
        </w:rPr>
      </w:pPr>
      <w:r>
        <w:rPr>
          <w:rFonts w:ascii="Times New Roman" w:cs="Times New Roman" w:hAnsi="Times New Roman"/>
          <w:color w:val="c00000"/>
          <w:sz w:val="28"/>
          <w:szCs w:val="28"/>
        </w:rPr>
        <w:t>Chapter 5: Laws of chemical combinations</w:t>
      </w:r>
    </w:p>
    <w:p>
      <w:pPr>
        <w:pStyle w:val="style0"/>
        <w:spacing w:lineRule="auto" w:line="240"/>
        <w:rPr>
          <w:rFonts w:ascii="Times New Roman" w:cs="Times New Roman" w:hAnsi="Times New Roman"/>
          <w:color w:val="008000"/>
          <w:sz w:val="28"/>
          <w:szCs w:val="28"/>
        </w:rPr>
      </w:pPr>
      <w:r>
        <w:rPr>
          <w:rFonts w:ascii="Times New Roman" w:cs="Times New Roman" w:hAnsi="Times New Roman"/>
          <w:color w:val="008000"/>
          <w:sz w:val="28"/>
          <w:szCs w:val="28"/>
        </w:rPr>
        <w:t>Chapter 6: Stoichiometry</w:t>
      </w:r>
    </w:p>
    <w:p>
      <w:pPr>
        <w:pStyle w:val="style0"/>
        <w:spacing w:lineRule="auto" w:line="240"/>
        <w:rPr>
          <w:rFonts w:ascii="Times New Roman" w:cs="Times New Roman" w:hAnsi="Times New Roman"/>
          <w:color w:val="330066"/>
          <w:sz w:val="28"/>
          <w:szCs w:val="28"/>
        </w:rPr>
      </w:pPr>
      <w:r>
        <w:rPr>
          <w:rFonts w:ascii="Times New Roman" w:cs="Times New Roman" w:hAnsi="Times New Roman"/>
          <w:color w:val="330066"/>
          <w:sz w:val="28"/>
          <w:szCs w:val="28"/>
        </w:rPr>
        <w:t>Chapter 7: Gas laws</w:t>
      </w:r>
    </w:p>
    <w:p>
      <w:pPr>
        <w:pStyle w:val="style0"/>
        <w:spacing w:lineRule="auto" w:line="240"/>
        <w:rPr>
          <w:rFonts w:ascii="Times New Roman" w:cs="Times New Roman" w:hAnsi="Times New Roman"/>
          <w:color w:val="3399ff"/>
          <w:sz w:val="28"/>
          <w:szCs w:val="28"/>
        </w:rPr>
      </w:pPr>
      <w:r>
        <w:rPr>
          <w:rFonts w:ascii="Times New Roman" w:cs="Times New Roman" w:hAnsi="Times New Roman"/>
          <w:color w:val="3399ff"/>
          <w:sz w:val="28"/>
          <w:szCs w:val="28"/>
        </w:rPr>
        <w:t>Chapter 8: Solubility and pH of solutions</w:t>
      </w:r>
    </w:p>
    <w:p>
      <w:pPr>
        <w:pStyle w:val="style0"/>
        <w:spacing w:lineRule="auto" w:line="240"/>
        <w:rPr>
          <w:rFonts w:ascii="Times New Roman" w:cs="Times New Roman" w:hAnsi="Times New Roman"/>
          <w:color w:val="993300"/>
          <w:sz w:val="28"/>
          <w:szCs w:val="28"/>
        </w:rPr>
      </w:pPr>
      <w:r>
        <w:rPr>
          <w:rFonts w:ascii="Times New Roman" w:cs="Times New Roman" w:hAnsi="Times New Roman"/>
          <w:color w:val="993300"/>
          <w:sz w:val="28"/>
          <w:szCs w:val="28"/>
        </w:rPr>
        <w:t>Chapter 9: Acid-Base Titration Calculations</w:t>
      </w:r>
    </w:p>
    <w:p>
      <w:pPr>
        <w:pStyle w:val="style0"/>
        <w:spacing w:lineRule="auto" w:line="240"/>
        <w:rPr>
          <w:rFonts w:ascii="Times New Roman" w:cs="Times New Roman" w:hAnsi="Times New Roman"/>
          <w:color w:val="000080"/>
          <w:sz w:val="28"/>
          <w:szCs w:val="28"/>
        </w:rPr>
      </w:pPr>
      <w:r>
        <w:rPr>
          <w:rFonts w:ascii="Times New Roman" w:cs="Times New Roman" w:hAnsi="Times New Roman"/>
          <w:color w:val="000080"/>
          <w:sz w:val="28"/>
          <w:szCs w:val="28"/>
        </w:rPr>
        <w:t>Chapter 10: Electrolysis calculations</w:t>
      </w:r>
    </w:p>
    <w:p>
      <w:pPr>
        <w:pStyle w:val="style0"/>
        <w:spacing w:lineRule="auto" w:line="240"/>
        <w:rPr>
          <w:rFonts w:ascii="Times New Roman" w:cs="Times New Roman" w:hAnsi="Times New Roman"/>
          <w:color w:val="0000ff"/>
          <w:sz w:val="28"/>
          <w:szCs w:val="28"/>
        </w:rPr>
      </w:pPr>
      <w:r>
        <w:rPr>
          <w:rFonts w:ascii="Times New Roman" w:cs="Times New Roman" w:hAnsi="Times New Roman"/>
          <w:color w:val="0000ff"/>
          <w:sz w:val="28"/>
          <w:szCs w:val="28"/>
        </w:rPr>
        <w:t>Chapter 11: Oxidation Numbers</w:t>
      </w:r>
    </w:p>
    <w:p>
      <w:pPr>
        <w:pStyle w:val="style0"/>
        <w:spacing w:lineRule="auto" w:line="240"/>
        <w:rPr>
          <w:rFonts w:ascii="Times New Roman" w:cs="Times New Roman" w:hAnsi="Times New Roman"/>
          <w:color w:val="c00000"/>
          <w:sz w:val="28"/>
          <w:szCs w:val="28"/>
        </w:rPr>
      </w:pPr>
      <w:r>
        <w:rPr>
          <w:rFonts w:ascii="Times New Roman" w:cs="Times New Roman" w:hAnsi="Times New Roman"/>
          <w:color w:val="c00000"/>
          <w:sz w:val="28"/>
          <w:szCs w:val="28"/>
        </w:rPr>
        <w:t>Chapter 12: Energy transfer in physical and chemical changes</w:t>
      </w:r>
    </w:p>
    <w:p>
      <w:pPr>
        <w:pStyle w:val="style0"/>
        <w:spacing w:lineRule="auto" w:line="240"/>
        <w:rPr>
          <w:rFonts w:ascii="Times New Roman" w:cs="Times New Roman" w:hAnsi="Times New Roman"/>
          <w:color w:val="008000"/>
          <w:sz w:val="28"/>
          <w:szCs w:val="28"/>
        </w:rPr>
      </w:pPr>
      <w:r>
        <w:rPr>
          <w:rFonts w:ascii="Times New Roman" w:cs="Times New Roman" w:hAnsi="Times New Roman"/>
          <w:color w:val="008000"/>
          <w:sz w:val="28"/>
          <w:szCs w:val="28"/>
        </w:rPr>
        <w:t>Chapter 13: Radioactivity</w:t>
      </w:r>
    </w:p>
    <w:p>
      <w:pPr>
        <w:pStyle w:val="style0"/>
        <w:spacing w:lineRule="auto" w:line="240"/>
        <w:rPr>
          <w:rFonts w:ascii="Times New Roman" w:cs="Times New Roman" w:hAnsi="Times New Roman"/>
          <w:sz w:val="28"/>
          <w:szCs w:val="28"/>
        </w:rPr>
      </w:pPr>
    </w:p>
    <w:p>
      <w:pPr>
        <w:pStyle w:val="style0"/>
        <w:spacing w:lineRule="auto" w:line="240"/>
        <w:rPr>
          <w:rFonts w:ascii="Times New Roman" w:cs="Times New Roman" w:hAnsi="Times New Roman"/>
          <w:sz w:val="28"/>
          <w:szCs w:val="28"/>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b/>
          <w:bCs/>
        </w:rPr>
      </w:pPr>
    </w:p>
    <w:p>
      <w:pPr>
        <w:pStyle w:val="style0"/>
        <w:spacing w:lineRule="auto" w:line="240"/>
        <w:rPr>
          <w:rFonts w:ascii="Times New Roman" w:cs="Times New Roman" w:hAnsi="Times New Roman"/>
          <w:b/>
          <w:bCs/>
        </w:rPr>
      </w:pPr>
    </w:p>
    <w:p>
      <w:pPr>
        <w:pStyle w:val="style0"/>
        <w:spacing w:lineRule="auto" w:line="240"/>
        <w:rPr>
          <w:rFonts w:ascii="Times New Roman" w:cs="Times New Roman" w:hAnsi="Times New Roman"/>
          <w:b/>
          <w:bCs/>
        </w:rPr>
      </w:pPr>
    </w:p>
    <w:p>
      <w:pPr>
        <w:pStyle w:val="style0"/>
        <w:spacing w:lineRule="auto" w:line="240"/>
        <w:rPr>
          <w:rFonts w:ascii="Times New Roman" w:cs="Times New Roman" w:hAnsi="Times New Roman"/>
          <w:b/>
          <w:bCs/>
        </w:rPr>
      </w:pPr>
    </w:p>
    <w:p>
      <w:pPr>
        <w:pStyle w:val="style0"/>
        <w:spacing w:lineRule="auto" w:line="240"/>
        <w:rPr>
          <w:rFonts w:ascii="Times New Roman" w:cs="Times New Roman" w:hAnsi="Times New Roman"/>
          <w:b/>
          <w:bCs/>
        </w:rPr>
      </w:pPr>
    </w:p>
    <w:p>
      <w:pPr>
        <w:pStyle w:val="style0"/>
        <w:spacing w:lineRule="auto" w:line="240"/>
        <w:rPr>
          <w:rFonts w:ascii="Times New Roman" w:cs="Times New Roman" w:hAnsi="Times New Roman"/>
          <w:b/>
          <w:bCs/>
        </w:rPr>
      </w:pPr>
    </w:p>
    <w:p>
      <w:pPr>
        <w:pStyle w:val="style0"/>
        <w:rPr>
          <w:rFonts w:ascii="Times New Roman" w:cs="Times New Roman" w:hAnsi="Times New Roman"/>
          <w:b/>
          <w:sz w:val="28"/>
          <w:szCs w:val="28"/>
        </w:rPr>
      </w:pPr>
      <w:r>
        <w:rPr>
          <w:rFonts w:ascii="Times New Roman" w:cs="Times New Roman" w:hAnsi="Times New Roman"/>
          <w:b/>
          <w:sz w:val="28"/>
          <w:szCs w:val="28"/>
        </w:rPr>
        <w:t>ABOUT THIS BOOK</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It is written to boost students' learning ability in chemistry calculations and make learning of Chemistry fun.</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It is written by an experienced teacher and examiner.</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The book contains all necessary Chemistry calculations for Senior Secondary Schools to support the attainment of the highest grade in Chemistry.</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It provides all the mathematical explanations you need to calculate efficiently in Chemistry examinations.</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It contains more solved examples for students to master the topics covered. Take away questions (with immediate answers) are given to allow the students test their knowledge in the subject.</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This book is designed to assist students in gaining a commendable grade in Chemistry.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b/>
          <w:bCs/>
        </w:rPr>
      </w:pPr>
    </w:p>
    <w:p>
      <w:pPr>
        <w:pStyle w:val="style0"/>
        <w:spacing w:lineRule="auto" w:line="240"/>
        <w:rPr>
          <w:rFonts w:ascii="Times New Roman" w:cs="Times New Roman" w:hAnsi="Times New Roman"/>
        </w:rPr>
      </w:pPr>
    </w:p>
    <w:p>
      <w:pPr>
        <w:pStyle w:val="style0"/>
        <w:tabs>
          <w:tab w:val="left" w:leader="none" w:pos="180"/>
          <w:tab w:val="left" w:leader="none" w:pos="540"/>
        </w:tabs>
        <w:spacing w:lineRule="auto" w:line="240"/>
        <w:rPr>
          <w:rFonts w:ascii="Times New Roman" w:cs="Times New Roman" w:hAnsi="Times New Roman"/>
          <w:b/>
          <w:bCs/>
          <w:sz w:val="28"/>
          <w:szCs w:val="28"/>
          <w:highlight w:val="yellow"/>
        </w:rPr>
      </w:pPr>
      <w:r>
        <w:rPr>
          <w:rFonts w:ascii="Times New Roman" w:cs="Times New Roman" w:hAnsi="Times New Roman"/>
          <w:b/>
          <w:bCs/>
          <w:sz w:val="28"/>
          <w:szCs w:val="28"/>
          <w:highlight w:val="yellow"/>
        </w:rPr>
        <w:t>HOW TO TEACH CALCULATIONS IN CHEMISTRY (For teachers)</w:t>
      </w:r>
    </w:p>
    <w:p>
      <w:pPr>
        <w:pStyle w:val="style0"/>
        <w:spacing w:lineRule="auto" w:line="240"/>
        <w:rPr>
          <w:rFonts w:ascii="Times New Roman" w:cs="Times New Roman" w:hAnsi="Times New Roman"/>
          <w:b/>
          <w:sz w:val="28"/>
          <w:szCs w:val="28"/>
        </w:rPr>
      </w:pPr>
      <w:r>
        <w:rPr>
          <w:rFonts w:ascii="Times New Roman" w:cs="Times New Roman" w:hAnsi="Times New Roman"/>
          <w:b/>
          <w:sz w:val="28"/>
          <w:szCs w:val="28"/>
        </w:rPr>
        <w:t>A few steps in teaching calculations in Chemistry:</w:t>
      </w:r>
    </w:p>
    <w:p>
      <w:pPr>
        <w:pStyle w:val="style0"/>
        <w:rPr>
          <w:rFonts w:ascii="Times New Roman" w:cs="Times New Roman" w:hAnsi="Times New Roman"/>
          <w:sz w:val="28"/>
          <w:szCs w:val="28"/>
        </w:rPr>
      </w:pPr>
      <w:r>
        <w:rPr>
          <w:rFonts w:ascii="Times New Roman" w:cs="Times New Roman" w:hAnsi="Times New Roman"/>
          <w:sz w:val="28"/>
          <w:szCs w:val="28"/>
        </w:rPr>
        <w:t>1. Teaching calculations takes time. It should not be rushed.</w:t>
      </w:r>
    </w:p>
    <w:p>
      <w:pPr>
        <w:pStyle w:val="style0"/>
        <w:rPr>
          <w:rFonts w:ascii="Times New Roman" w:cs="Times New Roman" w:hAnsi="Times New Roman"/>
          <w:sz w:val="28"/>
          <w:szCs w:val="28"/>
        </w:rPr>
      </w:pPr>
      <w:r>
        <w:rPr>
          <w:rFonts w:ascii="Times New Roman" w:cs="Times New Roman" w:hAnsi="Times New Roman"/>
          <w:sz w:val="28"/>
          <w:szCs w:val="28"/>
        </w:rPr>
        <w:t xml:space="preserve">2. Because of the way we learn things, teaching calculations is best done using a stepwise, gradual approach. Rather than spend a week on calculations, and then not revisit the topic until just before the examination, it is more productive to introduce a calculation topic, give some practice in the process and then set time aside to return to it from time to time over the next few weeks. Learning often occurs at second or third encounter because, at first encounter the mind is too busy trying to assemble the new information and make sense of it all. </w:t>
      </w:r>
    </w:p>
    <w:p>
      <w:pPr>
        <w:pStyle w:val="style0"/>
        <w:rPr>
          <w:rFonts w:ascii="Times New Roman" w:cs="Times New Roman" w:hAnsi="Times New Roman"/>
          <w:sz w:val="28"/>
          <w:szCs w:val="28"/>
        </w:rPr>
      </w:pPr>
      <w:r>
        <w:rPr>
          <w:rFonts w:ascii="Times New Roman" w:cs="Times New Roman" w:hAnsi="Times New Roman"/>
          <w:sz w:val="28"/>
          <w:szCs w:val="28"/>
        </w:rPr>
        <w:t xml:space="preserve">3. The method known as see one =&gt; try one =&gt; do one should be applied when teaching Chemistry calculations. That is to say, the teacher explain, with the usual questioning, how to carry out a new type of calculation. The class then attempts a calculation with a close support from the teacher. Once the teacher is satisfied that most students are reasonable confident, further calculations can be attempted with support being provided where necessary. </w:t>
      </w:r>
    </w:p>
    <w:p>
      <w:pPr>
        <w:pStyle w:val="style0"/>
        <w:rPr>
          <w:rFonts w:ascii="Times New Roman" w:cs="Times New Roman" w:hAnsi="Times New Roman"/>
          <w:sz w:val="28"/>
          <w:szCs w:val="28"/>
        </w:rPr>
      </w:pPr>
      <w:r>
        <w:rPr>
          <w:rFonts w:ascii="Times New Roman" w:cs="Times New Roman" w:hAnsi="Times New Roman"/>
          <w:sz w:val="28"/>
          <w:szCs w:val="28"/>
        </w:rPr>
        <w:t>4. The difficulty of a calculation type should advance by small steps when teaching it. To take an example, supposed that the reacting masses calculation is being introduced. In explaining the method, it is advisable to use a simple balanced chemical equation as possible, like Fe + S =&gt; FeS. After explaining how to do the calculation, students should attempt one. The equation chosen should be something similar, say Zn + S =&gt; ZnS.</w:t>
      </w:r>
    </w:p>
    <w:p>
      <w:pPr>
        <w:pStyle w:val="style0"/>
        <w:rPr>
          <w:rFonts w:ascii="Times New Roman" w:cs="Times New Roman" w:hAnsi="Times New Roman"/>
          <w:sz w:val="28"/>
          <w:szCs w:val="28"/>
        </w:rPr>
      </w:pPr>
      <w:r>
        <w:rPr>
          <w:rFonts w:ascii="Times New Roman" w:cs="Times New Roman" w:hAnsi="Times New Roman"/>
          <w:sz w:val="28"/>
          <w:szCs w:val="28"/>
        </w:rPr>
        <w:t xml:space="preserve">5. Practice daily. One of the key areas in the study of Chemistry is practice. Solving calculations should be a feature part of your study routine.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IMPORTANT FORMULAS IN CHEMISTRY</w:t>
      </w:r>
    </w:p>
    <w:p>
      <w:pPr>
        <w:pStyle w:val="style0"/>
        <w:rPr>
          <w:rFonts w:ascii="Times New Roman" w:cs="Times New Roman" w:hAnsi="Times New Roman"/>
          <w:b/>
        </w:rPr>
      </w:pPr>
    </w:p>
    <w:p>
      <w:pPr>
        <w:pStyle w:val="style0"/>
        <w:rPr>
          <w:rFonts w:ascii="Cambria Math" w:cs="Times New Roman"/>
          <w:rPrChange w:id="0" w:author="user pc" w:date="2022-03-15T10:14:00Z">
            <w:rPr/>
          </w:rPrChange>
        </w:rPr>
      </w:pPr>
      <m:oMathPara>
        <m:oMathParaPr>
          <m:jc m:val="left"/>
        </m:oMathParaPr>
        <m:oMath>
          <m:r>
            <m:rPr>
              <m:sty m:val="bi"/>
            </m:rPr>
            <w:rPr>
              <w:rFonts w:ascii="Cambria Math" w:cs="Times New Roman" w:hAnsi="Cambria Math"/>
            </w:rPr>
            <m:t>1</m:t>
          </m:r>
          <m:r>
            <m:rPr>
              <m:sty m:val="bi"/>
            </m:rPr>
            <w:rPr>
              <w:rFonts w:ascii="Cambria Math" w:cs="Times New Roman" w:hAnsi="Times New Roman"/>
            </w:rPr>
            <m:t xml:space="preserve">. </m:t>
          </m:r>
          <m:r>
            <m:rPr>
              <m:sty m:val="bi"/>
            </m:rPr>
            <w:rPr>
              <w:rFonts w:ascii="Cambria Math" w:cs="Times New Roman" w:hAnsi="Cambria Math"/>
            </w:rPr>
            <m:t>Mole</m:t>
          </m:r>
          <m:r>
            <m:rPr>
              <m:sty m:val="bi"/>
            </m:rPr>
            <w:rPr>
              <w:rFonts w:ascii="Cambria Math" w:cs="Times New Roman" w:hAnsi="Times New Roman"/>
            </w:rPr>
            <m:t xml:space="preserve"> = </m:t>
          </m:r>
          <m:r>
            <m:rPr>
              <m:sty m:val="bi"/>
            </m:rPr>
            <w:rPr>
              <w:rFonts w:ascii="Cambria Math" w:cs="Times New Roman" w:hAnsi="Cambria Math"/>
            </w:rPr>
            <m:t>Volume</m:t>
          </m:r>
          <m:r>
            <m:rPr>
              <m:sty m:val="bi"/>
            </m:rPr>
            <w:rPr>
              <w:rFonts w:ascii="Cambria Math" w:cs="Times New Roman" w:hAnsi="Times New Roman"/>
            </w:rPr>
            <m:t xml:space="preserve"> (</m:t>
          </m:r>
          <m:r>
            <m:rPr>
              <m:sty m:val="bi"/>
            </m:rPr>
            <w:rPr>
              <w:rFonts w:ascii="Cambria Math" w:cs="Times New Roman" w:hAnsi="Cambria Math"/>
            </w:rPr>
            <m:t>d</m:t>
          </m:r>
          <m:sSup>
            <m:sSupPr>
              <m:ctrlPr>
                <w:rPr>
                  <w:rFonts w:ascii="Cambria Math" w:cs="Times New Roman" w:hAnsi="Times New Roman"/>
                  <w:b/>
                  <w:i/>
                </w:rPr>
              </m:ctrlPr>
            </m:sSupPr>
            <m:e>
              <m:r>
                <m:rPr>
                  <m:sty m:val="bi"/>
                </m:rPr>
                <w:rPr>
                  <w:rFonts w:ascii="Cambria Math" w:cs="Times New Roman" w:hAnsi="Cambria Math"/>
                </w:rPr>
                <m:t>m</m:t>
              </m:r>
            </m:e>
            <m:sup>
              <m:r>
                <m:rPr>
                  <m:sty m:val="bi"/>
                </m:rPr>
                <w:rPr>
                  <w:rFonts w:ascii="Cambria Math" w:cs="Times New Roman" w:hAnsi="Cambria Math"/>
                </w:rPr>
                <m:t>3</m:t>
              </m:r>
            </m:sup>
          </m:sSup>
          <m:r>
            <m:rPr>
              <m:sty m:val="bi"/>
            </m:rPr>
            <w:rPr>
              <w:rFonts w:ascii="Cambria Math" w:cs="Times New Roman" w:hAnsi="Times New Roman"/>
            </w:rPr>
            <m:t xml:space="preserve">) </m:t>
          </m:r>
          <m:r>
            <m:rPr>
              <m:sty m:val="bi"/>
            </m:rPr>
            <w:rPr>
              <w:rFonts w:ascii="Cambria Math" w:cs="Times New Roman" w:hAnsi="Times New Roman"/>
            </w:rPr>
            <m:t>×</m:t>
          </m:r>
          <m:r>
            <m:rPr>
              <m:sty m:val="bi"/>
            </m:rPr>
            <w:rPr>
              <w:rFonts w:ascii="Cambria Math" w:cs="Times New Roman" w:hAnsi="Times New Roman"/>
            </w:rPr>
            <m:t xml:space="preserve"> </m:t>
          </m:r>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Concentra</m:t>
          </m:r>
          <m:r>
            <m:rPr>
              <m:sty m:val="bi"/>
            </m:rPr>
            <w:rPr>
              <w:rFonts w:ascii="Cambria Math" w:cs="Times New Roman" w:hAnsi="Cambria Math"/>
            </w:rPr>
            <m:t>tion</m:t>
          </m:r>
          <m:r>
            <m:rPr>
              <m:sty m:val="bi"/>
            </m:rPr>
            <w:rPr>
              <w:rFonts w:ascii="Cambria Math" w:cs="Times New Roman" w:hAnsi="Times New Roman"/>
            </w:rPr>
            <m:t xml:space="preserve"> (</m:t>
          </m:r>
          <m:r>
            <m:rPr>
              <m:sty m:val="bi"/>
            </m:rPr>
            <w:rPr>
              <w:rFonts w:ascii="Cambria Math" w:cs="Times New Roman" w:hAnsi="Cambria Math"/>
            </w:rPr>
            <m:t>mold</m:t>
          </m:r>
          <m:sSup>
            <m:sSupPr>
              <m:ctrlPr>
                <w:rPr>
                  <w:rFonts w:ascii="Cambria Math" w:cs="Times New Roman" w:hAnsi="Times New Roman"/>
                  <w:b/>
                  <w:i/>
                </w:rPr>
              </m:ctrlPr>
            </m:sSupPr>
            <m:e>
              <m:r>
                <m:rPr>
                  <m:sty m:val="bi"/>
                </m:rPr>
                <w:rPr>
                  <w:rFonts w:ascii="Cambria Math" w:cs="Times New Roman" w:hAnsi="Cambria Math"/>
                </w:rPr>
                <m:t>m</m:t>
              </m:r>
            </m:e>
            <m:sup>
              <m:r>
                <m:rPr>
                  <m:sty m:val="bi"/>
                </m:rPr>
                <w:rPr>
                  <w:rFonts w:ascii="Cambria Math" w:cs="Times New Roman" w:hAnsi="Cambria Math"/>
                </w:rPr>
                <m:t>3</m:t>
              </m:r>
            </m:sup>
          </m:sSup>
          <m:r>
            <m:rPr>
              <m:sty m:val="bi"/>
            </m:rPr>
            <w:rPr>
              <w:rFonts w:ascii="Cambria Math" w:cs="Times New Roman" w:hAnsi="Times New Roman"/>
            </w:rPr>
            <m:t>)</m:t>
          </m:r>
        </m:oMath>
      </m:oMathPara>
    </w:p>
    <w:p>
      <w:pPr>
        <w:pStyle w:val="style0"/>
        <w:rPr>
          <w:rFonts w:ascii="Times New Roman" w:cs="Times New Roman" w:eastAsia="宋体" w:hAnsi="Times New Roman"/>
          <w:b/>
        </w:rPr>
      </w:pPr>
      <m:oMathPara>
        <m:oMathParaPr>
          <m:jc m:val="left"/>
        </m:oMathParaPr>
        <m:oMath>
          <m:r>
            <m:rPr>
              <m:sty m:val="bi"/>
            </m:rPr>
            <w:rPr>
              <w:rFonts w:ascii="Cambria Math" w:cs="Times New Roman" w:hAnsi="Cambria Math"/>
            </w:rPr>
            <m:t>2</m:t>
          </m:r>
          <m:r>
            <m:rPr>
              <m:sty m:val="bi"/>
            </m:rPr>
            <w:rPr>
              <w:rFonts w:ascii="Cambria Math" w:cs="Times New Roman" w:hAnsi="Times New Roman"/>
            </w:rPr>
            <m:t>.</m:t>
          </m:r>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Concentration</m:t>
          </m:r>
          <m:d>
            <m:dPr>
              <m:endChr m:val=")"/>
              <m:ctrlPr>
                <w:rPr>
                  <w:rFonts w:ascii="Cambria Math" w:cs="Times New Roman" w:hAnsi="Times New Roman"/>
                  <w:b/>
                  <w:i/>
                </w:rPr>
              </m:ctrlPr>
            </m:dPr>
            <m:e>
              <m:r>
                <m:rPr>
                  <m:sty m:val="bi"/>
                </m:rPr>
                <w:rPr>
                  <w:rFonts w:ascii="Cambria Math" w:cs="Times New Roman" w:hAnsi="Cambria Math"/>
                </w:rPr>
                <m:t>mold</m:t>
              </m:r>
              <m:sSup>
                <m:sSupPr>
                  <m:ctrlPr>
                    <w:rPr>
                      <w:rFonts w:ascii="Cambria Math" w:cs="Times New Roman" w:hAnsi="Times New Roman"/>
                      <w:b/>
                      <w:i/>
                    </w:rPr>
                  </m:ctrlPr>
                </m:sSupPr>
                <m:e>
                  <m:r>
                    <m:rPr>
                      <m:sty m:val="bi"/>
                    </m:rPr>
                    <w:rPr>
                      <w:rFonts w:ascii="Cambria Math" w:cs="Times New Roman" w:hAnsi="Cambria Math"/>
                    </w:rPr>
                    <m:t>m</m:t>
                  </m:r>
                </m:e>
                <m:sup>
                  <m:r>
                    <m:rPr>
                      <m:sty m:val="bi"/>
                    </m:rPr>
                    <w:rPr>
                      <w:rFonts w:ascii="Cambria Math" w:cs="Times New Roman" w:hAnsi="Cambria Math"/>
                    </w:rPr>
                    <m:t>3</m:t>
                  </m:r>
                </m:sup>
              </m:sSup>
            </m:e>
          </m:d>
          <m:r>
            <m:rPr>
              <m:sty m:val="bi"/>
            </m:rPr>
            <w:rPr>
              <w:rFonts w:ascii="Cambria Math" w:cs="Times New Roman" w:hAnsi="Times New Roman"/>
            </w:rPr>
            <m:t xml:space="preserve">= </m:t>
          </m:r>
          <m:f>
            <m:fPr>
              <m:ctrlPr>
                <w:rPr>
                  <w:rFonts w:ascii="Cambria Math" w:cs="Times New Roman" w:hAnsi="Times New Roman"/>
                  <w:b/>
                  <w:i/>
                </w:rPr>
              </m:ctrlPr>
            </m:fPr>
            <m:num>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Concentration</m:t>
              </m:r>
              <m:r>
                <m:rPr>
                  <m:sty m:val="bi"/>
                </m:rPr>
                <w:rPr>
                  <w:rFonts w:ascii="Cambria Math" w:cs="Times New Roman" w:hAnsi="Times New Roman"/>
                </w:rPr>
                <m:t xml:space="preserve"> (</m:t>
              </m:r>
              <m:r>
                <m:rPr>
                  <m:sty m:val="bi"/>
                </m:rPr>
                <w:rPr>
                  <w:rFonts w:ascii="Cambria Math" w:cs="Times New Roman" w:hAnsi="Cambria Math"/>
                </w:rPr>
                <m:t>gd</m:t>
              </m:r>
              <m:sSup>
                <m:sSupPr>
                  <m:ctrlPr>
                    <w:rPr>
                      <w:rFonts w:ascii="Cambria Math" w:cs="Times New Roman" w:hAnsi="Times New Roman"/>
                      <w:b/>
                      <w:i/>
                    </w:rPr>
                  </m:ctrlPr>
                </m:sSupPr>
                <m:e>
                  <m:r>
                    <m:rPr>
                      <m:sty m:val="bi"/>
                    </m:rPr>
                    <w:rPr>
                      <w:rFonts w:ascii="Cambria Math" w:cs="Times New Roman" w:hAnsi="Cambria Math"/>
                    </w:rPr>
                    <m:t>m</m:t>
                  </m:r>
                </m:e>
                <m:sup>
                  <m:r>
                    <m:rPr>
                      <m:sty m:val="bi"/>
                    </m:rPr>
                    <w:rPr>
                      <w:rFonts w:ascii="Cambria Math" w:cs="Times New Roman" w:hAnsi="Cambria Math"/>
                    </w:rPr>
                    <m:t>-3</m:t>
                  </m:r>
                </m:sup>
              </m:sSup>
              <m:r>
                <m:rPr>
                  <m:sty m:val="bi"/>
                </m:rPr>
                <w:rPr>
                  <w:rFonts w:ascii="Cambria Math" w:cs="Times New Roman" w:hAnsi="Times New Roman"/>
                </w:rPr>
                <m:t>)</m:t>
              </m:r>
            </m:num>
            <m:den>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m:t>
              </m:r>
              <m:r>
                <m:rPr>
                  <m:sty m:val="bi"/>
                </m:rPr>
                <w:rPr>
                  <w:rFonts w:ascii="Cambria Math" w:cs="Times New Roman" w:hAnsi="Cambria Math"/>
                </w:rPr>
                <m:t>g</m:t>
              </m:r>
              <m:sSup>
                <m:sSupPr>
                  <m:ctrlPr>
                    <w:rPr>
                      <w:rFonts w:ascii="Cambria Math" w:cs="Times New Roman" w:hAnsi="Times New Roman"/>
                      <w:b/>
                      <w:i/>
                    </w:rPr>
                  </m:ctrlPr>
                </m:sSupPr>
                <m:e>
                  <m:r>
                    <m:rPr>
                      <m:sty m:val="bi"/>
                    </m:rPr>
                    <w:rPr>
                      <w:rFonts w:ascii="Cambria Math" w:cs="Times New Roman" w:hAnsi="Cambria Math"/>
                    </w:rPr>
                    <m:t>mol</m:t>
                  </m:r>
                </m:e>
                <m:sup>
                  <m:r>
                    <m:rPr>
                      <m:sty m:val="bi"/>
                    </m:rPr>
                    <w:rPr>
                      <w:rFonts w:ascii="Cambria Math" w:cs="Times New Roman" w:hAnsi="Cambria Math"/>
                    </w:rPr>
                    <m:t>-1</m:t>
                  </m:r>
                </m:sup>
              </m:sSup>
              <m:r>
                <m:rPr>
                  <m:sty m:val="bi"/>
                </m:rPr>
                <w:rPr>
                  <w:rFonts w:ascii="Cambria Math" w:cs="Times New Roman" w:hAnsi="Times New Roman"/>
                </w:rPr>
                <m:t>)</m:t>
              </m:r>
            </m:den>
          </m:f>
        </m:oMath>
      </m:oMathPara>
    </w:p>
    <w:p>
      <w:pPr>
        <w:pStyle w:val="style0"/>
        <w:rPr>
          <w:rFonts w:ascii="Times New Roman" w:cs="Times New Roman" w:hAnsi="Times New Roman"/>
          <w:b/>
        </w:rPr>
      </w:pPr>
      <m:oMathPara>
        <m:oMathParaPr>
          <m:jc m:val="left"/>
        </m:oMathParaPr>
        <m:oMath>
          <m:r>
            <m:rPr>
              <m:sty m:val="bi"/>
            </m:rPr>
            <w:rPr>
              <w:rFonts w:ascii="Cambria Math" w:cs="Times New Roman" w:hAnsi="Cambria Math"/>
            </w:rPr>
            <m:t>3</m:t>
          </m:r>
          <m:r>
            <m:rPr>
              <m:sty m:val="bi"/>
            </m:rPr>
            <w:rPr>
              <w:rFonts w:ascii="Cambria Math" w:cs="Times New Roman" w:hAnsi="Times New Roman"/>
            </w:rPr>
            <m:t xml:space="preserve">. </m:t>
          </m:r>
          <m:f>
            <m:fPr>
              <m:ctrlPr>
                <w:rPr>
                  <w:rFonts w:ascii="Cambria Math" w:cs="Times New Roman" w:hAnsi="Times New Roman"/>
                  <w:b/>
                  <w:i/>
                </w:rPr>
              </m:ctrlPr>
            </m:fPr>
            <m:num>
              <m:sSub>
                <m:sSubPr>
                  <m:ctrlPr>
                    <w:rPr>
                      <w:rFonts w:ascii="Cambria Math" w:cs="Times New Roman" w:hAnsi="Times New Roman"/>
                      <w:b/>
                      <w:i/>
                    </w:rPr>
                  </m:ctrlPr>
                </m:sSubPr>
                <m:e>
                  <m:r>
                    <m:rPr>
                      <m:sty m:val="bi"/>
                    </m:rPr>
                    <w:rPr>
                      <w:rFonts w:ascii="Cambria Math" w:cs="Times New Roman" w:hAnsi="Cambria Math"/>
                    </w:rPr>
                    <m:t>C</m:t>
                  </m:r>
                </m:e>
                <m:sub>
                  <m:r>
                    <m:rPr>
                      <m:sty m:val="bi"/>
                    </m:rPr>
                    <w:rPr>
                      <w:rFonts w:ascii="Cambria Math" w:cs="Times New Roman" w:hAnsi="Cambria Math"/>
                    </w:rPr>
                    <m:t>A</m:t>
                  </m:r>
                </m:sub>
              </m:sSub>
              <m:sSub>
                <m:sSubPr>
                  <m:ctrlPr>
                    <w:rPr>
                      <w:rFonts w:ascii="Cambria Math" w:cs="Times New Roman" w:hAnsi="Times New Roman"/>
                      <w:b/>
                      <w:i/>
                    </w:rPr>
                  </m:ctrlPr>
                </m:sSubPr>
                <m:e>
                  <m:r>
                    <m:rPr>
                      <m:sty m:val="bi"/>
                    </m:rPr>
                    <w:rPr>
                      <w:rFonts w:ascii="Cambria Math" w:cs="Times New Roman" w:hAnsi="Cambria Math"/>
                    </w:rPr>
                    <m:t>V</m:t>
                  </m:r>
                </m:e>
                <m:sub>
                  <m:r>
                    <m:rPr>
                      <m:sty m:val="bi"/>
                    </m:rPr>
                    <w:rPr>
                      <w:rFonts w:ascii="Cambria Math" w:cs="Times New Roman" w:hAnsi="Cambria Math"/>
                    </w:rPr>
                    <m:t>A</m:t>
                  </m:r>
                </m:sub>
              </m:sSub>
            </m:num>
            <m:den>
              <m:sSub>
                <m:sSubPr>
                  <m:ctrlPr>
                    <w:rPr>
                      <w:rFonts w:ascii="Cambria Math" w:cs="Times New Roman" w:hAnsi="Times New Roman"/>
                      <w:b/>
                      <w:i/>
                    </w:rPr>
                  </m:ctrlPr>
                </m:sSubPr>
                <m:e>
                  <m:r>
                    <m:rPr>
                      <m:sty m:val="bi"/>
                    </m:rPr>
                    <w:rPr>
                      <w:rFonts w:ascii="Cambria Math" w:cs="Times New Roman" w:hAnsi="Cambria Math"/>
                    </w:rPr>
                    <m:t>C</m:t>
                  </m:r>
                </m:e>
                <m:sub>
                  <m:r>
                    <m:rPr>
                      <m:sty m:val="bi"/>
                    </m:rPr>
                    <w:rPr>
                      <w:rFonts w:ascii="Cambria Math" w:cs="Times New Roman" w:hAnsi="Cambria Math"/>
                    </w:rPr>
                    <m:t>B</m:t>
                  </m:r>
                </m:sub>
              </m:sSub>
              <m:sSub>
                <m:sSubPr>
                  <m:ctrlPr>
                    <w:rPr>
                      <w:rFonts w:ascii="Cambria Math" w:cs="Times New Roman" w:hAnsi="Times New Roman"/>
                      <w:b/>
                      <w:i/>
                    </w:rPr>
                  </m:ctrlPr>
                </m:sSubPr>
                <m:e>
                  <m:r>
                    <m:rPr>
                      <m:sty m:val="bi"/>
                    </m:rPr>
                    <w:rPr>
                      <w:rFonts w:ascii="Cambria Math" w:cs="Times New Roman" w:hAnsi="Cambria Math"/>
                    </w:rPr>
                    <m:t>V</m:t>
                  </m:r>
                </m:e>
                <m:sub>
                  <m:r>
                    <m:rPr>
                      <m:sty m:val="bi"/>
                    </m:rPr>
                    <w:rPr>
                      <w:rFonts w:ascii="Cambria Math" w:cs="Times New Roman" w:hAnsi="Cambria Math"/>
                    </w:rPr>
                    <m:t>B</m:t>
                  </m:r>
                </m:sub>
              </m:sSub>
            </m:den>
          </m:f>
          <m:r>
            <m:rPr>
              <m:sty m:val="bi"/>
            </m:rPr>
            <w:rPr>
              <w:rFonts w:ascii="Cambria Math" w:cs="Times New Roman" w:hAnsi="Times New Roman"/>
            </w:rPr>
            <m:t xml:space="preserve">= </m:t>
          </m:r>
          <m:f>
            <m:fPr>
              <m:ctrlPr>
                <w:rPr>
                  <w:rFonts w:ascii="Cambria Math" w:cs="Times New Roman" w:hAnsi="Times New Roman"/>
                  <w:b/>
                  <w:i/>
                </w:rPr>
              </m:ctrlPr>
            </m:fPr>
            <m:num>
              <m:sSub>
                <m:sSubPr>
                  <m:ctrlPr>
                    <w:rPr>
                      <w:rFonts w:ascii="Cambria Math" w:cs="Times New Roman" w:hAnsi="Times New Roman"/>
                      <w:b/>
                      <w:i/>
                    </w:rPr>
                  </m:ctrlPr>
                </m:sSubPr>
                <m:e>
                  <m:r>
                    <m:rPr>
                      <m:sty m:val="bi"/>
                    </m:rPr>
                    <w:rPr>
                      <w:rFonts w:ascii="Cambria Math" w:cs="Times New Roman" w:hAnsi="Cambria Math"/>
                    </w:rPr>
                    <m:t>n</m:t>
                  </m:r>
                </m:e>
                <m:sub>
                  <m:r>
                    <m:rPr>
                      <m:sty m:val="bi"/>
                    </m:rPr>
                    <w:rPr>
                      <w:rFonts w:ascii="Cambria Math" w:cs="Times New Roman" w:hAnsi="Cambria Math"/>
                    </w:rPr>
                    <m:t>A</m:t>
                  </m:r>
                </m:sub>
              </m:sSub>
            </m:num>
            <m:den>
              <m:sSub>
                <m:sSubPr>
                  <m:ctrlPr>
                    <w:rPr>
                      <w:rFonts w:ascii="Cambria Math" w:cs="Times New Roman" w:hAnsi="Times New Roman"/>
                      <w:b/>
                      <w:i/>
                    </w:rPr>
                  </m:ctrlPr>
                </m:sSubPr>
                <m:e>
                  <m:r>
                    <m:rPr>
                      <m:sty m:val="bi"/>
                    </m:rPr>
                    <w:rPr>
                      <w:rFonts w:ascii="Cambria Math" w:cs="Times New Roman" w:hAnsi="Cambria Math"/>
                    </w:rPr>
                    <m:t>n</m:t>
                  </m:r>
                </m:e>
                <m:sub>
                  <m:r>
                    <m:rPr>
                      <m:sty m:val="bi"/>
                    </m:rPr>
                    <w:rPr>
                      <w:rFonts w:ascii="Cambria Math" w:cs="Times New Roman" w:hAnsi="Cambria Math"/>
                    </w:rPr>
                    <m:t>B</m:t>
                  </m:r>
                </m:sub>
              </m:sSub>
            </m:den>
          </m:f>
        </m:oMath>
      </m:oMathPara>
    </w:p>
    <w:p>
      <w:pPr>
        <w:pStyle w:val="style0"/>
        <w:rPr>
          <w:rFonts w:ascii="Times New Roman" w:cs="Times New Roman" w:hAnsi="Times New Roman"/>
          <w:b/>
        </w:rPr>
      </w:pPr>
      <m:oMathPara>
        <m:oMathParaPr>
          <m:jc m:val="left"/>
        </m:oMathParaPr>
        <m:oMath>
          <m:r>
            <m:rPr>
              <m:sty m:val="bi"/>
            </m:rPr>
            <w:rPr>
              <w:rFonts w:ascii="Cambria Math" w:cs="Times New Roman" w:hAnsi="Cambria Math"/>
            </w:rPr>
            <m:t>4</m:t>
          </m:r>
          <m:r>
            <m:rPr>
              <m:sty m:val="bi"/>
            </m:rPr>
            <w:rPr>
              <w:rFonts w:ascii="Cambria Math" w:cs="Times New Roman" w:hAnsi="Times New Roman"/>
            </w:rPr>
            <m:t xml:space="preserve">. </m:t>
          </m:r>
          <m:r>
            <m:rPr>
              <m:sty m:val="bi"/>
            </m:rPr>
            <w:rPr>
              <w:rFonts w:ascii="Cambria Math" w:cs="Times New Roman" w:hAnsi="Cambria Math"/>
            </w:rPr>
            <m:t>Amount</m:t>
          </m:r>
          <m:r>
            <m:rPr>
              <m:sty m:val="bi"/>
            </m:rPr>
            <w:rPr>
              <w:rFonts w:ascii="Cambria Math" w:cs="Times New Roman" w:hAnsi="Times New Roman"/>
            </w:rPr>
            <m:t xml:space="preserve">= </m:t>
          </m:r>
          <m:f>
            <m:fPr>
              <m:ctrlPr>
                <w:rPr>
                  <w:rFonts w:ascii="Cambria Math" w:cs="Times New Roman" w:hAnsi="Times New Roman"/>
                  <w:b/>
                  <w:i/>
                </w:rPr>
              </m:ctrlPr>
            </m:fPr>
            <m:num>
              <m:r>
                <m:rPr>
                  <m:sty m:val="bi"/>
                </m:rPr>
                <w:rPr>
                  <w:rFonts w:ascii="Cambria Math" w:cs="Times New Roman" w:hAnsi="Cambria Math"/>
                </w:rPr>
                <m:t>Reacting</m:t>
              </m:r>
              <m:r>
                <m:rPr>
                  <m:sty m:val="bi"/>
                </m:rPr>
                <w:rPr>
                  <w:rFonts w:ascii="Cambria Math" w:cs="Times New Roman" w:hAnsi="Times New Roman"/>
                </w:rPr>
                <m:t xml:space="preserve"> </m:t>
              </m:r>
              <m:r>
                <m:rPr>
                  <m:sty m:val="bi"/>
                </m:rPr>
                <w:rPr>
                  <w:rFonts w:ascii="Cambria Math" w:cs="Times New Roman" w:hAnsi="Cambria Math"/>
                </w:rPr>
                <m:t>mass</m:t>
              </m:r>
            </m:num>
            <m:den>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mass</m:t>
              </m:r>
            </m:den>
          </m:f>
          <m:r>
            <m:rPr>
              <m:sty m:val="bi"/>
            </m:rPr>
            <w:rPr>
              <w:rFonts w:ascii="Cambria Math" w:cs="Times New Roman" w:hAnsi="Times New Roman"/>
            </w:rPr>
            <m:t xml:space="preserve"> </m:t>
          </m:r>
        </m:oMath>
      </m:oMathPara>
    </w:p>
    <w:p>
      <w:pPr>
        <w:pStyle w:val="style0"/>
        <w:rPr>
          <w:rFonts w:ascii="Times New Roman" w:cs="Times New Roman" w:eastAsia="宋体" w:hAnsi="Times New Roman"/>
          <w:b/>
        </w:rPr>
      </w:pPr>
      <m:oMathPara>
        <m:oMathParaPr>
          <m:jc m:val="left"/>
        </m:oMathParaPr>
        <m:oMath>
          <m:r>
            <m:rPr>
              <m:sty m:val="bi"/>
            </m:rPr>
            <w:rPr>
              <w:rFonts w:ascii="Cambria Math" w:cs="Times New Roman" w:hAnsi="Cambria Math"/>
            </w:rPr>
            <m:t>5</m:t>
          </m:r>
          <m:r>
            <m:rPr>
              <m:sty m:val="bi"/>
            </m:rPr>
            <w:rPr>
              <w:rFonts w:ascii="Cambria Math" w:cs="Times New Roman" w:hAnsi="Times New Roman"/>
            </w:rPr>
            <m:t>.</m:t>
          </m:r>
          <m:r>
            <m:rPr>
              <m:sty m:val="bi"/>
            </m:rPr>
            <w:rPr>
              <w:rFonts w:ascii="Cambria Math" w:cs="Times New Roman" w:hAnsi="Cambria Math"/>
            </w:rPr>
            <m:t>Reacting</m:t>
          </m:r>
          <m:r>
            <m:rPr>
              <m:sty m:val="bi"/>
            </m:rPr>
            <w:rPr>
              <w:rFonts w:ascii="Cambria Math" w:cs="Times New Roman" w:hAnsi="Times New Roman"/>
            </w:rPr>
            <m:t xml:space="preserve"> </m:t>
          </m:r>
          <m:r>
            <m:rPr>
              <m:sty m:val="bi"/>
            </m:rPr>
            <w:rPr>
              <w:rFonts w:ascii="Cambria Math" w:cs="Times New Roman" w:hAnsi="Cambria Math"/>
            </w:rPr>
            <m:t>Mass</m:t>
          </m:r>
          <m:d>
            <m:dPr>
              <m:endChr m:val=")"/>
              <m:ctrlPr>
                <w:rPr>
                  <w:rFonts w:ascii="Cambria Math" w:cs="Times New Roman" w:hAnsi="Times New Roman"/>
                  <w:b/>
                  <w:i/>
                </w:rPr>
              </m:ctrlPr>
            </m:dPr>
            <m:e>
              <m:r>
                <m:rPr>
                  <m:sty m:val="bi"/>
                </m:rPr>
                <w:rPr>
                  <w:rFonts w:ascii="Cambria Math" w:cs="Times New Roman" w:hAnsi="Cambria Math"/>
                </w:rPr>
                <m:t>g</m:t>
              </m:r>
            </m:e>
          </m:d>
          <m:r>
            <m:rPr>
              <m:sty m:val="bi"/>
            </m:rPr>
            <w:rPr>
              <w:rFonts w:ascii="Cambria Math" w:cs="Times New Roman" w:hAnsi="Times New Roman"/>
            </w:rPr>
            <m:t>=</m:t>
          </m:r>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Mass</m:t>
          </m:r>
          <m:d>
            <m:dPr>
              <m:endChr m:val=")"/>
              <m:ctrlPr>
                <w:rPr>
                  <w:rFonts w:ascii="Cambria Math" w:cs="Times New Roman" w:hAnsi="Times New Roman"/>
                  <w:b/>
                  <w:i/>
                </w:rPr>
              </m:ctrlPr>
            </m:dPr>
            <m:e>
              <m:r>
                <m:rPr>
                  <m:sty m:val="bi"/>
                </m:rPr>
                <w:rPr>
                  <w:rFonts w:ascii="Cambria Math" w:cs="Times New Roman" w:hAnsi="Cambria Math"/>
                </w:rPr>
                <m:t>g</m:t>
              </m:r>
              <m:sSup>
                <m:sSupPr>
                  <m:ctrlPr>
                    <w:rPr>
                      <w:rFonts w:ascii="Cambria Math" w:cs="Times New Roman" w:hAnsi="Times New Roman"/>
                      <w:b/>
                      <w:i/>
                    </w:rPr>
                  </m:ctrlPr>
                </m:sSupPr>
                <m:e>
                  <m:r>
                    <m:rPr>
                      <m:sty m:val="bi"/>
                    </m:rPr>
                    <w:rPr>
                      <w:rFonts w:ascii="Cambria Math" w:cs="Times New Roman" w:hAnsi="Cambria Math"/>
                    </w:rPr>
                    <m:t>mol</m:t>
                  </m:r>
                </m:e>
                <m:sup>
                  <m:r>
                    <m:rPr>
                      <m:sty m:val="bi"/>
                    </m:rPr>
                    <w:rPr>
                      <w:rFonts w:ascii="Cambria Math" w:cs="Times New Roman" w:hAnsi="Cambria Math"/>
                    </w:rPr>
                    <m:t>-1</m:t>
                  </m:r>
                </m:sup>
              </m:sSup>
            </m:e>
          </m:d>
          <m:r>
            <m:rPr>
              <m:sty m:val="bi"/>
            </m:rPr>
            <w:rPr>
              <w:rFonts w:ascii="Cambria Math" w:cs="Times New Roman" w:hAnsi="Times New Roman"/>
            </w:rPr>
            <m:t>×</m:t>
          </m:r>
          <m:r>
            <m:rPr>
              <m:sty m:val="bi"/>
            </m:rPr>
            <w:rPr>
              <w:rFonts w:ascii="Cambria Math" w:cs="Times New Roman" w:hAnsi="Cambria Math"/>
            </w:rPr>
            <m:t>Concentration</m:t>
          </m:r>
          <m:d>
            <m:dPr>
              <m:endChr m:val=")"/>
              <m:ctrlPr>
                <w:rPr>
                  <w:rFonts w:ascii="Cambria Math" w:cs="Times New Roman" w:hAnsi="Times New Roman"/>
                  <w:b/>
                  <w:i/>
                </w:rPr>
              </m:ctrlPr>
            </m:dPr>
            <m:e>
              <m:r>
                <m:rPr>
                  <m:sty m:val="bi"/>
                </m:rPr>
                <w:rPr>
                  <w:rFonts w:ascii="Cambria Math" w:cs="Times New Roman" w:hAnsi="Cambria Math"/>
                </w:rPr>
                <m:t>mold</m:t>
              </m:r>
              <m:sSup>
                <m:sSupPr>
                  <m:ctrlPr>
                    <w:rPr>
                      <w:rFonts w:ascii="Cambria Math" w:cs="Times New Roman" w:hAnsi="Times New Roman"/>
                      <w:b/>
                      <w:i/>
                    </w:rPr>
                  </m:ctrlPr>
                </m:sSupPr>
                <m:e>
                  <m:r>
                    <m:rPr>
                      <m:sty m:val="bi"/>
                    </m:rPr>
                    <w:rPr>
                      <w:rFonts w:ascii="Cambria Math" w:cs="Times New Roman" w:hAnsi="Cambria Math"/>
                    </w:rPr>
                    <m:t>m</m:t>
                  </m:r>
                </m:e>
                <m:sup>
                  <m:r>
                    <m:rPr>
                      <m:sty m:val="bi"/>
                    </m:rPr>
                    <w:rPr>
                      <w:rFonts w:ascii="Cambria Math" w:cs="Times New Roman" w:hAnsi="Cambria Math"/>
                    </w:rPr>
                    <m:t>3</m:t>
                  </m:r>
                </m:sup>
              </m:sSup>
            </m:e>
          </m:d>
          <m:r>
            <m:rPr>
              <m:sty m:val="bi"/>
            </m:rPr>
            <w:rPr>
              <w:rFonts w:ascii="Cambria Math" w:cs="Times New Roman" w:hAnsi="Times New Roman"/>
            </w:rPr>
            <m:t xml:space="preserve"> </m:t>
          </m:r>
          <m:r>
            <m:rPr>
              <m:sty m:val="bi"/>
            </m:rPr>
            <w:rPr>
              <w:rFonts w:ascii="Cambria Math" w:cs="Times New Roman" w:hAnsi="Times New Roman"/>
            </w:rPr>
            <m:t>×</m:t>
          </m:r>
          <m:r>
            <m:rPr>
              <m:sty m:val="bi"/>
            </m:rPr>
            <w:rPr>
              <w:rFonts w:ascii="Cambria Math" w:cs="Times New Roman" w:hAnsi="Cambria Math"/>
            </w:rPr>
            <m:t>Volume</m:t>
          </m:r>
          <m:d>
            <m:dPr>
              <m:endChr m:val=")"/>
              <m:ctrlPr>
                <w:rPr>
                  <w:rFonts w:ascii="Cambria Math" w:cs="Times New Roman" w:hAnsi="Times New Roman"/>
                  <w:b/>
                  <w:i/>
                </w:rPr>
              </m:ctrlPr>
            </m:dPr>
            <m:e>
              <m:r>
                <m:rPr>
                  <m:sty m:val="bi"/>
                </m:rPr>
                <w:rPr>
                  <w:rFonts w:ascii="Cambria Math" w:cs="Times New Roman" w:hAnsi="Cambria Math"/>
                </w:rPr>
                <m:t>d</m:t>
              </m:r>
              <m:sSup>
                <m:sSupPr>
                  <m:ctrlPr>
                    <w:rPr>
                      <w:rFonts w:ascii="Cambria Math" w:cs="Times New Roman" w:hAnsi="Times New Roman"/>
                      <w:b/>
                      <w:i/>
                    </w:rPr>
                  </m:ctrlPr>
                </m:sSupPr>
                <m:e>
                  <m:r>
                    <m:rPr>
                      <m:sty m:val="bi"/>
                    </m:rPr>
                    <w:rPr>
                      <w:rFonts w:ascii="Cambria Math" w:cs="Times New Roman" w:hAnsi="Cambria Math"/>
                    </w:rPr>
                    <m:t>m</m:t>
                  </m:r>
                </m:e>
                <m:sup>
                  <m:r>
                    <m:rPr>
                      <m:sty m:val="bi"/>
                    </m:rPr>
                    <w:rPr>
                      <w:rFonts w:ascii="Cambria Math" w:cs="Times New Roman" w:hAnsi="Cambria Math"/>
                    </w:rPr>
                    <m:t>3</m:t>
                  </m:r>
                </m:sup>
              </m:sSup>
            </m:e>
          </m:d>
        </m:oMath>
      </m:oMathPara>
    </w:p>
    <w:p>
      <w:pPr>
        <w:pStyle w:val="style0"/>
        <w:rPr>
          <w:rFonts w:ascii="Times New Roman" w:cs="Times New Roman" w:hAnsi="Times New Roman"/>
          <w:b/>
        </w:rPr>
      </w:pPr>
      <m:oMathPara>
        <m:oMathParaPr>
          <m:jc m:val="left"/>
        </m:oMathParaPr>
        <m:oMath>
          <m:r>
            <m:rPr>
              <m:sty m:val="bi"/>
            </m:rPr>
            <w:rPr>
              <w:rFonts w:ascii="Cambria Math" w:cs="Times New Roman" w:hAnsi="Times New Roman"/>
            </w:rPr>
            <m:t xml:space="preserve"> </m:t>
          </m:r>
          <m:r>
            <m:rPr>
              <m:sty m:val="bi"/>
            </m:rPr>
            <w:rPr>
              <w:rFonts w:ascii="Cambria Math" w:cs="Times New Roman" w:hAnsi="Cambria Math"/>
            </w:rPr>
            <m:t>Or</m:t>
          </m:r>
          <m:r>
            <m:rPr>
              <m:sty m:val="bi"/>
            </m:rPr>
            <w:rPr>
              <w:rFonts w:ascii="Cambria Math" w:cs="Times New Roman" w:hAnsi="Times New Roman"/>
            </w:rPr>
            <m:t xml:space="preserve"> </m:t>
          </m:r>
          <m:r>
            <m:rPr>
              <m:sty m:val="bi"/>
            </m:rPr>
            <w:rPr>
              <w:rFonts w:ascii="Cambria Math" w:cs="Times New Roman" w:hAnsi="Cambria Math"/>
            </w:rPr>
            <m:t>m</m:t>
          </m:r>
          <m:r>
            <m:rPr>
              <m:sty m:val="bi"/>
            </m:rPr>
            <w:rPr>
              <w:rFonts w:ascii="Cambria Math" w:cs="Times New Roman" w:hAnsi="Times New Roman"/>
            </w:rPr>
            <m:t>=</m:t>
          </m:r>
          <m:r>
            <m:rPr>
              <m:sty m:val="bi"/>
            </m:rPr>
            <w:rPr>
              <w:rFonts w:ascii="Cambria Math" w:cs="Times New Roman" w:hAnsi="Cambria Math"/>
            </w:rPr>
            <m:t>MCV</m:t>
          </m:r>
        </m:oMath>
      </m:oMathPara>
    </w:p>
    <w:p>
      <w:pPr>
        <w:pStyle w:val="style0"/>
        <w:rPr>
          <w:rFonts w:ascii="Times New Roman" w:cs="Times New Roman" w:hAnsi="Times New Roman"/>
          <w:b/>
        </w:rPr>
      </w:pPr>
      <m:oMathPara>
        <m:oMathParaPr>
          <m:jc m:val="left"/>
        </m:oMathParaPr>
        <m:oMath>
          <m:r>
            <m:rPr>
              <m:sty m:val="bi"/>
            </m:rPr>
            <w:rPr>
              <w:rFonts w:ascii="Cambria Math" w:cs="Times New Roman" w:hAnsi="Cambria Math"/>
            </w:rPr>
            <m:t>6</m:t>
          </m:r>
          <m:r>
            <m:rPr>
              <m:sty m:val="bi"/>
            </m:rPr>
            <w:rPr>
              <w:rFonts w:ascii="Cambria Math" w:cs="Times New Roman" w:hAnsi="Times New Roman"/>
            </w:rPr>
            <m:t>.</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water</m:t>
          </m:r>
          <m:r>
            <m:rPr>
              <m:sty m:val="bi"/>
            </m:rPr>
            <w:rPr>
              <w:rFonts w:ascii="Cambria Math" w:cs="Times New Roman" w:hAnsi="Times New Roman"/>
            </w:rPr>
            <m:t xml:space="preserve"> </m:t>
          </m:r>
          <m:r>
            <m:rPr>
              <m:sty m:val="bi"/>
            </m:rPr>
            <w:rPr>
              <w:rFonts w:ascii="Cambria Math" w:cs="Times New Roman" w:hAnsi="Cambria Math"/>
            </w:rPr>
            <m:t>ofcrystallization</m:t>
          </m:r>
          <m:r>
            <m:rPr>
              <m:sty m:val="bi"/>
            </m:rPr>
            <w:rPr>
              <w:rFonts w:ascii="Cambria Math" w:cs="Times New Roman" w:hAnsi="Times New Roman"/>
            </w:rPr>
            <m:t>=</m:t>
          </m:r>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hydrated</m:t>
          </m:r>
          <m:r>
            <m:rPr>
              <m:sty m:val="bi"/>
            </m:rPr>
            <w:rPr>
              <w:rFonts w:ascii="Cambria Math" w:cs="Times New Roman" w:hAnsi="Times New Roman"/>
            </w:rPr>
            <m:t xml:space="preserve"> </m:t>
          </m:r>
          <m:r>
            <m:rPr>
              <m:sty m:val="bi"/>
            </m:rPr>
            <w:rPr>
              <w:rFonts w:ascii="Cambria Math" w:cs="Times New Roman" w:hAnsi="Cambria Math"/>
            </w:rPr>
            <m:t>base-</m:t>
          </m:r>
          <m:r>
            <m:rPr>
              <m:sty m:val="bi"/>
            </m:rPr>
            <w:rPr>
              <w:rFonts w:ascii="Cambria Math" w:cs="Times New Roman" w:hAnsi="Times New Roman"/>
            </w:rPr>
            <m:t xml:space="preserve"> </m:t>
          </m:r>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anhydrous</m:t>
          </m:r>
          <m:r>
            <m:rPr>
              <m:sty m:val="bi"/>
            </m:rPr>
            <w:rPr>
              <w:rFonts w:ascii="Cambria Math" w:cs="Times New Roman" w:hAnsi="Times New Roman"/>
            </w:rPr>
            <m:t xml:space="preserve"> </m:t>
          </m:r>
          <m:r>
            <m:rPr>
              <m:sty m:val="bi"/>
            </m:rPr>
            <w:rPr>
              <w:rFonts w:ascii="Cambria Math" w:cs="Times New Roman" w:hAnsi="Cambria Math"/>
            </w:rPr>
            <m:t>base</m:t>
          </m:r>
          <m:r>
            <m:rPr>
              <m:sty m:val="bi"/>
            </m:rPr>
            <w:rPr>
              <w:rFonts w:ascii="Cambria Math" w:cs="Times New Roman" w:hAnsi="Times New Roman"/>
            </w:rPr>
            <m:t xml:space="preserve"> </m:t>
          </m:r>
        </m:oMath>
      </m:oMathPara>
    </w:p>
    <w:p>
      <w:pPr>
        <w:pStyle w:val="style0"/>
        <w:rPr>
          <w:rFonts w:ascii="Times New Roman" w:cs="Times New Roman" w:hAnsi="Times New Roman"/>
          <w:b/>
          <w:sz w:val="28"/>
          <w:szCs w:val="28"/>
        </w:rPr>
      </w:pPr>
      <m:oMathPara>
        <m:oMathParaPr>
          <m:jc m:val="left"/>
        </m:oMathParaPr>
        <m:oMath>
          <m:r>
            <m:rPr>
              <m:sty m:val="bi"/>
            </m:rPr>
            <w:rPr>
              <w:rFonts w:ascii="Cambria Math" w:cs="Times New Roman" w:hAnsi="Cambria Math"/>
            </w:rPr>
            <m:t>7</m:t>
          </m:r>
          <m:r>
            <m:rPr>
              <m:sty m:val="bi"/>
            </m:rPr>
            <w:rPr>
              <w:rFonts w:ascii="Cambria Math" w:cs="Times New Roman" w:hAnsi="Times New Roman"/>
            </w:rPr>
            <m:t xml:space="preserve">. </m:t>
          </m:r>
          <m:f>
            <m:fPr>
              <m:ctrlPr>
                <w:rPr>
                  <w:rFonts w:ascii="Cambria Math" w:cs="Times New Roman" w:hAnsi="Times New Roman"/>
                  <w:b/>
                  <w:i/>
                </w:rPr>
              </m:ctrlPr>
            </m:fPr>
            <m:num>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N</m:t>
              </m:r>
              <m:sSub>
                <m:sSubPr>
                  <m:ctrlPr>
                    <w:rPr>
                      <w:rFonts w:ascii="Cambria Math" w:cs="Times New Roman" w:hAnsi="Times New Roman"/>
                      <w:b/>
                      <w:i/>
                    </w:rPr>
                  </m:ctrlPr>
                </m:sSubPr>
                <m:e>
                  <m:r>
                    <m:rPr>
                      <m:sty m:val="bi"/>
                    </m:rPr>
                    <w:rPr>
                      <w:rFonts w:ascii="Cambria Math" w:cs="Times New Roman" w:hAnsi="Cambria Math"/>
                    </w:rPr>
                    <m:t>a</m:t>
                  </m:r>
                </m:e>
                <m:sub>
                  <m:r>
                    <m:rPr>
                      <m:sty m:val="bi"/>
                    </m:rPr>
                    <w:rPr>
                      <w:rFonts w:ascii="Cambria Math" w:cs="Times New Roman" w:hAnsi="Cambria Math"/>
                    </w:rPr>
                    <m:t>2</m:t>
                  </m:r>
                </m:sub>
              </m:sSub>
              <m:r>
                <m:rPr>
                  <m:sty m:val="bi"/>
                </m:rPr>
                <w:rPr>
                  <w:rFonts w:ascii="Cambria Math" w:cs="Times New Roman" w:hAnsi="Cambria Math"/>
                </w:rPr>
                <m:t>C</m:t>
              </m:r>
              <m:sSub>
                <m:sSubPr>
                  <m:ctrlPr>
                    <w:rPr>
                      <w:rFonts w:ascii="Cambria Math" w:cs="Times New Roman" w:hAnsi="Times New Roman"/>
                      <w:b/>
                      <w:i/>
                    </w:rPr>
                  </m:ctrlPr>
                </m:sSubPr>
                <m:e>
                  <m:r>
                    <m:rPr>
                      <m:sty m:val="bi"/>
                    </m:rPr>
                    <w:rPr>
                      <w:rFonts w:ascii="Cambria Math" w:cs="Times New Roman" w:hAnsi="Cambria Math"/>
                    </w:rPr>
                    <m:t>O</m:t>
                  </m:r>
                </m:e>
                <m:sub>
                  <m:r>
                    <m:rPr>
                      <m:sty m:val="bi"/>
                    </m:rPr>
                    <w:rPr>
                      <w:rFonts w:ascii="Cambria Math" w:cs="Times New Roman" w:hAnsi="Cambria Math"/>
                    </w:rPr>
                    <m:t>3</m:t>
                  </m:r>
                </m:sub>
              </m:sSub>
            </m:num>
            <m:den>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Water</m:t>
              </m:r>
            </m:den>
          </m:f>
          <m:r>
            <m:rPr>
              <m:sty m:val="bi"/>
            </m:rPr>
            <w:rPr>
              <w:rFonts w:ascii="Cambria Math" w:cs="Times New Roman" w:hAnsi="Times New Roman"/>
            </w:rPr>
            <m:t xml:space="preserve"> =</m:t>
          </m:r>
          <m:f>
            <m:fPr>
              <m:ctrlPr>
                <w:rPr>
                  <w:rFonts w:ascii="Cambria Math" w:cs="Times New Roman" w:hAnsi="Times New Roman"/>
                  <w:b/>
                  <w:i/>
                </w:rPr>
              </m:ctrlPr>
            </m:fPr>
            <m:num>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N</m:t>
              </m:r>
              <m:sSub>
                <m:sSubPr>
                  <m:ctrlPr>
                    <w:rPr>
                      <w:rFonts w:ascii="Cambria Math" w:cs="Times New Roman" w:hAnsi="Times New Roman"/>
                      <w:b/>
                      <w:i/>
                    </w:rPr>
                  </m:ctrlPr>
                </m:sSubPr>
                <m:e>
                  <m:r>
                    <m:rPr>
                      <m:sty m:val="bi"/>
                    </m:rPr>
                    <w:rPr>
                      <w:rFonts w:ascii="Cambria Math" w:cs="Times New Roman" w:hAnsi="Cambria Math"/>
                    </w:rPr>
                    <m:t>a</m:t>
                  </m:r>
                </m:e>
                <m:sub>
                  <m:r>
                    <m:rPr>
                      <m:sty m:val="bi"/>
                    </m:rPr>
                    <w:rPr>
                      <w:rFonts w:ascii="Cambria Math" w:cs="Times New Roman" w:hAnsi="Cambria Math"/>
                    </w:rPr>
                    <m:t>2</m:t>
                  </m:r>
                </m:sub>
              </m:sSub>
              <m:r>
                <m:rPr>
                  <m:sty m:val="bi"/>
                </m:rPr>
                <w:rPr>
                  <w:rFonts w:ascii="Cambria Math" w:cs="Times New Roman" w:hAnsi="Cambria Math"/>
                </w:rPr>
                <m:t>C</m:t>
              </m:r>
              <m:sSub>
                <m:sSubPr>
                  <m:ctrlPr>
                    <w:rPr>
                      <w:rFonts w:ascii="Cambria Math" w:cs="Times New Roman" w:hAnsi="Times New Roman"/>
                      <w:b/>
                      <w:i/>
                    </w:rPr>
                  </m:ctrlPr>
                </m:sSubPr>
                <m:e>
                  <m:r>
                    <m:rPr>
                      <m:sty m:val="bi"/>
                    </m:rPr>
                    <w:rPr>
                      <w:rFonts w:ascii="Cambria Math" w:cs="Times New Roman" w:hAnsi="Cambria Math"/>
                    </w:rPr>
                    <m:t>O</m:t>
                  </m:r>
                </m:e>
                <m:sub>
                  <m:r>
                    <m:rPr>
                      <m:sty m:val="bi"/>
                    </m:rPr>
                    <w:rPr>
                      <w:rFonts w:ascii="Cambria Math" w:cs="Times New Roman" w:hAnsi="Cambria Math"/>
                    </w:rPr>
                    <m:t>3</m:t>
                  </m:r>
                </m:sub>
              </m:sSub>
            </m:num>
            <m:den>
              <m:r>
                <m:rPr>
                  <m:sty m:val="bi"/>
                </m:rPr>
                <w:rPr>
                  <w:rFonts w:ascii="Cambria Math" w:cs="Times New Roman" w:hAnsi="Cambria Math"/>
                </w:rPr>
                <m:t>x</m:t>
              </m:r>
              <m:r>
                <m:rPr>
                  <m:sty m:val="bi"/>
                </m:rPr>
                <w:rPr>
                  <w:rFonts w:ascii="Cambria Math" w:cs="Times New Roman" w:hAnsi="Times New Roman"/>
                </w:rPr>
                <m:t xml:space="preserve"> </m:t>
              </m:r>
              <m:r>
                <m:rPr>
                  <m:sty m:val="bi"/>
                </m:rPr>
                <w:rPr>
                  <w:rFonts w:ascii="Cambria Math" w:cs="Times New Roman" w:hAnsi="Cambria Math"/>
                </w:rPr>
                <m:t>Molar</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Water</m:t>
              </m:r>
            </m:den>
          </m:f>
        </m:oMath>
      </m:oMathPara>
    </w:p>
    <w:p>
      <w:pPr>
        <w:pStyle w:val="style0"/>
        <w:rPr>
          <w:rFonts w:ascii="Cambria Math" w:cs="Times New Roman" w:eastAsia="宋体" w:hAnsi="Times New Roman"/>
        </w:rPr>
      </w:pPr>
      <m:oMathPara>
        <m:oMathParaPr>
          <m:jc m:val="left"/>
        </m:oMathParaPr>
        <m:oMath>
          <m:r>
            <m:rPr>
              <m:sty m:val="bi"/>
            </m:rPr>
            <w:rPr>
              <w:rFonts w:ascii="Cambria Math" w:cs="Times New Roman" w:hAnsi="Cambria Math"/>
            </w:rPr>
            <m:t>8</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water</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crystallization</m:t>
          </m:r>
          <m:r w:rsidRPr="F4977A0F">
            <m:rPr>
              <m:sty m:val="bi"/>
            </m:rPr>
            <w:rPr>
              <w:rFonts w:ascii="Cambria Math" w:cs="Times New Roman" w:hAnsi="Times New Roman"/>
              <w:rPrChange w:id="1" w:author="user pc" w:date="2022-03-15T10:14:00Z">
                <w:rPr>
                  <w:rFonts w:ascii="Cambria Math" w:hAnsi="Cambria Math"/>
                </w:rPr>
              </w:rPrChange>
            </w:rPr>
            <m:t xml:space="preserve"> =</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w:rsidRPr="8C18D57D">
            <m:rPr>
              <m:sty m:val="bi"/>
            </m:rPr>
            <w:rPr>
              <w:rFonts w:ascii="Cambria Math" w:cs="Times New Roman" w:hAnsi="Times New Roman"/>
              <w:rPrChange w:id="2" w:author="user pc" w:date="2022-03-15T10:14:00Z">
                <w:rPr>
                  <w:rFonts w:ascii="Cambria Math" w:hAnsi="Cambria Math"/>
                </w:rPr>
              </w:rPrChange>
            </w:rPr>
            <m:t xml:space="preserve"> </m:t>
          </m:r>
          <m:r>
            <m:rPr>
              <m:sty m:val="bi"/>
            </m:rPr>
            <w:rPr>
              <w:rFonts w:ascii="Cambria Math" w:cs="Times New Roman" w:hAnsi="Cambria Math"/>
            </w:rPr>
            <m:t>hydrated</m:t>
          </m:r>
          <m:r>
            <m:rPr>
              <m:sty m:val="bi"/>
            </m:rPr>
            <w:rPr>
              <w:rFonts w:ascii="Cambria Math" w:cs="Times New Roman" w:hAnsi="Times New Roman"/>
            </w:rPr>
            <m:t xml:space="preserve"> </m:t>
          </m:r>
          <m:r>
            <m:rPr>
              <m:sty m:val="bi"/>
            </m:rPr>
            <w:rPr>
              <w:rFonts w:ascii="Cambria Math" w:cs="Times New Roman" w:hAnsi="Times New Roman"/>
            </w:rPr>
            <m:t>–</m:t>
          </m:r>
          <m:r>
            <m:rPr>
              <m:sty m:val="bi"/>
            </m:rPr>
            <w:rPr>
              <w:rFonts w:ascii="Cambria Math" w:cs="Times New Roman" w:hAnsi="Times New Roman"/>
            </w:rPr>
            <m:t xml:space="preserve"> </m:t>
          </m:r>
          <m:r>
            <m:rPr>
              <m:sty m:val="bi"/>
            </m:rPr>
            <w:rPr>
              <w:rFonts w:ascii="Cambria Math" w:cs="Times New Roman" w:hAnsi="Cambria Math"/>
            </w:rPr>
            <m:t>Mass</m:t>
          </m:r>
          <m:r>
            <m:rPr>
              <m:sty m:val="bi"/>
            </m:rPr>
            <w:rPr>
              <w:rFonts w:ascii="Cambria Math" w:cs="Times New Roman" w:hAnsi="Times New Roman"/>
            </w:rPr>
            <m:t xml:space="preserve"> </m:t>
          </m:r>
          <m:r>
            <m:rPr>
              <m:sty m:val="bi"/>
            </m:rPr>
            <w:rPr>
              <w:rFonts w:ascii="Cambria Math" w:cs="Times New Roman" w:hAnsi="Cambria Math"/>
            </w:rPr>
            <m:t>of</m:t>
          </m:r>
          <m:r>
            <m:rPr>
              <m:sty m:val="bi"/>
            </m:rPr>
            <w:rPr>
              <w:rFonts w:ascii="Cambria Math" w:cs="Times New Roman" w:hAnsi="Times New Roman"/>
            </w:rPr>
            <m:t xml:space="preserve"> </m:t>
          </m:r>
          <m:r>
            <m:rPr>
              <m:sty m:val="bi"/>
            </m:rPr>
            <w:rPr>
              <w:rFonts w:ascii="Cambria Math" w:cs="Times New Roman" w:hAnsi="Cambria Math"/>
            </w:rPr>
            <m:t>anhydrous</m:t>
          </m:r>
        </m:oMath>
      </m:oMathPara>
    </w:p>
    <w:p>
      <w:pPr>
        <w:pStyle w:val="style0"/>
        <w:rPr>
          <w:rFonts w:ascii="Times New Roman" w:cs="Times New Roman" w:eastAsia="宋体" w:hAnsi="Times New Roman"/>
          <w:b/>
        </w:rPr>
      </w:pPr>
      <m:oMathPara>
        <m:oMathParaPr>
          <m:jc m:val="left"/>
        </m:oMathParaPr>
        <m:oMath>
          <m:r>
            <m:rPr>
              <m:sty m:val="bi"/>
            </m:rPr>
            <w:rPr>
              <w:rFonts w:ascii="Cambria Math" w:cs="Times New Roman" w:hAnsi="Cambria Math"/>
            </w:rPr>
            <m:t>9</m:t>
          </m:r>
          <m:r>
            <m:rPr>
              <m:sty m:val="bi"/>
            </m:rPr>
            <w:rPr>
              <w:rFonts w:ascii="Cambria Math" w:cs="Times New Roman" w:hAnsi="Times New Roman"/>
            </w:rPr>
            <m:t>.</m:t>
          </m:r>
          <m:r>
            <m:rPr>
              <m:sty m:val="bi"/>
            </m:rPr>
            <w:rPr>
              <w:rFonts w:ascii="Cambria Math" w:cs="Times New Roman" w:hAnsi="Cambria Math"/>
            </w:rPr>
            <m:t>Dilution</m:t>
          </m:r>
          <m:r>
            <m:rPr>
              <m:sty m:val="bi"/>
            </m:rPr>
            <w:rPr>
              <w:rFonts w:ascii="Cambria Math" w:cs="Times New Roman" w:hAnsi="Times New Roman"/>
            </w:rPr>
            <m:t xml:space="preserve"> </m:t>
          </m:r>
          <m:r>
            <m:rPr>
              <m:sty m:val="bi"/>
            </m:rPr>
            <w:rPr>
              <w:rFonts w:ascii="Cambria Math" w:cs="Times New Roman" w:hAnsi="Cambria Math"/>
            </w:rPr>
            <m:t>Factor</m:t>
          </m:r>
          <m:r>
            <m:rPr>
              <m:sty m:val="bi"/>
            </m:rPr>
            <w:rPr>
              <w:rFonts w:ascii="Cambria Math" w:cs="Times New Roman" w:hAnsi="Times New Roman"/>
            </w:rPr>
            <m:t xml:space="preserve">, </m:t>
          </m:r>
          <m:r>
            <m:rPr>
              <m:sty m:val="bi"/>
            </m:rPr>
            <w:rPr>
              <w:rFonts w:ascii="Cambria Math" w:cs="Times New Roman" w:hAnsi="Cambria Math"/>
            </w:rPr>
            <m:t>DF</m:t>
          </m:r>
          <m:r>
            <m:rPr>
              <m:sty m:val="bi"/>
            </m:rPr>
            <w:rPr>
              <w:rFonts w:ascii="Cambria Math" w:cs="Times New Roman" w:hAnsi="Times New Roman"/>
            </w:rPr>
            <m:t xml:space="preserve">= </m:t>
          </m:r>
          <m:f>
            <m:fPr>
              <m:ctrlPr>
                <w:rPr>
                  <w:rFonts w:ascii="Cambria Math" w:cs="Times New Roman" w:hAnsi="Times New Roman"/>
                  <w:b/>
                  <w:i/>
                </w:rPr>
              </m:ctrlPr>
            </m:fPr>
            <m:num>
              <m:r>
                <m:rPr>
                  <m:sty m:val="bi"/>
                </m:rPr>
                <w:rPr>
                  <w:rFonts w:ascii="Cambria Math" w:cs="Times New Roman" w:hAnsi="Cambria Math"/>
                </w:rPr>
                <m:t>Final</m:t>
              </m:r>
              <m:r>
                <m:rPr>
                  <m:sty m:val="bi"/>
                </m:rPr>
                <w:rPr>
                  <w:rFonts w:ascii="Cambria Math" w:cs="Times New Roman" w:hAnsi="Times New Roman"/>
                </w:rPr>
                <m:t xml:space="preserve"> </m:t>
              </m:r>
              <m:r>
                <m:rPr>
                  <m:sty m:val="bi"/>
                </m:rPr>
                <w:rPr>
                  <w:rFonts w:ascii="Cambria Math" w:cs="Times New Roman" w:hAnsi="Cambria Math"/>
                </w:rPr>
                <m:t>Volume</m:t>
              </m:r>
            </m:num>
            <m:den>
              <m:r>
                <m:rPr>
                  <m:sty m:val="bi"/>
                </m:rPr>
                <w:rPr>
                  <w:rFonts w:ascii="Cambria Math" w:cs="Times New Roman" w:hAnsi="Cambria Math"/>
                </w:rPr>
                <m:t>Initial</m:t>
              </m:r>
              <m:r>
                <m:rPr>
                  <m:sty m:val="bi"/>
                </m:rPr>
                <w:rPr>
                  <w:rFonts w:ascii="Cambria Math" w:cs="Times New Roman" w:hAnsi="Times New Roman"/>
                </w:rPr>
                <m:t xml:space="preserve"> </m:t>
              </m:r>
              <m:r>
                <m:rPr>
                  <m:sty m:val="bi"/>
                </m:rPr>
                <w:rPr>
                  <w:rFonts w:ascii="Cambria Math" w:cs="Times New Roman" w:hAnsi="Cambria Math"/>
                </w:rPr>
                <m:t>Volume</m:t>
              </m:r>
            </m:den>
          </m:f>
        </m:oMath>
      </m:oMathPara>
    </w:p>
    <w:p>
      <w:pPr>
        <w:pStyle w:val="style0"/>
        <w:rPr>
          <w:rFonts w:ascii="Times New Roman" w:cs="Times New Roman" w:hAnsi="Times New Roman"/>
          <w:b/>
          <w:sz w:val="28"/>
          <w:szCs w:val="28"/>
        </w:rPr>
      </w:pPr>
      <m:oMathPara>
        <m:oMathParaPr>
          <m:jc m:val="left"/>
        </m:oMathParaPr>
        <m:oMath>
          <m:sSub>
            <m:sSubPr>
              <m:ctrlPr>
                <w:rPr>
                  <w:rFonts w:ascii="Cambria Math" w:cs="Times New Roman" w:hAnsi="Times New Roman"/>
                  <w:b/>
                  <w:i/>
                  <w:sz w:val="28"/>
                  <w:szCs w:val="28"/>
                </w:rPr>
              </m:ctrlPr>
            </m:sSubPr>
            <m:e>
              <m:r>
                <m:rPr>
                  <m:sty m:val="bi"/>
                </m:rPr>
                <w:rPr>
                  <w:rFonts w:ascii="Cambria Math" w:cs="Times New Roman" w:hAnsi="Cambria Math"/>
                  <w:sz w:val="28"/>
                  <w:szCs w:val="28"/>
                </w:rPr>
                <m:t>10</m:t>
              </m:r>
              <m:r>
                <m:rPr>
                  <m:sty m:val="bi"/>
                </m:rPr>
                <w:rPr>
                  <w:rFonts w:ascii="Cambria Math" w:cs="Times New Roman" w:hAnsi="Times New Roman"/>
                  <w:sz w:val="28"/>
                  <w:szCs w:val="28"/>
                </w:rPr>
                <m:t xml:space="preserve">. </m:t>
              </m:r>
              <m:r>
                <m:rPr>
                  <m:sty m:val="bi"/>
                </m:rPr>
                <w:rPr>
                  <w:rFonts w:ascii="Cambria Math" w:cs="Times New Roman" w:hAnsi="Cambria Math"/>
                  <w:sz w:val="28"/>
                  <w:szCs w:val="28"/>
                </w:rPr>
                <m:t>D</m:t>
              </m:r>
            </m:e>
            <m:sub>
              <m:r>
                <m:rPr>
                  <m:sty m:val="bi"/>
                </m:rPr>
                <w:rPr>
                  <w:rFonts w:ascii="Cambria Math" w:cs="Times New Roman" w:hAnsi="Cambria Math"/>
                  <w:sz w:val="28"/>
                  <w:szCs w:val="28"/>
                </w:rPr>
                <m:t>f</m:t>
              </m:r>
            </m:sub>
          </m:sSub>
          <m:r>
            <m:rPr>
              <m:sty m:val="bi"/>
            </m:rPr>
            <w:rPr>
              <w:rFonts w:ascii="Cambria Math" w:cs="Times New Roman" w:hAnsi="Times New Roman"/>
              <w:sz w:val="28"/>
              <w:szCs w:val="28"/>
            </w:rPr>
            <m:t xml:space="preserve">= </m:t>
          </m:r>
          <m:f>
            <m:fPr>
              <m:ctrlPr>
                <w:rPr>
                  <w:rFonts w:ascii="Cambria Math" w:cs="Times New Roman" w:hAnsi="Times New Roman"/>
                  <w:b/>
                  <w:i/>
                  <w:sz w:val="28"/>
                  <w:szCs w:val="28"/>
                </w:rPr>
              </m:ctrlPr>
            </m:fPr>
            <m:num>
              <m:sSub>
                <m:sSubPr>
                  <m:ctrlPr>
                    <w:rPr>
                      <w:rFonts w:ascii="Cambria Math" w:cs="Times New Roman" w:hAnsi="Times New Roman"/>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initial</m:t>
                  </m:r>
                </m:sub>
              </m:sSub>
            </m:num>
            <m:den>
              <m:sSub>
                <m:sSubPr>
                  <m:ctrlPr>
                    <w:rPr>
                      <w:rFonts w:ascii="Cambria Math" w:cs="Times New Roman" w:hAnsi="Times New Roman"/>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final</m:t>
                  </m:r>
                </m:sub>
              </m:sSub>
            </m:den>
          </m:f>
        </m:oMath>
      </m:oMathPara>
    </w:p>
    <w:p>
      <w:pPr>
        <w:pStyle w:val="style0"/>
        <w:rPr>
          <w:rFonts w:ascii="Times New Roman" w:cs="Times New Roman"/>
          <w:b/>
          <w:sz w:val="28"/>
          <w:szCs w:val="28"/>
          <w:rPrChange w:id="3" w:author="user pc" w:date="2022-03-15T10:14:00Z">
            <w:rPr/>
          </w:rPrChange>
        </w:rPr>
      </w:pPr>
      <w:r>
        <w:rPr>
          <w:rFonts w:ascii="Times New Roman" w:cs="Times New Roman" w:hAnsi="Times New Roman"/>
          <w:b/>
        </w:rPr>
        <w:t xml:space="preserve">11. </w:t>
      </w:r>
      <m:oMath>
        <m:sSub>
          <m:sSubPr>
            <m:ctrlPr>
              <w:rPr>
                <w:rFonts w:ascii="Cambria Math" w:cs="Times New Roman" w:hAnsi="Times New Roman"/>
                <w:b/>
                <w:i/>
                <w:sz w:val="28"/>
                <w:szCs w:val="28"/>
                <w:vertAlign w:val="subscript"/>
              </w:rPr>
            </m:ctrlPr>
          </m:sSubPr>
          <m:e>
            <m:r>
              <m:rPr>
                <m:sty m:val="bi"/>
              </m:rPr>
              <w:rPr>
                <w:rFonts w:ascii="Cambria Math" w:cs="Times New Roman" w:hAnsi="Cambria Math"/>
                <w:sz w:val="28"/>
                <w:szCs w:val="28"/>
                <w:vertAlign w:val="subscript"/>
              </w:rPr>
              <m:t>C</m:t>
            </m:r>
          </m:e>
          <m:sub>
            <m:r>
              <m:rPr>
                <m:sty m:val="bi"/>
              </m:rPr>
              <w:rPr>
                <w:rFonts w:ascii="Cambria Math" w:cs="Times New Roman" w:hAnsi="Cambria Math"/>
                <w:sz w:val="28"/>
                <w:szCs w:val="28"/>
                <w:vertAlign w:val="subscript"/>
              </w:rPr>
              <m:t>1</m:t>
            </m:r>
          </m:sub>
        </m:sSub>
        <m:sSub>
          <m:sSubPr>
            <m:ctrlPr>
              <w:rPr>
                <w:rFonts w:ascii="Cambria Math" w:cs="Times New Roman" w:hAnsi="Times New Roman"/>
                <w:b/>
                <w:i/>
                <w:sz w:val="28"/>
                <w:szCs w:val="28"/>
              </w:rPr>
            </m:ctrlPr>
          </m:sSubPr>
          <m:e>
            <m:r>
              <m:rPr>
                <m:sty m:val="bi"/>
              </m:rPr>
              <w:rPr>
                <w:rFonts w:ascii="Cambria Math" w:cs="Times New Roman" w:hAnsi="Cambria Math"/>
                <w:sz w:val="28"/>
                <w:szCs w:val="28"/>
              </w:rPr>
              <m:t>V</m:t>
            </m:r>
          </m:e>
          <m:sub>
            <m:r>
              <m:rPr>
                <m:sty m:val="bi"/>
              </m:rPr>
              <w:rPr>
                <w:rFonts w:ascii="Cambria Math" w:cs="Times New Roman" w:hAnsi="Cambria Math"/>
                <w:sz w:val="28"/>
                <w:szCs w:val="28"/>
              </w:rPr>
              <m:t>1</m:t>
            </m:r>
          </m:sub>
        </m:sSub>
        <m:r>
          <m:rPr>
            <m:sty m:val="bi"/>
          </m:rPr>
          <w:rPr>
            <w:rFonts w:ascii="Cambria Math" w:cs="Times New Roman" w:hAnsi="Times New Roman"/>
            <w:sz w:val="28"/>
            <w:szCs w:val="28"/>
            <w:vertAlign w:val="subscript"/>
          </w:rPr>
          <m:t xml:space="preserve"> </m:t>
        </m:r>
        <m:r w:rsidRPr="B9420E85">
          <m:rPr>
            <m:sty m:val="bi"/>
          </m:rPr>
          <w:rPr>
            <w:rFonts w:ascii="Cambria Math" w:cs="Times New Roman" w:hAnsi="Times New Roman"/>
            <w:sz w:val="28"/>
            <w:szCs w:val="28"/>
            <w:rPrChange w:id="4" w:author="user pc" w:date="2022-03-15T10:14:00Z">
              <w:rPr>
                <w:rFonts w:ascii="Cambria Math" w:hAnsi="Cambria Math"/>
                <w:sz w:val="28"/>
                <w:szCs w:val="28"/>
              </w:rPr>
            </w:rPrChange>
          </w:rPr>
          <m:t>=</m:t>
        </m:r>
        <m:sSub>
          <m:sSubPr>
            <m:ctrlPr>
              <w:rPr>
                <w:rFonts w:ascii="Cambria Math" w:cs="Times New Roman" w:hAnsi="Times New Roman"/>
                <w:b/>
                <w:i/>
                <w:sz w:val="28"/>
                <w:szCs w:val="28"/>
                <w:vertAlign w:val="subscript"/>
              </w:rPr>
            </m:ctrlPr>
          </m:sSubPr>
          <m:e>
            <m:r>
              <m:rPr>
                <m:sty m:val="bi"/>
              </m:rPr>
              <w:rPr>
                <w:rFonts w:ascii="Cambria Math" w:cs="Times New Roman" w:hAnsi="Cambria Math"/>
                <w:sz w:val="28"/>
                <w:szCs w:val="28"/>
                <w:vertAlign w:val="subscript"/>
              </w:rPr>
              <m:t>C</m:t>
            </m:r>
          </m:e>
          <m:sub>
            <m:r>
              <m:rPr>
                <m:sty m:val="bi"/>
              </m:rPr>
              <w:rPr>
                <w:rFonts w:ascii="Cambria Math" w:cs="Times New Roman" w:hAnsi="Cambria Math"/>
                <w:sz w:val="28"/>
                <w:szCs w:val="28"/>
                <w:vertAlign w:val="subscript"/>
              </w:rPr>
              <m:t>2</m:t>
            </m:r>
          </m:sub>
        </m:sSub>
        <m:sSub>
          <m:sSubPr>
            <m:ctrlPr>
              <w:rPr>
                <w:rFonts w:ascii="Cambria Math" w:cs="Times New Roman" w:hAnsi="Times New Roman"/>
                <w:b/>
                <w:i/>
                <w:sz w:val="28"/>
                <w:szCs w:val="28"/>
              </w:rPr>
            </m:ctrlPr>
          </m:sSubPr>
          <m:e>
            <m:r>
              <m:rPr>
                <m:sty m:val="bi"/>
              </m:rPr>
              <w:rPr>
                <w:rFonts w:ascii="Cambria Math" w:cs="Times New Roman" w:hAnsi="Cambria Math"/>
                <w:sz w:val="28"/>
                <w:szCs w:val="28"/>
              </w:rPr>
              <m:t>V</m:t>
            </m:r>
          </m:e>
          <m:sub>
            <m:r>
              <m:rPr>
                <m:sty m:val="bi"/>
              </m:rPr>
              <w:rPr>
                <w:rFonts w:ascii="Cambria Math" w:cs="Times New Roman" w:hAnsi="Cambria Math"/>
                <w:sz w:val="28"/>
                <w:szCs w:val="28"/>
              </w:rPr>
              <m:t>2</m:t>
            </m:r>
          </m:sub>
        </m:sSub>
      </m:oMath>
    </w:p>
    <w:p>
      <w:pPr>
        <w:pStyle w:val="style157"/>
        <w:rPr>
          <w:rFonts w:ascii="Times New Roman" w:cs="Times New Roman" w:eastAsia="宋体" w:hAnsi="Times New Roman"/>
          <w:b/>
          <w:bCs/>
          <w:sz w:val="24"/>
          <w:szCs w:val="24"/>
        </w:rPr>
      </w:pPr>
      <m:oMathPara>
        <m:oMathParaPr>
          <m:jc m:val="left"/>
        </m:oMathParaPr>
        <m:oMath>
          <m:r>
            <m:rPr>
              <m:sty m:val="bi"/>
            </m:rPr>
            <w:rPr>
              <w:rFonts w:ascii="Cambria Math" w:cs="Times New Roman" w:eastAsia="宋体" w:hAnsi="Cambria Math"/>
              <w:sz w:val="24"/>
              <w:szCs w:val="24"/>
            </w:rPr>
            <m:t>12</m:t>
          </m:r>
          <m:r>
            <m:rPr>
              <m:sty m:val="bi"/>
            </m:rPr>
            <w:rPr>
              <w:rFonts w:ascii="Cambria Math" w:cs="Times New Roman" w:eastAsia="宋体" w:hAnsi="Times New Roman"/>
              <w:sz w:val="24"/>
              <w:szCs w:val="24"/>
            </w:rPr>
            <m:t xml:space="preserve">. </m:t>
          </m:r>
          <m:r>
            <m:rPr>
              <m:sty m:val="bi"/>
            </m:rPr>
            <w:rPr>
              <w:rFonts w:ascii="Cambria Math" w:cs="Times New Roman" w:eastAsia="宋体" w:hAnsi="Cambria Math"/>
              <w:sz w:val="24"/>
              <w:szCs w:val="24"/>
            </w:rPr>
            <m:t>Equivalent</m:t>
          </m:r>
          <m:r>
            <m:rPr>
              <m:sty m:val="bi"/>
            </m:rPr>
            <w:rPr>
              <w:rFonts w:ascii="Cambria Math" w:cs="Times New Roman" w:eastAsia="宋体" w:hAnsi="Times New Roman"/>
              <w:sz w:val="24"/>
              <w:szCs w:val="24"/>
            </w:rPr>
            <m:t xml:space="preserve"> </m:t>
          </m:r>
          <m:r>
            <m:rPr>
              <m:sty m:val="bi"/>
            </m:rPr>
            <w:rPr>
              <w:rFonts w:ascii="Cambria Math" w:cs="Times New Roman" w:eastAsia="宋体" w:hAnsi="Cambria Math"/>
              <w:sz w:val="24"/>
              <w:szCs w:val="24"/>
            </w:rPr>
            <m:t>weight</m:t>
          </m:r>
          <m:r>
            <m:rPr>
              <m:sty m:val="bi"/>
            </m:rPr>
            <w:rPr>
              <w:rFonts w:ascii="Cambria Math" w:cs="Times New Roman" w:eastAsia="宋体" w:hAnsi="Times New Roman"/>
              <w:sz w:val="24"/>
              <w:szCs w:val="24"/>
            </w:rPr>
            <m:t xml:space="preserve">= </m:t>
          </m:r>
          <m:f>
            <m:fPr>
              <m:ctrlPr>
                <w:rPr>
                  <w:rFonts w:ascii="Cambria Math" w:cs="Times New Roman" w:eastAsia="宋体" w:hAnsi="Times New Roman"/>
                  <w:b/>
                  <w:bCs/>
                  <w:i/>
                  <w:sz w:val="24"/>
                  <w:szCs w:val="24"/>
                </w:rPr>
              </m:ctrlPr>
            </m:fPr>
            <m:num>
              <m:r>
                <m:rPr>
                  <m:sty m:val="bi"/>
                </m:rPr>
                <w:rPr>
                  <w:rFonts w:ascii="Cambria Math" w:cs="Times New Roman" w:eastAsia="宋体" w:hAnsi="Cambria Math"/>
                  <w:sz w:val="24"/>
                  <w:szCs w:val="24"/>
                </w:rPr>
                <m:t>Atomic</m:t>
              </m:r>
              <m:r>
                <m:rPr>
                  <m:sty m:val="bi"/>
                </m:rPr>
                <w:rPr>
                  <w:rFonts w:ascii="Cambria Math" w:cs="Times New Roman" w:eastAsia="宋体" w:hAnsi="Times New Roman"/>
                  <w:sz w:val="24"/>
                  <w:szCs w:val="24"/>
                </w:rPr>
                <m:t xml:space="preserve"> </m:t>
              </m:r>
              <m:r>
                <m:rPr>
                  <m:sty m:val="bi"/>
                </m:rPr>
                <w:rPr>
                  <w:rFonts w:ascii="Cambria Math" w:cs="Times New Roman" w:eastAsia="宋体" w:hAnsi="Cambria Math"/>
                  <w:sz w:val="24"/>
                  <w:szCs w:val="24"/>
                </w:rPr>
                <m:t>weight</m:t>
              </m:r>
            </m:num>
            <m:den>
              <m:r>
                <m:rPr>
                  <m:sty m:val="bi"/>
                </m:rPr>
                <w:rPr>
                  <w:rFonts w:ascii="Cambria Math" w:cs="Times New Roman" w:eastAsia="宋体" w:hAnsi="Cambria Math"/>
                  <w:sz w:val="24"/>
                  <w:szCs w:val="24"/>
                </w:rPr>
                <m:t>Valency</m:t>
              </m:r>
              <m:r>
                <m:rPr>
                  <m:sty m:val="bi"/>
                </m:rPr>
                <w:rPr>
                  <w:rFonts w:ascii="Cambria Math" w:cs="Times New Roman" w:eastAsia="宋体" w:hAnsi="Times New Roman"/>
                  <w:sz w:val="24"/>
                  <w:szCs w:val="24"/>
                </w:rPr>
                <m:t xml:space="preserve"> (</m:t>
              </m:r>
              <m:r>
                <m:rPr>
                  <m:sty m:val="bi"/>
                </m:rPr>
                <w:rPr>
                  <w:rFonts w:ascii="Cambria Math" w:cs="Times New Roman" w:eastAsia="宋体" w:hAnsi="Cambria Math"/>
                  <w:sz w:val="24"/>
                  <w:szCs w:val="24"/>
                </w:rPr>
                <m:t>number</m:t>
              </m:r>
              <m:r>
                <m:rPr>
                  <m:sty m:val="bi"/>
                </m:rPr>
                <w:rPr>
                  <w:rFonts w:ascii="Cambria Math" w:cs="Times New Roman" w:eastAsia="宋体" w:hAnsi="Times New Roman"/>
                  <w:sz w:val="24"/>
                  <w:szCs w:val="24"/>
                </w:rPr>
                <m:t xml:space="preserve"> </m:t>
              </m:r>
              <m:r>
                <m:rPr>
                  <m:sty m:val="bi"/>
                </m:rPr>
                <w:rPr>
                  <w:rFonts w:ascii="Cambria Math" w:cs="Times New Roman" w:eastAsia="宋体" w:hAnsi="Cambria Math"/>
                  <w:sz w:val="24"/>
                  <w:szCs w:val="24"/>
                </w:rPr>
                <m:t>of</m:t>
              </m:r>
              <m:r>
                <m:rPr>
                  <m:sty m:val="bi"/>
                </m:rPr>
                <w:rPr>
                  <w:rFonts w:ascii="Cambria Math" w:cs="Times New Roman" w:eastAsia="宋体" w:hAnsi="Times New Roman"/>
                  <w:sz w:val="24"/>
                  <w:szCs w:val="24"/>
                </w:rPr>
                <m:t xml:space="preserve"> </m:t>
              </m:r>
              <m:r>
                <m:rPr>
                  <m:sty m:val="bi"/>
                </m:rPr>
                <w:rPr>
                  <w:rFonts w:ascii="Cambria Math" w:cs="Times New Roman" w:eastAsia="宋体" w:hAnsi="Cambria Math"/>
                  <w:sz w:val="24"/>
                  <w:szCs w:val="24"/>
                </w:rPr>
                <m:t>electrons</m:t>
              </m:r>
              <m:r>
                <m:rPr>
                  <m:sty m:val="bi"/>
                </m:rPr>
                <w:rPr>
                  <w:rFonts w:ascii="Cambria Math" w:cs="Times New Roman" w:eastAsia="宋体" w:hAnsi="Times New Roman"/>
                  <w:sz w:val="24"/>
                  <w:szCs w:val="24"/>
                </w:rPr>
                <m:t xml:space="preserve"> </m:t>
              </m:r>
              <m:r>
                <m:rPr>
                  <m:sty m:val="bi"/>
                </m:rPr>
                <w:rPr>
                  <w:rFonts w:ascii="Cambria Math" w:cs="Times New Roman" w:eastAsia="宋体" w:hAnsi="Cambria Math"/>
                  <w:sz w:val="24"/>
                  <w:szCs w:val="24"/>
                </w:rPr>
                <m:t>transferred</m:t>
              </m:r>
              <m:r>
                <m:rPr>
                  <m:sty m:val="bi"/>
                </m:rPr>
                <w:rPr>
                  <w:rFonts w:ascii="Cambria Math" w:cs="Times New Roman" w:eastAsia="宋体" w:hAnsi="Times New Roman"/>
                  <w:sz w:val="24"/>
                  <w:szCs w:val="24"/>
                </w:rPr>
                <m:t>)</m:t>
              </m:r>
            </m:den>
          </m:f>
        </m:oMath>
      </m:oMathPara>
    </w:p>
    <w:p>
      <w:pPr>
        <w:pStyle w:val="style157"/>
        <w:rPr>
          <w:rFonts w:ascii="Times New Roman" w:cs="Times New Roman" w:eastAsia="宋体" w:hAnsi="Times New Roman"/>
          <w:b/>
          <w:bCs/>
          <w:sz w:val="24"/>
          <w:szCs w:val="24"/>
        </w:rPr>
      </w:pPr>
    </w:p>
    <w:p>
      <w:pPr>
        <w:pStyle w:val="style157"/>
        <w:rPr>
          <w:rFonts w:ascii="Times New Roman" w:cs="Times New Roman" w:eastAsia="宋体" w:hAnsi="Times New Roman"/>
          <w:b/>
          <w:sz w:val="28"/>
          <w:szCs w:val="28"/>
        </w:rPr>
      </w:pPr>
      <m:oMathPara>
        <m:oMathParaPr>
          <m:jc m:val="left"/>
        </m:oMathParaPr>
        <m:oMath>
          <m:r>
            <m:rPr>
              <m:sty m:val="bi"/>
            </m:rPr>
            <w:rPr>
              <w:rFonts w:ascii="Cambria Math" w:cs="Times New Roman" w:eastAsia="宋体" w:hAnsi="Cambria Math"/>
              <w:sz w:val="28"/>
              <w:szCs w:val="28"/>
            </w:rPr>
            <m:t>13</m:t>
          </m:r>
          <m:r>
            <m:rPr>
              <m:sty m:val="bi"/>
            </m:rPr>
            <w:rPr>
              <w:rFonts w:ascii="Cambria Math" w:cs="Times New Roman" w:eastAsia="宋体" w:hAnsi="Times New Roman"/>
              <w:sz w:val="28"/>
              <w:szCs w:val="28"/>
            </w:rPr>
            <m:t xml:space="preserve">. </m:t>
          </m:r>
          <m:r>
            <m:rPr>
              <m:sty m:val="bi"/>
            </m:rPr>
            <w:rPr>
              <w:rFonts w:ascii="Cambria Math" w:cs="Times New Roman" w:eastAsia="宋体" w:hAnsi="Cambria Math"/>
              <w:sz w:val="28"/>
              <w:szCs w:val="28"/>
            </w:rPr>
            <m:t>W</m:t>
          </m:r>
          <m:r>
            <m:rPr>
              <m:sty m:val="bi"/>
            </m:rPr>
            <w:rPr>
              <w:rFonts w:ascii="Cambria Math" w:cs="Times New Roman" w:eastAsia="宋体" w:hAnsi="Times New Roman"/>
              <w:sz w:val="28"/>
              <w:szCs w:val="28"/>
            </w:rPr>
            <m:t xml:space="preserve">= </m:t>
          </m:r>
          <m:f>
            <m:fPr>
              <m:ctrlPr>
                <w:rPr>
                  <w:rFonts w:ascii="Cambria Math" w:cs="Times New Roman" w:eastAsia="宋体" w:hAnsi="Times New Roman"/>
                  <w:b/>
                  <w:i/>
                  <w:sz w:val="28"/>
                  <w:szCs w:val="28"/>
                </w:rPr>
              </m:ctrlPr>
            </m:fPr>
            <m:num>
              <m:r>
                <m:rPr>
                  <m:sty m:val="bi"/>
                </m:rPr>
                <w:rPr>
                  <w:rFonts w:ascii="Cambria Math" w:cs="Times New Roman" w:eastAsia="宋体" w:hAnsi="Cambria Math"/>
                  <w:sz w:val="28"/>
                  <w:szCs w:val="28"/>
                </w:rPr>
                <m:t>Q</m:t>
              </m:r>
            </m:num>
            <m:den>
              <m:r>
                <m:rPr>
                  <m:sty m:val="bi"/>
                </m:rPr>
                <w:rPr>
                  <w:rFonts w:ascii="Cambria Math" w:cs="Times New Roman" w:eastAsia="宋体" w:hAnsi="Cambria Math"/>
                  <w:sz w:val="28"/>
                  <w:szCs w:val="28"/>
                </w:rPr>
                <m:t>96500</m:t>
              </m:r>
              <m:r>
                <m:rPr>
                  <m:sty m:val="bi"/>
                </m:rPr>
                <w:rPr>
                  <w:rFonts w:ascii="Cambria Math" w:cs="Times New Roman" w:eastAsia="宋体" w:hAnsi="Times New Roman"/>
                  <w:sz w:val="28"/>
                  <w:szCs w:val="28"/>
                </w:rPr>
                <m:t xml:space="preserve"> </m:t>
              </m:r>
              <m:r>
                <m:rPr>
                  <m:sty m:val="bi"/>
                </m:rPr>
                <w:rPr>
                  <w:rFonts w:ascii="Cambria Math" w:cs="Times New Roman" w:eastAsia="宋体" w:hAnsi="Times New Roman"/>
                  <w:sz w:val="28"/>
                  <w:szCs w:val="28"/>
                </w:rPr>
                <m:t>×</m:t>
              </m:r>
              <m:r>
                <m:rPr>
                  <m:sty m:val="bi"/>
                </m:rPr>
                <w:rPr>
                  <w:rFonts w:ascii="Cambria Math" w:cs="Times New Roman" w:eastAsia="宋体" w:hAnsi="Cambria Math"/>
                  <w:sz w:val="28"/>
                  <w:szCs w:val="28"/>
                </w:rPr>
                <m:t>E</m:t>
              </m:r>
            </m:den>
          </m:f>
        </m:oMath>
      </m:oMathPara>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m:oMathPara>
        <m:oMathParaPr>
          <m:jc m:val="left"/>
        </m:oMathParaPr>
        <m:oMath>
          <m:r>
            <m:rPr>
              <m:sty m:val="bi"/>
            </m:rPr>
            <w:rPr>
              <w:rFonts w:ascii="Cambria Math" w:cs="Times New Roman" w:eastAsia="宋体" w:hAnsi="Cambria Math"/>
              <w:sz w:val="28"/>
              <w:szCs w:val="28"/>
            </w:rPr>
            <m:t>14</m:t>
          </m:r>
          <m:r>
            <m:rPr>
              <m:sty m:val="bi"/>
            </m:rPr>
            <w:rPr>
              <w:rFonts w:ascii="Cambria Math" w:cs="Times New Roman" w:eastAsia="宋体" w:hAnsi="Times New Roman"/>
              <w:sz w:val="28"/>
              <w:szCs w:val="28"/>
            </w:rPr>
            <m:t xml:space="preserve">. </m:t>
          </m:r>
          <m:r>
            <m:rPr>
              <m:sty m:val="bi"/>
            </m:rPr>
            <w:rPr>
              <w:rFonts w:ascii="Cambria Math" w:cs="Times New Roman" w:eastAsia="宋体" w:hAnsi="Cambria Math"/>
              <w:sz w:val="28"/>
              <w:szCs w:val="28"/>
            </w:rPr>
            <m:t>Z</m:t>
          </m:r>
          <m:r>
            <m:rPr>
              <m:sty m:val="bi"/>
            </m:rPr>
            <w:rPr>
              <w:rFonts w:ascii="Cambria Math" w:cs="Times New Roman" w:eastAsia="宋体" w:hAnsi="Times New Roman"/>
              <w:sz w:val="28"/>
              <w:szCs w:val="28"/>
            </w:rPr>
            <m:t xml:space="preserve">= </m:t>
          </m:r>
          <m:f>
            <m:fPr>
              <m:ctrlPr>
                <w:rPr>
                  <w:rFonts w:ascii="Cambria Math" w:cs="Times New Roman" w:eastAsia="宋体" w:hAnsi="Times New Roman"/>
                  <w:b/>
                  <w:i/>
                  <w:sz w:val="28"/>
                  <w:szCs w:val="28"/>
                </w:rPr>
              </m:ctrlPr>
            </m:fPr>
            <m:num>
              <m:r>
                <m:rPr>
                  <m:sty m:val="bi"/>
                </m:rPr>
                <w:rPr>
                  <w:rFonts w:ascii="Cambria Math" w:cs="Times New Roman" w:eastAsia="宋体" w:hAnsi="Cambria Math"/>
                  <w:sz w:val="28"/>
                  <w:szCs w:val="28"/>
                </w:rPr>
                <m:t>E</m:t>
              </m:r>
            </m:num>
            <m:den>
              <m:r>
                <m:rPr>
                  <m:sty m:val="bi"/>
                </m:rPr>
                <w:rPr>
                  <w:rFonts w:ascii="Cambria Math" w:cs="Times New Roman" w:eastAsia="宋体" w:hAnsi="Cambria Math"/>
                  <w:sz w:val="28"/>
                  <w:szCs w:val="28"/>
                </w:rPr>
                <m:t>96500</m:t>
              </m:r>
            </m:den>
          </m:f>
        </m:oMath>
      </m:oMathPara>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m:oMathPara>
        <m:oMathParaPr>
          <m:jc m:val="left"/>
        </m:oMathParaPr>
        <m:oMath>
          <m:r>
            <m:rPr>
              <m:sty m:val="bi"/>
            </m:rPr>
            <w:rPr>
              <w:rFonts w:ascii="Cambria Math" w:cs="Times New Roman" w:eastAsia="宋体" w:hAnsi="Cambria Math"/>
              <w:sz w:val="28"/>
              <w:szCs w:val="28"/>
            </w:rPr>
            <m:t>15</m:t>
          </m:r>
          <m:r>
            <m:rPr>
              <m:sty m:val="bi"/>
            </m:rPr>
            <w:rPr>
              <w:rFonts w:ascii="Cambria Math" w:cs="Times New Roman" w:eastAsia="宋体" w:hAnsi="Times New Roman"/>
              <w:sz w:val="28"/>
              <w:szCs w:val="28"/>
            </w:rPr>
            <m:t xml:space="preserve">. </m:t>
          </m:r>
          <m:r>
            <m:rPr>
              <m:sty m:val="bi"/>
            </m:rPr>
            <w:rPr>
              <w:rFonts w:ascii="Cambria Math" w:cs="Times New Roman" w:eastAsia="宋体" w:hAnsi="Cambria Math"/>
              <w:sz w:val="28"/>
              <w:szCs w:val="28"/>
            </w:rPr>
            <m:t>Q</m:t>
          </m:r>
          <m:r>
            <m:rPr>
              <m:sty m:val="bi"/>
            </m:rPr>
            <w:rPr>
              <w:rFonts w:ascii="Cambria Math" w:cs="Times New Roman" w:eastAsia="宋体" w:hAnsi="Times New Roman"/>
              <w:sz w:val="28"/>
              <w:szCs w:val="28"/>
            </w:rPr>
            <m:t>=</m:t>
          </m:r>
          <m:r>
            <m:rPr>
              <m:sty m:val="bi"/>
            </m:rPr>
            <w:rPr>
              <w:rFonts w:ascii="Cambria Math" w:cs="Times New Roman" w:eastAsia="宋体" w:hAnsi="Cambria Math"/>
              <w:sz w:val="28"/>
              <w:szCs w:val="28"/>
            </w:rPr>
            <m:t>I</m:t>
          </m:r>
          <m:r>
            <m:rPr>
              <m:sty m:val="bi"/>
            </m:rPr>
            <w:rPr>
              <w:rFonts w:ascii="Cambria Math" w:cs="Times New Roman" w:eastAsia="宋体" w:hAnsi="Times New Roman"/>
              <w:sz w:val="28"/>
              <w:szCs w:val="28"/>
            </w:rPr>
            <m:t xml:space="preserve"> </m:t>
          </m:r>
          <m:r>
            <m:rPr>
              <m:sty m:val="bi"/>
            </m:rPr>
            <w:rPr>
              <w:rFonts w:ascii="Cambria Math" w:cs="Times New Roman" w:eastAsia="宋体" w:hAnsi="Times New Roman"/>
              <w:sz w:val="28"/>
              <w:szCs w:val="28"/>
            </w:rPr>
            <m:t>×</m:t>
          </m:r>
          <m:r>
            <m:rPr>
              <m:sty m:val="bi"/>
            </m:rPr>
            <w:rPr>
              <w:rFonts w:ascii="Cambria Math" w:cs="Times New Roman" w:eastAsia="宋体" w:hAnsi="Cambria Math"/>
              <w:sz w:val="28"/>
              <w:szCs w:val="28"/>
            </w:rPr>
            <m:t>t</m:t>
          </m:r>
        </m:oMath>
      </m:oMathPara>
    </w:p>
    <w:p>
      <w:pPr>
        <w:pStyle w:val="style0"/>
        <w:rPr>
          <w:rFonts w:ascii="Times New Roman" w:cs="Times New Roman" w:hAnsi="Times New Roman"/>
          <w:b/>
        </w:rPr>
      </w:pPr>
    </w:p>
    <w:p>
      <w:pPr>
        <w:pStyle w:val="style157"/>
        <w:rPr>
          <w:rFonts w:ascii="Times New Roman" w:cs="Times New Roman" w:eastAsia="宋体" w:hAnsi="Times New Roman"/>
          <w:b/>
          <w:sz w:val="28"/>
          <w:szCs w:val="28"/>
        </w:rPr>
      </w:pPr>
      <m:oMathPara>
        <m:oMathParaPr>
          <m:jc m:val="left"/>
        </m:oMathParaPr>
        <m:oMath>
          <m:r>
            <m:rPr>
              <m:sty m:val="bi"/>
            </m:rPr>
            <w:rPr>
              <w:rFonts w:ascii="Cambria Math" w:cs="Times New Roman" w:eastAsia="宋体" w:hAnsi="Cambria Math"/>
              <w:sz w:val="28"/>
              <w:szCs w:val="28"/>
            </w:rPr>
            <m:t>16</m:t>
          </m:r>
          <m:r>
            <m:rPr>
              <m:sty m:val="bi"/>
            </m:rPr>
            <w:rPr>
              <w:rFonts w:ascii="Cambria Math" w:cs="Times New Roman" w:eastAsia="宋体" w:hAnsi="Times New Roman"/>
              <w:sz w:val="28"/>
              <w:szCs w:val="28"/>
            </w:rPr>
            <m:t xml:space="preserve">. </m:t>
          </m:r>
          <m:r>
            <m:rPr>
              <m:sty m:val="bi"/>
            </m:rPr>
            <w:rPr>
              <w:rFonts w:ascii="Cambria Math" w:cs="Times New Roman" w:eastAsia="宋体" w:hAnsi="Cambria Math"/>
              <w:sz w:val="28"/>
              <w:szCs w:val="28"/>
            </w:rPr>
            <m:t>n</m:t>
          </m:r>
          <m:r>
            <m:rPr>
              <m:sty m:val="bi"/>
            </m:rPr>
            <w:rPr>
              <w:rFonts w:ascii="Cambria Math" w:cs="Times New Roman" w:eastAsia="宋体" w:hAnsi="Times New Roman"/>
              <w:sz w:val="28"/>
              <w:szCs w:val="28"/>
            </w:rPr>
            <m:t xml:space="preserve">= </m:t>
          </m:r>
          <m:f>
            <m:fPr>
              <m:ctrlPr>
                <w:rPr>
                  <w:rFonts w:ascii="Cambria Math" w:cs="Times New Roman" w:eastAsia="宋体" w:hAnsi="Times New Roman"/>
                  <w:b/>
                  <w:i/>
                  <w:sz w:val="28"/>
                  <w:szCs w:val="28"/>
                </w:rPr>
              </m:ctrlPr>
            </m:fPr>
            <m:num>
              <m:r>
                <m:rPr>
                  <m:sty m:val="bi"/>
                </m:rPr>
                <w:rPr>
                  <w:rFonts w:ascii="Cambria Math" w:cs="Times New Roman" w:eastAsia="宋体" w:hAnsi="Cambria Math"/>
                  <w:sz w:val="28"/>
                  <w:szCs w:val="28"/>
                </w:rPr>
                <m:t>m</m:t>
              </m:r>
            </m:num>
            <m:den>
              <m:r>
                <m:rPr>
                  <m:sty m:val="bi"/>
                </m:rPr>
                <w:rPr>
                  <w:rFonts w:ascii="Cambria Math" w:cs="Times New Roman" w:eastAsia="宋体" w:hAnsi="Cambria Math"/>
                  <w:sz w:val="28"/>
                  <w:szCs w:val="28"/>
                </w:rPr>
                <m:t>M</m:t>
              </m:r>
            </m:den>
          </m:f>
          <m:r>
            <m:rPr>
              <m:sty m:val="bi"/>
            </m:rPr>
            <w:rPr>
              <w:rFonts w:ascii="Cambria Math" w:cs="Times New Roman" w:eastAsia="宋体" w:hAnsi="Times New Roman"/>
              <w:sz w:val="28"/>
              <w:szCs w:val="28"/>
            </w:rPr>
            <m:t xml:space="preserve">= </m:t>
          </m:r>
          <m:f>
            <m:fPr>
              <m:ctrlPr>
                <w:rPr>
                  <w:rFonts w:ascii="Cambria Math" w:cs="Times New Roman" w:eastAsia="宋体" w:hAnsi="Times New Roman"/>
                  <w:b/>
                  <w:i/>
                  <w:sz w:val="28"/>
                  <w:szCs w:val="28"/>
                </w:rPr>
              </m:ctrlPr>
            </m:fPr>
            <m:num>
              <m:r>
                <m:rPr>
                  <m:sty m:val="bi"/>
                </m:rPr>
                <w:rPr>
                  <w:rFonts w:ascii="Cambria Math" w:cs="Times New Roman" w:eastAsia="宋体" w:hAnsi="Cambria Math"/>
                  <w:sz w:val="28"/>
                  <w:szCs w:val="28"/>
                </w:rPr>
                <m:t>It</m:t>
              </m:r>
            </m:num>
            <m:den>
              <m:r>
                <m:rPr>
                  <m:sty m:val="bi"/>
                </m:rPr>
                <w:rPr>
                  <w:rFonts w:ascii="Cambria Math" w:cs="Times New Roman" w:eastAsia="宋体" w:hAnsi="Cambria Math"/>
                  <w:sz w:val="28"/>
                  <w:szCs w:val="28"/>
                </w:rPr>
                <m:t>CF</m:t>
              </m:r>
            </m:den>
          </m:f>
        </m:oMath>
      </m:oMathPara>
    </w:p>
    <w:p>
      <w:pPr>
        <w:pStyle w:val="style157"/>
        <w:rPr>
          <w:rFonts w:ascii="Times New Roman" w:cs="Times New Roman" w:eastAsia="宋体" w:hAnsi="Times New Roman"/>
          <w:b/>
          <w:sz w:val="28"/>
          <w:szCs w:val="28"/>
          <w:rPrChange w:id="5" w:author="user pc" w:date="2022-03-15T10:14:00Z">
            <w:rPr>
              <w:rFonts w:ascii="Bell MT" w:eastAsia="宋体" w:hAnsi="Bell MT"/>
            </w:rPr>
          </w:rPrChange>
        </w:rPr>
      </w:pPr>
    </w:p>
    <w:p>
      <w:pPr>
        <w:pStyle w:val="style157"/>
        <w:rPr>
          <w:rFonts w:ascii="Times New Roman" w:cs="Times New Roman" w:eastAsia="宋体" w:hAnsi="Times New Roman"/>
          <w:b/>
          <w:sz w:val="28"/>
          <w:szCs w:val="28"/>
        </w:rPr>
      </w:pPr>
      <m:oMathPara>
        <m:oMathParaPr>
          <m:jc m:val="left"/>
        </m:oMathParaPr>
        <m:oMath>
          <m:r>
            <m:rPr>
              <m:sty m:val="bi"/>
            </m:rPr>
            <w:rPr>
              <w:rFonts w:ascii="Cambria Math" w:cs="Times New Roman" w:eastAsia="宋体" w:hAnsi="Cambria Math"/>
              <w:sz w:val="28"/>
              <w:szCs w:val="28"/>
            </w:rPr>
            <m:t>17</m:t>
          </m:r>
          <m:r>
            <m:rPr>
              <m:sty m:val="bi"/>
            </m:rPr>
            <w:rPr>
              <w:rFonts w:ascii="Cambria Math" w:cs="Times New Roman" w:eastAsia="宋体" w:hAnsi="Times New Roman"/>
              <w:sz w:val="28"/>
              <w:szCs w:val="28"/>
            </w:rPr>
            <m:t xml:space="preserve">. </m:t>
          </m:r>
          <m:r>
            <m:rPr>
              <m:sty m:val="bi"/>
            </m:rPr>
            <w:rPr>
              <w:rFonts w:ascii="Cambria Math" w:cs="Times New Roman" w:eastAsia="宋体" w:hAnsi="Cambria Math"/>
              <w:sz w:val="28"/>
              <w:szCs w:val="28"/>
            </w:rPr>
            <m:t>I</m:t>
          </m:r>
          <m:r>
            <m:rPr>
              <m:sty m:val="bi"/>
            </m:rPr>
            <w:rPr>
              <w:rFonts w:ascii="Cambria Math" w:cs="Times New Roman" w:eastAsia="宋体" w:hAnsi="Times New Roman"/>
              <w:sz w:val="28"/>
              <w:szCs w:val="28"/>
            </w:rPr>
            <m:t xml:space="preserve">= </m:t>
          </m:r>
          <m:f>
            <m:fPr>
              <m:ctrlPr>
                <w:rPr>
                  <w:rFonts w:ascii="Cambria Math" w:cs="Times New Roman" w:eastAsia="宋体" w:hAnsi="Times New Roman"/>
                  <w:b/>
                  <w:i/>
                  <w:sz w:val="28"/>
                  <w:szCs w:val="28"/>
                </w:rPr>
              </m:ctrlPr>
            </m:fPr>
            <m:num>
              <m:r>
                <m:rPr>
                  <m:sty m:val="bi"/>
                </m:rPr>
                <w:rPr>
                  <w:rFonts w:ascii="Cambria Math" w:cs="Times New Roman" w:eastAsia="宋体" w:hAnsi="Cambria Math"/>
                  <w:sz w:val="28"/>
                  <w:szCs w:val="28"/>
                </w:rPr>
                <m:t>n</m:t>
              </m:r>
              <m:r>
                <m:rPr>
                  <m:sty m:val="bi"/>
                </m:rPr>
                <w:rPr>
                  <w:rFonts w:ascii="Cambria Math" w:cs="Times New Roman" w:eastAsia="宋体" w:hAnsi="Times New Roman"/>
                  <w:sz w:val="28"/>
                  <w:szCs w:val="28"/>
                </w:rPr>
                <m:t xml:space="preserve"> </m:t>
              </m:r>
              <m:r>
                <m:rPr>
                  <m:sty m:val="bi"/>
                </m:rPr>
                <w:rPr>
                  <w:rFonts w:ascii="Cambria Math" w:cs="Times New Roman" w:eastAsia="宋体" w:hAnsi="Times New Roman"/>
                  <w:sz w:val="28"/>
                  <w:szCs w:val="28"/>
                </w:rPr>
                <m:t>×</m:t>
              </m:r>
              <m:r>
                <m:rPr>
                  <m:sty m:val="bi"/>
                </m:rPr>
                <w:rPr>
                  <w:rFonts w:ascii="Cambria Math" w:cs="Times New Roman" w:eastAsia="宋体" w:hAnsi="Cambria Math"/>
                  <w:sz w:val="28"/>
                  <w:szCs w:val="28"/>
                </w:rPr>
                <m:t>F</m:t>
              </m:r>
              <m:r>
                <m:rPr>
                  <m:sty m:val="bi"/>
                </m:rPr>
                <w:rPr>
                  <w:rFonts w:ascii="Cambria Math" w:cs="Times New Roman" w:eastAsia="宋体" w:hAnsi="Times New Roman"/>
                  <w:sz w:val="28"/>
                  <w:szCs w:val="28"/>
                </w:rPr>
                <m:t xml:space="preserve"> </m:t>
              </m:r>
              <m:r>
                <m:rPr>
                  <m:sty m:val="bi"/>
                </m:rPr>
                <w:rPr>
                  <w:rFonts w:ascii="Cambria Math" w:cs="Times New Roman" w:eastAsia="宋体" w:hAnsi="Times New Roman"/>
                  <w:sz w:val="28"/>
                  <w:szCs w:val="28"/>
                </w:rPr>
                <m:t>×</m:t>
              </m:r>
              <m:r>
                <m:rPr>
                  <m:sty m:val="bi"/>
                </m:rPr>
                <w:rPr>
                  <w:rFonts w:ascii="Cambria Math" w:cs="Times New Roman" w:eastAsia="宋体" w:hAnsi="Times New Roman"/>
                  <w:sz w:val="28"/>
                  <w:szCs w:val="28"/>
                </w:rPr>
                <m:t xml:space="preserve"> </m:t>
              </m:r>
              <m:r>
                <m:rPr>
                  <m:sty m:val="bi"/>
                </m:rPr>
                <w:rPr>
                  <w:rFonts w:ascii="Cambria Math" w:cs="Times New Roman" w:eastAsia="宋体" w:hAnsi="Cambria Math"/>
                  <w:sz w:val="28"/>
                  <w:szCs w:val="28"/>
                </w:rPr>
                <m:t>m</m:t>
              </m:r>
            </m:num>
            <m:den>
              <m:r>
                <m:rPr>
                  <m:sty m:val="bi"/>
                </m:rPr>
                <w:rPr>
                  <w:rFonts w:ascii="Cambria Math" w:cs="Times New Roman" w:eastAsia="宋体" w:hAnsi="Cambria Math"/>
                  <w:sz w:val="28"/>
                  <w:szCs w:val="28"/>
                </w:rPr>
                <m:t>t</m:t>
              </m:r>
              <m:r>
                <m:rPr>
                  <m:sty m:val="bi"/>
                </m:rPr>
                <w:rPr>
                  <w:rFonts w:ascii="Cambria Math" w:cs="Times New Roman" w:eastAsia="宋体" w:hAnsi="Times New Roman"/>
                  <w:sz w:val="28"/>
                  <w:szCs w:val="28"/>
                </w:rPr>
                <m:t xml:space="preserve"> </m:t>
              </m:r>
              <m:r>
                <m:rPr>
                  <m:sty m:val="bi"/>
                </m:rPr>
                <w:rPr>
                  <w:rFonts w:ascii="Cambria Math" w:cs="Times New Roman" w:eastAsia="宋体" w:hAnsi="Times New Roman"/>
                  <w:sz w:val="28"/>
                  <w:szCs w:val="28"/>
                </w:rPr>
                <m:t>×</m:t>
              </m:r>
              <m:r>
                <m:rPr>
                  <m:sty m:val="bi"/>
                </m:rPr>
                <w:rPr>
                  <w:rFonts w:ascii="Cambria Math" w:cs="Times New Roman" w:eastAsia="宋体" w:hAnsi="Cambria Math"/>
                  <w:sz w:val="28"/>
                  <w:szCs w:val="28"/>
                </w:rPr>
                <m:t>M</m:t>
              </m:r>
            </m:den>
          </m:f>
        </m:oMath>
      </m:oMathPara>
    </w:p>
    <w:p>
      <w:pPr>
        <w:pStyle w:val="style0"/>
        <w:rPr>
          <w:rFonts w:ascii="Cambria Math" w:cs="Times New Roman" w:hAnsi="Times New Roman"/>
          <w:sz w:val="28"/>
          <w:szCs w:val="28"/>
        </w:rPr>
      </w:pPr>
      <w:r>
        <w:rPr>
          <w:rFonts w:ascii="Times New Roman" w:cs="Times New Roman" w:hAnsi="Times New Roman"/>
          <w:b/>
          <w:sz w:val="28"/>
          <w:szCs w:val="28"/>
        </w:rPr>
        <w:br/>
      </w:r>
      <m:oMathPara>
        <m:oMathParaPr>
          <m:jc m:val="left"/>
        </m:oMathParaPr>
        <m:oMath>
          <m:r>
            <m:rPr>
              <m:sty m:val="bi"/>
            </m:rPr>
            <w:rPr>
              <w:rFonts w:ascii="Cambria Math" w:cs="Times New Roman" w:hAnsi="Cambria Math"/>
              <w:sz w:val="28"/>
              <w:szCs w:val="28"/>
            </w:rPr>
            <m:t>18</m:t>
          </m:r>
          <m:r>
            <m:rPr>
              <m:sty m:val="bi"/>
            </m:rPr>
            <w:rPr>
              <w:rFonts w:ascii="Cambria Math" w:cs="Times New Roman" w:hAnsi="Times New Roman"/>
              <w:sz w:val="28"/>
              <w:szCs w:val="28"/>
            </w:rPr>
            <m:t xml:space="preserve">. </m:t>
          </m:r>
          <m:r>
            <m:rPr>
              <m:sty m:val="bi"/>
            </m:rPr>
            <w:rPr>
              <w:rFonts w:ascii="Cambria Math" w:cs="Times New Roman" w:hAnsi="Cambria Math"/>
              <w:sz w:val="28"/>
              <w:szCs w:val="28"/>
            </w:rPr>
            <m:t>q</m:t>
          </m:r>
          <m:r>
            <m:rPr>
              <m:sty m:val="bi"/>
            </m:rPr>
            <w:rPr>
              <w:rFonts w:ascii="Cambria Math" w:cs="Times New Roman" w:hAnsi="Times New Roman"/>
              <w:sz w:val="28"/>
              <w:szCs w:val="28"/>
            </w:rPr>
            <m:t>=</m:t>
          </m:r>
          <m:r>
            <m:rPr>
              <m:sty m:val="bi"/>
            </m:rPr>
            <w:rPr>
              <w:rFonts w:ascii="Cambria Math" w:cs="Times New Roman" w:hAnsi="Cambria Math"/>
              <w:sz w:val="28"/>
              <w:szCs w:val="28"/>
            </w:rPr>
            <m:t>mc∆T</m:t>
          </m:r>
        </m:oMath>
      </m:oMathPara>
    </w:p>
    <w:p>
      <w:pPr>
        <w:pStyle w:val="style157"/>
        <w:rPr>
          <w:rFonts w:ascii="Times New Roman" w:cs="Times New Roman" w:hAnsi="Times New Roman"/>
          <w:b/>
          <w:sz w:val="28"/>
          <w:szCs w:val="28"/>
        </w:rPr>
      </w:pPr>
    </w:p>
    <w:p>
      <w:pPr>
        <w:pStyle w:val="style0"/>
        <w:rPr>
          <w:rFonts w:ascii="Cambria Math" w:cs="Times New Roman"/>
          <w:sz w:val="28"/>
          <w:szCs w:val="28"/>
          <w:rPrChange w:id="6" w:author="user pc" w:date="2022-03-15T10:14:00Z">
            <w:rPr/>
          </w:rPrChange>
        </w:rPr>
      </w:pPr>
      <w:r>
        <w:rPr>
          <w:rFonts w:ascii="Times New Roman" w:cs="Times New Roman" w:hAnsi="Times New Roman"/>
          <w:b/>
          <w:sz w:val="28"/>
          <w:szCs w:val="28"/>
        </w:rPr>
        <w:t>19.</w:t>
      </w:r>
      <m:oMath>
        <m:r>
          <m:rPr>
            <m:sty m:val="bi"/>
          </m:rPr>
          <w:rPr>
            <w:rFonts w:ascii="Cambria Math" w:cs="Times New Roman" w:hAnsi="Times New Roman"/>
            <w:sz w:val="28"/>
            <w:szCs w:val="28"/>
          </w:rPr>
          <m:t xml:space="preserve"> </m:t>
        </m:r>
        <m:r w:rsidRPr="DC0C5472">
          <m:rPr>
            <m:sty m:val="bi"/>
          </m:rPr>
          <w:rPr>
            <w:rFonts w:ascii="Cambria Math" w:cs="Times New Roman" w:hAnsi="Cambria Math"/>
            <w:sz w:val="28"/>
            <w:szCs w:val="28"/>
            <w:rPrChange w:id="7" w:author="user pc" w:date="2022-03-15T10:14:00Z">
              <w:rPr>
                <w:rFonts w:ascii="Cambria Math" w:hAnsi="Cambria Math"/>
                <w:sz w:val="28"/>
                <w:szCs w:val="28"/>
              </w:rPr>
            </w:rPrChange>
          </w:rPr>
          <m:t>E</m:t>
        </m:r>
        <m:r w:rsidRPr="857E93F8">
          <m:rPr>
            <m:sty m:val="bi"/>
          </m:rPr>
          <w:rPr>
            <w:rFonts w:ascii="Cambria Math" w:cs="Times New Roman" w:hAnsi="Times New Roman"/>
            <w:sz w:val="28"/>
            <w:szCs w:val="28"/>
            <w:rPrChange w:id="8" w:author="user pc" w:date="2022-03-15T10:14:00Z">
              <w:rPr>
                <w:rFonts w:ascii="Cambria Math" w:hAnsi="Cambria Math"/>
                <w:sz w:val="28"/>
                <w:szCs w:val="28"/>
              </w:rPr>
            </w:rPrChange>
          </w:rPr>
          <m:t xml:space="preserve"> = </m:t>
        </m:r>
        <m:r w:rsidRPr="FD4FAB69">
          <m:rPr>
            <m:sty m:val="bi"/>
          </m:rPr>
          <w:rPr>
            <w:rFonts w:ascii="Cambria Math" w:cs="Times New Roman" w:hAnsi="Cambria Math"/>
            <w:sz w:val="28"/>
            <w:szCs w:val="28"/>
            <w:rPrChange w:id="9" w:author="user pc" w:date="2022-03-15T10:14:00Z">
              <w:rPr>
                <w:rFonts w:ascii="Cambria Math" w:hAnsi="Cambria Math"/>
                <w:sz w:val="28"/>
                <w:szCs w:val="28"/>
              </w:rPr>
            </w:rPrChange>
          </w:rPr>
          <m:t>m</m:t>
        </m:r>
        <m:sSup>
          <m:sSupPr>
            <m:ctrlPr>
              <w:rPr>
                <w:rFonts w:ascii="Cambria Math" w:cs="Times New Roman" w:hAnsi="Times New Roman"/>
                <w:b/>
                <w:i/>
                <w:sz w:val="28"/>
                <w:szCs w:val="28"/>
              </w:rPr>
            </m:ctrlPr>
          </m:sSupPr>
          <m:e>
            <m:r>
              <m:rPr>
                <m:sty m:val="bi"/>
              </m:rPr>
              <w:rPr>
                <w:rFonts w:ascii="Cambria Math" w:cs="Times New Roman" w:hAnsi="Cambria Math"/>
                <w:sz w:val="28"/>
                <w:szCs w:val="28"/>
              </w:rPr>
              <m:t>C</m:t>
            </m:r>
          </m:e>
          <m:sup>
            <m:r>
              <m:rPr>
                <m:sty m:val="bi"/>
              </m:rPr>
              <w:rPr>
                <w:rFonts w:ascii="Cambria Math" w:cs="Times New Roman" w:hAnsi="Cambria Math"/>
                <w:sz w:val="28"/>
                <w:szCs w:val="28"/>
              </w:rPr>
              <m:t>2</m:t>
            </m:r>
          </m:sup>
        </m:sSup>
      </m:oMath>
    </w:p>
    <w:p>
      <w:pPr>
        <w:pStyle w:val="style157"/>
        <w:rPr>
          <w:rFonts w:ascii="Times New Roman" w:cs="Times New Roman" w:hAnsi="Times New Roman"/>
          <w:b/>
          <w:sz w:val="28"/>
          <w:szCs w:val="28"/>
        </w:rPr>
      </w:pPr>
      <m:oMathPara>
        <m:oMathParaPr>
          <m:jc m:val="left"/>
        </m:oMathParaPr>
        <m:oMath>
          <m:r>
            <m:rPr>
              <m:sty m:val="bi"/>
            </m:rPr>
            <w:rPr>
              <w:rFonts w:ascii="Cambria Math" w:cs="Times New Roman" w:hAnsi="Cambria Math"/>
              <w:sz w:val="28"/>
              <w:szCs w:val="28"/>
            </w:rPr>
            <m:t>20</m:t>
          </m:r>
          <m:r>
            <m:rPr>
              <m:sty m:val="bi"/>
            </m:rPr>
            <w:rPr>
              <w:rFonts w:ascii="Cambria Math" w:cs="Times New Roman" w:hAnsi="Times New Roman"/>
              <w:sz w:val="28"/>
              <w:szCs w:val="28"/>
            </w:rPr>
            <m:t xml:space="preserve">. </m:t>
          </m:r>
          <m:r>
            <m:rPr>
              <m:sty m:val="bi"/>
            </m:rPr>
            <w:rPr>
              <w:rFonts w:ascii="Cambria Math" w:cs="Times New Roman" w:hAnsi="Times New Roman"/>
              <w:sz w:val="28"/>
              <w:szCs w:val="28"/>
            </w:rPr>
            <m:t>∆</m:t>
          </m:r>
          <m:r>
            <m:rPr>
              <m:sty m:val="bi"/>
            </m:rPr>
            <w:rPr>
              <w:rFonts w:ascii="Cambria Math" w:cs="Times New Roman" w:hAnsi="Cambria Math"/>
              <w:sz w:val="28"/>
              <w:szCs w:val="28"/>
            </w:rPr>
            <m:t>H</m:t>
          </m:r>
          <m:r>
            <m:rPr>
              <m:sty m:val="bi"/>
            </m:rPr>
            <w:rPr>
              <w:rFonts w:ascii="Cambria Math" w:cs="Times New Roman" w:hAnsi="Times New Roman"/>
              <w:sz w:val="28"/>
              <w:szCs w:val="28"/>
            </w:rPr>
            <m:t xml:space="preserve">= </m:t>
          </m:r>
          <m:f>
            <m:fPr>
              <m:ctrlPr>
                <w:rPr>
                  <w:rFonts w:ascii="Cambria Math" w:cs="Times New Roman" w:hAnsi="Times New Roman"/>
                  <w:b/>
                  <w:i/>
                  <w:sz w:val="28"/>
                  <w:szCs w:val="28"/>
                </w:rPr>
              </m:ctrlPr>
            </m:fPr>
            <m:num>
              <m:r>
                <m:rPr>
                  <m:sty m:val="b"/>
                </m:rPr>
                <w:rPr>
                  <w:rFonts w:ascii="Cambria Math" w:cs="Times New Roman" w:hAnsi="Cambria Math"/>
                  <w:sz w:val="28"/>
                  <w:szCs w:val="28"/>
                </w:rPr>
                <m:t>Heat</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loss</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or</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gained</m:t>
              </m:r>
            </m:num>
            <m:den>
              <m:r>
                <m:rPr>
                  <m:sty m:val="b"/>
                </m:rPr>
                <w:rPr>
                  <w:rFonts w:ascii="Cambria Math" w:cs="Times New Roman" w:hAnsi="Cambria Math"/>
                  <w:sz w:val="28"/>
                  <w:szCs w:val="28"/>
                </w:rPr>
                <m:t>Number</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of</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moles</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of</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the</m:t>
              </m:r>
              <m:r>
                <m:rPr>
                  <m:sty m:val="b"/>
                </m:rPr>
                <w:rPr>
                  <w:rFonts w:ascii="Cambria Math" w:cs="Times New Roman" w:hAnsi="Times New Roman"/>
                  <w:sz w:val="28"/>
                  <w:szCs w:val="28"/>
                </w:rPr>
                <m:t xml:space="preserve"> </m:t>
              </m:r>
              <m:r>
                <m:rPr>
                  <m:sty m:val="b"/>
                </m:rPr>
                <w:rPr>
                  <w:rFonts w:ascii="Cambria Math" w:cs="Times New Roman" w:hAnsi="Cambria Math"/>
                  <w:sz w:val="28"/>
                  <w:szCs w:val="28"/>
                </w:rPr>
                <m:t>substance</m:t>
              </m:r>
            </m:den>
          </m:f>
          <m:r>
            <m:rPr>
              <m:sty m:val="bi"/>
            </m:rPr>
            <w:rPr>
              <w:rFonts w:ascii="Cambria Math" w:cs="Times New Roman" w:hAnsi="Times New Roman"/>
              <w:sz w:val="28"/>
              <w:szCs w:val="28"/>
            </w:rPr>
            <m:t xml:space="preserve">= </m:t>
          </m:r>
          <m:f>
            <m:fPr>
              <m:ctrlPr>
                <w:rPr>
                  <w:rFonts w:ascii="Cambria Math" w:cs="Times New Roman" w:hAnsi="Times New Roman"/>
                  <w:b/>
                  <w:i/>
                  <w:sz w:val="28"/>
                  <w:szCs w:val="28"/>
                </w:rPr>
              </m:ctrlPr>
            </m:fPr>
            <m:num>
              <m:r>
                <m:rPr>
                  <m:sty m:val="bi"/>
                </m:rPr>
                <w:rPr>
                  <w:rFonts w:ascii="Cambria Math" w:cs="Times New Roman" w:hAnsi="Cambria Math"/>
                  <w:sz w:val="28"/>
                  <w:szCs w:val="28"/>
                </w:rPr>
                <m:t>q</m:t>
              </m:r>
            </m:num>
            <m:den>
              <m:r>
                <m:rPr>
                  <m:sty m:val="bi"/>
                </m:rPr>
                <w:rPr>
                  <w:rFonts w:ascii="Cambria Math" w:cs="Times New Roman" w:hAnsi="Cambria Math"/>
                  <w:sz w:val="28"/>
                  <w:szCs w:val="28"/>
                </w:rPr>
                <m:t>n</m:t>
              </m:r>
            </m:den>
          </m:f>
        </m:oMath>
      </m:oMathPara>
    </w:p>
    <w:p>
      <w:pPr>
        <w:pStyle w:val="style157"/>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21. Energy = n × ΔH</w:t>
      </w:r>
    </w:p>
    <w:p>
      <w:pPr>
        <w:pStyle w:val="style0"/>
        <w:rPr>
          <w:rFonts w:ascii="Times New Roman" w:cs="Times New Roman" w:hAnsi="Times New Roman"/>
          <w:b/>
          <w:sz w:val="28"/>
          <w:szCs w:val="28"/>
        </w:rPr>
      </w:pPr>
      <w:r>
        <w:rPr>
          <w:rFonts w:ascii="Times New Roman" w:cs="Times New Roman" w:hAnsi="Times New Roman"/>
          <w:b/>
          <w:sz w:val="28"/>
          <w:szCs w:val="28"/>
        </w:rPr>
        <w:t>22. ∆G = ∆H - T∆S</w:t>
      </w:r>
    </w:p>
    <w:p>
      <w:pPr>
        <w:pStyle w:val="style0"/>
        <w:rPr>
          <w:rFonts w:ascii="Cambria Math" w:cs="Times New Roman" w:eastAsia="宋体" w:hAnsi="Times New Roman"/>
          <w:sz w:val="28"/>
          <w:szCs w:val="28"/>
        </w:rPr>
      </w:pPr>
      <w:r>
        <w:rPr>
          <w:rFonts w:ascii="Times New Roman" w:cs="Times New Roman" w:hAnsi="Times New Roman"/>
          <w:b/>
          <w:sz w:val="28"/>
          <w:szCs w:val="28"/>
        </w:rPr>
        <w:t xml:space="preserve">23. ∆S = </w:t>
      </w:r>
      <m:oMath>
        <m:sSub>
          <m:sSubPr>
            <m:ctrlPr>
              <w:rPr>
                <w:rFonts w:ascii="Cambria Math" w:cs="Times New Roman" w:hAnsi="Times New Roman"/>
                <w:b/>
                <w:i/>
                <w:sz w:val="28"/>
                <w:szCs w:val="28"/>
              </w:rPr>
            </m:ctrlPr>
          </m:sSubPr>
          <m:e>
            <m:r>
              <m:rPr>
                <m:sty m:val="b"/>
              </m:rPr>
              <w:rPr>
                <w:rFonts w:ascii="Cambria Math" w:cs="Times New Roman" w:hAnsi="Cambria Math"/>
                <w:sz w:val="28"/>
                <w:szCs w:val="28"/>
              </w:rPr>
              <m:t>S</m:t>
            </m:r>
          </m:e>
          <m:sub>
            <m:r>
              <m:rPr>
                <m:sty m:val="bi"/>
              </m:rPr>
              <w:rPr>
                <w:rFonts w:ascii="Cambria Math" w:cs="Times New Roman" w:eastAsia="宋体" w:hAnsi="Cambria Math"/>
                <w:sz w:val="28"/>
                <w:szCs w:val="28"/>
                <w:vertAlign w:val="subscript"/>
              </w:rPr>
              <m:t>Prdt</m:t>
            </m:r>
          </m:sub>
        </m:sSub>
        <m:r>
          <m:rPr>
            <m:sty m:val="bi"/>
          </m:rPr>
          <w:rPr>
            <w:rFonts w:ascii="Cambria Math" w:cs="Times New Roman" w:eastAsia="宋体" w:hAnsi="Times New Roman"/>
            <w:sz w:val="28"/>
            <w:szCs w:val="28"/>
            <w:vertAlign w:val="subscript"/>
          </w:rPr>
          <m:t xml:space="preserve"> </m:t>
        </m:r>
        <m:r>
          <m:rPr>
            <m:sty m:val="bi"/>
          </m:rPr>
          <w:rPr>
            <w:rFonts w:ascii="Cambria Math" w:cs="Times New Roman" w:eastAsia="宋体" w:hAnsi="Cambria Math"/>
            <w:sz w:val="28"/>
            <w:szCs w:val="28"/>
          </w:rPr>
          <m:t>-</m:t>
        </m:r>
        <m:r>
          <m:rPr>
            <m:sty m:val="bi"/>
          </m:rPr>
          <w:rPr>
            <w:rFonts w:ascii="Cambria Math" w:cs="Times New Roman" w:eastAsia="宋体" w:hAnsi="Times New Roman"/>
            <w:sz w:val="28"/>
            <w:szCs w:val="28"/>
          </w:rPr>
          <m:t xml:space="preserve"> </m:t>
        </m:r>
        <m:sSub>
          <m:sSubPr>
            <m:ctrlPr>
              <w:rPr>
                <w:rFonts w:ascii="Cambria Math" w:cs="Times New Roman" w:eastAsia="宋体" w:hAnsi="Times New Roman"/>
                <w:b/>
                <w:i/>
                <w:sz w:val="28"/>
                <w:szCs w:val="28"/>
              </w:rPr>
            </m:ctrlPr>
          </m:sSubPr>
          <m:e>
            <m:r>
              <m:rPr>
                <m:sty m:val="bi"/>
              </m:rPr>
              <w:rPr>
                <w:rFonts w:ascii="Cambria Math" w:cs="Times New Roman" w:eastAsia="宋体" w:hAnsi="Cambria Math"/>
                <w:sz w:val="28"/>
                <w:szCs w:val="28"/>
              </w:rPr>
              <m:t>S</m:t>
            </m:r>
          </m:e>
          <m:sub>
            <m:r>
              <m:rPr>
                <m:sty m:val="bi"/>
              </m:rPr>
              <w:rPr>
                <w:rFonts w:ascii="Cambria Math" w:cs="Times New Roman" w:eastAsia="宋体" w:hAnsi="Cambria Math"/>
                <w:sz w:val="28"/>
                <w:szCs w:val="28"/>
                <w:vertAlign w:val="subscript"/>
              </w:rPr>
              <m:t>Rxt</m:t>
            </m:r>
          </m:sub>
        </m:sSub>
      </m:oMath>
    </w:p>
    <w:p>
      <w:pPr>
        <w:pStyle w:val="style0"/>
        <w:rPr>
          <w:rFonts w:ascii="Times New Roman" w:cs="Times New Roman" w:hAnsi="Times New Roman"/>
          <w:b/>
          <w:sz w:val="28"/>
          <w:szCs w:val="28"/>
        </w:rPr>
      </w:pPr>
      <m:oMathPara>
        <m:oMathParaPr>
          <m:jc m:val="left"/>
        </m:oMathParaPr>
        <m:oMath>
          <m:r>
            <m:rPr>
              <m:sty m:val="bi"/>
            </m:rPr>
            <w:rPr>
              <w:rFonts w:ascii="Cambria Math" w:cs="Times New Roman" w:eastAsia="宋体" w:hAnsi="Cambria Math"/>
              <w:sz w:val="28"/>
              <w:szCs w:val="28"/>
            </w:rPr>
            <m:t>24</m:t>
          </m:r>
          <m:r>
            <m:rPr>
              <m:sty m:val="bi"/>
            </m:rPr>
            <w:rPr>
              <w:rFonts w:ascii="Cambria Math" w:cs="Times New Roman" w:eastAsia="宋体" w:hAnsi="Times New Roman"/>
              <w:sz w:val="28"/>
              <w:szCs w:val="28"/>
            </w:rPr>
            <m:t xml:space="preserve">. </m:t>
          </m:r>
          <m:r>
            <m:rPr>
              <m:sty m:val="bi"/>
            </m:rPr>
            <w:rPr>
              <w:rFonts w:ascii="Cambria Math" w:cs="Times New Roman" w:eastAsia="宋体" w:hAnsi="Times New Roman"/>
              <w:sz w:val="28"/>
              <w:szCs w:val="28"/>
            </w:rPr>
            <m:t>∆</m:t>
          </m:r>
          <m:r>
            <m:rPr>
              <m:sty m:val="bi"/>
            </m:rPr>
            <w:rPr>
              <w:rFonts w:ascii="Cambria Math" w:cs="Times New Roman" w:eastAsia="宋体" w:hAnsi="Cambria Math"/>
              <w:sz w:val="28"/>
              <w:szCs w:val="28"/>
            </w:rPr>
            <m:t>H</m:t>
          </m:r>
          <m:r>
            <m:rPr>
              <m:sty m:val="bi"/>
            </m:rPr>
            <w:rPr>
              <w:rFonts w:ascii="Cambria Math" w:cs="Times New Roman" w:eastAsia="宋体" w:hAnsi="Times New Roman"/>
              <w:sz w:val="28"/>
              <w:szCs w:val="28"/>
            </w:rPr>
            <m:t xml:space="preserve"> = </m:t>
          </m:r>
          <m:sSub>
            <m:sSubPr>
              <m:ctrlPr>
                <w:rPr>
                  <w:rFonts w:ascii="Cambria Math" w:cs="Times New Roman" w:eastAsia="宋体" w:hAnsi="Times New Roman"/>
                  <w:b/>
                  <w:i/>
                  <w:sz w:val="28"/>
                  <w:szCs w:val="28"/>
                </w:rPr>
              </m:ctrlPr>
            </m:sSubPr>
            <m:e>
              <m:r>
                <m:rPr>
                  <m:sty m:val="bi"/>
                </m:rPr>
                <w:rPr>
                  <w:rFonts w:ascii="Cambria Math" w:cs="Times New Roman" w:eastAsia="宋体" w:hAnsi="Cambria Math"/>
                  <w:sz w:val="28"/>
                  <w:szCs w:val="28"/>
                </w:rPr>
                <m:t>H</m:t>
              </m:r>
            </m:e>
            <m:sub>
              <m:r>
                <m:rPr>
                  <m:sty m:val="bi"/>
                </m:rPr>
                <w:rPr>
                  <w:rFonts w:ascii="Cambria Math" w:cs="Times New Roman" w:eastAsia="宋体" w:hAnsi="Cambria Math"/>
                  <w:sz w:val="28"/>
                  <w:szCs w:val="28"/>
                  <w:vertAlign w:val="subscript"/>
                </w:rPr>
                <m:t>prdt</m:t>
              </m:r>
            </m:sub>
          </m:sSub>
          <m:r>
            <m:rPr>
              <m:sty m:val="bi"/>
            </m:rPr>
            <w:rPr>
              <w:rFonts w:ascii="Cambria Math" w:cs="Times New Roman" w:eastAsia="宋体" w:hAnsi="Times New Roman"/>
              <w:sz w:val="28"/>
              <w:szCs w:val="28"/>
              <w:vertAlign w:val="subscript"/>
            </w:rPr>
            <m:t xml:space="preserve">  </m:t>
          </m:r>
          <m:r>
            <m:rPr>
              <m:sty m:val="bi"/>
            </m:rPr>
            <w:rPr>
              <w:rFonts w:ascii="Cambria Math" w:cs="Times New Roman" w:eastAsia="宋体" w:hAnsi="Cambria Math"/>
              <w:sz w:val="28"/>
              <w:szCs w:val="28"/>
            </w:rPr>
            <m:t>-</m:t>
          </m:r>
          <m:r>
            <m:rPr>
              <m:sty m:val="bi"/>
            </m:rPr>
            <w:rPr>
              <w:rFonts w:ascii="Cambria Math" w:cs="Times New Roman" w:eastAsia="宋体" w:hAnsi="Times New Roman"/>
              <w:sz w:val="28"/>
              <w:szCs w:val="28"/>
            </w:rPr>
            <m:t xml:space="preserve">  </m:t>
          </m:r>
          <m:sSub>
            <m:sSubPr>
              <m:ctrlPr>
                <w:rPr>
                  <w:rFonts w:ascii="Cambria Math" w:cs="Times New Roman" w:eastAsia="宋体" w:hAnsi="Times New Roman"/>
                  <w:b/>
                  <w:i/>
                  <w:sz w:val="28"/>
                  <w:szCs w:val="28"/>
                </w:rPr>
              </m:ctrlPr>
            </m:sSubPr>
            <m:e>
              <m:r>
                <m:rPr>
                  <m:sty m:val="bi"/>
                </m:rPr>
                <w:rPr>
                  <w:rFonts w:ascii="Cambria Math" w:cs="Times New Roman" w:eastAsia="宋体" w:hAnsi="Cambria Math"/>
                  <w:sz w:val="28"/>
                  <w:szCs w:val="28"/>
                </w:rPr>
                <m:t>H</m:t>
              </m:r>
            </m:e>
            <m:sub>
              <m:r>
                <m:rPr>
                  <m:sty m:val="bi"/>
                </m:rPr>
                <w:rPr>
                  <w:rFonts w:ascii="Cambria Math" w:cs="Times New Roman" w:eastAsia="宋体" w:hAnsi="Cambria Math"/>
                  <w:sz w:val="28"/>
                  <w:szCs w:val="28"/>
                  <w:vertAlign w:val="subscript"/>
                </w:rPr>
                <m:t>Rxt</m:t>
              </m:r>
            </m:sub>
          </m:sSub>
        </m:oMath>
      </m:oMathPara>
    </w:p>
    <w:p>
      <w:pPr>
        <w:pStyle w:val="style0"/>
        <w:tabs>
          <w:tab w:val="left" w:leader="none" w:pos="4030"/>
        </w:tabs>
        <w:rPr>
          <w:rFonts w:ascii="Times New Roman" w:cs="Times New Roman" w:eastAsia="宋体" w:hAnsi="Times New Roman"/>
          <w:b/>
          <w:sz w:val="28"/>
          <w:szCs w:val="28"/>
        </w:rPr>
      </w:pPr>
      <w:r>
        <w:rPr>
          <w:rFonts w:ascii="Times New Roman" w:cs="Times New Roman" w:hAnsi="Times New Roman"/>
          <w:b/>
          <w:bCs/>
          <w:sz w:val="28"/>
          <w:szCs w:val="28"/>
        </w:rPr>
        <w:t xml:space="preserve">25. </w:t>
      </w:r>
      <w:r w:rsidRPr="7C41E629">
        <w:rPr>
          <w:rFonts w:ascii="Times New Roman" w:cs="Times New Roman" w:hAnsi="Times New Roman"/>
          <w:b/>
          <w:bCs/>
          <w:color w:val="auto"/>
          <w:sz w:val="28"/>
          <w:szCs w:val="28"/>
          <w:highlight w:val="none"/>
          <w:rPrChange w:id="10" w:author="user pc" w:date="2022-03-15T10:14:00Z">
            <w:rPr>
              <w:rFonts w:cs="Calibri" w:hAnsi="Cambria Math"/>
              <w:b/>
              <w:bCs/>
              <w:color w:val="6600cc"/>
              <w:highlight w:val="green"/>
            </w:rPr>
          </w:rPrChange>
        </w:rPr>
        <w:t>A</w:t>
      </w:r>
      <w:r w:rsidRPr="1D170272">
        <w:rPr>
          <w:rFonts w:ascii="Times New Roman" w:cs="Times New Roman" w:hAnsi="Times New Roman"/>
          <w:b/>
          <w:bCs/>
          <w:color w:val="auto"/>
          <w:sz w:val="28"/>
          <w:szCs w:val="28"/>
          <w:highlight w:val="none"/>
          <w:vertAlign w:val="subscript"/>
          <w:rPrChange w:id="11" w:author="user pc" w:date="2022-03-15T10:14:00Z">
            <w:rPr>
              <w:rFonts w:cs="Calibri" w:hAnsi="Cambria Math"/>
              <w:b/>
              <w:bCs/>
              <w:color w:val="6600cc"/>
              <w:highlight w:val="green"/>
            </w:rPr>
          </w:rPrChange>
        </w:rPr>
        <w:t>F</w:t>
      </w:r>
      <w:r>
        <w:rPr>
          <w:rFonts w:ascii="Times New Roman" w:cs="Times New Roman" w:hAnsi="Times New Roman"/>
          <w:b/>
          <w:bCs/>
          <w:sz w:val="28"/>
          <w:szCs w:val="28"/>
        </w:rPr>
        <w:t xml:space="preserve"> </w:t>
      </w:r>
      <w:r w:rsidRPr="957B8055">
        <w:rPr>
          <w:rFonts w:ascii="Times New Roman" w:cs="Times New Roman" w:hAnsi="Times New Roman"/>
          <w:b/>
          <w:bCs/>
          <w:color w:val="auto"/>
          <w:sz w:val="28"/>
          <w:szCs w:val="28"/>
          <w:highlight w:val="none"/>
          <w:rPrChange w:id="12" w:author="user pc" w:date="2022-03-15T10:14:00Z">
            <w:rPr>
              <w:rFonts w:cs="Calibri" w:hAnsi="Cambria Math"/>
              <w:b/>
              <w:bCs/>
              <w:color w:val="6600cc"/>
              <w:highlight w:val="green"/>
            </w:rPr>
          </w:rPrChange>
        </w:rPr>
        <w:t>=</w:t>
      </w:r>
      <w:r>
        <w:rPr>
          <w:rFonts w:ascii="Times New Roman" w:cs="Times New Roman" w:hAnsi="Times New Roman"/>
          <w:b/>
          <w:bCs/>
          <w:sz w:val="28"/>
          <w:szCs w:val="28"/>
        </w:rPr>
        <w:t xml:space="preserve"> </w:t>
      </w:r>
      <w:r w:rsidRPr="662E0CA8">
        <w:rPr>
          <w:rFonts w:ascii="Times New Roman" w:cs="Times New Roman" w:hAnsi="Times New Roman"/>
          <w:b/>
          <w:bCs/>
          <w:color w:val="auto"/>
          <w:sz w:val="28"/>
          <w:szCs w:val="28"/>
          <w:highlight w:val="none"/>
          <w:rPrChange w:id="13" w:author="user pc" w:date="2022-03-15T10:14:00Z">
            <w:rPr>
              <w:rFonts w:cs="Calibri" w:hAnsi="Cambria Math"/>
              <w:b/>
              <w:bCs/>
              <w:color w:val="6600cc"/>
              <w:highlight w:val="green"/>
            </w:rPr>
          </w:rPrChange>
        </w:rPr>
        <w:t>A</w:t>
      </w:r>
      <w:r w:rsidRPr="238A9309">
        <w:rPr>
          <w:rFonts w:ascii="Times New Roman" w:cs="Times New Roman" w:hAnsi="Times New Roman"/>
          <w:b/>
          <w:bCs/>
          <w:color w:val="auto"/>
          <w:sz w:val="28"/>
          <w:szCs w:val="28"/>
          <w:highlight w:val="none"/>
          <w:vertAlign w:val="subscript"/>
          <w:rPrChange w:id="14" w:author="user pc" w:date="2022-03-15T10:14:00Z">
            <w:rPr>
              <w:rFonts w:cs="Calibri" w:hAnsi="Cambria Math"/>
              <w:b/>
              <w:bCs/>
              <w:color w:val="6600cc"/>
              <w:highlight w:val="green"/>
              <w:vertAlign w:val="subscript"/>
            </w:rPr>
          </w:rPrChange>
        </w:rPr>
        <w:t>o</w:t>
      </w:r>
      <w:r w:rsidRPr="22837F1C">
        <w:rPr>
          <w:rFonts w:ascii="Times New Roman" w:cs="Times New Roman" w:hAnsi="Times New Roman"/>
          <w:b/>
          <w:bCs/>
          <w:color w:val="auto"/>
          <w:sz w:val="28"/>
          <w:szCs w:val="28"/>
          <w:highlight w:val="none"/>
          <w:rPrChange w:id="15" w:author="user pc" w:date="2022-03-15T10:14:00Z">
            <w:rPr>
              <w:rFonts w:cs="Calibri" w:hAnsi="Cambria Math"/>
              <w:b/>
              <w:bCs/>
              <w:color w:val="6600cc"/>
              <w:highlight w:val="green"/>
            </w:rPr>
          </w:rPrChange>
        </w:rPr>
        <w:t>e</w:t>
      </w:r>
      <w:r w:rsidRPr="E9BAF42E">
        <w:rPr>
          <w:rFonts w:ascii="Times New Roman" w:cs="Times New Roman" w:hAnsi="Times New Roman"/>
          <w:b/>
          <w:bCs/>
          <w:color w:val="auto"/>
          <w:sz w:val="28"/>
          <w:szCs w:val="28"/>
          <w:highlight w:val="none"/>
          <w:vertAlign w:val="superscript"/>
          <w:rPrChange w:id="16" w:author="user pc" w:date="2022-03-15T10:14:00Z">
            <w:rPr>
              <w:rFonts w:cs="Calibri" w:hAnsi="Cambria Math"/>
              <w:b/>
              <w:bCs/>
              <w:color w:val="6600cc"/>
              <w:highlight w:val="green"/>
              <w:vertAlign w:val="superscript"/>
            </w:rPr>
          </w:rPrChange>
        </w:rPr>
        <w:t>-kt</w:t>
      </w:r>
    </w:p>
    <w:p>
      <w:pPr>
        <w:pStyle w:val="style0"/>
        <w:tabs>
          <w:tab w:val="left" w:leader="none" w:pos="4030"/>
        </w:tabs>
        <w:rPr>
          <w:rFonts w:ascii="Times New Roman" w:cs="Times New Roman" w:hAnsi="Times New Roman"/>
          <w:b/>
          <w:bCs/>
          <w:sz w:val="28"/>
          <w:szCs w:val="28"/>
          <w:vertAlign w:val="superscript"/>
        </w:rPr>
      </w:pPr>
      <m:oMathPara>
        <m:oMathParaPr>
          <m:jc m:val="left"/>
        </m:oMathParaPr>
        <m:oMath>
          <m:r>
            <m:rPr>
              <m:sty m:val="bi"/>
            </m:rPr>
            <w:rPr>
              <w:rFonts w:ascii="Cambria Math" w:cs="Times New Roman" w:hAnsi="Cambria Math"/>
              <w:sz w:val="28"/>
              <w:szCs w:val="28"/>
            </w:rPr>
            <m:t>26</m:t>
          </m:r>
          <m:r>
            <m:rPr>
              <m:sty m:val="bi"/>
            </m:rPr>
            <w:rPr>
              <w:rFonts w:ascii="Cambria Math" w:cs="Times New Roman" w:hAnsi="Times New Roman"/>
              <w:sz w:val="28"/>
              <w:szCs w:val="28"/>
            </w:rPr>
            <m:t xml:space="preserve">. </m:t>
          </m:r>
          <m:sSub>
            <m:sSubPr>
              <m:ctrlPr>
                <w:rPr>
                  <w:rFonts w:ascii="Cambria Math" w:cs="Times New Roman" w:hAnsi="Times New Roman"/>
                  <w:b/>
                  <w:i/>
                  <w:sz w:val="28"/>
                  <w:szCs w:val="28"/>
                </w:rPr>
              </m:ctrlPr>
            </m:sSubPr>
            <m:e>
              <m:r>
                <m:rPr>
                  <m:sty m:val="bi"/>
                </m:rPr>
                <w:rPr>
                  <w:rFonts w:ascii="Cambria Math" w:cs="Times New Roman" w:hAnsi="Cambria Math"/>
                  <w:sz w:val="28"/>
                  <w:szCs w:val="28"/>
                </w:rPr>
                <m:t>t</m:t>
              </m:r>
            </m:e>
            <m:sub>
              <m:f>
                <m:fPr>
                  <m:type m:val="lin"/>
                  <m:ctrlPr>
                    <w:rPr>
                      <w:rFonts w:ascii="Cambria Math" w:cs="Times New Roman" w:hAnsi="Times New Roman"/>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2</m:t>
                  </m:r>
                </m:den>
              </m:f>
            </m:sub>
          </m:sSub>
          <m:r>
            <m:rPr>
              <m:sty m:val="bi"/>
            </m:rPr>
            <w:rPr>
              <w:rFonts w:ascii="Cambria Math" w:cs="Times New Roman" w:hAnsi="Times New Roman"/>
              <w:sz w:val="28"/>
              <w:szCs w:val="28"/>
            </w:rPr>
            <m:t xml:space="preserve">= </m:t>
          </m:r>
          <m:f>
            <m:fPr>
              <m:ctrlPr>
                <w:rPr>
                  <w:rFonts w:ascii="Cambria Math" w:cs="Times New Roman" w:hAnsi="Times New Roman"/>
                  <w:b/>
                  <w:i/>
                  <w:sz w:val="28"/>
                  <w:szCs w:val="28"/>
                </w:rPr>
              </m:ctrlPr>
            </m:fPr>
            <m:num>
              <m:r>
                <m:rPr>
                  <m:sty m:val="bi"/>
                </m:rPr>
                <w:rPr>
                  <w:rFonts w:ascii="Cambria Math" w:cs="Times New Roman" w:hAnsi="Cambria Math"/>
                  <w:sz w:val="28"/>
                  <w:szCs w:val="28"/>
                </w:rPr>
                <m:t>0</m:t>
              </m:r>
              <m:r>
                <m:rPr>
                  <m:sty m:val="bi"/>
                </m:rPr>
                <w:rPr>
                  <w:rFonts w:ascii="Cambria Math" w:cs="Times New Roman" w:hAnsi="Times New Roman"/>
                  <w:sz w:val="28"/>
                  <w:szCs w:val="28"/>
                </w:rPr>
                <m:t>.</m:t>
              </m:r>
              <m:r>
                <m:rPr>
                  <m:sty m:val="bi"/>
                </m:rPr>
                <w:rPr>
                  <w:rFonts w:ascii="Cambria Math" w:cs="Times New Roman" w:hAnsi="Cambria Math"/>
                  <w:sz w:val="28"/>
                  <w:szCs w:val="28"/>
                </w:rPr>
                <m:t>693</m:t>
              </m:r>
            </m:num>
            <m:den>
              <m:r>
                <m:rPr>
                  <m:sty m:val="bi"/>
                </m:rPr>
                <w:rPr>
                  <w:rFonts w:ascii="Cambria Math" w:cs="Times New Roman" w:hAnsi="Cambria Math"/>
                  <w:sz w:val="28"/>
                  <w:szCs w:val="28"/>
                </w:rPr>
                <m:t>K</m:t>
              </m:r>
            </m:den>
          </m:f>
        </m:oMath>
      </m:oMathPara>
    </w:p>
    <w:p>
      <w:pPr>
        <w:pStyle w:val="style0"/>
        <w:tabs>
          <w:tab w:val="left" w:leader="none" w:pos="4020"/>
        </w:tabs>
        <w:rPr>
          <w:rFonts w:ascii="Times New Roman" w:cs="Times New Roman"/>
          <w:b/>
          <w:bCs/>
          <w:color w:val="auto"/>
          <w:sz w:val="28"/>
          <w:szCs w:val="28"/>
          <w:highlight w:val="none"/>
          <w:rPrChange w:id="17" w:author="user pc" w:date="2022-03-15T10:14:00Z">
            <w:rPr>
              <w:b/>
              <w:bCs/>
              <w:color w:val="6600cc"/>
              <w:highlight w:val="green"/>
            </w:rPr>
          </w:rPrChange>
        </w:rPr>
      </w:pPr>
    </w:p>
    <w:p>
      <w:pPr>
        <w:pStyle w:val="style0"/>
        <w:rPr>
          <w:rFonts w:ascii="Cambria Math" w:cs="Times New Roman" w:eastAsia="宋体" w:hAnsi="Times New Roman"/>
          <w:sz w:val="28"/>
          <w:szCs w:val="28"/>
        </w:rPr>
      </w:pPr>
    </w:p>
    <w:p>
      <w:pPr>
        <w:pStyle w:val="style157"/>
        <w:rPr>
          <w:rFonts w:ascii="Times New Roman" w:cs="Times New Roman" w:eastAsia="宋体" w:hAnsi="Times New Roman"/>
          <w:b/>
          <w:sz w:val="28"/>
          <w:szCs w:val="28"/>
        </w:rPr>
      </w:pPr>
    </w:p>
    <w:p>
      <w:pPr>
        <w:pStyle w:val="style0"/>
        <w:rPr>
          <w:rFonts w:ascii="Times New Roman" w:cs="Times New Roman" w:hAnsi="Times New Roman"/>
          <w:b/>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spacing w:lineRule="auto" w:line="240"/>
        <w:rPr>
          <w:rFonts w:ascii="Times New Roman" w:cs="Times New Roman" w:hAnsi="Times New Roman"/>
          <w:bCs/>
          <w:color w:val="0000ff"/>
          <w:sz w:val="28"/>
          <w:szCs w:val="28"/>
          <w:highlight w:val="yellow"/>
        </w:rPr>
      </w:pPr>
      <w:r>
        <w:rPr>
          <w:rFonts w:ascii="Times New Roman" w:cs="Times New Roman" w:hAnsi="Times New Roman"/>
          <w:bCs/>
          <w:color w:val="0000ff"/>
          <w:sz w:val="28"/>
          <w:szCs w:val="28"/>
          <w:highlight w:val="yellow"/>
        </w:rPr>
        <w:t>CHAPTER ONE</w:t>
      </w:r>
    </w:p>
    <w:p>
      <w:pPr>
        <w:pStyle w:val="style0"/>
        <w:spacing w:lineRule="auto" w:line="240"/>
        <w:rPr>
          <w:rFonts w:ascii="Times New Roman" w:cs="Times New Roman" w:hAnsi="Times New Roman"/>
          <w:sz w:val="28"/>
          <w:szCs w:val="28"/>
        </w:rPr>
      </w:pPr>
      <w:r>
        <w:rPr>
          <w:rFonts w:ascii="Times New Roman" w:cs="Times New Roman" w:hAnsi="Times New Roman"/>
          <w:bCs/>
          <w:color w:val="0000ff"/>
          <w:sz w:val="28"/>
          <w:szCs w:val="28"/>
          <w:highlight w:val="yellow"/>
        </w:rPr>
        <w:t>CHEMICAL FORMULAE AND EQUATIONS</w:t>
      </w:r>
    </w:p>
    <w:p>
      <w:pPr>
        <w:pStyle w:val="style0"/>
        <w:rPr>
          <w:rFonts w:ascii="Times New Roman" w:cs="Times New Roman" w:hAnsi="Times New Roman"/>
          <w:b/>
          <w:bCs/>
        </w:rPr>
      </w:pPr>
      <w:r>
        <w:rPr>
          <w:rFonts w:ascii="Times New Roman" w:cs="Times New Roman" w:hAnsi="Times New Roman"/>
          <w:b/>
          <w:bCs/>
        </w:rPr>
        <w:t>INTRODUCTION</w:t>
      </w:r>
    </w:p>
    <w:p>
      <w:pPr>
        <w:pStyle w:val="style0"/>
        <w:rPr>
          <w:rFonts w:ascii="Times New Roman" w:cs="Times New Roman" w:hAnsi="Times New Roman"/>
        </w:rPr>
      </w:pPr>
      <w:r>
        <w:rPr>
          <w:rFonts w:ascii="Times New Roman" w:cs="Times New Roman" w:hAnsi="Times New Roman"/>
        </w:rPr>
        <w:t xml:space="preserve">Chemistry calculations are based on chemical formulas and equations. Chemists use algebraic equations to express relationships between quantities. An example of such an equation is the relationship between the density, mass, and volume of a substance: </w:t>
      </w:r>
      <m:oMath>
        <m:r>
          <w:rPr>
            <w:rFonts w:ascii="Cambria Math" w:cs="Times New Roman" w:hAnsi="Cambria Math"/>
          </w:rPr>
          <m:t>ρ</m:t>
        </m:r>
        <m:r>
          <w:rPr>
            <w:rFonts w:ascii="Cambria Math" w:cs="Times New Roman" w:hAnsi="Times New Roman"/>
          </w:rPr>
          <m:t>=</m:t>
        </m:r>
        <m:f>
          <m:fPr>
            <m:ctrlPr>
              <w:rPr>
                <w:rFonts w:ascii="Cambria Math" w:cs="Times New Roman" w:hAnsi="Times New Roman"/>
                <w:i/>
              </w:rPr>
            </m:ctrlPr>
          </m:fPr>
          <m:num>
            <m:r>
              <w:rPr>
                <w:rFonts w:ascii="Cambria Math" w:cs="Times New Roman" w:hAnsi="Cambria Math"/>
              </w:rPr>
              <m:t>M</m:t>
            </m:r>
          </m:num>
          <m:den>
            <m:r>
              <w:rPr>
                <w:rFonts w:ascii="Cambria Math" w:cs="Times New Roman" w:hAnsi="Cambria Math"/>
              </w:rPr>
              <m:t>V</m:t>
            </m:r>
          </m:den>
        </m:f>
      </m:oMath>
      <w:r>
        <w:rPr>
          <w:rFonts w:ascii="Times New Roman" w:cs="Times New Roman" w:hAnsi="Times New Roman"/>
        </w:rPr>
        <w:t xml:space="preserve">  (density is equaled to mass divided by volume). Given (or making) measurements of the mass and volume of a substance, you can use this equation to determine the density. The substances undergoing reaction are called </w:t>
      </w:r>
      <w:r>
        <w:rPr>
          <w:rFonts w:ascii="Times New Roman" w:cs="Times New Roman" w:hAnsi="Times New Roman"/>
          <w:b/>
          <w:bCs/>
          <w:color w:val="c00000"/>
        </w:rPr>
        <w:t>reactants</w:t>
      </w:r>
      <w:r>
        <w:rPr>
          <w:rFonts w:ascii="Times New Roman" w:cs="Times New Roman" w:hAnsi="Times New Roman"/>
        </w:rPr>
        <w:t xml:space="preserve">, and their formulas are placed on the left side of the equation. The substances generated by the reaction are called </w:t>
      </w:r>
      <w:r>
        <w:rPr>
          <w:rFonts w:ascii="Times New Roman" w:cs="Times New Roman" w:hAnsi="Times New Roman"/>
          <w:b/>
          <w:bCs/>
          <w:color w:val="000080"/>
        </w:rPr>
        <w:t>products</w:t>
      </w:r>
      <w:r>
        <w:rPr>
          <w:rFonts w:ascii="Times New Roman" w:cs="Times New Roman" w:hAnsi="Times New Roman"/>
        </w:rPr>
        <w:t>, and their formulas are placed on the right side of the equation.</w:t>
      </w:r>
    </w:p>
    <w:p>
      <w:pPr>
        <w:pStyle w:val="style0"/>
        <w:rPr>
          <w:rFonts w:ascii="Times New Roman" w:cs="Times New Roman" w:hAnsi="Times New Roman"/>
          <w:sz w:val="28"/>
          <w:szCs w:val="28"/>
        </w:rPr>
      </w:pPr>
      <w:r>
        <w:rPr>
          <w:rFonts w:ascii="Times New Roman" w:cs="Times New Roman" w:hAnsi="Times New Roman"/>
        </w:rPr>
        <w:t xml:space="preserve">Plus signs (+) separate individual reactant and product, formulas, and an arrow (→) separates the reactant and product (left and right) sides of the equation. The relative numbers of reactant and </w:t>
      </w:r>
      <w:r>
        <w:rPr>
          <w:rFonts w:ascii="Times New Roman" w:cs="Times New Roman" w:hAnsi="Times New Roman"/>
        </w:rPr>
        <w:t>product species are represented by coefficients (numbers placed immediately to the left of each formula). A coefficient of 1 is typically omitted.</w: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b/>
          <w:color w:val="0000ff"/>
        </w:rPr>
        <w:t>VALENCY AND CHEMICALFORMULA</w:t>
      </w:r>
    </w:p>
    <w:p>
      <w:pPr>
        <w:pStyle w:val="style0"/>
        <w:ind w:left="720"/>
        <w:rPr>
          <w:rFonts w:ascii="Times New Roman" w:cs="Times New Roman" w:hAnsi="Times New Roman"/>
        </w:rPr>
      </w:pPr>
      <w:r>
        <w:rPr>
          <w:rFonts w:ascii="Times New Roman" w:cs="Times New Roman" w:hAnsi="Times New Roman"/>
        </w:rPr>
        <w:t>Valency is the combining power or capacity of an element or radical. Valencies are whole numbers representing the numbers of hydrogen atoms required to combine with an atom for it to attain the stable electronic configuration. Elements having a single valency are said to be monovalent, while those with two valencies are said to be divalent. Elements with more than two valencies are said to be multivalent. Copper, for example, is a divalent element with valencies of 1 and 2.This accounts for the reason why it can form two different compounds with the same element. Examples are copper (I) oxide and copper (II) oxide. The valencies of some substances are given in the Table below:</w:t>
      </w:r>
    </w:p>
    <w:tbl>
      <w:tblPr>
        <w:tblStyle w:val="style154"/>
        <w:tblW w:w="7290" w:type="dxa"/>
        <w:tblInd w:w="378" w:type="dxa"/>
        <w:tblLayout w:type="fixed"/>
        <w:tblLook w:val="04A0" w:firstRow="1" w:lastRow="0" w:firstColumn="1" w:lastColumn="0" w:noHBand="0" w:noVBand="1"/>
      </w:tblPr>
      <w:tblGrid>
        <w:gridCol w:w="630"/>
        <w:gridCol w:w="1350"/>
        <w:gridCol w:w="3780"/>
        <w:gridCol w:w="1530"/>
      </w:tblGrid>
      <w:tr>
        <w:trPr>
          <w:trHeight w:val="827" w:hRule="atLeast"/>
        </w:trPr>
        <w:tc>
          <w:tcPr>
            <w:tcW w:w="630" w:type="dxa"/>
            <w:tcBorders/>
          </w:tcPr>
          <w:p>
            <w:pPr>
              <w:pStyle w:val="style0"/>
              <w:spacing w:after="200" w:lineRule="auto" w:line="276"/>
              <w:rPr>
                <w:rFonts w:ascii="Times New Roman" w:cs="Times New Roman" w:hAnsi="Times New Roman"/>
                <w:sz w:val="22"/>
                <w:szCs w:val="22"/>
              </w:rPr>
            </w:pPr>
            <w:r>
              <w:rPr>
                <w:rFonts w:ascii="Times New Roman" w:cs="Times New Roman" w:hAnsi="Times New Roman"/>
                <w:b/>
              </w:rPr>
              <w:t>Substance</w:t>
            </w:r>
          </w:p>
        </w:tc>
        <w:tc>
          <w:tcPr>
            <w:tcW w:w="1350" w:type="dxa"/>
            <w:tcBorders/>
          </w:tcPr>
          <w:p>
            <w:pPr>
              <w:pStyle w:val="style0"/>
              <w:spacing w:after="200" w:lineRule="auto" w:line="276"/>
              <w:jc w:val="center"/>
              <w:rPr>
                <w:rFonts w:ascii="Times New Roman" w:cs="Times New Roman" w:hAnsi="Times New Roman"/>
                <w:sz w:val="22"/>
                <w:szCs w:val="22"/>
              </w:rPr>
            </w:pPr>
            <w:r>
              <w:rPr>
                <w:rFonts w:ascii="Times New Roman" w:cs="Times New Roman" w:hAnsi="Times New Roman"/>
                <w:b/>
              </w:rPr>
              <w:t>Valency</w:t>
            </w:r>
          </w:p>
          <w:p>
            <w:pPr>
              <w:pStyle w:val="style0"/>
              <w:keepNext/>
              <w:keepLines/>
              <w:spacing w:before="480" w:lineRule="auto" w:line="276"/>
              <w:jc w:val="center"/>
              <w:outlineLvl w:val="0"/>
              <w:rPr>
                <w:rFonts w:ascii="Times New Roman" w:cs="Times New Roman" w:hAnsi="Times New Roman"/>
                <w:b/>
                <w:bCs/>
                <w:color w:val="365f91"/>
                <w:sz w:val="22"/>
                <w:szCs w:val="22"/>
              </w:rPr>
            </w:pPr>
          </w:p>
        </w:tc>
        <w:tc>
          <w:tcPr>
            <w:tcW w:w="3780" w:type="dxa"/>
            <w:tcBorders/>
          </w:tcPr>
          <w:p>
            <w:pPr>
              <w:pStyle w:val="style0"/>
              <w:spacing w:after="200" w:lineRule="auto" w:line="276"/>
              <w:rPr>
                <w:rFonts w:ascii="Times New Roman" w:cs="Times New Roman" w:hAnsi="Times New Roman"/>
                <w:sz w:val="22"/>
                <w:szCs w:val="22"/>
              </w:rPr>
            </w:pPr>
            <w:r>
              <w:rPr>
                <w:rFonts w:ascii="Times New Roman" w:cs="Times New Roman" w:hAnsi="Times New Roman"/>
                <w:b/>
              </w:rPr>
              <w:t>Substance</w:t>
            </w:r>
          </w:p>
        </w:tc>
        <w:tc>
          <w:tcPr>
            <w:tcW w:w="1530" w:type="dxa"/>
            <w:tcBorders/>
          </w:tcPr>
          <w:p>
            <w:pPr>
              <w:pStyle w:val="style0"/>
              <w:spacing w:after="200" w:lineRule="auto" w:line="276"/>
              <w:jc w:val="center"/>
              <w:rPr>
                <w:rFonts w:ascii="Times New Roman" w:cs="Times New Roman" w:hAnsi="Times New Roman"/>
                <w:sz w:val="22"/>
                <w:szCs w:val="22"/>
              </w:rPr>
            </w:pPr>
            <w:r>
              <w:rPr>
                <w:rFonts w:ascii="Times New Roman" w:cs="Times New Roman" w:hAnsi="Times New Roman"/>
                <w:b/>
              </w:rPr>
              <w:t>Valency</w:t>
            </w:r>
          </w:p>
          <w:p>
            <w:pPr>
              <w:pStyle w:val="style0"/>
              <w:keepNext/>
              <w:keepLines/>
              <w:spacing w:before="480" w:lineRule="auto" w:line="276"/>
              <w:jc w:val="center"/>
              <w:outlineLvl w:val="0"/>
              <w:rPr>
                <w:rFonts w:ascii="Times New Roman" w:cs="Times New Roman" w:hAnsi="Times New Roman"/>
                <w:b/>
                <w:bCs/>
                <w:color w:val="365f91"/>
                <w:sz w:val="22"/>
                <w:szCs w:val="22"/>
              </w:rPr>
            </w:pPr>
          </w:p>
        </w:tc>
      </w:tr>
      <w:tr>
        <w:tblPrEx/>
        <w:trPr/>
        <w:tc>
          <w:tcPr>
            <w:tcW w:w="630" w:type="dxa"/>
            <w:tcBorders/>
          </w:tcPr>
          <w:p>
            <w:pPr>
              <w:pStyle w:val="style0"/>
              <w:spacing w:after="200" w:lineRule="auto" w:line="276"/>
              <w:rPr>
                <w:rFonts w:ascii="Times New Roman" w:cs="Times New Roman" w:hAnsi="Times New Roman"/>
                <w:sz w:val="28"/>
                <w:szCs w:val="28"/>
              </w:rPr>
            </w:pPr>
            <w:r>
              <w:rPr>
                <w:rFonts w:ascii="Times New Roman" w:cs="Times New Roman" w:hAnsi="Times New Roman"/>
                <w:sz w:val="28"/>
                <w:szCs w:val="28"/>
              </w:rPr>
              <w:t>Al</w:t>
            </w:r>
          </w:p>
        </w:tc>
        <w:tc>
          <w:tcPr>
            <w:tcW w:w="1350" w:type="dxa"/>
            <w:tcBorders/>
          </w:tcPr>
          <w:p>
            <w:pPr>
              <w:pStyle w:val="style0"/>
              <w:spacing w:after="200" w:lineRule="auto" w:line="276"/>
              <w:jc w:val="center"/>
              <w:rPr>
                <w:rFonts w:ascii="Times New Roman" w:cs="Times New Roman" w:hAnsi="Times New Roman"/>
                <w:sz w:val="28"/>
                <w:szCs w:val="28"/>
              </w:rPr>
            </w:pPr>
            <w:r>
              <w:rPr>
                <w:rFonts w:ascii="Times New Roman" w:cs="Times New Roman" w:hAnsi="Times New Roman"/>
                <w:sz w:val="28"/>
                <w:szCs w:val="28"/>
              </w:rPr>
              <w:t>3</w:t>
            </w:r>
          </w:p>
        </w:tc>
        <w:tc>
          <w:tcPr>
            <w:tcW w:w="3780" w:type="dxa"/>
            <w:tcBorders/>
          </w:tcPr>
          <w:p>
            <w:pPr>
              <w:pStyle w:val="style0"/>
              <w:spacing w:after="200" w:lineRule="auto" w:line="276"/>
              <w:rPr>
                <w:rFonts w:ascii="Times New Roman" w:cs="Times New Roman" w:hAnsi="Times New Roman"/>
                <w:sz w:val="28"/>
                <w:szCs w:val="28"/>
              </w:rPr>
            </w:pPr>
            <w:r>
              <w:rPr>
                <w:rFonts w:ascii="Times New Roman" w:cs="Times New Roman" w:hAnsi="Times New Roman"/>
                <w:sz w:val="28"/>
                <w:szCs w:val="28"/>
              </w:rPr>
              <w:t>Group 2</w:t>
            </w:r>
          </w:p>
        </w:tc>
        <w:tc>
          <w:tcPr>
            <w:tcW w:w="1530" w:type="dxa"/>
            <w:tcBorders/>
          </w:tcPr>
          <w:p>
            <w:pPr>
              <w:pStyle w:val="style0"/>
              <w:spacing w:after="200" w:lineRule="auto" w:line="276"/>
              <w:jc w:val="center"/>
              <w:rPr>
                <w:rFonts w:ascii="Times New Roman" w:cs="Times New Roman" w:hAnsi="Times New Roman"/>
                <w:sz w:val="28"/>
                <w:szCs w:val="28"/>
              </w:rPr>
            </w:pPr>
            <w:r>
              <w:rPr>
                <w:rFonts w:ascii="Times New Roman" w:cs="Times New Roman" w:hAnsi="Times New Roman"/>
                <w:sz w:val="28"/>
                <w:szCs w:val="28"/>
              </w:rPr>
              <w:t>2</w:t>
            </w:r>
          </w:p>
        </w:tc>
      </w:tr>
      <w:tr>
        <w:tblPrEx/>
        <w:trPr/>
        <w:tc>
          <w:tcPr>
            <w:tcW w:w="630" w:type="dxa"/>
            <w:tcBorders/>
          </w:tcPr>
          <w:p>
            <w:pPr>
              <w:pStyle w:val="style0"/>
              <w:spacing w:after="200" w:lineRule="auto" w:line="276"/>
              <w:rPr>
                <w:rFonts w:ascii="Times New Roman" w:cs="Times New Roman"/>
                <w:sz w:val="28"/>
                <w:szCs w:val="28"/>
                <w:rPrChange w:id="18" w:author="user pc" w:date="2022-03-15T10:14:00Z">
                  <w:rPr>
                    <w:sz w:val="22"/>
                    <w:szCs w:val="22"/>
                  </w:rPr>
                </w:rPrChange>
              </w:rPr>
            </w:pPr>
            <w:r w:rsidRPr="57FBF643">
              <w:rPr>
                <w:rFonts w:ascii="Times New Roman" w:cs="Times New Roman"/>
                <w:sz w:val="28"/>
                <w:szCs w:val="28"/>
                <w:rPrChange w:id="19" w:author="user pc" w:date="2022-03-15T10:14:00Z">
                  <w:rPr/>
                </w:rPrChange>
              </w:rPr>
              <w:t>H</w:t>
            </w:r>
          </w:p>
        </w:tc>
        <w:tc>
          <w:tcPr>
            <w:tcW w:w="1350" w:type="dxa"/>
            <w:tcBorders/>
          </w:tcPr>
          <w:p>
            <w:pPr>
              <w:pStyle w:val="style0"/>
              <w:spacing w:after="200" w:lineRule="auto" w:line="276"/>
              <w:jc w:val="center"/>
              <w:rPr>
                <w:rFonts w:ascii="Times New Roman" w:cs="Times New Roman"/>
                <w:sz w:val="28"/>
                <w:szCs w:val="28"/>
                <w:rPrChange w:id="20" w:author="user pc" w:date="2022-03-15T10:14:00Z">
                  <w:rPr>
                    <w:sz w:val="22"/>
                    <w:szCs w:val="22"/>
                  </w:rPr>
                </w:rPrChange>
              </w:rPr>
            </w:pPr>
            <w:r w:rsidRPr="6F364F01">
              <w:rPr>
                <w:rFonts w:ascii="Times New Roman" w:cs="Times New Roman"/>
                <w:sz w:val="28"/>
                <w:szCs w:val="28"/>
                <w:rPrChange w:id="21" w:author="user pc" w:date="2022-03-15T10:14:00Z">
                  <w:rPr/>
                </w:rPrChange>
              </w:rPr>
              <w:t>1</w:t>
            </w:r>
          </w:p>
        </w:tc>
        <w:tc>
          <w:tcPr>
            <w:tcW w:w="3780" w:type="dxa"/>
            <w:tcBorders/>
          </w:tcPr>
          <w:p>
            <w:pPr>
              <w:pStyle w:val="style0"/>
              <w:spacing w:after="200" w:lineRule="auto" w:line="276"/>
              <w:rPr>
                <w:rFonts w:ascii="Times New Roman" w:cs="Times New Roman"/>
                <w:sz w:val="28"/>
                <w:szCs w:val="28"/>
                <w:rPrChange w:id="22" w:author="user pc" w:date="2022-03-15T10:14:00Z">
                  <w:rPr>
                    <w:sz w:val="22"/>
                    <w:szCs w:val="22"/>
                  </w:rPr>
                </w:rPrChange>
              </w:rPr>
            </w:pPr>
            <w:r w:rsidRPr="14EAE885">
              <w:rPr>
                <w:rFonts w:ascii="Times New Roman" w:cs="Times New Roman"/>
                <w:sz w:val="28"/>
                <w:szCs w:val="28"/>
                <w:rPrChange w:id="23" w:author="user pc" w:date="2022-03-15T10:14:00Z">
                  <w:rPr/>
                </w:rPrChange>
              </w:rPr>
              <w:t>OH</w:t>
            </w:r>
            <w:r w:rsidRPr="083B4236">
              <w:rPr>
                <w:rFonts w:ascii="Times New Roman" w:cs="Times New Roman"/>
                <w:sz w:val="28"/>
                <w:szCs w:val="28"/>
                <w:vertAlign w:val="superscript"/>
                <w:rPrChange w:id="24" w:author="user pc" w:date="2022-03-15T10:14:00Z">
                  <w:rPr>
                    <w:vertAlign w:val="superscript"/>
                  </w:rPr>
                </w:rPrChange>
              </w:rPr>
              <w:t>-</w:t>
            </w:r>
            <w:r w:rsidRPr="84E66AE7">
              <w:rPr>
                <w:rFonts w:ascii="Times New Roman" w:cs="Times New Roman"/>
                <w:sz w:val="28"/>
                <w:szCs w:val="28"/>
                <w:rPrChange w:id="25" w:author="user pc" w:date="2022-03-15T10:14:00Z">
                  <w:rPr/>
                </w:rPrChange>
              </w:rPr>
              <w:t xml:space="preserve"> (hydroxide or hydroxyl ion)</w:t>
            </w:r>
          </w:p>
        </w:tc>
        <w:tc>
          <w:tcPr>
            <w:tcW w:w="1530" w:type="dxa"/>
            <w:tcBorders/>
          </w:tcPr>
          <w:p>
            <w:pPr>
              <w:pStyle w:val="style0"/>
              <w:spacing w:after="200" w:lineRule="auto" w:line="276"/>
              <w:jc w:val="center"/>
              <w:rPr>
                <w:rFonts w:ascii="Times New Roman" w:cs="Times New Roman"/>
                <w:sz w:val="28"/>
                <w:szCs w:val="28"/>
                <w:rPrChange w:id="26" w:author="user pc" w:date="2022-03-15T10:14:00Z">
                  <w:rPr>
                    <w:sz w:val="22"/>
                    <w:szCs w:val="22"/>
                  </w:rPr>
                </w:rPrChange>
              </w:rPr>
            </w:pPr>
            <w:r w:rsidRPr="85A6E4C3">
              <w:rPr>
                <w:rFonts w:ascii="Times New Roman" w:cs="Times New Roman"/>
                <w:sz w:val="28"/>
                <w:szCs w:val="28"/>
                <w:rPrChange w:id="27" w:author="user pc" w:date="2022-03-15T10:14:00Z">
                  <w:rPr/>
                </w:rPrChange>
              </w:rPr>
              <w:t>1</w:t>
            </w:r>
          </w:p>
        </w:tc>
      </w:tr>
      <w:tr>
        <w:tblPrEx/>
        <w:trPr/>
        <w:tc>
          <w:tcPr>
            <w:tcW w:w="630" w:type="dxa"/>
            <w:tcBorders/>
          </w:tcPr>
          <w:p>
            <w:pPr>
              <w:pStyle w:val="style0"/>
              <w:spacing w:after="200" w:lineRule="auto" w:line="276"/>
              <w:rPr>
                <w:rFonts w:ascii="Times New Roman" w:cs="Times New Roman"/>
                <w:sz w:val="28"/>
                <w:szCs w:val="28"/>
                <w:rPrChange w:id="28" w:author="user pc" w:date="2022-03-15T10:14:00Z">
                  <w:rPr>
                    <w:sz w:val="22"/>
                    <w:szCs w:val="22"/>
                  </w:rPr>
                </w:rPrChange>
              </w:rPr>
            </w:pPr>
            <w:r>
              <w:rPr>
                <w:rFonts w:ascii="Times New Roman" w:cs="Times New Roman" w:hAnsi="Times New Roman"/>
                <w:sz w:val="28"/>
                <w:szCs w:val="28"/>
              </w:rPr>
              <w:t>Pb</w:t>
            </w:r>
          </w:p>
        </w:tc>
        <w:tc>
          <w:tcPr>
            <w:tcW w:w="1350" w:type="dxa"/>
            <w:tcBorders/>
          </w:tcPr>
          <w:p>
            <w:pPr>
              <w:pStyle w:val="style0"/>
              <w:spacing w:after="200" w:lineRule="auto" w:line="276"/>
              <w:jc w:val="center"/>
              <w:rPr>
                <w:rFonts w:ascii="Times New Roman" w:cs="Times New Roman"/>
                <w:sz w:val="28"/>
                <w:szCs w:val="28"/>
                <w:rPrChange w:id="29" w:author="user pc" w:date="2022-03-15T10:14:00Z">
                  <w:rPr>
                    <w:sz w:val="22"/>
                    <w:szCs w:val="22"/>
                  </w:rPr>
                </w:rPrChange>
              </w:rPr>
            </w:pPr>
            <w:r w:rsidRPr="F222AFAD">
              <w:rPr>
                <w:rFonts w:ascii="Times New Roman" w:cs="Times New Roman"/>
                <w:sz w:val="28"/>
                <w:szCs w:val="28"/>
                <w:rPrChange w:id="30" w:author="user pc" w:date="2022-03-15T10:14:00Z">
                  <w:rPr/>
                </w:rPrChange>
              </w:rPr>
              <w:t>2 and 4</w:t>
            </w:r>
          </w:p>
        </w:tc>
        <w:tc>
          <w:tcPr>
            <w:tcW w:w="3780" w:type="dxa"/>
            <w:tcBorders/>
          </w:tcPr>
          <w:p>
            <w:pPr>
              <w:pStyle w:val="style0"/>
              <w:spacing w:after="200" w:lineRule="auto" w:line="276"/>
              <w:rPr>
                <w:rFonts w:ascii="Times New Roman" w:cs="Times New Roman"/>
                <w:sz w:val="28"/>
                <w:szCs w:val="28"/>
                <w:rPrChange w:id="31" w:author="user pc" w:date="2022-03-15T10:14:00Z">
                  <w:rPr>
                    <w:sz w:val="22"/>
                    <w:szCs w:val="22"/>
                  </w:rPr>
                </w:rPrChange>
              </w:rPr>
            </w:pPr>
            <w:r w:rsidRPr="3F1752DA">
              <w:rPr>
                <w:rFonts w:ascii="Times New Roman" w:cs="Times New Roman"/>
                <w:sz w:val="28"/>
                <w:szCs w:val="28"/>
                <w:rPrChange w:id="32" w:author="user pc" w:date="2022-03-15T10:14:00Z">
                  <w:rPr/>
                </w:rPrChange>
              </w:rPr>
              <w:t>CO</w:t>
            </w:r>
            <w:r w:rsidRPr="388896D6">
              <w:rPr>
                <w:rFonts w:ascii="Times New Roman" w:cs="Times New Roman"/>
                <w:sz w:val="28"/>
                <w:szCs w:val="28"/>
                <w:vertAlign w:val="subscript"/>
                <w:rPrChange w:id="33" w:author="user pc" w:date="2022-03-15T10:14:00Z">
                  <w:rPr>
                    <w:vertAlign w:val="subscript"/>
                  </w:rPr>
                </w:rPrChange>
              </w:rPr>
              <w:t>3</w:t>
            </w:r>
            <w:r w:rsidRPr="FF952893">
              <w:rPr>
                <w:rFonts w:ascii="Times New Roman" w:cs="Times New Roman"/>
                <w:sz w:val="28"/>
                <w:szCs w:val="28"/>
                <w:vertAlign w:val="superscript"/>
                <w:rPrChange w:id="34" w:author="user pc" w:date="2022-03-15T10:14:00Z">
                  <w:rPr>
                    <w:vertAlign w:val="superscript"/>
                  </w:rPr>
                </w:rPrChange>
              </w:rPr>
              <w:t>2-</w:t>
            </w:r>
            <w:r w:rsidRPr="F561415B">
              <w:rPr>
                <w:rFonts w:ascii="Times New Roman" w:cs="Times New Roman"/>
                <w:sz w:val="28"/>
                <w:szCs w:val="28"/>
                <w:rPrChange w:id="35" w:author="user pc" w:date="2022-03-15T10:14:00Z">
                  <w:rPr/>
                </w:rPrChange>
              </w:rPr>
              <w:t xml:space="preserve"> (trioxocarbonate (iv) ion)</w:t>
            </w:r>
          </w:p>
        </w:tc>
        <w:tc>
          <w:tcPr>
            <w:tcW w:w="1530" w:type="dxa"/>
            <w:tcBorders/>
          </w:tcPr>
          <w:p>
            <w:pPr>
              <w:pStyle w:val="style0"/>
              <w:spacing w:after="200" w:lineRule="auto" w:line="276"/>
              <w:jc w:val="center"/>
              <w:rPr>
                <w:rFonts w:ascii="Times New Roman" w:cs="Times New Roman"/>
                <w:sz w:val="28"/>
                <w:szCs w:val="28"/>
                <w:rPrChange w:id="36" w:author="user pc" w:date="2022-03-15T10:14:00Z">
                  <w:rPr>
                    <w:sz w:val="22"/>
                    <w:szCs w:val="22"/>
                  </w:rPr>
                </w:rPrChange>
              </w:rPr>
            </w:pPr>
            <w:r w:rsidRPr="202FEC4D">
              <w:rPr>
                <w:rFonts w:ascii="Times New Roman" w:cs="Times New Roman"/>
                <w:sz w:val="28"/>
                <w:szCs w:val="28"/>
                <w:rPrChange w:id="37" w:author="user pc" w:date="2022-03-15T10:14:00Z">
                  <w:rPr/>
                </w:rPrChange>
              </w:rPr>
              <w:t>2</w:t>
            </w:r>
          </w:p>
        </w:tc>
      </w:tr>
      <w:tr>
        <w:tblPrEx/>
        <w:trPr/>
        <w:tc>
          <w:tcPr>
            <w:tcW w:w="630" w:type="dxa"/>
            <w:tcBorders/>
          </w:tcPr>
          <w:p>
            <w:pPr>
              <w:pStyle w:val="style0"/>
              <w:spacing w:after="200" w:lineRule="auto" w:line="276"/>
              <w:rPr>
                <w:rFonts w:ascii="Times New Roman" w:cs="Times New Roman"/>
                <w:sz w:val="28"/>
                <w:szCs w:val="28"/>
                <w:rPrChange w:id="38" w:author="user pc" w:date="2022-03-15T10:14:00Z">
                  <w:rPr>
                    <w:sz w:val="22"/>
                    <w:szCs w:val="22"/>
                  </w:rPr>
                </w:rPrChange>
              </w:rPr>
            </w:pPr>
            <w:r>
              <w:rPr>
                <w:rFonts w:ascii="Times New Roman" w:cs="Times New Roman" w:hAnsi="Times New Roman"/>
                <w:sz w:val="28"/>
                <w:szCs w:val="28"/>
              </w:rPr>
              <w:t>Ag</w:t>
            </w:r>
          </w:p>
        </w:tc>
        <w:tc>
          <w:tcPr>
            <w:tcW w:w="1350" w:type="dxa"/>
            <w:tcBorders/>
          </w:tcPr>
          <w:p>
            <w:pPr>
              <w:pStyle w:val="style0"/>
              <w:spacing w:after="200" w:lineRule="auto" w:line="276"/>
              <w:jc w:val="center"/>
              <w:rPr>
                <w:rFonts w:ascii="Times New Roman" w:cs="Times New Roman"/>
                <w:sz w:val="28"/>
                <w:szCs w:val="28"/>
                <w:rPrChange w:id="39" w:author="user pc" w:date="2022-03-15T10:14:00Z">
                  <w:rPr>
                    <w:sz w:val="22"/>
                    <w:szCs w:val="22"/>
                  </w:rPr>
                </w:rPrChange>
              </w:rPr>
            </w:pPr>
            <w:r w:rsidRPr="C7A1BE08">
              <w:rPr>
                <w:rFonts w:ascii="Times New Roman" w:cs="Times New Roman"/>
                <w:sz w:val="28"/>
                <w:szCs w:val="28"/>
                <w:rPrChange w:id="40" w:author="user pc" w:date="2022-03-15T10:14:00Z">
                  <w:rPr/>
                </w:rPrChange>
              </w:rPr>
              <w:t>1</w:t>
            </w:r>
          </w:p>
        </w:tc>
        <w:tc>
          <w:tcPr>
            <w:tcW w:w="3780" w:type="dxa"/>
            <w:tcBorders/>
          </w:tcPr>
          <w:p>
            <w:pPr>
              <w:pStyle w:val="style0"/>
              <w:spacing w:after="200" w:lineRule="auto" w:line="276"/>
              <w:rPr>
                <w:rFonts w:ascii="Times New Roman" w:cs="Times New Roman"/>
                <w:sz w:val="28"/>
                <w:szCs w:val="28"/>
                <w:rPrChange w:id="41" w:author="user pc" w:date="2022-03-15T10:14:00Z">
                  <w:rPr>
                    <w:sz w:val="22"/>
                    <w:szCs w:val="22"/>
                  </w:rPr>
                </w:rPrChange>
              </w:rPr>
            </w:pPr>
            <w:r w:rsidRPr="8BA3112F">
              <w:rPr>
                <w:rFonts w:ascii="Times New Roman" w:cs="Times New Roman"/>
                <w:sz w:val="28"/>
                <w:szCs w:val="28"/>
                <w:rPrChange w:id="42" w:author="user pc" w:date="2022-03-15T10:14:00Z">
                  <w:rPr/>
                </w:rPrChange>
              </w:rPr>
              <w:t>NO</w:t>
            </w:r>
            <w:r w:rsidRPr="27D007E8">
              <w:rPr>
                <w:rFonts w:ascii="Times New Roman" w:cs="Times New Roman"/>
                <w:sz w:val="28"/>
                <w:szCs w:val="28"/>
                <w:vertAlign w:val="subscript"/>
                <w:rPrChange w:id="43" w:author="user pc" w:date="2022-03-15T10:14:00Z">
                  <w:rPr>
                    <w:vertAlign w:val="subscript"/>
                  </w:rPr>
                </w:rPrChange>
              </w:rPr>
              <w:t>3</w:t>
            </w:r>
            <w:r w:rsidRPr="1AEB8AD5">
              <w:rPr>
                <w:rFonts w:ascii="Times New Roman" w:cs="Times New Roman"/>
                <w:sz w:val="28"/>
                <w:szCs w:val="28"/>
                <w:vertAlign w:val="superscript"/>
                <w:rPrChange w:id="44" w:author="user pc" w:date="2022-03-15T10:14:00Z">
                  <w:rPr>
                    <w:vertAlign w:val="superscript"/>
                  </w:rPr>
                </w:rPrChange>
              </w:rPr>
              <w:t xml:space="preserve">- </w:t>
            </w:r>
            <w:r w:rsidRPr="CC3D9F27">
              <w:rPr>
                <w:rFonts w:ascii="Times New Roman" w:cs="Times New Roman"/>
                <w:sz w:val="28"/>
                <w:szCs w:val="28"/>
                <w:rPrChange w:id="45" w:author="user pc" w:date="2022-03-15T10:14:00Z">
                  <w:rPr/>
                </w:rPrChange>
              </w:rPr>
              <w:t xml:space="preserve"> (trioxonitrate (v) ion)</w:t>
            </w:r>
          </w:p>
        </w:tc>
        <w:tc>
          <w:tcPr>
            <w:tcW w:w="1530" w:type="dxa"/>
            <w:tcBorders/>
          </w:tcPr>
          <w:p>
            <w:pPr>
              <w:pStyle w:val="style0"/>
              <w:spacing w:after="200" w:lineRule="auto" w:line="276"/>
              <w:jc w:val="center"/>
              <w:rPr>
                <w:rFonts w:ascii="Times New Roman" w:cs="Times New Roman"/>
                <w:sz w:val="28"/>
                <w:szCs w:val="28"/>
                <w:rPrChange w:id="46" w:author="user pc" w:date="2022-03-15T10:14:00Z">
                  <w:rPr>
                    <w:sz w:val="22"/>
                    <w:szCs w:val="22"/>
                  </w:rPr>
                </w:rPrChange>
              </w:rPr>
            </w:pPr>
            <w:r w:rsidRPr="E5C1A6F1">
              <w:rPr>
                <w:rFonts w:ascii="Times New Roman" w:cs="Times New Roman"/>
                <w:sz w:val="28"/>
                <w:szCs w:val="28"/>
                <w:rPrChange w:id="47" w:author="user pc" w:date="2022-03-15T10:14:00Z">
                  <w:rPr/>
                </w:rPrChange>
              </w:rPr>
              <w:t>1</w:t>
            </w:r>
          </w:p>
        </w:tc>
      </w:tr>
      <w:tr>
        <w:tblPrEx/>
        <w:trPr/>
        <w:tc>
          <w:tcPr>
            <w:tcW w:w="630" w:type="dxa"/>
            <w:tcBorders/>
          </w:tcPr>
          <w:p>
            <w:pPr>
              <w:pStyle w:val="style0"/>
              <w:spacing w:after="200" w:lineRule="auto" w:line="276"/>
              <w:rPr>
                <w:rFonts w:ascii="Times New Roman" w:cs="Times New Roman"/>
                <w:sz w:val="28"/>
                <w:szCs w:val="28"/>
                <w:rPrChange w:id="48" w:author="user pc" w:date="2022-03-15T10:14:00Z">
                  <w:rPr>
                    <w:sz w:val="22"/>
                    <w:szCs w:val="22"/>
                  </w:rPr>
                </w:rPrChange>
              </w:rPr>
            </w:pPr>
            <w:r w:rsidRPr="C7C32344">
              <w:rPr>
                <w:rFonts w:ascii="Times New Roman" w:cs="Times New Roman"/>
                <w:sz w:val="28"/>
                <w:szCs w:val="28"/>
                <w:rPrChange w:id="49" w:author="user pc" w:date="2022-03-15T10:14:00Z">
                  <w:rPr/>
                </w:rPrChange>
              </w:rPr>
              <w:t>C</w:t>
            </w:r>
            <w:r>
              <w:rPr>
                <w:rFonts w:ascii="Times New Roman" w:cs="Times New Roman" w:hAnsi="Times New Roman"/>
                <w:sz w:val="28"/>
                <w:szCs w:val="28"/>
              </w:rPr>
              <w:t>l</w:t>
            </w:r>
          </w:p>
        </w:tc>
        <w:tc>
          <w:tcPr>
            <w:tcW w:w="1350" w:type="dxa"/>
            <w:tcBorders/>
          </w:tcPr>
          <w:p>
            <w:pPr>
              <w:pStyle w:val="style0"/>
              <w:spacing w:after="200" w:lineRule="auto" w:line="276"/>
              <w:jc w:val="center"/>
              <w:rPr>
                <w:rFonts w:ascii="Times New Roman" w:cs="Times New Roman"/>
                <w:sz w:val="28"/>
                <w:szCs w:val="28"/>
                <w:rPrChange w:id="50" w:author="user pc" w:date="2022-03-15T10:14:00Z">
                  <w:rPr>
                    <w:sz w:val="22"/>
                    <w:szCs w:val="22"/>
                  </w:rPr>
                </w:rPrChange>
              </w:rPr>
            </w:pPr>
            <w:r w:rsidRPr="98E8D73B">
              <w:rPr>
                <w:rFonts w:ascii="Times New Roman" w:cs="Times New Roman"/>
                <w:sz w:val="28"/>
                <w:szCs w:val="28"/>
                <w:rPrChange w:id="51" w:author="user pc" w:date="2022-03-15T10:14:00Z">
                  <w:rPr/>
                </w:rPrChange>
              </w:rPr>
              <w:t>1</w:t>
            </w:r>
          </w:p>
        </w:tc>
        <w:tc>
          <w:tcPr>
            <w:tcW w:w="3780" w:type="dxa"/>
            <w:tcBorders/>
          </w:tcPr>
          <w:p>
            <w:pPr>
              <w:pStyle w:val="style0"/>
              <w:spacing w:after="200" w:lineRule="auto" w:line="276"/>
              <w:rPr>
                <w:rFonts w:ascii="Times New Roman" w:cs="Times New Roman"/>
                <w:sz w:val="28"/>
                <w:szCs w:val="28"/>
                <w:rPrChange w:id="52" w:author="user pc" w:date="2022-03-15T10:14:00Z">
                  <w:rPr>
                    <w:sz w:val="22"/>
                    <w:szCs w:val="22"/>
                  </w:rPr>
                </w:rPrChange>
              </w:rPr>
            </w:pPr>
            <w:r w:rsidRPr="A199828A">
              <w:rPr>
                <w:rFonts w:ascii="Times New Roman" w:cs="Times New Roman"/>
                <w:sz w:val="28"/>
                <w:szCs w:val="28"/>
                <w:rPrChange w:id="53" w:author="user pc" w:date="2022-03-15T10:14:00Z">
                  <w:rPr/>
                </w:rPrChange>
              </w:rPr>
              <w:t>PO</w:t>
            </w:r>
            <w:r w:rsidRPr="187450E8">
              <w:rPr>
                <w:rFonts w:ascii="Times New Roman" w:cs="Times New Roman"/>
                <w:sz w:val="28"/>
                <w:szCs w:val="28"/>
                <w:vertAlign w:val="subscript"/>
                <w:rPrChange w:id="54" w:author="user pc" w:date="2022-03-15T10:14:00Z">
                  <w:rPr>
                    <w:vertAlign w:val="subscript"/>
                  </w:rPr>
                </w:rPrChange>
              </w:rPr>
              <w:t>4</w:t>
            </w:r>
            <w:r w:rsidRPr="8A67FD10">
              <w:rPr>
                <w:rFonts w:ascii="Times New Roman" w:cs="Times New Roman"/>
                <w:sz w:val="28"/>
                <w:szCs w:val="28"/>
                <w:vertAlign w:val="superscript"/>
                <w:rPrChange w:id="55" w:author="user pc" w:date="2022-03-15T10:14:00Z">
                  <w:rPr>
                    <w:vertAlign w:val="superscript"/>
                  </w:rPr>
                </w:rPrChange>
              </w:rPr>
              <w:t>3-</w:t>
            </w:r>
            <w:r w:rsidRPr="06B7E670">
              <w:rPr>
                <w:rFonts w:ascii="Times New Roman" w:cs="Times New Roman"/>
                <w:sz w:val="28"/>
                <w:szCs w:val="28"/>
                <w:rPrChange w:id="56" w:author="user pc" w:date="2022-03-15T10:14:00Z">
                  <w:rPr/>
                </w:rPrChange>
              </w:rPr>
              <w:t xml:space="preserve"> (tetraoxophosphate (v) ion)</w:t>
            </w:r>
          </w:p>
        </w:tc>
        <w:tc>
          <w:tcPr>
            <w:tcW w:w="1530" w:type="dxa"/>
            <w:tcBorders/>
          </w:tcPr>
          <w:p>
            <w:pPr>
              <w:pStyle w:val="style0"/>
              <w:spacing w:after="200" w:lineRule="auto" w:line="276"/>
              <w:jc w:val="center"/>
              <w:rPr>
                <w:rFonts w:ascii="Times New Roman" w:cs="Times New Roman"/>
                <w:sz w:val="28"/>
                <w:szCs w:val="28"/>
                <w:rPrChange w:id="57" w:author="user pc" w:date="2022-03-15T10:14:00Z">
                  <w:rPr>
                    <w:sz w:val="22"/>
                    <w:szCs w:val="22"/>
                  </w:rPr>
                </w:rPrChange>
              </w:rPr>
            </w:pPr>
            <w:r w:rsidRPr="D18E1C91">
              <w:rPr>
                <w:rFonts w:ascii="Times New Roman" w:cs="Times New Roman"/>
                <w:sz w:val="28"/>
                <w:szCs w:val="28"/>
                <w:rPrChange w:id="58" w:author="user pc" w:date="2022-03-15T10:14:00Z">
                  <w:rPr/>
                </w:rPrChange>
              </w:rPr>
              <w:t>3</w:t>
            </w:r>
          </w:p>
        </w:tc>
      </w:tr>
      <w:tr>
        <w:tblPrEx/>
        <w:trPr/>
        <w:tc>
          <w:tcPr>
            <w:tcW w:w="630" w:type="dxa"/>
            <w:tcBorders/>
          </w:tcPr>
          <w:p>
            <w:pPr>
              <w:pStyle w:val="style0"/>
              <w:spacing w:after="200" w:lineRule="auto" w:line="276"/>
              <w:rPr>
                <w:rFonts w:ascii="Times New Roman" w:cs="Times New Roman"/>
                <w:sz w:val="28"/>
                <w:szCs w:val="28"/>
                <w:rPrChange w:id="59" w:author="user pc" w:date="2022-03-15T10:14:00Z">
                  <w:rPr>
                    <w:sz w:val="22"/>
                    <w:szCs w:val="22"/>
                  </w:rPr>
                </w:rPrChange>
              </w:rPr>
            </w:pPr>
            <w:r>
              <w:rPr>
                <w:rFonts w:ascii="Times New Roman" w:cs="Times New Roman" w:hAnsi="Times New Roman"/>
                <w:sz w:val="28"/>
                <w:szCs w:val="28"/>
              </w:rPr>
              <w:t>Z</w:t>
            </w:r>
            <w:r w:rsidRPr="9D2AE164">
              <w:rPr>
                <w:rFonts w:ascii="Times New Roman" w:cs="Times New Roman"/>
                <w:sz w:val="28"/>
                <w:szCs w:val="28"/>
                <w:rPrChange w:id="60" w:author="user pc" w:date="2022-03-15T10:14:00Z">
                  <w:rPr/>
                </w:rPrChange>
              </w:rPr>
              <w:t>n</w:t>
            </w:r>
          </w:p>
        </w:tc>
        <w:tc>
          <w:tcPr>
            <w:tcW w:w="1350" w:type="dxa"/>
            <w:tcBorders/>
          </w:tcPr>
          <w:p>
            <w:pPr>
              <w:pStyle w:val="style0"/>
              <w:spacing w:after="200" w:lineRule="auto" w:line="276"/>
              <w:jc w:val="center"/>
              <w:rPr>
                <w:rFonts w:ascii="Times New Roman" w:cs="Times New Roman"/>
                <w:sz w:val="28"/>
                <w:szCs w:val="28"/>
                <w:rPrChange w:id="61" w:author="user pc" w:date="2022-03-15T10:14:00Z">
                  <w:rPr>
                    <w:sz w:val="22"/>
                    <w:szCs w:val="22"/>
                  </w:rPr>
                </w:rPrChange>
              </w:rPr>
            </w:pPr>
            <w:r w:rsidRPr="FEEDC798">
              <w:rPr>
                <w:rFonts w:ascii="Times New Roman" w:cs="Times New Roman"/>
                <w:sz w:val="28"/>
                <w:szCs w:val="28"/>
                <w:rPrChange w:id="62" w:author="user pc" w:date="2022-03-15T10:14:00Z">
                  <w:rPr/>
                </w:rPrChange>
              </w:rPr>
              <w:t>2</w:t>
            </w:r>
          </w:p>
        </w:tc>
        <w:tc>
          <w:tcPr>
            <w:tcW w:w="3780" w:type="dxa"/>
            <w:tcBorders/>
          </w:tcPr>
          <w:p>
            <w:pPr>
              <w:pStyle w:val="style0"/>
              <w:spacing w:after="200" w:lineRule="auto" w:line="276"/>
              <w:rPr>
                <w:rFonts w:ascii="Times New Roman" w:cs="Times New Roman"/>
                <w:sz w:val="28"/>
                <w:szCs w:val="28"/>
                <w:rPrChange w:id="63" w:author="user pc" w:date="2022-03-15T10:14:00Z">
                  <w:rPr>
                    <w:sz w:val="22"/>
                    <w:szCs w:val="22"/>
                  </w:rPr>
                </w:rPrChange>
              </w:rPr>
            </w:pPr>
            <w:r w:rsidRPr="D75437BA">
              <w:rPr>
                <w:rFonts w:ascii="Times New Roman" w:cs="Times New Roman"/>
                <w:sz w:val="28"/>
                <w:szCs w:val="28"/>
                <w:rPrChange w:id="64" w:author="user pc" w:date="2022-03-15T10:14:00Z">
                  <w:rPr/>
                </w:rPrChange>
              </w:rPr>
              <w:t>SO</w:t>
            </w:r>
            <w:r w:rsidRPr="89BE620B">
              <w:rPr>
                <w:rFonts w:ascii="Times New Roman" w:cs="Times New Roman"/>
                <w:sz w:val="28"/>
                <w:szCs w:val="28"/>
                <w:vertAlign w:val="subscript"/>
                <w:rPrChange w:id="65" w:author="user pc" w:date="2022-03-15T10:14:00Z">
                  <w:rPr>
                    <w:vertAlign w:val="subscript"/>
                  </w:rPr>
                </w:rPrChange>
              </w:rPr>
              <w:t>4</w:t>
            </w:r>
            <w:r w:rsidRPr="D5189C82">
              <w:rPr>
                <w:rFonts w:ascii="Times New Roman" w:cs="Times New Roman"/>
                <w:sz w:val="28"/>
                <w:szCs w:val="28"/>
                <w:vertAlign w:val="superscript"/>
                <w:rPrChange w:id="66" w:author="user pc" w:date="2022-03-15T10:14:00Z">
                  <w:rPr>
                    <w:vertAlign w:val="superscript"/>
                  </w:rPr>
                </w:rPrChange>
              </w:rPr>
              <w:t>2-</w:t>
            </w:r>
            <w:r w:rsidRPr="3DB88938">
              <w:rPr>
                <w:rFonts w:ascii="Times New Roman" w:cs="Times New Roman"/>
                <w:sz w:val="28"/>
                <w:szCs w:val="28"/>
                <w:rPrChange w:id="67" w:author="user pc" w:date="2022-03-15T10:14:00Z">
                  <w:rPr/>
                </w:rPrChange>
              </w:rPr>
              <w:t xml:space="preserve"> (tetraoxosulphate (vi) ion)</w:t>
            </w:r>
          </w:p>
        </w:tc>
        <w:tc>
          <w:tcPr>
            <w:tcW w:w="1530" w:type="dxa"/>
            <w:tcBorders/>
          </w:tcPr>
          <w:p>
            <w:pPr>
              <w:pStyle w:val="style0"/>
              <w:spacing w:after="200" w:lineRule="auto" w:line="276"/>
              <w:jc w:val="center"/>
              <w:rPr>
                <w:rFonts w:ascii="Times New Roman" w:cs="Times New Roman"/>
                <w:sz w:val="28"/>
                <w:szCs w:val="28"/>
                <w:rPrChange w:id="68" w:author="user pc" w:date="2022-03-15T10:14:00Z">
                  <w:rPr>
                    <w:sz w:val="22"/>
                    <w:szCs w:val="22"/>
                  </w:rPr>
                </w:rPrChange>
              </w:rPr>
            </w:pPr>
            <w:r w:rsidRPr="B4033F94">
              <w:rPr>
                <w:rFonts w:ascii="Times New Roman" w:cs="Times New Roman"/>
                <w:sz w:val="28"/>
                <w:szCs w:val="28"/>
                <w:rPrChange w:id="69" w:author="user pc" w:date="2022-03-15T10:14:00Z">
                  <w:rPr/>
                </w:rPrChange>
              </w:rPr>
              <w:t>2</w:t>
            </w:r>
          </w:p>
        </w:tc>
      </w:tr>
      <w:tr>
        <w:tblPrEx/>
        <w:trPr/>
        <w:tc>
          <w:tcPr>
            <w:tcW w:w="630" w:type="dxa"/>
            <w:tcBorders/>
          </w:tcPr>
          <w:p>
            <w:pPr>
              <w:pStyle w:val="style0"/>
              <w:spacing w:after="200" w:lineRule="auto" w:line="276"/>
              <w:rPr>
                <w:rFonts w:ascii="Times New Roman" w:cs="Times New Roman"/>
                <w:sz w:val="28"/>
                <w:szCs w:val="28"/>
                <w:rPrChange w:id="70" w:author="user pc" w:date="2022-03-15T10:14:00Z">
                  <w:rPr>
                    <w:sz w:val="22"/>
                    <w:szCs w:val="22"/>
                  </w:rPr>
                </w:rPrChange>
              </w:rPr>
            </w:pPr>
            <w:r>
              <w:rPr>
                <w:rFonts w:ascii="Times New Roman" w:cs="Times New Roman" w:hAnsi="Times New Roman"/>
                <w:sz w:val="28"/>
                <w:szCs w:val="28"/>
              </w:rPr>
              <w:t>S</w:t>
            </w:r>
          </w:p>
        </w:tc>
        <w:tc>
          <w:tcPr>
            <w:tcW w:w="1350" w:type="dxa"/>
            <w:tcBorders/>
          </w:tcPr>
          <w:p>
            <w:pPr>
              <w:pStyle w:val="style0"/>
              <w:spacing w:after="200" w:lineRule="auto" w:line="276"/>
              <w:jc w:val="center"/>
              <w:rPr>
                <w:rFonts w:ascii="Times New Roman" w:cs="Times New Roman"/>
                <w:sz w:val="28"/>
                <w:szCs w:val="28"/>
                <w:rPrChange w:id="71" w:author="user pc" w:date="2022-03-15T10:14:00Z">
                  <w:rPr>
                    <w:sz w:val="22"/>
                    <w:szCs w:val="22"/>
                  </w:rPr>
                </w:rPrChange>
              </w:rPr>
            </w:pPr>
            <w:r w:rsidRPr="422D5CAF">
              <w:rPr>
                <w:rFonts w:ascii="Times New Roman" w:cs="Times New Roman"/>
                <w:sz w:val="28"/>
                <w:szCs w:val="28"/>
                <w:rPrChange w:id="72" w:author="user pc" w:date="2022-03-15T10:14:00Z">
                  <w:rPr/>
                </w:rPrChange>
              </w:rPr>
              <w:t>2 and 6</w:t>
            </w:r>
          </w:p>
        </w:tc>
        <w:tc>
          <w:tcPr>
            <w:tcW w:w="3780" w:type="dxa"/>
            <w:tcBorders/>
          </w:tcPr>
          <w:p>
            <w:pPr>
              <w:pStyle w:val="style0"/>
              <w:spacing w:after="200" w:lineRule="auto" w:line="276"/>
              <w:rPr>
                <w:rFonts w:ascii="Times New Roman" w:cs="Times New Roman"/>
                <w:sz w:val="28"/>
                <w:szCs w:val="28"/>
                <w:rPrChange w:id="73" w:author="user pc" w:date="2022-03-15T10:14:00Z">
                  <w:rPr>
                    <w:sz w:val="22"/>
                    <w:szCs w:val="22"/>
                  </w:rPr>
                </w:rPrChange>
              </w:rPr>
            </w:pPr>
            <w:r w:rsidRPr="1C7FF9FF">
              <w:rPr>
                <w:rFonts w:ascii="Times New Roman" w:cs="Times New Roman"/>
                <w:sz w:val="28"/>
                <w:szCs w:val="28"/>
                <w:rPrChange w:id="74" w:author="user pc" w:date="2022-03-15T10:14:00Z">
                  <w:rPr/>
                </w:rPrChange>
              </w:rPr>
              <w:t>HCO</w:t>
            </w:r>
            <w:r w:rsidRPr="00E326C7">
              <w:rPr>
                <w:rFonts w:ascii="Times New Roman" w:cs="Times New Roman"/>
                <w:sz w:val="28"/>
                <w:szCs w:val="28"/>
                <w:vertAlign w:val="subscript"/>
                <w:rPrChange w:id="75" w:author="user pc" w:date="2022-03-15T10:14:00Z">
                  <w:rPr>
                    <w:vertAlign w:val="subscript"/>
                  </w:rPr>
                </w:rPrChange>
              </w:rPr>
              <w:t>3</w:t>
            </w:r>
            <w:r w:rsidRPr="D08C51D5">
              <w:rPr>
                <w:rFonts w:ascii="Times New Roman" w:cs="Times New Roman"/>
                <w:sz w:val="28"/>
                <w:szCs w:val="28"/>
                <w:vertAlign w:val="superscript"/>
                <w:rPrChange w:id="76" w:author="user pc" w:date="2022-03-15T10:14:00Z">
                  <w:rPr>
                    <w:vertAlign w:val="superscript"/>
                  </w:rPr>
                </w:rPrChange>
              </w:rPr>
              <w:t xml:space="preserve">- </w:t>
            </w:r>
            <w:r w:rsidRPr="93CDB5C3">
              <w:rPr>
                <w:rFonts w:ascii="Times New Roman" w:cs="Times New Roman"/>
                <w:sz w:val="28"/>
                <w:szCs w:val="28"/>
                <w:rPrChange w:id="77" w:author="user pc" w:date="2022-03-15T10:14:00Z">
                  <w:rPr/>
                </w:rPrChange>
              </w:rPr>
              <w:t>(hydrogen trioxocarbonate iv)</w:t>
            </w:r>
          </w:p>
        </w:tc>
        <w:tc>
          <w:tcPr>
            <w:tcW w:w="1530" w:type="dxa"/>
            <w:tcBorders/>
          </w:tcPr>
          <w:p>
            <w:pPr>
              <w:pStyle w:val="style0"/>
              <w:spacing w:after="200" w:lineRule="auto" w:line="276"/>
              <w:jc w:val="center"/>
              <w:rPr>
                <w:rFonts w:ascii="Times New Roman" w:cs="Times New Roman"/>
                <w:sz w:val="28"/>
                <w:szCs w:val="28"/>
                <w:rPrChange w:id="78" w:author="user pc" w:date="2022-03-15T10:14:00Z">
                  <w:rPr>
                    <w:sz w:val="22"/>
                    <w:szCs w:val="22"/>
                  </w:rPr>
                </w:rPrChange>
              </w:rPr>
            </w:pPr>
            <w:r w:rsidRPr="D31D23EB">
              <w:rPr>
                <w:rFonts w:ascii="Times New Roman" w:cs="Times New Roman"/>
                <w:sz w:val="28"/>
                <w:szCs w:val="28"/>
                <w:rPrChange w:id="79" w:author="user pc" w:date="2022-03-15T10:14:00Z">
                  <w:rPr/>
                </w:rPrChange>
              </w:rPr>
              <w:t>1</w:t>
            </w:r>
          </w:p>
        </w:tc>
      </w:tr>
      <w:tr>
        <w:tblPrEx/>
        <w:trPr/>
        <w:tc>
          <w:tcPr>
            <w:tcW w:w="630" w:type="dxa"/>
            <w:tcBorders/>
          </w:tcPr>
          <w:p>
            <w:pPr>
              <w:pStyle w:val="style0"/>
              <w:spacing w:after="200" w:lineRule="auto" w:line="276"/>
              <w:rPr>
                <w:rFonts w:ascii="Times New Roman" w:cs="Times New Roman"/>
                <w:sz w:val="28"/>
                <w:szCs w:val="28"/>
                <w:rPrChange w:id="80" w:author="user pc" w:date="2022-03-15T10:14:00Z">
                  <w:rPr>
                    <w:sz w:val="22"/>
                    <w:szCs w:val="22"/>
                  </w:rPr>
                </w:rPrChange>
              </w:rPr>
            </w:pPr>
            <w:r w:rsidRPr="DFAEAA77">
              <w:rPr>
                <w:rFonts w:ascii="Times New Roman" w:cs="Times New Roman"/>
                <w:sz w:val="28"/>
                <w:szCs w:val="28"/>
                <w:rPrChange w:id="81" w:author="user pc" w:date="2022-03-15T10:14:00Z">
                  <w:rPr/>
                </w:rPrChange>
              </w:rPr>
              <w:t>O</w:t>
            </w:r>
          </w:p>
        </w:tc>
        <w:tc>
          <w:tcPr>
            <w:tcW w:w="1350" w:type="dxa"/>
            <w:tcBorders/>
          </w:tcPr>
          <w:p>
            <w:pPr>
              <w:pStyle w:val="style0"/>
              <w:spacing w:after="200" w:lineRule="auto" w:line="276"/>
              <w:jc w:val="center"/>
              <w:rPr>
                <w:rFonts w:ascii="Times New Roman" w:cs="Times New Roman"/>
                <w:sz w:val="28"/>
                <w:szCs w:val="28"/>
                <w:rPrChange w:id="82" w:author="user pc" w:date="2022-03-15T10:14:00Z">
                  <w:rPr>
                    <w:sz w:val="22"/>
                    <w:szCs w:val="22"/>
                  </w:rPr>
                </w:rPrChange>
              </w:rPr>
            </w:pPr>
            <w:r w:rsidRPr="AE9127E6">
              <w:rPr>
                <w:rFonts w:ascii="Times New Roman" w:cs="Times New Roman"/>
                <w:sz w:val="28"/>
                <w:szCs w:val="28"/>
                <w:rPrChange w:id="83" w:author="user pc" w:date="2022-03-15T10:14:00Z">
                  <w:rPr/>
                </w:rPrChange>
              </w:rPr>
              <w:t>2 and 6</w:t>
            </w:r>
          </w:p>
        </w:tc>
        <w:tc>
          <w:tcPr>
            <w:tcW w:w="3780" w:type="dxa"/>
            <w:tcBorders/>
          </w:tcPr>
          <w:p>
            <w:pPr>
              <w:pStyle w:val="style0"/>
              <w:spacing w:after="200" w:lineRule="auto" w:line="276"/>
              <w:rPr>
                <w:rFonts w:ascii="Times New Roman" w:cs="Times New Roman"/>
                <w:sz w:val="28"/>
                <w:szCs w:val="28"/>
                <w:rPrChange w:id="84" w:author="user pc" w:date="2022-03-15T10:14:00Z">
                  <w:rPr>
                    <w:sz w:val="22"/>
                    <w:szCs w:val="22"/>
                  </w:rPr>
                </w:rPrChange>
              </w:rPr>
            </w:pPr>
            <w:r w:rsidRPr="0488828A">
              <w:rPr>
                <w:rFonts w:ascii="Times New Roman" w:cs="Times New Roman"/>
                <w:sz w:val="28"/>
                <w:szCs w:val="28"/>
                <w:rPrChange w:id="85" w:author="user pc" w:date="2022-03-15T10:14:00Z">
                  <w:rPr/>
                </w:rPrChange>
              </w:rPr>
              <w:t>NH</w:t>
            </w:r>
            <w:r w:rsidRPr="28684177">
              <w:rPr>
                <w:rFonts w:ascii="Times New Roman" w:cs="Times New Roman"/>
                <w:sz w:val="28"/>
                <w:szCs w:val="28"/>
                <w:vertAlign w:val="subscript"/>
                <w:rPrChange w:id="86" w:author="user pc" w:date="2022-03-15T10:14:00Z">
                  <w:rPr>
                    <w:vertAlign w:val="subscript"/>
                  </w:rPr>
                </w:rPrChange>
              </w:rPr>
              <w:t>4</w:t>
            </w:r>
            <w:r w:rsidRPr="F03697AA">
              <w:rPr>
                <w:rFonts w:ascii="Times New Roman" w:cs="Times New Roman"/>
                <w:sz w:val="28"/>
                <w:szCs w:val="28"/>
                <w:vertAlign w:val="superscript"/>
                <w:rPrChange w:id="87" w:author="user pc" w:date="2022-03-15T10:14:00Z">
                  <w:rPr>
                    <w:vertAlign w:val="superscript"/>
                  </w:rPr>
                </w:rPrChange>
              </w:rPr>
              <w:t>+</w:t>
            </w:r>
            <w:r w:rsidRPr="F3509446">
              <w:rPr>
                <w:rFonts w:ascii="Times New Roman" w:cs="Times New Roman"/>
                <w:sz w:val="28"/>
                <w:szCs w:val="28"/>
                <w:rPrChange w:id="88" w:author="user pc" w:date="2022-03-15T10:14:00Z">
                  <w:rPr/>
                </w:rPrChange>
              </w:rPr>
              <w:t xml:space="preserve"> (ammonium ion)</w:t>
            </w:r>
          </w:p>
        </w:tc>
        <w:tc>
          <w:tcPr>
            <w:tcW w:w="1530" w:type="dxa"/>
            <w:tcBorders/>
          </w:tcPr>
          <w:p>
            <w:pPr>
              <w:pStyle w:val="style0"/>
              <w:spacing w:after="200" w:lineRule="auto" w:line="276"/>
              <w:jc w:val="center"/>
              <w:rPr>
                <w:rFonts w:ascii="Times New Roman" w:cs="Times New Roman"/>
                <w:sz w:val="28"/>
                <w:szCs w:val="28"/>
                <w:rPrChange w:id="89" w:author="user pc" w:date="2022-03-15T10:14:00Z">
                  <w:rPr>
                    <w:sz w:val="22"/>
                    <w:szCs w:val="22"/>
                  </w:rPr>
                </w:rPrChange>
              </w:rPr>
            </w:pPr>
            <w:r w:rsidRPr="42891361">
              <w:rPr>
                <w:rFonts w:ascii="Times New Roman" w:cs="Times New Roman"/>
                <w:sz w:val="28"/>
                <w:szCs w:val="28"/>
                <w:rPrChange w:id="90" w:author="user pc" w:date="2022-03-15T10:14:00Z">
                  <w:rPr/>
                </w:rPrChange>
              </w:rPr>
              <w:t>1</w:t>
            </w:r>
          </w:p>
        </w:tc>
      </w:tr>
      <w:tr>
        <w:tblPrEx/>
        <w:trPr/>
        <w:tc>
          <w:tcPr>
            <w:tcW w:w="630" w:type="dxa"/>
            <w:tcBorders/>
          </w:tcPr>
          <w:p>
            <w:pPr>
              <w:pStyle w:val="style0"/>
              <w:spacing w:after="200" w:lineRule="auto" w:line="276"/>
              <w:rPr>
                <w:rFonts w:ascii="Times New Roman" w:cs="Times New Roman"/>
                <w:sz w:val="28"/>
                <w:szCs w:val="28"/>
                <w:rPrChange w:id="91" w:author="user pc" w:date="2022-03-15T10:14:00Z">
                  <w:rPr>
                    <w:sz w:val="22"/>
                    <w:szCs w:val="22"/>
                  </w:rPr>
                </w:rPrChange>
              </w:rPr>
            </w:pPr>
            <w:r w:rsidRPr="B14E66B7">
              <w:rPr>
                <w:rFonts w:ascii="Times New Roman" w:cs="Times New Roman"/>
                <w:sz w:val="28"/>
                <w:szCs w:val="28"/>
                <w:rPrChange w:id="92" w:author="user pc" w:date="2022-03-15T10:14:00Z">
                  <w:rPr/>
                </w:rPrChange>
              </w:rPr>
              <w:t>Group 1</w:t>
            </w:r>
          </w:p>
        </w:tc>
        <w:tc>
          <w:tcPr>
            <w:tcW w:w="1350" w:type="dxa"/>
            <w:tcBorders/>
          </w:tcPr>
          <w:p>
            <w:pPr>
              <w:pStyle w:val="style0"/>
              <w:spacing w:after="200" w:lineRule="auto" w:line="276"/>
              <w:jc w:val="center"/>
              <w:rPr>
                <w:rFonts w:ascii="Times New Roman" w:cs="Times New Roman"/>
                <w:sz w:val="28"/>
                <w:szCs w:val="28"/>
                <w:rPrChange w:id="93" w:author="user pc" w:date="2022-03-15T10:14:00Z">
                  <w:rPr>
                    <w:sz w:val="22"/>
                    <w:szCs w:val="22"/>
                  </w:rPr>
                </w:rPrChange>
              </w:rPr>
            </w:pPr>
            <w:r w:rsidRPr="088EC2C1">
              <w:rPr>
                <w:rFonts w:ascii="Times New Roman" w:cs="Times New Roman"/>
                <w:sz w:val="28"/>
                <w:szCs w:val="28"/>
                <w:rPrChange w:id="94" w:author="user pc" w:date="2022-03-15T10:14:00Z">
                  <w:rPr/>
                </w:rPrChange>
              </w:rPr>
              <w:t>1</w:t>
            </w:r>
          </w:p>
        </w:tc>
        <w:tc>
          <w:tcPr>
            <w:tcW w:w="3780" w:type="dxa"/>
            <w:tcBorders/>
          </w:tcPr>
          <w:p>
            <w:pPr>
              <w:pStyle w:val="style0"/>
              <w:spacing w:after="200" w:lineRule="auto" w:line="276"/>
              <w:rPr>
                <w:rFonts w:ascii="Times New Roman" w:cs="Times New Roman"/>
                <w:sz w:val="28"/>
                <w:szCs w:val="28"/>
                <w:rPrChange w:id="95" w:author="user pc" w:date="2022-03-15T10:14:00Z">
                  <w:rPr>
                    <w:sz w:val="22"/>
                    <w:szCs w:val="22"/>
                  </w:rPr>
                </w:rPrChange>
              </w:rPr>
            </w:pPr>
            <w:r w:rsidRPr="0D11C819">
              <w:rPr>
                <w:rFonts w:ascii="Times New Roman" w:cs="Times New Roman"/>
                <w:sz w:val="28"/>
                <w:szCs w:val="28"/>
                <w:rPrChange w:id="96" w:author="user pc" w:date="2022-03-15T10:14:00Z">
                  <w:rPr/>
                </w:rPrChange>
              </w:rPr>
              <w:t>Cr</w:t>
            </w:r>
            <w:r w:rsidRPr="4F70C116">
              <w:rPr>
                <w:rFonts w:ascii="Times New Roman" w:cs="Times New Roman"/>
                <w:sz w:val="28"/>
                <w:szCs w:val="28"/>
                <w:vertAlign w:val="subscript"/>
                <w:rPrChange w:id="97" w:author="user pc" w:date="2022-03-15T10:14:00Z">
                  <w:rPr>
                    <w:vertAlign w:val="subscript"/>
                  </w:rPr>
                </w:rPrChange>
              </w:rPr>
              <w:t>2</w:t>
            </w:r>
            <w:r w:rsidRPr="E36B4E90">
              <w:rPr>
                <w:rFonts w:ascii="Times New Roman" w:cs="Times New Roman"/>
                <w:sz w:val="28"/>
                <w:szCs w:val="28"/>
                <w:rPrChange w:id="98" w:author="user pc" w:date="2022-03-15T10:14:00Z">
                  <w:rPr/>
                </w:rPrChange>
              </w:rPr>
              <w:t>O</w:t>
            </w:r>
            <w:r w:rsidRPr="4B8CD31B">
              <w:rPr>
                <w:rFonts w:ascii="Times New Roman" w:cs="Times New Roman"/>
                <w:sz w:val="28"/>
                <w:szCs w:val="28"/>
                <w:vertAlign w:val="subscript"/>
                <w:rPrChange w:id="99" w:author="user pc" w:date="2022-03-15T10:14:00Z">
                  <w:rPr>
                    <w:vertAlign w:val="subscript"/>
                  </w:rPr>
                </w:rPrChange>
              </w:rPr>
              <w:t>7</w:t>
            </w:r>
            <w:r w:rsidRPr="32BB7EE6">
              <w:rPr>
                <w:rFonts w:ascii="Times New Roman" w:cs="Times New Roman"/>
                <w:sz w:val="28"/>
                <w:szCs w:val="28"/>
                <w:vertAlign w:val="superscript"/>
                <w:rPrChange w:id="100" w:author="user pc" w:date="2022-03-15T10:14:00Z">
                  <w:rPr>
                    <w:vertAlign w:val="superscript"/>
                  </w:rPr>
                </w:rPrChange>
              </w:rPr>
              <w:t>2-</w:t>
            </w:r>
            <w:r w:rsidRPr="B6FEABC7">
              <w:rPr>
                <w:rFonts w:ascii="Times New Roman" w:cs="Times New Roman"/>
                <w:sz w:val="28"/>
                <w:szCs w:val="28"/>
                <w:rPrChange w:id="101" w:author="user pc" w:date="2022-03-15T10:14:00Z">
                  <w:rPr/>
                </w:rPrChange>
              </w:rPr>
              <w:t xml:space="preserve"> (heptaoxodichromate vi)</w:t>
            </w:r>
          </w:p>
        </w:tc>
        <w:tc>
          <w:tcPr>
            <w:tcW w:w="1530" w:type="dxa"/>
            <w:tcBorders/>
          </w:tcPr>
          <w:p>
            <w:pPr>
              <w:pStyle w:val="style0"/>
              <w:spacing w:after="200" w:lineRule="auto" w:line="276"/>
              <w:jc w:val="center"/>
              <w:rPr>
                <w:rFonts w:ascii="Times New Roman" w:cs="Times New Roman"/>
                <w:sz w:val="28"/>
                <w:szCs w:val="28"/>
                <w:rPrChange w:id="102" w:author="user pc" w:date="2022-03-15T10:14:00Z">
                  <w:rPr>
                    <w:sz w:val="22"/>
                    <w:szCs w:val="22"/>
                  </w:rPr>
                </w:rPrChange>
              </w:rPr>
            </w:pPr>
            <w:r w:rsidRPr="C4BCF381">
              <w:rPr>
                <w:rFonts w:ascii="Times New Roman" w:cs="Times New Roman"/>
                <w:sz w:val="28"/>
                <w:szCs w:val="28"/>
                <w:rPrChange w:id="103" w:author="user pc" w:date="2022-03-15T10:14:00Z">
                  <w:rPr/>
                </w:rPrChange>
              </w:rPr>
              <w:t>2</w:t>
            </w:r>
          </w:p>
        </w:tc>
      </w:tr>
    </w:tbl>
    <w:p>
      <w:pPr>
        <w:pStyle w:val="style0"/>
        <w:rPr>
          <w:rFonts w:ascii="Times New Roman" w:cs="Times New Roman"/>
          <w:b/>
          <w:sz w:val="28"/>
          <w:szCs w:val="28"/>
          <w:rPrChange w:id="104" w:author="user pc" w:date="2022-03-15T10:14:00Z">
            <w:rPr>
              <w:b/>
            </w:rPr>
          </w:rPrChange>
        </w:rPr>
      </w:pPr>
      <w:r w:rsidRPr="25F77A34">
        <w:rPr>
          <w:rFonts w:ascii="Times New Roman" w:cs="Times New Roman"/>
          <w:b/>
          <w:sz w:val="28"/>
          <w:szCs w:val="28"/>
          <w:rPrChange w:id="105" w:author="user pc" w:date="2022-03-15T10:14:00Z">
            <w:rPr>
              <w:b/>
            </w:rPr>
          </w:rPrChange>
        </w:rPr>
        <w:t>Table 1: Valencies of some common substances</w:t>
      </w:r>
    </w:p>
    <w:p>
      <w:pPr>
        <w:pStyle w:val="style0"/>
        <w:rPr>
          <w:rFonts w:ascii="Times New Roman" w:cs="Times New Roman"/>
          <w:sz w:val="28"/>
          <w:szCs w:val="28"/>
          <w:rPrChange w:id="106" w:author="user pc" w:date="2022-03-15T10:14:00Z">
            <w:rPr/>
          </w:rPrChange>
        </w:rPr>
      </w:pPr>
      <w:r w:rsidRPr="F981D3B6">
        <w:rPr>
          <w:rFonts w:ascii="Times New Roman" w:cs="Times New Roman"/>
          <w:b/>
          <w:sz w:val="28"/>
          <w:szCs w:val="28"/>
          <w:rPrChange w:id="107" w:author="user pc" w:date="2022-03-15T10:14:00Z">
            <w:rPr>
              <w:b/>
            </w:rPr>
          </w:rPrChange>
        </w:rPr>
        <w:t xml:space="preserve">Example1: </w:t>
      </w:r>
      <w:r w:rsidRPr="F21B70DD">
        <w:rPr>
          <w:rFonts w:ascii="Times New Roman" w:cs="Times New Roman"/>
          <w:sz w:val="28"/>
          <w:szCs w:val="28"/>
          <w:rPrChange w:id="108" w:author="user pc" w:date="2022-03-15T10:14:00Z">
            <w:rPr/>
          </w:rPrChange>
        </w:rPr>
        <w:t>Deduce the chemical formula of hydrogen chloride.</w:t>
      </w:r>
    </w:p>
    <w:p>
      <w:pPr>
        <w:pStyle w:val="style0"/>
        <w:rPr>
          <w:rFonts w:ascii="Times New Roman" w:cs="Times New Roman"/>
          <w:sz w:val="28"/>
          <w:szCs w:val="28"/>
          <w:rPrChange w:id="109" w:author="user pc" w:date="2022-03-15T10:14:00Z">
            <w:rPr/>
          </w:rPrChange>
        </w:rPr>
      </w:pPr>
      <w:r w:rsidRPr="B586AC64">
        <w:rPr>
          <w:rFonts w:ascii="Times New Roman" w:cs="Times New Roman"/>
          <w:b/>
          <w:sz w:val="28"/>
          <w:szCs w:val="28"/>
          <w:rPrChange w:id="110" w:author="user pc" w:date="2022-03-15T10:14:00Z">
            <w:rPr>
              <w:b/>
            </w:rPr>
          </w:rPrChange>
        </w:rPr>
        <w:t>Solution</w:t>
      </w:r>
    </w:p>
    <w:p>
      <w:pPr>
        <w:pStyle w:val="style0"/>
        <w:rPr>
          <w:rFonts w:ascii="Times New Roman" w:cs="Times New Roman"/>
          <w:sz w:val="28"/>
          <w:szCs w:val="28"/>
          <w:rPrChange w:id="111" w:author="user pc" w:date="2022-03-15T10:14:00Z">
            <w:rPr/>
          </w:rPrChange>
        </w:rPr>
      </w:pPr>
      <w:r w:rsidRPr="E25AAF92">
        <w:rPr>
          <w:rFonts w:ascii="Times New Roman" w:cs="Times New Roman"/>
          <w:sz w:val="28"/>
          <w:szCs w:val="28"/>
          <w:rPrChange w:id="112" w:author="user pc" w:date="2022-03-15T10:14:00Z">
            <w:rPr/>
          </w:rPrChange>
        </w:rPr>
        <w:t xml:space="preserve">The constituent elements are hydrogen and chlorine, both of which have a valency of 1. </w:t>
      </w:r>
      <w:r>
        <w:rPr>
          <w:rFonts w:ascii="Times New Roman" w:cs="Times New Roman" w:hAnsi="Times New Roman"/>
          <w:sz w:val="28"/>
          <w:szCs w:val="28"/>
        </w:rPr>
        <w:t>Thus, we</w:t>
      </w:r>
      <w:r w:rsidRPr="7F7FA7B5">
        <w:rPr>
          <w:rFonts w:ascii="Times New Roman" w:cs="Times New Roman"/>
          <w:sz w:val="28"/>
          <w:szCs w:val="28"/>
          <w:rPrChange w:id="113" w:author="user pc" w:date="2022-03-15T10:14:00Z">
            <w:rPr/>
          </w:rPrChange>
        </w:rPr>
        <w:t xml:space="preserve"> should write H</w:t>
      </w:r>
      <w:r w:rsidRPr="BE649CA2">
        <w:rPr>
          <w:rFonts w:ascii="Times New Roman" w:cs="Times New Roman"/>
          <w:sz w:val="28"/>
          <w:szCs w:val="28"/>
          <w:vertAlign w:val="subscript"/>
          <w:rPrChange w:id="114" w:author="user pc" w:date="2022-03-15T10:14:00Z">
            <w:rPr>
              <w:vertAlign w:val="subscript"/>
            </w:rPr>
          </w:rPrChange>
        </w:rPr>
        <w:t>1</w:t>
      </w:r>
      <w:r w:rsidRPr="FC1149EC">
        <w:rPr>
          <w:rFonts w:ascii="Times New Roman" w:cs="Times New Roman"/>
          <w:sz w:val="28"/>
          <w:szCs w:val="28"/>
          <w:rPrChange w:id="115" w:author="user pc" w:date="2022-03-15T10:14:00Z">
            <w:rPr/>
          </w:rPrChange>
        </w:rPr>
        <w:t>Cl</w:t>
      </w:r>
      <w:r w:rsidRPr="AEA84C50">
        <w:rPr>
          <w:rFonts w:ascii="Times New Roman" w:cs="Times New Roman"/>
          <w:sz w:val="28"/>
          <w:szCs w:val="28"/>
          <w:vertAlign w:val="subscript"/>
          <w:rPrChange w:id="116" w:author="user pc" w:date="2022-03-15T10:14:00Z">
            <w:rPr>
              <w:vertAlign w:val="subscript"/>
            </w:rPr>
          </w:rPrChange>
        </w:rPr>
        <w:t>1</w:t>
      </w:r>
      <w:r w:rsidRPr="1977ECE9">
        <w:rPr>
          <w:rFonts w:ascii="Times New Roman" w:cs="Times New Roman"/>
          <w:sz w:val="28"/>
          <w:szCs w:val="28"/>
          <w:rPrChange w:id="117" w:author="user pc" w:date="2022-03-15T10:14:00Z">
            <w:rPr/>
          </w:rPrChange>
        </w:rPr>
        <w:t>. Since the valencies are equal, then we omit them and write the chemical formula of hydrogen chloride as HCl.</w:t>
      </w:r>
    </w:p>
    <w:p>
      <w:pPr>
        <w:pStyle w:val="style0"/>
        <w:rPr>
          <w:rFonts w:ascii="Times New Roman" w:cs="Times New Roman"/>
          <w:sz w:val="28"/>
          <w:szCs w:val="28"/>
          <w:rPrChange w:id="118" w:author="user pc" w:date="2022-03-15T10:14:00Z">
            <w:rPr/>
          </w:rPrChange>
        </w:rPr>
      </w:pPr>
      <w:r>
        <w:rPr>
          <w:rFonts w:ascii="Times New Roman" w:cs="Times New Roman" w:hAnsi="Times New Roman"/>
          <w:noProof/>
          <w:sz w:val="28"/>
          <w:szCs w:val="28"/>
        </w:rPr>
        <w:pict>
          <v:shapetype id="_x0000_t32" coordsize="21600,21600" o:spt="32" o:oned="t" path="m,l21600,21600e">
            <v:path arrowok="t" fillok="f" o:connecttype="none"/>
            <o:lock v:ext="edit" shapetype="t"/>
          </v:shapetype>
          <v:shape id="1028" type="#_x0000_t32" filled="f" style="position:absolute;margin-left:13.0pt;margin-top:15.05pt;width:70.25pt;height:25.7pt;z-index:31;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cs="Times New Roman" w:hAnsi="Times New Roman"/>
          <w:noProof/>
          <w:sz w:val="28"/>
          <w:szCs w:val="28"/>
        </w:rPr>
        <w:pict>
          <v:shape id="1029" type="#_x0000_t32" filled="f" style="position:absolute;margin-left:13.0pt;margin-top:15.05pt;width:70.25pt;height:25.7pt;z-index:30;mso-position-horizontal-relative:text;mso-position-vertical-relative:text;mso-width-relative:page;mso-height-relative:page;mso-wrap-distance-left:0.0pt;mso-wrap-distance-right:0.0pt;visibility:visible;flip:x y;">
            <v:stroke endarrow="block"/>
            <v:fill/>
            <v:path o:connecttype="none" fillok="f" arrowok="t"/>
          </v:shape>
        </w:pict>
      </w:r>
      <w:r w:rsidRPr="44568C7C">
        <w:rPr>
          <w:rFonts w:ascii="Times New Roman" w:cs="Times New Roman"/>
          <w:sz w:val="28"/>
          <w:szCs w:val="28"/>
          <w:rPrChange w:id="119" w:author="user pc" w:date="2022-03-15T10:14:00Z">
            <w:rPr/>
          </w:rPrChange>
        </w:rPr>
        <w:t xml:space="preserve">H          </w:t>
      </w:r>
      <w:r>
        <w:rPr>
          <w:rFonts w:ascii="Times New Roman" w:cs="Times New Roman" w:hAnsi="Times New Roman"/>
          <w:sz w:val="28"/>
          <w:szCs w:val="28"/>
        </w:rPr>
        <w:t xml:space="preserve">             </w:t>
      </w:r>
      <w:r w:rsidRPr="116E90C0">
        <w:rPr>
          <w:rFonts w:ascii="Times New Roman" w:cs="Times New Roman"/>
          <w:sz w:val="28"/>
          <w:szCs w:val="28"/>
          <w:rPrChange w:id="120" w:author="user pc" w:date="2022-03-15T10:14:00Z">
            <w:rPr/>
          </w:rPrChange>
        </w:rPr>
        <w:t xml:space="preserve"> CL</w:t>
      </w:r>
    </w:p>
    <w:p>
      <w:pPr>
        <w:pStyle w:val="style0"/>
        <w:rPr>
          <w:rFonts w:ascii="Times New Roman" w:cs="Times New Roman"/>
          <w:sz w:val="28"/>
          <w:szCs w:val="28"/>
          <w:rPrChange w:id="121" w:author="user pc" w:date="2022-03-15T10:14:00Z">
            <w:rPr/>
          </w:rPrChange>
        </w:rPr>
      </w:pPr>
      <w:r w:rsidRPr="B6D9AEE7">
        <w:rPr>
          <w:rFonts w:ascii="Times New Roman" w:cs="Times New Roman"/>
          <w:sz w:val="28"/>
          <w:szCs w:val="28"/>
          <w:rPrChange w:id="122" w:author="user pc" w:date="2022-03-15T10:14:00Z">
            <w:rPr/>
          </w:rPrChange>
        </w:rPr>
        <w:t xml:space="preserve">1          </w:t>
      </w:r>
      <w:r>
        <w:rPr>
          <w:rFonts w:ascii="Times New Roman" w:cs="Times New Roman" w:hAnsi="Times New Roman"/>
          <w:sz w:val="28"/>
          <w:szCs w:val="28"/>
        </w:rPr>
        <w:t xml:space="preserve">              </w:t>
      </w:r>
      <w:r w:rsidRPr="7A7E47A1">
        <w:rPr>
          <w:rFonts w:ascii="Times New Roman" w:cs="Times New Roman"/>
          <w:sz w:val="28"/>
          <w:szCs w:val="28"/>
          <w:rPrChange w:id="123" w:author="user pc" w:date="2022-03-15T10:14:00Z">
            <w:rPr/>
          </w:rPrChange>
        </w:rPr>
        <w:t xml:space="preserve"> 1</w:t>
      </w:r>
    </w:p>
    <w:p>
      <w:pPr>
        <w:pStyle w:val="style0"/>
        <w:rPr>
          <w:rFonts w:ascii="Times New Roman" w:cs="Times New Roman"/>
          <w:sz w:val="28"/>
          <w:szCs w:val="28"/>
          <w:rPrChange w:id="124" w:author="user pc" w:date="2022-03-15T10:14:00Z">
            <w:rPr/>
          </w:rPrChange>
        </w:rPr>
      </w:pPr>
      <w:r w:rsidRPr="ABB68B58">
        <w:rPr>
          <w:rFonts w:ascii="Times New Roman" w:cs="Times New Roman"/>
          <w:b/>
          <w:sz w:val="28"/>
          <w:szCs w:val="28"/>
          <w:rPrChange w:id="125" w:author="user pc" w:date="2022-03-15T10:14:00Z">
            <w:rPr>
              <w:b/>
            </w:rPr>
          </w:rPrChange>
        </w:rPr>
        <w:t>Example</w:t>
      </w:r>
      <w:r>
        <w:rPr>
          <w:rFonts w:ascii="Times New Roman" w:cs="Times New Roman" w:hAnsi="Times New Roman"/>
          <w:b/>
          <w:sz w:val="28"/>
          <w:szCs w:val="28"/>
        </w:rPr>
        <w:t xml:space="preserve"> </w:t>
      </w:r>
      <w:r w:rsidRPr="B3B9FDF2">
        <w:rPr>
          <w:rFonts w:ascii="Times New Roman" w:cs="Times New Roman"/>
          <w:b/>
          <w:sz w:val="28"/>
          <w:szCs w:val="28"/>
          <w:rPrChange w:id="126" w:author="user pc" w:date="2022-03-15T10:14:00Z">
            <w:rPr>
              <w:b/>
            </w:rPr>
          </w:rPrChange>
        </w:rPr>
        <w:t xml:space="preserve">2: </w:t>
      </w:r>
      <w:r w:rsidRPr="E068F8E9">
        <w:rPr>
          <w:rFonts w:ascii="Times New Roman" w:cs="Times New Roman"/>
          <w:sz w:val="28"/>
          <w:szCs w:val="28"/>
          <w:rPrChange w:id="127" w:author="user pc" w:date="2022-03-15T10:14:00Z">
            <w:rPr/>
          </w:rPrChange>
        </w:rPr>
        <w:t>Deduce the chemical formula of tetraoxosulphate (VI)</w:t>
      </w:r>
      <w:r>
        <w:rPr>
          <w:rFonts w:ascii="Times New Roman" w:cs="Times New Roman" w:hAnsi="Times New Roman"/>
          <w:sz w:val="28"/>
          <w:szCs w:val="28"/>
        </w:rPr>
        <w:t xml:space="preserve"> </w:t>
      </w:r>
      <w:r w:rsidRPr="E4E9E1FD">
        <w:rPr>
          <w:rFonts w:ascii="Times New Roman" w:cs="Times New Roman"/>
          <w:sz w:val="28"/>
          <w:szCs w:val="28"/>
          <w:rPrChange w:id="128" w:author="user pc" w:date="2022-03-15T10:14:00Z">
            <w:rPr/>
          </w:rPrChange>
        </w:rPr>
        <w:t>acid.</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sz w:val="28"/>
          <w:szCs w:val="28"/>
          <w:rPrChange w:id="129" w:author="user pc" w:date="2022-03-15T10:14:00Z">
            <w:rPr/>
          </w:rPrChange>
        </w:rPr>
      </w:pPr>
      <w:r w:rsidRPr="F355A007">
        <w:rPr>
          <w:rFonts w:ascii="Times New Roman" w:cs="Times New Roman"/>
          <w:b/>
          <w:sz w:val="28"/>
          <w:szCs w:val="28"/>
          <w:rPrChange w:id="130" w:author="user pc" w:date="2022-03-15T10:14:00Z">
            <w:rPr>
              <w:b/>
            </w:rPr>
          </w:rPrChange>
        </w:rPr>
        <w:t>Solution</w:t>
      </w:r>
    </w:p>
    <w:p>
      <w:pPr>
        <w:pStyle w:val="style0"/>
        <w:rPr>
          <w:rFonts w:ascii="Times New Roman" w:cs="Times New Roman"/>
          <w:sz w:val="28"/>
          <w:szCs w:val="28"/>
          <w:rPrChange w:id="131" w:author="user pc" w:date="2022-03-15T10:14:00Z">
            <w:rPr/>
          </w:rPrChange>
        </w:rPr>
      </w:pPr>
      <w:r w:rsidRPr="9C3536EF">
        <w:rPr>
          <w:rFonts w:ascii="Times New Roman" w:cs="Times New Roman"/>
          <w:sz w:val="28"/>
          <w:szCs w:val="28"/>
          <w:rPrChange w:id="132" w:author="user pc" w:date="2022-03-15T10:14:00Z">
            <w:rPr/>
          </w:rPrChange>
        </w:rPr>
        <w:t>The acid contains hydrogen and tetraoxosulphate (VI) (a radical). The valency of hydrogen is 1 and that of tetraoxosulphate (VI) is 2.</w:t>
      </w:r>
    </w:p>
    <w:p>
      <w:pPr>
        <w:pStyle w:val="style0"/>
        <w:rPr>
          <w:rFonts w:ascii="Times New Roman" w:cs="Times New Roman"/>
          <w:sz w:val="28"/>
          <w:szCs w:val="28"/>
          <w:rPrChange w:id="133" w:author="user pc" w:date="2022-03-15T10:14:00Z">
            <w:rPr/>
          </w:rPrChange>
        </w:rPr>
      </w:pPr>
      <w:r>
        <w:rPr>
          <w:rFonts w:ascii="Times New Roman" w:cs="Times New Roman" w:hAnsi="Times New Roman"/>
          <w:noProof/>
          <w:sz w:val="28"/>
          <w:szCs w:val="28"/>
        </w:rPr>
        <w:pict>
          <v:shape id="1030" type="#_x0000_t32" filled="f" style="position:absolute;margin-left:12.4pt;margin-top:11.65pt;width:96.85pt;height:25.7pt;z-index:27;mso-position-horizontal-relative:text;mso-position-vertical-relative:text;mso-width-relative:page;mso-height-relative:page;mso-wrap-distance-left:0.0pt;mso-wrap-distance-right:0.0pt;visibility:visible;flip:x y;">
            <v:stroke endarrow="block"/>
            <v:fill/>
            <v:path o:connecttype="none" fillok="f" arrowok="t"/>
          </v:shape>
        </w:pict>
      </w:r>
      <w:r>
        <w:rPr>
          <w:rFonts w:ascii="Times New Roman" w:cs="Times New Roman" w:hAnsi="Times New Roman"/>
          <w:noProof/>
          <w:sz w:val="28"/>
          <w:szCs w:val="28"/>
        </w:rPr>
        <w:pict>
          <v:shape id="1031" type="#_x0000_t32" filled="f" style="position:absolute;margin-left:12.4pt;margin-top:11.65pt;width:96.85pt;height:24.85pt;z-index:26;mso-position-horizontal-relative:text;mso-position-vertical-relative:text;mso-width-relative:page;mso-height-relative:page;mso-wrap-distance-left:0.0pt;mso-wrap-distance-right:0.0pt;visibility:visible;flip:y;">
            <v:stroke endarrow="block"/>
            <v:fill/>
            <v:path o:connecttype="none" fillok="f" arrowok="t"/>
          </v:shape>
        </w:pict>
      </w:r>
      <w:r w:rsidRPr="6678CF70">
        <w:rPr>
          <w:rFonts w:ascii="Times New Roman" w:cs="Times New Roman"/>
          <w:sz w:val="28"/>
          <w:szCs w:val="28"/>
          <w:rPrChange w:id="134" w:author="user pc" w:date="2022-03-15T10:14:00Z">
            <w:rPr/>
          </w:rPrChange>
        </w:rPr>
        <w:t>H                                SO</w:t>
      </w:r>
      <w:r w:rsidRPr="11A3813E">
        <w:rPr>
          <w:rFonts w:ascii="Times New Roman" w:cs="Times New Roman"/>
          <w:sz w:val="28"/>
          <w:szCs w:val="28"/>
          <w:vertAlign w:val="subscript"/>
          <w:rPrChange w:id="135" w:author="user pc" w:date="2022-03-15T10:14:00Z">
            <w:rPr>
              <w:vertAlign w:val="subscript"/>
            </w:rPr>
          </w:rPrChange>
        </w:rPr>
        <w:t>4</w:t>
      </w:r>
      <w:r w:rsidRPr="E835E7E5">
        <w:rPr>
          <w:rFonts w:ascii="Times New Roman" w:cs="Times New Roman"/>
          <w:sz w:val="28"/>
          <w:szCs w:val="28"/>
          <w:vertAlign w:val="superscript"/>
          <w:rPrChange w:id="136" w:author="user pc" w:date="2022-03-15T10:14:00Z">
            <w:rPr>
              <w:vertAlign w:val="superscript"/>
            </w:rPr>
          </w:rPrChange>
        </w:rPr>
        <w:t>2-</w:t>
      </w:r>
    </w:p>
    <w:p>
      <w:pPr>
        <w:pStyle w:val="style0"/>
        <w:rPr>
          <w:rFonts w:ascii="Times New Roman" w:cs="Times New Roman"/>
          <w:sz w:val="28"/>
          <w:szCs w:val="28"/>
          <w:rPrChange w:id="137" w:author="user pc" w:date="2022-03-15T10:14:00Z">
            <w:rPr/>
          </w:rPrChange>
        </w:rPr>
      </w:pPr>
      <w:r w:rsidRPr="A87FC21D">
        <w:rPr>
          <w:rFonts w:ascii="Times New Roman" w:cs="Times New Roman"/>
          <w:sz w:val="28"/>
          <w:szCs w:val="28"/>
          <w:rPrChange w:id="138" w:author="user pc" w:date="2022-03-15T10:14:00Z">
            <w:rPr/>
          </w:rPrChange>
        </w:rPr>
        <w:t xml:space="preserve">1                                 2 </w:t>
      </w:r>
    </w:p>
    <w:p>
      <w:pPr>
        <w:pStyle w:val="style0"/>
        <w:rPr>
          <w:rFonts w:ascii="Times New Roman" w:cs="Times New Roman"/>
          <w:sz w:val="28"/>
          <w:szCs w:val="28"/>
          <w:rPrChange w:id="139" w:author="user pc" w:date="2022-03-15T10:14:00Z">
            <w:rPr/>
          </w:rPrChange>
        </w:rPr>
      </w:pPr>
      <w:r w:rsidRPr="B732E776">
        <w:rPr>
          <w:rFonts w:ascii="Times New Roman" w:cs="Times New Roman"/>
          <w:sz w:val="28"/>
          <w:szCs w:val="28"/>
          <w:rPrChange w:id="140" w:author="user pc" w:date="2022-03-15T10:14:00Z">
            <w:rPr/>
          </w:rPrChange>
        </w:rPr>
        <w:t>Since the valencies are not equal, then we interchange the valencies and use them as subscripts to obtain H</w:t>
      </w:r>
      <w:r w:rsidRPr="217BA6F4">
        <w:rPr>
          <w:rFonts w:ascii="Times New Roman" w:cs="Times New Roman"/>
          <w:sz w:val="28"/>
          <w:szCs w:val="28"/>
          <w:vertAlign w:val="subscript"/>
          <w:rPrChange w:id="141" w:author="user pc" w:date="2022-03-15T10:14:00Z">
            <w:rPr>
              <w:vertAlign w:val="subscript"/>
            </w:rPr>
          </w:rPrChange>
        </w:rPr>
        <w:t>2</w:t>
      </w:r>
      <w:r w:rsidRPr="70B357A3">
        <w:rPr>
          <w:rFonts w:ascii="Times New Roman" w:cs="Times New Roman"/>
          <w:sz w:val="28"/>
          <w:szCs w:val="28"/>
          <w:rPrChange w:id="142" w:author="user pc" w:date="2022-03-15T10:14:00Z">
            <w:rPr/>
          </w:rPrChange>
        </w:rPr>
        <w:t>SO</w:t>
      </w:r>
      <w:r w:rsidRPr="715B2DF2">
        <w:rPr>
          <w:rFonts w:ascii="Times New Roman" w:cs="Times New Roman"/>
          <w:sz w:val="28"/>
          <w:szCs w:val="28"/>
          <w:vertAlign w:val="subscript"/>
          <w:rPrChange w:id="143" w:author="user pc" w:date="2022-03-15T10:14:00Z">
            <w:rPr>
              <w:vertAlign w:val="subscript"/>
            </w:rPr>
          </w:rPrChange>
        </w:rPr>
        <w:t>4</w:t>
      </w:r>
      <w:r w:rsidRPr="963D50BB">
        <w:rPr>
          <w:rFonts w:ascii="Times New Roman" w:cs="Times New Roman"/>
          <w:sz w:val="28"/>
          <w:szCs w:val="28"/>
          <w:rPrChange w:id="144" w:author="user pc" w:date="2022-03-15T10:14:00Z">
            <w:rPr/>
          </w:rPrChange>
        </w:rPr>
        <w:t>.</w:t>
      </w:r>
    </w:p>
    <w:p>
      <w:pPr>
        <w:pStyle w:val="style0"/>
        <w:rPr>
          <w:rFonts w:ascii="Times New Roman" w:cs="Times New Roman"/>
          <w:sz w:val="28"/>
          <w:szCs w:val="28"/>
          <w:rPrChange w:id="145" w:author="user pc" w:date="2022-03-15T10:14:00Z">
            <w:rPr/>
          </w:rPrChange>
        </w:rPr>
      </w:pPr>
      <w:r w:rsidRPr="42B42388">
        <w:rPr>
          <w:rFonts w:ascii="Times New Roman" w:cs="Times New Roman"/>
          <w:sz w:val="28"/>
          <w:szCs w:val="28"/>
          <w:rPrChange w:id="146" w:author="user pc" w:date="2022-03-15T10:14:00Z">
            <w:rPr/>
          </w:rPrChange>
        </w:rPr>
        <w:t>Note that SO</w:t>
      </w:r>
      <w:r w:rsidRPr="A2DF92F4">
        <w:rPr>
          <w:rFonts w:ascii="Times New Roman" w:cs="Times New Roman"/>
          <w:sz w:val="28"/>
          <w:szCs w:val="28"/>
          <w:vertAlign w:val="subscript"/>
          <w:rPrChange w:id="147" w:author="user pc" w:date="2022-03-15T10:14:00Z">
            <w:rPr>
              <w:vertAlign w:val="subscript"/>
            </w:rPr>
          </w:rPrChange>
        </w:rPr>
        <w:t xml:space="preserve">4 </w:t>
      </w:r>
      <w:r w:rsidRPr="E4FE4533">
        <w:rPr>
          <w:rFonts w:ascii="Times New Roman" w:cs="Times New Roman"/>
          <w:sz w:val="28"/>
          <w:szCs w:val="28"/>
          <w:rPrChange w:id="148" w:author="user pc" w:date="2022-03-15T10:14:00Z">
            <w:rPr/>
          </w:rPrChange>
        </w:rPr>
        <w:t>is not enclosed in parentheses because it has a subscript of 1.</w:t>
      </w:r>
    </w:p>
    <w:p>
      <w:pPr>
        <w:pStyle w:val="style0"/>
        <w:rPr>
          <w:rFonts w:ascii="Times New Roman" w:cs="Times New Roman"/>
          <w:sz w:val="28"/>
          <w:szCs w:val="28"/>
          <w:rPrChange w:id="149" w:author="user pc" w:date="2022-03-15T10:14:00Z">
            <w:rPr/>
          </w:rPrChange>
        </w:rPr>
      </w:pPr>
      <w:r w:rsidRPr="3E1557BD">
        <w:rPr>
          <w:rFonts w:ascii="Times New Roman" w:cs="Times New Roman"/>
          <w:b/>
          <w:sz w:val="28"/>
          <w:szCs w:val="28"/>
          <w:rPrChange w:id="150" w:author="user pc" w:date="2022-03-15T10:14:00Z">
            <w:rPr>
              <w:b/>
            </w:rPr>
          </w:rPrChange>
        </w:rPr>
        <w:t>Example</w:t>
      </w:r>
      <w:r>
        <w:rPr>
          <w:rFonts w:ascii="Times New Roman" w:cs="Times New Roman" w:hAnsi="Times New Roman"/>
          <w:b/>
          <w:sz w:val="28"/>
          <w:szCs w:val="28"/>
        </w:rPr>
        <w:t xml:space="preserve"> </w:t>
      </w:r>
      <w:r w:rsidRPr="7A4CE3AE">
        <w:rPr>
          <w:rFonts w:ascii="Times New Roman" w:cs="Times New Roman"/>
          <w:b/>
          <w:sz w:val="28"/>
          <w:szCs w:val="28"/>
          <w:rPrChange w:id="151" w:author="user pc" w:date="2022-03-15T10:14:00Z">
            <w:rPr>
              <w:b/>
            </w:rPr>
          </w:rPrChange>
        </w:rPr>
        <w:t xml:space="preserve">3: </w:t>
      </w:r>
      <w:r w:rsidRPr="CAEA44E6">
        <w:rPr>
          <w:rFonts w:ascii="Times New Roman" w:cs="Times New Roman"/>
          <w:sz w:val="28"/>
          <w:szCs w:val="28"/>
          <w:rPrChange w:id="152" w:author="user pc" w:date="2022-03-15T10:14:00Z">
            <w:rPr/>
          </w:rPrChange>
        </w:rPr>
        <w:t>Deduce the chemical formula of iron (III) tetraoxosulphate (VI).</w:t>
      </w:r>
    </w:p>
    <w:p>
      <w:pPr>
        <w:pStyle w:val="style0"/>
        <w:rPr>
          <w:rFonts w:ascii="Times New Roman" w:cs="Times New Roman"/>
          <w:sz w:val="28"/>
          <w:szCs w:val="28"/>
          <w:rPrChange w:id="153" w:author="user pc" w:date="2022-03-15T10:14:00Z">
            <w:rPr/>
          </w:rPrChange>
        </w:rPr>
      </w:pPr>
      <w:r w:rsidRPr="0F5D536B">
        <w:rPr>
          <w:rFonts w:ascii="Times New Roman" w:cs="Times New Roman"/>
          <w:b/>
          <w:sz w:val="28"/>
          <w:szCs w:val="28"/>
          <w:rPrChange w:id="154" w:author="user pc" w:date="2022-03-15T10:14:00Z">
            <w:rPr>
              <w:b/>
            </w:rPr>
          </w:rPrChange>
        </w:rPr>
        <w:t>Solution</w:t>
      </w:r>
    </w:p>
    <w:p>
      <w:pPr>
        <w:pStyle w:val="style0"/>
        <w:rPr>
          <w:rFonts w:ascii="Times New Roman" w:cs="Times New Roman"/>
          <w:sz w:val="28"/>
          <w:szCs w:val="28"/>
          <w:rPrChange w:id="155" w:author="user pc" w:date="2022-03-15T10:14:00Z">
            <w:rPr/>
          </w:rPrChange>
        </w:rPr>
      </w:pPr>
      <w:r w:rsidRPr="6F8F64CC">
        <w:rPr>
          <w:rFonts w:ascii="Times New Roman" w:cs="Times New Roman"/>
          <w:sz w:val="28"/>
          <w:szCs w:val="28"/>
          <w:rPrChange w:id="156" w:author="user pc" w:date="2022-03-15T10:14:00Z">
            <w:rPr/>
          </w:rPrChange>
        </w:rPr>
        <w:t xml:space="preserve">The constituent element and radical are </w:t>
      </w:r>
      <w:r>
        <w:rPr>
          <w:rFonts w:ascii="Times New Roman" w:cs="Times New Roman" w:hAnsi="Times New Roman"/>
          <w:sz w:val="28"/>
          <w:szCs w:val="28"/>
        </w:rPr>
        <w:t xml:space="preserve">iron and tetraoxosulphate (VI) </w:t>
      </w:r>
      <w:r w:rsidRPr="5A70D6F5">
        <w:rPr>
          <w:rFonts w:ascii="Times New Roman" w:cs="Times New Roman"/>
          <w:sz w:val="28"/>
          <w:szCs w:val="28"/>
          <w:rPrChange w:id="157" w:author="user pc" w:date="2022-03-15T10:14:00Z">
            <w:rPr/>
          </w:rPrChange>
        </w:rPr>
        <w:t xml:space="preserve">respectively. </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sz w:val="28"/>
          <w:szCs w:val="28"/>
          <w:rPrChange w:id="158" w:author="user pc" w:date="2022-03-15T10:14:00Z">
            <w:rPr/>
          </w:rPrChange>
        </w:rPr>
      </w:pPr>
      <w:r>
        <w:rPr>
          <w:rFonts w:ascii="Times New Roman" w:cs="Times New Roman" w:hAnsi="Times New Roman"/>
          <w:noProof/>
          <w:sz w:val="28"/>
          <w:szCs w:val="28"/>
        </w:rPr>
        <w:pict>
          <v:shape id="1032" type="#_x0000_t32" filled="f" style="position:absolute;margin-left:8.15pt;margin-top:14.7pt;width:69.55pt;height:25.65pt;z-index:29;mso-position-horizontal-relative:text;mso-position-vertical-relative:text;mso-width-relative:page;mso-height-relative:page;mso-wrap-distance-left:0.0pt;mso-wrap-distance-right:0.0pt;visibility:visible;flip:y;">
            <v:stroke endarrow="block"/>
            <v:fill/>
            <v:path o:connecttype="none" fillok="f" arrowok="t"/>
          </v:shape>
        </w:pict>
      </w:r>
      <w:r>
        <w:rPr>
          <w:rFonts w:ascii="Times New Roman" w:cs="Times New Roman" w:hAnsi="Times New Roman"/>
          <w:noProof/>
          <w:sz w:val="28"/>
          <w:szCs w:val="28"/>
        </w:rPr>
        <w:pict>
          <v:shape id="1033" type="#_x0000_t32" filled="f" style="position:absolute;margin-left:12.4pt;margin-top:13.85pt;width:69.55pt;height:25.65pt;z-index:28;mso-position-horizontal-relative:text;mso-position-vertical-relative:text;mso-width-relative:page;mso-height-relative:page;mso-wrap-distance-left:0.0pt;mso-wrap-distance-right:0.0pt;visibility:visible;">
            <v:stroke endarrow="block"/>
            <v:fill/>
            <v:path o:connecttype="none" fillok="f" arrowok="t"/>
          </v:shape>
        </w:pict>
      </w:r>
      <w:r w:rsidRPr="56E135D1">
        <w:rPr>
          <w:rFonts w:ascii="Times New Roman" w:cs="Times New Roman"/>
          <w:sz w:val="28"/>
          <w:szCs w:val="28"/>
          <w:rPrChange w:id="159" w:author="user pc" w:date="2022-03-15T10:14:00Z">
            <w:rPr/>
          </w:rPrChange>
        </w:rPr>
        <w:t>Fe                    SO</w:t>
      </w:r>
      <w:r w:rsidRPr="9326076E">
        <w:rPr>
          <w:rFonts w:ascii="Times New Roman" w:cs="Times New Roman"/>
          <w:sz w:val="28"/>
          <w:szCs w:val="28"/>
          <w:vertAlign w:val="subscript"/>
          <w:rPrChange w:id="160" w:author="user pc" w:date="2022-03-15T10:14:00Z">
            <w:rPr>
              <w:vertAlign w:val="subscript"/>
            </w:rPr>
          </w:rPrChange>
        </w:rPr>
        <w:t>4</w:t>
      </w:r>
      <w:r w:rsidRPr="CCE6F450">
        <w:rPr>
          <w:rFonts w:ascii="Times New Roman" w:cs="Times New Roman"/>
          <w:sz w:val="28"/>
          <w:szCs w:val="28"/>
          <w:vertAlign w:val="superscript"/>
          <w:rPrChange w:id="161" w:author="user pc" w:date="2022-03-15T10:14:00Z">
            <w:rPr>
              <w:vertAlign w:val="superscript"/>
            </w:rPr>
          </w:rPrChange>
        </w:rPr>
        <w:t>2-</w:t>
      </w:r>
    </w:p>
    <w:p>
      <w:pPr>
        <w:pStyle w:val="style0"/>
        <w:rPr>
          <w:rFonts w:ascii="Times New Roman" w:cs="Times New Roman"/>
          <w:sz w:val="28"/>
          <w:szCs w:val="28"/>
          <w:rPrChange w:id="162" w:author="user pc" w:date="2022-03-15T10:14:00Z">
            <w:rPr/>
          </w:rPrChange>
        </w:rPr>
      </w:pPr>
      <w:r w:rsidRPr="DCCBCF96">
        <w:rPr>
          <w:rFonts w:ascii="Times New Roman" w:cs="Times New Roman"/>
          <w:sz w:val="28"/>
          <w:szCs w:val="28"/>
          <w:rPrChange w:id="163" w:author="user pc" w:date="2022-03-15T10:14:00Z">
            <w:rPr/>
          </w:rPrChange>
        </w:rPr>
        <w:t>3                       2</w:t>
      </w:r>
    </w:p>
    <w:p>
      <w:pPr>
        <w:pStyle w:val="style0"/>
        <w:rPr>
          <w:rFonts w:ascii="Times New Roman" w:cs="Times New Roman"/>
          <w:sz w:val="28"/>
          <w:szCs w:val="28"/>
          <w:rPrChange w:id="164" w:author="user pc" w:date="2022-03-15T10:14:00Z">
            <w:rPr/>
          </w:rPrChange>
        </w:rPr>
      </w:pPr>
      <w:r w:rsidRPr="FA27828E">
        <w:rPr>
          <w:rFonts w:ascii="Times New Roman" w:cs="Times New Roman"/>
          <w:sz w:val="28"/>
          <w:szCs w:val="28"/>
          <w:rPrChange w:id="165" w:author="user pc" w:date="2022-03-15T10:14:00Z">
            <w:rPr/>
          </w:rPrChange>
        </w:rPr>
        <w:t>Since the valencies are not equal, then we interchange the valencies and use them as subscripts to obtain Fe</w:t>
      </w:r>
      <w:r w:rsidRPr="FE01CDFB">
        <w:rPr>
          <w:rFonts w:ascii="Times New Roman" w:cs="Times New Roman"/>
          <w:sz w:val="28"/>
          <w:szCs w:val="28"/>
          <w:vertAlign w:val="subscript"/>
          <w:rPrChange w:id="166" w:author="user pc" w:date="2022-03-15T10:14:00Z">
            <w:rPr>
              <w:vertAlign w:val="subscript"/>
            </w:rPr>
          </w:rPrChange>
        </w:rPr>
        <w:t>2</w:t>
      </w:r>
      <w:r w:rsidRPr="842808EF">
        <w:rPr>
          <w:rFonts w:ascii="Times New Roman" w:cs="Times New Roman"/>
          <w:sz w:val="28"/>
          <w:szCs w:val="28"/>
          <w:rPrChange w:id="167" w:author="user pc" w:date="2022-03-15T10:14:00Z">
            <w:rPr/>
          </w:rPrChange>
        </w:rPr>
        <w:t>(SO</w:t>
      </w:r>
      <w:r w:rsidRPr="73FC2683">
        <w:rPr>
          <w:rFonts w:ascii="Times New Roman" w:cs="Times New Roman"/>
          <w:sz w:val="28"/>
          <w:szCs w:val="28"/>
          <w:vertAlign w:val="subscript"/>
          <w:rPrChange w:id="168" w:author="user pc" w:date="2022-03-15T10:14:00Z">
            <w:rPr>
              <w:vertAlign w:val="subscript"/>
            </w:rPr>
          </w:rPrChange>
        </w:rPr>
        <w:t>4</w:t>
      </w:r>
      <w:r w:rsidRPr="501F83A8">
        <w:rPr>
          <w:rFonts w:ascii="Times New Roman" w:cs="Times New Roman"/>
          <w:sz w:val="28"/>
          <w:szCs w:val="28"/>
          <w:rPrChange w:id="169" w:author="user pc" w:date="2022-03-15T10:14:00Z">
            <w:rPr/>
          </w:rPrChange>
        </w:rPr>
        <w:t>)</w:t>
      </w:r>
      <w:r w:rsidRPr="04E9E9FB">
        <w:rPr>
          <w:rFonts w:ascii="Times New Roman" w:cs="Times New Roman"/>
          <w:sz w:val="28"/>
          <w:szCs w:val="28"/>
          <w:vertAlign w:val="subscript"/>
          <w:rPrChange w:id="170" w:author="user pc" w:date="2022-03-15T10:14:00Z">
            <w:rPr>
              <w:vertAlign w:val="subscript"/>
            </w:rPr>
          </w:rPrChange>
        </w:rPr>
        <w:t>3</w:t>
      </w:r>
      <w:r w:rsidRPr="31CEEE67">
        <w:rPr>
          <w:rFonts w:ascii="Times New Roman" w:cs="Times New Roman"/>
          <w:sz w:val="28"/>
          <w:szCs w:val="28"/>
          <w:rPrChange w:id="171" w:author="user pc" w:date="2022-03-15T10:14:00Z">
            <w:rPr/>
          </w:rPrChange>
        </w:rPr>
        <w:t>. The Roman numeral of 3 appearing in the name of the compound shows that the valency of iron is 3.</w:t>
      </w:r>
    </w:p>
    <w:p>
      <w:pPr>
        <w:pStyle w:val="style0"/>
        <w:rPr>
          <w:rFonts w:ascii="Times New Roman" w:cs="Times New Roman"/>
          <w:sz w:val="28"/>
          <w:szCs w:val="28"/>
          <w:rPrChange w:id="172" w:author="user pc" w:date="2022-03-15T10:14:00Z">
            <w:rPr/>
          </w:rPrChange>
        </w:rPr>
      </w:pPr>
      <w:r w:rsidRPr="682E0F58">
        <w:rPr>
          <w:rFonts w:ascii="Times New Roman" w:cs="Times New Roman"/>
          <w:sz w:val="28"/>
          <w:szCs w:val="28"/>
          <w:rPrChange w:id="173" w:author="user pc" w:date="2022-03-15T10:14:00Z">
            <w:rPr/>
          </w:rPrChange>
        </w:rPr>
        <w:t>Note that SO</w:t>
      </w:r>
      <w:r w:rsidRPr="1AF1B596">
        <w:rPr>
          <w:rFonts w:ascii="Times New Roman" w:cs="Times New Roman"/>
          <w:sz w:val="28"/>
          <w:szCs w:val="28"/>
          <w:vertAlign w:val="subscript"/>
          <w:rPrChange w:id="174" w:author="user pc" w:date="2022-03-15T10:14:00Z">
            <w:rPr>
              <w:vertAlign w:val="subscript"/>
            </w:rPr>
          </w:rPrChange>
        </w:rPr>
        <w:t xml:space="preserve">4 </w:t>
      </w:r>
      <w:r w:rsidRPr="1AB6054D">
        <w:rPr>
          <w:rFonts w:ascii="Times New Roman" w:cs="Times New Roman"/>
          <w:sz w:val="28"/>
          <w:szCs w:val="28"/>
          <w:rPrChange w:id="175" w:author="user pc" w:date="2022-03-15T10:14:00Z">
            <w:rPr/>
          </w:rPrChange>
        </w:rPr>
        <w:t>is enclosed in parentheses because its subscript is greater than 1.</w:t>
      </w:r>
    </w:p>
    <w:p>
      <w:pPr>
        <w:pStyle w:val="style0"/>
        <w:rPr>
          <w:rFonts w:ascii="Times New Roman" w:cs="Times New Roman" w:hAnsi="Times New Roman"/>
          <w:b/>
          <w:bCs/>
          <w:color w:val="0000ff"/>
          <w:sz w:val="28"/>
          <w:szCs w:val="28"/>
          <w:rPrChange w:id="176" w:author="user pc" w:date="2022-03-15T10:14:00Z">
            <w:rPr>
              <w:rFonts w:ascii="Dancing Script" w:hAnsi="Dancing Script"/>
              <w:b/>
              <w:bCs/>
              <w:color w:val="0000ff"/>
            </w:rPr>
          </w:rPrChange>
        </w:rPr>
      </w:pPr>
      <w:r w:rsidRPr="664F65EF">
        <w:rPr>
          <w:rFonts w:ascii="Times New Roman" w:cs="Times New Roman" w:hAnsi="Times New Roman"/>
          <w:b/>
          <w:bCs/>
          <w:color w:val="0000ff"/>
          <w:sz w:val="28"/>
          <w:szCs w:val="28"/>
          <w:rPrChange w:id="177" w:author="user pc" w:date="2022-03-15T10:14:00Z">
            <w:rPr>
              <w:rFonts w:ascii="Dancing Script" w:hAnsi="Dancing Script"/>
              <w:b/>
              <w:bCs/>
              <w:color w:val="0000ff"/>
            </w:rPr>
          </w:rPrChange>
        </w:rPr>
        <w:t>It is common practice to use the smallest possible whole-number coefficients in a chemical equation.</w:t>
      </w:r>
    </w:p>
    <w:p>
      <w:pPr>
        <w:pStyle w:val="style0"/>
        <w:rPr>
          <w:rFonts w:ascii="Times New Roman" w:cs="Times New Roman"/>
          <w:sz w:val="28"/>
          <w:szCs w:val="28"/>
          <w:rPrChange w:id="178" w:author="user pc" w:date="2022-03-15T10:14:00Z">
            <w:rPr/>
          </w:rPrChange>
        </w:rPr>
      </w:pPr>
      <w:r w:rsidRPr="9AD64CA8">
        <w:rPr>
          <w:rFonts w:ascii="Times New Roman" w:cs="Times New Roman"/>
          <w:b/>
          <w:sz w:val="28"/>
          <w:szCs w:val="28"/>
          <w:highlight w:val="yellow"/>
          <w:rPrChange w:id="179" w:author="user pc" w:date="2022-03-15T10:14:00Z">
            <w:rPr>
              <w:b/>
              <w:highlight w:val="yellow"/>
            </w:rPr>
          </w:rPrChange>
        </w:rPr>
        <w:t>The chemical formula of a compound can easily be deduced from the valencies of its constituent elements by adhering to the following rules:</w:t>
      </w:r>
    </w:p>
    <w:p>
      <w:pPr>
        <w:pStyle w:val="style0"/>
        <w:rPr>
          <w:rFonts w:ascii="Times New Roman" w:cs="Times New Roman"/>
          <w:sz w:val="28"/>
          <w:szCs w:val="28"/>
          <w:rPrChange w:id="180" w:author="user pc" w:date="2022-03-15T10:14:00Z">
            <w:rPr/>
          </w:rPrChange>
        </w:rPr>
      </w:pPr>
      <w:r w:rsidRPr="0F65DC65">
        <w:rPr>
          <w:rFonts w:ascii="Times New Roman" w:cs="Times New Roman"/>
          <w:sz w:val="28"/>
          <w:szCs w:val="28"/>
          <w:rPrChange w:id="181" w:author="user pc" w:date="2022-03-15T10:14:00Z">
            <w:rPr/>
          </w:rPrChange>
        </w:rPr>
        <w:t>•Write the symbols of the constituent elements and radicals of the compound, with the valency of each denoted as its superscript to the right. The charges of radicals should be ignored.</w:t>
      </w:r>
      <w:r w:rsidRPr="2CE86103">
        <w:rPr>
          <w:rFonts w:ascii="Times New Roman" w:cs="Times New Roman" w:hAnsi="Times New Roman"/>
          <w:b/>
          <w:bCs/>
          <w:color w:val="bf0000"/>
          <w:sz w:val="28"/>
          <w:szCs w:val="28"/>
          <w:rPrChange w:id="182" w:author="user pc" w:date="2022-03-15T10:14:00Z">
            <w:rPr>
              <w:rFonts w:ascii="Dancing Script" w:hAnsi="Dancing Script"/>
              <w:b/>
              <w:bCs/>
              <w:color w:val="bf0000"/>
            </w:rPr>
          </w:rPrChange>
        </w:rPr>
        <w:t xml:space="preserve"> A radical (or polyatomic ion) is a group of atoms that reacts as a unit.</w:t>
      </w:r>
    </w:p>
    <w:p>
      <w:pPr>
        <w:pStyle w:val="style0"/>
        <w:rPr>
          <w:rFonts w:ascii="Times New Roman" w:cs="Times New Roman"/>
          <w:sz w:val="28"/>
          <w:szCs w:val="28"/>
          <w:rPrChange w:id="183" w:author="user pc" w:date="2022-03-15T10:14:00Z">
            <w:rPr/>
          </w:rPrChange>
        </w:rPr>
      </w:pPr>
      <w:r w:rsidRPr="EA6D3DBE">
        <w:rPr>
          <w:rFonts w:ascii="Times New Roman" w:cs="Times New Roman"/>
          <w:sz w:val="28"/>
          <w:szCs w:val="28"/>
          <w:rPrChange w:id="184" w:author="user pc" w:date="2022-03-15T10:14:00Z">
            <w:rPr/>
          </w:rPrChange>
        </w:rPr>
        <w:t>•If the valencies are not equal, they should be balanced by interchanging the superscripts and using them as the subscripts of the right of the chemical symbols.</w:t>
      </w:r>
    </w:p>
    <w:p>
      <w:pPr>
        <w:pStyle w:val="style0"/>
        <w:rPr>
          <w:rFonts w:ascii="Times New Roman" w:cs="Times New Roman"/>
          <w:sz w:val="28"/>
          <w:szCs w:val="28"/>
          <w:rPrChange w:id="185" w:author="user pc" w:date="2022-03-15T10:14:00Z">
            <w:rPr/>
          </w:rPrChange>
        </w:rPr>
      </w:pPr>
      <w:r w:rsidRPr="8E212935">
        <w:rPr>
          <w:rFonts w:ascii="Times New Roman" w:cs="Times New Roman"/>
          <w:sz w:val="28"/>
          <w:szCs w:val="28"/>
          <w:rPrChange w:id="186" w:author="user pc" w:date="2022-03-15T10:14:00Z">
            <w:rPr/>
          </w:rPrChange>
        </w:rPr>
        <w:t>•If a radical is involved, then it must be treated as a unit by enclosing it in parentheses before the subscript is added.</w:t>
      </w:r>
    </w:p>
    <w:p>
      <w:pPr>
        <w:pStyle w:val="style0"/>
        <w:rPr>
          <w:rFonts w:ascii="Times New Roman" w:cs="Times New Roman"/>
          <w:sz w:val="28"/>
          <w:szCs w:val="28"/>
          <w:rPrChange w:id="187" w:author="user pc" w:date="2022-03-15T10:14:00Z">
            <w:rPr/>
          </w:rPrChange>
        </w:rPr>
      </w:pPr>
    </w:p>
    <w:p>
      <w:pPr>
        <w:pStyle w:val="style0"/>
        <w:rPr>
          <w:rFonts w:ascii="Times New Roman" w:cs="Times New Roman" w:hAnsi="Times New Roman"/>
          <w:sz w:val="28"/>
          <w:szCs w:val="28"/>
        </w:rPr>
      </w:pPr>
      <m:oMathPara>
        <m:oMath>
          <m:r w:rsidRPr="8B5E249C">
            <m:rPr>
              <m:sty m:val="bi"/>
            </m:rPr>
            <w:rPr>
              <w:rFonts w:ascii="Cambria Math" w:cs="Times New Roman" w:hAnsi="Cambria Math"/>
              <w:color w:val="0000ff"/>
              <w:sz w:val="28"/>
              <w:szCs w:val="28"/>
              <w:rPrChange w:id="188" w:author="user pc" w:date="2022-03-15T10:14:00Z">
                <w:rPr>
                  <w:rFonts w:ascii="Cambria Math" w:hAnsi="Cambria Math"/>
                  <w:color w:val="0000ff"/>
                  <w:sz w:val="28"/>
                  <w:szCs w:val="28"/>
                </w:rPr>
              </w:rPrChange>
            </w:rPr>
            <m:t>A</m:t>
          </m:r>
          <m:r w:rsidRPr="60D43D5B">
            <m:rPr>
              <m:sty m:val="bi"/>
            </m:rPr>
            <w:rPr>
              <w:rFonts w:ascii="Cambria Math" w:cs="Times New Roman" w:hAnsi="Times New Roman"/>
              <w:color w:val="0000ff"/>
              <w:sz w:val="28"/>
              <w:szCs w:val="28"/>
              <w:rPrChange w:id="189" w:author="user pc" w:date="2022-03-15T10:14:00Z">
                <w:rPr>
                  <w:rFonts w:ascii="Cambria Math" w:hAnsi="Cambria Math"/>
                  <w:color w:val="0000ff"/>
                  <w:sz w:val="28"/>
                  <w:szCs w:val="28"/>
                </w:rPr>
              </w:rPrChange>
            </w:rPr>
            <m:t xml:space="preserve"> </m:t>
          </m:r>
          <m:r w:rsidRPr="F9C0BB88">
            <m:rPr>
              <m:sty m:val="bi"/>
            </m:rPr>
            <w:rPr>
              <w:rFonts w:ascii="Cambria Math" w:cs="Times New Roman" w:hAnsi="Cambria Math"/>
              <w:color w:val="0000ff"/>
              <w:sz w:val="28"/>
              <w:szCs w:val="28"/>
              <w:rPrChange w:id="190" w:author="user pc" w:date="2022-03-15T10:14:00Z">
                <w:rPr>
                  <w:rFonts w:ascii="Cambria Math" w:hAnsi="Cambria Math"/>
                  <w:color w:val="0000ff"/>
                  <w:sz w:val="28"/>
                  <w:szCs w:val="28"/>
                </w:rPr>
              </w:rPrChange>
            </w:rPr>
            <m:t>balanced</m:t>
          </m:r>
          <m:r w:rsidRPr="F47F4C6B">
            <m:rPr>
              <m:sty m:val="bi"/>
            </m:rPr>
            <w:rPr>
              <w:rFonts w:ascii="Cambria Math" w:cs="Times New Roman" w:hAnsi="Times New Roman"/>
              <w:color w:val="0000ff"/>
              <w:sz w:val="28"/>
              <w:szCs w:val="28"/>
              <w:rPrChange w:id="191" w:author="user pc" w:date="2022-03-15T10:14:00Z">
                <w:rPr>
                  <w:rFonts w:ascii="Cambria Math" w:hAnsi="Cambria Math"/>
                  <w:color w:val="0000ff"/>
                  <w:sz w:val="28"/>
                  <w:szCs w:val="28"/>
                </w:rPr>
              </w:rPrChange>
            </w:rPr>
            <m:t xml:space="preserve"> </m:t>
          </m:r>
          <m:r w:rsidRPr="E0615E75">
            <m:rPr>
              <m:sty m:val="bi"/>
            </m:rPr>
            <w:rPr>
              <w:rFonts w:ascii="Cambria Math" w:cs="Times New Roman" w:hAnsi="Cambria Math"/>
              <w:color w:val="0000ff"/>
              <w:sz w:val="28"/>
              <w:szCs w:val="28"/>
              <w:rPrChange w:id="192" w:author="user pc" w:date="2022-03-15T10:14:00Z">
                <w:rPr>
                  <w:rFonts w:ascii="Cambria Math" w:hAnsi="Cambria Math"/>
                  <w:color w:val="0000ff"/>
                  <w:sz w:val="28"/>
                  <w:szCs w:val="28"/>
                </w:rPr>
              </w:rPrChange>
            </w:rPr>
            <m:t>chemical</m:t>
          </m:r>
          <m:r w:rsidRPr="6FC4B74E">
            <m:rPr>
              <m:sty m:val="bi"/>
            </m:rPr>
            <w:rPr>
              <w:rFonts w:ascii="Cambria Math" w:cs="Times New Roman" w:hAnsi="Times New Roman"/>
              <w:color w:val="0000ff"/>
              <w:sz w:val="28"/>
              <w:szCs w:val="28"/>
              <w:rPrChange w:id="193" w:author="user pc" w:date="2022-03-15T10:14:00Z">
                <w:rPr>
                  <w:rFonts w:ascii="Cambria Math" w:hAnsi="Cambria Math"/>
                  <w:color w:val="0000ff"/>
                  <w:sz w:val="28"/>
                  <w:szCs w:val="28"/>
                </w:rPr>
              </w:rPrChange>
            </w:rPr>
            <m:t xml:space="preserve"> </m:t>
          </m:r>
          <m:r w:rsidRPr="6EBFFA4C">
            <m:rPr>
              <m:sty m:val="bi"/>
            </m:rPr>
            <w:rPr>
              <w:rFonts w:ascii="Cambria Math" w:cs="Times New Roman" w:hAnsi="Cambria Math"/>
              <w:color w:val="0000ff"/>
              <w:sz w:val="28"/>
              <w:szCs w:val="28"/>
              <w:rPrChange w:id="194" w:author="user pc" w:date="2022-03-15T10:14:00Z">
                <w:rPr>
                  <w:rFonts w:ascii="Cambria Math" w:hAnsi="Cambria Math"/>
                  <w:color w:val="0000ff"/>
                  <w:sz w:val="28"/>
                  <w:szCs w:val="28"/>
                </w:rPr>
              </w:rPrChange>
            </w:rPr>
            <m:t>equation</m:t>
          </m:r>
          <m:r w:rsidRPr="9F2D957E">
            <m:rPr>
              <m:sty m:val="bi"/>
            </m:rPr>
            <w:rPr>
              <w:rFonts w:ascii="Cambria Math" w:cs="Times New Roman" w:hAnsi="Times New Roman"/>
              <w:color w:val="0000ff"/>
              <w:sz w:val="28"/>
              <w:szCs w:val="28"/>
              <w:rPrChange w:id="195" w:author="user pc" w:date="2022-03-15T10:14:00Z">
                <w:rPr>
                  <w:rFonts w:ascii="Cambria Math" w:hAnsi="Cambria Math"/>
                  <w:color w:val="0000ff"/>
                  <w:sz w:val="28"/>
                  <w:szCs w:val="28"/>
                </w:rPr>
              </w:rPrChange>
            </w:rPr>
            <m:t xml:space="preserve"> </m:t>
          </m:r>
          <m:r w:rsidRPr="9B8C4C0B">
            <w:rPr>
              <w:rFonts w:ascii="Cambria Math" w:cs="Times New Roman" w:hAnsi="Cambria Math"/>
              <w:sz w:val="28"/>
              <w:szCs w:val="28"/>
              <w:rPrChange w:id="196" w:author="user pc" w:date="2022-03-15T10:14:00Z">
                <w:rPr>
                  <w:rFonts w:ascii="Cambria Math" w:hAnsi="Cambria Math"/>
                  <w:sz w:val="28"/>
                  <w:szCs w:val="28"/>
                </w:rPr>
              </w:rPrChange>
            </w:rPr>
            <m:t>is</m:t>
          </m:r>
          <m:r w:rsidRPr="326CF8F2">
            <w:rPr>
              <w:rFonts w:ascii="Cambria Math" w:cs="Times New Roman" w:hAnsi="Times New Roman"/>
              <w:sz w:val="28"/>
              <w:szCs w:val="28"/>
              <w:rPrChange w:id="197" w:author="user pc" w:date="2022-03-15T10:14:00Z">
                <w:rPr>
                  <w:rFonts w:ascii="Cambria Math" w:hAnsi="Cambria Math"/>
                  <w:sz w:val="28"/>
                  <w:szCs w:val="28"/>
                </w:rPr>
              </w:rPrChange>
            </w:rPr>
            <m:t xml:space="preserve"> </m:t>
          </m:r>
          <m:r w:rsidRPr="EAB0A7EF">
            <w:rPr>
              <w:rFonts w:ascii="Cambria Math" w:cs="Times New Roman" w:hAnsi="Cambria Math"/>
              <w:sz w:val="28"/>
              <w:szCs w:val="28"/>
              <w:rPrChange w:id="198" w:author="user pc" w:date="2022-03-15T10:14:00Z">
                <w:rPr>
                  <w:rFonts w:ascii="Cambria Math" w:hAnsi="Cambria Math"/>
                  <w:sz w:val="28"/>
                  <w:szCs w:val="28"/>
                </w:rPr>
              </w:rPrChange>
            </w:rPr>
            <m:t>an</m:t>
          </m:r>
          <m:r w:rsidRPr="EBA620BB">
            <w:rPr>
              <w:rFonts w:ascii="Cambria Math" w:cs="Times New Roman" w:hAnsi="Times New Roman"/>
              <w:sz w:val="28"/>
              <w:szCs w:val="28"/>
              <w:rPrChange w:id="199" w:author="user pc" w:date="2022-03-15T10:14:00Z">
                <w:rPr>
                  <w:rFonts w:ascii="Cambria Math" w:hAnsi="Cambria Math"/>
                  <w:sz w:val="28"/>
                  <w:szCs w:val="28"/>
                </w:rPr>
              </w:rPrChange>
            </w:rPr>
            <m:t xml:space="preserve"> </m:t>
          </m:r>
          <m:r w:rsidRPr="8D817DD9">
            <w:rPr>
              <w:rFonts w:ascii="Cambria Math" w:cs="Times New Roman" w:hAnsi="Cambria Math"/>
              <w:sz w:val="28"/>
              <w:szCs w:val="28"/>
              <w:rPrChange w:id="200" w:author="user pc" w:date="2022-03-15T10:14:00Z">
                <w:rPr>
                  <w:rFonts w:ascii="Cambria Math" w:hAnsi="Cambria Math"/>
                  <w:sz w:val="28"/>
                  <w:szCs w:val="28"/>
                </w:rPr>
              </w:rPrChange>
            </w:rPr>
            <m:t>equation</m:t>
          </m:r>
          <m:r w:rsidRPr="197D3F7A">
            <w:rPr>
              <w:rFonts w:ascii="Cambria Math" w:cs="Times New Roman" w:hAnsi="Times New Roman"/>
              <w:sz w:val="28"/>
              <w:szCs w:val="28"/>
              <w:rPrChange w:id="201" w:author="user pc" w:date="2022-03-15T10:14:00Z">
                <w:rPr>
                  <w:rFonts w:ascii="Cambria Math" w:hAnsi="Cambria Math"/>
                  <w:sz w:val="28"/>
                  <w:szCs w:val="28"/>
                </w:rPr>
              </w:rPrChange>
            </w:rPr>
            <m:t xml:space="preserve"> </m:t>
          </m:r>
          <m:r w:rsidRPr="51C260C3">
            <w:rPr>
              <w:rFonts w:ascii="Cambria Math" w:cs="Times New Roman" w:hAnsi="Cambria Math"/>
              <w:sz w:val="28"/>
              <w:szCs w:val="28"/>
              <w:rPrChange w:id="202" w:author="user pc" w:date="2022-03-15T10:14:00Z">
                <w:rPr>
                  <w:rFonts w:ascii="Cambria Math" w:hAnsi="Cambria Math"/>
                  <w:sz w:val="28"/>
                  <w:szCs w:val="28"/>
                </w:rPr>
              </w:rPrChange>
            </w:rPr>
            <m:t>that</m:t>
          </m:r>
          <m:r w:rsidRPr="7EE58979">
            <w:rPr>
              <w:rFonts w:ascii="Cambria Math" w:cs="Times New Roman" w:hAnsi="Times New Roman"/>
              <w:sz w:val="28"/>
              <w:szCs w:val="28"/>
              <w:rPrChange w:id="203" w:author="user pc" w:date="2022-03-15T10:14:00Z">
                <w:rPr>
                  <w:rFonts w:ascii="Cambria Math" w:hAnsi="Cambria Math"/>
                  <w:sz w:val="28"/>
                  <w:szCs w:val="28"/>
                </w:rPr>
              </w:rPrChange>
            </w:rPr>
            <m:t xml:space="preserve"> </m:t>
          </m:r>
          <m:r w:rsidRPr="7ABCCD7A">
            <w:rPr>
              <w:rFonts w:ascii="Cambria Math" w:cs="Times New Roman" w:hAnsi="Cambria Math"/>
              <w:sz w:val="28"/>
              <w:szCs w:val="28"/>
              <w:rPrChange w:id="204" w:author="user pc" w:date="2022-03-15T10:14:00Z">
                <w:rPr>
                  <w:rFonts w:ascii="Cambria Math" w:hAnsi="Cambria Math"/>
                  <w:sz w:val="28"/>
                  <w:szCs w:val="28"/>
                </w:rPr>
              </w:rPrChange>
            </w:rPr>
            <m:t>has</m:t>
          </m:r>
          <m:r w:rsidRPr="843E177A">
            <w:rPr>
              <w:rFonts w:ascii="Cambria Math" w:cs="Times New Roman" w:hAnsi="Times New Roman"/>
              <w:sz w:val="28"/>
              <w:szCs w:val="28"/>
              <w:rPrChange w:id="205" w:author="user pc" w:date="2022-03-15T10:14:00Z">
                <w:rPr>
                  <w:rFonts w:ascii="Cambria Math" w:hAnsi="Cambria Math"/>
                  <w:sz w:val="28"/>
                  <w:szCs w:val="28"/>
                </w:rPr>
              </w:rPrChange>
            </w:rPr>
            <m:t xml:space="preserve"> </m:t>
          </m:r>
          <m:r w:rsidRPr="B976ED03">
            <w:rPr>
              <w:rFonts w:ascii="Cambria Math" w:cs="Times New Roman" w:hAnsi="Cambria Math"/>
              <w:sz w:val="28"/>
              <w:szCs w:val="28"/>
              <w:rPrChange w:id="206" w:author="user pc" w:date="2022-03-15T10:14:00Z">
                <w:rPr>
                  <w:rFonts w:ascii="Cambria Math" w:hAnsi="Cambria Math"/>
                  <w:sz w:val="28"/>
                  <w:szCs w:val="28"/>
                </w:rPr>
              </w:rPrChange>
            </w:rPr>
            <m:t>equal</m:t>
          </m:r>
        </m:oMath>
      </m:oMathPara>
    </w:p>
    <w:p>
      <w:pPr>
        <w:pStyle w:val="style0"/>
        <w:rPr>
          <w:rFonts w:ascii="Times New Roman" w:cs="Times New Roman" w:hAnsi="Times New Roman"/>
          <w:sz w:val="28"/>
          <w:szCs w:val="28"/>
        </w:rPr>
      </w:pPr>
      <m:oMathPara>
        <m:oMath>
          <m:r w:rsidRPr="F2F2C66F">
            <w:rPr>
              <w:rFonts w:ascii="Cambria Math" w:cs="Times New Roman" w:hAnsi="Times New Roman"/>
              <w:sz w:val="28"/>
              <w:szCs w:val="28"/>
              <w:rPrChange w:id="207" w:author="user pc" w:date="2022-03-15T10:14:00Z">
                <w:rPr>
                  <w:rFonts w:ascii="Cambria Math" w:hAnsi="Cambria Math"/>
                  <w:sz w:val="28"/>
                  <w:szCs w:val="28"/>
                </w:rPr>
              </w:rPrChange>
            </w:rPr>
            <m:t xml:space="preserve"> </m:t>
          </m:r>
          <m:r w:rsidRPr="5C3D294B">
            <w:rPr>
              <w:rFonts w:ascii="Cambria Math" w:cs="Times New Roman" w:hAnsi="Cambria Math"/>
              <w:sz w:val="28"/>
              <w:szCs w:val="28"/>
              <w:rPrChange w:id="208" w:author="user pc" w:date="2022-03-15T10:14:00Z">
                <w:rPr>
                  <w:rFonts w:ascii="Cambria Math" w:hAnsi="Cambria Math"/>
                  <w:sz w:val="28"/>
                  <w:szCs w:val="28"/>
                </w:rPr>
              </w:rPrChange>
            </w:rPr>
            <m:t>numbers</m:t>
          </m:r>
          <m:r w:rsidRPr="C90169BB">
            <w:rPr>
              <w:rFonts w:ascii="Cambria Math" w:cs="Times New Roman" w:hAnsi="Times New Roman"/>
              <w:sz w:val="28"/>
              <w:szCs w:val="28"/>
              <w:rPrChange w:id="209" w:author="user pc" w:date="2022-03-15T10:14:00Z">
                <w:rPr>
                  <w:rFonts w:ascii="Cambria Math" w:hAnsi="Cambria Math"/>
                  <w:sz w:val="28"/>
                  <w:szCs w:val="28"/>
                </w:rPr>
              </w:rPrChange>
            </w:rPr>
            <m:t xml:space="preserve"> </m:t>
          </m:r>
          <m:r w:rsidRPr="3DBB2F17">
            <w:rPr>
              <w:rFonts w:ascii="Cambria Math" w:cs="Times New Roman" w:hAnsi="Cambria Math"/>
              <w:sz w:val="28"/>
              <w:szCs w:val="28"/>
              <w:rPrChange w:id="210" w:author="user pc" w:date="2022-03-15T10:14:00Z">
                <w:rPr>
                  <w:rFonts w:ascii="Cambria Math" w:hAnsi="Cambria Math"/>
                  <w:sz w:val="28"/>
                  <w:szCs w:val="28"/>
                </w:rPr>
              </w:rPrChange>
            </w:rPr>
            <m:t>of</m:t>
          </m:r>
          <m:r w:rsidRPr="973DB4AE">
            <w:rPr>
              <w:rFonts w:ascii="Cambria Math" w:cs="Times New Roman" w:hAnsi="Times New Roman"/>
              <w:sz w:val="28"/>
              <w:szCs w:val="28"/>
              <w:rPrChange w:id="211" w:author="user pc" w:date="2022-03-15T10:14:00Z">
                <w:rPr>
                  <w:rFonts w:ascii="Cambria Math" w:hAnsi="Cambria Math"/>
                  <w:sz w:val="28"/>
                  <w:szCs w:val="28"/>
                </w:rPr>
              </w:rPrChange>
            </w:rPr>
            <m:t xml:space="preserve"> </m:t>
          </m:r>
          <m:r w:rsidRPr="E98CF64F">
            <w:rPr>
              <w:rFonts w:ascii="Cambria Math" w:cs="Times New Roman" w:hAnsi="Cambria Math"/>
              <w:sz w:val="28"/>
              <w:szCs w:val="28"/>
              <w:rPrChange w:id="212" w:author="user pc" w:date="2022-03-15T10:14:00Z">
                <w:rPr>
                  <w:rFonts w:ascii="Cambria Math" w:hAnsi="Cambria Math"/>
                  <w:sz w:val="28"/>
                  <w:szCs w:val="28"/>
                </w:rPr>
              </w:rPrChange>
            </w:rPr>
            <m:t>atoms</m:t>
          </m:r>
          <m:r w:rsidRPr="78D70152">
            <w:rPr>
              <w:rFonts w:ascii="Cambria Math" w:cs="Times New Roman" w:hAnsi="Times New Roman"/>
              <w:sz w:val="28"/>
              <w:szCs w:val="28"/>
              <w:rPrChange w:id="213" w:author="user pc" w:date="2022-03-15T10:14:00Z">
                <w:rPr>
                  <w:rFonts w:ascii="Cambria Math" w:hAnsi="Cambria Math"/>
                  <w:sz w:val="28"/>
                  <w:szCs w:val="28"/>
                </w:rPr>
              </w:rPrChange>
            </w:rPr>
            <m:t xml:space="preserve"> </m:t>
          </m:r>
          <m:r w:rsidRPr="F7AA3217">
            <w:rPr>
              <w:rFonts w:ascii="Cambria Math" w:cs="Times New Roman" w:hAnsi="Cambria Math"/>
              <w:sz w:val="28"/>
              <w:szCs w:val="28"/>
              <w:rPrChange w:id="214" w:author="user pc" w:date="2022-03-15T10:14:00Z">
                <w:rPr>
                  <w:rFonts w:ascii="Cambria Math" w:hAnsi="Cambria Math"/>
                  <w:sz w:val="28"/>
                  <w:szCs w:val="28"/>
                </w:rPr>
              </w:rPrChange>
            </w:rPr>
            <m:t>for</m:t>
          </m:r>
          <m:r w:rsidRPr="9A66DDD1">
            <w:rPr>
              <w:rFonts w:ascii="Cambria Math" w:cs="Times New Roman" w:hAnsi="Times New Roman"/>
              <w:sz w:val="28"/>
              <w:szCs w:val="28"/>
              <w:rPrChange w:id="215" w:author="user pc" w:date="2022-03-15T10:14:00Z">
                <w:rPr>
                  <w:rFonts w:ascii="Cambria Math" w:hAnsi="Cambria Math"/>
                  <w:sz w:val="28"/>
                  <w:szCs w:val="28"/>
                </w:rPr>
              </w:rPrChange>
            </w:rPr>
            <m:t xml:space="preserve"> </m:t>
          </m:r>
          <m:r w:rsidRPr="AED42C53">
            <w:rPr>
              <w:rFonts w:ascii="Cambria Math" w:cs="Times New Roman" w:hAnsi="Cambria Math"/>
              <w:sz w:val="28"/>
              <w:szCs w:val="28"/>
              <w:rPrChange w:id="216" w:author="user pc" w:date="2022-03-15T10:14:00Z">
                <w:rPr>
                  <w:rFonts w:ascii="Cambria Math" w:hAnsi="Cambria Math"/>
                  <w:sz w:val="28"/>
                  <w:szCs w:val="28"/>
                </w:rPr>
              </w:rPrChange>
            </w:rPr>
            <m:t>each</m:t>
          </m:r>
          <m:r w:rsidRPr="33BADEEE">
            <w:rPr>
              <w:rFonts w:ascii="Cambria Math" w:cs="Times New Roman" w:hAnsi="Times New Roman"/>
              <w:sz w:val="28"/>
              <w:szCs w:val="28"/>
              <w:rPrChange w:id="217" w:author="user pc" w:date="2022-03-15T10:14:00Z">
                <w:rPr>
                  <w:rFonts w:ascii="Cambria Math" w:hAnsi="Cambria Math"/>
                  <w:sz w:val="28"/>
                  <w:szCs w:val="28"/>
                </w:rPr>
              </w:rPrChange>
            </w:rPr>
            <m:t xml:space="preserve"> </m:t>
          </m:r>
          <m:r w:rsidRPr="9D941C8D">
            <w:rPr>
              <w:rFonts w:ascii="Cambria Math" w:cs="Times New Roman" w:hAnsi="Cambria Math"/>
              <w:sz w:val="28"/>
              <w:szCs w:val="28"/>
              <w:rPrChange w:id="218" w:author="user pc" w:date="2022-03-15T10:14:00Z">
                <w:rPr>
                  <w:rFonts w:ascii="Cambria Math" w:hAnsi="Cambria Math"/>
                  <w:sz w:val="28"/>
                  <w:szCs w:val="28"/>
                </w:rPr>
              </w:rPrChange>
            </w:rPr>
            <m:t>element</m:t>
          </m:r>
          <m:r w:rsidRPr="3000ED72">
            <w:rPr>
              <w:rFonts w:ascii="Cambria Math" w:cs="Times New Roman" w:hAnsi="Times New Roman"/>
              <w:sz w:val="28"/>
              <w:szCs w:val="28"/>
              <w:rPrChange w:id="219" w:author="user pc" w:date="2022-03-15T10:14:00Z">
                <w:rPr>
                  <w:rFonts w:ascii="Cambria Math" w:hAnsi="Cambria Math"/>
                  <w:sz w:val="28"/>
                  <w:szCs w:val="28"/>
                </w:rPr>
              </w:rPrChange>
            </w:rPr>
            <m:t xml:space="preserve"> </m:t>
          </m:r>
          <m:r w:rsidRPr="CEAD9052">
            <w:rPr>
              <w:rFonts w:ascii="Cambria Math" w:cs="Times New Roman" w:hAnsi="Cambria Math"/>
              <w:sz w:val="28"/>
              <w:szCs w:val="28"/>
              <w:rPrChange w:id="220" w:author="user pc" w:date="2022-03-15T10:14:00Z">
                <w:rPr>
                  <w:rFonts w:ascii="Cambria Math" w:hAnsi="Cambria Math"/>
                  <w:sz w:val="28"/>
                  <w:szCs w:val="28"/>
                </w:rPr>
              </w:rPrChange>
            </w:rPr>
            <m:t>involved</m:t>
          </m:r>
          <m:r w:rsidRPr="4F04ED72">
            <w:rPr>
              <w:rFonts w:ascii="Cambria Math" w:cs="Times New Roman" w:hAnsi="Times New Roman"/>
              <w:sz w:val="28"/>
              <w:szCs w:val="28"/>
              <w:rPrChange w:id="221" w:author="user pc" w:date="2022-03-15T10:14:00Z">
                <w:rPr>
                  <w:rFonts w:ascii="Cambria Math" w:hAnsi="Cambria Math"/>
                  <w:sz w:val="28"/>
                  <w:szCs w:val="28"/>
                </w:rPr>
              </w:rPrChange>
            </w:rPr>
            <m:t xml:space="preserve"> </m:t>
          </m:r>
          <m:r w:rsidRPr="8D3B0B7E">
            <w:rPr>
              <w:rFonts w:ascii="Cambria Math" w:cs="Times New Roman" w:hAnsi="Cambria Math"/>
              <w:sz w:val="28"/>
              <w:szCs w:val="28"/>
              <w:rPrChange w:id="222" w:author="user pc" w:date="2022-03-15T10:14:00Z">
                <w:rPr>
                  <w:rFonts w:ascii="Cambria Math" w:hAnsi="Cambria Math"/>
                  <w:sz w:val="28"/>
                  <w:szCs w:val="28"/>
                </w:rPr>
              </w:rPrChange>
            </w:rPr>
            <m:t>in</m:t>
          </m:r>
          <m:r w:rsidRPr="F8EF89DF">
            <w:rPr>
              <w:rFonts w:ascii="Cambria Math" w:cs="Times New Roman" w:hAnsi="Times New Roman"/>
              <w:sz w:val="28"/>
              <w:szCs w:val="28"/>
              <w:rPrChange w:id="223" w:author="user pc" w:date="2022-03-15T10:14:00Z">
                <w:rPr>
                  <w:rFonts w:ascii="Cambria Math" w:hAnsi="Cambria Math"/>
                  <w:sz w:val="28"/>
                  <w:szCs w:val="28"/>
                </w:rPr>
              </w:rPrChange>
            </w:rPr>
            <m:t xml:space="preserve"> </m:t>
          </m:r>
          <m:r w:rsidRPr="872AB11A">
            <w:rPr>
              <w:rFonts w:ascii="Cambria Math" w:cs="Times New Roman" w:hAnsi="Cambria Math"/>
              <w:sz w:val="28"/>
              <w:szCs w:val="28"/>
              <w:rPrChange w:id="224" w:author="user pc" w:date="2022-03-15T10:14:00Z">
                <w:rPr>
                  <w:rFonts w:ascii="Cambria Math" w:hAnsi="Cambria Math"/>
                  <w:sz w:val="28"/>
                  <w:szCs w:val="28"/>
                </w:rPr>
              </w:rPrChange>
            </w:rPr>
            <m:t>the</m:t>
          </m:r>
          <m:r w:rsidRPr="2C46EBC3">
            <w:rPr>
              <w:rFonts w:ascii="Cambria Math" w:cs="Times New Roman" w:hAnsi="Times New Roman"/>
              <w:sz w:val="28"/>
              <w:szCs w:val="28"/>
              <w:rPrChange w:id="225" w:author="user pc" w:date="2022-03-15T10:14:00Z">
                <w:rPr>
                  <w:rFonts w:ascii="Cambria Math" w:hAnsi="Cambria Math"/>
                  <w:sz w:val="28"/>
                  <w:szCs w:val="28"/>
                </w:rPr>
              </w:rPrChange>
            </w:rPr>
            <m:t xml:space="preserve"> </m:t>
          </m:r>
          <m:r w:rsidRPr="8FD419AB">
            <w:rPr>
              <w:rFonts w:ascii="Cambria Math" w:cs="Times New Roman" w:hAnsi="Cambria Math"/>
              <w:sz w:val="28"/>
              <w:szCs w:val="28"/>
              <w:rPrChange w:id="226" w:author="user pc" w:date="2022-03-15T10:14:00Z">
                <w:rPr>
                  <w:rFonts w:ascii="Cambria Math" w:hAnsi="Cambria Math"/>
                  <w:sz w:val="28"/>
                  <w:szCs w:val="28"/>
                </w:rPr>
              </w:rPrChange>
            </w:rPr>
            <m:t>reaction</m:t>
          </m:r>
        </m:oMath>
      </m:oMathPara>
    </w:p>
    <w:p>
      <w:pPr>
        <w:pStyle w:val="style0"/>
        <w:rPr>
          <w:rFonts w:ascii="Times New Roman" w:cs="Times New Roman"/>
          <w:sz w:val="28"/>
          <w:szCs w:val="28"/>
          <w:rPrChange w:id="227" w:author="user pc" w:date="2022-03-15T10:14:00Z">
            <w:rPr/>
          </w:rPrChange>
        </w:rPr>
      </w:pPr>
      <m:oMath>
        <m:r w:rsidRPr="2A088A2E">
          <w:rPr>
            <w:rFonts w:ascii="Cambria Math" w:cs="Times New Roman" w:hAnsi="Times New Roman"/>
            <w:sz w:val="28"/>
            <w:szCs w:val="28"/>
            <w:rPrChange w:id="228" w:author="user pc" w:date="2022-03-15T10:14:00Z">
              <w:rPr>
                <w:rFonts w:ascii="Cambria Math" w:hAnsi="Cambria Math"/>
                <w:sz w:val="28"/>
                <w:szCs w:val="28"/>
              </w:rPr>
            </w:rPrChange>
          </w:rPr>
          <m:t xml:space="preserve"> </m:t>
        </m:r>
        <m:r w:rsidRPr="143E9FE2">
          <w:rPr>
            <w:rFonts w:ascii="Cambria Math" w:cs="Times New Roman" w:hAnsi="Cambria Math"/>
            <w:sz w:val="28"/>
            <w:szCs w:val="28"/>
            <w:rPrChange w:id="229" w:author="user pc" w:date="2022-03-15T10:14:00Z">
              <w:rPr>
                <w:rFonts w:ascii="Cambria Math" w:hAnsi="Cambria Math"/>
                <w:sz w:val="28"/>
                <w:szCs w:val="28"/>
              </w:rPr>
            </w:rPrChange>
          </w:rPr>
          <m:t>and</m:t>
        </m:r>
        <m:r w:rsidRPr="1B7B1714">
          <w:rPr>
            <w:rFonts w:ascii="Cambria Math" w:cs="Times New Roman" w:hAnsi="Times New Roman"/>
            <w:sz w:val="28"/>
            <w:szCs w:val="28"/>
            <w:rPrChange w:id="230" w:author="user pc" w:date="2022-03-15T10:14:00Z">
              <w:rPr>
                <w:rFonts w:ascii="Cambria Math" w:hAnsi="Cambria Math"/>
                <w:sz w:val="28"/>
                <w:szCs w:val="28"/>
              </w:rPr>
            </w:rPrChange>
          </w:rPr>
          <m:t xml:space="preserve"> </m:t>
        </m:r>
        <m:r w:rsidRPr="800792CC">
          <w:rPr>
            <w:rFonts w:ascii="Cambria Math" w:cs="Times New Roman" w:hAnsi="Cambria Math"/>
            <w:sz w:val="28"/>
            <w:szCs w:val="28"/>
            <w:rPrChange w:id="231" w:author="user pc" w:date="2022-03-15T10:14:00Z">
              <w:rPr>
                <w:rFonts w:ascii="Cambria Math" w:hAnsi="Cambria Math"/>
                <w:sz w:val="28"/>
                <w:szCs w:val="28"/>
              </w:rPr>
            </w:rPrChange>
          </w:rPr>
          <m:t>are</m:t>
        </m:r>
        <m:r w:rsidRPr="1BD0F0EE">
          <w:rPr>
            <w:rFonts w:ascii="Cambria Math" w:cs="Times New Roman" w:hAnsi="Times New Roman"/>
            <w:sz w:val="28"/>
            <w:szCs w:val="28"/>
            <w:rPrChange w:id="232" w:author="user pc" w:date="2022-03-15T10:14:00Z">
              <w:rPr>
                <w:rFonts w:ascii="Cambria Math" w:hAnsi="Cambria Math"/>
                <w:sz w:val="28"/>
                <w:szCs w:val="28"/>
              </w:rPr>
            </w:rPrChange>
          </w:rPr>
          <m:t xml:space="preserve"> </m:t>
        </m:r>
        <m:r w:rsidRPr="B54FA73C">
          <w:rPr>
            <w:rFonts w:ascii="Cambria Math" w:cs="Times New Roman" w:hAnsi="Cambria Math"/>
            <w:sz w:val="28"/>
            <w:szCs w:val="28"/>
            <w:rPrChange w:id="233" w:author="user pc" w:date="2022-03-15T10:14:00Z">
              <w:rPr>
                <w:rFonts w:ascii="Cambria Math" w:hAnsi="Cambria Math"/>
                <w:sz w:val="28"/>
                <w:szCs w:val="28"/>
              </w:rPr>
            </w:rPrChange>
          </w:rPr>
          <m:t>represented</m:t>
        </m:r>
        <m:r w:rsidRPr="83ABB4BD">
          <w:rPr>
            <w:rFonts w:ascii="Cambria Math" w:cs="Times New Roman" w:hAnsi="Times New Roman"/>
            <w:sz w:val="28"/>
            <w:szCs w:val="28"/>
            <w:rPrChange w:id="234" w:author="user pc" w:date="2022-03-15T10:14:00Z">
              <w:rPr>
                <w:rFonts w:ascii="Cambria Math" w:hAnsi="Cambria Math"/>
                <w:sz w:val="28"/>
                <w:szCs w:val="28"/>
              </w:rPr>
            </w:rPrChange>
          </w:rPr>
          <m:t xml:space="preserve"> </m:t>
        </m:r>
        <m:r w:rsidRPr="1EEC0D3C">
          <w:rPr>
            <w:rFonts w:ascii="Cambria Math" w:cs="Times New Roman" w:hAnsi="Cambria Math"/>
            <w:sz w:val="28"/>
            <w:szCs w:val="28"/>
            <w:rPrChange w:id="235" w:author="user pc" w:date="2022-03-15T10:14:00Z">
              <w:rPr>
                <w:rFonts w:ascii="Cambria Math" w:hAnsi="Cambria Math"/>
                <w:sz w:val="28"/>
                <w:szCs w:val="28"/>
              </w:rPr>
            </w:rPrChange>
          </w:rPr>
          <m:t>on</m:t>
        </m:r>
        <m:r w:rsidRPr="AAC32FF5">
          <w:rPr>
            <w:rFonts w:ascii="Cambria Math" w:cs="Times New Roman" w:hAnsi="Times New Roman"/>
            <w:sz w:val="28"/>
            <w:szCs w:val="28"/>
            <w:rPrChange w:id="236" w:author="user pc" w:date="2022-03-15T10:14:00Z">
              <w:rPr>
                <w:rFonts w:ascii="Cambria Math" w:hAnsi="Cambria Math"/>
                <w:sz w:val="28"/>
                <w:szCs w:val="28"/>
              </w:rPr>
            </w:rPrChange>
          </w:rPr>
          <m:t xml:space="preserve"> </m:t>
        </m:r>
        <m:r w:rsidRPr="98597840">
          <w:rPr>
            <w:rFonts w:ascii="Cambria Math" w:cs="Times New Roman" w:hAnsi="Cambria Math"/>
            <w:sz w:val="28"/>
            <w:szCs w:val="28"/>
            <w:rPrChange w:id="237" w:author="user pc" w:date="2022-03-15T10:14:00Z">
              <w:rPr>
                <w:rFonts w:ascii="Cambria Math" w:hAnsi="Cambria Math"/>
                <w:sz w:val="28"/>
                <w:szCs w:val="28"/>
              </w:rPr>
            </w:rPrChange>
          </w:rPr>
          <m:t>the</m:t>
        </m:r>
        <m:r w:rsidRPr="CA3B28B3">
          <w:rPr>
            <w:rFonts w:ascii="Cambria Math" w:cs="Times New Roman" w:hAnsi="Times New Roman"/>
            <w:sz w:val="28"/>
            <w:szCs w:val="28"/>
            <w:rPrChange w:id="238" w:author="user pc" w:date="2022-03-15T10:14:00Z">
              <w:rPr>
                <w:rFonts w:ascii="Cambria Math" w:hAnsi="Cambria Math"/>
                <w:sz w:val="28"/>
                <w:szCs w:val="28"/>
              </w:rPr>
            </w:rPrChange>
          </w:rPr>
          <m:t xml:space="preserve"> </m:t>
        </m:r>
        <m:r w:rsidRPr="738B587F">
          <w:rPr>
            <w:rFonts w:ascii="Cambria Math" w:cs="Times New Roman" w:hAnsi="Cambria Math"/>
            <w:sz w:val="28"/>
            <w:szCs w:val="28"/>
            <w:rPrChange w:id="239" w:author="user pc" w:date="2022-03-15T10:14:00Z">
              <w:rPr>
                <w:rFonts w:ascii="Cambria Math" w:hAnsi="Cambria Math"/>
                <w:sz w:val="28"/>
                <w:szCs w:val="28"/>
              </w:rPr>
            </w:rPrChange>
          </w:rPr>
          <m:t>reactant</m:t>
        </m:r>
        <m:r w:rsidRPr="D72074C2">
          <w:rPr>
            <w:rFonts w:ascii="Cambria Math" w:cs="Times New Roman" w:hAnsi="Times New Roman"/>
            <w:sz w:val="28"/>
            <w:szCs w:val="28"/>
            <w:rPrChange w:id="240" w:author="user pc" w:date="2022-03-15T10:14:00Z">
              <w:rPr>
                <w:rFonts w:ascii="Cambria Math" w:hAnsi="Cambria Math"/>
                <w:sz w:val="28"/>
                <w:szCs w:val="28"/>
              </w:rPr>
            </w:rPrChange>
          </w:rPr>
          <m:t xml:space="preserve"> </m:t>
        </m:r>
        <m:r w:rsidRPr="5EF36932">
          <w:rPr>
            <w:rFonts w:ascii="Cambria Math" w:cs="Times New Roman" w:hAnsi="Cambria Math"/>
            <w:sz w:val="28"/>
            <w:szCs w:val="28"/>
            <w:rPrChange w:id="241" w:author="user pc" w:date="2022-03-15T10:14:00Z">
              <w:rPr>
                <w:rFonts w:ascii="Cambria Math" w:hAnsi="Cambria Math"/>
                <w:sz w:val="28"/>
                <w:szCs w:val="28"/>
              </w:rPr>
            </w:rPrChange>
          </w:rPr>
          <m:t>and</m:t>
        </m:r>
        <m:r w:rsidRPr="30798E51">
          <w:rPr>
            <w:rFonts w:ascii="Cambria Math" w:cs="Times New Roman" w:hAnsi="Times New Roman"/>
            <w:sz w:val="28"/>
            <w:szCs w:val="28"/>
            <w:rPrChange w:id="242" w:author="user pc" w:date="2022-03-15T10:14:00Z">
              <w:rPr>
                <w:rFonts w:ascii="Cambria Math" w:hAnsi="Cambria Math"/>
                <w:sz w:val="28"/>
                <w:szCs w:val="28"/>
              </w:rPr>
            </w:rPrChange>
          </w:rPr>
          <m:t xml:space="preserve"> </m:t>
        </m:r>
        <m:r w:rsidRPr="38D5FCAF">
          <w:rPr>
            <w:rFonts w:ascii="Cambria Math" w:cs="Times New Roman" w:hAnsi="Cambria Math"/>
            <w:sz w:val="28"/>
            <w:szCs w:val="28"/>
            <w:rPrChange w:id="243" w:author="user pc" w:date="2022-03-15T10:14:00Z">
              <w:rPr>
                <w:rFonts w:ascii="Cambria Math" w:hAnsi="Cambria Math"/>
                <w:sz w:val="28"/>
                <w:szCs w:val="28"/>
              </w:rPr>
            </w:rPrChange>
          </w:rPr>
          <m:t>product</m:t>
        </m:r>
        <m:r w:rsidRPr="111EF399">
          <w:rPr>
            <w:rFonts w:ascii="Cambria Math" w:cs="Times New Roman" w:hAnsi="Times New Roman"/>
            <w:sz w:val="28"/>
            <w:szCs w:val="28"/>
            <w:rPrChange w:id="244" w:author="user pc" w:date="2022-03-15T10:14:00Z">
              <w:rPr>
                <w:rFonts w:ascii="Cambria Math" w:hAnsi="Cambria Math"/>
                <w:sz w:val="28"/>
                <w:szCs w:val="28"/>
              </w:rPr>
            </w:rPrChange>
          </w:rPr>
          <m:t xml:space="preserve"> </m:t>
        </m:r>
        <m:r w:rsidRPr="E461D03F">
          <w:rPr>
            <w:rFonts w:ascii="Cambria Math" w:cs="Times New Roman" w:hAnsi="Cambria Math"/>
            <w:sz w:val="28"/>
            <w:szCs w:val="28"/>
            <w:rPrChange w:id="245" w:author="user pc" w:date="2022-03-15T10:14:00Z">
              <w:rPr>
                <w:rFonts w:ascii="Cambria Math" w:hAnsi="Cambria Math"/>
                <w:sz w:val="28"/>
                <w:szCs w:val="28"/>
              </w:rPr>
            </w:rPrChange>
          </w:rPr>
          <m:t>sides</m:t>
        </m:r>
        <m:r w:rsidRPr="64D286BF">
          <w:rPr>
            <w:rFonts w:ascii="Cambria Math" w:cs="Times New Roman" w:hAnsi="Times New Roman"/>
            <w:sz w:val="28"/>
            <w:szCs w:val="28"/>
            <w:rPrChange w:id="246" w:author="user pc" w:date="2022-03-15T10:14:00Z">
              <w:rPr>
                <w:rFonts w:ascii="Cambria Math" w:hAnsi="Cambria Math"/>
                <w:sz w:val="28"/>
                <w:szCs w:val="28"/>
              </w:rPr>
            </w:rPrChange>
          </w:rPr>
          <m:t>.</m:t>
        </m:r>
      </m:oMath>
      <w:r w:rsidRPr="8C289512">
        <w:rPr>
          <w:rFonts w:ascii="Times New Roman" w:cs="Times New Roman"/>
          <w:sz w:val="28"/>
          <w:szCs w:val="28"/>
          <w:rPrChange w:id="247" w:author="user pc" w:date="2022-03-15T10:14:00Z">
            <w:rPr/>
          </w:rPrChange>
        </w:rPr>
        <w:t xml:space="preserve"> This is a requirement the equation must satisfy to be consistent with the law of conservation of matter.</w:t>
      </w:r>
    </w:p>
    <w:p>
      <w:pPr>
        <w:pStyle w:val="style0"/>
        <w:rPr>
          <w:rFonts w:ascii="Times New Roman" w:cs="Times New Roman"/>
          <w:sz w:val="28"/>
          <w:szCs w:val="28"/>
          <w:rPrChange w:id="248" w:author="user pc" w:date="2022-03-15T10:14:00Z">
            <w:rPr/>
          </w:rPrChange>
        </w:rPr>
      </w:pPr>
      <w:r w:rsidRPr="343490D0">
        <w:rPr>
          <w:rFonts w:ascii="Times New Roman" w:cs="Times New Roman"/>
          <w:b/>
          <w:sz w:val="28"/>
          <w:szCs w:val="28"/>
          <w:highlight w:val="yellow"/>
          <w:rPrChange w:id="249" w:author="user pc" w:date="2022-03-15T10:14:00Z">
            <w:rPr>
              <w:b/>
              <w:highlight w:val="yellow"/>
            </w:rPr>
          </w:rPrChange>
        </w:rPr>
        <w:t>Types of Chemical Equations</w:t>
      </w:r>
    </w:p>
    <w:p>
      <w:pPr>
        <w:pStyle w:val="style0"/>
        <w:rPr>
          <w:rFonts w:ascii="Times New Roman" w:cs="Times New Roman"/>
          <w:sz w:val="28"/>
          <w:szCs w:val="28"/>
          <w:rPrChange w:id="250" w:author="user pc" w:date="2022-03-15T10:14:00Z">
            <w:rPr/>
          </w:rPrChange>
        </w:rPr>
      </w:pPr>
      <w:r w:rsidRPr="55590F8C">
        <w:rPr>
          <w:rFonts w:ascii="Times New Roman" w:cs="Times New Roman"/>
          <w:b/>
          <w:color w:val="0000ff"/>
          <w:sz w:val="28"/>
          <w:szCs w:val="28"/>
          <w:rPrChange w:id="251" w:author="user pc" w:date="2022-03-15T10:14:00Z">
            <w:rPr>
              <w:b/>
              <w:color w:val="0000ff"/>
            </w:rPr>
          </w:rPrChange>
        </w:rPr>
        <w:t xml:space="preserve">A word equation </w:t>
      </w:r>
      <w:r w:rsidRPr="E37AC574">
        <w:rPr>
          <w:rFonts w:ascii="Times New Roman" w:cs="Times New Roman"/>
          <w:sz w:val="28"/>
          <w:szCs w:val="28"/>
          <w:rPrChange w:id="252" w:author="user pc" w:date="2022-03-15T10:14:00Z">
            <w:rPr/>
          </w:rPrChange>
        </w:rPr>
        <w:t>uses words to represent the reactants and products in a chemical reaction .E.g Zinc metal + hydrogen tetraoxosulphate (VI) acid ==&gt; Zinc tetraoxosulphate (VI) + hydrogen gas</w:t>
      </w:r>
    </w:p>
    <w:p>
      <w:pPr>
        <w:pStyle w:val="style0"/>
        <w:rPr>
          <w:rFonts w:ascii="Times New Roman" w:cs="Times New Roman"/>
          <w:sz w:val="28"/>
          <w:szCs w:val="28"/>
          <w:rPrChange w:id="253" w:author="user pc" w:date="2022-03-15T10:14:00Z">
            <w:rPr/>
          </w:rPrChange>
        </w:rPr>
      </w:pPr>
      <w:r w:rsidRPr="D521369B">
        <w:rPr>
          <w:rFonts w:ascii="Times New Roman" w:cs="Times New Roman"/>
          <w:b/>
          <w:color w:val="0000ff"/>
          <w:sz w:val="28"/>
          <w:szCs w:val="28"/>
          <w:rPrChange w:id="254" w:author="user pc" w:date="2022-03-15T10:14:00Z">
            <w:rPr>
              <w:b/>
              <w:color w:val="0000ff"/>
            </w:rPr>
          </w:rPrChange>
        </w:rPr>
        <w:t xml:space="preserve">A molecular equation </w:t>
      </w:r>
      <w:r w:rsidRPr="EE13EF54">
        <w:rPr>
          <w:rFonts w:ascii="Times New Roman" w:cs="Times New Roman"/>
          <w:sz w:val="28"/>
          <w:szCs w:val="28"/>
          <w:rPrChange w:id="255" w:author="user pc" w:date="2022-03-15T10:14:00Z">
            <w:rPr/>
          </w:rPrChange>
        </w:rPr>
        <w:t xml:space="preserve">is an equation in which the formulas of the compounds are written as though all substances exist as molecules. However, there is a better way to show what is happening in this reaction. All of the aqueous </w:t>
      </w:r>
      <w:r w:rsidRPr="0AA66D64">
        <w:rPr>
          <w:rFonts w:ascii="Times New Roman" w:cs="Times New Roman"/>
          <w:sz w:val="28"/>
          <w:szCs w:val="28"/>
          <w:rPrChange w:id="256" w:author="user pc" w:date="2022-03-15T10:14:00Z">
            <w:rPr/>
          </w:rPrChange>
        </w:rPr>
        <w:t>compounds should be written as ions. A formula equation or molecular equation uses chemical symbols or formulas, but does not reveal the ratios of the products and reactants. E.g</w:t>
      </w:r>
    </w:p>
    <w:p>
      <w:pPr>
        <w:pStyle w:val="style0"/>
        <w:rPr>
          <w:rFonts w:ascii="Times New Roman" w:cs="Times New Roman"/>
          <w:sz w:val="28"/>
          <w:szCs w:val="28"/>
          <w:rPrChange w:id="257" w:author="user pc" w:date="2022-03-15T10:14:00Z">
            <w:rPr/>
          </w:rPrChange>
        </w:rPr>
      </w:pPr>
      <w:r w:rsidRPr="358C0592">
        <w:rPr>
          <w:rFonts w:ascii="Times New Roman" w:cs="Times New Roman"/>
          <w:sz w:val="28"/>
          <w:szCs w:val="28"/>
          <w:rPrChange w:id="258" w:author="user pc" w:date="2022-03-15T10:14:00Z">
            <w:rPr/>
          </w:rPrChange>
        </w:rPr>
        <w:t>Zn  + H</w:t>
      </w:r>
      <w:r w:rsidRPr="FDBE86EA">
        <w:rPr>
          <w:rFonts w:ascii="Times New Roman" w:cs="Times New Roman"/>
          <w:sz w:val="28"/>
          <w:szCs w:val="28"/>
          <w:vertAlign w:val="subscript"/>
          <w:rPrChange w:id="259" w:author="user pc" w:date="2022-03-15T10:14:00Z">
            <w:rPr>
              <w:vertAlign w:val="subscript"/>
            </w:rPr>
          </w:rPrChange>
        </w:rPr>
        <w:t>2</w:t>
      </w:r>
      <w:r w:rsidRPr="E3F6FCC1">
        <w:rPr>
          <w:rFonts w:ascii="Times New Roman" w:cs="Times New Roman"/>
          <w:sz w:val="28"/>
          <w:szCs w:val="28"/>
          <w:rPrChange w:id="260" w:author="user pc" w:date="2022-03-15T10:14:00Z">
            <w:rPr/>
          </w:rPrChange>
        </w:rPr>
        <w:t>SO</w:t>
      </w:r>
      <w:r w:rsidRPr="1798AF45">
        <w:rPr>
          <w:rFonts w:ascii="Times New Roman" w:cs="Times New Roman"/>
          <w:sz w:val="28"/>
          <w:szCs w:val="28"/>
          <w:vertAlign w:val="subscript"/>
          <w:rPrChange w:id="261" w:author="user pc" w:date="2022-03-15T10:14:00Z">
            <w:rPr>
              <w:vertAlign w:val="subscript"/>
            </w:rPr>
          </w:rPrChange>
        </w:rPr>
        <w:t>4</w:t>
      </w:r>
      <w:r>
        <w:rPr>
          <w:rFonts w:ascii="Times New Roman" w:cs="Times New Roman" w:hAnsi="Times New Roman"/>
          <w:sz w:val="28"/>
          <w:szCs w:val="28"/>
          <w:vertAlign w:val="subscript"/>
        </w:rPr>
        <w:t xml:space="preserve"> </w:t>
      </w:r>
      <w:r w:rsidRPr="FADF5932">
        <w:rPr>
          <w:rFonts w:ascii="Times New Roman" w:cs="Times New Roman"/>
          <w:sz w:val="28"/>
          <w:szCs w:val="28"/>
          <w:rPrChange w:id="262" w:author="user pc" w:date="2022-03-15T10:14:00Z">
            <w:rPr/>
          </w:rPrChange>
        </w:rPr>
        <w:t>==&gt;</w:t>
      </w:r>
      <w:r>
        <w:rPr>
          <w:rFonts w:ascii="Times New Roman" w:cs="Times New Roman" w:hAnsi="Times New Roman"/>
          <w:sz w:val="28"/>
          <w:szCs w:val="28"/>
        </w:rPr>
        <w:t xml:space="preserve"> </w:t>
      </w:r>
      <w:r w:rsidRPr="68EE5D48">
        <w:rPr>
          <w:rFonts w:ascii="Times New Roman" w:cs="Times New Roman"/>
          <w:sz w:val="28"/>
          <w:szCs w:val="28"/>
          <w:rPrChange w:id="263" w:author="user pc" w:date="2022-03-15T10:14:00Z">
            <w:rPr/>
          </w:rPrChange>
        </w:rPr>
        <w:t>ZnSO</w:t>
      </w:r>
      <w:r w:rsidRPr="861BA6CB">
        <w:rPr>
          <w:rFonts w:ascii="Times New Roman" w:cs="Times New Roman"/>
          <w:sz w:val="28"/>
          <w:szCs w:val="28"/>
          <w:vertAlign w:val="subscript"/>
          <w:rPrChange w:id="264" w:author="user pc" w:date="2022-03-15T10:14:00Z">
            <w:rPr>
              <w:vertAlign w:val="subscript"/>
            </w:rPr>
          </w:rPrChange>
        </w:rPr>
        <w:t xml:space="preserve">4   </w:t>
      </w:r>
      <w:r w:rsidRPr="27F58957">
        <w:rPr>
          <w:rFonts w:ascii="Times New Roman" w:cs="Times New Roman"/>
          <w:sz w:val="28"/>
          <w:szCs w:val="28"/>
          <w:rPrChange w:id="265" w:author="user pc" w:date="2022-03-15T10:14:00Z">
            <w:rPr/>
          </w:rPrChange>
        </w:rPr>
        <w:t>+  H</w:t>
      </w:r>
      <w:r w:rsidRPr="1C553831">
        <w:rPr>
          <w:rFonts w:ascii="Times New Roman" w:cs="Times New Roman"/>
          <w:sz w:val="28"/>
          <w:szCs w:val="28"/>
          <w:vertAlign w:val="subscript"/>
          <w:rPrChange w:id="266" w:author="user pc" w:date="2022-03-15T10:14:00Z">
            <w:rPr>
              <w:vertAlign w:val="subscript"/>
            </w:rPr>
          </w:rPrChange>
        </w:rPr>
        <w:t>2</w:t>
      </w:r>
    </w:p>
    <w:p>
      <w:pPr>
        <w:pStyle w:val="style0"/>
        <w:rPr>
          <w:rFonts w:ascii="Times New Roman" w:cs="Times New Roman" w:hAnsi="Times New Roman"/>
          <w:sz w:val="28"/>
          <w:szCs w:val="28"/>
        </w:rPr>
      </w:pPr>
      <w:r>
        <w:rPr>
          <w:rFonts w:ascii="Times New Roman" w:cs="Times New Roman" w:hAnsi="Times New Roman"/>
          <w:noProof/>
          <w:sz w:val="28"/>
          <w:szCs w:val="28"/>
        </w:rPr>
        <w:pict>
          <v:line id="1034" stroked="t" from="-16.75pt,660.3pt" to="-0.9pt,680.65pt" style="position:absolute;z-index:2;mso-position-horizontal-relative:page;mso-position-vertical-relative:page;mso-width-relative:page;mso-height-relative:page;mso-wrap-distance-left:0.0pt;mso-wrap-distance-right:0.0pt;visibility:visible;">
            <v:stroke color="#666666" weight="1.0pt"/>
            <v:fill/>
          </v:line>
        </w:pict>
      </w:r>
      <w:r>
        <w:rPr>
          <w:rFonts w:ascii="Times New Roman" w:cs="Times New Roman" w:hAnsi="Times New Roman"/>
          <w:b/>
          <w:color w:val="0000ff"/>
          <w:sz w:val="28"/>
          <w:szCs w:val="28"/>
        </w:rPr>
        <w:t xml:space="preserve">An ionic equation </w:t>
      </w:r>
      <w:r>
        <w:rPr>
          <w:rFonts w:ascii="Times New Roman" w:cs="Times New Roman" w:hAnsi="Times New Roman"/>
          <w:sz w:val="28"/>
          <w:szCs w:val="28"/>
        </w:rPr>
        <w:t>is an equation in which dissolved ionic compounds are shown as free ions. A balanced ionic equation shows the reacting ions in a chemical reaction.</w:t>
      </w:r>
    </w:p>
    <w:p>
      <w:pPr>
        <w:pStyle w:val="style0"/>
        <w:rPr>
          <w:rFonts w:ascii="Times New Roman" w:cs="Times New Roman" w:hAnsi="Times New Roman"/>
          <w:sz w:val="28"/>
          <w:szCs w:val="28"/>
        </w:rPr>
      </w:pPr>
      <w:r>
        <w:rPr>
          <w:rFonts w:ascii="Times New Roman" w:cs="Times New Roman" w:hAnsi="Times New Roman"/>
          <w:sz w:val="28"/>
          <w:szCs w:val="28"/>
        </w:rPr>
        <w:pict>
          <v:line id="1035" stroked="t" from="215.5pt,259.15pt" to="231.35pt,279.5pt" style="position:absolute;z-index:3;mso-position-horizontal-relative:page;mso-position-vertical-relative:page;mso-width-relative:page;mso-height-relative:page;mso-wrap-distance-left:0.0pt;mso-wrap-distance-right:0.0pt;visibility:visible;">
            <v:stroke color="#666666" weight="1.0pt"/>
            <v:fill/>
          </v:line>
        </w:pict>
      </w:r>
      <w:r>
        <w:rPr>
          <w:rFonts w:ascii="Times New Roman" w:cs="Times New Roman" w:hAnsi="Times New Roman"/>
          <w:noProof/>
          <w:sz w:val="28"/>
          <w:szCs w:val="28"/>
        </w:rPr>
        <w:pict>
          <v:line id="1036" stroked="t" from="183.5pt,259.15pt" to="199.35pt,279.5pt" style="position:absolute;z-index:4;mso-position-horizontal-relative:page;mso-position-vertical-relative:page;mso-width-relative:page;mso-height-relative:page;mso-wrap-distance-left:0.0pt;mso-wrap-distance-right:0.0pt;visibility:visible;">
            <v:stroke color="#666666" weight="1.0pt"/>
            <v:fill/>
          </v:line>
        </w:pict>
      </w:r>
      <w:r>
        <w:rPr>
          <w:rFonts w:ascii="Times New Roman" w:cs="Times New Roman" w:hAnsi="Times New Roman"/>
          <w:sz w:val="28"/>
          <w:szCs w:val="28"/>
        </w:rPr>
        <w:pict>
          <v:line id="1037" stroked="t" from="134.05pt,259.15pt" to="148.15pt,279.5pt" style="position:absolute;z-index:5;mso-position-horizontal-relative:page;mso-position-vertical-relative:page;mso-width-relative:page;mso-height-relative:page;mso-wrap-distance-left:0.0pt;mso-wrap-distance-right:0.0pt;visibility:visible;flip:x y;">
            <v:stroke color="#666666" weight="1.0pt"/>
            <v:fill/>
          </v:line>
        </w:pict>
      </w:r>
      <w:r>
        <w:rPr>
          <w:rFonts w:ascii="Times New Roman" w:cs="Times New Roman" w:hAnsi="Times New Roman"/>
          <w:noProof/>
          <w:sz w:val="28"/>
          <w:szCs w:val="28"/>
        </w:rPr>
        <w:pict>
          <v:line id="1038" stroked="t" from="43.05pt,259.15pt" to="58.9pt,279.5pt" style="position:absolute;z-index:6;mso-position-horizontal-relative:page;mso-position-vertical-relative:page;mso-width-relative:page;mso-height-relative:page;mso-wrap-distance-left:0.0pt;mso-wrap-distance-right:0.0pt;visibility:visible;">
            <v:stroke color="#666666" weight="1.0pt"/>
            <v:fill/>
          </v:line>
        </w:pict>
      </w:r>
      <w:r>
        <w:rPr>
          <w:rFonts w:ascii="Times New Roman" w:cs="Times New Roman" w:hAnsi="Times New Roman"/>
          <w:sz w:val="28"/>
          <w:szCs w:val="28"/>
        </w:rPr>
        <w:t>Na</w:t>
      </w:r>
      <w:r>
        <w:rPr>
          <w:rFonts w:ascii="Times New Roman" w:cs="Times New Roman" w:hAnsi="Times New Roman"/>
          <w:sz w:val="28"/>
          <w:szCs w:val="28"/>
          <w:vertAlign w:val="superscript"/>
        </w:rPr>
        <w:t xml:space="preserve">+  </w:t>
      </w:r>
      <w:r>
        <w:rPr>
          <w:rFonts w:ascii="Times New Roman" w:cs="Times New Roman" w:hAnsi="Times New Roman"/>
          <w:sz w:val="28"/>
          <w:szCs w:val="28"/>
        </w:rPr>
        <w:t>+ Cl</w:t>
      </w:r>
      <w:r>
        <w:rPr>
          <w:rFonts w:ascii="Times New Roman" w:cs="Times New Roman" w:hAnsi="Times New Roman"/>
          <w:sz w:val="28"/>
          <w:szCs w:val="28"/>
          <w:vertAlign w:val="superscript"/>
        </w:rPr>
        <w:t xml:space="preserve">- </w:t>
      </w:r>
      <w:r>
        <w:rPr>
          <w:rFonts w:ascii="Times New Roman" w:cs="Times New Roman" w:hAnsi="Times New Roman"/>
          <w:sz w:val="28"/>
          <w:szCs w:val="28"/>
        </w:rPr>
        <w:t>+ Ag</w:t>
      </w:r>
      <w:r>
        <w:rPr>
          <w:rFonts w:ascii="Times New Roman" w:cs="Times New Roman" w:hAnsi="Times New Roman"/>
          <w:sz w:val="28"/>
          <w:szCs w:val="28"/>
          <w:vertAlign w:val="superscript"/>
        </w:rPr>
        <w:t xml:space="preserve">+ </w:t>
      </w:r>
      <w:r>
        <w:rPr>
          <w:rFonts w:ascii="Times New Roman" w:cs="Times New Roman" w:hAnsi="Times New Roman"/>
          <w:sz w:val="28"/>
          <w:szCs w:val="28"/>
        </w:rPr>
        <w:t>+ NO</w:t>
      </w:r>
      <w:r>
        <w:rPr>
          <w:rFonts w:ascii="Times New Roman" w:cs="Times New Roman" w:hAnsi="Times New Roman"/>
          <w:sz w:val="28"/>
          <w:szCs w:val="28"/>
          <w:vertAlign w:val="subscript"/>
        </w:rPr>
        <w:t>3</w:t>
      </w:r>
      <w:r>
        <w:rPr>
          <w:rFonts w:ascii="Times New Roman" w:cs="Times New Roman" w:hAnsi="Times New Roman"/>
          <w:sz w:val="28"/>
          <w:szCs w:val="28"/>
          <w:vertAlign w:val="superscript"/>
        </w:rPr>
        <w:t xml:space="preserve">-  </w:t>
      </w:r>
      <w:r>
        <w:rPr>
          <w:rFonts w:ascii="Times New Roman" w:cs="Times New Roman" w:hAnsi="Times New Roman"/>
          <w:sz w:val="28"/>
          <w:szCs w:val="28"/>
        </w:rPr>
        <w:t>==&gt;Na</w:t>
      </w:r>
      <w:r>
        <w:rPr>
          <w:rFonts w:ascii="Times New Roman" w:cs="Times New Roman" w:hAnsi="Times New Roman"/>
          <w:sz w:val="28"/>
          <w:szCs w:val="28"/>
          <w:vertAlign w:val="superscript"/>
        </w:rPr>
        <w:t xml:space="preserve">+ </w:t>
      </w:r>
      <w:r>
        <w:rPr>
          <w:rFonts w:ascii="Times New Roman" w:cs="Times New Roman" w:hAnsi="Times New Roman"/>
          <w:sz w:val="28"/>
          <w:szCs w:val="28"/>
        </w:rPr>
        <w:t>+ NO</w:t>
      </w:r>
      <w:r>
        <w:rPr>
          <w:rFonts w:ascii="Times New Roman" w:cs="Times New Roman" w:hAnsi="Times New Roman"/>
          <w:sz w:val="28"/>
          <w:szCs w:val="28"/>
          <w:vertAlign w:val="subscript"/>
        </w:rPr>
        <w:t>3</w:t>
      </w:r>
      <w:r>
        <w:rPr>
          <w:rFonts w:ascii="Times New Roman" w:cs="Times New Roman" w:hAnsi="Times New Roman"/>
          <w:sz w:val="28"/>
          <w:szCs w:val="28"/>
          <w:vertAlign w:val="superscript"/>
        </w:rPr>
        <w:t xml:space="preserve">- </w:t>
      </w:r>
      <w:r>
        <w:rPr>
          <w:rFonts w:ascii="Times New Roman" w:cs="Times New Roman" w:hAnsi="Times New Roman"/>
          <w:sz w:val="28"/>
          <w:szCs w:val="28"/>
        </w:rPr>
        <w:t>+ AgCl</w:t>
      </w:r>
    </w:p>
    <w:p>
      <w:pPr>
        <w:pStyle w:val="style0"/>
        <w:rPr>
          <w:rFonts w:ascii="Times New Roman" w:cs="Times New Roman" w:hAnsi="Times New Roman"/>
          <w:sz w:val="28"/>
          <w:szCs w:val="28"/>
        </w:rPr>
      </w:pPr>
      <w:r>
        <w:rPr>
          <w:rFonts w:ascii="Times New Roman" w:cs="Times New Roman" w:hAnsi="Times New Roman"/>
          <w:b/>
          <w:color w:val="0000ff"/>
          <w:sz w:val="28"/>
          <w:szCs w:val="28"/>
        </w:rPr>
        <w:t xml:space="preserve">A spectator ion </w:t>
      </w:r>
      <w:r>
        <w:rPr>
          <w:rFonts w:ascii="Times New Roman" w:cs="Times New Roman" w:hAnsi="Times New Roman"/>
          <w:sz w:val="28"/>
          <w:szCs w:val="28"/>
        </w:rPr>
        <w:t>is an ion that does not take part in the chemical reaction and is found in solution both before and after the reaction. In the above reaction, the sodium ion and the nitrate ion are both spectator ions and as such</w:t>
      </w:r>
      <w:r>
        <w:rPr>
          <w:rFonts w:ascii="Times New Roman" w:cs="Times New Roman" w:hAnsi="Times New Roman"/>
          <w:sz w:val="28"/>
          <w:szCs w:val="28"/>
        </w:rPr>
        <w:pict>
          <v:line id="1039" stroked="t" from="163.7pt,-100.35pt" to="312.85pt,-13.9pt" style="position:absolute;z-index:7;mso-position-horizontal-relative:page;mso-position-vertical-relative:page;mso-width-relative:page;mso-height-relative:page;mso-wrap-distance-left:0.0pt;mso-wrap-distance-right:0.0pt;visibility:visible;flip:y;">
            <v:stroke color="#666666" weight="1.0pt"/>
            <v:fill/>
          </v:line>
        </w:pict>
      </w:r>
      <w:r>
        <w:rPr>
          <w:rFonts w:ascii="Times New Roman" w:cs="Times New Roman" w:hAnsi="Times New Roman"/>
          <w:sz w:val="28"/>
          <w:szCs w:val="28"/>
        </w:rPr>
        <w:t xml:space="preserve"> t</w:t>
      </w:r>
      <w:r>
        <w:rPr>
          <w:rFonts w:ascii="Times New Roman" w:cs="Times New Roman" w:hAnsi="Times New Roman"/>
          <w:sz w:val="28"/>
          <w:szCs w:val="28"/>
        </w:rPr>
        <w:pict>
          <v:line id="1040" stroked="t" from="171.25pt,-69.4pt" to="352.0pt,-24.65pt" style="position:absolute;z-index:8;mso-position-horizontal-relative:page;mso-position-vertical-relative:page;mso-width-relative:page;mso-height-relative:page;mso-wrap-distance-left:0.0pt;mso-wrap-distance-right:0.0pt;visibility:visible;flip:y;">
            <v:stroke color="#666666" weight="1.0pt"/>
            <v:fill/>
          </v:line>
        </w:pict>
      </w:r>
      <w:r>
        <w:rPr>
          <w:rFonts w:ascii="Times New Roman" w:cs="Times New Roman" w:hAnsi="Times New Roman"/>
          <w:sz w:val="28"/>
          <w:szCs w:val="28"/>
        </w:rPr>
        <w:t>hey are cancelled out.</w:t>
      </w:r>
    </w:p>
    <w:p>
      <w:pPr>
        <w:pStyle w:val="style0"/>
        <w:rPr>
          <w:rFonts w:ascii="Times New Roman" w:cs="Times New Roman" w:hAnsi="Times New Roman"/>
          <w:sz w:val="28"/>
          <w:szCs w:val="28"/>
          <w:highlight w:val="yellow"/>
        </w:rPr>
      </w:pPr>
    </w:p>
    <w:p>
      <w:pPr>
        <w:pStyle w:val="style0"/>
        <w:rPr>
          <w:rFonts w:ascii="Times New Roman" w:cs="Times New Roman" w:hAnsi="Times New Roman"/>
          <w:b/>
          <w:color w:val="c00000"/>
          <w:sz w:val="28"/>
          <w:szCs w:val="28"/>
          <w:highlight w:val="yellow"/>
        </w:rPr>
      </w:pPr>
    </w:p>
    <w:p>
      <w:pPr>
        <w:pStyle w:val="style0"/>
        <w:rPr>
          <w:rFonts w:ascii="Times New Roman" w:cs="Times New Roman" w:hAnsi="Times New Roman"/>
          <w:b/>
          <w:color w:val="c00000"/>
          <w:sz w:val="28"/>
          <w:szCs w:val="28"/>
          <w:highlight w:val="yellow"/>
        </w:rPr>
      </w:pPr>
    </w:p>
    <w:p>
      <w:pPr>
        <w:pStyle w:val="style0"/>
        <w:rPr>
          <w:rFonts w:ascii="Times New Roman" w:cs="Times New Roman" w:hAnsi="Times New Roman"/>
          <w:b/>
          <w:color w:val="c00000"/>
          <w:sz w:val="28"/>
          <w:szCs w:val="28"/>
          <w:highlight w:val="yellow"/>
        </w:rPr>
      </w:pPr>
    </w:p>
    <w:p>
      <w:pPr>
        <w:pStyle w:val="style0"/>
        <w:rPr>
          <w:rFonts w:ascii="Times New Roman" w:cs="Times New Roman" w:hAnsi="Times New Roman"/>
          <w:b/>
          <w:color w:val="c00000"/>
          <w:sz w:val="28"/>
          <w:szCs w:val="28"/>
          <w:highlight w:val="yellow"/>
        </w:rPr>
      </w:pPr>
    </w:p>
    <w:p>
      <w:pPr>
        <w:pStyle w:val="style0"/>
        <w:rPr>
          <w:rFonts w:ascii="Times New Roman" w:cs="Times New Roman" w:hAnsi="Times New Roman"/>
          <w:sz w:val="28"/>
          <w:szCs w:val="28"/>
          <w:highlight w:val="yellow"/>
        </w:rPr>
      </w:pPr>
      <w:r>
        <w:rPr>
          <w:rFonts w:ascii="Times New Roman" w:cs="Times New Roman" w:hAnsi="Times New Roman"/>
          <w:b/>
          <w:color w:val="c00000"/>
          <w:sz w:val="28"/>
          <w:szCs w:val="28"/>
          <w:highlight w:val="yellow"/>
        </w:rPr>
        <w:t>TAKE AWAY</w:t>
      </w:r>
    </w:p>
    <w:p>
      <w:pPr>
        <w:pStyle w:val="style0"/>
        <w:rPr>
          <w:rFonts w:ascii="Times New Roman" w:cs="Times New Roman" w:hAnsi="Times New Roman"/>
          <w:sz w:val="28"/>
          <w:szCs w:val="28"/>
        </w:rPr>
      </w:pPr>
      <w:r>
        <w:rPr>
          <w:rFonts w:ascii="Times New Roman" w:cs="Times New Roman" w:hAnsi="Times New Roman"/>
          <w:sz w:val="28"/>
          <w:szCs w:val="28"/>
        </w:rPr>
        <w:t xml:space="preserve">1. Deduce the chemical formula of potassium permanganate. </w:t>
      </w:r>
      <w:r>
        <w:rPr>
          <w:rFonts w:ascii="Times New Roman" w:cs="Times New Roman" w:hAnsi="Times New Roman"/>
          <w:b/>
          <w:sz w:val="28"/>
          <w:szCs w:val="28"/>
        </w:rPr>
        <w:t>Ans. KMnO</w:t>
      </w:r>
      <w:r>
        <w:rPr>
          <w:rFonts w:ascii="Times New Roman" w:cs="Times New Roman" w:hAnsi="Times New Roman"/>
          <w:b/>
          <w:sz w:val="28"/>
          <w:szCs w:val="28"/>
          <w:vertAlign w:val="subscript"/>
        </w:rPr>
        <w:t>4</w:t>
      </w:r>
    </w:p>
    <w:p>
      <w:pPr>
        <w:pStyle w:val="style0"/>
        <w:rPr>
          <w:rFonts w:ascii="Times New Roman" w:cs="Times New Roman" w:hAnsi="Times New Roman"/>
          <w:sz w:val="28"/>
          <w:szCs w:val="28"/>
        </w:rPr>
      </w:pPr>
      <w:r>
        <w:rPr>
          <w:rFonts w:ascii="Times New Roman" w:cs="Times New Roman" w:hAnsi="Times New Roman"/>
          <w:sz w:val="28"/>
          <w:szCs w:val="28"/>
        </w:rPr>
        <w:t xml:space="preserve">2.  The chemical formula of aluminium oxide. </w:t>
      </w:r>
      <w:r>
        <w:rPr>
          <w:rFonts w:ascii="Times New Roman" w:cs="Times New Roman" w:hAnsi="Times New Roman"/>
          <w:b/>
          <w:sz w:val="28"/>
          <w:szCs w:val="28"/>
        </w:rPr>
        <w:t>Ans. Al</w:t>
      </w:r>
      <w:r>
        <w:rPr>
          <w:rFonts w:ascii="Times New Roman" w:cs="Times New Roman" w:hAnsi="Times New Roman"/>
          <w:b/>
          <w:sz w:val="28"/>
          <w:szCs w:val="28"/>
          <w:vertAlign w:val="subscript"/>
        </w:rPr>
        <w:t>2</w:t>
      </w:r>
      <w:r>
        <w:rPr>
          <w:rFonts w:ascii="Times New Roman" w:cs="Times New Roman" w:hAnsi="Times New Roman"/>
          <w:b/>
          <w:sz w:val="28"/>
          <w:szCs w:val="28"/>
        </w:rPr>
        <w:t>O</w:t>
      </w:r>
      <w:r>
        <w:rPr>
          <w:rFonts w:ascii="Times New Roman" w:cs="Times New Roman" w:hAnsi="Times New Roman"/>
          <w:b/>
          <w:sz w:val="28"/>
          <w:szCs w:val="28"/>
          <w:vertAlign w:val="subscript"/>
        </w:rPr>
        <w:t>3</w:t>
      </w:r>
    </w:p>
    <w:p>
      <w:pPr>
        <w:pStyle w:val="style0"/>
        <w:rPr>
          <w:rFonts w:ascii="Times New Roman" w:cs="Times New Roman" w:hAnsi="Times New Roman"/>
          <w:sz w:val="28"/>
          <w:szCs w:val="28"/>
        </w:rPr>
      </w:pPr>
      <w:r>
        <w:rPr>
          <w:rFonts w:ascii="Times New Roman" w:cs="Times New Roman" w:hAnsi="Times New Roman"/>
          <w:sz w:val="28"/>
          <w:szCs w:val="28"/>
        </w:rPr>
        <w:t xml:space="preserve">3. Deduce the chemical formula of calcium hydroxide. </w:t>
      </w:r>
      <w:r>
        <w:rPr>
          <w:rFonts w:ascii="Times New Roman" w:cs="Times New Roman" w:hAnsi="Times New Roman"/>
          <w:b/>
          <w:sz w:val="28"/>
          <w:szCs w:val="28"/>
        </w:rPr>
        <w:t>Ans. Ca(OH)</w:t>
      </w:r>
      <w:r>
        <w:rPr>
          <w:rFonts w:ascii="Times New Roman" w:cs="Times New Roman" w:hAnsi="Times New Roman"/>
          <w:b/>
          <w:sz w:val="28"/>
          <w:szCs w:val="28"/>
          <w:vertAlign w:val="subscript"/>
        </w:rPr>
        <w:t>2</w:t>
      </w:r>
    </w:p>
    <w:p>
      <w:pPr>
        <w:pStyle w:val="style0"/>
        <w:rPr>
          <w:rFonts w:ascii="Times New Roman" w:cs="Times New Roman" w:hAnsi="Times New Roman"/>
          <w:sz w:val="28"/>
          <w:szCs w:val="28"/>
        </w:rPr>
      </w:pPr>
      <w:r>
        <w:rPr>
          <w:rFonts w:ascii="Times New Roman" w:cs="Times New Roman" w:hAnsi="Times New Roman"/>
          <w:sz w:val="28"/>
          <w:szCs w:val="28"/>
        </w:rPr>
        <w:t xml:space="preserve">4. Deduce the chemical formula of tin (II) chloride. </w:t>
      </w:r>
      <w:r>
        <w:rPr>
          <w:rFonts w:ascii="Times New Roman" w:cs="Times New Roman" w:hAnsi="Times New Roman"/>
          <w:b/>
          <w:sz w:val="28"/>
          <w:szCs w:val="28"/>
        </w:rPr>
        <w:t>Ans. SnCl</w:t>
      </w:r>
      <w:r>
        <w:rPr>
          <w:rFonts w:ascii="Times New Roman" w:cs="Times New Roman" w:hAnsi="Times New Roman"/>
          <w:b/>
          <w:sz w:val="28"/>
          <w:szCs w:val="28"/>
          <w:vertAlign w:val="subscript"/>
        </w:rPr>
        <w:t>2</w:t>
      </w:r>
    </w:p>
    <w:p>
      <w:pPr>
        <w:pStyle w:val="style0"/>
        <w:rPr>
          <w:rFonts w:ascii="Times New Roman" w:cs="Times New Roman" w:hAnsi="Times New Roman"/>
          <w:sz w:val="28"/>
          <w:szCs w:val="28"/>
        </w:rPr>
      </w:pPr>
      <w:r>
        <w:rPr>
          <w:rFonts w:ascii="Times New Roman" w:cs="Times New Roman" w:hAnsi="Times New Roman"/>
          <w:sz w:val="28"/>
          <w:szCs w:val="28"/>
        </w:rPr>
        <w:t xml:space="preserve">5. Deduce the chemical formula of lead (II) nitrate (v). </w:t>
      </w:r>
      <w:r>
        <w:rPr>
          <w:rFonts w:ascii="Times New Roman" w:cs="Times New Roman" w:hAnsi="Times New Roman"/>
          <w:b/>
          <w:sz w:val="28"/>
          <w:szCs w:val="28"/>
        </w:rPr>
        <w:t>Ans. Pb(NO</w:t>
      </w:r>
      <w:r>
        <w:rPr>
          <w:rFonts w:ascii="Times New Roman" w:cs="Times New Roman" w:hAnsi="Times New Roman"/>
          <w:b/>
          <w:sz w:val="28"/>
          <w:szCs w:val="28"/>
          <w:vertAlign w:val="subscript"/>
        </w:rPr>
        <w:t>3</w:t>
      </w:r>
      <w:r>
        <w:rPr>
          <w:rFonts w:ascii="Times New Roman" w:cs="Times New Roman" w:hAnsi="Times New Roman"/>
          <w:b/>
          <w:sz w:val="28"/>
          <w:szCs w:val="28"/>
        </w:rPr>
        <w:t>)</w:t>
      </w:r>
      <w:r>
        <w:rPr>
          <w:rFonts w:ascii="Times New Roman" w:cs="Times New Roman" w:hAnsi="Times New Roman"/>
          <w:b/>
          <w:sz w:val="28"/>
          <w:szCs w:val="28"/>
          <w:vertAlign w:val="subscript"/>
        </w:rPr>
        <w:t>2</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62"/>
        <w:rPr>
          <w:rFonts w:ascii="Times New Roman" w:cs="Times New Roman" w:hAnsi="Times New Roman"/>
          <w:b/>
          <w:bCs/>
          <w:sz w:val="28"/>
          <w:szCs w:val="28"/>
          <w:highlight w:val="yellow"/>
        </w:rPr>
      </w:pPr>
      <w:r>
        <w:rPr>
          <w:rFonts w:ascii="Times New Roman" w:cs="Times New Roman" w:hAnsi="Times New Roman"/>
          <w:b/>
          <w:bCs/>
          <w:sz w:val="28"/>
          <w:szCs w:val="28"/>
          <w:highlight w:val="yellow"/>
        </w:rPr>
        <w:t xml:space="preserve">CHAPTER TWO </w:t>
      </w:r>
    </w:p>
    <w:p>
      <w:pPr>
        <w:pStyle w:val="style62"/>
        <w:rPr>
          <w:rFonts w:ascii="Times New Roman" w:cs="Times New Roman" w:hAnsi="Times New Roman"/>
          <w:b/>
          <w:bCs/>
          <w:sz w:val="28"/>
          <w:szCs w:val="28"/>
          <w:highlight w:val="yellow"/>
        </w:rPr>
      </w:pPr>
    </w:p>
    <w:p>
      <w:pPr>
        <w:pStyle w:val="style62"/>
        <w:rPr>
          <w:rFonts w:ascii="Times New Roman" w:cs="Times New Roman" w:hAnsi="Times New Roman"/>
          <w:b/>
          <w:bCs/>
          <w:sz w:val="22"/>
          <w:szCs w:val="22"/>
          <w:highlight w:val="yellow"/>
        </w:rPr>
      </w:pPr>
      <w:r>
        <w:rPr>
          <w:rFonts w:ascii="Times New Roman" w:cs="Times New Roman" w:hAnsi="Times New Roman"/>
          <w:b/>
          <w:bCs/>
          <w:sz w:val="28"/>
          <w:szCs w:val="28"/>
          <w:highlight w:val="yellow"/>
        </w:rPr>
        <w:t>RELATIVE ATOMIC AND MOLECULAR MASSES</w:t>
      </w:r>
    </w:p>
    <w:p>
      <w:pPr>
        <w:pStyle w:val="style62"/>
        <w:rPr>
          <w:rFonts w:ascii="Times New Roman" w:cs="Times New Roman" w:hAnsi="Times New Roman"/>
          <w:b/>
          <w:bCs/>
          <w:sz w:val="22"/>
          <w:szCs w:val="22"/>
          <w:highlight w:val="yellow"/>
        </w:rPr>
      </w:pPr>
    </w:p>
    <w:p>
      <w:pPr>
        <w:pStyle w:val="style62"/>
        <w:rPr>
          <w:rFonts w:ascii="Times New Roman" w:cs="Times New Roman" w:hAnsi="Times New Roman"/>
          <w:b/>
          <w:bCs/>
          <w:sz w:val="28"/>
          <w:szCs w:val="28"/>
        </w:rPr>
      </w:pPr>
      <w:r>
        <w:rPr>
          <w:rFonts w:ascii="Times New Roman" w:cs="Times New Roman" w:hAnsi="Times New Roman"/>
          <w:b/>
          <w:bCs/>
          <w:sz w:val="28"/>
          <w:szCs w:val="28"/>
          <w:highlight w:val="yellow"/>
        </w:rPr>
        <w:t>RELATIVE ATOMIC MASS</w:t>
      </w:r>
    </w:p>
    <w:p>
      <w:pPr>
        <w:pStyle w:val="style0"/>
        <w:spacing w:lineRule="auto" w:line="240"/>
        <w:rPr>
          <w:rFonts w:ascii="Times New Roman" w:cs="Times New Roman" w:hAnsi="Times New Roman"/>
          <w:sz w:val="28"/>
          <w:szCs w:val="28"/>
        </w:rPr>
      </w:pPr>
      <w:r>
        <w:rPr>
          <w:rFonts w:ascii="Times New Roman" w:cs="Times New Roman" w:hAnsi="Times New Roman"/>
          <w:sz w:val="28"/>
          <w:szCs w:val="28"/>
        </w:rPr>
        <w:t>The masses assigned for elements in the periodic table are relative masses in terms of atomic mass units (amu). The atomic mass unit is based on a relative scale in which the reference is the carbon-12 isotopes which is assigned a mass of exactly 12 amu.</w:t>
      </w:r>
    </w:p>
    <w:p>
      <w:pPr>
        <w:pStyle w:val="style0"/>
        <w:spacing w:lineRule="auto" w:line="240"/>
        <w:rPr>
          <w:rFonts w:ascii="Times New Roman" w:cs="Times New Roman" w:hAnsi="Times New Roman"/>
          <w:sz w:val="28"/>
          <w:szCs w:val="28"/>
        </w:rPr>
      </w:pPr>
      <w:r>
        <w:rPr>
          <w:rFonts w:ascii="Times New Roman" w:cs="Times New Roman" w:hAnsi="Times New Roman"/>
          <w:b/>
          <w:color w:val="0000ff"/>
          <w:sz w:val="28"/>
          <w:szCs w:val="28"/>
        </w:rPr>
        <w:t xml:space="preserve">Definition: </w:t>
      </w:r>
      <w:r>
        <w:rPr>
          <w:rFonts w:ascii="Times New Roman" w:cs="Times New Roman" w:hAnsi="Times New Roman"/>
          <w:i/>
          <w:sz w:val="28"/>
          <w:szCs w:val="28"/>
        </w:rPr>
        <w:t xml:space="preserve">The relative atomic mass of an element is a number which shows how heavy an atom of that element is compared with an atom of another element. The modern method of finding relative atomic mass (R.A.M.) is to use an instrument called a </w:t>
      </w:r>
      <w:r>
        <w:rPr>
          <w:rFonts w:ascii="Times New Roman" w:cs="Times New Roman" w:hAnsi="Times New Roman"/>
          <w:b/>
          <w:i/>
          <w:color w:val="0000ff"/>
          <w:sz w:val="28"/>
          <w:szCs w:val="28"/>
        </w:rPr>
        <w:t>mass spectrometer</w:t>
      </w:r>
      <w:r>
        <w:rPr>
          <w:rFonts w:ascii="Times New Roman" w:cs="Times New Roman" w:hAnsi="Times New Roman"/>
          <w:sz w:val="28"/>
          <w:szCs w:val="28"/>
        </w:rPr>
        <w:t>.</w:t>
      </w:r>
    </w:p>
    <w:p>
      <w:pPr>
        <w:pStyle w:val="style0"/>
        <w:spacing w:lineRule="auto" w:line="240"/>
        <w:rPr>
          <w:rFonts w:ascii="Times New Roman" w:cs="Times New Roman" w:hAnsi="Times New Roman"/>
          <w:sz w:val="28"/>
          <w:szCs w:val="28"/>
        </w:rPr>
      </w:pPr>
      <w:r>
        <w:rPr>
          <w:rFonts w:ascii="Times New Roman" w:cs="Times New Roman" w:hAnsi="Times New Roman"/>
          <w:sz w:val="28"/>
          <w:szCs w:val="28"/>
        </w:rPr>
        <w:t>Relative Atomic Mass (R.A.M)</w:t>
      </w:r>
      <m:oMath>
        <m:r>
          <w:rPr>
            <w:rFonts w:ascii="Cambria Math" w:cs="Times New Roman" w:hAnsi="Times New Roman"/>
            <w:sz w:val="28"/>
            <w:szCs w:val="28"/>
          </w:rPr>
          <m:t xml:space="preserve"> = </m:t>
        </m:r>
        <m:f>
          <m:fPr>
            <m:ctrlPr>
              <w:rPr>
                <w:rFonts w:ascii="Cambria Math" w:cs="Times New Roman" w:hAnsi="Times New Roman"/>
                <w:i/>
                <w:sz w:val="28"/>
                <w:szCs w:val="28"/>
              </w:rPr>
            </m:ctrlPr>
          </m:fPr>
          <m:num>
            <m:r>
              <w:rPr>
                <w:rFonts w:ascii="Cambria Math" w:cs="Times New Roman" w:hAnsi="Cambria Math"/>
                <w:sz w:val="28"/>
                <w:szCs w:val="28"/>
              </w:rPr>
              <m:t>mass</m:t>
            </m:r>
            <m:r>
              <w:rPr>
                <w:rFonts w:ascii="Cambria Math" w:cs="Times New Roman" w:hAnsi="Times New Roman"/>
                <w:sz w:val="28"/>
                <w:szCs w:val="28"/>
              </w:rPr>
              <m:t xml:space="preserve"> </m:t>
            </m:r>
            <m:r>
              <w:rPr>
                <w:rFonts w:ascii="Cambria Math" w:cs="Times New Roman" w:hAnsi="Cambria Math"/>
                <w:sz w:val="28"/>
                <w:szCs w:val="28"/>
              </w:rPr>
              <m:t>of</m:t>
            </m:r>
            <m:r>
              <w:rPr>
                <w:rFonts w:ascii="Cambria Math" w:cs="Times New Roman" w:hAnsi="Times New Roman"/>
                <w:sz w:val="28"/>
                <w:szCs w:val="28"/>
              </w:rPr>
              <m:t xml:space="preserve"> </m:t>
            </m:r>
            <m:r>
              <w:rPr>
                <w:rFonts w:ascii="Cambria Math" w:cs="Times New Roman" w:hAnsi="Cambria Math"/>
                <w:sz w:val="28"/>
                <w:szCs w:val="28"/>
              </w:rPr>
              <m:t>one</m:t>
            </m:r>
            <m:r>
              <w:rPr>
                <w:rFonts w:ascii="Cambria Math" w:cs="Times New Roman" w:hAnsi="Times New Roman"/>
                <w:sz w:val="28"/>
                <w:szCs w:val="28"/>
              </w:rPr>
              <m:t xml:space="preserve"> </m:t>
            </m:r>
            <m:r>
              <w:rPr>
                <w:rFonts w:ascii="Cambria Math" w:cs="Times New Roman" w:hAnsi="Cambria Math"/>
                <w:sz w:val="28"/>
                <w:szCs w:val="28"/>
              </w:rPr>
              <m:t>atom</m:t>
            </m:r>
            <m:r>
              <w:rPr>
                <w:rFonts w:ascii="Cambria Math" w:cs="Times New Roman" w:hAnsi="Times New Roman"/>
                <w:sz w:val="28"/>
                <w:szCs w:val="28"/>
              </w:rPr>
              <m:t xml:space="preserve"> </m:t>
            </m:r>
            <m:r>
              <w:rPr>
                <w:rFonts w:ascii="Cambria Math" w:cs="Times New Roman" w:hAnsi="Cambria Math"/>
                <w:sz w:val="28"/>
                <w:szCs w:val="28"/>
              </w:rPr>
              <m:t>of</m:t>
            </m:r>
            <m:r>
              <w:rPr>
                <w:rFonts w:ascii="Cambria Math" w:cs="Times New Roman" w:hAnsi="Times New Roman"/>
                <w:sz w:val="28"/>
                <w:szCs w:val="28"/>
              </w:rPr>
              <m:t xml:space="preserve"> </m:t>
            </m:r>
            <m:r>
              <w:rPr>
                <w:rFonts w:ascii="Cambria Math" w:cs="Times New Roman" w:hAnsi="Cambria Math"/>
                <w:sz w:val="28"/>
                <w:szCs w:val="28"/>
              </w:rPr>
              <m:t>an</m:t>
            </m:r>
            <m:r>
              <w:rPr>
                <w:rFonts w:ascii="Cambria Math" w:cs="Times New Roman" w:hAnsi="Times New Roman"/>
                <w:sz w:val="28"/>
                <w:szCs w:val="28"/>
              </w:rPr>
              <m:t xml:space="preserve"> </m:t>
            </m:r>
            <m:r>
              <w:rPr>
                <w:rFonts w:ascii="Cambria Math" w:cs="Times New Roman" w:hAnsi="Cambria Math"/>
                <w:sz w:val="28"/>
                <w:szCs w:val="28"/>
              </w:rPr>
              <m:t>element</m:t>
            </m:r>
          </m:num>
          <m:den>
            <m:f>
              <m:fPr>
                <m:type m:val="skw"/>
                <m:ctrlPr>
                  <w:rPr>
                    <w:rFonts w:ascii="Cambria Math" w:cs="Times New Roman" w:hAnsi="Times New Roman"/>
                    <w:i/>
                    <w:sz w:val="28"/>
                    <w:szCs w:val="28"/>
                  </w:rPr>
                </m:ctrlPr>
              </m:fPr>
              <m:num>
                <m:r>
                  <w:rPr>
                    <w:rFonts w:ascii="Cambria Math" w:cs="Times New Roman" w:hAnsi="Times New Roman"/>
                    <w:sz w:val="28"/>
                    <w:szCs w:val="28"/>
                  </w:rPr>
                  <m:t>1</m:t>
                </m:r>
              </m:num>
              <m:den>
                <m:r>
                  <w:rPr>
                    <w:rFonts w:ascii="Cambria Math" w:cs="Times New Roman" w:hAnsi="Times New Roman"/>
                    <w:sz w:val="28"/>
                    <w:szCs w:val="28"/>
                  </w:rPr>
                  <m:t xml:space="preserve">12 </m:t>
                </m:r>
                <m:r>
                  <w:rPr>
                    <w:rFonts w:ascii="Cambria Math" w:cs="Times New Roman" w:hAnsi="Cambria Math"/>
                    <w:sz w:val="28"/>
                    <w:szCs w:val="28"/>
                  </w:rPr>
                  <m:t>mass</m:t>
                </m:r>
                <m:r>
                  <w:rPr>
                    <w:rFonts w:ascii="Cambria Math" w:cs="Times New Roman" w:hAnsi="Times New Roman"/>
                    <w:sz w:val="28"/>
                    <w:szCs w:val="28"/>
                  </w:rPr>
                  <m:t xml:space="preserve"> </m:t>
                </m:r>
                <m:r>
                  <w:rPr>
                    <w:rFonts w:ascii="Cambria Math" w:cs="Times New Roman" w:hAnsi="Cambria Math"/>
                    <w:sz w:val="28"/>
                    <w:szCs w:val="28"/>
                  </w:rPr>
                  <m:t>of</m:t>
                </m:r>
                <m:r>
                  <w:rPr>
                    <w:rFonts w:ascii="Cambria Math" w:cs="Times New Roman" w:hAnsi="Times New Roman"/>
                    <w:sz w:val="28"/>
                    <w:szCs w:val="28"/>
                  </w:rPr>
                  <m:t xml:space="preserve"> </m:t>
                </m:r>
                <m:r>
                  <w:rPr>
                    <w:rFonts w:ascii="Cambria Math" w:cs="Times New Roman" w:hAnsi="Cambria Math"/>
                    <w:sz w:val="28"/>
                    <w:szCs w:val="28"/>
                  </w:rPr>
                  <m:t>one</m:t>
                </m:r>
                <m:r>
                  <w:rPr>
                    <w:rFonts w:ascii="Cambria Math" w:cs="Times New Roman" w:hAnsi="Times New Roman"/>
                    <w:sz w:val="28"/>
                    <w:szCs w:val="28"/>
                  </w:rPr>
                  <m:t xml:space="preserve"> </m:t>
                </m:r>
                <m:r>
                  <w:rPr>
                    <w:rFonts w:ascii="Cambria Math" w:cs="Times New Roman" w:hAnsi="Cambria Math"/>
                    <w:sz w:val="28"/>
                    <w:szCs w:val="28"/>
                  </w:rPr>
                  <m:t>atom</m:t>
                </m:r>
                <m:r>
                  <w:rPr>
                    <w:rFonts w:ascii="Cambria Math" w:cs="Times New Roman" w:hAnsi="Times New Roman"/>
                    <w:sz w:val="28"/>
                    <w:szCs w:val="28"/>
                  </w:rPr>
                  <m:t xml:space="preserve"> </m:t>
                </m:r>
                <m:r>
                  <w:rPr>
                    <w:rFonts w:ascii="Cambria Math" w:cs="Times New Roman" w:hAnsi="Cambria Math"/>
                    <w:sz w:val="28"/>
                    <w:szCs w:val="28"/>
                  </w:rPr>
                  <m:t>of</m:t>
                </m:r>
                <m:r>
                  <w:rPr>
                    <w:rFonts w:ascii="Cambria Math" w:cs="Times New Roman" w:hAnsi="Times New Roman"/>
                    <w:sz w:val="28"/>
                    <w:szCs w:val="28"/>
                  </w:rPr>
                  <m:t xml:space="preserve"> </m:t>
                </m:r>
                <m:r>
                  <w:rPr>
                    <w:rFonts w:ascii="Cambria Math" w:cs="Times New Roman" w:hAnsi="Cambria Math"/>
                    <w:sz w:val="28"/>
                    <w:szCs w:val="28"/>
                  </w:rPr>
                  <m:t>carbon-</m:t>
                </m:r>
                <m:r>
                  <w:rPr>
                    <w:rFonts w:ascii="Cambria Math" w:cs="Times New Roman" w:hAnsi="Times New Roman"/>
                    <w:sz w:val="28"/>
                    <w:szCs w:val="28"/>
                  </w:rPr>
                  <m:t>12</m:t>
                </m:r>
              </m:den>
            </m:f>
          </m:den>
        </m:f>
      </m:oMath>
    </w:p>
    <w:p>
      <w:pPr>
        <w:pStyle w:val="style0"/>
        <w:spacing w:lineRule="auto" w:line="240"/>
        <w:rPr>
          <w:rFonts w:ascii="Times New Roman" w:cs="Times New Roman" w:eastAsia="宋体" w:hAnsi="Times New Roman"/>
          <w:sz w:val="28"/>
          <w:szCs w:val="28"/>
        </w:rPr>
      </w:pPr>
    </w:p>
    <w:p>
      <w:pPr>
        <w:pStyle w:val="style0"/>
        <w:spacing w:lineRule="auto" w:line="240"/>
        <w:rPr>
          <w:rFonts w:ascii="Times New Roman" w:cs="Times New Roman" w:hAnsi="Times New Roman"/>
          <w:b/>
          <w:i/>
          <w:color w:val="0033cc"/>
          <w:sz w:val="28"/>
          <w:szCs w:val="28"/>
        </w:rPr>
      </w:pPr>
      <w:r>
        <w:rPr>
          <w:rFonts w:ascii="Times New Roman" w:cs="Times New Roman" w:hAnsi="Times New Roman"/>
          <w:b/>
          <w:i/>
          <w:color w:val="0033cc"/>
          <w:sz w:val="28"/>
          <w:szCs w:val="28"/>
        </w:rPr>
        <w:t>Difference between mass and weight</w:t>
      </w:r>
    </w:p>
    <w:p>
      <w:pPr>
        <w:pStyle w:val="style157"/>
        <w:rPr>
          <w:rFonts w:ascii="Times New Roman" w:cs="Times New Roman" w:hAnsi="Times New Roman"/>
          <w:sz w:val="28"/>
          <w:szCs w:val="28"/>
        </w:rPr>
      </w:pPr>
      <w:r>
        <w:rPr>
          <w:rFonts w:ascii="Times New Roman" w:cs="Times New Roman" w:hAnsi="Times New Roman"/>
          <w:sz w:val="28"/>
          <w:szCs w:val="28"/>
        </w:rPr>
        <w:t xml:space="preserve">It is very important that we understand the difference between mass and weight. </w:t>
      </w:r>
      <w:r>
        <w:rPr>
          <w:rFonts w:ascii="Times New Roman" w:cs="Times New Roman" w:hAnsi="Times New Roman"/>
          <w:b/>
          <w:bCs/>
          <w:i/>
          <w:sz w:val="28"/>
          <w:szCs w:val="28"/>
        </w:rPr>
        <w:t>Mass is an invariant measure of the amount of matter in an object while weight is the forces of attraction between an object and its surrounding.</w:t>
      </w:r>
      <w:r>
        <w:rPr>
          <w:rFonts w:ascii="Times New Roman" w:cs="Times New Roman" w:hAnsi="Times New Roman"/>
          <w:b/>
          <w:bCs/>
          <w:color w:val="00b0f0"/>
          <w:sz w:val="28"/>
          <w:szCs w:val="28"/>
        </w:rPr>
        <w:t xml:space="preserve"> </w:t>
      </w:r>
      <w:r>
        <w:rPr>
          <w:rFonts w:ascii="Times New Roman" w:cs="Times New Roman" w:hAnsi="Times New Roman"/>
          <w:sz w:val="28"/>
          <w:szCs w:val="28"/>
        </w:rPr>
        <w:t xml:space="preserve">The mass of a substance remain constant regardless of where you measure it while the weight of the substance may change. R.A.M have no unit since they are ratios of two masses. Relative atomic masses of some common elements in </w:t>
      </w:r>
      <w:r>
        <w:rPr>
          <w:rFonts w:ascii="Times New Roman" w:cs="Times New Roman" w:eastAsia="Bell MT" w:hAnsi="Times New Roman"/>
          <w:sz w:val="28"/>
          <w:szCs w:val="28"/>
        </w:rPr>
        <w:t xml:space="preserve">the periodic table </w:t>
      </w:r>
      <w:r>
        <w:rPr>
          <w:rFonts w:ascii="Times New Roman" w:cs="Times New Roman" w:hAnsi="Times New Roman"/>
          <w:sz w:val="28"/>
          <w:szCs w:val="28"/>
        </w:rPr>
        <w:t>are given below:</w:t>
      </w:r>
    </w:p>
    <w:p>
      <w:pPr>
        <w:pStyle w:val="style0"/>
        <w:spacing w:lineRule="auto" w:line="240"/>
        <w:rPr>
          <w:rFonts w:ascii="Times New Roman" w:cs="Times New Roman" w:hAnsi="Times New Roman"/>
          <w:sz w:val="28"/>
          <w:szCs w:val="28"/>
        </w:rPr>
      </w:pPr>
      <w:r>
        <w:rPr>
          <w:rFonts w:ascii="Times New Roman" w:cs="Times New Roman" w:hAnsi="Times New Roman"/>
          <w:sz w:val="28"/>
          <w:szCs w:val="28"/>
        </w:rPr>
        <w:t xml:space="preserve">H = 1.0, Li = 7.0, </w:t>
      </w:r>
      <w:r>
        <w:rPr>
          <w:rFonts w:ascii="Times New Roman" w:cs="Times New Roman" w:hAnsi="Times New Roman"/>
          <w:sz w:val="28"/>
          <w:szCs w:val="28"/>
        </w:rPr>
        <w:fldChar w:fldCharType="begin"/>
      </w:r>
      <w:r>
        <w:rPr>
          <w:rFonts w:ascii="Times New Roman" w:cs="Times New Roman" w:hAnsi="Times New Roman"/>
          <w:sz w:val="28"/>
          <w:szCs w:val="28"/>
        </w:rPr>
        <w:fldChar w:fldCharType="begin"/>
      </w:r>
      <w:r>
        <w:rPr>
          <w:rFonts w:ascii="Times New Roman" w:cs="Times New Roman" w:hAnsi="Times New Roman"/>
          <w:sz w:val="28"/>
          <w:szCs w:val="28"/>
        </w:rPr>
        <w:fldChar w:fldCharType="end"/>
      </w:r>
      <w:r>
        <w:rPr>
          <w:rFonts w:ascii="Times New Roman" w:cs="Times New Roman" w:hAnsi="Times New Roman"/>
          <w:sz w:val="28"/>
          <w:szCs w:val="28"/>
        </w:rPr>
        <w:instrText xml:space="preserve">Be </w:instrText>
      </w:r>
      <w:r>
        <w:rPr>
          <w:rFonts w:ascii="Times New Roman" w:cs="Times New Roman" w:hAnsi="Times New Roman"/>
          <w:sz w:val="28"/>
          <w:szCs w:val="28"/>
        </w:rPr>
        <w:fldChar w:fldCharType="end"/>
      </w:r>
      <w:r>
        <w:rPr>
          <w:rFonts w:ascii="Times New Roman" w:cs="Times New Roman" w:hAnsi="Times New Roman"/>
          <w:sz w:val="28"/>
          <w:szCs w:val="28"/>
        </w:rPr>
        <w:t xml:space="preserve"> = 9.0, B = 11.0, C = 12.0, N = 14.0, O = 16.0, F = 19.0, Na = 23.0, Mg = 24.0, Al = 27.0, Si = 28.0, P = 31.0, S = 32.0, Cl = 35.5, K = 39.0, Ca = 40.0, Cr = 52.0, Mn = 55.0, Fe = 56.0, cu = 64.0, Zn = 65.0, Ag = 108.0, Pb = 207.0 etc. </w:t>
      </w:r>
    </w:p>
    <w:p>
      <w:pPr>
        <w:pStyle w:val="style0"/>
        <w:spacing w:lineRule="auto" w:line="240"/>
        <w:rPr>
          <w:rFonts w:ascii="Times New Roman" w:cs="Times New Roman" w:hAnsi="Times New Roman"/>
          <w:b/>
          <w:i/>
          <w:sz w:val="28"/>
          <w:szCs w:val="28"/>
        </w:rPr>
      </w:pPr>
    </w:p>
    <w:p>
      <w:pPr>
        <w:pStyle w:val="style0"/>
        <w:spacing w:lineRule="auto" w:line="240"/>
        <w:rPr>
          <w:rFonts w:ascii="Times New Roman" w:cs="Times New Roman" w:hAnsi="Times New Roman"/>
          <w:b/>
          <w:i/>
          <w:color w:val="0033cc"/>
          <w:sz w:val="28"/>
          <w:szCs w:val="28"/>
        </w:rPr>
      </w:pPr>
      <w:r>
        <w:rPr>
          <w:rFonts w:ascii="Times New Roman" w:cs="Times New Roman" w:hAnsi="Times New Roman"/>
          <w:b/>
          <w:i/>
          <w:color w:val="0033cc"/>
          <w:sz w:val="28"/>
          <w:szCs w:val="28"/>
        </w:rPr>
        <w:t>Relative Molecular Masses</w:t>
      </w:r>
    </w:p>
    <w:p>
      <w:pPr>
        <w:pStyle w:val="style0"/>
        <w:spacing w:lineRule="auto" w:line="240"/>
        <w:rPr>
          <w:rFonts w:ascii="Times New Roman" w:cs="Times New Roman" w:hAnsi="Times New Roman"/>
          <w:sz w:val="28"/>
          <w:szCs w:val="28"/>
        </w:rPr>
      </w:pPr>
      <w:r>
        <w:rPr>
          <w:rFonts w:ascii="Times New Roman" w:cs="Times New Roman" w:hAnsi="Times New Roman"/>
          <w:i/>
          <w:sz w:val="28"/>
          <w:szCs w:val="28"/>
        </w:rPr>
        <w:t>A molecule consists of a combination of two or more atoms of the same kind (H</w:t>
      </w:r>
      <w:r>
        <w:rPr>
          <w:rFonts w:ascii="Times New Roman" w:cs="Times New Roman" w:hAnsi="Times New Roman"/>
          <w:i/>
          <w:sz w:val="28"/>
          <w:szCs w:val="28"/>
          <w:vertAlign w:val="subscript"/>
        </w:rPr>
        <w:t>2</w:t>
      </w:r>
      <w:r>
        <w:rPr>
          <w:rFonts w:ascii="Times New Roman" w:cs="Times New Roman" w:hAnsi="Times New Roman"/>
          <w:i/>
          <w:sz w:val="28"/>
          <w:szCs w:val="28"/>
        </w:rPr>
        <w:t>, N</w:t>
      </w:r>
      <w:r>
        <w:rPr>
          <w:rFonts w:ascii="Times New Roman" w:cs="Times New Roman" w:hAnsi="Times New Roman"/>
          <w:i/>
          <w:sz w:val="28"/>
          <w:szCs w:val="28"/>
          <w:vertAlign w:val="subscript"/>
        </w:rPr>
        <w:t>2</w:t>
      </w:r>
      <w:r>
        <w:rPr>
          <w:rFonts w:ascii="Times New Roman" w:cs="Times New Roman" w:hAnsi="Times New Roman"/>
          <w:i/>
          <w:sz w:val="28"/>
          <w:szCs w:val="28"/>
        </w:rPr>
        <w:t>, O</w:t>
      </w:r>
      <w:r>
        <w:rPr>
          <w:rFonts w:ascii="Times New Roman" w:cs="Times New Roman" w:hAnsi="Times New Roman"/>
          <w:i/>
          <w:sz w:val="28"/>
          <w:szCs w:val="28"/>
          <w:vertAlign w:val="subscript"/>
        </w:rPr>
        <w:t>2</w:t>
      </w:r>
      <w:r>
        <w:rPr>
          <w:rFonts w:ascii="Times New Roman" w:cs="Times New Roman" w:hAnsi="Times New Roman"/>
          <w:i/>
          <w:sz w:val="28"/>
          <w:szCs w:val="28"/>
        </w:rPr>
        <w:t>) or different kinds of atoms (NH</w:t>
      </w:r>
      <w:r>
        <w:rPr>
          <w:rFonts w:ascii="Times New Roman" w:cs="Times New Roman" w:hAnsi="Times New Roman"/>
          <w:i/>
          <w:sz w:val="28"/>
          <w:szCs w:val="28"/>
          <w:vertAlign w:val="subscript"/>
        </w:rPr>
        <w:t>3</w:t>
      </w:r>
      <w:r>
        <w:rPr>
          <w:rFonts w:ascii="Times New Roman" w:cs="Times New Roman" w:hAnsi="Times New Roman"/>
          <w:i/>
          <w:sz w:val="28"/>
          <w:szCs w:val="28"/>
        </w:rPr>
        <w:t>, HCl, H</w:t>
      </w:r>
      <w:r>
        <w:rPr>
          <w:rFonts w:ascii="Times New Roman" w:cs="Times New Roman" w:hAnsi="Times New Roman"/>
          <w:i/>
          <w:sz w:val="28"/>
          <w:szCs w:val="28"/>
          <w:vertAlign w:val="subscript"/>
        </w:rPr>
        <w:t>2</w:t>
      </w:r>
      <w:r>
        <w:rPr>
          <w:rFonts w:ascii="Times New Roman" w:cs="Times New Roman" w:hAnsi="Times New Roman"/>
          <w:i/>
          <w:sz w:val="28"/>
          <w:szCs w:val="28"/>
        </w:rPr>
        <w:t>O etc).The molecular mass of a compound is the sum of the atomic masses of all the atoms in the correctly written formula.</w:t>
      </w:r>
      <w:r>
        <w:rPr>
          <w:rFonts w:ascii="Times New Roman" w:cs="Times New Roman" w:hAnsi="Times New Roman"/>
          <w:sz w:val="28"/>
          <w:szCs w:val="28"/>
        </w:rPr>
        <w:t xml:space="preserve"> Molar mass (molecular mass) is the mass in grams that contains 6.023 × 10</w:t>
      </w:r>
      <w:r>
        <w:rPr>
          <w:rFonts w:ascii="Times New Roman" w:cs="Times New Roman" w:hAnsi="Times New Roman"/>
          <w:sz w:val="28"/>
          <w:szCs w:val="28"/>
          <w:vertAlign w:val="superscript"/>
        </w:rPr>
        <w:t>23</w:t>
      </w:r>
      <w:r>
        <w:rPr>
          <w:rFonts w:ascii="Times New Roman" w:cs="Times New Roman" w:hAnsi="Times New Roman"/>
          <w:sz w:val="28"/>
          <w:szCs w:val="28"/>
        </w:rPr>
        <w:t xml:space="preserve"> atoms of the element.  The molar mass of a substance = 1 mole of the substance (6.023 × 10</w:t>
      </w:r>
      <w:r>
        <w:rPr>
          <w:rFonts w:ascii="Times New Roman" w:cs="Times New Roman" w:hAnsi="Times New Roman"/>
          <w:sz w:val="28"/>
          <w:szCs w:val="28"/>
          <w:vertAlign w:val="superscript"/>
        </w:rPr>
        <w:t>23</w:t>
      </w:r>
      <w:r>
        <w:rPr>
          <w:rFonts w:ascii="Times New Roman" w:cs="Times New Roman" w:hAnsi="Times New Roman"/>
          <w:sz w:val="28"/>
          <w:szCs w:val="28"/>
        </w:rPr>
        <w:t xml:space="preserve"> atoms/ions/particles). It has the unit </w:t>
      </w:r>
      <w:r>
        <w:rPr>
          <w:rFonts w:ascii="Times New Roman" w:cs="Times New Roman" w:hAnsi="Times New Roman"/>
          <w:b/>
          <w:i/>
          <w:sz w:val="28"/>
          <w:szCs w:val="28"/>
        </w:rPr>
        <w:t>gmol</w:t>
      </w:r>
      <w:r>
        <w:rPr>
          <w:rFonts w:ascii="Times New Roman" w:cs="Times New Roman" w:hAnsi="Times New Roman"/>
          <w:sz w:val="28"/>
          <w:szCs w:val="28"/>
          <w:vertAlign w:val="superscript"/>
        </w:rPr>
        <w:t>-1</w:t>
      </w:r>
      <w:r>
        <w:rPr>
          <w:rFonts w:ascii="Times New Roman" w:cs="Times New Roman" w:hAnsi="Times New Roman"/>
          <w:sz w:val="28"/>
          <w:szCs w:val="28"/>
        </w:rPr>
        <w:t xml:space="preserve"> </w:t>
      </w:r>
    </w:p>
    <w:p>
      <w:pPr>
        <w:pStyle w:val="style179"/>
        <w:numPr>
          <w:ilvl w:val="0"/>
          <w:numId w:val="3"/>
        </w:numPr>
        <w:spacing w:lineRule="auto" w:line="240"/>
        <w:rPr>
          <w:rFonts w:ascii="Times New Roman" w:cs="Times New Roman" w:hAnsi="Times New Roman"/>
          <w:sz w:val="28"/>
          <w:szCs w:val="28"/>
        </w:rPr>
      </w:pPr>
      <w:r>
        <w:rPr>
          <w:rFonts w:ascii="Times New Roman" w:cs="Times New Roman" w:hAnsi="Times New Roman"/>
          <w:sz w:val="28"/>
          <w:szCs w:val="28"/>
        </w:rPr>
        <w:t>1 mole of carbon = 12g = 6.023 × 10</w:t>
      </w:r>
      <w:r>
        <w:rPr>
          <w:rFonts w:ascii="Times New Roman" w:cs="Times New Roman" w:hAnsi="Times New Roman"/>
          <w:sz w:val="28"/>
          <w:szCs w:val="28"/>
          <w:vertAlign w:val="superscript"/>
        </w:rPr>
        <w:t>23</w:t>
      </w:r>
      <w:r>
        <w:rPr>
          <w:rFonts w:ascii="Times New Roman" w:cs="Times New Roman" w:hAnsi="Times New Roman"/>
          <w:sz w:val="28"/>
          <w:szCs w:val="28"/>
        </w:rPr>
        <w:t xml:space="preserve"> atoms of carbon.</w:t>
      </w:r>
    </w:p>
    <w:p>
      <w:pPr>
        <w:pStyle w:val="style0"/>
        <w:spacing w:lineRule="auto" w:line="240"/>
        <w:rPr>
          <w:rFonts w:ascii="Times New Roman" w:cs="Times New Roman" w:hAnsi="Times New Roman"/>
          <w:b/>
          <w:bCs/>
          <w:sz w:val="28"/>
          <w:szCs w:val="28"/>
        </w:rPr>
      </w:pPr>
      <w:r>
        <w:rPr>
          <w:rFonts w:ascii="Times New Roman" w:cs="Times New Roman" w:hAnsi="Times New Roman"/>
          <w:b/>
          <w:bCs/>
          <w:i/>
          <w:sz w:val="28"/>
          <w:szCs w:val="28"/>
        </w:rPr>
        <w:t>Note</w:t>
      </w:r>
      <w:r>
        <w:rPr>
          <w:rFonts w:ascii="Times New Roman" w:cs="Times New Roman" w:hAnsi="Times New Roman"/>
          <w:b/>
          <w:bCs/>
          <w:sz w:val="28"/>
          <w:szCs w:val="28"/>
        </w:rPr>
        <w:t xml:space="preserve">: </w:t>
      </w:r>
      <w:r>
        <w:rPr>
          <w:rFonts w:ascii="Times New Roman" w:cs="Times New Roman" w:hAnsi="Times New Roman"/>
          <w:b/>
          <w:bCs/>
          <w:i/>
          <w:sz w:val="28"/>
          <w:szCs w:val="28"/>
          <w:u w:val="dash" w:color="0000ff"/>
        </w:rPr>
        <w:t xml:space="preserve">Relative molecular mass is calculated same as molecular mass but there is no unit attached to it. </w:t>
      </w:r>
      <w:r>
        <w:rPr>
          <w:rFonts w:ascii="Times New Roman" w:cs="Times New Roman" w:hAnsi="Times New Roman"/>
          <w:b/>
          <w:bCs/>
          <w:i/>
          <w:iCs/>
          <w:sz w:val="28"/>
          <w:szCs w:val="28"/>
        </w:rPr>
        <w:t>It has no unit since it is only a ratio.</w:t>
      </w:r>
    </w:p>
    <w:p>
      <w:pPr>
        <w:pStyle w:val="style157"/>
        <w:rPr>
          <w:rFonts w:ascii="Times New Roman" w:cs="Times New Roman" w:hAnsi="Times New Roman"/>
          <w:b/>
          <w:i/>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If the individual atomic masses of all the atoms in a formula are added together, you have calculated the relative molecular mass.</w:t>
      </w:r>
    </w:p>
    <w:p>
      <w:pPr>
        <w:pStyle w:val="style0"/>
        <w:rPr>
          <w:rFonts w:ascii="Times New Roman" w:cs="Times New Roman" w:hAnsi="Times New Roman"/>
          <w:sz w:val="28"/>
          <w:szCs w:val="28"/>
        </w:rPr>
      </w:pPr>
      <w:r>
        <w:rPr>
          <w:rFonts w:ascii="Times New Roman" w:cs="Times New Roman" w:hAnsi="Times New Roman"/>
          <w:sz w:val="28"/>
          <w:szCs w:val="28"/>
        </w:rPr>
        <w:t>Example, for ionic compounds e.g. NaCl. The relative molecular mass of NaCl = 23 + 35.5 = 58.5) or molecular mass for covalent elements or compounds e.g. Relative Molecular mass of N</w:t>
      </w:r>
      <w:r>
        <w:rPr>
          <w:rFonts w:ascii="Times New Roman" w:cs="Times New Roman" w:hAnsi="Times New Roman"/>
          <w:sz w:val="28"/>
          <w:szCs w:val="28"/>
          <w:vertAlign w:val="subscript"/>
        </w:rPr>
        <w:t xml:space="preserve">2 </w:t>
      </w:r>
      <w:r>
        <w:rPr>
          <w:rFonts w:ascii="Times New Roman" w:cs="Times New Roman" w:hAnsi="Times New Roman"/>
          <w:sz w:val="28"/>
          <w:szCs w:val="28"/>
        </w:rPr>
        <w:t>= 28 from (2 x 14) or compounds e.g. Relative molecular mass of glucose (C</w:t>
      </w:r>
      <w:r>
        <w:rPr>
          <w:rFonts w:ascii="Times New Roman" w:cs="Times New Roman" w:hAnsi="Times New Roman"/>
          <w:sz w:val="28"/>
          <w:szCs w:val="28"/>
          <w:vertAlign w:val="subscript"/>
        </w:rPr>
        <w:t>6</w:t>
      </w:r>
      <w:r>
        <w:rPr>
          <w:rFonts w:ascii="Times New Roman" w:cs="Times New Roman" w:hAnsi="Times New Roman"/>
          <w:sz w:val="28"/>
          <w:szCs w:val="28"/>
        </w:rPr>
        <w:t>H</w:t>
      </w:r>
      <w:r>
        <w:rPr>
          <w:rFonts w:ascii="Times New Roman" w:cs="Times New Roman" w:hAnsi="Times New Roman"/>
          <w:sz w:val="28"/>
          <w:szCs w:val="28"/>
          <w:vertAlign w:val="subscript"/>
        </w:rPr>
        <w:t>12</w:t>
      </w:r>
      <w:r>
        <w:rPr>
          <w:rFonts w:ascii="Times New Roman" w:cs="Times New Roman" w:hAnsi="Times New Roman"/>
          <w:sz w:val="28"/>
          <w:szCs w:val="28"/>
        </w:rPr>
        <w:t>O</w:t>
      </w:r>
      <w:r>
        <w:rPr>
          <w:rFonts w:ascii="Times New Roman" w:cs="Times New Roman" w:hAnsi="Times New Roman"/>
          <w:sz w:val="28"/>
          <w:szCs w:val="28"/>
          <w:vertAlign w:val="subscript"/>
        </w:rPr>
        <w:t>6</w:t>
      </w:r>
      <w:r>
        <w:rPr>
          <w:rFonts w:ascii="Times New Roman" w:cs="Times New Roman" w:hAnsi="Times New Roman"/>
          <w:sz w:val="28"/>
          <w:szCs w:val="28"/>
        </w:rPr>
        <w:t>) = 180 from [(6 x 12) + (12 x 1) + (6 x 16)]</w:t>
      </w:r>
    </w:p>
    <w:p>
      <w:pPr>
        <w:pStyle w:val="style0"/>
        <w:rPr>
          <w:rFonts w:ascii="Times New Roman" w:cs="Times New Roman" w:hAnsi="Times New Roman"/>
          <w:sz w:val="28"/>
          <w:szCs w:val="28"/>
        </w:rPr>
      </w:pPr>
      <w:r>
        <w:rPr>
          <w:rFonts w:ascii="Times New Roman" w:cs="Times New Roman" w:hAnsi="Times New Roman"/>
          <w:sz w:val="28"/>
          <w:szCs w:val="28"/>
        </w:rPr>
        <w:t>In a balanced chemical symbol equation, the total of relative Molecular masses of the reactants is equal to the total relative Molecular masses of the products (law of conservation of mass).</w:t>
      </w:r>
    </w:p>
    <w:p>
      <w:pPr>
        <w:pStyle w:val="style0"/>
        <w:rPr>
          <w:rFonts w:ascii="Times New Roman" w:cs="Times New Roman" w:hAnsi="Times New Roman"/>
          <w:sz w:val="28"/>
          <w:szCs w:val="28"/>
        </w:rPr>
      </w:pPr>
      <w:r>
        <w:rPr>
          <w:rFonts w:ascii="Times New Roman" w:cs="Times New Roman" w:hAnsi="Times New Roman"/>
          <w:sz w:val="28"/>
          <w:szCs w:val="28"/>
        </w:rPr>
        <w:t xml:space="preserve">The shorthand </w:t>
      </w:r>
      <w:r>
        <w:rPr>
          <w:rFonts w:ascii="Times New Roman" w:cs="Times New Roman" w:hAnsi="Times New Roman"/>
          <w:b/>
          <w:sz w:val="28"/>
          <w:szCs w:val="28"/>
        </w:rPr>
        <w:t>R</w:t>
      </w:r>
      <w:r>
        <w:rPr>
          <w:rFonts w:ascii="Times New Roman" w:cs="Times New Roman" w:hAnsi="Times New Roman"/>
          <w:b/>
          <w:i/>
          <w:sz w:val="28"/>
          <w:szCs w:val="28"/>
        </w:rPr>
        <w:t>MM</w:t>
      </w:r>
      <w:r>
        <w:rPr>
          <w:rFonts w:ascii="Times New Roman" w:cs="Times New Roman" w:hAnsi="Times New Roman"/>
          <w:b/>
          <w:i/>
          <w:color w:val="0000ff"/>
          <w:sz w:val="28"/>
          <w:szCs w:val="28"/>
        </w:rPr>
        <w:t xml:space="preserve"> </w:t>
      </w:r>
      <w:r>
        <w:rPr>
          <w:rFonts w:ascii="Times New Roman" w:cs="Times New Roman" w:hAnsi="Times New Roman"/>
          <w:sz w:val="28"/>
          <w:szCs w:val="28"/>
        </w:rPr>
        <w:t xml:space="preserve">can be used for the formula of any element or compound. </w:t>
      </w:r>
    </w:p>
    <w:p>
      <w:pPr>
        <w:pStyle w:val="style0"/>
        <w:rPr>
          <w:rFonts w:ascii="Times New Roman" w:cs="Times New Roman" w:hAnsi="Times New Roman"/>
          <w:sz w:val="28"/>
          <w:szCs w:val="28"/>
        </w:rPr>
      </w:pPr>
      <w:r>
        <w:rPr>
          <w:rFonts w:ascii="Times New Roman" w:cs="Times New Roman" w:hAnsi="Times New Roman"/>
          <w:sz w:val="28"/>
          <w:szCs w:val="28"/>
        </w:rPr>
        <w:t xml:space="preserve">RMM   = relative molecular mass  = the sum of all the atomic masses for all the atoms in a given formula.                                                                                                        </w:t>
      </w:r>
    </w:p>
    <w:p>
      <w:pPr>
        <w:pStyle w:val="style0"/>
        <w:rPr>
          <w:rFonts w:ascii="Times New Roman" w:cs="Times New Roman" w:hAnsi="Times New Roman"/>
          <w:sz w:val="28"/>
          <w:szCs w:val="28"/>
        </w:rPr>
      </w:pPr>
      <w:r>
        <w:rPr>
          <w:rFonts w:ascii="Times New Roman" w:cs="Times New Roman" w:hAnsi="Times New Roman"/>
          <w:b/>
          <w:color w:val="0000ff"/>
          <w:sz w:val="28"/>
          <w:szCs w:val="28"/>
          <w:highlight w:val="yellow"/>
        </w:rPr>
        <w:t>NOTE:</w:t>
      </w:r>
      <w:r>
        <w:rPr>
          <w:rFonts w:ascii="Times New Roman" w:cs="Times New Roman" w:hAnsi="Times New Roman"/>
          <w:b/>
          <w:color w:val="0000ff"/>
          <w:sz w:val="28"/>
          <w:szCs w:val="28"/>
        </w:rPr>
        <w:t xml:space="preserve">   </w:t>
      </w:r>
      <w:r>
        <w:rPr>
          <w:rFonts w:ascii="Times New Roman" w:cs="Times New Roman" w:hAnsi="Times New Roman"/>
          <w:sz w:val="28"/>
          <w:szCs w:val="28"/>
        </w:rPr>
        <w:t xml:space="preserve">You cannot successfully calculate formula/molecular masses if you cannot read a formula correctly. Whereas relative atomic mass only applies to a single atom, anything with at least two atoms in the formula requires the term </w:t>
      </w:r>
      <w:r>
        <w:rPr>
          <w:rFonts w:ascii="Times New Roman" w:cs="Times New Roman" w:hAnsi="Times New Roman"/>
          <w:b/>
          <w:i/>
          <w:sz w:val="28"/>
          <w:szCs w:val="28"/>
        </w:rPr>
        <w:t>relative formula mass or relative molecular mass</w:t>
      </w:r>
      <w:r>
        <w:rPr>
          <w:rFonts w:ascii="Times New Roman" w:cs="Times New Roman" w:hAnsi="Times New Roman"/>
          <w:b/>
          <w:color w:val="c00000"/>
          <w:sz w:val="28"/>
          <w:szCs w:val="28"/>
        </w:rPr>
        <w:t xml:space="preserve"> </w:t>
      </w:r>
      <w:r>
        <w:rPr>
          <w:rFonts w:ascii="Times New Roman" w:cs="Times New Roman" w:hAnsi="Times New Roman"/>
          <w:sz w:val="28"/>
          <w:szCs w:val="28"/>
        </w:rPr>
        <w:t>to be used.</w:t>
      </w:r>
    </w:p>
    <w:p>
      <w:pPr>
        <w:pStyle w:val="style157"/>
        <w:rPr>
          <w:rFonts w:ascii="Times New Roman" w:cs="Times New Roman" w:hAnsi="Times New Roman"/>
          <w:i/>
          <w:sz w:val="28"/>
          <w:szCs w:val="28"/>
        </w:rPr>
      </w:pPr>
      <w:r>
        <w:rPr>
          <w:rFonts w:ascii="Times New Roman" w:cs="Times New Roman" w:hAnsi="Times New Roman"/>
          <w:b/>
          <w:color w:val="0000ff"/>
          <w:sz w:val="28"/>
          <w:szCs w:val="28"/>
          <w:highlight w:val="yellow"/>
        </w:rPr>
        <w:t>WARNING</w:t>
      </w:r>
      <w:r>
        <w:rPr>
          <w:rFonts w:ascii="Times New Roman" w:cs="Times New Roman" w:hAnsi="Times New Roman"/>
          <w:b/>
          <w:bCs/>
          <w:color w:val="000080"/>
          <w:sz w:val="28"/>
          <w:szCs w:val="28"/>
          <w:highlight w:val="yellow"/>
        </w:rPr>
        <w:t>:</w:t>
      </w:r>
      <w:r>
        <w:rPr>
          <w:rFonts w:ascii="Times New Roman" w:cs="Times New Roman" w:hAnsi="Times New Roman"/>
          <w:b/>
          <w:bCs/>
          <w:color w:val="000080"/>
          <w:sz w:val="28"/>
          <w:szCs w:val="28"/>
        </w:rPr>
        <w:t xml:space="preserve"> The most common error is to use atomic/proton numbers instead of atomic masses, unfortunately, except for hydrogen (where relative atomic mass is the same as atomic/proton number) they are different.</w:t>
      </w:r>
    </w:p>
    <w:p>
      <w:pPr>
        <w:pStyle w:val="style157"/>
        <w:rPr>
          <w:rFonts w:ascii="Times New Roman" w:cs="Times New Roman" w:hAnsi="Times New Roman"/>
          <w:b/>
          <w:i/>
          <w:sz w:val="28"/>
          <w:szCs w:val="28"/>
        </w:rPr>
      </w:pPr>
    </w:p>
    <w:p>
      <w:pPr>
        <w:pStyle w:val="style157"/>
        <w:rPr>
          <w:rFonts w:ascii="Times New Roman" w:cs="Times New Roman" w:hAnsi="Times New Roman"/>
          <w:b/>
          <w:i/>
          <w:sz w:val="28"/>
          <w:szCs w:val="28"/>
        </w:rPr>
      </w:pPr>
    </w:p>
    <w:p>
      <w:pPr>
        <w:pStyle w:val="style157"/>
        <w:rPr>
          <w:rFonts w:ascii="Times New Roman" w:cs="Times New Roman" w:hAnsi="Times New Roman"/>
          <w:b/>
          <w:i/>
          <w:sz w:val="28"/>
          <w:szCs w:val="28"/>
        </w:rPr>
      </w:pPr>
      <w:r>
        <w:rPr>
          <w:rFonts w:ascii="Times New Roman" w:cs="Times New Roman" w:hAnsi="Times New Roman"/>
          <w:b/>
          <w:i/>
          <w:sz w:val="28"/>
          <w:szCs w:val="28"/>
        </w:rPr>
        <w:t xml:space="preserve">Solved example 1: </w:t>
      </w:r>
    </w:p>
    <w:p>
      <w:pPr>
        <w:pStyle w:val="style157"/>
        <w:rPr>
          <w:rFonts w:ascii="Times New Roman" w:cs="Times New Roman" w:hAnsi="Times New Roman"/>
          <w:sz w:val="28"/>
          <w:szCs w:val="28"/>
        </w:rPr>
      </w:pPr>
      <w:r>
        <w:rPr>
          <w:rFonts w:ascii="Times New Roman" w:cs="Times New Roman" w:hAnsi="Times New Roman"/>
          <w:sz w:val="28"/>
          <w:szCs w:val="28"/>
        </w:rPr>
        <w:t>Calculate the relative molecular mass of carbon dioxide.</w:t>
      </w:r>
    </w:p>
    <w:p>
      <w:pPr>
        <w:pStyle w:val="style157"/>
        <w:rPr>
          <w:rFonts w:ascii="Times New Roman" w:cs="Times New Roman" w:hAnsi="Times New Roman"/>
          <w:b/>
          <w:i/>
          <w:sz w:val="28"/>
          <w:szCs w:val="28"/>
        </w:rPr>
      </w:pPr>
      <w:r>
        <w:rPr>
          <w:rFonts w:ascii="Times New Roman" w:cs="Times New Roman" w:hAnsi="Times New Roman"/>
          <w:b/>
          <w:i/>
          <w:sz w:val="28"/>
          <w:szCs w:val="28"/>
        </w:rPr>
        <w:t>Solution</w:t>
      </w:r>
    </w:p>
    <w:p>
      <w:pPr>
        <w:pStyle w:val="style157"/>
        <w:rPr>
          <w:rFonts w:ascii="Times New Roman" w:cs="Times New Roman" w:hAnsi="Times New Roman"/>
          <w:sz w:val="28"/>
          <w:szCs w:val="28"/>
        </w:rPr>
      </w:pPr>
      <w:r>
        <w:rPr>
          <w:rFonts w:ascii="Times New Roman" w:cs="Times New Roman" w:hAnsi="Times New Roman"/>
          <w:sz w:val="28"/>
          <w:szCs w:val="28"/>
        </w:rPr>
        <w:t>The correct formula: CO</w:t>
      </w:r>
      <w:r>
        <w:rPr>
          <w:rFonts w:ascii="Times New Roman" w:cs="Times New Roman" w:hAnsi="Times New Roman"/>
          <w:sz w:val="28"/>
          <w:szCs w:val="28"/>
          <w:vertAlign w:val="subscript"/>
        </w:rPr>
        <w:t>2</w:t>
      </w:r>
    </w:p>
    <w:p>
      <w:pPr>
        <w:pStyle w:val="style157"/>
        <w:rPr>
          <w:rFonts w:ascii="Times New Roman" w:cs="Times New Roman" w:hAnsi="Times New Roman"/>
          <w:sz w:val="28"/>
          <w:szCs w:val="28"/>
        </w:rPr>
      </w:pPr>
      <w:r>
        <w:rPr>
          <w:rFonts w:ascii="Times New Roman" w:cs="Times New Roman" w:hAnsi="Times New Roman"/>
          <w:sz w:val="28"/>
          <w:szCs w:val="28"/>
        </w:rPr>
        <w:t>1- atom of carbon + 2</w:t>
      </w:r>
      <w:ins w:id="267" w:author="user pc" w:date="2022-03-18T11:18:00Z">
        <w:r w:rsidR="17D53257">
          <w:rPr>
            <w:rFonts w:ascii="Times New Roman" w:cs="Times New Roman" w:hAnsi="Times New Roman"/>
            <w:sz w:val="28"/>
            <w:szCs w:val="28"/>
          </w:rPr>
          <w:t xml:space="preserve"> </w:t>
        </w:r>
      </w:ins>
      <w:r>
        <w:rPr>
          <w:rFonts w:ascii="Times New Roman" w:cs="Times New Roman" w:hAnsi="Times New Roman"/>
          <w:sz w:val="28"/>
          <w:szCs w:val="28"/>
        </w:rPr>
        <w:t>-</w:t>
      </w:r>
      <w:ins w:id="268" w:author="user pc" w:date="2022-03-18T11:18:00Z">
        <w:r w:rsidR="227DD020">
          <w:rPr>
            <w:rFonts w:ascii="Times New Roman" w:cs="Times New Roman" w:hAnsi="Times New Roman"/>
            <w:sz w:val="28"/>
            <w:szCs w:val="28"/>
          </w:rPr>
          <w:t xml:space="preserve"> </w:t>
        </w:r>
      </w:ins>
      <w:r>
        <w:rPr>
          <w:rFonts w:ascii="Times New Roman" w:cs="Times New Roman" w:hAnsi="Times New Roman"/>
          <w:sz w:val="28"/>
          <w:szCs w:val="28"/>
        </w:rPr>
        <w:t>atoms of oxygen</w:t>
      </w:r>
    </w:p>
    <w:p>
      <w:pPr>
        <w:pStyle w:val="style157"/>
        <w:rPr>
          <w:rFonts w:ascii="Times New Roman" w:cs="Times New Roman" w:hAnsi="Times New Roman"/>
          <w:sz w:val="28"/>
          <w:szCs w:val="28"/>
        </w:rPr>
      </w:pPr>
      <w:r>
        <w:rPr>
          <w:rFonts w:ascii="Times New Roman" w:cs="Times New Roman" w:hAnsi="Times New Roman"/>
          <w:sz w:val="28"/>
          <w:szCs w:val="28"/>
        </w:rPr>
        <w:t>1 × 12 + 2 × 16 = 44</w:t>
      </w:r>
    </w:p>
    <w:p>
      <w:pPr>
        <w:pStyle w:val="style157"/>
        <w:rPr>
          <w:rFonts w:ascii="Times New Roman" w:cs="Times New Roman" w:hAnsi="Times New Roman"/>
          <w:sz w:val="28"/>
          <w:szCs w:val="28"/>
        </w:rPr>
      </w:pPr>
    </w:p>
    <w:p>
      <w:pPr>
        <w:pStyle w:val="style157"/>
        <w:rPr>
          <w:rFonts w:ascii="Times New Roman" w:cs="Times New Roman" w:hAnsi="Times New Roman"/>
          <w:b/>
          <w:i/>
          <w:sz w:val="28"/>
          <w:szCs w:val="28"/>
        </w:rPr>
      </w:pPr>
      <w:r>
        <w:rPr>
          <w:rFonts w:ascii="Times New Roman" w:cs="Times New Roman" w:hAnsi="Times New Roman"/>
          <w:b/>
          <w:i/>
          <w:sz w:val="28"/>
          <w:szCs w:val="28"/>
        </w:rPr>
        <w:t>Solved example 2:</w:t>
      </w:r>
    </w:p>
    <w:p>
      <w:pPr>
        <w:pStyle w:val="style157"/>
        <w:rPr>
          <w:rFonts w:ascii="Times New Roman" w:cs="Times New Roman" w:hAnsi="Times New Roman"/>
          <w:sz w:val="28"/>
          <w:szCs w:val="28"/>
        </w:rPr>
      </w:pPr>
      <w:r>
        <w:rPr>
          <w:rFonts w:ascii="Times New Roman" w:cs="Times New Roman" w:hAnsi="Times New Roman"/>
          <w:sz w:val="28"/>
          <w:szCs w:val="28"/>
        </w:rPr>
        <w:t>What is the molecular mass of calcium tetraoxosulphate (VI)?</w:t>
      </w:r>
    </w:p>
    <w:p>
      <w:pPr>
        <w:pStyle w:val="style157"/>
        <w:rPr>
          <w:rFonts w:ascii="Times New Roman" w:cs="Times New Roman" w:hAnsi="Times New Roman"/>
          <w:sz w:val="28"/>
          <w:szCs w:val="28"/>
        </w:rPr>
      </w:pPr>
      <w:r>
        <w:rPr>
          <w:rFonts w:ascii="Times New Roman" w:cs="Times New Roman" w:hAnsi="Times New Roman"/>
          <w:b/>
          <w:i/>
          <w:sz w:val="28"/>
          <w:szCs w:val="28"/>
        </w:rPr>
        <w:t>Solution</w:t>
      </w:r>
    </w:p>
    <w:p>
      <w:pPr>
        <w:pStyle w:val="style157"/>
        <w:rPr>
          <w:rFonts w:ascii="Times New Roman" w:cs="Times New Roman" w:hAnsi="Times New Roman"/>
          <w:sz w:val="28"/>
          <w:szCs w:val="28"/>
        </w:rPr>
      </w:pPr>
      <w:r>
        <w:rPr>
          <w:rFonts w:ascii="Times New Roman" w:cs="Times New Roman" w:hAnsi="Times New Roman"/>
          <w:sz w:val="28"/>
          <w:szCs w:val="28"/>
        </w:rPr>
        <w:t>The correct formula: CaSO</w:t>
      </w:r>
      <w:r>
        <w:rPr>
          <w:rFonts w:ascii="Times New Roman" w:cs="Times New Roman" w:hAnsi="Times New Roman"/>
          <w:sz w:val="28"/>
          <w:szCs w:val="28"/>
          <w:vertAlign w:val="subscript"/>
        </w:rPr>
        <w:t>4</w:t>
      </w:r>
    </w:p>
    <w:p>
      <w:pPr>
        <w:pStyle w:val="style157"/>
        <w:rPr>
          <w:rFonts w:ascii="Times New Roman" w:cs="Times New Roman" w:hAnsi="Times New Roman"/>
          <w:sz w:val="28"/>
          <w:szCs w:val="28"/>
        </w:rPr>
      </w:pPr>
      <w:r>
        <w:rPr>
          <w:rFonts w:ascii="Times New Roman" w:cs="Times New Roman" w:hAnsi="Times New Roman"/>
          <w:sz w:val="28"/>
          <w:szCs w:val="28"/>
        </w:rPr>
        <w:t>1-atom of calcium + 1-atom of sulphur + 4-atoms of oxygen</w:t>
      </w:r>
    </w:p>
    <w:p>
      <w:pPr>
        <w:pStyle w:val="style157"/>
        <w:rPr>
          <w:rFonts w:ascii="Times New Roman" w:cs="Times New Roman" w:eastAsia="宋体" w:hAnsi="Times New Roman"/>
          <w:sz w:val="28"/>
          <w:szCs w:val="28"/>
        </w:rPr>
      </w:pPr>
      <w:r>
        <w:rPr>
          <w:rFonts w:ascii="Times New Roman" w:cs="Times New Roman" w:hAnsi="Times New Roman"/>
          <w:sz w:val="28"/>
          <w:szCs w:val="28"/>
        </w:rPr>
        <w:t>1 × 40 +1 × 32 + 4 × 16 = 136.0</w:t>
      </w:r>
      <m:oMath>
        <m:f>
          <m:fPr>
            <m:type m:val="lin"/>
            <m:ctrlPr>
              <w:rPr>
                <w:rFonts w:ascii="Cambria Math" w:cs="Times New Roman" w:hAnsi="Times New Roman"/>
                <w:i/>
                <w:sz w:val="28"/>
                <w:szCs w:val="28"/>
              </w:rPr>
            </m:ctrlPr>
          </m:fPr>
          <m:num>
            <m:r>
              <w:rPr>
                <w:rFonts w:ascii="Cambria Math" w:cs="Times New Roman" w:hAnsi="Cambria Math"/>
                <w:sz w:val="28"/>
                <w:szCs w:val="28"/>
              </w:rPr>
              <m:t>g</m:t>
            </m:r>
          </m:num>
          <m:den>
            <m:r>
              <w:rPr>
                <w:rFonts w:ascii="Cambria Math" w:cs="Times New Roman" w:hAnsi="Cambria Math"/>
                <w:sz w:val="28"/>
                <w:szCs w:val="28"/>
              </w:rPr>
              <m:t>mol</m:t>
            </m:r>
          </m:den>
        </m:f>
      </m:oMath>
    </w:p>
    <w:p>
      <w:pPr>
        <w:pStyle w:val="style157"/>
        <w:rPr>
          <w:rFonts w:ascii="Times New Roman" w:cs="Times New Roman" w:eastAsia="宋体" w:hAnsi="Times New Roman"/>
          <w:sz w:val="28"/>
          <w:szCs w:val="28"/>
        </w:rPr>
      </w:pPr>
    </w:p>
    <w:p>
      <w:pPr>
        <w:pStyle w:val="style157"/>
        <w:rPr>
          <w:rFonts w:ascii="Times New Roman" w:cs="Times New Roman" w:hAnsi="Times New Roman"/>
          <w:b/>
          <w:i/>
          <w:sz w:val="28"/>
          <w:szCs w:val="28"/>
        </w:rPr>
      </w:pPr>
      <w:r>
        <w:rPr>
          <w:rFonts w:ascii="Times New Roman" w:cs="Times New Roman" w:hAnsi="Times New Roman"/>
          <w:b/>
          <w:i/>
          <w:sz w:val="28"/>
          <w:szCs w:val="28"/>
        </w:rPr>
        <w:t>Solved example 3</w:t>
      </w:r>
    </w:p>
    <w:p>
      <w:pPr>
        <w:pStyle w:val="style157"/>
        <w:rPr>
          <w:rFonts w:ascii="Times New Roman" w:cs="Times New Roman" w:hAnsi="Times New Roman"/>
          <w:sz w:val="28"/>
          <w:szCs w:val="28"/>
        </w:rPr>
      </w:pPr>
      <w:r>
        <w:rPr>
          <w:rFonts w:ascii="Times New Roman" w:cs="Times New Roman" w:hAnsi="Times New Roman"/>
          <w:sz w:val="28"/>
          <w:szCs w:val="28"/>
        </w:rPr>
        <w:t>What is the relative molecular mass of sodium chloride?</w:t>
      </w:r>
    </w:p>
    <w:p>
      <w:pPr>
        <w:pStyle w:val="style157"/>
        <w:rPr>
          <w:rFonts w:ascii="Times New Roman" w:cs="Times New Roman" w:hAnsi="Times New Roman"/>
          <w:sz w:val="28"/>
          <w:szCs w:val="28"/>
        </w:rPr>
      </w:pPr>
      <w:r>
        <w:rPr>
          <w:rFonts w:ascii="Times New Roman" w:cs="Times New Roman" w:hAnsi="Times New Roman"/>
          <w:b/>
          <w:i/>
          <w:sz w:val="28"/>
          <w:szCs w:val="28"/>
        </w:rPr>
        <w:t>Solution</w:t>
      </w:r>
    </w:p>
    <w:p>
      <w:pPr>
        <w:pStyle w:val="style157"/>
        <w:rPr>
          <w:rFonts w:ascii="Times New Roman" w:cs="Times New Roman" w:hAnsi="Times New Roman"/>
          <w:sz w:val="28"/>
          <w:szCs w:val="28"/>
        </w:rPr>
      </w:pPr>
      <w:r>
        <w:rPr>
          <w:rFonts w:ascii="Times New Roman" w:cs="Times New Roman" w:hAnsi="Times New Roman"/>
          <w:sz w:val="28"/>
          <w:szCs w:val="28"/>
        </w:rPr>
        <w:t>The correct formula: NaCl</w:t>
      </w:r>
    </w:p>
    <w:p>
      <w:pPr>
        <w:pStyle w:val="style157"/>
        <w:rPr>
          <w:rFonts w:ascii="Times New Roman" w:cs="Times New Roman" w:hAnsi="Times New Roman"/>
          <w:sz w:val="28"/>
          <w:szCs w:val="28"/>
        </w:rPr>
      </w:pPr>
      <w:r>
        <w:rPr>
          <w:rFonts w:ascii="Times New Roman" w:cs="Times New Roman" w:hAnsi="Times New Roman"/>
          <w:sz w:val="28"/>
          <w:szCs w:val="28"/>
        </w:rPr>
        <w:t>1</w:t>
      </w:r>
      <w:ins w:id="269" w:author="user pc" w:date="2022-03-18T11:19:00Z">
        <w:r w:rsidR="EF447E95">
          <w:rPr>
            <w:rFonts w:ascii="Times New Roman" w:cs="Times New Roman" w:hAnsi="Times New Roman"/>
            <w:sz w:val="28"/>
            <w:szCs w:val="28"/>
          </w:rPr>
          <w:t xml:space="preserve"> </w:t>
        </w:r>
      </w:ins>
      <w:r>
        <w:rPr>
          <w:rFonts w:ascii="Times New Roman" w:cs="Times New Roman" w:hAnsi="Times New Roman"/>
          <w:sz w:val="28"/>
          <w:szCs w:val="28"/>
        </w:rPr>
        <w:t>-</w:t>
      </w:r>
      <w:ins w:id="270" w:author="user pc" w:date="2022-03-18T11:18:00Z">
        <w:r w:rsidR="95CB976F">
          <w:rPr>
            <w:rFonts w:ascii="Times New Roman" w:cs="Times New Roman" w:hAnsi="Times New Roman"/>
            <w:sz w:val="28"/>
            <w:szCs w:val="28"/>
          </w:rPr>
          <w:t xml:space="preserve"> </w:t>
        </w:r>
      </w:ins>
      <w:r>
        <w:rPr>
          <w:rFonts w:ascii="Times New Roman" w:cs="Times New Roman" w:hAnsi="Times New Roman"/>
          <w:sz w:val="28"/>
          <w:szCs w:val="28"/>
        </w:rPr>
        <w:t>atom of sodium + 1</w:t>
      </w:r>
      <w:ins w:id="271" w:author="user pc" w:date="2022-03-18T11:18:00Z">
        <w:r w:rsidR="E90456A4">
          <w:rPr>
            <w:rFonts w:ascii="Times New Roman" w:cs="Times New Roman" w:hAnsi="Times New Roman"/>
            <w:sz w:val="28"/>
            <w:szCs w:val="28"/>
          </w:rPr>
          <w:t xml:space="preserve"> </w:t>
        </w:r>
      </w:ins>
      <w:r>
        <w:rPr>
          <w:rFonts w:ascii="Times New Roman" w:cs="Times New Roman" w:hAnsi="Times New Roman"/>
          <w:sz w:val="28"/>
          <w:szCs w:val="28"/>
        </w:rPr>
        <w:t>-</w:t>
      </w:r>
      <w:ins w:id="272" w:author="user pc" w:date="2022-03-18T11:18:00Z">
        <w:r w:rsidR="D5291E62">
          <w:rPr>
            <w:rFonts w:ascii="Times New Roman" w:cs="Times New Roman" w:hAnsi="Times New Roman"/>
            <w:sz w:val="28"/>
            <w:szCs w:val="28"/>
          </w:rPr>
          <w:t xml:space="preserve"> </w:t>
        </w:r>
      </w:ins>
      <w:r>
        <w:rPr>
          <w:rFonts w:ascii="Times New Roman" w:cs="Times New Roman" w:hAnsi="Times New Roman"/>
          <w:sz w:val="28"/>
          <w:szCs w:val="28"/>
        </w:rPr>
        <w:t>atom of chlorine</w:t>
      </w:r>
    </w:p>
    <w:p>
      <w:pPr>
        <w:pStyle w:val="style157"/>
        <w:rPr>
          <w:rFonts w:ascii="Times New Roman" w:cs="Times New Roman" w:hAnsi="Times New Roman"/>
          <w:sz w:val="28"/>
          <w:szCs w:val="28"/>
        </w:rPr>
      </w:pPr>
      <w:r>
        <w:rPr>
          <w:rFonts w:ascii="Times New Roman" w:cs="Times New Roman" w:hAnsi="Times New Roman"/>
          <w:sz w:val="28"/>
          <w:szCs w:val="28"/>
        </w:rPr>
        <w:t>1 × 23 + 1 × 35.5 = 58.5</w:t>
      </w:r>
    </w:p>
    <w:p>
      <w:pPr>
        <w:pStyle w:val="style157"/>
        <w:rPr>
          <w:rFonts w:ascii="Times New Roman" w:cs="Times New Roman" w:hAnsi="Times New Roman"/>
          <w:sz w:val="28"/>
          <w:szCs w:val="28"/>
        </w:rPr>
      </w:pPr>
    </w:p>
    <w:p>
      <w:pPr>
        <w:pStyle w:val="style157"/>
        <w:rPr>
          <w:rFonts w:ascii="Times New Roman" w:cs="Times New Roman" w:hAnsi="Times New Roman"/>
          <w:b/>
          <w:i/>
          <w:sz w:val="28"/>
          <w:szCs w:val="28"/>
        </w:rPr>
      </w:pPr>
      <w:r>
        <w:rPr>
          <w:rFonts w:ascii="Times New Roman" w:cs="Times New Roman" w:hAnsi="Times New Roman"/>
          <w:b/>
          <w:i/>
          <w:sz w:val="28"/>
          <w:szCs w:val="28"/>
        </w:rPr>
        <w:t>Solved example 4</w:t>
      </w:r>
    </w:p>
    <w:p>
      <w:pPr>
        <w:pStyle w:val="style157"/>
        <w:rPr>
          <w:rFonts w:ascii="Times New Roman" w:cs="Times New Roman" w:hAnsi="Times New Roman"/>
          <w:sz w:val="28"/>
          <w:szCs w:val="28"/>
        </w:rPr>
      </w:pPr>
      <w:r>
        <w:rPr>
          <w:rFonts w:ascii="Times New Roman" w:cs="Times New Roman" w:hAnsi="Times New Roman"/>
          <w:sz w:val="28"/>
          <w:szCs w:val="28"/>
        </w:rPr>
        <w:t>Workout the molecular masses of the compounds below:</w:t>
      </w:r>
    </w:p>
    <w:p>
      <w:pPr>
        <w:pStyle w:val="style157"/>
        <w:numPr>
          <w:ilvl w:val="0"/>
          <w:numId w:val="4"/>
        </w:numPr>
        <w:rPr>
          <w:rFonts w:ascii="Times New Roman" w:cs="Times New Roman" w:hAnsi="Times New Roman"/>
          <w:sz w:val="28"/>
          <w:szCs w:val="28"/>
        </w:rPr>
      </w:pPr>
      <w:r>
        <w:rPr>
          <w:rFonts w:ascii="Times New Roman" w:cs="Times New Roman" w:hAnsi="Times New Roman"/>
          <w:sz w:val="28"/>
          <w:szCs w:val="28"/>
        </w:rPr>
        <w:t>Ca(OH)</w:t>
      </w:r>
      <w:r>
        <w:rPr>
          <w:rFonts w:ascii="Times New Roman" w:cs="Times New Roman" w:hAnsi="Times New Roman"/>
          <w:sz w:val="28"/>
          <w:szCs w:val="28"/>
          <w:vertAlign w:val="subscript"/>
        </w:rPr>
        <w:t>2</w:t>
      </w:r>
    </w:p>
    <w:p>
      <w:pPr>
        <w:pStyle w:val="style157"/>
        <w:numPr>
          <w:ilvl w:val="0"/>
          <w:numId w:val="4"/>
        </w:numPr>
        <w:rPr>
          <w:rFonts w:ascii="Times New Roman" w:cs="Times New Roman" w:hAnsi="Times New Roman"/>
          <w:sz w:val="28"/>
          <w:szCs w:val="28"/>
        </w:rPr>
      </w:pPr>
      <w:r>
        <w:rPr>
          <w:rFonts w:ascii="Times New Roman" w:cs="Times New Roman" w:hAnsi="Times New Roman"/>
          <w:sz w:val="28"/>
          <w:szCs w:val="28"/>
        </w:rPr>
        <w:t>NaOH</w:t>
      </w:r>
    </w:p>
    <w:p>
      <w:pPr>
        <w:pStyle w:val="style157"/>
        <w:numPr>
          <w:ilvl w:val="0"/>
          <w:numId w:val="4"/>
        </w:numPr>
        <w:rPr>
          <w:rFonts w:ascii="Times New Roman" w:cs="Times New Roman" w:hAnsi="Times New Roman"/>
          <w:sz w:val="28"/>
          <w:szCs w:val="28"/>
        </w:rPr>
      </w:pPr>
      <w:r>
        <w:rPr>
          <w:rFonts w:ascii="Times New Roman" w:cs="Times New Roman" w:hAnsi="Times New Roman"/>
          <w:sz w:val="28"/>
          <w:szCs w:val="28"/>
        </w:rPr>
        <w:t>Mg(NO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w:t>
      </w:r>
    </w:p>
    <w:p>
      <w:pPr>
        <w:pStyle w:val="style157"/>
        <w:ind w:left="360"/>
        <w:rPr>
          <w:rFonts w:ascii="Times New Roman" w:cs="Times New Roman" w:hAnsi="Times New Roman"/>
          <w:b/>
          <w:i/>
          <w:sz w:val="28"/>
          <w:szCs w:val="28"/>
        </w:rPr>
      </w:pPr>
      <w:r>
        <w:rPr>
          <w:rFonts w:ascii="Times New Roman" w:cs="Times New Roman" w:hAnsi="Times New Roman"/>
          <w:b/>
          <w:i/>
          <w:sz w:val="28"/>
          <w:szCs w:val="28"/>
        </w:rPr>
        <w:t>Solution</w:t>
      </w:r>
    </w:p>
    <w:p>
      <w:pPr>
        <w:pStyle w:val="style157"/>
        <w:numPr>
          <w:ilvl w:val="0"/>
          <w:numId w:val="5"/>
        </w:numPr>
        <w:rPr>
          <w:rFonts w:ascii="Times New Roman" w:cs="Times New Roman" w:hAnsi="Times New Roman"/>
          <w:sz w:val="28"/>
          <w:szCs w:val="28"/>
        </w:rPr>
      </w:pPr>
      <w:r>
        <w:rPr>
          <w:rFonts w:ascii="Times New Roman" w:cs="Times New Roman" w:hAnsi="Times New Roman"/>
          <w:sz w:val="28"/>
          <w:szCs w:val="28"/>
        </w:rPr>
        <w:t>Calcium hydroxide/lime water ; Ca(OH)</w:t>
      </w:r>
      <w:r>
        <w:rPr>
          <w:rFonts w:ascii="Times New Roman" w:cs="Times New Roman" w:hAnsi="Times New Roman"/>
          <w:sz w:val="28"/>
          <w:szCs w:val="28"/>
          <w:vertAlign w:val="subscript"/>
        </w:rPr>
        <w:t>2</w:t>
      </w:r>
    </w:p>
    <w:p>
      <w:pPr>
        <w:pStyle w:val="style157"/>
        <w:ind w:left="1080"/>
        <w:rPr>
          <w:rFonts w:ascii="Times New Roman" w:cs="Times New Roman" w:hAnsi="Times New Roman"/>
        </w:rPr>
      </w:pPr>
      <w:r>
        <w:rPr>
          <w:rFonts w:ascii="Times New Roman" w:cs="Times New Roman" w:hAnsi="Times New Roman"/>
          <w:sz w:val="28"/>
          <w:szCs w:val="28"/>
        </w:rPr>
        <w:t>1-atom of calcium + 2-</w:t>
      </w:r>
      <w:ins w:id="273" w:author="user pc" w:date="2022-03-18T10:58:00Z">
        <w:r w:rsidR="079897BB">
          <w:rPr>
            <w:rFonts w:ascii="Times New Roman" w:cs="Times New Roman" w:hAnsi="Times New Roman"/>
            <w:sz w:val="28"/>
            <w:szCs w:val="28"/>
          </w:rPr>
          <w:t xml:space="preserve"> </w:t>
        </w:r>
      </w:ins>
      <w:r>
        <w:rPr>
          <w:rFonts w:ascii="Times New Roman" w:cs="Times New Roman" w:hAnsi="Times New Roman"/>
          <w:sz w:val="28"/>
          <w:szCs w:val="28"/>
        </w:rPr>
        <w:t>atoms of oxygen + 2 -</w:t>
      </w:r>
      <w:ins w:id="274" w:author="user pc" w:date="2022-03-18T10:58:00Z">
        <w:r w:rsidR="EC0F2C37">
          <w:rPr>
            <w:rFonts w:ascii="Times New Roman" w:cs="Times New Roman" w:hAnsi="Times New Roman"/>
            <w:sz w:val="28"/>
            <w:szCs w:val="28"/>
          </w:rPr>
          <w:t xml:space="preserve"> </w:t>
        </w:r>
      </w:ins>
      <w:r>
        <w:rPr>
          <w:rFonts w:ascii="Times New Roman" w:cs="Times New Roman" w:hAnsi="Times New Roman"/>
        </w:rPr>
        <w:t>atoms of hydrogen</w:t>
      </w:r>
    </w:p>
    <w:p>
      <w:pPr>
        <w:pStyle w:val="style157"/>
        <w:ind w:left="1080"/>
        <w:rPr>
          <w:rFonts w:ascii="Times New Roman" w:cs="Times New Roman" w:eastAsia="宋体" w:hAnsi="Times New Roman"/>
          <w:sz w:val="28"/>
          <w:szCs w:val="28"/>
        </w:rPr>
      </w:pPr>
      <w:r>
        <w:rPr>
          <w:rFonts w:ascii="Times New Roman" w:cs="Times New Roman" w:hAnsi="Times New Roman"/>
        </w:rPr>
        <w:t>1 × 40 + 2 ×16 + 2 × 1 = 74.0</w:t>
      </w:r>
      <m:oMath>
        <m:f>
          <m:fPr>
            <m:type m:val="lin"/>
            <m:ctrlPr>
              <w:rPr>
                <w:rFonts w:ascii="Cambria Math" w:cs="Times New Roman" w:hAnsi="Times New Roman"/>
                <w:i/>
                <w:sz w:val="28"/>
                <w:szCs w:val="28"/>
              </w:rPr>
            </m:ctrlPr>
          </m:fPr>
          <m:num>
            <m:r>
              <w:rPr>
                <w:rFonts w:ascii="Cambria Math" w:cs="Times New Roman" w:hAnsi="Cambria Math"/>
                <w:sz w:val="28"/>
                <w:szCs w:val="28"/>
              </w:rPr>
              <m:t>g</m:t>
            </m:r>
          </m:num>
          <m:den>
            <m:r>
              <w:rPr>
                <w:rFonts w:ascii="Cambria Math" w:cs="Times New Roman" w:hAnsi="Cambria Math"/>
              </w:rPr>
              <m:t>mol</m:t>
            </m:r>
          </m:den>
        </m:f>
      </m:oMath>
    </w:p>
    <w:p>
      <w:pPr>
        <w:pStyle w:val="style157"/>
        <w:rPr>
          <w:rFonts w:ascii="Times New Roman" w:cs="Times New Roman" w:eastAsia="宋体" w:hAnsi="Times New Roman"/>
          <w:sz w:val="28"/>
          <w:szCs w:val="28"/>
        </w:rPr>
      </w:pPr>
    </w:p>
    <w:p>
      <w:pPr>
        <w:pStyle w:val="style157"/>
        <w:numPr>
          <w:ilvl w:val="0"/>
          <w:numId w:val="5"/>
        </w:numPr>
        <w:rPr>
          <w:rFonts w:ascii="Times New Roman" w:cs="Times New Roman" w:hAnsi="Times New Roman"/>
          <w:sz w:val="28"/>
          <w:szCs w:val="28"/>
        </w:rPr>
      </w:pPr>
      <w:r>
        <w:rPr>
          <w:rFonts w:ascii="Times New Roman" w:cs="Times New Roman" w:eastAsia="宋体" w:hAnsi="Times New Roman"/>
          <w:sz w:val="28"/>
          <w:szCs w:val="28"/>
        </w:rPr>
        <w:t>Soda ash/sodium hydroxide; NaOH</w:t>
      </w:r>
    </w:p>
    <w:p>
      <w:pPr>
        <w:pStyle w:val="style157"/>
        <w:ind w:left="1080"/>
        <w:rPr>
          <w:rFonts w:ascii="Times New Roman" w:cs="Times New Roman" w:eastAsia="宋体" w:hAnsi="Times New Roman"/>
          <w:sz w:val="28"/>
          <w:szCs w:val="28"/>
        </w:rPr>
      </w:pPr>
      <w:r>
        <w:rPr>
          <w:rFonts w:ascii="Times New Roman" w:cs="Times New Roman" w:eastAsia="宋体" w:hAnsi="Times New Roman"/>
          <w:sz w:val="28"/>
          <w:szCs w:val="28"/>
        </w:rPr>
        <w:t>1-atom of sodium + 1-</w:t>
      </w:r>
      <w:ins w:id="275" w:author="user pc" w:date="2022-03-18T10:58:00Z">
        <w:r w:rsidR="0CE14A53">
          <w:rPr>
            <w:rFonts w:ascii="Times New Roman" w:cs="Times New Roman" w:eastAsia="宋体" w:hAnsi="Times New Roman"/>
            <w:sz w:val="28"/>
            <w:szCs w:val="28"/>
          </w:rPr>
          <w:t xml:space="preserve"> </w:t>
        </w:r>
      </w:ins>
      <w:r>
        <w:rPr>
          <w:rFonts w:ascii="Times New Roman" w:cs="Times New Roman" w:eastAsia="宋体" w:hAnsi="Times New Roman"/>
          <w:sz w:val="28"/>
          <w:szCs w:val="28"/>
        </w:rPr>
        <w:t>atom of oxygen + 1- atom of hydrogen</w:t>
      </w:r>
    </w:p>
    <w:p>
      <w:pPr>
        <w:pStyle w:val="style157"/>
        <w:ind w:left="1080"/>
        <w:rPr>
          <w:rFonts w:ascii="Times New Roman" w:cs="Times New Roman" w:hAnsi="Times New Roman"/>
          <w:sz w:val="28"/>
          <w:szCs w:val="28"/>
        </w:rPr>
      </w:pPr>
      <w:r>
        <w:rPr>
          <w:rFonts w:ascii="Times New Roman" w:cs="Times New Roman" w:eastAsia="宋体" w:hAnsi="Times New Roman"/>
          <w:sz w:val="28"/>
          <w:szCs w:val="28"/>
        </w:rPr>
        <w:t>1× 23 + 1 ×16 + 1 ×1 = 40</w:t>
      </w:r>
      <m:oMath>
        <m:f>
          <m:fPr>
            <m:type m:val="lin"/>
            <m:ctrlPr>
              <w:rPr>
                <w:rFonts w:ascii="Cambria Math" w:cs="Times New Roman" w:hAnsi="Times New Roman"/>
                <w:i/>
                <w:sz w:val="28"/>
                <w:szCs w:val="28"/>
              </w:rPr>
            </m:ctrlPr>
          </m:fPr>
          <m:num>
            <m:r>
              <w:rPr>
                <w:rFonts w:ascii="Cambria Math" w:cs="Times New Roman" w:hAnsi="Cambria Math"/>
                <w:sz w:val="28"/>
                <w:szCs w:val="28"/>
              </w:rPr>
              <m:t>g</m:t>
            </m:r>
          </m:num>
          <m:den>
            <m:r>
              <w:rPr>
                <w:rFonts w:ascii="Cambria Math" w:cs="Times New Roman" w:hAnsi="Cambria Math"/>
                <w:sz w:val="28"/>
                <w:szCs w:val="28"/>
              </w:rPr>
              <m:t>mol</m:t>
            </m:r>
          </m:den>
        </m:f>
      </m:oMath>
    </w:p>
    <w:p>
      <w:pPr>
        <w:pStyle w:val="style157"/>
        <w:rPr>
          <w:rFonts w:ascii="Times New Roman" w:cs="Times New Roman" w:hAnsi="Times New Roman"/>
          <w:sz w:val="28"/>
          <w:szCs w:val="28"/>
        </w:rPr>
      </w:pPr>
    </w:p>
    <w:p>
      <w:pPr>
        <w:pStyle w:val="style157"/>
        <w:numPr>
          <w:ilvl w:val="0"/>
          <w:numId w:val="5"/>
        </w:numPr>
        <w:rPr>
          <w:rFonts w:ascii="Times New Roman" w:cs="Times New Roman" w:hAnsi="Times New Roman"/>
          <w:sz w:val="28"/>
          <w:szCs w:val="28"/>
        </w:rPr>
      </w:pPr>
      <w:r>
        <w:rPr>
          <w:rFonts w:ascii="Times New Roman" w:cs="Times New Roman" w:hAnsi="Times New Roman"/>
          <w:sz w:val="28"/>
          <w:szCs w:val="28"/>
        </w:rPr>
        <w:t>Magnesium trioxonitrate (V); Mg(NO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w:t>
      </w:r>
    </w:p>
    <w:p>
      <w:pPr>
        <w:pStyle w:val="style157"/>
        <w:ind w:left="1080"/>
        <w:rPr>
          <w:rFonts w:ascii="Times New Roman" w:cs="Times New Roman" w:hAnsi="Times New Roman"/>
          <w:sz w:val="28"/>
          <w:szCs w:val="28"/>
        </w:rPr>
      </w:pPr>
      <w:r>
        <w:rPr>
          <w:rFonts w:ascii="Times New Roman" w:cs="Times New Roman" w:hAnsi="Times New Roman"/>
          <w:sz w:val="28"/>
          <w:szCs w:val="28"/>
        </w:rPr>
        <w:t>1-atom of magnesium + 2 - atoms of nitrogen + 6 - atoms of oxygen</w:t>
      </w:r>
    </w:p>
    <w:p>
      <w:pPr>
        <w:pStyle w:val="style157"/>
        <w:ind w:left="1080"/>
        <w:rPr>
          <w:rFonts w:ascii="Times New Roman" w:cs="Times New Roman" w:hAnsi="Times New Roman"/>
          <w:sz w:val="28"/>
          <w:szCs w:val="28"/>
        </w:rPr>
      </w:pPr>
      <w:r>
        <w:rPr>
          <w:rFonts w:ascii="Times New Roman" w:cs="Times New Roman" w:hAnsi="Times New Roman"/>
          <w:sz w:val="28"/>
          <w:szCs w:val="28"/>
        </w:rPr>
        <w:t>1 × 24 + 2 × 14 + 6 × 16 = 148</w:t>
      </w:r>
      <m:oMath>
        <m:f>
          <m:fPr>
            <m:type m:val="lin"/>
            <m:ctrlPr>
              <w:rPr>
                <w:rFonts w:ascii="Cambria Math" w:cs="Times New Roman" w:hAnsi="Times New Roman"/>
                <w:i/>
                <w:sz w:val="28"/>
                <w:szCs w:val="28"/>
              </w:rPr>
            </m:ctrlPr>
          </m:fPr>
          <m:num>
            <m:r>
              <w:rPr>
                <w:rFonts w:ascii="Cambria Math" w:cs="Times New Roman" w:hAnsi="Cambria Math"/>
                <w:sz w:val="28"/>
                <w:szCs w:val="28"/>
              </w:rPr>
              <m:t>g</m:t>
            </m:r>
          </m:num>
          <m:den>
            <m:r>
              <w:rPr>
                <w:rFonts w:ascii="Cambria Math" w:cs="Times New Roman" w:hAnsi="Cambria Math"/>
                <w:sz w:val="28"/>
                <w:szCs w:val="28"/>
              </w:rPr>
              <m:t>mol</m:t>
            </m:r>
          </m:den>
        </m:f>
      </m:oMath>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r>
        <w:rPr>
          <w:rFonts w:ascii="Times New Roman" w:cs="Times New Roman" w:hAnsi="Times New Roman"/>
          <w:b/>
          <w:bCs/>
          <w:sz w:val="28"/>
          <w:szCs w:val="28"/>
        </w:rPr>
        <w:t xml:space="preserve">Solved example 5: </w:t>
      </w:r>
      <w:r>
        <w:rPr>
          <w:rFonts w:ascii="Times New Roman" w:cs="Times New Roman" w:hAnsi="Times New Roman"/>
          <w:sz w:val="28"/>
          <w:szCs w:val="28"/>
        </w:rPr>
        <w:t>Calculate the molar mass of sodium trioxocarbonate (IV) decahydrate.</w:t>
      </w:r>
    </w:p>
    <w:p>
      <w:pPr>
        <w:pStyle w:val="style157"/>
        <w:rPr>
          <w:rFonts w:ascii="Times New Roman" w:cs="Times New Roman" w:hAnsi="Times New Roman"/>
          <w:sz w:val="28"/>
          <w:szCs w:val="28"/>
        </w:rPr>
      </w:pPr>
    </w:p>
    <w:p>
      <w:pPr>
        <w:pStyle w:val="style157"/>
        <w:rPr>
          <w:rFonts w:ascii="Times New Roman" w:cs="Times New Roman" w:hAnsi="Times New Roman"/>
          <w:b/>
          <w:bCs/>
          <w:sz w:val="28"/>
          <w:szCs w:val="28"/>
        </w:rPr>
      </w:pPr>
      <w:r>
        <w:rPr>
          <w:rFonts w:ascii="Times New Roman" w:cs="Times New Roman" w:hAnsi="Times New Roman"/>
          <w:b/>
          <w:bCs/>
          <w:sz w:val="28"/>
          <w:szCs w:val="28"/>
        </w:rPr>
        <w:t>Solution</w:t>
      </w:r>
    </w:p>
    <w:p>
      <w:pPr>
        <w:pStyle w:val="style157"/>
        <w:rPr>
          <w:rFonts w:ascii="Times New Roman" w:cs="Times New Roman" w:hAnsi="Times New Roman"/>
          <w:sz w:val="28"/>
          <w:szCs w:val="28"/>
        </w:rPr>
      </w:pPr>
      <w:r>
        <w:rPr>
          <w:rFonts w:ascii="Times New Roman" w:cs="Times New Roman" w:hAnsi="Times New Roman"/>
          <w:sz w:val="28"/>
          <w:szCs w:val="28"/>
        </w:rPr>
        <w:t>The formula for sodium trioxocarbonate (IV) decahydrate is Na</w:t>
      </w:r>
      <w:r>
        <w:rPr>
          <w:rFonts w:ascii="Times New Roman" w:cs="Times New Roman" w:hAnsi="Times New Roman"/>
          <w:sz w:val="28"/>
          <w:szCs w:val="28"/>
          <w:vertAlign w:val="subscript"/>
        </w:rPr>
        <w:t>2</w:t>
      </w:r>
      <w:r>
        <w:rPr>
          <w:rFonts w:ascii="Times New Roman" w:cs="Times New Roman" w:hAnsi="Times New Roman"/>
          <w:sz w:val="28"/>
          <w:szCs w:val="28"/>
        </w:rPr>
        <w:t>CO</w:t>
      </w:r>
      <w:r>
        <w:rPr>
          <w:rFonts w:ascii="Times New Roman" w:cs="Times New Roman" w:hAnsi="Times New Roman"/>
          <w:sz w:val="28"/>
          <w:szCs w:val="28"/>
          <w:vertAlign w:val="subscript"/>
        </w:rPr>
        <w:t>3</w:t>
      </w:r>
      <w:r>
        <w:rPr>
          <w:rFonts w:ascii="Times New Roman" w:cs="Times New Roman" w:hAnsi="Times New Roman"/>
          <w:sz w:val="28"/>
          <w:szCs w:val="28"/>
        </w:rPr>
        <w:t>.10H</w:t>
      </w:r>
      <w:r>
        <w:rPr>
          <w:rFonts w:ascii="Times New Roman" w:cs="Times New Roman" w:hAnsi="Times New Roman"/>
          <w:sz w:val="28"/>
          <w:szCs w:val="28"/>
          <w:vertAlign w:val="subscript"/>
        </w:rPr>
        <w:t>2</w:t>
      </w:r>
      <w:r>
        <w:rPr>
          <w:rFonts w:ascii="Times New Roman" w:cs="Times New Roman" w:hAnsi="Times New Roman"/>
          <w:sz w:val="28"/>
          <w:szCs w:val="28"/>
        </w:rPr>
        <w:t>O.</w:t>
      </w:r>
    </w:p>
    <w:p>
      <w:pPr>
        <w:pStyle w:val="style157"/>
        <w:rPr>
          <w:rFonts w:ascii="Times New Roman" w:cs="Times New Roman" w:hAnsi="Times New Roman"/>
          <w:sz w:val="28"/>
          <w:szCs w:val="28"/>
        </w:rPr>
      </w:pPr>
      <w:r>
        <w:rPr>
          <w:rFonts w:ascii="Times New Roman" w:cs="Times New Roman" w:hAnsi="Times New Roman"/>
          <w:sz w:val="28"/>
          <w:szCs w:val="28"/>
        </w:rPr>
        <w:t>2 - atoms of sodium + 1 - atom of carbon + 3 - atoms of oxygen + 10 - molecules of water(H</w:t>
      </w:r>
      <w:r>
        <w:rPr>
          <w:rFonts w:ascii="Times New Roman" w:cs="Times New Roman" w:hAnsi="Times New Roman"/>
          <w:sz w:val="28"/>
          <w:szCs w:val="28"/>
          <w:vertAlign w:val="subscript"/>
        </w:rPr>
        <w:t>2</w:t>
      </w:r>
      <w:r>
        <w:rPr>
          <w:rFonts w:ascii="Times New Roman" w:cs="Times New Roman" w:hAnsi="Times New Roman"/>
          <w:sz w:val="28"/>
          <w:szCs w:val="28"/>
        </w:rPr>
        <w:t>O)</w:t>
      </w:r>
    </w:p>
    <w:p>
      <w:pPr>
        <w:pStyle w:val="style157"/>
        <w:rPr>
          <w:rFonts w:ascii="Times New Roman" w:cs="Times New Roman" w:hAnsi="Times New Roman"/>
          <w:sz w:val="28"/>
          <w:szCs w:val="28"/>
        </w:rPr>
      </w:pPr>
      <w:r>
        <w:rPr>
          <w:rFonts w:ascii="Times New Roman" w:cs="Times New Roman" w:hAnsi="Times New Roman"/>
          <w:sz w:val="28"/>
          <w:szCs w:val="28"/>
        </w:rPr>
        <w:t>Molar mass of Na</w:t>
      </w:r>
      <w:r>
        <w:rPr>
          <w:rFonts w:ascii="Times New Roman" w:cs="Times New Roman" w:hAnsi="Times New Roman"/>
          <w:sz w:val="28"/>
          <w:szCs w:val="28"/>
          <w:vertAlign w:val="subscript"/>
        </w:rPr>
        <w:t>2</w:t>
      </w:r>
      <w:r>
        <w:rPr>
          <w:rFonts w:ascii="Times New Roman" w:cs="Times New Roman" w:hAnsi="Times New Roman"/>
          <w:sz w:val="28"/>
          <w:szCs w:val="28"/>
        </w:rPr>
        <w:t>CO</w:t>
      </w:r>
      <w:r>
        <w:rPr>
          <w:rFonts w:ascii="Times New Roman" w:cs="Times New Roman" w:hAnsi="Times New Roman"/>
          <w:sz w:val="28"/>
          <w:szCs w:val="28"/>
          <w:vertAlign w:val="subscript"/>
        </w:rPr>
        <w:t>3</w:t>
      </w:r>
      <w:r>
        <w:rPr>
          <w:rFonts w:ascii="Times New Roman" w:cs="Times New Roman" w:hAnsi="Times New Roman"/>
          <w:sz w:val="28"/>
          <w:szCs w:val="28"/>
        </w:rPr>
        <w:t>.10H</w:t>
      </w:r>
      <w:r>
        <w:rPr>
          <w:rFonts w:ascii="Times New Roman" w:cs="Times New Roman" w:hAnsi="Times New Roman"/>
          <w:sz w:val="28"/>
          <w:szCs w:val="28"/>
          <w:vertAlign w:val="subscript"/>
        </w:rPr>
        <w:t>2</w:t>
      </w:r>
      <w:r>
        <w:rPr>
          <w:rFonts w:ascii="Times New Roman" w:cs="Times New Roman" w:hAnsi="Times New Roman"/>
          <w:sz w:val="28"/>
          <w:szCs w:val="28"/>
        </w:rPr>
        <w:t>O = 2 × 23 + 1 × 12 + 3 × 16 + 10 (2 + 16) = 286 gmol</w:t>
      </w:r>
      <w:r>
        <w:rPr>
          <w:rFonts w:ascii="Times New Roman" w:cs="Times New Roman" w:hAnsi="Times New Roman"/>
          <w:sz w:val="28"/>
          <w:szCs w:val="28"/>
          <w:vertAlign w:val="superscript"/>
        </w:rPr>
        <w:t>-1</w:t>
      </w:r>
      <w:r>
        <w:rPr>
          <w:rFonts w:ascii="Times New Roman" w:cs="Times New Roman" w:hAnsi="Times New Roman"/>
          <w:sz w:val="28"/>
          <w:szCs w:val="28"/>
        </w:rPr>
        <w:t>.</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p>
    <w:p>
      <w:pPr>
        <w:pStyle w:val="style0"/>
        <w:spacing w:lineRule="auto" w:line="240"/>
        <w:rPr>
          <w:rFonts w:ascii="Times New Roman" w:cs="Times New Roman" w:hAnsi="Times New Roman"/>
          <w:sz w:val="28"/>
          <w:szCs w:val="28"/>
        </w:rPr>
      </w:pPr>
    </w:p>
    <w:p>
      <w:pPr>
        <w:pStyle w:val="style0"/>
        <w:spacing w:lineRule="auto" w:line="240"/>
        <w:rPr>
          <w:rFonts w:ascii="Times New Roman" w:cs="Times New Roman" w:hAnsi="Times New Roman"/>
          <w:b/>
          <w:color w:val="0000ff"/>
          <w:sz w:val="28"/>
          <w:szCs w:val="28"/>
        </w:rPr>
      </w:pPr>
      <w:r>
        <w:rPr>
          <w:rFonts w:ascii="Times New Roman" w:cs="Times New Roman" w:hAnsi="Times New Roman"/>
          <w:b/>
          <w:color w:val="0000ff"/>
          <w:sz w:val="28"/>
          <w:szCs w:val="28"/>
          <w:highlight w:val="yellow"/>
        </w:rPr>
        <w:t>ISOTOPES</w:t>
      </w:r>
    </w:p>
    <w:p>
      <w:pPr>
        <w:pStyle w:val="style157"/>
        <w:rPr>
          <w:rFonts w:ascii="Times New Roman" w:cs="Times New Roman" w:hAnsi="Times New Roman"/>
          <w:sz w:val="28"/>
          <w:szCs w:val="28"/>
        </w:rPr>
      </w:pPr>
      <w:r>
        <w:rPr>
          <w:rFonts w:ascii="Times New Roman" w:cs="Times New Roman" w:hAnsi="Times New Roman"/>
          <w:sz w:val="28"/>
          <w:szCs w:val="28"/>
        </w:rPr>
        <w:t>Isotopes are atoms whose nuclei have the same atomic number but different mass numbers i.e the nuclei have the same proton but different neutrons. Examples of elements that exhibit isotopy (a phenomenon in which atoms have the same proton number but different neutron numbers) are carbon, oxygen, hydrogen, chlorine, neon, nitrogen etc.</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r>
        <w:rPr>
          <w:rFonts w:ascii="Times New Roman" w:cs="Times New Roman" w:hAnsi="Times New Roman"/>
          <w:b/>
          <w:i/>
          <w:sz w:val="28"/>
          <w:szCs w:val="28"/>
        </w:rPr>
        <w:t xml:space="preserve">Note: </w:t>
      </w:r>
      <w:r>
        <w:rPr>
          <w:rFonts w:ascii="Times New Roman" w:cs="Times New Roman" w:hAnsi="Times New Roman"/>
          <w:b/>
          <w:bCs/>
          <w:sz w:val="28"/>
          <w:szCs w:val="28"/>
        </w:rPr>
        <w:t>The relative atomic masses of elements which exhibit isotopy are usually not whole numbers because of the relative abundance of the isotopes.</w:t>
      </w:r>
    </w:p>
    <w:p>
      <w:pPr>
        <w:pStyle w:val="style157"/>
        <w:rPr>
          <w:rFonts w:ascii="Times New Roman" w:cs="Times New Roman" w:hAnsi="Times New Roman"/>
          <w:sz w:val="28"/>
          <w:szCs w:val="28"/>
        </w:rPr>
      </w:pPr>
    </w:p>
    <w:p>
      <w:pPr>
        <w:pStyle w:val="style157"/>
        <w:rPr>
          <w:rFonts w:ascii="Times New Roman" w:cs="Times New Roman" w:hAnsi="Times New Roman"/>
          <w:b/>
          <w:i/>
          <w:sz w:val="28"/>
          <w:szCs w:val="28"/>
        </w:rPr>
      </w:pPr>
      <w:r>
        <w:rPr>
          <w:rFonts w:ascii="Times New Roman" w:cs="Times New Roman" w:hAnsi="Times New Roman"/>
          <w:b/>
          <w:i/>
          <w:sz w:val="28"/>
          <w:szCs w:val="28"/>
        </w:rPr>
        <w:t>Isotopic calculations</w:t>
      </w:r>
    </w:p>
    <w:p>
      <w:pPr>
        <w:pStyle w:val="style157"/>
        <w:rPr>
          <w:rFonts w:ascii="Times New Roman" w:cs="Times New Roman" w:hAnsi="Times New Roman"/>
          <w:sz w:val="28"/>
          <w:szCs w:val="28"/>
        </w:rPr>
      </w:pPr>
      <w:r>
        <w:rPr>
          <w:rFonts w:ascii="Times New Roman" w:cs="Times New Roman" w:hAnsi="Times New Roman"/>
          <w:sz w:val="28"/>
          <w:szCs w:val="28"/>
        </w:rPr>
        <w:t>Given the percentage abundance and the mass numbers, one can easily obtain the relative atomic mass of elements using the formula below:</w:t>
      </w:r>
    </w:p>
    <w:p>
      <w:pPr>
        <w:pStyle w:val="style157"/>
        <w:rPr>
          <w:rFonts w:ascii="Times New Roman" w:cs="Times New Roman" w:eastAsia="宋体" w:hAnsi="Times New Roman"/>
          <w:sz w:val="28"/>
          <w:szCs w:val="28"/>
        </w:rPr>
      </w:pPr>
      <w:r>
        <w:rPr>
          <w:rFonts w:ascii="Times New Roman" w:cs="Times New Roman" w:hAnsi="Times New Roman"/>
          <w:sz w:val="28"/>
          <w:szCs w:val="28"/>
        </w:rPr>
        <w:t>Relative Atomic Mass (R.A.M.)</w:t>
      </w:r>
      <w:ins w:id="276" w:author="user pc" w:date="2022-03-19T23:43:00Z">
        <w:r w:rsidR="7D325E16">
          <w:rPr>
            <w:rFonts w:ascii="Times New Roman" w:cs="Times New Roman" w:hAnsi="Times New Roman"/>
            <w:sz w:val="28"/>
            <w:szCs w:val="28"/>
          </w:rPr>
          <w:t xml:space="preserve"> </w:t>
        </w:r>
      </w:ins>
      <w:r>
        <w:rPr>
          <w:rFonts w:ascii="Times New Roman" w:cs="Times New Roman" w:hAnsi="Times New Roman"/>
          <w:sz w:val="28"/>
          <w:szCs w:val="28"/>
        </w:rPr>
        <w:t>=</w:t>
      </w:r>
      <m:oMath>
        <w:ins w:id="277" w:author="user pc" w:date="2022-03-19T23:43:00Z">
          <m:r w:rsidR="16A04B12">
            <w:rPr>
              <w:rFonts w:ascii="Cambria Math" w:cs="Times New Roman" w:hAnsi="Times New Roman"/>
              <w:sz w:val="28"/>
              <w:szCs w:val="28"/>
            </w:rPr>
            <m:t xml:space="preserve"> </m:t>
          </m:r>
        </w:ins>
        <m:f>
          <m:fPr>
            <m:ctrlPr>
              <w:rPr>
                <w:rFonts w:ascii="Cambria Math" w:cs="Times New Roman" w:hAnsi="Times New Roman"/>
                <w:i/>
                <w:sz w:val="28"/>
                <w:szCs w:val="28"/>
              </w:rPr>
            </m:ctrlPr>
          </m:fPr>
          <m:num>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1 </m:t>
                </m:r>
                <m:sSub>
                  <m:sSubPr>
                    <m:ctrlPr>
                      <w:rPr>
                        <w:rFonts w:ascii="Cambria Math" w:cs="Times New Roman" w:hAnsi="Times New Roman"/>
                        <w:i/>
                        <w:sz w:val="28"/>
                        <w:szCs w:val="28"/>
                      </w:rPr>
                    </m:ctrlPr>
                  </m:sSubPr>
                  <m:e>
                    <m:r>
                      <w:rPr>
                        <w:rFonts w:ascii="Cambria Math" w:cs="Times New Roman" w:hAnsi="Cambria Math"/>
                        <w:sz w:val="28"/>
                        <w:szCs w:val="28"/>
                      </w:rPr>
                      <m:t>m</m:t>
                    </m:r>
                  </m:e>
                  <m:sub>
                    <m:r>
                      <w:rPr>
                        <w:rFonts w:ascii="Cambria Math" w:cs="Times New Roman" w:hAnsi="Times New Roman"/>
                        <w:sz w:val="28"/>
                        <w:szCs w:val="28"/>
                      </w:rPr>
                      <m:t xml:space="preserve">1 +  </m:t>
                    </m:r>
                  </m:sub>
                </m:sSub>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2 </m:t>
                    </m:r>
                    <m:sSub>
                      <m:sSubPr>
                        <m:ctrlPr>
                          <w:rPr>
                            <w:rFonts w:ascii="Cambria Math" w:cs="Times New Roman" w:hAnsi="Times New Roman"/>
                            <w:i/>
                            <w:sz w:val="28"/>
                            <w:szCs w:val="28"/>
                          </w:rPr>
                        </m:ctrlPr>
                      </m:sSubPr>
                      <m:e>
                        <m:r>
                          <w:rPr>
                            <w:rFonts w:ascii="Cambria Math" w:cs="Times New Roman" w:hAnsi="Cambria Math"/>
                            <w:sz w:val="28"/>
                            <w:szCs w:val="28"/>
                          </w:rPr>
                          <m:t>m</m:t>
                        </m:r>
                      </m:e>
                      <m:sub>
                        <m:r>
                          <w:rPr>
                            <w:rFonts w:ascii="Cambria Math" w:cs="Times New Roman" w:hAnsi="Times New Roman"/>
                            <w:sz w:val="28"/>
                            <w:szCs w:val="28"/>
                          </w:rPr>
                          <m:t xml:space="preserve">2 +  </m:t>
                        </m:r>
                      </m:sub>
                    </m:sSub>
                  </m:sub>
                </m:sSub>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3 </m:t>
                    </m:r>
                    <m:sSub>
                      <m:sSubPr>
                        <m:ctrlPr>
                          <w:rPr>
                            <w:rFonts w:ascii="Cambria Math" w:cs="Times New Roman" w:hAnsi="Times New Roman"/>
                            <w:i/>
                            <w:sz w:val="28"/>
                            <w:szCs w:val="28"/>
                          </w:rPr>
                        </m:ctrlPr>
                      </m:sSubPr>
                      <m:e>
                        <m:r>
                          <w:rPr>
                            <w:rFonts w:ascii="Cambria Math" w:cs="Times New Roman" w:hAnsi="Cambria Math"/>
                            <w:sz w:val="28"/>
                            <w:szCs w:val="28"/>
                          </w:rPr>
                          <m:t>m</m:t>
                        </m:r>
                      </m:e>
                      <m:sub>
                        <m:r>
                          <w:rPr>
                            <w:rFonts w:ascii="Cambria Math" w:cs="Times New Roman" w:hAnsi="Times New Roman"/>
                            <w:sz w:val="28"/>
                            <w:szCs w:val="28"/>
                          </w:rPr>
                          <m:t>3 +</m:t>
                        </m:r>
                        <m:r>
                          <w:rPr>
                            <w:rFonts w:ascii="Cambria Math" w:cs="Times New Roman" w:hAnsi="Cambria Math"/>
                            <w:sz w:val="28"/>
                            <w:szCs w:val="28"/>
                          </w:rPr>
                          <m:t>…</m:t>
                        </m:r>
                      </m:sub>
                    </m:sSub>
                  </m:sub>
                </m:sSub>
              </m:sub>
            </m:sSub>
          </m:num>
          <m:den>
            <m:r>
              <w:rPr>
                <w:rFonts w:ascii="Cambria Math" w:cs="Times New Roman" w:hAnsi="Times New Roman"/>
                <w:sz w:val="28"/>
                <w:szCs w:val="28"/>
              </w:rPr>
              <m:t>100</m:t>
            </m:r>
          </m:den>
        </m:f>
      </m:oMath>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Where  %</w:t>
      </w:r>
      <w:r>
        <w:rPr>
          <w:rFonts w:ascii="Times New Roman" w:cs="Times New Roman" w:eastAsia="宋体" w:hAnsi="Times New Roman"/>
          <w:sz w:val="28"/>
          <w:szCs w:val="28"/>
          <w:vertAlign w:val="subscript"/>
        </w:rPr>
        <w:t xml:space="preserve">1, </w:t>
      </w:r>
      <w:r>
        <w:rPr>
          <w:rFonts w:ascii="Times New Roman" w:cs="Times New Roman" w:eastAsia="宋体" w:hAnsi="Times New Roman"/>
          <w:sz w:val="28"/>
          <w:szCs w:val="28"/>
        </w:rPr>
        <w:t>%</w:t>
      </w:r>
      <w:r>
        <w:rPr>
          <w:rFonts w:ascii="Times New Roman" w:cs="Times New Roman" w:eastAsia="宋体" w:hAnsi="Times New Roman"/>
          <w:sz w:val="28"/>
          <w:szCs w:val="28"/>
          <w:vertAlign w:val="subscript"/>
        </w:rPr>
        <w:t xml:space="preserve">2 </w:t>
      </w:r>
      <w:r>
        <w:rPr>
          <w:rFonts w:ascii="Times New Roman" w:cs="Times New Roman" w:eastAsia="宋体" w:hAnsi="Times New Roman"/>
          <w:sz w:val="28"/>
          <w:szCs w:val="28"/>
        </w:rPr>
        <w:t>and %</w:t>
      </w:r>
      <w:r>
        <w:rPr>
          <w:rFonts w:ascii="Times New Roman" w:cs="Times New Roman" w:eastAsia="宋体" w:hAnsi="Times New Roman"/>
          <w:sz w:val="28"/>
          <w:szCs w:val="28"/>
          <w:vertAlign w:val="subscript"/>
        </w:rPr>
        <w:t xml:space="preserve">3 </w:t>
      </w:r>
      <w:r>
        <w:rPr>
          <w:rFonts w:ascii="Times New Roman" w:cs="Times New Roman" w:eastAsia="宋体" w:hAnsi="Times New Roman"/>
          <w:sz w:val="28"/>
          <w:szCs w:val="28"/>
        </w:rPr>
        <w:t>are percentages of the first, second and third isotopes respectively. M</w:t>
      </w:r>
      <w:r>
        <w:rPr>
          <w:rFonts w:ascii="Times New Roman" w:cs="Times New Roman" w:eastAsia="宋体" w:hAnsi="Times New Roman"/>
          <w:sz w:val="28"/>
          <w:szCs w:val="28"/>
          <w:vertAlign w:val="subscript"/>
        </w:rPr>
        <w:t>1</w:t>
      </w:r>
      <w:r>
        <w:rPr>
          <w:rFonts w:ascii="Times New Roman" w:cs="Times New Roman" w:eastAsia="宋体" w:hAnsi="Times New Roman"/>
          <w:sz w:val="28"/>
          <w:szCs w:val="28"/>
        </w:rPr>
        <w:t>, M</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 xml:space="preserve"> and M</w:t>
      </w:r>
      <w:r>
        <w:rPr>
          <w:rFonts w:ascii="Times New Roman" w:cs="Times New Roman" w:eastAsia="宋体" w:hAnsi="Times New Roman"/>
          <w:sz w:val="28"/>
          <w:szCs w:val="28"/>
          <w:vertAlign w:val="subscript"/>
        </w:rPr>
        <w:t xml:space="preserve">3 </w:t>
      </w:r>
      <w:r>
        <w:rPr>
          <w:rFonts w:ascii="Times New Roman" w:cs="Times New Roman" w:eastAsia="宋体" w:hAnsi="Times New Roman"/>
          <w:sz w:val="28"/>
          <w:szCs w:val="28"/>
        </w:rPr>
        <w:t>are masses of the first, second and third isotopes respectively.</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b/>
          <w:i/>
          <w:sz w:val="28"/>
          <w:szCs w:val="28"/>
        </w:rPr>
      </w:pPr>
      <w:r>
        <w:rPr>
          <w:rFonts w:ascii="Times New Roman" w:cs="Times New Roman" w:eastAsia="宋体" w:hAnsi="Times New Roman"/>
          <w:b/>
          <w:i/>
          <w:sz w:val="28"/>
          <w:szCs w:val="28"/>
        </w:rPr>
        <w:t>Solved example 1</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Calculate the relative atomic mass of an element whose isotopes have relative abundance as follows:</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vertAlign w:val="superscript"/>
        </w:rPr>
        <w:t>28</w:t>
      </w:r>
      <w:r>
        <w:rPr>
          <w:rFonts w:ascii="Times New Roman" w:cs="Times New Roman" w:eastAsia="宋体" w:hAnsi="Times New Roman"/>
          <w:sz w:val="28"/>
          <w:szCs w:val="28"/>
        </w:rPr>
        <w:t xml:space="preserve">Y:92.2%, </w:t>
      </w:r>
      <w:r>
        <w:rPr>
          <w:rFonts w:ascii="Times New Roman" w:cs="Times New Roman" w:eastAsia="宋体" w:hAnsi="Times New Roman"/>
          <w:sz w:val="28"/>
          <w:szCs w:val="28"/>
          <w:vertAlign w:val="superscript"/>
        </w:rPr>
        <w:t>29</w:t>
      </w:r>
      <w:r>
        <w:rPr>
          <w:rFonts w:ascii="Times New Roman" w:cs="Times New Roman" w:eastAsia="宋体" w:hAnsi="Times New Roman"/>
          <w:sz w:val="28"/>
          <w:szCs w:val="28"/>
        </w:rPr>
        <w:t xml:space="preserve">Y: 4.7%, </w:t>
      </w:r>
      <w:r>
        <w:rPr>
          <w:rFonts w:ascii="Times New Roman" w:cs="Times New Roman" w:eastAsia="宋体" w:hAnsi="Times New Roman"/>
          <w:sz w:val="28"/>
          <w:szCs w:val="28"/>
          <w:vertAlign w:val="superscript"/>
        </w:rPr>
        <w:t>30</w:t>
      </w:r>
      <w:r>
        <w:rPr>
          <w:rFonts w:ascii="Times New Roman" w:cs="Times New Roman" w:eastAsia="宋体" w:hAnsi="Times New Roman"/>
          <w:sz w:val="28"/>
          <w:szCs w:val="28"/>
        </w:rPr>
        <w:t>Y:3.1%.</w:t>
      </w:r>
    </w:p>
    <w:p>
      <w:pPr>
        <w:pStyle w:val="style157"/>
        <w:rPr>
          <w:rFonts w:ascii="Times New Roman" w:cs="Times New Roman" w:eastAsia="宋体" w:hAnsi="Times New Roman"/>
          <w:b/>
          <w:i/>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b/>
          <w:i/>
          <w:sz w:val="28"/>
          <w:szCs w:val="28"/>
        </w:rPr>
        <w:t>Solution</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 xml:space="preserve">Using the formula R.A.M. = </w:t>
      </w:r>
      <m:oMath>
        <m:f>
          <m:fPr>
            <m:ctrlPr>
              <w:rPr>
                <w:rFonts w:ascii="Cambria Math" w:cs="Times New Roman" w:hAnsi="Times New Roman"/>
                <w:i/>
                <w:sz w:val="28"/>
                <w:szCs w:val="28"/>
              </w:rPr>
            </m:ctrlPr>
          </m:fPr>
          <m:num>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1 </m:t>
                </m:r>
                <m:sSub>
                  <m:sSubPr>
                    <m:ctrlPr>
                      <w:rPr>
                        <w:rFonts w:ascii="Cambria Math" w:cs="Times New Roman" w:hAnsi="Times New Roman"/>
                        <w:i/>
                        <w:sz w:val="28"/>
                        <w:szCs w:val="28"/>
                      </w:rPr>
                    </m:ctrlPr>
                  </m:sSubPr>
                  <m:e>
                    <m:r>
                      <w:rPr>
                        <w:rFonts w:ascii="Cambria Math" w:cs="Times New Roman" w:hAnsi="Cambria Math"/>
                        <w:sz w:val="28"/>
                        <w:szCs w:val="28"/>
                      </w:rPr>
                      <m:t>m</m:t>
                    </m:r>
                  </m:e>
                  <m:sub>
                    <m:r>
                      <w:rPr>
                        <w:rFonts w:ascii="Cambria Math" w:cs="Times New Roman" w:hAnsi="Times New Roman"/>
                        <w:sz w:val="28"/>
                        <w:szCs w:val="28"/>
                      </w:rPr>
                      <m:t xml:space="preserve">1 +  </m:t>
                    </m:r>
                  </m:sub>
                </m:sSub>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2 </m:t>
                    </m:r>
                    <m:sSub>
                      <m:sSubPr>
                        <m:ctrlPr>
                          <w:rPr>
                            <w:rFonts w:ascii="Cambria Math" w:cs="Times New Roman" w:hAnsi="Times New Roman"/>
                            <w:i/>
                            <w:sz w:val="28"/>
                            <w:szCs w:val="28"/>
                          </w:rPr>
                        </m:ctrlPr>
                      </m:sSubPr>
                      <m:e>
                        <m:r>
                          <w:rPr>
                            <w:rFonts w:ascii="Cambria Math" w:cs="Times New Roman" w:hAnsi="Cambria Math"/>
                            <w:sz w:val="28"/>
                            <w:szCs w:val="28"/>
                          </w:rPr>
                          <m:t>m</m:t>
                        </m:r>
                      </m:e>
                      <m:sub>
                        <m:r>
                          <w:rPr>
                            <w:rFonts w:ascii="Cambria Math" w:cs="Times New Roman" w:hAnsi="Times New Roman"/>
                            <w:sz w:val="28"/>
                            <w:szCs w:val="28"/>
                          </w:rPr>
                          <m:t xml:space="preserve">2 +  </m:t>
                        </m:r>
                      </m:sub>
                    </m:sSub>
                  </m:sub>
                </m:sSub>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3 </m:t>
                    </m:r>
                    <m:sSub>
                      <m:sSubPr>
                        <m:ctrlPr>
                          <w:rPr>
                            <w:rFonts w:ascii="Cambria Math" w:cs="Times New Roman" w:hAnsi="Times New Roman"/>
                            <w:i/>
                            <w:sz w:val="28"/>
                            <w:szCs w:val="28"/>
                          </w:rPr>
                        </m:ctrlPr>
                      </m:sSubPr>
                      <m:e>
                        <m:r>
                          <w:rPr>
                            <w:rFonts w:ascii="Cambria Math" w:cs="Times New Roman" w:hAnsi="Cambria Math"/>
                            <w:sz w:val="28"/>
                            <w:szCs w:val="28"/>
                          </w:rPr>
                          <m:t>m</m:t>
                        </m:r>
                      </m:e>
                      <m:sub>
                        <m:r>
                          <w:rPr>
                            <w:rFonts w:ascii="Cambria Math" w:cs="Times New Roman" w:hAnsi="Times New Roman"/>
                            <w:sz w:val="28"/>
                            <w:szCs w:val="28"/>
                          </w:rPr>
                          <m:t xml:space="preserve">3 + </m:t>
                        </m:r>
                      </m:sub>
                    </m:sSub>
                  </m:sub>
                </m:sSub>
              </m:sub>
            </m:sSub>
          </m:num>
          <m:den>
            <m:r>
              <w:rPr>
                <w:rFonts w:ascii="Cambria Math" w:cs="Times New Roman" w:hAnsi="Times New Roman"/>
                <w:sz w:val="28"/>
                <w:szCs w:val="28"/>
              </w:rPr>
              <m:t>100</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 xml:space="preserve">R.A.M. = </w:t>
      </w:r>
      <m:oMath>
        <m:f>
          <m:fPr>
            <m:ctrlPr>
              <w:rPr>
                <w:rFonts w:ascii="Cambria Math" w:cs="Times New Roman" w:eastAsia="宋体" w:hAnsi="Times New Roman"/>
                <w:i/>
                <w:sz w:val="28"/>
                <w:szCs w:val="28"/>
              </w:rPr>
            </m:ctrlPr>
          </m:fPr>
          <m:num>
            <m:r>
              <m:rPr>
                <m:sty m:val="p"/>
              </m:rPr>
              <w:rPr>
                <w:rFonts w:ascii="Cambria Math" w:cs="Times New Roman" w:eastAsia="宋体" w:hAnsi="Times New Roman"/>
                <w:sz w:val="28"/>
                <w:szCs w:val="28"/>
              </w:rPr>
              <m:t xml:space="preserve">92.2 </m:t>
            </m:r>
            <m:r>
              <m:rPr>
                <m:sty m:val="p"/>
              </m:rPr>
              <w:rPr>
                <w:rFonts w:ascii="Cambria Math" w:cs="Times New Roman" w:eastAsia="宋体" w:hAnsi="Times New Roman"/>
                <w:sz w:val="28"/>
                <w:szCs w:val="28"/>
              </w:rPr>
              <m:t>×</m:t>
            </m:r>
            <m:r>
              <m:rPr>
                <m:sty m:val="p"/>
              </m:rPr>
              <w:rPr>
                <w:rFonts w:ascii="Cambria Math" w:cs="Times New Roman" w:eastAsia="宋体" w:hAnsi="Times New Roman"/>
                <w:sz w:val="28"/>
                <w:szCs w:val="28"/>
              </w:rPr>
              <m:t xml:space="preserve"> 28 + 4.7 </m:t>
            </m:r>
            <m:r>
              <m:rPr>
                <m:sty m:val="p"/>
              </m:rPr>
              <w:rPr>
                <w:rFonts w:ascii="Cambria Math" w:cs="Times New Roman" w:eastAsia="宋体" w:hAnsi="Times New Roman"/>
                <w:sz w:val="28"/>
                <w:szCs w:val="28"/>
              </w:rPr>
              <m:t>×</m:t>
            </m:r>
            <m:r>
              <m:rPr>
                <m:sty m:val="p"/>
              </m:rPr>
              <w:rPr>
                <w:rFonts w:ascii="Cambria Math" w:cs="Times New Roman" w:eastAsia="宋体" w:hAnsi="Times New Roman"/>
                <w:sz w:val="28"/>
                <w:szCs w:val="28"/>
              </w:rPr>
              <m:t xml:space="preserve"> 29 + 3.1 </m:t>
            </m:r>
            <m:r>
              <m:rPr>
                <m:sty m:val="p"/>
              </m:rPr>
              <w:rPr>
                <w:rFonts w:ascii="Cambria Math" w:cs="Times New Roman" w:eastAsia="宋体" w:hAnsi="Times New Roman"/>
                <w:sz w:val="28"/>
                <w:szCs w:val="28"/>
              </w:rPr>
              <m:t>×</m:t>
            </m:r>
            <m:r>
              <m:rPr>
                <m:sty m:val="p"/>
              </m:rPr>
              <w:rPr>
                <w:rFonts w:ascii="Cambria Math" w:cs="Times New Roman" w:eastAsia="宋体" w:hAnsi="Times New Roman"/>
                <w:sz w:val="28"/>
                <w:szCs w:val="28"/>
              </w:rPr>
              <m:t xml:space="preserve"> 30 </m:t>
            </m:r>
          </m:num>
          <m:den>
            <m:r>
              <w:rPr>
                <w:rFonts w:ascii="Cambria Math" w:cs="Times New Roman" w:eastAsia="宋体" w:hAnsi="Times New Roman"/>
                <w:sz w:val="28"/>
                <w:szCs w:val="28"/>
              </w:rPr>
              <m:t>100</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 =</w:t>
      </w:r>
      <m:oMath>
        <m:r>
          <w:rPr>
            <w:rFonts w:ascii="Cambria Math" w:cs="Times New Roman" w:eastAsia="宋体" w:hAnsi="Times New Roman"/>
            <w:sz w:val="28"/>
            <w:szCs w:val="28"/>
          </w:rPr>
          <m:t xml:space="preserve"> </m:t>
        </m:r>
        <m:f>
          <m:fPr>
            <m:ctrlPr>
              <w:rPr>
                <w:rFonts w:ascii="Cambria Math" w:cs="Times New Roman" w:eastAsia="宋体" w:hAnsi="Times New Roman"/>
                <w:i/>
                <w:sz w:val="28"/>
                <w:szCs w:val="28"/>
              </w:rPr>
            </m:ctrlPr>
          </m:fPr>
          <m:num>
            <m:r>
              <m:rPr>
                <m:sty m:val="p"/>
              </m:rPr>
              <w:rPr>
                <w:rFonts w:ascii="Cambria Math" w:cs="Times New Roman" w:eastAsia="宋体" w:hAnsi="Times New Roman"/>
                <w:sz w:val="28"/>
                <w:szCs w:val="28"/>
              </w:rPr>
              <m:t>2581.6 + 136.3 + 93</m:t>
            </m:r>
          </m:num>
          <m:den>
            <m:r>
              <w:rPr>
                <w:rFonts w:ascii="Cambria Math" w:cs="Times New Roman" w:eastAsia="宋体" w:hAnsi="Times New Roman"/>
                <w:sz w:val="28"/>
                <w:szCs w:val="28"/>
              </w:rPr>
              <m:t>100</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 =</w:t>
      </w:r>
      <m:oMath>
        <m:r>
          <w:rPr>
            <w:rFonts w:ascii="Cambria Math" w:cs="Times New Roman" w:eastAsia="宋体" w:hAnsi="Times New Roman"/>
            <w:sz w:val="28"/>
            <w:szCs w:val="28"/>
          </w:rPr>
          <m:t xml:space="preserve"> </m:t>
        </m:r>
        <m:f>
          <m:fPr>
            <m:ctrlPr>
              <w:rPr>
                <w:rFonts w:ascii="Cambria Math" w:cs="Times New Roman" w:eastAsia="宋体" w:hAnsi="Times New Roman"/>
                <w:i/>
                <w:sz w:val="28"/>
                <w:szCs w:val="28"/>
              </w:rPr>
            </m:ctrlPr>
          </m:fPr>
          <m:num>
            <m:r>
              <m:rPr>
                <m:sty m:val="p"/>
              </m:rPr>
              <w:rPr>
                <w:rFonts w:ascii="Cambria Math" w:cs="Times New Roman" w:eastAsia="宋体" w:hAnsi="Times New Roman"/>
                <w:sz w:val="28"/>
                <w:szCs w:val="28"/>
              </w:rPr>
              <m:t>2810.9</m:t>
            </m:r>
          </m:num>
          <m:den>
            <m:r>
              <w:rPr>
                <w:rFonts w:ascii="Cambria Math" w:cs="Times New Roman" w:eastAsia="宋体" w:hAnsi="Times New Roman"/>
                <w:sz w:val="28"/>
                <w:szCs w:val="28"/>
              </w:rPr>
              <m:t>100</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 = 28.1(it is not a whole number because of the presence of three isotopes of Y)</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b/>
          <w:i/>
          <w:sz w:val="28"/>
          <w:szCs w:val="28"/>
        </w:rPr>
      </w:pPr>
      <w:r>
        <w:rPr>
          <w:rFonts w:ascii="Times New Roman" w:cs="Times New Roman" w:eastAsia="宋体" w:hAnsi="Times New Roman"/>
          <w:b/>
          <w:i/>
          <w:sz w:val="28"/>
          <w:szCs w:val="28"/>
        </w:rPr>
        <w:t>Solved example 2</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If an element Z has two isotopes of mass numbers 18 and 20 respectively and these are present in the proportion of 1 : 2;find the relative atomic mass of Z.</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b/>
          <w:i/>
          <w:sz w:val="28"/>
          <w:szCs w:val="28"/>
        </w:rPr>
        <w:t>Solution</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Total ratio = 1 + 2 = 3</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w:t>
      </w:r>
      <m:oMath>
        <m:r>
          <w:rPr>
            <w:rFonts w:ascii="Cambria Math" w:cs="Times New Roman" w:eastAsia="宋体" w:hAnsi="Times New Roman"/>
            <w:sz w:val="28"/>
            <w:szCs w:val="28"/>
          </w:rPr>
          <m:t xml:space="preserve"> </m:t>
        </m:r>
        <m:f>
          <m:fPr>
            <m:ctrlPr>
              <w:rPr>
                <w:rFonts w:ascii="Cambria Math" w:cs="Times New Roman" w:eastAsia="宋体" w:hAnsi="Times New Roman"/>
                <w:i/>
                <w:sz w:val="28"/>
                <w:szCs w:val="28"/>
              </w:rPr>
            </m:ctrlPr>
          </m:fPr>
          <m:num>
            <m:r>
              <w:rPr>
                <w:rFonts w:ascii="Cambria Math" w:cs="Times New Roman" w:eastAsia="宋体" w:hAnsi="Times New Roman"/>
                <w:sz w:val="28"/>
                <w:szCs w:val="28"/>
              </w:rPr>
              <m:t xml:space="preserve">1 </m:t>
            </m:r>
            <m:r>
              <w:rPr>
                <w:rFonts w:ascii="Cambria Math" w:cs="Times New Roman" w:eastAsia="宋体" w:hAnsi="Cambria Math"/>
                <w:sz w:val="28"/>
                <w:szCs w:val="28"/>
              </w:rPr>
              <m:t>×</m:t>
            </m:r>
            <m:r>
              <w:rPr>
                <w:rFonts w:ascii="Cambria Math" w:cs="Times New Roman" w:eastAsia="宋体" w:hAnsi="Times New Roman"/>
                <w:sz w:val="28"/>
                <w:szCs w:val="28"/>
              </w:rPr>
              <m:t>18</m:t>
            </m:r>
          </m:num>
          <m:den>
            <m:r>
              <w:rPr>
                <w:rFonts w:ascii="Cambria Math" w:cs="Times New Roman" w:eastAsia="宋体" w:hAnsi="Times New Roman"/>
                <w:sz w:val="28"/>
                <w:szCs w:val="28"/>
              </w:rPr>
              <m:t>3</m:t>
            </m:r>
          </m:den>
        </m:f>
        <m:r>
          <w:rPr>
            <w:rFonts w:ascii="Cambria Math" w:cs="Times New Roman" w:eastAsia="宋体" w:hAnsi="Times New Roman"/>
            <w:sz w:val="28"/>
            <w:szCs w:val="28"/>
          </w:rPr>
          <m:t xml:space="preserve"> + </m:t>
        </m:r>
        <m:f>
          <m:fPr>
            <m:ctrlPr>
              <w:rPr>
                <w:rFonts w:ascii="Cambria Math" w:cs="Times New Roman" w:eastAsia="宋体" w:hAnsi="Times New Roman"/>
                <w:i/>
                <w:sz w:val="28"/>
                <w:szCs w:val="28"/>
              </w:rPr>
            </m:ctrlPr>
          </m:fPr>
          <m:num>
            <m:r>
              <w:rPr>
                <w:rFonts w:ascii="Cambria Math" w:cs="Times New Roman" w:eastAsia="宋体" w:hAnsi="Times New Roman"/>
                <w:sz w:val="28"/>
                <w:szCs w:val="28"/>
              </w:rPr>
              <m:t xml:space="preserve">2 </m:t>
            </m:r>
            <m:r>
              <w:rPr>
                <w:rFonts w:ascii="Cambria Math" w:cs="Times New Roman" w:eastAsia="宋体" w:hAnsi="Cambria Math"/>
                <w:sz w:val="28"/>
                <w:szCs w:val="28"/>
              </w:rPr>
              <m:t>×</m:t>
            </m:r>
            <m:r>
              <w:rPr>
                <w:rFonts w:ascii="Cambria Math" w:cs="Times New Roman" w:eastAsia="宋体" w:hAnsi="Times New Roman"/>
                <w:sz w:val="28"/>
                <w:szCs w:val="28"/>
              </w:rPr>
              <m:t>20</m:t>
            </m:r>
          </m:num>
          <m:den>
            <m:r>
              <w:rPr>
                <w:rFonts w:ascii="Cambria Math" w:cs="Times New Roman" w:eastAsia="宋体" w:hAnsi="Times New Roman"/>
                <w:sz w:val="28"/>
                <w:szCs w:val="28"/>
              </w:rPr>
              <m:t>3</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 =</w:t>
      </w:r>
      <m:oMath>
        <m:r>
          <w:rPr>
            <w:rFonts w:ascii="Cambria Math" w:cs="Times New Roman" w:eastAsia="宋体" w:hAnsi="Times New Roman"/>
            <w:sz w:val="28"/>
            <w:szCs w:val="28"/>
          </w:rPr>
          <m:t xml:space="preserve"> </m:t>
        </m:r>
        <m:f>
          <m:fPr>
            <m:ctrlPr>
              <w:rPr>
                <w:rFonts w:ascii="Cambria Math" w:cs="Times New Roman" w:eastAsia="宋体" w:hAnsi="Times New Roman"/>
                <w:i/>
                <w:sz w:val="28"/>
                <w:szCs w:val="28"/>
              </w:rPr>
            </m:ctrlPr>
          </m:fPr>
          <m:num>
            <m:r>
              <w:rPr>
                <w:rFonts w:ascii="Cambria Math" w:cs="Times New Roman" w:eastAsia="宋体" w:hAnsi="Times New Roman"/>
                <w:sz w:val="28"/>
                <w:szCs w:val="28"/>
              </w:rPr>
              <m:t xml:space="preserve">1 </m:t>
            </m:r>
            <m:r>
              <w:rPr>
                <w:rFonts w:ascii="Cambria Math" w:cs="Times New Roman" w:eastAsia="宋体" w:hAnsi="Cambria Math"/>
                <w:sz w:val="28"/>
                <w:szCs w:val="28"/>
              </w:rPr>
              <m:t>×</m:t>
            </m:r>
            <w:ins w:id="278" w:author="user pc" w:date="2022-03-18T11:19:00Z">
              <m:r w:rsidR="798A9EC4">
                <w:rPr>
                  <w:rFonts w:ascii="Cambria Math" w:cs="Times New Roman" w:eastAsia="宋体" w:hAnsi="Times New Roman"/>
                  <w:sz w:val="28"/>
                  <w:szCs w:val="28"/>
                </w:rPr>
                <m:t xml:space="preserve"> </m:t>
              </m:r>
            </w:ins>
            <m:r>
              <w:rPr>
                <w:rFonts w:ascii="Cambria Math" w:cs="Times New Roman" w:eastAsia="宋体" w:hAnsi="Times New Roman"/>
                <w:sz w:val="28"/>
                <w:szCs w:val="28"/>
              </w:rPr>
              <m:t>18</m:t>
            </m:r>
          </m:num>
          <m:den>
            <m:r>
              <w:rPr>
                <w:rFonts w:ascii="Cambria Math" w:cs="Times New Roman" w:eastAsia="宋体" w:hAnsi="Times New Roman"/>
                <w:sz w:val="28"/>
                <w:szCs w:val="28"/>
              </w:rPr>
              <m:t>3</m:t>
            </m:r>
          </m:den>
        </m:f>
        <m:r>
          <w:rPr>
            <w:rFonts w:ascii="Cambria Math" w:cs="Times New Roman" w:eastAsia="宋体" w:hAnsi="Times New Roman"/>
            <w:sz w:val="28"/>
            <w:szCs w:val="28"/>
          </w:rPr>
          <m:t xml:space="preserve"> + </m:t>
        </m:r>
        <m:f>
          <m:fPr>
            <m:ctrlPr>
              <w:rPr>
                <w:rFonts w:ascii="Cambria Math" w:cs="Times New Roman" w:eastAsia="宋体" w:hAnsi="Times New Roman"/>
                <w:i/>
                <w:sz w:val="28"/>
                <w:szCs w:val="28"/>
              </w:rPr>
            </m:ctrlPr>
          </m:fPr>
          <m:num>
            <m:r>
              <w:rPr>
                <w:rFonts w:ascii="Cambria Math" w:cs="Times New Roman" w:eastAsia="宋体" w:hAnsi="Times New Roman"/>
                <w:sz w:val="28"/>
                <w:szCs w:val="28"/>
              </w:rPr>
              <m:t xml:space="preserve">2 </m:t>
            </m:r>
            <m:r>
              <w:rPr>
                <w:rFonts w:ascii="Cambria Math" w:cs="Times New Roman" w:eastAsia="宋体" w:hAnsi="Cambria Math"/>
                <w:sz w:val="28"/>
                <w:szCs w:val="28"/>
              </w:rPr>
              <m:t>×</m:t>
            </m:r>
            <w:ins w:id="279" w:author="user pc" w:date="2022-03-18T11:19:00Z">
              <m:r w:rsidR="1D50D753">
                <w:rPr>
                  <w:rFonts w:ascii="Cambria Math" w:cs="Times New Roman" w:eastAsia="宋体" w:hAnsi="Times New Roman"/>
                  <w:sz w:val="28"/>
                  <w:szCs w:val="28"/>
                </w:rPr>
                <m:t xml:space="preserve"> </m:t>
              </m:r>
            </w:ins>
            <m:r>
              <w:rPr>
                <w:rFonts w:ascii="Cambria Math" w:cs="Times New Roman" w:eastAsia="宋体" w:hAnsi="Times New Roman"/>
                <w:sz w:val="28"/>
                <w:szCs w:val="28"/>
              </w:rPr>
              <m:t>20</m:t>
            </m:r>
          </m:num>
          <m:den>
            <m:r>
              <w:rPr>
                <w:rFonts w:ascii="Cambria Math" w:cs="Times New Roman" w:eastAsia="宋体" w:hAnsi="Times New Roman"/>
                <w:sz w:val="28"/>
                <w:szCs w:val="28"/>
              </w:rPr>
              <m:t>3</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 =</w:t>
      </w:r>
      <m:oMath>
        <m:r>
          <w:rPr>
            <w:rFonts w:ascii="Cambria Math" w:cs="Times New Roman" w:eastAsia="宋体" w:hAnsi="Times New Roman"/>
            <w:sz w:val="28"/>
            <w:szCs w:val="28"/>
          </w:rPr>
          <m:t xml:space="preserve"> </m:t>
        </m:r>
        <m:f>
          <m:fPr>
            <m:ctrlPr>
              <w:rPr>
                <w:rFonts w:ascii="Cambria Math" w:cs="Times New Roman" w:eastAsia="宋体" w:hAnsi="Times New Roman"/>
                <w:i/>
                <w:sz w:val="28"/>
                <w:szCs w:val="28"/>
              </w:rPr>
            </m:ctrlPr>
          </m:fPr>
          <m:num>
            <m:r>
              <w:rPr>
                <w:rFonts w:ascii="Cambria Math" w:cs="Times New Roman" w:eastAsia="宋体" w:hAnsi="Times New Roman"/>
                <w:sz w:val="28"/>
                <w:szCs w:val="28"/>
              </w:rPr>
              <m:t>18</m:t>
            </m:r>
            <w:ins w:id="280" w:author="user pc" w:date="2022-03-18T11:19:00Z">
              <m:r w:rsidR="CA0C62CE">
                <w:rPr>
                  <w:rFonts w:ascii="Cambria Math" w:cs="Times New Roman" w:eastAsia="宋体" w:hAnsi="Times New Roman"/>
                  <w:sz w:val="28"/>
                  <w:szCs w:val="28"/>
                </w:rPr>
                <m:t xml:space="preserve"> </m:t>
              </m:r>
            </w:ins>
            <m:r>
              <w:rPr>
                <w:rFonts w:ascii="Cambria Math" w:cs="Times New Roman" w:eastAsia="宋体" w:hAnsi="Times New Roman"/>
                <w:sz w:val="28"/>
                <w:szCs w:val="28"/>
              </w:rPr>
              <m:t xml:space="preserve"> + </m:t>
            </m:r>
            <w:ins w:id="281" w:author="user pc" w:date="2022-03-18T11:19:00Z">
              <m:r w:rsidR="955943BE">
                <w:rPr>
                  <w:rFonts w:ascii="Cambria Math" w:cs="Times New Roman" w:eastAsia="宋体" w:hAnsi="Times New Roman"/>
                  <w:sz w:val="28"/>
                  <w:szCs w:val="28"/>
                </w:rPr>
                <m:t xml:space="preserve"> </m:t>
              </m:r>
            </w:ins>
            <m:r>
              <w:rPr>
                <w:rFonts w:ascii="Cambria Math" w:cs="Times New Roman" w:eastAsia="宋体" w:hAnsi="Times New Roman"/>
                <w:sz w:val="28"/>
                <w:szCs w:val="28"/>
              </w:rPr>
              <m:t>40</m:t>
            </m:r>
          </m:num>
          <m:den>
            <m:r>
              <w:rPr>
                <w:rFonts w:ascii="Cambria Math" w:cs="Times New Roman" w:eastAsia="宋体" w:hAnsi="Times New Roman"/>
                <w:sz w:val="28"/>
                <w:szCs w:val="28"/>
              </w:rPr>
              <m:t>3</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 =</w:t>
      </w:r>
      <m:oMath>
        <m:r>
          <w:rPr>
            <w:rFonts w:ascii="Cambria Math" w:cs="Times New Roman" w:eastAsia="宋体" w:hAnsi="Times New Roman"/>
            <w:sz w:val="28"/>
            <w:szCs w:val="28"/>
          </w:rPr>
          <m:t xml:space="preserve"> </m:t>
        </m:r>
        <m:f>
          <m:fPr>
            <m:ctrlPr>
              <w:rPr>
                <w:rFonts w:ascii="Cambria Math" w:cs="Times New Roman" w:eastAsia="宋体" w:hAnsi="Times New Roman"/>
                <w:i/>
                <w:sz w:val="28"/>
                <w:szCs w:val="28"/>
              </w:rPr>
            </m:ctrlPr>
          </m:fPr>
          <m:num>
            <m:r>
              <w:rPr>
                <w:rFonts w:ascii="Cambria Math" w:cs="Times New Roman" w:eastAsia="宋体" w:hAnsi="Times New Roman"/>
                <w:sz w:val="28"/>
                <w:szCs w:val="28"/>
              </w:rPr>
              <m:t>58</m:t>
            </m:r>
          </m:num>
          <m:den>
            <m:r>
              <w:rPr>
                <w:rFonts w:ascii="Cambria Math" w:cs="Times New Roman" w:eastAsia="宋体" w:hAnsi="Times New Roman"/>
                <w:sz w:val="28"/>
                <w:szCs w:val="28"/>
              </w:rPr>
              <m:t>3</m:t>
            </m:r>
          </m:den>
        </m:f>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R.A.M. =</w:t>
      </w:r>
      <m:oMath>
        <m:r>
          <w:rPr>
            <w:rFonts w:ascii="Cambria Math" w:cs="Times New Roman" w:eastAsia="宋体" w:hAnsi="Times New Roman"/>
            <w:sz w:val="28"/>
            <w:szCs w:val="28"/>
          </w:rPr>
          <m:t xml:space="preserve">19.33 </m:t>
        </m:r>
      </m:oMath>
      <w:r>
        <w:rPr>
          <w:rFonts w:ascii="Times New Roman" w:cs="Times New Roman" w:eastAsia="宋体" w:hAnsi="Times New Roman"/>
          <w:sz w:val="28"/>
          <w:szCs w:val="28"/>
        </w:rPr>
        <w:t xml:space="preserve">3 33 </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b/>
          <w:i/>
          <w:sz w:val="28"/>
          <w:szCs w:val="28"/>
        </w:rPr>
      </w:pPr>
    </w:p>
    <w:p>
      <w:pPr>
        <w:pStyle w:val="style157"/>
        <w:rPr>
          <w:rFonts w:ascii="Times New Roman" w:cs="Times New Roman" w:eastAsia="宋体" w:hAnsi="Times New Roman"/>
          <w:b/>
          <w:i/>
          <w:sz w:val="28"/>
          <w:szCs w:val="28"/>
        </w:rPr>
      </w:pPr>
    </w:p>
    <w:p>
      <w:pPr>
        <w:pStyle w:val="style157"/>
        <w:rPr>
          <w:rFonts w:ascii="Times New Roman" w:cs="Times New Roman" w:eastAsia="宋体" w:hAnsi="Times New Roman"/>
          <w:b/>
          <w:i/>
          <w:sz w:val="28"/>
          <w:szCs w:val="28"/>
        </w:rPr>
      </w:pPr>
      <w:r>
        <w:rPr>
          <w:rFonts w:ascii="Times New Roman" w:cs="Times New Roman" w:eastAsia="宋体" w:hAnsi="Times New Roman"/>
          <w:b/>
          <w:i/>
          <w:sz w:val="28"/>
          <w:szCs w:val="28"/>
        </w:rPr>
        <w:t>Solved example 3</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Chromium, Cr has the following isotopic masses and fractional abundances:</w:t>
      </w:r>
    </w:p>
    <w:p>
      <w:pPr>
        <w:pStyle w:val="style157"/>
        <w:rPr>
          <w:rFonts w:ascii="Times New Roman" w:cs="Times New Roman" w:eastAsia="宋体" w:hAnsi="Times New Roman"/>
          <w:b/>
          <w:bCs/>
          <w:sz w:val="28"/>
          <w:szCs w:val="28"/>
        </w:rPr>
      </w:pPr>
      <w:r>
        <w:rPr>
          <w:rFonts w:ascii="Times New Roman" w:cs="Times New Roman" w:eastAsia="宋体" w:hAnsi="Times New Roman"/>
          <w:b/>
          <w:bCs/>
          <w:sz w:val="28"/>
          <w:szCs w:val="28"/>
        </w:rPr>
        <w:t>Mass number     isotopic mass (amu)  Fractional abundance</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50                         49.9461                         0.0435</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52</w:t>
      </w:r>
      <w:r>
        <w:rPr>
          <w:rFonts w:ascii="Times New Roman" w:cs="Times New Roman" w:eastAsia="宋体" w:hAnsi="Times New Roman"/>
          <w:sz w:val="28"/>
          <w:szCs w:val="28"/>
        </w:rPr>
        <w:tab/>
      </w:r>
      <w:r>
        <w:rPr>
          <w:rFonts w:ascii="Times New Roman" w:cs="Times New Roman" w:eastAsia="宋体" w:hAnsi="Times New Roman"/>
          <w:sz w:val="28"/>
          <w:szCs w:val="28"/>
        </w:rPr>
        <w:tab/>
      </w:r>
      <w:r>
        <w:rPr>
          <w:rFonts w:ascii="Times New Roman" w:cs="Times New Roman" w:eastAsia="宋体" w:hAnsi="Times New Roman"/>
          <w:sz w:val="28"/>
          <w:szCs w:val="28"/>
        </w:rPr>
        <w:t xml:space="preserve">       51.9405</w:t>
      </w:r>
      <w:r>
        <w:rPr>
          <w:rFonts w:ascii="Times New Roman" w:cs="Times New Roman" w:eastAsia="宋体" w:hAnsi="Times New Roman"/>
          <w:sz w:val="28"/>
          <w:szCs w:val="28"/>
        </w:rPr>
        <w:tab/>
      </w:r>
      <w:r>
        <w:rPr>
          <w:rFonts w:ascii="Times New Roman" w:cs="Times New Roman" w:eastAsia="宋体" w:hAnsi="Times New Roman"/>
          <w:sz w:val="28"/>
          <w:szCs w:val="28"/>
        </w:rPr>
        <w:tab/>
      </w:r>
      <w:r>
        <w:rPr>
          <w:rFonts w:ascii="Times New Roman" w:cs="Times New Roman" w:eastAsia="宋体" w:hAnsi="Times New Roman"/>
          <w:sz w:val="28"/>
          <w:szCs w:val="28"/>
        </w:rPr>
        <w:tab/>
      </w:r>
      <w:r>
        <w:rPr>
          <w:rFonts w:ascii="Times New Roman" w:cs="Times New Roman" w:eastAsia="宋体" w:hAnsi="Times New Roman"/>
          <w:sz w:val="28"/>
          <w:szCs w:val="28"/>
        </w:rPr>
        <w:t>0.8379</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53</w:t>
      </w:r>
      <w:r>
        <w:rPr>
          <w:rFonts w:ascii="Times New Roman" w:cs="Times New Roman" w:eastAsia="宋体" w:hAnsi="Times New Roman"/>
          <w:sz w:val="28"/>
          <w:szCs w:val="28"/>
        </w:rPr>
        <w:tab/>
      </w:r>
      <w:r>
        <w:rPr>
          <w:rFonts w:ascii="Times New Roman" w:cs="Times New Roman" w:eastAsia="宋体" w:hAnsi="Times New Roman"/>
          <w:sz w:val="28"/>
          <w:szCs w:val="28"/>
        </w:rPr>
        <w:tab/>
      </w:r>
      <w:r>
        <w:rPr>
          <w:rFonts w:ascii="Times New Roman" w:cs="Times New Roman" w:eastAsia="宋体" w:hAnsi="Times New Roman"/>
          <w:sz w:val="28"/>
          <w:szCs w:val="28"/>
        </w:rPr>
        <w:t xml:space="preserve">       52.9407</w:t>
      </w:r>
      <w:r>
        <w:rPr>
          <w:rFonts w:ascii="Times New Roman" w:cs="Times New Roman" w:eastAsia="宋体" w:hAnsi="Times New Roman"/>
          <w:sz w:val="28"/>
          <w:szCs w:val="28"/>
        </w:rPr>
        <w:tab/>
      </w:r>
      <w:r>
        <w:rPr>
          <w:rFonts w:ascii="Times New Roman" w:cs="Times New Roman" w:eastAsia="宋体" w:hAnsi="Times New Roman"/>
          <w:sz w:val="28"/>
          <w:szCs w:val="28"/>
        </w:rPr>
        <w:tab/>
      </w:r>
      <w:r>
        <w:rPr>
          <w:rFonts w:ascii="Times New Roman" w:cs="Times New Roman" w:eastAsia="宋体" w:hAnsi="Times New Roman"/>
          <w:sz w:val="28"/>
          <w:szCs w:val="28"/>
        </w:rPr>
        <w:tab/>
      </w:r>
      <w:r>
        <w:rPr>
          <w:rFonts w:ascii="Times New Roman" w:cs="Times New Roman" w:eastAsia="宋体" w:hAnsi="Times New Roman"/>
          <w:sz w:val="28"/>
          <w:szCs w:val="28"/>
        </w:rPr>
        <w:t>0.0950</w:t>
      </w:r>
    </w:p>
    <w:p>
      <w:pPr>
        <w:pStyle w:val="style157"/>
        <w:rPr>
          <w:rFonts w:ascii="Times New Roman" w:cs="Times New Roman" w:hAnsi="Times New Roman"/>
          <w:sz w:val="28"/>
          <w:szCs w:val="28"/>
        </w:rPr>
      </w:pPr>
      <w:r>
        <w:rPr>
          <w:rFonts w:ascii="Times New Roman" w:cs="Times New Roman" w:hAnsi="Times New Roman"/>
          <w:sz w:val="28"/>
          <w:szCs w:val="28"/>
        </w:rPr>
        <w:t>54</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 xml:space="preserve">       53.9389</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0.0236</w:t>
      </w:r>
    </w:p>
    <w:p>
      <w:pPr>
        <w:pStyle w:val="style157"/>
        <w:rPr>
          <w:rFonts w:ascii="Times New Roman" w:cs="Times New Roman" w:hAnsi="Times New Roman"/>
          <w:sz w:val="28"/>
          <w:szCs w:val="28"/>
        </w:rPr>
      </w:pPr>
      <w:r>
        <w:rPr>
          <w:rFonts w:ascii="Times New Roman" w:cs="Times New Roman" w:hAnsi="Times New Roman"/>
          <w:sz w:val="28"/>
          <w:szCs w:val="28"/>
        </w:rPr>
        <w:t>What is the atomic mass of chromium?</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r>
        <w:rPr>
          <w:rFonts w:ascii="Times New Roman" w:cs="Times New Roman" w:hAnsi="Times New Roman"/>
          <w:b/>
          <w:i/>
          <w:sz w:val="28"/>
          <w:szCs w:val="28"/>
        </w:rPr>
        <w:t>Solution</w:t>
      </w:r>
    </w:p>
    <w:p>
      <w:pPr>
        <w:pStyle w:val="style157"/>
        <w:rPr>
          <w:rFonts w:ascii="Times New Roman" w:cs="Times New Roman" w:hAnsi="Times New Roman"/>
          <w:sz w:val="28"/>
          <w:szCs w:val="28"/>
        </w:rPr>
      </w:pPr>
      <w:r>
        <w:rPr>
          <w:rFonts w:ascii="Times New Roman" w:cs="Times New Roman" w:hAnsi="Times New Roman"/>
          <w:sz w:val="28"/>
          <w:szCs w:val="28"/>
        </w:rPr>
        <w:t>Multiply each isotopic mass by its fractional abundance, then sum:</w:t>
      </w:r>
    </w:p>
    <w:p>
      <w:pPr>
        <w:pStyle w:val="style157"/>
        <w:rPr>
          <w:rFonts w:ascii="Times New Roman" w:cs="Times New Roman" w:hAnsi="Times New Roman"/>
          <w:sz w:val="28"/>
          <w:szCs w:val="28"/>
        </w:rPr>
      </w:pPr>
      <w:r>
        <w:rPr>
          <w:rFonts w:ascii="Times New Roman" w:cs="Times New Roman" w:hAnsi="Times New Roman"/>
          <w:sz w:val="28"/>
          <w:szCs w:val="28"/>
        </w:rPr>
        <w:t>49.9461 amu × 0.0435 = 2.17 amu</w:t>
      </w:r>
    </w:p>
    <w:p>
      <w:pPr>
        <w:pStyle w:val="style157"/>
        <w:rPr>
          <w:rFonts w:ascii="Times New Roman" w:cs="Times New Roman" w:hAnsi="Times New Roman"/>
          <w:sz w:val="28"/>
          <w:szCs w:val="28"/>
        </w:rPr>
      </w:pPr>
      <w:r>
        <w:rPr>
          <w:rFonts w:ascii="Times New Roman" w:cs="Times New Roman" w:hAnsi="Times New Roman"/>
          <w:sz w:val="28"/>
          <w:szCs w:val="28"/>
        </w:rPr>
        <w:t>51.9405 amu × 0.8379 = 43.52 amu</w:t>
      </w:r>
    </w:p>
    <w:p>
      <w:pPr>
        <w:pStyle w:val="style157"/>
        <w:rPr>
          <w:rFonts w:ascii="Times New Roman" w:cs="Times New Roman" w:hAnsi="Times New Roman"/>
          <w:sz w:val="28"/>
          <w:szCs w:val="28"/>
        </w:rPr>
      </w:pPr>
      <w:r>
        <w:rPr>
          <w:rFonts w:ascii="Times New Roman" w:cs="Times New Roman" w:hAnsi="Times New Roman"/>
          <w:sz w:val="28"/>
          <w:szCs w:val="28"/>
        </w:rPr>
        <w:t>52.9407 amu × 0.0950 = 5.03 amu</w:t>
      </w:r>
    </w:p>
    <w:p>
      <w:pPr>
        <w:pStyle w:val="style157"/>
        <w:rPr>
          <w:rFonts w:ascii="Times New Roman" w:cs="Times New Roman" w:hAnsi="Times New Roman"/>
          <w:sz w:val="28"/>
          <w:szCs w:val="28"/>
        </w:rPr>
      </w:pPr>
      <w:r>
        <w:rPr>
          <w:rFonts w:ascii="Times New Roman" w:cs="Times New Roman" w:hAnsi="Times New Roman"/>
          <w:sz w:val="28"/>
          <w:szCs w:val="28"/>
        </w:rPr>
        <w:t>53.9383 amu × 0.0236 =</w:t>
      </w:r>
      <w:r>
        <w:rPr>
          <w:rFonts w:ascii="Times New Roman" w:cs="Times New Roman" w:hAnsi="Times New Roman"/>
          <w:sz w:val="28"/>
          <w:szCs w:val="28"/>
          <w:u w:val="single"/>
        </w:rPr>
        <w:t>1.27 amu</w:t>
      </w:r>
    </w:p>
    <w:p>
      <w:pPr>
        <w:pStyle w:val="style157"/>
        <w:rPr>
          <w:rFonts w:ascii="Times New Roman" w:cs="Times New Roman" w:hAnsi="Times New Roman"/>
          <w:sz w:val="28"/>
          <w:szCs w:val="28"/>
          <w:u w:val="single"/>
        </w:rPr>
      </w:pP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 xml:space="preserve">         </w:t>
      </w:r>
      <w:r>
        <w:rPr>
          <w:rFonts w:ascii="Times New Roman" w:cs="Times New Roman" w:hAnsi="Times New Roman"/>
          <w:sz w:val="28"/>
          <w:szCs w:val="28"/>
          <w:u w:val="single"/>
        </w:rPr>
        <w:t>51.99 amu</w:t>
      </w:r>
    </w:p>
    <w:p>
      <w:pPr>
        <w:pStyle w:val="style157"/>
        <w:rPr>
          <w:rFonts w:ascii="Times New Roman" w:cs="Times New Roman" w:hAnsi="Times New Roman"/>
          <w:sz w:val="28"/>
          <w:szCs w:val="28"/>
        </w:rPr>
      </w:pPr>
      <w:r>
        <w:rPr>
          <w:rFonts w:ascii="Times New Roman" w:cs="Times New Roman" w:hAnsi="Times New Roman"/>
          <w:sz w:val="28"/>
          <w:szCs w:val="28"/>
        </w:rPr>
        <w:t>Hence, the atomic mass of Cr = 51.99 amu</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 xml:space="preserve">Example 4: </w:t>
      </w:r>
      <w:r>
        <w:rPr>
          <w:rFonts w:ascii="Times New Roman" w:cs="Times New Roman" w:hAnsi="Times New Roman"/>
          <w:sz w:val="28"/>
          <w:szCs w:val="28"/>
        </w:rPr>
        <w:t xml:space="preserve">Bromine consists of two isotopes, 50% </w:t>
      </w:r>
      <w:r>
        <w:rPr>
          <w:rFonts w:ascii="Times New Roman" w:cs="Times New Roman" w:hAnsi="Times New Roman"/>
          <w:sz w:val="28"/>
          <w:szCs w:val="28"/>
          <w:vertAlign w:val="superscript"/>
        </w:rPr>
        <w:t>79</w:t>
      </w:r>
      <w:r>
        <w:rPr>
          <w:rFonts w:ascii="Times New Roman" w:cs="Times New Roman" w:hAnsi="Times New Roman"/>
          <w:sz w:val="28"/>
          <w:szCs w:val="28"/>
        </w:rPr>
        <w:t xml:space="preserve">Br and 50% </w:t>
      </w:r>
      <w:r>
        <w:rPr>
          <w:rFonts w:ascii="Times New Roman" w:cs="Times New Roman" w:hAnsi="Times New Roman"/>
          <w:sz w:val="28"/>
          <w:szCs w:val="28"/>
          <w:vertAlign w:val="superscript"/>
        </w:rPr>
        <w:t xml:space="preserve">81 </w:t>
      </w:r>
      <w:r>
        <w:rPr>
          <w:rFonts w:ascii="Times New Roman" w:cs="Times New Roman" w:hAnsi="Times New Roman"/>
          <w:sz w:val="28"/>
          <w:szCs w:val="28"/>
        </w:rPr>
        <w:t>Br, calculate the relative mass of bromine from the mass numbers.</w:t>
      </w:r>
    </w:p>
    <w:p>
      <w:pPr>
        <w:pStyle w:val="style0"/>
        <w:rPr>
          <w:rFonts w:ascii="Times New Roman" w:cs="Times New Roman" w:hAnsi="Times New Roman"/>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Think of the calculation in terms of 100 atoms</w:t>
      </w:r>
    </w:p>
    <w:p>
      <w:pPr>
        <w:pStyle w:val="style0"/>
        <w:rPr>
          <w:rFonts w:ascii="Times New Roman" w:cs="Times New Roman" w:hAnsi="Times New Roman"/>
          <w:sz w:val="28"/>
          <w:szCs w:val="28"/>
        </w:rPr>
      </w:pP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41" type="#_x0000_t75" filled="f" stroked="f" style="margin-left:0.0pt;margin-top:0.0pt;width:122.3pt;height:30.85pt;mso-wrap-distance-left:0.0pt;mso-wrap-distance-right:0.0pt;visibility:visible;">
            <v:imagedata r:id="rId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41" DrawAspect="Content" ObjectID="0" r:id="rId5"/>
        </w:object>
      </w:r>
      <w:r>
        <w:rPr>
          <w:rFonts w:ascii="Times New Roman" w:cs="Times New Roman" w:hAnsi="Times New Roman"/>
          <w:position w:val="-24"/>
          <w:sz w:val="28"/>
          <w:szCs w:val="28"/>
        </w:rPr>
      </w:r>
    </w:p>
    <w:p>
      <w:pPr>
        <w:pStyle w:val="style0"/>
        <w:rPr>
          <w:rFonts w:ascii="Times New Roman" w:cs="Times New Roman" w:hAnsi="Times New Roman"/>
          <w:sz w:val="28"/>
          <w:szCs w:val="28"/>
        </w:rPr>
      </w:pPr>
      <w:r>
        <w:rPr>
          <w:rFonts w:ascii="Times New Roman" w:cs="Times New Roman" w:hAnsi="Times New Roman"/>
          <w:sz w:val="28"/>
          <w:szCs w:val="28"/>
        </w:rPr>
        <w:t>So the relative atomic mass of bromine is 80 or R.A.M (Br) = 80</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 xml:space="preserve">Example 5: </w:t>
      </w:r>
      <w:r>
        <w:rPr>
          <w:rFonts w:ascii="Times New Roman" w:cs="Times New Roman" w:hAnsi="Times New Roman"/>
          <w:sz w:val="28"/>
          <w:szCs w:val="28"/>
        </w:rPr>
        <w:t>Chlorine consists of two isotopes, 75% chlorine</w:t>
      </w:r>
      <w:ins w:id="282" w:author="user pc" w:date="2022-03-18T11:20:00Z">
        <w:r w:rsidR="9457E107">
          <w:rPr>
            <w:rFonts w:ascii="Times New Roman" w:cs="Times New Roman" w:hAnsi="Times New Roman"/>
            <w:sz w:val="28"/>
            <w:szCs w:val="28"/>
          </w:rPr>
          <w:t xml:space="preserve"> </w:t>
        </w:r>
      </w:ins>
      <w:r>
        <w:rPr>
          <w:rFonts w:ascii="Times New Roman" w:cs="Times New Roman" w:hAnsi="Times New Roman"/>
          <w:sz w:val="28"/>
          <w:szCs w:val="28"/>
        </w:rPr>
        <w:t>-</w:t>
      </w:r>
      <w:ins w:id="283" w:author="user pc" w:date="2022-03-18T11:20:00Z">
        <w:r w:rsidR="DBBD1AD2">
          <w:rPr>
            <w:rFonts w:ascii="Times New Roman" w:cs="Times New Roman" w:hAnsi="Times New Roman"/>
            <w:sz w:val="28"/>
            <w:szCs w:val="28"/>
          </w:rPr>
          <w:t xml:space="preserve"> </w:t>
        </w:r>
      </w:ins>
      <w:r>
        <w:rPr>
          <w:rFonts w:ascii="Times New Roman" w:cs="Times New Roman" w:hAnsi="Times New Roman"/>
          <w:sz w:val="28"/>
          <w:szCs w:val="28"/>
        </w:rPr>
        <w:t>35 and 25% chlorine</w:t>
      </w:r>
      <w:ins w:id="284" w:author="user pc" w:date="2022-03-18T11:20:00Z">
        <w:r w:rsidR="DF88458A">
          <w:rPr>
            <w:rFonts w:ascii="Times New Roman" w:cs="Times New Roman" w:hAnsi="Times New Roman"/>
            <w:sz w:val="28"/>
            <w:szCs w:val="28"/>
          </w:rPr>
          <w:t xml:space="preserve"> </w:t>
        </w:r>
      </w:ins>
      <w:r>
        <w:rPr>
          <w:rFonts w:ascii="Times New Roman" w:cs="Times New Roman" w:hAnsi="Times New Roman"/>
          <w:sz w:val="28"/>
          <w:szCs w:val="28"/>
        </w:rPr>
        <w:t>- 37.</w:t>
      </w:r>
    </w:p>
    <w:p>
      <w:pPr>
        <w:pStyle w:val="style0"/>
        <w:rPr>
          <w:rFonts w:ascii="Times New Roman" w:cs="Times New Roman" w:hAnsi="Times New Roman"/>
          <w:sz w:val="28"/>
          <w:szCs w:val="28"/>
        </w:rPr>
      </w:pPr>
      <w:r>
        <w:rPr>
          <w:rFonts w:ascii="Times New Roman" w:cs="Times New Roman" w:hAnsi="Times New Roman"/>
          <w:b/>
          <w:sz w:val="28"/>
          <w:szCs w:val="28"/>
        </w:rPr>
        <w:t xml:space="preserve"> Solution</w:t>
      </w:r>
    </w:p>
    <w:p>
      <w:pPr>
        <w:pStyle w:val="style0"/>
        <w:rPr>
          <w:rFonts w:ascii="Times New Roman" w:cs="Times New Roman" w:hAnsi="Times New Roman"/>
          <w:sz w:val="28"/>
          <w:szCs w:val="28"/>
        </w:rPr>
      </w:pPr>
      <w:r>
        <w:rPr>
          <w:rFonts w:ascii="Times New Roman" w:cs="Times New Roman" w:hAnsi="Times New Roman"/>
          <w:sz w:val="28"/>
          <w:szCs w:val="28"/>
        </w:rPr>
        <w:t>Again think of the data based on 100 atoms, so 75 have a mass of 35 and 25 atoms have a mass of 37.</w:t>
      </w:r>
    </w:p>
    <w:p>
      <w:pPr>
        <w:pStyle w:val="style0"/>
        <w:rPr>
          <w:rFonts w:ascii="Times New Roman" w:cs="Times New Roman" w:hAnsi="Times New Roman"/>
          <w:sz w:val="28"/>
          <w:szCs w:val="28"/>
        </w:rPr>
      </w:pP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43" type="#_x0000_t75" filled="f" stroked="f" style="margin-left:0.0pt;margin-top:0.0pt;width:131.45pt;height:30.85pt;mso-wrap-distance-left:0.0pt;mso-wrap-distance-right:0.0pt;visibility:visible;">
            <v:imagedata r:id="rId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43" DrawAspect="Content" ObjectID="0" r:id="rId7"/>
        </w:object>
      </w:r>
      <w:r>
        <w:rPr>
          <w:rFonts w:ascii="Times New Roman" w:cs="Times New Roman" w:hAnsi="Times New Roman"/>
          <w:position w:val="-24"/>
          <w:sz w:val="28"/>
          <w:szCs w:val="28"/>
        </w:rPr>
      </w:r>
    </w:p>
    <w:p>
      <w:pPr>
        <w:pStyle w:val="style0"/>
        <w:rPr>
          <w:rFonts w:ascii="Times New Roman" w:cs="Times New Roman" w:hAnsi="Times New Roman"/>
          <w:sz w:val="28"/>
          <w:szCs w:val="28"/>
        </w:rPr>
      </w:pPr>
      <w:r>
        <w:rPr>
          <w:rFonts w:ascii="Times New Roman" w:cs="Times New Roman" w:hAnsi="Times New Roman"/>
          <w:sz w:val="28"/>
          <w:szCs w:val="28"/>
        </w:rPr>
        <w:t>So the relative atomic mass of chlorine is 35.5 or R.A.M (Cl) = 35.5</w:t>
      </w:r>
    </w:p>
    <w:p>
      <w:pPr>
        <w:pStyle w:val="style0"/>
        <w:rPr>
          <w:rFonts w:ascii="Times New Roman" w:cs="Times New Roman" w:hAnsi="Times New Roman"/>
          <w:sz w:val="28"/>
          <w:szCs w:val="28"/>
        </w:rPr>
      </w:pPr>
      <w:r>
        <w:rPr>
          <w:rFonts w:ascii="Times New Roman" w:cs="Times New Roman" w:hAnsi="Times New Roman"/>
          <w:b/>
          <w:sz w:val="28"/>
          <w:szCs w:val="28"/>
        </w:rPr>
        <w:t xml:space="preserve">Example 6: </w:t>
      </w:r>
      <w:r>
        <w:rPr>
          <w:rFonts w:ascii="Times New Roman" w:cs="Times New Roman" w:hAnsi="Times New Roman"/>
          <w:sz w:val="28"/>
          <w:szCs w:val="28"/>
        </w:rPr>
        <w:t>Europium atoms consist of 47.8% Eu-151 and 52.2% of Eu-153. Calculate the relative atomic mass of europium.</w:t>
      </w:r>
    </w:p>
    <w:p>
      <w:pPr>
        <w:pStyle w:val="style0"/>
        <w:rPr>
          <w:rFonts w:ascii="Times New Roman" w:cs="Times New Roman" w:hAnsi="Times New Roman"/>
          <w:sz w:val="28"/>
          <w:szCs w:val="28"/>
        </w:rPr>
      </w:pPr>
      <w:r>
        <w:rPr>
          <w:rFonts w:ascii="Times New Roman" w:cs="Times New Roman" w:hAnsi="Times New Roman"/>
          <w:b/>
          <w:sz w:val="28"/>
          <w:szCs w:val="28"/>
        </w:rPr>
        <w:t>Solution</w:t>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object>
          <v:shape id="1045" type="#_x0000_t75" filled="f" stroked="f" style="margin-left:0.0pt;margin-top:0.0pt;width:8.0pt;height:17.15pt;mso-wrap-distance-left:0.0pt;mso-wrap-distance-right:0.0pt;visibility:visible;">
            <v:imagedata r:id="rId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45" DrawAspect="Content" ObjectID="0" r:id="rId9"/>
        </w:object>
      </w:r>
      <w:r>
        <w:rPr>
          <w:rFonts w:ascii="Times New Roman" w:cs="Times New Roman" w:hAnsi="Times New Roman"/>
          <w:position w:val="-10"/>
          <w:sz w:val="28"/>
          <w:szCs w:val="28"/>
        </w:rPr>
      </w:r>
    </w:p>
    <w:p>
      <w:pPr>
        <w:pStyle w:val="style0"/>
        <w:rPr>
          <w:rFonts w:ascii="Times New Roman" w:cs="Times New Roman" w:hAnsi="Times New Roman"/>
          <w:sz w:val="28"/>
          <w:szCs w:val="28"/>
        </w:rPr>
      </w:pP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object>
          <v:shape id="1047" type="#_x0000_t75" filled="f" stroked="f" style="margin-left:0.0pt;margin-top:0.0pt;width:8.0pt;height:17.15pt;mso-wrap-distance-left:0.0pt;mso-wrap-distance-right:0.0pt;visibility:visible;">
            <v:imagedata r:id="rId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47" DrawAspect="Content" ObjectID="0" r:id="rId10"/>
        </w:object>
      </w:r>
      <w:r>
        <w:rPr>
          <w:rFonts w:ascii="Times New Roman" w:cs="Times New Roman" w:hAnsi="Times New Roman"/>
          <w:position w:val="-10"/>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49" type="#_x0000_t75" filled="f" stroked="f" style="margin-left:0.0pt;margin-top:0.0pt;width:136.0pt;height:30.85pt;mso-wrap-distance-left:0.0pt;mso-wrap-distance-right:0.0pt;visibility:visible;">
            <v:imagedata r:id="rId11"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49" DrawAspect="Content" ObjectID="0" r:id="rId12"/>
        </w:object>
      </w:r>
      <w:r>
        <w:rPr>
          <w:rFonts w:ascii="Times New Roman" w:cs="Times New Roman" w:hAnsi="Times New Roman"/>
          <w:position w:val="-24"/>
          <w:sz w:val="28"/>
          <w:szCs w:val="28"/>
        </w:rPr>
      </w:r>
      <w:r>
        <w:rPr>
          <w:rFonts w:ascii="Times New Roman" w:cs="Times New Roman" w:hAnsi="Times New Roman"/>
          <w:sz w:val="28"/>
          <w:szCs w:val="28"/>
        </w:rPr>
        <w:t>152.0</w:t>
      </w:r>
    </w:p>
    <w:p>
      <w:pPr>
        <w:pStyle w:val="style0"/>
        <w:rPr>
          <w:rFonts w:ascii="Times New Roman" w:cs="Times New Roman" w:hAnsi="Times New Roman"/>
          <w:sz w:val="28"/>
          <w:szCs w:val="28"/>
        </w:rPr>
      </w:pPr>
      <w:r>
        <w:rPr>
          <w:rFonts w:ascii="Times New Roman" w:cs="Times New Roman" w:hAnsi="Times New Roman"/>
          <w:sz w:val="28"/>
          <w:szCs w:val="28"/>
        </w:rPr>
        <w:t>The relative atomic mass of europium is 152.0 (to 1 decimal place).</w:t>
      </w:r>
    </w:p>
    <w:p>
      <w:pPr>
        <w:pStyle w:val="style0"/>
        <w:rPr>
          <w:rFonts w:ascii="Times New Roman" w:cs="Times New Roman" w:hAnsi="Times New Roman"/>
          <w:sz w:val="28"/>
          <w:szCs w:val="28"/>
        </w:rPr>
      </w:pPr>
      <w:r>
        <w:rPr>
          <w:rFonts w:ascii="Times New Roman" w:cs="Times New Roman" w:hAnsi="Times New Roman"/>
          <w:b/>
          <w:sz w:val="28"/>
          <w:szCs w:val="28"/>
        </w:rPr>
        <w:t xml:space="preserve">Example 7: </w:t>
      </w:r>
      <w:r>
        <w:rPr>
          <w:rFonts w:ascii="Times New Roman" w:cs="Times New Roman" w:hAnsi="Times New Roman"/>
          <w:sz w:val="28"/>
          <w:szCs w:val="28"/>
        </w:rPr>
        <w:t>Atoms of the element silicon consist of 92.2% silicon- 28, 4.7% silicon-29 and3.1%ofsilicon-30. Calculate the relative atomic mass of silicon.</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0"/>
        <w:rPr>
          <w:rFonts w:ascii="Times New Roman" w:cs="Times New Roman" w:hAnsi="Times New Roman"/>
          <w:b/>
          <w:sz w:val="28"/>
          <w:szCs w:val="28"/>
        </w:rPr>
      </w:pPr>
      <w:r>
        <w:rPr>
          <w:rFonts w:ascii="Times New Roman" w:cs="Times New Roman" w:hAnsi="Times New Roman"/>
          <w:b/>
          <w:position w:val="-24"/>
          <w:sz w:val="28"/>
          <w:szCs w:val="28"/>
        </w:rPr>
      </w:r>
      <w:r>
        <w:rPr>
          <w:rFonts w:ascii="Times New Roman" w:cs="Times New Roman" w:hAnsi="Times New Roman"/>
          <w:b/>
          <w:position w:val="-24"/>
          <w:sz w:val="28"/>
          <w:szCs w:val="28"/>
        </w:rPr>
      </w:r>
      <w:r>
        <w:rPr>
          <w:rFonts w:ascii="Times New Roman" w:cs="Times New Roman" w:hAnsi="Times New Roman"/>
          <w:b/>
          <w:position w:val="-24"/>
          <w:sz w:val="28"/>
          <w:szCs w:val="28"/>
        </w:rPr>
      </w:r>
      <w:r>
        <w:rPr>
          <w:rFonts w:ascii="Times New Roman" w:cs="Times New Roman" w:hAnsi="Times New Roman"/>
          <w:b/>
          <w:position w:val="-24"/>
          <w:sz w:val="28"/>
          <w:szCs w:val="28"/>
        </w:rPr>
        <w:object>
          <v:shape id="1051" type="#_x0000_t75" filled="f" stroked="f" style="margin-left:0.0pt;margin-top:0.0pt;width:197.7pt;height:30.85pt;mso-wrap-distance-left:0.0pt;mso-wrap-distance-right:0.0pt;visibility:visible;">
            <v:imagedata r:id="rId1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51" DrawAspect="Content" ObjectID="0" r:id="rId14"/>
        </w:object>
      </w:r>
      <w:r>
        <w:rPr>
          <w:rFonts w:ascii="Times New Roman" w:cs="Times New Roman" w:hAnsi="Times New Roman"/>
          <w:b/>
          <w:position w:val="-24"/>
          <w:sz w:val="28"/>
          <w:szCs w:val="28"/>
        </w:rPr>
      </w:r>
    </w:p>
    <w:p>
      <w:pPr>
        <w:pStyle w:val="style157"/>
        <w:rPr>
          <w:rFonts w:ascii="Times New Roman" w:cs="Times New Roman" w:hAnsi="Times New Roman"/>
          <w:sz w:val="28"/>
          <w:szCs w:val="28"/>
        </w:rPr>
      </w:pPr>
      <w:r>
        <w:rPr>
          <w:rFonts w:ascii="Times New Roman" w:cs="Times New Roman" w:hAnsi="Times New Roman"/>
          <w:sz w:val="28"/>
          <w:szCs w:val="28"/>
        </w:rPr>
        <w:t>The relative atomic mass of silicon is 28.1 (to 1 decimal place or 3 significant figures).</w:t>
      </w:r>
    </w:p>
    <w:p>
      <w:pPr>
        <w:pStyle w:val="style157"/>
        <w:rPr>
          <w:rFonts w:ascii="Times New Roman" w:cs="Times New Roman" w:hAnsi="Times New Roman"/>
          <w:sz w:val="28"/>
          <w:szCs w:val="28"/>
        </w:rPr>
      </w:pPr>
    </w:p>
    <w:p>
      <w:pPr>
        <w:pStyle w:val="style0"/>
        <w:rPr>
          <w:rFonts w:ascii="Times New Roman" w:cs="Times New Roman" w:hAnsi="Times New Roman"/>
          <w:b/>
          <w:bCs/>
          <w:i/>
          <w:sz w:val="28"/>
          <w:szCs w:val="28"/>
        </w:rPr>
      </w:pPr>
      <w:r>
        <w:rPr>
          <w:rFonts w:ascii="Times New Roman" w:cs="Times New Roman" w:hAnsi="Times New Roman"/>
          <w:b/>
          <w:bCs/>
          <w:i/>
          <w:sz w:val="28"/>
          <w:szCs w:val="28"/>
        </w:rPr>
        <w:t>It is possible to do the reverse of a relative atomic mass calculation if you know the relative atomic mass and which isotopes are present. It involves a little bit of arithmetical algebra.</w:t>
      </w:r>
    </w:p>
    <w:p>
      <w:pPr>
        <w:pStyle w:val="style0"/>
        <w:rPr>
          <w:rFonts w:ascii="Times New Roman" w:cs="Times New Roman" w:hAnsi="Times New Roman"/>
          <w:sz w:val="28"/>
          <w:szCs w:val="28"/>
        </w:rPr>
      </w:pPr>
      <w:r>
        <w:rPr>
          <w:rFonts w:ascii="Times New Roman" w:cs="Times New Roman" w:hAnsi="Times New Roman"/>
          <w:b/>
          <w:sz w:val="28"/>
          <w:szCs w:val="28"/>
        </w:rPr>
        <w:t xml:space="preserve">Example8: </w:t>
      </w:r>
      <w:r>
        <w:rPr>
          <w:rFonts w:ascii="Times New Roman" w:cs="Times New Roman" w:hAnsi="Times New Roman"/>
          <w:sz w:val="28"/>
          <w:szCs w:val="28"/>
        </w:rPr>
        <w:t>The relative atomic mass (RAM) of boron is 10.81 and consists of only two isotopes, boron 10 and boron-11. Calculate the percentages of the two isotopes.</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 xml:space="preserve"> The relative atomic mass of boron was obtained accurately in the past from chemical analysis of reacting masses but now mass spectrometers can sort out all of the isotopes present and their relative abundance.</w:t>
      </w:r>
    </w:p>
    <w:p>
      <w:pPr>
        <w:pStyle w:val="style0"/>
        <w:rPr>
          <w:rFonts w:ascii="Times New Roman" w:cs="Times New Roman" w:hAnsi="Times New Roman"/>
          <w:sz w:val="28"/>
          <w:szCs w:val="28"/>
        </w:rPr>
      </w:pPr>
      <w:r>
        <w:rPr>
          <w:rFonts w:ascii="Times New Roman" w:cs="Times New Roman" w:hAnsi="Times New Roman"/>
          <w:sz w:val="28"/>
          <w:szCs w:val="28"/>
        </w:rPr>
        <w:t>% of the first isotope + % of the second isotope = 100. If you let X = % of boron 10, then100 – X is equal to % of boron-11.</w:t>
      </w:r>
    </w:p>
    <w:p>
      <w:pPr>
        <w:pStyle w:val="style0"/>
        <w:rPr>
          <w:rFonts w:ascii="Times New Roman" w:cs="Times New Roman" w:hAnsi="Times New Roman"/>
          <w:sz w:val="28"/>
          <w:szCs w:val="28"/>
        </w:rPr>
      </w:pPr>
      <w:r>
        <w:rPr>
          <w:rFonts w:ascii="Times New Roman" w:cs="Times New Roman" w:eastAsia="宋体" w:hAnsi="Times New Roman"/>
          <w:sz w:val="28"/>
          <w:szCs w:val="28"/>
        </w:rPr>
        <w:t xml:space="preserve">R.A.M. = </w:t>
      </w:r>
      <m:oMath>
        <m:f>
          <m:fPr>
            <m:ctrlPr>
              <w:rPr>
                <w:rFonts w:ascii="Cambria Math" w:cs="Times New Roman" w:hAnsi="Times New Roman"/>
                <w:i/>
                <w:sz w:val="28"/>
                <w:szCs w:val="28"/>
              </w:rPr>
            </m:ctrlPr>
          </m:fPr>
          <m:num>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1 </m:t>
                </m:r>
                <m:sSub>
                  <m:sSubPr>
                    <m:ctrlPr>
                      <w:rPr>
                        <w:rFonts w:ascii="Cambria Math" w:cs="Times New Roman" w:hAnsi="Times New Roman"/>
                        <w:i/>
                        <w:sz w:val="28"/>
                        <w:szCs w:val="28"/>
                      </w:rPr>
                    </m:ctrlPr>
                  </m:sSubPr>
                  <m:e>
                    <m:r>
                      <w:rPr>
                        <w:rFonts w:ascii="Cambria Math" w:cs="Times New Roman" w:hAnsi="Times New Roman"/>
                        <w:sz w:val="28"/>
                        <w:szCs w:val="28"/>
                      </w:rPr>
                      <m:t>m</m:t>
                    </m:r>
                  </m:e>
                  <m:sub>
                    <m:r>
                      <w:rPr>
                        <w:rFonts w:ascii="Cambria Math" w:cs="Times New Roman" w:hAnsi="Times New Roman"/>
                        <w:sz w:val="28"/>
                        <w:szCs w:val="28"/>
                      </w:rPr>
                      <m:t xml:space="preserve">1 +  </m:t>
                    </m:r>
                  </m:sub>
                </m:sSub>
                <m:sSub>
                  <m:sSubPr>
                    <m:ctrlPr>
                      <w:rPr>
                        <w:rFonts w:ascii="Cambria Math" w:cs="Times New Roman" w:hAnsi="Times New Roman"/>
                        <w:i/>
                        <w:sz w:val="28"/>
                        <w:szCs w:val="28"/>
                      </w:rPr>
                    </m:ctrlPr>
                  </m:sSubPr>
                  <m:e>
                    <m:r>
                      <w:rPr>
                        <w:rFonts w:ascii="Cambria Math" w:cs="Times New Roman" w:hAnsi="Times New Roman"/>
                        <w:sz w:val="28"/>
                        <w:szCs w:val="28"/>
                      </w:rPr>
                      <m:t>%</m:t>
                    </m:r>
                  </m:e>
                  <m:sub>
                    <m:r>
                      <w:rPr>
                        <w:rFonts w:ascii="Cambria Math" w:cs="Times New Roman" w:hAnsi="Times New Roman"/>
                        <w:sz w:val="28"/>
                        <w:szCs w:val="28"/>
                      </w:rPr>
                      <m:t xml:space="preserve">2 </m:t>
                    </m:r>
                    <m:sSub>
                      <m:sSubPr>
                        <m:ctrlPr>
                          <w:rPr>
                            <w:rFonts w:ascii="Cambria Math" w:cs="Times New Roman" w:hAnsi="Times New Roman"/>
                            <w:i/>
                            <w:sz w:val="28"/>
                            <w:szCs w:val="28"/>
                          </w:rPr>
                        </m:ctrlPr>
                      </m:sSubPr>
                      <m:e>
                        <m:r>
                          <w:rPr>
                            <w:rFonts w:ascii="Cambria Math" w:cs="Times New Roman" w:hAnsi="Times New Roman"/>
                            <w:sz w:val="28"/>
                            <w:szCs w:val="28"/>
                          </w:rPr>
                          <m:t>m</m:t>
                        </m:r>
                      </m:e>
                      <m:sub>
                        <m:r>
                          <w:rPr>
                            <w:rFonts w:ascii="Cambria Math" w:cs="Times New Roman" w:hAnsi="Times New Roman"/>
                            <w:sz w:val="28"/>
                            <w:szCs w:val="28"/>
                          </w:rPr>
                          <m:t xml:space="preserve">2   </m:t>
                        </m:r>
                      </m:sub>
                    </m:sSub>
                  </m:sub>
                </m:sSub>
              </m:sub>
            </m:sSub>
          </m:num>
          <m:den>
            <m:r>
              <w:rPr>
                <w:rFonts w:ascii="Cambria Math" w:cs="Times New Roman" w:hAnsi="Times New Roman"/>
                <w:sz w:val="28"/>
                <w:szCs w:val="28"/>
              </w:rPr>
              <m:t>100</m:t>
            </m:r>
          </m:den>
        </m:f>
      </m:oMath>
    </w:p>
    <w:p>
      <w:pPr>
        <w:pStyle w:val="style0"/>
        <w:rPr>
          <w:rFonts w:ascii="Times New Roman" w:cs="Times New Roman" w:hAnsi="Times New Roman"/>
          <w:sz w:val="28"/>
          <w:szCs w:val="28"/>
        </w:rPr>
      </w:pP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53" type="#_x0000_t75" filled="f" stroked="f" style="margin-left:0.0pt;margin-top:0.0pt;width:156.55pt;height:30.85pt;mso-wrap-distance-left:0.0pt;mso-wrap-distance-right:0.0pt;visibility:visible;">
            <v:imagedata r:id="rId15"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53" DrawAspect="Content" ObjectID="0" r:id="rId16"/>
        </w:object>
      </w:r>
      <w:r>
        <w:rPr>
          <w:rFonts w:ascii="Times New Roman" w:cs="Times New Roman" w:hAnsi="Times New Roman"/>
          <w:position w:val="-24"/>
          <w:sz w:val="28"/>
          <w:szCs w:val="28"/>
        </w:rPr>
      </w:r>
    </w:p>
    <w:p>
      <w:pPr>
        <w:pStyle w:val="style0"/>
        <w:rPr>
          <w:rFonts w:ascii="Times New Roman" w:cs="Times New Roman" w:hAnsi="Times New Roman"/>
          <w:sz w:val="28"/>
          <w:szCs w:val="28"/>
        </w:rPr>
      </w:pPr>
      <w:r>
        <w:rPr>
          <w:rFonts w:ascii="Times New Roman" w:cs="Times New Roman" w:hAnsi="Times New Roman"/>
          <w:sz w:val="28"/>
          <w:szCs w:val="28"/>
        </w:rPr>
        <w:t>100 ×10.81 =</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55" type="#_x0000_t75" filled="f" stroked="f" style="margin-left:0.0pt;margin-top:0.0pt;width:9.15pt;height:11.45pt;mso-wrap-distance-left:0.0pt;mso-wrap-distance-right:0.0pt;visibility:visible;">
            <v:imagedata r:id="rId17"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55" DrawAspect="Content" ObjectID="0" r:id="rId18"/>
        </w:object>
      </w:r>
      <w:r>
        <w:rPr>
          <w:rFonts w:ascii="Times New Roman" w:cs="Times New Roman" w:hAnsi="Times New Roman"/>
          <w:position w:val="-6"/>
          <w:sz w:val="28"/>
          <w:szCs w:val="28"/>
        </w:rPr>
      </w:r>
      <w:r>
        <w:rPr>
          <w:rFonts w:ascii="Times New Roman" w:cs="Times New Roman" w:hAnsi="Times New Roman"/>
          <w:sz w:val="28"/>
          <w:szCs w:val="28"/>
        </w:rPr>
        <w:t xml:space="preserve">× 10 + [(100 - </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57" type="#_x0000_t75" filled="f" stroked="f" style="margin-left:0.0pt;margin-top:0.0pt;width:9.15pt;height:11.45pt;mso-wrap-distance-left:0.0pt;mso-wrap-distance-right:0.0pt;visibility:visible;">
            <v:imagedata r:id="rId19"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57" DrawAspect="Content" ObjectID="0" r:id="rId20"/>
        </w:object>
      </w:r>
      <w:r>
        <w:rPr>
          <w:rFonts w:ascii="Times New Roman" w:cs="Times New Roman" w:hAnsi="Times New Roman"/>
          <w:position w:val="-6"/>
          <w:sz w:val="28"/>
          <w:szCs w:val="28"/>
        </w:rPr>
      </w:r>
      <w:r>
        <w:rPr>
          <w:rFonts w:ascii="Times New Roman" w:cs="Times New Roman" w:hAnsi="Times New Roman"/>
          <w:sz w:val="28"/>
          <w:szCs w:val="28"/>
        </w:rPr>
        <w:t>) × 11]</w:t>
      </w:r>
    </w:p>
    <w:p>
      <w:pPr>
        <w:pStyle w:val="style0"/>
        <w:rPr>
          <w:rFonts w:ascii="Times New Roman" w:cs="Times New Roman" w:hAnsi="Times New Roman"/>
          <w:sz w:val="28"/>
          <w:szCs w:val="28"/>
        </w:rPr>
      </w:pPr>
      <w:r>
        <w:rPr>
          <w:rFonts w:ascii="Times New Roman" w:cs="Times New Roman" w:hAnsi="Times New Roman"/>
          <w:sz w:val="28"/>
          <w:szCs w:val="28"/>
        </w:rPr>
        <w:t>1081 = 10</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59" type="#_x0000_t75" filled="f" stroked="f" style="margin-left:0.0pt;margin-top:0.0pt;width:9.15pt;height:11.45pt;mso-wrap-distance-left:0.0pt;mso-wrap-distance-right:0.0pt;visibility:visible;">
            <v:imagedata r:id="rId21"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59" DrawAspect="Content" ObjectID="0" r:id="rId22"/>
        </w:object>
      </w:r>
      <w:r>
        <w:rPr>
          <w:rFonts w:ascii="Times New Roman" w:cs="Times New Roman" w:hAnsi="Times New Roman"/>
          <w:position w:val="-6"/>
          <w:sz w:val="28"/>
          <w:szCs w:val="28"/>
        </w:rPr>
      </w:r>
      <w:r>
        <w:rPr>
          <w:rFonts w:ascii="Times New Roman" w:cs="Times New Roman" w:hAnsi="Times New Roman"/>
          <w:sz w:val="28"/>
          <w:szCs w:val="28"/>
        </w:rPr>
        <w:t>+1100 - 11</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61" type="#_x0000_t75" filled="f" stroked="f" style="margin-left:0.0pt;margin-top:0.0pt;width:9.15pt;height:11.45pt;mso-wrap-distance-left:0.0pt;mso-wrap-distance-right:0.0pt;visibility:visible;">
            <v:imagedata r:id="rId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61" DrawAspect="Content" ObjectID="0" r:id="rId24"/>
        </w:object>
      </w:r>
      <w:r>
        <w:rPr>
          <w:rFonts w:ascii="Times New Roman" w:cs="Times New Roman" w:hAnsi="Times New Roman"/>
          <w:position w:val="-6"/>
          <w:sz w:val="28"/>
          <w:szCs w:val="28"/>
        </w:rPr>
      </w:r>
    </w:p>
    <w:p>
      <w:pPr>
        <w:pStyle w:val="style0"/>
        <w:rPr>
          <w:rFonts w:ascii="Times New Roman" w:cs="Times New Roman" w:hAnsi="Times New Roman"/>
          <w:sz w:val="28"/>
          <w:szCs w:val="28"/>
        </w:rPr>
      </w:pPr>
      <w:r>
        <w:rPr>
          <w:rFonts w:ascii="Times New Roman" w:cs="Times New Roman" w:hAnsi="Times New Roman"/>
          <w:sz w:val="28"/>
          <w:szCs w:val="28"/>
        </w:rPr>
        <w:t>1081 – 1100 = 10</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63" type="#_x0000_t75" filled="f" stroked="f" style="margin-left:0.0pt;margin-top:0.0pt;width:9.15pt;height:11.45pt;mso-wrap-distance-left:0.0pt;mso-wrap-distance-right:0.0pt;visibility:visible;">
            <v:imagedata r:id="rId21"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63" DrawAspect="Content" ObjectID="0" r:id="rId25"/>
        </w:object>
      </w:r>
      <w:r>
        <w:rPr>
          <w:rFonts w:ascii="Times New Roman" w:cs="Times New Roman" w:hAnsi="Times New Roman"/>
          <w:position w:val="-6"/>
          <w:sz w:val="28"/>
          <w:szCs w:val="28"/>
        </w:rPr>
      </w:r>
      <w:r>
        <w:rPr>
          <w:rFonts w:ascii="Times New Roman" w:cs="Times New Roman" w:hAnsi="Times New Roman"/>
          <w:sz w:val="28"/>
          <w:szCs w:val="28"/>
        </w:rPr>
        <w:t>- 11</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65" type="#_x0000_t75" filled="f" stroked="f" style="margin-left:0.0pt;margin-top:0.0pt;width:9.15pt;height:11.45pt;mso-wrap-distance-left:0.0pt;mso-wrap-distance-right:0.0pt;visibility:visible;">
            <v:imagedata r:id="rId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65" DrawAspect="Content" ObjectID="0" r:id="rId26"/>
        </w:object>
      </w:r>
      <w:r>
        <w:rPr>
          <w:rFonts w:ascii="Times New Roman" w:cs="Times New Roman" w:hAnsi="Times New Roman"/>
          <w:position w:val="-6"/>
          <w:sz w:val="28"/>
          <w:szCs w:val="28"/>
        </w:rPr>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- 19 = - </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67" type="#_x0000_t75" filled="f" stroked="f" style="margin-left:0.0pt;margin-top:0.0pt;width:9.15pt;height:11.45pt;mso-wrap-distance-left:0.0pt;mso-wrap-distance-right:0.0pt;visibility:visible;">
            <v:imagedata r:id="rId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67" DrawAspect="Content" ObjectID="0" r:id="rId27"/>
        </w:object>
      </w:r>
      <w:r>
        <w:rPr>
          <w:rFonts w:ascii="Times New Roman" w:cs="Times New Roman" w:hAnsi="Times New Roman"/>
          <w:position w:val="-6"/>
          <w:sz w:val="28"/>
          <w:szCs w:val="28"/>
        </w:rPr>
      </w:r>
      <w:r>
        <w:rPr>
          <w:rFonts w:ascii="Times New Roman" w:cs="Times New Roman" w:hAnsi="Times New Roman"/>
          <w:sz w:val="28"/>
          <w:szCs w:val="28"/>
        </w:rPr>
        <w:t xml:space="preserve"> (change sides change sign)</w:t>
      </w:r>
    </w:p>
    <w:p>
      <w:pPr>
        <w:pStyle w:val="style0"/>
        <w:rPr>
          <w:rFonts w:ascii="Times New Roman" w:cs="Times New Roman" w:hAnsi="Times New Roman"/>
          <w:sz w:val="28"/>
          <w:szCs w:val="28"/>
        </w:rPr>
      </w:pP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69" type="#_x0000_t75" filled="f" stroked="f" style="margin-left:0.0pt;margin-top:0.0pt;width:9.15pt;height:11.45pt;mso-wrap-distance-left:0.0pt;mso-wrap-distance-right:0.0pt;visibility:visible;">
            <v:imagedata r:id="rId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69" DrawAspect="Content" ObjectID="0" r:id="rId28"/>
        </w:object>
      </w:r>
      <w:r>
        <w:rPr>
          <w:rFonts w:ascii="Times New Roman" w:cs="Times New Roman" w:hAnsi="Times New Roman"/>
          <w:position w:val="-6"/>
          <w:sz w:val="28"/>
          <w:szCs w:val="28"/>
        </w:rPr>
      </w:r>
      <w:r>
        <w:rPr>
          <w:rFonts w:ascii="Times New Roman" w:cs="Times New Roman" w:hAnsi="Times New Roman"/>
          <w:sz w:val="28"/>
          <w:szCs w:val="28"/>
        </w:rPr>
        <w:t>= 19</w:t>
      </w:r>
    </w:p>
    <w:p>
      <w:pPr>
        <w:pStyle w:val="style0"/>
        <w:rPr>
          <w:rFonts w:ascii="Times New Roman" w:cs="Times New Roman" w:hAnsi="Times New Roman"/>
          <w:sz w:val="28"/>
          <w:szCs w:val="28"/>
        </w:rPr>
      </w:pPr>
      <w:r>
        <w:rPr>
          <w:rFonts w:ascii="Times New Roman" w:cs="Times New Roman" w:hAnsi="Times New Roman"/>
          <w:sz w:val="28"/>
          <w:szCs w:val="28"/>
        </w:rPr>
        <w:t xml:space="preserve">Recall, 100 – </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71" type="#_x0000_t75" filled="f" stroked="f" style="margin-left:0.0pt;margin-top:0.0pt;width:9.15pt;height:11.45pt;mso-wrap-distance-left:0.0pt;mso-wrap-distance-right:0.0pt;visibility:visible;">
            <v:imagedata r:id="rId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71" DrawAspect="Content" ObjectID="0" r:id="rId29"/>
        </w:object>
      </w:r>
      <w:r>
        <w:rPr>
          <w:rFonts w:ascii="Times New Roman" w:cs="Times New Roman" w:hAnsi="Times New Roman"/>
          <w:position w:val="-6"/>
          <w:sz w:val="28"/>
          <w:szCs w:val="28"/>
        </w:rPr>
      </w:r>
      <w:r>
        <w:rPr>
          <w:rFonts w:ascii="Times New Roman" w:cs="Times New Roman" w:hAnsi="Times New Roman"/>
          <w:sz w:val="28"/>
          <w:szCs w:val="28"/>
        </w:rPr>
        <w:t>= % of boron-11.</w:t>
      </w:r>
    </w:p>
    <w:p>
      <w:pPr>
        <w:pStyle w:val="style0"/>
        <w:rPr>
          <w:rFonts w:ascii="Times New Roman" w:cs="Times New Roman" w:hAnsi="Times New Roman"/>
          <w:sz w:val="28"/>
          <w:szCs w:val="28"/>
        </w:rPr>
      </w:pPr>
      <w:r>
        <w:rPr>
          <w:rFonts w:ascii="Times New Roman" w:cs="Times New Roman" w:hAnsi="Times New Roman"/>
          <w:sz w:val="28"/>
          <w:szCs w:val="28"/>
        </w:rPr>
        <w:t xml:space="preserve">% of boron-11 = 100 – </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73" type="#_x0000_t75" filled="f" stroked="f" style="margin-left:0.0pt;margin-top:0.0pt;width:9.15pt;height:11.45pt;mso-wrap-distance-left:0.0pt;mso-wrap-distance-right:0.0pt;visibility:visible;">
            <v:imagedata r:id="rId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73" DrawAspect="Content" ObjectID="0" r:id="rId30"/>
        </w:object>
      </w:r>
      <w:r>
        <w:rPr>
          <w:rFonts w:ascii="Times New Roman" w:cs="Times New Roman" w:hAnsi="Times New Roman"/>
          <w:position w:val="-6"/>
          <w:sz w:val="28"/>
          <w:szCs w:val="28"/>
        </w:rPr>
      </w:r>
    </w:p>
    <w:p>
      <w:pPr>
        <w:pStyle w:val="style0"/>
        <w:rPr>
          <w:rFonts w:ascii="Times New Roman" w:cs="Times New Roman" w:hAnsi="Times New Roman"/>
          <w:sz w:val="28"/>
          <w:szCs w:val="28"/>
        </w:rPr>
      </w:pPr>
      <w:r>
        <w:rPr>
          <w:rFonts w:ascii="Times New Roman" w:cs="Times New Roman" w:hAnsi="Times New Roman"/>
          <w:sz w:val="28"/>
          <w:szCs w:val="28"/>
        </w:rPr>
        <w:t>% of boron-11 = 100 – 19</w:t>
      </w:r>
    </w:p>
    <w:p>
      <w:pPr>
        <w:pStyle w:val="style0"/>
        <w:rPr>
          <w:rFonts w:ascii="Times New Roman" w:cs="Times New Roman" w:hAnsi="Times New Roman"/>
          <w:sz w:val="28"/>
          <w:szCs w:val="28"/>
        </w:rPr>
      </w:pPr>
      <w:r>
        <w:rPr>
          <w:rFonts w:ascii="Times New Roman" w:cs="Times New Roman" w:hAnsi="Times New Roman"/>
          <w:sz w:val="28"/>
          <w:szCs w:val="28"/>
        </w:rPr>
        <w:t>% of boron-11 = 81%</w:t>
      </w:r>
    </w:p>
    <w:p>
      <w:pPr>
        <w:pStyle w:val="style157"/>
        <w:rPr>
          <w:rFonts w:ascii="Times New Roman" w:cs="Times New Roman" w:hAnsi="Times New Roman"/>
          <w:sz w:val="28"/>
          <w:szCs w:val="28"/>
        </w:rPr>
      </w:pPr>
      <w:r>
        <w:rPr>
          <w:rFonts w:ascii="Times New Roman" w:cs="Times New Roman" w:hAnsi="Times New Roman"/>
          <w:sz w:val="28"/>
          <w:szCs w:val="28"/>
        </w:rPr>
        <w:t>Therefore,</w:t>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r>
      <w:r>
        <w:rPr>
          <w:rFonts w:ascii="Times New Roman" w:cs="Times New Roman" w:hAnsi="Times New Roman"/>
          <w:position w:val="-6"/>
          <w:sz w:val="28"/>
          <w:szCs w:val="28"/>
        </w:rPr>
        <w:object>
          <v:shape id="1075" type="#_x0000_t75" filled="f" stroked="f" style="margin-left:0.0pt;margin-top:0.0pt;width:9.15pt;height:11.45pt;mso-wrap-distance-left:0.0pt;mso-wrap-distance-right:0.0pt;visibility:visible;">
            <v:imagedata r:id="rId23"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75" DrawAspect="Content" ObjectID="0" r:id="rId31"/>
        </w:object>
      </w:r>
      <w:r>
        <w:rPr>
          <w:rFonts w:ascii="Times New Roman" w:cs="Times New Roman" w:hAnsi="Times New Roman"/>
          <w:position w:val="-6"/>
          <w:sz w:val="28"/>
          <w:szCs w:val="28"/>
        </w:rPr>
      </w:r>
      <w:r>
        <w:rPr>
          <w:rFonts w:ascii="Times New Roman" w:cs="Times New Roman" w:hAnsi="Times New Roman"/>
          <w:sz w:val="28"/>
          <w:szCs w:val="28"/>
        </w:rPr>
        <w:t xml:space="preserve">= 19, so naturally occurring boron consists of 19% </w:t>
      </w:r>
      <w:r>
        <w:rPr>
          <w:rFonts w:ascii="Times New Roman" w:cs="Times New Roman" w:hAnsi="Times New Roman"/>
          <w:sz w:val="28"/>
          <w:szCs w:val="28"/>
          <w:vertAlign w:val="superscript"/>
        </w:rPr>
        <w:t>10</w:t>
      </w:r>
      <w:r>
        <w:rPr>
          <w:rFonts w:ascii="Times New Roman" w:cs="Times New Roman" w:hAnsi="Times New Roman"/>
          <w:sz w:val="28"/>
          <w:szCs w:val="28"/>
        </w:rPr>
        <w:t xml:space="preserve">B and 81% </w:t>
      </w:r>
      <w:r>
        <w:rPr>
          <w:rFonts w:ascii="Times New Roman" w:cs="Times New Roman" w:hAnsi="Times New Roman"/>
          <w:sz w:val="28"/>
          <w:szCs w:val="28"/>
          <w:vertAlign w:val="superscript"/>
        </w:rPr>
        <w:t>11</w:t>
      </w:r>
      <w:r>
        <w:rPr>
          <w:rFonts w:ascii="Times New Roman" w:cs="Times New Roman" w:hAnsi="Times New Roman"/>
          <w:sz w:val="28"/>
          <w:szCs w:val="28"/>
        </w:rPr>
        <w:t>B.</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p>
    <w:p>
      <w:pPr>
        <w:pStyle w:val="style157"/>
        <w:rPr>
          <w:rFonts w:ascii="Times New Roman" w:cs="Times New Roman" w:hAnsi="Times New Roman"/>
          <w:b/>
          <w:sz w:val="28"/>
          <w:szCs w:val="28"/>
        </w:rPr>
      </w:pPr>
      <w:r>
        <w:rPr>
          <w:rFonts w:ascii="Times New Roman" w:cs="Times New Roman" w:hAnsi="Times New Roman"/>
          <w:b/>
          <w:sz w:val="28"/>
          <w:szCs w:val="28"/>
        </w:rPr>
        <w:t>TAKE AWAY</w:t>
      </w:r>
    </w:p>
    <w:p>
      <w:pPr>
        <w:pStyle w:val="style157"/>
        <w:rPr>
          <w:rFonts w:ascii="Times New Roman" w:cs="Times New Roman" w:hAnsi="Times New Roman"/>
          <w:b/>
          <w:sz w:val="28"/>
          <w:szCs w:val="28"/>
        </w:rPr>
      </w:pPr>
    </w:p>
    <w:p>
      <w:pPr>
        <w:pStyle w:val="style157"/>
        <w:numPr>
          <w:ilvl w:val="3"/>
          <w:numId w:val="5"/>
        </w:numPr>
        <w:rPr>
          <w:rFonts w:ascii="Times New Roman" w:cs="Times New Roman" w:hAnsi="Times New Roman"/>
          <w:sz w:val="28"/>
          <w:szCs w:val="28"/>
        </w:rPr>
      </w:pPr>
      <w:r>
        <w:rPr>
          <w:rFonts w:ascii="Times New Roman" w:cs="Times New Roman" w:hAnsi="Times New Roman"/>
          <w:sz w:val="28"/>
          <w:szCs w:val="28"/>
        </w:rPr>
        <w:t>Work out the relative molecular mass of these compounds:</w:t>
      </w:r>
    </w:p>
    <w:p>
      <w:pPr>
        <w:pStyle w:val="style157"/>
        <w:numPr>
          <w:ilvl w:val="4"/>
          <w:numId w:val="5"/>
        </w:numPr>
        <w:rPr>
          <w:rFonts w:ascii="Times New Roman" w:cs="Times New Roman" w:hAnsi="Times New Roman"/>
          <w:sz w:val="28"/>
          <w:szCs w:val="28"/>
        </w:rPr>
      </w:pPr>
      <w:r>
        <w:rPr>
          <w:rFonts w:ascii="Times New Roman" w:cs="Times New Roman" w:hAnsi="Times New Roman"/>
          <w:sz w:val="28"/>
          <w:szCs w:val="28"/>
        </w:rPr>
        <w:t xml:space="preserve">Sulphur (iv) oxide. </w:t>
      </w:r>
      <w:r>
        <w:rPr>
          <w:rFonts w:ascii="Times New Roman" w:cs="Times New Roman" w:hAnsi="Times New Roman"/>
          <w:b/>
          <w:bCs/>
          <w:sz w:val="28"/>
          <w:szCs w:val="28"/>
        </w:rPr>
        <w:t>Ans.64</w:t>
      </w:r>
    </w:p>
    <w:p>
      <w:pPr>
        <w:pStyle w:val="style157"/>
        <w:numPr>
          <w:ilvl w:val="1"/>
          <w:numId w:val="5"/>
        </w:numPr>
        <w:rPr>
          <w:rFonts w:ascii="Times New Roman" w:cs="Times New Roman" w:hAnsi="Times New Roman"/>
          <w:sz w:val="28"/>
          <w:szCs w:val="28"/>
        </w:rPr>
      </w:pPr>
      <w:r>
        <w:rPr>
          <w:rFonts w:ascii="Times New Roman" w:cs="Times New Roman" w:hAnsi="Times New Roman"/>
          <w:sz w:val="28"/>
          <w:szCs w:val="28"/>
        </w:rPr>
        <w:t xml:space="preserve">Potassium trioxonitrate (v). </w:t>
      </w:r>
      <w:r>
        <w:rPr>
          <w:rFonts w:ascii="Times New Roman" w:cs="Times New Roman" w:hAnsi="Times New Roman"/>
          <w:b/>
          <w:bCs/>
          <w:sz w:val="28"/>
          <w:szCs w:val="28"/>
        </w:rPr>
        <w:t>Ans. 101</w:t>
      </w:r>
    </w:p>
    <w:p>
      <w:pPr>
        <w:pStyle w:val="style157"/>
        <w:numPr>
          <w:ilvl w:val="1"/>
          <w:numId w:val="5"/>
        </w:numPr>
        <w:rPr>
          <w:rFonts w:ascii="Times New Roman" w:cs="Times New Roman" w:hAnsi="Times New Roman"/>
          <w:sz w:val="28"/>
          <w:szCs w:val="28"/>
        </w:rPr>
      </w:pPr>
      <w:r>
        <w:rPr>
          <w:rFonts w:ascii="Times New Roman" w:cs="Times New Roman" w:hAnsi="Times New Roman"/>
          <w:sz w:val="28"/>
          <w:szCs w:val="28"/>
        </w:rPr>
        <w:t xml:space="preserve">Magnesium tetraoxosulphate (vi) heptahydrate. </w:t>
      </w:r>
      <w:r>
        <w:rPr>
          <w:rFonts w:ascii="Times New Roman" w:cs="Times New Roman" w:hAnsi="Times New Roman"/>
          <w:b/>
          <w:bCs/>
          <w:sz w:val="28"/>
          <w:szCs w:val="28"/>
        </w:rPr>
        <w:t>Ans. 246</w:t>
      </w:r>
    </w:p>
    <w:p>
      <w:pPr>
        <w:pStyle w:val="style157"/>
        <w:numPr>
          <w:ilvl w:val="1"/>
          <w:numId w:val="5"/>
        </w:numPr>
        <w:rPr>
          <w:rFonts w:ascii="Times New Roman" w:cs="Times New Roman" w:hAnsi="Times New Roman"/>
          <w:sz w:val="28"/>
          <w:szCs w:val="28"/>
        </w:rPr>
      </w:pPr>
      <w:r>
        <w:rPr>
          <w:rFonts w:ascii="Times New Roman" w:cs="Times New Roman" w:hAnsi="Times New Roman"/>
          <w:sz w:val="28"/>
          <w:szCs w:val="28"/>
        </w:rPr>
        <w:t xml:space="preserve">Aluminium tetraoxosulphate (vi). </w:t>
      </w:r>
      <w:r>
        <w:rPr>
          <w:rFonts w:ascii="Times New Roman" w:cs="Times New Roman" w:hAnsi="Times New Roman"/>
          <w:b/>
          <w:bCs/>
          <w:sz w:val="28"/>
          <w:szCs w:val="28"/>
        </w:rPr>
        <w:t>Ans. 342 2.</w:t>
      </w:r>
    </w:p>
    <w:p>
      <w:pPr>
        <w:pStyle w:val="style157"/>
        <w:rPr>
          <w:rFonts w:ascii="Times New Roman" w:cs="Times New Roman" w:hAnsi="Times New Roman"/>
          <w:sz w:val="28"/>
          <w:szCs w:val="28"/>
        </w:rPr>
      </w:pPr>
      <w:r>
        <w:rPr>
          <w:rFonts w:ascii="Times New Roman" w:cs="Times New Roman" w:hAnsi="Times New Roman"/>
          <w:sz w:val="28"/>
          <w:szCs w:val="28"/>
        </w:rPr>
        <w:t>2. Calculate the relative formula mass of propanol, C</w:t>
      </w:r>
      <w:r>
        <w:rPr>
          <w:rFonts w:ascii="Times New Roman" w:cs="Times New Roman" w:hAnsi="Times New Roman"/>
          <w:sz w:val="28"/>
          <w:szCs w:val="28"/>
          <w:vertAlign w:val="subscript"/>
        </w:rPr>
        <w:t>3</w:t>
      </w:r>
      <w:r>
        <w:rPr>
          <w:rFonts w:ascii="Times New Roman" w:cs="Times New Roman" w:hAnsi="Times New Roman"/>
          <w:sz w:val="28"/>
          <w:szCs w:val="28"/>
        </w:rPr>
        <w:t>H</w:t>
      </w:r>
      <w:r>
        <w:rPr>
          <w:rFonts w:ascii="Times New Roman" w:cs="Times New Roman" w:hAnsi="Times New Roman"/>
          <w:sz w:val="28"/>
          <w:szCs w:val="28"/>
          <w:vertAlign w:val="subscript"/>
        </w:rPr>
        <w:t>8</w:t>
      </w:r>
      <w:r>
        <w:rPr>
          <w:rFonts w:ascii="Times New Roman" w:cs="Times New Roman" w:hAnsi="Times New Roman"/>
          <w:sz w:val="28"/>
          <w:szCs w:val="28"/>
        </w:rPr>
        <w:t>O, CH</w:t>
      </w:r>
      <w:r>
        <w:rPr>
          <w:rFonts w:ascii="Times New Roman" w:cs="Times New Roman" w:hAnsi="Times New Roman"/>
          <w:sz w:val="28"/>
          <w:szCs w:val="28"/>
          <w:vertAlign w:val="subscript"/>
        </w:rPr>
        <w:t>3</w:t>
      </w:r>
      <w:r>
        <w:rPr>
          <w:rFonts w:ascii="Times New Roman" w:cs="Times New Roman" w:hAnsi="Times New Roman"/>
          <w:sz w:val="28"/>
          <w:szCs w:val="28"/>
        </w:rPr>
        <w:t>CH</w:t>
      </w:r>
      <w:r>
        <w:rPr>
          <w:rFonts w:ascii="Times New Roman" w:cs="Times New Roman" w:hAnsi="Times New Roman"/>
          <w:sz w:val="28"/>
          <w:szCs w:val="28"/>
          <w:vertAlign w:val="subscript"/>
        </w:rPr>
        <w:t>2</w:t>
      </w:r>
      <w:r>
        <w:rPr>
          <w:rFonts w:ascii="Times New Roman" w:cs="Times New Roman" w:hAnsi="Times New Roman"/>
          <w:sz w:val="28"/>
          <w:szCs w:val="28"/>
        </w:rPr>
        <w:t>CH</w:t>
      </w:r>
      <w:r>
        <w:rPr>
          <w:rFonts w:ascii="Times New Roman" w:cs="Times New Roman" w:hAnsi="Times New Roman"/>
          <w:sz w:val="28"/>
          <w:szCs w:val="28"/>
          <w:vertAlign w:val="subscript"/>
        </w:rPr>
        <w:t>2</w:t>
      </w:r>
      <w:r>
        <w:rPr>
          <w:rFonts w:ascii="Times New Roman" w:cs="Times New Roman" w:hAnsi="Times New Roman"/>
          <w:sz w:val="28"/>
          <w:szCs w:val="28"/>
        </w:rPr>
        <w:t>OH (the same formula can be expressed in different ways). Relative atomic masses: C=12,H=1,O=16.</w:t>
      </w:r>
      <w:ins w:id="285" w:author="user pc" w:date="2022-03-18T11:02:00Z">
        <w:r w:rsidR="1868CA54">
          <w:rPr>
            <w:rFonts w:ascii="Times New Roman" w:cs="Times New Roman" w:hAnsi="Times New Roman"/>
            <w:sz w:val="28"/>
            <w:szCs w:val="28"/>
          </w:rPr>
          <w:t xml:space="preserve"> </w:t>
        </w:r>
      </w:ins>
      <w:r>
        <w:rPr>
          <w:rFonts w:ascii="Times New Roman" w:cs="Times New Roman" w:hAnsi="Times New Roman"/>
          <w:b/>
          <w:sz w:val="28"/>
          <w:szCs w:val="28"/>
        </w:rPr>
        <w:t>An</w:t>
      </w:r>
      <w:ins w:id="286" w:author="user pc" w:date="2022-03-20T15:48:00Z">
        <w:r w:rsidR="8A49ADA7">
          <w:rPr>
            <w:rFonts w:ascii="Times New Roman" w:cs="Times New Roman" w:hAnsi="Times New Roman"/>
            <w:b/>
            <w:sz w:val="28"/>
            <w:szCs w:val="28"/>
          </w:rPr>
          <w:t>s</w:t>
        </w:r>
      </w:ins>
      <w:r>
        <w:rPr>
          <w:rFonts w:ascii="Times New Roman" w:cs="Times New Roman" w:hAnsi="Times New Roman"/>
          <w:b/>
          <w:sz w:val="28"/>
          <w:szCs w:val="28"/>
        </w:rPr>
        <w:t xml:space="preserve">. </w:t>
      </w:r>
      <w:del w:id="287" w:author="user pc" w:date="2022-03-18T11:02:00Z">
        <w:r w:rsidDel="98EE31F3">
          <w:rPr>
            <w:rFonts w:ascii="Times New Roman" w:cs="Times New Roman" w:hAnsi="Times New Roman"/>
            <w:b/>
            <w:sz w:val="28"/>
            <w:szCs w:val="28"/>
          </w:rPr>
          <w:delText>=</w:delText>
        </w:r>
      </w:del>
      <w:r>
        <w:rPr>
          <w:rFonts w:ascii="Times New Roman" w:cs="Times New Roman" w:hAnsi="Times New Roman"/>
          <w:b/>
          <w:sz w:val="28"/>
          <w:szCs w:val="28"/>
        </w:rPr>
        <w:t xml:space="preserve"> 60</w:t>
      </w:r>
    </w:p>
    <w:p>
      <w:pPr>
        <w:pStyle w:val="style157"/>
        <w:rPr>
          <w:rFonts w:ascii="Times New Roman" w:cs="Times New Roman" w:hAnsi="Times New Roman"/>
          <w:sz w:val="28"/>
          <w:szCs w:val="28"/>
        </w:rPr>
      </w:pPr>
      <w:r>
        <w:rPr>
          <w:rFonts w:ascii="Times New Roman" w:cs="Times New Roman" w:hAnsi="Times New Roman"/>
          <w:sz w:val="28"/>
          <w:szCs w:val="28"/>
        </w:rPr>
        <w:t>3. What is the relative formula mass of magnesium nitrate, Mg(NO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w:t>
      </w:r>
      <w:r>
        <w:rPr>
          <w:rFonts w:ascii="Times New Roman" w:cs="Times New Roman" w:hAnsi="Times New Roman"/>
          <w:sz w:val="28"/>
          <w:szCs w:val="28"/>
        </w:rPr>
        <w:t>. Relative atomic masses: Mg</w:t>
      </w:r>
      <w:ins w:id="288" w:author="user pc" w:date="2022-03-18T11:02:00Z">
        <w:r w:rsidR="8630A55C">
          <w:rPr>
            <w:rFonts w:ascii="Times New Roman" w:cs="Times New Roman" w:hAnsi="Times New Roman"/>
            <w:sz w:val="28"/>
            <w:szCs w:val="28"/>
          </w:rPr>
          <w:t xml:space="preserve"> </w:t>
        </w:r>
      </w:ins>
      <w:r>
        <w:rPr>
          <w:rFonts w:ascii="Times New Roman" w:cs="Times New Roman" w:hAnsi="Times New Roman"/>
          <w:sz w:val="28"/>
          <w:szCs w:val="28"/>
        </w:rPr>
        <w:t>=</w:t>
      </w:r>
      <w:ins w:id="289" w:author="user pc" w:date="2022-03-18T11:02:00Z">
        <w:r w:rsidR="B239A2AF">
          <w:rPr>
            <w:rFonts w:ascii="Times New Roman" w:cs="Times New Roman" w:hAnsi="Times New Roman"/>
            <w:sz w:val="28"/>
            <w:szCs w:val="28"/>
          </w:rPr>
          <w:t xml:space="preserve"> </w:t>
        </w:r>
      </w:ins>
      <w:r>
        <w:rPr>
          <w:rFonts w:ascii="Times New Roman" w:cs="Times New Roman" w:hAnsi="Times New Roman"/>
          <w:sz w:val="28"/>
          <w:szCs w:val="28"/>
        </w:rPr>
        <w:t xml:space="preserve">24,N=14,O=16. </w:t>
      </w:r>
      <w:r>
        <w:rPr>
          <w:rFonts w:ascii="Times New Roman" w:cs="Times New Roman" w:hAnsi="Times New Roman"/>
          <w:b/>
          <w:sz w:val="28"/>
          <w:szCs w:val="28"/>
        </w:rPr>
        <w:t>Ans</w:t>
      </w:r>
      <w:ins w:id="290" w:author="user pc" w:date="2022-03-18T11:02:00Z">
        <w:r w:rsidR="945F7349">
          <w:rPr>
            <w:rFonts w:ascii="Times New Roman" w:cs="Times New Roman" w:hAnsi="Times New Roman"/>
            <w:b/>
            <w:sz w:val="28"/>
            <w:szCs w:val="28"/>
          </w:rPr>
          <w:t xml:space="preserve">. </w:t>
        </w:r>
      </w:ins>
      <w:del w:id="291" w:author="user pc" w:date="2022-03-18T11:02:00Z">
        <w:r w:rsidDel="DD747DBE">
          <w:rPr>
            <w:rFonts w:ascii="Times New Roman" w:cs="Times New Roman" w:hAnsi="Times New Roman"/>
            <w:b/>
            <w:sz w:val="28"/>
            <w:szCs w:val="28"/>
          </w:rPr>
          <w:delText>wer=</w:delText>
        </w:r>
      </w:del>
      <w:r>
        <w:rPr>
          <w:rFonts w:ascii="Times New Roman" w:cs="Times New Roman" w:hAnsi="Times New Roman"/>
          <w:b/>
          <w:sz w:val="28"/>
          <w:szCs w:val="28"/>
        </w:rPr>
        <w:t>148</w:t>
      </w:r>
    </w:p>
    <w:p>
      <w:pPr>
        <w:pStyle w:val="style157"/>
        <w:rPr>
          <w:del w:id="292" w:author="user pc" w:date="2022-03-18T11:03:00Z"/>
          <w:rFonts w:ascii="Times New Roman" w:cs="Times New Roman" w:hAnsi="Times New Roman"/>
          <w:sz w:val="28"/>
          <w:szCs w:val="28"/>
        </w:rPr>
      </w:pPr>
      <w:r>
        <w:rPr>
          <w:rFonts w:ascii="Times New Roman" w:cs="Times New Roman" w:hAnsi="Times New Roman"/>
          <w:sz w:val="28"/>
          <w:szCs w:val="28"/>
        </w:rPr>
        <w:t>4. Calculate the relative formula mass of blue hydrated copper (II) teraoxosulphate(VI) pentahydrate crystals,CuSO</w:t>
      </w:r>
      <w:r>
        <w:rPr>
          <w:rFonts w:ascii="Times New Roman" w:cs="Times New Roman" w:hAnsi="Times New Roman"/>
          <w:sz w:val="28"/>
          <w:szCs w:val="28"/>
          <w:vertAlign w:val="subscript"/>
        </w:rPr>
        <w:t>4</w:t>
      </w:r>
      <w:r>
        <w:rPr>
          <w:rFonts w:ascii="Times New Roman" w:cs="Times New Roman" w:hAnsi="Times New Roman"/>
          <w:sz w:val="28"/>
          <w:szCs w:val="28"/>
        </w:rPr>
        <w:t>.5H</w:t>
      </w:r>
      <w:r>
        <w:rPr>
          <w:rFonts w:ascii="Times New Roman" w:cs="Times New Roman" w:hAnsi="Times New Roman"/>
          <w:sz w:val="28"/>
          <w:szCs w:val="28"/>
          <w:vertAlign w:val="subscript"/>
        </w:rPr>
        <w:t>2</w:t>
      </w:r>
      <w:r>
        <w:rPr>
          <w:rFonts w:ascii="Times New Roman" w:cs="Times New Roman" w:hAnsi="Times New Roman"/>
          <w:sz w:val="28"/>
          <w:szCs w:val="28"/>
        </w:rPr>
        <w:t>O.[Cu</w:t>
      </w:r>
      <w:ins w:id="293" w:author="user pc" w:date="2022-03-18T11:03:00Z">
        <w:r w:rsidR="38B97303">
          <w:rPr>
            <w:rFonts w:ascii="Times New Roman" w:cs="Times New Roman" w:hAnsi="Times New Roman"/>
            <w:sz w:val="28"/>
            <w:szCs w:val="28"/>
          </w:rPr>
          <w:t xml:space="preserve"> </w:t>
        </w:r>
      </w:ins>
      <w:r>
        <w:rPr>
          <w:rFonts w:ascii="Times New Roman" w:cs="Times New Roman" w:hAnsi="Times New Roman"/>
          <w:sz w:val="28"/>
          <w:szCs w:val="28"/>
        </w:rPr>
        <w:t>=</w:t>
      </w:r>
      <w:ins w:id="294" w:author="user pc" w:date="2022-03-18T11:03:00Z">
        <w:r w:rsidR="11763011">
          <w:rPr>
            <w:rFonts w:ascii="Times New Roman" w:cs="Times New Roman" w:hAnsi="Times New Roman"/>
            <w:sz w:val="28"/>
            <w:szCs w:val="28"/>
          </w:rPr>
          <w:t xml:space="preserve"> </w:t>
        </w:r>
      </w:ins>
      <w:r>
        <w:rPr>
          <w:rFonts w:ascii="Times New Roman" w:cs="Times New Roman" w:hAnsi="Times New Roman"/>
          <w:sz w:val="28"/>
          <w:szCs w:val="28"/>
        </w:rPr>
        <w:t>63.5,S</w:t>
      </w:r>
      <w:ins w:id="295" w:author="user pc" w:date="2022-03-18T11:03:00Z">
        <w:r w:rsidR="21DEB258">
          <w:rPr>
            <w:rFonts w:ascii="Times New Roman" w:cs="Times New Roman" w:hAnsi="Times New Roman"/>
            <w:sz w:val="28"/>
            <w:szCs w:val="28"/>
          </w:rPr>
          <w:t xml:space="preserve"> </w:t>
        </w:r>
      </w:ins>
      <w:r>
        <w:rPr>
          <w:rFonts w:ascii="Times New Roman" w:cs="Times New Roman" w:hAnsi="Times New Roman"/>
          <w:sz w:val="28"/>
          <w:szCs w:val="28"/>
        </w:rPr>
        <w:t>=</w:t>
      </w:r>
      <w:ins w:id="296" w:author="user pc" w:date="2022-03-18T11:03:00Z">
        <w:r w:rsidR="159AEA77">
          <w:rPr>
            <w:rFonts w:ascii="Times New Roman" w:cs="Times New Roman" w:hAnsi="Times New Roman"/>
            <w:sz w:val="28"/>
            <w:szCs w:val="28"/>
          </w:rPr>
          <w:t xml:space="preserve"> </w:t>
        </w:r>
      </w:ins>
      <w:r>
        <w:rPr>
          <w:rFonts w:ascii="Times New Roman" w:cs="Times New Roman" w:hAnsi="Times New Roman"/>
          <w:sz w:val="28"/>
          <w:szCs w:val="28"/>
        </w:rPr>
        <w:t>32,H</w:t>
      </w:r>
      <w:ins w:id="297" w:author="user pc" w:date="2022-03-18T11:03:00Z">
        <w:r w:rsidR="339D0832">
          <w:rPr>
            <w:rFonts w:ascii="Times New Roman" w:cs="Times New Roman" w:hAnsi="Times New Roman"/>
            <w:sz w:val="28"/>
            <w:szCs w:val="28"/>
          </w:rPr>
          <w:t xml:space="preserve"> </w:t>
        </w:r>
      </w:ins>
      <w:r>
        <w:rPr>
          <w:rFonts w:ascii="Times New Roman" w:cs="Times New Roman" w:hAnsi="Times New Roman"/>
          <w:sz w:val="28"/>
          <w:szCs w:val="28"/>
        </w:rPr>
        <w:t>=</w:t>
      </w:r>
      <w:ins w:id="298" w:author="user pc" w:date="2022-03-18T11:03:00Z">
        <w:r w:rsidR="242D0167">
          <w:rPr>
            <w:rFonts w:ascii="Times New Roman" w:cs="Times New Roman" w:hAnsi="Times New Roman"/>
            <w:sz w:val="28"/>
            <w:szCs w:val="28"/>
          </w:rPr>
          <w:t xml:space="preserve"> </w:t>
        </w:r>
      </w:ins>
      <w:r>
        <w:rPr>
          <w:rFonts w:ascii="Times New Roman" w:cs="Times New Roman" w:hAnsi="Times New Roman"/>
          <w:sz w:val="28"/>
          <w:szCs w:val="28"/>
        </w:rPr>
        <w:t>1,O</w:t>
      </w:r>
      <w:ins w:id="299" w:author="user pc" w:date="2022-03-18T11:03:00Z">
        <w:r w:rsidR="E2E52573">
          <w:rPr>
            <w:rFonts w:ascii="Times New Roman" w:cs="Times New Roman" w:hAnsi="Times New Roman"/>
            <w:sz w:val="28"/>
            <w:szCs w:val="28"/>
          </w:rPr>
          <w:t xml:space="preserve"> </w:t>
        </w:r>
      </w:ins>
      <w:r>
        <w:rPr>
          <w:rFonts w:ascii="Times New Roman" w:cs="Times New Roman" w:hAnsi="Times New Roman"/>
          <w:sz w:val="28"/>
          <w:szCs w:val="28"/>
        </w:rPr>
        <w:t>=</w:t>
      </w:r>
      <w:ins w:id="300" w:author="user pc" w:date="2022-03-18T11:03:00Z">
        <w:r w:rsidR="9EF2A184">
          <w:rPr>
            <w:rFonts w:ascii="Times New Roman" w:cs="Times New Roman" w:hAnsi="Times New Roman"/>
            <w:sz w:val="28"/>
            <w:szCs w:val="28"/>
          </w:rPr>
          <w:t xml:space="preserve"> </w:t>
        </w:r>
      </w:ins>
      <w:r>
        <w:rPr>
          <w:rFonts w:ascii="Times New Roman" w:cs="Times New Roman" w:hAnsi="Times New Roman"/>
          <w:sz w:val="28"/>
          <w:szCs w:val="28"/>
        </w:rPr>
        <w:t>16]</w:t>
      </w:r>
      <w:ins w:id="301" w:author="user pc" w:date="2022-03-18T11:03:00Z">
        <w:r w:rsidR="CEB40B5E">
          <w:rPr>
            <w:rFonts w:ascii="Times New Roman" w:cs="Times New Roman" w:hAnsi="Times New Roman"/>
            <w:b/>
            <w:sz w:val="28"/>
            <w:szCs w:val="28"/>
          </w:rPr>
          <w:t xml:space="preserve"> </w:t>
        </w:r>
      </w:ins>
    </w:p>
    <w:p>
      <w:pPr>
        <w:pStyle w:val="style157"/>
        <w:rPr>
          <w:rFonts w:ascii="Times New Roman" w:cs="Times New Roman" w:hAnsi="Times New Roman"/>
          <w:sz w:val="28"/>
          <w:szCs w:val="28"/>
        </w:rPr>
      </w:pPr>
      <w:r>
        <w:rPr>
          <w:rFonts w:ascii="Times New Roman" w:cs="Times New Roman" w:hAnsi="Times New Roman"/>
          <w:b/>
          <w:sz w:val="28"/>
          <w:szCs w:val="28"/>
        </w:rPr>
        <w:t>Ans</w:t>
      </w:r>
      <w:ins w:id="302" w:author="user pc" w:date="2022-03-18T11:03:00Z">
        <w:r w:rsidR="D21C6BFD">
          <w:rPr>
            <w:rFonts w:ascii="Times New Roman" w:cs="Times New Roman" w:hAnsi="Times New Roman"/>
            <w:b/>
            <w:sz w:val="28"/>
            <w:szCs w:val="28"/>
          </w:rPr>
          <w:t>.</w:t>
        </w:r>
      </w:ins>
      <w:del w:id="303" w:author="user pc" w:date="2022-03-18T11:03:00Z">
        <w:r w:rsidDel="72571007">
          <w:rPr>
            <w:rFonts w:ascii="Times New Roman" w:cs="Times New Roman" w:hAnsi="Times New Roman"/>
            <w:b/>
            <w:sz w:val="28"/>
            <w:szCs w:val="28"/>
          </w:rPr>
          <w:delText>wer =</w:delText>
        </w:r>
      </w:del>
      <w:r>
        <w:rPr>
          <w:rFonts w:ascii="Times New Roman" w:cs="Times New Roman" w:hAnsi="Times New Roman"/>
          <w:b/>
          <w:sz w:val="28"/>
          <w:szCs w:val="28"/>
        </w:rPr>
        <w:t xml:space="preserve"> 159.5(160 if you use Cu</w:t>
      </w:r>
      <w:ins w:id="304" w:author="user pc" w:date="2022-03-18T11:03:00Z">
        <w:r w:rsidR="2C7BCA33">
          <w:rPr>
            <w:rFonts w:ascii="Times New Roman" w:cs="Times New Roman" w:hAnsi="Times New Roman"/>
            <w:b/>
            <w:sz w:val="28"/>
            <w:szCs w:val="28"/>
          </w:rPr>
          <w:t xml:space="preserve"> </w:t>
        </w:r>
      </w:ins>
      <w:r>
        <w:rPr>
          <w:rFonts w:ascii="Times New Roman" w:cs="Times New Roman" w:hAnsi="Times New Roman"/>
          <w:b/>
          <w:sz w:val="28"/>
          <w:szCs w:val="28"/>
        </w:rPr>
        <w:t>=</w:t>
      </w:r>
      <w:ins w:id="305" w:author="user pc" w:date="2022-03-18T11:03:00Z">
        <w:r w:rsidR="0349FCBF">
          <w:rPr>
            <w:rFonts w:ascii="Times New Roman" w:cs="Times New Roman" w:hAnsi="Times New Roman"/>
            <w:b/>
            <w:sz w:val="28"/>
            <w:szCs w:val="28"/>
          </w:rPr>
          <w:t xml:space="preserve"> </w:t>
        </w:r>
      </w:ins>
      <w:r>
        <w:rPr>
          <w:rFonts w:ascii="Times New Roman" w:cs="Times New Roman" w:hAnsi="Times New Roman"/>
          <w:b/>
          <w:sz w:val="28"/>
          <w:szCs w:val="28"/>
        </w:rPr>
        <w:t>64).</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r>
        <w:rPr>
          <w:rFonts w:ascii="Times New Roman" w:cs="Times New Roman" w:hAnsi="Times New Roman"/>
          <w:sz w:val="28"/>
          <w:szCs w:val="28"/>
        </w:rPr>
        <w:t>5. Chlorine consists of the following isotopes:</w:t>
      </w:r>
    </w:p>
    <w:p>
      <w:pPr>
        <w:pStyle w:val="style157"/>
        <w:rPr>
          <w:rFonts w:ascii="Times New Roman" w:cs="Times New Roman" w:hAnsi="Times New Roman"/>
          <w:sz w:val="28"/>
          <w:szCs w:val="28"/>
        </w:rPr>
      </w:pPr>
      <w:r>
        <w:rPr>
          <w:rFonts w:ascii="Times New Roman" w:cs="Times New Roman" w:hAnsi="Times New Roman"/>
          <w:sz w:val="28"/>
          <w:szCs w:val="28"/>
        </w:rPr>
        <w:t>Isotope      isotopic mass (amu) fractional abundance</w:t>
      </w:r>
    </w:p>
    <w:p>
      <w:pPr>
        <w:pStyle w:val="style157"/>
        <w:rPr>
          <w:rFonts w:ascii="Times New Roman" w:cs="Times New Roman" w:hAnsi="Times New Roman"/>
          <w:sz w:val="28"/>
          <w:szCs w:val="28"/>
        </w:rPr>
      </w:pPr>
      <w:r>
        <w:rPr>
          <w:rFonts w:ascii="Times New Roman" w:cs="Times New Roman" w:hAnsi="Times New Roman"/>
          <w:sz w:val="28"/>
          <w:szCs w:val="28"/>
        </w:rPr>
        <w:t>Cl – 35        34.96885</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0.75771</w:t>
      </w:r>
    </w:p>
    <w:p>
      <w:pPr>
        <w:pStyle w:val="style157"/>
        <w:rPr>
          <w:rFonts w:ascii="Times New Roman" w:cs="Times New Roman" w:hAnsi="Times New Roman"/>
          <w:sz w:val="28"/>
          <w:szCs w:val="28"/>
        </w:rPr>
      </w:pPr>
      <w:r>
        <w:rPr>
          <w:rFonts w:ascii="Times New Roman" w:cs="Times New Roman" w:hAnsi="Times New Roman"/>
          <w:sz w:val="28"/>
          <w:szCs w:val="28"/>
        </w:rPr>
        <w:t xml:space="preserve">Cl – 37        36.96590 </w:t>
      </w:r>
      <w:r>
        <w:rPr>
          <w:rFonts w:ascii="Times New Roman" w:cs="Times New Roman" w:hAnsi="Times New Roman"/>
          <w:sz w:val="28"/>
          <w:szCs w:val="28"/>
        </w:rPr>
        <w:tab/>
      </w:r>
      <w:r>
        <w:rPr>
          <w:rFonts w:ascii="Times New Roman" w:cs="Times New Roman" w:hAnsi="Times New Roman"/>
          <w:sz w:val="28"/>
          <w:szCs w:val="28"/>
        </w:rPr>
        <w:tab/>
      </w:r>
      <w:r>
        <w:rPr>
          <w:rFonts w:ascii="Times New Roman" w:cs="Times New Roman" w:hAnsi="Times New Roman"/>
          <w:sz w:val="28"/>
          <w:szCs w:val="28"/>
        </w:rPr>
        <w:t>0.24229</w:t>
      </w:r>
    </w:p>
    <w:p>
      <w:pPr>
        <w:pStyle w:val="style157"/>
        <w:rPr>
          <w:rFonts w:ascii="Times New Roman" w:cs="Times New Roman" w:hAnsi="Times New Roman"/>
          <w:sz w:val="28"/>
          <w:szCs w:val="28"/>
        </w:rPr>
      </w:pPr>
      <w:r>
        <w:rPr>
          <w:rFonts w:ascii="Times New Roman" w:cs="Times New Roman" w:hAnsi="Times New Roman"/>
          <w:sz w:val="28"/>
          <w:szCs w:val="28"/>
        </w:rPr>
        <w:t xml:space="preserve">What is the atomic mass of chlorine? </w:t>
      </w:r>
      <w:r>
        <w:rPr>
          <w:rFonts w:ascii="Times New Roman" w:cs="Times New Roman" w:hAnsi="Times New Roman"/>
          <w:b/>
          <w:sz w:val="28"/>
          <w:szCs w:val="28"/>
        </w:rPr>
        <w:t>Ans. 35.5</w:t>
      </w:r>
    </w:p>
    <w:p>
      <w:pPr>
        <w:pStyle w:val="style157"/>
        <w:ind w:left="720"/>
        <w:rPr>
          <w:rFonts w:ascii="Times New Roman" w:cs="Times New Roman" w:hAnsi="Times New Roman"/>
          <w:sz w:val="28"/>
          <w:szCs w:val="28"/>
        </w:rPr>
      </w:pPr>
    </w:p>
    <w:p>
      <w:pPr>
        <w:pStyle w:val="style157"/>
        <w:numPr>
          <w:ilvl w:val="0"/>
          <w:numId w:val="6"/>
        </w:numPr>
        <w:rPr>
          <w:rFonts w:ascii="Times New Roman" w:cs="Times New Roman" w:hAnsi="Times New Roman"/>
          <w:sz w:val="28"/>
          <w:szCs w:val="28"/>
          <w:rPrChange w:id="306" w:author="user pc" w:date="2022-03-15T10:14:00Z">
            <w:rPr>
              <w:rFonts w:ascii="Calibri" w:cs="Bell MT" w:hAnsi="Calibri"/>
            </w:rPr>
          </w:rPrChange>
        </w:rPr>
      </w:pPr>
      <w:r>
        <w:rPr>
          <w:rFonts w:ascii="Times New Roman" w:cs="Times New Roman" w:hAnsi="Times New Roman"/>
          <w:sz w:val="28"/>
          <w:szCs w:val="28"/>
        </w:rPr>
        <w:t>An element X has two isotopes,</w:t>
      </w:r>
      <m:oMath>
        <m:r>
          <w:rPr>
            <w:rFonts w:ascii="Cambria Math" w:cs="Times New Roman" w:hAnsi="Cambria Math"/>
            <w:sz w:val="28"/>
            <w:szCs w:val="28"/>
          </w:rPr>
          <m:t xml:space="preserve"> </m:t>
        </m:r>
        <m:sPre>
          <m:sPrePr>
            <m:ctrlPr>
              <w:rPr>
                <w:rFonts w:ascii="Cambria Math" w:cs="Times New Roman" w:hAnsi="Cambria Math"/>
                <w:i/>
                <w:sz w:val="28"/>
                <w:szCs w:val="28"/>
              </w:rPr>
            </m:ctrlPr>
          </m:sPrePr>
          <m:sub>
            <m:r w:rsidRPr="D92DB742">
              <w:rPr>
                <w:rFonts w:ascii="Cambria Math" w:cs="Times New Roman" w:hAnsi="Cambria Math"/>
                <w:sz w:val="28"/>
                <w:szCs w:val="28"/>
                <w:rPrChange w:id="307" w:author="user pc" w:date="2022-03-15T10:14:00Z">
                  <w:rPr>
                    <w:rFonts w:ascii="Cambria Math" w:cs="Bell MT" w:hAnsi="Calibri"/>
                  </w:rPr>
                </w:rPrChange>
              </w:rPr>
              <m:t>10</m:t>
            </m:r>
          </m:sub>
          <m:sup>
            <m:r w:rsidRPr="E875124D">
              <w:rPr>
                <w:rFonts w:ascii="Cambria Math" w:cs="Times New Roman" w:hAnsi="Cambria Math"/>
                <w:sz w:val="28"/>
                <w:szCs w:val="28"/>
                <w:rPrChange w:id="308" w:author="user pc" w:date="2022-03-15T10:14:00Z">
                  <w:rPr>
                    <w:rFonts w:ascii="Cambria Math" w:cs="Bell MT" w:hAnsi="Calibri"/>
                  </w:rPr>
                </w:rPrChange>
              </w:rPr>
              <m:t>20</m:t>
            </m:r>
          </m:sup>
          <m:e>
            <m:r w:rsidRPr="FD1B87B5">
              <w:rPr>
                <w:rFonts w:ascii="Cambria Math" w:cs="Times New Roman" w:hAnsi="Cambria Math"/>
                <w:sz w:val="28"/>
                <w:szCs w:val="28"/>
                <w:rPrChange w:id="309" w:author="user pc" w:date="2022-03-15T10:14:00Z">
                  <w:rPr>
                    <w:rFonts w:ascii="Cambria Math" w:cs="Bell MT" w:hAnsi="Cambria Math"/>
                  </w:rPr>
                </w:rPrChange>
              </w:rPr>
              <m:t>X</m:t>
            </m:r>
          </m:e>
        </m:sPre>
        <m:r w:rsidRPr="E4BF3DEF">
          <w:rPr>
            <w:rFonts w:ascii="Cambria Math" w:cs="Times New Roman" w:hAnsi="Cambria Math"/>
            <w:sz w:val="28"/>
            <w:szCs w:val="28"/>
            <w:rPrChange w:id="310" w:author="user pc" w:date="2022-03-15T10:14:00Z">
              <w:rPr>
                <w:rFonts w:ascii="Cambria Math" w:cs="Bell MT" w:hAnsi="Calibri"/>
              </w:rPr>
            </w:rPrChange>
          </w:rPr>
          <m:t xml:space="preserve"> </m:t>
        </m:r>
      </m:oMath>
      <w:r w:rsidRPr="6CF4B0BC">
        <w:rPr>
          <w:rFonts w:ascii="Times New Roman" w:cs="Times New Roman" w:eastAsia="宋体" w:hAnsi="Times New Roman"/>
          <w:sz w:val="28"/>
          <w:szCs w:val="28"/>
          <w:rPrChange w:id="311" w:author="user pc" w:date="2022-03-15T10:14:00Z">
            <w:rPr>
              <w:rFonts w:ascii="Calibri" w:cs="Bell MT" w:eastAsia="宋体" w:hAnsi="Calibri"/>
            </w:rPr>
          </w:rPrChange>
        </w:rPr>
        <w:t>and</w:t>
      </w:r>
      <m:oMath>
        <m:r w:rsidRPr="7008C0C6">
          <w:rPr>
            <w:rFonts w:ascii="Cambria Math" w:cs="Times New Roman" w:eastAsia="宋体" w:hAnsi="Cambria Math"/>
            <w:sz w:val="28"/>
            <w:szCs w:val="28"/>
            <w:rPrChange w:id="312" w:author="user pc" w:date="2022-03-15T10:14:00Z">
              <w:rPr>
                <w:rFonts w:ascii="Cambria Math" w:cs="Bell MT" w:eastAsia="宋体" w:hAnsi="Cambria Math"/>
              </w:rPr>
            </w:rPrChange>
          </w:rPr>
          <m:t xml:space="preserve"> </m:t>
        </m:r>
        <m:sPre>
          <m:sPrePr>
            <m:ctrlPr>
              <w:rPr>
                <w:rFonts w:ascii="Cambria Math" w:cs="Times New Roman" w:hAnsi="Cambria Math"/>
                <w:i/>
                <w:sz w:val="28"/>
                <w:szCs w:val="28"/>
              </w:rPr>
            </m:ctrlPr>
          </m:sPrePr>
          <m:sub>
            <m:r w:rsidRPr="98448420">
              <w:rPr>
                <w:rFonts w:ascii="Cambria Math" w:cs="Times New Roman" w:hAnsi="Cambria Math"/>
                <w:sz w:val="28"/>
                <w:szCs w:val="28"/>
                <w:rPrChange w:id="313" w:author="user pc" w:date="2022-03-15T10:14:00Z">
                  <w:rPr>
                    <w:rFonts w:ascii="Cambria Math" w:cs="Bell MT" w:hAnsi="Calibri"/>
                  </w:rPr>
                </w:rPrChange>
              </w:rPr>
              <m:t>10</m:t>
            </m:r>
          </m:sub>
          <m:sup>
            <m:r w:rsidRPr="29315EB9">
              <w:rPr>
                <w:rFonts w:ascii="Cambria Math" w:cs="Times New Roman" w:hAnsi="Cambria Math"/>
                <w:sz w:val="28"/>
                <w:szCs w:val="28"/>
                <w:rPrChange w:id="314" w:author="user pc" w:date="2022-03-15T10:14:00Z">
                  <w:rPr>
                    <w:rFonts w:ascii="Cambria Math" w:cs="Bell MT" w:hAnsi="Calibri"/>
                  </w:rPr>
                </w:rPrChange>
              </w:rPr>
              <m:t>22</m:t>
            </m:r>
          </m:sup>
          <m:e>
            <m:r w:rsidRPr="51F5B5EE">
              <w:rPr>
                <w:rFonts w:ascii="Cambria Math" w:cs="Times New Roman" w:hAnsi="Cambria Math"/>
                <w:sz w:val="28"/>
                <w:szCs w:val="28"/>
                <w:rPrChange w:id="315" w:author="user pc" w:date="2022-03-15T10:14:00Z">
                  <w:rPr>
                    <w:rFonts w:ascii="Cambria Math" w:cs="Bell MT" w:hAnsi="Cambria Math"/>
                  </w:rPr>
                </w:rPrChange>
              </w:rPr>
              <m:t>X</m:t>
            </m:r>
          </m:e>
        </m:sPre>
      </m:oMath>
      <w:r w:rsidRPr="26DFF61E">
        <w:rPr>
          <w:rFonts w:ascii="Times New Roman" w:cs="Times New Roman" w:eastAsia="宋体" w:hAnsi="Times New Roman"/>
          <w:sz w:val="28"/>
          <w:szCs w:val="28"/>
          <w:rPrChange w:id="316" w:author="user pc" w:date="2022-03-15T10:14:00Z">
            <w:rPr>
              <w:rFonts w:ascii="Calibri" w:cs="Bell MT" w:eastAsia="宋体" w:hAnsi="Calibri"/>
            </w:rPr>
          </w:rPrChange>
        </w:rPr>
        <w:t>,</w:t>
      </w:r>
      <w:r>
        <w:rPr>
          <w:rFonts w:ascii="Times New Roman" w:cs="Times New Roman" w:eastAsia="宋体" w:hAnsi="Times New Roman"/>
          <w:sz w:val="28"/>
          <w:szCs w:val="28"/>
        </w:rPr>
        <w:t xml:space="preserve"> </w:t>
      </w:r>
      <w:r w:rsidRPr="56FC38EF">
        <w:rPr>
          <w:rFonts w:ascii="Times New Roman" w:cs="Times New Roman" w:eastAsia="宋体" w:hAnsi="Times New Roman"/>
          <w:sz w:val="28"/>
          <w:szCs w:val="28"/>
          <w:rPrChange w:id="317" w:author="user pc" w:date="2022-03-15T10:14:00Z">
            <w:rPr>
              <w:rFonts w:ascii="Calibri" w:cs="Bell MT" w:eastAsia="宋体" w:hAnsi="Calibri"/>
            </w:rPr>
          </w:rPrChange>
        </w:rPr>
        <w:t>present in the ratio 1:3. What would be the relative atomic mass of X?</w:t>
      </w:r>
      <w:r>
        <w:rPr>
          <w:rFonts w:ascii="Times New Roman" w:cs="Times New Roman" w:eastAsia="宋体" w:hAnsi="Times New Roman"/>
          <w:sz w:val="28"/>
          <w:szCs w:val="28"/>
        </w:rPr>
        <w:t xml:space="preserve"> </w:t>
      </w:r>
      <w:r>
        <w:rPr>
          <w:rFonts w:ascii="Times New Roman" w:cs="Times New Roman" w:eastAsia="宋体" w:hAnsi="Times New Roman"/>
          <w:b/>
          <w:sz w:val="28"/>
          <w:szCs w:val="28"/>
        </w:rPr>
        <w:t>Ans. 21.5</w:t>
      </w:r>
    </w:p>
    <w:p>
      <w:pPr>
        <w:pStyle w:val="style157"/>
        <w:rPr>
          <w:rFonts w:ascii="Times New Roman" w:cs="Times New Roman" w:hAnsi="Times New Roman"/>
          <w:sz w:val="28"/>
          <w:szCs w:val="28"/>
          <w:rPrChange w:id="318" w:author="user pc" w:date="2022-03-15T10:14:00Z">
            <w:rPr>
              <w:rFonts w:ascii="Calibri" w:cs="Bell MT" w:hAnsi="Calibri"/>
            </w:rPr>
          </w:rPrChange>
        </w:rPr>
      </w:pPr>
    </w:p>
    <w:p>
      <w:pPr>
        <w:pStyle w:val="style179"/>
        <w:numPr>
          <w:ilvl w:val="0"/>
          <w:numId w:val="6"/>
        </w:numPr>
        <w:rPr>
          <w:rFonts w:ascii="Times New Roman" w:cs="Times New Roman" w:hAnsi="Times New Roman"/>
          <w:sz w:val="28"/>
          <w:szCs w:val="28"/>
          <w:rPrChange w:id="319" w:author="user pc" w:date="2022-03-15T10:14:00Z">
            <w:rPr>
              <w:rFonts w:ascii="Calibri" w:hAnsi="Calibri"/>
            </w:rPr>
          </w:rPrChange>
        </w:rPr>
      </w:pPr>
      <w:r w:rsidRPr="F5FF0F09">
        <w:rPr>
          <w:rFonts w:ascii="Times New Roman" w:cs="Times New Roman" w:hAnsi="Times New Roman"/>
          <w:sz w:val="28"/>
          <w:szCs w:val="28"/>
          <w:rPrChange w:id="320" w:author="user pc" w:date="2022-03-15T10:14:00Z">
            <w:rPr>
              <w:rFonts w:ascii="Calibri" w:hAnsi="Calibri"/>
            </w:rPr>
          </w:rPrChange>
        </w:rPr>
        <w:t>Calculate the relative atomic mass of copper from its isotopic composition (isotope abundance). Naturally occurring copper consists of 69.2% copper – 63 (</w:t>
      </w:r>
      <w:r w:rsidRPr="CD3AB3F7">
        <w:rPr>
          <w:rFonts w:ascii="Times New Roman" w:cs="Times New Roman" w:hAnsi="Times New Roman"/>
          <w:sz w:val="28"/>
          <w:szCs w:val="28"/>
          <w:vertAlign w:val="superscript"/>
          <w:rPrChange w:id="321" w:author="user pc" w:date="2022-03-15T10:14:00Z">
            <w:rPr>
              <w:rFonts w:ascii="Calibri" w:hAnsi="Calibri"/>
              <w:vertAlign w:val="superscript"/>
            </w:rPr>
          </w:rPrChange>
        </w:rPr>
        <w:t>63</w:t>
      </w:r>
      <w:r w:rsidRPr="1A725C18">
        <w:rPr>
          <w:rFonts w:ascii="Times New Roman" w:cs="Times New Roman" w:hAnsi="Times New Roman"/>
          <w:sz w:val="28"/>
          <w:szCs w:val="28"/>
          <w:rPrChange w:id="322" w:author="user pc" w:date="2022-03-15T10:14:00Z">
            <w:rPr>
              <w:rFonts w:ascii="Calibri" w:hAnsi="Calibri"/>
            </w:rPr>
          </w:rPrChange>
        </w:rPr>
        <w:t>Cu) and 30.8% copper - 65(</w:t>
      </w:r>
      <w:r w:rsidRPr="23D83C31">
        <w:rPr>
          <w:rFonts w:ascii="Times New Roman" w:cs="Times New Roman" w:hAnsi="Times New Roman"/>
          <w:sz w:val="28"/>
          <w:szCs w:val="28"/>
          <w:vertAlign w:val="superscript"/>
          <w:rPrChange w:id="323" w:author="user pc" w:date="2022-03-15T10:14:00Z">
            <w:rPr>
              <w:rFonts w:ascii="Calibri" w:hAnsi="Calibri"/>
              <w:vertAlign w:val="superscript"/>
            </w:rPr>
          </w:rPrChange>
        </w:rPr>
        <w:t>65</w:t>
      </w:r>
      <w:r w:rsidRPr="F1330D51">
        <w:rPr>
          <w:rFonts w:ascii="Times New Roman" w:cs="Times New Roman" w:hAnsi="Times New Roman"/>
          <w:sz w:val="28"/>
          <w:szCs w:val="28"/>
          <w:rPrChange w:id="324" w:author="user pc" w:date="2022-03-15T10:14:00Z">
            <w:rPr>
              <w:rFonts w:ascii="Calibri" w:hAnsi="Calibri"/>
            </w:rPr>
          </w:rPrChange>
        </w:rPr>
        <w:t xml:space="preserve">Cu). </w:t>
      </w:r>
      <w:r w:rsidRPr="C6BB4B05">
        <w:rPr>
          <w:rFonts w:ascii="Times New Roman" w:cs="Times New Roman" w:hAnsi="Times New Roman"/>
          <w:b/>
          <w:bCs/>
          <w:sz w:val="28"/>
          <w:szCs w:val="28"/>
          <w:rPrChange w:id="325" w:author="user pc" w:date="2022-03-15T10:14:00Z">
            <w:rPr>
              <w:rFonts w:ascii="Calibri" w:hAnsi="Calibri"/>
              <w:b/>
              <w:bCs/>
            </w:rPr>
          </w:rPrChange>
        </w:rPr>
        <w:t>Ans. 63.6</w:t>
      </w:r>
    </w:p>
    <w:p>
      <w:pPr>
        <w:pStyle w:val="style179"/>
        <w:numPr>
          <w:ilvl w:val="0"/>
          <w:numId w:val="6"/>
        </w:numPr>
        <w:rPr>
          <w:rFonts w:ascii="Times New Roman" w:cs="Times New Roman" w:hAnsi="Times New Roman"/>
          <w:sz w:val="28"/>
          <w:szCs w:val="28"/>
          <w:rPrChange w:id="326" w:author="user pc" w:date="2022-03-15T10:14:00Z">
            <w:rPr>
              <w:rFonts w:ascii="Calibri" w:hAnsi="Calibri"/>
            </w:rPr>
          </w:rPrChange>
        </w:rPr>
      </w:pPr>
      <w:r w:rsidRPr="3B68F824">
        <w:rPr>
          <w:rFonts w:ascii="Times New Roman" w:cs="Times New Roman" w:hAnsi="Times New Roman"/>
          <w:sz w:val="28"/>
          <w:szCs w:val="28"/>
          <w:rPrChange w:id="327" w:author="user pc" w:date="2022-03-15T10:14:00Z">
            <w:rPr>
              <w:rFonts w:ascii="Calibri" w:hAnsi="Calibri"/>
            </w:rPr>
          </w:rPrChange>
        </w:rPr>
        <w:t xml:space="preserve">Silver atoms consist of 51.4 % of the isotope </w:t>
      </w:r>
      <w:r w:rsidRPr="F0722AFB">
        <w:rPr>
          <w:rFonts w:ascii="Times New Roman" w:cs="Times New Roman" w:hAnsi="Times New Roman"/>
          <w:sz w:val="28"/>
          <w:szCs w:val="28"/>
          <w:vertAlign w:val="superscript"/>
          <w:rPrChange w:id="328" w:author="user pc" w:date="2022-03-15T10:14:00Z">
            <w:rPr>
              <w:rFonts w:ascii="Calibri" w:hAnsi="Calibri"/>
              <w:vertAlign w:val="superscript"/>
            </w:rPr>
          </w:rPrChange>
        </w:rPr>
        <w:t>107</w:t>
      </w:r>
      <w:r w:rsidRPr="367D9A36">
        <w:rPr>
          <w:rFonts w:ascii="Times New Roman" w:cs="Times New Roman" w:hAnsi="Times New Roman"/>
          <w:sz w:val="28"/>
          <w:szCs w:val="28"/>
          <w:rPrChange w:id="329" w:author="user pc" w:date="2022-03-15T10:14:00Z">
            <w:rPr>
              <w:rFonts w:ascii="Calibri" w:hAnsi="Calibri"/>
            </w:rPr>
          </w:rPrChange>
        </w:rPr>
        <w:t xml:space="preserve">Ag and 48.6% of the isotope </w:t>
      </w:r>
      <w:r w:rsidRPr="E511EAA7">
        <w:rPr>
          <w:rFonts w:ascii="Times New Roman" w:cs="Times New Roman" w:hAnsi="Times New Roman"/>
          <w:sz w:val="28"/>
          <w:szCs w:val="28"/>
          <w:vertAlign w:val="superscript"/>
          <w:rPrChange w:id="330" w:author="user pc" w:date="2022-03-15T10:14:00Z">
            <w:rPr>
              <w:rFonts w:ascii="Calibri" w:hAnsi="Calibri"/>
              <w:vertAlign w:val="superscript"/>
            </w:rPr>
          </w:rPrChange>
        </w:rPr>
        <w:t>109</w:t>
      </w:r>
      <w:r w:rsidRPr="D67B8738">
        <w:rPr>
          <w:rFonts w:ascii="Times New Roman" w:cs="Times New Roman" w:hAnsi="Times New Roman"/>
          <w:sz w:val="28"/>
          <w:szCs w:val="28"/>
          <w:rPrChange w:id="331" w:author="user pc" w:date="2022-03-15T10:14:00Z">
            <w:rPr>
              <w:rFonts w:ascii="Calibri" w:hAnsi="Calibri"/>
            </w:rPr>
          </w:rPrChange>
        </w:rPr>
        <w:t xml:space="preserve">Ag. Calculate the relative atomic mass of silver. </w:t>
      </w:r>
      <w:r w:rsidRPr="9C0FFBA8">
        <w:rPr>
          <w:rFonts w:ascii="Times New Roman" w:cs="Times New Roman" w:hAnsi="Times New Roman"/>
          <w:b/>
          <w:bCs/>
          <w:sz w:val="28"/>
          <w:szCs w:val="28"/>
          <w:rPrChange w:id="332" w:author="user pc" w:date="2022-03-15T10:14:00Z">
            <w:rPr>
              <w:rFonts w:ascii="Calibri" w:hAnsi="Calibri"/>
              <w:b/>
              <w:bCs/>
            </w:rPr>
          </w:rPrChange>
        </w:rPr>
        <w:t>Ans. 108.0</w:t>
      </w:r>
      <w:r>
        <w:rPr>
          <w:rFonts w:ascii="Times New Roman" w:cs="Times New Roman" w:hAnsi="Times New Roman"/>
          <w:b/>
          <w:bCs/>
          <w:sz w:val="28"/>
          <w:szCs w:val="28"/>
        </w:rPr>
        <w:t xml:space="preserve"> </w:t>
      </w:r>
      <w:r w:rsidRPr="BF279385">
        <w:rPr>
          <w:rFonts w:ascii="Times New Roman" w:cs="Times New Roman" w:hAnsi="Times New Roman"/>
          <w:sz w:val="28"/>
          <w:szCs w:val="28"/>
          <w:rPrChange w:id="333" w:author="user pc" w:date="2022-03-15T10:14:00Z">
            <w:rPr>
              <w:rFonts w:ascii="Calibri" w:hAnsi="Calibri"/>
            </w:rPr>
          </w:rPrChange>
        </w:rPr>
        <w:t>(to 1</w:t>
      </w:r>
      <w:r>
        <w:rPr>
          <w:rFonts w:ascii="Times New Roman" w:cs="Times New Roman" w:hAnsi="Times New Roman"/>
          <w:sz w:val="28"/>
          <w:szCs w:val="28"/>
        </w:rPr>
        <w:t xml:space="preserve"> </w:t>
      </w:r>
      <w:r w:rsidRPr="165ADD27">
        <w:rPr>
          <w:rFonts w:ascii="Times New Roman" w:cs="Times New Roman" w:hAnsi="Times New Roman"/>
          <w:sz w:val="28"/>
          <w:szCs w:val="28"/>
          <w:rPrChange w:id="334" w:author="user pc" w:date="2022-03-15T10:14:00Z">
            <w:rPr>
              <w:rFonts w:ascii="Calibri" w:hAnsi="Calibri"/>
            </w:rPr>
          </w:rPrChange>
        </w:rPr>
        <w:t>decimal place).</w:t>
      </w:r>
    </w:p>
    <w:p>
      <w:pPr>
        <w:pStyle w:val="style157"/>
        <w:rPr>
          <w:rFonts w:ascii="Times New Roman" w:cs="Times New Roman" w:hAnsi="Times New Roman"/>
          <w:sz w:val="28"/>
          <w:szCs w:val="28"/>
          <w:rPrChange w:id="335" w:author="user pc" w:date="2022-03-15T10:14:00Z">
            <w:rPr>
              <w:rFonts w:ascii="Calibri" w:cs="Bell MT" w:hAnsi="Calibri"/>
            </w:rPr>
          </w:rPrChange>
        </w:rPr>
      </w:pPr>
    </w:p>
    <w:p>
      <w:pPr>
        <w:pStyle w:val="style157"/>
        <w:numPr>
          <w:ilvl w:val="0"/>
          <w:numId w:val="6"/>
        </w:numPr>
        <w:rPr>
          <w:rFonts w:ascii="Times New Roman" w:cs="Times New Roman" w:hAnsi="Times New Roman"/>
          <w:sz w:val="28"/>
          <w:szCs w:val="28"/>
          <w:rPrChange w:id="336" w:author="user pc" w:date="2022-03-15T10:14:00Z">
            <w:rPr>
              <w:rFonts w:ascii="Calibri" w:cs="Bell MT" w:hAnsi="Calibri"/>
            </w:rPr>
          </w:rPrChange>
        </w:rPr>
      </w:pPr>
      <w:r w:rsidRPr="9EC073A4">
        <w:rPr>
          <w:rFonts w:ascii="Times New Roman" w:cs="Times New Roman" w:hAnsi="Times New Roman"/>
          <w:sz w:val="28"/>
          <w:szCs w:val="28"/>
          <w:rPrChange w:id="337" w:author="user pc" w:date="2022-03-15T10:14:00Z">
            <w:rPr>
              <w:rFonts w:ascii="Calibri" w:cs="Bell MT" w:hAnsi="Calibri"/>
            </w:rPr>
          </w:rPrChange>
        </w:rPr>
        <w:t xml:space="preserve"> An element, Q, contains 69% of </w:t>
      </w:r>
      <w:r w:rsidRPr="24C3C527">
        <w:rPr>
          <w:rFonts w:ascii="Times New Roman" w:cs="Times New Roman" w:hAnsi="Times New Roman"/>
          <w:sz w:val="28"/>
          <w:szCs w:val="28"/>
          <w:vertAlign w:val="superscript"/>
          <w:rPrChange w:id="338" w:author="user pc" w:date="2022-03-15T10:14:00Z">
            <w:rPr>
              <w:rFonts w:ascii="Calibri" w:cs="Bell MT" w:hAnsi="Calibri"/>
              <w:vertAlign w:val="superscript"/>
            </w:rPr>
          </w:rPrChange>
        </w:rPr>
        <w:t>63</w:t>
      </w:r>
      <w:r w:rsidRPr="B51F5123">
        <w:rPr>
          <w:rFonts w:ascii="Times New Roman" w:cs="Times New Roman" w:hAnsi="Times New Roman"/>
          <w:sz w:val="28"/>
          <w:szCs w:val="28"/>
          <w:rPrChange w:id="339" w:author="user pc" w:date="2022-03-15T10:14:00Z">
            <w:rPr>
              <w:rFonts w:ascii="Calibri" w:cs="Bell MT" w:hAnsi="Calibri"/>
            </w:rPr>
          </w:rPrChange>
        </w:rPr>
        <w:t xml:space="preserve">Q and 31% of </w:t>
      </w:r>
      <w:r w:rsidRPr="73A5D0C7">
        <w:rPr>
          <w:rFonts w:ascii="Times New Roman" w:cs="Times New Roman" w:hAnsi="Times New Roman"/>
          <w:sz w:val="28"/>
          <w:szCs w:val="28"/>
          <w:vertAlign w:val="superscript"/>
          <w:rPrChange w:id="340" w:author="user pc" w:date="2022-03-15T10:14:00Z">
            <w:rPr>
              <w:rFonts w:ascii="Calibri" w:cs="Bell MT" w:hAnsi="Calibri"/>
              <w:vertAlign w:val="superscript"/>
            </w:rPr>
          </w:rPrChange>
        </w:rPr>
        <w:t>65</w:t>
      </w:r>
      <w:r w:rsidRPr="5765B010">
        <w:rPr>
          <w:rFonts w:ascii="Times New Roman" w:cs="Times New Roman" w:hAnsi="Times New Roman"/>
          <w:sz w:val="28"/>
          <w:szCs w:val="28"/>
          <w:rPrChange w:id="341" w:author="user pc" w:date="2022-03-15T10:14:00Z">
            <w:rPr>
              <w:rFonts w:ascii="Calibri" w:cs="Bell MT" w:hAnsi="Calibri"/>
            </w:rPr>
          </w:rPrChange>
        </w:rPr>
        <w:t xml:space="preserve">Q. What is the relative atomic mass of Q? </w:t>
      </w:r>
      <w:r w:rsidRPr="5B32AC07">
        <w:rPr>
          <w:rFonts w:ascii="Times New Roman" w:cs="Times New Roman" w:hAnsi="Times New Roman"/>
          <w:b/>
          <w:bCs/>
          <w:sz w:val="28"/>
          <w:szCs w:val="28"/>
          <w:rPrChange w:id="342" w:author="user pc" w:date="2022-03-15T10:14:00Z">
            <w:rPr>
              <w:rFonts w:ascii="Calibri" w:cs="Bell MT" w:hAnsi="Calibri"/>
              <w:b/>
              <w:bCs/>
            </w:rPr>
          </w:rPrChange>
        </w:rPr>
        <w:t>Ans. 63.6</w:t>
      </w:r>
    </w:p>
    <w:p>
      <w:pPr>
        <w:pStyle w:val="style157"/>
        <w:rPr>
          <w:rFonts w:ascii="Times New Roman" w:cs="Times New Roman" w:hAnsi="Times New Roman"/>
          <w:sz w:val="28"/>
          <w:szCs w:val="28"/>
          <w:rPrChange w:id="343" w:author="user pc" w:date="2022-03-15T10:14:00Z">
            <w:rPr>
              <w:rFonts w:ascii="Calibri" w:cs="Bell MT" w:hAnsi="Calibri"/>
            </w:rPr>
          </w:rPrChange>
        </w:rPr>
      </w:pPr>
    </w:p>
    <w:p>
      <w:pPr>
        <w:pStyle w:val="style157"/>
        <w:numPr>
          <w:ilvl w:val="0"/>
          <w:numId w:val="6"/>
        </w:numPr>
        <w:rPr>
          <w:rFonts w:ascii="Times New Roman" w:cs="Times New Roman" w:hAnsi="Times New Roman"/>
          <w:sz w:val="28"/>
          <w:szCs w:val="28"/>
          <w:rPrChange w:id="344" w:author="user pc" w:date="2022-03-15T10:14:00Z">
            <w:rPr>
              <w:rFonts w:ascii="Calibri" w:cs="Bell MT" w:hAnsi="Calibri"/>
            </w:rPr>
          </w:rPrChange>
        </w:rPr>
      </w:pPr>
      <w:r w:rsidRPr="3F18325F">
        <w:rPr>
          <w:rFonts w:ascii="Times New Roman" w:cs="Times New Roman" w:hAnsi="Times New Roman"/>
          <w:sz w:val="28"/>
          <w:szCs w:val="28"/>
          <w:rPrChange w:id="345" w:author="user pc" w:date="2022-03-15T10:14:00Z">
            <w:rPr>
              <w:rFonts w:ascii="Calibri" w:cs="Bell MT" w:hAnsi="Calibri"/>
            </w:rPr>
          </w:rPrChange>
        </w:rPr>
        <w:t xml:space="preserve"> The isotopes of neon are represented by the symbols </w:t>
      </w:r>
      <w:r w:rsidRPr="3F2F531A">
        <w:rPr>
          <w:rFonts w:ascii="Times New Roman" w:cs="Times New Roman" w:hAnsi="Times New Roman"/>
          <w:sz w:val="28"/>
          <w:szCs w:val="28"/>
          <w:vertAlign w:val="superscript"/>
          <w:rPrChange w:id="346" w:author="user pc" w:date="2022-03-15T10:14:00Z">
            <w:rPr>
              <w:rFonts w:ascii="Calibri" w:cs="Bell MT" w:hAnsi="Calibri"/>
              <w:vertAlign w:val="superscript"/>
            </w:rPr>
          </w:rPrChange>
        </w:rPr>
        <w:t xml:space="preserve">20 </w:t>
      </w:r>
      <w:r w:rsidRPr="31ABFB87">
        <w:rPr>
          <w:rFonts w:ascii="Times New Roman" w:cs="Times New Roman" w:hAnsi="Times New Roman"/>
          <w:sz w:val="28"/>
          <w:szCs w:val="28"/>
          <w:vertAlign w:val="subscript"/>
          <w:rPrChange w:id="347" w:author="user pc" w:date="2022-03-15T10:14:00Z">
            <w:rPr>
              <w:rFonts w:ascii="Calibri" w:cs="Bell MT" w:hAnsi="Calibri"/>
              <w:vertAlign w:val="subscript"/>
            </w:rPr>
          </w:rPrChange>
        </w:rPr>
        <w:t>X</w:t>
      </w:r>
      <w:r w:rsidRPr="B75520B5">
        <w:rPr>
          <w:rFonts w:ascii="Times New Roman" w:cs="Times New Roman" w:hAnsi="Times New Roman"/>
          <w:sz w:val="28"/>
          <w:szCs w:val="28"/>
          <w:rPrChange w:id="348" w:author="user pc" w:date="2022-03-15T10:14:00Z">
            <w:rPr>
              <w:rFonts w:ascii="Calibri" w:cs="Bell MT" w:hAnsi="Calibri"/>
            </w:rPr>
          </w:rPrChange>
        </w:rPr>
        <w:t xml:space="preserve">Ne, </w:t>
      </w:r>
      <w:r w:rsidRPr="73D174DC">
        <w:rPr>
          <w:rFonts w:ascii="Times New Roman" w:cs="Times New Roman" w:hAnsi="Times New Roman"/>
          <w:sz w:val="28"/>
          <w:szCs w:val="28"/>
          <w:vertAlign w:val="superscript"/>
          <w:rPrChange w:id="349" w:author="user pc" w:date="2022-03-15T10:14:00Z">
            <w:rPr>
              <w:rFonts w:ascii="Calibri" w:cs="Bell MT" w:hAnsi="Calibri"/>
              <w:vertAlign w:val="superscript"/>
            </w:rPr>
          </w:rPrChange>
        </w:rPr>
        <w:t>21</w:t>
      </w:r>
      <w:r w:rsidRPr="25FD56AC">
        <w:rPr>
          <w:rFonts w:ascii="Times New Roman" w:cs="Times New Roman" w:hAnsi="Times New Roman"/>
          <w:sz w:val="28"/>
          <w:szCs w:val="28"/>
          <w:vertAlign w:val="subscript"/>
          <w:rPrChange w:id="350" w:author="user pc" w:date="2022-03-15T10:14:00Z">
            <w:rPr>
              <w:rFonts w:ascii="Calibri" w:cs="Bell MT" w:hAnsi="Calibri"/>
              <w:vertAlign w:val="subscript"/>
            </w:rPr>
          </w:rPrChange>
        </w:rPr>
        <w:t>y</w:t>
      </w:r>
      <w:r w:rsidRPr="9BE5A74F">
        <w:rPr>
          <w:rFonts w:ascii="Times New Roman" w:cs="Times New Roman" w:hAnsi="Times New Roman"/>
          <w:sz w:val="28"/>
          <w:szCs w:val="28"/>
          <w:rPrChange w:id="351" w:author="user pc" w:date="2022-03-15T10:14:00Z">
            <w:rPr>
              <w:rFonts w:ascii="Calibri" w:cs="Bell MT" w:hAnsi="Calibri"/>
            </w:rPr>
          </w:rPrChange>
        </w:rPr>
        <w:t xml:space="preserve"> Ne and</w:t>
      </w:r>
      <w:r w:rsidRPr="78C30474">
        <w:rPr>
          <w:rFonts w:ascii="Times New Roman" w:cs="Times New Roman" w:hAnsi="Times New Roman"/>
          <w:sz w:val="28"/>
          <w:szCs w:val="28"/>
          <w:vertAlign w:val="superscript"/>
          <w:rPrChange w:id="352" w:author="user pc" w:date="2022-03-15T10:14:00Z">
            <w:rPr>
              <w:rFonts w:ascii="Calibri" w:cs="Bell MT" w:hAnsi="Calibri"/>
              <w:vertAlign w:val="superscript"/>
            </w:rPr>
          </w:rPrChange>
        </w:rPr>
        <w:t xml:space="preserve"> 22</w:t>
      </w:r>
      <w:r w:rsidRPr="9BF55455">
        <w:rPr>
          <w:rFonts w:ascii="Times New Roman" w:cs="Times New Roman" w:hAnsi="Times New Roman"/>
          <w:sz w:val="28"/>
          <w:szCs w:val="28"/>
          <w:vertAlign w:val="subscript"/>
          <w:rPrChange w:id="353" w:author="user pc" w:date="2022-03-15T10:14:00Z">
            <w:rPr>
              <w:rFonts w:ascii="Calibri" w:cs="Bell MT" w:hAnsi="Calibri"/>
              <w:vertAlign w:val="subscript"/>
            </w:rPr>
          </w:rPrChange>
        </w:rPr>
        <w:t xml:space="preserve">z </w:t>
      </w:r>
      <w:r w:rsidRPr="AF06FD47">
        <w:rPr>
          <w:rFonts w:ascii="Times New Roman" w:cs="Times New Roman" w:hAnsi="Times New Roman"/>
          <w:sz w:val="28"/>
          <w:szCs w:val="28"/>
          <w:rPrChange w:id="354" w:author="user pc" w:date="2022-03-15T10:14:00Z">
            <w:rPr>
              <w:rFonts w:ascii="Calibri" w:cs="Bell MT" w:hAnsi="Calibri"/>
            </w:rPr>
          </w:rPrChange>
        </w:rPr>
        <w:t xml:space="preserve">Ne. What is the relationship between X, y and z?        </w:t>
      </w:r>
      <w:r w:rsidRPr="B98C89EB">
        <w:rPr>
          <w:rFonts w:ascii="Times New Roman" w:cs="Times New Roman" w:hAnsi="Times New Roman"/>
          <w:b/>
          <w:bCs/>
          <w:sz w:val="28"/>
          <w:szCs w:val="28"/>
          <w:rPrChange w:id="355" w:author="user pc" w:date="2022-03-15T10:14:00Z">
            <w:rPr>
              <w:rFonts w:ascii="Calibri" w:cs="Calibri" w:hAnsi="Calibri"/>
              <w:b/>
              <w:bCs/>
            </w:rPr>
          </w:rPrChange>
        </w:rPr>
        <w:t xml:space="preserve">  Ans. X = y = z</w:t>
      </w:r>
    </w:p>
    <w:p>
      <w:pPr>
        <w:pStyle w:val="style157"/>
        <w:rPr>
          <w:rFonts w:ascii="Times New Roman" w:cs="Times New Roman" w:hAnsi="Times New Roman"/>
          <w:sz w:val="28"/>
          <w:szCs w:val="28"/>
          <w:rPrChange w:id="356" w:author="user pc" w:date="2022-03-15T10:14:00Z">
            <w:rPr>
              <w:rFonts w:ascii="Calibri" w:cs="Bell MT" w:hAnsi="Calibri"/>
            </w:rPr>
          </w:rPrChange>
        </w:rPr>
      </w:pPr>
    </w:p>
    <w:p>
      <w:pPr>
        <w:pStyle w:val="style157"/>
        <w:rPr>
          <w:rFonts w:ascii="Times New Roman" w:cs="Times New Roman" w:hAnsi="Times New Roman"/>
          <w:sz w:val="28"/>
          <w:szCs w:val="28"/>
          <w:rPrChange w:id="357" w:author="user pc" w:date="2022-03-15T10:14:00Z">
            <w:rPr>
              <w:rFonts w:ascii="Calibri" w:cs="Bell MT" w:hAnsi="Calibri"/>
            </w:rPr>
          </w:rPrChange>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157"/>
        <w:rPr>
          <w:rFonts w:ascii="Times New Roman" w:cs="Times New Roman" w:hAnsi="Times New Roman"/>
          <w:b/>
          <w:color w:val="0000ff"/>
          <w:sz w:val="28"/>
          <w:szCs w:val="28"/>
          <w:highlight w:val="yellow"/>
          <w:rPrChange w:id="358" w:author="user pc" w:date="2022-03-15T10:14:00Z">
            <w:rPr>
              <w:rFonts w:ascii="Calibri" w:cs="Bell MT" w:hAnsi="Calibri"/>
              <w:b/>
              <w:color w:val="0000ff"/>
              <w:highlight w:val="yellow"/>
            </w:rPr>
          </w:rPrChange>
        </w:rPr>
      </w:pPr>
      <w:r w:rsidRPr="F953C8D3">
        <w:rPr>
          <w:rFonts w:ascii="Times New Roman" w:cs="Times New Roman" w:hAnsi="Times New Roman"/>
          <w:b/>
          <w:color w:val="0000ff"/>
          <w:sz w:val="28"/>
          <w:szCs w:val="28"/>
          <w:highlight w:val="yellow"/>
          <w:rPrChange w:id="359" w:author="user pc" w:date="2022-03-15T10:14:00Z">
            <w:rPr>
              <w:rFonts w:ascii="Calibri" w:cs="Bell MT" w:hAnsi="Calibri"/>
              <w:b/>
              <w:color w:val="0000ff"/>
              <w:highlight w:val="yellow"/>
            </w:rPr>
          </w:rPrChange>
        </w:rPr>
        <w:t>CHAPTER 3</w:t>
      </w:r>
    </w:p>
    <w:p>
      <w:pPr>
        <w:pStyle w:val="style157"/>
        <w:rPr>
          <w:rFonts w:ascii="Times New Roman" w:cs="Times New Roman" w:hAnsi="Times New Roman"/>
          <w:b/>
          <w:color w:val="0000ff"/>
          <w:sz w:val="28"/>
          <w:szCs w:val="28"/>
          <w:highlight w:val="yellow"/>
          <w:rPrChange w:id="360" w:author="user pc" w:date="2022-03-15T10:14:00Z">
            <w:rPr>
              <w:rFonts w:ascii="Calibri" w:cs="Bell MT" w:hAnsi="Calibri"/>
              <w:b/>
              <w:color w:val="0000ff"/>
              <w:highlight w:val="yellow"/>
            </w:rPr>
          </w:rPrChange>
        </w:rPr>
      </w:pPr>
    </w:p>
    <w:p>
      <w:pPr>
        <w:pStyle w:val="style157"/>
        <w:rPr>
          <w:rFonts w:ascii="Times New Roman" w:cs="Times New Roman" w:hAnsi="Times New Roman"/>
          <w:b/>
          <w:color w:val="0000ff"/>
          <w:sz w:val="28"/>
          <w:szCs w:val="28"/>
          <w:rPrChange w:id="361" w:author="user pc" w:date="2022-03-15T10:14:00Z">
            <w:rPr>
              <w:rFonts w:ascii="Calibri" w:cs="Bell MT" w:hAnsi="Calibri"/>
              <w:b/>
              <w:color w:val="0000ff"/>
            </w:rPr>
          </w:rPrChange>
        </w:rPr>
      </w:pPr>
      <w:r w:rsidRPr="E605923A">
        <w:rPr>
          <w:rFonts w:ascii="Times New Roman" w:cs="Times New Roman" w:hAnsi="Times New Roman"/>
          <w:b/>
          <w:color w:val="0000ff"/>
          <w:sz w:val="28"/>
          <w:szCs w:val="28"/>
          <w:highlight w:val="yellow"/>
          <w:rPrChange w:id="362" w:author="user pc" w:date="2022-03-15T10:14:00Z">
            <w:rPr>
              <w:rFonts w:ascii="Calibri" w:cs="Bell MT" w:hAnsi="Calibri"/>
              <w:b/>
              <w:color w:val="0000ff"/>
              <w:highlight w:val="yellow"/>
            </w:rPr>
          </w:rPrChange>
        </w:rPr>
        <w:t>PERCENTAGE COMPOSITION BY MASS</w:t>
      </w:r>
    </w:p>
    <w:p>
      <w:pPr>
        <w:pStyle w:val="style157"/>
        <w:rPr>
          <w:rFonts w:ascii="Times New Roman" w:cs="Times New Roman" w:hAnsi="Times New Roman"/>
          <w:b/>
          <w:color w:val="0000ff"/>
          <w:sz w:val="28"/>
          <w:szCs w:val="28"/>
          <w:rPrChange w:id="363" w:author="user pc" w:date="2022-03-15T10:14:00Z">
            <w:rPr>
              <w:rFonts w:ascii="Bell MT" w:cs="Bell MT" w:hAnsi="Bell MT"/>
              <w:b/>
              <w:color w:val="0000ff"/>
            </w:rPr>
          </w:rPrChange>
        </w:rPr>
      </w:pPr>
    </w:p>
    <w:p>
      <w:pPr>
        <w:pStyle w:val="style0"/>
        <w:rPr>
          <w:rFonts w:ascii="Times New Roman" w:cs="Times New Roman"/>
          <w:sz w:val="28"/>
          <w:szCs w:val="28"/>
          <w:rPrChange w:id="364" w:author="user pc" w:date="2022-03-15T10:14:00Z">
            <w:rPr/>
          </w:rPrChange>
        </w:rPr>
      </w:pPr>
      <w:r w:rsidRPr="C8C31FF1">
        <w:rPr>
          <w:rFonts w:ascii="Times New Roman" w:cs="Times New Roman"/>
          <w:sz w:val="28"/>
          <w:szCs w:val="28"/>
          <w:rPrChange w:id="365" w:author="user pc" w:date="2022-03-15T10:14:00Z">
            <w:rPr/>
          </w:rPrChange>
        </w:rPr>
        <w:t>In finding the actual proportion by weight or mass (%) of an element in a compound, the weight of the part must be divided by the weight of the whole compound. For instance, a bolt and nut can be compared to a molecule with two atoms. If the nut weighed 100g and the boot weighed 200g, th</w:t>
      </w:r>
      <w:r>
        <w:rPr>
          <w:rFonts w:ascii="Times New Roman" w:cs="Times New Roman" w:hAnsi="Times New Roman"/>
          <w:sz w:val="28"/>
          <w:szCs w:val="28"/>
        </w:rPr>
        <w:t xml:space="preserve">e whole would weighed 100 + 200 = </w:t>
      </w:r>
      <w:r w:rsidRPr="9FBF25B4">
        <w:rPr>
          <w:rFonts w:ascii="Times New Roman" w:cs="Times New Roman"/>
          <w:sz w:val="28"/>
          <w:szCs w:val="28"/>
          <w:rPrChange w:id="366" w:author="user pc" w:date="2022-03-15T10:14:00Z">
            <w:rPr/>
          </w:rPrChange>
        </w:rPr>
        <w:t>300g. The nut is a part of the whole. To find the percentage by weight or mass that the nut occupies with the whole, divide the weight of the nut by the weight of the whole and multiply by 100.</w:t>
      </w:r>
    </w:p>
    <w:p>
      <w:pPr>
        <w:pStyle w:val="style0"/>
        <w:rPr>
          <w:rFonts w:ascii="Times New Roman" w:cs="Times New Roman"/>
          <w:sz w:val="28"/>
          <w:szCs w:val="28"/>
          <w:rPrChange w:id="367" w:author="user pc" w:date="2022-03-15T10:14:00Z">
            <w:rPr/>
          </w:rPrChange>
        </w:rPr>
      </w:pPr>
      <w:r w:rsidRPr="B268EC8B">
        <w:rPr>
          <w:rFonts w:ascii="Times New Roman" w:cs="Times New Roman"/>
          <w:sz w:val="28"/>
          <w:szCs w:val="28"/>
          <w:rPrChange w:id="368" w:author="user pc" w:date="2022-03-15T10:14:00Z">
            <w:rPr/>
          </w:rPrChange>
        </w:rPr>
        <w:t xml:space="preserve">Hence,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77" type="#_x0000_t75" filled="f" stroked="f" style="margin-left:0.0pt;margin-top:0.0pt;width:92.55pt;height:30.85pt;mso-wrap-distance-left:0.0pt;mso-wrap-distance-right:0.0pt;visibility:visible;">
            <v:imagedata r:id="rId3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77" DrawAspect="Content" ObjectID="0" r:id="rId33"/>
        </w:object>
      </w:r>
      <w:r>
        <w:rPr>
          <w:rFonts w:ascii="Times New Roman" w:cs="Times New Roman" w:hAnsi="Times New Roman"/>
          <w:position w:val="-24"/>
          <w:sz w:val="28"/>
          <w:szCs w:val="28"/>
        </w:rPr>
      </w:r>
    </w:p>
    <w:p>
      <w:pPr>
        <w:pStyle w:val="style0"/>
        <w:rPr>
          <w:rFonts w:ascii="Times New Roman" w:cs="Times New Roman"/>
          <w:sz w:val="28"/>
          <w:szCs w:val="28"/>
          <w:rPrChange w:id="369" w:author="user pc" w:date="2022-03-15T10:14:00Z">
            <w:rPr/>
          </w:rPrChange>
        </w:rPr>
      </w:pPr>
      <w:r w:rsidRPr="D683BAC1">
        <w:rPr>
          <w:rFonts w:ascii="Times New Roman" w:cs="Times New Roman"/>
          <w:sz w:val="28"/>
          <w:szCs w:val="28"/>
          <w:rPrChange w:id="370" w:author="user pc" w:date="2022-03-15T10:14:00Z">
            <w:rPr/>
          </w:rPrChange>
        </w:rPr>
        <w:t>The percentage of the weight contributed by the nut is 33.3% of the weight of the whole.</w:t>
      </w:r>
    </w:p>
    <w:p>
      <w:pPr>
        <w:pStyle w:val="style0"/>
        <w:rPr>
          <w:rFonts w:ascii="Times New Roman" w:cs="Times New Roman" w:hAnsi="Times New Roman"/>
          <w:i/>
          <w:sz w:val="28"/>
          <w:szCs w:val="28"/>
          <w:u w:val="thick"/>
          <w:rPrChange w:id="371" w:author="user pc" w:date="2022-03-15T10:14:00Z">
            <w:rPr>
              <w:rFonts w:ascii="Calibri" w:hAnsi="Calibri"/>
              <w:i/>
              <w:u w:val="thick"/>
            </w:rPr>
          </w:rPrChange>
        </w:rPr>
      </w:pPr>
      <w:r w:rsidRPr="13D63E0B">
        <w:rPr>
          <w:rFonts w:ascii="Times New Roman" w:cs="Times New Roman" w:hAnsi="Times New Roman"/>
          <w:b/>
          <w:bCs/>
          <w:i/>
          <w:sz w:val="28"/>
          <w:szCs w:val="28"/>
          <w:u w:val="thick"/>
          <w:rPrChange w:id="372" w:author="user pc" w:date="2022-03-15T10:14:00Z">
            <w:rPr>
              <w:rFonts w:ascii="Calibri" w:hAnsi="Calibri"/>
              <w:b/>
              <w:bCs/>
              <w:i/>
              <w:u w:val="thick"/>
            </w:rPr>
          </w:rPrChange>
        </w:rPr>
        <w:t>Percent composition is the proportion of an element present in a compound, found by dividing the mass of the element by the mass of the whole compound and multiplying by 100%.</w:t>
      </w:r>
    </w:p>
    <w:p>
      <w:pPr>
        <w:pStyle w:val="style0"/>
        <w:rPr>
          <w:rFonts w:ascii="Times New Roman" w:cs="Times New Roman"/>
          <w:sz w:val="28"/>
          <w:szCs w:val="28"/>
          <w:rPrChange w:id="373" w:author="user pc" w:date="2022-03-15T10:14:00Z">
            <w:rPr/>
          </w:rPrChange>
        </w:rPr>
      </w:pPr>
      <w:r w:rsidRPr="648EB4D3">
        <w:rPr>
          <w:rFonts w:ascii="Times New Roman" w:cs="Times New Roman"/>
          <w:b/>
          <w:sz w:val="28"/>
          <w:szCs w:val="28"/>
          <w:rPrChange w:id="374" w:author="user pc" w:date="2022-03-15T10:14:00Z">
            <w:rPr>
              <w:b/>
            </w:rPr>
          </w:rPrChange>
        </w:rPr>
        <w:t>The percentage by mass composition of a compound in terms of its constituent elements is calculated in three easy steps:</w:t>
      </w:r>
    </w:p>
    <w:p>
      <w:pPr>
        <w:pStyle w:val="style179"/>
        <w:numPr>
          <w:ilvl w:val="0"/>
          <w:numId w:val="10"/>
        </w:numPr>
        <w:rPr>
          <w:rFonts w:ascii="Times New Roman" w:cs="Times New Roman"/>
          <w:sz w:val="28"/>
          <w:szCs w:val="28"/>
          <w:rPrChange w:id="375" w:author="user pc" w:date="2022-03-15T10:14:00Z">
            <w:rPr/>
          </w:rPrChange>
        </w:rPr>
      </w:pPr>
      <w:r w:rsidRPr="1896474F">
        <w:rPr>
          <w:rFonts w:ascii="Times New Roman" w:cs="Times New Roman"/>
          <w:sz w:val="28"/>
          <w:szCs w:val="28"/>
          <w:rPrChange w:id="376" w:author="user pc" w:date="2022-03-15T10:14:00Z">
            <w:rPr/>
          </w:rPrChange>
        </w:rPr>
        <w:t>Calculate the formula or molecular mass of the compound.</w:t>
      </w:r>
    </w:p>
    <w:p>
      <w:pPr>
        <w:pStyle w:val="style179"/>
        <w:numPr>
          <w:ilvl w:val="0"/>
          <w:numId w:val="10"/>
        </w:numPr>
        <w:rPr>
          <w:rFonts w:ascii="Times New Roman" w:cs="Times New Roman"/>
          <w:sz w:val="28"/>
          <w:szCs w:val="28"/>
          <w:rPrChange w:id="377" w:author="user pc" w:date="2022-03-15T10:14:00Z">
            <w:rPr/>
          </w:rPrChange>
        </w:rPr>
      </w:pPr>
      <w:r w:rsidRPr="D9977E70">
        <w:rPr>
          <w:rFonts w:ascii="Times New Roman" w:cs="Times New Roman"/>
          <w:sz w:val="28"/>
          <w:szCs w:val="28"/>
          <w:rPrChange w:id="378" w:author="user pc" w:date="2022-03-15T10:14:00Z">
            <w:rPr/>
          </w:rPrChange>
        </w:rPr>
        <w:t>Calculate the mass of the specified element (for its %) in the compound, taking in to account the number of atoms of the element in the compound formula.</w:t>
      </w:r>
    </w:p>
    <w:p>
      <w:pPr>
        <w:pStyle w:val="style179"/>
        <w:numPr>
          <w:ilvl w:val="0"/>
          <w:numId w:val="10"/>
        </w:numPr>
        <w:rPr>
          <w:rFonts w:ascii="Times New Roman" w:cs="Times New Roman"/>
          <w:sz w:val="28"/>
          <w:szCs w:val="28"/>
          <w:rPrChange w:id="379" w:author="user pc" w:date="2022-03-15T10:14:00Z">
            <w:rPr/>
          </w:rPrChange>
        </w:rPr>
      </w:pPr>
      <w:r w:rsidRPr="5D0672DA">
        <w:rPr>
          <w:rFonts w:ascii="Times New Roman" w:cs="Times New Roman"/>
          <w:sz w:val="28"/>
          <w:szCs w:val="28"/>
          <w:rPrChange w:id="380" w:author="user pc" w:date="2022-03-15T10:14:00Z">
            <w:rPr/>
          </w:rPrChange>
        </w:rPr>
        <w:t xml:space="preserve">Calculate (ii) as a percentage of (i): relative atomic mass of element x number of atoms of element in formula × 100 divided by formula or </w:t>
      </w:r>
      <w:r w:rsidRPr="D1409101">
        <w:rPr>
          <w:rFonts w:ascii="Times New Roman" w:cs="Times New Roman"/>
          <w:sz w:val="28"/>
          <w:szCs w:val="28"/>
          <w:rPrChange w:id="381" w:author="user pc" w:date="2022-03-15T10:14:00Z">
            <w:rPr/>
          </w:rPrChange>
        </w:rPr>
        <w:t>molecular mass of the compound. % by mass of Z = 100 x Ar(Z) x atoms of Z/Mr(compound).</w:t>
      </w:r>
    </w:p>
    <w:p>
      <w:pPr>
        <w:pStyle w:val="style157"/>
        <w:rPr>
          <w:rFonts w:ascii="Times New Roman" w:cs="Times New Roman" w:hAnsi="Times New Roman"/>
          <w:sz w:val="28"/>
          <w:szCs w:val="28"/>
          <w:rPrChange w:id="382" w:author="user pc" w:date="2022-03-15T10:14:00Z">
            <w:rPr>
              <w:rFonts w:ascii="Bell MT" w:cs="Bell MT" w:hAnsi="Bell MT"/>
            </w:rPr>
          </w:rPrChange>
        </w:rPr>
      </w:pPr>
      <w:r w:rsidRPr="73DEC85C">
        <w:rPr>
          <w:rFonts w:ascii="Times New Roman" w:cs="Times New Roman"/>
          <w:sz w:val="28"/>
          <w:szCs w:val="28"/>
          <w:rPrChange w:id="383" w:author="user pc" w:date="2022-03-15T10:14:00Z">
            <w:rPr/>
          </w:rPrChange>
        </w:rPr>
        <w:t>It always seems complicated when stated in this form, but the calculations are actually quite easy as long as you can correctly read a formula. Having known the formula of a compound, relative atomic mass and its molecular mass, one can work out the percentage by mass of each element present in the compound.</w:t>
      </w:r>
    </w:p>
    <w:p>
      <w:pPr>
        <w:pStyle w:val="style157"/>
        <w:rPr>
          <w:rFonts w:ascii="Times New Roman" w:cs="Times New Roman" w:hAnsi="Times New Roman"/>
          <w:sz w:val="28"/>
          <w:szCs w:val="28"/>
          <w:rPrChange w:id="384" w:author="user pc" w:date="2022-03-15T10:14:00Z">
            <w:rPr>
              <w:rFonts w:ascii="Calibri" w:cs="Bell MT" w:hAnsi="Calibri"/>
            </w:rPr>
          </w:rPrChange>
        </w:rPr>
      </w:pPr>
    </w:p>
    <w:p>
      <w:pPr>
        <w:pStyle w:val="style157"/>
        <w:rPr>
          <w:rFonts w:ascii="Times New Roman" w:cs="Times New Roman" w:hAnsi="Times New Roman"/>
          <w:i/>
          <w:sz w:val="28"/>
          <w:szCs w:val="28"/>
        </w:rPr>
      </w:pPr>
    </w:p>
    <w:p>
      <w:pPr>
        <w:pStyle w:val="style157"/>
        <w:rPr>
          <w:rFonts w:ascii="Times New Roman" w:cs="Times New Roman" w:hAnsi="Times New Roman"/>
          <w:i/>
          <w:sz w:val="28"/>
          <w:szCs w:val="28"/>
        </w:rPr>
      </w:pPr>
    </w:p>
    <w:p>
      <w:pPr>
        <w:pStyle w:val="style157"/>
        <w:rPr>
          <w:rFonts w:ascii="Times New Roman" w:cs="Times New Roman" w:hAnsi="Times New Roman"/>
          <w:i/>
          <w:sz w:val="28"/>
          <w:szCs w:val="28"/>
        </w:rPr>
      </w:pPr>
    </w:p>
    <w:p>
      <w:pPr>
        <w:pStyle w:val="style157"/>
        <w:rPr>
          <w:rFonts w:ascii="Times New Roman" w:cs="Times New Roman" w:eastAsia="宋体" w:hAnsi="Times New Roman"/>
          <w:sz w:val="28"/>
          <w:szCs w:val="28"/>
        </w:rPr>
      </w:pPr>
      <w:r w:rsidRPr="6D26DD31">
        <w:rPr>
          <w:rFonts w:ascii="Times New Roman" w:cs="Times New Roman" w:hAnsi="Times New Roman"/>
          <w:i/>
          <w:sz w:val="28"/>
          <w:szCs w:val="28"/>
          <w:rPrChange w:id="385" w:author="user pc" w:date="2022-03-15T10:14:00Z">
            <w:rPr>
              <w:rFonts w:ascii="Calibri" w:cs="Bell MT" w:hAnsi="Calibri"/>
              <w:i/>
            </w:rPr>
          </w:rPrChange>
        </w:rPr>
        <w:t xml:space="preserve">% by mass </w:t>
      </w:r>
      <w:r w:rsidRPr="92EFD81E">
        <w:rPr>
          <w:rFonts w:ascii="Times New Roman" w:cs="Times New Roman" w:hAnsi="Times New Roman"/>
          <w:sz w:val="28"/>
          <w:szCs w:val="28"/>
          <w:rPrChange w:id="386" w:author="user pc" w:date="2022-03-15T10:14:00Z">
            <w:rPr>
              <w:rFonts w:ascii="Calibri" w:cs="Bell MT" w:hAnsi="Calibri"/>
            </w:rPr>
          </w:rPrChange>
        </w:rPr>
        <w:t>=</w:t>
      </w:r>
      <m:oMath>
        <m:r w:rsidRPr="F6B92294">
          <w:rPr>
            <w:rFonts w:ascii="Cambria Math" w:cs="Times New Roman" w:hAnsi="Cambria Math"/>
            <w:sz w:val="28"/>
            <w:szCs w:val="28"/>
            <w:rPrChange w:id="387" w:author="user pc" w:date="2022-03-15T10:14:00Z">
              <w:rPr>
                <w:rFonts w:ascii="Cambria Math" w:cs="Bell MT" w:hAnsi="Calibri"/>
              </w:rPr>
            </w:rPrChange>
          </w:rPr>
          <m:t xml:space="preserve"> </m:t>
        </m:r>
        <m:f>
          <m:fPr>
            <m:ctrlPr>
              <w:rPr>
                <w:rFonts w:ascii="Cambria Math" w:cs="Times New Roman" w:hAnsi="Cambria Math"/>
                <w:i/>
                <w:sz w:val="28"/>
                <w:szCs w:val="28"/>
              </w:rPr>
            </m:ctrlPr>
          </m:fPr>
          <m:num>
            <m:r>
              <w:rPr>
                <w:rFonts w:ascii="Cambria Math" w:cs="Times New Roman" w:hAnsi="Cambria Math"/>
                <w:sz w:val="28"/>
                <w:szCs w:val="28"/>
              </w:rPr>
              <m:t>mass of the required substance in a compound(ions,  atom,  compound)</m:t>
            </m:r>
          </m:num>
          <m:den>
            <m:r>
              <w:rPr>
                <w:rFonts w:ascii="Cambria Math" w:cs="Times New Roman" w:hAnsi="Cambria Math"/>
                <w:sz w:val="28"/>
                <w:szCs w:val="28"/>
              </w:rPr>
              <m:t>mass of the entire compound (relative atomic or molecular mass)</m:t>
            </m:r>
          </m:den>
        </m:f>
        <m:r>
          <w:rPr>
            <w:rFonts w:ascii="Cambria Math" w:cs="Times New Roman" w:hAnsi="Cambria Math"/>
            <w:sz w:val="28"/>
            <w:szCs w:val="28"/>
          </w:rPr>
          <m:t>×100</m:t>
        </m:r>
      </m:oMath>
    </w:p>
    <w:p>
      <w:pPr>
        <w:pStyle w:val="style157"/>
        <w:rPr>
          <w:rFonts w:ascii="Times New Roman" w:cs="Times New Roman" w:eastAsia="宋体" w:hAnsi="Times New Roman"/>
          <w:sz w:val="28"/>
          <w:szCs w:val="28"/>
        </w:rPr>
      </w:pPr>
    </w:p>
    <w:p>
      <w:pPr>
        <w:pStyle w:val="style157"/>
        <w:rPr>
          <w:rFonts w:ascii="Times New Roman" w:cs="Times New Roman" w:hAnsi="Times New Roman"/>
          <w:b/>
          <w:i/>
          <w:sz w:val="28"/>
          <w:szCs w:val="28"/>
        </w:rPr>
      </w:pPr>
      <w:r>
        <w:rPr>
          <w:rFonts w:ascii="Times New Roman" w:cs="Times New Roman" w:hAnsi="Times New Roman"/>
          <w:b/>
          <w:i/>
          <w:sz w:val="28"/>
          <w:szCs w:val="28"/>
        </w:rPr>
        <w:t>Solved example 1:</w:t>
      </w:r>
    </w:p>
    <w:p>
      <w:pPr>
        <w:pStyle w:val="style157"/>
        <w:rPr>
          <w:rFonts w:ascii="Times New Roman" w:cs="Times New Roman" w:hAnsi="Times New Roman"/>
          <w:sz w:val="28"/>
          <w:szCs w:val="28"/>
        </w:rPr>
      </w:pPr>
      <w:r>
        <w:rPr>
          <w:rFonts w:ascii="Times New Roman" w:cs="Times New Roman" w:hAnsi="Times New Roman"/>
          <w:sz w:val="28"/>
          <w:szCs w:val="28"/>
        </w:rPr>
        <w:t>Calculate the percentage by mass of silicon and oxygen in silicon (IV) oxide (silica). [O =16, Si = 28]</w:t>
      </w:r>
    </w:p>
    <w:p>
      <w:pPr>
        <w:pStyle w:val="style157"/>
        <w:rPr>
          <w:rFonts w:ascii="Times New Roman" w:cs="Times New Roman" w:hAnsi="Times New Roman"/>
          <w:sz w:val="28"/>
          <w:szCs w:val="28"/>
        </w:rPr>
      </w:pPr>
    </w:p>
    <w:p>
      <w:pPr>
        <w:pStyle w:val="style157"/>
        <w:rPr>
          <w:rFonts w:ascii="Times New Roman" w:cs="Times New Roman" w:hAnsi="Times New Roman"/>
          <w:b/>
          <w:i/>
          <w:sz w:val="28"/>
          <w:szCs w:val="28"/>
        </w:rPr>
      </w:pPr>
      <w:r>
        <w:rPr>
          <w:rFonts w:ascii="Times New Roman" w:cs="Times New Roman" w:hAnsi="Times New Roman"/>
          <w:b/>
          <w:i/>
          <w:sz w:val="28"/>
          <w:szCs w:val="28"/>
        </w:rPr>
        <w:t>Solution</w:t>
      </w:r>
    </w:p>
    <w:p>
      <w:pPr>
        <w:pStyle w:val="style157"/>
        <w:rPr>
          <w:rFonts w:ascii="Times New Roman" w:cs="Times New Roman" w:hAnsi="Times New Roman"/>
          <w:sz w:val="28"/>
          <w:szCs w:val="28"/>
        </w:rPr>
      </w:pPr>
      <w:r>
        <w:rPr>
          <w:rFonts w:ascii="Times New Roman" w:cs="Times New Roman" w:hAnsi="Times New Roman"/>
          <w:b/>
          <w:i/>
          <w:sz w:val="28"/>
          <w:szCs w:val="28"/>
        </w:rPr>
        <w:t>Hint</w:t>
      </w:r>
      <w:r>
        <w:rPr>
          <w:rFonts w:ascii="Times New Roman" w:cs="Times New Roman" w:hAnsi="Times New Roman"/>
          <w:sz w:val="28"/>
          <w:szCs w:val="28"/>
        </w:rPr>
        <w:t>: Work out the relative molecular mass of silicon (IV) oxide.</w:t>
      </w:r>
    </w:p>
    <w:p>
      <w:pPr>
        <w:pStyle w:val="style157"/>
        <w:rPr>
          <w:rFonts w:ascii="Times New Roman" w:cs="Times New Roman" w:hAnsi="Times New Roman"/>
          <w:sz w:val="28"/>
          <w:szCs w:val="28"/>
        </w:rPr>
      </w:pPr>
      <w:r>
        <w:rPr>
          <w:rFonts w:ascii="Times New Roman" w:cs="Times New Roman" w:hAnsi="Times New Roman"/>
          <w:sz w:val="28"/>
          <w:szCs w:val="28"/>
        </w:rPr>
        <w:t>The correct formula: SiO</w:t>
      </w:r>
      <w:r>
        <w:rPr>
          <w:rFonts w:ascii="Times New Roman" w:cs="Times New Roman" w:hAnsi="Times New Roman"/>
          <w:sz w:val="28"/>
          <w:szCs w:val="28"/>
          <w:vertAlign w:val="subscript"/>
        </w:rPr>
        <w:t>2</w:t>
      </w:r>
    </w:p>
    <w:p>
      <w:pPr>
        <w:pStyle w:val="style157"/>
        <w:rPr>
          <w:rFonts w:ascii="Times New Roman" w:cs="Times New Roman" w:hAnsi="Times New Roman"/>
          <w:sz w:val="28"/>
          <w:szCs w:val="28"/>
        </w:rPr>
      </w:pPr>
      <w:r>
        <w:rPr>
          <w:rFonts w:ascii="Times New Roman" w:cs="Times New Roman" w:hAnsi="Times New Roman"/>
          <w:sz w:val="28"/>
          <w:szCs w:val="28"/>
        </w:rPr>
        <w:t>Relative molecular mass (R.M.M) of silicon (IV) oxide = 1-atom of silicon + 2-atoms of oxygen</w:t>
      </w:r>
    </w:p>
    <w:p>
      <w:pPr>
        <w:pStyle w:val="style157"/>
        <w:rPr>
          <w:rFonts w:ascii="Times New Roman" w:cs="Times New Roman" w:eastAsia="宋体" w:hAnsi="Times New Roman"/>
          <w:sz w:val="28"/>
          <w:szCs w:val="28"/>
        </w:rPr>
      </w:pPr>
      <w:r>
        <w:rPr>
          <w:rFonts w:ascii="Times New Roman" w:cs="Times New Roman" w:hAnsi="Times New Roman"/>
          <w:sz w:val="28"/>
          <w:szCs w:val="28"/>
        </w:rPr>
        <w:t>R.M.M.= 1 × 28</w:t>
      </w:r>
      <m:oMath>
        <m:r>
          <w:rPr>
            <w:rFonts w:ascii="Cambria Math" w:cs="Times New Roman" w:hAnsi="Cambria Math"/>
            <w:sz w:val="28"/>
            <w:szCs w:val="28"/>
          </w:rPr>
          <m:t xml:space="preserve"> + </m:t>
        </m:r>
      </m:oMath>
      <w:r>
        <w:rPr>
          <w:rFonts w:ascii="Times New Roman" w:cs="Times New Roman" w:eastAsia="宋体" w:hAnsi="Times New Roman"/>
          <w:sz w:val="28"/>
          <w:szCs w:val="28"/>
        </w:rPr>
        <w:t>2 × 16</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ab/>
      </w:r>
      <w:r>
        <w:rPr>
          <w:rFonts w:ascii="Times New Roman" w:cs="Times New Roman" w:eastAsia="宋体" w:hAnsi="Times New Roman"/>
          <w:sz w:val="28"/>
          <w:szCs w:val="28"/>
        </w:rPr>
        <w:t>= 28 + 32</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ab/>
      </w:r>
      <w:r>
        <w:rPr>
          <w:rFonts w:ascii="Times New Roman" w:cs="Times New Roman" w:eastAsia="宋体" w:hAnsi="Times New Roman"/>
          <w:sz w:val="28"/>
          <w:szCs w:val="28"/>
        </w:rPr>
        <w:t>= 60</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388" w:author="user pc" w:date="2022-03-15T10:14:00Z">
            <w:rPr>
              <w:rFonts w:ascii="Calibri" w:cs="Bell MT" w:eastAsia="宋体" w:hAnsi="Calibri"/>
            </w:rPr>
          </w:rPrChange>
        </w:rPr>
      </w:pPr>
      <w:r>
        <w:rPr>
          <w:rFonts w:ascii="Times New Roman" w:cs="Times New Roman" w:hAnsi="Times New Roman"/>
          <w:i/>
          <w:sz w:val="28"/>
          <w:szCs w:val="28"/>
        </w:rPr>
        <w:t xml:space="preserve">% by mass </w:t>
      </w:r>
      <w:r>
        <w:rPr>
          <w:rFonts w:ascii="Times New Roman" w:cs="Times New Roman" w:hAnsi="Times New Roman"/>
          <w:sz w:val="28"/>
          <w:szCs w:val="28"/>
        </w:rPr>
        <w:t>=</w:t>
      </w:r>
      <m:oMath>
        <m:r>
          <w:rPr>
            <w:rFonts w:ascii="Cambria Math" w:cs="Times New Roman" w:hAnsi="Cambria Math"/>
            <w:sz w:val="26"/>
            <w:szCs w:val="26"/>
          </w:rPr>
          <m:t xml:space="preserve"> </m:t>
        </m:r>
        <m:f>
          <m:fPr>
            <m:ctrlPr>
              <w:rPr>
                <w:rFonts w:ascii="Cambria Math" w:cs="Times New Roman" w:hAnsi="Cambria Math"/>
                <w:i/>
                <w:sz w:val="26"/>
                <w:szCs w:val="26"/>
              </w:rPr>
            </m:ctrlPr>
          </m:fPr>
          <m:num>
            <m:r w:rsidRPr="AEB41B73">
              <w:rPr>
                <w:rFonts w:ascii="Cambria Math" w:cs="Times New Roman" w:hAnsi="Cambria Math"/>
                <w:sz w:val="26"/>
                <w:szCs w:val="26"/>
                <w:rPrChange w:id="389" w:author="user pc" w:date="2022-03-15T10:14:00Z">
                  <w:rPr>
                    <w:rFonts w:ascii="Cambria Math" w:cs="Bell MT" w:hAnsi="Cambria Math"/>
                  </w:rPr>
                </w:rPrChange>
              </w:rPr>
              <m:t>mass of the required substance in a compound(ions, atom, compound)</m:t>
            </m:r>
          </m:num>
          <m:den>
            <m:r w:rsidRPr="6BE97F04">
              <w:rPr>
                <w:rFonts w:ascii="Cambria Math" w:cs="Times New Roman" w:hAnsi="Cambria Math"/>
                <w:sz w:val="26"/>
                <w:szCs w:val="26"/>
                <w:rPrChange w:id="390" w:author="user pc" w:date="2022-03-15T10:14:00Z">
                  <w:rPr>
                    <w:rFonts w:ascii="Cambria Math" w:cs="Bell MT" w:hAnsi="Cambria Math"/>
                  </w:rPr>
                </w:rPrChange>
              </w:rPr>
              <m:t>mass of the entire compound(relative atomic or molecular mass)</m:t>
            </m:r>
          </m:den>
        </m:f>
        <m:r w:rsidRPr="4DC5F28E">
          <w:rPr>
            <w:rFonts w:ascii="Cambria Math" w:cs="Times New Roman" w:hAnsi="Cambria Math"/>
            <w:sz w:val="26"/>
            <w:szCs w:val="26"/>
            <w:rPrChange w:id="391"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392"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393" w:author="user pc" w:date="2022-03-15T10:14:00Z">
            <w:rPr>
              <w:rFonts w:ascii="Calibri" w:cs="Bell MT" w:eastAsia="宋体" w:hAnsi="Calibri"/>
            </w:rPr>
          </w:rPrChange>
        </w:rPr>
      </w:pPr>
      <w:r w:rsidRPr="A7DE5A66">
        <w:rPr>
          <w:rFonts w:ascii="Times New Roman" w:cs="Times New Roman" w:eastAsia="宋体" w:hAnsi="Times New Roman"/>
          <w:i/>
          <w:sz w:val="28"/>
          <w:szCs w:val="28"/>
          <w:rPrChange w:id="394" w:author="user pc" w:date="2022-03-15T10:14:00Z">
            <w:rPr>
              <w:rFonts w:ascii="Calibri" w:cs="Bell MT" w:eastAsia="宋体" w:hAnsi="Calibri"/>
              <w:i/>
            </w:rPr>
          </w:rPrChange>
        </w:rPr>
        <w:t xml:space="preserve">% of silicon in </w:t>
      </w:r>
      <w:r w:rsidRPr="97FF5D5D">
        <w:rPr>
          <w:rFonts w:ascii="Times New Roman" w:cs="Times New Roman" w:hAnsi="Times New Roman"/>
          <w:i/>
          <w:sz w:val="28"/>
          <w:szCs w:val="28"/>
          <w:rPrChange w:id="395" w:author="user pc" w:date="2022-03-15T10:14:00Z">
            <w:rPr>
              <w:rFonts w:ascii="Calibri" w:cs="Bell MT" w:hAnsi="Calibri"/>
              <w:i/>
            </w:rPr>
          </w:rPrChange>
        </w:rPr>
        <w:t>SiO</w:t>
      </w:r>
      <w:r w:rsidRPr="0B939C53">
        <w:rPr>
          <w:rFonts w:ascii="Times New Roman" w:cs="Times New Roman" w:hAnsi="Times New Roman"/>
          <w:i/>
          <w:sz w:val="28"/>
          <w:szCs w:val="28"/>
          <w:vertAlign w:val="subscript"/>
          <w:rPrChange w:id="396" w:author="user pc" w:date="2022-03-15T10:14:00Z">
            <w:rPr>
              <w:rFonts w:ascii="Calibri" w:cs="Bell MT" w:hAnsi="Calibri"/>
              <w:i/>
              <w:vertAlign w:val="subscript"/>
            </w:rPr>
          </w:rPrChange>
        </w:rPr>
        <w:t xml:space="preserve">2 </w:t>
      </w:r>
      <w:r w:rsidRPr="25294D8A">
        <w:rPr>
          <w:rFonts w:ascii="Times New Roman" w:cs="Times New Roman" w:hAnsi="Times New Roman"/>
          <w:sz w:val="28"/>
          <w:szCs w:val="28"/>
          <w:rPrChange w:id="397" w:author="user pc" w:date="2022-03-15T10:14:00Z">
            <w:rPr>
              <w:rFonts w:ascii="Calibri" w:cs="Bell MT" w:hAnsi="Calibri"/>
            </w:rPr>
          </w:rPrChange>
        </w:rPr>
        <w:t xml:space="preserve">= </w:t>
      </w:r>
      <m:oMath>
        <m:f>
          <m:fPr>
            <m:ctrlPr>
              <w:rPr>
                <w:rFonts w:ascii="Cambria Math" w:cs="Times New Roman" w:hAnsi="Cambria Math"/>
                <w:i/>
                <w:sz w:val="28"/>
                <w:szCs w:val="28"/>
              </w:rPr>
            </m:ctrlPr>
          </m:fPr>
          <m:num>
            <m:r w:rsidRPr="E75E846B">
              <w:rPr>
                <w:rFonts w:ascii="Cambria Math" w:cs="Times New Roman" w:hAnsi="Cambria Math"/>
                <w:sz w:val="28"/>
                <w:szCs w:val="28"/>
                <w:rPrChange w:id="398" w:author="user pc" w:date="2022-03-15T10:14:00Z">
                  <w:rPr>
                    <w:rFonts w:ascii="Cambria Math" w:cs="Bell MT" w:hAnsi="Cambria Math"/>
                  </w:rPr>
                </w:rPrChange>
              </w:rPr>
              <m:t>massof 1-atom</m:t>
            </m:r>
            <w:ins w:id="399" w:author="user pc" w:date="2022-03-18T11:00:00Z">
              <m:r w:rsidR="AFAF4333">
                <w:rPr>
                  <w:rFonts w:ascii="Cambria Math" w:cs="Times New Roman" w:hAnsi="Cambria Math"/>
                  <w:sz w:val="28"/>
                  <w:szCs w:val="28"/>
                </w:rPr>
                <m:t xml:space="preserve"> </m:t>
              </m:r>
            </w:ins>
            <m:r w:rsidRPr="8389DF21">
              <w:rPr>
                <w:rFonts w:ascii="Cambria Math" w:cs="Times New Roman" w:hAnsi="Cambria Math"/>
                <w:sz w:val="28"/>
                <w:szCs w:val="28"/>
                <w:rPrChange w:id="400" w:author="user pc" w:date="2022-03-15T10:14:00Z">
                  <w:rPr>
                    <w:rFonts w:ascii="Cambria Math" w:cs="Bell MT" w:hAnsi="Cambria Math"/>
                  </w:rPr>
                </w:rPrChange>
              </w:rPr>
              <m:t>of</m:t>
            </m:r>
            <w:ins w:id="401" w:author="user pc" w:date="2022-03-18T11:00:00Z">
              <m:r w:rsidR="8D9B28B7">
                <w:rPr>
                  <w:rFonts w:ascii="Cambria Math" w:cs="Times New Roman" w:hAnsi="Cambria Math"/>
                  <w:sz w:val="28"/>
                  <w:szCs w:val="28"/>
                </w:rPr>
                <m:t xml:space="preserve"> </m:t>
              </m:r>
            </w:ins>
            <m:r w:rsidRPr="9B40E427">
              <w:rPr>
                <w:rFonts w:ascii="Cambria Math" w:cs="Times New Roman" w:hAnsi="Cambria Math"/>
                <w:sz w:val="28"/>
                <w:szCs w:val="28"/>
                <w:rPrChange w:id="402" w:author="user pc" w:date="2022-03-15T10:14:00Z">
                  <w:rPr>
                    <w:rFonts w:ascii="Cambria Math" w:cs="Bell MT" w:hAnsi="Cambria Math"/>
                  </w:rPr>
                </w:rPrChange>
              </w:rPr>
              <m:t>silicon</m:t>
            </m:r>
            <w:ins w:id="403" w:author="user pc" w:date="2022-03-18T11:00:00Z">
              <m:r w:rsidR="C2AC065E">
                <w:rPr>
                  <w:rFonts w:ascii="Cambria Math" w:cs="Times New Roman" w:hAnsi="Cambria Math"/>
                  <w:sz w:val="28"/>
                  <w:szCs w:val="28"/>
                </w:rPr>
                <m:t xml:space="preserve"> </m:t>
              </m:r>
            </w:ins>
            <m:r w:rsidRPr="49ACE2A2">
              <w:rPr>
                <w:rFonts w:ascii="Cambria Math" w:cs="Times New Roman" w:hAnsi="Cambria Math"/>
                <w:sz w:val="28"/>
                <w:szCs w:val="28"/>
                <w:rPrChange w:id="404" w:author="user pc" w:date="2022-03-15T10:14:00Z">
                  <w:rPr>
                    <w:rFonts w:ascii="Cambria Math" w:cs="Bell MT" w:hAnsi="Cambria Math"/>
                  </w:rPr>
                </w:rPrChange>
              </w:rPr>
              <m:t>in</m:t>
            </m:r>
            <m:sSub>
              <m:sSubPr>
                <m:ctrlPr>
                  <w:rPr>
                    <w:rFonts w:ascii="Cambria Math" w:cs="Times New Roman" w:hAnsi="Cambria Math"/>
                    <w:i/>
                    <w:sz w:val="28"/>
                    <w:szCs w:val="28"/>
                  </w:rPr>
                </m:ctrlPr>
              </m:sSubPr>
              <m:e>
                <m:r w:rsidRPr="0978CF8A">
                  <m:rPr>
                    <m:sty m:val="p"/>
                  </m:rPr>
                  <w:rPr>
                    <w:rFonts w:ascii="Cambria Math" w:cs="Times New Roman" w:hAnsi="Cambria Math"/>
                    <w:sz w:val="28"/>
                    <w:szCs w:val="28"/>
                    <w:rPrChange w:id="405" w:author="user pc" w:date="2022-03-15T10:14:00Z">
                      <w:rPr>
                        <w:rFonts w:ascii="Cambria Math" w:cs="Bell MT" w:hAnsi="Calibri"/>
                      </w:rPr>
                    </w:rPrChange>
                  </w:rPr>
                  <m:t xml:space="preserve"> SiO</m:t>
                </m:r>
              </m:e>
              <m:sub>
                <m:r w:rsidRPr="1976A81D">
                  <m:rPr>
                    <m:sty m:val="p"/>
                  </m:rPr>
                  <w:rPr>
                    <w:rFonts w:ascii="Cambria Math" w:cs="Times New Roman" w:hAnsi="Cambria Math"/>
                    <w:sz w:val="28"/>
                    <w:szCs w:val="28"/>
                    <w:vertAlign w:val="subscript"/>
                    <w:rPrChange w:id="406" w:author="user pc" w:date="2022-03-15T10:14:00Z">
                      <w:rPr>
                        <w:rFonts w:ascii="Cambria Math" w:cs="Bell MT" w:hAnsi="Calibri"/>
                        <w:vertAlign w:val="subscript"/>
                      </w:rPr>
                    </w:rPrChange>
                  </w:rPr>
                  <m:t>2</m:t>
                </m:r>
              </m:sub>
            </m:sSub>
          </m:num>
          <m:den>
            <m:r w:rsidRPr="9A264D75">
              <w:rPr>
                <w:rFonts w:ascii="Cambria Math" w:cs="Times New Roman" w:hAnsi="Cambria Math"/>
                <w:sz w:val="28"/>
                <w:szCs w:val="28"/>
                <w:rPrChange w:id="407" w:author="user pc" w:date="2022-03-15T10:14:00Z">
                  <w:rPr>
                    <w:rFonts w:ascii="Cambria Math" w:cs="Bell MT" w:hAnsi="Cambria Math"/>
                  </w:rPr>
                </w:rPrChange>
              </w:rPr>
              <m:t>Relative</m:t>
            </m:r>
            <w:ins w:id="408" w:author="user pc" w:date="2022-03-18T11:00:00Z">
              <m:r w:rsidR="73DB5DF0">
                <w:rPr>
                  <w:rFonts w:ascii="Cambria Math" w:cs="Times New Roman" w:hAnsi="Cambria Math"/>
                  <w:sz w:val="28"/>
                  <w:szCs w:val="28"/>
                </w:rPr>
                <m:t xml:space="preserve"> </m:t>
              </m:r>
            </w:ins>
            <m:r w:rsidRPr="4D7BFE11">
              <w:rPr>
                <w:rFonts w:ascii="Cambria Math" w:cs="Times New Roman" w:hAnsi="Cambria Math"/>
                <w:sz w:val="28"/>
                <w:szCs w:val="28"/>
                <w:rPrChange w:id="409" w:author="user pc" w:date="2022-03-15T10:14:00Z">
                  <w:rPr>
                    <w:rFonts w:ascii="Cambria Math" w:cs="Bell MT" w:hAnsi="Cambria Math"/>
                  </w:rPr>
                </w:rPrChange>
              </w:rPr>
              <m:t>molecular</m:t>
            </m:r>
            <w:ins w:id="410" w:author="user pc" w:date="2022-03-18T11:00:00Z">
              <m:r w:rsidR="E43D6505">
                <w:rPr>
                  <w:rFonts w:ascii="Cambria Math" w:cs="Times New Roman" w:hAnsi="Cambria Math"/>
                  <w:sz w:val="28"/>
                  <w:szCs w:val="28"/>
                </w:rPr>
                <m:t xml:space="preserve"> </m:t>
              </m:r>
            </w:ins>
            <m:r w:rsidRPr="475434CE">
              <w:rPr>
                <w:rFonts w:ascii="Cambria Math" w:cs="Times New Roman" w:hAnsi="Cambria Math"/>
                <w:sz w:val="28"/>
                <w:szCs w:val="28"/>
                <w:rPrChange w:id="411" w:author="user pc" w:date="2022-03-15T10:14:00Z">
                  <w:rPr>
                    <w:rFonts w:ascii="Cambria Math" w:cs="Bell MT" w:hAnsi="Cambria Math"/>
                  </w:rPr>
                </w:rPrChange>
              </w:rPr>
              <m:t>mass</m:t>
            </m:r>
            <w:ins w:id="412" w:author="user pc" w:date="2022-03-18T11:00:00Z">
              <m:r w:rsidR="4FDFFE12">
                <w:rPr>
                  <w:rFonts w:ascii="Cambria Math" w:cs="Times New Roman" w:hAnsi="Cambria Math"/>
                  <w:sz w:val="28"/>
                  <w:szCs w:val="28"/>
                </w:rPr>
                <m:t xml:space="preserve"> </m:t>
              </m:r>
            </w:ins>
            <m:r w:rsidRPr="6FED3449">
              <w:rPr>
                <w:rFonts w:ascii="Cambria Math" w:cs="Times New Roman" w:hAnsi="Cambria Math"/>
                <w:sz w:val="28"/>
                <w:szCs w:val="28"/>
                <w:rPrChange w:id="413" w:author="user pc" w:date="2022-03-15T10:14:00Z">
                  <w:rPr>
                    <w:rFonts w:ascii="Cambria Math" w:cs="Bell MT" w:hAnsi="Cambria Math"/>
                  </w:rPr>
                </w:rPrChange>
              </w:rPr>
              <m:t>of</m:t>
            </m:r>
            <m:sSub>
              <m:sSubPr>
                <m:ctrlPr>
                  <w:rPr>
                    <w:rFonts w:ascii="Cambria Math" w:cs="Times New Roman" w:hAnsi="Cambria Math"/>
                    <w:i/>
                    <w:sz w:val="28"/>
                    <w:szCs w:val="28"/>
                  </w:rPr>
                </m:ctrlPr>
              </m:sSubPr>
              <m:e>
                <m:r w:rsidRPr="638DDCCE">
                  <m:rPr>
                    <m:sty m:val="p"/>
                  </m:rPr>
                  <w:rPr>
                    <w:rFonts w:ascii="Cambria Math" w:cs="Times New Roman" w:hAnsi="Cambria Math"/>
                    <w:sz w:val="28"/>
                    <w:szCs w:val="28"/>
                    <w:rPrChange w:id="414" w:author="user pc" w:date="2022-03-15T10:14:00Z">
                      <w:rPr>
                        <w:rFonts w:ascii="Cambria Math" w:cs="Bell MT" w:hAnsi="Calibri"/>
                      </w:rPr>
                    </w:rPrChange>
                  </w:rPr>
                  <m:t xml:space="preserve"> SiO</m:t>
                </m:r>
              </m:e>
              <m:sub>
                <m:r w:rsidRPr="8E19A332">
                  <m:rPr>
                    <m:sty m:val="p"/>
                  </m:rPr>
                  <w:rPr>
                    <w:rFonts w:ascii="Cambria Math" w:cs="Times New Roman" w:hAnsi="Cambria Math"/>
                    <w:sz w:val="28"/>
                    <w:szCs w:val="28"/>
                    <w:vertAlign w:val="subscript"/>
                    <w:rPrChange w:id="415" w:author="user pc" w:date="2022-03-15T10:14:00Z">
                      <w:rPr>
                        <w:rFonts w:ascii="Cambria Math" w:cs="Bell MT" w:hAnsi="Calibri"/>
                        <w:vertAlign w:val="subscript"/>
                      </w:rPr>
                    </w:rPrChange>
                  </w:rPr>
                  <m:t>2</m:t>
                </m:r>
              </m:sub>
            </m:sSub>
          </m:den>
        </m:f>
        <m:r w:rsidRPr="37272EA2">
          <w:rPr>
            <w:rFonts w:ascii="Cambria Math" w:cs="Times New Roman" w:hAnsi="Cambria Math"/>
            <w:sz w:val="28"/>
            <w:szCs w:val="28"/>
            <w:rPrChange w:id="416"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417" w:author="user pc" w:date="2022-03-15T10:14:00Z">
            <w:rPr>
              <w:rFonts w:ascii="Calibri" w:cs="Bell MT" w:eastAsia="宋体" w:hAnsi="Calibri"/>
            </w:rPr>
          </w:rPrChange>
        </w:rPr>
      </w:pPr>
    </w:p>
    <w:p>
      <w:pPr>
        <w:pStyle w:val="style157"/>
        <w:rPr>
          <w:ins w:id="418" w:author="user pc" w:date="2022-03-18T11:00:00Z"/>
          <w:rFonts w:ascii="Times New Roman" w:cs="Times New Roman" w:hAnsi="Times New Roman"/>
          <w:sz w:val="28"/>
          <w:szCs w:val="28"/>
        </w:rPr>
      </w:pPr>
      <w:r w:rsidRPr="AC94B5D4">
        <w:rPr>
          <w:rFonts w:ascii="Times New Roman" w:cs="Times New Roman" w:eastAsia="宋体" w:hAnsi="Times New Roman"/>
          <w:i/>
          <w:sz w:val="28"/>
          <w:szCs w:val="28"/>
          <w:rPrChange w:id="419" w:author="user pc" w:date="2022-03-15T10:14:00Z">
            <w:rPr>
              <w:rFonts w:ascii="Calibri" w:cs="Bell MT" w:eastAsia="宋体" w:hAnsi="Calibri"/>
              <w:i/>
            </w:rPr>
          </w:rPrChange>
        </w:rPr>
        <w:t xml:space="preserve">% of silicon in </w:t>
      </w:r>
      <w:r w:rsidRPr="CB7648AF">
        <w:rPr>
          <w:rFonts w:ascii="Times New Roman" w:cs="Times New Roman" w:hAnsi="Times New Roman"/>
          <w:i/>
          <w:sz w:val="28"/>
          <w:szCs w:val="28"/>
          <w:rPrChange w:id="420" w:author="user pc" w:date="2022-03-15T10:14:00Z">
            <w:rPr>
              <w:rFonts w:ascii="Calibri" w:cs="Bell MT" w:hAnsi="Calibri"/>
              <w:i/>
            </w:rPr>
          </w:rPrChange>
        </w:rPr>
        <w:t>SiO</w:t>
      </w:r>
      <w:r w:rsidRPr="2E9637AE">
        <w:rPr>
          <w:rFonts w:ascii="Times New Roman" w:cs="Times New Roman" w:hAnsi="Times New Roman"/>
          <w:i/>
          <w:sz w:val="28"/>
          <w:szCs w:val="28"/>
          <w:vertAlign w:val="subscript"/>
          <w:rPrChange w:id="421" w:author="user pc" w:date="2022-03-15T10:14:00Z">
            <w:rPr>
              <w:rFonts w:ascii="Calibri" w:cs="Bell MT" w:hAnsi="Calibri"/>
              <w:i/>
              <w:vertAlign w:val="subscript"/>
            </w:rPr>
          </w:rPrChange>
        </w:rPr>
        <w:t>2</w:t>
      </w:r>
      <w:ins w:id="422" w:author="user pc" w:date="2022-03-18T11:04:00Z">
        <w:r w:rsidR="014A8AB7">
          <w:rPr>
            <w:rFonts w:ascii="Times New Roman" w:cs="Times New Roman" w:hAnsi="Times New Roman"/>
            <w:i/>
            <w:sz w:val="28"/>
            <w:szCs w:val="28"/>
            <w:vertAlign w:val="subscript"/>
          </w:rPr>
          <w:t xml:space="preserve"> </w:t>
        </w:r>
      </w:ins>
      <w:r w:rsidRPr="B170777E">
        <w:rPr>
          <w:rFonts w:ascii="Times New Roman" w:cs="Times New Roman" w:hAnsi="Times New Roman"/>
          <w:i/>
          <w:sz w:val="28"/>
          <w:szCs w:val="28"/>
          <w:vertAlign w:val="subscript"/>
          <w:rPrChange w:id="423" w:author="user pc" w:date="2022-03-15T10:14:00Z">
            <w:rPr>
              <w:rFonts w:ascii="Calibri" w:cs="Bell MT" w:hAnsi="Calibri"/>
              <w:i/>
              <w:vertAlign w:val="subscript"/>
            </w:rPr>
          </w:rPrChange>
        </w:rPr>
        <w:t xml:space="preserve"> </w:t>
      </w:r>
      <w:r w:rsidRPr="04AC4BE4">
        <w:rPr>
          <w:rFonts w:ascii="Times New Roman" w:cs="Times New Roman" w:hAnsi="Times New Roman"/>
          <w:sz w:val="28"/>
          <w:szCs w:val="28"/>
          <w:rPrChange w:id="424" w:author="user pc" w:date="2022-03-15T10:14:00Z">
            <w:rPr>
              <w:rFonts w:ascii="Calibri" w:cs="Bell MT" w:hAnsi="Calibri"/>
            </w:rPr>
          </w:rPrChange>
        </w:rPr>
        <w:t>=</w:t>
      </w:r>
      <w:ins w:id="425" w:author="user pc" w:date="2022-03-18T11:04:00Z">
        <w:r w:rsidR="23EE4F42">
          <w:rPr>
            <w:rFonts w:ascii="Times New Roman" w:cs="Times New Roman" w:hAnsi="Times New Roman"/>
            <w:sz w:val="28"/>
            <w:szCs w:val="28"/>
          </w:rPr>
          <w:t xml:space="preserve"> </w:t>
        </w:r>
      </w:ins>
      <w:r w:rsidRPr="A2F96975">
        <w:rPr>
          <w:rFonts w:ascii="Times New Roman" w:cs="Times New Roman" w:hAnsi="Times New Roman"/>
          <w:sz w:val="28"/>
          <w:szCs w:val="28"/>
          <w:rPrChange w:id="426" w:author="user pc" w:date="2022-03-15T10:14:00Z">
            <w:rPr>
              <w:rFonts w:ascii="Calibri" w:cs="Bell MT" w:hAnsi="Calibri"/>
            </w:rPr>
          </w:rPrChange>
        </w:rPr>
        <w:t xml:space="preserve"> </w:t>
      </w:r>
      <m:oMath>
        <m:f>
          <m:fPr>
            <m:ctrlPr>
              <w:rPr>
                <w:rFonts w:ascii="Cambria Math" w:cs="Times New Roman" w:hAnsi="Cambria Math"/>
                <w:i/>
                <w:sz w:val="28"/>
                <w:szCs w:val="28"/>
              </w:rPr>
            </m:ctrlPr>
          </m:fPr>
          <m:num>
            <m:r w:rsidRPr="924F570C">
              <w:rPr>
                <w:rFonts w:ascii="Cambria Math" w:cs="Times New Roman" w:hAnsi="Cambria Math"/>
                <w:sz w:val="28"/>
                <w:szCs w:val="28"/>
                <w:rPrChange w:id="427" w:author="user pc" w:date="2022-03-15T10:14:00Z">
                  <w:rPr>
                    <w:rFonts w:ascii="Cambria Math" w:cs="Bell MT" w:hAnsi="Calibri"/>
                  </w:rPr>
                </w:rPrChange>
              </w:rPr>
              <m:t xml:space="preserve">28  </m:t>
            </m:r>
          </m:num>
          <m:den>
            <m:r w:rsidRPr="2D7285E9">
              <w:rPr>
                <w:rFonts w:ascii="Cambria Math" w:cs="Times New Roman" w:hAnsi="Cambria Math"/>
                <w:sz w:val="28"/>
                <w:szCs w:val="28"/>
                <w:rPrChange w:id="428" w:author="user pc" w:date="2022-03-15T10:14:00Z">
                  <w:rPr>
                    <w:rFonts w:ascii="Cambria Math" w:cs="Bell MT" w:hAnsi="Calibri"/>
                  </w:rPr>
                </w:rPrChange>
              </w:rPr>
              <m:t>60</m:t>
            </m:r>
          </m:den>
        </m:f>
        <m:r w:rsidRPr="E6554D39">
          <w:rPr>
            <w:rFonts w:ascii="Cambria Math" w:cs="Times New Roman" w:hAnsi="Cambria Math"/>
            <w:sz w:val="28"/>
            <w:szCs w:val="28"/>
            <w:rPrChange w:id="429" w:author="user pc" w:date="2022-03-15T10:14:00Z">
              <w:rPr>
                <w:rFonts w:ascii="Bell MT" w:cs="Bell MT" w:hAnsi="Calibri"/>
              </w:rPr>
            </w:rPrChange>
          </w:rPr>
          <m:t>× 100</m:t>
        </m:r>
      </m:oMath>
    </w:p>
    <w:p>
      <w:pPr>
        <w:pStyle w:val="style157"/>
        <w:rPr>
          <w:rFonts w:ascii="Times New Roman" w:cs="Times New Roman" w:eastAsia="宋体" w:hAnsi="Times New Roman"/>
          <w:sz w:val="28"/>
          <w:szCs w:val="28"/>
          <w:rPrChange w:id="430" w:author="user pc" w:date="2022-03-15T10:14:00Z">
            <w:rPr>
              <w:rFonts w:ascii="Calibri" w:cs="Bell MT" w:eastAsia="宋体" w:hAnsi="Calibri"/>
            </w:rPr>
          </w:rPrChange>
        </w:rPr>
      </w:pPr>
    </w:p>
    <w:p>
      <w:pPr>
        <w:pStyle w:val="style157"/>
        <w:rPr>
          <w:rFonts w:ascii="Times New Roman" w:cs="Times New Roman" w:hAnsi="Times New Roman"/>
          <w:sz w:val="28"/>
          <w:szCs w:val="28"/>
          <w:rPrChange w:id="431" w:author="user pc" w:date="2022-03-15T10:14:00Z">
            <w:rPr>
              <w:rFonts w:ascii="Calibri" w:cs="Bell MT" w:hAnsi="Calibri"/>
            </w:rPr>
          </w:rPrChange>
        </w:rPr>
      </w:pPr>
      <w:r w:rsidRPr="7A45CC09">
        <w:rPr>
          <w:rFonts w:ascii="Times New Roman" w:cs="Times New Roman" w:eastAsia="宋体" w:hAnsi="Times New Roman"/>
          <w:i/>
          <w:sz w:val="28"/>
          <w:szCs w:val="28"/>
          <w:rPrChange w:id="432" w:author="user pc" w:date="2022-03-15T10:14:00Z">
            <w:rPr>
              <w:rFonts w:ascii="Calibri" w:cs="Bell MT" w:eastAsia="宋体" w:hAnsi="Calibri"/>
              <w:i/>
            </w:rPr>
          </w:rPrChange>
        </w:rPr>
        <w:t xml:space="preserve">% of silicon in </w:t>
      </w:r>
      <w:r w:rsidRPr="859A41B4">
        <w:rPr>
          <w:rFonts w:ascii="Times New Roman" w:cs="Times New Roman" w:hAnsi="Times New Roman"/>
          <w:i/>
          <w:sz w:val="28"/>
          <w:szCs w:val="28"/>
          <w:rPrChange w:id="433" w:author="user pc" w:date="2022-03-15T10:14:00Z">
            <w:rPr>
              <w:rFonts w:ascii="Calibri" w:cs="Bell MT" w:hAnsi="Calibri"/>
              <w:i/>
            </w:rPr>
          </w:rPrChange>
        </w:rPr>
        <w:t>SiO</w:t>
      </w:r>
      <w:r w:rsidRPr="122BE8A1">
        <w:rPr>
          <w:rFonts w:ascii="Times New Roman" w:cs="Times New Roman" w:hAnsi="Times New Roman"/>
          <w:i/>
          <w:sz w:val="28"/>
          <w:szCs w:val="28"/>
          <w:vertAlign w:val="subscript"/>
          <w:rPrChange w:id="434" w:author="user pc" w:date="2022-03-15T10:14:00Z">
            <w:rPr>
              <w:rFonts w:ascii="Calibri" w:cs="Bell MT" w:hAnsi="Calibri"/>
              <w:i/>
              <w:vertAlign w:val="subscript"/>
            </w:rPr>
          </w:rPrChange>
        </w:rPr>
        <w:t>2</w:t>
      </w:r>
      <w:ins w:id="435" w:author="user pc" w:date="2022-03-18T11:04:00Z">
        <w:r w:rsidR="D2570108">
          <w:rPr>
            <w:rFonts w:ascii="Times New Roman" w:cs="Times New Roman" w:hAnsi="Times New Roman"/>
            <w:i/>
            <w:sz w:val="28"/>
            <w:szCs w:val="28"/>
            <w:vertAlign w:val="subscript"/>
          </w:rPr>
          <w:t xml:space="preserve"> </w:t>
        </w:r>
      </w:ins>
      <w:r w:rsidRPr="A1A72B14">
        <w:rPr>
          <w:rFonts w:ascii="Times New Roman" w:cs="Times New Roman" w:hAnsi="Times New Roman"/>
          <w:i/>
          <w:sz w:val="28"/>
          <w:szCs w:val="28"/>
          <w:vertAlign w:val="subscript"/>
          <w:rPrChange w:id="436" w:author="user pc" w:date="2022-03-15T10:14:00Z">
            <w:rPr>
              <w:rFonts w:ascii="Calibri" w:cs="Bell MT" w:hAnsi="Calibri"/>
              <w:i/>
              <w:vertAlign w:val="subscript"/>
            </w:rPr>
          </w:rPrChange>
        </w:rPr>
        <w:t xml:space="preserve"> </w:t>
      </w:r>
      <w:r w:rsidRPr="127D7E7B">
        <w:rPr>
          <w:rFonts w:ascii="Times New Roman" w:cs="Times New Roman" w:hAnsi="Times New Roman"/>
          <w:sz w:val="28"/>
          <w:szCs w:val="28"/>
          <w:rPrChange w:id="437" w:author="user pc" w:date="2022-03-15T10:14:00Z">
            <w:rPr>
              <w:rFonts w:ascii="Calibri" w:cs="Bell MT" w:hAnsi="Calibri"/>
            </w:rPr>
          </w:rPrChange>
        </w:rPr>
        <w:t>=</w:t>
      </w:r>
      <w:ins w:id="438" w:author="user pc" w:date="2022-03-18T11:04:00Z">
        <w:r w:rsidR="529959AC">
          <w:rPr>
            <w:rFonts w:ascii="Times New Roman" w:cs="Times New Roman" w:hAnsi="Times New Roman"/>
            <w:sz w:val="28"/>
            <w:szCs w:val="28"/>
          </w:rPr>
          <w:t xml:space="preserve"> </w:t>
        </w:r>
      </w:ins>
      <w:r w:rsidRPr="A0990D0D">
        <w:rPr>
          <w:rFonts w:ascii="Times New Roman" w:cs="Times New Roman" w:hAnsi="Times New Roman"/>
          <w:sz w:val="28"/>
          <w:szCs w:val="28"/>
          <w:rPrChange w:id="439" w:author="user pc" w:date="2022-03-15T10:14:00Z">
            <w:rPr>
              <w:rFonts w:ascii="Calibri" w:cs="Bell MT" w:hAnsi="Calibri"/>
            </w:rPr>
          </w:rPrChange>
        </w:rPr>
        <w:t xml:space="preserve"> 46.7%</w:t>
      </w:r>
    </w:p>
    <w:p>
      <w:pPr>
        <w:pStyle w:val="style157"/>
        <w:rPr>
          <w:rFonts w:ascii="Times New Roman" w:cs="Times New Roman" w:hAnsi="Times New Roman"/>
          <w:sz w:val="28"/>
          <w:szCs w:val="28"/>
          <w:rPrChange w:id="440" w:author="user pc" w:date="2022-03-15T10:14:00Z">
            <w:rPr>
              <w:rFonts w:ascii="Calibri" w:cs="Bell MT" w:hAnsi="Calibri"/>
            </w:rPr>
          </w:rPrChange>
        </w:rPr>
      </w:pPr>
    </w:p>
    <w:p>
      <w:pPr>
        <w:pStyle w:val="style157"/>
        <w:rPr>
          <w:rFonts w:ascii="Times New Roman" w:cs="Times New Roman" w:hAnsi="Times New Roman"/>
          <w:sz w:val="28"/>
          <w:szCs w:val="28"/>
          <w:rPrChange w:id="441" w:author="user pc" w:date="2022-03-15T10:14:00Z">
            <w:rPr>
              <w:rFonts w:ascii="Calibri" w:cs="Bell MT" w:hAnsi="Calibri"/>
            </w:rPr>
          </w:rPrChange>
        </w:rPr>
      </w:pPr>
    </w:p>
    <w:p>
      <w:pPr>
        <w:pStyle w:val="style157"/>
        <w:rPr>
          <w:rFonts w:ascii="Times New Roman" w:cs="Times New Roman" w:eastAsia="宋体" w:hAnsi="Times New Roman"/>
          <w:sz w:val="28"/>
          <w:szCs w:val="28"/>
          <w:rPrChange w:id="442" w:author="user pc" w:date="2022-03-15T10:14:00Z">
            <w:rPr>
              <w:rFonts w:ascii="Calibri" w:cs="Bell MT" w:eastAsia="宋体" w:hAnsi="Calibri"/>
            </w:rPr>
          </w:rPrChange>
        </w:rPr>
      </w:pPr>
      <w:r w:rsidRPr="EF94A1CD">
        <w:rPr>
          <w:rFonts w:ascii="Times New Roman" w:cs="Times New Roman" w:eastAsia="宋体" w:hAnsi="Times New Roman"/>
          <w:i/>
          <w:sz w:val="28"/>
          <w:szCs w:val="28"/>
          <w:rPrChange w:id="443" w:author="user pc" w:date="2022-03-15T10:14:00Z">
            <w:rPr>
              <w:rFonts w:ascii="Calibri" w:cs="Bell MT" w:eastAsia="宋体" w:hAnsi="Calibri"/>
              <w:i/>
            </w:rPr>
          </w:rPrChange>
        </w:rPr>
        <w:t xml:space="preserve">% of oxygen in </w:t>
      </w:r>
      <w:r w:rsidRPr="BA1D37E8">
        <w:rPr>
          <w:rFonts w:ascii="Times New Roman" w:cs="Times New Roman" w:hAnsi="Times New Roman"/>
          <w:i/>
          <w:sz w:val="28"/>
          <w:szCs w:val="28"/>
          <w:rPrChange w:id="444" w:author="user pc" w:date="2022-03-15T10:14:00Z">
            <w:rPr>
              <w:rFonts w:ascii="Calibri" w:cs="Bell MT" w:hAnsi="Calibri"/>
              <w:i/>
            </w:rPr>
          </w:rPrChange>
        </w:rPr>
        <w:t>SiO</w:t>
      </w:r>
      <w:ins w:id="445" w:author="user pc" w:date="2022-03-18T11:04:00Z">
        <w:r w:rsidR="00209999">
          <w:rPr>
            <w:rFonts w:ascii="Times New Roman" w:cs="Times New Roman" w:hAnsi="Times New Roman"/>
            <w:i/>
            <w:sz w:val="28"/>
            <w:szCs w:val="28"/>
          </w:rPr>
          <w:t xml:space="preserve"> </w:t>
        </w:r>
      </w:ins>
      <w:r w:rsidRPr="F958F73D">
        <w:rPr>
          <w:rFonts w:ascii="Times New Roman" w:cs="Times New Roman" w:hAnsi="Times New Roman"/>
          <w:i/>
          <w:sz w:val="28"/>
          <w:szCs w:val="28"/>
          <w:vertAlign w:val="subscript"/>
          <w:rPrChange w:id="446" w:author="user pc" w:date="2022-03-15T10:14:00Z">
            <w:rPr>
              <w:rFonts w:ascii="Calibri" w:cs="Bell MT" w:hAnsi="Calibri"/>
              <w:i/>
              <w:vertAlign w:val="subscript"/>
            </w:rPr>
          </w:rPrChange>
        </w:rPr>
        <w:t xml:space="preserve">2 </w:t>
      </w:r>
      <w:r w:rsidRPr="4BEC70FB">
        <w:rPr>
          <w:rFonts w:ascii="Times New Roman" w:cs="Times New Roman" w:hAnsi="Times New Roman"/>
          <w:sz w:val="28"/>
          <w:szCs w:val="28"/>
          <w:rPrChange w:id="447" w:author="user pc" w:date="2022-03-15T10:14:00Z">
            <w:rPr>
              <w:rFonts w:ascii="Calibri" w:cs="Bell MT" w:hAnsi="Calibri"/>
            </w:rPr>
          </w:rPrChange>
        </w:rPr>
        <w:t>=</w:t>
      </w:r>
      <w:ins w:id="448" w:author="user pc" w:date="2022-03-18T11:04:00Z">
        <w:r w:rsidR="49464B76">
          <w:rPr>
            <w:rFonts w:ascii="Times New Roman" w:cs="Times New Roman" w:hAnsi="Times New Roman"/>
            <w:sz w:val="28"/>
            <w:szCs w:val="28"/>
          </w:rPr>
          <w:t xml:space="preserve"> </w:t>
        </w:r>
      </w:ins>
      <m:oMath>
        <m:r w:rsidRPr="D9923204">
          <w:rPr>
            <w:rFonts w:ascii="Cambria Math" w:cs="Times New Roman" w:hAnsi="Cambria Math"/>
            <w:sz w:val="28"/>
            <w:szCs w:val="28"/>
            <w:rPrChange w:id="449" w:author="user pc" w:date="2022-03-15T10:14:00Z">
              <w:rPr>
                <w:rFonts w:ascii="Cambria Math" w:cs="Bell MT" w:hAnsi="Cambria Math"/>
              </w:rPr>
            </w:rPrChange>
          </w:rPr>
          <m:t xml:space="preserve"> </m:t>
        </m:r>
        <m:f>
          <m:fPr>
            <m:ctrlPr>
              <w:rPr>
                <w:rFonts w:ascii="Cambria Math" w:cs="Times New Roman" w:hAnsi="Cambria Math"/>
                <w:i/>
                <w:sz w:val="28"/>
                <w:szCs w:val="28"/>
              </w:rPr>
            </m:ctrlPr>
          </m:fPr>
          <m:num>
            <m:r w:rsidRPr="B58593E5">
              <w:rPr>
                <w:rFonts w:ascii="Cambria Math" w:cs="Times New Roman" w:hAnsi="Cambria Math"/>
                <w:sz w:val="28"/>
                <w:szCs w:val="28"/>
                <w:rPrChange w:id="450" w:author="user pc" w:date="2022-03-15T10:14:00Z">
                  <w:rPr>
                    <w:rFonts w:ascii="Cambria Math" w:cs="Bell MT" w:hAnsi="Cambria Math"/>
                  </w:rPr>
                </w:rPrChange>
              </w:rPr>
              <m:t>mass of 2-atoms of oxygen in</m:t>
            </m:r>
            <m:sSub>
              <m:sSubPr>
                <m:ctrlPr>
                  <w:rPr>
                    <w:rFonts w:ascii="Cambria Math" w:cs="Times New Roman" w:hAnsi="Cambria Math"/>
                    <w:i/>
                    <w:sz w:val="28"/>
                    <w:szCs w:val="28"/>
                  </w:rPr>
                </m:ctrlPr>
              </m:sSubPr>
              <m:e>
                <m:r w:rsidRPr="BBEEE752">
                  <m:rPr>
                    <m:sty m:val="p"/>
                  </m:rPr>
                  <w:rPr>
                    <w:rFonts w:ascii="Cambria Math" w:cs="Times New Roman" w:hAnsi="Cambria Math"/>
                    <w:sz w:val="28"/>
                    <w:szCs w:val="28"/>
                    <w:rPrChange w:id="451" w:author="user pc" w:date="2022-03-15T10:14:00Z">
                      <w:rPr>
                        <w:rFonts w:ascii="Cambria Math" w:cs="Bell MT" w:hAnsi="Calibri"/>
                      </w:rPr>
                    </w:rPrChange>
                  </w:rPr>
                  <m:t xml:space="preserve"> SiO</m:t>
                </m:r>
              </m:e>
              <m:sub>
                <m:r w:rsidRPr="324D9F01">
                  <m:rPr>
                    <m:sty m:val="p"/>
                  </m:rPr>
                  <w:rPr>
                    <w:rFonts w:ascii="Cambria Math" w:cs="Times New Roman" w:hAnsi="Cambria Math"/>
                    <w:sz w:val="28"/>
                    <w:szCs w:val="28"/>
                    <w:vertAlign w:val="subscript"/>
                    <w:rPrChange w:id="452" w:author="user pc" w:date="2022-03-15T10:14:00Z">
                      <w:rPr>
                        <w:rFonts w:ascii="Cambria Math" w:cs="Bell MT" w:hAnsi="Calibri"/>
                        <w:vertAlign w:val="subscript"/>
                      </w:rPr>
                    </w:rPrChange>
                  </w:rPr>
                  <m:t>2</m:t>
                </m:r>
              </m:sub>
            </m:sSub>
          </m:num>
          <m:den>
            <m:r w:rsidRPr="D763AFCD">
              <w:rPr>
                <w:rFonts w:ascii="Cambria Math" w:cs="Times New Roman" w:hAnsi="Cambria Math"/>
                <w:sz w:val="28"/>
                <w:szCs w:val="28"/>
                <w:rPrChange w:id="453" w:author="user pc" w:date="2022-03-15T10:14:00Z">
                  <w:rPr>
                    <w:rFonts w:ascii="Cambria Math" w:cs="Bell MT" w:hAnsi="Cambria Math"/>
                  </w:rPr>
                </w:rPrChange>
              </w:rPr>
              <m:t>Relative molecular mass of</m:t>
            </m:r>
            <m:sSub>
              <m:sSubPr>
                <m:ctrlPr>
                  <w:rPr>
                    <w:rFonts w:ascii="Cambria Math" w:cs="Times New Roman" w:hAnsi="Cambria Math"/>
                    <w:i/>
                    <w:sz w:val="28"/>
                    <w:szCs w:val="28"/>
                  </w:rPr>
                </m:ctrlPr>
              </m:sSubPr>
              <m:e>
                <m:r w:rsidRPr="DC5DB014">
                  <m:rPr>
                    <m:sty m:val="p"/>
                  </m:rPr>
                  <w:rPr>
                    <w:rFonts w:ascii="Cambria Math" w:cs="Times New Roman" w:hAnsi="Cambria Math"/>
                    <w:sz w:val="28"/>
                    <w:szCs w:val="28"/>
                    <w:rPrChange w:id="454" w:author="user pc" w:date="2022-03-15T10:14:00Z">
                      <w:rPr>
                        <w:rFonts w:ascii="Cambria Math" w:cs="Bell MT" w:hAnsi="Calibri"/>
                      </w:rPr>
                    </w:rPrChange>
                  </w:rPr>
                  <m:t xml:space="preserve">  SiO</m:t>
                </m:r>
              </m:e>
              <m:sub>
                <m:r w:rsidRPr="58B88DC9">
                  <m:rPr>
                    <m:sty m:val="p"/>
                  </m:rPr>
                  <w:rPr>
                    <w:rFonts w:ascii="Cambria Math" w:cs="Times New Roman" w:hAnsi="Cambria Math"/>
                    <w:sz w:val="28"/>
                    <w:szCs w:val="28"/>
                    <w:vertAlign w:val="subscript"/>
                    <w:rPrChange w:id="455" w:author="user pc" w:date="2022-03-15T10:14:00Z">
                      <w:rPr>
                        <w:rFonts w:ascii="Cambria Math" w:cs="Bell MT" w:hAnsi="Calibri"/>
                        <w:vertAlign w:val="subscript"/>
                      </w:rPr>
                    </w:rPrChange>
                  </w:rPr>
                  <m:t>2</m:t>
                </m:r>
              </m:sub>
            </m:sSub>
          </m:den>
        </m:f>
        <m:r w:rsidRPr="9176A616">
          <w:rPr>
            <w:rFonts w:ascii="Cambria Math" w:cs="Times New Roman" w:hAnsi="Cambria Math"/>
            <w:sz w:val="28"/>
            <w:szCs w:val="28"/>
            <w:rPrChange w:id="456"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457"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458" w:author="user pc" w:date="2022-03-15T10:14:00Z">
            <w:rPr>
              <w:rFonts w:ascii="Calibri" w:cs="Bell MT" w:eastAsia="宋体" w:hAnsi="Calibri"/>
            </w:rPr>
          </w:rPrChange>
        </w:rPr>
      </w:pPr>
      <w:r w:rsidRPr="1C7ECA04">
        <w:rPr>
          <w:rFonts w:ascii="Times New Roman" w:cs="Times New Roman" w:eastAsia="宋体" w:hAnsi="Times New Roman"/>
          <w:sz w:val="28"/>
          <w:szCs w:val="28"/>
          <w:rPrChange w:id="459" w:author="user pc" w:date="2022-03-15T10:14:00Z">
            <w:rPr>
              <w:rFonts w:ascii="Calibri" w:cs="Bell MT" w:eastAsia="宋体" w:hAnsi="Calibri"/>
            </w:rPr>
          </w:rPrChange>
        </w:rPr>
        <w:tab/>
      </w:r>
      <w:r w:rsidRPr="5BEF3E60">
        <w:rPr>
          <w:rFonts w:ascii="Times New Roman" w:cs="Times New Roman" w:eastAsia="宋体" w:hAnsi="Times New Roman"/>
          <w:sz w:val="28"/>
          <w:szCs w:val="28"/>
          <w:rPrChange w:id="460" w:author="user pc" w:date="2022-03-15T10:14:00Z">
            <w:rPr>
              <w:rFonts w:ascii="Calibri" w:cs="Bell MT" w:eastAsia="宋体" w:hAnsi="Calibri"/>
            </w:rPr>
          </w:rPrChange>
        </w:rPr>
        <w:tab/>
      </w:r>
      <w:r w:rsidRPr="1274E3E5">
        <w:rPr>
          <w:rFonts w:ascii="Times New Roman" w:cs="Times New Roman" w:eastAsia="宋体" w:hAnsi="Times New Roman"/>
          <w:sz w:val="28"/>
          <w:szCs w:val="28"/>
          <w:rPrChange w:id="461" w:author="user pc" w:date="2022-03-15T10:14:00Z">
            <w:rPr>
              <w:rFonts w:ascii="Calibri" w:cs="Bell MT" w:eastAsia="宋体" w:hAnsi="Calibri"/>
            </w:rPr>
          </w:rPrChange>
        </w:rPr>
        <w:t>=</w:t>
      </w:r>
      <m:oMath>
        <m:f>
          <m:fPr>
            <m:ctrlPr>
              <w:rPr>
                <w:rFonts w:ascii="Cambria Math" w:cs="Times New Roman" w:eastAsia="宋体" w:hAnsi="Cambria Math"/>
                <w:i/>
                <w:sz w:val="28"/>
                <w:szCs w:val="28"/>
              </w:rPr>
            </m:ctrlPr>
          </m:fPr>
          <m:num>
            <m:r w:rsidRPr="FAE0937C">
              <m:rPr>
                <m:sty m:val="p"/>
              </m:rPr>
              <w:rPr>
                <w:rFonts w:ascii="Cambria Math" w:cs="Times New Roman" w:eastAsia="宋体" w:hAnsi="Cambria Math"/>
                <w:sz w:val="28"/>
                <w:szCs w:val="28"/>
                <w:rPrChange w:id="462" w:author="user pc" w:date="2022-03-15T10:14:00Z">
                  <w:rPr>
                    <w:rFonts w:ascii="Cambria Math" w:cs="Bell MT" w:eastAsia="宋体" w:hAnsi="Calibri"/>
                  </w:rPr>
                </w:rPrChange>
              </w:rPr>
              <m:t xml:space="preserve">2 </m:t>
            </m:r>
            <m:r w:rsidRPr="52E1B20E">
              <w:rPr>
                <w:rFonts w:ascii="Cambria Math" w:cs="Times New Roman" w:eastAsia="宋体" w:hAnsi="Cambria Math"/>
                <w:sz w:val="28"/>
                <w:szCs w:val="28"/>
                <w:rPrChange w:id="463" w:author="user pc" w:date="2022-03-15T10:14:00Z">
                  <w:rPr>
                    <w:rFonts w:ascii="Bell MT" w:cs="Bell MT" w:eastAsia="宋体" w:hAnsi="Calibri"/>
                  </w:rPr>
                </w:rPrChange>
              </w:rPr>
              <m:t>× 28</m:t>
            </m:r>
          </m:num>
          <m:den>
            <m:r w:rsidRPr="F8CA8B4A">
              <w:rPr>
                <w:rFonts w:ascii="Cambria Math" w:cs="Times New Roman" w:eastAsia="宋体" w:hAnsi="Cambria Math"/>
                <w:sz w:val="28"/>
                <w:szCs w:val="28"/>
                <w:rPrChange w:id="464" w:author="user pc" w:date="2022-03-15T10:14:00Z">
                  <w:rPr>
                    <w:rFonts w:ascii="Cambria Math" w:cs="Bell MT" w:eastAsia="宋体" w:hAnsi="Calibri"/>
                  </w:rPr>
                </w:rPrChange>
              </w:rPr>
              <m:t>60</m:t>
            </m:r>
          </m:den>
        </m:f>
        <m:r w:rsidRPr="20882233">
          <w:rPr>
            <w:rFonts w:ascii="Cambria Math" w:cs="Times New Roman" w:eastAsia="宋体" w:hAnsi="Cambria Math"/>
            <w:sz w:val="28"/>
            <w:szCs w:val="28"/>
            <w:rPrChange w:id="465" w:author="user pc" w:date="2022-03-15T10:14:00Z">
              <w:rPr>
                <w:rFonts w:ascii="Bell MT" w:cs="Bell MT" w:eastAsia="宋体" w:hAnsi="Calibri"/>
              </w:rPr>
            </w:rPrChange>
          </w:rPr>
          <m:t>×100</m:t>
        </m:r>
      </m:oMath>
    </w:p>
    <w:p>
      <w:pPr>
        <w:pStyle w:val="style157"/>
        <w:rPr>
          <w:rFonts w:ascii="Times New Roman" w:cs="Times New Roman" w:eastAsia="宋体" w:hAnsi="Times New Roman"/>
          <w:sz w:val="28"/>
          <w:szCs w:val="28"/>
          <w:rPrChange w:id="466" w:author="user pc" w:date="2022-03-15T10:14:00Z">
            <w:rPr>
              <w:rFonts w:ascii="Calibri" w:cs="Bell MT" w:eastAsia="宋体" w:hAnsi="Calibri"/>
            </w:rPr>
          </w:rPrChange>
        </w:rPr>
      </w:pPr>
    </w:p>
    <w:p>
      <w:pPr>
        <w:pStyle w:val="style157"/>
        <w:rPr>
          <w:ins w:id="467" w:author="user pc" w:date="2022-03-18T11:04:00Z"/>
          <w:rFonts w:ascii="Times New Roman" w:cs="Times New Roman" w:hAnsi="Times New Roman"/>
          <w:sz w:val="28"/>
          <w:szCs w:val="28"/>
        </w:rPr>
      </w:pPr>
      <w:r w:rsidRPr="7D5B67E8">
        <w:rPr>
          <w:rFonts w:ascii="Times New Roman" w:cs="Times New Roman" w:eastAsia="宋体" w:hAnsi="Times New Roman"/>
          <w:i/>
          <w:sz w:val="28"/>
          <w:szCs w:val="28"/>
          <w:rPrChange w:id="468" w:author="user pc" w:date="2022-03-15T10:14:00Z">
            <w:rPr>
              <w:rFonts w:ascii="Calibri" w:cs="Bell MT" w:eastAsia="宋体" w:hAnsi="Calibri"/>
              <w:i/>
            </w:rPr>
          </w:rPrChange>
        </w:rPr>
        <w:t xml:space="preserve">% of oxygen in </w:t>
      </w:r>
      <w:r w:rsidRPr="D6FC88C2">
        <w:rPr>
          <w:rFonts w:ascii="Times New Roman" w:cs="Times New Roman" w:hAnsi="Times New Roman"/>
          <w:i/>
          <w:sz w:val="28"/>
          <w:szCs w:val="28"/>
          <w:rPrChange w:id="469" w:author="user pc" w:date="2022-03-15T10:14:00Z">
            <w:rPr>
              <w:rFonts w:ascii="Calibri" w:cs="Bell MT" w:hAnsi="Calibri"/>
              <w:i/>
            </w:rPr>
          </w:rPrChange>
        </w:rPr>
        <w:t>SiO</w:t>
      </w:r>
      <w:r w:rsidRPr="C8C32148">
        <w:rPr>
          <w:rFonts w:ascii="Times New Roman" w:cs="Times New Roman" w:hAnsi="Times New Roman"/>
          <w:i/>
          <w:sz w:val="28"/>
          <w:szCs w:val="28"/>
          <w:vertAlign w:val="subscript"/>
          <w:rPrChange w:id="470" w:author="user pc" w:date="2022-03-15T10:14:00Z">
            <w:rPr>
              <w:rFonts w:ascii="Calibri" w:cs="Bell MT" w:hAnsi="Calibri"/>
              <w:i/>
              <w:vertAlign w:val="subscript"/>
            </w:rPr>
          </w:rPrChange>
        </w:rPr>
        <w:t xml:space="preserve">2 </w:t>
      </w:r>
      <w:r w:rsidRPr="F8CAAC95">
        <w:rPr>
          <w:rFonts w:ascii="Times New Roman" w:cs="Times New Roman" w:hAnsi="Times New Roman"/>
          <w:sz w:val="28"/>
          <w:szCs w:val="28"/>
          <w:rPrChange w:id="471" w:author="user pc" w:date="2022-03-15T10:14:00Z">
            <w:rPr>
              <w:rFonts w:ascii="Calibri" w:cs="Bell MT" w:hAnsi="Calibri"/>
            </w:rPr>
          </w:rPrChange>
        </w:rPr>
        <w:t>= 53.3%</w:t>
      </w:r>
    </w:p>
    <w:p>
      <w:pPr>
        <w:pStyle w:val="style157"/>
        <w:rPr>
          <w:rFonts w:ascii="Times New Roman" w:cs="Times New Roman" w:hAnsi="Times New Roman"/>
          <w:sz w:val="28"/>
          <w:szCs w:val="28"/>
          <w:rPrChange w:id="472" w:author="user pc" w:date="2022-03-15T10:14:00Z">
            <w:rPr>
              <w:rFonts w:ascii="Calibri" w:cs="Bell MT" w:hAnsi="Calibri"/>
            </w:rPr>
          </w:rPrChange>
        </w:rPr>
      </w:pPr>
    </w:p>
    <w:p>
      <w:pPr>
        <w:pStyle w:val="style157"/>
        <w:rPr>
          <w:rFonts w:ascii="Times New Roman" w:cs="Times New Roman" w:hAnsi="Times New Roman"/>
          <w:sz w:val="28"/>
          <w:szCs w:val="28"/>
          <w:rPrChange w:id="473" w:author="user pc" w:date="2022-03-15T10:14:00Z">
            <w:rPr>
              <w:rFonts w:ascii="Calibri" w:cs="Bell MT" w:hAnsi="Calibri"/>
            </w:rPr>
          </w:rPrChange>
        </w:rPr>
      </w:pPr>
      <w:r w:rsidRPr="5A814908">
        <w:rPr>
          <w:rFonts w:ascii="Times New Roman" w:cs="Times New Roman" w:hAnsi="Times New Roman"/>
          <w:b/>
          <w:sz w:val="28"/>
          <w:szCs w:val="28"/>
          <w:rPrChange w:id="474" w:author="user pc" w:date="2022-03-15T10:14:00Z">
            <w:rPr>
              <w:rFonts w:ascii="Calibri" w:cs="Bell MT" w:hAnsi="Calibri"/>
              <w:b/>
            </w:rPr>
          </w:rPrChange>
        </w:rPr>
        <w:t xml:space="preserve">Note: </w:t>
      </w:r>
      <w:r w:rsidRPr="C183ABE8">
        <w:rPr>
          <w:rFonts w:ascii="Times New Roman" w:cs="Times New Roman" w:hAnsi="Times New Roman"/>
          <w:sz w:val="28"/>
          <w:szCs w:val="28"/>
          <w:rPrChange w:id="475" w:author="user pc" w:date="2022-03-15T10:14:00Z">
            <w:rPr>
              <w:rFonts w:ascii="Calibri" w:cs="Bell MT" w:hAnsi="Calibri"/>
            </w:rPr>
          </w:rPrChange>
        </w:rPr>
        <w:t>46.7% of silicon in SiO</w:t>
      </w:r>
      <w:r w:rsidRPr="A7CAF9E2">
        <w:rPr>
          <w:rFonts w:ascii="Times New Roman" w:cs="Times New Roman" w:hAnsi="Times New Roman"/>
          <w:sz w:val="28"/>
          <w:szCs w:val="28"/>
          <w:vertAlign w:val="subscript"/>
          <w:rPrChange w:id="476" w:author="user pc" w:date="2022-03-15T10:14:00Z">
            <w:rPr>
              <w:rFonts w:ascii="Calibri" w:cs="Bell MT" w:hAnsi="Calibri"/>
              <w:vertAlign w:val="subscript"/>
            </w:rPr>
          </w:rPrChange>
        </w:rPr>
        <w:t xml:space="preserve">2 </w:t>
      </w:r>
      <w:r w:rsidRPr="A8238FDB">
        <w:rPr>
          <w:rFonts w:ascii="Times New Roman" w:cs="Times New Roman" w:hAnsi="Times New Roman"/>
          <w:sz w:val="28"/>
          <w:szCs w:val="28"/>
          <w:rPrChange w:id="477" w:author="user pc" w:date="2022-03-15T10:14:00Z">
            <w:rPr>
              <w:rFonts w:ascii="Calibri" w:cs="Bell MT" w:hAnsi="Calibri"/>
            </w:rPr>
          </w:rPrChange>
        </w:rPr>
        <w:t>obtained from sand, quartz etc. This is an example of the law of constant composition, which states that all pure samples of a compound contain the same elements chemically combined in the same proportion by mass.</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Change w:id="478" w:author="user pc" w:date="2022-03-15T10:14:00Z">
            <w:rPr>
              <w:rFonts w:ascii="Calibri" w:cs="Bell MT" w:hAnsi="Calibri"/>
            </w:rPr>
          </w:rPrChange>
        </w:rPr>
      </w:pPr>
    </w:p>
    <w:p>
      <w:pPr>
        <w:pStyle w:val="style157"/>
        <w:rPr>
          <w:rFonts w:ascii="Times New Roman" w:cs="Times New Roman" w:hAnsi="Times New Roman"/>
          <w:sz w:val="28"/>
          <w:szCs w:val="28"/>
          <w:rPrChange w:id="479" w:author="user pc" w:date="2022-03-15T10:14:00Z">
            <w:rPr>
              <w:rFonts w:ascii="Calibri" w:cs="Bell MT" w:hAnsi="Calibri"/>
            </w:rPr>
          </w:rPrChange>
        </w:rPr>
      </w:pPr>
      <m:oMathPara>
        <m:oMath>
          <m:r w:rsidRPr="6D9CC427">
            <m:rPr>
              <m:sty m:val="p"/>
            </m:rPr>
            <w:rPr>
              <w:rFonts w:ascii="Cambria Math" w:cs="Times New Roman" w:hAnsi="Cambria Math"/>
              <w:sz w:val="28"/>
              <w:szCs w:val="28"/>
              <w:rPrChange w:id="480" w:author="user pc" w:date="2022-03-15T10:14:00Z">
                <w:rPr>
                  <w:rFonts w:ascii="Cambria Math" w:cs="Bell MT" w:hAnsi="Calibri"/>
                </w:rPr>
              </w:rPrChange>
            </w:rPr>
            <m:t>Generally;</m:t>
          </m:r>
          <m:r w:rsidRPr="45E2D4CC">
            <m:rPr>
              <m:sty m:val="p"/>
            </m:rPr>
            <w:rPr>
              <w:rFonts w:ascii="Cambria Math" w:cs="Times New Roman" w:hAnsi="Cambria Math"/>
              <w:sz w:val="26"/>
              <w:szCs w:val="26"/>
              <w:rPrChange w:id="481" w:author="user pc" w:date="2022-03-15T10:14:00Z">
                <w:rPr>
                  <w:rFonts w:ascii="Cambria Math" w:cs="Bell MT" w:hAnsi="Calibri"/>
                </w:rPr>
              </w:rPrChange>
            </w:rPr>
            <m:t>% of</m:t>
          </m:r>
          <w:ins w:id="482" w:author="user pc" w:date="2022-03-18T11:21:00Z">
            <m:r w:rsidR="E7AACB64">
              <m:rPr>
                <m:sty m:val="p"/>
              </m:rPr>
              <w:rPr>
                <w:rFonts w:ascii="Cambria Math" w:cs="Times New Roman" w:hAnsi="Cambria Math"/>
                <w:sz w:val="26"/>
                <w:szCs w:val="26"/>
              </w:rPr>
              <m:t xml:space="preserve"> </m:t>
            </m:r>
          </w:ins>
          <m:r w:rsidRPr="B8BA4EB7">
            <m:rPr>
              <m:sty m:val="p"/>
            </m:rPr>
            <w:rPr>
              <w:rFonts w:ascii="Cambria Math" w:cs="Times New Roman" w:hAnsi="Cambria Math"/>
              <w:sz w:val="26"/>
              <w:szCs w:val="26"/>
              <w:rPrChange w:id="483" w:author="user pc" w:date="2022-03-15T10:14:00Z">
                <w:rPr>
                  <w:rFonts w:ascii="Cambria Math" w:cs="Bell MT" w:hAnsi="Calibri"/>
                </w:rPr>
              </w:rPrChange>
            </w:rPr>
            <m:t xml:space="preserve">element A = </m:t>
          </m:r>
          <m:f>
            <m:fPr>
              <m:ctrlPr>
                <w:rPr>
                  <w:rFonts w:ascii="Cambria Math" w:cs="Times New Roman" w:hAnsi="Cambria Math"/>
                  <w:sz w:val="26"/>
                  <w:szCs w:val="26"/>
                </w:rPr>
              </m:ctrlPr>
            </m:fPr>
            <m:num>
              <m:r w:rsidRPr="51EE0779">
                <m:rPr>
                  <m:sty m:val="p"/>
                </m:rPr>
                <w:rPr>
                  <w:rFonts w:ascii="Cambria Math" w:cs="Times New Roman" w:hAnsi="Cambria Math"/>
                  <w:sz w:val="26"/>
                  <w:szCs w:val="26"/>
                  <w:rPrChange w:id="484" w:author="user pc" w:date="2022-03-15T10:14:00Z">
                    <w:rPr>
                      <w:rFonts w:ascii="Cambria Math" w:cs="Bell MT" w:hAnsi="Calibri"/>
                    </w:rPr>
                  </w:rPrChange>
                </w:rPr>
                <m:t>Relative atomic mass of A  etc. This is an example of the l</m:t>
              </m:r>
            </m:num>
            <m:den>
              <m:r w:rsidRPr="D08947B7">
                <m:rPr>
                  <m:sty m:val="p"/>
                </m:rPr>
                <w:rPr>
                  <w:rFonts w:ascii="Cambria Math" w:cs="Times New Roman" w:hAnsi="Cambria Math"/>
                  <w:sz w:val="26"/>
                  <w:szCs w:val="26"/>
                  <w:rPrChange w:id="485" w:author="user pc" w:date="2022-03-15T10:14:00Z">
                    <w:rPr>
                      <w:rFonts w:ascii="Cambria Math" w:cs="Bell MT" w:hAnsi="Calibri"/>
                    </w:rPr>
                  </w:rPrChange>
                </w:rPr>
                <m:t>Relative molecular mass of compound</m:t>
              </m:r>
            </m:den>
          </m:f>
          <m:r w:rsidRPr="4854C8E1">
            <m:rPr>
              <m:sty m:val="p"/>
            </m:rPr>
            <w:rPr>
              <w:rFonts w:ascii="Cambria Math" w:cs="Times New Roman" w:hAnsi="Cambria Math"/>
              <w:sz w:val="26"/>
              <w:szCs w:val="26"/>
              <w:rPrChange w:id="486" w:author="user pc" w:date="2022-03-15T10:14:00Z">
                <w:rPr>
                  <w:rFonts w:ascii="Cambria Math" w:cs="Bell MT" w:hAnsi="Calibri"/>
                </w:rPr>
              </w:rPrChange>
            </w:rPr>
            <m:t>×ela</m:t>
          </m:r>
        </m:oMath>
      </m:oMathPara>
    </w:p>
    <w:p>
      <w:pPr>
        <w:pStyle w:val="style157"/>
        <w:rPr>
          <w:rFonts w:ascii="Times New Roman" w:cs="Times New Roman" w:hAnsi="Times New Roman"/>
          <w:b/>
          <w:i/>
          <w:sz w:val="28"/>
          <w:szCs w:val="28"/>
          <w:rPrChange w:id="487" w:author="user pc" w:date="2022-03-15T10:14:00Z">
            <w:rPr>
              <w:rFonts w:ascii="Calibri" w:cs="Bell MT" w:hAnsi="Calibri"/>
              <w:b/>
              <w:i/>
            </w:rPr>
          </w:rPrChange>
        </w:rPr>
      </w:pPr>
    </w:p>
    <w:p>
      <w:pPr>
        <w:pStyle w:val="style157"/>
        <w:rPr>
          <w:rFonts w:ascii="Times New Roman" w:cs="Times New Roman" w:hAnsi="Times New Roman"/>
          <w:b/>
          <w:i/>
          <w:sz w:val="28"/>
          <w:szCs w:val="28"/>
          <w:rPrChange w:id="488" w:author="user pc" w:date="2022-03-15T10:14:00Z">
            <w:rPr>
              <w:rFonts w:ascii="Calibri" w:cs="Bell MT" w:hAnsi="Calibri"/>
              <w:b/>
              <w:i/>
            </w:rPr>
          </w:rPrChange>
        </w:rPr>
      </w:pPr>
      <w:r w:rsidRPr="07E6BBDC">
        <w:rPr>
          <w:rFonts w:ascii="Times New Roman" w:cs="Times New Roman" w:hAnsi="Times New Roman"/>
          <w:b/>
          <w:i/>
          <w:sz w:val="28"/>
          <w:szCs w:val="28"/>
          <w:rPrChange w:id="489" w:author="user pc" w:date="2022-03-15T10:14:00Z">
            <w:rPr>
              <w:rFonts w:ascii="Calibri" w:cs="Bell MT" w:hAnsi="Calibri"/>
              <w:b/>
              <w:i/>
            </w:rPr>
          </w:rPrChange>
        </w:rPr>
        <w:t>Solved example 2</w:t>
      </w:r>
    </w:p>
    <w:p>
      <w:pPr>
        <w:pStyle w:val="style157"/>
        <w:rPr>
          <w:rFonts w:ascii="Times New Roman" w:cs="Times New Roman" w:hAnsi="Times New Roman"/>
          <w:sz w:val="28"/>
          <w:szCs w:val="28"/>
          <w:rPrChange w:id="490" w:author="user pc" w:date="2022-03-15T10:14:00Z">
            <w:rPr>
              <w:rFonts w:ascii="Calibri" w:cs="Bell MT" w:hAnsi="Calibri"/>
            </w:rPr>
          </w:rPrChange>
        </w:rPr>
      </w:pPr>
      <w:r w:rsidRPr="384C9AEE">
        <w:rPr>
          <w:rFonts w:ascii="Times New Roman" w:cs="Times New Roman" w:hAnsi="Times New Roman"/>
          <w:sz w:val="28"/>
          <w:szCs w:val="28"/>
          <w:rPrChange w:id="491" w:author="user pc" w:date="2022-03-15T10:14:00Z">
            <w:rPr>
              <w:rFonts w:ascii="Calibri" w:cs="Bell MT" w:hAnsi="Calibri"/>
            </w:rPr>
          </w:rPrChange>
        </w:rPr>
        <w:t>Find the</w:t>
      </w:r>
      <w:ins w:id="492" w:author="user pc" w:date="2022-03-18T11:21:00Z">
        <w:r w:rsidR="51A0113F">
          <w:rPr>
            <w:rFonts w:ascii="Times New Roman" w:cs="Times New Roman" w:hAnsi="Times New Roman"/>
            <w:sz w:val="28"/>
            <w:szCs w:val="28"/>
          </w:rPr>
          <w:t xml:space="preserve"> </w:t>
        </w:r>
      </w:ins>
      <w:r w:rsidRPr="B4C26A76">
        <w:rPr>
          <w:rFonts w:ascii="Times New Roman" w:cs="Times New Roman" w:hAnsi="Times New Roman"/>
          <w:sz w:val="28"/>
          <w:szCs w:val="28"/>
          <w:rPrChange w:id="493" w:author="user pc" w:date="2022-03-15T10:14:00Z">
            <w:rPr>
              <w:rFonts w:ascii="Calibri" w:cs="Bell MT" w:hAnsi="Calibri"/>
            </w:rPr>
          </w:rPrChange>
        </w:rPr>
        <w:t>% by mass of magnesium, oxygen and sulphur in magnesium tetraoxosulphate (VI).</w:t>
      </w:r>
    </w:p>
    <w:p>
      <w:pPr>
        <w:pStyle w:val="style157"/>
        <w:rPr>
          <w:rFonts w:ascii="Times New Roman" w:cs="Times New Roman" w:hAnsi="Times New Roman"/>
          <w:sz w:val="28"/>
          <w:szCs w:val="28"/>
          <w:rPrChange w:id="494" w:author="user pc" w:date="2022-03-15T10:14:00Z">
            <w:rPr>
              <w:rFonts w:ascii="Calibri" w:cs="Bell MT" w:hAnsi="Calibri"/>
            </w:rPr>
          </w:rPrChange>
        </w:rPr>
      </w:pPr>
    </w:p>
    <w:p>
      <w:pPr>
        <w:pStyle w:val="style157"/>
        <w:rPr>
          <w:rFonts w:ascii="Times New Roman" w:cs="Times New Roman" w:hAnsi="Times New Roman"/>
          <w:b/>
          <w:i/>
          <w:sz w:val="28"/>
          <w:szCs w:val="28"/>
          <w:rPrChange w:id="495" w:author="user pc" w:date="2022-03-15T10:14:00Z">
            <w:rPr>
              <w:rFonts w:ascii="Calibri" w:cs="Bell MT" w:hAnsi="Calibri"/>
              <w:b/>
              <w:i/>
            </w:rPr>
          </w:rPrChange>
        </w:rPr>
      </w:pPr>
      <w:r w:rsidRPr="5C7A98ED">
        <w:rPr>
          <w:rFonts w:ascii="Times New Roman" w:cs="Times New Roman" w:hAnsi="Times New Roman"/>
          <w:b/>
          <w:i/>
          <w:sz w:val="28"/>
          <w:szCs w:val="28"/>
          <w:rPrChange w:id="496" w:author="user pc" w:date="2022-03-15T10:14:00Z">
            <w:rPr>
              <w:rFonts w:ascii="Calibri" w:cs="Bell MT" w:hAnsi="Calibri"/>
              <w:b/>
              <w:i/>
            </w:rPr>
          </w:rPrChange>
        </w:rPr>
        <w:t>Solution</w:t>
      </w:r>
    </w:p>
    <w:p>
      <w:pPr>
        <w:pStyle w:val="style157"/>
        <w:rPr>
          <w:rFonts w:ascii="Times New Roman" w:cs="Times New Roman" w:hAnsi="Times New Roman"/>
          <w:sz w:val="28"/>
          <w:szCs w:val="28"/>
          <w:rPrChange w:id="497" w:author="user pc" w:date="2022-03-15T10:14:00Z">
            <w:rPr>
              <w:rFonts w:ascii="Calibri" w:cs="Bell MT" w:hAnsi="Calibri"/>
            </w:rPr>
          </w:rPrChange>
        </w:rPr>
      </w:pPr>
      <w:r w:rsidRPr="768273F2">
        <w:rPr>
          <w:rFonts w:ascii="Times New Roman" w:cs="Times New Roman" w:hAnsi="Times New Roman"/>
          <w:sz w:val="28"/>
          <w:szCs w:val="28"/>
          <w:rPrChange w:id="498" w:author="user pc" w:date="2022-03-15T10:14:00Z">
            <w:rPr>
              <w:rFonts w:ascii="Calibri" w:cs="Bell MT" w:hAnsi="Calibri"/>
            </w:rPr>
          </w:rPrChange>
        </w:rPr>
        <w:t>The correct formula: MgSO</w:t>
      </w:r>
      <w:r w:rsidRPr="EA1F8ABD">
        <w:rPr>
          <w:rFonts w:ascii="Times New Roman" w:cs="Times New Roman" w:hAnsi="Times New Roman"/>
          <w:sz w:val="28"/>
          <w:szCs w:val="28"/>
          <w:vertAlign w:val="subscript"/>
          <w:rPrChange w:id="499" w:author="user pc" w:date="2022-03-15T10:14:00Z">
            <w:rPr>
              <w:rFonts w:ascii="Calibri" w:cs="Bell MT" w:hAnsi="Calibri"/>
              <w:vertAlign w:val="subscript"/>
            </w:rPr>
          </w:rPrChange>
        </w:rPr>
        <w:t>4</w:t>
      </w:r>
    </w:p>
    <w:p>
      <w:pPr>
        <w:pStyle w:val="style157"/>
        <w:rPr>
          <w:rFonts w:ascii="Times New Roman" w:cs="Times New Roman" w:hAnsi="Times New Roman"/>
          <w:sz w:val="28"/>
          <w:szCs w:val="28"/>
          <w:rPrChange w:id="500" w:author="user pc" w:date="2022-03-15T10:14:00Z">
            <w:rPr>
              <w:rFonts w:ascii="Calibri" w:cs="Bell MT" w:hAnsi="Calibri"/>
            </w:rPr>
          </w:rPrChange>
        </w:rPr>
      </w:pPr>
      <w:r w:rsidRPr="F83B7C49">
        <w:rPr>
          <w:rFonts w:ascii="Times New Roman" w:cs="Times New Roman" w:hAnsi="Times New Roman"/>
          <w:sz w:val="28"/>
          <w:szCs w:val="28"/>
          <w:rPrChange w:id="501" w:author="user pc" w:date="2022-03-15T10:14:00Z">
            <w:rPr>
              <w:rFonts w:ascii="Calibri" w:cs="Bell MT" w:hAnsi="Calibri"/>
            </w:rPr>
          </w:rPrChange>
        </w:rPr>
        <w:t>Relative molecular mass of MgSO</w:t>
      </w:r>
      <w:r w:rsidRPr="A5EFDAB9">
        <w:rPr>
          <w:rFonts w:ascii="Times New Roman" w:cs="Times New Roman" w:hAnsi="Times New Roman"/>
          <w:sz w:val="28"/>
          <w:szCs w:val="28"/>
          <w:vertAlign w:val="subscript"/>
          <w:rPrChange w:id="502" w:author="user pc" w:date="2022-03-15T10:14:00Z">
            <w:rPr>
              <w:rFonts w:ascii="Calibri" w:cs="Bell MT" w:hAnsi="Calibri"/>
              <w:vertAlign w:val="subscript"/>
            </w:rPr>
          </w:rPrChange>
        </w:rPr>
        <w:t xml:space="preserve">4 </w:t>
      </w:r>
      <w:r w:rsidRPr="D6CD7035">
        <w:rPr>
          <w:rFonts w:ascii="Times New Roman" w:cs="Times New Roman" w:hAnsi="Times New Roman"/>
          <w:sz w:val="28"/>
          <w:szCs w:val="28"/>
          <w:rPrChange w:id="503" w:author="user pc" w:date="2022-03-15T10:14:00Z">
            <w:rPr>
              <w:rFonts w:ascii="Calibri" w:cs="Bell MT" w:hAnsi="Calibri"/>
            </w:rPr>
          </w:rPrChange>
        </w:rPr>
        <w:t>(R.M.M)= 1</w:t>
      </w:r>
      <w:ins w:id="504" w:author="user pc" w:date="2022-03-18T11:05:00Z">
        <w:r w:rsidR="3A5377AB">
          <w:rPr>
            <w:rFonts w:ascii="Times New Roman" w:cs="Times New Roman" w:hAnsi="Times New Roman"/>
            <w:sz w:val="28"/>
            <w:szCs w:val="28"/>
          </w:rPr>
          <w:t xml:space="preserve"> </w:t>
        </w:r>
      </w:ins>
      <w:r w:rsidRPr="A3C1AFB9">
        <w:rPr>
          <w:rFonts w:ascii="Times New Roman" w:cs="Times New Roman" w:hAnsi="Times New Roman"/>
          <w:sz w:val="28"/>
          <w:szCs w:val="28"/>
          <w:rPrChange w:id="505" w:author="user pc" w:date="2022-03-15T10:14:00Z">
            <w:rPr>
              <w:rFonts w:ascii="Calibri" w:cs="Bell MT" w:hAnsi="Calibri"/>
            </w:rPr>
          </w:rPrChange>
        </w:rPr>
        <w:t>-</w:t>
      </w:r>
      <w:ins w:id="506" w:author="user pc" w:date="2022-03-18T11:05:00Z">
        <w:r w:rsidR="ED4D2306">
          <w:rPr>
            <w:rFonts w:ascii="Times New Roman" w:cs="Times New Roman" w:hAnsi="Times New Roman"/>
            <w:sz w:val="28"/>
            <w:szCs w:val="28"/>
          </w:rPr>
          <w:t xml:space="preserve"> </w:t>
        </w:r>
      </w:ins>
      <w:r w:rsidRPr="4882B1C9">
        <w:rPr>
          <w:rFonts w:ascii="Times New Roman" w:cs="Times New Roman" w:hAnsi="Times New Roman"/>
          <w:sz w:val="28"/>
          <w:szCs w:val="28"/>
          <w:rPrChange w:id="507" w:author="user pc" w:date="2022-03-15T10:14:00Z">
            <w:rPr>
              <w:rFonts w:ascii="Calibri" w:cs="Bell MT" w:hAnsi="Calibri"/>
            </w:rPr>
          </w:rPrChange>
        </w:rPr>
        <w:t>atom of magnesium + 1-atom of sulphur + 4</w:t>
      </w:r>
      <w:ins w:id="508" w:author="user pc" w:date="2022-03-18T11:05:00Z">
        <w:r w:rsidR="DF498188">
          <w:rPr>
            <w:rFonts w:ascii="Times New Roman" w:cs="Times New Roman" w:hAnsi="Times New Roman"/>
            <w:sz w:val="28"/>
            <w:szCs w:val="28"/>
          </w:rPr>
          <w:t xml:space="preserve"> </w:t>
        </w:r>
      </w:ins>
      <w:r w:rsidRPr="FF9879F6">
        <w:rPr>
          <w:rFonts w:ascii="Times New Roman" w:cs="Times New Roman" w:hAnsi="Times New Roman"/>
          <w:sz w:val="28"/>
          <w:szCs w:val="28"/>
          <w:rPrChange w:id="509" w:author="user pc" w:date="2022-03-15T10:14:00Z">
            <w:rPr>
              <w:rFonts w:ascii="Calibri" w:cs="Bell MT" w:hAnsi="Calibri"/>
            </w:rPr>
          </w:rPrChange>
        </w:rPr>
        <w:t>-</w:t>
      </w:r>
      <w:ins w:id="510" w:author="user pc" w:date="2022-03-18T11:05:00Z">
        <w:r w:rsidR="2C1D86C1">
          <w:rPr>
            <w:rFonts w:ascii="Times New Roman" w:cs="Times New Roman" w:hAnsi="Times New Roman"/>
            <w:sz w:val="28"/>
            <w:szCs w:val="28"/>
          </w:rPr>
          <w:t xml:space="preserve"> </w:t>
        </w:r>
      </w:ins>
      <w:r w:rsidRPr="3BA74E01">
        <w:rPr>
          <w:rFonts w:ascii="Times New Roman" w:cs="Times New Roman" w:hAnsi="Times New Roman"/>
          <w:sz w:val="28"/>
          <w:szCs w:val="28"/>
          <w:rPrChange w:id="511" w:author="user pc" w:date="2022-03-15T10:14:00Z">
            <w:rPr>
              <w:rFonts w:ascii="Calibri" w:cs="Bell MT" w:hAnsi="Calibri"/>
            </w:rPr>
          </w:rPrChange>
        </w:rPr>
        <w:t>atoms of  oxygen</w:t>
      </w:r>
    </w:p>
    <w:p>
      <w:pPr>
        <w:pStyle w:val="style157"/>
        <w:rPr>
          <w:ins w:id="512" w:author="user pc" w:date="2022-03-18T11:21:00Z"/>
          <w:rFonts w:ascii="Times New Roman" w:cs="Times New Roman" w:hAnsi="Times New Roman"/>
          <w:sz w:val="28"/>
          <w:szCs w:val="28"/>
        </w:rPr>
      </w:pPr>
      <w:r w:rsidRPr="FFCC0DB1">
        <w:rPr>
          <w:rFonts w:ascii="Times New Roman" w:cs="Times New Roman" w:hAnsi="Times New Roman"/>
          <w:sz w:val="28"/>
          <w:szCs w:val="28"/>
          <w:rPrChange w:id="513" w:author="user pc" w:date="2022-03-15T10:14:00Z">
            <w:rPr>
              <w:rFonts w:ascii="Calibri" w:cs="Bell MT" w:hAnsi="Calibri"/>
            </w:rPr>
          </w:rPrChange>
        </w:rPr>
        <w:t>Relative molecular mass of MgSO</w:t>
      </w:r>
      <w:r w:rsidRPr="77F8E9AB">
        <w:rPr>
          <w:rFonts w:ascii="Times New Roman" w:cs="Times New Roman" w:hAnsi="Times New Roman"/>
          <w:sz w:val="28"/>
          <w:szCs w:val="28"/>
          <w:vertAlign w:val="subscript"/>
          <w:rPrChange w:id="514" w:author="user pc" w:date="2022-03-15T10:14:00Z">
            <w:rPr>
              <w:rFonts w:ascii="Calibri" w:cs="Bell MT" w:hAnsi="Calibri"/>
              <w:vertAlign w:val="subscript"/>
            </w:rPr>
          </w:rPrChange>
        </w:rPr>
        <w:t xml:space="preserve">4 </w:t>
      </w:r>
      <w:r w:rsidRPr="1A9677AB">
        <w:rPr>
          <w:rFonts w:ascii="Times New Roman" w:cs="Times New Roman" w:hAnsi="Times New Roman"/>
          <w:sz w:val="28"/>
          <w:szCs w:val="28"/>
          <w:rPrChange w:id="515" w:author="user pc" w:date="2022-03-15T10:14:00Z">
            <w:rPr>
              <w:rFonts w:ascii="Calibri" w:cs="Bell MT" w:hAnsi="Calibri"/>
            </w:rPr>
          </w:rPrChange>
        </w:rPr>
        <w:t>= 1× 24 + 1 × 32 + 4× 16</w:t>
      </w:r>
    </w:p>
    <w:p>
      <w:pPr>
        <w:pStyle w:val="style157"/>
        <w:rPr>
          <w:rFonts w:ascii="Times New Roman" w:cs="Times New Roman" w:hAnsi="Times New Roman"/>
          <w:sz w:val="28"/>
          <w:szCs w:val="28"/>
          <w:rPrChange w:id="516" w:author="user pc" w:date="2022-03-15T10:14:00Z">
            <w:rPr>
              <w:rFonts w:ascii="Calibri" w:cs="Bell MT" w:hAnsi="Calibri"/>
            </w:rPr>
          </w:rPrChange>
        </w:rPr>
      </w:pPr>
    </w:p>
    <w:p>
      <w:pPr>
        <w:pStyle w:val="style157"/>
        <w:rPr>
          <w:rFonts w:ascii="Times New Roman" w:cs="Times New Roman" w:hAnsi="Times New Roman"/>
          <w:sz w:val="28"/>
          <w:szCs w:val="28"/>
          <w:rPrChange w:id="517" w:author="user pc" w:date="2022-03-15T10:14:00Z">
            <w:rPr>
              <w:rFonts w:ascii="Calibri" w:cs="Bell MT" w:hAnsi="Calibri"/>
            </w:rPr>
          </w:rPrChange>
        </w:rPr>
      </w:pPr>
      <w:r w:rsidRPr="7C7A32E7">
        <w:rPr>
          <w:rFonts w:ascii="Times New Roman" w:cs="Times New Roman" w:hAnsi="Times New Roman"/>
          <w:sz w:val="28"/>
          <w:szCs w:val="28"/>
          <w:rPrChange w:id="518" w:author="user pc" w:date="2022-03-15T10:14:00Z">
            <w:rPr>
              <w:rFonts w:ascii="Calibri" w:cs="Bell MT" w:hAnsi="Calibri"/>
            </w:rPr>
          </w:rPrChange>
        </w:rPr>
        <w:t>R.M.M = 120</w:t>
      </w:r>
    </w:p>
    <w:p>
      <w:pPr>
        <w:pStyle w:val="style157"/>
        <w:rPr>
          <w:rFonts w:ascii="Times New Roman" w:cs="Times New Roman" w:hAnsi="Times New Roman"/>
          <w:sz w:val="28"/>
          <w:szCs w:val="28"/>
          <w:rPrChange w:id="519" w:author="user pc" w:date="2022-03-15T10:14:00Z">
            <w:rPr>
              <w:rFonts w:ascii="Calibri" w:cs="Bell MT" w:hAnsi="Calibri"/>
            </w:rPr>
          </w:rPrChange>
        </w:rPr>
      </w:pPr>
    </w:p>
    <w:p>
      <w:pPr>
        <w:pStyle w:val="style157"/>
        <w:rPr>
          <w:rFonts w:ascii="Times New Roman" w:cs="Times New Roman" w:eastAsia="宋体" w:hAnsi="Times New Roman"/>
          <w:sz w:val="28"/>
          <w:szCs w:val="28"/>
          <w:rPrChange w:id="520" w:author="user pc" w:date="2022-03-15T10:14:00Z">
            <w:rPr>
              <w:rFonts w:ascii="Calibri" w:cs="Bell MT" w:eastAsia="宋体" w:hAnsi="Calibri"/>
            </w:rPr>
          </w:rPrChange>
        </w:rPr>
      </w:pPr>
      <w:r w:rsidRPr="7F40D759">
        <w:rPr>
          <w:rFonts w:ascii="Times New Roman" w:cs="Times New Roman" w:hAnsi="Times New Roman"/>
          <w:i/>
          <w:sz w:val="28"/>
          <w:szCs w:val="28"/>
          <w:rPrChange w:id="521" w:author="user pc" w:date="2022-03-15T10:14:00Z">
            <w:rPr>
              <w:rFonts w:ascii="Calibri" w:cs="Bell MT" w:hAnsi="Calibri"/>
              <w:i/>
            </w:rPr>
          </w:rPrChange>
        </w:rPr>
        <w:t xml:space="preserve">% of Mg </w:t>
      </w:r>
      <w:r w:rsidRPr="0BFB3ABC">
        <w:rPr>
          <w:rFonts w:ascii="Times New Roman" w:cs="Times New Roman" w:hAnsi="Times New Roman"/>
          <w:sz w:val="28"/>
          <w:szCs w:val="28"/>
          <w:rPrChange w:id="522" w:author="user pc" w:date="2022-03-15T10:14:00Z">
            <w:rPr>
              <w:rFonts w:ascii="Calibri" w:cs="Bell MT" w:hAnsi="Calibri"/>
            </w:rPr>
          </w:rPrChange>
        </w:rPr>
        <w:t>=</w:t>
      </w:r>
      <m:oMath>
        <m:r w:rsidRPr="F04F226F">
          <w:rPr>
            <w:rFonts w:ascii="Cambria Math" w:cs="Times New Roman" w:hAnsi="Cambria Math"/>
            <w:sz w:val="28"/>
            <w:szCs w:val="28"/>
            <w:rPrChange w:id="523" w:author="user pc" w:date="2022-03-15T10:14:00Z">
              <w:rPr>
                <w:rFonts w:ascii="Cambria Math" w:cs="Bell MT" w:hAnsi="Cambria Math"/>
              </w:rPr>
            </w:rPrChange>
          </w:rPr>
          <m:t xml:space="preserve"> </m:t>
        </m:r>
        <m:f>
          <m:fPr>
            <m:ctrlPr>
              <w:rPr>
                <w:rFonts w:ascii="Cambria Math" w:cs="Times New Roman" w:hAnsi="Cambria Math"/>
                <w:i/>
                <w:sz w:val="28"/>
                <w:szCs w:val="28"/>
              </w:rPr>
            </m:ctrlPr>
          </m:fPr>
          <m:num>
            <m:r w:rsidRPr="0F0FAE0F">
              <w:rPr>
                <w:rFonts w:ascii="Cambria Math" w:cs="Times New Roman" w:hAnsi="Cambria Math"/>
                <w:sz w:val="28"/>
                <w:szCs w:val="28"/>
                <w:rPrChange w:id="524" w:author="user pc" w:date="2022-03-15T10:14:00Z">
                  <w:rPr>
                    <w:rFonts w:ascii="Cambria Math" w:cs="Bell MT" w:hAnsi="Cambria Math"/>
                  </w:rPr>
                </w:rPrChange>
              </w:rPr>
              <m:t>Relative atomic mass of Mg ×number of atoms of Mg in formula</m:t>
            </m:r>
          </m:num>
          <m:den>
            <m:r w:rsidRPr="635ECDD5">
              <w:rPr>
                <w:rFonts w:ascii="Cambria Math" w:cs="Times New Roman" w:hAnsi="Cambria Math"/>
                <w:sz w:val="28"/>
                <w:szCs w:val="28"/>
                <w:rPrChange w:id="525" w:author="user pc" w:date="2022-03-15T10:14:00Z">
                  <w:rPr>
                    <w:rFonts w:ascii="Cambria Math" w:cs="Bell MT" w:hAnsi="Cambria Math"/>
                  </w:rPr>
                </w:rPrChange>
              </w:rPr>
              <m:t>Relative molecular mass of</m:t>
            </m:r>
            <m:sSub>
              <m:sSubPr>
                <m:ctrlPr>
                  <w:rPr>
                    <w:rFonts w:ascii="Cambria Math" w:cs="Times New Roman" w:hAnsi="Cambria Math"/>
                    <w:sz w:val="28"/>
                    <w:szCs w:val="28"/>
                    <w:vertAlign w:val="subscript"/>
                  </w:rPr>
                </m:ctrlPr>
              </m:sSubPr>
              <m:e>
                <m:r w:rsidRPr="72FB5099">
                  <m:rPr>
                    <m:sty m:val="p"/>
                  </m:rPr>
                  <w:rPr>
                    <w:rFonts w:ascii="Cambria Math" w:cs="Times New Roman" w:hAnsi="Cambria Math"/>
                    <w:sz w:val="28"/>
                    <w:szCs w:val="28"/>
                    <w:rPrChange w:id="526" w:author="user pc" w:date="2022-03-15T10:14:00Z">
                      <w:rPr>
                        <w:rFonts w:ascii="Cambria Math" w:cs="Bell MT" w:hAnsi="Calibri"/>
                      </w:rPr>
                    </w:rPrChange>
                  </w:rPr>
                  <m:t xml:space="preserve"> MgSO</m:t>
                </m:r>
              </m:e>
              <m:sub>
                <m:r w:rsidRPr="4A403DA0">
                  <m:rPr>
                    <m:sty m:val="p"/>
                  </m:rPr>
                  <w:rPr>
                    <w:rFonts w:ascii="Cambria Math" w:cs="Times New Roman" w:hAnsi="Cambria Math"/>
                    <w:sz w:val="28"/>
                    <w:szCs w:val="28"/>
                    <w:vertAlign w:val="subscript"/>
                    <w:rPrChange w:id="527" w:author="user pc" w:date="2022-03-15T10:14:00Z">
                      <w:rPr>
                        <w:rFonts w:ascii="Cambria Math" w:cs="Bell MT" w:hAnsi="Calibri"/>
                        <w:vertAlign w:val="subscript"/>
                      </w:rPr>
                    </w:rPrChange>
                  </w:rPr>
                  <m:t>4</m:t>
                </m:r>
              </m:sub>
            </m:sSub>
          </m:den>
        </m:f>
        <m:r w:rsidRPr="890F14F9">
          <w:rPr>
            <w:rFonts w:ascii="Cambria Math" w:cs="Times New Roman" w:hAnsi="Cambria Math"/>
            <w:sz w:val="28"/>
            <w:szCs w:val="28"/>
            <w:rPrChange w:id="528"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529"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530" w:author="user pc" w:date="2022-03-15T10:14:00Z">
            <w:rPr>
              <w:rFonts w:ascii="Calibri" w:cs="Bell MT" w:eastAsia="宋体" w:hAnsi="Calibri"/>
            </w:rPr>
          </w:rPrChange>
        </w:rPr>
      </w:pPr>
      <w:r w:rsidRPr="06DEB117">
        <w:rPr>
          <w:rFonts w:ascii="Times New Roman" w:cs="Times New Roman" w:hAnsi="Times New Roman"/>
          <w:i/>
          <w:sz w:val="28"/>
          <w:szCs w:val="28"/>
          <w:rPrChange w:id="531" w:author="user pc" w:date="2022-03-15T10:14:00Z">
            <w:rPr>
              <w:rFonts w:ascii="Calibri" w:cs="Bell MT" w:hAnsi="Calibri"/>
              <w:i/>
            </w:rPr>
          </w:rPrChange>
        </w:rPr>
        <w:t xml:space="preserve">% of Mg </w:t>
      </w:r>
      <w:r w:rsidRPr="265374D8">
        <w:rPr>
          <w:rFonts w:ascii="Times New Roman" w:cs="Times New Roman" w:eastAsia="宋体" w:hAnsi="Times New Roman"/>
          <w:sz w:val="28"/>
          <w:szCs w:val="28"/>
          <w:rPrChange w:id="532" w:author="user pc" w:date="2022-03-15T10:14:00Z">
            <w:rPr>
              <w:rFonts w:ascii="Calibri" w:cs="Bell MT" w:eastAsia="宋体" w:hAnsi="Calibri"/>
            </w:rPr>
          </w:rPrChange>
        </w:rPr>
        <w:t>=</w:t>
      </w:r>
      <m:oMath>
        <m:r w:rsidRPr="9924FAF8">
          <w:rPr>
            <w:rFonts w:ascii="Cambria Math" w:cs="Times New Roman" w:eastAsia="宋体" w:hAnsi="Cambria Math"/>
            <w:sz w:val="28"/>
            <w:szCs w:val="28"/>
            <w:rPrChange w:id="533" w:author="user pc" w:date="2022-03-15T10:14:00Z">
              <w:rPr>
                <w:rFonts w:ascii="Cambria Math" w:cs="Bell MT" w:eastAsia="宋体" w:hAnsi="Cambria Math"/>
              </w:rPr>
            </w:rPrChange>
          </w:rPr>
          <m:t xml:space="preserve"> </m:t>
        </m:r>
        <m:f>
          <m:fPr>
            <m:ctrlPr>
              <w:rPr>
                <w:rFonts w:ascii="Cambria Math" w:cs="Times New Roman" w:hAnsi="Cambria Math"/>
                <w:i/>
                <w:sz w:val="28"/>
                <w:szCs w:val="28"/>
              </w:rPr>
            </m:ctrlPr>
          </m:fPr>
          <m:num>
            <m:r w:rsidRPr="075CE5C7">
              <w:rPr>
                <w:rFonts w:ascii="Cambria Math" w:cs="Times New Roman" w:hAnsi="Cambria Math"/>
                <w:sz w:val="28"/>
                <w:szCs w:val="28"/>
                <w:rPrChange w:id="534" w:author="user pc" w:date="2022-03-15T10:14:00Z">
                  <w:rPr>
                    <w:rFonts w:ascii="Cambria Math" w:cs="Bell MT" w:hAnsi="Calibri"/>
                  </w:rPr>
                </w:rPrChange>
              </w:rPr>
              <m:t>24 ×1</m:t>
            </m:r>
          </m:num>
          <m:den>
            <m:r w:rsidRPr="8E30D014">
              <w:rPr>
                <w:rFonts w:ascii="Cambria Math" w:cs="Times New Roman" w:hAnsi="Cambria Math"/>
                <w:sz w:val="28"/>
                <w:szCs w:val="28"/>
                <w:rPrChange w:id="535" w:author="user pc" w:date="2022-03-15T10:14:00Z">
                  <w:rPr>
                    <w:rFonts w:ascii="Cambria Math" w:cs="Bell MT" w:hAnsi="Calibri"/>
                  </w:rPr>
                </w:rPrChange>
              </w:rPr>
              <m:t>120</m:t>
            </m:r>
          </m:den>
        </m:f>
        <m:r w:rsidRPr="71B4F84B">
          <w:rPr>
            <w:rFonts w:ascii="Cambria Math" w:cs="Times New Roman" w:hAnsi="Cambria Math"/>
            <w:sz w:val="28"/>
            <w:szCs w:val="28"/>
            <w:rPrChange w:id="536"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537" w:author="user pc" w:date="2022-03-15T10:14:00Z">
            <w:rPr>
              <w:rFonts w:ascii="Calibri" w:cs="Bell MT" w:eastAsia="宋体" w:hAnsi="Calibri"/>
            </w:rPr>
          </w:rPrChange>
        </w:rPr>
      </w:pPr>
    </w:p>
    <w:p>
      <w:pPr>
        <w:pStyle w:val="style157"/>
        <w:rPr>
          <w:rFonts w:ascii="Times New Roman" w:cs="Times New Roman" w:hAnsi="Times New Roman"/>
          <w:sz w:val="28"/>
          <w:szCs w:val="28"/>
          <w:rPrChange w:id="538" w:author="user pc" w:date="2022-03-15T10:14:00Z">
            <w:rPr>
              <w:rFonts w:ascii="Calibri" w:cs="Bell MT" w:hAnsi="Calibri"/>
            </w:rPr>
          </w:rPrChange>
        </w:rPr>
      </w:pPr>
      <w:r w:rsidRPr="8D8F8616">
        <w:rPr>
          <w:rFonts w:ascii="Times New Roman" w:cs="Times New Roman" w:hAnsi="Times New Roman"/>
          <w:i/>
          <w:sz w:val="28"/>
          <w:szCs w:val="28"/>
          <w:rPrChange w:id="539" w:author="user pc" w:date="2022-03-15T10:14:00Z">
            <w:rPr>
              <w:rFonts w:ascii="Calibri" w:cs="Bell MT" w:hAnsi="Calibri"/>
              <w:i/>
            </w:rPr>
          </w:rPrChange>
        </w:rPr>
        <w:t xml:space="preserve">% of Mg </w:t>
      </w:r>
      <w:r w:rsidRPr="22CE7063">
        <w:rPr>
          <w:rFonts w:ascii="Times New Roman" w:cs="Times New Roman" w:hAnsi="Times New Roman"/>
          <w:sz w:val="28"/>
          <w:szCs w:val="28"/>
          <w:rPrChange w:id="540" w:author="user pc" w:date="2022-03-15T10:14:00Z">
            <w:rPr>
              <w:rFonts w:ascii="Calibri" w:cs="Bell MT" w:hAnsi="Calibri"/>
            </w:rPr>
          </w:rPrChange>
        </w:rPr>
        <w:t>= 20%</w:t>
      </w:r>
    </w:p>
    <w:p>
      <w:pPr>
        <w:pStyle w:val="style157"/>
        <w:rPr>
          <w:rFonts w:ascii="Times New Roman" w:cs="Times New Roman" w:hAnsi="Times New Roman"/>
          <w:sz w:val="28"/>
          <w:szCs w:val="28"/>
          <w:rPrChange w:id="541" w:author="user pc" w:date="2022-03-15T10:14:00Z">
            <w:rPr>
              <w:rFonts w:ascii="Calibri" w:cs="Bell MT" w:hAnsi="Calibri"/>
            </w:rPr>
          </w:rPrChange>
        </w:rPr>
      </w:pPr>
    </w:p>
    <w:p>
      <w:pPr>
        <w:pStyle w:val="style157"/>
        <w:rPr>
          <w:rFonts w:ascii="Times New Roman" w:cs="Times New Roman" w:hAnsi="Times New Roman"/>
          <w:i/>
          <w:sz w:val="28"/>
          <w:szCs w:val="28"/>
          <w:rPrChange w:id="542" w:author="user pc" w:date="2022-03-15T10:14:00Z">
            <w:rPr>
              <w:rFonts w:ascii="Calibri" w:cs="Bell MT" w:hAnsi="Calibri"/>
              <w:i/>
            </w:rPr>
          </w:rPrChange>
        </w:rPr>
      </w:pPr>
    </w:p>
    <w:p>
      <w:pPr>
        <w:pStyle w:val="style157"/>
        <w:rPr>
          <w:rFonts w:ascii="Times New Roman" w:cs="Times New Roman" w:eastAsia="宋体" w:hAnsi="Times New Roman"/>
          <w:sz w:val="28"/>
          <w:szCs w:val="28"/>
          <w:rPrChange w:id="543" w:author="user pc" w:date="2022-03-15T10:14:00Z">
            <w:rPr>
              <w:rFonts w:ascii="Calibri" w:cs="Bell MT" w:eastAsia="宋体" w:hAnsi="Calibri"/>
            </w:rPr>
          </w:rPrChange>
        </w:rPr>
      </w:pPr>
      <w:r w:rsidRPr="C09DA542">
        <w:rPr>
          <w:rFonts w:ascii="Times New Roman" w:cs="Times New Roman" w:hAnsi="Times New Roman"/>
          <w:i/>
          <w:sz w:val="28"/>
          <w:szCs w:val="28"/>
          <w:rPrChange w:id="544" w:author="user pc" w:date="2022-03-15T10:14:00Z">
            <w:rPr>
              <w:rFonts w:ascii="Calibri" w:cs="Bell MT" w:hAnsi="Calibri"/>
              <w:i/>
            </w:rPr>
          </w:rPrChange>
        </w:rPr>
        <w:t xml:space="preserve">% of S </w:t>
      </w:r>
      <w:r w:rsidRPr="84835A1D">
        <w:rPr>
          <w:rFonts w:ascii="Times New Roman" w:cs="Times New Roman" w:hAnsi="Times New Roman"/>
          <w:sz w:val="28"/>
          <w:szCs w:val="28"/>
          <w:rPrChange w:id="545" w:author="user pc" w:date="2022-03-15T10:14:00Z">
            <w:rPr>
              <w:rFonts w:ascii="Calibri" w:cs="Bell MT" w:hAnsi="Calibri"/>
            </w:rPr>
          </w:rPrChange>
        </w:rPr>
        <w:t xml:space="preserve">= </w:t>
      </w:r>
      <m:oMath>
        <m:f>
          <m:fPr>
            <m:ctrlPr>
              <w:rPr>
                <w:rFonts w:ascii="Cambria Math" w:cs="Times New Roman" w:hAnsi="Cambria Math"/>
                <w:i/>
                <w:sz w:val="28"/>
                <w:szCs w:val="28"/>
              </w:rPr>
            </m:ctrlPr>
          </m:fPr>
          <m:num>
            <m:r w:rsidRPr="90C1C403">
              <w:rPr>
                <w:rFonts w:ascii="Cambria Math" w:cs="Times New Roman" w:hAnsi="Cambria Math"/>
                <w:sz w:val="28"/>
                <w:szCs w:val="28"/>
                <w:rPrChange w:id="546" w:author="user pc" w:date="2022-03-15T10:14:00Z">
                  <w:rPr>
                    <w:rFonts w:ascii="Cambria Math" w:cs="Bell MT" w:hAnsi="Cambria Math"/>
                  </w:rPr>
                </w:rPrChange>
              </w:rPr>
              <m:t>Relative atomic mass of S × number of atoms of S in formula</m:t>
            </m:r>
          </m:num>
          <m:den>
            <m:r w:rsidRPr="7A59E1D6">
              <w:rPr>
                <w:rFonts w:ascii="Cambria Math" w:cs="Times New Roman" w:hAnsi="Cambria Math"/>
                <w:sz w:val="28"/>
                <w:szCs w:val="28"/>
                <w:rPrChange w:id="547" w:author="user pc" w:date="2022-03-15T10:14:00Z">
                  <w:rPr>
                    <w:rFonts w:ascii="Cambria Math" w:cs="Bell MT" w:hAnsi="Cambria Math"/>
                  </w:rPr>
                </w:rPrChange>
              </w:rPr>
              <m:t>Relative molecular mass of</m:t>
            </m:r>
            <m:sSub>
              <m:sSubPr>
                <m:ctrlPr>
                  <w:rPr>
                    <w:rFonts w:ascii="Cambria Math" w:cs="Times New Roman" w:hAnsi="Cambria Math"/>
                    <w:sz w:val="28"/>
                    <w:szCs w:val="28"/>
                    <w:vertAlign w:val="subscript"/>
                  </w:rPr>
                </m:ctrlPr>
              </m:sSubPr>
              <m:e>
                <m:r w:rsidRPr="04458CFE">
                  <m:rPr>
                    <m:sty m:val="p"/>
                  </m:rPr>
                  <w:rPr>
                    <w:rFonts w:ascii="Cambria Math" w:cs="Times New Roman" w:hAnsi="Cambria Math"/>
                    <w:sz w:val="28"/>
                    <w:szCs w:val="28"/>
                    <w:rPrChange w:id="548" w:author="user pc" w:date="2022-03-15T10:14:00Z">
                      <w:rPr>
                        <w:rFonts w:ascii="Cambria Math" w:cs="Bell MT" w:hAnsi="Calibri"/>
                      </w:rPr>
                    </w:rPrChange>
                  </w:rPr>
                  <m:t>MgSO</m:t>
                </m:r>
              </m:e>
              <m:sub>
                <m:r w:rsidRPr="24824A8E">
                  <m:rPr>
                    <m:sty m:val="p"/>
                  </m:rPr>
                  <w:rPr>
                    <w:rFonts w:ascii="Cambria Math" w:cs="Times New Roman" w:hAnsi="Cambria Math"/>
                    <w:sz w:val="28"/>
                    <w:szCs w:val="28"/>
                    <w:vertAlign w:val="subscript"/>
                    <w:rPrChange w:id="549" w:author="user pc" w:date="2022-03-15T10:14:00Z">
                      <w:rPr>
                        <w:rFonts w:ascii="Cambria Math" w:cs="Bell MT" w:hAnsi="Calibri"/>
                        <w:vertAlign w:val="subscript"/>
                      </w:rPr>
                    </w:rPrChange>
                  </w:rPr>
                  <m:t>4</m:t>
                </m:r>
              </m:sub>
            </m:sSub>
          </m:den>
        </m:f>
        <m:r w:rsidRPr="C6C2CFEF">
          <w:rPr>
            <w:rFonts w:ascii="Cambria Math" w:cs="Times New Roman" w:hAnsi="Cambria Math"/>
            <w:sz w:val="28"/>
            <w:szCs w:val="28"/>
            <w:rPrChange w:id="550" w:author="user pc" w:date="2022-03-15T10:14:00Z">
              <w:rPr>
                <w:rFonts w:ascii="Bell MT" w:cs="Bell MT" w:hAnsi="Calibri"/>
              </w:rPr>
            </w:rPrChange>
          </w:rPr>
          <m:t>×100</m:t>
        </m:r>
      </m:oMath>
    </w:p>
    <w:p>
      <w:pPr>
        <w:pStyle w:val="style157"/>
        <w:rPr>
          <w:rFonts w:ascii="Times New Roman" w:cs="Times New Roman" w:hAnsi="Times New Roman"/>
          <w:sz w:val="28"/>
          <w:szCs w:val="28"/>
          <w:rPrChange w:id="551" w:author="user pc" w:date="2022-03-15T10:14:00Z">
            <w:rPr>
              <w:rFonts w:ascii="Calibri" w:cs="Bell MT" w:hAnsi="Calibri"/>
            </w:rPr>
          </w:rPrChange>
        </w:rPr>
      </w:pPr>
    </w:p>
    <w:p>
      <w:pPr>
        <w:pStyle w:val="style157"/>
        <w:rPr>
          <w:rFonts w:ascii="Times New Roman" w:cs="Times New Roman" w:eastAsia="宋体" w:hAnsi="Times New Roman"/>
          <w:sz w:val="28"/>
          <w:szCs w:val="28"/>
          <w:rPrChange w:id="552" w:author="user pc" w:date="2022-03-15T10:14:00Z">
            <w:rPr>
              <w:rFonts w:ascii="Calibri" w:cs="Bell MT" w:eastAsia="宋体" w:hAnsi="Calibri"/>
            </w:rPr>
          </w:rPrChange>
        </w:rPr>
      </w:pPr>
      <w:r w:rsidRPr="D76572D6">
        <w:rPr>
          <w:rFonts w:ascii="Times New Roman" w:cs="Times New Roman" w:hAnsi="Times New Roman"/>
          <w:i/>
          <w:sz w:val="28"/>
          <w:szCs w:val="28"/>
          <w:rPrChange w:id="553" w:author="user pc" w:date="2022-03-15T10:14:00Z">
            <w:rPr>
              <w:rFonts w:ascii="Calibri" w:cs="Bell MT" w:hAnsi="Calibri"/>
              <w:i/>
            </w:rPr>
          </w:rPrChange>
        </w:rPr>
        <w:t xml:space="preserve">% of S </w:t>
      </w:r>
      <w:r w:rsidRPr="DDA03423">
        <w:rPr>
          <w:rFonts w:ascii="Times New Roman" w:cs="Times New Roman" w:hAnsi="Times New Roman"/>
          <w:sz w:val="28"/>
          <w:szCs w:val="28"/>
          <w:rPrChange w:id="554" w:author="user pc" w:date="2022-03-15T10:14:00Z">
            <w:rPr>
              <w:rFonts w:ascii="Calibri" w:cs="Bell MT" w:hAnsi="Calibri"/>
            </w:rPr>
          </w:rPrChange>
        </w:rPr>
        <w:t xml:space="preserve">= </w:t>
      </w:r>
      <m:oMath>
        <m:f>
          <m:fPr>
            <m:ctrlPr>
              <w:rPr>
                <w:rFonts w:ascii="Cambria Math" w:cs="Times New Roman" w:hAnsi="Cambria Math"/>
                <w:i/>
                <w:sz w:val="28"/>
                <w:szCs w:val="28"/>
              </w:rPr>
            </m:ctrlPr>
          </m:fPr>
          <m:num>
            <m:r w:rsidRPr="FCBE2D32">
              <w:rPr>
                <w:rFonts w:ascii="Cambria Math" w:cs="Times New Roman" w:hAnsi="Cambria Math"/>
                <w:sz w:val="28"/>
                <w:szCs w:val="28"/>
                <w:rPrChange w:id="555" w:author="user pc" w:date="2022-03-15T10:14:00Z">
                  <w:rPr>
                    <w:rFonts w:ascii="Cambria Math" w:cs="Bell MT" w:hAnsi="Calibri"/>
                  </w:rPr>
                </w:rPrChange>
              </w:rPr>
              <m:t>32  × 1</m:t>
            </m:r>
          </m:num>
          <m:den>
            <m:r w:rsidRPr="80BF2857">
              <w:rPr>
                <w:rFonts w:ascii="Cambria Math" w:cs="Times New Roman" w:hAnsi="Cambria Math"/>
                <w:sz w:val="28"/>
                <w:szCs w:val="28"/>
                <w:rPrChange w:id="556" w:author="user pc" w:date="2022-03-15T10:14:00Z">
                  <w:rPr>
                    <w:rFonts w:ascii="Cambria Math" w:cs="Bell MT" w:hAnsi="Calibri"/>
                  </w:rPr>
                </w:rPrChange>
              </w:rPr>
              <m:t>120</m:t>
            </m:r>
          </m:den>
        </m:f>
        <m:r w:rsidRPr="BA2B8EE9">
          <w:rPr>
            <w:rFonts w:ascii="Cambria Math" w:cs="Times New Roman" w:hAnsi="Cambria Math"/>
            <w:sz w:val="28"/>
            <w:szCs w:val="28"/>
            <w:rPrChange w:id="557"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558" w:author="user pc" w:date="2022-03-15T10:14:00Z">
            <w:rPr>
              <w:rFonts w:ascii="Calibri" w:cs="Bell MT" w:eastAsia="宋体" w:hAnsi="Calibri"/>
            </w:rPr>
          </w:rPrChange>
        </w:rPr>
      </w:pPr>
    </w:p>
    <w:p>
      <w:pPr>
        <w:pStyle w:val="style157"/>
        <w:rPr>
          <w:rFonts w:ascii="Times New Roman" w:cs="Times New Roman" w:hAnsi="Times New Roman"/>
          <w:sz w:val="28"/>
          <w:szCs w:val="28"/>
          <w:rPrChange w:id="559" w:author="user pc" w:date="2022-03-15T10:14:00Z">
            <w:rPr>
              <w:rFonts w:ascii="Calibri" w:cs="Bell MT" w:hAnsi="Calibri"/>
            </w:rPr>
          </w:rPrChange>
        </w:rPr>
      </w:pPr>
      <w:r w:rsidRPr="ACB9C377">
        <w:rPr>
          <w:rFonts w:ascii="Times New Roman" w:cs="Times New Roman" w:hAnsi="Times New Roman"/>
          <w:i/>
          <w:sz w:val="28"/>
          <w:szCs w:val="28"/>
          <w:rPrChange w:id="560" w:author="user pc" w:date="2022-03-15T10:14:00Z">
            <w:rPr>
              <w:rFonts w:ascii="Calibri" w:cs="Bell MT" w:hAnsi="Calibri"/>
              <w:i/>
            </w:rPr>
          </w:rPrChange>
        </w:rPr>
        <w:t xml:space="preserve">% of S </w:t>
      </w:r>
      <w:r w:rsidRPr="2DFB8ECE">
        <w:rPr>
          <w:rFonts w:ascii="Times New Roman" w:cs="Times New Roman" w:hAnsi="Times New Roman"/>
          <w:sz w:val="28"/>
          <w:szCs w:val="28"/>
          <w:rPrChange w:id="561" w:author="user pc" w:date="2022-03-15T10:14:00Z">
            <w:rPr>
              <w:rFonts w:ascii="Calibri" w:cs="Bell MT" w:hAnsi="Calibri"/>
            </w:rPr>
          </w:rPrChange>
        </w:rPr>
        <w:t>= 26.7%</w:t>
      </w:r>
    </w:p>
    <w:p>
      <w:pPr>
        <w:pStyle w:val="style157"/>
        <w:rPr>
          <w:rFonts w:ascii="Times New Roman" w:cs="Times New Roman" w:hAnsi="Times New Roman"/>
          <w:sz w:val="28"/>
          <w:szCs w:val="28"/>
          <w:rPrChange w:id="562" w:author="user pc" w:date="2022-03-15T10:14:00Z">
            <w:rPr>
              <w:rFonts w:ascii="Calibri" w:cs="Bell MT" w:hAnsi="Calibri"/>
            </w:rPr>
          </w:rPrChange>
        </w:rPr>
      </w:pPr>
    </w:p>
    <w:p>
      <w:pPr>
        <w:pStyle w:val="style157"/>
        <w:rPr>
          <w:rFonts w:ascii="Times New Roman" w:cs="Times New Roman" w:hAnsi="Times New Roman"/>
          <w:sz w:val="28"/>
          <w:szCs w:val="28"/>
          <w:rPrChange w:id="563" w:author="user pc" w:date="2022-03-15T10:14:00Z">
            <w:rPr>
              <w:rFonts w:ascii="Calibri" w:cs="Bell MT" w:hAnsi="Calibri"/>
            </w:rPr>
          </w:rPrChange>
        </w:rPr>
      </w:pPr>
    </w:p>
    <w:p>
      <w:pPr>
        <w:pStyle w:val="style157"/>
        <w:rPr>
          <w:rFonts w:ascii="Times New Roman" w:cs="Times New Roman" w:eastAsia="宋体" w:hAnsi="Times New Roman"/>
          <w:sz w:val="28"/>
          <w:szCs w:val="28"/>
          <w:rPrChange w:id="564" w:author="user pc" w:date="2022-03-15T10:14:00Z">
            <w:rPr>
              <w:rFonts w:ascii="Calibri" w:cs="Bell MT" w:eastAsia="宋体" w:hAnsi="Calibri"/>
            </w:rPr>
          </w:rPrChange>
        </w:rPr>
      </w:pPr>
      <w:r w:rsidRPr="9A62BAB5">
        <w:rPr>
          <w:rFonts w:ascii="Times New Roman" w:cs="Times New Roman" w:hAnsi="Times New Roman"/>
          <w:i/>
          <w:sz w:val="28"/>
          <w:szCs w:val="28"/>
          <w:rPrChange w:id="565" w:author="user pc" w:date="2022-03-15T10:14:00Z">
            <w:rPr>
              <w:rFonts w:ascii="Calibri" w:cs="Bell MT" w:hAnsi="Calibri"/>
              <w:i/>
            </w:rPr>
          </w:rPrChange>
        </w:rPr>
        <w:t xml:space="preserve">% of O </w:t>
      </w:r>
      <w:r w:rsidRPr="F09B263A">
        <w:rPr>
          <w:rFonts w:ascii="Times New Roman" w:cs="Times New Roman" w:hAnsi="Times New Roman"/>
          <w:sz w:val="28"/>
          <w:szCs w:val="28"/>
          <w:rPrChange w:id="566" w:author="user pc" w:date="2022-03-15T10:14:00Z">
            <w:rPr>
              <w:rFonts w:ascii="Calibri" w:cs="Bell MT" w:hAnsi="Calibri"/>
            </w:rPr>
          </w:rPrChange>
        </w:rPr>
        <w:t>=</w:t>
      </w:r>
      <m:oMath>
        <m:r w:rsidRPr="3CAB785C">
          <w:rPr>
            <w:rFonts w:ascii="Cambria Math" w:cs="Times New Roman" w:hAnsi="Cambria Math"/>
            <w:sz w:val="28"/>
            <w:szCs w:val="28"/>
            <w:rPrChange w:id="567" w:author="user pc" w:date="2022-03-15T10:14:00Z">
              <w:rPr>
                <w:rFonts w:ascii="Cambria Math" w:cs="Bell MT" w:hAnsi="Cambria Math"/>
              </w:rPr>
            </w:rPrChange>
          </w:rPr>
          <m:t xml:space="preserve"> </m:t>
        </m:r>
        <m:f>
          <m:fPr>
            <m:ctrlPr>
              <w:rPr>
                <w:rFonts w:ascii="Cambria Math" w:cs="Times New Roman" w:hAnsi="Cambria Math"/>
                <w:i/>
                <w:sz w:val="28"/>
                <w:szCs w:val="28"/>
              </w:rPr>
            </m:ctrlPr>
          </m:fPr>
          <m:num>
            <m:r w:rsidRPr="9F2151FF">
              <w:rPr>
                <w:rFonts w:ascii="Cambria Math" w:cs="Times New Roman" w:hAnsi="Cambria Math"/>
                <w:sz w:val="28"/>
                <w:szCs w:val="28"/>
                <w:rPrChange w:id="568" w:author="user pc" w:date="2022-03-15T10:14:00Z">
                  <w:rPr>
                    <w:rFonts w:ascii="Cambria Math" w:cs="Bell MT" w:hAnsi="Cambria Math"/>
                  </w:rPr>
                </w:rPrChange>
              </w:rPr>
              <m:t>Relative atomic mass of O × number of atoms of O in formula</m:t>
            </m:r>
          </m:num>
          <m:den>
            <m:r w:rsidRPr="E248844E">
              <w:rPr>
                <w:rFonts w:ascii="Cambria Math" w:cs="Times New Roman" w:hAnsi="Cambria Math"/>
                <w:sz w:val="28"/>
                <w:szCs w:val="28"/>
                <w:rPrChange w:id="569" w:author="user pc" w:date="2022-03-15T10:14:00Z">
                  <w:rPr>
                    <w:rFonts w:ascii="Cambria Math" w:cs="Bell MT" w:hAnsi="Cambria Math"/>
                  </w:rPr>
                </w:rPrChange>
              </w:rPr>
              <m:t xml:space="preserve">Relative molecular masso f </m:t>
            </m:r>
            <m:sSub>
              <m:sSubPr>
                <m:ctrlPr>
                  <w:rPr>
                    <w:rFonts w:ascii="Cambria Math" w:cs="Times New Roman" w:hAnsi="Cambria Math"/>
                    <w:sz w:val="28"/>
                    <w:szCs w:val="28"/>
                    <w:vertAlign w:val="subscript"/>
                  </w:rPr>
                </m:ctrlPr>
              </m:sSubPr>
              <m:e>
                <m:r w:rsidRPr="52638C66">
                  <m:rPr>
                    <m:sty m:val="p"/>
                  </m:rPr>
                  <w:rPr>
                    <w:rFonts w:ascii="Cambria Math" w:cs="Times New Roman" w:hAnsi="Cambria Math"/>
                    <w:sz w:val="28"/>
                    <w:szCs w:val="28"/>
                    <w:rPrChange w:id="570" w:author="user pc" w:date="2022-03-15T10:14:00Z">
                      <w:rPr>
                        <w:rFonts w:ascii="Cambria Math" w:cs="Bell MT" w:hAnsi="Calibri"/>
                      </w:rPr>
                    </w:rPrChange>
                  </w:rPr>
                  <m:t>MgSO</m:t>
                </m:r>
              </m:e>
              <m:sub>
                <m:r w:rsidRPr="828E6F78">
                  <m:rPr>
                    <m:sty m:val="p"/>
                  </m:rPr>
                  <w:rPr>
                    <w:rFonts w:ascii="Cambria Math" w:cs="Times New Roman" w:hAnsi="Cambria Math"/>
                    <w:sz w:val="28"/>
                    <w:szCs w:val="28"/>
                    <w:vertAlign w:val="subscript"/>
                    <w:rPrChange w:id="571" w:author="user pc" w:date="2022-03-15T10:14:00Z">
                      <w:rPr>
                        <w:rFonts w:ascii="Cambria Math" w:cs="Bell MT" w:hAnsi="Calibri"/>
                        <w:vertAlign w:val="subscript"/>
                      </w:rPr>
                    </w:rPrChange>
                  </w:rPr>
                  <m:t>4</m:t>
                </m:r>
              </m:sub>
            </m:sSub>
          </m:den>
        </m:f>
        <m:r w:rsidRPr="5AE6CBFB">
          <w:rPr>
            <w:rFonts w:ascii="Cambria Math" w:cs="Times New Roman" w:hAnsi="Cambria Math"/>
            <w:sz w:val="28"/>
            <w:szCs w:val="28"/>
            <w:rPrChange w:id="572"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573"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574" w:author="user pc" w:date="2022-03-15T10:14:00Z">
            <w:rPr>
              <w:rFonts w:ascii="Calibri" w:cs="Bell MT" w:eastAsia="宋体" w:hAnsi="Calibri"/>
            </w:rPr>
          </w:rPrChange>
        </w:rPr>
      </w:pPr>
      <w:r w:rsidRPr="0F5F38AE">
        <w:rPr>
          <w:rFonts w:ascii="Times New Roman" w:cs="Times New Roman" w:hAnsi="Times New Roman"/>
          <w:i/>
          <w:sz w:val="28"/>
          <w:szCs w:val="28"/>
          <w:rPrChange w:id="575" w:author="user pc" w:date="2022-03-15T10:14:00Z">
            <w:rPr>
              <w:rFonts w:ascii="Calibri" w:cs="Bell MT" w:hAnsi="Calibri"/>
              <w:i/>
            </w:rPr>
          </w:rPrChange>
        </w:rPr>
        <w:t xml:space="preserve">% of O  </w:t>
      </w:r>
      <w:r w:rsidRPr="A8F415BB">
        <w:rPr>
          <w:rFonts w:ascii="Times New Roman" w:cs="Times New Roman" w:hAnsi="Times New Roman"/>
          <w:sz w:val="28"/>
          <w:szCs w:val="28"/>
          <w:rPrChange w:id="576" w:author="user pc" w:date="2022-03-15T10:14:00Z">
            <w:rPr>
              <w:rFonts w:ascii="Calibri" w:cs="Bell MT" w:hAnsi="Calibri"/>
            </w:rPr>
          </w:rPrChange>
        </w:rPr>
        <w:t xml:space="preserve">= </w:t>
      </w:r>
      <m:oMath>
        <m:f>
          <m:fPr>
            <m:ctrlPr>
              <w:rPr>
                <w:rFonts w:ascii="Cambria Math" w:cs="Times New Roman" w:hAnsi="Cambria Math"/>
                <w:i/>
                <w:sz w:val="28"/>
                <w:szCs w:val="28"/>
              </w:rPr>
            </m:ctrlPr>
          </m:fPr>
          <m:num>
            <m:r w:rsidRPr="43110B77">
              <w:rPr>
                <w:rFonts w:ascii="Cambria Math" w:cs="Times New Roman" w:hAnsi="Cambria Math"/>
                <w:sz w:val="28"/>
                <w:szCs w:val="28"/>
                <w:rPrChange w:id="577" w:author="user pc" w:date="2022-03-15T10:14:00Z">
                  <w:rPr>
                    <w:rFonts w:ascii="Cambria Math" w:cs="Bell MT" w:hAnsi="Calibri"/>
                  </w:rPr>
                </w:rPrChange>
              </w:rPr>
              <m:t>16 × 4</m:t>
            </m:r>
          </m:num>
          <m:den>
            <m:r w:rsidRPr="2D9373B2">
              <w:rPr>
                <w:rFonts w:ascii="Cambria Math" w:cs="Times New Roman" w:hAnsi="Cambria Math"/>
                <w:sz w:val="28"/>
                <w:szCs w:val="28"/>
                <w:rPrChange w:id="578" w:author="user pc" w:date="2022-03-15T10:14:00Z">
                  <w:rPr>
                    <w:rFonts w:ascii="Cambria Math" w:cs="Bell MT" w:hAnsi="Calibri"/>
                  </w:rPr>
                </w:rPrChange>
              </w:rPr>
              <m:t>120</m:t>
            </m:r>
          </m:den>
        </m:f>
        <m:r w:rsidRPr="5C9C00DF">
          <w:rPr>
            <w:rFonts w:ascii="Cambria Math" w:cs="Times New Roman" w:hAnsi="Cambria Math"/>
            <w:sz w:val="28"/>
            <w:szCs w:val="28"/>
            <w:rPrChange w:id="579" w:author="user pc" w:date="2022-03-15T10:14:00Z">
              <w:rPr>
                <w:rFonts w:ascii="Bell MT" w:cs="Bell MT" w:hAnsi="Calibri"/>
              </w:rPr>
            </w:rPrChange>
          </w:rPr>
          <m:t>×100</m:t>
        </m:r>
      </m:oMath>
    </w:p>
    <w:p>
      <w:pPr>
        <w:pStyle w:val="style157"/>
        <w:rPr>
          <w:rFonts w:ascii="Times New Roman" w:cs="Times New Roman" w:eastAsia="宋体" w:hAnsi="Times New Roman"/>
          <w:sz w:val="28"/>
          <w:szCs w:val="28"/>
          <w:rPrChange w:id="580" w:author="user pc" w:date="2022-03-15T10:14:00Z">
            <w:rPr>
              <w:rFonts w:ascii="Calibri" w:cs="Bell MT" w:eastAsia="宋体" w:hAnsi="Calibri"/>
            </w:rPr>
          </w:rPrChange>
        </w:rPr>
      </w:pPr>
    </w:p>
    <w:p>
      <w:pPr>
        <w:pStyle w:val="style157"/>
        <w:rPr>
          <w:rFonts w:ascii="Times New Roman" w:cs="Times New Roman" w:hAnsi="Times New Roman"/>
          <w:sz w:val="28"/>
          <w:szCs w:val="28"/>
          <w:rPrChange w:id="581" w:author="user pc" w:date="2022-03-15T10:14:00Z">
            <w:rPr>
              <w:rFonts w:ascii="Calibri" w:cs="Bell MT" w:hAnsi="Calibri"/>
            </w:rPr>
          </w:rPrChange>
        </w:rPr>
      </w:pPr>
      <w:r w:rsidRPr="676005C0">
        <w:rPr>
          <w:rFonts w:ascii="Times New Roman" w:cs="Times New Roman" w:hAnsi="Times New Roman"/>
          <w:i/>
          <w:sz w:val="28"/>
          <w:szCs w:val="28"/>
          <w:rPrChange w:id="582" w:author="user pc" w:date="2022-03-15T10:14:00Z">
            <w:rPr>
              <w:rFonts w:ascii="Calibri" w:cs="Bell MT" w:hAnsi="Calibri"/>
              <w:i/>
            </w:rPr>
          </w:rPrChange>
        </w:rPr>
        <w:t xml:space="preserve">% of O </w:t>
      </w:r>
      <w:r w:rsidRPr="80BBEBAB">
        <w:rPr>
          <w:rFonts w:ascii="Times New Roman" w:cs="Times New Roman" w:hAnsi="Times New Roman"/>
          <w:sz w:val="28"/>
          <w:szCs w:val="28"/>
          <w:rPrChange w:id="583" w:author="user pc" w:date="2022-03-15T10:14:00Z">
            <w:rPr>
              <w:rFonts w:ascii="Calibri" w:cs="Bell MT" w:hAnsi="Calibri"/>
            </w:rPr>
          </w:rPrChange>
        </w:rPr>
        <w:t>= 53.3%</w:t>
      </w:r>
    </w:p>
    <w:p>
      <w:pPr>
        <w:pStyle w:val="style157"/>
        <w:rPr>
          <w:rFonts w:ascii="Times New Roman" w:cs="Times New Roman" w:hAnsi="Times New Roman"/>
          <w:sz w:val="28"/>
          <w:szCs w:val="28"/>
          <w:rPrChange w:id="584" w:author="user pc" w:date="2022-03-15T10:14:00Z">
            <w:rPr>
              <w:rFonts w:ascii="Calibri" w:cs="Bell MT" w:hAnsi="Calibri"/>
            </w:rPr>
          </w:rPrChange>
        </w:rPr>
      </w:pPr>
    </w:p>
    <w:p>
      <w:pPr>
        <w:pStyle w:val="style157"/>
        <w:rPr>
          <w:rFonts w:ascii="Times New Roman" w:cs="Times New Roman" w:eastAsia="宋体" w:hAnsi="Times New Roman"/>
          <w:sz w:val="28"/>
          <w:szCs w:val="28"/>
          <w:rPrChange w:id="585" w:author="user pc" w:date="2022-03-15T10:14:00Z">
            <w:rPr>
              <w:rFonts w:ascii="Calibri" w:cs="Bell MT" w:eastAsia="宋体" w:hAnsi="Calibri"/>
            </w:rPr>
          </w:rPrChange>
        </w:rPr>
      </w:pPr>
      <m:oMathPara>
        <m:oMath>
          <m:r w:rsidRPr="3894AFD4">
            <w:rPr>
              <w:rFonts w:ascii="Cambria Math" w:cs="Times New Roman" w:hAnsi="Cambria Math"/>
              <w:sz w:val="28"/>
              <w:szCs w:val="28"/>
              <w:rPrChange w:id="586" w:author="user pc" w:date="2022-03-15T10:14:00Z">
                <w:rPr>
                  <w:rFonts w:ascii="Cambria Math" w:cs="Bell MT" w:hAnsi="Cambria Math"/>
                </w:rPr>
              </w:rPrChange>
            </w:rPr>
            <m:t>Check:20 +26.7 +53.3 =100</m:t>
          </m:r>
        </m:oMath>
      </m:oMathPara>
    </w:p>
    <w:p>
      <w:pPr>
        <w:pStyle w:val="style157"/>
        <w:rPr>
          <w:rFonts w:ascii="Times New Roman" w:cs="Times New Roman" w:eastAsia="宋体" w:hAnsi="Times New Roman"/>
          <w:sz w:val="28"/>
          <w:szCs w:val="28"/>
          <w:rPrChange w:id="587" w:author="user pc" w:date="2022-03-15T10:14:00Z">
            <w:rPr>
              <w:rFonts w:ascii="Calibri" w:cs="Bell MT" w:eastAsia="宋体" w:hAnsi="Calibri"/>
            </w:rPr>
          </w:rPrChange>
        </w:rPr>
      </w:pPr>
    </w:p>
    <w:p>
      <w:pPr>
        <w:pStyle w:val="style157"/>
        <w:rPr>
          <w:rFonts w:ascii="Times New Roman" w:cs="Times New Roman" w:eastAsia="宋体" w:hAnsi="Times New Roman"/>
          <w:b/>
          <w:i/>
          <w:sz w:val="28"/>
          <w:szCs w:val="28"/>
        </w:rPr>
      </w:pPr>
    </w:p>
    <w:p>
      <w:pPr>
        <w:pStyle w:val="style157"/>
        <w:rPr>
          <w:rFonts w:ascii="Times New Roman" w:cs="Times New Roman" w:eastAsia="宋体" w:hAnsi="Times New Roman"/>
          <w:b/>
          <w:i/>
          <w:sz w:val="28"/>
          <w:szCs w:val="28"/>
        </w:rPr>
      </w:pPr>
    </w:p>
    <w:p>
      <w:pPr>
        <w:pStyle w:val="style157"/>
        <w:rPr>
          <w:rFonts w:ascii="Times New Roman" w:cs="Times New Roman" w:eastAsia="宋体" w:hAnsi="Times New Roman"/>
          <w:b/>
          <w:i/>
          <w:sz w:val="28"/>
          <w:szCs w:val="28"/>
          <w:rPrChange w:id="588" w:author="user pc" w:date="2022-03-15T10:14:00Z">
            <w:rPr>
              <w:rFonts w:ascii="Calibri" w:cs="Bell MT" w:eastAsia="宋体" w:hAnsi="Calibri"/>
              <w:b/>
              <w:i/>
            </w:rPr>
          </w:rPrChange>
        </w:rPr>
      </w:pPr>
      <w:r w:rsidRPr="4AA4C29A">
        <w:rPr>
          <w:rFonts w:ascii="Times New Roman" w:cs="Times New Roman" w:eastAsia="宋体" w:hAnsi="Times New Roman"/>
          <w:b/>
          <w:i/>
          <w:sz w:val="28"/>
          <w:szCs w:val="28"/>
          <w:rPrChange w:id="589" w:author="user pc" w:date="2022-03-15T10:14:00Z">
            <w:rPr>
              <w:rFonts w:ascii="Calibri" w:cs="Bell MT" w:eastAsia="宋体" w:hAnsi="Calibri"/>
              <w:b/>
              <w:i/>
            </w:rPr>
          </w:rPrChange>
        </w:rPr>
        <w:t>Solved example 3</w:t>
      </w:r>
    </w:p>
    <w:p>
      <w:pPr>
        <w:pStyle w:val="style157"/>
        <w:rPr>
          <w:rFonts w:ascii="Times New Roman" w:cs="Times New Roman" w:eastAsia="宋体" w:hAnsi="Times New Roman"/>
          <w:sz w:val="28"/>
          <w:szCs w:val="28"/>
          <w:rPrChange w:id="590" w:author="user pc" w:date="2022-03-15T10:14:00Z">
            <w:rPr>
              <w:rFonts w:ascii="Calibri" w:cs="Bell MT" w:eastAsia="宋体" w:hAnsi="Calibri"/>
            </w:rPr>
          </w:rPrChange>
        </w:rPr>
      </w:pPr>
      <w:r w:rsidRPr="86C38F29">
        <w:rPr>
          <w:rFonts w:ascii="Times New Roman" w:cs="Times New Roman" w:eastAsia="宋体" w:hAnsi="Times New Roman"/>
          <w:sz w:val="28"/>
          <w:szCs w:val="28"/>
          <w:rPrChange w:id="591" w:author="user pc" w:date="2022-03-15T10:14:00Z">
            <w:rPr>
              <w:rFonts w:ascii="Calibri" w:cs="Bell MT" w:eastAsia="宋体" w:hAnsi="Calibri"/>
            </w:rPr>
          </w:rPrChange>
        </w:rPr>
        <w:t>A compound was analyzed in the laboratory and found to contain 69.94% iron and 30.06% oxygen. Is the compound iron (II) oxide, FeO or iron (III) oxide, Fe</w:t>
      </w:r>
      <w:r w:rsidRPr="BD470C6F">
        <w:rPr>
          <w:rFonts w:ascii="Times New Roman" w:cs="Times New Roman" w:eastAsia="宋体" w:hAnsi="Times New Roman"/>
          <w:sz w:val="28"/>
          <w:szCs w:val="28"/>
          <w:vertAlign w:val="subscript"/>
          <w:rPrChange w:id="592" w:author="user pc" w:date="2022-03-15T10:14:00Z">
            <w:rPr>
              <w:rFonts w:ascii="Calibri" w:cs="Bell MT" w:eastAsia="宋体" w:hAnsi="Calibri"/>
              <w:vertAlign w:val="subscript"/>
            </w:rPr>
          </w:rPrChange>
        </w:rPr>
        <w:t>2</w:t>
      </w:r>
      <w:r w:rsidRPr="E1C8CF66">
        <w:rPr>
          <w:rFonts w:ascii="Times New Roman" w:cs="Times New Roman" w:eastAsia="宋体" w:hAnsi="Times New Roman"/>
          <w:sz w:val="28"/>
          <w:szCs w:val="28"/>
          <w:rPrChange w:id="593" w:author="user pc" w:date="2022-03-15T10:14:00Z">
            <w:rPr>
              <w:rFonts w:ascii="Calibri" w:cs="Bell MT" w:eastAsia="宋体" w:hAnsi="Calibri"/>
            </w:rPr>
          </w:rPrChange>
        </w:rPr>
        <w:t>O</w:t>
      </w:r>
      <w:r w:rsidRPr="47AA4C0A">
        <w:rPr>
          <w:rFonts w:ascii="Times New Roman" w:cs="Times New Roman" w:eastAsia="宋体" w:hAnsi="Times New Roman"/>
          <w:sz w:val="28"/>
          <w:szCs w:val="28"/>
          <w:vertAlign w:val="subscript"/>
          <w:rPrChange w:id="594" w:author="user pc" w:date="2022-03-15T10:14:00Z">
            <w:rPr>
              <w:rFonts w:ascii="Calibri" w:cs="Bell MT" w:eastAsia="宋体" w:hAnsi="Calibri"/>
              <w:vertAlign w:val="subscript"/>
            </w:rPr>
          </w:rPrChange>
        </w:rPr>
        <w:t>3</w:t>
      </w:r>
      <w:r w:rsidRPr="85096114">
        <w:rPr>
          <w:rFonts w:ascii="Times New Roman" w:cs="Times New Roman" w:eastAsia="宋体" w:hAnsi="Times New Roman"/>
          <w:sz w:val="28"/>
          <w:szCs w:val="28"/>
          <w:rPrChange w:id="595" w:author="user pc" w:date="2022-03-15T10:14:00Z">
            <w:rPr>
              <w:rFonts w:ascii="Calibri" w:cs="Bell MT" w:eastAsia="宋体" w:hAnsi="Calibri"/>
            </w:rPr>
          </w:rPrChange>
        </w:rPr>
        <w:t xml:space="preserve">? </w:t>
      </w:r>
      <w:r w:rsidRPr="CE055DB2">
        <w:rPr>
          <w:rFonts w:ascii="Times New Roman" w:cs="Times New Roman" w:hAnsi="Times New Roman"/>
          <w:sz w:val="28"/>
          <w:szCs w:val="28"/>
          <w:rPrChange w:id="596" w:author="user pc" w:date="2022-03-15T10:14:00Z">
            <w:rPr>
              <w:rFonts w:ascii="Calibri" w:cs="Bell MT" w:hAnsi="Calibri"/>
            </w:rPr>
          </w:rPrChange>
        </w:rPr>
        <w:t>(Fe =55.85, O</w:t>
      </w:r>
      <w:ins w:id="597" w:author="user pc" w:date="2022-03-18T11:22:00Z">
        <w:r w:rsidR="EB77856A">
          <w:rPr>
            <w:rFonts w:ascii="Times New Roman" w:cs="Times New Roman" w:hAnsi="Times New Roman"/>
            <w:sz w:val="28"/>
            <w:szCs w:val="28"/>
          </w:rPr>
          <w:t xml:space="preserve"> </w:t>
        </w:r>
      </w:ins>
      <w:r w:rsidRPr="2FA103DA">
        <w:rPr>
          <w:rFonts w:ascii="Times New Roman" w:cs="Times New Roman" w:hAnsi="Times New Roman"/>
          <w:sz w:val="28"/>
          <w:szCs w:val="28"/>
          <w:rPrChange w:id="598" w:author="user pc" w:date="2022-03-15T10:14:00Z">
            <w:rPr>
              <w:rFonts w:ascii="Calibri" w:cs="Bell MT" w:hAnsi="Calibri"/>
            </w:rPr>
          </w:rPrChange>
        </w:rPr>
        <w:t>=</w:t>
      </w:r>
      <w:ins w:id="599" w:author="user pc" w:date="2022-03-18T11:22:00Z">
        <w:r w:rsidR="11C54933">
          <w:rPr>
            <w:rFonts w:ascii="Times New Roman" w:cs="Times New Roman" w:hAnsi="Times New Roman"/>
            <w:sz w:val="28"/>
            <w:szCs w:val="28"/>
          </w:rPr>
          <w:t xml:space="preserve"> </w:t>
        </w:r>
      </w:ins>
      <w:r w:rsidRPr="67B6E5CE">
        <w:rPr>
          <w:rFonts w:ascii="Times New Roman" w:cs="Times New Roman" w:hAnsi="Times New Roman"/>
          <w:sz w:val="28"/>
          <w:szCs w:val="28"/>
          <w:rPrChange w:id="600" w:author="user pc" w:date="2022-03-15T10:14:00Z">
            <w:rPr>
              <w:rFonts w:ascii="Calibri" w:cs="Bell MT" w:hAnsi="Calibri"/>
            </w:rPr>
          </w:rPrChange>
        </w:rPr>
        <w:t>16.0)</w:t>
      </w:r>
    </w:p>
    <w:p>
      <w:pPr>
        <w:pStyle w:val="style157"/>
        <w:rPr>
          <w:rFonts w:ascii="Times New Roman" w:cs="Times New Roman" w:hAnsi="Times New Roman"/>
          <w:sz w:val="28"/>
          <w:szCs w:val="28"/>
          <w:rPrChange w:id="601" w:author="user pc" w:date="2022-03-15T10:14:00Z">
            <w:rPr>
              <w:rFonts w:ascii="Calibri" w:cs="Bell MT" w:hAnsi="Calibri"/>
            </w:rPr>
          </w:rPrChange>
        </w:rPr>
      </w:pPr>
    </w:p>
    <w:p>
      <w:pPr>
        <w:pStyle w:val="style157"/>
        <w:rPr>
          <w:rFonts w:ascii="Times New Roman" w:cs="Times New Roman" w:hAnsi="Times New Roman"/>
          <w:b/>
          <w:i/>
          <w:sz w:val="28"/>
          <w:szCs w:val="28"/>
          <w:rPrChange w:id="602" w:author="user pc" w:date="2022-03-15T10:14:00Z">
            <w:rPr>
              <w:rFonts w:ascii="Calibri" w:cs="Bell MT" w:hAnsi="Calibri"/>
              <w:b/>
              <w:i/>
            </w:rPr>
          </w:rPrChange>
        </w:rPr>
      </w:pPr>
      <w:r w:rsidRPr="DA942897">
        <w:rPr>
          <w:rFonts w:ascii="Times New Roman" w:cs="Times New Roman" w:hAnsi="Times New Roman"/>
          <w:b/>
          <w:i/>
          <w:sz w:val="28"/>
          <w:szCs w:val="28"/>
          <w:rPrChange w:id="603" w:author="user pc" w:date="2022-03-15T10:14:00Z">
            <w:rPr>
              <w:rFonts w:ascii="Calibri" w:cs="Bell MT" w:hAnsi="Calibri"/>
              <w:b/>
              <w:i/>
            </w:rPr>
          </w:rPrChange>
        </w:rPr>
        <w:t>Solution</w:t>
      </w:r>
    </w:p>
    <w:p>
      <w:pPr>
        <w:pStyle w:val="style157"/>
        <w:rPr>
          <w:rFonts w:ascii="Times New Roman" w:cs="Times New Roman" w:hAnsi="Times New Roman"/>
          <w:sz w:val="28"/>
          <w:szCs w:val="28"/>
          <w:rPrChange w:id="604" w:author="user pc" w:date="2022-03-15T10:14:00Z">
            <w:rPr>
              <w:rFonts w:ascii="Calibri" w:cs="Bell MT" w:hAnsi="Calibri"/>
            </w:rPr>
          </w:rPrChange>
        </w:rPr>
      </w:pPr>
      <w:r w:rsidRPr="1D9C786E">
        <w:rPr>
          <w:rFonts w:ascii="Times New Roman" w:cs="Times New Roman" w:hAnsi="Times New Roman"/>
          <w:sz w:val="28"/>
          <w:szCs w:val="28"/>
          <w:rPrChange w:id="605" w:author="user pc" w:date="2022-03-15T10:14:00Z">
            <w:rPr>
              <w:rFonts w:ascii="Calibri" w:cs="Bell MT" w:hAnsi="Calibri"/>
            </w:rPr>
          </w:rPrChange>
        </w:rPr>
        <w:t>Molecular mass of FeO = 1-atom of Fe + 1-atom of O</w:t>
      </w:r>
    </w:p>
    <w:p>
      <w:pPr>
        <w:pStyle w:val="style157"/>
        <w:rPr>
          <w:rFonts w:ascii="Times New Roman" w:cs="Times New Roman" w:hAnsi="Times New Roman"/>
          <w:sz w:val="28"/>
          <w:szCs w:val="28"/>
          <w:rPrChange w:id="606" w:author="user pc" w:date="2022-03-15T10:14:00Z">
            <w:rPr>
              <w:rFonts w:ascii="Calibri" w:cs="Bell MT" w:hAnsi="Calibri"/>
            </w:rPr>
          </w:rPrChange>
        </w:rPr>
      </w:pPr>
      <w:r w:rsidRPr="5D7EBA87">
        <w:rPr>
          <w:rFonts w:ascii="Times New Roman" w:cs="Times New Roman" w:hAnsi="Times New Roman"/>
          <w:sz w:val="28"/>
          <w:szCs w:val="28"/>
          <w:rPrChange w:id="607" w:author="user pc" w:date="2022-03-15T10:14:00Z">
            <w:rPr>
              <w:rFonts w:ascii="Calibri" w:cs="Bell MT" w:hAnsi="Calibri"/>
            </w:rPr>
          </w:rPrChange>
        </w:rPr>
        <w:t>Molecular mass of FeO = 1 × 55.85 + 1 × 16.0</w:t>
      </w:r>
    </w:p>
    <w:p>
      <w:pPr>
        <w:pStyle w:val="style157"/>
        <w:rPr>
          <w:rFonts w:ascii="Times New Roman" w:cs="Times New Roman" w:hAnsi="Times New Roman"/>
          <w:sz w:val="28"/>
          <w:szCs w:val="28"/>
          <w:rPrChange w:id="608" w:author="user pc" w:date="2022-03-15T10:14:00Z">
            <w:rPr>
              <w:rFonts w:ascii="Calibri" w:cs="Bell MT" w:hAnsi="Calibri"/>
            </w:rPr>
          </w:rPrChange>
        </w:rPr>
      </w:pPr>
      <w:r w:rsidRPr="424A4727">
        <w:rPr>
          <w:rFonts w:ascii="Times New Roman" w:cs="Times New Roman" w:hAnsi="Times New Roman"/>
          <w:sz w:val="28"/>
          <w:szCs w:val="28"/>
          <w:rPrChange w:id="609" w:author="user pc" w:date="2022-03-15T10:14:00Z">
            <w:rPr>
              <w:rFonts w:ascii="Calibri" w:cs="Bell MT" w:hAnsi="Calibri"/>
            </w:rPr>
          </w:rPrChange>
        </w:rPr>
        <w:t>Molecular mass of FeO  = 71.85g</w:t>
      </w:r>
    </w:p>
    <w:p>
      <w:pPr>
        <w:pStyle w:val="style157"/>
        <w:rPr>
          <w:rFonts w:ascii="Times New Roman" w:cs="Times New Roman" w:hAnsi="Times New Roman"/>
          <w:sz w:val="28"/>
          <w:szCs w:val="28"/>
          <w:rPrChange w:id="610" w:author="user pc" w:date="2022-03-15T10:14:00Z">
            <w:rPr>
              <w:rFonts w:ascii="Calibri" w:cs="Bell MT" w:hAnsi="Calibri"/>
            </w:rPr>
          </w:rPrChange>
        </w:rPr>
      </w:pPr>
    </w:p>
    <w:p>
      <w:pPr>
        <w:pStyle w:val="style157"/>
        <w:rPr>
          <w:rFonts w:ascii="Times New Roman" w:cs="Times New Roman" w:hAnsi="Times New Roman"/>
          <w:sz w:val="24"/>
          <w:szCs w:val="24"/>
          <w:rPrChange w:id="611" w:author="user pc" w:date="2022-03-18T11:22:00Z">
            <w:rPr>
              <w:rFonts w:ascii="Calibri" w:cs="Bell MT" w:hAnsi="Calibri"/>
            </w:rPr>
          </w:rPrChange>
        </w:rPr>
      </w:pPr>
      <m:oMathPara>
        <m:oMath>
          <m:r w:rsidRPr="D5AABD7C">
            <w:rPr>
              <w:rFonts w:ascii="Cambria Math" w:cs="Times New Roman" w:hAnsi="Cambria Math"/>
              <w:sz w:val="24"/>
              <w:szCs w:val="24"/>
              <w:rPrChange w:id="612" w:author="user pc" w:date="2022-03-18T11:22:00Z">
                <w:rPr>
                  <w:rFonts w:ascii="Cambria Math" w:cs="Bell MT" w:hAnsi="Calibri"/>
                </w:rPr>
              </w:rPrChange>
            </w:rPr>
            <m:t>% of</m:t>
          </m:r>
          <w:ins w:id="613" w:author="user pc" w:date="2022-03-18T11:22:00Z">
            <m:r w:rsidR="DB1CEF72">
              <w:rPr>
                <w:rFonts w:ascii="Cambria Math" w:cs="Times New Roman" w:hAnsi="Cambria Math"/>
                <w:sz w:val="24"/>
                <w:szCs w:val="24"/>
              </w:rPr>
              <m:t xml:space="preserve"> </m:t>
            </m:r>
          </w:ins>
          <m:r w:rsidRPr="9D51BE21">
            <w:rPr>
              <w:rFonts w:ascii="Cambria Math" w:cs="Times New Roman" w:hAnsi="Cambria Math"/>
              <w:sz w:val="24"/>
              <w:szCs w:val="24"/>
              <w:rPrChange w:id="614" w:author="user pc" w:date="2022-03-18T11:22:00Z">
                <w:rPr>
                  <w:rFonts w:ascii="Cambria Math" w:cs="Bell MT" w:hAnsi="Cambria Math"/>
                </w:rPr>
              </w:rPrChange>
            </w:rPr>
            <m:t xml:space="preserve">Fe = </m:t>
          </m:r>
          <m:f>
            <m:fPr>
              <m:ctrlPr>
                <w:rPr>
                  <w:rFonts w:ascii="Cambria Math" w:cs="Times New Roman" w:hAnsi="Cambria Math"/>
                  <w:i/>
                  <w:sz w:val="24"/>
                  <w:szCs w:val="24"/>
                </w:rPr>
              </m:ctrlPr>
            </m:fPr>
            <m:num>
              <m:r w:rsidRPr="85252119">
                <w:rPr>
                  <w:rFonts w:ascii="Cambria Math" w:cs="Times New Roman" w:hAnsi="Cambria Math"/>
                  <w:sz w:val="24"/>
                  <w:szCs w:val="24"/>
                  <w:rPrChange w:id="615" w:author="user pc" w:date="2022-03-18T11:22:00Z">
                    <w:rPr>
                      <w:rFonts w:ascii="Cambria Math" w:cs="Bell MT" w:hAnsi="Cambria Math"/>
                    </w:rPr>
                  </w:rPrChange>
                </w:rPr>
                <m:t>Relative atomic mass of Fe×number of atoms of Fe in formula</m:t>
              </m:r>
            </m:num>
            <m:den>
              <m:r w:rsidRPr="273B0DAB">
                <w:rPr>
                  <w:rFonts w:ascii="Cambria Math" w:cs="Times New Roman" w:hAnsi="Cambria Math"/>
                  <w:sz w:val="24"/>
                  <w:szCs w:val="24"/>
                  <w:rPrChange w:id="616" w:author="user pc" w:date="2022-03-18T11:22:00Z">
                    <w:rPr>
                      <w:rFonts w:ascii="Cambria Math" w:cs="Bell MT" w:hAnsi="Cambria Math"/>
                    </w:rPr>
                  </w:rPrChange>
                </w:rPr>
                <m:t>Relative molecular mass of iron (II)oxide</m:t>
              </m:r>
            </m:den>
          </m:f>
          <m:r w:rsidRPr="F1C9D773">
            <w:rPr>
              <w:rFonts w:ascii="Cambria Math" w:cs="Times New Roman" w:hAnsi="Cambria Math"/>
              <w:sz w:val="24"/>
              <w:szCs w:val="24"/>
              <w:rPrChange w:id="617" w:author="user pc" w:date="2022-03-18T11:22:00Z">
                <w:rPr>
                  <w:rFonts w:ascii="Bell MT" w:cs="Bell MT" w:hAnsi="Calibri"/>
                </w:rPr>
              </w:rPrChange>
            </w:rPr>
            <m:t>×100</m:t>
          </m:r>
        </m:oMath>
      </m:oMathPara>
    </w:p>
    <w:p>
      <w:pPr>
        <w:pStyle w:val="style157"/>
        <w:rPr>
          <w:rFonts w:ascii="Times New Roman" w:cs="Times New Roman" w:hAnsi="Times New Roman"/>
          <w:sz w:val="28"/>
          <w:szCs w:val="28"/>
          <w:rPrChange w:id="618" w:author="user pc" w:date="2022-03-15T10:14:00Z">
            <w:rPr>
              <w:rFonts w:ascii="Calibri" w:cs="Bell MT" w:hAnsi="Calibri"/>
            </w:rPr>
          </w:rPrChange>
        </w:rPr>
      </w:pPr>
    </w:p>
    <w:p>
      <w:pPr>
        <w:pStyle w:val="style157"/>
        <w:rPr>
          <w:rFonts w:ascii="Times New Roman" w:cs="Times New Roman" w:eastAsia="宋体" w:hAnsi="Times New Roman"/>
          <w:sz w:val="28"/>
          <w:szCs w:val="28"/>
          <w:rPrChange w:id="619" w:author="user pc" w:date="2022-03-15T10:14:00Z">
            <w:rPr>
              <w:rFonts w:ascii="Calibri" w:cs="Bell MT" w:eastAsia="宋体" w:hAnsi="Calibri"/>
            </w:rPr>
          </w:rPrChange>
        </w:rPr>
      </w:pPr>
      <w:r w:rsidRPr="51BDF772">
        <w:rPr>
          <w:rFonts w:ascii="Times New Roman" w:cs="Times New Roman" w:hAnsi="Times New Roman"/>
          <w:i/>
          <w:sz w:val="28"/>
          <w:szCs w:val="28"/>
          <w:rPrChange w:id="620" w:author="user pc" w:date="2022-03-15T10:14:00Z">
            <w:rPr>
              <w:rFonts w:ascii="Calibri" w:cs="Bell MT" w:hAnsi="Calibri"/>
              <w:i/>
            </w:rPr>
          </w:rPrChange>
        </w:rPr>
        <w:t xml:space="preserve">% of Fe =  </w:t>
      </w:r>
      <m:oMath>
        <m:f>
          <m:fPr>
            <m:ctrlPr>
              <w:rPr>
                <w:rFonts w:ascii="Cambria Math" w:cs="Times New Roman" w:hAnsi="Cambria Math"/>
                <w:i/>
                <w:sz w:val="28"/>
                <w:szCs w:val="28"/>
              </w:rPr>
            </m:ctrlPr>
          </m:fPr>
          <m:num>
            <m:r w:rsidRPr="80BB11D1">
              <w:rPr>
                <w:rFonts w:ascii="Cambria Math" w:cs="Times New Roman" w:hAnsi="Cambria Math"/>
                <w:sz w:val="28"/>
                <w:szCs w:val="28"/>
                <w:rPrChange w:id="621" w:author="user pc" w:date="2022-03-15T10:14:00Z">
                  <w:rPr>
                    <w:rFonts w:ascii="Cambria Math" w:cs="Bell MT" w:hAnsi="Calibri"/>
                  </w:rPr>
                </w:rPrChange>
              </w:rPr>
              <m:t>55.85g of Iron ×  1- atom of Fe</m:t>
            </m:r>
          </m:num>
          <m:den>
            <m:r w:rsidRPr="3E7269C7">
              <w:rPr>
                <w:rFonts w:ascii="Cambria Math" w:cs="Times New Roman" w:hAnsi="Cambria Math"/>
                <w:sz w:val="28"/>
                <w:szCs w:val="28"/>
                <w:rPrChange w:id="622" w:author="user pc" w:date="2022-03-15T10:14:00Z">
                  <w:rPr>
                    <w:rFonts w:ascii="Cambria Math" w:cs="Bell MT" w:hAnsi="Calibri"/>
                  </w:rPr>
                </w:rPrChange>
              </w:rPr>
              <m:t>71.85g of FeO</m:t>
            </m:r>
          </m:den>
        </m:f>
        <m:r w:rsidRPr="C1804A8E">
          <w:rPr>
            <w:rFonts w:ascii="Cambria Math" w:cs="Times New Roman" w:hAnsi="Cambria Math"/>
            <w:sz w:val="28"/>
            <w:szCs w:val="28"/>
            <w:rPrChange w:id="623" w:author="user pc" w:date="2022-03-15T10:14:00Z">
              <w:rPr>
                <w:rFonts w:ascii="Bell MT" w:cs="Bell MT" w:hAnsi="Calibri"/>
              </w:rPr>
            </w:rPrChange>
          </w:rPr>
          <m:t xml:space="preserve">×100 </m:t>
        </m:r>
      </m:oMath>
      <w:r w:rsidRPr="2E3FFBE8">
        <w:rPr>
          <w:rFonts w:ascii="Times New Roman" w:cs="Times New Roman" w:eastAsia="宋体" w:hAnsi="Times New Roman"/>
          <w:sz w:val="28"/>
          <w:szCs w:val="28"/>
          <w:rPrChange w:id="624" w:author="user pc" w:date="2022-03-15T10:14:00Z">
            <w:rPr>
              <w:rFonts w:ascii="Calibri" w:cs="Bell MT" w:eastAsia="宋体" w:hAnsi="Calibri"/>
            </w:rPr>
          </w:rPrChange>
        </w:rPr>
        <w:t xml:space="preserve">= </w:t>
      </w:r>
      <m:oMath>
        <m:r w:rsidRPr="05551C88">
          <w:rPr>
            <w:rFonts w:ascii="Cambria Math" w:cs="Times New Roman" w:eastAsia="宋体" w:hAnsi="Cambria Math"/>
            <w:sz w:val="28"/>
            <w:szCs w:val="28"/>
            <w:rPrChange w:id="625" w:author="user pc" w:date="2022-03-15T10:14:00Z">
              <w:rPr>
                <w:rFonts w:ascii="Cambria Math" w:cs="Bell MT" w:eastAsia="宋体" w:hAnsi="Calibri"/>
              </w:rPr>
            </w:rPrChange>
          </w:rPr>
          <m:t>77.73% of iron</m:t>
        </m:r>
      </m:oMath>
    </w:p>
    <w:p>
      <w:pPr>
        <w:pStyle w:val="style157"/>
        <w:rPr>
          <w:rFonts w:ascii="Times New Roman" w:cs="Times New Roman" w:eastAsia="宋体" w:hAnsi="Times New Roman"/>
          <w:sz w:val="28"/>
          <w:szCs w:val="28"/>
          <w:rPrChange w:id="626"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627" w:author="user pc" w:date="2022-03-15T10:14:00Z">
            <w:rPr>
              <w:rFonts w:ascii="Calibri" w:cs="Bell MT" w:eastAsia="宋体" w:hAnsi="Calibri"/>
            </w:rPr>
          </w:rPrChange>
        </w:rPr>
      </w:pPr>
    </w:p>
    <w:p>
      <w:pPr>
        <w:pStyle w:val="style157"/>
        <w:rPr>
          <w:rFonts w:ascii="Times New Roman" w:cs="Times New Roman" w:eastAsia="宋体" w:hAnsi="Times New Roman"/>
          <w:sz w:val="24"/>
          <w:szCs w:val="24"/>
          <w:rPrChange w:id="628" w:author="user pc" w:date="2022-03-18T11:22:00Z">
            <w:rPr>
              <w:rFonts w:ascii="Calibri" w:cs="Bell MT" w:eastAsia="宋体" w:hAnsi="Calibri"/>
            </w:rPr>
          </w:rPrChange>
        </w:rPr>
      </w:pPr>
      <m:oMathPara>
        <m:oMathParaPr>
          <m:jc m:val="left"/>
        </m:oMathParaPr>
        <m:oMath>
          <m:r w:rsidRPr="70D938FE">
            <w:rPr>
              <w:rFonts w:ascii="Cambria Math" w:cs="Times New Roman" w:hAnsi="Cambria Math"/>
              <w:sz w:val="24"/>
              <w:szCs w:val="24"/>
              <w:rPrChange w:id="629" w:author="user pc" w:date="2022-03-18T11:22:00Z">
                <w:rPr>
                  <w:rFonts w:ascii="Cambria Math" w:cs="Bell MT" w:hAnsi="Calibri"/>
                </w:rPr>
              </w:rPrChange>
            </w:rPr>
            <m:t xml:space="preserve">% of O = </m:t>
          </m:r>
          <m:f>
            <m:fPr>
              <m:ctrlPr>
                <w:rPr>
                  <w:rFonts w:ascii="Cambria Math" w:cs="Times New Roman" w:hAnsi="Cambria Math"/>
                  <w:i/>
                  <w:sz w:val="24"/>
                  <w:szCs w:val="24"/>
                </w:rPr>
              </m:ctrlPr>
            </m:fPr>
            <m:num>
              <m:r w:rsidRPr="B1DC6A6F">
                <w:rPr>
                  <w:rFonts w:ascii="Cambria Math" w:cs="Times New Roman" w:hAnsi="Cambria Math"/>
                  <w:sz w:val="24"/>
                  <w:szCs w:val="24"/>
                  <w:rPrChange w:id="630" w:author="user pc" w:date="2022-03-18T11:22:00Z">
                    <w:rPr>
                      <w:rFonts w:ascii="Cambria Math" w:cs="Bell MT" w:hAnsi="Cambria Math"/>
                    </w:rPr>
                  </w:rPrChange>
                </w:rPr>
                <m:t>Relative atomic mass of O×number of atoms of O in formula</m:t>
              </m:r>
            </m:num>
            <m:den>
              <m:r w:rsidRPr="B38156C2">
                <w:rPr>
                  <w:rFonts w:ascii="Cambria Math" w:cs="Times New Roman" w:hAnsi="Cambria Math"/>
                  <w:sz w:val="24"/>
                  <w:szCs w:val="24"/>
                  <w:rPrChange w:id="631" w:author="user pc" w:date="2022-03-18T11:22:00Z">
                    <w:rPr>
                      <w:rFonts w:ascii="Cambria Math" w:cs="Bell MT" w:hAnsi="Cambria Math"/>
                    </w:rPr>
                  </w:rPrChange>
                </w:rPr>
                <m:t>Relative molecular mass of iron (II)oxide</m:t>
              </m:r>
            </m:den>
          </m:f>
          <m:r w:rsidRPr="83C138C1">
            <w:rPr>
              <w:rFonts w:ascii="Cambria Math" w:cs="Times New Roman" w:hAnsi="Cambria Math"/>
              <w:sz w:val="24"/>
              <w:szCs w:val="24"/>
              <w:rPrChange w:id="632" w:author="user pc" w:date="2022-03-18T11:22:00Z">
                <w:rPr>
                  <w:rFonts w:ascii="Bell MT" w:cs="Bell MT" w:hAnsi="Calibri"/>
                </w:rPr>
              </w:rPrChange>
            </w:rPr>
            <m:t>×100</m:t>
          </m:r>
        </m:oMath>
      </m:oMathPara>
    </w:p>
    <w:p>
      <w:pPr>
        <w:pStyle w:val="style157"/>
        <w:rPr>
          <w:rFonts w:ascii="Times New Roman" w:cs="Times New Roman" w:eastAsia="宋体" w:hAnsi="Times New Roman"/>
          <w:sz w:val="28"/>
          <w:szCs w:val="28"/>
          <w:rPrChange w:id="633" w:author="user pc" w:date="2022-03-15T10:14:00Z">
            <w:rPr>
              <w:rFonts w:ascii="Calibri" w:cs="Bell MT" w:eastAsia="宋体" w:hAnsi="Calibri"/>
            </w:rPr>
          </w:rPrChange>
        </w:rPr>
      </w:pPr>
    </w:p>
    <w:p>
      <w:pPr>
        <w:pStyle w:val="style157"/>
        <w:rPr>
          <w:rFonts w:ascii="Times New Roman" w:cs="Times New Roman" w:hAnsi="Times New Roman"/>
          <w:sz w:val="28"/>
          <w:szCs w:val="28"/>
          <w:rPrChange w:id="634" w:author="user pc" w:date="2022-03-15T10:14:00Z">
            <w:rPr>
              <w:rFonts w:ascii="Calibri" w:cs="Bell MT" w:hAnsi="Calibri"/>
            </w:rPr>
          </w:rPrChange>
        </w:rPr>
      </w:pPr>
      <m:oMath>
        <m:r w:rsidRPr="CF2FE01B">
          <w:rPr>
            <w:rFonts w:ascii="Cambria Math" w:cs="Times New Roman" w:hAnsi="Cambria Math"/>
            <w:sz w:val="28"/>
            <w:szCs w:val="28"/>
            <w:rPrChange w:id="635" w:author="user pc" w:date="2022-03-15T10:14:00Z">
              <w:rPr>
                <w:rFonts w:ascii="Cambria Math" w:cs="Bell MT" w:hAnsi="Calibri"/>
              </w:rPr>
            </w:rPrChange>
          </w:rPr>
          <m:t xml:space="preserve">% of O = </m:t>
        </m:r>
        <m:f>
          <m:fPr>
            <m:ctrlPr>
              <w:rPr>
                <w:rFonts w:ascii="Cambria Math" w:cs="Times New Roman" w:hAnsi="Cambria Math"/>
                <w:i/>
                <w:sz w:val="28"/>
                <w:szCs w:val="28"/>
              </w:rPr>
            </m:ctrlPr>
          </m:fPr>
          <m:num>
            <m:r w:rsidRPr="68C6D380">
              <w:rPr>
                <w:rFonts w:ascii="Cambria Math" w:cs="Times New Roman" w:hAnsi="Cambria Math"/>
                <w:sz w:val="28"/>
                <w:szCs w:val="28"/>
                <w:rPrChange w:id="636" w:author="user pc" w:date="2022-03-15T10:14:00Z">
                  <w:rPr>
                    <w:rFonts w:ascii="Cambria Math" w:cs="Bell MT" w:hAnsi="Calibri"/>
                  </w:rPr>
                </w:rPrChange>
              </w:rPr>
              <m:t>16.0g of O × 1-atom of O</m:t>
            </m:r>
          </m:num>
          <m:den>
            <m:r w:rsidRPr="EF7E9EFF">
              <w:rPr>
                <w:rFonts w:ascii="Cambria Math" w:cs="Times New Roman" w:hAnsi="Cambria Math"/>
                <w:sz w:val="28"/>
                <w:szCs w:val="28"/>
                <w:rPrChange w:id="637" w:author="user pc" w:date="2022-03-15T10:14:00Z">
                  <w:rPr>
                    <w:rFonts w:ascii="Cambria Math" w:cs="Bell MT" w:hAnsi="Calibri"/>
                  </w:rPr>
                </w:rPrChange>
              </w:rPr>
              <m:t>71.85g of FeO</m:t>
            </m:r>
          </m:den>
        </m:f>
        <m:r w:rsidRPr="EAB4023D">
          <w:rPr>
            <w:rFonts w:ascii="Cambria Math" w:cs="Times New Roman" w:hAnsi="Cambria Math"/>
            <w:sz w:val="28"/>
            <w:szCs w:val="28"/>
            <w:rPrChange w:id="638" w:author="user pc" w:date="2022-03-15T10:14:00Z">
              <w:rPr>
                <w:rFonts w:ascii="Bell MT" w:cs="Bell MT" w:hAnsi="Calibri"/>
              </w:rPr>
            </w:rPrChange>
          </w:rPr>
          <m:t>×100</m:t>
        </m:r>
        <m:r w:rsidRPr="40FF4A42">
          <w:rPr>
            <w:rFonts w:ascii="Cambria Math" w:cs="Times New Roman" w:eastAsia="宋体" w:hAnsi="Cambria Math"/>
            <w:sz w:val="28"/>
            <w:szCs w:val="28"/>
            <w:rPrChange w:id="639" w:author="user pc" w:date="2022-03-15T10:14:00Z">
              <w:rPr>
                <w:rFonts w:ascii="Cambria Math" w:cs="Bell MT" w:eastAsia="宋体" w:hAnsi="Calibri"/>
              </w:rPr>
            </w:rPrChange>
          </w:rPr>
          <m:t>=22.27% of</m:t>
        </m:r>
        <w:ins w:id="640" w:author="user pc" w:date="2022-03-18T11:22:00Z">
          <m:r w:rsidR="349F58B0">
            <w:rPr>
              <w:rFonts w:ascii="Cambria Math" w:cs="Times New Roman" w:eastAsia="宋体" w:hAnsi="Cambria Math"/>
              <w:sz w:val="28"/>
              <w:szCs w:val="28"/>
            </w:rPr>
            <m:t xml:space="preserve"> </m:t>
          </m:r>
        </w:ins>
        <m:r w:rsidRPr="4BCB0696">
          <w:rPr>
            <w:rFonts w:ascii="Cambria Math" w:cs="Times New Roman" w:eastAsia="宋体" w:hAnsi="Cambria Math"/>
            <w:sz w:val="28"/>
            <w:szCs w:val="28"/>
            <w:rPrChange w:id="641" w:author="user pc" w:date="2022-03-15T10:14:00Z">
              <w:rPr>
                <w:rFonts w:ascii="Cambria Math" w:cs="Bell MT" w:eastAsia="宋体" w:hAnsi="Cambria Math"/>
              </w:rPr>
            </w:rPrChange>
          </w:rPr>
          <m:t>Oxygen</m:t>
        </m:r>
      </m:oMath>
      <w:r w:rsidRPr="45630C39">
        <w:rPr>
          <w:rFonts w:ascii="Times New Roman" w:cs="Times New Roman" w:hAnsi="Times New Roman"/>
          <w:sz w:val="28"/>
          <w:szCs w:val="28"/>
          <w:rPrChange w:id="642" w:author="user pc" w:date="2022-03-15T10:14:00Z">
            <w:rPr>
              <w:rFonts w:ascii="Calibri" w:cs="Bell MT" w:hAnsi="Calibri"/>
            </w:rPr>
          </w:rPrChange>
        </w:rPr>
        <w:t xml:space="preserve"> </w:t>
      </w:r>
    </w:p>
    <w:p>
      <w:pPr>
        <w:pStyle w:val="style157"/>
        <w:rPr>
          <w:rFonts w:ascii="Times New Roman" w:cs="Times New Roman" w:hAnsi="Times New Roman"/>
          <w:sz w:val="28"/>
          <w:szCs w:val="28"/>
          <w:rPrChange w:id="643" w:author="user pc" w:date="2022-03-15T10:14:00Z">
            <w:rPr>
              <w:rFonts w:ascii="Calibri" w:cs="Bell MT" w:hAnsi="Calibri"/>
            </w:rPr>
          </w:rPrChange>
        </w:rPr>
      </w:pPr>
    </w:p>
    <w:p>
      <w:pPr>
        <w:pStyle w:val="style157"/>
        <w:rPr>
          <w:rFonts w:ascii="Times New Roman" w:cs="Times New Roman" w:hAnsi="Times New Roman"/>
          <w:b/>
          <w:sz w:val="28"/>
          <w:szCs w:val="28"/>
          <w:rPrChange w:id="644" w:author="user pc" w:date="2022-03-15T10:14:00Z">
            <w:rPr>
              <w:rFonts w:ascii="Calibri" w:cs="Bell MT" w:hAnsi="Calibri"/>
              <w:b/>
            </w:rPr>
          </w:rPrChange>
        </w:rPr>
      </w:pPr>
      <m:oMathPara>
        <m:oMathParaPr>
          <m:jc m:val="left"/>
        </m:oMathParaPr>
        <m:oMath>
          <m:r w:rsidRPr="1FD35CEC">
            <m:rPr>
              <m:sty m:val="bi"/>
            </m:rPr>
            <w:rPr>
              <w:rFonts w:ascii="Cambria Math" w:cs="Times New Roman" w:hAnsi="Cambria Math"/>
              <w:sz w:val="28"/>
              <w:szCs w:val="28"/>
              <w:rPrChange w:id="645" w:author="user pc" w:date="2022-03-15T10:14:00Z">
                <w:rPr>
                  <w:rFonts w:ascii="Cambria Math" w:cs="Bell MT" w:hAnsi="Cambria Math"/>
                </w:rPr>
              </w:rPrChange>
            </w:rPr>
            <m:t>For iron</m:t>
          </m:r>
          <m:d>
            <m:dPr>
              <m:endChr m:val=")"/>
              <m:ctrlPr>
                <w:rPr>
                  <w:rFonts w:ascii="Cambria Math" w:cs="Times New Roman" w:hAnsi="Cambria Math"/>
                  <w:b/>
                  <w:i/>
                  <w:sz w:val="28"/>
                  <w:szCs w:val="28"/>
                </w:rPr>
              </m:ctrlPr>
            </m:dPr>
            <m:e>
              <m:r w:rsidRPr="63F866DC">
                <m:rPr>
                  <m:sty m:val="bi"/>
                </m:rPr>
                <w:rPr>
                  <w:rFonts w:ascii="Cambria Math" w:cs="Times New Roman" w:hAnsi="Cambria Math"/>
                  <w:sz w:val="28"/>
                  <w:szCs w:val="28"/>
                  <w:rPrChange w:id="646" w:author="user pc" w:date="2022-03-15T10:14:00Z">
                    <w:rPr>
                      <w:rFonts w:ascii="Cambria Math" w:cs="Bell MT" w:hAnsi="Cambria Math"/>
                    </w:rPr>
                  </w:rPrChange>
                </w:rPr>
                <m:t>III</m:t>
              </m:r>
            </m:e>
          </m:d>
          <m:r w:rsidRPr="D48370D3">
            <m:rPr>
              <m:sty m:val="bi"/>
            </m:rPr>
            <w:rPr>
              <w:rFonts w:ascii="Cambria Math" w:cs="Times New Roman" w:hAnsi="Cambria Math"/>
              <w:sz w:val="28"/>
              <w:szCs w:val="28"/>
              <w:rPrChange w:id="647" w:author="user pc" w:date="2022-03-15T10:14:00Z">
                <w:rPr>
                  <w:rFonts w:ascii="Cambria Math" w:cs="Bell MT" w:hAnsi="Cambria Math"/>
                </w:rPr>
              </w:rPrChange>
            </w:rPr>
            <m:t xml:space="preserve">oxide, </m:t>
          </m:r>
          <m:sSub>
            <m:sSubPr>
              <m:ctrlPr>
                <w:rPr>
                  <w:rFonts w:ascii="Cambria Math" w:cs="Times New Roman" w:hAnsi="Cambria Math"/>
                  <w:b/>
                  <w:i/>
                  <w:sz w:val="28"/>
                  <w:szCs w:val="28"/>
                </w:rPr>
              </m:ctrlPr>
            </m:sSubPr>
            <m:e>
              <m:r w:rsidRPr="B58BF952">
                <m:rPr>
                  <m:sty m:val="bi"/>
                </m:rPr>
                <w:rPr>
                  <w:rFonts w:ascii="Cambria Math" w:cs="Times New Roman" w:hAnsi="Cambria Math"/>
                  <w:sz w:val="28"/>
                  <w:szCs w:val="28"/>
                  <w:rPrChange w:id="648" w:author="user pc" w:date="2022-03-15T10:14:00Z">
                    <w:rPr>
                      <w:rFonts w:ascii="Cambria Math" w:cs="Bell MT" w:hAnsi="Cambria Math"/>
                    </w:rPr>
                  </w:rPrChange>
                </w:rPr>
                <m:t>Fe</m:t>
              </m:r>
            </m:e>
            <m:sub>
              <m:r w:rsidRPr="78D1C961">
                <m:rPr>
                  <m:sty m:val="bi"/>
                </m:rPr>
                <w:rPr>
                  <w:rFonts w:ascii="Cambria Math" w:cs="Times New Roman" w:hAnsi="Cambria Math"/>
                  <w:sz w:val="28"/>
                  <w:szCs w:val="28"/>
                  <w:rPrChange w:id="649" w:author="user pc" w:date="2022-03-15T10:14:00Z">
                    <w:rPr>
                      <w:rFonts w:ascii="Cambria Math" w:cs="Bell MT" w:hAnsi="Cambria Math"/>
                    </w:rPr>
                  </w:rPrChange>
                </w:rPr>
                <m:t>2</m:t>
              </m:r>
            </m:sub>
          </m:sSub>
          <m:sSub>
            <m:sSubPr>
              <m:ctrlPr>
                <w:rPr>
                  <w:rFonts w:ascii="Cambria Math" w:cs="Times New Roman" w:hAnsi="Cambria Math"/>
                  <w:b/>
                  <w:i/>
                  <w:sz w:val="28"/>
                  <w:szCs w:val="28"/>
                </w:rPr>
              </m:ctrlPr>
            </m:sSubPr>
            <m:e>
              <m:r w:rsidRPr="C24FEB34">
                <m:rPr>
                  <m:sty m:val="bi"/>
                </m:rPr>
                <w:rPr>
                  <w:rFonts w:ascii="Cambria Math" w:cs="Times New Roman" w:hAnsi="Cambria Math"/>
                  <w:sz w:val="28"/>
                  <w:szCs w:val="28"/>
                  <w:rPrChange w:id="650" w:author="user pc" w:date="2022-03-15T10:14:00Z">
                    <w:rPr>
                      <w:rFonts w:ascii="Cambria Math" w:cs="Bell MT" w:hAnsi="Cambria Math"/>
                    </w:rPr>
                  </w:rPrChange>
                </w:rPr>
                <m:t>O</m:t>
              </m:r>
            </m:e>
            <m:sub>
              <m:r w:rsidRPr="EBCC2B8F">
                <m:rPr>
                  <m:sty m:val="bi"/>
                </m:rPr>
                <w:rPr>
                  <w:rFonts w:ascii="Cambria Math" w:cs="Times New Roman" w:hAnsi="Cambria Math"/>
                  <w:sz w:val="28"/>
                  <w:szCs w:val="28"/>
                  <w:rPrChange w:id="651" w:author="user pc" w:date="2022-03-15T10:14:00Z">
                    <w:rPr>
                      <w:rFonts w:ascii="Cambria Math" w:cs="Bell MT" w:hAnsi="Cambria Math"/>
                    </w:rPr>
                  </w:rPrChange>
                </w:rPr>
                <m:t>3</m:t>
              </m:r>
            </m:sub>
          </m:sSub>
          <m:r w:rsidRPr="39F16754">
            <m:rPr>
              <m:sty m:val="bi"/>
            </m:rPr>
            <w:rPr>
              <w:rFonts w:ascii="Cambria Math" w:cs="Times New Roman" w:hAnsi="Cambria Math"/>
              <w:sz w:val="28"/>
              <w:szCs w:val="28"/>
              <w:rPrChange w:id="652" w:author="user pc" w:date="2022-03-15T10:14:00Z">
                <w:rPr>
                  <w:rFonts w:ascii="Cambria Math" w:cs="Bell MT" w:hAnsi="Calibri"/>
                </w:rPr>
              </w:rPrChange>
            </w:rPr>
            <m:t>;</m:t>
          </m:r>
        </m:oMath>
      </m:oMathPara>
    </w:p>
    <w:p>
      <w:pPr>
        <w:pStyle w:val="style157"/>
        <w:rPr>
          <w:rFonts w:ascii="Times New Roman" w:cs="Times New Roman" w:hAnsi="Times New Roman"/>
          <w:sz w:val="28"/>
          <w:szCs w:val="28"/>
        </w:rPr>
      </w:pPr>
      <m:oMathPara>
        <m:oMath>
          <m:r w:rsidRPr="FCADB975">
            <w:rPr>
              <w:rFonts w:ascii="Cambria Math" w:cs="Times New Roman" w:hAnsi="Cambria Math"/>
              <w:sz w:val="28"/>
              <w:szCs w:val="28"/>
              <w:rPrChange w:id="653" w:author="user pc" w:date="2022-03-15T10:14:00Z">
                <w:rPr>
                  <w:rFonts w:ascii="Cambria Math" w:cs="Bell MT" w:hAnsi="Cambria Math"/>
                </w:rPr>
              </w:rPrChange>
            </w:rPr>
            <m:t xml:space="preserve">Molecular mass of </m:t>
          </m:r>
          <m:sSub>
            <m:sSubPr>
              <m:ctrlPr>
                <w:rPr>
                  <w:rFonts w:ascii="Cambria Math" w:cs="Times New Roman" w:hAnsi="Cambria Math"/>
                  <w:i/>
                  <w:sz w:val="28"/>
                  <w:szCs w:val="28"/>
                </w:rPr>
              </m:ctrlPr>
            </m:sSubPr>
            <m:e>
              <m:r w:rsidRPr="47352DF7">
                <w:rPr>
                  <w:rFonts w:ascii="Cambria Math" w:cs="Times New Roman" w:hAnsi="Cambria Math"/>
                  <w:sz w:val="28"/>
                  <w:szCs w:val="28"/>
                  <w:rPrChange w:id="654" w:author="user pc" w:date="2022-03-15T10:14:00Z">
                    <w:rPr>
                      <w:rFonts w:ascii="Cambria Math" w:cs="Bell MT" w:hAnsi="Cambria Math"/>
                    </w:rPr>
                  </w:rPrChange>
                </w:rPr>
                <m:t>Fe</m:t>
              </m:r>
            </m:e>
            <m:sub>
              <m:r w:rsidRPr="444F8FE9">
                <w:rPr>
                  <w:rFonts w:ascii="Cambria Math" w:cs="Times New Roman" w:hAnsi="Cambria Math"/>
                  <w:sz w:val="28"/>
                  <w:szCs w:val="28"/>
                  <w:rPrChange w:id="655" w:author="user pc" w:date="2022-03-15T10:14:00Z">
                    <w:rPr>
                      <w:rFonts w:ascii="Cambria Math" w:cs="Bell MT" w:hAnsi="Calibri"/>
                    </w:rPr>
                  </w:rPrChange>
                </w:rPr>
                <m:t xml:space="preserve">2 </m:t>
              </m:r>
            </m:sub>
          </m:sSub>
          <m:sSub>
            <m:sSubPr>
              <m:ctrlPr>
                <w:rPr>
                  <w:rFonts w:ascii="Cambria Math" w:cs="Times New Roman" w:hAnsi="Cambria Math"/>
                  <w:i/>
                  <w:sz w:val="28"/>
                  <w:szCs w:val="28"/>
                </w:rPr>
              </m:ctrlPr>
            </m:sSubPr>
            <m:e>
              <m:r w:rsidRPr="600C41EB">
                <w:rPr>
                  <w:rFonts w:ascii="Cambria Math" w:cs="Times New Roman" w:hAnsi="Cambria Math"/>
                  <w:sz w:val="28"/>
                  <w:szCs w:val="28"/>
                  <w:rPrChange w:id="656" w:author="user pc" w:date="2022-03-15T10:14:00Z">
                    <w:rPr>
                      <w:rFonts w:ascii="Cambria Math" w:cs="Bell MT" w:hAnsi="Cambria Math"/>
                    </w:rPr>
                  </w:rPrChange>
                </w:rPr>
                <m:t>O</m:t>
              </m:r>
            </m:e>
            <m:sub>
              <m:r w:rsidRPr="044D999D">
                <w:rPr>
                  <w:rFonts w:ascii="Cambria Math" w:cs="Times New Roman" w:hAnsi="Cambria Math"/>
                  <w:sz w:val="28"/>
                  <w:szCs w:val="28"/>
                  <w:rPrChange w:id="657" w:author="user pc" w:date="2022-03-15T10:14:00Z">
                    <w:rPr>
                      <w:rFonts w:ascii="Cambria Math" w:cs="Bell MT" w:hAnsi="Calibri"/>
                    </w:rPr>
                  </w:rPrChange>
                </w:rPr>
                <m:t xml:space="preserve">3 </m:t>
              </m:r>
            </m:sub>
          </m:sSub>
          <m:r w:rsidRPr="20ADA9CB">
            <w:rPr>
              <w:rFonts w:ascii="Cambria Math" w:cs="Times New Roman" w:hAnsi="Cambria Math"/>
              <w:sz w:val="28"/>
              <w:szCs w:val="28"/>
              <w:rPrChange w:id="658" w:author="user pc" w:date="2022-03-15T10:14:00Z">
                <w:rPr>
                  <w:rFonts w:ascii="Cambria Math" w:cs="Bell MT" w:hAnsi="Calibri"/>
                </w:rPr>
              </w:rPrChange>
            </w:rPr>
            <m:t>=2-atoms of</m:t>
          </m:r>
          <m:r>
            <w:rPr>
              <w:rFonts w:ascii="Cambria Math" w:cs="Times New Roman" w:hAnsi="Cambria Math"/>
              <w:sz w:val="28"/>
              <w:szCs w:val="28"/>
            </w:rPr>
            <m:t xml:space="preserve"> </m:t>
          </m:r>
          <m:r w:rsidRPr="5A0C347D">
            <w:rPr>
              <w:rFonts w:ascii="Cambria Math" w:cs="Times New Roman" w:hAnsi="Cambria Math"/>
              <w:sz w:val="28"/>
              <w:szCs w:val="28"/>
              <w:rPrChange w:id="659" w:author="user pc" w:date="2022-03-15T10:14:00Z">
                <w:rPr>
                  <w:rFonts w:ascii="Cambria Math" w:cs="Bell MT" w:hAnsi="Cambria Math"/>
                </w:rPr>
              </w:rPrChange>
            </w:rPr>
            <m:t>Fe +3-atoms of</m:t>
          </m:r>
          <m:r>
            <w:rPr>
              <w:rFonts w:ascii="Cambria Math" w:cs="Times New Roman" w:hAnsi="Cambria Math"/>
              <w:sz w:val="28"/>
              <w:szCs w:val="28"/>
            </w:rPr>
            <m:t xml:space="preserve"> </m:t>
          </m:r>
          <m:r w:rsidRPr="87EFB6B6">
            <w:rPr>
              <w:rFonts w:ascii="Cambria Math" w:cs="Times New Roman" w:hAnsi="Cambria Math"/>
              <w:sz w:val="28"/>
              <w:szCs w:val="28"/>
              <w:rPrChange w:id="660" w:author="user pc" w:date="2022-03-15T10:14:00Z">
                <w:rPr>
                  <w:rFonts w:ascii="Cambria Math" w:cs="Bell MT" w:hAnsi="Cambria Math"/>
                </w:rPr>
              </w:rPrChange>
            </w:rPr>
            <m:t>O</m:t>
          </m:r>
        </m:oMath>
      </m:oMathPara>
    </w:p>
    <w:p>
      <w:pPr>
        <w:pStyle w:val="style157"/>
        <w:rPr>
          <w:rFonts w:ascii="Times New Roman" w:cs="Times New Roman" w:hAnsi="Times New Roman"/>
          <w:sz w:val="28"/>
          <w:szCs w:val="28"/>
          <w:rPrChange w:id="661" w:author="user pc" w:date="2022-03-15T10:14:00Z">
            <w:rPr>
              <w:rFonts w:ascii="Calibri" w:cs="Bell MT" w:hAnsi="Calibri"/>
            </w:rPr>
          </w:rPrChange>
        </w:rPr>
      </w:pPr>
    </w:p>
    <w:p>
      <w:pPr>
        <w:pStyle w:val="style157"/>
        <w:rPr>
          <w:rFonts w:ascii="Times New Roman" w:cs="Times New Roman" w:eastAsia="宋体" w:hAnsi="Times New Roman"/>
          <w:sz w:val="28"/>
          <w:szCs w:val="28"/>
          <w:rPrChange w:id="662" w:author="user pc" w:date="2022-03-15T10:14:00Z">
            <w:rPr>
              <w:rFonts w:ascii="Calibri" w:cs="Bell MT" w:eastAsia="宋体" w:hAnsi="Calibri"/>
            </w:rPr>
          </w:rPrChange>
        </w:rPr>
      </w:pPr>
      <m:oMath>
        <m:r w:rsidRPr="4007E931">
          <w:rPr>
            <w:rFonts w:ascii="Cambria Math" w:cs="Times New Roman" w:hAnsi="Cambria Math"/>
            <w:sz w:val="28"/>
            <w:szCs w:val="28"/>
            <w:rPrChange w:id="663" w:author="user pc" w:date="2022-03-15T10:14:00Z">
              <w:rPr>
                <w:rFonts w:ascii="Cambria Math" w:cs="Bell MT" w:hAnsi="Cambria Math"/>
              </w:rPr>
            </w:rPrChange>
          </w:rPr>
          <m:t xml:space="preserve">=2 ×55.85 +3 ×16.0 </m:t>
        </m:r>
      </m:oMath>
      <w:r w:rsidRPr="301AF3DF">
        <w:rPr>
          <w:rFonts w:ascii="Times New Roman" w:cs="Times New Roman" w:eastAsia="宋体" w:hAnsi="Times New Roman"/>
          <w:sz w:val="28"/>
          <w:szCs w:val="28"/>
          <w:rPrChange w:id="664" w:author="user pc" w:date="2022-03-15T10:14:00Z">
            <w:rPr>
              <w:rFonts w:ascii="Calibri" w:cs="Bell MT" w:eastAsia="宋体" w:hAnsi="Calibri"/>
            </w:rPr>
          </w:rPrChange>
        </w:rPr>
        <w:t xml:space="preserve">= </w:t>
      </w:r>
      <m:oMath>
        <m:r w:rsidRPr="FBAA1086">
          <w:rPr>
            <w:rFonts w:ascii="Cambria Math" w:cs="Times New Roman" w:hAnsi="Cambria Math"/>
            <w:sz w:val="28"/>
            <w:szCs w:val="28"/>
            <w:rPrChange w:id="665" w:author="user pc" w:date="2022-03-15T10:14:00Z">
              <w:rPr>
                <w:rFonts w:ascii="Cambria Math" w:cs="Bell MT" w:hAnsi="Cambria Math"/>
              </w:rPr>
            </w:rPrChange>
          </w:rPr>
          <m:t>159.70g</m:t>
        </m:r>
      </m:oMath>
      <w:r w:rsidRPr="DAAF9822">
        <w:rPr>
          <w:rFonts w:ascii="Times New Roman" w:cs="Times New Roman" w:eastAsia="宋体" w:hAnsi="Times New Roman"/>
          <w:sz w:val="28"/>
          <w:szCs w:val="28"/>
          <w:rPrChange w:id="666" w:author="user pc" w:date="2022-03-15T10:14:00Z">
            <w:rPr>
              <w:rFonts w:ascii="Calibri" w:cs="Bell MT" w:eastAsia="宋体" w:hAnsi="Calibri"/>
            </w:rPr>
          </w:rPrChange>
        </w:rPr>
        <w:t>/mol</w:t>
      </w:r>
    </w:p>
    <w:p>
      <w:pPr>
        <w:pStyle w:val="style157"/>
        <w:rPr>
          <w:rFonts w:ascii="Times New Roman" w:cs="Times New Roman" w:eastAsia="宋体" w:hAnsi="Times New Roman"/>
          <w:sz w:val="28"/>
          <w:szCs w:val="28"/>
          <w:rPrChange w:id="667"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668" w:author="user pc" w:date="2022-03-15T10:14:00Z">
            <w:rPr>
              <w:rFonts w:ascii="Calibri" w:cs="Bell MT" w:eastAsia="宋体" w:hAnsi="Calibri"/>
            </w:rPr>
          </w:rPrChange>
        </w:rPr>
      </w:pPr>
      <w:r w:rsidRPr="E68C53F0">
        <w:rPr>
          <w:rFonts w:ascii="Times New Roman" w:cs="Times New Roman" w:hAnsi="Times New Roman"/>
          <w:i/>
          <w:sz w:val="28"/>
          <w:szCs w:val="28"/>
          <w:rPrChange w:id="669" w:author="user pc" w:date="2022-03-15T10:14:00Z">
            <w:rPr>
              <w:rFonts w:ascii="Calibri" w:cs="Bell MT" w:hAnsi="Calibri"/>
              <w:i/>
            </w:rPr>
          </w:rPrChange>
        </w:rPr>
        <w:t xml:space="preserve">% of Fe   =   </w:t>
      </w:r>
      <m:oMath>
        <m:f>
          <m:fPr>
            <m:ctrlPr>
              <w:rPr>
                <w:rFonts w:ascii="Cambria Math" w:cs="Times New Roman" w:hAnsi="Cambria Math"/>
                <w:i/>
                <w:sz w:val="28"/>
                <w:szCs w:val="28"/>
              </w:rPr>
            </m:ctrlPr>
          </m:fPr>
          <m:num>
            <m:r w:rsidRPr="8F36156E">
              <w:rPr>
                <w:rFonts w:ascii="Cambria Math" w:cs="Times New Roman" w:hAnsi="Cambria Math"/>
                <w:sz w:val="28"/>
                <w:szCs w:val="28"/>
                <w:rPrChange w:id="670" w:author="user pc" w:date="2022-03-15T10:14:00Z">
                  <w:rPr>
                    <w:rFonts w:ascii="Cambria Math" w:cs="Bell MT" w:hAnsi="Cambria Math"/>
                  </w:rPr>
                </w:rPrChange>
              </w:rPr>
              <m:t>55.85g of Iron×  2-atoms of Fe</m:t>
            </m:r>
          </m:num>
          <m:den>
            <m:eqArr>
              <m:eqArrPr>
                <m:ctrlPr>
                  <w:rPr>
                    <w:rFonts w:ascii="Cambria Math" w:cs="Times New Roman" w:hAnsi="Cambria Math"/>
                    <w:i/>
                    <w:sz w:val="28"/>
                    <w:szCs w:val="28"/>
                  </w:rPr>
                </m:ctrlPr>
              </m:eqArrPr>
              <m:e>
                <m:r w:rsidRPr="E7AB0D07">
                  <w:rPr>
                    <w:rFonts w:ascii="Cambria Math" w:cs="Times New Roman" w:hAnsi="Cambria Math"/>
                    <w:sz w:val="28"/>
                    <w:szCs w:val="28"/>
                    <w:rPrChange w:id="671" w:author="user pc" w:date="2022-03-15T10:14:00Z">
                      <w:rPr>
                        <w:rFonts w:ascii="Cambria Math" w:cs="Bell MT" w:hAnsi="Cambria Math"/>
                      </w:rPr>
                    </w:rPrChange>
                  </w:rPr>
                  <m:t>159.70g of</m:t>
                </m:r>
                <m:sSub>
                  <m:sSubPr>
                    <m:ctrlPr>
                      <w:rPr>
                        <w:rFonts w:ascii="Cambria Math" w:cs="Times New Roman" w:hAnsi="Cambria Math"/>
                        <w:i/>
                        <w:sz w:val="28"/>
                        <w:szCs w:val="28"/>
                      </w:rPr>
                    </m:ctrlPr>
                  </m:sSubPr>
                  <m:e>
                    <m:r w:rsidRPr="C0CC0B3A">
                      <w:rPr>
                        <w:rFonts w:ascii="Cambria Math" w:cs="Times New Roman" w:hAnsi="Cambria Math"/>
                        <w:sz w:val="28"/>
                        <w:szCs w:val="28"/>
                        <w:rPrChange w:id="672" w:author="user pc" w:date="2022-03-15T10:14:00Z">
                          <w:rPr>
                            <w:rFonts w:ascii="Cambria Math" w:cs="Bell MT" w:hAnsi="Cambria Math"/>
                          </w:rPr>
                        </w:rPrChange>
                      </w:rPr>
                      <m:t xml:space="preserve"> Fe</m:t>
                    </m:r>
                  </m:e>
                  <m:sub>
                    <m:r w:rsidRPr="1BF0172B">
                      <w:rPr>
                        <w:rFonts w:ascii="Cambria Math" w:cs="Times New Roman" w:hAnsi="Cambria Math"/>
                        <w:sz w:val="28"/>
                        <w:szCs w:val="28"/>
                        <w:rPrChange w:id="673" w:author="user pc" w:date="2022-03-15T10:14:00Z">
                          <w:rPr>
                            <w:rFonts w:ascii="Cambria Math" w:cs="Bell MT" w:hAnsi="Cambria Math"/>
                          </w:rPr>
                        </w:rPrChange>
                      </w:rPr>
                      <m:t xml:space="preserve">2 </m:t>
                    </m:r>
                  </m:sub>
                </m:sSub>
                <m:sSub>
                  <m:sSubPr>
                    <m:ctrlPr>
                      <w:rPr>
                        <w:rFonts w:ascii="Cambria Math" w:cs="Times New Roman" w:hAnsi="Cambria Math"/>
                        <w:i/>
                        <w:sz w:val="28"/>
                        <w:szCs w:val="28"/>
                      </w:rPr>
                    </m:ctrlPr>
                  </m:sSubPr>
                  <m:e>
                    <m:r w:rsidRPr="F5AC7BA1">
                      <w:rPr>
                        <w:rFonts w:ascii="Cambria Math" w:cs="Times New Roman" w:hAnsi="Cambria Math"/>
                        <w:sz w:val="28"/>
                        <w:szCs w:val="28"/>
                        <w:rPrChange w:id="674" w:author="user pc" w:date="2022-03-15T10:14:00Z">
                          <w:rPr>
                            <w:rFonts w:ascii="Cambria Math" w:cs="Bell MT" w:hAnsi="Cambria Math"/>
                          </w:rPr>
                        </w:rPrChange>
                      </w:rPr>
                      <m:t>O</m:t>
                    </m:r>
                  </m:e>
                  <m:sub>
                    <m:r w:rsidRPr="19E56BC5">
                      <w:rPr>
                        <w:rFonts w:ascii="Cambria Math" w:cs="Times New Roman" w:hAnsi="Cambria Math"/>
                        <w:sz w:val="28"/>
                        <w:szCs w:val="28"/>
                        <w:rPrChange w:id="675" w:author="user pc" w:date="2022-03-15T10:14:00Z">
                          <w:rPr>
                            <w:rFonts w:ascii="Cambria Math" w:cs="Bell MT" w:hAnsi="Cambria Math"/>
                          </w:rPr>
                        </w:rPrChange>
                      </w:rPr>
                      <m:t xml:space="preserve">3 </m:t>
                    </m:r>
                  </m:sub>
                </m:sSub>
              </m:e>
              <m:e/>
            </m:eqArr>
          </m:den>
        </m:f>
        <m:r w:rsidRPr="E369BD35">
          <w:rPr>
            <w:rFonts w:ascii="Cambria Math" w:cs="Times New Roman" w:hAnsi="Cambria Math"/>
            <w:sz w:val="28"/>
            <w:szCs w:val="28"/>
            <w:rPrChange w:id="676" w:author="user pc" w:date="2022-03-15T10:14:00Z">
              <w:rPr>
                <w:rFonts w:ascii="Cambria Math" w:cs="Bell MT" w:hAnsi="Cambria Math"/>
              </w:rPr>
            </w:rPrChange>
          </w:rPr>
          <m:t>×100</m:t>
        </m:r>
      </m:oMath>
      <w:r w:rsidRPr="C15625A3">
        <w:rPr>
          <w:rFonts w:ascii="Times New Roman" w:cs="Times New Roman" w:hAnsi="Times New Roman"/>
          <w:i/>
          <w:sz w:val="28"/>
          <w:szCs w:val="28"/>
          <w:rPrChange w:id="677" w:author="user pc" w:date="2022-03-15T10:14:00Z">
            <w:rPr>
              <w:rFonts w:ascii="Calibri" w:cs="Bell MT" w:hAnsi="Calibri"/>
              <w:i/>
            </w:rPr>
          </w:rPrChange>
        </w:rPr>
        <w:t xml:space="preserve">   </w:t>
      </w:r>
      <w:r w:rsidRPr="61A6F1B8">
        <w:rPr>
          <w:rFonts w:ascii="Times New Roman" w:cs="Times New Roman" w:eastAsia="宋体" w:hAnsi="Times New Roman"/>
          <w:sz w:val="28"/>
          <w:szCs w:val="28"/>
          <w:rPrChange w:id="678" w:author="user pc" w:date="2022-03-15T10:14:00Z">
            <w:rPr>
              <w:rFonts w:ascii="Calibri" w:cs="Bell MT" w:eastAsia="宋体" w:hAnsi="Calibri"/>
            </w:rPr>
          </w:rPrChange>
        </w:rPr>
        <w:t xml:space="preserve">=  </w:t>
      </w:r>
      <m:oMath>
        <m:r w:rsidRPr="19C17D00">
          <w:rPr>
            <w:rFonts w:ascii="Cambria Math" w:cs="Times New Roman" w:eastAsia="宋体" w:hAnsi="Cambria Math"/>
            <w:sz w:val="28"/>
            <w:szCs w:val="28"/>
            <w:rPrChange w:id="679" w:author="user pc" w:date="2022-03-15T10:14:00Z">
              <w:rPr>
                <w:rFonts w:ascii="Cambria Math" w:cs="Bell MT" w:eastAsia="宋体" w:hAnsi="Cambria Math"/>
              </w:rPr>
            </w:rPrChange>
          </w:rPr>
          <m:t>69.94% of iron</m:t>
        </m:r>
      </m:oMath>
    </w:p>
    <w:p>
      <w:pPr>
        <w:pStyle w:val="style157"/>
        <w:rPr>
          <w:rFonts w:ascii="Times New Roman" w:cs="Times New Roman" w:eastAsia="宋体" w:hAnsi="Times New Roman"/>
          <w:sz w:val="28"/>
          <w:szCs w:val="28"/>
          <w:rPrChange w:id="680" w:author="user pc" w:date="2022-03-15T10:14:00Z">
            <w:rPr>
              <w:rFonts w:ascii="Calibri" w:cs="Bell MT" w:eastAsia="宋体" w:hAnsi="Calibri"/>
            </w:rPr>
          </w:rPrChange>
        </w:rPr>
      </w:pPr>
    </w:p>
    <w:p>
      <w:pPr>
        <w:pStyle w:val="style157"/>
        <w:rPr>
          <w:rFonts w:ascii="Times New Roman" w:cs="Times New Roman" w:eastAsia="宋体" w:hAnsi="Times New Roman"/>
          <w:sz w:val="24"/>
          <w:szCs w:val="24"/>
          <w:rPrChange w:id="681" w:author="user pc" w:date="2022-03-18T11:23:00Z">
            <w:rPr>
              <w:rFonts w:ascii="Calibri" w:cs="Bell MT" w:eastAsia="宋体" w:hAnsi="Calibri"/>
            </w:rPr>
          </w:rPrChange>
        </w:rPr>
      </w:pPr>
      <m:oMathPara>
        <m:oMathParaPr>
          <m:jc m:val="left"/>
        </m:oMathParaPr>
        <m:oMath>
          <m:r w:rsidRPr="9B367373">
            <w:rPr>
              <w:rFonts w:ascii="Cambria Math" w:cs="Times New Roman" w:hAnsi="Cambria Math"/>
              <w:sz w:val="24"/>
              <w:szCs w:val="24"/>
              <w:rPrChange w:id="682" w:author="user pc" w:date="2022-03-18T11:23:00Z">
                <w:rPr>
                  <w:rFonts w:ascii="Cambria Math" w:cs="Bell MT" w:hAnsi="Cambria Math"/>
                </w:rPr>
              </w:rPrChange>
            </w:rPr>
            <m:t xml:space="preserve">% of O = </m:t>
          </m:r>
          <m:f>
            <m:fPr>
              <m:ctrlPr>
                <w:rPr>
                  <w:rFonts w:ascii="Cambria Math" w:cs="Times New Roman" w:hAnsi="Cambria Math"/>
                  <w:i/>
                  <w:sz w:val="24"/>
                  <w:szCs w:val="24"/>
                </w:rPr>
              </m:ctrlPr>
            </m:fPr>
            <m:num>
              <m:r w:rsidRPr="6C5651E5">
                <w:rPr>
                  <w:rFonts w:ascii="Cambria Math" w:cs="Times New Roman" w:hAnsi="Cambria Math"/>
                  <w:sz w:val="24"/>
                  <w:szCs w:val="24"/>
                  <w:rPrChange w:id="683" w:author="user pc" w:date="2022-03-18T11:23:00Z">
                    <w:rPr>
                      <w:rFonts w:ascii="Cambria Math" w:cs="Bell MT" w:hAnsi="Cambria Math"/>
                    </w:rPr>
                  </w:rPrChange>
                </w:rPr>
                <m:t>Relative atomic mass of O×number of atoms of O in formula</m:t>
              </m:r>
            </m:num>
            <m:den>
              <m:r w:rsidRPr="D330EACE">
                <w:rPr>
                  <w:rFonts w:ascii="Cambria Math" w:cs="Times New Roman" w:hAnsi="Cambria Math"/>
                  <w:sz w:val="24"/>
                  <w:szCs w:val="24"/>
                  <w:rPrChange w:id="684" w:author="user pc" w:date="2022-03-18T11:23:00Z">
                    <w:rPr>
                      <w:rFonts w:ascii="Cambria Math" w:cs="Bell MT" w:hAnsi="Cambria Math"/>
                    </w:rPr>
                  </w:rPrChange>
                </w:rPr>
                <m:t>Relative molecular mass of iron</m:t>
              </m:r>
              <m:d>
                <m:dPr>
                  <m:endChr m:val=")"/>
                  <m:ctrlPr>
                    <w:rPr>
                      <w:rFonts w:ascii="Cambria Math" w:cs="Times New Roman" w:hAnsi="Cambria Math"/>
                      <w:i/>
                      <w:sz w:val="24"/>
                      <w:szCs w:val="24"/>
                    </w:rPr>
                  </m:ctrlPr>
                </m:dPr>
                <m:e>
                  <m:r w:rsidRPr="E1E48A6E">
                    <w:rPr>
                      <w:rFonts w:ascii="Cambria Math" w:cs="Times New Roman" w:hAnsi="Cambria Math"/>
                      <w:sz w:val="24"/>
                      <w:szCs w:val="24"/>
                      <w:rPrChange w:id="685" w:author="user pc" w:date="2022-03-18T11:23:00Z">
                        <w:rPr>
                          <w:rFonts w:ascii="Cambria Math" w:cs="Bell MT" w:hAnsi="Cambria Math"/>
                        </w:rPr>
                      </w:rPrChange>
                    </w:rPr>
                    <m:t>III</m:t>
                  </m:r>
                </m:e>
              </m:d>
              <m:r w:rsidRPr="0525F15B">
                <w:rPr>
                  <w:rFonts w:ascii="Cambria Math" w:cs="Times New Roman" w:hAnsi="Cambria Math"/>
                  <w:sz w:val="24"/>
                  <w:szCs w:val="24"/>
                  <w:rPrChange w:id="686" w:author="user pc" w:date="2022-03-18T11:23:00Z">
                    <w:rPr>
                      <w:rFonts w:ascii="Cambria Math" w:cs="Bell MT" w:hAnsi="Cambria Math"/>
                    </w:rPr>
                  </w:rPrChange>
                </w:rPr>
                <m:t>oxide,</m:t>
              </m:r>
              <m:sSub>
                <m:sSubPr>
                  <m:ctrlPr>
                    <w:rPr>
                      <w:rFonts w:ascii="Cambria Math" w:cs="Times New Roman" w:hAnsi="Cambria Math"/>
                      <w:i/>
                      <w:sz w:val="24"/>
                      <w:szCs w:val="24"/>
                    </w:rPr>
                  </m:ctrlPr>
                </m:sSubPr>
                <m:e>
                  <m:r w:rsidRPr="19EF1E62">
                    <w:rPr>
                      <w:rFonts w:ascii="Cambria Math" w:cs="Times New Roman" w:hAnsi="Cambria Math"/>
                      <w:sz w:val="24"/>
                      <w:szCs w:val="24"/>
                      <w:rPrChange w:id="687" w:author="user pc" w:date="2022-03-18T11:23:00Z">
                        <w:rPr>
                          <w:rFonts w:ascii="Cambria Math" w:cs="Bell MT" w:hAnsi="Cambria Math"/>
                        </w:rPr>
                      </w:rPrChange>
                    </w:rPr>
                    <m:t>Fe</m:t>
                  </m:r>
                </m:e>
                <m:sub>
                  <m:r w:rsidRPr="4814327F">
                    <w:rPr>
                      <w:rFonts w:ascii="Cambria Math" w:cs="Times New Roman" w:hAnsi="Cambria Math"/>
                      <w:sz w:val="24"/>
                      <w:szCs w:val="24"/>
                      <w:rPrChange w:id="688" w:author="user pc" w:date="2022-03-18T11:23:00Z">
                        <w:rPr>
                          <w:rFonts w:ascii="Cambria Math" w:cs="Bell MT" w:hAnsi="Cambria Math"/>
                        </w:rPr>
                      </w:rPrChange>
                    </w:rPr>
                    <m:t xml:space="preserve">2 </m:t>
                  </m:r>
                </m:sub>
              </m:sSub>
              <m:sSub>
                <m:sSubPr>
                  <m:ctrlPr>
                    <w:rPr>
                      <w:rFonts w:ascii="Cambria Math" w:cs="Times New Roman" w:hAnsi="Cambria Math"/>
                      <w:i/>
                      <w:sz w:val="24"/>
                      <w:szCs w:val="24"/>
                    </w:rPr>
                  </m:ctrlPr>
                </m:sSubPr>
                <m:e>
                  <m:r w:rsidRPr="7EFD3E0D">
                    <w:rPr>
                      <w:rFonts w:ascii="Cambria Math" w:cs="Times New Roman" w:hAnsi="Cambria Math"/>
                      <w:sz w:val="24"/>
                      <w:szCs w:val="24"/>
                      <w:rPrChange w:id="689" w:author="user pc" w:date="2022-03-18T11:23:00Z">
                        <w:rPr>
                          <w:rFonts w:ascii="Cambria Math" w:cs="Bell MT" w:hAnsi="Cambria Math"/>
                        </w:rPr>
                      </w:rPrChange>
                    </w:rPr>
                    <m:t>O</m:t>
                  </m:r>
                </m:e>
                <m:sub>
                  <m:r w:rsidRPr="329AED06">
                    <w:rPr>
                      <w:rFonts w:ascii="Cambria Math" w:cs="Times New Roman" w:hAnsi="Cambria Math"/>
                      <w:sz w:val="24"/>
                      <w:szCs w:val="24"/>
                      <w:rPrChange w:id="690" w:author="user pc" w:date="2022-03-18T11:23:00Z">
                        <w:rPr>
                          <w:rFonts w:ascii="Cambria Math" w:cs="Bell MT" w:hAnsi="Cambria Math"/>
                        </w:rPr>
                      </w:rPrChange>
                    </w:rPr>
                    <m:t xml:space="preserve">3 </m:t>
                  </m:r>
                </m:sub>
              </m:sSub>
            </m:den>
          </m:f>
          <m:r w:rsidRPr="B682DA1D">
            <w:rPr>
              <w:rFonts w:ascii="Cambria Math" w:cs="Times New Roman" w:hAnsi="Cambria Math"/>
              <w:sz w:val="24"/>
              <w:szCs w:val="24"/>
              <w:rPrChange w:id="691" w:author="user pc" w:date="2022-03-18T11:23:00Z">
                <w:rPr>
                  <w:rFonts w:ascii="Cambria Math" w:cs="Bell MT" w:hAnsi="Cambria Math"/>
                </w:rPr>
              </w:rPrChange>
            </w:rPr>
            <m:t>×100</m:t>
          </m:r>
        </m:oMath>
      </m:oMathPara>
    </w:p>
    <w:p>
      <w:pPr>
        <w:pStyle w:val="style157"/>
        <w:rPr>
          <w:rFonts w:ascii="Times New Roman" w:cs="Times New Roman" w:hAnsi="Times New Roman"/>
          <w:sz w:val="24"/>
          <w:szCs w:val="24"/>
          <w:rPrChange w:id="692" w:author="user pc" w:date="2022-03-18T11:23:00Z">
            <w:rPr>
              <w:rFonts w:ascii="Calibri" w:cs="Bell MT" w:hAnsi="Calibri"/>
            </w:rPr>
          </w:rPrChange>
        </w:rPr>
      </w:pPr>
    </w:p>
    <w:p>
      <w:pPr>
        <w:pStyle w:val="style157"/>
        <w:rPr>
          <w:rFonts w:ascii="Times New Roman" w:cs="Times New Roman" w:eastAsia="宋体" w:hAnsi="Times New Roman"/>
          <w:sz w:val="28"/>
          <w:szCs w:val="28"/>
        </w:rPr>
      </w:pPr>
      <m:oMathPara>
        <m:oMathParaPr>
          <m:jc m:val="left"/>
        </m:oMathParaPr>
        <m:oMath>
          <m:r w:rsidRPr="EAB63664">
            <w:rPr>
              <w:rFonts w:ascii="Cambria Math" w:cs="Times New Roman" w:hAnsi="Cambria Math"/>
              <w:sz w:val="28"/>
              <w:szCs w:val="28"/>
              <w:rPrChange w:id="693" w:author="user pc" w:date="2022-03-15T10:14:00Z">
                <w:rPr>
                  <w:rFonts w:ascii="Cambria Math" w:cs="Bell MT" w:hAnsi="Cambria Math"/>
                </w:rPr>
              </w:rPrChange>
            </w:rPr>
            <m:t xml:space="preserve">% of O = </m:t>
          </m:r>
          <m:f>
            <m:fPr>
              <m:ctrlPr>
                <w:rPr>
                  <w:rFonts w:ascii="Cambria Math" w:cs="Times New Roman" w:hAnsi="Cambria Math"/>
                  <w:i/>
                  <w:sz w:val="28"/>
                  <w:szCs w:val="28"/>
                </w:rPr>
              </m:ctrlPr>
            </m:fPr>
            <m:num>
              <m:r w:rsidRPr="E86D1598">
                <w:rPr>
                  <w:rFonts w:ascii="Cambria Math" w:cs="Times New Roman" w:hAnsi="Cambria Math"/>
                  <w:sz w:val="28"/>
                  <w:szCs w:val="28"/>
                  <w:rPrChange w:id="694" w:author="user pc" w:date="2022-03-15T10:14:00Z">
                    <w:rPr>
                      <w:rFonts w:ascii="Cambria Math" w:cs="Bell MT" w:hAnsi="Cambria Math"/>
                    </w:rPr>
                  </w:rPrChange>
                </w:rPr>
                <m:t>16.0g of O× 3-atoms of O</m:t>
              </m:r>
            </m:num>
            <m:den>
              <m:r w:rsidRPr="6C507CA7">
                <w:rPr>
                  <w:rFonts w:ascii="Cambria Math" w:cs="Times New Roman" w:hAnsi="Cambria Math"/>
                  <w:sz w:val="28"/>
                  <w:szCs w:val="28"/>
                  <w:rPrChange w:id="695" w:author="user pc" w:date="2022-03-15T10:14:00Z">
                    <w:rPr>
                      <w:rFonts w:ascii="Cambria Math" w:cs="Bell MT" w:hAnsi="Cambria Math"/>
                    </w:rPr>
                  </w:rPrChange>
                </w:rPr>
                <m:t>159.70g</m:t>
              </m:r>
              <m:sSub>
                <m:sSubPr>
                  <m:ctrlPr>
                    <w:rPr>
                      <w:rFonts w:ascii="Cambria Math" w:cs="Times New Roman" w:hAnsi="Cambria Math"/>
                      <w:i/>
                      <w:sz w:val="28"/>
                      <w:szCs w:val="28"/>
                    </w:rPr>
                  </m:ctrlPr>
                </m:sSubPr>
                <m:e>
                  <m:r w:rsidRPr="F88FE431">
                    <w:rPr>
                      <w:rFonts w:ascii="Cambria Math" w:cs="Times New Roman" w:hAnsi="Cambria Math"/>
                      <w:sz w:val="28"/>
                      <w:szCs w:val="28"/>
                      <w:rPrChange w:id="696" w:author="user pc" w:date="2022-03-15T10:14:00Z">
                        <w:rPr>
                          <w:rFonts w:ascii="Cambria Math" w:cs="Bell MT" w:hAnsi="Cambria Math"/>
                        </w:rPr>
                      </w:rPrChange>
                    </w:rPr>
                    <m:t xml:space="preserve"> Fe</m:t>
                  </m:r>
                </m:e>
                <m:sub>
                  <m:r w:rsidRPr="5D922A0C">
                    <w:rPr>
                      <w:rFonts w:ascii="Cambria Math" w:cs="Times New Roman" w:hAnsi="Cambria Math"/>
                      <w:sz w:val="28"/>
                      <w:szCs w:val="28"/>
                      <w:rPrChange w:id="697" w:author="user pc" w:date="2022-03-15T10:14:00Z">
                        <w:rPr>
                          <w:rFonts w:ascii="Cambria Math" w:cs="Bell MT" w:hAnsi="Cambria Math"/>
                        </w:rPr>
                      </w:rPrChange>
                    </w:rPr>
                    <m:t xml:space="preserve">2 </m:t>
                  </m:r>
                </m:sub>
              </m:sSub>
              <m:sSub>
                <m:sSubPr>
                  <m:ctrlPr>
                    <w:rPr>
                      <w:rFonts w:ascii="Cambria Math" w:cs="Times New Roman" w:hAnsi="Cambria Math"/>
                      <w:i/>
                      <w:sz w:val="28"/>
                      <w:szCs w:val="28"/>
                    </w:rPr>
                  </m:ctrlPr>
                </m:sSubPr>
                <m:e>
                  <m:r w:rsidRPr="F9BCA88D">
                    <w:rPr>
                      <w:rFonts w:ascii="Cambria Math" w:cs="Times New Roman" w:hAnsi="Cambria Math"/>
                      <w:sz w:val="28"/>
                      <w:szCs w:val="28"/>
                      <w:rPrChange w:id="698" w:author="user pc" w:date="2022-03-15T10:14:00Z">
                        <w:rPr>
                          <w:rFonts w:ascii="Cambria Math" w:cs="Bell MT" w:hAnsi="Cambria Math"/>
                        </w:rPr>
                      </w:rPrChange>
                    </w:rPr>
                    <m:t>O</m:t>
                  </m:r>
                </m:e>
                <m:sub>
                  <m:r w:rsidRPr="2F8648F1">
                    <w:rPr>
                      <w:rFonts w:ascii="Cambria Math" w:cs="Times New Roman" w:hAnsi="Cambria Math"/>
                      <w:sz w:val="28"/>
                      <w:szCs w:val="28"/>
                      <w:rPrChange w:id="699" w:author="user pc" w:date="2022-03-15T10:14:00Z">
                        <w:rPr>
                          <w:rFonts w:ascii="Cambria Math" w:cs="Bell MT" w:hAnsi="Cambria Math"/>
                        </w:rPr>
                      </w:rPrChange>
                    </w:rPr>
                    <m:t xml:space="preserve">3 </m:t>
                  </m:r>
                </m:sub>
              </m:sSub>
            </m:den>
          </m:f>
          <m:r w:rsidRPr="F2719457">
            <w:rPr>
              <w:rFonts w:ascii="Cambria Math" w:cs="Times New Roman" w:hAnsi="Cambria Math"/>
              <w:sz w:val="28"/>
              <w:szCs w:val="28"/>
              <w:rPrChange w:id="700" w:author="user pc" w:date="2022-03-15T10:14:00Z">
                <w:rPr>
                  <w:rFonts w:ascii="Cambria Math" w:cs="Bell MT" w:hAnsi="Cambria Math"/>
                </w:rPr>
              </w:rPrChange>
            </w:rPr>
            <m:t>×100</m:t>
          </m:r>
          <m:r w:rsidRPr="78E3722B">
            <w:rPr>
              <w:rFonts w:ascii="Cambria Math" w:cs="Times New Roman" w:eastAsia="宋体" w:hAnsi="Cambria Math"/>
              <w:sz w:val="28"/>
              <w:szCs w:val="28"/>
              <w:rPrChange w:id="701" w:author="user pc" w:date="2022-03-15T10:14:00Z">
                <w:rPr>
                  <w:rFonts w:ascii="Cambria Math" w:cs="Bell MT" w:eastAsia="宋体" w:hAnsi="Cambria Math"/>
                </w:rPr>
              </w:rPrChange>
            </w:rPr>
            <m:t>=30.06%  of Oxygen</m:t>
          </m:r>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702" w:author="user pc" w:date="2022-03-15T10:14:00Z">
            <w:rPr>
              <w:rFonts w:ascii="Calibri" w:cs="Bell MT" w:eastAsia="宋体" w:hAnsi="Calibri"/>
            </w:rPr>
          </w:rPrChange>
        </w:rPr>
      </w:pPr>
    </w:p>
    <w:p>
      <w:pPr>
        <w:pStyle w:val="style157"/>
        <w:rPr>
          <w:rFonts w:ascii="Times New Roman" w:cs="Times New Roman" w:eastAsia="宋体" w:hAnsi="Times New Roman"/>
          <w:b/>
          <w:sz w:val="28"/>
          <w:szCs w:val="28"/>
          <w:rPrChange w:id="703" w:author="user pc" w:date="2022-03-15T10:14:00Z">
            <w:rPr>
              <w:rFonts w:ascii="Calibri" w:cs="Bell MT" w:eastAsia="宋体" w:hAnsi="Calibri"/>
              <w:b/>
            </w:rPr>
          </w:rPrChange>
        </w:rPr>
      </w:pPr>
    </w:p>
    <w:p>
      <w:pPr>
        <w:pStyle w:val="style157"/>
        <w:rPr>
          <w:rFonts w:ascii="Times New Roman" w:cs="Times New Roman" w:eastAsia="宋体" w:hAnsi="Times New Roman"/>
          <w:b/>
          <w:sz w:val="24"/>
          <w:szCs w:val="24"/>
        </w:rPr>
      </w:pPr>
      <m:oMathPara>
        <m:oMath>
          <m:r w:rsidRPr="09696FDA">
            <m:rPr>
              <m:sty m:val="bi"/>
            </m:rPr>
            <w:rPr>
              <w:rFonts w:ascii="Cambria Math" w:cs="Times New Roman" w:hAnsi="Cambria Math"/>
              <w:sz w:val="24"/>
              <w:szCs w:val="24"/>
              <w:rPrChange w:id="704" w:author="user pc" w:date="2022-03-15T10:14:00Z">
                <w:rPr>
                  <w:rFonts w:ascii="Cambria Math" w:cs="Bell MT" w:hAnsi="Cambria Math"/>
                </w:rPr>
              </w:rPrChange>
            </w:rPr>
            <m:t>Hence, the compound is iron</m:t>
          </m:r>
          <m:d>
            <m:dPr>
              <m:endChr m:val=")"/>
              <m:ctrlPr>
                <w:rPr>
                  <w:rFonts w:ascii="Cambria Math" w:cs="Times New Roman" w:hAnsi="Cambria Math"/>
                  <w:b/>
                  <w:i/>
                  <w:sz w:val="24"/>
                  <w:szCs w:val="24"/>
                </w:rPr>
              </m:ctrlPr>
            </m:dPr>
            <m:e>
              <m:r w:rsidRPr="16D11A4E">
                <m:rPr>
                  <m:sty m:val="bi"/>
                </m:rPr>
                <w:rPr>
                  <w:rFonts w:ascii="Cambria Math" w:cs="Times New Roman" w:hAnsi="Cambria Math"/>
                  <w:sz w:val="24"/>
                  <w:szCs w:val="24"/>
                  <w:rPrChange w:id="705" w:author="user pc" w:date="2022-03-15T10:14:00Z">
                    <w:rPr>
                      <w:rFonts w:ascii="Cambria Math" w:cs="Bell MT" w:hAnsi="Cambria Math"/>
                    </w:rPr>
                  </w:rPrChange>
                </w:rPr>
                <m:t>III</m:t>
              </m:r>
            </m:e>
          </m:d>
          <m:r w:rsidRPr="4879CD81">
            <m:rPr>
              <m:sty m:val="bi"/>
            </m:rPr>
            <w:rPr>
              <w:rFonts w:ascii="Cambria Math" w:cs="Times New Roman" w:hAnsi="Cambria Math"/>
              <w:sz w:val="24"/>
              <w:szCs w:val="24"/>
              <w:rPrChange w:id="706" w:author="user pc" w:date="2022-03-15T10:14:00Z">
                <w:rPr>
                  <w:rFonts w:ascii="Cambria Math" w:cs="Bell MT" w:hAnsi="Cambria Math"/>
                </w:rPr>
              </w:rPrChange>
            </w:rPr>
            <m:t>oxide,</m:t>
          </m:r>
          <m:sSub>
            <m:sSubPr>
              <m:ctrlPr>
                <w:rPr>
                  <w:rFonts w:ascii="Cambria Math" w:cs="Times New Roman" w:hAnsi="Cambria Math"/>
                  <w:b/>
                  <w:i/>
                  <w:sz w:val="24"/>
                  <w:szCs w:val="24"/>
                </w:rPr>
              </m:ctrlPr>
            </m:sSubPr>
            <m:e>
              <m:r w:rsidRPr="27FDF2DA">
                <m:rPr>
                  <m:sty m:val="bi"/>
                </m:rPr>
                <w:rPr>
                  <w:rFonts w:ascii="Cambria Math" w:cs="Times New Roman" w:hAnsi="Cambria Math"/>
                  <w:sz w:val="24"/>
                  <w:szCs w:val="24"/>
                  <w:rPrChange w:id="707" w:author="user pc" w:date="2022-03-15T10:14:00Z">
                    <w:rPr>
                      <w:rFonts w:ascii="Cambria Math" w:cs="Bell MT" w:hAnsi="Cambria Math"/>
                    </w:rPr>
                  </w:rPrChange>
                </w:rPr>
                <m:t>Fe</m:t>
              </m:r>
            </m:e>
            <m:sub>
              <m:r w:rsidRPr="ABEEBB9C">
                <m:rPr>
                  <m:sty m:val="bi"/>
                </m:rPr>
                <w:rPr>
                  <w:rFonts w:ascii="Cambria Math" w:cs="Times New Roman" w:hAnsi="Cambria Math"/>
                  <w:sz w:val="24"/>
                  <w:szCs w:val="24"/>
                  <w:rPrChange w:id="708" w:author="user pc" w:date="2022-03-15T10:14:00Z">
                    <w:rPr>
                      <w:rFonts w:ascii="Cambria Math" w:cs="Bell MT" w:hAnsi="Cambria Math"/>
                    </w:rPr>
                  </w:rPrChange>
                </w:rPr>
                <m:t>2</m:t>
              </m:r>
            </m:sub>
          </m:sSub>
          <m:sSub>
            <m:sSubPr>
              <m:ctrlPr>
                <w:rPr>
                  <w:rFonts w:ascii="Cambria Math" w:cs="Times New Roman" w:hAnsi="Cambria Math"/>
                  <w:b/>
                  <w:i/>
                  <w:sz w:val="24"/>
                  <w:szCs w:val="24"/>
                </w:rPr>
              </m:ctrlPr>
            </m:sSubPr>
            <m:e>
              <m:r w:rsidRPr="3FFC997C">
                <m:rPr>
                  <m:sty m:val="bi"/>
                </m:rPr>
                <w:rPr>
                  <w:rFonts w:ascii="Cambria Math" w:cs="Times New Roman" w:hAnsi="Cambria Math"/>
                  <w:sz w:val="24"/>
                  <w:szCs w:val="24"/>
                  <w:rPrChange w:id="709" w:author="user pc" w:date="2022-03-15T10:14:00Z">
                    <w:rPr>
                      <w:rFonts w:ascii="Cambria Math" w:cs="Bell MT" w:hAnsi="Cambria Math"/>
                    </w:rPr>
                  </w:rPrChange>
                </w:rPr>
                <m:t>O</m:t>
              </m:r>
            </m:e>
            <m:sub>
              <m:r w:rsidRPr="8734D47D">
                <m:rPr>
                  <m:sty m:val="bi"/>
                </m:rPr>
                <w:rPr>
                  <w:rFonts w:ascii="Cambria Math" w:cs="Times New Roman" w:hAnsi="Cambria Math"/>
                  <w:sz w:val="24"/>
                  <w:szCs w:val="24"/>
                  <w:rPrChange w:id="710" w:author="user pc" w:date="2022-03-15T10:14:00Z">
                    <w:rPr>
                      <w:rFonts w:ascii="Cambria Math" w:cs="Bell MT" w:hAnsi="Cambria Math"/>
                    </w:rPr>
                  </w:rPrChange>
                </w:rPr>
                <m:t>3</m:t>
              </m:r>
            </m:sub>
          </m:sSub>
          <m:r w:rsidRPr="78CE1BCA">
            <m:rPr>
              <m:sty m:val="bi"/>
            </m:rPr>
            <w:rPr>
              <w:rFonts w:ascii="Cambria Math" w:cs="Times New Roman" w:hAnsi="Cambria Math"/>
              <w:sz w:val="24"/>
              <w:szCs w:val="24"/>
              <w:rPrChange w:id="711" w:author="user pc" w:date="2022-03-15T10:14:00Z">
                <w:rPr>
                  <w:rFonts w:ascii="Cambria Math" w:cs="Bell MT" w:hAnsi="Cambria Math"/>
                </w:rPr>
              </w:rPrChange>
            </w:rPr>
            <m:t xml:space="preserve"> since the calculated</m:t>
          </m:r>
        </m:oMath>
      </m:oMathPara>
    </w:p>
    <w:p>
      <w:pPr>
        <w:pStyle w:val="style157"/>
        <w:rPr>
          <w:rFonts w:ascii="Times New Roman" w:cs="Times New Roman" w:eastAsia="宋体" w:hAnsi="Times New Roman"/>
          <w:b/>
          <w:sz w:val="24"/>
          <w:szCs w:val="24"/>
          <w:rPrChange w:id="712" w:author="user pc" w:date="2022-03-15T10:14:00Z">
            <w:rPr>
              <w:rFonts w:ascii="Calibri" w:cs="Bell MT" w:hAnsi="Calibri"/>
            </w:rPr>
          </w:rPrChange>
        </w:rPr>
      </w:pPr>
      <m:oMath>
        <m:r w:rsidRPr="16A18887">
          <m:rPr>
            <m:sty m:val="bi"/>
          </m:rPr>
          <w:rPr>
            <w:rFonts w:ascii="Cambria Math" w:cs="Times New Roman" w:hAnsi="Cambria Math"/>
            <w:sz w:val="24"/>
            <w:szCs w:val="24"/>
            <w:rPrChange w:id="713" w:author="user pc" w:date="2022-03-15T10:14:00Z">
              <w:rPr>
                <w:rFonts w:ascii="Cambria Math" w:cs="Bell MT" w:hAnsi="Cambria Math"/>
              </w:rPr>
            </w:rPrChange>
          </w:rPr>
          <m:t xml:space="preserve"> percntages</m:t>
        </m:r>
        <m:r>
          <m:rPr>
            <m:sty m:val="bi"/>
          </m:rPr>
          <w:rPr>
            <w:rFonts w:ascii="Cambria Math" w:cs="Times New Roman" w:hAnsi="Cambria Math"/>
            <w:sz w:val="24"/>
            <w:szCs w:val="24"/>
          </w:rPr>
          <m:t xml:space="preserve"> </m:t>
        </m:r>
        <m:r w:rsidRPr="1E100F1C">
          <m:rPr>
            <m:sty m:val="bi"/>
          </m:rPr>
          <w:rPr>
            <w:rFonts w:ascii="Cambria Math" w:cs="Times New Roman" w:hAnsi="Cambria Math"/>
            <w:sz w:val="24"/>
            <w:szCs w:val="24"/>
            <w:rPrChange w:id="714" w:author="user pc" w:date="2022-03-15T10:14:00Z">
              <w:rPr>
                <w:rFonts w:ascii="Cambria Math" w:cs="Bell MT" w:hAnsi="Cambria Math"/>
              </w:rPr>
            </w:rPrChange>
          </w:rPr>
          <m:t xml:space="preserve">are the same as </m:t>
        </m:r>
        <m:r w:rsidRPr="DC77C6C4">
          <m:rPr>
            <m:sty m:val="bi"/>
          </m:rPr>
          <w:rPr>
            <w:rFonts w:ascii="Times New Roman" w:cs="Times New Roman" w:hAnsi="Times New Roman"/>
            <w:sz w:val="24"/>
            <w:szCs w:val="24"/>
            <w:rPrChange w:id="715" w:author="user pc" w:date="2022-03-15T10:14:00Z">
              <w:rPr>
                <w:rFonts w:ascii="Cambria Math" w:cs="Bell MT" w:hAnsi="Cambria Math"/>
              </w:rPr>
            </w:rPrChange>
          </w:rPr>
          <m:t>t</m:t>
        </m:r>
        <m:r w:rsidRPr="7AEB8969">
          <m:rPr>
            <m:sty m:val="bi"/>
          </m:rPr>
          <w:rPr>
            <w:rFonts w:ascii="Cambria Math" w:cs="Times New Roman" w:hAnsi="Cambria Math"/>
            <w:sz w:val="24"/>
            <w:szCs w:val="24"/>
            <w:rPrChange w:id="716" w:author="user pc" w:date="2022-03-15T10:14:00Z">
              <w:rPr>
                <w:rFonts w:ascii="Cambria Math" w:cs="Bell MT" w:hAnsi="Cambria Math"/>
              </w:rPr>
            </w:rPrChange>
          </w:rPr>
          <m:t>hosgiven in the question.</m:t>
        </m:r>
      </m:oMath>
      <w:r w:rsidRPr="9AC9E9A5">
        <w:rPr>
          <w:rFonts w:ascii="Times New Roman" w:cs="Times New Roman" w:hAnsi="Times New Roman"/>
          <w:sz w:val="24"/>
          <w:szCs w:val="24"/>
          <w:rPrChange w:id="717" w:author="user pc" w:date="2022-03-15T10:14:00Z">
            <w:rPr>
              <w:rFonts w:ascii="Calibri" w:cs="Bell MT" w:hAnsi="Calibri"/>
            </w:rPr>
          </w:rPrChange>
        </w:rPr>
        <w:t xml:space="preserve"> </w:t>
      </w:r>
    </w:p>
    <w:p>
      <w:pPr>
        <w:pStyle w:val="style157"/>
        <w:rPr>
          <w:rFonts w:ascii="Times New Roman" w:cs="Times New Roman" w:hAnsi="Times New Roman"/>
          <w:b/>
          <w:i/>
          <w:sz w:val="16"/>
          <w:szCs w:val="16"/>
          <w:rPrChange w:id="718" w:author="user pc" w:date="2022-03-15T10:14:00Z">
            <w:rPr>
              <w:rFonts w:ascii="Calibri" w:cs="Bell MT" w:hAnsi="Calibri"/>
              <w:b/>
              <w:i/>
            </w:rPr>
          </w:rPrChange>
        </w:rPr>
      </w:pPr>
    </w:p>
    <w:p>
      <w:pPr>
        <w:pStyle w:val="style157"/>
        <w:rPr>
          <w:ins w:id="719" w:author="user pc" w:date="2022-03-18T11:23:00Z"/>
          <w:rFonts w:ascii="Times New Roman" w:cs="Times New Roman" w:hAnsi="Times New Roman"/>
          <w:b/>
          <w:i/>
          <w:sz w:val="28"/>
          <w:szCs w:val="28"/>
        </w:rPr>
      </w:pPr>
    </w:p>
    <w:p>
      <w:pPr>
        <w:pStyle w:val="style157"/>
        <w:rPr>
          <w:rFonts w:ascii="Times New Roman" w:cs="Times New Roman" w:hAnsi="Times New Roman"/>
          <w:b/>
          <w:i/>
          <w:sz w:val="28"/>
          <w:szCs w:val="28"/>
          <w:rPrChange w:id="720" w:author="user pc" w:date="2022-03-15T10:14:00Z">
            <w:rPr>
              <w:rFonts w:ascii="Calibri" w:cs="Bell MT" w:hAnsi="Calibri"/>
              <w:b/>
              <w:i/>
            </w:rPr>
          </w:rPrChange>
        </w:rPr>
      </w:pPr>
      <w:r w:rsidRPr="31C6D53E">
        <w:rPr>
          <w:rFonts w:ascii="Times New Roman" w:cs="Times New Roman" w:hAnsi="Times New Roman"/>
          <w:b/>
          <w:i/>
          <w:sz w:val="28"/>
          <w:szCs w:val="28"/>
          <w:rPrChange w:id="721" w:author="user pc" w:date="2022-03-15T10:14:00Z">
            <w:rPr>
              <w:rFonts w:ascii="Calibri" w:cs="Bell MT" w:hAnsi="Calibri"/>
              <w:b/>
              <w:i/>
            </w:rPr>
          </w:rPrChange>
        </w:rPr>
        <w:t>Solved example 4</w:t>
      </w:r>
    </w:p>
    <w:p>
      <w:pPr>
        <w:pStyle w:val="style157"/>
        <w:rPr>
          <w:rFonts w:ascii="Times New Roman" w:cs="Times New Roman" w:hAnsi="Times New Roman"/>
          <w:sz w:val="28"/>
          <w:szCs w:val="28"/>
          <w:rPrChange w:id="722" w:author="user pc" w:date="2022-03-15T10:14:00Z">
            <w:rPr>
              <w:rFonts w:ascii="Calibri" w:cs="Bell MT" w:hAnsi="Calibri"/>
            </w:rPr>
          </w:rPrChange>
        </w:rPr>
      </w:pPr>
      <w:r w:rsidRPr="C237A890">
        <w:rPr>
          <w:rFonts w:ascii="Times New Roman" w:cs="Times New Roman" w:hAnsi="Times New Roman"/>
          <w:sz w:val="28"/>
          <w:szCs w:val="28"/>
          <w:rPrChange w:id="723" w:author="user pc" w:date="2022-03-15T10:14:00Z">
            <w:rPr>
              <w:rFonts w:ascii="Calibri" w:cs="Bell MT" w:hAnsi="Calibri"/>
            </w:rPr>
          </w:rPrChange>
        </w:rPr>
        <w:t>Calculate the percentage composition of each of the following:</w:t>
      </w:r>
    </w:p>
    <w:p>
      <w:pPr>
        <w:pStyle w:val="style157"/>
        <w:numPr>
          <w:ilvl w:val="0"/>
          <w:numId w:val="7"/>
        </w:numPr>
        <w:rPr>
          <w:rFonts w:ascii="Times New Roman" w:cs="Times New Roman" w:hAnsi="Times New Roman"/>
          <w:sz w:val="28"/>
          <w:szCs w:val="28"/>
          <w:rPrChange w:id="724" w:author="user pc" w:date="2022-03-15T10:14:00Z">
            <w:rPr>
              <w:rFonts w:ascii="Calibri" w:cs="Bell MT" w:hAnsi="Calibri"/>
            </w:rPr>
          </w:rPrChange>
        </w:rPr>
      </w:pPr>
      <w:r w:rsidRPr="ADC6A007">
        <w:rPr>
          <w:rFonts w:ascii="Times New Roman" w:cs="Times New Roman" w:hAnsi="Times New Roman"/>
          <w:sz w:val="28"/>
          <w:szCs w:val="28"/>
          <w:rPrChange w:id="725" w:author="user pc" w:date="2022-03-15T10:14:00Z">
            <w:rPr>
              <w:rFonts w:ascii="Calibri" w:cs="Bell MT" w:hAnsi="Calibri"/>
            </w:rPr>
          </w:rPrChange>
        </w:rPr>
        <w:t>C</w:t>
      </w:r>
      <w:r w:rsidRPr="4095C5BD">
        <w:rPr>
          <w:rFonts w:ascii="Times New Roman" w:cs="Times New Roman" w:hAnsi="Times New Roman"/>
          <w:sz w:val="28"/>
          <w:szCs w:val="28"/>
          <w:vertAlign w:val="subscript"/>
          <w:rPrChange w:id="726" w:author="user pc" w:date="2022-03-15T10:14:00Z">
            <w:rPr>
              <w:rFonts w:ascii="Calibri" w:cs="Bell MT" w:hAnsi="Calibri"/>
              <w:vertAlign w:val="subscript"/>
            </w:rPr>
          </w:rPrChange>
        </w:rPr>
        <w:t>3</w:t>
      </w:r>
      <w:r w:rsidRPr="3FCBC14E">
        <w:rPr>
          <w:rFonts w:ascii="Times New Roman" w:cs="Times New Roman" w:hAnsi="Times New Roman"/>
          <w:sz w:val="28"/>
          <w:szCs w:val="28"/>
          <w:rPrChange w:id="727" w:author="user pc" w:date="2022-03-15T10:14:00Z">
            <w:rPr>
              <w:rFonts w:ascii="Calibri" w:cs="Bell MT" w:hAnsi="Calibri"/>
            </w:rPr>
          </w:rPrChange>
        </w:rPr>
        <w:t>H</w:t>
      </w:r>
      <w:r w:rsidRPr="5B3EFABF">
        <w:rPr>
          <w:rFonts w:ascii="Times New Roman" w:cs="Times New Roman" w:hAnsi="Times New Roman"/>
          <w:sz w:val="28"/>
          <w:szCs w:val="28"/>
          <w:vertAlign w:val="subscript"/>
          <w:rPrChange w:id="728" w:author="user pc" w:date="2022-03-15T10:14:00Z">
            <w:rPr>
              <w:rFonts w:ascii="Calibri" w:cs="Bell MT" w:hAnsi="Calibri"/>
              <w:vertAlign w:val="subscript"/>
            </w:rPr>
          </w:rPrChange>
        </w:rPr>
        <w:t>6</w:t>
      </w:r>
    </w:p>
    <w:p>
      <w:pPr>
        <w:pStyle w:val="style157"/>
        <w:numPr>
          <w:ilvl w:val="0"/>
          <w:numId w:val="7"/>
        </w:numPr>
        <w:rPr>
          <w:rFonts w:ascii="Times New Roman" w:cs="Times New Roman" w:hAnsi="Times New Roman"/>
          <w:sz w:val="28"/>
          <w:szCs w:val="28"/>
          <w:rPrChange w:id="729" w:author="user pc" w:date="2022-03-15T10:14:00Z">
            <w:rPr>
              <w:rFonts w:ascii="Calibri" w:cs="Bell MT" w:hAnsi="Calibri"/>
            </w:rPr>
          </w:rPrChange>
        </w:rPr>
      </w:pPr>
      <w:r w:rsidRPr="D7B7BB06">
        <w:rPr>
          <w:rFonts w:ascii="Times New Roman" w:cs="Times New Roman" w:hAnsi="Times New Roman"/>
          <w:sz w:val="28"/>
          <w:szCs w:val="28"/>
          <w:rPrChange w:id="730" w:author="user pc" w:date="2022-03-15T10:14:00Z">
            <w:rPr>
              <w:rFonts w:ascii="Calibri" w:cs="Bell MT" w:hAnsi="Calibri"/>
            </w:rPr>
          </w:rPrChange>
        </w:rPr>
        <w:t>C</w:t>
      </w:r>
      <w:r w:rsidRPr="945D9B93">
        <w:rPr>
          <w:rFonts w:ascii="Times New Roman" w:cs="Times New Roman" w:hAnsi="Times New Roman"/>
          <w:sz w:val="28"/>
          <w:szCs w:val="28"/>
          <w:vertAlign w:val="subscript"/>
          <w:rPrChange w:id="731" w:author="user pc" w:date="2022-03-15T10:14:00Z">
            <w:rPr>
              <w:rFonts w:ascii="Calibri" w:cs="Bell MT" w:hAnsi="Calibri"/>
              <w:vertAlign w:val="subscript"/>
            </w:rPr>
          </w:rPrChange>
        </w:rPr>
        <w:t>5</w:t>
      </w:r>
      <w:r w:rsidRPr="1D2D0E96">
        <w:rPr>
          <w:rFonts w:ascii="Times New Roman" w:cs="Times New Roman" w:hAnsi="Times New Roman"/>
          <w:sz w:val="28"/>
          <w:szCs w:val="28"/>
          <w:rPrChange w:id="732" w:author="user pc" w:date="2022-03-15T10:14:00Z">
            <w:rPr>
              <w:rFonts w:ascii="Calibri" w:cs="Bell MT" w:hAnsi="Calibri"/>
            </w:rPr>
          </w:rPrChange>
        </w:rPr>
        <w:t>H</w:t>
      </w:r>
      <w:r w:rsidRPr="39716897">
        <w:rPr>
          <w:rFonts w:ascii="Times New Roman" w:cs="Times New Roman" w:hAnsi="Times New Roman"/>
          <w:sz w:val="28"/>
          <w:szCs w:val="28"/>
          <w:vertAlign w:val="subscript"/>
          <w:rPrChange w:id="733" w:author="user pc" w:date="2022-03-15T10:14:00Z">
            <w:rPr>
              <w:rFonts w:ascii="Calibri" w:cs="Bell MT" w:hAnsi="Calibri"/>
              <w:vertAlign w:val="subscript"/>
            </w:rPr>
          </w:rPrChange>
        </w:rPr>
        <w:t>10</w:t>
      </w:r>
    </w:p>
    <w:p>
      <w:pPr>
        <w:pStyle w:val="style157"/>
        <w:ind w:left="360"/>
        <w:rPr>
          <w:rFonts w:ascii="Times New Roman" w:cs="Times New Roman" w:hAnsi="Times New Roman"/>
          <w:sz w:val="28"/>
          <w:szCs w:val="28"/>
        </w:rPr>
      </w:pPr>
    </w:p>
    <w:p>
      <w:pPr>
        <w:pStyle w:val="style157"/>
        <w:ind w:left="360"/>
        <w:rPr>
          <w:rFonts w:ascii="Times New Roman" w:cs="Times New Roman" w:hAnsi="Times New Roman"/>
          <w:sz w:val="28"/>
          <w:szCs w:val="28"/>
        </w:rPr>
      </w:pPr>
    </w:p>
    <w:p>
      <w:pPr>
        <w:pStyle w:val="style157"/>
        <w:ind w:left="360"/>
        <w:rPr>
          <w:rFonts w:ascii="Times New Roman" w:cs="Times New Roman" w:hAnsi="Times New Roman"/>
          <w:sz w:val="28"/>
          <w:szCs w:val="28"/>
          <w:rPrChange w:id="734" w:author="user pc" w:date="2022-03-15T10:14:00Z">
            <w:rPr>
              <w:rFonts w:ascii="Calibri" w:cs="Bell MT" w:hAnsi="Calibri"/>
            </w:rPr>
          </w:rPrChange>
        </w:rPr>
      </w:pPr>
    </w:p>
    <w:p>
      <w:pPr>
        <w:pStyle w:val="style157"/>
        <w:rPr>
          <w:rFonts w:ascii="Times New Roman" w:cs="Times New Roman" w:hAnsi="Times New Roman"/>
          <w:b/>
          <w:i/>
          <w:sz w:val="28"/>
          <w:szCs w:val="28"/>
          <w:rPrChange w:id="735" w:author="user pc" w:date="2022-03-15T10:14:00Z">
            <w:rPr>
              <w:rFonts w:ascii="Calibri" w:cs="Bell MT" w:hAnsi="Calibri"/>
              <w:b/>
              <w:i/>
            </w:rPr>
          </w:rPrChange>
        </w:rPr>
      </w:pPr>
      <w:r w:rsidRPr="56509098">
        <w:rPr>
          <w:rFonts w:ascii="Times New Roman" w:cs="Times New Roman" w:hAnsi="Times New Roman"/>
          <w:b/>
          <w:i/>
          <w:sz w:val="28"/>
          <w:szCs w:val="28"/>
          <w:rPrChange w:id="736" w:author="user pc" w:date="2022-03-15T10:14:00Z">
            <w:rPr>
              <w:rFonts w:ascii="Calibri" w:cs="Bell MT" w:hAnsi="Calibri"/>
              <w:b/>
              <w:i/>
            </w:rPr>
          </w:rPrChange>
        </w:rPr>
        <w:t>Solution</w:t>
      </w:r>
    </w:p>
    <w:p>
      <w:pPr>
        <w:pStyle w:val="style157"/>
        <w:numPr>
          <w:ilvl w:val="0"/>
          <w:numId w:val="8"/>
        </w:numPr>
        <w:rPr>
          <w:rFonts w:ascii="Times New Roman" w:cs="Times New Roman" w:eastAsia="宋体" w:hAnsi="Times New Roman"/>
          <w:sz w:val="28"/>
          <w:szCs w:val="28"/>
          <w:rPrChange w:id="737" w:author="user pc" w:date="2022-03-15T10:14:00Z">
            <w:rPr>
              <w:rFonts w:ascii="Calibri" w:cs="Bell MT" w:eastAsia="宋体" w:hAnsi="Calibri"/>
            </w:rPr>
          </w:rPrChange>
        </w:rPr>
      </w:pPr>
      <w:r w:rsidRPr="93346F21">
        <w:rPr>
          <w:rFonts w:ascii="Times New Roman" w:cs="Times New Roman" w:hAnsi="Times New Roman"/>
          <w:sz w:val="28"/>
          <w:szCs w:val="28"/>
          <w:rPrChange w:id="738" w:author="user pc" w:date="2022-03-15T10:14:00Z">
            <w:rPr>
              <w:rFonts w:ascii="Calibri" w:cs="Bell MT" w:hAnsi="Calibri"/>
            </w:rPr>
          </w:rPrChange>
        </w:rPr>
        <w:t>Relative molecular mass of C</w:t>
      </w:r>
      <w:r w:rsidRPr="5EB6BD15">
        <w:rPr>
          <w:rFonts w:ascii="Times New Roman" w:cs="Times New Roman" w:hAnsi="Times New Roman"/>
          <w:sz w:val="28"/>
          <w:szCs w:val="28"/>
          <w:vertAlign w:val="subscript"/>
          <w:rPrChange w:id="739" w:author="user pc" w:date="2022-03-15T10:14:00Z">
            <w:rPr>
              <w:rFonts w:ascii="Calibri" w:cs="Bell MT" w:hAnsi="Calibri"/>
              <w:vertAlign w:val="subscript"/>
            </w:rPr>
          </w:rPrChange>
        </w:rPr>
        <w:t>3</w:t>
      </w:r>
      <w:r w:rsidRPr="5D2CF068">
        <w:rPr>
          <w:rFonts w:ascii="Times New Roman" w:cs="Times New Roman" w:hAnsi="Times New Roman"/>
          <w:sz w:val="28"/>
          <w:szCs w:val="28"/>
          <w:rPrChange w:id="740" w:author="user pc" w:date="2022-03-15T10:14:00Z">
            <w:rPr>
              <w:rFonts w:ascii="Calibri" w:cs="Bell MT" w:hAnsi="Calibri"/>
            </w:rPr>
          </w:rPrChange>
        </w:rPr>
        <w:t>H</w:t>
      </w:r>
      <w:r w:rsidRPr="23CC1C61">
        <w:rPr>
          <w:rFonts w:ascii="Times New Roman" w:cs="Times New Roman" w:hAnsi="Times New Roman"/>
          <w:sz w:val="28"/>
          <w:szCs w:val="28"/>
          <w:vertAlign w:val="subscript"/>
          <w:rPrChange w:id="741" w:author="user pc" w:date="2022-03-15T10:14:00Z">
            <w:rPr>
              <w:rFonts w:ascii="Calibri" w:cs="Bell MT" w:hAnsi="Calibri"/>
              <w:vertAlign w:val="subscript"/>
            </w:rPr>
          </w:rPrChange>
        </w:rPr>
        <w:t xml:space="preserve">6 </w:t>
      </w:r>
      <w:r w:rsidRPr="E09008F2">
        <w:rPr>
          <w:rFonts w:ascii="Times New Roman" w:cs="Times New Roman" w:hAnsi="Times New Roman"/>
          <w:sz w:val="28"/>
          <w:szCs w:val="28"/>
          <w:rPrChange w:id="742" w:author="user pc" w:date="2022-03-15T10:14:00Z">
            <w:rPr>
              <w:rFonts w:ascii="Calibri" w:cs="Bell MT" w:hAnsi="Calibri"/>
            </w:rPr>
          </w:rPrChange>
        </w:rPr>
        <w:t>= 3</w:t>
      </w:r>
      <m:oMath>
        <w:ins w:id="743" w:author="user pc" w:date="2022-03-18T11:24:00Z">
          <m:r w:rsidR="88C65757">
            <w:rPr>
              <w:rFonts w:ascii="Cambria Math" w:cs="Times New Roman" w:hAnsi="Cambria Math"/>
              <w:sz w:val="28"/>
              <w:szCs w:val="28"/>
            </w:rPr>
            <m:t xml:space="preserve"> </m:t>
          </m:r>
        </w:ins>
        <m:r w:rsidRPr="62119986">
          <w:rPr>
            <w:rFonts w:ascii="Cambria Math" w:cs="Times New Roman" w:hAnsi="Cambria Math"/>
            <w:sz w:val="28"/>
            <w:szCs w:val="28"/>
            <w:rPrChange w:id="744" w:author="user pc" w:date="2022-03-15T10:14:00Z">
              <w:rPr>
                <w:rFonts w:ascii="Cambria Math" w:cs="Bell MT" w:hAnsi="Cambria Math"/>
              </w:rPr>
            </w:rPrChange>
          </w:rPr>
          <m:t>×</m:t>
        </m:r>
        <w:ins w:id="745" w:author="user pc" w:date="2022-03-18T11:24:00Z">
          <m:r w:rsidR="BA0B768F">
            <w:rPr>
              <w:rFonts w:ascii="Cambria Math" w:cs="Times New Roman" w:hAnsi="Cambria Math"/>
              <w:sz w:val="28"/>
              <w:szCs w:val="28"/>
            </w:rPr>
            <m:t xml:space="preserve"> </m:t>
          </m:r>
        </w:ins>
      </m:oMath>
      <w:r w:rsidRPr="4BBB8C77">
        <w:rPr>
          <w:rFonts w:ascii="Times New Roman" w:cs="Times New Roman" w:eastAsia="宋体" w:hAnsi="Times New Roman"/>
          <w:sz w:val="28"/>
          <w:szCs w:val="28"/>
          <w:rPrChange w:id="746" w:author="user pc" w:date="2022-03-15T10:14:00Z">
            <w:rPr>
              <w:rFonts w:ascii="Calibri" w:cs="Bell MT" w:eastAsia="宋体" w:hAnsi="Calibri"/>
            </w:rPr>
          </w:rPrChange>
        </w:rPr>
        <w:t>12</w:t>
      </w:r>
      <w:ins w:id="747" w:author="user pc" w:date="2022-03-18T11:24:00Z">
        <w:r w:rsidR="62C30ED4">
          <w:rPr>
            <w:rFonts w:ascii="Times New Roman" w:cs="Times New Roman" w:eastAsia="宋体" w:hAnsi="Times New Roman"/>
            <w:sz w:val="28"/>
            <w:szCs w:val="28"/>
          </w:rPr>
          <w:t xml:space="preserve"> </w:t>
        </w:r>
      </w:ins>
      <w:r w:rsidRPr="3B92AEAD">
        <w:rPr>
          <w:rFonts w:ascii="Times New Roman" w:cs="Times New Roman" w:eastAsia="宋体" w:hAnsi="Times New Roman"/>
          <w:sz w:val="28"/>
          <w:szCs w:val="28"/>
          <w:rPrChange w:id="748" w:author="user pc" w:date="2022-03-15T10:14:00Z">
            <w:rPr>
              <w:rFonts w:ascii="Calibri" w:cs="Bell MT" w:eastAsia="宋体" w:hAnsi="Calibri"/>
            </w:rPr>
          </w:rPrChange>
        </w:rPr>
        <w:t>+</w:t>
      </w:r>
      <w:ins w:id="749" w:author="user pc" w:date="2022-03-18T11:24:00Z">
        <w:r w:rsidR="91A4D000">
          <w:rPr>
            <w:rFonts w:ascii="Times New Roman" w:cs="Times New Roman" w:eastAsia="宋体" w:hAnsi="Times New Roman"/>
            <w:sz w:val="28"/>
            <w:szCs w:val="28"/>
          </w:rPr>
          <w:t xml:space="preserve"> </w:t>
        </w:r>
      </w:ins>
      <w:r w:rsidRPr="9DCA14DA">
        <w:rPr>
          <w:rFonts w:ascii="Times New Roman" w:cs="Times New Roman" w:eastAsia="宋体" w:hAnsi="Times New Roman"/>
          <w:sz w:val="28"/>
          <w:szCs w:val="28"/>
          <w:rPrChange w:id="750" w:author="user pc" w:date="2022-03-15T10:14:00Z">
            <w:rPr>
              <w:rFonts w:ascii="Calibri" w:cs="Bell MT" w:eastAsia="宋体" w:hAnsi="Calibri"/>
            </w:rPr>
          </w:rPrChange>
        </w:rPr>
        <w:t>6</w:t>
      </w:r>
      <m:oMath>
        <w:ins w:id="751" w:author="user pc" w:date="2022-03-18T11:24:00Z">
          <m:r w:rsidR="DF31974D">
            <w:rPr>
              <w:rFonts w:ascii="Cambria Math" w:cs="Times New Roman" w:eastAsia="宋体" w:hAnsi="Cambria Math"/>
              <w:sz w:val="28"/>
              <w:szCs w:val="28"/>
            </w:rPr>
            <m:t xml:space="preserve"> </m:t>
          </m:r>
        </w:ins>
        <m:r w:rsidRPr="7947977C">
          <w:rPr>
            <w:rFonts w:ascii="Cambria Math" w:cs="Times New Roman" w:hAnsi="Cambria Math"/>
            <w:sz w:val="28"/>
            <w:szCs w:val="28"/>
            <w:rPrChange w:id="752" w:author="user pc" w:date="2022-03-15T10:14:00Z">
              <w:rPr>
                <w:rFonts w:ascii="Cambria Math" w:cs="Bell MT" w:hAnsi="Cambria Math"/>
              </w:rPr>
            </w:rPrChange>
          </w:rPr>
          <m:t>×</m:t>
        </m:r>
        <w:ins w:id="753" w:author="user pc" w:date="2022-03-18T11:24:00Z">
          <m:r w:rsidR="219EFE9A">
            <w:rPr>
              <w:rFonts w:ascii="Cambria Math" w:cs="Times New Roman" w:hAnsi="Cambria Math"/>
              <w:sz w:val="28"/>
              <w:szCs w:val="28"/>
            </w:rPr>
            <m:t xml:space="preserve"> </m:t>
          </m:r>
        </w:ins>
      </m:oMath>
      <w:r w:rsidRPr="8CAED497">
        <w:rPr>
          <w:rFonts w:ascii="Times New Roman" w:cs="Times New Roman" w:eastAsia="宋体" w:hAnsi="Times New Roman"/>
          <w:sz w:val="28"/>
          <w:szCs w:val="28"/>
          <w:rPrChange w:id="754" w:author="user pc" w:date="2022-03-15T10:14:00Z">
            <w:rPr>
              <w:rFonts w:ascii="Calibri" w:cs="Bell MT" w:eastAsia="宋体" w:hAnsi="Calibri"/>
            </w:rPr>
          </w:rPrChange>
        </w:rPr>
        <w:t>1</w:t>
      </w:r>
      <w:ins w:id="755" w:author="user pc" w:date="2022-03-18T11:24:00Z">
        <w:r w:rsidR="FABA117E">
          <w:rPr>
            <w:rFonts w:ascii="Times New Roman" w:cs="Times New Roman" w:eastAsia="宋体" w:hAnsi="Times New Roman"/>
            <w:sz w:val="28"/>
            <w:szCs w:val="28"/>
          </w:rPr>
          <w:t xml:space="preserve"> </w:t>
        </w:r>
      </w:ins>
      <w:r w:rsidRPr="ED324458">
        <w:rPr>
          <w:rFonts w:ascii="Times New Roman" w:cs="Times New Roman" w:eastAsia="宋体" w:hAnsi="Times New Roman"/>
          <w:sz w:val="28"/>
          <w:szCs w:val="28"/>
          <w:rPrChange w:id="756" w:author="user pc" w:date="2022-03-15T10:14:00Z">
            <w:rPr>
              <w:rFonts w:ascii="Calibri" w:cs="Bell MT" w:eastAsia="宋体" w:hAnsi="Calibri"/>
            </w:rPr>
          </w:rPrChange>
        </w:rPr>
        <w:t>=</w:t>
      </w:r>
      <w:ins w:id="757" w:author="user pc" w:date="2022-03-18T11:24:00Z">
        <w:r w:rsidR="21823228">
          <w:rPr>
            <w:rFonts w:ascii="Times New Roman" w:cs="Times New Roman" w:eastAsia="宋体" w:hAnsi="Times New Roman"/>
            <w:sz w:val="28"/>
            <w:szCs w:val="28"/>
          </w:rPr>
          <w:t xml:space="preserve"> </w:t>
        </w:r>
      </w:ins>
      <w:r w:rsidRPr="E4BED5F6">
        <w:rPr>
          <w:rFonts w:ascii="Times New Roman" w:cs="Times New Roman" w:eastAsia="宋体" w:hAnsi="Times New Roman"/>
          <w:sz w:val="28"/>
          <w:szCs w:val="28"/>
          <w:rPrChange w:id="758" w:author="user pc" w:date="2022-03-15T10:14:00Z">
            <w:rPr>
              <w:rFonts w:ascii="Calibri" w:cs="Bell MT" w:eastAsia="宋体" w:hAnsi="Calibri"/>
            </w:rPr>
          </w:rPrChange>
        </w:rPr>
        <w:t>42.0</w:t>
      </w:r>
    </w:p>
    <w:p>
      <w:pPr>
        <w:pStyle w:val="style157"/>
        <w:rPr>
          <w:rFonts w:ascii="Times New Roman" w:cs="Times New Roman" w:eastAsia="宋体" w:hAnsi="Times New Roman"/>
          <w:sz w:val="28"/>
          <w:szCs w:val="28"/>
          <w:rPrChange w:id="759" w:author="user pc" w:date="2022-03-15T10:14:00Z">
            <w:rPr>
              <w:rFonts w:ascii="Calibri" w:cs="Bell MT" w:eastAsia="宋体" w:hAnsi="Calibri"/>
            </w:rPr>
          </w:rPrChange>
        </w:rPr>
      </w:pPr>
    </w:p>
    <w:p>
      <w:pPr>
        <w:pStyle w:val="style157"/>
        <w:rPr>
          <w:ins w:id="760" w:author="user pc" w:date="2022-03-18T11:01:00Z"/>
          <w:rFonts w:ascii="Times New Roman" w:cs="Times New Roman" w:hAnsi="Times New Roman"/>
          <w:sz w:val="28"/>
          <w:szCs w:val="28"/>
        </w:rPr>
      </w:pPr>
      <m:oMath>
        <m:r w:rsidRPr="32A221B5">
          <w:rPr>
            <w:rFonts w:ascii="Cambria Math" w:cs="Times New Roman" w:hAnsi="Cambria Math"/>
            <w:sz w:val="28"/>
            <w:szCs w:val="28"/>
            <w:rPrChange w:id="761" w:author="user pc" w:date="2022-03-15T10:14:00Z">
              <w:rPr>
                <w:rFonts w:ascii="Cambria Math" w:cs="Bell MT" w:hAnsi="Cambria Math"/>
              </w:rPr>
            </w:rPrChange>
          </w:rPr>
          <m:t xml:space="preserve">% of C = </m:t>
        </m:r>
        <m:f>
          <m:fPr>
            <m:ctrlPr>
              <w:rPr>
                <w:rFonts w:ascii="Cambria Math" w:cs="Times New Roman" w:hAnsi="Cambria Math"/>
                <w:i/>
                <w:sz w:val="28"/>
                <w:szCs w:val="28"/>
              </w:rPr>
            </m:ctrlPr>
          </m:fPr>
          <m:num>
            <m:r w:rsidRPr="E36FBFD5">
              <w:rPr>
                <w:rFonts w:ascii="Cambria Math" w:cs="Times New Roman" w:hAnsi="Cambria Math"/>
                <w:sz w:val="28"/>
                <w:szCs w:val="28"/>
                <w:rPrChange w:id="762" w:author="user pc" w:date="2022-03-15T10:14:00Z">
                  <w:rPr>
                    <w:rFonts w:ascii="Cambria Math" w:cs="Bell MT" w:hAnsi="Cambria Math"/>
                  </w:rPr>
                </w:rPrChange>
              </w:rPr>
              <m:t>Relative atomic mass of C × number of atoms of C in formula</m:t>
            </m:r>
          </m:num>
          <m:den>
            <m:r w:rsidRPr="8D982F3A">
              <w:rPr>
                <w:rFonts w:ascii="Cambria Math" w:cs="Times New Roman" w:hAnsi="Cambria Math"/>
                <w:sz w:val="28"/>
                <w:szCs w:val="28"/>
                <w:rPrChange w:id="763" w:author="user pc" w:date="2022-03-15T10:14:00Z">
                  <w:rPr>
                    <w:rFonts w:ascii="Cambria Math" w:cs="Bell MT" w:hAnsi="Cambria Math"/>
                  </w:rPr>
                </w:rPrChange>
              </w:rPr>
              <m:t xml:space="preserve">Relative molecular mass of </m:t>
            </m:r>
            <m:sSub>
              <m:sSubPr>
                <m:ctrlPr>
                  <w:rPr>
                    <w:rFonts w:ascii="Cambria Math" w:cs="Times New Roman" w:hAnsi="Cambria Math"/>
                    <w:i/>
                    <w:sz w:val="28"/>
                    <w:szCs w:val="28"/>
                  </w:rPr>
                </m:ctrlPr>
              </m:sSubPr>
              <m:e>
                <m:r w:rsidRPr="CF654AC1">
                  <w:rPr>
                    <w:rFonts w:ascii="Cambria Math" w:cs="Times New Roman" w:hAnsi="Cambria Math"/>
                    <w:sz w:val="28"/>
                    <w:szCs w:val="28"/>
                    <w:rPrChange w:id="764" w:author="user pc" w:date="2022-03-15T10:14:00Z">
                      <w:rPr>
                        <w:rFonts w:ascii="Cambria Math" w:cs="Bell MT" w:hAnsi="Cambria Math"/>
                      </w:rPr>
                    </w:rPrChange>
                  </w:rPr>
                  <m:t>C</m:t>
                </m:r>
              </m:e>
              <m:sub>
                <m:r w:rsidRPr="7B4D3A1D">
                  <w:rPr>
                    <w:rFonts w:ascii="Cambria Math" w:cs="Times New Roman" w:hAnsi="Cambria Math"/>
                    <w:sz w:val="28"/>
                    <w:szCs w:val="28"/>
                    <w:rPrChange w:id="765" w:author="user pc" w:date="2022-03-15T10:14:00Z">
                      <w:rPr>
                        <w:rFonts w:ascii="Cambria Math" w:cs="Bell MT" w:hAnsi="Cambria Math"/>
                      </w:rPr>
                    </w:rPrChange>
                  </w:rPr>
                  <m:t>3</m:t>
                </m:r>
              </m:sub>
            </m:sSub>
            <m:sSub>
              <m:sSubPr>
                <m:ctrlPr>
                  <w:rPr>
                    <w:rFonts w:ascii="Cambria Math" w:cs="Times New Roman" w:hAnsi="Cambria Math"/>
                    <w:i/>
                    <w:sz w:val="28"/>
                    <w:szCs w:val="28"/>
                  </w:rPr>
                </m:ctrlPr>
              </m:sSubPr>
              <m:e>
                <m:r w:rsidRPr="F6B7A2AB">
                  <w:rPr>
                    <w:rFonts w:ascii="Cambria Math" w:cs="Times New Roman" w:hAnsi="Cambria Math"/>
                    <w:sz w:val="28"/>
                    <w:szCs w:val="28"/>
                    <w:rPrChange w:id="766" w:author="user pc" w:date="2022-03-15T10:14:00Z">
                      <w:rPr>
                        <w:rFonts w:ascii="Cambria Math" w:cs="Bell MT" w:hAnsi="Cambria Math"/>
                      </w:rPr>
                    </w:rPrChange>
                  </w:rPr>
                  <m:t>H</m:t>
                </m:r>
              </m:e>
              <m:sub>
                <m:r w:rsidRPr="592C8721">
                  <w:rPr>
                    <w:rFonts w:ascii="Cambria Math" w:cs="Times New Roman" w:hAnsi="Cambria Math"/>
                    <w:sz w:val="28"/>
                    <w:szCs w:val="28"/>
                    <w:rPrChange w:id="767" w:author="user pc" w:date="2022-03-15T10:14:00Z">
                      <w:rPr>
                        <w:rFonts w:ascii="Cambria Math" w:cs="Bell MT" w:hAnsi="Cambria Math"/>
                      </w:rPr>
                    </w:rPrChange>
                  </w:rPr>
                  <m:t>6</m:t>
                </m:r>
              </m:sub>
            </m:sSub>
          </m:den>
        </m:f>
        <m:r w:rsidRPr="6A101B7B">
          <w:rPr>
            <w:rFonts w:ascii="Cambria Math" w:cs="Times New Roman" w:hAnsi="Cambria Math"/>
            <w:sz w:val="28"/>
            <w:szCs w:val="28"/>
            <w:rPrChange w:id="768" w:author="user pc" w:date="2022-03-15T10:14:00Z">
              <w:rPr>
                <w:rFonts w:ascii="Cambria Math" w:cs="Bell MT" w:hAnsi="Cambria Math"/>
              </w:rPr>
            </w:rPrChange>
          </w:rPr>
          <m:t>×100</m:t>
        </m:r>
      </m:oMath>
      <w:r w:rsidRPr="44A7A1E0">
        <w:rPr>
          <w:rFonts w:ascii="Times New Roman" w:cs="Times New Roman" w:hAnsi="Times New Roman"/>
          <w:sz w:val="28"/>
          <w:szCs w:val="28"/>
          <w:rPrChange w:id="769" w:author="user pc" w:date="2022-03-15T10:14:00Z">
            <w:rPr>
              <w:rFonts w:ascii="Calibri" w:cs="Bell MT" w:hAnsi="Calibri"/>
            </w:rPr>
          </w:rPrChange>
        </w:rPr>
        <w:t xml:space="preserve"> </w:t>
      </w:r>
    </w:p>
    <w:p>
      <w:pPr>
        <w:pStyle w:val="style157"/>
        <w:rPr>
          <w:rFonts w:ascii="Times New Roman" w:cs="Times New Roman" w:hAnsi="Times New Roman"/>
          <w:sz w:val="28"/>
          <w:szCs w:val="28"/>
          <w:rPrChange w:id="770" w:author="user pc" w:date="2022-03-15T10:14:00Z">
            <w:rPr>
              <w:rFonts w:ascii="Calibri" w:cs="Bell MT" w:hAnsi="Calibri"/>
            </w:rPr>
          </w:rPrChange>
        </w:rPr>
      </w:pPr>
      <w:r w:rsidRPr="3E7EF620">
        <w:rPr>
          <w:rFonts w:ascii="Times New Roman" w:cs="Times New Roman" w:hAnsi="Times New Roman"/>
          <w:sz w:val="28"/>
          <w:szCs w:val="28"/>
          <w:rPrChange w:id="771" w:author="user pc" w:date="2022-03-15T10:14:00Z">
            <w:rPr>
              <w:rFonts w:ascii="Calibri" w:cs="Bell MT" w:hAnsi="Calibri"/>
            </w:rPr>
          </w:rPrChange>
        </w:rPr>
        <w:t xml:space="preserve"> </w:t>
      </w:r>
    </w:p>
    <w:p>
      <w:pPr>
        <w:pStyle w:val="style157"/>
        <w:rPr>
          <w:rFonts w:ascii="Times New Roman" w:cs="Times New Roman" w:eastAsia="宋体" w:hAnsi="Times New Roman"/>
          <w:sz w:val="28"/>
          <w:szCs w:val="28"/>
          <w:rPrChange w:id="772" w:author="user pc" w:date="2022-03-15T10:14:00Z">
            <w:rPr>
              <w:rFonts w:ascii="Calibri" w:cs="Bell MT" w:eastAsia="宋体" w:hAnsi="Calibri"/>
            </w:rPr>
          </w:rPrChange>
        </w:rPr>
      </w:pPr>
      <m:oMathPara>
        <m:oMathParaPr>
          <m:jc m:val="left"/>
        </m:oMathParaPr>
        <m:oMath>
          <m:r w:rsidRPr="F1122639">
            <w:rPr>
              <w:rFonts w:ascii="Cambria Math" w:cs="Times New Roman" w:hAnsi="Cambria Math"/>
              <w:sz w:val="28"/>
              <w:szCs w:val="28"/>
              <w:rPrChange w:id="773" w:author="user pc" w:date="2022-03-15T10:14:00Z">
                <w:rPr>
                  <w:rFonts w:ascii="Cambria Math" w:cs="Bell MT" w:hAnsi="Cambria Math"/>
                </w:rPr>
              </w:rPrChange>
            </w:rPr>
            <m:t xml:space="preserve">% of C = </m:t>
          </m:r>
          <m:f>
            <m:fPr>
              <m:ctrlPr>
                <w:rPr>
                  <w:rFonts w:ascii="Cambria Math" w:cs="Times New Roman" w:hAnsi="Cambria Math"/>
                  <w:i/>
                  <w:sz w:val="28"/>
                  <w:szCs w:val="28"/>
                </w:rPr>
              </m:ctrlPr>
            </m:fPr>
            <m:num>
              <m:r w:rsidRPr="164F0CE1">
                <w:rPr>
                  <w:rFonts w:ascii="Cambria Math" w:cs="Times New Roman" w:hAnsi="Cambria Math"/>
                  <w:sz w:val="28"/>
                  <w:szCs w:val="28"/>
                  <w:rPrChange w:id="774" w:author="user pc" w:date="2022-03-15T10:14:00Z">
                    <w:rPr>
                      <w:rFonts w:ascii="Cambria Math" w:cs="Bell MT" w:hAnsi="Cambria Math"/>
                    </w:rPr>
                  </w:rPrChange>
                </w:rPr>
                <m:t>12 ×3</m:t>
              </m:r>
            </m:num>
            <m:den>
              <m:r w:rsidRPr="AB1F6DD0">
                <w:rPr>
                  <w:rFonts w:ascii="Cambria Math" w:cs="Times New Roman" w:hAnsi="Cambria Math"/>
                  <w:sz w:val="28"/>
                  <w:szCs w:val="28"/>
                  <w:rPrChange w:id="775" w:author="user pc" w:date="2022-03-15T10:14:00Z">
                    <w:rPr>
                      <w:rFonts w:ascii="Cambria Math" w:cs="Bell MT" w:hAnsi="Cambria Math"/>
                    </w:rPr>
                  </w:rPrChange>
                </w:rPr>
                <m:t xml:space="preserve">42.0  </m:t>
              </m:r>
            </m:den>
          </m:f>
          <m:r w:rsidRPr="6587F81C">
            <w:rPr>
              <w:rFonts w:ascii="Cambria Math" w:cs="Times New Roman" w:hAnsi="Cambria Math"/>
              <w:sz w:val="28"/>
              <w:szCs w:val="28"/>
              <w:rPrChange w:id="776" w:author="user pc" w:date="2022-03-15T10:14:00Z">
                <w:rPr>
                  <w:rFonts w:ascii="Cambria Math" w:cs="Bell MT" w:hAnsi="Cambria Math"/>
                </w:rPr>
              </w:rPrChange>
            </w:rPr>
            <m:t xml:space="preserve">×100= </m:t>
          </m:r>
          <m:f>
            <m:fPr>
              <m:ctrlPr>
                <w:rPr>
                  <w:rFonts w:ascii="Cambria Math" w:cs="Times New Roman" w:hAnsi="Cambria Math"/>
                  <w:i/>
                  <w:sz w:val="28"/>
                  <w:szCs w:val="28"/>
                </w:rPr>
              </m:ctrlPr>
            </m:fPr>
            <m:num>
              <m:r w:rsidRPr="966A656F">
                <w:rPr>
                  <w:rFonts w:ascii="Cambria Math" w:cs="Times New Roman" w:hAnsi="Cambria Math"/>
                  <w:sz w:val="28"/>
                  <w:szCs w:val="28"/>
                  <w:rPrChange w:id="777" w:author="user pc" w:date="2022-03-15T10:14:00Z">
                    <w:rPr>
                      <w:rFonts w:ascii="Cambria Math" w:cs="Bell MT" w:hAnsi="Cambria Math"/>
                    </w:rPr>
                  </w:rPrChange>
                </w:rPr>
                <m:t>36</m:t>
              </m:r>
            </m:num>
            <m:den>
              <m:r w:rsidRPr="C5447DCC">
                <w:rPr>
                  <w:rFonts w:ascii="Cambria Math" w:cs="Times New Roman" w:hAnsi="Cambria Math"/>
                  <w:sz w:val="28"/>
                  <w:szCs w:val="28"/>
                  <w:rPrChange w:id="778" w:author="user pc" w:date="2022-03-15T10:14:00Z">
                    <w:rPr>
                      <w:rFonts w:ascii="Cambria Math" w:cs="Bell MT" w:hAnsi="Cambria Math"/>
                    </w:rPr>
                  </w:rPrChange>
                </w:rPr>
                <m:t>42.0</m:t>
              </m:r>
            </m:den>
          </m:f>
          <m:r w:rsidRPr="40F222BC">
            <w:rPr>
              <w:rFonts w:ascii="Cambria Math" w:cs="Times New Roman" w:hAnsi="Cambria Math"/>
              <w:sz w:val="28"/>
              <w:szCs w:val="28"/>
              <w:rPrChange w:id="779" w:author="user pc" w:date="2022-03-15T10:14:00Z">
                <w:rPr>
                  <w:rFonts w:ascii="Cambria Math" w:cs="Bell MT" w:hAnsi="Cambria Math"/>
                </w:rPr>
              </w:rPrChange>
            </w:rPr>
            <m:t>×100</m:t>
          </m:r>
        </m:oMath>
      </m:oMathPara>
    </w:p>
    <w:p>
      <w:pPr>
        <w:pStyle w:val="style157"/>
        <w:rPr>
          <w:rFonts w:ascii="Times New Roman" w:cs="Times New Roman" w:eastAsia="宋体" w:hAnsi="Times New Roman"/>
          <w:sz w:val="28"/>
          <w:szCs w:val="28"/>
          <w:rPrChange w:id="780" w:author="user pc" w:date="2022-03-15T10:14:00Z">
            <w:rPr>
              <w:rFonts w:ascii="Calibri" w:cs="Bell MT" w:eastAsia="宋体" w:hAnsi="Calibri"/>
            </w:rPr>
          </w:rPrChange>
        </w:rPr>
      </w:pPr>
    </w:p>
    <w:p>
      <w:pPr>
        <w:pStyle w:val="style157"/>
        <w:rPr>
          <w:ins w:id="781" w:author="user pc" w:date="2022-03-18T11:01:00Z"/>
          <w:rFonts w:ascii="Times New Roman" w:cs="Times New Roman" w:eastAsia="宋体" w:hAnsi="Times New Roman"/>
          <w:sz w:val="28"/>
          <w:szCs w:val="28"/>
        </w:rPr>
      </w:pPr>
      <m:oMathPara>
        <m:oMathParaPr>
          <m:jc m:val="left"/>
        </m:oMathParaPr>
        <m:oMath>
          <m:r w:rsidRPr="BBA34E87">
            <w:rPr>
              <w:rFonts w:ascii="Cambria Math" w:cs="Times New Roman" w:hAnsi="Cambria Math"/>
              <w:sz w:val="28"/>
              <w:szCs w:val="28"/>
              <w:rPrChange w:id="782" w:author="user pc" w:date="2022-03-15T10:14:00Z">
                <w:rPr>
                  <w:rFonts w:ascii="Cambria Math" w:cs="Bell MT" w:hAnsi="Cambria Math"/>
                </w:rPr>
              </w:rPrChange>
            </w:rPr>
            <m:t>% of C =85.7%</m:t>
          </m:r>
        </m:oMath>
      </m:oMathPara>
    </w:p>
    <w:p>
      <w:pPr>
        <w:pStyle w:val="style157"/>
        <w:rPr>
          <w:rFonts w:ascii="Times New Roman" w:cs="Times New Roman" w:eastAsia="宋体" w:hAnsi="Times New Roman"/>
          <w:sz w:val="28"/>
          <w:szCs w:val="28"/>
          <w:rPrChange w:id="783" w:author="user pc" w:date="2022-03-15T10:14:00Z">
            <w:rPr>
              <w:rFonts w:ascii="Calibri" w:cs="Bell MT" w:eastAsia="宋体" w:hAnsi="Calibri"/>
            </w:rPr>
          </w:rPrChange>
        </w:rPr>
      </w:pPr>
    </w:p>
    <w:p>
      <w:pPr>
        <w:pStyle w:val="style157"/>
        <w:rPr>
          <w:rFonts w:ascii="Times New Roman" w:cs="Times New Roman" w:hAnsi="Times New Roman"/>
          <w:sz w:val="28"/>
          <w:szCs w:val="28"/>
          <w:rPrChange w:id="784" w:author="user pc" w:date="2022-03-15T10:14:00Z">
            <w:rPr>
              <w:rFonts w:ascii="Calibri" w:cs="Bell MT" w:hAnsi="Calibri"/>
            </w:rPr>
          </w:rPrChange>
        </w:rPr>
      </w:pPr>
      <m:oMath>
        <m:r w:rsidRPr="8D862D88">
          <w:rPr>
            <w:rFonts w:ascii="Cambria Math" w:cs="Times New Roman" w:hAnsi="Cambria Math"/>
            <w:sz w:val="28"/>
            <w:szCs w:val="28"/>
            <w:rPrChange w:id="785" w:author="user pc" w:date="2022-03-15T10:14:00Z">
              <w:rPr>
                <w:rFonts w:ascii="Cambria Math" w:cs="Bell MT" w:hAnsi="Cambria Math"/>
              </w:rPr>
            </w:rPrChange>
          </w:rPr>
          <m:t xml:space="preserve">% of H = </m:t>
        </m:r>
        <m:f>
          <m:fPr>
            <m:ctrlPr>
              <w:rPr>
                <w:rFonts w:ascii="Cambria Math" w:cs="Times New Roman" w:hAnsi="Cambria Math"/>
                <w:i/>
                <w:sz w:val="28"/>
                <w:szCs w:val="28"/>
              </w:rPr>
            </m:ctrlPr>
          </m:fPr>
          <m:num>
            <m:r w:rsidRPr="AAD55B7E">
              <w:rPr>
                <w:rFonts w:ascii="Cambria Math" w:cs="Times New Roman" w:hAnsi="Cambria Math"/>
                <w:sz w:val="28"/>
                <w:szCs w:val="28"/>
                <w:rPrChange w:id="786" w:author="user pc" w:date="2022-03-15T10:14:00Z">
                  <w:rPr>
                    <w:rFonts w:ascii="Cambria Math" w:cs="Bell MT" w:hAnsi="Cambria Math"/>
                  </w:rPr>
                </w:rPrChange>
              </w:rPr>
              <m:t>Relative atomic mass of H × number of atoms of H in formula</m:t>
            </m:r>
          </m:num>
          <m:den>
            <m:r w:rsidRPr="A2BB7A8F">
              <w:rPr>
                <w:rFonts w:ascii="Cambria Math" w:cs="Times New Roman" w:hAnsi="Cambria Math"/>
                <w:sz w:val="28"/>
                <w:szCs w:val="28"/>
                <w:rPrChange w:id="787" w:author="user pc" w:date="2022-03-15T10:14:00Z">
                  <w:rPr>
                    <w:rFonts w:ascii="Cambria Math" w:cs="Bell MT" w:hAnsi="Cambria Math"/>
                  </w:rPr>
                </w:rPrChange>
              </w:rPr>
              <m:t xml:space="preserve">Relative molecular mass of </m:t>
            </m:r>
            <m:sSub>
              <m:sSubPr>
                <m:ctrlPr>
                  <w:rPr>
                    <w:rFonts w:ascii="Cambria Math" w:cs="Times New Roman" w:hAnsi="Cambria Math"/>
                    <w:i/>
                    <w:sz w:val="28"/>
                    <w:szCs w:val="28"/>
                  </w:rPr>
                </m:ctrlPr>
              </m:sSubPr>
              <m:e>
                <m:r w:rsidRPr="842F4A3D">
                  <w:rPr>
                    <w:rFonts w:ascii="Cambria Math" w:cs="Times New Roman" w:hAnsi="Cambria Math"/>
                    <w:sz w:val="28"/>
                    <w:szCs w:val="28"/>
                    <w:rPrChange w:id="788" w:author="user pc" w:date="2022-03-15T10:14:00Z">
                      <w:rPr>
                        <w:rFonts w:ascii="Cambria Math" w:cs="Bell MT" w:hAnsi="Cambria Math"/>
                      </w:rPr>
                    </w:rPrChange>
                  </w:rPr>
                  <m:t>C</m:t>
                </m:r>
              </m:e>
              <m:sub>
                <m:r w:rsidRPr="CDA42EB1">
                  <w:rPr>
                    <w:rFonts w:ascii="Cambria Math" w:cs="Times New Roman" w:hAnsi="Cambria Math"/>
                    <w:sz w:val="28"/>
                    <w:szCs w:val="28"/>
                    <w:rPrChange w:id="789" w:author="user pc" w:date="2022-03-15T10:14:00Z">
                      <w:rPr>
                        <w:rFonts w:ascii="Cambria Math" w:cs="Bell MT" w:hAnsi="Cambria Math"/>
                      </w:rPr>
                    </w:rPrChange>
                  </w:rPr>
                  <m:t>3</m:t>
                </m:r>
              </m:sub>
            </m:sSub>
            <m:sSub>
              <m:sSubPr>
                <m:ctrlPr>
                  <w:rPr>
                    <w:rFonts w:ascii="Cambria Math" w:cs="Times New Roman" w:hAnsi="Cambria Math"/>
                    <w:i/>
                    <w:sz w:val="28"/>
                    <w:szCs w:val="28"/>
                  </w:rPr>
                </m:ctrlPr>
              </m:sSubPr>
              <m:e>
                <m:r w:rsidRPr="CEB9C60D">
                  <w:rPr>
                    <w:rFonts w:ascii="Cambria Math" w:cs="Times New Roman" w:hAnsi="Cambria Math"/>
                    <w:sz w:val="28"/>
                    <w:szCs w:val="28"/>
                    <w:rPrChange w:id="790" w:author="user pc" w:date="2022-03-15T10:14:00Z">
                      <w:rPr>
                        <w:rFonts w:ascii="Cambria Math" w:cs="Bell MT" w:hAnsi="Cambria Math"/>
                      </w:rPr>
                    </w:rPrChange>
                  </w:rPr>
                  <m:t>H</m:t>
                </m:r>
              </m:e>
              <m:sub>
                <m:r w:rsidRPr="477722CA">
                  <w:rPr>
                    <w:rFonts w:ascii="Cambria Math" w:cs="Times New Roman" w:hAnsi="Cambria Math"/>
                    <w:sz w:val="28"/>
                    <w:szCs w:val="28"/>
                    <w:rPrChange w:id="791" w:author="user pc" w:date="2022-03-15T10:14:00Z">
                      <w:rPr>
                        <w:rFonts w:ascii="Cambria Math" w:cs="Bell MT" w:hAnsi="Cambria Math"/>
                      </w:rPr>
                    </w:rPrChange>
                  </w:rPr>
                  <m:t>6</m:t>
                </m:r>
              </m:sub>
            </m:sSub>
          </m:den>
        </m:f>
        <m:r w:rsidRPr="66B312AC">
          <w:rPr>
            <w:rFonts w:ascii="Cambria Math" w:cs="Times New Roman" w:hAnsi="Cambria Math"/>
            <w:sz w:val="28"/>
            <w:szCs w:val="28"/>
            <w:rPrChange w:id="792" w:author="user pc" w:date="2022-03-15T10:14:00Z">
              <w:rPr>
                <w:rFonts w:ascii="Cambria Math" w:cs="Bell MT" w:hAnsi="Cambria Math"/>
              </w:rPr>
            </w:rPrChange>
          </w:rPr>
          <m:t>×100</m:t>
        </m:r>
      </m:oMath>
      <w:r w:rsidRPr="87209CA8">
        <w:rPr>
          <w:rFonts w:ascii="Times New Roman" w:cs="Times New Roman" w:hAnsi="Times New Roman"/>
          <w:sz w:val="28"/>
          <w:szCs w:val="28"/>
          <w:rPrChange w:id="793" w:author="user pc" w:date="2022-03-15T10:14:00Z">
            <w:rPr>
              <w:rFonts w:ascii="Calibri" w:cs="Bell MT" w:hAnsi="Calibri"/>
            </w:rPr>
          </w:rPrChange>
        </w:rPr>
        <w:t>H</w:t>
      </w:r>
    </w:p>
    <w:p>
      <w:pPr>
        <w:pStyle w:val="style157"/>
        <w:rPr>
          <w:rFonts w:ascii="Times New Roman" w:cs="Times New Roman" w:hAnsi="Times New Roman"/>
          <w:sz w:val="28"/>
          <w:szCs w:val="28"/>
          <w:rPrChange w:id="794" w:author="user pc" w:date="2022-03-15T10:14:00Z">
            <w:rPr>
              <w:rFonts w:ascii="Calibri" w:cs="Bell MT" w:hAnsi="Calibri"/>
            </w:rPr>
          </w:rPrChange>
        </w:rPr>
      </w:pPr>
    </w:p>
    <w:p>
      <w:pPr>
        <w:pStyle w:val="style157"/>
        <w:rPr>
          <w:rFonts w:ascii="Times New Roman" w:cs="Times New Roman" w:eastAsia="宋体" w:hAnsi="Times New Roman"/>
          <w:sz w:val="28"/>
          <w:szCs w:val="28"/>
          <w:rPrChange w:id="795" w:author="user pc" w:date="2022-03-15T10:14:00Z">
            <w:rPr>
              <w:rFonts w:ascii="Calibri" w:cs="Bell MT" w:eastAsia="宋体" w:hAnsi="Calibri"/>
            </w:rPr>
          </w:rPrChange>
        </w:rPr>
      </w:pPr>
      <m:oMath>
        <m:r w:rsidRPr="18430A60">
          <w:rPr>
            <w:rFonts w:ascii="Cambria Math" w:cs="Times New Roman" w:hAnsi="Cambria Math"/>
            <w:sz w:val="28"/>
            <w:szCs w:val="28"/>
            <w:rPrChange w:id="796" w:author="user pc" w:date="2022-03-15T10:14:00Z">
              <w:rPr>
                <w:rFonts w:ascii="Cambria Math" w:cs="Bell MT" w:hAnsi="Cambria Math"/>
              </w:rPr>
            </w:rPrChange>
          </w:rPr>
          <m:t xml:space="preserve">% of H = </m:t>
        </m:r>
        <m:f>
          <m:fPr>
            <m:ctrlPr>
              <w:rPr>
                <w:rFonts w:ascii="Cambria Math" w:cs="Times New Roman" w:hAnsi="Cambria Math"/>
                <w:i/>
                <w:sz w:val="28"/>
                <w:szCs w:val="28"/>
              </w:rPr>
            </m:ctrlPr>
          </m:fPr>
          <m:num>
            <m:r w:rsidRPr="AA117DA4">
              <w:rPr>
                <w:rFonts w:ascii="Cambria Math" w:cs="Times New Roman" w:hAnsi="Cambria Math"/>
                <w:sz w:val="28"/>
                <w:szCs w:val="28"/>
                <w:rPrChange w:id="797" w:author="user pc" w:date="2022-03-15T10:14:00Z">
                  <w:rPr>
                    <w:rFonts w:ascii="Cambria Math" w:cs="Bell MT" w:hAnsi="Cambria Math"/>
                  </w:rPr>
                </w:rPrChange>
              </w:rPr>
              <m:t>1 ×6</m:t>
            </m:r>
          </m:num>
          <m:den>
            <m:r w:rsidRPr="772582E8">
              <w:rPr>
                <w:rFonts w:ascii="Cambria Math" w:cs="Times New Roman" w:hAnsi="Cambria Math"/>
                <w:sz w:val="28"/>
                <w:szCs w:val="28"/>
                <w:rPrChange w:id="798" w:author="user pc" w:date="2022-03-15T10:14:00Z">
                  <w:rPr>
                    <w:rFonts w:ascii="Cambria Math" w:cs="Bell MT" w:hAnsi="Cambria Math"/>
                  </w:rPr>
                </w:rPrChange>
              </w:rPr>
              <m:t xml:space="preserve">42.0  </m:t>
            </m:r>
          </m:den>
        </m:f>
        <m:r w:rsidRPr="6442999D">
          <w:rPr>
            <w:rFonts w:ascii="Cambria Math" w:cs="Times New Roman" w:hAnsi="Cambria Math"/>
            <w:sz w:val="28"/>
            <w:szCs w:val="28"/>
            <w:rPrChange w:id="799" w:author="user pc" w:date="2022-03-15T10:14:00Z">
              <w:rPr>
                <w:rFonts w:ascii="Cambria Math" w:cs="Bell MT" w:hAnsi="Cambria Math"/>
              </w:rPr>
            </w:rPrChange>
          </w:rPr>
          <m:t xml:space="preserve">×100= </m:t>
        </m:r>
        <m:f>
          <m:fPr>
            <m:ctrlPr>
              <w:rPr>
                <w:rFonts w:ascii="Cambria Math" w:cs="Times New Roman" w:hAnsi="Cambria Math"/>
                <w:i/>
                <w:sz w:val="28"/>
                <w:szCs w:val="28"/>
              </w:rPr>
            </m:ctrlPr>
          </m:fPr>
          <m:num>
            <m:r w:rsidRPr="E18E628B">
              <w:rPr>
                <w:rFonts w:ascii="Cambria Math" w:cs="Times New Roman" w:hAnsi="Cambria Math"/>
                <w:sz w:val="28"/>
                <w:szCs w:val="28"/>
                <w:rPrChange w:id="800" w:author="user pc" w:date="2022-03-15T10:14:00Z">
                  <w:rPr>
                    <w:rFonts w:ascii="Cambria Math" w:cs="Bell MT" w:hAnsi="Cambria Math"/>
                  </w:rPr>
                </w:rPrChange>
              </w:rPr>
              <m:t>6.0</m:t>
            </m:r>
          </m:num>
          <m:den>
            <m:r w:rsidRPr="293C8D1E">
              <w:rPr>
                <w:rFonts w:ascii="Cambria Math" w:cs="Times New Roman" w:hAnsi="Cambria Math"/>
                <w:sz w:val="28"/>
                <w:szCs w:val="28"/>
                <w:rPrChange w:id="801" w:author="user pc" w:date="2022-03-15T10:14:00Z">
                  <w:rPr>
                    <w:rFonts w:ascii="Cambria Math" w:cs="Bell MT" w:hAnsi="Cambria Math"/>
                  </w:rPr>
                </w:rPrChange>
              </w:rPr>
              <m:t>42.0</m:t>
            </m:r>
          </m:den>
        </m:f>
        <m:r w:rsidRPr="9412AAC1">
          <w:rPr>
            <w:rFonts w:ascii="Cambria Math" w:cs="Times New Roman" w:hAnsi="Cambria Math"/>
            <w:sz w:val="28"/>
            <w:szCs w:val="28"/>
            <w:rPrChange w:id="802" w:author="user pc" w:date="2022-03-15T10:14:00Z">
              <w:rPr>
                <w:rFonts w:ascii="Cambria Math" w:cs="Bell MT" w:hAnsi="Cambria Math"/>
              </w:rPr>
            </w:rPrChange>
          </w:rPr>
          <m:t xml:space="preserve">×100 </m:t>
        </m:r>
      </m:oMath>
      <w:r w:rsidRPr="294CBDA1">
        <w:rPr>
          <w:rFonts w:ascii="Times New Roman" w:cs="Times New Roman" w:hAnsi="Times New Roman"/>
          <w:sz w:val="28"/>
          <w:szCs w:val="28"/>
          <w:rPrChange w:id="803" w:author="user pc" w:date="2022-03-15T10:14:00Z">
            <w:rPr>
              <w:rFonts w:ascii="Calibri" w:cs="Bell MT" w:hAnsi="Calibri"/>
            </w:rPr>
          </w:rPrChange>
        </w:rPr>
        <w:t>= 1×6</w:t>
      </w:r>
      <w:del w:id="804" w:author="user pc" w:date="2022-03-18T11:07:00Z">
        <w:r w:rsidDel="AD3CFB56" w:rsidRPr="71FE42EC">
          <w:rPr>
            <w:rFonts w:ascii="Times New Roman" w:cs="Times New Roman" w:hAnsi="Times New Roman"/>
            <w:sz w:val="28"/>
            <w:szCs w:val="28"/>
            <w:rPrChange w:id="805" w:author="user pc" w:date="2022-03-15T10:14:00Z">
              <w:rPr>
                <w:rFonts w:ascii="Calibri" w:hAnsi="Calibri"/>
              </w:rPr>
            </w:rPrChange>
          </w:rPr>
          <w:delText>/42.0 ×100 = 6.0/42.0×100 = 1×6/42.0×100 = 6.0/42.0×100</w:delText>
        </w:r>
      </w:del>
    </w:p>
    <w:p>
      <w:pPr>
        <w:pStyle w:val="style157"/>
        <w:rPr>
          <w:rFonts w:ascii="Times New Roman" w:cs="Times New Roman" w:eastAsia="宋体" w:hAnsi="Times New Roman"/>
          <w:sz w:val="28"/>
          <w:szCs w:val="28"/>
          <w:rPrChange w:id="806"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807" w:author="user pc" w:date="2022-03-15T10:14:00Z">
            <w:rPr>
              <w:rFonts w:ascii="Calibri" w:cs="Bell MT" w:eastAsia="宋体" w:hAnsi="Calibri"/>
            </w:rPr>
          </w:rPrChange>
        </w:rPr>
      </w:pPr>
      <m:oMath>
        <m:r w:rsidRPr="BA7AB501">
          <w:rPr>
            <w:rFonts w:ascii="Cambria Math" w:cs="Times New Roman" w:hAnsi="Cambria Math"/>
            <w:sz w:val="28"/>
            <w:szCs w:val="28"/>
            <w:rPrChange w:id="808" w:author="user pc" w:date="2022-03-15T10:14:00Z">
              <w:rPr>
                <w:rFonts w:ascii="Cambria Math" w:cs="Bell MT" w:hAnsi="Cambria Math"/>
              </w:rPr>
            </w:rPrChange>
          </w:rPr>
          <m:t xml:space="preserve">% of H =14.3% </m:t>
        </m:r>
      </m:oMath>
      <w:r w:rsidRPr="A1B1B78F">
        <w:rPr>
          <w:rFonts w:ascii="Times New Roman" w:cs="Times New Roman" w:hAnsi="Times New Roman"/>
          <w:sz w:val="28"/>
          <w:szCs w:val="28"/>
          <w:rPrChange w:id="809" w:author="user pc" w:date="2022-03-15T10:14:00Z">
            <w:rPr>
              <w:rFonts w:ascii="Calibri" w:cs="Bell MT" w:hAnsi="Calibri"/>
            </w:rPr>
          </w:rPrChange>
        </w:rPr>
        <w:t>= 14.3%</w:t>
      </w:r>
    </w:p>
    <w:p>
      <w:pPr>
        <w:pStyle w:val="style157"/>
        <w:rPr>
          <w:rFonts w:ascii="Times New Roman" w:cs="Times New Roman" w:eastAsia="宋体" w:hAnsi="Times New Roman"/>
          <w:sz w:val="28"/>
          <w:szCs w:val="28"/>
          <w:rPrChange w:id="810"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811" w:author="user pc" w:date="2022-03-15T10:14:00Z">
            <w:rPr>
              <w:rFonts w:ascii="Calibri" w:cs="Bell MT" w:eastAsia="宋体" w:hAnsi="Calibri"/>
            </w:rPr>
          </w:rPrChange>
        </w:rPr>
      </w:pPr>
      <m:oMath>
        <m:r w:rsidRPr="D9842F4E">
          <m:rPr>
            <m:sty m:val="bi"/>
          </m:rPr>
          <w:rPr>
            <w:rFonts w:ascii="Cambria Math" w:cs="Times New Roman" w:eastAsia="宋体" w:hAnsi="Cambria Math"/>
            <w:sz w:val="28"/>
            <w:szCs w:val="28"/>
            <w:rPrChange w:id="812" w:author="user pc" w:date="2022-03-15T10:14:00Z">
              <w:rPr>
                <w:rFonts w:ascii="Cambria Math" w:cs="Bell MT" w:eastAsia="宋体" w:hAnsi="Cambria Math"/>
              </w:rPr>
            </w:rPrChange>
          </w:rPr>
          <m:t>Note:</m:t>
        </m:r>
        <m:r w:rsidRPr="E9C1F9C8">
          <w:rPr>
            <w:rFonts w:ascii="Cambria Math" w:cs="Times New Roman" w:eastAsia="宋体" w:hAnsi="Cambria Math"/>
            <w:sz w:val="28"/>
            <w:szCs w:val="28"/>
            <w:rPrChange w:id="813" w:author="user pc" w:date="2022-03-15T10:14:00Z">
              <w:rPr>
                <w:rFonts w:ascii="Cambria Math" w:cs="Bell MT" w:eastAsia="宋体" w:hAnsi="Cambria Math"/>
              </w:rPr>
            </w:rPrChange>
          </w:rPr>
          <m:t>The two percentages add up to 100%</m:t>
        </m:r>
      </m:oMath>
      <w:r w:rsidRPr="299A3A87">
        <w:rPr>
          <w:rFonts w:ascii="Times New Roman" w:cs="Times New Roman" w:eastAsia="宋体" w:hAnsi="Times New Roman"/>
          <w:sz w:val="28"/>
          <w:szCs w:val="28"/>
          <w:rPrChange w:id="814" w:author="user pc" w:date="2022-03-15T10:14:00Z">
            <w:rPr>
              <w:rFonts w:ascii="Calibri" w:cs="Bell MT" w:eastAsia="宋体" w:hAnsi="Calibri"/>
            </w:rPr>
          </w:rPrChange>
        </w:rPr>
        <w:t xml:space="preserve">. </w:t>
      </w:r>
    </w:p>
    <w:p>
      <w:pPr>
        <w:pStyle w:val="style157"/>
        <w:rPr>
          <w:rFonts w:ascii="Times New Roman" w:cs="Times New Roman" w:eastAsia="宋体" w:hAnsi="Times New Roman"/>
          <w:sz w:val="28"/>
          <w:szCs w:val="28"/>
          <w:rPrChange w:id="815" w:author="user pc" w:date="2022-03-15T10:14:00Z">
            <w:rPr>
              <w:rFonts w:ascii="Calibri" w:cs="Bell MT" w:eastAsia="宋体" w:hAnsi="Calibri"/>
            </w:rPr>
          </w:rPrChange>
        </w:rPr>
      </w:pPr>
    </w:p>
    <w:p>
      <w:pPr>
        <w:pStyle w:val="style157"/>
        <w:numPr>
          <w:ilvl w:val="0"/>
          <w:numId w:val="8"/>
        </w:numPr>
        <w:rPr>
          <w:rFonts w:ascii="Times New Roman" w:cs="Times New Roman" w:eastAsia="宋体" w:hAnsi="Times New Roman"/>
          <w:sz w:val="28"/>
          <w:szCs w:val="28"/>
          <w:rPrChange w:id="816" w:author="user pc" w:date="2022-03-15T10:14:00Z">
            <w:rPr>
              <w:rFonts w:ascii="Calibri" w:cs="Bell MT" w:eastAsia="宋体" w:hAnsi="Calibri"/>
            </w:rPr>
          </w:rPrChange>
        </w:rPr>
      </w:pPr>
      <w:r w:rsidRPr="2502A970">
        <w:rPr>
          <w:rFonts w:ascii="Times New Roman" w:cs="Times New Roman" w:hAnsi="Times New Roman"/>
          <w:sz w:val="28"/>
          <w:szCs w:val="28"/>
          <w:rPrChange w:id="817" w:author="user pc" w:date="2022-03-15T10:14:00Z">
            <w:rPr>
              <w:rFonts w:ascii="Calibri" w:cs="Bell MT" w:hAnsi="Calibri"/>
            </w:rPr>
          </w:rPrChange>
        </w:rPr>
        <w:t>Relative molecular mass of C</w:t>
      </w:r>
      <w:r w:rsidRPr="12D84CD9">
        <w:rPr>
          <w:rFonts w:ascii="Times New Roman" w:cs="Times New Roman" w:hAnsi="Times New Roman"/>
          <w:sz w:val="28"/>
          <w:szCs w:val="28"/>
          <w:vertAlign w:val="subscript"/>
          <w:rPrChange w:id="818" w:author="user pc" w:date="2022-03-15T10:14:00Z">
            <w:rPr>
              <w:rFonts w:ascii="Calibri" w:cs="Bell MT" w:hAnsi="Calibri"/>
              <w:vertAlign w:val="subscript"/>
            </w:rPr>
          </w:rPrChange>
        </w:rPr>
        <w:t>5</w:t>
      </w:r>
      <w:r w:rsidRPr="DE193D6B">
        <w:rPr>
          <w:rFonts w:ascii="Times New Roman" w:cs="Times New Roman" w:hAnsi="Times New Roman"/>
          <w:sz w:val="28"/>
          <w:szCs w:val="28"/>
          <w:rPrChange w:id="819" w:author="user pc" w:date="2022-03-15T10:14:00Z">
            <w:rPr>
              <w:rFonts w:ascii="Calibri" w:cs="Bell MT" w:hAnsi="Calibri"/>
            </w:rPr>
          </w:rPrChange>
        </w:rPr>
        <w:t>H</w:t>
      </w:r>
      <w:r w:rsidRPr="8982825E">
        <w:rPr>
          <w:rFonts w:ascii="Times New Roman" w:cs="Times New Roman" w:hAnsi="Times New Roman"/>
          <w:sz w:val="28"/>
          <w:szCs w:val="28"/>
          <w:vertAlign w:val="subscript"/>
          <w:rPrChange w:id="820" w:author="user pc" w:date="2022-03-15T10:14:00Z">
            <w:rPr>
              <w:rFonts w:ascii="Calibri" w:cs="Bell MT" w:hAnsi="Calibri"/>
              <w:vertAlign w:val="subscript"/>
            </w:rPr>
          </w:rPrChange>
        </w:rPr>
        <w:t xml:space="preserve">10 </w:t>
      </w:r>
      <w:r w:rsidRPr="CC76EB89">
        <w:rPr>
          <w:rFonts w:ascii="Times New Roman" w:cs="Times New Roman" w:hAnsi="Times New Roman"/>
          <w:sz w:val="28"/>
          <w:szCs w:val="28"/>
          <w:rPrChange w:id="821" w:author="user pc" w:date="2022-03-15T10:14:00Z">
            <w:rPr>
              <w:rFonts w:ascii="Calibri" w:cs="Bell MT" w:hAnsi="Calibri"/>
            </w:rPr>
          </w:rPrChange>
        </w:rPr>
        <w:t xml:space="preserve">= 5 </w:t>
      </w:r>
      <m:oMath>
        <m:r w:rsidRPr="5B3B99C8">
          <w:rPr>
            <w:rFonts w:ascii="Cambria Math" w:cs="Times New Roman" w:hAnsi="Cambria Math"/>
            <w:sz w:val="28"/>
            <w:szCs w:val="28"/>
            <w:rPrChange w:id="822" w:author="user pc" w:date="2022-03-15T10:14:00Z">
              <w:rPr>
                <w:rFonts w:ascii="Cambria Math" w:cs="Bell MT" w:hAnsi="Cambria Math"/>
              </w:rPr>
            </w:rPrChange>
          </w:rPr>
          <m:t xml:space="preserve">× </m:t>
        </m:r>
      </m:oMath>
      <w:r w:rsidRPr="55E0A3F0">
        <w:rPr>
          <w:rFonts w:ascii="Times New Roman" w:cs="Times New Roman" w:eastAsia="宋体" w:hAnsi="Times New Roman"/>
          <w:sz w:val="28"/>
          <w:szCs w:val="28"/>
          <w:rPrChange w:id="823" w:author="user pc" w:date="2022-03-15T10:14:00Z">
            <w:rPr>
              <w:rFonts w:ascii="Calibri" w:cs="Bell MT" w:eastAsia="宋体" w:hAnsi="Calibri"/>
            </w:rPr>
          </w:rPrChange>
        </w:rPr>
        <w:t xml:space="preserve">12 + 10 </w:t>
      </w:r>
      <m:oMath>
        <m:r w:rsidRPr="63C7AA1C">
          <w:rPr>
            <w:rFonts w:ascii="Cambria Math" w:cs="Times New Roman" w:hAnsi="Cambria Math"/>
            <w:sz w:val="28"/>
            <w:szCs w:val="28"/>
            <w:rPrChange w:id="824" w:author="user pc" w:date="2022-03-15T10:14:00Z">
              <w:rPr>
                <w:rFonts w:ascii="Cambria Math" w:cs="Bell MT" w:hAnsi="Cambria Math"/>
              </w:rPr>
            </w:rPrChange>
          </w:rPr>
          <m:t xml:space="preserve">× </m:t>
        </m:r>
      </m:oMath>
      <w:r w:rsidRPr="4C8B0B8F">
        <w:rPr>
          <w:rFonts w:ascii="Times New Roman" w:cs="Times New Roman" w:eastAsia="宋体" w:hAnsi="Times New Roman"/>
          <w:sz w:val="28"/>
          <w:szCs w:val="28"/>
          <w:rPrChange w:id="825" w:author="user pc" w:date="2022-03-15T10:14:00Z">
            <w:rPr>
              <w:rFonts w:ascii="Calibri" w:cs="Bell MT" w:eastAsia="宋体" w:hAnsi="Calibri"/>
            </w:rPr>
          </w:rPrChange>
        </w:rPr>
        <w:t xml:space="preserve"> 1 = 70.0</w:t>
      </w:r>
    </w:p>
    <w:p>
      <w:pPr>
        <w:pStyle w:val="style157"/>
        <w:ind w:left="720"/>
        <w:rPr>
          <w:rFonts w:ascii="Times New Roman" w:cs="Times New Roman" w:eastAsia="宋体" w:hAnsi="Times New Roman"/>
          <w:sz w:val="28"/>
          <w:szCs w:val="28"/>
          <w:rPrChange w:id="826" w:author="user pc" w:date="2022-03-15T10:14:00Z">
            <w:rPr>
              <w:rFonts w:ascii="Calibri" w:cs="Bell MT" w:eastAsia="宋体" w:hAnsi="Calibri"/>
            </w:rPr>
          </w:rPrChange>
        </w:rPr>
      </w:pPr>
    </w:p>
    <w:p>
      <w:pPr>
        <w:pStyle w:val="style157"/>
        <w:rPr>
          <w:rFonts w:ascii="Times New Roman" w:cs="Times New Roman" w:hAnsi="Times New Roman"/>
          <w:sz w:val="28"/>
          <w:szCs w:val="28"/>
          <w:rPrChange w:id="827" w:author="user pc" w:date="2022-03-15T10:14:00Z">
            <w:rPr>
              <w:rFonts w:ascii="Calibri" w:cs="Bell MT" w:hAnsi="Calibri"/>
            </w:rPr>
          </w:rPrChange>
        </w:rPr>
      </w:pPr>
      <m:oMathPara>
        <m:oMathParaPr>
          <m:jc m:val="left"/>
        </m:oMathParaPr>
        <m:oMath>
          <m:r w:rsidRPr="455672FC">
            <w:rPr>
              <w:rFonts w:ascii="Cambria Math" w:cs="Times New Roman" w:hAnsi="Cambria Math"/>
              <w:sz w:val="24"/>
              <w:szCs w:val="24"/>
              <w:rPrChange w:id="828" w:author="user pc" w:date="2022-03-18T11:08:00Z">
                <w:rPr>
                  <w:rFonts w:ascii="Cambria Math" w:cs="Bell MT" w:hAnsi="Cambria Math"/>
                </w:rPr>
              </w:rPrChange>
            </w:rPr>
            <m:t>% of C</m:t>
          </m:r>
          <w:del w:id="829" w:author="user pc" w:date="2022-03-18T11:07:00Z">
            <m:r w:rsidDel="D7365E14" w:rsidRPr="9E25905C">
              <w:rPr>
                <w:rFonts w:ascii="Cambria Math" w:cs="Times New Roman" w:hAnsi="Cambria Math"/>
                <w:sz w:val="24"/>
                <w:szCs w:val="24"/>
                <w:rPrChange w:id="830" w:author="user pc" w:date="2022-03-18T11:08:00Z">
                  <w:rPr>
                    <w:rFonts w:ascii="Cambria Math" w:cs="Bell MT" w:hAnsi="Cambria Math"/>
                  </w:rPr>
                </w:rPrChange>
              </w:rPr>
              <m:t xml:space="preserve"> </m:t>
            </m:r>
          </w:del>
          <m:r w:rsidRPr="6ED824EB">
            <w:rPr>
              <w:rFonts w:ascii="Cambria Math" w:cs="Times New Roman" w:hAnsi="Cambria Math"/>
              <w:sz w:val="24"/>
              <w:szCs w:val="24"/>
              <w:rPrChange w:id="831" w:author="user pc" w:date="2022-03-18T11:08:00Z">
                <w:rPr>
                  <w:rFonts w:ascii="Cambria Math" w:cs="Bell MT" w:hAnsi="Cambria Math"/>
                </w:rPr>
              </w:rPrChange>
            </w:rPr>
            <m:t xml:space="preserve">= </m:t>
          </m:r>
          <m:f>
            <m:fPr>
              <m:ctrlPr>
                <w:rPr>
                  <w:rFonts w:ascii="Cambria Math" w:cs="Times New Roman" w:hAnsi="Cambria Math"/>
                  <w:i/>
                  <w:sz w:val="24"/>
                  <w:szCs w:val="24"/>
                </w:rPr>
              </m:ctrlPr>
            </m:fPr>
            <m:num>
              <m:r w:rsidRPr="0CAB5BD2">
                <w:rPr>
                  <w:rFonts w:ascii="Cambria Math" w:cs="Times New Roman" w:hAnsi="Cambria Math"/>
                  <w:sz w:val="24"/>
                  <w:szCs w:val="24"/>
                  <w:rPrChange w:id="832" w:author="user pc" w:date="2022-03-18T11:08:00Z">
                    <w:rPr>
                      <w:rFonts w:ascii="Cambria Math" w:cs="Bell MT" w:hAnsi="Cambria Math"/>
                    </w:rPr>
                  </w:rPrChange>
                </w:rPr>
                <m:t>Relative atomic mass of C×number of atoms of C in formula</m:t>
              </m:r>
            </m:num>
            <m:den>
              <m:r w:rsidRPr="A8C0388B">
                <w:rPr>
                  <w:rFonts w:ascii="Cambria Math" w:cs="Times New Roman" w:hAnsi="Cambria Math"/>
                  <w:sz w:val="24"/>
                  <w:szCs w:val="24"/>
                  <w:rPrChange w:id="833" w:author="user pc" w:date="2022-03-18T11:08:00Z">
                    <w:rPr>
                      <w:rFonts w:ascii="Cambria Math" w:cs="Bell MT" w:hAnsi="Cambria Math"/>
                    </w:rPr>
                  </w:rPrChange>
                </w:rPr>
                <m:t>Relative molecular mass of</m:t>
              </m:r>
              <m:sSub>
                <m:sSubPr>
                  <m:ctrlPr>
                    <w:rPr>
                      <w:rFonts w:ascii="Cambria Math" w:cs="Times New Roman" w:hAnsi="Cambria Math"/>
                      <w:i/>
                      <w:sz w:val="24"/>
                      <w:szCs w:val="24"/>
                    </w:rPr>
                  </m:ctrlPr>
                </m:sSubPr>
                <m:e>
                  <m:r w:rsidRPr="6C5A7351">
                    <w:rPr>
                      <w:rFonts w:ascii="Cambria Math" w:cs="Times New Roman" w:hAnsi="Cambria Math"/>
                      <w:sz w:val="24"/>
                      <w:szCs w:val="24"/>
                      <w:rPrChange w:id="834" w:author="user pc" w:date="2022-03-18T11:08:00Z">
                        <w:rPr>
                          <w:rFonts w:ascii="Cambria Math" w:cs="Bell MT" w:hAnsi="Cambria Math"/>
                        </w:rPr>
                      </w:rPrChange>
                    </w:rPr>
                    <m:t xml:space="preserve"> C</m:t>
                  </m:r>
                </m:e>
                <m:sub>
                  <m:r w:rsidRPr="95272741">
                    <w:rPr>
                      <w:rFonts w:ascii="Cambria Math" w:cs="Times New Roman" w:hAnsi="Cambria Math"/>
                      <w:sz w:val="24"/>
                      <w:szCs w:val="24"/>
                      <w:rPrChange w:id="835" w:author="user pc" w:date="2022-03-18T11:08:00Z">
                        <w:rPr>
                          <w:rFonts w:ascii="Cambria Math" w:cs="Bell MT" w:hAnsi="Cambria Math"/>
                        </w:rPr>
                      </w:rPrChange>
                    </w:rPr>
                    <m:t>5</m:t>
                  </m:r>
                </m:sub>
              </m:sSub>
              <m:sSub>
                <m:sSubPr>
                  <m:ctrlPr>
                    <w:rPr>
                      <w:rFonts w:ascii="Cambria Math" w:cs="Times New Roman" w:hAnsi="Cambria Math"/>
                      <w:i/>
                      <w:sz w:val="24"/>
                      <w:szCs w:val="24"/>
                    </w:rPr>
                  </m:ctrlPr>
                </m:sSubPr>
                <m:e>
                  <m:r w:rsidRPr="6CB78A86">
                    <w:rPr>
                      <w:rFonts w:ascii="Cambria Math" w:cs="Times New Roman" w:hAnsi="Cambria Math"/>
                      <w:sz w:val="24"/>
                      <w:szCs w:val="24"/>
                      <w:rPrChange w:id="836" w:author="user pc" w:date="2022-03-18T11:08:00Z">
                        <w:rPr>
                          <w:rFonts w:ascii="Cambria Math" w:cs="Bell MT" w:hAnsi="Cambria Math"/>
                        </w:rPr>
                      </w:rPrChange>
                    </w:rPr>
                    <m:t>H</m:t>
                  </m:r>
                </m:e>
                <m:sub>
                  <m:r w:rsidRPr="D53C1263">
                    <w:rPr>
                      <w:rFonts w:ascii="Cambria Math" w:cs="Times New Roman" w:hAnsi="Cambria Math"/>
                      <w:sz w:val="24"/>
                      <w:szCs w:val="24"/>
                      <w:rPrChange w:id="837" w:author="user pc" w:date="2022-03-18T11:08:00Z">
                        <w:rPr>
                          <w:rFonts w:ascii="Cambria Math" w:cs="Bell MT" w:hAnsi="Cambria Math"/>
                        </w:rPr>
                      </w:rPrChange>
                    </w:rPr>
                    <m:t>10</m:t>
                  </m:r>
                </m:sub>
              </m:sSub>
            </m:den>
          </m:f>
          <m:r w:rsidRPr="A9090E4A">
            <w:rPr>
              <w:rFonts w:ascii="Cambria Math" w:cs="Times New Roman" w:hAnsi="Cambria Math"/>
              <w:sz w:val="24"/>
              <w:szCs w:val="24"/>
              <w:rPrChange w:id="838" w:author="user pc" w:date="2022-03-18T11:08:00Z">
                <w:rPr>
                  <w:rFonts w:ascii="Cambria Math" w:cs="Bell MT" w:hAnsi="Cambria Math"/>
                </w:rPr>
              </w:rPrChange>
            </w:rPr>
            <m:t>×100</m:t>
          </m:r>
        </m:oMath>
      </m:oMathPara>
    </w:p>
    <w:p>
      <w:pPr>
        <w:pStyle w:val="style157"/>
        <w:rPr>
          <w:rFonts w:ascii="Times New Roman" w:cs="Times New Roman" w:hAnsi="Times New Roman"/>
          <w:sz w:val="28"/>
          <w:szCs w:val="28"/>
          <w:rPrChange w:id="839" w:author="user pc" w:date="2022-03-15T10:14:00Z">
            <w:rPr>
              <w:rFonts w:ascii="Calibri" w:cs="Bell MT" w:hAnsi="Calibri"/>
            </w:rPr>
          </w:rPrChange>
        </w:rPr>
      </w:pPr>
    </w:p>
    <w:p>
      <w:pPr>
        <w:pStyle w:val="style157"/>
        <w:rPr>
          <w:rFonts w:ascii="Times New Roman" w:cs="Times New Roman" w:hAnsi="Times New Roman"/>
          <w:sz w:val="28"/>
          <w:szCs w:val="28"/>
          <w:rPrChange w:id="840" w:author="user pc" w:date="2022-03-15T10:14:00Z">
            <w:rPr>
              <w:rFonts w:ascii="Calibri" w:cs="Bell MT" w:hAnsi="Calibri"/>
            </w:rPr>
          </w:rPrChange>
        </w:rPr>
      </w:pPr>
      <m:oMath>
        <m:r w:rsidRPr="F97E2357">
          <w:rPr>
            <w:rFonts w:ascii="Cambria Math" w:cs="Times New Roman" w:hAnsi="Cambria Math"/>
            <w:sz w:val="28"/>
            <w:szCs w:val="28"/>
            <w:rPrChange w:id="841" w:author="user pc" w:date="2022-03-15T10:14:00Z">
              <w:rPr>
                <w:rFonts w:ascii="Cambria Math" w:cs="Bell MT" w:hAnsi="Cambria Math"/>
              </w:rPr>
            </w:rPrChange>
          </w:rPr>
          <m:t xml:space="preserve">% of C = </m:t>
        </m:r>
        <m:f>
          <m:fPr>
            <m:ctrlPr>
              <w:rPr>
                <w:rFonts w:ascii="Cambria Math" w:cs="Times New Roman" w:hAnsi="Cambria Math"/>
                <w:i/>
                <w:sz w:val="28"/>
                <w:szCs w:val="28"/>
              </w:rPr>
            </m:ctrlPr>
          </m:fPr>
          <m:num>
            <m:r w:rsidRPr="3C28D984">
              <w:rPr>
                <w:rFonts w:ascii="Cambria Math" w:cs="Times New Roman" w:hAnsi="Cambria Math"/>
                <w:sz w:val="28"/>
                <w:szCs w:val="28"/>
                <w:rPrChange w:id="842" w:author="user pc" w:date="2022-03-15T10:14:00Z">
                  <w:rPr>
                    <w:rFonts w:ascii="Cambria Math" w:cs="Bell MT" w:hAnsi="Cambria Math"/>
                  </w:rPr>
                </w:rPrChange>
              </w:rPr>
              <m:t>12 × 5</m:t>
            </m:r>
          </m:num>
          <m:den>
            <m:r w:rsidRPr="0D64D4B7">
              <w:rPr>
                <w:rFonts w:ascii="Cambria Math" w:cs="Times New Roman" w:hAnsi="Cambria Math"/>
                <w:sz w:val="28"/>
                <w:szCs w:val="28"/>
                <w:rPrChange w:id="843" w:author="user pc" w:date="2022-03-15T10:14:00Z">
                  <w:rPr>
                    <w:rFonts w:ascii="Cambria Math" w:cs="Bell MT" w:hAnsi="Cambria Math"/>
                  </w:rPr>
                </w:rPrChange>
              </w:rPr>
              <m:t xml:space="preserve">70.0  </m:t>
            </m:r>
          </m:den>
        </m:f>
        <m:r w:rsidRPr="66CF55BC">
          <w:rPr>
            <w:rFonts w:ascii="Cambria Math" w:cs="Times New Roman" w:hAnsi="Cambria Math"/>
            <w:sz w:val="28"/>
            <w:szCs w:val="28"/>
            <w:rPrChange w:id="844" w:author="user pc" w:date="2022-03-15T10:14:00Z">
              <w:rPr>
                <w:rFonts w:ascii="Cambria Math" w:cs="Bell MT" w:hAnsi="Cambria Math"/>
              </w:rPr>
            </w:rPrChange>
          </w:rPr>
          <m:t xml:space="preserve">×100= </m:t>
        </m:r>
        <m:f>
          <m:fPr>
            <m:ctrlPr>
              <w:rPr>
                <w:rFonts w:ascii="Cambria Math" w:cs="Times New Roman" w:hAnsi="Cambria Math"/>
                <w:i/>
                <w:sz w:val="28"/>
                <w:szCs w:val="28"/>
              </w:rPr>
            </m:ctrlPr>
          </m:fPr>
          <m:num>
            <m:r w:rsidRPr="048B1304">
              <w:rPr>
                <w:rFonts w:ascii="Cambria Math" w:cs="Times New Roman" w:hAnsi="Cambria Math"/>
                <w:sz w:val="28"/>
                <w:szCs w:val="28"/>
                <w:rPrChange w:id="845" w:author="user pc" w:date="2022-03-15T10:14:00Z">
                  <w:rPr>
                    <w:rFonts w:ascii="Cambria Math" w:cs="Bell MT" w:hAnsi="Cambria Math"/>
                  </w:rPr>
                </w:rPrChange>
              </w:rPr>
              <m:t>60</m:t>
            </m:r>
          </m:num>
          <m:den>
            <m:r w:rsidRPr="49FC4FA1">
              <w:rPr>
                <w:rFonts w:ascii="Cambria Math" w:cs="Times New Roman" w:hAnsi="Cambria Math"/>
                <w:sz w:val="28"/>
                <w:szCs w:val="28"/>
                <w:rPrChange w:id="846" w:author="user pc" w:date="2022-03-15T10:14:00Z">
                  <w:rPr>
                    <w:rFonts w:ascii="Cambria Math" w:cs="Bell MT" w:hAnsi="Cambria Math"/>
                  </w:rPr>
                </w:rPrChange>
              </w:rPr>
              <m:t>70.0</m:t>
            </m:r>
          </m:den>
        </m:f>
        <m:r w:rsidRPr="C41789F6">
          <w:rPr>
            <w:rFonts w:ascii="Cambria Math" w:cs="Times New Roman" w:hAnsi="Cambria Math"/>
            <w:sz w:val="28"/>
            <w:szCs w:val="28"/>
            <w:rPrChange w:id="847" w:author="user pc" w:date="2022-03-15T10:14:00Z">
              <w:rPr>
                <w:rFonts w:ascii="Cambria Math" w:cs="Bell MT" w:hAnsi="Cambria Math"/>
              </w:rPr>
            </w:rPrChange>
          </w:rPr>
          <m:t>×100</m:t>
        </m:r>
      </m:oMath>
      <w:r w:rsidRPr="4BE73903">
        <w:rPr>
          <w:rFonts w:ascii="Times New Roman" w:cs="Times New Roman" w:hAnsi="Times New Roman"/>
          <w:sz w:val="28"/>
          <w:szCs w:val="28"/>
          <w:rPrChange w:id="848" w:author="user pc" w:date="2022-03-15T10:14:00Z">
            <w:rPr>
              <w:rFonts w:ascii="Calibri" w:cs="Bell MT" w:hAnsi="Calibri"/>
            </w:rPr>
          </w:rPrChange>
        </w:rPr>
        <w:t xml:space="preserve"> = </w:t>
      </w:r>
      <m:oMath>
        <m:r w:rsidRPr="039A8DBB">
          <w:rPr>
            <w:rFonts w:ascii="Cambria Math" w:cs="Times New Roman" w:hAnsi="Cambria Math"/>
            <w:sz w:val="28"/>
            <w:szCs w:val="28"/>
            <w:rPrChange w:id="849" w:author="user pc" w:date="2022-03-15T10:14:00Z">
              <w:rPr>
                <w:rFonts w:ascii="Cambria Math" w:cs="Bell MT" w:hAnsi="Cambria Math"/>
              </w:rPr>
            </w:rPrChange>
          </w:rPr>
          <m:t>85.7%</m:t>
        </m:r>
      </m:oMath>
    </w:p>
    <w:p>
      <w:pPr>
        <w:pStyle w:val="style157"/>
        <w:rPr>
          <w:rFonts w:ascii="Times New Roman" w:cs="Times New Roman" w:eastAsia="宋体" w:hAnsi="Times New Roman"/>
          <w:sz w:val="28"/>
          <w:szCs w:val="28"/>
          <w:rPrChange w:id="850"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851" w:author="user pc" w:date="2022-03-15T10:14:00Z">
            <w:rPr>
              <w:rFonts w:ascii="Calibri" w:cs="Bell MT" w:eastAsia="宋体" w:hAnsi="Calibri"/>
            </w:rPr>
          </w:rPrChange>
        </w:rPr>
      </w:pPr>
      <m:oMathPara>
        <m:oMathParaPr>
          <m:jc m:val="left"/>
        </m:oMathParaPr>
        <m:oMath>
          <m:r w:rsidRPr="FA08ED41">
            <w:rPr>
              <w:rFonts w:ascii="Cambria Math" w:cs="Times New Roman" w:hAnsi="Cambria Math"/>
              <w:sz w:val="28"/>
              <w:szCs w:val="28"/>
              <w:rPrChange w:id="852" w:author="user pc" w:date="2022-03-15T10:14:00Z">
                <w:rPr>
                  <w:rFonts w:ascii="Cambria Math" w:cs="Bell MT" w:hAnsi="Cambria Math"/>
                </w:rPr>
              </w:rPrChange>
            </w:rPr>
            <m:t>% of</m:t>
          </m:r>
          <w:ins w:id="853" w:author="user pc" w:date="2022-03-18T11:08:00Z">
            <m:r w:rsidR="C3EDD298">
              <w:rPr>
                <w:rFonts w:ascii="Cambria Math" w:cs="Times New Roman" w:hAnsi="Cambria Math"/>
                <w:sz w:val="28"/>
                <w:szCs w:val="28"/>
              </w:rPr>
              <m:t xml:space="preserve"> </m:t>
            </m:r>
          </w:ins>
          <m:r w:rsidRPr="B5EED8F1">
            <w:rPr>
              <w:rFonts w:ascii="Cambria Math" w:cs="Times New Roman" w:hAnsi="Cambria Math"/>
              <w:sz w:val="28"/>
              <w:szCs w:val="28"/>
              <w:rPrChange w:id="854" w:author="user pc" w:date="2022-03-15T10:14:00Z">
                <w:rPr>
                  <w:rFonts w:ascii="Cambria Math" w:cs="Bell MT" w:hAnsi="Cambria Math"/>
                </w:rPr>
              </w:rPrChange>
            </w:rPr>
            <m:t>C =85.7%</m:t>
          </m:r>
        </m:oMath>
      </m:oMathPara>
    </w:p>
    <w:p>
      <w:pPr>
        <w:pStyle w:val="style157"/>
        <w:ind w:left="360"/>
        <w:rPr>
          <w:rFonts w:ascii="Times New Roman" w:cs="Times New Roman" w:hAnsi="Times New Roman"/>
          <w:sz w:val="28"/>
          <w:szCs w:val="28"/>
          <w:rPrChange w:id="855" w:author="user pc" w:date="2022-03-15T10:14:00Z">
            <w:rPr>
              <w:rFonts w:ascii="Calibri" w:cs="Bell MT" w:hAnsi="Calibri"/>
            </w:rPr>
          </w:rPrChange>
        </w:rPr>
      </w:pPr>
    </w:p>
    <w:p>
      <w:pPr>
        <w:pStyle w:val="style157"/>
        <w:rPr>
          <w:rFonts w:ascii="Times New Roman" w:cs="Times New Roman" w:hAnsi="Times New Roman"/>
          <w:sz w:val="28"/>
          <w:szCs w:val="28"/>
          <w:rPrChange w:id="856" w:author="user pc" w:date="2022-03-15T10:14:00Z">
            <w:rPr>
              <w:rFonts w:ascii="Calibri" w:cs="Bell MT" w:hAnsi="Calibri"/>
            </w:rPr>
          </w:rPrChange>
        </w:rPr>
      </w:pPr>
      <m:oMath>
        <m:r w:rsidRPr="E8388ED3">
          <w:rPr>
            <w:rFonts w:ascii="Cambria Math" w:cs="Times New Roman" w:hAnsi="Cambria Math"/>
            <w:sz w:val="28"/>
            <w:szCs w:val="28"/>
            <w:rPrChange w:id="857" w:author="user pc" w:date="2022-03-15T10:14:00Z">
              <w:rPr>
                <w:rFonts w:ascii="Cambria Math" w:cs="Bell MT" w:hAnsi="Cambria Math"/>
              </w:rPr>
            </w:rPrChange>
          </w:rPr>
          <m:t xml:space="preserve">% of H = </m:t>
        </m:r>
        <m:f>
          <m:fPr>
            <m:ctrlPr>
              <w:rPr>
                <w:rFonts w:ascii="Cambria Math" w:cs="Times New Roman" w:hAnsi="Cambria Math"/>
                <w:i/>
                <w:sz w:val="28"/>
                <w:szCs w:val="28"/>
              </w:rPr>
            </m:ctrlPr>
          </m:fPr>
          <m:num>
            <m:r w:rsidRPr="04BD5B17">
              <w:rPr>
                <w:rFonts w:ascii="Cambria Math" w:cs="Times New Roman" w:hAnsi="Cambria Math"/>
                <w:sz w:val="28"/>
                <w:szCs w:val="28"/>
                <w:rPrChange w:id="858" w:author="user pc" w:date="2022-03-15T10:14:00Z">
                  <w:rPr>
                    <w:rFonts w:ascii="Cambria Math" w:cs="Bell MT" w:hAnsi="Cambria Math"/>
                  </w:rPr>
                </w:rPrChange>
              </w:rPr>
              <m:t>Relative atomic mass of H × number of atoms of H in formula</m:t>
            </m:r>
          </m:num>
          <m:den>
            <m:r w:rsidRPr="4AD42EDC">
              <w:rPr>
                <w:rFonts w:ascii="Cambria Math" w:cs="Times New Roman" w:hAnsi="Cambria Math"/>
                <w:sz w:val="28"/>
                <w:szCs w:val="28"/>
                <w:rPrChange w:id="859" w:author="user pc" w:date="2022-03-15T10:14:00Z">
                  <w:rPr>
                    <w:rFonts w:ascii="Cambria Math" w:cs="Bell MT" w:hAnsi="Cambria Math"/>
                  </w:rPr>
                </w:rPrChange>
              </w:rPr>
              <m:t xml:space="preserve">Relative molecular mass of </m:t>
            </m:r>
            <m:sSub>
              <m:sSubPr>
                <m:ctrlPr>
                  <w:rPr>
                    <w:rFonts w:ascii="Cambria Math" w:cs="Times New Roman" w:hAnsi="Cambria Math"/>
                    <w:i/>
                    <w:sz w:val="28"/>
                    <w:szCs w:val="28"/>
                  </w:rPr>
                </m:ctrlPr>
              </m:sSubPr>
              <m:e>
                <m:r w:rsidRPr="BE190E1D">
                  <w:rPr>
                    <w:rFonts w:ascii="Cambria Math" w:cs="Times New Roman" w:hAnsi="Cambria Math"/>
                    <w:sz w:val="28"/>
                    <w:szCs w:val="28"/>
                    <w:rPrChange w:id="860" w:author="user pc" w:date="2022-03-15T10:14:00Z">
                      <w:rPr>
                        <w:rFonts w:ascii="Cambria Math" w:cs="Bell MT" w:hAnsi="Cambria Math"/>
                      </w:rPr>
                    </w:rPrChange>
                  </w:rPr>
                  <m:t>C</m:t>
                </m:r>
              </m:e>
              <m:sub>
                <m:r w:rsidRPr="FC6B9A55">
                  <w:rPr>
                    <w:rFonts w:ascii="Cambria Math" w:cs="Times New Roman" w:hAnsi="Cambria Math"/>
                    <w:sz w:val="28"/>
                    <w:szCs w:val="28"/>
                    <w:rPrChange w:id="861" w:author="user pc" w:date="2022-03-15T10:14:00Z">
                      <w:rPr>
                        <w:rFonts w:ascii="Cambria Math" w:cs="Bell MT" w:hAnsi="Cambria Math"/>
                      </w:rPr>
                    </w:rPrChange>
                  </w:rPr>
                  <m:t>5</m:t>
                </m:r>
              </m:sub>
            </m:sSub>
            <m:sSub>
              <m:sSubPr>
                <m:ctrlPr>
                  <w:rPr>
                    <w:rFonts w:ascii="Cambria Math" w:cs="Times New Roman" w:hAnsi="Cambria Math"/>
                    <w:i/>
                    <w:sz w:val="28"/>
                    <w:szCs w:val="28"/>
                  </w:rPr>
                </m:ctrlPr>
              </m:sSubPr>
              <m:e>
                <m:r w:rsidRPr="CEF083CF">
                  <w:rPr>
                    <w:rFonts w:ascii="Cambria Math" w:cs="Times New Roman" w:hAnsi="Cambria Math"/>
                    <w:sz w:val="28"/>
                    <w:szCs w:val="28"/>
                    <w:rPrChange w:id="862" w:author="user pc" w:date="2022-03-15T10:14:00Z">
                      <w:rPr>
                        <w:rFonts w:ascii="Cambria Math" w:cs="Bell MT" w:hAnsi="Cambria Math"/>
                      </w:rPr>
                    </w:rPrChange>
                  </w:rPr>
                  <m:t>H</m:t>
                </m:r>
              </m:e>
              <m:sub>
                <m:r w:rsidRPr="76778633">
                  <w:rPr>
                    <w:rFonts w:ascii="Cambria Math" w:cs="Times New Roman" w:hAnsi="Cambria Math"/>
                    <w:sz w:val="28"/>
                    <w:szCs w:val="28"/>
                    <w:rPrChange w:id="863" w:author="user pc" w:date="2022-03-15T10:14:00Z">
                      <w:rPr>
                        <w:rFonts w:ascii="Cambria Math" w:cs="Bell MT" w:hAnsi="Cambria Math"/>
                      </w:rPr>
                    </w:rPrChange>
                  </w:rPr>
                  <m:t>10</m:t>
                </m:r>
              </m:sub>
            </m:sSub>
          </m:den>
        </m:f>
        <m:r w:rsidRPr="BFE2A156">
          <w:rPr>
            <w:rFonts w:ascii="Cambria Math" w:cs="Times New Roman" w:hAnsi="Cambria Math"/>
            <w:sz w:val="28"/>
            <w:szCs w:val="28"/>
            <w:rPrChange w:id="864" w:author="user pc" w:date="2022-03-15T10:14:00Z">
              <w:rPr>
                <w:rFonts w:ascii="Cambria Math" w:cs="Bell MT" w:hAnsi="Cambria Math"/>
              </w:rPr>
            </w:rPrChange>
          </w:rPr>
          <m:t>×</m:t>
        </m:r>
      </m:oMath>
      <w:r w:rsidRPr="3796698E">
        <w:rPr>
          <w:rFonts w:ascii="Times New Roman" w:cs="Times New Roman" w:hAnsi="Times New Roman"/>
          <w:sz w:val="28"/>
          <w:szCs w:val="28"/>
          <w:rPrChange w:id="865" w:author="user pc" w:date="2022-03-15T10:14:00Z">
            <w:rPr>
              <w:rFonts w:ascii="Calibri" w:cs="Bell MT" w:hAnsi="Calibri"/>
            </w:rPr>
          </w:rPrChange>
        </w:rPr>
        <w:t xml:space="preserve"> 100 </w:t>
      </w:r>
    </w:p>
    <w:p>
      <w:pPr>
        <w:pStyle w:val="style157"/>
        <w:rPr>
          <w:rFonts w:ascii="Times New Roman" w:cs="Times New Roman" w:hAnsi="Times New Roman"/>
          <w:sz w:val="28"/>
          <w:szCs w:val="28"/>
          <w:rPrChange w:id="866" w:author="user pc" w:date="2022-03-15T10:14:00Z">
            <w:rPr>
              <w:rFonts w:ascii="Calibri" w:cs="Bell MT" w:hAnsi="Calibri"/>
            </w:rPr>
          </w:rPrChange>
        </w:rPr>
      </w:pPr>
    </w:p>
    <w:p>
      <w:pPr>
        <w:pStyle w:val="style157"/>
        <w:rPr>
          <w:rFonts w:ascii="Times New Roman" w:cs="Times New Roman" w:eastAsia="宋体" w:hAnsi="Times New Roman"/>
          <w:sz w:val="28"/>
          <w:szCs w:val="28"/>
          <w:rPrChange w:id="867" w:author="user pc" w:date="2022-03-15T10:14:00Z">
            <w:rPr>
              <w:rFonts w:ascii="Calibri" w:cs="Bell MT" w:eastAsia="宋体" w:hAnsi="Calibri"/>
            </w:rPr>
          </w:rPrChange>
        </w:rPr>
      </w:pPr>
      <m:oMathPara>
        <m:oMathParaPr>
          <m:jc m:val="left"/>
        </m:oMathParaPr>
        <m:oMath>
          <m:r w:rsidRPr="E0C0C23D">
            <w:rPr>
              <w:rFonts w:ascii="Cambria Math" w:cs="Times New Roman" w:hAnsi="Cambria Math"/>
              <w:sz w:val="28"/>
              <w:szCs w:val="28"/>
              <w:rPrChange w:id="868" w:author="user pc" w:date="2022-03-15T10:14:00Z">
                <w:rPr>
                  <w:rFonts w:ascii="Cambria Math" w:cs="Bell MT" w:hAnsi="Cambria Math"/>
                </w:rPr>
              </w:rPrChange>
            </w:rPr>
            <m:t xml:space="preserve">% of H = </m:t>
          </m:r>
          <m:f>
            <m:fPr>
              <m:ctrlPr>
                <w:rPr>
                  <w:rFonts w:ascii="Cambria Math" w:cs="Times New Roman" w:hAnsi="Cambria Math"/>
                  <w:i/>
                  <w:sz w:val="28"/>
                  <w:szCs w:val="28"/>
                </w:rPr>
              </m:ctrlPr>
            </m:fPr>
            <m:num>
              <m:r w:rsidRPr="218D4885">
                <w:rPr>
                  <w:rFonts w:ascii="Cambria Math" w:cs="Times New Roman" w:hAnsi="Cambria Math"/>
                  <w:sz w:val="28"/>
                  <w:szCs w:val="28"/>
                  <w:rPrChange w:id="869" w:author="user pc" w:date="2022-03-15T10:14:00Z">
                    <w:rPr>
                      <w:rFonts w:ascii="Cambria Math" w:cs="Bell MT" w:hAnsi="Cambria Math"/>
                    </w:rPr>
                  </w:rPrChange>
                </w:rPr>
                <m:t>1 ×10</m:t>
              </m:r>
            </m:num>
            <m:den>
              <m:r w:rsidRPr="A29D9B55">
                <w:rPr>
                  <w:rFonts w:ascii="Cambria Math" w:cs="Times New Roman" w:hAnsi="Cambria Math"/>
                  <w:sz w:val="28"/>
                  <w:szCs w:val="28"/>
                  <w:rPrChange w:id="870" w:author="user pc" w:date="2022-03-15T10:14:00Z">
                    <w:rPr>
                      <w:rFonts w:ascii="Cambria Math" w:cs="Bell MT" w:hAnsi="Cambria Math"/>
                    </w:rPr>
                  </w:rPrChange>
                </w:rPr>
                <m:t xml:space="preserve">70.0  </m:t>
              </m:r>
            </m:den>
          </m:f>
          <m:r w:rsidRPr="7CA14C53">
            <w:rPr>
              <w:rFonts w:ascii="Cambria Math" w:cs="Times New Roman" w:hAnsi="Cambria Math"/>
              <w:sz w:val="28"/>
              <w:szCs w:val="28"/>
              <w:rPrChange w:id="871" w:author="user pc" w:date="2022-03-15T10:14:00Z">
                <w:rPr>
                  <w:rFonts w:ascii="Cambria Math" w:cs="Bell MT" w:hAnsi="Cambria Math"/>
                </w:rPr>
              </w:rPrChange>
            </w:rPr>
            <m:t xml:space="preserve">×100= </m:t>
          </m:r>
          <m:f>
            <m:fPr>
              <m:ctrlPr>
                <w:rPr>
                  <w:rFonts w:ascii="Cambria Math" w:cs="Times New Roman" w:hAnsi="Cambria Math"/>
                  <w:i/>
                  <w:sz w:val="28"/>
                  <w:szCs w:val="28"/>
                </w:rPr>
              </m:ctrlPr>
            </m:fPr>
            <m:num>
              <m:r w:rsidRPr="831829DB">
                <w:rPr>
                  <w:rFonts w:ascii="Cambria Math" w:cs="Times New Roman" w:hAnsi="Cambria Math"/>
                  <w:sz w:val="28"/>
                  <w:szCs w:val="28"/>
                  <w:rPrChange w:id="872" w:author="user pc" w:date="2022-03-15T10:14:00Z">
                    <w:rPr>
                      <w:rFonts w:ascii="Cambria Math" w:cs="Bell MT" w:hAnsi="Cambria Math"/>
                    </w:rPr>
                  </w:rPrChange>
                </w:rPr>
                <m:t>10.0</m:t>
              </m:r>
            </m:num>
            <m:den>
              <m:r w:rsidRPr="B64FB330">
                <w:rPr>
                  <w:rFonts w:ascii="Cambria Math" w:cs="Times New Roman" w:hAnsi="Cambria Math"/>
                  <w:sz w:val="28"/>
                  <w:szCs w:val="28"/>
                  <w:rPrChange w:id="873" w:author="user pc" w:date="2022-03-15T10:14:00Z">
                    <w:rPr>
                      <w:rFonts w:ascii="Cambria Math" w:cs="Bell MT" w:hAnsi="Cambria Math"/>
                    </w:rPr>
                  </w:rPrChange>
                </w:rPr>
                <m:t>70.0</m:t>
              </m:r>
            </m:den>
          </m:f>
          <m:r w:rsidRPr="38BD3C78">
            <w:rPr>
              <w:rFonts w:ascii="Cambria Math" w:cs="Times New Roman" w:hAnsi="Cambria Math"/>
              <w:sz w:val="28"/>
              <w:szCs w:val="28"/>
              <w:rPrChange w:id="874" w:author="user pc" w:date="2022-03-15T10:14:00Z">
                <w:rPr>
                  <w:rFonts w:ascii="Cambria Math" w:cs="Bell MT" w:hAnsi="Cambria Math"/>
                </w:rPr>
              </w:rPrChange>
            </w:rPr>
            <m:t>×100</m:t>
          </m:r>
        </m:oMath>
      </m:oMathPara>
    </w:p>
    <w:p>
      <w:pPr>
        <w:pStyle w:val="style157"/>
        <w:rPr>
          <w:rFonts w:ascii="Times New Roman" w:cs="Times New Roman" w:eastAsia="宋体" w:hAnsi="Times New Roman"/>
          <w:sz w:val="28"/>
          <w:szCs w:val="28"/>
          <w:rPrChange w:id="875"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876" w:author="user pc" w:date="2022-03-15T10:14:00Z">
            <w:rPr>
              <w:rFonts w:ascii="Calibri" w:cs="Bell MT" w:eastAsia="宋体" w:hAnsi="Calibri"/>
            </w:rPr>
          </w:rPrChange>
        </w:rPr>
      </w:pPr>
      <m:oMath>
        <m:r w:rsidRPr="F50B5F05">
          <w:rPr>
            <w:rFonts w:ascii="Cambria Math" w:cs="Times New Roman" w:hAnsi="Cambria Math"/>
            <w:sz w:val="28"/>
            <w:szCs w:val="28"/>
            <w:rPrChange w:id="877" w:author="user pc" w:date="2022-03-15T10:14:00Z">
              <w:rPr>
                <w:rFonts w:ascii="Cambria Math" w:cs="Bell MT" w:hAnsi="Cambria Math"/>
              </w:rPr>
            </w:rPrChange>
          </w:rPr>
          <m:t>% of H =14.3</m:t>
        </m:r>
      </m:oMath>
      <w:r w:rsidRPr="7A42089F">
        <w:rPr>
          <w:rFonts w:ascii="Times New Roman" w:cs="Times New Roman" w:hAnsi="Times New Roman"/>
          <w:sz w:val="28"/>
          <w:szCs w:val="28"/>
          <w:rPrChange w:id="878" w:author="user pc" w:date="2022-03-15T10:14:00Z">
            <w:rPr>
              <w:rFonts w:ascii="Calibri" w:cs="Bell MT" w:hAnsi="Calibri"/>
            </w:rPr>
          </w:rPrChange>
        </w:rPr>
        <w:t>%</w:t>
      </w:r>
    </w:p>
    <w:p>
      <w:pPr>
        <w:pStyle w:val="style157"/>
        <w:rPr>
          <w:rFonts w:ascii="Times New Roman" w:cs="Times New Roman" w:hAnsi="Times New Roman"/>
          <w:sz w:val="28"/>
          <w:szCs w:val="28"/>
          <w:rPrChange w:id="879" w:author="user pc" w:date="2022-03-15T10:14:00Z">
            <w:rPr>
              <w:rFonts w:ascii="Calibri" w:cs="Bell MT" w:hAnsi="Calibri"/>
            </w:rPr>
          </w:rPrChange>
        </w:rPr>
      </w:pPr>
    </w:p>
    <w:p>
      <w:pPr>
        <w:pStyle w:val="style157"/>
        <w:rPr>
          <w:rFonts w:ascii="Times New Roman" w:cs="Times New Roman" w:eastAsia="宋体" w:hAnsi="Times New Roman"/>
          <w:sz w:val="28"/>
          <w:szCs w:val="28"/>
          <w:rPrChange w:id="880" w:author="user pc" w:date="2022-03-15T10:14:00Z">
            <w:rPr>
              <w:rFonts w:ascii="Calibri" w:cs="Bell MT" w:eastAsia="宋体" w:hAnsi="Calibri"/>
            </w:rPr>
          </w:rPrChange>
        </w:rPr>
      </w:pPr>
      <m:oMath>
        <m:r w:rsidRPr="F14DC9D0">
          <m:rPr>
            <m:sty m:val="bi"/>
          </m:rPr>
          <w:rPr>
            <w:rFonts w:ascii="Cambria Math" w:cs="Times New Roman" w:hAnsi="Cambria Math"/>
            <w:sz w:val="28"/>
            <w:szCs w:val="28"/>
            <w:rPrChange w:id="881" w:author="user pc" w:date="2022-03-15T10:14:00Z">
              <w:rPr>
                <w:rFonts w:ascii="Cambria Math" w:cs="Bell MT" w:hAnsi="Cambria Math"/>
              </w:rPr>
            </w:rPrChange>
          </w:rPr>
          <m:t>Note:</m:t>
        </m:r>
      </m:oMath>
      <w:r w:rsidRPr="B72F200B">
        <w:rPr>
          <w:rFonts w:ascii="Times New Roman" w:cs="Times New Roman" w:eastAsia="宋体" w:hAnsi="Times New Roman"/>
          <w:i/>
          <w:sz w:val="28"/>
          <w:szCs w:val="28"/>
          <w:rPrChange w:id="882" w:author="user pc" w:date="2022-03-15T10:14:00Z">
            <w:rPr>
              <w:rFonts w:ascii="Calibri" w:cs="Bell MT" w:eastAsia="宋体" w:hAnsi="Calibri"/>
              <w:i/>
            </w:rPr>
          </w:rPrChange>
        </w:rPr>
        <w:t xml:space="preserve">The percentages are the same as those in part (a). This is so because the ratio </w:t>
      </w:r>
      <w:r>
        <w:rPr>
          <w:rFonts w:ascii="Times New Roman" w:cs="Times New Roman" w:eastAsia="宋体" w:hAnsi="Times New Roman"/>
          <w:i/>
          <w:sz w:val="28"/>
          <w:szCs w:val="28"/>
        </w:rPr>
        <w:t xml:space="preserve">of atoms of carbon to atoms of </w:t>
      </w:r>
      <w:r w:rsidRPr="C776FB23">
        <w:rPr>
          <w:rFonts w:ascii="Times New Roman" w:cs="Times New Roman" w:eastAsia="宋体" w:hAnsi="Times New Roman"/>
          <w:i/>
          <w:sz w:val="28"/>
          <w:szCs w:val="28"/>
          <w:rPrChange w:id="883" w:author="user pc" w:date="2022-03-15T10:14:00Z">
            <w:rPr>
              <w:rFonts w:ascii="Calibri" w:cs="Bell MT" w:eastAsia="宋体" w:hAnsi="Calibri"/>
              <w:i/>
            </w:rPr>
          </w:rPrChange>
        </w:rPr>
        <w:t>hydrogen is the same i.e</w:t>
      </w:r>
      <w:ins w:id="884" w:author="user pc" w:date="2022-03-18T11:26:00Z">
        <w:r w:rsidR="53126F6E">
          <w:rPr>
            <w:rFonts w:ascii="Times New Roman" w:cs="Times New Roman" w:eastAsia="宋体" w:hAnsi="Times New Roman"/>
            <w:i/>
            <w:sz w:val="28"/>
            <w:szCs w:val="28"/>
          </w:rPr>
          <w:t xml:space="preserve"> </w:t>
        </w:r>
      </w:ins>
      <w:r w:rsidRPr="73BF61C7">
        <w:rPr>
          <w:rFonts w:ascii="Times New Roman" w:cs="Times New Roman" w:eastAsia="宋体" w:hAnsi="Times New Roman"/>
          <w:i/>
          <w:sz w:val="28"/>
          <w:szCs w:val="28"/>
          <w:rPrChange w:id="885" w:author="user pc" w:date="2022-03-15T10:14:00Z">
            <w:rPr>
              <w:rFonts w:ascii="Calibri" w:cs="Bell MT" w:eastAsia="宋体" w:hAnsi="Calibri"/>
              <w:i/>
            </w:rPr>
          </w:rPrChange>
        </w:rPr>
        <w:t>1:2 in both compounds.</w:t>
      </w:r>
    </w:p>
    <w:p>
      <w:pPr>
        <w:pStyle w:val="style157"/>
        <w:rPr>
          <w:rFonts w:ascii="Times New Roman" w:cs="Times New Roman" w:eastAsia="宋体" w:hAnsi="Times New Roman"/>
          <w:sz w:val="28"/>
          <w:szCs w:val="28"/>
          <w:rPrChange w:id="886" w:author="user pc" w:date="2022-03-15T10:14:00Z">
            <w:rPr>
              <w:rFonts w:ascii="Calibri" w:cs="Bell MT" w:eastAsia="宋体" w:hAnsi="Calibri"/>
            </w:rPr>
          </w:rPrChange>
        </w:rPr>
      </w:pPr>
    </w:p>
    <w:p>
      <w:pPr>
        <w:pStyle w:val="style157"/>
        <w:rPr>
          <w:rFonts w:ascii="Times New Roman" w:cs="Times New Roman" w:hAnsi="Times New Roman"/>
          <w:b/>
          <w:sz w:val="28"/>
          <w:szCs w:val="28"/>
          <w:rPrChange w:id="887" w:author="user pc" w:date="2022-03-15T10:14:00Z">
            <w:rPr>
              <w:rFonts w:ascii="Calibri" w:cs="Bell MT" w:hAnsi="Calibri"/>
              <w:b/>
            </w:rPr>
          </w:rPrChange>
        </w:rPr>
      </w:pPr>
    </w:p>
    <w:p>
      <w:pPr>
        <w:pStyle w:val="style157"/>
        <w:rPr>
          <w:rFonts w:ascii="Times New Roman" w:cs="Times New Roman" w:hAnsi="Times New Roman"/>
          <w:b/>
          <w:i/>
          <w:sz w:val="28"/>
          <w:szCs w:val="28"/>
          <w:rPrChange w:id="888" w:author="user pc" w:date="2022-03-15T10:14:00Z">
            <w:rPr>
              <w:rFonts w:ascii="Calibri" w:cs="Bell MT" w:hAnsi="Calibri"/>
              <w:b/>
              <w:i/>
            </w:rPr>
          </w:rPrChange>
        </w:rPr>
      </w:pPr>
      <w:r w:rsidRPr="49E09ADB">
        <w:rPr>
          <w:rFonts w:ascii="Times New Roman" w:cs="Times New Roman" w:hAnsi="Times New Roman"/>
          <w:b/>
          <w:i/>
          <w:sz w:val="28"/>
          <w:szCs w:val="28"/>
          <w:rPrChange w:id="889" w:author="user pc" w:date="2022-03-15T10:14:00Z">
            <w:rPr>
              <w:rFonts w:ascii="Calibri" w:cs="Bell MT" w:hAnsi="Calibri"/>
              <w:b/>
              <w:i/>
            </w:rPr>
          </w:rPrChange>
        </w:rPr>
        <w:t>Solved example 5</w:t>
      </w:r>
    </w:p>
    <w:p>
      <w:pPr>
        <w:pStyle w:val="style157"/>
        <w:rPr>
          <w:rFonts w:ascii="Times New Roman" w:cs="Times New Roman" w:hAnsi="Times New Roman"/>
          <w:sz w:val="28"/>
          <w:szCs w:val="28"/>
          <w:rPrChange w:id="890" w:author="user pc" w:date="2022-03-15T10:14:00Z">
            <w:rPr>
              <w:rFonts w:ascii="Calibri" w:cs="Bell MT" w:hAnsi="Calibri"/>
            </w:rPr>
          </w:rPrChange>
        </w:rPr>
      </w:pPr>
      <w:r w:rsidRPr="CF0CC926">
        <w:rPr>
          <w:rFonts w:ascii="Times New Roman" w:cs="Times New Roman" w:hAnsi="Times New Roman"/>
          <w:sz w:val="28"/>
          <w:szCs w:val="28"/>
          <w:rPrChange w:id="891" w:author="user pc" w:date="2022-03-15T10:14:00Z">
            <w:rPr>
              <w:rFonts w:ascii="Calibri" w:cs="Bell MT" w:hAnsi="Calibri"/>
            </w:rPr>
          </w:rPrChange>
        </w:rPr>
        <w:t>A forensic scientist analyzes a drug and finds that it contains 80.25% carbon and 9.55% hydrogen. Could the drug be pure tetrahydrocannabinol (C</w:t>
      </w:r>
      <w:r w:rsidRPr="C86FC94A">
        <w:rPr>
          <w:rFonts w:ascii="Times New Roman" w:cs="Times New Roman" w:hAnsi="Times New Roman"/>
          <w:sz w:val="28"/>
          <w:szCs w:val="28"/>
          <w:vertAlign w:val="subscript"/>
          <w:rPrChange w:id="892" w:author="user pc" w:date="2022-03-15T10:14:00Z">
            <w:rPr>
              <w:rFonts w:ascii="Calibri" w:cs="Bell MT" w:hAnsi="Calibri"/>
              <w:vertAlign w:val="subscript"/>
            </w:rPr>
          </w:rPrChange>
        </w:rPr>
        <w:t>21</w:t>
      </w:r>
      <w:r w:rsidRPr="72F28550">
        <w:rPr>
          <w:rFonts w:ascii="Times New Roman" w:cs="Times New Roman" w:hAnsi="Times New Roman"/>
          <w:sz w:val="28"/>
          <w:szCs w:val="28"/>
          <w:rPrChange w:id="893" w:author="user pc" w:date="2022-03-15T10:14:00Z">
            <w:rPr>
              <w:rFonts w:ascii="Calibri" w:cs="Bell MT" w:hAnsi="Calibri"/>
            </w:rPr>
          </w:rPrChange>
        </w:rPr>
        <w:t>H</w:t>
      </w:r>
      <w:r w:rsidRPr="58B31A09">
        <w:rPr>
          <w:rFonts w:ascii="Times New Roman" w:cs="Times New Roman" w:hAnsi="Times New Roman"/>
          <w:sz w:val="28"/>
          <w:szCs w:val="28"/>
          <w:vertAlign w:val="subscript"/>
          <w:rPrChange w:id="894" w:author="user pc" w:date="2022-03-15T10:14:00Z">
            <w:rPr>
              <w:rFonts w:ascii="Calibri" w:cs="Bell MT" w:hAnsi="Calibri"/>
              <w:vertAlign w:val="subscript"/>
            </w:rPr>
          </w:rPrChange>
        </w:rPr>
        <w:t>30</w:t>
      </w:r>
      <w:r w:rsidRPr="DB28CE9D">
        <w:rPr>
          <w:rFonts w:ascii="Times New Roman" w:cs="Times New Roman" w:hAnsi="Times New Roman"/>
          <w:sz w:val="28"/>
          <w:szCs w:val="28"/>
          <w:rPrChange w:id="895" w:author="user pc" w:date="2022-03-15T10:14:00Z">
            <w:rPr>
              <w:rFonts w:ascii="Calibri" w:cs="Bell MT" w:hAnsi="Calibri"/>
            </w:rPr>
          </w:rPrChange>
        </w:rPr>
        <w:t>O</w:t>
      </w:r>
      <w:r w:rsidRPr="9EED711F">
        <w:rPr>
          <w:rFonts w:ascii="Times New Roman" w:cs="Times New Roman" w:hAnsi="Times New Roman"/>
          <w:sz w:val="28"/>
          <w:szCs w:val="28"/>
          <w:vertAlign w:val="subscript"/>
          <w:rPrChange w:id="896" w:author="user pc" w:date="2022-03-15T10:14:00Z">
            <w:rPr>
              <w:rFonts w:ascii="Calibri" w:cs="Bell MT" w:hAnsi="Calibri"/>
              <w:vertAlign w:val="subscript"/>
            </w:rPr>
          </w:rPrChange>
        </w:rPr>
        <w:t>2</w:t>
      </w:r>
      <w:r w:rsidRPr="18B9B98F">
        <w:rPr>
          <w:rFonts w:ascii="Times New Roman" w:cs="Times New Roman" w:hAnsi="Times New Roman"/>
          <w:sz w:val="28"/>
          <w:szCs w:val="28"/>
          <w:rPrChange w:id="897" w:author="user pc" w:date="2022-03-15T10:14:00Z">
            <w:rPr>
              <w:rFonts w:ascii="Calibri" w:cs="Bell MT" w:hAnsi="Calibri"/>
            </w:rPr>
          </w:rPrChange>
        </w:rPr>
        <w:t>)?</w:t>
      </w:r>
    </w:p>
    <w:p>
      <w:pPr>
        <w:pStyle w:val="style157"/>
        <w:rPr>
          <w:rFonts w:ascii="Times New Roman" w:cs="Times New Roman" w:hAnsi="Times New Roman"/>
          <w:sz w:val="28"/>
          <w:szCs w:val="28"/>
          <w:rPrChange w:id="898" w:author="user pc" w:date="2022-03-15T10:14:00Z">
            <w:rPr>
              <w:rFonts w:ascii="Calibri" w:cs="Bell MT" w:hAnsi="Calibri"/>
            </w:rPr>
          </w:rPrChange>
        </w:rPr>
      </w:pPr>
    </w:p>
    <w:p>
      <w:pPr>
        <w:pStyle w:val="style157"/>
        <w:rPr>
          <w:rFonts w:ascii="Times New Roman" w:cs="Times New Roman" w:hAnsi="Times New Roman"/>
          <w:b/>
          <w:i/>
          <w:sz w:val="28"/>
          <w:szCs w:val="28"/>
          <w:rPrChange w:id="899" w:author="user pc" w:date="2022-03-15T10:14:00Z">
            <w:rPr>
              <w:rFonts w:ascii="Calibri" w:cs="Bell MT" w:hAnsi="Calibri"/>
              <w:b/>
              <w:i/>
            </w:rPr>
          </w:rPrChange>
        </w:rPr>
      </w:pPr>
      <w:r w:rsidRPr="080AB903">
        <w:rPr>
          <w:rFonts w:ascii="Times New Roman" w:cs="Times New Roman" w:hAnsi="Times New Roman"/>
          <w:b/>
          <w:i/>
          <w:sz w:val="28"/>
          <w:szCs w:val="28"/>
          <w:rPrChange w:id="900" w:author="user pc" w:date="2022-03-15T10:14:00Z">
            <w:rPr>
              <w:rFonts w:ascii="Calibri" w:cs="Bell MT" w:hAnsi="Calibri"/>
              <w:b/>
              <w:i/>
            </w:rPr>
          </w:rPrChange>
        </w:rPr>
        <w:t>Solution</w:t>
      </w:r>
    </w:p>
    <w:p>
      <w:pPr>
        <w:pStyle w:val="style157"/>
        <w:rPr>
          <w:rFonts w:ascii="Times New Roman" w:cs="Times New Roman" w:eastAsia="宋体" w:hAnsi="Times New Roman"/>
          <w:sz w:val="28"/>
          <w:szCs w:val="28"/>
          <w:rPrChange w:id="901" w:author="user pc" w:date="2022-03-15T10:14:00Z">
            <w:rPr>
              <w:rFonts w:ascii="Calibri" w:cs="Bell MT" w:eastAsia="宋体" w:hAnsi="Calibri"/>
            </w:rPr>
          </w:rPrChange>
        </w:rPr>
      </w:pPr>
      <w:r w:rsidRPr="8BED16F8">
        <w:rPr>
          <w:rFonts w:ascii="Times New Roman" w:cs="Times New Roman" w:hAnsi="Times New Roman"/>
          <w:sz w:val="28"/>
          <w:szCs w:val="28"/>
          <w:rPrChange w:id="902" w:author="user pc" w:date="2022-03-15T10:14:00Z">
            <w:rPr>
              <w:rFonts w:ascii="Calibri" w:cs="Bell MT" w:hAnsi="Calibri"/>
            </w:rPr>
          </w:rPrChange>
        </w:rPr>
        <w:t>Relative molecular mass of (C</w:t>
      </w:r>
      <w:r w:rsidRPr="C8B44C0B">
        <w:rPr>
          <w:rFonts w:ascii="Times New Roman" w:cs="Times New Roman" w:hAnsi="Times New Roman"/>
          <w:sz w:val="28"/>
          <w:szCs w:val="28"/>
          <w:vertAlign w:val="subscript"/>
          <w:rPrChange w:id="903" w:author="user pc" w:date="2022-03-15T10:14:00Z">
            <w:rPr>
              <w:rFonts w:ascii="Calibri" w:cs="Bell MT" w:hAnsi="Calibri"/>
              <w:vertAlign w:val="subscript"/>
            </w:rPr>
          </w:rPrChange>
        </w:rPr>
        <w:t>12</w:t>
      </w:r>
      <w:r w:rsidRPr="7214ABDF">
        <w:rPr>
          <w:rFonts w:ascii="Times New Roman" w:cs="Times New Roman" w:hAnsi="Times New Roman"/>
          <w:sz w:val="28"/>
          <w:szCs w:val="28"/>
          <w:rPrChange w:id="904" w:author="user pc" w:date="2022-03-15T10:14:00Z">
            <w:rPr>
              <w:rFonts w:ascii="Calibri" w:cs="Bell MT" w:hAnsi="Calibri"/>
            </w:rPr>
          </w:rPrChange>
        </w:rPr>
        <w:t>H</w:t>
      </w:r>
      <w:r w:rsidRPr="E3C3C581">
        <w:rPr>
          <w:rFonts w:ascii="Times New Roman" w:cs="Times New Roman" w:hAnsi="Times New Roman"/>
          <w:sz w:val="28"/>
          <w:szCs w:val="28"/>
          <w:vertAlign w:val="subscript"/>
          <w:rPrChange w:id="905" w:author="user pc" w:date="2022-03-15T10:14:00Z">
            <w:rPr>
              <w:rFonts w:ascii="Calibri" w:cs="Bell MT" w:hAnsi="Calibri"/>
              <w:vertAlign w:val="subscript"/>
            </w:rPr>
          </w:rPrChange>
        </w:rPr>
        <w:t>30</w:t>
      </w:r>
      <w:r w:rsidRPr="58050485">
        <w:rPr>
          <w:rFonts w:ascii="Times New Roman" w:cs="Times New Roman" w:hAnsi="Times New Roman"/>
          <w:sz w:val="28"/>
          <w:szCs w:val="28"/>
          <w:rPrChange w:id="906" w:author="user pc" w:date="2022-03-15T10:14:00Z">
            <w:rPr>
              <w:rFonts w:ascii="Calibri" w:cs="Bell MT" w:hAnsi="Calibri"/>
            </w:rPr>
          </w:rPrChange>
        </w:rPr>
        <w:t>O</w:t>
      </w:r>
      <w:r w:rsidRPr="B9B0B1F6">
        <w:rPr>
          <w:rFonts w:ascii="Times New Roman" w:cs="Times New Roman" w:hAnsi="Times New Roman"/>
          <w:sz w:val="28"/>
          <w:szCs w:val="28"/>
          <w:vertAlign w:val="subscript"/>
          <w:rPrChange w:id="907" w:author="user pc" w:date="2022-03-15T10:14:00Z">
            <w:rPr>
              <w:rFonts w:ascii="Calibri" w:cs="Bell MT" w:hAnsi="Calibri"/>
              <w:vertAlign w:val="subscript"/>
            </w:rPr>
          </w:rPrChange>
        </w:rPr>
        <w:t>2</w:t>
      </w:r>
      <w:r w:rsidRPr="9BD75878">
        <w:rPr>
          <w:rFonts w:ascii="Times New Roman" w:cs="Times New Roman" w:hAnsi="Times New Roman"/>
          <w:sz w:val="28"/>
          <w:szCs w:val="28"/>
          <w:rPrChange w:id="908" w:author="user pc" w:date="2022-03-15T10:14:00Z">
            <w:rPr>
              <w:rFonts w:ascii="Calibri" w:cs="Bell MT" w:hAnsi="Calibri"/>
            </w:rPr>
          </w:rPrChange>
        </w:rPr>
        <w:t>) = 12</w:t>
      </w:r>
      <m:oMath>
        <m:r w:rsidRPr="789EBAB3">
          <w:rPr>
            <w:rFonts w:ascii="Cambria Math" w:cs="Times New Roman" w:hAnsi="Cambria Math"/>
            <w:sz w:val="28"/>
            <w:szCs w:val="28"/>
            <w:rPrChange w:id="909" w:author="user pc" w:date="2022-03-15T10:14:00Z">
              <w:rPr>
                <w:rFonts w:ascii="Cambria Math" w:cs="Bell MT" w:hAnsi="Cambria Math"/>
              </w:rPr>
            </w:rPrChange>
          </w:rPr>
          <m:t xml:space="preserve"> ×</m:t>
        </m:r>
      </m:oMath>
      <w:r w:rsidRPr="B8E0E447">
        <w:rPr>
          <w:rFonts w:ascii="Times New Roman" w:cs="Times New Roman" w:hAnsi="Times New Roman"/>
          <w:sz w:val="28"/>
          <w:szCs w:val="28"/>
          <w:rPrChange w:id="910" w:author="user pc" w:date="2022-03-15T10:14:00Z">
            <w:rPr>
              <w:rFonts w:ascii="Calibri" w:cs="Bell MT" w:hAnsi="Calibri"/>
            </w:rPr>
          </w:rPrChange>
        </w:rPr>
        <w:t xml:space="preserve"> 21 + 1</w:t>
      </w:r>
      <m:oMath>
        <m:r w:rsidRPr="96CE6413">
          <w:rPr>
            <w:rFonts w:ascii="Cambria Math" w:cs="Times New Roman" w:hAnsi="Cambria Math"/>
            <w:sz w:val="28"/>
            <w:szCs w:val="28"/>
            <w:rPrChange w:id="911" w:author="user pc" w:date="2022-03-15T10:14:00Z">
              <w:rPr>
                <w:rFonts w:ascii="Cambria Math" w:cs="Bell MT" w:hAnsi="Cambria Math"/>
              </w:rPr>
            </w:rPrChange>
          </w:rPr>
          <m:t xml:space="preserve"> ×</m:t>
        </m:r>
      </m:oMath>
      <w:r w:rsidRPr="78F08918">
        <w:rPr>
          <w:rFonts w:ascii="Times New Roman" w:cs="Times New Roman" w:eastAsia="宋体" w:hAnsi="Times New Roman"/>
          <w:sz w:val="28"/>
          <w:szCs w:val="28"/>
          <w:rPrChange w:id="912" w:author="user pc" w:date="2022-03-15T10:14:00Z">
            <w:rPr>
              <w:rFonts w:ascii="Calibri" w:cs="Bell MT" w:eastAsia="宋体" w:hAnsi="Calibri"/>
            </w:rPr>
          </w:rPrChange>
        </w:rPr>
        <w:t>30 + 2</w:t>
      </w:r>
      <m:oMath>
        <m:r w:rsidRPr="68102118">
          <w:rPr>
            <w:rFonts w:ascii="Cambria Math" w:cs="Times New Roman" w:eastAsia="宋体" w:hAnsi="Cambria Math"/>
            <w:sz w:val="28"/>
            <w:szCs w:val="28"/>
            <w:rPrChange w:id="913" w:author="user pc" w:date="2022-03-15T10:14:00Z">
              <w:rPr>
                <w:rFonts w:ascii="Cambria Math" w:cs="Bell MT" w:eastAsia="宋体" w:hAnsi="Cambria Math"/>
              </w:rPr>
            </w:rPrChange>
          </w:rPr>
          <m:t xml:space="preserve"> </m:t>
        </m:r>
        <m:r w:rsidRPr="32AD0472">
          <w:rPr>
            <w:rFonts w:ascii="Cambria Math" w:cs="Times New Roman" w:hAnsi="Cambria Math"/>
            <w:sz w:val="28"/>
            <w:szCs w:val="28"/>
            <w:rPrChange w:id="914" w:author="user pc" w:date="2022-03-15T10:14:00Z">
              <w:rPr>
                <w:rFonts w:ascii="Cambria Math" w:cs="Bell MT" w:hAnsi="Cambria Math"/>
              </w:rPr>
            </w:rPrChange>
          </w:rPr>
          <m:t xml:space="preserve">× </m:t>
        </m:r>
      </m:oMath>
      <w:r w:rsidRPr="55676D4F">
        <w:rPr>
          <w:rFonts w:ascii="Times New Roman" w:cs="Times New Roman" w:eastAsia="宋体" w:hAnsi="Times New Roman"/>
          <w:sz w:val="28"/>
          <w:szCs w:val="28"/>
          <w:rPrChange w:id="915" w:author="user pc" w:date="2022-03-15T10:14:00Z">
            <w:rPr>
              <w:rFonts w:ascii="Calibri" w:cs="Bell MT" w:eastAsia="宋体" w:hAnsi="Calibri"/>
            </w:rPr>
          </w:rPrChange>
        </w:rPr>
        <w:t xml:space="preserve"> 16  = 314.0</w:t>
      </w:r>
    </w:p>
    <w:p>
      <w:pPr>
        <w:pStyle w:val="style157"/>
        <w:rPr>
          <w:rFonts w:ascii="Times New Roman" w:cs="Times New Roman" w:eastAsia="宋体" w:hAnsi="Times New Roman"/>
          <w:sz w:val="28"/>
          <w:szCs w:val="28"/>
          <w:rPrChange w:id="916" w:author="user pc" w:date="2022-03-15T10:14:00Z">
            <w:rPr>
              <w:rFonts w:ascii="Calibri" w:cs="Bell MT" w:eastAsia="宋体" w:hAnsi="Calibri"/>
            </w:rPr>
          </w:rPrChange>
        </w:rPr>
      </w:pPr>
    </w:p>
    <w:p>
      <w:pPr>
        <w:pStyle w:val="style157"/>
        <w:rPr>
          <w:rFonts w:ascii="Times New Roman" w:cs="Times New Roman" w:eastAsia="宋体" w:hAnsi="Times New Roman"/>
          <w:sz w:val="24"/>
          <w:szCs w:val="24"/>
          <w:rPrChange w:id="917" w:author="user pc" w:date="2022-03-18T11:08:00Z">
            <w:rPr>
              <w:rFonts w:ascii="Calibri" w:cs="Bell MT" w:eastAsia="宋体" w:hAnsi="Calibri"/>
            </w:rPr>
          </w:rPrChange>
        </w:rPr>
      </w:pPr>
      <m:oMathPara>
        <m:oMathParaPr>
          <m:jc m:val="left"/>
        </m:oMathParaPr>
        <m:oMath>
          <m:r>
            <w:rPr>
              <w:rFonts w:ascii="Cambria Math" w:cs="Times New Roman" w:hAnsi="Cambria Math"/>
              <w:sz w:val="24"/>
              <w:szCs w:val="24"/>
            </w:rPr>
            <m:t xml:space="preserve">% of C = </m:t>
          </m:r>
          <m:f>
            <m:fPr>
              <m:ctrlPr>
                <w:rPr>
                  <w:rFonts w:ascii="Cambria Math" w:cs="Times New Roman" w:hAnsi="Cambria Math"/>
                  <w:i/>
                  <w:sz w:val="24"/>
                  <w:szCs w:val="24"/>
                </w:rPr>
              </m:ctrlPr>
            </m:fPr>
            <m:num>
              <m:r>
                <w:rPr>
                  <w:rFonts w:ascii="Cambria Math" w:cs="Times New Roman" w:hAnsi="Cambria Math"/>
                  <w:sz w:val="24"/>
                  <w:szCs w:val="24"/>
                </w:rPr>
                <m:t>Relative atomic mass of C× number of atoms of C in formula</m:t>
              </m:r>
            </m:num>
            <m:den>
              <m:r>
                <w:rPr>
                  <w:rFonts w:ascii="Cambria Math" w:cs="Times New Roman" w:hAnsi="Cambria Math"/>
                  <w:sz w:val="24"/>
                  <w:szCs w:val="24"/>
                </w:rPr>
                <m:t>Relative molecular mass of</m:t>
              </m:r>
              <m:sSub>
                <m:sSubPr>
                  <m:ctrlPr>
                    <w:rPr>
                      <w:rFonts w:ascii="Cambria Math" w:cs="Times New Roman" w:hAnsi="Cambria Math"/>
                      <w:i/>
                      <w:sz w:val="24"/>
                      <w:szCs w:val="24"/>
                    </w:rPr>
                  </m:ctrlPr>
                </m:sSubPr>
                <m:e>
                  <m:r w:rsidRPr="AECB4CA9">
                    <w:rPr>
                      <w:rFonts w:ascii="Cambria Math" w:cs="Times New Roman" w:hAnsi="Cambria Math"/>
                      <w:sz w:val="24"/>
                      <w:szCs w:val="24"/>
                      <w:rPrChange w:id="918" w:author="user pc" w:date="2022-03-18T11:08:00Z">
                        <w:rPr>
                          <w:rFonts w:ascii="Cambria Math" w:cs="Bell MT" w:hAnsi="Cambria Math"/>
                        </w:rPr>
                      </w:rPrChange>
                    </w:rPr>
                    <m:t xml:space="preserve"> C</m:t>
                  </m:r>
                </m:e>
                <m:sub>
                  <m:r w:rsidRPr="357E06E0">
                    <w:rPr>
                      <w:rFonts w:ascii="Cambria Math" w:cs="Times New Roman" w:hAnsi="Cambria Math"/>
                      <w:sz w:val="24"/>
                      <w:szCs w:val="24"/>
                      <w:rPrChange w:id="919" w:author="user pc" w:date="2022-03-18T11:08:00Z">
                        <w:rPr>
                          <w:rFonts w:ascii="Cambria Math" w:cs="Bell MT" w:hAnsi="Cambria Math"/>
                        </w:rPr>
                      </w:rPrChange>
                    </w:rPr>
                    <m:t>21</m:t>
                  </m:r>
                </m:sub>
              </m:sSub>
              <m:sSub>
                <m:sSubPr>
                  <m:ctrlPr>
                    <w:rPr>
                      <w:rFonts w:ascii="Cambria Math" w:cs="Times New Roman" w:hAnsi="Cambria Math"/>
                      <w:i/>
                      <w:sz w:val="24"/>
                      <w:szCs w:val="24"/>
                    </w:rPr>
                  </m:ctrlPr>
                </m:sSubPr>
                <m:e>
                  <m:r>
                    <w:rPr>
                      <w:rFonts w:ascii="Cambria Math" w:cs="Times New Roman" w:hAnsi="Cambria Math"/>
                      <w:sz w:val="24"/>
                      <w:szCs w:val="24"/>
                    </w:rPr>
                    <m:t>H</m:t>
                  </m:r>
                </m:e>
                <m:sub>
                  <m:r w:rsidRPr="A04716B2">
                    <w:rPr>
                      <w:rFonts w:ascii="Cambria Math" w:cs="Times New Roman" w:hAnsi="Cambria Math"/>
                      <w:sz w:val="24"/>
                      <w:szCs w:val="24"/>
                      <w:rPrChange w:id="920" w:author="user pc" w:date="2022-03-18T11:08:00Z">
                        <w:rPr>
                          <w:rFonts w:ascii="Cambria Math" w:cs="Bell MT" w:hAnsi="Cambria Math"/>
                        </w:rPr>
                      </w:rPrChange>
                    </w:rPr>
                    <m:t xml:space="preserve">30 </m:t>
                  </m:r>
                </m:sub>
              </m:sSub>
              <m:sSub>
                <m:sSubPr>
                  <m:ctrlPr>
                    <w:rPr>
                      <w:rFonts w:ascii="Cambria Math" w:cs="Times New Roman" w:hAnsi="Cambria Math"/>
                      <w:i/>
                      <w:sz w:val="24"/>
                      <w:szCs w:val="24"/>
                    </w:rPr>
                  </m:ctrlPr>
                </m:sSubPr>
                <m:e>
                  <m:r w:rsidRPr="6654F80F">
                    <w:rPr>
                      <w:rFonts w:ascii="Cambria Math" w:cs="Times New Roman" w:hAnsi="Cambria Math"/>
                      <w:sz w:val="24"/>
                      <w:szCs w:val="24"/>
                      <w:rPrChange w:id="921" w:author="user pc" w:date="2022-03-18T11:08:00Z">
                        <w:rPr>
                          <w:rFonts w:ascii="Cambria Math" w:cs="Bell MT" w:hAnsi="Cambria Math"/>
                        </w:rPr>
                      </w:rPrChange>
                    </w:rPr>
                    <m:t>O</m:t>
                  </m:r>
                </m:e>
                <m:sub>
                  <m:r w:rsidRPr="00287CC4">
                    <w:rPr>
                      <w:rFonts w:ascii="Cambria Math" w:cs="Times New Roman" w:hAnsi="Cambria Math"/>
                      <w:sz w:val="24"/>
                      <w:szCs w:val="24"/>
                      <w:rPrChange w:id="922" w:author="user pc" w:date="2022-03-18T11:08:00Z">
                        <w:rPr>
                          <w:rFonts w:ascii="Cambria Math" w:cs="Bell MT" w:hAnsi="Cambria Math"/>
                        </w:rPr>
                      </w:rPrChange>
                    </w:rPr>
                    <m:t>2</m:t>
                  </m:r>
                </m:sub>
              </m:sSub>
            </m:den>
          </m:f>
          <m:r w:rsidRPr="851C69BD">
            <w:rPr>
              <w:rFonts w:ascii="Cambria Math" w:cs="Times New Roman" w:hAnsi="Cambria Math"/>
              <w:sz w:val="24"/>
              <w:szCs w:val="24"/>
              <w:rPrChange w:id="923" w:author="user pc" w:date="2022-03-18T11:08:00Z">
                <w:rPr>
                  <w:rFonts w:ascii="Cambria Math" w:cs="Bell MT" w:hAnsi="Cambria Math"/>
                </w:rPr>
              </w:rPrChange>
            </w:rPr>
            <m:t>×100</m:t>
          </m:r>
        </m:oMath>
      </m:oMathPara>
    </w:p>
    <w:p>
      <w:pPr>
        <w:pStyle w:val="style157"/>
        <w:rPr>
          <w:rFonts w:ascii="Times New Roman" w:cs="Times New Roman" w:eastAsia="宋体" w:hAnsi="Times New Roman"/>
          <w:sz w:val="28"/>
          <w:szCs w:val="28"/>
          <w:rPrChange w:id="924"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925" w:author="user pc" w:date="2022-03-15T10:14:00Z">
            <w:rPr>
              <w:rFonts w:ascii="Calibri" w:cs="Bell MT" w:eastAsia="宋体" w:hAnsi="Calibri"/>
            </w:rPr>
          </w:rPrChange>
        </w:rPr>
      </w:pPr>
      <m:oMathPara>
        <m:oMathParaPr>
          <m:jc m:val="left"/>
        </m:oMathParaPr>
        <m:oMath>
          <m:r w:rsidRPr="34E013D2">
            <w:rPr>
              <w:rFonts w:ascii="Cambria Math" w:cs="Times New Roman" w:hAnsi="Cambria Math"/>
              <w:sz w:val="28"/>
              <w:szCs w:val="28"/>
              <w:rPrChange w:id="926" w:author="user pc" w:date="2022-03-15T10:14:00Z">
                <w:rPr>
                  <w:rFonts w:ascii="Cambria Math" w:cs="Bell MT" w:hAnsi="Cambria Math"/>
                </w:rPr>
              </w:rPrChange>
            </w:rPr>
            <m:t xml:space="preserve">% of C = </m:t>
          </m:r>
          <m:f>
            <m:fPr>
              <m:ctrlPr>
                <w:rPr>
                  <w:rFonts w:ascii="Cambria Math" w:cs="Times New Roman" w:hAnsi="Cambria Math"/>
                  <w:i/>
                  <w:sz w:val="28"/>
                  <w:szCs w:val="28"/>
                </w:rPr>
              </m:ctrlPr>
            </m:fPr>
            <m:num>
              <m:r w:rsidRPr="145BC350">
                <w:rPr>
                  <w:rFonts w:ascii="Cambria Math" w:cs="Times New Roman" w:hAnsi="Cambria Math"/>
                  <w:sz w:val="28"/>
                  <w:szCs w:val="28"/>
                  <w:rPrChange w:id="927" w:author="user pc" w:date="2022-03-15T10:14:00Z">
                    <w:rPr>
                      <w:rFonts w:ascii="Cambria Math" w:cs="Bell MT" w:hAnsi="Cambria Math"/>
                    </w:rPr>
                  </w:rPrChange>
                </w:rPr>
                <m:t>12 ×21</m:t>
              </m:r>
            </m:num>
            <m:den>
              <m:r w:rsidRPr="6064AD36">
                <w:rPr>
                  <w:rFonts w:ascii="Cambria Math" w:cs="Times New Roman" w:hAnsi="Cambria Math"/>
                  <w:sz w:val="28"/>
                  <w:szCs w:val="28"/>
                  <w:rPrChange w:id="928" w:author="user pc" w:date="2022-03-15T10:14:00Z">
                    <w:rPr>
                      <w:rFonts w:ascii="Cambria Math" w:cs="Bell MT" w:hAnsi="Cambria Math"/>
                    </w:rPr>
                  </w:rPrChange>
                </w:rPr>
                <m:t xml:space="preserve">314  </m:t>
              </m:r>
            </m:den>
          </m:f>
          <m:r w:rsidRPr="B5B595F7">
            <w:rPr>
              <w:rFonts w:ascii="Cambria Math" w:cs="Times New Roman" w:hAnsi="Cambria Math"/>
              <w:sz w:val="28"/>
              <w:szCs w:val="28"/>
              <w:rPrChange w:id="929" w:author="user pc" w:date="2022-03-15T10:14:00Z">
                <w:rPr>
                  <w:rFonts w:ascii="Cambria Math" w:cs="Bell MT" w:hAnsi="Cambria Math"/>
                </w:rPr>
              </w:rPrChange>
            </w:rPr>
            <m:t>×100</m:t>
          </m:r>
          <m:r w:rsidRPr="65892361">
            <w:rPr>
              <w:rFonts w:ascii="Cambria Math" w:cs="Times New Roman" w:eastAsia="宋体" w:hAnsi="Cambria Math"/>
              <w:sz w:val="28"/>
              <w:szCs w:val="28"/>
              <w:rPrChange w:id="930" w:author="user pc" w:date="2022-03-15T10:14:00Z">
                <w:rPr>
                  <w:rFonts w:ascii="Cambria Math" w:cs="Bell MT" w:eastAsia="宋体" w:hAnsi="Cambria Math"/>
                </w:rPr>
              </w:rPrChange>
            </w:rPr>
            <m:t>=80.25%</m:t>
          </m:r>
        </m:oMath>
      </m:oMathPara>
    </w:p>
    <w:p>
      <w:pPr>
        <w:pStyle w:val="style157"/>
        <w:rPr>
          <w:rFonts w:ascii="Times New Roman" w:cs="Times New Roman" w:eastAsia="宋体" w:hAnsi="Times New Roman"/>
          <w:sz w:val="28"/>
          <w:szCs w:val="28"/>
          <w:rPrChange w:id="931" w:author="user pc" w:date="2022-03-15T10:14:00Z">
            <w:rPr>
              <w:rFonts w:ascii="Calibri" w:cs="Bell MT" w:eastAsia="宋体" w:hAnsi="Calibri"/>
            </w:rPr>
          </w:rPrChange>
        </w:rPr>
      </w:pPr>
    </w:p>
    <w:p>
      <w:pPr>
        <w:pStyle w:val="style157"/>
        <w:rPr>
          <w:rFonts w:ascii="Times New Roman" w:cs="Times New Roman" w:eastAsia="宋体" w:hAnsi="Times New Roman"/>
          <w:sz w:val="24"/>
          <w:szCs w:val="24"/>
          <w:rPrChange w:id="932" w:author="user pc" w:date="2022-03-18T11:09:00Z">
            <w:rPr>
              <w:rFonts w:ascii="Calibri" w:cs="Bell MT" w:eastAsia="宋体" w:hAnsi="Calibri"/>
            </w:rPr>
          </w:rPrChange>
        </w:rPr>
      </w:pPr>
      <m:oMathPara>
        <m:oMathParaPr>
          <m:jc m:val="left"/>
        </m:oMathParaPr>
        <m:oMath>
          <m:r w:rsidRPr="D17B1C6B">
            <w:rPr>
              <w:rFonts w:ascii="Cambria Math" w:cs="Times New Roman" w:hAnsi="Cambria Math"/>
              <w:sz w:val="24"/>
              <w:szCs w:val="24"/>
              <w:rPrChange w:id="933" w:author="user pc" w:date="2022-03-18T11:09:00Z">
                <w:rPr>
                  <w:rFonts w:ascii="Cambria Math" w:cs="Bell MT" w:hAnsi="Cambria Math"/>
                </w:rPr>
              </w:rPrChange>
            </w:rPr>
            <m:t xml:space="preserve">% of H = </m:t>
          </m:r>
          <m:f>
            <m:fPr>
              <m:ctrlPr>
                <w:rPr>
                  <w:rFonts w:ascii="Cambria Math" w:cs="Times New Roman" w:hAnsi="Cambria Math"/>
                  <w:i/>
                  <w:sz w:val="24"/>
                  <w:szCs w:val="24"/>
                </w:rPr>
              </m:ctrlPr>
            </m:fPr>
            <m:num>
              <m:r w:rsidRPr="E76692FC">
                <w:rPr>
                  <w:rFonts w:ascii="Cambria Math" w:cs="Times New Roman" w:hAnsi="Cambria Math"/>
                  <w:sz w:val="24"/>
                  <w:szCs w:val="24"/>
                  <w:rPrChange w:id="934" w:author="user pc" w:date="2022-03-18T11:09:00Z">
                    <w:rPr>
                      <w:rFonts w:ascii="Cambria Math" w:cs="Bell MT" w:hAnsi="Cambria Math"/>
                    </w:rPr>
                  </w:rPrChange>
                </w:rPr>
                <m:t>Relative atomic mass of H×number ofatoms of H in formula</m:t>
              </m:r>
            </m:num>
            <m:den>
              <m:r w:rsidRPr="425B6977">
                <w:rPr>
                  <w:rFonts w:ascii="Cambria Math" w:cs="Times New Roman" w:hAnsi="Cambria Math"/>
                  <w:sz w:val="24"/>
                  <w:szCs w:val="24"/>
                  <w:rPrChange w:id="935" w:author="user pc" w:date="2022-03-18T11:09:00Z">
                    <w:rPr>
                      <w:rFonts w:ascii="Cambria Math" w:cs="Bell MT" w:hAnsi="Cambria Math"/>
                    </w:rPr>
                  </w:rPrChange>
                </w:rPr>
                <m:t>Relative molecular mass of</m:t>
              </m:r>
              <m:sSub>
                <m:sSubPr>
                  <m:ctrlPr>
                    <w:rPr>
                      <w:rFonts w:ascii="Cambria Math" w:cs="Times New Roman" w:hAnsi="Cambria Math"/>
                      <w:i/>
                      <w:sz w:val="24"/>
                      <w:szCs w:val="24"/>
                    </w:rPr>
                  </m:ctrlPr>
                </m:sSubPr>
                <m:e>
                  <m:r w:rsidRPr="3BF52052">
                    <w:rPr>
                      <w:rFonts w:ascii="Cambria Math" w:cs="Times New Roman" w:hAnsi="Cambria Math"/>
                      <w:sz w:val="24"/>
                      <w:szCs w:val="24"/>
                      <w:rPrChange w:id="936" w:author="user pc" w:date="2022-03-18T11:09:00Z">
                        <w:rPr>
                          <w:rFonts w:ascii="Cambria Math" w:cs="Bell MT" w:hAnsi="Cambria Math"/>
                        </w:rPr>
                      </w:rPrChange>
                    </w:rPr>
                    <m:t xml:space="preserve"> C</m:t>
                  </m:r>
                </m:e>
                <m:sub>
                  <m:r w:rsidRPr="1DCF0CB2">
                    <w:rPr>
                      <w:rFonts w:ascii="Cambria Math" w:cs="Times New Roman" w:hAnsi="Cambria Math"/>
                      <w:sz w:val="24"/>
                      <w:szCs w:val="24"/>
                      <w:rPrChange w:id="937" w:author="user pc" w:date="2022-03-18T11:09:00Z">
                        <w:rPr>
                          <w:rFonts w:ascii="Cambria Math" w:cs="Bell MT" w:hAnsi="Cambria Math"/>
                        </w:rPr>
                      </w:rPrChange>
                    </w:rPr>
                    <m:t>21</m:t>
                  </m:r>
                </m:sub>
              </m:sSub>
              <m:sSub>
                <m:sSubPr>
                  <m:ctrlPr>
                    <w:rPr>
                      <w:rFonts w:ascii="Cambria Math" w:cs="Times New Roman" w:hAnsi="Cambria Math"/>
                      <w:i/>
                      <w:sz w:val="24"/>
                      <w:szCs w:val="24"/>
                    </w:rPr>
                  </m:ctrlPr>
                </m:sSubPr>
                <m:e>
                  <m:r w:rsidRPr="815997F5">
                    <w:rPr>
                      <w:rFonts w:ascii="Cambria Math" w:cs="Times New Roman" w:hAnsi="Cambria Math"/>
                      <w:sz w:val="24"/>
                      <w:szCs w:val="24"/>
                      <w:rPrChange w:id="938" w:author="user pc" w:date="2022-03-18T11:09:00Z">
                        <w:rPr>
                          <w:rFonts w:ascii="Cambria Math" w:cs="Bell MT" w:hAnsi="Cambria Math"/>
                        </w:rPr>
                      </w:rPrChange>
                    </w:rPr>
                    <m:t>H</m:t>
                  </m:r>
                </m:e>
                <m:sub>
                  <m:r w:rsidRPr="36D92EF2">
                    <w:rPr>
                      <w:rFonts w:ascii="Cambria Math" w:cs="Times New Roman" w:hAnsi="Cambria Math"/>
                      <w:sz w:val="24"/>
                      <w:szCs w:val="24"/>
                      <w:rPrChange w:id="939" w:author="user pc" w:date="2022-03-18T11:09:00Z">
                        <w:rPr>
                          <w:rFonts w:ascii="Cambria Math" w:cs="Bell MT" w:hAnsi="Cambria Math"/>
                        </w:rPr>
                      </w:rPrChange>
                    </w:rPr>
                    <m:t xml:space="preserve">30 </m:t>
                  </m:r>
                </m:sub>
              </m:sSub>
              <m:sSub>
                <m:sSubPr>
                  <m:ctrlPr>
                    <w:rPr>
                      <w:rFonts w:ascii="Cambria Math" w:cs="Times New Roman" w:hAnsi="Cambria Math"/>
                      <w:i/>
                      <w:sz w:val="24"/>
                      <w:szCs w:val="24"/>
                    </w:rPr>
                  </m:ctrlPr>
                </m:sSubPr>
                <m:e>
                  <m:r w:rsidRPr="CAD957D7">
                    <w:rPr>
                      <w:rFonts w:ascii="Cambria Math" w:cs="Times New Roman" w:hAnsi="Cambria Math"/>
                      <w:sz w:val="24"/>
                      <w:szCs w:val="24"/>
                      <w:rPrChange w:id="940" w:author="user pc" w:date="2022-03-18T11:09:00Z">
                        <w:rPr>
                          <w:rFonts w:ascii="Cambria Math" w:cs="Bell MT" w:hAnsi="Cambria Math"/>
                        </w:rPr>
                      </w:rPrChange>
                    </w:rPr>
                    <m:t>O</m:t>
                  </m:r>
                </m:e>
                <m:sub>
                  <m:r w:rsidRPr="BA9996F7">
                    <w:rPr>
                      <w:rFonts w:ascii="Cambria Math" w:cs="Times New Roman" w:hAnsi="Cambria Math"/>
                      <w:sz w:val="24"/>
                      <w:szCs w:val="24"/>
                      <w:rPrChange w:id="941" w:author="user pc" w:date="2022-03-18T11:09:00Z">
                        <w:rPr>
                          <w:rFonts w:ascii="Cambria Math" w:cs="Bell MT" w:hAnsi="Cambria Math"/>
                        </w:rPr>
                      </w:rPrChange>
                    </w:rPr>
                    <m:t>2</m:t>
                  </m:r>
                </m:sub>
              </m:sSub>
            </m:den>
          </m:f>
          <m:r w:rsidRPr="9C1D6563">
            <w:rPr>
              <w:rFonts w:ascii="Cambria Math" w:cs="Times New Roman" w:hAnsi="Cambria Math"/>
              <w:sz w:val="24"/>
              <w:szCs w:val="24"/>
              <w:rPrChange w:id="942" w:author="user pc" w:date="2022-03-18T11:09:00Z">
                <w:rPr>
                  <w:rFonts w:ascii="Cambria Math" w:cs="Bell MT" w:hAnsi="Cambria Math"/>
                </w:rPr>
              </w:rPrChange>
            </w:rPr>
            <m:t>×100</m:t>
          </m:r>
        </m:oMath>
      </m:oMathPara>
    </w:p>
    <w:p>
      <w:pPr>
        <w:pStyle w:val="style157"/>
        <w:rPr>
          <w:rFonts w:ascii="Times New Roman" w:cs="Times New Roman" w:eastAsia="宋体" w:hAnsi="Times New Roman"/>
          <w:sz w:val="28"/>
          <w:szCs w:val="28"/>
          <w:rPrChange w:id="943"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Change w:id="944" w:author="user pc" w:date="2022-03-15T10:14:00Z">
            <w:rPr>
              <w:rFonts w:ascii="Calibri" w:cs="Bell MT" w:eastAsia="宋体" w:hAnsi="Calibri"/>
            </w:rPr>
          </w:rPrChange>
        </w:rPr>
      </w:pPr>
    </w:p>
    <w:p>
      <w:pPr>
        <w:pStyle w:val="style157"/>
        <w:rPr>
          <w:rFonts w:ascii="Times New Roman" w:cs="Times New Roman" w:eastAsia="宋体" w:hAnsi="Times New Roman"/>
          <w:sz w:val="28"/>
          <w:szCs w:val="28"/>
        </w:rPr>
      </w:pPr>
      <m:oMathPara>
        <m:oMathParaPr>
          <m:jc m:val="left"/>
        </m:oMathParaPr>
        <m:oMath>
          <m:r w:rsidRPr="DE432AF9">
            <w:rPr>
              <w:rFonts w:ascii="Cambria Math" w:cs="Times New Roman" w:hAnsi="Cambria Math"/>
              <w:sz w:val="28"/>
              <w:szCs w:val="28"/>
              <w:rPrChange w:id="945" w:author="user pc" w:date="2022-03-15T10:14:00Z">
                <w:rPr>
                  <w:rFonts w:ascii="Cambria Math" w:cs="Bell MT" w:hAnsi="Cambria Math"/>
                </w:rPr>
              </w:rPrChange>
            </w:rPr>
            <m:t xml:space="preserve">% of H = </m:t>
          </m:r>
          <m:f>
            <m:fPr>
              <m:ctrlPr>
                <w:rPr>
                  <w:rFonts w:ascii="Cambria Math" w:cs="Times New Roman" w:hAnsi="Cambria Math"/>
                  <w:i/>
                  <w:sz w:val="28"/>
                  <w:szCs w:val="28"/>
                </w:rPr>
              </m:ctrlPr>
            </m:fPr>
            <m:num>
              <m:r w:rsidRPr="B93F586E">
                <w:rPr>
                  <w:rFonts w:ascii="Cambria Math" w:cs="Times New Roman" w:hAnsi="Cambria Math"/>
                  <w:sz w:val="28"/>
                  <w:szCs w:val="28"/>
                  <w:rPrChange w:id="946" w:author="user pc" w:date="2022-03-15T10:14:00Z">
                    <w:rPr>
                      <w:rFonts w:ascii="Cambria Math" w:cs="Bell MT" w:hAnsi="Cambria Math"/>
                    </w:rPr>
                  </w:rPrChange>
                </w:rPr>
                <m:t>1 ×30</m:t>
              </m:r>
            </m:num>
            <m:den>
              <m:r w:rsidRPr="89A927E6">
                <w:rPr>
                  <w:rFonts w:ascii="Cambria Math" w:cs="Times New Roman" w:hAnsi="Cambria Math"/>
                  <w:sz w:val="28"/>
                  <w:szCs w:val="28"/>
                  <w:rPrChange w:id="947" w:author="user pc" w:date="2022-03-15T10:14:00Z">
                    <w:rPr>
                      <w:rFonts w:ascii="Cambria Math" w:cs="Bell MT" w:hAnsi="Cambria Math"/>
                    </w:rPr>
                  </w:rPrChange>
                </w:rPr>
                <m:t xml:space="preserve">314  </m:t>
              </m:r>
            </m:den>
          </m:f>
          <m:r w:rsidRPr="AAB8BFC8">
            <w:rPr>
              <w:rFonts w:ascii="Cambria Math" w:cs="Times New Roman" w:hAnsi="Cambria Math"/>
              <w:sz w:val="28"/>
              <w:szCs w:val="28"/>
              <w:rPrChange w:id="948" w:author="user pc" w:date="2022-03-15T10:14:00Z">
                <w:rPr>
                  <w:rFonts w:ascii="Cambria Math" w:cs="Bell MT" w:hAnsi="Cambria Math"/>
                </w:rPr>
              </w:rPrChange>
            </w:rPr>
            <m:t xml:space="preserve">×100= </m:t>
          </m:r>
          <m:f>
            <m:fPr>
              <m:ctrlPr>
                <w:rPr>
                  <w:rFonts w:ascii="Cambria Math" w:cs="Times New Roman" w:hAnsi="Cambria Math"/>
                  <w:i/>
                  <w:sz w:val="28"/>
                  <w:szCs w:val="28"/>
                </w:rPr>
              </m:ctrlPr>
            </m:fPr>
            <m:num>
              <m:r>
                <w:rPr>
                  <w:rFonts w:ascii="Cambria Math" w:cs="Times New Roman" w:hAnsi="Cambria Math"/>
                  <w:sz w:val="28"/>
                  <w:szCs w:val="28"/>
                </w:rPr>
                <m:t>30.0</m:t>
              </m:r>
            </m:num>
            <m:den>
              <m:r w:rsidRPr="E3B7D422">
                <w:rPr>
                  <w:rFonts w:ascii="Cambria Math" w:cs="Times New Roman" w:hAnsi="Cambria Math"/>
                  <w:sz w:val="28"/>
                  <w:szCs w:val="28"/>
                  <w:rPrChange w:id="949" w:author="user pc" w:date="2022-03-15T10:14:00Z">
                    <w:rPr>
                      <w:rFonts w:ascii="Cambria Math" w:cs="Bell MT" w:hAnsi="Cambria Math"/>
                    </w:rPr>
                  </w:rPrChange>
                </w:rPr>
                <m:t>314</m:t>
              </m:r>
            </m:den>
          </m:f>
          <m:r>
            <w:rPr>
              <w:rFonts w:ascii="Cambria Math" w:cs="Times New Roman" w:hAnsi="Cambria Math"/>
              <w:sz w:val="28"/>
              <w:szCs w:val="28"/>
            </w:rPr>
            <m:t>×100</m:t>
          </m:r>
        </m:oMath>
      </m:oMathPara>
    </w:p>
    <w:p>
      <w:pPr>
        <w:pStyle w:val="style157"/>
        <w:rPr>
          <w:rFonts w:ascii="Times New Roman" w:cs="Times New Roman" w:eastAsia="宋体" w:hAnsi="Times New Roman"/>
          <w:sz w:val="28"/>
          <w:szCs w:val="28"/>
        </w:rPr>
      </w:pPr>
    </w:p>
    <w:p>
      <w:pPr>
        <w:pStyle w:val="style157"/>
        <w:rPr>
          <w:rFonts w:ascii="Times New Roman" w:cs="Times New Roman" w:hAnsi="Times New Roman"/>
          <w:sz w:val="28"/>
          <w:szCs w:val="28"/>
        </w:rPr>
      </w:pPr>
      <m:oMathPara>
        <m:oMathParaPr>
          <m:jc m:val="left"/>
        </m:oMathParaPr>
        <m:oMath>
          <m:r>
            <w:rPr>
              <w:rFonts w:ascii="Cambria Math" w:cs="Times New Roman" w:hAnsi="Cambria Math"/>
              <w:sz w:val="28"/>
              <w:szCs w:val="28"/>
            </w:rPr>
            <m:t>% of</m:t>
          </m:r>
          <w:ins w:id="950" w:author="user pc" w:date="2022-03-18T11:26:00Z">
            <m:r w:rsidR="A9B724C9">
              <w:rPr>
                <w:rFonts w:ascii="Cambria Math" w:cs="Times New Roman" w:hAnsi="Cambria Math"/>
                <w:sz w:val="28"/>
                <w:szCs w:val="28"/>
              </w:rPr>
              <m:t xml:space="preserve"> </m:t>
            </m:r>
          </w:ins>
          <m:r>
            <w:rPr>
              <w:rFonts w:ascii="Cambria Math" w:cs="Times New Roman" w:hAnsi="Cambria Math"/>
              <w:sz w:val="28"/>
              <w:szCs w:val="28"/>
            </w:rPr>
            <m:t>H =9.55%</m:t>
          </m:r>
        </m:oMath>
      </m:oMathPara>
    </w:p>
    <w:p>
      <w:pPr>
        <w:pStyle w:val="style157"/>
        <w:tabs>
          <w:tab w:val="left" w:leader="none" w:pos="3642"/>
        </w:tabs>
        <w:rPr>
          <w:rFonts w:ascii="Times New Roman" w:cs="Times New Roman" w:hAnsi="Times New Roman"/>
          <w:sz w:val="28"/>
          <w:szCs w:val="28"/>
        </w:rPr>
      </w:pPr>
    </w:p>
    <w:p>
      <w:pPr>
        <w:pStyle w:val="style157"/>
        <w:tabs>
          <w:tab w:val="left" w:leader="none" w:pos="3642"/>
        </w:tabs>
        <w:rPr>
          <w:rFonts w:ascii="Times New Roman" w:cs="Times New Roman" w:hAnsi="Times New Roman"/>
          <w:sz w:val="28"/>
          <w:szCs w:val="28"/>
        </w:rPr>
      </w:pPr>
      <m:oMathPara>
        <m:oMath>
          <m:r>
            <w:rPr>
              <w:rFonts w:ascii="Cambria Math" w:cs="Times New Roman" w:hAnsi="Cambria Math"/>
              <w:sz w:val="28"/>
              <w:szCs w:val="28"/>
            </w:rPr>
            <m:t>Since, the percentages are the same, the drug could be pure</m:t>
          </m:r>
        </m:oMath>
      </m:oMathPara>
    </w:p>
    <w:p>
      <w:pPr>
        <w:pStyle w:val="style157"/>
        <w:tabs>
          <w:tab w:val="left" w:leader="none" w:pos="3642"/>
        </w:tabs>
        <w:rPr>
          <w:rFonts w:ascii="Times New Roman" w:cs="Times New Roman" w:eastAsia="宋体" w:hAnsi="Times New Roman"/>
          <w:sz w:val="28"/>
          <w:szCs w:val="28"/>
        </w:rPr>
      </w:pPr>
      <m:oMath>
        <m:r>
          <w:rPr>
            <w:rFonts w:ascii="Cambria Math" w:cs="Times New Roman" w:hAnsi="Cambria Math"/>
            <w:sz w:val="28"/>
            <w:szCs w:val="28"/>
          </w:rPr>
          <m:t xml:space="preserve"> tetrahydrocannabinol.</m:t>
        </m:r>
      </m:oMath>
      <w:r>
        <w:rPr>
          <w:rFonts w:ascii="Times New Roman" w:cs="Times New Roman" w:eastAsia="宋体" w:hAnsi="Times New Roman"/>
          <w:sz w:val="28"/>
          <w:szCs w:val="28"/>
        </w:rPr>
        <w:t xml:space="preserve"> </w:t>
      </w:r>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b/>
          <w:bCs/>
          <w:i/>
          <w:sz w:val="28"/>
          <w:szCs w:val="28"/>
        </w:rPr>
      </w:pPr>
    </w:p>
    <w:p>
      <w:pPr>
        <w:pStyle w:val="style157"/>
        <w:tabs>
          <w:tab w:val="left" w:leader="none" w:pos="3642"/>
        </w:tabs>
        <w:rPr>
          <w:rFonts w:ascii="Times New Roman" w:cs="Times New Roman" w:eastAsia="宋体" w:hAnsi="Times New Roman"/>
          <w:b/>
          <w:i/>
          <w:sz w:val="28"/>
          <w:szCs w:val="28"/>
        </w:rPr>
      </w:pPr>
      <w:r>
        <w:rPr>
          <w:rFonts w:ascii="Times New Roman" w:cs="Times New Roman" w:eastAsia="宋体" w:hAnsi="Times New Roman"/>
          <w:b/>
          <w:i/>
          <w:sz w:val="28"/>
          <w:szCs w:val="28"/>
        </w:rPr>
        <w:t>Solved Example 6</w:t>
      </w:r>
    </w:p>
    <w:p>
      <w:pPr>
        <w:pStyle w:val="style157"/>
        <w:tabs>
          <w:tab w:val="left" w:leader="none" w:pos="3642"/>
        </w:tabs>
        <w:rPr>
          <w:rFonts w:ascii="Times New Roman" w:cs="Times New Roman" w:eastAsia="宋体" w:hAnsi="Times New Roman"/>
          <w:i/>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In an experiment 6.0g of metal</w:t>
      </w:r>
      <w:r>
        <w:rPr>
          <w:rFonts w:ascii="Times New Roman" w:cs="Times New Roman" w:hAnsi="Times New Roman"/>
          <w:b/>
          <w:sz w:val="28"/>
          <w:szCs w:val="28"/>
        </w:rPr>
        <w:t xml:space="preserve"> M </w:t>
      </w:r>
      <w:r>
        <w:rPr>
          <w:rFonts w:ascii="Times New Roman" w:cs="Times New Roman" w:hAnsi="Times New Roman"/>
          <w:sz w:val="28"/>
          <w:szCs w:val="28"/>
        </w:rPr>
        <w:t xml:space="preserve">was burned in a crucible, by heating in air, until there was no more gain in weight. Apart from the mass of the crucible, the final mass of the residue was 10.0g. The oxide </w:t>
      </w:r>
      <w:r>
        <w:rPr>
          <w:rFonts w:ascii="Times New Roman" w:cs="Times New Roman" w:hAnsi="Times New Roman"/>
          <w:b/>
          <w:sz w:val="28"/>
          <w:szCs w:val="28"/>
        </w:rPr>
        <w:t xml:space="preserve">O </w:t>
      </w:r>
      <w:r>
        <w:rPr>
          <w:rFonts w:ascii="Times New Roman" w:cs="Times New Roman" w:hAnsi="Times New Roman"/>
          <w:sz w:val="28"/>
          <w:szCs w:val="28"/>
        </w:rPr>
        <w:t>formed was an essential ingredient in a ceramic pigment mixture</w:t>
      </w:r>
      <w:r>
        <w:rPr>
          <w:rFonts w:ascii="Times New Roman" w:cs="Times New Roman" w:hAnsi="Times New Roman"/>
          <w:b/>
          <w:sz w:val="28"/>
          <w:szCs w:val="28"/>
        </w:rPr>
        <w:t xml:space="preserve"> P </w:t>
      </w:r>
      <w:r>
        <w:rPr>
          <w:rFonts w:ascii="Times New Roman" w:cs="Times New Roman" w:hAnsi="Times New Roman"/>
          <w:sz w:val="28"/>
          <w:szCs w:val="28"/>
        </w:rPr>
        <w:t>for glazing pottery.</w:t>
      </w:r>
    </w:p>
    <w:p>
      <w:pPr>
        <w:pStyle w:val="style0"/>
        <w:rPr>
          <w:rFonts w:ascii="Times New Roman" w:cs="Times New Roman" w:hAnsi="Times New Roman"/>
          <w:b/>
          <w:sz w:val="28"/>
          <w:szCs w:val="28"/>
        </w:rPr>
      </w:pPr>
      <w:r>
        <w:rPr>
          <w:rFonts w:ascii="Times New Roman" w:cs="Times New Roman" w:hAnsi="Times New Roman"/>
          <w:sz w:val="28"/>
          <w:szCs w:val="28"/>
        </w:rPr>
        <w:t xml:space="preserve">(a)What % of the metal </w:t>
      </w:r>
      <w:r>
        <w:rPr>
          <w:rFonts w:ascii="Times New Roman" w:cs="Times New Roman" w:hAnsi="Times New Roman"/>
          <w:b/>
          <w:sz w:val="28"/>
          <w:szCs w:val="28"/>
        </w:rPr>
        <w:t xml:space="preserve">M </w:t>
      </w:r>
      <w:r>
        <w:rPr>
          <w:rFonts w:ascii="Times New Roman" w:cs="Times New Roman" w:hAnsi="Times New Roman"/>
          <w:sz w:val="28"/>
          <w:szCs w:val="28"/>
        </w:rPr>
        <w:t>in</w:t>
      </w:r>
      <w:r>
        <w:rPr>
          <w:rFonts w:ascii="Times New Roman" w:cs="Times New Roman" w:hAnsi="Times New Roman"/>
          <w:b/>
          <w:sz w:val="28"/>
          <w:szCs w:val="28"/>
        </w:rPr>
        <w:t xml:space="preserve"> </w:t>
      </w:r>
      <w:r>
        <w:rPr>
          <w:rFonts w:ascii="Times New Roman" w:cs="Times New Roman" w:hAnsi="Times New Roman"/>
          <w:sz w:val="28"/>
          <w:szCs w:val="28"/>
        </w:rPr>
        <w:t>the oxide</w:t>
      </w:r>
      <w:r>
        <w:rPr>
          <w:rFonts w:ascii="Times New Roman" w:cs="Times New Roman" w:hAnsi="Times New Roman"/>
          <w:b/>
          <w:sz w:val="28"/>
          <w:szCs w:val="28"/>
        </w:rPr>
        <w:t xml:space="preserve"> O</w:t>
      </w:r>
    </w:p>
    <w:p>
      <w:pPr>
        <w:pStyle w:val="style0"/>
        <w:rPr>
          <w:rFonts w:ascii="Times New Roman" w:cs="Times New Roman" w:hAnsi="Times New Roman"/>
          <w:sz w:val="28"/>
          <w:szCs w:val="28"/>
        </w:rPr>
      </w:pPr>
      <w:r>
        <w:rPr>
          <w:rFonts w:ascii="Times New Roman" w:cs="Times New Roman" w:hAnsi="Times New Roman"/>
          <w:sz w:val="28"/>
          <w:szCs w:val="28"/>
        </w:rPr>
        <w:t>(b)if the mixture</w:t>
      </w:r>
      <w:r>
        <w:rPr>
          <w:rFonts w:ascii="Times New Roman" w:cs="Times New Roman" w:hAnsi="Times New Roman"/>
          <w:b/>
          <w:sz w:val="28"/>
          <w:szCs w:val="28"/>
        </w:rPr>
        <w:t xml:space="preserve"> P</w:t>
      </w:r>
      <w:r>
        <w:rPr>
          <w:rFonts w:ascii="Times New Roman" w:cs="Times New Roman" w:hAnsi="Times New Roman"/>
          <w:sz w:val="28"/>
          <w:szCs w:val="28"/>
        </w:rPr>
        <w:t xml:space="preserve"> must contain 25% by mass of the metal </w:t>
      </w:r>
      <w:r>
        <w:rPr>
          <w:rFonts w:ascii="Times New Roman" w:cs="Times New Roman" w:hAnsi="Times New Roman"/>
          <w:b/>
          <w:sz w:val="28"/>
          <w:szCs w:val="28"/>
        </w:rPr>
        <w:t>M</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xml:space="preserve">What mass of the oxide </w:t>
      </w:r>
      <w:r>
        <w:rPr>
          <w:rFonts w:ascii="Times New Roman" w:cs="Times New Roman" w:hAnsi="Times New Roman"/>
          <w:b/>
          <w:sz w:val="28"/>
          <w:szCs w:val="28"/>
        </w:rPr>
        <w:t>O</w:t>
      </w:r>
      <w:r>
        <w:rPr>
          <w:rFonts w:ascii="Times New Roman" w:cs="Times New Roman" w:hAnsi="Times New Roman"/>
          <w:sz w:val="28"/>
          <w:szCs w:val="28"/>
        </w:rPr>
        <w:t xml:space="preserve"> is needed to make 12g of the mixture </w:t>
      </w:r>
      <w:r>
        <w:rPr>
          <w:rFonts w:ascii="Times New Roman" w:cs="Times New Roman" w:hAnsi="Times New Roman"/>
          <w:b/>
          <w:sz w:val="28"/>
          <w:szCs w:val="28"/>
        </w:rPr>
        <w:t>P</w:t>
      </w:r>
      <w:r>
        <w:rPr>
          <w:rFonts w:ascii="Times New Roman" w:cs="Times New Roman" w:hAnsi="Times New Roman"/>
          <w:sz w:val="28"/>
          <w:szCs w:val="28"/>
        </w:rPr>
        <w:t>?</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179"/>
        <w:numPr>
          <w:ilvl w:val="0"/>
          <w:numId w:val="11"/>
        </w:numPr>
        <w:rPr>
          <w:rFonts w:ascii="Times New Roman" w:cs="Times New Roman" w:hAnsi="Times New Roman"/>
          <w:b/>
          <w:sz w:val="28"/>
          <w:szCs w:val="28"/>
        </w:rPr>
      </w:pPr>
      <w:r>
        <w:rPr>
          <w:rFonts w:ascii="Times New Roman" w:cs="Times New Roman" w:hAnsi="Times New Roman"/>
          <w:sz w:val="28"/>
          <w:szCs w:val="28"/>
        </w:rPr>
        <w:t xml:space="preserve">What is % of the metal </w:t>
      </w:r>
      <w:r>
        <w:rPr>
          <w:rFonts w:ascii="Times New Roman" w:cs="Times New Roman" w:hAnsi="Times New Roman"/>
          <w:b/>
          <w:sz w:val="28"/>
          <w:szCs w:val="28"/>
        </w:rPr>
        <w:t xml:space="preserve">M </w:t>
      </w:r>
      <w:r>
        <w:rPr>
          <w:rFonts w:ascii="Times New Roman" w:cs="Times New Roman" w:hAnsi="Times New Roman"/>
          <w:sz w:val="28"/>
          <w:szCs w:val="28"/>
        </w:rPr>
        <w:t>in</w:t>
      </w:r>
      <w:r>
        <w:rPr>
          <w:rFonts w:ascii="Times New Roman" w:cs="Times New Roman" w:hAnsi="Times New Roman"/>
          <w:b/>
          <w:sz w:val="28"/>
          <w:szCs w:val="28"/>
        </w:rPr>
        <w:t xml:space="preserve"> </w:t>
      </w:r>
      <w:r>
        <w:rPr>
          <w:rFonts w:ascii="Times New Roman" w:cs="Times New Roman" w:hAnsi="Times New Roman"/>
          <w:sz w:val="28"/>
          <w:szCs w:val="28"/>
        </w:rPr>
        <w:t>the oxide</w:t>
      </w:r>
      <w:r>
        <w:rPr>
          <w:rFonts w:ascii="Times New Roman" w:cs="Times New Roman" w:hAnsi="Times New Roman"/>
          <w:b/>
          <w:sz w:val="28"/>
          <w:szCs w:val="28"/>
        </w:rPr>
        <w:t xml:space="preserve"> O</w:t>
      </w:r>
    </w:p>
    <w:p>
      <w:pPr>
        <w:pStyle w:val="style179"/>
        <w:rPr>
          <w:rFonts w:ascii="Times New Roman" w:cs="Times New Roman" w:hAnsi="Times New Roman"/>
          <w:b/>
          <w:sz w:val="28"/>
          <w:szCs w:val="28"/>
        </w:rPr>
      </w:pPr>
    </w:p>
    <w:p>
      <w:pPr>
        <w:pStyle w:val="style179"/>
        <w:rPr>
          <w:rFonts w:ascii="Times New Roman" w:cs="Times New Roman" w:hAnsi="Times New Roman"/>
          <w:sz w:val="28"/>
          <w:szCs w:val="28"/>
          <w:rPrChange w:id="951" w:author="user pc" w:date="2022-03-15T10:14:00Z">
            <w:rPr>
              <w:rFonts w:ascii="Calibri" w:hAnsi="Calibri"/>
            </w:rPr>
          </w:rPrChange>
        </w:rPr>
      </w:pPr>
      <m:oMathPara>
        <m:oMathParaPr>
          <m:jc m:val="left"/>
        </m:oMathParaPr>
        <m:oMath>
          <m:f>
            <m:fPr>
              <m:ctrlPr>
                <w:rPr>
                  <w:rFonts w:ascii="Cambria Math" w:cs="Times New Roman" w:hAnsi="Cambria Math"/>
                  <w:i/>
                  <w:sz w:val="28"/>
                  <w:szCs w:val="28"/>
                </w:rPr>
              </m:ctrlPr>
            </m:fPr>
            <m:num>
              <m:r w:rsidRPr="2D9B65C0">
                <m:rPr>
                  <m:sty m:val="p"/>
                </m:rPr>
                <w:rPr>
                  <w:rFonts w:ascii="Cambria Math" w:cs="Times New Roman" w:hAnsi="Cambria Math"/>
                  <w:sz w:val="28"/>
                  <w:szCs w:val="28"/>
                  <w:rPrChange w:id="952" w:author="user pc" w:date="2022-03-15T10:14:00Z">
                    <w:rPr>
                      <w:rFonts w:ascii="Cambria Math" w:hAnsi="Cambria Math"/>
                    </w:rPr>
                  </w:rPrChange>
                </w:rPr>
                <m:t>Mass of metal M ×100</m:t>
              </m:r>
            </m:num>
            <m:den>
              <m:r w:rsidRPr="973BC2D8">
                <w:rPr>
                  <w:rFonts w:ascii="Cambria Math" w:cs="Times New Roman" w:hAnsi="Cambria Math"/>
                  <w:sz w:val="28"/>
                  <w:szCs w:val="28"/>
                  <w:rPrChange w:id="953" w:author="user pc" w:date="2022-03-15T10:14:00Z">
                    <w:rPr>
                      <w:rFonts w:ascii="Cambria Math" w:hAnsi="Cambria Math"/>
                    </w:rPr>
                  </w:rPrChange>
                </w:rPr>
                <m:t xml:space="preserve">Mass of metallic oxide </m:t>
              </m:r>
            </m:den>
          </m:f>
        </m:oMath>
      </m:oMathPara>
    </w:p>
    <w:p>
      <w:pPr>
        <w:pStyle w:val="style0"/>
        <w:rPr>
          <w:rFonts w:ascii="Times New Roman" w:cs="Times New Roman" w:hAnsi="Times New Roman"/>
          <w:sz w:val="28"/>
          <w:szCs w:val="28"/>
          <w:rPrChange w:id="954" w:author="user pc" w:date="2022-03-15T10:14:00Z">
            <w:rPr>
              <w:rFonts w:ascii="Calibri" w:hAnsi="Calibri"/>
            </w:rPr>
          </w:rPrChange>
        </w:rPr>
      </w:pPr>
      <m:oMath>
        <m:f>
          <m:fPr>
            <m:ctrlPr>
              <w:rPr>
                <w:rFonts w:ascii="Cambria Math" w:cs="Times New Roman" w:hAnsi="Cambria Math"/>
                <w:i/>
                <w:sz w:val="28"/>
                <w:szCs w:val="28"/>
              </w:rPr>
            </m:ctrlPr>
          </m:fPr>
          <m:num>
            <m:r w:rsidRPr="7640C749">
              <w:rPr>
                <w:rFonts w:ascii="Cambria Math" w:cs="Times New Roman" w:hAnsi="Cambria Math"/>
                <w:sz w:val="28"/>
                <w:szCs w:val="28"/>
                <w:rPrChange w:id="955" w:author="user pc" w:date="2022-03-15T10:14:00Z">
                  <w:rPr>
                    <w:rFonts w:ascii="Cambria Math" w:hAnsi="Cambria Math"/>
                  </w:rPr>
                </w:rPrChange>
              </w:rPr>
              <m:t>60 ×100</m:t>
            </m:r>
          </m:num>
          <m:den>
            <m:r w:rsidRPr="FB9249EB">
              <w:rPr>
                <w:rFonts w:ascii="Cambria Math" w:cs="Times New Roman" w:hAnsi="Cambria Math"/>
                <w:sz w:val="28"/>
                <w:szCs w:val="28"/>
                <w:rPrChange w:id="956" w:author="user pc" w:date="2022-03-15T10:14:00Z">
                  <w:rPr>
                    <w:rFonts w:ascii="Cambria Math" w:hAnsi="Cambria Math"/>
                  </w:rPr>
                </w:rPrChange>
              </w:rPr>
              <m:t>10.0</m:t>
            </m:r>
          </m:den>
        </m:f>
      </m:oMath>
      <w:r w:rsidRPr="D5EE9712">
        <w:rPr>
          <w:rFonts w:ascii="Times New Roman" w:cs="Times New Roman" w:hAnsi="Times New Roman"/>
          <w:sz w:val="28"/>
          <w:szCs w:val="28"/>
          <w:rPrChange w:id="957" w:author="user pc" w:date="2022-03-15T10:14:00Z">
            <w:rPr>
              <w:rFonts w:ascii="Calibri" w:hAnsi="Calibri"/>
            </w:rPr>
          </w:rPrChange>
        </w:rPr>
        <w:t xml:space="preserve"> = 60% of M in the oxide O</w:t>
      </w:r>
    </w:p>
    <w:p>
      <w:pPr>
        <w:pStyle w:val="style0"/>
        <w:rPr>
          <w:rFonts w:ascii="Times New Roman" w:cs="Times New Roman" w:hAnsi="Times New Roman"/>
          <w:sz w:val="28"/>
          <w:szCs w:val="28"/>
          <w:rPrChange w:id="958" w:author="user pc" w:date="2022-03-15T10:14:00Z">
            <w:rPr>
              <w:rFonts w:ascii="Calibri" w:hAnsi="Calibri"/>
            </w:rPr>
          </w:rPrChange>
        </w:rPr>
      </w:pPr>
      <w:r w:rsidRPr="22D1DD76">
        <w:rPr>
          <w:rFonts w:ascii="Times New Roman" w:cs="Times New Roman" w:hAnsi="Times New Roman"/>
          <w:sz w:val="28"/>
          <w:szCs w:val="28"/>
          <w:rPrChange w:id="959" w:author="user pc" w:date="2022-03-15T10:14:00Z">
            <w:rPr>
              <w:rFonts w:ascii="Calibri" w:hAnsi="Calibri"/>
            </w:rPr>
          </w:rPrChange>
        </w:rPr>
        <w:t xml:space="preserve">(b) 25% of 12g is 12 x 25/100 = 3.0g, so this is the mass of metal </w:t>
      </w:r>
      <w:r w:rsidRPr="8A62DBA2">
        <w:rPr>
          <w:rFonts w:ascii="Times New Roman" w:cs="Times New Roman" w:hAnsi="Times New Roman"/>
          <w:b/>
          <w:sz w:val="28"/>
          <w:szCs w:val="28"/>
          <w:rPrChange w:id="960" w:author="user pc" w:date="2022-03-15T10:14:00Z">
            <w:rPr>
              <w:rFonts w:ascii="Calibri" w:hAnsi="Calibri"/>
              <w:b/>
            </w:rPr>
          </w:rPrChange>
        </w:rPr>
        <w:t>M</w:t>
      </w:r>
      <w:r w:rsidRPr="7BA0402D">
        <w:rPr>
          <w:rFonts w:ascii="Times New Roman" w:cs="Times New Roman" w:hAnsi="Times New Roman"/>
          <w:sz w:val="28"/>
          <w:szCs w:val="28"/>
          <w:rPrChange w:id="961" w:author="user pc" w:date="2022-03-15T10:14:00Z">
            <w:rPr>
              <w:rFonts w:ascii="Calibri" w:hAnsi="Calibri"/>
            </w:rPr>
          </w:rPrChange>
        </w:rPr>
        <w:t xml:space="preserve"> in 12g of mixture </w:t>
      </w:r>
      <w:r w:rsidRPr="679B3721">
        <w:rPr>
          <w:rFonts w:ascii="Times New Roman" w:cs="Times New Roman" w:hAnsi="Times New Roman"/>
          <w:b/>
          <w:sz w:val="28"/>
          <w:szCs w:val="28"/>
          <w:rPrChange w:id="962" w:author="user pc" w:date="2022-03-15T10:14:00Z">
            <w:rPr>
              <w:rFonts w:ascii="Calibri" w:hAnsi="Calibri"/>
              <w:b/>
            </w:rPr>
          </w:rPrChange>
        </w:rPr>
        <w:t>P</w:t>
      </w:r>
      <w:r w:rsidRPr="981E0816">
        <w:rPr>
          <w:rFonts w:ascii="Times New Roman" w:cs="Times New Roman" w:hAnsi="Times New Roman"/>
          <w:sz w:val="28"/>
          <w:szCs w:val="28"/>
          <w:rPrChange w:id="963" w:author="user pc" w:date="2022-03-15T10:14:00Z">
            <w:rPr>
              <w:rFonts w:ascii="Calibri" w:hAnsi="Calibri"/>
            </w:rPr>
          </w:rPrChange>
        </w:rPr>
        <w:t xml:space="preserve"> as the oxide </w:t>
      </w:r>
      <w:r w:rsidRPr="3978B1DA">
        <w:rPr>
          <w:rFonts w:ascii="Times New Roman" w:cs="Times New Roman" w:hAnsi="Times New Roman"/>
          <w:b/>
          <w:sz w:val="28"/>
          <w:szCs w:val="28"/>
          <w:rPrChange w:id="964" w:author="user pc" w:date="2022-03-15T10:14:00Z">
            <w:rPr>
              <w:rFonts w:ascii="Calibri" w:hAnsi="Calibri"/>
              <w:b/>
            </w:rPr>
          </w:rPrChange>
        </w:rPr>
        <w:t>O</w:t>
      </w:r>
    </w:p>
    <w:p>
      <w:pPr>
        <w:pStyle w:val="style0"/>
        <w:rPr>
          <w:rFonts w:ascii="Times New Roman" w:cs="Times New Roman" w:hAnsi="Times New Roman"/>
          <w:sz w:val="28"/>
          <w:szCs w:val="28"/>
          <w:rPrChange w:id="965" w:author="user pc" w:date="2022-03-15T10:14:00Z">
            <w:rPr>
              <w:rFonts w:ascii="Calibri" w:hAnsi="Calibri"/>
            </w:rPr>
          </w:rPrChange>
        </w:rPr>
      </w:pPr>
      <w:r w:rsidRPr="628DA529">
        <w:rPr>
          <w:rFonts w:ascii="Times New Roman" w:cs="Times New Roman" w:hAnsi="Times New Roman"/>
          <w:sz w:val="28"/>
          <w:szCs w:val="28"/>
          <w:rPrChange w:id="966" w:author="user pc" w:date="2022-03-15T10:14:00Z">
            <w:rPr>
              <w:rFonts w:ascii="Calibri" w:hAnsi="Calibri"/>
            </w:rPr>
          </w:rPrChange>
        </w:rPr>
        <w:t xml:space="preserve">You now have to scale up to the mass of the oxide </w:t>
      </w:r>
      <w:r w:rsidRPr="878F1ABF">
        <w:rPr>
          <w:rFonts w:ascii="Times New Roman" w:cs="Times New Roman" w:hAnsi="Times New Roman"/>
          <w:b/>
          <w:sz w:val="28"/>
          <w:szCs w:val="28"/>
          <w:rPrChange w:id="967" w:author="user pc" w:date="2022-03-15T10:14:00Z">
            <w:rPr>
              <w:rFonts w:ascii="Calibri" w:hAnsi="Calibri"/>
              <w:b/>
            </w:rPr>
          </w:rPrChange>
        </w:rPr>
        <w:t>O</w:t>
      </w:r>
      <w:r w:rsidRPr="FA8BC63D">
        <w:rPr>
          <w:rFonts w:ascii="Times New Roman" w:cs="Times New Roman" w:hAnsi="Times New Roman"/>
          <w:sz w:val="28"/>
          <w:szCs w:val="28"/>
          <w:rPrChange w:id="968" w:author="user pc" w:date="2022-03-15T10:14:00Z">
            <w:rPr>
              <w:rFonts w:ascii="Calibri" w:hAnsi="Calibri"/>
            </w:rPr>
          </w:rPrChange>
        </w:rPr>
        <w:t xml:space="preserve"> needed Which contains 60% of </w:t>
      </w:r>
      <w:r w:rsidRPr="52F78F2C">
        <w:rPr>
          <w:rFonts w:ascii="Times New Roman" w:cs="Times New Roman" w:hAnsi="Times New Roman"/>
          <w:b/>
          <w:sz w:val="28"/>
          <w:szCs w:val="28"/>
          <w:rPrChange w:id="969" w:author="user pc" w:date="2022-03-15T10:14:00Z">
            <w:rPr>
              <w:rFonts w:ascii="Calibri" w:hAnsi="Calibri"/>
              <w:b/>
            </w:rPr>
          </w:rPrChange>
        </w:rPr>
        <w:t>M</w:t>
      </w:r>
      <w:r w:rsidRPr="C56D210E">
        <w:rPr>
          <w:rFonts w:ascii="Times New Roman" w:cs="Times New Roman" w:hAnsi="Times New Roman"/>
          <w:sz w:val="28"/>
          <w:szCs w:val="28"/>
          <w:rPrChange w:id="970" w:author="user pc" w:date="2022-03-15T10:14:00Z">
            <w:rPr>
              <w:rFonts w:ascii="Calibri" w:hAnsi="Calibri"/>
            </w:rPr>
          </w:rPrChange>
        </w:rPr>
        <w:t>.</w:t>
      </w:r>
    </w:p>
    <w:p>
      <w:pPr>
        <w:pStyle w:val="style0"/>
        <w:rPr>
          <w:rFonts w:ascii="Times New Roman" w:cs="Times New Roman" w:hAnsi="Times New Roman"/>
          <w:sz w:val="28"/>
          <w:szCs w:val="28"/>
          <w:rPrChange w:id="971" w:author="user pc" w:date="2022-03-15T10:14:00Z">
            <w:rPr>
              <w:rFonts w:ascii="Calibri" w:hAnsi="Calibri"/>
            </w:rPr>
          </w:rPrChange>
        </w:rPr>
      </w:pPr>
      <w:r w:rsidRPr="1ACCBE97">
        <w:rPr>
          <w:rFonts w:ascii="Times New Roman" w:cs="Times New Roman" w:hAnsi="Times New Roman"/>
          <w:sz w:val="28"/>
          <w:szCs w:val="28"/>
          <w:rPrChange w:id="972" w:author="user pc" w:date="2022-03-15T10:14:00Z">
            <w:rPr>
              <w:rFonts w:ascii="Calibri" w:hAnsi="Calibri"/>
            </w:rPr>
          </w:rPrChange>
        </w:rPr>
        <w:t xml:space="preserve">Scaling up gives 3.0 x 100/60 = 5.0g of oxide </w:t>
      </w:r>
      <w:r w:rsidRPr="C022F8B8">
        <w:rPr>
          <w:rFonts w:ascii="Times New Roman" w:cs="Times New Roman" w:hAnsi="Times New Roman"/>
          <w:b/>
          <w:sz w:val="28"/>
          <w:szCs w:val="28"/>
          <w:rPrChange w:id="973" w:author="user pc" w:date="2022-03-15T10:14:00Z">
            <w:rPr>
              <w:rFonts w:ascii="Calibri" w:hAnsi="Calibri"/>
              <w:b/>
            </w:rPr>
          </w:rPrChange>
        </w:rPr>
        <w:t>M</w:t>
      </w:r>
      <w:r w:rsidRPr="19DD12BA">
        <w:rPr>
          <w:rFonts w:ascii="Times New Roman" w:cs="Times New Roman" w:hAnsi="Times New Roman"/>
          <w:sz w:val="28"/>
          <w:szCs w:val="28"/>
          <w:rPrChange w:id="974" w:author="user pc" w:date="2022-03-15T10:14:00Z">
            <w:rPr>
              <w:rFonts w:ascii="Calibri" w:hAnsi="Calibri"/>
            </w:rPr>
          </w:rPrChange>
        </w:rPr>
        <w:t xml:space="preserve"> is needed.</w:t>
      </w:r>
    </w:p>
    <w:p>
      <w:pPr>
        <w:pStyle w:val="style157"/>
        <w:tabs>
          <w:tab w:val="left" w:leader="none" w:pos="3642"/>
        </w:tabs>
        <w:rPr>
          <w:rFonts w:ascii="Times New Roman" w:cs="Times New Roman" w:eastAsia="宋体" w:hAnsi="Times New Roman"/>
          <w:b/>
          <w:i/>
          <w:sz w:val="28"/>
          <w:szCs w:val="28"/>
        </w:rPr>
      </w:pPr>
    </w:p>
    <w:p>
      <w:pPr>
        <w:pStyle w:val="style157"/>
        <w:tabs>
          <w:tab w:val="left" w:leader="none" w:pos="3642"/>
        </w:tabs>
        <w:rPr>
          <w:rFonts w:ascii="Times New Roman" w:cs="Times New Roman" w:eastAsia="宋体" w:hAnsi="Times New Roman"/>
          <w:b/>
          <w:i/>
          <w:sz w:val="28"/>
          <w:szCs w:val="28"/>
          <w:rPrChange w:id="975" w:author="user pc" w:date="2022-03-15T10:14:00Z">
            <w:rPr>
              <w:rFonts w:ascii="Calibri" w:cs="Bell MT" w:eastAsia="宋体" w:hAnsi="Calibri"/>
              <w:b/>
              <w:i/>
            </w:rPr>
          </w:rPrChange>
        </w:rPr>
      </w:pPr>
    </w:p>
    <w:p>
      <w:pPr>
        <w:pStyle w:val="style0"/>
        <w:rPr>
          <w:rFonts w:ascii="Times New Roman" w:cs="Times New Roman" w:hAnsi="Times New Roman"/>
          <w:b/>
          <w:i/>
          <w:iCs/>
          <w:sz w:val="28"/>
          <w:szCs w:val="28"/>
        </w:rPr>
      </w:pPr>
    </w:p>
    <w:p>
      <w:pPr>
        <w:pStyle w:val="style0"/>
        <w:rPr>
          <w:rFonts w:ascii="Times New Roman" w:cs="Times New Roman" w:hAnsi="Times New Roman"/>
          <w:b/>
          <w:sz w:val="28"/>
          <w:szCs w:val="28"/>
          <w:rPrChange w:id="976" w:author="user pc" w:date="2022-03-15T10:14:00Z">
            <w:rPr>
              <w:rFonts w:ascii="Calibri" w:hAnsi="Calibri"/>
              <w:b/>
            </w:rPr>
          </w:rPrChange>
        </w:rPr>
      </w:pPr>
      <w:r w:rsidRPr="D63052DD">
        <w:rPr>
          <w:rFonts w:ascii="Times New Roman" w:cs="Times New Roman" w:hAnsi="Times New Roman"/>
          <w:b/>
          <w:i/>
          <w:iCs/>
          <w:sz w:val="28"/>
          <w:szCs w:val="28"/>
          <w:rPrChange w:id="977" w:author="user pc" w:date="2022-03-15T10:14:00Z">
            <w:rPr>
              <w:rFonts w:ascii="Calibri" w:hAnsi="Calibri"/>
              <w:b/>
              <w:i/>
              <w:iCs/>
            </w:rPr>
          </w:rPrChange>
        </w:rPr>
        <w:t>Solved Example 7:</w:t>
      </w:r>
    </w:p>
    <w:p>
      <w:pPr>
        <w:pStyle w:val="style0"/>
        <w:rPr>
          <w:rFonts w:ascii="Times New Roman" w:cs="Times New Roman" w:hAnsi="Times New Roman"/>
          <w:sz w:val="28"/>
          <w:szCs w:val="28"/>
          <w:rPrChange w:id="978" w:author="user pc" w:date="2022-03-15T10:14:00Z">
            <w:rPr>
              <w:rFonts w:ascii="Calibri" w:hAnsi="Calibri"/>
            </w:rPr>
          </w:rPrChange>
        </w:rPr>
      </w:pPr>
      <w:r w:rsidRPr="198B488F">
        <w:rPr>
          <w:rFonts w:ascii="Times New Roman" w:cs="Times New Roman" w:hAnsi="Times New Roman"/>
          <w:sz w:val="28"/>
          <w:szCs w:val="28"/>
          <w:rPrChange w:id="979" w:author="user pc" w:date="2022-03-15T10:14:00Z">
            <w:rPr>
              <w:rFonts w:ascii="Calibri" w:hAnsi="Calibri"/>
            </w:rPr>
          </w:rPrChange>
        </w:rPr>
        <w:t>Calculate the p</w:t>
      </w:r>
      <w:r>
        <w:rPr>
          <w:rFonts w:ascii="Times New Roman" w:cs="Times New Roman" w:hAnsi="Times New Roman"/>
          <w:sz w:val="28"/>
          <w:szCs w:val="28"/>
        </w:rPr>
        <w:t>ercentage of water of crystalliz</w:t>
      </w:r>
      <w:r w:rsidRPr="1485CB05">
        <w:rPr>
          <w:rFonts w:ascii="Times New Roman" w:cs="Times New Roman" w:hAnsi="Times New Roman"/>
          <w:sz w:val="28"/>
          <w:szCs w:val="28"/>
          <w:rPrChange w:id="980" w:author="user pc" w:date="2022-03-15T10:14:00Z">
            <w:rPr>
              <w:rFonts w:ascii="Calibri" w:hAnsi="Calibri"/>
            </w:rPr>
          </w:rPrChange>
        </w:rPr>
        <w:t>ation in magnesium tetraoxosulphate</w:t>
      </w:r>
      <w:r>
        <w:rPr>
          <w:rFonts w:ascii="Times New Roman" w:cs="Times New Roman" w:hAnsi="Times New Roman"/>
          <w:sz w:val="28"/>
          <w:szCs w:val="28"/>
        </w:rPr>
        <w:t xml:space="preserve"> </w:t>
      </w:r>
      <w:r w:rsidRPr="C905171F">
        <w:rPr>
          <w:rFonts w:ascii="Times New Roman" w:cs="Times New Roman" w:hAnsi="Times New Roman"/>
          <w:sz w:val="28"/>
          <w:szCs w:val="28"/>
          <w:rPrChange w:id="981" w:author="user pc" w:date="2022-03-15T10:14:00Z">
            <w:rPr>
              <w:rFonts w:ascii="Calibri" w:hAnsi="Calibri"/>
            </w:rPr>
          </w:rPrChange>
        </w:rPr>
        <w:t>(VI)</w:t>
      </w:r>
      <w:r>
        <w:rPr>
          <w:rFonts w:ascii="Times New Roman" w:cs="Times New Roman" w:hAnsi="Times New Roman"/>
          <w:sz w:val="28"/>
          <w:szCs w:val="28"/>
        </w:rPr>
        <w:t xml:space="preserve"> </w:t>
      </w:r>
      <w:r w:rsidRPr="9B7DAF76">
        <w:rPr>
          <w:rFonts w:ascii="Times New Roman" w:cs="Times New Roman" w:hAnsi="Times New Roman"/>
          <w:sz w:val="28"/>
          <w:szCs w:val="28"/>
          <w:rPrChange w:id="982" w:author="user pc" w:date="2022-03-15T10:14:00Z">
            <w:rPr>
              <w:rFonts w:ascii="Calibri" w:hAnsi="Calibri"/>
            </w:rPr>
          </w:rPrChange>
        </w:rPr>
        <w:t>crystals, MgSO</w:t>
      </w:r>
      <w:r w:rsidRPr="25C66BFA">
        <w:rPr>
          <w:rFonts w:ascii="Times New Roman" w:cs="Times New Roman" w:hAnsi="Times New Roman"/>
          <w:sz w:val="28"/>
          <w:szCs w:val="28"/>
          <w:vertAlign w:val="subscript"/>
          <w:rPrChange w:id="983" w:author="user pc" w:date="2022-03-15T10:14:00Z">
            <w:rPr>
              <w:rFonts w:ascii="Calibri" w:hAnsi="Calibri"/>
              <w:vertAlign w:val="subscript"/>
            </w:rPr>
          </w:rPrChange>
        </w:rPr>
        <w:t>4</w:t>
      </w:r>
      <w:r w:rsidRPr="A9C2734A">
        <w:rPr>
          <w:rFonts w:ascii="Times New Roman" w:cs="Times New Roman" w:hAnsi="Times New Roman"/>
          <w:sz w:val="28"/>
          <w:szCs w:val="28"/>
          <w:rPrChange w:id="984" w:author="user pc" w:date="2022-03-15T10:14:00Z">
            <w:rPr>
              <w:rFonts w:ascii="Calibri" w:hAnsi="Calibri"/>
            </w:rPr>
          </w:rPrChange>
        </w:rPr>
        <w:t>.7H</w:t>
      </w:r>
      <w:r w:rsidRPr="5FC96B9C">
        <w:rPr>
          <w:rFonts w:ascii="Times New Roman" w:cs="Times New Roman" w:hAnsi="Times New Roman"/>
          <w:sz w:val="28"/>
          <w:szCs w:val="28"/>
          <w:vertAlign w:val="subscript"/>
          <w:rPrChange w:id="985" w:author="user pc" w:date="2022-03-15T10:14:00Z">
            <w:rPr>
              <w:rFonts w:ascii="Calibri" w:hAnsi="Calibri"/>
              <w:vertAlign w:val="subscript"/>
            </w:rPr>
          </w:rPrChange>
        </w:rPr>
        <w:t>2</w:t>
      </w:r>
      <w:r w:rsidRPr="D1BC0289">
        <w:rPr>
          <w:rFonts w:ascii="Times New Roman" w:cs="Times New Roman" w:hAnsi="Times New Roman"/>
          <w:sz w:val="28"/>
          <w:szCs w:val="28"/>
          <w:rPrChange w:id="986" w:author="user pc" w:date="2022-03-15T10:14:00Z">
            <w:rPr>
              <w:rFonts w:ascii="Calibri" w:hAnsi="Calibri"/>
            </w:rPr>
          </w:rPrChange>
        </w:rPr>
        <w:t>O, known as Epsom salt.</w:t>
      </w:r>
    </w:p>
    <w:p>
      <w:pPr>
        <w:pStyle w:val="style0"/>
        <w:rPr>
          <w:rFonts w:ascii="Times New Roman" w:cs="Times New Roman" w:hAnsi="Times New Roman"/>
          <w:sz w:val="28"/>
          <w:szCs w:val="28"/>
          <w:rPrChange w:id="987" w:author="user pc" w:date="2022-03-15T10:14:00Z">
            <w:rPr>
              <w:rFonts w:ascii="Calibri" w:hAnsi="Calibri"/>
            </w:rPr>
          </w:rPrChange>
        </w:rPr>
      </w:pPr>
      <w:r w:rsidRPr="AED2DE6E">
        <w:rPr>
          <w:rFonts w:ascii="Times New Roman" w:cs="Times New Roman" w:hAnsi="Times New Roman"/>
          <w:b/>
          <w:sz w:val="28"/>
          <w:szCs w:val="28"/>
          <w:rPrChange w:id="988" w:author="user pc" w:date="2022-03-15T10:14:00Z">
            <w:rPr>
              <w:rFonts w:ascii="Calibri" w:hAnsi="Calibri"/>
              <w:b/>
            </w:rPr>
          </w:rPrChange>
        </w:rPr>
        <w:t>Solution</w:t>
      </w:r>
    </w:p>
    <w:p>
      <w:pPr>
        <w:pStyle w:val="style0"/>
        <w:rPr>
          <w:rFonts w:ascii="Times New Roman" w:cs="Times New Roman" w:hAnsi="Times New Roman"/>
          <w:sz w:val="28"/>
          <w:szCs w:val="28"/>
          <w:rPrChange w:id="989" w:author="user pc" w:date="2022-03-15T10:14:00Z">
            <w:rPr>
              <w:rFonts w:ascii="Calibri" w:hAnsi="Calibri"/>
            </w:rPr>
          </w:rPrChange>
        </w:rPr>
      </w:pPr>
      <w:r w:rsidRPr="0A8E4932">
        <w:rPr>
          <w:rFonts w:ascii="Times New Roman" w:cs="Times New Roman" w:hAnsi="Times New Roman"/>
          <w:sz w:val="28"/>
          <w:szCs w:val="28"/>
          <w:rPrChange w:id="990" w:author="user pc" w:date="2022-03-15T10:14:00Z">
            <w:rPr>
              <w:rFonts w:ascii="Calibri" w:hAnsi="Calibri"/>
            </w:rPr>
          </w:rPrChange>
        </w:rPr>
        <w:t>Molecular mass of Epsom salt = 24 + 32 + 64 + (7 x 18) = 246g/mol</w:t>
      </w:r>
    </w:p>
    <w:p>
      <w:pPr>
        <w:pStyle w:val="style0"/>
        <w:rPr>
          <w:rFonts w:ascii="Times New Roman" w:cs="Times New Roman" w:hAnsi="Times New Roman"/>
          <w:sz w:val="28"/>
          <w:szCs w:val="28"/>
          <w:rPrChange w:id="991" w:author="user pc" w:date="2022-03-15T10:14:00Z">
            <w:rPr>
              <w:rFonts w:ascii="Calibri" w:hAnsi="Calibri"/>
            </w:rPr>
          </w:rPrChange>
        </w:rPr>
      </w:pPr>
      <w:r w:rsidRPr="2826266D">
        <w:rPr>
          <w:rFonts w:ascii="Times New Roman" w:cs="Times New Roman" w:hAnsi="Times New Roman"/>
          <w:sz w:val="28"/>
          <w:szCs w:val="28"/>
          <w:rPrChange w:id="992" w:author="user pc" w:date="2022-03-15T10:14:00Z">
            <w:rPr>
              <w:rFonts w:ascii="Calibri" w:hAnsi="Calibri"/>
            </w:rPr>
          </w:rPrChange>
        </w:rPr>
        <w:t>Molecular mass of water = 18 (1 × 2 + 16), mass of seven water molecules is 7 x 18 = 126g/mol</w:t>
      </w:r>
    </w:p>
    <w:p>
      <w:pPr>
        <w:pStyle w:val="style157"/>
        <w:tabs>
          <w:tab w:val="left" w:leader="none" w:pos="3642"/>
        </w:tabs>
        <w:rPr>
          <w:rFonts w:ascii="Times New Roman" w:cs="Times New Roman" w:eastAsia="宋体" w:hAnsi="Times New Roman"/>
          <w:b/>
          <w:i/>
          <w:sz w:val="28"/>
          <w:szCs w:val="28"/>
          <w:rPrChange w:id="993" w:author="user pc" w:date="2022-03-15T10:14:00Z">
            <w:rPr>
              <w:rFonts w:ascii="Calibri" w:cs="Bell MT" w:eastAsia="宋体" w:hAnsi="Calibri"/>
              <w:b/>
              <w:i/>
            </w:rPr>
          </w:rPrChange>
        </w:rPr>
      </w:pPr>
      <w:r w:rsidRPr="04F794E2">
        <w:rPr>
          <w:rFonts w:ascii="Times New Roman" w:cs="Times New Roman" w:hAnsi="Times New Roman"/>
          <w:sz w:val="28"/>
          <w:szCs w:val="28"/>
          <w:rPrChange w:id="994" w:author="user pc" w:date="2022-03-15T10:14:00Z">
            <w:rPr>
              <w:rFonts w:ascii="Calibri" w:hAnsi="Calibri"/>
            </w:rPr>
          </w:rPrChange>
        </w:rPr>
        <w:t>The</w:t>
      </w:r>
      <w:r>
        <w:rPr>
          <w:rFonts w:ascii="Times New Roman" w:cs="Times New Roman" w:hAnsi="Times New Roman"/>
          <w:sz w:val="28"/>
          <w:szCs w:val="28"/>
        </w:rPr>
        <w:t>refore, % of water of crystalliz</w:t>
      </w:r>
      <w:r w:rsidRPr="69AF1F28">
        <w:rPr>
          <w:rFonts w:ascii="Times New Roman" w:cs="Times New Roman" w:hAnsi="Times New Roman"/>
          <w:sz w:val="28"/>
          <w:szCs w:val="28"/>
          <w:rPrChange w:id="995" w:author="user pc" w:date="2022-03-15T10:14:00Z">
            <w:rPr>
              <w:rFonts w:ascii="Calibri" w:hAnsi="Calibri"/>
            </w:rPr>
          </w:rPrChange>
        </w:rPr>
        <w:t>ation in the crystals = 100 x 126/246 = 51.2% H</w:t>
      </w:r>
      <w:r w:rsidRPr="869654FB">
        <w:rPr>
          <w:rFonts w:ascii="Times New Roman" w:cs="Times New Roman" w:hAnsi="Times New Roman"/>
          <w:sz w:val="28"/>
          <w:szCs w:val="28"/>
          <w:vertAlign w:val="subscript"/>
          <w:rPrChange w:id="996" w:author="user pc" w:date="2022-03-15T10:14:00Z">
            <w:rPr>
              <w:rFonts w:ascii="Calibri" w:hAnsi="Calibri"/>
              <w:vertAlign w:val="subscript"/>
            </w:rPr>
          </w:rPrChange>
        </w:rPr>
        <w:t>2</w:t>
      </w:r>
      <w:r w:rsidRPr="AD6AEDDE">
        <w:rPr>
          <w:rFonts w:ascii="Times New Roman" w:cs="Times New Roman" w:hAnsi="Times New Roman"/>
          <w:sz w:val="28"/>
          <w:szCs w:val="28"/>
          <w:rPrChange w:id="997" w:author="user pc" w:date="2022-03-15T10:14:00Z">
            <w:rPr>
              <w:rFonts w:ascii="Calibri" w:hAnsi="Calibri"/>
            </w:rPr>
          </w:rPrChange>
        </w:rPr>
        <w:t>O</w:t>
      </w:r>
    </w:p>
    <w:p>
      <w:pPr>
        <w:pStyle w:val="style157"/>
        <w:tabs>
          <w:tab w:val="left" w:leader="none" w:pos="3642"/>
        </w:tabs>
        <w:rPr>
          <w:rFonts w:ascii="Times New Roman" w:cs="Times New Roman" w:eastAsia="宋体" w:hAnsi="Times New Roman"/>
          <w:b/>
          <w:i/>
          <w:sz w:val="28"/>
          <w:szCs w:val="28"/>
          <w:rPrChange w:id="998" w:author="user pc" w:date="2022-03-15T10:14:00Z">
            <w:rPr>
              <w:rFonts w:ascii="Calibri" w:cs="Bell MT" w:eastAsia="宋体" w:hAnsi="Calibri"/>
              <w:b/>
              <w:i/>
            </w:rPr>
          </w:rPrChange>
        </w:rPr>
      </w:pPr>
    </w:p>
    <w:p>
      <w:pPr>
        <w:pStyle w:val="style157"/>
        <w:tabs>
          <w:tab w:val="left" w:leader="none" w:pos="3642"/>
        </w:tabs>
        <w:rPr>
          <w:rFonts w:ascii="Times New Roman" w:cs="Times New Roman" w:eastAsia="宋体" w:hAnsi="Times New Roman"/>
          <w:b/>
          <w:i/>
          <w:sz w:val="28"/>
          <w:szCs w:val="28"/>
          <w:rPrChange w:id="999" w:author="user pc" w:date="2022-03-15T10:14:00Z">
            <w:rPr>
              <w:rFonts w:ascii="Calibri" w:cs="Bell MT" w:eastAsia="宋体" w:hAnsi="Calibri"/>
              <w:b/>
              <w:i/>
            </w:rPr>
          </w:rPrChange>
        </w:rPr>
      </w:pPr>
    </w:p>
    <w:p>
      <w:pPr>
        <w:pStyle w:val="style157"/>
        <w:tabs>
          <w:tab w:val="left" w:leader="none" w:pos="3642"/>
        </w:tabs>
        <w:rPr>
          <w:rFonts w:ascii="Times New Roman" w:cs="Times New Roman" w:eastAsia="宋体" w:hAnsi="Times New Roman"/>
          <w:b/>
          <w:i/>
          <w:sz w:val="28"/>
          <w:szCs w:val="28"/>
          <w:rPrChange w:id="1000" w:author="user pc" w:date="2022-03-15T10:14:00Z">
            <w:rPr>
              <w:rFonts w:ascii="Calibri" w:cs="Bell MT" w:eastAsia="宋体" w:hAnsi="Calibri"/>
              <w:b/>
              <w:i/>
            </w:rPr>
          </w:rPrChange>
        </w:rPr>
      </w:pPr>
      <w:r w:rsidRPr="2B8EA756">
        <w:rPr>
          <w:rFonts w:ascii="Times New Roman" w:cs="Times New Roman" w:eastAsia="宋体" w:hAnsi="Times New Roman"/>
          <w:b/>
          <w:i/>
          <w:sz w:val="28"/>
          <w:szCs w:val="28"/>
          <w:rPrChange w:id="1001" w:author="user pc" w:date="2022-03-15T10:14:00Z">
            <w:rPr>
              <w:rFonts w:ascii="Calibri" w:cs="Bell MT" w:eastAsia="宋体" w:hAnsi="Calibri"/>
              <w:b/>
              <w:i/>
            </w:rPr>
          </w:rPrChange>
        </w:rPr>
        <w:t>Solved Example 8</w:t>
      </w:r>
    </w:p>
    <w:p>
      <w:pPr>
        <w:pStyle w:val="style157"/>
        <w:tabs>
          <w:tab w:val="left" w:leader="none" w:pos="3642"/>
        </w:tabs>
        <w:rPr>
          <w:rFonts w:ascii="Times New Roman" w:cs="Times New Roman" w:eastAsia="宋体" w:hAnsi="Times New Roman"/>
          <w:sz w:val="28"/>
          <w:szCs w:val="28"/>
          <w:rPrChange w:id="1002" w:author="user pc" w:date="2022-03-15T10:14:00Z">
            <w:rPr>
              <w:rFonts w:ascii="Calibri" w:cs="Bell MT" w:eastAsia="宋体" w:hAnsi="Calibri"/>
            </w:rPr>
          </w:rPrChange>
        </w:rPr>
      </w:pPr>
      <w:r w:rsidRPr="1314B8EE">
        <w:rPr>
          <w:rFonts w:ascii="Times New Roman" w:cs="Times New Roman" w:eastAsia="宋体" w:hAnsi="Times New Roman"/>
          <w:sz w:val="28"/>
          <w:szCs w:val="28"/>
          <w:rPrChange w:id="1003" w:author="user pc" w:date="2022-03-15T10:14:00Z">
            <w:rPr>
              <w:rFonts w:ascii="Calibri" w:cs="Bell MT" w:eastAsia="宋体" w:hAnsi="Calibri"/>
            </w:rPr>
          </w:rPrChange>
        </w:rPr>
        <w:t>Calculate the mass percentage of benzene and carbon tetrachloride, if 22g of benzene is dissolved in 122g of carbon tetrachloride.</w:t>
      </w:r>
    </w:p>
    <w:p>
      <w:pPr>
        <w:pStyle w:val="style157"/>
        <w:tabs>
          <w:tab w:val="left" w:leader="none" w:pos="3642"/>
        </w:tabs>
        <w:rPr>
          <w:rFonts w:ascii="Times New Roman" w:cs="Times New Roman" w:eastAsia="宋体" w:hAnsi="Times New Roman"/>
          <w:b/>
          <w:bCs/>
          <w:sz w:val="28"/>
          <w:szCs w:val="28"/>
          <w:rPrChange w:id="1004" w:author="user pc" w:date="2022-03-15T10:14:00Z">
            <w:rPr>
              <w:rFonts w:ascii="Calibri" w:cs="Bell MT" w:eastAsia="宋体" w:hAnsi="Calibri"/>
              <w:b/>
              <w:bCs/>
            </w:rPr>
          </w:rPrChange>
        </w:rPr>
      </w:pPr>
    </w:p>
    <w:p>
      <w:pPr>
        <w:pStyle w:val="style157"/>
        <w:tabs>
          <w:tab w:val="left" w:leader="none" w:pos="3642"/>
        </w:tabs>
        <w:rPr>
          <w:rFonts w:ascii="Times New Roman" w:cs="Times New Roman" w:eastAsia="宋体" w:hAnsi="Times New Roman"/>
          <w:b/>
          <w:bCs/>
          <w:sz w:val="28"/>
          <w:szCs w:val="28"/>
          <w:rPrChange w:id="1005" w:author="user pc" w:date="2022-03-15T10:14:00Z">
            <w:rPr>
              <w:rFonts w:ascii="Calibri" w:cs="Bell MT" w:eastAsia="宋体" w:hAnsi="Calibri"/>
              <w:b/>
              <w:bCs/>
            </w:rPr>
          </w:rPrChange>
        </w:rPr>
      </w:pPr>
      <w:r w:rsidRPr="A0787714">
        <w:rPr>
          <w:rFonts w:ascii="Times New Roman" w:cs="Times New Roman" w:eastAsia="宋体" w:hAnsi="Times New Roman"/>
          <w:b/>
          <w:bCs/>
          <w:sz w:val="28"/>
          <w:szCs w:val="28"/>
          <w:rPrChange w:id="1006" w:author="user pc" w:date="2022-03-15T10:14:00Z">
            <w:rPr>
              <w:rFonts w:ascii="Calibri" w:cs="Bell MT" w:eastAsia="宋体" w:hAnsi="Calibri"/>
              <w:b/>
              <w:bCs/>
            </w:rPr>
          </w:rPrChange>
        </w:rPr>
        <w:t>Solution</w:t>
      </w:r>
    </w:p>
    <w:p>
      <w:pPr>
        <w:pStyle w:val="style157"/>
        <w:tabs>
          <w:tab w:val="left" w:leader="none" w:pos="3642"/>
        </w:tabs>
        <w:rPr>
          <w:rFonts w:ascii="Times New Roman" w:cs="Times New Roman" w:eastAsia="宋体" w:hAnsi="Times New Roman"/>
          <w:sz w:val="28"/>
          <w:szCs w:val="28"/>
          <w:rPrChange w:id="1007" w:author="user pc" w:date="2022-03-15T10:14:00Z">
            <w:rPr>
              <w:rFonts w:ascii="Calibri" w:cs="Bell MT" w:eastAsia="宋体" w:hAnsi="Calibri"/>
            </w:rPr>
          </w:rPrChange>
        </w:rPr>
      </w:pPr>
      <w:r w:rsidRPr="CC8B806F">
        <w:rPr>
          <w:rFonts w:ascii="Times New Roman" w:cs="Times New Roman" w:eastAsia="宋体" w:hAnsi="Times New Roman"/>
          <w:sz w:val="28"/>
          <w:szCs w:val="28"/>
          <w:rPrChange w:id="1008" w:author="user pc" w:date="2022-03-15T10:14:00Z">
            <w:rPr>
              <w:rFonts w:ascii="Calibri" w:cs="Bell MT" w:eastAsia="宋体" w:hAnsi="Calibri"/>
            </w:rPr>
          </w:rPrChange>
        </w:rPr>
        <w:t>We have masses of benzene (C</w:t>
      </w:r>
      <w:r w:rsidRPr="3282D82C">
        <w:rPr>
          <w:rFonts w:ascii="Times New Roman" w:cs="Times New Roman" w:eastAsia="宋体" w:hAnsi="Times New Roman"/>
          <w:sz w:val="28"/>
          <w:szCs w:val="28"/>
          <w:vertAlign w:val="subscript"/>
          <w:rPrChange w:id="1009" w:author="user pc" w:date="2022-03-15T10:14:00Z">
            <w:rPr>
              <w:rFonts w:ascii="Calibri" w:cs="Bell MT" w:eastAsia="宋体" w:hAnsi="Calibri"/>
              <w:vertAlign w:val="subscript"/>
            </w:rPr>
          </w:rPrChange>
        </w:rPr>
        <w:t>6</w:t>
      </w:r>
      <w:r w:rsidRPr="D4494040">
        <w:rPr>
          <w:rFonts w:ascii="Times New Roman" w:cs="Times New Roman" w:eastAsia="宋体" w:hAnsi="Times New Roman"/>
          <w:sz w:val="28"/>
          <w:szCs w:val="28"/>
          <w:rPrChange w:id="1010" w:author="user pc" w:date="2022-03-15T10:14:00Z">
            <w:rPr>
              <w:rFonts w:ascii="Calibri" w:cs="Bell MT" w:eastAsia="宋体" w:hAnsi="Calibri"/>
            </w:rPr>
          </w:rPrChange>
        </w:rPr>
        <w:t>H</w:t>
      </w:r>
      <w:r w:rsidRPr="94C4E0F4">
        <w:rPr>
          <w:rFonts w:ascii="Times New Roman" w:cs="Times New Roman" w:eastAsia="宋体" w:hAnsi="Times New Roman"/>
          <w:sz w:val="28"/>
          <w:szCs w:val="28"/>
          <w:vertAlign w:val="subscript"/>
          <w:rPrChange w:id="1011" w:author="user pc" w:date="2022-03-15T10:14:00Z">
            <w:rPr>
              <w:rFonts w:ascii="Calibri" w:cs="Bell MT" w:eastAsia="宋体" w:hAnsi="Calibri"/>
              <w:vertAlign w:val="subscript"/>
            </w:rPr>
          </w:rPrChange>
        </w:rPr>
        <w:t>6</w:t>
      </w:r>
      <w:r w:rsidRPr="B8BA67AD">
        <w:rPr>
          <w:rFonts w:ascii="Times New Roman" w:cs="Times New Roman" w:eastAsia="宋体" w:hAnsi="Times New Roman"/>
          <w:sz w:val="28"/>
          <w:szCs w:val="28"/>
          <w:rPrChange w:id="1012" w:author="user pc" w:date="2022-03-15T10:14:00Z">
            <w:rPr>
              <w:rFonts w:ascii="Calibri" w:cs="Bell MT" w:eastAsia="宋体" w:hAnsi="Calibri"/>
            </w:rPr>
          </w:rPrChange>
        </w:rPr>
        <w:t>) and carbon tetrachloride (CCl</w:t>
      </w:r>
      <w:r w:rsidRPr="E02DC1DB">
        <w:rPr>
          <w:rFonts w:ascii="Times New Roman" w:cs="Times New Roman" w:eastAsia="宋体" w:hAnsi="Times New Roman"/>
          <w:sz w:val="28"/>
          <w:szCs w:val="28"/>
          <w:vertAlign w:val="subscript"/>
          <w:rPrChange w:id="1013" w:author="user pc" w:date="2022-03-15T10:14:00Z">
            <w:rPr>
              <w:rFonts w:ascii="Calibri" w:cs="Bell MT" w:eastAsia="宋体" w:hAnsi="Calibri"/>
              <w:vertAlign w:val="subscript"/>
            </w:rPr>
          </w:rPrChange>
        </w:rPr>
        <w:t>4</w:t>
      </w:r>
      <w:r w:rsidRPr="02A30878">
        <w:rPr>
          <w:rFonts w:ascii="Times New Roman" w:cs="Times New Roman" w:eastAsia="宋体" w:hAnsi="Times New Roman"/>
          <w:sz w:val="28"/>
          <w:szCs w:val="28"/>
          <w:rPrChange w:id="1014" w:author="user pc" w:date="2022-03-15T10:14:00Z">
            <w:rPr>
              <w:rFonts w:ascii="Calibri" w:cs="Bell MT" w:eastAsia="宋体" w:hAnsi="Calibri"/>
            </w:rPr>
          </w:rPrChange>
        </w:rPr>
        <w:t>). So calculate the mass of the Solution by adding these two. Then</w:t>
      </w:r>
      <w:r>
        <w:rPr>
          <w:rFonts w:ascii="Times New Roman" w:cs="Times New Roman" w:eastAsia="宋体" w:hAnsi="Times New Roman"/>
          <w:sz w:val="28"/>
          <w:szCs w:val="28"/>
        </w:rPr>
        <w:t xml:space="preserve"> c</w:t>
      </w:r>
      <w:r w:rsidRPr="F9AD6657">
        <w:rPr>
          <w:rFonts w:ascii="Times New Roman" w:cs="Times New Roman" w:eastAsia="宋体" w:hAnsi="Times New Roman"/>
          <w:sz w:val="28"/>
          <w:szCs w:val="28"/>
          <w:rPrChange w:id="1015" w:author="user pc" w:date="2022-03-15T10:14:00Z">
            <w:rPr>
              <w:rFonts w:ascii="Calibri" w:cs="Bell MT" w:eastAsia="宋体" w:hAnsi="Calibri"/>
            </w:rPr>
          </w:rPrChange>
        </w:rPr>
        <w:t>alculate the mass percentage from the formula:</w:t>
      </w:r>
    </w:p>
    <w:p>
      <w:pPr>
        <w:pStyle w:val="style157"/>
        <w:tabs>
          <w:tab w:val="left" w:leader="none" w:pos="3642"/>
        </w:tabs>
        <w:rPr>
          <w:rFonts w:ascii="Times New Roman" w:cs="Times New Roman" w:eastAsia="宋体" w:hAnsi="Times New Roman"/>
          <w:sz w:val="28"/>
          <w:szCs w:val="28"/>
          <w:rPrChange w:id="1016" w:author="user pc" w:date="2022-03-15T10:14:00Z">
            <w:rPr>
              <w:rFonts w:ascii="Calibri" w:cs="Bell MT" w:eastAsia="宋体" w:hAnsi="Calibri"/>
            </w:rPr>
          </w:rPrChange>
        </w:rPr>
      </w:pPr>
      <m:oMathPara>
        <m:oMathParaPr>
          <m:jc m:val="left"/>
        </m:oMathParaPr>
        <m:oMath>
          <m:r>
            <w:rPr>
              <w:rFonts w:ascii="Cambria Math" w:cs="Times New Roman" w:eastAsia="宋体" w:hAnsi="Cambria Math"/>
              <w:sz w:val="28"/>
              <w:szCs w:val="28"/>
            </w:rPr>
            <m:t xml:space="preserve">Mass %= </m:t>
          </m:r>
          <m:f>
            <m:fPr>
              <m:ctrlPr>
                <w:rPr>
                  <w:rFonts w:ascii="Cambria Math" w:cs="Times New Roman" w:eastAsia="宋体" w:hAnsi="Cambria Math"/>
                  <w:i/>
                  <w:sz w:val="28"/>
                  <w:szCs w:val="28"/>
                </w:rPr>
              </m:ctrlPr>
            </m:fPr>
            <m:num>
              <m:r>
                <w:rPr>
                  <w:rFonts w:ascii="Cambria Math" w:cs="Times New Roman" w:eastAsia="宋体" w:hAnsi="Cambria Math"/>
                  <w:sz w:val="28"/>
                  <w:szCs w:val="28"/>
                </w:rPr>
                <m:t>Mass of one component</m:t>
              </m:r>
            </m:num>
            <m:den>
              <m:r>
                <w:rPr>
                  <w:rFonts w:ascii="Cambria Math" w:cs="Times New Roman" w:eastAsia="宋体" w:hAnsi="Cambria Math"/>
                  <w:sz w:val="28"/>
                  <w:szCs w:val="28"/>
                </w:rPr>
                <m:t>Mass of solution</m:t>
              </m:r>
            </m:den>
          </m:f>
          <m:r>
            <w:rPr>
              <w:rFonts w:ascii="Cambria Math" w:cs="Times New Roman" w:eastAsia="宋体" w:hAnsi="Cambria Math"/>
              <w:sz w:val="28"/>
              <w:szCs w:val="28"/>
            </w:rPr>
            <m:t xml:space="preserve"> ×100</m:t>
          </m:r>
        </m:oMath>
      </m:oMathPara>
    </w:p>
    <w:p>
      <w:pPr>
        <w:pStyle w:val="style157"/>
        <w:tabs>
          <w:tab w:val="left" w:leader="none" w:pos="3642"/>
        </w:tabs>
        <w:rPr>
          <w:rFonts w:ascii="Times New Roman" w:cs="Times New Roman" w:eastAsia="宋体" w:hAnsi="Times New Roman"/>
          <w:sz w:val="28"/>
          <w:szCs w:val="28"/>
          <w:rPrChange w:id="1017" w:author="user pc" w:date="2022-03-15T10:14:00Z">
            <w:rPr>
              <w:rFonts w:ascii="Calibri" w:cs="Bell MT" w:eastAsia="宋体" w:hAnsi="Calibri"/>
            </w:rPr>
          </w:rPrChange>
        </w:rPr>
      </w:pPr>
      <w:r w:rsidRPr="A52D4429">
        <w:rPr>
          <w:rFonts w:ascii="Times New Roman" w:cs="Times New Roman" w:eastAsia="宋体" w:hAnsi="Times New Roman"/>
          <w:sz w:val="28"/>
          <w:szCs w:val="28"/>
          <w:rPrChange w:id="1018" w:author="user pc" w:date="2022-03-15T10:14:00Z">
            <w:rPr>
              <w:rFonts w:ascii="Calibri" w:cs="Bell MT" w:eastAsia="宋体" w:hAnsi="Calibri"/>
            </w:rPr>
          </w:rPrChange>
        </w:rPr>
        <w:t>Mass of benzene = 22g; mass of CCl</w:t>
      </w:r>
      <w:r w:rsidRPr="9552D7DF">
        <w:rPr>
          <w:rFonts w:ascii="Times New Roman" w:cs="Times New Roman" w:eastAsia="宋体" w:hAnsi="Times New Roman"/>
          <w:sz w:val="28"/>
          <w:szCs w:val="28"/>
          <w:vertAlign w:val="subscript"/>
          <w:rPrChange w:id="1019" w:author="user pc" w:date="2022-03-15T10:14:00Z">
            <w:rPr>
              <w:rFonts w:ascii="Calibri" w:cs="Bell MT" w:eastAsia="宋体" w:hAnsi="Calibri"/>
              <w:vertAlign w:val="subscript"/>
            </w:rPr>
          </w:rPrChange>
        </w:rPr>
        <w:t>4</w:t>
      </w:r>
      <w:r w:rsidRPr="F095311D">
        <w:rPr>
          <w:rFonts w:ascii="Times New Roman" w:cs="Times New Roman" w:eastAsia="宋体" w:hAnsi="Times New Roman"/>
          <w:sz w:val="28"/>
          <w:szCs w:val="28"/>
          <w:rPrChange w:id="1020" w:author="user pc" w:date="2022-03-15T10:14:00Z">
            <w:rPr>
              <w:rFonts w:ascii="Calibri" w:cs="Bell MT" w:eastAsia="宋体" w:hAnsi="Calibri"/>
            </w:rPr>
          </w:rPrChange>
        </w:rPr>
        <w:t xml:space="preserve"> = 122g</w:t>
      </w:r>
    </w:p>
    <w:p>
      <w:pPr>
        <w:pStyle w:val="style157"/>
        <w:tabs>
          <w:tab w:val="left" w:leader="none" w:pos="3642"/>
        </w:tabs>
        <w:rPr>
          <w:rFonts w:ascii="Times New Roman" w:cs="Times New Roman" w:eastAsia="宋体" w:hAnsi="Times New Roman"/>
          <w:sz w:val="28"/>
          <w:szCs w:val="28"/>
          <w:rPrChange w:id="1021" w:author="user pc" w:date="2022-03-15T10:14:00Z">
            <w:rPr>
              <w:rFonts w:ascii="Calibri" w:cs="Bell MT" w:eastAsia="宋体" w:hAnsi="Calibri"/>
            </w:rPr>
          </w:rPrChange>
        </w:rPr>
      </w:pPr>
      <w:r w:rsidRPr="E9351A59">
        <w:rPr>
          <w:rFonts w:ascii="Times New Roman" w:cs="Times New Roman" w:eastAsia="宋体" w:hAnsi="Times New Roman"/>
          <w:sz w:val="28"/>
          <w:szCs w:val="28"/>
          <w:rPrChange w:id="1022" w:author="user pc" w:date="2022-03-15T10:14:00Z">
            <w:rPr>
              <w:rFonts w:ascii="Calibri" w:cs="Bell MT" w:eastAsia="宋体" w:hAnsi="Calibri"/>
            </w:rPr>
          </w:rPrChange>
        </w:rPr>
        <w:t>Mass of solution = 22 + 122 = 144g</w:t>
      </w:r>
    </w:p>
    <w:p>
      <w:pPr>
        <w:pStyle w:val="style157"/>
        <w:tabs>
          <w:tab w:val="left" w:leader="none" w:pos="3642"/>
        </w:tabs>
        <w:rPr>
          <w:rFonts w:ascii="Times New Roman" w:cs="Times New Roman" w:eastAsia="宋体" w:hAnsi="Times New Roman"/>
          <w:sz w:val="28"/>
          <w:szCs w:val="28"/>
          <w:rPrChange w:id="1023" w:author="user pc" w:date="2022-03-15T10:14:00Z">
            <w:rPr>
              <w:rFonts w:ascii="Calibri" w:cs="Bell MT" w:eastAsia="宋体" w:hAnsi="Calibri"/>
            </w:rPr>
          </w:rPrChange>
        </w:rPr>
      </w:pPr>
      <m:oMathPara>
        <m:oMathParaPr>
          <m:jc m:val="left"/>
        </m:oMathParaPr>
        <m:oMath>
          <m:r>
            <w:rPr>
              <w:rFonts w:ascii="Cambria Math" w:cs="Times New Roman" w:eastAsia="宋体" w:hAnsi="Cambria Math"/>
              <w:sz w:val="28"/>
              <w:szCs w:val="28"/>
            </w:rPr>
            <m:t xml:space="preserve">Mass % </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C</m:t>
              </m:r>
            </m:e>
            <m:sub>
              <m:r>
                <w:rPr>
                  <w:rFonts w:ascii="Cambria Math" w:cs="Times New Roman" w:eastAsia="宋体" w:hAnsi="Cambria Math"/>
                  <w:sz w:val="28"/>
                  <w:szCs w:val="28"/>
                </w:rPr>
                <m:t>6</m:t>
              </m:r>
            </m:sub>
          </m:sSub>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H</m:t>
              </m:r>
            </m:e>
            <m:sub>
              <m:r>
                <w:rPr>
                  <w:rFonts w:ascii="Cambria Math" w:cs="Times New Roman" w:eastAsia="宋体" w:hAnsi="Cambria Math"/>
                  <w:sz w:val="28"/>
                  <w:szCs w:val="28"/>
                </w:rPr>
                <m:t>6</m:t>
              </m:r>
            </m:sub>
          </m:sSub>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Pr>
                  <w:rFonts w:ascii="Cambria Math" w:cs="Times New Roman" w:eastAsia="宋体" w:hAnsi="Cambria Math"/>
                  <w:sz w:val="28"/>
                  <w:szCs w:val="28"/>
                </w:rPr>
                <m:t>22</m:t>
              </m:r>
            </m:num>
            <m:den>
              <m:r>
                <w:rPr>
                  <w:rFonts w:ascii="Cambria Math" w:cs="Times New Roman" w:eastAsia="宋体" w:hAnsi="Cambria Math"/>
                  <w:sz w:val="28"/>
                  <w:szCs w:val="28"/>
                </w:rPr>
                <m:t>144</m:t>
              </m:r>
            </m:den>
          </m:f>
          <m:r>
            <w:rPr>
              <w:rFonts w:ascii="Cambria Math" w:cs="Times New Roman" w:eastAsia="宋体" w:hAnsi="Cambria Math"/>
              <w:sz w:val="28"/>
              <w:szCs w:val="28"/>
            </w:rPr>
            <m:t xml:space="preserve"> ×100=15.28 %</m:t>
          </m:r>
        </m:oMath>
      </m:oMathPara>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ins w:id="1024" w:author="user pc" w:date="2022-03-18T11:27:00Z"/>
          <w:rFonts w:ascii="Times New Roman" w:cs="Times New Roman" w:eastAsia="宋体" w:hAnsi="Times New Roman"/>
          <w:sz w:val="28"/>
          <w:szCs w:val="28"/>
        </w:rPr>
      </w:pPr>
      <w:r w:rsidRPr="192D27A3">
        <w:rPr>
          <w:rFonts w:ascii="Times New Roman" w:cs="Times New Roman" w:eastAsia="宋体" w:hAnsi="Times New Roman"/>
          <w:sz w:val="28"/>
          <w:szCs w:val="28"/>
          <w:rPrChange w:id="1025" w:author="user pc" w:date="2022-03-15T10:14:00Z">
            <w:rPr>
              <w:rFonts w:ascii="Calibri" w:cs="Bell MT" w:eastAsia="宋体" w:hAnsi="Calibri"/>
            </w:rPr>
          </w:rPrChange>
        </w:rPr>
        <w:t>Mass % of CCl</w:t>
      </w:r>
      <w:r w:rsidRPr="9F3A0DEA">
        <w:rPr>
          <w:rFonts w:ascii="Times New Roman" w:cs="Times New Roman" w:eastAsia="宋体" w:hAnsi="Times New Roman"/>
          <w:sz w:val="28"/>
          <w:szCs w:val="28"/>
          <w:vertAlign w:val="subscript"/>
          <w:rPrChange w:id="1026" w:author="user pc" w:date="2022-03-15T10:14:00Z">
            <w:rPr>
              <w:rFonts w:ascii="Calibri" w:cs="Bell MT" w:eastAsia="宋体" w:hAnsi="Calibri"/>
              <w:vertAlign w:val="subscript"/>
            </w:rPr>
          </w:rPrChange>
        </w:rPr>
        <w:t>4</w:t>
      </w:r>
      <w:r w:rsidRPr="9A0B5249">
        <w:rPr>
          <w:rFonts w:ascii="Times New Roman" w:cs="Times New Roman" w:eastAsia="宋体" w:hAnsi="Times New Roman"/>
          <w:sz w:val="28"/>
          <w:szCs w:val="28"/>
          <w:rPrChange w:id="1027" w:author="user pc" w:date="2022-03-15T10:14:00Z">
            <w:rPr>
              <w:rFonts w:ascii="Calibri" w:cs="Bell MT" w:eastAsia="宋体" w:hAnsi="Calibri"/>
            </w:rPr>
          </w:rPrChange>
        </w:rPr>
        <w:t xml:space="preserve"> = 100 - 15.28 = 84.72%</w:t>
      </w:r>
    </w:p>
    <w:p>
      <w:pPr>
        <w:pStyle w:val="style157"/>
        <w:tabs>
          <w:tab w:val="left" w:leader="none" w:pos="3642"/>
        </w:tabs>
        <w:rPr>
          <w:rFonts w:ascii="Times New Roman" w:cs="Times New Roman" w:eastAsia="宋体" w:hAnsi="Times New Roman"/>
          <w:sz w:val="28"/>
          <w:szCs w:val="28"/>
          <w:rPrChange w:id="1028" w:author="user pc" w:date="2022-03-15T10:14:00Z">
            <w:rPr>
              <w:rFonts w:ascii="Calibri" w:cs="Bell MT" w:eastAsia="宋体" w:hAnsi="Calibri"/>
            </w:rPr>
          </w:rPrChange>
        </w:rPr>
      </w:pPr>
      <w:r>
        <w:rPr>
          <w:rFonts w:ascii="Times New Roman" w:cs="Times New Roman" w:eastAsia="宋体" w:hAnsi="Times New Roman"/>
          <w:sz w:val="28"/>
          <w:szCs w:val="28"/>
        </w:rPr>
        <w:t xml:space="preserve"> </w:t>
      </w:r>
    </w:p>
    <w:p>
      <w:pPr>
        <w:pStyle w:val="style157"/>
        <w:tabs>
          <w:tab w:val="left" w:leader="none" w:pos="3642"/>
        </w:tabs>
        <w:rPr>
          <w:rFonts w:ascii="Times New Roman" w:cs="Times New Roman" w:eastAsia="宋体" w:hAnsi="Times New Roman"/>
          <w:sz w:val="28"/>
          <w:szCs w:val="28"/>
          <w:rPrChange w:id="1029" w:author="user pc" w:date="2022-03-15T10:14:00Z">
            <w:rPr>
              <w:rFonts w:ascii="Calibri" w:cs="Bell MT" w:eastAsia="宋体" w:hAnsi="Calibri"/>
            </w:rPr>
          </w:rPrChange>
        </w:rPr>
      </w:pPr>
      <w:r w:rsidRPr="09C5771F">
        <w:rPr>
          <w:rFonts w:ascii="Times New Roman" w:cs="Times New Roman" w:eastAsia="宋体" w:hAnsi="Times New Roman"/>
          <w:sz w:val="28"/>
          <w:szCs w:val="28"/>
          <w:rPrChange w:id="1030" w:author="user pc" w:date="2022-03-15T10:14:00Z">
            <w:rPr>
              <w:rFonts w:ascii="Calibri" w:cs="Bell MT" w:eastAsia="宋体" w:hAnsi="Calibri"/>
            </w:rPr>
          </w:rPrChange>
        </w:rPr>
        <w:t>OR</w:t>
      </w:r>
    </w:p>
    <w:p>
      <w:pPr>
        <w:pStyle w:val="style157"/>
        <w:tabs>
          <w:tab w:val="left" w:leader="none" w:pos="3642"/>
        </w:tabs>
        <w:rPr>
          <w:ins w:id="1031" w:author="user pc" w:date="2022-03-18T11:27:00Z"/>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Change w:id="1032" w:author="user pc" w:date="2022-03-15T10:14:00Z">
            <w:rPr>
              <w:rFonts w:ascii="Calibri" w:cs="Bell MT" w:eastAsia="宋体" w:hAnsi="Calibri"/>
            </w:rPr>
          </w:rPrChange>
        </w:rPr>
      </w:pPr>
      <m:oMathPara>
        <m:oMathParaPr>
          <m:jc m:val="left"/>
        </m:oMathParaPr>
        <m:oMath>
          <m:r>
            <w:rPr>
              <w:rFonts w:ascii="Cambria Math" w:cs="Times New Roman" w:eastAsia="宋体" w:hAnsi="Cambria Math"/>
              <w:sz w:val="28"/>
              <w:szCs w:val="28"/>
            </w:rPr>
            <m:t xml:space="preserve">Mass % </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CCl</m:t>
              </m:r>
            </m:e>
            <m:sub>
              <m:r>
                <w:rPr>
                  <w:rFonts w:ascii="Cambria Math" w:cs="Times New Roman" w:eastAsia="宋体" w:hAnsi="Cambria Math"/>
                  <w:sz w:val="28"/>
                  <w:szCs w:val="28"/>
                </w:rPr>
                <m:t>4</m:t>
              </m:r>
            </m:sub>
          </m:sSub>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Pr>
                  <w:rFonts w:ascii="Cambria Math" w:cs="Times New Roman" w:eastAsia="宋体" w:hAnsi="Cambria Math"/>
                  <w:sz w:val="28"/>
                  <w:szCs w:val="28"/>
                </w:rPr>
                <m:t>122</m:t>
              </m:r>
            </m:num>
            <m:den>
              <m:r>
                <w:rPr>
                  <w:rFonts w:ascii="Cambria Math" w:cs="Times New Roman" w:eastAsia="宋体" w:hAnsi="Cambria Math"/>
                  <w:sz w:val="28"/>
                  <w:szCs w:val="28"/>
                </w:rPr>
                <m:t>144</m:t>
              </m:r>
            </m:den>
          </m:f>
          <m:r>
            <w:rPr>
              <w:rFonts w:ascii="Cambria Math" w:cs="Times New Roman" w:eastAsia="宋体" w:hAnsi="Cambria Math"/>
              <w:sz w:val="28"/>
              <w:szCs w:val="28"/>
            </w:rPr>
            <m:t xml:space="preserve"> ×100=84.72 %</m:t>
          </m:r>
        </m:oMath>
      </m:oMathPara>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
      </w:pPr>
      <w:r>
        <w:rPr>
          <w:rFonts w:ascii="Times New Roman" w:cs="Times New Roman" w:eastAsia="宋体" w:hAnsi="Times New Roman"/>
          <w:b/>
          <w:sz w:val="28"/>
          <w:szCs w:val="28"/>
        </w:rPr>
        <w:t xml:space="preserve">Solved Example 9: </w:t>
      </w:r>
      <w:r>
        <w:rPr>
          <w:rFonts w:ascii="Times New Roman" w:cs="Times New Roman" w:eastAsia="宋体" w:hAnsi="Times New Roman"/>
          <w:sz w:val="28"/>
          <w:szCs w:val="28"/>
        </w:rPr>
        <w:t>What is the percentage composition of carbon in two moles of calcium hydrogen trioxocarbonate (IV)?</w:t>
      </w:r>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b/>
          <w:sz w:val="28"/>
          <w:szCs w:val="28"/>
        </w:rPr>
      </w:pPr>
      <w:r>
        <w:rPr>
          <w:rFonts w:ascii="Times New Roman" w:cs="Times New Roman" w:eastAsia="宋体" w:hAnsi="Times New Roman"/>
          <w:b/>
          <w:sz w:val="28"/>
          <w:szCs w:val="28"/>
        </w:rPr>
        <w:t>Solution</w:t>
      </w:r>
    </w:p>
    <w:p>
      <w:pPr>
        <w:pStyle w:val="style157"/>
        <w:tabs>
          <w:tab w:val="left" w:leader="none" w:pos="3642"/>
        </w:tabs>
        <w:rPr>
          <w:rFonts w:ascii="Times New Roman" w:cs="Times New Roman" w:eastAsia="宋体" w:hAnsi="Times New Roman"/>
          <w:sz w:val="28"/>
          <w:szCs w:val="28"/>
        </w:rPr>
      </w:pPr>
      <w:r>
        <w:rPr>
          <w:rFonts w:ascii="Times New Roman" w:cs="Times New Roman" w:eastAsia="宋体" w:hAnsi="Times New Roman"/>
          <w:sz w:val="28"/>
          <w:szCs w:val="28"/>
        </w:rPr>
        <w:t>Two moles of calcium hydrogen trioxocarbonate (IV) means 2 CaHCO</w:t>
      </w:r>
      <w:r>
        <w:rPr>
          <w:rFonts w:ascii="Times New Roman" w:cs="Times New Roman" w:eastAsia="宋体" w:hAnsi="Times New Roman"/>
          <w:sz w:val="28"/>
          <w:szCs w:val="28"/>
          <w:vertAlign w:val="subscript"/>
        </w:rPr>
        <w:t>3.</w:t>
      </w:r>
    </w:p>
    <w:p>
      <w:pPr>
        <w:pStyle w:val="style157"/>
        <w:tabs>
          <w:tab w:val="left" w:leader="none" w:pos="3642"/>
        </w:tabs>
        <w:rPr>
          <w:rFonts w:ascii="Times New Roman" w:cs="Times New Roman" w:eastAsia="宋体" w:hAnsi="Times New Roman"/>
          <w:sz w:val="28"/>
          <w:szCs w:val="28"/>
        </w:rPr>
      </w:pPr>
      <w:r>
        <w:rPr>
          <w:rFonts w:ascii="Times New Roman" w:cs="Times New Roman" w:eastAsia="宋体" w:hAnsi="Times New Roman"/>
          <w:sz w:val="28"/>
          <w:szCs w:val="28"/>
        </w:rPr>
        <w:t>The molar mass of 2 CaHCO</w:t>
      </w:r>
      <w:r>
        <w:rPr>
          <w:rFonts w:ascii="Times New Roman" w:cs="Times New Roman" w:eastAsia="宋体" w:hAnsi="Times New Roman"/>
          <w:sz w:val="28"/>
          <w:szCs w:val="28"/>
          <w:vertAlign w:val="subscript"/>
        </w:rPr>
        <w:t>3</w:t>
      </w:r>
      <w:r>
        <w:rPr>
          <w:rFonts w:ascii="Times New Roman" w:cs="Times New Roman" w:eastAsia="宋体" w:hAnsi="Times New Roman"/>
          <w:sz w:val="28"/>
          <w:szCs w:val="28"/>
        </w:rPr>
        <w:t xml:space="preserve"> = 2[40 + 1 + 12 + 16 × 3] = 2[101] = 202gmol</w:t>
      </w:r>
      <w:r>
        <w:rPr>
          <w:rFonts w:ascii="Times New Roman" w:cs="Times New Roman" w:eastAsia="宋体" w:hAnsi="Times New Roman"/>
          <w:sz w:val="28"/>
          <w:szCs w:val="28"/>
          <w:vertAlign w:val="superscript"/>
        </w:rPr>
        <w:t>-1</w:t>
      </w:r>
      <w:r>
        <w:rPr>
          <w:rFonts w:ascii="Times New Roman" w:cs="Times New Roman" w:eastAsia="宋体" w:hAnsi="Times New Roman"/>
          <w:sz w:val="28"/>
          <w:szCs w:val="28"/>
        </w:rPr>
        <w:t>.</w:t>
      </w:r>
    </w:p>
    <w:p>
      <w:pPr>
        <w:pStyle w:val="style157"/>
        <w:tabs>
          <w:tab w:val="left" w:leader="none" w:pos="3642"/>
        </w:tabs>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 C= </m:t>
          </m:r>
          <m:f>
            <m:fPr>
              <m:ctrlPr>
                <w:rPr>
                  <w:rFonts w:ascii="Cambria Math" w:cs="Times New Roman" w:eastAsia="宋体" w:hAnsi="Cambria Math"/>
                  <w:i/>
                  <w:sz w:val="28"/>
                  <w:szCs w:val="28"/>
                </w:rPr>
              </m:ctrlPr>
            </m:fPr>
            <m:num>
              <m:r>
                <w:rPr>
                  <w:rFonts w:ascii="Cambria Math" w:cs="Times New Roman" w:eastAsia="宋体" w:hAnsi="Cambria Math"/>
                  <w:sz w:val="28"/>
                  <w:szCs w:val="28"/>
                </w:rPr>
                <m:t>2-atoms of carbon</m:t>
              </m:r>
            </m:num>
            <m:den>
              <m:r>
                <w:rPr>
                  <w:rFonts w:ascii="Cambria Math" w:cs="Times New Roman" w:eastAsia="宋体" w:hAnsi="Cambria Math"/>
                  <w:sz w:val="28"/>
                  <w:szCs w:val="28"/>
                </w:rPr>
                <m:t>molar mass of CaHC</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3</m:t>
                  </m:r>
                </m:sub>
              </m:sSub>
            </m:den>
          </m:f>
          <m:r>
            <w:rPr>
              <w:rFonts w:ascii="Cambria Math" w:cs="Times New Roman" w:eastAsia="宋体" w:hAnsi="Cambria Math"/>
              <w:sz w:val="28"/>
              <w:szCs w:val="28"/>
            </w:rPr>
            <m:t xml:space="preserve"> ×100</m:t>
          </m:r>
        </m:oMath>
      </m:oMathPara>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 C= </m:t>
          </m:r>
          <m:f>
            <m:fPr>
              <m:ctrlPr>
                <w:rPr>
                  <w:rFonts w:ascii="Cambria Math" w:cs="Times New Roman" w:eastAsia="宋体" w:hAnsi="Cambria Math"/>
                  <w:i/>
                  <w:sz w:val="28"/>
                  <w:szCs w:val="28"/>
                </w:rPr>
              </m:ctrlPr>
            </m:fPr>
            <m:num>
              <m:r>
                <w:rPr>
                  <w:rFonts w:ascii="Cambria Math" w:cs="Times New Roman" w:eastAsia="宋体" w:hAnsi="Cambria Math"/>
                  <w:sz w:val="28"/>
                  <w:szCs w:val="28"/>
                </w:rPr>
                <m:t>2×12</m:t>
              </m:r>
            </m:num>
            <m:den>
              <m:r>
                <w:rPr>
                  <w:rFonts w:ascii="Cambria Math" w:cs="Times New Roman" w:eastAsia="宋体" w:hAnsi="Cambria Math"/>
                  <w:sz w:val="28"/>
                  <w:szCs w:val="28"/>
                </w:rPr>
                <m:t>202</m:t>
              </m:r>
            </m:den>
          </m:f>
          <m:r>
            <w:rPr>
              <w:rFonts w:ascii="Cambria Math" w:cs="Times New Roman" w:eastAsia="宋体" w:hAnsi="Cambria Math"/>
              <w:sz w:val="28"/>
              <w:szCs w:val="28"/>
            </w:rPr>
            <m:t xml:space="preserve"> ×100 = </m:t>
          </m:r>
          <m:f>
            <m:fPr>
              <m:ctrlPr>
                <w:rPr>
                  <w:rFonts w:ascii="Cambria Math" w:cs="Times New Roman" w:eastAsia="宋体" w:hAnsi="Cambria Math"/>
                  <w:i/>
                  <w:sz w:val="28"/>
                  <w:szCs w:val="28"/>
                </w:rPr>
              </m:ctrlPr>
            </m:fPr>
            <m:num>
              <m:r>
                <w:rPr>
                  <w:rFonts w:ascii="Cambria Math" w:cs="Times New Roman" w:eastAsia="宋体" w:hAnsi="Cambria Math"/>
                  <w:sz w:val="28"/>
                  <w:szCs w:val="28"/>
                </w:rPr>
                <m:t>24</m:t>
              </m:r>
            </m:num>
            <m:den>
              <m:r>
                <w:rPr>
                  <w:rFonts w:ascii="Cambria Math" w:cs="Times New Roman" w:eastAsia="宋体" w:hAnsi="Cambria Math"/>
                  <w:sz w:val="28"/>
                  <w:szCs w:val="28"/>
                </w:rPr>
                <m:t>202</m:t>
              </m:r>
            </m:den>
          </m:f>
          <m:r>
            <w:rPr>
              <w:rFonts w:ascii="Cambria Math" w:cs="Times New Roman" w:eastAsia="宋体" w:hAnsi="Cambria Math"/>
              <w:sz w:val="28"/>
              <w:szCs w:val="28"/>
            </w:rPr>
            <m:t xml:space="preserve"> ×100= </m:t>
          </m:r>
          <m:f>
            <m:fPr>
              <m:ctrlPr>
                <w:rPr>
                  <w:rFonts w:ascii="Cambria Math" w:cs="Times New Roman" w:eastAsia="宋体" w:hAnsi="Cambria Math"/>
                  <w:i/>
                  <w:sz w:val="28"/>
                  <w:szCs w:val="28"/>
                </w:rPr>
              </m:ctrlPr>
            </m:fPr>
            <m:num>
              <m:r>
                <w:rPr>
                  <w:rFonts w:ascii="Cambria Math" w:cs="Times New Roman" w:eastAsia="宋体" w:hAnsi="Cambria Math"/>
                  <w:sz w:val="28"/>
                  <w:szCs w:val="28"/>
                </w:rPr>
                <m:t>2400</m:t>
              </m:r>
            </m:num>
            <m:den>
              <m:r>
                <w:rPr>
                  <w:rFonts w:ascii="Cambria Math" w:cs="Times New Roman" w:eastAsia="宋体" w:hAnsi="Cambria Math"/>
                  <w:sz w:val="28"/>
                  <w:szCs w:val="28"/>
                </w:rPr>
                <m:t>202</m:t>
              </m:r>
            </m:den>
          </m:f>
          <m:r>
            <w:rPr>
              <w:rFonts w:ascii="Cambria Math" w:cs="Times New Roman" w:eastAsia="宋体" w:hAnsi="Cambria Math"/>
              <w:sz w:val="28"/>
              <w:szCs w:val="28"/>
            </w:rPr>
            <m:t xml:space="preserve"> =11.9 %</m:t>
          </m:r>
        </m:oMath>
      </m:oMathPara>
    </w:p>
    <w:p>
      <w:pPr>
        <w:pStyle w:val="style157"/>
        <w:tabs>
          <w:tab w:val="left" w:leader="none" w:pos="3642"/>
        </w:tabs>
        <w:rPr>
          <w:rFonts w:ascii="Times New Roman" w:cs="Times New Roman" w:eastAsia="宋体" w:hAnsi="Times New Roman"/>
          <w:b w:val="false"/>
          <w:i w:val="false"/>
          <w:sz w:val="28"/>
          <w:szCs w:val="28"/>
          <w:rPrChange w:id="1033" w:author="user pc" w:date="2022-03-15T10:14:00Z">
            <w:rPr>
              <w:rFonts w:ascii="Calibri" w:cs="Bell MT" w:eastAsia="宋体" w:hAnsi="Calibri"/>
              <w:b/>
              <w:i/>
            </w:rPr>
          </w:rPrChange>
        </w:rPr>
      </w:pPr>
    </w:p>
    <w:p>
      <w:pPr>
        <w:pStyle w:val="style157"/>
        <w:tabs>
          <w:tab w:val="left" w:leader="none" w:pos="3642"/>
        </w:tabs>
        <w:rPr>
          <w:rFonts w:ascii="Times New Roman" w:cs="Times New Roman" w:eastAsia="宋体" w:hAnsi="Times New Roman"/>
          <w:b w:val="false"/>
          <w:i w:val="false"/>
          <w:sz w:val="28"/>
          <w:szCs w:val="28"/>
          <w:rPrChange w:id="1034" w:author="user pc" w:date="2022-03-15T10:14:00Z">
            <w:rPr>
              <w:rFonts w:ascii="Calibri" w:cs="Bell MT" w:eastAsia="宋体" w:hAnsi="Calibri"/>
              <w:b/>
              <w:i/>
            </w:rPr>
          </w:rPrChange>
        </w:rPr>
      </w:pPr>
      <m:oMathPara>
        <m:oMathParaPr>
          <m:jc m:val="left"/>
        </m:oMathParaPr>
        <m:oMath>
          <m:r>
            <w:rPr>
              <w:rFonts w:ascii="Cambria Math" w:cs="Times New Roman" w:eastAsia="宋体" w:hAnsi="Cambria Math"/>
              <w:sz w:val="28"/>
              <w:szCs w:val="28"/>
            </w:rPr>
            <m:t>% C=11.9 %</m:t>
          </m:r>
        </m:oMath>
      </m:oMathPara>
    </w:p>
    <w:p>
      <w:pPr>
        <w:pStyle w:val="style157"/>
        <w:tabs>
          <w:tab w:val="left" w:leader="none" w:pos="3642"/>
        </w:tabs>
        <w:rPr>
          <w:rFonts w:ascii="Times New Roman" w:cs="Times New Roman" w:eastAsia="宋体" w:hAnsi="Times New Roman"/>
          <w:b/>
          <w:i/>
          <w:sz w:val="28"/>
          <w:szCs w:val="28"/>
          <w:rPrChange w:id="1035" w:author="user pc" w:date="2022-03-15T10:14:00Z">
            <w:rPr>
              <w:rFonts w:ascii="Calibri" w:cs="Bell MT" w:eastAsia="宋体" w:hAnsi="Calibri"/>
              <w:b/>
              <w:i/>
            </w:rPr>
          </w:rPrChange>
        </w:rPr>
      </w:pPr>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
      </w:pPr>
      <w:r>
        <w:rPr>
          <w:rFonts w:ascii="Times New Roman" w:cs="Times New Roman" w:eastAsia="宋体" w:hAnsi="Times New Roman"/>
          <w:b/>
          <w:sz w:val="28"/>
          <w:szCs w:val="28"/>
        </w:rPr>
        <w:t xml:space="preserve">Solved Example 10: </w:t>
      </w:r>
      <w:r>
        <w:rPr>
          <w:rFonts w:ascii="Times New Roman" w:cs="Times New Roman" w:eastAsia="宋体" w:hAnsi="Times New Roman"/>
          <w:sz w:val="28"/>
          <w:szCs w:val="28"/>
        </w:rPr>
        <w:t>50 tons of</w:t>
      </w:r>
      <w:r>
        <w:rPr>
          <w:rFonts w:ascii="Times New Roman" w:cs="Times New Roman" w:eastAsia="宋体" w:hAnsi="Times New Roman"/>
          <w:b/>
          <w:sz w:val="28"/>
          <w:szCs w:val="28"/>
        </w:rPr>
        <w:t xml:space="preserve"> </w:t>
      </w:r>
      <w:r>
        <w:rPr>
          <w:rFonts w:ascii="Times New Roman" w:cs="Times New Roman" w:eastAsia="宋体" w:hAnsi="Times New Roman"/>
          <w:sz w:val="28"/>
          <w:szCs w:val="28"/>
        </w:rPr>
        <w:t>impure cast iron from the blast furnace contain 47 tons of iron. Calculate the percentage of the impurities in the cast iron.</w:t>
      </w:r>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b/>
          <w:sz w:val="28"/>
          <w:szCs w:val="28"/>
        </w:rPr>
      </w:pPr>
      <w:r>
        <w:rPr>
          <w:rFonts w:ascii="Times New Roman" w:cs="Times New Roman" w:eastAsia="宋体" w:hAnsi="Times New Roman"/>
          <w:b/>
          <w:sz w:val="28"/>
          <w:szCs w:val="28"/>
        </w:rPr>
        <w:t xml:space="preserve">Solution </w:t>
      </w:r>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Mass of impurities=50-47=3 tons</m:t>
          </m:r>
        </m:oMath>
      </m:oMathPara>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Percentage of impu</m:t>
          </m:r>
          <m:r>
            <w:rPr>
              <w:rFonts w:ascii="Times New Roman" w:cs="Times New Roman" w:eastAsia="宋体" w:hAnsi="Times New Roman"/>
              <w:sz w:val="28"/>
              <w:szCs w:val="28"/>
            </w:rPr>
            <m:t>r</m:t>
          </m:r>
          <m:r>
            <w:rPr>
              <w:rFonts w:ascii="Cambria Math" w:cs="Times New Roman" w:eastAsia="宋体" w:hAnsi="Cambria Math"/>
              <w:sz w:val="28"/>
              <w:szCs w:val="28"/>
            </w:rPr>
            <m:t xml:space="preserve">ities= </m:t>
          </m:r>
          <m:f>
            <m:fPr>
              <m:ctrlPr>
                <w:rPr>
                  <w:rFonts w:ascii="Cambria Math" w:cs="Times New Roman" w:eastAsia="宋体" w:hAnsi="Cambria Math"/>
                  <w:i/>
                  <w:sz w:val="28"/>
                  <w:szCs w:val="28"/>
                </w:rPr>
              </m:ctrlPr>
            </m:fPr>
            <m:num>
              <m:r>
                <w:rPr>
                  <w:rFonts w:ascii="Cambria Math" w:cs="Times New Roman" w:eastAsia="宋体" w:hAnsi="Cambria Math"/>
                  <w:sz w:val="28"/>
                  <w:szCs w:val="28"/>
                </w:rPr>
                <m:t>3</m:t>
              </m:r>
            </m:num>
            <m:den>
              <m:r>
                <w:rPr>
                  <w:rFonts w:ascii="Cambria Math" w:cs="Times New Roman" w:eastAsia="宋体" w:hAnsi="Cambria Math"/>
                  <w:sz w:val="28"/>
                  <w:szCs w:val="28"/>
                </w:rPr>
                <m:t>50</m:t>
              </m:r>
            </m:den>
          </m:f>
          <m:r>
            <w:rPr>
              <w:rFonts w:ascii="Cambria Math" w:cs="Times New Roman" w:eastAsia="宋体" w:hAnsi="Cambria Math"/>
              <w:sz w:val="28"/>
              <w:szCs w:val="28"/>
            </w:rPr>
            <m:t xml:space="preserve"> ×100=6%</m:t>
          </m:r>
        </m:oMath>
      </m:oMathPara>
    </w:p>
    <w:p>
      <w:pPr>
        <w:pStyle w:val="style157"/>
        <w:tabs>
          <w:tab w:val="left" w:leader="none" w:pos="3642"/>
        </w:tabs>
        <w:rPr>
          <w:rFonts w:ascii="Times New Roman" w:cs="Times New Roman" w:eastAsia="宋体" w:hAnsi="Times New Roman"/>
          <w:sz w:val="28"/>
          <w:szCs w:val="28"/>
        </w:rPr>
      </w:pPr>
    </w:p>
    <w:p>
      <w:pPr>
        <w:pStyle w:val="style157"/>
        <w:tabs>
          <w:tab w:val="left" w:leader="none" w:pos="3642"/>
        </w:tabs>
        <w:rPr>
          <w:rFonts w:ascii="Times New Roman" w:cs="Times New Roman" w:eastAsia="宋体" w:hAnsi="Times New Roman"/>
          <w:b/>
          <w:i/>
          <w:sz w:val="28"/>
          <w:szCs w:val="28"/>
        </w:rPr>
      </w:pPr>
    </w:p>
    <w:p>
      <w:pPr>
        <w:pStyle w:val="style157"/>
        <w:tabs>
          <w:tab w:val="left" w:leader="none" w:pos="3642"/>
        </w:tabs>
        <w:rPr>
          <w:rFonts w:ascii="Times New Roman" w:cs="Times New Roman" w:eastAsia="宋体" w:hAnsi="Times New Roman"/>
          <w:b/>
          <w:i/>
          <w:sz w:val="28"/>
          <w:szCs w:val="28"/>
          <w:rPrChange w:id="1036" w:author="user pc" w:date="2022-03-15T10:14:00Z">
            <w:rPr>
              <w:rFonts w:ascii="Calibri" w:cs="Bell MT" w:eastAsia="宋体" w:hAnsi="Calibri"/>
              <w:b/>
              <w:i/>
            </w:rPr>
          </w:rPrChange>
        </w:rPr>
      </w:pPr>
    </w:p>
    <w:p>
      <w:pPr>
        <w:pStyle w:val="style157"/>
        <w:tabs>
          <w:tab w:val="left" w:leader="none" w:pos="3642"/>
        </w:tabs>
        <w:rPr>
          <w:rFonts w:ascii="Times New Roman" w:cs="Times New Roman" w:eastAsia="宋体" w:hAnsi="Times New Roman"/>
          <w:b/>
          <w:i/>
          <w:sz w:val="28"/>
          <w:szCs w:val="28"/>
          <w:rPrChange w:id="1037" w:author="user pc" w:date="2022-03-15T10:14:00Z">
            <w:rPr>
              <w:rFonts w:ascii="Calibri" w:cs="Bell MT" w:eastAsia="宋体" w:hAnsi="Calibri"/>
              <w:b/>
              <w:i/>
            </w:rPr>
          </w:rPrChange>
        </w:rPr>
      </w:pPr>
      <w:r w:rsidRPr="008D2139">
        <w:rPr>
          <w:rFonts w:ascii="Times New Roman" w:cs="Times New Roman" w:eastAsia="宋体" w:hAnsi="Times New Roman"/>
          <w:b/>
          <w:i/>
          <w:sz w:val="28"/>
          <w:szCs w:val="28"/>
          <w:rPrChange w:id="1038" w:author="user pc" w:date="2022-03-15T10:14:00Z">
            <w:rPr>
              <w:rFonts w:ascii="Calibri" w:cs="Bell MT" w:eastAsia="宋体" w:hAnsi="Calibri"/>
              <w:b/>
              <w:i/>
            </w:rPr>
          </w:rPrChange>
        </w:rPr>
        <w:t>TAKE AWAY</w:t>
      </w:r>
    </w:p>
    <w:p>
      <w:pPr>
        <w:pStyle w:val="style157"/>
        <w:numPr>
          <w:ilvl w:val="3"/>
          <w:numId w:val="8"/>
        </w:numPr>
        <w:tabs>
          <w:tab w:val="left" w:leader="none" w:pos="3642"/>
        </w:tabs>
        <w:rPr>
          <w:rFonts w:ascii="Times New Roman" w:cs="Times New Roman" w:eastAsia="宋体" w:hAnsi="Times New Roman"/>
          <w:sz w:val="28"/>
          <w:szCs w:val="28"/>
          <w:rPrChange w:id="1039" w:author="user pc" w:date="2022-03-15T10:14:00Z">
            <w:rPr>
              <w:rFonts w:ascii="Calibri" w:cs="Bell MT" w:eastAsia="宋体" w:hAnsi="Calibri"/>
            </w:rPr>
          </w:rPrChange>
        </w:rPr>
      </w:pPr>
      <w:r w:rsidRPr="54B2A755">
        <w:rPr>
          <w:rFonts w:ascii="Times New Roman" w:cs="Times New Roman" w:eastAsia="宋体" w:hAnsi="Times New Roman"/>
          <w:sz w:val="28"/>
          <w:szCs w:val="28"/>
          <w:rPrChange w:id="1040" w:author="user pc" w:date="2022-03-15T10:14:00Z">
            <w:rPr>
              <w:rFonts w:ascii="Calibri" w:cs="Bell MT" w:eastAsia="宋体" w:hAnsi="Calibri"/>
            </w:rPr>
          </w:rPrChange>
        </w:rPr>
        <w:t xml:space="preserve">Find the percentage by mass of 0.368g in a limestone sample weighing 1.267g. </w:t>
      </w:r>
      <w:r w:rsidRPr="4FC1CE4C">
        <w:rPr>
          <w:rFonts w:ascii="Times New Roman" w:cs="Times New Roman" w:eastAsia="宋体" w:hAnsi="Times New Roman"/>
          <w:b/>
          <w:sz w:val="28"/>
          <w:szCs w:val="28"/>
          <w:rPrChange w:id="1041" w:author="user pc" w:date="2022-03-15T10:14:00Z">
            <w:rPr>
              <w:rFonts w:ascii="Calibri" w:cs="Bell MT" w:eastAsia="宋体" w:hAnsi="Calibri"/>
              <w:b/>
            </w:rPr>
          </w:rPrChange>
        </w:rPr>
        <w:t>Ans. 29.08 %.</w:t>
      </w:r>
    </w:p>
    <w:p>
      <w:pPr>
        <w:pStyle w:val="style157"/>
        <w:tabs>
          <w:tab w:val="left" w:leader="none" w:pos="3642"/>
        </w:tabs>
        <w:rPr>
          <w:rFonts w:ascii="Times New Roman" w:cs="Times New Roman" w:eastAsia="宋体" w:hAnsi="Times New Roman"/>
          <w:sz w:val="28"/>
          <w:szCs w:val="28"/>
          <w:rPrChange w:id="1042" w:author="user pc" w:date="2022-03-15T10:14:00Z">
            <w:rPr>
              <w:rFonts w:ascii="Calibri" w:cs="Bell MT" w:eastAsia="宋体" w:hAnsi="Calibri"/>
            </w:rPr>
          </w:rPrChange>
        </w:rPr>
      </w:pPr>
    </w:p>
    <w:p>
      <w:pPr>
        <w:pStyle w:val="style157"/>
        <w:tabs>
          <w:tab w:val="left" w:leader="none" w:pos="3642"/>
        </w:tabs>
        <w:rPr>
          <w:rFonts w:ascii="Times New Roman" w:cs="Times New Roman" w:hAnsi="Times New Roman"/>
          <w:sz w:val="28"/>
          <w:szCs w:val="28"/>
          <w:rPrChange w:id="1043" w:author="user pc" w:date="2022-03-15T10:14:00Z">
            <w:rPr>
              <w:rFonts w:ascii="Calibri" w:cs="Bell MT" w:hAnsi="Calibri"/>
            </w:rPr>
          </w:rPrChange>
        </w:rPr>
      </w:pPr>
      <w:r w:rsidRPr="F7C2EE47">
        <w:rPr>
          <w:rFonts w:ascii="Times New Roman" w:cs="Times New Roman" w:eastAsia="宋体" w:hAnsi="Times New Roman"/>
          <w:sz w:val="28"/>
          <w:szCs w:val="28"/>
          <w:rPrChange w:id="1044" w:author="user pc" w:date="2022-03-15T10:14:00Z">
            <w:rPr>
              <w:rFonts w:ascii="Calibri" w:cs="Bell MT" w:eastAsia="宋体" w:hAnsi="Calibri"/>
            </w:rPr>
          </w:rPrChange>
        </w:rPr>
        <w:t>2. Calculate the % by mass of elements in the following compounds</w:t>
      </w:r>
    </w:p>
    <w:p>
      <w:pPr>
        <w:pStyle w:val="style157"/>
        <w:numPr>
          <w:ilvl w:val="0"/>
          <w:numId w:val="9"/>
        </w:numPr>
        <w:tabs>
          <w:tab w:val="left" w:leader="none" w:pos="3642"/>
        </w:tabs>
        <w:rPr>
          <w:rFonts w:ascii="Times New Roman" w:cs="Times New Roman" w:hAnsi="Times New Roman"/>
          <w:sz w:val="28"/>
          <w:szCs w:val="28"/>
          <w:rPrChange w:id="1045" w:author="user pc" w:date="2022-03-15T10:14:00Z">
            <w:rPr>
              <w:rFonts w:ascii="Calibri" w:cs="Bell MT" w:hAnsi="Calibri"/>
            </w:rPr>
          </w:rPrChange>
        </w:rPr>
      </w:pPr>
      <w:r w:rsidRPr="7A0CCF97">
        <w:rPr>
          <w:rFonts w:ascii="Times New Roman" w:cs="Times New Roman" w:eastAsia="宋体" w:hAnsi="Times New Roman"/>
          <w:sz w:val="28"/>
          <w:szCs w:val="28"/>
          <w:rPrChange w:id="1046" w:author="user pc" w:date="2022-03-15T10:14:00Z">
            <w:rPr>
              <w:rFonts w:ascii="Calibri" w:cs="Bell MT" w:eastAsia="宋体" w:hAnsi="Calibri"/>
            </w:rPr>
          </w:rPrChange>
        </w:rPr>
        <w:t xml:space="preserve">Calcium trioxocarbonate (IV). </w:t>
      </w:r>
      <w:r w:rsidRPr="3C501F73">
        <w:rPr>
          <w:rFonts w:ascii="Times New Roman" w:cs="Times New Roman" w:eastAsia="宋体" w:hAnsi="Times New Roman"/>
          <w:b/>
          <w:sz w:val="28"/>
          <w:szCs w:val="28"/>
          <w:rPrChange w:id="1047" w:author="user pc" w:date="2022-03-15T10:14:00Z">
            <w:rPr>
              <w:rFonts w:ascii="Calibri" w:cs="Bell MT" w:eastAsia="宋体" w:hAnsi="Calibri"/>
              <w:b/>
            </w:rPr>
          </w:rPrChange>
        </w:rPr>
        <w:t>Ans.  Ca = 40%, C = 12%%, O = 48%</w:t>
      </w:r>
    </w:p>
    <w:p>
      <w:pPr>
        <w:pStyle w:val="style157"/>
        <w:numPr>
          <w:ilvl w:val="0"/>
          <w:numId w:val="9"/>
        </w:numPr>
        <w:tabs>
          <w:tab w:val="left" w:leader="none" w:pos="3642"/>
        </w:tabs>
        <w:rPr>
          <w:rFonts w:ascii="Times New Roman" w:cs="Times New Roman" w:hAnsi="Times New Roman"/>
          <w:sz w:val="28"/>
          <w:szCs w:val="28"/>
          <w:rPrChange w:id="1048" w:author="user pc" w:date="2022-03-15T10:14:00Z">
            <w:rPr>
              <w:rFonts w:ascii="Calibri" w:cs="Bell MT" w:hAnsi="Calibri"/>
            </w:rPr>
          </w:rPrChange>
        </w:rPr>
      </w:pPr>
      <w:r w:rsidRPr="F3CEBCBB">
        <w:rPr>
          <w:rFonts w:ascii="Times New Roman" w:cs="Times New Roman" w:eastAsia="宋体" w:hAnsi="Times New Roman"/>
          <w:sz w:val="28"/>
          <w:szCs w:val="28"/>
          <w:rPrChange w:id="1049" w:author="user pc" w:date="2022-03-15T10:14:00Z">
            <w:rPr>
              <w:rFonts w:ascii="Calibri" w:cs="Bell MT" w:eastAsia="宋体" w:hAnsi="Calibri"/>
            </w:rPr>
          </w:rPrChange>
        </w:rPr>
        <w:t xml:space="preserve">Potassium hydrogen trioxocarbonate (IV). </w:t>
      </w:r>
      <w:r w:rsidRPr="11755EA6">
        <w:rPr>
          <w:rFonts w:ascii="Times New Roman" w:cs="Times New Roman" w:eastAsia="宋体" w:hAnsi="Times New Roman"/>
          <w:b/>
          <w:sz w:val="28"/>
          <w:szCs w:val="28"/>
          <w:rPrChange w:id="1050" w:author="user pc" w:date="2022-03-15T10:14:00Z">
            <w:rPr>
              <w:rFonts w:ascii="Calibri" w:cs="Bell MT" w:eastAsia="宋体" w:hAnsi="Calibri"/>
              <w:b/>
            </w:rPr>
          </w:rPrChange>
        </w:rPr>
        <w:t>Ans. K = 39%, H = 1%, C = 12%, O = 48%</w:t>
      </w:r>
    </w:p>
    <w:p>
      <w:pPr>
        <w:pStyle w:val="style157"/>
        <w:numPr>
          <w:ilvl w:val="0"/>
          <w:numId w:val="9"/>
        </w:numPr>
        <w:tabs>
          <w:tab w:val="left" w:leader="none" w:pos="3642"/>
        </w:tabs>
        <w:rPr>
          <w:rFonts w:ascii="Times New Roman" w:cs="Times New Roman" w:hAnsi="Times New Roman"/>
          <w:sz w:val="28"/>
          <w:szCs w:val="28"/>
          <w:rPrChange w:id="1051" w:author="user pc" w:date="2022-03-15T10:14:00Z">
            <w:rPr>
              <w:rFonts w:ascii="Calibri" w:cs="Bell MT" w:hAnsi="Calibri"/>
            </w:rPr>
          </w:rPrChange>
        </w:rPr>
      </w:pPr>
      <w:r w:rsidRPr="BD752381">
        <w:rPr>
          <w:rFonts w:ascii="Times New Roman" w:cs="Times New Roman" w:eastAsia="宋体" w:hAnsi="Times New Roman"/>
          <w:sz w:val="28"/>
          <w:szCs w:val="28"/>
          <w:rPrChange w:id="1052" w:author="user pc" w:date="2022-03-15T10:14:00Z">
            <w:rPr>
              <w:rFonts w:ascii="Calibri" w:cs="Bell MT" w:eastAsia="宋体" w:hAnsi="Calibri"/>
            </w:rPr>
          </w:rPrChange>
        </w:rPr>
        <w:t xml:space="preserve">Ethanol. </w:t>
      </w:r>
      <w:r w:rsidRPr="156726CA">
        <w:rPr>
          <w:rFonts w:ascii="Times New Roman" w:cs="Times New Roman" w:eastAsia="宋体" w:hAnsi="Times New Roman"/>
          <w:b/>
          <w:sz w:val="28"/>
          <w:szCs w:val="28"/>
          <w:rPrChange w:id="1053" w:author="user pc" w:date="2022-03-15T10:14:00Z">
            <w:rPr>
              <w:rFonts w:ascii="Calibri" w:cs="Bell MT" w:eastAsia="宋体" w:hAnsi="Calibri"/>
              <w:b/>
            </w:rPr>
          </w:rPrChange>
        </w:rPr>
        <w:t>Ans. C = 52.2%, H = 13.0%, O = 34.8%</w:t>
      </w:r>
    </w:p>
    <w:p>
      <w:pPr>
        <w:pStyle w:val="style157"/>
        <w:numPr>
          <w:ilvl w:val="0"/>
          <w:numId w:val="9"/>
        </w:numPr>
        <w:tabs>
          <w:tab w:val="left" w:leader="none" w:pos="3642"/>
        </w:tabs>
        <w:rPr>
          <w:rFonts w:ascii="Times New Roman" w:cs="Times New Roman" w:hAnsi="Times New Roman"/>
          <w:b/>
          <w:sz w:val="28"/>
          <w:szCs w:val="28"/>
          <w:rPrChange w:id="1054" w:author="user pc" w:date="2022-03-15T10:14:00Z">
            <w:rPr>
              <w:rFonts w:ascii="Calibri" w:hAnsi="Calibri"/>
              <w:b/>
            </w:rPr>
          </w:rPrChange>
        </w:rPr>
      </w:pPr>
      <w:r w:rsidRPr="65515421">
        <w:rPr>
          <w:rFonts w:ascii="Times New Roman" w:cs="Times New Roman" w:eastAsia="宋体" w:hAnsi="Times New Roman"/>
          <w:sz w:val="28"/>
          <w:szCs w:val="28"/>
          <w:rPrChange w:id="1055" w:author="user pc" w:date="2022-03-15T10:14:00Z">
            <w:rPr>
              <w:rFonts w:ascii="Calibri" w:cs="Bell MT" w:eastAsia="宋体" w:hAnsi="Calibri"/>
            </w:rPr>
          </w:rPrChange>
        </w:rPr>
        <w:t xml:space="preserve">Aluminium sulphide. </w:t>
      </w:r>
      <w:r w:rsidRPr="9672ED39">
        <w:rPr>
          <w:rFonts w:ascii="Times New Roman" w:cs="Times New Roman" w:eastAsia="宋体" w:hAnsi="Times New Roman"/>
          <w:b/>
          <w:sz w:val="28"/>
          <w:szCs w:val="28"/>
          <w:rPrChange w:id="1056" w:author="user pc" w:date="2022-03-15T10:14:00Z">
            <w:rPr>
              <w:rFonts w:ascii="Calibri" w:cs="Bell MT" w:eastAsia="宋体" w:hAnsi="Calibri"/>
              <w:b/>
            </w:rPr>
          </w:rPrChange>
        </w:rPr>
        <w:t>Ans. Al = 36%, S = 64%</w:t>
      </w:r>
    </w:p>
    <w:p>
      <w:pPr>
        <w:pStyle w:val="style157"/>
        <w:tabs>
          <w:tab w:val="left" w:leader="none" w:pos="3642"/>
        </w:tabs>
        <w:rPr>
          <w:rFonts w:ascii="Times New Roman" w:cs="Times New Roman" w:hAnsi="Times New Roman"/>
          <w:b/>
          <w:sz w:val="28"/>
          <w:szCs w:val="28"/>
          <w:rPrChange w:id="1057" w:author="user pc" w:date="2022-03-15T10:14:00Z">
            <w:rPr>
              <w:rFonts w:ascii="Calibri" w:hAnsi="Calibri"/>
              <w:b/>
            </w:rPr>
          </w:rPrChange>
        </w:rPr>
      </w:pPr>
      <w:r w:rsidRPr="21E8B782">
        <w:rPr>
          <w:rFonts w:ascii="Times New Roman" w:cs="Times New Roman" w:hAnsi="Times New Roman"/>
          <w:sz w:val="28"/>
          <w:szCs w:val="28"/>
          <w:rPrChange w:id="1058" w:author="user pc" w:date="2022-03-15T10:14:00Z">
            <w:rPr>
              <w:rFonts w:ascii="Calibri" w:hAnsi="Calibri"/>
            </w:rPr>
          </w:rPrChange>
        </w:rPr>
        <w:t xml:space="preserve">e) Ethanoic acid. </w:t>
      </w:r>
      <w:r w:rsidRPr="F6C86121">
        <w:rPr>
          <w:rFonts w:ascii="Times New Roman" w:cs="Times New Roman" w:hAnsi="Times New Roman"/>
          <w:b/>
          <w:sz w:val="28"/>
          <w:szCs w:val="28"/>
          <w:rPrChange w:id="1059" w:author="user pc" w:date="2022-03-15T10:14:00Z">
            <w:rPr>
              <w:rFonts w:ascii="Calibri" w:hAnsi="Calibri"/>
              <w:b/>
            </w:rPr>
          </w:rPrChange>
        </w:rPr>
        <w:t>Ans. C = 40%, H = 6.67%, O = 53.33%</w:t>
      </w:r>
    </w:p>
    <w:p>
      <w:pPr>
        <w:pStyle w:val="style0"/>
        <w:rPr>
          <w:rFonts w:ascii="Times New Roman" w:cs="Times New Roman" w:hAnsi="Times New Roman"/>
          <w:sz w:val="28"/>
          <w:szCs w:val="28"/>
          <w:rPrChange w:id="1060" w:author="user pc" w:date="2022-03-15T10:14:00Z">
            <w:rPr>
              <w:rFonts w:ascii="Calibri" w:hAnsi="Calibri"/>
            </w:rPr>
          </w:rPrChange>
        </w:rPr>
      </w:pPr>
      <w:r w:rsidRPr="10E12C1F">
        <w:rPr>
          <w:rFonts w:ascii="Times New Roman" w:cs="Times New Roman" w:hAnsi="Times New Roman"/>
          <w:sz w:val="28"/>
          <w:szCs w:val="28"/>
          <w:rPrChange w:id="1061" w:author="user pc" w:date="2022-03-15T10:14:00Z">
            <w:rPr>
              <w:rFonts w:ascii="Calibri" w:hAnsi="Calibri"/>
            </w:rPr>
          </w:rPrChange>
        </w:rPr>
        <w:t>3. Ammonium tetraoxosulphate (VI), (NH</w:t>
      </w:r>
      <w:r w:rsidRPr="7A65F678">
        <w:rPr>
          <w:rFonts w:ascii="Times New Roman" w:cs="Times New Roman" w:hAnsi="Times New Roman"/>
          <w:sz w:val="28"/>
          <w:szCs w:val="28"/>
          <w:vertAlign w:val="subscript"/>
          <w:rPrChange w:id="1062" w:author="user pc" w:date="2022-03-15T10:14:00Z">
            <w:rPr>
              <w:rFonts w:ascii="Calibri" w:hAnsi="Calibri"/>
              <w:vertAlign w:val="subscript"/>
            </w:rPr>
          </w:rPrChange>
        </w:rPr>
        <w:t>4</w:t>
      </w:r>
      <w:r w:rsidRPr="CF8B4F4E">
        <w:rPr>
          <w:rFonts w:ascii="Times New Roman" w:cs="Times New Roman" w:hAnsi="Times New Roman"/>
          <w:sz w:val="28"/>
          <w:szCs w:val="28"/>
          <w:rPrChange w:id="1063" w:author="user pc" w:date="2022-03-15T10:14:00Z">
            <w:rPr>
              <w:rFonts w:ascii="Calibri" w:hAnsi="Calibri"/>
            </w:rPr>
          </w:rPrChange>
        </w:rPr>
        <w:t>)</w:t>
      </w:r>
      <w:r w:rsidRPr="D9E5731C">
        <w:rPr>
          <w:rFonts w:ascii="Times New Roman" w:cs="Times New Roman" w:hAnsi="Times New Roman"/>
          <w:sz w:val="28"/>
          <w:szCs w:val="28"/>
          <w:vertAlign w:val="subscript"/>
          <w:rPrChange w:id="1064" w:author="user pc" w:date="2022-03-15T10:14:00Z">
            <w:rPr>
              <w:rFonts w:ascii="Calibri" w:hAnsi="Calibri"/>
              <w:vertAlign w:val="subscript"/>
            </w:rPr>
          </w:rPrChange>
        </w:rPr>
        <w:t>2</w:t>
      </w:r>
      <w:r w:rsidRPr="F7A2A65B">
        <w:rPr>
          <w:rFonts w:ascii="Times New Roman" w:cs="Times New Roman" w:hAnsi="Times New Roman"/>
          <w:sz w:val="28"/>
          <w:szCs w:val="28"/>
          <w:rPrChange w:id="1065" w:author="user pc" w:date="2022-03-15T10:14:00Z">
            <w:rPr>
              <w:rFonts w:ascii="Calibri" w:hAnsi="Calibri"/>
            </w:rPr>
          </w:rPrChange>
        </w:rPr>
        <w:t>SO</w:t>
      </w:r>
      <w:r w:rsidRPr="55E4A127">
        <w:rPr>
          <w:rFonts w:ascii="Times New Roman" w:cs="Times New Roman" w:hAnsi="Times New Roman"/>
          <w:sz w:val="28"/>
          <w:szCs w:val="28"/>
          <w:vertAlign w:val="subscript"/>
          <w:rPrChange w:id="1066" w:author="user pc" w:date="2022-03-15T10:14:00Z">
            <w:rPr>
              <w:rFonts w:ascii="Calibri" w:hAnsi="Calibri"/>
              <w:vertAlign w:val="subscript"/>
            </w:rPr>
          </w:rPrChange>
        </w:rPr>
        <w:t>4</w:t>
      </w:r>
      <w:r w:rsidRPr="51513B4C">
        <w:rPr>
          <w:rFonts w:ascii="Times New Roman" w:cs="Times New Roman" w:hAnsi="Times New Roman"/>
          <w:sz w:val="28"/>
          <w:szCs w:val="28"/>
          <w:rPrChange w:id="1067" w:author="user pc" w:date="2022-03-15T10:14:00Z">
            <w:rPr>
              <w:rFonts w:ascii="Calibri" w:hAnsi="Calibri"/>
            </w:rPr>
          </w:rPrChange>
        </w:rPr>
        <w:t>, is an important ingredient in many artificial fertilizers.</w:t>
      </w:r>
    </w:p>
    <w:p>
      <w:pPr>
        <w:pStyle w:val="style0"/>
        <w:rPr>
          <w:rFonts w:ascii="Times New Roman" w:cs="Times New Roman" w:hAnsi="Times New Roman"/>
          <w:sz w:val="28"/>
          <w:szCs w:val="28"/>
          <w:rPrChange w:id="1068" w:author="user pc" w:date="2022-03-15T10:14:00Z">
            <w:rPr>
              <w:rFonts w:ascii="Calibri" w:hAnsi="Calibri"/>
            </w:rPr>
          </w:rPrChange>
        </w:rPr>
      </w:pPr>
      <w:r w:rsidRPr="01D51BFB">
        <w:rPr>
          <w:rFonts w:ascii="Times New Roman" w:cs="Times New Roman" w:hAnsi="Times New Roman"/>
          <w:sz w:val="28"/>
          <w:szCs w:val="28"/>
          <w:rPrChange w:id="1069" w:author="user pc" w:date="2022-03-15T10:14:00Z">
            <w:rPr>
              <w:rFonts w:ascii="Calibri" w:hAnsi="Calibri"/>
            </w:rPr>
          </w:rPrChange>
        </w:rPr>
        <w:t xml:space="preserve">(a) Calculate the percentage of nitrogen and the percentage of sulfur in ammonium tetraoxosulphate (VI).  </w:t>
      </w:r>
      <w:r w:rsidRPr="A7CFA3F1">
        <w:rPr>
          <w:rFonts w:ascii="Times New Roman" w:cs="Times New Roman" w:hAnsi="Times New Roman"/>
          <w:b/>
          <w:sz w:val="28"/>
          <w:szCs w:val="28"/>
          <w:rPrChange w:id="1070" w:author="user pc" w:date="2022-03-15T10:14:00Z">
            <w:rPr>
              <w:rFonts w:ascii="Calibri" w:hAnsi="Calibri"/>
              <w:b/>
            </w:rPr>
          </w:rPrChange>
        </w:rPr>
        <w:t>Ans. 21.2% N and 24.2% S</w:t>
      </w:r>
    </w:p>
    <w:p>
      <w:pPr>
        <w:pStyle w:val="style0"/>
        <w:rPr>
          <w:rFonts w:ascii="Times New Roman" w:cs="Times New Roman" w:hAnsi="Times New Roman"/>
          <w:sz w:val="28"/>
          <w:szCs w:val="28"/>
          <w:rPrChange w:id="1071" w:author="user pc" w:date="2022-03-15T10:14:00Z">
            <w:rPr>
              <w:rFonts w:ascii="Calibri" w:hAnsi="Calibri"/>
            </w:rPr>
          </w:rPrChange>
        </w:rPr>
      </w:pPr>
      <w:r w:rsidRPr="7783612C">
        <w:rPr>
          <w:rFonts w:ascii="Times New Roman" w:cs="Times New Roman" w:hAnsi="Times New Roman"/>
          <w:sz w:val="28"/>
          <w:szCs w:val="28"/>
          <w:rPrChange w:id="1072" w:author="user pc" w:date="2022-03-15T10:14:00Z">
            <w:rPr>
              <w:rFonts w:ascii="Calibri" w:hAnsi="Calibri"/>
            </w:rPr>
          </w:rPrChange>
        </w:rPr>
        <w:t>4. What is the percentage of trioxocarbonate (IV) ion in sodium trioxocarbonate (IV),(Na</w:t>
      </w:r>
      <w:r w:rsidRPr="62CA1CA7">
        <w:rPr>
          <w:rFonts w:ascii="Times New Roman" w:cs="Times New Roman" w:hAnsi="Times New Roman"/>
          <w:sz w:val="28"/>
          <w:szCs w:val="28"/>
          <w:vertAlign w:val="subscript"/>
          <w:rPrChange w:id="1073" w:author="user pc" w:date="2022-03-15T10:14:00Z">
            <w:rPr>
              <w:rFonts w:ascii="Calibri" w:hAnsi="Calibri"/>
              <w:vertAlign w:val="subscript"/>
            </w:rPr>
          </w:rPrChange>
        </w:rPr>
        <w:t>2</w:t>
      </w:r>
      <w:r w:rsidRPr="AD8161C3">
        <w:rPr>
          <w:rFonts w:ascii="Times New Roman" w:cs="Times New Roman" w:hAnsi="Times New Roman"/>
          <w:sz w:val="28"/>
          <w:szCs w:val="28"/>
          <w:rPrChange w:id="1074" w:author="user pc" w:date="2022-03-15T10:14:00Z">
            <w:rPr>
              <w:rFonts w:ascii="Calibri" w:hAnsi="Calibri"/>
            </w:rPr>
          </w:rPrChange>
        </w:rPr>
        <w:t>CO</w:t>
      </w:r>
      <w:r w:rsidRPr="675E838D">
        <w:rPr>
          <w:rFonts w:ascii="Times New Roman" w:cs="Times New Roman" w:hAnsi="Times New Roman"/>
          <w:sz w:val="28"/>
          <w:szCs w:val="28"/>
          <w:vertAlign w:val="subscript"/>
          <w:rPrChange w:id="1075" w:author="user pc" w:date="2022-03-15T10:14:00Z">
            <w:rPr>
              <w:rFonts w:ascii="Calibri" w:hAnsi="Calibri"/>
              <w:vertAlign w:val="subscript"/>
            </w:rPr>
          </w:rPrChange>
        </w:rPr>
        <w:t>3</w:t>
      </w:r>
      <w:r w:rsidRPr="250A9B5C">
        <w:rPr>
          <w:rFonts w:ascii="Times New Roman" w:cs="Times New Roman" w:hAnsi="Times New Roman"/>
          <w:sz w:val="28"/>
          <w:szCs w:val="28"/>
          <w:rPrChange w:id="1076" w:author="user pc" w:date="2022-03-15T10:14:00Z">
            <w:rPr>
              <w:rFonts w:ascii="Calibri" w:hAnsi="Calibri"/>
            </w:rPr>
          </w:rPrChange>
        </w:rPr>
        <w:t>)?</w:t>
      </w:r>
    </w:p>
    <w:p>
      <w:pPr>
        <w:pStyle w:val="style0"/>
        <w:rPr>
          <w:del w:id="1077" w:author="user pc" w:date="2022-03-18T11:28:00Z"/>
          <w:rFonts w:ascii="Times New Roman" w:cs="Times New Roman" w:hAnsi="Times New Roman"/>
          <w:sz w:val="28"/>
          <w:szCs w:val="28"/>
          <w:rPrChange w:id="1078" w:author="user pc" w:date="2022-03-15T10:14:00Z">
            <w:rPr>
              <w:del w:id="1079" w:author="user pc" w:date="2022-03-18T11:28:00Z"/>
              <w:rFonts w:ascii="Calibri" w:hAnsi="Calibri"/>
            </w:rPr>
          </w:rPrChange>
        </w:rPr>
      </w:pPr>
      <w:r w:rsidRPr="6001D91E">
        <w:rPr>
          <w:rFonts w:ascii="Times New Roman" w:cs="Times New Roman" w:hAnsi="Times New Roman"/>
          <w:b/>
          <w:sz w:val="28"/>
          <w:szCs w:val="28"/>
          <w:rPrChange w:id="1080" w:author="user pc" w:date="2022-03-15T10:14:00Z">
            <w:rPr>
              <w:rFonts w:ascii="Calibri" w:hAnsi="Calibri"/>
              <w:b/>
            </w:rPr>
          </w:rPrChange>
        </w:rPr>
        <w:t>Ans.56.6% CO</w:t>
      </w:r>
      <w:r w:rsidRPr="0600E9E5">
        <w:rPr>
          <w:rFonts w:ascii="Times New Roman" w:cs="Times New Roman" w:hAnsi="Times New Roman"/>
          <w:b/>
          <w:sz w:val="28"/>
          <w:szCs w:val="28"/>
          <w:vertAlign w:val="subscript"/>
          <w:rPrChange w:id="1081" w:author="user pc" w:date="2022-03-15T10:14:00Z">
            <w:rPr>
              <w:rFonts w:ascii="Calibri" w:hAnsi="Calibri"/>
              <w:b/>
              <w:vertAlign w:val="subscript"/>
            </w:rPr>
          </w:rPrChange>
        </w:rPr>
        <w:t xml:space="preserve">3 </w:t>
      </w:r>
      <w:r w:rsidRPr="A926EA4A">
        <w:rPr>
          <w:rFonts w:ascii="Times New Roman" w:cs="Times New Roman" w:hAnsi="Times New Roman"/>
          <w:b/>
          <w:sz w:val="28"/>
          <w:szCs w:val="28"/>
          <w:rPrChange w:id="1082" w:author="user pc" w:date="2022-03-15T10:14:00Z">
            <w:rPr>
              <w:rFonts w:ascii="Calibri" w:hAnsi="Calibri"/>
              <w:b/>
            </w:rPr>
          </w:rPrChange>
        </w:rPr>
        <w:t>(for the CO</w:t>
      </w:r>
      <w:r w:rsidRPr="DD8DC029">
        <w:rPr>
          <w:rFonts w:ascii="Times New Roman" w:cs="Times New Roman" w:hAnsi="Times New Roman"/>
          <w:b/>
          <w:sz w:val="28"/>
          <w:szCs w:val="28"/>
          <w:vertAlign w:val="subscript"/>
          <w:rPrChange w:id="1083" w:author="user pc" w:date="2022-03-15T10:14:00Z">
            <w:rPr>
              <w:rFonts w:ascii="Calibri" w:hAnsi="Calibri"/>
              <w:b/>
              <w:vertAlign w:val="subscript"/>
            </w:rPr>
          </w:rPrChange>
        </w:rPr>
        <w:t>3</w:t>
      </w:r>
      <w:r w:rsidRPr="A885FB22">
        <w:rPr>
          <w:rFonts w:ascii="Times New Roman" w:cs="Times New Roman" w:hAnsi="Times New Roman"/>
          <w:b/>
          <w:sz w:val="28"/>
          <w:szCs w:val="28"/>
          <w:vertAlign w:val="superscript"/>
          <w:rPrChange w:id="1084" w:author="user pc" w:date="2022-03-15T10:14:00Z">
            <w:rPr>
              <w:rFonts w:ascii="Calibri" w:hAnsi="Calibri"/>
              <w:b/>
              <w:vertAlign w:val="superscript"/>
            </w:rPr>
          </w:rPrChange>
        </w:rPr>
        <w:t xml:space="preserve">2- </w:t>
      </w:r>
      <w:r w:rsidRPr="98585724">
        <w:rPr>
          <w:rFonts w:ascii="Times New Roman" w:cs="Times New Roman" w:hAnsi="Times New Roman"/>
          <w:b/>
          <w:sz w:val="28"/>
          <w:szCs w:val="28"/>
          <w:rPrChange w:id="1085" w:author="user pc" w:date="2022-03-15T10:14:00Z">
            <w:rPr>
              <w:rFonts w:ascii="Calibri" w:hAnsi="Calibri"/>
              <w:b/>
            </w:rPr>
          </w:rPrChange>
        </w:rPr>
        <w:t>ion)</w:t>
      </w:r>
    </w:p>
    <w:p>
      <w:pPr>
        <w:pStyle w:val="style157"/>
        <w:tabs>
          <w:tab w:val="left" w:leader="none" w:pos="3642"/>
        </w:tabs>
        <w:rPr>
          <w:del w:id="1086" w:author="user pc" w:date="2022-03-18T11:28:00Z"/>
          <w:rFonts w:ascii="Times New Roman" w:cs="Times New Roman" w:eastAsia="宋体" w:hAnsi="Times New Roman"/>
          <w:sz w:val="28"/>
          <w:szCs w:val="28"/>
          <w:rPrChange w:id="1087" w:author="user pc" w:date="2022-03-15T10:14:00Z">
            <w:rPr>
              <w:del w:id="1088" w:author="user pc" w:date="2022-03-18T11:28:00Z"/>
              <w:rFonts w:ascii="Calibri" w:cs="Bell MT" w:eastAsia="宋体" w:hAnsi="Calibri"/>
            </w:rPr>
          </w:rPrChange>
        </w:rPr>
      </w:pPr>
    </w:p>
    <w:p>
      <w:pPr>
        <w:pStyle w:val="style157"/>
        <w:tabs>
          <w:tab w:val="left" w:leader="none" w:pos="3642"/>
        </w:tabs>
        <w:rPr>
          <w:del w:id="1089" w:author="user pc" w:date="2022-03-18T11:28:00Z"/>
          <w:rFonts w:ascii="Times New Roman" w:cs="Times New Roman" w:eastAsia="宋体" w:hAnsi="Times New Roman"/>
          <w:sz w:val="28"/>
          <w:szCs w:val="28"/>
          <w:rPrChange w:id="1090" w:author="user pc" w:date="2022-03-15T10:14:00Z">
            <w:rPr>
              <w:del w:id="1091" w:author="user pc" w:date="2022-03-18T11:28:00Z"/>
              <w:rFonts w:ascii="Calibri" w:cs="Bell MT" w:eastAsia="宋体" w:hAnsi="Calibri"/>
            </w:rPr>
          </w:rPrChange>
        </w:rPr>
      </w:pPr>
    </w:p>
    <w:p>
      <w:pPr>
        <w:pStyle w:val="style157"/>
        <w:tabs>
          <w:tab w:val="left" w:leader="none" w:pos="3642"/>
        </w:tabs>
        <w:rPr>
          <w:del w:id="1092" w:author="user pc" w:date="2022-03-18T11:28:00Z"/>
          <w:rFonts w:ascii="Times New Roman" w:cs="Times New Roman" w:eastAsia="宋体" w:hAnsi="Times New Roman"/>
          <w:sz w:val="28"/>
          <w:szCs w:val="28"/>
          <w:rPrChange w:id="1093" w:author="user pc" w:date="2022-03-15T10:14:00Z">
            <w:rPr>
              <w:del w:id="1094" w:author="user pc" w:date="2022-03-18T11:28:00Z"/>
              <w:rFonts w:ascii="Calibri" w:cs="Bell MT" w:eastAsia="宋体" w:hAnsi="Calibri"/>
            </w:rPr>
          </w:rPrChange>
        </w:rPr>
      </w:pPr>
    </w:p>
    <w:p>
      <w:pPr>
        <w:pStyle w:val="style157"/>
        <w:tabs>
          <w:tab w:val="left" w:leader="none" w:pos="3642"/>
        </w:tabs>
        <w:rPr>
          <w:del w:id="1095" w:author="user pc" w:date="2022-03-18T11:28:00Z"/>
          <w:rFonts w:ascii="Times New Roman" w:cs="Times New Roman" w:eastAsia="宋体" w:hAnsi="Times New Roman"/>
          <w:sz w:val="28"/>
          <w:szCs w:val="28"/>
          <w:rPrChange w:id="1096" w:author="user pc" w:date="2022-03-15T10:14:00Z">
            <w:rPr>
              <w:del w:id="1097" w:author="user pc" w:date="2022-03-18T11:28:00Z"/>
              <w:rFonts w:ascii="Calibri" w:cs="Bell MT" w:eastAsia="宋体" w:hAnsi="Calibri"/>
            </w:rPr>
          </w:rPrChange>
        </w:rPr>
      </w:pPr>
    </w:p>
    <w:p>
      <w:pPr>
        <w:pStyle w:val="style157"/>
        <w:tabs>
          <w:tab w:val="left" w:leader="none" w:pos="3642"/>
        </w:tabs>
        <w:rPr>
          <w:rFonts w:ascii="Times New Roman" w:cs="Times New Roman" w:hAnsi="Times New Roman"/>
          <w:b/>
          <w:color w:val="0000ff"/>
          <w:sz w:val="28"/>
          <w:szCs w:val="28"/>
          <w:highlight w:val="yellow"/>
          <w:rPrChange w:id="1098" w:author="user pc" w:date="2022-03-15T10:14:00Z">
            <w:rPr>
              <w:rFonts w:ascii="Calibri" w:cs="Bell MT" w:hAnsi="Calibri"/>
              <w:b/>
              <w:color w:val="0000ff"/>
              <w:highlight w:val="yellow"/>
            </w:rPr>
          </w:rPrChange>
        </w:rPr>
      </w:pPr>
    </w:p>
    <w:p>
      <w:pPr>
        <w:pStyle w:val="style157"/>
        <w:tabs>
          <w:tab w:val="left" w:leader="none" w:pos="3642"/>
        </w:tabs>
        <w:rPr>
          <w:rFonts w:ascii="Times New Roman" w:cs="Times New Roman" w:hAnsi="Times New Roman"/>
          <w:b/>
          <w:color w:val="0000ff"/>
          <w:sz w:val="28"/>
          <w:szCs w:val="28"/>
          <w:highlight w:val="yellow"/>
          <w:rPrChange w:id="1099" w:author="user pc" w:date="2022-03-15T10:14:00Z">
            <w:rPr>
              <w:rFonts w:ascii="Calibri" w:cs="Bell MT" w:hAnsi="Calibri"/>
              <w:b/>
              <w:color w:val="0000ff"/>
              <w:highlight w:val="yellow"/>
            </w:rPr>
          </w:rPrChange>
        </w:rPr>
      </w:pPr>
    </w:p>
    <w:p>
      <w:pPr>
        <w:pStyle w:val="style157"/>
        <w:tabs>
          <w:tab w:val="left" w:leader="none" w:pos="3642"/>
        </w:tabs>
        <w:rPr>
          <w:rFonts w:ascii="Times New Roman" w:cs="Times New Roman" w:hAnsi="Times New Roman"/>
          <w:b/>
          <w:color w:val="0000ff"/>
          <w:sz w:val="28"/>
          <w:szCs w:val="28"/>
          <w:highlight w:val="yellow"/>
          <w:rPrChange w:id="1100" w:author="user pc" w:date="2022-03-15T10:14:00Z">
            <w:rPr>
              <w:rFonts w:ascii="Calibri" w:cs="Bell MT" w:hAnsi="Calibri"/>
              <w:b/>
              <w:color w:val="0000ff"/>
              <w:highlight w:val="yellow"/>
            </w:rPr>
          </w:rPrChange>
        </w:rPr>
      </w:pPr>
      <w:r w:rsidRPr="A46054C1">
        <w:rPr>
          <w:rFonts w:ascii="Times New Roman" w:cs="Times New Roman" w:hAnsi="Times New Roman"/>
          <w:b/>
          <w:color w:val="0000ff"/>
          <w:sz w:val="28"/>
          <w:szCs w:val="28"/>
          <w:highlight w:val="yellow"/>
          <w:rPrChange w:id="1101" w:author="user pc" w:date="2022-03-15T10:14:00Z">
            <w:rPr>
              <w:rFonts w:ascii="Calibri" w:cs="Bell MT" w:hAnsi="Calibri"/>
              <w:b/>
              <w:color w:val="0000ff"/>
              <w:highlight w:val="yellow"/>
            </w:rPr>
          </w:rPrChange>
        </w:rPr>
        <w:t>CHAPTER 4</w:t>
      </w:r>
    </w:p>
    <w:p>
      <w:pPr>
        <w:pStyle w:val="style157"/>
        <w:tabs>
          <w:tab w:val="left" w:leader="none" w:pos="3642"/>
        </w:tabs>
        <w:rPr>
          <w:rFonts w:ascii="Times New Roman" w:cs="Times New Roman" w:hAnsi="Times New Roman"/>
          <w:b/>
          <w:color w:val="0000ff"/>
          <w:sz w:val="28"/>
          <w:szCs w:val="28"/>
          <w:highlight w:val="yellow"/>
          <w:rPrChange w:id="1102" w:author="user pc" w:date="2022-03-15T10:14:00Z">
            <w:rPr>
              <w:rFonts w:ascii="Calibri" w:cs="Bell MT" w:hAnsi="Calibri"/>
              <w:b/>
              <w:color w:val="0000ff"/>
              <w:highlight w:val="yellow"/>
            </w:rPr>
          </w:rPrChange>
        </w:rPr>
      </w:pPr>
    </w:p>
    <w:p>
      <w:pPr>
        <w:pStyle w:val="style157"/>
        <w:tabs>
          <w:tab w:val="left" w:leader="none" w:pos="3642"/>
        </w:tabs>
        <w:rPr>
          <w:rFonts w:ascii="Times New Roman" w:cs="Times New Roman" w:hAnsi="Times New Roman"/>
          <w:b/>
          <w:color w:val="0000ff"/>
          <w:sz w:val="28"/>
          <w:szCs w:val="28"/>
          <w:rPrChange w:id="1103" w:author="user pc" w:date="2022-03-15T10:14:00Z">
            <w:rPr>
              <w:rFonts w:ascii="Bell MT" w:cs="Bell MT" w:hAnsi="Bell MT"/>
              <w:b/>
              <w:color w:val="0000ff"/>
            </w:rPr>
          </w:rPrChange>
        </w:rPr>
      </w:pPr>
      <w:r w:rsidRPr="CE8455FC">
        <w:rPr>
          <w:rFonts w:ascii="Times New Roman" w:cs="Times New Roman" w:hAnsi="Times New Roman"/>
          <w:b/>
          <w:color w:val="0000ff"/>
          <w:sz w:val="28"/>
          <w:szCs w:val="28"/>
          <w:highlight w:val="yellow"/>
          <w:rPrChange w:id="1104" w:author="user pc" w:date="2022-03-15T10:14:00Z">
            <w:rPr>
              <w:rFonts w:ascii="Calibri" w:cs="Bell MT" w:hAnsi="Calibri"/>
              <w:b/>
              <w:color w:val="0000ff"/>
              <w:highlight w:val="yellow"/>
            </w:rPr>
          </w:rPrChange>
        </w:rPr>
        <w:t>EMPIRICAL AND MOLECULAR FORMULAE (DETERMINING FORMULAE)</w:t>
      </w:r>
    </w:p>
    <w:p>
      <w:pPr>
        <w:pStyle w:val="style157"/>
        <w:tabs>
          <w:tab w:val="left" w:leader="none" w:pos="3642"/>
        </w:tabs>
        <w:rPr>
          <w:rFonts w:ascii="Times New Roman" w:cs="Times New Roman" w:hAnsi="Times New Roman"/>
          <w:color w:val="0000ff"/>
          <w:sz w:val="28"/>
          <w:szCs w:val="28"/>
          <w:rPrChange w:id="1105" w:author="user pc" w:date="2022-03-15T10:14:00Z">
            <w:rPr>
              <w:rFonts w:ascii="Bell MT" w:cs="Bell MT" w:hAnsi="Bell MT"/>
              <w:color w:val="0000ff"/>
            </w:rPr>
          </w:rPrChange>
        </w:rPr>
      </w:pPr>
    </w:p>
    <w:p>
      <w:pPr>
        <w:pStyle w:val="style157"/>
        <w:tabs>
          <w:tab w:val="left" w:leader="none" w:pos="3642"/>
        </w:tabs>
        <w:rPr>
          <w:rFonts w:ascii="Times New Roman" w:cs="Times New Roman" w:hAnsi="Times New Roman"/>
          <w:sz w:val="28"/>
          <w:szCs w:val="28"/>
          <w:rPrChange w:id="1106" w:author="user pc" w:date="2022-03-15T10:14:00Z">
            <w:rPr>
              <w:rFonts w:ascii="Calibri" w:cs="Bell MT" w:hAnsi="Calibri"/>
            </w:rPr>
          </w:rPrChange>
        </w:rPr>
      </w:pPr>
      <w:r w:rsidRPr="128E7512">
        <w:rPr>
          <w:rFonts w:ascii="Times New Roman" w:cs="Times New Roman" w:hAnsi="Times New Roman"/>
          <w:sz w:val="28"/>
          <w:szCs w:val="28"/>
          <w:rPrChange w:id="1107" w:author="user pc" w:date="2022-03-15T10:14:00Z">
            <w:rPr>
              <w:rFonts w:ascii="Calibri" w:cs="Bell MT" w:hAnsi="Calibri"/>
            </w:rPr>
          </w:rPrChange>
        </w:rPr>
        <w:t xml:space="preserve">These two formulas are called </w:t>
      </w:r>
      <w:r w:rsidRPr="043D8F73">
        <w:rPr>
          <w:rFonts w:ascii="Times New Roman" w:cs="Times New Roman" w:hAnsi="Times New Roman"/>
          <w:b/>
          <w:color w:val="0000ff"/>
          <w:sz w:val="28"/>
          <w:szCs w:val="28"/>
          <w:rPrChange w:id="1108" w:author="user pc" w:date="2022-03-15T10:14:00Z">
            <w:rPr>
              <w:rFonts w:ascii="Calibri" w:cs="Bell MT" w:hAnsi="Calibri"/>
              <w:b/>
              <w:color w:val="0000ff"/>
            </w:rPr>
          </w:rPrChange>
        </w:rPr>
        <w:t>determining formulas.</w:t>
      </w:r>
      <w:r w:rsidRPr="B538679A">
        <w:rPr>
          <w:rFonts w:ascii="Times New Roman" w:cs="Times New Roman" w:hAnsi="Times New Roman"/>
          <w:sz w:val="28"/>
          <w:szCs w:val="28"/>
          <w:rPrChange w:id="1109" w:author="user pc" w:date="2022-03-15T10:14:00Z">
            <w:rPr>
              <w:rFonts w:ascii="Calibri" w:cs="Bell MT" w:hAnsi="Calibri"/>
            </w:rPr>
          </w:rPrChange>
        </w:rPr>
        <w:t xml:space="preserve"> Knowing the percentage composition of a compound can directly lead to its empirical formula. </w:t>
      </w:r>
    </w:p>
    <w:p>
      <w:pPr>
        <w:pStyle w:val="style157"/>
        <w:tabs>
          <w:tab w:val="left" w:leader="none" w:pos="3642"/>
        </w:tabs>
        <w:rPr>
          <w:rFonts w:ascii="Times New Roman" w:cs="Times New Roman" w:hAnsi="Times New Roman"/>
          <w:i/>
          <w:sz w:val="28"/>
          <w:szCs w:val="28"/>
          <w:rPrChange w:id="1110" w:author="user pc" w:date="2022-03-15T10:14:00Z">
            <w:rPr>
              <w:rFonts w:ascii="Calibri" w:cs="Bell MT" w:hAnsi="Calibri"/>
              <w:i/>
            </w:rPr>
          </w:rPrChange>
        </w:rPr>
      </w:pPr>
      <w:r w:rsidRPr="6C21B28C">
        <w:rPr>
          <w:rFonts w:ascii="Times New Roman" w:cs="Times New Roman" w:hAnsi="Times New Roman"/>
          <w:b/>
          <w:bCs/>
          <w:color w:val="0000ff"/>
          <w:sz w:val="28"/>
          <w:szCs w:val="28"/>
          <w:rPrChange w:id="1111" w:author="user pc" w:date="2022-03-15T10:14:00Z">
            <w:rPr>
              <w:rFonts w:ascii="Calibri" w:cs="Bell MT" w:hAnsi="Calibri"/>
              <w:b/>
              <w:bCs/>
              <w:color w:val="0000ff"/>
            </w:rPr>
          </w:rPrChange>
        </w:rPr>
        <w:t xml:space="preserve">An empirical formula (simplest formula) for a compound is defined as the formula of a substance that shows the simplest ratio of atoms in the compound. </w:t>
      </w:r>
      <w:r w:rsidRPr="B2995AE6">
        <w:rPr>
          <w:rFonts w:ascii="Times New Roman" w:cs="Times New Roman" w:hAnsi="Times New Roman"/>
          <w:sz w:val="28"/>
          <w:szCs w:val="28"/>
          <w:rPrChange w:id="1112" w:author="user pc" w:date="2022-03-15T10:14:00Z">
            <w:rPr>
              <w:rFonts w:ascii="Calibri" w:cs="Bell MT" w:hAnsi="Calibri"/>
            </w:rPr>
          </w:rPrChange>
        </w:rPr>
        <w:t>The empirical formula of a substance is written with the smallest integer (whole number) subscripts. Example, the empirical formula of hydrogen peroxide (H</w:t>
      </w:r>
      <w:r w:rsidRPr="89C2FEAB">
        <w:rPr>
          <w:rFonts w:ascii="Times New Roman" w:cs="Times New Roman" w:hAnsi="Times New Roman"/>
          <w:sz w:val="28"/>
          <w:szCs w:val="28"/>
          <w:vertAlign w:val="subscript"/>
          <w:rPrChange w:id="1113" w:author="user pc" w:date="2022-03-15T10:14:00Z">
            <w:rPr>
              <w:rFonts w:ascii="Calibri" w:cs="Bell MT" w:hAnsi="Calibri"/>
              <w:vertAlign w:val="subscript"/>
            </w:rPr>
          </w:rPrChange>
        </w:rPr>
        <w:t>2</w:t>
      </w:r>
      <w:r w:rsidRPr="86AE435C">
        <w:rPr>
          <w:rFonts w:ascii="Times New Roman" w:cs="Times New Roman" w:hAnsi="Times New Roman"/>
          <w:sz w:val="28"/>
          <w:szCs w:val="28"/>
          <w:rPrChange w:id="1114" w:author="user pc" w:date="2022-03-15T10:14:00Z">
            <w:rPr>
              <w:rFonts w:ascii="Calibri" w:cs="Bell MT" w:hAnsi="Calibri"/>
            </w:rPr>
          </w:rPrChange>
        </w:rPr>
        <w:t>O</w:t>
      </w:r>
      <w:r w:rsidRPr="63DD5E55">
        <w:rPr>
          <w:rFonts w:ascii="Times New Roman" w:cs="Times New Roman" w:hAnsi="Times New Roman"/>
          <w:sz w:val="28"/>
          <w:szCs w:val="28"/>
          <w:vertAlign w:val="subscript"/>
          <w:rPrChange w:id="1115" w:author="user pc" w:date="2022-03-15T10:14:00Z">
            <w:rPr>
              <w:rFonts w:ascii="Calibri" w:cs="Bell MT" w:hAnsi="Calibri"/>
              <w:vertAlign w:val="subscript"/>
            </w:rPr>
          </w:rPrChange>
        </w:rPr>
        <w:t>2</w:t>
      </w:r>
      <w:r w:rsidRPr="FED46187">
        <w:rPr>
          <w:rFonts w:ascii="Times New Roman" w:cs="Times New Roman" w:hAnsi="Times New Roman"/>
          <w:sz w:val="28"/>
          <w:szCs w:val="28"/>
          <w:rPrChange w:id="1116" w:author="user pc" w:date="2022-03-15T10:14:00Z">
            <w:rPr>
              <w:rFonts w:ascii="Calibri" w:cs="Bell MT" w:hAnsi="Calibri"/>
            </w:rPr>
          </w:rPrChange>
        </w:rPr>
        <w:t>) is HO, the empirical formula of benzene (C</w:t>
      </w:r>
      <w:r w:rsidRPr="F4D8AA90">
        <w:rPr>
          <w:rFonts w:ascii="Times New Roman" w:cs="Times New Roman" w:hAnsi="Times New Roman"/>
          <w:sz w:val="28"/>
          <w:szCs w:val="28"/>
          <w:vertAlign w:val="subscript"/>
          <w:rPrChange w:id="1117" w:author="user pc" w:date="2022-03-15T10:14:00Z">
            <w:rPr>
              <w:rFonts w:ascii="Calibri" w:cs="Bell MT" w:hAnsi="Calibri"/>
              <w:vertAlign w:val="subscript"/>
            </w:rPr>
          </w:rPrChange>
        </w:rPr>
        <w:t>6</w:t>
      </w:r>
      <w:r w:rsidRPr="86F03D06">
        <w:rPr>
          <w:rFonts w:ascii="Times New Roman" w:cs="Times New Roman" w:hAnsi="Times New Roman"/>
          <w:sz w:val="28"/>
          <w:szCs w:val="28"/>
          <w:rPrChange w:id="1118" w:author="user pc" w:date="2022-03-15T10:14:00Z">
            <w:rPr>
              <w:rFonts w:ascii="Calibri" w:cs="Bell MT" w:hAnsi="Calibri"/>
            </w:rPr>
          </w:rPrChange>
        </w:rPr>
        <w:t>H</w:t>
      </w:r>
      <w:r w:rsidRPr="AC065A53">
        <w:rPr>
          <w:rFonts w:ascii="Times New Roman" w:cs="Times New Roman" w:hAnsi="Times New Roman"/>
          <w:sz w:val="28"/>
          <w:szCs w:val="28"/>
          <w:vertAlign w:val="subscript"/>
          <w:rPrChange w:id="1119" w:author="user pc" w:date="2022-03-15T10:14:00Z">
            <w:rPr>
              <w:rFonts w:ascii="Calibri" w:cs="Bell MT" w:hAnsi="Calibri"/>
              <w:vertAlign w:val="subscript"/>
            </w:rPr>
          </w:rPrChange>
        </w:rPr>
        <w:t>6</w:t>
      </w:r>
      <w:r w:rsidRPr="A91121DD">
        <w:rPr>
          <w:rFonts w:ascii="Times New Roman" w:cs="Times New Roman" w:hAnsi="Times New Roman"/>
          <w:sz w:val="28"/>
          <w:szCs w:val="28"/>
          <w:rPrChange w:id="1120" w:author="user pc" w:date="2022-03-15T10:14:00Z">
            <w:rPr>
              <w:rFonts w:ascii="Calibri" w:cs="Bell MT" w:hAnsi="Calibri"/>
            </w:rPr>
          </w:rPrChange>
        </w:rPr>
        <w:t>) is C</w:t>
      </w:r>
      <w:r w:rsidRPr="7E408B89">
        <w:rPr>
          <w:rFonts w:ascii="Times New Roman" w:cs="Times New Roman" w:hAnsi="Times New Roman"/>
          <w:sz w:val="28"/>
          <w:szCs w:val="28"/>
          <w:vertAlign w:val="subscript"/>
          <w:rPrChange w:id="1121" w:author="user pc" w:date="2022-03-15T10:14:00Z">
            <w:rPr>
              <w:rFonts w:ascii="Calibri" w:cs="Bell MT" w:hAnsi="Calibri"/>
              <w:vertAlign w:val="subscript"/>
            </w:rPr>
          </w:rPrChange>
        </w:rPr>
        <w:t>2</w:t>
      </w:r>
      <w:r w:rsidRPr="A7E24584">
        <w:rPr>
          <w:rFonts w:ascii="Times New Roman" w:cs="Times New Roman" w:hAnsi="Times New Roman"/>
          <w:sz w:val="28"/>
          <w:szCs w:val="28"/>
          <w:rPrChange w:id="1122" w:author="user pc" w:date="2022-03-15T10:14:00Z">
            <w:rPr>
              <w:rFonts w:ascii="Calibri" w:cs="Bell MT" w:hAnsi="Calibri"/>
            </w:rPr>
          </w:rPrChange>
        </w:rPr>
        <w:t>H</w:t>
      </w:r>
      <w:r w:rsidRPr="812AD495">
        <w:rPr>
          <w:rFonts w:ascii="Times New Roman" w:cs="Times New Roman" w:hAnsi="Times New Roman"/>
          <w:sz w:val="28"/>
          <w:szCs w:val="28"/>
          <w:vertAlign w:val="subscript"/>
          <w:rPrChange w:id="1123" w:author="user pc" w:date="2022-03-15T10:14:00Z">
            <w:rPr>
              <w:rFonts w:ascii="Calibri" w:cs="Bell MT" w:hAnsi="Calibri"/>
              <w:vertAlign w:val="subscript"/>
            </w:rPr>
          </w:rPrChange>
        </w:rPr>
        <w:t xml:space="preserve">2 </w:t>
      </w:r>
      <w:r w:rsidRPr="AAC1CAA2">
        <w:rPr>
          <w:rFonts w:ascii="Times New Roman" w:cs="Times New Roman" w:hAnsi="Times New Roman"/>
          <w:sz w:val="28"/>
          <w:szCs w:val="28"/>
          <w:rPrChange w:id="1124" w:author="user pc" w:date="2022-03-15T10:14:00Z">
            <w:rPr>
              <w:rFonts w:ascii="Calibri" w:cs="Bell MT" w:hAnsi="Calibri"/>
            </w:rPr>
          </w:rPrChange>
        </w:rPr>
        <w:t>(ethyne used in welding).</w:t>
      </w:r>
    </w:p>
    <w:p>
      <w:pPr>
        <w:pStyle w:val="style157"/>
        <w:tabs>
          <w:tab w:val="left" w:leader="none" w:pos="3642"/>
        </w:tabs>
        <w:rPr>
          <w:rFonts w:ascii="Times New Roman" w:cs="Times New Roman" w:hAnsi="Times New Roman"/>
          <w:b/>
          <w:bCs/>
          <w:color w:val="0000ff"/>
          <w:sz w:val="28"/>
          <w:szCs w:val="28"/>
          <w:rPrChange w:id="1125" w:author="user pc" w:date="2022-03-15T10:14:00Z">
            <w:rPr>
              <w:rFonts w:ascii="Calibri" w:cs="Bell MT" w:hAnsi="Calibri"/>
              <w:b/>
              <w:bCs/>
              <w:color w:val="0000ff"/>
            </w:rPr>
          </w:rPrChange>
        </w:rPr>
      </w:pPr>
      <w:r w:rsidRPr="D1F25ECC">
        <w:rPr>
          <w:rFonts w:ascii="Times New Roman" w:cs="Times New Roman" w:hAnsi="Times New Roman"/>
          <w:b/>
          <w:bCs/>
          <w:color w:val="0000ff"/>
          <w:sz w:val="28"/>
          <w:szCs w:val="28"/>
          <w:rPrChange w:id="1126" w:author="user pc" w:date="2022-03-15T10:14:00Z">
            <w:rPr>
              <w:rFonts w:ascii="Calibri" w:cs="Bell MT" w:hAnsi="Calibri"/>
              <w:b/>
              <w:bCs/>
              <w:color w:val="0000ff"/>
            </w:rPr>
          </w:rPrChange>
        </w:rPr>
        <w:t>Molecular formula is defined as the formula that describes the precise number of atoms of different elements in a molecule of the substance.</w:t>
      </w:r>
    </w:p>
    <w:p>
      <w:pPr>
        <w:pStyle w:val="style157"/>
        <w:tabs>
          <w:tab w:val="left" w:leader="none" w:pos="3642"/>
        </w:tabs>
        <w:jc w:val="both"/>
        <w:rPr>
          <w:rFonts w:ascii="Times New Roman" w:cs="Times New Roman" w:hAnsi="Times New Roman"/>
          <w:i/>
          <w:sz w:val="28"/>
          <w:szCs w:val="28"/>
          <w:rPrChange w:id="1127" w:author="user pc" w:date="2022-03-15T10:14:00Z">
            <w:rPr>
              <w:rFonts w:ascii="Bell MT" w:cs="Bell MT" w:hAnsi="Bell MT"/>
              <w:i/>
            </w:rPr>
          </w:rPrChange>
        </w:rPr>
      </w:pPr>
      <w:r w:rsidRPr="9F1A5FEF">
        <w:rPr>
          <w:rFonts w:ascii="Times New Roman" w:cs="Times New Roman" w:hAnsi="Times New Roman"/>
          <w:i/>
          <w:sz w:val="28"/>
          <w:szCs w:val="28"/>
          <w:rPrChange w:id="1128" w:author="user pc" w:date="2022-03-15T10:14:00Z">
            <w:rPr>
              <w:rFonts w:ascii="Bell MT" w:cs="Bell MT" w:hAnsi="Bell MT"/>
              <w:i/>
            </w:rPr>
          </w:rPrChange>
        </w:rPr>
        <w:t>We can obtain the empirical formula from the composition of the compound by converting masses of the elements to moles. If you are given in percentages, then the masses of each element in the sample equals the numerical value of the percentage.</w:t>
      </w:r>
    </w:p>
    <w:p>
      <w:pPr>
        <w:pStyle w:val="style157"/>
        <w:tabs>
          <w:tab w:val="left" w:leader="none" w:pos="3642"/>
        </w:tabs>
        <w:jc w:val="both"/>
        <w:rPr>
          <w:rFonts w:ascii="Times New Roman" w:cs="Times New Roman" w:hAnsi="Times New Roman"/>
          <w:i/>
          <w:sz w:val="28"/>
          <w:szCs w:val="28"/>
          <w:rPrChange w:id="1129" w:author="user pc" w:date="2022-03-15T10:14:00Z">
            <w:rPr>
              <w:rFonts w:ascii="Bell MT" w:cs="Bell MT" w:hAnsi="Bell MT"/>
              <w:i/>
            </w:rPr>
          </w:rPrChange>
        </w:rPr>
      </w:pPr>
    </w:p>
    <w:p>
      <w:pPr>
        <w:pStyle w:val="style157"/>
        <w:tabs>
          <w:tab w:val="left" w:leader="none" w:pos="3642"/>
        </w:tabs>
        <w:jc w:val="both"/>
        <w:rPr>
          <w:rFonts w:ascii="Times New Roman" w:cs="Times New Roman" w:hAnsi="Times New Roman"/>
          <w:b/>
          <w:i/>
          <w:sz w:val="28"/>
          <w:szCs w:val="28"/>
        </w:rPr>
      </w:pPr>
    </w:p>
    <w:p>
      <w:pPr>
        <w:pStyle w:val="style157"/>
        <w:tabs>
          <w:tab w:val="left" w:leader="none" w:pos="3642"/>
        </w:tabs>
        <w:jc w:val="both"/>
        <w:rPr>
          <w:rFonts w:ascii="Times New Roman" w:cs="Times New Roman" w:hAnsi="Times New Roman"/>
          <w:b/>
          <w:i/>
          <w:sz w:val="28"/>
          <w:szCs w:val="28"/>
        </w:rPr>
      </w:pPr>
    </w:p>
    <w:p>
      <w:pPr>
        <w:pStyle w:val="style157"/>
        <w:tabs>
          <w:tab w:val="left" w:leader="none" w:pos="3642"/>
        </w:tabs>
        <w:jc w:val="both"/>
        <w:rPr>
          <w:rFonts w:ascii="Times New Roman" w:cs="Times New Roman" w:hAnsi="Times New Roman"/>
          <w:sz w:val="28"/>
          <w:szCs w:val="28"/>
          <w:rPrChange w:id="1130" w:author="user pc" w:date="2022-03-15T10:14:00Z">
            <w:rPr>
              <w:rFonts w:ascii="Calibri" w:cs="Bell MT" w:hAnsi="Calibri"/>
            </w:rPr>
          </w:rPrChange>
        </w:rPr>
      </w:pPr>
      <w:r w:rsidRPr="5F48EB4E">
        <w:rPr>
          <w:rFonts w:ascii="Times New Roman" w:cs="Times New Roman" w:hAnsi="Times New Roman"/>
          <w:b/>
          <w:i/>
          <w:sz w:val="28"/>
          <w:szCs w:val="28"/>
          <w:rPrChange w:id="1131" w:author="user pc" w:date="2022-03-15T10:14:00Z">
            <w:rPr>
              <w:rFonts w:ascii="Calibri" w:cs="Bell MT" w:hAnsi="Calibri"/>
              <w:b/>
              <w:i/>
            </w:rPr>
          </w:rPrChange>
        </w:rPr>
        <w:t>Solved Example 1</w:t>
      </w:r>
      <w:r w:rsidRPr="2C9D8E96">
        <w:rPr>
          <w:rFonts w:ascii="Times New Roman" w:cs="Times New Roman" w:hAnsi="Times New Roman"/>
          <w:sz w:val="28"/>
          <w:szCs w:val="28"/>
          <w:rPrChange w:id="1132" w:author="user pc" w:date="2022-03-15T10:14:00Z">
            <w:rPr>
              <w:rFonts w:ascii="Calibri" w:cs="Bell MT" w:hAnsi="Calibri"/>
            </w:rPr>
          </w:rPrChange>
        </w:rPr>
        <w:t xml:space="preserve">: </w:t>
      </w:r>
    </w:p>
    <w:p>
      <w:pPr>
        <w:pStyle w:val="style157"/>
        <w:tabs>
          <w:tab w:val="left" w:leader="none" w:pos="3642"/>
        </w:tabs>
        <w:jc w:val="both"/>
        <w:rPr>
          <w:rFonts w:ascii="Times New Roman" w:cs="Times New Roman" w:hAnsi="Times New Roman"/>
          <w:sz w:val="28"/>
          <w:szCs w:val="28"/>
          <w:rPrChange w:id="1133" w:author="user pc" w:date="2022-03-15T10:14:00Z">
            <w:rPr>
              <w:rFonts w:ascii="Calibri" w:cs="Bell MT" w:hAnsi="Calibri"/>
            </w:rPr>
          </w:rPrChange>
        </w:rPr>
      </w:pPr>
      <w:r w:rsidRPr="2C0F923A">
        <w:rPr>
          <w:rFonts w:ascii="Times New Roman" w:cs="Times New Roman" w:hAnsi="Times New Roman"/>
          <w:sz w:val="28"/>
          <w:szCs w:val="28"/>
          <w:rPrChange w:id="1134" w:author="user pc" w:date="2022-03-15T10:14:00Z">
            <w:rPr>
              <w:rFonts w:ascii="Calibri" w:cs="Bell MT" w:hAnsi="Calibri"/>
            </w:rPr>
          </w:rPrChange>
        </w:rPr>
        <w:t>On analysis, a sample weighing 1.587g is found to contain 0.483g of Nitrogen and 1.104g of Oxygen. What is the empirical formula of the compound?</w:t>
      </w:r>
    </w:p>
    <w:p>
      <w:pPr>
        <w:pStyle w:val="style157"/>
        <w:tabs>
          <w:tab w:val="left" w:leader="none" w:pos="3642"/>
        </w:tabs>
        <w:jc w:val="both"/>
        <w:rPr>
          <w:rFonts w:ascii="Times New Roman" w:cs="Times New Roman" w:hAnsi="Times New Roman"/>
          <w:sz w:val="28"/>
          <w:szCs w:val="28"/>
          <w:rPrChange w:id="1135"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b/>
          <w:sz w:val="28"/>
          <w:szCs w:val="28"/>
          <w:rPrChange w:id="1136" w:author="user pc" w:date="2022-03-15T10:14:00Z">
            <w:rPr>
              <w:rFonts w:ascii="Calibri" w:cs="Bell MT" w:hAnsi="Calibri"/>
              <w:b/>
            </w:rPr>
          </w:rPrChange>
        </w:rPr>
      </w:pPr>
      <w:r w:rsidRPr="913383AC">
        <w:rPr>
          <w:rFonts w:ascii="Times New Roman" w:cs="Times New Roman" w:hAnsi="Times New Roman"/>
          <w:b/>
          <w:sz w:val="28"/>
          <w:szCs w:val="28"/>
          <w:rPrChange w:id="1137" w:author="user pc" w:date="2022-03-15T10:14:00Z">
            <w:rPr>
              <w:rFonts w:ascii="Calibri" w:cs="Bell MT" w:hAnsi="Calibri"/>
              <w:b/>
            </w:rPr>
          </w:rPrChange>
        </w:rPr>
        <w:t>Solution</w:t>
      </w:r>
    </w:p>
    <w:p>
      <w:pPr>
        <w:pStyle w:val="style157"/>
        <w:tabs>
          <w:tab w:val="left" w:leader="none" w:pos="3642"/>
        </w:tabs>
        <w:jc w:val="both"/>
        <w:rPr>
          <w:rFonts w:ascii="Times New Roman" w:cs="Times New Roman" w:hAnsi="Times New Roman"/>
          <w:sz w:val="28"/>
          <w:szCs w:val="28"/>
          <w:rPrChange w:id="1138" w:author="user pc" w:date="2022-03-15T10:14:00Z">
            <w:rPr>
              <w:rFonts w:ascii="Calibri" w:cs="Bell MT" w:hAnsi="Calibri"/>
            </w:rPr>
          </w:rPrChange>
        </w:rPr>
      </w:pPr>
      <w:r w:rsidRPr="3FC9ACF2">
        <w:rPr>
          <w:rFonts w:ascii="Times New Roman" w:cs="Times New Roman" w:hAnsi="Times New Roman"/>
          <w:b/>
          <w:bCs/>
          <w:sz w:val="28"/>
          <w:szCs w:val="28"/>
          <w:rPrChange w:id="1139" w:author="user pc" w:date="2022-03-15T10:14:00Z">
            <w:rPr>
              <w:rFonts w:ascii="Calibri" w:cs="Bell MT" w:hAnsi="Calibri"/>
              <w:b/>
              <w:bCs/>
            </w:rPr>
          </w:rPrChange>
        </w:rPr>
        <w:t xml:space="preserve">Step 1: </w:t>
      </w:r>
      <w:r w:rsidRPr="0F8ACF15">
        <w:rPr>
          <w:rFonts w:ascii="Times New Roman" w:cs="Times New Roman" w:hAnsi="Times New Roman"/>
          <w:sz w:val="28"/>
          <w:szCs w:val="28"/>
          <w:rPrChange w:id="1140" w:author="user pc" w:date="2022-03-15T10:14:00Z">
            <w:rPr>
              <w:rFonts w:ascii="Calibri" w:cs="Bell MT" w:hAnsi="Calibri"/>
            </w:rPr>
          </w:rPrChange>
        </w:rPr>
        <w:t>Convert the masses or percentages to moles by dividing the mass or percentage by the atomic mass of each element in the compound.</w:t>
      </w:r>
    </w:p>
    <w:p>
      <w:pPr>
        <w:pStyle w:val="style157"/>
        <w:tabs>
          <w:tab w:val="left" w:leader="none" w:pos="3642"/>
        </w:tabs>
        <w:jc w:val="both"/>
        <w:rPr>
          <w:rFonts w:ascii="Times New Roman" w:cs="Times New Roman" w:hAnsi="Times New Roman"/>
          <w:sz w:val="28"/>
          <w:szCs w:val="28"/>
          <w:rPrChange w:id="1141" w:author="user pc" w:date="2022-03-15T10:14:00Z">
            <w:rPr>
              <w:rFonts w:ascii="Calibri" w:cs="Bell MT" w:hAnsi="Calibri"/>
            </w:rPr>
          </w:rPrChange>
        </w:rPr>
      </w:pPr>
      <w:r w:rsidRPr="500DB372">
        <w:rPr>
          <w:rFonts w:ascii="Times New Roman" w:cs="Times New Roman" w:hAnsi="Times New Roman"/>
          <w:b/>
          <w:bCs/>
          <w:sz w:val="28"/>
          <w:szCs w:val="28"/>
          <w:rPrChange w:id="1142" w:author="user pc" w:date="2022-03-15T10:14:00Z">
            <w:rPr>
              <w:rFonts w:ascii="Calibri" w:cs="Bell MT" w:hAnsi="Calibri"/>
              <w:b/>
              <w:bCs/>
            </w:rPr>
          </w:rPrChange>
        </w:rPr>
        <w:t>Step 2:</w:t>
      </w:r>
      <w:r w:rsidRPr="204200D8">
        <w:rPr>
          <w:rFonts w:ascii="Times New Roman" w:cs="Times New Roman" w:hAnsi="Times New Roman"/>
          <w:sz w:val="28"/>
          <w:szCs w:val="28"/>
          <w:rPrChange w:id="1143" w:author="user pc" w:date="2022-03-15T10:14:00Z">
            <w:rPr>
              <w:rFonts w:ascii="Calibri" w:cs="Bell MT" w:hAnsi="Calibri"/>
            </w:rPr>
          </w:rPrChange>
        </w:rPr>
        <w:t xml:space="preserve"> Then divide each mole by the smallest one.</w:t>
      </w:r>
    </w:p>
    <w:p>
      <w:pPr>
        <w:pStyle w:val="style157"/>
        <w:tabs>
          <w:tab w:val="left" w:leader="none" w:pos="3642"/>
        </w:tabs>
        <w:jc w:val="both"/>
        <w:rPr>
          <w:rFonts w:ascii="Times New Roman" w:cs="Times New Roman" w:hAnsi="Times New Roman"/>
          <w:sz w:val="28"/>
          <w:szCs w:val="28"/>
          <w:rPrChange w:id="1144" w:author="user pc" w:date="2022-03-15T10:14:00Z">
            <w:rPr>
              <w:rFonts w:ascii="Calibri" w:cs="Bell MT" w:hAnsi="Calibri"/>
            </w:rPr>
          </w:rPrChange>
        </w:rPr>
      </w:pPr>
      <w:r w:rsidRPr="27F70F75">
        <w:rPr>
          <w:rFonts w:ascii="Times New Roman" w:cs="Times New Roman" w:hAnsi="Times New Roman"/>
          <w:b/>
          <w:bCs/>
          <w:sz w:val="28"/>
          <w:szCs w:val="28"/>
          <w:rPrChange w:id="1145" w:author="user pc" w:date="2022-03-15T10:14:00Z">
            <w:rPr>
              <w:rFonts w:ascii="Calibri" w:cs="Bell MT" w:hAnsi="Calibri"/>
              <w:b/>
              <w:bCs/>
            </w:rPr>
          </w:rPrChange>
        </w:rPr>
        <w:t xml:space="preserve">Step 3: </w:t>
      </w:r>
      <w:r w:rsidRPr="B0838A24">
        <w:rPr>
          <w:rFonts w:ascii="Times New Roman" w:cs="Times New Roman" w:hAnsi="Times New Roman"/>
          <w:sz w:val="28"/>
          <w:szCs w:val="28"/>
          <w:rPrChange w:id="1146" w:author="user pc" w:date="2022-03-15T10:14:00Z">
            <w:rPr>
              <w:rFonts w:ascii="Calibri" w:cs="Bell MT" w:hAnsi="Calibri"/>
            </w:rPr>
          </w:rPrChange>
        </w:rPr>
        <w:t>Write the mole ratio of the element in the compound to give the empirical formula</w:t>
      </w:r>
    </w:p>
    <w:p>
      <w:pPr>
        <w:pStyle w:val="style157"/>
        <w:tabs>
          <w:tab w:val="left" w:leader="none" w:pos="3642"/>
        </w:tabs>
        <w:jc w:val="both"/>
        <w:rPr>
          <w:rFonts w:ascii="Times New Roman" w:cs="Times New Roman" w:hAnsi="Times New Roman"/>
          <w:sz w:val="28"/>
          <w:szCs w:val="28"/>
          <w:rPrChange w:id="1147"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148" w:author="user pc" w:date="2022-03-15T10:14:00Z">
            <w:rPr>
              <w:rFonts w:ascii="Calibri" w:cs="Bell MT" w:hAnsi="Calibri"/>
            </w:rPr>
          </w:rPrChange>
        </w:rPr>
      </w:pPr>
      <w:r w:rsidRPr="215E13F5">
        <w:rPr>
          <w:rFonts w:ascii="Times New Roman" w:cs="Times New Roman" w:hAnsi="Times New Roman"/>
          <w:sz w:val="28"/>
          <w:szCs w:val="28"/>
          <w:rPrChange w:id="1149" w:author="user pc" w:date="2022-03-15T10:14:00Z">
            <w:rPr>
              <w:rFonts w:ascii="Calibri" w:cs="Bell MT" w:hAnsi="Calibri"/>
            </w:rPr>
          </w:rPrChange>
        </w:rPr>
        <w:t xml:space="preserve">Step 1: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79" type="#_x0000_t75" filled="f" stroked="f" style="margin-left:0.0pt;margin-top:0.0pt;width:33.15pt;height:30.85pt;mso-wrap-distance-left:0.0pt;mso-wrap-distance-right:0.0pt;visibility:visible;">
            <v:imagedata r:id="rId3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79" DrawAspect="Content" ObjectID="0" r:id="rId35"/>
        </w:object>
      </w:r>
      <w:r>
        <w:rPr>
          <w:rFonts w:ascii="Times New Roman" w:cs="Times New Roman" w:hAnsi="Times New Roman"/>
          <w:position w:val="-24"/>
          <w:sz w:val="28"/>
          <w:szCs w:val="28"/>
        </w:rPr>
      </w:r>
      <w:r w:rsidRPr="98D05599">
        <w:rPr>
          <w:rFonts w:ascii="Times New Roman" w:cs="Times New Roman" w:hAnsi="Times New Roman"/>
          <w:sz w:val="28"/>
          <w:szCs w:val="28"/>
          <w:rPrChange w:id="1150" w:author="user pc" w:date="2022-03-15T10:14:00Z">
            <w:rPr>
              <w:rFonts w:ascii="Calibri" w:cs="Bell MT" w:hAnsi="Calibri"/>
            </w:rPr>
          </w:rPrChange>
        </w:rPr>
        <w:t xml:space="preserve"> = 0.0345 mole of nitrogen</w:t>
      </w:r>
    </w:p>
    <w:p>
      <w:pPr>
        <w:pStyle w:val="style157"/>
        <w:tabs>
          <w:tab w:val="left" w:leader="none" w:pos="3642"/>
        </w:tabs>
        <w:jc w:val="both"/>
        <w:rPr>
          <w:rFonts w:ascii="Times New Roman" w:cs="Times New Roman" w:hAnsi="Times New Roman"/>
          <w:sz w:val="28"/>
          <w:szCs w:val="28"/>
          <w:rPrChange w:id="1151" w:author="user pc" w:date="2022-03-15T10:14:00Z">
            <w:rPr>
              <w:rFonts w:ascii="Calibri" w:cs="Bell MT" w:hAnsi="Calibri"/>
            </w:rPr>
          </w:rPrChange>
        </w:rPr>
      </w:pPr>
      <w:r w:rsidRPr="9E7DDCF2">
        <w:rPr>
          <w:rFonts w:ascii="Times New Roman" w:cs="Times New Roman" w:hAnsi="Times New Roman"/>
          <w:sz w:val="28"/>
          <w:szCs w:val="28"/>
          <w:rPrChange w:id="1152" w:author="user pc" w:date="2022-03-15T10:14:00Z">
            <w:rPr>
              <w:rFonts w:ascii="Calibri" w:cs="Bell MT" w:hAnsi="Calibri"/>
            </w:rPr>
          </w:rPrChange>
        </w:rPr>
        <w:t xml:space="preserve">           </w:t>
      </w:r>
    </w:p>
    <w:p>
      <w:pPr>
        <w:pStyle w:val="style157"/>
        <w:tabs>
          <w:tab w:val="left" w:leader="none" w:pos="3642"/>
        </w:tabs>
        <w:jc w:val="both"/>
        <w:rPr>
          <w:rFonts w:ascii="Times New Roman" w:cs="Times New Roman" w:hAnsi="Times New Roman"/>
          <w:sz w:val="28"/>
          <w:szCs w:val="28"/>
          <w:rPrChange w:id="1153" w:author="user pc" w:date="2022-03-15T10:14:00Z">
            <w:rPr>
              <w:rFonts w:ascii="Calibri" w:cs="Bell MT" w:hAnsi="Calibri"/>
            </w:rPr>
          </w:rPrChange>
        </w:rPr>
      </w:pPr>
      <w:r w:rsidRPr="42CEA87C">
        <w:rPr>
          <w:rFonts w:ascii="Times New Roman" w:cs="Times New Roman" w:hAnsi="Times New Roman"/>
          <w:sz w:val="28"/>
          <w:szCs w:val="28"/>
          <w:rPrChange w:id="1154" w:author="user pc" w:date="2022-03-15T10:14:00Z">
            <w:rPr>
              <w:rFonts w:ascii="Calibri" w:cs="Bell MT" w:hAnsi="Calibri"/>
            </w:rPr>
          </w:rPrChange>
        </w:rPr>
        <w:t xml:space="preserve">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81" type="#_x0000_t75" filled="f" stroked="f" style="margin-left:0.0pt;margin-top:0.0pt;width:30.85pt;height:30.85pt;mso-wrap-distance-left:0.0pt;mso-wrap-distance-right:0.0pt;visibility:visible;">
            <v:imagedata r:id="rId3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81" DrawAspect="Content" ObjectID="0" r:id="rId37"/>
        </w:object>
      </w:r>
      <w:r>
        <w:rPr>
          <w:rFonts w:ascii="Times New Roman" w:cs="Times New Roman" w:hAnsi="Times New Roman"/>
          <w:position w:val="-24"/>
          <w:sz w:val="28"/>
          <w:szCs w:val="28"/>
        </w:rPr>
      </w:r>
      <w:r w:rsidRPr="E3087C81">
        <w:rPr>
          <w:rFonts w:ascii="Times New Roman" w:cs="Times New Roman" w:hAnsi="Times New Roman"/>
          <w:sz w:val="28"/>
          <w:szCs w:val="28"/>
          <w:rPrChange w:id="1155" w:author="user pc" w:date="2022-03-15T10:14:00Z">
            <w:rPr>
              <w:rFonts w:ascii="Calibri" w:cs="Bell MT" w:hAnsi="Calibri"/>
            </w:rPr>
          </w:rPrChange>
        </w:rPr>
        <w:t xml:space="preserve">     = 0.06900 mole of oxygen</w:t>
      </w:r>
    </w:p>
    <w:p>
      <w:pPr>
        <w:pStyle w:val="style157"/>
        <w:tabs>
          <w:tab w:val="left" w:leader="none" w:pos="3642"/>
        </w:tabs>
        <w:jc w:val="both"/>
        <w:rPr>
          <w:rFonts w:ascii="Times New Roman" w:cs="Times New Roman" w:hAnsi="Times New Roman"/>
          <w:sz w:val="28"/>
          <w:szCs w:val="28"/>
          <w:rPrChange w:id="1156"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157" w:author="user pc" w:date="2022-03-15T10:14:00Z">
            <w:rPr>
              <w:rFonts w:ascii="Calibri" w:cs="Bell MT" w:hAnsi="Calibri"/>
            </w:rPr>
          </w:rPrChange>
        </w:rPr>
      </w:pPr>
    </w:p>
    <w:p>
      <w:pPr>
        <w:pStyle w:val="style0"/>
        <w:rPr>
          <w:rFonts w:ascii="Times New Roman" w:cs="Times New Roman" w:hAnsi="Times New Roman"/>
          <w:sz w:val="28"/>
          <w:szCs w:val="28"/>
          <w:rPrChange w:id="1158" w:author="user pc" w:date="2022-03-15T10:14:00Z">
            <w:rPr>
              <w:rFonts w:ascii="Calibri" w:cs="Bell MT" w:hAnsi="Calibri"/>
            </w:rPr>
          </w:rPrChange>
        </w:rPr>
      </w:pPr>
      <w:r w:rsidRPr="9070D437">
        <w:rPr>
          <w:rFonts w:ascii="Times New Roman" w:cs="Times New Roman" w:hAnsi="Times New Roman"/>
          <w:sz w:val="28"/>
          <w:szCs w:val="28"/>
          <w:rPrChange w:id="1159" w:author="user pc" w:date="2022-03-15T10:14:00Z">
            <w:rPr>
              <w:rFonts w:ascii="Calibri" w:cs="Bell MT" w:hAnsi="Calibri"/>
            </w:rPr>
          </w:rPrChange>
        </w:rPr>
        <w:t>Step 2:</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83" type="#_x0000_t75" filled="f" stroked="f" style="margin-left:0.0pt;margin-top:0.0pt;width:54.85pt;height:30.85pt;mso-wrap-distance-left:0.0pt;mso-wrap-distance-right:0.0pt;visibility:visible;">
            <v:imagedata r:id="rId3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83" DrawAspect="Content" ObjectID="0" r:id="rId39"/>
        </w:object>
      </w:r>
      <w:r>
        <w:rPr>
          <w:rFonts w:ascii="Times New Roman" w:cs="Times New Roman" w:hAnsi="Times New Roman"/>
          <w:position w:val="-24"/>
          <w:sz w:val="28"/>
          <w:szCs w:val="28"/>
        </w:rPr>
      </w:r>
      <w:r>
        <w:rPr>
          <w:rFonts w:ascii="Times New Roman" w:cs="Times New Roman" w:hAnsi="Times New Roman"/>
          <w:sz w:val="28"/>
          <w:szCs w:val="28"/>
        </w:rPr>
        <w:t>mole of nitrogen;</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85" type="#_x0000_t75" filled="f" stroked="f" style="margin-left:0.0pt;margin-top:0.0pt;width:57.15pt;height:30.85pt;mso-wrap-distance-left:0.0pt;mso-wrap-distance-right:0.0pt;visibility:visible;">
            <v:imagedata r:id="rId4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85" DrawAspect="Content" ObjectID="0" r:id="rId41"/>
        </w:object>
      </w:r>
      <w:r>
        <w:rPr>
          <w:rFonts w:ascii="Times New Roman" w:cs="Times New Roman" w:hAnsi="Times New Roman"/>
          <w:position w:val="-24"/>
          <w:sz w:val="28"/>
          <w:szCs w:val="28"/>
        </w:rPr>
      </w:r>
      <w:r>
        <w:rPr>
          <w:rFonts w:ascii="Times New Roman" w:cs="Times New Roman" w:hAnsi="Times New Roman"/>
          <w:sz w:val="28"/>
          <w:szCs w:val="28"/>
        </w:rPr>
        <w:t xml:space="preserve">moles </w:t>
      </w:r>
      <w:r w:rsidRPr="C7693A4F">
        <w:rPr>
          <w:rFonts w:ascii="Times New Roman" w:cs="Times New Roman" w:hAnsi="Times New Roman"/>
          <w:sz w:val="28"/>
          <w:szCs w:val="28"/>
          <w:rPrChange w:id="1160" w:author="user pc" w:date="2022-03-15T10:14:00Z">
            <w:rPr>
              <w:rFonts w:ascii="Calibri" w:cs="Bell MT" w:hAnsi="Calibri"/>
            </w:rPr>
          </w:rPrChange>
        </w:rPr>
        <w:t>of oxygen</w:t>
      </w:r>
      <w:r w:rsidRPr="F34139B5">
        <w:rPr>
          <w:rFonts w:ascii="Times New Roman" w:cs="Times New Roman" w:hAnsi="Times New Roman"/>
          <w:sz w:val="28"/>
          <w:szCs w:val="28"/>
          <w:rPrChange w:id="1161" w:author="user pc" w:date="2022-03-15T10:14:00Z">
            <w:rPr>
              <w:rFonts w:ascii="Calibri" w:cs="Bell MT" w:hAnsi="Calibri"/>
            </w:rPr>
          </w:rPrChange>
        </w:rPr>
        <w:tab/>
      </w:r>
      <w:r w:rsidRPr="556E365B">
        <w:rPr>
          <w:rFonts w:ascii="Times New Roman" w:cs="Times New Roman" w:hAnsi="Times New Roman"/>
          <w:sz w:val="28"/>
          <w:szCs w:val="28"/>
          <w:rPrChange w:id="1162" w:author="user pc" w:date="2022-03-15T10:14:00Z">
            <w:rPr>
              <w:rFonts w:ascii="Calibri" w:cs="Bell MT" w:hAnsi="Calibri"/>
            </w:rPr>
          </w:rPrChange>
        </w:rPr>
        <w:tab/>
      </w:r>
      <w:r w:rsidRPr="8EFA4090">
        <w:rPr>
          <w:rFonts w:ascii="Times New Roman" w:cs="Times New Roman" w:hAnsi="Times New Roman"/>
          <w:sz w:val="28"/>
          <w:szCs w:val="28"/>
          <w:rPrChange w:id="1163" w:author="user pc" w:date="2022-03-15T10:14:00Z">
            <w:rPr>
              <w:rFonts w:ascii="Calibri" w:cs="Bell MT" w:hAnsi="Calibri"/>
            </w:rPr>
          </w:rPrChange>
        </w:rPr>
        <w:tab/>
      </w:r>
      <w:r w:rsidRPr="91107FC1">
        <w:rPr>
          <w:rFonts w:ascii="Times New Roman" w:cs="Times New Roman" w:hAnsi="Times New Roman"/>
          <w:sz w:val="28"/>
          <w:szCs w:val="28"/>
          <w:rPrChange w:id="1164" w:author="user pc" w:date="2022-03-15T10:14:00Z">
            <w:rPr>
              <w:rFonts w:ascii="Calibri" w:cs="Bell MT" w:hAnsi="Calibri"/>
            </w:rPr>
          </w:rPrChange>
        </w:rPr>
        <w:tab/>
      </w:r>
    </w:p>
    <w:p>
      <w:pPr>
        <w:pStyle w:val="style157"/>
        <w:tabs>
          <w:tab w:val="left" w:leader="none" w:pos="3642"/>
        </w:tabs>
        <w:jc w:val="both"/>
        <w:rPr>
          <w:rFonts w:ascii="Times New Roman" w:cs="Times New Roman" w:hAnsi="Times New Roman"/>
          <w:sz w:val="28"/>
          <w:szCs w:val="28"/>
          <w:vertAlign w:val="subscript"/>
          <w:rPrChange w:id="1165" w:author="user pc" w:date="2022-03-15T10:14:00Z">
            <w:rPr>
              <w:rFonts w:ascii="Calibri" w:cs="Bell MT" w:hAnsi="Calibri"/>
              <w:vertAlign w:val="subscript"/>
            </w:rPr>
          </w:rPrChange>
        </w:rPr>
      </w:pPr>
      <w:r w:rsidRPr="754B375C">
        <w:rPr>
          <w:rFonts w:ascii="Times New Roman" w:cs="Times New Roman" w:hAnsi="Times New Roman"/>
          <w:sz w:val="28"/>
          <w:szCs w:val="28"/>
          <w:rPrChange w:id="1166" w:author="user pc" w:date="2022-03-15T10:14:00Z">
            <w:rPr>
              <w:rFonts w:ascii="Calibri" w:cs="Bell MT" w:hAnsi="Calibri"/>
            </w:rPr>
          </w:rPrChange>
        </w:rPr>
        <w:t>Step 3: The ratio of nitrogen atoms to that of oxygen is 1: 2. Hence, the empirical formula is NO</w:t>
      </w:r>
      <w:r w:rsidRPr="79FE0FB1">
        <w:rPr>
          <w:rFonts w:ascii="Times New Roman" w:cs="Times New Roman" w:hAnsi="Times New Roman"/>
          <w:sz w:val="28"/>
          <w:szCs w:val="28"/>
          <w:vertAlign w:val="subscript"/>
          <w:rPrChange w:id="1167" w:author="user pc" w:date="2022-03-15T10:14:00Z">
            <w:rPr>
              <w:rFonts w:ascii="Calibri" w:cs="Bell MT" w:hAnsi="Calibri"/>
              <w:vertAlign w:val="subscript"/>
            </w:rPr>
          </w:rPrChange>
        </w:rPr>
        <w:t>2</w:t>
      </w:r>
    </w:p>
    <w:p>
      <w:pPr>
        <w:pStyle w:val="style157"/>
        <w:tabs>
          <w:tab w:val="left" w:leader="none" w:pos="3642"/>
        </w:tabs>
        <w:jc w:val="both"/>
        <w:rPr>
          <w:rFonts w:ascii="Times New Roman" w:cs="Times New Roman" w:hAnsi="Times New Roman"/>
          <w:sz w:val="28"/>
          <w:szCs w:val="28"/>
          <w:rPrChange w:id="1168"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169"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170"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171" w:author="user pc" w:date="2022-03-15T10:14:00Z">
            <w:rPr>
              <w:rFonts w:ascii="Calibri" w:cs="Bell MT" w:hAnsi="Calibri"/>
            </w:rPr>
          </w:rPrChange>
        </w:rPr>
      </w:pPr>
      <w:r w:rsidRPr="06E642CA">
        <w:rPr>
          <w:rFonts w:ascii="Times New Roman" w:cs="Times New Roman" w:hAnsi="Times New Roman"/>
          <w:sz w:val="28"/>
          <w:szCs w:val="28"/>
          <w:rPrChange w:id="1172" w:author="user pc" w:date="2022-03-15T10:14:00Z">
            <w:rPr>
              <w:rFonts w:ascii="Calibri" w:cs="Bell MT" w:hAnsi="Calibri"/>
            </w:rPr>
          </w:rPrChange>
        </w:rPr>
        <w:t>Alternatively;</w:t>
      </w:r>
    </w:p>
    <w:p>
      <w:pPr>
        <w:pStyle w:val="style157"/>
        <w:tabs>
          <w:tab w:val="left" w:leader="none" w:pos="3642"/>
        </w:tabs>
        <w:jc w:val="both"/>
        <w:rPr>
          <w:rFonts w:ascii="Times New Roman" w:cs="Times New Roman" w:hAnsi="Times New Roman"/>
          <w:sz w:val="28"/>
          <w:szCs w:val="28"/>
          <w:rPrChange w:id="1173" w:author="user pc" w:date="2022-03-15T10:14:00Z">
            <w:rPr>
              <w:rFonts w:ascii="Calibri" w:cs="Bell MT" w:hAnsi="Calibri"/>
            </w:rPr>
          </w:rPrChange>
        </w:rPr>
      </w:pPr>
    </w:p>
    <w:tbl>
      <w:tblPr>
        <w:tblStyle w:val="style154"/>
        <w:tblW w:w="0" w:type="auto"/>
        <w:tblLook w:val="04A0" w:firstRow="1" w:lastRow="0" w:firstColumn="1" w:lastColumn="0" w:noHBand="0" w:noVBand="1"/>
      </w:tblPr>
      <w:tblGrid>
        <w:gridCol w:w="3075"/>
        <w:gridCol w:w="3085"/>
        <w:gridCol w:w="3085"/>
      </w:tblGrid>
      <w:tr>
        <w:trPr/>
        <w:tc>
          <w:tcPr>
            <w:tcW w:w="3192" w:type="dxa"/>
            <w:tcBorders/>
          </w:tcPr>
          <w:p>
            <w:pPr>
              <w:pStyle w:val="style157"/>
              <w:tabs>
                <w:tab w:val="left" w:leader="none" w:pos="3642"/>
              </w:tabs>
              <w:jc w:val="both"/>
              <w:rPr>
                <w:rFonts w:ascii="Times New Roman" w:cs="Times New Roman" w:hAnsi="Times New Roman"/>
                <w:b/>
                <w:sz w:val="28"/>
                <w:szCs w:val="28"/>
                <w:rPrChange w:id="1174" w:author="user pc" w:date="2022-03-15T10:14:00Z">
                  <w:rPr>
                    <w:rFonts w:ascii="Calibri" w:cs="Bell MT" w:hAnsi="Calibri"/>
                    <w:b/>
                    <w:sz w:val="22"/>
                    <w:szCs w:val="22"/>
                  </w:rPr>
                </w:rPrChange>
              </w:rPr>
            </w:pPr>
            <w:r w:rsidRPr="D754F683">
              <w:rPr>
                <w:rFonts w:ascii="Times New Roman" w:cs="Times New Roman" w:hAnsi="Times New Roman"/>
                <w:b/>
                <w:sz w:val="28"/>
                <w:szCs w:val="28"/>
                <w:rPrChange w:id="1175" w:author="user pc" w:date="2022-03-15T10:14:00Z">
                  <w:rPr>
                    <w:rFonts w:ascii="Calibri" w:cs="Bell MT" w:hAnsi="Calibri"/>
                    <w:b/>
                  </w:rPr>
                </w:rPrChange>
              </w:rPr>
              <w:t>Element involved</w:t>
            </w:r>
          </w:p>
        </w:tc>
        <w:tc>
          <w:tcPr>
            <w:tcW w:w="3192" w:type="dxa"/>
            <w:tcBorders/>
          </w:tcPr>
          <w:p>
            <w:pPr>
              <w:pStyle w:val="style157"/>
              <w:tabs>
                <w:tab w:val="left" w:leader="none" w:pos="3642"/>
              </w:tabs>
              <w:jc w:val="center"/>
              <w:rPr>
                <w:rFonts w:ascii="Times New Roman" w:cs="Times New Roman" w:hAnsi="Times New Roman"/>
                <w:sz w:val="28"/>
                <w:szCs w:val="28"/>
                <w:rPrChange w:id="1176" w:author="user pc" w:date="2022-03-15T10:14:00Z">
                  <w:rPr>
                    <w:rFonts w:ascii="Calibri" w:cs="Bell MT" w:hAnsi="Calibri"/>
                    <w:sz w:val="22"/>
                    <w:szCs w:val="22"/>
                  </w:rPr>
                </w:rPrChange>
              </w:rPr>
            </w:pPr>
            <w:r w:rsidRPr="986984AC">
              <w:rPr>
                <w:rFonts w:ascii="Times New Roman" w:cs="Times New Roman" w:hAnsi="Times New Roman"/>
                <w:sz w:val="28"/>
                <w:szCs w:val="28"/>
                <w:rPrChange w:id="1177" w:author="user pc" w:date="2022-03-15T10:14:00Z">
                  <w:rPr>
                    <w:rFonts w:ascii="Calibri" w:cs="Bell MT" w:hAnsi="Calibri"/>
                  </w:rPr>
                </w:rPrChange>
              </w:rPr>
              <w:t>N</w:t>
            </w:r>
          </w:p>
        </w:tc>
        <w:tc>
          <w:tcPr>
            <w:tcW w:w="3192" w:type="dxa"/>
            <w:tcBorders/>
          </w:tcPr>
          <w:p>
            <w:pPr>
              <w:pStyle w:val="style157"/>
              <w:tabs>
                <w:tab w:val="left" w:leader="none" w:pos="3642"/>
              </w:tabs>
              <w:jc w:val="center"/>
              <w:rPr>
                <w:rFonts w:ascii="Times New Roman" w:cs="Times New Roman" w:hAnsi="Times New Roman"/>
                <w:sz w:val="28"/>
                <w:szCs w:val="28"/>
                <w:rPrChange w:id="1178" w:author="user pc" w:date="2022-03-15T10:14:00Z">
                  <w:rPr>
                    <w:rFonts w:ascii="Calibri" w:cs="Bell MT" w:hAnsi="Calibri"/>
                    <w:sz w:val="22"/>
                    <w:szCs w:val="22"/>
                  </w:rPr>
                </w:rPrChange>
              </w:rPr>
            </w:pPr>
            <w:r w:rsidRPr="99CB1803">
              <w:rPr>
                <w:rFonts w:ascii="Times New Roman" w:cs="Times New Roman" w:hAnsi="Times New Roman"/>
                <w:sz w:val="28"/>
                <w:szCs w:val="28"/>
                <w:rPrChange w:id="1179" w:author="user pc" w:date="2022-03-15T10:14:00Z">
                  <w:rPr>
                    <w:rFonts w:ascii="Calibri" w:cs="Bell MT" w:hAnsi="Calibri"/>
                  </w:rPr>
                </w:rPrChange>
              </w:rPr>
              <w:t>O</w:t>
            </w:r>
          </w:p>
        </w:tc>
      </w:tr>
      <w:tr>
        <w:tblPrEx/>
        <w:trPr/>
        <w:tc>
          <w:tcPr>
            <w:tcW w:w="3192" w:type="dxa"/>
            <w:tcBorders/>
          </w:tcPr>
          <w:p>
            <w:pPr>
              <w:pStyle w:val="style157"/>
              <w:tabs>
                <w:tab w:val="left" w:leader="none" w:pos="3642"/>
              </w:tabs>
              <w:jc w:val="both"/>
              <w:rPr>
                <w:rFonts w:ascii="Times New Roman" w:cs="Times New Roman" w:hAnsi="Times New Roman"/>
                <w:b/>
                <w:sz w:val="28"/>
                <w:szCs w:val="28"/>
                <w:rPrChange w:id="1180" w:author="user pc" w:date="2022-03-15T10:14:00Z">
                  <w:rPr>
                    <w:rFonts w:ascii="Calibri" w:cs="Bell MT" w:hAnsi="Calibri"/>
                    <w:b/>
                    <w:sz w:val="22"/>
                    <w:szCs w:val="22"/>
                  </w:rPr>
                </w:rPrChange>
              </w:rPr>
            </w:pPr>
            <w:r w:rsidRPr="771A1A3C">
              <w:rPr>
                <w:rFonts w:ascii="Times New Roman" w:cs="Times New Roman" w:hAnsi="Times New Roman"/>
                <w:b/>
                <w:sz w:val="28"/>
                <w:szCs w:val="28"/>
                <w:rPrChange w:id="1181" w:author="user pc" w:date="2022-03-15T10:14:00Z">
                  <w:rPr>
                    <w:rFonts w:ascii="Calibri" w:cs="Bell MT" w:hAnsi="Calibri"/>
                    <w:b/>
                  </w:rPr>
                </w:rPrChange>
              </w:rPr>
              <w:t>%(Mass)</w:t>
            </w:r>
          </w:p>
        </w:tc>
        <w:tc>
          <w:tcPr>
            <w:tcW w:w="3192" w:type="dxa"/>
            <w:tcBorders/>
          </w:tcPr>
          <w:p>
            <w:pPr>
              <w:pStyle w:val="style157"/>
              <w:tabs>
                <w:tab w:val="left" w:leader="none" w:pos="3642"/>
              </w:tabs>
              <w:jc w:val="center"/>
              <w:rPr>
                <w:rFonts w:ascii="Times New Roman" w:cs="Times New Roman" w:hAnsi="Times New Roman"/>
                <w:sz w:val="28"/>
                <w:szCs w:val="28"/>
                <w:rPrChange w:id="1182" w:author="user pc" w:date="2022-03-15T10:14:00Z">
                  <w:rPr>
                    <w:rFonts w:ascii="Calibri" w:cs="Bell MT" w:hAnsi="Calibri"/>
                    <w:sz w:val="22"/>
                    <w:szCs w:val="22"/>
                  </w:rPr>
                </w:rPrChange>
              </w:rPr>
            </w:pPr>
            <w:r w:rsidRPr="8032160E">
              <w:rPr>
                <w:rFonts w:ascii="Times New Roman" w:cs="Times New Roman" w:hAnsi="Times New Roman"/>
                <w:sz w:val="28"/>
                <w:szCs w:val="28"/>
                <w:rPrChange w:id="1183" w:author="user pc" w:date="2022-03-15T10:14:00Z">
                  <w:rPr>
                    <w:rFonts w:ascii="Calibri" w:cs="Bell MT" w:hAnsi="Calibri"/>
                  </w:rPr>
                </w:rPrChange>
              </w:rPr>
              <w:t>0.483</w:t>
            </w:r>
          </w:p>
        </w:tc>
        <w:tc>
          <w:tcPr>
            <w:tcW w:w="3192" w:type="dxa"/>
            <w:tcBorders/>
          </w:tcPr>
          <w:p>
            <w:pPr>
              <w:pStyle w:val="style157"/>
              <w:tabs>
                <w:tab w:val="left" w:leader="none" w:pos="3642"/>
              </w:tabs>
              <w:jc w:val="center"/>
              <w:rPr>
                <w:rFonts w:ascii="Times New Roman" w:cs="Times New Roman" w:hAnsi="Times New Roman"/>
                <w:sz w:val="28"/>
                <w:szCs w:val="28"/>
                <w:rPrChange w:id="1184" w:author="user pc" w:date="2022-03-15T10:14:00Z">
                  <w:rPr>
                    <w:rFonts w:ascii="Calibri" w:cs="Bell MT" w:hAnsi="Calibri"/>
                    <w:sz w:val="22"/>
                    <w:szCs w:val="22"/>
                  </w:rPr>
                </w:rPrChange>
              </w:rPr>
            </w:pPr>
            <w:r w:rsidRPr="E984C856">
              <w:rPr>
                <w:rFonts w:ascii="Times New Roman" w:cs="Times New Roman" w:hAnsi="Times New Roman"/>
                <w:sz w:val="28"/>
                <w:szCs w:val="28"/>
                <w:rPrChange w:id="1185" w:author="user pc" w:date="2022-03-15T10:14:00Z">
                  <w:rPr>
                    <w:rFonts w:ascii="Calibri" w:cs="Bell MT" w:hAnsi="Calibri"/>
                  </w:rPr>
                </w:rPrChange>
              </w:rPr>
              <w:t>1.104</w:t>
            </w:r>
          </w:p>
        </w:tc>
      </w:tr>
      <w:tr>
        <w:tblPrEx/>
        <w:trPr/>
        <w:tc>
          <w:tcPr>
            <w:tcW w:w="3192" w:type="dxa"/>
            <w:tcBorders/>
          </w:tcPr>
          <w:p>
            <w:pPr>
              <w:pStyle w:val="style157"/>
              <w:tabs>
                <w:tab w:val="left" w:leader="none" w:pos="3642"/>
              </w:tabs>
              <w:jc w:val="both"/>
              <w:rPr>
                <w:rFonts w:ascii="Times New Roman" w:cs="Times New Roman" w:hAnsi="Times New Roman"/>
                <w:b/>
                <w:sz w:val="28"/>
                <w:szCs w:val="28"/>
                <w:rPrChange w:id="1186" w:author="user pc" w:date="2022-03-15T10:14:00Z">
                  <w:rPr>
                    <w:rFonts w:ascii="Calibri" w:cs="Bell MT" w:hAnsi="Calibri"/>
                    <w:b/>
                    <w:sz w:val="22"/>
                    <w:szCs w:val="22"/>
                  </w:rPr>
                </w:rPrChange>
              </w:rPr>
            </w:pPr>
            <w:r w:rsidRPr="4FCB86C4">
              <w:rPr>
                <w:rFonts w:ascii="Times New Roman" w:cs="Times New Roman" w:hAnsi="Times New Roman"/>
                <w:b/>
                <w:sz w:val="28"/>
                <w:szCs w:val="28"/>
                <w:rPrChange w:id="1187" w:author="user pc" w:date="2022-03-15T10:14:00Z">
                  <w:rPr>
                    <w:rFonts w:ascii="Calibri" w:cs="Bell MT" w:hAnsi="Calibri"/>
                    <w:b/>
                  </w:rPr>
                </w:rPrChange>
              </w:rPr>
              <w:t>Mole ratio(number of mole)</w:t>
            </w:r>
          </w:p>
        </w:tc>
        <w:tc>
          <w:tcPr>
            <w:tcW w:w="3192" w:type="dxa"/>
            <w:tcBorders/>
          </w:tcPr>
          <w:p>
            <w:pPr>
              <w:pStyle w:val="style157"/>
              <w:tabs>
                <w:tab w:val="left" w:leader="none" w:pos="3642"/>
              </w:tabs>
              <w:jc w:val="center"/>
              <w:rPr>
                <w:rFonts w:ascii="Times New Roman" w:cs="Times New Roman" w:hAnsi="Times New Roman"/>
                <w:sz w:val="28"/>
                <w:szCs w:val="28"/>
                <w:rPrChange w:id="1188"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5F58EC07">
                      <w:rPr>
                        <w:rFonts w:ascii="Cambria Math" w:cs="Times New Roman" w:hAnsi="Cambria Math"/>
                        <w:sz w:val="28"/>
                        <w:szCs w:val="28"/>
                        <w:rPrChange w:id="1189" w:author="user pc" w:date="2022-03-15T10:14:00Z">
                          <w:rPr>
                            <w:rFonts w:ascii="Cambria Math" w:cs="Bell MT" w:hAnsi="Calibri"/>
                          </w:rPr>
                        </w:rPrChange>
                      </w:rPr>
                      <m:t>0.483</m:t>
                    </m:r>
                  </m:num>
                  <m:den>
                    <m:r w:rsidRPr="C318FE85">
                      <w:rPr>
                        <w:rFonts w:ascii="Cambria Math" w:cs="Times New Roman" w:hAnsi="Cambria Math"/>
                        <w:sz w:val="28"/>
                        <w:szCs w:val="28"/>
                        <w:rPrChange w:id="1190" w:author="user pc" w:date="2022-03-15T10:14:00Z">
                          <w:rPr>
                            <w:rFonts w:ascii="Cambria Math" w:cs="Bell MT" w:hAnsi="Calibri"/>
                          </w:rPr>
                        </w:rPrChange>
                      </w:rPr>
                      <m:t>14</m:t>
                    </m:r>
                  </m:den>
                </m:f>
                <m:r w:rsidRPr="93BE8CE2">
                  <w:rPr>
                    <w:rFonts w:ascii="Cambria Math" w:cs="Times New Roman" w:hAnsi="Cambria Math"/>
                    <w:sz w:val="28"/>
                    <w:szCs w:val="28"/>
                    <w:rPrChange w:id="1191" w:author="user pc" w:date="2022-03-15T10:14:00Z">
                      <w:rPr>
                        <w:rFonts w:ascii="Cambria Math" w:cs="Bell MT" w:hAnsi="Calibri"/>
                      </w:rPr>
                    </w:rPrChange>
                  </w:rPr>
                  <m:t>=0.0345</m:t>
                </m:r>
              </m:oMath>
            </m:oMathPara>
          </w:p>
        </w:tc>
        <w:tc>
          <w:tcPr>
            <w:tcW w:w="3192" w:type="dxa"/>
            <w:tcBorders/>
          </w:tcPr>
          <w:p>
            <w:pPr>
              <w:pStyle w:val="style157"/>
              <w:tabs>
                <w:tab w:val="left" w:leader="none" w:pos="3642"/>
              </w:tabs>
              <w:jc w:val="center"/>
              <w:rPr>
                <w:rFonts w:ascii="Times New Roman" w:cs="Times New Roman" w:hAnsi="Times New Roman"/>
                <w:sz w:val="28"/>
                <w:szCs w:val="28"/>
                <w:rPrChange w:id="1192"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4E229E89">
                      <w:rPr>
                        <w:rFonts w:ascii="Cambria Math" w:cs="Times New Roman" w:hAnsi="Cambria Math"/>
                        <w:sz w:val="28"/>
                        <w:szCs w:val="28"/>
                        <w:rPrChange w:id="1193" w:author="user pc" w:date="2022-03-15T10:14:00Z">
                          <w:rPr>
                            <w:rFonts w:ascii="Cambria Math" w:cs="Bell MT" w:hAnsi="Calibri"/>
                          </w:rPr>
                        </w:rPrChange>
                      </w:rPr>
                      <m:t>1.104</m:t>
                    </m:r>
                  </m:num>
                  <m:den>
                    <m:r w:rsidRPr="955B66FA">
                      <w:rPr>
                        <w:rFonts w:ascii="Cambria Math" w:cs="Times New Roman" w:hAnsi="Cambria Math"/>
                        <w:sz w:val="28"/>
                        <w:szCs w:val="28"/>
                        <w:rPrChange w:id="1194" w:author="user pc" w:date="2022-03-15T10:14:00Z">
                          <w:rPr>
                            <w:rFonts w:ascii="Cambria Math" w:cs="Bell MT" w:hAnsi="Calibri"/>
                          </w:rPr>
                        </w:rPrChange>
                      </w:rPr>
                      <m:t>16</m:t>
                    </m:r>
                  </m:den>
                </m:f>
                <m:r w:rsidRPr="400D3E33">
                  <w:rPr>
                    <w:rFonts w:ascii="Cambria Math" w:cs="Times New Roman" w:hAnsi="Cambria Math"/>
                    <w:sz w:val="28"/>
                    <w:szCs w:val="28"/>
                    <w:rPrChange w:id="1195" w:author="user pc" w:date="2022-03-15T10:14:00Z">
                      <w:rPr>
                        <w:rFonts w:ascii="Cambria Math" w:cs="Bell MT" w:hAnsi="Calibri"/>
                      </w:rPr>
                    </w:rPrChange>
                  </w:rPr>
                  <m:t>=0.0690</m:t>
                </m:r>
              </m:oMath>
            </m:oMathPara>
          </w:p>
        </w:tc>
      </w:tr>
      <w:tr>
        <w:tblPrEx/>
        <w:trPr/>
        <w:tc>
          <w:tcPr>
            <w:tcW w:w="3192" w:type="dxa"/>
            <w:tcBorders/>
          </w:tcPr>
          <w:p>
            <w:pPr>
              <w:pStyle w:val="style157"/>
              <w:tabs>
                <w:tab w:val="left" w:leader="none" w:pos="3642"/>
              </w:tabs>
              <w:jc w:val="both"/>
              <w:rPr>
                <w:rFonts w:ascii="Times New Roman" w:cs="Times New Roman" w:hAnsi="Times New Roman"/>
                <w:b/>
                <w:sz w:val="28"/>
                <w:szCs w:val="28"/>
                <w:rPrChange w:id="1196" w:author="user pc" w:date="2022-03-15T10:14:00Z">
                  <w:rPr>
                    <w:rFonts w:ascii="Calibri" w:cs="Bell MT" w:hAnsi="Calibri"/>
                    <w:b/>
                    <w:sz w:val="22"/>
                    <w:szCs w:val="22"/>
                  </w:rPr>
                </w:rPrChange>
              </w:rPr>
            </w:pPr>
            <w:r w:rsidRPr="997242D4">
              <w:rPr>
                <w:rFonts w:ascii="Times New Roman" w:cs="Times New Roman" w:hAnsi="Times New Roman"/>
                <w:b/>
                <w:sz w:val="28"/>
                <w:szCs w:val="28"/>
                <w:rPrChange w:id="1197" w:author="user pc" w:date="2022-03-15T10:14:00Z">
                  <w:rPr>
                    <w:rFonts w:ascii="Calibri" w:cs="Bell MT" w:hAnsi="Calibri"/>
                    <w:b/>
                  </w:rPr>
                </w:rPrChange>
              </w:rPr>
              <w:t>Divide through by the smallest mole ratio</w:t>
            </w:r>
          </w:p>
        </w:tc>
        <w:tc>
          <w:tcPr>
            <w:tcW w:w="3192" w:type="dxa"/>
            <w:tcBorders/>
          </w:tcPr>
          <w:p>
            <w:pPr>
              <w:pStyle w:val="style157"/>
              <w:tabs>
                <w:tab w:val="left" w:leader="none" w:pos="3642"/>
              </w:tabs>
              <w:jc w:val="center"/>
              <w:rPr>
                <w:rFonts w:ascii="Times New Roman" w:cs="Times New Roman" w:hAnsi="Times New Roman"/>
                <w:sz w:val="28"/>
                <w:szCs w:val="28"/>
                <w:rPrChange w:id="1198"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1CD57D47">
                      <w:rPr>
                        <w:rFonts w:ascii="Cambria Math" w:cs="Times New Roman" w:hAnsi="Cambria Math"/>
                        <w:sz w:val="28"/>
                        <w:szCs w:val="28"/>
                        <w:rPrChange w:id="1199" w:author="user pc" w:date="2022-03-15T10:14:00Z">
                          <w:rPr>
                            <w:rFonts w:ascii="Cambria Math" w:cs="Bell MT" w:hAnsi="Calibri"/>
                          </w:rPr>
                        </w:rPrChange>
                      </w:rPr>
                      <m:t>0.0345</m:t>
                    </m:r>
                  </m:num>
                  <m:den>
                    <m:r w:rsidRPr="95A4C297">
                      <w:rPr>
                        <w:rFonts w:ascii="Cambria Math" w:cs="Times New Roman" w:hAnsi="Cambria Math"/>
                        <w:sz w:val="28"/>
                        <w:szCs w:val="28"/>
                        <w:rPrChange w:id="1200" w:author="user pc" w:date="2022-03-15T10:14:00Z">
                          <w:rPr>
                            <w:rFonts w:ascii="Cambria Math" w:cs="Bell MT" w:hAnsi="Calibri"/>
                          </w:rPr>
                        </w:rPrChange>
                      </w:rPr>
                      <m:t>0.0345</m:t>
                    </m:r>
                  </m:den>
                </m:f>
                <m:r w:rsidRPr="4C76D87A">
                  <w:rPr>
                    <w:rFonts w:ascii="Cambria Math" w:cs="Times New Roman" w:hAnsi="Cambria Math"/>
                    <w:sz w:val="28"/>
                    <w:szCs w:val="28"/>
                    <w:rPrChange w:id="1201" w:author="user pc" w:date="2022-03-15T10:14:00Z">
                      <w:rPr>
                        <w:rFonts w:ascii="Cambria Math" w:cs="Bell MT" w:hAnsi="Calibri"/>
                      </w:rPr>
                    </w:rPrChange>
                  </w:rPr>
                  <m:t>=1.0</m:t>
                </m:r>
              </m:oMath>
            </m:oMathPara>
          </w:p>
        </w:tc>
        <w:tc>
          <w:tcPr>
            <w:tcW w:w="3192" w:type="dxa"/>
            <w:tcBorders/>
          </w:tcPr>
          <w:p>
            <w:pPr>
              <w:pStyle w:val="style157"/>
              <w:tabs>
                <w:tab w:val="left" w:leader="none" w:pos="3642"/>
              </w:tabs>
              <w:jc w:val="center"/>
              <w:rPr>
                <w:rFonts w:ascii="Times New Roman" w:cs="Times New Roman" w:hAnsi="Times New Roman"/>
                <w:sz w:val="28"/>
                <w:szCs w:val="28"/>
                <w:rPrChange w:id="1202"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0D593A62">
                      <w:rPr>
                        <w:rFonts w:ascii="Cambria Math" w:cs="Times New Roman" w:hAnsi="Cambria Math"/>
                        <w:sz w:val="28"/>
                        <w:szCs w:val="28"/>
                        <w:rPrChange w:id="1203" w:author="user pc" w:date="2022-03-15T10:14:00Z">
                          <w:rPr>
                            <w:rFonts w:ascii="Cambria Math" w:cs="Bell MT" w:hAnsi="Calibri"/>
                          </w:rPr>
                        </w:rPrChange>
                      </w:rPr>
                      <m:t>0.0690</m:t>
                    </m:r>
                  </m:num>
                  <m:den>
                    <m:r w:rsidRPr="484AB719">
                      <w:rPr>
                        <w:rFonts w:ascii="Cambria Math" w:cs="Times New Roman" w:hAnsi="Cambria Math"/>
                        <w:sz w:val="28"/>
                        <w:szCs w:val="28"/>
                        <w:rPrChange w:id="1204" w:author="user pc" w:date="2022-03-15T10:14:00Z">
                          <w:rPr>
                            <w:rFonts w:ascii="Cambria Math" w:cs="Bell MT" w:hAnsi="Calibri"/>
                          </w:rPr>
                        </w:rPrChange>
                      </w:rPr>
                      <m:t>0.0345</m:t>
                    </m:r>
                  </m:den>
                </m:f>
                <m:r w:rsidRPr="FA6A27B4">
                  <w:rPr>
                    <w:rFonts w:ascii="Cambria Math" w:cs="Times New Roman" w:hAnsi="Cambria Math"/>
                    <w:sz w:val="28"/>
                    <w:szCs w:val="28"/>
                    <w:rPrChange w:id="1205" w:author="user pc" w:date="2022-03-15T10:14:00Z">
                      <w:rPr>
                        <w:rFonts w:ascii="Cambria Math" w:cs="Bell MT" w:hAnsi="Calibri"/>
                      </w:rPr>
                    </w:rPrChange>
                  </w:rPr>
                  <m:t>=2.0</m:t>
                </m:r>
              </m:oMath>
            </m:oMathPara>
          </w:p>
        </w:tc>
      </w:tr>
      <w:tr>
        <w:tblPrEx/>
        <w:trPr/>
        <w:tc>
          <w:tcPr>
            <w:tcW w:w="3192" w:type="dxa"/>
            <w:tcBorders/>
          </w:tcPr>
          <w:p>
            <w:pPr>
              <w:pStyle w:val="style157"/>
              <w:tabs>
                <w:tab w:val="left" w:leader="none" w:pos="3642"/>
              </w:tabs>
              <w:jc w:val="both"/>
              <w:rPr>
                <w:rFonts w:ascii="Times New Roman" w:cs="Times New Roman" w:hAnsi="Times New Roman"/>
                <w:b/>
                <w:sz w:val="28"/>
                <w:szCs w:val="28"/>
                <w:rPrChange w:id="1206" w:author="user pc" w:date="2022-03-15T10:14:00Z">
                  <w:rPr>
                    <w:rFonts w:ascii="Calibri" w:cs="Bell MT" w:hAnsi="Calibri"/>
                    <w:b/>
                    <w:sz w:val="22"/>
                    <w:szCs w:val="22"/>
                  </w:rPr>
                </w:rPrChange>
              </w:rPr>
            </w:pPr>
            <w:r w:rsidRPr="6D954FB7">
              <w:rPr>
                <w:rFonts w:ascii="Times New Roman" w:cs="Times New Roman" w:hAnsi="Times New Roman"/>
                <w:b/>
                <w:sz w:val="28"/>
                <w:szCs w:val="28"/>
                <w:rPrChange w:id="1207" w:author="user pc" w:date="2022-03-15T10:14:00Z">
                  <w:rPr>
                    <w:rFonts w:ascii="Calibri" w:cs="Bell MT" w:hAnsi="Calibri"/>
                    <w:b/>
                  </w:rPr>
                </w:rPrChange>
              </w:rPr>
              <w:t>Whole number</w:t>
            </w:r>
          </w:p>
        </w:tc>
        <w:tc>
          <w:tcPr>
            <w:tcW w:w="3192" w:type="dxa"/>
            <w:tcBorders/>
          </w:tcPr>
          <w:p>
            <w:pPr>
              <w:pStyle w:val="style157"/>
              <w:tabs>
                <w:tab w:val="left" w:leader="none" w:pos="3642"/>
              </w:tabs>
              <w:jc w:val="center"/>
              <w:rPr>
                <w:rFonts w:ascii="Times New Roman" w:cs="Times New Roman" w:hAnsi="Times New Roman"/>
                <w:sz w:val="28"/>
                <w:szCs w:val="28"/>
                <w:rPrChange w:id="1208" w:author="user pc" w:date="2022-03-15T10:14:00Z">
                  <w:rPr>
                    <w:rFonts w:ascii="Calibri" w:cs="Bell MT" w:hAnsi="Calibri"/>
                    <w:sz w:val="22"/>
                    <w:szCs w:val="22"/>
                  </w:rPr>
                </w:rPrChange>
              </w:rPr>
            </w:pPr>
            <w:r w:rsidRPr="298B1AB7">
              <w:rPr>
                <w:rFonts w:ascii="Times New Roman" w:cs="Times New Roman" w:hAnsi="Times New Roman"/>
                <w:sz w:val="28"/>
                <w:szCs w:val="28"/>
                <w:rPrChange w:id="1209" w:author="user pc" w:date="2022-03-15T10:14:00Z">
                  <w:rPr>
                    <w:rFonts w:ascii="Calibri" w:cs="Bell MT" w:hAnsi="Calibri"/>
                  </w:rPr>
                </w:rPrChange>
              </w:rPr>
              <w:t>1</w:t>
            </w:r>
          </w:p>
        </w:tc>
        <w:tc>
          <w:tcPr>
            <w:tcW w:w="3192" w:type="dxa"/>
            <w:tcBorders/>
          </w:tcPr>
          <w:p>
            <w:pPr>
              <w:pStyle w:val="style157"/>
              <w:tabs>
                <w:tab w:val="left" w:leader="none" w:pos="3642"/>
              </w:tabs>
              <w:jc w:val="center"/>
              <w:rPr>
                <w:rFonts w:ascii="Times New Roman" w:cs="Times New Roman" w:hAnsi="Times New Roman"/>
                <w:sz w:val="28"/>
                <w:szCs w:val="28"/>
                <w:rPrChange w:id="1210" w:author="user pc" w:date="2022-03-15T10:14:00Z">
                  <w:rPr>
                    <w:rFonts w:ascii="Calibri" w:cs="Bell MT" w:hAnsi="Calibri"/>
                    <w:sz w:val="22"/>
                    <w:szCs w:val="22"/>
                  </w:rPr>
                </w:rPrChange>
              </w:rPr>
            </w:pPr>
            <w:r w:rsidRPr="49ED6CD6">
              <w:rPr>
                <w:rFonts w:ascii="Times New Roman" w:cs="Times New Roman" w:hAnsi="Times New Roman"/>
                <w:sz w:val="28"/>
                <w:szCs w:val="28"/>
                <w:rPrChange w:id="1211" w:author="user pc" w:date="2022-03-15T10:14:00Z">
                  <w:rPr>
                    <w:rFonts w:ascii="Calibri" w:cs="Bell MT" w:hAnsi="Calibri"/>
                  </w:rPr>
                </w:rPrChange>
              </w:rPr>
              <w:t>2</w:t>
            </w:r>
          </w:p>
        </w:tc>
      </w:tr>
      <w:tr>
        <w:tblPrEx/>
        <w:trPr/>
        <w:tc>
          <w:tcPr>
            <w:tcW w:w="9576" w:type="dxa"/>
            <w:gridSpan w:val="3"/>
            <w:tcBorders/>
          </w:tcPr>
          <w:p>
            <w:pPr>
              <w:pStyle w:val="style157"/>
              <w:tabs>
                <w:tab w:val="left" w:leader="none" w:pos="3642"/>
              </w:tabs>
              <w:rPr>
                <w:rFonts w:ascii="Times New Roman" w:cs="Times New Roman" w:hAnsi="Times New Roman"/>
                <w:b/>
                <w:sz w:val="28"/>
                <w:szCs w:val="28"/>
                <w:rPrChange w:id="1212" w:author="user pc" w:date="2022-03-15T10:14:00Z">
                  <w:rPr>
                    <w:rFonts w:ascii="Calibri" w:cs="Bell MT" w:hAnsi="Calibri"/>
                    <w:b/>
                    <w:sz w:val="22"/>
                    <w:szCs w:val="22"/>
                  </w:rPr>
                </w:rPrChange>
              </w:rPr>
            </w:pPr>
            <w:r w:rsidRPr="BB53D84C">
              <w:rPr>
                <w:rFonts w:ascii="Times New Roman" w:cs="Times New Roman" w:hAnsi="Times New Roman"/>
                <w:b/>
                <w:sz w:val="28"/>
                <w:szCs w:val="28"/>
                <w:rPrChange w:id="1213" w:author="user pc" w:date="2022-03-15T10:14:00Z">
                  <w:rPr>
                    <w:rFonts w:ascii="Calibri" w:cs="Bell MT" w:hAnsi="Calibri"/>
                    <w:b/>
                  </w:rPr>
                </w:rPrChange>
              </w:rPr>
              <w:t>Empirical formula</w:t>
            </w:r>
            <w:r>
              <w:rPr>
                <w:rFonts w:ascii="Times New Roman" w:cs="Times New Roman" w:hAnsi="Times New Roman"/>
                <w:b/>
                <w:sz w:val="28"/>
                <w:szCs w:val="28"/>
              </w:rPr>
              <w:t>:</w:t>
            </w:r>
            <w:r w:rsidRPr="2CBE58F4">
              <w:rPr>
                <w:rFonts w:ascii="Times New Roman" w:cs="Times New Roman" w:hAnsi="Times New Roman"/>
                <w:b/>
                <w:sz w:val="28"/>
                <w:szCs w:val="28"/>
                <w:rPrChange w:id="1214" w:author="user pc" w:date="2022-03-15T10:14:00Z">
                  <w:rPr>
                    <w:rFonts w:ascii="Calibri" w:cs="Bell MT" w:hAnsi="Calibri"/>
                    <w:b/>
                  </w:rPr>
                </w:rPrChange>
              </w:rPr>
              <w:t>NO</w:t>
            </w:r>
            <w:r w:rsidRPr="41E6C561">
              <w:rPr>
                <w:rFonts w:ascii="Times New Roman" w:cs="Times New Roman" w:hAnsi="Times New Roman"/>
                <w:b/>
                <w:sz w:val="28"/>
                <w:szCs w:val="28"/>
                <w:vertAlign w:val="subscript"/>
                <w:rPrChange w:id="1215" w:author="user pc" w:date="2022-03-15T10:14:00Z">
                  <w:rPr>
                    <w:rFonts w:ascii="Calibri" w:cs="Bell MT" w:hAnsi="Calibri"/>
                    <w:b/>
                    <w:vertAlign w:val="subscript"/>
                  </w:rPr>
                </w:rPrChange>
              </w:rPr>
              <w:t>2</w:t>
            </w:r>
          </w:p>
        </w:tc>
      </w:tr>
    </w:tbl>
    <w:p>
      <w:pPr>
        <w:pStyle w:val="style157"/>
        <w:tabs>
          <w:tab w:val="left" w:leader="none" w:pos="3642"/>
        </w:tabs>
        <w:jc w:val="both"/>
        <w:rPr>
          <w:rFonts w:ascii="Times New Roman" w:cs="Times New Roman" w:hAnsi="Times New Roman"/>
          <w:sz w:val="28"/>
          <w:szCs w:val="28"/>
          <w:rPrChange w:id="1216"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217"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218" w:author="user pc" w:date="2022-03-15T10:14:00Z">
            <w:rPr>
              <w:rFonts w:ascii="Calibri" w:cs="Bell MT" w:hAnsi="Calibri"/>
            </w:rPr>
          </w:rPrChange>
        </w:rPr>
      </w:pPr>
      <w:r w:rsidRPr="90527706">
        <w:rPr>
          <w:rFonts w:ascii="Times New Roman" w:cs="Times New Roman" w:hAnsi="Times New Roman"/>
          <w:b/>
          <w:i/>
          <w:sz w:val="28"/>
          <w:szCs w:val="28"/>
          <w:rPrChange w:id="1219" w:author="user pc" w:date="2022-03-15T10:14:00Z">
            <w:rPr>
              <w:rFonts w:ascii="Calibri" w:cs="Bell MT" w:hAnsi="Calibri"/>
              <w:b/>
              <w:i/>
            </w:rPr>
          </w:rPrChange>
        </w:rPr>
        <w:t>Solved Example 2</w:t>
      </w:r>
      <w:r w:rsidRPr="CA3491BD">
        <w:rPr>
          <w:rFonts w:ascii="Times New Roman" w:cs="Times New Roman" w:hAnsi="Times New Roman"/>
          <w:sz w:val="28"/>
          <w:szCs w:val="28"/>
          <w:rPrChange w:id="1220" w:author="user pc" w:date="2022-03-15T10:14:00Z">
            <w:rPr>
              <w:rFonts w:ascii="Calibri" w:cs="Bell MT" w:hAnsi="Calibri"/>
            </w:rPr>
          </w:rPrChange>
        </w:rPr>
        <w:t xml:space="preserve">: </w:t>
      </w:r>
    </w:p>
    <w:p>
      <w:pPr>
        <w:pStyle w:val="style157"/>
        <w:tabs>
          <w:tab w:val="left" w:leader="none" w:pos="3642"/>
        </w:tabs>
        <w:jc w:val="both"/>
        <w:rPr>
          <w:rFonts w:ascii="Times New Roman" w:cs="Times New Roman" w:hAnsi="Times New Roman"/>
          <w:sz w:val="28"/>
          <w:szCs w:val="28"/>
        </w:rPr>
      </w:pPr>
      <w:r w:rsidRPr="F2444556">
        <w:rPr>
          <w:rFonts w:ascii="Times New Roman" w:cs="Times New Roman" w:hAnsi="Times New Roman"/>
          <w:sz w:val="28"/>
          <w:szCs w:val="28"/>
          <w:rPrChange w:id="1221" w:author="user pc" w:date="2022-03-15T10:14:00Z">
            <w:rPr>
              <w:rFonts w:ascii="Calibri" w:cs="Bell MT" w:hAnsi="Calibri"/>
            </w:rPr>
          </w:rPrChange>
        </w:rPr>
        <w:t>An analysis of sodium dichromate gives the following mass percentages: 17.5% of Na, 39.7% of Cr and 42.8% of O. What is the empirical formula of this compound?</w:t>
      </w:r>
    </w:p>
    <w:p>
      <w:pPr>
        <w:pStyle w:val="style157"/>
        <w:tabs>
          <w:tab w:val="left" w:leader="none" w:pos="3642"/>
        </w:tabs>
        <w:jc w:val="both"/>
        <w:rPr>
          <w:rFonts w:ascii="Times New Roman" w:cs="Times New Roman" w:hAnsi="Times New Roman"/>
          <w:b/>
          <w:i/>
          <w:sz w:val="28"/>
          <w:szCs w:val="28"/>
        </w:rPr>
      </w:pPr>
    </w:p>
    <w:p>
      <w:pPr>
        <w:pStyle w:val="style157"/>
        <w:tabs>
          <w:tab w:val="left" w:leader="none" w:pos="3642"/>
        </w:tabs>
        <w:jc w:val="both"/>
        <w:rPr>
          <w:rFonts w:ascii="Times New Roman" w:cs="Times New Roman" w:hAnsi="Times New Roman"/>
          <w:b/>
          <w:i/>
          <w:sz w:val="28"/>
          <w:szCs w:val="28"/>
          <w:rPrChange w:id="1222" w:author="user pc" w:date="2022-03-15T10:14:00Z">
            <w:rPr>
              <w:rFonts w:ascii="Calibri" w:cs="Bell MT" w:hAnsi="Calibri"/>
              <w:b/>
              <w:i/>
            </w:rPr>
          </w:rPrChange>
        </w:rPr>
      </w:pPr>
      <w:r w:rsidRPr="43E3DAA8">
        <w:rPr>
          <w:rFonts w:ascii="Times New Roman" w:cs="Times New Roman" w:hAnsi="Times New Roman"/>
          <w:b/>
          <w:i/>
          <w:sz w:val="28"/>
          <w:szCs w:val="28"/>
          <w:rPrChange w:id="1223" w:author="user pc" w:date="2022-03-15T10:14:00Z">
            <w:rPr>
              <w:rFonts w:ascii="Calibri" w:cs="Bell MT" w:hAnsi="Calibri"/>
              <w:b/>
              <w:i/>
            </w:rPr>
          </w:rPrChange>
        </w:rPr>
        <w:t xml:space="preserve">Solution: </w:t>
      </w:r>
    </w:p>
    <w:p>
      <w:pPr>
        <w:pStyle w:val="style157"/>
        <w:tabs>
          <w:tab w:val="left" w:leader="none" w:pos="3642"/>
        </w:tabs>
        <w:jc w:val="both"/>
        <w:rPr>
          <w:rFonts w:ascii="Times New Roman" w:cs="Times New Roman" w:hAnsi="Times New Roman"/>
          <w:sz w:val="28"/>
          <w:szCs w:val="28"/>
          <w:rPrChange w:id="1224" w:author="user pc" w:date="2022-03-15T10:14:00Z">
            <w:rPr>
              <w:rFonts w:ascii="Calibri" w:cs="Bell MT" w:hAnsi="Calibri"/>
            </w:rPr>
          </w:rPrChange>
        </w:rPr>
      </w:pPr>
      <w:r w:rsidRPr="71F141E5">
        <w:rPr>
          <w:rFonts w:ascii="Times New Roman" w:cs="Times New Roman" w:hAnsi="Times New Roman"/>
          <w:sz w:val="28"/>
          <w:szCs w:val="28"/>
          <w:rPrChange w:id="1225" w:author="user pc" w:date="2022-03-15T10:14:00Z">
            <w:rPr>
              <w:rFonts w:ascii="Calibri" w:cs="Bell MT" w:hAnsi="Calibri"/>
            </w:rPr>
          </w:rPrChange>
        </w:rPr>
        <w:t>Recall: The mass of each element in the sample equals to the numerical value of the percentage. Hence, 17.5g of Na, 39.7g of Cr and 42.8g of O.</w:t>
      </w:r>
    </w:p>
    <w:p>
      <w:pPr>
        <w:pStyle w:val="style157"/>
        <w:tabs>
          <w:tab w:val="left" w:leader="none" w:pos="3642"/>
        </w:tabs>
        <w:jc w:val="both"/>
        <w:rPr>
          <w:rFonts w:ascii="Times New Roman" w:cs="Times New Roman" w:hAnsi="Times New Roman"/>
          <w:sz w:val="28"/>
          <w:szCs w:val="28"/>
          <w:rPrChange w:id="1226"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227" w:author="user pc" w:date="2022-03-15T10:14:00Z">
            <w:rPr>
              <w:rFonts w:ascii="Calibri" w:cs="Bell MT" w:hAnsi="Calibri"/>
            </w:rPr>
          </w:rPrChange>
        </w:rPr>
      </w:pPr>
      <w:r w:rsidRPr="C4EDEDE9">
        <w:rPr>
          <w:rFonts w:ascii="Times New Roman" w:cs="Times New Roman" w:hAnsi="Times New Roman"/>
          <w:sz w:val="28"/>
          <w:szCs w:val="28"/>
          <w:rPrChange w:id="1228" w:author="user pc" w:date="2022-03-15T10:14:00Z">
            <w:rPr>
              <w:rFonts w:ascii="Calibri" w:cs="Bell MT" w:hAnsi="Calibri"/>
            </w:rPr>
          </w:rPrChange>
        </w:rPr>
        <w:t>Step1: Convert the masses to moles by dividing the mass by the atomic mass of each element in the compound:</w:t>
      </w:r>
      <w:r w:rsidRPr="8EA5E120">
        <w:rPr>
          <w:rFonts w:ascii="Times New Roman" w:cs="Times New Roman" w:hAnsi="Times New Roman"/>
          <w:sz w:val="28"/>
          <w:szCs w:val="28"/>
          <w:rPrChange w:id="1229" w:author="user pc" w:date="2022-03-15T10:14:00Z">
            <w:rPr>
              <w:rFonts w:ascii="Calibri" w:cs="Bell MT" w:hAnsi="Calibri"/>
            </w:rPr>
          </w:rPrChange>
        </w:rPr>
        <w:tab/>
      </w:r>
    </w:p>
    <w:p>
      <w:pPr>
        <w:pStyle w:val="style157"/>
        <w:tabs>
          <w:tab w:val="left" w:leader="none" w:pos="3642"/>
        </w:tabs>
        <w:jc w:val="both"/>
        <w:rPr>
          <w:rFonts w:ascii="Times New Roman" w:cs="Times New Roman" w:hAnsi="Times New Roman"/>
          <w:sz w:val="28"/>
          <w:szCs w:val="28"/>
          <w:rPrChange w:id="1230"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231" w:author="user pc" w:date="2022-03-15T10:14:00Z">
            <w:rPr>
              <w:rFonts w:ascii="Calibri" w:cs="Bell MT" w:hAnsi="Calibri"/>
            </w:rPr>
          </w:rPrChange>
        </w:rPr>
      </w:pPr>
      <m:oMathPara>
        <m:oMathParaPr>
          <m:jc m:val="left"/>
        </m:oMathParaPr>
        <m:oMath>
          <m:f>
            <m:fPr>
              <m:ctrlPr>
                <w:rPr>
                  <w:rFonts w:ascii="Cambria Math" w:cs="Times New Roman" w:hAnsi="Cambria Math"/>
                  <w:i/>
                  <w:sz w:val="28"/>
                  <w:szCs w:val="28"/>
                </w:rPr>
              </m:ctrlPr>
            </m:fPr>
            <m:num>
              <m:r w:rsidRPr="A2E4039E">
                <w:rPr>
                  <w:rFonts w:ascii="Cambria Math" w:cs="Times New Roman" w:hAnsi="Cambria Math"/>
                  <w:sz w:val="28"/>
                  <w:szCs w:val="28"/>
                  <w:rPrChange w:id="1232" w:author="user pc" w:date="2022-03-15T10:14:00Z">
                    <w:rPr>
                      <w:rFonts w:ascii="Cambria Math" w:cs="Bell MT" w:hAnsi="Calibri"/>
                    </w:rPr>
                  </w:rPrChange>
                </w:rPr>
                <m:t>17.5</m:t>
              </m:r>
            </m:num>
            <m:den>
              <m:r w:rsidRPr="A4776B11">
                <w:rPr>
                  <w:rFonts w:ascii="Cambria Math" w:cs="Times New Roman" w:hAnsi="Cambria Math"/>
                  <w:sz w:val="28"/>
                  <w:szCs w:val="28"/>
                  <w:rPrChange w:id="1233" w:author="user pc" w:date="2022-03-15T10:14:00Z">
                    <w:rPr>
                      <w:rFonts w:ascii="Cambria Math" w:cs="Bell MT" w:hAnsi="Calibri"/>
                    </w:rPr>
                  </w:rPrChange>
                </w:rPr>
                <m:t>23.0</m:t>
              </m:r>
            </m:den>
          </m:f>
          <m:r w:rsidRPr="4D8B76B2">
            <w:rPr>
              <w:rFonts w:ascii="Cambria Math" w:cs="Times New Roman" w:hAnsi="Cambria Math"/>
              <w:sz w:val="28"/>
              <w:szCs w:val="28"/>
              <w:rPrChange w:id="1234" w:author="user pc" w:date="2022-03-15T10:14:00Z">
                <w:rPr>
                  <w:rFonts w:ascii="Cambria Math" w:cs="Bell MT" w:hAnsi="Calibri"/>
                </w:rPr>
              </w:rPrChange>
            </w:rPr>
            <m:t>=0.761 moleofNa.</m:t>
          </m:r>
        </m:oMath>
      </m:oMathPara>
    </w:p>
    <w:p>
      <w:pPr>
        <w:pStyle w:val="style157"/>
        <w:tabs>
          <w:tab w:val="left" w:leader="none" w:pos="3642"/>
        </w:tabs>
        <w:jc w:val="both"/>
        <w:rPr>
          <w:rFonts w:ascii="Times New Roman" w:cs="Times New Roman" w:eastAsia="宋体" w:hAnsi="Times New Roman"/>
          <w:sz w:val="28"/>
          <w:szCs w:val="28"/>
          <w:rPrChange w:id="1235"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236" w:author="user pc" w:date="2022-03-15T10:14:00Z">
            <w:rPr>
              <w:rFonts w:ascii="Calibri" w:cs="Bell MT" w:eastAsia="宋体" w:hAnsi="Calibri"/>
            </w:rPr>
          </w:rPrChange>
        </w:rPr>
      </w:pPr>
      <m:oMathPara>
        <m:oMathParaPr>
          <m:jc m:val="left"/>
        </m:oMathParaPr>
        <m:oMath>
          <m:f>
            <m:fPr>
              <m:ctrlPr>
                <w:rPr>
                  <w:rFonts w:ascii="Cambria Math" w:cs="Times New Roman" w:hAnsi="Cambria Math"/>
                  <w:i/>
                  <w:sz w:val="28"/>
                  <w:szCs w:val="28"/>
                </w:rPr>
              </m:ctrlPr>
            </m:fPr>
            <m:num>
              <m:r w:rsidRPr="45C7BE0B">
                <w:rPr>
                  <w:rFonts w:ascii="Cambria Math" w:cs="Times New Roman" w:hAnsi="Cambria Math"/>
                  <w:sz w:val="28"/>
                  <w:szCs w:val="28"/>
                  <w:rPrChange w:id="1237" w:author="user pc" w:date="2022-03-15T10:14:00Z">
                    <w:rPr>
                      <w:rFonts w:ascii="Cambria Math" w:cs="Bell MT" w:hAnsi="Calibri"/>
                    </w:rPr>
                  </w:rPrChange>
                </w:rPr>
                <m:t>39.7</m:t>
              </m:r>
            </m:num>
            <m:den>
              <m:r w:rsidRPr="2E166E73">
                <w:rPr>
                  <w:rFonts w:ascii="Cambria Math" w:cs="Times New Roman" w:hAnsi="Cambria Math"/>
                  <w:sz w:val="28"/>
                  <w:szCs w:val="28"/>
                  <w:rPrChange w:id="1238" w:author="user pc" w:date="2022-03-15T10:14:00Z">
                    <w:rPr>
                      <w:rFonts w:ascii="Cambria Math" w:cs="Bell MT" w:hAnsi="Calibri"/>
                    </w:rPr>
                  </w:rPrChange>
                </w:rPr>
                <m:t>52.0</m:t>
              </m:r>
            </m:den>
          </m:f>
          <m:r w:rsidRPr="3456FC9A">
            <w:rPr>
              <w:rFonts w:ascii="Cambria Math" w:cs="Times New Roman" w:hAnsi="Cambria Math"/>
              <w:sz w:val="28"/>
              <w:szCs w:val="28"/>
              <w:rPrChange w:id="1239" w:author="user pc" w:date="2022-03-15T10:14:00Z">
                <w:rPr>
                  <w:rFonts w:ascii="Cambria Math" w:cs="Bell MT" w:hAnsi="Calibri"/>
                </w:rPr>
              </w:rPrChange>
            </w:rPr>
            <m:t>=0.763 mole of Cr</m:t>
          </m:r>
        </m:oMath>
      </m:oMathPara>
    </w:p>
    <w:p>
      <w:pPr>
        <w:pStyle w:val="style157"/>
        <w:tabs>
          <w:tab w:val="left" w:leader="none" w:pos="3642"/>
        </w:tabs>
        <w:jc w:val="both"/>
        <w:rPr>
          <w:rFonts w:ascii="Times New Roman" w:cs="Times New Roman" w:eastAsia="宋体" w:hAnsi="Times New Roman"/>
          <w:sz w:val="28"/>
          <w:szCs w:val="28"/>
          <w:rPrChange w:id="1240"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241" w:author="user pc" w:date="2022-03-15T10:14:00Z">
            <w:rPr>
              <w:rFonts w:ascii="Calibri" w:cs="Bell MT" w:eastAsia="宋体" w:hAnsi="Calibri"/>
            </w:rPr>
          </w:rPrChange>
        </w:rPr>
      </w:pPr>
      <m:oMathPara>
        <m:oMathParaPr>
          <m:jc m:val="left"/>
        </m:oMathParaPr>
        <m:oMath>
          <m:f>
            <m:fPr>
              <m:ctrlPr>
                <w:rPr>
                  <w:rFonts w:ascii="Cambria Math" w:cs="Times New Roman" w:hAnsi="Cambria Math"/>
                  <w:i/>
                  <w:sz w:val="28"/>
                  <w:szCs w:val="28"/>
                </w:rPr>
              </m:ctrlPr>
            </m:fPr>
            <m:num>
              <m:r w:rsidRPr="6152AF90">
                <w:rPr>
                  <w:rFonts w:ascii="Cambria Math" w:cs="Times New Roman" w:hAnsi="Cambria Math"/>
                  <w:sz w:val="28"/>
                  <w:szCs w:val="28"/>
                  <w:rPrChange w:id="1242" w:author="user pc" w:date="2022-03-15T10:14:00Z">
                    <w:rPr>
                      <w:rFonts w:ascii="Cambria Math" w:cs="Bell MT" w:hAnsi="Calibri"/>
                    </w:rPr>
                  </w:rPrChange>
                </w:rPr>
                <m:t>42.8</m:t>
              </m:r>
            </m:num>
            <m:den>
              <m:r w:rsidRPr="3C9C4E85">
                <w:rPr>
                  <w:rFonts w:ascii="Cambria Math" w:cs="Times New Roman" w:hAnsi="Cambria Math"/>
                  <w:sz w:val="28"/>
                  <w:szCs w:val="28"/>
                  <w:rPrChange w:id="1243" w:author="user pc" w:date="2022-03-15T10:14:00Z">
                    <w:rPr>
                      <w:rFonts w:ascii="Cambria Math" w:cs="Bell MT" w:hAnsi="Calibri"/>
                    </w:rPr>
                  </w:rPrChange>
                </w:rPr>
                <m:t>16.0</m:t>
              </m:r>
            </m:den>
          </m:f>
          <m:r w:rsidRPr="32FB7969">
            <w:rPr>
              <w:rFonts w:ascii="Cambria Math" w:cs="Times New Roman" w:hAnsi="Cambria Math"/>
              <w:sz w:val="28"/>
              <w:szCs w:val="28"/>
              <w:rPrChange w:id="1244" w:author="user pc" w:date="2022-03-15T10:14:00Z">
                <w:rPr>
                  <w:rFonts w:ascii="Cambria Math" w:cs="Bell MT" w:hAnsi="Calibri"/>
                </w:rPr>
              </w:rPrChange>
            </w:rPr>
            <m:t>=2.68 moles of  0</m:t>
          </m:r>
        </m:oMath>
      </m:oMathPara>
    </w:p>
    <w:p>
      <w:pPr>
        <w:pStyle w:val="style157"/>
        <w:tabs>
          <w:tab w:val="left" w:leader="none" w:pos="3642"/>
        </w:tabs>
        <w:jc w:val="both"/>
        <w:rPr>
          <w:rFonts w:ascii="Times New Roman" w:cs="Times New Roman" w:eastAsia="宋体" w:hAnsi="Times New Roman"/>
          <w:sz w:val="28"/>
          <w:szCs w:val="28"/>
          <w:rPrChange w:id="1245"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246" w:author="user pc" w:date="2022-03-15T10:14:00Z">
            <w:rPr>
              <w:rFonts w:ascii="Calibri" w:cs="Bell MT" w:eastAsia="宋体" w:hAnsi="Calibri"/>
            </w:rPr>
          </w:rPrChange>
        </w:rPr>
      </w:pPr>
      <w:r w:rsidRPr="61DA808F">
        <w:rPr>
          <w:rFonts w:ascii="Times New Roman" w:cs="Times New Roman" w:eastAsia="宋体" w:hAnsi="Times New Roman"/>
          <w:sz w:val="28"/>
          <w:szCs w:val="28"/>
          <w:rPrChange w:id="1247" w:author="user pc" w:date="2022-03-15T10:14:00Z">
            <w:rPr>
              <w:rFonts w:ascii="Calibri" w:cs="Bell MT" w:eastAsia="宋体" w:hAnsi="Calibri"/>
            </w:rPr>
          </w:rPrChange>
        </w:rPr>
        <w:t>Step2: Then divide each mole by the smallest one;</w:t>
      </w:r>
    </w:p>
    <w:p>
      <w:pPr>
        <w:pStyle w:val="style157"/>
        <w:tabs>
          <w:tab w:val="left" w:leader="none" w:pos="3642"/>
        </w:tabs>
        <w:jc w:val="both"/>
        <w:rPr>
          <w:rFonts w:ascii="Times New Roman" w:cs="Times New Roman" w:eastAsia="宋体" w:hAnsi="Times New Roman"/>
          <w:sz w:val="28"/>
          <w:szCs w:val="28"/>
          <w:rPrChange w:id="1248" w:author="user pc" w:date="2022-03-15T10:14:00Z">
            <w:rPr>
              <w:rFonts w:ascii="Calibri" w:cs="Bell MT" w:eastAsia="宋体" w:hAnsi="Calibri"/>
            </w:rPr>
          </w:rPrChange>
        </w:rPr>
      </w:pPr>
      <m:oMathPara>
        <m:oMathParaPr>
          <m:jc m:val="left"/>
        </m:oMathParaPr>
        <m:oMath>
          <m:r w:rsidRPr="5F787D5D">
            <w:rPr>
              <w:rFonts w:ascii="Cambria Math" w:cs="Times New Roman" w:eastAsia="宋体" w:hAnsi="Cambria Math"/>
              <w:sz w:val="28"/>
              <w:szCs w:val="28"/>
              <w:rPrChange w:id="1249" w:author="user pc" w:date="2022-03-15T10:14:00Z">
                <w:rPr>
                  <w:rFonts w:ascii="Cambria Math" w:cs="Bell MT" w:eastAsia="宋体" w:hAnsi="Cambria Math"/>
                </w:rPr>
              </w:rPrChange>
            </w:rPr>
            <m:t xml:space="preserve">For Na: </m:t>
          </m:r>
          <m:f>
            <m:fPr>
              <m:ctrlPr>
                <w:rPr>
                  <w:rFonts w:ascii="Cambria Math" w:cs="Times New Roman" w:eastAsia="宋体" w:hAnsi="Cambria Math"/>
                  <w:i/>
                  <w:sz w:val="28"/>
                  <w:szCs w:val="28"/>
                </w:rPr>
              </m:ctrlPr>
            </m:fPr>
            <m:num>
              <m:r w:rsidRPr="53BACCA6">
                <w:rPr>
                  <w:rFonts w:ascii="Cambria Math" w:cs="Times New Roman" w:eastAsia="宋体" w:hAnsi="Cambria Math"/>
                  <w:sz w:val="28"/>
                  <w:szCs w:val="28"/>
                  <w:rPrChange w:id="1250" w:author="user pc" w:date="2022-03-15T10:14:00Z">
                    <w:rPr>
                      <w:rFonts w:ascii="Cambria Math" w:cs="Bell MT" w:eastAsia="宋体" w:hAnsi="Calibri"/>
                    </w:rPr>
                  </w:rPrChange>
                </w:rPr>
                <m:t>0.761 mol</m:t>
              </m:r>
            </m:num>
            <m:den>
              <m:r w:rsidRPr="B18EC4EE">
                <w:rPr>
                  <w:rFonts w:ascii="Cambria Math" w:cs="Times New Roman" w:eastAsia="宋体" w:hAnsi="Cambria Math"/>
                  <w:sz w:val="28"/>
                  <w:szCs w:val="28"/>
                  <w:rPrChange w:id="1251" w:author="user pc" w:date="2022-03-15T10:14:00Z">
                    <w:rPr>
                      <w:rFonts w:ascii="Cambria Math" w:cs="Bell MT" w:eastAsia="宋体" w:hAnsi="Calibri"/>
                    </w:rPr>
                  </w:rPrChange>
                </w:rPr>
                <m:t>0.761 mol</m:t>
              </m:r>
            </m:den>
          </m:f>
          <m:r w:rsidRPr="E73B4532">
            <w:rPr>
              <w:rFonts w:ascii="Cambria Math" w:cs="Times New Roman" w:eastAsia="宋体" w:hAnsi="Cambria Math"/>
              <w:sz w:val="28"/>
              <w:szCs w:val="28"/>
              <w:rPrChange w:id="1252" w:author="user pc" w:date="2022-03-15T10:14:00Z">
                <w:rPr>
                  <w:rFonts w:ascii="Cambria Math" w:cs="Bell MT" w:eastAsia="宋体" w:hAnsi="Calibri"/>
                </w:rPr>
              </w:rPrChange>
            </w:rPr>
            <m:t>=1.00</m:t>
          </m:r>
        </m:oMath>
      </m:oMathPara>
    </w:p>
    <w:p>
      <w:pPr>
        <w:pStyle w:val="style157"/>
        <w:tabs>
          <w:tab w:val="left" w:leader="none" w:pos="3642"/>
        </w:tabs>
        <w:jc w:val="both"/>
        <w:rPr>
          <w:rFonts w:ascii="Times New Roman" w:cs="Times New Roman" w:eastAsia="宋体" w:hAnsi="Times New Roman"/>
          <w:sz w:val="28"/>
          <w:szCs w:val="28"/>
          <w:rPrChange w:id="1253"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254" w:author="user pc" w:date="2022-03-15T10:14:00Z">
            <w:rPr>
              <w:rFonts w:ascii="Calibri" w:cs="Bell MT" w:eastAsia="宋体" w:hAnsi="Calibri"/>
            </w:rPr>
          </w:rPrChange>
        </w:rPr>
      </w:pPr>
      <m:oMath>
        <m:r w:rsidRPr="C13107B3">
          <w:rPr>
            <w:rFonts w:ascii="Cambria Math" w:cs="Times New Roman" w:eastAsia="宋体" w:hAnsi="Cambria Math"/>
            <w:sz w:val="28"/>
            <w:szCs w:val="28"/>
            <w:rPrChange w:id="1255" w:author="user pc" w:date="2022-03-15T10:14:00Z">
              <w:rPr>
                <w:rFonts w:ascii="Cambria Math" w:cs="Bell MT" w:eastAsia="宋体" w:hAnsi="Cambria Math"/>
              </w:rPr>
            </w:rPrChange>
          </w:rPr>
          <m:t xml:space="preserve">For Cr:  </m:t>
        </m:r>
        <m:f>
          <m:fPr>
            <m:ctrlPr>
              <w:rPr>
                <w:rFonts w:ascii="Cambria Math" w:cs="Times New Roman" w:eastAsia="宋体" w:hAnsi="Cambria Math"/>
                <w:i/>
                <w:sz w:val="28"/>
                <w:szCs w:val="28"/>
              </w:rPr>
            </m:ctrlPr>
          </m:fPr>
          <m:num>
            <m:r w:rsidRPr="2E2289AE">
              <w:rPr>
                <w:rFonts w:ascii="Cambria Math" w:cs="Times New Roman" w:eastAsia="宋体" w:hAnsi="Cambria Math"/>
                <w:sz w:val="28"/>
                <w:szCs w:val="28"/>
                <w:rPrChange w:id="1256" w:author="user pc" w:date="2022-03-15T10:14:00Z">
                  <w:rPr>
                    <w:rFonts w:ascii="Cambria Math" w:cs="Bell MT" w:eastAsia="宋体" w:hAnsi="Calibri"/>
                  </w:rPr>
                </w:rPrChange>
              </w:rPr>
              <m:t xml:space="preserve"> 0.763 mol</m:t>
            </m:r>
          </m:num>
          <m:den>
            <m:r w:rsidRPr="B1811E31">
              <w:rPr>
                <w:rFonts w:ascii="Cambria Math" w:cs="Times New Roman" w:eastAsia="宋体" w:hAnsi="Cambria Math"/>
                <w:sz w:val="28"/>
                <w:szCs w:val="28"/>
                <w:rPrChange w:id="1257" w:author="user pc" w:date="2022-03-15T10:14:00Z">
                  <w:rPr>
                    <w:rFonts w:ascii="Cambria Math" w:cs="Bell MT" w:eastAsia="宋体" w:hAnsi="Calibri"/>
                  </w:rPr>
                </w:rPrChange>
              </w:rPr>
              <m:t>0.761 mol</m:t>
            </m:r>
          </m:den>
        </m:f>
        <m:r w:rsidRPr="2F045E41">
          <w:rPr>
            <w:rFonts w:ascii="Cambria Math" w:cs="Times New Roman" w:eastAsia="宋体" w:hAnsi="Cambria Math"/>
            <w:sz w:val="28"/>
            <w:szCs w:val="28"/>
            <w:rPrChange w:id="1258" w:author="user pc" w:date="2022-03-15T10:14:00Z">
              <w:rPr>
                <w:rFonts w:ascii="Cambria Math" w:cs="Bell MT" w:eastAsia="宋体" w:hAnsi="Calibri"/>
              </w:rPr>
            </w:rPrChange>
          </w:rPr>
          <m:t>=1.00</m:t>
        </m:r>
      </m:oMath>
      <w:r w:rsidRPr="D546E93C">
        <w:rPr>
          <w:rFonts w:ascii="Times New Roman" w:cs="Times New Roman" w:eastAsia="宋体" w:hAnsi="Times New Roman"/>
          <w:sz w:val="28"/>
          <w:szCs w:val="28"/>
          <w:rPrChange w:id="1259" w:author="user pc" w:date="2022-03-15T10:14:00Z">
            <w:rPr>
              <w:rFonts w:ascii="Calibri" w:cs="Bell MT" w:eastAsia="宋体" w:hAnsi="Calibri"/>
            </w:rPr>
          </w:rPrChange>
        </w:rPr>
        <w:t xml:space="preserve"> </w:t>
      </w:r>
    </w:p>
    <w:p>
      <w:pPr>
        <w:pStyle w:val="style157"/>
        <w:tabs>
          <w:tab w:val="left" w:leader="none" w:pos="3642"/>
        </w:tabs>
        <w:jc w:val="both"/>
        <w:rPr>
          <w:rFonts w:ascii="Times New Roman" w:cs="Times New Roman" w:eastAsia="宋体" w:hAnsi="Times New Roman"/>
          <w:sz w:val="28"/>
          <w:szCs w:val="28"/>
          <w:rPrChange w:id="1260"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261" w:author="user pc" w:date="2022-03-15T10:14:00Z">
            <w:rPr>
              <w:rFonts w:ascii="Calibri" w:cs="Bell MT" w:eastAsia="宋体" w:hAnsi="Calibri"/>
            </w:rPr>
          </w:rPrChange>
        </w:rPr>
      </w:pPr>
      <m:oMathPara>
        <m:oMathParaPr>
          <m:jc m:val="left"/>
        </m:oMathParaPr>
        <m:oMath>
          <m:r w:rsidRPr="CFAD8C12">
            <w:rPr>
              <w:rFonts w:ascii="Cambria Math" w:cs="Times New Roman" w:eastAsia="宋体" w:hAnsi="Cambria Math"/>
              <w:sz w:val="28"/>
              <w:szCs w:val="28"/>
              <w:rPrChange w:id="1262" w:author="user pc" w:date="2022-03-15T10:14:00Z">
                <w:rPr>
                  <w:rFonts w:ascii="Cambria Math" w:cs="Bell MT" w:eastAsia="宋体" w:hAnsi="Cambria Math"/>
                </w:rPr>
              </w:rPrChange>
            </w:rPr>
            <m:t xml:space="preserve">For O:    </m:t>
          </m:r>
          <m:f>
            <m:fPr>
              <m:ctrlPr>
                <w:rPr>
                  <w:rFonts w:ascii="Cambria Math" w:cs="Times New Roman" w:eastAsia="宋体" w:hAnsi="Cambria Math"/>
                  <w:i/>
                  <w:sz w:val="28"/>
                  <w:szCs w:val="28"/>
                </w:rPr>
              </m:ctrlPr>
            </m:fPr>
            <m:num>
              <m:r w:rsidRPr="7C876BEC">
                <w:rPr>
                  <w:rFonts w:ascii="Cambria Math" w:cs="Times New Roman" w:eastAsia="宋体" w:hAnsi="Cambria Math"/>
                  <w:sz w:val="28"/>
                  <w:szCs w:val="28"/>
                  <w:rPrChange w:id="1263" w:author="user pc" w:date="2022-03-15T10:14:00Z">
                    <w:rPr>
                      <w:rFonts w:ascii="Cambria Math" w:cs="Bell MT" w:eastAsia="宋体" w:hAnsi="Calibri"/>
                    </w:rPr>
                  </w:rPrChange>
                </w:rPr>
                <m:t>2.68 mol</m:t>
              </m:r>
            </m:num>
            <m:den>
              <m:r w:rsidRPr="7F8A63C6">
                <w:rPr>
                  <w:rFonts w:ascii="Cambria Math" w:cs="Times New Roman" w:eastAsia="宋体" w:hAnsi="Cambria Math"/>
                  <w:sz w:val="28"/>
                  <w:szCs w:val="28"/>
                  <w:rPrChange w:id="1264" w:author="user pc" w:date="2022-03-15T10:14:00Z">
                    <w:rPr>
                      <w:rFonts w:ascii="Cambria Math" w:cs="Bell MT" w:eastAsia="宋体" w:hAnsi="Calibri"/>
                    </w:rPr>
                  </w:rPrChange>
                </w:rPr>
                <m:t>0.761 mol</m:t>
              </m:r>
            </m:den>
          </m:f>
          <m:r w:rsidRPr="8F292652">
            <w:rPr>
              <w:rFonts w:ascii="Cambria Math" w:cs="Times New Roman" w:eastAsia="宋体" w:hAnsi="Cambria Math"/>
              <w:sz w:val="28"/>
              <w:szCs w:val="28"/>
              <w:rPrChange w:id="1265" w:author="user pc" w:date="2022-03-15T10:14:00Z">
                <w:rPr>
                  <w:rFonts w:ascii="Cambria Math" w:cs="Bell MT" w:eastAsia="宋体" w:hAnsi="Calibri"/>
                </w:rPr>
              </w:rPrChange>
            </w:rPr>
            <m:t>=3.52</m:t>
          </m:r>
        </m:oMath>
      </m:oMathPara>
    </w:p>
    <w:p>
      <w:pPr>
        <w:pStyle w:val="style157"/>
        <w:tabs>
          <w:tab w:val="left" w:leader="none" w:pos="3642"/>
        </w:tabs>
        <w:jc w:val="both"/>
        <w:rPr>
          <w:rFonts w:ascii="Times New Roman" w:cs="Times New Roman" w:eastAsia="宋体" w:hAnsi="Times New Roman"/>
          <w:sz w:val="28"/>
          <w:szCs w:val="28"/>
          <w:rPrChange w:id="1266"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267" w:author="user pc" w:date="2022-03-15T10:14:00Z">
            <w:rPr>
              <w:rFonts w:ascii="Calibri" w:cs="Bell MT" w:eastAsia="宋体" w:hAnsi="Calibri"/>
            </w:rPr>
          </w:rPrChange>
        </w:rPr>
      </w:pPr>
      <w:r w:rsidRPr="C7C847A6">
        <w:rPr>
          <w:rFonts w:ascii="Times New Roman" w:cs="Times New Roman" w:eastAsia="宋体" w:hAnsi="Times New Roman"/>
          <w:sz w:val="28"/>
          <w:szCs w:val="28"/>
          <w:rPrChange w:id="1268" w:author="user pc" w:date="2022-03-15T10:14:00Z">
            <w:rPr>
              <w:rFonts w:ascii="Calibri" w:cs="Bell MT" w:eastAsia="宋体" w:hAnsi="Calibri"/>
            </w:rPr>
          </w:rPrChange>
        </w:rPr>
        <w:t>Step 3: Write the mole ratio of element in the compound. The subscripts are not all integers; Na</w:t>
      </w:r>
      <w:r w:rsidRPr="A575FB61">
        <w:rPr>
          <w:rFonts w:ascii="Times New Roman" w:cs="Times New Roman" w:eastAsia="宋体" w:hAnsi="Times New Roman"/>
          <w:sz w:val="28"/>
          <w:szCs w:val="28"/>
          <w:vertAlign w:val="subscript"/>
          <w:rPrChange w:id="1269" w:author="user pc" w:date="2022-03-15T10:14:00Z">
            <w:rPr>
              <w:rFonts w:ascii="Calibri" w:cs="Bell MT" w:eastAsia="宋体" w:hAnsi="Calibri"/>
              <w:vertAlign w:val="subscript"/>
            </w:rPr>
          </w:rPrChange>
        </w:rPr>
        <w:t>1.0</w:t>
      </w:r>
      <w:r w:rsidRPr="1940023E">
        <w:rPr>
          <w:rFonts w:ascii="Times New Roman" w:cs="Times New Roman" w:eastAsia="宋体" w:hAnsi="Times New Roman"/>
          <w:sz w:val="28"/>
          <w:szCs w:val="28"/>
          <w:rPrChange w:id="1270" w:author="user pc" w:date="2022-03-15T10:14:00Z">
            <w:rPr>
              <w:rFonts w:ascii="Calibri" w:cs="Bell MT" w:eastAsia="宋体" w:hAnsi="Calibri"/>
            </w:rPr>
          </w:rPrChange>
        </w:rPr>
        <w:t>Cr</w:t>
      </w:r>
      <w:r w:rsidRPr="9AB12156">
        <w:rPr>
          <w:rFonts w:ascii="Times New Roman" w:cs="Times New Roman" w:eastAsia="宋体" w:hAnsi="Times New Roman"/>
          <w:sz w:val="28"/>
          <w:szCs w:val="28"/>
          <w:vertAlign w:val="subscript"/>
          <w:rPrChange w:id="1271" w:author="user pc" w:date="2022-03-15T10:14:00Z">
            <w:rPr>
              <w:rFonts w:ascii="Calibri" w:cs="Bell MT" w:eastAsia="宋体" w:hAnsi="Calibri"/>
              <w:vertAlign w:val="subscript"/>
            </w:rPr>
          </w:rPrChange>
        </w:rPr>
        <w:t>1.0</w:t>
      </w:r>
      <w:r w:rsidRPr="5A18FF04">
        <w:rPr>
          <w:rFonts w:ascii="Times New Roman" w:cs="Times New Roman" w:eastAsia="宋体" w:hAnsi="Times New Roman"/>
          <w:sz w:val="28"/>
          <w:szCs w:val="28"/>
          <w:rPrChange w:id="1272" w:author="user pc" w:date="2022-03-15T10:14:00Z">
            <w:rPr>
              <w:rFonts w:ascii="Calibri" w:cs="Bell MT" w:eastAsia="宋体" w:hAnsi="Calibri"/>
            </w:rPr>
          </w:rPrChange>
        </w:rPr>
        <w:t>O</w:t>
      </w:r>
      <w:r w:rsidRPr="4A303EEA">
        <w:rPr>
          <w:rFonts w:ascii="Times New Roman" w:cs="Times New Roman" w:eastAsia="宋体" w:hAnsi="Times New Roman"/>
          <w:sz w:val="28"/>
          <w:szCs w:val="28"/>
          <w:vertAlign w:val="subscript"/>
          <w:rPrChange w:id="1273" w:author="user pc" w:date="2022-03-15T10:14:00Z">
            <w:rPr>
              <w:rFonts w:ascii="Calibri" w:cs="Bell MT" w:eastAsia="宋体" w:hAnsi="Calibri"/>
              <w:vertAlign w:val="subscript"/>
            </w:rPr>
          </w:rPrChange>
        </w:rPr>
        <w:t>3.5</w:t>
      </w:r>
    </w:p>
    <w:p>
      <w:pPr>
        <w:pStyle w:val="style157"/>
        <w:tabs>
          <w:tab w:val="left" w:leader="none" w:pos="3642"/>
        </w:tabs>
        <w:jc w:val="both"/>
        <w:rPr>
          <w:rFonts w:ascii="Times New Roman" w:cs="Times New Roman" w:eastAsia="宋体" w:hAnsi="Times New Roman"/>
          <w:sz w:val="28"/>
          <w:szCs w:val="28"/>
          <w:rPrChange w:id="1274" w:author="user pc" w:date="2022-03-15T10:14:00Z">
            <w:rPr>
              <w:rFonts w:ascii="Calibri" w:cs="Bell MT" w:eastAsia="宋体" w:hAnsi="Calibri"/>
            </w:rPr>
          </w:rPrChange>
        </w:rPr>
      </w:pPr>
      <w:r w:rsidRPr="37ABFBB9">
        <w:rPr>
          <w:rFonts w:ascii="Times New Roman" w:cs="Times New Roman" w:eastAsia="宋体" w:hAnsi="Times New Roman"/>
          <w:sz w:val="28"/>
          <w:szCs w:val="28"/>
          <w:rPrChange w:id="1275" w:author="user pc" w:date="2022-03-15T10:14:00Z">
            <w:rPr>
              <w:rFonts w:ascii="Calibri" w:cs="Bell MT" w:eastAsia="宋体" w:hAnsi="Calibri"/>
            </w:rPr>
          </w:rPrChange>
        </w:rPr>
        <w:t>However, they can be made into integers by multiplying each one by 2: Na</w:t>
      </w:r>
      <w:r w:rsidRPr="F5E0449D">
        <w:rPr>
          <w:rFonts w:ascii="Times New Roman" w:cs="Times New Roman" w:eastAsia="宋体" w:hAnsi="Times New Roman"/>
          <w:sz w:val="28"/>
          <w:szCs w:val="28"/>
          <w:vertAlign w:val="subscript"/>
          <w:rPrChange w:id="1276" w:author="user pc" w:date="2022-03-15T10:14:00Z">
            <w:rPr>
              <w:rFonts w:ascii="Calibri" w:cs="Bell MT" w:eastAsia="宋体" w:hAnsi="Calibri"/>
              <w:vertAlign w:val="subscript"/>
            </w:rPr>
          </w:rPrChange>
        </w:rPr>
        <w:t>2.0</w:t>
      </w:r>
      <w:r w:rsidRPr="EBE4CB68">
        <w:rPr>
          <w:rFonts w:ascii="Times New Roman" w:cs="Times New Roman" w:eastAsia="宋体" w:hAnsi="Times New Roman"/>
          <w:sz w:val="28"/>
          <w:szCs w:val="28"/>
          <w:rPrChange w:id="1277" w:author="user pc" w:date="2022-03-15T10:14:00Z">
            <w:rPr>
              <w:rFonts w:ascii="Calibri" w:cs="Bell MT" w:eastAsia="宋体" w:hAnsi="Calibri"/>
            </w:rPr>
          </w:rPrChange>
        </w:rPr>
        <w:t>Cr</w:t>
      </w:r>
      <w:r w:rsidRPr="B81B7DCA">
        <w:rPr>
          <w:rFonts w:ascii="Times New Roman" w:cs="Times New Roman" w:eastAsia="宋体" w:hAnsi="Times New Roman"/>
          <w:sz w:val="28"/>
          <w:szCs w:val="28"/>
          <w:vertAlign w:val="subscript"/>
          <w:rPrChange w:id="1278" w:author="user pc" w:date="2022-03-15T10:14:00Z">
            <w:rPr>
              <w:rFonts w:ascii="Calibri" w:cs="Bell MT" w:eastAsia="宋体" w:hAnsi="Calibri"/>
              <w:vertAlign w:val="subscript"/>
            </w:rPr>
          </w:rPrChange>
        </w:rPr>
        <w:t>2.0</w:t>
      </w:r>
      <w:r w:rsidRPr="A345C8BE">
        <w:rPr>
          <w:rFonts w:ascii="Times New Roman" w:cs="Times New Roman" w:eastAsia="宋体" w:hAnsi="Times New Roman"/>
          <w:sz w:val="28"/>
          <w:szCs w:val="28"/>
          <w:rPrChange w:id="1279" w:author="user pc" w:date="2022-03-15T10:14:00Z">
            <w:rPr>
              <w:rFonts w:ascii="Calibri" w:cs="Bell MT" w:eastAsia="宋体" w:hAnsi="Calibri"/>
            </w:rPr>
          </w:rPrChange>
        </w:rPr>
        <w:t>O</w:t>
      </w:r>
      <w:r w:rsidRPr="4112F722">
        <w:rPr>
          <w:rFonts w:ascii="Times New Roman" w:cs="Times New Roman" w:eastAsia="宋体" w:hAnsi="Times New Roman"/>
          <w:sz w:val="28"/>
          <w:szCs w:val="28"/>
          <w:vertAlign w:val="subscript"/>
          <w:rPrChange w:id="1280" w:author="user pc" w:date="2022-03-15T10:14:00Z">
            <w:rPr>
              <w:rFonts w:ascii="Calibri" w:cs="Bell MT" w:eastAsia="宋体" w:hAnsi="Calibri"/>
              <w:vertAlign w:val="subscript"/>
            </w:rPr>
          </w:rPrChange>
        </w:rPr>
        <w:t>7</w:t>
      </w:r>
      <w:r w:rsidRPr="020B6EFA">
        <w:rPr>
          <w:rFonts w:ascii="Times New Roman" w:cs="Times New Roman" w:eastAsia="宋体" w:hAnsi="Times New Roman"/>
          <w:sz w:val="28"/>
          <w:szCs w:val="28"/>
          <w:rPrChange w:id="1281" w:author="user pc" w:date="2022-03-15T10:14:00Z">
            <w:rPr>
              <w:rFonts w:ascii="Calibri" w:cs="Bell MT" w:eastAsia="宋体" w:hAnsi="Calibri"/>
            </w:rPr>
          </w:rPrChange>
        </w:rPr>
        <w:t>. The empirical formula becomes Na</w:t>
      </w:r>
      <w:r w:rsidRPr="5A6B6E0F">
        <w:rPr>
          <w:rFonts w:ascii="Times New Roman" w:cs="Times New Roman" w:eastAsia="宋体" w:hAnsi="Times New Roman"/>
          <w:sz w:val="28"/>
          <w:szCs w:val="28"/>
          <w:vertAlign w:val="subscript"/>
          <w:rPrChange w:id="1282" w:author="user pc" w:date="2022-03-15T10:14:00Z">
            <w:rPr>
              <w:rFonts w:ascii="Calibri" w:cs="Bell MT" w:eastAsia="宋体" w:hAnsi="Calibri"/>
              <w:vertAlign w:val="subscript"/>
            </w:rPr>
          </w:rPrChange>
        </w:rPr>
        <w:t>2</w:t>
      </w:r>
      <w:r w:rsidRPr="6D0EDC26">
        <w:rPr>
          <w:rFonts w:ascii="Times New Roman" w:cs="Times New Roman" w:eastAsia="宋体" w:hAnsi="Times New Roman"/>
          <w:sz w:val="28"/>
          <w:szCs w:val="28"/>
          <w:rPrChange w:id="1283" w:author="user pc" w:date="2022-03-15T10:14:00Z">
            <w:rPr>
              <w:rFonts w:ascii="Calibri" w:cs="Bell MT" w:eastAsia="宋体" w:hAnsi="Calibri"/>
            </w:rPr>
          </w:rPrChange>
        </w:rPr>
        <w:t>Cr</w:t>
      </w:r>
      <w:r w:rsidRPr="97033E17">
        <w:rPr>
          <w:rFonts w:ascii="Times New Roman" w:cs="Times New Roman" w:eastAsia="宋体" w:hAnsi="Times New Roman"/>
          <w:sz w:val="28"/>
          <w:szCs w:val="28"/>
          <w:vertAlign w:val="subscript"/>
          <w:rPrChange w:id="1284" w:author="user pc" w:date="2022-03-15T10:14:00Z">
            <w:rPr>
              <w:rFonts w:ascii="Calibri" w:cs="Bell MT" w:eastAsia="宋体" w:hAnsi="Calibri"/>
              <w:vertAlign w:val="subscript"/>
            </w:rPr>
          </w:rPrChange>
        </w:rPr>
        <w:t>2</w:t>
      </w:r>
      <w:r w:rsidRPr="3D47787D">
        <w:rPr>
          <w:rFonts w:ascii="Times New Roman" w:cs="Times New Roman" w:eastAsia="宋体" w:hAnsi="Times New Roman"/>
          <w:sz w:val="28"/>
          <w:szCs w:val="28"/>
          <w:rPrChange w:id="1285" w:author="user pc" w:date="2022-03-15T10:14:00Z">
            <w:rPr>
              <w:rFonts w:ascii="Calibri" w:cs="Bell MT" w:eastAsia="宋体" w:hAnsi="Calibri"/>
            </w:rPr>
          </w:rPrChange>
        </w:rPr>
        <w:t>O</w:t>
      </w:r>
      <w:r w:rsidRPr="608501A1">
        <w:rPr>
          <w:rFonts w:ascii="Times New Roman" w:cs="Times New Roman" w:eastAsia="宋体" w:hAnsi="Times New Roman"/>
          <w:sz w:val="28"/>
          <w:szCs w:val="28"/>
          <w:vertAlign w:val="subscript"/>
          <w:rPrChange w:id="1286" w:author="user pc" w:date="2022-03-15T10:14:00Z">
            <w:rPr>
              <w:rFonts w:ascii="Calibri" w:cs="Bell MT" w:eastAsia="宋体" w:hAnsi="Calibri"/>
              <w:vertAlign w:val="subscript"/>
            </w:rPr>
          </w:rPrChange>
        </w:rPr>
        <w:t>7</w:t>
      </w:r>
      <w:r w:rsidRPr="D0EE9229">
        <w:rPr>
          <w:rFonts w:ascii="Times New Roman" w:cs="Times New Roman" w:eastAsia="宋体" w:hAnsi="Times New Roman"/>
          <w:sz w:val="28"/>
          <w:szCs w:val="28"/>
          <w:rPrChange w:id="1287" w:author="user pc" w:date="2022-03-15T10:14:00Z">
            <w:rPr>
              <w:rFonts w:ascii="Calibri" w:cs="Bell MT" w:eastAsia="宋体" w:hAnsi="Calibri"/>
            </w:rPr>
          </w:rPrChange>
        </w:rPr>
        <w:t>.</w:t>
      </w:r>
    </w:p>
    <w:p>
      <w:pPr>
        <w:pStyle w:val="style157"/>
        <w:tabs>
          <w:tab w:val="left" w:leader="none" w:pos="3642"/>
        </w:tabs>
        <w:jc w:val="both"/>
        <w:rPr>
          <w:rFonts w:ascii="Times New Roman" w:cs="Times New Roman" w:eastAsia="宋体" w:hAnsi="Times New Roman"/>
          <w:sz w:val="28"/>
          <w:szCs w:val="28"/>
          <w:rPrChange w:id="1288"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289" w:author="user pc" w:date="2022-03-15T10:14:00Z">
            <w:rPr>
              <w:rFonts w:ascii="Calibri" w:cs="Bell MT" w:eastAsia="宋体" w:hAnsi="Calibri"/>
            </w:rPr>
          </w:rPrChange>
        </w:rPr>
      </w:pPr>
      <w:r w:rsidRPr="BA430577">
        <w:rPr>
          <w:rFonts w:ascii="Times New Roman" w:cs="Times New Roman" w:eastAsia="宋体" w:hAnsi="Times New Roman"/>
          <w:sz w:val="28"/>
          <w:szCs w:val="28"/>
          <w:rPrChange w:id="1290" w:author="user pc" w:date="2022-03-15T10:14:00Z">
            <w:rPr>
              <w:rFonts w:ascii="Calibri" w:cs="Bell MT" w:eastAsia="宋体" w:hAnsi="Calibri"/>
            </w:rPr>
          </w:rPrChange>
        </w:rPr>
        <w:t>Alternatively;</w:t>
      </w:r>
    </w:p>
    <w:p>
      <w:pPr>
        <w:pStyle w:val="style157"/>
        <w:tabs>
          <w:tab w:val="left" w:leader="none" w:pos="3642"/>
        </w:tabs>
        <w:jc w:val="both"/>
        <w:rPr>
          <w:rFonts w:ascii="Times New Roman" w:cs="Times New Roman" w:eastAsia="宋体" w:hAnsi="Times New Roman"/>
          <w:sz w:val="28"/>
          <w:szCs w:val="28"/>
          <w:rPrChange w:id="1291" w:author="user pc" w:date="2022-03-15T10:14:00Z">
            <w:rPr>
              <w:rFonts w:ascii="Calibri" w:cs="Bell MT" w:eastAsia="宋体" w:hAnsi="Calibri"/>
            </w:rPr>
          </w:rPrChange>
        </w:rPr>
      </w:pPr>
    </w:p>
    <w:tbl>
      <w:tblPr>
        <w:tblStyle w:val="style154"/>
        <w:tblW w:w="0" w:type="auto"/>
        <w:tblLook w:val="04A0" w:firstRow="1" w:lastRow="0" w:firstColumn="1" w:lastColumn="0" w:noHBand="0" w:noVBand="1"/>
      </w:tblPr>
      <w:tblGrid>
        <w:gridCol w:w="1980"/>
        <w:gridCol w:w="2097"/>
        <w:gridCol w:w="2097"/>
        <w:gridCol w:w="1854"/>
      </w:tblGrid>
      <w:tr>
        <w:trPr/>
        <w:tc>
          <w:tcPr>
            <w:tcW w:w="1980" w:type="dxa"/>
            <w:tcBorders/>
          </w:tcPr>
          <w:p>
            <w:pPr>
              <w:pStyle w:val="style157"/>
              <w:tabs>
                <w:tab w:val="left" w:leader="none" w:pos="3642"/>
              </w:tabs>
              <w:jc w:val="both"/>
              <w:rPr>
                <w:rFonts w:ascii="Times New Roman" w:cs="Times New Roman" w:hAnsi="Times New Roman"/>
                <w:b/>
                <w:sz w:val="28"/>
                <w:szCs w:val="28"/>
                <w:rPrChange w:id="1292" w:author="user pc" w:date="2022-03-15T10:14:00Z">
                  <w:rPr>
                    <w:rFonts w:ascii="Calibri" w:cs="Bell MT" w:hAnsi="Calibri"/>
                    <w:b/>
                    <w:sz w:val="22"/>
                    <w:szCs w:val="22"/>
                  </w:rPr>
                </w:rPrChange>
              </w:rPr>
            </w:pPr>
            <w:r w:rsidRPr="A79F0B8F">
              <w:rPr>
                <w:rFonts w:ascii="Times New Roman" w:cs="Times New Roman" w:hAnsi="Times New Roman"/>
                <w:b/>
                <w:sz w:val="28"/>
                <w:szCs w:val="28"/>
                <w:rPrChange w:id="1293" w:author="user pc" w:date="2022-03-15T10:14:00Z">
                  <w:rPr>
                    <w:rFonts w:ascii="Calibri" w:cs="Bell MT" w:hAnsi="Calibri"/>
                    <w:b/>
                  </w:rPr>
                </w:rPrChange>
              </w:rPr>
              <w:t>Element involved</w:t>
            </w:r>
          </w:p>
        </w:tc>
        <w:tc>
          <w:tcPr>
            <w:tcW w:w="2097" w:type="dxa"/>
            <w:tcBorders/>
          </w:tcPr>
          <w:p>
            <w:pPr>
              <w:pStyle w:val="style157"/>
              <w:tabs>
                <w:tab w:val="left" w:leader="none" w:pos="3642"/>
              </w:tabs>
              <w:jc w:val="center"/>
              <w:rPr>
                <w:rFonts w:ascii="Times New Roman" w:cs="Times New Roman" w:hAnsi="Times New Roman"/>
                <w:sz w:val="28"/>
                <w:szCs w:val="28"/>
                <w:rPrChange w:id="1294" w:author="user pc" w:date="2022-03-15T10:14:00Z">
                  <w:rPr>
                    <w:rFonts w:ascii="Calibri" w:cs="Bell MT" w:hAnsi="Calibri"/>
                    <w:sz w:val="22"/>
                    <w:szCs w:val="22"/>
                  </w:rPr>
                </w:rPrChange>
              </w:rPr>
            </w:pPr>
            <w:r w:rsidRPr="5A0D6F4B">
              <w:rPr>
                <w:rFonts w:ascii="Times New Roman" w:cs="Times New Roman" w:hAnsi="Times New Roman"/>
                <w:sz w:val="28"/>
                <w:szCs w:val="28"/>
                <w:rPrChange w:id="1295" w:author="user pc" w:date="2022-03-15T10:14:00Z">
                  <w:rPr>
                    <w:rFonts w:ascii="Calibri" w:cs="Bell MT" w:hAnsi="Calibri"/>
                  </w:rPr>
                </w:rPrChange>
              </w:rPr>
              <w:t>Na</w:t>
            </w:r>
          </w:p>
        </w:tc>
        <w:tc>
          <w:tcPr>
            <w:tcW w:w="2097" w:type="dxa"/>
            <w:tcBorders/>
          </w:tcPr>
          <w:p>
            <w:pPr>
              <w:pStyle w:val="style157"/>
              <w:tabs>
                <w:tab w:val="left" w:leader="none" w:pos="3642"/>
              </w:tabs>
              <w:jc w:val="center"/>
              <w:rPr>
                <w:rFonts w:ascii="Times New Roman" w:cs="Times New Roman" w:hAnsi="Times New Roman"/>
                <w:sz w:val="28"/>
                <w:szCs w:val="28"/>
                <w:rPrChange w:id="1296" w:author="user pc" w:date="2022-03-15T10:14:00Z">
                  <w:rPr>
                    <w:rFonts w:ascii="Calibri" w:cs="Bell MT" w:hAnsi="Calibri"/>
                    <w:sz w:val="22"/>
                    <w:szCs w:val="22"/>
                  </w:rPr>
                </w:rPrChange>
              </w:rPr>
            </w:pPr>
            <w:r w:rsidRPr="2519BDA5">
              <w:rPr>
                <w:rFonts w:ascii="Times New Roman" w:cs="Times New Roman" w:hAnsi="Times New Roman"/>
                <w:sz w:val="28"/>
                <w:szCs w:val="28"/>
                <w:rPrChange w:id="1297" w:author="user pc" w:date="2022-03-15T10:14:00Z">
                  <w:rPr>
                    <w:rFonts w:ascii="Calibri" w:cs="Bell MT" w:hAnsi="Calibri"/>
                  </w:rPr>
                </w:rPrChange>
              </w:rPr>
              <w:t>Cr</w:t>
            </w:r>
          </w:p>
        </w:tc>
        <w:tc>
          <w:tcPr>
            <w:tcW w:w="1854" w:type="dxa"/>
            <w:tcBorders/>
          </w:tcPr>
          <w:p>
            <w:pPr>
              <w:pStyle w:val="style157"/>
              <w:tabs>
                <w:tab w:val="left" w:leader="none" w:pos="3642"/>
              </w:tabs>
              <w:jc w:val="center"/>
              <w:rPr>
                <w:rFonts w:ascii="Times New Roman" w:cs="Times New Roman" w:hAnsi="Times New Roman"/>
                <w:sz w:val="28"/>
                <w:szCs w:val="28"/>
                <w:rPrChange w:id="1298" w:author="user pc" w:date="2022-03-15T10:14:00Z">
                  <w:rPr>
                    <w:rFonts w:ascii="Calibri" w:cs="Bell MT" w:hAnsi="Calibri"/>
                    <w:sz w:val="22"/>
                    <w:szCs w:val="22"/>
                  </w:rPr>
                </w:rPrChange>
              </w:rPr>
            </w:pPr>
            <w:r w:rsidRPr="0F70759B">
              <w:rPr>
                <w:rFonts w:ascii="Times New Roman" w:cs="Times New Roman" w:hAnsi="Times New Roman"/>
                <w:sz w:val="28"/>
                <w:szCs w:val="28"/>
                <w:rPrChange w:id="1299" w:author="user pc" w:date="2022-03-15T10:14:00Z">
                  <w:rPr>
                    <w:rFonts w:ascii="Calibri" w:cs="Bell MT" w:hAnsi="Calibri"/>
                  </w:rPr>
                </w:rPrChange>
              </w:rPr>
              <w:t>O</w:t>
            </w:r>
          </w:p>
        </w:tc>
      </w:tr>
      <w:tr>
        <w:tblPrEx/>
        <w:trPr/>
        <w:tc>
          <w:tcPr>
            <w:tcW w:w="1980" w:type="dxa"/>
            <w:tcBorders/>
          </w:tcPr>
          <w:p>
            <w:pPr>
              <w:pStyle w:val="style157"/>
              <w:tabs>
                <w:tab w:val="left" w:leader="none" w:pos="3642"/>
              </w:tabs>
              <w:jc w:val="both"/>
              <w:rPr>
                <w:rFonts w:ascii="Times New Roman" w:cs="Times New Roman" w:hAnsi="Times New Roman"/>
                <w:b/>
                <w:sz w:val="28"/>
                <w:szCs w:val="28"/>
                <w:rPrChange w:id="1300" w:author="user pc" w:date="2022-03-15T10:14:00Z">
                  <w:rPr>
                    <w:rFonts w:ascii="Calibri" w:cs="Bell MT" w:hAnsi="Calibri"/>
                    <w:b/>
                    <w:sz w:val="22"/>
                    <w:szCs w:val="22"/>
                  </w:rPr>
                </w:rPrChange>
              </w:rPr>
            </w:pPr>
            <w:r w:rsidRPr="7E51619F">
              <w:rPr>
                <w:rFonts w:ascii="Times New Roman" w:cs="Times New Roman" w:hAnsi="Times New Roman"/>
                <w:b/>
                <w:sz w:val="28"/>
                <w:szCs w:val="28"/>
                <w:rPrChange w:id="1301" w:author="user pc" w:date="2022-03-15T10:14:00Z">
                  <w:rPr>
                    <w:rFonts w:ascii="Calibri" w:cs="Bell MT" w:hAnsi="Calibri"/>
                    <w:b/>
                  </w:rPr>
                </w:rPrChange>
              </w:rPr>
              <w:t>%(Mass)</w:t>
            </w:r>
          </w:p>
        </w:tc>
        <w:tc>
          <w:tcPr>
            <w:tcW w:w="2097" w:type="dxa"/>
            <w:tcBorders/>
          </w:tcPr>
          <w:p>
            <w:pPr>
              <w:pStyle w:val="style157"/>
              <w:tabs>
                <w:tab w:val="left" w:leader="none" w:pos="3642"/>
              </w:tabs>
              <w:jc w:val="center"/>
              <w:rPr>
                <w:rFonts w:ascii="Times New Roman" w:cs="Times New Roman" w:hAnsi="Times New Roman"/>
                <w:sz w:val="28"/>
                <w:szCs w:val="28"/>
                <w:rPrChange w:id="1302" w:author="user pc" w:date="2022-03-15T10:14:00Z">
                  <w:rPr>
                    <w:rFonts w:ascii="Calibri" w:cs="Bell MT" w:hAnsi="Calibri"/>
                    <w:sz w:val="22"/>
                    <w:szCs w:val="22"/>
                  </w:rPr>
                </w:rPrChange>
              </w:rPr>
            </w:pPr>
            <w:r w:rsidRPr="73281611">
              <w:rPr>
                <w:rFonts w:ascii="Times New Roman" w:cs="Times New Roman" w:hAnsi="Times New Roman"/>
                <w:sz w:val="28"/>
                <w:szCs w:val="28"/>
                <w:rPrChange w:id="1303" w:author="user pc" w:date="2022-03-15T10:14:00Z">
                  <w:rPr>
                    <w:rFonts w:ascii="Calibri" w:cs="Bell MT" w:hAnsi="Calibri"/>
                  </w:rPr>
                </w:rPrChange>
              </w:rPr>
              <w:t>17.5</w:t>
            </w:r>
          </w:p>
        </w:tc>
        <w:tc>
          <w:tcPr>
            <w:tcW w:w="2097" w:type="dxa"/>
            <w:tcBorders/>
          </w:tcPr>
          <w:p>
            <w:pPr>
              <w:pStyle w:val="style157"/>
              <w:tabs>
                <w:tab w:val="left" w:leader="none" w:pos="3642"/>
              </w:tabs>
              <w:jc w:val="center"/>
              <w:rPr>
                <w:rFonts w:ascii="Times New Roman" w:cs="Times New Roman" w:hAnsi="Times New Roman"/>
                <w:sz w:val="28"/>
                <w:szCs w:val="28"/>
                <w:rPrChange w:id="1304" w:author="user pc" w:date="2022-03-15T10:14:00Z">
                  <w:rPr>
                    <w:rFonts w:ascii="Calibri" w:cs="Bell MT" w:hAnsi="Calibri"/>
                    <w:sz w:val="22"/>
                    <w:szCs w:val="22"/>
                  </w:rPr>
                </w:rPrChange>
              </w:rPr>
            </w:pPr>
            <w:r w:rsidRPr="B354E9E2">
              <w:rPr>
                <w:rFonts w:ascii="Times New Roman" w:cs="Times New Roman" w:hAnsi="Times New Roman"/>
                <w:sz w:val="28"/>
                <w:szCs w:val="28"/>
                <w:rPrChange w:id="1305" w:author="user pc" w:date="2022-03-15T10:14:00Z">
                  <w:rPr>
                    <w:rFonts w:ascii="Calibri" w:cs="Bell MT" w:hAnsi="Calibri"/>
                  </w:rPr>
                </w:rPrChange>
              </w:rPr>
              <w:t>39.7</w:t>
            </w:r>
          </w:p>
        </w:tc>
        <w:tc>
          <w:tcPr>
            <w:tcW w:w="1854" w:type="dxa"/>
            <w:tcBorders/>
          </w:tcPr>
          <w:p>
            <w:pPr>
              <w:pStyle w:val="style157"/>
              <w:tabs>
                <w:tab w:val="left" w:leader="none" w:pos="3642"/>
              </w:tabs>
              <w:jc w:val="center"/>
              <w:rPr>
                <w:rFonts w:ascii="Times New Roman" w:cs="Times New Roman" w:hAnsi="Times New Roman"/>
                <w:sz w:val="28"/>
                <w:szCs w:val="28"/>
                <w:rPrChange w:id="1306" w:author="user pc" w:date="2022-03-15T10:14:00Z">
                  <w:rPr>
                    <w:rFonts w:ascii="Calibri" w:cs="Bell MT" w:hAnsi="Calibri"/>
                    <w:sz w:val="22"/>
                    <w:szCs w:val="22"/>
                  </w:rPr>
                </w:rPrChange>
              </w:rPr>
            </w:pPr>
            <w:r w:rsidRPr="117D271A">
              <w:rPr>
                <w:rFonts w:ascii="Times New Roman" w:cs="Times New Roman" w:hAnsi="Times New Roman"/>
                <w:sz w:val="28"/>
                <w:szCs w:val="28"/>
                <w:rPrChange w:id="1307" w:author="user pc" w:date="2022-03-15T10:14:00Z">
                  <w:rPr>
                    <w:rFonts w:ascii="Calibri" w:cs="Bell MT" w:hAnsi="Calibri"/>
                  </w:rPr>
                </w:rPrChange>
              </w:rPr>
              <w:t>42.8</w:t>
            </w:r>
          </w:p>
        </w:tc>
      </w:tr>
      <w:tr>
        <w:tblPrEx/>
        <w:trPr/>
        <w:tc>
          <w:tcPr>
            <w:tcW w:w="1980" w:type="dxa"/>
            <w:tcBorders/>
          </w:tcPr>
          <w:p>
            <w:pPr>
              <w:pStyle w:val="style157"/>
              <w:tabs>
                <w:tab w:val="left" w:leader="none" w:pos="3642"/>
              </w:tabs>
              <w:jc w:val="both"/>
              <w:rPr>
                <w:rFonts w:ascii="Times New Roman" w:cs="Times New Roman" w:hAnsi="Times New Roman"/>
                <w:b/>
                <w:sz w:val="28"/>
                <w:szCs w:val="28"/>
                <w:rPrChange w:id="1308" w:author="user pc" w:date="2022-03-15T10:14:00Z">
                  <w:rPr>
                    <w:rFonts w:ascii="Calibri" w:cs="Bell MT" w:hAnsi="Calibri"/>
                    <w:b/>
                    <w:sz w:val="22"/>
                    <w:szCs w:val="22"/>
                  </w:rPr>
                </w:rPrChange>
              </w:rPr>
            </w:pPr>
            <w:r w:rsidRPr="B9601A43">
              <w:rPr>
                <w:rFonts w:ascii="Times New Roman" w:cs="Times New Roman" w:hAnsi="Times New Roman"/>
                <w:b/>
                <w:sz w:val="28"/>
                <w:szCs w:val="28"/>
                <w:rPrChange w:id="1309" w:author="user pc" w:date="2022-03-15T10:14:00Z">
                  <w:rPr>
                    <w:rFonts w:ascii="Calibri" w:cs="Bell MT" w:hAnsi="Calibri"/>
                    <w:b/>
                  </w:rPr>
                </w:rPrChange>
              </w:rPr>
              <w:t>Mole ratio(number of mole)</w:t>
            </w:r>
          </w:p>
        </w:tc>
        <w:tc>
          <w:tcPr>
            <w:tcW w:w="2097" w:type="dxa"/>
            <w:tcBorders/>
          </w:tcPr>
          <w:p>
            <w:pPr>
              <w:pStyle w:val="style157"/>
              <w:tabs>
                <w:tab w:val="left" w:leader="none" w:pos="3642"/>
              </w:tabs>
              <w:jc w:val="center"/>
              <w:rPr>
                <w:rFonts w:ascii="Times New Roman" w:cs="Times New Roman" w:hAnsi="Times New Roman"/>
                <w:sz w:val="28"/>
                <w:szCs w:val="28"/>
                <w:rPrChange w:id="1310"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F1C0D318">
                      <w:rPr>
                        <w:rFonts w:ascii="Cambria Math" w:cs="Times New Roman" w:hAnsi="Cambria Math"/>
                        <w:sz w:val="28"/>
                        <w:szCs w:val="28"/>
                        <w:rPrChange w:id="1311" w:author="user pc" w:date="2022-03-15T10:14:00Z">
                          <w:rPr>
                            <w:rFonts w:ascii="Cambria Math" w:cs="Bell MT" w:hAnsi="Calibri"/>
                          </w:rPr>
                        </w:rPrChange>
                      </w:rPr>
                      <m:t>17.5</m:t>
                    </m:r>
                  </m:num>
                  <m:den>
                    <m:r w:rsidRPr="46FB554B">
                      <w:rPr>
                        <w:rFonts w:ascii="Cambria Math" w:cs="Times New Roman" w:hAnsi="Cambria Math"/>
                        <w:sz w:val="28"/>
                        <w:szCs w:val="28"/>
                        <w:rPrChange w:id="1312" w:author="user pc" w:date="2022-03-15T10:14:00Z">
                          <w:rPr>
                            <w:rFonts w:ascii="Cambria Math" w:cs="Bell MT" w:hAnsi="Calibri"/>
                          </w:rPr>
                        </w:rPrChange>
                      </w:rPr>
                      <m:t>23</m:t>
                    </m:r>
                  </m:den>
                </m:f>
                <m:r w:rsidRPr="D398A5DE">
                  <w:rPr>
                    <w:rFonts w:ascii="Cambria Math" w:cs="Times New Roman" w:hAnsi="Cambria Math"/>
                    <w:sz w:val="28"/>
                    <w:szCs w:val="28"/>
                    <w:rPrChange w:id="1313" w:author="user pc" w:date="2022-03-15T10:14:00Z">
                      <w:rPr>
                        <w:rFonts w:ascii="Cambria Math" w:cs="Bell MT" w:hAnsi="Calibri"/>
                      </w:rPr>
                    </w:rPrChange>
                  </w:rPr>
                  <m:t>=0.761</m:t>
                </m:r>
              </m:oMath>
            </m:oMathPara>
          </w:p>
        </w:tc>
        <w:tc>
          <w:tcPr>
            <w:tcW w:w="2097" w:type="dxa"/>
            <w:tcBorders/>
          </w:tcPr>
          <w:p>
            <w:pPr>
              <w:pStyle w:val="style157"/>
              <w:tabs>
                <w:tab w:val="left" w:leader="none" w:pos="3642"/>
              </w:tabs>
              <w:jc w:val="center"/>
              <w:rPr>
                <w:rFonts w:ascii="Times New Roman" w:cs="Times New Roman" w:hAnsi="Times New Roman"/>
                <w:sz w:val="28"/>
                <w:szCs w:val="28"/>
                <w:rPrChange w:id="1314"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9E881C54">
                      <w:rPr>
                        <w:rFonts w:ascii="Cambria Math" w:cs="Times New Roman" w:hAnsi="Cambria Math"/>
                        <w:sz w:val="28"/>
                        <w:szCs w:val="28"/>
                        <w:rPrChange w:id="1315" w:author="user pc" w:date="2022-03-15T10:14:00Z">
                          <w:rPr>
                            <w:rFonts w:ascii="Cambria Math" w:cs="Bell MT" w:hAnsi="Calibri"/>
                          </w:rPr>
                        </w:rPrChange>
                      </w:rPr>
                      <m:t>39.7</m:t>
                    </m:r>
                  </m:num>
                  <m:den>
                    <m:r w:rsidRPr="389726F2">
                      <w:rPr>
                        <w:rFonts w:ascii="Cambria Math" w:cs="Times New Roman" w:hAnsi="Cambria Math"/>
                        <w:sz w:val="28"/>
                        <w:szCs w:val="28"/>
                        <w:rPrChange w:id="1316" w:author="user pc" w:date="2022-03-15T10:14:00Z">
                          <w:rPr>
                            <w:rFonts w:ascii="Cambria Math" w:cs="Bell MT" w:hAnsi="Calibri"/>
                          </w:rPr>
                        </w:rPrChange>
                      </w:rPr>
                      <m:t>52</m:t>
                    </m:r>
                  </m:den>
                </m:f>
                <m:r w:rsidRPr="521ED625">
                  <w:rPr>
                    <w:rFonts w:ascii="Cambria Math" w:cs="Times New Roman" w:hAnsi="Cambria Math"/>
                    <w:sz w:val="28"/>
                    <w:szCs w:val="28"/>
                    <w:rPrChange w:id="1317" w:author="user pc" w:date="2022-03-15T10:14:00Z">
                      <w:rPr>
                        <w:rFonts w:ascii="Cambria Math" w:cs="Bell MT" w:hAnsi="Calibri"/>
                      </w:rPr>
                    </w:rPrChange>
                  </w:rPr>
                  <m:t>=0.763</m:t>
                </m:r>
              </m:oMath>
            </m:oMathPara>
          </w:p>
        </w:tc>
        <w:tc>
          <w:tcPr>
            <w:tcW w:w="1854" w:type="dxa"/>
            <w:tcBorders/>
          </w:tcPr>
          <w:p>
            <w:pPr>
              <w:pStyle w:val="style0"/>
              <w:spacing w:after="200" w:lineRule="auto" w:line="276"/>
              <w:rPr>
                <w:rFonts w:ascii="Times New Roman" w:cs="Times New Roman" w:hAnsi="Times New Roman"/>
                <w:sz w:val="28"/>
                <w:szCs w:val="28"/>
                <w:rPrChange w:id="1318"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E1872C33">
                      <w:rPr>
                        <w:rFonts w:ascii="Cambria Math" w:cs="Times New Roman" w:hAnsi="Cambria Math"/>
                        <w:sz w:val="28"/>
                        <w:szCs w:val="28"/>
                        <w:rPrChange w:id="1319" w:author="user pc" w:date="2022-03-15T10:14:00Z">
                          <w:rPr>
                            <w:rFonts w:ascii="Cambria Math" w:cs="Bell MT" w:hAnsi="Calibri"/>
                          </w:rPr>
                        </w:rPrChange>
                      </w:rPr>
                      <m:t>42.8</m:t>
                    </m:r>
                  </m:num>
                  <m:den>
                    <m:r w:rsidRPr="4B64D71B">
                      <w:rPr>
                        <w:rFonts w:ascii="Cambria Math" w:cs="Times New Roman" w:hAnsi="Cambria Math"/>
                        <w:sz w:val="28"/>
                        <w:szCs w:val="28"/>
                        <w:rPrChange w:id="1320" w:author="user pc" w:date="2022-03-15T10:14:00Z">
                          <w:rPr>
                            <w:rFonts w:ascii="Cambria Math" w:cs="Bell MT" w:hAnsi="Calibri"/>
                          </w:rPr>
                        </w:rPrChange>
                      </w:rPr>
                      <m:t>16</m:t>
                    </m:r>
                  </m:den>
                </m:f>
                <m:r w:rsidRPr="73990F3B">
                  <w:rPr>
                    <w:rFonts w:ascii="Cambria Math" w:cs="Times New Roman" w:hAnsi="Cambria Math"/>
                    <w:sz w:val="28"/>
                    <w:szCs w:val="28"/>
                    <w:rPrChange w:id="1321" w:author="user pc" w:date="2022-03-15T10:14:00Z">
                      <w:rPr>
                        <w:rFonts w:ascii="Cambria Math" w:cs="Bell MT" w:hAnsi="Calibri"/>
                      </w:rPr>
                    </w:rPrChange>
                  </w:rPr>
                  <m:t>=2.68</m:t>
                </m:r>
              </m:oMath>
            </m:oMathPara>
          </w:p>
        </w:tc>
      </w:tr>
      <w:tr>
        <w:tblPrEx/>
        <w:trPr/>
        <w:tc>
          <w:tcPr>
            <w:tcW w:w="1980" w:type="dxa"/>
            <w:tcBorders/>
          </w:tcPr>
          <w:p>
            <w:pPr>
              <w:pStyle w:val="style157"/>
              <w:tabs>
                <w:tab w:val="left" w:leader="none" w:pos="3642"/>
              </w:tabs>
              <w:jc w:val="both"/>
              <w:rPr>
                <w:rFonts w:ascii="Times New Roman" w:cs="Times New Roman" w:hAnsi="Times New Roman"/>
                <w:b/>
                <w:sz w:val="28"/>
                <w:szCs w:val="28"/>
                <w:rPrChange w:id="1322" w:author="user pc" w:date="2022-03-15T10:14:00Z">
                  <w:rPr>
                    <w:rFonts w:ascii="Calibri" w:cs="Bell MT" w:hAnsi="Calibri"/>
                    <w:b/>
                    <w:sz w:val="22"/>
                    <w:szCs w:val="22"/>
                  </w:rPr>
                </w:rPrChange>
              </w:rPr>
            </w:pPr>
            <w:r w:rsidRPr="6875E1A7">
              <w:rPr>
                <w:rFonts w:ascii="Times New Roman" w:cs="Times New Roman" w:hAnsi="Times New Roman"/>
                <w:b/>
                <w:sz w:val="28"/>
                <w:szCs w:val="28"/>
                <w:rPrChange w:id="1323" w:author="user pc" w:date="2022-03-15T10:14:00Z">
                  <w:rPr>
                    <w:rFonts w:ascii="Calibri" w:cs="Bell MT" w:hAnsi="Calibri"/>
                    <w:b/>
                  </w:rPr>
                </w:rPrChange>
              </w:rPr>
              <w:t>Divide through by the smallest mole ratio</w:t>
            </w:r>
          </w:p>
        </w:tc>
        <w:tc>
          <w:tcPr>
            <w:tcW w:w="2097" w:type="dxa"/>
            <w:tcBorders/>
          </w:tcPr>
          <w:p>
            <w:pPr>
              <w:pStyle w:val="style157"/>
              <w:tabs>
                <w:tab w:val="left" w:leader="none" w:pos="3642"/>
              </w:tabs>
              <w:jc w:val="center"/>
              <w:rPr>
                <w:rFonts w:ascii="Times New Roman" w:cs="Times New Roman" w:hAnsi="Times New Roman"/>
                <w:sz w:val="28"/>
                <w:szCs w:val="28"/>
                <w:rPrChange w:id="1324"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F002C582">
                      <w:rPr>
                        <w:rFonts w:ascii="Cambria Math" w:cs="Times New Roman" w:hAnsi="Cambria Math"/>
                        <w:sz w:val="28"/>
                        <w:szCs w:val="28"/>
                        <w:rPrChange w:id="1325" w:author="user pc" w:date="2022-03-15T10:14:00Z">
                          <w:rPr>
                            <w:rFonts w:ascii="Cambria Math" w:cs="Bell MT" w:hAnsi="Calibri"/>
                          </w:rPr>
                        </w:rPrChange>
                      </w:rPr>
                      <m:t>0.761</m:t>
                    </m:r>
                  </m:num>
                  <m:den>
                    <m:r w:rsidRPr="BE562420">
                      <w:rPr>
                        <w:rFonts w:ascii="Cambria Math" w:cs="Times New Roman" w:hAnsi="Cambria Math"/>
                        <w:sz w:val="28"/>
                        <w:szCs w:val="28"/>
                        <w:rPrChange w:id="1326" w:author="user pc" w:date="2022-03-15T10:14:00Z">
                          <w:rPr>
                            <w:rFonts w:ascii="Cambria Math" w:cs="Bell MT" w:hAnsi="Calibri"/>
                          </w:rPr>
                        </w:rPrChange>
                      </w:rPr>
                      <m:t>0.761</m:t>
                    </m:r>
                  </m:den>
                </m:f>
                <m:r w:rsidRPr="F10A52E8">
                  <w:rPr>
                    <w:rFonts w:ascii="Cambria Math" w:cs="Times New Roman" w:hAnsi="Cambria Math"/>
                    <w:sz w:val="28"/>
                    <w:szCs w:val="28"/>
                    <w:rPrChange w:id="1327" w:author="user pc" w:date="2022-03-15T10:14:00Z">
                      <w:rPr>
                        <w:rFonts w:ascii="Cambria Math" w:cs="Bell MT" w:hAnsi="Calibri"/>
                      </w:rPr>
                    </w:rPrChange>
                  </w:rPr>
                  <m:t>=1.0</m:t>
                </m:r>
              </m:oMath>
            </m:oMathPara>
          </w:p>
        </w:tc>
        <w:tc>
          <w:tcPr>
            <w:tcW w:w="2097" w:type="dxa"/>
            <w:tcBorders/>
          </w:tcPr>
          <w:p>
            <w:pPr>
              <w:pStyle w:val="style157"/>
              <w:tabs>
                <w:tab w:val="left" w:leader="none" w:pos="3642"/>
              </w:tabs>
              <w:jc w:val="center"/>
              <w:rPr>
                <w:rFonts w:ascii="Times New Roman" w:cs="Times New Roman" w:hAnsi="Times New Roman"/>
                <w:sz w:val="28"/>
                <w:szCs w:val="28"/>
                <w:rPrChange w:id="1328"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FEFCB872">
                      <w:rPr>
                        <w:rFonts w:ascii="Cambria Math" w:cs="Times New Roman" w:hAnsi="Cambria Math"/>
                        <w:sz w:val="28"/>
                        <w:szCs w:val="28"/>
                        <w:rPrChange w:id="1329" w:author="user pc" w:date="2022-03-15T10:14:00Z">
                          <w:rPr>
                            <w:rFonts w:ascii="Cambria Math" w:cs="Bell MT" w:hAnsi="Calibri"/>
                          </w:rPr>
                        </w:rPrChange>
                      </w:rPr>
                      <m:t>0.763</m:t>
                    </m:r>
                  </m:num>
                  <m:den>
                    <m:r w:rsidRPr="82AFB5B1">
                      <w:rPr>
                        <w:rFonts w:ascii="Cambria Math" w:cs="Times New Roman" w:hAnsi="Cambria Math"/>
                        <w:sz w:val="28"/>
                        <w:szCs w:val="28"/>
                        <w:rPrChange w:id="1330" w:author="user pc" w:date="2022-03-15T10:14:00Z">
                          <w:rPr>
                            <w:rFonts w:ascii="Cambria Math" w:cs="Bell MT" w:hAnsi="Calibri"/>
                          </w:rPr>
                        </w:rPrChange>
                      </w:rPr>
                      <m:t>0.761</m:t>
                    </m:r>
                  </m:den>
                </m:f>
                <m:r w:rsidRPr="21AD3664">
                  <w:rPr>
                    <w:rFonts w:ascii="Cambria Math" w:cs="Times New Roman" w:hAnsi="Cambria Math"/>
                    <w:sz w:val="28"/>
                    <w:szCs w:val="28"/>
                    <w:rPrChange w:id="1331" w:author="user pc" w:date="2022-03-15T10:14:00Z">
                      <w:rPr>
                        <w:rFonts w:ascii="Cambria Math" w:cs="Bell MT" w:hAnsi="Calibri"/>
                      </w:rPr>
                    </w:rPrChange>
                  </w:rPr>
                  <m:t>=1.0</m:t>
                </m:r>
              </m:oMath>
            </m:oMathPara>
          </w:p>
        </w:tc>
        <w:tc>
          <w:tcPr>
            <w:tcW w:w="1854" w:type="dxa"/>
            <w:tcBorders/>
          </w:tcPr>
          <w:p>
            <w:pPr>
              <w:pStyle w:val="style0"/>
              <w:spacing w:after="200" w:lineRule="auto" w:line="276"/>
              <w:rPr>
                <w:rFonts w:ascii="Times New Roman" w:cs="Times New Roman" w:hAnsi="Times New Roman"/>
                <w:sz w:val="28"/>
                <w:szCs w:val="28"/>
                <w:rPrChange w:id="1332" w:author="user pc" w:date="2022-03-15T10:14:00Z">
                  <w:rPr>
                    <w:rFonts w:ascii="Calibri" w:cs="Bell MT" w:hAnsi="Calibri"/>
                    <w:sz w:val="22"/>
                    <w:szCs w:val="22"/>
                  </w:rPr>
                </w:rPrChange>
              </w:rPr>
            </w:pPr>
            <m:oMathPara>
              <m:oMath>
                <m:f>
                  <m:fPr>
                    <m:type m:val="skw"/>
                    <m:ctrlPr>
                      <w:rPr>
                        <w:rFonts w:ascii="Cambria Math" w:cs="Times New Roman" w:hAnsi="Cambria Math"/>
                        <w:i/>
                        <w:sz w:val="28"/>
                        <w:szCs w:val="28"/>
                      </w:rPr>
                    </m:ctrlPr>
                  </m:fPr>
                  <m:num>
                    <m:r w:rsidRPr="316586AC">
                      <w:rPr>
                        <w:rFonts w:ascii="Cambria Math" w:cs="Times New Roman" w:hAnsi="Cambria Math"/>
                        <w:sz w:val="28"/>
                        <w:szCs w:val="28"/>
                        <w:rPrChange w:id="1333" w:author="user pc" w:date="2022-03-15T10:14:00Z">
                          <w:rPr>
                            <w:rFonts w:ascii="Cambria Math" w:cs="Bell MT" w:hAnsi="Calibri"/>
                          </w:rPr>
                        </w:rPrChange>
                      </w:rPr>
                      <m:t>2.68</m:t>
                    </m:r>
                  </m:num>
                  <m:den>
                    <m:r w:rsidRPr="22D862B2">
                      <w:rPr>
                        <w:rFonts w:ascii="Cambria Math" w:cs="Times New Roman" w:hAnsi="Cambria Math"/>
                        <w:sz w:val="28"/>
                        <w:szCs w:val="28"/>
                        <w:rPrChange w:id="1334" w:author="user pc" w:date="2022-03-15T10:14:00Z">
                          <w:rPr>
                            <w:rFonts w:ascii="Cambria Math" w:cs="Bell MT" w:hAnsi="Calibri"/>
                          </w:rPr>
                        </w:rPrChange>
                      </w:rPr>
                      <m:t>0.761</m:t>
                    </m:r>
                  </m:den>
                </m:f>
                <m:r w:rsidRPr="565766F4">
                  <w:rPr>
                    <w:rFonts w:ascii="Cambria Math" w:cs="Times New Roman" w:hAnsi="Cambria Math"/>
                    <w:sz w:val="28"/>
                    <w:szCs w:val="28"/>
                    <w:rPrChange w:id="1335" w:author="user pc" w:date="2022-03-15T10:14:00Z">
                      <w:rPr>
                        <w:rFonts w:ascii="Cambria Math" w:cs="Bell MT" w:hAnsi="Calibri"/>
                      </w:rPr>
                    </w:rPrChange>
                  </w:rPr>
                  <m:t>=3.5</m:t>
                </m:r>
              </m:oMath>
            </m:oMathPara>
          </w:p>
        </w:tc>
      </w:tr>
      <w:tr>
        <w:tblPrEx/>
        <w:trPr/>
        <w:tc>
          <w:tcPr>
            <w:tcW w:w="1980" w:type="dxa"/>
            <w:tcBorders/>
          </w:tcPr>
          <w:p>
            <w:pPr>
              <w:pStyle w:val="style157"/>
              <w:tabs>
                <w:tab w:val="left" w:leader="none" w:pos="3642"/>
              </w:tabs>
              <w:jc w:val="both"/>
              <w:rPr>
                <w:rFonts w:ascii="Times New Roman" w:cs="Times New Roman" w:hAnsi="Times New Roman"/>
                <w:b/>
                <w:sz w:val="28"/>
                <w:szCs w:val="28"/>
                <w:rPrChange w:id="1336" w:author="user pc" w:date="2022-03-15T10:14:00Z">
                  <w:rPr>
                    <w:rFonts w:ascii="Calibri" w:cs="Bell MT" w:hAnsi="Calibri"/>
                    <w:b/>
                    <w:sz w:val="22"/>
                    <w:szCs w:val="22"/>
                  </w:rPr>
                </w:rPrChange>
              </w:rPr>
            </w:pPr>
            <w:r w:rsidRPr="42DEEF4E">
              <w:rPr>
                <w:rFonts w:ascii="Times New Roman" w:cs="Times New Roman" w:hAnsi="Times New Roman"/>
                <w:b/>
                <w:sz w:val="28"/>
                <w:szCs w:val="28"/>
                <w:rPrChange w:id="1337" w:author="user pc" w:date="2022-03-15T10:14:00Z">
                  <w:rPr>
                    <w:rFonts w:ascii="Calibri" w:cs="Bell MT" w:hAnsi="Calibri"/>
                    <w:b/>
                  </w:rPr>
                </w:rPrChange>
              </w:rPr>
              <w:t>Whole number</w:t>
            </w:r>
          </w:p>
        </w:tc>
        <w:tc>
          <w:tcPr>
            <w:tcW w:w="2097" w:type="dxa"/>
            <w:tcBorders/>
          </w:tcPr>
          <w:p>
            <w:pPr>
              <w:pStyle w:val="style157"/>
              <w:tabs>
                <w:tab w:val="left" w:leader="none" w:pos="3642"/>
              </w:tabs>
              <w:ind w:left="870"/>
              <w:rPr>
                <w:rFonts w:ascii="Times New Roman" w:cs="Times New Roman" w:hAnsi="Times New Roman"/>
                <w:sz w:val="28"/>
                <w:szCs w:val="28"/>
                <w:rPrChange w:id="1338" w:author="user pc" w:date="2022-03-15T10:14:00Z">
                  <w:rPr>
                    <w:rFonts w:ascii="Calibri" w:cs="Bell MT" w:hAnsi="Calibri"/>
                    <w:sz w:val="22"/>
                    <w:szCs w:val="22"/>
                  </w:rPr>
                </w:rPrChange>
              </w:rPr>
            </w:pPr>
            <w:r w:rsidRPr="5446F74F">
              <w:rPr>
                <w:rFonts w:ascii="Times New Roman" w:cs="Times New Roman" w:hAnsi="Times New Roman"/>
                <w:sz w:val="28"/>
                <w:szCs w:val="28"/>
                <w:rPrChange w:id="1339" w:author="user pc" w:date="2022-03-15T10:14:00Z">
                  <w:rPr>
                    <w:rFonts w:ascii="Calibri" w:cs="Bell MT" w:hAnsi="Calibri"/>
                  </w:rPr>
                </w:rPrChange>
              </w:rPr>
              <w:t>1.0× 2 = 2</w:t>
            </w:r>
          </w:p>
        </w:tc>
        <w:tc>
          <w:tcPr>
            <w:tcW w:w="2097" w:type="dxa"/>
            <w:tcBorders/>
          </w:tcPr>
          <w:p>
            <w:pPr>
              <w:pStyle w:val="style157"/>
              <w:tabs>
                <w:tab w:val="left" w:leader="none" w:pos="3642"/>
              </w:tabs>
              <w:jc w:val="center"/>
              <w:rPr>
                <w:rFonts w:ascii="Times New Roman" w:cs="Times New Roman" w:hAnsi="Times New Roman"/>
                <w:sz w:val="28"/>
                <w:szCs w:val="28"/>
                <w:rPrChange w:id="1340" w:author="user pc" w:date="2022-03-15T10:14:00Z">
                  <w:rPr>
                    <w:rFonts w:ascii="Calibri" w:cs="Bell MT" w:hAnsi="Calibri"/>
                    <w:sz w:val="22"/>
                    <w:szCs w:val="22"/>
                  </w:rPr>
                </w:rPrChange>
              </w:rPr>
            </w:pPr>
            <w:r w:rsidRPr="BD555488">
              <w:rPr>
                <w:rFonts w:ascii="Times New Roman" w:cs="Times New Roman" w:hAnsi="Times New Roman"/>
                <w:sz w:val="28"/>
                <w:szCs w:val="28"/>
                <w:rPrChange w:id="1341" w:author="user pc" w:date="2022-03-15T10:14:00Z">
                  <w:rPr>
                    <w:rFonts w:ascii="Calibri" w:cs="Bell MT" w:hAnsi="Calibri"/>
                  </w:rPr>
                </w:rPrChange>
              </w:rPr>
              <w:t>1.0 × 2= 2</w:t>
            </w:r>
          </w:p>
        </w:tc>
        <w:tc>
          <w:tcPr>
            <w:tcW w:w="1854" w:type="dxa"/>
            <w:tcBorders/>
          </w:tcPr>
          <w:p>
            <w:pPr>
              <w:pStyle w:val="style157"/>
              <w:tabs>
                <w:tab w:val="left" w:leader="none" w:pos="3642"/>
              </w:tabs>
              <w:jc w:val="center"/>
              <w:rPr>
                <w:rFonts w:ascii="Times New Roman" w:cs="Times New Roman" w:hAnsi="Times New Roman"/>
                <w:sz w:val="28"/>
                <w:szCs w:val="28"/>
                <w:rPrChange w:id="1342" w:author="user pc" w:date="2022-03-15T10:14:00Z">
                  <w:rPr>
                    <w:rFonts w:ascii="Calibri" w:cs="Bell MT" w:hAnsi="Calibri"/>
                    <w:sz w:val="22"/>
                    <w:szCs w:val="22"/>
                  </w:rPr>
                </w:rPrChange>
              </w:rPr>
            </w:pPr>
            <w:r w:rsidRPr="AF2D88C3">
              <w:rPr>
                <w:rFonts w:ascii="Times New Roman" w:cs="Times New Roman" w:hAnsi="Times New Roman"/>
                <w:sz w:val="28"/>
                <w:szCs w:val="28"/>
                <w:rPrChange w:id="1343" w:author="user pc" w:date="2022-03-15T10:14:00Z">
                  <w:rPr>
                    <w:rFonts w:ascii="Calibri" w:cs="Bell MT" w:hAnsi="Calibri"/>
                  </w:rPr>
                </w:rPrChange>
              </w:rPr>
              <w:t>3.5 × 2 = 7</w:t>
            </w:r>
          </w:p>
        </w:tc>
      </w:tr>
      <w:tr>
        <w:tblPrEx/>
        <w:trPr/>
        <w:tc>
          <w:tcPr>
            <w:tcW w:w="8028" w:type="dxa"/>
            <w:gridSpan w:val="4"/>
            <w:tcBorders/>
          </w:tcPr>
          <w:p>
            <w:pPr>
              <w:pStyle w:val="style157"/>
              <w:tabs>
                <w:tab w:val="left" w:leader="none" w:pos="3642"/>
              </w:tabs>
              <w:rPr>
                <w:rFonts w:ascii="Times New Roman" w:cs="Times New Roman" w:hAnsi="Times New Roman"/>
                <w:b/>
                <w:sz w:val="28"/>
                <w:szCs w:val="28"/>
                <w:rPrChange w:id="1344" w:author="user pc" w:date="2022-03-15T10:14:00Z">
                  <w:rPr>
                    <w:rFonts w:ascii="Calibri" w:cs="Bell MT" w:hAnsi="Calibri"/>
                    <w:b/>
                    <w:sz w:val="22"/>
                    <w:szCs w:val="22"/>
                  </w:rPr>
                </w:rPrChange>
              </w:rPr>
            </w:pPr>
            <w:r w:rsidRPr="5BE4536F">
              <w:rPr>
                <w:rFonts w:ascii="Times New Roman" w:cs="Times New Roman" w:hAnsi="Times New Roman"/>
                <w:b/>
                <w:sz w:val="28"/>
                <w:szCs w:val="28"/>
                <w:rPrChange w:id="1345" w:author="user pc" w:date="2022-03-15T10:14:00Z">
                  <w:rPr>
                    <w:rFonts w:ascii="Calibri" w:cs="Bell MT" w:hAnsi="Calibri"/>
                    <w:b/>
                  </w:rPr>
                </w:rPrChange>
              </w:rPr>
              <w:t>Empirical formula</w:t>
            </w:r>
            <w:r>
              <w:rPr>
                <w:rFonts w:ascii="Times New Roman" w:cs="Times New Roman" w:hAnsi="Times New Roman"/>
                <w:b/>
                <w:sz w:val="28"/>
                <w:szCs w:val="28"/>
              </w:rPr>
              <w:t>:</w:t>
            </w:r>
            <w:r w:rsidRPr="F9946A99">
              <w:rPr>
                <w:rFonts w:ascii="Times New Roman" w:cs="Times New Roman" w:hAnsi="Times New Roman"/>
                <w:b/>
                <w:sz w:val="28"/>
                <w:szCs w:val="28"/>
                <w:rPrChange w:id="1346" w:author="user pc" w:date="2022-03-15T10:14:00Z">
                  <w:rPr>
                    <w:rFonts w:ascii="Calibri" w:cs="Bell MT" w:hAnsi="Calibri"/>
                    <w:b/>
                  </w:rPr>
                </w:rPrChange>
              </w:rPr>
              <w:t xml:space="preserve"> Na</w:t>
            </w:r>
            <w:r w:rsidRPr="4660D921">
              <w:rPr>
                <w:rFonts w:ascii="Times New Roman" w:cs="Times New Roman" w:hAnsi="Times New Roman"/>
                <w:b/>
                <w:sz w:val="28"/>
                <w:szCs w:val="28"/>
                <w:vertAlign w:val="subscript"/>
                <w:rPrChange w:id="1347" w:author="user pc" w:date="2022-03-15T10:14:00Z">
                  <w:rPr>
                    <w:rFonts w:ascii="Calibri" w:cs="Bell MT" w:hAnsi="Calibri"/>
                    <w:b/>
                    <w:vertAlign w:val="subscript"/>
                  </w:rPr>
                </w:rPrChange>
              </w:rPr>
              <w:t>2</w:t>
            </w:r>
            <w:r w:rsidRPr="B5918E4B">
              <w:rPr>
                <w:rFonts w:ascii="Times New Roman" w:cs="Times New Roman" w:hAnsi="Times New Roman"/>
                <w:b/>
                <w:sz w:val="28"/>
                <w:szCs w:val="28"/>
                <w:rPrChange w:id="1348" w:author="user pc" w:date="2022-03-15T10:14:00Z">
                  <w:rPr>
                    <w:rFonts w:ascii="Calibri" w:cs="Bell MT" w:hAnsi="Calibri"/>
                    <w:b/>
                  </w:rPr>
                </w:rPrChange>
              </w:rPr>
              <w:t>Cr</w:t>
            </w:r>
            <w:r w:rsidRPr="14CC8511">
              <w:rPr>
                <w:rFonts w:ascii="Times New Roman" w:cs="Times New Roman" w:hAnsi="Times New Roman"/>
                <w:b/>
                <w:sz w:val="28"/>
                <w:szCs w:val="28"/>
                <w:vertAlign w:val="subscript"/>
                <w:rPrChange w:id="1349" w:author="user pc" w:date="2022-03-15T10:14:00Z">
                  <w:rPr>
                    <w:rFonts w:ascii="Calibri" w:cs="Bell MT" w:hAnsi="Calibri"/>
                    <w:b/>
                    <w:vertAlign w:val="subscript"/>
                  </w:rPr>
                </w:rPrChange>
              </w:rPr>
              <w:t>2</w:t>
            </w:r>
            <w:r w:rsidRPr="3DE30C2C">
              <w:rPr>
                <w:rFonts w:ascii="Times New Roman" w:cs="Times New Roman" w:hAnsi="Times New Roman"/>
                <w:b/>
                <w:sz w:val="28"/>
                <w:szCs w:val="28"/>
                <w:rPrChange w:id="1350" w:author="user pc" w:date="2022-03-15T10:14:00Z">
                  <w:rPr>
                    <w:rFonts w:ascii="Calibri" w:cs="Bell MT" w:hAnsi="Calibri"/>
                    <w:b/>
                  </w:rPr>
                </w:rPrChange>
              </w:rPr>
              <w:t>O</w:t>
            </w:r>
            <w:r w:rsidRPr="6BB1BBF8">
              <w:rPr>
                <w:rFonts w:ascii="Times New Roman" w:cs="Times New Roman" w:hAnsi="Times New Roman"/>
                <w:b/>
                <w:sz w:val="28"/>
                <w:szCs w:val="28"/>
                <w:vertAlign w:val="subscript"/>
                <w:rPrChange w:id="1351" w:author="user pc" w:date="2022-03-15T10:14:00Z">
                  <w:rPr>
                    <w:rFonts w:ascii="Calibri" w:cs="Bell MT" w:hAnsi="Calibri"/>
                    <w:b/>
                    <w:vertAlign w:val="subscript"/>
                  </w:rPr>
                </w:rPrChange>
              </w:rPr>
              <w:t>7</w:t>
            </w:r>
          </w:p>
        </w:tc>
      </w:tr>
    </w:tbl>
    <w:p>
      <w:pPr>
        <w:pStyle w:val="style157"/>
        <w:tabs>
          <w:tab w:val="left" w:leader="none" w:pos="3642"/>
        </w:tabs>
        <w:jc w:val="both"/>
        <w:rPr>
          <w:rFonts w:ascii="Times New Roman" w:cs="Times New Roman" w:eastAsia="宋体" w:hAnsi="Times New Roman"/>
          <w:sz w:val="28"/>
          <w:szCs w:val="28"/>
          <w:rPrChange w:id="1352" w:author="user pc" w:date="2022-03-15T10:14:00Z">
            <w:rPr>
              <w:rFonts w:ascii="Calibri" w:cs="Bell MT" w:eastAsia="宋体" w:hAnsi="Calibri"/>
            </w:rPr>
          </w:rPrChange>
        </w:rPr>
      </w:pPr>
    </w:p>
    <w:p>
      <w:pPr>
        <w:pStyle w:val="style157"/>
        <w:tabs>
          <w:tab w:val="left" w:leader="none" w:pos="3642"/>
        </w:tabs>
        <w:jc w:val="both"/>
        <w:rPr>
          <w:rFonts w:ascii="Times New Roman" w:cs="Times New Roman" w:hAnsi="Times New Roman"/>
          <w:b/>
          <w:i/>
          <w:sz w:val="28"/>
          <w:szCs w:val="28"/>
          <w:rPrChange w:id="1353" w:author="user pc" w:date="2022-03-15T10:14:00Z">
            <w:rPr>
              <w:rFonts w:ascii="Calibri" w:cs="Bell MT" w:hAnsi="Calibri"/>
              <w:b/>
              <w:i/>
            </w:rPr>
          </w:rPrChange>
        </w:rPr>
      </w:pPr>
    </w:p>
    <w:p>
      <w:pPr>
        <w:pStyle w:val="style157"/>
        <w:tabs>
          <w:tab w:val="left" w:leader="none" w:pos="3642"/>
        </w:tabs>
        <w:jc w:val="both"/>
        <w:rPr>
          <w:rFonts w:ascii="Times New Roman" w:cs="Times New Roman" w:hAnsi="Times New Roman"/>
          <w:b/>
          <w:i/>
          <w:sz w:val="28"/>
          <w:szCs w:val="28"/>
        </w:rPr>
      </w:pPr>
    </w:p>
    <w:p>
      <w:pPr>
        <w:pStyle w:val="style157"/>
        <w:tabs>
          <w:tab w:val="left" w:leader="none" w:pos="3642"/>
        </w:tabs>
        <w:jc w:val="both"/>
        <w:rPr>
          <w:rFonts w:ascii="Times New Roman" w:cs="Times New Roman" w:hAnsi="Times New Roman"/>
          <w:b/>
          <w:i/>
          <w:sz w:val="28"/>
          <w:szCs w:val="28"/>
        </w:rPr>
      </w:pPr>
    </w:p>
    <w:p>
      <w:pPr>
        <w:pStyle w:val="style157"/>
        <w:tabs>
          <w:tab w:val="left" w:leader="none" w:pos="3642"/>
        </w:tabs>
        <w:jc w:val="both"/>
        <w:rPr>
          <w:rFonts w:ascii="Times New Roman" w:cs="Times New Roman" w:hAnsi="Times New Roman"/>
          <w:sz w:val="28"/>
          <w:szCs w:val="28"/>
          <w:rPrChange w:id="1354" w:author="user pc" w:date="2022-03-15T10:14:00Z">
            <w:rPr>
              <w:rFonts w:ascii="Calibri" w:cs="Bell MT" w:hAnsi="Calibri"/>
            </w:rPr>
          </w:rPrChange>
        </w:rPr>
      </w:pPr>
      <w:r w:rsidRPr="3F1CF306">
        <w:rPr>
          <w:rFonts w:ascii="Times New Roman" w:cs="Times New Roman" w:hAnsi="Times New Roman"/>
          <w:b/>
          <w:i/>
          <w:sz w:val="28"/>
          <w:szCs w:val="28"/>
          <w:rPrChange w:id="1355" w:author="user pc" w:date="2022-03-15T10:14:00Z">
            <w:rPr>
              <w:rFonts w:ascii="Calibri" w:cs="Bell MT" w:hAnsi="Calibri"/>
              <w:b/>
              <w:i/>
            </w:rPr>
          </w:rPrChange>
        </w:rPr>
        <w:t>Solved Example 3</w:t>
      </w:r>
      <w:r w:rsidRPr="AAF8785F">
        <w:rPr>
          <w:rFonts w:ascii="Times New Roman" w:cs="Times New Roman" w:hAnsi="Times New Roman"/>
          <w:sz w:val="28"/>
          <w:szCs w:val="28"/>
          <w:rPrChange w:id="1356" w:author="user pc" w:date="2022-03-15T10:14:00Z">
            <w:rPr>
              <w:rFonts w:ascii="Calibri" w:cs="Bell MT" w:hAnsi="Calibri"/>
            </w:rPr>
          </w:rPrChange>
        </w:rPr>
        <w:t xml:space="preserve">: </w:t>
      </w:r>
    </w:p>
    <w:p>
      <w:pPr>
        <w:pStyle w:val="style157"/>
        <w:tabs>
          <w:tab w:val="left" w:leader="none" w:pos="3642"/>
        </w:tabs>
        <w:jc w:val="both"/>
        <w:rPr>
          <w:rFonts w:ascii="Times New Roman" w:cs="Times New Roman" w:eastAsia="宋体" w:hAnsi="Times New Roman"/>
          <w:sz w:val="28"/>
          <w:szCs w:val="28"/>
          <w:rPrChange w:id="1357" w:author="user pc" w:date="2022-03-15T10:14:00Z">
            <w:rPr>
              <w:rFonts w:ascii="Calibri" w:cs="Bell MT" w:eastAsia="宋体" w:hAnsi="Calibri"/>
            </w:rPr>
          </w:rPrChange>
        </w:rPr>
      </w:pPr>
      <w:r w:rsidRPr="E1D6A52B">
        <w:rPr>
          <w:rFonts w:ascii="Times New Roman" w:cs="Times New Roman" w:eastAsia="宋体" w:hAnsi="Times New Roman"/>
          <w:sz w:val="28"/>
          <w:szCs w:val="28"/>
          <w:rPrChange w:id="1358" w:author="user pc" w:date="2022-03-15T10:14:00Z">
            <w:rPr>
              <w:rFonts w:ascii="Calibri" w:cs="Bell MT" w:eastAsia="宋体" w:hAnsi="Calibri"/>
            </w:rPr>
          </w:rPrChange>
        </w:rPr>
        <w:t>A sample of compound weighing 83.5g contains 33.4g of sulphur. The rest is oxygen. What is the empirical formula of the compound?</w:t>
      </w:r>
    </w:p>
    <w:p>
      <w:pPr>
        <w:pStyle w:val="style157"/>
        <w:tabs>
          <w:tab w:val="left" w:leader="none" w:pos="3642"/>
        </w:tabs>
        <w:jc w:val="both"/>
        <w:rPr>
          <w:rFonts w:ascii="Times New Roman" w:cs="Times New Roman" w:eastAsia="宋体" w:hAnsi="Times New Roman"/>
          <w:b/>
          <w:i/>
          <w:sz w:val="28"/>
          <w:szCs w:val="28"/>
          <w:rPrChange w:id="1359" w:author="user pc" w:date="2022-03-15T10:14:00Z">
            <w:rPr>
              <w:rFonts w:ascii="Calibri" w:cs="Bell MT" w:eastAsia="宋体" w:hAnsi="Calibri"/>
              <w:b/>
              <w:i/>
            </w:rPr>
          </w:rPrChange>
        </w:rPr>
      </w:pPr>
    </w:p>
    <w:p>
      <w:pPr>
        <w:pStyle w:val="style157"/>
        <w:tabs>
          <w:tab w:val="left" w:leader="none" w:pos="3642"/>
        </w:tabs>
        <w:jc w:val="both"/>
        <w:rPr>
          <w:rFonts w:ascii="Times New Roman" w:cs="Times New Roman" w:eastAsia="宋体" w:hAnsi="Times New Roman"/>
          <w:b/>
          <w:i/>
          <w:sz w:val="28"/>
          <w:szCs w:val="28"/>
          <w:rPrChange w:id="1360" w:author="user pc" w:date="2022-03-15T10:14:00Z">
            <w:rPr>
              <w:rFonts w:ascii="Calibri" w:cs="Bell MT" w:eastAsia="宋体" w:hAnsi="Calibri"/>
              <w:b/>
              <w:i/>
            </w:rPr>
          </w:rPrChange>
        </w:rPr>
      </w:pPr>
      <w:r w:rsidRPr="81257222">
        <w:rPr>
          <w:rFonts w:ascii="Times New Roman" w:cs="Times New Roman" w:eastAsia="宋体" w:hAnsi="Times New Roman"/>
          <w:b/>
          <w:i/>
          <w:sz w:val="28"/>
          <w:szCs w:val="28"/>
          <w:rPrChange w:id="1361" w:author="user pc" w:date="2022-03-15T10:14:00Z">
            <w:rPr>
              <w:rFonts w:ascii="Calibri" w:cs="Bell MT" w:eastAsia="宋体" w:hAnsi="Calibri"/>
              <w:b/>
              <w:i/>
            </w:rPr>
          </w:rPrChange>
        </w:rPr>
        <w:t>Solution</w:t>
      </w:r>
    </w:p>
    <w:p>
      <w:pPr>
        <w:pStyle w:val="style157"/>
        <w:tabs>
          <w:tab w:val="left" w:leader="none" w:pos="3642"/>
        </w:tabs>
        <w:jc w:val="both"/>
        <w:rPr>
          <w:rFonts w:ascii="Times New Roman" w:cs="Times New Roman" w:eastAsia="宋体" w:hAnsi="Times New Roman"/>
          <w:sz w:val="28"/>
          <w:szCs w:val="28"/>
          <w:rPrChange w:id="1362" w:author="user pc" w:date="2022-03-15T10:14:00Z">
            <w:rPr>
              <w:rFonts w:ascii="Calibri" w:cs="Bell MT" w:eastAsia="宋体" w:hAnsi="Calibri"/>
            </w:rPr>
          </w:rPrChange>
        </w:rPr>
      </w:pPr>
      <w:r w:rsidRPr="A7181920">
        <w:rPr>
          <w:rFonts w:ascii="Times New Roman" w:cs="Times New Roman" w:eastAsia="宋体" w:hAnsi="Times New Roman"/>
          <w:sz w:val="28"/>
          <w:szCs w:val="28"/>
          <w:rPrChange w:id="1363" w:author="user pc" w:date="2022-03-15T10:14:00Z">
            <w:rPr>
              <w:rFonts w:ascii="Calibri" w:cs="Bell MT" w:eastAsia="宋体" w:hAnsi="Calibri"/>
            </w:rPr>
          </w:rPrChange>
        </w:rPr>
        <w:t>Mass of oxygen = mass of the compound – mass of sulphur</w:t>
      </w:r>
    </w:p>
    <w:p>
      <w:pPr>
        <w:pStyle w:val="style157"/>
        <w:tabs>
          <w:tab w:val="left" w:leader="none" w:pos="3642"/>
        </w:tabs>
        <w:jc w:val="both"/>
        <w:rPr>
          <w:rFonts w:ascii="Times New Roman" w:cs="Times New Roman" w:eastAsia="宋体" w:hAnsi="Times New Roman"/>
          <w:sz w:val="28"/>
          <w:szCs w:val="28"/>
          <w:rPrChange w:id="1364" w:author="user pc" w:date="2022-03-15T10:14:00Z">
            <w:rPr>
              <w:rFonts w:ascii="Calibri" w:cs="Bell MT" w:eastAsia="宋体" w:hAnsi="Calibri"/>
            </w:rPr>
          </w:rPrChange>
        </w:rPr>
      </w:pPr>
      <w:r w:rsidRPr="65071470">
        <w:rPr>
          <w:rFonts w:ascii="Times New Roman" w:cs="Times New Roman" w:eastAsia="宋体" w:hAnsi="Times New Roman"/>
          <w:sz w:val="28"/>
          <w:szCs w:val="28"/>
          <w:rPrChange w:id="1365" w:author="user pc" w:date="2022-03-15T10:14:00Z">
            <w:rPr>
              <w:rFonts w:ascii="Calibri" w:cs="Bell MT" w:eastAsia="宋体" w:hAnsi="Calibri"/>
            </w:rPr>
          </w:rPrChange>
        </w:rPr>
        <w:t>Mass of oxygen = 83.5g – 33.4g  = 50.1g</w:t>
      </w:r>
      <w:r w:rsidRPr="12573AEB">
        <w:rPr>
          <w:rFonts w:ascii="Times New Roman" w:cs="Times New Roman" w:eastAsia="宋体" w:hAnsi="Times New Roman"/>
          <w:sz w:val="28"/>
          <w:szCs w:val="28"/>
          <w:rPrChange w:id="1366" w:author="user pc" w:date="2022-03-15T10:14:00Z">
            <w:rPr>
              <w:rFonts w:ascii="Calibri" w:cs="Bell MT" w:eastAsia="宋体" w:hAnsi="Calibri"/>
            </w:rPr>
          </w:rPrChange>
        </w:rPr>
        <w:tab/>
      </w:r>
    </w:p>
    <w:p>
      <w:pPr>
        <w:pStyle w:val="style157"/>
        <w:tabs>
          <w:tab w:val="left" w:leader="none" w:pos="3642"/>
        </w:tabs>
        <w:jc w:val="both"/>
        <w:rPr>
          <w:rFonts w:ascii="Times New Roman" w:cs="Times New Roman" w:hAnsi="Times New Roman"/>
          <w:sz w:val="28"/>
          <w:szCs w:val="28"/>
          <w:rPrChange w:id="1367" w:author="user pc" w:date="2022-03-15T10:14:00Z">
            <w:rPr>
              <w:rFonts w:ascii="Calibri" w:cs="Bell MT" w:hAnsi="Calibri"/>
            </w:rPr>
          </w:rPrChange>
        </w:rPr>
      </w:pPr>
      <w:r w:rsidRPr="D3A44AC8">
        <w:rPr>
          <w:rFonts w:ascii="Times New Roman" w:cs="Times New Roman" w:hAnsi="Times New Roman"/>
          <w:sz w:val="28"/>
          <w:szCs w:val="28"/>
          <w:rPrChange w:id="1368" w:author="user pc" w:date="2022-03-15T10:14:00Z">
            <w:rPr>
              <w:rFonts w:ascii="Calibri" w:cs="Bell MT" w:hAnsi="Calibri"/>
            </w:rPr>
          </w:rPrChange>
        </w:rPr>
        <w:t>Step 1: Convert the masses or percentages to moles by dividing the mass by the atomic mass of each element in the compound.</w:t>
      </w:r>
    </w:p>
    <w:p>
      <w:pPr>
        <w:pStyle w:val="style157"/>
        <w:tabs>
          <w:tab w:val="left" w:leader="none" w:pos="3642"/>
        </w:tabs>
        <w:jc w:val="both"/>
        <w:rPr>
          <w:rFonts w:ascii="Times New Roman" w:cs="Times New Roman" w:hAnsi="Times New Roman"/>
          <w:sz w:val="28"/>
          <w:szCs w:val="28"/>
          <w:rPrChange w:id="1369" w:author="user pc" w:date="2022-03-15T10:14:00Z">
            <w:rPr>
              <w:rFonts w:ascii="Calibri" w:cs="Bell MT" w:hAnsi="Calibri"/>
            </w:rPr>
          </w:rPrChange>
        </w:rPr>
      </w:pPr>
      <w:r w:rsidRPr="5D2BD925">
        <w:rPr>
          <w:rFonts w:ascii="Times New Roman" w:cs="Times New Roman" w:hAnsi="Times New Roman"/>
          <w:sz w:val="28"/>
          <w:szCs w:val="28"/>
          <w:rPrChange w:id="1370" w:author="user pc" w:date="2022-03-15T10:14:00Z">
            <w:rPr>
              <w:rFonts w:ascii="Calibri" w:cs="Bell MT" w:hAnsi="Calibri"/>
            </w:rPr>
          </w:rPrChange>
        </w:rPr>
        <w:t>Step 2: Then divide each mole by the smallest one.</w:t>
      </w:r>
    </w:p>
    <w:p>
      <w:pPr>
        <w:pStyle w:val="style157"/>
        <w:tabs>
          <w:tab w:val="left" w:leader="none" w:pos="3642"/>
        </w:tabs>
        <w:jc w:val="both"/>
        <w:rPr>
          <w:rFonts w:ascii="Times New Roman" w:cs="Times New Roman" w:hAnsi="Times New Roman"/>
          <w:sz w:val="28"/>
          <w:szCs w:val="28"/>
          <w:rPrChange w:id="1371" w:author="user pc" w:date="2022-03-15T10:14:00Z">
            <w:rPr>
              <w:rFonts w:ascii="Calibri" w:cs="Bell MT" w:hAnsi="Calibri"/>
            </w:rPr>
          </w:rPrChange>
        </w:rPr>
      </w:pPr>
      <w:r w:rsidRPr="4D8A0815">
        <w:rPr>
          <w:rFonts w:ascii="Times New Roman" w:cs="Times New Roman" w:hAnsi="Times New Roman"/>
          <w:sz w:val="28"/>
          <w:szCs w:val="28"/>
          <w:rPrChange w:id="1372" w:author="user pc" w:date="2022-03-15T10:14:00Z">
            <w:rPr>
              <w:rFonts w:ascii="Calibri" w:cs="Bell MT" w:hAnsi="Calibri"/>
            </w:rPr>
          </w:rPrChange>
        </w:rPr>
        <w:t>Step 3: Write the mole ratio of the element in the compound to give the empirical formula</w:t>
      </w:r>
    </w:p>
    <w:p>
      <w:pPr>
        <w:pStyle w:val="style157"/>
        <w:tabs>
          <w:tab w:val="left" w:leader="none" w:pos="3642"/>
        </w:tabs>
        <w:jc w:val="both"/>
        <w:rPr>
          <w:rFonts w:ascii="Times New Roman" w:cs="Times New Roman" w:hAnsi="Times New Roman"/>
          <w:sz w:val="28"/>
          <w:szCs w:val="28"/>
          <w:rPrChange w:id="1373" w:author="user pc" w:date="2022-03-15T10:14:00Z">
            <w:rPr>
              <w:rFonts w:ascii="Calibri" w:cs="Bell MT" w:hAnsi="Calibri"/>
            </w:rPr>
          </w:rPrChange>
        </w:rPr>
      </w:pPr>
    </w:p>
    <w:p>
      <w:pPr>
        <w:pStyle w:val="style157"/>
        <w:tabs>
          <w:tab w:val="left" w:leader="none" w:pos="3642"/>
        </w:tabs>
        <w:jc w:val="both"/>
        <w:rPr>
          <w:rFonts w:ascii="Times New Roman" w:cs="Times New Roman" w:eastAsia="宋体" w:hAnsi="Times New Roman"/>
          <w:sz w:val="28"/>
          <w:szCs w:val="28"/>
          <w:rPrChange w:id="1374" w:author="user pc" w:date="2022-03-15T10:14:00Z">
            <w:rPr>
              <w:rFonts w:ascii="Calibri" w:cs="Bell MT" w:eastAsia="宋体" w:hAnsi="Calibri"/>
            </w:rPr>
          </w:rPrChange>
        </w:rPr>
      </w:pPr>
      <m:oMathPara>
        <m:oMathParaPr>
          <m:jc m:val="left"/>
        </m:oMathParaPr>
        <m:oMath>
          <m:r w:rsidRPr="3EA186E8">
            <w:rPr>
              <w:rFonts w:ascii="Cambria Math" w:cs="Times New Roman" w:hAnsi="Cambria Math"/>
              <w:sz w:val="28"/>
              <w:szCs w:val="28"/>
              <w:rPrChange w:id="1375" w:author="user pc" w:date="2022-03-15T10:14:00Z">
                <w:rPr>
                  <w:rFonts w:ascii="Cambria Math" w:cs="Bell MT" w:hAnsi="Cambria Math"/>
                </w:rPr>
              </w:rPrChange>
            </w:rPr>
            <m:t xml:space="preserve">Step 1: </m:t>
          </m:r>
          <m:f>
            <m:fPr>
              <m:ctrlPr>
                <w:rPr>
                  <w:rFonts w:ascii="Cambria Math" w:cs="Times New Roman" w:hAnsi="Cambria Math"/>
                  <w:i/>
                  <w:sz w:val="28"/>
                  <w:szCs w:val="28"/>
                </w:rPr>
              </m:ctrlPr>
            </m:fPr>
            <m:num>
              <m:r w:rsidRPr="6AE983C7">
                <w:rPr>
                  <w:rFonts w:ascii="Cambria Math" w:cs="Times New Roman" w:hAnsi="Cambria Math"/>
                  <w:sz w:val="28"/>
                  <w:szCs w:val="28"/>
                  <w:rPrChange w:id="1376" w:author="user pc" w:date="2022-03-15T10:14:00Z">
                    <w:rPr>
                      <w:rFonts w:ascii="Cambria Math" w:cs="Bell MT" w:hAnsi="Calibri"/>
                    </w:rPr>
                  </w:rPrChange>
                </w:rPr>
                <m:t>33.4</m:t>
              </m:r>
            </m:num>
            <m:den>
              <m:r w:rsidRPr="25EF7D17">
                <w:rPr>
                  <w:rFonts w:ascii="Cambria Math" w:cs="Times New Roman" w:hAnsi="Cambria Math"/>
                  <w:sz w:val="28"/>
                  <w:szCs w:val="28"/>
                  <w:rPrChange w:id="1377" w:author="user pc" w:date="2022-03-15T10:14:00Z">
                    <w:rPr>
                      <w:rFonts w:ascii="Cambria Math" w:cs="Bell MT" w:hAnsi="Calibri"/>
                    </w:rPr>
                  </w:rPrChange>
                </w:rPr>
                <m:t>32</m:t>
              </m:r>
            </m:den>
          </m:f>
          <m:r w:rsidRPr="A703FC4A">
            <w:rPr>
              <w:rFonts w:ascii="Cambria Math" w:cs="Times New Roman" w:hAnsi="Cambria Math"/>
              <w:sz w:val="28"/>
              <w:szCs w:val="28"/>
              <w:rPrChange w:id="1378" w:author="user pc" w:date="2022-03-15T10:14:00Z">
                <w:rPr>
                  <w:rFonts w:ascii="Cambria Math" w:cs="Bell MT" w:hAnsi="Calibri"/>
                </w:rPr>
              </w:rPrChange>
            </w:rPr>
            <m:t>=1.04  mole of sulphur</m:t>
          </m:r>
        </m:oMath>
      </m:oMathPara>
    </w:p>
    <w:p>
      <w:pPr>
        <w:pStyle w:val="style157"/>
        <w:tabs>
          <w:tab w:val="left" w:leader="none" w:pos="3642"/>
        </w:tabs>
        <w:rPr>
          <w:rFonts w:ascii="Times New Roman" w:cs="Times New Roman" w:hAnsi="Times New Roman"/>
          <w:sz w:val="28"/>
          <w:szCs w:val="28"/>
          <w:rPrChange w:id="1379" w:author="user pc" w:date="2022-03-15T10:14:00Z">
            <w:rPr>
              <w:rFonts w:ascii="Calibri" w:cs="Bell MT" w:hAnsi="Calibri"/>
            </w:rPr>
          </w:rPrChange>
        </w:rPr>
      </w:pPr>
    </w:p>
    <w:p>
      <w:pPr>
        <w:pStyle w:val="style157"/>
        <w:tabs>
          <w:tab w:val="left" w:leader="none" w:pos="3642"/>
        </w:tabs>
        <w:rPr>
          <w:rFonts w:ascii="Times New Roman" w:cs="Times New Roman" w:eastAsia="宋体" w:hAnsi="Times New Roman"/>
          <w:sz w:val="28"/>
          <w:szCs w:val="28"/>
          <w:rPrChange w:id="1380" w:author="user pc" w:date="2022-03-15T10:14:00Z">
            <w:rPr>
              <w:rFonts w:ascii="Calibri" w:cs="Bell MT" w:eastAsia="宋体" w:hAnsi="Calibri"/>
            </w:rPr>
          </w:rPrChange>
        </w:rPr>
      </w:pPr>
      <m:oMathPara>
        <m:oMathParaPr>
          <m:jc m:val="left"/>
        </m:oMathParaPr>
        <m:oMath>
          <m:f>
            <m:fPr>
              <m:ctrlPr>
                <w:rPr>
                  <w:rFonts w:ascii="Cambria Math" w:cs="Times New Roman" w:hAnsi="Cambria Math"/>
                  <w:i/>
                  <w:sz w:val="28"/>
                  <w:szCs w:val="28"/>
                </w:rPr>
              </m:ctrlPr>
            </m:fPr>
            <m:num>
              <m:r w:rsidRPr="67437928">
                <w:rPr>
                  <w:rFonts w:ascii="Cambria Math" w:cs="Times New Roman" w:hAnsi="Cambria Math"/>
                  <w:sz w:val="28"/>
                  <w:szCs w:val="28"/>
                  <w:rPrChange w:id="1381" w:author="user pc" w:date="2022-03-15T10:14:00Z">
                    <w:rPr>
                      <w:rFonts w:ascii="Cambria Math" w:cs="Bell MT" w:hAnsi="Calibri"/>
                    </w:rPr>
                  </w:rPrChange>
                </w:rPr>
                <m:t xml:space="preserve"> 50.1</m:t>
              </m:r>
            </m:num>
            <m:den>
              <m:r w:rsidRPr="520F9887">
                <w:rPr>
                  <w:rFonts w:ascii="Cambria Math" w:cs="Times New Roman" w:hAnsi="Cambria Math"/>
                  <w:sz w:val="28"/>
                  <w:szCs w:val="28"/>
                  <w:rPrChange w:id="1382" w:author="user pc" w:date="2022-03-15T10:14:00Z">
                    <w:rPr>
                      <w:rFonts w:ascii="Cambria Math" w:cs="Bell MT" w:hAnsi="Calibri"/>
                    </w:rPr>
                  </w:rPrChange>
                </w:rPr>
                <m:t>16</m:t>
              </m:r>
            </m:den>
          </m:f>
          <m:r w:rsidRPr="309B5BA2">
            <w:rPr>
              <w:rFonts w:ascii="Cambria Math" w:cs="Times New Roman" w:hAnsi="Cambria Math"/>
              <w:sz w:val="28"/>
              <w:szCs w:val="28"/>
              <w:rPrChange w:id="1383" w:author="user pc" w:date="2022-03-15T10:14:00Z">
                <w:rPr>
                  <w:rFonts w:ascii="Cambria Math" w:cs="Bell MT" w:hAnsi="Calibri"/>
                </w:rPr>
              </w:rPrChange>
            </w:rPr>
            <m:t>=3.13 moles of oxygen</m:t>
          </m:r>
        </m:oMath>
      </m:oMathPara>
    </w:p>
    <w:p>
      <w:pPr>
        <w:pStyle w:val="style157"/>
        <w:tabs>
          <w:tab w:val="left" w:leader="none" w:pos="3642"/>
        </w:tabs>
        <w:rPr>
          <w:rFonts w:ascii="Times New Roman" w:cs="Times New Roman" w:eastAsia="宋体" w:hAnsi="Times New Roman"/>
          <w:sz w:val="28"/>
          <w:szCs w:val="28"/>
          <w:rPrChange w:id="1384" w:author="user pc" w:date="2022-03-15T10:14:00Z">
            <w:rPr>
              <w:rFonts w:ascii="Bell MT" w:cs="Bell MT" w:eastAsia="宋体" w:hAnsi="Bell MT"/>
            </w:rPr>
          </w:rPrChange>
        </w:rPr>
      </w:pPr>
    </w:p>
    <w:p>
      <w:pPr>
        <w:pStyle w:val="style157"/>
        <w:tabs>
          <w:tab w:val="left" w:leader="none" w:pos="3642"/>
        </w:tabs>
        <w:rPr>
          <w:rFonts w:ascii="Times New Roman" w:cs="Times New Roman" w:eastAsia="宋体" w:hAnsi="Times New Roman"/>
          <w:sz w:val="28"/>
          <w:szCs w:val="28"/>
          <w:rPrChange w:id="1385" w:author="user pc" w:date="2022-03-15T10:14:00Z">
            <w:rPr>
              <w:rFonts w:ascii="Bell MT" w:cs="Bell MT" w:eastAsia="宋体" w:hAnsi="Bell MT"/>
            </w:rPr>
          </w:rPrChange>
        </w:rPr>
      </w:pPr>
      <m:oMathPara>
        <m:oMathParaPr>
          <m:jc m:val="left"/>
        </m:oMathParaPr>
        <m:oMath>
          <m:r w:rsidRPr="169F00C6">
            <w:rPr>
              <w:rFonts w:ascii="Cambria Math" w:cs="Times New Roman" w:hAnsi="Cambria Math"/>
              <w:sz w:val="28"/>
              <w:szCs w:val="28"/>
              <w:rPrChange w:id="1386" w:author="user pc" w:date="2022-03-15T10:14:00Z">
                <w:rPr>
                  <w:rFonts w:ascii="Cambria Math" w:cs="Bell MT" w:hAnsi="Cambria Math"/>
                </w:rPr>
              </w:rPrChange>
            </w:rPr>
            <m:t xml:space="preserve">Step 2: </m:t>
          </m:r>
          <m:f>
            <m:fPr>
              <m:ctrlPr>
                <w:rPr>
                  <w:rFonts w:ascii="Cambria Math" w:cs="Times New Roman" w:hAnsi="Cambria Math"/>
                  <w:i/>
                  <w:sz w:val="28"/>
                  <w:szCs w:val="28"/>
                </w:rPr>
              </m:ctrlPr>
            </m:fPr>
            <m:num>
              <m:r w:rsidRPr="74315CB6">
                <w:rPr>
                  <w:rFonts w:ascii="Cambria Math" w:cs="Times New Roman" w:hAnsi="Cambria Math"/>
                  <w:sz w:val="28"/>
                  <w:szCs w:val="28"/>
                  <w:rPrChange w:id="1387" w:author="user pc" w:date="2022-03-15T10:14:00Z">
                    <w:rPr>
                      <w:rFonts w:ascii="Cambria Math" w:cs="Bell MT" w:hAnsi="Bell MT"/>
                    </w:rPr>
                  </w:rPrChange>
                </w:rPr>
                <m:t>1.04</m:t>
              </m:r>
            </m:num>
            <m:den>
              <m:r w:rsidRPr="C2B3E85E">
                <w:rPr>
                  <w:rFonts w:ascii="Cambria Math" w:cs="Times New Roman" w:hAnsi="Cambria Math"/>
                  <w:sz w:val="28"/>
                  <w:szCs w:val="28"/>
                  <w:rPrChange w:id="1388" w:author="user pc" w:date="2022-03-15T10:14:00Z">
                    <w:rPr>
                      <w:rFonts w:ascii="Cambria Math" w:cs="Bell MT" w:hAnsi="Bell MT"/>
                    </w:rPr>
                  </w:rPrChange>
                </w:rPr>
                <m:t>1.04</m:t>
              </m:r>
            </m:den>
          </m:f>
          <m:r w:rsidRPr="96AC4B69">
            <w:rPr>
              <w:rFonts w:ascii="Cambria Math" w:cs="Times New Roman" w:hAnsi="Cambria Math"/>
              <w:sz w:val="28"/>
              <w:szCs w:val="28"/>
              <w:rPrChange w:id="1389" w:author="user pc" w:date="2022-03-15T10:14:00Z">
                <w:rPr>
                  <w:rFonts w:ascii="Cambria Math" w:cs="Bell MT" w:hAnsi="Bell MT"/>
                </w:rPr>
              </w:rPrChange>
            </w:rPr>
            <m:t>=1.0</m:t>
          </m:r>
        </m:oMath>
      </m:oMathPara>
    </w:p>
    <w:p>
      <w:pPr>
        <w:pStyle w:val="style157"/>
        <w:tabs>
          <w:tab w:val="left" w:leader="none" w:pos="3642"/>
        </w:tabs>
        <w:rPr>
          <w:rFonts w:ascii="Times New Roman" w:cs="Times New Roman" w:eastAsia="宋体" w:hAnsi="Times New Roman"/>
          <w:sz w:val="28"/>
          <w:szCs w:val="28"/>
          <w:rPrChange w:id="1390" w:author="user pc" w:date="2022-03-15T10:14:00Z">
            <w:rPr>
              <w:rFonts w:ascii="Bell MT" w:cs="Bell MT" w:eastAsia="宋体" w:hAnsi="Bell MT"/>
            </w:rPr>
          </w:rPrChange>
        </w:rPr>
      </w:pPr>
    </w:p>
    <w:p>
      <w:pPr>
        <w:pStyle w:val="style157"/>
        <w:tabs>
          <w:tab w:val="left" w:leader="none" w:pos="3642"/>
        </w:tabs>
        <w:rPr>
          <w:rFonts w:ascii="Times New Roman" w:cs="Times New Roman" w:hAnsi="Times New Roman"/>
          <w:sz w:val="28"/>
          <w:szCs w:val="28"/>
          <w:rPrChange w:id="1391" w:author="user pc" w:date="2022-03-15T10:14:00Z">
            <w:rPr>
              <w:rFonts w:ascii="Bell MT" w:cs="Bell MT" w:hAnsi="Bell MT"/>
            </w:rPr>
          </w:rPrChange>
        </w:rPr>
      </w:pPr>
      <w:r w:rsidRPr="1EA2B857">
        <w:rPr>
          <w:rFonts w:ascii="Times New Roman" w:cs="Times New Roman" w:hAnsi="Times New Roman"/>
          <w:sz w:val="28"/>
          <w:szCs w:val="28"/>
          <w:rPrChange w:id="1392" w:author="user pc" w:date="2022-03-15T10:14:00Z">
            <w:rPr>
              <w:rFonts w:ascii="Bell MT" w:cs="Bell MT" w:hAnsi="Bell MT"/>
            </w:rPr>
          </w:rPrChange>
        </w:rPr>
        <w:t xml:space="preserve">               </w:t>
      </w:r>
      <w:r w:rsidRPr="6C011A1C">
        <w:rPr>
          <w:rFonts w:ascii="Times New Roman" w:cs="Times New Roman" w:hAnsi="Times New Roman"/>
          <w:sz w:val="28"/>
          <w:szCs w:val="28"/>
          <w:rPrChange w:id="1393" w:author="user pc" w:date="2022-03-15T10:14:00Z">
            <w:rPr>
              <w:rFonts w:ascii="Cambria Math" w:cs="Bell MT" w:hAnsi="Bell MT"/>
            </w:rPr>
          </w:rPrChange>
        </w:rPr>
        <w:br/>
      </w:r>
      <m:oMathPara>
        <m:oMathParaPr>
          <m:jc m:val="left"/>
        </m:oMathParaPr>
        <m:oMath>
          <m:f>
            <m:fPr>
              <m:ctrlPr>
                <w:rPr>
                  <w:rFonts w:ascii="Cambria Math" w:cs="Times New Roman" w:hAnsi="Cambria Math"/>
                  <w:i/>
                  <w:sz w:val="28"/>
                  <w:szCs w:val="28"/>
                </w:rPr>
              </m:ctrlPr>
            </m:fPr>
            <m:num>
              <m:r w:rsidRPr="62C7D165">
                <w:rPr>
                  <w:rFonts w:ascii="Cambria Math" w:cs="Times New Roman" w:hAnsi="Cambria Math"/>
                  <w:sz w:val="28"/>
                  <w:szCs w:val="28"/>
                  <w:rPrChange w:id="1394" w:author="user pc" w:date="2022-03-15T10:14:00Z">
                    <w:rPr>
                      <w:rFonts w:ascii="Cambria Math" w:cs="Bell MT" w:hAnsi="Bell MT"/>
                    </w:rPr>
                  </w:rPrChange>
                </w:rPr>
                <m:t>3.13</m:t>
              </m:r>
            </m:num>
            <m:den>
              <m:r w:rsidRPr="B7539F76">
                <w:rPr>
                  <w:rFonts w:ascii="Cambria Math" w:cs="Times New Roman" w:hAnsi="Cambria Math"/>
                  <w:sz w:val="28"/>
                  <w:szCs w:val="28"/>
                  <w:rPrChange w:id="1395" w:author="user pc" w:date="2022-03-15T10:14:00Z">
                    <w:rPr>
                      <w:rFonts w:ascii="Cambria Math" w:cs="Bell MT" w:hAnsi="Bell MT"/>
                    </w:rPr>
                  </w:rPrChange>
                </w:rPr>
                <m:t>1.04</m:t>
              </m:r>
            </m:den>
          </m:f>
          <m:r w:rsidRPr="D89B7360">
            <w:rPr>
              <w:rFonts w:ascii="Cambria Math" w:cs="Times New Roman" w:hAnsi="Cambria Math"/>
              <w:sz w:val="28"/>
              <w:szCs w:val="28"/>
              <w:rPrChange w:id="1396" w:author="user pc" w:date="2022-03-15T10:14:00Z">
                <w:rPr>
                  <w:rFonts w:ascii="Cambria Math" w:cs="Bell MT" w:hAnsi="Bell MT"/>
                </w:rPr>
              </w:rPrChange>
            </w:rPr>
            <m:t>=3.0</m:t>
          </m:r>
        </m:oMath>
      </m:oMathPara>
    </w:p>
    <w:p>
      <w:pPr>
        <w:pStyle w:val="style157"/>
        <w:tabs>
          <w:tab w:val="left" w:leader="none" w:pos="3642"/>
        </w:tabs>
        <w:jc w:val="both"/>
        <w:rPr>
          <w:rFonts w:ascii="Times New Roman" w:cs="Times New Roman" w:hAnsi="Times New Roman"/>
          <w:sz w:val="28"/>
          <w:szCs w:val="28"/>
          <w:rPrChange w:id="1397" w:author="user pc" w:date="2022-03-15T10:14:00Z">
            <w:rPr>
              <w:rFonts w:ascii="Bell MT" w:cs="Bell MT" w:hAnsi="Bell MT"/>
            </w:rPr>
          </w:rPrChange>
        </w:rPr>
      </w:pPr>
    </w:p>
    <w:p>
      <w:pPr>
        <w:pStyle w:val="style157"/>
        <w:tabs>
          <w:tab w:val="left" w:leader="none" w:pos="3642"/>
        </w:tabs>
        <w:jc w:val="both"/>
        <w:rPr>
          <w:rFonts w:ascii="Times New Roman" w:cs="Times New Roman" w:hAnsi="Times New Roman"/>
          <w:sz w:val="28"/>
          <w:szCs w:val="28"/>
          <w:rPrChange w:id="1398" w:author="user pc" w:date="2022-03-15T10:14:00Z">
            <w:rPr>
              <w:rFonts w:ascii="Calibri" w:cs="Bell MT" w:hAnsi="Calibri"/>
            </w:rPr>
          </w:rPrChange>
        </w:rPr>
      </w:pPr>
      <w:r w:rsidRPr="98BD51D1">
        <w:rPr>
          <w:rFonts w:ascii="Times New Roman" w:cs="Times New Roman" w:hAnsi="Times New Roman"/>
          <w:sz w:val="28"/>
          <w:szCs w:val="28"/>
          <w:rPrChange w:id="1399" w:author="user pc" w:date="2022-03-15T10:14:00Z">
            <w:rPr>
              <w:rFonts w:ascii="Calibri" w:cs="Bell MT" w:hAnsi="Calibri"/>
            </w:rPr>
          </w:rPrChange>
        </w:rPr>
        <w:t>Step 3: The ratio of sulphur atoms to that of oxygen is</w:t>
      </w:r>
      <w:ins w:id="1400" w:author="user pc" w:date="2022-03-15T10:15:00Z">
        <w:r w:rsidR="B3F20E70">
          <w:rPr>
            <w:rFonts w:ascii="Times New Roman" w:cs="Times New Roman" w:hAnsi="Times New Roman"/>
            <w:sz w:val="28"/>
            <w:szCs w:val="28"/>
          </w:rPr>
          <w:t xml:space="preserve"> </w:t>
        </w:r>
      </w:ins>
      <w:r w:rsidRPr="6D54DF24">
        <w:rPr>
          <w:rFonts w:ascii="Times New Roman" w:cs="Times New Roman" w:hAnsi="Times New Roman"/>
          <w:sz w:val="28"/>
          <w:szCs w:val="28"/>
          <w:rPrChange w:id="1401" w:author="user pc" w:date="2022-03-15T10:14:00Z">
            <w:rPr>
              <w:rFonts w:ascii="Calibri" w:cs="Bell MT" w:hAnsi="Calibri"/>
            </w:rPr>
          </w:rPrChange>
        </w:rPr>
        <w:t>1: 3. Hence, the empirical formula is SO</w:t>
      </w:r>
      <w:r w:rsidRPr="B84CF7BD">
        <w:rPr>
          <w:rFonts w:ascii="Times New Roman" w:cs="Times New Roman" w:hAnsi="Times New Roman"/>
          <w:sz w:val="28"/>
          <w:szCs w:val="28"/>
          <w:vertAlign w:val="subscript"/>
          <w:rPrChange w:id="1402" w:author="user pc" w:date="2022-03-15T10:14:00Z">
            <w:rPr>
              <w:rFonts w:ascii="Calibri" w:cs="Bell MT" w:hAnsi="Calibri"/>
              <w:vertAlign w:val="subscript"/>
            </w:rPr>
          </w:rPrChange>
        </w:rPr>
        <w:t>3</w:t>
      </w:r>
      <w:r w:rsidRPr="0F8D64D9">
        <w:rPr>
          <w:rFonts w:ascii="Times New Roman" w:cs="Times New Roman" w:hAnsi="Times New Roman"/>
          <w:sz w:val="28"/>
          <w:szCs w:val="28"/>
          <w:rPrChange w:id="1403" w:author="user pc" w:date="2022-03-15T10:14:00Z">
            <w:rPr>
              <w:rFonts w:ascii="Calibri" w:cs="Bell MT" w:hAnsi="Calibri"/>
            </w:rPr>
          </w:rPrChange>
        </w:rPr>
        <w:t>.</w:t>
      </w:r>
    </w:p>
    <w:p>
      <w:pPr>
        <w:pStyle w:val="style157"/>
        <w:tabs>
          <w:tab w:val="left" w:leader="none" w:pos="3642"/>
        </w:tabs>
        <w:jc w:val="both"/>
        <w:rPr>
          <w:rFonts w:ascii="Times New Roman" w:cs="Times New Roman" w:hAnsi="Times New Roman"/>
          <w:sz w:val="28"/>
          <w:szCs w:val="28"/>
          <w:rPrChange w:id="1404" w:author="user pc" w:date="2022-03-15T10:14:00Z">
            <w:rPr>
              <w:rFonts w:ascii="Calibri" w:cs="Bell MT" w:hAnsi="Calibri"/>
            </w:rPr>
          </w:rPrChange>
        </w:rPr>
      </w:pPr>
    </w:p>
    <w:p>
      <w:pPr>
        <w:pStyle w:val="style0"/>
        <w:rPr>
          <w:rFonts w:ascii="Times New Roman" w:cs="Times New Roman" w:hAnsi="Times New Roman"/>
          <w:sz w:val="28"/>
          <w:szCs w:val="28"/>
          <w:rPrChange w:id="1405" w:author="user pc" w:date="2022-03-15T10:14:00Z">
            <w:rPr>
              <w:rFonts w:ascii="Calibri" w:hAnsi="Calibri"/>
            </w:rPr>
          </w:rPrChange>
        </w:rPr>
      </w:pPr>
      <w:r w:rsidRPr="3FB144ED">
        <w:rPr>
          <w:rFonts w:ascii="Times New Roman" w:cs="Times New Roman" w:hAnsi="Times New Roman"/>
          <w:b/>
          <w:bCs/>
          <w:sz w:val="28"/>
          <w:szCs w:val="28"/>
          <w:rPrChange w:id="1406" w:author="user pc" w:date="2022-03-15T10:14:00Z">
            <w:rPr>
              <w:rFonts w:ascii="Calibri" w:hAnsi="Calibri"/>
              <w:b/>
              <w:bCs/>
            </w:rPr>
          </w:rPrChange>
        </w:rPr>
        <w:t xml:space="preserve">Solved example 4: </w:t>
      </w:r>
      <w:r w:rsidRPr="4C501EAE">
        <w:rPr>
          <w:rFonts w:ascii="Times New Roman" w:cs="Times New Roman" w:hAnsi="Times New Roman"/>
          <w:sz w:val="28"/>
          <w:szCs w:val="28"/>
          <w:rPrChange w:id="1407" w:author="user pc" w:date="2022-03-15T10:14:00Z">
            <w:rPr>
              <w:rFonts w:ascii="Calibri" w:hAnsi="Calibri"/>
            </w:rPr>
          </w:rPrChange>
        </w:rPr>
        <w:t>A compound Y containing C , H and O only was burnt in a stream of pure oxygen. The carbon (IV) oxide and water produced were collected in pre-weighed absorption tubes and carefully re-weighed. Readings obtain are:</w:t>
      </w:r>
    </w:p>
    <w:p>
      <w:pPr>
        <w:pStyle w:val="style0"/>
        <w:rPr>
          <w:rFonts w:ascii="Times New Roman" w:cs="Times New Roman" w:hAnsi="Times New Roman"/>
          <w:sz w:val="28"/>
          <w:szCs w:val="28"/>
          <w:rPrChange w:id="1408" w:author="user pc" w:date="2022-03-15T10:14:00Z">
            <w:rPr>
              <w:rFonts w:ascii="Calibri" w:hAnsi="Calibri"/>
            </w:rPr>
          </w:rPrChange>
        </w:rPr>
      </w:pPr>
      <w:r w:rsidRPr="62F1FC3D">
        <w:rPr>
          <w:rFonts w:ascii="Times New Roman" w:cs="Times New Roman" w:hAnsi="Times New Roman"/>
          <w:sz w:val="28"/>
          <w:szCs w:val="28"/>
          <w:rPrChange w:id="1409" w:author="user pc" w:date="2022-03-15T10:14:00Z">
            <w:rPr>
              <w:rFonts w:ascii="Calibri" w:hAnsi="Calibri"/>
            </w:rPr>
          </w:rPrChange>
        </w:rPr>
        <w:t>Initial mass of Y = 20.63mg</w:t>
      </w:r>
    </w:p>
    <w:p>
      <w:pPr>
        <w:pStyle w:val="style0"/>
        <w:rPr>
          <w:rFonts w:ascii="Times New Roman" w:cs="Times New Roman" w:hAnsi="Times New Roman"/>
          <w:sz w:val="28"/>
          <w:szCs w:val="28"/>
          <w:rPrChange w:id="1410" w:author="user pc" w:date="2022-03-15T10:14:00Z">
            <w:rPr>
              <w:rFonts w:ascii="Calibri" w:hAnsi="Calibri"/>
            </w:rPr>
          </w:rPrChange>
        </w:rPr>
      </w:pPr>
      <w:r w:rsidRPr="9C7ADB38">
        <w:rPr>
          <w:rFonts w:ascii="Times New Roman" w:cs="Times New Roman" w:hAnsi="Times New Roman"/>
          <w:sz w:val="28"/>
          <w:szCs w:val="28"/>
          <w:rPrChange w:id="1411" w:author="user pc" w:date="2022-03-15T10:14:00Z">
            <w:rPr>
              <w:rFonts w:ascii="Calibri" w:hAnsi="Calibri"/>
            </w:rPr>
          </w:rPrChange>
        </w:rPr>
        <w:t>Mass of CO</w:t>
      </w:r>
      <w:r w:rsidRPr="407F869A">
        <w:rPr>
          <w:rFonts w:ascii="Times New Roman" w:cs="Times New Roman" w:hAnsi="Times New Roman"/>
          <w:sz w:val="28"/>
          <w:szCs w:val="28"/>
          <w:vertAlign w:val="subscript"/>
          <w:rPrChange w:id="1412" w:author="user pc" w:date="2022-03-15T10:14:00Z">
            <w:rPr>
              <w:rFonts w:ascii="Calibri" w:hAnsi="Calibri"/>
              <w:vertAlign w:val="subscript"/>
            </w:rPr>
          </w:rPrChange>
        </w:rPr>
        <w:t>2</w:t>
      </w:r>
      <w:r w:rsidRPr="FDC6BA52">
        <w:rPr>
          <w:rFonts w:ascii="Times New Roman" w:cs="Times New Roman" w:hAnsi="Times New Roman"/>
          <w:sz w:val="28"/>
          <w:szCs w:val="28"/>
          <w:rPrChange w:id="1413" w:author="user pc" w:date="2022-03-15T10:14:00Z">
            <w:rPr>
              <w:rFonts w:ascii="Calibri" w:hAnsi="Calibri"/>
            </w:rPr>
          </w:rPrChange>
        </w:rPr>
        <w:t xml:space="preserve"> produced = 57.94mg</w:t>
      </w:r>
    </w:p>
    <w:p>
      <w:pPr>
        <w:pStyle w:val="style0"/>
        <w:rPr>
          <w:rFonts w:ascii="Times New Roman" w:cs="Times New Roman" w:hAnsi="Times New Roman"/>
          <w:sz w:val="28"/>
          <w:szCs w:val="28"/>
          <w:rPrChange w:id="1414" w:author="user pc" w:date="2022-03-15T10:14:00Z">
            <w:rPr>
              <w:rFonts w:ascii="Calibri" w:hAnsi="Calibri"/>
            </w:rPr>
          </w:rPrChange>
        </w:rPr>
      </w:pPr>
      <w:r w:rsidRPr="D5115957">
        <w:rPr>
          <w:rFonts w:ascii="Times New Roman" w:cs="Times New Roman" w:hAnsi="Times New Roman"/>
          <w:sz w:val="28"/>
          <w:szCs w:val="28"/>
          <w:rPrChange w:id="1415" w:author="user pc" w:date="2022-03-15T10:14:00Z">
            <w:rPr>
              <w:rFonts w:ascii="Calibri" w:hAnsi="Calibri"/>
            </w:rPr>
          </w:rPrChange>
        </w:rPr>
        <w:t>Mass of H</w:t>
      </w:r>
      <w:r w:rsidRPr="E803B4A4">
        <w:rPr>
          <w:rFonts w:ascii="Times New Roman" w:cs="Times New Roman" w:hAnsi="Times New Roman"/>
          <w:sz w:val="28"/>
          <w:szCs w:val="28"/>
          <w:vertAlign w:val="subscript"/>
          <w:rPrChange w:id="1416" w:author="user pc" w:date="2022-03-15T10:14:00Z">
            <w:rPr>
              <w:rFonts w:ascii="Calibri" w:hAnsi="Calibri"/>
              <w:vertAlign w:val="subscript"/>
            </w:rPr>
          </w:rPrChange>
        </w:rPr>
        <w:t>2</w:t>
      </w:r>
      <w:r w:rsidRPr="8FA2F5FC">
        <w:rPr>
          <w:rFonts w:ascii="Times New Roman" w:cs="Times New Roman" w:hAnsi="Times New Roman"/>
          <w:sz w:val="28"/>
          <w:szCs w:val="28"/>
          <w:rPrChange w:id="1417" w:author="user pc" w:date="2022-03-15T10:14:00Z">
            <w:rPr>
              <w:rFonts w:ascii="Calibri" w:hAnsi="Calibri"/>
            </w:rPr>
          </w:rPrChange>
        </w:rPr>
        <w:t>O produced = 11.85mg</w:t>
      </w:r>
    </w:p>
    <w:p>
      <w:pPr>
        <w:pStyle w:val="style0"/>
        <w:rPr>
          <w:rFonts w:ascii="Times New Roman" w:cs="Times New Roman" w:hAnsi="Times New Roman"/>
          <w:sz w:val="28"/>
          <w:szCs w:val="28"/>
          <w:rPrChange w:id="1418" w:author="user pc" w:date="2022-03-15T10:14:00Z">
            <w:rPr>
              <w:rFonts w:ascii="Calibri" w:hAnsi="Calibri"/>
            </w:rPr>
          </w:rPrChange>
        </w:rPr>
      </w:pPr>
      <w:r w:rsidRPr="3036275F">
        <w:rPr>
          <w:rFonts w:ascii="Times New Roman" w:cs="Times New Roman" w:hAnsi="Times New Roman"/>
          <w:sz w:val="28"/>
          <w:szCs w:val="28"/>
          <w:rPrChange w:id="1419" w:author="user pc" w:date="2022-03-15T10:14:00Z">
            <w:rPr>
              <w:rFonts w:ascii="Calibri" w:hAnsi="Calibri"/>
            </w:rPr>
          </w:rPrChange>
        </w:rPr>
        <w:t>What is the empirical formula for the compound? [H = 1, C = 12, O = 16]</w:t>
      </w:r>
    </w:p>
    <w:p>
      <w:pPr>
        <w:pStyle w:val="style0"/>
        <w:rPr>
          <w:rFonts w:ascii="Times New Roman" w:cs="Times New Roman"/>
          <w:b/>
          <w:bCs/>
          <w:sz w:val="28"/>
          <w:szCs w:val="28"/>
          <w:rPrChange w:id="1420" w:author="user pc" w:date="2022-03-15T10:14:00Z">
            <w:rPr>
              <w:b/>
              <w:bCs/>
            </w:rPr>
          </w:rPrChange>
        </w:rPr>
      </w:pPr>
    </w:p>
    <w:p>
      <w:pPr>
        <w:pStyle w:val="style0"/>
        <w:rPr>
          <w:rFonts w:ascii="Times New Roman" w:cs="Times New Roman"/>
          <w:b/>
          <w:bCs/>
          <w:sz w:val="28"/>
          <w:szCs w:val="28"/>
          <w:rPrChange w:id="1421" w:author="user pc" w:date="2022-03-15T10:14:00Z">
            <w:rPr>
              <w:b/>
              <w:bCs/>
            </w:rPr>
          </w:rPrChange>
        </w:rPr>
      </w:pPr>
      <w:r w:rsidRPr="C59DB734">
        <w:rPr>
          <w:rFonts w:ascii="Times New Roman" w:cs="Times New Roman"/>
          <w:b/>
          <w:bCs/>
          <w:sz w:val="28"/>
          <w:szCs w:val="28"/>
          <w:rPrChange w:id="1422" w:author="user pc" w:date="2022-03-15T10:14:00Z">
            <w:rPr>
              <w:b/>
              <w:bCs/>
            </w:rPr>
          </w:rPrChange>
        </w:rPr>
        <w:t>Solution</w:t>
      </w:r>
    </w:p>
    <w:p>
      <w:pPr>
        <w:pStyle w:val="style0"/>
        <w:rPr>
          <w:rFonts w:ascii="Times New Roman" w:cs="Times New Roman"/>
          <w:sz w:val="28"/>
          <w:szCs w:val="28"/>
          <w:rPrChange w:id="1423" w:author="user pc" w:date="2022-03-15T10:14:00Z">
            <w:rPr/>
          </w:rPrChange>
        </w:rPr>
      </w:pPr>
      <w:r w:rsidRPr="67CF04A0">
        <w:rPr>
          <w:rFonts w:ascii="Times New Roman" w:cs="Times New Roman"/>
          <w:sz w:val="28"/>
          <w:szCs w:val="28"/>
          <w:rPrChange w:id="1424" w:author="user pc" w:date="2022-03-15T10:14:00Z">
            <w:rPr/>
          </w:rPrChange>
        </w:rPr>
        <w:t>The mass of C in the sample:</w:t>
      </w:r>
    </w:p>
    <w:p>
      <w:pPr>
        <w:pStyle w:val="style0"/>
        <w:rPr>
          <w:rFonts w:ascii="Times New Roman" w:cs="Times New Roman"/>
          <w:sz w:val="28"/>
          <w:szCs w:val="28"/>
          <w:rPrChange w:id="1425" w:author="user pc" w:date="2022-03-15T10:14:00Z">
            <w:rPr/>
          </w:rPrChange>
        </w:rPr>
      </w:pPr>
      <w:r w:rsidRPr="A06DB8CE">
        <w:rPr>
          <w:rFonts w:ascii="Times New Roman" w:cs="Times New Roman"/>
          <w:sz w:val="28"/>
          <w:szCs w:val="28"/>
          <w:rPrChange w:id="1426" w:author="user pc" w:date="2022-03-15T10:14:00Z">
            <w:rPr/>
          </w:rPrChange>
        </w:rPr>
        <w:t>44 g of CO</w:t>
      </w:r>
      <w:r w:rsidRPr="85EC3F0F">
        <w:rPr>
          <w:rFonts w:ascii="Times New Roman" w:cs="Times New Roman"/>
          <w:sz w:val="28"/>
          <w:szCs w:val="28"/>
          <w:vertAlign w:val="subscript"/>
          <w:rPrChange w:id="1427" w:author="user pc" w:date="2022-03-15T10:14:00Z">
            <w:rPr>
              <w:vertAlign w:val="subscript"/>
            </w:rPr>
          </w:rPrChange>
        </w:rPr>
        <w:t xml:space="preserve">2 </w:t>
      </w:r>
      <w:r w:rsidRPr="66141AC9">
        <w:rPr>
          <w:rFonts w:ascii="Times New Roman" w:cs="Times New Roman"/>
          <w:sz w:val="28"/>
          <w:szCs w:val="28"/>
          <w:rPrChange w:id="1428" w:author="user pc" w:date="2022-03-15T10:14:00Z">
            <w:rPr/>
          </w:rPrChange>
        </w:rPr>
        <w:t>= 12 g of C</w:t>
      </w:r>
    </w:p>
    <w:p>
      <w:pPr>
        <w:pStyle w:val="style0"/>
        <w:rPr>
          <w:rFonts w:ascii="Times New Roman" w:cs="Times New Roman"/>
          <w:sz w:val="28"/>
          <w:szCs w:val="28"/>
          <w:rPrChange w:id="1429" w:author="user pc" w:date="2022-03-15T10:14:00Z">
            <w:rPr/>
          </w:rPrChange>
        </w:rPr>
      </w:pPr>
      <w:r w:rsidRPr="C56FB646">
        <w:rPr>
          <w:rFonts w:ascii="Times New Roman" w:cs="Times New Roman"/>
          <w:sz w:val="28"/>
          <w:szCs w:val="28"/>
          <w:rPrChange w:id="1430" w:author="user pc" w:date="2022-03-15T10:14:00Z">
            <w:rPr/>
          </w:rPrChange>
        </w:rPr>
        <w:t>57.94 g of CO</w:t>
      </w:r>
      <w:r w:rsidRPr="1599081B">
        <w:rPr>
          <w:rFonts w:ascii="Times New Roman" w:cs="Times New Roman"/>
          <w:sz w:val="28"/>
          <w:szCs w:val="28"/>
          <w:vertAlign w:val="subscript"/>
          <w:rPrChange w:id="1431" w:author="user pc" w:date="2022-03-15T10:14:00Z">
            <w:rPr>
              <w:vertAlign w:val="subscript"/>
            </w:rPr>
          </w:rPrChange>
        </w:rPr>
        <w:t>2</w:t>
      </w:r>
      <w:r w:rsidRPr="1A1D4304">
        <w:rPr>
          <w:rFonts w:ascii="Times New Roman" w:cs="Times New Roman"/>
          <w:sz w:val="28"/>
          <w:szCs w:val="28"/>
          <w:rPrChange w:id="1432" w:author="user pc" w:date="2022-03-15T10:14:00Z">
            <w:rPr/>
          </w:rPrChange>
        </w:rPr>
        <w:t xml:space="preserve"> = ?</w:t>
      </w:r>
    </w:p>
    <w:p>
      <w:pPr>
        <w:pStyle w:val="style0"/>
        <w:rPr>
          <w:rFonts w:ascii="Times New Roman" w:cs="Times New Roman"/>
          <w:sz w:val="28"/>
          <w:szCs w:val="28"/>
          <w:rPrChange w:id="1433" w:author="user pc" w:date="2022-03-15T10:14:00Z">
            <w:rPr/>
          </w:rPrChange>
        </w:rPr>
      </w:pPr>
      <w:r w:rsidRPr="9B409A93">
        <w:rPr>
          <w:rFonts w:ascii="Times New Roman" w:cs="Times New Roman"/>
          <w:sz w:val="28"/>
          <w:szCs w:val="28"/>
          <w:rPrChange w:id="1434" w:author="user pc" w:date="2022-03-15T10:14:00Z">
            <w:rPr/>
          </w:rPrChange>
        </w:rPr>
        <w:t>Cross multiplying we get;</w:t>
      </w:r>
    </w:p>
    <w:p>
      <w:pPr>
        <w:pStyle w:val="style0"/>
        <w:rPr>
          <w:rFonts w:ascii="Times New Roman" w:cs="Times New Roman"/>
          <w:sz w:val="28"/>
          <w:szCs w:val="28"/>
          <w:rPrChange w:id="1435" w:author="user pc" w:date="2022-03-15T10:14:00Z">
            <w:rPr/>
          </w:rPrChange>
        </w:rPr>
      </w:pPr>
      <w:r w:rsidRPr="8E2E0A96">
        <w:rPr>
          <w:rFonts w:ascii="Times New Roman" w:cs="Times New Roman"/>
          <w:sz w:val="28"/>
          <w:szCs w:val="28"/>
          <w:rPrChange w:id="1436" w:author="user pc" w:date="2022-03-15T10:14:00Z">
            <w:rPr/>
          </w:rPrChange>
        </w:rPr>
        <w:t>57.94 × 12 / 44 = 15.80 mg</w:t>
      </w:r>
    </w:p>
    <w:p>
      <w:pPr>
        <w:pStyle w:val="style0"/>
        <w:rPr>
          <w:rFonts w:ascii="Times New Roman" w:cs="Times New Roman"/>
          <w:sz w:val="28"/>
          <w:szCs w:val="28"/>
          <w:rPrChange w:id="1437" w:author="user pc" w:date="2022-03-15T10:14:00Z">
            <w:rPr/>
          </w:rPrChange>
        </w:rPr>
      </w:pPr>
      <w:r w:rsidRPr="A82FA1E7">
        <w:rPr>
          <w:rFonts w:ascii="Times New Roman" w:cs="Times New Roman"/>
          <w:sz w:val="28"/>
          <w:szCs w:val="28"/>
          <w:rPrChange w:id="1438" w:author="user pc" w:date="2022-03-15T10:14:00Z">
            <w:rPr/>
          </w:rPrChange>
        </w:rPr>
        <w:t>The mass of H in the sample:</w:t>
      </w:r>
    </w:p>
    <w:p>
      <w:pPr>
        <w:pStyle w:val="style0"/>
        <w:rPr>
          <w:rFonts w:ascii="Times New Roman" w:cs="Times New Roman"/>
          <w:sz w:val="28"/>
          <w:szCs w:val="28"/>
          <w:rPrChange w:id="1439" w:author="user pc" w:date="2022-03-15T10:14:00Z">
            <w:rPr/>
          </w:rPrChange>
        </w:rPr>
      </w:pPr>
      <w:r w:rsidRPr="C5F1815A">
        <w:rPr>
          <w:rFonts w:ascii="Times New Roman" w:cs="Times New Roman"/>
          <w:sz w:val="28"/>
          <w:szCs w:val="28"/>
          <w:rPrChange w:id="1440" w:author="user pc" w:date="2022-03-15T10:14:00Z">
            <w:rPr/>
          </w:rPrChange>
        </w:rPr>
        <w:t>18 g of H</w:t>
      </w:r>
      <w:r w:rsidRPr="92547E4A">
        <w:rPr>
          <w:rFonts w:ascii="Times New Roman" w:cs="Times New Roman"/>
          <w:sz w:val="28"/>
          <w:szCs w:val="28"/>
          <w:vertAlign w:val="subscript"/>
          <w:rPrChange w:id="1441" w:author="user pc" w:date="2022-03-15T10:14:00Z">
            <w:rPr>
              <w:vertAlign w:val="subscript"/>
            </w:rPr>
          </w:rPrChange>
        </w:rPr>
        <w:t>2</w:t>
      </w:r>
      <w:r w:rsidRPr="94F24CED">
        <w:rPr>
          <w:rFonts w:ascii="Times New Roman" w:cs="Times New Roman"/>
          <w:sz w:val="28"/>
          <w:szCs w:val="28"/>
          <w:rPrChange w:id="1442" w:author="user pc" w:date="2022-03-15T10:14:00Z">
            <w:rPr/>
          </w:rPrChange>
        </w:rPr>
        <w:t>O = 2 g of H</w:t>
      </w:r>
    </w:p>
    <w:p>
      <w:pPr>
        <w:pStyle w:val="style0"/>
        <w:rPr>
          <w:rFonts w:ascii="Times New Roman" w:cs="Times New Roman"/>
          <w:sz w:val="28"/>
          <w:szCs w:val="28"/>
          <w:rPrChange w:id="1443" w:author="user pc" w:date="2022-03-15T10:14:00Z">
            <w:rPr/>
          </w:rPrChange>
        </w:rPr>
      </w:pPr>
      <w:r w:rsidRPr="EB49A89F">
        <w:rPr>
          <w:rFonts w:ascii="Times New Roman" w:cs="Times New Roman"/>
          <w:sz w:val="28"/>
          <w:szCs w:val="28"/>
          <w:rPrChange w:id="1444" w:author="user pc" w:date="2022-03-15T10:14:00Z">
            <w:rPr/>
          </w:rPrChange>
        </w:rPr>
        <w:t>11.85 g of H</w:t>
      </w:r>
      <w:r w:rsidRPr="4C836478">
        <w:rPr>
          <w:rFonts w:ascii="Times New Roman" w:cs="Times New Roman"/>
          <w:sz w:val="28"/>
          <w:szCs w:val="28"/>
          <w:vertAlign w:val="subscript"/>
          <w:rPrChange w:id="1445" w:author="user pc" w:date="2022-03-15T10:14:00Z">
            <w:rPr>
              <w:vertAlign w:val="subscript"/>
            </w:rPr>
          </w:rPrChange>
        </w:rPr>
        <w:t>2</w:t>
      </w:r>
      <w:r w:rsidRPr="8D8DC451">
        <w:rPr>
          <w:rFonts w:ascii="Times New Roman" w:cs="Times New Roman"/>
          <w:sz w:val="28"/>
          <w:szCs w:val="28"/>
          <w:rPrChange w:id="1446" w:author="user pc" w:date="2022-03-15T10:14:00Z">
            <w:rPr/>
          </w:rPrChange>
        </w:rPr>
        <w:t>O = ?</w:t>
      </w:r>
    </w:p>
    <w:p>
      <w:pPr>
        <w:pStyle w:val="style0"/>
        <w:rPr>
          <w:rFonts w:ascii="Times New Roman" w:cs="Times New Roman"/>
          <w:sz w:val="28"/>
          <w:szCs w:val="28"/>
          <w:rPrChange w:id="1447" w:author="user pc" w:date="2022-03-15T10:14:00Z">
            <w:rPr/>
          </w:rPrChange>
        </w:rPr>
      </w:pPr>
      <w:r w:rsidRPr="4D6C6C50">
        <w:rPr>
          <w:rFonts w:ascii="Times New Roman" w:cs="Times New Roman"/>
          <w:sz w:val="28"/>
          <w:szCs w:val="28"/>
          <w:rPrChange w:id="1448" w:author="user pc" w:date="2022-03-15T10:14:00Z">
            <w:rPr/>
          </w:rPrChange>
        </w:rPr>
        <w:t>Cross multiplying we get;</w:t>
      </w:r>
    </w:p>
    <w:p>
      <w:pPr>
        <w:pStyle w:val="style0"/>
        <w:rPr>
          <w:rFonts w:ascii="Times New Roman" w:cs="Times New Roman"/>
          <w:sz w:val="28"/>
          <w:szCs w:val="28"/>
          <w:rPrChange w:id="1449" w:author="user pc" w:date="2022-03-15T10:14:00Z">
            <w:rPr/>
          </w:rPrChange>
        </w:rPr>
      </w:pPr>
      <w:r w:rsidRPr="C3747084">
        <w:rPr>
          <w:rFonts w:ascii="Times New Roman" w:cs="Times New Roman"/>
          <w:sz w:val="28"/>
          <w:szCs w:val="28"/>
          <w:rPrChange w:id="1450" w:author="user pc" w:date="2022-03-15T10:14:00Z">
            <w:rPr/>
          </w:rPrChange>
        </w:rPr>
        <w:t>11.85 × 2 /18 = 1.32 mg</w:t>
      </w:r>
    </w:p>
    <w:p>
      <w:pPr>
        <w:pStyle w:val="style0"/>
        <w:rPr>
          <w:rFonts w:ascii="Times New Roman" w:cs="Times New Roman"/>
          <w:sz w:val="28"/>
          <w:szCs w:val="28"/>
          <w:rPrChange w:id="1451" w:author="user pc" w:date="2022-03-15T10:14:00Z">
            <w:rPr/>
          </w:rPrChange>
        </w:rPr>
      </w:pPr>
      <w:r w:rsidRPr="A0748A56">
        <w:rPr>
          <w:rFonts w:ascii="Times New Roman" w:cs="Times New Roman"/>
          <w:sz w:val="28"/>
          <w:szCs w:val="28"/>
          <w:rPrChange w:id="1452" w:author="user pc" w:date="2022-03-15T10:14:00Z">
            <w:rPr/>
          </w:rPrChange>
        </w:rPr>
        <w:t>Mass of O in the sample:</w:t>
      </w:r>
    </w:p>
    <w:p>
      <w:pPr>
        <w:pStyle w:val="style0"/>
        <w:rPr>
          <w:rFonts w:ascii="Times New Roman" w:cs="Times New Roman"/>
          <w:sz w:val="28"/>
          <w:szCs w:val="28"/>
          <w:rPrChange w:id="1453" w:author="user pc" w:date="2022-03-15T10:14:00Z">
            <w:rPr/>
          </w:rPrChange>
        </w:rPr>
      </w:pPr>
      <w:r w:rsidRPr="3E7EC9C0">
        <w:rPr>
          <w:rFonts w:ascii="Times New Roman" w:cs="Times New Roman"/>
          <w:sz w:val="28"/>
          <w:szCs w:val="28"/>
          <w:rPrChange w:id="1454" w:author="user pc" w:date="2022-03-15T10:14:00Z">
            <w:rPr/>
          </w:rPrChange>
        </w:rPr>
        <w:t>20.63 - ( 15.80 + 1.32 ) = 3.51 mg</w:t>
      </w:r>
    </w:p>
    <w:tbl>
      <w:tblPr>
        <w:tblW w:w="0" w:type="auto"/>
        <w:tblLook w:val="04A0" w:firstRow="1" w:lastRow="0" w:firstColumn="1" w:lastColumn="0" w:noHBand="0" w:noVBand="1"/>
      </w:tblPr>
      <w:tblGrid>
        <w:gridCol w:w="1915"/>
        <w:gridCol w:w="1915"/>
        <w:gridCol w:w="1915"/>
        <w:gridCol w:w="1915"/>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55" w:author="user pc" w:date="2022-03-15T10:14:00Z">
                  <w:rPr/>
                </w:rPrChange>
              </w:rPr>
            </w:pPr>
            <w:r w:rsidRPr="3D0F0C39">
              <w:rPr>
                <w:rFonts w:ascii="Times New Roman" w:cs="Times New Roman" w:eastAsia="宋体" w:hAnsi="Times New Roman"/>
                <w:sz w:val="28"/>
                <w:szCs w:val="28"/>
                <w:rPrChange w:id="1456" w:author="user pc" w:date="2022-03-15T10:14:00Z">
                  <w:rPr>
                    <w:rFonts w:ascii="Bell MT" w:cs="Bell MT" w:eastAsia="宋体" w:hAnsi="Bell MT"/>
                  </w:rPr>
                </w:rPrChange>
              </w:rPr>
              <w:t>Element</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57" w:author="user pc" w:date="2022-03-15T10:14:00Z">
                  <w:rPr/>
                </w:rPrChange>
              </w:rPr>
            </w:pPr>
            <w:r w:rsidRPr="AF52A44A">
              <w:rPr>
                <w:rFonts w:ascii="Times New Roman" w:cs="Times New Roman" w:eastAsia="宋体" w:hAnsi="Times New Roman"/>
                <w:sz w:val="28"/>
                <w:szCs w:val="28"/>
                <w:rPrChange w:id="1458" w:author="user pc" w:date="2022-03-15T10:14:00Z">
                  <w:rPr>
                    <w:rFonts w:ascii="Bell MT" w:cs="Bell MT" w:eastAsia="宋体" w:hAnsi="Bell MT"/>
                  </w:rPr>
                </w:rPrChange>
              </w:rPr>
              <w:t>C</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59" w:author="user pc" w:date="2022-03-15T10:14:00Z">
                  <w:rPr/>
                </w:rPrChange>
              </w:rPr>
            </w:pPr>
            <w:r w:rsidRPr="DF54370D">
              <w:rPr>
                <w:rFonts w:ascii="Times New Roman" w:cs="Times New Roman" w:eastAsia="宋体" w:hAnsi="Times New Roman"/>
                <w:sz w:val="28"/>
                <w:szCs w:val="28"/>
                <w:rPrChange w:id="1460" w:author="user pc" w:date="2022-03-15T10:14:00Z">
                  <w:rPr>
                    <w:rFonts w:ascii="Bell MT" w:cs="Bell MT" w:eastAsia="宋体" w:hAnsi="Bell MT"/>
                  </w:rPr>
                </w:rPrChange>
              </w:rPr>
              <w:t>H</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61" w:author="user pc" w:date="2022-03-15T10:14:00Z">
                  <w:rPr/>
                </w:rPrChange>
              </w:rPr>
            </w:pPr>
            <w:r w:rsidRPr="753C7CF6">
              <w:rPr>
                <w:rFonts w:ascii="Times New Roman" w:cs="Times New Roman"/>
                <w:sz w:val="28"/>
                <w:szCs w:val="28"/>
                <w:rPrChange w:id="1462" w:author="user pc" w:date="2022-03-15T10:14:00Z">
                  <w:rPr/>
                </w:rPrChange>
              </w:rPr>
              <w:t>O</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63" w:author="user pc" w:date="2022-03-15T10:14:00Z">
                  <w:rPr/>
                </w:rPrChange>
              </w:rPr>
            </w:pPr>
            <w:r w:rsidRPr="0B65158B">
              <w:rPr>
                <w:rFonts w:ascii="Times New Roman" w:cs="Times New Roman"/>
                <w:sz w:val="28"/>
                <w:szCs w:val="28"/>
                <w:rPrChange w:id="1464" w:author="user pc" w:date="2022-03-15T10:14:00Z">
                  <w:rPr/>
                </w:rPrChange>
              </w:rPr>
              <w:t>Mass</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65" w:author="user pc" w:date="2022-03-15T10:14:00Z">
                  <w:rPr/>
                </w:rPrChange>
              </w:rPr>
            </w:pPr>
            <w:r w:rsidRPr="27B289F0">
              <w:rPr>
                <w:rFonts w:ascii="Times New Roman" w:cs="Times New Roman"/>
                <w:sz w:val="28"/>
                <w:szCs w:val="28"/>
                <w:rPrChange w:id="1466" w:author="user pc" w:date="2022-03-15T10:14:00Z">
                  <w:rPr/>
                </w:rPrChange>
              </w:rPr>
              <w:t>15.80</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67" w:author="user pc" w:date="2022-03-15T10:14:00Z">
                  <w:rPr/>
                </w:rPrChange>
              </w:rPr>
            </w:pPr>
            <w:r w:rsidRPr="AC55007D">
              <w:rPr>
                <w:rFonts w:ascii="Times New Roman" w:cs="Times New Roman"/>
                <w:sz w:val="28"/>
                <w:szCs w:val="28"/>
                <w:rPrChange w:id="1468" w:author="user pc" w:date="2022-03-15T10:14:00Z">
                  <w:rPr/>
                </w:rPrChange>
              </w:rPr>
              <w:t>1.32</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69" w:author="user pc" w:date="2022-03-15T10:14:00Z">
                  <w:rPr/>
                </w:rPrChange>
              </w:rPr>
            </w:pPr>
            <w:r w:rsidRPr="58F193B8">
              <w:rPr>
                <w:rFonts w:ascii="Times New Roman" w:cs="Times New Roman"/>
                <w:sz w:val="28"/>
                <w:szCs w:val="28"/>
                <w:rPrChange w:id="1470" w:author="user pc" w:date="2022-03-15T10:14:00Z">
                  <w:rPr/>
                </w:rPrChange>
              </w:rPr>
              <w:t>3.51</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71" w:author="user pc" w:date="2022-03-15T10:14:00Z">
                  <w:rPr/>
                </w:rPrChange>
              </w:rPr>
            </w:pPr>
            <w:r w:rsidRPr="3878C95F">
              <w:rPr>
                <w:rFonts w:ascii="Times New Roman" w:cs="Times New Roman" w:eastAsia="宋体" w:hAnsi="Times New Roman"/>
                <w:sz w:val="28"/>
                <w:szCs w:val="28"/>
                <w:rPrChange w:id="1472" w:author="user pc" w:date="2022-03-15T10:14:00Z">
                  <w:rPr>
                    <w:rFonts w:ascii="Bell MT" w:cs="Bell MT" w:eastAsia="宋体" w:hAnsi="Bell MT"/>
                  </w:rPr>
                </w:rPrChange>
              </w:rPr>
              <w:t>Mole ratio</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73" w:author="user pc" w:date="2022-03-15T10:14:00Z">
                  <w:rPr/>
                </w:rPrChange>
              </w:rPr>
            </w:pPr>
            <w:r w:rsidRPr="DF9FDA6E">
              <w:rPr>
                <w:rFonts w:ascii="Times New Roman" w:cs="Times New Roman"/>
                <w:sz w:val="28"/>
                <w:szCs w:val="28"/>
                <w:rPrChange w:id="1474" w:author="user pc" w:date="2022-03-15T10:14:00Z">
                  <w:rPr/>
                </w:rPrChange>
              </w:rPr>
              <w:t>15.80/12 = 1.32</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75" w:author="user pc" w:date="2022-03-15T10:14:00Z">
                  <w:rPr/>
                </w:rPrChange>
              </w:rPr>
            </w:pPr>
            <w:r w:rsidRPr="0BAB6B43">
              <w:rPr>
                <w:rFonts w:ascii="Times New Roman" w:cs="Times New Roman"/>
                <w:sz w:val="28"/>
                <w:szCs w:val="28"/>
                <w:rPrChange w:id="1476" w:author="user pc" w:date="2022-03-15T10:14:00Z">
                  <w:rPr/>
                </w:rPrChange>
              </w:rPr>
              <w:t>1.32/1 = 1.32</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77" w:author="user pc" w:date="2022-03-15T10:14:00Z">
                  <w:rPr/>
                </w:rPrChange>
              </w:rPr>
            </w:pPr>
            <w:r w:rsidRPr="31628B4F">
              <w:rPr>
                <w:rFonts w:ascii="Times New Roman" w:cs="Times New Roman"/>
                <w:sz w:val="28"/>
                <w:szCs w:val="28"/>
                <w:rPrChange w:id="1478" w:author="user pc" w:date="2022-03-15T10:14:00Z">
                  <w:rPr/>
                </w:rPrChange>
              </w:rPr>
              <w:t>3.51/16 = 0.22</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79" w:author="user pc" w:date="2022-03-15T10:14:00Z">
                  <w:rPr/>
                </w:rPrChange>
              </w:rPr>
            </w:pPr>
            <w:r w:rsidRPr="46B265F5">
              <w:rPr>
                <w:rFonts w:ascii="Times New Roman" w:cs="Times New Roman" w:eastAsia="宋体" w:hAnsi="Times New Roman"/>
                <w:sz w:val="28"/>
                <w:szCs w:val="28"/>
                <w:rPrChange w:id="1480" w:author="user pc" w:date="2022-03-15T10:14:00Z">
                  <w:rPr>
                    <w:rFonts w:ascii="Bell MT" w:cs="Bell MT" w:eastAsia="宋体" w:hAnsi="Bell MT"/>
                  </w:rPr>
                </w:rPrChange>
              </w:rPr>
              <w:t>Divide through by the smallest ratio</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81" w:author="user pc" w:date="2022-03-15T10:14:00Z">
                  <w:rPr/>
                </w:rPrChange>
              </w:rPr>
            </w:pPr>
            <w:r w:rsidRPr="6C168A7F">
              <w:rPr>
                <w:rFonts w:ascii="Times New Roman" w:cs="Times New Roman"/>
                <w:sz w:val="28"/>
                <w:szCs w:val="28"/>
                <w:rPrChange w:id="1482" w:author="user pc" w:date="2022-03-15T10:14:00Z">
                  <w:rPr/>
                </w:rPrChange>
              </w:rPr>
              <w:t>1.32/0.22 = 6</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83" w:author="user pc" w:date="2022-03-15T10:14:00Z">
                  <w:rPr/>
                </w:rPrChange>
              </w:rPr>
            </w:pPr>
            <w:r w:rsidRPr="48EA275E">
              <w:rPr>
                <w:rFonts w:ascii="Times New Roman" w:cs="Times New Roman"/>
                <w:sz w:val="28"/>
                <w:szCs w:val="28"/>
                <w:rPrChange w:id="1484" w:author="user pc" w:date="2022-03-15T10:14:00Z">
                  <w:rPr/>
                </w:rPrChange>
              </w:rPr>
              <w:t>1.32/0.22 0 = 6</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sz w:val="28"/>
                <w:szCs w:val="28"/>
                <w:rPrChange w:id="1485" w:author="user pc" w:date="2022-03-15T10:14:00Z">
                  <w:rPr/>
                </w:rPrChange>
              </w:rPr>
            </w:pPr>
            <w:r w:rsidRPr="CF259508">
              <w:rPr>
                <w:rFonts w:ascii="Times New Roman" w:cs="Times New Roman"/>
                <w:sz w:val="28"/>
                <w:szCs w:val="28"/>
                <w:rPrChange w:id="1486" w:author="user pc" w:date="2022-03-15T10:14:00Z">
                  <w:rPr/>
                </w:rPrChange>
              </w:rPr>
              <w:t>0.22/0.22 = 1</w:t>
            </w:r>
          </w:p>
        </w:tc>
      </w:tr>
    </w:tbl>
    <w:p>
      <w:pPr>
        <w:pStyle w:val="style0"/>
        <w:rPr>
          <w:rFonts w:ascii="Times New Roman" w:cs="Times New Roman"/>
          <w:b/>
          <w:bCs/>
          <w:sz w:val="28"/>
          <w:szCs w:val="28"/>
          <w:rPrChange w:id="1487" w:author="user pc" w:date="2022-03-15T10:14:00Z">
            <w:rPr>
              <w:b/>
              <w:bCs/>
            </w:rPr>
          </w:rPrChange>
        </w:rPr>
      </w:pPr>
      <w:r w:rsidRPr="5905272D">
        <w:rPr>
          <w:rFonts w:ascii="Times New Roman" w:cs="Times New Roman"/>
          <w:b/>
          <w:bCs/>
          <w:sz w:val="28"/>
          <w:szCs w:val="28"/>
          <w:rPrChange w:id="1488" w:author="user pc" w:date="2022-03-15T10:14:00Z">
            <w:rPr>
              <w:b/>
              <w:bCs/>
            </w:rPr>
          </w:rPrChange>
        </w:rPr>
        <w:t>The empirical formula for the compound Y = C</w:t>
      </w:r>
      <w:r w:rsidRPr="F08EEDD8">
        <w:rPr>
          <w:rFonts w:ascii="Times New Roman" w:cs="Times New Roman"/>
          <w:b/>
          <w:bCs/>
          <w:sz w:val="28"/>
          <w:szCs w:val="28"/>
          <w:vertAlign w:val="subscript"/>
          <w:rPrChange w:id="1489" w:author="user pc" w:date="2022-03-15T10:14:00Z">
            <w:rPr>
              <w:b/>
              <w:bCs/>
              <w:vertAlign w:val="subscript"/>
            </w:rPr>
          </w:rPrChange>
        </w:rPr>
        <w:t>6</w:t>
      </w:r>
      <w:r w:rsidRPr="167CFF22">
        <w:rPr>
          <w:rFonts w:ascii="Times New Roman" w:cs="Times New Roman"/>
          <w:b/>
          <w:bCs/>
          <w:sz w:val="28"/>
          <w:szCs w:val="28"/>
          <w:rPrChange w:id="1490" w:author="user pc" w:date="2022-03-15T10:14:00Z">
            <w:rPr>
              <w:b/>
              <w:bCs/>
            </w:rPr>
          </w:rPrChange>
        </w:rPr>
        <w:t>H</w:t>
      </w:r>
      <w:r w:rsidRPr="453464AA">
        <w:rPr>
          <w:rFonts w:ascii="Times New Roman" w:cs="Times New Roman"/>
          <w:b/>
          <w:bCs/>
          <w:sz w:val="28"/>
          <w:szCs w:val="28"/>
          <w:vertAlign w:val="subscript"/>
          <w:rPrChange w:id="1491" w:author="user pc" w:date="2022-03-15T10:14:00Z">
            <w:rPr>
              <w:b/>
              <w:bCs/>
              <w:vertAlign w:val="subscript"/>
            </w:rPr>
          </w:rPrChange>
        </w:rPr>
        <w:t>6</w:t>
      </w:r>
      <w:r w:rsidRPr="C12E98B3">
        <w:rPr>
          <w:rFonts w:ascii="Times New Roman" w:cs="Times New Roman"/>
          <w:b/>
          <w:bCs/>
          <w:sz w:val="28"/>
          <w:szCs w:val="28"/>
          <w:rPrChange w:id="1492" w:author="user pc" w:date="2022-03-15T10:14:00Z">
            <w:rPr>
              <w:b/>
              <w:bCs/>
            </w:rPr>
          </w:rPrChange>
        </w:rPr>
        <w:t>O</w:t>
      </w:r>
    </w:p>
    <w:p>
      <w:pPr>
        <w:pStyle w:val="style0"/>
        <w:spacing w:lineRule="auto" w:line="240"/>
        <w:rPr>
          <w:rFonts w:ascii="Times New Roman" w:cs="Times New Roman" w:hAnsi="Times New Roman"/>
          <w:sz w:val="28"/>
          <w:szCs w:val="28"/>
        </w:rPr>
      </w:pPr>
    </w:p>
    <w:p>
      <w:pPr>
        <w:pStyle w:val="style0"/>
        <w:spacing w:lineRule="auto" w:line="240"/>
        <w:rPr>
          <w:rFonts w:ascii="Times New Roman" w:cs="Times New Roman" w:hAnsi="Times New Roman"/>
          <w:sz w:val="28"/>
          <w:szCs w:val="28"/>
        </w:rPr>
      </w:pPr>
      <w:r>
        <w:rPr>
          <w:rFonts w:ascii="Times New Roman" w:cs="Times New Roman" w:hAnsi="Times New Roman"/>
          <w:b/>
          <w:sz w:val="28"/>
          <w:szCs w:val="28"/>
        </w:rPr>
        <w:t xml:space="preserve">Solved Example 5: </w:t>
      </w:r>
      <w:r>
        <w:rPr>
          <w:rFonts w:ascii="Times New Roman" w:cs="Times New Roman" w:hAnsi="Times New Roman"/>
          <w:sz w:val="28"/>
          <w:szCs w:val="28"/>
        </w:rPr>
        <w:t>What is the empirical formula of a compound containing 40</w:t>
      </w:r>
      <m:oMath>
        <m:r>
          <w:rPr>
            <w:rFonts w:ascii="Cambria Math" w:cs="Times New Roman" w:hAnsi="Cambria Math"/>
            <w:sz w:val="28"/>
            <w:szCs w:val="28"/>
          </w:rPr>
          <m:t>% C, 4.58% H, 54.5% O.</m:t>
        </m:r>
      </m:oMath>
    </w:p>
    <w:p>
      <w:pPr>
        <w:pStyle w:val="style0"/>
        <w:spacing w:lineRule="auto" w:line="240"/>
        <w:rPr>
          <w:rFonts w:ascii="Times New Roman" w:cs="Times New Roman" w:hAnsi="Times New Roman"/>
          <w:b/>
          <w:sz w:val="28"/>
          <w:szCs w:val="28"/>
        </w:rPr>
      </w:pPr>
    </w:p>
    <w:p>
      <w:pPr>
        <w:pStyle w:val="style0"/>
        <w:spacing w:lineRule="auto" w:line="240"/>
        <w:rPr>
          <w:rFonts w:ascii="Times New Roman" w:cs="Times New Roman" w:hAnsi="Times New Roman"/>
          <w:b/>
          <w:sz w:val="28"/>
          <w:szCs w:val="28"/>
        </w:rPr>
      </w:pPr>
    </w:p>
    <w:p>
      <w:pPr>
        <w:pStyle w:val="style0"/>
        <w:spacing w:lineRule="auto" w:line="240"/>
        <w:rPr>
          <w:rFonts w:ascii="Times New Roman" w:cs="Times New Roman"/>
          <w:b/>
          <w:sz w:val="28"/>
          <w:szCs w:val="28"/>
          <w:rPrChange w:id="1493" w:author="user pc" w:date="2022-03-15T10:14:00Z">
            <w:rPr/>
          </w:rPrChange>
        </w:rPr>
      </w:pPr>
      <w:r>
        <w:rPr>
          <w:rFonts w:ascii="Times New Roman" w:cs="Times New Roman" w:hAnsi="Times New Roman"/>
          <w:b/>
          <w:sz w:val="28"/>
          <w:szCs w:val="28"/>
        </w:rPr>
        <w:t>Solution</w:t>
      </w:r>
    </w:p>
    <w:tbl>
      <w:tblPr>
        <w:tblW w:w="0" w:type="auto"/>
        <w:tblLook w:val="04A0" w:firstRow="1" w:lastRow="0" w:firstColumn="1" w:lastColumn="0" w:noHBand="0" w:noVBand="1"/>
      </w:tblPr>
      <w:tblGrid>
        <w:gridCol w:w="1915"/>
        <w:gridCol w:w="2201"/>
        <w:gridCol w:w="1915"/>
        <w:gridCol w:w="2358"/>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eastAsia="宋体" w:hAnsi="Times New Roman"/>
                <w:sz w:val="28"/>
                <w:szCs w:val="28"/>
              </w:rPr>
              <w:t>Element</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eastAsia="宋体" w:hAnsi="Times New Roman"/>
                <w:sz w:val="28"/>
                <w:szCs w:val="28"/>
              </w:rPr>
              <w:t>C</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eastAsia="宋体" w:hAnsi="Times New Roman"/>
                <w:sz w:val="28"/>
                <w:szCs w:val="28"/>
              </w:rPr>
              <w:t>H</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O</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m:oMathPara>
              <m:oMath>
                <m:r>
                  <w:rPr>
                    <w:rFonts w:ascii="Cambria Math" w:cs="Times New Roman" w:hAnsi="Cambria Math"/>
                    <w:sz w:val="28"/>
                    <w:szCs w:val="28"/>
                  </w:rPr>
                  <m:t>%</m:t>
                </m:r>
              </m:oMath>
            </m:oMathPara>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40.92</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4.58</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54.5</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eastAsia="宋体" w:hAnsi="Times New Roman"/>
                <w:sz w:val="28"/>
                <w:szCs w:val="28"/>
              </w:rPr>
              <w:t>Mole ratio</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40.92/12 = 3.4072</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4.58/1 = 4.580</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54.5/16 = 3.40625</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eastAsia="宋体" w:hAnsi="Times New Roman"/>
                <w:sz w:val="28"/>
                <w:szCs w:val="28"/>
              </w:rPr>
              <w:t>Divide through by the smallest ratio</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3.4072/3.40625 = 1.0003</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4.58/3.40625 = 1.3446</w:t>
            </w:r>
          </w:p>
        </w:tc>
        <w:tc>
          <w:tcPr>
            <w:tcW w:w="1915" w:type="dxa"/>
            <w:tcBorders>
              <w:top w:val="single" w:sz="4" w:space="0" w:color="auto"/>
              <w:left w:val="single" w:sz="4" w:space="0" w:color="auto"/>
              <w:bottom w:val="single" w:sz="4" w:space="0" w:color="auto"/>
              <w:right w:val="single" w:sz="4" w:space="0" w:color="auto"/>
            </w:tcBorders>
          </w:tcPr>
          <w:p>
            <w:pPr>
              <w:pStyle w:val="style157"/>
              <w:tabs>
                <w:tab w:val="left" w:leader="none" w:pos="3640"/>
              </w:tabs>
              <w:jc w:val="both"/>
              <w:rPr>
                <w:rFonts w:ascii="Times New Roman" w:cs="Times New Roman" w:hAnsi="Times New Roman"/>
                <w:sz w:val="28"/>
                <w:szCs w:val="28"/>
              </w:rPr>
            </w:pPr>
            <w:r>
              <w:rPr>
                <w:rFonts w:ascii="Times New Roman" w:cs="Times New Roman" w:hAnsi="Times New Roman"/>
                <w:sz w:val="28"/>
                <w:szCs w:val="28"/>
              </w:rPr>
              <w:t>3.40625/3.40625 = 1.00</w:t>
            </w:r>
          </w:p>
        </w:tc>
      </w:tr>
    </w:tbl>
    <w:p>
      <w:pPr>
        <w:pStyle w:val="style157"/>
        <w:tabs>
          <w:tab w:val="left" w:leader="none" w:pos="3642"/>
        </w:tabs>
        <w:jc w:val="both"/>
        <w:rPr>
          <w:rFonts w:ascii="Times New Roman" w:cs="Times New Roman" w:hAnsi="Times New Roman"/>
          <w:sz w:val="28"/>
          <w:szCs w:val="28"/>
          <w:rPrChange w:id="1494" w:author="user pc" w:date="2022-03-15T10:14:00Z">
            <w:rPr>
              <w:rFonts w:ascii="Bell MT" w:cs="Bell MT" w:hAnsi="Bell MT"/>
            </w:rPr>
          </w:rPrChange>
        </w:rPr>
      </w:pPr>
    </w:p>
    <w:p>
      <w:pPr>
        <w:pStyle w:val="style157"/>
        <w:tabs>
          <w:tab w:val="left" w:leader="none" w:pos="3642"/>
        </w:tabs>
        <w:jc w:val="both"/>
        <w:rPr>
          <w:rFonts w:ascii="Times New Roman" w:cs="Times New Roman" w:hAnsi="Times New Roman"/>
          <w:sz w:val="28"/>
          <w:szCs w:val="28"/>
          <w:rPrChange w:id="1495" w:author="user pc" w:date="2022-03-15T10:14:00Z">
            <w:rPr>
              <w:rFonts w:ascii="Bell MT" w:cs="Bell MT" w:hAnsi="Bell MT"/>
            </w:rPr>
          </w:rPrChange>
        </w:rPr>
      </w:pPr>
      <w:r>
        <w:rPr>
          <w:rFonts w:ascii="Times New Roman" w:cs="Times New Roman" w:hAnsi="Times New Roman"/>
          <w:sz w:val="28"/>
          <w:szCs w:val="28"/>
        </w:rPr>
        <w:t>We have C</w:t>
      </w:r>
      <w:r>
        <w:rPr>
          <w:rFonts w:ascii="Times New Roman" w:cs="Times New Roman" w:hAnsi="Times New Roman"/>
          <w:sz w:val="28"/>
          <w:szCs w:val="28"/>
          <w:vertAlign w:val="subscript"/>
        </w:rPr>
        <w:t>1</w:t>
      </w:r>
      <w:r>
        <w:rPr>
          <w:rFonts w:ascii="Times New Roman" w:cs="Times New Roman" w:hAnsi="Times New Roman"/>
          <w:sz w:val="28"/>
          <w:szCs w:val="28"/>
        </w:rPr>
        <w:t>H</w:t>
      </w:r>
      <w:r>
        <w:rPr>
          <w:rFonts w:ascii="Times New Roman" w:cs="Times New Roman" w:hAnsi="Times New Roman"/>
          <w:sz w:val="28"/>
          <w:szCs w:val="28"/>
          <w:vertAlign w:val="subscript"/>
        </w:rPr>
        <w:t>1.3</w:t>
      </w:r>
      <w:r>
        <w:rPr>
          <w:rFonts w:ascii="Times New Roman" w:cs="Times New Roman" w:hAnsi="Times New Roman"/>
          <w:sz w:val="28"/>
          <w:szCs w:val="28"/>
        </w:rPr>
        <w:t>O</w:t>
      </w:r>
      <w:r>
        <w:rPr>
          <w:rFonts w:ascii="Times New Roman" w:cs="Times New Roman" w:hAnsi="Times New Roman"/>
          <w:sz w:val="28"/>
          <w:szCs w:val="28"/>
          <w:vertAlign w:val="subscript"/>
        </w:rPr>
        <w:t>1</w:t>
      </w:r>
      <w:r>
        <w:rPr>
          <w:rFonts w:ascii="Times New Roman" w:cs="Times New Roman" w:hAnsi="Times New Roman"/>
          <w:sz w:val="28"/>
          <w:szCs w:val="28"/>
        </w:rPr>
        <w:t xml:space="preserve"> as the formula and next we need to convert 1.3 to whole</w:t>
      </w:r>
    </w:p>
    <w:p>
      <w:pPr>
        <w:pStyle w:val="style157"/>
        <w:tabs>
          <w:tab w:val="left" w:leader="none" w:pos="3642"/>
        </w:tabs>
        <w:jc w:val="both"/>
        <w:rPr>
          <w:rFonts w:ascii="Times New Roman" w:cs="Times New Roman" w:hAnsi="Times New Roman"/>
          <w:sz w:val="28"/>
          <w:szCs w:val="28"/>
        </w:rPr>
      </w:pPr>
      <w:r>
        <w:rPr>
          <w:rFonts w:ascii="Times New Roman" w:cs="Times New Roman" w:hAnsi="Times New Roman"/>
          <w:sz w:val="28"/>
          <w:szCs w:val="28"/>
        </w:rPr>
        <w:t>number by multiplying all the subscripts by 3.</w:t>
      </w:r>
    </w:p>
    <w:p>
      <w:pPr>
        <w:pStyle w:val="style157"/>
        <w:tabs>
          <w:tab w:val="left" w:leader="none" w:pos="3642"/>
        </w:tabs>
        <w:jc w:val="both"/>
        <w:rPr>
          <w:rFonts w:ascii="Times New Roman" w:cs="Times New Roman" w:hAnsi="Times New Roman"/>
          <w:sz w:val="28"/>
          <w:szCs w:val="28"/>
        </w:rPr>
      </w:pPr>
      <w:r>
        <w:rPr>
          <w:rFonts w:ascii="Times New Roman" w:cs="Times New Roman" w:hAnsi="Times New Roman"/>
          <w:sz w:val="28"/>
          <w:szCs w:val="28"/>
        </w:rPr>
        <w:t>C: 1.0003 × 3 = 3.0009</w:t>
      </w:r>
    </w:p>
    <w:p>
      <w:pPr>
        <w:pStyle w:val="style157"/>
        <w:tabs>
          <w:tab w:val="left" w:leader="none" w:pos="3642"/>
        </w:tabs>
        <w:jc w:val="both"/>
        <w:rPr>
          <w:rFonts w:ascii="Times New Roman" w:cs="Times New Roman" w:hAnsi="Times New Roman"/>
          <w:sz w:val="28"/>
          <w:szCs w:val="28"/>
        </w:rPr>
      </w:pPr>
      <w:r>
        <w:rPr>
          <w:rFonts w:ascii="Times New Roman" w:cs="Times New Roman" w:hAnsi="Times New Roman"/>
          <w:sz w:val="28"/>
          <w:szCs w:val="28"/>
        </w:rPr>
        <w:t>H: 1.344  × 3 = 4.0338</w:t>
      </w:r>
    </w:p>
    <w:p>
      <w:pPr>
        <w:pStyle w:val="style157"/>
        <w:tabs>
          <w:tab w:val="left" w:leader="none" w:pos="3642"/>
        </w:tabs>
        <w:jc w:val="both"/>
        <w:rPr>
          <w:rFonts w:ascii="Times New Roman" w:cs="Times New Roman" w:hAnsi="Times New Roman"/>
          <w:sz w:val="28"/>
          <w:szCs w:val="28"/>
          <w:rPrChange w:id="1496" w:author="user pc" w:date="2022-03-15T10:14:00Z">
            <w:rPr>
              <w:rFonts w:ascii="Bell MT" w:cs="Bell MT" w:hAnsi="Bell MT"/>
            </w:rPr>
          </w:rPrChange>
        </w:rPr>
      </w:pPr>
      <w:r>
        <w:rPr>
          <w:rFonts w:ascii="Times New Roman" w:cs="Times New Roman" w:hAnsi="Times New Roman"/>
          <w:sz w:val="28"/>
          <w:szCs w:val="28"/>
        </w:rPr>
        <w:t>O: 1.000 × 3  = 3.000</w:t>
      </w:r>
    </w:p>
    <w:p>
      <w:pPr>
        <w:pStyle w:val="style157"/>
        <w:tabs>
          <w:tab w:val="left" w:leader="none" w:pos="3642"/>
        </w:tabs>
        <w:jc w:val="both"/>
        <w:rPr>
          <w:rFonts w:ascii="Times New Roman" w:cs="Times New Roman" w:hAnsi="Times New Roman"/>
          <w:sz w:val="28"/>
          <w:szCs w:val="28"/>
        </w:rPr>
      </w:pPr>
      <w:r>
        <w:rPr>
          <w:rFonts w:ascii="Times New Roman" w:cs="Times New Roman" w:hAnsi="Times New Roman"/>
          <w:sz w:val="28"/>
          <w:szCs w:val="28"/>
        </w:rPr>
        <w:t>Therefore, the empirical formula is C</w:t>
      </w:r>
      <w:r>
        <w:rPr>
          <w:rFonts w:ascii="Times New Roman" w:cs="Times New Roman" w:hAnsi="Times New Roman"/>
          <w:sz w:val="28"/>
          <w:szCs w:val="28"/>
          <w:vertAlign w:val="subscript"/>
        </w:rPr>
        <w:t>3</w:t>
      </w:r>
      <w:r>
        <w:rPr>
          <w:rFonts w:ascii="Times New Roman" w:cs="Times New Roman" w:hAnsi="Times New Roman"/>
          <w:sz w:val="28"/>
          <w:szCs w:val="28"/>
        </w:rPr>
        <w:t>H</w:t>
      </w:r>
      <w:r>
        <w:rPr>
          <w:rFonts w:ascii="Times New Roman" w:cs="Times New Roman" w:hAnsi="Times New Roman"/>
          <w:sz w:val="28"/>
          <w:szCs w:val="28"/>
          <w:vertAlign w:val="subscript"/>
        </w:rPr>
        <w:t>4</w:t>
      </w:r>
      <w:r>
        <w:rPr>
          <w:rFonts w:ascii="Times New Roman" w:cs="Times New Roman" w:hAnsi="Times New Roman"/>
          <w:sz w:val="28"/>
          <w:szCs w:val="28"/>
        </w:rPr>
        <w:t>O</w:t>
      </w:r>
      <w:r>
        <w:rPr>
          <w:rFonts w:ascii="Times New Roman" w:cs="Times New Roman" w:hAnsi="Times New Roman"/>
          <w:sz w:val="28"/>
          <w:szCs w:val="28"/>
          <w:vertAlign w:val="subscript"/>
        </w:rPr>
        <w:t>3</w:t>
      </w:r>
    </w:p>
    <w:p>
      <w:pPr>
        <w:pStyle w:val="style157"/>
        <w:tabs>
          <w:tab w:val="left" w:leader="none" w:pos="3642"/>
        </w:tabs>
        <w:jc w:val="both"/>
        <w:rPr>
          <w:rFonts w:ascii="Times New Roman" w:cs="Times New Roman" w:hAnsi="Times New Roman"/>
          <w:sz w:val="28"/>
          <w:szCs w:val="28"/>
        </w:rPr>
      </w:pPr>
    </w:p>
    <w:p>
      <w:pPr>
        <w:pStyle w:val="style157"/>
        <w:tabs>
          <w:tab w:val="left" w:leader="none" w:pos="3642"/>
        </w:tabs>
        <w:jc w:val="both"/>
        <w:rPr>
          <w:rFonts w:ascii="Times New Roman" w:cs="Times New Roman" w:hAnsi="Times New Roman"/>
          <w:sz w:val="28"/>
          <w:szCs w:val="28"/>
          <w:rPrChange w:id="1497" w:author="user pc" w:date="2022-03-15T10:14:00Z">
            <w:rPr>
              <w:rFonts w:ascii="Bell MT" w:cs="Bell MT" w:hAnsi="Bell MT"/>
            </w:rPr>
          </w:rPrChange>
        </w:rPr>
      </w:pPr>
    </w:p>
    <w:p>
      <w:pPr>
        <w:pStyle w:val="style157"/>
        <w:tabs>
          <w:tab w:val="left" w:leader="none" w:pos="3642"/>
        </w:tabs>
        <w:jc w:val="both"/>
        <w:rPr>
          <w:rFonts w:ascii="Times New Roman" w:cs="Times New Roman" w:hAnsi="Times New Roman"/>
          <w:b/>
          <w:color w:val="0000ff"/>
          <w:sz w:val="28"/>
          <w:szCs w:val="28"/>
          <w:rPrChange w:id="1498" w:author="user pc" w:date="2022-03-15T10:14:00Z">
            <w:rPr>
              <w:rFonts w:ascii="Bell MT" w:cs="Bell MT" w:hAnsi="Bell MT"/>
              <w:b/>
              <w:color w:val="0000ff"/>
            </w:rPr>
          </w:rPrChange>
        </w:rPr>
      </w:pPr>
      <w:r>
        <w:rPr>
          <w:rFonts w:ascii="Times New Roman" w:cs="Times New Roman" w:hAnsi="Times New Roman"/>
          <w:b/>
          <w:color w:val="0000ff"/>
          <w:sz w:val="28"/>
          <w:szCs w:val="28"/>
          <w:highlight w:val="yellow"/>
        </w:rPr>
        <w:t>MOLECULAR FORMULA</w:t>
      </w:r>
    </w:p>
    <w:p>
      <w:pPr>
        <w:pStyle w:val="style157"/>
        <w:tabs>
          <w:tab w:val="left" w:leader="none" w:pos="3642"/>
        </w:tabs>
        <w:jc w:val="both"/>
        <w:rPr>
          <w:rFonts w:ascii="Times New Roman" w:cs="Times New Roman" w:hAnsi="Times New Roman"/>
          <w:sz w:val="28"/>
          <w:szCs w:val="28"/>
          <w:rPrChange w:id="1499" w:author="user pc" w:date="2022-03-15T10:14:00Z">
            <w:rPr>
              <w:rFonts w:ascii="Calibri" w:cs="Bell MT" w:hAnsi="Calibri"/>
            </w:rPr>
          </w:rPrChange>
        </w:rPr>
      </w:pPr>
      <w:r w:rsidRPr="D625EF89">
        <w:rPr>
          <w:rFonts w:ascii="Times New Roman" w:cs="Times New Roman" w:hAnsi="Times New Roman"/>
          <w:sz w:val="28"/>
          <w:szCs w:val="28"/>
          <w:rPrChange w:id="1500" w:author="user pc" w:date="2022-03-15T10:14:00Z">
            <w:rPr>
              <w:rFonts w:ascii="Bell MT" w:cs="Bell MT" w:hAnsi="Bell MT"/>
            </w:rPr>
          </w:rPrChange>
        </w:rPr>
        <w:t>Once you determine the empirical formula for a compound and you were given molecular mass, you can calculate its empirical formula weight and number of empirical formula units (n) in the molecule.</w:t>
      </w:r>
    </w:p>
    <w:p>
      <w:pPr>
        <w:pStyle w:val="style157"/>
        <w:tabs>
          <w:tab w:val="left" w:leader="none" w:pos="3642"/>
        </w:tabs>
        <w:jc w:val="both"/>
        <w:rPr>
          <w:rFonts w:ascii="Times New Roman" w:cs="Times New Roman" w:hAnsi="Times New Roman"/>
          <w:sz w:val="28"/>
          <w:szCs w:val="28"/>
          <w:rPrChange w:id="1501" w:author="user pc" w:date="2022-03-15T10:14:00Z">
            <w:rPr>
              <w:rFonts w:ascii="Calibri" w:cs="Bell MT" w:hAnsi="Calibri"/>
            </w:rPr>
          </w:rPrChange>
        </w:rPr>
      </w:pPr>
      <m:oMath>
        <m:r w:rsidRPr="991C2329">
          <w:rPr>
            <w:rFonts w:ascii="Cambria Math" w:cs="Times New Roman" w:hAnsi="Cambria Math"/>
            <w:sz w:val="28"/>
            <w:szCs w:val="28"/>
            <w:rPrChange w:id="1502" w:author="user pc" w:date="2022-03-15T10:14:00Z">
              <w:rPr>
                <w:rFonts w:ascii="Cambria Math" w:cs="Bell MT" w:hAnsi="Cambria Math"/>
              </w:rPr>
            </w:rPrChange>
          </w:rPr>
          <m:t>molecular mass</m:t>
        </m:r>
        <m:d>
          <m:dPr>
            <m:endChr m:val=")"/>
            <m:ctrlPr>
              <w:rPr>
                <w:rFonts w:ascii="Cambria Math" w:cs="Times New Roman" w:hAnsi="Cambria Math"/>
                <w:i/>
                <w:sz w:val="28"/>
                <w:szCs w:val="28"/>
              </w:rPr>
            </m:ctrlPr>
          </m:dPr>
          <m:e>
            <m:r w:rsidRPr="FFAC375D">
              <w:rPr>
                <w:rFonts w:ascii="Cambria Math" w:cs="Times New Roman" w:hAnsi="Cambria Math"/>
                <w:sz w:val="28"/>
                <w:szCs w:val="28"/>
                <w:rPrChange w:id="1503" w:author="user pc" w:date="2022-03-15T10:14:00Z">
                  <w:rPr>
                    <w:rFonts w:ascii="Cambria Math" w:cs="Bell MT" w:hAnsi="Cambria Math"/>
                  </w:rPr>
                </w:rPrChange>
              </w:rPr>
              <m:t>weight</m:t>
            </m:r>
          </m:e>
        </m:d>
        <m:r w:rsidRPr="85F6EE42">
          <w:rPr>
            <w:rFonts w:ascii="Cambria Math" w:cs="Times New Roman" w:hAnsi="Cambria Math"/>
            <w:sz w:val="28"/>
            <w:szCs w:val="28"/>
            <w:rPrChange w:id="1504" w:author="user pc" w:date="2022-03-15T10:14:00Z">
              <w:rPr>
                <w:rFonts w:ascii="Cambria Math" w:cs="Bell MT" w:hAnsi="Calibri"/>
              </w:rPr>
            </w:rPrChange>
          </w:rPr>
          <m:t>=empirical formula weight×n</m:t>
        </m:r>
      </m:oMath>
      <w:r w:rsidRPr="5FAC64B6">
        <w:rPr>
          <w:rFonts w:ascii="Times New Roman" w:cs="Times New Roman" w:hAnsi="Times New Roman"/>
          <w:sz w:val="28"/>
          <w:szCs w:val="28"/>
          <w:rPrChange w:id="1505" w:author="user pc" w:date="2022-03-15T10:14:00Z">
            <w:rPr>
              <w:rFonts w:ascii="Calibri" w:cs="Bell MT" w:hAnsi="Calibri"/>
            </w:rPr>
          </w:rPrChange>
        </w:rPr>
        <w:t xml:space="preserve"> </w:t>
      </w:r>
    </w:p>
    <w:p>
      <w:pPr>
        <w:pStyle w:val="style157"/>
        <w:tabs>
          <w:tab w:val="left" w:leader="none" w:pos="3642"/>
        </w:tabs>
        <w:jc w:val="both"/>
        <w:rPr>
          <w:rFonts w:ascii="Times New Roman" w:cs="Times New Roman" w:hAnsi="Times New Roman"/>
          <w:sz w:val="28"/>
          <w:szCs w:val="28"/>
          <w:rPrChange w:id="1506"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507" w:author="user pc" w:date="2022-03-15T10:14:00Z">
            <w:rPr>
              <w:rFonts w:ascii="Calibri" w:cs="Bell MT" w:hAnsi="Calibri"/>
            </w:rPr>
          </w:rPrChange>
        </w:rPr>
      </w:pPr>
      <w:r w:rsidRPr="766CD10D">
        <w:rPr>
          <w:rFonts w:ascii="Times New Roman" w:cs="Times New Roman" w:hAnsi="Times New Roman"/>
          <w:b/>
          <w:i/>
          <w:sz w:val="28"/>
          <w:szCs w:val="28"/>
          <w:rPrChange w:id="1508" w:author="user pc" w:date="2022-03-15T10:14:00Z">
            <w:rPr>
              <w:rFonts w:ascii="Calibri" w:cs="Bell MT" w:hAnsi="Calibri"/>
              <w:b/>
              <w:i/>
            </w:rPr>
          </w:rPrChange>
        </w:rPr>
        <w:t xml:space="preserve">Solved example </w:t>
      </w:r>
      <w:r>
        <w:rPr>
          <w:rFonts w:ascii="Times New Roman" w:cs="Times New Roman" w:hAnsi="Times New Roman"/>
          <w:b/>
          <w:i/>
          <w:sz w:val="28"/>
          <w:szCs w:val="28"/>
        </w:rPr>
        <w:t>1</w:t>
      </w:r>
    </w:p>
    <w:p>
      <w:pPr>
        <w:pStyle w:val="style157"/>
        <w:tabs>
          <w:tab w:val="left" w:leader="none" w:pos="3642"/>
        </w:tabs>
        <w:jc w:val="both"/>
        <w:rPr>
          <w:rFonts w:ascii="Times New Roman" w:cs="Times New Roman" w:hAnsi="Times New Roman"/>
          <w:sz w:val="28"/>
          <w:szCs w:val="28"/>
          <w:rPrChange w:id="1509" w:author="user pc" w:date="2022-03-15T10:14:00Z">
            <w:rPr>
              <w:rFonts w:ascii="Calibri" w:cs="Bell MT" w:hAnsi="Calibri"/>
            </w:rPr>
          </w:rPrChange>
        </w:rPr>
      </w:pPr>
      <w:r w:rsidRPr="5E86BEBF">
        <w:rPr>
          <w:rFonts w:ascii="Times New Roman" w:cs="Times New Roman" w:hAnsi="Times New Roman"/>
          <w:sz w:val="28"/>
          <w:szCs w:val="28"/>
          <w:rPrChange w:id="1510" w:author="user pc" w:date="2022-03-15T10:14:00Z">
            <w:rPr>
              <w:rFonts w:ascii="Calibri" w:cs="Bell MT" w:hAnsi="Calibri"/>
            </w:rPr>
          </w:rPrChange>
        </w:rPr>
        <w:t>An acetic acid (ethanoic acid) was analyzed to contain 39.9%C, 6.7% H and 53.4% O. Determine the empirical formula. The molecular mass of acetic acid was determined by experiment to be 60.0 amu. What is its molecular formula?</w:t>
      </w:r>
    </w:p>
    <w:p>
      <w:pPr>
        <w:pStyle w:val="style157"/>
        <w:tabs>
          <w:tab w:val="left" w:leader="none" w:pos="3642"/>
        </w:tabs>
        <w:jc w:val="both"/>
        <w:rPr>
          <w:rFonts w:ascii="Times New Roman" w:cs="Times New Roman" w:hAnsi="Times New Roman"/>
          <w:sz w:val="28"/>
          <w:szCs w:val="28"/>
          <w:rPrChange w:id="1511"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b/>
          <w:i/>
          <w:sz w:val="28"/>
          <w:szCs w:val="28"/>
          <w:rPrChange w:id="1512" w:author="user pc" w:date="2022-03-15T10:14:00Z">
            <w:rPr>
              <w:rFonts w:ascii="Calibri" w:cs="Bell MT" w:hAnsi="Calibri"/>
              <w:b/>
              <w:i/>
            </w:rPr>
          </w:rPrChange>
        </w:rPr>
      </w:pPr>
    </w:p>
    <w:p>
      <w:pPr>
        <w:pStyle w:val="style157"/>
        <w:tabs>
          <w:tab w:val="left" w:leader="none" w:pos="3642"/>
        </w:tabs>
        <w:jc w:val="both"/>
        <w:rPr>
          <w:rFonts w:ascii="Times New Roman" w:cs="Times New Roman" w:hAnsi="Times New Roman"/>
          <w:b/>
          <w:i/>
          <w:sz w:val="28"/>
          <w:szCs w:val="28"/>
          <w:rPrChange w:id="1513" w:author="user pc" w:date="2022-03-15T10:14:00Z">
            <w:rPr>
              <w:rFonts w:ascii="Calibri" w:cs="Bell MT" w:hAnsi="Calibri"/>
              <w:b/>
              <w:i/>
            </w:rPr>
          </w:rPrChange>
        </w:rPr>
      </w:pPr>
      <w:r w:rsidRPr="8E1B8CEC">
        <w:rPr>
          <w:rFonts w:ascii="Times New Roman" w:cs="Times New Roman" w:hAnsi="Times New Roman"/>
          <w:b/>
          <w:i/>
          <w:sz w:val="28"/>
          <w:szCs w:val="28"/>
          <w:rPrChange w:id="1514" w:author="user pc" w:date="2022-03-15T10:14:00Z">
            <w:rPr>
              <w:rFonts w:ascii="Calibri" w:cs="Bell MT" w:hAnsi="Calibri"/>
              <w:b/>
              <w:i/>
            </w:rPr>
          </w:rPrChange>
        </w:rPr>
        <w:t>Solution</w:t>
      </w:r>
    </w:p>
    <w:p>
      <w:pPr>
        <w:pStyle w:val="style157"/>
        <w:tabs>
          <w:tab w:val="left" w:leader="none" w:pos="3642"/>
        </w:tabs>
        <w:jc w:val="both"/>
        <w:rPr>
          <w:rFonts w:ascii="Times New Roman" w:cs="Times New Roman" w:eastAsia="宋体" w:hAnsi="Times New Roman"/>
          <w:sz w:val="28"/>
          <w:szCs w:val="28"/>
          <w:rPrChange w:id="1515" w:author="user pc" w:date="2022-03-15T10:14:00Z">
            <w:rPr>
              <w:rFonts w:ascii="Calibri" w:cs="Bell MT" w:eastAsia="宋体" w:hAnsi="Calibri"/>
            </w:rPr>
          </w:rPrChange>
        </w:rPr>
      </w:pPr>
      <m:oMath>
        <m:r w:rsidRPr="F60B8FCF">
          <w:rPr>
            <w:rFonts w:ascii="Cambria Math" w:cs="Times New Roman" w:hAnsi="Cambria Math"/>
            <w:sz w:val="28"/>
            <w:szCs w:val="28"/>
            <w:rPrChange w:id="1516" w:author="user pc" w:date="2022-03-15T10:14:00Z">
              <w:rPr>
                <w:rFonts w:ascii="Cambria Math" w:cs="Bell MT" w:hAnsi="Cambria Math"/>
              </w:rPr>
            </w:rPrChange>
          </w:rPr>
          <m:t>Note:</m:t>
        </m:r>
      </m:oMath>
      <w:r w:rsidRPr="DDEED497">
        <w:rPr>
          <w:rFonts w:ascii="Times New Roman" w:cs="Times New Roman" w:hAnsi="Times New Roman"/>
          <w:sz w:val="28"/>
          <w:szCs w:val="28"/>
          <w:rPrChange w:id="1517" w:author="user pc" w:date="2022-03-15T10:14:00Z">
            <w:rPr>
              <w:rFonts w:ascii="Calibri" w:cs="Bell MT" w:hAnsi="Calibri"/>
            </w:rPr>
          </w:rPrChange>
        </w:rPr>
        <w:t xml:space="preserve"> </w:t>
      </w:r>
      <w:r w:rsidRPr="CCAAE3D3">
        <w:rPr>
          <w:rFonts w:ascii="Times New Roman" w:cs="Times New Roman" w:eastAsia="宋体" w:hAnsi="Times New Roman"/>
          <w:sz w:val="28"/>
          <w:szCs w:val="28"/>
          <w:rPrChange w:id="1518" w:author="user pc" w:date="2022-03-15T10:14:00Z">
            <w:rPr>
              <w:rFonts w:ascii="Calibri" w:cs="Bell MT" w:eastAsia="宋体" w:hAnsi="Calibri"/>
            </w:rPr>
          </w:rPrChange>
        </w:rPr>
        <w:t>A sample of 100.0g (100%) of acetic acid contains 39.g C, 6.7% H and 53.4% O.</w:t>
      </w:r>
    </w:p>
    <w:p>
      <w:pPr>
        <w:pStyle w:val="style157"/>
        <w:tabs>
          <w:tab w:val="left" w:leader="none" w:pos="3642"/>
        </w:tabs>
        <w:jc w:val="both"/>
        <w:rPr>
          <w:rFonts w:ascii="Times New Roman" w:cs="Times New Roman" w:hAnsi="Times New Roman"/>
          <w:sz w:val="28"/>
          <w:szCs w:val="28"/>
          <w:rPrChange w:id="1519" w:author="user pc" w:date="2022-03-15T10:14:00Z">
            <w:rPr>
              <w:rFonts w:ascii="Calibri" w:cs="Bell MT" w:hAnsi="Calibri"/>
            </w:rPr>
          </w:rPrChange>
        </w:rPr>
      </w:pPr>
      <w:r w:rsidRPr="45C85182">
        <w:rPr>
          <w:rFonts w:ascii="Times New Roman" w:cs="Times New Roman" w:hAnsi="Times New Roman"/>
          <w:b/>
          <w:bCs/>
          <w:sz w:val="28"/>
          <w:szCs w:val="28"/>
          <w:rPrChange w:id="1520" w:author="user pc" w:date="2022-03-15T10:14:00Z">
            <w:rPr>
              <w:rFonts w:ascii="Calibri" w:cs="Bell MT" w:hAnsi="Calibri"/>
              <w:b/>
              <w:bCs/>
            </w:rPr>
          </w:rPrChange>
        </w:rPr>
        <w:t xml:space="preserve">Step 1: </w:t>
      </w:r>
      <w:r w:rsidRPr="0D2CB90B">
        <w:rPr>
          <w:rFonts w:ascii="Times New Roman" w:cs="Times New Roman" w:hAnsi="Times New Roman"/>
          <w:sz w:val="28"/>
          <w:szCs w:val="28"/>
          <w:rPrChange w:id="1521" w:author="user pc" w:date="2022-03-15T10:14:00Z">
            <w:rPr>
              <w:rFonts w:ascii="Calibri" w:cs="Bell MT" w:hAnsi="Calibri"/>
            </w:rPr>
          </w:rPrChange>
        </w:rPr>
        <w:t>Convert the masses or percentages to moles by dividing the mass by the atomic mass of each element in the compound.</w:t>
      </w:r>
    </w:p>
    <w:p>
      <w:pPr>
        <w:pStyle w:val="style157"/>
        <w:tabs>
          <w:tab w:val="left" w:leader="none" w:pos="3642"/>
        </w:tabs>
        <w:rPr>
          <w:rFonts w:ascii="Times New Roman" w:cs="Times New Roman" w:hAnsi="Times New Roman"/>
          <w:sz w:val="28"/>
          <w:szCs w:val="28"/>
          <w:rPrChange w:id="1522" w:author="user pc" w:date="2022-03-15T10:14:00Z">
            <w:rPr>
              <w:rFonts w:ascii="Calibri" w:cs="Bell MT" w:hAnsi="Calibri"/>
            </w:rPr>
          </w:rPrChange>
        </w:rPr>
      </w:pPr>
    </w:p>
    <w:p>
      <w:pPr>
        <w:pStyle w:val="style157"/>
        <w:tabs>
          <w:tab w:val="left" w:leader="none" w:pos="3642"/>
        </w:tabs>
        <w:rPr>
          <w:rFonts w:ascii="Times New Roman" w:cs="Times New Roman" w:eastAsia="宋体" w:hAnsi="Times New Roman"/>
          <w:sz w:val="28"/>
          <w:szCs w:val="28"/>
          <w:rPrChange w:id="1523" w:author="user pc" w:date="2022-03-15T10:14:00Z">
            <w:rPr>
              <w:rFonts w:ascii="Calibri" w:cs="Bell MT" w:eastAsia="宋体" w:hAnsi="Calibri"/>
            </w:rPr>
          </w:rPrChange>
        </w:rPr>
      </w:pPr>
      <m:oMathPara>
        <m:oMathParaPr>
          <m:jc m:val="left"/>
        </m:oMathParaPr>
        <m:oMath>
          <m:r w:rsidRPr="C810F444">
            <w:rPr>
              <w:rFonts w:ascii="Cambria Math" w:cs="Times New Roman" w:hAnsi="Cambria Math"/>
              <w:sz w:val="28"/>
              <w:szCs w:val="28"/>
              <w:rPrChange w:id="1524" w:author="user pc" w:date="2022-03-15T10:14:00Z">
                <w:rPr>
                  <w:rFonts w:ascii="Cambria Math" w:cs="Bell MT" w:hAnsi="Cambria Math"/>
                </w:rPr>
              </w:rPrChange>
            </w:rPr>
            <m:t xml:space="preserve">For C= </m:t>
          </m:r>
          <m:f>
            <m:fPr>
              <m:ctrlPr>
                <w:rPr>
                  <w:rFonts w:ascii="Cambria Math" w:cs="Times New Roman" w:hAnsi="Cambria Math"/>
                  <w:i/>
                  <w:sz w:val="28"/>
                  <w:szCs w:val="28"/>
                </w:rPr>
              </m:ctrlPr>
            </m:fPr>
            <m:num>
              <m:r w:rsidRPr="D3D2AEBC">
                <w:rPr>
                  <w:rFonts w:ascii="Cambria Math" w:cs="Times New Roman" w:hAnsi="Cambria Math"/>
                  <w:sz w:val="28"/>
                  <w:szCs w:val="28"/>
                  <w:rPrChange w:id="1525" w:author="user pc" w:date="2022-03-15T10:14:00Z">
                    <w:rPr>
                      <w:rFonts w:ascii="Cambria Math" w:cs="Bell MT" w:hAnsi="Calibri"/>
                    </w:rPr>
                  </w:rPrChange>
                </w:rPr>
                <m:t>39.9</m:t>
              </m:r>
            </m:num>
            <m:den>
              <m:r w:rsidRPr="7A795347">
                <w:rPr>
                  <w:rFonts w:ascii="Cambria Math" w:cs="Times New Roman" w:hAnsi="Cambria Math"/>
                  <w:sz w:val="28"/>
                  <w:szCs w:val="28"/>
                  <w:rPrChange w:id="1526" w:author="user pc" w:date="2022-03-15T10:14:00Z">
                    <w:rPr>
                      <w:rFonts w:ascii="Cambria Math" w:cs="Bell MT" w:hAnsi="Calibri"/>
                    </w:rPr>
                  </w:rPrChange>
                </w:rPr>
                <m:t>12</m:t>
              </m:r>
            </m:den>
          </m:f>
          <m:r w:rsidRPr="E15D1C49">
            <w:rPr>
              <w:rFonts w:ascii="Cambria Math" w:cs="Times New Roman" w:hAnsi="Cambria Math"/>
              <w:sz w:val="28"/>
              <w:szCs w:val="28"/>
              <w:rPrChange w:id="1527" w:author="user pc" w:date="2022-03-15T10:14:00Z">
                <w:rPr>
                  <w:rFonts w:ascii="Cambria Math" w:cs="Bell MT" w:hAnsi="Calibri"/>
                </w:rPr>
              </w:rPrChange>
            </w:rPr>
            <m:t>=3.33 moles of C</m:t>
          </m:r>
        </m:oMath>
      </m:oMathPara>
    </w:p>
    <w:p>
      <w:pPr>
        <w:pStyle w:val="style157"/>
        <w:tabs>
          <w:tab w:val="left" w:leader="none" w:pos="3642"/>
        </w:tabs>
        <w:rPr>
          <w:rFonts w:ascii="Times New Roman" w:cs="Times New Roman" w:eastAsia="宋体" w:hAnsi="Times New Roman"/>
          <w:sz w:val="28"/>
          <w:szCs w:val="28"/>
          <w:rPrChange w:id="1528" w:author="user pc" w:date="2022-03-15T10:14:00Z">
            <w:rPr>
              <w:rFonts w:ascii="Calibri" w:cs="Bell MT" w:eastAsia="宋体" w:hAnsi="Calibri"/>
            </w:rPr>
          </w:rPrChange>
        </w:rPr>
      </w:pPr>
    </w:p>
    <w:p>
      <w:pPr>
        <w:pStyle w:val="style157"/>
        <w:tabs>
          <w:tab w:val="left" w:leader="none" w:pos="3642"/>
        </w:tabs>
        <w:rPr>
          <w:rFonts w:ascii="Times New Roman" w:cs="Times New Roman" w:hAnsi="Times New Roman"/>
          <w:sz w:val="28"/>
          <w:szCs w:val="28"/>
          <w:rPrChange w:id="1529" w:author="user pc" w:date="2022-03-15T10:14:00Z">
            <w:rPr>
              <w:rFonts w:ascii="Calibri" w:cs="Bell MT" w:hAnsi="Calibri"/>
            </w:rPr>
          </w:rPrChange>
        </w:rPr>
      </w:pPr>
      <m:oMathPara>
        <m:oMathParaPr>
          <m:jc m:val="left"/>
        </m:oMathParaPr>
        <m:oMath>
          <m:r w:rsidRPr="A0EB435B">
            <w:rPr>
              <w:rFonts w:ascii="Cambria Math" w:cs="Times New Roman" w:hAnsi="Cambria Math"/>
              <w:sz w:val="28"/>
              <w:szCs w:val="28"/>
              <w:rPrChange w:id="1530" w:author="user pc" w:date="2022-03-15T10:14:00Z">
                <w:rPr>
                  <w:rFonts w:ascii="Cambria Math" w:cs="Bell MT" w:hAnsi="Cambria Math"/>
                </w:rPr>
              </w:rPrChange>
            </w:rPr>
            <m:t xml:space="preserve">For H= </m:t>
          </m:r>
          <m:f>
            <m:fPr>
              <m:ctrlPr>
                <w:rPr>
                  <w:rFonts w:ascii="Cambria Math" w:cs="Times New Roman" w:hAnsi="Cambria Math"/>
                  <w:i/>
                  <w:sz w:val="28"/>
                  <w:szCs w:val="28"/>
                </w:rPr>
              </m:ctrlPr>
            </m:fPr>
            <m:num>
              <m:r w:rsidRPr="B3DCEAC6">
                <w:rPr>
                  <w:rFonts w:ascii="Cambria Math" w:cs="Times New Roman" w:hAnsi="Cambria Math"/>
                  <w:sz w:val="28"/>
                  <w:szCs w:val="28"/>
                  <w:rPrChange w:id="1531" w:author="user pc" w:date="2022-03-15T10:14:00Z">
                    <w:rPr>
                      <w:rFonts w:ascii="Cambria Math" w:cs="Bell MT" w:hAnsi="Calibri"/>
                    </w:rPr>
                  </w:rPrChange>
                </w:rPr>
                <m:t>6.7</m:t>
              </m:r>
            </m:num>
            <m:den>
              <m:r w:rsidRPr="088D9542">
                <w:rPr>
                  <w:rFonts w:ascii="Cambria Math" w:cs="Times New Roman" w:hAnsi="Cambria Math"/>
                  <w:sz w:val="28"/>
                  <w:szCs w:val="28"/>
                  <w:rPrChange w:id="1532" w:author="user pc" w:date="2022-03-15T10:14:00Z">
                    <w:rPr>
                      <w:rFonts w:ascii="Cambria Math" w:cs="Bell MT" w:hAnsi="Calibri"/>
                    </w:rPr>
                  </w:rPrChange>
                </w:rPr>
                <m:t>1</m:t>
              </m:r>
            </m:den>
          </m:f>
          <m:r w:rsidRPr="5ECB3C8B">
            <w:rPr>
              <w:rFonts w:ascii="Cambria Math" w:cs="Times New Roman" w:hAnsi="Cambria Math"/>
              <w:sz w:val="28"/>
              <w:szCs w:val="28"/>
              <w:rPrChange w:id="1533" w:author="user pc" w:date="2022-03-15T10:14:00Z">
                <w:rPr>
                  <w:rFonts w:ascii="Cambria Math" w:cs="Bell MT" w:hAnsi="Calibri"/>
                </w:rPr>
              </w:rPrChange>
            </w:rPr>
            <m:t>=6.7 moles of H</m:t>
          </m:r>
        </m:oMath>
      </m:oMathPara>
    </w:p>
    <w:p>
      <w:pPr>
        <w:pStyle w:val="style157"/>
        <w:tabs>
          <w:tab w:val="left" w:leader="none" w:pos="3642"/>
        </w:tabs>
        <w:rPr>
          <w:rFonts w:ascii="Times New Roman" w:cs="Times New Roman" w:hAnsi="Times New Roman"/>
          <w:sz w:val="28"/>
          <w:szCs w:val="28"/>
          <w:rPrChange w:id="1534" w:author="user pc" w:date="2022-03-15T10:14:00Z">
            <w:rPr>
              <w:rFonts w:ascii="Calibri" w:cs="Bell MT" w:hAnsi="Calibri"/>
            </w:rPr>
          </w:rPrChange>
        </w:rPr>
      </w:pPr>
    </w:p>
    <w:p>
      <w:pPr>
        <w:pStyle w:val="style157"/>
        <w:tabs>
          <w:tab w:val="left" w:leader="none" w:pos="3642"/>
        </w:tabs>
        <w:rPr>
          <w:rFonts w:ascii="Times New Roman" w:cs="Times New Roman" w:hAnsi="Times New Roman"/>
          <w:sz w:val="28"/>
          <w:szCs w:val="28"/>
          <w:rPrChange w:id="1535" w:author="user pc" w:date="2022-03-15T10:14:00Z">
            <w:rPr>
              <w:rFonts w:ascii="Calibri" w:cs="Bell MT" w:hAnsi="Calibri"/>
            </w:rPr>
          </w:rPrChange>
        </w:rPr>
      </w:pPr>
      <m:oMathPara>
        <m:oMathParaPr>
          <m:jc m:val="left"/>
        </m:oMathParaPr>
        <m:oMath>
          <m:r w:rsidRPr="1FD9FE0B">
            <w:rPr>
              <w:rFonts w:ascii="Cambria Math" w:cs="Times New Roman" w:hAnsi="Cambria Math"/>
              <w:sz w:val="28"/>
              <w:szCs w:val="28"/>
              <w:rPrChange w:id="1536" w:author="user pc" w:date="2022-03-15T10:14:00Z">
                <w:rPr>
                  <w:rFonts w:ascii="Cambria Math" w:cs="Bell MT" w:hAnsi="Cambria Math"/>
                </w:rPr>
              </w:rPrChange>
            </w:rPr>
            <m:t xml:space="preserve">For O= </m:t>
          </m:r>
          <m:f>
            <m:fPr>
              <m:ctrlPr>
                <w:rPr>
                  <w:rFonts w:ascii="Cambria Math" w:cs="Times New Roman" w:hAnsi="Cambria Math"/>
                  <w:i/>
                  <w:sz w:val="28"/>
                  <w:szCs w:val="28"/>
                </w:rPr>
              </m:ctrlPr>
            </m:fPr>
            <m:num>
              <m:r w:rsidRPr="B13147E5">
                <w:rPr>
                  <w:rFonts w:ascii="Cambria Math" w:cs="Times New Roman" w:hAnsi="Cambria Math"/>
                  <w:sz w:val="28"/>
                  <w:szCs w:val="28"/>
                  <w:rPrChange w:id="1537" w:author="user pc" w:date="2022-03-15T10:14:00Z">
                    <w:rPr>
                      <w:rFonts w:ascii="Cambria Math" w:cs="Bell MT" w:hAnsi="Calibri"/>
                    </w:rPr>
                  </w:rPrChange>
                </w:rPr>
                <m:t>53.4</m:t>
              </m:r>
            </m:num>
            <m:den>
              <m:r w:rsidRPr="5B50C239">
                <w:rPr>
                  <w:rFonts w:ascii="Cambria Math" w:cs="Times New Roman" w:hAnsi="Cambria Math"/>
                  <w:sz w:val="28"/>
                  <w:szCs w:val="28"/>
                  <w:rPrChange w:id="1538" w:author="user pc" w:date="2022-03-15T10:14:00Z">
                    <w:rPr>
                      <w:rFonts w:ascii="Cambria Math" w:cs="Bell MT" w:hAnsi="Calibri"/>
                    </w:rPr>
                  </w:rPrChange>
                </w:rPr>
                <m:t>16</m:t>
              </m:r>
            </m:den>
          </m:f>
          <m:r w:rsidRPr="069CE3B7">
            <w:rPr>
              <w:rFonts w:ascii="Cambria Math" w:cs="Times New Roman" w:hAnsi="Cambria Math"/>
              <w:sz w:val="28"/>
              <w:szCs w:val="28"/>
              <w:rPrChange w:id="1539" w:author="user pc" w:date="2022-03-15T10:14:00Z">
                <w:rPr>
                  <w:rFonts w:ascii="Cambria Math" w:cs="Bell MT" w:hAnsi="Calibri"/>
                </w:rPr>
              </w:rPrChange>
            </w:rPr>
            <m:t>=3.34 moles of O</m:t>
          </m:r>
        </m:oMath>
      </m:oMathPara>
    </w:p>
    <w:p>
      <w:pPr>
        <w:pStyle w:val="style157"/>
        <w:tabs>
          <w:tab w:val="left" w:leader="none" w:pos="3642"/>
        </w:tabs>
        <w:jc w:val="both"/>
        <w:rPr>
          <w:rFonts w:ascii="Times New Roman" w:cs="Times New Roman" w:hAnsi="Times New Roman"/>
          <w:b/>
          <w:bCs/>
          <w:sz w:val="28"/>
          <w:szCs w:val="28"/>
          <w:rPrChange w:id="1540" w:author="user pc" w:date="2022-03-15T10:14:00Z">
            <w:rPr>
              <w:rFonts w:ascii="Calibri" w:cs="Bell MT" w:hAnsi="Calibri"/>
              <w:b/>
              <w:bCs/>
            </w:rPr>
          </w:rPrChange>
        </w:rPr>
      </w:pPr>
    </w:p>
    <w:p>
      <w:pPr>
        <w:pStyle w:val="style157"/>
        <w:tabs>
          <w:tab w:val="left" w:leader="none" w:pos="3642"/>
        </w:tabs>
        <w:jc w:val="both"/>
        <w:rPr>
          <w:rFonts w:ascii="Times New Roman" w:cs="Times New Roman" w:hAnsi="Times New Roman"/>
          <w:sz w:val="28"/>
          <w:szCs w:val="28"/>
          <w:rPrChange w:id="1541" w:author="user pc" w:date="2022-03-15T10:14:00Z">
            <w:rPr>
              <w:rFonts w:ascii="Calibri" w:cs="Bell MT" w:hAnsi="Calibri"/>
            </w:rPr>
          </w:rPrChange>
        </w:rPr>
      </w:pPr>
      <w:r w:rsidRPr="EC753C67">
        <w:rPr>
          <w:rFonts w:ascii="Times New Roman" w:cs="Times New Roman" w:hAnsi="Times New Roman"/>
          <w:b/>
          <w:bCs/>
          <w:sz w:val="28"/>
          <w:szCs w:val="28"/>
          <w:rPrChange w:id="1542" w:author="user pc" w:date="2022-03-15T10:14:00Z">
            <w:rPr>
              <w:rFonts w:ascii="Calibri" w:cs="Bell MT" w:hAnsi="Calibri"/>
              <w:b/>
              <w:bCs/>
            </w:rPr>
          </w:rPrChange>
        </w:rPr>
        <w:t xml:space="preserve">Step 2: </w:t>
      </w:r>
      <w:r w:rsidRPr="968633C3">
        <w:rPr>
          <w:rFonts w:ascii="Times New Roman" w:cs="Times New Roman" w:hAnsi="Times New Roman"/>
          <w:sz w:val="28"/>
          <w:szCs w:val="28"/>
          <w:rPrChange w:id="1543" w:author="user pc" w:date="2022-03-15T10:14:00Z">
            <w:rPr>
              <w:rFonts w:ascii="Calibri" w:cs="Bell MT" w:hAnsi="Calibri"/>
            </w:rPr>
          </w:rPrChange>
        </w:rPr>
        <w:t>Then divide each mole by the smallest one.</w:t>
      </w:r>
    </w:p>
    <w:p>
      <w:pPr>
        <w:pStyle w:val="style157"/>
        <w:tabs>
          <w:tab w:val="left" w:leader="none" w:pos="3642"/>
        </w:tabs>
        <w:jc w:val="both"/>
        <w:rPr>
          <w:rFonts w:ascii="Times New Roman" w:cs="Times New Roman" w:hAnsi="Times New Roman"/>
          <w:sz w:val="28"/>
          <w:szCs w:val="28"/>
          <w:rPrChange w:id="1544"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545" w:author="user pc" w:date="2022-03-15T10:14:00Z">
            <w:rPr>
              <w:rFonts w:ascii="Calibri" w:cs="Bell MT" w:hAnsi="Calibri"/>
            </w:rPr>
          </w:rPrChange>
        </w:rPr>
      </w:pPr>
      <m:oMathPara>
        <m:oMathParaPr>
          <m:jc m:val="left"/>
        </m:oMathParaPr>
        <m:oMath>
          <m:r w:rsidRPr="27596A12">
            <w:rPr>
              <w:rFonts w:ascii="Cambria Math" w:cs="Times New Roman" w:hAnsi="Cambria Math"/>
              <w:sz w:val="28"/>
              <w:szCs w:val="28"/>
              <w:rPrChange w:id="1546" w:author="user pc" w:date="2022-03-15T10:14:00Z">
                <w:rPr>
                  <w:rFonts w:ascii="Cambria Math" w:cs="Bell MT" w:hAnsi="Cambria Math"/>
                </w:rPr>
              </w:rPrChange>
            </w:rPr>
            <m:t xml:space="preserve">For C= </m:t>
          </m:r>
          <m:f>
            <m:fPr>
              <m:ctrlPr>
                <w:rPr>
                  <w:rFonts w:ascii="Cambria Math" w:cs="Times New Roman" w:hAnsi="Cambria Math"/>
                  <w:i/>
                  <w:sz w:val="28"/>
                  <w:szCs w:val="28"/>
                </w:rPr>
              </m:ctrlPr>
            </m:fPr>
            <m:num>
              <m:r w:rsidRPr="C8D6A4DA">
                <w:rPr>
                  <w:rFonts w:ascii="Cambria Math" w:cs="Times New Roman" w:hAnsi="Cambria Math"/>
                  <w:sz w:val="28"/>
                  <w:szCs w:val="28"/>
                  <w:rPrChange w:id="1547" w:author="user pc" w:date="2022-03-15T10:14:00Z">
                    <w:rPr>
                      <w:rFonts w:ascii="Cambria Math" w:cs="Bell MT" w:hAnsi="Calibri"/>
                    </w:rPr>
                  </w:rPrChange>
                </w:rPr>
                <m:t>3.33</m:t>
              </m:r>
            </m:num>
            <m:den>
              <m:r w:rsidRPr="9B0FF331">
                <w:rPr>
                  <w:rFonts w:ascii="Cambria Math" w:cs="Times New Roman" w:hAnsi="Cambria Math"/>
                  <w:sz w:val="28"/>
                  <w:szCs w:val="28"/>
                  <w:rPrChange w:id="1548" w:author="user pc" w:date="2022-03-15T10:14:00Z">
                    <w:rPr>
                      <w:rFonts w:ascii="Cambria Math" w:cs="Bell MT" w:hAnsi="Calibri"/>
                    </w:rPr>
                  </w:rPrChange>
                </w:rPr>
                <m:t>3.33</m:t>
              </m:r>
            </m:den>
          </m:f>
          <m:r w:rsidRPr="7BE2F01F">
            <w:rPr>
              <w:rFonts w:ascii="Cambria Math" w:cs="Times New Roman" w:hAnsi="Cambria Math"/>
              <w:sz w:val="28"/>
              <w:szCs w:val="28"/>
              <w:rPrChange w:id="1549" w:author="user pc" w:date="2022-03-15T10:14:00Z">
                <w:rPr>
                  <w:rFonts w:ascii="Cambria Math" w:cs="Bell MT" w:hAnsi="Calibri"/>
                </w:rPr>
              </w:rPrChange>
            </w:rPr>
            <m:t>=1.0</m:t>
          </m:r>
        </m:oMath>
      </m:oMathPara>
    </w:p>
    <w:p>
      <w:pPr>
        <w:pStyle w:val="style157"/>
        <w:tabs>
          <w:tab w:val="left" w:leader="none" w:pos="3642"/>
        </w:tabs>
        <w:jc w:val="both"/>
        <w:rPr>
          <w:rFonts w:ascii="Times New Roman" w:cs="Times New Roman" w:eastAsia="宋体" w:hAnsi="Times New Roman"/>
          <w:sz w:val="28"/>
          <w:szCs w:val="28"/>
          <w:rPrChange w:id="1550" w:author="user pc" w:date="2022-03-15T10:14:00Z">
            <w:rPr>
              <w:rFonts w:ascii="Calibri" w:cs="Bell MT" w:eastAsia="宋体" w:hAnsi="Calibri"/>
            </w:rPr>
          </w:rPrChange>
        </w:rPr>
      </w:pPr>
    </w:p>
    <w:p>
      <w:pPr>
        <w:pStyle w:val="style157"/>
        <w:tabs>
          <w:tab w:val="left" w:leader="none" w:pos="3642"/>
        </w:tabs>
        <w:jc w:val="both"/>
        <w:rPr>
          <w:rFonts w:ascii="Times New Roman" w:cs="Times New Roman" w:hAnsi="Times New Roman"/>
          <w:sz w:val="28"/>
          <w:szCs w:val="28"/>
          <w:rPrChange w:id="1551" w:author="user pc" w:date="2022-03-15T10:14:00Z">
            <w:rPr>
              <w:rFonts w:ascii="Calibri" w:cs="Bell MT" w:hAnsi="Calibri"/>
            </w:rPr>
          </w:rPrChange>
        </w:rPr>
      </w:pPr>
      <m:oMathPara>
        <m:oMathParaPr>
          <m:jc m:val="left"/>
        </m:oMathParaPr>
        <m:oMath>
          <m:r w:rsidRPr="08062B40">
            <w:rPr>
              <w:rFonts w:ascii="Cambria Math" w:cs="Times New Roman" w:hAnsi="Cambria Math"/>
              <w:sz w:val="28"/>
              <w:szCs w:val="28"/>
              <w:rPrChange w:id="1552" w:author="user pc" w:date="2022-03-15T10:14:00Z">
                <w:rPr>
                  <w:rFonts w:ascii="Cambria Math" w:cs="Bell MT" w:hAnsi="Cambria Math"/>
                </w:rPr>
              </w:rPrChange>
            </w:rPr>
            <m:t xml:space="preserve">For H= </m:t>
          </m:r>
          <m:f>
            <m:fPr>
              <m:ctrlPr>
                <w:rPr>
                  <w:rFonts w:ascii="Cambria Math" w:cs="Times New Roman" w:hAnsi="Cambria Math"/>
                  <w:i/>
                  <w:sz w:val="28"/>
                  <w:szCs w:val="28"/>
                </w:rPr>
              </m:ctrlPr>
            </m:fPr>
            <m:num>
              <m:r w:rsidRPr="58D0CB91">
                <w:rPr>
                  <w:rFonts w:ascii="Cambria Math" w:cs="Times New Roman" w:hAnsi="Cambria Math"/>
                  <w:sz w:val="28"/>
                  <w:szCs w:val="28"/>
                  <w:rPrChange w:id="1553" w:author="user pc" w:date="2022-03-15T10:14:00Z">
                    <w:rPr>
                      <w:rFonts w:ascii="Cambria Math" w:cs="Bell MT" w:hAnsi="Calibri"/>
                    </w:rPr>
                  </w:rPrChange>
                </w:rPr>
                <m:t>6.7</m:t>
              </m:r>
            </m:num>
            <m:den>
              <m:r w:rsidRPr="48EA0407">
                <w:rPr>
                  <w:rFonts w:ascii="Cambria Math" w:cs="Times New Roman" w:hAnsi="Cambria Math"/>
                  <w:sz w:val="28"/>
                  <w:szCs w:val="28"/>
                  <w:rPrChange w:id="1554" w:author="user pc" w:date="2022-03-15T10:14:00Z">
                    <w:rPr>
                      <w:rFonts w:ascii="Cambria Math" w:cs="Bell MT" w:hAnsi="Calibri"/>
                    </w:rPr>
                  </w:rPrChange>
                </w:rPr>
                <m:t>3.33</m:t>
              </m:r>
            </m:den>
          </m:f>
          <m:r w:rsidRPr="76174730">
            <w:rPr>
              <w:rFonts w:ascii="Cambria Math" w:cs="Times New Roman" w:hAnsi="Cambria Math"/>
              <w:sz w:val="28"/>
              <w:szCs w:val="28"/>
              <w:rPrChange w:id="1555" w:author="user pc" w:date="2022-03-15T10:14:00Z">
                <w:rPr>
                  <w:rFonts w:ascii="Cambria Math" w:cs="Bell MT" w:hAnsi="Calibri"/>
                </w:rPr>
              </w:rPrChange>
            </w:rPr>
            <m:t>=2.0</m:t>
          </m:r>
        </m:oMath>
      </m:oMathPara>
    </w:p>
    <w:p>
      <w:pPr>
        <w:pStyle w:val="style157"/>
        <w:tabs>
          <w:tab w:val="left" w:leader="none" w:pos="3642"/>
        </w:tabs>
        <w:jc w:val="both"/>
        <w:rPr>
          <w:rFonts w:ascii="Times New Roman" w:cs="Times New Roman" w:hAnsi="Times New Roman"/>
          <w:sz w:val="28"/>
          <w:szCs w:val="28"/>
          <w:rPrChange w:id="1556" w:author="user pc" w:date="2022-03-15T10:14:00Z">
            <w:rPr>
              <w:rFonts w:ascii="Calibri" w:cs="Bell MT" w:hAnsi="Calibri"/>
            </w:rPr>
          </w:rPrChange>
        </w:rPr>
      </w:pPr>
    </w:p>
    <w:p>
      <w:pPr>
        <w:pStyle w:val="style157"/>
        <w:tabs>
          <w:tab w:val="left" w:leader="none" w:pos="3642"/>
        </w:tabs>
        <w:rPr>
          <w:rFonts w:ascii="Times New Roman" w:cs="Times New Roman" w:hAnsi="Times New Roman"/>
          <w:sz w:val="28"/>
          <w:szCs w:val="28"/>
          <w:rPrChange w:id="1557" w:author="user pc" w:date="2022-03-15T10:14:00Z">
            <w:rPr>
              <w:rFonts w:ascii="Calibri" w:cs="Bell MT" w:hAnsi="Calibri"/>
            </w:rPr>
          </w:rPrChange>
        </w:rPr>
      </w:pPr>
      <m:oMathPara>
        <m:oMathParaPr>
          <m:jc m:val="left"/>
        </m:oMathParaPr>
        <m:oMath>
          <m:r w:rsidRPr="DF839E77">
            <w:rPr>
              <w:rFonts w:ascii="Cambria Math" w:cs="Times New Roman" w:hAnsi="Cambria Math"/>
              <w:sz w:val="28"/>
              <w:szCs w:val="28"/>
              <w:rPrChange w:id="1558" w:author="user pc" w:date="2022-03-15T10:14:00Z">
                <w:rPr>
                  <w:rFonts w:ascii="Cambria Math" w:cs="Bell MT" w:hAnsi="Cambria Math"/>
                </w:rPr>
              </w:rPrChange>
            </w:rPr>
            <m:t xml:space="preserve">For O= </m:t>
          </m:r>
          <m:f>
            <m:fPr>
              <m:ctrlPr>
                <w:rPr>
                  <w:rFonts w:ascii="Cambria Math" w:cs="Times New Roman" w:hAnsi="Cambria Math"/>
                  <w:i/>
                  <w:sz w:val="28"/>
                  <w:szCs w:val="28"/>
                </w:rPr>
              </m:ctrlPr>
            </m:fPr>
            <m:num>
              <m:r w:rsidRPr="05AB56A2">
                <w:rPr>
                  <w:rFonts w:ascii="Cambria Math" w:cs="Times New Roman" w:hAnsi="Cambria Math"/>
                  <w:sz w:val="28"/>
                  <w:szCs w:val="28"/>
                  <w:rPrChange w:id="1559" w:author="user pc" w:date="2022-03-15T10:14:00Z">
                    <w:rPr>
                      <w:rFonts w:ascii="Cambria Math" w:cs="Bell MT" w:hAnsi="Calibri"/>
                    </w:rPr>
                  </w:rPrChange>
                </w:rPr>
                <m:t>3.34</m:t>
              </m:r>
            </m:num>
            <m:den>
              <m:r w:rsidRPr="925B1F27">
                <w:rPr>
                  <w:rFonts w:ascii="Cambria Math" w:cs="Times New Roman" w:hAnsi="Cambria Math"/>
                  <w:sz w:val="28"/>
                  <w:szCs w:val="28"/>
                  <w:rPrChange w:id="1560" w:author="user pc" w:date="2022-03-15T10:14:00Z">
                    <w:rPr>
                      <w:rFonts w:ascii="Cambria Math" w:cs="Bell MT" w:hAnsi="Calibri"/>
                    </w:rPr>
                  </w:rPrChange>
                </w:rPr>
                <m:t>3.33</m:t>
              </m:r>
            </m:den>
          </m:f>
          <m:r w:rsidRPr="087FF41D">
            <w:rPr>
              <w:rFonts w:ascii="Cambria Math" w:cs="Times New Roman" w:hAnsi="Cambria Math"/>
              <w:sz w:val="28"/>
              <w:szCs w:val="28"/>
              <w:rPrChange w:id="1561" w:author="user pc" w:date="2022-03-15T10:14:00Z">
                <w:rPr>
                  <w:rFonts w:ascii="Cambria Math" w:cs="Bell MT" w:hAnsi="Calibri"/>
                </w:rPr>
              </w:rPrChange>
            </w:rPr>
            <m:t>=1.0</m:t>
          </m:r>
        </m:oMath>
      </m:oMathPara>
    </w:p>
    <w:p>
      <w:pPr>
        <w:pStyle w:val="style157"/>
        <w:tabs>
          <w:tab w:val="left" w:leader="none" w:pos="3642"/>
        </w:tabs>
        <w:rPr>
          <w:rFonts w:ascii="Times New Roman" w:cs="Times New Roman" w:hAnsi="Times New Roman"/>
          <w:sz w:val="28"/>
          <w:szCs w:val="28"/>
          <w:rPrChange w:id="1562"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563" w:author="user pc" w:date="2022-03-15T10:14:00Z">
            <w:rPr>
              <w:rFonts w:ascii="Calibri" w:cs="Bell MT" w:hAnsi="Calibri"/>
            </w:rPr>
          </w:rPrChange>
        </w:rPr>
      </w:pPr>
      <w:r w:rsidRPr="FC8E132F">
        <w:rPr>
          <w:rFonts w:ascii="Times New Roman" w:cs="Times New Roman" w:hAnsi="Times New Roman"/>
          <w:b/>
          <w:bCs/>
          <w:sz w:val="28"/>
          <w:szCs w:val="28"/>
          <w:rPrChange w:id="1564" w:author="user pc" w:date="2022-03-15T10:14:00Z">
            <w:rPr>
              <w:rFonts w:ascii="Calibri" w:cs="Bell MT" w:hAnsi="Calibri"/>
              <w:b/>
              <w:bCs/>
            </w:rPr>
          </w:rPrChange>
        </w:rPr>
        <w:t xml:space="preserve">Step 3: </w:t>
      </w:r>
      <w:r w:rsidRPr="C6C62811">
        <w:rPr>
          <w:rFonts w:ascii="Times New Roman" w:cs="Times New Roman" w:hAnsi="Times New Roman"/>
          <w:sz w:val="28"/>
          <w:szCs w:val="28"/>
          <w:rPrChange w:id="1565" w:author="user pc" w:date="2022-03-15T10:14:00Z">
            <w:rPr>
              <w:rFonts w:ascii="Calibri" w:cs="Bell MT" w:hAnsi="Calibri"/>
            </w:rPr>
          </w:rPrChange>
        </w:rPr>
        <w:t>Write the mole ratio of the element in the compound to give the empirical formula.</w:t>
      </w:r>
    </w:p>
    <w:p>
      <w:pPr>
        <w:pStyle w:val="style157"/>
        <w:tabs>
          <w:tab w:val="left" w:leader="none" w:pos="3642"/>
        </w:tabs>
        <w:rPr>
          <w:rFonts w:ascii="Times New Roman" w:cs="Times New Roman" w:eastAsia="宋体" w:hAnsi="Times New Roman"/>
          <w:sz w:val="28"/>
          <w:szCs w:val="28"/>
          <w:rPrChange w:id="1566" w:author="user pc" w:date="2022-03-15T10:14:00Z">
            <w:rPr>
              <w:rFonts w:ascii="Calibri" w:cs="Bell MT" w:eastAsia="宋体" w:hAnsi="Calibri"/>
            </w:rPr>
          </w:rPrChange>
        </w:rPr>
      </w:pPr>
      <m:oMath>
        <m:sSub>
          <m:sSubPr>
            <m:ctrlPr>
              <w:rPr>
                <w:rFonts w:ascii="Cambria Math" w:cs="Times New Roman" w:hAnsi="Cambria Math"/>
                <w:i/>
                <w:sz w:val="28"/>
                <w:szCs w:val="28"/>
              </w:rPr>
            </m:ctrlPr>
          </m:sSubPr>
          <m:e>
            <m:r w:rsidRPr="EE776683">
              <w:rPr>
                <w:rFonts w:ascii="Cambria Math" w:cs="Times New Roman" w:hAnsi="Cambria Math"/>
                <w:sz w:val="28"/>
                <w:szCs w:val="28"/>
                <w:rPrChange w:id="1567" w:author="user pc" w:date="2022-03-15T10:14:00Z">
                  <w:rPr>
                    <w:rFonts w:ascii="Cambria Math" w:cs="Bell MT" w:hAnsi="Cambria Math"/>
                  </w:rPr>
                </w:rPrChange>
              </w:rPr>
              <m:t>C</m:t>
            </m:r>
          </m:e>
          <m:sub>
            <m:r w:rsidRPr="1517AAC1">
              <w:rPr>
                <w:rFonts w:ascii="Cambria Math" w:cs="Times New Roman" w:hAnsi="Cambria Math"/>
                <w:sz w:val="28"/>
                <w:szCs w:val="28"/>
                <w:rPrChange w:id="1568" w:author="user pc" w:date="2022-03-15T10:14:00Z">
                  <w:rPr>
                    <w:rFonts w:ascii="Cambria Math" w:cs="Bell MT" w:hAnsi="Calibri"/>
                  </w:rPr>
                </w:rPrChange>
              </w:rPr>
              <m:t xml:space="preserve">1 </m:t>
            </m:r>
          </m:sub>
        </m:sSub>
        <m:sSub>
          <m:sSubPr>
            <m:ctrlPr>
              <w:rPr>
                <w:rFonts w:ascii="Cambria Math" w:cs="Times New Roman" w:hAnsi="Cambria Math"/>
                <w:i/>
                <w:sz w:val="28"/>
                <w:szCs w:val="28"/>
              </w:rPr>
            </m:ctrlPr>
          </m:sSubPr>
          <m:e>
            <m:r w:rsidRPr="CF292B9B">
              <w:rPr>
                <w:rFonts w:ascii="Cambria Math" w:cs="Times New Roman" w:hAnsi="Cambria Math"/>
                <w:sz w:val="28"/>
                <w:szCs w:val="28"/>
                <w:rPrChange w:id="1569" w:author="user pc" w:date="2022-03-15T10:14:00Z">
                  <w:rPr>
                    <w:rFonts w:ascii="Cambria Math" w:cs="Bell MT" w:hAnsi="Cambria Math"/>
                  </w:rPr>
                </w:rPrChange>
              </w:rPr>
              <m:t>H</m:t>
            </m:r>
          </m:e>
          <m:sub>
            <m:r w:rsidRPr="60BE8312">
              <w:rPr>
                <w:rFonts w:ascii="Cambria Math" w:cs="Times New Roman" w:hAnsi="Cambria Math"/>
                <w:sz w:val="28"/>
                <w:szCs w:val="28"/>
                <w:rPrChange w:id="1570" w:author="user pc" w:date="2022-03-15T10:14:00Z">
                  <w:rPr>
                    <w:rFonts w:ascii="Cambria Math" w:cs="Bell MT" w:hAnsi="Calibri"/>
                  </w:rPr>
                </w:rPrChange>
              </w:rPr>
              <m:t>2</m:t>
            </m:r>
          </m:sub>
        </m:sSub>
        <m:sSub>
          <m:sSubPr>
            <m:ctrlPr>
              <w:rPr>
                <w:rFonts w:ascii="Cambria Math" w:cs="Times New Roman" w:hAnsi="Cambria Math"/>
                <w:i/>
                <w:sz w:val="28"/>
                <w:szCs w:val="28"/>
              </w:rPr>
            </m:ctrlPr>
          </m:sSubPr>
          <m:e>
            <m:r w:rsidRPr="8B873F3B">
              <w:rPr>
                <w:rFonts w:ascii="Cambria Math" w:cs="Times New Roman" w:hAnsi="Cambria Math"/>
                <w:sz w:val="28"/>
                <w:szCs w:val="28"/>
                <w:rPrChange w:id="1571" w:author="user pc" w:date="2022-03-15T10:14:00Z">
                  <w:rPr>
                    <w:rFonts w:ascii="Cambria Math" w:cs="Bell MT" w:hAnsi="Cambria Math"/>
                  </w:rPr>
                </w:rPrChange>
              </w:rPr>
              <m:t>O</m:t>
            </m:r>
          </m:e>
          <m:sub>
            <m:r w:rsidRPr="2A7C0436">
              <w:rPr>
                <w:rFonts w:ascii="Cambria Math" w:cs="Times New Roman" w:hAnsi="Cambria Math"/>
                <w:sz w:val="28"/>
                <w:szCs w:val="28"/>
                <w:rPrChange w:id="1572" w:author="user pc" w:date="2022-03-15T10:14:00Z">
                  <w:rPr>
                    <w:rFonts w:ascii="Cambria Math" w:cs="Bell MT" w:hAnsi="Calibri"/>
                  </w:rPr>
                </w:rPrChange>
              </w:rPr>
              <m:t>1</m:t>
            </m:r>
          </m:sub>
        </m:sSub>
        <m:r w:rsidRPr="E7EB1100">
          <w:rPr>
            <w:rFonts w:ascii="Cambria Math" w:cs="Times New Roman" w:hAnsi="Cambria Math"/>
            <w:sz w:val="28"/>
            <w:szCs w:val="28"/>
            <w:rPrChange w:id="1573" w:author="user pc" w:date="2022-03-15T10:14:00Z">
              <w:rPr>
                <w:rFonts w:ascii="Cambria Math" w:cs="Bell MT" w:hAnsi="Calibri"/>
              </w:rPr>
            </w:rPrChange>
          </w:rPr>
          <m:t>.Then the empiricalformula of acetic acid is C</m:t>
        </m:r>
        <m:sSub>
          <m:sSubPr>
            <m:ctrlPr>
              <w:rPr>
                <w:rFonts w:ascii="Cambria Math" w:cs="Times New Roman" w:hAnsi="Cambria Math"/>
                <w:i/>
                <w:sz w:val="28"/>
                <w:szCs w:val="28"/>
              </w:rPr>
            </m:ctrlPr>
          </m:sSubPr>
          <m:e>
            <m:r w:rsidRPr="2B936611">
              <w:rPr>
                <w:rFonts w:ascii="Cambria Math" w:cs="Times New Roman" w:hAnsi="Cambria Math"/>
                <w:sz w:val="28"/>
                <w:szCs w:val="28"/>
                <w:rPrChange w:id="1574" w:author="user pc" w:date="2022-03-15T10:14:00Z">
                  <w:rPr>
                    <w:rFonts w:ascii="Cambria Math" w:cs="Bell MT" w:hAnsi="Cambria Math"/>
                  </w:rPr>
                </w:rPrChange>
              </w:rPr>
              <m:t>H</m:t>
            </m:r>
          </m:e>
          <m:sub>
            <m:r w:rsidRPr="9324B80B">
              <w:rPr>
                <w:rFonts w:ascii="Cambria Math" w:cs="Times New Roman" w:hAnsi="Cambria Math"/>
                <w:sz w:val="28"/>
                <w:szCs w:val="28"/>
                <w:rPrChange w:id="1575" w:author="user pc" w:date="2022-03-15T10:14:00Z">
                  <w:rPr>
                    <w:rFonts w:ascii="Cambria Math" w:cs="Bell MT" w:hAnsi="Calibri"/>
                  </w:rPr>
                </w:rPrChange>
              </w:rPr>
              <m:t>2</m:t>
            </m:r>
          </m:sub>
        </m:sSub>
        <m:r w:rsidRPr="D8DAF0FE">
          <w:rPr>
            <w:rFonts w:ascii="Cambria Math" w:cs="Times New Roman" w:hAnsi="Cambria Math"/>
            <w:sz w:val="28"/>
            <w:szCs w:val="28"/>
            <w:rPrChange w:id="1576" w:author="user pc" w:date="2022-03-15T10:14:00Z">
              <w:rPr>
                <w:rFonts w:ascii="Cambria Math" w:cs="Bell MT" w:hAnsi="Cambria Math"/>
              </w:rPr>
            </w:rPrChange>
          </w:rPr>
          <m:t>O</m:t>
        </m:r>
      </m:oMath>
      <w:r w:rsidRPr="E535C22F">
        <w:rPr>
          <w:rFonts w:ascii="Times New Roman" w:cs="Times New Roman" w:eastAsia="宋体" w:hAnsi="Times New Roman"/>
          <w:sz w:val="28"/>
          <w:szCs w:val="28"/>
          <w:rPrChange w:id="1577" w:author="user pc" w:date="2022-03-15T10:14:00Z">
            <w:rPr>
              <w:rFonts w:ascii="Calibri" w:cs="Bell MT" w:eastAsia="宋体" w:hAnsi="Calibri"/>
            </w:rPr>
          </w:rPrChange>
        </w:rPr>
        <w:t>.</w:t>
      </w:r>
    </w:p>
    <w:p>
      <w:pPr>
        <w:pStyle w:val="style157"/>
        <w:tabs>
          <w:tab w:val="left" w:leader="none" w:pos="3642"/>
        </w:tabs>
        <w:rPr>
          <w:rFonts w:ascii="Times New Roman" w:cs="Times New Roman" w:hAnsi="Times New Roman"/>
          <w:sz w:val="28"/>
          <w:szCs w:val="28"/>
          <w:rPrChange w:id="1578" w:author="user pc" w:date="2022-03-15T10:14:00Z">
            <w:rPr>
              <w:rFonts w:ascii="Calibri" w:cs="Bell MT" w:hAnsi="Calibri"/>
            </w:rPr>
          </w:rPrChange>
        </w:rPr>
      </w:pPr>
    </w:p>
    <w:p>
      <w:pPr>
        <w:pStyle w:val="style0"/>
        <w:rPr>
          <w:rFonts w:ascii="Times New Roman" w:cs="Times New Roman" w:eastAsia="宋体" w:hAnsi="Times New Roman"/>
          <w:sz w:val="28"/>
          <w:szCs w:val="28"/>
          <w:rPrChange w:id="1579" w:author="user pc" w:date="2022-03-15T10:14:00Z">
            <w:rPr>
              <w:rFonts w:ascii="Calibri" w:cs="Bell MT" w:eastAsia="宋体" w:hAnsi="Calibri"/>
            </w:rPr>
          </w:rPrChange>
        </w:rPr>
      </w:pPr>
      <w:r>
        <w:rPr>
          <w:rFonts w:ascii="Times New Roman" w:cs="Times New Roman" w:hAnsi="Times New Roman"/>
          <w:sz w:val="28"/>
          <w:szCs w:val="28"/>
        </w:rPr>
        <w:t xml:space="preserve">To </w:t>
      </w:r>
      <w:r w:rsidRPr="6764E50C">
        <w:rPr>
          <w:rFonts w:ascii="Times New Roman" w:cs="Times New Roman" w:hAnsi="Times New Roman"/>
          <w:sz w:val="28"/>
          <w:szCs w:val="28"/>
          <w:rPrChange w:id="1580" w:author="user pc" w:date="2022-03-15T10:14:00Z">
            <w:rPr>
              <w:rFonts w:ascii="Calibri" w:cs="Bell MT" w:hAnsi="Calibri"/>
            </w:rPr>
          </w:rPrChange>
        </w:rPr>
        <w:t xml:space="preserve">obtain the molecular formula, </w:t>
      </w:r>
      <m:oMath>
        <m:r w:rsidRPr="EB28C65D">
          <w:rPr>
            <w:rFonts w:ascii="Cambria Math" w:cs="Times New Roman" w:hAnsi="Cambria Math"/>
            <w:sz w:val="28"/>
            <w:szCs w:val="28"/>
            <w:rPrChange w:id="1581" w:author="user pc" w:date="2022-03-15T10:14:00Z">
              <w:rPr>
                <w:rFonts w:ascii="Cambria Math" w:cs="Bell MT" w:hAnsi="Cambria Math"/>
              </w:rPr>
            </w:rPrChange>
          </w:rPr>
          <m:t>n</m:t>
        </m:r>
        <m:r w:rsidRPr="D27F4B12">
          <m:rPr>
            <m:sty m:val="p"/>
          </m:rPr>
          <w:rPr>
            <w:rFonts w:ascii="Cambria Math" w:cs="Times New Roman" w:hAnsi="Cambria Math"/>
            <w:sz w:val="28"/>
            <w:szCs w:val="28"/>
            <w:rPrChange w:id="1582" w:author="user pc" w:date="2022-03-15T10:14:00Z">
              <w:rPr>
                <w:rFonts w:ascii="Cambria Math" w:cs="Bell MT" w:hAnsi="Calibri"/>
              </w:rPr>
            </w:rPrChange>
          </w:rPr>
          <m:t xml:space="preserve">= </m:t>
        </m:r>
        <m:f>
          <m:fPr>
            <m:ctrlPr>
              <w:rPr>
                <w:rFonts w:ascii="Cambria Math" w:cs="Times New Roman" w:hAnsi="Cambria Math"/>
                <w:sz w:val="28"/>
                <w:szCs w:val="28"/>
              </w:rPr>
            </m:ctrlPr>
          </m:fPr>
          <m:num>
            <m:r w:rsidRPr="66F21B43">
              <w:rPr>
                <w:rFonts w:ascii="Cambria Math" w:cs="Times New Roman" w:hAnsi="Cambria Math"/>
                <w:sz w:val="28"/>
                <w:szCs w:val="28"/>
                <w:rPrChange w:id="1583" w:author="user pc" w:date="2022-03-15T10:14:00Z">
                  <w:rPr>
                    <w:rFonts w:ascii="Cambria Math" w:cs="Bell MT" w:hAnsi="Cambria Math"/>
                  </w:rPr>
                </w:rPrChange>
              </w:rPr>
              <m:t>molecular</m:t>
            </m:r>
            <m:r w:rsidRPr="0324F870">
              <m:rPr>
                <m:sty m:val="p"/>
              </m:rPr>
              <w:rPr>
                <w:rFonts w:ascii="Cambria Math" w:cs="Times New Roman" w:hAnsi="Cambria Math"/>
                <w:sz w:val="28"/>
                <w:szCs w:val="28"/>
                <w:rPrChange w:id="1584" w:author="user pc" w:date="2022-03-15T10:14:00Z">
                  <w:rPr>
                    <w:rFonts w:ascii="Cambria Math" w:cs="Bell MT" w:hAnsi="Cambria Math"/>
                  </w:rPr>
                </w:rPrChange>
              </w:rPr>
              <m:t xml:space="preserve"> </m:t>
            </m:r>
            <m:r w:rsidRPr="AE854CD1">
              <w:rPr>
                <w:rFonts w:ascii="Cambria Math" w:cs="Times New Roman" w:hAnsi="Cambria Math"/>
                <w:sz w:val="28"/>
                <w:szCs w:val="28"/>
                <w:rPrChange w:id="1585" w:author="user pc" w:date="2022-03-15T10:14:00Z">
                  <w:rPr>
                    <w:rFonts w:ascii="Cambria Math" w:cs="Bell MT" w:hAnsi="Cambria Math"/>
                  </w:rPr>
                </w:rPrChange>
              </w:rPr>
              <m:t>mass</m:t>
            </m:r>
          </m:num>
          <m:den>
            <m:r w:rsidRPr="513DD8A3">
              <w:rPr>
                <w:rFonts w:ascii="Cambria Math" w:cs="Times New Roman" w:hAnsi="Cambria Math"/>
                <w:sz w:val="28"/>
                <w:szCs w:val="28"/>
                <w:rPrChange w:id="1586" w:author="user pc" w:date="2022-03-15T10:14:00Z">
                  <w:rPr>
                    <w:rFonts w:ascii="Cambria Math" w:cs="Bell MT" w:hAnsi="Cambria Math"/>
                  </w:rPr>
                </w:rPrChange>
              </w:rPr>
              <m:t>empirical</m:t>
            </m:r>
            <m:r w:rsidRPr="6D74A5EF">
              <m:rPr>
                <m:sty m:val="p"/>
              </m:rPr>
              <w:rPr>
                <w:rFonts w:ascii="Cambria Math" w:cs="Times New Roman" w:hAnsi="Cambria Math"/>
                <w:sz w:val="28"/>
                <w:szCs w:val="28"/>
                <w:rPrChange w:id="1587" w:author="user pc" w:date="2022-03-15T10:14:00Z">
                  <w:rPr>
                    <w:rFonts w:ascii="Cambria Math" w:cs="Bell MT" w:hAnsi="Cambria Math"/>
                  </w:rPr>
                </w:rPrChange>
              </w:rPr>
              <m:t xml:space="preserve"> </m:t>
            </m:r>
            <m:r w:rsidRPr="2136DF44">
              <w:rPr>
                <w:rFonts w:ascii="Cambria Math" w:cs="Times New Roman" w:hAnsi="Cambria Math"/>
                <w:sz w:val="28"/>
                <w:szCs w:val="28"/>
                <w:rPrChange w:id="1588" w:author="user pc" w:date="2022-03-15T10:14:00Z">
                  <w:rPr>
                    <w:rFonts w:ascii="Cambria Math" w:cs="Bell MT" w:hAnsi="Cambria Math"/>
                  </w:rPr>
                </w:rPrChange>
              </w:rPr>
              <m:t>formula</m:t>
            </m:r>
            <m:r w:rsidRPr="008F90FC">
              <m:rPr>
                <m:sty m:val="p"/>
              </m:rPr>
              <w:rPr>
                <w:rFonts w:ascii="Cambria Math" w:cs="Times New Roman" w:hAnsi="Cambria Math"/>
                <w:sz w:val="28"/>
                <w:szCs w:val="28"/>
                <w:rPrChange w:id="1589" w:author="user pc" w:date="2022-03-15T10:14:00Z">
                  <w:rPr>
                    <w:rFonts w:ascii="Cambria Math" w:cs="Bell MT" w:hAnsi="Cambria Math"/>
                  </w:rPr>
                </w:rPrChange>
              </w:rPr>
              <m:t xml:space="preserve"> </m:t>
            </m:r>
            <m:r w:rsidRPr="177BD80C">
              <w:rPr>
                <w:rFonts w:ascii="Cambria Math" w:cs="Times New Roman" w:hAnsi="Cambria Math"/>
                <w:sz w:val="28"/>
                <w:szCs w:val="28"/>
                <w:rPrChange w:id="1590" w:author="user pc" w:date="2022-03-15T10:14:00Z">
                  <w:rPr>
                    <w:rFonts w:ascii="Cambria Math" w:cs="Bell MT" w:hAnsi="Cambria Math"/>
                  </w:rPr>
                </w:rPrChange>
              </w:rPr>
              <m:t>weight</m:t>
            </m:r>
          </m:den>
        </m:f>
      </m:oMath>
    </w:p>
    <w:p>
      <w:pPr>
        <w:pStyle w:val="style157"/>
        <w:tabs>
          <w:tab w:val="left" w:leader="none" w:pos="3642"/>
        </w:tabs>
        <w:jc w:val="both"/>
        <w:rPr>
          <w:rFonts w:ascii="Times New Roman" w:cs="Times New Roman" w:eastAsia="宋体" w:hAnsi="Times New Roman"/>
          <w:sz w:val="28"/>
          <w:szCs w:val="28"/>
          <w:rPrChange w:id="1591" w:author="user pc" w:date="2022-03-15T10:14:00Z">
            <w:rPr>
              <w:rFonts w:ascii="Calibri" w:cs="Bell MT" w:eastAsia="宋体" w:hAnsi="Calibri"/>
            </w:rPr>
          </w:rPrChange>
        </w:rPr>
      </w:pPr>
    </w:p>
    <w:p>
      <w:pPr>
        <w:pStyle w:val="style157"/>
        <w:tabs>
          <w:tab w:val="left" w:leader="none" w:pos="3642"/>
        </w:tabs>
        <w:jc w:val="both"/>
        <w:rPr>
          <w:rFonts w:ascii="Times New Roman" w:cs="Times New Roman" w:hAnsi="Times New Roman"/>
          <w:sz w:val="28"/>
          <w:szCs w:val="28"/>
          <w:rPrChange w:id="1592" w:author="user pc" w:date="2022-03-15T10:14:00Z">
            <w:rPr>
              <w:rFonts w:ascii="Calibri" w:cs="Bell MT" w:hAnsi="Calibri"/>
            </w:rPr>
          </w:rPrChange>
        </w:rPr>
      </w:pPr>
      <m:oMathPara>
        <m:oMathParaPr>
          <m:jc m:val="left"/>
        </m:oMathParaPr>
        <m:oMath>
          <m:r w:rsidRPr="3C99EBCC">
            <w:rPr>
              <w:rFonts w:ascii="Cambria Math" w:cs="Times New Roman" w:hAnsi="Cambria Math"/>
              <w:sz w:val="28"/>
              <w:szCs w:val="28"/>
              <w:rPrChange w:id="1593" w:author="user pc" w:date="2022-03-15T10:14:00Z">
                <w:rPr>
                  <w:rFonts w:ascii="Cambria Math" w:cs="Bell MT" w:hAnsi="Cambria Math"/>
                </w:rPr>
              </w:rPrChange>
            </w:rPr>
            <m:t>Molecular formula=empirical formula ×empiricalformula unit</m:t>
          </m:r>
        </m:oMath>
      </m:oMathPara>
    </w:p>
    <w:p>
      <w:pPr>
        <w:pStyle w:val="style157"/>
        <w:tabs>
          <w:tab w:val="left" w:leader="none" w:pos="3642"/>
        </w:tabs>
        <w:jc w:val="both"/>
        <w:rPr>
          <w:rFonts w:ascii="Times New Roman" w:cs="Times New Roman" w:eastAsia="宋体" w:hAnsi="Times New Roman"/>
          <w:sz w:val="28"/>
          <w:szCs w:val="28"/>
          <w:rPrChange w:id="1594" w:author="user pc" w:date="2022-03-15T10:14:00Z">
            <w:rPr>
              <w:rFonts w:ascii="Calibri" w:cs="Bell MT" w:eastAsia="宋体" w:hAnsi="Calibri"/>
            </w:rPr>
          </w:rPrChange>
        </w:rPr>
      </w:pPr>
    </w:p>
    <w:p>
      <w:pPr>
        <w:pStyle w:val="style157"/>
        <w:tabs>
          <w:tab w:val="left" w:leader="none" w:pos="3642"/>
        </w:tabs>
        <w:rPr>
          <w:rFonts w:ascii="Times New Roman" w:cs="Times New Roman" w:hAnsi="Times New Roman"/>
          <w:sz w:val="28"/>
          <w:szCs w:val="28"/>
          <w:rPrChange w:id="1595" w:author="user pc" w:date="2022-03-15T10:14:00Z">
            <w:rPr>
              <w:rFonts w:ascii="Calibri" w:cs="Bell MT" w:hAnsi="Calibri"/>
            </w:rPr>
          </w:rPrChange>
        </w:rPr>
      </w:pPr>
      <m:oMath>
        <m:r w:rsidRPr="71C0EED9">
          <w:rPr>
            <w:rFonts w:ascii="Cambria Math" w:cs="Times New Roman" w:hAnsi="Cambria Math"/>
            <w:sz w:val="28"/>
            <w:szCs w:val="28"/>
            <w:rPrChange w:id="1596" w:author="user pc" w:date="2022-03-15T10:14:00Z">
              <w:rPr>
                <w:rFonts w:ascii="Cambria Math" w:cs="Bell MT" w:hAnsi="Cambria Math"/>
              </w:rPr>
            </w:rPrChange>
          </w:rPr>
          <m:t>Empirical formula weight=&gt;C</m:t>
        </m:r>
        <m:sSub>
          <m:sSubPr>
            <m:ctrlPr>
              <w:rPr>
                <w:rFonts w:ascii="Cambria Math" w:cs="Times New Roman" w:hAnsi="Cambria Math"/>
                <w:i/>
                <w:sz w:val="28"/>
                <w:szCs w:val="28"/>
              </w:rPr>
            </m:ctrlPr>
          </m:sSubPr>
          <m:e>
            <m:r w:rsidRPr="301F2641">
              <w:rPr>
                <w:rFonts w:ascii="Cambria Math" w:cs="Times New Roman" w:hAnsi="Cambria Math"/>
                <w:sz w:val="28"/>
                <w:szCs w:val="28"/>
                <w:rPrChange w:id="1597" w:author="user pc" w:date="2022-03-15T10:14:00Z">
                  <w:rPr>
                    <w:rFonts w:ascii="Cambria Math" w:cs="Bell MT" w:hAnsi="Cambria Math"/>
                  </w:rPr>
                </w:rPrChange>
              </w:rPr>
              <m:t>H</m:t>
            </m:r>
          </m:e>
          <m:sub>
            <m:r w:rsidRPr="99D21704">
              <w:rPr>
                <w:rFonts w:ascii="Cambria Math" w:cs="Times New Roman" w:hAnsi="Cambria Math"/>
                <w:sz w:val="28"/>
                <w:szCs w:val="28"/>
                <w:rPrChange w:id="1598" w:author="user pc" w:date="2022-03-15T10:14:00Z">
                  <w:rPr>
                    <w:rFonts w:ascii="Cambria Math" w:cs="Bell MT" w:hAnsi="Calibri"/>
                  </w:rPr>
                </w:rPrChange>
              </w:rPr>
              <m:t>2</m:t>
            </m:r>
          </m:sub>
        </m:sSub>
        <m:r w:rsidRPr="8166A05C">
          <w:rPr>
            <w:rFonts w:ascii="Cambria Math" w:cs="Times New Roman" w:hAnsi="Cambria Math"/>
            <w:sz w:val="28"/>
            <w:szCs w:val="28"/>
            <w:rPrChange w:id="1599" w:author="user pc" w:date="2022-03-15T10:14:00Z">
              <w:rPr>
                <w:rFonts w:ascii="Cambria Math" w:cs="Bell MT" w:hAnsi="Cambria Math"/>
              </w:rPr>
            </w:rPrChange>
          </w:rPr>
          <m:t xml:space="preserve">O=12 </m:t>
        </m:r>
      </m:oMath>
      <w:r w:rsidRPr="42CF4A6D">
        <w:rPr>
          <w:rFonts w:ascii="Times New Roman" w:cs="Times New Roman" w:eastAsia="宋体" w:hAnsi="Times New Roman"/>
          <w:sz w:val="28"/>
          <w:szCs w:val="28"/>
          <w:rPrChange w:id="1600" w:author="user pc" w:date="2022-03-15T10:14:00Z">
            <w:rPr>
              <w:rFonts w:ascii="Calibri" w:cs="Bell MT" w:eastAsia="宋体" w:hAnsi="Calibri"/>
            </w:rPr>
          </w:rPrChange>
        </w:rPr>
        <w:t xml:space="preserve">+ </w:t>
      </w:r>
      <m:oMath>
        <m:r w:rsidRPr="4696E13F">
          <w:rPr>
            <w:rFonts w:ascii="Cambria Math" w:cs="Times New Roman" w:eastAsia="宋体" w:hAnsi="Cambria Math"/>
            <w:sz w:val="28"/>
            <w:szCs w:val="28"/>
            <w:rPrChange w:id="1601" w:author="user pc" w:date="2022-03-15T10:14:00Z">
              <w:rPr>
                <w:rFonts w:ascii="Calibri" w:cs="Bell MT" w:eastAsia="宋体" w:hAnsi="Calibri"/>
              </w:rPr>
            </w:rPrChange>
          </w:rPr>
          <m:t>1 ×2+1</m:t>
        </m:r>
      </m:oMath>
      <w:r w:rsidRPr="19048244">
        <w:rPr>
          <w:rFonts w:ascii="Times New Roman" w:cs="Times New Roman" w:eastAsia="宋体" w:hAnsi="Times New Roman"/>
          <w:sz w:val="28"/>
          <w:szCs w:val="28"/>
          <w:rPrChange w:id="1602" w:author="user pc" w:date="2022-03-15T10:14:00Z">
            <w:rPr>
              <w:rFonts w:ascii="Calibri" w:cs="Bell MT" w:eastAsia="宋体" w:hAnsi="Calibri"/>
            </w:rPr>
          </w:rPrChange>
        </w:rPr>
        <w:t xml:space="preserve"> × 16 = 30</w:t>
      </w: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Change w:id="1603" w:author="user pc" w:date="2022-03-15T10:14:00Z">
            <w:rPr>
              <w:rFonts w:ascii="Calibri" w:cs="Bell MT" w:eastAsia="宋体" w:hAnsi="Calibri"/>
            </w:rPr>
          </w:rPrChange>
        </w:rPr>
      </w:pPr>
      <w:r w:rsidRPr="C1ED4AA4">
        <w:rPr>
          <w:rFonts w:ascii="Times New Roman" w:cs="Times New Roman" w:eastAsia="宋体" w:hAnsi="Times New Roman"/>
          <w:sz w:val="28"/>
          <w:szCs w:val="28"/>
          <w:rPrChange w:id="1604" w:author="user pc" w:date="2022-03-15T10:14:00Z">
            <w:rPr>
              <w:rFonts w:ascii="Calibri" w:cs="Bell MT" w:eastAsia="宋体" w:hAnsi="Calibri"/>
            </w:rPr>
          </w:rPrChange>
        </w:rPr>
        <w:t>The molecular formula of acetic acid is (CH</w:t>
      </w:r>
      <w:r w:rsidRPr="A98826A6">
        <w:rPr>
          <w:rFonts w:ascii="Times New Roman" w:cs="Times New Roman" w:eastAsia="宋体" w:hAnsi="Times New Roman"/>
          <w:sz w:val="28"/>
          <w:szCs w:val="28"/>
          <w:vertAlign w:val="subscript"/>
          <w:rPrChange w:id="1605" w:author="user pc" w:date="2022-03-15T10:14:00Z">
            <w:rPr>
              <w:rFonts w:ascii="Calibri" w:cs="Bell MT" w:eastAsia="宋体" w:hAnsi="Calibri"/>
              <w:vertAlign w:val="subscript"/>
            </w:rPr>
          </w:rPrChange>
        </w:rPr>
        <w:t>2</w:t>
      </w:r>
      <w:r w:rsidRPr="E0C32183">
        <w:rPr>
          <w:rFonts w:ascii="Times New Roman" w:cs="Times New Roman" w:eastAsia="宋体" w:hAnsi="Times New Roman"/>
          <w:sz w:val="28"/>
          <w:szCs w:val="28"/>
          <w:rPrChange w:id="1606" w:author="user pc" w:date="2022-03-15T10:14:00Z">
            <w:rPr>
              <w:rFonts w:ascii="Calibri" w:cs="Bell MT" w:eastAsia="宋体" w:hAnsi="Calibri"/>
            </w:rPr>
          </w:rPrChange>
        </w:rPr>
        <w:t>O) n</w:t>
      </w:r>
    </w:p>
    <w:p>
      <w:pPr>
        <w:pStyle w:val="style157"/>
        <w:tabs>
          <w:tab w:val="left" w:leader="none" w:pos="3642"/>
        </w:tabs>
        <w:jc w:val="both"/>
        <w:rPr>
          <w:rFonts w:ascii="Times New Roman" w:cs="Times New Roman" w:hAnsi="Times New Roman"/>
          <w:sz w:val="28"/>
          <w:szCs w:val="28"/>
        </w:rPr>
      </w:pP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pict>
          <v:shape id="1087" type="#_x0000_t32" adj="10800,-12598,-220855," filled="f" style="position:absolute;margin-left:267.1pt;margin-top:0.05pt;width:67.4pt;height:37.55pt;z-index:10;mso-position-horizontal-relative:text;mso-position-vertical-relative:text;mso-width-relative:page;mso-height-relative:page;mso-wrap-distance-left:0.0pt;mso-wrap-distance-right:0.0pt;visibility:visible;">
            <v:stroke endarrow="block" joinstyle="miter"/>
            <v:fill rotate="true"/>
            <v:path o:connecttype="none" fillok="f" arrowok="t"/>
          </v:shape>
        </w:pict>
      </w: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pict>
          <v:shape id="1089" type="#_x0000_t32" adj="10800,7516,-168303," filled="f" style="position:absolute;margin-left:142.5pt;margin-top:1.2pt;width:84.3pt;height:43.25pt;z-index:9;mso-position-horizontal-relative:text;mso-position-vertical-relative:text;mso-width-relative:page;mso-height-relative:page;mso-wrap-distance-left:0.0pt;mso-wrap-distance-right:0.0pt;visibility:visible;rotation:11796480fd;flip:y;">
            <v:stroke endarrow="block" joinstyle="miter"/>
            <v:fill rotate="true"/>
            <v:path o:connecttype="none" fillok="f" arrowok="t"/>
          </v:shape>
        </w:pict>
      </w:r>
      <w:r>
        <w:rPr>
          <w:rFonts w:ascii="Times New Roman" w:cs="Times New Roman" w:eastAsia="宋体" w:hAnsi="Times New Roman"/>
          <w:sz w:val="28"/>
          <w:szCs w:val="28"/>
        </w:rPr>
      </w:r>
      <w:r>
        <w:rPr>
          <w:rFonts w:ascii="Times New Roman" w:cs="Times New Roman" w:eastAsia="宋体" w:hAnsi="Times New Roman"/>
          <w:sz w:val="28"/>
          <w:szCs w:val="28"/>
        </w:rPr>
      </w:r>
    </w:p>
    <w:p>
      <w:pPr>
        <w:pStyle w:val="style157"/>
        <w:tabs>
          <w:tab w:val="left" w:leader="none" w:pos="3642"/>
        </w:tabs>
        <w:jc w:val="both"/>
        <w:rPr>
          <w:rFonts w:ascii="Times New Roman" w:cs="Times New Roman" w:hAnsi="Times New Roman"/>
          <w:sz w:val="28"/>
          <w:szCs w:val="28"/>
        </w:rPr>
      </w:pPr>
    </w:p>
    <w:p>
      <w:pPr>
        <w:pStyle w:val="style157"/>
        <w:tabs>
          <w:tab w:val="left" w:leader="none" w:pos="3642"/>
        </w:tabs>
        <w:jc w:val="both"/>
        <w:rPr>
          <w:rFonts w:ascii="Times New Roman" w:cs="Times New Roman" w:hAnsi="Times New Roman"/>
          <w:sz w:val="28"/>
          <w:szCs w:val="28"/>
          <w:rPrChange w:id="1607" w:author="user pc" w:date="2022-03-15T10:14:00Z">
            <w:rPr>
              <w:rFonts w:ascii="Calibri" w:cs="Bell MT" w:hAnsi="Calibri"/>
            </w:rPr>
          </w:rPrChange>
        </w:rPr>
      </w:pPr>
      <w:r>
        <w:rPr>
          <w:rFonts w:ascii="Times New Roman" w:cs="Times New Roman" w:hAnsi="Times New Roman"/>
          <w:sz w:val="28"/>
          <w:szCs w:val="28"/>
        </w:rPr>
        <w:t xml:space="preserve">             </w:t>
      </w:r>
      <w:r w:rsidRPr="E693B8D1">
        <w:rPr>
          <w:rFonts w:ascii="Times New Roman" w:cs="Times New Roman" w:hAnsi="Times New Roman"/>
          <w:sz w:val="28"/>
          <w:szCs w:val="28"/>
          <w:rPrChange w:id="1608" w:author="user pc" w:date="2022-03-15T10:14:00Z">
            <w:rPr>
              <w:rFonts w:ascii="Calibri" w:cs="Bell MT" w:hAnsi="Calibri"/>
            </w:rPr>
          </w:rPrChange>
        </w:rPr>
        <w:t>E</w:t>
      </w:r>
      <w:r>
        <w:rPr>
          <w:rFonts w:ascii="Times New Roman" w:cs="Times New Roman" w:hAnsi="Times New Roman"/>
          <w:sz w:val="28"/>
          <w:szCs w:val="28"/>
        </w:rPr>
        <w:t xml:space="preserve">mpirical formula             </w:t>
      </w:r>
      <w:r w:rsidRPr="810B779F">
        <w:rPr>
          <w:rFonts w:ascii="Times New Roman" w:cs="Times New Roman" w:hAnsi="Times New Roman"/>
          <w:sz w:val="28"/>
          <w:szCs w:val="28"/>
          <w:rPrChange w:id="1609" w:author="user pc" w:date="2022-03-15T10:14:00Z">
            <w:rPr>
              <w:rFonts w:ascii="Calibri" w:cs="Bell MT" w:hAnsi="Calibri"/>
            </w:rPr>
          </w:rPrChange>
        </w:rPr>
        <w:t xml:space="preserve">           Empirical formula unit</w:t>
      </w:r>
    </w:p>
    <w:p>
      <w:pPr>
        <w:pStyle w:val="style157"/>
        <w:tabs>
          <w:tab w:val="left" w:leader="none" w:pos="3642"/>
        </w:tabs>
        <w:jc w:val="both"/>
        <w:rPr>
          <w:rFonts w:ascii="Times New Roman" w:cs="Times New Roman" w:hAnsi="Times New Roman"/>
          <w:sz w:val="28"/>
          <w:szCs w:val="28"/>
          <w:rPrChange w:id="1610"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1611"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vertAlign w:val="subscript"/>
          <w:rPrChange w:id="1612" w:author="user pc" w:date="2022-03-15T10:14:00Z">
            <w:rPr>
              <w:rFonts w:ascii="Calibri" w:cs="Bell MT" w:hAnsi="Calibri"/>
              <w:vertAlign w:val="subscript"/>
            </w:rPr>
          </w:rPrChange>
        </w:rPr>
      </w:pPr>
      <w:r w:rsidRPr="022EEC39">
        <w:rPr>
          <w:rFonts w:ascii="Times New Roman" w:cs="Times New Roman" w:hAnsi="Times New Roman"/>
          <w:sz w:val="28"/>
          <w:szCs w:val="28"/>
          <w:rPrChange w:id="1613" w:author="user pc" w:date="2022-03-15T10:14:00Z">
            <w:rPr>
              <w:rFonts w:ascii="Calibri" w:cs="Bell MT" w:hAnsi="Calibri"/>
            </w:rPr>
          </w:rPrChange>
        </w:rPr>
        <w:t>Molecular formula = (CH</w:t>
      </w:r>
      <w:r w:rsidRPr="A6410D16">
        <w:rPr>
          <w:rFonts w:ascii="Times New Roman" w:cs="Times New Roman" w:hAnsi="Times New Roman"/>
          <w:sz w:val="28"/>
          <w:szCs w:val="28"/>
          <w:vertAlign w:val="subscript"/>
          <w:rPrChange w:id="1614" w:author="user pc" w:date="2022-03-15T10:14:00Z">
            <w:rPr>
              <w:rFonts w:ascii="Calibri" w:cs="Bell MT" w:hAnsi="Calibri"/>
              <w:vertAlign w:val="subscript"/>
            </w:rPr>
          </w:rPrChange>
        </w:rPr>
        <w:t>2</w:t>
      </w:r>
      <w:r w:rsidRPr="8BF24F14">
        <w:rPr>
          <w:rFonts w:ascii="Times New Roman" w:cs="Times New Roman" w:hAnsi="Times New Roman"/>
          <w:sz w:val="28"/>
          <w:szCs w:val="28"/>
          <w:rPrChange w:id="1615" w:author="user pc" w:date="2022-03-15T10:14:00Z">
            <w:rPr>
              <w:rFonts w:ascii="Calibri" w:cs="Bell MT" w:hAnsi="Calibri"/>
            </w:rPr>
          </w:rPrChange>
        </w:rPr>
        <w:t>O)</w:t>
      </w:r>
      <w:r w:rsidRPr="9665A11A">
        <w:rPr>
          <w:rFonts w:ascii="Times New Roman" w:cs="Times New Roman" w:hAnsi="Times New Roman"/>
          <w:sz w:val="28"/>
          <w:szCs w:val="28"/>
          <w:vertAlign w:val="subscript"/>
          <w:rPrChange w:id="1616" w:author="user pc" w:date="2022-03-15T10:14:00Z">
            <w:rPr>
              <w:rFonts w:ascii="Calibri" w:cs="Bell MT" w:hAnsi="Calibri"/>
              <w:vertAlign w:val="subscript"/>
            </w:rPr>
          </w:rPrChange>
        </w:rPr>
        <w:t>2</w:t>
      </w:r>
      <w:r>
        <w:rPr>
          <w:rFonts w:ascii="Times New Roman" w:cs="Times New Roman" w:hAnsi="Times New Roman"/>
          <w:sz w:val="28"/>
          <w:szCs w:val="28"/>
          <w:vertAlign w:val="subscript"/>
        </w:rPr>
        <w:t xml:space="preserve"> </w:t>
      </w:r>
      <w:r w:rsidRPr="C4C43833">
        <w:rPr>
          <w:rFonts w:ascii="Times New Roman" w:cs="Times New Roman" w:hAnsi="Times New Roman"/>
          <w:sz w:val="28"/>
          <w:szCs w:val="28"/>
          <w:rPrChange w:id="1617" w:author="user pc" w:date="2022-03-15T10:14:00Z">
            <w:rPr>
              <w:rFonts w:ascii="Calibri" w:cs="Bell MT" w:hAnsi="Calibri"/>
            </w:rPr>
          </w:rPrChange>
        </w:rPr>
        <w:t>=&gt;</w:t>
      </w:r>
      <w:r>
        <w:rPr>
          <w:rFonts w:ascii="Times New Roman" w:cs="Times New Roman" w:hAnsi="Times New Roman"/>
          <w:sz w:val="28"/>
          <w:szCs w:val="28"/>
        </w:rPr>
        <w:t xml:space="preserve"> </w:t>
      </w:r>
      <w:r w:rsidRPr="D8DD71BC">
        <w:rPr>
          <w:rFonts w:ascii="Times New Roman" w:cs="Times New Roman" w:hAnsi="Times New Roman"/>
          <w:sz w:val="28"/>
          <w:szCs w:val="28"/>
          <w:rPrChange w:id="1618" w:author="user pc" w:date="2022-03-15T10:14:00Z">
            <w:rPr>
              <w:rFonts w:ascii="Calibri" w:cs="Bell MT" w:hAnsi="Calibri"/>
            </w:rPr>
          </w:rPrChange>
        </w:rPr>
        <w:t>C</w:t>
      </w:r>
      <w:r w:rsidRPr="B2DAE3E1">
        <w:rPr>
          <w:rFonts w:ascii="Times New Roman" w:cs="Times New Roman" w:hAnsi="Times New Roman"/>
          <w:sz w:val="28"/>
          <w:szCs w:val="28"/>
          <w:vertAlign w:val="subscript"/>
          <w:rPrChange w:id="1619" w:author="user pc" w:date="2022-03-15T10:14:00Z">
            <w:rPr>
              <w:rFonts w:ascii="Calibri" w:cs="Bell MT" w:hAnsi="Calibri"/>
              <w:vertAlign w:val="subscript"/>
            </w:rPr>
          </w:rPrChange>
        </w:rPr>
        <w:t>2</w:t>
      </w:r>
      <w:r w:rsidRPr="6CAE4BC5">
        <w:rPr>
          <w:rFonts w:ascii="Times New Roman" w:cs="Times New Roman" w:hAnsi="Times New Roman"/>
          <w:sz w:val="28"/>
          <w:szCs w:val="28"/>
          <w:rPrChange w:id="1620" w:author="user pc" w:date="2022-03-15T10:14:00Z">
            <w:rPr>
              <w:rFonts w:ascii="Calibri" w:cs="Bell MT" w:hAnsi="Calibri"/>
            </w:rPr>
          </w:rPrChange>
        </w:rPr>
        <w:t>H</w:t>
      </w:r>
      <w:r w:rsidRPr="4A49A91B">
        <w:rPr>
          <w:rFonts w:ascii="Times New Roman" w:cs="Times New Roman" w:hAnsi="Times New Roman"/>
          <w:sz w:val="28"/>
          <w:szCs w:val="28"/>
          <w:vertAlign w:val="subscript"/>
          <w:rPrChange w:id="1621" w:author="user pc" w:date="2022-03-15T10:14:00Z">
            <w:rPr>
              <w:rFonts w:ascii="Calibri" w:cs="Bell MT" w:hAnsi="Calibri"/>
              <w:vertAlign w:val="subscript"/>
            </w:rPr>
          </w:rPrChange>
        </w:rPr>
        <w:t>4</w:t>
      </w:r>
      <w:r w:rsidRPr="0228E7CE">
        <w:rPr>
          <w:rFonts w:ascii="Times New Roman" w:cs="Times New Roman" w:hAnsi="Times New Roman"/>
          <w:sz w:val="28"/>
          <w:szCs w:val="28"/>
          <w:rPrChange w:id="1622" w:author="user pc" w:date="2022-03-15T10:14:00Z">
            <w:rPr>
              <w:rFonts w:ascii="Calibri" w:cs="Bell MT" w:hAnsi="Calibri"/>
            </w:rPr>
          </w:rPrChange>
        </w:rPr>
        <w:t>O</w:t>
      </w:r>
      <w:r w:rsidRPr="4C2E53B5">
        <w:rPr>
          <w:rFonts w:ascii="Times New Roman" w:cs="Times New Roman" w:hAnsi="Times New Roman"/>
          <w:sz w:val="28"/>
          <w:szCs w:val="28"/>
          <w:vertAlign w:val="subscript"/>
          <w:rPrChange w:id="1623" w:author="user pc" w:date="2022-03-15T10:14:00Z">
            <w:rPr>
              <w:rFonts w:ascii="Calibri" w:cs="Bell MT" w:hAnsi="Calibri"/>
              <w:vertAlign w:val="subscript"/>
            </w:rPr>
          </w:rPrChange>
        </w:rPr>
        <w:t>2</w:t>
      </w:r>
    </w:p>
    <w:p>
      <w:pPr>
        <w:pStyle w:val="style157"/>
        <w:tabs>
          <w:tab w:val="left" w:leader="none" w:pos="3642"/>
        </w:tabs>
        <w:jc w:val="both"/>
        <w:rPr>
          <w:rFonts w:ascii="Times New Roman" w:cs="Times New Roman" w:hAnsi="Times New Roman"/>
          <w:sz w:val="28"/>
          <w:szCs w:val="28"/>
          <w:rPrChange w:id="1624"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b/>
          <w:sz w:val="28"/>
          <w:szCs w:val="28"/>
          <w:rPrChange w:id="1625" w:author="user pc" w:date="2022-03-15T10:14:00Z">
            <w:rPr>
              <w:rFonts w:ascii="Calibri" w:cs="Bell MT" w:hAnsi="Calibri"/>
              <w:b/>
            </w:rPr>
          </w:rPrChange>
        </w:rPr>
      </w:pPr>
    </w:p>
    <w:p>
      <w:pPr>
        <w:pStyle w:val="style157"/>
        <w:tabs>
          <w:tab w:val="left" w:leader="none" w:pos="3642"/>
        </w:tabs>
        <w:jc w:val="both"/>
        <w:rPr>
          <w:rFonts w:ascii="Times New Roman" w:cs="Times New Roman" w:hAnsi="Times New Roman"/>
          <w:b/>
          <w:sz w:val="28"/>
          <w:szCs w:val="28"/>
          <w:rPrChange w:id="1626" w:author="user pc" w:date="2022-03-15T10:14:00Z">
            <w:rPr>
              <w:rFonts w:ascii="Calibri" w:cs="Bell MT" w:hAnsi="Calibri"/>
              <w:b/>
            </w:rPr>
          </w:rPrChange>
        </w:rPr>
      </w:pPr>
      <w:r w:rsidRPr="7A5078E2">
        <w:rPr>
          <w:rFonts w:ascii="Times New Roman" w:cs="Times New Roman" w:hAnsi="Times New Roman"/>
          <w:b/>
          <w:sz w:val="28"/>
          <w:szCs w:val="28"/>
          <w:rPrChange w:id="1627" w:author="user pc" w:date="2022-03-15T10:14:00Z">
            <w:rPr>
              <w:rFonts w:ascii="Calibri" w:cs="Bell MT" w:hAnsi="Calibri"/>
              <w:b/>
            </w:rPr>
          </w:rPrChange>
        </w:rPr>
        <w:t xml:space="preserve">Solved Example </w:t>
      </w:r>
      <w:r>
        <w:rPr>
          <w:rFonts w:ascii="Times New Roman" w:cs="Times New Roman" w:hAnsi="Times New Roman"/>
          <w:b/>
          <w:sz w:val="28"/>
          <w:szCs w:val="28"/>
        </w:rPr>
        <w:t>2</w:t>
      </w:r>
      <w:r w:rsidRPr="E1D911C7">
        <w:rPr>
          <w:rFonts w:ascii="Times New Roman" w:cs="Times New Roman" w:hAnsi="Times New Roman"/>
          <w:b/>
          <w:sz w:val="28"/>
          <w:szCs w:val="28"/>
          <w:rPrChange w:id="1628" w:author="user pc" w:date="2022-03-15T10:14:00Z">
            <w:rPr>
              <w:rFonts w:ascii="Calibri" w:cs="Bell MT" w:hAnsi="Calibri"/>
              <w:b/>
            </w:rPr>
          </w:rPrChange>
        </w:rPr>
        <w:t>:</w:t>
      </w:r>
    </w:p>
    <w:p>
      <w:pPr>
        <w:pStyle w:val="style157"/>
        <w:tabs>
          <w:tab w:val="left" w:leader="none" w:pos="3642"/>
        </w:tabs>
        <w:jc w:val="both"/>
        <w:rPr>
          <w:rFonts w:ascii="Times New Roman" w:cs="Times New Roman" w:hAnsi="Times New Roman"/>
          <w:sz w:val="28"/>
          <w:szCs w:val="28"/>
          <w:rPrChange w:id="1629" w:author="user pc" w:date="2022-03-15T10:14:00Z">
            <w:rPr>
              <w:rFonts w:ascii="Calibri" w:cs="Bell MT" w:hAnsi="Calibri"/>
            </w:rPr>
          </w:rPrChange>
        </w:rPr>
      </w:pPr>
      <w:r w:rsidRPr="FF0FC4C1">
        <w:rPr>
          <w:rFonts w:ascii="Times New Roman" w:cs="Times New Roman" w:hAnsi="Times New Roman"/>
          <w:sz w:val="28"/>
          <w:szCs w:val="28"/>
          <w:rPrChange w:id="1630" w:author="user pc" w:date="2022-03-15T10:14:00Z">
            <w:rPr>
              <w:rFonts w:ascii="Calibri" w:cs="Bell MT" w:hAnsi="Calibri"/>
            </w:rPr>
          </w:rPrChange>
        </w:rPr>
        <w:t>On analysis, 1.0g sample of a hydrocarbon was found to contain 0.923gofcarbon. If the vapour density of the hydrocarbon is 39.0:</w:t>
      </w:r>
    </w:p>
    <w:p>
      <w:pPr>
        <w:pStyle w:val="style157"/>
        <w:numPr>
          <w:ilvl w:val="0"/>
          <w:numId w:val="14"/>
        </w:numPr>
        <w:tabs>
          <w:tab w:val="left" w:leader="none" w:pos="3642"/>
        </w:tabs>
        <w:jc w:val="both"/>
        <w:rPr>
          <w:rFonts w:ascii="Times New Roman" w:cs="Times New Roman" w:hAnsi="Times New Roman"/>
          <w:sz w:val="28"/>
          <w:szCs w:val="28"/>
          <w:rPrChange w:id="1631" w:author="user pc" w:date="2022-03-15T10:14:00Z">
            <w:rPr>
              <w:rFonts w:ascii="Calibri" w:cs="Bell MT" w:hAnsi="Calibri"/>
            </w:rPr>
          </w:rPrChange>
        </w:rPr>
      </w:pPr>
      <w:r w:rsidRPr="7DEBD716">
        <w:rPr>
          <w:rFonts w:ascii="Times New Roman" w:cs="Times New Roman" w:hAnsi="Times New Roman"/>
          <w:sz w:val="28"/>
          <w:szCs w:val="28"/>
          <w:rPrChange w:id="1632" w:author="user pc" w:date="2022-03-15T10:14:00Z">
            <w:rPr>
              <w:rFonts w:ascii="Calibri" w:cs="Bell MT" w:hAnsi="Calibri"/>
            </w:rPr>
          </w:rPrChange>
        </w:rPr>
        <w:t>Determine its molecular formula</w:t>
      </w:r>
    </w:p>
    <w:p>
      <w:pPr>
        <w:pStyle w:val="style157"/>
        <w:numPr>
          <w:ilvl w:val="0"/>
          <w:numId w:val="14"/>
        </w:numPr>
        <w:tabs>
          <w:tab w:val="left" w:leader="none" w:pos="3642"/>
        </w:tabs>
        <w:jc w:val="both"/>
        <w:rPr>
          <w:rFonts w:ascii="Times New Roman" w:cs="Times New Roman" w:hAnsi="Times New Roman"/>
          <w:sz w:val="28"/>
          <w:szCs w:val="28"/>
          <w:rPrChange w:id="1633" w:author="user pc" w:date="2022-03-15T10:14:00Z">
            <w:rPr>
              <w:rFonts w:ascii="Calibri" w:cs="Bell MT" w:hAnsi="Calibri"/>
            </w:rPr>
          </w:rPrChange>
        </w:rPr>
      </w:pPr>
      <w:r w:rsidRPr="69479D15">
        <w:rPr>
          <w:rFonts w:ascii="Times New Roman" w:cs="Times New Roman" w:hAnsi="Times New Roman"/>
          <w:sz w:val="28"/>
          <w:szCs w:val="28"/>
          <w:rPrChange w:id="1634" w:author="user pc" w:date="2022-03-15T10:14:00Z">
            <w:rPr>
              <w:rFonts w:ascii="Calibri" w:cs="Bell MT" w:hAnsi="Calibri"/>
            </w:rPr>
          </w:rPrChange>
        </w:rPr>
        <w:t>Name the compound</w:t>
      </w:r>
    </w:p>
    <w:p>
      <w:pPr>
        <w:pStyle w:val="style157"/>
        <w:tabs>
          <w:tab w:val="left" w:leader="none" w:pos="3642"/>
        </w:tabs>
        <w:ind w:left="1080"/>
        <w:jc w:val="both"/>
        <w:rPr>
          <w:rFonts w:ascii="Times New Roman" w:cs="Times New Roman" w:hAnsi="Times New Roman"/>
          <w:sz w:val="28"/>
          <w:szCs w:val="28"/>
          <w:rPrChange w:id="1635" w:author="user pc" w:date="2022-03-15T10:14:00Z">
            <w:rPr>
              <w:rFonts w:ascii="Calibri" w:cs="Bell MT" w:hAnsi="Calibri"/>
            </w:rPr>
          </w:rPrChange>
        </w:rPr>
      </w:pPr>
      <w:r w:rsidRPr="7A892658">
        <w:rPr>
          <w:rFonts w:ascii="Times New Roman" w:cs="Times New Roman" w:hAnsi="Times New Roman"/>
          <w:sz w:val="28"/>
          <w:szCs w:val="28"/>
          <w:rPrChange w:id="1636" w:author="user pc" w:date="2022-03-15T10:14:00Z">
            <w:rPr>
              <w:rFonts w:ascii="Calibri" w:cs="Bell MT" w:hAnsi="Calibri"/>
            </w:rPr>
          </w:rPrChange>
        </w:rPr>
        <w:t>[H = 1.00, C = 12.00]</w:t>
      </w:r>
    </w:p>
    <w:p>
      <w:pPr>
        <w:pStyle w:val="style157"/>
        <w:tabs>
          <w:tab w:val="left" w:leader="none" w:pos="3642"/>
        </w:tabs>
        <w:ind w:left="1080"/>
        <w:jc w:val="both"/>
        <w:rPr>
          <w:rFonts w:ascii="Times New Roman" w:cs="Times New Roman" w:hAnsi="Times New Roman"/>
          <w:b/>
          <w:sz w:val="28"/>
          <w:szCs w:val="28"/>
          <w:rPrChange w:id="1637" w:author="user pc" w:date="2022-03-15T10:14:00Z">
            <w:rPr>
              <w:rFonts w:ascii="Calibri" w:cs="Bell MT" w:hAnsi="Calibri"/>
              <w:b/>
            </w:rPr>
          </w:rPrChange>
        </w:rPr>
      </w:pPr>
    </w:p>
    <w:p>
      <w:pPr>
        <w:pStyle w:val="style157"/>
        <w:tabs>
          <w:tab w:val="left" w:leader="none" w:pos="3642"/>
        </w:tabs>
        <w:jc w:val="both"/>
        <w:rPr>
          <w:rFonts w:ascii="Times New Roman" w:cs="Times New Roman" w:hAnsi="Times New Roman"/>
          <w:b/>
          <w:sz w:val="28"/>
          <w:szCs w:val="28"/>
          <w:rPrChange w:id="1638" w:author="user pc" w:date="2022-03-15T10:14:00Z">
            <w:rPr>
              <w:rFonts w:ascii="Calibri" w:cs="Bell MT" w:hAnsi="Calibri"/>
              <w:b/>
            </w:rPr>
          </w:rPrChange>
        </w:rPr>
      </w:pPr>
      <w:r w:rsidRPr="4639DFB8">
        <w:rPr>
          <w:rFonts w:ascii="Times New Roman" w:cs="Times New Roman" w:hAnsi="Times New Roman"/>
          <w:b/>
          <w:sz w:val="28"/>
          <w:szCs w:val="28"/>
          <w:rPrChange w:id="1639" w:author="user pc" w:date="2022-03-15T10:14:00Z">
            <w:rPr>
              <w:rFonts w:ascii="Calibri" w:cs="Bell MT" w:hAnsi="Calibri"/>
              <w:b/>
            </w:rPr>
          </w:rPrChange>
        </w:rPr>
        <w:t>Solution:</w:t>
      </w:r>
    </w:p>
    <w:p>
      <w:pPr>
        <w:pStyle w:val="style157"/>
        <w:tabs>
          <w:tab w:val="left" w:leader="none" w:pos="3642"/>
        </w:tabs>
        <w:jc w:val="both"/>
        <w:rPr>
          <w:rFonts w:ascii="Times New Roman" w:cs="Times New Roman" w:eastAsia="宋体" w:hAnsi="Times New Roman"/>
          <w:sz w:val="28"/>
          <w:szCs w:val="28"/>
        </w:rPr>
      </w:pPr>
      <w:r w:rsidRPr="9A9659C3">
        <w:rPr>
          <w:rFonts w:ascii="Times New Roman" w:cs="Times New Roman" w:hAnsi="Times New Roman"/>
          <w:sz w:val="28"/>
          <w:szCs w:val="28"/>
          <w:rPrChange w:id="1640" w:author="user pc" w:date="2022-03-15T10:14:00Z">
            <w:rPr>
              <w:rFonts w:ascii="Calibri" w:cs="Bell MT" w:hAnsi="Calibri"/>
            </w:rPr>
          </w:rPrChange>
        </w:rPr>
        <w:t>The mass of hydrogen =Total mass of substance</w:t>
      </w:r>
      <m:oMath>
        <m:r w:rsidRPr="9B5DBAE0">
          <w:rPr>
            <w:rFonts w:ascii="Cambria Math" w:cs="Times New Roman" w:hAnsi="Cambria Math"/>
            <w:sz w:val="28"/>
            <w:szCs w:val="28"/>
            <w:rPrChange w:id="1641" w:author="user pc" w:date="2022-03-15T10:14:00Z">
              <w:rPr>
                <w:rFonts w:ascii="Calibri" w:cs="Bell MT" w:hAnsi="Calibri"/>
              </w:rPr>
            </w:rPrChange>
          </w:rPr>
          <m:t>-</m:t>
        </m:r>
      </m:oMath>
      <w:r w:rsidRPr="644D14B3">
        <w:rPr>
          <w:rFonts w:ascii="Times New Roman" w:cs="Times New Roman" w:eastAsia="宋体" w:hAnsi="Times New Roman"/>
          <w:sz w:val="28"/>
          <w:szCs w:val="28"/>
          <w:rPrChange w:id="1642" w:author="user pc" w:date="2022-03-15T10:14:00Z">
            <w:rPr>
              <w:rFonts w:ascii="Calibri" w:cs="Bell MT" w:eastAsia="宋体" w:hAnsi="Calibri"/>
            </w:rPr>
          </w:rPrChange>
        </w:rPr>
        <w:t>mass of carbon</w:t>
      </w:r>
      <w:r>
        <w:rPr>
          <w:rFonts w:ascii="Times New Roman" w:cs="Times New Roman" w:eastAsia="宋体" w:hAnsi="Times New Roman"/>
          <w:sz w:val="28"/>
          <w:szCs w:val="28"/>
        </w:rPr>
        <w:t xml:space="preserve"> </w:t>
      </w:r>
      <w:r w:rsidRPr="A89A4C52">
        <w:rPr>
          <w:rFonts w:ascii="Times New Roman" w:cs="Times New Roman" w:eastAsia="宋体" w:hAnsi="Times New Roman"/>
          <w:sz w:val="28"/>
          <w:szCs w:val="28"/>
          <w:rPrChange w:id="1643" w:author="user pc" w:date="2022-03-15T10:14:00Z">
            <w:rPr>
              <w:rFonts w:ascii="Calibri" w:cs="Bell MT" w:eastAsia="宋体" w:hAnsi="Calibri"/>
            </w:rPr>
          </w:rPrChange>
        </w:rPr>
        <w:t>= 1.0</w:t>
      </w:r>
      <m:oMath>
        <m:r w:rsidRPr="A3D2B64A">
          <w:rPr>
            <w:rFonts w:ascii="Cambria Math" w:cs="Times New Roman" w:eastAsia="宋体" w:hAnsi="Cambria Math"/>
            <w:sz w:val="28"/>
            <w:szCs w:val="28"/>
            <w:rPrChange w:id="1644" w:author="user pc" w:date="2022-03-15T10:14:00Z">
              <w:rPr>
                <w:rFonts w:ascii="Cambria Math" w:cs="Bell MT" w:eastAsia="宋体" w:hAnsi="Cambria Math"/>
              </w:rPr>
            </w:rPrChange>
          </w:rPr>
          <m:t xml:space="preserve"> </m:t>
        </m:r>
        <m:r w:rsidRPr="5D188A99">
          <w:rPr>
            <w:rFonts w:ascii="Cambria Math" w:cs="Times New Roman" w:hAnsi="Cambria Math"/>
            <w:sz w:val="28"/>
            <w:szCs w:val="28"/>
            <w:rPrChange w:id="1645" w:author="user pc" w:date="2022-03-15T10:14:00Z">
              <w:rPr>
                <w:rFonts w:ascii="Calibri" w:cs="Bell MT" w:hAnsi="Calibri"/>
              </w:rPr>
            </w:rPrChange>
          </w:rPr>
          <m:t xml:space="preserve">- </m:t>
        </m:r>
      </m:oMath>
      <w:r w:rsidRPr="066AA5BD">
        <w:rPr>
          <w:rFonts w:ascii="Times New Roman" w:cs="Times New Roman" w:eastAsia="宋体" w:hAnsi="Times New Roman"/>
          <w:sz w:val="28"/>
          <w:szCs w:val="28"/>
          <w:rPrChange w:id="1646" w:author="user pc" w:date="2022-03-15T10:14:00Z">
            <w:rPr>
              <w:rFonts w:ascii="Calibri" w:cs="Bell MT" w:eastAsia="宋体" w:hAnsi="Calibri"/>
            </w:rPr>
          </w:rPrChange>
        </w:rPr>
        <w:t>0.923 = 0.077</w:t>
      </w: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
      </w:pPr>
    </w:p>
    <w:p>
      <w:pPr>
        <w:pStyle w:val="style157"/>
        <w:tabs>
          <w:tab w:val="left" w:leader="none" w:pos="3642"/>
        </w:tabs>
        <w:jc w:val="both"/>
        <w:rPr>
          <w:rFonts w:ascii="Times New Roman" w:cs="Times New Roman" w:eastAsia="宋体" w:hAnsi="Times New Roman"/>
          <w:sz w:val="28"/>
          <w:szCs w:val="28"/>
          <w:rPrChange w:id="1647" w:author="user pc" w:date="2022-03-15T10:14:00Z">
            <w:rPr>
              <w:rFonts w:ascii="Calibri" w:cs="Bell MT" w:eastAsia="宋体" w:hAnsi="Calibri"/>
            </w:rPr>
          </w:rPrChange>
        </w:rPr>
      </w:pPr>
    </w:p>
    <w:tbl>
      <w:tblPr>
        <w:tblStyle w:val="style154"/>
        <w:tblW w:w="0" w:type="auto"/>
        <w:tblLook w:val="04A0" w:firstRow="1" w:lastRow="0" w:firstColumn="1" w:lastColumn="0" w:noHBand="0" w:noVBand="1"/>
      </w:tblPr>
      <w:tblGrid>
        <w:gridCol w:w="3093"/>
        <w:gridCol w:w="3076"/>
        <w:gridCol w:w="3076"/>
      </w:tblGrid>
      <w:tr>
        <w:trPr/>
        <w:tc>
          <w:tcPr>
            <w:tcW w:w="3192" w:type="dxa"/>
            <w:tcBorders/>
          </w:tcPr>
          <w:p>
            <w:pPr>
              <w:pStyle w:val="style157"/>
              <w:tabs>
                <w:tab w:val="left" w:leader="none" w:pos="3642"/>
              </w:tabs>
              <w:jc w:val="both"/>
              <w:rPr>
                <w:rFonts w:ascii="Times New Roman" w:cs="Times New Roman" w:hAnsi="Times New Roman"/>
                <w:sz w:val="28"/>
                <w:szCs w:val="28"/>
                <w:rPrChange w:id="1648" w:author="user pc" w:date="2022-03-15T10:14:00Z">
                  <w:rPr>
                    <w:rFonts w:ascii="Calibri" w:cs="Bell MT" w:hAnsi="Calibri"/>
                    <w:sz w:val="22"/>
                    <w:szCs w:val="22"/>
                  </w:rPr>
                </w:rPrChange>
              </w:rPr>
            </w:pPr>
            <w:r w:rsidRPr="E5F15D20">
              <w:rPr>
                <w:rFonts w:ascii="Times New Roman" w:cs="Times New Roman" w:hAnsi="Times New Roman"/>
                <w:sz w:val="28"/>
                <w:szCs w:val="28"/>
                <w:rPrChange w:id="1649" w:author="user pc" w:date="2022-03-15T10:14:00Z">
                  <w:rPr>
                    <w:rFonts w:ascii="Calibri" w:cs="Bell MT" w:hAnsi="Calibri"/>
                  </w:rPr>
                </w:rPrChange>
              </w:rPr>
              <w:t>Elements involved</w:t>
            </w:r>
          </w:p>
        </w:tc>
        <w:tc>
          <w:tcPr>
            <w:tcW w:w="3192" w:type="dxa"/>
            <w:tcBorders/>
          </w:tcPr>
          <w:p>
            <w:pPr>
              <w:pStyle w:val="style157"/>
              <w:tabs>
                <w:tab w:val="left" w:leader="none" w:pos="3642"/>
              </w:tabs>
              <w:jc w:val="both"/>
              <w:rPr>
                <w:rFonts w:ascii="Times New Roman" w:cs="Times New Roman" w:hAnsi="Times New Roman"/>
                <w:sz w:val="28"/>
                <w:szCs w:val="28"/>
                <w:rPrChange w:id="1650" w:author="user pc" w:date="2022-03-15T10:14:00Z">
                  <w:rPr>
                    <w:rFonts w:ascii="Calibri" w:cs="Bell MT" w:hAnsi="Calibri"/>
                    <w:sz w:val="22"/>
                    <w:szCs w:val="22"/>
                  </w:rPr>
                </w:rPrChange>
              </w:rPr>
            </w:pPr>
            <w:r w:rsidRPr="965422AE">
              <w:rPr>
                <w:rFonts w:ascii="Times New Roman" w:cs="Times New Roman" w:hAnsi="Times New Roman"/>
                <w:sz w:val="28"/>
                <w:szCs w:val="28"/>
                <w:rPrChange w:id="1651" w:author="user pc" w:date="2022-03-15T10:14:00Z">
                  <w:rPr>
                    <w:rFonts w:ascii="Calibri" w:cs="Bell MT" w:hAnsi="Calibri"/>
                  </w:rPr>
                </w:rPrChange>
              </w:rPr>
              <w:t>C</w:t>
            </w:r>
          </w:p>
        </w:tc>
        <w:tc>
          <w:tcPr>
            <w:tcW w:w="3192" w:type="dxa"/>
            <w:tcBorders/>
          </w:tcPr>
          <w:p>
            <w:pPr>
              <w:pStyle w:val="style157"/>
              <w:tabs>
                <w:tab w:val="left" w:leader="none" w:pos="3642"/>
              </w:tabs>
              <w:jc w:val="both"/>
              <w:rPr>
                <w:rFonts w:ascii="Times New Roman" w:cs="Times New Roman" w:hAnsi="Times New Roman"/>
                <w:sz w:val="28"/>
                <w:szCs w:val="28"/>
                <w:rPrChange w:id="1652" w:author="user pc" w:date="2022-03-15T10:14:00Z">
                  <w:rPr>
                    <w:rFonts w:ascii="Calibri" w:cs="Bell MT" w:hAnsi="Calibri"/>
                    <w:sz w:val="22"/>
                    <w:szCs w:val="22"/>
                  </w:rPr>
                </w:rPrChange>
              </w:rPr>
            </w:pPr>
            <w:r w:rsidRPr="5425A719">
              <w:rPr>
                <w:rFonts w:ascii="Times New Roman" w:cs="Times New Roman" w:hAnsi="Times New Roman"/>
                <w:sz w:val="28"/>
                <w:szCs w:val="28"/>
                <w:rPrChange w:id="1653" w:author="user pc" w:date="2022-03-15T10:14:00Z">
                  <w:rPr>
                    <w:rFonts w:ascii="Calibri" w:cs="Bell MT" w:hAnsi="Calibri"/>
                  </w:rPr>
                </w:rPrChange>
              </w:rPr>
              <w:t>H</w:t>
            </w:r>
          </w:p>
        </w:tc>
      </w:tr>
      <w:tr>
        <w:tblPrEx/>
        <w:trPr/>
        <w:tc>
          <w:tcPr>
            <w:tcW w:w="3192" w:type="dxa"/>
            <w:tcBorders/>
          </w:tcPr>
          <w:p>
            <w:pPr>
              <w:pStyle w:val="style157"/>
              <w:tabs>
                <w:tab w:val="left" w:leader="none" w:pos="3642"/>
              </w:tabs>
              <w:jc w:val="both"/>
              <w:rPr>
                <w:rFonts w:ascii="Times New Roman" w:cs="Times New Roman" w:hAnsi="Times New Roman"/>
                <w:sz w:val="28"/>
                <w:szCs w:val="28"/>
                <w:rPrChange w:id="1654" w:author="user pc" w:date="2022-03-15T10:14:00Z">
                  <w:rPr>
                    <w:rFonts w:ascii="Calibri" w:cs="Bell MT" w:hAnsi="Calibri"/>
                    <w:sz w:val="22"/>
                    <w:szCs w:val="22"/>
                  </w:rPr>
                </w:rPrChange>
              </w:rPr>
            </w:pPr>
            <w:r w:rsidRPr="7ABB0ABE">
              <w:rPr>
                <w:rFonts w:ascii="Times New Roman" w:cs="Times New Roman" w:hAnsi="Times New Roman"/>
                <w:sz w:val="28"/>
                <w:szCs w:val="28"/>
                <w:rPrChange w:id="1655" w:author="user pc" w:date="2022-03-15T10:14:00Z">
                  <w:rPr>
                    <w:rFonts w:ascii="Calibri" w:cs="Bell MT" w:hAnsi="Calibri"/>
                  </w:rPr>
                </w:rPrChange>
              </w:rPr>
              <w:t>Mass</w:t>
            </w:r>
          </w:p>
        </w:tc>
        <w:tc>
          <w:tcPr>
            <w:tcW w:w="3192" w:type="dxa"/>
            <w:tcBorders/>
          </w:tcPr>
          <w:p>
            <w:pPr>
              <w:pStyle w:val="style157"/>
              <w:tabs>
                <w:tab w:val="left" w:leader="none" w:pos="3642"/>
              </w:tabs>
              <w:jc w:val="both"/>
              <w:rPr>
                <w:rFonts w:ascii="Times New Roman" w:cs="Times New Roman" w:hAnsi="Times New Roman"/>
                <w:sz w:val="28"/>
                <w:szCs w:val="28"/>
                <w:rPrChange w:id="1656" w:author="user pc" w:date="2022-03-15T10:14:00Z">
                  <w:rPr>
                    <w:rFonts w:ascii="Calibri" w:cs="Bell MT" w:hAnsi="Calibri"/>
                    <w:sz w:val="22"/>
                    <w:szCs w:val="22"/>
                  </w:rPr>
                </w:rPrChange>
              </w:rPr>
            </w:pPr>
            <w:r w:rsidRPr="9CBED9E6">
              <w:rPr>
                <w:rFonts w:ascii="Times New Roman" w:cs="Times New Roman" w:hAnsi="Times New Roman"/>
                <w:sz w:val="28"/>
                <w:szCs w:val="28"/>
                <w:rPrChange w:id="1657" w:author="user pc" w:date="2022-03-15T10:14:00Z">
                  <w:rPr>
                    <w:rFonts w:ascii="Calibri" w:cs="Bell MT" w:hAnsi="Calibri"/>
                  </w:rPr>
                </w:rPrChange>
              </w:rPr>
              <w:t>0.923</w:t>
            </w:r>
          </w:p>
        </w:tc>
        <w:tc>
          <w:tcPr>
            <w:tcW w:w="3192" w:type="dxa"/>
            <w:tcBorders/>
          </w:tcPr>
          <w:p>
            <w:pPr>
              <w:pStyle w:val="style157"/>
              <w:tabs>
                <w:tab w:val="left" w:leader="none" w:pos="3642"/>
              </w:tabs>
              <w:jc w:val="both"/>
              <w:rPr>
                <w:rFonts w:ascii="Times New Roman" w:cs="Times New Roman" w:hAnsi="Times New Roman"/>
                <w:sz w:val="28"/>
                <w:szCs w:val="28"/>
                <w:rPrChange w:id="1658" w:author="user pc" w:date="2022-03-15T10:14:00Z">
                  <w:rPr>
                    <w:rFonts w:ascii="Calibri" w:cs="Bell MT" w:hAnsi="Calibri"/>
                    <w:sz w:val="22"/>
                    <w:szCs w:val="22"/>
                  </w:rPr>
                </w:rPrChange>
              </w:rPr>
            </w:pPr>
            <w:r w:rsidRPr="0EA3B780">
              <w:rPr>
                <w:rFonts w:ascii="Times New Roman" w:cs="Times New Roman" w:hAnsi="Times New Roman"/>
                <w:sz w:val="28"/>
                <w:szCs w:val="28"/>
                <w:rPrChange w:id="1659" w:author="user pc" w:date="2022-03-15T10:14:00Z">
                  <w:rPr>
                    <w:rFonts w:ascii="Calibri" w:cs="Bell MT" w:hAnsi="Calibri"/>
                  </w:rPr>
                </w:rPrChange>
              </w:rPr>
              <w:t>0.077</w:t>
            </w:r>
          </w:p>
        </w:tc>
      </w:tr>
      <w:tr>
        <w:tblPrEx/>
        <w:trPr/>
        <w:tc>
          <w:tcPr>
            <w:tcW w:w="3192" w:type="dxa"/>
            <w:tcBorders/>
          </w:tcPr>
          <w:p>
            <w:pPr>
              <w:pStyle w:val="style157"/>
              <w:tabs>
                <w:tab w:val="left" w:leader="none" w:pos="3642"/>
              </w:tabs>
              <w:jc w:val="both"/>
              <w:rPr>
                <w:rFonts w:ascii="Times New Roman" w:cs="Times New Roman" w:hAnsi="Times New Roman"/>
                <w:sz w:val="28"/>
                <w:szCs w:val="28"/>
                <w:rPrChange w:id="1660" w:author="user pc" w:date="2022-03-15T10:14:00Z">
                  <w:rPr>
                    <w:rFonts w:ascii="Calibri" w:cs="Bell MT" w:hAnsi="Calibri"/>
                    <w:sz w:val="22"/>
                    <w:szCs w:val="22"/>
                  </w:rPr>
                </w:rPrChange>
              </w:rPr>
            </w:pPr>
            <w:r w:rsidRPr="D4636A3C">
              <w:rPr>
                <w:rFonts w:ascii="Times New Roman" w:cs="Times New Roman" w:hAnsi="Times New Roman"/>
                <w:sz w:val="28"/>
                <w:szCs w:val="28"/>
                <w:rPrChange w:id="1661" w:author="user pc" w:date="2022-03-15T10:14:00Z">
                  <w:rPr>
                    <w:rFonts w:ascii="Calibri" w:cs="Bell MT" w:hAnsi="Calibri"/>
                  </w:rPr>
                </w:rPrChange>
              </w:rPr>
              <w:t>Mole ratio</w:t>
            </w:r>
          </w:p>
        </w:tc>
        <w:tc>
          <w:tcPr>
            <w:tcW w:w="3192" w:type="dxa"/>
            <w:tcBorders/>
          </w:tcPr>
          <w:p>
            <w:pPr>
              <w:pStyle w:val="style157"/>
              <w:tabs>
                <w:tab w:val="left" w:leader="none" w:pos="3642"/>
              </w:tabs>
              <w:jc w:val="both"/>
              <w:rPr>
                <w:rFonts w:ascii="Times New Roman" w:cs="Times New Roman" w:hAnsi="Times New Roman"/>
                <w:sz w:val="28"/>
                <w:szCs w:val="28"/>
                <w:rPrChange w:id="1662" w:author="user pc" w:date="2022-03-15T10:14:00Z">
                  <w:rPr>
                    <w:rFonts w:ascii="Calibri" w:cs="Bell MT" w:hAnsi="Calibri"/>
                    <w:sz w:val="22"/>
                    <w:szCs w:val="22"/>
                  </w:rPr>
                </w:rPrChange>
              </w:rPr>
            </w:pPr>
            <m:oMathPara>
              <m:oMath>
                <m:f>
                  <m:fPr>
                    <m:ctrlPr>
                      <w:rPr>
                        <w:rFonts w:ascii="Cambria Math" w:cs="Times New Roman" w:hAnsi="Cambria Math"/>
                        <w:i/>
                        <w:sz w:val="28"/>
                        <w:szCs w:val="28"/>
                      </w:rPr>
                    </m:ctrlPr>
                  </m:fPr>
                  <m:num>
                    <m:r w:rsidRPr="D24A8A65">
                      <w:rPr>
                        <w:rFonts w:ascii="Cambria Math" w:cs="Times New Roman" w:hAnsi="Cambria Math"/>
                        <w:sz w:val="28"/>
                        <w:szCs w:val="28"/>
                        <w:rPrChange w:id="1663" w:author="user pc" w:date="2022-03-15T10:14:00Z">
                          <w:rPr>
                            <w:rFonts w:ascii="Calibri" w:cs="Bell MT" w:hAnsi="Calibri"/>
                          </w:rPr>
                        </w:rPrChange>
                      </w:rPr>
                      <m:t>0.923</m:t>
                    </m:r>
                  </m:num>
                  <m:den>
                    <m:r w:rsidRPr="35C5EEC5">
                      <w:rPr>
                        <w:rFonts w:ascii="Cambria Math" w:cs="Times New Roman" w:hAnsi="Cambria Math"/>
                        <w:sz w:val="28"/>
                        <w:szCs w:val="28"/>
                        <w:rPrChange w:id="1664" w:author="user pc" w:date="2022-03-15T10:14:00Z">
                          <w:rPr>
                            <w:rFonts w:ascii="Calibri" w:cs="Bell MT" w:hAnsi="Calibri"/>
                          </w:rPr>
                        </w:rPrChange>
                      </w:rPr>
                      <m:t>12</m:t>
                    </m:r>
                  </m:den>
                </m:f>
                <m:r w:rsidRPr="84192BF3">
                  <w:rPr>
                    <w:rFonts w:ascii="Cambria Math" w:cs="Times New Roman" w:hAnsi="Cambria Math"/>
                    <w:sz w:val="28"/>
                    <w:szCs w:val="28"/>
                    <w:rPrChange w:id="1665" w:author="user pc" w:date="2022-03-15T10:14:00Z">
                      <w:rPr>
                        <w:rFonts w:ascii="Calibri" w:cs="Bell MT" w:hAnsi="Calibri"/>
                      </w:rPr>
                    </w:rPrChange>
                  </w:rPr>
                  <m:t>=0.077</m:t>
                </m:r>
              </m:oMath>
            </m:oMathPara>
          </w:p>
        </w:tc>
        <w:tc>
          <w:tcPr>
            <w:tcW w:w="3192" w:type="dxa"/>
            <w:tcBorders/>
          </w:tcPr>
          <w:p>
            <w:pPr>
              <w:pStyle w:val="style157"/>
              <w:tabs>
                <w:tab w:val="left" w:leader="none" w:pos="3642"/>
              </w:tabs>
              <w:jc w:val="both"/>
              <w:rPr>
                <w:rFonts w:ascii="Times New Roman" w:cs="Times New Roman" w:hAnsi="Times New Roman"/>
                <w:sz w:val="28"/>
                <w:szCs w:val="28"/>
                <w:rPrChange w:id="1666" w:author="user pc" w:date="2022-03-15T10:14:00Z">
                  <w:rPr>
                    <w:rFonts w:ascii="Calibri" w:cs="Bell MT" w:hAnsi="Calibri"/>
                    <w:sz w:val="22"/>
                    <w:szCs w:val="22"/>
                  </w:rPr>
                </w:rPrChange>
              </w:rPr>
            </w:pPr>
            <m:oMathPara>
              <m:oMath>
                <m:f>
                  <m:fPr>
                    <m:ctrlPr>
                      <w:rPr>
                        <w:rFonts w:ascii="Cambria Math" w:cs="Times New Roman" w:hAnsi="Cambria Math"/>
                        <w:i/>
                        <w:sz w:val="28"/>
                        <w:szCs w:val="28"/>
                      </w:rPr>
                    </m:ctrlPr>
                  </m:fPr>
                  <m:num>
                    <m:r w:rsidRPr="99B95FA2">
                      <w:rPr>
                        <w:rFonts w:ascii="Cambria Math" w:cs="Times New Roman" w:hAnsi="Cambria Math"/>
                        <w:sz w:val="28"/>
                        <w:szCs w:val="28"/>
                        <w:rPrChange w:id="1667" w:author="user pc" w:date="2022-03-15T10:14:00Z">
                          <w:rPr>
                            <w:rFonts w:ascii="Calibri" w:cs="Bell MT" w:hAnsi="Calibri"/>
                          </w:rPr>
                        </w:rPrChange>
                      </w:rPr>
                      <m:t>0.077</m:t>
                    </m:r>
                  </m:num>
                  <m:den>
                    <m:r w:rsidRPr="7D370DDC">
                      <w:rPr>
                        <w:rFonts w:ascii="Cambria Math" w:cs="Times New Roman" w:hAnsi="Cambria Math"/>
                        <w:sz w:val="28"/>
                        <w:szCs w:val="28"/>
                        <w:rPrChange w:id="1668" w:author="user pc" w:date="2022-03-15T10:14:00Z">
                          <w:rPr>
                            <w:rFonts w:ascii="Calibri" w:cs="Bell MT" w:hAnsi="Calibri"/>
                          </w:rPr>
                        </w:rPrChange>
                      </w:rPr>
                      <m:t>1</m:t>
                    </m:r>
                  </m:den>
                </m:f>
                <m:r w:rsidRPr="BEB1171C">
                  <w:rPr>
                    <w:rFonts w:ascii="Cambria Math" w:cs="Times New Roman" w:hAnsi="Cambria Math"/>
                    <w:sz w:val="28"/>
                    <w:szCs w:val="28"/>
                    <w:rPrChange w:id="1669" w:author="user pc" w:date="2022-03-15T10:14:00Z">
                      <w:rPr>
                        <w:rFonts w:ascii="Calibri" w:cs="Bell MT" w:hAnsi="Calibri"/>
                      </w:rPr>
                    </w:rPrChange>
                  </w:rPr>
                  <m:t>=0.077</m:t>
                </m:r>
              </m:oMath>
            </m:oMathPara>
          </w:p>
        </w:tc>
      </w:tr>
      <w:tr>
        <w:tblPrEx/>
        <w:trPr/>
        <w:tc>
          <w:tcPr>
            <w:tcW w:w="3192" w:type="dxa"/>
            <w:tcBorders/>
          </w:tcPr>
          <w:p>
            <w:pPr>
              <w:pStyle w:val="style157"/>
              <w:tabs>
                <w:tab w:val="left" w:leader="none" w:pos="3642"/>
              </w:tabs>
              <w:jc w:val="both"/>
              <w:rPr>
                <w:rFonts w:ascii="Times New Roman" w:cs="Times New Roman" w:hAnsi="Times New Roman"/>
                <w:sz w:val="28"/>
                <w:szCs w:val="28"/>
                <w:rPrChange w:id="1670" w:author="user pc" w:date="2022-03-15T10:14:00Z">
                  <w:rPr>
                    <w:rFonts w:ascii="Calibri" w:cs="Bell MT" w:hAnsi="Calibri"/>
                    <w:sz w:val="22"/>
                    <w:szCs w:val="22"/>
                  </w:rPr>
                </w:rPrChange>
              </w:rPr>
            </w:pPr>
            <w:r w:rsidRPr="832E2B6C">
              <w:rPr>
                <w:rFonts w:ascii="Times New Roman" w:cs="Times New Roman" w:hAnsi="Times New Roman"/>
                <w:sz w:val="28"/>
                <w:szCs w:val="28"/>
                <w:rPrChange w:id="1671" w:author="user pc" w:date="2022-03-15T10:14:00Z">
                  <w:rPr>
                    <w:rFonts w:ascii="Calibri" w:cs="Bell MT" w:hAnsi="Calibri"/>
                  </w:rPr>
                </w:rPrChange>
              </w:rPr>
              <w:t>Divide through by the smallest ratio</w:t>
            </w:r>
          </w:p>
        </w:tc>
        <w:tc>
          <w:tcPr>
            <w:tcW w:w="3192" w:type="dxa"/>
            <w:tcBorders/>
          </w:tcPr>
          <w:p>
            <w:pPr>
              <w:pStyle w:val="style157"/>
              <w:tabs>
                <w:tab w:val="left" w:leader="none" w:pos="3642"/>
              </w:tabs>
              <w:jc w:val="both"/>
              <w:rPr>
                <w:rFonts w:ascii="Times New Roman" w:cs="Times New Roman" w:hAnsi="Times New Roman"/>
                <w:sz w:val="28"/>
                <w:szCs w:val="28"/>
                <w:rPrChange w:id="1672" w:author="user pc" w:date="2022-03-15T10:14:00Z">
                  <w:rPr>
                    <w:rFonts w:ascii="Calibri" w:cs="Bell MT" w:hAnsi="Calibri"/>
                    <w:sz w:val="22"/>
                    <w:szCs w:val="22"/>
                  </w:rPr>
                </w:rPrChange>
              </w:rPr>
            </w:pPr>
            <m:oMathPara>
              <m:oMath>
                <m:f>
                  <m:fPr>
                    <m:ctrlPr>
                      <w:rPr>
                        <w:rFonts w:ascii="Cambria Math" w:cs="Times New Roman" w:hAnsi="Cambria Math"/>
                        <w:i/>
                        <w:sz w:val="28"/>
                        <w:szCs w:val="28"/>
                      </w:rPr>
                    </m:ctrlPr>
                  </m:fPr>
                  <m:num>
                    <m:r w:rsidRPr="B681CA58">
                      <w:rPr>
                        <w:rFonts w:ascii="Cambria Math" w:cs="Times New Roman" w:hAnsi="Cambria Math"/>
                        <w:sz w:val="28"/>
                        <w:szCs w:val="28"/>
                        <w:rPrChange w:id="1673" w:author="user pc" w:date="2022-03-15T10:14:00Z">
                          <w:rPr>
                            <w:rFonts w:ascii="Calibri" w:cs="Bell MT" w:hAnsi="Calibri"/>
                          </w:rPr>
                        </w:rPrChange>
                      </w:rPr>
                      <m:t>0.077</m:t>
                    </m:r>
                  </m:num>
                  <m:den>
                    <m:r w:rsidRPr="F65F2391">
                      <w:rPr>
                        <w:rFonts w:ascii="Cambria Math" w:cs="Times New Roman" w:hAnsi="Cambria Math"/>
                        <w:sz w:val="28"/>
                        <w:szCs w:val="28"/>
                        <w:rPrChange w:id="1674" w:author="user pc" w:date="2022-03-15T10:14:00Z">
                          <w:rPr>
                            <w:rFonts w:ascii="Calibri" w:cs="Bell MT" w:hAnsi="Calibri"/>
                          </w:rPr>
                        </w:rPrChange>
                      </w:rPr>
                      <m:t>0.077</m:t>
                    </m:r>
                  </m:den>
                </m:f>
                <m:r w:rsidRPr="9931B661">
                  <w:rPr>
                    <w:rFonts w:ascii="Cambria Math" w:cs="Times New Roman" w:hAnsi="Cambria Math"/>
                    <w:sz w:val="28"/>
                    <w:szCs w:val="28"/>
                    <w:rPrChange w:id="1675" w:author="user pc" w:date="2022-03-15T10:14:00Z">
                      <w:rPr>
                        <w:rFonts w:ascii="Calibri" w:cs="Bell MT" w:hAnsi="Calibri"/>
                      </w:rPr>
                    </w:rPrChange>
                  </w:rPr>
                  <m:t>=1</m:t>
                </m:r>
              </m:oMath>
            </m:oMathPara>
          </w:p>
        </w:tc>
        <w:tc>
          <w:tcPr>
            <w:tcW w:w="3192" w:type="dxa"/>
            <w:tcBorders/>
          </w:tcPr>
          <w:p>
            <w:pPr>
              <w:pStyle w:val="style157"/>
              <w:tabs>
                <w:tab w:val="left" w:leader="none" w:pos="3642"/>
              </w:tabs>
              <w:jc w:val="both"/>
              <w:rPr>
                <w:rFonts w:ascii="Times New Roman" w:cs="Times New Roman" w:hAnsi="Times New Roman"/>
                <w:sz w:val="28"/>
                <w:szCs w:val="28"/>
                <w:rPrChange w:id="1676" w:author="user pc" w:date="2022-03-15T10:14:00Z">
                  <w:rPr>
                    <w:rFonts w:ascii="Calibri" w:cs="Bell MT" w:hAnsi="Calibri"/>
                    <w:sz w:val="22"/>
                    <w:szCs w:val="22"/>
                  </w:rPr>
                </w:rPrChange>
              </w:rPr>
            </w:pPr>
            <m:oMathPara>
              <m:oMath>
                <m:f>
                  <m:fPr>
                    <m:ctrlPr>
                      <w:rPr>
                        <w:rFonts w:ascii="Cambria Math" w:cs="Times New Roman" w:hAnsi="Cambria Math"/>
                        <w:i/>
                        <w:sz w:val="28"/>
                        <w:szCs w:val="28"/>
                      </w:rPr>
                    </m:ctrlPr>
                  </m:fPr>
                  <m:num>
                    <m:r w:rsidRPr="57975E67">
                      <w:rPr>
                        <w:rFonts w:ascii="Cambria Math" w:cs="Times New Roman" w:hAnsi="Cambria Math"/>
                        <w:sz w:val="28"/>
                        <w:szCs w:val="28"/>
                        <w:rPrChange w:id="1677" w:author="user pc" w:date="2022-03-15T10:14:00Z">
                          <w:rPr>
                            <w:rFonts w:ascii="Calibri" w:cs="Bell MT" w:hAnsi="Calibri"/>
                          </w:rPr>
                        </w:rPrChange>
                      </w:rPr>
                      <m:t>0.077</m:t>
                    </m:r>
                  </m:num>
                  <m:den>
                    <m:r w:rsidRPr="0341F3D0">
                      <w:rPr>
                        <w:rFonts w:ascii="Cambria Math" w:cs="Times New Roman" w:hAnsi="Cambria Math"/>
                        <w:sz w:val="28"/>
                        <w:szCs w:val="28"/>
                        <w:rPrChange w:id="1678" w:author="user pc" w:date="2022-03-15T10:14:00Z">
                          <w:rPr>
                            <w:rFonts w:ascii="Calibri" w:cs="Bell MT" w:hAnsi="Calibri"/>
                          </w:rPr>
                        </w:rPrChange>
                      </w:rPr>
                      <m:t>0.077</m:t>
                    </m:r>
                  </m:den>
                </m:f>
                <m:r w:rsidRPr="55F92D49">
                  <w:rPr>
                    <w:rFonts w:ascii="Cambria Math" w:cs="Times New Roman" w:hAnsi="Cambria Math"/>
                    <w:sz w:val="28"/>
                    <w:szCs w:val="28"/>
                    <w:rPrChange w:id="1679" w:author="user pc" w:date="2022-03-15T10:14:00Z">
                      <w:rPr>
                        <w:rFonts w:ascii="Calibri" w:cs="Bell MT" w:hAnsi="Calibri"/>
                      </w:rPr>
                    </w:rPrChange>
                  </w:rPr>
                  <m:t>=1</m:t>
                </m:r>
              </m:oMath>
            </m:oMathPara>
          </w:p>
        </w:tc>
      </w:tr>
    </w:tbl>
    <w:p>
      <w:pPr>
        <w:pStyle w:val="style157"/>
        <w:tabs>
          <w:tab w:val="left" w:leader="none" w:pos="3642"/>
        </w:tabs>
        <w:jc w:val="both"/>
        <w:rPr>
          <w:rFonts w:ascii="Times New Roman" w:cs="Times New Roman" w:hAnsi="Times New Roman"/>
          <w:sz w:val="28"/>
          <w:szCs w:val="28"/>
          <w:rPrChange w:id="1680" w:author="user pc" w:date="2022-03-15T10:14:00Z">
            <w:rPr>
              <w:rFonts w:ascii="Calibri" w:cs="Bell MT" w:hAnsi="Calibri"/>
            </w:rPr>
          </w:rPrChange>
        </w:rPr>
      </w:pPr>
      <w:r w:rsidRPr="6DD45EFF">
        <w:rPr>
          <w:rFonts w:ascii="Times New Roman" w:cs="Times New Roman" w:hAnsi="Times New Roman"/>
          <w:sz w:val="28"/>
          <w:szCs w:val="28"/>
          <w:rPrChange w:id="1681" w:author="user pc" w:date="2022-03-15T10:14:00Z">
            <w:rPr>
              <w:rFonts w:ascii="Calibri" w:cs="Bell MT" w:hAnsi="Calibri"/>
            </w:rPr>
          </w:rPrChange>
        </w:rPr>
        <w:t>Empirical formula = CH</w:t>
      </w:r>
    </w:p>
    <w:p>
      <w:pPr>
        <w:pStyle w:val="style157"/>
        <w:tabs>
          <w:tab w:val="left" w:leader="none" w:pos="3642"/>
        </w:tabs>
        <w:jc w:val="both"/>
        <w:rPr>
          <w:rFonts w:ascii="Times New Roman" w:cs="Times New Roman" w:hAnsi="Times New Roman"/>
          <w:sz w:val="28"/>
          <w:szCs w:val="28"/>
          <w:vertAlign w:val="subscript"/>
          <w:rPrChange w:id="1682" w:author="user pc" w:date="2022-03-15T10:14:00Z">
            <w:rPr>
              <w:rFonts w:ascii="Calibri" w:cs="Bell MT" w:hAnsi="Calibri"/>
              <w:vertAlign w:val="subscript"/>
            </w:rPr>
          </w:rPrChange>
        </w:rPr>
      </w:pPr>
      <w:r w:rsidRPr="F02477FD">
        <w:rPr>
          <w:rFonts w:ascii="Times New Roman" w:cs="Times New Roman" w:hAnsi="Times New Roman"/>
          <w:sz w:val="28"/>
          <w:szCs w:val="28"/>
          <w:rPrChange w:id="1683" w:author="user pc" w:date="2022-03-15T10:14:00Z">
            <w:rPr>
              <w:rFonts w:ascii="Calibri" w:cs="Bell MT" w:hAnsi="Calibri"/>
            </w:rPr>
          </w:rPrChange>
        </w:rPr>
        <w:t>Molecular formula = (Empirical formula)</w:t>
      </w:r>
      <w:r w:rsidRPr="DBCA696D">
        <w:rPr>
          <w:rFonts w:ascii="Times New Roman" w:cs="Times New Roman" w:hAnsi="Times New Roman"/>
          <w:sz w:val="28"/>
          <w:szCs w:val="28"/>
          <w:vertAlign w:val="subscript"/>
          <w:rPrChange w:id="1684" w:author="user pc" w:date="2022-03-15T10:14:00Z">
            <w:rPr>
              <w:rFonts w:ascii="Calibri" w:cs="Bell MT" w:hAnsi="Calibri"/>
              <w:vertAlign w:val="subscript"/>
            </w:rPr>
          </w:rPrChange>
        </w:rPr>
        <w:t>n</w:t>
      </w:r>
    </w:p>
    <w:p>
      <w:pPr>
        <w:pStyle w:val="style157"/>
        <w:tabs>
          <w:tab w:val="left" w:leader="none" w:pos="3642"/>
        </w:tabs>
        <w:jc w:val="both"/>
        <w:rPr>
          <w:rFonts w:ascii="Times New Roman" w:cs="Times New Roman" w:eastAsia="宋体" w:hAnsi="Times New Roman"/>
          <w:i/>
          <w:sz w:val="28"/>
          <w:szCs w:val="28"/>
          <w:rPrChange w:id="1685" w:author="user pc" w:date="2022-03-15T10:14:00Z">
            <w:rPr>
              <w:rFonts w:ascii="Calibri" w:cs="Bell MT" w:eastAsia="宋体" w:hAnsi="Calibri"/>
              <w:i/>
            </w:rPr>
          </w:rPrChange>
        </w:rPr>
      </w:pPr>
      <w:r w:rsidRPr="ED64BCFA">
        <w:rPr>
          <w:rFonts w:ascii="Times New Roman" w:cs="Times New Roman" w:hAnsi="Times New Roman"/>
          <w:i/>
          <w:sz w:val="28"/>
          <w:szCs w:val="28"/>
          <w:rPrChange w:id="1686" w:author="user pc" w:date="2022-03-15T10:14:00Z">
            <w:rPr>
              <w:rFonts w:ascii="Calibri" w:cs="Bell MT" w:hAnsi="Calibri"/>
              <w:i/>
            </w:rPr>
          </w:rPrChange>
        </w:rPr>
        <w:t>Note: molecular mass =  2</w:t>
      </w:r>
      <m:oMath>
        <m:r w:rsidRPr="73968BA6">
          <w:rPr>
            <w:rFonts w:ascii="Cambria Math" w:cs="Times New Roman" w:hAnsi="Cambria Math"/>
            <w:sz w:val="28"/>
            <w:szCs w:val="28"/>
            <w:rPrChange w:id="1687" w:author="user pc" w:date="2022-03-15T10:14:00Z">
              <w:rPr>
                <w:rFonts w:ascii="Cambria Math" w:cs="Bell MT" w:hAnsi="Cambria Math"/>
              </w:rPr>
            </w:rPrChange>
          </w:rPr>
          <m:t xml:space="preserve">  × </m:t>
        </m:r>
      </m:oMath>
      <w:r w:rsidRPr="60436C82">
        <w:rPr>
          <w:rFonts w:ascii="Times New Roman" w:cs="Times New Roman" w:eastAsia="宋体" w:hAnsi="Times New Roman"/>
          <w:i/>
          <w:sz w:val="28"/>
          <w:szCs w:val="28"/>
          <w:rPrChange w:id="1688" w:author="user pc" w:date="2022-03-15T10:14:00Z">
            <w:rPr>
              <w:rFonts w:ascii="Calibri" w:cs="Bell MT" w:eastAsia="宋体" w:hAnsi="Calibri"/>
              <w:i/>
            </w:rPr>
          </w:rPrChange>
        </w:rPr>
        <w:t xml:space="preserve">vapour density </w:t>
      </w:r>
      <w:r w:rsidRPr="F8C2CD22">
        <w:rPr>
          <w:rFonts w:ascii="Times New Roman" w:cs="Times New Roman" w:eastAsia="宋体" w:hAnsi="Times New Roman"/>
          <w:sz w:val="28"/>
          <w:szCs w:val="28"/>
          <w:rPrChange w:id="1689" w:author="user pc" w:date="2022-03-15T10:14:00Z">
            <w:rPr>
              <w:rFonts w:ascii="Calibri" w:cs="Bell MT" w:eastAsia="宋体" w:hAnsi="Calibri"/>
            </w:rPr>
          </w:rPrChange>
        </w:rPr>
        <w:t>= 2</w:t>
      </w:r>
      <m:oMath>
        <m:r w:rsidRPr="B908F3C1">
          <w:rPr>
            <w:rFonts w:ascii="Cambria Math" w:cs="Times New Roman" w:eastAsia="宋体" w:hAnsi="Cambria Math"/>
            <w:sz w:val="28"/>
            <w:szCs w:val="28"/>
            <w:rPrChange w:id="1690" w:author="user pc" w:date="2022-03-15T10:14:00Z">
              <w:rPr>
                <w:rFonts w:ascii="Cambria Math" w:cs="Bell MT" w:eastAsia="宋体" w:hAnsi="Cambria Math"/>
              </w:rPr>
            </w:rPrChange>
          </w:rPr>
          <m:t xml:space="preserve"> </m:t>
        </m:r>
        <m:r w:rsidRPr="FB442C2B">
          <w:rPr>
            <w:rFonts w:ascii="Cambria Math" w:cs="Times New Roman" w:hAnsi="Cambria Math"/>
            <w:sz w:val="28"/>
            <w:szCs w:val="28"/>
            <w:rPrChange w:id="1691" w:author="user pc" w:date="2022-03-15T10:14:00Z">
              <w:rPr>
                <w:rFonts w:ascii="Calibri" w:cs="Bell MT" w:hAnsi="Calibri"/>
              </w:rPr>
            </w:rPrChange>
          </w:rPr>
          <m:t xml:space="preserve">× </m:t>
        </m:r>
      </m:oMath>
      <w:r w:rsidRPr="500FC791">
        <w:rPr>
          <w:rFonts w:ascii="Times New Roman" w:cs="Times New Roman" w:eastAsia="宋体" w:hAnsi="Times New Roman"/>
          <w:sz w:val="28"/>
          <w:szCs w:val="28"/>
          <w:rPrChange w:id="1692" w:author="user pc" w:date="2022-03-15T10:14:00Z">
            <w:rPr>
              <w:rFonts w:ascii="Calibri" w:cs="Bell MT" w:eastAsia="宋体" w:hAnsi="Calibri"/>
            </w:rPr>
          </w:rPrChange>
        </w:rPr>
        <w:t>39</w:t>
      </w:r>
      <w:r w:rsidRPr="C868A9D8">
        <w:rPr>
          <w:rFonts w:ascii="Times New Roman" w:cs="Times New Roman" w:eastAsia="宋体" w:hAnsi="Times New Roman"/>
          <w:i/>
          <w:sz w:val="28"/>
          <w:szCs w:val="28"/>
          <w:rPrChange w:id="1693" w:author="user pc" w:date="2022-03-15T10:14:00Z">
            <w:rPr>
              <w:rFonts w:ascii="Calibri" w:cs="Bell MT" w:eastAsia="宋体" w:hAnsi="Calibri"/>
              <w:i/>
            </w:rPr>
          </w:rPrChange>
        </w:rPr>
        <w:t xml:space="preserve"> </w:t>
      </w:r>
      <w:r w:rsidRPr="63705197">
        <w:rPr>
          <w:rFonts w:ascii="Times New Roman" w:cs="Times New Roman" w:eastAsia="宋体" w:hAnsi="Times New Roman"/>
          <w:sz w:val="28"/>
          <w:szCs w:val="28"/>
          <w:rPrChange w:id="1694" w:author="user pc" w:date="2022-03-15T10:14:00Z">
            <w:rPr>
              <w:rFonts w:ascii="Calibri" w:cs="Bell MT" w:eastAsia="宋体" w:hAnsi="Calibri"/>
            </w:rPr>
          </w:rPrChange>
        </w:rPr>
        <w:t>=78 g/mol</w:t>
      </w:r>
    </w:p>
    <w:p>
      <w:pPr>
        <w:pStyle w:val="style157"/>
        <w:tabs>
          <w:tab w:val="left" w:leader="none" w:pos="3642"/>
        </w:tabs>
        <w:jc w:val="both"/>
        <w:rPr>
          <w:rFonts w:ascii="Times New Roman" w:cs="Times New Roman" w:eastAsia="宋体" w:hAnsi="Times New Roman"/>
          <w:sz w:val="28"/>
          <w:szCs w:val="28"/>
          <w:rPrChange w:id="1695" w:author="user pc" w:date="2022-03-15T10:14:00Z">
            <w:rPr>
              <w:rFonts w:ascii="Calibri" w:cs="Bell MT" w:eastAsia="宋体" w:hAnsi="Calibri"/>
            </w:rPr>
          </w:rPrChange>
        </w:rPr>
      </w:pPr>
      <w:r w:rsidRPr="0FC5D382">
        <w:rPr>
          <w:rFonts w:ascii="Times New Roman" w:cs="Times New Roman" w:eastAsia="宋体" w:hAnsi="Times New Roman"/>
          <w:sz w:val="28"/>
          <w:szCs w:val="28"/>
          <w:rPrChange w:id="1696" w:author="user pc" w:date="2022-03-15T10:14:00Z">
            <w:rPr>
              <w:rFonts w:ascii="Calibri" w:cs="Bell MT" w:eastAsia="宋体" w:hAnsi="Calibri"/>
            </w:rPr>
          </w:rPrChange>
        </w:rPr>
        <w:t>n(CH) = 78</w:t>
      </w:r>
    </w:p>
    <w:p>
      <w:pPr>
        <w:pStyle w:val="style157"/>
        <w:tabs>
          <w:tab w:val="left" w:leader="none" w:pos="3642"/>
        </w:tabs>
        <w:jc w:val="both"/>
        <w:rPr>
          <w:rFonts w:ascii="Times New Roman" w:cs="Times New Roman" w:eastAsia="宋体" w:hAnsi="Times New Roman"/>
          <w:sz w:val="28"/>
          <w:szCs w:val="28"/>
          <w:rPrChange w:id="1697" w:author="user pc" w:date="2022-03-15T10:14:00Z">
            <w:rPr>
              <w:rFonts w:ascii="Calibri" w:cs="Bell MT" w:eastAsia="宋体" w:hAnsi="Calibri"/>
            </w:rPr>
          </w:rPrChange>
        </w:rPr>
      </w:pPr>
      <w:r w:rsidRPr="2CABEEB9">
        <w:rPr>
          <w:rFonts w:ascii="Times New Roman" w:cs="Times New Roman" w:eastAsia="宋体" w:hAnsi="Times New Roman"/>
          <w:sz w:val="28"/>
          <w:szCs w:val="28"/>
          <w:rPrChange w:id="1698" w:author="user pc" w:date="2022-03-15T10:14:00Z">
            <w:rPr>
              <w:rFonts w:ascii="Calibri" w:cs="Bell MT" w:eastAsia="宋体" w:hAnsi="Calibri"/>
            </w:rPr>
          </w:rPrChange>
        </w:rPr>
        <w:t>n(12</w:t>
      </w:r>
      <m:oMath>
        <m:r w:rsidRPr="5C58A093">
          <w:rPr>
            <w:rFonts w:ascii="Cambria Math" w:cs="Times New Roman" w:eastAsia="宋体" w:hAnsi="Cambria Math"/>
            <w:sz w:val="28"/>
            <w:szCs w:val="28"/>
            <w:rPrChange w:id="1699" w:author="user pc" w:date="2022-03-15T10:14:00Z">
              <w:rPr>
                <w:rFonts w:ascii="Cambria Math" w:cs="Bell MT" w:eastAsia="宋体" w:hAnsi="Cambria Math"/>
              </w:rPr>
            </w:rPrChange>
          </w:rPr>
          <m:t xml:space="preserve"> + </m:t>
        </m:r>
      </m:oMath>
      <w:r w:rsidRPr="87C45BB5">
        <w:rPr>
          <w:rFonts w:ascii="Times New Roman" w:cs="Times New Roman" w:eastAsia="宋体" w:hAnsi="Times New Roman"/>
          <w:sz w:val="28"/>
          <w:szCs w:val="28"/>
          <w:rPrChange w:id="1700" w:author="user pc" w:date="2022-03-15T10:14:00Z">
            <w:rPr>
              <w:rFonts w:ascii="Calibri" w:cs="Bell MT" w:eastAsia="宋体" w:hAnsi="Calibri"/>
            </w:rPr>
          </w:rPrChange>
        </w:rPr>
        <w:t>1) = 78</w:t>
      </w:r>
    </w:p>
    <w:p>
      <w:pPr>
        <w:pStyle w:val="style157"/>
        <w:tabs>
          <w:tab w:val="left" w:leader="none" w:pos="3642"/>
        </w:tabs>
        <w:jc w:val="both"/>
        <w:rPr>
          <w:rFonts w:ascii="Times New Roman" w:cs="Times New Roman" w:eastAsia="宋体" w:hAnsi="Times New Roman"/>
          <w:sz w:val="28"/>
          <w:szCs w:val="28"/>
          <w:rPrChange w:id="1701" w:author="user pc" w:date="2022-03-15T10:14:00Z">
            <w:rPr>
              <w:rFonts w:ascii="Calibri" w:cs="Bell MT" w:eastAsia="宋体" w:hAnsi="Calibri"/>
            </w:rPr>
          </w:rPrChange>
        </w:rPr>
      </w:pPr>
      <w:r w:rsidRPr="47D47461">
        <w:rPr>
          <w:rFonts w:ascii="Times New Roman" w:cs="Times New Roman" w:eastAsia="宋体" w:hAnsi="Times New Roman"/>
          <w:sz w:val="28"/>
          <w:szCs w:val="28"/>
          <w:rPrChange w:id="1702" w:author="user pc" w:date="2022-03-15T10:14:00Z">
            <w:rPr>
              <w:rFonts w:ascii="Calibri" w:cs="Bell MT" w:eastAsia="宋体" w:hAnsi="Calibri"/>
            </w:rPr>
          </w:rPrChange>
        </w:rPr>
        <w:t>13n = 78</w:t>
      </w:r>
    </w:p>
    <w:p>
      <w:pPr>
        <w:pStyle w:val="style157"/>
        <w:tabs>
          <w:tab w:val="left" w:leader="none" w:pos="3642"/>
        </w:tabs>
        <w:jc w:val="both"/>
        <w:rPr>
          <w:rFonts w:ascii="Times New Roman" w:cs="Times New Roman" w:eastAsia="宋体" w:hAnsi="Times New Roman"/>
          <w:sz w:val="28"/>
          <w:szCs w:val="28"/>
          <w:rPrChange w:id="1703" w:author="user pc" w:date="2022-03-15T10:14:00Z">
            <w:rPr>
              <w:rFonts w:ascii="Calibri" w:cs="Bell MT" w:eastAsia="宋体" w:hAnsi="Calibri"/>
            </w:rPr>
          </w:rPrChange>
        </w:rPr>
      </w:pPr>
      <m:oMathPara>
        <m:oMathParaPr>
          <m:jc m:val="left"/>
        </m:oMathParaPr>
        <m:oMath>
          <m:f>
            <m:fPr>
              <m:ctrlPr>
                <w:rPr>
                  <w:rFonts w:ascii="Cambria Math" w:cs="Times New Roman" w:hAnsi="Cambria Math"/>
                  <w:i/>
                  <w:sz w:val="28"/>
                  <w:szCs w:val="28"/>
                </w:rPr>
              </m:ctrlPr>
            </m:fPr>
            <m:num>
              <m:r w:rsidRPr="2746A725">
                <w:rPr>
                  <w:rFonts w:ascii="Cambria Math" w:cs="Times New Roman" w:hAnsi="Cambria Math"/>
                  <w:strike/>
                  <w:sz w:val="28"/>
                  <w:szCs w:val="28"/>
                  <w:rPrChange w:id="1704" w:author="user pc" w:date="2022-03-15T10:14:00Z">
                    <w:rPr>
                      <w:rFonts w:ascii="Calibri" w:cs="Bell MT" w:hAnsi="Calibri"/>
                      <w:strike/>
                    </w:rPr>
                  </w:rPrChange>
                </w:rPr>
                <m:t>13</m:t>
              </m:r>
            </m:num>
            <m:den>
              <m:r w:rsidRPr="FE943871">
                <w:rPr>
                  <w:rFonts w:ascii="Cambria Math" w:cs="Times New Roman" w:hAnsi="Cambria Math"/>
                  <w:strike/>
                  <w:sz w:val="28"/>
                  <w:szCs w:val="28"/>
                  <w:rPrChange w:id="1705" w:author="user pc" w:date="2022-03-15T10:14:00Z">
                    <w:rPr>
                      <w:rFonts w:ascii="Cambria Math" w:cs="Bell MT" w:hAnsi="Cambria Math"/>
                      <w:strike/>
                    </w:rPr>
                  </w:rPrChange>
                </w:rPr>
                <m:t>13</m:t>
              </m:r>
            </m:den>
          </m:f>
          <m:r w:rsidRPr="A41D4492">
            <w:rPr>
              <w:rFonts w:ascii="Cambria Math" w:cs="Times New Roman" w:hAnsi="Cambria Math"/>
              <w:sz w:val="28"/>
              <w:szCs w:val="28"/>
              <w:rPrChange w:id="1706" w:author="user pc" w:date="2022-03-15T10:14:00Z">
                <w:rPr>
                  <w:rFonts w:ascii="Cambria Math" w:cs="Bell MT" w:hAnsi="Cambria Math"/>
                </w:rPr>
              </w:rPrChange>
            </w:rPr>
            <m:t>=</m:t>
          </m:r>
          <m:f>
            <m:fPr>
              <m:ctrlPr>
                <w:rPr>
                  <w:rFonts w:ascii="Cambria Math" w:cs="Times New Roman" w:hAnsi="Cambria Math"/>
                  <w:i/>
                  <w:sz w:val="28"/>
                  <w:szCs w:val="28"/>
                </w:rPr>
              </m:ctrlPr>
            </m:fPr>
            <m:num>
              <m:r w:rsidRPr="7B9E3351">
                <w:rPr>
                  <w:rFonts w:ascii="Cambria Math" w:cs="Times New Roman" w:hAnsi="Cambria Math"/>
                  <w:sz w:val="28"/>
                  <w:szCs w:val="28"/>
                  <w:rPrChange w:id="1707" w:author="user pc" w:date="2022-03-15T10:14:00Z">
                    <w:rPr>
                      <w:rFonts w:ascii="Cambria Math" w:cs="Bell MT" w:hAnsi="Cambria Math"/>
                    </w:rPr>
                  </w:rPrChange>
                </w:rPr>
                <m:t>78</m:t>
              </m:r>
            </m:num>
            <m:den>
              <m:r w:rsidRPr="D64D6FCB">
                <w:rPr>
                  <w:rFonts w:ascii="Cambria Math" w:cs="Times New Roman" w:hAnsi="Cambria Math"/>
                  <w:sz w:val="28"/>
                  <w:szCs w:val="28"/>
                  <w:rPrChange w:id="1708" w:author="user pc" w:date="2022-03-15T10:14:00Z">
                    <w:rPr>
                      <w:rFonts w:ascii="Cambria Math" w:cs="Bell MT" w:hAnsi="Cambria Math"/>
                    </w:rPr>
                  </w:rPrChange>
                </w:rPr>
                <m:t>13</m:t>
              </m:r>
            </m:den>
          </m:f>
          <m:r w:rsidRPr="FBC5B88A">
            <w:rPr>
              <w:rFonts w:ascii="Cambria Math" w:cs="Times New Roman" w:hAnsi="Cambria Math"/>
              <w:sz w:val="28"/>
              <w:szCs w:val="28"/>
              <w:rPrChange w:id="1709" w:author="user pc" w:date="2022-03-15T10:14:00Z">
                <w:rPr>
                  <w:rFonts w:ascii="Cambria Math" w:cs="Bell MT" w:hAnsi="Cambria Math"/>
                </w:rPr>
              </w:rPrChange>
            </w:rPr>
            <m:t>=6</m:t>
          </m:r>
        </m:oMath>
      </m:oMathPara>
    </w:p>
    <w:p>
      <w:pPr>
        <w:pStyle w:val="style157"/>
        <w:tabs>
          <w:tab w:val="left" w:leader="none" w:pos="3642"/>
        </w:tabs>
        <w:jc w:val="both"/>
        <w:rPr>
          <w:rFonts w:ascii="Times New Roman" w:cs="Times New Roman" w:eastAsia="宋体" w:hAnsi="Times New Roman"/>
          <w:sz w:val="28"/>
          <w:szCs w:val="28"/>
          <w:rPrChange w:id="1710" w:author="user pc" w:date="2022-03-15T10:14:00Z">
            <w:rPr>
              <w:rFonts w:ascii="Calibri" w:cs="Bell MT" w:eastAsia="宋体" w:hAnsi="Calibri"/>
            </w:rPr>
          </w:rPrChange>
        </w:rPr>
      </w:pPr>
      <w:r w:rsidRPr="223BA1FB">
        <w:rPr>
          <w:rFonts w:ascii="Times New Roman" w:cs="Times New Roman" w:eastAsia="宋体" w:hAnsi="Times New Roman"/>
          <w:sz w:val="28"/>
          <w:szCs w:val="28"/>
          <w:rPrChange w:id="1711" w:author="user pc" w:date="2022-03-15T10:14:00Z">
            <w:rPr>
              <w:rFonts w:ascii="Calibri" w:cs="Bell MT" w:eastAsia="宋体" w:hAnsi="Calibri"/>
            </w:rPr>
          </w:rPrChange>
        </w:rPr>
        <w:t>n  =  6</w:t>
      </w:r>
    </w:p>
    <w:p>
      <w:pPr>
        <w:pStyle w:val="style157"/>
        <w:tabs>
          <w:tab w:val="left" w:leader="none" w:pos="3642"/>
        </w:tabs>
        <w:jc w:val="both"/>
        <w:rPr>
          <w:rFonts w:ascii="Times New Roman" w:cs="Times New Roman" w:eastAsia="宋体" w:hAnsi="Times New Roman"/>
          <w:sz w:val="28"/>
          <w:szCs w:val="28"/>
          <w:rPrChange w:id="1712" w:author="user pc" w:date="2022-03-15T10:14:00Z">
            <w:rPr>
              <w:rFonts w:ascii="Calibri" w:cs="Bell MT" w:eastAsia="宋体" w:hAnsi="Calibri"/>
            </w:rPr>
          </w:rPrChange>
        </w:rPr>
      </w:pPr>
      <w:r w:rsidRPr="8C12B538">
        <w:rPr>
          <w:rFonts w:ascii="Times New Roman" w:cs="Times New Roman" w:eastAsia="宋体" w:hAnsi="Times New Roman"/>
          <w:sz w:val="28"/>
          <w:szCs w:val="28"/>
          <w:rPrChange w:id="1713" w:author="user pc" w:date="2022-03-15T10:14:00Z">
            <w:rPr>
              <w:rFonts w:ascii="Calibri" w:cs="Bell MT" w:eastAsia="宋体" w:hAnsi="Calibri"/>
            </w:rPr>
          </w:rPrChange>
        </w:rPr>
        <w:t>Therefore, molecular formula = 6(CH)  = C</w:t>
      </w:r>
      <w:r w:rsidRPr="DC76A4BE">
        <w:rPr>
          <w:rFonts w:ascii="Times New Roman" w:cs="Times New Roman" w:eastAsia="宋体" w:hAnsi="Times New Roman"/>
          <w:sz w:val="28"/>
          <w:szCs w:val="28"/>
          <w:vertAlign w:val="subscript"/>
          <w:rPrChange w:id="1714" w:author="user pc" w:date="2022-03-15T10:14:00Z">
            <w:rPr>
              <w:rFonts w:ascii="Calibri" w:cs="Bell MT" w:eastAsia="宋体" w:hAnsi="Calibri"/>
              <w:vertAlign w:val="subscript"/>
            </w:rPr>
          </w:rPrChange>
        </w:rPr>
        <w:t>6</w:t>
      </w:r>
      <w:r w:rsidRPr="A8D3ED78">
        <w:rPr>
          <w:rFonts w:ascii="Times New Roman" w:cs="Times New Roman" w:eastAsia="宋体" w:hAnsi="Times New Roman"/>
          <w:sz w:val="28"/>
          <w:szCs w:val="28"/>
          <w:rPrChange w:id="1715" w:author="user pc" w:date="2022-03-15T10:14:00Z">
            <w:rPr>
              <w:rFonts w:ascii="Calibri" w:cs="Bell MT" w:eastAsia="宋体" w:hAnsi="Calibri"/>
            </w:rPr>
          </w:rPrChange>
        </w:rPr>
        <w:t>H</w:t>
      </w:r>
      <w:r w:rsidRPr="B83A4FA5">
        <w:rPr>
          <w:rFonts w:ascii="Times New Roman" w:cs="Times New Roman" w:eastAsia="宋体" w:hAnsi="Times New Roman"/>
          <w:sz w:val="28"/>
          <w:szCs w:val="28"/>
          <w:vertAlign w:val="subscript"/>
          <w:rPrChange w:id="1716" w:author="user pc" w:date="2022-03-15T10:14:00Z">
            <w:rPr>
              <w:rFonts w:ascii="Calibri" w:cs="Bell MT" w:eastAsia="宋体" w:hAnsi="Calibri"/>
              <w:vertAlign w:val="subscript"/>
            </w:rPr>
          </w:rPrChange>
        </w:rPr>
        <w:t>6</w:t>
      </w:r>
    </w:p>
    <w:p>
      <w:pPr>
        <w:pStyle w:val="style157"/>
        <w:tabs>
          <w:tab w:val="left" w:leader="none" w:pos="3642"/>
        </w:tabs>
        <w:jc w:val="both"/>
        <w:rPr>
          <w:rFonts w:ascii="Times New Roman" w:cs="Times New Roman" w:eastAsia="宋体" w:hAnsi="Times New Roman"/>
          <w:sz w:val="28"/>
          <w:szCs w:val="28"/>
          <w:rPrChange w:id="1717" w:author="user pc" w:date="2022-03-15T10:14:00Z">
            <w:rPr>
              <w:rFonts w:ascii="Calibri" w:cs="Bell MT" w:eastAsia="宋体" w:hAnsi="Calibri"/>
            </w:rPr>
          </w:rPrChange>
        </w:rPr>
      </w:pPr>
      <w:r w:rsidRPr="CF5EE5F3">
        <w:rPr>
          <w:rFonts w:ascii="Times New Roman" w:cs="Times New Roman" w:eastAsia="宋体" w:hAnsi="Times New Roman"/>
          <w:sz w:val="28"/>
          <w:szCs w:val="28"/>
          <w:rPrChange w:id="1718" w:author="user pc" w:date="2022-03-15T10:14:00Z">
            <w:rPr>
              <w:rFonts w:ascii="Calibri" w:cs="Bell MT" w:eastAsia="宋体" w:hAnsi="Calibri"/>
            </w:rPr>
          </w:rPrChange>
        </w:rPr>
        <w:t>ii) The compound is benzene</w:t>
      </w:r>
    </w:p>
    <w:p>
      <w:pPr>
        <w:pStyle w:val="style157"/>
        <w:tabs>
          <w:tab w:val="left" w:leader="none" w:pos="3642"/>
        </w:tabs>
        <w:jc w:val="both"/>
        <w:rPr>
          <w:rFonts w:ascii="Times New Roman" w:cs="Times New Roman" w:eastAsia="宋体" w:hAnsi="Times New Roman"/>
          <w:sz w:val="28"/>
          <w:szCs w:val="28"/>
          <w:rPrChange w:id="1719"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720" w:author="user pc" w:date="2022-03-15T10:14:00Z">
            <w:rPr>
              <w:rFonts w:ascii="Calibri" w:cs="Bell MT" w:eastAsia="宋体" w:hAnsi="Calibri"/>
            </w:rPr>
          </w:rPrChange>
        </w:rPr>
      </w:pPr>
      <w:r>
        <w:rPr>
          <w:rFonts w:ascii="Times New Roman" w:cs="Times New Roman" w:eastAsia="宋体" w:hAnsi="Times New Roman"/>
          <w:b/>
          <w:sz w:val="28"/>
          <w:szCs w:val="28"/>
        </w:rPr>
        <w:t>Solved Example 3</w:t>
      </w:r>
      <w:r w:rsidRPr="38AE47B2">
        <w:rPr>
          <w:rFonts w:ascii="Times New Roman" w:cs="Times New Roman" w:eastAsia="宋体" w:hAnsi="Times New Roman"/>
          <w:b/>
          <w:sz w:val="28"/>
          <w:szCs w:val="28"/>
          <w:rPrChange w:id="1721" w:author="user pc" w:date="2022-03-15T10:14:00Z">
            <w:rPr>
              <w:rFonts w:ascii="Calibri" w:cs="Bell MT" w:eastAsia="宋体" w:hAnsi="Calibri"/>
              <w:b/>
            </w:rPr>
          </w:rPrChange>
        </w:rPr>
        <w:t xml:space="preserve">: </w:t>
      </w:r>
      <w:r w:rsidRPr="89ED516E">
        <w:rPr>
          <w:rFonts w:ascii="Times New Roman" w:cs="Times New Roman" w:eastAsia="宋体" w:hAnsi="Times New Roman"/>
          <w:sz w:val="28"/>
          <w:szCs w:val="28"/>
          <w:rPrChange w:id="1722" w:author="user pc" w:date="2022-03-15T10:14:00Z">
            <w:rPr>
              <w:rFonts w:ascii="Calibri" w:cs="Bell MT" w:eastAsia="宋体" w:hAnsi="Calibri"/>
            </w:rPr>
          </w:rPrChange>
        </w:rPr>
        <w:t>On analysis, an ammonium salt of an alkanoic acid gave 60.5% carbon and 6.5% hydrogen, If 0.309g of the salt yielded 0.0313g of nitrogen, determine the empirical formula of the salt [H = 1.00; C = 12.00; N = 14.00; O = 16.00]</w:t>
      </w:r>
    </w:p>
    <w:p>
      <w:pPr>
        <w:pStyle w:val="style157"/>
        <w:tabs>
          <w:tab w:val="left" w:leader="none" w:pos="3642"/>
        </w:tabs>
        <w:jc w:val="both"/>
        <w:rPr>
          <w:rFonts w:ascii="Times New Roman" w:cs="Times New Roman" w:eastAsia="宋体" w:hAnsi="Times New Roman"/>
          <w:b/>
          <w:sz w:val="28"/>
          <w:szCs w:val="28"/>
          <w:rPrChange w:id="1723" w:author="user pc" w:date="2022-03-15T10:14:00Z">
            <w:rPr>
              <w:rFonts w:ascii="Calibri" w:cs="Bell MT" w:eastAsia="宋体" w:hAnsi="Calibri"/>
              <w:b/>
            </w:rPr>
          </w:rPrChange>
        </w:rPr>
      </w:pPr>
    </w:p>
    <w:p>
      <w:pPr>
        <w:pStyle w:val="style157"/>
        <w:tabs>
          <w:tab w:val="left" w:leader="none" w:pos="3642"/>
        </w:tabs>
        <w:jc w:val="both"/>
        <w:rPr>
          <w:rFonts w:ascii="Times New Roman" w:cs="Times New Roman" w:eastAsia="宋体" w:hAnsi="Times New Roman"/>
          <w:b/>
          <w:sz w:val="28"/>
          <w:szCs w:val="28"/>
          <w:rPrChange w:id="1724" w:author="user pc" w:date="2022-03-15T10:14:00Z">
            <w:rPr>
              <w:rFonts w:ascii="Calibri" w:cs="Bell MT" w:eastAsia="宋体" w:hAnsi="Calibri"/>
              <w:b/>
            </w:rPr>
          </w:rPrChange>
        </w:rPr>
      </w:pPr>
      <w:r w:rsidRPr="ADB3EFBC">
        <w:rPr>
          <w:rFonts w:ascii="Times New Roman" w:cs="Times New Roman" w:eastAsia="宋体" w:hAnsi="Times New Roman"/>
          <w:b/>
          <w:sz w:val="28"/>
          <w:szCs w:val="28"/>
          <w:rPrChange w:id="1725" w:author="user pc" w:date="2022-03-15T10:14:00Z">
            <w:rPr>
              <w:rFonts w:ascii="Calibri" w:cs="Bell MT" w:eastAsia="宋体" w:hAnsi="Calibri"/>
              <w:b/>
            </w:rPr>
          </w:rPrChange>
        </w:rPr>
        <w:t>Solution:</w:t>
      </w:r>
    </w:p>
    <w:p>
      <w:pPr>
        <w:pStyle w:val="style157"/>
        <w:tabs>
          <w:tab w:val="left" w:leader="none" w:pos="3642"/>
        </w:tabs>
        <w:jc w:val="both"/>
        <w:rPr>
          <w:rFonts w:ascii="Times New Roman" w:cs="Times New Roman" w:eastAsia="宋体" w:hAnsi="Times New Roman"/>
          <w:sz w:val="28"/>
          <w:szCs w:val="28"/>
          <w:rPrChange w:id="1726" w:author="user pc" w:date="2022-03-15T10:14:00Z">
            <w:rPr>
              <w:rFonts w:ascii="Calibri" w:cs="Bell MT" w:eastAsia="宋体" w:hAnsi="Calibri"/>
            </w:rPr>
          </w:rPrChange>
        </w:rPr>
      </w:pPr>
      <w:r w:rsidRPr="A2BC8895">
        <w:rPr>
          <w:rFonts w:ascii="Times New Roman" w:cs="Times New Roman" w:eastAsia="宋体" w:hAnsi="Times New Roman"/>
          <w:sz w:val="28"/>
          <w:szCs w:val="28"/>
          <w:rPrChange w:id="1727" w:author="user pc" w:date="2022-03-15T10:14:00Z">
            <w:rPr>
              <w:rFonts w:ascii="Calibri" w:cs="Bell MT" w:eastAsia="宋体" w:hAnsi="Calibri"/>
            </w:rPr>
          </w:rPrChange>
        </w:rPr>
        <w:t xml:space="preserve">% N  = </w:t>
      </w:r>
      <m:oMath>
        <m:f>
          <m:fPr>
            <m:ctrlPr>
              <w:rPr>
                <w:rFonts w:ascii="Cambria Math" w:cs="Times New Roman" w:eastAsia="宋体" w:hAnsi="Cambria Math"/>
                <w:i/>
                <w:sz w:val="28"/>
                <w:szCs w:val="28"/>
              </w:rPr>
            </m:ctrlPr>
          </m:fPr>
          <m:num>
            <m:r w:rsidRPr="FC056B54">
              <w:rPr>
                <w:rFonts w:ascii="Cambria Math" w:cs="Times New Roman" w:eastAsia="宋体" w:hAnsi="Cambria Math"/>
                <w:sz w:val="28"/>
                <w:szCs w:val="28"/>
                <w:rPrChange w:id="1728" w:author="user pc" w:date="2022-03-15T10:14:00Z">
                  <w:rPr>
                    <w:rFonts w:ascii="Cambria Math" w:cs="Bell MT" w:eastAsia="宋体" w:hAnsi="Cambria Math"/>
                  </w:rPr>
                </w:rPrChange>
              </w:rPr>
              <m:t>0.0313</m:t>
            </m:r>
          </m:num>
          <m:den>
            <m:r w:rsidRPr="C763433F">
              <w:rPr>
                <w:rFonts w:ascii="Cambria Math" w:cs="Times New Roman" w:eastAsia="宋体" w:hAnsi="Cambria Math"/>
                <w:sz w:val="28"/>
                <w:szCs w:val="28"/>
                <w:rPrChange w:id="1729" w:author="user pc" w:date="2022-03-15T10:14:00Z">
                  <w:rPr>
                    <w:rFonts w:ascii="Cambria Math" w:cs="Bell MT" w:eastAsia="宋体" w:hAnsi="Cambria Math"/>
                  </w:rPr>
                </w:rPrChange>
              </w:rPr>
              <m:t>0.309</m:t>
            </m:r>
          </m:den>
        </m:f>
        <m:r w:rsidRPr="4DC0341A">
          <w:rPr>
            <w:rFonts w:ascii="Cambria Math" w:cs="Times New Roman" w:eastAsia="宋体" w:hAnsi="Cambria Math"/>
            <w:sz w:val="28"/>
            <w:szCs w:val="28"/>
            <w:rPrChange w:id="1730" w:author="user pc" w:date="2022-03-15T10:14:00Z">
              <w:rPr>
                <w:rFonts w:ascii="Cambria Math" w:cs="Bell MT" w:eastAsia="宋体" w:hAnsi="Cambria Math"/>
              </w:rPr>
            </w:rPrChange>
          </w:rPr>
          <m:t>×100=10.1%</m:t>
        </m:r>
      </m:oMath>
    </w:p>
    <w:p>
      <w:pPr>
        <w:pStyle w:val="style157"/>
        <w:tabs>
          <w:tab w:val="left" w:leader="none" w:pos="3642"/>
        </w:tabs>
        <w:jc w:val="both"/>
        <w:rPr>
          <w:rFonts w:ascii="Times New Roman" w:cs="Times New Roman" w:eastAsia="宋体" w:hAnsi="Times New Roman"/>
          <w:sz w:val="28"/>
          <w:szCs w:val="28"/>
          <w:rPrChange w:id="1731" w:author="user pc" w:date="2022-03-15T10:14:00Z">
            <w:rPr>
              <w:rFonts w:ascii="Calibri" w:cs="Bell MT" w:eastAsia="宋体" w:hAnsi="Calibri"/>
            </w:rPr>
          </w:rPrChange>
        </w:rPr>
      </w:pPr>
      <m:oMathPara>
        <m:oMath>
          <m:r w:rsidRPr="69A64E6E">
            <w:rPr>
              <w:rFonts w:ascii="Cambria Math" w:cs="Times New Roman" w:eastAsia="宋体" w:hAnsi="Cambria Math"/>
              <w:sz w:val="28"/>
              <w:szCs w:val="28"/>
              <w:rPrChange w:id="1732" w:author="user pc" w:date="2022-03-15T10:14:00Z">
                <w:rPr>
                  <w:rFonts w:ascii="Cambria Math" w:cs="Bell MT" w:eastAsia="宋体" w:hAnsi="Cambria Math"/>
                </w:rPr>
              </w:rPrChange>
            </w:rPr>
            <m:t>%</m:t>
          </m:r>
          <m:r w:rsidRPr="82227C80">
            <m:rPr>
              <m:sty m:val="p"/>
            </m:rPr>
            <w:rPr>
              <w:rFonts w:ascii="Cambria Math" w:cs="Times New Roman" w:eastAsia="宋体" w:hAnsi="Cambria Math"/>
              <w:sz w:val="28"/>
              <w:szCs w:val="28"/>
              <w:rPrChange w:id="1733" w:author="user pc" w:date="2022-03-15T10:14:00Z">
                <w:rPr>
                  <w:rFonts w:ascii="Cambria Math" w:cs="Bell MT" w:eastAsia="宋体" w:hAnsi="Cambria Math"/>
                </w:rPr>
              </w:rPrChange>
            </w:rPr>
            <m:t>O=100-</m:t>
          </m:r>
          <m:d>
            <m:dPr>
              <m:endChr m:val=")"/>
              <m:ctrlPr>
                <w:rPr>
                  <w:rFonts w:ascii="Cambria Math" w:cs="Times New Roman" w:eastAsia="宋体" w:hAnsi="Cambria Math"/>
                  <w:sz w:val="28"/>
                  <w:szCs w:val="28"/>
                </w:rPr>
              </m:ctrlPr>
            </m:dPr>
            <m:e>
              <m:r w:rsidRPr="BCCDC0C8">
                <m:rPr>
                  <m:sty m:val="p"/>
                </m:rPr>
                <w:rPr>
                  <w:rFonts w:ascii="Cambria Math" w:cs="Times New Roman" w:eastAsia="宋体" w:hAnsi="Cambria Math"/>
                  <w:sz w:val="28"/>
                  <w:szCs w:val="28"/>
                  <w:rPrChange w:id="1734" w:author="user pc" w:date="2022-03-15T10:14:00Z">
                    <w:rPr>
                      <w:rFonts w:ascii="Cambria Math" w:cs="Bell MT" w:eastAsia="宋体" w:hAnsi="Cambria Math"/>
                    </w:rPr>
                  </w:rPrChange>
                </w:rPr>
                <m:t>60.5+6.5+10.1</m:t>
              </m:r>
            </m:e>
          </m:d>
        </m:oMath>
      </m:oMathPara>
    </w:p>
    <w:p>
      <w:pPr>
        <w:pStyle w:val="style157"/>
        <w:tabs>
          <w:tab w:val="left" w:leader="none" w:pos="3642"/>
        </w:tabs>
        <w:jc w:val="both"/>
        <w:rPr>
          <w:rFonts w:ascii="Times New Roman" w:cs="Times New Roman" w:eastAsia="宋体" w:hAnsi="Times New Roman"/>
          <w:sz w:val="28"/>
          <w:szCs w:val="28"/>
          <w:rPrChange w:id="1735" w:author="user pc" w:date="2022-03-15T10:14:00Z">
            <w:rPr>
              <w:rFonts w:ascii="Calibri" w:cs="Bell MT" w:eastAsia="宋体" w:hAnsi="Calibri"/>
            </w:rPr>
          </w:rPrChange>
        </w:rPr>
      </w:pPr>
      <m:oMath>
        <m:r w:rsidRPr="D6ED6DA6">
          <w:rPr>
            <w:rFonts w:ascii="Cambria Math" w:cs="Times New Roman" w:eastAsia="宋体" w:hAnsi="Cambria Math"/>
            <w:sz w:val="28"/>
            <w:szCs w:val="28"/>
            <w:rPrChange w:id="1736" w:author="user pc" w:date="2022-03-15T10:14:00Z">
              <w:rPr>
                <w:rFonts w:ascii="Cambria Math" w:cs="Bell MT" w:eastAsia="宋体" w:hAnsi="Cambria Math"/>
              </w:rPr>
            </w:rPrChange>
          </w:rPr>
          <m:t>=22.9</m:t>
        </m:r>
      </m:oMath>
      <w:r w:rsidRPr="83B2EB92">
        <w:rPr>
          <w:rFonts w:ascii="Times New Roman" w:cs="Times New Roman" w:eastAsia="宋体" w:hAnsi="Times New Roman"/>
          <w:sz w:val="28"/>
          <w:szCs w:val="28"/>
          <w:rPrChange w:id="1737" w:author="user pc" w:date="2022-03-15T10:14:00Z">
            <w:rPr>
              <w:rFonts w:ascii="Calibri" w:cs="Bell MT" w:eastAsia="宋体" w:hAnsi="Calibri"/>
            </w:rPr>
          </w:rPrChange>
        </w:rPr>
        <w:t>92.9.99999992.9</w:t>
      </w:r>
    </w:p>
    <w:p>
      <w:pPr>
        <w:pStyle w:val="style157"/>
        <w:tabs>
          <w:tab w:val="left" w:leader="none" w:pos="3642"/>
        </w:tabs>
        <w:jc w:val="both"/>
        <w:rPr>
          <w:rFonts w:ascii="Times New Roman" w:cs="Times New Roman" w:eastAsia="宋体" w:hAnsi="Times New Roman"/>
          <w:sz w:val="28"/>
          <w:szCs w:val="28"/>
          <w:rPrChange w:id="1738" w:author="user pc" w:date="2022-03-15T10:14:00Z">
            <w:rPr>
              <w:rFonts w:ascii="Calibri" w:cs="Bell MT" w:eastAsia="宋体" w:hAnsi="Calibri"/>
            </w:rPr>
          </w:rPrChange>
        </w:rPr>
      </w:pPr>
    </w:p>
    <w:tbl>
      <w:tblPr>
        <w:tblStyle w:val="style154"/>
        <w:tblW w:w="0" w:type="auto"/>
        <w:tblLook w:val="04A0" w:firstRow="1" w:lastRow="0" w:firstColumn="1" w:lastColumn="0" w:noHBand="0" w:noVBand="1"/>
      </w:tblPr>
      <w:tblGrid>
        <w:gridCol w:w="1868"/>
        <w:gridCol w:w="1841"/>
        <w:gridCol w:w="1853"/>
        <w:gridCol w:w="1841"/>
        <w:gridCol w:w="1842"/>
      </w:tblGrid>
      <w:tr>
        <w:trPr/>
        <w:tc>
          <w:tcPr>
            <w:tcW w:w="1915" w:type="dxa"/>
            <w:tcBorders/>
          </w:tcPr>
          <w:p>
            <w:pPr>
              <w:pStyle w:val="style157"/>
              <w:tabs>
                <w:tab w:val="left" w:leader="none" w:pos="3642"/>
              </w:tabs>
              <w:jc w:val="both"/>
              <w:rPr>
                <w:rFonts w:ascii="Times New Roman" w:cs="Times New Roman" w:eastAsia="宋体" w:hAnsi="Times New Roman"/>
                <w:sz w:val="28"/>
                <w:szCs w:val="28"/>
                <w:rPrChange w:id="1739" w:author="user pc" w:date="2022-03-15T10:14:00Z">
                  <w:rPr>
                    <w:rFonts w:ascii="Calibri" w:cs="Bell MT" w:eastAsia="宋体" w:hAnsi="Calibri"/>
                    <w:sz w:val="22"/>
                    <w:szCs w:val="22"/>
                  </w:rPr>
                </w:rPrChange>
              </w:rPr>
            </w:pPr>
            <w:r w:rsidRPr="BC9C7AF8">
              <w:rPr>
                <w:rFonts w:ascii="Times New Roman" w:cs="Times New Roman" w:eastAsia="宋体" w:hAnsi="Times New Roman"/>
                <w:sz w:val="28"/>
                <w:szCs w:val="28"/>
                <w:rPrChange w:id="1740" w:author="user pc" w:date="2022-03-15T10:14:00Z">
                  <w:rPr>
                    <w:rFonts w:ascii="Calibri" w:cs="Bell MT" w:eastAsia="宋体" w:hAnsi="Calibri"/>
                  </w:rPr>
                </w:rPrChange>
              </w:rPr>
              <w:t>Element</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41" w:author="user pc" w:date="2022-03-15T10:14:00Z">
                  <w:rPr>
                    <w:rFonts w:ascii="Calibri" w:cs="Bell MT" w:eastAsia="宋体" w:hAnsi="Calibri"/>
                    <w:sz w:val="22"/>
                    <w:szCs w:val="22"/>
                  </w:rPr>
                </w:rPrChange>
              </w:rPr>
            </w:pPr>
            <w:r w:rsidRPr="B95E3F55">
              <w:rPr>
                <w:rFonts w:ascii="Times New Roman" w:cs="Times New Roman" w:eastAsia="宋体" w:hAnsi="Times New Roman"/>
                <w:sz w:val="28"/>
                <w:szCs w:val="28"/>
                <w:rPrChange w:id="1742" w:author="user pc" w:date="2022-03-15T10:14:00Z">
                  <w:rPr>
                    <w:rFonts w:ascii="Calibri" w:cs="Bell MT" w:eastAsia="宋体" w:hAnsi="Calibri"/>
                  </w:rPr>
                </w:rPrChange>
              </w:rPr>
              <w:t>C</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43" w:author="user pc" w:date="2022-03-15T10:14:00Z">
                  <w:rPr>
                    <w:rFonts w:ascii="Calibri" w:cs="Bell MT" w:eastAsia="宋体" w:hAnsi="Calibri"/>
                    <w:sz w:val="22"/>
                    <w:szCs w:val="22"/>
                  </w:rPr>
                </w:rPrChange>
              </w:rPr>
            </w:pPr>
            <w:r w:rsidRPr="C821631F">
              <w:rPr>
                <w:rFonts w:ascii="Times New Roman" w:cs="Times New Roman" w:eastAsia="宋体" w:hAnsi="Times New Roman"/>
                <w:sz w:val="28"/>
                <w:szCs w:val="28"/>
                <w:rPrChange w:id="1744" w:author="user pc" w:date="2022-03-15T10:14:00Z">
                  <w:rPr>
                    <w:rFonts w:ascii="Calibri" w:cs="Bell MT" w:eastAsia="宋体" w:hAnsi="Calibri"/>
                  </w:rPr>
                </w:rPrChange>
              </w:rPr>
              <w:t>H</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45" w:author="user pc" w:date="2022-03-15T10:14:00Z">
                  <w:rPr>
                    <w:rFonts w:ascii="Calibri" w:cs="Bell MT" w:eastAsia="宋体" w:hAnsi="Calibri"/>
                    <w:sz w:val="22"/>
                    <w:szCs w:val="22"/>
                  </w:rPr>
                </w:rPrChange>
              </w:rPr>
            </w:pPr>
            <w:r w:rsidRPr="02DF7097">
              <w:rPr>
                <w:rFonts w:ascii="Times New Roman" w:cs="Times New Roman" w:eastAsia="宋体" w:hAnsi="Times New Roman"/>
                <w:sz w:val="28"/>
                <w:szCs w:val="28"/>
                <w:rPrChange w:id="1746" w:author="user pc" w:date="2022-03-15T10:14:00Z">
                  <w:rPr>
                    <w:rFonts w:ascii="Calibri" w:cs="Bell MT" w:eastAsia="宋体" w:hAnsi="Calibri"/>
                  </w:rPr>
                </w:rPrChange>
              </w:rPr>
              <w:t>N</w:t>
            </w:r>
          </w:p>
        </w:tc>
        <w:tc>
          <w:tcPr>
            <w:tcW w:w="1916" w:type="dxa"/>
            <w:tcBorders/>
          </w:tcPr>
          <w:p>
            <w:pPr>
              <w:pStyle w:val="style157"/>
              <w:tabs>
                <w:tab w:val="left" w:leader="none" w:pos="3642"/>
              </w:tabs>
              <w:jc w:val="both"/>
              <w:rPr>
                <w:rFonts w:ascii="Times New Roman" w:cs="Times New Roman" w:eastAsia="宋体" w:hAnsi="Times New Roman"/>
                <w:sz w:val="28"/>
                <w:szCs w:val="28"/>
                <w:rPrChange w:id="1747" w:author="user pc" w:date="2022-03-15T10:14:00Z">
                  <w:rPr>
                    <w:rFonts w:ascii="Calibri" w:cs="Bell MT" w:eastAsia="宋体" w:hAnsi="Calibri"/>
                    <w:sz w:val="22"/>
                    <w:szCs w:val="22"/>
                  </w:rPr>
                </w:rPrChange>
              </w:rPr>
            </w:pPr>
            <w:r w:rsidRPr="354B0F80">
              <w:rPr>
                <w:rFonts w:ascii="Times New Roman" w:cs="Times New Roman" w:eastAsia="宋体" w:hAnsi="Times New Roman"/>
                <w:sz w:val="28"/>
                <w:szCs w:val="28"/>
                <w:rPrChange w:id="1748" w:author="user pc" w:date="2022-03-15T10:14:00Z">
                  <w:rPr>
                    <w:rFonts w:ascii="Calibri" w:cs="Bell MT" w:eastAsia="宋体" w:hAnsi="Calibri"/>
                  </w:rPr>
                </w:rPrChange>
              </w:rPr>
              <w:t>O</w:t>
            </w:r>
          </w:p>
        </w:tc>
      </w:tr>
      <w:tr>
        <w:tblPrEx/>
        <w:trPr/>
        <w:tc>
          <w:tcPr>
            <w:tcW w:w="1915" w:type="dxa"/>
            <w:tcBorders/>
          </w:tcPr>
          <w:p>
            <w:pPr>
              <w:pStyle w:val="style157"/>
              <w:tabs>
                <w:tab w:val="left" w:leader="none" w:pos="3642"/>
              </w:tabs>
              <w:jc w:val="both"/>
              <w:rPr>
                <w:rFonts w:ascii="Times New Roman" w:cs="Times New Roman" w:eastAsia="宋体" w:hAnsi="Times New Roman"/>
                <w:sz w:val="28"/>
                <w:szCs w:val="28"/>
                <w:rPrChange w:id="1749" w:author="user pc" w:date="2022-03-15T10:14:00Z">
                  <w:rPr>
                    <w:rFonts w:ascii="Calibri" w:cs="Bell MT" w:eastAsia="宋体" w:hAnsi="Calibri"/>
                    <w:sz w:val="22"/>
                    <w:szCs w:val="22"/>
                  </w:rPr>
                </w:rPrChange>
              </w:rPr>
            </w:pPr>
            <w:r w:rsidRPr="C608AC39">
              <w:rPr>
                <w:rFonts w:ascii="Times New Roman" w:cs="Times New Roman" w:eastAsia="宋体" w:hAnsi="Times New Roman"/>
                <w:sz w:val="28"/>
                <w:szCs w:val="28"/>
                <w:rPrChange w:id="1750" w:author="user pc" w:date="2022-03-15T10:14:00Z">
                  <w:rPr>
                    <w:rFonts w:ascii="Calibri" w:cs="Bell MT" w:eastAsia="宋体" w:hAnsi="Calibri"/>
                  </w:rPr>
                </w:rPrChange>
              </w:rPr>
              <w:t>%</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51" w:author="user pc" w:date="2022-03-15T10:14:00Z">
                  <w:rPr>
                    <w:rFonts w:ascii="Calibri" w:cs="Bell MT" w:eastAsia="宋体" w:hAnsi="Calibri"/>
                    <w:sz w:val="22"/>
                    <w:szCs w:val="22"/>
                  </w:rPr>
                </w:rPrChange>
              </w:rPr>
            </w:pPr>
            <w:r w:rsidRPr="266DE246">
              <w:rPr>
                <w:rFonts w:ascii="Times New Roman" w:cs="Times New Roman" w:eastAsia="宋体" w:hAnsi="Times New Roman"/>
                <w:sz w:val="28"/>
                <w:szCs w:val="28"/>
                <w:rPrChange w:id="1752" w:author="user pc" w:date="2022-03-15T10:14:00Z">
                  <w:rPr>
                    <w:rFonts w:ascii="Calibri" w:cs="Bell MT" w:eastAsia="宋体" w:hAnsi="Calibri"/>
                  </w:rPr>
                </w:rPrChange>
              </w:rPr>
              <w:t>60.5</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53" w:author="user pc" w:date="2022-03-15T10:14:00Z">
                  <w:rPr>
                    <w:rFonts w:ascii="Calibri" w:cs="Bell MT" w:eastAsia="宋体" w:hAnsi="Calibri"/>
                    <w:sz w:val="22"/>
                    <w:szCs w:val="22"/>
                  </w:rPr>
                </w:rPrChange>
              </w:rPr>
            </w:pPr>
            <w:r w:rsidRPr="71897A29">
              <w:rPr>
                <w:rFonts w:ascii="Times New Roman" w:cs="Times New Roman" w:eastAsia="宋体" w:hAnsi="Times New Roman"/>
                <w:sz w:val="28"/>
                <w:szCs w:val="28"/>
                <w:rPrChange w:id="1754" w:author="user pc" w:date="2022-03-15T10:14:00Z">
                  <w:rPr>
                    <w:rFonts w:ascii="Calibri" w:cs="Bell MT" w:eastAsia="宋体" w:hAnsi="Calibri"/>
                  </w:rPr>
                </w:rPrChange>
              </w:rPr>
              <w:t>6.5</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55" w:author="user pc" w:date="2022-03-15T10:14:00Z">
                  <w:rPr>
                    <w:rFonts w:ascii="Calibri" w:cs="Bell MT" w:eastAsia="宋体" w:hAnsi="Calibri"/>
                    <w:sz w:val="22"/>
                    <w:szCs w:val="22"/>
                  </w:rPr>
                </w:rPrChange>
              </w:rPr>
            </w:pPr>
            <w:r w:rsidRPr="1B1150CD">
              <w:rPr>
                <w:rFonts w:ascii="Times New Roman" w:cs="Times New Roman" w:eastAsia="宋体" w:hAnsi="Times New Roman"/>
                <w:sz w:val="28"/>
                <w:szCs w:val="28"/>
                <w:rPrChange w:id="1756" w:author="user pc" w:date="2022-03-15T10:14:00Z">
                  <w:rPr>
                    <w:rFonts w:ascii="Calibri" w:cs="Bell MT" w:eastAsia="宋体" w:hAnsi="Calibri"/>
                  </w:rPr>
                </w:rPrChange>
              </w:rPr>
              <w:t>10.1</w:t>
            </w:r>
          </w:p>
        </w:tc>
        <w:tc>
          <w:tcPr>
            <w:tcW w:w="1916" w:type="dxa"/>
            <w:tcBorders/>
          </w:tcPr>
          <w:p>
            <w:pPr>
              <w:pStyle w:val="style157"/>
              <w:tabs>
                <w:tab w:val="left" w:leader="none" w:pos="3642"/>
              </w:tabs>
              <w:jc w:val="both"/>
              <w:rPr>
                <w:rFonts w:ascii="Times New Roman" w:cs="Times New Roman" w:eastAsia="宋体" w:hAnsi="Times New Roman"/>
                <w:sz w:val="28"/>
                <w:szCs w:val="28"/>
                <w:rPrChange w:id="1757" w:author="user pc" w:date="2022-03-15T10:14:00Z">
                  <w:rPr>
                    <w:rFonts w:ascii="Calibri" w:cs="Bell MT" w:eastAsia="宋体" w:hAnsi="Calibri"/>
                    <w:sz w:val="22"/>
                    <w:szCs w:val="22"/>
                  </w:rPr>
                </w:rPrChange>
              </w:rPr>
            </w:pPr>
            <w:r w:rsidRPr="631C0ECA">
              <w:rPr>
                <w:rFonts w:ascii="Times New Roman" w:cs="Times New Roman" w:eastAsia="宋体" w:hAnsi="Times New Roman"/>
                <w:sz w:val="28"/>
                <w:szCs w:val="28"/>
                <w:rPrChange w:id="1758" w:author="user pc" w:date="2022-03-15T10:14:00Z">
                  <w:rPr>
                    <w:rFonts w:ascii="Calibri" w:cs="Bell MT" w:eastAsia="宋体" w:hAnsi="Calibri"/>
                  </w:rPr>
                </w:rPrChange>
              </w:rPr>
              <w:t>22.9</w:t>
            </w:r>
          </w:p>
        </w:tc>
      </w:tr>
      <w:tr>
        <w:tblPrEx/>
        <w:trPr/>
        <w:tc>
          <w:tcPr>
            <w:tcW w:w="1915" w:type="dxa"/>
            <w:tcBorders/>
          </w:tcPr>
          <w:p>
            <w:pPr>
              <w:pStyle w:val="style157"/>
              <w:tabs>
                <w:tab w:val="left" w:leader="none" w:pos="3642"/>
              </w:tabs>
              <w:jc w:val="both"/>
              <w:rPr>
                <w:rFonts w:ascii="Times New Roman" w:cs="Times New Roman" w:eastAsia="宋体" w:hAnsi="Times New Roman"/>
                <w:sz w:val="28"/>
                <w:szCs w:val="28"/>
                <w:rPrChange w:id="1759" w:author="user pc" w:date="2022-03-15T10:14:00Z">
                  <w:rPr>
                    <w:rFonts w:ascii="Calibri" w:cs="Bell MT" w:eastAsia="宋体" w:hAnsi="Calibri"/>
                    <w:sz w:val="22"/>
                    <w:szCs w:val="22"/>
                  </w:rPr>
                </w:rPrChange>
              </w:rPr>
            </w:pPr>
            <w:r w:rsidRPr="42F24043">
              <w:rPr>
                <w:rFonts w:ascii="Times New Roman" w:cs="Times New Roman" w:eastAsia="宋体" w:hAnsi="Times New Roman"/>
                <w:sz w:val="28"/>
                <w:szCs w:val="28"/>
                <w:rPrChange w:id="1760" w:author="user pc" w:date="2022-03-15T10:14:00Z">
                  <w:rPr>
                    <w:rFonts w:ascii="Calibri" w:cs="Bell MT" w:eastAsia="宋体" w:hAnsi="Calibri"/>
                  </w:rPr>
                </w:rPrChange>
              </w:rPr>
              <w:t>Mole ratio</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61"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189BB23C">
                      <w:rPr>
                        <w:rFonts w:ascii="Cambria Math" w:cs="Times New Roman" w:eastAsia="宋体" w:hAnsi="Cambria Math"/>
                        <w:sz w:val="28"/>
                        <w:szCs w:val="28"/>
                        <w:rPrChange w:id="1762" w:author="user pc" w:date="2022-03-15T10:14:00Z">
                          <w:rPr>
                            <w:rFonts w:ascii="Cambria Math" w:cs="Bell MT" w:eastAsia="宋体" w:hAnsi="Cambria Math"/>
                          </w:rPr>
                        </w:rPrChange>
                      </w:rPr>
                      <m:t>60.5</m:t>
                    </m:r>
                  </m:num>
                  <m:den>
                    <m:r w:rsidRPr="83F11B97">
                      <w:rPr>
                        <w:rFonts w:ascii="Cambria Math" w:cs="Times New Roman" w:eastAsia="宋体" w:hAnsi="Cambria Math"/>
                        <w:sz w:val="28"/>
                        <w:szCs w:val="28"/>
                        <w:rPrChange w:id="1763" w:author="user pc" w:date="2022-03-15T10:14:00Z">
                          <w:rPr>
                            <w:rFonts w:ascii="Cambria Math" w:cs="Bell MT" w:eastAsia="宋体" w:hAnsi="Cambria Math"/>
                          </w:rPr>
                        </w:rPrChange>
                      </w:rPr>
                      <m:t>12</m:t>
                    </m:r>
                  </m:den>
                </m:f>
                <m:r w:rsidRPr="09BC088C">
                  <w:rPr>
                    <w:rFonts w:ascii="Cambria Math" w:cs="Times New Roman" w:eastAsia="宋体" w:hAnsi="Cambria Math"/>
                    <w:sz w:val="28"/>
                    <w:szCs w:val="28"/>
                    <w:rPrChange w:id="1764" w:author="user pc" w:date="2022-03-15T10:14:00Z">
                      <w:rPr>
                        <w:rFonts w:ascii="Cambria Math" w:cs="Bell MT" w:eastAsia="宋体" w:hAnsi="Cambria Math"/>
                      </w:rPr>
                    </w:rPrChange>
                  </w:rPr>
                  <m:t>=5.04</m:t>
                </m:r>
              </m:oMath>
            </m:oMathPara>
          </w:p>
        </w:tc>
        <w:tc>
          <w:tcPr>
            <w:tcW w:w="1915" w:type="dxa"/>
            <w:tcBorders/>
          </w:tcPr>
          <w:p>
            <w:pPr>
              <w:pStyle w:val="style157"/>
              <w:tabs>
                <w:tab w:val="left" w:leader="none" w:pos="3642"/>
              </w:tabs>
              <w:jc w:val="both"/>
              <w:rPr>
                <w:rFonts w:ascii="Times New Roman" w:cs="Times New Roman" w:eastAsia="宋体" w:hAnsi="Times New Roman"/>
                <w:sz w:val="28"/>
                <w:szCs w:val="28"/>
                <w:rPrChange w:id="1765"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1E83D7E0">
                      <w:rPr>
                        <w:rFonts w:ascii="Cambria Math" w:cs="Times New Roman" w:eastAsia="宋体" w:hAnsi="Cambria Math"/>
                        <w:sz w:val="28"/>
                        <w:szCs w:val="28"/>
                        <w:rPrChange w:id="1766" w:author="user pc" w:date="2022-03-15T10:14:00Z">
                          <w:rPr>
                            <w:rFonts w:ascii="Cambria Math" w:cs="Bell MT" w:eastAsia="宋体" w:hAnsi="Cambria Math"/>
                          </w:rPr>
                        </w:rPrChange>
                      </w:rPr>
                      <m:t>6.5</m:t>
                    </m:r>
                  </m:num>
                  <m:den>
                    <m:r w:rsidRPr="00CA23DE">
                      <w:rPr>
                        <w:rFonts w:ascii="Cambria Math" w:cs="Times New Roman" w:eastAsia="宋体" w:hAnsi="Cambria Math"/>
                        <w:sz w:val="28"/>
                        <w:szCs w:val="28"/>
                        <w:rPrChange w:id="1767" w:author="user pc" w:date="2022-03-15T10:14:00Z">
                          <w:rPr>
                            <w:rFonts w:ascii="Cambria Math" w:cs="Bell MT" w:eastAsia="宋体" w:hAnsi="Cambria Math"/>
                          </w:rPr>
                        </w:rPrChange>
                      </w:rPr>
                      <m:t>1</m:t>
                    </m:r>
                  </m:den>
                </m:f>
                <m:r w:rsidRPr="81944166">
                  <w:rPr>
                    <w:rFonts w:ascii="Cambria Math" w:cs="Times New Roman" w:eastAsia="宋体" w:hAnsi="Cambria Math"/>
                    <w:sz w:val="28"/>
                    <w:szCs w:val="28"/>
                    <w:rPrChange w:id="1768" w:author="user pc" w:date="2022-03-15T10:14:00Z">
                      <w:rPr>
                        <w:rFonts w:ascii="Cambria Math" w:cs="Bell MT" w:eastAsia="宋体" w:hAnsi="Cambria Math"/>
                      </w:rPr>
                    </w:rPrChange>
                  </w:rPr>
                  <m:t>=6.5</m:t>
                </m:r>
              </m:oMath>
            </m:oMathPara>
          </w:p>
        </w:tc>
        <w:tc>
          <w:tcPr>
            <w:tcW w:w="1915" w:type="dxa"/>
            <w:tcBorders/>
          </w:tcPr>
          <w:p>
            <w:pPr>
              <w:pStyle w:val="style157"/>
              <w:tabs>
                <w:tab w:val="left" w:leader="none" w:pos="3642"/>
              </w:tabs>
              <w:jc w:val="both"/>
              <w:rPr>
                <w:rFonts w:ascii="Times New Roman" w:cs="Times New Roman" w:eastAsia="宋体" w:hAnsi="Times New Roman"/>
                <w:sz w:val="28"/>
                <w:szCs w:val="28"/>
                <w:rPrChange w:id="1769"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76CAAA1B">
                      <w:rPr>
                        <w:rFonts w:ascii="Cambria Math" w:cs="Times New Roman" w:eastAsia="宋体" w:hAnsi="Cambria Math"/>
                        <w:sz w:val="28"/>
                        <w:szCs w:val="28"/>
                        <w:rPrChange w:id="1770" w:author="user pc" w:date="2022-03-15T10:14:00Z">
                          <w:rPr>
                            <w:rFonts w:ascii="Cambria Math" w:cs="Bell MT" w:eastAsia="宋体" w:hAnsi="Cambria Math"/>
                          </w:rPr>
                        </w:rPrChange>
                      </w:rPr>
                      <m:t>10.1</m:t>
                    </m:r>
                  </m:num>
                  <m:den>
                    <m:r w:rsidRPr="33A21C74">
                      <w:rPr>
                        <w:rFonts w:ascii="Cambria Math" w:cs="Times New Roman" w:eastAsia="宋体" w:hAnsi="Cambria Math"/>
                        <w:sz w:val="28"/>
                        <w:szCs w:val="28"/>
                        <w:rPrChange w:id="1771" w:author="user pc" w:date="2022-03-15T10:14:00Z">
                          <w:rPr>
                            <w:rFonts w:ascii="Cambria Math" w:cs="Bell MT" w:eastAsia="宋体" w:hAnsi="Cambria Math"/>
                          </w:rPr>
                        </w:rPrChange>
                      </w:rPr>
                      <m:t>14</m:t>
                    </m:r>
                  </m:den>
                </m:f>
                <m:r w:rsidRPr="55B3BDCE">
                  <w:rPr>
                    <w:rFonts w:ascii="Cambria Math" w:cs="Times New Roman" w:eastAsia="宋体" w:hAnsi="Cambria Math"/>
                    <w:sz w:val="28"/>
                    <w:szCs w:val="28"/>
                    <w:rPrChange w:id="1772" w:author="user pc" w:date="2022-03-15T10:14:00Z">
                      <w:rPr>
                        <w:rFonts w:ascii="Cambria Math" w:cs="Bell MT" w:eastAsia="宋体" w:hAnsi="Cambria Math"/>
                      </w:rPr>
                    </w:rPrChange>
                  </w:rPr>
                  <m:t>=0.72</m:t>
                </m:r>
              </m:oMath>
            </m:oMathPara>
          </w:p>
        </w:tc>
        <w:tc>
          <w:tcPr>
            <w:tcW w:w="1916" w:type="dxa"/>
            <w:tcBorders/>
          </w:tcPr>
          <w:p>
            <w:pPr>
              <w:pStyle w:val="style157"/>
              <w:tabs>
                <w:tab w:val="left" w:leader="none" w:pos="3642"/>
              </w:tabs>
              <w:jc w:val="both"/>
              <w:rPr>
                <w:rFonts w:ascii="Times New Roman" w:cs="Times New Roman" w:eastAsia="宋体" w:hAnsi="Times New Roman"/>
                <w:sz w:val="28"/>
                <w:szCs w:val="28"/>
                <w:rPrChange w:id="1773"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A8F20E59">
                      <w:rPr>
                        <w:rFonts w:ascii="Cambria Math" w:cs="Times New Roman" w:eastAsia="宋体" w:hAnsi="Cambria Math"/>
                        <w:sz w:val="28"/>
                        <w:szCs w:val="28"/>
                        <w:rPrChange w:id="1774" w:author="user pc" w:date="2022-03-15T10:14:00Z">
                          <w:rPr>
                            <w:rFonts w:ascii="Cambria Math" w:cs="Bell MT" w:eastAsia="宋体" w:hAnsi="Cambria Math"/>
                          </w:rPr>
                        </w:rPrChange>
                      </w:rPr>
                      <m:t>22.9</m:t>
                    </m:r>
                  </m:num>
                  <m:den>
                    <m:r w:rsidRPr="A0DF565B">
                      <w:rPr>
                        <w:rFonts w:ascii="Cambria Math" w:cs="Times New Roman" w:eastAsia="宋体" w:hAnsi="Cambria Math"/>
                        <w:sz w:val="28"/>
                        <w:szCs w:val="28"/>
                        <w:rPrChange w:id="1775" w:author="user pc" w:date="2022-03-15T10:14:00Z">
                          <w:rPr>
                            <w:rFonts w:ascii="Cambria Math" w:cs="Bell MT" w:eastAsia="宋体" w:hAnsi="Cambria Math"/>
                          </w:rPr>
                        </w:rPrChange>
                      </w:rPr>
                      <m:t>16</m:t>
                    </m:r>
                  </m:den>
                </m:f>
                <m:r w:rsidRPr="5D0959A1">
                  <w:rPr>
                    <w:rFonts w:ascii="Cambria Math" w:cs="Times New Roman" w:eastAsia="宋体" w:hAnsi="Cambria Math"/>
                    <w:sz w:val="28"/>
                    <w:szCs w:val="28"/>
                    <w:rPrChange w:id="1776" w:author="user pc" w:date="2022-03-15T10:14:00Z">
                      <w:rPr>
                        <w:rFonts w:ascii="Cambria Math" w:cs="Bell MT" w:eastAsia="宋体" w:hAnsi="Cambria Math"/>
                      </w:rPr>
                    </w:rPrChange>
                  </w:rPr>
                  <m:t>=1.43</m:t>
                </m:r>
              </m:oMath>
            </m:oMathPara>
          </w:p>
        </w:tc>
      </w:tr>
      <w:tr>
        <w:tblPrEx/>
        <w:trPr/>
        <w:tc>
          <w:tcPr>
            <w:tcW w:w="1915" w:type="dxa"/>
            <w:tcBorders/>
          </w:tcPr>
          <w:p>
            <w:pPr>
              <w:pStyle w:val="style157"/>
              <w:tabs>
                <w:tab w:val="left" w:leader="none" w:pos="3642"/>
              </w:tabs>
              <w:jc w:val="both"/>
              <w:rPr>
                <w:rFonts w:ascii="Times New Roman" w:cs="Times New Roman" w:eastAsia="宋体" w:hAnsi="Times New Roman"/>
                <w:sz w:val="28"/>
                <w:szCs w:val="28"/>
                <w:rPrChange w:id="1777" w:author="user pc" w:date="2022-03-15T10:14:00Z">
                  <w:rPr>
                    <w:rFonts w:ascii="Calibri" w:cs="Bell MT" w:eastAsia="宋体" w:hAnsi="Calibri"/>
                    <w:sz w:val="22"/>
                    <w:szCs w:val="22"/>
                  </w:rPr>
                </w:rPrChange>
              </w:rPr>
            </w:pPr>
            <w:r w:rsidRPr="B0566554">
              <w:rPr>
                <w:rFonts w:ascii="Times New Roman" w:cs="Times New Roman" w:eastAsia="宋体" w:hAnsi="Times New Roman"/>
                <w:sz w:val="28"/>
                <w:szCs w:val="28"/>
                <w:rPrChange w:id="1778" w:author="user pc" w:date="2022-03-15T10:14:00Z">
                  <w:rPr>
                    <w:rFonts w:ascii="Calibri" w:cs="Bell MT" w:eastAsia="宋体" w:hAnsi="Calibri"/>
                  </w:rPr>
                </w:rPrChange>
              </w:rPr>
              <w:t>Divide through by the smallest ratio</w:t>
            </w:r>
          </w:p>
        </w:tc>
        <w:tc>
          <w:tcPr>
            <w:tcW w:w="1915" w:type="dxa"/>
            <w:tcBorders/>
          </w:tcPr>
          <w:p>
            <w:pPr>
              <w:pStyle w:val="style157"/>
              <w:tabs>
                <w:tab w:val="left" w:leader="none" w:pos="3642"/>
              </w:tabs>
              <w:jc w:val="both"/>
              <w:rPr>
                <w:rFonts w:ascii="Times New Roman" w:cs="Times New Roman" w:eastAsia="宋体" w:hAnsi="Times New Roman"/>
                <w:sz w:val="28"/>
                <w:szCs w:val="28"/>
                <w:rPrChange w:id="1779"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55897D85">
                      <w:rPr>
                        <w:rFonts w:ascii="Cambria Math" w:cs="Times New Roman" w:eastAsia="宋体" w:hAnsi="Cambria Math"/>
                        <w:sz w:val="28"/>
                        <w:szCs w:val="28"/>
                        <w:rPrChange w:id="1780" w:author="user pc" w:date="2022-03-15T10:14:00Z">
                          <w:rPr>
                            <w:rFonts w:ascii="Cambria Math" w:cs="Bell MT" w:eastAsia="宋体" w:hAnsi="Cambria Math"/>
                          </w:rPr>
                        </w:rPrChange>
                      </w:rPr>
                      <m:t>5.04</m:t>
                    </m:r>
                  </m:num>
                  <m:den>
                    <m:r w:rsidRPr="BEFBABEB">
                      <w:rPr>
                        <w:rFonts w:ascii="Cambria Math" w:cs="Times New Roman" w:eastAsia="宋体" w:hAnsi="Cambria Math"/>
                        <w:sz w:val="28"/>
                        <w:szCs w:val="28"/>
                        <w:rPrChange w:id="1781" w:author="user pc" w:date="2022-03-15T10:14:00Z">
                          <w:rPr>
                            <w:rFonts w:ascii="Cambria Math" w:cs="Bell MT" w:eastAsia="宋体" w:hAnsi="Cambria Math"/>
                          </w:rPr>
                        </w:rPrChange>
                      </w:rPr>
                      <m:t>0.72</m:t>
                    </m:r>
                  </m:den>
                </m:f>
                <m:r w:rsidRPr="B0728B95">
                  <w:rPr>
                    <w:rFonts w:ascii="Cambria Math" w:cs="Times New Roman" w:eastAsia="宋体" w:hAnsi="Cambria Math"/>
                    <w:sz w:val="28"/>
                    <w:szCs w:val="28"/>
                    <w:rPrChange w:id="1782" w:author="user pc" w:date="2022-03-15T10:14:00Z">
                      <w:rPr>
                        <w:rFonts w:ascii="Cambria Math" w:cs="Bell MT" w:eastAsia="宋体" w:hAnsi="Cambria Math"/>
                      </w:rPr>
                    </w:rPrChange>
                  </w:rPr>
                  <m:t>=7</m:t>
                </m:r>
              </m:oMath>
            </m:oMathPara>
          </w:p>
        </w:tc>
        <w:tc>
          <w:tcPr>
            <w:tcW w:w="1915" w:type="dxa"/>
            <w:tcBorders/>
          </w:tcPr>
          <w:p>
            <w:pPr>
              <w:pStyle w:val="style157"/>
              <w:tabs>
                <w:tab w:val="left" w:leader="none" w:pos="3642"/>
              </w:tabs>
              <w:jc w:val="both"/>
              <w:rPr>
                <w:rFonts w:ascii="Times New Roman" w:cs="Times New Roman" w:eastAsia="宋体" w:hAnsi="Times New Roman"/>
                <w:sz w:val="28"/>
                <w:szCs w:val="28"/>
                <w:rPrChange w:id="1783"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7D977D09">
                      <w:rPr>
                        <w:rFonts w:ascii="Cambria Math" w:cs="Times New Roman" w:eastAsia="宋体" w:hAnsi="Cambria Math"/>
                        <w:sz w:val="28"/>
                        <w:szCs w:val="28"/>
                        <w:rPrChange w:id="1784" w:author="user pc" w:date="2022-03-15T10:14:00Z">
                          <w:rPr>
                            <w:rFonts w:ascii="Cambria Math" w:cs="Bell MT" w:eastAsia="宋体" w:hAnsi="Cambria Math"/>
                          </w:rPr>
                        </w:rPrChange>
                      </w:rPr>
                      <m:t>6.5</m:t>
                    </m:r>
                  </m:num>
                  <m:den>
                    <m:r w:rsidRPr="6705686F">
                      <w:rPr>
                        <w:rFonts w:ascii="Cambria Math" w:cs="Times New Roman" w:eastAsia="宋体" w:hAnsi="Cambria Math"/>
                        <w:sz w:val="28"/>
                        <w:szCs w:val="28"/>
                        <w:rPrChange w:id="1785" w:author="user pc" w:date="2022-03-15T10:14:00Z">
                          <w:rPr>
                            <w:rFonts w:ascii="Cambria Math" w:cs="Bell MT" w:eastAsia="宋体" w:hAnsi="Cambria Math"/>
                          </w:rPr>
                        </w:rPrChange>
                      </w:rPr>
                      <m:t>0.72</m:t>
                    </m:r>
                  </m:den>
                </m:f>
                <m:r w:rsidRPr="9C44DE3A">
                  <w:rPr>
                    <w:rFonts w:ascii="Cambria Math" w:cs="Times New Roman" w:eastAsia="宋体" w:hAnsi="Cambria Math"/>
                    <w:sz w:val="28"/>
                    <w:szCs w:val="28"/>
                    <w:rPrChange w:id="1786" w:author="user pc" w:date="2022-03-15T10:14:00Z">
                      <w:rPr>
                        <w:rFonts w:ascii="Cambria Math" w:cs="Bell MT" w:eastAsia="宋体" w:hAnsi="Cambria Math"/>
                      </w:rPr>
                    </w:rPrChange>
                  </w:rPr>
                  <m:t>=9.027</m:t>
                </m:r>
              </m:oMath>
            </m:oMathPara>
          </w:p>
        </w:tc>
        <w:tc>
          <w:tcPr>
            <w:tcW w:w="1915" w:type="dxa"/>
            <w:tcBorders/>
          </w:tcPr>
          <w:p>
            <w:pPr>
              <w:pStyle w:val="style157"/>
              <w:tabs>
                <w:tab w:val="left" w:leader="none" w:pos="3642"/>
              </w:tabs>
              <w:jc w:val="both"/>
              <w:rPr>
                <w:rFonts w:ascii="Times New Roman" w:cs="Times New Roman" w:eastAsia="宋体" w:hAnsi="Times New Roman"/>
                <w:sz w:val="28"/>
                <w:szCs w:val="28"/>
                <w:rPrChange w:id="1787"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C824330A">
                      <w:rPr>
                        <w:rFonts w:ascii="Cambria Math" w:cs="Times New Roman" w:eastAsia="宋体" w:hAnsi="Cambria Math"/>
                        <w:sz w:val="28"/>
                        <w:szCs w:val="28"/>
                        <w:rPrChange w:id="1788" w:author="user pc" w:date="2022-03-15T10:14:00Z">
                          <w:rPr>
                            <w:rFonts w:ascii="Cambria Math" w:cs="Bell MT" w:eastAsia="宋体" w:hAnsi="Cambria Math"/>
                          </w:rPr>
                        </w:rPrChange>
                      </w:rPr>
                      <m:t>0.72</m:t>
                    </m:r>
                  </m:num>
                  <m:den>
                    <m:r w:rsidRPr="6185DE02">
                      <w:rPr>
                        <w:rFonts w:ascii="Cambria Math" w:cs="Times New Roman" w:eastAsia="宋体" w:hAnsi="Cambria Math"/>
                        <w:sz w:val="28"/>
                        <w:szCs w:val="28"/>
                        <w:rPrChange w:id="1789" w:author="user pc" w:date="2022-03-15T10:14:00Z">
                          <w:rPr>
                            <w:rFonts w:ascii="Cambria Math" w:cs="Bell MT" w:eastAsia="宋体" w:hAnsi="Cambria Math"/>
                          </w:rPr>
                        </w:rPrChange>
                      </w:rPr>
                      <m:t>0.72</m:t>
                    </m:r>
                  </m:den>
                </m:f>
                <m:r w:rsidRPr="BE7947FA">
                  <w:rPr>
                    <w:rFonts w:ascii="Cambria Math" w:cs="Times New Roman" w:eastAsia="宋体" w:hAnsi="Cambria Math"/>
                    <w:sz w:val="28"/>
                    <w:szCs w:val="28"/>
                    <w:rPrChange w:id="1790" w:author="user pc" w:date="2022-03-15T10:14:00Z">
                      <w:rPr>
                        <w:rFonts w:ascii="Cambria Math" w:cs="Bell MT" w:eastAsia="宋体" w:hAnsi="Cambria Math"/>
                      </w:rPr>
                    </w:rPrChange>
                  </w:rPr>
                  <m:t>=1</m:t>
                </m:r>
              </m:oMath>
            </m:oMathPara>
          </w:p>
        </w:tc>
        <w:tc>
          <w:tcPr>
            <w:tcW w:w="1916" w:type="dxa"/>
            <w:tcBorders/>
          </w:tcPr>
          <w:p>
            <w:pPr>
              <w:pStyle w:val="style157"/>
              <w:tabs>
                <w:tab w:val="left" w:leader="none" w:pos="3642"/>
              </w:tabs>
              <w:jc w:val="both"/>
              <w:rPr>
                <w:rFonts w:ascii="Times New Roman" w:cs="Times New Roman" w:eastAsia="宋体" w:hAnsi="Times New Roman"/>
                <w:sz w:val="28"/>
                <w:szCs w:val="28"/>
                <w:rPrChange w:id="1791" w:author="user pc" w:date="2022-03-15T10:14:00Z">
                  <w:rPr>
                    <w:rFonts w:ascii="Calibri" w:cs="Bell MT" w:eastAsia="宋体" w:hAnsi="Calibri"/>
                    <w:sz w:val="22"/>
                    <w:szCs w:val="22"/>
                  </w:rPr>
                </w:rPrChange>
              </w:rPr>
            </w:pPr>
            <m:oMathPara>
              <m:oMath>
                <m:f>
                  <m:fPr>
                    <m:ctrlPr>
                      <w:rPr>
                        <w:rFonts w:ascii="Cambria Math" w:cs="Times New Roman" w:eastAsia="宋体" w:hAnsi="Cambria Math"/>
                        <w:i/>
                        <w:sz w:val="28"/>
                        <w:szCs w:val="28"/>
                      </w:rPr>
                    </m:ctrlPr>
                  </m:fPr>
                  <m:num>
                    <m:r w:rsidRPr="0BEF8059">
                      <w:rPr>
                        <w:rFonts w:ascii="Cambria Math" w:cs="Times New Roman" w:eastAsia="宋体" w:hAnsi="Cambria Math"/>
                        <w:sz w:val="28"/>
                        <w:szCs w:val="28"/>
                        <w:rPrChange w:id="1792" w:author="user pc" w:date="2022-03-15T10:14:00Z">
                          <w:rPr>
                            <w:rFonts w:ascii="Cambria Math" w:cs="Bell MT" w:eastAsia="宋体" w:hAnsi="Cambria Math"/>
                          </w:rPr>
                        </w:rPrChange>
                      </w:rPr>
                      <m:t>1.43</m:t>
                    </m:r>
                  </m:num>
                  <m:den>
                    <m:r w:rsidRPr="05CD8265">
                      <w:rPr>
                        <w:rFonts w:ascii="Cambria Math" w:cs="Times New Roman" w:eastAsia="宋体" w:hAnsi="Cambria Math"/>
                        <w:sz w:val="28"/>
                        <w:szCs w:val="28"/>
                        <w:rPrChange w:id="1793" w:author="user pc" w:date="2022-03-15T10:14:00Z">
                          <w:rPr>
                            <w:rFonts w:ascii="Cambria Math" w:cs="Bell MT" w:eastAsia="宋体" w:hAnsi="Cambria Math"/>
                          </w:rPr>
                        </w:rPrChange>
                      </w:rPr>
                      <m:t>0.72</m:t>
                    </m:r>
                  </m:den>
                </m:f>
                <m:r w:rsidRPr="77B89A66">
                  <w:rPr>
                    <w:rFonts w:ascii="Cambria Math" w:cs="Times New Roman" w:eastAsia="宋体" w:hAnsi="Cambria Math"/>
                    <w:sz w:val="28"/>
                    <w:szCs w:val="28"/>
                    <w:rPrChange w:id="1794" w:author="user pc" w:date="2022-03-15T10:14:00Z">
                      <w:rPr>
                        <w:rFonts w:ascii="Cambria Math" w:cs="Bell MT" w:eastAsia="宋体" w:hAnsi="Cambria Math"/>
                      </w:rPr>
                    </w:rPrChange>
                  </w:rPr>
                  <m:t>=1.99</m:t>
                </m:r>
              </m:oMath>
            </m:oMathPara>
          </w:p>
        </w:tc>
      </w:tr>
    </w:tbl>
    <w:p>
      <w:pPr>
        <w:pStyle w:val="style157"/>
        <w:tabs>
          <w:tab w:val="left" w:leader="none" w:pos="3642"/>
        </w:tabs>
        <w:jc w:val="both"/>
        <w:rPr>
          <w:rFonts w:ascii="Times New Roman" w:cs="Times New Roman" w:eastAsia="宋体" w:hAnsi="Times New Roman"/>
          <w:sz w:val="28"/>
          <w:szCs w:val="28"/>
          <w:rPrChange w:id="1795" w:author="user pc" w:date="2022-03-15T10:14:00Z">
            <w:rPr>
              <w:rFonts w:ascii="Calibri" w:cs="Bell MT" w:eastAsia="宋体" w:hAnsi="Calibri"/>
            </w:rPr>
          </w:rPrChange>
        </w:rPr>
      </w:pPr>
      <w:r w:rsidRPr="7510909A">
        <w:rPr>
          <w:rFonts w:ascii="Times New Roman" w:cs="Times New Roman" w:eastAsia="宋体" w:hAnsi="Times New Roman"/>
          <w:sz w:val="28"/>
          <w:szCs w:val="28"/>
          <w:rPrChange w:id="1796" w:author="user pc" w:date="2022-03-15T10:14:00Z">
            <w:rPr>
              <w:rFonts w:ascii="Calibri" w:cs="Bell MT" w:eastAsia="宋体" w:hAnsi="Calibri"/>
            </w:rPr>
          </w:rPrChange>
        </w:rPr>
        <w:t>Empirical formula = C</w:t>
      </w:r>
      <w:r w:rsidRPr="77972611">
        <w:rPr>
          <w:rFonts w:ascii="Times New Roman" w:cs="Times New Roman" w:eastAsia="宋体" w:hAnsi="Times New Roman"/>
          <w:sz w:val="28"/>
          <w:szCs w:val="28"/>
          <w:vertAlign w:val="subscript"/>
          <w:rPrChange w:id="1797" w:author="user pc" w:date="2022-03-15T10:14:00Z">
            <w:rPr>
              <w:rFonts w:ascii="Calibri" w:cs="Bell MT" w:eastAsia="宋体" w:hAnsi="Calibri"/>
              <w:vertAlign w:val="subscript"/>
            </w:rPr>
          </w:rPrChange>
        </w:rPr>
        <w:t>7</w:t>
      </w:r>
      <w:r w:rsidRPr="47BDB771">
        <w:rPr>
          <w:rFonts w:ascii="Times New Roman" w:cs="Times New Roman" w:eastAsia="宋体" w:hAnsi="Times New Roman"/>
          <w:sz w:val="28"/>
          <w:szCs w:val="28"/>
          <w:rPrChange w:id="1798" w:author="user pc" w:date="2022-03-15T10:14:00Z">
            <w:rPr>
              <w:rFonts w:ascii="Calibri" w:cs="Bell MT" w:eastAsia="宋体" w:hAnsi="Calibri"/>
            </w:rPr>
          </w:rPrChange>
        </w:rPr>
        <w:t>H</w:t>
      </w:r>
      <w:r w:rsidRPr="251E4A51">
        <w:rPr>
          <w:rFonts w:ascii="Times New Roman" w:cs="Times New Roman" w:eastAsia="宋体" w:hAnsi="Times New Roman"/>
          <w:sz w:val="28"/>
          <w:szCs w:val="28"/>
          <w:vertAlign w:val="subscript"/>
          <w:rPrChange w:id="1799" w:author="user pc" w:date="2022-03-15T10:14:00Z">
            <w:rPr>
              <w:rFonts w:ascii="Calibri" w:cs="Bell MT" w:eastAsia="宋体" w:hAnsi="Calibri"/>
              <w:vertAlign w:val="subscript"/>
            </w:rPr>
          </w:rPrChange>
        </w:rPr>
        <w:t>9</w:t>
      </w:r>
      <w:r w:rsidRPr="73C3096E">
        <w:rPr>
          <w:rFonts w:ascii="Times New Roman" w:cs="Times New Roman" w:eastAsia="宋体" w:hAnsi="Times New Roman"/>
          <w:sz w:val="28"/>
          <w:szCs w:val="28"/>
          <w:rPrChange w:id="1800" w:author="user pc" w:date="2022-03-15T10:14:00Z">
            <w:rPr>
              <w:rFonts w:ascii="Calibri" w:cs="Bell MT" w:eastAsia="宋体" w:hAnsi="Calibri"/>
            </w:rPr>
          </w:rPrChange>
        </w:rPr>
        <w:t>NO</w:t>
      </w:r>
      <w:r w:rsidRPr="59EF5E8E">
        <w:rPr>
          <w:rFonts w:ascii="Times New Roman" w:cs="Times New Roman" w:eastAsia="宋体" w:hAnsi="Times New Roman"/>
          <w:sz w:val="28"/>
          <w:szCs w:val="28"/>
          <w:vertAlign w:val="subscript"/>
          <w:rPrChange w:id="1801" w:author="user pc" w:date="2022-03-15T10:14:00Z">
            <w:rPr>
              <w:rFonts w:ascii="Calibri" w:cs="Bell MT" w:eastAsia="宋体" w:hAnsi="Calibri"/>
              <w:vertAlign w:val="subscript"/>
            </w:rPr>
          </w:rPrChange>
        </w:rPr>
        <w:t>2</w:t>
      </w:r>
    </w:p>
    <w:p>
      <w:pPr>
        <w:pStyle w:val="style157"/>
        <w:tabs>
          <w:tab w:val="left" w:leader="none" w:pos="3642"/>
        </w:tabs>
        <w:jc w:val="both"/>
        <w:rPr>
          <w:rFonts w:ascii="Times New Roman" w:cs="Times New Roman" w:eastAsia="宋体" w:hAnsi="Times New Roman"/>
          <w:sz w:val="28"/>
          <w:szCs w:val="28"/>
          <w:rPrChange w:id="1802"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803" w:author="user pc" w:date="2022-03-15T10:14:00Z">
            <w:rPr>
              <w:rFonts w:ascii="Calibri" w:cs="Bell MT" w:eastAsia="宋体" w:hAnsi="Calibri"/>
            </w:rPr>
          </w:rPrChange>
        </w:rPr>
      </w:pPr>
      <w:r>
        <w:rPr>
          <w:rFonts w:ascii="Times New Roman" w:cs="Times New Roman" w:eastAsia="宋体" w:hAnsi="Times New Roman"/>
          <w:b/>
          <w:sz w:val="28"/>
          <w:szCs w:val="28"/>
        </w:rPr>
        <w:t>Solved Example 4</w:t>
      </w:r>
      <w:r w:rsidRPr="92B587D4">
        <w:rPr>
          <w:rFonts w:ascii="Times New Roman" w:cs="Times New Roman" w:eastAsia="宋体" w:hAnsi="Times New Roman"/>
          <w:b/>
          <w:sz w:val="28"/>
          <w:szCs w:val="28"/>
          <w:rPrChange w:id="1804" w:author="user pc" w:date="2022-03-15T10:14:00Z">
            <w:rPr>
              <w:rFonts w:ascii="Calibri" w:cs="Bell MT" w:eastAsia="宋体" w:hAnsi="Calibri"/>
              <w:b/>
            </w:rPr>
          </w:rPrChange>
        </w:rPr>
        <w:t xml:space="preserve">: </w:t>
      </w:r>
      <w:r w:rsidRPr="E377C204">
        <w:rPr>
          <w:rFonts w:ascii="Times New Roman" w:cs="Times New Roman" w:eastAsia="宋体" w:hAnsi="Times New Roman"/>
          <w:sz w:val="28"/>
          <w:szCs w:val="28"/>
          <w:rPrChange w:id="1805" w:author="user pc" w:date="2022-03-15T10:14:00Z">
            <w:rPr>
              <w:rFonts w:ascii="Calibri" w:cs="Bell MT" w:eastAsia="宋体" w:hAnsi="Calibri"/>
            </w:rPr>
          </w:rPrChange>
        </w:rPr>
        <w:t>If the% of water in magnesium tetraoxosulphate</w:t>
      </w:r>
      <w:r>
        <w:rPr>
          <w:rFonts w:ascii="Times New Roman" w:cs="Times New Roman" w:eastAsia="宋体" w:hAnsi="Times New Roman"/>
          <w:sz w:val="28"/>
          <w:szCs w:val="28"/>
        </w:rPr>
        <w:t xml:space="preserve"> </w:t>
      </w:r>
      <w:r w:rsidRPr="D47535E7">
        <w:rPr>
          <w:rFonts w:ascii="Times New Roman" w:cs="Times New Roman" w:eastAsia="宋体" w:hAnsi="Times New Roman"/>
          <w:sz w:val="28"/>
          <w:szCs w:val="28"/>
          <w:rPrChange w:id="1806" w:author="user pc" w:date="2022-03-15T10:14:00Z">
            <w:rPr>
              <w:rFonts w:ascii="Calibri" w:cs="Bell MT" w:eastAsia="宋体" w:hAnsi="Calibri"/>
            </w:rPr>
          </w:rPrChange>
        </w:rPr>
        <w:t>(VI)crystals is 51.2%, what is in the formula MgSO</w:t>
      </w:r>
      <w:r w:rsidRPr="5F429857">
        <w:rPr>
          <w:rFonts w:ascii="Times New Roman" w:cs="Times New Roman" w:eastAsia="宋体" w:hAnsi="Times New Roman"/>
          <w:sz w:val="28"/>
          <w:szCs w:val="28"/>
          <w:vertAlign w:val="subscript"/>
          <w:rPrChange w:id="1807" w:author="user pc" w:date="2022-03-15T10:14:00Z">
            <w:rPr>
              <w:rFonts w:ascii="Calibri" w:cs="Bell MT" w:eastAsia="宋体" w:hAnsi="Calibri"/>
              <w:vertAlign w:val="subscript"/>
            </w:rPr>
          </w:rPrChange>
        </w:rPr>
        <w:t>4</w:t>
      </w:r>
      <w:r w:rsidRPr="DBF80FCC">
        <w:rPr>
          <w:rFonts w:ascii="Times New Roman" w:cs="Times New Roman" w:eastAsia="宋体" w:hAnsi="Times New Roman"/>
          <w:sz w:val="28"/>
          <w:szCs w:val="28"/>
          <w:rPrChange w:id="1808" w:author="user pc" w:date="2022-03-15T10:14:00Z">
            <w:rPr>
              <w:rFonts w:ascii="Calibri" w:cs="Bell MT" w:eastAsia="宋体" w:hAnsi="Calibri"/>
            </w:rPr>
          </w:rPrChange>
        </w:rPr>
        <w:t>.nH</w:t>
      </w:r>
      <w:r w:rsidRPr="3369C811">
        <w:rPr>
          <w:rFonts w:ascii="Times New Roman" w:cs="Times New Roman" w:eastAsia="宋体" w:hAnsi="Times New Roman"/>
          <w:sz w:val="28"/>
          <w:szCs w:val="28"/>
          <w:vertAlign w:val="subscript"/>
          <w:rPrChange w:id="1809" w:author="user pc" w:date="2022-03-15T10:14:00Z">
            <w:rPr>
              <w:rFonts w:ascii="Calibri" w:cs="Bell MT" w:eastAsia="宋体" w:hAnsi="Calibri"/>
              <w:vertAlign w:val="subscript"/>
            </w:rPr>
          </w:rPrChange>
        </w:rPr>
        <w:t>2</w:t>
      </w:r>
      <w:r w:rsidRPr="B6E4963D">
        <w:rPr>
          <w:rFonts w:ascii="Times New Roman" w:cs="Times New Roman" w:eastAsia="宋体" w:hAnsi="Times New Roman"/>
          <w:sz w:val="28"/>
          <w:szCs w:val="28"/>
          <w:rPrChange w:id="1810" w:author="user pc" w:date="2022-03-15T10:14:00Z">
            <w:rPr>
              <w:rFonts w:ascii="Calibri" w:cs="Bell MT" w:eastAsia="宋体" w:hAnsi="Calibri"/>
            </w:rPr>
          </w:rPrChange>
        </w:rPr>
        <w:t xml:space="preserve">O </w:t>
      </w:r>
    </w:p>
    <w:p>
      <w:pPr>
        <w:pStyle w:val="style157"/>
        <w:tabs>
          <w:tab w:val="left" w:leader="none" w:pos="3642"/>
        </w:tabs>
        <w:jc w:val="both"/>
        <w:rPr>
          <w:rFonts w:ascii="Times New Roman" w:cs="Times New Roman" w:eastAsia="宋体" w:hAnsi="Times New Roman"/>
          <w:sz w:val="28"/>
          <w:szCs w:val="28"/>
          <w:rPrChange w:id="1811"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812" w:author="user pc" w:date="2022-03-15T10:14:00Z">
            <w:rPr>
              <w:rFonts w:ascii="Calibri" w:cs="Bell MT" w:eastAsia="宋体" w:hAnsi="Calibri"/>
            </w:rPr>
          </w:rPrChange>
        </w:rPr>
      </w:pPr>
      <w:r w:rsidRPr="38A663DD">
        <w:rPr>
          <w:rFonts w:ascii="Times New Roman" w:cs="Times New Roman" w:eastAsia="宋体" w:hAnsi="Times New Roman"/>
          <w:b/>
          <w:sz w:val="28"/>
          <w:szCs w:val="28"/>
          <w:rPrChange w:id="1813" w:author="user pc" w:date="2022-03-15T10:14:00Z">
            <w:rPr>
              <w:rFonts w:ascii="Calibri" w:cs="Bell MT" w:eastAsia="宋体" w:hAnsi="Calibri"/>
              <w:b/>
            </w:rPr>
          </w:rPrChange>
        </w:rPr>
        <w:t>Solution:</w:t>
      </w:r>
      <w:r w:rsidRPr="A7BE83CD">
        <w:rPr>
          <w:rFonts w:ascii="Times New Roman" w:cs="Times New Roman" w:eastAsia="宋体" w:hAnsi="Times New Roman"/>
          <w:sz w:val="28"/>
          <w:szCs w:val="28"/>
          <w:rPrChange w:id="1814" w:author="user pc" w:date="2022-03-15T10:14:00Z">
            <w:rPr>
              <w:rFonts w:ascii="Calibri" w:cs="Bell MT" w:eastAsia="宋体" w:hAnsi="Calibri"/>
            </w:rPr>
          </w:rPrChange>
        </w:rPr>
        <w:t xml:space="preserve">  </w:t>
      </w:r>
    </w:p>
    <w:p>
      <w:pPr>
        <w:pStyle w:val="style157"/>
        <w:tabs>
          <w:tab w:val="left" w:leader="none" w:pos="3642"/>
        </w:tabs>
        <w:jc w:val="both"/>
        <w:rPr>
          <w:rFonts w:ascii="Times New Roman" w:cs="Times New Roman" w:eastAsia="宋体" w:hAnsi="Times New Roman"/>
          <w:sz w:val="28"/>
          <w:szCs w:val="28"/>
          <w:rPrChange w:id="1815" w:author="user pc" w:date="2022-03-15T10:14:00Z">
            <w:rPr>
              <w:rFonts w:ascii="Calibri" w:cs="Bell MT" w:eastAsia="宋体" w:hAnsi="Calibri"/>
            </w:rPr>
          </w:rPrChange>
        </w:rPr>
      </w:pPr>
      <w:r w:rsidRPr="B49BED17">
        <w:rPr>
          <w:rFonts w:ascii="Times New Roman" w:cs="Times New Roman" w:eastAsia="宋体" w:hAnsi="Times New Roman"/>
          <w:sz w:val="28"/>
          <w:szCs w:val="28"/>
          <w:rPrChange w:id="1816" w:author="user pc" w:date="2022-03-15T10:14:00Z">
            <w:rPr>
              <w:rFonts w:ascii="Calibri" w:cs="Bell MT" w:eastAsia="宋体" w:hAnsi="Calibri"/>
            </w:rPr>
          </w:rPrChange>
        </w:rPr>
        <w:t xml:space="preserve"> Relative molecular masses: MgSO</w:t>
      </w:r>
      <w:r w:rsidRPr="9B5CAB6C">
        <w:rPr>
          <w:rFonts w:ascii="Times New Roman" w:cs="Times New Roman" w:eastAsia="宋体" w:hAnsi="Times New Roman"/>
          <w:sz w:val="28"/>
          <w:szCs w:val="28"/>
          <w:vertAlign w:val="subscript"/>
          <w:rPrChange w:id="1817" w:author="user pc" w:date="2022-03-15T10:14:00Z">
            <w:rPr>
              <w:rFonts w:ascii="Calibri" w:cs="Bell MT" w:eastAsia="宋体" w:hAnsi="Calibri"/>
              <w:vertAlign w:val="subscript"/>
            </w:rPr>
          </w:rPrChange>
        </w:rPr>
        <w:t xml:space="preserve">4 </w:t>
      </w:r>
      <w:r w:rsidRPr="41ACB1EA">
        <w:rPr>
          <w:rFonts w:ascii="Times New Roman" w:cs="Times New Roman" w:eastAsia="宋体" w:hAnsi="Times New Roman"/>
          <w:sz w:val="28"/>
          <w:szCs w:val="28"/>
          <w:rPrChange w:id="1818" w:author="user pc" w:date="2022-03-15T10:14:00Z">
            <w:rPr>
              <w:rFonts w:ascii="Calibri" w:cs="Bell MT" w:eastAsia="宋体" w:hAnsi="Calibri"/>
            </w:rPr>
          </w:rPrChange>
        </w:rPr>
        <w:t>= 120; H</w:t>
      </w:r>
      <w:r w:rsidRPr="61C0AC75">
        <w:rPr>
          <w:rFonts w:ascii="Times New Roman" w:cs="Times New Roman" w:eastAsia="宋体" w:hAnsi="Times New Roman"/>
          <w:sz w:val="28"/>
          <w:szCs w:val="28"/>
          <w:vertAlign w:val="subscript"/>
          <w:rPrChange w:id="1819" w:author="user pc" w:date="2022-03-15T10:14:00Z">
            <w:rPr>
              <w:rFonts w:ascii="Calibri" w:cs="Bell MT" w:eastAsia="宋体" w:hAnsi="Calibri"/>
              <w:vertAlign w:val="subscript"/>
            </w:rPr>
          </w:rPrChange>
        </w:rPr>
        <w:t>2</w:t>
      </w:r>
      <w:r w:rsidRPr="80D309BC">
        <w:rPr>
          <w:rFonts w:ascii="Times New Roman" w:cs="Times New Roman" w:eastAsia="宋体" w:hAnsi="Times New Roman"/>
          <w:sz w:val="28"/>
          <w:szCs w:val="28"/>
          <w:rPrChange w:id="1820" w:author="user pc" w:date="2022-03-15T10:14:00Z">
            <w:rPr>
              <w:rFonts w:ascii="Calibri" w:cs="Bell MT" w:eastAsia="宋体" w:hAnsi="Calibri"/>
            </w:rPr>
          </w:rPrChange>
        </w:rPr>
        <w:t>O = 18</w:t>
      </w:r>
    </w:p>
    <w:p>
      <w:pPr>
        <w:pStyle w:val="style157"/>
        <w:tabs>
          <w:tab w:val="left" w:leader="none" w:pos="3642"/>
        </w:tabs>
        <w:jc w:val="both"/>
        <w:rPr>
          <w:rFonts w:ascii="Times New Roman" w:cs="Times New Roman" w:eastAsia="宋体" w:hAnsi="Times New Roman"/>
          <w:sz w:val="28"/>
          <w:szCs w:val="28"/>
          <w:vertAlign w:val="subscript"/>
          <w:rPrChange w:id="1821" w:author="user pc" w:date="2022-03-15T10:14:00Z">
            <w:rPr>
              <w:rFonts w:ascii="Calibri" w:cs="Bell MT" w:eastAsia="宋体" w:hAnsi="Calibri"/>
              <w:vertAlign w:val="subscript"/>
            </w:rPr>
          </w:rPrChange>
        </w:rPr>
      </w:pPr>
      <w:r w:rsidRPr="95505299">
        <w:rPr>
          <w:rFonts w:ascii="Times New Roman" w:cs="Times New Roman" w:eastAsia="宋体" w:hAnsi="Times New Roman"/>
          <w:sz w:val="28"/>
          <w:szCs w:val="28"/>
          <w:rPrChange w:id="1822" w:author="user pc" w:date="2022-03-15T10:14:00Z">
            <w:rPr>
              <w:rFonts w:ascii="Calibri" w:cs="Bell MT" w:eastAsia="宋体" w:hAnsi="Calibri"/>
            </w:rPr>
          </w:rPrChange>
        </w:rPr>
        <w:t>Mole of MgSO</w:t>
      </w:r>
      <w:r w:rsidRPr="7B9B5E62">
        <w:rPr>
          <w:rFonts w:ascii="Times New Roman" w:cs="Times New Roman" w:eastAsia="宋体" w:hAnsi="Times New Roman"/>
          <w:sz w:val="28"/>
          <w:szCs w:val="28"/>
          <w:vertAlign w:val="subscript"/>
          <w:rPrChange w:id="1823" w:author="user pc" w:date="2022-03-15T10:14:00Z">
            <w:rPr>
              <w:rFonts w:ascii="Calibri" w:cs="Bell MT" w:eastAsia="宋体" w:hAnsi="Calibri"/>
              <w:vertAlign w:val="subscript"/>
            </w:rPr>
          </w:rPrChange>
        </w:rPr>
        <w:t>4</w:t>
      </w:r>
      <m:oMath>
        <m:r w:rsidRPr="DCF7FD9B">
          <w:rPr>
            <w:rFonts w:ascii="Cambria Math" w:cs="Times New Roman" w:eastAsia="宋体" w:hAnsi="Cambria Math"/>
            <w:sz w:val="28"/>
            <w:szCs w:val="28"/>
            <w:vertAlign w:val="subscript"/>
            <w:rPrChange w:id="1824" w:author="user pc" w:date="2022-03-15T10:14:00Z">
              <w:rPr>
                <w:rFonts w:ascii="Cambria Math" w:cs="Bell MT" w:eastAsia="宋体" w:hAnsi="Cambria Math"/>
                <w:vertAlign w:val="subscript"/>
              </w:rPr>
            </w:rPrChange>
          </w:rPr>
          <m:t xml:space="preserve">   =</m:t>
        </m:r>
        <m:f>
          <m:fPr>
            <m:ctrlPr>
              <w:rPr>
                <w:rFonts w:ascii="Cambria Math" w:cs="Times New Roman" w:eastAsia="宋体" w:hAnsi="Cambria Math"/>
                <w:i/>
                <w:sz w:val="28"/>
                <w:szCs w:val="28"/>
                <w:vertAlign w:val="subscript"/>
              </w:rPr>
            </m:ctrlPr>
          </m:fPr>
          <m:num>
            <m:r w:rsidRPr="89046CED">
              <w:rPr>
                <w:rFonts w:ascii="Cambria Math" w:cs="Times New Roman" w:eastAsia="宋体" w:hAnsi="Cambria Math"/>
                <w:sz w:val="28"/>
                <w:szCs w:val="28"/>
                <w:vertAlign w:val="subscript"/>
                <w:rPrChange w:id="1825" w:author="user pc" w:date="2022-03-15T10:14:00Z">
                  <w:rPr>
                    <w:rFonts w:ascii="Cambria Math" w:cs="Bell MT" w:eastAsia="宋体" w:hAnsi="Cambria Math"/>
                    <w:vertAlign w:val="subscript"/>
                  </w:rPr>
                </w:rPrChange>
              </w:rPr>
              <m:t>48.8</m:t>
            </m:r>
          </m:num>
          <m:den>
            <m:r w:rsidRPr="8E2B61E0">
              <w:rPr>
                <w:rFonts w:ascii="Cambria Math" w:cs="Times New Roman" w:eastAsia="宋体" w:hAnsi="Cambria Math"/>
                <w:sz w:val="28"/>
                <w:szCs w:val="28"/>
                <w:vertAlign w:val="subscript"/>
                <w:rPrChange w:id="1826" w:author="user pc" w:date="2022-03-15T10:14:00Z">
                  <w:rPr>
                    <w:rFonts w:ascii="Cambria Math" w:cs="Bell MT" w:eastAsia="宋体" w:hAnsi="Cambria Math"/>
                    <w:vertAlign w:val="subscript"/>
                  </w:rPr>
                </w:rPrChange>
              </w:rPr>
              <m:t>120</m:t>
            </m:r>
          </m:den>
        </m:f>
        <m:r w:rsidRPr="D80119D7">
          <w:rPr>
            <w:rFonts w:ascii="Cambria Math" w:cs="Times New Roman" w:eastAsia="宋体" w:hAnsi="Cambria Math"/>
            <w:sz w:val="28"/>
            <w:szCs w:val="28"/>
            <w:vertAlign w:val="subscript"/>
            <w:rPrChange w:id="1827" w:author="user pc" w:date="2022-03-15T10:14:00Z">
              <w:rPr>
                <w:rFonts w:ascii="Cambria Math" w:cs="Bell MT" w:eastAsia="宋体" w:hAnsi="Cambria Math"/>
                <w:vertAlign w:val="subscript"/>
              </w:rPr>
            </w:rPrChange>
          </w:rPr>
          <m:t>=0.406</m:t>
        </m:r>
      </m:oMath>
    </w:p>
    <w:p>
      <w:pPr>
        <w:pStyle w:val="style157"/>
        <w:tabs>
          <w:tab w:val="left" w:leader="none" w:pos="3642"/>
        </w:tabs>
        <w:jc w:val="both"/>
        <w:rPr>
          <w:rFonts w:ascii="Times New Roman" w:cs="Times New Roman" w:eastAsia="宋体" w:hAnsi="Times New Roman"/>
          <w:sz w:val="28"/>
          <w:szCs w:val="28"/>
          <w:rPrChange w:id="1828" w:author="user pc" w:date="2022-03-15T10:14:00Z">
            <w:rPr>
              <w:rFonts w:ascii="Calibri" w:cs="Bell MT" w:eastAsia="宋体" w:hAnsi="Calibri"/>
            </w:rPr>
          </w:rPrChange>
        </w:rPr>
      </w:pPr>
      <w:r w:rsidRPr="E5B9ACAE">
        <w:rPr>
          <w:rFonts w:ascii="Times New Roman" w:cs="Times New Roman" w:eastAsia="宋体" w:hAnsi="Times New Roman"/>
          <w:sz w:val="28"/>
          <w:szCs w:val="28"/>
          <w:rPrChange w:id="1829" w:author="user pc" w:date="2022-03-15T10:14:00Z">
            <w:rPr>
              <w:rFonts w:ascii="Calibri" w:cs="Bell MT" w:eastAsia="宋体" w:hAnsi="Calibri"/>
            </w:rPr>
          </w:rPrChange>
        </w:rPr>
        <w:t>Mole of H</w:t>
      </w:r>
      <w:r w:rsidRPr="C4BCE143">
        <w:rPr>
          <w:rFonts w:ascii="Times New Roman" w:cs="Times New Roman" w:eastAsia="宋体" w:hAnsi="Times New Roman"/>
          <w:sz w:val="28"/>
          <w:szCs w:val="28"/>
          <w:vertAlign w:val="subscript"/>
          <w:rPrChange w:id="1830" w:author="user pc" w:date="2022-03-15T10:14:00Z">
            <w:rPr>
              <w:rFonts w:ascii="Calibri" w:cs="Bell MT" w:eastAsia="宋体" w:hAnsi="Calibri"/>
              <w:vertAlign w:val="subscript"/>
            </w:rPr>
          </w:rPrChange>
        </w:rPr>
        <w:t>2</w:t>
      </w:r>
      <w:r w:rsidRPr="650442D8">
        <w:rPr>
          <w:rFonts w:ascii="Times New Roman" w:cs="Times New Roman" w:eastAsia="宋体" w:hAnsi="Times New Roman"/>
          <w:sz w:val="28"/>
          <w:szCs w:val="28"/>
          <w:rPrChange w:id="1831" w:author="user pc" w:date="2022-03-15T10:14:00Z">
            <w:rPr>
              <w:rFonts w:ascii="Calibri" w:cs="Bell MT" w:eastAsia="宋体" w:hAnsi="Calibri"/>
            </w:rPr>
          </w:rPrChange>
        </w:rPr>
        <w:t xml:space="preserve">O </w:t>
      </w:r>
      <m:oMath>
        <m:r w:rsidRPr="0E69D0C5">
          <w:rPr>
            <w:rFonts w:ascii="Cambria Math" w:cs="Times New Roman" w:eastAsia="宋体" w:hAnsi="Cambria Math"/>
            <w:sz w:val="28"/>
            <w:szCs w:val="28"/>
            <w:rPrChange w:id="1832" w:author="user pc" w:date="2022-03-15T10:14:00Z">
              <w:rPr>
                <w:rFonts w:ascii="Cambria Math" w:cs="Bell MT" w:eastAsia="宋体" w:hAnsi="Cambria Math"/>
              </w:rPr>
            </w:rPrChange>
          </w:rPr>
          <m:t>=</m:t>
        </m:r>
        <m:f>
          <m:fPr>
            <m:ctrlPr>
              <w:rPr>
                <w:rFonts w:ascii="Cambria Math" w:cs="Times New Roman" w:eastAsia="宋体" w:hAnsi="Cambria Math"/>
                <w:i/>
                <w:sz w:val="28"/>
                <w:szCs w:val="28"/>
              </w:rPr>
            </m:ctrlPr>
          </m:fPr>
          <m:num>
            <m:r w:rsidRPr="51598F38">
              <w:rPr>
                <w:rFonts w:ascii="Cambria Math" w:cs="Times New Roman" w:eastAsia="宋体" w:hAnsi="Cambria Math"/>
                <w:sz w:val="28"/>
                <w:szCs w:val="28"/>
                <w:rPrChange w:id="1833" w:author="user pc" w:date="2022-03-15T10:14:00Z">
                  <w:rPr>
                    <w:rFonts w:ascii="Cambria Math" w:cs="Bell MT" w:eastAsia="宋体" w:hAnsi="Cambria Math"/>
                  </w:rPr>
                </w:rPrChange>
              </w:rPr>
              <m:t>51.2</m:t>
            </m:r>
          </m:num>
          <m:den>
            <m:r w:rsidRPr="8326C78B">
              <w:rPr>
                <w:rFonts w:ascii="Cambria Math" w:cs="Times New Roman" w:eastAsia="宋体" w:hAnsi="Cambria Math"/>
                <w:sz w:val="28"/>
                <w:szCs w:val="28"/>
                <w:rPrChange w:id="1834" w:author="user pc" w:date="2022-03-15T10:14:00Z">
                  <w:rPr>
                    <w:rFonts w:ascii="Cambria Math" w:cs="Bell MT" w:eastAsia="宋体" w:hAnsi="Cambria Math"/>
                  </w:rPr>
                </w:rPrChange>
              </w:rPr>
              <m:t>18</m:t>
            </m:r>
          </m:den>
        </m:f>
        <m:r w:rsidRPr="A5DFFCF9">
          <w:rPr>
            <w:rFonts w:ascii="Cambria Math" w:cs="Times New Roman" w:eastAsia="宋体" w:hAnsi="Cambria Math"/>
            <w:sz w:val="28"/>
            <w:szCs w:val="28"/>
            <w:rPrChange w:id="1835" w:author="user pc" w:date="2022-03-15T10:14:00Z">
              <w:rPr>
                <w:rFonts w:ascii="Cambria Math" w:cs="Bell MT" w:eastAsia="宋体" w:hAnsi="Cambria Math"/>
              </w:rPr>
            </w:rPrChange>
          </w:rPr>
          <m:t>=2.85</m:t>
        </m:r>
      </m:oMath>
    </w:p>
    <w:p>
      <w:pPr>
        <w:pStyle w:val="style157"/>
        <w:tabs>
          <w:tab w:val="left" w:leader="none" w:pos="3642"/>
        </w:tabs>
        <w:jc w:val="both"/>
        <w:rPr>
          <w:rFonts w:ascii="Times New Roman" w:cs="Times New Roman" w:eastAsia="宋体" w:hAnsi="Times New Roman"/>
          <w:sz w:val="28"/>
          <w:szCs w:val="28"/>
          <w:rPrChange w:id="1836" w:author="user pc" w:date="2022-03-15T10:14:00Z">
            <w:rPr>
              <w:rFonts w:ascii="Calibri" w:cs="Bell MT" w:eastAsia="宋体" w:hAnsi="Calibri"/>
            </w:rPr>
          </w:rPrChange>
        </w:rPr>
      </w:pPr>
      <w:r w:rsidRPr="7364EE8C">
        <w:rPr>
          <w:rFonts w:ascii="Times New Roman" w:cs="Times New Roman" w:eastAsia="宋体" w:hAnsi="Times New Roman"/>
          <w:sz w:val="28"/>
          <w:szCs w:val="28"/>
          <w:rPrChange w:id="1837" w:author="user pc" w:date="2022-03-15T10:14:00Z">
            <w:rPr>
              <w:rFonts w:ascii="Calibri" w:cs="Bell MT" w:eastAsia="宋体" w:hAnsi="Calibri"/>
            </w:rPr>
          </w:rPrChange>
        </w:rPr>
        <w:t>Divide</w:t>
      </w:r>
      <w:ins w:id="1838" w:author="user pc" w:date="2022-03-19T23:44:00Z">
        <w:r w:rsidR="F9DCA8C9">
          <w:rPr>
            <w:rFonts w:ascii="Times New Roman" w:cs="Times New Roman" w:eastAsia="宋体" w:hAnsi="Times New Roman"/>
            <w:sz w:val="28"/>
            <w:szCs w:val="28"/>
          </w:rPr>
          <w:t xml:space="preserve"> </w:t>
        </w:r>
      </w:ins>
      <w:r w:rsidRPr="67F94D11">
        <w:rPr>
          <w:rFonts w:ascii="Times New Roman" w:cs="Times New Roman" w:eastAsia="宋体" w:hAnsi="Times New Roman"/>
          <w:sz w:val="28"/>
          <w:szCs w:val="28"/>
          <w:rPrChange w:id="1839" w:author="user pc" w:date="2022-03-15T10:14:00Z">
            <w:rPr>
              <w:rFonts w:ascii="Calibri" w:cs="Bell MT" w:eastAsia="宋体" w:hAnsi="Calibri"/>
            </w:rPr>
          </w:rPrChange>
        </w:rPr>
        <w:t>by the smallest mole:</w:t>
      </w:r>
    </w:p>
    <w:p>
      <w:pPr>
        <w:pStyle w:val="style157"/>
        <w:tabs>
          <w:tab w:val="left" w:leader="none" w:pos="3642"/>
        </w:tabs>
        <w:jc w:val="both"/>
        <w:rPr>
          <w:rFonts w:ascii="Times New Roman" w:cs="Times New Roman" w:eastAsia="宋体" w:hAnsi="Times New Roman"/>
          <w:sz w:val="28"/>
          <w:szCs w:val="28"/>
          <w:rPrChange w:id="1840"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841" w:author="user pc" w:date="2022-03-15T10:14:00Z">
            <w:rPr>
              <w:rFonts w:ascii="Calibri" w:cs="Bell MT" w:eastAsia="宋体" w:hAnsi="Calibri"/>
            </w:rPr>
          </w:rPrChange>
        </w:rPr>
      </w:pPr>
      <m:oMathPara>
        <m:oMathParaPr>
          <m:jc m:val="left"/>
        </m:oMathParaPr>
        <m:oMath>
          <m:f>
            <m:fPr>
              <m:ctrlPr>
                <w:rPr>
                  <w:rFonts w:ascii="Cambria Math" w:cs="Times New Roman" w:eastAsia="宋体" w:hAnsi="Cambria Math"/>
                  <w:i/>
                  <w:sz w:val="28"/>
                  <w:szCs w:val="28"/>
                </w:rPr>
              </m:ctrlPr>
            </m:fPr>
            <m:num>
              <m:r w:rsidRPr="4C465A99">
                <w:rPr>
                  <w:rFonts w:ascii="Cambria Math" w:cs="Times New Roman" w:eastAsia="宋体" w:hAnsi="Cambria Math"/>
                  <w:sz w:val="28"/>
                  <w:szCs w:val="28"/>
                  <w:rPrChange w:id="1842" w:author="user pc" w:date="2022-03-15T10:14:00Z">
                    <w:rPr>
                      <w:rFonts w:ascii="Cambria Math" w:cs="Bell MT" w:eastAsia="宋体" w:hAnsi="Cambria Math"/>
                    </w:rPr>
                  </w:rPrChange>
                </w:rPr>
                <m:t>0.0406</m:t>
              </m:r>
            </m:num>
            <m:den>
              <m:r w:rsidRPr="AA64222D">
                <w:rPr>
                  <w:rFonts w:ascii="Cambria Math" w:cs="Times New Roman" w:eastAsia="宋体" w:hAnsi="Cambria Math"/>
                  <w:sz w:val="28"/>
                  <w:szCs w:val="28"/>
                  <w:rPrChange w:id="1843" w:author="user pc" w:date="2022-03-15T10:14:00Z">
                    <w:rPr>
                      <w:rFonts w:ascii="Cambria Math" w:cs="Bell MT" w:eastAsia="宋体" w:hAnsi="Cambria Math"/>
                    </w:rPr>
                  </w:rPrChange>
                </w:rPr>
                <m:t xml:space="preserve">  0.0406</m:t>
              </m:r>
            </m:den>
          </m:f>
          <m:r w:rsidRPr="52A52A2F">
            <w:rPr>
              <w:rFonts w:ascii="Cambria Math" w:cs="Times New Roman" w:eastAsia="宋体" w:hAnsi="Cambria Math"/>
              <w:sz w:val="28"/>
              <w:szCs w:val="28"/>
              <w:rPrChange w:id="1844" w:author="user pc" w:date="2022-03-15T10:14:00Z">
                <w:rPr>
                  <w:rFonts w:ascii="Cambria Math" w:cs="Bell MT" w:eastAsia="宋体" w:hAnsi="Cambria Math"/>
                </w:rPr>
              </w:rPrChange>
            </w:rPr>
            <m:t>=1</m:t>
          </m:r>
          <m:r w:rsidRPr="9D25D91F">
            <m:rPr>
              <m:sty m:val="p"/>
            </m:rPr>
            <w:rPr>
              <w:rFonts w:ascii="Cambria Math" w:cs="Times New Roman" w:eastAsia="宋体" w:hAnsi="Cambria Math"/>
              <w:sz w:val="28"/>
              <w:szCs w:val="28"/>
              <w:rPrChange w:id="1845" w:author="user pc" w:date="2022-03-15T10:14:00Z">
                <w:rPr>
                  <w:rFonts w:ascii="Cambria Math" w:cs="Bell MT" w:eastAsia="宋体" w:hAnsi="Cambria Math"/>
                </w:rPr>
              </w:rPrChange>
            </w:rPr>
            <m:t xml:space="preserve">mol </m:t>
          </m:r>
          <m:f>
            <m:fPr>
              <m:ctrlPr>
                <w:rPr>
                  <w:rFonts w:ascii="Cambria Math" w:cs="Times New Roman" w:eastAsia="宋体" w:hAnsi="Cambria Math"/>
                  <w:i/>
                  <w:sz w:val="28"/>
                  <w:szCs w:val="28"/>
                </w:rPr>
              </m:ctrlPr>
            </m:fPr>
            <m:num>
              <m:r w:rsidRPr="9A3218AB">
                <w:rPr>
                  <w:rFonts w:ascii="Cambria Math" w:cs="Times New Roman" w:eastAsia="宋体" w:hAnsi="Cambria Math"/>
                  <w:sz w:val="28"/>
                  <w:szCs w:val="28"/>
                  <w:rPrChange w:id="1846" w:author="user pc" w:date="2022-03-15T10:14:00Z">
                    <w:rPr>
                      <w:rFonts w:ascii="Cambria Math" w:cs="Bell MT" w:eastAsia="宋体" w:hAnsi="Cambria Math"/>
                    </w:rPr>
                  </w:rPrChange>
                </w:rPr>
                <m:t>2.85</m:t>
              </m:r>
            </m:num>
            <m:den>
              <m:r w:rsidRPr="51FB79C7">
                <w:rPr>
                  <w:rFonts w:ascii="Cambria Math" w:cs="Times New Roman" w:eastAsia="宋体" w:hAnsi="Cambria Math"/>
                  <w:sz w:val="28"/>
                  <w:szCs w:val="28"/>
                  <w:rPrChange w:id="1847" w:author="user pc" w:date="2022-03-15T10:14:00Z">
                    <w:rPr>
                      <w:rFonts w:ascii="Cambria Math" w:cs="Bell MT" w:eastAsia="宋体" w:hAnsi="Cambria Math"/>
                    </w:rPr>
                  </w:rPrChange>
                </w:rPr>
                <m:t>0.406</m:t>
              </m:r>
            </m:den>
          </m:f>
          <m:r w:rsidRPr="48240F7A">
            <w:rPr>
              <w:rFonts w:ascii="Cambria Math" w:cs="Times New Roman" w:eastAsia="宋体" w:hAnsi="Cambria Math"/>
              <w:sz w:val="28"/>
              <w:szCs w:val="28"/>
              <w:rPrChange w:id="1848" w:author="user pc" w:date="2022-03-15T10:14:00Z">
                <w:rPr>
                  <w:rFonts w:ascii="Cambria Math" w:cs="Bell MT" w:eastAsia="宋体" w:hAnsi="Cambria Math"/>
                </w:rPr>
              </w:rPrChange>
            </w:rPr>
            <m:t xml:space="preserve">=7 </m:t>
          </m:r>
          <m:r w:rsidRPr="31E6AF5D">
            <m:rPr>
              <m:sty m:val="p"/>
            </m:rPr>
            <w:rPr>
              <w:rFonts w:ascii="Cambria Math" w:cs="Times New Roman" w:eastAsia="宋体" w:hAnsi="Cambria Math"/>
              <w:sz w:val="28"/>
              <w:szCs w:val="28"/>
              <w:rPrChange w:id="1849" w:author="user pc" w:date="2022-03-15T10:14:00Z">
                <w:rPr>
                  <w:rFonts w:ascii="Cambria Math" w:cs="Bell MT" w:eastAsia="宋体" w:hAnsi="Cambria Math"/>
                </w:rPr>
              </w:rPrChange>
            </w:rPr>
            <m:t>moles</m:t>
          </m:r>
        </m:oMath>
      </m:oMathPara>
    </w:p>
    <w:p>
      <w:pPr>
        <w:pStyle w:val="style157"/>
        <w:tabs>
          <w:tab w:val="left" w:leader="none" w:pos="3642"/>
        </w:tabs>
        <w:jc w:val="both"/>
        <w:rPr>
          <w:rFonts w:ascii="Times New Roman" w:cs="Times New Roman" w:eastAsia="宋体" w:hAnsi="Times New Roman"/>
          <w:sz w:val="28"/>
          <w:szCs w:val="28"/>
          <w:rPrChange w:id="1850"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sz w:val="28"/>
          <w:szCs w:val="28"/>
          <w:rPrChange w:id="1851" w:author="user pc" w:date="2022-03-15T10:14:00Z">
            <w:rPr>
              <w:rFonts w:ascii="Calibri" w:cs="Bell MT" w:eastAsia="宋体" w:hAnsi="Calibri"/>
            </w:rPr>
          </w:rPrChange>
        </w:rPr>
      </w:pPr>
      <w:r w:rsidRPr="EBBA7A6A">
        <w:rPr>
          <w:rFonts w:ascii="Times New Roman" w:cs="Times New Roman" w:eastAsia="宋体" w:hAnsi="Times New Roman"/>
          <w:sz w:val="28"/>
          <w:szCs w:val="28"/>
          <w:rPrChange w:id="1852" w:author="user pc" w:date="2022-03-15T10:14:00Z">
            <w:rPr>
              <w:rFonts w:ascii="Calibri" w:cs="Bell MT" w:eastAsia="宋体" w:hAnsi="Calibri"/>
            </w:rPr>
          </w:rPrChange>
        </w:rPr>
        <w:t>Empirical</w:t>
      </w:r>
      <w:r>
        <w:rPr>
          <w:rFonts w:ascii="Times New Roman" w:cs="Times New Roman" w:eastAsia="宋体" w:hAnsi="Times New Roman"/>
          <w:sz w:val="28"/>
          <w:szCs w:val="28"/>
        </w:rPr>
        <w:t xml:space="preserve"> </w:t>
      </w:r>
      <w:r w:rsidRPr="F3E79C4D">
        <w:rPr>
          <w:rFonts w:ascii="Times New Roman" w:cs="Times New Roman" w:eastAsia="宋体" w:hAnsi="Times New Roman"/>
          <w:sz w:val="28"/>
          <w:szCs w:val="28"/>
          <w:rPrChange w:id="1853" w:author="user pc" w:date="2022-03-15T10:14:00Z">
            <w:rPr>
              <w:rFonts w:ascii="Calibri" w:cs="Bell MT" w:eastAsia="宋体" w:hAnsi="Calibri"/>
            </w:rPr>
          </w:rPrChange>
        </w:rPr>
        <w:t>formula = MgSO</w:t>
      </w:r>
      <w:r w:rsidRPr="0F58636F">
        <w:rPr>
          <w:rFonts w:ascii="Times New Roman" w:cs="Times New Roman" w:eastAsia="宋体" w:hAnsi="Times New Roman"/>
          <w:sz w:val="28"/>
          <w:szCs w:val="28"/>
          <w:vertAlign w:val="subscript"/>
          <w:rPrChange w:id="1854" w:author="user pc" w:date="2022-03-15T10:14:00Z">
            <w:rPr>
              <w:rFonts w:ascii="Calibri" w:cs="Bell MT" w:eastAsia="宋体" w:hAnsi="Calibri"/>
              <w:vertAlign w:val="subscript"/>
            </w:rPr>
          </w:rPrChange>
        </w:rPr>
        <w:t>4</w:t>
      </w:r>
      <w:r w:rsidRPr="2DFC666A">
        <w:rPr>
          <w:rFonts w:ascii="Times New Roman" w:cs="Times New Roman" w:eastAsia="宋体" w:hAnsi="Times New Roman"/>
          <w:sz w:val="28"/>
          <w:szCs w:val="28"/>
          <w:rPrChange w:id="1855" w:author="user pc" w:date="2022-03-15T10:14:00Z">
            <w:rPr>
              <w:rFonts w:ascii="Calibri" w:cs="Bell MT" w:eastAsia="宋体" w:hAnsi="Calibri"/>
            </w:rPr>
          </w:rPrChange>
        </w:rPr>
        <w:t>.7H</w:t>
      </w:r>
      <w:r w:rsidRPr="93402E14">
        <w:rPr>
          <w:rFonts w:ascii="Times New Roman" w:cs="Times New Roman" w:eastAsia="宋体" w:hAnsi="Times New Roman"/>
          <w:sz w:val="28"/>
          <w:szCs w:val="28"/>
          <w:vertAlign w:val="subscript"/>
          <w:rPrChange w:id="1856" w:author="user pc" w:date="2022-03-15T10:14:00Z">
            <w:rPr>
              <w:rFonts w:ascii="Calibri" w:cs="Bell MT" w:eastAsia="宋体" w:hAnsi="Calibri"/>
              <w:vertAlign w:val="subscript"/>
            </w:rPr>
          </w:rPrChange>
        </w:rPr>
        <w:t>2</w:t>
      </w:r>
      <w:r w:rsidRPr="5B9D84A3">
        <w:rPr>
          <w:rFonts w:ascii="Times New Roman" w:cs="Times New Roman" w:eastAsia="宋体" w:hAnsi="Times New Roman"/>
          <w:sz w:val="28"/>
          <w:szCs w:val="28"/>
          <w:rPrChange w:id="1857" w:author="user pc" w:date="2022-03-15T10:14:00Z">
            <w:rPr>
              <w:rFonts w:ascii="Calibri" w:cs="Bell MT" w:eastAsia="宋体" w:hAnsi="Calibri"/>
            </w:rPr>
          </w:rPrChange>
        </w:rPr>
        <w:t>O</w:t>
      </w:r>
    </w:p>
    <w:p>
      <w:pPr>
        <w:pStyle w:val="style157"/>
        <w:tabs>
          <w:tab w:val="left" w:leader="none" w:pos="3642"/>
        </w:tabs>
        <w:jc w:val="both"/>
        <w:rPr>
          <w:rFonts w:ascii="Times New Roman" w:cs="Times New Roman" w:eastAsia="宋体" w:hAnsi="Times New Roman"/>
          <w:sz w:val="28"/>
          <w:szCs w:val="28"/>
          <w:rPrChange w:id="1858" w:author="user pc" w:date="2022-03-15T10:14:00Z">
            <w:rPr>
              <w:rFonts w:ascii="Calibri" w:cs="Bell MT" w:eastAsia="宋体" w:hAnsi="Calibri"/>
            </w:rPr>
          </w:rPrChange>
        </w:rPr>
      </w:pPr>
      <w:r w:rsidRPr="D19FD1D1">
        <w:rPr>
          <w:rFonts w:ascii="Times New Roman" w:cs="Times New Roman" w:eastAsia="宋体" w:hAnsi="Times New Roman"/>
          <w:sz w:val="28"/>
          <w:szCs w:val="28"/>
          <w:rPrChange w:id="1859" w:author="user pc" w:date="2022-03-15T10:14:00Z">
            <w:rPr>
              <w:rFonts w:ascii="Calibri" w:cs="Bell MT" w:eastAsia="宋体" w:hAnsi="Calibri"/>
            </w:rPr>
          </w:rPrChange>
        </w:rPr>
        <w:t>Hence, n = 7</w:t>
      </w:r>
    </w:p>
    <w:p>
      <w:pPr>
        <w:pStyle w:val="style157"/>
        <w:tabs>
          <w:tab w:val="left" w:leader="none" w:pos="3642"/>
        </w:tabs>
        <w:jc w:val="both"/>
        <w:rPr>
          <w:rFonts w:ascii="Times New Roman" w:cs="Times New Roman" w:eastAsia="宋体" w:hAnsi="Times New Roman"/>
          <w:sz w:val="28"/>
          <w:szCs w:val="28"/>
          <w:vertAlign w:val="subscript"/>
          <w:rPrChange w:id="1860" w:author="user pc" w:date="2022-03-15T10:14:00Z">
            <w:rPr>
              <w:rFonts w:ascii="Calibri" w:cs="Bell MT" w:eastAsia="宋体" w:hAnsi="Calibri"/>
              <w:vertAlign w:val="subscript"/>
            </w:rPr>
          </w:rPrChange>
        </w:rPr>
      </w:pPr>
      <w:r w:rsidRPr="C34B230F">
        <w:rPr>
          <w:rFonts w:ascii="Times New Roman" w:cs="Times New Roman" w:eastAsia="宋体" w:hAnsi="Times New Roman"/>
          <w:b/>
          <w:sz w:val="28"/>
          <w:szCs w:val="28"/>
          <w:rPrChange w:id="1861" w:author="user pc" w:date="2022-03-15T10:14:00Z">
            <w:rPr>
              <w:rFonts w:ascii="Calibri" w:cs="Bell MT" w:eastAsia="宋体" w:hAnsi="Calibri"/>
              <w:b/>
            </w:rPr>
          </w:rPrChange>
        </w:rPr>
        <w:t xml:space="preserve">Note: </w:t>
      </w:r>
      <w:r w:rsidRPr="56CF5B1E">
        <w:rPr>
          <w:rFonts w:ascii="Times New Roman" w:cs="Times New Roman" w:eastAsia="宋体" w:hAnsi="Times New Roman"/>
          <w:sz w:val="28"/>
          <w:szCs w:val="28"/>
          <w:rPrChange w:id="1862" w:author="user pc" w:date="2022-03-15T10:14:00Z">
            <w:rPr>
              <w:rFonts w:ascii="Calibri" w:cs="Bell MT" w:eastAsia="宋体" w:hAnsi="Calibri"/>
            </w:rPr>
          </w:rPrChange>
        </w:rPr>
        <w:t>When we say that the percentage</w:t>
      </w:r>
      <w:r>
        <w:rPr>
          <w:rFonts w:ascii="Times New Roman" w:cs="Times New Roman" w:eastAsia="宋体" w:hAnsi="Times New Roman"/>
          <w:sz w:val="28"/>
          <w:szCs w:val="28"/>
        </w:rPr>
        <w:t xml:space="preserve"> </w:t>
      </w:r>
      <w:r w:rsidRPr="EC46339B">
        <w:rPr>
          <w:rFonts w:ascii="Times New Roman" w:cs="Times New Roman" w:eastAsia="宋体" w:hAnsi="Times New Roman"/>
          <w:sz w:val="28"/>
          <w:szCs w:val="28"/>
          <w:rPrChange w:id="1863" w:author="user pc" w:date="2022-03-15T10:14:00Z">
            <w:rPr>
              <w:rFonts w:ascii="Calibri" w:cs="Bell MT" w:eastAsia="宋体" w:hAnsi="Calibri"/>
            </w:rPr>
          </w:rPrChange>
        </w:rPr>
        <w:t>of water in the</w:t>
      </w:r>
      <w:r>
        <w:rPr>
          <w:rFonts w:ascii="Times New Roman" w:cs="Times New Roman" w:eastAsia="宋体" w:hAnsi="Times New Roman"/>
          <w:sz w:val="28"/>
          <w:szCs w:val="28"/>
        </w:rPr>
        <w:t xml:space="preserve"> </w:t>
      </w:r>
      <w:r w:rsidRPr="71C2C674">
        <w:rPr>
          <w:rFonts w:ascii="Times New Roman" w:cs="Times New Roman" w:eastAsia="宋体" w:hAnsi="Times New Roman"/>
          <w:sz w:val="28"/>
          <w:szCs w:val="28"/>
          <w:rPrChange w:id="1864" w:author="user pc" w:date="2022-03-15T10:14:00Z">
            <w:rPr>
              <w:rFonts w:ascii="Calibri" w:cs="Bell MT" w:eastAsia="宋体" w:hAnsi="Calibri"/>
            </w:rPr>
          </w:rPrChange>
        </w:rPr>
        <w:t>crystals is 51.2%, we mean that 100g of crystals contains 51.2g of water. The remaining 48.8g is the mass of MgSO</w:t>
      </w:r>
      <w:r w:rsidRPr="49DCE68A">
        <w:rPr>
          <w:rFonts w:ascii="Times New Roman" w:cs="Times New Roman" w:eastAsia="宋体" w:hAnsi="Times New Roman"/>
          <w:sz w:val="28"/>
          <w:szCs w:val="28"/>
          <w:vertAlign w:val="subscript"/>
          <w:rPrChange w:id="1865" w:author="user pc" w:date="2022-03-15T10:14:00Z">
            <w:rPr>
              <w:rFonts w:ascii="Calibri" w:cs="Bell MT" w:eastAsia="宋体" w:hAnsi="Calibri"/>
              <w:vertAlign w:val="subscript"/>
            </w:rPr>
          </w:rPrChange>
        </w:rPr>
        <w:t>4</w:t>
      </w:r>
    </w:p>
    <w:p>
      <w:pPr>
        <w:pStyle w:val="style157"/>
        <w:tabs>
          <w:tab w:val="left" w:leader="none" w:pos="3642"/>
        </w:tabs>
        <w:jc w:val="both"/>
        <w:rPr>
          <w:rFonts w:ascii="Times New Roman" w:cs="Times New Roman" w:eastAsia="宋体" w:hAnsi="Times New Roman"/>
          <w:sz w:val="28"/>
          <w:szCs w:val="28"/>
          <w:vertAlign w:val="subscript"/>
          <w:rPrChange w:id="1866" w:author="user pc" w:date="2022-03-15T10:14:00Z">
            <w:rPr>
              <w:rFonts w:ascii="Calibri" w:cs="Bell MT" w:eastAsia="宋体" w:hAnsi="Calibri"/>
              <w:vertAlign w:val="subscript"/>
            </w:rPr>
          </w:rPrChange>
        </w:rPr>
      </w:pPr>
    </w:p>
    <w:p>
      <w:pPr>
        <w:pStyle w:val="style157"/>
        <w:tabs>
          <w:tab w:val="left" w:leader="none" w:pos="3642"/>
        </w:tabs>
        <w:jc w:val="both"/>
        <w:rPr>
          <w:rFonts w:ascii="Times New Roman" w:cs="Times New Roman" w:eastAsia="宋体" w:hAnsi="Times New Roman"/>
          <w:sz w:val="28"/>
          <w:szCs w:val="28"/>
          <w:rPrChange w:id="1867" w:author="user pc" w:date="2022-03-15T10:14:00Z">
            <w:rPr>
              <w:rFonts w:ascii="Calibri" w:cs="Bell MT" w:eastAsia="宋体" w:hAnsi="Calibri"/>
            </w:rPr>
          </w:rPrChange>
        </w:rPr>
      </w:pPr>
      <w:r w:rsidRPr="E563E392">
        <w:rPr>
          <w:rFonts w:ascii="Times New Roman" w:cs="Times New Roman" w:eastAsia="宋体" w:hAnsi="Times New Roman"/>
          <w:b/>
          <w:i/>
          <w:sz w:val="28"/>
          <w:szCs w:val="28"/>
          <w:rPrChange w:id="1868" w:author="user pc" w:date="2022-03-15T10:14:00Z">
            <w:rPr>
              <w:rFonts w:ascii="Calibri" w:cs="Bell MT" w:eastAsia="宋体" w:hAnsi="Calibri"/>
              <w:b/>
              <w:i/>
            </w:rPr>
          </w:rPrChange>
        </w:rPr>
        <w:t>Check your progress</w:t>
      </w:r>
      <w:r w:rsidRPr="BD73E1F2">
        <w:rPr>
          <w:rFonts w:ascii="Times New Roman" w:cs="Times New Roman" w:eastAsia="宋体" w:hAnsi="Times New Roman"/>
          <w:sz w:val="28"/>
          <w:szCs w:val="28"/>
          <w:rPrChange w:id="1869" w:author="user pc" w:date="2022-03-15T10:14:00Z">
            <w:rPr>
              <w:rFonts w:ascii="Calibri" w:cs="Bell MT" w:eastAsia="宋体" w:hAnsi="Calibri"/>
            </w:rPr>
          </w:rPrChange>
        </w:rPr>
        <w:t xml:space="preserve">: when 127g of copper combine with oxygen, 143g of an oxide are formed. What is the empirical formula of the oxide? </w:t>
      </w:r>
      <w:r w:rsidRPr="87B65DC5">
        <w:rPr>
          <w:rFonts w:ascii="Times New Roman" w:cs="Times New Roman" w:eastAsia="宋体" w:hAnsi="Times New Roman"/>
          <w:b/>
          <w:sz w:val="28"/>
          <w:szCs w:val="28"/>
          <w:rPrChange w:id="1870" w:author="user pc" w:date="2022-03-15T10:14:00Z">
            <w:rPr>
              <w:rFonts w:ascii="Calibri" w:cs="Bell MT" w:eastAsia="宋体" w:hAnsi="Calibri"/>
              <w:b/>
            </w:rPr>
          </w:rPrChange>
        </w:rPr>
        <w:t xml:space="preserve">Ans </w:t>
      </w:r>
      <w:r w:rsidRPr="498D37B1">
        <w:rPr>
          <w:rFonts w:ascii="Times New Roman" w:cs="Times New Roman" w:eastAsia="宋体" w:hAnsi="Times New Roman"/>
          <w:sz w:val="28"/>
          <w:szCs w:val="28"/>
          <w:rPrChange w:id="1871" w:author="user pc" w:date="2022-03-15T10:14:00Z">
            <w:rPr>
              <w:rFonts w:ascii="Calibri" w:cs="Bell MT" w:eastAsia="宋体" w:hAnsi="Calibri"/>
            </w:rPr>
          </w:rPrChange>
        </w:rPr>
        <w:t>= Cu</w:t>
      </w:r>
      <w:r w:rsidRPr="18A1EF3E">
        <w:rPr>
          <w:rFonts w:ascii="Times New Roman" w:cs="Times New Roman" w:eastAsia="宋体" w:hAnsi="Times New Roman"/>
          <w:sz w:val="28"/>
          <w:szCs w:val="28"/>
          <w:vertAlign w:val="subscript"/>
          <w:rPrChange w:id="1872" w:author="user pc" w:date="2022-03-15T10:14:00Z">
            <w:rPr>
              <w:rFonts w:ascii="Calibri" w:cs="Bell MT" w:eastAsia="宋体" w:hAnsi="Calibri"/>
              <w:vertAlign w:val="subscript"/>
            </w:rPr>
          </w:rPrChange>
        </w:rPr>
        <w:t>2</w:t>
      </w:r>
      <w:r w:rsidRPr="B6F7A0D9">
        <w:rPr>
          <w:rFonts w:ascii="Times New Roman" w:cs="Times New Roman" w:eastAsia="宋体" w:hAnsi="Times New Roman"/>
          <w:sz w:val="28"/>
          <w:szCs w:val="28"/>
          <w:rPrChange w:id="1873" w:author="user pc" w:date="2022-03-15T10:14:00Z">
            <w:rPr>
              <w:rFonts w:ascii="Calibri" w:cs="Bell MT" w:eastAsia="宋体" w:hAnsi="Calibri"/>
            </w:rPr>
          </w:rPrChange>
        </w:rPr>
        <w:t>O</w:t>
      </w:r>
    </w:p>
    <w:p>
      <w:pPr>
        <w:pStyle w:val="style157"/>
        <w:tabs>
          <w:tab w:val="left" w:leader="none" w:pos="3642"/>
        </w:tabs>
        <w:jc w:val="both"/>
        <w:rPr>
          <w:rFonts w:ascii="Times New Roman" w:cs="Times New Roman" w:eastAsia="宋体" w:hAnsi="Times New Roman"/>
          <w:sz w:val="28"/>
          <w:szCs w:val="28"/>
          <w:rPrChange w:id="1874" w:author="user pc" w:date="2022-03-15T10:14:00Z">
            <w:rPr>
              <w:rFonts w:ascii="Calibri" w:cs="Bell MT" w:eastAsia="宋体" w:hAnsi="Calibri"/>
            </w:rPr>
          </w:rPrChange>
        </w:rPr>
      </w:pPr>
    </w:p>
    <w:p>
      <w:pPr>
        <w:pStyle w:val="style157"/>
        <w:tabs>
          <w:tab w:val="left" w:leader="none" w:pos="3642"/>
        </w:tabs>
        <w:jc w:val="both"/>
        <w:rPr>
          <w:rFonts w:ascii="Times New Roman" w:cs="Times New Roman" w:eastAsia="宋体" w:hAnsi="Times New Roman"/>
          <w:b/>
          <w:sz w:val="28"/>
          <w:szCs w:val="28"/>
          <w:rPrChange w:id="1875" w:author="user pc" w:date="2022-03-15T10:14:00Z">
            <w:rPr>
              <w:rFonts w:ascii="Calibri" w:cs="Bell MT" w:eastAsia="宋体" w:hAnsi="Calibri"/>
              <w:b/>
            </w:rPr>
          </w:rPrChange>
        </w:rPr>
      </w:pPr>
      <w:r>
        <w:rPr>
          <w:rFonts w:ascii="Times New Roman" w:cs="Times New Roman" w:eastAsia="宋体" w:hAnsi="Times New Roman"/>
          <w:b/>
          <w:sz w:val="28"/>
          <w:szCs w:val="28"/>
        </w:rPr>
        <w:t>Solved example 5</w:t>
      </w:r>
    </w:p>
    <w:p>
      <w:pPr>
        <w:pStyle w:val="style157"/>
        <w:tabs>
          <w:tab w:val="left" w:leader="none" w:pos="3642"/>
        </w:tabs>
        <w:jc w:val="both"/>
        <w:rPr>
          <w:rFonts w:ascii="Times New Roman" w:cs="Times New Roman" w:eastAsia="宋体" w:hAnsi="Times New Roman"/>
          <w:sz w:val="28"/>
          <w:szCs w:val="28"/>
          <w:rPrChange w:id="1876" w:author="user pc" w:date="2022-03-15T10:14:00Z">
            <w:rPr>
              <w:rFonts w:ascii="Calibri" w:cs="Bell MT" w:eastAsia="宋体" w:hAnsi="Calibri"/>
            </w:rPr>
          </w:rPrChange>
        </w:rPr>
      </w:pPr>
      <w:r w:rsidRPr="AD2FF599">
        <w:rPr>
          <w:rFonts w:ascii="Times New Roman" w:cs="Times New Roman" w:eastAsia="宋体" w:hAnsi="Times New Roman"/>
          <w:sz w:val="28"/>
          <w:szCs w:val="28"/>
          <w:rPrChange w:id="1877" w:author="user pc" w:date="2022-03-15T10:14:00Z">
            <w:rPr>
              <w:rFonts w:ascii="Calibri" w:cs="Bell MT" w:eastAsia="宋体" w:hAnsi="Calibri"/>
            </w:rPr>
          </w:rPrChange>
        </w:rPr>
        <w:t>The empirical</w:t>
      </w:r>
      <w:r>
        <w:rPr>
          <w:rFonts w:ascii="Times New Roman" w:cs="Times New Roman" w:eastAsia="宋体" w:hAnsi="Times New Roman"/>
          <w:sz w:val="28"/>
          <w:szCs w:val="28"/>
        </w:rPr>
        <w:t xml:space="preserve"> </w:t>
      </w:r>
      <w:r w:rsidRPr="D74851F6">
        <w:rPr>
          <w:rFonts w:ascii="Times New Roman" w:cs="Times New Roman" w:eastAsia="宋体" w:hAnsi="Times New Roman"/>
          <w:sz w:val="28"/>
          <w:szCs w:val="28"/>
          <w:rPrChange w:id="1878" w:author="user pc" w:date="2022-03-15T10:14:00Z">
            <w:rPr>
              <w:rFonts w:ascii="Calibri" w:cs="Bell MT" w:eastAsia="宋体" w:hAnsi="Calibri"/>
            </w:rPr>
          </w:rPrChange>
        </w:rPr>
        <w:t>formula of</w:t>
      </w:r>
      <w:r>
        <w:rPr>
          <w:rFonts w:ascii="Times New Roman" w:cs="Times New Roman" w:eastAsia="宋体" w:hAnsi="Times New Roman"/>
          <w:sz w:val="28"/>
          <w:szCs w:val="28"/>
        </w:rPr>
        <w:t xml:space="preserve"> </w:t>
      </w:r>
      <w:r w:rsidRPr="E2958137">
        <w:rPr>
          <w:rFonts w:ascii="Times New Roman" w:cs="Times New Roman" w:eastAsia="宋体" w:hAnsi="Times New Roman"/>
          <w:sz w:val="28"/>
          <w:szCs w:val="28"/>
          <w:rPrChange w:id="1879" w:author="user pc" w:date="2022-03-15T10:14:00Z">
            <w:rPr>
              <w:rFonts w:ascii="Calibri" w:cs="Bell MT" w:eastAsia="宋体" w:hAnsi="Calibri"/>
            </w:rPr>
          </w:rPrChange>
        </w:rPr>
        <w:t>a liquid B, is C</w:t>
      </w:r>
      <w:r w:rsidRPr="2AF3E537">
        <w:rPr>
          <w:rFonts w:ascii="Times New Roman" w:cs="Times New Roman" w:eastAsia="宋体" w:hAnsi="Times New Roman"/>
          <w:sz w:val="28"/>
          <w:szCs w:val="28"/>
          <w:vertAlign w:val="subscript"/>
          <w:rPrChange w:id="1880" w:author="user pc" w:date="2022-03-15T10:14:00Z">
            <w:rPr>
              <w:rFonts w:ascii="Calibri" w:cs="Bell MT" w:eastAsia="宋体" w:hAnsi="Calibri"/>
              <w:vertAlign w:val="subscript"/>
            </w:rPr>
          </w:rPrChange>
        </w:rPr>
        <w:t>2</w:t>
      </w:r>
      <w:r w:rsidRPr="846514AB">
        <w:rPr>
          <w:rFonts w:ascii="Times New Roman" w:cs="Times New Roman" w:eastAsia="宋体" w:hAnsi="Times New Roman"/>
          <w:sz w:val="28"/>
          <w:szCs w:val="28"/>
          <w:rPrChange w:id="1881" w:author="user pc" w:date="2022-03-15T10:14:00Z">
            <w:rPr>
              <w:rFonts w:ascii="Calibri" w:cs="Bell MT" w:eastAsia="宋体" w:hAnsi="Calibri"/>
            </w:rPr>
          </w:rPrChange>
        </w:rPr>
        <w:t>H</w:t>
      </w:r>
      <w:r w:rsidRPr="F09F4D42">
        <w:rPr>
          <w:rFonts w:ascii="Times New Roman" w:cs="Times New Roman" w:eastAsia="宋体" w:hAnsi="Times New Roman"/>
          <w:sz w:val="28"/>
          <w:szCs w:val="28"/>
          <w:vertAlign w:val="subscript"/>
          <w:rPrChange w:id="1882" w:author="user pc" w:date="2022-03-15T10:14:00Z">
            <w:rPr>
              <w:rFonts w:ascii="Calibri" w:cs="Bell MT" w:eastAsia="宋体" w:hAnsi="Calibri"/>
              <w:vertAlign w:val="subscript"/>
            </w:rPr>
          </w:rPrChange>
        </w:rPr>
        <w:t>4</w:t>
      </w:r>
      <w:r w:rsidRPr="9EDD03F7">
        <w:rPr>
          <w:rFonts w:ascii="Times New Roman" w:cs="Times New Roman" w:eastAsia="宋体" w:hAnsi="Times New Roman"/>
          <w:sz w:val="28"/>
          <w:szCs w:val="28"/>
          <w:rPrChange w:id="1883" w:author="user pc" w:date="2022-03-15T10:14:00Z">
            <w:rPr>
              <w:rFonts w:ascii="Calibri" w:cs="Bell MT" w:eastAsia="宋体" w:hAnsi="Calibri"/>
            </w:rPr>
          </w:rPrChange>
        </w:rPr>
        <w:t>O. The relative molecular mass is 88. What is the molecular formula of B?</w:t>
      </w:r>
    </w:p>
    <w:p>
      <w:pPr>
        <w:pStyle w:val="style157"/>
        <w:tabs>
          <w:tab w:val="left" w:leader="none" w:pos="3642"/>
        </w:tabs>
        <w:jc w:val="both"/>
        <w:rPr>
          <w:rFonts w:ascii="Times New Roman" w:cs="Times New Roman" w:eastAsia="宋体" w:hAnsi="Times New Roman"/>
          <w:b/>
          <w:i/>
          <w:sz w:val="28"/>
          <w:szCs w:val="28"/>
          <w:rPrChange w:id="1884" w:author="user pc" w:date="2022-03-15T10:14:00Z">
            <w:rPr>
              <w:rFonts w:ascii="Calibri" w:cs="Bell MT" w:eastAsia="宋体" w:hAnsi="Calibri"/>
              <w:b/>
              <w:i/>
            </w:rPr>
          </w:rPrChange>
        </w:rPr>
      </w:pPr>
      <w:r w:rsidRPr="40959138">
        <w:rPr>
          <w:rFonts w:ascii="Times New Roman" w:cs="Times New Roman" w:eastAsia="宋体" w:hAnsi="Times New Roman"/>
          <w:b/>
          <w:i/>
          <w:sz w:val="28"/>
          <w:szCs w:val="28"/>
          <w:rPrChange w:id="1885" w:author="user pc" w:date="2022-03-15T10:14:00Z">
            <w:rPr>
              <w:rFonts w:ascii="Calibri" w:cs="Bell MT" w:eastAsia="宋体" w:hAnsi="Calibri"/>
              <w:b/>
              <w:i/>
            </w:rPr>
          </w:rPrChange>
        </w:rPr>
        <w:t>Solution</w:t>
      </w:r>
    </w:p>
    <w:p>
      <w:pPr>
        <w:pStyle w:val="style157"/>
        <w:rPr>
          <w:rFonts w:ascii="Times New Roman" w:cs="Times New Roman" w:hAnsi="Times New Roman"/>
          <w:sz w:val="28"/>
          <w:szCs w:val="28"/>
          <w:rPrChange w:id="1886" w:author="user pc" w:date="2022-03-15T10:14:00Z">
            <w:rPr>
              <w:rFonts w:ascii="Calibri" w:cs="Bell MT" w:hAnsi="Calibri"/>
            </w:rPr>
          </w:rPrChange>
        </w:rPr>
      </w:pPr>
      <w:r w:rsidRPr="E516296C">
        <w:rPr>
          <w:rFonts w:ascii="Times New Roman" w:cs="Times New Roman" w:hAnsi="Times New Roman"/>
          <w:sz w:val="28"/>
          <w:szCs w:val="28"/>
          <w:rPrChange w:id="1887" w:author="user pc" w:date="2022-03-15T10:14:00Z">
            <w:rPr>
              <w:rFonts w:ascii="Calibri" w:cs="Bell MT" w:hAnsi="Calibri"/>
            </w:rPr>
          </w:rPrChange>
        </w:rPr>
        <w:t>(</w:t>
      </w:r>
      <w:r w:rsidRPr="54D82BC9">
        <w:rPr>
          <w:rFonts w:ascii="Times New Roman" w:cs="Times New Roman" w:eastAsia="宋体" w:hAnsi="Times New Roman"/>
          <w:sz w:val="28"/>
          <w:szCs w:val="28"/>
          <w:rPrChange w:id="1888" w:author="user pc" w:date="2022-03-15T10:14:00Z">
            <w:rPr>
              <w:rFonts w:ascii="Calibri" w:cs="Bell MT" w:eastAsia="宋体" w:hAnsi="Calibri"/>
            </w:rPr>
          </w:rPrChange>
        </w:rPr>
        <w:t>C</w:t>
      </w:r>
      <w:r w:rsidRPr="19370EF0">
        <w:rPr>
          <w:rFonts w:ascii="Times New Roman" w:cs="Times New Roman" w:eastAsia="宋体" w:hAnsi="Times New Roman"/>
          <w:sz w:val="28"/>
          <w:szCs w:val="28"/>
          <w:vertAlign w:val="subscript"/>
          <w:rPrChange w:id="1889" w:author="user pc" w:date="2022-03-15T10:14:00Z">
            <w:rPr>
              <w:rFonts w:ascii="Calibri" w:cs="Bell MT" w:eastAsia="宋体" w:hAnsi="Calibri"/>
              <w:vertAlign w:val="subscript"/>
            </w:rPr>
          </w:rPrChange>
        </w:rPr>
        <w:t>2</w:t>
      </w:r>
      <w:r w:rsidRPr="8013B7E4">
        <w:rPr>
          <w:rFonts w:ascii="Times New Roman" w:cs="Times New Roman" w:eastAsia="宋体" w:hAnsi="Times New Roman"/>
          <w:sz w:val="28"/>
          <w:szCs w:val="28"/>
          <w:rPrChange w:id="1890" w:author="user pc" w:date="2022-03-15T10:14:00Z">
            <w:rPr>
              <w:rFonts w:ascii="Calibri" w:cs="Bell MT" w:eastAsia="宋体" w:hAnsi="Calibri"/>
            </w:rPr>
          </w:rPrChange>
        </w:rPr>
        <w:t>H</w:t>
      </w:r>
      <w:r w:rsidRPr="DB856892">
        <w:rPr>
          <w:rFonts w:ascii="Times New Roman" w:cs="Times New Roman" w:eastAsia="宋体" w:hAnsi="Times New Roman"/>
          <w:sz w:val="28"/>
          <w:szCs w:val="28"/>
          <w:vertAlign w:val="subscript"/>
          <w:rPrChange w:id="1891" w:author="user pc" w:date="2022-03-15T10:14:00Z">
            <w:rPr>
              <w:rFonts w:ascii="Calibri" w:cs="Bell MT" w:eastAsia="宋体" w:hAnsi="Calibri"/>
              <w:vertAlign w:val="subscript"/>
            </w:rPr>
          </w:rPrChange>
        </w:rPr>
        <w:t>4</w:t>
      </w:r>
      <w:r w:rsidRPr="6B7199A9">
        <w:rPr>
          <w:rFonts w:ascii="Times New Roman" w:cs="Times New Roman" w:eastAsia="宋体" w:hAnsi="Times New Roman"/>
          <w:sz w:val="28"/>
          <w:szCs w:val="28"/>
          <w:rPrChange w:id="1892" w:author="user pc" w:date="2022-03-15T10:14:00Z">
            <w:rPr>
              <w:rFonts w:ascii="Calibri" w:cs="Bell MT" w:eastAsia="宋体" w:hAnsi="Calibri"/>
            </w:rPr>
          </w:rPrChange>
        </w:rPr>
        <w:t>O</w:t>
      </w:r>
      <w:r w:rsidRPr="676FBD1B">
        <w:rPr>
          <w:rFonts w:ascii="Times New Roman" w:cs="Times New Roman" w:hAnsi="Times New Roman"/>
          <w:sz w:val="28"/>
          <w:szCs w:val="28"/>
          <w:rPrChange w:id="1893" w:author="user pc" w:date="2022-03-15T10:14:00Z">
            <w:rPr>
              <w:rFonts w:ascii="Calibri" w:cs="Bell MT" w:hAnsi="Calibri"/>
            </w:rPr>
          </w:rPrChange>
        </w:rPr>
        <w:t>)</w:t>
      </w:r>
      <w:r w:rsidRPr="A8E1AECA">
        <w:rPr>
          <w:rFonts w:ascii="Times New Roman" w:cs="Times New Roman" w:hAnsi="Times New Roman"/>
          <w:sz w:val="28"/>
          <w:szCs w:val="28"/>
          <w:vertAlign w:val="subscript"/>
          <w:rPrChange w:id="1894" w:author="user pc" w:date="2022-03-15T10:14:00Z">
            <w:rPr>
              <w:rFonts w:ascii="Calibri" w:cs="Bell MT" w:hAnsi="Calibri"/>
              <w:vertAlign w:val="subscript"/>
            </w:rPr>
          </w:rPrChange>
        </w:rPr>
        <w:t>n</w:t>
      </w:r>
      <w:r w:rsidRPr="79C476C1">
        <w:rPr>
          <w:rFonts w:ascii="Times New Roman" w:cs="Times New Roman" w:hAnsi="Times New Roman"/>
          <w:sz w:val="28"/>
          <w:szCs w:val="28"/>
          <w:rPrChange w:id="1895" w:author="user pc" w:date="2022-03-15T10:14:00Z">
            <w:rPr>
              <w:rFonts w:ascii="Calibri" w:cs="Bell MT" w:hAnsi="Calibri"/>
            </w:rPr>
          </w:rPrChange>
        </w:rPr>
        <w:t xml:space="preserve"> = Relative molecular mass</w:t>
      </w:r>
    </w:p>
    <w:p>
      <w:pPr>
        <w:pStyle w:val="style157"/>
        <w:rPr>
          <w:rFonts w:ascii="Times New Roman" w:cs="Times New Roman" w:hAnsi="Times New Roman"/>
          <w:sz w:val="28"/>
          <w:szCs w:val="28"/>
          <w:rPrChange w:id="1896" w:author="user pc" w:date="2022-03-15T10:14:00Z">
            <w:rPr>
              <w:rFonts w:ascii="Calibri" w:cs="Bell MT" w:hAnsi="Calibri"/>
            </w:rPr>
          </w:rPrChange>
        </w:rPr>
      </w:pPr>
      <w:r w:rsidRPr="4003EEED">
        <w:rPr>
          <w:rFonts w:ascii="Times New Roman" w:cs="Times New Roman" w:hAnsi="Times New Roman"/>
          <w:sz w:val="28"/>
          <w:szCs w:val="28"/>
          <w:rPrChange w:id="1897" w:author="user pc" w:date="2022-03-15T10:14:00Z">
            <w:rPr>
              <w:rFonts w:ascii="Calibri" w:cs="Bell MT" w:hAnsi="Calibri"/>
            </w:rPr>
          </w:rPrChange>
        </w:rPr>
        <w:t xml:space="preserve">Relative molecular mass of </w:t>
      </w:r>
      <w:r w:rsidRPr="79EF5F24">
        <w:rPr>
          <w:rFonts w:ascii="Times New Roman" w:cs="Times New Roman" w:eastAsia="宋体" w:hAnsi="Times New Roman"/>
          <w:sz w:val="28"/>
          <w:szCs w:val="28"/>
          <w:rPrChange w:id="1898" w:author="user pc" w:date="2022-03-15T10:14:00Z">
            <w:rPr>
              <w:rFonts w:ascii="Calibri" w:cs="Bell MT" w:eastAsia="宋体" w:hAnsi="Calibri"/>
            </w:rPr>
          </w:rPrChange>
        </w:rPr>
        <w:t>C</w:t>
      </w:r>
      <w:r w:rsidRPr="22A90A22">
        <w:rPr>
          <w:rFonts w:ascii="Times New Roman" w:cs="Times New Roman" w:eastAsia="宋体" w:hAnsi="Times New Roman"/>
          <w:sz w:val="28"/>
          <w:szCs w:val="28"/>
          <w:vertAlign w:val="subscript"/>
          <w:rPrChange w:id="1899" w:author="user pc" w:date="2022-03-15T10:14:00Z">
            <w:rPr>
              <w:rFonts w:ascii="Calibri" w:cs="Bell MT" w:eastAsia="宋体" w:hAnsi="Calibri"/>
              <w:vertAlign w:val="subscript"/>
            </w:rPr>
          </w:rPrChange>
        </w:rPr>
        <w:t>2</w:t>
      </w:r>
      <w:r w:rsidRPr="53BD085A">
        <w:rPr>
          <w:rFonts w:ascii="Times New Roman" w:cs="Times New Roman" w:eastAsia="宋体" w:hAnsi="Times New Roman"/>
          <w:sz w:val="28"/>
          <w:szCs w:val="28"/>
          <w:rPrChange w:id="1900" w:author="user pc" w:date="2022-03-15T10:14:00Z">
            <w:rPr>
              <w:rFonts w:ascii="Calibri" w:cs="Bell MT" w:eastAsia="宋体" w:hAnsi="Calibri"/>
            </w:rPr>
          </w:rPrChange>
        </w:rPr>
        <w:t>H</w:t>
      </w:r>
      <w:r w:rsidRPr="1214651D">
        <w:rPr>
          <w:rFonts w:ascii="Times New Roman" w:cs="Times New Roman" w:eastAsia="宋体" w:hAnsi="Times New Roman"/>
          <w:sz w:val="28"/>
          <w:szCs w:val="28"/>
          <w:vertAlign w:val="subscript"/>
          <w:rPrChange w:id="1901" w:author="user pc" w:date="2022-03-15T10:14:00Z">
            <w:rPr>
              <w:rFonts w:ascii="Calibri" w:cs="Bell MT" w:eastAsia="宋体" w:hAnsi="Calibri"/>
              <w:vertAlign w:val="subscript"/>
            </w:rPr>
          </w:rPrChange>
        </w:rPr>
        <w:t>4</w:t>
      </w:r>
      <w:r w:rsidRPr="91FB4FA5">
        <w:rPr>
          <w:rFonts w:ascii="Times New Roman" w:cs="Times New Roman" w:eastAsia="宋体" w:hAnsi="Times New Roman"/>
          <w:sz w:val="28"/>
          <w:szCs w:val="28"/>
          <w:rPrChange w:id="1902" w:author="user pc" w:date="2022-03-15T10:14:00Z">
            <w:rPr>
              <w:rFonts w:ascii="Calibri" w:cs="Bell MT" w:eastAsia="宋体" w:hAnsi="Calibri"/>
            </w:rPr>
          </w:rPrChange>
        </w:rPr>
        <w:t xml:space="preserve">O = 12 </w:t>
      </w:r>
      <m:oMath>
        <m:r w:rsidRPr="D6B0CF5F">
          <w:rPr>
            <w:rFonts w:ascii="Cambria Math" w:cs="Times New Roman" w:eastAsia="宋体" w:hAnsi="Cambria Math"/>
            <w:sz w:val="28"/>
            <w:szCs w:val="28"/>
            <w:rPrChange w:id="1903" w:author="user pc" w:date="2022-03-15T10:14:00Z">
              <w:rPr>
                <w:rFonts w:ascii="Cambria Math" w:cs="Bell MT" w:eastAsia="宋体" w:hAnsi="Cambria Math"/>
              </w:rPr>
            </w:rPrChange>
          </w:rPr>
          <m:t>×2</m:t>
        </m:r>
      </m:oMath>
      <w:r w:rsidRPr="7B25CC96">
        <w:rPr>
          <w:rFonts w:ascii="Times New Roman" w:cs="Times New Roman" w:eastAsia="宋体" w:hAnsi="Times New Roman"/>
          <w:sz w:val="28"/>
          <w:szCs w:val="28"/>
          <w:rPrChange w:id="1904" w:author="user pc" w:date="2022-03-15T10:14:00Z">
            <w:rPr>
              <w:rFonts w:ascii="Calibri" w:cs="Bell MT" w:eastAsia="宋体" w:hAnsi="Calibri"/>
            </w:rPr>
          </w:rPrChange>
        </w:rPr>
        <w:t xml:space="preserve"> + 1</w:t>
      </w:r>
      <m:oMath>
        <m:r w:rsidRPr="407F1CB8">
          <w:rPr>
            <w:rFonts w:ascii="Cambria Math" w:cs="Times New Roman" w:eastAsia="宋体" w:hAnsi="Cambria Math"/>
            <w:sz w:val="28"/>
            <w:szCs w:val="28"/>
            <w:rPrChange w:id="1905" w:author="user pc" w:date="2022-03-15T10:14:00Z">
              <w:rPr>
                <w:rFonts w:ascii="Cambria Math" w:cs="Bell MT" w:eastAsia="宋体" w:hAnsi="Cambria Math"/>
              </w:rPr>
            </w:rPrChange>
          </w:rPr>
          <m:t xml:space="preserve">× </m:t>
        </m:r>
      </m:oMath>
      <w:r w:rsidRPr="27A24ED0">
        <w:rPr>
          <w:rFonts w:ascii="Times New Roman" w:cs="Times New Roman" w:eastAsia="宋体" w:hAnsi="Times New Roman"/>
          <w:sz w:val="28"/>
          <w:szCs w:val="28"/>
          <w:rPrChange w:id="1906" w:author="user pc" w:date="2022-03-15T10:14:00Z">
            <w:rPr>
              <w:rFonts w:ascii="Calibri" w:cs="Bell MT" w:eastAsia="宋体" w:hAnsi="Calibri"/>
            </w:rPr>
          </w:rPrChange>
        </w:rPr>
        <w:t>4 + 16</w:t>
      </w:r>
      <m:oMath>
        <m:r w:rsidRPr="844A8699">
          <w:rPr>
            <w:rFonts w:ascii="Cambria Math" w:cs="Times New Roman" w:eastAsia="宋体" w:hAnsi="Cambria Math"/>
            <w:sz w:val="28"/>
            <w:szCs w:val="28"/>
            <w:rPrChange w:id="1907" w:author="user pc" w:date="2022-03-15T10:14:00Z">
              <w:rPr>
                <w:rFonts w:ascii="Cambria Math" w:cs="Bell MT" w:eastAsia="宋体" w:hAnsi="Cambria Math"/>
              </w:rPr>
            </w:rPrChange>
          </w:rPr>
          <m:t xml:space="preserve"> ×</m:t>
        </m:r>
      </m:oMath>
      <w:r w:rsidRPr="1219C9E3">
        <w:rPr>
          <w:rFonts w:ascii="Times New Roman" w:cs="Times New Roman" w:eastAsia="宋体" w:hAnsi="Times New Roman"/>
          <w:sz w:val="28"/>
          <w:szCs w:val="28"/>
          <w:rPrChange w:id="1908" w:author="user pc" w:date="2022-03-15T10:14:00Z">
            <w:rPr>
              <w:rFonts w:ascii="Calibri" w:cs="Bell MT" w:eastAsia="宋体" w:hAnsi="Calibri"/>
            </w:rPr>
          </w:rPrChange>
        </w:rPr>
        <w:t xml:space="preserve"> 1 = 44</w:t>
      </w:r>
    </w:p>
    <w:p>
      <w:pPr>
        <w:pStyle w:val="style157"/>
        <w:rPr>
          <w:rFonts w:ascii="Times New Roman" w:cs="Times New Roman" w:hAnsi="Times New Roman"/>
          <w:sz w:val="28"/>
          <w:szCs w:val="28"/>
          <w:rPrChange w:id="1909" w:author="user pc" w:date="2022-03-15T10:14:00Z">
            <w:rPr>
              <w:rFonts w:ascii="Calibri" w:cs="Bell MT" w:hAnsi="Calibri"/>
            </w:rPr>
          </w:rPrChange>
        </w:rPr>
      </w:pPr>
      <w:r w:rsidRPr="0CC3BB75">
        <w:rPr>
          <w:rFonts w:ascii="Times New Roman" w:cs="Times New Roman" w:hAnsi="Times New Roman"/>
          <w:sz w:val="28"/>
          <w:szCs w:val="28"/>
          <w:rPrChange w:id="1910" w:author="user pc" w:date="2022-03-15T10:14:00Z">
            <w:rPr>
              <w:rFonts w:ascii="Calibri" w:cs="Bell MT" w:hAnsi="Calibri"/>
            </w:rPr>
          </w:rPrChange>
        </w:rPr>
        <w:t>(</w:t>
      </w:r>
      <w:r w:rsidRPr="E45F7B9F">
        <w:rPr>
          <w:rFonts w:ascii="Times New Roman" w:cs="Times New Roman" w:eastAsia="宋体" w:hAnsi="Times New Roman"/>
          <w:sz w:val="28"/>
          <w:szCs w:val="28"/>
          <w:rPrChange w:id="1911" w:author="user pc" w:date="2022-03-15T10:14:00Z">
            <w:rPr>
              <w:rFonts w:ascii="Calibri" w:cs="Bell MT" w:eastAsia="宋体" w:hAnsi="Calibri"/>
            </w:rPr>
          </w:rPrChange>
        </w:rPr>
        <w:t>C</w:t>
      </w:r>
      <w:r w:rsidRPr="464C9358">
        <w:rPr>
          <w:rFonts w:ascii="Times New Roman" w:cs="Times New Roman" w:eastAsia="宋体" w:hAnsi="Times New Roman"/>
          <w:sz w:val="28"/>
          <w:szCs w:val="28"/>
          <w:vertAlign w:val="subscript"/>
          <w:rPrChange w:id="1912" w:author="user pc" w:date="2022-03-15T10:14:00Z">
            <w:rPr>
              <w:rFonts w:ascii="Calibri" w:cs="Bell MT" w:eastAsia="宋体" w:hAnsi="Calibri"/>
              <w:vertAlign w:val="subscript"/>
            </w:rPr>
          </w:rPrChange>
        </w:rPr>
        <w:t>2</w:t>
      </w:r>
      <w:r w:rsidRPr="7E39CFBD">
        <w:rPr>
          <w:rFonts w:ascii="Times New Roman" w:cs="Times New Roman" w:eastAsia="宋体" w:hAnsi="Times New Roman"/>
          <w:sz w:val="28"/>
          <w:szCs w:val="28"/>
          <w:rPrChange w:id="1913" w:author="user pc" w:date="2022-03-15T10:14:00Z">
            <w:rPr>
              <w:rFonts w:ascii="Calibri" w:cs="Bell MT" w:eastAsia="宋体" w:hAnsi="Calibri"/>
            </w:rPr>
          </w:rPrChange>
        </w:rPr>
        <w:t>H</w:t>
      </w:r>
      <w:r w:rsidRPr="F1C3517B">
        <w:rPr>
          <w:rFonts w:ascii="Times New Roman" w:cs="Times New Roman" w:eastAsia="宋体" w:hAnsi="Times New Roman"/>
          <w:sz w:val="28"/>
          <w:szCs w:val="28"/>
          <w:vertAlign w:val="subscript"/>
          <w:rPrChange w:id="1914" w:author="user pc" w:date="2022-03-15T10:14:00Z">
            <w:rPr>
              <w:rFonts w:ascii="Calibri" w:cs="Bell MT" w:eastAsia="宋体" w:hAnsi="Calibri"/>
              <w:vertAlign w:val="subscript"/>
            </w:rPr>
          </w:rPrChange>
        </w:rPr>
        <w:t>4</w:t>
      </w:r>
      <w:r w:rsidRPr="F7FFCD5B">
        <w:rPr>
          <w:rFonts w:ascii="Times New Roman" w:cs="Times New Roman" w:eastAsia="宋体" w:hAnsi="Times New Roman"/>
          <w:sz w:val="28"/>
          <w:szCs w:val="28"/>
          <w:rPrChange w:id="1915" w:author="user pc" w:date="2022-03-15T10:14:00Z">
            <w:rPr>
              <w:rFonts w:ascii="Calibri" w:cs="Bell MT" w:eastAsia="宋体" w:hAnsi="Calibri"/>
            </w:rPr>
          </w:rPrChange>
        </w:rPr>
        <w:t>O</w:t>
      </w:r>
      <w:r w:rsidRPr="D9F6B3DC">
        <w:rPr>
          <w:rFonts w:ascii="Times New Roman" w:cs="Times New Roman" w:hAnsi="Times New Roman"/>
          <w:sz w:val="28"/>
          <w:szCs w:val="28"/>
          <w:rPrChange w:id="1916" w:author="user pc" w:date="2022-03-15T10:14:00Z">
            <w:rPr>
              <w:rFonts w:ascii="Calibri" w:cs="Bell MT" w:hAnsi="Calibri"/>
            </w:rPr>
          </w:rPrChange>
        </w:rPr>
        <w:t>)</w:t>
      </w:r>
      <w:r w:rsidRPr="22C0D1DD">
        <w:rPr>
          <w:rFonts w:ascii="Times New Roman" w:cs="Times New Roman" w:hAnsi="Times New Roman"/>
          <w:sz w:val="28"/>
          <w:szCs w:val="28"/>
          <w:vertAlign w:val="subscript"/>
          <w:rPrChange w:id="1917" w:author="user pc" w:date="2022-03-15T10:14:00Z">
            <w:rPr>
              <w:rFonts w:ascii="Calibri" w:cs="Bell MT" w:hAnsi="Calibri"/>
              <w:vertAlign w:val="subscript"/>
            </w:rPr>
          </w:rPrChange>
        </w:rPr>
        <w:t xml:space="preserve">n </w:t>
      </w:r>
      <w:r w:rsidRPr="95947EE0">
        <w:rPr>
          <w:rFonts w:ascii="Times New Roman" w:cs="Times New Roman" w:hAnsi="Times New Roman"/>
          <w:sz w:val="28"/>
          <w:szCs w:val="28"/>
          <w:rPrChange w:id="1918" w:author="user pc" w:date="2022-03-15T10:14:00Z">
            <w:rPr>
              <w:rFonts w:ascii="Calibri" w:cs="Bell MT" w:hAnsi="Calibri"/>
            </w:rPr>
          </w:rPrChange>
        </w:rPr>
        <w:t>= Relative molecular mass</w:t>
      </w:r>
    </w:p>
    <w:p>
      <w:pPr>
        <w:pStyle w:val="style157"/>
        <w:rPr>
          <w:rFonts w:ascii="Times New Roman" w:cs="Times New Roman" w:hAnsi="Times New Roman"/>
          <w:sz w:val="28"/>
          <w:szCs w:val="28"/>
          <w:rPrChange w:id="1919" w:author="user pc" w:date="2022-03-15T10:14:00Z">
            <w:rPr>
              <w:rFonts w:ascii="Calibri" w:cs="Bell MT" w:hAnsi="Calibri"/>
            </w:rPr>
          </w:rPrChange>
        </w:rPr>
      </w:pPr>
      <w:r w:rsidRPr="FB4DB4C5">
        <w:rPr>
          <w:rFonts w:ascii="Times New Roman" w:cs="Times New Roman" w:hAnsi="Times New Roman"/>
          <w:sz w:val="28"/>
          <w:szCs w:val="28"/>
          <w:rPrChange w:id="1920" w:author="user pc" w:date="2022-03-15T10:14:00Z">
            <w:rPr>
              <w:rFonts w:ascii="Calibri" w:cs="Bell MT" w:hAnsi="Calibri"/>
            </w:rPr>
          </w:rPrChange>
        </w:rPr>
        <w:t>44n = 88</w:t>
      </w:r>
    </w:p>
    <w:p>
      <w:pPr>
        <w:pStyle w:val="style157"/>
        <w:rPr>
          <w:rFonts w:ascii="Times New Roman" w:cs="Times New Roman" w:hAnsi="Times New Roman"/>
          <w:sz w:val="28"/>
          <w:szCs w:val="28"/>
          <w:rPrChange w:id="1921" w:author="user pc" w:date="2022-03-15T10:14:00Z">
            <w:rPr>
              <w:rFonts w:ascii="Calibri" w:cs="Bell MT" w:hAnsi="Calibri"/>
            </w:rPr>
          </w:rPrChange>
        </w:rPr>
      </w:pPr>
      <m:oMathPara>
        <m:oMathParaPr>
          <m:jc m:val="left"/>
        </m:oMathParaPr>
        <m:oMath>
          <m:f>
            <m:fPr>
              <m:ctrlPr>
                <w:rPr>
                  <w:rFonts w:ascii="Cambria Math" w:cs="Times New Roman" w:hAnsi="Cambria Math"/>
                  <w:i/>
                  <w:sz w:val="28"/>
                  <w:szCs w:val="28"/>
                </w:rPr>
              </m:ctrlPr>
            </m:fPr>
            <m:num>
              <m:r w:rsidRPr="A3B784FE">
                <w:rPr>
                  <w:rFonts w:ascii="Cambria Math" w:cs="Times New Roman" w:hAnsi="Cambria Math"/>
                  <w:sz w:val="28"/>
                  <w:szCs w:val="28"/>
                  <w:rPrChange w:id="1922" w:author="user pc" w:date="2022-03-15T10:14:00Z">
                    <w:rPr>
                      <w:rFonts w:ascii="Cambria Math" w:cs="Bell MT" w:hAnsi="Cambria Math"/>
                    </w:rPr>
                  </w:rPrChange>
                </w:rPr>
                <m:t>88</m:t>
              </m:r>
            </m:num>
            <m:den>
              <m:r w:rsidRPr="A0B759C1">
                <w:rPr>
                  <w:rFonts w:ascii="Cambria Math" w:cs="Times New Roman" w:hAnsi="Cambria Math"/>
                  <w:sz w:val="28"/>
                  <w:szCs w:val="28"/>
                  <w:rPrChange w:id="1923" w:author="user pc" w:date="2022-03-15T10:14:00Z">
                    <w:rPr>
                      <w:rFonts w:ascii="Cambria Math" w:cs="Bell MT" w:hAnsi="Cambria Math"/>
                    </w:rPr>
                  </w:rPrChange>
                </w:rPr>
                <m:t>44</m:t>
              </m:r>
            </m:den>
          </m:f>
          <m:r w:rsidRPr="7E236AC1">
            <w:rPr>
              <w:rFonts w:ascii="Cambria Math" w:cs="Times New Roman" w:hAnsi="Cambria Math"/>
              <w:sz w:val="28"/>
              <w:szCs w:val="28"/>
              <w:rPrChange w:id="1924" w:author="user pc" w:date="2022-03-15T10:14:00Z">
                <w:rPr>
                  <w:rFonts w:ascii="Cambria Math" w:cs="Bell MT" w:hAnsi="Cambria Math"/>
                </w:rPr>
              </w:rPrChange>
            </w:rPr>
            <m:t>=2</m:t>
          </m:r>
        </m:oMath>
      </m:oMathPara>
    </w:p>
    <w:p>
      <w:pPr>
        <w:pStyle w:val="style0"/>
        <w:spacing w:lineRule="auto" w:line="240"/>
        <w:rPr>
          <w:rFonts w:ascii="Times New Roman" w:cs="Times New Roman" w:hAnsi="Times New Roman"/>
          <w:sz w:val="28"/>
          <w:szCs w:val="28"/>
          <w:rPrChange w:id="1925" w:author="user pc" w:date="2022-03-15T10:14:00Z">
            <w:rPr>
              <w:rFonts w:ascii="Calibri" w:cs="Bell MT" w:hAnsi="Calibri"/>
            </w:rPr>
          </w:rPrChange>
        </w:rPr>
      </w:pPr>
      <w:r w:rsidRPr="B510EA0F">
        <w:rPr>
          <w:rFonts w:ascii="Times New Roman" w:cs="Times New Roman" w:hAnsi="Times New Roman"/>
          <w:sz w:val="28"/>
          <w:szCs w:val="28"/>
          <w:rPrChange w:id="1926" w:author="user pc" w:date="2022-03-15T10:14:00Z">
            <w:rPr>
              <w:rFonts w:ascii="Calibri" w:cs="Bell MT" w:hAnsi="Calibri"/>
            </w:rPr>
          </w:rPrChange>
        </w:rPr>
        <w:t>N = 2</w:t>
      </w:r>
    </w:p>
    <w:p>
      <w:pPr>
        <w:pStyle w:val="style0"/>
        <w:spacing w:lineRule="auto" w:line="240"/>
        <w:rPr>
          <w:rFonts w:ascii="Times New Roman" w:cs="Times New Roman" w:hAnsi="Times New Roman"/>
          <w:sz w:val="28"/>
          <w:szCs w:val="28"/>
          <w:rPrChange w:id="1927" w:author="user pc" w:date="2022-03-15T10:14:00Z">
            <w:rPr>
              <w:rFonts w:ascii="Calibri" w:cs="Bell MT" w:hAnsi="Calibri"/>
            </w:rPr>
          </w:rPrChange>
        </w:rPr>
      </w:pPr>
      <w:r w:rsidRPr="0032ACF9">
        <w:rPr>
          <w:rFonts w:ascii="Times New Roman" w:cs="Times New Roman" w:hAnsi="Times New Roman"/>
          <w:sz w:val="28"/>
          <w:szCs w:val="28"/>
          <w:rPrChange w:id="1928" w:author="user pc" w:date="2022-03-15T10:14:00Z">
            <w:rPr>
              <w:rFonts w:ascii="Calibri" w:cs="Bell MT" w:hAnsi="Calibri"/>
            </w:rPr>
          </w:rPrChange>
        </w:rPr>
        <w:t>The molecular formula of B = (C</w:t>
      </w:r>
      <w:r w:rsidRPr="7AB686C8">
        <w:rPr>
          <w:rFonts w:ascii="Times New Roman" w:cs="Times New Roman" w:hAnsi="Times New Roman"/>
          <w:sz w:val="28"/>
          <w:szCs w:val="28"/>
          <w:vertAlign w:val="subscript"/>
          <w:rPrChange w:id="1929" w:author="user pc" w:date="2022-03-15T10:14:00Z">
            <w:rPr>
              <w:rFonts w:ascii="Calibri" w:cs="Bell MT" w:hAnsi="Calibri"/>
              <w:vertAlign w:val="subscript"/>
            </w:rPr>
          </w:rPrChange>
        </w:rPr>
        <w:t>2</w:t>
      </w:r>
      <w:r w:rsidRPr="3007FEF3">
        <w:rPr>
          <w:rFonts w:ascii="Times New Roman" w:cs="Times New Roman" w:hAnsi="Times New Roman"/>
          <w:sz w:val="28"/>
          <w:szCs w:val="28"/>
          <w:rPrChange w:id="1930" w:author="user pc" w:date="2022-03-15T10:14:00Z">
            <w:rPr>
              <w:rFonts w:ascii="Calibri" w:cs="Bell MT" w:hAnsi="Calibri"/>
            </w:rPr>
          </w:rPrChange>
        </w:rPr>
        <w:t>H</w:t>
      </w:r>
      <w:r w:rsidRPr="FCFA3D98">
        <w:rPr>
          <w:rFonts w:ascii="Times New Roman" w:cs="Times New Roman" w:hAnsi="Times New Roman"/>
          <w:sz w:val="28"/>
          <w:szCs w:val="28"/>
          <w:vertAlign w:val="subscript"/>
          <w:rPrChange w:id="1931" w:author="user pc" w:date="2022-03-15T10:14:00Z">
            <w:rPr>
              <w:rFonts w:ascii="Calibri" w:cs="Bell MT" w:hAnsi="Calibri"/>
              <w:vertAlign w:val="subscript"/>
            </w:rPr>
          </w:rPrChange>
        </w:rPr>
        <w:t>8</w:t>
      </w:r>
      <w:r w:rsidRPr="005DDA73">
        <w:rPr>
          <w:rFonts w:ascii="Times New Roman" w:cs="Times New Roman" w:hAnsi="Times New Roman"/>
          <w:sz w:val="28"/>
          <w:szCs w:val="28"/>
          <w:rPrChange w:id="1932" w:author="user pc" w:date="2022-03-15T10:14:00Z">
            <w:rPr>
              <w:rFonts w:ascii="Calibri" w:cs="Bell MT" w:hAnsi="Calibri"/>
            </w:rPr>
          </w:rPrChange>
        </w:rPr>
        <w:t>O</w:t>
      </w:r>
      <w:r w:rsidRPr="C414D4F6">
        <w:rPr>
          <w:rFonts w:ascii="Times New Roman" w:cs="Times New Roman" w:hAnsi="Times New Roman"/>
          <w:sz w:val="28"/>
          <w:szCs w:val="28"/>
          <w:vertAlign w:val="subscript"/>
          <w:rPrChange w:id="1933" w:author="user pc" w:date="2022-03-15T10:14:00Z">
            <w:rPr>
              <w:rFonts w:ascii="Calibri" w:cs="Bell MT" w:hAnsi="Calibri"/>
              <w:vertAlign w:val="subscript"/>
            </w:rPr>
          </w:rPrChange>
        </w:rPr>
        <w:t>2</w:t>
      </w:r>
      <w:r w:rsidRPr="97E17D30">
        <w:rPr>
          <w:rFonts w:ascii="Times New Roman" w:cs="Times New Roman" w:hAnsi="Times New Roman"/>
          <w:sz w:val="28"/>
          <w:szCs w:val="28"/>
          <w:rPrChange w:id="1934" w:author="user pc" w:date="2022-03-15T10:14:00Z">
            <w:rPr>
              <w:rFonts w:ascii="Calibri" w:cs="Bell MT" w:hAnsi="Calibri"/>
            </w:rPr>
          </w:rPrChange>
        </w:rPr>
        <w:t>)</w:t>
      </w:r>
      <w:r w:rsidRPr="0CA93F42">
        <w:rPr>
          <w:rFonts w:ascii="Times New Roman" w:cs="Times New Roman" w:hAnsi="Times New Roman"/>
          <w:sz w:val="28"/>
          <w:szCs w:val="28"/>
          <w:vertAlign w:val="subscript"/>
          <w:rPrChange w:id="1935" w:author="user pc" w:date="2022-03-15T10:14:00Z">
            <w:rPr>
              <w:rFonts w:ascii="Calibri" w:cs="Bell MT" w:hAnsi="Calibri"/>
              <w:vertAlign w:val="subscript"/>
            </w:rPr>
          </w:rPrChange>
        </w:rPr>
        <w:t xml:space="preserve">2 </w:t>
      </w:r>
      <w:r w:rsidRPr="0685D1B7">
        <w:rPr>
          <w:rFonts w:ascii="Times New Roman" w:cs="Times New Roman" w:hAnsi="Times New Roman"/>
          <w:sz w:val="28"/>
          <w:szCs w:val="28"/>
          <w:rPrChange w:id="1936" w:author="user pc" w:date="2022-03-15T10:14:00Z">
            <w:rPr>
              <w:rFonts w:ascii="Calibri" w:cs="Bell MT" w:hAnsi="Calibri"/>
            </w:rPr>
          </w:rPrChange>
        </w:rPr>
        <w:t>= C</w:t>
      </w:r>
      <w:r w:rsidRPr="443360C9">
        <w:rPr>
          <w:rFonts w:ascii="Times New Roman" w:cs="Times New Roman" w:hAnsi="Times New Roman"/>
          <w:sz w:val="28"/>
          <w:szCs w:val="28"/>
          <w:vertAlign w:val="subscript"/>
          <w:rPrChange w:id="1937" w:author="user pc" w:date="2022-03-15T10:14:00Z">
            <w:rPr>
              <w:rFonts w:ascii="Calibri" w:cs="Bell MT" w:hAnsi="Calibri"/>
              <w:vertAlign w:val="subscript"/>
            </w:rPr>
          </w:rPrChange>
        </w:rPr>
        <w:t>4</w:t>
      </w:r>
      <w:r w:rsidRPr="77178139">
        <w:rPr>
          <w:rFonts w:ascii="Times New Roman" w:cs="Times New Roman" w:hAnsi="Times New Roman"/>
          <w:sz w:val="28"/>
          <w:szCs w:val="28"/>
          <w:rPrChange w:id="1938" w:author="user pc" w:date="2022-03-15T10:14:00Z">
            <w:rPr>
              <w:rFonts w:ascii="Calibri" w:cs="Bell MT" w:hAnsi="Calibri"/>
            </w:rPr>
          </w:rPrChange>
        </w:rPr>
        <w:t>H</w:t>
      </w:r>
      <w:r w:rsidRPr="2874FB9F">
        <w:rPr>
          <w:rFonts w:ascii="Times New Roman" w:cs="Times New Roman" w:hAnsi="Times New Roman"/>
          <w:sz w:val="28"/>
          <w:szCs w:val="28"/>
          <w:vertAlign w:val="subscript"/>
          <w:rPrChange w:id="1939" w:author="user pc" w:date="2022-03-15T10:14:00Z">
            <w:rPr>
              <w:rFonts w:ascii="Calibri" w:cs="Bell MT" w:hAnsi="Calibri"/>
              <w:vertAlign w:val="subscript"/>
            </w:rPr>
          </w:rPrChange>
        </w:rPr>
        <w:t>8</w:t>
      </w:r>
      <w:r w:rsidRPr="DAE63EB5">
        <w:rPr>
          <w:rFonts w:ascii="Times New Roman" w:cs="Times New Roman" w:hAnsi="Times New Roman"/>
          <w:sz w:val="28"/>
          <w:szCs w:val="28"/>
          <w:rPrChange w:id="1940" w:author="user pc" w:date="2022-03-15T10:14:00Z">
            <w:rPr>
              <w:rFonts w:ascii="Calibri" w:cs="Bell MT" w:hAnsi="Calibri"/>
            </w:rPr>
          </w:rPrChange>
        </w:rPr>
        <w:t>O</w:t>
      </w:r>
      <w:r w:rsidRPr="F6E52FD1">
        <w:rPr>
          <w:rFonts w:ascii="Times New Roman" w:cs="Times New Roman" w:hAnsi="Times New Roman"/>
          <w:sz w:val="28"/>
          <w:szCs w:val="28"/>
          <w:vertAlign w:val="subscript"/>
          <w:rPrChange w:id="1941" w:author="user pc" w:date="2022-03-15T10:14:00Z">
            <w:rPr>
              <w:rFonts w:ascii="Calibri" w:cs="Bell MT" w:hAnsi="Calibri"/>
              <w:vertAlign w:val="subscript"/>
            </w:rPr>
          </w:rPrChange>
        </w:rPr>
        <w:t>2</w:t>
      </w:r>
    </w:p>
    <w:p>
      <w:pPr>
        <w:pStyle w:val="style0"/>
        <w:spacing w:lineRule="auto" w:line="240"/>
        <w:rPr>
          <w:rFonts w:ascii="Times New Roman" w:cs="Times New Roman" w:hAnsi="Times New Roman"/>
          <w:b/>
          <w:sz w:val="28"/>
          <w:szCs w:val="28"/>
          <w:rPrChange w:id="1942" w:author="user pc" w:date="2022-03-15T10:14:00Z">
            <w:rPr>
              <w:rFonts w:ascii="Calibri" w:cs="Bell MT" w:hAnsi="Calibri"/>
              <w:b/>
            </w:rPr>
          </w:rPrChange>
        </w:rPr>
      </w:pPr>
    </w:p>
    <w:p>
      <w:pPr>
        <w:pStyle w:val="style0"/>
        <w:spacing w:lineRule="auto" w:line="240"/>
        <w:rPr>
          <w:rFonts w:ascii="Times New Roman" w:cs="Times New Roman" w:hAnsi="Times New Roman"/>
          <w:sz w:val="28"/>
          <w:szCs w:val="28"/>
          <w:rPrChange w:id="1943" w:author="user pc" w:date="2022-03-15T10:14:00Z">
            <w:rPr>
              <w:rFonts w:ascii="Calibri" w:cs="Bell MT" w:hAnsi="Calibri"/>
            </w:rPr>
          </w:rPrChange>
        </w:rPr>
      </w:pPr>
      <w:r>
        <w:rPr>
          <w:rFonts w:ascii="Times New Roman" w:cs="Times New Roman" w:hAnsi="Times New Roman"/>
          <w:b/>
          <w:sz w:val="28"/>
          <w:szCs w:val="28"/>
        </w:rPr>
        <w:t>Solved Example 6</w:t>
      </w:r>
      <w:r w:rsidRPr="D34E62E5">
        <w:rPr>
          <w:rFonts w:ascii="Times New Roman" w:cs="Times New Roman" w:hAnsi="Times New Roman"/>
          <w:b/>
          <w:sz w:val="28"/>
          <w:szCs w:val="28"/>
          <w:rPrChange w:id="1944" w:author="user pc" w:date="2022-03-15T10:14:00Z">
            <w:rPr>
              <w:rFonts w:ascii="Calibri" w:cs="Bell MT" w:hAnsi="Calibri"/>
              <w:b/>
            </w:rPr>
          </w:rPrChange>
        </w:rPr>
        <w:t>:</w:t>
      </w:r>
      <w:r>
        <w:rPr>
          <w:rFonts w:ascii="Times New Roman" w:cs="Times New Roman" w:hAnsi="Times New Roman"/>
          <w:b/>
          <w:sz w:val="28"/>
          <w:szCs w:val="28"/>
        </w:rPr>
        <w:t xml:space="preserve"> </w:t>
      </w:r>
      <w:r w:rsidRPr="B72128FB">
        <w:rPr>
          <w:rFonts w:ascii="Times New Roman" w:cs="Times New Roman" w:hAnsi="Times New Roman"/>
          <w:sz w:val="28"/>
          <w:szCs w:val="28"/>
          <w:rPrChange w:id="1945" w:author="user pc" w:date="2022-03-15T10:14:00Z">
            <w:rPr>
              <w:rFonts w:ascii="Calibri" w:cs="Bell MT" w:hAnsi="Calibri"/>
            </w:rPr>
          </w:rPrChange>
        </w:rPr>
        <w:t>Analysis shows the empirical formula of a compound to be CH</w:t>
      </w:r>
      <w:r w:rsidRPr="562A3E73">
        <w:rPr>
          <w:rFonts w:ascii="Times New Roman" w:cs="Times New Roman" w:hAnsi="Times New Roman"/>
          <w:sz w:val="28"/>
          <w:szCs w:val="28"/>
          <w:vertAlign w:val="subscript"/>
          <w:rPrChange w:id="1946" w:author="user pc" w:date="2022-03-15T10:14:00Z">
            <w:rPr>
              <w:rFonts w:ascii="Calibri" w:cs="Bell MT" w:hAnsi="Calibri"/>
              <w:vertAlign w:val="subscript"/>
            </w:rPr>
          </w:rPrChange>
        </w:rPr>
        <w:t>2</w:t>
      </w:r>
      <w:r w:rsidRPr="62D1320C">
        <w:rPr>
          <w:rFonts w:ascii="Times New Roman" w:cs="Times New Roman" w:hAnsi="Times New Roman"/>
          <w:sz w:val="28"/>
          <w:szCs w:val="28"/>
          <w:rPrChange w:id="1947" w:author="user pc" w:date="2022-03-15T10:14:00Z">
            <w:rPr>
              <w:rFonts w:ascii="Calibri" w:cs="Bell MT" w:hAnsi="Calibri"/>
            </w:rPr>
          </w:rPrChange>
        </w:rPr>
        <w:t>O. Its relative molecular mass is 60. What is the molecular formula?</w:t>
      </w:r>
    </w:p>
    <w:p>
      <w:pPr>
        <w:pStyle w:val="style0"/>
        <w:spacing w:lineRule="auto" w:line="240"/>
        <w:rPr>
          <w:rFonts w:ascii="Times New Roman" w:cs="Times New Roman" w:hAnsi="Times New Roman"/>
          <w:b/>
          <w:sz w:val="28"/>
          <w:szCs w:val="28"/>
          <w:rPrChange w:id="1948" w:author="user pc" w:date="2022-03-15T10:14:00Z">
            <w:rPr>
              <w:rFonts w:ascii="Calibri" w:cs="Bell MT" w:hAnsi="Calibri"/>
              <w:b/>
            </w:rPr>
          </w:rPrChange>
        </w:rPr>
      </w:pPr>
      <w:r w:rsidRPr="56A8C523">
        <w:rPr>
          <w:rFonts w:ascii="Times New Roman" w:cs="Times New Roman" w:hAnsi="Times New Roman"/>
          <w:b/>
          <w:sz w:val="28"/>
          <w:szCs w:val="28"/>
          <w:rPrChange w:id="1949" w:author="user pc" w:date="2022-03-15T10:14:00Z">
            <w:rPr>
              <w:rFonts w:ascii="Calibri" w:cs="Bell MT" w:hAnsi="Calibri"/>
              <w:b/>
            </w:rPr>
          </w:rPrChange>
        </w:rPr>
        <w:t>Solution:</w:t>
      </w:r>
    </w:p>
    <w:p>
      <w:pPr>
        <w:pStyle w:val="style0"/>
        <w:spacing w:lineRule="auto" w:line="240"/>
        <w:rPr>
          <w:rFonts w:ascii="Times New Roman" w:cs="Times New Roman" w:hAnsi="Times New Roman"/>
          <w:sz w:val="28"/>
          <w:szCs w:val="28"/>
          <w:rPrChange w:id="1950" w:author="user pc" w:date="2022-03-15T10:14:00Z">
            <w:rPr>
              <w:rFonts w:ascii="Calibri" w:cs="Bell MT" w:hAnsi="Calibri"/>
            </w:rPr>
          </w:rPrChange>
        </w:rPr>
      </w:pPr>
      <w:r w:rsidRPr="6F95D8FD">
        <w:rPr>
          <w:rFonts w:ascii="Times New Roman" w:cs="Times New Roman" w:hAnsi="Times New Roman"/>
          <w:sz w:val="28"/>
          <w:szCs w:val="28"/>
          <w:rPrChange w:id="1951" w:author="user pc" w:date="2022-03-15T10:14:00Z">
            <w:rPr>
              <w:rFonts w:ascii="Calibri" w:cs="Bell MT" w:hAnsi="Calibri"/>
            </w:rPr>
          </w:rPrChange>
        </w:rPr>
        <w:t>Relative molecular mass = 60</w:t>
      </w:r>
    </w:p>
    <w:p>
      <w:pPr>
        <w:pStyle w:val="style0"/>
        <w:spacing w:lineRule="auto" w:line="240"/>
        <w:rPr>
          <w:rFonts w:ascii="Times New Roman" w:cs="Times New Roman" w:hAnsi="Times New Roman"/>
          <w:sz w:val="28"/>
          <w:szCs w:val="28"/>
          <w:rPrChange w:id="1952" w:author="user pc" w:date="2022-03-15T10:14:00Z">
            <w:rPr>
              <w:rFonts w:ascii="Calibri" w:cs="Bell MT" w:hAnsi="Calibri"/>
            </w:rPr>
          </w:rPrChange>
        </w:rPr>
      </w:pPr>
      <w:r w:rsidRPr="3110B4ED">
        <w:rPr>
          <w:rFonts w:ascii="Times New Roman" w:cs="Times New Roman" w:hAnsi="Times New Roman"/>
          <w:sz w:val="28"/>
          <w:szCs w:val="28"/>
          <w:rPrChange w:id="1953" w:author="user pc" w:date="2022-03-15T10:14:00Z">
            <w:rPr>
              <w:rFonts w:ascii="Calibri" w:cs="Bell MT" w:hAnsi="Calibri"/>
            </w:rPr>
          </w:rPrChange>
        </w:rPr>
        <w:t>Relative empirical formula of CH</w:t>
      </w:r>
      <w:r w:rsidRPr="50F1AE88">
        <w:rPr>
          <w:rFonts w:ascii="Times New Roman" w:cs="Times New Roman" w:hAnsi="Times New Roman"/>
          <w:sz w:val="28"/>
          <w:szCs w:val="28"/>
          <w:vertAlign w:val="subscript"/>
          <w:rPrChange w:id="1954" w:author="user pc" w:date="2022-03-15T10:14:00Z">
            <w:rPr>
              <w:rFonts w:ascii="Calibri" w:cs="Bell MT" w:hAnsi="Calibri"/>
              <w:vertAlign w:val="subscript"/>
            </w:rPr>
          </w:rPrChange>
        </w:rPr>
        <w:t>2</w:t>
      </w:r>
      <w:r w:rsidRPr="C72A1508">
        <w:rPr>
          <w:rFonts w:ascii="Times New Roman" w:cs="Times New Roman" w:hAnsi="Times New Roman"/>
          <w:sz w:val="28"/>
          <w:szCs w:val="28"/>
          <w:rPrChange w:id="1955" w:author="user pc" w:date="2022-03-15T10:14:00Z">
            <w:rPr>
              <w:rFonts w:ascii="Calibri" w:cs="Bell MT" w:hAnsi="Calibri"/>
            </w:rPr>
          </w:rPrChange>
        </w:rPr>
        <w:t>O =&gt; (12 + 2 +16) = 30</w:t>
      </w:r>
    </w:p>
    <w:p>
      <w:pPr>
        <w:pStyle w:val="style0"/>
        <w:spacing w:lineRule="auto" w:line="240"/>
        <w:rPr>
          <w:rFonts w:ascii="Times New Roman" w:cs="Times New Roman" w:hAnsi="Times New Roman"/>
          <w:sz w:val="28"/>
          <w:szCs w:val="28"/>
          <w:rPrChange w:id="1956" w:author="user pc" w:date="2022-03-15T10:14:00Z">
            <w:rPr>
              <w:rFonts w:ascii="Calibri" w:cs="Bell MT" w:hAnsi="Calibri"/>
            </w:rPr>
          </w:rPrChange>
        </w:rPr>
      </w:pPr>
      <w:r w:rsidRPr="314D8FD5">
        <w:rPr>
          <w:rFonts w:ascii="Times New Roman" w:cs="Times New Roman" w:hAnsi="Times New Roman"/>
          <w:sz w:val="28"/>
          <w:szCs w:val="28"/>
          <w:rPrChange w:id="1957" w:author="user pc" w:date="2022-03-15T10:14:00Z">
            <w:rPr>
              <w:rFonts w:ascii="Calibri" w:cs="Bell MT" w:hAnsi="Calibri"/>
            </w:rPr>
          </w:rPrChange>
        </w:rPr>
        <w:t>(CH</w:t>
      </w:r>
      <w:r w:rsidRPr="5B3C9EB6">
        <w:rPr>
          <w:rFonts w:ascii="Times New Roman" w:cs="Times New Roman" w:hAnsi="Times New Roman"/>
          <w:sz w:val="28"/>
          <w:szCs w:val="28"/>
          <w:vertAlign w:val="subscript"/>
          <w:rPrChange w:id="1958" w:author="user pc" w:date="2022-03-15T10:14:00Z">
            <w:rPr>
              <w:rFonts w:ascii="Calibri" w:cs="Bell MT" w:hAnsi="Calibri"/>
              <w:vertAlign w:val="subscript"/>
            </w:rPr>
          </w:rPrChange>
        </w:rPr>
        <w:t>2</w:t>
      </w:r>
      <w:r w:rsidRPr="E26260DA">
        <w:rPr>
          <w:rFonts w:ascii="Times New Roman" w:cs="Times New Roman" w:hAnsi="Times New Roman"/>
          <w:sz w:val="28"/>
          <w:szCs w:val="28"/>
          <w:rPrChange w:id="1959" w:author="user pc" w:date="2022-03-15T10:14:00Z">
            <w:rPr>
              <w:rFonts w:ascii="Calibri" w:cs="Bell MT" w:hAnsi="Calibri"/>
            </w:rPr>
          </w:rPrChange>
        </w:rPr>
        <w:t>O)n = relative molecular mass</w:t>
      </w:r>
    </w:p>
    <w:p>
      <w:pPr>
        <w:pStyle w:val="style0"/>
        <w:spacing w:lineRule="auto" w:line="240"/>
        <w:rPr>
          <w:rFonts w:ascii="Times New Roman" w:cs="Times New Roman" w:hAnsi="Times New Roman"/>
          <w:sz w:val="28"/>
          <w:szCs w:val="28"/>
          <w:rPrChange w:id="1960" w:author="user pc" w:date="2022-03-15T10:14:00Z">
            <w:rPr>
              <w:rFonts w:ascii="Calibri" w:cs="Bell MT" w:hAnsi="Calibri"/>
            </w:rPr>
          </w:rPrChange>
        </w:rPr>
      </w:pPr>
      <w:r w:rsidRPr="C873E083">
        <w:rPr>
          <w:rFonts w:ascii="Times New Roman" w:cs="Times New Roman" w:hAnsi="Times New Roman"/>
          <w:sz w:val="28"/>
          <w:szCs w:val="28"/>
          <w:rPrChange w:id="1961" w:author="user pc" w:date="2022-03-15T10:14:00Z">
            <w:rPr>
              <w:rFonts w:ascii="Calibri" w:cs="Bell MT" w:hAnsi="Calibri"/>
            </w:rPr>
          </w:rPrChange>
        </w:rPr>
        <w:t>(30)n = 60</w:t>
      </w:r>
    </w:p>
    <w:p>
      <w:pPr>
        <w:pStyle w:val="style0"/>
        <w:spacing w:lineRule="auto" w:line="240"/>
        <w:rPr>
          <w:rFonts w:ascii="Times New Roman" w:cs="Times New Roman" w:hAnsi="Times New Roman"/>
          <w:sz w:val="28"/>
          <w:szCs w:val="28"/>
          <w:rPrChange w:id="1962" w:author="user pc" w:date="2022-03-15T10:14:00Z">
            <w:rPr>
              <w:rFonts w:ascii="Calibri" w:cs="Bell MT" w:hAnsi="Calibri"/>
            </w:rPr>
          </w:rPrChange>
        </w:rPr>
      </w:pPr>
      <w:r w:rsidRPr="7EA5B92E">
        <w:rPr>
          <w:rFonts w:ascii="Times New Roman" w:cs="Times New Roman" w:hAnsi="Times New Roman"/>
          <w:sz w:val="28"/>
          <w:szCs w:val="28"/>
          <w:rPrChange w:id="1963" w:author="user pc" w:date="2022-03-15T10:14:00Z">
            <w:rPr>
              <w:rFonts w:ascii="Calibri" w:cs="Bell MT" w:hAnsi="Calibri"/>
            </w:rPr>
          </w:rPrChange>
        </w:rPr>
        <w:t>n = 2</w:t>
      </w:r>
    </w:p>
    <w:p>
      <w:pPr>
        <w:pStyle w:val="style0"/>
        <w:spacing w:lineRule="auto" w:line="240"/>
        <w:rPr>
          <w:rFonts w:ascii="Times New Roman" w:cs="Times New Roman" w:hAnsi="Times New Roman"/>
          <w:sz w:val="28"/>
          <w:szCs w:val="28"/>
          <w:vertAlign w:val="subscript"/>
          <w:rPrChange w:id="1964" w:author="user pc" w:date="2022-03-15T10:14:00Z">
            <w:rPr>
              <w:rFonts w:ascii="Calibri" w:cs="Bell MT" w:hAnsi="Calibri"/>
              <w:vertAlign w:val="subscript"/>
            </w:rPr>
          </w:rPrChange>
        </w:rPr>
      </w:pPr>
      <w:r w:rsidRPr="BF7C2263">
        <w:rPr>
          <w:rFonts w:ascii="Times New Roman" w:cs="Times New Roman" w:hAnsi="Times New Roman"/>
          <w:sz w:val="28"/>
          <w:szCs w:val="28"/>
          <w:rPrChange w:id="1965" w:author="user pc" w:date="2022-03-15T10:14:00Z">
            <w:rPr>
              <w:rFonts w:ascii="Calibri" w:cs="Bell MT" w:hAnsi="Calibri"/>
            </w:rPr>
          </w:rPrChange>
        </w:rPr>
        <w:t>Molecular formula = (CH</w:t>
      </w:r>
      <w:r w:rsidRPr="9AADE92D">
        <w:rPr>
          <w:rFonts w:ascii="Times New Roman" w:cs="Times New Roman" w:hAnsi="Times New Roman"/>
          <w:sz w:val="28"/>
          <w:szCs w:val="28"/>
          <w:vertAlign w:val="subscript"/>
          <w:rPrChange w:id="1966" w:author="user pc" w:date="2022-03-15T10:14:00Z">
            <w:rPr>
              <w:rFonts w:ascii="Calibri" w:cs="Bell MT" w:hAnsi="Calibri"/>
              <w:vertAlign w:val="subscript"/>
            </w:rPr>
          </w:rPrChange>
        </w:rPr>
        <w:t>2</w:t>
      </w:r>
      <w:r w:rsidRPr="76B86684">
        <w:rPr>
          <w:rFonts w:ascii="Times New Roman" w:cs="Times New Roman" w:hAnsi="Times New Roman"/>
          <w:sz w:val="28"/>
          <w:szCs w:val="28"/>
          <w:rPrChange w:id="1967" w:author="user pc" w:date="2022-03-15T10:14:00Z">
            <w:rPr>
              <w:rFonts w:ascii="Calibri" w:cs="Bell MT" w:hAnsi="Calibri"/>
            </w:rPr>
          </w:rPrChange>
        </w:rPr>
        <w:t>O) n =&gt; C</w:t>
      </w:r>
      <w:r w:rsidRPr="9D2BF2AA">
        <w:rPr>
          <w:rFonts w:ascii="Times New Roman" w:cs="Times New Roman" w:hAnsi="Times New Roman"/>
          <w:sz w:val="28"/>
          <w:szCs w:val="28"/>
          <w:vertAlign w:val="subscript"/>
          <w:rPrChange w:id="1968" w:author="user pc" w:date="2022-03-15T10:14:00Z">
            <w:rPr>
              <w:rFonts w:ascii="Calibri" w:cs="Bell MT" w:hAnsi="Calibri"/>
              <w:vertAlign w:val="subscript"/>
            </w:rPr>
          </w:rPrChange>
        </w:rPr>
        <w:t>2</w:t>
      </w:r>
      <w:r w:rsidRPr="41D08475">
        <w:rPr>
          <w:rFonts w:ascii="Times New Roman" w:cs="Times New Roman" w:hAnsi="Times New Roman"/>
          <w:sz w:val="28"/>
          <w:szCs w:val="28"/>
          <w:rPrChange w:id="1969" w:author="user pc" w:date="2022-03-15T10:14:00Z">
            <w:rPr>
              <w:rFonts w:ascii="Calibri" w:cs="Bell MT" w:hAnsi="Calibri"/>
            </w:rPr>
          </w:rPrChange>
        </w:rPr>
        <w:t>H</w:t>
      </w:r>
      <w:r w:rsidRPr="EB3A4C36">
        <w:rPr>
          <w:rFonts w:ascii="Times New Roman" w:cs="Times New Roman" w:hAnsi="Times New Roman"/>
          <w:sz w:val="28"/>
          <w:szCs w:val="28"/>
          <w:vertAlign w:val="subscript"/>
          <w:rPrChange w:id="1970" w:author="user pc" w:date="2022-03-15T10:14:00Z">
            <w:rPr>
              <w:rFonts w:ascii="Calibri" w:cs="Bell MT" w:hAnsi="Calibri"/>
              <w:vertAlign w:val="subscript"/>
            </w:rPr>
          </w:rPrChange>
        </w:rPr>
        <w:t>4</w:t>
      </w:r>
      <w:r w:rsidRPr="BFFD2E10">
        <w:rPr>
          <w:rFonts w:ascii="Times New Roman" w:cs="Times New Roman" w:hAnsi="Times New Roman"/>
          <w:sz w:val="28"/>
          <w:szCs w:val="28"/>
          <w:rPrChange w:id="1971" w:author="user pc" w:date="2022-03-15T10:14:00Z">
            <w:rPr>
              <w:rFonts w:ascii="Calibri" w:cs="Bell MT" w:hAnsi="Calibri"/>
            </w:rPr>
          </w:rPrChange>
        </w:rPr>
        <w:t>O</w:t>
      </w:r>
      <w:r w:rsidRPr="C9A210E1">
        <w:rPr>
          <w:rFonts w:ascii="Times New Roman" w:cs="Times New Roman" w:hAnsi="Times New Roman"/>
          <w:sz w:val="28"/>
          <w:szCs w:val="28"/>
          <w:vertAlign w:val="subscript"/>
          <w:rPrChange w:id="1972" w:author="user pc" w:date="2022-03-15T10:14:00Z">
            <w:rPr>
              <w:rFonts w:ascii="Calibri" w:cs="Bell MT" w:hAnsi="Calibri"/>
              <w:vertAlign w:val="subscript"/>
            </w:rPr>
          </w:rPrChange>
        </w:rPr>
        <w:t>2</w:t>
      </w:r>
    </w:p>
    <w:p>
      <w:pPr>
        <w:pStyle w:val="style0"/>
        <w:spacing w:lineRule="auto" w:line="240"/>
        <w:rPr>
          <w:rFonts w:ascii="Times New Roman" w:cs="Times New Roman" w:hAnsi="Times New Roman"/>
          <w:b/>
          <w:sz w:val="28"/>
          <w:szCs w:val="28"/>
          <w:rPrChange w:id="1973" w:author="user pc" w:date="2022-03-15T10:14:00Z">
            <w:rPr>
              <w:rFonts w:ascii="Calibri" w:cs="Bell MT" w:hAnsi="Calibri"/>
              <w:b/>
            </w:rPr>
          </w:rPrChange>
        </w:rPr>
      </w:pPr>
    </w:p>
    <w:p>
      <w:pPr>
        <w:pStyle w:val="style0"/>
        <w:spacing w:lineRule="auto" w:line="240"/>
        <w:rPr>
          <w:rFonts w:ascii="Times New Roman" w:cs="Times New Roman" w:hAnsi="Times New Roman"/>
          <w:sz w:val="28"/>
          <w:szCs w:val="28"/>
          <w:rPrChange w:id="1974" w:author="user pc" w:date="2022-03-15T10:14:00Z">
            <w:rPr>
              <w:rFonts w:ascii="Calibri" w:cs="Bell MT" w:hAnsi="Calibri"/>
            </w:rPr>
          </w:rPrChange>
        </w:rPr>
      </w:pPr>
      <w:r>
        <w:rPr>
          <w:rFonts w:ascii="Times New Roman" w:cs="Times New Roman" w:hAnsi="Times New Roman"/>
          <w:b/>
          <w:sz w:val="28"/>
          <w:szCs w:val="28"/>
        </w:rPr>
        <w:t>Solved Example 7</w:t>
      </w:r>
      <w:r w:rsidRPr="42E41DF5">
        <w:rPr>
          <w:rFonts w:ascii="Times New Roman" w:cs="Times New Roman" w:hAnsi="Times New Roman"/>
          <w:b/>
          <w:sz w:val="28"/>
          <w:szCs w:val="28"/>
          <w:rPrChange w:id="1975" w:author="user pc" w:date="2022-03-15T10:14:00Z">
            <w:rPr>
              <w:rFonts w:ascii="Calibri" w:cs="Bell MT" w:hAnsi="Calibri"/>
              <w:b/>
            </w:rPr>
          </w:rPrChange>
        </w:rPr>
        <w:t xml:space="preserve">: </w:t>
      </w:r>
      <w:r w:rsidRPr="0D5AC0E6">
        <w:rPr>
          <w:rFonts w:ascii="Times New Roman" w:cs="Times New Roman" w:hAnsi="Times New Roman"/>
          <w:sz w:val="28"/>
          <w:szCs w:val="28"/>
          <w:rPrChange w:id="1976" w:author="user pc" w:date="2022-03-15T10:14:00Z">
            <w:rPr>
              <w:rFonts w:ascii="Calibri" w:cs="Bell MT" w:hAnsi="Calibri"/>
            </w:rPr>
          </w:rPrChange>
        </w:rPr>
        <w:t>What is</w:t>
      </w:r>
      <w:r>
        <w:rPr>
          <w:rFonts w:ascii="Times New Roman" w:cs="Times New Roman" w:hAnsi="Times New Roman"/>
          <w:sz w:val="28"/>
          <w:szCs w:val="28"/>
        </w:rPr>
        <w:t xml:space="preserve"> </w:t>
      </w:r>
      <w:r w:rsidRPr="72EBBCCE">
        <w:rPr>
          <w:rFonts w:ascii="Times New Roman" w:cs="Times New Roman" w:hAnsi="Times New Roman"/>
          <w:sz w:val="28"/>
          <w:szCs w:val="28"/>
          <w:rPrChange w:id="1977" w:author="user pc" w:date="2022-03-15T10:14:00Z">
            <w:rPr>
              <w:rFonts w:ascii="Calibri" w:cs="Bell MT" w:hAnsi="Calibri"/>
            </w:rPr>
          </w:rPrChange>
        </w:rPr>
        <w:t>the molecular formula of the compound, A, which has an empirical formula C</w:t>
      </w:r>
      <w:r w:rsidRPr="CA0C1C70">
        <w:rPr>
          <w:rFonts w:ascii="Times New Roman" w:cs="Times New Roman" w:hAnsi="Times New Roman"/>
          <w:sz w:val="28"/>
          <w:szCs w:val="28"/>
          <w:vertAlign w:val="subscript"/>
          <w:rPrChange w:id="1978" w:author="user pc" w:date="2022-03-15T10:14:00Z">
            <w:rPr>
              <w:rFonts w:ascii="Calibri" w:cs="Bell MT" w:hAnsi="Calibri"/>
              <w:vertAlign w:val="subscript"/>
            </w:rPr>
          </w:rPrChange>
        </w:rPr>
        <w:t>2</w:t>
      </w:r>
      <w:r w:rsidRPr="9CFD68B2">
        <w:rPr>
          <w:rFonts w:ascii="Times New Roman" w:cs="Times New Roman" w:hAnsi="Times New Roman"/>
          <w:sz w:val="28"/>
          <w:szCs w:val="28"/>
          <w:rPrChange w:id="1979" w:author="user pc" w:date="2022-03-15T10:14:00Z">
            <w:rPr>
              <w:rFonts w:ascii="Calibri" w:cs="Bell MT" w:hAnsi="Calibri"/>
            </w:rPr>
          </w:rPrChange>
        </w:rPr>
        <w:t>H</w:t>
      </w:r>
      <w:r w:rsidRPr="431DDBA0">
        <w:rPr>
          <w:rFonts w:ascii="Times New Roman" w:cs="Times New Roman" w:hAnsi="Times New Roman"/>
          <w:sz w:val="28"/>
          <w:szCs w:val="28"/>
          <w:vertAlign w:val="subscript"/>
          <w:rPrChange w:id="1980" w:author="user pc" w:date="2022-03-15T10:14:00Z">
            <w:rPr>
              <w:rFonts w:ascii="Calibri" w:cs="Bell MT" w:hAnsi="Calibri"/>
              <w:vertAlign w:val="subscript"/>
            </w:rPr>
          </w:rPrChange>
        </w:rPr>
        <w:t>6</w:t>
      </w:r>
      <w:r w:rsidRPr="011265F3">
        <w:rPr>
          <w:rFonts w:ascii="Times New Roman" w:cs="Times New Roman" w:hAnsi="Times New Roman"/>
          <w:sz w:val="28"/>
          <w:szCs w:val="28"/>
          <w:rPrChange w:id="1981" w:author="user pc" w:date="2022-03-15T10:14:00Z">
            <w:rPr>
              <w:rFonts w:ascii="Calibri" w:cs="Bell MT" w:hAnsi="Calibri"/>
            </w:rPr>
          </w:rPrChange>
        </w:rPr>
        <w:t>O and a relative molecular mass of 46?</w:t>
      </w:r>
    </w:p>
    <w:p>
      <w:pPr>
        <w:pStyle w:val="style0"/>
        <w:spacing w:lineRule="auto" w:line="240"/>
        <w:rPr>
          <w:rFonts w:ascii="Times New Roman" w:cs="Times New Roman" w:hAnsi="Times New Roman"/>
          <w:sz w:val="28"/>
          <w:szCs w:val="28"/>
          <w:rPrChange w:id="1982" w:author="user pc" w:date="2022-03-15T10:14:00Z">
            <w:rPr>
              <w:rFonts w:ascii="Calibri" w:cs="Bell MT" w:hAnsi="Calibri"/>
            </w:rPr>
          </w:rPrChange>
        </w:rPr>
      </w:pPr>
      <w:r w:rsidRPr="A79A03DC">
        <w:rPr>
          <w:rFonts w:ascii="Times New Roman" w:cs="Times New Roman" w:hAnsi="Times New Roman"/>
          <w:b/>
          <w:sz w:val="28"/>
          <w:szCs w:val="28"/>
          <w:rPrChange w:id="1983" w:author="user pc" w:date="2022-03-15T10:14:00Z">
            <w:rPr>
              <w:rFonts w:ascii="Calibri" w:cs="Bell MT" w:hAnsi="Calibri"/>
              <w:b/>
            </w:rPr>
          </w:rPrChange>
        </w:rPr>
        <w:t xml:space="preserve">Solution: </w:t>
      </w:r>
      <w:r w:rsidRPr="AD4894AC">
        <w:rPr>
          <w:rFonts w:ascii="Times New Roman" w:cs="Times New Roman" w:hAnsi="Times New Roman"/>
          <w:sz w:val="28"/>
          <w:szCs w:val="28"/>
          <w:rPrChange w:id="1984" w:author="user pc" w:date="2022-03-15T10:14:00Z">
            <w:rPr>
              <w:rFonts w:ascii="Calibri" w:cs="Bell MT" w:hAnsi="Calibri"/>
            </w:rPr>
          </w:rPrChange>
        </w:rPr>
        <w:t>relative molecular mass of A = 46</w:t>
      </w:r>
    </w:p>
    <w:p>
      <w:pPr>
        <w:pStyle w:val="style0"/>
        <w:spacing w:lineRule="auto" w:line="240"/>
        <w:rPr>
          <w:rFonts w:ascii="Times New Roman" w:cs="Times New Roman" w:eastAsia="宋体" w:hAnsi="Times New Roman"/>
          <w:sz w:val="28"/>
          <w:szCs w:val="28"/>
          <w:rPrChange w:id="1985" w:author="user pc" w:date="2022-03-15T10:14:00Z">
            <w:rPr>
              <w:rFonts w:ascii="Calibri" w:cs="Bell MT" w:eastAsia="宋体" w:hAnsi="Calibri"/>
            </w:rPr>
          </w:rPrChange>
        </w:rPr>
      </w:pPr>
      <w:r w:rsidRPr="7287FDCB">
        <w:rPr>
          <w:rFonts w:ascii="Times New Roman" w:cs="Times New Roman" w:hAnsi="Times New Roman"/>
          <w:sz w:val="28"/>
          <w:szCs w:val="28"/>
          <w:rPrChange w:id="1986" w:author="user pc" w:date="2022-03-15T10:14:00Z">
            <w:rPr>
              <w:rFonts w:ascii="Calibri" w:cs="Bell MT" w:hAnsi="Calibri"/>
            </w:rPr>
          </w:rPrChange>
        </w:rPr>
        <w:t xml:space="preserve">Relative empirical formula of A = </w:t>
      </w:r>
      <m:oMath>
        <m:d>
          <m:dPr>
            <m:endChr m:val=")"/>
            <m:ctrlPr>
              <w:rPr>
                <w:rFonts w:ascii="Cambria Math" w:cs="Times New Roman" w:hAnsi="Cambria Math"/>
                <w:i/>
                <w:sz w:val="28"/>
                <w:szCs w:val="28"/>
              </w:rPr>
            </m:ctrlPr>
          </m:dPr>
          <m:e>
            <m:r w:rsidRPr="F64AFE0D">
              <w:rPr>
                <w:rFonts w:ascii="Cambria Math" w:cs="Times New Roman" w:hAnsi="Cambria Math"/>
                <w:sz w:val="28"/>
                <w:szCs w:val="28"/>
                <w:rPrChange w:id="1987" w:author="user pc" w:date="2022-03-15T10:14:00Z">
                  <w:rPr>
                    <w:rFonts w:ascii="Cambria Math" w:cs="Bell MT" w:hAnsi="Cambria Math"/>
                  </w:rPr>
                </w:rPrChange>
              </w:rPr>
              <m:t>2×12</m:t>
            </m:r>
          </m:e>
        </m:d>
        <m:r w:rsidRPr="0E2E4B3C">
          <w:rPr>
            <w:rFonts w:ascii="Cambria Math" w:cs="Times New Roman" w:hAnsi="Cambria Math"/>
            <w:sz w:val="28"/>
            <w:szCs w:val="28"/>
            <w:rPrChange w:id="1988" w:author="user pc" w:date="2022-03-15T10:14:00Z">
              <w:rPr>
                <w:rFonts w:ascii="Cambria Math" w:cs="Bell MT" w:hAnsi="Cambria Math"/>
              </w:rPr>
            </w:rPrChange>
          </w:rPr>
          <m:t>+6+16=46</m:t>
        </m:r>
      </m:oMath>
    </w:p>
    <w:p>
      <w:pPr>
        <w:pStyle w:val="style0"/>
        <w:spacing w:lineRule="auto" w:line="240"/>
        <w:rPr>
          <w:rFonts w:ascii="Times New Roman" w:cs="Times New Roman" w:eastAsia="宋体" w:hAnsi="Times New Roman"/>
          <w:sz w:val="28"/>
          <w:szCs w:val="28"/>
          <w:rPrChange w:id="1989" w:author="user pc" w:date="2022-03-15T10:14:00Z">
            <w:rPr>
              <w:rFonts w:ascii="Calibri" w:cs="Bell MT" w:eastAsia="宋体" w:hAnsi="Calibri"/>
            </w:rPr>
          </w:rPrChange>
        </w:rPr>
      </w:pPr>
      <w:r w:rsidRPr="A898E285">
        <w:rPr>
          <w:rFonts w:ascii="Times New Roman" w:cs="Times New Roman" w:eastAsia="宋体" w:hAnsi="Times New Roman"/>
          <w:sz w:val="28"/>
          <w:szCs w:val="28"/>
          <w:rPrChange w:id="1990" w:author="user pc" w:date="2022-03-15T10:14:00Z">
            <w:rPr>
              <w:rFonts w:ascii="Calibri" w:cs="Bell MT" w:eastAsia="宋体" w:hAnsi="Calibri"/>
            </w:rPr>
          </w:rPrChange>
        </w:rPr>
        <w:t>Molecular formula =&gt; (C</w:t>
      </w:r>
      <w:r w:rsidRPr="B02BC01C">
        <w:rPr>
          <w:rFonts w:ascii="Times New Roman" w:cs="Times New Roman" w:eastAsia="宋体" w:hAnsi="Times New Roman"/>
          <w:sz w:val="28"/>
          <w:szCs w:val="28"/>
          <w:vertAlign w:val="subscript"/>
          <w:rPrChange w:id="1991" w:author="user pc" w:date="2022-03-15T10:14:00Z">
            <w:rPr>
              <w:rFonts w:ascii="Calibri" w:cs="Bell MT" w:eastAsia="宋体" w:hAnsi="Calibri"/>
              <w:vertAlign w:val="subscript"/>
            </w:rPr>
          </w:rPrChange>
        </w:rPr>
        <w:t>2</w:t>
      </w:r>
      <w:r w:rsidRPr="173B053C">
        <w:rPr>
          <w:rFonts w:ascii="Times New Roman" w:cs="Times New Roman" w:eastAsia="宋体" w:hAnsi="Times New Roman"/>
          <w:sz w:val="28"/>
          <w:szCs w:val="28"/>
          <w:rPrChange w:id="1992" w:author="user pc" w:date="2022-03-15T10:14:00Z">
            <w:rPr>
              <w:rFonts w:ascii="Calibri" w:cs="Bell MT" w:eastAsia="宋体" w:hAnsi="Calibri"/>
            </w:rPr>
          </w:rPrChange>
        </w:rPr>
        <w:t>H</w:t>
      </w:r>
      <w:r w:rsidRPr="E18C8287">
        <w:rPr>
          <w:rFonts w:ascii="Times New Roman" w:cs="Times New Roman" w:eastAsia="宋体" w:hAnsi="Times New Roman"/>
          <w:sz w:val="28"/>
          <w:szCs w:val="28"/>
          <w:vertAlign w:val="subscript"/>
          <w:rPrChange w:id="1993" w:author="user pc" w:date="2022-03-15T10:14:00Z">
            <w:rPr>
              <w:rFonts w:ascii="Calibri" w:cs="Bell MT" w:eastAsia="宋体" w:hAnsi="Calibri"/>
              <w:vertAlign w:val="subscript"/>
            </w:rPr>
          </w:rPrChange>
        </w:rPr>
        <w:t>6</w:t>
      </w:r>
      <w:r w:rsidRPr="48ED6600">
        <w:rPr>
          <w:rFonts w:ascii="Times New Roman" w:cs="Times New Roman" w:eastAsia="宋体" w:hAnsi="Times New Roman"/>
          <w:sz w:val="28"/>
          <w:szCs w:val="28"/>
          <w:rPrChange w:id="1994" w:author="user pc" w:date="2022-03-15T10:14:00Z">
            <w:rPr>
              <w:rFonts w:ascii="Calibri" w:cs="Bell MT" w:eastAsia="宋体" w:hAnsi="Calibri"/>
            </w:rPr>
          </w:rPrChange>
        </w:rPr>
        <w:t>O) n = relative molecular mass</w:t>
      </w:r>
    </w:p>
    <w:p>
      <w:pPr>
        <w:pStyle w:val="style0"/>
        <w:spacing w:lineRule="auto" w:line="240"/>
        <w:rPr>
          <w:rFonts w:ascii="Times New Roman" w:cs="Times New Roman" w:eastAsia="宋体" w:hAnsi="Times New Roman"/>
          <w:sz w:val="28"/>
          <w:szCs w:val="28"/>
          <w:rPrChange w:id="1995" w:author="user pc" w:date="2022-03-15T10:14:00Z">
            <w:rPr>
              <w:rFonts w:ascii="Calibri" w:cs="Bell MT" w:eastAsia="宋体" w:hAnsi="Calibri"/>
            </w:rPr>
          </w:rPrChange>
        </w:rPr>
      </w:pPr>
      <w:r w:rsidRPr="7C1FF8B5">
        <w:rPr>
          <w:rFonts w:ascii="Times New Roman" w:cs="Times New Roman" w:eastAsia="宋体" w:hAnsi="Times New Roman"/>
          <w:sz w:val="28"/>
          <w:szCs w:val="28"/>
          <w:rPrChange w:id="1996" w:author="user pc" w:date="2022-03-15T10:14:00Z">
            <w:rPr>
              <w:rFonts w:ascii="Calibri" w:cs="Bell MT" w:eastAsia="宋体" w:hAnsi="Calibri"/>
            </w:rPr>
          </w:rPrChange>
        </w:rPr>
        <w:t>(46) n = 46</w:t>
      </w:r>
    </w:p>
    <w:p>
      <w:pPr>
        <w:pStyle w:val="style0"/>
        <w:spacing w:lineRule="auto" w:line="240"/>
        <w:rPr>
          <w:rFonts w:ascii="Times New Roman" w:cs="Times New Roman" w:eastAsia="宋体" w:hAnsi="Times New Roman"/>
          <w:sz w:val="28"/>
          <w:szCs w:val="28"/>
          <w:rPrChange w:id="1997" w:author="user pc" w:date="2022-03-15T10:14:00Z">
            <w:rPr>
              <w:rFonts w:ascii="Calibri" w:cs="Bell MT" w:eastAsia="宋体" w:hAnsi="Calibri"/>
            </w:rPr>
          </w:rPrChange>
        </w:rPr>
      </w:pPr>
      <w:r w:rsidRPr="05869A66">
        <w:rPr>
          <w:rFonts w:ascii="Times New Roman" w:cs="Times New Roman" w:eastAsia="宋体" w:hAnsi="Times New Roman"/>
          <w:sz w:val="28"/>
          <w:szCs w:val="28"/>
          <w:rPrChange w:id="1998" w:author="user pc" w:date="2022-03-15T10:14:00Z">
            <w:rPr>
              <w:rFonts w:ascii="Calibri" w:cs="Bell MT" w:eastAsia="宋体" w:hAnsi="Calibri"/>
            </w:rPr>
          </w:rPrChange>
        </w:rPr>
        <w:t>n =1</w:t>
      </w:r>
    </w:p>
    <w:p>
      <w:pPr>
        <w:pStyle w:val="style0"/>
        <w:spacing w:lineRule="auto" w:line="240"/>
        <w:rPr>
          <w:rFonts w:ascii="Times New Roman" w:cs="Times New Roman" w:eastAsia="宋体" w:hAnsi="Times New Roman"/>
          <w:sz w:val="28"/>
          <w:szCs w:val="28"/>
          <w:rPrChange w:id="1999" w:author="user pc" w:date="2022-03-15T10:14:00Z">
            <w:rPr>
              <w:rFonts w:ascii="Calibri" w:cs="Bell MT" w:eastAsia="宋体" w:hAnsi="Calibri"/>
            </w:rPr>
          </w:rPrChange>
        </w:rPr>
      </w:pPr>
      <w:r w:rsidRPr="D8F4C776">
        <w:rPr>
          <w:rFonts w:ascii="Times New Roman" w:cs="Times New Roman" w:eastAsia="宋体" w:hAnsi="Times New Roman"/>
          <w:sz w:val="28"/>
          <w:szCs w:val="28"/>
          <w:rPrChange w:id="2000" w:author="user pc" w:date="2022-03-15T10:14:00Z">
            <w:rPr>
              <w:rFonts w:ascii="Calibri" w:cs="Bell MT" w:eastAsia="宋体" w:hAnsi="Calibri"/>
            </w:rPr>
          </w:rPrChange>
        </w:rPr>
        <w:t>Hence molecular formula = (C</w:t>
      </w:r>
      <w:r w:rsidRPr="043A7323">
        <w:rPr>
          <w:rFonts w:ascii="Times New Roman" w:cs="Times New Roman" w:eastAsia="宋体" w:hAnsi="Times New Roman"/>
          <w:sz w:val="28"/>
          <w:szCs w:val="28"/>
          <w:vertAlign w:val="subscript"/>
          <w:rPrChange w:id="2001" w:author="user pc" w:date="2022-03-15T10:14:00Z">
            <w:rPr>
              <w:rFonts w:ascii="Calibri" w:cs="Bell MT" w:eastAsia="宋体" w:hAnsi="Calibri"/>
              <w:vertAlign w:val="subscript"/>
            </w:rPr>
          </w:rPrChange>
        </w:rPr>
        <w:t>2</w:t>
      </w:r>
      <w:r w:rsidRPr="E0755B0F">
        <w:rPr>
          <w:rFonts w:ascii="Times New Roman" w:cs="Times New Roman" w:eastAsia="宋体" w:hAnsi="Times New Roman"/>
          <w:sz w:val="28"/>
          <w:szCs w:val="28"/>
          <w:rPrChange w:id="2002" w:author="user pc" w:date="2022-03-15T10:14:00Z">
            <w:rPr>
              <w:rFonts w:ascii="Calibri" w:cs="Bell MT" w:eastAsia="宋体" w:hAnsi="Calibri"/>
            </w:rPr>
          </w:rPrChange>
        </w:rPr>
        <w:t>H</w:t>
      </w:r>
      <w:r w:rsidRPr="D090BB94">
        <w:rPr>
          <w:rFonts w:ascii="Times New Roman" w:cs="Times New Roman" w:eastAsia="宋体" w:hAnsi="Times New Roman"/>
          <w:sz w:val="28"/>
          <w:szCs w:val="28"/>
          <w:vertAlign w:val="subscript"/>
          <w:rPrChange w:id="2003" w:author="user pc" w:date="2022-03-15T10:14:00Z">
            <w:rPr>
              <w:rFonts w:ascii="Calibri" w:cs="Bell MT" w:eastAsia="宋体" w:hAnsi="Calibri"/>
              <w:vertAlign w:val="subscript"/>
            </w:rPr>
          </w:rPrChange>
        </w:rPr>
        <w:t>6</w:t>
      </w:r>
      <w:r w:rsidRPr="CBBE50F0">
        <w:rPr>
          <w:rFonts w:ascii="Times New Roman" w:cs="Times New Roman" w:eastAsia="宋体" w:hAnsi="Times New Roman"/>
          <w:sz w:val="28"/>
          <w:szCs w:val="28"/>
          <w:rPrChange w:id="2004" w:author="user pc" w:date="2022-03-15T10:14:00Z">
            <w:rPr>
              <w:rFonts w:ascii="Calibri" w:cs="Bell MT" w:eastAsia="宋体" w:hAnsi="Calibri"/>
            </w:rPr>
          </w:rPrChange>
        </w:rPr>
        <w:t>O) =&gt; C</w:t>
      </w:r>
      <w:r w:rsidRPr="EA86F1C7">
        <w:rPr>
          <w:rFonts w:ascii="Times New Roman" w:cs="Times New Roman" w:eastAsia="宋体" w:hAnsi="Times New Roman"/>
          <w:sz w:val="28"/>
          <w:szCs w:val="28"/>
          <w:vertAlign w:val="subscript"/>
          <w:rPrChange w:id="2005" w:author="user pc" w:date="2022-03-15T10:14:00Z">
            <w:rPr>
              <w:rFonts w:ascii="Calibri" w:cs="Bell MT" w:eastAsia="宋体" w:hAnsi="Calibri"/>
              <w:vertAlign w:val="subscript"/>
            </w:rPr>
          </w:rPrChange>
        </w:rPr>
        <w:t>2</w:t>
      </w:r>
      <w:r w:rsidRPr="EDD94B03">
        <w:rPr>
          <w:rFonts w:ascii="Times New Roman" w:cs="Times New Roman" w:eastAsia="宋体" w:hAnsi="Times New Roman"/>
          <w:sz w:val="28"/>
          <w:szCs w:val="28"/>
          <w:rPrChange w:id="2006" w:author="user pc" w:date="2022-03-15T10:14:00Z">
            <w:rPr>
              <w:rFonts w:ascii="Calibri" w:cs="Bell MT" w:eastAsia="宋体" w:hAnsi="Calibri"/>
            </w:rPr>
          </w:rPrChange>
        </w:rPr>
        <w:t>H</w:t>
      </w:r>
      <w:r w:rsidRPr="14673234">
        <w:rPr>
          <w:rFonts w:ascii="Times New Roman" w:cs="Times New Roman" w:eastAsia="宋体" w:hAnsi="Times New Roman"/>
          <w:sz w:val="28"/>
          <w:szCs w:val="28"/>
          <w:vertAlign w:val="subscript"/>
          <w:rPrChange w:id="2007" w:author="user pc" w:date="2022-03-15T10:14:00Z">
            <w:rPr>
              <w:rFonts w:ascii="Calibri" w:cs="Bell MT" w:eastAsia="宋体" w:hAnsi="Calibri"/>
              <w:vertAlign w:val="subscript"/>
            </w:rPr>
          </w:rPrChange>
        </w:rPr>
        <w:t>6</w:t>
      </w:r>
      <w:r w:rsidRPr="BD763E62">
        <w:rPr>
          <w:rFonts w:ascii="Times New Roman" w:cs="Times New Roman" w:eastAsia="宋体" w:hAnsi="Times New Roman"/>
          <w:sz w:val="28"/>
          <w:szCs w:val="28"/>
          <w:rPrChange w:id="2008" w:author="user pc" w:date="2022-03-15T10:14:00Z">
            <w:rPr>
              <w:rFonts w:ascii="Calibri" w:cs="Bell MT" w:eastAsia="宋体" w:hAnsi="Calibri"/>
            </w:rPr>
          </w:rPrChange>
        </w:rPr>
        <w:t>O.</w:t>
      </w:r>
    </w:p>
    <w:p>
      <w:pPr>
        <w:pStyle w:val="style0"/>
        <w:spacing w:lineRule="auto" w:line="240"/>
        <w:rPr>
          <w:rFonts w:ascii="Times New Roman" w:cs="Times New Roman" w:eastAsia="宋体" w:hAnsi="Times New Roman"/>
          <w:sz w:val="28"/>
          <w:szCs w:val="28"/>
          <w:rPrChange w:id="2009" w:author="user pc" w:date="2022-03-15T10:14:00Z">
            <w:rPr>
              <w:rFonts w:ascii="Calibri" w:cs="Bell MT" w:eastAsia="宋体" w:hAnsi="Calibri"/>
            </w:rPr>
          </w:rPrChange>
        </w:rPr>
      </w:pPr>
      <w:r w:rsidRPr="F0F2B7BC">
        <w:rPr>
          <w:rFonts w:ascii="Times New Roman" w:cs="Times New Roman" w:eastAsia="宋体" w:hAnsi="Times New Roman"/>
          <w:sz w:val="28"/>
          <w:szCs w:val="28"/>
          <w:rPrChange w:id="2010" w:author="user pc" w:date="2022-03-15T10:14:00Z">
            <w:rPr>
              <w:rFonts w:ascii="Calibri" w:cs="Bell MT" w:eastAsia="宋体" w:hAnsi="Calibri"/>
            </w:rPr>
          </w:rPrChange>
        </w:rPr>
        <w:t>Since the empirical formula unit is unity (1), the molecular formula is the same as the empirical formula C</w:t>
      </w:r>
      <w:r w:rsidRPr="D8191BF5">
        <w:rPr>
          <w:rFonts w:ascii="Times New Roman" w:cs="Times New Roman" w:eastAsia="宋体" w:hAnsi="Times New Roman"/>
          <w:sz w:val="28"/>
          <w:szCs w:val="28"/>
          <w:vertAlign w:val="subscript"/>
          <w:rPrChange w:id="2011" w:author="user pc" w:date="2022-03-15T10:14:00Z">
            <w:rPr>
              <w:rFonts w:ascii="Calibri" w:cs="Bell MT" w:eastAsia="宋体" w:hAnsi="Calibri"/>
              <w:vertAlign w:val="subscript"/>
            </w:rPr>
          </w:rPrChange>
        </w:rPr>
        <w:t>2</w:t>
      </w:r>
      <w:r w:rsidRPr="DABCAD35">
        <w:rPr>
          <w:rFonts w:ascii="Times New Roman" w:cs="Times New Roman" w:eastAsia="宋体" w:hAnsi="Times New Roman"/>
          <w:sz w:val="28"/>
          <w:szCs w:val="28"/>
          <w:rPrChange w:id="2012" w:author="user pc" w:date="2022-03-15T10:14:00Z">
            <w:rPr>
              <w:rFonts w:ascii="Calibri" w:cs="Bell MT" w:eastAsia="宋体" w:hAnsi="Calibri"/>
            </w:rPr>
          </w:rPrChange>
        </w:rPr>
        <w:t>H</w:t>
      </w:r>
      <w:r w:rsidRPr="65A24333">
        <w:rPr>
          <w:rFonts w:ascii="Times New Roman" w:cs="Times New Roman" w:eastAsia="宋体" w:hAnsi="Times New Roman"/>
          <w:sz w:val="28"/>
          <w:szCs w:val="28"/>
          <w:vertAlign w:val="subscript"/>
          <w:rPrChange w:id="2013" w:author="user pc" w:date="2022-03-15T10:14:00Z">
            <w:rPr>
              <w:rFonts w:ascii="Calibri" w:cs="Bell MT" w:eastAsia="宋体" w:hAnsi="Calibri"/>
              <w:vertAlign w:val="subscript"/>
            </w:rPr>
          </w:rPrChange>
        </w:rPr>
        <w:t>6</w:t>
      </w:r>
      <w:r w:rsidRPr="8329642F">
        <w:rPr>
          <w:rFonts w:ascii="Times New Roman" w:cs="Times New Roman" w:eastAsia="宋体" w:hAnsi="Times New Roman"/>
          <w:sz w:val="28"/>
          <w:szCs w:val="28"/>
          <w:rPrChange w:id="2014" w:author="user pc" w:date="2022-03-15T10:14:00Z">
            <w:rPr>
              <w:rFonts w:ascii="Calibri" w:cs="Bell MT" w:eastAsia="宋体" w:hAnsi="Calibri"/>
            </w:rPr>
          </w:rPrChange>
        </w:rPr>
        <w:t>O.</w:t>
      </w:r>
    </w:p>
    <w:p>
      <w:pPr>
        <w:pStyle w:val="style0"/>
        <w:spacing w:lineRule="auto" w:line="240"/>
        <w:rPr>
          <w:rFonts w:ascii="Times New Roman" w:cs="Times New Roman" w:eastAsia="宋体" w:hAnsi="Times New Roman"/>
          <w:sz w:val="28"/>
          <w:szCs w:val="28"/>
          <w:rPrChange w:id="2015" w:author="user pc" w:date="2022-03-15T10:14:00Z">
            <w:rPr>
              <w:rFonts w:ascii="Calibri" w:cs="Bell MT" w:eastAsia="宋体" w:hAnsi="Calibri"/>
            </w:rPr>
          </w:rPrChange>
        </w:rPr>
      </w:pPr>
    </w:p>
    <w:p>
      <w:pPr>
        <w:pStyle w:val="style0"/>
        <w:rPr>
          <w:rFonts w:ascii="Times New Roman" w:cs="Times New Roman" w:hAnsi="Times New Roman"/>
          <w:sz w:val="28"/>
          <w:szCs w:val="28"/>
          <w:rPrChange w:id="2016" w:author="user pc" w:date="2022-03-15T10:14:00Z">
            <w:rPr>
              <w:rFonts w:ascii="Calibri" w:hAnsi="Calibri"/>
            </w:rPr>
          </w:rPrChange>
        </w:rPr>
      </w:pPr>
      <w:r>
        <w:rPr>
          <w:rFonts w:ascii="Times New Roman" w:cs="Times New Roman" w:hAnsi="Times New Roman"/>
          <w:b/>
          <w:sz w:val="28"/>
          <w:szCs w:val="28"/>
        </w:rPr>
        <w:t>Solved Example 8</w:t>
      </w:r>
      <w:r w:rsidRPr="14E01A23">
        <w:rPr>
          <w:rFonts w:ascii="Times New Roman" w:cs="Times New Roman" w:hAnsi="Times New Roman"/>
          <w:b/>
          <w:sz w:val="28"/>
          <w:szCs w:val="28"/>
          <w:rPrChange w:id="2017" w:author="user pc" w:date="2022-03-15T10:14:00Z">
            <w:rPr>
              <w:rFonts w:ascii="Calibri" w:hAnsi="Calibri"/>
              <w:b/>
            </w:rPr>
          </w:rPrChange>
        </w:rPr>
        <w:t xml:space="preserve">: </w:t>
      </w:r>
      <w:r w:rsidRPr="F186800D">
        <w:rPr>
          <w:rFonts w:ascii="Times New Roman" w:cs="Times New Roman" w:hAnsi="Times New Roman"/>
          <w:sz w:val="28"/>
          <w:szCs w:val="28"/>
          <w:rPrChange w:id="2018" w:author="user pc" w:date="2022-03-15T10:14:00Z">
            <w:rPr>
              <w:rFonts w:ascii="Calibri" w:hAnsi="Calibri"/>
            </w:rPr>
          </w:rPrChange>
        </w:rPr>
        <w:t>Determine the empirical formula of a compound made up of 28.7% K, 1.5% H, 22.8% P and 47.0% O.(H = 1,O = 1,P = 30.97,K = 39.10)</w:t>
      </w:r>
    </w:p>
    <w:p>
      <w:pPr>
        <w:pStyle w:val="style0"/>
        <w:rPr>
          <w:rFonts w:ascii="Times New Roman" w:cs="Times New Roman"/>
          <w:sz w:val="28"/>
          <w:szCs w:val="28"/>
          <w:rPrChange w:id="2019" w:author="user pc" w:date="2022-03-15T10:14:00Z">
            <w:rPr/>
          </w:rPrChange>
        </w:rPr>
      </w:pPr>
      <w:r w:rsidRPr="54F9FBAF">
        <w:rPr>
          <w:rFonts w:ascii="Times New Roman" w:cs="Times New Roman"/>
          <w:b/>
          <w:sz w:val="28"/>
          <w:szCs w:val="28"/>
          <w:rPrChange w:id="2020" w:author="user pc" w:date="2022-03-15T10:14:00Z">
            <w:rPr>
              <w:b/>
            </w:rPr>
          </w:rPrChange>
        </w:rPr>
        <w:t>Solution</w:t>
      </w:r>
    </w:p>
    <w:p>
      <w:pPr>
        <w:pStyle w:val="style0"/>
        <w:rPr>
          <w:rFonts w:ascii="Times New Roman" w:cs="Times New Roman"/>
          <w:sz w:val="28"/>
          <w:szCs w:val="28"/>
          <w:rPrChange w:id="2021" w:author="user pc" w:date="2022-03-15T10:14:00Z">
            <w:rPr/>
          </w:rPrChange>
        </w:rPr>
      </w:pPr>
      <w:r w:rsidRPr="50404F45">
        <w:rPr>
          <w:rFonts w:ascii="Times New Roman" w:cs="Times New Roman"/>
          <w:sz w:val="28"/>
          <w:szCs w:val="28"/>
          <w:rPrChange w:id="2022" w:author="user pc" w:date="2022-03-15T10:14:00Z">
            <w:rPr/>
          </w:rPrChange>
        </w:rPr>
        <w:t>Step</w:t>
      </w:r>
      <w:r>
        <w:rPr>
          <w:rFonts w:ascii="Times New Roman" w:cs="Times New Roman" w:hAnsi="Times New Roman"/>
          <w:sz w:val="28"/>
          <w:szCs w:val="28"/>
        </w:rPr>
        <w:t xml:space="preserve"> </w:t>
      </w:r>
      <w:r w:rsidRPr="90D8E262">
        <w:rPr>
          <w:rFonts w:ascii="Times New Roman" w:cs="Times New Roman"/>
          <w:sz w:val="28"/>
          <w:szCs w:val="28"/>
          <w:rPrChange w:id="2023" w:author="user pc" w:date="2022-03-15T10:14:00Z">
            <w:rPr/>
          </w:rPrChange>
        </w:rPr>
        <w:t>1: Write down the elements in the compound and their percentages or</w:t>
      </w:r>
      <w:r>
        <w:rPr>
          <w:rFonts w:ascii="Times New Roman" w:cs="Times New Roman" w:hAnsi="Times New Roman"/>
          <w:sz w:val="28"/>
          <w:szCs w:val="28"/>
        </w:rPr>
        <w:t xml:space="preserve"> </w:t>
      </w:r>
      <w:r w:rsidRPr="78669018">
        <w:rPr>
          <w:rFonts w:ascii="Times New Roman" w:cs="Times New Roman"/>
          <w:sz w:val="28"/>
          <w:szCs w:val="28"/>
          <w:rPrChange w:id="2024" w:author="user pc" w:date="2022-03-15T10:14:00Z">
            <w:rPr/>
          </w:rPrChange>
        </w:rPr>
        <w:t>grams. In a 100% sample (amu),</w:t>
      </w:r>
      <w:r>
        <w:rPr>
          <w:rFonts w:ascii="Times New Roman" w:cs="Times New Roman" w:hAnsi="Times New Roman"/>
          <w:sz w:val="28"/>
          <w:szCs w:val="28"/>
        </w:rPr>
        <w:t xml:space="preserve"> </w:t>
      </w:r>
      <w:r w:rsidRPr="6F5C473B">
        <w:rPr>
          <w:rFonts w:ascii="Times New Roman" w:cs="Times New Roman"/>
          <w:sz w:val="28"/>
          <w:szCs w:val="28"/>
          <w:rPrChange w:id="2025" w:author="user pc" w:date="2022-03-15T10:14:00Z">
            <w:rPr/>
          </w:rPrChange>
        </w:rPr>
        <w:t>K = 28.7g, H = 1.5g, P = 22.8g and O = 47.0g</w:t>
      </w:r>
    </w:p>
    <w:p>
      <w:pPr>
        <w:pStyle w:val="style0"/>
        <w:rPr>
          <w:rFonts w:ascii="Times New Roman" w:cs="Times New Roman"/>
          <w:sz w:val="28"/>
          <w:szCs w:val="28"/>
          <w:rPrChange w:id="2026" w:author="user pc" w:date="2022-03-15T10:14:00Z">
            <w:rPr/>
          </w:rPrChange>
        </w:rPr>
      </w:pPr>
      <w:r>
        <w:rPr>
          <w:rFonts w:ascii="Times New Roman" w:cs="Times New Roman" w:hAnsi="Times New Roman"/>
          <w:sz w:val="28"/>
          <w:szCs w:val="28"/>
        </w:rPr>
        <w:t xml:space="preserve">Step </w:t>
      </w:r>
      <w:r w:rsidRPr="5C15BF5E">
        <w:rPr>
          <w:rFonts w:ascii="Times New Roman" w:cs="Times New Roman"/>
          <w:sz w:val="28"/>
          <w:szCs w:val="28"/>
          <w:rPrChange w:id="2027" w:author="user pc" w:date="2022-03-15T10:14:00Z">
            <w:rPr/>
          </w:rPrChange>
        </w:rPr>
        <w:t>2:</w:t>
      </w:r>
      <w:r>
        <w:rPr>
          <w:rFonts w:ascii="Times New Roman" w:cs="Times New Roman" w:hAnsi="Times New Roman"/>
          <w:sz w:val="28"/>
          <w:szCs w:val="28"/>
        </w:rPr>
        <w:t xml:space="preserve"> </w:t>
      </w:r>
      <w:r w:rsidRPr="AC60F7F0">
        <w:rPr>
          <w:rFonts w:ascii="Times New Roman" w:cs="Times New Roman"/>
          <w:sz w:val="28"/>
          <w:szCs w:val="28"/>
          <w:rPrChange w:id="2028" w:author="user pc" w:date="2022-03-15T10:14:00Z">
            <w:rPr/>
          </w:rPrChange>
        </w:rPr>
        <w:t>Find the mole by dividing the given percentage or gram by the atomic mass. In that 100g sample (amu), there are:</w:t>
      </w:r>
    </w:p>
    <w:p>
      <w:pPr>
        <w:pStyle w:val="style0"/>
        <w:rPr>
          <w:rFonts w:ascii="Times New Roman" w:cs="Times New Roman"/>
          <w:sz w:val="28"/>
          <w:szCs w:val="28"/>
          <w:rPrChange w:id="2029" w:author="user pc" w:date="2022-03-15T10:14:00Z">
            <w:rPr/>
          </w:rPrChange>
        </w:rPr>
      </w:pPr>
      <w:r w:rsidRPr="E6449BA2">
        <w:rPr>
          <w:rFonts w:ascii="Times New Roman" w:cs="Times New Roman"/>
          <w:sz w:val="28"/>
          <w:szCs w:val="28"/>
          <w:rPrChange w:id="2030" w:author="user pc" w:date="2022-03-15T10:14:00Z">
            <w:rPr/>
          </w:rPrChange>
        </w:rPr>
        <w:t>28.7/39.10 = 0.734 mole of K</w:t>
      </w:r>
    </w:p>
    <w:p>
      <w:pPr>
        <w:pStyle w:val="style0"/>
        <w:rPr>
          <w:rFonts w:ascii="Times New Roman" w:cs="Times New Roman"/>
          <w:sz w:val="28"/>
          <w:szCs w:val="28"/>
          <w:rPrChange w:id="2031" w:author="user pc" w:date="2022-03-15T10:14:00Z">
            <w:rPr/>
          </w:rPrChange>
        </w:rPr>
      </w:pPr>
      <w:r w:rsidRPr="8D518C24">
        <w:rPr>
          <w:rFonts w:ascii="Times New Roman" w:cs="Times New Roman"/>
          <w:sz w:val="28"/>
          <w:szCs w:val="28"/>
          <w:rPrChange w:id="2032" w:author="user pc" w:date="2022-03-15T10:14:00Z">
            <w:rPr/>
          </w:rPrChange>
        </w:rPr>
        <w:t>1.5/1 = 1.5 moles of H</w:t>
      </w:r>
    </w:p>
    <w:p>
      <w:pPr>
        <w:pStyle w:val="style0"/>
        <w:rPr>
          <w:rFonts w:ascii="Times New Roman" w:cs="Times New Roman"/>
          <w:sz w:val="28"/>
          <w:szCs w:val="28"/>
          <w:rPrChange w:id="2033" w:author="user pc" w:date="2022-03-15T10:14:00Z">
            <w:rPr/>
          </w:rPrChange>
        </w:rPr>
      </w:pPr>
      <w:r w:rsidRPr="9F929D0D">
        <w:rPr>
          <w:rFonts w:ascii="Times New Roman" w:cs="Times New Roman"/>
          <w:sz w:val="28"/>
          <w:szCs w:val="28"/>
          <w:rPrChange w:id="2034" w:author="user pc" w:date="2022-03-15T10:14:00Z">
            <w:rPr/>
          </w:rPrChange>
        </w:rPr>
        <w:t>22.8/30.97 = 0.736 mole of P</w:t>
      </w:r>
    </w:p>
    <w:p>
      <w:pPr>
        <w:pStyle w:val="style0"/>
        <w:rPr>
          <w:rFonts w:ascii="Times New Roman" w:cs="Times New Roman"/>
          <w:sz w:val="28"/>
          <w:szCs w:val="28"/>
          <w:rPrChange w:id="2035" w:author="user pc" w:date="2022-03-15T10:14:00Z">
            <w:rPr/>
          </w:rPrChange>
        </w:rPr>
      </w:pPr>
      <w:r w:rsidRPr="FA66F36A">
        <w:rPr>
          <w:rFonts w:ascii="Times New Roman" w:cs="Times New Roman"/>
          <w:sz w:val="28"/>
          <w:szCs w:val="28"/>
          <w:rPrChange w:id="2036" w:author="user pc" w:date="2022-03-15T10:14:00Z">
            <w:rPr/>
          </w:rPrChange>
        </w:rPr>
        <w:t>47.0/16.0 = 2.938 moles of O</w:t>
      </w:r>
    </w:p>
    <w:p>
      <w:pPr>
        <w:pStyle w:val="style0"/>
        <w:rPr>
          <w:rFonts w:ascii="Times New Roman" w:cs="Times New Roman"/>
          <w:sz w:val="28"/>
          <w:szCs w:val="28"/>
          <w:rPrChange w:id="2037" w:author="user pc" w:date="2022-03-15T10:14:00Z">
            <w:rPr/>
          </w:rPrChange>
        </w:rPr>
      </w:pPr>
      <w:r w:rsidRPr="7D8F3B27">
        <w:rPr>
          <w:rFonts w:ascii="Times New Roman" w:cs="Times New Roman"/>
          <w:sz w:val="28"/>
          <w:szCs w:val="28"/>
          <w:rPrChange w:id="2038" w:author="user pc" w:date="2022-03-15T10:14:00Z">
            <w:rPr/>
          </w:rPrChange>
        </w:rPr>
        <w:t>Step</w:t>
      </w:r>
      <w:r>
        <w:rPr>
          <w:rFonts w:ascii="Times New Roman" w:cs="Times New Roman" w:hAnsi="Times New Roman"/>
          <w:sz w:val="28"/>
          <w:szCs w:val="28"/>
        </w:rPr>
        <w:t xml:space="preserve"> </w:t>
      </w:r>
      <w:r w:rsidRPr="E4FF120B">
        <w:rPr>
          <w:rFonts w:ascii="Times New Roman" w:cs="Times New Roman"/>
          <w:sz w:val="28"/>
          <w:szCs w:val="28"/>
          <w:rPrChange w:id="2039" w:author="user pc" w:date="2022-03-15T10:14:00Z">
            <w:rPr/>
          </w:rPrChange>
        </w:rPr>
        <w:t>3: Dividing the smallest number of moles given in step 2 to find the simplest whole number ratio:</w:t>
      </w:r>
    </w:p>
    <w:p>
      <w:pPr>
        <w:pStyle w:val="style0"/>
        <w:rPr>
          <w:rFonts w:ascii="Times New Roman" w:cs="Times New Roman"/>
          <w:sz w:val="28"/>
          <w:szCs w:val="28"/>
          <w:rPrChange w:id="2040" w:author="user pc" w:date="2022-03-15T10:14:00Z">
            <w:rPr/>
          </w:rPrChange>
        </w:rPr>
      </w:pPr>
      <w:r w:rsidRPr="202EA9D0">
        <w:rPr>
          <w:rFonts w:ascii="Times New Roman" w:cs="Times New Roman"/>
          <w:sz w:val="28"/>
          <w:szCs w:val="28"/>
          <w:rPrChange w:id="2041" w:author="user pc" w:date="2022-03-15T10:14:00Z">
            <w:rPr/>
          </w:rPrChange>
        </w:rPr>
        <w:t>0.734/0.734 = 1.0 of K</w:t>
      </w:r>
    </w:p>
    <w:p>
      <w:pPr>
        <w:pStyle w:val="style0"/>
        <w:rPr>
          <w:rFonts w:ascii="Times New Roman" w:cs="Times New Roman"/>
          <w:sz w:val="28"/>
          <w:szCs w:val="28"/>
          <w:rPrChange w:id="2042" w:author="user pc" w:date="2022-03-15T10:14:00Z">
            <w:rPr/>
          </w:rPrChange>
        </w:rPr>
      </w:pPr>
      <w:r w:rsidRPr="3AEB6A7D">
        <w:rPr>
          <w:rFonts w:ascii="Times New Roman" w:cs="Times New Roman"/>
          <w:sz w:val="28"/>
          <w:szCs w:val="28"/>
          <w:rPrChange w:id="2043" w:author="user pc" w:date="2022-03-15T10:14:00Z">
            <w:rPr/>
          </w:rPrChange>
        </w:rPr>
        <w:t>1.5/0.734 = 2.0 of H</w:t>
      </w:r>
    </w:p>
    <w:p>
      <w:pPr>
        <w:pStyle w:val="style0"/>
        <w:rPr>
          <w:rFonts w:ascii="Times New Roman" w:cs="Times New Roman"/>
          <w:sz w:val="28"/>
          <w:szCs w:val="28"/>
          <w:rPrChange w:id="2044" w:author="user pc" w:date="2022-03-15T10:14:00Z">
            <w:rPr/>
          </w:rPrChange>
        </w:rPr>
      </w:pPr>
      <w:r w:rsidRPr="D2367FCD">
        <w:rPr>
          <w:rFonts w:ascii="Times New Roman" w:cs="Times New Roman"/>
          <w:sz w:val="28"/>
          <w:szCs w:val="28"/>
          <w:rPrChange w:id="2045" w:author="user pc" w:date="2022-03-15T10:14:00Z">
            <w:rPr/>
          </w:rPrChange>
        </w:rPr>
        <w:t>0.736/0.734 = 1.0 of P</w:t>
      </w:r>
    </w:p>
    <w:p>
      <w:pPr>
        <w:pStyle w:val="style0"/>
        <w:rPr>
          <w:rFonts w:ascii="Times New Roman" w:cs="Times New Roman"/>
          <w:sz w:val="28"/>
          <w:szCs w:val="28"/>
          <w:rPrChange w:id="2046" w:author="user pc" w:date="2022-03-15T10:14:00Z">
            <w:rPr/>
          </w:rPrChange>
        </w:rPr>
      </w:pPr>
      <w:r>
        <w:rPr>
          <w:rFonts w:ascii="Times New Roman" w:cs="Times New Roman" w:hAnsi="Times New Roman"/>
          <w:sz w:val="28"/>
          <w:szCs w:val="28"/>
        </w:rPr>
        <w:t xml:space="preserve">2.938/0.734 = 4.0 of </w:t>
      </w:r>
      <w:r w:rsidRPr="78776190">
        <w:rPr>
          <w:rFonts w:ascii="Times New Roman" w:cs="Times New Roman"/>
          <w:sz w:val="28"/>
          <w:szCs w:val="28"/>
          <w:rPrChange w:id="2047" w:author="user pc" w:date="2022-03-15T10:14:00Z">
            <w:rPr/>
          </w:rPrChange>
        </w:rPr>
        <w:t>O</w:t>
      </w:r>
    </w:p>
    <w:p>
      <w:pPr>
        <w:pStyle w:val="style0"/>
        <w:rPr>
          <w:rFonts w:ascii="Times New Roman" w:cs="Times New Roman"/>
          <w:sz w:val="28"/>
          <w:szCs w:val="28"/>
          <w:rPrChange w:id="2048" w:author="user pc" w:date="2022-03-15T10:14:00Z">
            <w:rPr/>
          </w:rPrChange>
        </w:rPr>
      </w:pPr>
      <w:r w:rsidRPr="0C4EEE78">
        <w:rPr>
          <w:rFonts w:ascii="Times New Roman" w:cs="Times New Roman"/>
          <w:sz w:val="28"/>
          <w:szCs w:val="28"/>
          <w:rPrChange w:id="2049" w:author="user pc" w:date="2022-03-15T10:14:00Z">
            <w:rPr/>
          </w:rPrChange>
        </w:rPr>
        <w:t>KH</w:t>
      </w:r>
      <w:r w:rsidRPr="49B18697">
        <w:rPr>
          <w:rFonts w:ascii="Times New Roman" w:cs="Times New Roman"/>
          <w:sz w:val="28"/>
          <w:szCs w:val="28"/>
          <w:vertAlign w:val="subscript"/>
          <w:rPrChange w:id="2050" w:author="user pc" w:date="2022-03-15T10:14:00Z">
            <w:rPr>
              <w:vertAlign w:val="subscript"/>
            </w:rPr>
          </w:rPrChange>
        </w:rPr>
        <w:t>2</w:t>
      </w:r>
      <w:r w:rsidRPr="15E5ABF4">
        <w:rPr>
          <w:rFonts w:ascii="Times New Roman" w:cs="Times New Roman"/>
          <w:sz w:val="28"/>
          <w:szCs w:val="28"/>
          <w:rPrChange w:id="2051" w:author="user pc" w:date="2022-03-15T10:14:00Z">
            <w:rPr/>
          </w:rPrChange>
        </w:rPr>
        <w:t>PO</w:t>
      </w:r>
      <w:r w:rsidRPr="B278BE51">
        <w:rPr>
          <w:rFonts w:ascii="Times New Roman" w:cs="Times New Roman"/>
          <w:sz w:val="28"/>
          <w:szCs w:val="28"/>
          <w:vertAlign w:val="subscript"/>
          <w:rPrChange w:id="2052" w:author="user pc" w:date="2022-03-15T10:14:00Z">
            <w:rPr>
              <w:vertAlign w:val="subscript"/>
            </w:rPr>
          </w:rPrChange>
        </w:rPr>
        <w:t xml:space="preserve">4 </w:t>
      </w:r>
      <w:r w:rsidRPr="020E6719">
        <w:rPr>
          <w:rFonts w:ascii="Times New Roman" w:cs="Times New Roman"/>
          <w:sz w:val="28"/>
          <w:szCs w:val="28"/>
          <w:rPrChange w:id="2053" w:author="user pc" w:date="2022-03-15T10:14:00Z">
            <w:rPr/>
          </w:rPrChange>
        </w:rPr>
        <w:t>is the empirical formula.</w:t>
      </w:r>
    </w:p>
    <w:p>
      <w:pPr>
        <w:pStyle w:val="style0"/>
        <w:rPr>
          <w:rFonts w:ascii="Times New Roman" w:cs="Times New Roman" w:hAnsi="Times New Roman"/>
          <w:color w:val="000080"/>
          <w:sz w:val="28"/>
          <w:szCs w:val="28"/>
        </w:rPr>
      </w:pPr>
    </w:p>
    <w:p>
      <w:pPr>
        <w:pStyle w:val="style0"/>
        <w:rPr>
          <w:rFonts w:ascii="Times New Roman" w:cs="Times New Roman" w:hAnsi="Times New Roman"/>
          <w:b/>
          <w:color w:val="000080"/>
          <w:sz w:val="28"/>
          <w:szCs w:val="28"/>
        </w:rPr>
      </w:pPr>
      <w:r>
        <w:rPr>
          <w:rFonts w:ascii="Times New Roman" w:cs="Times New Roman" w:hAnsi="Times New Roman"/>
          <w:b/>
          <w:color w:val="000080"/>
          <w:sz w:val="28"/>
          <w:szCs w:val="28"/>
        </w:rPr>
        <w:t xml:space="preserve">EXAMPLES INVOLVING GIVEN MOLECULAR MASS OR VAPOUR DENSITY </w:t>
      </w:r>
    </w:p>
    <w:p>
      <w:pPr>
        <w:pStyle w:val="style0"/>
        <w:rPr>
          <w:rFonts w:ascii="Times New Roman" w:cs="Times New Roman"/>
          <w:sz w:val="28"/>
          <w:szCs w:val="28"/>
          <w:rPrChange w:id="2054" w:author="user pc" w:date="2022-03-15T10:14:00Z">
            <w:rPr/>
          </w:rPrChange>
        </w:rPr>
      </w:pPr>
      <w:r w:rsidRPr="2E2F25D3">
        <w:rPr>
          <w:rFonts w:ascii="Times New Roman" w:cs="Times New Roman"/>
          <w:b/>
          <w:i/>
          <w:sz w:val="28"/>
          <w:szCs w:val="28"/>
          <w:highlight w:val="yellow"/>
          <w:rPrChange w:id="2055" w:author="user pc" w:date="2022-03-15T10:14:00Z">
            <w:rPr>
              <w:b/>
              <w:i/>
              <w:highlight w:val="yellow"/>
            </w:rPr>
          </w:rPrChange>
        </w:rPr>
        <w:t>Suppose a hydrocarbon molecule has an empirical formula of C</w:t>
      </w:r>
      <w:r w:rsidRPr="C426577D">
        <w:rPr>
          <w:rFonts w:ascii="Times New Roman" w:cs="Times New Roman"/>
          <w:b/>
          <w:i/>
          <w:sz w:val="28"/>
          <w:szCs w:val="28"/>
          <w:highlight w:val="yellow"/>
          <w:vertAlign w:val="subscript"/>
          <w:rPrChange w:id="2056" w:author="user pc" w:date="2022-03-15T10:14:00Z">
            <w:rPr>
              <w:b/>
              <w:i/>
              <w:highlight w:val="yellow"/>
              <w:vertAlign w:val="subscript"/>
            </w:rPr>
          </w:rPrChange>
        </w:rPr>
        <w:t>2</w:t>
      </w:r>
      <w:r w:rsidRPr="38845D07">
        <w:rPr>
          <w:rFonts w:ascii="Times New Roman" w:cs="Times New Roman"/>
          <w:b/>
          <w:i/>
          <w:sz w:val="28"/>
          <w:szCs w:val="28"/>
          <w:highlight w:val="yellow"/>
          <w:rPrChange w:id="2057" w:author="user pc" w:date="2022-03-15T10:14:00Z">
            <w:rPr>
              <w:b/>
              <w:i/>
              <w:highlight w:val="yellow"/>
            </w:rPr>
          </w:rPrChange>
        </w:rPr>
        <w:t>H</w:t>
      </w:r>
      <w:r w:rsidRPr="3E0744D5">
        <w:rPr>
          <w:rFonts w:ascii="Times New Roman" w:cs="Times New Roman"/>
          <w:b/>
          <w:i/>
          <w:sz w:val="28"/>
          <w:szCs w:val="28"/>
          <w:highlight w:val="yellow"/>
          <w:vertAlign w:val="subscript"/>
          <w:rPrChange w:id="2058" w:author="user pc" w:date="2022-03-15T10:14:00Z">
            <w:rPr>
              <w:b/>
              <w:i/>
              <w:highlight w:val="yellow"/>
              <w:vertAlign w:val="subscript"/>
            </w:rPr>
          </w:rPrChange>
        </w:rPr>
        <w:t xml:space="preserve">5 </w:t>
      </w:r>
      <w:r w:rsidRPr="16FB0747">
        <w:rPr>
          <w:rFonts w:ascii="Times New Roman" w:cs="Times New Roman"/>
          <w:b/>
          <w:i/>
          <w:sz w:val="28"/>
          <w:szCs w:val="28"/>
          <w:highlight w:val="yellow"/>
          <w:rPrChange w:id="2059" w:author="user pc" w:date="2022-03-15T10:14:00Z">
            <w:rPr>
              <w:b/>
              <w:i/>
              <w:highlight w:val="yellow"/>
            </w:rPr>
          </w:rPrChange>
        </w:rPr>
        <w:t>and a molecular mass of 58 (C = 12 ,H = 1). Deduce its molecular formula. The empirical formula mass  = ( 2 x 12 ) + 5 = 29.</w:t>
      </w:r>
    </w:p>
    <w:p>
      <w:pPr>
        <w:pStyle w:val="style0"/>
        <w:rPr>
          <w:rFonts w:ascii="Times New Roman" w:cs="Times New Roman"/>
          <w:sz w:val="28"/>
          <w:szCs w:val="28"/>
          <w:rPrChange w:id="2060" w:author="user pc" w:date="2022-03-15T10:14:00Z">
            <w:rPr/>
          </w:rPrChange>
        </w:rPr>
      </w:pPr>
      <w:r>
        <w:rPr>
          <w:rFonts w:ascii="Times New Roman" w:cs="Times New Roman" w:hAnsi="Times New Roman"/>
          <w:b/>
          <w:i/>
          <w:sz w:val="28"/>
          <w:szCs w:val="28"/>
          <w:highlight w:val="yellow"/>
        </w:rPr>
        <w:t xml:space="preserve"> </w:t>
      </w:r>
      <w:r w:rsidRPr="C893513C">
        <w:rPr>
          <w:rFonts w:ascii="Times New Roman" w:cs="Times New Roman"/>
          <w:b/>
          <w:i/>
          <w:sz w:val="28"/>
          <w:szCs w:val="28"/>
          <w:highlight w:val="yellow"/>
          <w:rPrChange w:id="2061" w:author="user pc" w:date="2022-03-15T10:14:00Z">
            <w:rPr>
              <w:b/>
              <w:i/>
              <w:highlight w:val="yellow"/>
            </w:rPr>
          </w:rPrChange>
        </w:rPr>
        <w:t>Dividing  58 by 29 gives 2. So the molecular formula is 2 x the empirical formula =</w:t>
      </w:r>
      <w:r>
        <w:rPr>
          <w:rFonts w:ascii="Times New Roman" w:cs="Times New Roman" w:hAnsi="Times New Roman"/>
          <w:b/>
          <w:i/>
          <w:sz w:val="28"/>
          <w:szCs w:val="28"/>
          <w:highlight w:val="yellow"/>
        </w:rPr>
        <w:t xml:space="preserve"> </w:t>
      </w:r>
      <w:r w:rsidRPr="F745FBA9">
        <w:rPr>
          <w:rFonts w:ascii="Times New Roman" w:cs="Times New Roman"/>
          <w:b/>
          <w:i/>
          <w:sz w:val="28"/>
          <w:szCs w:val="28"/>
          <w:highlight w:val="yellow"/>
          <w:rPrChange w:id="2062" w:author="user pc" w:date="2022-03-15T10:14:00Z">
            <w:rPr>
              <w:b/>
              <w:i/>
              <w:highlight w:val="yellow"/>
            </w:rPr>
          </w:rPrChange>
        </w:rPr>
        <w:t>C</w:t>
      </w:r>
      <w:r w:rsidRPr="83816C0B">
        <w:rPr>
          <w:rFonts w:ascii="Times New Roman" w:cs="Times New Roman"/>
          <w:b/>
          <w:i/>
          <w:sz w:val="28"/>
          <w:szCs w:val="28"/>
          <w:highlight w:val="yellow"/>
          <w:vertAlign w:val="subscript"/>
          <w:rPrChange w:id="2063" w:author="user pc" w:date="2022-03-15T10:14:00Z">
            <w:rPr>
              <w:b/>
              <w:i/>
              <w:highlight w:val="yellow"/>
              <w:vertAlign w:val="subscript"/>
            </w:rPr>
          </w:rPrChange>
        </w:rPr>
        <w:t>4</w:t>
      </w:r>
      <w:r w:rsidRPr="026A20BB">
        <w:rPr>
          <w:rFonts w:ascii="Times New Roman" w:cs="Times New Roman"/>
          <w:b/>
          <w:i/>
          <w:sz w:val="28"/>
          <w:szCs w:val="28"/>
          <w:highlight w:val="yellow"/>
          <w:rPrChange w:id="2064" w:author="user pc" w:date="2022-03-15T10:14:00Z">
            <w:rPr>
              <w:b/>
              <w:i/>
              <w:highlight w:val="yellow"/>
            </w:rPr>
          </w:rPrChange>
        </w:rPr>
        <w:t>H</w:t>
      </w:r>
      <w:r w:rsidRPr="FAA78326">
        <w:rPr>
          <w:rFonts w:ascii="Times New Roman" w:cs="Times New Roman"/>
          <w:b/>
          <w:i/>
          <w:sz w:val="28"/>
          <w:szCs w:val="28"/>
          <w:highlight w:val="yellow"/>
          <w:vertAlign w:val="subscript"/>
          <w:rPrChange w:id="2065" w:author="user pc" w:date="2022-03-15T10:14:00Z">
            <w:rPr>
              <w:b/>
              <w:i/>
              <w:highlight w:val="yellow"/>
              <w:vertAlign w:val="subscript"/>
            </w:rPr>
          </w:rPrChange>
        </w:rPr>
        <w:t>10</w:t>
      </w:r>
    </w:p>
    <w:p>
      <w:pPr>
        <w:pStyle w:val="style179"/>
        <w:numPr>
          <w:ilvl w:val="0"/>
          <w:numId w:val="30"/>
        </w:numPr>
        <w:rPr>
          <w:rFonts w:ascii="Times New Roman" w:cs="Times New Roman"/>
          <w:sz w:val="28"/>
          <w:szCs w:val="28"/>
          <w:rPrChange w:id="2066" w:author="user pc" w:date="2022-03-15T10:14:00Z">
            <w:rPr/>
          </w:rPrChange>
        </w:rPr>
      </w:pPr>
      <w:r w:rsidRPr="E4E22274">
        <w:rPr>
          <w:rFonts w:ascii="Times New Roman" w:cs="Times New Roman"/>
          <w:b/>
          <w:i/>
          <w:sz w:val="28"/>
          <w:szCs w:val="28"/>
          <w:highlight w:val="yellow"/>
          <w:rPrChange w:id="2067" w:author="user pc" w:date="2022-03-15T10:14:00Z">
            <w:rPr>
              <w:b/>
              <w:i/>
              <w:highlight w:val="yellow"/>
            </w:rPr>
          </w:rPrChange>
        </w:rPr>
        <w:t>Suppose a molecule has an empirical formula of simply CH, but a molecular mass of 78 ( C = 12, H = 1 ) .The empirical formula mass is 12 + 1 = 13. Therefore, 78/13 = 6 ,so the molecular formula is 6 x CH = C</w:t>
      </w:r>
      <w:r w:rsidRPr="25C4D0D6">
        <w:rPr>
          <w:rFonts w:ascii="Times New Roman" w:cs="Times New Roman"/>
          <w:b/>
          <w:i/>
          <w:sz w:val="28"/>
          <w:szCs w:val="28"/>
          <w:highlight w:val="yellow"/>
          <w:vertAlign w:val="subscript"/>
          <w:rPrChange w:id="2068" w:author="user pc" w:date="2022-03-15T10:14:00Z">
            <w:rPr>
              <w:b/>
              <w:i/>
              <w:highlight w:val="yellow"/>
              <w:vertAlign w:val="subscript"/>
            </w:rPr>
          </w:rPrChange>
        </w:rPr>
        <w:t>6</w:t>
      </w:r>
      <w:r w:rsidRPr="59E75ABB">
        <w:rPr>
          <w:rFonts w:ascii="Times New Roman" w:cs="Times New Roman"/>
          <w:b/>
          <w:i/>
          <w:sz w:val="28"/>
          <w:szCs w:val="28"/>
          <w:highlight w:val="yellow"/>
          <w:rPrChange w:id="2069" w:author="user pc" w:date="2022-03-15T10:14:00Z">
            <w:rPr>
              <w:b/>
              <w:i/>
              <w:highlight w:val="yellow"/>
            </w:rPr>
          </w:rPrChange>
        </w:rPr>
        <w:t>H</w:t>
      </w:r>
      <w:r w:rsidRPr="701DD268">
        <w:rPr>
          <w:rFonts w:ascii="Times New Roman" w:cs="Times New Roman"/>
          <w:b/>
          <w:i/>
          <w:sz w:val="28"/>
          <w:szCs w:val="28"/>
          <w:highlight w:val="yellow"/>
          <w:vertAlign w:val="subscript"/>
          <w:rPrChange w:id="2070" w:author="user pc" w:date="2022-03-15T10:14:00Z">
            <w:rPr>
              <w:b/>
              <w:i/>
              <w:highlight w:val="yellow"/>
              <w:vertAlign w:val="subscript"/>
            </w:rPr>
          </w:rPrChange>
        </w:rPr>
        <w:t>6</w:t>
      </w:r>
      <w:r w:rsidRPr="04A4F5A1">
        <w:rPr>
          <w:rFonts w:ascii="Times New Roman" w:cs="Times New Roman"/>
          <w:b/>
          <w:i/>
          <w:sz w:val="28"/>
          <w:szCs w:val="28"/>
          <w:highlight w:val="yellow"/>
          <w:rPrChange w:id="2071" w:author="user pc" w:date="2022-03-15T10:14:00Z">
            <w:rPr>
              <w:b/>
              <w:i/>
              <w:highlight w:val="yellow"/>
            </w:rPr>
          </w:rPrChange>
        </w:rPr>
        <w:t>. Where the empirical formula and molecular formula are different, you need extra information to deduce the molecular formula from the empirical formula.</w:t>
      </w:r>
    </w:p>
    <w:p>
      <w:pPr>
        <w:pStyle w:val="style0"/>
        <w:rPr>
          <w:rFonts w:ascii="Times New Roman" w:cs="Times New Roman"/>
          <w:sz w:val="28"/>
          <w:szCs w:val="28"/>
          <w:rPrChange w:id="2072" w:author="user pc" w:date="2022-03-15T10:14:00Z">
            <w:rPr/>
          </w:rPrChange>
        </w:rPr>
      </w:pPr>
    </w:p>
    <w:p>
      <w:pPr>
        <w:pStyle w:val="style0"/>
        <w:rPr>
          <w:rFonts w:ascii="Times New Roman" w:cs="Times New Roman"/>
          <w:sz w:val="28"/>
          <w:szCs w:val="28"/>
          <w:rPrChange w:id="2073" w:author="user pc" w:date="2022-03-15T10:14:00Z">
            <w:rPr/>
          </w:rPrChange>
        </w:rPr>
      </w:pPr>
      <w:r w:rsidRPr="BCBA2B5D">
        <w:rPr>
          <w:rFonts w:ascii="Times New Roman" w:cs="Times New Roman"/>
          <w:b/>
          <w:sz w:val="28"/>
          <w:szCs w:val="28"/>
          <w:rPrChange w:id="2074" w:author="user pc" w:date="2022-03-15T10:14:00Z">
            <w:rPr>
              <w:b/>
            </w:rPr>
          </w:rPrChange>
        </w:rPr>
        <w:t>Example</w:t>
      </w:r>
      <w:r>
        <w:rPr>
          <w:rFonts w:ascii="Times New Roman" w:cs="Times New Roman" w:hAnsi="Times New Roman"/>
          <w:b/>
          <w:sz w:val="28"/>
          <w:szCs w:val="28"/>
        </w:rPr>
        <w:t xml:space="preserve"> </w:t>
      </w:r>
      <w:r w:rsidRPr="CFB7E6F1">
        <w:rPr>
          <w:rFonts w:ascii="Times New Roman" w:cs="Times New Roman"/>
          <w:b/>
          <w:sz w:val="28"/>
          <w:szCs w:val="28"/>
          <w:rPrChange w:id="2075" w:author="user pc" w:date="2022-03-15T10:14:00Z">
            <w:rPr>
              <w:b/>
            </w:rPr>
          </w:rPrChange>
        </w:rPr>
        <w:t xml:space="preserve">1: </w:t>
      </w:r>
      <w:r w:rsidRPr="8991BF6D">
        <w:rPr>
          <w:rFonts w:ascii="Times New Roman" w:cs="Times New Roman"/>
          <w:sz w:val="28"/>
          <w:szCs w:val="28"/>
          <w:rPrChange w:id="2076" w:author="user pc" w:date="2022-03-15T10:14:00Z">
            <w:rPr/>
          </w:rPrChange>
        </w:rPr>
        <w:t>It is found that 207g of lead combined with oxygen to form 239 g of a lead oxide. From the data, determine the formula of the lead oxide.</w:t>
      </w:r>
    </w:p>
    <w:p>
      <w:pPr>
        <w:pStyle w:val="style0"/>
        <w:rPr>
          <w:rFonts w:ascii="Times New Roman" w:cs="Times New Roman"/>
          <w:sz w:val="28"/>
          <w:szCs w:val="28"/>
          <w:rPrChange w:id="2077" w:author="user pc" w:date="2022-03-15T10:14:00Z">
            <w:rPr/>
          </w:rPrChange>
        </w:rPr>
      </w:pPr>
      <w:r w:rsidRPr="3F2A20EF">
        <w:rPr>
          <w:rFonts w:ascii="Times New Roman" w:cs="Times New Roman"/>
          <w:sz w:val="28"/>
          <w:szCs w:val="28"/>
          <w:rPrChange w:id="2078" w:author="user pc" w:date="2022-03-15T10:14:00Z">
            <w:rPr/>
          </w:rPrChange>
        </w:rPr>
        <w:t>(Relative atomic masses: Pb = 207 and O = 16)</w:t>
      </w:r>
    </w:p>
    <w:p>
      <w:pPr>
        <w:pStyle w:val="style0"/>
        <w:rPr>
          <w:rFonts w:ascii="Times New Roman" w:cs="Times New Roman"/>
          <w:sz w:val="28"/>
          <w:szCs w:val="28"/>
          <w:rPrChange w:id="2079" w:author="user pc" w:date="2022-03-15T10:14:00Z">
            <w:rPr/>
          </w:rPrChange>
        </w:rPr>
      </w:pPr>
      <w:r w:rsidRPr="350C5DD9">
        <w:rPr>
          <w:rFonts w:ascii="Times New Roman" w:cs="Times New Roman"/>
          <w:b/>
          <w:sz w:val="28"/>
          <w:szCs w:val="28"/>
          <w:rPrChange w:id="2080" w:author="user pc" w:date="2022-03-15T10:14:00Z">
            <w:rPr>
              <w:b/>
            </w:rPr>
          </w:rPrChange>
        </w:rPr>
        <w:t>Solution</w:t>
      </w:r>
    </w:p>
    <w:p>
      <w:pPr>
        <w:pStyle w:val="style0"/>
        <w:rPr>
          <w:rFonts w:ascii="Times New Roman" w:cs="Times New Roman"/>
          <w:sz w:val="28"/>
          <w:szCs w:val="28"/>
          <w:rPrChange w:id="2081" w:author="user pc" w:date="2022-03-15T10:14:00Z">
            <w:rPr/>
          </w:rPrChange>
        </w:rPr>
      </w:pPr>
      <w:r w:rsidRPr="3EF7A6B2">
        <w:rPr>
          <w:rFonts w:ascii="Times New Roman" w:cs="Times New Roman"/>
          <w:sz w:val="28"/>
          <w:szCs w:val="28"/>
          <w:rPrChange w:id="2082" w:author="user pc" w:date="2022-03-15T10:14:00Z">
            <w:rPr/>
          </w:rPrChange>
        </w:rPr>
        <w:t>In this case, you first have to work out the amount of oxygen combined with the lead.</w:t>
      </w:r>
    </w:p>
    <w:p>
      <w:pPr>
        <w:pStyle w:val="style0"/>
        <w:rPr>
          <w:rFonts w:ascii="Times New Roman" w:cs="Times New Roman"/>
          <w:sz w:val="28"/>
          <w:szCs w:val="28"/>
          <w:rPrChange w:id="2083" w:author="user pc" w:date="2022-03-15T10:14:00Z">
            <w:rPr/>
          </w:rPrChange>
        </w:rPr>
      </w:pPr>
      <w:r w:rsidRPr="705A9DAA">
        <w:rPr>
          <w:rFonts w:ascii="Times New Roman" w:cs="Times New Roman"/>
          <w:sz w:val="28"/>
          <w:szCs w:val="28"/>
          <w:rPrChange w:id="2084" w:author="user pc" w:date="2022-03-15T10:14:00Z">
            <w:rPr/>
          </w:rPrChange>
        </w:rPr>
        <w:t>By simple logic from the law of conservation of mass, this is 239 – 207 = 32g</w:t>
      </w:r>
    </w:p>
    <w:p>
      <w:pPr>
        <w:pStyle w:val="style0"/>
        <w:rPr>
          <w:rFonts w:ascii="Times New Roman" w:cs="Times New Roman"/>
          <w:sz w:val="28"/>
          <w:szCs w:val="28"/>
          <w:rPrChange w:id="2085" w:author="user pc" w:date="2022-03-15T10:14:00Z">
            <w:rPr/>
          </w:rPrChange>
        </w:rPr>
      </w:pPr>
      <w:r w:rsidRPr="E2C79EB9">
        <w:rPr>
          <w:rFonts w:ascii="Times New Roman" w:cs="Times New Roman"/>
          <w:sz w:val="28"/>
          <w:szCs w:val="28"/>
          <w:rPrChange w:id="2086" w:author="user pc" w:date="2022-03-15T10:14:00Z">
            <w:rPr/>
          </w:rPrChange>
        </w:rPr>
        <w:t>Pb;</w:t>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object>
          <v:shape id="1091" type="#_x0000_t75" filled="f" stroked="f" style="margin-left:0.0pt;margin-top:0.0pt;width:8.0pt;height:3.45pt;mso-wrap-distance-left:0.0pt;mso-wrap-distance-right:0.0pt;visibility:visible;">
            <v:imagedata r:id="rId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91" DrawAspect="Content" ObjectID="0" r:id="rId42"/>
        </w:object>
      </w:r>
      <w:r>
        <w:rPr>
          <w:rFonts w:ascii="Times New Roman" w:cs="Times New Roman" w:hAnsi="Times New Roman"/>
          <w:position w:val="-10"/>
          <w:sz w:val="28"/>
          <w:szCs w:val="28"/>
        </w:rPr>
      </w:r>
      <m:oMath>
        <m:f>
          <m:fPr>
            <m:ctrlPr>
              <w:rPr>
                <w:rFonts w:ascii="Cambria Math" w:cs="Times New Roman" w:hAnsi="Cambria Math"/>
                <w:i/>
                <w:sz w:val="28"/>
                <w:szCs w:val="28"/>
              </w:rPr>
            </m:ctrlPr>
          </m:fPr>
          <m:num>
            <m:r w:rsidRPr="3B061C99">
              <w:rPr>
                <w:rFonts w:ascii="Cambria Math" w:cs="Times New Roman" w:hAnsi="Cambria Math"/>
                <w:sz w:val="28"/>
                <w:szCs w:val="28"/>
                <w:rPrChange w:id="2087" w:author="user pc" w:date="2022-03-15T10:14:00Z">
                  <w:rPr>
                    <w:rFonts w:ascii="Cambria Math" w:hAnsi="Cambria Math"/>
                  </w:rPr>
                </w:rPrChange>
              </w:rPr>
              <m:t>Reacting mass</m:t>
            </m:r>
          </m:num>
          <m:den>
            <m:r w:rsidRPr="3A738671">
              <w:rPr>
                <w:rFonts w:ascii="Cambria Math" w:cs="Times New Roman" w:hAnsi="Cambria Math"/>
                <w:sz w:val="28"/>
                <w:szCs w:val="28"/>
                <w:rPrChange w:id="2088" w:author="user pc" w:date="2022-03-15T10:14:00Z">
                  <w:rPr>
                    <w:rFonts w:ascii="Cambria Math" w:hAnsi="Cambria Math"/>
                  </w:rPr>
                </w:rPrChange>
              </w:rPr>
              <m:t xml:space="preserve">Atomic mass </m:t>
            </m:r>
          </m:den>
        </m:f>
        <m:r w:rsidRPr="F2254654">
          <w:rPr>
            <w:rFonts w:ascii="Cambria Math" w:cs="Times New Roman" w:hAnsi="Cambria Math"/>
            <w:sz w:val="28"/>
            <w:szCs w:val="28"/>
            <w:rPrChange w:id="2089" w:author="user pc" w:date="2022-03-15T10:14:00Z">
              <w:rPr>
                <w:rFonts w:ascii="Cambria Math" w:hAnsi="Cambria Math"/>
              </w:rPr>
            </w:rPrChange>
          </w:rPr>
          <m:t xml:space="preserve"> = </m:t>
        </m:r>
        <m:f>
          <m:fPr>
            <m:ctrlPr>
              <w:rPr>
                <w:rFonts w:ascii="Cambria Math" w:cs="Times New Roman" w:hAnsi="Cambria Math"/>
                <w:i/>
                <w:sz w:val="28"/>
                <w:szCs w:val="28"/>
              </w:rPr>
            </m:ctrlPr>
          </m:fPr>
          <m:num>
            <m:r w:rsidRPr="7C55595F">
              <w:rPr>
                <w:rFonts w:ascii="Cambria Math" w:cs="Times New Roman" w:hAnsi="Cambria Math"/>
                <w:sz w:val="28"/>
                <w:szCs w:val="28"/>
                <w:rPrChange w:id="2090" w:author="user pc" w:date="2022-03-15T10:14:00Z">
                  <w:rPr>
                    <w:rFonts w:ascii="Cambria Math" w:hAnsi="Cambria Math"/>
                  </w:rPr>
                </w:rPrChange>
              </w:rPr>
              <m:t>207</m:t>
            </m:r>
          </m:num>
          <m:den>
            <m:r w:rsidRPr="B41011F0">
              <w:rPr>
                <w:rFonts w:ascii="Cambria Math" w:cs="Times New Roman" w:hAnsi="Cambria Math"/>
                <w:sz w:val="28"/>
                <w:szCs w:val="28"/>
                <w:rPrChange w:id="2091" w:author="user pc" w:date="2022-03-15T10:14:00Z">
                  <w:rPr>
                    <w:rFonts w:ascii="Cambria Math" w:hAnsi="Cambria Math"/>
                  </w:rPr>
                </w:rPrChange>
              </w:rPr>
              <m:t>207</m:t>
            </m:r>
          </m:den>
        </m:f>
        <m:r w:rsidRPr="7568043E">
          <w:rPr>
            <w:rFonts w:ascii="Cambria Math" w:cs="Times New Roman" w:hAnsi="Cambria Math"/>
            <w:sz w:val="28"/>
            <w:szCs w:val="28"/>
            <w:rPrChange w:id="2092" w:author="user pc" w:date="2022-03-15T10:14:00Z">
              <w:rPr>
                <w:rFonts w:ascii="Cambria Math" w:hAnsi="Cambria Math"/>
              </w:rPr>
            </w:rPrChange>
          </w:rPr>
          <m:t xml:space="preserve"> =1</m:t>
        </m:r>
      </m:oMath>
    </w:p>
    <w:p>
      <w:pPr>
        <w:pStyle w:val="style0"/>
        <w:rPr>
          <w:rFonts w:ascii="Times New Roman" w:cs="Times New Roman"/>
          <w:sz w:val="28"/>
          <w:szCs w:val="28"/>
          <w:rPrChange w:id="2093" w:author="user pc" w:date="2022-03-15T10:14:00Z">
            <w:rPr/>
          </w:rPrChange>
        </w:rPr>
      </w:pPr>
      <w:r w:rsidRPr="FA3FCD43">
        <w:rPr>
          <w:rFonts w:ascii="Times New Roman" w:cs="Times New Roman"/>
          <w:sz w:val="28"/>
          <w:szCs w:val="28"/>
          <w:rPrChange w:id="2094" w:author="user pc" w:date="2022-03-15T10:14:00Z">
            <w:rPr/>
          </w:rPrChange>
        </w:rPr>
        <w:t xml:space="preserve">For O; </w:t>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object>
          <v:shape id="1093" type="#_x0000_t75" filled="f" stroked="f" style="margin-left:0.0pt;margin-top:0.0pt;width:8.0pt;height:3.45pt;mso-wrap-distance-left:0.0pt;mso-wrap-distance-right:0.0pt;visibility:visible;">
            <v:imagedata r:id="rId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93" DrawAspect="Content" ObjectID="0" r:id="rId43"/>
        </w:object>
      </w:r>
      <w:r>
        <w:rPr>
          <w:rFonts w:ascii="Times New Roman" w:cs="Times New Roman" w:hAnsi="Times New Roman"/>
          <w:position w:val="-10"/>
          <w:sz w:val="28"/>
          <w:szCs w:val="28"/>
        </w:rPr>
      </w:r>
      <m:oMath>
        <m:f>
          <m:fPr>
            <m:ctrlPr>
              <w:rPr>
                <w:rFonts w:ascii="Cambria Math" w:cs="Times New Roman" w:hAnsi="Cambria Math"/>
                <w:i/>
                <w:sz w:val="28"/>
                <w:szCs w:val="28"/>
              </w:rPr>
            </m:ctrlPr>
          </m:fPr>
          <m:num>
            <m:r w:rsidRPr="35BA3853">
              <w:rPr>
                <w:rFonts w:ascii="Cambria Math" w:cs="Times New Roman" w:hAnsi="Cambria Math"/>
                <w:sz w:val="28"/>
                <w:szCs w:val="28"/>
                <w:rPrChange w:id="2095" w:author="user pc" w:date="2022-03-15T10:14:00Z">
                  <w:rPr>
                    <w:rFonts w:ascii="Cambria Math" w:hAnsi="Cambria Math"/>
                  </w:rPr>
                </w:rPrChange>
              </w:rPr>
              <m:t>Reacting mass</m:t>
            </m:r>
          </m:num>
          <m:den>
            <m:r w:rsidRPr="693F0944">
              <w:rPr>
                <w:rFonts w:ascii="Cambria Math" w:cs="Times New Roman" w:hAnsi="Cambria Math"/>
                <w:sz w:val="28"/>
                <w:szCs w:val="28"/>
                <w:rPrChange w:id="2096" w:author="user pc" w:date="2022-03-15T10:14:00Z">
                  <w:rPr>
                    <w:rFonts w:ascii="Cambria Math" w:hAnsi="Cambria Math"/>
                  </w:rPr>
                </w:rPrChange>
              </w:rPr>
              <m:t xml:space="preserve">Atomic mass </m:t>
            </m:r>
          </m:den>
        </m:f>
        <m:r w:rsidRPr="2D839F4B">
          <w:rPr>
            <w:rFonts w:ascii="Cambria Math" w:cs="Times New Roman" w:hAnsi="Cambria Math"/>
            <w:sz w:val="28"/>
            <w:szCs w:val="28"/>
            <w:rPrChange w:id="2097" w:author="user pc" w:date="2022-03-15T10:14:00Z">
              <w:rPr>
                <w:rFonts w:ascii="Cambria Math" w:hAnsi="Cambria Math"/>
              </w:rPr>
            </w:rPrChange>
          </w:rPr>
          <m:t xml:space="preserve"> = </m:t>
        </m:r>
        <m:f>
          <m:fPr>
            <m:ctrlPr>
              <w:rPr>
                <w:rFonts w:ascii="Cambria Math" w:cs="Times New Roman" w:hAnsi="Cambria Math"/>
                <w:i/>
                <w:sz w:val="28"/>
                <w:szCs w:val="28"/>
              </w:rPr>
            </m:ctrlPr>
          </m:fPr>
          <m:num>
            <m:r w:rsidRPr="1B23CB94">
              <w:rPr>
                <w:rFonts w:ascii="Cambria Math" w:cs="Times New Roman" w:hAnsi="Cambria Math"/>
                <w:sz w:val="28"/>
                <w:szCs w:val="28"/>
                <w:rPrChange w:id="2098" w:author="user pc" w:date="2022-03-15T10:14:00Z">
                  <w:rPr>
                    <w:rFonts w:ascii="Cambria Math" w:hAnsi="Cambria Math"/>
                  </w:rPr>
                </w:rPrChange>
              </w:rPr>
              <m:t>32</m:t>
            </m:r>
          </m:num>
          <m:den>
            <m:r w:rsidRPr="376AFB20">
              <w:rPr>
                <w:rFonts w:ascii="Cambria Math" w:cs="Times New Roman" w:hAnsi="Cambria Math"/>
                <w:sz w:val="28"/>
                <w:szCs w:val="28"/>
                <w:rPrChange w:id="2099" w:author="user pc" w:date="2022-03-15T10:14:00Z">
                  <w:rPr>
                    <w:rFonts w:ascii="Cambria Math" w:hAnsi="Cambria Math"/>
                  </w:rPr>
                </w:rPrChange>
              </w:rPr>
              <m:t>16</m:t>
            </m:r>
          </m:den>
        </m:f>
        <m:r w:rsidRPr="293FA5BD">
          <w:rPr>
            <w:rFonts w:ascii="Cambria Math" w:cs="Times New Roman" w:hAnsi="Cambria Math"/>
            <w:sz w:val="28"/>
            <w:szCs w:val="28"/>
            <w:rPrChange w:id="2100" w:author="user pc" w:date="2022-03-15T10:14:00Z">
              <w:rPr>
                <w:rFonts w:ascii="Cambria Math" w:hAnsi="Cambria Math"/>
              </w:rPr>
            </w:rPrChange>
          </w:rPr>
          <m:t xml:space="preserve"> =2</m:t>
        </m:r>
      </m:oMath>
    </w:p>
    <w:p>
      <w:pPr>
        <w:pStyle w:val="style0"/>
        <w:rPr>
          <w:rFonts w:ascii="Times New Roman" w:cs="Times New Roman"/>
          <w:sz w:val="28"/>
          <w:szCs w:val="28"/>
          <w:rPrChange w:id="2101" w:author="user pc" w:date="2022-03-15T10:14:00Z">
            <w:rPr/>
          </w:rPrChange>
        </w:rPr>
      </w:pPr>
      <w:r>
        <w:rPr>
          <w:rFonts w:ascii="Times New Roman" w:cs="Times New Roman" w:hAnsi="Times New Roman"/>
          <w:sz w:val="28"/>
          <w:szCs w:val="28"/>
        </w:rPr>
        <w:t>In atomic ratio terms</w:t>
      </w:r>
      <w:r w:rsidRPr="236EB48E">
        <w:rPr>
          <w:rFonts w:ascii="Times New Roman" w:cs="Times New Roman"/>
          <w:sz w:val="28"/>
          <w:szCs w:val="28"/>
          <w:rPrChange w:id="2102" w:author="user pc" w:date="2022-03-15T10:14:00Z">
            <w:rPr/>
          </w:rPrChange>
        </w:rPr>
        <w:t>, the 207 is equivalent to 1 atom of lead and the 32 is equivalent to 2 atoms of oxygen (1 x 207 to 2 x 16), so the formula is simply PbO</w:t>
      </w:r>
      <w:r w:rsidRPr="C559491F">
        <w:rPr>
          <w:rFonts w:ascii="Times New Roman" w:cs="Times New Roman"/>
          <w:sz w:val="28"/>
          <w:szCs w:val="28"/>
          <w:vertAlign w:val="subscript"/>
          <w:rPrChange w:id="2103" w:author="user pc" w:date="2022-03-15T10:14:00Z">
            <w:rPr>
              <w:vertAlign w:val="subscript"/>
            </w:rPr>
          </w:rPrChange>
        </w:rPr>
        <w:t>2.</w:t>
      </w:r>
    </w:p>
    <w:p>
      <w:pPr>
        <w:pStyle w:val="style0"/>
        <w:rPr>
          <w:rFonts w:ascii="Times New Roman" w:cs="Times New Roman"/>
          <w:sz w:val="28"/>
          <w:szCs w:val="28"/>
          <w:rPrChange w:id="2104" w:author="user pc" w:date="2022-03-15T10:14:00Z">
            <w:rPr/>
          </w:rPrChange>
        </w:rPr>
      </w:pPr>
      <w:r w:rsidRPr="66BA0A03">
        <w:rPr>
          <w:rFonts w:ascii="Times New Roman" w:cs="Times New Roman"/>
          <w:b/>
          <w:sz w:val="28"/>
          <w:szCs w:val="28"/>
          <w:highlight w:val="yellow"/>
          <w:rPrChange w:id="2105" w:author="user pc" w:date="2022-03-15T10:14:00Z">
            <w:rPr>
              <w:b/>
              <w:highlight w:val="yellow"/>
            </w:rPr>
          </w:rPrChange>
        </w:rPr>
        <w:t>Note: The mass of oxygen combined with the lead is deduced by subtracting the original mass of lead from final total mass of lead oxide. Lead (207) oxygen O (16).</w:t>
      </w:r>
    </w:p>
    <w:p>
      <w:pPr>
        <w:pStyle w:val="style0"/>
        <w:rPr>
          <w:rFonts w:ascii="Times New Roman" w:cs="Times New Roman"/>
          <w:sz w:val="28"/>
          <w:szCs w:val="28"/>
          <w:rPrChange w:id="2106" w:author="user pc" w:date="2022-03-15T10:14:00Z">
            <w:rPr/>
          </w:rPrChange>
        </w:rPr>
      </w:pPr>
      <w:r w:rsidRPr="5F8897FA">
        <w:rPr>
          <w:rFonts w:ascii="Times New Roman" w:cs="Times New Roman"/>
          <w:b/>
          <w:sz w:val="28"/>
          <w:szCs w:val="28"/>
          <w:highlight w:val="yellow"/>
          <w:rPrChange w:id="2107" w:author="user pc" w:date="2022-03-15T10:14:00Z">
            <w:rPr>
              <w:b/>
              <w:highlight w:val="yellow"/>
            </w:rPr>
          </w:rPrChange>
        </w:rPr>
        <w:t>Reacting mass 207g, 239 -207 = 32g not the real atom ratio. Atom ratio from mass/atomic mass values 207/207 = 1 of Pb and 32/16 = 2 of O. Work out the simplest whole number ratio simplest whole number atom ratio by  oxide as PbO</w:t>
      </w:r>
      <w:r w:rsidRPr="0650271F">
        <w:rPr>
          <w:rFonts w:ascii="Times New Roman" w:cs="Times New Roman"/>
          <w:b/>
          <w:sz w:val="28"/>
          <w:szCs w:val="28"/>
          <w:highlight w:val="yellow"/>
          <w:vertAlign w:val="subscript"/>
          <w:rPrChange w:id="2108" w:author="user pc" w:date="2022-03-15T10:14:00Z">
            <w:rPr>
              <w:b/>
              <w:highlight w:val="yellow"/>
              <w:vertAlign w:val="subscript"/>
            </w:rPr>
          </w:rPrChange>
        </w:rPr>
        <w:t>2</w:t>
      </w:r>
      <w:r w:rsidRPr="252086AD">
        <w:rPr>
          <w:rFonts w:ascii="Times New Roman" w:cs="Times New Roman"/>
          <w:b/>
          <w:sz w:val="28"/>
          <w:szCs w:val="28"/>
          <w:highlight w:val="yellow"/>
          <w:rPrChange w:id="2109" w:author="user pc" w:date="2022-03-15T10:14:00Z">
            <w:rPr>
              <w:b/>
              <w:highlight w:val="yellow"/>
            </w:rPr>
          </w:rPrChange>
        </w:rPr>
        <w:t xml:space="preserve"> . </w:t>
      </w:r>
      <w:r>
        <w:rPr>
          <w:rFonts w:ascii="Times New Roman" w:cs="Times New Roman" w:hAnsi="Times New Roman"/>
          <w:b/>
          <w:sz w:val="28"/>
          <w:szCs w:val="28"/>
          <w:highlight w:val="yellow"/>
        </w:rPr>
        <w:t>It’s</w:t>
      </w:r>
      <w:r w:rsidRPr="3BB3AF9E">
        <w:rPr>
          <w:rFonts w:ascii="Times New Roman" w:cs="Times New Roman"/>
          <w:b/>
          <w:sz w:val="28"/>
          <w:szCs w:val="28"/>
          <w:highlight w:val="yellow"/>
          <w:rPrChange w:id="2110" w:author="user pc" w:date="2022-03-15T10:14:00Z">
            <w:rPr>
              <w:b/>
              <w:highlight w:val="yellow"/>
            </w:rPr>
          </w:rPrChange>
        </w:rPr>
        <w:t xml:space="preserve"> actually called lead (IV) oxide</w:t>
      </w:r>
    </w:p>
    <w:p>
      <w:pPr>
        <w:pStyle w:val="style0"/>
        <w:rPr>
          <w:rFonts w:ascii="Times New Roman" w:cs="Times New Roman"/>
          <w:sz w:val="28"/>
          <w:szCs w:val="28"/>
          <w:rPrChange w:id="2111" w:author="user pc" w:date="2022-03-15T10:14:00Z">
            <w:rPr/>
          </w:rPrChange>
        </w:rPr>
      </w:pPr>
    </w:p>
    <w:p>
      <w:pPr>
        <w:pStyle w:val="style0"/>
        <w:rPr>
          <w:rFonts w:ascii="Times New Roman" w:cs="Times New Roman"/>
          <w:sz w:val="28"/>
          <w:szCs w:val="28"/>
          <w:rPrChange w:id="2112" w:author="user pc" w:date="2022-03-15T10:14:00Z">
            <w:rPr/>
          </w:rPrChange>
        </w:rPr>
      </w:pPr>
    </w:p>
    <w:p>
      <w:pPr>
        <w:pStyle w:val="style0"/>
        <w:rPr>
          <w:rFonts w:ascii="Times New Roman" w:cs="Times New Roman"/>
          <w:sz w:val="28"/>
          <w:szCs w:val="28"/>
          <w:rPrChange w:id="2113" w:author="user pc" w:date="2022-03-15T10:14:00Z">
            <w:rPr/>
          </w:rPrChange>
        </w:rPr>
      </w:pPr>
      <w:r w:rsidRPr="33E3B9A4">
        <w:rPr>
          <w:rFonts w:ascii="Times New Roman" w:cs="Times New Roman"/>
          <w:b/>
          <w:sz w:val="28"/>
          <w:szCs w:val="28"/>
          <w:rPrChange w:id="2114" w:author="user pc" w:date="2022-03-15T10:14:00Z">
            <w:rPr>
              <w:b/>
            </w:rPr>
          </w:rPrChange>
        </w:rPr>
        <w:t>Example</w:t>
      </w:r>
      <w:r>
        <w:rPr>
          <w:rFonts w:ascii="Times New Roman" w:cs="Times New Roman" w:hAnsi="Times New Roman"/>
          <w:b/>
          <w:sz w:val="28"/>
          <w:szCs w:val="28"/>
        </w:rPr>
        <w:t xml:space="preserve"> </w:t>
      </w:r>
      <w:r w:rsidRPr="03E190B7">
        <w:rPr>
          <w:rFonts w:ascii="Times New Roman" w:cs="Times New Roman"/>
          <w:b/>
          <w:sz w:val="28"/>
          <w:szCs w:val="28"/>
          <w:rPrChange w:id="2115" w:author="user pc" w:date="2022-03-15T10:14:00Z">
            <w:rPr>
              <w:b/>
            </w:rPr>
          </w:rPrChange>
        </w:rPr>
        <w:t xml:space="preserve">2: </w:t>
      </w:r>
      <w:r w:rsidRPr="810F8841">
        <w:rPr>
          <w:rFonts w:ascii="Times New Roman" w:cs="Times New Roman"/>
          <w:sz w:val="28"/>
          <w:szCs w:val="28"/>
          <w:rPrChange w:id="2116" w:author="user pc" w:date="2022-03-15T10:14:00Z">
            <w:rPr/>
          </w:rPrChange>
        </w:rPr>
        <w:t>It is found that 54g of aluminium forms 150g of aluminium Sulphide. Work out the formula of aluminium sulphide. (Relative atomic masses: Al = 27 and S = 32).</w:t>
      </w:r>
    </w:p>
    <w:p>
      <w:pPr>
        <w:pStyle w:val="style0"/>
        <w:rPr>
          <w:rFonts w:ascii="Times New Roman" w:cs="Times New Roman" w:hAnsi="Times New Roman"/>
          <w:b/>
          <w:sz w:val="28"/>
          <w:szCs w:val="28"/>
        </w:rPr>
      </w:pPr>
    </w:p>
    <w:p>
      <w:pPr>
        <w:pStyle w:val="style0"/>
        <w:rPr>
          <w:rFonts w:ascii="Times New Roman" w:cs="Times New Roman"/>
          <w:sz w:val="28"/>
          <w:szCs w:val="28"/>
          <w:rPrChange w:id="2117" w:author="user pc" w:date="2022-03-15T10:14:00Z">
            <w:rPr/>
          </w:rPrChange>
        </w:rPr>
      </w:pPr>
      <w:r w:rsidRPr="5C7F48FD">
        <w:rPr>
          <w:rFonts w:ascii="Times New Roman" w:cs="Times New Roman"/>
          <w:b/>
          <w:sz w:val="28"/>
          <w:szCs w:val="28"/>
          <w:rPrChange w:id="2118" w:author="user pc" w:date="2022-03-15T10:14:00Z">
            <w:rPr>
              <w:b/>
            </w:rPr>
          </w:rPrChange>
        </w:rPr>
        <w:t>Solution</w:t>
      </w:r>
    </w:p>
    <w:p>
      <w:pPr>
        <w:pStyle w:val="style0"/>
        <w:rPr>
          <w:rFonts w:ascii="Times New Roman" w:cs="Times New Roman"/>
          <w:sz w:val="28"/>
          <w:szCs w:val="28"/>
          <w:rPrChange w:id="2119" w:author="user pc" w:date="2022-03-15T10:14:00Z">
            <w:rPr/>
          </w:rPrChange>
        </w:rPr>
      </w:pPr>
      <w:r w:rsidRPr="B5A16BFC">
        <w:rPr>
          <w:rFonts w:ascii="Times New Roman" w:cs="Times New Roman"/>
          <w:sz w:val="28"/>
          <w:szCs w:val="28"/>
          <w:rPrChange w:id="2120" w:author="user pc" w:date="2022-03-15T10:14:00Z">
            <w:rPr/>
          </w:rPrChange>
        </w:rPr>
        <w:t>Amount of sulphur combi</w:t>
      </w:r>
      <w:r>
        <w:rPr>
          <w:rFonts w:ascii="Times New Roman" w:cs="Times New Roman" w:hAnsi="Times New Roman"/>
          <w:sz w:val="28"/>
          <w:szCs w:val="28"/>
        </w:rPr>
        <w:t xml:space="preserve">ned with the aluminium = 150 – </w:t>
      </w:r>
      <w:r w:rsidRPr="3618D989">
        <w:rPr>
          <w:rFonts w:ascii="Times New Roman" w:cs="Times New Roman"/>
          <w:sz w:val="28"/>
          <w:szCs w:val="28"/>
          <w:rPrChange w:id="2121" w:author="user pc" w:date="2022-03-15T10:14:00Z">
            <w:rPr/>
          </w:rPrChange>
        </w:rPr>
        <w:t>54 = 96g</w:t>
      </w:r>
    </w:p>
    <w:p>
      <w:pPr>
        <w:pStyle w:val="style0"/>
        <w:rPr>
          <w:rFonts w:ascii="Times New Roman" w:cs="Times New Roman"/>
          <w:sz w:val="28"/>
          <w:szCs w:val="28"/>
          <w:rPrChange w:id="2122" w:author="user pc" w:date="2022-03-15T10:14:00Z">
            <w:rPr/>
          </w:rPrChange>
        </w:rPr>
      </w:pPr>
      <w:r w:rsidRPr="570DE003">
        <w:rPr>
          <w:rFonts w:ascii="Times New Roman" w:cs="Times New Roman"/>
          <w:sz w:val="28"/>
          <w:szCs w:val="28"/>
          <w:rPrChange w:id="2123" w:author="user pc" w:date="2022-03-15T10:14:00Z">
            <w:rPr/>
          </w:rPrChange>
        </w:rPr>
        <w:t xml:space="preserve">For Al; </w:t>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object>
          <v:shape id="1095" type="#_x0000_t75" filled="f" stroked="f" style="margin-left:0.0pt;margin-top:0.0pt;width:8.0pt;height:3.45pt;mso-wrap-distance-left:0.0pt;mso-wrap-distance-right:0.0pt;visibility:visible;">
            <v:imagedata r:id="rId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95" DrawAspect="Content" ObjectID="0" r:id="rId44"/>
        </w:object>
      </w:r>
      <w:r>
        <w:rPr>
          <w:rFonts w:ascii="Times New Roman" w:cs="Times New Roman" w:hAnsi="Times New Roman"/>
          <w:position w:val="-10"/>
          <w:sz w:val="28"/>
          <w:szCs w:val="28"/>
        </w:rPr>
      </w:r>
      <m:oMath>
        <m:f>
          <m:fPr>
            <m:ctrlPr>
              <w:rPr>
                <w:rFonts w:ascii="Cambria Math" w:cs="Times New Roman" w:hAnsi="Cambria Math"/>
                <w:i/>
                <w:sz w:val="28"/>
                <w:szCs w:val="28"/>
              </w:rPr>
            </m:ctrlPr>
          </m:fPr>
          <m:num>
            <m:r w:rsidRPr="994E1C62">
              <w:rPr>
                <w:rFonts w:ascii="Cambria Math" w:cs="Times New Roman" w:hAnsi="Cambria Math"/>
                <w:sz w:val="28"/>
                <w:szCs w:val="28"/>
                <w:rPrChange w:id="2124" w:author="user pc" w:date="2022-03-15T10:14:00Z">
                  <w:rPr>
                    <w:rFonts w:ascii="Cambria Math" w:hAnsi="Cambria Math"/>
                  </w:rPr>
                </w:rPrChange>
              </w:rPr>
              <m:t>Reacting mass</m:t>
            </m:r>
          </m:num>
          <m:den>
            <m:r w:rsidRPr="593F0900">
              <w:rPr>
                <w:rFonts w:ascii="Cambria Math" w:cs="Times New Roman" w:hAnsi="Cambria Math"/>
                <w:sz w:val="28"/>
                <w:szCs w:val="28"/>
                <w:rPrChange w:id="2125" w:author="user pc" w:date="2022-03-15T10:14:00Z">
                  <w:rPr>
                    <w:rFonts w:ascii="Cambria Math" w:hAnsi="Cambria Math"/>
                  </w:rPr>
                </w:rPrChange>
              </w:rPr>
              <m:t xml:space="preserve">Atomic mass </m:t>
            </m:r>
          </m:den>
        </m:f>
        <m:r w:rsidRPr="E4102738">
          <w:rPr>
            <w:rFonts w:ascii="Cambria Math" w:cs="Times New Roman" w:hAnsi="Cambria Math"/>
            <w:sz w:val="28"/>
            <w:szCs w:val="28"/>
            <w:rPrChange w:id="2126" w:author="user pc" w:date="2022-03-15T10:14:00Z">
              <w:rPr>
                <w:rFonts w:ascii="Cambria Math" w:hAnsi="Cambria Math"/>
              </w:rPr>
            </w:rPrChange>
          </w:rPr>
          <m:t xml:space="preserve"> = </m:t>
        </m:r>
        <m:f>
          <m:fPr>
            <m:ctrlPr>
              <w:rPr>
                <w:rFonts w:ascii="Cambria Math" w:cs="Times New Roman" w:hAnsi="Cambria Math"/>
                <w:i/>
                <w:sz w:val="28"/>
                <w:szCs w:val="28"/>
              </w:rPr>
            </m:ctrlPr>
          </m:fPr>
          <m:num>
            <m:r w:rsidRPr="EB9FA3C2">
              <w:rPr>
                <w:rFonts w:ascii="Cambria Math" w:cs="Times New Roman" w:hAnsi="Cambria Math"/>
                <w:sz w:val="28"/>
                <w:szCs w:val="28"/>
                <w:rPrChange w:id="2127" w:author="user pc" w:date="2022-03-15T10:14:00Z">
                  <w:rPr>
                    <w:rFonts w:ascii="Cambria Math" w:hAnsi="Cambria Math"/>
                  </w:rPr>
                </w:rPrChange>
              </w:rPr>
              <m:t>54</m:t>
            </m:r>
          </m:num>
          <m:den>
            <m:r w:rsidRPr="08CB6DC7">
              <w:rPr>
                <w:rFonts w:ascii="Cambria Math" w:cs="Times New Roman" w:hAnsi="Cambria Math"/>
                <w:sz w:val="28"/>
                <w:szCs w:val="28"/>
                <w:rPrChange w:id="2128" w:author="user pc" w:date="2022-03-15T10:14:00Z">
                  <w:rPr>
                    <w:rFonts w:ascii="Cambria Math" w:hAnsi="Cambria Math"/>
                  </w:rPr>
                </w:rPrChange>
              </w:rPr>
              <m:t>27</m:t>
            </m:r>
          </m:den>
        </m:f>
        <m:r w:rsidRPr="E4D27C12">
          <w:rPr>
            <w:rFonts w:ascii="Cambria Math" w:cs="Times New Roman" w:hAnsi="Cambria Math"/>
            <w:sz w:val="28"/>
            <w:szCs w:val="28"/>
            <w:rPrChange w:id="2129" w:author="user pc" w:date="2022-03-15T10:14:00Z">
              <w:rPr>
                <w:rFonts w:ascii="Cambria Math" w:hAnsi="Cambria Math"/>
              </w:rPr>
            </w:rPrChange>
          </w:rPr>
          <m:t xml:space="preserve"> =2</m:t>
        </m:r>
      </m:oMath>
    </w:p>
    <w:p>
      <w:pPr>
        <w:pStyle w:val="style0"/>
        <w:rPr>
          <w:rFonts w:ascii="Times New Roman" w:cs="Times New Roman"/>
          <w:sz w:val="28"/>
          <w:szCs w:val="28"/>
          <w:rPrChange w:id="2130" w:author="user pc" w:date="2022-03-15T10:14:00Z">
            <w:rPr/>
          </w:rPrChange>
        </w:rPr>
      </w:pPr>
      <w:r w:rsidRPr="B5A92D7F">
        <w:rPr>
          <w:rFonts w:ascii="Times New Roman" w:cs="Times New Roman"/>
          <w:sz w:val="28"/>
          <w:szCs w:val="28"/>
          <w:rPrChange w:id="2131" w:author="user pc" w:date="2022-03-15T10:14:00Z">
            <w:rPr/>
          </w:rPrChange>
        </w:rPr>
        <w:t xml:space="preserve">For S;  </w:t>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r>
      <w:r>
        <w:rPr>
          <w:rFonts w:ascii="Times New Roman" w:cs="Times New Roman" w:hAnsi="Times New Roman"/>
          <w:position w:val="-10"/>
          <w:sz w:val="28"/>
          <w:szCs w:val="28"/>
        </w:rPr>
        <w:object>
          <v:shape id="1097" type="#_x0000_t75" filled="f" stroked="f" style="margin-left:0.0pt;margin-top:0.0pt;width:8.0pt;height:3.45pt;mso-wrap-distance-left:0.0pt;mso-wrap-distance-right:0.0pt;visibility:visible;">
            <v:imagedata r:id="rId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97" DrawAspect="Content" ObjectID="0" r:id="rId45"/>
        </w:object>
      </w:r>
      <w:r>
        <w:rPr>
          <w:rFonts w:ascii="Times New Roman" w:cs="Times New Roman" w:hAnsi="Times New Roman"/>
          <w:position w:val="-10"/>
          <w:sz w:val="28"/>
          <w:szCs w:val="28"/>
        </w:rPr>
      </w:r>
      <m:oMath>
        <m:f>
          <m:fPr>
            <m:ctrlPr>
              <w:rPr>
                <w:rFonts w:ascii="Cambria Math" w:cs="Times New Roman" w:hAnsi="Cambria Math"/>
                <w:i/>
                <w:sz w:val="28"/>
                <w:szCs w:val="28"/>
              </w:rPr>
            </m:ctrlPr>
          </m:fPr>
          <m:num>
            <m:r w:rsidRPr="88C012A6">
              <w:rPr>
                <w:rFonts w:ascii="Cambria Math" w:cs="Times New Roman" w:hAnsi="Cambria Math"/>
                <w:sz w:val="28"/>
                <w:szCs w:val="28"/>
                <w:rPrChange w:id="2132" w:author="user pc" w:date="2022-03-15T10:14:00Z">
                  <w:rPr>
                    <w:rFonts w:ascii="Cambria Math" w:hAnsi="Cambria Math"/>
                  </w:rPr>
                </w:rPrChange>
              </w:rPr>
              <m:t>Reacting mass</m:t>
            </m:r>
          </m:num>
          <m:den>
            <m:r w:rsidRPr="A729C9EB">
              <w:rPr>
                <w:rFonts w:ascii="Cambria Math" w:cs="Times New Roman" w:hAnsi="Cambria Math"/>
                <w:sz w:val="28"/>
                <w:szCs w:val="28"/>
                <w:rPrChange w:id="2133" w:author="user pc" w:date="2022-03-15T10:14:00Z">
                  <w:rPr>
                    <w:rFonts w:ascii="Cambria Math" w:hAnsi="Cambria Math"/>
                  </w:rPr>
                </w:rPrChange>
              </w:rPr>
              <m:t xml:space="preserve">Atomic mass </m:t>
            </m:r>
          </m:den>
        </m:f>
        <m:r w:rsidRPr="9B310961">
          <w:rPr>
            <w:rFonts w:ascii="Cambria Math" w:cs="Times New Roman" w:hAnsi="Cambria Math"/>
            <w:sz w:val="28"/>
            <w:szCs w:val="28"/>
            <w:rPrChange w:id="2134" w:author="user pc" w:date="2022-03-15T10:14:00Z">
              <w:rPr>
                <w:rFonts w:ascii="Cambria Math" w:hAnsi="Cambria Math"/>
              </w:rPr>
            </w:rPrChange>
          </w:rPr>
          <m:t xml:space="preserve"> = </m:t>
        </m:r>
        <m:f>
          <m:fPr>
            <m:ctrlPr>
              <w:rPr>
                <w:rFonts w:ascii="Cambria Math" w:cs="Times New Roman" w:hAnsi="Cambria Math"/>
                <w:i/>
                <w:sz w:val="28"/>
                <w:szCs w:val="28"/>
              </w:rPr>
            </m:ctrlPr>
          </m:fPr>
          <m:num>
            <m:r w:rsidRPr="32CDACAE">
              <w:rPr>
                <w:rFonts w:ascii="Cambria Math" w:cs="Times New Roman" w:hAnsi="Cambria Math"/>
                <w:sz w:val="28"/>
                <w:szCs w:val="28"/>
                <w:rPrChange w:id="2135" w:author="user pc" w:date="2022-03-15T10:14:00Z">
                  <w:rPr>
                    <w:rFonts w:ascii="Cambria Math" w:hAnsi="Cambria Math"/>
                  </w:rPr>
                </w:rPrChange>
              </w:rPr>
              <m:t>96</m:t>
            </m:r>
          </m:num>
          <m:den>
            <m:r w:rsidRPr="DD94AFC5">
              <w:rPr>
                <w:rFonts w:ascii="Cambria Math" w:cs="Times New Roman" w:hAnsi="Cambria Math"/>
                <w:sz w:val="28"/>
                <w:szCs w:val="28"/>
                <w:rPrChange w:id="2136" w:author="user pc" w:date="2022-03-15T10:14:00Z">
                  <w:rPr>
                    <w:rFonts w:ascii="Cambria Math" w:hAnsi="Cambria Math"/>
                  </w:rPr>
                </w:rPrChange>
              </w:rPr>
              <m:t>32</m:t>
            </m:r>
          </m:den>
        </m:f>
        <m:r w:rsidRPr="D3D168D3">
          <w:rPr>
            <w:rFonts w:ascii="Cambria Math" w:cs="Times New Roman" w:hAnsi="Cambria Math"/>
            <w:sz w:val="28"/>
            <w:szCs w:val="28"/>
            <w:rPrChange w:id="2137" w:author="user pc" w:date="2022-03-15T10:14:00Z">
              <w:rPr>
                <w:rFonts w:ascii="Cambria Math" w:hAnsi="Cambria Math"/>
              </w:rPr>
            </w:rPrChange>
          </w:rPr>
          <m:t xml:space="preserve"> =3</m:t>
        </m:r>
      </m:oMath>
    </w:p>
    <w:p>
      <w:pPr>
        <w:pStyle w:val="style0"/>
        <w:rPr>
          <w:rFonts w:ascii="Times New Roman" w:cs="Times New Roman"/>
          <w:sz w:val="28"/>
          <w:szCs w:val="28"/>
          <w:rPrChange w:id="2138" w:author="user pc" w:date="2022-03-15T10:14:00Z">
            <w:rPr/>
          </w:rPrChange>
        </w:rPr>
      </w:pPr>
      <w:r w:rsidRPr="BA77F840">
        <w:rPr>
          <w:rFonts w:ascii="Times New Roman" w:cs="Times New Roman"/>
          <w:sz w:val="28"/>
          <w:szCs w:val="28"/>
          <w:rPrChange w:id="2139" w:author="user pc" w:date="2022-03-15T10:14:00Z">
            <w:rPr/>
          </w:rPrChange>
        </w:rPr>
        <w:t>By atomic ratio, the 54 of aluminium is equivalent to 2 atoms of aluminium and the 96 of sulphur is equivalent to 3 atoms of sulphur.</w:t>
      </w:r>
    </w:p>
    <w:p>
      <w:pPr>
        <w:pStyle w:val="style0"/>
        <w:rPr>
          <w:rFonts w:ascii="Times New Roman" w:cs="Times New Roman"/>
          <w:sz w:val="28"/>
          <w:szCs w:val="28"/>
          <w:rPrChange w:id="2140" w:author="user pc" w:date="2022-03-15T10:14:00Z">
            <w:rPr/>
          </w:rPrChange>
        </w:rPr>
      </w:pPr>
      <w:r w:rsidRPr="067C7AC3">
        <w:rPr>
          <w:rFonts w:ascii="Times New Roman" w:cs="Times New Roman"/>
          <w:sz w:val="28"/>
          <w:szCs w:val="28"/>
          <w:rPrChange w:id="2141" w:author="user pc" w:date="2022-03-15T10:14:00Z">
            <w:rPr/>
          </w:rPrChange>
        </w:rPr>
        <w:t>Therefore, the atomic ratio is 2 to 3, so the formula of aluminium sulphide is Al</w:t>
      </w:r>
      <w:r w:rsidRPr="9109D38B">
        <w:rPr>
          <w:rFonts w:ascii="Times New Roman" w:cs="Times New Roman"/>
          <w:sz w:val="28"/>
          <w:szCs w:val="28"/>
          <w:vertAlign w:val="subscript"/>
          <w:rPrChange w:id="2142" w:author="user pc" w:date="2022-03-15T10:14:00Z">
            <w:rPr>
              <w:vertAlign w:val="subscript"/>
            </w:rPr>
          </w:rPrChange>
        </w:rPr>
        <w:t>2</w:t>
      </w:r>
      <w:r w:rsidRPr="E21C3F5C">
        <w:rPr>
          <w:rFonts w:ascii="Times New Roman" w:cs="Times New Roman"/>
          <w:sz w:val="28"/>
          <w:szCs w:val="28"/>
          <w:rPrChange w:id="2143" w:author="user pc" w:date="2022-03-15T10:14:00Z">
            <w:rPr/>
          </w:rPrChange>
        </w:rPr>
        <w:t>S</w:t>
      </w:r>
      <w:r w:rsidRPr="5CAE91E0">
        <w:rPr>
          <w:rFonts w:ascii="Times New Roman" w:cs="Times New Roman"/>
          <w:sz w:val="28"/>
          <w:szCs w:val="28"/>
          <w:vertAlign w:val="subscript"/>
          <w:rPrChange w:id="2144" w:author="user pc" w:date="2022-03-15T10:14:00Z">
            <w:rPr>
              <w:vertAlign w:val="subscript"/>
            </w:rPr>
          </w:rPrChange>
        </w:rPr>
        <w:t>3</w:t>
      </w:r>
      <w:r w:rsidRPr="C65D4F3B">
        <w:rPr>
          <w:rFonts w:ascii="Times New Roman" w:cs="Times New Roman"/>
          <w:sz w:val="28"/>
          <w:szCs w:val="28"/>
          <w:rPrChange w:id="2145" w:author="user pc" w:date="2022-03-15T10:14:00Z">
            <w:rPr/>
          </w:rPrChange>
        </w:rPr>
        <w:t>.</w:t>
      </w:r>
    </w:p>
    <w:p>
      <w:pPr>
        <w:pStyle w:val="style0"/>
        <w:rPr>
          <w:rFonts w:ascii="Times New Roman" w:cs="Times New Roman"/>
          <w:sz w:val="28"/>
          <w:szCs w:val="28"/>
          <w:rPrChange w:id="2146" w:author="user pc" w:date="2022-03-15T10:14:00Z">
            <w:rPr/>
          </w:rPrChange>
        </w:rPr>
      </w:pPr>
    </w:p>
    <w:p>
      <w:pPr>
        <w:pStyle w:val="style0"/>
        <w:rPr>
          <w:rFonts w:ascii="Times New Roman" w:cs="Times New Roman"/>
          <w:sz w:val="28"/>
          <w:szCs w:val="28"/>
          <w:rPrChange w:id="2147" w:author="user pc" w:date="2022-03-15T10:14:00Z">
            <w:rPr/>
          </w:rPrChange>
        </w:rPr>
      </w:pPr>
      <w:r w:rsidRPr="F189509E">
        <w:rPr>
          <w:rFonts w:ascii="Times New Roman" w:cs="Times New Roman"/>
          <w:b/>
          <w:sz w:val="28"/>
          <w:szCs w:val="28"/>
          <w:rPrChange w:id="2148" w:author="user pc" w:date="2022-03-15T10:14:00Z">
            <w:rPr>
              <w:b/>
            </w:rPr>
          </w:rPrChange>
        </w:rPr>
        <w:t xml:space="preserve">Example 3: </w:t>
      </w:r>
      <w:r w:rsidRPr="F3A3AE52">
        <w:rPr>
          <w:rFonts w:ascii="Times New Roman" w:cs="Times New Roman"/>
          <w:sz w:val="28"/>
          <w:szCs w:val="28"/>
          <w:rPrChange w:id="2149" w:author="user pc" w:date="2022-03-15T10:14:00Z">
            <w:rPr/>
          </w:rPrChange>
        </w:rPr>
        <w:t>It was found that 0.39g of carbon was combined with 4.61g of chlorine. Deduce the molecular formula of the compound. Atomic masses: C = 12 and Cl = 35.5</w:t>
      </w:r>
    </w:p>
    <w:p>
      <w:pPr>
        <w:pStyle w:val="style0"/>
        <w:rPr>
          <w:rFonts w:ascii="Times New Roman" w:cs="Times New Roman"/>
          <w:sz w:val="28"/>
          <w:szCs w:val="28"/>
          <w:rPrChange w:id="2150" w:author="user pc" w:date="2022-03-15T10:14:00Z">
            <w:rPr/>
          </w:rPrChange>
        </w:rPr>
      </w:pPr>
      <w:r w:rsidRPr="0FEB70BF">
        <w:rPr>
          <w:rFonts w:ascii="Times New Roman" w:cs="Times New Roman"/>
          <w:b/>
          <w:sz w:val="28"/>
          <w:szCs w:val="28"/>
          <w:rPrChange w:id="2151" w:author="user pc" w:date="2022-03-15T10:14:00Z">
            <w:rPr>
              <w:b/>
            </w:rPr>
          </w:rPrChange>
        </w:rPr>
        <w:t>Solution</w:t>
      </w:r>
    </w:p>
    <w:p>
      <w:pPr>
        <w:pStyle w:val="style157"/>
        <w:tabs>
          <w:tab w:val="left" w:leader="none" w:pos="3642"/>
        </w:tabs>
        <w:jc w:val="both"/>
        <w:rPr>
          <w:rFonts w:ascii="Times New Roman" w:cs="Times New Roman" w:hAnsi="Times New Roman"/>
          <w:sz w:val="28"/>
          <w:szCs w:val="28"/>
          <w:rPrChange w:id="2152" w:author="user pc" w:date="2022-03-15T10:14:00Z">
            <w:rPr>
              <w:rFonts w:ascii="Calibri" w:cs="Bell MT" w:hAnsi="Calibri"/>
            </w:rPr>
          </w:rPrChange>
        </w:rPr>
      </w:pPr>
      <w:r w:rsidRPr="1E2C410E">
        <w:rPr>
          <w:rFonts w:ascii="Times New Roman" w:cs="Times New Roman" w:hAnsi="Times New Roman"/>
          <w:sz w:val="28"/>
          <w:szCs w:val="28"/>
          <w:rPrChange w:id="2153" w:author="user pc" w:date="2022-03-15T10:14:00Z">
            <w:rPr>
              <w:rFonts w:ascii="Calibri" w:cs="Bell MT" w:hAnsi="Calibri"/>
            </w:rPr>
          </w:rPrChange>
        </w:rPr>
        <w:t>Step 1: Convert the masses or percentages to moles by dividing the mass by the atomic mass of each element in the compound.</w:t>
      </w:r>
    </w:p>
    <w:p>
      <w:pPr>
        <w:pStyle w:val="style157"/>
        <w:tabs>
          <w:tab w:val="left" w:leader="none" w:pos="3642"/>
        </w:tabs>
        <w:jc w:val="both"/>
        <w:rPr>
          <w:rFonts w:ascii="Times New Roman" w:cs="Times New Roman" w:hAnsi="Times New Roman"/>
          <w:sz w:val="28"/>
          <w:szCs w:val="28"/>
          <w:rPrChange w:id="2154"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2155" w:author="user pc" w:date="2022-03-15T10:14:00Z">
            <w:rPr>
              <w:rFonts w:ascii="Calibri" w:cs="Bell MT" w:hAnsi="Calibri"/>
            </w:rPr>
          </w:rPrChange>
        </w:rPr>
      </w:pPr>
      <w:r w:rsidRPr="3C75EE8E">
        <w:rPr>
          <w:rFonts w:ascii="Times New Roman" w:cs="Times New Roman" w:hAnsi="Times New Roman"/>
          <w:sz w:val="28"/>
          <w:szCs w:val="28"/>
          <w:rPrChange w:id="2156" w:author="user pc" w:date="2022-03-15T10:14:00Z">
            <w:rPr>
              <w:rFonts w:ascii="Calibri" w:cs="Bell MT" w:hAnsi="Calibri"/>
            </w:rPr>
          </w:rPrChange>
        </w:rPr>
        <w:t xml:space="preserve">Mole of Carbon =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099" type="#_x0000_t75" filled="f" stroked="f" style="margin-left:0.0pt;margin-top:0.0pt;width:26.3pt;height:32.0pt;mso-wrap-distance-left:0.0pt;mso-wrap-distance-right:0.0pt;visibility:visible;">
            <v:imagedata r:id="rId4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099" DrawAspect="Content" ObjectID="0" r:id="rId47"/>
        </w:object>
      </w:r>
      <w:r>
        <w:rPr>
          <w:rFonts w:ascii="Times New Roman" w:cs="Times New Roman" w:hAnsi="Times New Roman"/>
          <w:position w:val="-24"/>
          <w:sz w:val="28"/>
          <w:szCs w:val="28"/>
        </w:rPr>
      </w:r>
      <w:r w:rsidRPr="594DAAF5">
        <w:rPr>
          <w:rFonts w:ascii="Times New Roman" w:cs="Times New Roman" w:hAnsi="Times New Roman"/>
          <w:sz w:val="28"/>
          <w:szCs w:val="28"/>
          <w:rPrChange w:id="2157" w:author="user pc" w:date="2022-03-15T10:14:00Z">
            <w:rPr>
              <w:rFonts w:ascii="Calibri" w:cs="Bell MT" w:hAnsi="Calibri"/>
            </w:rPr>
          </w:rPrChange>
        </w:rPr>
        <w:t>= 0.0325 mol</w:t>
      </w:r>
    </w:p>
    <w:p>
      <w:pPr>
        <w:pStyle w:val="style157"/>
        <w:tabs>
          <w:tab w:val="left" w:leader="none" w:pos="3642"/>
        </w:tabs>
        <w:jc w:val="both"/>
        <w:rPr>
          <w:rFonts w:ascii="Times New Roman" w:cs="Times New Roman" w:hAnsi="Times New Roman"/>
          <w:sz w:val="28"/>
          <w:szCs w:val="28"/>
          <w:rPrChange w:id="2158"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2159" w:author="user pc" w:date="2022-03-15T10:14:00Z">
            <w:rPr>
              <w:rFonts w:ascii="Calibri" w:cs="Bell MT" w:hAnsi="Calibri"/>
            </w:rPr>
          </w:rPrChange>
        </w:rPr>
      </w:pPr>
      <w:r w:rsidRPr="A4271A4B">
        <w:rPr>
          <w:rFonts w:ascii="Times New Roman" w:cs="Times New Roman" w:hAnsi="Times New Roman"/>
          <w:sz w:val="28"/>
          <w:szCs w:val="28"/>
          <w:rPrChange w:id="2160" w:author="user pc" w:date="2022-03-15T10:14:00Z">
            <w:rPr>
              <w:rFonts w:ascii="Calibri" w:cs="Bell MT" w:hAnsi="Calibri"/>
            </w:rPr>
          </w:rPrChange>
        </w:rPr>
        <w:t xml:space="preserve">Mole of chlorine =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01" type="#_x0000_t75" filled="f" stroked="f" style="margin-left:0.0pt;margin-top:0.0pt;width:25.15pt;height:32.0pt;mso-wrap-distance-left:0.0pt;mso-wrap-distance-right:0.0pt;visibility:visible;">
            <v:imagedata r:id="rId4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01" DrawAspect="Content" ObjectID="0" r:id="rId49"/>
        </w:object>
      </w:r>
      <w:r>
        <w:rPr>
          <w:rFonts w:ascii="Times New Roman" w:cs="Times New Roman" w:hAnsi="Times New Roman"/>
          <w:position w:val="-24"/>
          <w:sz w:val="28"/>
          <w:szCs w:val="28"/>
        </w:rPr>
      </w:r>
      <w:r w:rsidRPr="9A6528E4">
        <w:rPr>
          <w:rFonts w:ascii="Times New Roman" w:cs="Times New Roman" w:hAnsi="Times New Roman"/>
          <w:sz w:val="28"/>
          <w:szCs w:val="28"/>
          <w:rPrChange w:id="2161" w:author="user pc" w:date="2022-03-15T10:14:00Z">
            <w:rPr>
              <w:rFonts w:ascii="Calibri" w:cs="Bell MT" w:hAnsi="Calibri"/>
            </w:rPr>
          </w:rPrChange>
        </w:rPr>
        <w:t xml:space="preserve"> = 0.130 mol</w:t>
      </w:r>
    </w:p>
    <w:p>
      <w:pPr>
        <w:pStyle w:val="style157"/>
        <w:tabs>
          <w:tab w:val="left" w:leader="none" w:pos="3642"/>
        </w:tabs>
        <w:jc w:val="both"/>
        <w:rPr>
          <w:rFonts w:ascii="Times New Roman" w:cs="Times New Roman" w:hAnsi="Times New Roman"/>
          <w:sz w:val="28"/>
          <w:szCs w:val="28"/>
          <w:rPrChange w:id="2162"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2163" w:author="user pc" w:date="2022-03-15T10:14:00Z">
            <w:rPr>
              <w:rFonts w:ascii="Calibri" w:cs="Bell MT" w:hAnsi="Calibri"/>
            </w:rPr>
          </w:rPrChange>
        </w:rPr>
      </w:pPr>
      <w:r w:rsidRPr="D6F19C1A">
        <w:rPr>
          <w:rFonts w:ascii="Times New Roman" w:cs="Times New Roman" w:hAnsi="Times New Roman"/>
          <w:sz w:val="28"/>
          <w:szCs w:val="28"/>
          <w:rPrChange w:id="2164" w:author="user pc" w:date="2022-03-15T10:14:00Z">
            <w:rPr>
              <w:rFonts w:ascii="Calibri" w:cs="Bell MT" w:hAnsi="Calibri"/>
            </w:rPr>
          </w:rPrChange>
        </w:rPr>
        <w:t>Step 2: Then divide each mole by the smallest one.</w:t>
      </w:r>
    </w:p>
    <w:p>
      <w:pPr>
        <w:pStyle w:val="style157"/>
        <w:tabs>
          <w:tab w:val="left" w:leader="none" w:pos="3642"/>
        </w:tabs>
        <w:jc w:val="both"/>
        <w:rPr>
          <w:rFonts w:ascii="Times New Roman" w:cs="Times New Roman" w:hAnsi="Times New Roman"/>
          <w:sz w:val="28"/>
          <w:szCs w:val="28"/>
          <w:rPrChange w:id="2165"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2166" w:author="user pc" w:date="2022-03-15T10:14:00Z">
            <w:rPr>
              <w:rFonts w:ascii="Calibri" w:cs="Bell MT" w:hAnsi="Calibri"/>
            </w:rPr>
          </w:rPrChange>
        </w:rPr>
      </w:pPr>
      <w:r w:rsidRPr="E70EF474">
        <w:rPr>
          <w:rFonts w:ascii="Times New Roman" w:cs="Times New Roman" w:hAnsi="Times New Roman"/>
          <w:sz w:val="28"/>
          <w:szCs w:val="28"/>
          <w:rPrChange w:id="2167" w:author="user pc" w:date="2022-03-15T10:14:00Z">
            <w:rPr>
              <w:rFonts w:ascii="Calibri" w:cs="Bell MT" w:hAnsi="Calibri"/>
            </w:rPr>
          </w:rPrChange>
        </w:rPr>
        <w:t xml:space="preserve">For carbon =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03" type="#_x0000_t75" filled="f" stroked="f" style="margin-left:0.0pt;margin-top:0.0pt;width:37.7pt;height:32.0pt;mso-wrap-distance-left:0.0pt;mso-wrap-distance-right:0.0pt;visibility:visible;">
            <v:imagedata r:id="rId5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03" DrawAspect="Content" ObjectID="0" r:id="rId51"/>
        </w:object>
      </w:r>
      <w:r>
        <w:rPr>
          <w:rFonts w:ascii="Times New Roman" w:cs="Times New Roman" w:hAnsi="Times New Roman"/>
          <w:position w:val="-24"/>
          <w:sz w:val="28"/>
          <w:szCs w:val="28"/>
        </w:rPr>
      </w:r>
      <w:r w:rsidRPr="EB5A3623">
        <w:rPr>
          <w:rFonts w:ascii="Times New Roman" w:cs="Times New Roman" w:hAnsi="Times New Roman"/>
          <w:sz w:val="28"/>
          <w:szCs w:val="28"/>
          <w:rPrChange w:id="2168" w:author="user pc" w:date="2022-03-15T10:14:00Z">
            <w:rPr>
              <w:rFonts w:ascii="Calibri" w:cs="Bell MT" w:hAnsi="Calibri"/>
            </w:rPr>
          </w:rPrChange>
        </w:rPr>
        <w:t xml:space="preserve"> = 1</w:t>
      </w:r>
    </w:p>
    <w:p>
      <w:pPr>
        <w:pStyle w:val="style157"/>
        <w:tabs>
          <w:tab w:val="left" w:leader="none" w:pos="3642"/>
        </w:tabs>
        <w:jc w:val="both"/>
        <w:rPr>
          <w:rFonts w:ascii="Times New Roman" w:cs="Times New Roman" w:hAnsi="Times New Roman"/>
          <w:sz w:val="28"/>
          <w:szCs w:val="28"/>
          <w:rPrChange w:id="2169"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2170" w:author="user pc" w:date="2022-03-15T10:14:00Z">
            <w:rPr>
              <w:rFonts w:ascii="Calibri" w:cs="Bell MT" w:hAnsi="Calibri"/>
            </w:rPr>
          </w:rPrChange>
        </w:rPr>
      </w:pPr>
      <w:r w:rsidRPr="ECFAF66B">
        <w:rPr>
          <w:rFonts w:ascii="Times New Roman" w:cs="Times New Roman" w:hAnsi="Times New Roman"/>
          <w:sz w:val="28"/>
          <w:szCs w:val="28"/>
          <w:rPrChange w:id="2171" w:author="user pc" w:date="2022-03-15T10:14:00Z">
            <w:rPr>
              <w:rFonts w:ascii="Calibri" w:cs="Bell MT" w:hAnsi="Calibri"/>
            </w:rPr>
          </w:rPrChange>
        </w:rPr>
        <w:t xml:space="preserve">For chlorine =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05" type="#_x0000_t75" filled="f" stroked="f" style="margin-left:0.0pt;margin-top:0.0pt;width:37.7pt;height:32.0pt;mso-wrap-distance-left:0.0pt;mso-wrap-distance-right:0.0pt;visibility:visible;">
            <v:imagedata r:id="rId52"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05" DrawAspect="Content" ObjectID="0" r:id="rId53"/>
        </w:object>
      </w:r>
      <w:r>
        <w:rPr>
          <w:rFonts w:ascii="Times New Roman" w:cs="Times New Roman" w:hAnsi="Times New Roman"/>
          <w:position w:val="-24"/>
          <w:sz w:val="28"/>
          <w:szCs w:val="28"/>
        </w:rPr>
      </w:r>
      <w:r w:rsidRPr="40B4835A">
        <w:rPr>
          <w:rFonts w:ascii="Times New Roman" w:cs="Times New Roman" w:hAnsi="Times New Roman"/>
          <w:sz w:val="28"/>
          <w:szCs w:val="28"/>
          <w:rPrChange w:id="2172" w:author="user pc" w:date="2022-03-15T10:14:00Z">
            <w:rPr>
              <w:rFonts w:ascii="Calibri" w:cs="Bell MT" w:hAnsi="Calibri"/>
            </w:rPr>
          </w:rPrChange>
        </w:rPr>
        <w:t xml:space="preserve">  = 4</w:t>
      </w:r>
    </w:p>
    <w:p>
      <w:pPr>
        <w:pStyle w:val="style157"/>
        <w:tabs>
          <w:tab w:val="left" w:leader="none" w:pos="3642"/>
        </w:tabs>
        <w:jc w:val="both"/>
        <w:rPr>
          <w:rFonts w:ascii="Times New Roman" w:cs="Times New Roman" w:hAnsi="Times New Roman"/>
          <w:sz w:val="28"/>
          <w:szCs w:val="28"/>
          <w:rPrChange w:id="2173" w:author="user pc" w:date="2022-03-15T10:14:00Z">
            <w:rPr>
              <w:rFonts w:ascii="Calibri" w:cs="Bell MT" w:hAnsi="Calibri"/>
            </w:rPr>
          </w:rPrChange>
        </w:rPr>
      </w:pPr>
    </w:p>
    <w:p>
      <w:pPr>
        <w:pStyle w:val="style157"/>
        <w:tabs>
          <w:tab w:val="left" w:leader="none" w:pos="3642"/>
        </w:tabs>
        <w:jc w:val="both"/>
        <w:rPr>
          <w:rFonts w:ascii="Times New Roman" w:cs="Times New Roman" w:hAnsi="Times New Roman"/>
          <w:sz w:val="28"/>
          <w:szCs w:val="28"/>
          <w:rPrChange w:id="2174" w:author="user pc" w:date="2022-03-15T10:14:00Z">
            <w:rPr>
              <w:rFonts w:ascii="Calibri" w:cs="Bell MT" w:hAnsi="Calibri"/>
            </w:rPr>
          </w:rPrChange>
        </w:rPr>
      </w:pPr>
      <w:r w:rsidRPr="7AE4792E">
        <w:rPr>
          <w:rFonts w:ascii="Times New Roman" w:cs="Times New Roman" w:hAnsi="Times New Roman"/>
          <w:sz w:val="28"/>
          <w:szCs w:val="28"/>
          <w:rPrChange w:id="2175" w:author="user pc" w:date="2022-03-15T10:14:00Z">
            <w:rPr>
              <w:rFonts w:ascii="Calibri" w:cs="Bell MT" w:hAnsi="Calibri"/>
            </w:rPr>
          </w:rPrChange>
        </w:rPr>
        <w:t>Step 3: Write the mole ratio of the element in the compound to give the empirical formula.</w:t>
      </w:r>
    </w:p>
    <w:p>
      <w:pPr>
        <w:pStyle w:val="style0"/>
        <w:rPr>
          <w:rFonts w:ascii="Times New Roman" w:cs="Times New Roman"/>
          <w:sz w:val="28"/>
          <w:szCs w:val="28"/>
          <w:rPrChange w:id="2176" w:author="user pc" w:date="2022-03-15T10:14:00Z">
            <w:rPr/>
          </w:rPrChange>
        </w:rPr>
      </w:pPr>
      <w:r w:rsidRPr="EB87B819">
        <w:rPr>
          <w:rFonts w:ascii="Times New Roman" w:cs="Times New Roman"/>
          <w:sz w:val="28"/>
          <w:szCs w:val="28"/>
          <w:rPrChange w:id="2177" w:author="user pc" w:date="2022-03-15T10:14:00Z">
            <w:rPr/>
          </w:rPrChange>
        </w:rPr>
        <w:t>Therefore, the simplest ratio of 1:4 gives the empirical formula is CCl4. Its actually called tetrachloromethane.</w:t>
      </w:r>
    </w:p>
    <w:p>
      <w:pPr>
        <w:pStyle w:val="style0"/>
        <w:rPr>
          <w:rFonts w:ascii="Times New Roman" w:cs="Times New Roman"/>
          <w:sz w:val="28"/>
          <w:szCs w:val="28"/>
          <w:rPrChange w:id="2178" w:author="user pc" w:date="2022-03-15T10:14:00Z">
            <w:rPr/>
          </w:rPrChange>
        </w:rPr>
      </w:pPr>
    </w:p>
    <w:p>
      <w:pPr>
        <w:pStyle w:val="style0"/>
        <w:rPr>
          <w:rFonts w:ascii="Times New Roman" w:cs="Times New Roman"/>
          <w:sz w:val="28"/>
          <w:szCs w:val="28"/>
          <w:rPrChange w:id="2179" w:author="user pc" w:date="2022-03-15T10:14:00Z">
            <w:rPr/>
          </w:rPrChange>
        </w:rPr>
      </w:pPr>
      <w:r w:rsidRPr="63FDAD4B">
        <w:rPr>
          <w:rFonts w:ascii="Times New Roman" w:cs="Times New Roman"/>
          <w:b/>
          <w:bCs/>
          <w:sz w:val="28"/>
          <w:szCs w:val="28"/>
          <w:rPrChange w:id="2180" w:author="user pc" w:date="2022-03-15T10:14:00Z">
            <w:rPr>
              <w:b/>
              <w:bCs/>
            </w:rPr>
          </w:rPrChange>
        </w:rPr>
        <w:t>Example 4:</w:t>
      </w:r>
      <w:r w:rsidRPr="BC928D2C">
        <w:rPr>
          <w:rFonts w:ascii="Times New Roman" w:cs="Times New Roman"/>
          <w:sz w:val="28"/>
          <w:szCs w:val="28"/>
          <w:rPrChange w:id="2181" w:author="user pc" w:date="2022-03-15T10:14:00Z">
            <w:rPr/>
          </w:rPrChange>
        </w:rPr>
        <w:t xml:space="preserve"> The ratio of carbon atoms to hydrogen atoms in a hydrocarbon is 1 : 2. If it's molecular mass is 56, what is its molecular formula?</w:t>
      </w:r>
    </w:p>
    <w:p>
      <w:pPr>
        <w:pStyle w:val="style0"/>
        <w:rPr>
          <w:rFonts w:ascii="Times New Roman" w:cs="Times New Roman" w:hAnsi="Times New Roman"/>
          <w:b/>
          <w:bCs/>
          <w:sz w:val="28"/>
          <w:szCs w:val="28"/>
        </w:rPr>
      </w:pPr>
    </w:p>
    <w:p>
      <w:pPr>
        <w:pStyle w:val="style0"/>
        <w:rPr>
          <w:rFonts w:ascii="Times New Roman" w:cs="Times New Roman"/>
          <w:b/>
          <w:bCs/>
          <w:sz w:val="28"/>
          <w:szCs w:val="28"/>
          <w:rPrChange w:id="2182" w:author="user pc" w:date="2022-03-15T10:14:00Z">
            <w:rPr>
              <w:b/>
              <w:bCs/>
            </w:rPr>
          </w:rPrChange>
        </w:rPr>
      </w:pPr>
      <w:r w:rsidRPr="1E7DF670">
        <w:rPr>
          <w:rFonts w:ascii="Times New Roman" w:cs="Times New Roman"/>
          <w:b/>
          <w:bCs/>
          <w:sz w:val="28"/>
          <w:szCs w:val="28"/>
          <w:rPrChange w:id="2183" w:author="user pc" w:date="2022-03-15T10:14:00Z">
            <w:rPr>
              <w:b/>
              <w:bCs/>
            </w:rPr>
          </w:rPrChange>
        </w:rPr>
        <w:t>Solution</w:t>
      </w:r>
    </w:p>
    <w:p>
      <w:pPr>
        <w:pStyle w:val="style0"/>
        <w:rPr>
          <w:rFonts w:ascii="Times New Roman" w:cs="Times New Roman"/>
          <w:sz w:val="28"/>
          <w:szCs w:val="28"/>
          <w:rPrChange w:id="2184" w:author="user pc" w:date="2022-03-15T10:14:00Z">
            <w:rPr/>
          </w:rPrChange>
        </w:rPr>
      </w:pPr>
      <w:r w:rsidRPr="0459FB4C">
        <w:rPr>
          <w:rFonts w:ascii="MS Mincho" w:cs="MS Mincho" w:eastAsia="MS Mincho" w:hAnsi="MS Mincho" w:hint="eastAsia"/>
          <w:sz w:val="28"/>
          <w:szCs w:val="28"/>
          <w:rPrChange w:id="2185" w:author="user pc" w:date="2022-03-15T10:14:00Z">
            <w:rPr/>
          </w:rPrChange>
        </w:rPr>
        <w:t>✓</w:t>
      </w:r>
      <w:r>
        <w:rPr>
          <w:rFonts w:ascii="Times New Roman" w:cs="Times New Roman" w:hAnsi="Times New Roman"/>
          <w:sz w:val="28"/>
          <w:szCs w:val="28"/>
        </w:rPr>
        <w:t xml:space="preserve"> </w:t>
      </w:r>
      <w:r w:rsidRPr="FDA732D8">
        <w:rPr>
          <w:rFonts w:ascii="Times New Roman" w:cs="Times New Roman"/>
          <w:sz w:val="28"/>
          <w:szCs w:val="28"/>
          <w:rPrChange w:id="2186" w:author="user pc" w:date="2022-03-15T10:14:00Z">
            <w:rPr/>
          </w:rPrChange>
        </w:rPr>
        <w:t>Total ratio = 1 + 2 = 3</w:t>
      </w:r>
    </w:p>
    <w:p>
      <w:pPr>
        <w:pStyle w:val="style0"/>
        <w:rPr>
          <w:rFonts w:ascii="Times New Roman" w:cs="Times New Roman"/>
          <w:sz w:val="28"/>
          <w:szCs w:val="28"/>
          <w:rPrChange w:id="2187" w:author="user pc" w:date="2022-03-15T10:14:00Z">
            <w:rPr/>
          </w:rPrChange>
        </w:rPr>
      </w:pPr>
      <w:r w:rsidRPr="7DD27A4B">
        <w:rPr>
          <w:rFonts w:ascii="MS Mincho" w:cs="MS Mincho" w:eastAsia="MS Mincho" w:hAnsi="MS Mincho" w:hint="eastAsia"/>
          <w:sz w:val="28"/>
          <w:szCs w:val="28"/>
          <w:rPrChange w:id="2188" w:author="user pc" w:date="2022-03-15T10:14:00Z">
            <w:rPr/>
          </w:rPrChange>
        </w:rPr>
        <w:t>✓</w:t>
      </w:r>
      <w:r>
        <w:rPr>
          <w:rFonts w:ascii="Times New Roman" w:cs="Times New Roman" w:hAnsi="Times New Roman"/>
          <w:sz w:val="28"/>
          <w:szCs w:val="28"/>
        </w:rPr>
        <w:t xml:space="preserve"> </w:t>
      </w:r>
      <w:r w:rsidRPr="52ABF0D8">
        <w:rPr>
          <w:rFonts w:ascii="Times New Roman" w:cs="Times New Roman"/>
          <w:sz w:val="28"/>
          <w:szCs w:val="28"/>
          <w:rPrChange w:id="2189" w:author="user pc" w:date="2022-03-15T10:14:00Z">
            <w:rPr/>
          </w:rPrChange>
        </w:rPr>
        <w:t>Multiply the molecular mass by the ratio of the element and divide by the total ratio:</w:t>
      </w:r>
    </w:p>
    <w:p>
      <w:pPr>
        <w:pStyle w:val="style0"/>
        <w:rPr>
          <w:rFonts w:ascii="Times New Roman" w:cs="Times New Roman"/>
          <w:sz w:val="28"/>
          <w:szCs w:val="28"/>
          <w:rPrChange w:id="2190" w:author="user pc" w:date="2022-03-15T10:14:00Z">
            <w:rPr/>
          </w:rPrChange>
        </w:rPr>
      </w:pPr>
      <w:r w:rsidRPr="CFD368B0">
        <w:rPr>
          <w:rFonts w:ascii="Times New Roman" w:cs="Times New Roman"/>
          <w:sz w:val="28"/>
          <w:szCs w:val="28"/>
          <w:rPrChange w:id="2191" w:author="user pc" w:date="2022-03-15T10:14:00Z">
            <w:rPr/>
          </w:rPrChange>
        </w:rPr>
        <w:t xml:space="preserve">For carbon;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07" type="#_x0000_t75" filled="f" stroked="f" style="margin-left:0.0pt;margin-top:0.0pt;width:33.15pt;height:32.0pt;mso-wrap-distance-left:0.0pt;mso-wrap-distance-right:0.0pt;visibility:visible;">
            <v:imagedata r:id="rId5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07" DrawAspect="Content" ObjectID="0" r:id="rId55"/>
        </w:object>
      </w:r>
      <w:r>
        <w:rPr>
          <w:rFonts w:ascii="Times New Roman" w:cs="Times New Roman" w:hAnsi="Times New Roman"/>
          <w:position w:val="-24"/>
          <w:sz w:val="28"/>
          <w:szCs w:val="28"/>
        </w:rPr>
      </w:r>
      <w:r w:rsidRPr="99A87ED9">
        <w:rPr>
          <w:rFonts w:ascii="Times New Roman" w:cs="Times New Roman"/>
          <w:sz w:val="28"/>
          <w:szCs w:val="28"/>
          <w:rPrChange w:id="2192" w:author="user pc" w:date="2022-03-15T10:14:00Z">
            <w:rPr/>
          </w:rPrChange>
        </w:rPr>
        <w:t xml:space="preserve"> = 18.666</w:t>
      </w:r>
    </w:p>
    <w:p>
      <w:pPr>
        <w:pStyle w:val="style0"/>
        <w:rPr>
          <w:rFonts w:ascii="Times New Roman" w:cs="Times New Roman"/>
          <w:sz w:val="28"/>
          <w:szCs w:val="28"/>
          <w:rPrChange w:id="2193" w:author="user pc" w:date="2022-03-15T10:14:00Z">
            <w:rPr/>
          </w:rPrChange>
        </w:rPr>
      </w:pPr>
      <w:r w:rsidRPr="E82A34F4">
        <w:rPr>
          <w:rFonts w:ascii="Times New Roman" w:cs="Times New Roman"/>
          <w:sz w:val="28"/>
          <w:szCs w:val="28"/>
          <w:rPrChange w:id="2194" w:author="user pc" w:date="2022-03-15T10:14:00Z">
            <w:rPr/>
          </w:rPrChange>
        </w:rPr>
        <w:t xml:space="preserve">For Hydrogen;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09" type="#_x0000_t75" filled="f" stroked="f" style="margin-left:0.0pt;margin-top:0.0pt;width:34.3pt;height:32.0pt;mso-wrap-distance-left:0.0pt;mso-wrap-distance-right:0.0pt;visibility:visible;">
            <v:imagedata r:id="rId56"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09" DrawAspect="Content" ObjectID="0" r:id="rId57"/>
        </w:object>
      </w:r>
      <w:r>
        <w:rPr>
          <w:rFonts w:ascii="Times New Roman" w:cs="Times New Roman" w:hAnsi="Times New Roman"/>
          <w:position w:val="-24"/>
          <w:sz w:val="28"/>
          <w:szCs w:val="28"/>
        </w:rPr>
      </w:r>
      <w:r w:rsidRPr="778519F5">
        <w:rPr>
          <w:rFonts w:ascii="Times New Roman" w:cs="Times New Roman"/>
          <w:sz w:val="28"/>
          <w:szCs w:val="28"/>
          <w:rPrChange w:id="2195" w:author="user pc" w:date="2022-03-15T10:14:00Z">
            <w:rPr/>
          </w:rPrChange>
        </w:rPr>
        <w:t xml:space="preserve"> = 37.333</w:t>
      </w:r>
    </w:p>
    <w:p>
      <w:pPr>
        <w:pStyle w:val="style0"/>
        <w:rPr>
          <w:rFonts w:ascii="Times New Roman" w:cs="Times New Roman"/>
          <w:sz w:val="28"/>
          <w:szCs w:val="28"/>
          <w:rPrChange w:id="2196" w:author="user pc" w:date="2022-03-15T10:14:00Z">
            <w:rPr/>
          </w:rPrChange>
        </w:rPr>
      </w:pPr>
      <w:r w:rsidRPr="9802DE99">
        <w:rPr>
          <w:rFonts w:ascii="MS Mincho" w:cs="MS Mincho" w:eastAsia="MS Mincho" w:hAnsi="MS Mincho" w:hint="eastAsia"/>
          <w:sz w:val="28"/>
          <w:szCs w:val="28"/>
          <w:rPrChange w:id="2197" w:author="user pc" w:date="2022-03-15T10:14:00Z">
            <w:rPr/>
          </w:rPrChange>
        </w:rPr>
        <w:t>✓</w:t>
      </w:r>
      <w:r>
        <w:rPr>
          <w:rFonts w:ascii="Times New Roman" w:cs="Times New Roman" w:hAnsi="Times New Roman"/>
          <w:sz w:val="28"/>
          <w:szCs w:val="28"/>
        </w:rPr>
        <w:t xml:space="preserve"> </w:t>
      </w:r>
      <w:r w:rsidRPr="330E3E2E">
        <w:rPr>
          <w:rFonts w:ascii="Times New Roman" w:cs="Times New Roman"/>
          <w:sz w:val="28"/>
          <w:szCs w:val="28"/>
          <w:rPrChange w:id="2198" w:author="user pc" w:date="2022-03-15T10:14:00Z">
            <w:rPr/>
          </w:rPrChange>
        </w:rPr>
        <w:t>Divide through by the smallest ratio:</w:t>
      </w:r>
    </w:p>
    <w:p>
      <w:pPr>
        <w:pStyle w:val="style0"/>
        <w:rPr>
          <w:rFonts w:ascii="Times New Roman" w:cs="Times New Roman"/>
          <w:sz w:val="28"/>
          <w:szCs w:val="28"/>
          <w:rPrChange w:id="2199" w:author="user pc" w:date="2022-03-15T10:14:00Z">
            <w:rPr/>
          </w:rPrChange>
        </w:rPr>
      </w:pPr>
      <w:r w:rsidRPr="0F1C362C">
        <w:rPr>
          <w:rFonts w:ascii="Times New Roman" w:cs="Times New Roman"/>
          <w:sz w:val="28"/>
          <w:szCs w:val="28"/>
          <w:rPrChange w:id="2200" w:author="user pc" w:date="2022-03-15T10:14:00Z">
            <w:rPr/>
          </w:rPrChange>
        </w:rPr>
        <w:t xml:space="preserve">For carbon;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11" type="#_x0000_t75" filled="f" stroked="f" style="margin-left:0.0pt;margin-top:0.0pt;width:36.55pt;height:32.0pt;mso-wrap-distance-left:0.0pt;mso-wrap-distance-right:0.0pt;visibility:visible;">
            <v:imagedata r:id="rId58"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11" DrawAspect="Content" ObjectID="0" r:id="rId59"/>
        </w:object>
      </w:r>
      <w:r>
        <w:rPr>
          <w:rFonts w:ascii="Times New Roman" w:cs="Times New Roman" w:hAnsi="Times New Roman"/>
          <w:position w:val="-24"/>
          <w:sz w:val="28"/>
          <w:szCs w:val="28"/>
        </w:rPr>
      </w:r>
      <w:r w:rsidRPr="5D1C69E8">
        <w:rPr>
          <w:rFonts w:ascii="Times New Roman" w:cs="Times New Roman"/>
          <w:sz w:val="28"/>
          <w:szCs w:val="28"/>
          <w:rPrChange w:id="2201" w:author="user pc" w:date="2022-03-15T10:14:00Z">
            <w:rPr/>
          </w:rPrChange>
        </w:rPr>
        <w:t xml:space="preserve"> = 1.0</w:t>
      </w:r>
    </w:p>
    <w:p>
      <w:pPr>
        <w:pStyle w:val="style0"/>
        <w:rPr>
          <w:rFonts w:ascii="Times New Roman" w:cs="Times New Roman"/>
          <w:sz w:val="28"/>
          <w:szCs w:val="28"/>
          <w:rPrChange w:id="2202" w:author="user pc" w:date="2022-03-15T10:14:00Z">
            <w:rPr/>
          </w:rPrChange>
        </w:rPr>
      </w:pPr>
      <w:r w:rsidRPr="E22AF522">
        <w:rPr>
          <w:rFonts w:ascii="Times New Roman" w:cs="Times New Roman"/>
          <w:sz w:val="28"/>
          <w:szCs w:val="28"/>
          <w:rPrChange w:id="2203" w:author="user pc" w:date="2022-03-15T10:14:00Z">
            <w:rPr/>
          </w:rPrChange>
        </w:rPr>
        <w:t xml:space="preserve">For Hydrogen;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13" type="#_x0000_t75" filled="f" stroked="f" style="margin-left:0.0pt;margin-top:0.0pt;width:37.7pt;height:32.0pt;mso-wrap-distance-left:0.0pt;mso-wrap-distance-right:0.0pt;visibility:visible;">
            <v:imagedata r:id="rId60"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13" DrawAspect="Content" ObjectID="0" r:id="rId61"/>
        </w:object>
      </w:r>
      <w:r>
        <w:rPr>
          <w:rFonts w:ascii="Times New Roman" w:cs="Times New Roman" w:hAnsi="Times New Roman"/>
          <w:position w:val="-24"/>
          <w:sz w:val="28"/>
          <w:szCs w:val="28"/>
        </w:rPr>
      </w:r>
      <w:r w:rsidRPr="98C0F6F3">
        <w:rPr>
          <w:rFonts w:ascii="Times New Roman" w:cs="Times New Roman"/>
          <w:sz w:val="28"/>
          <w:szCs w:val="28"/>
          <w:rPrChange w:id="2204" w:author="user pc" w:date="2022-03-15T10:14:00Z">
            <w:rPr/>
          </w:rPrChange>
        </w:rPr>
        <w:t xml:space="preserve"> = 2.0</w:t>
      </w:r>
    </w:p>
    <w:p>
      <w:pPr>
        <w:pStyle w:val="style0"/>
        <w:rPr>
          <w:rFonts w:ascii="Times New Roman" w:cs="Times New Roman"/>
          <w:sz w:val="28"/>
          <w:szCs w:val="28"/>
          <w:rPrChange w:id="2205" w:author="user pc" w:date="2022-03-15T10:14:00Z">
            <w:rPr/>
          </w:rPrChange>
        </w:rPr>
      </w:pPr>
      <w:r w:rsidRPr="E1075244">
        <w:rPr>
          <w:rFonts w:ascii="Times New Roman" w:cs="Times New Roman"/>
          <w:sz w:val="28"/>
          <w:szCs w:val="28"/>
          <w:rPrChange w:id="2206" w:author="user pc" w:date="2022-03-15T10:14:00Z">
            <w:rPr/>
          </w:rPrChange>
        </w:rPr>
        <w:t>Hence, the molecular formula is CH</w:t>
      </w:r>
      <w:r w:rsidRPr="B141BD8A">
        <w:rPr>
          <w:rFonts w:ascii="Times New Roman" w:cs="Times New Roman"/>
          <w:sz w:val="28"/>
          <w:szCs w:val="28"/>
          <w:vertAlign w:val="subscript"/>
          <w:rPrChange w:id="2207" w:author="user pc" w:date="2022-03-15T10:14:00Z">
            <w:rPr>
              <w:vertAlign w:val="subscript"/>
            </w:rPr>
          </w:rPrChange>
        </w:rPr>
        <w:t>2</w:t>
      </w:r>
    </w:p>
    <w:p>
      <w:pPr>
        <w:pStyle w:val="style0"/>
        <w:rPr>
          <w:rFonts w:ascii="Times New Roman" w:cs="Times New Roman"/>
          <w:sz w:val="28"/>
          <w:szCs w:val="28"/>
          <w:rPrChange w:id="2208" w:author="user pc" w:date="2022-03-15T10:14:00Z">
            <w:rPr/>
          </w:rPrChange>
        </w:rPr>
      </w:pPr>
    </w:p>
    <w:p>
      <w:pPr>
        <w:pStyle w:val="style0"/>
        <w:rPr>
          <w:rFonts w:ascii="Times New Roman" w:cs="Times New Roman"/>
          <w:sz w:val="28"/>
          <w:szCs w:val="28"/>
          <w:rPrChange w:id="2209" w:author="user pc" w:date="2022-03-15T10:14:00Z">
            <w:rPr/>
          </w:rPrChange>
        </w:rPr>
      </w:pPr>
    </w:p>
    <w:p>
      <w:pPr>
        <w:pStyle w:val="style0"/>
        <w:rPr>
          <w:rFonts w:ascii="Times New Roman" w:cs="Times New Roman"/>
          <w:sz w:val="28"/>
          <w:szCs w:val="28"/>
          <w:rPrChange w:id="2210" w:author="user pc" w:date="2022-03-15T10:14:00Z">
            <w:rPr/>
          </w:rPrChange>
        </w:rPr>
      </w:pPr>
    </w:p>
    <w:p>
      <w:pPr>
        <w:pStyle w:val="style0"/>
        <w:rPr>
          <w:rFonts w:ascii="Times New Roman" w:cs="Times New Roman"/>
          <w:b/>
          <w:bCs/>
          <w:sz w:val="28"/>
          <w:szCs w:val="28"/>
          <w:rPrChange w:id="2211" w:author="user pc" w:date="2022-03-15T10:14:00Z">
            <w:rPr>
              <w:b/>
              <w:bCs/>
            </w:rPr>
          </w:rPrChange>
        </w:rPr>
      </w:pPr>
      <w:r>
        <w:rPr>
          <w:rFonts w:ascii="Times New Roman" w:cs="Times New Roman" w:hAnsi="Times New Roman"/>
          <w:b/>
          <w:bCs/>
          <w:sz w:val="28"/>
          <w:szCs w:val="28"/>
        </w:rPr>
        <w:t xml:space="preserve"> </w:t>
      </w:r>
      <w:r w:rsidRPr="13A838CD">
        <w:rPr>
          <w:rFonts w:ascii="Times New Roman" w:cs="Times New Roman"/>
          <w:b/>
          <w:bCs/>
          <w:sz w:val="28"/>
          <w:szCs w:val="28"/>
          <w:rPrChange w:id="2212" w:author="user pc" w:date="2022-03-15T10:14:00Z">
            <w:rPr>
              <w:b/>
              <w:bCs/>
            </w:rPr>
          </w:rPrChange>
        </w:rPr>
        <w:t>TAKE AWAY</w:t>
      </w:r>
    </w:p>
    <w:p>
      <w:pPr>
        <w:pStyle w:val="style179"/>
        <w:numPr>
          <w:ilvl w:val="3"/>
          <w:numId w:val="14"/>
        </w:numPr>
        <w:rPr>
          <w:rFonts w:ascii="Times New Roman" w:cs="Times New Roman"/>
          <w:sz w:val="28"/>
          <w:szCs w:val="28"/>
          <w:rPrChange w:id="2213" w:author="user pc" w:date="2022-03-15T10:14:00Z">
            <w:rPr/>
          </w:rPrChange>
        </w:rPr>
      </w:pPr>
      <w:r w:rsidRPr="9955D34E">
        <w:rPr>
          <w:rFonts w:ascii="Times New Roman" w:cs="Times New Roman"/>
          <w:sz w:val="28"/>
          <w:szCs w:val="28"/>
          <w:rPrChange w:id="2214" w:author="user pc" w:date="2022-03-15T10:14:00Z">
            <w:rPr/>
          </w:rPrChange>
        </w:rPr>
        <w:t xml:space="preserve">On analysis, the salt sodium sulfate was found to contain 32.4% sodium, 22.5% sulfur and 45.1% oxygen. Calculate the empirical formula of sodium sulfate. Atomic masses: Na = 23, S = 32 and O = 16. </w:t>
      </w:r>
      <w:r w:rsidRPr="ACED8015">
        <w:rPr>
          <w:rFonts w:ascii="Times New Roman" w:cs="Times New Roman"/>
          <w:b/>
          <w:bCs/>
          <w:sz w:val="28"/>
          <w:szCs w:val="28"/>
          <w:rPrChange w:id="2215" w:author="user pc" w:date="2022-03-15T10:14:00Z">
            <w:rPr>
              <w:b/>
              <w:bCs/>
            </w:rPr>
          </w:rPrChange>
        </w:rPr>
        <w:t>Ans.  The simplest ratio gives the empirical formula for sodium sulfate = 2 : 1 : 4, formula is Na</w:t>
      </w:r>
      <w:r w:rsidRPr="FF82967C">
        <w:rPr>
          <w:rFonts w:ascii="Times New Roman" w:cs="Times New Roman"/>
          <w:b/>
          <w:bCs/>
          <w:sz w:val="28"/>
          <w:szCs w:val="28"/>
          <w:vertAlign w:val="subscript"/>
          <w:rPrChange w:id="2216" w:author="user pc" w:date="2022-03-15T10:14:00Z">
            <w:rPr>
              <w:b/>
              <w:bCs/>
              <w:vertAlign w:val="subscript"/>
            </w:rPr>
          </w:rPrChange>
        </w:rPr>
        <w:t>2</w:t>
      </w:r>
      <w:r w:rsidRPr="E803DAA9">
        <w:rPr>
          <w:rFonts w:ascii="Times New Roman" w:cs="Times New Roman"/>
          <w:b/>
          <w:bCs/>
          <w:sz w:val="28"/>
          <w:szCs w:val="28"/>
          <w:rPrChange w:id="2217" w:author="user pc" w:date="2022-03-15T10:14:00Z">
            <w:rPr>
              <w:b/>
              <w:bCs/>
            </w:rPr>
          </w:rPrChange>
        </w:rPr>
        <w:t>SO</w:t>
      </w:r>
      <w:r w:rsidRPr="3C408C3A">
        <w:rPr>
          <w:rFonts w:ascii="Times New Roman" w:cs="Times New Roman"/>
          <w:b/>
          <w:bCs/>
          <w:sz w:val="28"/>
          <w:szCs w:val="28"/>
          <w:vertAlign w:val="subscript"/>
          <w:rPrChange w:id="2218" w:author="user pc" w:date="2022-03-15T10:14:00Z">
            <w:rPr>
              <w:b/>
              <w:bCs/>
              <w:vertAlign w:val="subscript"/>
            </w:rPr>
          </w:rPrChange>
        </w:rPr>
        <w:t>4</w:t>
      </w:r>
    </w:p>
    <w:p>
      <w:pPr>
        <w:pStyle w:val="style179"/>
        <w:numPr>
          <w:ilvl w:val="3"/>
          <w:numId w:val="14"/>
        </w:numPr>
        <w:rPr>
          <w:rFonts w:ascii="Times New Roman" w:cs="Times New Roman"/>
          <w:b w:val="false"/>
          <w:bCs w:val="false"/>
          <w:sz w:val="28"/>
          <w:szCs w:val="28"/>
          <w:rPrChange w:id="2219" w:author="user pc" w:date="2022-03-15T10:14:00Z">
            <w:rPr>
              <w:b/>
              <w:bCs/>
            </w:rPr>
          </w:rPrChange>
        </w:rPr>
      </w:pPr>
      <w:r w:rsidRPr="D2B52321">
        <w:rPr>
          <w:rFonts w:ascii="Times New Roman" w:cs="Times New Roman"/>
          <w:sz w:val="28"/>
          <w:szCs w:val="28"/>
          <w:rPrChange w:id="2220" w:author="user pc" w:date="2022-03-15T10:14:00Z">
            <w:rPr/>
          </w:rPrChange>
        </w:rPr>
        <w:t>Analysis of hydrocarbon showed it consisted of 83.3% carbon and 16.7% hydrogen. Calculate the empirical formula of the hydrocarbon. Atomic masses: C</w:t>
      </w:r>
      <w:r>
        <w:rPr>
          <w:rFonts w:ascii="Times New Roman" w:cs="Times New Roman" w:hAnsi="Times New Roman"/>
          <w:sz w:val="28"/>
          <w:szCs w:val="28"/>
        </w:rPr>
        <w:t xml:space="preserve"> </w:t>
      </w:r>
      <w:r w:rsidRPr="09CD6B90">
        <w:rPr>
          <w:rFonts w:ascii="Times New Roman" w:cs="Times New Roman"/>
          <w:sz w:val="28"/>
          <w:szCs w:val="28"/>
          <w:rPrChange w:id="2221" w:author="user pc" w:date="2022-03-15T10:14:00Z">
            <w:rPr/>
          </w:rPrChange>
        </w:rPr>
        <w:t>=</w:t>
      </w:r>
      <w:r>
        <w:rPr>
          <w:rFonts w:ascii="Times New Roman" w:cs="Times New Roman" w:hAnsi="Times New Roman"/>
          <w:sz w:val="28"/>
          <w:szCs w:val="28"/>
        </w:rPr>
        <w:t xml:space="preserve"> </w:t>
      </w:r>
      <w:r w:rsidRPr="0ED6870A">
        <w:rPr>
          <w:rFonts w:ascii="Times New Roman" w:cs="Times New Roman"/>
          <w:sz w:val="28"/>
          <w:szCs w:val="28"/>
          <w:rPrChange w:id="2222" w:author="user pc" w:date="2022-03-15T10:14:00Z">
            <w:rPr/>
          </w:rPrChange>
        </w:rPr>
        <w:t>12</w:t>
      </w:r>
      <w:r>
        <w:rPr>
          <w:rFonts w:ascii="Times New Roman" w:cs="Times New Roman" w:hAnsi="Times New Roman"/>
          <w:sz w:val="28"/>
          <w:szCs w:val="28"/>
        </w:rPr>
        <w:t xml:space="preserve"> </w:t>
      </w:r>
      <w:r w:rsidRPr="DCF40C80">
        <w:rPr>
          <w:rFonts w:ascii="Times New Roman" w:cs="Times New Roman"/>
          <w:sz w:val="28"/>
          <w:szCs w:val="28"/>
          <w:rPrChange w:id="2223" w:author="user pc" w:date="2022-03-15T10:14:00Z">
            <w:rPr/>
          </w:rPrChange>
        </w:rPr>
        <w:t>and</w:t>
      </w:r>
      <w:r>
        <w:rPr>
          <w:rFonts w:ascii="Times New Roman" w:cs="Times New Roman" w:hAnsi="Times New Roman"/>
          <w:sz w:val="28"/>
          <w:szCs w:val="28"/>
        </w:rPr>
        <w:t xml:space="preserve"> </w:t>
      </w:r>
      <w:r w:rsidRPr="3B06AF78">
        <w:rPr>
          <w:rFonts w:ascii="Times New Roman" w:cs="Times New Roman"/>
          <w:sz w:val="28"/>
          <w:szCs w:val="28"/>
          <w:rPrChange w:id="2224" w:author="user pc" w:date="2022-03-15T10:14:00Z">
            <w:rPr/>
          </w:rPrChange>
        </w:rPr>
        <w:t>H</w:t>
      </w:r>
      <w:r>
        <w:rPr>
          <w:rFonts w:ascii="Times New Roman" w:cs="Times New Roman" w:hAnsi="Times New Roman"/>
          <w:sz w:val="28"/>
          <w:szCs w:val="28"/>
        </w:rPr>
        <w:t xml:space="preserve"> </w:t>
      </w:r>
      <w:r w:rsidRPr="CF275446">
        <w:rPr>
          <w:rFonts w:ascii="Times New Roman" w:cs="Times New Roman"/>
          <w:sz w:val="28"/>
          <w:szCs w:val="28"/>
          <w:rPrChange w:id="2225" w:author="user pc" w:date="2022-03-15T10:14:00Z">
            <w:rPr/>
          </w:rPrChange>
        </w:rPr>
        <w:t>=1</w:t>
      </w:r>
      <w:r>
        <w:rPr>
          <w:rFonts w:ascii="Times New Roman" w:cs="Times New Roman" w:hAnsi="Times New Roman"/>
          <w:sz w:val="28"/>
          <w:szCs w:val="28"/>
        </w:rPr>
        <w:t xml:space="preserve"> </w:t>
      </w:r>
      <w:r w:rsidRPr="1D182AB2">
        <w:rPr>
          <w:rFonts w:ascii="Times New Roman" w:cs="Times New Roman"/>
          <w:b/>
          <w:bCs/>
          <w:sz w:val="28"/>
          <w:szCs w:val="28"/>
          <w:rPrChange w:id="2226" w:author="user pc" w:date="2022-03-15T10:14:00Z">
            <w:rPr>
              <w:b/>
              <w:bCs/>
            </w:rPr>
          </w:rPrChange>
        </w:rPr>
        <w:t>Ans.</w:t>
      </w:r>
      <w:r>
        <w:rPr>
          <w:rFonts w:ascii="Times New Roman" w:cs="Times New Roman" w:hAnsi="Times New Roman"/>
          <w:b/>
          <w:bCs/>
          <w:sz w:val="28"/>
          <w:szCs w:val="28"/>
        </w:rPr>
        <w:t xml:space="preserve"> </w:t>
      </w:r>
      <w:r w:rsidRPr="866D735D">
        <w:rPr>
          <w:rFonts w:ascii="Times New Roman" w:cs="Times New Roman"/>
          <w:b/>
          <w:bCs/>
          <w:sz w:val="28"/>
          <w:szCs w:val="28"/>
          <w:rPrChange w:id="2227" w:author="user pc" w:date="2022-03-15T10:14:00Z">
            <w:rPr>
              <w:b/>
              <w:bCs/>
            </w:rPr>
          </w:rPrChange>
        </w:rPr>
        <w:t>Therefore the simplest ratio gives the empirical</w:t>
      </w:r>
      <w:r>
        <w:rPr>
          <w:rFonts w:ascii="Times New Roman" w:cs="Times New Roman" w:hAnsi="Times New Roman"/>
          <w:b/>
          <w:bCs/>
          <w:sz w:val="28"/>
          <w:szCs w:val="28"/>
        </w:rPr>
        <w:t xml:space="preserve"> </w:t>
      </w:r>
      <w:r w:rsidRPr="B8708AC2">
        <w:rPr>
          <w:rFonts w:ascii="Times New Roman" w:cs="Times New Roman"/>
          <w:b/>
          <w:bCs/>
          <w:sz w:val="28"/>
          <w:szCs w:val="28"/>
          <w:rPrChange w:id="2228" w:author="user pc" w:date="2022-03-15T10:14:00Z">
            <w:rPr>
              <w:b/>
              <w:bCs/>
            </w:rPr>
          </w:rPrChange>
        </w:rPr>
        <w:t>formula for the hydrocarbon = 5 : 12, so formula is C</w:t>
      </w:r>
      <w:r w:rsidRPr="7BF6D042">
        <w:rPr>
          <w:rFonts w:ascii="Times New Roman" w:cs="Times New Roman"/>
          <w:b/>
          <w:bCs/>
          <w:sz w:val="28"/>
          <w:szCs w:val="28"/>
          <w:vertAlign w:val="subscript"/>
          <w:rPrChange w:id="2229" w:author="user pc" w:date="2022-03-15T10:14:00Z">
            <w:rPr>
              <w:b/>
              <w:bCs/>
              <w:vertAlign w:val="subscript"/>
            </w:rPr>
          </w:rPrChange>
        </w:rPr>
        <w:t>5</w:t>
      </w:r>
      <w:r w:rsidRPr="7A0501B8">
        <w:rPr>
          <w:rFonts w:ascii="Times New Roman" w:cs="Times New Roman"/>
          <w:b/>
          <w:bCs/>
          <w:sz w:val="28"/>
          <w:szCs w:val="28"/>
          <w:rPrChange w:id="2230" w:author="user pc" w:date="2022-03-15T10:14:00Z">
            <w:rPr>
              <w:b/>
              <w:bCs/>
            </w:rPr>
          </w:rPrChange>
        </w:rPr>
        <w:t>H</w:t>
      </w:r>
      <w:r w:rsidRPr="1AEF8547">
        <w:rPr>
          <w:rFonts w:ascii="Times New Roman" w:cs="Times New Roman"/>
          <w:b/>
          <w:bCs/>
          <w:sz w:val="28"/>
          <w:szCs w:val="28"/>
          <w:vertAlign w:val="subscript"/>
          <w:rPrChange w:id="2231" w:author="user pc" w:date="2022-03-15T10:14:00Z">
            <w:rPr>
              <w:b/>
              <w:bCs/>
              <w:vertAlign w:val="subscript"/>
            </w:rPr>
          </w:rPrChange>
        </w:rPr>
        <w:t>12</w:t>
      </w:r>
      <w:r w:rsidRPr="640D3CE9">
        <w:rPr>
          <w:rFonts w:ascii="Times New Roman" w:cs="Times New Roman"/>
          <w:b/>
          <w:bCs/>
          <w:sz w:val="28"/>
          <w:szCs w:val="28"/>
          <w:rPrChange w:id="2232" w:author="user pc" w:date="2022-03-15T10:14:00Z">
            <w:rPr>
              <w:b/>
              <w:bCs/>
            </w:rPr>
          </w:rPrChange>
        </w:rPr>
        <w:t>. This is the simplest hydrocarbon molecule called pentane.</w:t>
      </w:r>
    </w:p>
    <w:p>
      <w:pPr>
        <w:pStyle w:val="style0"/>
        <w:rPr>
          <w:rFonts w:ascii="Times New Roman" w:cs="Times New Roman"/>
          <w:b/>
          <w:bCs/>
          <w:sz w:val="28"/>
          <w:szCs w:val="28"/>
          <w:rPrChange w:id="2233" w:author="user pc" w:date="2022-03-15T10:14:00Z">
            <w:rPr>
              <w:b/>
              <w:bCs/>
            </w:rPr>
          </w:rPrChange>
        </w:rPr>
      </w:pPr>
      <w:r>
        <w:rPr>
          <w:rFonts w:ascii="Times New Roman" w:cs="Times New Roman" w:hAnsi="Times New Roman"/>
          <w:sz w:val="28"/>
          <w:szCs w:val="28"/>
        </w:rPr>
        <w:t xml:space="preserve">3. </w:t>
      </w:r>
      <w:r w:rsidRPr="484B7AF7">
        <w:rPr>
          <w:rFonts w:ascii="Times New Roman" w:cs="Times New Roman"/>
          <w:sz w:val="28"/>
          <w:szCs w:val="28"/>
          <w:rPrChange w:id="2234" w:author="user pc" w:date="2022-03-15T10:14:00Z">
            <w:rPr/>
          </w:rPrChange>
        </w:rPr>
        <w:t xml:space="preserve">What is the empirical formula of a hydrocarbon containing 0.160 moles of carbon and 0.640 moles of hydrogen? </w:t>
      </w:r>
      <w:r w:rsidRPr="F30FCB0F">
        <w:rPr>
          <w:rFonts w:ascii="Times New Roman" w:cs="Times New Roman"/>
          <w:b/>
          <w:bCs/>
          <w:sz w:val="28"/>
          <w:szCs w:val="28"/>
          <w:rPrChange w:id="2235" w:author="user pc" w:date="2022-03-15T10:14:00Z">
            <w:rPr>
              <w:b/>
              <w:bCs/>
            </w:rPr>
          </w:rPrChange>
        </w:rPr>
        <w:t>Ans. CH</w:t>
      </w:r>
      <w:r w:rsidRPr="77363EE7">
        <w:rPr>
          <w:rFonts w:ascii="Times New Roman" w:cs="Times New Roman"/>
          <w:b/>
          <w:bCs/>
          <w:sz w:val="28"/>
          <w:szCs w:val="28"/>
          <w:vertAlign w:val="subscript"/>
          <w:rPrChange w:id="2236" w:author="user pc" w:date="2022-03-15T10:14:00Z">
            <w:rPr>
              <w:b/>
              <w:bCs/>
              <w:vertAlign w:val="subscript"/>
            </w:rPr>
          </w:rPrChange>
        </w:rPr>
        <w:t>4</w:t>
      </w:r>
    </w:p>
    <w:p>
      <w:pPr>
        <w:pStyle w:val="style0"/>
        <w:spacing w:lineRule="auto" w:line="240"/>
        <w:rPr>
          <w:rFonts w:ascii="Times New Roman" w:cs="Times New Roman" w:eastAsia="宋体" w:hAnsi="Times New Roman"/>
          <w:sz w:val="28"/>
          <w:szCs w:val="28"/>
          <w:rPrChange w:id="2237" w:author="user pc" w:date="2022-03-15T10:14:00Z">
            <w:rPr>
              <w:rFonts w:cs="Bell MT" w:eastAsia="宋体" w:hAnsi="Bell MT"/>
            </w:rPr>
          </w:rPrChange>
        </w:rPr>
      </w:pPr>
      <w:r w:rsidRPr="C42D729F">
        <w:rPr>
          <w:rFonts w:ascii="Times New Roman" w:cs="Times New Roman" w:eastAsia="宋体" w:hAnsi="Times New Roman"/>
          <w:sz w:val="28"/>
          <w:szCs w:val="28"/>
          <w:rPrChange w:id="2238" w:author="user pc" w:date="2022-03-15T10:14:00Z">
            <w:rPr>
              <w:rFonts w:cs="Bell MT" w:eastAsia="宋体" w:hAnsi="Bell MT"/>
            </w:rPr>
          </w:rPrChange>
        </w:rPr>
        <w:t>4. Vitamin C, which may or may not be effective in preventing colds, is an organic compound containing carbon, hydrogen and oxygen. Analysis of a carefully purified sample gives C = 40.9 %,H = 4.55%, O = 54.5%. From another experiment, the molar mass of vitamin C was found to be 180. From these data, determine:</w:t>
      </w:r>
    </w:p>
    <w:p>
      <w:pPr>
        <w:pStyle w:val="style0"/>
        <w:spacing w:lineRule="auto" w:line="240"/>
        <w:rPr>
          <w:rFonts w:ascii="Times New Roman" w:cs="Times New Roman" w:eastAsia="宋体" w:hAnsi="Times New Roman"/>
          <w:sz w:val="28"/>
          <w:szCs w:val="28"/>
          <w:rPrChange w:id="2239" w:author="user pc" w:date="2022-03-15T10:14:00Z">
            <w:rPr>
              <w:rFonts w:ascii="Bell MT" w:cs="Bell MT" w:eastAsia="宋体" w:hAnsi="Bell MT"/>
            </w:rPr>
          </w:rPrChange>
        </w:rPr>
      </w:pPr>
      <w:r w:rsidRPr="791A5569">
        <w:rPr>
          <w:rFonts w:ascii="Times New Roman" w:cs="Times New Roman" w:eastAsia="宋体" w:hAnsi="Times New Roman"/>
          <w:sz w:val="28"/>
          <w:szCs w:val="28"/>
          <w:rPrChange w:id="2240" w:author="user pc" w:date="2022-03-15T10:14:00Z">
            <w:rPr>
              <w:rFonts w:cs="Bell MT" w:eastAsia="宋体" w:hAnsi="Bell MT"/>
            </w:rPr>
          </w:rPrChange>
        </w:rPr>
        <w:t xml:space="preserve">a) the empirical formula of vitamin C. </w:t>
      </w:r>
      <w:r w:rsidRPr="24D6092F">
        <w:rPr>
          <w:rFonts w:ascii="Times New Roman" w:cs="Times New Roman" w:eastAsia="宋体" w:hAnsi="Times New Roman"/>
          <w:b/>
          <w:bCs/>
          <w:sz w:val="28"/>
          <w:szCs w:val="28"/>
          <w:rPrChange w:id="2241" w:author="user pc" w:date="2022-03-15T10:14:00Z">
            <w:rPr>
              <w:rFonts w:cs="Bell MT" w:eastAsia="宋体" w:hAnsi="Bell MT"/>
              <w:b/>
              <w:bCs/>
            </w:rPr>
          </w:rPrChange>
        </w:rPr>
        <w:t>Ans. C</w:t>
      </w:r>
      <w:r w:rsidRPr="2335C77F">
        <w:rPr>
          <w:rFonts w:ascii="Times New Roman" w:cs="Times New Roman" w:eastAsia="宋体" w:hAnsi="Times New Roman"/>
          <w:b/>
          <w:bCs/>
          <w:sz w:val="28"/>
          <w:szCs w:val="28"/>
          <w:vertAlign w:val="subscript"/>
          <w:rPrChange w:id="2242" w:author="user pc" w:date="2022-03-15T10:14:00Z">
            <w:rPr>
              <w:rFonts w:cs="Bell MT" w:eastAsia="宋体" w:hAnsi="Bell MT"/>
              <w:b/>
              <w:bCs/>
              <w:vertAlign w:val="subscript"/>
            </w:rPr>
          </w:rPrChange>
        </w:rPr>
        <w:t>3</w:t>
      </w:r>
      <w:r w:rsidRPr="67F1F3CD">
        <w:rPr>
          <w:rFonts w:ascii="Times New Roman" w:cs="Times New Roman" w:eastAsia="宋体" w:hAnsi="Times New Roman"/>
          <w:b/>
          <w:bCs/>
          <w:sz w:val="28"/>
          <w:szCs w:val="28"/>
          <w:rPrChange w:id="2243" w:author="user pc" w:date="2022-03-15T10:14:00Z">
            <w:rPr>
              <w:rFonts w:cs="Bell MT" w:eastAsia="宋体" w:hAnsi="Bell MT"/>
              <w:b/>
              <w:bCs/>
            </w:rPr>
          </w:rPrChange>
        </w:rPr>
        <w:t>H</w:t>
      </w:r>
      <w:r w:rsidRPr="E18C71AF">
        <w:rPr>
          <w:rFonts w:ascii="Times New Roman" w:cs="Times New Roman" w:eastAsia="宋体" w:hAnsi="Times New Roman"/>
          <w:b/>
          <w:bCs/>
          <w:sz w:val="28"/>
          <w:szCs w:val="28"/>
          <w:vertAlign w:val="subscript"/>
          <w:rPrChange w:id="2244" w:author="user pc" w:date="2022-03-15T10:14:00Z">
            <w:rPr>
              <w:rFonts w:cs="Bell MT" w:eastAsia="宋体" w:hAnsi="Bell MT"/>
              <w:b/>
              <w:bCs/>
              <w:vertAlign w:val="subscript"/>
            </w:rPr>
          </w:rPrChange>
        </w:rPr>
        <w:t>4</w:t>
      </w:r>
      <w:r w:rsidRPr="3C75BEFA">
        <w:rPr>
          <w:rFonts w:ascii="Times New Roman" w:cs="Times New Roman" w:eastAsia="宋体" w:hAnsi="Times New Roman"/>
          <w:b/>
          <w:bCs/>
          <w:sz w:val="28"/>
          <w:szCs w:val="28"/>
          <w:rPrChange w:id="2245" w:author="user pc" w:date="2022-03-15T10:14:00Z">
            <w:rPr>
              <w:rFonts w:cs="Bell MT" w:eastAsia="宋体" w:hAnsi="Bell MT"/>
              <w:b/>
              <w:bCs/>
            </w:rPr>
          </w:rPrChange>
        </w:rPr>
        <w:t>O</w:t>
      </w:r>
      <w:r w:rsidRPr="155B8086">
        <w:rPr>
          <w:rFonts w:ascii="Times New Roman" w:cs="Times New Roman" w:eastAsia="宋体" w:hAnsi="Times New Roman"/>
          <w:b/>
          <w:bCs/>
          <w:sz w:val="28"/>
          <w:szCs w:val="28"/>
          <w:vertAlign w:val="subscript"/>
          <w:rPrChange w:id="2246" w:author="user pc" w:date="2022-03-15T10:14:00Z">
            <w:rPr>
              <w:rFonts w:cs="Bell MT" w:eastAsia="宋体" w:hAnsi="Bell MT"/>
              <w:b/>
              <w:bCs/>
              <w:vertAlign w:val="subscript"/>
            </w:rPr>
          </w:rPrChange>
        </w:rPr>
        <w:t>3</w:t>
      </w:r>
    </w:p>
    <w:p>
      <w:pPr>
        <w:pStyle w:val="style0"/>
        <w:spacing w:lineRule="auto" w:line="240"/>
        <w:rPr>
          <w:rFonts w:ascii="Times New Roman" w:cs="Times New Roman" w:eastAsia="宋体" w:hAnsi="Times New Roman"/>
          <w:sz w:val="28"/>
          <w:szCs w:val="28"/>
          <w:rPrChange w:id="2247" w:author="user pc" w:date="2022-03-15T10:14:00Z">
            <w:rPr>
              <w:rFonts w:ascii="Bell MT" w:cs="Bell MT" w:eastAsia="宋体" w:hAnsi="Bell MT"/>
            </w:rPr>
          </w:rPrChange>
        </w:rPr>
      </w:pPr>
      <w:r w:rsidRPr="51653CB5">
        <w:rPr>
          <w:rFonts w:ascii="Times New Roman" w:cs="Times New Roman" w:eastAsia="宋体" w:hAnsi="Times New Roman"/>
          <w:sz w:val="28"/>
          <w:szCs w:val="28"/>
          <w:rPrChange w:id="2248" w:author="user pc" w:date="2022-03-15T10:14:00Z">
            <w:rPr>
              <w:rFonts w:cs="Bell MT" w:eastAsia="宋体" w:hAnsi="Bell MT"/>
            </w:rPr>
          </w:rPrChange>
        </w:rPr>
        <w:t>b) the molecular formula of vitamin C</w:t>
      </w:r>
      <w:r w:rsidRPr="F82D0590">
        <w:rPr>
          <w:rFonts w:ascii="Times New Roman" w:cs="Times New Roman" w:eastAsia="宋体" w:hAnsi="Times New Roman"/>
          <w:b/>
          <w:bCs/>
          <w:sz w:val="28"/>
          <w:szCs w:val="28"/>
          <w:rPrChange w:id="2249" w:author="user pc" w:date="2022-03-15T10:14:00Z">
            <w:rPr>
              <w:rFonts w:cs="Bell MT" w:eastAsia="宋体" w:hAnsi="Bell MT"/>
              <w:b/>
              <w:bCs/>
            </w:rPr>
          </w:rPrChange>
        </w:rPr>
        <w:t>. Ans. C</w:t>
      </w:r>
      <w:r w:rsidRPr="31F34686">
        <w:rPr>
          <w:rFonts w:ascii="Times New Roman" w:cs="Times New Roman" w:eastAsia="宋体" w:hAnsi="Times New Roman"/>
          <w:b/>
          <w:bCs/>
          <w:sz w:val="28"/>
          <w:szCs w:val="28"/>
          <w:vertAlign w:val="subscript"/>
          <w:rPrChange w:id="2250" w:author="user pc" w:date="2022-03-15T10:14:00Z">
            <w:rPr>
              <w:rFonts w:cs="Bell MT" w:eastAsia="宋体" w:hAnsi="Bell MT"/>
              <w:b/>
              <w:bCs/>
              <w:vertAlign w:val="subscript"/>
            </w:rPr>
          </w:rPrChange>
        </w:rPr>
        <w:t>6</w:t>
      </w:r>
      <w:r w:rsidRPr="6211A385">
        <w:rPr>
          <w:rFonts w:ascii="Times New Roman" w:cs="Times New Roman" w:eastAsia="宋体" w:hAnsi="Times New Roman"/>
          <w:b/>
          <w:bCs/>
          <w:sz w:val="28"/>
          <w:szCs w:val="28"/>
          <w:rPrChange w:id="2251" w:author="user pc" w:date="2022-03-15T10:14:00Z">
            <w:rPr>
              <w:rFonts w:cs="Bell MT" w:eastAsia="宋体" w:hAnsi="Bell MT"/>
              <w:b/>
              <w:bCs/>
            </w:rPr>
          </w:rPrChange>
        </w:rPr>
        <w:t>H</w:t>
      </w:r>
      <w:r w:rsidRPr="29CFB097">
        <w:rPr>
          <w:rFonts w:ascii="Times New Roman" w:cs="Times New Roman" w:eastAsia="宋体" w:hAnsi="Times New Roman"/>
          <w:b/>
          <w:bCs/>
          <w:sz w:val="28"/>
          <w:szCs w:val="28"/>
          <w:vertAlign w:val="subscript"/>
          <w:rPrChange w:id="2252" w:author="user pc" w:date="2022-03-15T10:14:00Z">
            <w:rPr>
              <w:rFonts w:cs="Bell MT" w:eastAsia="宋体" w:hAnsi="Bell MT"/>
              <w:b/>
              <w:bCs/>
              <w:vertAlign w:val="subscript"/>
            </w:rPr>
          </w:rPrChange>
        </w:rPr>
        <w:t>8</w:t>
      </w:r>
      <w:r w:rsidRPr="BB084006">
        <w:rPr>
          <w:rFonts w:ascii="Times New Roman" w:cs="Times New Roman" w:eastAsia="宋体" w:hAnsi="Times New Roman"/>
          <w:b/>
          <w:bCs/>
          <w:sz w:val="28"/>
          <w:szCs w:val="28"/>
          <w:rPrChange w:id="2253" w:author="user pc" w:date="2022-03-15T10:14:00Z">
            <w:rPr>
              <w:rFonts w:cs="Bell MT" w:eastAsia="宋体" w:hAnsi="Bell MT"/>
              <w:b/>
              <w:bCs/>
            </w:rPr>
          </w:rPrChange>
        </w:rPr>
        <w:t>O</w:t>
      </w:r>
      <w:r w:rsidRPr="D998363B">
        <w:rPr>
          <w:rFonts w:ascii="Times New Roman" w:cs="Times New Roman" w:eastAsia="宋体" w:hAnsi="Times New Roman"/>
          <w:b/>
          <w:bCs/>
          <w:sz w:val="28"/>
          <w:szCs w:val="28"/>
          <w:vertAlign w:val="subscript"/>
          <w:rPrChange w:id="2254" w:author="user pc" w:date="2022-03-15T10:14:00Z">
            <w:rPr>
              <w:rFonts w:cs="Bell MT" w:eastAsia="宋体" w:hAnsi="Bell MT"/>
              <w:b/>
              <w:bCs/>
              <w:vertAlign w:val="subscript"/>
            </w:rPr>
          </w:rPrChange>
        </w:rPr>
        <w:t>6</w:t>
      </w:r>
    </w:p>
    <w:p>
      <w:pPr>
        <w:pStyle w:val="style0"/>
        <w:rPr>
          <w:rFonts w:ascii="Times New Roman" w:cs="Times New Roman" w:hAnsi="Times New Roman"/>
          <w:sz w:val="28"/>
          <w:szCs w:val="28"/>
        </w:rPr>
      </w:pPr>
      <w:r>
        <w:rPr>
          <w:rFonts w:ascii="Times New Roman" w:cs="Times New Roman" w:hAnsi="Times New Roman"/>
          <w:sz w:val="28"/>
          <w:szCs w:val="28"/>
        </w:rPr>
        <w:t>5. If the empirical formula of a compound is CH</w:t>
      </w:r>
      <w:r>
        <w:rPr>
          <w:rFonts w:ascii="Times New Roman" w:cs="Times New Roman" w:hAnsi="Times New Roman"/>
          <w:sz w:val="28"/>
          <w:szCs w:val="28"/>
          <w:vertAlign w:val="subscript"/>
        </w:rPr>
        <w:t>2</w:t>
      </w:r>
      <w:r>
        <w:rPr>
          <w:rFonts w:ascii="Times New Roman" w:cs="Times New Roman" w:hAnsi="Times New Roman"/>
          <w:sz w:val="28"/>
          <w:szCs w:val="28"/>
        </w:rPr>
        <w:t>F. Determine the true formula of the compound. Ans. C</w:t>
      </w:r>
      <w:r>
        <w:rPr>
          <w:rFonts w:ascii="Times New Roman" w:cs="Times New Roman" w:hAnsi="Times New Roman"/>
          <w:sz w:val="28"/>
          <w:szCs w:val="28"/>
          <w:vertAlign w:val="subscript"/>
        </w:rPr>
        <w:t>2</w:t>
      </w:r>
      <w:r>
        <w:rPr>
          <w:rFonts w:ascii="Times New Roman" w:cs="Times New Roman" w:hAnsi="Times New Roman"/>
          <w:sz w:val="28"/>
          <w:szCs w:val="28"/>
        </w:rPr>
        <w:t>H</w:t>
      </w:r>
      <w:r>
        <w:rPr>
          <w:rFonts w:ascii="Times New Roman" w:cs="Times New Roman" w:hAnsi="Times New Roman"/>
          <w:sz w:val="28"/>
          <w:szCs w:val="28"/>
          <w:vertAlign w:val="subscript"/>
        </w:rPr>
        <w:t>4</w:t>
      </w:r>
      <w:r>
        <w:rPr>
          <w:rFonts w:ascii="Times New Roman" w:cs="Times New Roman" w:hAnsi="Times New Roman"/>
          <w:sz w:val="28"/>
          <w:szCs w:val="28"/>
        </w:rPr>
        <w:t>F</w:t>
      </w:r>
      <w:r>
        <w:rPr>
          <w:rFonts w:ascii="Times New Roman" w:cs="Times New Roman" w:hAnsi="Times New Roman"/>
          <w:sz w:val="28"/>
          <w:szCs w:val="28"/>
          <w:vertAlign w:val="subscript"/>
        </w:rPr>
        <w:t>2</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spacing w:lineRule="auto" w:line="240"/>
        <w:rPr>
          <w:rFonts w:ascii="Times New Roman" w:cs="Times New Roman" w:eastAsia="宋体" w:hAnsi="Times New Roman"/>
          <w:b/>
          <w:sz w:val="28"/>
          <w:szCs w:val="28"/>
          <w:highlight w:val="yellow"/>
          <w:rPrChange w:id="2255" w:author="user pc" w:date="2022-03-15T10:14:00Z">
            <w:rPr>
              <w:rFonts w:ascii="Bell MT" w:cs="Bell MT" w:eastAsia="宋体" w:hAnsi="Bell MT"/>
              <w:b/>
              <w:highlight w:val="yellow"/>
            </w:rPr>
          </w:rPrChange>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
      </w:pPr>
    </w:p>
    <w:p>
      <w:pPr>
        <w:pStyle w:val="style0"/>
        <w:spacing w:lineRule="auto" w:line="240"/>
        <w:rPr>
          <w:rFonts w:ascii="Times New Roman" w:cs="Times New Roman" w:eastAsia="宋体" w:hAnsi="Times New Roman"/>
          <w:b/>
          <w:sz w:val="28"/>
          <w:szCs w:val="28"/>
          <w:highlight w:val="yellow"/>
          <w:rPrChange w:id="2256" w:author="user pc" w:date="2022-03-15T10:16:00Z">
            <w:rPr>
              <w:rFonts w:ascii="Bell MT" w:cs="Bell MT" w:eastAsia="宋体" w:hAnsi="Bell MT"/>
              <w:b/>
              <w:highlight w:val="yellow"/>
            </w:rPr>
          </w:rPrChange>
        </w:rPr>
      </w:pPr>
      <w:r w:rsidRPr="25F415A6">
        <w:rPr>
          <w:rFonts w:ascii="Times New Roman" w:cs="Times New Roman" w:eastAsia="宋体" w:hAnsi="Times New Roman"/>
          <w:b/>
          <w:sz w:val="28"/>
          <w:szCs w:val="28"/>
          <w:highlight w:val="yellow"/>
          <w:rPrChange w:id="2257" w:author="user pc" w:date="2022-03-15T10:16:00Z">
            <w:rPr>
              <w:rFonts w:ascii="Bell MT" w:cs="Bell MT" w:eastAsia="宋体" w:hAnsi="Bell MT"/>
              <w:b/>
              <w:highlight w:val="yellow"/>
            </w:rPr>
          </w:rPrChange>
        </w:rPr>
        <w:t>CHAPETR 5</w:t>
      </w:r>
    </w:p>
    <w:p>
      <w:pPr>
        <w:pStyle w:val="style0"/>
        <w:spacing w:lineRule="auto" w:line="240"/>
        <w:rPr>
          <w:rFonts w:ascii="Times New Roman" w:cs="Times New Roman" w:eastAsia="宋体" w:hAnsi="Times New Roman"/>
          <w:b/>
          <w:sz w:val="28"/>
          <w:szCs w:val="28"/>
          <w:highlight w:val="yellow"/>
          <w:rPrChange w:id="2258" w:author="user pc" w:date="2022-03-15T10:14:00Z">
            <w:rPr>
              <w:rFonts w:ascii="Bell MT" w:cs="Bell MT" w:eastAsia="宋体" w:hAnsi="Bell MT"/>
              <w:b/>
              <w:highlight w:val="yellow"/>
            </w:rPr>
          </w:rPrChange>
        </w:rPr>
      </w:pPr>
    </w:p>
    <w:p>
      <w:pPr>
        <w:pStyle w:val="style0"/>
        <w:spacing w:lineRule="auto" w:line="240"/>
        <w:rPr>
          <w:rFonts w:ascii="Times New Roman" w:cs="Times New Roman" w:eastAsia="宋体" w:hAnsi="Times New Roman"/>
          <w:b/>
          <w:sz w:val="28"/>
          <w:szCs w:val="28"/>
          <w:rPrChange w:id="2259" w:author="user pc" w:date="2022-03-15T10:14:00Z">
            <w:rPr>
              <w:rFonts w:ascii="Bell MT" w:cs="Bell MT" w:eastAsia="宋体" w:hAnsi="Bell MT"/>
              <w:b/>
            </w:rPr>
          </w:rPrChange>
        </w:rPr>
      </w:pPr>
      <w:r w:rsidRPr="51356D05">
        <w:rPr>
          <w:rFonts w:ascii="Times New Roman" w:cs="Times New Roman" w:eastAsia="宋体" w:hAnsi="Times New Roman"/>
          <w:b/>
          <w:sz w:val="28"/>
          <w:szCs w:val="28"/>
          <w:highlight w:val="yellow"/>
          <w:rPrChange w:id="2260" w:author="user pc" w:date="2022-03-15T10:14:00Z">
            <w:rPr>
              <w:rFonts w:ascii="Bell MT" w:cs="Bell MT" w:eastAsia="宋体" w:hAnsi="Bell MT"/>
              <w:b/>
              <w:highlight w:val="yellow"/>
            </w:rPr>
          </w:rPrChange>
        </w:rPr>
        <w:t xml:space="preserve"> LAWS OF CHEMICAL COMBINATION</w:t>
      </w:r>
    </w:p>
    <w:p>
      <w:pPr>
        <w:pStyle w:val="style0"/>
        <w:spacing w:lineRule="auto" w:line="240"/>
        <w:rPr>
          <w:rFonts w:ascii="Times New Roman" w:cs="Times New Roman" w:eastAsia="宋体" w:hAnsi="Times New Roman"/>
          <w:b/>
          <w:sz w:val="28"/>
          <w:szCs w:val="28"/>
          <w:rPrChange w:id="2261" w:author="user pc" w:date="2022-03-15T10:16:00Z">
            <w:rPr>
              <w:rFonts w:ascii="Bell MT" w:cs="Bell MT" w:eastAsia="宋体" w:hAnsi="Bell MT"/>
              <w:b/>
            </w:rPr>
          </w:rPrChange>
        </w:rPr>
      </w:pPr>
      <w:r w:rsidRPr="9248FF10">
        <w:rPr>
          <w:rFonts w:ascii="Times New Roman" w:cs="Times New Roman" w:eastAsia="宋体" w:hAnsi="Times New Roman"/>
          <w:b/>
          <w:sz w:val="28"/>
          <w:szCs w:val="28"/>
          <w:highlight w:val="yellow"/>
          <w:rPrChange w:id="2262" w:author="user pc" w:date="2022-03-15T10:16:00Z">
            <w:rPr>
              <w:rFonts w:ascii="Bell MT" w:cs="Bell MT" w:eastAsia="宋体" w:hAnsi="Bell MT"/>
              <w:b/>
              <w:highlight w:val="yellow"/>
            </w:rPr>
          </w:rPrChange>
        </w:rPr>
        <w:t>Law of conservation of mass</w:t>
      </w:r>
    </w:p>
    <w:p>
      <w:pPr>
        <w:pStyle w:val="style0"/>
        <w:spacing w:lineRule="auto" w:line="240"/>
        <w:rPr>
          <w:rFonts w:ascii="Times New Roman" w:cs="Times New Roman" w:eastAsia="宋体" w:hAnsi="Times New Roman"/>
          <w:sz w:val="28"/>
          <w:szCs w:val="28"/>
          <w:rPrChange w:id="2263" w:author="user pc" w:date="2022-03-15T10:16:00Z">
            <w:rPr>
              <w:rFonts w:ascii="Bell MT" w:cs="Bell MT" w:eastAsia="宋体" w:hAnsi="Bell MT"/>
            </w:rPr>
          </w:rPrChange>
        </w:rPr>
      </w:pPr>
      <w:r w:rsidRPr="7212FB61">
        <w:rPr>
          <w:rFonts w:ascii="Times New Roman" w:cs="Times New Roman" w:eastAsia="宋体" w:hAnsi="Times New Roman"/>
          <w:sz w:val="28"/>
          <w:szCs w:val="28"/>
          <w:rPrChange w:id="2264" w:author="user pc" w:date="2022-03-15T10:16:00Z">
            <w:rPr>
              <w:rFonts w:ascii="Bell MT" w:cs="Bell MT" w:eastAsia="宋体" w:hAnsi="Bell MT"/>
            </w:rPr>
          </w:rPrChange>
        </w:rPr>
        <w:t>This states that masses of substances</w:t>
      </w:r>
      <w:r>
        <w:rPr>
          <w:rFonts w:ascii="Times New Roman" w:cs="Times New Roman" w:eastAsia="宋体" w:hAnsi="Times New Roman"/>
          <w:sz w:val="28"/>
          <w:szCs w:val="28"/>
        </w:rPr>
        <w:t xml:space="preserve"> </w:t>
      </w:r>
      <w:r w:rsidRPr="E6D5764E">
        <w:rPr>
          <w:rFonts w:ascii="Times New Roman" w:cs="Times New Roman" w:eastAsia="宋体" w:hAnsi="Times New Roman"/>
          <w:sz w:val="28"/>
          <w:szCs w:val="28"/>
          <w:rPrChange w:id="2265" w:author="user pc" w:date="2022-03-15T10:16:00Z">
            <w:rPr>
              <w:rFonts w:ascii="Bell MT" w:cs="Bell MT" w:eastAsia="宋体" w:hAnsi="Bell MT"/>
            </w:rPr>
          </w:rPrChange>
        </w:rPr>
        <w:t>that you have before and after a chemical reaction remain exactly the same. This is always done in a closed system.</w:t>
      </w:r>
    </w:p>
    <w:p>
      <w:pPr>
        <w:pStyle w:val="style0"/>
        <w:spacing w:lineRule="auto" w:line="240"/>
        <w:rPr>
          <w:rFonts w:ascii="Times New Roman" w:cs="Times New Roman" w:eastAsia="宋体" w:hAnsi="Times New Roman"/>
          <w:sz w:val="28"/>
          <w:szCs w:val="28"/>
          <w:rPrChange w:id="2266" w:author="user pc" w:date="2022-03-15T10:16:00Z">
            <w:rPr>
              <w:rFonts w:ascii="Bell MT" w:cs="Bell MT" w:eastAsia="宋体" w:hAnsi="Bell MT"/>
            </w:rPr>
          </w:rPrChange>
        </w:rPr>
      </w:pPr>
      <w:r w:rsidRPr="E2E9C2D8">
        <w:rPr>
          <w:rFonts w:ascii="Times New Roman" w:cs="Times New Roman" w:eastAsia="宋体" w:hAnsi="Times New Roman"/>
          <w:b/>
          <w:sz w:val="28"/>
          <w:szCs w:val="28"/>
          <w:rPrChange w:id="2267" w:author="user pc" w:date="2022-03-15T10:16:00Z">
            <w:rPr>
              <w:rFonts w:ascii="Bell MT" w:cs="Bell MT" w:eastAsia="宋体" w:hAnsi="Bell MT"/>
              <w:b/>
            </w:rPr>
          </w:rPrChange>
        </w:rPr>
        <w:t>Solved Example 1:</w:t>
      </w:r>
      <w:ins w:id="2268" w:author="user pc" w:date="2022-03-18T11:29:00Z">
        <w:r w:rsidR="446714C1">
          <w:rPr>
            <w:rFonts w:ascii="Times New Roman" w:cs="Times New Roman" w:eastAsia="宋体" w:hAnsi="Times New Roman"/>
            <w:b/>
            <w:sz w:val="28"/>
            <w:szCs w:val="28"/>
          </w:rPr>
          <w:t xml:space="preserve"> </w:t>
        </w:r>
      </w:ins>
      <w:ins w:id="2269" w:author="user pc" w:date="2022-03-18T11:29:00Z">
        <w:r w:rsidR="A34971E8">
          <w:rPr>
            <w:rFonts w:ascii="Times New Roman" w:cs="Times New Roman" w:eastAsia="宋体" w:hAnsi="Times New Roman"/>
            <w:sz w:val="28"/>
            <w:szCs w:val="28"/>
          </w:rPr>
          <w:t>Suppose</w:t>
        </w:r>
      </w:ins>
      <w:r w:rsidRPr="D0C1B359">
        <w:rPr>
          <w:rFonts w:ascii="Times New Roman" w:cs="Times New Roman" w:eastAsia="宋体" w:hAnsi="Times New Roman"/>
          <w:sz w:val="28"/>
          <w:szCs w:val="28"/>
          <w:rPrChange w:id="2270" w:author="user pc" w:date="2022-03-15T10:16:00Z">
            <w:rPr>
              <w:rFonts w:ascii="Bell MT" w:cs="Bell MT" w:eastAsia="宋体" w:hAnsi="Bell MT"/>
            </w:rPr>
          </w:rPrChange>
        </w:rPr>
        <w:t xml:space="preserve"> </w:t>
      </w:r>
      <w:ins w:id="2271" w:author="user pc" w:date="2022-03-18T11:29:00Z">
        <w:r w:rsidR="23BD7E7F">
          <w:rPr>
            <w:rFonts w:ascii="Times New Roman" w:cs="Times New Roman" w:eastAsia="宋体" w:hAnsi="Times New Roman"/>
            <w:sz w:val="28"/>
            <w:szCs w:val="28"/>
          </w:rPr>
          <w:t>y</w:t>
        </w:r>
      </w:ins>
      <w:r w:rsidRPr="E86F1071">
        <w:rPr>
          <w:rFonts w:ascii="Times New Roman" w:cs="Times New Roman" w:eastAsia="宋体" w:hAnsi="Times New Roman"/>
          <w:sz w:val="28"/>
          <w:szCs w:val="28"/>
          <w:rPrChange w:id="2272" w:author="user pc" w:date="2022-03-15T10:16:00Z">
            <w:rPr>
              <w:rFonts w:ascii="Bell MT" w:cs="Bell MT" w:eastAsia="宋体" w:hAnsi="Bell MT"/>
            </w:rPr>
          </w:rPrChange>
        </w:rPr>
        <w:t xml:space="preserve">ou left </w:t>
      </w:r>
      <w:r>
        <w:rPr>
          <w:rFonts w:ascii="Times New Roman" w:cs="Times New Roman" w:eastAsia="宋体" w:hAnsi="Times New Roman"/>
          <w:sz w:val="28"/>
          <w:szCs w:val="28"/>
        </w:rPr>
        <w:t>an</w:t>
      </w:r>
      <w:r w:rsidRPr="78AD8838">
        <w:rPr>
          <w:rFonts w:ascii="Times New Roman" w:cs="Times New Roman" w:eastAsia="宋体" w:hAnsi="Times New Roman"/>
          <w:sz w:val="28"/>
          <w:szCs w:val="28"/>
          <w:rPrChange w:id="2273" w:author="user pc" w:date="2022-03-15T10:16:00Z">
            <w:rPr>
              <w:rFonts w:ascii="Bell MT" w:cs="Bell MT" w:eastAsia="宋体" w:hAnsi="Bell MT"/>
            </w:rPr>
          </w:rPrChange>
        </w:rPr>
        <w:t xml:space="preserve"> iron pot on your kitchen countertop</w:t>
      </w:r>
      <w:r>
        <w:rPr>
          <w:rFonts w:ascii="Times New Roman" w:cs="Times New Roman" w:eastAsia="宋体" w:hAnsi="Times New Roman"/>
          <w:sz w:val="28"/>
          <w:szCs w:val="28"/>
        </w:rPr>
        <w:t>,</w:t>
      </w:r>
      <w:r w:rsidRPr="6D0B9FE2">
        <w:rPr>
          <w:rFonts w:ascii="Times New Roman" w:cs="Times New Roman" w:eastAsia="宋体" w:hAnsi="Times New Roman"/>
          <w:sz w:val="28"/>
          <w:szCs w:val="28"/>
          <w:rPrChange w:id="2274" w:author="user pc" w:date="2022-03-15T10:16:00Z">
            <w:rPr>
              <w:rFonts w:ascii="Bell MT" w:cs="Bell MT" w:eastAsia="宋体" w:hAnsi="Bell MT"/>
            </w:rPr>
          </w:rPrChange>
        </w:rPr>
        <w:t xml:space="preserve"> and over time you find that</w:t>
      </w:r>
      <w:r>
        <w:rPr>
          <w:rFonts w:ascii="Times New Roman" w:cs="Times New Roman" w:eastAsia="宋体" w:hAnsi="Times New Roman"/>
          <w:sz w:val="28"/>
          <w:szCs w:val="28"/>
        </w:rPr>
        <w:t xml:space="preserve"> t</w:t>
      </w:r>
      <w:r w:rsidRPr="46384110">
        <w:rPr>
          <w:rFonts w:ascii="Times New Roman" w:cs="Times New Roman" w:eastAsia="宋体" w:hAnsi="Times New Roman"/>
          <w:sz w:val="28"/>
          <w:szCs w:val="28"/>
          <w:rPrChange w:id="2275" w:author="user pc" w:date="2022-03-15T10:16:00Z">
            <w:rPr>
              <w:rFonts w:ascii="Bell MT" w:cs="Bell MT" w:eastAsia="宋体" w:hAnsi="Bell MT"/>
            </w:rPr>
          </w:rPrChange>
        </w:rPr>
        <w:t>he pot</w:t>
      </w:r>
      <w:r>
        <w:rPr>
          <w:rFonts w:ascii="Times New Roman" w:cs="Times New Roman" w:eastAsia="宋体" w:hAnsi="Times New Roman"/>
          <w:sz w:val="28"/>
          <w:szCs w:val="28"/>
        </w:rPr>
        <w:t xml:space="preserve"> </w:t>
      </w:r>
      <w:r w:rsidRPr="EA37BA76">
        <w:rPr>
          <w:rFonts w:ascii="Times New Roman" w:cs="Times New Roman" w:eastAsia="宋体" w:hAnsi="Times New Roman"/>
          <w:sz w:val="28"/>
          <w:szCs w:val="28"/>
          <w:rPrChange w:id="2276" w:author="user pc" w:date="2022-03-15T10:16:00Z">
            <w:rPr>
              <w:rFonts w:ascii="Bell MT" w:cs="Bell MT" w:eastAsia="宋体" w:hAnsi="Bell MT"/>
            </w:rPr>
          </w:rPrChange>
        </w:rPr>
        <w:t>forms rust. If the metal pot originally had a mass of 101g and the rusted pot had a mass of 143g, what is the mass of oxygen that reacted with the iron to form the rust?</w:t>
      </w:r>
    </w:p>
    <w:p>
      <w:pPr>
        <w:pStyle w:val="style0"/>
        <w:spacing w:lineRule="auto" w:line="240"/>
        <w:rPr>
          <w:rFonts w:ascii="Times New Roman" w:cs="Times New Roman" w:eastAsia="宋体" w:hAnsi="Times New Roman"/>
          <w:b/>
          <w:sz w:val="28"/>
          <w:szCs w:val="28"/>
        </w:rPr>
      </w:pPr>
      <w:r w:rsidRPr="6F0E45BD">
        <w:rPr>
          <w:rFonts w:ascii="Times New Roman" w:cs="Times New Roman" w:eastAsia="宋体" w:hAnsi="Times New Roman"/>
          <w:b/>
          <w:sz w:val="28"/>
          <w:szCs w:val="28"/>
          <w:rPrChange w:id="2277" w:author="user pc" w:date="2022-03-15T10:16:00Z">
            <w:rPr>
              <w:rFonts w:ascii="Bell MT" w:cs="Bell MT" w:eastAsia="宋体" w:hAnsi="Bell MT"/>
              <w:b/>
            </w:rPr>
          </w:rPrChange>
        </w:rPr>
        <w:t>Solution:</w:t>
      </w:r>
    </w:p>
    <w:p>
      <w:pPr>
        <w:pStyle w:val="style0"/>
        <w:spacing w:lineRule="auto" w:line="240"/>
        <w:rPr>
          <w:rFonts w:ascii="Times New Roman" w:cs="Times New Roman" w:eastAsia="宋体" w:hAnsi="Times New Roman"/>
          <w:sz w:val="28"/>
          <w:szCs w:val="28"/>
          <w:rPrChange w:id="2278" w:author="user pc" w:date="2022-03-15T10:16:00Z">
            <w:rPr>
              <w:rFonts w:ascii="Bell MT" w:cs="Bell MT" w:eastAsia="宋体" w:hAnsi="Bell MT"/>
            </w:rPr>
          </w:rPrChange>
        </w:rPr>
      </w:pPr>
      <w:r w:rsidRPr="53142BD9">
        <w:rPr>
          <w:rFonts w:ascii="Times New Roman" w:cs="Times New Roman" w:eastAsia="宋体" w:hAnsi="Times New Roman"/>
          <w:sz w:val="28"/>
          <w:szCs w:val="28"/>
          <w:rPrChange w:id="2279" w:author="user pc" w:date="2022-03-15T10:16:00Z">
            <w:rPr>
              <w:rFonts w:ascii="Bell MT" w:cs="Bell MT" w:eastAsia="宋体" w:hAnsi="Bell MT"/>
            </w:rPr>
          </w:rPrChange>
        </w:rPr>
        <w:t>Before rusting, m</w:t>
      </w:r>
      <w:ins w:id="2280" w:author="user pc" w:date="2022-03-15T10:17:00Z">
        <w:r w:rsidR="81F740AE">
          <w:rPr>
            <w:rFonts w:ascii="Times New Roman" w:cs="Times New Roman" w:eastAsia="宋体" w:hAnsi="Times New Roman"/>
            <w:sz w:val="28"/>
            <w:szCs w:val="28"/>
          </w:rPr>
          <w:t xml:space="preserve"> </w:t>
        </w:r>
      </w:ins>
      <w:r w:rsidRPr="C2B3F666">
        <w:rPr>
          <w:rFonts w:ascii="Times New Roman" w:cs="Times New Roman" w:eastAsia="宋体" w:hAnsi="Times New Roman"/>
          <w:sz w:val="28"/>
          <w:szCs w:val="28"/>
          <w:rPrChange w:id="2281" w:author="user pc" w:date="2022-03-15T10:16:00Z">
            <w:rPr>
              <w:rFonts w:ascii="Bell MT" w:cs="Bell MT" w:eastAsia="宋体" w:hAnsi="Bell MT"/>
            </w:rPr>
          </w:rPrChange>
        </w:rPr>
        <w:t>=101g</w:t>
      </w:r>
    </w:p>
    <w:p>
      <w:pPr>
        <w:pStyle w:val="style0"/>
        <w:spacing w:lineRule="auto" w:line="240"/>
        <w:rPr>
          <w:rFonts w:ascii="Times New Roman" w:cs="Times New Roman" w:eastAsia="宋体" w:hAnsi="Times New Roman"/>
          <w:sz w:val="28"/>
          <w:szCs w:val="28"/>
          <w:rPrChange w:id="2282" w:author="user pc" w:date="2022-03-15T10:16:00Z">
            <w:rPr>
              <w:rFonts w:ascii="Bell MT" w:cs="Bell MT" w:eastAsia="宋体" w:hAnsi="Bell MT"/>
            </w:rPr>
          </w:rPrChange>
        </w:rPr>
      </w:pPr>
      <w:r w:rsidRPr="AEFF287C">
        <w:rPr>
          <w:rFonts w:ascii="Times New Roman" w:cs="Times New Roman" w:eastAsia="宋体" w:hAnsi="Times New Roman"/>
          <w:sz w:val="28"/>
          <w:szCs w:val="28"/>
          <w:rPrChange w:id="2283" w:author="user pc" w:date="2022-03-15T10:16:00Z">
            <w:rPr>
              <w:rFonts w:ascii="Bell MT" w:cs="Bell MT" w:eastAsia="宋体" w:hAnsi="Bell MT"/>
            </w:rPr>
          </w:rPrChange>
        </w:rPr>
        <w:t xml:space="preserve">     After rusting</w:t>
      </w:r>
      <w:ins w:id="2284" w:author="user pc" w:date="2022-03-15T10:17:00Z">
        <w:r w:rsidR="B7364E36">
          <w:rPr>
            <w:rFonts w:ascii="Times New Roman" w:cs="Times New Roman" w:eastAsia="宋体" w:hAnsi="Times New Roman"/>
            <w:sz w:val="28"/>
            <w:szCs w:val="28"/>
          </w:rPr>
          <w:t xml:space="preserve"> </w:t>
        </w:r>
      </w:ins>
      <w:r w:rsidRPr="C36F2721">
        <w:rPr>
          <w:rFonts w:ascii="Times New Roman" w:cs="Times New Roman" w:eastAsia="宋体" w:hAnsi="Times New Roman"/>
          <w:sz w:val="28"/>
          <w:szCs w:val="28"/>
          <w:rPrChange w:id="2285" w:author="user pc" w:date="2022-03-15T10:16:00Z">
            <w:rPr>
              <w:rFonts w:ascii="Bell MT" w:cs="Bell MT" w:eastAsia="宋体" w:hAnsi="Bell MT"/>
            </w:rPr>
          </w:rPrChange>
        </w:rPr>
        <w:t>=143g</w:t>
      </w:r>
    </w:p>
    <w:p>
      <w:pPr>
        <w:pStyle w:val="style0"/>
        <w:spacing w:lineRule="auto" w:line="240"/>
        <w:rPr>
          <w:rFonts w:ascii="Times New Roman" w:cs="Times New Roman" w:eastAsia="宋体" w:hAnsi="Times New Roman"/>
          <w:sz w:val="28"/>
          <w:szCs w:val="28"/>
          <w:rPrChange w:id="2286" w:author="user pc" w:date="2022-03-15T10:16:00Z">
            <w:rPr>
              <w:rFonts w:ascii="Bell MT" w:cs="Bell MT" w:eastAsia="宋体" w:hAnsi="Bell MT"/>
            </w:rPr>
          </w:rPrChange>
        </w:rPr>
      </w:pP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r>
      <w:r>
        <w:rPr>
          <w:rFonts w:ascii="Times New Roman" w:cs="Times New Roman" w:eastAsia="宋体" w:hAnsi="Times New Roman"/>
          <w:sz w:val="28"/>
          <w:szCs w:val="28"/>
        </w:rPr>
        <w:pict>
          <v:shape id="1115" type="#_x0000_t32" filled="f" style="position:absolute;margin-left:46.6pt;margin-top:14.1pt;width:29.65pt;height:0.0pt;z-index:11;mso-position-horizontal-relative:text;mso-position-vertical-relative:text;mso-width-relative:page;mso-height-relative:page;mso-wrap-distance-left:0.0pt;mso-wrap-distance-right:0.0pt;visibility:visible;">
            <v:stroke endarrow="block"/>
            <v:fill rotate="true"/>
            <v:path o:connecttype="none" fillok="f" arrowok="t"/>
          </v:shape>
        </w:pict>
      </w:r>
      <w:r>
        <w:rPr>
          <w:rFonts w:ascii="Times New Roman" w:cs="Times New Roman" w:eastAsia="宋体" w:hAnsi="Times New Roman"/>
          <w:sz w:val="28"/>
          <w:szCs w:val="28"/>
        </w:rPr>
      </w:r>
      <w:r>
        <w:rPr>
          <w:rFonts w:ascii="Times New Roman" w:cs="Times New Roman" w:eastAsia="宋体" w:hAnsi="Times New Roman"/>
          <w:sz w:val="28"/>
          <w:szCs w:val="28"/>
        </w:rPr>
      </w:r>
      <w:r w:rsidRPr="558BD699">
        <w:rPr>
          <w:rFonts w:ascii="Times New Roman" w:cs="Times New Roman" w:eastAsia="宋体" w:hAnsi="Times New Roman"/>
          <w:sz w:val="28"/>
          <w:szCs w:val="28"/>
          <w:rPrChange w:id="2287" w:author="user pc" w:date="2022-03-15T10:16:00Z">
            <w:rPr>
              <w:rFonts w:ascii="Bell MT" w:cs="Bell MT" w:eastAsia="宋体" w:hAnsi="Bell MT"/>
            </w:rPr>
          </w:rPrChange>
        </w:rPr>
        <w:t>Before</w:t>
      </w:r>
      <w:r>
        <w:rPr>
          <w:rFonts w:ascii="Times New Roman" w:cs="Times New Roman" w:eastAsia="宋体" w:hAnsi="Times New Roman"/>
          <w:sz w:val="28"/>
          <w:szCs w:val="28"/>
        </w:rPr>
        <w:t xml:space="preserve">  </w:t>
      </w:r>
      <w:r w:rsidRPr="28E4F90B">
        <w:rPr>
          <w:rFonts w:ascii="Times New Roman" w:cs="Times New Roman" w:eastAsia="宋体" w:hAnsi="Times New Roman"/>
          <w:sz w:val="28"/>
          <w:szCs w:val="28"/>
          <w:vertAlign w:val="superscript"/>
          <w:rPrChange w:id="2288" w:author="user pc" w:date="2022-03-15T10:16:00Z">
            <w:rPr>
              <w:rFonts w:ascii="Bell MT" w:cs="Bell MT" w:eastAsia="宋体" w:hAnsi="Bell MT"/>
              <w:vertAlign w:val="superscript"/>
            </w:rPr>
          </w:rPrChange>
        </w:rPr>
        <w:t xml:space="preserve">rusting      </w:t>
      </w:r>
      <w:r w:rsidRPr="1E332CB1">
        <w:rPr>
          <w:rFonts w:ascii="Times New Roman" w:cs="Times New Roman" w:eastAsia="宋体" w:hAnsi="Times New Roman"/>
          <w:sz w:val="28"/>
          <w:szCs w:val="28"/>
          <w:rPrChange w:id="2289" w:author="user pc" w:date="2022-03-15T10:16:00Z">
            <w:rPr>
              <w:rFonts w:ascii="Bell MT" w:cs="Bell MT" w:eastAsia="宋体" w:hAnsi="Bell MT"/>
            </w:rPr>
          </w:rPrChange>
        </w:rPr>
        <w:t>After</w:t>
      </w:r>
    </w:p>
    <w:p>
      <w:pPr>
        <w:pStyle w:val="style0"/>
        <w:spacing w:lineRule="auto" w:line="240"/>
        <w:rPr>
          <w:rFonts w:ascii="Times New Roman" w:cs="Times New Roman" w:eastAsia="宋体" w:hAnsi="Times New Roman"/>
          <w:sz w:val="28"/>
          <w:szCs w:val="28"/>
          <w:rPrChange w:id="2290" w:author="user pc" w:date="2022-03-15T10:16:00Z">
            <w:rPr>
              <w:rFonts w:ascii="Bell MT" w:cs="Bell MT" w:eastAsia="宋体" w:hAnsi="Bell MT"/>
            </w:rPr>
          </w:rPrChange>
        </w:rPr>
      </w:pPr>
      <w:r w:rsidRPr="B25720CC">
        <w:rPr>
          <w:rFonts w:ascii="Times New Roman" w:cs="Times New Roman" w:eastAsia="宋体" w:hAnsi="Times New Roman"/>
          <w:sz w:val="28"/>
          <w:szCs w:val="28"/>
          <w:rPrChange w:id="2291" w:author="user pc" w:date="2022-03-15T10:16:00Z">
            <w:rPr>
              <w:rFonts w:ascii="Bell MT" w:cs="Bell MT" w:eastAsia="宋体" w:hAnsi="Bell MT"/>
            </w:rPr>
          </w:rPrChange>
        </w:rPr>
        <w:t xml:space="preserve">101g   </w:t>
      </w:r>
      <w:r>
        <w:rPr>
          <w:rFonts w:ascii="Times New Roman" w:cs="Times New Roman" w:eastAsia="宋体" w:hAnsi="Times New Roman"/>
          <w:sz w:val="28"/>
          <w:szCs w:val="28"/>
        </w:rPr>
        <w:t xml:space="preserve">              </w:t>
      </w:r>
      <w:r w:rsidRPr="2F1E65F3">
        <w:rPr>
          <w:rFonts w:ascii="Times New Roman" w:cs="Times New Roman" w:eastAsia="宋体" w:hAnsi="Times New Roman"/>
          <w:sz w:val="28"/>
          <w:szCs w:val="28"/>
          <w:rPrChange w:id="2292" w:author="user pc" w:date="2022-03-15T10:16:00Z">
            <w:rPr>
              <w:rFonts w:ascii="Bell MT" w:cs="Bell MT" w:eastAsia="宋体" w:hAnsi="Bell MT"/>
            </w:rPr>
          </w:rPrChange>
        </w:rPr>
        <w:t xml:space="preserve"> 143g   +</w:t>
      </w:r>
      <w:r>
        <w:rPr>
          <w:rFonts w:ascii="Times New Roman" w:cs="Times New Roman" w:eastAsia="宋体" w:hAnsi="Times New Roman"/>
          <w:sz w:val="28"/>
          <w:szCs w:val="28"/>
        </w:rPr>
        <w:t xml:space="preserve"> </w:t>
      </w:r>
      <w:r w:rsidRPr="D0D1C3C4">
        <w:rPr>
          <w:rFonts w:ascii="Times New Roman" w:cs="Times New Roman" w:eastAsia="宋体" w:hAnsi="Times New Roman"/>
          <w:sz w:val="28"/>
          <w:szCs w:val="28"/>
          <w:rPrChange w:id="2293" w:author="user pc" w:date="2022-03-15T10:16:00Z">
            <w:rPr>
              <w:rFonts w:ascii="Bell MT" w:cs="Bell MT" w:eastAsia="宋体" w:hAnsi="Bell MT"/>
            </w:rPr>
          </w:rPrChange>
        </w:rPr>
        <w:t>Oxygen</w:t>
      </w:r>
    </w:p>
    <w:p>
      <w:pPr>
        <w:pStyle w:val="style0"/>
        <w:spacing w:lineRule="auto" w:line="240"/>
        <w:rPr>
          <w:rFonts w:ascii="Times New Roman" w:cs="Times New Roman" w:eastAsia="宋体" w:hAnsi="Times New Roman"/>
          <w:sz w:val="28"/>
          <w:szCs w:val="28"/>
          <w:rPrChange w:id="2294" w:author="user pc" w:date="2022-03-15T10:16:00Z">
            <w:rPr>
              <w:rFonts w:ascii="Bell MT" w:cs="Bell MT" w:eastAsia="宋体" w:hAnsi="Bell MT"/>
            </w:rPr>
          </w:rPrChange>
        </w:rPr>
      </w:pPr>
      <w:r w:rsidRPr="04BDACDA">
        <w:rPr>
          <w:rFonts w:ascii="Times New Roman" w:cs="Times New Roman" w:eastAsia="宋体" w:hAnsi="Times New Roman"/>
          <w:sz w:val="28"/>
          <w:szCs w:val="28"/>
          <w:rPrChange w:id="2295" w:author="user pc" w:date="2022-03-15T10:16:00Z">
            <w:rPr>
              <w:rFonts w:ascii="Bell MT" w:cs="Bell MT" w:eastAsia="宋体" w:hAnsi="Bell MT"/>
            </w:rPr>
          </w:rPrChange>
        </w:rPr>
        <w:t>M</w:t>
      </w:r>
      <w:r w:rsidRPr="DA28469D">
        <w:rPr>
          <w:rFonts w:ascii="Times New Roman" w:cs="Times New Roman" w:eastAsia="宋体" w:hAnsi="Times New Roman"/>
          <w:sz w:val="28"/>
          <w:szCs w:val="28"/>
          <w:vertAlign w:val="subscript"/>
          <w:rPrChange w:id="2296" w:author="user pc" w:date="2022-03-15T10:16:00Z">
            <w:rPr>
              <w:rFonts w:ascii="Bell MT" w:cs="Bell MT" w:eastAsia="宋体" w:hAnsi="Bell MT"/>
              <w:vertAlign w:val="subscript"/>
            </w:rPr>
          </w:rPrChange>
        </w:rPr>
        <w:t xml:space="preserve">Iron </w:t>
      </w:r>
      <w:r w:rsidRPr="C9481E44">
        <w:rPr>
          <w:rFonts w:ascii="Times New Roman" w:cs="Times New Roman" w:eastAsia="宋体" w:hAnsi="Times New Roman"/>
          <w:sz w:val="28"/>
          <w:szCs w:val="28"/>
          <w:rPrChange w:id="2297" w:author="user pc" w:date="2022-03-15T10:16:00Z">
            <w:rPr>
              <w:rFonts w:ascii="Bell MT" w:cs="Bell MT" w:eastAsia="宋体" w:hAnsi="Bell MT"/>
            </w:rPr>
          </w:rPrChange>
        </w:rPr>
        <w:t>+ M</w:t>
      </w:r>
      <w:r w:rsidRPr="952C1A85">
        <w:rPr>
          <w:rFonts w:ascii="Times New Roman" w:cs="Times New Roman" w:eastAsia="宋体" w:hAnsi="Times New Roman"/>
          <w:sz w:val="28"/>
          <w:szCs w:val="28"/>
          <w:vertAlign w:val="subscript"/>
          <w:rPrChange w:id="2298" w:author="user pc" w:date="2022-03-15T10:16:00Z">
            <w:rPr>
              <w:rFonts w:ascii="Bell MT" w:cs="Bell MT" w:eastAsia="宋体" w:hAnsi="Bell MT"/>
              <w:vertAlign w:val="subscript"/>
            </w:rPr>
          </w:rPrChange>
        </w:rPr>
        <w:t>Oxy</w:t>
      </w:r>
      <w:r>
        <w:rPr>
          <w:rFonts w:ascii="Times New Roman" w:cs="Times New Roman" w:eastAsia="宋体" w:hAnsi="Times New Roman"/>
          <w:sz w:val="28"/>
          <w:szCs w:val="28"/>
          <w:vertAlign w:val="subscript"/>
        </w:rPr>
        <w:t xml:space="preserve"> </w:t>
      </w:r>
      <w:r w:rsidRPr="C87B9B26">
        <w:rPr>
          <w:rFonts w:ascii="Times New Roman" w:cs="Times New Roman" w:eastAsia="宋体" w:hAnsi="Times New Roman"/>
          <w:sz w:val="28"/>
          <w:szCs w:val="28"/>
          <w:rPrChange w:id="2299" w:author="user pc" w:date="2022-03-15T10:16:00Z">
            <w:rPr>
              <w:rFonts w:ascii="Bell MT" w:cs="Bell MT" w:eastAsia="宋体" w:hAnsi="Bell MT"/>
            </w:rPr>
          </w:rPrChange>
        </w:rPr>
        <w:t>=</w:t>
      </w:r>
      <w:r>
        <w:rPr>
          <w:rFonts w:ascii="Times New Roman" w:cs="Times New Roman" w:eastAsia="宋体" w:hAnsi="Times New Roman"/>
          <w:sz w:val="28"/>
          <w:szCs w:val="28"/>
        </w:rPr>
        <w:t xml:space="preserve"> </w:t>
      </w:r>
      <w:r w:rsidRPr="1B699607">
        <w:rPr>
          <w:rFonts w:ascii="Times New Roman" w:cs="Times New Roman" w:eastAsia="宋体" w:hAnsi="Times New Roman"/>
          <w:sz w:val="28"/>
          <w:szCs w:val="28"/>
          <w:rPrChange w:id="2300" w:author="user pc" w:date="2022-03-15T10:16:00Z">
            <w:rPr>
              <w:rFonts w:ascii="Bell MT" w:cs="Bell MT" w:eastAsia="宋体" w:hAnsi="Bell MT"/>
            </w:rPr>
          </w:rPrChange>
        </w:rPr>
        <w:t>M</w:t>
      </w:r>
      <w:r w:rsidRPr="683EF1ED">
        <w:rPr>
          <w:rFonts w:ascii="Times New Roman" w:cs="Times New Roman" w:eastAsia="宋体" w:hAnsi="Times New Roman"/>
          <w:sz w:val="28"/>
          <w:szCs w:val="28"/>
          <w:vertAlign w:val="subscript"/>
          <w:rPrChange w:id="2301" w:author="user pc" w:date="2022-03-15T10:16:00Z">
            <w:rPr>
              <w:rFonts w:ascii="Bell MT" w:cs="Bell MT" w:eastAsia="宋体" w:hAnsi="Bell MT"/>
              <w:vertAlign w:val="subscript"/>
            </w:rPr>
          </w:rPrChange>
        </w:rPr>
        <w:t>rust</w:t>
      </w:r>
    </w:p>
    <w:p>
      <w:pPr>
        <w:pStyle w:val="style157"/>
        <w:rPr>
          <w:rFonts w:ascii="Times New Roman" w:cs="Times New Roman" w:hAnsi="Times New Roman"/>
          <w:sz w:val="28"/>
          <w:szCs w:val="28"/>
          <w:vertAlign w:val="subscript"/>
          <w:rPrChange w:id="2302" w:author="user pc" w:date="2022-03-15T10:16:00Z">
            <w:rPr>
              <w:rFonts w:ascii="Bell MT" w:cs="Bell MT" w:hAnsi="Bell MT"/>
              <w:vertAlign w:val="subscript"/>
            </w:rPr>
          </w:rPrChange>
        </w:rPr>
      </w:pPr>
      <w:r w:rsidRPr="C4444969">
        <w:rPr>
          <w:rFonts w:ascii="Times New Roman" w:cs="Times New Roman" w:hAnsi="Times New Roman"/>
          <w:sz w:val="28"/>
          <w:szCs w:val="28"/>
          <w:rPrChange w:id="2303" w:author="user pc" w:date="2022-03-15T10:16:00Z">
            <w:rPr>
              <w:rFonts w:ascii="Bell MT" w:cs="Bell MT" w:hAnsi="Bell MT"/>
            </w:rPr>
          </w:rPrChange>
        </w:rPr>
        <w:t>M</w:t>
      </w:r>
      <w:r w:rsidRPr="EAE6371F">
        <w:rPr>
          <w:rFonts w:ascii="Times New Roman" w:cs="Times New Roman" w:hAnsi="Times New Roman"/>
          <w:sz w:val="28"/>
          <w:szCs w:val="28"/>
          <w:vertAlign w:val="subscript"/>
          <w:rPrChange w:id="2304" w:author="user pc" w:date="2022-03-15T10:16:00Z">
            <w:rPr>
              <w:rFonts w:ascii="Bell MT" w:cs="Bell MT" w:hAnsi="Bell MT"/>
              <w:vertAlign w:val="subscript"/>
            </w:rPr>
          </w:rPrChange>
        </w:rPr>
        <w:t>Oxy</w:t>
      </w:r>
      <w:r>
        <w:rPr>
          <w:rFonts w:ascii="Times New Roman" w:cs="Times New Roman" w:hAnsi="Times New Roman"/>
          <w:sz w:val="28"/>
          <w:szCs w:val="28"/>
          <w:vertAlign w:val="subscript"/>
        </w:rPr>
        <w:t xml:space="preserve"> </w:t>
      </w:r>
      <w:r w:rsidRPr="FE645C1F">
        <w:rPr>
          <w:rFonts w:ascii="Times New Roman" w:cs="Times New Roman" w:hAnsi="Times New Roman"/>
          <w:sz w:val="28"/>
          <w:szCs w:val="28"/>
          <w:rPrChange w:id="2305" w:author="user pc" w:date="2022-03-15T10:16:00Z">
            <w:rPr>
              <w:rFonts w:ascii="Bell MT" w:cs="Bell MT" w:hAnsi="Bell MT"/>
            </w:rPr>
          </w:rPrChange>
        </w:rPr>
        <w:t>= M</w:t>
      </w:r>
      <w:r w:rsidRPr="2F8A16CD">
        <w:rPr>
          <w:rFonts w:ascii="Times New Roman" w:cs="Times New Roman" w:hAnsi="Times New Roman"/>
          <w:sz w:val="28"/>
          <w:szCs w:val="28"/>
          <w:vertAlign w:val="subscript"/>
          <w:rPrChange w:id="2306" w:author="user pc" w:date="2022-03-15T10:16:00Z">
            <w:rPr>
              <w:rFonts w:ascii="Bell MT" w:cs="Bell MT" w:hAnsi="Bell MT"/>
              <w:vertAlign w:val="subscript"/>
            </w:rPr>
          </w:rPrChange>
        </w:rPr>
        <w:t>rust</w:t>
      </w:r>
      <w:r>
        <w:rPr>
          <w:rFonts w:ascii="Times New Roman" w:cs="Times New Roman" w:hAnsi="Times New Roman"/>
          <w:sz w:val="28"/>
          <w:szCs w:val="28"/>
          <w:vertAlign w:val="subscript"/>
        </w:rPr>
        <w:t xml:space="preserve"> </w:t>
      </w:r>
      <m:oMath>
        <m:r w:rsidRPr="76070CA1">
          <w:rPr>
            <w:rFonts w:ascii="Cambria Math" w:cs="Times New Roman" w:hAnsi="Cambria Math"/>
            <w:sz w:val="28"/>
            <w:szCs w:val="28"/>
            <w:vertAlign w:val="subscript"/>
            <w:rPrChange w:id="2307" w:author="user pc" w:date="2022-03-15T10:16:00Z">
              <w:rPr>
                <w:rFonts w:ascii="Bell MT" w:cs="Bell MT" w:hAnsi="Cambria Math"/>
                <w:vertAlign w:val="subscript"/>
              </w:rPr>
            </w:rPrChange>
          </w:rPr>
          <m:t>-</m:t>
        </m:r>
      </m:oMath>
      <w:r>
        <w:rPr>
          <w:rFonts w:ascii="Times New Roman" w:cs="Times New Roman" w:hAnsi="Times New Roman"/>
          <w:sz w:val="28"/>
          <w:szCs w:val="28"/>
          <w:vertAlign w:val="subscript"/>
        </w:rPr>
        <w:t xml:space="preserve"> </w:t>
      </w:r>
      <w:r w:rsidRPr="248359AD">
        <w:rPr>
          <w:rFonts w:ascii="Times New Roman" w:cs="Times New Roman" w:hAnsi="Times New Roman"/>
          <w:sz w:val="28"/>
          <w:szCs w:val="28"/>
          <w:rPrChange w:id="2308" w:author="user pc" w:date="2022-03-15T10:16:00Z">
            <w:rPr>
              <w:rFonts w:ascii="Bell MT" w:cs="Bell MT" w:hAnsi="Bell MT"/>
            </w:rPr>
          </w:rPrChange>
        </w:rPr>
        <w:t>M</w:t>
      </w:r>
      <w:r w:rsidRPr="2F5FAEF4">
        <w:rPr>
          <w:rFonts w:ascii="Times New Roman" w:cs="Times New Roman" w:hAnsi="Times New Roman"/>
          <w:sz w:val="28"/>
          <w:szCs w:val="28"/>
          <w:vertAlign w:val="subscript"/>
          <w:rPrChange w:id="2309" w:author="user pc" w:date="2022-03-15T10:16:00Z">
            <w:rPr>
              <w:rFonts w:ascii="Bell MT" w:cs="Bell MT" w:hAnsi="Bell MT"/>
              <w:vertAlign w:val="subscript"/>
            </w:rPr>
          </w:rPrChange>
        </w:rPr>
        <w:t>Iron</w:t>
      </w:r>
    </w:p>
    <w:p>
      <w:pPr>
        <w:pStyle w:val="style157"/>
        <w:rPr>
          <w:rFonts w:ascii="Times New Roman" w:cs="Times New Roman" w:hAnsi="Times New Roman"/>
          <w:sz w:val="28"/>
          <w:szCs w:val="28"/>
          <w:rPrChange w:id="2310" w:author="user pc" w:date="2022-03-15T10:16:00Z">
            <w:rPr>
              <w:rFonts w:ascii="Bell MT" w:cs="Bell MT" w:hAnsi="Bell MT"/>
            </w:rPr>
          </w:rPrChange>
        </w:rPr>
      </w:pPr>
      <w:r w:rsidRPr="2671164A">
        <w:rPr>
          <w:rFonts w:ascii="Times New Roman" w:cs="Times New Roman" w:hAnsi="Times New Roman"/>
          <w:sz w:val="28"/>
          <w:szCs w:val="28"/>
          <w:rPrChange w:id="2311" w:author="user pc" w:date="2022-03-15T10:16:00Z">
            <w:rPr>
              <w:rFonts w:ascii="Bell MT" w:cs="Bell MT" w:hAnsi="Bell MT"/>
            </w:rPr>
          </w:rPrChange>
        </w:rPr>
        <w:t>M</w:t>
      </w:r>
      <w:r w:rsidRPr="EE32C96F">
        <w:rPr>
          <w:rFonts w:ascii="Times New Roman" w:cs="Times New Roman" w:hAnsi="Times New Roman"/>
          <w:sz w:val="28"/>
          <w:szCs w:val="28"/>
          <w:vertAlign w:val="subscript"/>
          <w:rPrChange w:id="2312" w:author="user pc" w:date="2022-03-15T10:16:00Z">
            <w:rPr>
              <w:rFonts w:ascii="Bell MT" w:cs="Bell MT" w:hAnsi="Bell MT"/>
              <w:vertAlign w:val="subscript"/>
            </w:rPr>
          </w:rPrChange>
        </w:rPr>
        <w:t>rus</w:t>
      </w:r>
      <w:r>
        <w:rPr>
          <w:rFonts w:ascii="Times New Roman" w:cs="Times New Roman" w:hAnsi="Times New Roman"/>
          <w:sz w:val="28"/>
          <w:szCs w:val="28"/>
          <w:vertAlign w:val="subscript"/>
        </w:rPr>
        <w:t xml:space="preserve"> </w:t>
      </w:r>
      <w:r w:rsidRPr="888C7B95">
        <w:rPr>
          <w:rFonts w:ascii="Times New Roman" w:cs="Times New Roman" w:hAnsi="Times New Roman"/>
          <w:sz w:val="28"/>
          <w:szCs w:val="28"/>
          <w:vertAlign w:val="subscript"/>
          <w:rPrChange w:id="2313" w:author="user pc" w:date="2022-03-15T10:16:00Z">
            <w:rPr>
              <w:rFonts w:ascii="Bell MT" w:cs="Bell MT" w:hAnsi="Bell MT"/>
              <w:vertAlign w:val="subscript"/>
            </w:rPr>
          </w:rPrChange>
        </w:rPr>
        <w:t>t</w:t>
      </w:r>
      <w:r w:rsidRPr="627FDAFD">
        <w:rPr>
          <w:rFonts w:ascii="Times New Roman" w:cs="Times New Roman" w:hAnsi="Times New Roman"/>
          <w:sz w:val="28"/>
          <w:szCs w:val="28"/>
          <w:rPrChange w:id="2314" w:author="user pc" w:date="2022-03-15T10:16:00Z">
            <w:rPr>
              <w:rFonts w:ascii="Bell MT" w:cs="Bell MT" w:hAnsi="Bell MT"/>
            </w:rPr>
          </w:rPrChange>
        </w:rPr>
        <w:t>= mass of rusted iron</w:t>
      </w:r>
    </w:p>
    <w:p>
      <w:pPr>
        <w:pStyle w:val="style157"/>
        <w:rPr>
          <w:rFonts w:ascii="Times New Roman" w:cs="Times New Roman" w:eastAsia="宋体" w:hAnsi="Times New Roman"/>
          <w:sz w:val="28"/>
          <w:szCs w:val="28"/>
          <w:rPrChange w:id="2315" w:author="user pc" w:date="2022-03-15T10:16:00Z">
            <w:rPr>
              <w:rFonts w:ascii="Bell MT" w:cs="Bell MT" w:eastAsia="宋体" w:hAnsi="Bell MT"/>
            </w:rPr>
          </w:rPrChange>
        </w:rPr>
      </w:pPr>
      <w:r w:rsidRPr="E9618B85">
        <w:rPr>
          <w:rFonts w:ascii="Times New Roman" w:cs="Times New Roman" w:eastAsia="宋体" w:hAnsi="Times New Roman"/>
          <w:sz w:val="28"/>
          <w:szCs w:val="28"/>
          <w:rPrChange w:id="2316" w:author="user pc" w:date="2022-03-15T10:16:00Z">
            <w:rPr>
              <w:rFonts w:ascii="Bell MT" w:cs="Bell MT" w:eastAsia="宋体" w:hAnsi="Bell MT"/>
            </w:rPr>
          </w:rPrChange>
        </w:rPr>
        <w:t>M</w:t>
      </w:r>
      <w:r w:rsidRPr="BEAB6DC9">
        <w:rPr>
          <w:rFonts w:ascii="Times New Roman" w:cs="Times New Roman" w:eastAsia="宋体" w:hAnsi="Times New Roman"/>
          <w:sz w:val="28"/>
          <w:szCs w:val="28"/>
          <w:vertAlign w:val="subscript"/>
          <w:rPrChange w:id="2317" w:author="user pc" w:date="2022-03-15T10:16:00Z">
            <w:rPr>
              <w:rFonts w:ascii="Bell MT" w:cs="Bell MT" w:eastAsia="宋体" w:hAnsi="Bell MT"/>
              <w:vertAlign w:val="subscript"/>
            </w:rPr>
          </w:rPrChange>
        </w:rPr>
        <w:t>Oxy</w:t>
      </w:r>
      <w:r>
        <w:rPr>
          <w:rFonts w:ascii="Times New Roman" w:cs="Times New Roman" w:eastAsia="宋体" w:hAnsi="Times New Roman"/>
          <w:sz w:val="28"/>
          <w:szCs w:val="28"/>
          <w:vertAlign w:val="subscript"/>
        </w:rPr>
        <w:t xml:space="preserve"> </w:t>
      </w:r>
      <w:r w:rsidRPr="5E08662F">
        <w:rPr>
          <w:rFonts w:ascii="Times New Roman" w:cs="Times New Roman" w:eastAsia="宋体" w:hAnsi="Times New Roman"/>
          <w:sz w:val="28"/>
          <w:szCs w:val="28"/>
          <w:rPrChange w:id="2318" w:author="user pc" w:date="2022-03-15T10:16:00Z">
            <w:rPr>
              <w:rFonts w:ascii="Bell MT" w:cs="Bell MT" w:eastAsia="宋体" w:hAnsi="Bell MT"/>
            </w:rPr>
          </w:rPrChange>
        </w:rPr>
        <w:t>= mass of oxygen</w:t>
      </w:r>
    </w:p>
    <w:p>
      <w:pPr>
        <w:pStyle w:val="style157"/>
        <w:rPr>
          <w:rFonts w:ascii="Times New Roman" w:cs="Times New Roman" w:hAnsi="Times New Roman"/>
          <w:sz w:val="28"/>
          <w:szCs w:val="28"/>
          <w:rPrChange w:id="2319" w:author="user pc" w:date="2022-03-15T10:16:00Z">
            <w:rPr>
              <w:rFonts w:ascii="Bell MT" w:cs="Bell MT" w:hAnsi="Bell MT"/>
            </w:rPr>
          </w:rPrChange>
        </w:rPr>
      </w:pPr>
      <w:r w:rsidRPr="10E86E0F">
        <w:rPr>
          <w:rFonts w:ascii="Times New Roman" w:cs="Times New Roman" w:hAnsi="Times New Roman"/>
          <w:sz w:val="28"/>
          <w:szCs w:val="28"/>
          <w:rPrChange w:id="2320" w:author="user pc" w:date="2022-03-15T10:16:00Z">
            <w:rPr>
              <w:rFonts w:ascii="Bell MT" w:cs="Bell MT" w:hAnsi="Bell MT"/>
            </w:rPr>
          </w:rPrChange>
        </w:rPr>
        <w:t>M</w:t>
      </w:r>
      <w:r w:rsidRPr="F18CCCCE">
        <w:rPr>
          <w:rFonts w:ascii="Times New Roman" w:cs="Times New Roman" w:hAnsi="Times New Roman"/>
          <w:sz w:val="28"/>
          <w:szCs w:val="28"/>
          <w:vertAlign w:val="subscript"/>
          <w:rPrChange w:id="2321" w:author="user pc" w:date="2022-03-15T10:16:00Z">
            <w:rPr>
              <w:rFonts w:ascii="Bell MT" w:cs="Bell MT" w:hAnsi="Bell MT"/>
              <w:vertAlign w:val="subscript"/>
            </w:rPr>
          </w:rPrChange>
        </w:rPr>
        <w:t>Iron</w:t>
      </w:r>
      <w:r>
        <w:rPr>
          <w:rFonts w:ascii="Times New Roman" w:cs="Times New Roman" w:hAnsi="Times New Roman"/>
          <w:sz w:val="28"/>
          <w:szCs w:val="28"/>
          <w:vertAlign w:val="subscript"/>
        </w:rPr>
        <w:t xml:space="preserve"> </w:t>
      </w:r>
      <w:r w:rsidRPr="CB56A1B4">
        <w:rPr>
          <w:rFonts w:ascii="Times New Roman" w:cs="Times New Roman" w:hAnsi="Times New Roman"/>
          <w:sz w:val="28"/>
          <w:szCs w:val="28"/>
          <w:rPrChange w:id="2322" w:author="user pc" w:date="2022-03-15T10:16:00Z">
            <w:rPr>
              <w:rFonts w:ascii="Bell MT" w:cs="Bell MT" w:hAnsi="Bell MT"/>
            </w:rPr>
          </w:rPrChange>
        </w:rPr>
        <w:t>= mass of iron</w:t>
      </w:r>
    </w:p>
    <w:p>
      <w:pPr>
        <w:pStyle w:val="style157"/>
        <w:rPr>
          <w:rFonts w:ascii="Times New Roman" w:cs="Times New Roman" w:hAnsi="Times New Roman"/>
          <w:sz w:val="28"/>
          <w:szCs w:val="28"/>
          <w:rPrChange w:id="2323" w:author="user pc" w:date="2022-03-15T10:16:00Z">
            <w:rPr>
              <w:rFonts w:ascii="Bell MT" w:cs="Bell MT" w:hAnsi="Bell MT"/>
            </w:rPr>
          </w:rPrChange>
        </w:rPr>
      </w:pPr>
      <w:r w:rsidRPr="A7836E14">
        <w:rPr>
          <w:rFonts w:ascii="Times New Roman" w:cs="Times New Roman" w:hAnsi="Times New Roman"/>
          <w:sz w:val="28"/>
          <w:szCs w:val="28"/>
          <w:rPrChange w:id="2324" w:author="user pc" w:date="2022-03-15T10:16:00Z">
            <w:rPr>
              <w:rFonts w:ascii="Bell MT" w:cs="Bell MT" w:hAnsi="Bell MT"/>
            </w:rPr>
          </w:rPrChange>
        </w:rPr>
        <w:t>M</w:t>
      </w:r>
      <w:r w:rsidRPr="20A1B56C">
        <w:rPr>
          <w:rFonts w:ascii="Times New Roman" w:cs="Times New Roman" w:hAnsi="Times New Roman"/>
          <w:sz w:val="28"/>
          <w:szCs w:val="28"/>
          <w:vertAlign w:val="subscript"/>
          <w:rPrChange w:id="2325" w:author="user pc" w:date="2022-03-15T10:16:00Z">
            <w:rPr>
              <w:rFonts w:ascii="Bell MT" w:cs="Bell MT" w:hAnsi="Bell MT"/>
              <w:vertAlign w:val="subscript"/>
            </w:rPr>
          </w:rPrChange>
        </w:rPr>
        <w:t>Oxy</w:t>
      </w:r>
      <w:r>
        <w:rPr>
          <w:rFonts w:ascii="Times New Roman" w:cs="Times New Roman" w:hAnsi="Times New Roman"/>
          <w:sz w:val="28"/>
          <w:szCs w:val="28"/>
          <w:vertAlign w:val="subscript"/>
        </w:rPr>
        <w:t xml:space="preserve"> </w:t>
      </w:r>
      <w:r w:rsidRPr="9C4D1A46">
        <w:rPr>
          <w:rFonts w:ascii="Times New Roman" w:cs="Times New Roman" w:hAnsi="Times New Roman"/>
          <w:sz w:val="28"/>
          <w:szCs w:val="28"/>
          <w:rPrChange w:id="2326" w:author="user pc" w:date="2022-03-15T10:16:00Z">
            <w:rPr>
              <w:rFonts w:ascii="Bell MT" w:cs="Bell MT" w:hAnsi="Bell MT"/>
            </w:rPr>
          </w:rPrChange>
        </w:rPr>
        <w:t>=</w:t>
      </w:r>
      <w:r>
        <w:rPr>
          <w:rFonts w:ascii="Times New Roman" w:cs="Times New Roman" w:hAnsi="Times New Roman"/>
          <w:sz w:val="28"/>
          <w:szCs w:val="28"/>
        </w:rPr>
        <w:t xml:space="preserve"> </w:t>
      </w:r>
      <w:r w:rsidRPr="04B3F40F">
        <w:rPr>
          <w:rFonts w:ascii="Times New Roman" w:cs="Times New Roman" w:hAnsi="Times New Roman"/>
          <w:sz w:val="28"/>
          <w:szCs w:val="28"/>
          <w:rPrChange w:id="2327" w:author="user pc" w:date="2022-03-15T10:16:00Z">
            <w:rPr>
              <w:rFonts w:ascii="Bell MT" w:cs="Bell MT" w:hAnsi="Bell MT"/>
            </w:rPr>
          </w:rPrChange>
        </w:rPr>
        <w:t>143g – 101g</w:t>
      </w:r>
    </w:p>
    <w:p>
      <w:pPr>
        <w:pStyle w:val="style157"/>
        <w:rPr>
          <w:rFonts w:ascii="Times New Roman" w:cs="Times New Roman" w:hAnsi="Times New Roman"/>
          <w:sz w:val="28"/>
          <w:szCs w:val="28"/>
          <w:rPrChange w:id="2328" w:author="user pc" w:date="2022-03-15T10:16:00Z">
            <w:rPr>
              <w:rFonts w:ascii="Bell MT" w:cs="Bell MT" w:hAnsi="Bell MT"/>
            </w:rPr>
          </w:rPrChange>
        </w:rPr>
      </w:pPr>
      <w:r w:rsidRPr="149E6146">
        <w:rPr>
          <w:rFonts w:ascii="Times New Roman" w:cs="Times New Roman" w:hAnsi="Times New Roman"/>
          <w:sz w:val="28"/>
          <w:szCs w:val="28"/>
          <w:rPrChange w:id="2329" w:author="user pc" w:date="2022-03-15T10:16:00Z">
            <w:rPr>
              <w:rFonts w:ascii="Bell MT" w:cs="Bell MT" w:hAnsi="Bell MT"/>
            </w:rPr>
          </w:rPrChange>
        </w:rPr>
        <w:t>M</w:t>
      </w:r>
      <w:r w:rsidRPr="79C76E55">
        <w:rPr>
          <w:rFonts w:ascii="Times New Roman" w:cs="Times New Roman" w:hAnsi="Times New Roman"/>
          <w:sz w:val="28"/>
          <w:szCs w:val="28"/>
          <w:vertAlign w:val="subscript"/>
          <w:rPrChange w:id="2330" w:author="user pc" w:date="2022-03-15T10:16:00Z">
            <w:rPr>
              <w:rFonts w:ascii="Bell MT" w:cs="Bell MT" w:hAnsi="Bell MT"/>
              <w:vertAlign w:val="subscript"/>
            </w:rPr>
          </w:rPrChange>
        </w:rPr>
        <w:t xml:space="preserve">Oxy  </w:t>
      </w:r>
      <w:r w:rsidRPr="645486A1">
        <w:rPr>
          <w:rFonts w:ascii="Times New Roman" w:cs="Times New Roman" w:hAnsi="Times New Roman"/>
          <w:sz w:val="28"/>
          <w:szCs w:val="28"/>
          <w:rPrChange w:id="2331" w:author="user pc" w:date="2022-03-15T10:16:00Z">
            <w:rPr>
              <w:rFonts w:ascii="Bell MT" w:cs="Bell MT" w:hAnsi="Bell MT"/>
            </w:rPr>
          </w:rPrChange>
        </w:rPr>
        <w:t>= 42g</w:t>
      </w:r>
    </w:p>
    <w:p>
      <w:pPr>
        <w:pStyle w:val="style157"/>
        <w:rPr>
          <w:rFonts w:ascii="Times New Roman" w:cs="Times New Roman" w:hAnsi="Times New Roman"/>
          <w:sz w:val="28"/>
          <w:szCs w:val="28"/>
          <w:rPrChange w:id="2332" w:author="user pc" w:date="2022-03-15T10:16:00Z">
            <w:rPr>
              <w:rFonts w:ascii="Bell MT" w:cs="Bell MT" w:hAnsi="Bell MT"/>
            </w:rPr>
          </w:rPrChange>
        </w:rPr>
      </w:pPr>
    </w:p>
    <w:p>
      <w:pPr>
        <w:pStyle w:val="style157"/>
        <w:rPr>
          <w:rFonts w:ascii="Times New Roman" w:cs="Times New Roman" w:hAnsi="Times New Roman"/>
          <w:sz w:val="28"/>
          <w:szCs w:val="28"/>
          <w:rPrChange w:id="2333" w:author="user pc" w:date="2022-03-15T10:16:00Z">
            <w:rPr>
              <w:rFonts w:ascii="Bell MT" w:cs="Bell MT" w:hAnsi="Bell MT"/>
            </w:rPr>
          </w:rPrChange>
        </w:rPr>
      </w:pPr>
      <w:r w:rsidRPr="35784D0A">
        <w:rPr>
          <w:rFonts w:ascii="Times New Roman" w:cs="Times New Roman"/>
          <w:i/>
          <w:color w:val="6600cc"/>
          <w:sz w:val="28"/>
          <w:szCs w:val="28"/>
          <w:rPrChange w:id="2334" w:author="user pc" w:date="2022-03-15T10:16:00Z">
            <w:rPr>
              <w:i/>
              <w:color w:val="6600cc"/>
            </w:rPr>
          </w:rPrChange>
        </w:rPr>
        <w:t>One</w:t>
      </w:r>
      <w:r>
        <w:rPr>
          <w:rFonts w:ascii="Times New Roman" w:cs="Times New Roman" w:hAnsi="Times New Roman"/>
          <w:i/>
          <w:color w:val="6600cc"/>
          <w:sz w:val="28"/>
          <w:szCs w:val="28"/>
        </w:rPr>
        <w:t xml:space="preserve"> </w:t>
      </w:r>
      <w:r w:rsidRPr="F004BB7C">
        <w:rPr>
          <w:rFonts w:ascii="Times New Roman" w:cs="Times New Roman"/>
          <w:i/>
          <w:color w:val="6600cc"/>
          <w:sz w:val="28"/>
          <w:szCs w:val="28"/>
          <w:rPrChange w:id="2335" w:author="user pc" w:date="2022-03-15T10:16:00Z">
            <w:rPr>
              <w:i/>
              <w:color w:val="6600cc"/>
            </w:rPr>
          </w:rPrChange>
        </w:rPr>
        <w:t>consequence</w:t>
      </w:r>
      <w:r>
        <w:rPr>
          <w:rFonts w:ascii="Times New Roman" w:cs="Times New Roman" w:hAnsi="Times New Roman"/>
          <w:i/>
          <w:color w:val="6600cc"/>
          <w:sz w:val="28"/>
          <w:szCs w:val="28"/>
        </w:rPr>
        <w:t xml:space="preserve"> </w:t>
      </w:r>
      <w:r w:rsidRPr="6E04DB7B">
        <w:rPr>
          <w:rFonts w:ascii="Times New Roman" w:cs="Times New Roman"/>
          <w:i/>
          <w:color w:val="6600cc"/>
          <w:sz w:val="28"/>
          <w:szCs w:val="28"/>
          <w:rPrChange w:id="2336" w:author="user pc" w:date="2022-03-15T10:16:00Z">
            <w:rPr>
              <w:i/>
              <w:color w:val="6600cc"/>
            </w:rPr>
          </w:rPrChange>
        </w:rPr>
        <w:t>of</w:t>
      </w:r>
      <w:r>
        <w:rPr>
          <w:rFonts w:ascii="Times New Roman" w:cs="Times New Roman" w:hAnsi="Times New Roman"/>
          <w:i/>
          <w:color w:val="6600cc"/>
          <w:sz w:val="28"/>
          <w:szCs w:val="28"/>
        </w:rPr>
        <w:t xml:space="preserve"> </w:t>
      </w:r>
      <w:r w:rsidRPr="F536624C">
        <w:rPr>
          <w:rFonts w:ascii="Times New Roman" w:cs="Times New Roman"/>
          <w:i/>
          <w:color w:val="6600cc"/>
          <w:sz w:val="28"/>
          <w:szCs w:val="28"/>
          <w:rPrChange w:id="2337" w:author="user pc" w:date="2022-03-15T10:16:00Z">
            <w:rPr>
              <w:i/>
              <w:color w:val="6600cc"/>
            </w:rPr>
          </w:rPrChange>
        </w:rPr>
        <w:t>the</w:t>
      </w:r>
      <w:r>
        <w:rPr>
          <w:rFonts w:ascii="Times New Roman" w:cs="Times New Roman" w:hAnsi="Times New Roman"/>
          <w:i/>
          <w:color w:val="6600cc"/>
          <w:sz w:val="28"/>
          <w:szCs w:val="28"/>
        </w:rPr>
        <w:t xml:space="preserve"> </w:t>
      </w:r>
      <w:r w:rsidRPr="6BF9E188">
        <w:rPr>
          <w:rFonts w:ascii="Times New Roman" w:cs="Times New Roman"/>
          <w:i/>
          <w:color w:val="6600cc"/>
          <w:sz w:val="28"/>
          <w:szCs w:val="28"/>
          <w:rPrChange w:id="2338" w:author="user pc" w:date="2022-03-15T10:16:00Z">
            <w:rPr>
              <w:i/>
              <w:color w:val="6600cc"/>
            </w:rPr>
          </w:rPrChange>
        </w:rPr>
        <w:t>law</w:t>
      </w:r>
      <w:r>
        <w:rPr>
          <w:rFonts w:ascii="Times New Roman" w:cs="Times New Roman" w:hAnsi="Times New Roman"/>
          <w:i/>
          <w:color w:val="6600cc"/>
          <w:sz w:val="28"/>
          <w:szCs w:val="28"/>
        </w:rPr>
        <w:t xml:space="preserve"> </w:t>
      </w:r>
      <w:r w:rsidRPr="64923629">
        <w:rPr>
          <w:rFonts w:ascii="Times New Roman" w:cs="Times New Roman"/>
          <w:i/>
          <w:color w:val="6600cc"/>
          <w:sz w:val="28"/>
          <w:szCs w:val="28"/>
          <w:rPrChange w:id="2339" w:author="user pc" w:date="2022-03-15T10:16:00Z">
            <w:rPr>
              <w:i/>
              <w:color w:val="6600cc"/>
            </w:rPr>
          </w:rPrChange>
        </w:rPr>
        <w:t>of</w:t>
      </w:r>
      <w:r>
        <w:rPr>
          <w:rFonts w:ascii="Times New Roman" w:cs="Times New Roman" w:hAnsi="Times New Roman"/>
          <w:i/>
          <w:color w:val="6600cc"/>
          <w:sz w:val="28"/>
          <w:szCs w:val="28"/>
        </w:rPr>
        <w:t xml:space="preserve"> </w:t>
      </w:r>
      <w:r w:rsidRPr="895679DA">
        <w:rPr>
          <w:rFonts w:ascii="Times New Roman" w:cs="Times New Roman"/>
          <w:i/>
          <w:color w:val="6600cc"/>
          <w:sz w:val="28"/>
          <w:szCs w:val="28"/>
          <w:rPrChange w:id="2340" w:author="user pc" w:date="2022-03-15T10:16:00Z">
            <w:rPr>
              <w:i/>
              <w:color w:val="6600cc"/>
            </w:rPr>
          </w:rPrChange>
        </w:rPr>
        <w:t>conservation</w:t>
      </w:r>
      <w:r>
        <w:rPr>
          <w:rFonts w:ascii="Times New Roman" w:cs="Times New Roman" w:hAnsi="Times New Roman"/>
          <w:i/>
          <w:color w:val="6600cc"/>
          <w:sz w:val="28"/>
          <w:szCs w:val="28"/>
        </w:rPr>
        <w:t xml:space="preserve"> </w:t>
      </w:r>
      <w:r w:rsidRPr="4D6D4687">
        <w:rPr>
          <w:rFonts w:ascii="Times New Roman" w:cs="Times New Roman"/>
          <w:i/>
          <w:color w:val="6600cc"/>
          <w:sz w:val="28"/>
          <w:szCs w:val="28"/>
          <w:rPrChange w:id="2341" w:author="user pc" w:date="2022-03-15T10:16:00Z">
            <w:rPr>
              <w:i/>
              <w:color w:val="6600cc"/>
            </w:rPr>
          </w:rPrChange>
        </w:rPr>
        <w:t>of</w:t>
      </w:r>
      <w:r>
        <w:rPr>
          <w:rFonts w:ascii="Times New Roman" w:cs="Times New Roman" w:hAnsi="Times New Roman"/>
          <w:i/>
          <w:color w:val="6600cc"/>
          <w:sz w:val="28"/>
          <w:szCs w:val="28"/>
        </w:rPr>
        <w:t xml:space="preserve"> </w:t>
      </w:r>
      <w:r w:rsidRPr="6B632E74">
        <w:rPr>
          <w:rFonts w:ascii="Times New Roman" w:cs="Times New Roman"/>
          <w:i/>
          <w:color w:val="6600cc"/>
          <w:sz w:val="28"/>
          <w:szCs w:val="28"/>
          <w:rPrChange w:id="2342" w:author="user pc" w:date="2022-03-15T10:16:00Z">
            <w:rPr>
              <w:i/>
              <w:color w:val="6600cc"/>
            </w:rPr>
          </w:rPrChange>
        </w:rPr>
        <w:t>mass</w:t>
      </w:r>
      <w:r>
        <w:rPr>
          <w:rFonts w:ascii="Times New Roman" w:cs="Times New Roman" w:hAnsi="Times New Roman"/>
          <w:i/>
          <w:color w:val="6600cc"/>
          <w:sz w:val="28"/>
          <w:szCs w:val="28"/>
        </w:rPr>
        <w:t xml:space="preserve"> </w:t>
      </w:r>
      <w:r w:rsidRPr="5C4A954D">
        <w:rPr>
          <w:rFonts w:ascii="Times New Roman" w:cs="Times New Roman"/>
          <w:i/>
          <w:color w:val="6600cc"/>
          <w:sz w:val="28"/>
          <w:szCs w:val="28"/>
          <w:rPrChange w:id="2343" w:author="user pc" w:date="2022-03-15T10:16:00Z">
            <w:rPr>
              <w:i/>
              <w:color w:val="6600cc"/>
            </w:rPr>
          </w:rPrChange>
        </w:rPr>
        <w:t>is</w:t>
      </w:r>
      <w:r>
        <w:rPr>
          <w:rFonts w:ascii="Times New Roman" w:cs="Times New Roman" w:hAnsi="Times New Roman"/>
          <w:i/>
          <w:color w:val="6600cc"/>
          <w:sz w:val="28"/>
          <w:szCs w:val="28"/>
        </w:rPr>
        <w:t xml:space="preserve"> </w:t>
      </w:r>
      <w:r w:rsidRPr="6D9A2200">
        <w:rPr>
          <w:rFonts w:ascii="Times New Roman" w:cs="Times New Roman"/>
          <w:i/>
          <w:color w:val="6600cc"/>
          <w:sz w:val="28"/>
          <w:szCs w:val="28"/>
          <w:rPrChange w:id="2344" w:author="user pc" w:date="2022-03-15T10:16:00Z">
            <w:rPr>
              <w:i/>
              <w:color w:val="6600cc"/>
            </w:rPr>
          </w:rPrChange>
        </w:rPr>
        <w:t>that</w:t>
      </w:r>
      <w:r>
        <w:rPr>
          <w:rFonts w:ascii="Times New Roman" w:cs="Times New Roman" w:hAnsi="Times New Roman"/>
          <w:i/>
          <w:color w:val="6600cc"/>
          <w:sz w:val="28"/>
          <w:szCs w:val="28"/>
        </w:rPr>
        <w:t xml:space="preserve">, </w:t>
      </w:r>
      <w:r w:rsidRPr="36F9B784">
        <w:rPr>
          <w:rFonts w:ascii="Times New Roman" w:cs="Times New Roman"/>
          <w:i/>
          <w:color w:val="6600cc"/>
          <w:sz w:val="28"/>
          <w:szCs w:val="28"/>
          <w:rPrChange w:id="2345" w:author="user pc" w:date="2022-03-15T10:16:00Z">
            <w:rPr>
              <w:i/>
              <w:color w:val="6600cc"/>
            </w:rPr>
          </w:rPrChange>
        </w:rPr>
        <w:t>In</w:t>
      </w:r>
      <w:r>
        <w:rPr>
          <w:rFonts w:ascii="Times New Roman" w:cs="Times New Roman" w:hAnsi="Times New Roman"/>
          <w:i/>
          <w:color w:val="6600cc"/>
          <w:sz w:val="28"/>
          <w:szCs w:val="28"/>
        </w:rPr>
        <w:t xml:space="preserve"> </w:t>
      </w:r>
      <w:r w:rsidRPr="06D91DB7">
        <w:rPr>
          <w:rFonts w:ascii="Times New Roman" w:cs="Times New Roman"/>
          <w:i/>
          <w:color w:val="6600cc"/>
          <w:sz w:val="28"/>
          <w:szCs w:val="28"/>
          <w:rPrChange w:id="2346" w:author="user pc" w:date="2022-03-15T10:16:00Z">
            <w:rPr>
              <w:i/>
              <w:color w:val="6600cc"/>
            </w:rPr>
          </w:rPrChange>
        </w:rPr>
        <w:t>a</w:t>
      </w:r>
      <w:r>
        <w:rPr>
          <w:rFonts w:ascii="Times New Roman" w:cs="Times New Roman" w:hAnsi="Times New Roman"/>
          <w:i/>
          <w:color w:val="6600cc"/>
          <w:sz w:val="28"/>
          <w:szCs w:val="28"/>
        </w:rPr>
        <w:t xml:space="preserve"> </w:t>
      </w:r>
      <w:r w:rsidRPr="3899411B">
        <w:rPr>
          <w:rFonts w:ascii="Times New Roman" w:cs="Times New Roman"/>
          <w:i/>
          <w:color w:val="6600cc"/>
          <w:sz w:val="28"/>
          <w:szCs w:val="28"/>
          <w:rPrChange w:id="2347" w:author="user pc" w:date="2022-03-15T10:16:00Z">
            <w:rPr>
              <w:i/>
              <w:color w:val="6600cc"/>
            </w:rPr>
          </w:rPrChange>
        </w:rPr>
        <w:t>balanced</w:t>
      </w:r>
      <w:r>
        <w:rPr>
          <w:rFonts w:ascii="Times New Roman" w:cs="Times New Roman" w:hAnsi="Times New Roman"/>
          <w:i/>
          <w:color w:val="6600cc"/>
          <w:sz w:val="28"/>
          <w:szCs w:val="28"/>
        </w:rPr>
        <w:t xml:space="preserve"> </w:t>
      </w:r>
      <w:r w:rsidRPr="07305C0D">
        <w:rPr>
          <w:rFonts w:ascii="Times New Roman" w:cs="Times New Roman"/>
          <w:i/>
          <w:color w:val="6600cc"/>
          <w:sz w:val="28"/>
          <w:szCs w:val="28"/>
          <w:rPrChange w:id="2348" w:author="user pc" w:date="2022-03-15T10:16:00Z">
            <w:rPr>
              <w:i/>
              <w:color w:val="6600cc"/>
            </w:rPr>
          </w:rPrChange>
        </w:rPr>
        <w:t>chemical</w:t>
      </w:r>
      <w:r>
        <w:rPr>
          <w:rFonts w:ascii="Times New Roman" w:cs="Times New Roman" w:hAnsi="Times New Roman"/>
          <w:i/>
          <w:color w:val="6600cc"/>
          <w:sz w:val="28"/>
          <w:szCs w:val="28"/>
        </w:rPr>
        <w:t xml:space="preserve"> </w:t>
      </w:r>
      <w:r w:rsidRPr="99D6F4E6">
        <w:rPr>
          <w:rFonts w:ascii="Times New Roman" w:cs="Times New Roman"/>
          <w:i/>
          <w:color w:val="6600cc"/>
          <w:sz w:val="28"/>
          <w:szCs w:val="28"/>
          <w:rPrChange w:id="2349" w:author="user pc" w:date="2022-03-15T10:16:00Z">
            <w:rPr>
              <w:i/>
              <w:color w:val="6600cc"/>
            </w:rPr>
          </w:rPrChange>
        </w:rPr>
        <w:t>symbol</w:t>
      </w:r>
      <w:r>
        <w:rPr>
          <w:rFonts w:ascii="Times New Roman" w:cs="Times New Roman" w:hAnsi="Times New Roman"/>
          <w:i/>
          <w:color w:val="6600cc"/>
          <w:sz w:val="28"/>
          <w:szCs w:val="28"/>
        </w:rPr>
        <w:t xml:space="preserve"> </w:t>
      </w:r>
      <w:r w:rsidRPr="49BA4882">
        <w:rPr>
          <w:rFonts w:ascii="Times New Roman" w:cs="Times New Roman"/>
          <w:i/>
          <w:color w:val="6600cc"/>
          <w:sz w:val="28"/>
          <w:szCs w:val="28"/>
          <w:rPrChange w:id="2350" w:author="user pc" w:date="2022-03-15T10:16:00Z">
            <w:rPr>
              <w:i/>
              <w:color w:val="6600cc"/>
            </w:rPr>
          </w:rPrChange>
        </w:rPr>
        <w:t>equation,</w:t>
      </w:r>
      <w:r>
        <w:rPr>
          <w:rFonts w:ascii="Times New Roman" w:cs="Times New Roman" w:hAnsi="Times New Roman"/>
          <w:i/>
          <w:color w:val="6600cc"/>
          <w:sz w:val="28"/>
          <w:szCs w:val="28"/>
        </w:rPr>
        <w:t xml:space="preserve"> </w:t>
      </w:r>
      <w:r w:rsidRPr="9D0F2D0A">
        <w:rPr>
          <w:rFonts w:ascii="Times New Roman" w:cs="Times New Roman"/>
          <w:i/>
          <w:color w:val="6600cc"/>
          <w:sz w:val="28"/>
          <w:szCs w:val="28"/>
          <w:rPrChange w:id="2351" w:author="user pc" w:date="2022-03-15T10:16:00Z">
            <w:rPr>
              <w:i/>
              <w:color w:val="6600cc"/>
            </w:rPr>
          </w:rPrChange>
        </w:rPr>
        <w:t>the</w:t>
      </w:r>
      <w:r>
        <w:rPr>
          <w:rFonts w:ascii="Times New Roman" w:cs="Times New Roman" w:hAnsi="Times New Roman"/>
          <w:i/>
          <w:color w:val="6600cc"/>
          <w:sz w:val="28"/>
          <w:szCs w:val="28"/>
        </w:rPr>
        <w:t xml:space="preserve"> </w:t>
      </w:r>
      <w:r w:rsidRPr="1B136745">
        <w:rPr>
          <w:rFonts w:ascii="Times New Roman" w:cs="Times New Roman"/>
          <w:i/>
          <w:color w:val="6600cc"/>
          <w:sz w:val="28"/>
          <w:szCs w:val="28"/>
          <w:rPrChange w:id="2352" w:author="user pc" w:date="2022-03-15T10:16:00Z">
            <w:rPr>
              <w:i/>
              <w:color w:val="6600cc"/>
            </w:rPr>
          </w:rPrChange>
        </w:rPr>
        <w:t>total</w:t>
      </w:r>
      <w:r>
        <w:rPr>
          <w:rFonts w:ascii="Times New Roman" w:cs="Times New Roman" w:hAnsi="Times New Roman"/>
          <w:i/>
          <w:color w:val="6600cc"/>
          <w:sz w:val="28"/>
          <w:szCs w:val="28"/>
        </w:rPr>
        <w:t xml:space="preserve"> </w:t>
      </w:r>
      <w:r w:rsidRPr="790EFD66">
        <w:rPr>
          <w:rFonts w:ascii="Times New Roman" w:cs="Times New Roman"/>
          <w:i/>
          <w:color w:val="6600cc"/>
          <w:sz w:val="28"/>
          <w:szCs w:val="28"/>
          <w:rPrChange w:id="2353" w:author="user pc" w:date="2022-03-15T10:16:00Z">
            <w:rPr>
              <w:i/>
              <w:color w:val="6600cc"/>
            </w:rPr>
          </w:rPrChange>
        </w:rPr>
        <w:t>of</w:t>
      </w:r>
      <w:r>
        <w:rPr>
          <w:rFonts w:ascii="Times New Roman" w:cs="Times New Roman" w:hAnsi="Times New Roman"/>
          <w:i/>
          <w:color w:val="6600cc"/>
          <w:sz w:val="28"/>
          <w:szCs w:val="28"/>
        </w:rPr>
        <w:t xml:space="preserve"> </w:t>
      </w:r>
      <w:r w:rsidRPr="D970BB92">
        <w:rPr>
          <w:rFonts w:ascii="Times New Roman" w:cs="Times New Roman"/>
          <w:i/>
          <w:color w:val="6600cc"/>
          <w:sz w:val="28"/>
          <w:szCs w:val="28"/>
          <w:rPrChange w:id="2354" w:author="user pc" w:date="2022-03-15T10:16:00Z">
            <w:rPr>
              <w:i/>
              <w:color w:val="6600cc"/>
            </w:rPr>
          </w:rPrChange>
        </w:rPr>
        <w:t>relative</w:t>
      </w:r>
      <w:r>
        <w:rPr>
          <w:rFonts w:ascii="Times New Roman" w:cs="Times New Roman" w:hAnsi="Times New Roman"/>
          <w:i/>
          <w:color w:val="6600cc"/>
          <w:sz w:val="28"/>
          <w:szCs w:val="28"/>
        </w:rPr>
        <w:t xml:space="preserve"> </w:t>
      </w:r>
      <w:r w:rsidRPr="72B880C7">
        <w:rPr>
          <w:rFonts w:ascii="Times New Roman" w:cs="Times New Roman"/>
          <w:i/>
          <w:color w:val="6600cc"/>
          <w:sz w:val="28"/>
          <w:szCs w:val="28"/>
          <w:rPrChange w:id="2355" w:author="user pc" w:date="2022-03-15T10:16:00Z">
            <w:rPr>
              <w:i/>
              <w:color w:val="6600cc"/>
            </w:rPr>
          </w:rPrChange>
        </w:rPr>
        <w:t>formula</w:t>
      </w:r>
      <w:r>
        <w:rPr>
          <w:rFonts w:ascii="Times New Roman" w:cs="Times New Roman" w:hAnsi="Times New Roman"/>
          <w:i/>
          <w:color w:val="6600cc"/>
          <w:sz w:val="28"/>
          <w:szCs w:val="28"/>
        </w:rPr>
        <w:t xml:space="preserve"> </w:t>
      </w:r>
      <w:r w:rsidRPr="010B61EF">
        <w:rPr>
          <w:rFonts w:ascii="Times New Roman" w:cs="Times New Roman"/>
          <w:i/>
          <w:color w:val="6600cc"/>
          <w:sz w:val="28"/>
          <w:szCs w:val="28"/>
          <w:rPrChange w:id="2356" w:author="user pc" w:date="2022-03-15T10:16:00Z">
            <w:rPr>
              <w:i/>
              <w:color w:val="6600cc"/>
            </w:rPr>
          </w:rPrChange>
        </w:rPr>
        <w:t>masses</w:t>
      </w:r>
      <w:r>
        <w:rPr>
          <w:rFonts w:ascii="Times New Roman" w:cs="Times New Roman" w:hAnsi="Times New Roman"/>
          <w:i/>
          <w:color w:val="6600cc"/>
          <w:sz w:val="28"/>
          <w:szCs w:val="28"/>
        </w:rPr>
        <w:t xml:space="preserve"> </w:t>
      </w:r>
      <w:r w:rsidRPr="94F662E3">
        <w:rPr>
          <w:rFonts w:ascii="Times New Roman" w:cs="Times New Roman"/>
          <w:i/>
          <w:color w:val="6600cc"/>
          <w:sz w:val="28"/>
          <w:szCs w:val="28"/>
          <w:rPrChange w:id="2357" w:author="user pc" w:date="2022-03-15T10:16:00Z">
            <w:rPr>
              <w:i/>
              <w:color w:val="6600cc"/>
            </w:rPr>
          </w:rPrChange>
        </w:rPr>
        <w:t>of</w:t>
      </w:r>
      <w:r>
        <w:rPr>
          <w:rFonts w:ascii="Times New Roman" w:cs="Times New Roman" w:hAnsi="Times New Roman"/>
          <w:i/>
          <w:color w:val="6600cc"/>
          <w:sz w:val="28"/>
          <w:szCs w:val="28"/>
        </w:rPr>
        <w:t xml:space="preserve"> </w:t>
      </w:r>
      <w:r w:rsidRPr="A3E53BB4">
        <w:rPr>
          <w:rFonts w:ascii="Times New Roman" w:cs="Times New Roman"/>
          <w:i/>
          <w:color w:val="6600cc"/>
          <w:sz w:val="28"/>
          <w:szCs w:val="28"/>
          <w:rPrChange w:id="2358" w:author="user pc" w:date="2022-03-15T10:16:00Z">
            <w:rPr>
              <w:i/>
              <w:color w:val="6600cc"/>
            </w:rPr>
          </w:rPrChange>
        </w:rPr>
        <w:t>the</w:t>
      </w:r>
      <w:r>
        <w:rPr>
          <w:rFonts w:ascii="Times New Roman" w:cs="Times New Roman" w:hAnsi="Times New Roman"/>
          <w:i/>
          <w:color w:val="6600cc"/>
          <w:sz w:val="28"/>
          <w:szCs w:val="28"/>
        </w:rPr>
        <w:t xml:space="preserve"> </w:t>
      </w:r>
      <w:r w:rsidRPr="606F5C6B">
        <w:rPr>
          <w:rFonts w:ascii="Times New Roman" w:cs="Times New Roman"/>
          <w:i/>
          <w:color w:val="6600cc"/>
          <w:sz w:val="28"/>
          <w:szCs w:val="28"/>
          <w:rPrChange w:id="2359" w:author="user pc" w:date="2022-03-15T10:16:00Z">
            <w:rPr>
              <w:i/>
              <w:color w:val="6600cc"/>
            </w:rPr>
          </w:rPrChange>
        </w:rPr>
        <w:t>reactants</w:t>
      </w:r>
      <w:r>
        <w:rPr>
          <w:rFonts w:ascii="Times New Roman" w:cs="Times New Roman" w:hAnsi="Times New Roman"/>
          <w:i/>
          <w:color w:val="6600cc"/>
          <w:sz w:val="28"/>
          <w:szCs w:val="28"/>
        </w:rPr>
        <w:t xml:space="preserve"> </w:t>
      </w:r>
      <w:r w:rsidRPr="33228B80">
        <w:rPr>
          <w:rFonts w:ascii="Times New Roman" w:cs="Times New Roman"/>
          <w:i/>
          <w:color w:val="6600cc"/>
          <w:sz w:val="28"/>
          <w:szCs w:val="28"/>
          <w:rPrChange w:id="2360" w:author="user pc" w:date="2022-03-15T10:16:00Z">
            <w:rPr>
              <w:i/>
              <w:color w:val="6600cc"/>
            </w:rPr>
          </w:rPrChange>
        </w:rPr>
        <w:t>is</w:t>
      </w:r>
      <w:r>
        <w:rPr>
          <w:rFonts w:ascii="Times New Roman" w:cs="Times New Roman" w:hAnsi="Times New Roman"/>
          <w:i/>
          <w:color w:val="6600cc"/>
          <w:sz w:val="28"/>
          <w:szCs w:val="28"/>
        </w:rPr>
        <w:t xml:space="preserve"> </w:t>
      </w:r>
      <w:r w:rsidRPr="2448CBBC">
        <w:rPr>
          <w:rFonts w:ascii="Times New Roman" w:cs="Times New Roman"/>
          <w:i/>
          <w:color w:val="6600cc"/>
          <w:sz w:val="28"/>
          <w:szCs w:val="28"/>
          <w:rPrChange w:id="2361" w:author="user pc" w:date="2022-03-15T10:16:00Z">
            <w:rPr>
              <w:i/>
              <w:color w:val="6600cc"/>
            </w:rPr>
          </w:rPrChange>
        </w:rPr>
        <w:t>equal</w:t>
      </w:r>
      <w:r>
        <w:rPr>
          <w:rFonts w:ascii="Times New Roman" w:cs="Times New Roman" w:hAnsi="Times New Roman"/>
          <w:i/>
          <w:color w:val="6600cc"/>
          <w:sz w:val="28"/>
          <w:szCs w:val="28"/>
        </w:rPr>
        <w:t xml:space="preserve"> </w:t>
      </w:r>
      <w:r w:rsidRPr="5E43CE8B">
        <w:rPr>
          <w:rFonts w:ascii="Times New Roman" w:cs="Times New Roman"/>
          <w:i/>
          <w:color w:val="6600cc"/>
          <w:sz w:val="28"/>
          <w:szCs w:val="28"/>
          <w:rPrChange w:id="2362" w:author="user pc" w:date="2022-03-15T10:16:00Z">
            <w:rPr>
              <w:i/>
              <w:color w:val="6600cc"/>
            </w:rPr>
          </w:rPrChange>
        </w:rPr>
        <w:t>to</w:t>
      </w:r>
      <w:r>
        <w:rPr>
          <w:rFonts w:ascii="Times New Roman" w:cs="Times New Roman" w:hAnsi="Times New Roman"/>
          <w:i/>
          <w:color w:val="6600cc"/>
          <w:sz w:val="28"/>
          <w:szCs w:val="28"/>
        </w:rPr>
        <w:t xml:space="preserve"> </w:t>
      </w:r>
      <w:r w:rsidRPr="641A2BF0">
        <w:rPr>
          <w:rFonts w:ascii="Times New Roman" w:cs="Times New Roman"/>
          <w:i/>
          <w:color w:val="6600cc"/>
          <w:sz w:val="28"/>
          <w:szCs w:val="28"/>
          <w:rPrChange w:id="2363" w:author="user pc" w:date="2022-03-15T10:16:00Z">
            <w:rPr>
              <w:i/>
              <w:color w:val="6600cc"/>
            </w:rPr>
          </w:rPrChange>
        </w:rPr>
        <w:t>the</w:t>
      </w:r>
      <w:r>
        <w:rPr>
          <w:rFonts w:ascii="Times New Roman" w:cs="Times New Roman" w:hAnsi="Times New Roman"/>
          <w:i/>
          <w:color w:val="6600cc"/>
          <w:sz w:val="28"/>
          <w:szCs w:val="28"/>
        </w:rPr>
        <w:t xml:space="preserve"> </w:t>
      </w:r>
      <w:r w:rsidRPr="131904F9">
        <w:rPr>
          <w:rFonts w:ascii="Times New Roman" w:cs="Times New Roman"/>
          <w:i/>
          <w:color w:val="6600cc"/>
          <w:sz w:val="28"/>
          <w:szCs w:val="28"/>
          <w:rPrChange w:id="2364" w:author="user pc" w:date="2022-03-15T10:16:00Z">
            <w:rPr>
              <w:i/>
              <w:color w:val="6600cc"/>
            </w:rPr>
          </w:rPrChange>
        </w:rPr>
        <w:t>total</w:t>
      </w:r>
      <w:r>
        <w:rPr>
          <w:rFonts w:ascii="Times New Roman" w:cs="Times New Roman" w:hAnsi="Times New Roman"/>
          <w:i/>
          <w:color w:val="6600cc"/>
          <w:sz w:val="28"/>
          <w:szCs w:val="28"/>
        </w:rPr>
        <w:t xml:space="preserve"> </w:t>
      </w:r>
      <w:r w:rsidRPr="F97BB562">
        <w:rPr>
          <w:rFonts w:ascii="Times New Roman" w:cs="Times New Roman"/>
          <w:i/>
          <w:color w:val="6600cc"/>
          <w:sz w:val="28"/>
          <w:szCs w:val="28"/>
          <w:rPrChange w:id="2365" w:author="user pc" w:date="2022-03-15T10:16:00Z">
            <w:rPr>
              <w:i/>
              <w:color w:val="6600cc"/>
            </w:rPr>
          </w:rPrChange>
        </w:rPr>
        <w:t>relative</w:t>
      </w:r>
      <w:r>
        <w:rPr>
          <w:rFonts w:ascii="Times New Roman" w:cs="Times New Roman" w:hAnsi="Times New Roman"/>
          <w:i/>
          <w:color w:val="6600cc"/>
          <w:sz w:val="28"/>
          <w:szCs w:val="28"/>
        </w:rPr>
        <w:t xml:space="preserve"> </w:t>
      </w:r>
      <w:r w:rsidRPr="7C798B91">
        <w:rPr>
          <w:rFonts w:ascii="Times New Roman" w:cs="Times New Roman"/>
          <w:i/>
          <w:color w:val="6600cc"/>
          <w:sz w:val="28"/>
          <w:szCs w:val="28"/>
          <w:rPrChange w:id="2366" w:author="user pc" w:date="2022-03-15T10:16:00Z">
            <w:rPr>
              <w:i/>
              <w:color w:val="6600cc"/>
            </w:rPr>
          </w:rPrChange>
        </w:rPr>
        <w:t>formula</w:t>
      </w:r>
      <w:r>
        <w:rPr>
          <w:rFonts w:ascii="Times New Roman" w:cs="Times New Roman" w:hAnsi="Times New Roman"/>
          <w:i/>
          <w:color w:val="6600cc"/>
          <w:sz w:val="28"/>
          <w:szCs w:val="28"/>
        </w:rPr>
        <w:t xml:space="preserve"> </w:t>
      </w:r>
      <w:r w:rsidRPr="64B73DE1">
        <w:rPr>
          <w:rFonts w:ascii="Times New Roman" w:cs="Times New Roman"/>
          <w:i/>
          <w:color w:val="6600cc"/>
          <w:sz w:val="28"/>
          <w:szCs w:val="28"/>
          <w:rPrChange w:id="2367" w:author="user pc" w:date="2022-03-15T10:16:00Z">
            <w:rPr>
              <w:i/>
              <w:color w:val="6600cc"/>
            </w:rPr>
          </w:rPrChange>
        </w:rPr>
        <w:t>masses</w:t>
      </w:r>
      <w:r>
        <w:rPr>
          <w:rFonts w:ascii="Times New Roman" w:cs="Times New Roman" w:hAnsi="Times New Roman"/>
          <w:i/>
          <w:color w:val="6600cc"/>
          <w:sz w:val="28"/>
          <w:szCs w:val="28"/>
        </w:rPr>
        <w:t xml:space="preserve"> </w:t>
      </w:r>
      <w:r w:rsidRPr="88A9B38C">
        <w:rPr>
          <w:rFonts w:ascii="Times New Roman" w:cs="Times New Roman"/>
          <w:i/>
          <w:color w:val="6600cc"/>
          <w:sz w:val="28"/>
          <w:szCs w:val="28"/>
          <w:rPrChange w:id="2368" w:author="user pc" w:date="2022-03-15T10:16:00Z">
            <w:rPr>
              <w:i/>
              <w:color w:val="6600cc"/>
            </w:rPr>
          </w:rPrChange>
        </w:rPr>
        <w:t>of</w:t>
      </w:r>
      <w:r>
        <w:rPr>
          <w:rFonts w:ascii="Times New Roman" w:cs="Times New Roman" w:hAnsi="Times New Roman"/>
          <w:i/>
          <w:color w:val="6600cc"/>
          <w:sz w:val="28"/>
          <w:szCs w:val="28"/>
        </w:rPr>
        <w:t xml:space="preserve"> </w:t>
      </w:r>
      <w:r w:rsidRPr="F0E24C28">
        <w:rPr>
          <w:rFonts w:ascii="Times New Roman" w:cs="Times New Roman"/>
          <w:i/>
          <w:color w:val="6600cc"/>
          <w:sz w:val="28"/>
          <w:szCs w:val="28"/>
          <w:rPrChange w:id="2369" w:author="user pc" w:date="2022-03-15T10:16:00Z">
            <w:rPr>
              <w:i/>
              <w:color w:val="6600cc"/>
            </w:rPr>
          </w:rPrChange>
        </w:rPr>
        <w:t>the</w:t>
      </w:r>
      <w:r>
        <w:rPr>
          <w:rFonts w:ascii="Times New Roman" w:cs="Times New Roman" w:hAnsi="Times New Roman"/>
          <w:i/>
          <w:color w:val="6600cc"/>
          <w:sz w:val="28"/>
          <w:szCs w:val="28"/>
        </w:rPr>
        <w:t xml:space="preserve"> </w:t>
      </w:r>
      <w:r w:rsidRPr="19CFF95B">
        <w:rPr>
          <w:rFonts w:ascii="Times New Roman" w:cs="Times New Roman"/>
          <w:i/>
          <w:color w:val="6600cc"/>
          <w:sz w:val="28"/>
          <w:szCs w:val="28"/>
          <w:rPrChange w:id="2370" w:author="user pc" w:date="2022-03-15T10:16:00Z">
            <w:rPr>
              <w:i/>
              <w:color w:val="6600cc"/>
            </w:rPr>
          </w:rPrChange>
        </w:rPr>
        <w:t>products.</w:t>
      </w:r>
    </w:p>
    <w:p>
      <w:pPr>
        <w:pStyle w:val="style157"/>
        <w:tabs>
          <w:tab w:val="left" w:leader="none" w:pos="6425"/>
        </w:tabs>
        <w:rPr>
          <w:rFonts w:ascii="Times New Roman" w:cs="Times New Roman" w:hAnsi="Times New Roman"/>
          <w:sz w:val="28"/>
          <w:szCs w:val="28"/>
          <w:rPrChange w:id="2371" w:author="user pc" w:date="2022-03-15T10:14:00Z">
            <w:rPr>
              <w:rFonts w:ascii="Bell MT" w:cs="Bell MT" w:hAnsi="Bell MT"/>
            </w:rPr>
          </w:rPrChange>
        </w:rPr>
      </w:pPr>
      <w:r>
        <w:rPr>
          <w:rFonts w:ascii="Times New Roman" w:cs="Times New Roman" w:hAnsi="Times New Roman"/>
          <w:sz w:val="28"/>
          <w:szCs w:val="28"/>
        </w:rPr>
        <w:tab/>
      </w:r>
    </w:p>
    <w:p>
      <w:pPr>
        <w:pStyle w:val="style157"/>
        <w:rPr>
          <w:rFonts w:ascii="Times New Roman" w:cs="Times New Roman" w:hAnsi="Times New Roman"/>
          <w:b/>
          <w:color w:val="0000ff"/>
          <w:sz w:val="28"/>
          <w:szCs w:val="28"/>
          <w:highlight w:val="yellow"/>
          <w:rPrChange w:id="2372" w:author="user pc" w:date="2022-03-15T10:14:00Z">
            <w:rPr>
              <w:rFonts w:ascii="Bell MT" w:cs="Bell MT" w:hAnsi="Bell MT"/>
              <w:b/>
              <w:color w:val="0000ff"/>
              <w:highlight w:val="yellow"/>
            </w:rPr>
          </w:rPrChange>
        </w:rPr>
      </w:pPr>
    </w:p>
    <w:p>
      <w:pPr>
        <w:pStyle w:val="style157"/>
        <w:rPr>
          <w:rFonts w:ascii="Times New Roman" w:cs="Times New Roman" w:hAnsi="Times New Roman"/>
          <w:b/>
          <w:color w:val="0000ff"/>
          <w:sz w:val="28"/>
          <w:szCs w:val="28"/>
          <w:highlight w:val="yellow"/>
          <w:rPrChange w:id="2373" w:author="user pc" w:date="2022-03-15T10:14:00Z">
            <w:rPr>
              <w:rFonts w:ascii="Bell MT" w:cs="Bell MT" w:hAnsi="Bell MT"/>
              <w:b/>
              <w:color w:val="0000ff"/>
              <w:highlight w:val="yellow"/>
            </w:rPr>
          </w:rPrChange>
        </w:rPr>
      </w:pPr>
    </w:p>
    <w:p>
      <w:pPr>
        <w:pStyle w:val="style157"/>
        <w:rPr>
          <w:rFonts w:ascii="Times New Roman" w:cs="Times New Roman" w:hAnsi="Times New Roman"/>
          <w:b/>
          <w:color w:val="0000ff"/>
          <w:sz w:val="28"/>
          <w:szCs w:val="28"/>
          <w:rPrChange w:id="2374" w:author="user pc" w:date="2022-03-15T10:14:00Z">
            <w:rPr>
              <w:rFonts w:ascii="Bell MT" w:cs="Bell MT" w:hAnsi="Bell MT"/>
              <w:b/>
              <w:color w:val="0000ff"/>
            </w:rPr>
          </w:rPrChange>
        </w:rPr>
      </w:pPr>
      <w:r w:rsidRPr="FD7E0F0D">
        <w:rPr>
          <w:rFonts w:ascii="Times New Roman" w:cs="Times New Roman" w:hAnsi="Times New Roman"/>
          <w:b/>
          <w:color w:val="0000ff"/>
          <w:sz w:val="28"/>
          <w:szCs w:val="28"/>
          <w:highlight w:val="yellow"/>
          <w:rPrChange w:id="2375" w:author="user pc" w:date="2022-03-15T10:14:00Z">
            <w:rPr>
              <w:rFonts w:ascii="Bell MT" w:cs="Bell MT" w:hAnsi="Bell MT"/>
              <w:b/>
              <w:color w:val="0000ff"/>
              <w:highlight w:val="yellow"/>
            </w:rPr>
          </w:rPrChange>
        </w:rPr>
        <w:t>Law of definite proportions (constant composition)</w:t>
      </w:r>
    </w:p>
    <w:p>
      <w:pPr>
        <w:pStyle w:val="style0"/>
        <w:spacing w:lineRule="auto" w:line="240"/>
        <w:rPr>
          <w:rFonts w:ascii="Times New Roman" w:cs="Times New Roman" w:hAnsi="Times New Roman"/>
          <w:sz w:val="28"/>
          <w:szCs w:val="28"/>
          <w:rPrChange w:id="2376" w:author="user pc" w:date="2022-03-15T10:14:00Z">
            <w:rPr>
              <w:rFonts w:ascii="Bell MT" w:cs="Bell MT" w:hAnsi="Bell MT"/>
            </w:rPr>
          </w:rPrChange>
        </w:rPr>
      </w:pPr>
      <w:r w:rsidRPr="85C8209C">
        <w:rPr>
          <w:rFonts w:ascii="Times New Roman" w:cs="Times New Roman" w:hAnsi="Times New Roman"/>
          <w:i/>
          <w:sz w:val="28"/>
          <w:szCs w:val="28"/>
          <w:rPrChange w:id="2377" w:author="user pc" w:date="2022-03-15T10:14:00Z">
            <w:rPr>
              <w:rFonts w:ascii="Bell MT" w:cs="Bell MT" w:hAnsi="Bell MT"/>
              <w:i/>
            </w:rPr>
          </w:rPrChange>
        </w:rPr>
        <w:t>The law of definite proportion by mass states that the same</w:t>
      </w:r>
      <w:r>
        <w:rPr>
          <w:rFonts w:ascii="Times New Roman" w:cs="Times New Roman" w:hAnsi="Times New Roman"/>
          <w:i/>
          <w:sz w:val="28"/>
          <w:szCs w:val="28"/>
        </w:rPr>
        <w:t xml:space="preserve"> </w:t>
      </w:r>
      <w:r w:rsidRPr="69AE927B">
        <w:rPr>
          <w:rFonts w:ascii="Times New Roman" w:cs="Times New Roman" w:hAnsi="Times New Roman"/>
          <w:i/>
          <w:sz w:val="28"/>
          <w:szCs w:val="28"/>
          <w:rPrChange w:id="2378" w:author="user pc" w:date="2022-03-15T10:14:00Z">
            <w:rPr>
              <w:rFonts w:ascii="Bell MT" w:cs="Bell MT" w:hAnsi="Bell MT"/>
              <w:i/>
            </w:rPr>
          </w:rPrChange>
        </w:rPr>
        <w:t>chemical compound always contains the elements in the same proportions by mass irrespective of the source</w:t>
      </w:r>
      <w:r w:rsidRPr="52A3A214">
        <w:rPr>
          <w:rFonts w:ascii="Times New Roman" w:cs="Times New Roman" w:hAnsi="Times New Roman"/>
          <w:sz w:val="28"/>
          <w:szCs w:val="28"/>
          <w:rPrChange w:id="2379" w:author="user pc" w:date="2022-03-15T10:14:00Z">
            <w:rPr>
              <w:rFonts w:ascii="Bell MT" w:cs="Bell MT" w:hAnsi="Bell MT"/>
            </w:rPr>
          </w:rPrChange>
        </w:rPr>
        <w:t>. This law allows scientists to differentiate between a</w:t>
      </w:r>
      <w:r>
        <w:rPr>
          <w:rFonts w:ascii="Times New Roman" w:cs="Times New Roman" w:hAnsi="Times New Roman"/>
          <w:sz w:val="28"/>
          <w:szCs w:val="28"/>
        </w:rPr>
        <w:t xml:space="preserve"> </w:t>
      </w:r>
      <w:r w:rsidRPr="F6EA1755">
        <w:rPr>
          <w:rFonts w:ascii="Times New Roman" w:cs="Times New Roman" w:hAnsi="Times New Roman"/>
          <w:sz w:val="28"/>
          <w:szCs w:val="28"/>
          <w:rPrChange w:id="2380" w:author="user pc" w:date="2022-03-15T10:14:00Z">
            <w:rPr>
              <w:rFonts w:ascii="Bell MT" w:cs="Bell MT" w:hAnsi="Bell MT"/>
            </w:rPr>
          </w:rPrChange>
        </w:rPr>
        <w:t>compound and a</w:t>
      </w:r>
      <w:r>
        <w:rPr>
          <w:rFonts w:ascii="Times New Roman" w:cs="Times New Roman" w:hAnsi="Times New Roman"/>
          <w:sz w:val="28"/>
          <w:szCs w:val="28"/>
        </w:rPr>
        <w:t xml:space="preserve"> </w:t>
      </w:r>
      <w:r w:rsidRPr="1B563161">
        <w:rPr>
          <w:rFonts w:ascii="Times New Roman" w:cs="Times New Roman" w:hAnsi="Times New Roman"/>
          <w:sz w:val="28"/>
          <w:szCs w:val="28"/>
          <w:rPrChange w:id="2381" w:author="user pc" w:date="2022-03-15T10:14:00Z">
            <w:rPr>
              <w:rFonts w:ascii="Bell MT" w:cs="Bell MT" w:hAnsi="Bell MT"/>
            </w:rPr>
          </w:rPrChange>
        </w:rPr>
        <w:t>mixture.</w:t>
      </w:r>
      <w:r>
        <w:rPr>
          <w:rFonts w:ascii="Times New Roman" w:cs="Times New Roman" w:hAnsi="Times New Roman"/>
          <w:sz w:val="28"/>
          <w:szCs w:val="28"/>
        </w:rPr>
        <w:t xml:space="preserve"> </w:t>
      </w:r>
      <w:r w:rsidRPr="E967F96F">
        <w:rPr>
          <w:rFonts w:ascii="Times New Roman" w:cs="Times New Roman" w:hAnsi="Times New Roman"/>
          <w:sz w:val="28"/>
          <w:szCs w:val="28"/>
          <w:rPrChange w:id="2382" w:author="user pc" w:date="2022-03-15T10:14:00Z">
            <w:rPr>
              <w:rFonts w:ascii="Bell MT" w:cs="Bell MT" w:hAnsi="Bell MT"/>
            </w:rPr>
          </w:rPrChange>
        </w:rPr>
        <w:t>For instance, calcium</w:t>
      </w:r>
      <w:r>
        <w:rPr>
          <w:rFonts w:ascii="Times New Roman" w:cs="Times New Roman" w:hAnsi="Times New Roman"/>
          <w:sz w:val="28"/>
          <w:szCs w:val="28"/>
        </w:rPr>
        <w:t xml:space="preserve"> </w:t>
      </w:r>
      <w:r w:rsidRPr="CA6BE347">
        <w:rPr>
          <w:rFonts w:ascii="Times New Roman" w:cs="Times New Roman" w:hAnsi="Times New Roman"/>
          <w:sz w:val="28"/>
          <w:szCs w:val="28"/>
          <w:rPrChange w:id="2383" w:author="user pc" w:date="2022-03-15T10:14:00Z">
            <w:rPr>
              <w:rFonts w:ascii="Bell MT" w:cs="Bell MT" w:hAnsi="Bell MT"/>
            </w:rPr>
          </w:rPrChange>
        </w:rPr>
        <w:t>trioxocarbonate (IV), CaCO</w:t>
      </w:r>
      <w:r w:rsidRPr="4EFE2CB4">
        <w:rPr>
          <w:rFonts w:ascii="Times New Roman" w:cs="Times New Roman" w:hAnsi="Times New Roman"/>
          <w:sz w:val="28"/>
          <w:szCs w:val="28"/>
          <w:vertAlign w:val="subscript"/>
          <w:rPrChange w:id="2384" w:author="user pc" w:date="2022-03-15T10:14:00Z">
            <w:rPr>
              <w:rFonts w:ascii="Bell MT" w:cs="Bell MT" w:hAnsi="Bell MT"/>
              <w:vertAlign w:val="subscript"/>
            </w:rPr>
          </w:rPrChange>
        </w:rPr>
        <w:t>3</w:t>
      </w:r>
      <w:r w:rsidRPr="18A799DF">
        <w:rPr>
          <w:rFonts w:ascii="Times New Roman" w:cs="Times New Roman" w:hAnsi="Times New Roman"/>
          <w:sz w:val="28"/>
          <w:szCs w:val="28"/>
          <w:rPrChange w:id="2385" w:author="user pc" w:date="2022-03-15T10:14:00Z">
            <w:rPr>
              <w:rFonts w:ascii="Bell MT" w:cs="Bell MT" w:hAnsi="Bell MT"/>
            </w:rPr>
          </w:rPrChange>
        </w:rPr>
        <w:t>, regardless of where you get the CaO</w:t>
      </w:r>
      <w:r w:rsidRPr="9405D8AC">
        <w:rPr>
          <w:rFonts w:ascii="Times New Roman" w:cs="Times New Roman" w:hAnsi="Times New Roman"/>
          <w:sz w:val="28"/>
          <w:szCs w:val="28"/>
          <w:vertAlign w:val="subscript"/>
          <w:rPrChange w:id="2386" w:author="user pc" w:date="2022-03-15T10:14:00Z">
            <w:rPr>
              <w:rFonts w:ascii="Bell MT" w:cs="Bell MT" w:hAnsi="Bell MT"/>
              <w:vertAlign w:val="subscript"/>
            </w:rPr>
          </w:rPrChange>
        </w:rPr>
        <w:t>3</w:t>
      </w:r>
      <w:r w:rsidRPr="7DA34C5C">
        <w:rPr>
          <w:rFonts w:ascii="Times New Roman" w:cs="Times New Roman" w:hAnsi="Times New Roman"/>
          <w:sz w:val="28"/>
          <w:szCs w:val="28"/>
          <w:rPrChange w:id="2387" w:author="user pc" w:date="2022-03-15T10:14:00Z">
            <w:rPr>
              <w:rFonts w:ascii="Bell MT" w:cs="Bell MT" w:hAnsi="Bell MT"/>
            </w:rPr>
          </w:rPrChange>
        </w:rPr>
        <w:t>from, the mass of</w:t>
      </w:r>
      <w:r>
        <w:rPr>
          <w:rFonts w:ascii="Times New Roman" w:cs="Times New Roman" w:hAnsi="Times New Roman"/>
          <w:sz w:val="28"/>
          <w:szCs w:val="28"/>
        </w:rPr>
        <w:t xml:space="preserve"> </w:t>
      </w:r>
      <w:r w:rsidRPr="58EE020D">
        <w:rPr>
          <w:rFonts w:ascii="Times New Roman" w:cs="Times New Roman" w:hAnsi="Times New Roman"/>
          <w:sz w:val="28"/>
          <w:szCs w:val="28"/>
          <w:rPrChange w:id="2388" w:author="user pc" w:date="2022-03-15T10:14:00Z">
            <w:rPr>
              <w:rFonts w:ascii="Bell MT" w:cs="Bell MT" w:hAnsi="Bell MT"/>
            </w:rPr>
          </w:rPrChange>
        </w:rPr>
        <w:t>Ca will be</w:t>
      </w:r>
      <w:r>
        <w:rPr>
          <w:rFonts w:ascii="Times New Roman" w:cs="Times New Roman" w:hAnsi="Times New Roman"/>
          <w:sz w:val="28"/>
          <w:szCs w:val="28"/>
        </w:rPr>
        <w:t xml:space="preserve"> </w:t>
      </w:r>
      <w:r w:rsidRPr="22E6F611">
        <w:rPr>
          <w:rFonts w:ascii="Times New Roman" w:cs="Times New Roman" w:hAnsi="Times New Roman"/>
          <w:sz w:val="28"/>
          <w:szCs w:val="28"/>
          <w:rPrChange w:id="2389" w:author="user pc" w:date="2022-03-15T10:14:00Z">
            <w:rPr>
              <w:rFonts w:ascii="Bell MT" w:cs="Bell MT" w:hAnsi="Bell MT"/>
            </w:rPr>
          </w:rPrChange>
        </w:rPr>
        <w:t>40g,C = 12g, and O = 16</w:t>
      </w:r>
      <w:r>
        <w:rPr>
          <w:rFonts w:ascii="Times New Roman" w:cs="Times New Roman" w:hAnsi="Times New Roman"/>
          <w:sz w:val="28"/>
          <w:szCs w:val="28"/>
        </w:rPr>
        <w:t xml:space="preserve"> </w:t>
      </w:r>
      <w:r w:rsidRPr="EF9E9E10">
        <w:rPr>
          <w:rFonts w:ascii="Times New Roman" w:cs="Times New Roman" w:hAnsi="Times New Roman"/>
          <w:sz w:val="28"/>
          <w:szCs w:val="28"/>
          <w:rPrChange w:id="2390" w:author="user pc" w:date="2022-03-15T10:14:00Z">
            <w:rPr>
              <w:rFonts w:ascii="Bell MT" w:cs="Bell MT" w:hAnsi="Bell MT"/>
            </w:rPr>
          </w:rPrChange>
        </w:rPr>
        <w:t>×</w:t>
      </w:r>
      <w:r>
        <w:rPr>
          <w:rFonts w:ascii="Times New Roman" w:cs="Times New Roman" w:hAnsi="Times New Roman"/>
          <w:sz w:val="28"/>
          <w:szCs w:val="28"/>
        </w:rPr>
        <w:t xml:space="preserve"> </w:t>
      </w:r>
      <w:r w:rsidRPr="5D132618">
        <w:rPr>
          <w:rFonts w:ascii="Times New Roman" w:cs="Times New Roman" w:hAnsi="Times New Roman"/>
          <w:sz w:val="28"/>
          <w:szCs w:val="28"/>
          <w:rPrChange w:id="2391" w:author="user pc" w:date="2022-03-15T10:14:00Z">
            <w:rPr>
              <w:rFonts w:ascii="Bell MT" w:cs="Bell MT" w:hAnsi="Bell MT"/>
            </w:rPr>
          </w:rPrChange>
        </w:rPr>
        <w:t>3 = 48g. The mass % of each</w:t>
      </w:r>
      <w:r>
        <w:rPr>
          <w:rFonts w:ascii="Times New Roman" w:cs="Times New Roman" w:hAnsi="Times New Roman"/>
          <w:sz w:val="28"/>
          <w:szCs w:val="28"/>
        </w:rPr>
        <w:t xml:space="preserve"> </w:t>
      </w:r>
      <w:r w:rsidRPr="D0D8E337">
        <w:rPr>
          <w:rFonts w:ascii="Times New Roman" w:cs="Times New Roman" w:hAnsi="Times New Roman"/>
          <w:sz w:val="28"/>
          <w:szCs w:val="28"/>
          <w:rPrChange w:id="2392" w:author="user pc" w:date="2022-03-15T10:14:00Z">
            <w:rPr>
              <w:rFonts w:ascii="Bell MT" w:cs="Bell MT" w:hAnsi="Bell MT"/>
            </w:rPr>
          </w:rPrChange>
        </w:rPr>
        <w:t>of the element will always be the same.</w:t>
      </w:r>
    </w:p>
    <w:p>
      <w:pPr>
        <w:pStyle w:val="style0"/>
        <w:spacing w:lineRule="auto" w:line="240"/>
        <w:rPr>
          <w:rFonts w:ascii="Times New Roman" w:cs="Times New Roman" w:hAnsi="Times New Roman"/>
          <w:b/>
          <w:i/>
          <w:sz w:val="28"/>
          <w:szCs w:val="28"/>
        </w:rPr>
      </w:pPr>
    </w:p>
    <w:p>
      <w:pPr>
        <w:pStyle w:val="style0"/>
        <w:spacing w:lineRule="auto" w:line="240"/>
        <w:rPr>
          <w:rFonts w:ascii="Times New Roman" w:cs="Times New Roman" w:hAnsi="Times New Roman"/>
          <w:b/>
          <w:i/>
          <w:sz w:val="28"/>
          <w:szCs w:val="28"/>
        </w:rPr>
      </w:pPr>
    </w:p>
    <w:p>
      <w:pPr>
        <w:pStyle w:val="style0"/>
        <w:spacing w:lineRule="auto" w:line="240"/>
        <w:rPr>
          <w:rFonts w:ascii="Times New Roman" w:cs="Times New Roman" w:hAnsi="Times New Roman"/>
          <w:b/>
          <w:i/>
          <w:sz w:val="28"/>
          <w:szCs w:val="28"/>
        </w:rPr>
      </w:pPr>
      <w:r w:rsidRPr="E33E3E0F">
        <w:rPr>
          <w:rFonts w:ascii="Times New Roman" w:cs="Times New Roman" w:hAnsi="Times New Roman"/>
          <w:b/>
          <w:i/>
          <w:sz w:val="28"/>
          <w:szCs w:val="28"/>
          <w:rPrChange w:id="2393" w:author="user pc" w:date="2022-03-15T10:14:00Z">
            <w:rPr>
              <w:rFonts w:ascii="Bell MT" w:cs="Bell MT" w:hAnsi="Bell MT"/>
              <w:b/>
              <w:i/>
            </w:rPr>
          </w:rPrChange>
        </w:rPr>
        <w:t>Solved example 1:</w:t>
      </w:r>
    </w:p>
    <w:p>
      <w:pPr>
        <w:pStyle w:val="style0"/>
        <w:spacing w:lineRule="auto" w:line="240"/>
        <w:rPr>
          <w:rFonts w:ascii="Times New Roman" w:cs="Times New Roman" w:hAnsi="Times New Roman"/>
          <w:b/>
          <w:i/>
          <w:sz w:val="28"/>
          <w:szCs w:val="28"/>
          <w:rPrChange w:id="2394" w:author="user pc" w:date="2022-03-15T10:14:00Z">
            <w:rPr>
              <w:rFonts w:ascii="Bell MT" w:cs="Bell MT" w:hAnsi="Bell MT"/>
            </w:rPr>
          </w:rPrChange>
        </w:rPr>
      </w:pPr>
      <w:r>
        <w:rPr>
          <w:rFonts w:ascii="Times New Roman" w:cs="Times New Roman" w:hAnsi="Times New Roman"/>
          <w:sz w:val="28"/>
          <w:szCs w:val="28"/>
        </w:rPr>
        <w:t>The table below shows the c</w:t>
      </w:r>
      <w:r w:rsidRPr="12D2A5BD">
        <w:rPr>
          <w:rFonts w:ascii="Times New Roman" w:cs="Times New Roman" w:hAnsi="Times New Roman"/>
          <w:sz w:val="28"/>
          <w:szCs w:val="28"/>
          <w:rPrChange w:id="2395" w:author="user pc" w:date="2022-03-15T10:14:00Z">
            <w:rPr>
              <w:rFonts w:ascii="Bell MT" w:cs="Bell MT" w:hAnsi="Bell MT"/>
            </w:rPr>
          </w:rPrChange>
        </w:rPr>
        <w:t>ollected</w:t>
      </w:r>
      <w:r>
        <w:rPr>
          <w:rFonts w:ascii="Times New Roman" w:cs="Times New Roman" w:hAnsi="Times New Roman"/>
          <w:sz w:val="28"/>
          <w:szCs w:val="28"/>
        </w:rPr>
        <w:t xml:space="preserve"> </w:t>
      </w:r>
      <w:r w:rsidRPr="FA5521B4">
        <w:rPr>
          <w:rFonts w:ascii="Times New Roman" w:cs="Times New Roman" w:hAnsi="Times New Roman"/>
          <w:sz w:val="28"/>
          <w:szCs w:val="28"/>
          <w:rPrChange w:id="2396" w:author="user pc" w:date="2022-03-15T10:14:00Z">
            <w:rPr>
              <w:rFonts w:ascii="Bell MT" w:cs="Bell MT" w:hAnsi="Bell MT"/>
            </w:rPr>
          </w:rPrChange>
        </w:rPr>
        <w:t>sample of</w:t>
      </w:r>
      <w:r>
        <w:rPr>
          <w:rFonts w:ascii="Times New Roman" w:cs="Times New Roman" w:hAnsi="Times New Roman"/>
          <w:sz w:val="28"/>
          <w:szCs w:val="28"/>
        </w:rPr>
        <w:t xml:space="preserve"> </w:t>
      </w:r>
      <w:r w:rsidRPr="37C262A2">
        <w:rPr>
          <w:rFonts w:ascii="Times New Roman" w:cs="Times New Roman" w:hAnsi="Times New Roman"/>
          <w:sz w:val="28"/>
          <w:szCs w:val="28"/>
          <w:rPrChange w:id="2397" w:author="user pc" w:date="2022-03-15T10:14:00Z">
            <w:rPr>
              <w:rFonts w:ascii="Bell MT" w:cs="Bell MT" w:hAnsi="Bell MT"/>
            </w:rPr>
          </w:rPrChange>
        </w:rPr>
        <w:t>malachite, a</w:t>
      </w:r>
      <w:r>
        <w:rPr>
          <w:rFonts w:ascii="Times New Roman" w:cs="Times New Roman" w:hAnsi="Times New Roman"/>
          <w:sz w:val="28"/>
          <w:szCs w:val="28"/>
        </w:rPr>
        <w:t xml:space="preserve"> </w:t>
      </w:r>
      <w:r w:rsidRPr="524AB597">
        <w:rPr>
          <w:rFonts w:ascii="Times New Roman" w:cs="Times New Roman" w:hAnsi="Times New Roman"/>
          <w:sz w:val="28"/>
          <w:szCs w:val="28"/>
          <w:rPrChange w:id="2398" w:author="user pc" w:date="2022-03-15T10:14:00Z">
            <w:rPr>
              <w:rFonts w:ascii="Bell MT" w:cs="Bell MT" w:hAnsi="Bell MT"/>
            </w:rPr>
          </w:rPrChange>
        </w:rPr>
        <w:t>mineral. Prove that the data below confirms the law of definite proportion.</w:t>
      </w:r>
    </w:p>
    <w:tbl>
      <w:tblPr>
        <w:tblStyle w:val="style154"/>
        <w:tblW w:w="0" w:type="auto"/>
        <w:tblLook w:val="04A0" w:firstRow="1" w:lastRow="0" w:firstColumn="1" w:lastColumn="0" w:noHBand="0" w:noVBand="1"/>
      </w:tblPr>
      <w:tblGrid>
        <w:gridCol w:w="1915"/>
        <w:gridCol w:w="1433"/>
        <w:gridCol w:w="1440"/>
        <w:gridCol w:w="1170"/>
        <w:gridCol w:w="1260"/>
      </w:tblGrid>
      <w:tr>
        <w:trPr/>
        <w:tc>
          <w:tcPr>
            <w:tcW w:w="1915" w:type="dxa"/>
            <w:tcBorders/>
          </w:tcPr>
          <w:p>
            <w:pPr>
              <w:pStyle w:val="style157"/>
              <w:rPr>
                <w:rFonts w:ascii="Times New Roman" w:cs="Times New Roman" w:hAnsi="Times New Roman"/>
                <w:sz w:val="28"/>
                <w:szCs w:val="28"/>
                <w:rPrChange w:id="2399" w:author="user pc" w:date="2022-03-15T10:14:00Z">
                  <w:rPr>
                    <w:rFonts w:ascii="Bell MT" w:cs="Bell MT" w:hAnsi="Bell MT"/>
                    <w:sz w:val="22"/>
                    <w:szCs w:val="22"/>
                  </w:rPr>
                </w:rPrChange>
              </w:rPr>
            </w:pPr>
            <w:r w:rsidRPr="FCAF195B">
              <w:rPr>
                <w:rFonts w:ascii="Times New Roman" w:cs="Times New Roman" w:hAnsi="Times New Roman"/>
                <w:sz w:val="28"/>
                <w:szCs w:val="28"/>
                <w:rPrChange w:id="2400" w:author="user pc" w:date="2022-03-15T10:14:00Z">
                  <w:rPr>
                    <w:rFonts w:ascii="Bell MT" w:cs="Bell MT" w:hAnsi="Bell MT"/>
                  </w:rPr>
                </w:rPrChange>
              </w:rPr>
              <w:t>Sample origin</w:t>
            </w:r>
          </w:p>
        </w:tc>
        <w:tc>
          <w:tcPr>
            <w:tcW w:w="1433" w:type="dxa"/>
            <w:tcBorders/>
          </w:tcPr>
          <w:p>
            <w:pPr>
              <w:pStyle w:val="style157"/>
              <w:jc w:val="center"/>
              <w:rPr>
                <w:rFonts w:ascii="Times New Roman" w:cs="Times New Roman" w:hAnsi="Times New Roman"/>
                <w:sz w:val="28"/>
                <w:szCs w:val="28"/>
                <w:rPrChange w:id="2401" w:author="user pc" w:date="2022-03-15T10:14:00Z">
                  <w:rPr>
                    <w:rFonts w:ascii="Bell MT" w:cs="Bell MT" w:hAnsi="Bell MT"/>
                    <w:sz w:val="22"/>
                    <w:szCs w:val="22"/>
                  </w:rPr>
                </w:rPrChange>
              </w:rPr>
            </w:pPr>
            <w:r w:rsidRPr="A61F9B8E">
              <w:rPr>
                <w:rFonts w:ascii="Times New Roman" w:cs="Times New Roman" w:hAnsi="Times New Roman"/>
                <w:sz w:val="28"/>
                <w:szCs w:val="28"/>
                <w:rPrChange w:id="2402" w:author="user pc" w:date="2022-03-15T10:14:00Z">
                  <w:rPr>
                    <w:rFonts w:ascii="Bell MT" w:cs="Bell MT" w:hAnsi="Bell MT"/>
                  </w:rPr>
                </w:rPrChange>
              </w:rPr>
              <w:t>Mass (g)</w:t>
            </w:r>
          </w:p>
        </w:tc>
        <w:tc>
          <w:tcPr>
            <w:tcW w:w="1440" w:type="dxa"/>
            <w:tcBorders/>
          </w:tcPr>
          <w:p>
            <w:pPr>
              <w:pStyle w:val="style157"/>
              <w:jc w:val="center"/>
              <w:rPr>
                <w:rFonts w:ascii="Times New Roman" w:cs="Times New Roman" w:hAnsi="Times New Roman"/>
                <w:sz w:val="28"/>
                <w:szCs w:val="28"/>
                <w:rPrChange w:id="2403" w:author="user pc" w:date="2022-03-15T10:14:00Z">
                  <w:rPr>
                    <w:rFonts w:ascii="Bell MT" w:cs="Bell MT" w:hAnsi="Bell MT"/>
                    <w:sz w:val="22"/>
                    <w:szCs w:val="22"/>
                  </w:rPr>
                </w:rPrChange>
              </w:rPr>
            </w:pPr>
            <w:r w:rsidRPr="6E015B37">
              <w:rPr>
                <w:rFonts w:ascii="Times New Roman" w:cs="Times New Roman" w:hAnsi="Times New Roman"/>
                <w:sz w:val="28"/>
                <w:szCs w:val="28"/>
                <w:rPrChange w:id="2404" w:author="user pc" w:date="2022-03-15T10:14:00Z">
                  <w:rPr>
                    <w:rFonts w:ascii="Bell MT" w:cs="Bell MT" w:hAnsi="Bell MT"/>
                  </w:rPr>
                </w:rPrChange>
              </w:rPr>
              <w:t>Cu (g)</w:t>
            </w:r>
          </w:p>
        </w:tc>
        <w:tc>
          <w:tcPr>
            <w:tcW w:w="1170" w:type="dxa"/>
            <w:tcBorders/>
          </w:tcPr>
          <w:p>
            <w:pPr>
              <w:pStyle w:val="style157"/>
              <w:jc w:val="center"/>
              <w:rPr>
                <w:rFonts w:ascii="Times New Roman" w:cs="Times New Roman" w:hAnsi="Times New Roman"/>
                <w:sz w:val="28"/>
                <w:szCs w:val="28"/>
                <w:rPrChange w:id="2405" w:author="user pc" w:date="2022-03-15T10:14:00Z">
                  <w:rPr>
                    <w:rFonts w:ascii="Bell MT" w:cs="Bell MT" w:hAnsi="Bell MT"/>
                    <w:sz w:val="22"/>
                    <w:szCs w:val="22"/>
                  </w:rPr>
                </w:rPrChange>
              </w:rPr>
            </w:pPr>
            <w:r w:rsidRPr="02105E1D">
              <w:rPr>
                <w:rFonts w:ascii="Times New Roman" w:cs="Times New Roman" w:hAnsi="Times New Roman"/>
                <w:sz w:val="28"/>
                <w:szCs w:val="28"/>
                <w:rPrChange w:id="2406" w:author="user pc" w:date="2022-03-15T10:14:00Z">
                  <w:rPr>
                    <w:rFonts w:ascii="Bell MT" w:cs="Bell MT" w:hAnsi="Bell MT"/>
                  </w:rPr>
                </w:rPrChange>
              </w:rPr>
              <w:t>C(g)</w:t>
            </w:r>
          </w:p>
        </w:tc>
        <w:tc>
          <w:tcPr>
            <w:tcW w:w="1260" w:type="dxa"/>
            <w:tcBorders/>
          </w:tcPr>
          <w:p>
            <w:pPr>
              <w:pStyle w:val="style157"/>
              <w:jc w:val="center"/>
              <w:rPr>
                <w:rFonts w:ascii="Times New Roman" w:cs="Times New Roman" w:hAnsi="Times New Roman"/>
                <w:sz w:val="28"/>
                <w:szCs w:val="28"/>
                <w:rPrChange w:id="2407" w:author="user pc" w:date="2022-03-15T10:14:00Z">
                  <w:rPr>
                    <w:rFonts w:ascii="Bell MT" w:cs="Bell MT" w:hAnsi="Bell MT"/>
                    <w:sz w:val="22"/>
                    <w:szCs w:val="22"/>
                  </w:rPr>
                </w:rPrChange>
              </w:rPr>
            </w:pPr>
            <w:r w:rsidRPr="E2EA22AF">
              <w:rPr>
                <w:rFonts w:ascii="Times New Roman" w:cs="Times New Roman" w:hAnsi="Times New Roman"/>
                <w:sz w:val="28"/>
                <w:szCs w:val="28"/>
                <w:rPrChange w:id="2408" w:author="user pc" w:date="2022-03-15T10:14:00Z">
                  <w:rPr>
                    <w:rFonts w:ascii="Bell MT" w:cs="Bell MT" w:hAnsi="Bell MT"/>
                  </w:rPr>
                </w:rPrChange>
              </w:rPr>
              <w:t>O (g)</w:t>
            </w:r>
          </w:p>
        </w:tc>
      </w:tr>
      <w:tr>
        <w:tblPrEx/>
        <w:trPr/>
        <w:tc>
          <w:tcPr>
            <w:tcW w:w="1915" w:type="dxa"/>
            <w:tcBorders/>
          </w:tcPr>
          <w:p>
            <w:pPr>
              <w:pStyle w:val="style157"/>
              <w:rPr>
                <w:rFonts w:ascii="Times New Roman" w:cs="Times New Roman" w:hAnsi="Times New Roman"/>
                <w:sz w:val="28"/>
                <w:szCs w:val="28"/>
                <w:rPrChange w:id="2409" w:author="user pc" w:date="2022-03-15T10:14:00Z">
                  <w:rPr>
                    <w:rFonts w:ascii="Bell MT" w:cs="Bell MT" w:hAnsi="Bell MT"/>
                    <w:sz w:val="22"/>
                    <w:szCs w:val="22"/>
                  </w:rPr>
                </w:rPrChange>
              </w:rPr>
            </w:pPr>
            <w:r w:rsidRPr="20F2D791">
              <w:rPr>
                <w:rFonts w:ascii="Times New Roman" w:cs="Times New Roman" w:hAnsi="Times New Roman"/>
                <w:sz w:val="28"/>
                <w:szCs w:val="28"/>
                <w:rPrChange w:id="2410" w:author="user pc" w:date="2022-03-15T10:14:00Z">
                  <w:rPr>
                    <w:rFonts w:ascii="Bell MT" w:cs="Bell MT" w:hAnsi="Bell MT"/>
                  </w:rPr>
                </w:rPrChange>
              </w:rPr>
              <w:t>Africa</w:t>
            </w:r>
          </w:p>
        </w:tc>
        <w:tc>
          <w:tcPr>
            <w:tcW w:w="1433" w:type="dxa"/>
            <w:tcBorders/>
          </w:tcPr>
          <w:p>
            <w:pPr>
              <w:pStyle w:val="style157"/>
              <w:jc w:val="center"/>
              <w:rPr>
                <w:rFonts w:ascii="Times New Roman" w:cs="Times New Roman" w:hAnsi="Times New Roman"/>
                <w:sz w:val="28"/>
                <w:szCs w:val="28"/>
                <w:rPrChange w:id="2411" w:author="user pc" w:date="2022-03-15T10:14:00Z">
                  <w:rPr>
                    <w:rFonts w:ascii="Bell MT" w:cs="Bell MT" w:hAnsi="Bell MT"/>
                    <w:sz w:val="22"/>
                    <w:szCs w:val="22"/>
                  </w:rPr>
                </w:rPrChange>
              </w:rPr>
            </w:pPr>
            <w:r w:rsidRPr="AE4078E6">
              <w:rPr>
                <w:rFonts w:ascii="Times New Roman" w:cs="Times New Roman" w:hAnsi="Times New Roman"/>
                <w:sz w:val="28"/>
                <w:szCs w:val="28"/>
                <w:rPrChange w:id="2412" w:author="user pc" w:date="2022-03-15T10:14:00Z">
                  <w:rPr>
                    <w:rFonts w:ascii="Bell MT" w:cs="Bell MT" w:hAnsi="Bell MT"/>
                  </w:rPr>
                </w:rPrChange>
              </w:rPr>
              <w:t>23.91</w:t>
            </w:r>
          </w:p>
        </w:tc>
        <w:tc>
          <w:tcPr>
            <w:tcW w:w="1440" w:type="dxa"/>
            <w:tcBorders/>
          </w:tcPr>
          <w:p>
            <w:pPr>
              <w:pStyle w:val="style157"/>
              <w:jc w:val="center"/>
              <w:rPr>
                <w:rFonts w:ascii="Times New Roman" w:cs="Times New Roman" w:hAnsi="Times New Roman"/>
                <w:sz w:val="28"/>
                <w:szCs w:val="28"/>
                <w:rPrChange w:id="2413" w:author="user pc" w:date="2022-03-15T10:14:00Z">
                  <w:rPr>
                    <w:rFonts w:ascii="Bell MT" w:cs="Bell MT" w:hAnsi="Bell MT"/>
                    <w:sz w:val="22"/>
                    <w:szCs w:val="22"/>
                  </w:rPr>
                </w:rPrChange>
              </w:rPr>
            </w:pPr>
            <w:r w:rsidRPr="E74AB3C0">
              <w:rPr>
                <w:rFonts w:ascii="Times New Roman" w:cs="Times New Roman" w:hAnsi="Times New Roman"/>
                <w:sz w:val="28"/>
                <w:szCs w:val="28"/>
                <w:rPrChange w:id="2414" w:author="user pc" w:date="2022-03-15T10:14:00Z">
                  <w:rPr>
                    <w:rFonts w:ascii="Bell MT" w:cs="Bell MT" w:hAnsi="Bell MT"/>
                  </w:rPr>
                </w:rPrChange>
              </w:rPr>
              <w:t>12.30</w:t>
            </w:r>
          </w:p>
        </w:tc>
        <w:tc>
          <w:tcPr>
            <w:tcW w:w="1170" w:type="dxa"/>
            <w:tcBorders/>
          </w:tcPr>
          <w:p>
            <w:pPr>
              <w:pStyle w:val="style157"/>
              <w:jc w:val="center"/>
              <w:rPr>
                <w:rFonts w:ascii="Times New Roman" w:cs="Times New Roman" w:hAnsi="Times New Roman"/>
                <w:sz w:val="28"/>
                <w:szCs w:val="28"/>
                <w:rPrChange w:id="2415" w:author="user pc" w:date="2022-03-15T10:14:00Z">
                  <w:rPr>
                    <w:rFonts w:ascii="Bell MT" w:cs="Bell MT" w:hAnsi="Bell MT"/>
                    <w:sz w:val="22"/>
                    <w:szCs w:val="22"/>
                  </w:rPr>
                </w:rPrChange>
              </w:rPr>
            </w:pPr>
            <w:r w:rsidRPr="656DAA64">
              <w:rPr>
                <w:rFonts w:ascii="Times New Roman" w:cs="Times New Roman" w:hAnsi="Times New Roman"/>
                <w:sz w:val="28"/>
                <w:szCs w:val="28"/>
                <w:rPrChange w:id="2416" w:author="user pc" w:date="2022-03-15T10:14:00Z">
                  <w:rPr>
                    <w:rFonts w:ascii="Bell MT" w:cs="Bell MT" w:hAnsi="Bell MT"/>
                  </w:rPr>
                </w:rPrChange>
              </w:rPr>
              <w:t>2.32</w:t>
            </w:r>
          </w:p>
        </w:tc>
        <w:tc>
          <w:tcPr>
            <w:tcW w:w="1260" w:type="dxa"/>
            <w:tcBorders/>
          </w:tcPr>
          <w:p>
            <w:pPr>
              <w:pStyle w:val="style157"/>
              <w:jc w:val="center"/>
              <w:rPr>
                <w:rFonts w:ascii="Times New Roman" w:cs="Times New Roman" w:hAnsi="Times New Roman"/>
                <w:sz w:val="28"/>
                <w:szCs w:val="28"/>
                <w:rPrChange w:id="2417" w:author="user pc" w:date="2022-03-15T10:14:00Z">
                  <w:rPr>
                    <w:rFonts w:ascii="Bell MT" w:cs="Bell MT" w:hAnsi="Bell MT"/>
                    <w:sz w:val="22"/>
                    <w:szCs w:val="22"/>
                  </w:rPr>
                </w:rPrChange>
              </w:rPr>
            </w:pPr>
            <w:r w:rsidRPr="9813184A">
              <w:rPr>
                <w:rFonts w:ascii="Times New Roman" w:cs="Times New Roman" w:hAnsi="Times New Roman"/>
                <w:sz w:val="28"/>
                <w:szCs w:val="28"/>
                <w:rPrChange w:id="2418" w:author="user pc" w:date="2022-03-15T10:14:00Z">
                  <w:rPr>
                    <w:rFonts w:ascii="Bell MT" w:cs="Bell MT" w:hAnsi="Bell MT"/>
                  </w:rPr>
                </w:rPrChange>
              </w:rPr>
              <w:t>9.29</w:t>
            </w:r>
          </w:p>
        </w:tc>
      </w:tr>
      <w:tr>
        <w:tblPrEx/>
        <w:trPr/>
        <w:tc>
          <w:tcPr>
            <w:tcW w:w="1915" w:type="dxa"/>
            <w:tcBorders/>
          </w:tcPr>
          <w:p>
            <w:pPr>
              <w:pStyle w:val="style157"/>
              <w:rPr>
                <w:rFonts w:ascii="Times New Roman" w:cs="Times New Roman" w:hAnsi="Times New Roman"/>
                <w:sz w:val="28"/>
                <w:szCs w:val="28"/>
                <w:rPrChange w:id="2419" w:author="user pc" w:date="2022-03-15T10:14:00Z">
                  <w:rPr>
                    <w:rFonts w:ascii="Bell MT" w:cs="Bell MT" w:hAnsi="Bell MT"/>
                    <w:sz w:val="22"/>
                    <w:szCs w:val="22"/>
                  </w:rPr>
                </w:rPrChange>
              </w:rPr>
            </w:pPr>
            <w:r w:rsidRPr="5135F2F5">
              <w:rPr>
                <w:rFonts w:ascii="Times New Roman" w:cs="Times New Roman" w:hAnsi="Times New Roman"/>
                <w:sz w:val="28"/>
                <w:szCs w:val="28"/>
                <w:rPrChange w:id="2420" w:author="user pc" w:date="2022-03-15T10:14:00Z">
                  <w:rPr>
                    <w:rFonts w:ascii="Bell MT" w:cs="Bell MT" w:hAnsi="Bell MT"/>
                  </w:rPr>
                </w:rPrChange>
              </w:rPr>
              <w:t>Asia</w:t>
            </w:r>
          </w:p>
        </w:tc>
        <w:tc>
          <w:tcPr>
            <w:tcW w:w="1433" w:type="dxa"/>
            <w:tcBorders/>
          </w:tcPr>
          <w:p>
            <w:pPr>
              <w:pStyle w:val="style157"/>
              <w:jc w:val="center"/>
              <w:rPr>
                <w:rFonts w:ascii="Times New Roman" w:cs="Times New Roman" w:hAnsi="Times New Roman"/>
                <w:sz w:val="28"/>
                <w:szCs w:val="28"/>
                <w:rPrChange w:id="2421" w:author="user pc" w:date="2022-03-15T10:14:00Z">
                  <w:rPr>
                    <w:rFonts w:ascii="Bell MT" w:cs="Bell MT" w:hAnsi="Bell MT"/>
                    <w:sz w:val="22"/>
                    <w:szCs w:val="22"/>
                  </w:rPr>
                </w:rPrChange>
              </w:rPr>
            </w:pPr>
            <w:r w:rsidRPr="B3440D21">
              <w:rPr>
                <w:rFonts w:ascii="Times New Roman" w:cs="Times New Roman" w:hAnsi="Times New Roman"/>
                <w:sz w:val="28"/>
                <w:szCs w:val="28"/>
                <w:rPrChange w:id="2422" w:author="user pc" w:date="2022-03-15T10:14:00Z">
                  <w:rPr>
                    <w:rFonts w:ascii="Bell MT" w:cs="Bell MT" w:hAnsi="Bell MT"/>
                  </w:rPr>
                </w:rPrChange>
              </w:rPr>
              <w:t>1.206</w:t>
            </w:r>
          </w:p>
        </w:tc>
        <w:tc>
          <w:tcPr>
            <w:tcW w:w="1440" w:type="dxa"/>
            <w:tcBorders/>
          </w:tcPr>
          <w:p>
            <w:pPr>
              <w:pStyle w:val="style157"/>
              <w:jc w:val="center"/>
              <w:rPr>
                <w:rFonts w:ascii="Times New Roman" w:cs="Times New Roman" w:hAnsi="Times New Roman"/>
                <w:sz w:val="28"/>
                <w:szCs w:val="28"/>
                <w:rPrChange w:id="2423" w:author="user pc" w:date="2022-03-15T10:14:00Z">
                  <w:rPr>
                    <w:rFonts w:ascii="Bell MT" w:cs="Bell MT" w:hAnsi="Bell MT"/>
                    <w:sz w:val="22"/>
                    <w:szCs w:val="22"/>
                  </w:rPr>
                </w:rPrChange>
              </w:rPr>
            </w:pPr>
            <w:r w:rsidRPr="EA0583D1">
              <w:rPr>
                <w:rFonts w:ascii="Times New Roman" w:cs="Times New Roman" w:hAnsi="Times New Roman"/>
                <w:sz w:val="28"/>
                <w:szCs w:val="28"/>
                <w:rPrChange w:id="2424" w:author="user pc" w:date="2022-03-15T10:14:00Z">
                  <w:rPr>
                    <w:rFonts w:ascii="Bell MT" w:cs="Bell MT" w:hAnsi="Bell MT"/>
                  </w:rPr>
                </w:rPrChange>
              </w:rPr>
              <w:t>0.620</w:t>
            </w:r>
          </w:p>
        </w:tc>
        <w:tc>
          <w:tcPr>
            <w:tcW w:w="1170" w:type="dxa"/>
            <w:tcBorders/>
          </w:tcPr>
          <w:p>
            <w:pPr>
              <w:pStyle w:val="style157"/>
              <w:jc w:val="center"/>
              <w:rPr>
                <w:rFonts w:ascii="Times New Roman" w:cs="Times New Roman" w:hAnsi="Times New Roman"/>
                <w:sz w:val="28"/>
                <w:szCs w:val="28"/>
                <w:rPrChange w:id="2425" w:author="user pc" w:date="2022-03-15T10:14:00Z">
                  <w:rPr>
                    <w:rFonts w:ascii="Bell MT" w:cs="Bell MT" w:hAnsi="Bell MT"/>
                    <w:sz w:val="22"/>
                    <w:szCs w:val="22"/>
                  </w:rPr>
                </w:rPrChange>
              </w:rPr>
            </w:pPr>
            <w:r w:rsidRPr="9127694A">
              <w:rPr>
                <w:rFonts w:ascii="Times New Roman" w:cs="Times New Roman" w:hAnsi="Times New Roman"/>
                <w:sz w:val="28"/>
                <w:szCs w:val="28"/>
                <w:rPrChange w:id="2426" w:author="user pc" w:date="2022-03-15T10:14:00Z">
                  <w:rPr>
                    <w:rFonts w:ascii="Bell MT" w:cs="Bell MT" w:hAnsi="Bell MT"/>
                  </w:rPr>
                </w:rPrChange>
              </w:rPr>
              <w:t>0.117</w:t>
            </w:r>
          </w:p>
        </w:tc>
        <w:tc>
          <w:tcPr>
            <w:tcW w:w="1260" w:type="dxa"/>
            <w:tcBorders/>
          </w:tcPr>
          <w:p>
            <w:pPr>
              <w:pStyle w:val="style157"/>
              <w:jc w:val="center"/>
              <w:rPr>
                <w:rFonts w:ascii="Times New Roman" w:cs="Times New Roman" w:hAnsi="Times New Roman"/>
                <w:sz w:val="28"/>
                <w:szCs w:val="28"/>
                <w:rPrChange w:id="2427" w:author="user pc" w:date="2022-03-15T10:14:00Z">
                  <w:rPr>
                    <w:rFonts w:ascii="Bell MT" w:cs="Bell MT" w:hAnsi="Bell MT"/>
                    <w:sz w:val="22"/>
                    <w:szCs w:val="22"/>
                  </w:rPr>
                </w:rPrChange>
              </w:rPr>
            </w:pPr>
            <w:r w:rsidRPr="788547FD">
              <w:rPr>
                <w:rFonts w:ascii="Times New Roman" w:cs="Times New Roman" w:hAnsi="Times New Roman"/>
                <w:sz w:val="28"/>
                <w:szCs w:val="28"/>
                <w:rPrChange w:id="2428" w:author="user pc" w:date="2022-03-15T10:14:00Z">
                  <w:rPr>
                    <w:rFonts w:ascii="Bell MT" w:cs="Bell MT" w:hAnsi="Bell MT"/>
                  </w:rPr>
                </w:rPrChange>
              </w:rPr>
              <w:t>0.469</w:t>
            </w:r>
          </w:p>
        </w:tc>
      </w:tr>
      <w:tr>
        <w:tblPrEx/>
        <w:trPr/>
        <w:tc>
          <w:tcPr>
            <w:tcW w:w="1915" w:type="dxa"/>
            <w:tcBorders/>
          </w:tcPr>
          <w:p>
            <w:pPr>
              <w:pStyle w:val="style157"/>
              <w:rPr>
                <w:rFonts w:ascii="Times New Roman" w:cs="Times New Roman" w:hAnsi="Times New Roman"/>
                <w:sz w:val="28"/>
                <w:szCs w:val="28"/>
                <w:rPrChange w:id="2429" w:author="user pc" w:date="2022-03-15T10:14:00Z">
                  <w:rPr>
                    <w:rFonts w:ascii="Bell MT" w:cs="Bell MT" w:hAnsi="Bell MT"/>
                    <w:sz w:val="22"/>
                    <w:szCs w:val="22"/>
                  </w:rPr>
                </w:rPrChange>
              </w:rPr>
            </w:pPr>
            <w:r w:rsidRPr="048947E4">
              <w:rPr>
                <w:rFonts w:ascii="Times New Roman" w:cs="Times New Roman" w:hAnsi="Times New Roman"/>
                <w:sz w:val="28"/>
                <w:szCs w:val="28"/>
                <w:rPrChange w:id="2430" w:author="user pc" w:date="2022-03-15T10:14:00Z">
                  <w:rPr>
                    <w:rFonts w:ascii="Bell MT" w:cs="Bell MT" w:hAnsi="Bell MT"/>
                  </w:rPr>
                </w:rPrChange>
              </w:rPr>
              <w:t>Europe</w:t>
            </w:r>
          </w:p>
        </w:tc>
        <w:tc>
          <w:tcPr>
            <w:tcW w:w="1433" w:type="dxa"/>
            <w:tcBorders/>
          </w:tcPr>
          <w:p>
            <w:pPr>
              <w:pStyle w:val="style157"/>
              <w:jc w:val="center"/>
              <w:rPr>
                <w:rFonts w:ascii="Times New Roman" w:cs="Times New Roman" w:hAnsi="Times New Roman"/>
                <w:sz w:val="28"/>
                <w:szCs w:val="28"/>
                <w:rPrChange w:id="2431" w:author="user pc" w:date="2022-03-15T10:14:00Z">
                  <w:rPr>
                    <w:rFonts w:ascii="Bell MT" w:cs="Bell MT" w:hAnsi="Bell MT"/>
                    <w:sz w:val="22"/>
                    <w:szCs w:val="22"/>
                  </w:rPr>
                </w:rPrChange>
              </w:rPr>
            </w:pPr>
            <w:r w:rsidRPr="318D0AF0">
              <w:rPr>
                <w:rFonts w:ascii="Times New Roman" w:cs="Times New Roman" w:hAnsi="Times New Roman"/>
                <w:sz w:val="28"/>
                <w:szCs w:val="28"/>
                <w:rPrChange w:id="2432" w:author="user pc" w:date="2022-03-15T10:14:00Z">
                  <w:rPr>
                    <w:rFonts w:ascii="Bell MT" w:cs="Bell MT" w:hAnsi="Bell MT"/>
                  </w:rPr>
                </w:rPrChange>
              </w:rPr>
              <w:t>7.909</w:t>
            </w:r>
          </w:p>
        </w:tc>
        <w:tc>
          <w:tcPr>
            <w:tcW w:w="1440" w:type="dxa"/>
            <w:tcBorders/>
          </w:tcPr>
          <w:p>
            <w:pPr>
              <w:pStyle w:val="style157"/>
              <w:jc w:val="center"/>
              <w:rPr>
                <w:rFonts w:ascii="Times New Roman" w:cs="Times New Roman" w:hAnsi="Times New Roman"/>
                <w:sz w:val="28"/>
                <w:szCs w:val="28"/>
                <w:rPrChange w:id="2433" w:author="user pc" w:date="2022-03-15T10:14:00Z">
                  <w:rPr>
                    <w:rFonts w:ascii="Bell MT" w:cs="Bell MT" w:hAnsi="Bell MT"/>
                    <w:sz w:val="22"/>
                    <w:szCs w:val="22"/>
                  </w:rPr>
                </w:rPrChange>
              </w:rPr>
            </w:pPr>
            <w:r w:rsidRPr="140C4969">
              <w:rPr>
                <w:rFonts w:ascii="Times New Roman" w:cs="Times New Roman" w:hAnsi="Times New Roman"/>
                <w:sz w:val="28"/>
                <w:szCs w:val="28"/>
                <w:rPrChange w:id="2434" w:author="user pc" w:date="2022-03-15T10:14:00Z">
                  <w:rPr>
                    <w:rFonts w:ascii="Bell MT" w:cs="Bell MT" w:hAnsi="Bell MT"/>
                  </w:rPr>
                </w:rPrChange>
              </w:rPr>
              <w:t>4.069</w:t>
            </w:r>
          </w:p>
        </w:tc>
        <w:tc>
          <w:tcPr>
            <w:tcW w:w="1170" w:type="dxa"/>
            <w:tcBorders/>
          </w:tcPr>
          <w:p>
            <w:pPr>
              <w:pStyle w:val="style157"/>
              <w:jc w:val="center"/>
              <w:rPr>
                <w:rFonts w:ascii="Times New Roman" w:cs="Times New Roman" w:hAnsi="Times New Roman"/>
                <w:sz w:val="28"/>
                <w:szCs w:val="28"/>
                <w:rPrChange w:id="2435" w:author="user pc" w:date="2022-03-15T10:14:00Z">
                  <w:rPr>
                    <w:rFonts w:ascii="Bell MT" w:cs="Bell MT" w:hAnsi="Bell MT"/>
                    <w:sz w:val="22"/>
                    <w:szCs w:val="22"/>
                  </w:rPr>
                </w:rPrChange>
              </w:rPr>
            </w:pPr>
            <w:r w:rsidRPr="CDBEE578">
              <w:rPr>
                <w:rFonts w:ascii="Times New Roman" w:cs="Times New Roman" w:hAnsi="Times New Roman"/>
                <w:sz w:val="28"/>
                <w:szCs w:val="28"/>
                <w:rPrChange w:id="2436" w:author="user pc" w:date="2022-03-15T10:14:00Z">
                  <w:rPr>
                    <w:rFonts w:ascii="Bell MT" w:cs="Bell MT" w:hAnsi="Bell MT"/>
                  </w:rPr>
                </w:rPrChange>
              </w:rPr>
              <w:t>0.767</w:t>
            </w:r>
          </w:p>
        </w:tc>
        <w:tc>
          <w:tcPr>
            <w:tcW w:w="1260" w:type="dxa"/>
            <w:tcBorders/>
          </w:tcPr>
          <w:p>
            <w:pPr>
              <w:pStyle w:val="style157"/>
              <w:jc w:val="center"/>
              <w:rPr>
                <w:rFonts w:ascii="Times New Roman" w:cs="Times New Roman" w:hAnsi="Times New Roman"/>
                <w:sz w:val="28"/>
                <w:szCs w:val="28"/>
                <w:rPrChange w:id="2437" w:author="user pc" w:date="2022-03-15T10:14:00Z">
                  <w:rPr>
                    <w:rFonts w:ascii="Bell MT" w:cs="Bell MT" w:hAnsi="Bell MT"/>
                    <w:sz w:val="22"/>
                    <w:szCs w:val="22"/>
                  </w:rPr>
                </w:rPrChange>
              </w:rPr>
            </w:pPr>
            <w:r w:rsidRPr="60AA2533">
              <w:rPr>
                <w:rFonts w:ascii="Times New Roman" w:cs="Times New Roman" w:hAnsi="Times New Roman"/>
                <w:sz w:val="28"/>
                <w:szCs w:val="28"/>
                <w:rPrChange w:id="2438" w:author="user pc" w:date="2022-03-15T10:14:00Z">
                  <w:rPr>
                    <w:rFonts w:ascii="Bell MT" w:cs="Bell MT" w:hAnsi="Bell MT"/>
                  </w:rPr>
                </w:rPrChange>
              </w:rPr>
              <w:t>3.073</w:t>
            </w:r>
          </w:p>
        </w:tc>
      </w:tr>
      <w:tr>
        <w:tblPrEx/>
        <w:trPr/>
        <w:tc>
          <w:tcPr>
            <w:tcW w:w="1915" w:type="dxa"/>
            <w:tcBorders/>
          </w:tcPr>
          <w:p>
            <w:pPr>
              <w:pStyle w:val="style157"/>
              <w:rPr>
                <w:rFonts w:ascii="Times New Roman" w:cs="Times New Roman" w:hAnsi="Times New Roman"/>
                <w:sz w:val="28"/>
                <w:szCs w:val="28"/>
                <w:rPrChange w:id="2439" w:author="user pc" w:date="2022-03-15T10:14:00Z">
                  <w:rPr>
                    <w:rFonts w:ascii="Bell MT" w:cs="Bell MT" w:hAnsi="Bell MT"/>
                    <w:sz w:val="22"/>
                    <w:szCs w:val="22"/>
                  </w:rPr>
                </w:rPrChange>
              </w:rPr>
            </w:pPr>
            <w:r w:rsidRPr="FB7214DE">
              <w:rPr>
                <w:rFonts w:ascii="Times New Roman" w:cs="Times New Roman" w:hAnsi="Times New Roman"/>
                <w:sz w:val="28"/>
                <w:szCs w:val="28"/>
                <w:rPrChange w:id="2440" w:author="user pc" w:date="2022-03-15T10:14:00Z">
                  <w:rPr>
                    <w:rFonts w:ascii="Bell MT" w:cs="Bell MT" w:hAnsi="Bell MT"/>
                  </w:rPr>
                </w:rPrChange>
              </w:rPr>
              <w:t>America</w:t>
            </w:r>
          </w:p>
        </w:tc>
        <w:tc>
          <w:tcPr>
            <w:tcW w:w="1433" w:type="dxa"/>
            <w:tcBorders/>
          </w:tcPr>
          <w:p>
            <w:pPr>
              <w:pStyle w:val="style157"/>
              <w:jc w:val="center"/>
              <w:rPr>
                <w:rFonts w:ascii="Times New Roman" w:cs="Times New Roman" w:hAnsi="Times New Roman"/>
                <w:sz w:val="28"/>
                <w:szCs w:val="28"/>
                <w:rPrChange w:id="2441" w:author="user pc" w:date="2022-03-15T10:14:00Z">
                  <w:rPr>
                    <w:rFonts w:ascii="Bell MT" w:cs="Bell MT" w:hAnsi="Bell MT"/>
                    <w:sz w:val="22"/>
                    <w:szCs w:val="22"/>
                  </w:rPr>
                </w:rPrChange>
              </w:rPr>
            </w:pPr>
            <w:r w:rsidRPr="08ED4F42">
              <w:rPr>
                <w:rFonts w:ascii="Times New Roman" w:cs="Times New Roman" w:hAnsi="Times New Roman"/>
                <w:sz w:val="28"/>
                <w:szCs w:val="28"/>
                <w:rPrChange w:id="2442" w:author="user pc" w:date="2022-03-15T10:14:00Z">
                  <w:rPr>
                    <w:rFonts w:ascii="Bell MT" w:cs="Bell MT" w:hAnsi="Bell MT"/>
                  </w:rPr>
                </w:rPrChange>
              </w:rPr>
              <w:t>11.44</w:t>
            </w:r>
          </w:p>
        </w:tc>
        <w:tc>
          <w:tcPr>
            <w:tcW w:w="1440" w:type="dxa"/>
            <w:tcBorders/>
          </w:tcPr>
          <w:p>
            <w:pPr>
              <w:pStyle w:val="style157"/>
              <w:jc w:val="center"/>
              <w:rPr>
                <w:rFonts w:ascii="Times New Roman" w:cs="Times New Roman" w:hAnsi="Times New Roman"/>
                <w:sz w:val="28"/>
                <w:szCs w:val="28"/>
                <w:rPrChange w:id="2443" w:author="user pc" w:date="2022-03-15T10:14:00Z">
                  <w:rPr>
                    <w:rFonts w:ascii="Bell MT" w:cs="Bell MT" w:hAnsi="Bell MT"/>
                    <w:sz w:val="22"/>
                    <w:szCs w:val="22"/>
                  </w:rPr>
                </w:rPrChange>
              </w:rPr>
            </w:pPr>
            <w:r w:rsidRPr="CB51A048">
              <w:rPr>
                <w:rFonts w:ascii="Times New Roman" w:cs="Times New Roman" w:hAnsi="Times New Roman"/>
                <w:sz w:val="28"/>
                <w:szCs w:val="28"/>
                <w:rPrChange w:id="2444" w:author="user pc" w:date="2022-03-15T10:14:00Z">
                  <w:rPr>
                    <w:rFonts w:ascii="Bell MT" w:cs="Bell MT" w:hAnsi="Bell MT"/>
                  </w:rPr>
                </w:rPrChange>
              </w:rPr>
              <w:t>5.89</w:t>
            </w:r>
          </w:p>
        </w:tc>
        <w:tc>
          <w:tcPr>
            <w:tcW w:w="1170" w:type="dxa"/>
            <w:tcBorders/>
          </w:tcPr>
          <w:p>
            <w:pPr>
              <w:pStyle w:val="style157"/>
              <w:jc w:val="center"/>
              <w:rPr>
                <w:rFonts w:ascii="Times New Roman" w:cs="Times New Roman" w:hAnsi="Times New Roman"/>
                <w:sz w:val="28"/>
                <w:szCs w:val="28"/>
                <w:rPrChange w:id="2445" w:author="user pc" w:date="2022-03-15T10:14:00Z">
                  <w:rPr>
                    <w:rFonts w:ascii="Bell MT" w:cs="Bell MT" w:hAnsi="Bell MT"/>
                    <w:sz w:val="22"/>
                    <w:szCs w:val="22"/>
                  </w:rPr>
                </w:rPrChange>
              </w:rPr>
            </w:pPr>
            <w:r w:rsidRPr="BDF8B63C">
              <w:rPr>
                <w:rFonts w:ascii="Times New Roman" w:cs="Times New Roman" w:hAnsi="Times New Roman"/>
                <w:sz w:val="28"/>
                <w:szCs w:val="28"/>
                <w:rPrChange w:id="2446" w:author="user pc" w:date="2022-03-15T10:14:00Z">
                  <w:rPr>
                    <w:rFonts w:ascii="Bell MT" w:cs="Bell MT" w:hAnsi="Bell MT"/>
                  </w:rPr>
                </w:rPrChange>
              </w:rPr>
              <w:t>1.11</w:t>
            </w:r>
          </w:p>
        </w:tc>
        <w:tc>
          <w:tcPr>
            <w:tcW w:w="1260" w:type="dxa"/>
            <w:tcBorders/>
          </w:tcPr>
          <w:p>
            <w:pPr>
              <w:pStyle w:val="style157"/>
              <w:jc w:val="center"/>
              <w:rPr>
                <w:rFonts w:ascii="Times New Roman" w:cs="Times New Roman" w:hAnsi="Times New Roman"/>
                <w:sz w:val="28"/>
                <w:szCs w:val="28"/>
                <w:rPrChange w:id="2447" w:author="user pc" w:date="2022-03-15T10:14:00Z">
                  <w:rPr>
                    <w:rFonts w:ascii="Bell MT" w:cs="Bell MT" w:hAnsi="Bell MT"/>
                    <w:sz w:val="22"/>
                    <w:szCs w:val="22"/>
                  </w:rPr>
                </w:rPrChange>
              </w:rPr>
            </w:pPr>
            <w:r w:rsidRPr="AF75705E">
              <w:rPr>
                <w:rFonts w:ascii="Times New Roman" w:cs="Times New Roman" w:hAnsi="Times New Roman"/>
                <w:sz w:val="28"/>
                <w:szCs w:val="28"/>
                <w:rPrChange w:id="2448" w:author="user pc" w:date="2022-03-15T10:14:00Z">
                  <w:rPr>
                    <w:rFonts w:ascii="Bell MT" w:cs="Bell MT" w:hAnsi="Bell MT"/>
                  </w:rPr>
                </w:rPrChange>
              </w:rPr>
              <w:t>4.44</w:t>
            </w:r>
          </w:p>
        </w:tc>
      </w:tr>
    </w:tbl>
    <w:p>
      <w:pPr>
        <w:pStyle w:val="style157"/>
        <w:rPr>
          <w:rFonts w:ascii="Times New Roman" w:cs="Times New Roman" w:hAnsi="Times New Roman"/>
          <w:sz w:val="28"/>
          <w:szCs w:val="28"/>
          <w:rPrChange w:id="2449" w:author="user pc" w:date="2022-03-15T10:14:00Z">
            <w:rPr>
              <w:rFonts w:ascii="Bell MT" w:cs="Bell MT" w:hAnsi="Bell MT"/>
            </w:rPr>
          </w:rPrChange>
        </w:rPr>
      </w:pPr>
    </w:p>
    <w:p>
      <w:pPr>
        <w:pStyle w:val="style157"/>
        <w:rPr>
          <w:rFonts w:ascii="Times New Roman" w:cs="Times New Roman" w:hAnsi="Times New Roman"/>
          <w:b/>
          <w:i/>
          <w:sz w:val="28"/>
          <w:szCs w:val="28"/>
          <w:rPrChange w:id="2450" w:author="user pc" w:date="2022-03-15T10:14:00Z">
            <w:rPr>
              <w:rFonts w:ascii="Bell MT" w:cs="Bell MT" w:hAnsi="Bell MT"/>
              <w:b/>
              <w:i/>
            </w:rPr>
          </w:rPrChange>
        </w:rPr>
      </w:pPr>
      <w:r w:rsidRPr="053C2300">
        <w:rPr>
          <w:rFonts w:ascii="Times New Roman" w:cs="Times New Roman" w:hAnsi="Times New Roman"/>
          <w:b/>
          <w:i/>
          <w:sz w:val="28"/>
          <w:szCs w:val="28"/>
          <w:rPrChange w:id="2451" w:author="user pc" w:date="2022-03-15T10:14:00Z">
            <w:rPr>
              <w:rFonts w:ascii="Bell MT" w:cs="Bell MT" w:hAnsi="Bell MT"/>
              <w:b/>
              <w:i/>
            </w:rPr>
          </w:rPrChange>
        </w:rPr>
        <w:t>Solution</w:t>
      </w:r>
    </w:p>
    <w:p>
      <w:pPr>
        <w:pStyle w:val="style157"/>
        <w:rPr>
          <w:rFonts w:ascii="Times New Roman" w:cs="Times New Roman" w:hAnsi="Times New Roman"/>
          <w:sz w:val="28"/>
          <w:szCs w:val="28"/>
          <w:rPrChange w:id="2452" w:author="user pc" w:date="2022-03-15T10:14:00Z">
            <w:rPr>
              <w:rFonts w:ascii="Bell MT" w:cs="Bell MT" w:hAnsi="Bell MT"/>
            </w:rPr>
          </w:rPrChange>
        </w:rPr>
      </w:pPr>
    </w:p>
    <w:p>
      <w:pPr>
        <w:pStyle w:val="style157"/>
        <w:rPr>
          <w:rFonts w:ascii="Times New Roman" w:cs="Times New Roman" w:eastAsia="宋体" w:hAnsi="Times New Roman"/>
          <w:sz w:val="28"/>
          <w:szCs w:val="28"/>
        </w:rPr>
      </w:pPr>
      <m:oMath>
        <m:r w:rsidRPr="0441D934">
          <w:rPr>
            <w:rFonts w:ascii="Cambria Math" w:cs="Times New Roman" w:hAnsi="Cambria Math"/>
            <w:sz w:val="28"/>
            <w:szCs w:val="28"/>
            <w:rPrChange w:id="2453" w:author="user pc" w:date="2022-03-15T10:14:00Z">
              <w:rPr>
                <w:rFonts w:ascii="Cambria Math" w:cs="Bell MT" w:hAnsi="Cambria Math"/>
              </w:rPr>
            </w:rPrChange>
          </w:rPr>
          <m:t>Mass % of</m:t>
        </m:r>
        <m:r>
          <w:rPr>
            <w:rFonts w:ascii="Cambria Math" w:cs="Times New Roman" w:hAnsi="Cambria Math"/>
            <w:sz w:val="28"/>
            <w:szCs w:val="28"/>
          </w:rPr>
          <m:t xml:space="preserve"> </m:t>
        </m:r>
        <m:r w:rsidRPr="5819D8AE">
          <w:rPr>
            <w:rFonts w:ascii="Cambria Math" w:cs="Times New Roman" w:hAnsi="Cambria Math"/>
            <w:sz w:val="28"/>
            <w:szCs w:val="28"/>
            <w:rPrChange w:id="2454" w:author="user pc" w:date="2022-03-15T10:14:00Z">
              <w:rPr>
                <w:rFonts w:ascii="Cambria Math" w:cs="Bell MT" w:hAnsi="Cambria Math"/>
              </w:rPr>
            </w:rPrChange>
          </w:rPr>
          <m:t xml:space="preserve">Cu = </m:t>
        </m:r>
        <m:f>
          <m:fPr>
            <m:ctrlPr>
              <w:rPr>
                <w:rFonts w:ascii="Cambria Math" w:cs="Times New Roman" w:hAnsi="Cambria Math"/>
                <w:i/>
                <w:sz w:val="28"/>
                <w:szCs w:val="28"/>
              </w:rPr>
            </m:ctrlPr>
          </m:fPr>
          <m:num>
            <m:r w:rsidRPr="0DA2E201">
              <w:rPr>
                <w:rFonts w:ascii="Cambria Math" w:cs="Times New Roman" w:hAnsi="Cambria Math"/>
                <w:sz w:val="28"/>
                <w:szCs w:val="28"/>
                <w:rPrChange w:id="2455" w:author="user pc" w:date="2022-03-15T10:14:00Z">
                  <w:rPr>
                    <w:rFonts w:ascii="Cambria Math" w:cs="Bell MT" w:hAnsi="Cambria Math"/>
                  </w:rPr>
                </w:rPrChange>
              </w:rPr>
              <m:t>mass</m:t>
            </m:r>
            <m:r>
              <w:rPr>
                <w:rFonts w:ascii="Cambria Math" w:cs="Times New Roman" w:hAnsi="Cambria Math"/>
                <w:sz w:val="28"/>
                <w:szCs w:val="28"/>
              </w:rPr>
              <m:t xml:space="preserve"> </m:t>
            </m:r>
            <m:r w:rsidRPr="E1CAF657">
              <w:rPr>
                <w:rFonts w:ascii="Cambria Math" w:cs="Times New Roman" w:hAnsi="Cambria Math"/>
                <w:sz w:val="28"/>
                <w:szCs w:val="28"/>
                <w:rPrChange w:id="2456" w:author="user pc" w:date="2022-03-15T10:14:00Z">
                  <w:rPr>
                    <w:rFonts w:ascii="Cambria Math" w:cs="Bell MT" w:hAnsi="Cambria Math"/>
                  </w:rPr>
                </w:rPrChange>
              </w:rPr>
              <m:t>of</m:t>
            </m:r>
            <m:r>
              <w:rPr>
                <w:rFonts w:ascii="Cambria Math" w:cs="Times New Roman" w:hAnsi="Cambria Math"/>
                <w:sz w:val="28"/>
                <w:szCs w:val="28"/>
              </w:rPr>
              <m:t xml:space="preserve"> </m:t>
            </m:r>
            <m:r w:rsidRPr="6FE15FE9">
              <w:rPr>
                <w:rFonts w:ascii="Cambria Math" w:cs="Times New Roman" w:hAnsi="Cambria Math"/>
                <w:sz w:val="28"/>
                <w:szCs w:val="28"/>
                <w:rPrChange w:id="2457" w:author="user pc" w:date="2022-03-15T10:14:00Z">
                  <w:rPr>
                    <w:rFonts w:ascii="Cambria Math" w:cs="Bell MT" w:hAnsi="Cambria Math"/>
                  </w:rPr>
                </w:rPrChange>
              </w:rPr>
              <m:t>Cu</m:t>
            </m:r>
          </m:num>
          <m:den>
            <m:r w:rsidRPr="9589E862">
              <w:rPr>
                <w:rFonts w:ascii="Cambria Math" w:cs="Times New Roman" w:hAnsi="Cambria Math"/>
                <w:sz w:val="28"/>
                <w:szCs w:val="28"/>
                <w:rPrChange w:id="2458" w:author="user pc" w:date="2022-03-15T10:14:00Z">
                  <w:rPr>
                    <w:rFonts w:ascii="Cambria Math" w:cs="Bell MT" w:hAnsi="Cambria Math"/>
                  </w:rPr>
                </w:rPrChange>
              </w:rPr>
              <m:t>mass</m:t>
            </m:r>
            <m:r>
              <w:rPr>
                <w:rFonts w:ascii="Cambria Math" w:cs="Times New Roman" w:hAnsi="Cambria Math"/>
                <w:sz w:val="28"/>
                <w:szCs w:val="28"/>
              </w:rPr>
              <m:t xml:space="preserve"> </m:t>
            </m:r>
            <m:r w:rsidRPr="D8D2C56C">
              <w:rPr>
                <w:rFonts w:ascii="Cambria Math" w:cs="Times New Roman" w:hAnsi="Cambria Math"/>
                <w:sz w:val="28"/>
                <w:szCs w:val="28"/>
                <w:rPrChange w:id="2459" w:author="user pc" w:date="2022-03-15T10:14:00Z">
                  <w:rPr>
                    <w:rFonts w:ascii="Cambria Math" w:cs="Bell MT" w:hAnsi="Cambria Math"/>
                  </w:rPr>
                </w:rPrChange>
              </w:rPr>
              <m:t>of</m:t>
            </m:r>
            <m:r>
              <w:rPr>
                <w:rFonts w:ascii="Cambria Math" w:cs="Times New Roman" w:hAnsi="Cambria Math"/>
                <w:sz w:val="28"/>
                <w:szCs w:val="28"/>
              </w:rPr>
              <m:t xml:space="preserve"> </m:t>
            </m:r>
            <m:r w:rsidRPr="392E8959">
              <w:rPr>
                <w:rFonts w:ascii="Cambria Math" w:cs="Times New Roman" w:hAnsi="Cambria Math"/>
                <w:sz w:val="28"/>
                <w:szCs w:val="28"/>
                <w:rPrChange w:id="2460" w:author="user pc" w:date="2022-03-15T10:14:00Z">
                  <w:rPr>
                    <w:rFonts w:ascii="Cambria Math" w:cs="Bell MT" w:hAnsi="Cambria Math"/>
                  </w:rPr>
                </w:rPrChange>
              </w:rPr>
              <m:t>malachite</m:t>
            </m:r>
          </m:den>
        </m:f>
        <m:r w:rsidRPr="7DEBB2B7">
          <w:rPr>
            <w:rFonts w:ascii="Cambria Math" w:cs="Times New Roman" w:hAnsi="Cambria Math"/>
            <w:sz w:val="28"/>
            <w:szCs w:val="28"/>
            <w:rPrChange w:id="2461" w:author="user pc" w:date="2022-03-15T10:14:00Z">
              <w:rPr>
                <w:rFonts w:ascii="Bell MT" w:cs="Bell MT" w:hAnsi="Bell MT"/>
              </w:rPr>
            </w:rPrChange>
          </w:rPr>
          <m:t>×</m:t>
        </m:r>
      </m:oMath>
      <w:r>
        <w:rPr>
          <w:rFonts w:ascii="Times New Roman" w:cs="Times New Roman" w:eastAsia="宋体" w:hAnsi="Times New Roman"/>
          <w:sz w:val="28"/>
          <w:szCs w:val="28"/>
        </w:rPr>
        <w:t xml:space="preserve"> 100</w:t>
      </w:r>
    </w:p>
    <w:p>
      <w:pPr>
        <w:pStyle w:val="style157"/>
        <w:rPr>
          <w:rFonts w:ascii="Times New Roman" w:cs="Times New Roman" w:eastAsia="宋体" w:hAnsi="Times New Roman"/>
          <w:sz w:val="28"/>
          <w:szCs w:val="28"/>
          <w:rPrChange w:id="2462" w:author="user pc" w:date="2022-03-15T10:14:00Z">
            <w:rPr>
              <w:rFonts w:ascii="Bell MT" w:cs="Bell MT" w:eastAsia="宋体" w:hAnsi="Bell MT"/>
            </w:rPr>
          </w:rPrChange>
        </w:rPr>
      </w:pPr>
    </w:p>
    <w:p>
      <w:pPr>
        <w:pStyle w:val="style157"/>
        <w:rPr>
          <w:rFonts w:ascii="Times New Roman" w:cs="Times New Roman" w:hAnsi="Times New Roman"/>
          <w:sz w:val="28"/>
          <w:szCs w:val="28"/>
        </w:rPr>
      </w:pPr>
      <m:oMathPara>
        <m:oMathParaPr>
          <m:jc m:val="left"/>
        </m:oMathParaPr>
        <m:oMath>
          <m:r w:rsidRPr="46F2CE8B">
            <w:rPr>
              <w:rFonts w:ascii="Cambria Math" w:cs="Times New Roman" w:hAnsi="Cambria Math"/>
              <w:sz w:val="28"/>
              <w:szCs w:val="28"/>
              <w:rPrChange w:id="2463" w:author="user pc" w:date="2022-03-15T10:14:00Z">
                <w:rPr>
                  <w:rFonts w:ascii="Cambria Math" w:cs="Bell MT" w:hAnsi="Cambria Math"/>
                </w:rPr>
              </w:rPrChange>
            </w:rPr>
            <m:t>From</m:t>
          </m:r>
          <m:r>
            <w:rPr>
              <w:rFonts w:ascii="Cambria Math" w:cs="Times New Roman" w:hAnsi="Cambria Math"/>
              <w:sz w:val="28"/>
              <w:szCs w:val="28"/>
            </w:rPr>
            <m:t xml:space="preserve"> </m:t>
          </m:r>
          <m:r w:rsidRPr="27FB2A52">
            <w:rPr>
              <w:rFonts w:ascii="Cambria Math" w:cs="Times New Roman" w:hAnsi="Cambria Math"/>
              <w:sz w:val="28"/>
              <w:szCs w:val="28"/>
              <w:rPrChange w:id="2464" w:author="user pc" w:date="2022-03-15T10:14:00Z">
                <w:rPr>
                  <w:rFonts w:ascii="Cambria Math" w:cs="Bell MT" w:hAnsi="Cambria Math"/>
                </w:rPr>
              </w:rPrChange>
            </w:rPr>
            <m:t>Africa, % of</m:t>
          </m:r>
          <m:r>
            <w:rPr>
              <w:rFonts w:ascii="Cambria Math" w:cs="Times New Roman" w:hAnsi="Cambria Math"/>
              <w:sz w:val="28"/>
              <w:szCs w:val="28"/>
            </w:rPr>
            <m:t xml:space="preserve"> </m:t>
          </m:r>
          <m:r w:rsidRPr="72A0B9E0">
            <w:rPr>
              <w:rFonts w:ascii="Cambria Math" w:cs="Times New Roman" w:hAnsi="Cambria Math"/>
              <w:sz w:val="28"/>
              <w:szCs w:val="28"/>
              <w:rPrChange w:id="2465" w:author="user pc" w:date="2022-03-15T10:14:00Z">
                <w:rPr>
                  <w:rFonts w:ascii="Cambria Math" w:cs="Bell MT" w:hAnsi="Cambria Math"/>
                </w:rPr>
              </w:rPrChange>
            </w:rPr>
            <m:t xml:space="preserve">Cu= </m:t>
          </m:r>
          <m:f>
            <m:fPr>
              <m:ctrlPr>
                <w:rPr>
                  <w:rFonts w:ascii="Cambria Math" w:cs="Times New Roman" w:hAnsi="Cambria Math"/>
                  <w:i/>
                  <w:sz w:val="28"/>
                  <w:szCs w:val="28"/>
                </w:rPr>
              </m:ctrlPr>
            </m:fPr>
            <m:num>
              <m:r w:rsidRPr="3E3BC834">
                <w:rPr>
                  <w:rFonts w:ascii="Cambria Math" w:cs="Times New Roman" w:hAnsi="Cambria Math"/>
                  <w:sz w:val="28"/>
                  <w:szCs w:val="28"/>
                  <w:rPrChange w:id="2466" w:author="user pc" w:date="2022-03-15T10:14:00Z">
                    <w:rPr>
                      <w:rFonts w:ascii="Cambria Math" w:cs="Bell MT" w:hAnsi="Bell MT"/>
                    </w:rPr>
                  </w:rPrChange>
                </w:rPr>
                <m:t>12.30</m:t>
              </m:r>
            </m:num>
            <m:den>
              <m:r w:rsidRPr="6B6B5D0F">
                <w:rPr>
                  <w:rFonts w:ascii="Cambria Math" w:cs="Times New Roman" w:hAnsi="Cambria Math"/>
                  <w:sz w:val="28"/>
                  <w:szCs w:val="28"/>
                  <w:rPrChange w:id="2467" w:author="user pc" w:date="2022-03-15T10:14:00Z">
                    <w:rPr>
                      <w:rFonts w:ascii="Cambria Math" w:cs="Bell MT" w:hAnsi="Bell MT"/>
                    </w:rPr>
                  </w:rPrChange>
                </w:rPr>
                <m:t>23.91</m:t>
              </m:r>
            </m:den>
          </m:f>
          <m:r w:rsidRPr="265382CF">
            <w:rPr>
              <w:rFonts w:ascii="Cambria Math" w:cs="Times New Roman" w:hAnsi="Cambria Math"/>
              <w:sz w:val="28"/>
              <w:szCs w:val="28"/>
              <w:rPrChange w:id="2468" w:author="user pc" w:date="2022-03-15T10:14:00Z">
                <w:rPr>
                  <w:rFonts w:ascii="Bell MT" w:cs="Bell MT" w:hAnsi="Bell MT"/>
                </w:rPr>
              </w:rPrChange>
            </w:rPr>
            <m:t>×100=51.4%</m:t>
          </m:r>
        </m:oMath>
      </m:oMathPara>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m:t>
          </m:r>
          <m:r w:rsidRPr="25781E82">
            <w:rPr>
              <w:rFonts w:ascii="Cambria Math" w:cs="Times New Roman" w:hAnsi="Cambria Math"/>
              <w:sz w:val="28"/>
              <w:szCs w:val="28"/>
              <w:rPrChange w:id="2469" w:author="user pc" w:date="2022-03-15T10:14:00Z">
                <w:rPr>
                  <w:rFonts w:ascii="Cambria Math" w:cs="Bell MT" w:hAnsi="Cambria Math"/>
                </w:rPr>
              </w:rPrChange>
            </w:rPr>
            <m:t>From</m:t>
          </m:r>
          <m:r>
            <w:rPr>
              <w:rFonts w:ascii="Cambria Math" w:cs="Times New Roman" w:hAnsi="Cambria Math"/>
              <w:sz w:val="28"/>
              <w:szCs w:val="28"/>
            </w:rPr>
            <m:t xml:space="preserve"> </m:t>
          </m:r>
          <m:r w:rsidRPr="3BEFA22B">
            <w:rPr>
              <w:rFonts w:ascii="Cambria Math" w:cs="Times New Roman" w:hAnsi="Cambria Math"/>
              <w:sz w:val="28"/>
              <w:szCs w:val="28"/>
              <w:rPrChange w:id="2470" w:author="user pc" w:date="2022-03-15T10:14:00Z">
                <w:rPr>
                  <w:rFonts w:ascii="Cambria Math" w:cs="Bell MT" w:hAnsi="Cambria Math"/>
                </w:rPr>
              </w:rPrChange>
            </w:rPr>
            <m:t>Asia, % of</m:t>
          </m:r>
          <m:r>
            <w:rPr>
              <w:rFonts w:ascii="Cambria Math" w:cs="Times New Roman" w:hAnsi="Cambria Math"/>
              <w:sz w:val="28"/>
              <w:szCs w:val="28"/>
            </w:rPr>
            <m:t xml:space="preserve"> </m:t>
          </m:r>
          <m:r w:rsidRPr="FB836643">
            <w:rPr>
              <w:rFonts w:ascii="Cambria Math" w:cs="Times New Roman" w:hAnsi="Cambria Math"/>
              <w:sz w:val="28"/>
              <w:szCs w:val="28"/>
              <w:rPrChange w:id="2471" w:author="user pc" w:date="2022-03-15T10:14:00Z">
                <w:rPr>
                  <w:rFonts w:ascii="Cambria Math" w:cs="Bell MT" w:hAnsi="Cambria Math"/>
                </w:rPr>
              </w:rPrChange>
            </w:rPr>
            <m:t xml:space="preserve">Cu= </m:t>
          </m:r>
          <m:f>
            <m:fPr>
              <m:ctrlPr>
                <w:rPr>
                  <w:rFonts w:ascii="Cambria Math" w:cs="Times New Roman" w:hAnsi="Cambria Math"/>
                  <w:i/>
                  <w:sz w:val="28"/>
                  <w:szCs w:val="28"/>
                </w:rPr>
              </m:ctrlPr>
            </m:fPr>
            <m:num>
              <m:r w:rsidRPr="5F286AFD">
                <w:rPr>
                  <w:rFonts w:ascii="Cambria Math" w:cs="Times New Roman" w:hAnsi="Cambria Math"/>
                  <w:sz w:val="28"/>
                  <w:szCs w:val="28"/>
                  <w:rPrChange w:id="2472" w:author="user pc" w:date="2022-03-15T10:14:00Z">
                    <w:rPr>
                      <w:rFonts w:ascii="Cambria Math" w:cs="Bell MT" w:hAnsi="Bell MT"/>
                    </w:rPr>
                  </w:rPrChange>
                </w:rPr>
                <m:t>0.62</m:t>
              </m:r>
            </m:num>
            <m:den>
              <m:r w:rsidRPr="C744F6E4">
                <w:rPr>
                  <w:rFonts w:ascii="Cambria Math" w:cs="Times New Roman" w:hAnsi="Cambria Math"/>
                  <w:sz w:val="28"/>
                  <w:szCs w:val="28"/>
                  <w:rPrChange w:id="2473" w:author="user pc" w:date="2022-03-15T10:14:00Z">
                    <w:rPr>
                      <w:rFonts w:ascii="Cambria Math" w:cs="Bell MT" w:hAnsi="Bell MT"/>
                    </w:rPr>
                  </w:rPrChange>
                </w:rPr>
                <m:t>1.206</m:t>
              </m:r>
            </m:den>
          </m:f>
          <m:r w:rsidRPr="81EC1FD4">
            <w:rPr>
              <w:rFonts w:ascii="Cambria Math" w:cs="Times New Roman" w:hAnsi="Cambria Math"/>
              <w:sz w:val="28"/>
              <w:szCs w:val="28"/>
              <w:rPrChange w:id="2474" w:author="user pc" w:date="2022-03-15T10:14:00Z">
                <w:rPr>
                  <w:rFonts w:ascii="Bell MT" w:cs="Bell MT" w:hAnsi="Bell MT"/>
                </w:rPr>
              </w:rPrChange>
            </w:rPr>
            <m:t>×100=51.4%</m:t>
          </m:r>
        </m:oMath>
      </m:oMathPara>
    </w:p>
    <w:p>
      <w:pPr>
        <w:pStyle w:val="style157"/>
        <w:rPr>
          <w:rFonts w:ascii="Times New Roman" w:cs="Times New Roman" w:eastAsia="宋体" w:hAnsi="Times New Roman"/>
          <w:sz w:val="28"/>
          <w:szCs w:val="28"/>
          <w:rPrChange w:id="2475" w:author="user pc" w:date="2022-03-15T10:14:00Z">
            <w:rPr>
              <w:rFonts w:ascii="Bell MT" w:cs="Bell MT" w:eastAsia="宋体" w:hAnsi="Bell MT"/>
            </w:rPr>
          </w:rPrChange>
        </w:rPr>
      </w:pPr>
      <w:r>
        <w:rPr>
          <w:rFonts w:ascii="Times New Roman" w:cs="Times New Roman" w:eastAsia="宋体" w:hAnsi="Times New Roman"/>
          <w:sz w:val="28"/>
          <w:szCs w:val="28"/>
        </w:rPr>
        <w:t xml:space="preserve"> </w:t>
      </w:r>
    </w:p>
    <w:p>
      <w:pPr>
        <w:pStyle w:val="style157"/>
        <w:rPr>
          <w:rFonts w:ascii="Times New Roman" w:cs="Times New Roman" w:hAnsi="Times New Roman"/>
          <w:sz w:val="28"/>
          <w:szCs w:val="28"/>
        </w:rPr>
      </w:pPr>
      <m:oMathPara>
        <m:oMathParaPr>
          <m:jc m:val="left"/>
        </m:oMathParaPr>
        <m:oMath>
          <m:r w:rsidRPr="D6AA1102">
            <w:rPr>
              <w:rFonts w:ascii="Cambria Math" w:cs="Times New Roman" w:hAnsi="Cambria Math"/>
              <w:sz w:val="28"/>
              <w:szCs w:val="28"/>
              <w:rPrChange w:id="2476" w:author="user pc" w:date="2022-03-15T10:14:00Z">
                <w:rPr>
                  <w:rFonts w:ascii="Cambria Math" w:cs="Bell MT" w:hAnsi="Cambria Math"/>
                </w:rPr>
              </w:rPrChange>
            </w:rPr>
            <m:t>From</m:t>
          </m:r>
          <m:r>
            <w:rPr>
              <w:rFonts w:ascii="Cambria Math" w:cs="Times New Roman" w:hAnsi="Cambria Math"/>
              <w:sz w:val="28"/>
              <w:szCs w:val="28"/>
            </w:rPr>
            <m:t xml:space="preserve"> </m:t>
          </m:r>
          <m:r w:rsidRPr="F1F76411">
            <w:rPr>
              <w:rFonts w:ascii="Cambria Math" w:cs="Times New Roman" w:hAnsi="Cambria Math"/>
              <w:sz w:val="28"/>
              <w:szCs w:val="28"/>
              <w:rPrChange w:id="2477" w:author="user pc" w:date="2022-03-15T10:14:00Z">
                <w:rPr>
                  <w:rFonts w:ascii="Cambria Math" w:cs="Bell MT" w:hAnsi="Cambria Math"/>
                </w:rPr>
              </w:rPrChange>
            </w:rPr>
            <m:t>Europe, % of</m:t>
          </m:r>
          <m:r>
            <w:rPr>
              <w:rFonts w:ascii="Cambria Math" w:cs="Times New Roman" w:hAnsi="Cambria Math"/>
              <w:sz w:val="28"/>
              <w:szCs w:val="28"/>
            </w:rPr>
            <m:t xml:space="preserve"> </m:t>
          </m:r>
          <m:r w:rsidRPr="DF3743AA">
            <w:rPr>
              <w:rFonts w:ascii="Cambria Math" w:cs="Times New Roman" w:hAnsi="Cambria Math"/>
              <w:sz w:val="28"/>
              <w:szCs w:val="28"/>
              <w:rPrChange w:id="2478" w:author="user pc" w:date="2022-03-15T10:14:00Z">
                <w:rPr>
                  <w:rFonts w:ascii="Cambria Math" w:cs="Bell MT" w:hAnsi="Cambria Math"/>
                </w:rPr>
              </w:rPrChange>
            </w:rPr>
            <m:t xml:space="preserve">Cu= </m:t>
          </m:r>
          <m:f>
            <m:fPr>
              <m:ctrlPr>
                <w:rPr>
                  <w:rFonts w:ascii="Cambria Math" w:cs="Times New Roman" w:hAnsi="Cambria Math"/>
                  <w:i/>
                  <w:sz w:val="28"/>
                  <w:szCs w:val="28"/>
                </w:rPr>
              </m:ctrlPr>
            </m:fPr>
            <m:num>
              <m:r w:rsidRPr="4768E3F0">
                <w:rPr>
                  <w:rFonts w:ascii="Cambria Math" w:cs="Times New Roman" w:hAnsi="Cambria Math"/>
                  <w:sz w:val="28"/>
                  <w:szCs w:val="28"/>
                  <w:rPrChange w:id="2479" w:author="user pc" w:date="2022-03-15T10:14:00Z">
                    <w:rPr>
                      <w:rFonts w:ascii="Cambria Math" w:cs="Bell MT" w:hAnsi="Bell MT"/>
                    </w:rPr>
                  </w:rPrChange>
                </w:rPr>
                <m:t>4.069</m:t>
              </m:r>
            </m:num>
            <m:den>
              <m:r w:rsidRPr="3699B2AA">
                <w:rPr>
                  <w:rFonts w:ascii="Cambria Math" w:cs="Times New Roman" w:hAnsi="Cambria Math"/>
                  <w:sz w:val="28"/>
                  <w:szCs w:val="28"/>
                  <w:rPrChange w:id="2480" w:author="user pc" w:date="2022-03-15T10:14:00Z">
                    <w:rPr>
                      <w:rFonts w:ascii="Cambria Math" w:cs="Bell MT" w:hAnsi="Bell MT"/>
                    </w:rPr>
                  </w:rPrChange>
                </w:rPr>
                <m:t>7.909</m:t>
              </m:r>
            </m:den>
          </m:f>
          <m:r w:rsidRPr="6F61F4AB">
            <w:rPr>
              <w:rFonts w:ascii="Cambria Math" w:cs="Times New Roman" w:hAnsi="Cambria Math"/>
              <w:sz w:val="28"/>
              <w:szCs w:val="28"/>
              <w:rPrChange w:id="2481" w:author="user pc" w:date="2022-03-15T10:14:00Z">
                <w:rPr>
                  <w:rFonts w:ascii="Bell MT" w:cs="Bell MT" w:hAnsi="Bell MT"/>
                </w:rPr>
              </w:rPrChange>
            </w:rPr>
            <m:t>×100=51.4%</m:t>
          </m:r>
        </m:oMath>
      </m:oMathPara>
    </w:p>
    <w:p>
      <w:pPr>
        <w:pStyle w:val="style157"/>
        <w:rPr>
          <w:rFonts w:ascii="Times New Roman" w:cs="Times New Roman" w:eastAsia="宋体" w:hAnsi="Times New Roman"/>
          <w:sz w:val="28"/>
          <w:szCs w:val="28"/>
          <w:rPrChange w:id="2482" w:author="user pc" w:date="2022-03-15T10:14:00Z">
            <w:rPr>
              <w:rFonts w:ascii="Bell MT" w:cs="Bell MT" w:eastAsia="宋体" w:hAnsi="Bell MT"/>
            </w:rPr>
          </w:rPrChange>
        </w:rPr>
      </w:pPr>
      <w:r>
        <w:rPr>
          <w:rFonts w:ascii="Times New Roman" w:cs="Times New Roman" w:eastAsia="宋体" w:hAnsi="Times New Roman"/>
          <w:sz w:val="28"/>
          <w:szCs w:val="28"/>
        </w:rPr>
        <w:t xml:space="preserve"> </w:t>
      </w:r>
    </w:p>
    <w:p>
      <w:pPr>
        <w:pStyle w:val="style157"/>
        <w:rPr>
          <w:rFonts w:ascii="Times New Roman" w:cs="Times New Roman" w:hAnsi="Times New Roman"/>
          <w:sz w:val="28"/>
          <w:szCs w:val="28"/>
        </w:rPr>
      </w:pPr>
      <m:oMathPara>
        <m:oMathParaPr>
          <m:jc m:val="left"/>
        </m:oMathParaPr>
        <m:oMath>
          <m:r w:rsidRPr="39F40D5E">
            <w:rPr>
              <w:rFonts w:ascii="Cambria Math" w:cs="Times New Roman" w:hAnsi="Cambria Math"/>
              <w:sz w:val="28"/>
              <w:szCs w:val="28"/>
              <w:rPrChange w:id="2483" w:author="user pc" w:date="2022-03-15T10:14:00Z">
                <w:rPr>
                  <w:rFonts w:ascii="Cambria Math" w:cs="Bell MT" w:hAnsi="Cambria Math"/>
                </w:rPr>
              </w:rPrChange>
            </w:rPr>
            <m:t>From</m:t>
          </m:r>
          <m:r>
            <w:rPr>
              <w:rFonts w:ascii="Cambria Math" w:cs="Times New Roman" w:hAnsi="Cambria Math"/>
              <w:sz w:val="28"/>
              <w:szCs w:val="28"/>
            </w:rPr>
            <m:t xml:space="preserve"> </m:t>
          </m:r>
          <m:r w:rsidRPr="D7CACD46">
            <w:rPr>
              <w:rFonts w:ascii="Cambria Math" w:cs="Times New Roman" w:hAnsi="Cambria Math"/>
              <w:sz w:val="28"/>
              <w:szCs w:val="28"/>
              <w:rPrChange w:id="2484" w:author="user pc" w:date="2022-03-15T10:14:00Z">
                <w:rPr>
                  <w:rFonts w:ascii="Cambria Math" w:cs="Bell MT" w:hAnsi="Cambria Math"/>
                </w:rPr>
              </w:rPrChange>
            </w:rPr>
            <m:t>America, % of</m:t>
          </m:r>
          <m:r>
            <w:rPr>
              <w:rFonts w:ascii="Cambria Math" w:cs="Times New Roman" w:hAnsi="Cambria Math"/>
              <w:sz w:val="28"/>
              <w:szCs w:val="28"/>
            </w:rPr>
            <m:t xml:space="preserve"> </m:t>
          </m:r>
          <m:r w:rsidRPr="3471E0F8">
            <w:rPr>
              <w:rFonts w:ascii="Cambria Math" w:cs="Times New Roman" w:hAnsi="Cambria Math"/>
              <w:sz w:val="28"/>
              <w:szCs w:val="28"/>
              <w:rPrChange w:id="2485" w:author="user pc" w:date="2022-03-15T10:14:00Z">
                <w:rPr>
                  <w:rFonts w:ascii="Cambria Math" w:cs="Bell MT" w:hAnsi="Cambria Math"/>
                </w:rPr>
              </w:rPrChange>
            </w:rPr>
            <m:t xml:space="preserve">Cu= </m:t>
          </m:r>
          <m:f>
            <m:fPr>
              <m:ctrlPr>
                <w:rPr>
                  <w:rFonts w:ascii="Cambria Math" w:cs="Times New Roman" w:hAnsi="Cambria Math"/>
                  <w:i/>
                  <w:sz w:val="28"/>
                  <w:szCs w:val="28"/>
                </w:rPr>
              </m:ctrlPr>
            </m:fPr>
            <m:num>
              <m:r w:rsidRPr="EBEFD481">
                <w:rPr>
                  <w:rFonts w:ascii="Cambria Math" w:cs="Times New Roman" w:hAnsi="Cambria Math"/>
                  <w:sz w:val="28"/>
                  <w:szCs w:val="28"/>
                  <w:rPrChange w:id="2486" w:author="user pc" w:date="2022-03-15T10:14:00Z">
                    <w:rPr>
                      <w:rFonts w:ascii="Cambria Math" w:cs="Bell MT" w:hAnsi="Bell MT"/>
                    </w:rPr>
                  </w:rPrChange>
                </w:rPr>
                <m:t>5.89</m:t>
              </m:r>
            </m:num>
            <m:den>
              <m:r w:rsidRPr="35D5588D">
                <w:rPr>
                  <w:rFonts w:ascii="Cambria Math" w:cs="Times New Roman" w:hAnsi="Cambria Math"/>
                  <w:sz w:val="28"/>
                  <w:szCs w:val="28"/>
                  <w:rPrChange w:id="2487" w:author="user pc" w:date="2022-03-15T10:14:00Z">
                    <w:rPr>
                      <w:rFonts w:ascii="Cambria Math" w:cs="Bell MT" w:hAnsi="Bell MT"/>
                    </w:rPr>
                  </w:rPrChange>
                </w:rPr>
                <m:t>11.44</m:t>
              </m:r>
            </m:den>
          </m:f>
          <m:r w:rsidRPr="8BACE7D0">
            <w:rPr>
              <w:rFonts w:ascii="Cambria Math" w:cs="Times New Roman" w:hAnsi="Cambria Math"/>
              <w:sz w:val="28"/>
              <w:szCs w:val="28"/>
              <w:rPrChange w:id="2488" w:author="user pc" w:date="2022-03-15T10:14:00Z">
                <w:rPr>
                  <w:rFonts w:ascii="Bell MT" w:cs="Bell MT" w:hAnsi="Bell MT"/>
                </w:rPr>
              </w:rPrChange>
            </w:rPr>
            <m:t>×100=51.5%</m:t>
          </m:r>
        </m:oMath>
      </m:oMathPara>
    </w:p>
    <w:p>
      <w:pPr>
        <w:pStyle w:val="style157"/>
        <w:rPr>
          <w:rFonts w:ascii="Times New Roman" w:cs="Times New Roman" w:hAnsi="Times New Roman"/>
          <w:b/>
          <w:sz w:val="28"/>
          <w:szCs w:val="28"/>
        </w:rPr>
      </w:pPr>
    </w:p>
    <w:p>
      <w:pPr>
        <w:pStyle w:val="style157"/>
        <w:rPr>
          <w:rFonts w:ascii="Times New Roman" w:cs="Times New Roman" w:eastAsia="宋体" w:hAnsi="Times New Roman"/>
          <w:b/>
          <w:sz w:val="28"/>
          <w:szCs w:val="28"/>
        </w:rPr>
      </w:pPr>
      <m:oMathPara>
        <m:oMathParaPr>
          <m:jc m:val="left"/>
        </m:oMathParaPr>
        <m:oMath>
          <m:r>
            <m:rPr>
              <m:sty m:val="bi"/>
            </m:rPr>
            <w:rPr>
              <w:rFonts w:ascii="Cambria Math" w:cs="Times New Roman" w:eastAsia="宋体" w:hAnsi="Cambria Math"/>
              <w:sz w:val="28"/>
              <w:szCs w:val="28"/>
            </w:rPr>
            <m:t xml:space="preserve"> </m:t>
          </m:r>
          <m:r w:rsidRPr="8DA67441">
            <m:rPr>
              <m:sty m:val="bi"/>
            </m:rPr>
            <w:rPr>
              <w:rFonts w:ascii="Cambria Math" w:cs="Times New Roman" w:eastAsia="宋体" w:hAnsi="Cambria Math"/>
              <w:sz w:val="28"/>
              <w:szCs w:val="28"/>
              <w:rPrChange w:id="2489" w:author="user pc" w:date="2022-03-15T10:14:00Z">
                <w:rPr>
                  <w:rFonts w:ascii="Cambria Math" w:cs="Bell MT" w:eastAsia="宋体" w:hAnsi="Cambria Math"/>
                </w:rPr>
              </w:rPrChange>
            </w:rPr>
            <m:t>Note</m:t>
          </m:r>
          <m:r>
            <m:rPr>
              <m:sty m:val="bi"/>
            </m:rPr>
            <w:rPr>
              <w:rFonts w:ascii="Cambria Math" w:cs="Times New Roman" w:eastAsia="宋体" w:hAnsi="Cambria Math"/>
              <w:sz w:val="28"/>
              <w:szCs w:val="28"/>
            </w:rPr>
            <m:t>:</m:t>
          </m:r>
        </m:oMath>
      </m:oMathPara>
    </w:p>
    <w:p>
      <w:pPr>
        <w:pStyle w:val="style157"/>
        <w:rPr>
          <w:rFonts w:ascii="Times New Roman" w:cs="Times New Roman" w:eastAsia="宋体" w:hAnsi="Times New Roman"/>
          <w:sz w:val="28"/>
          <w:szCs w:val="28"/>
        </w:rPr>
      </w:pPr>
      <m:oMathPara>
        <m:oMathParaPr>
          <m:jc m:val="left"/>
        </m:oMathParaPr>
        <m:oMath>
          <m:r w:rsidRPr="A127FD01">
            <w:rPr>
              <w:rFonts w:ascii="Cambria Math" w:cs="Times New Roman" w:eastAsia="宋体" w:hAnsi="Cambria Math"/>
              <w:sz w:val="28"/>
              <w:szCs w:val="28"/>
              <w:rPrChange w:id="2490" w:author="user pc" w:date="2022-03-15T10:14:00Z">
                <w:rPr>
                  <w:rFonts w:ascii="Cambria Math" w:cs="Bell MT" w:eastAsia="宋体" w:hAnsi="Cambria Math"/>
                </w:rPr>
              </w:rPrChange>
            </w:rPr>
            <m:t>They</m:t>
          </m:r>
          <m:r>
            <w:rPr>
              <w:rFonts w:ascii="Cambria Math" w:cs="Times New Roman" w:eastAsia="宋体" w:hAnsi="Cambria Math"/>
              <w:sz w:val="28"/>
              <w:szCs w:val="28"/>
            </w:rPr>
            <m:t xml:space="preserve"> </m:t>
          </m:r>
          <m:r w:rsidRPr="C1A2E49F">
            <w:rPr>
              <w:rFonts w:ascii="Cambria Math" w:cs="Times New Roman" w:eastAsia="宋体" w:hAnsi="Cambria Math"/>
              <w:sz w:val="28"/>
              <w:szCs w:val="28"/>
              <w:rPrChange w:id="2491" w:author="user pc" w:date="2022-03-15T10:14:00Z">
                <w:rPr>
                  <w:rFonts w:ascii="Cambria Math" w:cs="Bell MT" w:eastAsia="宋体" w:hAnsi="Cambria Math"/>
                </w:rPr>
              </w:rPrChange>
            </w:rPr>
            <m:t>all</m:t>
          </m:r>
          <m:r>
            <w:rPr>
              <w:rFonts w:ascii="Cambria Math" w:cs="Times New Roman" w:eastAsia="宋体" w:hAnsi="Cambria Math"/>
              <w:sz w:val="28"/>
              <w:szCs w:val="28"/>
            </w:rPr>
            <m:t xml:space="preserve"> </m:t>
          </m:r>
          <m:r w:rsidRPr="9AA55B53">
            <w:rPr>
              <w:rFonts w:ascii="Cambria Math" w:cs="Times New Roman" w:eastAsia="宋体" w:hAnsi="Cambria Math"/>
              <w:sz w:val="28"/>
              <w:szCs w:val="28"/>
              <w:rPrChange w:id="2492" w:author="user pc" w:date="2022-03-15T10:14:00Z">
                <w:rPr>
                  <w:rFonts w:ascii="Bell MT" w:cs="Bell MT" w:eastAsia="宋体" w:hAnsi="Cambria Math"/>
                </w:rPr>
              </w:rPrChange>
            </w:rPr>
            <m:t>have</m:t>
          </m:r>
          <m:r>
            <w:rPr>
              <w:rFonts w:ascii="Cambria Math" w:cs="Times New Roman" w:eastAsia="宋体" w:hAnsi="Cambria Math"/>
              <w:sz w:val="28"/>
              <w:szCs w:val="28"/>
            </w:rPr>
            <m:t xml:space="preserve"> </m:t>
          </m:r>
          <m:r w:rsidRPr="8985375B">
            <w:rPr>
              <w:rFonts w:ascii="Cambria Math" w:cs="Times New Roman" w:eastAsia="宋体" w:hAnsi="Cambria Math"/>
              <w:sz w:val="28"/>
              <w:szCs w:val="28"/>
              <w:rPrChange w:id="2493" w:author="user pc" w:date="2022-03-15T10:14:00Z">
                <w:rPr>
                  <w:rFonts w:ascii="Cambria Math" w:cs="Bell MT" w:eastAsia="宋体" w:hAnsi="Cambria Math"/>
                </w:rPr>
              </w:rPrChange>
            </w:rPr>
            <m:t>the</m:t>
          </m:r>
          <m:r>
            <w:rPr>
              <w:rFonts w:ascii="Cambria Math" w:cs="Times New Roman" w:eastAsia="宋体" w:hAnsi="Cambria Math"/>
              <w:sz w:val="28"/>
              <w:szCs w:val="28"/>
            </w:rPr>
            <m:t xml:space="preserve"> </m:t>
          </m:r>
          <m:r w:rsidRPr="EC54AC74">
            <w:rPr>
              <w:rFonts w:ascii="Cambria Math" w:cs="Times New Roman" w:eastAsia="宋体" w:hAnsi="Cambria Math"/>
              <w:sz w:val="28"/>
              <w:szCs w:val="28"/>
              <w:rPrChange w:id="2494" w:author="user pc" w:date="2022-03-15T10:14:00Z">
                <w:rPr>
                  <w:rFonts w:ascii="Cambria Math" w:cs="Bell MT" w:eastAsia="宋体" w:hAnsi="Cambria Math"/>
                </w:rPr>
              </w:rPrChange>
            </w:rPr>
            <m:t>same</m:t>
          </m:r>
          <m:r>
            <w:rPr>
              <w:rFonts w:ascii="Cambria Math" w:cs="Times New Roman" w:eastAsia="宋体" w:hAnsi="Cambria Math"/>
              <w:sz w:val="28"/>
              <w:szCs w:val="28"/>
            </w:rPr>
            <m:t xml:space="preserve"> </m:t>
          </m:r>
          <m:r w:rsidRPr="6E61BDC7">
            <w:rPr>
              <w:rFonts w:ascii="Cambria Math" w:cs="Times New Roman" w:eastAsia="宋体" w:hAnsi="Cambria Math"/>
              <w:sz w:val="28"/>
              <w:szCs w:val="28"/>
              <w:rPrChange w:id="2495" w:author="user pc" w:date="2022-03-15T10:14:00Z">
                <w:rPr>
                  <w:rFonts w:ascii="Cambria Math" w:cs="Bell MT" w:eastAsia="宋体" w:hAnsi="Cambria Math"/>
                </w:rPr>
              </w:rPrChange>
            </w:rPr>
            <m:t>mass % of</m:t>
          </m:r>
          <m:r>
            <w:rPr>
              <w:rFonts w:ascii="Cambria Math" w:cs="Times New Roman" w:eastAsia="宋体" w:hAnsi="Cambria Math"/>
              <w:sz w:val="28"/>
              <w:szCs w:val="28"/>
            </w:rPr>
            <m:t xml:space="preserve"> </m:t>
          </m:r>
          <m:r w:rsidRPr="E692BD89">
            <w:rPr>
              <w:rFonts w:ascii="Cambria Math" w:cs="Times New Roman" w:eastAsia="宋体" w:hAnsi="Cambria Math"/>
              <w:sz w:val="28"/>
              <w:szCs w:val="28"/>
              <w:rPrChange w:id="2496" w:author="user pc" w:date="2022-03-15T10:14:00Z">
                <w:rPr>
                  <w:rFonts w:ascii="Cambria Math" w:cs="Bell MT" w:eastAsia="宋体" w:hAnsi="Cambria Math"/>
                </w:rPr>
              </w:rPrChange>
            </w:rPr>
            <m:t>the</m:t>
          </m:r>
          <m:r>
            <w:rPr>
              <w:rFonts w:ascii="Cambria Math" w:cs="Times New Roman" w:eastAsia="宋体" w:hAnsi="Cambria Math"/>
              <w:sz w:val="28"/>
              <w:szCs w:val="28"/>
            </w:rPr>
            <m:t xml:space="preserve"> </m:t>
          </m:r>
          <m:r w:rsidRPr="438DB085">
            <w:rPr>
              <w:rFonts w:ascii="Cambria Math" w:cs="Times New Roman" w:eastAsia="宋体" w:hAnsi="Cambria Math"/>
              <w:sz w:val="28"/>
              <w:szCs w:val="28"/>
              <w:rPrChange w:id="2497" w:author="user pc" w:date="2022-03-15T10:14:00Z">
                <w:rPr>
                  <w:rFonts w:ascii="Cambria Math" w:cs="Bell MT" w:eastAsia="宋体" w:hAnsi="Cambria Math"/>
                </w:rPr>
              </w:rPrChange>
            </w:rPr>
            <m:t>element</m:t>
          </m:r>
          <m:r>
            <w:rPr>
              <w:rFonts w:ascii="Cambria Math" w:cs="Times New Roman" w:eastAsia="宋体" w:hAnsi="Cambria Math"/>
              <w:sz w:val="28"/>
              <w:szCs w:val="28"/>
            </w:rPr>
            <m:t xml:space="preserve"> </m:t>
          </m:r>
          <m:r w:rsidRPr="B9482137">
            <w:rPr>
              <w:rFonts w:ascii="Cambria Math" w:cs="Times New Roman" w:eastAsia="宋体" w:hAnsi="Cambria Math"/>
              <w:sz w:val="28"/>
              <w:szCs w:val="28"/>
              <w:rPrChange w:id="2498" w:author="user pc" w:date="2022-03-15T10:14:00Z">
                <w:rPr>
                  <w:rFonts w:ascii="Cambria Math" w:cs="Bell MT" w:eastAsia="宋体" w:hAnsi="Cambria Math"/>
                </w:rPr>
              </w:rPrChange>
            </w:rPr>
            <m:t>irrespective</m:t>
          </m:r>
        </m:oMath>
      </m:oMathPara>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 </m:t>
          </m:r>
          <m:r w:rsidRPr="1A7DD341">
            <w:rPr>
              <w:rFonts w:ascii="Cambria Math" w:cs="Times New Roman" w:eastAsia="宋体" w:hAnsi="Cambria Math"/>
              <w:sz w:val="28"/>
              <w:szCs w:val="28"/>
              <w:rPrChange w:id="2499" w:author="user pc" w:date="2022-03-15T10:14:00Z">
                <w:rPr>
                  <w:rFonts w:ascii="Cambria Math" w:cs="Bell MT" w:eastAsia="宋体" w:hAnsi="Cambria Math"/>
                </w:rPr>
              </w:rPrChange>
            </w:rPr>
            <m:t>of</m:t>
          </m:r>
          <m:r>
            <w:rPr>
              <w:rFonts w:ascii="Cambria Math" w:cs="Times New Roman" w:eastAsia="宋体" w:hAnsi="Cambria Math"/>
              <w:sz w:val="28"/>
              <w:szCs w:val="28"/>
            </w:rPr>
            <m:t xml:space="preserve"> </m:t>
          </m:r>
          <m:r w:rsidRPr="8A49D1C5">
            <w:rPr>
              <w:rFonts w:ascii="Cambria Math" w:cs="Times New Roman" w:eastAsia="宋体" w:hAnsi="Cambria Math"/>
              <w:sz w:val="28"/>
              <w:szCs w:val="28"/>
              <w:rPrChange w:id="2500" w:author="user pc" w:date="2022-03-15T10:14:00Z">
                <w:rPr>
                  <w:rFonts w:ascii="Cambria Math" w:cs="Bell MT" w:eastAsia="宋体" w:hAnsi="Cambria Math"/>
                </w:rPr>
              </w:rPrChange>
            </w:rPr>
            <m:t>the</m:t>
          </m:r>
          <m:r>
            <w:rPr>
              <w:rFonts w:ascii="Cambria Math" w:cs="Times New Roman" w:eastAsia="宋体" w:hAnsi="Cambria Math"/>
              <w:sz w:val="28"/>
              <w:szCs w:val="28"/>
            </w:rPr>
            <m:t xml:space="preserve"> </m:t>
          </m:r>
          <m:r w:rsidRPr="D708CC75">
            <w:rPr>
              <w:rFonts w:ascii="Cambria Math" w:cs="Times New Roman" w:eastAsia="宋体" w:hAnsi="Cambria Math"/>
              <w:sz w:val="28"/>
              <w:szCs w:val="28"/>
              <w:rPrChange w:id="2501" w:author="user pc" w:date="2022-03-15T10:14:00Z">
                <w:rPr>
                  <w:rFonts w:ascii="Cambria Math" w:cs="Bell MT" w:eastAsia="宋体" w:hAnsi="Cambria Math"/>
                </w:rPr>
              </w:rPrChange>
            </w:rPr>
            <m:t>sources.The</m:t>
          </m:r>
          <m:r>
            <w:rPr>
              <w:rFonts w:ascii="Cambria Math" w:cs="Times New Roman" w:eastAsia="宋体" w:hAnsi="Cambria Math"/>
              <w:sz w:val="28"/>
              <w:szCs w:val="28"/>
            </w:rPr>
            <m:t xml:space="preserve"> </m:t>
          </m:r>
          <m:r w:rsidRPr="ABED2ACB">
            <w:rPr>
              <w:rFonts w:ascii="Cambria Math" w:cs="Times New Roman" w:eastAsia="宋体" w:hAnsi="Cambria Math"/>
              <w:sz w:val="28"/>
              <w:szCs w:val="28"/>
              <w:rPrChange w:id="2502" w:author="user pc" w:date="2022-03-15T10:14:00Z">
                <w:rPr>
                  <w:rFonts w:ascii="Cambria Math" w:cs="Bell MT" w:eastAsia="宋体" w:hAnsi="Cambria Math"/>
                </w:rPr>
              </w:rPrChange>
            </w:rPr>
            <m:t>result</m:t>
          </m:r>
          <m:r>
            <w:rPr>
              <w:rFonts w:ascii="Cambria Math" w:cs="Times New Roman" w:eastAsia="宋体" w:hAnsi="Cambria Math"/>
              <w:sz w:val="28"/>
              <w:szCs w:val="28"/>
            </w:rPr>
            <m:t xml:space="preserve"> </m:t>
          </m:r>
          <m:r w:rsidRPr="1A76D882">
            <w:rPr>
              <w:rFonts w:ascii="Cambria Math" w:cs="Times New Roman" w:eastAsia="宋体" w:hAnsi="Cambria Math"/>
              <w:sz w:val="28"/>
              <w:szCs w:val="28"/>
              <w:rPrChange w:id="2503" w:author="user pc" w:date="2022-03-15T10:14:00Z">
                <w:rPr>
                  <w:rFonts w:ascii="Cambria Math" w:cs="Bell MT" w:eastAsia="宋体" w:hAnsi="Cambria Math"/>
                </w:rPr>
              </w:rPrChange>
            </w:rPr>
            <m:t>suggested</m:t>
          </m:r>
          <m:r>
            <w:rPr>
              <w:rFonts w:ascii="Cambria Math" w:cs="Times New Roman" w:eastAsia="宋体" w:hAnsi="Cambria Math"/>
              <w:sz w:val="28"/>
              <w:szCs w:val="28"/>
            </w:rPr>
            <m:t xml:space="preserve"> </m:t>
          </m:r>
          <m:r w:rsidRPr="31762413">
            <w:rPr>
              <w:rFonts w:ascii="Cambria Math" w:cs="Times New Roman" w:eastAsia="宋体" w:hAnsi="Cambria Math"/>
              <w:sz w:val="28"/>
              <w:szCs w:val="28"/>
              <w:rPrChange w:id="2504" w:author="user pc" w:date="2022-03-15T10:14:00Z">
                <w:rPr>
                  <w:rFonts w:ascii="Cambria Math" w:cs="Bell MT" w:eastAsia="宋体" w:hAnsi="Cambria Math"/>
                </w:rPr>
              </w:rPrChange>
            </w:rPr>
            <m:t>that</m:t>
          </m:r>
          <m:r>
            <w:rPr>
              <w:rFonts w:ascii="Cambria Math" w:cs="Times New Roman" w:eastAsia="宋体" w:hAnsi="Cambria Math"/>
              <w:sz w:val="28"/>
              <w:szCs w:val="28"/>
            </w:rPr>
            <m:t xml:space="preserve"> </m:t>
          </m:r>
          <m:r w:rsidRPr="D23D44AC">
            <w:rPr>
              <w:rFonts w:ascii="Cambria Math" w:cs="Times New Roman" w:eastAsia="宋体" w:hAnsi="Cambria Math"/>
              <w:sz w:val="28"/>
              <w:szCs w:val="28"/>
              <w:rPrChange w:id="2505" w:author="user pc" w:date="2022-03-15T10:14:00Z">
                <w:rPr>
                  <w:rFonts w:ascii="Cambria Math" w:cs="Bell MT" w:eastAsia="宋体" w:hAnsi="Cambria Math"/>
                </w:rPr>
              </w:rPrChange>
            </w:rPr>
            <m:t>composition</m:t>
          </m:r>
          <m:r>
            <w:rPr>
              <w:rFonts w:ascii="Cambria Math" w:cs="Times New Roman" w:eastAsia="宋体" w:hAnsi="Cambria Math"/>
              <w:sz w:val="28"/>
              <w:szCs w:val="28"/>
            </w:rPr>
            <m:t xml:space="preserve"> </m:t>
          </m:r>
          <m:r w:rsidRPr="6EF63391">
            <w:rPr>
              <w:rFonts w:ascii="Cambria Math" w:cs="Times New Roman" w:eastAsia="宋体" w:hAnsi="Cambria Math"/>
              <w:sz w:val="28"/>
              <w:szCs w:val="28"/>
              <w:rPrChange w:id="2506" w:author="user pc" w:date="2022-03-15T10:14:00Z">
                <w:rPr>
                  <w:rFonts w:ascii="Cambria Math" w:cs="Bell MT" w:eastAsia="宋体" w:hAnsi="Cambria Math"/>
                </w:rPr>
              </w:rPrChange>
            </w:rPr>
            <m:t>is</m:t>
          </m:r>
        </m:oMath>
      </m:oMathPara>
    </w:p>
    <w:p>
      <w:pPr>
        <w:pStyle w:val="style157"/>
        <w:rPr>
          <w:rFonts w:ascii="Times New Roman" w:cs="Times New Roman" w:eastAsia="宋体" w:hAnsi="Times New Roman"/>
          <w:sz w:val="28"/>
          <w:szCs w:val="28"/>
          <w:rPrChange w:id="2507" w:author="user pc" w:date="2022-03-15T10:14:00Z">
            <w:rPr>
              <w:rFonts w:ascii="Bell MT" w:cs="Bell MT" w:eastAsia="宋体" w:hAnsi="Bell MT"/>
            </w:rPr>
          </w:rPrChange>
        </w:rPr>
      </w:pPr>
      <m:oMathPara>
        <m:oMathParaPr>
          <m:jc m:val="left"/>
        </m:oMathParaPr>
        <m:oMath>
          <m:r>
            <w:rPr>
              <w:rFonts w:ascii="Cambria Math" w:cs="Times New Roman" w:eastAsia="宋体" w:hAnsi="Cambria Math"/>
              <w:sz w:val="28"/>
              <w:szCs w:val="28"/>
            </w:rPr>
            <m:t xml:space="preserve"> </m:t>
          </m:r>
          <m:r w:rsidRPr="AE46B29D">
            <w:rPr>
              <w:rFonts w:ascii="Cambria Math" w:cs="Times New Roman" w:eastAsia="宋体" w:hAnsi="Cambria Math"/>
              <w:sz w:val="28"/>
              <w:szCs w:val="28"/>
              <w:rPrChange w:id="2508" w:author="user pc" w:date="2022-03-15T10:14:00Z">
                <w:rPr>
                  <w:rFonts w:ascii="Cambria Math" w:cs="Bell MT" w:eastAsia="宋体" w:hAnsi="Cambria Math"/>
                </w:rPr>
              </w:rPrChange>
            </w:rPr>
            <m:t>independent</m:t>
          </m:r>
          <m:r>
            <w:rPr>
              <w:rFonts w:ascii="Cambria Math" w:cs="Times New Roman" w:eastAsia="宋体" w:hAnsi="Cambria Math"/>
              <w:sz w:val="28"/>
              <w:szCs w:val="28"/>
            </w:rPr>
            <m:t xml:space="preserve"> </m:t>
          </m:r>
          <m:r w:rsidRPr="F1539711">
            <w:rPr>
              <w:rFonts w:ascii="Cambria Math" w:cs="Times New Roman" w:eastAsia="宋体" w:hAnsi="Cambria Math"/>
              <w:sz w:val="28"/>
              <w:szCs w:val="28"/>
              <w:rPrChange w:id="2509" w:author="user pc" w:date="2022-03-15T10:14:00Z">
                <w:rPr>
                  <w:rFonts w:ascii="Cambria Math" w:cs="Bell MT" w:eastAsia="宋体" w:hAnsi="Cambria Math"/>
                </w:rPr>
              </w:rPrChange>
            </w:rPr>
            <m:t>of</m:t>
          </m:r>
          <m:r>
            <w:rPr>
              <w:rFonts w:ascii="Cambria Math" w:cs="Times New Roman" w:eastAsia="宋体" w:hAnsi="Cambria Math"/>
              <w:sz w:val="28"/>
              <w:szCs w:val="28"/>
            </w:rPr>
            <m:t xml:space="preserve"> </m:t>
          </m:r>
          <m:r w:rsidRPr="ABCCA2D4">
            <w:rPr>
              <w:rFonts w:ascii="Cambria Math" w:cs="Times New Roman" w:eastAsia="宋体" w:hAnsi="Cambria Math"/>
              <w:sz w:val="28"/>
              <w:szCs w:val="28"/>
              <w:rPrChange w:id="2510" w:author="user pc" w:date="2022-03-15T10:14:00Z">
                <w:rPr>
                  <w:rFonts w:ascii="Cambria Math" w:cs="Bell MT" w:eastAsia="宋体" w:hAnsi="Cambria Math"/>
                </w:rPr>
              </w:rPrChange>
            </w:rPr>
            <m:t xml:space="preserve">origin. </m:t>
          </m:r>
        </m:oMath>
      </m:oMathPara>
    </w:p>
    <w:p>
      <w:pPr>
        <w:pStyle w:val="style157"/>
        <w:rPr>
          <w:rFonts w:ascii="Times New Roman" w:cs="Times New Roman" w:eastAsia="宋体" w:hAnsi="Times New Roman"/>
          <w:sz w:val="28"/>
          <w:szCs w:val="28"/>
          <w:rPrChange w:id="2511" w:author="user pc" w:date="2022-03-15T10:14:00Z">
            <w:rPr>
              <w:rFonts w:ascii="Bell MT" w:cs="Bell MT" w:eastAsia="宋体" w:hAnsi="Bell MT"/>
            </w:rPr>
          </w:rPrChange>
        </w:rPr>
      </w:pPr>
    </w:p>
    <w:p>
      <w:pPr>
        <w:pStyle w:val="style157"/>
        <w:rPr>
          <w:rFonts w:ascii="Times New Roman" w:cs="Times New Roman" w:eastAsia="宋体" w:hAnsi="Times New Roman"/>
          <w:b/>
          <w:i/>
          <w:sz w:val="28"/>
          <w:szCs w:val="28"/>
          <w:rPrChange w:id="2512" w:author="user pc" w:date="2022-03-15T10:14:00Z">
            <w:rPr>
              <w:rFonts w:ascii="Bell MT" w:cs="Bell MT" w:eastAsia="宋体" w:hAnsi="Bell MT"/>
              <w:b/>
              <w:i/>
            </w:rPr>
          </w:rPrChange>
        </w:rPr>
      </w:pPr>
      <w:r w:rsidRPr="79C962BE">
        <w:rPr>
          <w:rFonts w:ascii="Times New Roman" w:cs="Times New Roman" w:eastAsia="宋体" w:hAnsi="Times New Roman"/>
          <w:b/>
          <w:i/>
          <w:sz w:val="28"/>
          <w:szCs w:val="28"/>
          <w:rPrChange w:id="2513" w:author="user pc" w:date="2022-03-15T10:14:00Z">
            <w:rPr>
              <w:rFonts w:ascii="Bell MT" w:cs="Bell MT" w:eastAsia="宋体" w:hAnsi="Bell MT"/>
              <w:b/>
              <w:i/>
            </w:rPr>
          </w:rPrChange>
        </w:rPr>
        <w:t>Solved example 2</w:t>
      </w:r>
    </w:p>
    <w:p>
      <w:pPr>
        <w:pStyle w:val="style157"/>
        <w:rPr>
          <w:rFonts w:ascii="Times New Roman" w:cs="Times New Roman" w:eastAsia="宋体" w:hAnsi="Times New Roman"/>
          <w:sz w:val="28"/>
          <w:szCs w:val="28"/>
        </w:rPr>
      </w:pPr>
      <w:r w:rsidRPr="0B85DB0D">
        <w:rPr>
          <w:rFonts w:ascii="Times New Roman" w:cs="Times New Roman" w:eastAsia="宋体" w:hAnsi="Times New Roman"/>
          <w:sz w:val="28"/>
          <w:szCs w:val="28"/>
          <w:rPrChange w:id="2514" w:author="user pc" w:date="2022-03-15T10:14:00Z">
            <w:rPr>
              <w:rFonts w:ascii="Bell MT" w:cs="Bell MT" w:eastAsia="宋体" w:hAnsi="Bell MT"/>
            </w:rPr>
          </w:rPrChange>
        </w:rPr>
        <w:t>2.50g of one sample A, of copper (II) oxide when completely reduced gave 2.02g of copper. 2.30g of another sample B of the same oxide prepared by a difference method,</w:t>
      </w:r>
      <w:r>
        <w:rPr>
          <w:rFonts w:ascii="Times New Roman" w:cs="Times New Roman" w:eastAsia="宋体" w:hAnsi="Times New Roman"/>
          <w:sz w:val="28"/>
          <w:szCs w:val="28"/>
        </w:rPr>
        <w:t xml:space="preserve"> </w:t>
      </w:r>
      <w:r w:rsidRPr="825ACD4E">
        <w:rPr>
          <w:rFonts w:ascii="Times New Roman" w:cs="Times New Roman" w:eastAsia="宋体" w:hAnsi="Times New Roman"/>
          <w:sz w:val="28"/>
          <w:szCs w:val="28"/>
          <w:rPrChange w:id="2515" w:author="user pc" w:date="2022-03-15T10:14:00Z">
            <w:rPr>
              <w:rFonts w:ascii="Bell MT" w:cs="Bell MT" w:eastAsia="宋体" w:hAnsi="Bell MT"/>
            </w:rPr>
          </w:rPrChange>
        </w:rPr>
        <w:t>when reduc</w:t>
      </w:r>
      <w:r>
        <w:rPr>
          <w:rFonts w:ascii="Times New Roman" w:cs="Times New Roman" w:eastAsia="宋体" w:hAnsi="Times New Roman"/>
          <w:sz w:val="28"/>
          <w:szCs w:val="28"/>
        </w:rPr>
        <w:t xml:space="preserve">ed, gave 1.86g of copper. Using </w:t>
      </w:r>
      <w:r w:rsidRPr="609D73BE">
        <w:rPr>
          <w:rFonts w:ascii="Times New Roman" w:cs="Times New Roman" w:eastAsia="宋体" w:hAnsi="Times New Roman"/>
          <w:sz w:val="28"/>
          <w:szCs w:val="28"/>
          <w:rPrChange w:id="2516" w:author="user pc" w:date="2022-03-15T10:14:00Z">
            <w:rPr>
              <w:rFonts w:ascii="Bell MT" w:cs="Bell MT" w:eastAsia="宋体" w:hAnsi="Bell MT"/>
            </w:rPr>
          </w:rPrChange>
        </w:rPr>
        <w:t>these data, illustrate</w:t>
      </w:r>
      <w:r>
        <w:rPr>
          <w:rFonts w:ascii="Times New Roman" w:cs="Times New Roman" w:eastAsia="宋体" w:hAnsi="Times New Roman"/>
          <w:sz w:val="28"/>
          <w:szCs w:val="28"/>
        </w:rPr>
        <w:t xml:space="preserve"> </w:t>
      </w:r>
      <w:r w:rsidRPr="9CFD3E14">
        <w:rPr>
          <w:rFonts w:ascii="Times New Roman" w:cs="Times New Roman" w:eastAsia="宋体" w:hAnsi="Times New Roman"/>
          <w:sz w:val="28"/>
          <w:szCs w:val="28"/>
          <w:rPrChange w:id="2517" w:author="user pc" w:date="2022-03-15T10:14:00Z">
            <w:rPr>
              <w:rFonts w:ascii="Bell MT" w:cs="Bell MT" w:eastAsia="宋体" w:hAnsi="Bell MT"/>
            </w:rPr>
          </w:rPrChange>
        </w:rPr>
        <w:t>the law of definite proportion or constant composition.</w:t>
      </w:r>
    </w:p>
    <w:p>
      <w:pPr>
        <w:pStyle w:val="style157"/>
        <w:rPr>
          <w:rFonts w:ascii="Times New Roman" w:cs="Times New Roman" w:eastAsia="宋体" w:hAnsi="Times New Roman"/>
          <w:sz w:val="28"/>
          <w:szCs w:val="28"/>
          <w:rPrChange w:id="2518" w:author="user pc" w:date="2022-03-15T10:14:00Z">
            <w:rPr>
              <w:rFonts w:ascii="Bell MT" w:cs="Bell MT" w:eastAsia="宋体" w:hAnsi="Bell MT"/>
            </w:rPr>
          </w:rPrChange>
        </w:rPr>
      </w:pPr>
    </w:p>
    <w:p>
      <w:pPr>
        <w:pStyle w:val="style157"/>
        <w:rPr>
          <w:rFonts w:ascii="Times New Roman" w:cs="Times New Roman" w:eastAsia="宋体" w:hAnsi="Times New Roman"/>
          <w:b/>
          <w:i/>
          <w:sz w:val="28"/>
          <w:szCs w:val="28"/>
          <w:rPrChange w:id="2519" w:author="user pc" w:date="2022-03-15T10:14:00Z">
            <w:rPr>
              <w:rFonts w:ascii="Bell MT" w:cs="Bell MT" w:eastAsia="宋体" w:hAnsi="Bell MT"/>
              <w:b/>
              <w:i/>
            </w:rPr>
          </w:rPrChange>
        </w:rPr>
      </w:pPr>
      <w:r w:rsidRPr="46F22945">
        <w:rPr>
          <w:rFonts w:ascii="Times New Roman" w:cs="Times New Roman" w:eastAsia="宋体" w:hAnsi="Times New Roman"/>
          <w:b/>
          <w:i/>
          <w:sz w:val="28"/>
          <w:szCs w:val="28"/>
          <w:rPrChange w:id="2520" w:author="user pc" w:date="2022-03-15T10:14:00Z">
            <w:rPr>
              <w:rFonts w:ascii="Bell MT" w:cs="Bell MT" w:eastAsia="宋体" w:hAnsi="Bell MT"/>
              <w:b/>
              <w:i/>
            </w:rPr>
          </w:rPrChange>
        </w:rPr>
        <w:t>Solution</w:t>
      </w:r>
    </w:p>
    <w:tbl>
      <w:tblPr>
        <w:tblStyle w:val="style154"/>
        <w:tblW w:w="0" w:type="auto"/>
        <w:tblLook w:val="04A0" w:firstRow="1" w:lastRow="0" w:firstColumn="1" w:lastColumn="0" w:noHBand="0" w:noVBand="1"/>
      </w:tblPr>
      <w:tblGrid>
        <w:gridCol w:w="3081"/>
        <w:gridCol w:w="3081"/>
        <w:gridCol w:w="3081"/>
      </w:tblGrid>
      <w:tr>
        <w:trPr/>
        <w:tc>
          <w:tcPr>
            <w:tcW w:w="3192" w:type="dxa"/>
            <w:tcBorders/>
          </w:tcPr>
          <w:p>
            <w:pPr>
              <w:pStyle w:val="style157"/>
              <w:rPr>
                <w:rFonts w:ascii="Times New Roman" w:cs="Times New Roman" w:eastAsia="宋体" w:hAnsi="Times New Roman"/>
                <w:sz w:val="28"/>
                <w:szCs w:val="28"/>
                <w:rPrChange w:id="2521" w:author="user pc" w:date="2022-03-15T10:14:00Z">
                  <w:rPr>
                    <w:rFonts w:ascii="Bell MT" w:cs="Bell MT" w:eastAsia="宋体" w:hAnsi="Bell MT"/>
                    <w:sz w:val="22"/>
                    <w:szCs w:val="22"/>
                  </w:rPr>
                </w:rPrChange>
              </w:rPr>
            </w:pPr>
            <w:r w:rsidRPr="8F37B36D">
              <w:rPr>
                <w:rFonts w:ascii="Times New Roman" w:cs="Times New Roman" w:eastAsia="宋体" w:hAnsi="Times New Roman"/>
                <w:sz w:val="28"/>
                <w:szCs w:val="28"/>
                <w:rPrChange w:id="2522" w:author="user pc" w:date="2022-03-15T10:14:00Z">
                  <w:rPr>
                    <w:rFonts w:ascii="Bell MT" w:cs="Bell MT" w:eastAsia="宋体" w:hAnsi="Bell MT"/>
                  </w:rPr>
                </w:rPrChange>
              </w:rPr>
              <w:t>Sample</w:t>
            </w:r>
          </w:p>
        </w:tc>
        <w:tc>
          <w:tcPr>
            <w:tcW w:w="3192" w:type="dxa"/>
            <w:tcBorders/>
          </w:tcPr>
          <w:p>
            <w:pPr>
              <w:pStyle w:val="style157"/>
              <w:rPr>
                <w:rFonts w:ascii="Times New Roman" w:cs="Times New Roman" w:eastAsia="宋体" w:hAnsi="Times New Roman"/>
                <w:sz w:val="28"/>
                <w:szCs w:val="28"/>
                <w:rPrChange w:id="2523" w:author="user pc" w:date="2022-03-15T10:14:00Z">
                  <w:rPr>
                    <w:rFonts w:ascii="Bell MT" w:cs="Bell MT" w:eastAsia="宋体" w:hAnsi="Bell MT"/>
                    <w:sz w:val="22"/>
                    <w:szCs w:val="22"/>
                  </w:rPr>
                </w:rPrChange>
              </w:rPr>
            </w:pPr>
            <w:r w:rsidRPr="DD8F9771">
              <w:rPr>
                <w:rFonts w:ascii="Times New Roman" w:cs="Times New Roman" w:eastAsia="宋体" w:hAnsi="Times New Roman"/>
                <w:sz w:val="28"/>
                <w:szCs w:val="28"/>
                <w:rPrChange w:id="2524" w:author="user pc" w:date="2022-03-15T10:14:00Z">
                  <w:rPr>
                    <w:rFonts w:ascii="Bell MT" w:cs="Bell MT" w:eastAsia="宋体" w:hAnsi="Bell MT"/>
                  </w:rPr>
                </w:rPrChange>
              </w:rPr>
              <w:t>A</w:t>
            </w:r>
          </w:p>
        </w:tc>
        <w:tc>
          <w:tcPr>
            <w:tcW w:w="3192" w:type="dxa"/>
            <w:tcBorders/>
          </w:tcPr>
          <w:p>
            <w:pPr>
              <w:pStyle w:val="style157"/>
              <w:rPr>
                <w:rFonts w:ascii="Times New Roman" w:cs="Times New Roman" w:eastAsia="宋体" w:hAnsi="Times New Roman"/>
                <w:sz w:val="28"/>
                <w:szCs w:val="28"/>
                <w:rPrChange w:id="2525" w:author="user pc" w:date="2022-03-15T10:14:00Z">
                  <w:rPr>
                    <w:rFonts w:ascii="Bell MT" w:cs="Bell MT" w:eastAsia="宋体" w:hAnsi="Bell MT"/>
                    <w:sz w:val="22"/>
                    <w:szCs w:val="22"/>
                  </w:rPr>
                </w:rPrChange>
              </w:rPr>
            </w:pPr>
            <w:r w:rsidRPr="03A28C46">
              <w:rPr>
                <w:rFonts w:ascii="Times New Roman" w:cs="Times New Roman" w:eastAsia="宋体" w:hAnsi="Times New Roman"/>
                <w:sz w:val="28"/>
                <w:szCs w:val="28"/>
                <w:rPrChange w:id="2526" w:author="user pc" w:date="2022-03-15T10:14:00Z">
                  <w:rPr>
                    <w:rFonts w:ascii="Bell MT" w:cs="Bell MT" w:eastAsia="宋体" w:hAnsi="Bell MT"/>
                  </w:rPr>
                </w:rPrChange>
              </w:rPr>
              <w:t>B</w:t>
            </w:r>
          </w:p>
        </w:tc>
      </w:tr>
      <w:tr>
        <w:tblPrEx/>
        <w:trPr/>
        <w:tc>
          <w:tcPr>
            <w:tcW w:w="3192" w:type="dxa"/>
            <w:tcBorders/>
          </w:tcPr>
          <w:p>
            <w:pPr>
              <w:pStyle w:val="style157"/>
              <w:rPr>
                <w:rFonts w:ascii="Times New Roman" w:cs="Times New Roman" w:eastAsia="宋体" w:hAnsi="Times New Roman"/>
                <w:sz w:val="28"/>
                <w:szCs w:val="28"/>
                <w:rPrChange w:id="2527" w:author="user pc" w:date="2022-03-15T10:14:00Z">
                  <w:rPr>
                    <w:rFonts w:ascii="Bell MT" w:cs="Bell MT" w:eastAsia="宋体" w:hAnsi="Bell MT"/>
                    <w:sz w:val="22"/>
                    <w:szCs w:val="22"/>
                  </w:rPr>
                </w:rPrChange>
              </w:rPr>
            </w:pPr>
            <w:r w:rsidRPr="DF70AE9E">
              <w:rPr>
                <w:rFonts w:ascii="Times New Roman" w:cs="Times New Roman" w:eastAsia="宋体" w:hAnsi="Times New Roman"/>
                <w:sz w:val="28"/>
                <w:szCs w:val="28"/>
                <w:rPrChange w:id="2528" w:author="user pc" w:date="2022-03-15T10:14:00Z">
                  <w:rPr>
                    <w:rFonts w:ascii="Bell MT" w:cs="Bell MT" w:eastAsia="宋体" w:hAnsi="Bell MT"/>
                  </w:rPr>
                </w:rPrChange>
              </w:rPr>
              <w:t>Mass of copper</w:t>
            </w:r>
          </w:p>
        </w:tc>
        <w:tc>
          <w:tcPr>
            <w:tcW w:w="3192" w:type="dxa"/>
            <w:tcBorders/>
          </w:tcPr>
          <w:p>
            <w:pPr>
              <w:pStyle w:val="style157"/>
              <w:rPr>
                <w:rFonts w:ascii="Times New Roman" w:cs="Times New Roman" w:eastAsia="宋体" w:hAnsi="Times New Roman"/>
                <w:sz w:val="28"/>
                <w:szCs w:val="28"/>
                <w:rPrChange w:id="2529" w:author="user pc" w:date="2022-03-15T10:14:00Z">
                  <w:rPr>
                    <w:rFonts w:ascii="Bell MT" w:cs="Bell MT" w:eastAsia="宋体" w:hAnsi="Bell MT"/>
                    <w:sz w:val="22"/>
                    <w:szCs w:val="22"/>
                  </w:rPr>
                </w:rPrChange>
              </w:rPr>
            </w:pPr>
            <w:r w:rsidRPr="D731A1BB">
              <w:rPr>
                <w:rFonts w:ascii="Times New Roman" w:cs="Times New Roman" w:eastAsia="宋体" w:hAnsi="Times New Roman"/>
                <w:sz w:val="28"/>
                <w:szCs w:val="28"/>
                <w:rPrChange w:id="2530" w:author="user pc" w:date="2022-03-15T10:14:00Z">
                  <w:rPr>
                    <w:rFonts w:ascii="Bell MT" w:cs="Bell MT" w:eastAsia="宋体" w:hAnsi="Bell MT"/>
                  </w:rPr>
                </w:rPrChange>
              </w:rPr>
              <w:t>2.02g</w:t>
            </w:r>
          </w:p>
        </w:tc>
        <w:tc>
          <w:tcPr>
            <w:tcW w:w="3192" w:type="dxa"/>
            <w:tcBorders/>
          </w:tcPr>
          <w:p>
            <w:pPr>
              <w:pStyle w:val="style157"/>
              <w:rPr>
                <w:rFonts w:ascii="Times New Roman" w:cs="Times New Roman" w:eastAsia="宋体" w:hAnsi="Times New Roman"/>
                <w:sz w:val="28"/>
                <w:szCs w:val="28"/>
                <w:rPrChange w:id="2531" w:author="user pc" w:date="2022-03-15T10:14:00Z">
                  <w:rPr>
                    <w:rFonts w:ascii="Bell MT" w:cs="Bell MT" w:eastAsia="宋体" w:hAnsi="Bell MT"/>
                    <w:sz w:val="22"/>
                    <w:szCs w:val="22"/>
                  </w:rPr>
                </w:rPrChange>
              </w:rPr>
            </w:pPr>
            <w:r w:rsidRPr="39C654E1">
              <w:rPr>
                <w:rFonts w:ascii="Times New Roman" w:cs="Times New Roman" w:eastAsia="宋体" w:hAnsi="Times New Roman"/>
                <w:sz w:val="28"/>
                <w:szCs w:val="28"/>
                <w:rPrChange w:id="2532" w:author="user pc" w:date="2022-03-15T10:14:00Z">
                  <w:rPr>
                    <w:rFonts w:ascii="Bell MT" w:cs="Bell MT" w:eastAsia="宋体" w:hAnsi="Bell MT"/>
                  </w:rPr>
                </w:rPrChange>
              </w:rPr>
              <w:t>1.84g</w:t>
            </w:r>
          </w:p>
        </w:tc>
      </w:tr>
      <w:tr>
        <w:tblPrEx/>
        <w:trPr/>
        <w:tc>
          <w:tcPr>
            <w:tcW w:w="3192" w:type="dxa"/>
            <w:tcBorders/>
          </w:tcPr>
          <w:p>
            <w:pPr>
              <w:pStyle w:val="style157"/>
              <w:rPr>
                <w:rFonts w:ascii="Times New Roman" w:cs="Times New Roman" w:eastAsia="宋体" w:hAnsi="Times New Roman"/>
                <w:sz w:val="28"/>
                <w:szCs w:val="28"/>
                <w:rPrChange w:id="2533" w:author="user pc" w:date="2022-03-15T10:14:00Z">
                  <w:rPr>
                    <w:rFonts w:ascii="Bell MT" w:cs="Bell MT" w:eastAsia="宋体" w:hAnsi="Bell MT"/>
                    <w:sz w:val="22"/>
                    <w:szCs w:val="22"/>
                  </w:rPr>
                </w:rPrChange>
              </w:rPr>
            </w:pPr>
            <w:r w:rsidRPr="FFB598DC">
              <w:rPr>
                <w:rFonts w:ascii="Times New Roman" w:cs="Times New Roman" w:eastAsia="宋体" w:hAnsi="Times New Roman"/>
                <w:sz w:val="28"/>
                <w:szCs w:val="28"/>
                <w:rPrChange w:id="2534" w:author="user pc" w:date="2022-03-15T10:14:00Z">
                  <w:rPr>
                    <w:rFonts w:ascii="Bell MT" w:cs="Bell MT" w:eastAsia="宋体" w:hAnsi="Bell MT"/>
                  </w:rPr>
                </w:rPrChange>
              </w:rPr>
              <w:t>Mass</w:t>
            </w:r>
            <w:r>
              <w:rPr>
                <w:rFonts w:ascii="Times New Roman" w:cs="Times New Roman" w:eastAsia="宋体" w:hAnsi="Times New Roman"/>
                <w:sz w:val="28"/>
                <w:szCs w:val="28"/>
              </w:rPr>
              <w:t xml:space="preserve"> </w:t>
            </w:r>
            <w:r w:rsidRPr="610C5045">
              <w:rPr>
                <w:rFonts w:ascii="Times New Roman" w:cs="Times New Roman" w:eastAsia="宋体" w:hAnsi="Times New Roman"/>
                <w:sz w:val="28"/>
                <w:szCs w:val="28"/>
                <w:rPrChange w:id="2535" w:author="user pc" w:date="2022-03-15T10:14:00Z">
                  <w:rPr>
                    <w:rFonts w:ascii="Bell MT" w:cs="Bell MT" w:eastAsia="宋体" w:hAnsi="Bell MT"/>
                  </w:rPr>
                </w:rPrChange>
              </w:rPr>
              <w:t>of copper (II) oxide</w:t>
            </w:r>
          </w:p>
        </w:tc>
        <w:tc>
          <w:tcPr>
            <w:tcW w:w="3192" w:type="dxa"/>
            <w:tcBorders/>
          </w:tcPr>
          <w:p>
            <w:pPr>
              <w:pStyle w:val="style157"/>
              <w:rPr>
                <w:rFonts w:ascii="Times New Roman" w:cs="Times New Roman" w:eastAsia="宋体" w:hAnsi="Times New Roman"/>
                <w:sz w:val="28"/>
                <w:szCs w:val="28"/>
                <w:rPrChange w:id="2536" w:author="user pc" w:date="2022-03-15T10:14:00Z">
                  <w:rPr>
                    <w:rFonts w:ascii="Bell MT" w:cs="Bell MT" w:eastAsia="宋体" w:hAnsi="Bell MT"/>
                    <w:sz w:val="22"/>
                    <w:szCs w:val="22"/>
                  </w:rPr>
                </w:rPrChange>
              </w:rPr>
            </w:pPr>
            <w:r w:rsidRPr="328EFBA5">
              <w:rPr>
                <w:rFonts w:ascii="Times New Roman" w:cs="Times New Roman" w:eastAsia="宋体" w:hAnsi="Times New Roman"/>
                <w:sz w:val="28"/>
                <w:szCs w:val="28"/>
                <w:rPrChange w:id="2537" w:author="user pc" w:date="2022-03-15T10:14:00Z">
                  <w:rPr>
                    <w:rFonts w:ascii="Bell MT" w:cs="Bell MT" w:eastAsia="宋体" w:hAnsi="Bell MT"/>
                  </w:rPr>
                </w:rPrChange>
              </w:rPr>
              <w:t>2.50g</w:t>
            </w:r>
          </w:p>
        </w:tc>
        <w:tc>
          <w:tcPr>
            <w:tcW w:w="3192" w:type="dxa"/>
            <w:tcBorders/>
          </w:tcPr>
          <w:p>
            <w:pPr>
              <w:pStyle w:val="style157"/>
              <w:rPr>
                <w:rFonts w:ascii="Times New Roman" w:cs="Times New Roman" w:eastAsia="宋体" w:hAnsi="Times New Roman"/>
                <w:sz w:val="28"/>
                <w:szCs w:val="28"/>
                <w:rPrChange w:id="2538" w:author="user pc" w:date="2022-03-15T10:14:00Z">
                  <w:rPr>
                    <w:rFonts w:ascii="Bell MT" w:cs="Bell MT" w:eastAsia="宋体" w:hAnsi="Bell MT"/>
                    <w:sz w:val="22"/>
                    <w:szCs w:val="22"/>
                  </w:rPr>
                </w:rPrChange>
              </w:rPr>
            </w:pPr>
            <w:r w:rsidRPr="2CA3A7CE">
              <w:rPr>
                <w:rFonts w:ascii="Times New Roman" w:cs="Times New Roman" w:eastAsia="宋体" w:hAnsi="Times New Roman"/>
                <w:sz w:val="28"/>
                <w:szCs w:val="28"/>
                <w:rPrChange w:id="2539" w:author="user pc" w:date="2022-03-15T10:14:00Z">
                  <w:rPr>
                    <w:rFonts w:ascii="Bell MT" w:cs="Bell MT" w:eastAsia="宋体" w:hAnsi="Bell MT"/>
                  </w:rPr>
                </w:rPrChange>
              </w:rPr>
              <w:t>2.30g</w:t>
            </w:r>
          </w:p>
        </w:tc>
      </w:tr>
      <w:tr>
        <w:tblPrEx/>
        <w:trPr/>
        <w:tc>
          <w:tcPr>
            <w:tcW w:w="3192" w:type="dxa"/>
            <w:tcBorders/>
          </w:tcPr>
          <w:p>
            <w:pPr>
              <w:pStyle w:val="style157"/>
              <w:rPr>
                <w:rFonts w:ascii="Times New Roman" w:cs="Times New Roman" w:eastAsia="宋体" w:hAnsi="Times New Roman"/>
                <w:sz w:val="28"/>
                <w:szCs w:val="28"/>
                <w:rPrChange w:id="2540" w:author="user pc" w:date="2022-03-15T10:14:00Z">
                  <w:rPr>
                    <w:rFonts w:ascii="Bell MT" w:cs="Bell MT" w:eastAsia="宋体" w:hAnsi="Bell MT"/>
                    <w:sz w:val="22"/>
                    <w:szCs w:val="22"/>
                  </w:rPr>
                </w:rPrChange>
              </w:rPr>
            </w:pPr>
            <w:r w:rsidRPr="C32673F7">
              <w:rPr>
                <w:rFonts w:ascii="Times New Roman" w:cs="Times New Roman" w:eastAsia="宋体" w:hAnsi="Times New Roman"/>
                <w:sz w:val="28"/>
                <w:szCs w:val="28"/>
                <w:rPrChange w:id="2541"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BC521E81">
              <w:rPr>
                <w:rFonts w:ascii="Times New Roman" w:cs="Times New Roman" w:eastAsia="宋体" w:hAnsi="Times New Roman"/>
                <w:sz w:val="28"/>
                <w:szCs w:val="28"/>
                <w:rPrChange w:id="2542" w:author="user pc" w:date="2022-03-15T10:14:00Z">
                  <w:rPr>
                    <w:rFonts w:ascii="Bell MT" w:cs="Bell MT" w:eastAsia="宋体" w:hAnsi="Bell MT"/>
                  </w:rPr>
                </w:rPrChange>
              </w:rPr>
              <w:t>of</w:t>
            </w:r>
            <w:r>
              <w:rPr>
                <w:rFonts w:ascii="Times New Roman" w:cs="Times New Roman" w:eastAsia="宋体" w:hAnsi="Times New Roman"/>
                <w:sz w:val="28"/>
                <w:szCs w:val="28"/>
              </w:rPr>
              <w:t xml:space="preserve"> </w:t>
            </w:r>
            <w:r w:rsidRPr="522396E7">
              <w:rPr>
                <w:rFonts w:ascii="Times New Roman" w:cs="Times New Roman" w:eastAsia="宋体" w:hAnsi="Times New Roman"/>
                <w:sz w:val="28"/>
                <w:szCs w:val="28"/>
                <w:rPrChange w:id="2543" w:author="user pc" w:date="2022-03-15T10:14:00Z">
                  <w:rPr>
                    <w:rFonts w:ascii="Bell MT" w:cs="Bell MT" w:eastAsia="宋体" w:hAnsi="Bell MT"/>
                  </w:rPr>
                </w:rPrChange>
              </w:rPr>
              <w:t>Cu</w:t>
            </w:r>
            <w:r>
              <w:rPr>
                <w:rFonts w:ascii="Times New Roman" w:cs="Times New Roman" w:eastAsia="宋体" w:hAnsi="Times New Roman"/>
                <w:sz w:val="28"/>
                <w:szCs w:val="28"/>
              </w:rPr>
              <w:t xml:space="preserve"> </w:t>
            </w:r>
            <w:r w:rsidRPr="0C47B056">
              <w:rPr>
                <w:rFonts w:ascii="Times New Roman" w:cs="Times New Roman" w:eastAsia="宋体" w:hAnsi="Times New Roman"/>
                <w:sz w:val="28"/>
                <w:szCs w:val="28"/>
                <w:rPrChange w:id="2544" w:author="user pc" w:date="2022-03-15T10:14:00Z">
                  <w:rPr>
                    <w:rFonts w:ascii="Bell MT" w:cs="Bell MT" w:eastAsia="宋体" w:hAnsi="Bell MT"/>
                  </w:rPr>
                </w:rPrChange>
              </w:rPr>
              <w:t>in the oxide</w:t>
            </w:r>
          </w:p>
        </w:tc>
        <w:tc>
          <w:tcPr>
            <w:tcW w:w="3192" w:type="dxa"/>
            <w:tcBorders/>
          </w:tcPr>
          <w:p>
            <w:pPr>
              <w:pStyle w:val="style0"/>
              <w:spacing w:after="200" w:lineRule="auto" w:line="276"/>
              <w:rPr>
                <w:rFonts w:ascii="Times New Roman" w:cs="Times New Roman" w:hAnsi="Times New Roman"/>
                <w:sz w:val="28"/>
                <w:szCs w:val="28"/>
                <w:rPrChange w:id="2545" w:author="user pc" w:date="2022-03-15T10:14:00Z">
                  <w:rPr>
                    <w:rFonts w:ascii="Bell MT" w:cs="Bell MT" w:hAnsi="Bell MT"/>
                    <w:sz w:val="22"/>
                    <w:szCs w:val="22"/>
                  </w:rPr>
                </w:rPrChange>
              </w:rPr>
            </w:pPr>
            <m:oMathPara>
              <m:oMathParaPr>
                <m:jc m:val="left"/>
              </m:oMathParaPr>
              <m:oMath>
                <m:f>
                  <m:fPr>
                    <m:ctrlPr>
                      <w:rPr>
                        <w:rFonts w:ascii="Cambria Math" w:cs="Times New Roman" w:eastAsia="宋体" w:hAnsi="Cambria Math"/>
                        <w:i/>
                        <w:sz w:val="28"/>
                        <w:szCs w:val="28"/>
                      </w:rPr>
                    </m:ctrlPr>
                  </m:fPr>
                  <m:num>
                    <m:r w:rsidRPr="8FBE2D8B">
                      <w:rPr>
                        <w:rFonts w:ascii="Cambria Math" w:cs="Times New Roman" w:eastAsia="宋体" w:hAnsi="Cambria Math"/>
                        <w:sz w:val="28"/>
                        <w:szCs w:val="28"/>
                        <w:rPrChange w:id="2546" w:author="user pc" w:date="2022-03-15T10:14:00Z">
                          <w:rPr>
                            <w:rFonts w:ascii="Cambria Math" w:cs="Bell MT" w:eastAsia="宋体" w:hAnsi="Bell MT"/>
                          </w:rPr>
                        </w:rPrChange>
                      </w:rPr>
                      <m:t>2.02</m:t>
                    </m:r>
                  </m:num>
                  <m:den>
                    <m:r w:rsidRPr="CF95347A">
                      <w:rPr>
                        <w:rFonts w:ascii="Cambria Math" w:cs="Times New Roman" w:eastAsia="宋体" w:hAnsi="Cambria Math"/>
                        <w:sz w:val="28"/>
                        <w:szCs w:val="28"/>
                        <w:rPrChange w:id="2547" w:author="user pc" w:date="2022-03-15T10:14:00Z">
                          <w:rPr>
                            <w:rFonts w:ascii="Cambria Math" w:cs="Bell MT" w:eastAsia="宋体" w:hAnsi="Bell MT"/>
                          </w:rPr>
                        </w:rPrChange>
                      </w:rPr>
                      <m:t>2.5</m:t>
                    </m:r>
                  </m:den>
                </m:f>
                <m:r w:rsidRPr="5A64E521">
                  <w:rPr>
                    <w:rFonts w:ascii="Cambria Math" w:cs="Times New Roman" w:eastAsia="宋体" w:hAnsi="Cambria Math"/>
                    <w:sz w:val="28"/>
                    <w:szCs w:val="28"/>
                    <w:rPrChange w:id="2548" w:author="user pc" w:date="2022-03-15T10:14:00Z">
                      <w:rPr>
                        <w:rFonts w:ascii="Bell MT" w:cs="Bell MT" w:eastAsia="宋体" w:hAnsi="Bell MT"/>
                      </w:rPr>
                    </w:rPrChange>
                  </w:rPr>
                  <m:t>×100</m:t>
                </m:r>
              </m:oMath>
            </m:oMathPara>
          </w:p>
        </w:tc>
        <w:tc>
          <w:tcPr>
            <w:tcW w:w="3192" w:type="dxa"/>
            <w:tcBorders/>
          </w:tcPr>
          <w:p>
            <w:pPr>
              <w:pStyle w:val="style0"/>
              <w:spacing w:after="200" w:lineRule="auto" w:line="276"/>
              <w:rPr>
                <w:rFonts w:ascii="Times New Roman" w:cs="Times New Roman" w:hAnsi="Times New Roman"/>
                <w:sz w:val="28"/>
                <w:szCs w:val="28"/>
                <w:rPrChange w:id="2549" w:author="user pc" w:date="2022-03-15T10:14:00Z">
                  <w:rPr>
                    <w:rFonts w:ascii="Bell MT" w:cs="Bell MT" w:hAnsi="Bell MT"/>
                    <w:sz w:val="22"/>
                    <w:szCs w:val="22"/>
                  </w:rPr>
                </w:rPrChange>
              </w:rPr>
            </w:pPr>
            <m:oMathPara>
              <m:oMathParaPr>
                <m:jc m:val="left"/>
              </m:oMathParaPr>
              <m:oMath>
                <m:f>
                  <m:fPr>
                    <m:ctrlPr>
                      <w:rPr>
                        <w:rFonts w:ascii="Cambria Math" w:cs="Times New Roman" w:eastAsia="宋体" w:hAnsi="Cambria Math"/>
                        <w:i/>
                        <w:sz w:val="28"/>
                        <w:szCs w:val="28"/>
                      </w:rPr>
                    </m:ctrlPr>
                  </m:fPr>
                  <m:num>
                    <m:r w:rsidRPr="00014016">
                      <w:rPr>
                        <w:rFonts w:ascii="Cambria Math" w:cs="Times New Roman" w:eastAsia="宋体" w:hAnsi="Cambria Math"/>
                        <w:sz w:val="28"/>
                        <w:szCs w:val="28"/>
                        <w:rPrChange w:id="2550" w:author="user pc" w:date="2022-03-15T10:14:00Z">
                          <w:rPr>
                            <w:rFonts w:ascii="Cambria Math" w:cs="Bell MT" w:eastAsia="宋体" w:hAnsi="Bell MT"/>
                          </w:rPr>
                        </w:rPrChange>
                      </w:rPr>
                      <m:t>1.84</m:t>
                    </m:r>
                  </m:num>
                  <m:den>
                    <m:r w:rsidRPr="8FB5C79C">
                      <w:rPr>
                        <w:rFonts w:ascii="Cambria Math" w:cs="Times New Roman" w:eastAsia="宋体" w:hAnsi="Cambria Math"/>
                        <w:sz w:val="28"/>
                        <w:szCs w:val="28"/>
                        <w:rPrChange w:id="2551" w:author="user pc" w:date="2022-03-15T10:14:00Z">
                          <w:rPr>
                            <w:rFonts w:ascii="Cambria Math" w:cs="Bell MT" w:eastAsia="宋体" w:hAnsi="Bell MT"/>
                          </w:rPr>
                        </w:rPrChange>
                      </w:rPr>
                      <m:t>2.3</m:t>
                    </m:r>
                  </m:den>
                </m:f>
                <m:r w:rsidRPr="7306AFBE">
                  <w:rPr>
                    <w:rFonts w:ascii="Cambria Math" w:cs="Times New Roman" w:eastAsia="宋体" w:hAnsi="Cambria Math"/>
                    <w:sz w:val="28"/>
                    <w:szCs w:val="28"/>
                    <w:rPrChange w:id="2552" w:author="user pc" w:date="2022-03-15T10:14:00Z">
                      <w:rPr>
                        <w:rFonts w:ascii="Bell MT" w:cs="Bell MT" w:eastAsia="宋体" w:hAnsi="Bell MT"/>
                      </w:rPr>
                    </w:rPrChange>
                  </w:rPr>
                  <m:t>×100</m:t>
                </m:r>
              </m:oMath>
            </m:oMathPara>
          </w:p>
        </w:tc>
      </w:tr>
      <w:tr>
        <w:tblPrEx/>
        <w:trPr/>
        <w:tc>
          <w:tcPr>
            <w:tcW w:w="3192" w:type="dxa"/>
            <w:tcBorders/>
          </w:tcPr>
          <w:p>
            <w:pPr>
              <w:pStyle w:val="style157"/>
              <w:rPr>
                <w:rFonts w:ascii="Times New Roman" w:cs="Times New Roman" w:eastAsia="宋体" w:hAnsi="Times New Roman"/>
                <w:sz w:val="28"/>
                <w:szCs w:val="28"/>
                <w:rPrChange w:id="2553" w:author="user pc" w:date="2022-03-15T10:14:00Z">
                  <w:rPr>
                    <w:rFonts w:ascii="Bell MT" w:cs="Bell MT" w:eastAsia="宋体" w:hAnsi="Bell MT"/>
                    <w:sz w:val="22"/>
                    <w:szCs w:val="22"/>
                  </w:rPr>
                </w:rPrChange>
              </w:rPr>
            </w:pPr>
          </w:p>
        </w:tc>
        <w:tc>
          <w:tcPr>
            <w:tcW w:w="3192" w:type="dxa"/>
            <w:tcBorders/>
          </w:tcPr>
          <w:p>
            <w:pPr>
              <w:pStyle w:val="style157"/>
              <w:rPr>
                <w:rFonts w:ascii="Times New Roman" w:cs="Times New Roman" w:eastAsia="宋体" w:hAnsi="Times New Roman"/>
                <w:sz w:val="28"/>
                <w:szCs w:val="28"/>
                <w:rPrChange w:id="2554" w:author="user pc" w:date="2022-03-15T10:14:00Z">
                  <w:rPr>
                    <w:rFonts w:ascii="Bell MT" w:cs="Bell MT" w:eastAsia="宋体" w:hAnsi="Bell MT"/>
                    <w:sz w:val="22"/>
                    <w:szCs w:val="22"/>
                  </w:rPr>
                </w:rPrChange>
              </w:rPr>
            </w:pPr>
            <w:r w:rsidRPr="3548D703">
              <w:rPr>
                <w:rFonts w:ascii="Times New Roman" w:cs="Times New Roman" w:eastAsia="宋体" w:hAnsi="Times New Roman"/>
                <w:sz w:val="28"/>
                <w:szCs w:val="28"/>
                <w:rPrChange w:id="2555"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3D667B3B">
              <w:rPr>
                <w:rFonts w:ascii="Times New Roman" w:cs="Times New Roman" w:eastAsia="宋体" w:hAnsi="Times New Roman"/>
                <w:sz w:val="28"/>
                <w:szCs w:val="28"/>
                <w:rPrChange w:id="2556" w:author="user pc" w:date="2022-03-15T10:14:00Z">
                  <w:rPr>
                    <w:rFonts w:ascii="Bell MT" w:cs="Bell MT" w:eastAsia="宋体" w:hAnsi="Bell MT"/>
                  </w:rPr>
                </w:rPrChange>
              </w:rPr>
              <w:t>80.80%</w:t>
            </w:r>
          </w:p>
        </w:tc>
        <w:tc>
          <w:tcPr>
            <w:tcW w:w="3192" w:type="dxa"/>
            <w:tcBorders/>
          </w:tcPr>
          <w:p>
            <w:pPr>
              <w:pStyle w:val="style157"/>
              <w:rPr>
                <w:rFonts w:ascii="Times New Roman" w:cs="Times New Roman" w:eastAsia="宋体" w:hAnsi="Times New Roman"/>
                <w:sz w:val="28"/>
                <w:szCs w:val="28"/>
                <w:rPrChange w:id="2557" w:author="user pc" w:date="2022-03-15T10:14:00Z">
                  <w:rPr>
                    <w:rFonts w:ascii="Bell MT" w:cs="Bell MT" w:eastAsia="宋体" w:hAnsi="Bell MT"/>
                    <w:sz w:val="22"/>
                    <w:szCs w:val="22"/>
                  </w:rPr>
                </w:rPrChange>
              </w:rPr>
            </w:pPr>
            <w:r w:rsidRPr="6C83EF7F">
              <w:rPr>
                <w:rFonts w:ascii="Times New Roman" w:cs="Times New Roman" w:eastAsia="宋体" w:hAnsi="Times New Roman"/>
                <w:sz w:val="28"/>
                <w:szCs w:val="28"/>
                <w:rPrChange w:id="2558" w:author="user pc" w:date="2022-03-15T10:14:00Z">
                  <w:rPr>
                    <w:rFonts w:ascii="Bell MT" w:cs="Bell MT" w:eastAsia="宋体" w:hAnsi="Bell MT"/>
                  </w:rPr>
                </w:rPrChange>
              </w:rPr>
              <w:t>80.86%</w:t>
            </w:r>
          </w:p>
        </w:tc>
      </w:tr>
    </w:tbl>
    <w:p>
      <w:pPr>
        <w:pStyle w:val="style157"/>
        <w:rPr>
          <w:rFonts w:ascii="Times New Roman" w:cs="Times New Roman" w:eastAsia="宋体" w:hAnsi="Times New Roman"/>
          <w:sz w:val="28"/>
          <w:szCs w:val="28"/>
          <w:rPrChange w:id="2559" w:author="user pc" w:date="2022-03-15T10:14:00Z">
            <w:rPr>
              <w:rFonts w:ascii="Bell MT" w:cs="Bell MT" w:eastAsia="宋体" w:hAnsi="Bell MT"/>
            </w:rPr>
          </w:rPrChange>
        </w:rPr>
      </w:pPr>
      <w:r w:rsidRPr="CED78B99">
        <w:rPr>
          <w:rFonts w:ascii="Times New Roman" w:cs="Times New Roman" w:eastAsia="宋体" w:hAnsi="Times New Roman"/>
          <w:sz w:val="28"/>
          <w:szCs w:val="28"/>
          <w:rPrChange w:id="2560" w:author="user pc" w:date="2022-03-15T10:14:00Z">
            <w:rPr>
              <w:rFonts w:ascii="Bell MT" w:cs="Bell MT" w:eastAsia="宋体" w:hAnsi="Bell MT"/>
            </w:rPr>
          </w:rPrChange>
        </w:rPr>
        <w:t>From the above results, it is shown that the % composition of copper in each oxide is the same regardless of the method of preparation. Hence, the law of constant composition is applied.</w:t>
      </w:r>
    </w:p>
    <w:p>
      <w:pPr>
        <w:pStyle w:val="style157"/>
        <w:rPr>
          <w:rFonts w:ascii="Times New Roman" w:cs="Times New Roman" w:eastAsia="宋体" w:hAnsi="Times New Roman"/>
          <w:b/>
          <w:bCs/>
          <w:sz w:val="28"/>
          <w:szCs w:val="28"/>
          <w:rPrChange w:id="2561" w:author="user pc" w:date="2022-03-15T10:14:00Z">
            <w:rPr>
              <w:rFonts w:ascii="Bell MT" w:cs="Bell MT" w:eastAsia="宋体" w:hAnsi="Bell MT"/>
              <w:b/>
              <w:bCs/>
            </w:rPr>
          </w:rPrChange>
        </w:rPr>
      </w:pPr>
    </w:p>
    <w:p>
      <w:pPr>
        <w:pStyle w:val="style157"/>
        <w:jc w:val="center"/>
        <w:rPr>
          <w:rFonts w:ascii="Times New Roman" w:cs="Times New Roman" w:eastAsia="宋体" w:hAnsi="Times New Roman"/>
          <w:b/>
          <w:bCs/>
          <w:color w:val="0000ff"/>
          <w:sz w:val="28"/>
          <w:szCs w:val="28"/>
          <w:highlight w:val="yellow"/>
          <w:rPrChange w:id="2562" w:author="user pc" w:date="2022-03-15T10:14:00Z">
            <w:rPr>
              <w:rFonts w:ascii="Bell MT" w:cs="Bell MT" w:eastAsia="宋体" w:hAnsi="Bell MT"/>
              <w:b/>
              <w:bCs/>
              <w:color w:val="0000ff"/>
              <w:highlight w:val="yellow"/>
            </w:rPr>
          </w:rPrChange>
        </w:rPr>
      </w:pPr>
      <w:r w:rsidRPr="71802B02">
        <w:rPr>
          <w:rFonts w:ascii="Times New Roman" w:cs="Times New Roman" w:eastAsia="宋体" w:hAnsi="Times New Roman"/>
          <w:b/>
          <w:bCs/>
          <w:color w:val="0000ff"/>
          <w:sz w:val="28"/>
          <w:szCs w:val="28"/>
          <w:highlight w:val="yellow"/>
          <w:rPrChange w:id="2563" w:author="user pc" w:date="2022-03-15T10:14:00Z">
            <w:rPr>
              <w:rFonts w:ascii="Bell MT" w:cs="Bell MT" w:eastAsia="宋体" w:hAnsi="Bell MT"/>
              <w:b/>
              <w:bCs/>
              <w:color w:val="0000ff"/>
              <w:highlight w:val="yellow"/>
            </w:rPr>
          </w:rPrChange>
        </w:rPr>
        <w:t>LAW OF MULTIPLE PROPORTIONS</w:t>
      </w:r>
    </w:p>
    <w:p>
      <w:pPr>
        <w:pStyle w:val="style157"/>
        <w:rPr>
          <w:rFonts w:ascii="Times New Roman" w:cs="Times New Roman" w:eastAsia="宋体" w:hAnsi="Times New Roman"/>
          <w:sz w:val="28"/>
          <w:szCs w:val="28"/>
          <w:rPrChange w:id="2564" w:author="user pc" w:date="2022-03-15T10:14:00Z">
            <w:rPr>
              <w:rFonts w:ascii="Bell MT" w:cs="Bell MT" w:eastAsia="宋体" w:hAnsi="Bell MT"/>
            </w:rPr>
          </w:rPrChange>
        </w:rPr>
      </w:pPr>
      <w:r w:rsidRPr="3496CDA4">
        <w:rPr>
          <w:rFonts w:ascii="Times New Roman" w:cs="Times New Roman" w:eastAsia="宋体" w:hAnsi="Times New Roman"/>
          <w:b/>
          <w:i/>
          <w:sz w:val="28"/>
          <w:szCs w:val="28"/>
          <w:rPrChange w:id="2565" w:author="user pc" w:date="2022-03-15T10:14:00Z">
            <w:rPr>
              <w:rFonts w:cs="Bell MT" w:eastAsia="宋体" w:hAnsi="Bell MT"/>
            </w:rPr>
          </w:rPrChange>
        </w:rPr>
        <w:t>This law states that If two elements combine to form more than one compound, the different masses of one which combines with a fixed mass of the other are in a simple whole number ratio</w:t>
      </w:r>
      <w:r w:rsidRPr="F6F44A27">
        <w:rPr>
          <w:rFonts w:ascii="Times New Roman" w:cs="Times New Roman" w:eastAsia="宋体" w:hAnsi="Times New Roman"/>
          <w:sz w:val="28"/>
          <w:szCs w:val="28"/>
          <w:rPrChange w:id="2566" w:author="user pc" w:date="2022-03-15T10:14:00Z">
            <w:rPr>
              <w:rFonts w:ascii="Bell MT" w:cs="Bell MT" w:eastAsia="宋体" w:hAnsi="Bell MT"/>
            </w:rPr>
          </w:rPrChange>
        </w:rPr>
        <w:t>.</w:t>
      </w:r>
    </w:p>
    <w:p>
      <w:pPr>
        <w:pStyle w:val="style157"/>
        <w:rPr>
          <w:rFonts w:ascii="Times New Roman" w:cs="Times New Roman" w:eastAsia="宋体" w:hAnsi="Times New Roman"/>
          <w:b/>
          <w:sz w:val="28"/>
          <w:szCs w:val="28"/>
          <w:rPrChange w:id="2567" w:author="user pc" w:date="2022-03-15T10:14:00Z">
            <w:rPr>
              <w:rFonts w:ascii="Bell MT" w:cs="Bell MT" w:eastAsia="宋体" w:hAnsi="Bell MT"/>
            </w:rPr>
          </w:rPrChange>
        </w:rPr>
      </w:pPr>
      <w:r w:rsidRPr="9E826F46">
        <w:rPr>
          <w:rFonts w:ascii="Times New Roman" w:cs="Times New Roman" w:eastAsia="宋体" w:hAnsi="Times New Roman"/>
          <w:b/>
          <w:sz w:val="28"/>
          <w:szCs w:val="28"/>
          <w:rPrChange w:id="2568" w:author="user pc" w:date="2022-03-15T10:14:00Z">
            <w:rPr>
              <w:rFonts w:ascii="Bell MT" w:cs="Bell MT" w:eastAsia="宋体" w:hAnsi="Bell MT"/>
            </w:rPr>
          </w:rPrChange>
        </w:rPr>
        <w:t>What does the law mean?</w:t>
      </w:r>
    </w:p>
    <w:p>
      <w:pPr>
        <w:pStyle w:val="style157"/>
        <w:rPr>
          <w:rFonts w:ascii="Times New Roman" w:cs="Times New Roman" w:eastAsia="宋体" w:hAnsi="Times New Roman"/>
          <w:sz w:val="28"/>
          <w:szCs w:val="28"/>
          <w:rPrChange w:id="2569" w:author="user pc" w:date="2022-03-15T10:14:00Z">
            <w:rPr>
              <w:rFonts w:ascii="Bell MT" w:cs="Bell MT" w:eastAsia="宋体" w:hAnsi="Bell MT"/>
            </w:rPr>
          </w:rPrChange>
        </w:rPr>
      </w:pPr>
      <w:r w:rsidRPr="FE0FA1A8">
        <w:rPr>
          <w:rFonts w:ascii="Times New Roman" w:cs="Times New Roman" w:eastAsia="宋体" w:hAnsi="Times New Roman"/>
          <w:sz w:val="28"/>
          <w:szCs w:val="28"/>
          <w:rPrChange w:id="2570" w:author="user pc" w:date="2022-03-15T10:14:00Z">
            <w:rPr>
              <w:rFonts w:ascii="Bell MT" w:cs="Bell MT" w:eastAsia="宋体" w:hAnsi="Bell MT"/>
            </w:rPr>
          </w:rPrChange>
        </w:rPr>
        <w:t>Let’s consider CO (Carbon Monoxide) and CO</w:t>
      </w:r>
      <w:r w:rsidRPr="98432A84">
        <w:rPr>
          <w:rFonts w:ascii="Times New Roman" w:cs="Times New Roman" w:eastAsia="宋体" w:hAnsi="Times New Roman"/>
          <w:sz w:val="28"/>
          <w:szCs w:val="28"/>
          <w:vertAlign w:val="subscript"/>
          <w:rPrChange w:id="2571" w:author="user pc" w:date="2022-03-15T10:14:00Z">
            <w:rPr>
              <w:rFonts w:ascii="Bell MT" w:cs="Bell MT" w:eastAsia="宋体" w:hAnsi="Bell MT"/>
              <w:vertAlign w:val="subscript"/>
            </w:rPr>
          </w:rPrChange>
        </w:rPr>
        <w:t>2</w:t>
      </w:r>
      <w:r w:rsidRPr="867E1A94">
        <w:rPr>
          <w:rFonts w:ascii="Times New Roman" w:cs="Times New Roman" w:eastAsia="宋体" w:hAnsi="Times New Roman"/>
          <w:sz w:val="28"/>
          <w:szCs w:val="28"/>
          <w:rPrChange w:id="2572" w:author="user pc" w:date="2022-03-15T10:14:00Z">
            <w:rPr>
              <w:rFonts w:ascii="Bell MT" w:cs="Bell MT" w:eastAsia="宋体" w:hAnsi="Bell MT"/>
            </w:rPr>
          </w:rPrChange>
        </w:rPr>
        <w:t xml:space="preserve"> (Carbon Dioxide). Both of these compounds contain the same two elements (Carbon and Oxygen) but the way they combine is different. Now the atomic mass of C = 12g and O = 16g.</w:t>
      </w:r>
    </w:p>
    <w:tbl>
      <w:tblPr>
        <w:tblStyle w:val="style1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24"/>
        <w:gridCol w:w="4619"/>
      </w:tblGrid>
      <w:tr>
        <w:trPr/>
        <w:tc>
          <w:tcPr>
            <w:tcW w:w="4788" w:type="dxa"/>
            <w:tcBorders/>
          </w:tcPr>
          <w:p>
            <w:pPr>
              <w:pStyle w:val="style157"/>
              <w:jc w:val="center"/>
              <w:rPr>
                <w:rFonts w:ascii="Times New Roman" w:cs="Times New Roman" w:eastAsia="宋体" w:hAnsi="Times New Roman"/>
                <w:sz w:val="28"/>
                <w:szCs w:val="28"/>
                <w:rPrChange w:id="2573" w:author="user pc" w:date="2022-03-15T10:14:00Z">
                  <w:rPr>
                    <w:rFonts w:ascii="Bell MT" w:cs="Bell MT" w:eastAsia="宋体" w:hAnsi="Bell MT"/>
                    <w:sz w:val="22"/>
                    <w:szCs w:val="22"/>
                  </w:rPr>
                </w:rPrChange>
              </w:rPr>
            </w:pPr>
            <w:r w:rsidRPr="FB060579">
              <w:rPr>
                <w:rFonts w:ascii="Times New Roman" w:cs="Times New Roman" w:eastAsia="宋体" w:hAnsi="Times New Roman"/>
                <w:sz w:val="28"/>
                <w:szCs w:val="28"/>
                <w:rPrChange w:id="2574" w:author="user pc" w:date="2022-03-15T10:14:00Z">
                  <w:rPr>
                    <w:rFonts w:ascii="Bell MT" w:cs="Bell MT" w:eastAsia="宋体" w:hAnsi="Bell MT"/>
                  </w:rPr>
                </w:rPrChange>
              </w:rPr>
              <w:t>CO</w:t>
            </w:r>
          </w:p>
        </w:tc>
        <w:tc>
          <w:tcPr>
            <w:tcW w:w="4788" w:type="dxa"/>
            <w:tcBorders/>
          </w:tcPr>
          <w:p>
            <w:pPr>
              <w:pStyle w:val="style157"/>
              <w:jc w:val="center"/>
              <w:rPr>
                <w:rFonts w:ascii="Times New Roman" w:cs="Times New Roman" w:eastAsia="宋体" w:hAnsi="Times New Roman"/>
                <w:sz w:val="28"/>
                <w:szCs w:val="28"/>
                <w:rPrChange w:id="2575" w:author="user pc" w:date="2022-03-15T10:14:00Z">
                  <w:rPr>
                    <w:rFonts w:ascii="Bell MT" w:cs="Bell MT" w:eastAsia="宋体" w:hAnsi="Bell MT"/>
                    <w:sz w:val="22"/>
                    <w:szCs w:val="22"/>
                  </w:rPr>
                </w:rPrChange>
              </w:rPr>
            </w:pPr>
            <w:r w:rsidRPr="473F07C7">
              <w:rPr>
                <w:rFonts w:ascii="Times New Roman" w:cs="Times New Roman" w:eastAsia="宋体" w:hAnsi="Times New Roman"/>
                <w:sz w:val="28"/>
                <w:szCs w:val="28"/>
                <w:rPrChange w:id="2576" w:author="user pc" w:date="2022-03-15T10:14:00Z">
                  <w:rPr>
                    <w:rFonts w:ascii="Bell MT" w:cs="Bell MT" w:eastAsia="宋体" w:hAnsi="Bell MT"/>
                  </w:rPr>
                </w:rPrChange>
              </w:rPr>
              <w:t>CO</w:t>
            </w:r>
            <w:r w:rsidRPr="585C750B">
              <w:rPr>
                <w:rFonts w:ascii="Times New Roman" w:cs="Times New Roman" w:eastAsia="宋体" w:hAnsi="Times New Roman"/>
                <w:sz w:val="28"/>
                <w:szCs w:val="28"/>
                <w:vertAlign w:val="subscript"/>
                <w:rPrChange w:id="2577" w:author="user pc" w:date="2022-03-15T10:14:00Z">
                  <w:rPr>
                    <w:rFonts w:ascii="Bell MT" w:cs="Bell MT" w:eastAsia="宋体" w:hAnsi="Bell MT"/>
                    <w:vertAlign w:val="subscript"/>
                  </w:rPr>
                </w:rPrChange>
              </w:rPr>
              <w:t>2</w:t>
            </w:r>
          </w:p>
        </w:tc>
      </w:tr>
      <w:tr>
        <w:tblPrEx/>
        <w:trPr/>
        <w:tc>
          <w:tcPr>
            <w:tcW w:w="4788" w:type="dxa"/>
            <w:tcBorders/>
          </w:tcPr>
          <w:p>
            <w:pPr>
              <w:pStyle w:val="style157"/>
              <w:jc w:val="center"/>
              <w:rPr>
                <w:rFonts w:ascii="Times New Roman" w:cs="Times New Roman" w:eastAsia="宋体" w:hAnsi="Times New Roman"/>
                <w:sz w:val="28"/>
                <w:szCs w:val="28"/>
                <w:rPrChange w:id="2578" w:author="user pc" w:date="2022-03-15T10:14:00Z">
                  <w:rPr>
                    <w:rFonts w:ascii="Bell MT" w:cs="Bell MT" w:eastAsia="宋体" w:hAnsi="Bell MT"/>
                    <w:sz w:val="22"/>
                    <w:szCs w:val="22"/>
                  </w:rPr>
                </w:rPrChange>
              </w:rPr>
            </w:pPr>
            <w:r w:rsidRPr="2E1A0888">
              <w:rPr>
                <w:rFonts w:ascii="Times New Roman" w:cs="Times New Roman" w:eastAsia="宋体" w:hAnsi="Times New Roman"/>
                <w:sz w:val="28"/>
                <w:szCs w:val="28"/>
                <w:rPrChange w:id="2579" w:author="user pc" w:date="2022-03-15T10:14:00Z">
                  <w:rPr>
                    <w:rFonts w:ascii="Bell MT" w:cs="Bell MT" w:eastAsia="宋体" w:hAnsi="Bell MT"/>
                  </w:rPr>
                </w:rPrChange>
              </w:rPr>
              <w:t>12g of C = 16g of O</w:t>
            </w:r>
          </w:p>
        </w:tc>
        <w:tc>
          <w:tcPr>
            <w:tcW w:w="4788" w:type="dxa"/>
            <w:tcBorders/>
          </w:tcPr>
          <w:p>
            <w:pPr>
              <w:pStyle w:val="style157"/>
              <w:jc w:val="center"/>
              <w:rPr>
                <w:rFonts w:ascii="Times New Roman" w:cs="Times New Roman" w:eastAsia="宋体" w:hAnsi="Times New Roman"/>
                <w:sz w:val="28"/>
                <w:szCs w:val="28"/>
                <w:rPrChange w:id="2580" w:author="user pc" w:date="2022-03-15T10:14:00Z">
                  <w:rPr>
                    <w:rFonts w:ascii="Bell MT" w:cs="Bell MT" w:eastAsia="宋体" w:hAnsi="Bell MT"/>
                    <w:sz w:val="22"/>
                    <w:szCs w:val="22"/>
                  </w:rPr>
                </w:rPrChange>
              </w:rPr>
            </w:pPr>
            <w:r w:rsidRPr="5C7543F1">
              <w:rPr>
                <w:rFonts w:ascii="Times New Roman" w:cs="Times New Roman" w:eastAsia="宋体" w:hAnsi="Times New Roman"/>
                <w:sz w:val="28"/>
                <w:szCs w:val="28"/>
                <w:rPrChange w:id="2581" w:author="user pc" w:date="2022-03-15T10:14:00Z">
                  <w:rPr>
                    <w:rFonts w:ascii="Bell MT" w:cs="Bell MT" w:eastAsia="宋体" w:hAnsi="Bell MT"/>
                  </w:rPr>
                </w:rPrChange>
              </w:rPr>
              <w:t>12g of C = 32g of O</w:t>
            </w:r>
          </w:p>
        </w:tc>
      </w:tr>
      <w:tr>
        <w:tblPrEx/>
        <w:trPr/>
        <w:tc>
          <w:tcPr>
            <w:tcW w:w="9576" w:type="dxa"/>
            <w:gridSpan w:val="2"/>
            <w:tcBorders/>
          </w:tcPr>
          <w:p>
            <w:pPr>
              <w:pStyle w:val="style157"/>
              <w:jc w:val="center"/>
              <w:rPr>
                <w:rFonts w:ascii="Times New Roman" w:cs="Times New Roman" w:eastAsia="宋体" w:hAnsi="Times New Roman"/>
                <w:sz w:val="28"/>
                <w:szCs w:val="28"/>
                <w:rPrChange w:id="2582" w:author="user pc" w:date="2022-03-15T10:14:00Z">
                  <w:rPr>
                    <w:rFonts w:ascii="Bell MT" w:cs="Bell MT" w:eastAsia="宋体" w:hAnsi="Bell MT"/>
                    <w:sz w:val="22"/>
                    <w:szCs w:val="22"/>
                  </w:rPr>
                </w:rPrChange>
              </w:rPr>
            </w:pPr>
            <w:r w:rsidRPr="879F7C70">
              <w:rPr>
                <w:rFonts w:ascii="Times New Roman" w:cs="Times New Roman" w:eastAsia="宋体" w:hAnsi="Times New Roman"/>
                <w:sz w:val="28"/>
                <w:szCs w:val="28"/>
                <w:rPrChange w:id="2583" w:author="user pc" w:date="2022-03-15T10:14:00Z">
                  <w:rPr>
                    <w:rFonts w:ascii="Bell MT" w:cs="Bell MT" w:eastAsia="宋体" w:hAnsi="Bell MT"/>
                  </w:rPr>
                </w:rPrChange>
              </w:rPr>
              <w:t>Divide through by 12g to have 1g of the first element.</w:t>
            </w:r>
          </w:p>
        </w:tc>
      </w:tr>
      <w:tr>
        <w:tblPrEx/>
        <w:trPr/>
        <w:tc>
          <w:tcPr>
            <w:tcW w:w="4788" w:type="dxa"/>
            <w:tcBorders/>
          </w:tcPr>
          <w:p>
            <w:pPr>
              <w:pStyle w:val="style157"/>
              <w:jc w:val="center"/>
              <w:rPr>
                <w:rFonts w:ascii="Times New Roman" w:cs="Times New Roman" w:eastAsia="宋体" w:hAnsi="Times New Roman"/>
                <w:sz w:val="28"/>
                <w:szCs w:val="28"/>
                <w:rPrChange w:id="2584" w:author="user pc" w:date="2022-03-15T10:14:00Z">
                  <w:rPr>
                    <w:rFonts w:ascii="Bell MT" w:cs="Bell MT" w:eastAsia="宋体" w:hAnsi="Bell MT"/>
                    <w:sz w:val="22"/>
                    <w:szCs w:val="22"/>
                  </w:rPr>
                </w:rPrChange>
              </w:rPr>
            </w:pPr>
            <w:r w:rsidRPr="455CFFD1">
              <w:rPr>
                <w:rFonts w:ascii="Times New Roman" w:cs="Times New Roman" w:eastAsia="宋体" w:hAnsi="Times New Roman"/>
                <w:noProof/>
                <w:position w:val="-58"/>
                <w:sz w:val="28"/>
                <w:szCs w:val="28"/>
                <w:rPrChange w:id="2585" w:author="Unknown" w:date="1900-01-01T00:00:00Z">
                  <w:rPr>
                    <w:rFonts w:ascii="Bell MT" w:cs="Bell MT" w:eastAsia="宋体" w:hAnsi="Bell MT"/>
                    <w:noProof/>
                    <w:position w:val="-58"/>
                  </w:rPr>
                </w:rPrChange>
              </w:rPr>
              <w:drawing>
                <wp:inline distL="0" distT="0" distB="0" distR="0">
                  <wp:extent cx="901065" cy="815975"/>
                  <wp:effectExtent l="0" t="0" r="0" b="0"/>
                  <wp:docPr id="1117"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_x0000_t75"/>
                          <pic:cNvPicPr/>
                        </pic:nvPicPr>
                        <pic:blipFill>
                          <a:blip r:embed="rId62" cstate="print"/>
                          <a:srcRect l="0" t="0" r="0" b="0"/>
                          <a:stretch/>
                        </pic:blipFill>
                        <pic:spPr>
                          <a:xfrm rot="0">
                            <a:off x="0" y="0"/>
                            <a:ext cx="901065" cy="815975"/>
                          </a:xfrm>
                          <a:prstGeom prst="rect"/>
                          <a:ln>
                            <a:noFill/>
                          </a:ln>
                        </pic:spPr>
                      </pic:pic>
                    </a:graphicData>
                  </a:graphic>
                </wp:inline>
              </w:drawing>
            </w:r>
          </w:p>
        </w:tc>
        <w:tc>
          <w:tcPr>
            <w:tcW w:w="4788" w:type="dxa"/>
            <w:tcBorders/>
          </w:tcPr>
          <w:p>
            <w:pPr>
              <w:pStyle w:val="style157"/>
              <w:jc w:val="center"/>
              <w:rPr>
                <w:rFonts w:ascii="Times New Roman" w:cs="Times New Roman" w:eastAsia="宋体" w:hAnsi="Times New Roman"/>
                <w:sz w:val="28"/>
                <w:szCs w:val="28"/>
                <w:rPrChange w:id="2586" w:author="user pc" w:date="2022-03-15T10:14:00Z">
                  <w:rPr>
                    <w:rFonts w:ascii="Bell MT" w:cs="Bell MT" w:eastAsia="宋体" w:hAnsi="Bell MT"/>
                    <w:sz w:val="22"/>
                    <w:szCs w:val="22"/>
                  </w:rPr>
                </w:rPrChange>
              </w:rPr>
            </w:pPr>
            <w:r w:rsidRPr="A2B7DB84">
              <w:rPr>
                <w:rFonts w:ascii="Times New Roman" w:cs="Times New Roman" w:eastAsia="宋体" w:hAnsi="Times New Roman"/>
                <w:noProof/>
                <w:position w:val="-58"/>
                <w:sz w:val="28"/>
                <w:szCs w:val="28"/>
                <w:rPrChange w:id="2587" w:author="Unknown" w:date="1900-01-01T00:00:00Z">
                  <w:rPr>
                    <w:rFonts w:ascii="Bell MT" w:cs="Bell MT" w:eastAsia="宋体" w:hAnsi="Bell MT"/>
                    <w:noProof/>
                    <w:position w:val="-58"/>
                  </w:rPr>
                </w:rPrChange>
              </w:rPr>
              <w:drawing>
                <wp:inline distL="0" distT="0" distB="0" distR="0">
                  <wp:extent cx="835658" cy="815975"/>
                  <wp:effectExtent l="0" t="0" r="0" b="0"/>
                  <wp:docPr id="1118"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_x0000_t75"/>
                          <pic:cNvPicPr/>
                        </pic:nvPicPr>
                        <pic:blipFill>
                          <a:blip r:embed="rId63" cstate="print"/>
                          <a:srcRect l="0" t="0" r="0" b="0"/>
                          <a:stretch/>
                        </pic:blipFill>
                        <pic:spPr>
                          <a:xfrm rot="0">
                            <a:off x="0" y="0"/>
                            <a:ext cx="835658" cy="815975"/>
                          </a:xfrm>
                          <a:prstGeom prst="rect"/>
                          <a:ln>
                            <a:noFill/>
                          </a:ln>
                        </pic:spPr>
                      </pic:pic>
                    </a:graphicData>
                  </a:graphic>
                </wp:inline>
              </w:drawing>
            </w:r>
          </w:p>
        </w:tc>
      </w:tr>
    </w:tbl>
    <w:p>
      <w:pPr>
        <w:pStyle w:val="style157"/>
        <w:rPr>
          <w:rFonts w:ascii="Times New Roman" w:cs="Times New Roman" w:eastAsia="宋体" w:hAnsi="Times New Roman"/>
          <w:sz w:val="28"/>
          <w:szCs w:val="28"/>
          <w:rPrChange w:id="2588"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589" w:author="user pc" w:date="2022-03-15T10:14:00Z">
            <w:rPr>
              <w:rFonts w:ascii="Bell MT" w:cs="Bell MT" w:eastAsia="宋体" w:hAnsi="Bell MT"/>
            </w:rPr>
          </w:rPrChange>
        </w:rPr>
      </w:pPr>
      <w:r w:rsidRPr="D00866E8">
        <w:rPr>
          <w:rFonts w:ascii="Times New Roman" w:cs="Times New Roman" w:eastAsia="宋体" w:hAnsi="Times New Roman"/>
          <w:sz w:val="28"/>
          <w:szCs w:val="28"/>
          <w:rPrChange w:id="2590" w:author="user pc" w:date="2022-03-15T10:14:00Z">
            <w:rPr>
              <w:rFonts w:ascii="Bell MT" w:cs="Bell MT" w:eastAsia="宋体" w:hAnsi="Bell MT"/>
            </w:rPr>
          </w:rPrChange>
        </w:rPr>
        <w:t>The ratio of the masses of the second element (oxygen) can always be reduced to a</w:t>
      </w:r>
      <w:r>
        <w:rPr>
          <w:rFonts w:ascii="Times New Roman" w:cs="Times New Roman" w:eastAsia="宋体" w:hAnsi="Times New Roman"/>
          <w:sz w:val="28"/>
          <w:szCs w:val="28"/>
        </w:rPr>
        <w:t xml:space="preserve"> </w:t>
      </w:r>
      <w:r w:rsidRPr="3FD6C0B7">
        <w:rPr>
          <w:rFonts w:ascii="Times New Roman" w:cs="Times New Roman" w:eastAsia="宋体" w:hAnsi="Times New Roman"/>
          <w:sz w:val="28"/>
          <w:szCs w:val="28"/>
          <w:rPrChange w:id="2591" w:author="user pc" w:date="2022-03-15T10:14:00Z">
            <w:rPr>
              <w:rFonts w:ascii="Bell MT" w:cs="Bell MT" w:eastAsia="宋体" w:hAnsi="Bell MT"/>
            </w:rPr>
          </w:rPrChange>
        </w:rPr>
        <w:t>simple whole number. The ratio here is 1:2 of CO and CO</w:t>
      </w:r>
      <w:r w:rsidRPr="92D18681">
        <w:rPr>
          <w:rFonts w:ascii="Times New Roman" w:cs="Times New Roman" w:eastAsia="宋体" w:hAnsi="Times New Roman"/>
          <w:sz w:val="28"/>
          <w:szCs w:val="28"/>
          <w:vertAlign w:val="subscript"/>
          <w:rPrChange w:id="2592" w:author="user pc" w:date="2022-03-15T10:14:00Z">
            <w:rPr>
              <w:rFonts w:ascii="Bell MT" w:cs="Bell MT" w:eastAsia="宋体" w:hAnsi="Bell MT"/>
              <w:vertAlign w:val="subscript"/>
            </w:rPr>
          </w:rPrChange>
        </w:rPr>
        <w:t>2</w:t>
      </w:r>
      <w:r w:rsidRPr="077AB65A">
        <w:rPr>
          <w:rFonts w:ascii="Times New Roman" w:cs="Times New Roman" w:eastAsia="宋体" w:hAnsi="Times New Roman"/>
          <w:sz w:val="28"/>
          <w:szCs w:val="28"/>
          <w:rPrChange w:id="2593" w:author="user pc" w:date="2022-03-15T10:14:00Z">
            <w:rPr>
              <w:rFonts w:ascii="Bell MT" w:cs="Bell MT" w:eastAsia="宋体" w:hAnsi="Bell MT"/>
            </w:rPr>
          </w:rPrChange>
        </w:rPr>
        <w:t xml:space="preserve">. I.e. </w:t>
      </w:r>
      <w:r w:rsidRPr="F248A262">
        <w:rPr>
          <w:rFonts w:ascii="Times New Roman" w:cs="Times New Roman" w:eastAsia="宋体" w:hAnsi="Times New Roman"/>
          <w:noProof/>
          <w:position w:val="-24"/>
          <w:sz w:val="28"/>
          <w:szCs w:val="28"/>
          <w:rPrChange w:id="2594" w:author="Unknown" w:date="1900-01-01T00:00:00Z">
            <w:rPr>
              <w:rFonts w:ascii="Bell MT" w:cs="Bell MT" w:eastAsia="宋体" w:hAnsi="Bell MT"/>
              <w:noProof/>
              <w:position w:val="-24"/>
            </w:rPr>
          </w:rPrChange>
        </w:rPr>
        <w:drawing>
          <wp:inline distL="0" distT="0" distB="0" distR="0">
            <wp:extent cx="579120" cy="394970"/>
            <wp:effectExtent l="0" t="0" r="0" b="0"/>
            <wp:docPr id="1119"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_x0000_t75"/>
                    <pic:cNvPicPr/>
                  </pic:nvPicPr>
                  <pic:blipFill>
                    <a:blip r:embed="rId64" cstate="print"/>
                    <a:srcRect l="0" t="0" r="0" b="0"/>
                    <a:stretch/>
                  </pic:blipFill>
                  <pic:spPr>
                    <a:xfrm rot="0">
                      <a:off x="0" y="0"/>
                      <a:ext cx="579120" cy="394970"/>
                    </a:xfrm>
                    <a:prstGeom prst="rect"/>
                    <a:ln>
                      <a:noFill/>
                    </a:ln>
                  </pic:spPr>
                </pic:pic>
              </a:graphicData>
            </a:graphic>
          </wp:inline>
        </w:drawing>
      </w:r>
      <w:r w:rsidRPr="456017E1">
        <w:rPr>
          <w:rFonts w:ascii="Times New Roman" w:cs="Times New Roman" w:eastAsia="宋体" w:hAnsi="Times New Roman"/>
          <w:sz w:val="28"/>
          <w:szCs w:val="28"/>
          <w:rPrChange w:id="2595" w:author="user pc" w:date="2022-03-15T10:14:00Z">
            <w:rPr>
              <w:rFonts w:ascii="Bell MT" w:cs="Bell MT" w:eastAsia="宋体" w:hAnsi="Bell MT"/>
            </w:rPr>
          </w:rPrChange>
        </w:rPr>
        <w:t>.</w:t>
      </w:r>
    </w:p>
    <w:p>
      <w:pPr>
        <w:pStyle w:val="style157"/>
        <w:rPr>
          <w:rFonts w:ascii="Times New Roman" w:cs="Times New Roman" w:eastAsia="宋体" w:hAnsi="Times New Roman"/>
          <w:sz w:val="28"/>
          <w:szCs w:val="28"/>
          <w:rPrChange w:id="2596" w:author="user pc" w:date="2022-03-15T10:14:00Z">
            <w:rPr>
              <w:rFonts w:ascii="Bell MT" w:cs="Bell MT" w:eastAsia="宋体" w:hAnsi="Bell MT"/>
            </w:rPr>
          </w:rPrChange>
        </w:rPr>
      </w:pPr>
      <w:r w:rsidRPr="C479E4B1">
        <w:rPr>
          <w:rFonts w:ascii="Times New Roman" w:cs="Times New Roman" w:eastAsia="宋体" w:hAnsi="Times New Roman"/>
          <w:sz w:val="28"/>
          <w:szCs w:val="28"/>
          <w:rPrChange w:id="2597" w:author="user pc" w:date="2022-03-15T10:14:00Z">
            <w:rPr>
              <w:rFonts w:ascii="Bell MT" w:cs="Bell MT" w:eastAsia="宋体" w:hAnsi="Bell MT"/>
            </w:rPr>
          </w:rPrChange>
        </w:rPr>
        <w:t>Hence, the oxygen atoms in CO</w:t>
      </w:r>
      <w:r w:rsidRPr="2C7F2072">
        <w:rPr>
          <w:rFonts w:ascii="Times New Roman" w:cs="Times New Roman" w:eastAsia="宋体" w:hAnsi="Times New Roman"/>
          <w:sz w:val="28"/>
          <w:szCs w:val="28"/>
          <w:vertAlign w:val="subscript"/>
          <w:rPrChange w:id="2598" w:author="user pc" w:date="2022-03-15T10:14:00Z">
            <w:rPr>
              <w:rFonts w:ascii="Bell MT" w:cs="Bell MT" w:eastAsia="宋体" w:hAnsi="Bell MT"/>
              <w:vertAlign w:val="subscript"/>
            </w:rPr>
          </w:rPrChange>
        </w:rPr>
        <w:t>2</w:t>
      </w:r>
      <w:r>
        <w:rPr>
          <w:rFonts w:ascii="Times New Roman" w:cs="Times New Roman" w:eastAsia="宋体" w:hAnsi="Times New Roman"/>
          <w:sz w:val="28"/>
          <w:szCs w:val="28"/>
        </w:rPr>
        <w:t xml:space="preserve"> </w:t>
      </w:r>
      <w:r w:rsidRPr="7331FCF6">
        <w:rPr>
          <w:rFonts w:ascii="Times New Roman" w:cs="Times New Roman" w:eastAsia="宋体" w:hAnsi="Times New Roman"/>
          <w:sz w:val="28"/>
          <w:szCs w:val="28"/>
          <w:rPrChange w:id="2599" w:author="user pc" w:date="2022-03-15T10:14:00Z">
            <w:rPr>
              <w:rFonts w:ascii="Bell MT" w:cs="Bell MT" w:eastAsia="宋体" w:hAnsi="Bell MT"/>
            </w:rPr>
          </w:rPrChange>
        </w:rPr>
        <w:t xml:space="preserve">is twice that of CO. </w:t>
      </w:r>
    </w:p>
    <w:p>
      <w:pPr>
        <w:pStyle w:val="style157"/>
        <w:rPr>
          <w:rFonts w:ascii="Times New Roman" w:cs="Times New Roman" w:eastAsia="宋体" w:hAnsi="Times New Roman"/>
          <w:sz w:val="28"/>
          <w:szCs w:val="28"/>
          <w:rPrChange w:id="2600" w:author="user pc" w:date="2022-03-15T10:14:00Z">
            <w:rPr>
              <w:rFonts w:ascii="Bell MT" w:cs="Bell MT" w:eastAsia="宋体" w:hAnsi="Bell MT"/>
            </w:rPr>
          </w:rPrChange>
        </w:rPr>
      </w:pPr>
      <w:r w:rsidRPr="C477B2C8">
        <w:rPr>
          <w:rFonts w:ascii="Times New Roman" w:cs="Times New Roman" w:eastAsia="宋体" w:hAnsi="Times New Roman"/>
          <w:b/>
          <w:bCs/>
          <w:sz w:val="28"/>
          <w:szCs w:val="28"/>
          <w:rPrChange w:id="2601" w:author="user pc" w:date="2022-03-15T10:14:00Z">
            <w:rPr>
              <w:rFonts w:ascii="Bell MT" w:cs="Bell MT" w:eastAsia="宋体" w:hAnsi="Bell MT"/>
              <w:b/>
              <w:bCs/>
            </w:rPr>
          </w:rPrChange>
        </w:rPr>
        <w:t xml:space="preserve">Note: </w:t>
      </w:r>
      <w:r w:rsidRPr="760AA493">
        <w:rPr>
          <w:rFonts w:ascii="Times New Roman" w:cs="Times New Roman" w:eastAsia="宋体" w:hAnsi="Times New Roman"/>
          <w:sz w:val="28"/>
          <w:szCs w:val="28"/>
          <w:rPrChange w:id="2602" w:author="user pc" w:date="2022-03-15T10:14:00Z">
            <w:rPr>
              <w:rFonts w:ascii="Bell MT" w:cs="Bell MT" w:eastAsia="宋体" w:hAnsi="Bell MT"/>
            </w:rPr>
          </w:rPrChange>
        </w:rPr>
        <w:t>When two elements form a series of compound, the ratio of the masses of the second element that combine with 1g of the element can always be reduced to small whole numbers.</w:t>
      </w:r>
    </w:p>
    <w:p>
      <w:pPr>
        <w:pStyle w:val="style157"/>
        <w:rPr>
          <w:rFonts w:ascii="Times New Roman" w:cs="Times New Roman" w:eastAsia="宋体" w:hAnsi="Times New Roman"/>
          <w:sz w:val="28"/>
          <w:szCs w:val="28"/>
          <w:rPrChange w:id="2603"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604" w:author="user pc" w:date="2022-03-15T10:14:00Z">
            <w:rPr>
              <w:rFonts w:ascii="Bell MT" w:cs="Bell MT" w:eastAsia="宋体" w:hAnsi="Bell MT"/>
            </w:rPr>
          </w:rPrChange>
        </w:rPr>
      </w:pPr>
      <w:r w:rsidRPr="A6887311">
        <w:rPr>
          <w:rFonts w:ascii="Times New Roman" w:cs="Times New Roman" w:eastAsia="宋体" w:hAnsi="Times New Roman"/>
          <w:b/>
          <w:bCs/>
          <w:sz w:val="28"/>
          <w:szCs w:val="28"/>
          <w:rPrChange w:id="2605" w:author="user pc" w:date="2022-03-15T10:14:00Z">
            <w:rPr>
              <w:rFonts w:ascii="Bell MT" w:cs="Bell MT" w:eastAsia="宋体" w:hAnsi="Bell MT"/>
              <w:b/>
              <w:bCs/>
            </w:rPr>
          </w:rPrChange>
        </w:rPr>
        <w:t>Solved Example 3:</w:t>
      </w:r>
      <w:r w:rsidRPr="0E9DAA84">
        <w:rPr>
          <w:rFonts w:ascii="Times New Roman" w:cs="Times New Roman" w:eastAsia="宋体" w:hAnsi="Times New Roman"/>
          <w:sz w:val="28"/>
          <w:szCs w:val="28"/>
          <w:rPrChange w:id="2606" w:author="user pc" w:date="2022-03-15T10:14:00Z">
            <w:rPr>
              <w:rFonts w:ascii="Bell MT" w:cs="Bell MT" w:eastAsia="宋体" w:hAnsi="Bell MT"/>
            </w:rPr>
          </w:rPrChange>
        </w:rPr>
        <w:t xml:space="preserve"> The masses of oxygen that combine with 1g of</w:t>
      </w:r>
      <w:r>
        <w:rPr>
          <w:rFonts w:ascii="Times New Roman" w:cs="Times New Roman" w:eastAsia="宋体" w:hAnsi="Times New Roman"/>
          <w:sz w:val="28"/>
          <w:szCs w:val="28"/>
        </w:rPr>
        <w:t xml:space="preserve"> </w:t>
      </w:r>
      <w:r w:rsidRPr="F6127B34">
        <w:rPr>
          <w:rFonts w:ascii="Times New Roman" w:cs="Times New Roman" w:eastAsia="宋体" w:hAnsi="Times New Roman"/>
          <w:sz w:val="28"/>
          <w:szCs w:val="28"/>
          <w:rPrChange w:id="2607" w:author="user pc" w:date="2022-03-15T10:14:00Z">
            <w:rPr>
              <w:rFonts w:ascii="Bell MT" w:cs="Bell MT" w:eastAsia="宋体" w:hAnsi="Bell MT"/>
            </w:rPr>
          </w:rPrChange>
        </w:rPr>
        <w:t>nitrogen to form three different compounds are 1.142g, 2.284g and 2.855g respectively. Show how these data illustrate law of multiple proportions.</w:t>
      </w:r>
    </w:p>
    <w:p>
      <w:pPr>
        <w:pStyle w:val="style157"/>
        <w:rPr>
          <w:rFonts w:ascii="Times New Roman" w:cs="Times New Roman" w:eastAsia="宋体" w:hAnsi="Times New Roman"/>
          <w:sz w:val="28"/>
          <w:szCs w:val="28"/>
          <w:rPrChange w:id="2608" w:author="user pc" w:date="2022-03-15T10:14:00Z">
            <w:rPr>
              <w:rFonts w:ascii="Bell MT" w:cs="Bell MT" w:eastAsia="宋体" w:hAnsi="Bell MT"/>
            </w:rPr>
          </w:rPrChange>
        </w:rPr>
      </w:pPr>
      <w:r w:rsidRPr="D01B9414">
        <w:rPr>
          <w:rFonts w:ascii="Times New Roman" w:cs="Times New Roman" w:eastAsia="宋体" w:hAnsi="Times New Roman"/>
          <w:b/>
          <w:bCs/>
          <w:sz w:val="28"/>
          <w:szCs w:val="28"/>
          <w:rPrChange w:id="2609" w:author="user pc" w:date="2022-03-15T10:14:00Z">
            <w:rPr>
              <w:rFonts w:ascii="Bell MT" w:cs="Bell MT" w:eastAsia="宋体" w:hAnsi="Bell MT"/>
              <w:b/>
              <w:bCs/>
            </w:rPr>
          </w:rPrChange>
        </w:rPr>
        <w:t>Solutions:</w:t>
      </w:r>
    </w:p>
    <w:tbl>
      <w:tblPr>
        <w:tblStyle w:val="style1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8"/>
        <w:gridCol w:w="2345"/>
        <w:gridCol w:w="2286"/>
        <w:gridCol w:w="2286"/>
      </w:tblGrid>
      <w:tr>
        <w:trPr/>
        <w:tc>
          <w:tcPr>
            <w:tcW w:w="2394" w:type="dxa"/>
            <w:tcBorders/>
          </w:tcPr>
          <w:p>
            <w:pPr>
              <w:pStyle w:val="style157"/>
              <w:jc w:val="both"/>
              <w:rPr>
                <w:rFonts w:ascii="Times New Roman" w:cs="Times New Roman" w:eastAsia="宋体" w:hAnsi="Times New Roman"/>
                <w:sz w:val="28"/>
                <w:szCs w:val="28"/>
                <w:rPrChange w:id="2610" w:author="user pc" w:date="2022-03-15T10:14:00Z">
                  <w:rPr>
                    <w:rFonts w:ascii="Bell MT" w:cs="Bell MT" w:eastAsia="宋体" w:hAnsi="Bell MT"/>
                    <w:sz w:val="22"/>
                    <w:szCs w:val="22"/>
                  </w:rPr>
                </w:rPrChange>
              </w:rPr>
            </w:pPr>
            <w:r w:rsidRPr="B9BC0321">
              <w:rPr>
                <w:rFonts w:ascii="Times New Roman" w:cs="Times New Roman" w:eastAsia="宋体" w:hAnsi="Times New Roman"/>
                <w:sz w:val="28"/>
                <w:szCs w:val="28"/>
                <w:rPrChange w:id="2611" w:author="user pc" w:date="2022-03-15T10:14:00Z">
                  <w:rPr>
                    <w:rFonts w:ascii="Bell MT" w:cs="Bell MT" w:eastAsia="宋体" w:hAnsi="Bell MT"/>
                  </w:rPr>
                </w:rPrChange>
              </w:rPr>
              <w:t>Compound</w:t>
            </w:r>
          </w:p>
        </w:tc>
        <w:tc>
          <w:tcPr>
            <w:tcW w:w="2394" w:type="dxa"/>
            <w:tcBorders/>
          </w:tcPr>
          <w:p>
            <w:pPr>
              <w:pStyle w:val="style157"/>
              <w:jc w:val="both"/>
              <w:rPr>
                <w:rFonts w:ascii="Times New Roman" w:cs="Times New Roman" w:eastAsia="宋体" w:hAnsi="Times New Roman"/>
                <w:sz w:val="28"/>
                <w:szCs w:val="28"/>
                <w:rPrChange w:id="2612" w:author="user pc" w:date="2022-03-15T10:14:00Z">
                  <w:rPr>
                    <w:rFonts w:ascii="Bell MT" w:cs="Bell MT" w:eastAsia="宋体" w:hAnsi="Bell MT"/>
                    <w:sz w:val="22"/>
                    <w:szCs w:val="22"/>
                  </w:rPr>
                </w:rPrChange>
              </w:rPr>
            </w:pPr>
            <w:r w:rsidRPr="16804482">
              <w:rPr>
                <w:rFonts w:ascii="Times New Roman" w:cs="Times New Roman" w:eastAsia="宋体" w:hAnsi="Times New Roman"/>
                <w:sz w:val="28"/>
                <w:szCs w:val="28"/>
                <w:rPrChange w:id="2613" w:author="user pc" w:date="2022-03-15T10:14:00Z">
                  <w:rPr>
                    <w:rFonts w:ascii="Bell MT" w:cs="Bell MT" w:eastAsia="宋体" w:hAnsi="Bell MT"/>
                  </w:rPr>
                </w:rPrChange>
              </w:rPr>
              <w:t>A</w:t>
            </w:r>
          </w:p>
        </w:tc>
        <w:tc>
          <w:tcPr>
            <w:tcW w:w="2394" w:type="dxa"/>
            <w:tcBorders/>
          </w:tcPr>
          <w:p>
            <w:pPr>
              <w:pStyle w:val="style157"/>
              <w:jc w:val="both"/>
              <w:rPr>
                <w:rFonts w:ascii="Times New Roman" w:cs="Times New Roman" w:eastAsia="宋体" w:hAnsi="Times New Roman"/>
                <w:sz w:val="28"/>
                <w:szCs w:val="28"/>
                <w:rPrChange w:id="2614" w:author="user pc" w:date="2022-03-15T10:14:00Z">
                  <w:rPr>
                    <w:rFonts w:ascii="Bell MT" w:cs="Bell MT" w:eastAsia="宋体" w:hAnsi="Bell MT"/>
                    <w:sz w:val="22"/>
                    <w:szCs w:val="22"/>
                  </w:rPr>
                </w:rPrChange>
              </w:rPr>
            </w:pPr>
            <w:r w:rsidRPr="665203AB">
              <w:rPr>
                <w:rFonts w:ascii="Times New Roman" w:cs="Times New Roman" w:eastAsia="宋体" w:hAnsi="Times New Roman"/>
                <w:sz w:val="28"/>
                <w:szCs w:val="28"/>
                <w:rPrChange w:id="2615" w:author="user pc" w:date="2022-03-15T10:14:00Z">
                  <w:rPr>
                    <w:rFonts w:ascii="Bell MT" w:cs="Bell MT" w:eastAsia="宋体" w:hAnsi="Bell MT"/>
                  </w:rPr>
                </w:rPrChange>
              </w:rPr>
              <w:t>B</w:t>
            </w:r>
          </w:p>
        </w:tc>
        <w:tc>
          <w:tcPr>
            <w:tcW w:w="2394" w:type="dxa"/>
            <w:tcBorders/>
          </w:tcPr>
          <w:p>
            <w:pPr>
              <w:pStyle w:val="style157"/>
              <w:jc w:val="both"/>
              <w:rPr>
                <w:rFonts w:ascii="Times New Roman" w:cs="Times New Roman" w:eastAsia="宋体" w:hAnsi="Times New Roman"/>
                <w:sz w:val="28"/>
                <w:szCs w:val="28"/>
                <w:rPrChange w:id="2616" w:author="user pc" w:date="2022-03-15T10:14:00Z">
                  <w:rPr>
                    <w:rFonts w:ascii="Bell MT" w:cs="Bell MT" w:eastAsia="宋体" w:hAnsi="Bell MT"/>
                    <w:sz w:val="22"/>
                    <w:szCs w:val="22"/>
                  </w:rPr>
                </w:rPrChange>
              </w:rPr>
            </w:pPr>
            <w:r w:rsidRPr="B907C48A">
              <w:rPr>
                <w:rFonts w:ascii="Times New Roman" w:cs="Times New Roman" w:eastAsia="宋体" w:hAnsi="Times New Roman"/>
                <w:sz w:val="28"/>
                <w:szCs w:val="28"/>
                <w:rPrChange w:id="2617" w:author="user pc" w:date="2022-03-15T10:14:00Z">
                  <w:rPr>
                    <w:rFonts w:ascii="Bell MT" w:cs="Bell MT" w:eastAsia="宋体" w:hAnsi="Bell MT"/>
                  </w:rPr>
                </w:rPrChange>
              </w:rPr>
              <w:t>C</w:t>
            </w:r>
          </w:p>
        </w:tc>
      </w:tr>
      <w:tr>
        <w:tblPrEx/>
        <w:trPr/>
        <w:tc>
          <w:tcPr>
            <w:tcW w:w="2394" w:type="dxa"/>
            <w:tcBorders/>
          </w:tcPr>
          <w:p>
            <w:pPr>
              <w:pStyle w:val="style157"/>
              <w:jc w:val="both"/>
              <w:rPr>
                <w:rFonts w:ascii="Times New Roman" w:cs="Times New Roman" w:eastAsia="宋体" w:hAnsi="Times New Roman"/>
                <w:sz w:val="28"/>
                <w:szCs w:val="28"/>
                <w:rPrChange w:id="2618" w:author="user pc" w:date="2022-03-15T10:14:00Z">
                  <w:rPr>
                    <w:rFonts w:ascii="Bell MT" w:cs="Bell MT" w:eastAsia="宋体" w:hAnsi="Bell MT"/>
                    <w:sz w:val="22"/>
                    <w:szCs w:val="22"/>
                  </w:rPr>
                </w:rPrChange>
              </w:rPr>
            </w:pPr>
            <w:r w:rsidRPr="45191F1B">
              <w:rPr>
                <w:rFonts w:ascii="Times New Roman" w:cs="Times New Roman" w:eastAsia="宋体" w:hAnsi="Times New Roman"/>
                <w:sz w:val="28"/>
                <w:szCs w:val="28"/>
                <w:rPrChange w:id="2619" w:author="user pc" w:date="2022-03-15T10:14:00Z">
                  <w:rPr>
                    <w:rFonts w:ascii="Bell MT" w:cs="Bell MT" w:eastAsia="宋体" w:hAnsi="Bell MT"/>
                  </w:rPr>
                </w:rPrChange>
              </w:rPr>
              <w:t>Mass of oxygen</w:t>
            </w:r>
          </w:p>
        </w:tc>
        <w:tc>
          <w:tcPr>
            <w:tcW w:w="2394" w:type="dxa"/>
            <w:tcBorders/>
          </w:tcPr>
          <w:p>
            <w:pPr>
              <w:pStyle w:val="style157"/>
              <w:jc w:val="both"/>
              <w:rPr>
                <w:rFonts w:ascii="Times New Roman" w:cs="Times New Roman" w:eastAsia="宋体" w:hAnsi="Times New Roman"/>
                <w:sz w:val="28"/>
                <w:szCs w:val="28"/>
                <w:rPrChange w:id="2620" w:author="user pc" w:date="2022-03-15T10:14:00Z">
                  <w:rPr>
                    <w:rFonts w:ascii="Bell MT" w:cs="Bell MT" w:eastAsia="宋体" w:hAnsi="Bell MT"/>
                    <w:sz w:val="22"/>
                    <w:szCs w:val="22"/>
                  </w:rPr>
                </w:rPrChange>
              </w:rPr>
            </w:pPr>
            <w:r w:rsidRPr="BFEAF86A">
              <w:rPr>
                <w:rFonts w:ascii="Times New Roman" w:cs="Times New Roman" w:eastAsia="宋体" w:hAnsi="Times New Roman"/>
                <w:sz w:val="28"/>
                <w:szCs w:val="28"/>
                <w:rPrChange w:id="2621" w:author="user pc" w:date="2022-03-15T10:14:00Z">
                  <w:rPr>
                    <w:rFonts w:ascii="Bell MT" w:cs="Bell MT" w:eastAsia="宋体" w:hAnsi="Bell MT"/>
                  </w:rPr>
                </w:rPrChange>
              </w:rPr>
              <w:t>1.142g</w:t>
            </w:r>
          </w:p>
        </w:tc>
        <w:tc>
          <w:tcPr>
            <w:tcW w:w="2394" w:type="dxa"/>
            <w:tcBorders/>
          </w:tcPr>
          <w:p>
            <w:pPr>
              <w:pStyle w:val="style157"/>
              <w:jc w:val="both"/>
              <w:rPr>
                <w:rFonts w:ascii="Times New Roman" w:cs="Times New Roman" w:eastAsia="宋体" w:hAnsi="Times New Roman"/>
                <w:sz w:val="28"/>
                <w:szCs w:val="28"/>
                <w:rPrChange w:id="2622" w:author="user pc" w:date="2022-03-15T10:14:00Z">
                  <w:rPr>
                    <w:rFonts w:ascii="Bell MT" w:cs="Bell MT" w:eastAsia="宋体" w:hAnsi="Bell MT"/>
                    <w:sz w:val="22"/>
                    <w:szCs w:val="22"/>
                  </w:rPr>
                </w:rPrChange>
              </w:rPr>
            </w:pPr>
            <w:r w:rsidRPr="BA38EF4B">
              <w:rPr>
                <w:rFonts w:ascii="Times New Roman" w:cs="Times New Roman" w:eastAsia="宋体" w:hAnsi="Times New Roman"/>
                <w:sz w:val="28"/>
                <w:szCs w:val="28"/>
                <w:rPrChange w:id="2623" w:author="user pc" w:date="2022-03-15T10:14:00Z">
                  <w:rPr>
                    <w:rFonts w:ascii="Bell MT" w:cs="Bell MT" w:eastAsia="宋体" w:hAnsi="Bell MT"/>
                  </w:rPr>
                </w:rPrChange>
              </w:rPr>
              <w:t>2.284g</w:t>
            </w:r>
          </w:p>
        </w:tc>
        <w:tc>
          <w:tcPr>
            <w:tcW w:w="2394" w:type="dxa"/>
            <w:tcBorders/>
          </w:tcPr>
          <w:p>
            <w:pPr>
              <w:pStyle w:val="style157"/>
              <w:jc w:val="both"/>
              <w:rPr>
                <w:rFonts w:ascii="Times New Roman" w:cs="Times New Roman" w:eastAsia="宋体" w:hAnsi="Times New Roman"/>
                <w:sz w:val="28"/>
                <w:szCs w:val="28"/>
                <w:rPrChange w:id="2624" w:author="user pc" w:date="2022-03-15T10:14:00Z">
                  <w:rPr>
                    <w:rFonts w:ascii="Bell MT" w:cs="Bell MT" w:eastAsia="宋体" w:hAnsi="Bell MT"/>
                    <w:sz w:val="22"/>
                    <w:szCs w:val="22"/>
                  </w:rPr>
                </w:rPrChange>
              </w:rPr>
            </w:pPr>
            <w:r w:rsidRPr="785E1048">
              <w:rPr>
                <w:rFonts w:ascii="Times New Roman" w:cs="Times New Roman" w:eastAsia="宋体" w:hAnsi="Times New Roman"/>
                <w:sz w:val="28"/>
                <w:szCs w:val="28"/>
                <w:rPrChange w:id="2625" w:author="user pc" w:date="2022-03-15T10:14:00Z">
                  <w:rPr>
                    <w:rFonts w:ascii="Bell MT" w:cs="Bell MT" w:eastAsia="宋体" w:hAnsi="Bell MT"/>
                  </w:rPr>
                </w:rPrChange>
              </w:rPr>
              <w:t>2.855g</w:t>
            </w:r>
          </w:p>
        </w:tc>
      </w:tr>
      <w:tr>
        <w:tblPrEx/>
        <w:trPr/>
        <w:tc>
          <w:tcPr>
            <w:tcW w:w="2394" w:type="dxa"/>
            <w:tcBorders/>
          </w:tcPr>
          <w:p>
            <w:pPr>
              <w:pStyle w:val="style157"/>
              <w:jc w:val="both"/>
              <w:rPr>
                <w:rFonts w:ascii="Times New Roman" w:cs="Times New Roman" w:eastAsia="宋体" w:hAnsi="Times New Roman"/>
                <w:sz w:val="28"/>
                <w:szCs w:val="28"/>
                <w:rPrChange w:id="2626" w:author="user pc" w:date="2022-03-15T10:14:00Z">
                  <w:rPr>
                    <w:rFonts w:ascii="Bell MT" w:cs="Bell MT" w:eastAsia="宋体" w:hAnsi="Bell MT"/>
                    <w:sz w:val="22"/>
                    <w:szCs w:val="22"/>
                  </w:rPr>
                </w:rPrChange>
              </w:rPr>
            </w:pPr>
            <w:r w:rsidRPr="ECDA239E">
              <w:rPr>
                <w:rFonts w:ascii="Times New Roman" w:cs="Times New Roman" w:eastAsia="宋体" w:hAnsi="Times New Roman"/>
                <w:sz w:val="28"/>
                <w:szCs w:val="28"/>
                <w:rPrChange w:id="2627" w:author="user pc" w:date="2022-03-15T10:14:00Z">
                  <w:rPr>
                    <w:rFonts w:ascii="Bell MT" w:cs="Bell MT" w:eastAsia="宋体" w:hAnsi="Bell MT"/>
                  </w:rPr>
                </w:rPrChange>
              </w:rPr>
              <w:t>Ratio of B to A</w:t>
            </w:r>
          </w:p>
        </w:tc>
        <w:tc>
          <w:tcPr>
            <w:tcW w:w="2394" w:type="dxa"/>
            <w:tcBorders/>
          </w:tcPr>
          <w:p>
            <w:pPr>
              <w:pStyle w:val="style157"/>
              <w:jc w:val="both"/>
              <w:rPr>
                <w:rFonts w:ascii="Times New Roman" w:cs="Times New Roman" w:eastAsia="宋体" w:hAnsi="Times New Roman"/>
                <w:sz w:val="28"/>
                <w:szCs w:val="28"/>
                <w:rPrChange w:id="2628" w:author="user pc" w:date="2022-03-15T10:14:00Z">
                  <w:rPr>
                    <w:rFonts w:ascii="Bell MT" w:cs="Bell MT" w:eastAsia="宋体" w:hAnsi="Bell MT"/>
                    <w:sz w:val="22"/>
                    <w:szCs w:val="22"/>
                  </w:rPr>
                </w:rPrChange>
              </w:rPr>
            </w:pPr>
            <w:r w:rsidRPr="61965942">
              <w:rPr>
                <w:rFonts w:ascii="Times New Roman" w:cs="Times New Roman" w:eastAsia="宋体" w:hAnsi="Times New Roman"/>
                <w:noProof/>
                <w:position w:val="-24"/>
                <w:sz w:val="28"/>
                <w:szCs w:val="28"/>
                <w:rPrChange w:id="2629" w:author="Unknown" w:date="1900-01-01T00:00:00Z">
                  <w:rPr>
                    <w:rFonts w:ascii="Bell MT" w:cs="Bell MT" w:eastAsia="宋体" w:hAnsi="Bell MT"/>
                    <w:noProof/>
                    <w:position w:val="-24"/>
                  </w:rPr>
                </w:rPrChange>
              </w:rPr>
              <w:drawing>
                <wp:inline distL="0" distT="0" distB="0" distR="0">
                  <wp:extent cx="651510" cy="394970"/>
                  <wp:effectExtent l="0" t="0" r="0" b="0"/>
                  <wp:docPr id="1120"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_x0000_t75"/>
                          <pic:cNvPicPr/>
                        </pic:nvPicPr>
                        <pic:blipFill>
                          <a:blip r:embed="rId65" cstate="print"/>
                          <a:srcRect l="0" t="0" r="0" b="0"/>
                          <a:stretch/>
                        </pic:blipFill>
                        <pic:spPr>
                          <a:xfrm rot="0">
                            <a:off x="0" y="0"/>
                            <a:ext cx="651510" cy="394970"/>
                          </a:xfrm>
                          <a:prstGeom prst="rect"/>
                          <a:ln>
                            <a:noFill/>
                          </a:ln>
                        </pic:spPr>
                      </pic:pic>
                    </a:graphicData>
                  </a:graphic>
                </wp:inline>
              </w:drawing>
            </w:r>
          </w:p>
        </w:tc>
        <w:tc>
          <w:tcPr>
            <w:tcW w:w="2394" w:type="dxa"/>
            <w:tcBorders/>
          </w:tcPr>
          <w:p>
            <w:pPr>
              <w:pStyle w:val="style157"/>
              <w:jc w:val="both"/>
              <w:rPr>
                <w:rFonts w:ascii="Times New Roman" w:cs="Times New Roman" w:eastAsia="宋体" w:hAnsi="Times New Roman"/>
                <w:sz w:val="28"/>
                <w:szCs w:val="28"/>
                <w:rPrChange w:id="2630" w:author="user pc" w:date="2022-03-15T10:14:00Z">
                  <w:rPr>
                    <w:rFonts w:ascii="Bell MT" w:cs="Bell MT" w:eastAsia="宋体" w:hAnsi="Bell MT"/>
                    <w:sz w:val="22"/>
                    <w:szCs w:val="22"/>
                  </w:rPr>
                </w:rPrChange>
              </w:rPr>
            </w:pPr>
          </w:p>
        </w:tc>
        <w:tc>
          <w:tcPr>
            <w:tcW w:w="2394" w:type="dxa"/>
            <w:tcBorders/>
          </w:tcPr>
          <w:p>
            <w:pPr>
              <w:pStyle w:val="style157"/>
              <w:jc w:val="both"/>
              <w:rPr>
                <w:rFonts w:ascii="Times New Roman" w:cs="Times New Roman" w:eastAsia="宋体" w:hAnsi="Times New Roman"/>
                <w:sz w:val="28"/>
                <w:szCs w:val="28"/>
                <w:rPrChange w:id="2631" w:author="user pc" w:date="2022-03-15T10:14:00Z">
                  <w:rPr>
                    <w:rFonts w:ascii="Bell MT" w:cs="Bell MT" w:eastAsia="宋体" w:hAnsi="Bell MT"/>
                    <w:sz w:val="22"/>
                    <w:szCs w:val="22"/>
                  </w:rPr>
                </w:rPrChange>
              </w:rPr>
            </w:pPr>
          </w:p>
        </w:tc>
      </w:tr>
      <w:tr>
        <w:tblPrEx/>
        <w:trPr/>
        <w:tc>
          <w:tcPr>
            <w:tcW w:w="2394" w:type="dxa"/>
            <w:tcBorders/>
          </w:tcPr>
          <w:p>
            <w:pPr>
              <w:pStyle w:val="style157"/>
              <w:jc w:val="both"/>
              <w:rPr>
                <w:rFonts w:ascii="Times New Roman" w:cs="Times New Roman" w:eastAsia="宋体" w:hAnsi="Times New Roman"/>
                <w:sz w:val="28"/>
                <w:szCs w:val="28"/>
                <w:rPrChange w:id="2632" w:author="user pc" w:date="2022-03-15T10:14:00Z">
                  <w:rPr>
                    <w:rFonts w:ascii="Bell MT" w:cs="Bell MT" w:eastAsia="宋体" w:hAnsi="Bell MT"/>
                    <w:sz w:val="22"/>
                    <w:szCs w:val="22"/>
                  </w:rPr>
                </w:rPrChange>
              </w:rPr>
            </w:pPr>
            <w:r w:rsidRPr="4E338BC2">
              <w:rPr>
                <w:rFonts w:ascii="Times New Roman" w:cs="Times New Roman" w:eastAsia="宋体" w:hAnsi="Times New Roman"/>
                <w:sz w:val="28"/>
                <w:szCs w:val="28"/>
                <w:rPrChange w:id="2633" w:author="user pc" w:date="2022-03-15T10:14:00Z">
                  <w:rPr>
                    <w:rFonts w:ascii="Bell MT" w:cs="Bell MT" w:eastAsia="宋体" w:hAnsi="Bell MT"/>
                  </w:rPr>
                </w:rPrChange>
              </w:rPr>
              <w:t>Ratio of C to A</w:t>
            </w:r>
          </w:p>
        </w:tc>
        <w:tc>
          <w:tcPr>
            <w:tcW w:w="2394" w:type="dxa"/>
            <w:tcBorders/>
          </w:tcPr>
          <w:p>
            <w:pPr>
              <w:pStyle w:val="style157"/>
              <w:jc w:val="both"/>
              <w:rPr>
                <w:rFonts w:ascii="Times New Roman" w:cs="Times New Roman" w:eastAsia="宋体" w:hAnsi="Times New Roman"/>
                <w:sz w:val="28"/>
                <w:szCs w:val="28"/>
                <w:rPrChange w:id="2634" w:author="user pc" w:date="2022-03-15T10:14:00Z">
                  <w:rPr>
                    <w:rFonts w:ascii="Bell MT" w:cs="Bell MT" w:eastAsia="宋体" w:hAnsi="Bell MT"/>
                    <w:sz w:val="22"/>
                    <w:szCs w:val="22"/>
                  </w:rPr>
                </w:rPrChange>
              </w:rPr>
            </w:pPr>
            <w:r w:rsidRPr="C44CF85A">
              <w:rPr>
                <w:rFonts w:ascii="Times New Roman" w:cs="Times New Roman" w:eastAsia="宋体" w:hAnsi="Times New Roman"/>
                <w:noProof/>
                <w:position w:val="-24"/>
                <w:sz w:val="28"/>
                <w:szCs w:val="28"/>
                <w:rPrChange w:id="2635" w:author="Unknown" w:date="1900-01-01T00:00:00Z">
                  <w:rPr>
                    <w:rFonts w:ascii="Bell MT" w:cs="Bell MT" w:eastAsia="宋体" w:hAnsi="Bell MT"/>
                    <w:noProof/>
                    <w:position w:val="-24"/>
                  </w:rPr>
                </w:rPrChange>
              </w:rPr>
              <w:drawing>
                <wp:inline distL="0" distT="0" distB="0" distR="0">
                  <wp:extent cx="986790" cy="394970"/>
                  <wp:effectExtent l="0" t="0" r="0" b="0"/>
                  <wp:docPr id="1121"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_x0000_t75"/>
                          <pic:cNvPicPr/>
                        </pic:nvPicPr>
                        <pic:blipFill>
                          <a:blip r:embed="rId66" cstate="print"/>
                          <a:srcRect l="0" t="0" r="0" b="0"/>
                          <a:stretch/>
                        </pic:blipFill>
                        <pic:spPr>
                          <a:xfrm rot="0">
                            <a:off x="0" y="0"/>
                            <a:ext cx="986790" cy="394970"/>
                          </a:xfrm>
                          <a:prstGeom prst="rect"/>
                          <a:ln>
                            <a:noFill/>
                          </a:ln>
                        </pic:spPr>
                      </pic:pic>
                    </a:graphicData>
                  </a:graphic>
                </wp:inline>
              </w:drawing>
            </w:r>
            <w:r>
              <w:rPr>
                <w:rFonts w:ascii="Times New Roman" w:cs="Times New Roman" w:eastAsia="宋体" w:hAnsi="Times New Roman"/>
                <w:sz w:val="28"/>
                <w:szCs w:val="28"/>
              </w:rPr>
              <w:t xml:space="preserve"> </w:t>
            </w:r>
            <w:r w:rsidRPr="E9F2E46D">
              <w:rPr>
                <w:rFonts w:ascii="Times New Roman" w:cs="Times New Roman" w:eastAsia="宋体" w:hAnsi="Times New Roman"/>
                <w:sz w:val="28"/>
                <w:szCs w:val="28"/>
                <w:rPrChange w:id="2636" w:author="user pc" w:date="2022-03-15T10:14:00Z">
                  <w:rPr>
                    <w:rFonts w:ascii="Bell MT" w:cs="Bell MT" w:eastAsia="宋体" w:hAnsi="Bell MT"/>
                  </w:rPr>
                </w:rPrChange>
              </w:rPr>
              <w:t xml:space="preserve">to get a whole number. </w:t>
            </w:r>
            <w:r w:rsidRPr="32BF2B17">
              <w:rPr>
                <w:rFonts w:ascii="Times New Roman" w:cs="Times New Roman" w:eastAsia="宋体" w:hAnsi="Times New Roman"/>
                <w:noProof/>
                <w:position w:val="-24"/>
                <w:sz w:val="28"/>
                <w:szCs w:val="28"/>
                <w:rPrChange w:id="2637" w:author="Unknown" w:date="1900-01-01T00:00:00Z">
                  <w:rPr>
                    <w:rFonts w:ascii="Bell MT" w:cs="Bell MT" w:eastAsia="宋体" w:hAnsi="Bell MT"/>
                    <w:noProof/>
                    <w:position w:val="-24"/>
                  </w:rPr>
                </w:rPrChange>
              </w:rPr>
              <w:drawing>
                <wp:inline distL="0" distT="0" distB="0" distR="0">
                  <wp:extent cx="434340" cy="394970"/>
                  <wp:effectExtent l="0" t="0" r="0" b="0"/>
                  <wp:docPr id="1122"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_x0000_t75"/>
                          <pic:cNvPicPr/>
                        </pic:nvPicPr>
                        <pic:blipFill>
                          <a:blip r:embed="rId67" cstate="print"/>
                          <a:srcRect l="0" t="0" r="0" b="0"/>
                          <a:stretch/>
                        </pic:blipFill>
                        <pic:spPr>
                          <a:xfrm rot="0">
                            <a:off x="0" y="0"/>
                            <a:ext cx="434340" cy="394970"/>
                          </a:xfrm>
                          <a:prstGeom prst="rect"/>
                          <a:ln>
                            <a:noFill/>
                          </a:ln>
                        </pic:spPr>
                      </pic:pic>
                    </a:graphicData>
                  </a:graphic>
                </wp:inline>
              </w:drawing>
            </w:r>
          </w:p>
        </w:tc>
        <w:tc>
          <w:tcPr>
            <w:tcW w:w="2394" w:type="dxa"/>
            <w:tcBorders/>
          </w:tcPr>
          <w:p>
            <w:pPr>
              <w:pStyle w:val="style157"/>
              <w:jc w:val="both"/>
              <w:rPr>
                <w:rFonts w:ascii="Times New Roman" w:cs="Times New Roman" w:eastAsia="宋体" w:hAnsi="Times New Roman"/>
                <w:sz w:val="28"/>
                <w:szCs w:val="28"/>
                <w:rPrChange w:id="2638" w:author="user pc" w:date="2022-03-15T10:14:00Z">
                  <w:rPr>
                    <w:rFonts w:ascii="Bell MT" w:cs="Bell MT" w:eastAsia="宋体" w:hAnsi="Bell MT"/>
                    <w:sz w:val="22"/>
                    <w:szCs w:val="22"/>
                  </w:rPr>
                </w:rPrChange>
              </w:rPr>
            </w:pPr>
          </w:p>
        </w:tc>
        <w:tc>
          <w:tcPr>
            <w:tcW w:w="2394" w:type="dxa"/>
            <w:tcBorders/>
          </w:tcPr>
          <w:p>
            <w:pPr>
              <w:pStyle w:val="style157"/>
              <w:jc w:val="both"/>
              <w:rPr>
                <w:rFonts w:ascii="Times New Roman" w:cs="Times New Roman" w:eastAsia="宋体" w:hAnsi="Times New Roman"/>
                <w:sz w:val="28"/>
                <w:szCs w:val="28"/>
                <w:rPrChange w:id="2639" w:author="user pc" w:date="2022-03-15T10:14:00Z">
                  <w:rPr>
                    <w:rFonts w:ascii="Bell MT" w:cs="Bell MT" w:eastAsia="宋体" w:hAnsi="Bell MT"/>
                    <w:sz w:val="22"/>
                    <w:szCs w:val="22"/>
                  </w:rPr>
                </w:rPrChange>
              </w:rPr>
            </w:pPr>
          </w:p>
        </w:tc>
      </w:tr>
    </w:tbl>
    <w:p>
      <w:pPr>
        <w:pStyle w:val="style157"/>
        <w:rPr>
          <w:rFonts w:ascii="Times New Roman" w:cs="Times New Roman" w:eastAsia="宋体" w:hAnsi="Times New Roman"/>
          <w:b/>
          <w:bCs/>
          <w:sz w:val="28"/>
          <w:szCs w:val="28"/>
          <w:rPrChange w:id="2640" w:author="user pc" w:date="2022-03-15T10:14:00Z">
            <w:rPr>
              <w:rFonts w:ascii="Bell MT" w:cs="Bell MT" w:eastAsia="宋体" w:hAnsi="Bell MT"/>
              <w:b/>
              <w:bCs/>
            </w:rPr>
          </w:rPrChange>
        </w:rPr>
      </w:pPr>
      <w:r w:rsidRPr="5A09CA41">
        <w:rPr>
          <w:rFonts w:ascii="Times New Roman" w:cs="Times New Roman" w:eastAsia="宋体" w:hAnsi="Times New Roman"/>
          <w:b/>
          <w:bCs/>
          <w:noProof/>
          <w:position w:val="-10"/>
          <w:sz w:val="28"/>
          <w:szCs w:val="28"/>
          <w:rPrChange w:id="2641" w:author="Unknown" w:date="1900-01-01T00:00:00Z">
            <w:rPr>
              <w:rFonts w:ascii="Bell MT" w:cs="Bell MT" w:eastAsia="宋体" w:hAnsi="Bell MT"/>
              <w:b/>
              <w:bCs/>
              <w:noProof/>
              <w:position w:val="-10"/>
            </w:rPr>
          </w:rPrChange>
        </w:rPr>
        <w:drawing>
          <wp:inline distL="0" distT="0" distB="0" distR="0">
            <wp:extent cx="914400" cy="223520"/>
            <wp:effectExtent l="0" t="0" r="0" b="0"/>
            <wp:docPr id="1123"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_x0000_t75"/>
                    <pic:cNvPicPr/>
                  </pic:nvPicPr>
                  <pic:blipFill>
                    <a:blip r:embed="rId68" cstate="print"/>
                    <a:srcRect l="0" t="0" r="0" b="0"/>
                    <a:stretch/>
                  </pic:blipFill>
                  <pic:spPr>
                    <a:xfrm rot="0">
                      <a:off x="0" y="0"/>
                      <a:ext cx="914400" cy="223520"/>
                    </a:xfrm>
                    <a:prstGeom prst="rect"/>
                    <a:ln>
                      <a:noFill/>
                    </a:ln>
                  </pic:spPr>
                </pic:pic>
              </a:graphicData>
            </a:graphic>
          </wp:inline>
        </w:drawing>
      </w:r>
    </w:p>
    <w:p>
      <w:pPr>
        <w:pStyle w:val="style157"/>
        <w:rPr>
          <w:rFonts w:ascii="Times New Roman" w:cs="Times New Roman" w:eastAsia="宋体" w:hAnsi="Times New Roman"/>
          <w:sz w:val="28"/>
          <w:szCs w:val="28"/>
          <w:rPrChange w:id="2642" w:author="user pc" w:date="2022-03-15T10:14:00Z">
            <w:rPr>
              <w:rFonts w:ascii="Bell MT" w:cs="Bell MT" w:eastAsia="宋体" w:hAnsi="Bell MT"/>
            </w:rPr>
          </w:rPrChange>
        </w:rPr>
      </w:pPr>
    </w:p>
    <w:p>
      <w:pPr>
        <w:pStyle w:val="style157"/>
        <w:rPr>
          <w:rFonts w:ascii="Times New Roman" w:cs="Times New Roman" w:eastAsia="宋体" w:hAnsi="Times New Roman"/>
          <w:b/>
          <w:bCs/>
          <w:sz w:val="28"/>
          <w:szCs w:val="28"/>
          <w:rPrChange w:id="2643" w:author="user pc" w:date="2022-03-15T10:14:00Z">
            <w:rPr>
              <w:rFonts w:ascii="Bell MT" w:cs="Bell MT" w:eastAsia="宋体" w:hAnsi="Bell MT"/>
              <w:b/>
              <w:bCs/>
            </w:rPr>
          </w:rPrChange>
        </w:rPr>
      </w:pPr>
    </w:p>
    <w:p>
      <w:pPr>
        <w:pStyle w:val="style157"/>
        <w:rPr>
          <w:rFonts w:ascii="Times New Roman" w:cs="Times New Roman" w:eastAsia="宋体" w:hAnsi="Times New Roman"/>
          <w:b/>
          <w:bCs/>
          <w:sz w:val="28"/>
          <w:szCs w:val="28"/>
          <w:rPrChange w:id="2644" w:author="user pc" w:date="2022-03-15T10:14:00Z">
            <w:rPr>
              <w:rFonts w:ascii="Bell MT" w:cs="Bell MT" w:eastAsia="宋体" w:hAnsi="Bell MT"/>
              <w:b/>
              <w:bCs/>
            </w:rPr>
          </w:rPrChange>
        </w:rPr>
      </w:pP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Change w:id="2645" w:author="user pc" w:date="2022-03-15T10:14:00Z">
            <w:rPr>
              <w:rFonts w:ascii="Bell MT" w:cs="Bell MT" w:eastAsia="宋体" w:hAnsi="Bell MT"/>
              <w:b/>
              <w:bCs/>
            </w:rPr>
          </w:rPrChange>
        </w:rPr>
      </w:pPr>
    </w:p>
    <w:p>
      <w:pPr>
        <w:pStyle w:val="style0"/>
        <w:rPr>
          <w:rFonts w:ascii="Times New Roman" w:cs="Times New Roman"/>
          <w:b/>
          <w:bCs/>
          <w:sz w:val="28"/>
          <w:szCs w:val="28"/>
          <w:rPrChange w:id="2646" w:author="user pc" w:date="2022-03-15T10:14:00Z">
            <w:rPr>
              <w:b/>
              <w:bCs/>
            </w:rPr>
          </w:rPrChange>
        </w:rPr>
      </w:pPr>
      <w:r w:rsidRPr="D4E23D76">
        <w:rPr>
          <w:rFonts w:ascii="Times New Roman" w:cs="Times New Roman"/>
          <w:b/>
          <w:bCs/>
          <w:sz w:val="28"/>
          <w:szCs w:val="28"/>
          <w:rPrChange w:id="2647" w:author="user pc" w:date="2022-03-15T10:14:00Z">
            <w:rPr>
              <w:b/>
              <w:bCs/>
            </w:rPr>
          </w:rPrChange>
        </w:rPr>
        <w:t>TAKE AWAY</w:t>
      </w:r>
    </w:p>
    <w:p>
      <w:pPr>
        <w:pStyle w:val="style0"/>
        <w:rPr>
          <w:rFonts w:ascii="Times New Roman" w:cs="Times New Roman"/>
          <w:sz w:val="28"/>
          <w:szCs w:val="28"/>
          <w:rPrChange w:id="2648" w:author="user pc" w:date="2022-03-15T10:14:00Z">
            <w:rPr/>
          </w:rPrChange>
        </w:rPr>
      </w:pPr>
      <w:r w:rsidRPr="EBC8645F">
        <w:rPr>
          <w:rFonts w:ascii="Times New Roman" w:cs="Times New Roman"/>
          <w:sz w:val="28"/>
          <w:szCs w:val="28"/>
          <w:rPrChange w:id="2649" w:author="user pc" w:date="2022-03-15T10:14:00Z">
            <w:rPr/>
          </w:rPrChange>
        </w:rPr>
        <w:t xml:space="preserve">1.5 grams of compound A reacts with 10 grams of compound B to produce a new compound C. What should be the mass of C according to law of conservation of mass? </w:t>
      </w:r>
      <w:r w:rsidRPr="8C9DA0CC">
        <w:rPr>
          <w:rFonts w:ascii="Times New Roman" w:cs="Times New Roman"/>
          <w:b/>
          <w:bCs/>
          <w:sz w:val="28"/>
          <w:szCs w:val="28"/>
          <w:rPrChange w:id="2650" w:author="user pc" w:date="2022-03-15T10:14:00Z">
            <w:rPr>
              <w:b/>
              <w:bCs/>
            </w:rPr>
          </w:rPrChange>
        </w:rPr>
        <w:t>Ans. 15g</w:t>
      </w:r>
    </w:p>
    <w:p>
      <w:pPr>
        <w:pStyle w:val="style0"/>
        <w:rPr>
          <w:rFonts w:ascii="Times New Roman" w:cs="Times New Roman"/>
          <w:b/>
          <w:bCs/>
          <w:sz w:val="28"/>
          <w:szCs w:val="28"/>
          <w:rPrChange w:id="2651" w:author="user pc" w:date="2022-03-15T10:14:00Z">
            <w:rPr>
              <w:b/>
              <w:bCs/>
            </w:rPr>
          </w:rPrChange>
        </w:rPr>
      </w:pPr>
      <w:r w:rsidRPr="8E4057F6">
        <w:rPr>
          <w:rFonts w:ascii="Times New Roman" w:cs="Times New Roman"/>
          <w:sz w:val="28"/>
          <w:szCs w:val="28"/>
          <w:rPrChange w:id="2652" w:author="user pc" w:date="2022-03-15T10:14:00Z">
            <w:rPr/>
          </w:rPrChange>
        </w:rPr>
        <w:t>2.  Irrespective of the source, pure sample of water always yields 88.89% mass of oxygen and 11.11% mass of hydrogen. This is explained by the law of .............</w:t>
      </w:r>
      <w:r w:rsidRPr="108118D5">
        <w:rPr>
          <w:rFonts w:ascii="Times New Roman" w:cs="Times New Roman"/>
          <w:b/>
          <w:bCs/>
          <w:sz w:val="28"/>
          <w:szCs w:val="28"/>
          <w:rPrChange w:id="2653" w:author="user pc" w:date="2022-03-15T10:14:00Z">
            <w:rPr>
              <w:b/>
              <w:bCs/>
            </w:rPr>
          </w:rPrChange>
        </w:rPr>
        <w:t xml:space="preserve"> Ans. Constant Composition</w:t>
      </w:r>
    </w:p>
    <w:p>
      <w:pPr>
        <w:pStyle w:val="style0"/>
        <w:rPr>
          <w:rFonts w:ascii="Times New Roman" w:cs="Times New Roman"/>
          <w:sz w:val="28"/>
          <w:szCs w:val="28"/>
          <w:rPrChange w:id="2654" w:author="user pc" w:date="2022-03-15T10:14:00Z">
            <w:rPr/>
          </w:rPrChange>
        </w:rPr>
      </w:pPr>
      <w:r w:rsidRPr="130F8498">
        <w:rPr>
          <w:rFonts w:ascii="Times New Roman" w:cs="Times New Roman"/>
          <w:sz w:val="28"/>
          <w:szCs w:val="28"/>
          <w:rPrChange w:id="2655" w:author="user pc" w:date="2022-03-15T10:14:00Z">
            <w:rPr/>
          </w:rPrChange>
        </w:rPr>
        <w:t>3. Among the following pairs of compounds, the one that illustrates the law of multiple proportions is</w:t>
      </w:r>
    </w:p>
    <w:p>
      <w:pPr>
        <w:pStyle w:val="style0"/>
        <w:rPr>
          <w:rFonts w:ascii="Times New Roman" w:cs="Times New Roman"/>
          <w:sz w:val="28"/>
          <w:szCs w:val="28"/>
          <w:rPrChange w:id="2656" w:author="user pc" w:date="2022-03-15T10:14:00Z">
            <w:rPr/>
          </w:rPrChange>
        </w:rPr>
      </w:pPr>
      <w:r w:rsidRPr="DEF0CE8C">
        <w:rPr>
          <w:rFonts w:ascii="Times New Roman" w:cs="Times New Roman"/>
          <w:sz w:val="28"/>
          <w:szCs w:val="28"/>
          <w:rPrChange w:id="2657" w:author="user pc" w:date="2022-03-15T10:14:00Z">
            <w:rPr/>
          </w:rPrChange>
        </w:rPr>
        <w:t>(a) NH</w:t>
      </w:r>
      <w:r w:rsidRPr="8D6C8469">
        <w:rPr>
          <w:rFonts w:ascii="Times New Roman" w:cs="Times New Roman"/>
          <w:sz w:val="28"/>
          <w:szCs w:val="28"/>
          <w:vertAlign w:val="subscript"/>
          <w:rPrChange w:id="2658" w:author="user pc" w:date="2022-03-15T10:14:00Z">
            <w:rPr>
              <w:vertAlign w:val="subscript"/>
            </w:rPr>
          </w:rPrChange>
        </w:rPr>
        <w:t>3</w:t>
      </w:r>
      <w:r w:rsidRPr="83CDB5E3">
        <w:rPr>
          <w:rFonts w:ascii="Times New Roman" w:cs="Times New Roman"/>
          <w:sz w:val="28"/>
          <w:szCs w:val="28"/>
          <w:rPrChange w:id="2659" w:author="user pc" w:date="2022-03-15T10:14:00Z">
            <w:rPr/>
          </w:rPrChange>
        </w:rPr>
        <w:t> and NCl</w:t>
      </w:r>
      <w:r w:rsidRPr="A04AC974">
        <w:rPr>
          <w:rFonts w:ascii="Times New Roman" w:cs="Times New Roman"/>
          <w:sz w:val="28"/>
          <w:szCs w:val="28"/>
          <w:vertAlign w:val="subscript"/>
          <w:rPrChange w:id="2660" w:author="user pc" w:date="2022-03-15T10:14:00Z">
            <w:rPr>
              <w:vertAlign w:val="subscript"/>
            </w:rPr>
          </w:rPrChange>
        </w:rPr>
        <w:t>3</w:t>
      </w:r>
    </w:p>
    <w:p>
      <w:pPr>
        <w:pStyle w:val="style0"/>
        <w:rPr>
          <w:rFonts w:ascii="Times New Roman" w:cs="Times New Roman"/>
          <w:sz w:val="28"/>
          <w:szCs w:val="28"/>
          <w:rPrChange w:id="2661" w:author="user pc" w:date="2022-03-15T10:14:00Z">
            <w:rPr/>
          </w:rPrChange>
        </w:rPr>
      </w:pPr>
      <w:r w:rsidRPr="DC11572C">
        <w:rPr>
          <w:rFonts w:ascii="Times New Roman" w:cs="Times New Roman"/>
          <w:sz w:val="28"/>
          <w:szCs w:val="28"/>
          <w:rPrChange w:id="2662" w:author="user pc" w:date="2022-03-15T10:14:00Z">
            <w:rPr/>
          </w:rPrChange>
        </w:rPr>
        <w:t>(b) H</w:t>
      </w:r>
      <w:r w:rsidRPr="A70FCD96">
        <w:rPr>
          <w:rFonts w:ascii="Times New Roman" w:cs="Times New Roman"/>
          <w:sz w:val="28"/>
          <w:szCs w:val="28"/>
          <w:vertAlign w:val="subscript"/>
          <w:rPrChange w:id="2663" w:author="user pc" w:date="2022-03-15T10:14:00Z">
            <w:rPr>
              <w:vertAlign w:val="subscript"/>
            </w:rPr>
          </w:rPrChange>
        </w:rPr>
        <w:t>2</w:t>
      </w:r>
      <w:r w:rsidRPr="B2A6441B">
        <w:rPr>
          <w:rFonts w:ascii="Times New Roman" w:cs="Times New Roman"/>
          <w:sz w:val="28"/>
          <w:szCs w:val="28"/>
          <w:rPrChange w:id="2664" w:author="user pc" w:date="2022-03-15T10:14:00Z">
            <w:rPr/>
          </w:rPrChange>
        </w:rPr>
        <w:t>S and SO</w:t>
      </w:r>
      <w:r w:rsidRPr="0F067F8D">
        <w:rPr>
          <w:rFonts w:ascii="Times New Roman" w:cs="Times New Roman"/>
          <w:sz w:val="28"/>
          <w:szCs w:val="28"/>
          <w:vertAlign w:val="subscript"/>
          <w:rPrChange w:id="2665" w:author="user pc" w:date="2022-03-15T10:14:00Z">
            <w:rPr>
              <w:vertAlign w:val="subscript"/>
            </w:rPr>
          </w:rPrChange>
        </w:rPr>
        <w:t>2</w:t>
      </w:r>
    </w:p>
    <w:p>
      <w:pPr>
        <w:pStyle w:val="style0"/>
        <w:rPr>
          <w:rFonts w:ascii="Times New Roman" w:cs="Times New Roman"/>
          <w:sz w:val="28"/>
          <w:szCs w:val="28"/>
          <w:rPrChange w:id="2666" w:author="user pc" w:date="2022-03-15T10:14:00Z">
            <w:rPr/>
          </w:rPrChange>
        </w:rPr>
      </w:pPr>
      <w:r w:rsidRPr="8CED38CA">
        <w:rPr>
          <w:rFonts w:ascii="Times New Roman" w:cs="Times New Roman"/>
          <w:sz w:val="28"/>
          <w:szCs w:val="28"/>
          <w:rPrChange w:id="2667" w:author="user pc" w:date="2022-03-15T10:14:00Z">
            <w:rPr/>
          </w:rPrChange>
        </w:rPr>
        <w:t>(c) CuO and Cu</w:t>
      </w:r>
      <w:r w:rsidRPr="DF9FB763">
        <w:rPr>
          <w:rFonts w:ascii="Times New Roman" w:cs="Times New Roman"/>
          <w:sz w:val="28"/>
          <w:szCs w:val="28"/>
          <w:vertAlign w:val="subscript"/>
          <w:rPrChange w:id="2668" w:author="user pc" w:date="2022-03-15T10:14:00Z">
            <w:rPr>
              <w:vertAlign w:val="subscript"/>
            </w:rPr>
          </w:rPrChange>
        </w:rPr>
        <w:t>2</w:t>
      </w:r>
      <w:r w:rsidRPr="DB6FB8A1">
        <w:rPr>
          <w:rFonts w:ascii="Times New Roman" w:cs="Times New Roman"/>
          <w:sz w:val="28"/>
          <w:szCs w:val="28"/>
          <w:rPrChange w:id="2669" w:author="user pc" w:date="2022-03-15T10:14:00Z">
            <w:rPr/>
          </w:rPrChange>
        </w:rPr>
        <w:t>O</w:t>
      </w:r>
    </w:p>
    <w:p>
      <w:pPr>
        <w:pStyle w:val="style0"/>
        <w:rPr>
          <w:rFonts w:ascii="Times New Roman" w:cs="Times New Roman"/>
          <w:sz w:val="28"/>
          <w:szCs w:val="28"/>
          <w:rPrChange w:id="2670" w:author="user pc" w:date="2022-03-15T10:14:00Z">
            <w:rPr/>
          </w:rPrChange>
        </w:rPr>
      </w:pPr>
      <w:r w:rsidRPr="1B63DA19">
        <w:rPr>
          <w:rFonts w:ascii="Times New Roman" w:cs="Times New Roman"/>
          <w:sz w:val="28"/>
          <w:szCs w:val="28"/>
          <w:rPrChange w:id="2671" w:author="user pc" w:date="2022-03-15T10:14:00Z">
            <w:rPr/>
          </w:rPrChange>
        </w:rPr>
        <w:t>(d) CS</w:t>
      </w:r>
      <w:r w:rsidRPr="C09D8CE1">
        <w:rPr>
          <w:rFonts w:ascii="Times New Roman" w:cs="Times New Roman"/>
          <w:sz w:val="28"/>
          <w:szCs w:val="28"/>
          <w:vertAlign w:val="subscript"/>
          <w:rPrChange w:id="2672" w:author="user pc" w:date="2022-03-15T10:14:00Z">
            <w:rPr>
              <w:vertAlign w:val="subscript"/>
            </w:rPr>
          </w:rPrChange>
        </w:rPr>
        <w:t>2</w:t>
      </w:r>
      <w:r w:rsidRPr="196566F7">
        <w:rPr>
          <w:rFonts w:ascii="Times New Roman" w:cs="Times New Roman"/>
          <w:sz w:val="28"/>
          <w:szCs w:val="28"/>
          <w:rPrChange w:id="2673" w:author="user pc" w:date="2022-03-15T10:14:00Z">
            <w:rPr/>
          </w:rPrChange>
        </w:rPr>
        <w:t> and FeSO</w:t>
      </w:r>
      <w:r w:rsidRPr="F2F6418D">
        <w:rPr>
          <w:rFonts w:ascii="Times New Roman" w:cs="Times New Roman"/>
          <w:sz w:val="28"/>
          <w:szCs w:val="28"/>
          <w:vertAlign w:val="subscript"/>
          <w:rPrChange w:id="2674" w:author="user pc" w:date="2022-03-15T10:14:00Z">
            <w:rPr>
              <w:vertAlign w:val="subscript"/>
            </w:rPr>
          </w:rPrChange>
        </w:rPr>
        <w:t>4</w:t>
      </w:r>
    </w:p>
    <w:p>
      <w:pPr>
        <w:pStyle w:val="style0"/>
        <w:rPr>
          <w:rFonts w:ascii="Times New Roman" w:cs="Times New Roman"/>
          <w:b/>
          <w:bCs/>
          <w:sz w:val="28"/>
          <w:szCs w:val="28"/>
          <w:rPrChange w:id="2675" w:author="user pc" w:date="2022-03-15T10:14:00Z">
            <w:rPr>
              <w:b/>
              <w:bCs/>
            </w:rPr>
          </w:rPrChange>
        </w:rPr>
      </w:pPr>
      <w:r w:rsidRPr="3EBBDE75">
        <w:rPr>
          <w:rFonts w:ascii="Times New Roman" w:cs="Times New Roman"/>
          <w:b/>
          <w:bCs/>
          <w:sz w:val="28"/>
          <w:szCs w:val="28"/>
          <w:rPrChange w:id="2676" w:author="user pc" w:date="2022-03-15T10:14:00Z">
            <w:rPr>
              <w:b/>
              <w:bCs/>
            </w:rPr>
          </w:rPrChange>
        </w:rPr>
        <w:t>Ans. (c)</w:t>
      </w:r>
    </w:p>
    <w:p>
      <w:pPr>
        <w:pStyle w:val="style0"/>
        <w:rPr>
          <w:rFonts w:ascii="Times New Roman" w:cs="Times New Roman"/>
          <w:sz w:val="28"/>
          <w:szCs w:val="28"/>
          <w:rPrChange w:id="2677" w:author="user pc" w:date="2022-03-15T10:14:00Z">
            <w:rPr/>
          </w:rPrChange>
        </w:rPr>
      </w:pPr>
      <w:r w:rsidRPr="43D0FCDC">
        <w:rPr>
          <w:rFonts w:ascii="Times New Roman" w:cs="Times New Roman"/>
          <w:sz w:val="28"/>
          <w:szCs w:val="28"/>
          <w:rPrChange w:id="2678" w:author="user pc" w:date="2022-03-15T10:14:00Z">
            <w:rPr/>
          </w:rPrChange>
        </w:rPr>
        <w:t>4.1.0 g of an oxide of A contained 0.5 g of A. 4.0 g of another oxide of A contained 1.6 g of A. The data indicate the law of</w:t>
      </w:r>
    </w:p>
    <w:p>
      <w:pPr>
        <w:pStyle w:val="style0"/>
        <w:rPr>
          <w:rFonts w:ascii="Times New Roman" w:cs="Times New Roman"/>
          <w:sz w:val="28"/>
          <w:szCs w:val="28"/>
          <w:rPrChange w:id="2679" w:author="user pc" w:date="2022-03-15T10:14:00Z">
            <w:rPr/>
          </w:rPrChange>
        </w:rPr>
      </w:pPr>
      <w:r w:rsidRPr="AE648C63">
        <w:rPr>
          <w:rFonts w:ascii="Times New Roman" w:cs="Times New Roman"/>
          <w:sz w:val="28"/>
          <w:szCs w:val="28"/>
          <w:rPrChange w:id="2680" w:author="user pc" w:date="2022-03-15T10:14:00Z">
            <w:rPr/>
          </w:rPrChange>
        </w:rPr>
        <w:t>(a) Reciprocal proportions</w:t>
      </w:r>
    </w:p>
    <w:p>
      <w:pPr>
        <w:pStyle w:val="style0"/>
        <w:rPr>
          <w:rFonts w:ascii="Times New Roman" w:cs="Times New Roman"/>
          <w:sz w:val="28"/>
          <w:szCs w:val="28"/>
          <w:rPrChange w:id="2681" w:author="user pc" w:date="2022-03-15T10:14:00Z">
            <w:rPr/>
          </w:rPrChange>
        </w:rPr>
      </w:pPr>
      <w:r w:rsidRPr="0A4A0477">
        <w:rPr>
          <w:rFonts w:ascii="Times New Roman" w:cs="Times New Roman"/>
          <w:sz w:val="28"/>
          <w:szCs w:val="28"/>
          <w:rPrChange w:id="2682" w:author="user pc" w:date="2022-03-15T10:14:00Z">
            <w:rPr/>
          </w:rPrChange>
        </w:rPr>
        <w:t>(b) Constant proportions</w:t>
      </w:r>
    </w:p>
    <w:p>
      <w:pPr>
        <w:pStyle w:val="style0"/>
        <w:rPr>
          <w:rFonts w:ascii="Times New Roman" w:cs="Times New Roman"/>
          <w:sz w:val="28"/>
          <w:szCs w:val="28"/>
          <w:rPrChange w:id="2683" w:author="user pc" w:date="2022-03-15T10:14:00Z">
            <w:rPr/>
          </w:rPrChange>
        </w:rPr>
      </w:pPr>
      <w:r w:rsidRPr="9ED011C3">
        <w:rPr>
          <w:rFonts w:ascii="Times New Roman" w:cs="Times New Roman"/>
          <w:sz w:val="28"/>
          <w:szCs w:val="28"/>
          <w:rPrChange w:id="2684" w:author="user pc" w:date="2022-03-15T10:14:00Z">
            <w:rPr/>
          </w:rPrChange>
        </w:rPr>
        <w:t>(c) Conservation of energy</w:t>
      </w:r>
    </w:p>
    <w:p>
      <w:pPr>
        <w:pStyle w:val="style0"/>
        <w:rPr>
          <w:rFonts w:ascii="Times New Roman" w:cs="Times New Roman"/>
          <w:sz w:val="28"/>
          <w:szCs w:val="28"/>
          <w:rPrChange w:id="2685" w:author="user pc" w:date="2022-03-15T10:14:00Z">
            <w:rPr/>
          </w:rPrChange>
        </w:rPr>
      </w:pPr>
      <w:r w:rsidRPr="EBB02A0C">
        <w:rPr>
          <w:rFonts w:ascii="Times New Roman" w:cs="Times New Roman"/>
          <w:sz w:val="28"/>
          <w:szCs w:val="28"/>
          <w:rPrChange w:id="2686" w:author="user pc" w:date="2022-03-15T10:14:00Z">
            <w:rPr/>
          </w:rPrChange>
        </w:rPr>
        <w:t>(d) Multiple proportions</w:t>
      </w:r>
    </w:p>
    <w:p>
      <w:pPr>
        <w:pStyle w:val="style0"/>
        <w:rPr>
          <w:rFonts w:ascii="Times New Roman" w:cs="Times New Roman"/>
          <w:b/>
          <w:bCs/>
          <w:sz w:val="28"/>
          <w:szCs w:val="28"/>
          <w:rPrChange w:id="2687" w:author="user pc" w:date="2022-03-15T10:14:00Z">
            <w:rPr>
              <w:b/>
              <w:bCs/>
            </w:rPr>
          </w:rPrChange>
        </w:rPr>
      </w:pPr>
      <w:r w:rsidRPr="6D94BB1B">
        <w:rPr>
          <w:rFonts w:ascii="Times New Roman" w:cs="Times New Roman"/>
          <w:b/>
          <w:bCs/>
          <w:sz w:val="28"/>
          <w:szCs w:val="28"/>
          <w:rPrChange w:id="2688" w:author="user pc" w:date="2022-03-15T10:14:00Z">
            <w:rPr>
              <w:b/>
              <w:bCs/>
            </w:rPr>
          </w:rPrChange>
        </w:rPr>
        <w:t>Ans. (d)</w:t>
      </w:r>
    </w:p>
    <w:p>
      <w:pPr>
        <w:pStyle w:val="style0"/>
        <w:rPr>
          <w:rFonts w:ascii="Times New Roman" w:cs="Times New Roman"/>
          <w:sz w:val="28"/>
          <w:szCs w:val="28"/>
          <w:rPrChange w:id="2689" w:author="user pc" w:date="2022-03-15T10:14:00Z">
            <w:rPr/>
          </w:rPrChange>
        </w:rPr>
      </w:pPr>
      <w:r w:rsidRPr="BBD39DA4">
        <w:rPr>
          <w:rFonts w:ascii="Times New Roman" w:cs="Times New Roman"/>
          <w:sz w:val="28"/>
          <w:szCs w:val="28"/>
          <w:rPrChange w:id="2690" w:author="user pc" w:date="2022-03-15T10:14:00Z">
            <w:rPr/>
          </w:rPrChange>
        </w:rPr>
        <w:t>5.</w:t>
      </w:r>
      <w:r>
        <w:rPr>
          <w:rFonts w:ascii="Times New Roman" w:cs="Times New Roman" w:hAnsi="Times New Roman"/>
          <w:sz w:val="28"/>
          <w:szCs w:val="28"/>
        </w:rPr>
        <w:t xml:space="preserve"> </w:t>
      </w:r>
      <w:r w:rsidRPr="106F2A56">
        <w:rPr>
          <w:rFonts w:ascii="Times New Roman" w:cs="Times New Roman"/>
          <w:sz w:val="28"/>
          <w:szCs w:val="28"/>
          <w:rPrChange w:id="2691" w:author="user pc" w:date="2022-03-15T10:14:00Z">
            <w:rPr/>
          </w:rPrChange>
        </w:rPr>
        <w:t>In compound A, 1.00 g nitrogen unites with 0.57 g oxygen. In compound B, 2.00 g nitrogen combines with 2.24 g oxygen. In compound C, 3.00 g nitrogen combines with 5.11 g oxygen. These results obey the following law</w:t>
      </w:r>
    </w:p>
    <w:p>
      <w:pPr>
        <w:pStyle w:val="style0"/>
        <w:rPr>
          <w:rFonts w:ascii="Times New Roman" w:cs="Times New Roman"/>
          <w:sz w:val="28"/>
          <w:szCs w:val="28"/>
          <w:rPrChange w:id="2692" w:author="user pc" w:date="2022-03-15T10:14:00Z">
            <w:rPr/>
          </w:rPrChange>
        </w:rPr>
      </w:pPr>
      <w:r w:rsidRPr="5093BE8C">
        <w:rPr>
          <w:rFonts w:ascii="Times New Roman" w:cs="Times New Roman"/>
          <w:sz w:val="28"/>
          <w:szCs w:val="28"/>
          <w:rPrChange w:id="2693" w:author="user pc" w:date="2022-03-15T10:14:00Z">
            <w:rPr/>
          </w:rPrChange>
        </w:rPr>
        <w:t>(a) Law of constant proportion</w:t>
      </w:r>
    </w:p>
    <w:p>
      <w:pPr>
        <w:pStyle w:val="style0"/>
        <w:rPr>
          <w:rFonts w:ascii="Times New Roman" w:cs="Times New Roman"/>
          <w:sz w:val="28"/>
          <w:szCs w:val="28"/>
          <w:rPrChange w:id="2694" w:author="user pc" w:date="2022-03-15T10:14:00Z">
            <w:rPr/>
          </w:rPrChange>
        </w:rPr>
      </w:pPr>
      <w:r w:rsidRPr="0822B544">
        <w:rPr>
          <w:rFonts w:ascii="Times New Roman" w:cs="Times New Roman"/>
          <w:sz w:val="28"/>
          <w:szCs w:val="28"/>
          <w:rPrChange w:id="2695" w:author="user pc" w:date="2022-03-15T10:14:00Z">
            <w:rPr/>
          </w:rPrChange>
        </w:rPr>
        <w:t>(b) Law of multiple proportion</w:t>
      </w:r>
    </w:p>
    <w:p>
      <w:pPr>
        <w:pStyle w:val="style0"/>
        <w:rPr>
          <w:rFonts w:ascii="Times New Roman" w:cs="Times New Roman"/>
          <w:sz w:val="28"/>
          <w:szCs w:val="28"/>
          <w:rPrChange w:id="2696" w:author="user pc" w:date="2022-03-15T10:14:00Z">
            <w:rPr/>
          </w:rPrChange>
        </w:rPr>
      </w:pPr>
      <w:r w:rsidRPr="72904C8F">
        <w:rPr>
          <w:rFonts w:ascii="Times New Roman" w:cs="Times New Roman"/>
          <w:sz w:val="28"/>
          <w:szCs w:val="28"/>
          <w:rPrChange w:id="2697" w:author="user pc" w:date="2022-03-15T10:14:00Z">
            <w:rPr/>
          </w:rPrChange>
        </w:rPr>
        <w:t>(c) Law of reciprocal proportion</w:t>
      </w:r>
    </w:p>
    <w:p>
      <w:pPr>
        <w:pStyle w:val="style0"/>
        <w:rPr>
          <w:rFonts w:ascii="Times New Roman" w:cs="Times New Roman"/>
          <w:sz w:val="28"/>
          <w:szCs w:val="28"/>
          <w:rPrChange w:id="2698" w:author="user pc" w:date="2022-03-15T10:14:00Z">
            <w:rPr/>
          </w:rPrChange>
        </w:rPr>
      </w:pPr>
      <w:r w:rsidRPr="4466C473">
        <w:rPr>
          <w:rFonts w:ascii="Times New Roman" w:cs="Times New Roman"/>
          <w:sz w:val="28"/>
          <w:szCs w:val="28"/>
          <w:rPrChange w:id="2699" w:author="user pc" w:date="2022-03-15T10:14:00Z">
            <w:rPr/>
          </w:rPrChange>
        </w:rPr>
        <w:t>(d) Dalton’s law of partial pressure</w:t>
      </w:r>
    </w:p>
    <w:p>
      <w:pPr>
        <w:pStyle w:val="style0"/>
        <w:rPr>
          <w:rFonts w:ascii="Times New Roman" w:cs="Times New Roman"/>
          <w:b/>
          <w:bCs/>
          <w:sz w:val="28"/>
          <w:szCs w:val="28"/>
          <w:rPrChange w:id="2700" w:author="user pc" w:date="2022-03-15T10:14:00Z">
            <w:rPr>
              <w:b/>
              <w:bCs/>
            </w:rPr>
          </w:rPrChange>
        </w:rPr>
      </w:pPr>
      <w:r w:rsidRPr="1FBE5899">
        <w:rPr>
          <w:rFonts w:ascii="Times New Roman" w:cs="Times New Roman"/>
          <w:b/>
          <w:bCs/>
          <w:sz w:val="28"/>
          <w:szCs w:val="28"/>
          <w:rPrChange w:id="2701" w:author="user pc" w:date="2022-03-15T10:14:00Z">
            <w:rPr>
              <w:b/>
              <w:bCs/>
            </w:rPr>
          </w:rPrChange>
        </w:rPr>
        <w:t>Ans. (b)</w:t>
      </w:r>
    </w:p>
    <w:p>
      <w:pPr>
        <w:pStyle w:val="style157"/>
        <w:rPr>
          <w:rFonts w:ascii="Times New Roman" w:cs="Times New Roman" w:eastAsia="宋体" w:hAnsi="Times New Roman"/>
          <w:sz w:val="28"/>
          <w:szCs w:val="28"/>
          <w:rPrChange w:id="2702" w:author="user pc" w:date="2022-03-15T10:14:00Z">
            <w:rPr>
              <w:rFonts w:ascii="Bell MT" w:cs="Bell MT" w:eastAsia="宋体" w:hAnsi="Bell MT"/>
            </w:rPr>
          </w:rPrChange>
        </w:rPr>
      </w:pPr>
      <w:r w:rsidRPr="931F41E8">
        <w:rPr>
          <w:rFonts w:ascii="Times New Roman" w:cs="Times New Roman" w:eastAsia="宋体" w:hAnsi="Times New Roman"/>
          <w:sz w:val="28"/>
          <w:szCs w:val="28"/>
          <w:rPrChange w:id="2703" w:author="user pc" w:date="2022-03-15T10:14:00Z">
            <w:rPr>
              <w:rFonts w:cs="Bell MT" w:eastAsia="宋体" w:hAnsi="Bell MT"/>
            </w:rPr>
          </w:rPrChange>
        </w:rPr>
        <w:t xml:space="preserve">6. A mixture of 12 g of carbon and 64 g of sulphur is heated until reaction is complete and none of the reactants is left over. What mass of the compound, carbon (II) sulphide is formed? </w:t>
      </w:r>
      <w:r w:rsidRPr="BCD8B648">
        <w:rPr>
          <w:rFonts w:ascii="Times New Roman" w:cs="Times New Roman" w:eastAsia="宋体" w:hAnsi="Times New Roman"/>
          <w:b/>
          <w:bCs/>
          <w:sz w:val="28"/>
          <w:szCs w:val="28"/>
          <w:rPrChange w:id="2704" w:author="user pc" w:date="2022-03-15T10:14:00Z">
            <w:rPr>
              <w:rFonts w:cs="Bell MT" w:eastAsia="宋体" w:hAnsi="Bell MT"/>
              <w:b/>
              <w:bCs/>
            </w:rPr>
          </w:rPrChange>
        </w:rPr>
        <w:t>Ans. 76g</w:t>
      </w:r>
    </w:p>
    <w:p>
      <w:pPr>
        <w:pStyle w:val="style157"/>
        <w:rPr>
          <w:ins w:id="2705" w:author="user pc" w:date="2022-03-18T11:11:00Z"/>
          <w:rFonts w:ascii="Times New Roman" w:cs="Times New Roman" w:eastAsia="宋体" w:hAnsi="Times New Roman"/>
          <w:b/>
          <w:bCs/>
          <w:sz w:val="28"/>
          <w:szCs w:val="28"/>
          <w:highlight w:val="yellow"/>
        </w:rPr>
      </w:pPr>
    </w:p>
    <w:p>
      <w:pPr>
        <w:pStyle w:val="style157"/>
        <w:rPr>
          <w:rFonts w:ascii="Times New Roman" w:cs="Times New Roman" w:eastAsia="宋体" w:hAnsi="Times New Roman"/>
          <w:b/>
          <w:bCs/>
          <w:sz w:val="28"/>
          <w:szCs w:val="28"/>
          <w:highlight w:val="yellow"/>
        </w:rPr>
      </w:pPr>
    </w:p>
    <w:p>
      <w:pPr>
        <w:pStyle w:val="style157"/>
        <w:rPr>
          <w:rFonts w:ascii="Times New Roman" w:cs="Times New Roman" w:eastAsia="宋体" w:hAnsi="Times New Roman"/>
          <w:b/>
          <w:bCs/>
          <w:color w:val="ff0000"/>
          <w:sz w:val="28"/>
          <w:szCs w:val="28"/>
          <w:highlight w:val="lightGray"/>
        </w:rPr>
      </w:pPr>
      <w:r>
        <w:rPr>
          <w:rFonts w:ascii="Times New Roman" w:cs="Times New Roman" w:eastAsia="宋体" w:hAnsi="Times New Roman"/>
          <w:b/>
          <w:bCs/>
          <w:color w:val="ff0000"/>
          <w:sz w:val="28"/>
          <w:szCs w:val="28"/>
          <w:highlight w:val="lightGray"/>
        </w:rPr>
        <w:t>CHAPTER SIX</w:t>
      </w:r>
    </w:p>
    <w:p>
      <w:pPr>
        <w:pStyle w:val="style157"/>
        <w:rPr>
          <w:rFonts w:ascii="Times New Roman" w:cs="Times New Roman" w:eastAsia="宋体" w:hAnsi="Times New Roman"/>
          <w:b/>
          <w:bCs/>
          <w:color w:val="ff0000"/>
          <w:sz w:val="28"/>
          <w:szCs w:val="28"/>
          <w:highlight w:val="lightGray"/>
        </w:rPr>
      </w:pPr>
    </w:p>
    <w:p>
      <w:pPr>
        <w:pStyle w:val="style157"/>
        <w:rPr>
          <w:rFonts w:ascii="Times New Roman" w:cs="Times New Roman" w:eastAsia="宋体" w:hAnsi="Times New Roman"/>
          <w:color w:val="ff0000"/>
          <w:sz w:val="28"/>
          <w:szCs w:val="28"/>
          <w:highlight w:val="lightGray"/>
          <w:rPrChange w:id="2706" w:author="user pc" w:date="2022-03-15T10:14:00Z">
            <w:rPr>
              <w:rFonts w:ascii="Bell MT" w:cs="Bell MT" w:eastAsia="宋体" w:hAnsi="Bell MT"/>
              <w:highlight w:val="yellow"/>
            </w:rPr>
          </w:rPrChange>
        </w:rPr>
      </w:pPr>
      <w:r w:rsidRPr="D8C166BE">
        <w:rPr>
          <w:rFonts w:ascii="Times New Roman" w:cs="Times New Roman" w:eastAsia="宋体" w:hAnsi="Times New Roman"/>
          <w:b/>
          <w:bCs/>
          <w:color w:val="ff0000"/>
          <w:sz w:val="28"/>
          <w:szCs w:val="28"/>
          <w:highlight w:val="lightGray"/>
          <w:rPrChange w:id="2707" w:author="user pc" w:date="2022-03-15T10:14:00Z">
            <w:rPr>
              <w:rFonts w:ascii="Bell MT" w:cs="Bell MT" w:eastAsia="宋体" w:hAnsi="Bell MT"/>
              <w:b/>
              <w:bCs/>
              <w:highlight w:val="yellow"/>
            </w:rPr>
          </w:rPrChange>
        </w:rPr>
        <w:t>STOICHIOMETRY</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2708" w:author="user pc" w:date="2022-03-15T10:14:00Z">
            <w:rPr>
              <w:rFonts w:ascii="Bell MT" w:cs="Bell MT" w:eastAsia="宋体" w:hAnsi="Bell MT"/>
            </w:rPr>
          </w:rPrChange>
        </w:rPr>
      </w:pPr>
      <w:r w:rsidRPr="B3E1EFA3">
        <w:rPr>
          <w:rFonts w:ascii="Times New Roman" w:cs="Times New Roman" w:eastAsia="宋体" w:hAnsi="Times New Roman"/>
          <w:sz w:val="28"/>
          <w:szCs w:val="28"/>
          <w:rPrChange w:id="2709" w:author="user pc" w:date="2022-03-15T10:14:00Z">
            <w:rPr>
              <w:rFonts w:ascii="Bell MT" w:cs="Bell MT" w:eastAsia="宋体" w:hAnsi="Bell MT"/>
            </w:rPr>
          </w:rPrChange>
        </w:rPr>
        <w:t xml:space="preserve">Stoichiometry is pronounced as </w:t>
      </w:r>
      <w:r w:rsidRPr="EBEEC472">
        <w:rPr>
          <w:rFonts w:ascii="Times New Roman" w:cs="Times New Roman" w:eastAsia="宋体" w:hAnsi="Times New Roman"/>
          <w:b/>
          <w:bCs/>
          <w:i/>
          <w:iCs/>
          <w:sz w:val="28"/>
          <w:szCs w:val="28"/>
          <w:rPrChange w:id="2710" w:author="user pc" w:date="2022-03-15T10:14:00Z">
            <w:rPr>
              <w:rFonts w:ascii="Bell MT" w:cs="Bell MT" w:eastAsia="宋体" w:hAnsi="Bell MT"/>
              <w:b/>
              <w:bCs/>
              <w:i/>
              <w:iCs/>
            </w:rPr>
          </w:rPrChange>
        </w:rPr>
        <w:t>stoy</w:t>
      </w:r>
      <w:r>
        <w:rPr>
          <w:rFonts w:ascii="Times New Roman" w:cs="Times New Roman" w:eastAsia="宋体" w:hAnsi="Times New Roman"/>
          <w:b/>
          <w:bCs/>
          <w:i/>
          <w:iCs/>
          <w:sz w:val="28"/>
          <w:szCs w:val="28"/>
        </w:rPr>
        <w:t xml:space="preserve"> – </w:t>
      </w:r>
      <w:r w:rsidRPr="8C814D5C">
        <w:rPr>
          <w:rFonts w:ascii="Times New Roman" w:cs="Times New Roman" w:eastAsia="宋体" w:hAnsi="Times New Roman"/>
          <w:b/>
          <w:bCs/>
          <w:i/>
          <w:iCs/>
          <w:sz w:val="28"/>
          <w:szCs w:val="28"/>
          <w:rPrChange w:id="2711" w:author="user pc" w:date="2022-03-15T10:14:00Z">
            <w:rPr>
              <w:rFonts w:ascii="Bell MT" w:cs="Bell MT" w:eastAsia="宋体" w:hAnsi="Bell MT"/>
              <w:b/>
              <w:bCs/>
              <w:i/>
              <w:iCs/>
            </w:rPr>
          </w:rPrChange>
        </w:rPr>
        <w:t>key</w:t>
      </w:r>
      <w:r>
        <w:rPr>
          <w:rFonts w:ascii="Times New Roman" w:cs="Times New Roman" w:eastAsia="宋体" w:hAnsi="Times New Roman"/>
          <w:b/>
          <w:bCs/>
          <w:i/>
          <w:iCs/>
          <w:sz w:val="28"/>
          <w:szCs w:val="28"/>
        </w:rPr>
        <w:t xml:space="preserve"> – </w:t>
      </w:r>
      <w:r w:rsidRPr="4BB8B366">
        <w:rPr>
          <w:rFonts w:ascii="Times New Roman" w:cs="Times New Roman" w:eastAsia="宋体" w:hAnsi="Times New Roman"/>
          <w:b/>
          <w:bCs/>
          <w:i/>
          <w:iCs/>
          <w:sz w:val="28"/>
          <w:szCs w:val="28"/>
          <w:rPrChange w:id="2712" w:author="user pc" w:date="2022-03-15T10:14:00Z">
            <w:rPr>
              <w:rFonts w:ascii="Bell MT" w:cs="Bell MT" w:eastAsia="宋体" w:hAnsi="Bell MT"/>
              <w:b/>
              <w:bCs/>
              <w:i/>
              <w:iCs/>
            </w:rPr>
          </w:rPrChange>
        </w:rPr>
        <w:t>om</w:t>
      </w:r>
      <w:r>
        <w:rPr>
          <w:rFonts w:ascii="Times New Roman" w:cs="Times New Roman" w:eastAsia="宋体" w:hAnsi="Times New Roman"/>
          <w:b/>
          <w:bCs/>
          <w:i/>
          <w:iCs/>
          <w:sz w:val="28"/>
          <w:szCs w:val="28"/>
        </w:rPr>
        <w:t xml:space="preserve"> – </w:t>
      </w:r>
      <w:r w:rsidRPr="59DCDAFE">
        <w:rPr>
          <w:rFonts w:ascii="Times New Roman" w:cs="Times New Roman" w:eastAsia="宋体" w:hAnsi="Times New Roman"/>
          <w:b/>
          <w:bCs/>
          <w:i/>
          <w:iCs/>
          <w:sz w:val="28"/>
          <w:szCs w:val="28"/>
          <w:rPrChange w:id="2713" w:author="user pc" w:date="2022-03-15T10:14:00Z">
            <w:rPr>
              <w:rFonts w:ascii="Bell MT" w:cs="Bell MT" w:eastAsia="宋体" w:hAnsi="Bell MT"/>
              <w:b/>
              <w:bCs/>
              <w:i/>
              <w:iCs/>
            </w:rPr>
          </w:rPrChange>
        </w:rPr>
        <w:t>e</w:t>
      </w:r>
      <w:r>
        <w:rPr>
          <w:rFonts w:ascii="Times New Roman" w:cs="Times New Roman" w:eastAsia="宋体" w:hAnsi="Times New Roman"/>
          <w:b/>
          <w:bCs/>
          <w:i/>
          <w:iCs/>
          <w:sz w:val="28"/>
          <w:szCs w:val="28"/>
        </w:rPr>
        <w:t xml:space="preserve"> </w:t>
      </w:r>
      <w:r w:rsidRPr="C1F167A0">
        <w:rPr>
          <w:rFonts w:ascii="Times New Roman" w:cs="Times New Roman" w:eastAsia="宋体" w:hAnsi="Times New Roman"/>
          <w:b/>
          <w:bCs/>
          <w:i/>
          <w:iCs/>
          <w:sz w:val="28"/>
          <w:szCs w:val="28"/>
          <w:rPrChange w:id="2714" w:author="user pc" w:date="2022-03-15T10:14:00Z">
            <w:rPr>
              <w:rFonts w:ascii="Bell MT" w:cs="Bell MT" w:eastAsia="宋体" w:hAnsi="Bell MT"/>
              <w:b/>
              <w:bCs/>
              <w:i/>
              <w:iCs/>
            </w:rPr>
          </w:rPrChange>
        </w:rPr>
        <w:t>-</w:t>
      </w:r>
      <w:r>
        <w:rPr>
          <w:rFonts w:ascii="Times New Roman" w:cs="Times New Roman" w:eastAsia="宋体" w:hAnsi="Times New Roman"/>
          <w:b/>
          <w:bCs/>
          <w:i/>
          <w:iCs/>
          <w:sz w:val="28"/>
          <w:szCs w:val="28"/>
        </w:rPr>
        <w:t xml:space="preserve"> </w:t>
      </w:r>
      <w:r w:rsidRPr="2D89F2EA">
        <w:rPr>
          <w:rFonts w:ascii="Times New Roman" w:cs="Times New Roman" w:eastAsia="宋体" w:hAnsi="Times New Roman"/>
          <w:b/>
          <w:bCs/>
          <w:i/>
          <w:iCs/>
          <w:sz w:val="28"/>
          <w:szCs w:val="28"/>
          <w:rPrChange w:id="2715" w:author="user pc" w:date="2022-03-15T10:14:00Z">
            <w:rPr>
              <w:rFonts w:ascii="Bell MT" w:cs="Bell MT" w:eastAsia="宋体" w:hAnsi="Bell MT"/>
              <w:b/>
              <w:bCs/>
              <w:i/>
              <w:iCs/>
            </w:rPr>
          </w:rPrChange>
        </w:rPr>
        <w:t>tree</w:t>
      </w:r>
      <w:r w:rsidRPr="B7D382E4">
        <w:rPr>
          <w:rFonts w:ascii="Times New Roman" w:cs="Times New Roman" w:eastAsia="宋体" w:hAnsi="Times New Roman"/>
          <w:sz w:val="28"/>
          <w:szCs w:val="28"/>
          <w:rPrChange w:id="2716" w:author="user pc" w:date="2022-03-15T10:14:00Z">
            <w:rPr>
              <w:rFonts w:ascii="Bell MT" w:cs="Bell MT" w:eastAsia="宋体" w:hAnsi="Bell MT"/>
            </w:rPr>
          </w:rPrChange>
        </w:rPr>
        <w:t>. It is the calculation of the quantities of reactants and products involved in a chemical reaction. Stoichiometry is often based on the relationship between mass and moles, and volumes or moles and number of atoms (6.023×10</w:t>
      </w:r>
      <w:r w:rsidRPr="828224FF">
        <w:rPr>
          <w:rFonts w:ascii="Times New Roman" w:cs="Times New Roman" w:eastAsia="宋体" w:hAnsi="Times New Roman"/>
          <w:sz w:val="28"/>
          <w:szCs w:val="28"/>
          <w:vertAlign w:val="superscript"/>
          <w:rPrChange w:id="2717" w:author="user pc" w:date="2022-03-15T10:14:00Z">
            <w:rPr>
              <w:rFonts w:ascii="Bell MT" w:cs="Bell MT" w:eastAsia="宋体" w:hAnsi="Bell MT"/>
              <w:vertAlign w:val="superscript"/>
            </w:rPr>
          </w:rPrChange>
        </w:rPr>
        <w:t xml:space="preserve">23 </w:t>
      </w:r>
      <w:r w:rsidRPr="102AEA00">
        <w:rPr>
          <w:rFonts w:ascii="Times New Roman" w:cs="Times New Roman" w:eastAsia="宋体" w:hAnsi="Times New Roman"/>
          <w:sz w:val="28"/>
          <w:szCs w:val="28"/>
          <w:rPrChange w:id="2718" w:author="user pc" w:date="2022-03-15T10:14:00Z">
            <w:rPr>
              <w:rFonts w:ascii="Bell MT" w:cs="Bell MT" w:eastAsia="宋体" w:hAnsi="Bell MT"/>
            </w:rPr>
          </w:rPrChange>
        </w:rPr>
        <w:t xml:space="preserve">ions/particles/atoms). It is also based on balanced chemical reactions. Stoichiometry is the branch of chemistry which tells us the quantitative relationship between reactants and products in a balanced chemical equation. </w:t>
      </w:r>
    </w:p>
    <w:p>
      <w:pPr>
        <w:pStyle w:val="style157"/>
        <w:rPr>
          <w:rFonts w:ascii="Times New Roman" w:cs="Times New Roman" w:eastAsia="宋体" w:hAnsi="Times New Roman"/>
          <w:sz w:val="28"/>
          <w:szCs w:val="28"/>
          <w:rPrChange w:id="2719" w:author="user pc" w:date="2022-03-15T10:14:00Z">
            <w:rPr>
              <w:rFonts w:ascii="Bell MT" w:cs="Bell MT" w:eastAsia="宋体" w:hAnsi="Bell MT"/>
            </w:rPr>
          </w:rPrChange>
        </w:rPr>
      </w:pPr>
      <w:r w:rsidRPr="C6FFF20A">
        <w:rPr>
          <w:rFonts w:ascii="MS Mincho" w:cs="MS Mincho" w:eastAsia="MS Mincho" w:hAnsi="MS Mincho" w:hint="eastAsia"/>
          <w:sz w:val="28"/>
          <w:szCs w:val="28"/>
          <w:rPrChange w:id="2720" w:author="user pc" w:date="2022-03-15T10:14:00Z">
            <w:rPr>
              <w:rFonts w:cs="Bell MT" w:eastAsia="宋体" w:hAnsi="Bell MT"/>
            </w:rPr>
          </w:rPrChange>
        </w:rPr>
        <w:t>✓</w:t>
      </w:r>
      <w:r w:rsidRPr="C8A931B8">
        <w:rPr>
          <w:rFonts w:ascii="Times New Roman" w:cs="Times New Roman" w:eastAsia="宋体" w:hAnsi="Times New Roman"/>
          <w:b/>
          <w:bCs/>
          <w:color w:val="auto"/>
          <w:sz w:val="28"/>
          <w:szCs w:val="28"/>
          <w:highlight w:val="none"/>
          <w:rPrChange w:id="2721" w:author="user pc" w:date="2022-03-15T10:14:00Z">
            <w:rPr>
              <w:rFonts w:ascii="Dancing Script" w:cs="Bell MT" w:eastAsia="宋体" w:hAnsi="Dancing Script"/>
              <w:b/>
              <w:bCs/>
              <w:color w:val="ffffff"/>
              <w:highlight w:val="magenta"/>
            </w:rPr>
          </w:rPrChange>
        </w:rPr>
        <w:t xml:space="preserve">Stoichiometry is simply the mathematics behind chemistry. Given enough information, one can use stoichiometry to calculate masses, </w:t>
      </w:r>
      <w:r>
        <w:rPr>
          <w:rFonts w:ascii="Times New Roman" w:cs="Times New Roman" w:eastAsia="宋体" w:hAnsi="Times New Roman"/>
          <w:b/>
          <w:bCs/>
          <w:sz w:val="28"/>
          <w:szCs w:val="28"/>
        </w:rPr>
        <w:t xml:space="preserve">vplume, </w:t>
      </w:r>
      <w:r w:rsidRPr="016D4210">
        <w:rPr>
          <w:rFonts w:ascii="Times New Roman" w:cs="Times New Roman" w:eastAsia="宋体" w:hAnsi="Times New Roman"/>
          <w:b/>
          <w:bCs/>
          <w:color w:val="auto"/>
          <w:sz w:val="28"/>
          <w:szCs w:val="28"/>
          <w:highlight w:val="none"/>
          <w:rPrChange w:id="2722" w:author="user pc" w:date="2022-03-15T10:14:00Z">
            <w:rPr>
              <w:rFonts w:ascii="Dancing Script" w:cs="Bell MT" w:eastAsia="宋体" w:hAnsi="Dancing Script"/>
              <w:b/>
              <w:bCs/>
              <w:color w:val="ffffff"/>
              <w:highlight w:val="magenta"/>
            </w:rPr>
          </w:rPrChange>
        </w:rPr>
        <w:t>moles, and percents within a chemical equation.</w:t>
      </w:r>
    </w:p>
    <w:p>
      <w:pPr>
        <w:pStyle w:val="style157"/>
        <w:rPr>
          <w:rFonts w:ascii="Times New Roman" w:cs="Times New Roman" w:eastAsia="宋体" w:hAnsi="Times New Roman"/>
          <w:b/>
          <w:bCs/>
          <w:sz w:val="28"/>
          <w:szCs w:val="28"/>
          <w:rPrChange w:id="2723" w:author="user pc" w:date="2022-03-15T10:14:00Z">
            <w:rPr>
              <w:rFonts w:ascii="Bell MT" w:cs="Bell MT" w:eastAsia="宋体" w:hAnsi="Bell MT"/>
              <w:b/>
              <w:bCs/>
            </w:rPr>
          </w:rPrChange>
        </w:rPr>
      </w:pPr>
    </w:p>
    <w:p>
      <w:pPr>
        <w:pStyle w:val="style157"/>
        <w:rPr>
          <w:rFonts w:ascii="Times New Roman" w:cs="Times New Roman" w:eastAsia="宋体" w:hAnsi="Times New Roman"/>
          <w:sz w:val="28"/>
          <w:szCs w:val="28"/>
          <w:rPrChange w:id="2724" w:author="user pc" w:date="2022-03-15T10:14:00Z">
            <w:rPr>
              <w:rFonts w:ascii="Bell MT" w:cs="Bell MT" w:eastAsia="宋体" w:hAnsi="Bell MT"/>
            </w:rPr>
          </w:rPrChange>
        </w:rPr>
      </w:pPr>
      <w:r w:rsidRPr="F28B1316">
        <w:rPr>
          <w:rFonts w:ascii="Times New Roman" w:cs="Times New Roman" w:eastAsia="宋体" w:hAnsi="Times New Roman"/>
          <w:b/>
          <w:bCs/>
          <w:sz w:val="28"/>
          <w:szCs w:val="28"/>
          <w:rPrChange w:id="2725" w:author="user pc" w:date="2022-03-15T10:14:00Z">
            <w:rPr>
              <w:rFonts w:ascii="Bell MT" w:cs="Bell MT" w:eastAsia="宋体" w:hAnsi="Bell MT"/>
              <w:b/>
              <w:bCs/>
            </w:rPr>
          </w:rPrChange>
        </w:rPr>
        <w:t>ASSUMPTIONS:</w:t>
      </w:r>
    </w:p>
    <w:p>
      <w:pPr>
        <w:pStyle w:val="style157"/>
        <w:rPr>
          <w:rFonts w:ascii="Times New Roman" w:cs="Times New Roman" w:eastAsia="宋体" w:hAnsi="Times New Roman"/>
          <w:sz w:val="28"/>
          <w:szCs w:val="28"/>
        </w:rPr>
      </w:pPr>
      <w:r w:rsidRPr="E5199B4B">
        <w:rPr>
          <w:rFonts w:ascii="Times New Roman" w:cs="Times New Roman" w:eastAsia="宋体" w:hAnsi="Times New Roman"/>
          <w:sz w:val="28"/>
          <w:szCs w:val="28"/>
          <w:rPrChange w:id="2726" w:author="user pc" w:date="2022-03-15T10:14:00Z">
            <w:rPr>
              <w:rFonts w:ascii="Bell MT" w:cs="Bell MT" w:eastAsia="宋体" w:hAnsi="Bell MT"/>
            </w:rPr>
          </w:rPrChange>
        </w:rPr>
        <w:t xml:space="preserve">All the reactants are completely converted to the product and there </w:t>
      </w:r>
      <w:r>
        <w:rPr>
          <w:rFonts w:ascii="Times New Roman" w:cs="Times New Roman" w:eastAsia="宋体" w:hAnsi="Times New Roman"/>
          <w:sz w:val="28"/>
          <w:szCs w:val="28"/>
        </w:rPr>
        <w:t xml:space="preserve">is no side reaction occurring. </w:t>
      </w:r>
    </w:p>
    <w:p>
      <w:pPr>
        <w:pStyle w:val="style157"/>
        <w:rPr>
          <w:rFonts w:ascii="Times New Roman" w:cs="Times New Roman" w:eastAsia="宋体" w:hAnsi="Times New Roman"/>
          <w:sz w:val="28"/>
          <w:szCs w:val="28"/>
          <w:rPrChange w:id="2727" w:author="user pc" w:date="2022-03-15T10:14:00Z">
            <w:rPr>
              <w:rFonts w:ascii="Bell MT" w:cs="Bell MT" w:eastAsia="宋体" w:hAnsi="Bell MT"/>
            </w:rPr>
          </w:rPrChange>
        </w:rPr>
      </w:pPr>
      <w:r w:rsidRPr="BB163D62">
        <w:rPr>
          <w:rFonts w:ascii="Times New Roman" w:cs="Times New Roman" w:eastAsia="宋体" w:hAnsi="Times New Roman"/>
          <w:sz w:val="28"/>
          <w:szCs w:val="28"/>
          <w:rPrChange w:id="2728" w:author="user pc" w:date="2022-03-15T10:14:00Z">
            <w:rPr>
              <w:rFonts w:ascii="Bell MT" w:cs="Bell MT" w:eastAsia="宋体" w:hAnsi="Bell MT"/>
            </w:rPr>
          </w:rPrChange>
        </w:rPr>
        <w:t>When discussing about chemical reaction, the following two laws are kept in mind;</w:t>
      </w:r>
    </w:p>
    <w:p>
      <w:pPr>
        <w:pStyle w:val="style157"/>
        <w:numPr>
          <w:ilvl w:val="0"/>
          <w:numId w:val="16"/>
        </w:numPr>
        <w:rPr>
          <w:rFonts w:ascii="Times New Roman" w:cs="Times New Roman" w:eastAsia="宋体" w:hAnsi="Times New Roman"/>
          <w:sz w:val="28"/>
          <w:szCs w:val="28"/>
          <w:rPrChange w:id="2729" w:author="user pc" w:date="2022-03-15T10:14:00Z">
            <w:rPr>
              <w:rFonts w:ascii="Bell MT" w:cs="Bell MT" w:eastAsia="宋体" w:hAnsi="Bell MT"/>
            </w:rPr>
          </w:rPrChange>
        </w:rPr>
      </w:pPr>
      <w:r w:rsidRPr="9689BDF2">
        <w:rPr>
          <w:rFonts w:ascii="Times New Roman" w:cs="Times New Roman" w:eastAsia="宋体" w:hAnsi="Times New Roman"/>
          <w:sz w:val="28"/>
          <w:szCs w:val="28"/>
          <w:rPrChange w:id="2730" w:author="user pc" w:date="2022-03-15T10:14:00Z">
            <w:rPr>
              <w:rFonts w:ascii="Bell MT" w:cs="Bell MT" w:eastAsia="宋体" w:hAnsi="Bell MT"/>
            </w:rPr>
          </w:rPrChange>
        </w:rPr>
        <w:t>The law of conservation of mass</w:t>
      </w:r>
    </w:p>
    <w:p>
      <w:pPr>
        <w:pStyle w:val="style157"/>
        <w:numPr>
          <w:ilvl w:val="0"/>
          <w:numId w:val="16"/>
        </w:numPr>
        <w:rPr>
          <w:rFonts w:ascii="Times New Roman" w:cs="Times New Roman" w:eastAsia="宋体" w:hAnsi="Times New Roman"/>
          <w:sz w:val="28"/>
          <w:szCs w:val="28"/>
          <w:rPrChange w:id="2731" w:author="user pc" w:date="2022-03-15T10:14:00Z">
            <w:rPr>
              <w:rFonts w:ascii="Bell MT" w:cs="Bell MT" w:eastAsia="宋体" w:hAnsi="Bell MT"/>
            </w:rPr>
          </w:rPrChange>
        </w:rPr>
      </w:pPr>
      <w:r w:rsidRPr="F1CE7707">
        <w:rPr>
          <w:rFonts w:ascii="Times New Roman" w:cs="Times New Roman" w:eastAsia="宋体" w:hAnsi="Times New Roman"/>
          <w:sz w:val="28"/>
          <w:szCs w:val="28"/>
          <w:rPrChange w:id="2732" w:author="user pc" w:date="2022-03-15T10:14:00Z">
            <w:rPr>
              <w:rFonts w:ascii="Bell MT" w:cs="Bell MT" w:eastAsia="宋体" w:hAnsi="Bell MT"/>
            </w:rPr>
          </w:rPrChange>
        </w:rPr>
        <w:t>The law of definite proportions</w:t>
      </w:r>
    </w:p>
    <w:p>
      <w:pPr>
        <w:pStyle w:val="style157"/>
        <w:rPr>
          <w:rFonts w:ascii="Times New Roman" w:cs="Times New Roman" w:eastAsia="宋体" w:hAnsi="Times New Roman"/>
          <w:sz w:val="28"/>
          <w:szCs w:val="28"/>
          <w:rPrChange w:id="2733"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734" w:author="user pc" w:date="2022-03-15T10:14:00Z">
            <w:rPr>
              <w:rFonts w:ascii="Bell MT" w:cs="Bell MT" w:eastAsia="宋体" w:hAnsi="Bell MT"/>
            </w:rPr>
          </w:rPrChange>
        </w:rPr>
      </w:pPr>
      <w:r w:rsidRPr="B3D13CD5">
        <w:rPr>
          <w:rFonts w:ascii="Times New Roman" w:cs="Times New Roman" w:eastAsia="宋体" w:hAnsi="Times New Roman"/>
          <w:sz w:val="28"/>
          <w:szCs w:val="28"/>
          <w:rPrChange w:id="2735" w:author="user pc" w:date="2022-03-15T10:14:00Z">
            <w:rPr>
              <w:rFonts w:ascii="Bell MT" w:cs="Bell MT" w:eastAsia="宋体" w:hAnsi="Bell MT"/>
            </w:rPr>
          </w:rPrChange>
        </w:rPr>
        <w:t>Stoichiometry is very essential as it talks about many relationships;</w:t>
      </w:r>
    </w:p>
    <w:p>
      <w:pPr>
        <w:pStyle w:val="style157"/>
        <w:numPr>
          <w:ilvl w:val="0"/>
          <w:numId w:val="16"/>
        </w:numPr>
        <w:rPr>
          <w:rFonts w:ascii="Times New Roman" w:cs="Times New Roman" w:eastAsia="宋体" w:hAnsi="Times New Roman"/>
          <w:b/>
          <w:bCs/>
          <w:color w:val="0000ff"/>
          <w:sz w:val="28"/>
          <w:szCs w:val="28"/>
          <w:rPrChange w:id="2736" w:author="user pc" w:date="2022-03-15T10:14:00Z">
            <w:rPr>
              <w:rFonts w:ascii="Dancing Script" w:cs="Bell MT" w:eastAsia="宋体" w:hAnsi="Dancing Script"/>
              <w:b/>
              <w:bCs/>
              <w:color w:val="0000ff"/>
            </w:rPr>
          </w:rPrChange>
        </w:rPr>
      </w:pPr>
      <w:r w:rsidRPr="7B0B35A3">
        <w:rPr>
          <w:rFonts w:ascii="Times New Roman" w:cs="Times New Roman" w:eastAsia="宋体" w:hAnsi="Times New Roman"/>
          <w:b/>
          <w:bCs/>
          <w:color w:val="0000ff"/>
          <w:sz w:val="28"/>
          <w:szCs w:val="28"/>
          <w:rPrChange w:id="2737" w:author="user pc" w:date="2022-03-15T10:14:00Z">
            <w:rPr>
              <w:rFonts w:ascii="Dancing Script" w:cs="Bell MT" w:eastAsia="宋体" w:hAnsi="Dancing Script"/>
              <w:b/>
              <w:bCs/>
              <w:color w:val="0000ff"/>
            </w:rPr>
          </w:rPrChange>
        </w:rPr>
        <w:t>Mass-Mass relationship</w:t>
      </w:r>
    </w:p>
    <w:p>
      <w:pPr>
        <w:pStyle w:val="style157"/>
        <w:numPr>
          <w:ilvl w:val="0"/>
          <w:numId w:val="16"/>
        </w:numPr>
        <w:rPr>
          <w:rFonts w:ascii="Times New Roman" w:cs="Times New Roman" w:eastAsia="宋体" w:hAnsi="Times New Roman"/>
          <w:b/>
          <w:bCs/>
          <w:color w:val="0000ff"/>
          <w:sz w:val="28"/>
          <w:szCs w:val="28"/>
          <w:rPrChange w:id="2738" w:author="user pc" w:date="2022-03-15T10:14:00Z">
            <w:rPr>
              <w:rFonts w:ascii="Dancing Script" w:cs="Bell MT" w:eastAsia="宋体" w:hAnsi="Dancing Script"/>
              <w:b/>
              <w:bCs/>
              <w:color w:val="0000ff"/>
            </w:rPr>
          </w:rPrChange>
        </w:rPr>
      </w:pPr>
      <w:r w:rsidRPr="97A04C12">
        <w:rPr>
          <w:rFonts w:ascii="Times New Roman" w:cs="Times New Roman" w:eastAsia="宋体" w:hAnsi="Times New Roman"/>
          <w:b/>
          <w:bCs/>
          <w:color w:val="0000ff"/>
          <w:sz w:val="28"/>
          <w:szCs w:val="28"/>
          <w:rPrChange w:id="2739" w:author="user pc" w:date="2022-03-15T10:14:00Z">
            <w:rPr>
              <w:rFonts w:ascii="Dancing Script" w:cs="Bell MT" w:eastAsia="宋体" w:hAnsi="Dancing Script"/>
              <w:b/>
              <w:bCs/>
              <w:color w:val="0000ff"/>
            </w:rPr>
          </w:rPrChange>
        </w:rPr>
        <w:t>Mass-Mole relationship</w:t>
      </w:r>
    </w:p>
    <w:p>
      <w:pPr>
        <w:pStyle w:val="style157"/>
        <w:numPr>
          <w:ilvl w:val="0"/>
          <w:numId w:val="16"/>
        </w:numPr>
        <w:rPr>
          <w:rFonts w:ascii="Times New Roman" w:cs="Times New Roman" w:eastAsia="宋体" w:hAnsi="Times New Roman"/>
          <w:b/>
          <w:bCs/>
          <w:color w:val="0000ff"/>
          <w:sz w:val="28"/>
          <w:szCs w:val="28"/>
          <w:rPrChange w:id="2740" w:author="user pc" w:date="2022-03-15T10:14:00Z">
            <w:rPr>
              <w:rFonts w:ascii="Dancing Script" w:cs="Bell MT" w:eastAsia="宋体" w:hAnsi="Dancing Script"/>
              <w:b/>
              <w:bCs/>
              <w:color w:val="0000ff"/>
            </w:rPr>
          </w:rPrChange>
        </w:rPr>
      </w:pPr>
      <w:r w:rsidRPr="824C8782">
        <w:rPr>
          <w:rFonts w:ascii="Times New Roman" w:cs="Times New Roman" w:eastAsia="宋体" w:hAnsi="Times New Roman"/>
          <w:b/>
          <w:bCs/>
          <w:color w:val="0000ff"/>
          <w:sz w:val="28"/>
          <w:szCs w:val="28"/>
          <w:rPrChange w:id="2741" w:author="user pc" w:date="2022-03-15T10:14:00Z">
            <w:rPr>
              <w:rFonts w:ascii="Dancing Script" w:cs="Bell MT" w:eastAsia="宋体" w:hAnsi="Dancing Script"/>
              <w:b/>
              <w:bCs/>
              <w:color w:val="0000ff"/>
            </w:rPr>
          </w:rPrChange>
        </w:rPr>
        <w:t>Mass-Volume relationship</w:t>
      </w:r>
    </w:p>
    <w:p>
      <w:pPr>
        <w:pStyle w:val="style157"/>
        <w:rPr>
          <w:rFonts w:ascii="Times New Roman" w:cs="Times New Roman" w:eastAsia="宋体" w:hAnsi="Times New Roman"/>
          <w:sz w:val="28"/>
          <w:szCs w:val="28"/>
          <w:rPrChange w:id="2742"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743" w:author="user pc" w:date="2022-03-15T10:14:00Z">
            <w:rPr>
              <w:rFonts w:ascii="Bell MT" w:cs="Bell MT" w:eastAsia="宋体" w:hAnsi="Bell MT"/>
            </w:rPr>
          </w:rPrChange>
        </w:rPr>
      </w:pPr>
      <w:r w:rsidRPr="DCDFD19C">
        <w:rPr>
          <w:rFonts w:ascii="Times New Roman" w:cs="Times New Roman" w:eastAsia="宋体" w:hAnsi="Times New Roman"/>
          <w:sz w:val="28"/>
          <w:szCs w:val="28"/>
          <w:rPrChange w:id="2744" w:author="user pc" w:date="2022-03-15T10:14:00Z">
            <w:rPr>
              <w:rFonts w:ascii="Bell MT" w:cs="Bell MT" w:eastAsia="宋体" w:hAnsi="Bell MT"/>
            </w:rPr>
          </w:rPrChange>
        </w:rPr>
        <w:t xml:space="preserve">Suppose you are given the chemical equation below to </w:t>
      </w:r>
      <w:r>
        <w:rPr>
          <w:rFonts w:ascii="Times New Roman" w:cs="Times New Roman" w:eastAsia="宋体" w:hAnsi="Times New Roman"/>
          <w:sz w:val="28"/>
          <w:szCs w:val="28"/>
        </w:rPr>
        <w:t>interpret</w:t>
      </w:r>
      <w:r w:rsidRPr="4B0D5698">
        <w:rPr>
          <w:rFonts w:ascii="Times New Roman" w:cs="Times New Roman" w:eastAsia="宋体" w:hAnsi="Times New Roman"/>
          <w:sz w:val="28"/>
          <w:szCs w:val="28"/>
          <w:rPrChange w:id="2745" w:author="user pc" w:date="2022-03-15T10:14:00Z">
            <w:rPr>
              <w:rFonts w:ascii="Bell MT" w:cs="Bell MT" w:eastAsia="宋体" w:hAnsi="Bell MT"/>
            </w:rPr>
          </w:rPrChange>
        </w:rPr>
        <w:t>:</w:t>
      </w:r>
    </w:p>
    <w:p>
      <w:pPr>
        <w:pStyle w:val="style157"/>
        <w:rPr>
          <w:rFonts w:ascii="Times New Roman" w:cs="Times New Roman" w:eastAsia="宋体" w:hAnsi="Times New Roman"/>
          <w:sz w:val="28"/>
          <w:szCs w:val="28"/>
          <w:rPrChange w:id="2746" w:author="user pc" w:date="2022-03-15T10:14:00Z">
            <w:rPr>
              <w:rFonts w:ascii="Bell MT" w:cs="Bell MT" w:eastAsia="宋体" w:hAnsi="Bell MT"/>
            </w:rPr>
          </w:rPrChange>
        </w:rPr>
      </w:pPr>
      <w:r w:rsidRPr="7A600563">
        <w:rPr>
          <w:rFonts w:ascii="Times New Roman" w:cs="Times New Roman" w:eastAsia="宋体" w:hAnsi="Times New Roman"/>
          <w:noProof/>
          <w:position w:val="-16"/>
          <w:sz w:val="28"/>
          <w:szCs w:val="28"/>
          <w:rPrChange w:id="2747" w:author="Unknown" w:date="1900-01-01T00:00:00Z">
            <w:rPr>
              <w:rFonts w:ascii="Bell MT" w:cs="Bell MT" w:eastAsia="宋体" w:hAnsi="Bell MT"/>
              <w:noProof/>
              <w:position w:val="-16"/>
            </w:rPr>
          </w:rPrChange>
        </w:rPr>
        <w:drawing>
          <wp:inline distL="0" distT="0" distB="0" distR="0">
            <wp:extent cx="1591945" cy="256539"/>
            <wp:effectExtent l="0" t="0" r="0" b="0"/>
            <wp:docPr id="1124"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_x0000_t75"/>
                    <pic:cNvPicPr/>
                  </pic:nvPicPr>
                  <pic:blipFill>
                    <a:blip r:embed="rId69" cstate="print"/>
                    <a:srcRect l="0" t="0" r="0" b="0"/>
                    <a:stretch/>
                  </pic:blipFill>
                  <pic:spPr>
                    <a:xfrm rot="0">
                      <a:off x="0" y="0"/>
                      <a:ext cx="1591945" cy="256539"/>
                    </a:xfrm>
                    <a:prstGeom prst="rect"/>
                    <a:ln>
                      <a:noFill/>
                    </a:ln>
                  </pic:spPr>
                </pic:pic>
              </a:graphicData>
            </a:graphic>
          </wp:inline>
        </w:drawing>
      </w:r>
    </w:p>
    <w:p>
      <w:pPr>
        <w:pStyle w:val="style157"/>
        <w:rPr>
          <w:rFonts w:ascii="Times New Roman" w:cs="Times New Roman" w:eastAsia="宋体" w:hAnsi="Times New Roman"/>
          <w:sz w:val="28"/>
          <w:szCs w:val="28"/>
          <w:rPrChange w:id="2748" w:author="user pc" w:date="2022-03-15T10:14:00Z">
            <w:rPr>
              <w:rFonts w:ascii="Bell MT" w:cs="Bell MT" w:eastAsia="宋体" w:hAnsi="Bell MT"/>
            </w:rPr>
          </w:rPrChange>
        </w:rPr>
      </w:pPr>
      <w:r w:rsidRPr="9C7D328E">
        <w:rPr>
          <w:rFonts w:ascii="Times New Roman" w:cs="Times New Roman" w:eastAsia="宋体" w:hAnsi="Times New Roman"/>
          <w:sz w:val="28"/>
          <w:szCs w:val="28"/>
          <w:rPrChange w:id="2749" w:author="user pc" w:date="2022-03-15T10:14:00Z">
            <w:rPr>
              <w:rFonts w:ascii="Bell MT" w:cs="Bell MT" w:eastAsia="宋体" w:hAnsi="Bell MT"/>
            </w:rPr>
          </w:rPrChange>
        </w:rPr>
        <w:t>2 moles of hydrogen + 1 mole of oxygen → s moles of water vapour.</w:t>
      </w:r>
    </w:p>
    <w:p>
      <w:pPr>
        <w:pStyle w:val="style157"/>
        <w:rPr>
          <w:rFonts w:ascii="Times New Roman" w:cs="Times New Roman" w:eastAsia="宋体" w:hAnsi="Times New Roman"/>
          <w:sz w:val="28"/>
          <w:szCs w:val="28"/>
          <w:rPrChange w:id="2750" w:author="user pc" w:date="2022-03-15T10:14:00Z">
            <w:rPr>
              <w:rFonts w:ascii="Bell MT" w:cs="Bell MT" w:eastAsia="宋体" w:hAnsi="Bell MT"/>
            </w:rPr>
          </w:rPrChange>
        </w:rPr>
      </w:pPr>
      <w:r w:rsidRPr="16E89C6B">
        <w:rPr>
          <w:rFonts w:ascii="Times New Roman" w:cs="Times New Roman" w:eastAsia="宋体" w:hAnsi="Times New Roman"/>
          <w:sz w:val="28"/>
          <w:szCs w:val="28"/>
          <w:rPrChange w:id="2751" w:author="user pc" w:date="2022-03-15T10:14:00Z">
            <w:rPr>
              <w:rFonts w:ascii="Bell MT" w:cs="Bell MT" w:eastAsia="宋体" w:hAnsi="Bell MT"/>
            </w:rPr>
          </w:rPrChange>
        </w:rPr>
        <w:t>2(2g/mol) = 4g of H</w:t>
      </w:r>
      <w:r w:rsidRPr="D709DD0E">
        <w:rPr>
          <w:rFonts w:ascii="Times New Roman" w:cs="Times New Roman" w:eastAsia="宋体" w:hAnsi="Times New Roman"/>
          <w:sz w:val="28"/>
          <w:szCs w:val="28"/>
          <w:vertAlign w:val="subscript"/>
          <w:rPrChange w:id="2752" w:author="user pc" w:date="2022-03-15T10:14:00Z">
            <w:rPr>
              <w:rFonts w:ascii="Bell MT" w:cs="Bell MT" w:eastAsia="宋体" w:hAnsi="Bell MT"/>
              <w:vertAlign w:val="subscript"/>
            </w:rPr>
          </w:rPrChange>
        </w:rPr>
        <w:t>2</w:t>
      </w:r>
      <w:r w:rsidRPr="C9AD456F">
        <w:rPr>
          <w:rFonts w:ascii="Times New Roman" w:cs="Times New Roman" w:eastAsia="宋体" w:hAnsi="Times New Roman"/>
          <w:sz w:val="28"/>
          <w:szCs w:val="28"/>
          <w:rPrChange w:id="2753" w:author="user pc" w:date="2022-03-15T10:14:00Z">
            <w:rPr>
              <w:rFonts w:ascii="Bell MT" w:cs="Bell MT" w:eastAsia="宋体" w:hAnsi="Bell MT"/>
            </w:rPr>
          </w:rPrChange>
        </w:rPr>
        <w:t xml:space="preserve"> + 1(32g/mol) of O</w:t>
      </w:r>
      <w:r w:rsidRPr="127D9AF4">
        <w:rPr>
          <w:rFonts w:ascii="Times New Roman" w:cs="Times New Roman" w:eastAsia="宋体" w:hAnsi="Times New Roman"/>
          <w:sz w:val="28"/>
          <w:szCs w:val="28"/>
          <w:vertAlign w:val="subscript"/>
          <w:rPrChange w:id="2754" w:author="user pc" w:date="2022-03-15T10:14:00Z">
            <w:rPr>
              <w:rFonts w:ascii="Bell MT" w:cs="Bell MT" w:eastAsia="宋体" w:hAnsi="Bell MT"/>
              <w:vertAlign w:val="subscript"/>
            </w:rPr>
          </w:rPrChange>
        </w:rPr>
        <w:t>2</w:t>
      </w:r>
      <w:r w:rsidRPr="6D71EC69">
        <w:rPr>
          <w:rFonts w:ascii="Times New Roman" w:cs="Times New Roman" w:eastAsia="宋体" w:hAnsi="Times New Roman"/>
          <w:sz w:val="28"/>
          <w:szCs w:val="28"/>
          <w:rPrChange w:id="2755" w:author="user pc" w:date="2022-03-15T10:14:00Z">
            <w:rPr>
              <w:rFonts w:ascii="Bell MT" w:cs="Times New Roman" w:eastAsia="宋体" w:hAnsi="Times New Roman"/>
            </w:rPr>
          </w:rPrChange>
        </w:rPr>
        <w:t>→ 2(18g/mol) = 36g water of water vapour</w:t>
      </w:r>
    </w:p>
    <w:p>
      <w:pPr>
        <w:pStyle w:val="style157"/>
        <w:rPr>
          <w:rFonts w:ascii="Times New Roman" w:cs="Times New Roman" w:eastAsia="宋体" w:hAnsi="Times New Roman"/>
          <w:sz w:val="28"/>
          <w:szCs w:val="28"/>
          <w:rPrChange w:id="2756" w:author="user pc" w:date="2022-03-15T10:14:00Z">
            <w:rPr>
              <w:rFonts w:ascii="Bell MT" w:cs="Bell MT" w:eastAsia="宋体" w:hAnsi="Bell MT"/>
            </w:rPr>
          </w:rPrChange>
        </w:rPr>
      </w:pPr>
      <w:r w:rsidRPr="821C8CC3">
        <w:rPr>
          <w:rFonts w:ascii="Times New Roman" w:cs="Times New Roman" w:eastAsia="宋体" w:hAnsi="Times New Roman"/>
          <w:sz w:val="28"/>
          <w:szCs w:val="28"/>
          <w:rPrChange w:id="2757" w:author="user pc" w:date="2022-03-15T10:14:00Z">
            <w:rPr>
              <w:rFonts w:ascii="Bell MT" w:cs="Bell MT" w:eastAsia="宋体" w:hAnsi="Bell MT"/>
            </w:rPr>
          </w:rPrChange>
        </w:rPr>
        <w:t>2(22.4 L) = 44.8 L of H</w:t>
      </w:r>
      <w:r w:rsidRPr="9D657154">
        <w:rPr>
          <w:rFonts w:ascii="Times New Roman" w:cs="Times New Roman" w:eastAsia="宋体" w:hAnsi="Times New Roman"/>
          <w:sz w:val="28"/>
          <w:szCs w:val="28"/>
          <w:vertAlign w:val="subscript"/>
          <w:rPrChange w:id="2758" w:author="user pc" w:date="2022-03-15T10:14:00Z">
            <w:rPr>
              <w:rFonts w:ascii="Bell MT" w:cs="Bell MT" w:eastAsia="宋体" w:hAnsi="Bell MT"/>
              <w:vertAlign w:val="subscript"/>
            </w:rPr>
          </w:rPrChange>
        </w:rPr>
        <w:t>2</w:t>
      </w:r>
      <w:r w:rsidRPr="4750AE24">
        <w:rPr>
          <w:rFonts w:ascii="Times New Roman" w:cs="Times New Roman" w:eastAsia="宋体" w:hAnsi="Times New Roman"/>
          <w:sz w:val="28"/>
          <w:szCs w:val="28"/>
          <w:rPrChange w:id="2759" w:author="user pc" w:date="2022-03-15T10:14:00Z">
            <w:rPr>
              <w:rFonts w:ascii="Bell MT" w:cs="Bell MT" w:eastAsia="宋体" w:hAnsi="Bell MT"/>
            </w:rPr>
          </w:rPrChange>
        </w:rPr>
        <w:t xml:space="preserve"> + 1(22.4 L) of O</w:t>
      </w:r>
      <w:r w:rsidRPr="C5B7CB54">
        <w:rPr>
          <w:rFonts w:ascii="Times New Roman" w:cs="Times New Roman" w:eastAsia="宋体" w:hAnsi="Times New Roman"/>
          <w:sz w:val="28"/>
          <w:szCs w:val="28"/>
          <w:vertAlign w:val="subscript"/>
          <w:rPrChange w:id="2760" w:author="user pc" w:date="2022-03-15T10:14:00Z">
            <w:rPr>
              <w:rFonts w:ascii="Bell MT" w:cs="Bell MT" w:eastAsia="宋体" w:hAnsi="Bell MT"/>
              <w:vertAlign w:val="subscript"/>
            </w:rPr>
          </w:rPrChange>
        </w:rPr>
        <w:t>2</w:t>
      </w:r>
      <w:r w:rsidRPr="CFA60FDD">
        <w:rPr>
          <w:rFonts w:ascii="Times New Roman" w:cs="Times New Roman" w:eastAsia="宋体" w:hAnsi="Times New Roman"/>
          <w:sz w:val="28"/>
          <w:szCs w:val="28"/>
          <w:rPrChange w:id="2761" w:author="user pc" w:date="2022-03-15T10:14:00Z">
            <w:rPr>
              <w:rFonts w:ascii="Bell MT" w:cs="Times New Roman" w:eastAsia="宋体" w:hAnsi="Times New Roman"/>
            </w:rPr>
          </w:rPrChange>
        </w:rPr>
        <w:t>→ 2(22.4 L) = 44.8 L of water vapour</w:t>
      </w:r>
    </w:p>
    <w:p>
      <w:pPr>
        <w:pStyle w:val="style157"/>
        <w:rPr>
          <w:rFonts w:ascii="Times New Roman" w:cs="Times New Roman" w:eastAsia="宋体" w:hAnsi="Times New Roman"/>
          <w:sz w:val="28"/>
          <w:szCs w:val="28"/>
          <w:rPrChange w:id="2762"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763" w:author="user pc" w:date="2022-03-15T10:14:00Z">
            <w:rPr>
              <w:rFonts w:ascii="Bell MT" w:cs="Bell MT" w:eastAsia="宋体" w:hAnsi="Bell MT"/>
            </w:rPr>
          </w:rPrChange>
        </w:rPr>
      </w:pPr>
      <w:r w:rsidRPr="38600EC6">
        <w:rPr>
          <w:rFonts w:ascii="Times New Roman" w:cs="Times New Roman" w:eastAsia="宋体" w:hAnsi="Times New Roman"/>
          <w:sz w:val="28"/>
          <w:szCs w:val="28"/>
          <w:rPrChange w:id="2764" w:author="user pc" w:date="2022-03-15T10:14:00Z">
            <w:rPr>
              <w:rFonts w:ascii="Bell MT" w:cs="Bell MT" w:eastAsia="宋体" w:hAnsi="Bell MT"/>
            </w:rPr>
          </w:rPrChange>
        </w:rPr>
        <w:t>The above equation is interpreted as:</w:t>
      </w:r>
    </w:p>
    <w:p>
      <w:pPr>
        <w:pStyle w:val="style157"/>
        <w:rPr>
          <w:rFonts w:ascii="Times New Roman" w:cs="Times New Roman" w:eastAsia="宋体" w:hAnsi="Times New Roman"/>
          <w:sz w:val="28"/>
          <w:szCs w:val="28"/>
          <w:rPrChange w:id="2765" w:author="user pc" w:date="2022-03-15T10:14:00Z">
            <w:rPr>
              <w:rFonts w:ascii="Bell MT" w:cs="Bell MT" w:eastAsia="宋体" w:hAnsi="Bell MT"/>
            </w:rPr>
          </w:rPrChange>
        </w:rPr>
      </w:pPr>
      <w:r w:rsidRPr="429D7031">
        <w:rPr>
          <w:rFonts w:ascii="Times New Roman" w:cs="Times New Roman" w:eastAsia="宋体" w:hAnsi="Times New Roman"/>
          <w:sz w:val="28"/>
          <w:szCs w:val="28"/>
          <w:rPrChange w:id="2766" w:author="user pc" w:date="2022-03-15T10:14:00Z">
            <w:rPr>
              <w:rFonts w:ascii="Bell MT" w:cs="Bell MT" w:eastAsia="宋体" w:hAnsi="Bell MT"/>
            </w:rPr>
          </w:rPrChange>
        </w:rPr>
        <w:t>In terms of moles: 2 moles of hydrogen gas reacts (combine) with 1 mole of oxygen gas to produce (yield) 2 moles of water vapour.</w:t>
      </w:r>
    </w:p>
    <w:p>
      <w:pPr>
        <w:pStyle w:val="style157"/>
        <w:rPr>
          <w:rFonts w:ascii="Times New Roman" w:cs="Times New Roman" w:eastAsia="宋体" w:hAnsi="Times New Roman"/>
          <w:sz w:val="28"/>
          <w:szCs w:val="28"/>
          <w:rPrChange w:id="2767" w:author="user pc" w:date="2022-03-15T10:14:00Z">
            <w:rPr>
              <w:rFonts w:ascii="Bell MT" w:cs="Bell MT" w:eastAsia="宋体" w:hAnsi="Bell MT"/>
            </w:rPr>
          </w:rPrChange>
        </w:rPr>
      </w:pPr>
      <w:r w:rsidRPr="26D286D2">
        <w:rPr>
          <w:rFonts w:ascii="Times New Roman" w:cs="Times New Roman" w:eastAsia="宋体" w:hAnsi="Times New Roman"/>
          <w:sz w:val="28"/>
          <w:szCs w:val="28"/>
          <w:rPrChange w:id="2768" w:author="user pc" w:date="2022-03-15T10:14:00Z">
            <w:rPr>
              <w:rFonts w:ascii="Bell MT" w:cs="Bell MT" w:eastAsia="宋体" w:hAnsi="Bell MT"/>
            </w:rPr>
          </w:rPrChange>
        </w:rPr>
        <w:t>In terms of mass: Here, it is very important to know the relative atomic mass of common elements or molar mass of common compounds. For the equation above, t</w:t>
      </w:r>
      <w:r>
        <w:rPr>
          <w:rFonts w:ascii="Times New Roman" w:cs="Times New Roman" w:eastAsia="宋体" w:hAnsi="Times New Roman"/>
          <w:sz w:val="28"/>
          <w:szCs w:val="28"/>
        </w:rPr>
        <w:t xml:space="preserve">he atomic mass of </w:t>
      </w:r>
      <w:r w:rsidRPr="05ED2A69">
        <w:rPr>
          <w:rFonts w:ascii="Times New Roman" w:cs="Times New Roman" w:eastAsia="宋体" w:hAnsi="Times New Roman"/>
          <w:sz w:val="28"/>
          <w:szCs w:val="28"/>
          <w:rPrChange w:id="2769" w:author="user pc" w:date="2022-03-15T10:14:00Z">
            <w:rPr>
              <w:rFonts w:ascii="Bell MT" w:cs="Bell MT" w:eastAsia="宋体" w:hAnsi="Bell MT"/>
            </w:rPr>
          </w:rPrChange>
        </w:rPr>
        <w:t>H=</w:t>
      </w:r>
      <w:r>
        <w:rPr>
          <w:rFonts w:ascii="Times New Roman" w:cs="Times New Roman" w:eastAsia="宋体" w:hAnsi="Times New Roman"/>
          <w:sz w:val="28"/>
          <w:szCs w:val="28"/>
        </w:rPr>
        <w:t xml:space="preserve"> </w:t>
      </w:r>
      <w:r w:rsidRPr="59C59091">
        <w:rPr>
          <w:rFonts w:ascii="Times New Roman" w:cs="Times New Roman" w:eastAsia="宋体" w:hAnsi="Times New Roman"/>
          <w:sz w:val="28"/>
          <w:szCs w:val="28"/>
          <w:rPrChange w:id="2770" w:author="user pc" w:date="2022-03-15T10:14:00Z">
            <w:rPr>
              <w:rFonts w:ascii="Bell MT" w:cs="Bell MT" w:eastAsia="宋体" w:hAnsi="Bell MT"/>
            </w:rPr>
          </w:rPrChange>
        </w:rPr>
        <w:t>1, O</w:t>
      </w:r>
      <w:r>
        <w:rPr>
          <w:rFonts w:ascii="Times New Roman" w:cs="Times New Roman" w:eastAsia="宋体" w:hAnsi="Times New Roman"/>
          <w:sz w:val="28"/>
          <w:szCs w:val="28"/>
        </w:rPr>
        <w:t xml:space="preserve"> </w:t>
      </w:r>
      <w:r w:rsidRPr="607B4439">
        <w:rPr>
          <w:rFonts w:ascii="Times New Roman" w:cs="Times New Roman" w:eastAsia="宋体" w:hAnsi="Times New Roman"/>
          <w:sz w:val="28"/>
          <w:szCs w:val="28"/>
          <w:rPrChange w:id="2771"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6323751B">
        <w:rPr>
          <w:rFonts w:ascii="Times New Roman" w:cs="Times New Roman" w:eastAsia="宋体" w:hAnsi="Times New Roman"/>
          <w:sz w:val="28"/>
          <w:szCs w:val="28"/>
          <w:rPrChange w:id="2772" w:author="user pc" w:date="2022-03-15T10:14:00Z">
            <w:rPr>
              <w:rFonts w:ascii="Bell MT" w:cs="Bell MT" w:eastAsia="宋体" w:hAnsi="Bell MT"/>
            </w:rPr>
          </w:rPrChange>
        </w:rPr>
        <w:t>16.</w:t>
      </w:r>
    </w:p>
    <w:p>
      <w:pPr>
        <w:pStyle w:val="style157"/>
        <w:rPr>
          <w:rFonts w:ascii="Times New Roman" w:cs="Times New Roman" w:eastAsia="宋体" w:hAnsi="Times New Roman"/>
          <w:sz w:val="28"/>
          <w:szCs w:val="28"/>
          <w:rPrChange w:id="2773" w:author="user pc" w:date="2022-03-15T10:14:00Z">
            <w:rPr>
              <w:rFonts w:ascii="Bell MT" w:cs="Bell MT" w:eastAsia="宋体" w:hAnsi="Bell MT"/>
            </w:rPr>
          </w:rPrChange>
        </w:rPr>
      </w:pPr>
      <w:r>
        <w:rPr>
          <w:rFonts w:ascii="Times New Roman" w:cs="Times New Roman" w:eastAsia="宋体" w:hAnsi="Times New Roman"/>
          <w:sz w:val="28"/>
          <w:szCs w:val="28"/>
        </w:rPr>
        <w:t xml:space="preserve">4g of </w:t>
      </w:r>
      <w:r w:rsidRPr="A0B3E6F6">
        <w:rPr>
          <w:rFonts w:ascii="Times New Roman" w:cs="Times New Roman" w:eastAsia="宋体" w:hAnsi="Times New Roman"/>
          <w:sz w:val="28"/>
          <w:szCs w:val="28"/>
          <w:rPrChange w:id="2774" w:author="user pc" w:date="2022-03-15T10:14:00Z">
            <w:rPr>
              <w:rFonts w:ascii="Bell MT" w:cs="Bell MT" w:eastAsia="宋体" w:hAnsi="Bell MT"/>
            </w:rPr>
          </w:rPrChange>
        </w:rPr>
        <w:t>hydrogen combines with 32g of</w:t>
      </w:r>
      <w:r>
        <w:rPr>
          <w:rFonts w:ascii="Times New Roman" w:cs="Times New Roman" w:eastAsia="宋体" w:hAnsi="Times New Roman"/>
          <w:sz w:val="28"/>
          <w:szCs w:val="28"/>
        </w:rPr>
        <w:t xml:space="preserve"> </w:t>
      </w:r>
      <w:r w:rsidRPr="F3B7BD61">
        <w:rPr>
          <w:rFonts w:ascii="Times New Roman" w:cs="Times New Roman" w:eastAsia="宋体" w:hAnsi="Times New Roman"/>
          <w:sz w:val="28"/>
          <w:szCs w:val="28"/>
          <w:rPrChange w:id="2775" w:author="user pc" w:date="2022-03-15T10:14:00Z">
            <w:rPr>
              <w:rFonts w:ascii="Bell MT" w:cs="Bell MT" w:eastAsia="宋体" w:hAnsi="Bell MT"/>
            </w:rPr>
          </w:rPrChange>
        </w:rPr>
        <w:t>oxygen gas to produce 36g of water vapour</w:t>
      </w:r>
      <w:r>
        <w:rPr>
          <w:rFonts w:ascii="Times New Roman" w:cs="Times New Roman" w:eastAsia="宋体" w:hAnsi="Times New Roman"/>
          <w:sz w:val="28"/>
          <w:szCs w:val="28"/>
        </w:rPr>
        <w:t xml:space="preserve"> </w:t>
      </w:r>
      <w:r w:rsidRPr="B101D80D">
        <w:rPr>
          <w:rFonts w:ascii="Times New Roman" w:cs="Times New Roman" w:eastAsia="宋体" w:hAnsi="Times New Roman"/>
          <w:sz w:val="28"/>
          <w:szCs w:val="28"/>
          <w:rPrChange w:id="2776" w:author="user pc" w:date="2022-03-15T10:14:00Z">
            <w:rPr>
              <w:rFonts w:ascii="Bell MT" w:cs="Bell MT" w:eastAsia="宋体" w:hAnsi="Bell MT"/>
            </w:rPr>
          </w:rPrChange>
        </w:rPr>
        <w:t>(1mole of water</w:t>
      </w:r>
      <w:r>
        <w:rPr>
          <w:rFonts w:ascii="Times New Roman" w:cs="Times New Roman" w:eastAsia="宋体" w:hAnsi="Times New Roman"/>
          <w:sz w:val="28"/>
          <w:szCs w:val="28"/>
        </w:rPr>
        <w:t xml:space="preserve"> </w:t>
      </w:r>
      <w:r w:rsidRPr="BB80F6EE">
        <w:rPr>
          <w:rFonts w:ascii="Times New Roman" w:cs="Times New Roman" w:eastAsia="宋体" w:hAnsi="Times New Roman"/>
          <w:sz w:val="28"/>
          <w:szCs w:val="28"/>
          <w:rPrChange w:id="2777"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D65C918C">
        <w:rPr>
          <w:rFonts w:ascii="Times New Roman" w:cs="Times New Roman" w:eastAsia="宋体" w:hAnsi="Times New Roman"/>
          <w:sz w:val="28"/>
          <w:szCs w:val="28"/>
          <w:rPrChange w:id="2778" w:author="user pc" w:date="2022-03-15T10:14:00Z">
            <w:rPr>
              <w:rFonts w:ascii="Bell MT" w:cs="Bell MT" w:eastAsia="宋体" w:hAnsi="Bell MT"/>
            </w:rPr>
          </w:rPrChange>
        </w:rPr>
        <w:t>18g, hence 2</w:t>
      </w:r>
      <w:ins w:id="2779" w:author="user pc" w:date="2022-03-18T11:11:00Z">
        <w:r w:rsidR="C80D8439">
          <w:rPr>
            <w:rFonts w:ascii="Times New Roman" w:cs="Times New Roman" w:eastAsia="宋体" w:hAnsi="Times New Roman"/>
            <w:sz w:val="28"/>
            <w:szCs w:val="28"/>
          </w:rPr>
          <w:t xml:space="preserve"> </w:t>
        </w:r>
      </w:ins>
      <w:r w:rsidRPr="81F54545">
        <w:rPr>
          <w:rFonts w:ascii="Times New Roman" w:cs="Times New Roman" w:eastAsia="宋体" w:hAnsi="Times New Roman"/>
          <w:sz w:val="28"/>
          <w:szCs w:val="28"/>
          <w:rPrChange w:id="2780" w:author="user pc" w:date="2022-03-15T10:14:00Z">
            <w:rPr>
              <w:rFonts w:ascii="Bell MT" w:cs="Bell MT" w:eastAsia="宋体" w:hAnsi="Bell MT"/>
            </w:rPr>
          </w:rPrChange>
        </w:rPr>
        <w:t>m</w:t>
      </w:r>
      <w:ins w:id="2781" w:author="user pc" w:date="2022-03-18T11:11:00Z">
        <w:r w:rsidR="5E1D524E">
          <w:rPr>
            <w:rFonts w:ascii="Times New Roman" w:cs="Times New Roman" w:eastAsia="宋体" w:hAnsi="Times New Roman"/>
            <w:sz w:val="28"/>
            <w:szCs w:val="28"/>
          </w:rPr>
          <w:t>o</w:t>
        </w:r>
      </w:ins>
      <w:r w:rsidRPr="B3C97EF7">
        <w:rPr>
          <w:rFonts w:ascii="Times New Roman" w:cs="Times New Roman" w:eastAsia="宋体" w:hAnsi="Times New Roman"/>
          <w:sz w:val="28"/>
          <w:szCs w:val="28"/>
          <w:rPrChange w:id="2782" w:author="user pc" w:date="2022-03-15T10:14:00Z">
            <w:rPr>
              <w:rFonts w:ascii="Bell MT" w:cs="Bell MT" w:eastAsia="宋体" w:hAnsi="Bell MT"/>
            </w:rPr>
          </w:rPrChange>
        </w:rPr>
        <w:t>les of water</w:t>
      </w:r>
      <w:r>
        <w:rPr>
          <w:rFonts w:ascii="Times New Roman" w:cs="Times New Roman" w:eastAsia="宋体" w:hAnsi="Times New Roman"/>
          <w:sz w:val="28"/>
          <w:szCs w:val="28"/>
        </w:rPr>
        <w:t xml:space="preserve"> </w:t>
      </w:r>
      <w:r w:rsidRPr="E1CA402F">
        <w:rPr>
          <w:rFonts w:ascii="Times New Roman" w:cs="Times New Roman" w:eastAsia="宋体" w:hAnsi="Times New Roman"/>
          <w:sz w:val="28"/>
          <w:szCs w:val="28"/>
          <w:rPrChange w:id="2783"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6EB4862F">
        <w:rPr>
          <w:rFonts w:ascii="Times New Roman" w:cs="Times New Roman" w:eastAsia="宋体" w:hAnsi="Times New Roman"/>
          <w:sz w:val="28"/>
          <w:szCs w:val="28"/>
          <w:rPrChange w:id="2784" w:author="user pc" w:date="2022-03-15T10:14:00Z">
            <w:rPr>
              <w:rFonts w:ascii="Bell MT" w:cs="Bell MT" w:eastAsia="宋体" w:hAnsi="Bell MT"/>
            </w:rPr>
          </w:rPrChange>
        </w:rPr>
        <w:t>36g of H</w:t>
      </w:r>
      <w:r w:rsidRPr="AB119B1D">
        <w:rPr>
          <w:rFonts w:ascii="Times New Roman" w:cs="Times New Roman" w:eastAsia="宋体" w:hAnsi="Times New Roman"/>
          <w:sz w:val="28"/>
          <w:szCs w:val="28"/>
          <w:vertAlign w:val="subscript"/>
          <w:rPrChange w:id="2785" w:author="user pc" w:date="2022-03-15T10:14:00Z">
            <w:rPr>
              <w:rFonts w:ascii="Bell MT" w:cs="Bell MT" w:eastAsia="宋体" w:hAnsi="Bell MT"/>
              <w:vertAlign w:val="subscript"/>
            </w:rPr>
          </w:rPrChange>
        </w:rPr>
        <w:t>2</w:t>
      </w:r>
      <w:r w:rsidRPr="203F1598">
        <w:rPr>
          <w:rFonts w:ascii="Times New Roman" w:cs="Times New Roman" w:eastAsia="宋体" w:hAnsi="Times New Roman"/>
          <w:sz w:val="28"/>
          <w:szCs w:val="28"/>
          <w:rPrChange w:id="2786" w:author="user pc" w:date="2022-03-15T10:14:00Z">
            <w:rPr>
              <w:rFonts w:ascii="Bell MT" w:cs="Bell MT" w:eastAsia="宋体" w:hAnsi="Bell MT"/>
            </w:rPr>
          </w:rPrChange>
        </w:rPr>
        <w:t>O).</w:t>
      </w:r>
    </w:p>
    <w:p>
      <w:pPr>
        <w:pStyle w:val="style157"/>
        <w:rPr>
          <w:rFonts w:ascii="Times New Roman" w:cs="Times New Roman" w:eastAsia="宋体" w:hAnsi="Times New Roman"/>
          <w:sz w:val="28"/>
          <w:szCs w:val="28"/>
          <w:rPrChange w:id="2787" w:author="user pc" w:date="2022-03-15T10:14:00Z">
            <w:rPr>
              <w:rFonts w:ascii="Bell MT" w:cs="Bell MT" w:eastAsia="宋体" w:hAnsi="Bell MT"/>
            </w:rPr>
          </w:rPrChange>
        </w:rPr>
      </w:pPr>
      <w:r w:rsidRPr="9236DAF0">
        <w:rPr>
          <w:rFonts w:ascii="Times New Roman" w:cs="Times New Roman" w:eastAsia="宋体" w:hAnsi="Times New Roman"/>
          <w:sz w:val="28"/>
          <w:szCs w:val="28"/>
          <w:rPrChange w:id="2788" w:author="user pc" w:date="2022-03-15T10:14:00Z">
            <w:rPr>
              <w:rFonts w:ascii="Bell MT" w:cs="Bell MT" w:eastAsia="宋体" w:hAnsi="Bell MT"/>
            </w:rPr>
          </w:rPrChange>
        </w:rPr>
        <w:t>In terms of volume(L or dm</w:t>
      </w:r>
      <w:r w:rsidRPr="F6128F7C">
        <w:rPr>
          <w:rFonts w:ascii="Times New Roman" w:cs="Times New Roman" w:eastAsia="宋体" w:hAnsi="Times New Roman"/>
          <w:sz w:val="28"/>
          <w:szCs w:val="28"/>
          <w:vertAlign w:val="superscript"/>
          <w:rPrChange w:id="2789" w:author="user pc" w:date="2022-03-15T10:14:00Z">
            <w:rPr>
              <w:rFonts w:ascii="Bell MT" w:cs="Bell MT" w:eastAsia="宋体" w:hAnsi="Bell MT"/>
              <w:vertAlign w:val="superscript"/>
            </w:rPr>
          </w:rPrChange>
        </w:rPr>
        <w:t xml:space="preserve">3) </w:t>
      </w:r>
      <w:r w:rsidRPr="9D6D8B0E">
        <w:rPr>
          <w:rFonts w:ascii="Times New Roman" w:cs="Times New Roman" w:eastAsia="宋体" w:hAnsi="Times New Roman"/>
          <w:sz w:val="28"/>
          <w:szCs w:val="28"/>
          <w:rPrChange w:id="2790" w:author="user pc" w:date="2022-03-15T10:14:00Z">
            <w:rPr>
              <w:rFonts w:ascii="Bell MT" w:cs="Bell MT" w:eastAsia="宋体" w:hAnsi="Bell MT"/>
            </w:rPr>
          </w:rPrChange>
        </w:rPr>
        <w:t>:1mole of any substance</w:t>
      </w:r>
      <w:r>
        <w:rPr>
          <w:rFonts w:ascii="Times New Roman" w:cs="Times New Roman" w:eastAsia="宋体" w:hAnsi="Times New Roman"/>
          <w:sz w:val="28"/>
          <w:szCs w:val="28"/>
        </w:rPr>
        <w:t xml:space="preserve"> </w:t>
      </w:r>
      <w:r w:rsidRPr="F7919FA5">
        <w:rPr>
          <w:rFonts w:ascii="Times New Roman" w:cs="Times New Roman" w:eastAsia="宋体" w:hAnsi="Times New Roman"/>
          <w:sz w:val="28"/>
          <w:szCs w:val="28"/>
          <w:rPrChange w:id="2791" w:author="user pc" w:date="2022-03-15T10:14:00Z">
            <w:rPr>
              <w:rFonts w:ascii="Bell MT" w:cs="Bell MT" w:eastAsia="宋体" w:hAnsi="Bell MT"/>
            </w:rPr>
          </w:rPrChange>
        </w:rPr>
        <w:t>= 22.4 dm</w:t>
      </w:r>
      <w:r w:rsidRPr="78DC0787">
        <w:rPr>
          <w:rFonts w:ascii="Times New Roman" w:cs="Times New Roman" w:eastAsia="宋体" w:hAnsi="Times New Roman"/>
          <w:sz w:val="28"/>
          <w:szCs w:val="28"/>
          <w:vertAlign w:val="superscript"/>
          <w:rPrChange w:id="2792" w:author="user pc" w:date="2022-03-15T10:14:00Z">
            <w:rPr>
              <w:rFonts w:ascii="Bell MT" w:cs="Bell MT" w:eastAsia="宋体" w:hAnsi="Bell MT"/>
              <w:vertAlign w:val="superscript"/>
            </w:rPr>
          </w:rPrChange>
        </w:rPr>
        <w:t>3</w:t>
      </w:r>
      <w:r w:rsidRPr="D37E26F9">
        <w:rPr>
          <w:rFonts w:ascii="Times New Roman" w:cs="Times New Roman" w:eastAsia="宋体" w:hAnsi="Times New Roman"/>
          <w:sz w:val="28"/>
          <w:szCs w:val="28"/>
          <w:rPrChange w:id="2793" w:author="user pc" w:date="2022-03-15T10:14:00Z">
            <w:rPr>
              <w:rFonts w:ascii="Bell MT" w:cs="Bell MT" w:eastAsia="宋体" w:hAnsi="Bell MT"/>
            </w:rPr>
          </w:rPrChange>
        </w:rPr>
        <w:t>(standard).44.8L of H</w:t>
      </w:r>
      <w:r w:rsidRPr="2CE1AFFE">
        <w:rPr>
          <w:rFonts w:ascii="Times New Roman" w:cs="Times New Roman" w:eastAsia="宋体" w:hAnsi="Times New Roman"/>
          <w:sz w:val="28"/>
          <w:szCs w:val="28"/>
          <w:vertAlign w:val="subscript"/>
          <w:rPrChange w:id="2794" w:author="user pc" w:date="2022-03-15T10:14:00Z">
            <w:rPr>
              <w:rFonts w:ascii="Bell MT" w:cs="Bell MT" w:eastAsia="宋体" w:hAnsi="Bell MT"/>
              <w:vertAlign w:val="subscript"/>
            </w:rPr>
          </w:rPrChange>
        </w:rPr>
        <w:t>2</w:t>
      </w:r>
      <w:r w:rsidRPr="EC888D54">
        <w:rPr>
          <w:rFonts w:ascii="Times New Roman" w:cs="Times New Roman" w:eastAsia="宋体" w:hAnsi="Times New Roman"/>
          <w:sz w:val="28"/>
          <w:szCs w:val="28"/>
          <w:rPrChange w:id="2795" w:author="user pc" w:date="2022-03-15T10:14:00Z">
            <w:rPr>
              <w:rFonts w:ascii="Bell MT" w:cs="Bell MT" w:eastAsia="宋体" w:hAnsi="Bell MT"/>
            </w:rPr>
          </w:rPrChange>
        </w:rPr>
        <w:t>(2</w:t>
      </w:r>
      <w:r>
        <w:rPr>
          <w:rFonts w:ascii="Times New Roman" w:cs="Times New Roman" w:eastAsia="宋体" w:hAnsi="Times New Roman"/>
          <w:sz w:val="28"/>
          <w:szCs w:val="28"/>
        </w:rPr>
        <w:t xml:space="preserve"> </w:t>
      </w:r>
      <w:r w:rsidRPr="DD258F2E">
        <w:rPr>
          <w:rFonts w:ascii="Times New Roman" w:cs="Times New Roman" w:eastAsia="宋体" w:hAnsi="Times New Roman"/>
          <w:sz w:val="28"/>
          <w:szCs w:val="28"/>
          <w:rPrChange w:id="2796"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56C5B421">
        <w:rPr>
          <w:rFonts w:ascii="Times New Roman" w:cs="Times New Roman" w:eastAsia="宋体" w:hAnsi="Times New Roman"/>
          <w:sz w:val="28"/>
          <w:szCs w:val="28"/>
          <w:rPrChange w:id="2797" w:author="user pc" w:date="2022-03-15T10:14:00Z">
            <w:rPr>
              <w:rFonts w:ascii="Bell MT" w:cs="Bell MT" w:eastAsia="宋体" w:hAnsi="Bell MT"/>
            </w:rPr>
          </w:rPrChange>
        </w:rPr>
        <w:t>22.4L) combines with22.4L of oxygen(1</w:t>
      </w:r>
      <w:r>
        <w:rPr>
          <w:rFonts w:ascii="Times New Roman" w:cs="Times New Roman" w:eastAsia="宋体" w:hAnsi="Times New Roman"/>
          <w:sz w:val="28"/>
          <w:szCs w:val="28"/>
        </w:rPr>
        <w:t xml:space="preserve"> </w:t>
      </w:r>
      <w:r w:rsidRPr="89D03417">
        <w:rPr>
          <w:rFonts w:ascii="Times New Roman" w:cs="Times New Roman" w:eastAsia="宋体" w:hAnsi="Times New Roman"/>
          <w:sz w:val="28"/>
          <w:szCs w:val="28"/>
          <w:rPrChange w:id="2798"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57DF6CA8">
        <w:rPr>
          <w:rFonts w:ascii="Times New Roman" w:cs="Times New Roman" w:eastAsia="宋体" w:hAnsi="Times New Roman"/>
          <w:sz w:val="28"/>
          <w:szCs w:val="28"/>
          <w:rPrChange w:id="2799" w:author="user pc" w:date="2022-03-15T10:14:00Z">
            <w:rPr>
              <w:rFonts w:ascii="Bell MT" w:cs="Bell MT" w:eastAsia="宋体" w:hAnsi="Bell MT"/>
            </w:rPr>
          </w:rPrChange>
        </w:rPr>
        <w:t>22.4L)</w:t>
      </w:r>
      <w:ins w:id="2800" w:author="user pc" w:date="2022-03-18T11:12:00Z">
        <w:r w:rsidR="9E3DC206">
          <w:rPr>
            <w:rFonts w:ascii="Times New Roman" w:cs="Times New Roman" w:eastAsia="宋体" w:hAnsi="Times New Roman"/>
            <w:sz w:val="28"/>
            <w:szCs w:val="28"/>
          </w:rPr>
          <w:t xml:space="preserve"> </w:t>
        </w:r>
      </w:ins>
      <w:r w:rsidRPr="2B600B59">
        <w:rPr>
          <w:rFonts w:ascii="Times New Roman" w:cs="Times New Roman" w:eastAsia="宋体" w:hAnsi="Times New Roman"/>
          <w:sz w:val="28"/>
          <w:szCs w:val="28"/>
          <w:rPrChange w:id="2801" w:author="user pc" w:date="2022-03-15T10:14:00Z">
            <w:rPr>
              <w:rFonts w:ascii="Bell MT" w:cs="Bell MT" w:eastAsia="宋体" w:hAnsi="Bell MT"/>
            </w:rPr>
          </w:rPrChange>
        </w:rPr>
        <w:t>to produce 44.8L of water (2</w:t>
      </w:r>
      <w:r>
        <w:rPr>
          <w:rFonts w:ascii="Times New Roman" w:cs="Times New Roman" w:eastAsia="宋体" w:hAnsi="Times New Roman"/>
          <w:sz w:val="28"/>
          <w:szCs w:val="28"/>
        </w:rPr>
        <w:t xml:space="preserve"> </w:t>
      </w:r>
      <w:r w:rsidRPr="FA82A650">
        <w:rPr>
          <w:rFonts w:ascii="Times New Roman" w:cs="Times New Roman" w:eastAsia="宋体" w:hAnsi="Times New Roman"/>
          <w:sz w:val="28"/>
          <w:szCs w:val="28"/>
          <w:rPrChange w:id="2802"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881EC0DB">
        <w:rPr>
          <w:rFonts w:ascii="Times New Roman" w:cs="Times New Roman" w:eastAsia="宋体" w:hAnsi="Times New Roman"/>
          <w:sz w:val="28"/>
          <w:szCs w:val="28"/>
          <w:rPrChange w:id="2803" w:author="user pc" w:date="2022-03-15T10:14:00Z">
            <w:rPr>
              <w:rFonts w:ascii="Bell MT" w:cs="Bell MT" w:eastAsia="宋体" w:hAnsi="Bell MT"/>
            </w:rPr>
          </w:rPrChange>
        </w:rPr>
        <w:t>22.4L).</w:t>
      </w:r>
    </w:p>
    <w:p>
      <w:pPr>
        <w:pStyle w:val="style157"/>
        <w:rPr>
          <w:rFonts w:ascii="Times New Roman" w:cs="Times New Roman" w:eastAsia="宋体" w:hAnsi="Times New Roman"/>
          <w:sz w:val="28"/>
          <w:szCs w:val="28"/>
          <w:rPrChange w:id="2804"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805" w:author="user pc" w:date="2022-03-15T10:14:00Z">
            <w:rPr>
              <w:rFonts w:ascii="Bell MT" w:cs="Bell MT" w:eastAsia="宋体" w:hAnsi="Bell MT"/>
            </w:rPr>
          </w:rPrChange>
        </w:rPr>
      </w:pPr>
      <w:r w:rsidRPr="535DB574">
        <w:rPr>
          <w:rFonts w:ascii="Times New Roman" w:cs="Times New Roman" w:eastAsia="宋体" w:hAnsi="Times New Roman"/>
          <w:sz w:val="28"/>
          <w:szCs w:val="28"/>
          <w:rPrChange w:id="2806" w:author="user pc" w:date="2022-03-15T10:14:00Z">
            <w:rPr>
              <w:rFonts w:ascii="Bell MT" w:cs="Bell MT" w:eastAsia="宋体" w:hAnsi="Bell MT"/>
            </w:rPr>
          </w:rPrChange>
        </w:rPr>
        <w:t>N/B: The above reaction obeys the law of conservation of masses, where the total mass of the reactants [2H</w:t>
      </w:r>
      <w:r w:rsidRPr="D76BB253">
        <w:rPr>
          <w:rFonts w:ascii="Times New Roman" w:cs="Times New Roman" w:eastAsia="宋体" w:hAnsi="Times New Roman"/>
          <w:sz w:val="28"/>
          <w:szCs w:val="28"/>
          <w:vertAlign w:val="subscript"/>
          <w:rPrChange w:id="2807" w:author="user pc" w:date="2022-03-15T10:14:00Z">
            <w:rPr>
              <w:rFonts w:ascii="Bell MT" w:cs="Bell MT" w:eastAsia="宋体" w:hAnsi="Bell MT"/>
              <w:vertAlign w:val="subscript"/>
            </w:rPr>
          </w:rPrChange>
        </w:rPr>
        <w:t>2</w:t>
      </w:r>
      <w:r>
        <w:rPr>
          <w:rFonts w:ascii="Times New Roman" w:cs="Times New Roman" w:eastAsia="宋体" w:hAnsi="Times New Roman"/>
          <w:sz w:val="28"/>
          <w:szCs w:val="28"/>
          <w:vertAlign w:val="subscript"/>
        </w:rPr>
        <w:t xml:space="preserve"> </w:t>
      </w:r>
      <w:r w:rsidRPr="3E7BDBC2">
        <w:rPr>
          <w:rFonts w:ascii="Times New Roman" w:cs="Times New Roman" w:eastAsia="宋体" w:hAnsi="Times New Roman"/>
          <w:sz w:val="28"/>
          <w:szCs w:val="28"/>
          <w:rPrChange w:id="2808" w:author="user pc" w:date="2022-03-15T10:14:00Z">
            <w:rPr>
              <w:rFonts w:ascii="Bell MT" w:cs="Bell MT" w:eastAsia="宋体" w:hAnsi="Bell MT"/>
            </w:rPr>
          </w:rPrChange>
        </w:rPr>
        <w:t>(4g)</w:t>
      </w:r>
      <w:r>
        <w:rPr>
          <w:rFonts w:ascii="Times New Roman" w:cs="Times New Roman" w:eastAsia="宋体" w:hAnsi="Times New Roman"/>
          <w:sz w:val="28"/>
          <w:szCs w:val="28"/>
        </w:rPr>
        <w:t xml:space="preserve"> </w:t>
      </w:r>
      <w:r w:rsidRPr="051EE069">
        <w:rPr>
          <w:rFonts w:ascii="Times New Roman" w:cs="Times New Roman" w:eastAsia="宋体" w:hAnsi="Times New Roman"/>
          <w:sz w:val="28"/>
          <w:szCs w:val="28"/>
          <w:rPrChange w:id="2809" w:author="user pc" w:date="2022-03-15T10:14:00Z">
            <w:rPr>
              <w:rFonts w:ascii="Bell MT" w:cs="Bell MT" w:eastAsia="宋体" w:hAnsi="Bell MT"/>
            </w:rPr>
          </w:rPrChange>
        </w:rPr>
        <w:t>+</w:t>
      </w:r>
      <w:r>
        <w:rPr>
          <w:rFonts w:ascii="Times New Roman" w:cs="Times New Roman" w:eastAsia="宋体" w:hAnsi="Times New Roman"/>
          <w:sz w:val="28"/>
          <w:szCs w:val="28"/>
        </w:rPr>
        <w:t xml:space="preserve"> </w:t>
      </w:r>
      <w:r w:rsidRPr="EEEC74DF">
        <w:rPr>
          <w:rFonts w:ascii="Times New Roman" w:cs="Times New Roman" w:eastAsia="宋体" w:hAnsi="Times New Roman"/>
          <w:sz w:val="28"/>
          <w:szCs w:val="28"/>
          <w:rPrChange w:id="2810" w:author="user pc" w:date="2022-03-15T10:14:00Z">
            <w:rPr>
              <w:rFonts w:ascii="Bell MT" w:cs="Bell MT" w:eastAsia="宋体" w:hAnsi="Bell MT"/>
            </w:rPr>
          </w:rPrChange>
        </w:rPr>
        <w:t>O</w:t>
      </w:r>
      <w:r w:rsidRPr="C4CC6E14">
        <w:rPr>
          <w:rFonts w:ascii="Times New Roman" w:cs="Times New Roman" w:eastAsia="宋体" w:hAnsi="Times New Roman"/>
          <w:sz w:val="28"/>
          <w:szCs w:val="28"/>
          <w:vertAlign w:val="subscript"/>
          <w:rPrChange w:id="2811" w:author="user pc" w:date="2022-03-15T10:14:00Z">
            <w:rPr>
              <w:rFonts w:ascii="Bell MT" w:cs="Bell MT" w:eastAsia="宋体" w:hAnsi="Bell MT"/>
              <w:vertAlign w:val="subscript"/>
            </w:rPr>
          </w:rPrChange>
        </w:rPr>
        <w:t>2</w:t>
      </w:r>
      <w:ins w:id="2812" w:author="user pc" w:date="2022-03-18T11:12:00Z">
        <w:r w:rsidR="28E8ED94">
          <w:rPr>
            <w:rFonts w:ascii="Times New Roman" w:cs="Times New Roman" w:eastAsia="宋体" w:hAnsi="Times New Roman"/>
            <w:sz w:val="28"/>
            <w:szCs w:val="28"/>
            <w:vertAlign w:val="subscript"/>
          </w:rPr>
          <w:t xml:space="preserve"> </w:t>
        </w:r>
      </w:ins>
      <w:r w:rsidRPr="201E8727">
        <w:rPr>
          <w:rFonts w:ascii="Times New Roman" w:cs="Times New Roman" w:eastAsia="宋体" w:hAnsi="Times New Roman"/>
          <w:sz w:val="28"/>
          <w:szCs w:val="28"/>
          <w:rPrChange w:id="2813" w:author="user pc" w:date="2022-03-15T10:14:00Z">
            <w:rPr>
              <w:rFonts w:ascii="Bell MT" w:cs="Bell MT" w:eastAsia="宋体" w:hAnsi="Bell MT"/>
            </w:rPr>
          </w:rPrChange>
        </w:rPr>
        <w:t>(36g)] equals the total mass of the product (2H</w:t>
      </w:r>
      <w:r w:rsidRPr="42D4A989">
        <w:rPr>
          <w:rFonts w:ascii="Times New Roman" w:cs="Times New Roman" w:eastAsia="宋体" w:hAnsi="Times New Roman"/>
          <w:sz w:val="28"/>
          <w:szCs w:val="28"/>
          <w:vertAlign w:val="subscript"/>
          <w:rPrChange w:id="2814" w:author="user pc" w:date="2022-03-15T10:14:00Z">
            <w:rPr>
              <w:rFonts w:ascii="Bell MT" w:cs="Bell MT" w:eastAsia="宋体" w:hAnsi="Bell MT"/>
              <w:vertAlign w:val="subscript"/>
            </w:rPr>
          </w:rPrChange>
        </w:rPr>
        <w:t>2</w:t>
      </w:r>
      <w:r w:rsidRPr="550E8876">
        <w:rPr>
          <w:rFonts w:ascii="Times New Roman" w:cs="Times New Roman" w:eastAsia="宋体" w:hAnsi="Times New Roman"/>
          <w:sz w:val="28"/>
          <w:szCs w:val="28"/>
          <w:rPrChange w:id="2815" w:author="user pc" w:date="2022-03-15T10:14:00Z">
            <w:rPr>
              <w:rFonts w:ascii="Bell MT" w:cs="Bell MT" w:eastAsia="宋体" w:hAnsi="Bell MT"/>
            </w:rPr>
          </w:rPrChange>
        </w:rPr>
        <w:t>O) 36.0g</w:t>
      </w:r>
    </w:p>
    <w:p>
      <w:pPr>
        <w:pStyle w:val="style157"/>
        <w:rPr>
          <w:rFonts w:ascii="Times New Roman" w:cs="Times New Roman" w:eastAsia="宋体" w:hAnsi="Times New Roman"/>
          <w:color w:val="bf0000"/>
          <w:sz w:val="28"/>
          <w:szCs w:val="28"/>
          <w:rPrChange w:id="2816" w:author="user pc" w:date="2022-03-15T10:14:00Z">
            <w:rPr>
              <w:rFonts w:ascii="Bell MT" w:cs="Bell MT" w:eastAsia="宋体" w:hAnsi="Bell MT"/>
              <w:color w:val="bf0000"/>
            </w:rPr>
          </w:rPrChange>
        </w:rPr>
      </w:pPr>
    </w:p>
    <w:p>
      <w:pPr>
        <w:pStyle w:val="style157"/>
        <w:rPr>
          <w:rFonts w:ascii="Times New Roman" w:cs="Times New Roman" w:eastAsia="宋体" w:hAnsi="Times New Roman"/>
          <w:b/>
          <w:bCs/>
          <w:color w:val="bf0000"/>
          <w:sz w:val="28"/>
          <w:szCs w:val="28"/>
          <w:rPrChange w:id="2817" w:author="user pc" w:date="2022-03-15T10:14:00Z">
            <w:rPr>
              <w:rFonts w:ascii="Bell MT" w:cs="Bell MT" w:eastAsia="宋体" w:hAnsi="Bell MT"/>
              <w:b/>
              <w:bCs/>
              <w:color w:val="bf0000"/>
            </w:rPr>
          </w:rPrChange>
        </w:rPr>
      </w:pPr>
      <w:r w:rsidRPr="85546343">
        <w:rPr>
          <w:rFonts w:ascii="Times New Roman" w:cs="Times New Roman" w:eastAsia="宋体" w:hAnsi="Times New Roman"/>
          <w:b/>
          <w:bCs/>
          <w:color w:val="bf0000"/>
          <w:sz w:val="28"/>
          <w:szCs w:val="28"/>
          <w:rPrChange w:id="2818" w:author="user pc" w:date="2022-03-15T10:14:00Z">
            <w:rPr>
              <w:rFonts w:ascii="Bell MT" w:cs="Bell MT" w:eastAsia="宋体" w:hAnsi="Bell MT"/>
              <w:b/>
              <w:bCs/>
              <w:color w:val="bf0000"/>
            </w:rPr>
          </w:rPrChange>
        </w:rPr>
        <w:t xml:space="preserve">Using molar volume in </w:t>
      </w:r>
      <w:r>
        <w:rPr>
          <w:rFonts w:ascii="Times New Roman" w:cs="Times New Roman" w:eastAsia="宋体" w:hAnsi="Times New Roman"/>
          <w:b/>
          <w:bCs/>
          <w:color w:val="bf0000"/>
          <w:sz w:val="28"/>
          <w:szCs w:val="28"/>
        </w:rPr>
        <w:t>Stoichiometry</w:t>
      </w:r>
      <w:r w:rsidRPr="A3A45717">
        <w:rPr>
          <w:rFonts w:ascii="Times New Roman" w:cs="Times New Roman" w:eastAsia="宋体" w:hAnsi="Times New Roman"/>
          <w:b/>
          <w:bCs/>
          <w:color w:val="bf0000"/>
          <w:sz w:val="28"/>
          <w:szCs w:val="28"/>
          <w:rPrChange w:id="2819" w:author="user pc" w:date="2022-03-15T10:14:00Z">
            <w:rPr>
              <w:rFonts w:ascii="Bell MT" w:cs="Bell MT" w:eastAsia="宋体" w:hAnsi="Bell MT"/>
              <w:b/>
              <w:bCs/>
              <w:color w:val="bf0000"/>
            </w:rPr>
          </w:rPrChange>
        </w:rPr>
        <w:t xml:space="preserve"> calculation involving gases</w:t>
      </w:r>
    </w:p>
    <w:p>
      <w:pPr>
        <w:pStyle w:val="style157"/>
        <w:rPr>
          <w:rFonts w:ascii="Times New Roman" w:cs="Times New Roman" w:eastAsia="宋体" w:hAnsi="Times New Roman"/>
          <w:sz w:val="28"/>
          <w:szCs w:val="28"/>
          <w:rPrChange w:id="2820" w:author="user pc" w:date="2022-03-15T10:14:00Z">
            <w:rPr>
              <w:rFonts w:ascii="Bell MT" w:cs="Bell MT" w:eastAsia="宋体" w:hAnsi="Bell MT"/>
            </w:rPr>
          </w:rPrChange>
        </w:rPr>
      </w:pPr>
      <w:r w:rsidRPr="07FF9328">
        <w:rPr>
          <w:rFonts w:ascii="Times New Roman" w:cs="Times New Roman" w:eastAsia="宋体" w:hAnsi="Times New Roman"/>
          <w:sz w:val="28"/>
          <w:szCs w:val="28"/>
          <w:rPrChange w:id="2821" w:author="user pc" w:date="2022-03-15T10:14:00Z">
            <w:rPr>
              <w:rFonts w:ascii="Bell MT" w:cs="Bell MT" w:eastAsia="宋体" w:hAnsi="Bell MT"/>
            </w:rPr>
          </w:rPrChange>
        </w:rPr>
        <w:t>The volume or amount of a gas at s.t.p in a chemical reaction can be calculated from:</w:t>
      </w:r>
    </w:p>
    <w:p>
      <w:pPr>
        <w:pStyle w:val="style157"/>
        <w:numPr>
          <w:ilvl w:val="0"/>
          <w:numId w:val="16"/>
        </w:numPr>
        <w:rPr>
          <w:rFonts w:ascii="Times New Roman" w:cs="Times New Roman" w:eastAsia="宋体" w:hAnsi="Times New Roman"/>
          <w:sz w:val="28"/>
          <w:szCs w:val="28"/>
          <w:rPrChange w:id="2822" w:author="user pc" w:date="2022-03-15T10:14:00Z">
            <w:rPr>
              <w:rFonts w:ascii="Bell MT" w:cs="Bell MT" w:eastAsia="宋体" w:hAnsi="Bell MT"/>
            </w:rPr>
          </w:rPrChange>
        </w:rPr>
      </w:pPr>
      <w:r w:rsidRPr="87A97612">
        <w:rPr>
          <w:rFonts w:ascii="Times New Roman" w:cs="Times New Roman" w:eastAsia="宋体" w:hAnsi="Times New Roman"/>
          <w:sz w:val="28"/>
          <w:szCs w:val="28"/>
          <w:rPrChange w:id="2823" w:author="user pc" w:date="2022-03-15T10:14:00Z">
            <w:rPr>
              <w:rFonts w:ascii="Bell MT" w:cs="Bell MT" w:eastAsia="宋体" w:hAnsi="Bell MT"/>
            </w:rPr>
          </w:rPrChange>
        </w:rPr>
        <w:t xml:space="preserve">s.t.p condition (at standard temperature and pressure) </w:t>
      </w:r>
    </w:p>
    <w:p>
      <w:pPr>
        <w:pStyle w:val="style157"/>
        <w:numPr>
          <w:ilvl w:val="0"/>
          <w:numId w:val="16"/>
        </w:numPr>
        <w:rPr>
          <w:rFonts w:ascii="Times New Roman" w:cs="Times New Roman" w:eastAsia="宋体" w:hAnsi="Times New Roman"/>
          <w:sz w:val="28"/>
          <w:szCs w:val="28"/>
          <w:rPrChange w:id="2824" w:author="user pc" w:date="2022-03-15T10:14:00Z">
            <w:rPr>
              <w:rFonts w:ascii="Bell MT" w:cs="Bell MT" w:eastAsia="宋体" w:hAnsi="Bell MT"/>
            </w:rPr>
          </w:rPrChange>
        </w:rPr>
      </w:pPr>
      <w:r w:rsidRPr="B21958EC">
        <w:rPr>
          <w:rFonts w:ascii="Times New Roman" w:cs="Times New Roman" w:eastAsia="宋体" w:hAnsi="Times New Roman"/>
          <w:sz w:val="28"/>
          <w:szCs w:val="28"/>
          <w:rPrChange w:id="2825" w:author="user pc" w:date="2022-03-15T10:14:00Z">
            <w:rPr>
              <w:rFonts w:ascii="Bell MT" w:cs="Bell MT" w:eastAsia="宋体" w:hAnsi="Bell MT"/>
            </w:rPr>
          </w:rPrChange>
        </w:rPr>
        <w:t>Mole ratio from the balanced equation</w:t>
      </w:r>
    </w:p>
    <w:p>
      <w:pPr>
        <w:pStyle w:val="style157"/>
        <w:rPr>
          <w:rFonts w:ascii="Times New Roman" w:cs="Times New Roman" w:eastAsia="宋体" w:hAnsi="Times New Roman"/>
          <w:sz w:val="28"/>
          <w:szCs w:val="28"/>
          <w:rPrChange w:id="2826" w:author="user pc" w:date="2022-03-15T10:14:00Z">
            <w:rPr>
              <w:rFonts w:ascii="Bell MT" w:cs="Bell MT" w:eastAsia="宋体" w:hAnsi="Bell MT"/>
            </w:rPr>
          </w:rPrChange>
        </w:rPr>
      </w:pPr>
      <w:r w:rsidRPr="478DEC70">
        <w:rPr>
          <w:rFonts w:ascii="Times New Roman" w:cs="Times New Roman" w:eastAsia="宋体" w:hAnsi="Times New Roman"/>
          <w:sz w:val="28"/>
          <w:szCs w:val="28"/>
          <w:rPrChange w:id="2827" w:author="user pc" w:date="2022-03-15T10:14:00Z">
            <w:rPr>
              <w:rFonts w:ascii="Bell MT" w:cs="Bell MT" w:eastAsia="宋体" w:hAnsi="Bell MT"/>
            </w:rPr>
          </w:rPrChange>
        </w:rPr>
        <w:t xml:space="preserve">Gases can be either product or reactants in chemical reaction, so they can be involved in </w:t>
      </w:r>
      <w:r>
        <w:rPr>
          <w:rFonts w:ascii="Times New Roman" w:cs="Times New Roman" w:eastAsia="宋体" w:hAnsi="Times New Roman"/>
          <w:sz w:val="28"/>
          <w:szCs w:val="28"/>
        </w:rPr>
        <w:t>Stoichiometry</w:t>
      </w:r>
      <w:r w:rsidRPr="CDEDC7C6">
        <w:rPr>
          <w:rFonts w:ascii="Times New Roman" w:cs="Times New Roman" w:eastAsia="宋体" w:hAnsi="Times New Roman"/>
          <w:sz w:val="28"/>
          <w:szCs w:val="28"/>
          <w:rPrChange w:id="2828" w:author="user pc" w:date="2022-03-15T10:14:00Z">
            <w:rPr>
              <w:rFonts w:ascii="Bell MT" w:cs="Bell MT" w:eastAsia="宋体" w:hAnsi="Bell MT"/>
            </w:rPr>
          </w:rPrChange>
        </w:rPr>
        <w:t xml:space="preserve"> problems. Note very importantly that at s.t.p (0</w:t>
      </w:r>
      <w:r w:rsidRPr="79E88EDE">
        <w:rPr>
          <w:rFonts w:ascii="Times New Roman" w:cs="Times New Roman" w:eastAsia="宋体" w:hAnsi="Times New Roman"/>
          <w:sz w:val="28"/>
          <w:szCs w:val="28"/>
          <w:vertAlign w:val="superscript"/>
          <w:rPrChange w:id="2829" w:author="user pc" w:date="2022-03-15T10:14:00Z">
            <w:rPr>
              <w:rFonts w:ascii="Bell MT" w:cs="Bell MT" w:eastAsia="宋体" w:hAnsi="Bell MT"/>
              <w:vertAlign w:val="superscript"/>
            </w:rPr>
          </w:rPrChange>
        </w:rPr>
        <w:t>o</w:t>
      </w:r>
      <w:r w:rsidRPr="50C86987">
        <w:rPr>
          <w:rFonts w:ascii="Times New Roman" w:cs="Times New Roman" w:eastAsia="宋体" w:hAnsi="Times New Roman"/>
          <w:sz w:val="28"/>
          <w:szCs w:val="28"/>
          <w:rPrChange w:id="2830" w:author="user pc" w:date="2022-03-15T10:14:00Z">
            <w:rPr>
              <w:rFonts w:ascii="Bell MT" w:cs="Bell MT" w:eastAsia="宋体" w:hAnsi="Bell MT"/>
            </w:rPr>
          </w:rPrChange>
        </w:rPr>
        <w:t xml:space="preserve">C = 273K and 1 atoms), 1 mole of gas occupies 22.4 L. </w:t>
      </w:r>
    </w:p>
    <w:p>
      <w:pPr>
        <w:pStyle w:val="style157"/>
        <w:rPr>
          <w:rFonts w:ascii="Times New Roman" w:cs="Times New Roman" w:eastAsia="宋体" w:hAnsi="Times New Roman"/>
          <w:sz w:val="28"/>
          <w:szCs w:val="28"/>
          <w:rPrChange w:id="2831" w:author="user pc" w:date="2022-03-15T10:14:00Z">
            <w:rPr>
              <w:rFonts w:ascii="Bell MT" w:cs="Bell MT" w:eastAsia="宋体" w:hAnsi="Bell MT"/>
            </w:rPr>
          </w:rPrChange>
        </w:rPr>
      </w:pPr>
    </w:p>
    <w:p>
      <w:pPr>
        <w:pStyle w:val="style157"/>
        <w:rPr>
          <w:rFonts w:ascii="Times New Roman" w:cs="Times New Roman" w:eastAsia="宋体" w:hAnsi="Times New Roman"/>
          <w:b/>
          <w:bCs/>
          <w:i/>
          <w:iCs/>
          <w:sz w:val="28"/>
          <w:szCs w:val="28"/>
          <w:rPrChange w:id="2832" w:author="user pc" w:date="2022-03-15T10:14:00Z">
            <w:rPr>
              <w:rFonts w:ascii="Bell MT" w:cs="Bell MT" w:eastAsia="宋体" w:hAnsi="Bell MT"/>
              <w:b/>
              <w:bCs/>
              <w:i/>
              <w:iCs/>
            </w:rPr>
          </w:rPrChange>
        </w:rPr>
      </w:pPr>
      <w:r w:rsidRPr="6C994BDB">
        <w:rPr>
          <w:rFonts w:ascii="Times New Roman" w:cs="Times New Roman" w:eastAsia="宋体" w:hAnsi="Times New Roman"/>
          <w:b/>
          <w:bCs/>
          <w:i/>
          <w:iCs/>
          <w:sz w:val="28"/>
          <w:szCs w:val="28"/>
          <w:rPrChange w:id="2833" w:author="user pc" w:date="2022-03-15T10:14:00Z">
            <w:rPr>
              <w:rFonts w:ascii="Bell MT" w:cs="Bell MT" w:eastAsia="宋体" w:hAnsi="Bell MT"/>
              <w:b/>
              <w:bCs/>
              <w:i/>
              <w:iCs/>
            </w:rPr>
          </w:rPrChange>
        </w:rPr>
        <w:t>Solved example 1:</w:t>
      </w:r>
    </w:p>
    <w:p>
      <w:pPr>
        <w:pStyle w:val="style157"/>
        <w:rPr>
          <w:rFonts w:ascii="Times New Roman" w:cs="Times New Roman" w:eastAsia="宋体" w:hAnsi="Times New Roman"/>
          <w:sz w:val="28"/>
          <w:szCs w:val="28"/>
          <w:rPrChange w:id="2834" w:author="user pc" w:date="2022-03-15T10:14:00Z">
            <w:rPr>
              <w:rFonts w:ascii="Bell MT" w:cs="Bell MT" w:eastAsia="宋体" w:hAnsi="Bell MT"/>
            </w:rPr>
          </w:rPrChange>
        </w:rPr>
      </w:pPr>
      <w:r w:rsidRPr="8AF927A0">
        <w:rPr>
          <w:rFonts w:ascii="Times New Roman" w:cs="Times New Roman" w:eastAsia="宋体" w:hAnsi="Times New Roman"/>
          <w:sz w:val="28"/>
          <w:szCs w:val="28"/>
          <w:rPrChange w:id="2835" w:author="user pc" w:date="2022-03-15T10:14:00Z">
            <w:rPr>
              <w:rFonts w:ascii="Bell MT" w:cs="Bell MT" w:eastAsia="宋体" w:hAnsi="Bell MT"/>
            </w:rPr>
          </w:rPrChange>
        </w:rPr>
        <w:t>What volume of oxygen is needed to completely react with 15.0g of aluminium at s.t.p?</w:t>
      </w:r>
    </w:p>
    <w:p>
      <w:pPr>
        <w:pStyle w:val="style157"/>
        <w:rPr>
          <w:ins w:id="2836" w:author="user pc" w:date="2022-03-18T11:15:00Z"/>
          <w:rFonts w:ascii="Times New Roman" w:cs="Times New Roman" w:eastAsia="宋体" w:hAnsi="Times New Roman"/>
          <w:b/>
          <w:bCs/>
          <w:i/>
          <w:iCs/>
          <w:sz w:val="28"/>
          <w:szCs w:val="28"/>
        </w:rPr>
      </w:pPr>
      <w:r w:rsidRPr="6E41D64A">
        <w:rPr>
          <w:rFonts w:ascii="Times New Roman" w:cs="Times New Roman" w:eastAsia="宋体" w:hAnsi="Times New Roman"/>
          <w:b/>
          <w:bCs/>
          <w:i/>
          <w:iCs/>
          <w:sz w:val="28"/>
          <w:szCs w:val="28"/>
          <w:rPrChange w:id="2837" w:author="user pc" w:date="2022-03-15T10:14:00Z">
            <w:rPr>
              <w:rFonts w:ascii="Bell MT" w:cs="Bell MT" w:eastAsia="宋体" w:hAnsi="Bell MT"/>
              <w:b/>
              <w:bCs/>
              <w:i/>
              <w:iCs/>
            </w:rPr>
          </w:rPrChange>
        </w:rPr>
        <w:t>Solution</w:t>
      </w:r>
    </w:p>
    <w:p>
      <w:pPr>
        <w:pStyle w:val="style157"/>
        <w:rPr>
          <w:rFonts w:ascii="Times New Roman" w:cs="Times New Roman" w:eastAsia="宋体" w:hAnsi="Times New Roman"/>
          <w:b/>
          <w:bCs/>
          <w:i/>
          <w:iCs/>
          <w:sz w:val="28"/>
          <w:szCs w:val="28"/>
          <w:rPrChange w:id="2838" w:author="user pc" w:date="2022-03-15T10:14:00Z">
            <w:rPr>
              <w:rFonts w:ascii="Bell MT" w:cs="Bell MT" w:eastAsia="宋体" w:hAnsi="Bell MT"/>
              <w:b/>
              <w:bCs/>
              <w:i/>
              <w:iCs/>
            </w:rPr>
          </w:rPrChange>
        </w:rPr>
      </w:pPr>
    </w:p>
    <w:p>
      <w:pPr>
        <w:pStyle w:val="style157"/>
        <w:rPr>
          <w:rFonts w:ascii="Times New Roman" w:cs="Times New Roman" w:eastAsia="宋体" w:hAnsi="Times New Roman"/>
          <w:sz w:val="28"/>
          <w:szCs w:val="28"/>
          <w:rPrChange w:id="2839" w:author="user pc" w:date="2022-03-15T10:14:00Z">
            <w:rPr>
              <w:rFonts w:ascii="Bell MT" w:cs="Bell MT" w:eastAsia="宋体" w:hAnsi="Bell MT"/>
            </w:rPr>
          </w:rPrChange>
        </w:rPr>
      </w:pPr>
      <w:r w:rsidRPr="384215C3">
        <w:rPr>
          <w:rFonts w:ascii="Times New Roman" w:cs="Times New Roman" w:eastAsia="宋体" w:hAnsi="Times New Roman"/>
          <w:sz w:val="28"/>
          <w:szCs w:val="28"/>
          <w:rPrChange w:id="2840" w:author="user pc" w:date="2022-03-15T10:14:00Z">
            <w:rPr>
              <w:rFonts w:cs="Bell MT" w:eastAsia="宋体" w:hAnsi="Bell MT"/>
            </w:rPr>
          </w:rPrChange>
        </w:rPr>
        <w:t>4Al</w:t>
      </w:r>
      <w:r w:rsidRPr="48808B70">
        <w:rPr>
          <w:rFonts w:ascii="Times New Roman" w:cs="Times New Roman" w:eastAsia="宋体" w:hAnsi="Times New Roman"/>
          <w:sz w:val="28"/>
          <w:szCs w:val="28"/>
          <w:vertAlign w:val="subscript"/>
          <w:rPrChange w:id="2841" w:author="user pc" w:date="2022-03-15T10:14:00Z">
            <w:rPr>
              <w:rFonts w:cs="Bell MT" w:eastAsia="宋体" w:hAnsi="Bell MT"/>
              <w:vertAlign w:val="subscript"/>
            </w:rPr>
          </w:rPrChange>
        </w:rPr>
        <w:t>(s)</w:t>
      </w:r>
      <w:r w:rsidRPr="EA7390D0">
        <w:rPr>
          <w:rFonts w:ascii="Times New Roman" w:cs="Times New Roman" w:eastAsia="宋体" w:hAnsi="Times New Roman"/>
          <w:sz w:val="28"/>
          <w:szCs w:val="28"/>
          <w:rPrChange w:id="2842" w:author="user pc" w:date="2022-03-15T10:14:00Z">
            <w:rPr>
              <w:rFonts w:cs="Bell MT" w:eastAsia="宋体" w:hAnsi="Bell MT"/>
            </w:rPr>
          </w:rPrChange>
        </w:rPr>
        <w:t xml:space="preserve"> + 3O</w:t>
      </w:r>
      <w:r w:rsidRPr="1543359C">
        <w:rPr>
          <w:rFonts w:ascii="Times New Roman" w:cs="Times New Roman" w:eastAsia="宋体" w:hAnsi="Times New Roman"/>
          <w:sz w:val="28"/>
          <w:szCs w:val="28"/>
          <w:vertAlign w:val="subscript"/>
          <w:rPrChange w:id="2843" w:author="user pc" w:date="2022-03-15T10:14:00Z">
            <w:rPr>
              <w:rFonts w:cs="Bell MT" w:eastAsia="宋体" w:hAnsi="Bell MT"/>
              <w:vertAlign w:val="subscript"/>
            </w:rPr>
          </w:rPrChange>
        </w:rPr>
        <w:t>2</w:t>
      </w:r>
      <w:r>
        <w:rPr>
          <w:rFonts w:ascii="Times New Roman" w:cs="Times New Roman" w:eastAsia="宋体" w:hAnsi="Times New Roman"/>
          <w:sz w:val="28"/>
          <w:szCs w:val="28"/>
          <w:vertAlign w:val="subscript"/>
        </w:rPr>
        <w:t xml:space="preserve"> </w:t>
      </w:r>
      <w:r w:rsidRPr="EDFEFB57">
        <w:rPr>
          <w:rFonts w:ascii="Times New Roman" w:cs="Times New Roman" w:eastAsia="宋体" w:hAnsi="Times New Roman"/>
          <w:sz w:val="28"/>
          <w:szCs w:val="28"/>
          <w:vertAlign w:val="subscript"/>
          <w:rPrChange w:id="2844" w:author="user pc" w:date="2022-03-15T10:14:00Z">
            <w:rPr>
              <w:rFonts w:cs="Bell MT" w:eastAsia="宋体" w:hAnsi="Bell MT"/>
              <w:vertAlign w:val="subscript"/>
            </w:rPr>
          </w:rPrChange>
        </w:rPr>
        <w:t>(g)</w:t>
      </w:r>
      <w:r w:rsidRPr="0A406802">
        <w:rPr>
          <w:rFonts w:ascii="Times New Roman" w:cs="Times New Roman" w:eastAsia="宋体" w:hAnsi="Times New Roman"/>
          <w:sz w:val="28"/>
          <w:szCs w:val="28"/>
          <w:rPrChange w:id="2845" w:author="user pc" w:date="2022-03-15T10:14:00Z">
            <w:rPr>
              <w:rFonts w:cs="Bell MT" w:eastAsia="宋体" w:hAnsi="Bell MT"/>
            </w:rPr>
          </w:rPrChange>
        </w:rPr>
        <w:t xml:space="preserve"> ==&gt; 2Al</w:t>
      </w:r>
      <w:r w:rsidRPr="86E7FE8A">
        <w:rPr>
          <w:rFonts w:ascii="Times New Roman" w:cs="Times New Roman" w:eastAsia="宋体" w:hAnsi="Times New Roman"/>
          <w:sz w:val="28"/>
          <w:szCs w:val="28"/>
          <w:vertAlign w:val="subscript"/>
          <w:rPrChange w:id="2846" w:author="user pc" w:date="2022-03-15T10:14:00Z">
            <w:rPr>
              <w:rFonts w:cs="Bell MT" w:eastAsia="宋体" w:hAnsi="Bell MT"/>
              <w:vertAlign w:val="subscript"/>
            </w:rPr>
          </w:rPrChange>
        </w:rPr>
        <w:t>2</w:t>
      </w:r>
      <w:r w:rsidRPr="F12F6A66">
        <w:rPr>
          <w:rFonts w:ascii="Times New Roman" w:cs="Times New Roman" w:eastAsia="宋体" w:hAnsi="Times New Roman"/>
          <w:sz w:val="28"/>
          <w:szCs w:val="28"/>
          <w:rPrChange w:id="2847" w:author="user pc" w:date="2022-03-15T10:14:00Z">
            <w:rPr>
              <w:rFonts w:cs="Bell MT" w:eastAsia="宋体" w:hAnsi="Bell MT"/>
            </w:rPr>
          </w:rPrChange>
        </w:rPr>
        <w:t>O</w:t>
      </w:r>
      <w:r w:rsidRPr="68A26EEB">
        <w:rPr>
          <w:rFonts w:ascii="Times New Roman" w:cs="Times New Roman" w:eastAsia="宋体" w:hAnsi="Times New Roman"/>
          <w:sz w:val="28"/>
          <w:szCs w:val="28"/>
          <w:vertAlign w:val="subscript"/>
          <w:rPrChange w:id="2848" w:author="user pc" w:date="2022-03-15T10:14:00Z">
            <w:rPr>
              <w:rFonts w:cs="Bell MT" w:eastAsia="宋体" w:hAnsi="Bell MT"/>
              <w:vertAlign w:val="subscript"/>
            </w:rPr>
          </w:rPrChange>
        </w:rPr>
        <w:t>3(s)</w:t>
      </w:r>
    </w:p>
    <w:p>
      <w:pPr>
        <w:pStyle w:val="style157"/>
        <w:rPr>
          <w:rFonts w:ascii="Times New Roman" w:cs="Times New Roman" w:eastAsia="宋体" w:hAnsi="Times New Roman"/>
          <w:sz w:val="28"/>
          <w:szCs w:val="28"/>
          <w:rPrChange w:id="2849" w:author="user pc" w:date="2022-03-15T10:14:00Z">
            <w:rPr>
              <w:rFonts w:ascii="Bell MT" w:cs="Bell MT" w:eastAsia="宋体" w:hAnsi="Bell MT"/>
            </w:rPr>
          </w:rPrChange>
        </w:rPr>
      </w:pPr>
      <w:r w:rsidRPr="933A793F">
        <w:rPr>
          <w:rFonts w:ascii="Times New Roman" w:cs="Times New Roman" w:eastAsia="宋体" w:hAnsi="Times New Roman"/>
          <w:sz w:val="28"/>
          <w:szCs w:val="28"/>
          <w:rPrChange w:id="2850" w:author="user pc" w:date="2022-03-15T10:14:00Z">
            <w:rPr>
              <w:rFonts w:ascii="Bell MT" w:cs="Bell MT" w:eastAsia="宋体" w:hAnsi="Bell MT"/>
            </w:rPr>
          </w:rPrChange>
        </w:rPr>
        <w:t>This problem relates volume with mass.</w:t>
      </w:r>
    </w:p>
    <w:p>
      <w:pPr>
        <w:pStyle w:val="style157"/>
        <w:rPr>
          <w:rFonts w:ascii="Times New Roman" w:cs="Times New Roman" w:eastAsia="宋体" w:hAnsi="Times New Roman"/>
          <w:sz w:val="28"/>
          <w:szCs w:val="28"/>
          <w:rPrChange w:id="2851" w:author="user pc" w:date="2022-03-15T10:14:00Z">
            <w:rPr>
              <w:rFonts w:cs="Bell MT" w:eastAsia="宋体" w:hAnsi="Bell MT"/>
            </w:rPr>
          </w:rPrChange>
        </w:rPr>
      </w:pPr>
      <w:r w:rsidRPr="76CCA126">
        <w:rPr>
          <w:rFonts w:ascii="Times New Roman" w:cs="Times New Roman" w:eastAsia="宋体" w:hAnsi="Times New Roman"/>
          <w:sz w:val="28"/>
          <w:szCs w:val="28"/>
          <w:rPrChange w:id="2852" w:author="user pc" w:date="2022-03-15T10:14:00Z">
            <w:rPr>
              <w:rFonts w:cs="Bell MT" w:eastAsia="宋体" w:hAnsi="Bell MT"/>
            </w:rPr>
          </w:rPrChange>
        </w:rPr>
        <w:t>Convert 15.0 g of aluminium to volume of aluminium:</w:t>
      </w:r>
    </w:p>
    <w:p>
      <w:pPr>
        <w:pStyle w:val="style157"/>
        <w:rPr>
          <w:ins w:id="2853" w:author="user pc" w:date="2022-03-18T11:31:00Z"/>
          <w:rFonts w:ascii="Times New Roman" w:cs="Times New Roman" w:eastAsia="宋体" w:hAnsi="Times New Roman"/>
          <w:sz w:val="28"/>
          <w:szCs w:val="28"/>
        </w:rPr>
      </w:pPr>
      <w:r w:rsidRPr="DC4B04B5">
        <w:rPr>
          <w:rFonts w:ascii="Times New Roman" w:cs="Times New Roman" w:eastAsia="宋体" w:hAnsi="Times New Roman"/>
          <w:sz w:val="28"/>
          <w:szCs w:val="28"/>
          <w:rPrChange w:id="2854" w:author="user pc" w:date="2022-03-15T10:14:00Z">
            <w:rPr>
              <w:rFonts w:cs="Bell MT" w:eastAsia="宋体" w:hAnsi="Bell MT"/>
            </w:rPr>
          </w:rPrChange>
        </w:rPr>
        <w:t>Recall that molar mass of a substance = molar volume (22.4 dm</w:t>
      </w:r>
      <w:r w:rsidRPr="8D5CA393">
        <w:rPr>
          <w:rFonts w:ascii="Times New Roman" w:cs="Times New Roman" w:eastAsia="宋体" w:hAnsi="Times New Roman"/>
          <w:sz w:val="28"/>
          <w:szCs w:val="28"/>
          <w:vertAlign w:val="superscript"/>
          <w:rPrChange w:id="2855" w:author="user pc" w:date="2022-03-15T10:14:00Z">
            <w:rPr>
              <w:rFonts w:cs="Bell MT" w:eastAsia="宋体" w:hAnsi="Bell MT"/>
              <w:vertAlign w:val="superscript"/>
            </w:rPr>
          </w:rPrChange>
        </w:rPr>
        <w:t>3</w:t>
      </w:r>
      <w:r w:rsidRPr="F7064ACA">
        <w:rPr>
          <w:rFonts w:ascii="Times New Roman" w:cs="Times New Roman" w:eastAsia="宋体" w:hAnsi="Times New Roman"/>
          <w:sz w:val="28"/>
          <w:szCs w:val="28"/>
          <w:rPrChange w:id="2856" w:author="user pc" w:date="2022-03-15T10:14:00Z">
            <w:rPr>
              <w:rFonts w:cs="Bell MT" w:eastAsia="宋体" w:hAnsi="Bell MT"/>
            </w:rPr>
          </w:rPrChange>
        </w:rPr>
        <w:t xml:space="preserve">). </w:t>
      </w:r>
    </w:p>
    <w:p>
      <w:pPr>
        <w:pStyle w:val="style157"/>
        <w:rPr>
          <w:rFonts w:ascii="Times New Roman" w:cs="Times New Roman" w:eastAsia="宋体" w:hAnsi="Times New Roman"/>
          <w:sz w:val="28"/>
          <w:szCs w:val="28"/>
          <w:rPrChange w:id="2857" w:author="user pc" w:date="2022-03-15T10:14:00Z">
            <w:rPr>
              <w:rFonts w:cs="Bell MT" w:eastAsia="宋体" w:hAnsi="Bell MT"/>
            </w:rPr>
          </w:rPrChange>
        </w:rPr>
      </w:pPr>
      <w:r w:rsidRPr="49827DF3">
        <w:rPr>
          <w:rFonts w:ascii="Times New Roman" w:cs="Times New Roman" w:eastAsia="宋体" w:hAnsi="Times New Roman"/>
          <w:sz w:val="28"/>
          <w:szCs w:val="28"/>
          <w:rPrChange w:id="2858" w:author="user pc" w:date="2022-03-15T10:14:00Z">
            <w:rPr>
              <w:rFonts w:cs="Bell MT" w:eastAsia="宋体" w:hAnsi="Bell MT"/>
            </w:rPr>
          </w:rPrChange>
        </w:rPr>
        <w:t>Hence, 27g</w:t>
      </w:r>
      <w:ins w:id="2859" w:author="user pc" w:date="2022-03-18T11:31:00Z">
        <w:r w:rsidR="344C2E0D">
          <w:rPr>
            <w:rFonts w:ascii="Times New Roman" w:cs="Times New Roman" w:eastAsia="宋体" w:hAnsi="Times New Roman"/>
            <w:sz w:val="28"/>
            <w:szCs w:val="28"/>
          </w:rPr>
          <w:t xml:space="preserve"> </w:t>
        </w:r>
      </w:ins>
      <w:del w:id="2860" w:author="user pc" w:date="2022-03-18T11:31:00Z">
        <w:r w:rsidDel="790DEC17" w:rsidRPr="1D475891">
          <w:rPr>
            <w:rFonts w:ascii="Times New Roman" w:cs="Times New Roman" w:eastAsia="宋体" w:hAnsi="Times New Roman"/>
            <w:sz w:val="28"/>
            <w:szCs w:val="28"/>
            <w:rPrChange w:id="2861" w:author="user pc" w:date="2022-03-15T10:14:00Z">
              <w:rPr>
                <w:rFonts w:cs="Bell MT" w:eastAsia="宋体" w:hAnsi="Bell MT"/>
              </w:rPr>
            </w:rPrChange>
          </w:rPr>
          <w:delText xml:space="preserve"> </w:delText>
        </w:r>
      </w:del>
      <w:r w:rsidRPr="1F7B834B">
        <w:rPr>
          <w:rFonts w:ascii="Times New Roman" w:cs="Times New Roman" w:eastAsia="宋体" w:hAnsi="Times New Roman"/>
          <w:sz w:val="28"/>
          <w:szCs w:val="28"/>
          <w:rPrChange w:id="2862" w:author="user pc" w:date="2022-03-15T10:14:00Z">
            <w:rPr>
              <w:rFonts w:cs="Bell MT" w:eastAsia="宋体" w:hAnsi="Bell MT"/>
            </w:rPr>
          </w:rPrChange>
        </w:rPr>
        <w:t>of Al = 22.4 dm</w:t>
      </w:r>
      <w:r w:rsidRPr="241E72D2">
        <w:rPr>
          <w:rFonts w:ascii="Times New Roman" w:cs="Times New Roman" w:eastAsia="宋体" w:hAnsi="Times New Roman"/>
          <w:sz w:val="28"/>
          <w:szCs w:val="28"/>
          <w:vertAlign w:val="superscript"/>
          <w:rPrChange w:id="2863" w:author="user pc" w:date="2022-03-15T10:14:00Z">
            <w:rPr>
              <w:rFonts w:cs="Bell MT" w:eastAsia="宋体" w:hAnsi="Bell MT"/>
              <w:vertAlign w:val="superscript"/>
            </w:rPr>
          </w:rPrChange>
        </w:rPr>
        <w:t>3</w:t>
      </w:r>
    </w:p>
    <w:p>
      <w:pPr>
        <w:pStyle w:val="style157"/>
        <w:rPr>
          <w:rFonts w:ascii="Times New Roman" w:cs="Times New Roman" w:eastAsia="宋体" w:hAnsi="Times New Roman"/>
          <w:sz w:val="28"/>
          <w:szCs w:val="28"/>
          <w:rPrChange w:id="2864" w:author="user pc" w:date="2022-03-15T10:14:00Z">
            <w:rPr>
              <w:rFonts w:cs="Bell MT" w:eastAsia="宋体" w:hAnsi="Bell MT"/>
            </w:rPr>
          </w:rPrChange>
        </w:rPr>
      </w:pPr>
      <w:r w:rsidRPr="F9D43357">
        <w:rPr>
          <w:rFonts w:ascii="Times New Roman" w:cs="Times New Roman" w:eastAsia="宋体" w:hAnsi="Times New Roman"/>
          <w:sz w:val="28"/>
          <w:szCs w:val="28"/>
          <w:rPrChange w:id="2865" w:author="user pc" w:date="2022-03-15T10:14:00Z">
            <w:rPr>
              <w:rFonts w:cs="Bell MT" w:eastAsia="宋体" w:hAnsi="Bell MT"/>
            </w:rPr>
          </w:rPrChange>
        </w:rPr>
        <w:t>From the balanced chemical equation, there are 4 moles of aluminium. That is;</w:t>
      </w:r>
    </w:p>
    <w:p>
      <w:pPr>
        <w:pStyle w:val="style157"/>
        <w:rPr>
          <w:ins w:id="2866" w:author="user pc" w:date="2022-03-18T11:34:00Z"/>
          <w:rFonts w:ascii="Times New Roman" w:cs="Times New Roman" w:eastAsia="宋体" w:hAnsi="Times New Roman"/>
          <w:sz w:val="28"/>
          <w:szCs w:val="28"/>
        </w:rPr>
      </w:pPr>
      <w:ins w:id="2867" w:author="user pc" w:date="2022-03-18T11:32:00Z">
        <w:r w:rsidR="6924D230">
          <w:rPr>
            <w:rFonts w:ascii="Times New Roman" w:cs="Times New Roman" w:eastAsia="宋体" w:hAnsi="Times New Roman"/>
            <w:sz w:val="28"/>
            <w:szCs w:val="28"/>
          </w:rPr>
          <w:t>4 × 22.4 dm</w:t>
        </w:r>
      </w:ins>
      <w:ins w:id="2868" w:author="user pc" w:date="2022-03-18T11:32:00Z">
        <w:r w:rsidR="0B8ADC40">
          <w:rPr>
            <w:rFonts w:ascii="Times New Roman" w:cs="Times New Roman" w:eastAsia="宋体" w:hAnsi="Times New Roman"/>
            <w:sz w:val="28"/>
            <w:szCs w:val="28"/>
            <w:vertAlign w:val="superscript"/>
          </w:rPr>
          <w:t xml:space="preserve">3 </w:t>
        </w:r>
      </w:ins>
      <w:ins w:id="2869" w:author="user pc" w:date="2022-03-18T11:33:00Z">
        <w:r w:rsidR="B215A3F6">
          <w:rPr>
            <w:rFonts w:ascii="Times New Roman" w:cs="Times New Roman" w:eastAsia="宋体" w:hAnsi="Times New Roman"/>
            <w:sz w:val="28"/>
            <w:szCs w:val="28"/>
          </w:rPr>
          <w:t>= 4 × 27 g of Al</w:t>
        </w:r>
      </w:ins>
      <w:r>
        <w:rPr>
          <w:rFonts w:ascii="Times New Roman" w:cs="Times New Roman" w:eastAsia="宋体" w:hAnsi="Times New Roman"/>
          <w:sz w:val="28"/>
          <w:szCs w:val="28"/>
        </w:rPr>
        <w:t xml:space="preserve">       </w:t>
      </w:r>
      <w:ins w:id="2870" w:author="user pc" w:date="2022-03-18T11:14:00Z">
        <w:r w:rsidR="A68E4BCE">
          <w:rPr>
            <w:rFonts w:ascii="Times New Roman" w:cs="Times New Roman" w:eastAsia="宋体" w:hAnsi="Times New Roman"/>
            <w:sz w:val="28"/>
            <w:szCs w:val="28"/>
          </w:rPr>
          <w:t xml:space="preserve"> </w:t>
        </w:r>
      </w:ins>
      <w:r>
        <w:rPr>
          <w:rFonts w:ascii="Times New Roman" w:cs="Times New Roman" w:eastAsia="宋体" w:hAnsi="Times New Roman"/>
          <w:sz w:val="28"/>
          <w:szCs w:val="28"/>
        </w:rPr>
        <w:t xml:space="preserve">             </w:t>
      </w:r>
    </w:p>
    <w:p>
      <w:pPr>
        <w:pStyle w:val="style157"/>
        <w:rPr>
          <w:ins w:id="2871" w:author="user pc" w:date="2022-03-18T11:37:00Z"/>
          <w:rFonts w:ascii="Times New Roman" w:cs="Times New Roman" w:eastAsia="宋体" w:hAnsi="Times New Roman"/>
          <w:sz w:val="28"/>
          <w:szCs w:val="28"/>
        </w:rPr>
      </w:pPr>
      <w:ins w:id="2872" w:author="user pc" w:date="2022-03-18T11:34:00Z">
        <w:r w:rsidR="FC41E317">
          <w:rPr>
            <w:rFonts w:ascii="Times New Roman" w:cs="Times New Roman" w:eastAsia="宋体" w:hAnsi="Times New Roman"/>
            <w:sz w:val="28"/>
            <w:szCs w:val="28"/>
          </w:rPr>
          <w:t>?</w:t>
        </w:r>
      </w:ins>
      <w:r>
        <w:rPr>
          <w:rFonts w:ascii="Times New Roman" w:cs="Times New Roman" w:eastAsia="宋体" w:hAnsi="Times New Roman"/>
          <w:sz w:val="28"/>
          <w:szCs w:val="28"/>
        </w:rPr>
        <w:t xml:space="preserve">    </w:t>
      </w:r>
      <w:ins w:id="2873" w:author="user pc" w:date="2022-03-18T11:34:00Z">
        <w:r w:rsidR="78ABC46B">
          <w:rPr>
            <w:rFonts w:ascii="Times New Roman" w:cs="Times New Roman" w:eastAsia="宋体" w:hAnsi="Times New Roman"/>
            <w:sz w:val="28"/>
            <w:szCs w:val="28"/>
          </w:rPr>
          <w:t xml:space="preserve">                 </w:t>
        </w:r>
      </w:ins>
      <w:r w:rsidRPr="17EF5DA8">
        <w:rPr>
          <w:rFonts w:ascii="Times New Roman" w:cs="Times New Roman" w:eastAsia="宋体" w:hAnsi="Times New Roman"/>
          <w:sz w:val="28"/>
          <w:szCs w:val="28"/>
          <w:rPrChange w:id="2874" w:author="user pc" w:date="2022-03-15T10:14:00Z">
            <w:rPr>
              <w:rFonts w:cs="Bell MT" w:eastAsia="宋体" w:hAnsi="Bell MT"/>
            </w:rPr>
          </w:rPrChange>
        </w:rPr>
        <w:t>= 15.0 g of Al</w:t>
      </w:r>
    </w:p>
    <w:p>
      <w:pPr>
        <w:pStyle w:val="style157"/>
        <w:rPr>
          <w:rFonts w:ascii="Times New Roman" w:cs="Times New Roman" w:eastAsia="宋体" w:hAnsi="Times New Roman"/>
          <w:sz w:val="28"/>
          <w:szCs w:val="28"/>
          <w:rPrChange w:id="2875" w:author="user pc" w:date="2022-03-15T10:14:00Z">
            <w:rPr>
              <w:rFonts w:cs="Bell MT" w:eastAsia="宋体" w:hAnsi="Bell MT"/>
            </w:rPr>
          </w:rPrChange>
        </w:rPr>
      </w:pPr>
    </w:p>
    <w:p>
      <w:pPr>
        <w:pStyle w:val="style157"/>
        <w:rPr>
          <w:rFonts w:ascii="Times New Roman" w:cs="Times New Roman" w:eastAsia="宋体" w:hAnsi="Times New Roman"/>
          <w:sz w:val="28"/>
          <w:szCs w:val="28"/>
        </w:rPr>
      </w:pPr>
      <w:r w:rsidRPr="D8E09417">
        <w:rPr>
          <w:rFonts w:ascii="Times New Roman" w:cs="Times New Roman" w:eastAsia="宋体" w:hAnsi="Times New Roman"/>
          <w:sz w:val="28"/>
          <w:szCs w:val="28"/>
          <w:rPrChange w:id="2876" w:author="user pc" w:date="2022-03-15T10:14:00Z">
            <w:rPr>
              <w:rFonts w:cs="Bell MT" w:eastAsia="宋体" w:hAnsi="Bell MT"/>
            </w:rPr>
          </w:rPrChange>
        </w:rPr>
        <w:t xml:space="preserve">Cross multiplying we get; </w:t>
      </w:r>
    </w:p>
    <w:p>
      <w:pPr>
        <w:pStyle w:val="style157"/>
        <w:rPr>
          <w:rFonts w:ascii="Times New Roman" w:cs="Times New Roman" w:eastAsia="宋体" w:hAnsi="Times New Roman"/>
          <w:sz w:val="28"/>
          <w:szCs w:val="28"/>
          <w:rPrChange w:id="2877" w:author="user pc" w:date="2022-03-15T10:14:00Z">
            <w:rPr>
              <w:rFonts w:cs="Bell MT" w:eastAsia="宋体" w:hAnsi="Bell MT"/>
            </w:rPr>
          </w:rPrChange>
        </w:rPr>
      </w:pPr>
    </w:p>
    <w:p>
      <w:pPr>
        <w:pStyle w:val="style157"/>
        <w:rPr>
          <w:rFonts w:ascii="Times New Roman" w:cs="Times New Roman" w:eastAsia="宋体" w:hAnsi="Times New Roman"/>
          <w:sz w:val="28"/>
          <w:szCs w:val="28"/>
        </w:rPr>
      </w:pPr>
      <m:oMathPara>
        <m:oMathParaPr>
          <m:jc m:val="left"/>
        </m:oMathParaPr>
        <m:oMath>
          <m:f>
            <m:fPr>
              <m:ctrlPr>
                <w:ins w:id="2878" w:author="user pc" w:date="2022-03-18T11:35:00Z">
                  <w:rPr>
                    <w:rFonts w:ascii="Cambria Math" w:cs="Times New Roman" w:eastAsia="宋体" w:hAnsi="Cambria Math"/>
                    <w:i/>
                    <w:sz w:val="28"/>
                    <w:szCs w:val="28"/>
                  </w:rPr>
                </w:ins>
              </m:ctrlPr>
            </m:fPr>
            <m:num>
              <w:ins w:id="2879" w:author="user pc" w:date="2022-03-18T11:35:00Z">
                <m:r w:rsidR="80D08F28">
                  <w:rPr>
                    <w:rFonts w:ascii="Cambria Math" w:cs="Times New Roman" w:eastAsia="宋体" w:hAnsi="Cambria Math"/>
                    <w:sz w:val="28"/>
                    <w:szCs w:val="28"/>
                  </w:rPr>
                  <m:t xml:space="preserve">4 ×22.4 </m:t>
                </m:r>
              </w:ins>
              <m:sSup>
                <m:sSupPr>
                  <m:ctrlPr>
                    <w:ins w:id="2880" w:author="user pc" w:date="2022-03-18T11:37:00Z">
                      <w:rPr>
                        <w:rFonts w:ascii="Cambria Math" w:cs="Times New Roman" w:eastAsia="宋体" w:hAnsi="Cambria Math"/>
                        <w:i/>
                        <w:sz w:val="28"/>
                        <w:szCs w:val="28"/>
                      </w:rPr>
                    </w:ins>
                  </m:ctrlPr>
                </m:sSupPr>
                <m:e>
                  <w:ins w:id="2881" w:author="user pc" w:date="2022-03-18T11:37:00Z">
                    <m:r w:rsidR="38A929FC">
                      <w:rPr>
                        <w:rFonts w:ascii="Cambria Math" w:cs="Times New Roman" w:eastAsia="宋体" w:hAnsi="Cambria Math"/>
                        <w:sz w:val="28"/>
                        <w:szCs w:val="28"/>
                      </w:rPr>
                      <m:t>dm</m:t>
                    </m:r>
                  </w:ins>
                </m:e>
                <m:sup>
                  <w:ins w:id="2882" w:author="user pc" w:date="2022-03-18T11:37:00Z">
                    <m:r w:rsidR="00BA90D3">
                      <w:rPr>
                        <w:rFonts w:ascii="Cambria Math" w:cs="Times New Roman" w:eastAsia="宋体" w:hAnsi="Cambria Math"/>
                        <w:sz w:val="28"/>
                        <w:szCs w:val="28"/>
                      </w:rPr>
                      <m:t>3</m:t>
                    </m:r>
                  </w:ins>
                </m:sup>
              </m:sSup>
              <w:ins w:id="2883" w:author="user pc" w:date="2022-03-18T11:35:00Z">
                <m:r w:rsidR="A29797A0">
                  <w:rPr>
                    <w:rFonts w:ascii="Cambria Math" w:cs="Times New Roman" w:eastAsia="宋体" w:hAnsi="Cambria Math"/>
                    <w:sz w:val="28"/>
                    <w:szCs w:val="28"/>
                  </w:rPr>
                  <m:t xml:space="preserve"> </m:t>
                </m:r>
              </w:ins>
              <w:ins w:id="2884" w:author="user pc" w:date="2022-03-18T11:36:00Z">
                <m:r w:rsidR="0EF5C0FA">
                  <w:rPr>
                    <w:rFonts w:ascii="Cambria Math" w:cs="Times New Roman" w:eastAsia="宋体" w:hAnsi="Cambria Math"/>
                    <w:sz w:val="28"/>
                    <w:szCs w:val="28"/>
                  </w:rPr>
                  <m:t>×15.0g</m:t>
                </m:r>
              </w:ins>
            </m:num>
            <m:den>
              <w:ins w:id="2885" w:author="user pc" w:date="2022-03-18T11:36:00Z">
                <m:r w:rsidR="C88CE0FA">
                  <w:rPr>
                    <w:rFonts w:ascii="Cambria Math" w:cs="Times New Roman" w:eastAsia="宋体" w:hAnsi="Cambria Math"/>
                    <w:sz w:val="28"/>
                    <w:szCs w:val="28"/>
                  </w:rPr>
                  <m:t>4 ×27g</m:t>
                </m:r>
              </w:ins>
            </m:den>
          </m:f>
          <w:ins w:id="2886" w:author="user pc" w:date="2022-03-18T11:36:00Z">
            <m:r w:rsidR="A3D0EC32">
              <w:rPr>
                <w:rFonts w:ascii="Cambria Math" w:cs="Times New Roman" w:eastAsia="宋体" w:hAnsi="Cambria Math"/>
                <w:sz w:val="28"/>
                <w:szCs w:val="28"/>
              </w:rPr>
              <m:t xml:space="preserve"> =1</m:t>
            </m:r>
          </w:ins>
          <w:ins w:id="2887" w:author="user pc" w:date="2022-03-18T11:37:00Z">
            <m:r w:rsidR="189BCE50">
              <w:rPr>
                <w:rFonts w:ascii="Cambria Math" w:cs="Times New Roman" w:eastAsia="宋体" w:hAnsi="Cambria Math"/>
                <w:sz w:val="28"/>
                <w:szCs w:val="28"/>
              </w:rPr>
              <m:t>2.44</m:t>
            </m:r>
          </w:ins>
          <m:sSup>
            <m:sSupPr>
              <m:ctrlPr>
                <w:ins w:id="2888" w:author="user pc" w:date="2022-03-18T11:37:00Z">
                  <w:rPr>
                    <w:rFonts w:ascii="Cambria Math" w:cs="Times New Roman" w:eastAsia="宋体" w:hAnsi="Cambria Math"/>
                    <w:i/>
                    <w:sz w:val="28"/>
                    <w:szCs w:val="28"/>
                  </w:rPr>
                </w:ins>
              </m:ctrlPr>
            </m:sSupPr>
            <m:e>
              <w:ins w:id="2889" w:author="user pc" w:date="2022-03-18T11:44:00Z">
                <m:r w:rsidR="79E3EAFD">
                  <w:rPr>
                    <w:rFonts w:ascii="Cambria Math" w:cs="Times New Roman" w:eastAsia="宋体" w:hAnsi="Cambria Math"/>
                    <w:sz w:val="28"/>
                    <w:szCs w:val="28"/>
                  </w:rPr>
                  <m:t xml:space="preserve"> </m:t>
                </m:r>
              </w:ins>
              <w:ins w:id="2890" w:author="user pc" w:date="2022-03-18T11:37:00Z">
                <m:r w:rsidR="CCFFC998">
                  <w:rPr>
                    <w:rFonts w:ascii="Cambria Math" w:cs="Times New Roman" w:eastAsia="宋体" w:hAnsi="Cambria Math"/>
                    <w:sz w:val="28"/>
                    <w:szCs w:val="28"/>
                  </w:rPr>
                  <m:t>dm</m:t>
                </m:r>
              </w:ins>
            </m:e>
            <m:sup>
              <w:ins w:id="2891" w:author="user pc" w:date="2022-03-18T11:37:00Z">
                <m:r w:rsidR="364732D3">
                  <w:rPr>
                    <w:rFonts w:ascii="Cambria Math" w:cs="Times New Roman" w:eastAsia="宋体" w:hAnsi="Cambria Math"/>
                    <w:sz w:val="28"/>
                    <w:szCs w:val="28"/>
                  </w:rPr>
                  <m:t>3</m:t>
                </m:r>
              </w:ins>
            </m:sup>
          </m:sSup>
        </m:oMath>
      </m:oMathPara>
    </w:p>
    <w:p>
      <w:pPr>
        <w:pStyle w:val="style157"/>
        <w:rPr>
          <w:ins w:id="2892" w:author="user pc" w:date="2022-03-18T11:34:00Z"/>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 xml:space="preserve">4 </w:t>
      </w:r>
      <w:ins w:id="2893" w:author="user pc" w:date="2022-03-18T11:40:00Z">
        <w:r w:rsidR="B7BFC620">
          <w:rPr>
            <w:rFonts w:ascii="Times New Roman" w:cs="Times New Roman" w:eastAsia="宋体" w:hAnsi="Times New Roman"/>
            <w:sz w:val="28"/>
            <w:szCs w:val="28"/>
          </w:rPr>
          <w:t xml:space="preserve"> × 22.4</w:t>
        </w:r>
      </w:ins>
      <w:ins w:id="2894" w:author="user pc" w:date="2022-03-18T11:41:00Z">
        <w:r w:rsidR="B8B7F829">
          <w:rPr>
            <w:rFonts w:ascii="Times New Roman" w:cs="Times New Roman" w:eastAsia="宋体" w:hAnsi="Times New Roman"/>
            <w:sz w:val="28"/>
            <w:szCs w:val="28"/>
          </w:rPr>
          <w:t xml:space="preserve"> dm</w:t>
        </w:r>
      </w:ins>
      <w:ins w:id="2895" w:author="user pc" w:date="2022-03-18T11:41:00Z">
        <w:r w:rsidR="777B1CAC">
          <w:rPr>
            <w:rFonts w:ascii="Times New Roman" w:cs="Times New Roman" w:eastAsia="宋体" w:hAnsi="Times New Roman"/>
            <w:sz w:val="28"/>
            <w:szCs w:val="28"/>
            <w:vertAlign w:val="superscript"/>
          </w:rPr>
          <w:t>3</w:t>
        </w:r>
      </w:ins>
      <w:r>
        <w:rPr>
          <w:rFonts w:ascii="Times New Roman" w:cs="Times New Roman" w:eastAsia="宋体" w:hAnsi="Times New Roman"/>
          <w:sz w:val="28"/>
          <w:szCs w:val="28"/>
        </w:rPr>
        <w:t xml:space="preserve"> of </w:t>
      </w:r>
      <w:del w:id="2896" w:author="user pc" w:date="2022-03-18T11:34:00Z">
        <w:r w:rsidDel="112FABB9" w:rsidRPr="EDCBDD36">
          <w:rPr>
            <w:rFonts w:ascii="Times New Roman" w:cs="Times New Roman" w:eastAsia="宋体" w:hAnsi="Times New Roman"/>
            <w:sz w:val="28"/>
            <w:szCs w:val="28"/>
            <w:rPrChange w:id="2897" w:author="user pc" w:date="2022-03-15T10:14:00Z">
              <w:rPr>
                <w:rFonts w:cs="Bell MT" w:eastAsia="宋体" w:hAnsi="Bell MT"/>
              </w:rPr>
            </w:rPrChange>
          </w:rPr>
          <w:delText xml:space="preserve"> </w:delText>
        </w:r>
      </w:del>
      <w:r>
        <w:rPr>
          <w:rFonts w:ascii="Times New Roman" w:cs="Times New Roman" w:eastAsia="宋体" w:hAnsi="Times New Roman"/>
          <w:sz w:val="28"/>
          <w:szCs w:val="28"/>
        </w:rPr>
        <w:t>a</w:t>
      </w:r>
      <w:r>
        <w:rPr>
          <w:rFonts w:ascii="Times New Roman" w:cs="Times New Roman" w:eastAsia="宋体" w:hAnsi="Times New Roman"/>
          <w:sz w:val="28"/>
          <w:szCs w:val="28"/>
          <w:lang w:val="en-US"/>
        </w:rPr>
        <w:t xml:space="preserve">luminium = </w:t>
      </w:r>
      <w:del w:id="2898" w:author="user pc" w:date="2022-03-18T11:34:00Z">
        <w:r w:rsidDel="D435E7B5" w:rsidRPr="CF720E32">
          <w:rPr>
            <w:rFonts w:ascii="Times New Roman" w:cs="Times New Roman" w:eastAsia="宋体" w:hAnsi="Times New Roman"/>
            <w:sz w:val="28"/>
            <w:szCs w:val="28"/>
            <w:rPrChange w:id="2899" w:author="user pc" w:date="2022-03-15T10:14:00Z">
              <w:rPr>
                <w:rFonts w:cs="Bell MT" w:eastAsia="宋体" w:hAnsi="Bell MT"/>
              </w:rPr>
            </w:rPrChange>
          </w:rPr>
          <w:delText xml:space="preserve"> = </w:delText>
        </w:r>
      </w:del>
      <w:r>
        <w:rPr>
          <w:rFonts w:ascii="Times New Roman" w:cs="Times New Roman" w:eastAsia="宋体" w:hAnsi="Times New Roman"/>
          <w:sz w:val="28"/>
          <w:szCs w:val="28"/>
        </w:rPr>
        <w:t>3</w:t>
      </w:r>
      <w:ins w:id="2900" w:author="user pc" w:date="2022-03-18T11:40:00Z">
        <w:r w:rsidR="E7D548C7">
          <w:rPr>
            <w:rFonts w:ascii="Times New Roman" w:cs="Times New Roman" w:eastAsia="宋体" w:hAnsi="Times New Roman"/>
            <w:sz w:val="28"/>
            <w:szCs w:val="28"/>
          </w:rPr>
          <w:t xml:space="preserve"> × 22.4</w:t>
        </w:r>
      </w:ins>
      <w:ins w:id="2901" w:author="user pc" w:date="2022-03-18T11:41:00Z">
        <w:r w:rsidR="60AA95DA">
          <w:rPr>
            <w:rFonts w:ascii="Times New Roman" w:cs="Times New Roman" w:eastAsia="宋体" w:hAnsi="Times New Roman"/>
            <w:sz w:val="28"/>
            <w:szCs w:val="28"/>
          </w:rPr>
          <w:t xml:space="preserve"> dm</w:t>
        </w:r>
      </w:ins>
      <w:ins w:id="2902" w:author="user pc" w:date="2022-03-18T11:41:00Z">
        <w:r w:rsidR="CA369F3A">
          <w:rPr>
            <w:rFonts w:ascii="Times New Roman" w:cs="Times New Roman" w:eastAsia="宋体" w:hAnsi="Times New Roman"/>
            <w:sz w:val="28"/>
            <w:szCs w:val="28"/>
            <w:vertAlign w:val="superscript"/>
          </w:rPr>
          <w:t>3</w:t>
        </w:r>
      </w:ins>
      <w:r>
        <w:rPr>
          <w:rFonts w:ascii="Times New Roman" w:cs="Times New Roman" w:eastAsia="宋体" w:hAnsi="Times New Roman"/>
          <w:sz w:val="28"/>
          <w:szCs w:val="28"/>
        </w:rPr>
        <w:t xml:space="preserve"> of Oxygen</w:t>
      </w:r>
    </w:p>
    <w:p>
      <w:pPr>
        <w:pStyle w:val="style157"/>
        <w:rPr>
          <w:del w:id="2903" w:author="user pc" w:date="2022-03-18T11:34:00Z"/>
          <w:rFonts w:ascii="Times New Roman" w:cs="Times New Roman" w:eastAsia="宋体" w:hAnsi="Times New Roman"/>
          <w:sz w:val="28"/>
          <w:szCs w:val="28"/>
          <w:rPrChange w:id="2904" w:author="user pc" w:date="2022-03-15T10:14:00Z">
            <w:rPr>
              <w:del w:id="2905" w:author="user pc" w:date="2022-03-18T11:34:00Z"/>
              <w:rFonts w:cs="Bell MT" w:eastAsia="宋体" w:hAnsi="Bell MT"/>
            </w:rPr>
          </w:rPrChange>
        </w:rPr>
      </w:pPr>
      <w:del w:id="2906" w:author="user pc" w:date="2022-03-18T11:34:00Z">
        <w:r w:rsidDel="3D2717AD" w:rsidRPr="F4CC6C52">
          <w:rPr>
            <w:rFonts w:ascii="Times New Roman" w:cs="Times New Roman" w:eastAsia="宋体" w:hAnsi="Times New Roman"/>
            <w:sz w:val="28"/>
            <w:szCs w:val="28"/>
            <w:rPrChange w:id="2907" w:author="user pc" w:date="2022-03-15T10:14:00Z">
              <w:rPr>
                <w:rFonts w:cs="Bell MT" w:eastAsia="宋体" w:hAnsi="Bell MT"/>
              </w:rPr>
            </w:rPrChange>
          </w:rPr>
          <w:delText>12.44dm</w:delText>
        </w:r>
      </w:del>
      <w:del w:id="2908" w:author="user pc" w:date="2022-03-18T11:34:00Z">
        <w:r w:rsidDel="0BA0415C" w:rsidRPr="86126D5C">
          <w:rPr>
            <w:rFonts w:ascii="Times New Roman" w:cs="Times New Roman" w:eastAsia="宋体" w:hAnsi="Times New Roman"/>
            <w:sz w:val="28"/>
            <w:szCs w:val="28"/>
            <w:vertAlign w:val="superscript"/>
            <w:rPrChange w:id="2909" w:author="user pc" w:date="2022-03-15T10:14:00Z">
              <w:rPr>
                <w:rFonts w:cs="Bell MT" w:eastAsia="宋体" w:hAnsi="Bell MT"/>
                <w:vertAlign w:val="superscript"/>
              </w:rPr>
            </w:rPrChange>
          </w:rPr>
          <w:delText>3</w:delText>
        </w:r>
      </w:del>
      <w:r>
        <w:rPr>
          <w:rFonts w:ascii="Times New Roman" w:cs="Times New Roman" w:eastAsia="宋体" w:hAnsi="Times New Roman"/>
          <w:sz w:val="28"/>
          <w:szCs w:val="28"/>
          <w:vertAlign w:val="superscript"/>
        </w:rPr>
        <w:t xml:space="preserve"> </w:t>
      </w:r>
      <w:r>
        <w:rPr>
          <w:rFonts w:ascii="Times New Roman" w:cs="Times New Roman" w:eastAsia="宋体" w:hAnsi="Times New Roman"/>
          <w:sz w:val="28"/>
          <w:szCs w:val="28"/>
          <w:vertAlign w:val="superscript"/>
          <w:lang w:val="en-US"/>
        </w:rPr>
        <w:t xml:space="preserve">12.44 dm3 </w:t>
      </w:r>
      <w:r>
        <w:rPr>
          <w:rFonts w:ascii="Times New Roman" w:cs="Times New Roman" w:eastAsia="宋体" w:hAnsi="Times New Roman"/>
          <w:sz w:val="28"/>
          <w:szCs w:val="28"/>
        </w:rPr>
        <w:t xml:space="preserve">of </w:t>
      </w:r>
      <w:del w:id="2910" w:author="user pc" w:date="2022-03-18T11:34:00Z">
        <w:r w:rsidDel="6CA7FEF9" w:rsidRPr="13A953E4">
          <w:rPr>
            <w:rFonts w:ascii="Times New Roman" w:cs="Times New Roman" w:eastAsia="宋体" w:hAnsi="Times New Roman"/>
            <w:sz w:val="28"/>
            <w:szCs w:val="28"/>
            <w:rPrChange w:id="2911" w:author="user pc" w:date="2022-03-15T10:14:00Z">
              <w:rPr>
                <w:rFonts w:cs="Bell MT" w:eastAsia="宋体" w:hAnsi="Bell MT"/>
              </w:rPr>
            </w:rPrChange>
          </w:rPr>
          <w:delText xml:space="preserve"> </w:delText>
        </w:r>
      </w:del>
      <w:r>
        <w:rPr>
          <w:rFonts w:ascii="Times New Roman" w:cs="Times New Roman" w:eastAsia="宋体" w:hAnsi="Times New Roman"/>
          <w:sz w:val="28"/>
          <w:szCs w:val="28"/>
        </w:rPr>
        <w:t>a</w:t>
      </w:r>
      <w:r>
        <w:rPr>
          <w:rFonts w:ascii="Times New Roman" w:cs="Times New Roman" w:eastAsia="宋体" w:hAnsi="Times New Roman"/>
          <w:sz w:val="28"/>
          <w:szCs w:val="28"/>
          <w:lang w:val="en-US"/>
        </w:rPr>
        <w:t>luminium</w:t>
      </w:r>
      <w:del w:id="2912" w:author="user pc" w:date="2022-03-18T11:34:00Z">
        <w:r w:rsidDel="856ECC7D" w:rsidRPr="FB6BAD93">
          <w:rPr>
            <w:rFonts w:ascii="Times New Roman" w:cs="Times New Roman" w:eastAsia="宋体" w:hAnsi="Times New Roman"/>
            <w:sz w:val="28"/>
            <w:szCs w:val="28"/>
            <w:rPrChange w:id="2913" w:author="user pc" w:date="2022-03-15T10:14:00Z">
              <w:rPr>
                <w:rFonts w:cs="Bell MT" w:eastAsia="宋体" w:hAnsi="Bell MT"/>
              </w:rPr>
            </w:rPrChange>
          </w:rPr>
          <w:delText xml:space="preserve"> </w:delText>
        </w:r>
      </w:del>
      <w:r>
        <w:rPr>
          <w:rFonts w:ascii="Times New Roman" w:cs="Times New Roman" w:eastAsia="宋体" w:hAnsi="Times New Roman"/>
          <w:sz w:val="28"/>
          <w:szCs w:val="28"/>
        </w:rPr>
        <w:t xml:space="preserve">       </w:t>
      </w:r>
      <w:del w:id="2914" w:author="user pc" w:date="2022-03-18T11:34:00Z">
        <w:r w:rsidDel="795C2747" w:rsidRPr="E7C851BB">
          <w:rPr>
            <w:rFonts w:ascii="Times New Roman" w:cs="Times New Roman" w:eastAsia="宋体" w:hAnsi="Times New Roman"/>
            <w:sz w:val="28"/>
            <w:szCs w:val="28"/>
            <w:rPrChange w:id="2915" w:author="user pc" w:date="2022-03-15T10:14:00Z">
              <w:rPr>
                <w:rFonts w:cs="Bell MT" w:eastAsia="宋体" w:hAnsi="Bell MT"/>
              </w:rPr>
            </w:rPrChange>
          </w:rPr>
          <w:delText>=</w:delText>
        </w:r>
      </w:del>
      <w:r>
        <w:rPr>
          <w:rFonts w:ascii="Times New Roman" w:cs="Times New Roman" w:eastAsia="宋体" w:hAnsi="Times New Roman"/>
          <w:sz w:val="28"/>
          <w:szCs w:val="28"/>
        </w:rPr>
        <w:t>?</w:t>
      </w:r>
    </w:p>
    <w:p>
      <w:pPr>
        <w:pStyle w:val="style157"/>
        <w:rPr>
          <w:rFonts w:ascii="Times New Roman" w:cs="Times New Roman" w:eastAsia="宋体" w:hAnsi="Times New Roman"/>
          <w:sz w:val="28"/>
          <w:szCs w:val="28"/>
        </w:rPr>
      </w:pPr>
    </w:p>
    <w:p>
      <w:pPr>
        <w:pStyle w:val="style157"/>
        <w:rPr>
          <w:ins w:id="2916" w:author="user pc" w:date="2022-03-18T11:43:00Z"/>
          <w:rFonts w:ascii="Times New Roman" w:cs="Times New Roman" w:eastAsia="宋体" w:hAnsi="Times New Roman"/>
          <w:sz w:val="28"/>
          <w:szCs w:val="28"/>
        </w:rPr>
      </w:pPr>
      <w:r w:rsidRPr="37A47EF0">
        <w:rPr>
          <w:rFonts w:ascii="Times New Roman" w:cs="Times New Roman" w:eastAsia="宋体" w:hAnsi="Times New Roman"/>
          <w:sz w:val="28"/>
          <w:szCs w:val="28"/>
          <w:rPrChange w:id="2917" w:author="user pc" w:date="2022-03-15T10:14:00Z">
            <w:rPr>
              <w:rFonts w:cs="Bell MT" w:eastAsia="宋体" w:hAnsi="Bell MT"/>
            </w:rPr>
          </w:rPrChange>
        </w:rPr>
        <w:t xml:space="preserve">Cross multiplying we get; </w:t>
      </w:r>
    </w:p>
    <w:p>
      <w:pPr>
        <w:pStyle w:val="style157"/>
        <w:rPr>
          <w:rFonts w:ascii="Times New Roman" w:cs="Times New Roman" w:eastAsia="宋体" w:hAnsi="Times New Roman"/>
          <w:sz w:val="28"/>
          <w:szCs w:val="28"/>
          <w:rPrChange w:id="2918" w:author="user pc" w:date="2022-03-15T10:14:00Z">
            <w:rPr>
              <w:rFonts w:cs="Bell MT" w:eastAsia="宋体" w:hAnsi="Bell MT"/>
            </w:rPr>
          </w:rPrChange>
        </w:rPr>
      </w:pPr>
      <m:oMathPara>
        <m:oMath>
          <m:f>
            <m:fPr>
              <m:ctrlPr>
                <w:ins w:id="2919" w:author="user pc" w:date="2022-03-18T11:44:00Z">
                  <w:rPr>
                    <w:rFonts w:ascii="Cambria Math" w:cs="Times New Roman" w:eastAsia="宋体" w:hAnsi="Cambria Math"/>
                    <w:i/>
                    <w:sz w:val="28"/>
                    <w:szCs w:val="28"/>
                  </w:rPr>
                </w:ins>
              </m:ctrlPr>
            </m:fPr>
            <m:num>
              <w:ins w:id="2920" w:author="user pc" w:date="2022-03-18T11:47:00Z">
                <m:r w:rsidR="1325EF6B">
                  <w:rPr>
                    <w:rFonts w:ascii="Cambria Math" w:cs="Times New Roman" w:eastAsia="宋体" w:hAnsi="Cambria Math"/>
                    <w:sz w:val="28"/>
                    <w:szCs w:val="28"/>
                  </w:rPr>
                  <m:t>3 ×22.4</m:t>
                </m:r>
              </w:ins>
              <m:sSup>
                <m:sSupPr>
                  <m:ctrlPr>
                    <w:ins w:id="2921" w:author="user pc" w:date="2022-03-18T11:48:00Z">
                      <w:rPr>
                        <w:rFonts w:ascii="Cambria Math" w:cs="Times New Roman" w:eastAsia="宋体" w:hAnsi="Cambria Math"/>
                        <w:i/>
                        <w:sz w:val="28"/>
                        <w:szCs w:val="28"/>
                      </w:rPr>
                    </w:ins>
                  </m:ctrlPr>
                </m:sSupPr>
                <m:e>
                  <w:ins w:id="2922" w:author="user pc" w:date="2022-03-18T11:48:00Z">
                    <m:r w:rsidR="8DEDEA0F">
                      <w:rPr>
                        <w:rFonts w:ascii="Cambria Math" w:cs="Times New Roman" w:eastAsia="宋体" w:hAnsi="Cambria Math"/>
                        <w:sz w:val="28"/>
                        <w:szCs w:val="28"/>
                      </w:rPr>
                      <m:t xml:space="preserve"> dm</m:t>
                    </m:r>
                  </w:ins>
                </m:e>
                <m:sup>
                  <w:ins w:id="2923" w:author="user pc" w:date="2022-03-18T11:48:00Z">
                    <m:r w:rsidR="6C084F6A">
                      <w:rPr>
                        <w:rFonts w:ascii="Cambria Math" w:cs="Times New Roman" w:eastAsia="宋体" w:hAnsi="Cambria Math"/>
                        <w:sz w:val="28"/>
                        <w:szCs w:val="28"/>
                      </w:rPr>
                      <m:t>3</m:t>
                    </m:r>
                  </w:ins>
                </m:sup>
              </m:sSup>
              <w:ins w:id="2924" w:author="user pc" w:date="2022-03-18T11:47:00Z">
                <m:r w:rsidR="ED56BA03">
                  <w:rPr>
                    <w:rFonts w:ascii="Cambria Math" w:cs="Times New Roman" w:eastAsia="宋体" w:hAnsi="Cambria Math"/>
                    <w:sz w:val="28"/>
                    <w:szCs w:val="28"/>
                  </w:rPr>
                  <m:t xml:space="preserve"> </m:t>
                </m:r>
              </w:ins>
              <w:ins w:id="2925" w:author="user pc" w:date="2022-03-18T11:48:00Z">
                <m:r w:rsidR="0BF42075">
                  <w:rPr>
                    <w:rFonts w:ascii="Cambria Math" w:cs="Times New Roman" w:eastAsia="宋体" w:hAnsi="Cambria Math"/>
                    <w:sz w:val="28"/>
                    <w:szCs w:val="28"/>
                  </w:rPr>
                  <m:t>×12.44</m:t>
                </m:r>
              </w:ins>
              <m:sSup>
                <m:sSupPr>
                  <m:ctrlPr>
                    <w:ins w:id="2926" w:author="user pc" w:date="2022-03-18T11:48:00Z">
                      <w:rPr>
                        <w:rFonts w:ascii="Cambria Math" w:cs="Times New Roman" w:eastAsia="宋体" w:hAnsi="Cambria Math"/>
                        <w:i/>
                        <w:sz w:val="28"/>
                        <w:szCs w:val="28"/>
                      </w:rPr>
                    </w:ins>
                  </m:ctrlPr>
                </m:sSupPr>
                <m:e>
                  <w:ins w:id="2927" w:author="user pc" w:date="2022-03-18T11:48:00Z">
                    <m:r w:rsidR="D6699894">
                      <w:rPr>
                        <w:rFonts w:ascii="Cambria Math" w:cs="Times New Roman" w:eastAsia="宋体" w:hAnsi="Cambria Math"/>
                        <w:sz w:val="28"/>
                        <w:szCs w:val="28"/>
                      </w:rPr>
                      <m:t xml:space="preserve"> dm</m:t>
                    </m:r>
                  </w:ins>
                </m:e>
                <m:sup>
                  <w:ins w:id="2928" w:author="user pc" w:date="2022-03-18T11:48:00Z">
                    <m:r w:rsidR="C19AD1C3">
                      <w:rPr>
                        <w:rFonts w:ascii="Cambria Math" w:cs="Times New Roman" w:eastAsia="宋体" w:hAnsi="Cambria Math"/>
                        <w:sz w:val="28"/>
                        <w:szCs w:val="28"/>
                      </w:rPr>
                      <m:t>3</m:t>
                    </m:r>
                  </w:ins>
                </m:sup>
              </m:sSup>
            </m:num>
            <m:den>
              <w:ins w:id="2929" w:author="user pc" w:date="2022-03-18T11:49:00Z">
                <m:r w:rsidR="CE3538DF">
                  <w:rPr>
                    <w:rFonts w:ascii="Cambria Math" w:cs="Times New Roman" w:eastAsia="宋体" w:hAnsi="Cambria Math"/>
                    <w:sz w:val="28"/>
                    <w:szCs w:val="28"/>
                  </w:rPr>
                  <m:t>4 ×22.4</m:t>
                </m:r>
              </w:ins>
              <m:sSup>
                <m:sSupPr>
                  <m:ctrlPr>
                    <w:ins w:id="2930" w:author="user pc" w:date="2022-03-18T11:49:00Z">
                      <w:rPr>
                        <w:rFonts w:ascii="Cambria Math" w:cs="Times New Roman" w:eastAsia="宋体" w:hAnsi="Cambria Math"/>
                        <w:i/>
                        <w:sz w:val="28"/>
                        <w:szCs w:val="28"/>
                      </w:rPr>
                    </w:ins>
                  </m:ctrlPr>
                </m:sSupPr>
                <m:e>
                  <w:ins w:id="2931" w:author="user pc" w:date="2022-03-18T11:49:00Z">
                    <m:r w:rsidR="8D711D50">
                      <w:rPr>
                        <w:rFonts w:ascii="Cambria Math" w:cs="Times New Roman" w:eastAsia="宋体" w:hAnsi="Cambria Math"/>
                        <w:sz w:val="28"/>
                        <w:szCs w:val="28"/>
                      </w:rPr>
                      <m:t xml:space="preserve"> dm</m:t>
                    </m:r>
                  </w:ins>
                </m:e>
                <m:sup>
                  <w:ins w:id="2932" w:author="user pc" w:date="2022-03-18T11:49:00Z">
                    <m:r w:rsidR="CB986E98">
                      <w:rPr>
                        <w:rFonts w:ascii="Cambria Math" w:cs="Times New Roman" w:eastAsia="宋体" w:hAnsi="Cambria Math"/>
                        <w:sz w:val="28"/>
                        <w:szCs w:val="28"/>
                      </w:rPr>
                      <m:t>3</m:t>
                    </m:r>
                  </w:ins>
                </m:sup>
              </m:sSup>
            </m:den>
          </m:f>
          <w:ins w:id="2933" w:author="user pc" w:date="2022-03-18T11:49:00Z">
            <m:r w:rsidR="FDBC29DC">
              <w:rPr>
                <w:rFonts w:ascii="Cambria Math" w:cs="Times New Roman" w:eastAsia="宋体" w:hAnsi="Cambria Math"/>
                <w:sz w:val="28"/>
                <w:szCs w:val="28"/>
              </w:rPr>
              <m:t xml:space="preserve"> =9.33 </m:t>
            </m:r>
          </w:ins>
          <m:sSup>
            <m:sSupPr>
              <m:ctrlPr>
                <w:ins w:id="2934" w:author="user pc" w:date="2022-03-18T11:49:00Z">
                  <w:rPr>
                    <w:rFonts w:ascii="Cambria Math" w:cs="Times New Roman" w:eastAsia="宋体" w:hAnsi="Cambria Math"/>
                    <w:i/>
                    <w:sz w:val="28"/>
                    <w:szCs w:val="28"/>
                  </w:rPr>
                </w:ins>
              </m:ctrlPr>
            </m:sSupPr>
            <m:e>
              <w:ins w:id="2935" w:author="user pc" w:date="2022-03-18T11:49:00Z">
                <m:r w:rsidR="740AAEAA">
                  <w:rPr>
                    <w:rFonts w:ascii="Cambria Math" w:cs="Times New Roman" w:eastAsia="宋体" w:hAnsi="Cambria Math"/>
                    <w:sz w:val="28"/>
                    <w:szCs w:val="28"/>
                  </w:rPr>
                  <m:t>dm</m:t>
                </m:r>
              </w:ins>
            </m:e>
            <m:sup>
              <w:ins w:id="2936" w:author="user pc" w:date="2022-03-18T11:49:00Z">
                <m:r w:rsidR="B6CD5FDA">
                  <w:rPr>
                    <w:rFonts w:ascii="Cambria Math" w:cs="Times New Roman" w:eastAsia="宋体" w:hAnsi="Cambria Math"/>
                    <w:sz w:val="28"/>
                    <w:szCs w:val="28"/>
                  </w:rPr>
                  <m:t>3</m:t>
                </m:r>
              </w:ins>
            </m:sup>
          </m:sSup>
        </m:oMath>
      </m:oMathPara>
    </w:p>
    <w:p>
      <w:pPr>
        <w:pStyle w:val="style157"/>
        <w:rPr>
          <w:rFonts w:ascii="Times New Roman" w:cs="Times New Roman" w:eastAsia="宋体" w:hAnsi="Times New Roman"/>
          <w:sz w:val="28"/>
          <w:szCs w:val="28"/>
          <w:rPrChange w:id="2937"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938" w:author="user pc" w:date="2022-03-15T10:14:00Z">
            <w:rPr>
              <w:rFonts w:cs="Bell MT" w:eastAsia="宋体" w:hAnsi="Bell MT"/>
            </w:rPr>
          </w:rPrChange>
        </w:rPr>
      </w:pPr>
      <w:r w:rsidRPr="EBE404D0">
        <w:rPr>
          <w:rFonts w:ascii="Times New Roman" w:cs="Times New Roman" w:eastAsia="宋体" w:hAnsi="Times New Roman"/>
          <w:sz w:val="28"/>
          <w:szCs w:val="28"/>
          <w:rPrChange w:id="2939" w:author="user pc" w:date="2022-03-15T10:14:00Z">
            <w:rPr>
              <w:rFonts w:cs="Bell MT" w:eastAsia="宋体" w:hAnsi="Bell MT"/>
            </w:rPr>
          </w:rPrChange>
        </w:rPr>
        <w:t>Or</w:t>
      </w:r>
    </w:p>
    <w:p>
      <w:pPr>
        <w:pStyle w:val="style157"/>
        <w:rPr>
          <w:rFonts w:ascii="Times New Roman" w:cs="Times New Roman" w:eastAsia="宋体" w:hAnsi="Times New Roman"/>
          <w:sz w:val="28"/>
          <w:szCs w:val="28"/>
          <w:rPrChange w:id="2940"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941" w:author="user pc" w:date="2022-03-15T10:14:00Z">
            <w:rPr>
              <w:rFonts w:ascii="Bell MT" w:cs="Bell MT" w:eastAsia="宋体" w:hAnsi="Bell MT"/>
            </w:rPr>
          </w:rPrChange>
        </w:rPr>
      </w:pPr>
      <w:r w:rsidRPr="3ABC1FF8">
        <w:rPr>
          <w:rFonts w:ascii="Times New Roman" w:cs="Times New Roman" w:eastAsia="宋体" w:hAnsi="Times New Roman"/>
          <w:sz w:val="28"/>
          <w:szCs w:val="28"/>
          <w:rPrChange w:id="2942" w:author="user pc" w:date="2022-03-15T10:14:00Z">
            <w:rPr>
              <w:rFonts w:ascii="Bell MT" w:cs="Bell MT" w:eastAsia="宋体" w:hAnsi="Bell MT"/>
            </w:rPr>
          </w:rPrChange>
        </w:rPr>
        <w:t>Convert the given mass of Al to mole of Al:</w:t>
      </w:r>
    </w:p>
    <w:p>
      <w:pPr>
        <w:pStyle w:val="style157"/>
        <w:rPr>
          <w:rFonts w:ascii="Times New Roman" w:cs="Times New Roman" w:eastAsia="宋体" w:hAnsi="Times New Roman"/>
          <w:sz w:val="28"/>
          <w:szCs w:val="28"/>
          <w:rPrChange w:id="2943" w:author="user pc" w:date="2022-03-15T10:14:00Z">
            <w:rPr>
              <w:rFonts w:ascii="Bell MT" w:cs="Bell MT" w:eastAsia="宋体" w:hAnsi="Bell MT"/>
            </w:rPr>
          </w:rPrChange>
        </w:rPr>
      </w:pPr>
      <w:r w:rsidRPr="72D72EAB">
        <w:rPr>
          <w:rFonts w:ascii="Times New Roman" w:cs="Times New Roman" w:eastAsia="宋体" w:hAnsi="Times New Roman"/>
          <w:sz w:val="28"/>
          <w:szCs w:val="28"/>
          <w:rPrChange w:id="2944" w:author="user pc" w:date="2022-03-15T10:14:00Z">
            <w:rPr>
              <w:rFonts w:ascii="Bell MT" w:cs="Bell MT" w:eastAsia="宋体" w:hAnsi="Bell MT"/>
            </w:rPr>
          </w:rPrChange>
        </w:rPr>
        <w:t>g of Al →</w:t>
      </w:r>
      <w:ins w:id="2945" w:author="user pc" w:date="2022-03-18T11:50:00Z">
        <w:r w:rsidR="B81C2A28">
          <w:rPr>
            <w:rFonts w:ascii="Times New Roman" w:cs="Times New Roman" w:eastAsia="宋体" w:hAnsi="Times New Roman"/>
            <w:sz w:val="28"/>
            <w:szCs w:val="28"/>
          </w:rPr>
          <w:t xml:space="preserve"> </w:t>
        </w:r>
      </w:ins>
      <w:r w:rsidRPr="CDD6FDE4">
        <w:rPr>
          <w:rFonts w:ascii="Times New Roman" w:cs="Times New Roman" w:eastAsia="宋体" w:hAnsi="Times New Roman"/>
          <w:sz w:val="28"/>
          <w:szCs w:val="28"/>
          <w:rPrChange w:id="2946" w:author="user pc" w:date="2022-03-15T10:14:00Z">
            <w:rPr>
              <w:rFonts w:ascii="Bell MT" w:cs="Bell MT" w:eastAsia="宋体" w:hAnsi="Bell MT"/>
            </w:rPr>
          </w:rPrChange>
        </w:rPr>
        <w:t>Mol of Al →</w:t>
      </w:r>
      <w:ins w:id="2947" w:author="user pc" w:date="2022-03-18T11:50:00Z">
        <w:r w:rsidR="2AEC1B45">
          <w:rPr>
            <w:rFonts w:ascii="Times New Roman" w:cs="Times New Roman" w:eastAsia="宋体" w:hAnsi="Times New Roman"/>
            <w:sz w:val="28"/>
            <w:szCs w:val="28"/>
          </w:rPr>
          <w:t xml:space="preserve"> </w:t>
        </w:r>
      </w:ins>
      <w:r w:rsidRPr="201A76BF">
        <w:rPr>
          <w:rFonts w:ascii="Times New Roman" w:cs="Times New Roman" w:eastAsia="宋体" w:hAnsi="Times New Roman"/>
          <w:sz w:val="28"/>
          <w:szCs w:val="28"/>
          <w:rPrChange w:id="2948" w:author="user pc" w:date="2022-03-15T10:14:00Z">
            <w:rPr>
              <w:rFonts w:ascii="Bell MT" w:cs="Bell MT" w:eastAsia="宋体" w:hAnsi="Bell MT"/>
            </w:rPr>
          </w:rPrChange>
        </w:rPr>
        <w:t>Mol of O</w:t>
      </w:r>
      <w:r w:rsidRPr="01D5C57A">
        <w:rPr>
          <w:rFonts w:ascii="Times New Roman" w:cs="Times New Roman" w:eastAsia="宋体" w:hAnsi="Times New Roman"/>
          <w:sz w:val="28"/>
          <w:szCs w:val="28"/>
          <w:vertAlign w:val="subscript"/>
          <w:rPrChange w:id="2949" w:author="user pc" w:date="2022-03-15T10:14:00Z">
            <w:rPr>
              <w:rFonts w:ascii="Bell MT" w:cs="Bell MT" w:eastAsia="宋体" w:hAnsi="Bell MT"/>
              <w:vertAlign w:val="subscript"/>
            </w:rPr>
          </w:rPrChange>
        </w:rPr>
        <w:t xml:space="preserve">2 </w:t>
      </w:r>
      <w:r w:rsidRPr="63EE4167">
        <w:rPr>
          <w:rFonts w:ascii="Times New Roman" w:cs="Times New Roman" w:eastAsia="宋体" w:hAnsi="Times New Roman"/>
          <w:sz w:val="28"/>
          <w:szCs w:val="28"/>
          <w:rPrChange w:id="2950" w:author="user pc" w:date="2022-03-15T10:14:00Z">
            <w:rPr>
              <w:rFonts w:ascii="Bell MT" w:cs="Arial" w:eastAsia="宋体" w:hAnsi="Arial"/>
            </w:rPr>
          </w:rPrChange>
        </w:rPr>
        <w:t>→ L or dm</w:t>
      </w:r>
      <w:r w:rsidRPr="D459B81D">
        <w:rPr>
          <w:rFonts w:ascii="Times New Roman" w:cs="Times New Roman" w:eastAsia="宋体" w:hAnsi="Times New Roman"/>
          <w:sz w:val="28"/>
          <w:szCs w:val="28"/>
          <w:vertAlign w:val="superscript"/>
          <w:rPrChange w:id="2951" w:author="user pc" w:date="2022-03-15T10:14:00Z">
            <w:rPr>
              <w:rFonts w:ascii="Bell MT" w:cs="Bell MT" w:eastAsia="宋体" w:hAnsi="Bell MT"/>
              <w:vertAlign w:val="superscript"/>
            </w:rPr>
          </w:rPrChange>
        </w:rPr>
        <w:t>3</w:t>
      </w:r>
      <w:r w:rsidRPr="3E926C53">
        <w:rPr>
          <w:rFonts w:ascii="Times New Roman" w:cs="Times New Roman" w:eastAsia="宋体" w:hAnsi="Times New Roman"/>
          <w:sz w:val="28"/>
          <w:szCs w:val="28"/>
          <w:rPrChange w:id="2952" w:author="user pc" w:date="2022-03-15T10:14:00Z">
            <w:rPr>
              <w:rFonts w:ascii="Bell MT" w:cs="Bell MT" w:eastAsia="宋体" w:hAnsi="Bell MT"/>
            </w:rPr>
          </w:rPrChange>
        </w:rPr>
        <w:t xml:space="preserve"> I.e convert the g(mass) of Al to moles of Al using molar mass. Then convert moles of aluminium</w:t>
      </w:r>
      <w:r>
        <w:rPr>
          <w:rFonts w:ascii="Times New Roman" w:cs="Times New Roman" w:eastAsia="宋体" w:hAnsi="Times New Roman"/>
          <w:sz w:val="28"/>
          <w:szCs w:val="28"/>
        </w:rPr>
        <w:t xml:space="preserve"> </w:t>
      </w:r>
      <w:r w:rsidRPr="1194C94F">
        <w:rPr>
          <w:rFonts w:ascii="Times New Roman" w:cs="Times New Roman" w:eastAsia="宋体" w:hAnsi="Times New Roman"/>
          <w:sz w:val="28"/>
          <w:szCs w:val="28"/>
          <w:rPrChange w:id="2953" w:author="user pc" w:date="2022-03-15T10:14:00Z">
            <w:rPr>
              <w:rFonts w:ascii="Bell MT" w:cs="Bell MT" w:eastAsia="宋体" w:hAnsi="Bell MT"/>
            </w:rPr>
          </w:rPrChange>
        </w:rPr>
        <w:t>to moles of oxygen using mole ratio in the balanced</w:t>
      </w:r>
      <w:r>
        <w:rPr>
          <w:rFonts w:ascii="Times New Roman" w:cs="Times New Roman" w:eastAsia="宋体" w:hAnsi="Times New Roman"/>
          <w:sz w:val="28"/>
          <w:szCs w:val="28"/>
        </w:rPr>
        <w:t xml:space="preserve"> </w:t>
      </w:r>
      <w:r w:rsidRPr="3C7081A1">
        <w:rPr>
          <w:rFonts w:ascii="Times New Roman" w:cs="Times New Roman" w:eastAsia="宋体" w:hAnsi="Times New Roman"/>
          <w:sz w:val="28"/>
          <w:szCs w:val="28"/>
          <w:rPrChange w:id="2954" w:author="user pc" w:date="2022-03-15T10:14:00Z">
            <w:rPr>
              <w:rFonts w:ascii="Bell MT" w:cs="Bell MT" w:eastAsia="宋体" w:hAnsi="Bell MT"/>
            </w:rPr>
          </w:rPrChange>
        </w:rPr>
        <w:t>chemical equation. Finally, you convert moles of oxygen to volume in litre using molar volume</w:t>
      </w:r>
      <w:ins w:id="2955" w:author="user pc" w:date="2022-03-18T11:55:00Z">
        <w:r w:rsidR="E2E84C7A">
          <w:rPr>
            <w:rFonts w:ascii="Times New Roman" w:cs="Times New Roman" w:eastAsia="宋体" w:hAnsi="Times New Roman"/>
            <w:sz w:val="28"/>
            <w:szCs w:val="28"/>
          </w:rPr>
          <w:t>.</w:t>
        </w:r>
      </w:ins>
    </w:p>
    <w:p>
      <w:pPr>
        <w:pStyle w:val="style157"/>
        <w:rPr>
          <w:ins w:id="2956" w:author="user pc" w:date="2022-03-18T11:52:00Z"/>
          <w:rFonts w:ascii="Times New Roman" w:cs="Times New Roman" w:eastAsia="宋体" w:hAnsi="Times New Roman"/>
          <w:sz w:val="28"/>
          <w:szCs w:val="28"/>
        </w:rPr>
      </w:pPr>
    </w:p>
    <w:p>
      <w:pPr>
        <w:pStyle w:val="style157"/>
        <w:rPr>
          <w:ins w:id="2957" w:author="user pc" w:date="2022-03-18T11:55:00Z"/>
          <w:rFonts w:ascii="Times New Roman" w:cs="Times New Roman" w:eastAsia="宋体" w:hAnsi="Times New Roman"/>
          <w:sz w:val="28"/>
          <w:szCs w:val="28"/>
        </w:rPr>
      </w:pPr>
      <m:oMathPara>
        <m:oMath>
          <w:ins w:id="2958" w:author="user pc" w:date="2022-03-18T11:51:00Z">
            <m:r w:rsidR="CA2FE258">
              <w:rPr>
                <w:rFonts w:ascii="Cambria Math" w:cs="Times New Roman" w:eastAsia="宋体" w:hAnsi="Cambria Math"/>
                <w:sz w:val="28"/>
                <w:szCs w:val="28"/>
              </w:rPr>
              <m:t xml:space="preserve">15.0g Al × </m:t>
            </m:r>
          </w:ins>
          <m:f>
            <m:fPr>
              <m:ctrlPr>
                <w:ins w:id="2959" w:author="user pc" w:date="2022-03-18T11:51:00Z">
                  <w:rPr>
                    <w:rFonts w:ascii="Cambria Math" w:cs="Times New Roman" w:eastAsia="宋体" w:hAnsi="Cambria Math"/>
                    <w:i/>
                    <w:sz w:val="28"/>
                    <w:szCs w:val="28"/>
                  </w:rPr>
                </w:ins>
              </m:ctrlPr>
            </m:fPr>
            <m:num>
              <w:ins w:id="2960" w:author="user pc" w:date="2022-03-18T11:52:00Z">
                <m:r w:rsidR="60FE6096">
                  <w:rPr>
                    <w:rFonts w:ascii="Cambria Math" w:cs="Times New Roman" w:eastAsia="宋体" w:hAnsi="Cambria Math"/>
                    <w:sz w:val="28"/>
                    <w:szCs w:val="28"/>
                  </w:rPr>
                  <m:t xml:space="preserve">1 mole of Al </m:t>
                </m:r>
              </w:ins>
            </m:num>
            <m:den>
              <w:ins w:id="2961" w:author="user pc" w:date="2022-03-18T11:53:00Z">
                <m:r w:rsidR="D13909BB">
                  <w:rPr>
                    <w:rFonts w:ascii="Cambria Math" w:cs="Times New Roman" w:eastAsia="宋体" w:hAnsi="Cambria Math"/>
                    <w:sz w:val="28"/>
                    <w:szCs w:val="28"/>
                  </w:rPr>
                  <m:t>27.0g Al</m:t>
                </m:r>
              </w:ins>
            </m:den>
          </m:f>
          <w:ins w:id="2962" w:author="user pc" w:date="2022-03-18T11:53:00Z">
            <m:r w:rsidR="FD784E3F">
              <w:rPr>
                <w:rFonts w:ascii="Cambria Math" w:cs="Times New Roman" w:eastAsia="宋体" w:hAnsi="Cambria Math"/>
                <w:sz w:val="28"/>
                <w:szCs w:val="28"/>
              </w:rPr>
              <m:t xml:space="preserve"> × </m:t>
            </m:r>
          </w:ins>
          <m:f>
            <m:fPr>
              <m:ctrlPr>
                <w:ins w:id="2963" w:author="user pc" w:date="2022-03-18T11:53:00Z">
                  <w:rPr>
                    <w:rFonts w:ascii="Cambria Math" w:cs="Times New Roman" w:eastAsia="宋体" w:hAnsi="Cambria Math"/>
                    <w:i/>
                    <w:sz w:val="28"/>
                    <w:szCs w:val="28"/>
                  </w:rPr>
                </w:ins>
              </m:ctrlPr>
            </m:fPr>
            <m:num>
              <w:ins w:id="2964" w:author="user pc" w:date="2022-03-18T11:53:00Z">
                <m:r w:rsidR="A152163C">
                  <w:rPr>
                    <w:rFonts w:ascii="Cambria Math" w:cs="Times New Roman" w:eastAsia="宋体" w:hAnsi="Cambria Math"/>
                    <w:sz w:val="28"/>
                    <w:szCs w:val="28"/>
                  </w:rPr>
                  <m:t>3 moles of oxygen</m:t>
                </m:r>
              </w:ins>
            </m:num>
            <m:den>
              <w:ins w:id="2965" w:author="user pc" w:date="2022-03-18T11:53:00Z">
                <m:r w:rsidR="3062F1E6">
                  <w:rPr>
                    <w:rFonts w:ascii="Cambria Math" w:cs="Times New Roman" w:eastAsia="宋体" w:hAnsi="Cambria Math"/>
                    <w:sz w:val="28"/>
                    <w:szCs w:val="28"/>
                  </w:rPr>
                  <m:t xml:space="preserve">4 </m:t>
                </m:r>
              </w:ins>
              <w:ins w:id="2966" w:author="user pc" w:date="2022-03-18T11:54:00Z">
                <m:r w:rsidR="0ED8917B">
                  <w:rPr>
                    <w:rFonts w:ascii="Cambria Math" w:cs="Times New Roman" w:eastAsia="宋体" w:hAnsi="Cambria Math"/>
                    <w:sz w:val="28"/>
                    <w:szCs w:val="28"/>
                  </w:rPr>
                  <m:t>moles of Al</m:t>
                </m:r>
              </w:ins>
            </m:den>
          </m:f>
          <w:ins w:id="2967" w:author="user pc" w:date="2022-03-18T11:54:00Z">
            <m:r w:rsidR="5C56BAAC">
              <w:rPr>
                <w:rFonts w:ascii="Cambria Math" w:cs="Times New Roman" w:eastAsia="宋体" w:hAnsi="Cambria Math"/>
                <w:sz w:val="28"/>
                <w:szCs w:val="28"/>
              </w:rPr>
              <m:t xml:space="preserve"> × </m:t>
            </m:r>
          </w:ins>
          <m:f>
            <m:fPr>
              <m:ctrlPr>
                <w:ins w:id="2968" w:author="user pc" w:date="2022-03-18T11:54:00Z">
                  <w:rPr>
                    <w:rFonts w:ascii="Cambria Math" w:cs="Times New Roman" w:eastAsia="宋体" w:hAnsi="Cambria Math"/>
                    <w:i/>
                    <w:sz w:val="28"/>
                    <w:szCs w:val="28"/>
                  </w:rPr>
                </w:ins>
              </m:ctrlPr>
            </m:fPr>
            <m:num>
              <w:ins w:id="2969" w:author="user pc" w:date="2022-03-18T11:54:00Z">
                <m:r w:rsidR="6ABBAB27">
                  <w:rPr>
                    <w:rFonts w:ascii="Cambria Math" w:cs="Times New Roman" w:eastAsia="宋体" w:hAnsi="Cambria Math"/>
                    <w:sz w:val="28"/>
                    <w:szCs w:val="28"/>
                  </w:rPr>
                  <m:t xml:space="preserve">22.4 </m:t>
                </m:r>
              </w:ins>
              <m:sSup>
                <m:sSupPr>
                  <m:ctrlPr>
                    <w:ins w:id="2970" w:author="user pc" w:date="2022-03-18T11:54:00Z">
                      <w:rPr>
                        <w:rFonts w:ascii="Cambria Math" w:cs="Times New Roman" w:eastAsia="宋体" w:hAnsi="Cambria Math"/>
                        <w:i/>
                        <w:sz w:val="28"/>
                        <w:szCs w:val="28"/>
                      </w:rPr>
                    </w:ins>
                  </m:ctrlPr>
                </m:sSupPr>
                <m:e>
                  <w:ins w:id="2971" w:author="user pc" w:date="2022-03-18T11:54:00Z">
                    <m:r w:rsidR="4E51CD9C">
                      <w:rPr>
                        <w:rFonts w:ascii="Cambria Math" w:cs="Times New Roman" w:eastAsia="宋体" w:hAnsi="Cambria Math"/>
                        <w:sz w:val="28"/>
                        <w:szCs w:val="28"/>
                      </w:rPr>
                      <m:t>dm</m:t>
                    </m:r>
                  </w:ins>
                </m:e>
                <m:sup>
                  <w:ins w:id="2972" w:author="user pc" w:date="2022-03-18T11:54:00Z">
                    <m:r w:rsidR="D91EF393">
                      <w:rPr>
                        <w:rFonts w:ascii="Cambria Math" w:cs="Times New Roman" w:eastAsia="宋体" w:hAnsi="Cambria Math"/>
                        <w:sz w:val="28"/>
                        <w:szCs w:val="28"/>
                      </w:rPr>
                      <m:t>3</m:t>
                    </m:r>
                  </w:ins>
                </m:sup>
              </m:sSup>
            </m:num>
            <m:den>
              <w:ins w:id="2973" w:author="user pc" w:date="2022-03-18T11:54:00Z">
                <m:r w:rsidR="6433A99B">
                  <w:rPr>
                    <w:rFonts w:ascii="Cambria Math" w:cs="Times New Roman" w:eastAsia="宋体" w:hAnsi="Cambria Math"/>
                    <w:sz w:val="28"/>
                    <w:szCs w:val="28"/>
                  </w:rPr>
                  <m:t>1 mole</m:t>
                </m:r>
              </w:ins>
            </m:den>
          </m:f>
          <w:ins w:id="2974" w:author="user pc" w:date="2022-03-18T11:54:00Z">
            <m:r w:rsidR="024B5685">
              <w:rPr>
                <w:rFonts w:ascii="Cambria Math" w:cs="Times New Roman" w:eastAsia="宋体" w:hAnsi="Cambria Math"/>
                <w:sz w:val="28"/>
                <w:szCs w:val="28"/>
              </w:rPr>
              <m:t xml:space="preserve"> =9</m:t>
            </m:r>
          </w:ins>
          <w:ins w:id="2975" w:author="user pc" w:date="2022-03-18T11:55:00Z">
            <m:r w:rsidR="67BDB5E9">
              <w:rPr>
                <w:rFonts w:ascii="Cambria Math" w:cs="Times New Roman" w:eastAsia="宋体" w:hAnsi="Cambria Math"/>
                <w:sz w:val="28"/>
                <w:szCs w:val="28"/>
              </w:rPr>
              <m:t xml:space="preserve">.33 </m:t>
            </m:r>
          </w:ins>
          <m:sSup>
            <m:sSupPr>
              <m:ctrlPr>
                <w:ins w:id="2976" w:author="user pc" w:date="2022-03-18T11:55:00Z">
                  <w:rPr>
                    <w:rFonts w:ascii="Cambria Math" w:cs="Times New Roman" w:eastAsia="宋体" w:hAnsi="Cambria Math"/>
                    <w:i/>
                    <w:sz w:val="28"/>
                    <w:szCs w:val="28"/>
                  </w:rPr>
                </w:ins>
              </m:ctrlPr>
            </m:sSupPr>
            <m:e>
              <w:ins w:id="2977" w:author="user pc" w:date="2022-03-18T11:55:00Z">
                <m:r w:rsidR="0BBB0D24">
                  <w:rPr>
                    <w:rFonts w:ascii="Cambria Math" w:cs="Times New Roman" w:eastAsia="宋体" w:hAnsi="Cambria Math"/>
                    <w:sz w:val="28"/>
                    <w:szCs w:val="28"/>
                  </w:rPr>
                  <m:t>dm</m:t>
                </m:r>
              </w:ins>
            </m:e>
            <m:sup>
              <w:ins w:id="2978" w:author="user pc" w:date="2022-03-18T11:55:00Z">
                <m:r w:rsidR="458519F0">
                  <w:rPr>
                    <w:rFonts w:ascii="Cambria Math" w:cs="Times New Roman" w:eastAsia="宋体" w:hAnsi="Cambria Math"/>
                    <w:sz w:val="28"/>
                    <w:szCs w:val="28"/>
                  </w:rPr>
                  <m:t>3</m:t>
                </m:r>
              </w:ins>
            </m:sup>
          </m:sSup>
        </m:oMath>
      </m:oMathPara>
    </w:p>
    <w:p>
      <w:pPr>
        <w:pStyle w:val="style157"/>
        <w:rPr>
          <w:rFonts w:ascii="Times New Roman" w:cs="Times New Roman" w:eastAsia="宋体" w:hAnsi="Times New Roman"/>
          <w:sz w:val="28"/>
          <w:szCs w:val="28"/>
          <w:rPrChange w:id="2979"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2980" w:author="user pc" w:date="2022-03-15T10:14:00Z">
            <w:rPr>
              <w:rFonts w:ascii="Bell MT" w:cs="Bell MT" w:eastAsia="宋体" w:hAnsi="Bell MT"/>
            </w:rPr>
          </w:rPrChange>
        </w:rPr>
      </w:pPr>
      <w:r w:rsidRPr="E2A1907E">
        <w:rPr>
          <w:rFonts w:ascii="Times New Roman" w:cs="Times New Roman" w:eastAsia="宋体" w:hAnsi="Times New Roman"/>
          <w:b/>
          <w:sz w:val="28"/>
          <w:szCs w:val="28"/>
          <w:rPrChange w:id="2981" w:author="user pc" w:date="2022-03-15T10:14:00Z">
            <w:rPr>
              <w:rFonts w:ascii="Bell MT" w:cs="Bell MT" w:eastAsia="宋体" w:hAnsi="Bell MT"/>
            </w:rPr>
          </w:rPrChange>
        </w:rPr>
        <w:t>Note:</w:t>
      </w:r>
      <w:r w:rsidRPr="9F234EAF">
        <w:rPr>
          <w:rFonts w:ascii="Times New Roman" w:cs="Times New Roman" w:eastAsia="宋体" w:hAnsi="Times New Roman"/>
          <w:sz w:val="28"/>
          <w:szCs w:val="28"/>
          <w:rPrChange w:id="2982" w:author="user pc" w:date="2022-03-15T10:14:00Z">
            <w:rPr>
              <w:rFonts w:ascii="Bell MT" w:cs="Bell MT" w:eastAsia="宋体" w:hAnsi="Bell MT"/>
            </w:rPr>
          </w:rPrChange>
        </w:rPr>
        <w:t xml:space="preserve"> </w:t>
      </w:r>
      <w:ins w:id="2983" w:author="user pc" w:date="2022-03-18T11:55:00Z">
        <w:r w:rsidR="F810C77D">
          <w:rPr>
            <w:rFonts w:ascii="Times New Roman" w:cs="Times New Roman" w:eastAsia="宋体" w:hAnsi="Times New Roman"/>
            <w:sz w:val="28"/>
            <w:szCs w:val="28"/>
          </w:rPr>
          <w:t>T</w:t>
        </w:r>
      </w:ins>
      <w:del w:id="2984" w:author="user pc" w:date="2022-03-18T11:55:00Z">
        <w:r w:rsidDel="698E1DAB" w:rsidRPr="F71DD594">
          <w:rPr>
            <w:rFonts w:ascii="Times New Roman" w:cs="Times New Roman" w:eastAsia="宋体" w:hAnsi="Times New Roman"/>
            <w:sz w:val="28"/>
            <w:szCs w:val="28"/>
            <w:rPrChange w:id="2985" w:author="user pc" w:date="2022-03-15T10:14:00Z">
              <w:rPr>
                <w:rFonts w:ascii="Bell MT" w:cs="Bell MT" w:eastAsia="宋体" w:hAnsi="Bell MT"/>
              </w:rPr>
            </w:rPrChange>
          </w:rPr>
          <w:delText>t</w:delText>
        </w:r>
      </w:del>
      <w:r w:rsidRPr="6FD1F694">
        <w:rPr>
          <w:rFonts w:ascii="Times New Roman" w:cs="Times New Roman" w:eastAsia="宋体" w:hAnsi="Times New Roman"/>
          <w:sz w:val="28"/>
          <w:szCs w:val="28"/>
          <w:rPrChange w:id="2986" w:author="user pc" w:date="2022-03-15T10:14:00Z">
            <w:rPr>
              <w:rFonts w:ascii="Bell MT" w:cs="Bell MT" w:eastAsia="宋体" w:hAnsi="Bell MT"/>
            </w:rPr>
          </w:rPrChange>
        </w:rPr>
        <w:t>he mole ratio of unknown is always the numerator.</w:t>
      </w:r>
    </w:p>
    <w:p>
      <w:pPr>
        <w:pStyle w:val="style157"/>
        <w:rPr>
          <w:rFonts w:ascii="Times New Roman" w:cs="Times New Roman" w:eastAsia="宋体" w:hAnsi="Times New Roman"/>
          <w:b/>
          <w:bCs/>
          <w:sz w:val="28"/>
          <w:szCs w:val="28"/>
          <w:rPrChange w:id="2987" w:author="user pc" w:date="2022-03-15T10:14:00Z">
            <w:rPr>
              <w:rFonts w:ascii="Bell MT" w:cs="Bell MT" w:eastAsia="宋体" w:hAnsi="Bell MT"/>
              <w:b/>
              <w:bCs/>
            </w:rPr>
          </w:rPrChange>
        </w:rPr>
      </w:pPr>
    </w:p>
    <w:p>
      <w:pPr>
        <w:pStyle w:val="style157"/>
        <w:rPr>
          <w:rFonts w:ascii="Times New Roman" w:cs="Times New Roman" w:eastAsia="宋体" w:hAnsi="Times New Roman"/>
          <w:b/>
          <w:bCs/>
          <w:sz w:val="28"/>
          <w:szCs w:val="28"/>
          <w:rPrChange w:id="2988" w:author="user pc" w:date="2022-03-15T10:14:00Z">
            <w:rPr>
              <w:rFonts w:ascii="Bell MT" w:cs="Bell MT" w:eastAsia="宋体" w:hAnsi="Bell MT"/>
              <w:b/>
              <w:bCs/>
            </w:rPr>
          </w:rPrChange>
        </w:rPr>
      </w:pPr>
      <w:r w:rsidRPr="E70CA310">
        <w:rPr>
          <w:rFonts w:ascii="Times New Roman" w:cs="Times New Roman" w:eastAsia="宋体" w:hAnsi="Times New Roman"/>
          <w:b/>
          <w:bCs/>
          <w:sz w:val="28"/>
          <w:szCs w:val="28"/>
          <w:rPrChange w:id="2989" w:author="user pc" w:date="2022-03-15T10:14:00Z">
            <w:rPr>
              <w:rFonts w:ascii="Bell MT" w:cs="Bell MT" w:eastAsia="宋体" w:hAnsi="Bell MT"/>
              <w:b/>
              <w:bCs/>
            </w:rPr>
          </w:rPrChange>
        </w:rPr>
        <w:t>SHORTCUT:</w:t>
      </w:r>
    </w:p>
    <w:p>
      <w:pPr>
        <w:pStyle w:val="style157"/>
        <w:rPr>
          <w:rFonts w:ascii="Times New Roman" w:cs="Times New Roman" w:eastAsia="宋体" w:hAnsi="Times New Roman"/>
          <w:sz w:val="28"/>
          <w:szCs w:val="28"/>
          <w:rPrChange w:id="2990" w:author="user pc" w:date="2022-03-15T10:14:00Z">
            <w:rPr>
              <w:rFonts w:ascii="Bell MT" w:cs="Bell MT" w:eastAsia="宋体" w:hAnsi="Bell MT"/>
            </w:rPr>
          </w:rPrChange>
        </w:rPr>
      </w:pPr>
      <w:r w:rsidRPr="2B27672D">
        <w:rPr>
          <w:rFonts w:ascii="Times New Roman" w:cs="Times New Roman" w:eastAsia="宋体" w:hAnsi="Times New Roman"/>
          <w:sz w:val="28"/>
          <w:szCs w:val="28"/>
          <w:rPrChange w:id="2991" w:author="user pc" w:date="2022-03-15T10:14:00Z">
            <w:rPr>
              <w:rFonts w:ascii="Bell MT" w:cs="Bell MT" w:eastAsia="宋体" w:hAnsi="Bell MT"/>
            </w:rPr>
          </w:rPrChange>
        </w:rPr>
        <w:t>To find the volume of a substance given the mass in a</w:t>
      </w:r>
      <w:r>
        <w:rPr>
          <w:rFonts w:ascii="Times New Roman" w:cs="Times New Roman" w:eastAsia="宋体" w:hAnsi="Times New Roman"/>
          <w:sz w:val="28"/>
          <w:szCs w:val="28"/>
        </w:rPr>
        <w:t xml:space="preserve"> </w:t>
      </w:r>
      <w:r w:rsidRPr="41F8CC3B">
        <w:rPr>
          <w:rFonts w:ascii="Times New Roman" w:cs="Times New Roman" w:eastAsia="宋体" w:hAnsi="Times New Roman"/>
          <w:sz w:val="28"/>
          <w:szCs w:val="28"/>
          <w:rPrChange w:id="2992" w:author="user pc" w:date="2022-03-15T10:14:00Z">
            <w:rPr>
              <w:rFonts w:ascii="Bell MT" w:cs="Bell MT" w:eastAsia="宋体" w:hAnsi="Bell MT"/>
            </w:rPr>
          </w:rPrChange>
        </w:rPr>
        <w:t>chemical reaction simply use;</w:t>
      </w:r>
    </w:p>
    <w:p>
      <w:pPr>
        <w:pStyle w:val="style0"/>
        <w:spacing w:lineRule="auto" w:line="240"/>
        <w:rPr>
          <w:rFonts w:ascii="Times New Roman" w:cs="Times New Roman" w:hAnsi="Times New Roman"/>
          <w:b/>
          <w:i/>
          <w:rPrChange w:id="2993" w:author="user pc" w:date="2022-03-15T10:14:00Z">
            <w:rPr>
              <w:rFonts w:ascii="Bell MT" w:hAnsi="Bell MT"/>
            </w:rPr>
          </w:rPrChange>
        </w:rPr>
      </w:pPr>
      <w:r>
        <w:rPr>
          <w:rFonts w:ascii="Times New Roman" w:cs="Times New Roman" w:hAnsi="Times New Roman"/>
          <w:b/>
          <w:i/>
        </w:rPr>
        <w:t>Mass o</w:t>
      </w:r>
      <w:r w:rsidRPr="63D8B03E">
        <w:rPr>
          <w:rFonts w:ascii="Times New Roman" w:cs="Times New Roman" w:hAnsi="Times New Roman"/>
          <w:b/>
          <w:i/>
          <w:rPrChange w:id="2994" w:author="user pc" w:date="2022-03-15T10:14:00Z">
            <w:rPr>
              <w:rFonts w:ascii="Bell MT" w:cs="Bell MT" w:hAnsi="Cambria Math"/>
            </w:rPr>
          </w:rPrChange>
        </w:rPr>
        <w:t>f</w:t>
      </w:r>
      <w:r>
        <w:rPr>
          <w:rFonts w:ascii="Times New Roman" w:cs="Times New Roman" w:hAnsi="Times New Roman"/>
          <w:b/>
          <w:i/>
        </w:rPr>
        <w:t xml:space="preserve"> </w:t>
      </w:r>
      <w:r w:rsidRPr="DBC17F7B">
        <w:rPr>
          <w:rFonts w:ascii="Times New Roman" w:cs="Times New Roman" w:hAnsi="Times New Roman"/>
          <w:b/>
          <w:i/>
          <w:rPrChange w:id="2995" w:author="user pc" w:date="2022-03-15T10:14:00Z">
            <w:rPr>
              <w:rFonts w:ascii="Bell MT" w:cs="Bell MT" w:hAnsi="Cambria Math"/>
            </w:rPr>
          </w:rPrChange>
        </w:rPr>
        <w:t>t</w:t>
      </w:r>
      <w:r>
        <w:rPr>
          <w:rFonts w:ascii="Times New Roman" w:cs="Times New Roman" w:hAnsi="Times New Roman"/>
          <w:b/>
          <w:i/>
        </w:rPr>
        <w:t>h</w:t>
      </w:r>
      <w:r w:rsidRPr="5BF6EC3A">
        <w:rPr>
          <w:rFonts w:ascii="Times New Roman" w:cs="Times New Roman" w:hAnsi="Times New Roman"/>
          <w:b/>
          <w:i/>
          <w:rPrChange w:id="2996" w:author="user pc" w:date="2022-03-15T10:14:00Z">
            <w:rPr>
              <w:rFonts w:ascii="Bell MT" w:cs="Bell MT" w:hAnsi="Cambria Math"/>
            </w:rPr>
          </w:rPrChange>
        </w:rPr>
        <w:t>e</w:t>
      </w:r>
      <w:r>
        <w:rPr>
          <w:rFonts w:ascii="Times New Roman" w:cs="Times New Roman" w:hAnsi="Times New Roman"/>
          <w:b/>
          <w:i/>
        </w:rPr>
        <w:t xml:space="preserve"> </w:t>
      </w:r>
      <w:r w:rsidRPr="3B2E93E0">
        <w:rPr>
          <w:rFonts w:ascii="Times New Roman" w:cs="Times New Roman" w:hAnsi="Times New Roman"/>
          <w:b/>
          <w:i/>
          <w:rPrChange w:id="2997" w:author="user pc" w:date="2022-03-15T10:14:00Z">
            <w:rPr>
              <w:rFonts w:ascii="Bell MT" w:cs="Bell MT" w:hAnsi="Cambria Math"/>
            </w:rPr>
          </w:rPrChange>
        </w:rPr>
        <w:t>given</w:t>
      </w:r>
      <w:r>
        <w:rPr>
          <w:rFonts w:ascii="Times New Roman" w:cs="Times New Roman" w:hAnsi="Times New Roman"/>
          <w:b/>
          <w:i/>
        </w:rPr>
        <w:t xml:space="preserve"> </w:t>
      </w:r>
      <w:r w:rsidRPr="A256D3DE">
        <w:rPr>
          <w:rFonts w:ascii="Times New Roman" w:cs="Times New Roman" w:hAnsi="Times New Roman"/>
          <w:b/>
          <w:i/>
          <w:rPrChange w:id="2998" w:author="user pc" w:date="2022-03-15T10:14:00Z">
            <w:rPr>
              <w:rFonts w:ascii="Bell MT" w:cs="Bell MT" w:hAnsi="Cambria Math"/>
            </w:rPr>
          </w:rPrChange>
        </w:rPr>
        <w:t>substance</w:t>
      </w:r>
      <w:r>
        <w:rPr>
          <w:rFonts w:ascii="Times New Roman" w:cs="Times New Roman" w:hAnsi="Times New Roman"/>
          <w:b/>
          <w:i/>
        </w:rPr>
        <w:t xml:space="preserve"> × 1 mole/atomic mass of given substance </w:t>
      </w:r>
      <w:r w:rsidRPr="5A4182F5">
        <w:rPr>
          <w:rFonts w:ascii="Times New Roman" w:cs="Times New Roman" w:hAnsi="Times New Roman"/>
          <w:b/>
          <w:i/>
          <w:rPrChange w:id="2999" w:author="user pc" w:date="2022-03-15T10:14:00Z">
            <w:rPr>
              <w:rFonts w:ascii="Bell MT" w:cs="Bell MT" w:hAnsi="Bell MT"/>
            </w:rPr>
          </w:rPrChange>
        </w:rPr>
        <w:t>×</w:t>
      </w:r>
      <w:r>
        <w:rPr>
          <w:rFonts w:ascii="Times New Roman" w:cs="Times New Roman" w:hAnsi="Times New Roman"/>
          <w:b/>
          <w:i/>
        </w:rPr>
        <w:t xml:space="preserve"> </w:t>
      </w:r>
      <w:r w:rsidRPr="028C0A4B">
        <w:rPr>
          <w:rFonts w:ascii="Times New Roman" w:cs="Times New Roman" w:hAnsi="Times New Roman"/>
          <w:b/>
          <w:i/>
          <w:rPrChange w:id="3000" w:author="user pc" w:date="2022-03-15T10:14:00Z">
            <w:rPr>
              <w:rFonts w:ascii="Bell MT" w:cs="Bell MT" w:hAnsi="Cambria Math"/>
            </w:rPr>
          </w:rPrChange>
        </w:rPr>
        <w:t>Mole</w:t>
      </w:r>
      <w:r>
        <w:rPr>
          <w:rFonts w:ascii="Times New Roman" w:cs="Times New Roman" w:hAnsi="Times New Roman"/>
          <w:b/>
          <w:i/>
        </w:rPr>
        <w:t xml:space="preserve"> </w:t>
      </w:r>
      <w:r w:rsidRPr="EF2BA804">
        <w:rPr>
          <w:rFonts w:ascii="Times New Roman" w:cs="Times New Roman" w:hAnsi="Times New Roman"/>
          <w:b/>
          <w:i/>
          <w:rPrChange w:id="3001" w:author="user pc" w:date="2022-03-15T10:14:00Z">
            <w:rPr>
              <w:rFonts w:ascii="Bell MT" w:cs="Bell MT" w:hAnsi="Cambria Math"/>
            </w:rPr>
          </w:rPrChange>
        </w:rPr>
        <w:t>of</w:t>
      </w:r>
      <w:r>
        <w:rPr>
          <w:rFonts w:ascii="Times New Roman" w:cs="Times New Roman" w:hAnsi="Times New Roman"/>
          <w:b/>
          <w:i/>
        </w:rPr>
        <w:t xml:space="preserve"> </w:t>
      </w:r>
      <w:r w:rsidRPr="81EAABA1">
        <w:rPr>
          <w:rFonts w:ascii="Times New Roman" w:cs="Times New Roman" w:hAnsi="Times New Roman"/>
          <w:b/>
          <w:i/>
          <w:rPrChange w:id="3002" w:author="user pc" w:date="2022-03-15T10:14:00Z">
            <w:rPr>
              <w:rFonts w:ascii="Bell MT" w:cs="Bell MT" w:hAnsi="Cambria Math"/>
            </w:rPr>
          </w:rPrChange>
        </w:rPr>
        <w:t>unknown</w:t>
      </w:r>
      <w:r>
        <w:rPr>
          <w:rFonts w:ascii="Times New Roman" w:cs="Times New Roman" w:hAnsi="Times New Roman"/>
          <w:b/>
          <w:i/>
        </w:rPr>
        <w:t xml:space="preserve"> </w:t>
      </w:r>
      <w:r w:rsidRPr="B6307D5B">
        <w:rPr>
          <w:rFonts w:ascii="Times New Roman" w:cs="Times New Roman" w:hAnsi="Times New Roman"/>
          <w:b/>
          <w:i/>
          <w:rPrChange w:id="3003" w:author="user pc" w:date="2022-03-15T10:14:00Z">
            <w:rPr>
              <w:rFonts w:ascii="Bell MT" w:cs="Bell MT" w:hAnsi="Cambria Math"/>
            </w:rPr>
          </w:rPrChange>
        </w:rPr>
        <w:t>in</w:t>
      </w:r>
      <w:r>
        <w:rPr>
          <w:rFonts w:ascii="Times New Roman" w:cs="Times New Roman" w:hAnsi="Times New Roman"/>
          <w:b/>
          <w:i/>
        </w:rPr>
        <w:t xml:space="preserve"> </w:t>
      </w:r>
      <w:r w:rsidRPr="F1A3FF96">
        <w:rPr>
          <w:rFonts w:ascii="Times New Roman" w:cs="Times New Roman" w:hAnsi="Times New Roman"/>
          <w:b/>
          <w:i/>
          <w:rPrChange w:id="3004" w:author="user pc" w:date="2022-03-15T10:14:00Z">
            <w:rPr>
              <w:rFonts w:ascii="Bell MT" w:cs="Bell MT" w:hAnsi="Cambria Math"/>
            </w:rPr>
          </w:rPrChange>
        </w:rPr>
        <w:t>the</w:t>
      </w:r>
      <w:r>
        <w:rPr>
          <w:rFonts w:ascii="Times New Roman" w:cs="Times New Roman" w:hAnsi="Times New Roman"/>
          <w:b/>
          <w:i/>
        </w:rPr>
        <w:t xml:space="preserve"> </w:t>
      </w:r>
      <w:r w:rsidRPr="774BFA14">
        <w:rPr>
          <w:rFonts w:ascii="Times New Roman" w:cs="Times New Roman" w:hAnsi="Times New Roman"/>
          <w:b/>
          <w:i/>
          <w:rPrChange w:id="3005" w:author="user pc" w:date="2022-03-15T10:14:00Z">
            <w:rPr>
              <w:rFonts w:ascii="Bell MT" w:cs="Bell MT" w:hAnsi="Cambria Math"/>
            </w:rPr>
          </w:rPrChange>
        </w:rPr>
        <w:t>balanced</w:t>
      </w:r>
      <w:r>
        <w:rPr>
          <w:rFonts w:ascii="Times New Roman" w:cs="Times New Roman" w:hAnsi="Times New Roman"/>
          <w:b/>
          <w:i/>
        </w:rPr>
        <w:t xml:space="preserve"> </w:t>
      </w:r>
      <w:r w:rsidRPr="56A16769">
        <w:rPr>
          <w:rFonts w:ascii="Times New Roman" w:cs="Times New Roman" w:hAnsi="Times New Roman"/>
          <w:b/>
          <w:i/>
          <w:rPrChange w:id="3006" w:author="user pc" w:date="2022-03-15T10:14:00Z">
            <w:rPr>
              <w:rFonts w:ascii="Bell MT" w:cs="Bell MT" w:hAnsi="Cambria Math"/>
            </w:rPr>
          </w:rPrChange>
        </w:rPr>
        <w:t>equation/Mole</w:t>
      </w:r>
      <w:r>
        <w:rPr>
          <w:rFonts w:ascii="Times New Roman" w:cs="Times New Roman" w:hAnsi="Times New Roman"/>
          <w:b/>
          <w:i/>
        </w:rPr>
        <w:t xml:space="preserve"> </w:t>
      </w:r>
      <w:r w:rsidRPr="CA049182">
        <w:rPr>
          <w:rFonts w:ascii="Times New Roman" w:cs="Times New Roman" w:hAnsi="Times New Roman"/>
          <w:b/>
          <w:i/>
          <w:rPrChange w:id="3007" w:author="user pc" w:date="2022-03-15T10:14:00Z">
            <w:rPr>
              <w:rFonts w:ascii="Bell MT" w:cs="Bell MT" w:hAnsi="Cambria Math"/>
            </w:rPr>
          </w:rPrChange>
        </w:rPr>
        <w:t>of</w:t>
      </w:r>
      <w:r>
        <w:rPr>
          <w:rFonts w:ascii="Times New Roman" w:cs="Times New Roman" w:hAnsi="Times New Roman"/>
          <w:b/>
          <w:i/>
        </w:rPr>
        <w:t xml:space="preserve"> </w:t>
      </w:r>
      <w:r w:rsidRPr="8617C3F6">
        <w:rPr>
          <w:rFonts w:ascii="Times New Roman" w:cs="Times New Roman" w:hAnsi="Times New Roman"/>
          <w:b/>
          <w:i/>
          <w:rPrChange w:id="3008" w:author="user pc" w:date="2022-03-15T10:14:00Z">
            <w:rPr>
              <w:rFonts w:ascii="Bell MT" w:cs="Bell MT" w:hAnsi="Cambria Math"/>
            </w:rPr>
          </w:rPrChange>
        </w:rPr>
        <w:t>known</w:t>
      </w:r>
      <w:r>
        <w:rPr>
          <w:rFonts w:ascii="Times New Roman" w:cs="Times New Roman" w:hAnsi="Times New Roman"/>
          <w:b/>
          <w:i/>
        </w:rPr>
        <w:t xml:space="preserve"> </w:t>
      </w:r>
      <w:r w:rsidRPr="755397EE">
        <w:rPr>
          <w:rFonts w:ascii="Times New Roman" w:cs="Times New Roman" w:hAnsi="Times New Roman"/>
          <w:b/>
          <w:i/>
          <w:rPrChange w:id="3009" w:author="user pc" w:date="2022-03-15T10:14:00Z">
            <w:rPr>
              <w:rFonts w:ascii="Bell MT" w:cs="Bell MT" w:hAnsi="Cambria Math"/>
            </w:rPr>
          </w:rPrChange>
        </w:rPr>
        <w:t>in</w:t>
      </w:r>
      <w:r>
        <w:rPr>
          <w:rFonts w:ascii="Times New Roman" w:cs="Times New Roman" w:hAnsi="Times New Roman"/>
          <w:b/>
          <w:i/>
        </w:rPr>
        <w:t xml:space="preserve"> </w:t>
      </w:r>
      <w:r w:rsidRPr="90D4C4B4">
        <w:rPr>
          <w:rFonts w:ascii="Times New Roman" w:cs="Times New Roman" w:hAnsi="Times New Roman"/>
          <w:b/>
          <w:i/>
          <w:rPrChange w:id="3010" w:author="user pc" w:date="2022-03-15T10:14:00Z">
            <w:rPr>
              <w:rFonts w:ascii="Bell MT" w:cs="Bell MT" w:hAnsi="Cambria Math"/>
            </w:rPr>
          </w:rPrChange>
        </w:rPr>
        <w:t>a</w:t>
      </w:r>
      <w:r>
        <w:rPr>
          <w:rFonts w:ascii="Times New Roman" w:cs="Times New Roman" w:hAnsi="Times New Roman"/>
          <w:b/>
          <w:i/>
        </w:rPr>
        <w:t xml:space="preserve"> </w:t>
      </w:r>
      <w:r w:rsidRPr="8F918F45">
        <w:rPr>
          <w:rFonts w:ascii="Times New Roman" w:cs="Times New Roman" w:hAnsi="Times New Roman"/>
          <w:b/>
          <w:i/>
          <w:rPrChange w:id="3011" w:author="user pc" w:date="2022-03-15T10:14:00Z">
            <w:rPr>
              <w:rFonts w:ascii="Bell MT" w:cs="Bell MT" w:hAnsi="Cambria Math"/>
            </w:rPr>
          </w:rPrChange>
        </w:rPr>
        <w:t>chemical</w:t>
      </w:r>
      <w:r>
        <w:rPr>
          <w:rFonts w:ascii="Times New Roman" w:cs="Times New Roman" w:hAnsi="Times New Roman"/>
          <w:b/>
          <w:i/>
        </w:rPr>
        <w:t xml:space="preserve"> </w:t>
      </w:r>
      <w:r w:rsidRPr="AD467EDE">
        <w:rPr>
          <w:rFonts w:ascii="Times New Roman" w:cs="Times New Roman" w:hAnsi="Times New Roman"/>
          <w:b/>
          <w:i/>
          <w:rPrChange w:id="3012" w:author="user pc" w:date="2022-03-15T10:14:00Z">
            <w:rPr>
              <w:rFonts w:ascii="Bell MT" w:cs="Bell MT" w:hAnsi="Cambria Math"/>
            </w:rPr>
          </w:rPrChange>
        </w:rPr>
        <w:t>equation</w:t>
      </w:r>
      <w:r>
        <w:rPr>
          <w:rFonts w:ascii="Times New Roman" w:cs="Times New Roman" w:hAnsi="Times New Roman"/>
          <w:b/>
          <w:i/>
        </w:rPr>
        <w:t xml:space="preserve"> </w:t>
      </w:r>
      <w:r w:rsidRPr="0CECCFE6">
        <w:rPr>
          <w:rFonts w:ascii="Times New Roman" w:cs="Times New Roman" w:hAnsi="Times New Roman"/>
          <w:b/>
          <w:i/>
          <w:rPrChange w:id="3013" w:author="user pc" w:date="2022-03-15T10:14:00Z">
            <w:rPr>
              <w:rFonts w:ascii="Bell MT" w:cs="Bell MT" w:hAnsi="Bell MT"/>
            </w:rPr>
          </w:rPrChange>
        </w:rPr>
        <w:t>×</w:t>
      </w:r>
      <w:r>
        <w:rPr>
          <w:rFonts w:ascii="Times New Roman" w:cs="Times New Roman" w:hAnsi="Times New Roman"/>
          <w:b/>
          <w:i/>
        </w:rPr>
        <w:t xml:space="preserve"> </w:t>
      </w:r>
      <w:r w:rsidRPr="A31BE421">
        <w:rPr>
          <w:rFonts w:ascii="Times New Roman" w:cs="Times New Roman" w:hAnsi="Times New Roman"/>
          <w:b/>
          <w:i/>
          <w:rPrChange w:id="3014" w:author="user pc" w:date="2022-03-15T10:14:00Z">
            <w:rPr>
              <w:rFonts w:ascii="Bell MT" w:cs="Bell MT" w:hAnsi="Cambria Math"/>
            </w:rPr>
          </w:rPrChange>
        </w:rPr>
        <w:t>Molar</w:t>
      </w:r>
      <w:r>
        <w:rPr>
          <w:rFonts w:ascii="Times New Roman" w:cs="Times New Roman" w:hAnsi="Times New Roman"/>
          <w:b/>
          <w:i/>
        </w:rPr>
        <w:t xml:space="preserve"> </w:t>
      </w:r>
      <w:r w:rsidRPr="B51874B9">
        <w:rPr>
          <w:rFonts w:ascii="Times New Roman" w:cs="Times New Roman" w:hAnsi="Times New Roman"/>
          <w:b/>
          <w:i/>
          <w:rPrChange w:id="3015" w:author="user pc" w:date="2022-03-15T10:14:00Z">
            <w:rPr>
              <w:rFonts w:ascii="Bell MT" w:cs="Bell MT" w:hAnsi="Cambria Math"/>
            </w:rPr>
          </w:rPrChange>
        </w:rPr>
        <w:t>volume</w:t>
      </w:r>
      <w:r>
        <w:rPr>
          <w:rFonts w:ascii="Times New Roman" w:cs="Times New Roman" w:hAnsi="Times New Roman"/>
          <w:b/>
          <w:i/>
        </w:rPr>
        <w:t>/1 mole.</w:t>
      </w:r>
    </w:p>
    <w:p>
      <w:pPr>
        <w:pStyle w:val="style157"/>
        <w:rPr>
          <w:rFonts w:ascii="Times New Roman" w:cs="Times New Roman" w:eastAsia="宋体" w:hAnsi="Times New Roman"/>
          <w:sz w:val="28"/>
          <w:szCs w:val="28"/>
          <w:rPrChange w:id="3016" w:author="user pc" w:date="2022-03-15T10:14:00Z">
            <w:rPr>
              <w:rFonts w:ascii="Bell MT" w:cs="Bell MT" w:eastAsia="宋体" w:hAnsi="Bell MT"/>
            </w:rPr>
          </w:rPrChange>
        </w:rPr>
      </w:pPr>
      <w:r w:rsidRPr="A5903722">
        <w:rPr>
          <w:rFonts w:ascii="Times New Roman" w:cs="Times New Roman" w:eastAsia="宋体" w:hAnsi="Times New Roman"/>
          <w:b/>
          <w:bCs/>
          <w:sz w:val="28"/>
          <w:szCs w:val="28"/>
          <w:rPrChange w:id="3017" w:author="user pc" w:date="2022-03-15T10:14:00Z">
            <w:rPr>
              <w:rFonts w:ascii="Bell MT" w:cs="Bell MT" w:eastAsia="宋体" w:hAnsi="Bell MT"/>
              <w:b/>
              <w:bCs/>
            </w:rPr>
          </w:rPrChange>
        </w:rPr>
        <w:t>Solved example 2:</w:t>
      </w:r>
      <w:r w:rsidRPr="B5357332">
        <w:rPr>
          <w:rFonts w:ascii="Times New Roman" w:cs="Times New Roman" w:eastAsia="宋体" w:hAnsi="Times New Roman"/>
          <w:sz w:val="28"/>
          <w:szCs w:val="28"/>
          <w:rPrChange w:id="3018" w:author="user pc" w:date="2022-03-15T10:14:00Z">
            <w:rPr>
              <w:rFonts w:ascii="Bell MT" w:cs="Bell MT" w:eastAsia="宋体" w:hAnsi="Bell MT"/>
            </w:rPr>
          </w:rPrChange>
        </w:rPr>
        <w:t xml:space="preserve"> How many grams</w:t>
      </w:r>
      <w:r>
        <w:rPr>
          <w:rFonts w:ascii="Times New Roman" w:cs="Times New Roman" w:eastAsia="宋体" w:hAnsi="Times New Roman"/>
          <w:sz w:val="28"/>
          <w:szCs w:val="28"/>
        </w:rPr>
        <w:t xml:space="preserve"> of water are </w:t>
      </w:r>
      <w:r w:rsidRPr="A5314EA4">
        <w:rPr>
          <w:rFonts w:ascii="Times New Roman" w:cs="Times New Roman" w:eastAsia="宋体" w:hAnsi="Times New Roman"/>
          <w:sz w:val="28"/>
          <w:szCs w:val="28"/>
          <w:rPrChange w:id="3019" w:author="user pc" w:date="2022-03-15T10:14:00Z">
            <w:rPr>
              <w:rFonts w:ascii="Bell MT" w:cs="Bell MT" w:eastAsia="宋体" w:hAnsi="Bell MT"/>
            </w:rPr>
          </w:rPrChange>
        </w:rPr>
        <w:t>formed when 1.24L of H</w:t>
      </w:r>
      <w:r w:rsidRPr="3D36D514">
        <w:rPr>
          <w:rFonts w:ascii="Times New Roman" w:cs="Times New Roman" w:eastAsia="宋体" w:hAnsi="Times New Roman"/>
          <w:sz w:val="28"/>
          <w:szCs w:val="28"/>
          <w:vertAlign w:val="subscript"/>
          <w:rPrChange w:id="3020" w:author="user pc" w:date="2022-03-15T10:14:00Z">
            <w:rPr>
              <w:rFonts w:ascii="Bell MT" w:cs="Bell MT" w:eastAsia="宋体" w:hAnsi="Bell MT"/>
              <w:vertAlign w:val="subscript"/>
            </w:rPr>
          </w:rPrChange>
        </w:rPr>
        <w:t xml:space="preserve">2 </w:t>
      </w:r>
      <w:r w:rsidRPr="07B64125">
        <w:rPr>
          <w:rFonts w:ascii="Times New Roman" w:cs="Times New Roman" w:eastAsia="宋体" w:hAnsi="Times New Roman"/>
          <w:sz w:val="28"/>
          <w:szCs w:val="28"/>
          <w:rPrChange w:id="3021" w:author="user pc" w:date="2022-03-15T10:14:00Z">
            <w:rPr>
              <w:rFonts w:ascii="Bell MT" w:cs="Bell MT" w:eastAsia="宋体" w:hAnsi="Bell MT"/>
            </w:rPr>
          </w:rPrChange>
        </w:rPr>
        <w:t>gas at s.t.p completely reacts with O</w:t>
      </w:r>
      <w:r w:rsidRPr="B4C42E52">
        <w:rPr>
          <w:rFonts w:ascii="Times New Roman" w:cs="Times New Roman" w:eastAsia="宋体" w:hAnsi="Times New Roman"/>
          <w:sz w:val="28"/>
          <w:szCs w:val="28"/>
          <w:vertAlign w:val="subscript"/>
          <w:rPrChange w:id="3022" w:author="user pc" w:date="2022-03-15T10:14:00Z">
            <w:rPr>
              <w:rFonts w:ascii="Bell MT" w:cs="Bell MT" w:eastAsia="宋体" w:hAnsi="Bell MT"/>
              <w:vertAlign w:val="subscript"/>
            </w:rPr>
          </w:rPrChange>
        </w:rPr>
        <w:t>2</w:t>
      </w:r>
      <w:r w:rsidRPr="578E2C2E">
        <w:rPr>
          <w:rFonts w:ascii="Times New Roman" w:cs="Times New Roman" w:eastAsia="宋体" w:hAnsi="Times New Roman"/>
          <w:sz w:val="28"/>
          <w:szCs w:val="28"/>
          <w:rPrChange w:id="3023" w:author="user pc" w:date="2022-03-15T10:14:00Z">
            <w:rPr>
              <w:rFonts w:ascii="Bell MT" w:cs="Bell MT" w:eastAsia="宋体" w:hAnsi="Bell MT"/>
            </w:rPr>
          </w:rPrChange>
        </w:rPr>
        <w:t>?</w:t>
      </w:r>
    </w:p>
    <w:p>
      <w:pPr>
        <w:pStyle w:val="style157"/>
        <w:rPr>
          <w:rFonts w:ascii="Times New Roman" w:cs="Times New Roman" w:eastAsia="宋体" w:hAnsi="Times New Roman"/>
          <w:b/>
          <w:bCs/>
          <w:sz w:val="28"/>
          <w:szCs w:val="28"/>
          <w:rPrChange w:id="3024" w:author="user pc" w:date="2022-03-15T10:14:00Z">
            <w:rPr>
              <w:rFonts w:ascii="Bell MT" w:cs="Bell MT" w:eastAsia="宋体" w:hAnsi="Bell MT"/>
              <w:b/>
              <w:bCs/>
            </w:rPr>
          </w:rPrChange>
        </w:rPr>
      </w:pPr>
    </w:p>
    <w:p>
      <w:pPr>
        <w:pStyle w:val="style157"/>
        <w:rPr>
          <w:rFonts w:ascii="Times New Roman" w:cs="Times New Roman" w:eastAsia="宋体" w:hAnsi="Times New Roman"/>
          <w:sz w:val="28"/>
          <w:szCs w:val="28"/>
          <w:rPrChange w:id="3025" w:author="user pc" w:date="2022-03-15T10:14:00Z">
            <w:rPr>
              <w:rFonts w:ascii="Bell MT" w:cs="Bell MT" w:eastAsia="宋体" w:hAnsi="Bell MT"/>
            </w:rPr>
          </w:rPrChange>
        </w:rPr>
      </w:pPr>
      <w:r w:rsidRPr="9AC2FF1A">
        <w:rPr>
          <w:rFonts w:ascii="Times New Roman" w:cs="Times New Roman" w:eastAsia="宋体" w:hAnsi="Times New Roman"/>
          <w:b/>
          <w:bCs/>
          <w:sz w:val="28"/>
          <w:szCs w:val="28"/>
          <w:rPrChange w:id="3026" w:author="user pc" w:date="2022-03-15T10:14:00Z">
            <w:rPr>
              <w:rFonts w:ascii="Bell MT" w:cs="Bell MT" w:eastAsia="宋体" w:hAnsi="Bell MT"/>
              <w:b/>
              <w:bCs/>
            </w:rPr>
          </w:rPrChange>
        </w:rPr>
        <w:t>Solution:</w:t>
      </w:r>
      <w:r w:rsidRPr="154D19D9">
        <w:rPr>
          <w:rFonts w:ascii="Times New Roman" w:cs="Times New Roman" w:eastAsia="宋体" w:hAnsi="Times New Roman"/>
          <w:sz w:val="28"/>
          <w:szCs w:val="28"/>
          <w:rPrChange w:id="3027" w:author="user pc" w:date="2022-03-15T10:14:00Z">
            <w:rPr>
              <w:rFonts w:ascii="Bell MT" w:cs="Bell MT" w:eastAsia="宋体" w:hAnsi="Bell MT"/>
            </w:rPr>
          </w:rPrChange>
        </w:rPr>
        <w:t xml:space="preserve"> Here</w:t>
      </w:r>
      <w:r>
        <w:rPr>
          <w:rFonts w:ascii="Times New Roman" w:cs="Times New Roman" w:eastAsia="宋体" w:hAnsi="Times New Roman"/>
          <w:sz w:val="28"/>
          <w:szCs w:val="28"/>
        </w:rPr>
        <w:t>,</w:t>
      </w:r>
      <w:r w:rsidRPr="9034811B">
        <w:rPr>
          <w:rFonts w:ascii="Times New Roman" w:cs="Times New Roman" w:eastAsia="宋体" w:hAnsi="Times New Roman"/>
          <w:sz w:val="28"/>
          <w:szCs w:val="28"/>
          <w:rPrChange w:id="3028" w:author="user pc" w:date="2022-03-15T10:14:00Z">
            <w:rPr>
              <w:rFonts w:ascii="Bell MT" w:cs="Bell MT" w:eastAsia="宋体" w:hAnsi="Bell MT"/>
            </w:rPr>
          </w:rPrChange>
        </w:rPr>
        <w:t xml:space="preserve"> the problem relates mass to volume</w:t>
      </w:r>
    </w:p>
    <w:p>
      <w:pPr>
        <w:pStyle w:val="style157"/>
        <w:rPr>
          <w:rFonts w:ascii="Times New Roman" w:cs="Times New Roman" w:eastAsia="宋体" w:hAnsi="Times New Roman"/>
          <w:sz w:val="28"/>
          <w:szCs w:val="28"/>
          <w:rPrChange w:id="3029" w:author="user pc" w:date="2022-03-15T10:14:00Z">
            <w:rPr>
              <w:rFonts w:ascii="Bell MT" w:cs="Bell MT" w:eastAsia="宋体" w:hAnsi="Bell MT"/>
            </w:rPr>
          </w:rPrChange>
        </w:rPr>
      </w:pPr>
      <w:r w:rsidRPr="EF263ACF">
        <w:rPr>
          <w:rFonts w:ascii="Times New Roman" w:cs="Times New Roman" w:eastAsia="宋体" w:hAnsi="Times New Roman"/>
          <w:sz w:val="28"/>
          <w:szCs w:val="28"/>
          <w:rPrChange w:id="3030" w:author="user pc" w:date="2022-03-15T10:14:00Z">
            <w:rPr>
              <w:rFonts w:ascii="Bell MT" w:cs="Bell MT" w:eastAsia="宋体" w:hAnsi="Bell MT"/>
            </w:rPr>
          </w:rPrChange>
        </w:rPr>
        <w:t xml:space="preserve"> Write a balanced chemical equation: </w:t>
      </w:r>
      <w:r w:rsidRPr="7C7A57AE">
        <w:rPr>
          <w:rFonts w:ascii="Times New Roman" w:cs="Times New Roman" w:eastAsia="宋体" w:hAnsi="Times New Roman"/>
          <w:noProof/>
          <w:position w:val="-14"/>
          <w:sz w:val="28"/>
          <w:szCs w:val="28"/>
          <w:rPrChange w:id="3031" w:author="Unknown" w:date="1900-01-01T00:00:00Z">
            <w:rPr>
              <w:rFonts w:ascii="Bell MT" w:cs="Bell MT" w:eastAsia="宋体" w:hAnsi="Bell MT"/>
              <w:noProof/>
              <w:position w:val="-14"/>
            </w:rPr>
          </w:rPrChange>
        </w:rPr>
        <w:drawing>
          <wp:inline distL="0" distT="0" distB="0" distR="0">
            <wp:extent cx="1591945" cy="236855"/>
            <wp:effectExtent l="0" t="0" r="0" b="0"/>
            <wp:docPr id="1125"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_x0000_t75"/>
                    <pic:cNvPicPr/>
                  </pic:nvPicPr>
                  <pic:blipFill>
                    <a:blip r:embed="rId70" cstate="print"/>
                    <a:srcRect l="0" t="0" r="0" b="0"/>
                    <a:stretch/>
                  </pic:blipFill>
                  <pic:spPr>
                    <a:xfrm rot="0">
                      <a:off x="0" y="0"/>
                      <a:ext cx="1591945" cy="236855"/>
                    </a:xfrm>
                    <a:prstGeom prst="rect"/>
                    <a:ln>
                      <a:noFill/>
                    </a:ln>
                  </pic:spPr>
                </pic:pic>
              </a:graphicData>
            </a:graphic>
          </wp:inline>
        </w:drawing>
      </w:r>
    </w:p>
    <w:p>
      <w:pPr>
        <w:pStyle w:val="style157"/>
        <w:rPr>
          <w:rFonts w:ascii="Times New Roman" w:cs="Times New Roman" w:eastAsia="宋体" w:hAnsi="Times New Roman"/>
          <w:sz w:val="28"/>
          <w:szCs w:val="28"/>
          <w:rPrChange w:id="3032" w:author="user pc" w:date="2022-03-15T10:14:00Z">
            <w:rPr>
              <w:rFonts w:ascii="Bell MT" w:cs="Bell MT" w:eastAsia="宋体" w:hAnsi="Bell MT"/>
            </w:rPr>
          </w:rPrChange>
        </w:rPr>
      </w:pPr>
      <w:r>
        <w:rPr>
          <w:rFonts w:ascii="Times New Roman" w:cs="Times New Roman" w:eastAsia="宋体" w:hAnsi="Times New Roman"/>
          <w:sz w:val="28"/>
          <w:szCs w:val="28"/>
        </w:rPr>
        <w:t>Recall: A</w:t>
      </w:r>
      <w:r w:rsidRPr="AC491CDC">
        <w:rPr>
          <w:rFonts w:ascii="Times New Roman" w:cs="Times New Roman" w:eastAsia="宋体" w:hAnsi="Times New Roman"/>
          <w:sz w:val="28"/>
          <w:szCs w:val="28"/>
          <w:rPrChange w:id="3033" w:author="user pc" w:date="2022-03-15T10:14:00Z">
            <w:rPr>
              <w:rFonts w:ascii="Bell MT" w:cs="Bell MT" w:eastAsia="宋体" w:hAnsi="Bell MT"/>
            </w:rPr>
          </w:rPrChange>
        </w:rPr>
        <w:t>t s.t.p 1 mole of a gas</w:t>
      </w:r>
      <w:r>
        <w:rPr>
          <w:rFonts w:ascii="Times New Roman" w:cs="Times New Roman" w:eastAsia="宋体" w:hAnsi="Times New Roman"/>
          <w:sz w:val="28"/>
          <w:szCs w:val="28"/>
        </w:rPr>
        <w:t xml:space="preserve"> </w:t>
      </w:r>
      <w:r w:rsidRPr="7773C52F">
        <w:rPr>
          <w:rFonts w:ascii="Times New Roman" w:cs="Times New Roman" w:eastAsia="宋体" w:hAnsi="Times New Roman"/>
          <w:sz w:val="28"/>
          <w:szCs w:val="28"/>
          <w:rPrChange w:id="3034" w:author="user pc" w:date="2022-03-15T10:14:00Z">
            <w:rPr>
              <w:rFonts w:ascii="Bell MT" w:cs="Bell MT" w:eastAsia="宋体" w:hAnsi="Bell MT"/>
            </w:rPr>
          </w:rPrChange>
        </w:rPr>
        <w:t>(any gas) = 22.4L or dm</w:t>
      </w:r>
      <w:r w:rsidRPr="8AC33EB8">
        <w:rPr>
          <w:rFonts w:ascii="Times New Roman" w:cs="Times New Roman" w:eastAsia="宋体" w:hAnsi="Times New Roman"/>
          <w:sz w:val="28"/>
          <w:szCs w:val="28"/>
          <w:vertAlign w:val="superscript"/>
          <w:rPrChange w:id="3035" w:author="user pc" w:date="2022-03-15T10:14:00Z">
            <w:rPr>
              <w:rFonts w:ascii="Bell MT" w:cs="Bell MT" w:eastAsia="宋体" w:hAnsi="Bell MT"/>
              <w:vertAlign w:val="superscript"/>
            </w:rPr>
          </w:rPrChange>
        </w:rPr>
        <w:t>3</w:t>
      </w:r>
    </w:p>
    <w:p>
      <w:pPr>
        <w:pStyle w:val="style157"/>
        <w:rPr>
          <w:ins w:id="3036" w:author="user pc" w:date="2022-03-18T12:02:00Z"/>
          <w:rFonts w:ascii="Times New Roman" w:cs="Times New Roman" w:eastAsia="宋体" w:hAnsi="Times New Roman"/>
          <w:sz w:val="28"/>
          <w:szCs w:val="28"/>
        </w:rPr>
      </w:pPr>
      <w:r w:rsidRPr="05FDA3FF">
        <w:rPr>
          <w:rFonts w:ascii="Times New Roman" w:cs="Times New Roman" w:eastAsia="宋体" w:hAnsi="Times New Roman"/>
          <w:sz w:val="28"/>
          <w:szCs w:val="28"/>
          <w:rPrChange w:id="3037" w:author="user pc" w:date="2022-03-15T10:14:00Z">
            <w:rPr>
              <w:rFonts w:ascii="Bell MT" w:cs="Bell MT" w:eastAsia="宋体" w:hAnsi="Bell MT"/>
            </w:rPr>
          </w:rPrChange>
        </w:rPr>
        <w:t>Convert the volume (L or dm</w:t>
      </w:r>
      <w:r w:rsidRPr="59741B6C">
        <w:rPr>
          <w:rFonts w:ascii="Times New Roman" w:cs="Times New Roman" w:eastAsia="宋体" w:hAnsi="Times New Roman"/>
          <w:sz w:val="28"/>
          <w:szCs w:val="28"/>
          <w:vertAlign w:val="superscript"/>
          <w:rPrChange w:id="3038" w:author="user pc" w:date="2022-03-15T10:14:00Z">
            <w:rPr>
              <w:rFonts w:ascii="Bell MT" w:cs="Bell MT" w:eastAsia="宋体" w:hAnsi="Bell MT"/>
              <w:vertAlign w:val="superscript"/>
            </w:rPr>
          </w:rPrChange>
        </w:rPr>
        <w:t>3</w:t>
      </w:r>
      <w:r w:rsidRPr="126D89B6">
        <w:rPr>
          <w:rFonts w:ascii="Times New Roman" w:cs="Times New Roman" w:eastAsia="宋体" w:hAnsi="Times New Roman"/>
          <w:sz w:val="28"/>
          <w:szCs w:val="28"/>
          <w:rPrChange w:id="3039" w:author="user pc" w:date="2022-03-15T10:14:00Z">
            <w:rPr>
              <w:rFonts w:ascii="Bell MT" w:cs="Bell MT" w:eastAsia="宋体" w:hAnsi="Bell MT"/>
            </w:rPr>
          </w:rPrChange>
        </w:rPr>
        <w:t>) of H</w:t>
      </w:r>
      <w:r w:rsidRPr="4F1AA724">
        <w:rPr>
          <w:rFonts w:ascii="Times New Roman" w:cs="Times New Roman" w:eastAsia="宋体" w:hAnsi="Times New Roman"/>
          <w:sz w:val="28"/>
          <w:szCs w:val="28"/>
          <w:vertAlign w:val="subscript"/>
          <w:rPrChange w:id="3040" w:author="user pc" w:date="2022-03-15T10:14:00Z">
            <w:rPr>
              <w:rFonts w:ascii="Bell MT" w:cs="Bell MT" w:eastAsia="宋体" w:hAnsi="Bell MT"/>
              <w:vertAlign w:val="subscript"/>
            </w:rPr>
          </w:rPrChange>
        </w:rPr>
        <w:t>2</w:t>
      </w:r>
      <w:r>
        <w:rPr>
          <w:rFonts w:ascii="Times New Roman" w:cs="Times New Roman" w:eastAsia="宋体" w:hAnsi="Times New Roman"/>
          <w:sz w:val="28"/>
          <w:szCs w:val="28"/>
          <w:vertAlign w:val="subscript"/>
        </w:rPr>
        <w:t xml:space="preserve"> </w:t>
      </w:r>
      <w:r w:rsidRPr="77F5DFEE">
        <w:rPr>
          <w:rFonts w:ascii="Times New Roman" w:cs="Times New Roman" w:eastAsia="宋体" w:hAnsi="Times New Roman"/>
          <w:sz w:val="28"/>
          <w:szCs w:val="28"/>
          <w:rPrChange w:id="3041" w:author="user pc" w:date="2022-03-15T10:14:00Z">
            <w:rPr>
              <w:rFonts w:ascii="Bell MT" w:cs="Bell MT" w:eastAsia="宋体" w:hAnsi="Bell MT"/>
            </w:rPr>
          </w:rPrChange>
        </w:rPr>
        <w:t>to mole of H</w:t>
      </w:r>
      <w:r w:rsidRPr="DCBA8B78">
        <w:rPr>
          <w:rFonts w:ascii="Times New Roman" w:cs="Times New Roman" w:eastAsia="宋体" w:hAnsi="Times New Roman"/>
          <w:sz w:val="28"/>
          <w:szCs w:val="28"/>
          <w:vertAlign w:val="subscript"/>
          <w:rPrChange w:id="3042" w:author="user pc" w:date="2022-03-15T10:14:00Z">
            <w:rPr>
              <w:rFonts w:ascii="Bell MT" w:cs="Bell MT" w:eastAsia="宋体" w:hAnsi="Bell MT"/>
              <w:vertAlign w:val="subscript"/>
            </w:rPr>
          </w:rPrChange>
        </w:rPr>
        <w:t>2</w:t>
      </w:r>
      <w:r w:rsidRPr="6DADF50B">
        <w:rPr>
          <w:rFonts w:ascii="Times New Roman" w:cs="Times New Roman" w:eastAsia="宋体" w:hAnsi="Times New Roman"/>
          <w:sz w:val="28"/>
          <w:szCs w:val="28"/>
          <w:rPrChange w:id="3043" w:author="user pc" w:date="2022-03-15T10:14:00Z">
            <w:rPr>
              <w:rFonts w:ascii="Bell MT" w:cs="Bell MT" w:eastAsia="宋体" w:hAnsi="Bell MT"/>
            </w:rPr>
          </w:rPrChange>
        </w:rPr>
        <w:t xml:space="preserve"> using 22.4L=1mole. Then convert moles of</w:t>
      </w:r>
      <w:r>
        <w:rPr>
          <w:rFonts w:ascii="Times New Roman" w:cs="Times New Roman" w:eastAsia="宋体" w:hAnsi="Times New Roman"/>
          <w:sz w:val="28"/>
          <w:szCs w:val="28"/>
        </w:rPr>
        <w:t xml:space="preserve"> </w:t>
      </w:r>
      <w:r w:rsidRPr="205A5CA3">
        <w:rPr>
          <w:rFonts w:ascii="Times New Roman" w:cs="Times New Roman" w:eastAsia="宋体" w:hAnsi="Times New Roman"/>
          <w:sz w:val="28"/>
          <w:szCs w:val="28"/>
          <w:rPrChange w:id="3044" w:author="user pc" w:date="2022-03-15T10:14:00Z">
            <w:rPr>
              <w:rFonts w:ascii="Bell MT" w:cs="Bell MT" w:eastAsia="宋体" w:hAnsi="Bell MT"/>
            </w:rPr>
          </w:rPrChange>
        </w:rPr>
        <w:t>H</w:t>
      </w:r>
      <w:r w:rsidRPr="329A879A">
        <w:rPr>
          <w:rFonts w:ascii="Times New Roman" w:cs="Times New Roman" w:eastAsia="宋体" w:hAnsi="Times New Roman"/>
          <w:sz w:val="28"/>
          <w:szCs w:val="28"/>
          <w:vertAlign w:val="subscript"/>
          <w:rPrChange w:id="3045" w:author="user pc" w:date="2022-03-15T10:14:00Z">
            <w:rPr>
              <w:rFonts w:ascii="Bell MT" w:cs="Bell MT" w:eastAsia="宋体" w:hAnsi="Bell MT"/>
              <w:vertAlign w:val="subscript"/>
            </w:rPr>
          </w:rPrChange>
        </w:rPr>
        <w:t>2</w:t>
      </w:r>
      <w:r w:rsidRPr="ECE31B83">
        <w:rPr>
          <w:rFonts w:ascii="Times New Roman" w:cs="Times New Roman" w:eastAsia="宋体" w:hAnsi="Times New Roman"/>
          <w:sz w:val="28"/>
          <w:szCs w:val="28"/>
          <w:rPrChange w:id="3046" w:author="user pc" w:date="2022-03-15T10:14:00Z">
            <w:rPr>
              <w:rFonts w:ascii="Bell MT" w:cs="Bell MT" w:eastAsia="宋体" w:hAnsi="Bell MT"/>
            </w:rPr>
          </w:rPrChange>
        </w:rPr>
        <w:t xml:space="preserve"> to moles of H</w:t>
      </w:r>
      <w:r w:rsidRPr="76B469F9">
        <w:rPr>
          <w:rFonts w:ascii="Times New Roman" w:cs="Times New Roman" w:eastAsia="宋体" w:hAnsi="Times New Roman"/>
          <w:sz w:val="28"/>
          <w:szCs w:val="28"/>
          <w:vertAlign w:val="subscript"/>
          <w:rPrChange w:id="3047" w:author="user pc" w:date="2022-03-15T10:14:00Z">
            <w:rPr>
              <w:rFonts w:ascii="Bell MT" w:cs="Bell MT" w:eastAsia="宋体" w:hAnsi="Bell MT"/>
              <w:vertAlign w:val="subscript"/>
            </w:rPr>
          </w:rPrChange>
        </w:rPr>
        <w:t>2</w:t>
      </w:r>
      <w:r w:rsidRPr="81943DC9">
        <w:rPr>
          <w:rFonts w:ascii="Times New Roman" w:cs="Times New Roman" w:eastAsia="宋体" w:hAnsi="Times New Roman"/>
          <w:sz w:val="28"/>
          <w:szCs w:val="28"/>
          <w:rPrChange w:id="3048" w:author="user pc" w:date="2022-03-15T10:14:00Z">
            <w:rPr>
              <w:rFonts w:ascii="Bell MT" w:cs="Bell MT" w:eastAsia="宋体" w:hAnsi="Bell MT"/>
            </w:rPr>
          </w:rPrChange>
        </w:rPr>
        <w:t>O using mole ratios in</w:t>
      </w:r>
      <w:r>
        <w:rPr>
          <w:rFonts w:ascii="Times New Roman" w:cs="Times New Roman" w:eastAsia="宋体" w:hAnsi="Times New Roman"/>
          <w:sz w:val="28"/>
          <w:szCs w:val="28"/>
        </w:rPr>
        <w:t xml:space="preserve"> </w:t>
      </w:r>
      <w:r w:rsidRPr="AF524860">
        <w:rPr>
          <w:rFonts w:ascii="Times New Roman" w:cs="Times New Roman" w:eastAsia="宋体" w:hAnsi="Times New Roman"/>
          <w:sz w:val="28"/>
          <w:szCs w:val="28"/>
          <w:rPrChange w:id="3049" w:author="user pc" w:date="2022-03-15T10:14:00Z">
            <w:rPr>
              <w:rFonts w:ascii="Bell MT" w:cs="Bell MT" w:eastAsia="宋体" w:hAnsi="Bell MT"/>
            </w:rPr>
          </w:rPrChange>
        </w:rPr>
        <w:t>the balanced equation. Finally, convert the mole</w:t>
      </w:r>
      <w:r>
        <w:rPr>
          <w:rFonts w:ascii="Times New Roman" w:cs="Times New Roman" w:eastAsia="宋体" w:hAnsi="Times New Roman"/>
          <w:sz w:val="28"/>
          <w:szCs w:val="28"/>
        </w:rPr>
        <w:t xml:space="preserve"> </w:t>
      </w:r>
      <w:r w:rsidRPr="DF48E5C1">
        <w:rPr>
          <w:rFonts w:ascii="Times New Roman" w:cs="Times New Roman" w:eastAsia="宋体" w:hAnsi="Times New Roman"/>
          <w:sz w:val="28"/>
          <w:szCs w:val="28"/>
          <w:rPrChange w:id="3050" w:author="user pc" w:date="2022-03-15T10:14:00Z">
            <w:rPr>
              <w:rFonts w:ascii="Bell MT" w:cs="Bell MT" w:eastAsia="宋体" w:hAnsi="Bell MT"/>
            </w:rPr>
          </w:rPrChange>
        </w:rPr>
        <w:t>of H</w:t>
      </w:r>
      <w:r w:rsidRPr="1D73290E">
        <w:rPr>
          <w:rFonts w:ascii="Times New Roman" w:cs="Times New Roman" w:eastAsia="宋体" w:hAnsi="Times New Roman"/>
          <w:sz w:val="28"/>
          <w:szCs w:val="28"/>
          <w:vertAlign w:val="subscript"/>
          <w:rPrChange w:id="3051" w:author="user pc" w:date="2022-03-15T10:14:00Z">
            <w:rPr>
              <w:rFonts w:ascii="Bell MT" w:cs="Bell MT" w:eastAsia="宋体" w:hAnsi="Bell MT"/>
              <w:vertAlign w:val="subscript"/>
            </w:rPr>
          </w:rPrChange>
        </w:rPr>
        <w:t>2</w:t>
      </w:r>
      <w:r w:rsidRPr="71C599E0">
        <w:rPr>
          <w:rFonts w:ascii="Times New Roman" w:cs="Times New Roman" w:eastAsia="宋体" w:hAnsi="Times New Roman"/>
          <w:sz w:val="28"/>
          <w:szCs w:val="28"/>
          <w:rPrChange w:id="3052" w:author="user pc" w:date="2022-03-15T10:14:00Z">
            <w:rPr>
              <w:rFonts w:ascii="Bell MT" w:cs="Bell MT" w:eastAsia="宋体" w:hAnsi="Bell MT"/>
            </w:rPr>
          </w:rPrChange>
        </w:rPr>
        <w:t>O to g of water.</w:t>
      </w:r>
    </w:p>
    <w:p>
      <w:pPr>
        <w:pStyle w:val="style157"/>
        <w:rPr>
          <w:ins w:id="3053" w:author="user pc" w:date="2022-03-18T11:56:00Z"/>
          <w:rFonts w:ascii="Times New Roman" w:cs="Times New Roman" w:eastAsia="宋体" w:hAnsi="Times New Roman"/>
          <w:sz w:val="28"/>
          <w:szCs w:val="28"/>
        </w:rPr>
      </w:pPr>
    </w:p>
    <w:p>
      <w:pPr>
        <w:pStyle w:val="style157"/>
        <w:rPr>
          <w:ins w:id="3054" w:author="user pc" w:date="2022-03-18T11:57:00Z"/>
          <w:rFonts w:ascii="Times New Roman" w:cs="Times New Roman" w:eastAsia="宋体" w:hAnsi="Times New Roman"/>
          <w:sz w:val="24"/>
          <w:szCs w:val="24"/>
          <w:rPrChange w:id="3055" w:author="user pc" w:date="2022-03-18T12:03:00Z">
            <w:rPr>
              <w:ins w:id="3056" w:author="user pc" w:date="2022-03-18T11:57:00Z"/>
              <w:rFonts w:ascii="Calibri" w:cs="Bell MT" w:eastAsia="宋体" w:hAnsi="Calibri"/>
              <w:sz w:val="28"/>
              <w:szCs w:val="28"/>
            </w:rPr>
          </w:rPrChange>
        </w:rPr>
      </w:pPr>
      <m:oMathPara>
        <m:oMathParaPr>
          <m:jc m:val="left"/>
        </m:oMathParaPr>
        <m:oMath>
          <w:ins w:id="3057" w:author="user pc" w:date="2022-03-18T11:57:00Z">
            <m:r w:rsidR="5D46498B" w:rsidRPr="FA09AA19">
              <w:rPr>
                <w:rFonts w:ascii="Cambria Math" w:cs="Times New Roman" w:eastAsia="宋体" w:hAnsi="Cambria Math"/>
                <w:sz w:val="24"/>
                <w:szCs w:val="24"/>
                <w:rPrChange w:id="3058" w:author="user pc" w:date="2022-03-18T12:03:00Z">
                  <w:rPr>
                    <w:rFonts w:ascii="Cambria Math" w:cs="Bell MT" w:eastAsia="宋体" w:hAnsi="Cambria Math"/>
                    <w:sz w:val="28"/>
                    <w:szCs w:val="28"/>
                  </w:rPr>
                </w:rPrChange>
              </w:rPr>
              <m:t xml:space="preserve">1.24 </m:t>
            </m:r>
          </w:ins>
          <m:sSup>
            <m:sSupPr>
              <m:ctrlPr>
                <w:ins w:id="3059" w:author="user pc" w:date="2022-03-18T11:57:00Z">
                  <w:rPr>
                    <w:rFonts w:ascii="Cambria Math" w:cs="Times New Roman" w:eastAsia="宋体" w:hAnsi="Cambria Math"/>
                    <w:i/>
                    <w:sz w:val="24"/>
                    <w:szCs w:val="24"/>
                  </w:rPr>
                </w:ins>
              </m:ctrlPr>
            </m:sSupPr>
            <m:e>
              <w:ins w:id="3060" w:author="user pc" w:date="2022-03-18T11:57:00Z">
                <m:r w:rsidR="D6B34967" w:rsidRPr="D0626140">
                  <w:rPr>
                    <w:rFonts w:ascii="Cambria Math" w:cs="Times New Roman" w:eastAsia="宋体" w:hAnsi="Cambria Math"/>
                    <w:sz w:val="24"/>
                    <w:szCs w:val="24"/>
                    <w:rPrChange w:id="3061" w:author="user pc" w:date="2022-03-18T12:03:00Z">
                      <w:rPr>
                        <w:rFonts w:ascii="Cambria Math" w:cs="Bell MT" w:eastAsia="宋体" w:hAnsi="Cambria Math"/>
                        <w:sz w:val="28"/>
                        <w:szCs w:val="28"/>
                      </w:rPr>
                    </w:rPrChange>
                  </w:rPr>
                  <m:t>dm</m:t>
                </m:r>
              </w:ins>
            </m:e>
            <m:sup>
              <w:ins w:id="3062" w:author="user pc" w:date="2022-03-18T11:57:00Z">
                <m:r w:rsidR="79EBE215" w:rsidRPr="A0A3BCFE">
                  <w:rPr>
                    <w:rFonts w:ascii="Cambria Math" w:cs="Times New Roman" w:eastAsia="宋体" w:hAnsi="Cambria Math"/>
                    <w:sz w:val="24"/>
                    <w:szCs w:val="24"/>
                    <w:rPrChange w:id="3063" w:author="user pc" w:date="2022-03-18T12:03:00Z">
                      <w:rPr>
                        <w:rFonts w:ascii="Cambria Math" w:cs="Bell MT" w:eastAsia="宋体" w:hAnsi="Cambria Math"/>
                        <w:sz w:val="28"/>
                        <w:szCs w:val="28"/>
                      </w:rPr>
                    </w:rPrChange>
                  </w:rPr>
                  <m:t>3</m:t>
                </m:r>
              </w:ins>
            </m:sup>
          </m:sSup>
          <w:ins w:id="3064" w:author="user pc" w:date="2022-03-18T11:57:00Z">
            <m:r w:rsidR="23FDDAAA" w:rsidRPr="91E5CE1A">
              <w:rPr>
                <w:rFonts w:ascii="Cambria Math" w:cs="Times New Roman" w:eastAsia="宋体" w:hAnsi="Cambria Math"/>
                <w:sz w:val="24"/>
                <w:szCs w:val="24"/>
                <w:rPrChange w:id="3065" w:author="user pc" w:date="2022-03-18T12:03:00Z">
                  <w:rPr>
                    <w:rFonts w:ascii="Cambria Math" w:cs="Bell MT" w:eastAsia="宋体" w:hAnsi="Cambria Math"/>
                    <w:sz w:val="28"/>
                    <w:szCs w:val="28"/>
                  </w:rPr>
                </w:rPrChange>
              </w:rPr>
              <m:t xml:space="preserve"> </m:t>
            </m:r>
          </w:ins>
          <m:sSub>
            <m:sSubPr>
              <m:ctrlPr>
                <w:ins w:id="3066" w:author="user pc" w:date="2022-03-18T11:58:00Z">
                  <w:rPr>
                    <w:rFonts w:ascii="Cambria Math" w:cs="Times New Roman" w:eastAsia="宋体" w:hAnsi="Cambria Math"/>
                    <w:i/>
                    <w:sz w:val="24"/>
                    <w:szCs w:val="24"/>
                  </w:rPr>
                </w:ins>
              </m:ctrlPr>
            </m:sSubPr>
            <m:e>
              <w:ins w:id="3067" w:author="user pc" w:date="2022-03-18T11:58:00Z">
                <m:r w:rsidR="21BFB05A" w:rsidRPr="CCB7FD10">
                  <w:rPr>
                    <w:rFonts w:ascii="Cambria Math" w:cs="Times New Roman" w:eastAsia="宋体" w:hAnsi="Cambria Math"/>
                    <w:sz w:val="24"/>
                    <w:szCs w:val="24"/>
                    <w:rPrChange w:id="3068" w:author="user pc" w:date="2022-03-18T12:03:00Z">
                      <w:rPr>
                        <w:rFonts w:ascii="Cambria Math" w:cs="Bell MT" w:eastAsia="宋体" w:hAnsi="Cambria Math"/>
                        <w:sz w:val="28"/>
                        <w:szCs w:val="28"/>
                      </w:rPr>
                    </w:rPrChange>
                  </w:rPr>
                  <m:t>H</m:t>
                </m:r>
              </w:ins>
            </m:e>
            <m:sub>
              <w:ins w:id="3069" w:author="user pc" w:date="2022-03-18T11:58:00Z">
                <m:r w:rsidR="EEF94A43" w:rsidRPr="EC353F57">
                  <w:rPr>
                    <w:rFonts w:ascii="Cambria Math" w:cs="Times New Roman" w:eastAsia="宋体" w:hAnsi="Cambria Math"/>
                    <w:sz w:val="24"/>
                    <w:szCs w:val="24"/>
                    <w:rPrChange w:id="3070" w:author="user pc" w:date="2022-03-18T12:03:00Z">
                      <w:rPr>
                        <w:rFonts w:ascii="Cambria Math" w:cs="Bell MT" w:eastAsia="宋体" w:hAnsi="Cambria Math"/>
                        <w:sz w:val="28"/>
                        <w:szCs w:val="28"/>
                      </w:rPr>
                    </w:rPrChange>
                  </w:rPr>
                  <m:t>2</m:t>
                </m:r>
              </w:ins>
            </m:sub>
          </m:sSub>
          <w:ins w:id="3071" w:author="user pc" w:date="2022-03-18T11:57:00Z">
            <m:r w:rsidR="B4C87FAA" w:rsidRPr="DF2E76B8">
              <w:rPr>
                <w:rFonts w:ascii="Cambria Math" w:cs="Times New Roman" w:eastAsia="宋体" w:hAnsi="Cambria Math"/>
                <w:sz w:val="24"/>
                <w:szCs w:val="24"/>
                <w:rPrChange w:id="3072" w:author="user pc" w:date="2022-03-18T12:03:00Z">
                  <w:rPr>
                    <w:rFonts w:ascii="Cambria Math" w:cs="Bell MT" w:eastAsia="宋体" w:hAnsi="Cambria Math"/>
                    <w:sz w:val="28"/>
                    <w:szCs w:val="28"/>
                  </w:rPr>
                </w:rPrChange>
              </w:rPr>
              <m:t xml:space="preserve"> × </m:t>
            </m:r>
          </w:ins>
          <m:f>
            <m:fPr>
              <m:ctrlPr>
                <w:ins w:id="3073" w:author="user pc" w:date="2022-03-18T11:57:00Z">
                  <w:rPr>
                    <w:rFonts w:ascii="Cambria Math" w:cs="Times New Roman" w:eastAsia="宋体" w:hAnsi="Cambria Math"/>
                    <w:i/>
                    <w:sz w:val="24"/>
                    <w:szCs w:val="24"/>
                  </w:rPr>
                </w:ins>
              </m:ctrlPr>
            </m:fPr>
            <m:num>
              <w:ins w:id="3074" w:author="user pc" w:date="2022-03-18T11:57:00Z">
                <m:r w:rsidR="87233F85" w:rsidRPr="B706E0E0">
                  <w:rPr>
                    <w:rFonts w:ascii="Cambria Math" w:cs="Times New Roman" w:eastAsia="宋体" w:hAnsi="Cambria Math"/>
                    <w:sz w:val="24"/>
                    <w:szCs w:val="24"/>
                    <w:rPrChange w:id="3075" w:author="user pc" w:date="2022-03-18T12:03:00Z">
                      <w:rPr>
                        <w:rFonts w:ascii="Cambria Math" w:cs="Bell MT" w:eastAsia="宋体" w:hAnsi="Cambria Math"/>
                        <w:sz w:val="28"/>
                        <w:szCs w:val="28"/>
                      </w:rPr>
                    </w:rPrChange>
                  </w:rPr>
                  <m:t xml:space="preserve">1 mole of </m:t>
                </m:r>
              </w:ins>
              <m:sSub>
                <m:sSubPr>
                  <m:ctrlPr>
                    <w:ins w:id="3076" w:author="user pc" w:date="2022-03-18T11:58:00Z">
                      <w:rPr>
                        <w:rFonts w:ascii="Cambria Math" w:cs="Times New Roman" w:eastAsia="宋体" w:hAnsi="Cambria Math"/>
                        <w:i/>
                        <w:sz w:val="24"/>
                        <w:szCs w:val="24"/>
                      </w:rPr>
                    </w:ins>
                  </m:ctrlPr>
                </m:sSubPr>
                <m:e>
                  <w:ins w:id="3077" w:author="user pc" w:date="2022-03-18T11:58:00Z">
                    <m:r w:rsidR="6125CF80" w:rsidRPr="0B3C929F">
                      <w:rPr>
                        <w:rFonts w:ascii="Cambria Math" w:cs="Times New Roman" w:eastAsia="宋体" w:hAnsi="Cambria Math"/>
                        <w:sz w:val="24"/>
                        <w:szCs w:val="24"/>
                        <w:rPrChange w:id="3078" w:author="user pc" w:date="2022-03-18T12:03:00Z">
                          <w:rPr>
                            <w:rFonts w:ascii="Cambria Math" w:cs="Bell MT" w:eastAsia="宋体" w:hAnsi="Cambria Math"/>
                            <w:sz w:val="28"/>
                            <w:szCs w:val="28"/>
                          </w:rPr>
                        </w:rPrChange>
                      </w:rPr>
                      <m:t>H</m:t>
                    </m:r>
                  </w:ins>
                </m:e>
                <m:sub>
                  <w:ins w:id="3079" w:author="user pc" w:date="2022-03-18T11:58:00Z">
                    <m:r w:rsidR="AA508564" w:rsidRPr="6F93969F">
                      <w:rPr>
                        <w:rFonts w:ascii="Cambria Math" w:cs="Times New Roman" w:eastAsia="宋体" w:hAnsi="Cambria Math"/>
                        <w:sz w:val="24"/>
                        <w:szCs w:val="24"/>
                        <w:rPrChange w:id="3080" w:author="user pc" w:date="2022-03-18T12:03:00Z">
                          <w:rPr>
                            <w:rFonts w:ascii="Cambria Math" w:cs="Bell MT" w:eastAsia="宋体" w:hAnsi="Cambria Math"/>
                            <w:sz w:val="28"/>
                            <w:szCs w:val="28"/>
                          </w:rPr>
                        </w:rPrChange>
                      </w:rPr>
                      <m:t>2</m:t>
                    </m:r>
                  </w:ins>
                </m:sub>
              </m:sSub>
            </m:num>
            <m:den>
              <w:ins w:id="3081" w:author="user pc" w:date="2022-03-18T11:59:00Z">
                <m:r w:rsidR="9B4FB7B6" w:rsidRPr="16F7008B">
                  <w:rPr>
                    <w:rFonts w:ascii="Cambria Math" w:cs="Times New Roman" w:eastAsia="宋体" w:hAnsi="Cambria Math"/>
                    <w:sz w:val="24"/>
                    <w:szCs w:val="24"/>
                    <w:rPrChange w:id="3082" w:author="user pc" w:date="2022-03-18T12:03:00Z">
                      <w:rPr>
                        <w:rFonts w:ascii="Cambria Math" w:cs="Bell MT" w:eastAsia="宋体" w:hAnsi="Cambria Math"/>
                        <w:sz w:val="28"/>
                        <w:szCs w:val="28"/>
                      </w:rPr>
                    </w:rPrChange>
                  </w:rPr>
                  <m:t xml:space="preserve">22.4 </m:t>
                </m:r>
              </w:ins>
              <m:sSup>
                <m:sSupPr>
                  <m:ctrlPr>
                    <w:ins w:id="3083" w:author="user pc" w:date="2022-03-18T11:59:00Z">
                      <w:rPr>
                        <w:rFonts w:ascii="Cambria Math" w:cs="Times New Roman" w:eastAsia="宋体" w:hAnsi="Cambria Math"/>
                        <w:i/>
                        <w:sz w:val="24"/>
                        <w:szCs w:val="24"/>
                      </w:rPr>
                    </w:ins>
                  </m:ctrlPr>
                </m:sSupPr>
                <m:e>
                  <w:ins w:id="3084" w:author="user pc" w:date="2022-03-18T11:59:00Z">
                    <m:r w:rsidR="2E5BA31D" w:rsidRPr="B4393367">
                      <w:rPr>
                        <w:rFonts w:ascii="Cambria Math" w:cs="Times New Roman" w:eastAsia="宋体" w:hAnsi="Cambria Math"/>
                        <w:sz w:val="24"/>
                        <w:szCs w:val="24"/>
                        <w:rPrChange w:id="3085" w:author="user pc" w:date="2022-03-18T12:03:00Z">
                          <w:rPr>
                            <w:rFonts w:ascii="Cambria Math" w:cs="Bell MT" w:eastAsia="宋体" w:hAnsi="Cambria Math"/>
                            <w:sz w:val="28"/>
                            <w:szCs w:val="28"/>
                          </w:rPr>
                        </w:rPrChange>
                      </w:rPr>
                      <m:t>dm</m:t>
                    </m:r>
                  </w:ins>
                </m:e>
                <m:sup>
                  <w:ins w:id="3086" w:author="user pc" w:date="2022-03-18T11:59:00Z">
                    <m:r w:rsidR="72192259" w:rsidRPr="A1C45562">
                      <w:rPr>
                        <w:rFonts w:ascii="Cambria Math" w:cs="Times New Roman" w:eastAsia="宋体" w:hAnsi="Cambria Math"/>
                        <w:sz w:val="24"/>
                        <w:szCs w:val="24"/>
                        <w:rPrChange w:id="3087" w:author="user pc" w:date="2022-03-18T12:03:00Z">
                          <w:rPr>
                            <w:rFonts w:ascii="Cambria Math" w:cs="Bell MT" w:eastAsia="宋体" w:hAnsi="Cambria Math"/>
                            <w:sz w:val="28"/>
                            <w:szCs w:val="28"/>
                          </w:rPr>
                        </w:rPrChange>
                      </w:rPr>
                      <m:t>3</m:t>
                    </m:r>
                  </w:ins>
                  <w:ins w:id="3088" w:author="user pc" w:date="2022-03-18T12:01:00Z">
                    <m:r w:rsidR="7DE56062" w:rsidRPr="6906213F">
                      <w:rPr>
                        <w:rFonts w:ascii="Cambria Math" w:cs="Times New Roman" w:eastAsia="宋体" w:hAnsi="Cambria Math"/>
                        <w:sz w:val="24"/>
                        <w:szCs w:val="24"/>
                        <w:rPrChange w:id="3089" w:author="user pc" w:date="2022-03-18T12:03:00Z">
                          <w:rPr>
                            <w:rFonts w:ascii="Cambria Math" w:cs="Bell MT" w:eastAsia="宋体" w:hAnsi="Cambria Math"/>
                            <w:sz w:val="28"/>
                            <w:szCs w:val="28"/>
                          </w:rPr>
                        </w:rPrChange>
                      </w:rPr>
                      <m:t xml:space="preserve"> </m:t>
                    </m:r>
                  </w:ins>
                </m:sup>
              </m:sSup>
              <m:sSub>
                <m:sSubPr>
                  <m:ctrlPr>
                    <w:ins w:id="3090" w:author="user pc" w:date="2022-03-18T12:01:00Z">
                      <w:rPr>
                        <w:rFonts w:ascii="Cambria Math" w:cs="Times New Roman" w:eastAsia="宋体" w:hAnsi="Cambria Math"/>
                        <w:i/>
                        <w:sz w:val="24"/>
                        <w:szCs w:val="24"/>
                      </w:rPr>
                    </w:ins>
                  </m:ctrlPr>
                </m:sSubPr>
                <m:e>
                  <w:ins w:id="3091" w:author="user pc" w:date="2022-03-18T12:01:00Z">
                    <m:r w:rsidR="8AF9796C" w:rsidRPr="77589DA5">
                      <w:rPr>
                        <w:rFonts w:ascii="Cambria Math" w:cs="Times New Roman" w:eastAsia="宋体" w:hAnsi="Cambria Math"/>
                        <w:sz w:val="24"/>
                        <w:szCs w:val="24"/>
                        <w:rPrChange w:id="3092" w:author="user pc" w:date="2022-03-18T12:03:00Z">
                          <w:rPr>
                            <w:rFonts w:ascii="Cambria Math" w:cs="Bell MT" w:eastAsia="宋体" w:hAnsi="Cambria Math"/>
                            <w:sz w:val="28"/>
                            <w:szCs w:val="28"/>
                          </w:rPr>
                        </w:rPrChange>
                      </w:rPr>
                      <m:t>H</m:t>
                    </m:r>
                  </w:ins>
                </m:e>
                <m:sub>
                  <w:ins w:id="3093" w:author="user pc" w:date="2022-03-18T12:01:00Z">
                    <m:r w:rsidR="48273C77" w:rsidRPr="882E6978">
                      <w:rPr>
                        <w:rFonts w:ascii="Cambria Math" w:cs="Times New Roman" w:eastAsia="宋体" w:hAnsi="Cambria Math"/>
                        <w:sz w:val="24"/>
                        <w:szCs w:val="24"/>
                        <w:rPrChange w:id="3094" w:author="user pc" w:date="2022-03-18T12:03:00Z">
                          <w:rPr>
                            <w:rFonts w:ascii="Cambria Math" w:cs="Bell MT" w:eastAsia="宋体" w:hAnsi="Cambria Math"/>
                            <w:sz w:val="28"/>
                            <w:szCs w:val="28"/>
                          </w:rPr>
                        </w:rPrChange>
                      </w:rPr>
                      <m:t>2</m:t>
                    </m:r>
                  </w:ins>
                </m:sub>
              </m:sSub>
            </m:den>
          </m:f>
          <w:ins w:id="3095" w:author="user pc" w:date="2022-03-18T11:57:00Z">
            <m:r w:rsidR="10FD6B0F" w:rsidRPr="F9AAAC27">
              <w:rPr>
                <w:rFonts w:ascii="Cambria Math" w:cs="Times New Roman" w:eastAsia="宋体" w:hAnsi="Cambria Math"/>
                <w:sz w:val="24"/>
                <w:szCs w:val="24"/>
                <w:rPrChange w:id="3096" w:author="user pc" w:date="2022-03-18T12:03:00Z">
                  <w:rPr>
                    <w:rFonts w:ascii="Cambria Math" w:cs="Bell MT" w:eastAsia="宋体" w:hAnsi="Cambria Math"/>
                    <w:sz w:val="28"/>
                    <w:szCs w:val="28"/>
                  </w:rPr>
                </w:rPrChange>
              </w:rPr>
              <m:t xml:space="preserve"> × </m:t>
            </m:r>
          </w:ins>
          <m:f>
            <m:fPr>
              <m:ctrlPr>
                <w:ins w:id="3097" w:author="user pc" w:date="2022-03-18T11:57:00Z">
                  <w:rPr>
                    <w:rFonts w:ascii="Cambria Math" w:cs="Times New Roman" w:eastAsia="宋体" w:hAnsi="Cambria Math"/>
                    <w:i/>
                    <w:sz w:val="24"/>
                    <w:szCs w:val="24"/>
                  </w:rPr>
                </w:ins>
              </m:ctrlPr>
            </m:fPr>
            <m:num>
              <w:ins w:id="3098" w:author="user pc" w:date="2022-03-18T11:59:00Z">
                <m:r w:rsidR="BCFB9054" w:rsidRPr="4D97E4E8">
                  <w:rPr>
                    <w:rFonts w:ascii="Cambria Math" w:cs="Times New Roman" w:eastAsia="宋体" w:hAnsi="Cambria Math"/>
                    <w:sz w:val="24"/>
                    <w:szCs w:val="24"/>
                    <w:rPrChange w:id="3099" w:author="user pc" w:date="2022-03-18T12:03:00Z">
                      <w:rPr>
                        <w:rFonts w:ascii="Cambria Math" w:cs="Bell MT" w:eastAsia="宋体" w:hAnsi="Cambria Math"/>
                        <w:sz w:val="28"/>
                        <w:szCs w:val="28"/>
                      </w:rPr>
                    </w:rPrChange>
                  </w:rPr>
                  <m:t>2</m:t>
                </m:r>
              </w:ins>
              <w:ins w:id="3100" w:author="user pc" w:date="2022-03-18T11:57:00Z">
                <m:r w:rsidR="273B4D98" w:rsidRPr="16C323C8">
                  <w:rPr>
                    <w:rFonts w:ascii="Cambria Math" w:cs="Times New Roman" w:eastAsia="宋体" w:hAnsi="Cambria Math"/>
                    <w:sz w:val="24"/>
                    <w:szCs w:val="24"/>
                    <w:rPrChange w:id="3101" w:author="user pc" w:date="2022-03-18T12:03:00Z">
                      <w:rPr>
                        <w:rFonts w:ascii="Cambria Math" w:cs="Bell MT" w:eastAsia="宋体" w:hAnsi="Cambria Math"/>
                        <w:sz w:val="28"/>
                        <w:szCs w:val="28"/>
                      </w:rPr>
                    </w:rPrChange>
                  </w:rPr>
                  <m:t xml:space="preserve"> moles of </m:t>
                </m:r>
              </w:ins>
              <m:sSub>
                <m:sSubPr>
                  <m:ctrlPr>
                    <w:ins w:id="3102" w:author="user pc" w:date="2022-03-18T12:00:00Z">
                      <w:rPr>
                        <w:rFonts w:ascii="Cambria Math" w:cs="Times New Roman" w:eastAsia="宋体" w:hAnsi="Cambria Math"/>
                        <w:i/>
                        <w:sz w:val="24"/>
                        <w:szCs w:val="24"/>
                      </w:rPr>
                    </w:ins>
                  </m:ctrlPr>
                </m:sSubPr>
                <m:e>
                  <w:ins w:id="3103" w:author="user pc" w:date="2022-03-18T12:00:00Z">
                    <m:r w:rsidR="4C750889" w:rsidRPr="6EE7A4B9">
                      <w:rPr>
                        <w:rFonts w:ascii="Cambria Math" w:cs="Times New Roman" w:eastAsia="宋体" w:hAnsi="Cambria Math"/>
                        <w:sz w:val="24"/>
                        <w:szCs w:val="24"/>
                        <w:rPrChange w:id="3104" w:author="user pc" w:date="2022-03-18T12:03:00Z">
                          <w:rPr>
                            <w:rFonts w:ascii="Cambria Math" w:cs="Bell MT" w:eastAsia="宋体" w:hAnsi="Cambria Math"/>
                            <w:sz w:val="28"/>
                            <w:szCs w:val="28"/>
                          </w:rPr>
                        </w:rPrChange>
                      </w:rPr>
                      <m:t>H</m:t>
                    </m:r>
                  </w:ins>
                </m:e>
                <m:sub>
                  <w:ins w:id="3105" w:author="user pc" w:date="2022-03-18T12:00:00Z">
                    <m:r w:rsidR="578C2131" w:rsidRPr="F465F621">
                      <w:rPr>
                        <w:rFonts w:ascii="Cambria Math" w:cs="Times New Roman" w:eastAsia="宋体" w:hAnsi="Cambria Math"/>
                        <w:sz w:val="24"/>
                        <w:szCs w:val="24"/>
                        <w:rPrChange w:id="3106" w:author="user pc" w:date="2022-03-18T12:03:00Z">
                          <w:rPr>
                            <w:rFonts w:ascii="Cambria Math" w:cs="Bell MT" w:eastAsia="宋体" w:hAnsi="Cambria Math"/>
                            <w:sz w:val="28"/>
                            <w:szCs w:val="28"/>
                          </w:rPr>
                        </w:rPrChange>
                      </w:rPr>
                      <m:t xml:space="preserve">2 </m:t>
                    </m:r>
                  </w:ins>
                </m:sub>
              </m:sSub>
              <w:ins w:id="3107" w:author="user pc" w:date="2022-03-18T12:00:00Z">
                <m:r w:rsidR="702F126C" w:rsidRPr="C5C90C42">
                  <w:rPr>
                    <w:rFonts w:ascii="Cambria Math" w:cs="Times New Roman" w:eastAsia="宋体" w:hAnsi="Cambria Math"/>
                    <w:sz w:val="24"/>
                    <w:szCs w:val="24"/>
                    <w:rPrChange w:id="3108" w:author="user pc" w:date="2022-03-18T12:03:00Z">
                      <w:rPr>
                        <w:rFonts w:ascii="Cambria Math" w:cs="Bell MT" w:eastAsia="宋体" w:hAnsi="Cambria Math"/>
                        <w:sz w:val="28"/>
                        <w:szCs w:val="28"/>
                      </w:rPr>
                    </w:rPrChange>
                  </w:rPr>
                  <m:t>O</m:t>
                </m:r>
              </w:ins>
            </m:num>
            <m:den>
              <w:ins w:id="3109" w:author="user pc" w:date="2022-03-18T11:59:00Z">
                <m:r w:rsidR="333BD382" w:rsidRPr="19366B3B">
                  <w:rPr>
                    <w:rFonts w:ascii="Cambria Math" w:cs="Times New Roman" w:eastAsia="宋体" w:hAnsi="Cambria Math"/>
                    <w:sz w:val="24"/>
                    <w:szCs w:val="24"/>
                    <w:rPrChange w:id="3110" w:author="user pc" w:date="2022-03-18T12:03:00Z">
                      <w:rPr>
                        <w:rFonts w:ascii="Cambria Math" w:cs="Bell MT" w:eastAsia="宋体" w:hAnsi="Cambria Math"/>
                        <w:sz w:val="28"/>
                        <w:szCs w:val="28"/>
                      </w:rPr>
                    </w:rPrChange>
                  </w:rPr>
                  <m:t>2</m:t>
                </m:r>
              </w:ins>
              <w:ins w:id="3111" w:author="user pc" w:date="2022-03-18T11:57:00Z">
                <m:r w:rsidR="1BAAD924" w:rsidRPr="39CFF805">
                  <w:rPr>
                    <w:rFonts w:ascii="Cambria Math" w:cs="Times New Roman" w:eastAsia="宋体" w:hAnsi="Cambria Math"/>
                    <w:sz w:val="24"/>
                    <w:szCs w:val="24"/>
                    <w:rPrChange w:id="3112" w:author="user pc" w:date="2022-03-18T12:03:00Z">
                      <w:rPr>
                        <w:rFonts w:ascii="Cambria Math" w:cs="Bell MT" w:eastAsia="宋体" w:hAnsi="Cambria Math"/>
                        <w:sz w:val="28"/>
                        <w:szCs w:val="28"/>
                      </w:rPr>
                    </w:rPrChange>
                  </w:rPr>
                  <m:t xml:space="preserve"> moles of </m:t>
                </m:r>
              </w:ins>
              <m:sSub>
                <m:sSubPr>
                  <m:ctrlPr>
                    <w:ins w:id="3113" w:author="user pc" w:date="2022-03-18T12:00:00Z">
                      <w:rPr>
                        <w:rFonts w:ascii="Cambria Math" w:cs="Times New Roman" w:eastAsia="宋体" w:hAnsi="Cambria Math"/>
                        <w:i/>
                        <w:sz w:val="24"/>
                        <w:szCs w:val="24"/>
                      </w:rPr>
                    </w:ins>
                  </m:ctrlPr>
                </m:sSubPr>
                <m:e>
                  <w:ins w:id="3114" w:author="user pc" w:date="2022-03-18T12:00:00Z">
                    <m:r w:rsidR="2D1939D7" w:rsidRPr="4D608BD4">
                      <w:rPr>
                        <w:rFonts w:ascii="Cambria Math" w:cs="Times New Roman" w:eastAsia="宋体" w:hAnsi="Cambria Math"/>
                        <w:sz w:val="24"/>
                        <w:szCs w:val="24"/>
                        <w:rPrChange w:id="3115" w:author="user pc" w:date="2022-03-18T12:03:00Z">
                          <w:rPr>
                            <w:rFonts w:ascii="Cambria Math" w:cs="Bell MT" w:eastAsia="宋体" w:hAnsi="Cambria Math"/>
                            <w:sz w:val="28"/>
                            <w:szCs w:val="28"/>
                          </w:rPr>
                        </w:rPrChange>
                      </w:rPr>
                      <m:t>H</m:t>
                    </m:r>
                  </w:ins>
                </m:e>
                <m:sub>
                  <w:ins w:id="3116" w:author="user pc" w:date="2022-03-18T12:00:00Z">
                    <m:r w:rsidR="95C94452" w:rsidRPr="EC717564">
                      <w:rPr>
                        <w:rFonts w:ascii="Cambria Math" w:cs="Times New Roman" w:eastAsia="宋体" w:hAnsi="Cambria Math"/>
                        <w:sz w:val="24"/>
                        <w:szCs w:val="24"/>
                        <w:rPrChange w:id="3117" w:author="user pc" w:date="2022-03-18T12:03:00Z">
                          <w:rPr>
                            <w:rFonts w:ascii="Cambria Math" w:cs="Bell MT" w:eastAsia="宋体" w:hAnsi="Cambria Math"/>
                            <w:sz w:val="28"/>
                            <w:szCs w:val="28"/>
                          </w:rPr>
                        </w:rPrChange>
                      </w:rPr>
                      <m:t>2</m:t>
                    </m:r>
                  </w:ins>
                </m:sub>
              </m:sSub>
            </m:den>
          </m:f>
          <w:ins w:id="3118" w:author="user pc" w:date="2022-03-18T11:57:00Z">
            <m:r w:rsidR="032562D5" w:rsidRPr="95CD63E5">
              <w:rPr>
                <w:rFonts w:ascii="Cambria Math" w:cs="Times New Roman" w:eastAsia="宋体" w:hAnsi="Cambria Math"/>
                <w:sz w:val="24"/>
                <w:szCs w:val="24"/>
                <w:rPrChange w:id="3119" w:author="user pc" w:date="2022-03-18T12:03:00Z">
                  <w:rPr>
                    <w:rFonts w:ascii="Cambria Math" w:cs="Bell MT" w:eastAsia="宋体" w:hAnsi="Cambria Math"/>
                    <w:sz w:val="28"/>
                    <w:szCs w:val="28"/>
                  </w:rPr>
                </w:rPrChange>
              </w:rPr>
              <m:t xml:space="preserve"> × </m:t>
            </m:r>
          </w:ins>
          <m:f>
            <m:fPr>
              <m:ctrlPr>
                <w:ins w:id="3120" w:author="user pc" w:date="2022-03-18T11:57:00Z">
                  <w:rPr>
                    <w:rFonts w:ascii="Cambria Math" w:cs="Times New Roman" w:eastAsia="宋体" w:hAnsi="Cambria Math"/>
                    <w:i/>
                    <w:sz w:val="24"/>
                    <w:szCs w:val="24"/>
                  </w:rPr>
                </w:ins>
              </m:ctrlPr>
            </m:fPr>
            <m:num>
              <w:ins w:id="3121" w:author="user pc" w:date="2022-03-18T12:00:00Z">
                <m:r w:rsidR="5AA3AB2E" w:rsidRPr="94BE25A4">
                  <w:rPr>
                    <w:rFonts w:ascii="Cambria Math" w:cs="Times New Roman" w:eastAsia="宋体" w:hAnsi="Cambria Math"/>
                    <w:sz w:val="24"/>
                    <w:szCs w:val="24"/>
                    <w:rPrChange w:id="3122" w:author="user pc" w:date="2022-03-18T12:03:00Z">
                      <w:rPr>
                        <w:rFonts w:ascii="Cambria Math" w:cs="Bell MT" w:eastAsia="宋体" w:hAnsi="Cambria Math"/>
                        <w:sz w:val="28"/>
                        <w:szCs w:val="28"/>
                      </w:rPr>
                    </w:rPrChange>
                  </w:rPr>
                  <m:t>18.0g</m:t>
                </m:r>
              </w:ins>
              <w:ins w:id="3123" w:author="user pc" w:date="2022-03-18T12:01:00Z">
                <m:r w:rsidR="DCE23DF3" w:rsidRPr="DD88BA5E">
                  <w:rPr>
                    <w:rFonts w:ascii="Cambria Math" w:cs="Times New Roman" w:eastAsia="宋体" w:hAnsi="Cambria Math"/>
                    <w:sz w:val="24"/>
                    <w:szCs w:val="24"/>
                    <w:rPrChange w:id="3124" w:author="user pc" w:date="2022-03-18T12:03:00Z">
                      <w:rPr>
                        <w:rFonts w:ascii="Cambria Math" w:cs="Bell MT" w:eastAsia="宋体" w:hAnsi="Cambria Math"/>
                        <w:sz w:val="28"/>
                        <w:szCs w:val="28"/>
                      </w:rPr>
                    </w:rPrChange>
                  </w:rPr>
                  <m:t xml:space="preserve"> </m:t>
                </m:r>
              </w:ins>
              <m:sSub>
                <m:sSubPr>
                  <m:ctrlPr>
                    <w:ins w:id="3125" w:author="user pc" w:date="2022-03-18T12:01:00Z">
                      <w:rPr>
                        <w:rFonts w:ascii="Cambria Math" w:cs="Times New Roman" w:eastAsia="宋体" w:hAnsi="Cambria Math"/>
                        <w:i/>
                        <w:sz w:val="24"/>
                        <w:szCs w:val="24"/>
                      </w:rPr>
                    </w:ins>
                  </m:ctrlPr>
                </m:sSubPr>
                <m:e>
                  <w:ins w:id="3126" w:author="user pc" w:date="2022-03-18T12:01:00Z">
                    <m:r w:rsidR="6367F4C0" w:rsidRPr="3F0E4E07">
                      <w:rPr>
                        <w:rFonts w:ascii="Cambria Math" w:cs="Times New Roman" w:eastAsia="宋体" w:hAnsi="Cambria Math"/>
                        <w:sz w:val="24"/>
                        <w:szCs w:val="24"/>
                        <w:rPrChange w:id="3127" w:author="user pc" w:date="2022-03-18T12:03:00Z">
                          <w:rPr>
                            <w:rFonts w:ascii="Cambria Math" w:cs="Bell MT" w:eastAsia="宋体" w:hAnsi="Cambria Math"/>
                            <w:sz w:val="28"/>
                            <w:szCs w:val="28"/>
                          </w:rPr>
                        </w:rPrChange>
                      </w:rPr>
                      <m:t>H</m:t>
                    </m:r>
                  </w:ins>
                </m:e>
                <m:sub>
                  <w:ins w:id="3128" w:author="user pc" w:date="2022-03-18T12:01:00Z">
                    <m:r w:rsidR="0BF50938" w:rsidRPr="BC299B61">
                      <w:rPr>
                        <w:rFonts w:ascii="Cambria Math" w:cs="Times New Roman" w:eastAsia="宋体" w:hAnsi="Cambria Math"/>
                        <w:sz w:val="24"/>
                        <w:szCs w:val="24"/>
                        <w:rPrChange w:id="3129" w:author="user pc" w:date="2022-03-18T12:03:00Z">
                          <w:rPr>
                            <w:rFonts w:ascii="Cambria Math" w:cs="Bell MT" w:eastAsia="宋体" w:hAnsi="Cambria Math"/>
                            <w:sz w:val="28"/>
                            <w:szCs w:val="28"/>
                          </w:rPr>
                        </w:rPrChange>
                      </w:rPr>
                      <m:t xml:space="preserve">2 </m:t>
                    </m:r>
                  </w:ins>
                </m:sub>
              </m:sSub>
              <w:ins w:id="3130" w:author="user pc" w:date="2022-03-18T12:01:00Z">
                <m:r w:rsidR="6159AE7C" w:rsidRPr="D8C4630B">
                  <w:rPr>
                    <w:rFonts w:ascii="Cambria Math" w:cs="Times New Roman" w:eastAsia="宋体" w:hAnsi="Cambria Math"/>
                    <w:sz w:val="24"/>
                    <w:szCs w:val="24"/>
                    <w:rPrChange w:id="3131" w:author="user pc" w:date="2022-03-18T12:03:00Z">
                      <w:rPr>
                        <w:rFonts w:ascii="Cambria Math" w:cs="Bell MT" w:eastAsia="宋体" w:hAnsi="Cambria Math"/>
                        <w:sz w:val="28"/>
                        <w:szCs w:val="28"/>
                      </w:rPr>
                    </w:rPrChange>
                  </w:rPr>
                  <m:t>O</m:t>
                </m:r>
              </w:ins>
              <w:ins w:id="3132" w:author="user pc" w:date="2022-03-18T12:00:00Z">
                <m:r w:rsidR="C44D655D" w:rsidRPr="DD0CFB77">
                  <w:rPr>
                    <w:rFonts w:ascii="Cambria Math" w:cs="Times New Roman" w:eastAsia="宋体" w:hAnsi="Cambria Math"/>
                    <w:sz w:val="24"/>
                    <w:szCs w:val="24"/>
                    <w:rPrChange w:id="3133" w:author="user pc" w:date="2022-03-18T12:03:00Z">
                      <w:rPr>
                        <w:rFonts w:ascii="Cambria Math" w:cs="Bell MT" w:eastAsia="宋体" w:hAnsi="Cambria Math"/>
                        <w:sz w:val="28"/>
                        <w:szCs w:val="28"/>
                      </w:rPr>
                    </w:rPrChange>
                  </w:rPr>
                  <m:t xml:space="preserve"> </m:t>
                </m:r>
              </w:ins>
            </m:num>
            <m:den>
              <w:ins w:id="3134" w:author="user pc" w:date="2022-03-18T11:57:00Z">
                <m:r w:rsidR="24E21E01" w:rsidRPr="424C6D7A">
                  <w:rPr>
                    <w:rFonts w:ascii="Cambria Math" w:cs="Times New Roman" w:eastAsia="宋体" w:hAnsi="Cambria Math"/>
                    <w:sz w:val="24"/>
                    <w:szCs w:val="24"/>
                    <w:rPrChange w:id="3135" w:author="user pc" w:date="2022-03-18T12:03:00Z">
                      <w:rPr>
                        <w:rFonts w:ascii="Cambria Math" w:cs="Bell MT" w:eastAsia="宋体" w:hAnsi="Cambria Math"/>
                        <w:sz w:val="28"/>
                        <w:szCs w:val="28"/>
                      </w:rPr>
                    </w:rPrChange>
                  </w:rPr>
                  <m:t>1 mole</m:t>
                </m:r>
              </w:ins>
              <w:ins w:id="3136" w:author="user pc" w:date="2022-03-18T12:02:00Z">
                <m:r w:rsidR="FB644730" w:rsidRPr="C6826944">
                  <w:rPr>
                    <w:rFonts w:ascii="Cambria Math" w:cs="Times New Roman" w:eastAsia="宋体" w:hAnsi="Cambria Math"/>
                    <w:sz w:val="24"/>
                    <w:szCs w:val="24"/>
                    <w:rPrChange w:id="3137" w:author="user pc" w:date="2022-03-18T12:03:00Z">
                      <w:rPr>
                        <w:rFonts w:ascii="Cambria Math" w:cs="Bell MT" w:eastAsia="宋体" w:hAnsi="Cambria Math"/>
                        <w:sz w:val="28"/>
                        <w:szCs w:val="28"/>
                      </w:rPr>
                    </w:rPrChange>
                  </w:rPr>
                  <m:t xml:space="preserve"> </m:t>
                </m:r>
              </w:ins>
              <m:sSub>
                <m:sSubPr>
                  <m:ctrlPr>
                    <w:ins w:id="3138" w:author="user pc" w:date="2022-03-18T12:02:00Z">
                      <w:rPr>
                        <w:rFonts w:ascii="Cambria Math" w:cs="Times New Roman" w:eastAsia="宋体" w:hAnsi="Cambria Math"/>
                        <w:i/>
                        <w:sz w:val="24"/>
                        <w:szCs w:val="24"/>
                      </w:rPr>
                    </w:ins>
                  </m:ctrlPr>
                </m:sSubPr>
                <m:e>
                  <w:ins w:id="3139" w:author="user pc" w:date="2022-03-18T12:02:00Z">
                    <m:r w:rsidR="5C9A3D56" w:rsidRPr="9C3CD72B">
                      <w:rPr>
                        <w:rFonts w:ascii="Cambria Math" w:cs="Times New Roman" w:eastAsia="宋体" w:hAnsi="Cambria Math"/>
                        <w:sz w:val="24"/>
                        <w:szCs w:val="24"/>
                        <w:rPrChange w:id="3140" w:author="user pc" w:date="2022-03-18T12:03:00Z">
                          <w:rPr>
                            <w:rFonts w:ascii="Cambria Math" w:cs="Bell MT" w:eastAsia="宋体" w:hAnsi="Cambria Math"/>
                            <w:sz w:val="28"/>
                            <w:szCs w:val="28"/>
                          </w:rPr>
                        </w:rPrChange>
                      </w:rPr>
                      <m:t>H</m:t>
                    </m:r>
                  </w:ins>
                </m:e>
                <m:sub>
                  <w:ins w:id="3141" w:author="user pc" w:date="2022-03-18T12:02:00Z">
                    <m:r w:rsidR="D755D387" w:rsidRPr="E9BB4B21">
                      <w:rPr>
                        <w:rFonts w:ascii="Cambria Math" w:cs="Times New Roman" w:eastAsia="宋体" w:hAnsi="Cambria Math"/>
                        <w:sz w:val="24"/>
                        <w:szCs w:val="24"/>
                        <w:rPrChange w:id="3142" w:author="user pc" w:date="2022-03-18T12:03:00Z">
                          <w:rPr>
                            <w:rFonts w:ascii="Cambria Math" w:cs="Bell MT" w:eastAsia="宋体" w:hAnsi="Cambria Math"/>
                            <w:sz w:val="28"/>
                            <w:szCs w:val="28"/>
                          </w:rPr>
                        </w:rPrChange>
                      </w:rPr>
                      <m:t xml:space="preserve">2 </m:t>
                    </m:r>
                  </w:ins>
                </m:sub>
              </m:sSub>
              <w:ins w:id="3143" w:author="user pc" w:date="2022-03-18T12:02:00Z">
                <m:r w:rsidR="ADFDAB5F" w:rsidRPr="58013102">
                  <w:rPr>
                    <w:rFonts w:ascii="Cambria Math" w:cs="Times New Roman" w:eastAsia="宋体" w:hAnsi="Cambria Math"/>
                    <w:sz w:val="24"/>
                    <w:szCs w:val="24"/>
                    <w:rPrChange w:id="3144" w:author="user pc" w:date="2022-03-18T12:03:00Z">
                      <w:rPr>
                        <w:rFonts w:ascii="Cambria Math" w:cs="Bell MT" w:eastAsia="宋体" w:hAnsi="Cambria Math"/>
                        <w:sz w:val="28"/>
                        <w:szCs w:val="28"/>
                      </w:rPr>
                    </w:rPrChange>
                  </w:rPr>
                  <m:t xml:space="preserve">O </m:t>
                </m:r>
              </w:ins>
            </m:den>
          </m:f>
          <w:ins w:id="3145" w:author="user pc" w:date="2022-03-18T11:57:00Z">
            <m:r w:rsidR="C8A20E4C" w:rsidRPr="AD29CBED">
              <w:rPr>
                <w:rFonts w:ascii="Cambria Math" w:cs="Times New Roman" w:eastAsia="宋体" w:hAnsi="Cambria Math"/>
                <w:sz w:val="24"/>
                <w:szCs w:val="24"/>
                <w:rPrChange w:id="3146" w:author="user pc" w:date="2022-03-18T12:03:00Z">
                  <w:rPr>
                    <w:rFonts w:ascii="Cambria Math" w:cs="Bell MT" w:eastAsia="宋体" w:hAnsi="Cambria Math"/>
                    <w:sz w:val="28"/>
                    <w:szCs w:val="28"/>
                  </w:rPr>
                </w:rPrChange>
              </w:rPr>
              <m:t>=</m:t>
            </m:r>
          </w:ins>
          <w:ins w:id="3147" w:author="user pc" w:date="2022-03-18T12:04:00Z">
            <m:r w:rsidR="2A0FA181">
              <w:rPr>
                <w:rFonts w:ascii="Cambria Math" w:cs="Times New Roman" w:eastAsia="宋体" w:hAnsi="Cambria Math"/>
                <w:sz w:val="24"/>
                <w:szCs w:val="24"/>
              </w:rPr>
              <m:t>0.99 g</m:t>
            </m:r>
          </w:ins>
          <m:sSub>
            <m:sSubPr>
              <m:ctrlPr>
                <w:ins w:id="3148" w:author="user pc" w:date="2022-03-18T12:04:00Z">
                  <w:rPr>
                    <w:rFonts w:ascii="Cambria Math" w:cs="Times New Roman" w:eastAsia="宋体" w:hAnsi="Cambria Math"/>
                    <w:i/>
                    <w:sz w:val="24"/>
                    <w:szCs w:val="24"/>
                  </w:rPr>
                </w:ins>
              </m:ctrlPr>
            </m:sSubPr>
            <m:e>
              <w:ins w:id="3149" w:author="user pc" w:date="2022-03-18T12:06:00Z">
                <m:r w:rsidR="ABDDD27E">
                  <w:rPr>
                    <w:rFonts w:ascii="Cambria Math" w:cs="Times New Roman" w:eastAsia="宋体" w:hAnsi="Cambria Math"/>
                    <w:sz w:val="24"/>
                    <w:szCs w:val="24"/>
                  </w:rPr>
                  <m:t xml:space="preserve"> </m:t>
                </m:r>
              </w:ins>
              <w:ins w:id="3150" w:author="user pc" w:date="2022-03-18T12:04:00Z">
                <m:r w:rsidR="F02344AC">
                  <w:rPr>
                    <w:rFonts w:ascii="Cambria Math" w:cs="Times New Roman" w:eastAsia="宋体" w:hAnsi="Cambria Math"/>
                    <w:sz w:val="24"/>
                    <w:szCs w:val="24"/>
                  </w:rPr>
                  <m:t>H</m:t>
                </m:r>
              </w:ins>
            </m:e>
            <m:sub>
              <w:ins w:id="3151" w:author="user pc" w:date="2022-03-18T12:04:00Z">
                <m:r w:rsidR="CE82B68D">
                  <w:rPr>
                    <w:rFonts w:ascii="Cambria Math" w:cs="Times New Roman" w:eastAsia="宋体" w:hAnsi="Cambria Math"/>
                    <w:sz w:val="24"/>
                    <w:szCs w:val="24"/>
                  </w:rPr>
                  <m:t xml:space="preserve">2 </m:t>
                </m:r>
              </w:ins>
            </m:sub>
          </m:sSub>
          <w:ins w:id="3152" w:author="user pc" w:date="2022-03-18T12:04:00Z">
            <m:r w:rsidR="F0A68BD2">
              <w:rPr>
                <w:rFonts w:ascii="Cambria Math" w:cs="Times New Roman" w:eastAsia="宋体" w:hAnsi="Cambria Math"/>
                <w:sz w:val="24"/>
                <w:szCs w:val="24"/>
              </w:rPr>
              <m:t xml:space="preserve">O  </m:t>
            </m:r>
          </w:ins>
        </m:oMath>
      </m:oMathPara>
    </w:p>
    <w:p>
      <w:pPr>
        <w:pStyle w:val="style157"/>
        <w:rPr>
          <w:ins w:id="3153" w:author="user pc" w:date="2022-03-18T11:56:00Z"/>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3154"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
      </w:pPr>
      <w:r w:rsidRPr="E5B5512C">
        <w:rPr>
          <w:rFonts w:ascii="Times New Roman" w:cs="Times New Roman" w:eastAsia="宋体" w:hAnsi="Times New Roman"/>
          <w:b/>
          <w:bCs/>
          <w:sz w:val="28"/>
          <w:szCs w:val="28"/>
          <w:rPrChange w:id="3155" w:author="user pc" w:date="2022-03-15T10:14:00Z">
            <w:rPr>
              <w:rFonts w:ascii="Bell MT" w:cs="Bell MT" w:eastAsia="宋体" w:hAnsi="Bell MT"/>
              <w:b/>
              <w:bCs/>
            </w:rPr>
          </w:rPrChange>
        </w:rPr>
        <w:t xml:space="preserve">SHORTCUT: </w:t>
      </w:r>
      <w:r w:rsidRPr="5568C019">
        <w:rPr>
          <w:rFonts w:ascii="Times New Roman" w:cs="Times New Roman" w:eastAsia="宋体" w:hAnsi="Times New Roman"/>
          <w:sz w:val="28"/>
          <w:szCs w:val="28"/>
          <w:rPrChange w:id="3156" w:author="user pc" w:date="2022-03-15T10:14:00Z">
            <w:rPr>
              <w:rFonts w:ascii="Bell MT" w:cs="Bell MT" w:eastAsia="宋体" w:hAnsi="Bell MT"/>
            </w:rPr>
          </w:rPrChange>
        </w:rPr>
        <w:t>To find the mass of</w:t>
      </w:r>
      <w:r>
        <w:rPr>
          <w:rFonts w:ascii="Times New Roman" w:cs="Times New Roman" w:eastAsia="宋体" w:hAnsi="Times New Roman"/>
          <w:sz w:val="28"/>
          <w:szCs w:val="28"/>
        </w:rPr>
        <w:t xml:space="preserve"> </w:t>
      </w:r>
      <w:r w:rsidRPr="0E50A97C">
        <w:rPr>
          <w:rFonts w:ascii="Times New Roman" w:cs="Times New Roman" w:eastAsia="宋体" w:hAnsi="Times New Roman"/>
          <w:sz w:val="28"/>
          <w:szCs w:val="28"/>
          <w:rPrChange w:id="3157" w:author="user pc" w:date="2022-03-15T10:14:00Z">
            <w:rPr>
              <w:rFonts w:ascii="Bell MT" w:cs="Bell MT" w:eastAsia="宋体" w:hAnsi="Bell MT"/>
            </w:rPr>
          </w:rPrChange>
        </w:rPr>
        <w:t>a substance given</w:t>
      </w:r>
      <w:r>
        <w:rPr>
          <w:rFonts w:ascii="Times New Roman" w:cs="Times New Roman" w:eastAsia="宋体" w:hAnsi="Times New Roman"/>
          <w:sz w:val="28"/>
          <w:szCs w:val="28"/>
        </w:rPr>
        <w:t xml:space="preserve"> the volume in a chemical reaction</w:t>
      </w:r>
      <w:ins w:id="3158" w:author="user pc" w:date="2022-03-18T12:46:00Z">
        <w:r w:rsidR="8D182BB5">
          <w:rPr>
            <w:rFonts w:ascii="Times New Roman" w:cs="Times New Roman" w:eastAsia="宋体" w:hAnsi="Times New Roman"/>
            <w:sz w:val="28"/>
            <w:szCs w:val="28"/>
          </w:rPr>
          <w:t>,</w:t>
        </w:r>
      </w:ins>
      <w:r>
        <w:rPr>
          <w:rFonts w:ascii="Times New Roman" w:cs="Times New Roman" w:eastAsia="宋体" w:hAnsi="Times New Roman"/>
          <w:sz w:val="28"/>
          <w:szCs w:val="28"/>
        </w:rPr>
        <w:t xml:space="preserve"> simply use</w:t>
      </w:r>
      <w:del w:id="3159" w:author="user pc" w:date="2022-03-18T12:05:00Z">
        <w:r w:rsidDel="1B4E860F">
          <w:rPr>
            <w:rFonts w:ascii="Times New Roman" w:cs="Times New Roman" w:eastAsia="宋体" w:hAnsi="Times New Roman"/>
            <w:sz w:val="28"/>
            <w:szCs w:val="28"/>
          </w:rPr>
          <w:delText>s</w:delText>
        </w:r>
      </w:del>
      <w:r w:rsidRPr="FFC692E4">
        <w:rPr>
          <w:rFonts w:ascii="Times New Roman" w:cs="Times New Roman" w:eastAsia="宋体" w:hAnsi="Times New Roman"/>
          <w:sz w:val="28"/>
          <w:szCs w:val="28"/>
          <w:rPrChange w:id="3160" w:author="user pc" w:date="2022-03-15T10:14:00Z">
            <w:rPr>
              <w:rFonts w:ascii="Bell MT" w:cs="Bell MT" w:eastAsia="宋体" w:hAnsi="Bell MT"/>
            </w:rPr>
          </w:rPrChange>
        </w:rPr>
        <w:t>:</w:t>
      </w:r>
    </w:p>
    <w:p>
      <w:pPr>
        <w:pStyle w:val="style0"/>
        <w:spacing w:lineRule="auto" w:line="240"/>
        <w:rPr>
          <w:rFonts w:ascii="Times New Roman" w:cs="Times New Roman" w:hAnsi="Times New Roman"/>
          <w:b/>
          <w:i/>
          <w:rPrChange w:id="3161" w:author="user pc" w:date="2022-03-15T10:14:00Z">
            <w:rPr>
              <w:rFonts w:ascii="Bell MT" w:hAnsi="Bell MT"/>
            </w:rPr>
          </w:rPrChange>
        </w:rPr>
      </w:pPr>
      <w:r>
        <w:rPr>
          <w:rFonts w:ascii="Times New Roman" w:cs="Times New Roman" w:hAnsi="Times New Roman"/>
          <w:b/>
          <w:i/>
        </w:rPr>
        <w:t>Volume o</w:t>
      </w:r>
      <w:r w:rsidRPr="E97D2C12">
        <w:rPr>
          <w:rFonts w:ascii="Times New Roman" w:cs="Times New Roman" w:hAnsi="Times New Roman"/>
          <w:b/>
          <w:i/>
          <w:rPrChange w:id="3162" w:author="user pc" w:date="2022-03-15T10:14:00Z">
            <w:rPr>
              <w:rFonts w:ascii="Bell MT" w:cs="Bell MT" w:hAnsi="Cambria Math"/>
            </w:rPr>
          </w:rPrChange>
        </w:rPr>
        <w:t>f</w:t>
      </w:r>
      <w:r>
        <w:rPr>
          <w:rFonts w:ascii="Times New Roman" w:cs="Times New Roman" w:hAnsi="Times New Roman"/>
          <w:b/>
          <w:i/>
        </w:rPr>
        <w:t xml:space="preserve"> </w:t>
      </w:r>
      <w:r w:rsidRPr="6E0E256B">
        <w:rPr>
          <w:rFonts w:ascii="Times New Roman" w:cs="Times New Roman" w:hAnsi="Times New Roman"/>
          <w:b/>
          <w:i/>
          <w:rPrChange w:id="3163" w:author="user pc" w:date="2022-03-15T10:14:00Z">
            <w:rPr>
              <w:rFonts w:ascii="Bell MT" w:cs="Bell MT" w:hAnsi="Cambria Math"/>
            </w:rPr>
          </w:rPrChange>
        </w:rPr>
        <w:t>t</w:t>
      </w:r>
      <w:r>
        <w:rPr>
          <w:rFonts w:ascii="Times New Roman" w:cs="Times New Roman" w:hAnsi="Times New Roman"/>
          <w:b/>
          <w:i/>
        </w:rPr>
        <w:t>h</w:t>
      </w:r>
      <w:r w:rsidRPr="AF93EDE6">
        <w:rPr>
          <w:rFonts w:ascii="Times New Roman" w:cs="Times New Roman" w:hAnsi="Times New Roman"/>
          <w:b/>
          <w:i/>
          <w:rPrChange w:id="3164" w:author="user pc" w:date="2022-03-15T10:14:00Z">
            <w:rPr>
              <w:rFonts w:ascii="Bell MT" w:cs="Bell MT" w:hAnsi="Cambria Math"/>
            </w:rPr>
          </w:rPrChange>
        </w:rPr>
        <w:t>e</w:t>
      </w:r>
      <w:r>
        <w:rPr>
          <w:rFonts w:ascii="Times New Roman" w:cs="Times New Roman" w:hAnsi="Times New Roman"/>
          <w:b/>
          <w:i/>
        </w:rPr>
        <w:t xml:space="preserve"> </w:t>
      </w:r>
      <w:r w:rsidRPr="47103037">
        <w:rPr>
          <w:rFonts w:ascii="Times New Roman" w:cs="Times New Roman" w:hAnsi="Times New Roman"/>
          <w:b/>
          <w:i/>
          <w:rPrChange w:id="3165" w:author="user pc" w:date="2022-03-15T10:14:00Z">
            <w:rPr>
              <w:rFonts w:ascii="Bell MT" w:cs="Bell MT" w:hAnsi="Cambria Math"/>
            </w:rPr>
          </w:rPrChange>
        </w:rPr>
        <w:t>given</w:t>
      </w:r>
      <w:r>
        <w:rPr>
          <w:rFonts w:ascii="Times New Roman" w:cs="Times New Roman" w:hAnsi="Times New Roman"/>
          <w:b/>
          <w:i/>
        </w:rPr>
        <w:t xml:space="preserve"> </w:t>
      </w:r>
      <w:r w:rsidRPr="F63F8651">
        <w:rPr>
          <w:rFonts w:ascii="Times New Roman" w:cs="Times New Roman" w:hAnsi="Times New Roman"/>
          <w:b/>
          <w:i/>
          <w:rPrChange w:id="3166" w:author="user pc" w:date="2022-03-15T10:14:00Z">
            <w:rPr>
              <w:rFonts w:ascii="Bell MT" w:cs="Bell MT" w:hAnsi="Cambria Math"/>
            </w:rPr>
          </w:rPrChange>
        </w:rPr>
        <w:t>substance</w:t>
      </w:r>
      <w:r>
        <w:rPr>
          <w:rFonts w:ascii="Times New Roman" w:cs="Times New Roman" w:hAnsi="Times New Roman"/>
          <w:b/>
          <w:i/>
        </w:rPr>
        <w:t xml:space="preserve"> × 1 mole/molar volume </w:t>
      </w:r>
      <w:r w:rsidRPr="AF8BABA4">
        <w:rPr>
          <w:rFonts w:ascii="Times New Roman" w:cs="Times New Roman" w:hAnsi="Times New Roman"/>
          <w:b/>
          <w:i/>
          <w:rPrChange w:id="3167" w:author="user pc" w:date="2022-03-15T10:14:00Z">
            <w:rPr>
              <w:rFonts w:ascii="Bell MT" w:cs="Bell MT" w:hAnsi="Bell MT"/>
            </w:rPr>
          </w:rPrChange>
        </w:rPr>
        <w:t>×</w:t>
      </w:r>
      <w:r>
        <w:rPr>
          <w:rFonts w:ascii="Times New Roman" w:cs="Times New Roman" w:hAnsi="Times New Roman"/>
          <w:b/>
          <w:i/>
        </w:rPr>
        <w:t xml:space="preserve"> </w:t>
      </w:r>
      <w:r w:rsidRPr="1FEE1824">
        <w:rPr>
          <w:rFonts w:ascii="Times New Roman" w:cs="Times New Roman" w:hAnsi="Times New Roman"/>
          <w:b/>
          <w:i/>
          <w:rPrChange w:id="3168" w:author="user pc" w:date="2022-03-15T10:14:00Z">
            <w:rPr>
              <w:rFonts w:ascii="Bell MT" w:cs="Bell MT" w:hAnsi="Cambria Math"/>
            </w:rPr>
          </w:rPrChange>
        </w:rPr>
        <w:t>Mole</w:t>
      </w:r>
      <w:r>
        <w:rPr>
          <w:rFonts w:ascii="Times New Roman" w:cs="Times New Roman" w:hAnsi="Times New Roman"/>
          <w:b/>
          <w:i/>
        </w:rPr>
        <w:t xml:space="preserve"> </w:t>
      </w:r>
      <w:r w:rsidRPr="597B0C2D">
        <w:rPr>
          <w:rFonts w:ascii="Times New Roman" w:cs="Times New Roman" w:hAnsi="Times New Roman"/>
          <w:b/>
          <w:i/>
          <w:rPrChange w:id="3169" w:author="user pc" w:date="2022-03-15T10:14:00Z">
            <w:rPr>
              <w:rFonts w:ascii="Bell MT" w:cs="Bell MT" w:hAnsi="Cambria Math"/>
            </w:rPr>
          </w:rPrChange>
        </w:rPr>
        <w:t>of</w:t>
      </w:r>
      <w:r>
        <w:rPr>
          <w:rFonts w:ascii="Times New Roman" w:cs="Times New Roman" w:hAnsi="Times New Roman"/>
          <w:b/>
          <w:i/>
        </w:rPr>
        <w:t xml:space="preserve"> </w:t>
      </w:r>
      <w:r w:rsidRPr="B095142A">
        <w:rPr>
          <w:rFonts w:ascii="Times New Roman" w:cs="Times New Roman" w:hAnsi="Times New Roman"/>
          <w:b/>
          <w:i/>
          <w:rPrChange w:id="3170" w:author="user pc" w:date="2022-03-15T10:14:00Z">
            <w:rPr>
              <w:rFonts w:ascii="Bell MT" w:cs="Bell MT" w:hAnsi="Cambria Math"/>
            </w:rPr>
          </w:rPrChange>
        </w:rPr>
        <w:t>unknown</w:t>
      </w:r>
      <w:r>
        <w:rPr>
          <w:rFonts w:ascii="Times New Roman" w:cs="Times New Roman" w:hAnsi="Times New Roman"/>
          <w:b/>
          <w:i/>
        </w:rPr>
        <w:t xml:space="preserve"> </w:t>
      </w:r>
      <w:r w:rsidRPr="E6270948">
        <w:rPr>
          <w:rFonts w:ascii="Times New Roman" w:cs="Times New Roman" w:hAnsi="Times New Roman"/>
          <w:b/>
          <w:i/>
          <w:rPrChange w:id="3171" w:author="user pc" w:date="2022-03-15T10:14:00Z">
            <w:rPr>
              <w:rFonts w:ascii="Bell MT" w:cs="Bell MT" w:hAnsi="Cambria Math"/>
            </w:rPr>
          </w:rPrChange>
        </w:rPr>
        <w:t>in</w:t>
      </w:r>
      <w:r>
        <w:rPr>
          <w:rFonts w:ascii="Times New Roman" w:cs="Times New Roman" w:hAnsi="Times New Roman"/>
          <w:b/>
          <w:i/>
        </w:rPr>
        <w:t xml:space="preserve"> </w:t>
      </w:r>
      <w:r w:rsidRPr="FB5610DA">
        <w:rPr>
          <w:rFonts w:ascii="Times New Roman" w:cs="Times New Roman" w:hAnsi="Times New Roman"/>
          <w:b/>
          <w:i/>
          <w:rPrChange w:id="3172" w:author="user pc" w:date="2022-03-15T10:14:00Z">
            <w:rPr>
              <w:rFonts w:ascii="Bell MT" w:cs="Bell MT" w:hAnsi="Cambria Math"/>
            </w:rPr>
          </w:rPrChange>
        </w:rPr>
        <w:t>the</w:t>
      </w:r>
      <w:r>
        <w:rPr>
          <w:rFonts w:ascii="Times New Roman" w:cs="Times New Roman" w:hAnsi="Times New Roman"/>
          <w:b/>
          <w:i/>
        </w:rPr>
        <w:t xml:space="preserve"> </w:t>
      </w:r>
      <w:r w:rsidRPr="6B532378">
        <w:rPr>
          <w:rFonts w:ascii="Times New Roman" w:cs="Times New Roman" w:hAnsi="Times New Roman"/>
          <w:b/>
          <w:i/>
          <w:rPrChange w:id="3173" w:author="user pc" w:date="2022-03-15T10:14:00Z">
            <w:rPr>
              <w:rFonts w:ascii="Bell MT" w:cs="Bell MT" w:hAnsi="Cambria Math"/>
            </w:rPr>
          </w:rPrChange>
        </w:rPr>
        <w:t>balanced</w:t>
      </w:r>
      <w:r>
        <w:rPr>
          <w:rFonts w:ascii="Times New Roman" w:cs="Times New Roman" w:hAnsi="Times New Roman"/>
          <w:b/>
          <w:i/>
        </w:rPr>
        <w:t xml:space="preserve"> </w:t>
      </w:r>
      <w:r w:rsidRPr="64245C17">
        <w:rPr>
          <w:rFonts w:ascii="Times New Roman" w:cs="Times New Roman" w:hAnsi="Times New Roman"/>
          <w:b/>
          <w:i/>
          <w:rPrChange w:id="3174" w:author="user pc" w:date="2022-03-15T10:14:00Z">
            <w:rPr>
              <w:rFonts w:ascii="Bell MT" w:cs="Bell MT" w:hAnsi="Cambria Math"/>
            </w:rPr>
          </w:rPrChange>
        </w:rPr>
        <w:t>equation/Mole</w:t>
      </w:r>
      <w:r>
        <w:rPr>
          <w:rFonts w:ascii="Times New Roman" w:cs="Times New Roman" w:hAnsi="Times New Roman"/>
          <w:b/>
          <w:i/>
        </w:rPr>
        <w:t xml:space="preserve"> </w:t>
      </w:r>
      <w:r w:rsidRPr="F229763E">
        <w:rPr>
          <w:rFonts w:ascii="Times New Roman" w:cs="Times New Roman" w:hAnsi="Times New Roman"/>
          <w:b/>
          <w:i/>
          <w:rPrChange w:id="3175" w:author="user pc" w:date="2022-03-15T10:14:00Z">
            <w:rPr>
              <w:rFonts w:ascii="Bell MT" w:cs="Bell MT" w:hAnsi="Cambria Math"/>
            </w:rPr>
          </w:rPrChange>
        </w:rPr>
        <w:t>of</w:t>
      </w:r>
      <w:r>
        <w:rPr>
          <w:rFonts w:ascii="Times New Roman" w:cs="Times New Roman" w:hAnsi="Times New Roman"/>
          <w:b/>
          <w:i/>
        </w:rPr>
        <w:t xml:space="preserve"> </w:t>
      </w:r>
      <w:r w:rsidRPr="745B349F">
        <w:rPr>
          <w:rFonts w:ascii="Times New Roman" w:cs="Times New Roman" w:hAnsi="Times New Roman"/>
          <w:b/>
          <w:i/>
          <w:rPrChange w:id="3176" w:author="user pc" w:date="2022-03-15T10:14:00Z">
            <w:rPr>
              <w:rFonts w:ascii="Bell MT" w:cs="Bell MT" w:hAnsi="Cambria Math"/>
            </w:rPr>
          </w:rPrChange>
        </w:rPr>
        <w:t>known</w:t>
      </w:r>
      <w:r>
        <w:rPr>
          <w:rFonts w:ascii="Times New Roman" w:cs="Times New Roman" w:hAnsi="Times New Roman"/>
          <w:b/>
          <w:i/>
        </w:rPr>
        <w:t xml:space="preserve"> </w:t>
      </w:r>
      <w:r w:rsidRPr="1272F65B">
        <w:rPr>
          <w:rFonts w:ascii="Times New Roman" w:cs="Times New Roman" w:hAnsi="Times New Roman"/>
          <w:b/>
          <w:i/>
          <w:rPrChange w:id="3177" w:author="user pc" w:date="2022-03-15T10:14:00Z">
            <w:rPr>
              <w:rFonts w:ascii="Bell MT" w:cs="Bell MT" w:hAnsi="Cambria Math"/>
            </w:rPr>
          </w:rPrChange>
        </w:rPr>
        <w:t>in</w:t>
      </w:r>
      <w:r>
        <w:rPr>
          <w:rFonts w:ascii="Times New Roman" w:cs="Times New Roman" w:hAnsi="Times New Roman"/>
          <w:b/>
          <w:i/>
        </w:rPr>
        <w:t xml:space="preserve"> </w:t>
      </w:r>
      <w:r w:rsidRPr="30F5B514">
        <w:rPr>
          <w:rFonts w:ascii="Times New Roman" w:cs="Times New Roman" w:hAnsi="Times New Roman"/>
          <w:b/>
          <w:i/>
          <w:rPrChange w:id="3178" w:author="user pc" w:date="2022-03-15T10:14:00Z">
            <w:rPr>
              <w:rFonts w:ascii="Bell MT" w:cs="Bell MT" w:hAnsi="Cambria Math"/>
            </w:rPr>
          </w:rPrChange>
        </w:rPr>
        <w:t>a</w:t>
      </w:r>
      <w:r>
        <w:rPr>
          <w:rFonts w:ascii="Times New Roman" w:cs="Times New Roman" w:hAnsi="Times New Roman"/>
          <w:b/>
          <w:i/>
        </w:rPr>
        <w:t xml:space="preserve"> </w:t>
      </w:r>
      <w:r w:rsidRPr="2C43C43E">
        <w:rPr>
          <w:rFonts w:ascii="Times New Roman" w:cs="Times New Roman" w:hAnsi="Times New Roman"/>
          <w:b/>
          <w:i/>
          <w:rPrChange w:id="3179" w:author="user pc" w:date="2022-03-15T10:14:00Z">
            <w:rPr>
              <w:rFonts w:ascii="Bell MT" w:cs="Bell MT" w:hAnsi="Cambria Math"/>
            </w:rPr>
          </w:rPrChange>
        </w:rPr>
        <w:t>chemical</w:t>
      </w:r>
      <w:r>
        <w:rPr>
          <w:rFonts w:ascii="Times New Roman" w:cs="Times New Roman" w:hAnsi="Times New Roman"/>
          <w:b/>
          <w:i/>
        </w:rPr>
        <w:t xml:space="preserve"> </w:t>
      </w:r>
      <w:r w:rsidRPr="DA6890C7">
        <w:rPr>
          <w:rFonts w:ascii="Times New Roman" w:cs="Times New Roman" w:hAnsi="Times New Roman"/>
          <w:b/>
          <w:i/>
          <w:rPrChange w:id="3180" w:author="user pc" w:date="2022-03-15T10:14:00Z">
            <w:rPr>
              <w:rFonts w:ascii="Bell MT" w:cs="Bell MT" w:hAnsi="Cambria Math"/>
            </w:rPr>
          </w:rPrChange>
        </w:rPr>
        <w:t>equation</w:t>
      </w:r>
      <w:r>
        <w:rPr>
          <w:rFonts w:ascii="Times New Roman" w:cs="Times New Roman" w:hAnsi="Times New Roman"/>
          <w:b/>
          <w:i/>
        </w:rPr>
        <w:t xml:space="preserve"> </w:t>
      </w:r>
      <w:r w:rsidRPr="B9ED339D">
        <w:rPr>
          <w:rFonts w:ascii="Times New Roman" w:cs="Times New Roman" w:hAnsi="Times New Roman"/>
          <w:b/>
          <w:i/>
          <w:rPrChange w:id="3181" w:author="user pc" w:date="2022-03-15T10:14:00Z">
            <w:rPr>
              <w:rFonts w:ascii="Bell MT" w:cs="Bell MT" w:hAnsi="Bell MT"/>
            </w:rPr>
          </w:rPrChange>
        </w:rPr>
        <w:t>×</w:t>
      </w:r>
      <w:r>
        <w:rPr>
          <w:rFonts w:ascii="Times New Roman" w:cs="Times New Roman" w:hAnsi="Times New Roman"/>
          <w:b/>
          <w:i/>
        </w:rPr>
        <w:t xml:space="preserve"> </w:t>
      </w:r>
      <w:r w:rsidRPr="AE6C62A7">
        <w:rPr>
          <w:rFonts w:ascii="Times New Roman" w:cs="Times New Roman" w:hAnsi="Times New Roman"/>
          <w:b/>
          <w:i/>
          <w:rPrChange w:id="3182" w:author="user pc" w:date="2022-03-15T10:14:00Z">
            <w:rPr>
              <w:rFonts w:ascii="Bell MT" w:cs="Bell MT" w:hAnsi="Cambria Math"/>
            </w:rPr>
          </w:rPrChange>
        </w:rPr>
        <w:t>Molar</w:t>
      </w:r>
      <w:r>
        <w:rPr>
          <w:rFonts w:ascii="Times New Roman" w:cs="Times New Roman" w:hAnsi="Times New Roman"/>
          <w:b/>
          <w:i/>
        </w:rPr>
        <w:t xml:space="preserve"> mass of unknown/1 mole.</w:t>
      </w:r>
    </w:p>
    <w:p>
      <w:pPr>
        <w:pStyle w:val="style157"/>
        <w:rPr>
          <w:rFonts w:ascii="Times New Roman" w:cs="Times New Roman" w:eastAsia="宋体" w:hAnsi="Times New Roman"/>
          <w:sz w:val="28"/>
          <w:szCs w:val="28"/>
          <w:rPrChange w:id="3183"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3184" w:author="user pc" w:date="2022-03-15T10:14:00Z">
            <w:rPr>
              <w:rFonts w:ascii="Bell MT" w:cs="Bell MT" w:eastAsia="宋体" w:hAnsi="Bell MT"/>
            </w:rPr>
          </w:rPrChange>
        </w:rPr>
      </w:pPr>
      <m:oMath>
        <m:r w:rsidRPr="A1C8975B">
          <w:rPr>
            <w:rFonts w:ascii="Cambria Math" w:cs="Times New Roman" w:eastAsia="宋体" w:hAnsi="Cambria Math"/>
            <w:sz w:val="28"/>
            <w:szCs w:val="28"/>
            <w:rPrChange w:id="3185" w:author="user pc" w:date="2022-03-15T10:14:00Z">
              <w:rPr>
                <w:rFonts w:ascii="Bell MT" w:cs="Bell MT" w:eastAsia="宋体" w:hAnsi="Cambria Math"/>
              </w:rPr>
            </w:rPrChange>
          </w:rPr>
          <m:t>Molarmassofunkno</m:t>
        </m:r>
      </m:oMath>
      <w:r w:rsidRPr="DBE6ED1F">
        <w:rPr>
          <w:rFonts w:ascii="Times New Roman" w:cs="Times New Roman" w:eastAsia="宋体" w:hAnsi="Times New Roman"/>
          <w:b/>
          <w:sz w:val="28"/>
          <w:szCs w:val="28"/>
          <w:rPrChange w:id="3186" w:author="user pc" w:date="2022-03-15T10:14:00Z">
            <w:rPr>
              <w:rFonts w:ascii="Bell MT" w:cs="Bell MT" w:eastAsia="宋体" w:hAnsi="Bell MT"/>
              <w:b/>
            </w:rPr>
          </w:rPrChange>
        </w:rPr>
        <w:t>CHECK YOUR PROGRESS:</w:t>
      </w:r>
      <w:r w:rsidRPr="3C6A94BF">
        <w:rPr>
          <w:rFonts w:ascii="Times New Roman" w:cs="Times New Roman" w:eastAsia="宋体" w:hAnsi="Times New Roman"/>
          <w:sz w:val="28"/>
          <w:szCs w:val="28"/>
          <w:rPrChange w:id="3187" w:author="user pc" w:date="2022-03-15T10:14:00Z">
            <w:rPr>
              <w:rFonts w:ascii="Bell MT" w:cs="Bell MT" w:eastAsia="宋体" w:hAnsi="Bell MT"/>
            </w:rPr>
          </w:rPrChange>
        </w:rPr>
        <w:t xml:space="preserve"> What mass of Fe will react with 5.50L of O</w:t>
      </w:r>
      <w:r w:rsidRPr="9220B35F">
        <w:rPr>
          <w:rFonts w:ascii="Times New Roman" w:cs="Times New Roman" w:eastAsia="宋体" w:hAnsi="Times New Roman"/>
          <w:sz w:val="28"/>
          <w:szCs w:val="28"/>
          <w:vertAlign w:val="subscript"/>
          <w:rPrChange w:id="3188" w:author="user pc" w:date="2022-03-15T10:14:00Z">
            <w:rPr>
              <w:rFonts w:ascii="Bell MT" w:cs="Bell MT" w:eastAsia="宋体" w:hAnsi="Bell MT"/>
              <w:vertAlign w:val="subscript"/>
            </w:rPr>
          </w:rPrChange>
        </w:rPr>
        <w:t>2</w:t>
      </w:r>
      <w:r w:rsidRPr="6A9A6319">
        <w:rPr>
          <w:rFonts w:ascii="Times New Roman" w:cs="Times New Roman" w:eastAsia="宋体" w:hAnsi="Times New Roman"/>
          <w:sz w:val="28"/>
          <w:szCs w:val="28"/>
          <w:rPrChange w:id="3189" w:author="user pc" w:date="2022-03-15T10:14:00Z">
            <w:rPr>
              <w:rFonts w:ascii="Bell MT" w:cs="Bell MT" w:eastAsia="宋体" w:hAnsi="Bell MT"/>
            </w:rPr>
          </w:rPrChange>
        </w:rPr>
        <w:t xml:space="preserve"> at s.t.p?</w:t>
      </w: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Change w:id="3190" w:author="user pc" w:date="2022-03-15T10:14:00Z">
            <w:rPr>
              <w:rFonts w:ascii="Bell MT" w:cs="Bell MT" w:eastAsia="宋体" w:hAnsi="Bell MT"/>
              <w:b/>
              <w:bCs/>
            </w:rPr>
          </w:rPrChange>
        </w:rPr>
      </w:pPr>
      <w:r w:rsidRPr="89D1674F">
        <w:rPr>
          <w:rFonts w:ascii="Times New Roman" w:cs="Times New Roman" w:eastAsia="宋体" w:hAnsi="Times New Roman"/>
          <w:b/>
          <w:bCs/>
          <w:sz w:val="28"/>
          <w:szCs w:val="28"/>
          <w:rPrChange w:id="3191" w:author="user pc" w:date="2022-03-15T10:14:00Z">
            <w:rPr>
              <w:rFonts w:ascii="Bell MT" w:cs="Bell MT" w:eastAsia="宋体" w:hAnsi="Bell MT"/>
              <w:b/>
              <w:bCs/>
            </w:rPr>
          </w:rPrChange>
        </w:rPr>
        <w:t>SOLUTION:</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4</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Fe</m:t>
              </m:r>
            </m:e>
            <m:sub>
              <m:r>
                <w:rPr>
                  <w:rFonts w:ascii="Cambria Math" w:cs="Times New Roman" w:eastAsia="宋体" w:hAnsi="Cambria Math"/>
                  <w:sz w:val="28"/>
                  <w:szCs w:val="28"/>
                </w:rPr>
                <m:t>(s)</m:t>
              </m:r>
            </m:sub>
          </m:sSub>
          <m:r>
            <w:rPr>
              <w:rFonts w:ascii="Cambria Math" w:cs="Times New Roman" w:eastAsia="宋体" w:hAnsi="Cambria Math"/>
              <w:sz w:val="28"/>
              <w:szCs w:val="28"/>
            </w:rPr>
            <m:t>+ 3</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2(g)</m:t>
              </m:r>
            </m:sub>
          </m:sSub>
          <m:r>
            <w:rPr>
              <w:rFonts w:ascii="Cambria Math" w:cs="Times New Roman" w:eastAsia="宋体" w:hAnsi="Cambria Math"/>
              <w:sz w:val="28"/>
              <w:szCs w:val="28"/>
            </w:rPr>
            <m:t xml:space="preserve"> →2F</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e</m:t>
              </m:r>
            </m:e>
            <m:sub>
              <m:r>
                <w:rPr>
                  <w:rFonts w:ascii="Cambria Math" w:cs="Times New Roman" w:eastAsia="宋体" w:hAnsi="Cambria Math"/>
                  <w:sz w:val="28"/>
                  <w:szCs w:val="28"/>
                </w:rPr>
                <m:t>2</m:t>
              </m:r>
            </m:sub>
          </m:sSub>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3(s)</m:t>
              </m:r>
            </m:sub>
          </m:sSub>
        </m:oMath>
      </m:oMathPara>
    </w:p>
    <w:p>
      <w:pPr>
        <w:pStyle w:val="style157"/>
        <w:rPr>
          <w:ins w:id="3192" w:author="user pc" w:date="2022-03-18T12:10:00Z"/>
          <w:rFonts w:ascii="Times New Roman" w:cs="Times New Roman" w:eastAsia="宋体" w:hAnsi="Times New Roman"/>
          <w:sz w:val="28"/>
          <w:szCs w:val="28"/>
        </w:rPr>
      </w:pPr>
      <w:r w:rsidRPr="9CC7C319">
        <w:rPr>
          <w:rFonts w:ascii="Times New Roman" w:cs="Times New Roman" w:eastAsia="宋体" w:hAnsi="Times New Roman"/>
          <w:sz w:val="28"/>
          <w:szCs w:val="28"/>
          <w:rPrChange w:id="3193" w:author="user pc" w:date="2022-03-15T10:14:00Z">
            <w:rPr>
              <w:rFonts w:ascii="Bell MT" w:cs="Bell MT" w:eastAsia="宋体" w:hAnsi="Bell MT"/>
            </w:rPr>
          </w:rPrChange>
        </w:rPr>
        <w:t>L → mole of O</w:t>
      </w:r>
      <w:r w:rsidRPr="350F295E">
        <w:rPr>
          <w:rFonts w:ascii="Times New Roman" w:cs="Times New Roman" w:eastAsia="宋体" w:hAnsi="Times New Roman"/>
          <w:sz w:val="28"/>
          <w:szCs w:val="28"/>
          <w:vertAlign w:val="subscript"/>
          <w:rPrChange w:id="3194" w:author="user pc" w:date="2022-03-15T10:14:00Z">
            <w:rPr>
              <w:rFonts w:ascii="Bell MT" w:cs="Bell MT" w:eastAsia="宋体" w:hAnsi="Bell MT"/>
              <w:vertAlign w:val="subscript"/>
            </w:rPr>
          </w:rPrChange>
        </w:rPr>
        <w:t>2</w:t>
      </w:r>
      <w:ins w:id="3195" w:author="user pc" w:date="2022-03-18T12:06:00Z">
        <w:r w:rsidR="6DD89AB0">
          <w:rPr>
            <w:rFonts w:ascii="Times New Roman" w:cs="Times New Roman" w:eastAsia="宋体" w:hAnsi="Times New Roman"/>
            <w:sz w:val="28"/>
            <w:szCs w:val="28"/>
            <w:vertAlign w:val="subscript"/>
          </w:rPr>
          <w:t xml:space="preserve"> </w:t>
        </w:r>
      </w:ins>
      <w:r w:rsidRPr="FBAFF4BC">
        <w:rPr>
          <w:rFonts w:ascii="Times New Roman" w:cs="Times New Roman" w:eastAsia="宋体" w:hAnsi="Times New Roman"/>
          <w:sz w:val="28"/>
          <w:szCs w:val="28"/>
          <w:rPrChange w:id="3196" w:author="user pc" w:date="2022-03-15T10:14:00Z">
            <w:rPr>
              <w:rFonts w:ascii="Bell MT" w:cs="Arial" w:eastAsia="宋体" w:hAnsi="Arial"/>
            </w:rPr>
          </w:rPrChange>
        </w:rPr>
        <w:t>→</w:t>
      </w:r>
      <w:ins w:id="3197" w:author="user pc" w:date="2022-03-18T12:06:00Z">
        <w:r w:rsidR="5EE7B4F0">
          <w:rPr>
            <w:rFonts w:ascii="Times New Roman" w:cs="Times New Roman" w:eastAsia="宋体" w:hAnsi="Times New Roman"/>
            <w:sz w:val="28"/>
            <w:szCs w:val="28"/>
          </w:rPr>
          <w:t xml:space="preserve"> </w:t>
        </w:r>
      </w:ins>
      <w:r w:rsidRPr="0812B9A7">
        <w:rPr>
          <w:rFonts w:ascii="Times New Roman" w:cs="Times New Roman" w:eastAsia="宋体" w:hAnsi="Times New Roman"/>
          <w:sz w:val="28"/>
          <w:szCs w:val="28"/>
          <w:rPrChange w:id="3198" w:author="user pc" w:date="2022-03-15T10:14:00Z">
            <w:rPr>
              <w:rFonts w:ascii="Bell MT" w:cs="Bell MT" w:eastAsia="宋体" w:hAnsi="Bell MT"/>
            </w:rPr>
          </w:rPrChange>
        </w:rPr>
        <w:t>mole of Fe</w:t>
      </w:r>
      <w:ins w:id="3199" w:author="user pc" w:date="2022-03-18T12:06:00Z">
        <w:r w:rsidR="FDBD7430">
          <w:rPr>
            <w:rFonts w:ascii="Times New Roman" w:cs="Times New Roman" w:eastAsia="宋体" w:hAnsi="Times New Roman"/>
            <w:sz w:val="28"/>
            <w:szCs w:val="28"/>
          </w:rPr>
          <w:t xml:space="preserve"> </w:t>
        </w:r>
      </w:ins>
      <w:r w:rsidRPr="689C759E">
        <w:rPr>
          <w:rFonts w:ascii="Times New Roman" w:cs="Times New Roman" w:eastAsia="宋体" w:hAnsi="Times New Roman"/>
          <w:sz w:val="28"/>
          <w:szCs w:val="28"/>
          <w:rPrChange w:id="3200" w:author="user pc" w:date="2022-03-15T10:14:00Z">
            <w:rPr>
              <w:rFonts w:ascii="Bell MT" w:cs="Arial" w:eastAsia="宋体" w:hAnsi="Arial"/>
            </w:rPr>
          </w:rPrChange>
        </w:rPr>
        <w:t>→</w:t>
      </w:r>
      <w:ins w:id="3201" w:author="user pc" w:date="2022-03-18T12:06:00Z">
        <w:r w:rsidR="54444355">
          <w:rPr>
            <w:rFonts w:ascii="Times New Roman" w:cs="Times New Roman" w:eastAsia="宋体" w:hAnsi="Times New Roman"/>
            <w:sz w:val="28"/>
            <w:szCs w:val="28"/>
          </w:rPr>
          <w:t xml:space="preserve"> </w:t>
        </w:r>
      </w:ins>
      <w:r w:rsidRPr="3744FA27">
        <w:rPr>
          <w:rFonts w:ascii="Times New Roman" w:cs="Times New Roman" w:eastAsia="宋体" w:hAnsi="Times New Roman"/>
          <w:sz w:val="28"/>
          <w:szCs w:val="28"/>
          <w:rPrChange w:id="3202" w:author="user pc" w:date="2022-03-15T10:14:00Z">
            <w:rPr>
              <w:rFonts w:ascii="Bell MT" w:cs="Bell MT" w:eastAsia="宋体" w:hAnsi="Bell MT"/>
            </w:rPr>
          </w:rPrChange>
        </w:rPr>
        <w:t>g of Fe</w:t>
      </w:r>
    </w:p>
    <w:p>
      <w:pPr>
        <w:pStyle w:val="style157"/>
        <w:rPr>
          <w:ins w:id="3203" w:author="user pc" w:date="2022-03-18T12:06:00Z"/>
          <w:rFonts w:ascii="Times New Roman" w:cs="Times New Roman" w:eastAsia="宋体" w:hAnsi="Times New Roman"/>
          <w:sz w:val="28"/>
          <w:szCs w:val="28"/>
        </w:rPr>
      </w:pPr>
    </w:p>
    <w:p>
      <w:pPr>
        <w:pStyle w:val="style157"/>
        <w:rPr>
          <w:ins w:id="3204" w:author="user pc" w:date="2022-03-18T12:06:00Z"/>
          <w:rFonts w:ascii="Times New Roman" w:cs="Times New Roman" w:eastAsia="宋体" w:hAnsi="Times New Roman"/>
          <w:sz w:val="24"/>
          <w:szCs w:val="24"/>
        </w:rPr>
      </w:pPr>
      <m:oMathPara>
        <m:oMathParaPr>
          <m:jc m:val="left"/>
        </m:oMathParaPr>
        <m:oMath>
          <w:ins w:id="3205" w:author="user pc" w:date="2022-03-18T12:06:00Z">
            <m:r w:rsidR="2D132B3C">
              <w:rPr>
                <w:rFonts w:ascii="Cambria Math" w:cs="Times New Roman" w:eastAsia="宋体" w:hAnsi="Cambria Math"/>
                <w:sz w:val="24"/>
                <w:szCs w:val="24"/>
              </w:rPr>
              <m:t xml:space="preserve">5.50 </m:t>
            </m:r>
          </w:ins>
          <m:sSup>
            <m:sSupPr>
              <m:ctrlPr>
                <w:ins w:id="3206" w:author="user pc" w:date="2022-03-18T12:06:00Z">
                  <w:rPr>
                    <w:rFonts w:ascii="Cambria Math" w:cs="Times New Roman" w:eastAsia="宋体" w:hAnsi="Cambria Math"/>
                    <w:i/>
                    <w:sz w:val="24"/>
                    <w:szCs w:val="24"/>
                  </w:rPr>
                </w:ins>
              </m:ctrlPr>
            </m:sSupPr>
            <m:e>
              <w:ins w:id="3207" w:author="user pc" w:date="2022-03-18T12:06:00Z">
                <m:r w:rsidR="19DEE7E9">
                  <w:rPr>
                    <w:rFonts w:ascii="Cambria Math" w:cs="Times New Roman" w:eastAsia="宋体" w:hAnsi="Cambria Math"/>
                    <w:sz w:val="24"/>
                    <w:szCs w:val="24"/>
                  </w:rPr>
                  <m:t>dm</m:t>
                </m:r>
              </w:ins>
            </m:e>
            <m:sup>
              <w:ins w:id="3208" w:author="user pc" w:date="2022-03-18T12:06:00Z">
                <m:r w:rsidR="B07019E4">
                  <w:rPr>
                    <w:rFonts w:ascii="Cambria Math" w:cs="Times New Roman" w:eastAsia="宋体" w:hAnsi="Cambria Math"/>
                    <w:sz w:val="24"/>
                    <w:szCs w:val="24"/>
                  </w:rPr>
                  <m:t>3</m:t>
                </m:r>
              </w:ins>
            </m:sup>
          </m:sSup>
          <w:ins w:id="3209" w:author="user pc" w:date="2022-03-18T12:06:00Z">
            <m:r w:rsidR="EAEB3E23">
              <w:rPr>
                <w:rFonts w:ascii="Cambria Math" w:cs="Times New Roman" w:eastAsia="宋体" w:hAnsi="Cambria Math"/>
                <w:sz w:val="24"/>
                <w:szCs w:val="24"/>
              </w:rPr>
              <m:t xml:space="preserve"> </m:t>
            </m:r>
          </w:ins>
          <m:sSub>
            <m:sSubPr>
              <m:ctrlPr>
                <w:ins w:id="3210" w:author="user pc" w:date="2022-03-18T12:06:00Z">
                  <w:rPr>
                    <w:rFonts w:ascii="Cambria Math" w:cs="Times New Roman" w:eastAsia="宋体" w:hAnsi="Cambria Math"/>
                    <w:i/>
                    <w:sz w:val="24"/>
                    <w:szCs w:val="24"/>
                  </w:rPr>
                </w:ins>
              </m:ctrlPr>
            </m:sSubPr>
            <m:e>
              <w:ins w:id="3211" w:author="user pc" w:date="2022-03-18T12:07:00Z">
                <m:r w:rsidR="B8395CB4">
                  <w:rPr>
                    <w:rFonts w:ascii="Cambria Math" w:cs="Times New Roman" w:eastAsia="宋体" w:hAnsi="Cambria Math"/>
                    <w:sz w:val="24"/>
                    <w:szCs w:val="24"/>
                  </w:rPr>
                  <m:t>O</m:t>
                </m:r>
              </w:ins>
            </m:e>
            <m:sub>
              <w:ins w:id="3212" w:author="user pc" w:date="2022-03-18T12:06:00Z">
                <m:r w:rsidR="E83CD716">
                  <w:rPr>
                    <w:rFonts w:ascii="Cambria Math" w:cs="Times New Roman" w:eastAsia="宋体" w:hAnsi="Cambria Math"/>
                    <w:sz w:val="24"/>
                    <w:szCs w:val="24"/>
                  </w:rPr>
                  <m:t>2</m:t>
                </m:r>
              </w:ins>
            </m:sub>
          </m:sSub>
          <w:ins w:id="3213" w:author="user pc" w:date="2022-03-18T12:06:00Z">
            <m:r w:rsidR="EE7D15AA">
              <w:rPr>
                <w:rFonts w:ascii="Cambria Math" w:cs="Times New Roman" w:eastAsia="宋体" w:hAnsi="Cambria Math"/>
                <w:sz w:val="24"/>
                <w:szCs w:val="24"/>
              </w:rPr>
              <m:t xml:space="preserve"> × </m:t>
            </m:r>
          </w:ins>
          <m:f>
            <m:fPr>
              <m:ctrlPr>
                <w:ins w:id="3214" w:author="user pc" w:date="2022-03-18T12:06:00Z">
                  <w:rPr>
                    <w:rFonts w:ascii="Cambria Math" w:cs="Times New Roman" w:eastAsia="宋体" w:hAnsi="Cambria Math"/>
                    <w:i/>
                    <w:sz w:val="24"/>
                    <w:szCs w:val="24"/>
                  </w:rPr>
                </w:ins>
              </m:ctrlPr>
            </m:fPr>
            <m:num>
              <w:ins w:id="3215" w:author="user pc" w:date="2022-03-18T12:06:00Z">
                <m:r w:rsidR="FF6F38F0">
                  <w:rPr>
                    <w:rFonts w:ascii="Cambria Math" w:cs="Times New Roman" w:eastAsia="宋体" w:hAnsi="Cambria Math"/>
                    <w:sz w:val="24"/>
                    <w:szCs w:val="24"/>
                  </w:rPr>
                  <m:t xml:space="preserve">1 mole of </m:t>
                </m:r>
              </w:ins>
              <m:sSub>
                <m:sSubPr>
                  <m:ctrlPr>
                    <w:ins w:id="3216" w:author="user pc" w:date="2022-03-18T12:06:00Z">
                      <w:rPr>
                        <w:rFonts w:ascii="Cambria Math" w:cs="Times New Roman" w:eastAsia="宋体" w:hAnsi="Cambria Math"/>
                        <w:i/>
                        <w:sz w:val="24"/>
                        <w:szCs w:val="24"/>
                      </w:rPr>
                    </w:ins>
                  </m:ctrlPr>
                </m:sSubPr>
                <m:e>
                  <w:ins w:id="3217" w:author="user pc" w:date="2022-03-18T12:07:00Z">
                    <m:r w:rsidR="14EAEC69">
                      <w:rPr>
                        <w:rFonts w:ascii="Cambria Math" w:cs="Times New Roman" w:eastAsia="宋体" w:hAnsi="Cambria Math"/>
                        <w:sz w:val="24"/>
                        <w:szCs w:val="24"/>
                      </w:rPr>
                      <m:t>O</m:t>
                    </m:r>
                  </w:ins>
                </m:e>
                <m:sub>
                  <w:ins w:id="3218" w:author="user pc" w:date="2022-03-18T12:06:00Z">
                    <m:r w:rsidR="A042360B">
                      <w:rPr>
                        <w:rFonts w:ascii="Cambria Math" w:cs="Times New Roman" w:eastAsia="宋体" w:hAnsi="Cambria Math"/>
                        <w:sz w:val="24"/>
                        <w:szCs w:val="24"/>
                      </w:rPr>
                      <m:t>2</m:t>
                    </m:r>
                  </w:ins>
                </m:sub>
              </m:sSub>
            </m:num>
            <m:den>
              <w:ins w:id="3219" w:author="user pc" w:date="2022-03-18T12:06:00Z">
                <m:r w:rsidR="CA13DE56">
                  <w:rPr>
                    <w:rFonts w:ascii="Cambria Math" w:cs="Times New Roman" w:eastAsia="宋体" w:hAnsi="Cambria Math"/>
                    <w:sz w:val="24"/>
                    <w:szCs w:val="24"/>
                  </w:rPr>
                  <m:t xml:space="preserve">22.4 </m:t>
                </m:r>
              </w:ins>
              <m:sSup>
                <m:sSupPr>
                  <m:ctrlPr>
                    <w:ins w:id="3220" w:author="user pc" w:date="2022-03-18T12:06:00Z">
                      <w:rPr>
                        <w:rFonts w:ascii="Cambria Math" w:cs="Times New Roman" w:eastAsia="宋体" w:hAnsi="Cambria Math"/>
                        <w:i/>
                        <w:sz w:val="24"/>
                        <w:szCs w:val="24"/>
                      </w:rPr>
                    </w:ins>
                  </m:ctrlPr>
                </m:sSupPr>
                <m:e>
                  <w:ins w:id="3221" w:author="user pc" w:date="2022-03-18T12:06:00Z">
                    <m:r w:rsidR="1484AFFD">
                      <w:rPr>
                        <w:rFonts w:ascii="Cambria Math" w:cs="Times New Roman" w:eastAsia="宋体" w:hAnsi="Cambria Math"/>
                        <w:sz w:val="24"/>
                        <w:szCs w:val="24"/>
                      </w:rPr>
                      <m:t>dm</m:t>
                    </m:r>
                  </w:ins>
                </m:e>
                <m:sup>
                  <w:ins w:id="3222" w:author="user pc" w:date="2022-03-18T12:06:00Z">
                    <m:r w:rsidR="B962CFC7">
                      <w:rPr>
                        <w:rFonts w:ascii="Cambria Math" w:cs="Times New Roman" w:eastAsia="宋体" w:hAnsi="Cambria Math"/>
                        <w:sz w:val="24"/>
                        <w:szCs w:val="24"/>
                      </w:rPr>
                      <m:t xml:space="preserve">3 </m:t>
                    </m:r>
                  </w:ins>
                </m:sup>
              </m:sSup>
              <m:sSub>
                <m:sSubPr>
                  <m:ctrlPr>
                    <w:ins w:id="3223" w:author="user pc" w:date="2022-03-18T12:06:00Z">
                      <w:rPr>
                        <w:rFonts w:ascii="Cambria Math" w:cs="Times New Roman" w:eastAsia="宋体" w:hAnsi="Cambria Math"/>
                        <w:i/>
                        <w:sz w:val="24"/>
                        <w:szCs w:val="24"/>
                      </w:rPr>
                    </w:ins>
                  </m:ctrlPr>
                </m:sSubPr>
                <m:e>
                  <w:ins w:id="3224" w:author="user pc" w:date="2022-03-18T12:07:00Z">
                    <m:r w:rsidR="E209642F">
                      <w:rPr>
                        <w:rFonts w:ascii="Cambria Math" w:cs="Times New Roman" w:eastAsia="宋体" w:hAnsi="Cambria Math"/>
                        <w:sz w:val="24"/>
                        <w:szCs w:val="24"/>
                      </w:rPr>
                      <m:t>O</m:t>
                    </m:r>
                  </w:ins>
                </m:e>
                <m:sub>
                  <w:ins w:id="3225" w:author="user pc" w:date="2022-03-18T12:06:00Z">
                    <m:r w:rsidR="D76AA064">
                      <w:rPr>
                        <w:rFonts w:ascii="Cambria Math" w:cs="Times New Roman" w:eastAsia="宋体" w:hAnsi="Cambria Math"/>
                        <w:sz w:val="24"/>
                        <w:szCs w:val="24"/>
                      </w:rPr>
                      <m:t>2</m:t>
                    </m:r>
                  </w:ins>
                </m:sub>
              </m:sSub>
            </m:den>
          </m:f>
          <w:ins w:id="3226" w:author="user pc" w:date="2022-03-18T12:06:00Z">
            <m:r w:rsidR="E1768AA8">
              <w:rPr>
                <w:rFonts w:ascii="Cambria Math" w:cs="Times New Roman" w:eastAsia="宋体" w:hAnsi="Cambria Math"/>
                <w:sz w:val="24"/>
                <w:szCs w:val="24"/>
              </w:rPr>
              <m:t xml:space="preserve"> × </m:t>
            </m:r>
          </w:ins>
          <m:f>
            <m:fPr>
              <m:ctrlPr>
                <w:ins w:id="3227" w:author="user pc" w:date="2022-03-18T12:06:00Z">
                  <w:rPr>
                    <w:rFonts w:ascii="Cambria Math" w:cs="Times New Roman" w:eastAsia="宋体" w:hAnsi="Cambria Math"/>
                    <w:i/>
                    <w:sz w:val="24"/>
                    <w:szCs w:val="24"/>
                  </w:rPr>
                </w:ins>
              </m:ctrlPr>
            </m:fPr>
            <m:num>
              <w:ins w:id="3228" w:author="user pc" w:date="2022-03-18T12:07:00Z">
                <m:r w:rsidR="77BFEB66">
                  <w:rPr>
                    <w:rFonts w:ascii="Cambria Math" w:cs="Times New Roman" w:eastAsia="宋体" w:hAnsi="Cambria Math"/>
                    <w:sz w:val="24"/>
                    <w:szCs w:val="24"/>
                  </w:rPr>
                  <m:t>4</m:t>
                </m:r>
              </w:ins>
              <w:ins w:id="3229" w:author="user pc" w:date="2022-03-18T12:06:00Z">
                <m:r w:rsidR="47EA108A">
                  <w:rPr>
                    <w:rFonts w:ascii="Cambria Math" w:cs="Times New Roman" w:eastAsia="宋体" w:hAnsi="Cambria Math"/>
                    <w:sz w:val="24"/>
                    <w:szCs w:val="24"/>
                  </w:rPr>
                  <m:t xml:space="preserve"> moles of </m:t>
                </m:r>
              </w:ins>
              <w:ins w:id="3230" w:author="user pc" w:date="2022-03-18T12:08:00Z">
                <m:r w:rsidR="B14798CD">
                  <w:rPr>
                    <w:rFonts w:ascii="Cambria Math" w:cs="Times New Roman" w:eastAsia="宋体" w:hAnsi="Cambria Math"/>
                    <w:sz w:val="24"/>
                    <w:szCs w:val="24"/>
                  </w:rPr>
                  <m:t>Fe</m:t>
                </m:r>
              </w:ins>
            </m:num>
            <m:den>
              <w:ins w:id="3231" w:author="user pc" w:date="2022-03-18T12:07:00Z">
                <m:r w:rsidR="C3A42C46">
                  <w:rPr>
                    <w:rFonts w:ascii="Cambria Math" w:cs="Times New Roman" w:eastAsia="宋体" w:hAnsi="Cambria Math"/>
                    <w:sz w:val="24"/>
                    <w:szCs w:val="24"/>
                  </w:rPr>
                  <m:t>3</m:t>
                </m:r>
              </w:ins>
              <w:ins w:id="3232" w:author="user pc" w:date="2022-03-18T12:06:00Z">
                <m:r w:rsidR="9DF661A5">
                  <w:rPr>
                    <w:rFonts w:ascii="Cambria Math" w:cs="Times New Roman" w:eastAsia="宋体" w:hAnsi="Cambria Math"/>
                    <w:sz w:val="24"/>
                    <w:szCs w:val="24"/>
                  </w:rPr>
                  <m:t xml:space="preserve"> moles of </m:t>
                </m:r>
              </w:ins>
              <m:sSub>
                <m:sSubPr>
                  <m:ctrlPr>
                    <w:ins w:id="3233" w:author="user pc" w:date="2022-03-18T12:06:00Z">
                      <w:rPr>
                        <w:rFonts w:ascii="Cambria Math" w:cs="Times New Roman" w:eastAsia="宋体" w:hAnsi="Cambria Math"/>
                        <w:i/>
                        <w:sz w:val="24"/>
                        <w:szCs w:val="24"/>
                      </w:rPr>
                    </w:ins>
                  </m:ctrlPr>
                </m:sSubPr>
                <m:e>
                  <w:ins w:id="3234" w:author="user pc" w:date="2022-03-18T12:08:00Z">
                    <m:r w:rsidR="8239DFD4">
                      <w:rPr>
                        <w:rFonts w:ascii="Cambria Math" w:cs="Times New Roman" w:eastAsia="宋体" w:hAnsi="Cambria Math"/>
                        <w:sz w:val="24"/>
                        <w:szCs w:val="24"/>
                      </w:rPr>
                      <m:t>O</m:t>
                    </m:r>
                  </w:ins>
                </m:e>
                <m:sub>
                  <w:ins w:id="3235" w:author="user pc" w:date="2022-03-18T12:06:00Z">
                    <m:r w:rsidR="8072E6DF">
                      <w:rPr>
                        <w:rFonts w:ascii="Cambria Math" w:cs="Times New Roman" w:eastAsia="宋体" w:hAnsi="Cambria Math"/>
                        <w:sz w:val="24"/>
                        <w:szCs w:val="24"/>
                      </w:rPr>
                      <m:t>2</m:t>
                    </m:r>
                  </w:ins>
                </m:sub>
              </m:sSub>
            </m:den>
          </m:f>
          <w:ins w:id="3236" w:author="user pc" w:date="2022-03-18T12:06:00Z">
            <m:r w:rsidR="60078EAD">
              <w:rPr>
                <w:rFonts w:ascii="Cambria Math" w:cs="Times New Roman" w:eastAsia="宋体" w:hAnsi="Cambria Math"/>
                <w:sz w:val="24"/>
                <w:szCs w:val="24"/>
              </w:rPr>
              <m:t xml:space="preserve"> × </m:t>
            </m:r>
          </w:ins>
          <m:f>
            <m:fPr>
              <m:ctrlPr>
                <w:ins w:id="3237" w:author="user pc" w:date="2022-03-18T12:06:00Z">
                  <w:rPr>
                    <w:rFonts w:ascii="Cambria Math" w:cs="Times New Roman" w:eastAsia="宋体" w:hAnsi="Cambria Math"/>
                    <w:i/>
                    <w:sz w:val="24"/>
                    <w:szCs w:val="24"/>
                  </w:rPr>
                </w:ins>
              </m:ctrlPr>
            </m:fPr>
            <m:num>
              <w:ins w:id="3238" w:author="user pc" w:date="2022-03-18T12:08:00Z">
                <m:r w:rsidR="DC9C4C58">
                  <w:rPr>
                    <w:rFonts w:ascii="Cambria Math" w:cs="Times New Roman" w:eastAsia="宋体" w:hAnsi="Cambria Math"/>
                    <w:sz w:val="24"/>
                    <w:szCs w:val="24"/>
                  </w:rPr>
                  <m:t>55.85</m:t>
                </m:r>
              </w:ins>
              <w:ins w:id="3239" w:author="user pc" w:date="2022-03-18T12:06:00Z">
                <m:r w:rsidR="C7C8E287">
                  <w:rPr>
                    <w:rFonts w:ascii="Cambria Math" w:cs="Times New Roman" w:eastAsia="宋体" w:hAnsi="Cambria Math"/>
                    <w:sz w:val="24"/>
                    <w:szCs w:val="24"/>
                  </w:rPr>
                  <m:t xml:space="preserve">g </m:t>
                </m:r>
              </w:ins>
              <w:ins w:id="3240" w:author="user pc" w:date="2022-03-18T12:08:00Z">
                <m:r w:rsidR="03121BD8">
                  <w:rPr>
                    <w:rFonts w:ascii="Cambria Math" w:cs="Times New Roman" w:eastAsia="宋体" w:hAnsi="Cambria Math"/>
                    <w:sz w:val="24"/>
                    <w:szCs w:val="24"/>
                  </w:rPr>
                  <m:t>Fe</m:t>
                </m:r>
              </w:ins>
              <w:ins w:id="3241" w:author="user pc" w:date="2022-03-18T12:06:00Z">
                <m:r w:rsidR="A5F7380A">
                  <w:rPr>
                    <w:rFonts w:ascii="Cambria Math" w:cs="Times New Roman" w:eastAsia="宋体" w:hAnsi="Cambria Math"/>
                    <w:sz w:val="24"/>
                    <w:szCs w:val="24"/>
                  </w:rPr>
                  <m:t xml:space="preserve"> </m:t>
                </m:r>
              </w:ins>
            </m:num>
            <m:den>
              <w:ins w:id="3242" w:author="user pc" w:date="2022-03-18T12:06:00Z">
                <m:r w:rsidR="AFBD59BA">
                  <w:rPr>
                    <w:rFonts w:ascii="Cambria Math" w:cs="Times New Roman" w:eastAsia="宋体" w:hAnsi="Cambria Math"/>
                    <w:sz w:val="24"/>
                    <w:szCs w:val="24"/>
                  </w:rPr>
                  <m:t xml:space="preserve">1 mole </m:t>
                </m:r>
              </w:ins>
              <w:ins w:id="3243" w:author="user pc" w:date="2022-03-18T12:09:00Z">
                <m:r w:rsidR="7C16478B">
                  <w:rPr>
                    <w:rFonts w:ascii="Cambria Math" w:cs="Times New Roman" w:eastAsia="宋体" w:hAnsi="Cambria Math"/>
                    <w:sz w:val="24"/>
                    <w:szCs w:val="24"/>
                  </w:rPr>
                  <m:t>Fe</m:t>
                </m:r>
              </w:ins>
              <w:ins w:id="3244" w:author="user pc" w:date="2022-03-18T12:06:00Z">
                <m:r w:rsidR="8D31EB7D">
                  <w:rPr>
                    <w:rFonts w:ascii="Cambria Math" w:cs="Times New Roman" w:eastAsia="宋体" w:hAnsi="Cambria Math"/>
                    <w:sz w:val="24"/>
                    <w:szCs w:val="24"/>
                  </w:rPr>
                  <m:t xml:space="preserve"> </m:t>
                </m:r>
              </w:ins>
            </m:den>
          </m:f>
          <w:ins w:id="3245" w:author="user pc" w:date="2022-03-18T12:06:00Z">
            <m:r w:rsidR="10B3898D">
              <w:rPr>
                <w:rFonts w:ascii="Cambria Math" w:cs="Times New Roman" w:eastAsia="宋体" w:hAnsi="Cambria Math"/>
                <w:sz w:val="24"/>
                <w:szCs w:val="24"/>
              </w:rPr>
              <m:t>=</m:t>
            </m:r>
          </w:ins>
          <w:ins w:id="3246" w:author="user pc" w:date="2022-03-18T12:09:00Z">
            <m:r w:rsidR="1B59D224">
              <w:rPr>
                <w:rFonts w:ascii="Cambria Math" w:cs="Times New Roman" w:eastAsia="宋体" w:hAnsi="Cambria Math"/>
                <w:sz w:val="24"/>
                <w:szCs w:val="24"/>
              </w:rPr>
              <m:t>18.</m:t>
            </m:r>
          </w:ins>
          <w:ins w:id="3247" w:author="user pc" w:date="2022-03-18T12:10:00Z">
            <m:r w:rsidR="C1A5B2F9">
              <w:rPr>
                <w:rFonts w:ascii="Cambria Math" w:cs="Times New Roman" w:eastAsia="宋体" w:hAnsi="Cambria Math"/>
                <w:sz w:val="24"/>
                <w:szCs w:val="24"/>
              </w:rPr>
              <m:t>3</m:t>
            </m:r>
          </w:ins>
          <w:ins w:id="3248" w:author="user pc" w:date="2022-03-18T12:06:00Z">
            <m:r w:rsidR="88ED0299">
              <w:rPr>
                <w:rFonts w:ascii="Cambria Math" w:cs="Times New Roman" w:eastAsia="宋体" w:hAnsi="Cambria Math"/>
                <w:sz w:val="24"/>
                <w:szCs w:val="24"/>
              </w:rPr>
              <m:t xml:space="preserve"> g </m:t>
            </m:r>
          </w:ins>
          <w:ins w:id="3249" w:author="user pc" w:date="2022-03-18T12:21:00Z">
            <m:r w:rsidR="C914D951">
              <w:rPr>
                <w:rFonts w:ascii="Cambria Math" w:cs="Times New Roman" w:eastAsia="宋体" w:hAnsi="Cambria Math"/>
                <w:sz w:val="24"/>
                <w:szCs w:val="24"/>
              </w:rPr>
              <m:t>Fe</m:t>
            </m:r>
          </w:ins>
        </m:oMath>
      </m:oMathPara>
    </w:p>
    <w:p>
      <w:pPr>
        <w:pStyle w:val="style157"/>
        <w:rPr>
          <w:del w:id="3250" w:author="user pc" w:date="2022-03-18T12:10:00Z"/>
          <w:rFonts w:ascii="Times New Roman" w:cs="Times New Roman" w:eastAsia="宋体" w:hAnsi="Times New Roman"/>
          <w:sz w:val="28"/>
          <w:szCs w:val="28"/>
          <w:rPrChange w:id="3251" w:author="user pc" w:date="2022-03-15T10:14:00Z">
            <w:rPr>
              <w:del w:id="3252" w:author="user pc" w:date="2022-03-18T12:10:00Z"/>
              <w:rFonts w:ascii="Bell MT" w:cs="Bell MT" w:eastAsia="宋体" w:hAnsi="Bell MT"/>
            </w:rPr>
          </w:rPrChange>
        </w:rPr>
      </w:pPr>
    </w:p>
    <w:p>
      <w:pPr>
        <w:pStyle w:val="style157"/>
        <w:rPr>
          <w:rFonts w:ascii="Times New Roman" w:cs="Times New Roman" w:eastAsia="宋体" w:hAnsi="Times New Roman"/>
          <w:sz w:val="28"/>
          <w:szCs w:val="28"/>
          <w:rPrChange w:id="3253" w:author="user pc" w:date="2022-03-15T10:14:00Z">
            <w:rPr>
              <w:rFonts w:ascii="Bell MT" w:cs="Bell MT" w:eastAsia="宋体" w:hAnsi="Bell MT"/>
            </w:rPr>
          </w:rPrChange>
        </w:rPr>
      </w:pPr>
    </w:p>
    <w:p>
      <w:pPr>
        <w:pStyle w:val="style157"/>
        <w:rPr>
          <w:rFonts w:ascii="Times New Roman" w:cs="Times New Roman" w:eastAsia="宋体" w:hAnsi="Times New Roman"/>
          <w:b/>
          <w:i/>
          <w:sz w:val="28"/>
          <w:szCs w:val="28"/>
          <w:rPrChange w:id="3254" w:author="user pc" w:date="2022-03-15T10:14:00Z">
            <w:rPr>
              <w:rFonts w:ascii="Bell MT" w:cs="Bell MT" w:eastAsia="宋体" w:hAnsi="Bell MT"/>
              <w:i/>
            </w:rPr>
          </w:rPrChange>
        </w:rPr>
      </w:pPr>
      <w:r w:rsidRPr="F6F07A17">
        <w:rPr>
          <w:rFonts w:ascii="Times New Roman" w:cs="Times New Roman" w:eastAsia="宋体" w:hAnsi="Times New Roman"/>
          <w:b/>
          <w:i/>
          <w:sz w:val="28"/>
          <w:szCs w:val="28"/>
          <w:rPrChange w:id="3255" w:author="user pc" w:date="2022-03-15T10:14:00Z">
            <w:rPr>
              <w:rFonts w:ascii="Bell MT" w:cs="Bell MT" w:eastAsia="宋体" w:hAnsi="Bell MT"/>
              <w:i/>
            </w:rPr>
          </w:rPrChange>
        </w:rPr>
        <w:t>It is very important that you marry the formula</w:t>
      </w:r>
      <w:r>
        <w:rPr>
          <w:rFonts w:ascii="Times New Roman" w:cs="Times New Roman" w:eastAsia="宋体" w:hAnsi="Times New Roman"/>
          <w:b/>
          <w:i/>
          <w:sz w:val="28"/>
          <w:szCs w:val="28"/>
        </w:rPr>
        <w:t xml:space="preserve"> on how to find volume when the mass</w:t>
      </w:r>
      <w:r w:rsidRPr="F9D7A1DE">
        <w:rPr>
          <w:rFonts w:ascii="Times New Roman" w:cs="Times New Roman" w:eastAsia="宋体" w:hAnsi="Times New Roman"/>
          <w:b/>
          <w:i/>
          <w:sz w:val="28"/>
          <w:szCs w:val="28"/>
          <w:rPrChange w:id="3256" w:author="user pc" w:date="2022-03-15T10:14:00Z">
            <w:rPr>
              <w:rFonts w:ascii="Bell MT" w:cs="Bell MT" w:eastAsia="宋体" w:hAnsi="Bell MT"/>
              <w:i/>
            </w:rPr>
          </w:rPrChange>
        </w:rPr>
        <w:t xml:space="preserve"> is given and vice versa.</w:t>
      </w:r>
    </w:p>
    <w:p>
      <w:pPr>
        <w:pStyle w:val="style157"/>
        <w:rPr>
          <w:rFonts w:ascii="Times New Roman" w:cs="Times New Roman" w:eastAsia="宋体" w:hAnsi="Times New Roman"/>
          <w:b/>
          <w:bCs/>
          <w:sz w:val="28"/>
          <w:szCs w:val="28"/>
          <w:rPrChange w:id="3257" w:author="user pc" w:date="2022-03-15T10:14:00Z">
            <w:rPr>
              <w:rFonts w:ascii="Bell MT" w:cs="Bell MT" w:eastAsia="宋体" w:hAnsi="Bell MT"/>
              <w:b/>
              <w:bCs/>
            </w:rPr>
          </w:rPrChange>
        </w:rPr>
      </w:pPr>
    </w:p>
    <w:p>
      <w:pPr>
        <w:pStyle w:val="style157"/>
        <w:rPr>
          <w:rFonts w:ascii="Times New Roman" w:cs="Times New Roman" w:eastAsia="宋体" w:hAnsi="Times New Roman"/>
          <w:b/>
          <w:bCs/>
          <w:sz w:val="28"/>
          <w:szCs w:val="28"/>
          <w:rPrChange w:id="3258" w:author="user pc" w:date="2022-03-15T10:14:00Z">
            <w:rPr>
              <w:rFonts w:ascii="Bell MT" w:cs="Bell MT" w:eastAsia="宋体" w:hAnsi="Bell MT"/>
              <w:b/>
              <w:bCs/>
            </w:rPr>
          </w:rPrChange>
        </w:rPr>
      </w:pPr>
      <w:r w:rsidRPr="353D9C88">
        <w:rPr>
          <w:rFonts w:ascii="Times New Roman" w:cs="Times New Roman" w:eastAsia="宋体" w:hAnsi="Times New Roman"/>
          <w:b/>
          <w:bCs/>
          <w:sz w:val="28"/>
          <w:szCs w:val="28"/>
          <w:rPrChange w:id="3259" w:author="user pc" w:date="2022-03-15T10:14:00Z">
            <w:rPr>
              <w:rFonts w:ascii="Bell MT" w:cs="Bell MT" w:eastAsia="宋体" w:hAnsi="Bell MT"/>
              <w:b/>
              <w:bCs/>
            </w:rPr>
          </w:rPrChange>
        </w:rPr>
        <w:t>MORE EXAMPLES ON STOICHIOMETRY RELATING MASS TO VOLUME</w:t>
      </w:r>
    </w:p>
    <w:p>
      <w:pPr>
        <w:pStyle w:val="style157"/>
        <w:numPr>
          <w:ilvl w:val="0"/>
          <w:numId w:val="17"/>
        </w:numPr>
        <w:rPr>
          <w:rFonts w:ascii="Times New Roman" w:cs="Times New Roman" w:eastAsia="宋体" w:hAnsi="Times New Roman"/>
          <w:sz w:val="28"/>
          <w:szCs w:val="28"/>
          <w:rPrChange w:id="3260" w:author="user pc" w:date="2022-03-15T10:14:00Z">
            <w:rPr>
              <w:rFonts w:ascii="Bell MT" w:cs="Bell MT" w:eastAsia="宋体" w:hAnsi="Bell MT"/>
            </w:rPr>
          </w:rPrChange>
        </w:rPr>
      </w:pPr>
      <w:r w:rsidRPr="88035DEE">
        <w:rPr>
          <w:rFonts w:ascii="Times New Roman" w:cs="Times New Roman" w:eastAsia="宋体" w:hAnsi="Times New Roman"/>
          <w:sz w:val="28"/>
          <w:szCs w:val="28"/>
          <w:rPrChange w:id="3261" w:author="user pc" w:date="2022-03-15T10:14:00Z">
            <w:rPr>
              <w:rFonts w:ascii="Bell MT" w:cs="Bell MT" w:eastAsia="宋体" w:hAnsi="Bell MT"/>
            </w:rPr>
          </w:rPrChange>
        </w:rPr>
        <w:t>How many grams of pentane (C</w:t>
      </w:r>
      <w:r w:rsidRPr="1572088A">
        <w:rPr>
          <w:rFonts w:ascii="Times New Roman" w:cs="Times New Roman" w:eastAsia="宋体" w:hAnsi="Times New Roman"/>
          <w:sz w:val="28"/>
          <w:szCs w:val="28"/>
          <w:vertAlign w:val="subscript"/>
          <w:rPrChange w:id="3262" w:author="user pc" w:date="2022-03-15T10:14:00Z">
            <w:rPr>
              <w:rFonts w:ascii="Bell MT" w:cs="Bell MT" w:eastAsia="宋体" w:hAnsi="Bell MT"/>
              <w:vertAlign w:val="subscript"/>
            </w:rPr>
          </w:rPrChange>
        </w:rPr>
        <w:t>5</w:t>
      </w:r>
      <w:r w:rsidRPr="5F23ED0E">
        <w:rPr>
          <w:rFonts w:ascii="Times New Roman" w:cs="Times New Roman" w:eastAsia="宋体" w:hAnsi="Times New Roman"/>
          <w:sz w:val="28"/>
          <w:szCs w:val="28"/>
          <w:rPrChange w:id="3263" w:author="user pc" w:date="2022-03-15T10:14:00Z">
            <w:rPr>
              <w:rFonts w:ascii="Bell MT" w:cs="Bell MT" w:eastAsia="宋体" w:hAnsi="Bell MT"/>
            </w:rPr>
          </w:rPrChange>
        </w:rPr>
        <w:t>H</w:t>
      </w:r>
      <w:r w:rsidRPr="89948242">
        <w:rPr>
          <w:rFonts w:ascii="Times New Roman" w:cs="Times New Roman" w:eastAsia="宋体" w:hAnsi="Times New Roman"/>
          <w:sz w:val="28"/>
          <w:szCs w:val="28"/>
          <w:vertAlign w:val="subscript"/>
          <w:rPrChange w:id="3264" w:author="user pc" w:date="2022-03-15T10:14:00Z">
            <w:rPr>
              <w:rFonts w:ascii="Bell MT" w:cs="Bell MT" w:eastAsia="宋体" w:hAnsi="Bell MT"/>
              <w:vertAlign w:val="subscript"/>
            </w:rPr>
          </w:rPrChange>
        </w:rPr>
        <w:t>12</w:t>
      </w:r>
      <w:r w:rsidRPr="F1DF7800">
        <w:rPr>
          <w:rFonts w:ascii="Times New Roman" w:cs="Times New Roman" w:eastAsia="宋体" w:hAnsi="Times New Roman"/>
          <w:sz w:val="28"/>
          <w:szCs w:val="28"/>
          <w:rPrChange w:id="3265" w:author="user pc" w:date="2022-03-15T10:14:00Z">
            <w:rPr>
              <w:rFonts w:ascii="Bell MT" w:cs="Bell MT" w:eastAsia="宋体" w:hAnsi="Bell MT"/>
            </w:rPr>
          </w:rPrChange>
        </w:rPr>
        <w:t>) is necessary to produce 5.0L of CO</w:t>
      </w:r>
      <w:r w:rsidRPr="1A8C2E78">
        <w:rPr>
          <w:rFonts w:ascii="Times New Roman" w:cs="Times New Roman" w:eastAsia="宋体" w:hAnsi="Times New Roman"/>
          <w:sz w:val="28"/>
          <w:szCs w:val="28"/>
          <w:vertAlign w:val="subscript"/>
          <w:rPrChange w:id="3266" w:author="user pc" w:date="2022-03-15T10:14:00Z">
            <w:rPr>
              <w:rFonts w:ascii="Bell MT" w:cs="Bell MT" w:eastAsia="宋体" w:hAnsi="Bell MT"/>
              <w:vertAlign w:val="subscript"/>
            </w:rPr>
          </w:rPrChange>
        </w:rPr>
        <w:t>2</w:t>
      </w:r>
      <w:r w:rsidRPr="7EE00BD5">
        <w:rPr>
          <w:rFonts w:ascii="Times New Roman" w:cs="Times New Roman" w:eastAsia="宋体" w:hAnsi="Times New Roman"/>
          <w:sz w:val="28"/>
          <w:szCs w:val="28"/>
          <w:rPrChange w:id="3267" w:author="user pc" w:date="2022-03-15T10:14:00Z">
            <w:rPr>
              <w:rFonts w:ascii="Bell MT" w:cs="Bell MT" w:eastAsia="宋体" w:hAnsi="Bell MT"/>
            </w:rPr>
          </w:rPrChange>
        </w:rPr>
        <w:t>?</w:t>
      </w:r>
    </w:p>
    <w:p>
      <w:pPr>
        <w:pStyle w:val="style157"/>
        <w:rPr>
          <w:ins w:id="3268" w:author="user pc" w:date="2022-03-18T12:38:00Z"/>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Change w:id="3269" w:author="user pc" w:date="2022-03-15T10:14:00Z">
            <w:rPr>
              <w:rFonts w:ascii="Bell MT" w:cs="Bell MT" w:eastAsia="宋体" w:hAnsi="Bell MT"/>
              <w:b/>
              <w:bCs/>
            </w:rPr>
          </w:rPrChange>
        </w:rPr>
      </w:pPr>
      <w:r w:rsidRPr="FEA81332">
        <w:rPr>
          <w:rFonts w:ascii="Times New Roman" w:cs="Times New Roman" w:eastAsia="宋体" w:hAnsi="Times New Roman"/>
          <w:b/>
          <w:bCs/>
          <w:sz w:val="28"/>
          <w:szCs w:val="28"/>
          <w:rPrChange w:id="3270" w:author="user pc" w:date="2022-03-15T10:14:00Z">
            <w:rPr>
              <w:rFonts w:ascii="Bell MT" w:cs="Bell MT" w:eastAsia="宋体" w:hAnsi="Bell MT"/>
              <w:b/>
              <w:bCs/>
            </w:rPr>
          </w:rPrChange>
        </w:rPr>
        <w:t>SOLUTION:</w:t>
      </w:r>
    </w:p>
    <w:p>
      <w:pPr>
        <w:pStyle w:val="style157"/>
        <w:rPr>
          <w:rFonts w:ascii="Times New Roman" w:cs="Times New Roman" w:eastAsia="宋体" w:hAnsi="Times New Roman"/>
          <w:b/>
          <w:bCs/>
          <w:sz w:val="28"/>
          <w:szCs w:val="28"/>
          <w:rPrChange w:id="3271" w:author="user pc" w:date="2022-03-15T10:14:00Z">
            <w:rPr>
              <w:rFonts w:ascii="Bell MT" w:cs="Bell MT" w:eastAsia="宋体" w:hAnsi="Bell MT"/>
              <w:b/>
              <w:bCs/>
            </w:rPr>
          </w:rPrChange>
        </w:rPr>
      </w:pPr>
      <w:r w:rsidRPr="2F359984">
        <w:rPr>
          <w:rFonts w:ascii="Times New Roman" w:cs="Times New Roman" w:eastAsia="宋体" w:hAnsi="Times New Roman"/>
          <w:b/>
          <w:bCs/>
          <w:sz w:val="28"/>
          <w:szCs w:val="28"/>
          <w:rPrChange w:id="3272" w:author="user pc" w:date="2022-03-15T10:14:00Z">
            <w:rPr>
              <w:rFonts w:ascii="Bell MT" w:cs="Bell MT" w:eastAsia="宋体" w:hAnsi="Bell MT"/>
              <w:b/>
              <w:bCs/>
            </w:rPr>
          </w:rPrChange>
        </w:rPr>
        <w:t>STEPS:</w:t>
      </w:r>
    </w:p>
    <w:p>
      <w:pPr>
        <w:pStyle w:val="style157"/>
        <w:numPr>
          <w:ilvl w:val="0"/>
          <w:numId w:val="18"/>
        </w:numPr>
        <w:rPr>
          <w:ins w:id="3273" w:author="user pc" w:date="2022-03-18T12:17:00Z"/>
          <w:rFonts w:ascii="Times New Roman" w:cs="Times New Roman" w:eastAsia="宋体" w:hAnsi="Times New Roman"/>
          <w:sz w:val="28"/>
          <w:szCs w:val="28"/>
        </w:rPr>
      </w:pPr>
      <w:del w:id="3274" w:author="user pc" w:date="2022-03-18T12:17:00Z">
        <w:r w:rsidDel="A532E5C8" w:rsidRPr="05B3D56B">
          <w:rPr>
            <w:rFonts w:ascii="Times New Roman" w:cs="Times New Roman" w:eastAsia="宋体" w:hAnsi="Times New Roman"/>
            <w:sz w:val="28"/>
            <w:szCs w:val="28"/>
            <w:rPrChange w:id="3275" w:author="user pc" w:date="2022-03-15T10:14:00Z">
              <w:rPr>
                <w:rFonts w:ascii="Bell MT" w:cs="Bell MT" w:eastAsia="宋体" w:hAnsi="Bell MT"/>
              </w:rPr>
            </w:rPrChange>
          </w:rPr>
          <w:delText>Check and balance the chemical equation. In this case, the equationis balanced.</w:delText>
        </w:r>
      </w:del>
      <w:ins w:id="3276" w:author="user pc" w:date="2022-03-18T12:17:00Z">
        <w:r w:rsidR="78261586">
          <w:rPr>
            <w:rFonts w:ascii="Times New Roman" w:cs="Times New Roman" w:eastAsia="宋体" w:hAnsi="Times New Roman"/>
            <w:sz w:val="28"/>
            <w:szCs w:val="28"/>
          </w:rPr>
          <w:t>Write a balanced chemical equation for the reaction:</w:t>
        </w:r>
      </w:ins>
    </w:p>
    <w:p>
      <w:pPr>
        <w:pStyle w:val="style157"/>
        <w:numPr>
          <w:ilvl w:val="0"/>
          <w:numId w:val="0"/>
        </w:numPr>
        <w:ind w:left="425" w:firstLine="0"/>
        <w:rPr>
          <w:ins w:id="3277" w:author="user pc" w:date="2022-03-18T12:17:00Z"/>
          <w:rFonts w:ascii="Times New Roman" w:cs="Times New Roman" w:eastAsia="宋体" w:hAnsi="Times New Roman"/>
          <w:sz w:val="28"/>
          <w:szCs w:val="28"/>
        </w:rPr>
        <w:pPrChange w:id="3278" w:author="user pc" w:date="2022-03-18T12:17:00Z">
          <w:pPr>
            <w:pStyle w:val="style157"/>
            <w:numPr>
              <w:ilvl w:val="0"/>
              <w:numId w:val="14"/>
            </w:numPr>
            <w:ind w:left="1080" w:hanging="720"/>
          </w:pPr>
        </w:pPrChange>
      </w:pPr>
    </w:p>
    <w:p>
      <w:pPr>
        <w:pStyle w:val="style157"/>
        <w:numPr>
          <w:ilvl w:val="0"/>
          <w:numId w:val="0"/>
        </w:numPr>
        <w:ind w:left="425" w:firstLine="0"/>
        <w:rPr>
          <w:rFonts w:ascii="Times New Roman" w:cs="Times New Roman" w:eastAsia="宋体" w:hAnsi="Times New Roman"/>
          <w:sz w:val="28"/>
          <w:szCs w:val="28"/>
          <w:rPrChange w:id="3279" w:author="user pc" w:date="2022-03-15T10:14:00Z">
            <w:rPr>
              <w:rFonts w:ascii="Bell MT" w:cs="Bell MT" w:eastAsia="宋体" w:hAnsi="Bell MT"/>
            </w:rPr>
          </w:rPrChange>
        </w:rPr>
        <w:pPrChange w:id="3280" w:author="user pc" w:date="2022-03-18T12:17:00Z">
          <w:pPr>
            <w:pStyle w:val="style157"/>
            <w:numPr>
              <w:ilvl w:val="0"/>
              <w:numId w:val="14"/>
            </w:numPr>
            <w:ind w:left="1080" w:hanging="720"/>
          </w:pPr>
        </w:pPrChange>
      </w:pPr>
      <m:oMathPara>
        <m:oMath>
          <m:sSub>
            <m:sSubPr>
              <m:ctrlPr>
                <w:ins w:id="3281" w:author="user pc" w:date="2022-03-18T12:18:00Z">
                  <w:rPr>
                    <w:rFonts w:ascii="Cambria Math" w:cs="Times New Roman" w:eastAsia="宋体" w:hAnsi="Cambria Math"/>
                    <w:i/>
                    <w:sz w:val="28"/>
                    <w:szCs w:val="28"/>
                  </w:rPr>
                </w:ins>
              </m:ctrlPr>
            </m:sSubPr>
            <m:e>
              <w:ins w:id="3282" w:author="user pc" w:date="2022-03-18T12:18:00Z">
                <m:r w:rsidR="0180B6A6">
                  <w:rPr>
                    <w:rFonts w:ascii="Cambria Math" w:cs="Times New Roman" w:eastAsia="宋体" w:hAnsi="Cambria Math"/>
                    <w:sz w:val="28"/>
                    <w:szCs w:val="28"/>
                  </w:rPr>
                  <m:t>C</m:t>
                </m:r>
              </w:ins>
            </m:e>
            <m:sub>
              <w:ins w:id="3283" w:author="user pc" w:date="2022-03-18T12:18:00Z">
                <m:r w:rsidR="66479E2C">
                  <w:rPr>
                    <w:rFonts w:ascii="Cambria Math" w:cs="Times New Roman" w:eastAsia="宋体" w:hAnsi="Cambria Math"/>
                    <w:sz w:val="28"/>
                    <w:szCs w:val="28"/>
                  </w:rPr>
                  <m:t>5</m:t>
                </m:r>
              </w:ins>
            </m:sub>
          </m:sSub>
          <m:sSub>
            <m:sSubPr>
              <m:ctrlPr>
                <w:ins w:id="3284" w:author="user pc" w:date="2022-03-18T12:19:00Z">
                  <w:rPr>
                    <w:rFonts w:ascii="Cambria Math" w:cs="Times New Roman" w:eastAsia="宋体" w:hAnsi="Cambria Math"/>
                    <w:i/>
                    <w:sz w:val="28"/>
                    <w:szCs w:val="28"/>
                  </w:rPr>
                </w:ins>
              </m:ctrlPr>
            </m:sSubPr>
            <m:e>
              <w:ins w:id="3285" w:author="user pc" w:date="2022-03-18T12:19:00Z">
                <m:r w:rsidR="3E5D2F3C">
                  <w:rPr>
                    <w:rFonts w:ascii="Cambria Math" w:cs="Times New Roman" w:eastAsia="宋体" w:hAnsi="Cambria Math"/>
                    <w:sz w:val="28"/>
                    <w:szCs w:val="28"/>
                  </w:rPr>
                  <m:t>H</m:t>
                </m:r>
              </w:ins>
            </m:e>
            <m:sub>
              <w:ins w:id="3286" w:author="user pc" w:date="2022-03-18T12:19:00Z">
                <m:r w:rsidR="8325E3EC">
                  <w:rPr>
                    <w:rFonts w:ascii="Cambria Math" w:cs="Times New Roman" w:eastAsia="宋体" w:hAnsi="Cambria Math"/>
                    <w:sz w:val="28"/>
                    <w:szCs w:val="28"/>
                  </w:rPr>
                  <m:t>12</m:t>
                </m:r>
              </w:ins>
            </m:sub>
          </m:sSub>
          <w:ins w:id="3287" w:author="user pc" w:date="2022-03-18T12:19:00Z">
            <m:r w:rsidR="2FB557EE">
              <w:rPr>
                <w:rFonts w:ascii="Cambria Math" w:cs="Times New Roman" w:eastAsia="宋体" w:hAnsi="Cambria Math"/>
                <w:sz w:val="28"/>
                <w:szCs w:val="28"/>
              </w:rPr>
              <m:t xml:space="preserve">  +  8</m:t>
            </m:r>
          </w:ins>
          <m:sSub>
            <m:sSubPr>
              <m:ctrlPr>
                <w:ins w:id="3288" w:author="user pc" w:date="2022-03-18T12:19:00Z">
                  <w:rPr>
                    <w:rFonts w:ascii="Cambria Math" w:cs="Times New Roman" w:eastAsia="宋体" w:hAnsi="Cambria Math"/>
                    <w:i/>
                    <w:sz w:val="28"/>
                    <w:szCs w:val="28"/>
                  </w:rPr>
                </w:ins>
              </m:ctrlPr>
            </m:sSubPr>
            <m:e>
              <w:ins w:id="3289" w:author="user pc" w:date="2022-03-18T12:19:00Z">
                <m:r w:rsidR="87EE9BDE">
                  <w:rPr>
                    <w:rFonts w:ascii="Cambria Math" w:cs="Times New Roman" w:eastAsia="宋体" w:hAnsi="Cambria Math"/>
                    <w:sz w:val="28"/>
                    <w:szCs w:val="28"/>
                  </w:rPr>
                  <m:t>O</m:t>
                </m:r>
              </w:ins>
            </m:e>
            <m:sub>
              <w:ins w:id="3290" w:author="user pc" w:date="2022-03-18T12:19:00Z">
                <m:r w:rsidR="6D41DE56">
                  <w:rPr>
                    <w:rFonts w:ascii="Cambria Math" w:cs="Times New Roman" w:eastAsia="宋体" w:hAnsi="Cambria Math"/>
                    <w:sz w:val="28"/>
                    <w:szCs w:val="28"/>
                  </w:rPr>
                  <m:t>2</m:t>
                </m:r>
              </w:ins>
            </m:sub>
          </m:sSub>
          <w:ins w:id="3291" w:author="user pc" w:date="2022-03-18T12:19:00Z">
            <m:r w:rsidR="BF3D4A6B">
              <w:rPr>
                <w:rFonts w:ascii="Cambria Math" w:cs="Times New Roman" w:eastAsia="宋体" w:hAnsi="Cambria Math"/>
                <w:sz w:val="28"/>
                <w:szCs w:val="28"/>
              </w:rPr>
              <m:t xml:space="preserve"> →</m:t>
            </m:r>
          </w:ins>
          <w:ins w:id="3292" w:author="user pc" w:date="2022-03-18T12:20:00Z">
            <m:r w:rsidR="0AB46258">
              <w:rPr>
                <w:rFonts w:ascii="Cambria Math" w:cs="Times New Roman" w:eastAsia="宋体" w:hAnsi="Cambria Math"/>
                <w:sz w:val="28"/>
                <w:szCs w:val="28"/>
              </w:rPr>
              <m:t>6</m:t>
            </m:r>
          </w:ins>
          <m:sSub>
            <m:sSubPr>
              <m:ctrlPr>
                <w:ins w:id="3293" w:author="user pc" w:date="2022-03-18T12:21:00Z">
                  <w:rPr>
                    <w:rFonts w:ascii="Cambria Math" w:cs="Times New Roman" w:eastAsia="宋体" w:hAnsi="Cambria Math"/>
                    <w:i/>
                    <w:sz w:val="24"/>
                    <w:szCs w:val="24"/>
                  </w:rPr>
                </w:ins>
              </m:ctrlPr>
            </m:sSubPr>
            <m:e>
              <w:ins w:id="3294" w:author="user pc" w:date="2022-03-18T12:21:00Z">
                <m:r w:rsidR="4D1FF1A6">
                  <w:rPr>
                    <w:rFonts w:ascii="Cambria Math" w:cs="Times New Roman" w:eastAsia="宋体" w:hAnsi="Cambria Math"/>
                    <w:sz w:val="24"/>
                    <w:szCs w:val="24"/>
                  </w:rPr>
                  <m:t>H</m:t>
                </m:r>
              </w:ins>
            </m:e>
            <m:sub>
              <w:ins w:id="3295" w:author="user pc" w:date="2022-03-18T12:21:00Z">
                <m:r w:rsidR="CC2C83B0">
                  <w:rPr>
                    <w:rFonts w:ascii="Cambria Math" w:cs="Times New Roman" w:eastAsia="宋体" w:hAnsi="Cambria Math"/>
                    <w:sz w:val="24"/>
                    <w:szCs w:val="24"/>
                  </w:rPr>
                  <m:t xml:space="preserve">2 </m:t>
                </m:r>
              </w:ins>
            </m:sub>
          </m:sSub>
          <w:ins w:id="3296" w:author="user pc" w:date="2022-03-18T12:21:00Z">
            <m:r w:rsidR="B3C3217D">
              <w:rPr>
                <w:rFonts w:ascii="Cambria Math" w:cs="Times New Roman" w:eastAsia="宋体" w:hAnsi="Cambria Math"/>
                <w:sz w:val="24"/>
                <w:szCs w:val="24"/>
              </w:rPr>
              <m:t xml:space="preserve">O  </m:t>
            </m:r>
          </w:ins>
          <w:ins w:id="3297" w:author="user pc" w:date="2022-03-18T12:20:00Z">
            <m:r w:rsidR="519A0C52">
              <w:rPr>
                <w:rFonts w:ascii="Cambria Math" w:cs="Times New Roman" w:eastAsia="宋体" w:hAnsi="Cambria Math"/>
                <w:sz w:val="28"/>
                <w:szCs w:val="28"/>
              </w:rPr>
              <m:t>+  5</m:t>
            </m:r>
          </w:ins>
          <m:sSub>
            <m:sSubPr>
              <m:ctrlPr>
                <w:ins w:id="3298" w:author="user pc" w:date="2022-03-18T12:20:00Z">
                  <w:rPr>
                    <w:rFonts w:ascii="Cambria Math" w:cs="Times New Roman" w:eastAsia="宋体" w:hAnsi="Cambria Math"/>
                    <w:i/>
                    <w:sz w:val="28"/>
                    <w:szCs w:val="28"/>
                  </w:rPr>
                </w:ins>
              </m:ctrlPr>
            </m:sSubPr>
            <m:e>
              <w:ins w:id="3299" w:author="user pc" w:date="2022-03-18T12:20:00Z">
                <m:r w:rsidR="1FDEF871">
                  <w:rPr>
                    <w:rFonts w:ascii="Cambria Math" w:cs="Times New Roman" w:eastAsia="宋体" w:hAnsi="Cambria Math"/>
                    <w:sz w:val="28"/>
                    <w:szCs w:val="28"/>
                  </w:rPr>
                  <m:t>CO</m:t>
                </m:r>
              </w:ins>
            </m:e>
            <m:sub>
              <w:ins w:id="3300" w:author="user pc" w:date="2022-03-18T12:20:00Z">
                <m:r w:rsidR="EF41E9FA">
                  <w:rPr>
                    <w:rFonts w:ascii="Cambria Math" w:cs="Times New Roman" w:eastAsia="宋体" w:hAnsi="Cambria Math"/>
                    <w:sz w:val="28"/>
                    <w:szCs w:val="28"/>
                  </w:rPr>
                  <m:t>2</m:t>
                </m:r>
              </w:ins>
            </m:sub>
          </m:sSub>
        </m:oMath>
      </m:oMathPara>
    </w:p>
    <w:p>
      <w:pPr>
        <w:pStyle w:val="style157"/>
        <w:numPr>
          <w:ilvl w:val="0"/>
          <w:numId w:val="18"/>
        </w:numPr>
        <w:rPr>
          <w:rFonts w:ascii="Times New Roman" w:cs="Times New Roman" w:eastAsia="宋体" w:hAnsi="Times New Roman"/>
          <w:sz w:val="28"/>
          <w:szCs w:val="28"/>
          <w:rPrChange w:id="3301" w:author="user pc" w:date="2022-03-15T10:14:00Z">
            <w:rPr>
              <w:rFonts w:ascii="Bell MT" w:cs="Bell MT" w:eastAsia="宋体" w:hAnsi="Bell MT"/>
            </w:rPr>
          </w:rPrChange>
        </w:rPr>
      </w:pPr>
      <w:r w:rsidRPr="22B5DA3D">
        <w:rPr>
          <w:rFonts w:ascii="Times New Roman" w:cs="Times New Roman" w:eastAsia="宋体" w:hAnsi="Times New Roman"/>
          <w:sz w:val="28"/>
          <w:szCs w:val="28"/>
          <w:rPrChange w:id="3302" w:author="user pc" w:date="2022-03-15T10:14:00Z">
            <w:rPr>
              <w:rFonts w:ascii="Bell MT" w:cs="Bell MT" w:eastAsia="宋体" w:hAnsi="Bell MT"/>
            </w:rPr>
          </w:rPrChange>
        </w:rPr>
        <w:t>Convert volume</w:t>
      </w:r>
      <w:ins w:id="3303" w:author="user pc" w:date="2022-03-18T12:22:00Z">
        <w:r w:rsidR="61C4FF40">
          <w:rPr>
            <w:rFonts w:ascii="Times New Roman" w:cs="Times New Roman" w:eastAsia="宋体" w:hAnsi="Times New Roman"/>
            <w:sz w:val="28"/>
            <w:szCs w:val="28"/>
          </w:rPr>
          <w:t xml:space="preserve"> of carbon dioxide</w:t>
        </w:r>
      </w:ins>
      <w:r w:rsidRPr="D3D315EF">
        <w:rPr>
          <w:rFonts w:ascii="Times New Roman" w:cs="Times New Roman" w:eastAsia="宋体" w:hAnsi="Times New Roman"/>
          <w:sz w:val="28"/>
          <w:szCs w:val="28"/>
          <w:rPrChange w:id="3304" w:author="user pc" w:date="2022-03-15T10:14:00Z">
            <w:rPr>
              <w:rFonts w:ascii="Bell MT" w:cs="Bell MT" w:eastAsia="宋体" w:hAnsi="Bell MT"/>
            </w:rPr>
          </w:rPrChange>
        </w:rPr>
        <w:t xml:space="preserve"> to mole:</w:t>
      </w:r>
      <w:ins w:id="3305" w:author="user pc" w:date="2022-03-18T12:11:00Z">
        <w:r w:rsidR="C51C2FDB">
          <w:rPr>
            <w:rFonts w:ascii="Times New Roman" w:cs="Times New Roman" w:eastAsia="宋体" w:hAnsi="Times New Roman"/>
            <w:sz w:val="28"/>
            <w:szCs w:val="28"/>
          </w:rPr>
          <w:t xml:space="preserve"> </w:t>
        </w:r>
      </w:ins>
      <w:r w:rsidRPr="01BB6A08">
        <w:rPr>
          <w:rFonts w:ascii="Times New Roman" w:cs="Times New Roman" w:eastAsia="宋体" w:hAnsi="Times New Roman"/>
          <w:sz w:val="28"/>
          <w:szCs w:val="28"/>
          <w:rPrChange w:id="3306" w:author="user pc" w:date="2022-03-15T10:14:00Z">
            <w:rPr>
              <w:rFonts w:ascii="Bell MT" w:cs="Bell MT" w:eastAsia="宋体" w:hAnsi="Bell MT"/>
            </w:rPr>
          </w:rPrChange>
        </w:rPr>
        <w:t>22.4L = 1 mole</w:t>
      </w:r>
    </w:p>
    <w:p>
      <w:pPr>
        <w:pStyle w:val="style157"/>
        <w:ind w:left="2160" w:firstLine="720"/>
        <w:rPr>
          <w:ins w:id="3307" w:author="user pc" w:date="2022-03-18T12:13:00Z"/>
          <w:rFonts w:ascii="Times New Roman" w:cs="Times New Roman" w:eastAsia="宋体" w:hAnsi="Times New Roman"/>
          <w:sz w:val="28"/>
          <w:szCs w:val="28"/>
        </w:rPr>
      </w:pPr>
      <w:r>
        <w:rPr>
          <w:rFonts w:ascii="Times New Roman" w:cs="Times New Roman" w:eastAsia="宋体" w:hAnsi="Times New Roman"/>
          <w:sz w:val="28"/>
          <w:szCs w:val="28"/>
        </w:rPr>
        <w:t xml:space="preserve">    </w:t>
      </w:r>
      <w:ins w:id="3308" w:author="user pc" w:date="2022-03-18T12:22:00Z">
        <w:r w:rsidR="AD9A00B6">
          <w:rPr>
            <w:rFonts w:ascii="Times New Roman" w:cs="Times New Roman" w:eastAsia="宋体" w:hAnsi="Times New Roman"/>
            <w:sz w:val="28"/>
            <w:szCs w:val="28"/>
          </w:rPr>
          <w:t xml:space="preserve">                                  </w:t>
        </w:r>
      </w:ins>
      <w:r>
        <w:rPr>
          <w:rFonts w:ascii="Times New Roman" w:cs="Times New Roman" w:eastAsia="宋体" w:hAnsi="Times New Roman"/>
          <w:sz w:val="28"/>
          <w:szCs w:val="28"/>
        </w:rPr>
        <w:t xml:space="preserve">  </w:t>
      </w:r>
      <w:r w:rsidRPr="D3334E71">
        <w:rPr>
          <w:rFonts w:ascii="Times New Roman" w:cs="Times New Roman" w:eastAsia="宋体" w:hAnsi="Times New Roman"/>
          <w:sz w:val="28"/>
          <w:szCs w:val="28"/>
          <w:rPrChange w:id="3309" w:author="user pc" w:date="2022-03-15T10:14:00Z">
            <w:rPr>
              <w:rFonts w:ascii="Bell MT" w:cs="Bell MT" w:eastAsia="宋体" w:hAnsi="Bell MT"/>
            </w:rPr>
          </w:rPrChange>
        </w:rPr>
        <w:t>5.0L</w:t>
      </w:r>
      <w:ins w:id="3310" w:author="user pc" w:date="2022-03-18T12:11:00Z">
        <w:r w:rsidR="3782D78E">
          <w:rPr>
            <w:rFonts w:ascii="Times New Roman" w:cs="Times New Roman" w:eastAsia="宋体" w:hAnsi="Times New Roman"/>
            <w:sz w:val="28"/>
            <w:szCs w:val="28"/>
          </w:rPr>
          <w:t xml:space="preserve">   </w:t>
        </w:r>
      </w:ins>
      <w:r w:rsidRPr="192C9887">
        <w:rPr>
          <w:rFonts w:ascii="Times New Roman" w:cs="Times New Roman" w:eastAsia="宋体" w:hAnsi="Times New Roman"/>
          <w:sz w:val="28"/>
          <w:szCs w:val="28"/>
          <w:rPrChange w:id="3311" w:author="user pc" w:date="2022-03-15T10:14:00Z">
            <w:rPr>
              <w:rFonts w:ascii="Bell MT" w:cs="Bell MT" w:eastAsia="宋体" w:hAnsi="Bell MT"/>
            </w:rPr>
          </w:rPrChange>
        </w:rPr>
        <w:t xml:space="preserve"> = </w:t>
      </w:r>
      <w:r>
        <w:rPr>
          <w:rFonts w:ascii="Times New Roman" w:cs="Times New Roman" w:eastAsia="宋体" w:hAnsi="Times New Roman"/>
          <w:sz w:val="28"/>
          <w:szCs w:val="28"/>
        </w:rPr>
        <w:t xml:space="preserve">    </w:t>
      </w:r>
      <w:r w:rsidRPr="1C343490">
        <w:rPr>
          <w:rFonts w:ascii="Times New Roman" w:cs="Times New Roman" w:eastAsia="宋体" w:hAnsi="Times New Roman"/>
          <w:sz w:val="28"/>
          <w:szCs w:val="28"/>
          <w:rPrChange w:id="3312" w:author="user pc" w:date="2022-03-15T10:14:00Z">
            <w:rPr>
              <w:rFonts w:ascii="Bell MT" w:cs="Bell MT" w:eastAsia="宋体" w:hAnsi="Bell MT"/>
            </w:rPr>
          </w:rPrChange>
        </w:rPr>
        <w:t>?</w:t>
      </w:r>
    </w:p>
    <w:p>
      <w:pPr>
        <w:pStyle w:val="style157"/>
        <w:ind w:left="2160" w:firstLine="720"/>
        <w:rPr>
          <w:ins w:id="3313" w:author="user pc" w:date="2022-03-18T12:11:00Z"/>
          <w:rFonts w:ascii="Times New Roman" w:cs="Times New Roman" w:eastAsia="宋体" w:hAnsi="Times New Roman"/>
          <w:sz w:val="28"/>
          <w:szCs w:val="28"/>
        </w:rPr>
      </w:pPr>
    </w:p>
    <w:p>
      <w:pPr>
        <w:pStyle w:val="style157"/>
        <w:ind w:left="0" w:firstLine="0"/>
        <w:rPr>
          <w:rFonts w:ascii="Times New Roman" w:cs="Times New Roman" w:eastAsia="宋体" w:hAnsi="Times New Roman"/>
          <w:sz w:val="28"/>
          <w:szCs w:val="28"/>
          <w:rPrChange w:id="3314" w:author="user pc" w:date="2022-03-15T10:14:00Z">
            <w:rPr>
              <w:rFonts w:ascii="Bell MT" w:cs="Bell MT" w:eastAsia="宋体" w:hAnsi="Bell MT"/>
            </w:rPr>
          </w:rPrChange>
        </w:rPr>
        <w:pPrChange w:id="3315" w:author="user pc" w:date="2022-03-18T12:14:00Z">
          <w:pPr>
            <w:pStyle w:val="style157"/>
            <w:ind w:left="2160" w:firstLine="720"/>
          </w:pPr>
        </w:pPrChange>
      </w:pPr>
      <m:oMathPara>
        <m:oMathParaPr>
          <m:jc m:val="left"/>
        </m:oMathParaPr>
        <m:oMath>
          <m:f>
            <m:fPr>
              <m:ctrlPr>
                <w:ins w:id="3316" w:author="user pc" w:date="2022-03-18T12:11:00Z">
                  <w:rPr>
                    <w:rFonts w:ascii="Cambria Math" w:cs="Times New Roman" w:eastAsia="宋体" w:hAnsi="Cambria Math"/>
                    <w:i/>
                    <w:sz w:val="28"/>
                    <w:szCs w:val="28"/>
                  </w:rPr>
                </w:ins>
              </m:ctrlPr>
            </m:fPr>
            <m:num>
              <w:ins w:id="3317" w:author="user pc" w:date="2022-03-18T12:11:00Z">
                <m:r w:rsidR="CC692967">
                  <w:rPr>
                    <w:rFonts w:ascii="Cambria Math" w:cs="Times New Roman" w:eastAsia="宋体" w:hAnsi="Cambria Math"/>
                    <w:sz w:val="28"/>
                    <w:szCs w:val="28"/>
                  </w:rPr>
                  <m:t>5.0</m:t>
                </m:r>
              </w:ins>
              <w:ins w:id="3318" w:author="user pc" w:date="2022-03-18T12:12:00Z">
                <m:r w:rsidR="4F4F55FB">
                  <w:rPr>
                    <w:rFonts w:ascii="Cambria Math" w:cs="Times New Roman" w:eastAsia="宋体" w:hAnsi="Cambria Math"/>
                    <w:sz w:val="24"/>
                    <w:szCs w:val="24"/>
                  </w:rPr>
                  <m:t>L</m:t>
                </m:r>
              </w:ins>
              <w:ins w:id="3319" w:author="user pc" w:date="2022-03-18T12:12:00Z">
                <m:r w:rsidR="2362379D">
                  <w:rPr>
                    <w:rFonts w:ascii="Cambria Math" w:cs="Times New Roman" w:eastAsia="宋体" w:hAnsi="Cambria Math"/>
                    <w:sz w:val="28"/>
                    <w:szCs w:val="28"/>
                  </w:rPr>
                  <m:t>×1 mole</m:t>
                </m:r>
              </w:ins>
              <w:ins w:id="3320" w:author="user pc" w:date="2022-03-18T12:11:00Z">
                <m:r w:rsidR="9D42BC77">
                  <w:rPr>
                    <w:rFonts w:ascii="Cambria Math" w:cs="Times New Roman" w:eastAsia="宋体" w:hAnsi="Cambria Math"/>
                    <w:sz w:val="28"/>
                    <w:szCs w:val="28"/>
                  </w:rPr>
                  <m:t xml:space="preserve"> </m:t>
                </m:r>
              </w:ins>
            </m:num>
            <m:den>
              <w:ins w:id="3321" w:author="user pc" w:date="2022-03-18T12:13:00Z">
                <m:r w:rsidR="02B02EDE">
                  <w:rPr>
                    <w:rFonts w:ascii="Cambria Math" w:cs="Times New Roman" w:eastAsia="宋体" w:hAnsi="Cambria Math"/>
                    <w:sz w:val="28"/>
                    <w:szCs w:val="28"/>
                  </w:rPr>
                  <m:t xml:space="preserve">22.4 </m:t>
                </m:r>
              </w:ins>
              <m:sSup>
                <m:sSupPr>
                  <m:ctrlPr>
                    <w:ins w:id="3322" w:author="user pc" w:date="2022-03-18T12:13:00Z">
                      <w:rPr>
                        <w:rFonts w:ascii="Cambria Math" w:cs="Times New Roman" w:eastAsia="宋体" w:hAnsi="Cambria Math"/>
                        <w:i/>
                        <w:sz w:val="24"/>
                        <w:szCs w:val="24"/>
                      </w:rPr>
                    </w:ins>
                  </m:ctrlPr>
                </m:sSupPr>
                <m:e>
                  <w:ins w:id="3323" w:author="user pc" w:date="2022-03-18T12:13:00Z">
                    <m:r w:rsidR="5E1BEDD3">
                      <w:rPr>
                        <w:rFonts w:ascii="Cambria Math" w:cs="Times New Roman" w:eastAsia="宋体" w:hAnsi="Cambria Math"/>
                        <w:sz w:val="24"/>
                        <w:szCs w:val="24"/>
                      </w:rPr>
                      <m:t>dm</m:t>
                    </m:r>
                  </w:ins>
                </m:e>
                <m:sup>
                  <w:ins w:id="3324" w:author="user pc" w:date="2022-03-18T12:13:00Z">
                    <m:r w:rsidR="8DDAB9B0">
                      <w:rPr>
                        <w:rFonts w:ascii="Cambria Math" w:cs="Times New Roman" w:eastAsia="宋体" w:hAnsi="Cambria Math"/>
                        <w:sz w:val="24"/>
                        <w:szCs w:val="24"/>
                      </w:rPr>
                      <m:t>3</m:t>
                    </m:r>
                  </w:ins>
                </m:sup>
              </m:sSup>
            </m:den>
          </m:f>
          <w:ins w:id="3325" w:author="user pc" w:date="2022-03-18T12:13:00Z">
            <m:r w:rsidR="3D331DB2">
              <w:rPr>
                <w:rFonts w:ascii="Cambria Math" w:cs="Times New Roman" w:eastAsia="宋体" w:hAnsi="Cambria Math"/>
                <w:sz w:val="28"/>
                <w:szCs w:val="28"/>
              </w:rPr>
              <m:t xml:space="preserve"> =0.22 mole </m:t>
            </m:r>
          </w:ins>
          <m:sSub>
            <m:sSubPr>
              <m:ctrlPr>
                <w:ins w:id="3326" w:author="user pc" w:date="2022-03-18T12:13:00Z">
                  <w:rPr>
                    <w:rFonts w:ascii="Cambria Math" w:cs="Times New Roman" w:eastAsia="宋体" w:hAnsi="Cambria Math"/>
                    <w:i/>
                    <w:sz w:val="28"/>
                    <w:szCs w:val="28"/>
                  </w:rPr>
                </w:ins>
              </m:ctrlPr>
            </m:sSubPr>
            <m:e>
              <w:ins w:id="3327" w:author="user pc" w:date="2022-03-18T12:13:00Z">
                <m:r w:rsidR="38A37153">
                  <w:rPr>
                    <w:rFonts w:ascii="Cambria Math" w:cs="Times New Roman" w:eastAsia="宋体" w:hAnsi="Cambria Math"/>
                    <w:sz w:val="28"/>
                    <w:szCs w:val="28"/>
                  </w:rPr>
                  <m:t>CO</m:t>
                </m:r>
              </w:ins>
            </m:e>
            <m:sub>
              <w:ins w:id="3328" w:author="user pc" w:date="2022-03-18T12:13:00Z">
                <m:r w:rsidR="9A242D5D">
                  <w:rPr>
                    <w:rFonts w:ascii="Cambria Math" w:cs="Times New Roman" w:eastAsia="宋体" w:hAnsi="Cambria Math"/>
                    <w:sz w:val="28"/>
                    <w:szCs w:val="28"/>
                  </w:rPr>
                  <m:t>2</m:t>
                </m:r>
              </w:ins>
            </m:sub>
          </m:sSub>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3329" w:author="user pc" w:date="2022-03-15T10:14:00Z">
            <w:rPr>
              <w:rFonts w:ascii="Bell MT" w:cs="Bell MT" w:eastAsia="宋体" w:hAnsi="Bell MT"/>
            </w:rPr>
          </w:rPrChange>
        </w:rPr>
      </w:pPr>
    </w:p>
    <w:p>
      <w:pPr>
        <w:pStyle w:val="style157"/>
        <w:numPr>
          <w:ilvl w:val="0"/>
          <w:numId w:val="18"/>
        </w:numPr>
        <w:rPr>
          <w:ins w:id="3330" w:author="user pc" w:date="2022-03-18T12:23:00Z"/>
          <w:rFonts w:ascii="Times New Roman" w:cs="Times New Roman" w:eastAsia="宋体" w:hAnsi="Times New Roman"/>
          <w:sz w:val="28"/>
          <w:szCs w:val="28"/>
        </w:rPr>
      </w:pPr>
      <w:r w:rsidRPr="657B185D">
        <w:rPr>
          <w:rFonts w:ascii="Times New Roman" w:cs="Times New Roman" w:eastAsia="宋体" w:hAnsi="Times New Roman"/>
          <w:sz w:val="28"/>
          <w:szCs w:val="28"/>
          <w:rPrChange w:id="3331" w:author="user pc" w:date="2022-03-15T10:14:00Z">
            <w:rPr>
              <w:rFonts w:ascii="Bell MT" w:cs="Bell MT" w:eastAsia="宋体" w:hAnsi="Bell MT"/>
            </w:rPr>
          </w:rPrChange>
        </w:rPr>
        <w:t>Mole ratio: multiply the mole (0.22 mole of CO</w:t>
      </w:r>
      <w:r w:rsidRPr="BABB4F83">
        <w:rPr>
          <w:rFonts w:ascii="Times New Roman" w:cs="Times New Roman" w:eastAsia="宋体" w:hAnsi="Times New Roman"/>
          <w:sz w:val="28"/>
          <w:szCs w:val="28"/>
          <w:vertAlign w:val="subscript"/>
          <w:rPrChange w:id="3332" w:author="user pc" w:date="2022-03-15T10:14:00Z">
            <w:rPr>
              <w:rFonts w:ascii="Bell MT" w:cs="Bell MT" w:eastAsia="宋体" w:hAnsi="Bell MT"/>
              <w:vertAlign w:val="subscript"/>
            </w:rPr>
          </w:rPrChange>
        </w:rPr>
        <w:t>2</w:t>
      </w:r>
      <w:r w:rsidRPr="B8D552AC">
        <w:rPr>
          <w:rFonts w:ascii="Times New Roman" w:cs="Times New Roman" w:eastAsia="宋体" w:hAnsi="Times New Roman"/>
          <w:sz w:val="28"/>
          <w:szCs w:val="28"/>
          <w:rPrChange w:id="3333" w:author="user pc" w:date="2022-03-15T10:14:00Z">
            <w:rPr>
              <w:rFonts w:ascii="Bell MT" w:cs="Bell MT" w:eastAsia="宋体" w:hAnsi="Bell MT"/>
            </w:rPr>
          </w:rPrChange>
        </w:rPr>
        <w:t xml:space="preserve">) obtained in step(2) by mole of ratio </w:t>
      </w:r>
      <w:r>
        <w:rPr>
          <w:rFonts w:ascii="Times New Roman" w:cs="Times New Roman" w:eastAsia="宋体" w:hAnsi="Times New Roman"/>
          <w:sz w:val="28"/>
          <w:szCs w:val="28"/>
        </w:rPr>
        <w:t xml:space="preserve">of </w:t>
      </w:r>
      <w:r w:rsidRPr="B5D55F40">
        <w:rPr>
          <w:rFonts w:ascii="Times New Roman" w:cs="Times New Roman" w:eastAsia="宋体" w:hAnsi="Times New Roman"/>
          <w:sz w:val="28"/>
          <w:szCs w:val="28"/>
          <w:rPrChange w:id="3334" w:author="user pc" w:date="2022-03-15T10:14:00Z">
            <w:rPr>
              <w:rFonts w:ascii="Bell MT" w:cs="Bell MT" w:eastAsia="宋体" w:hAnsi="Bell MT"/>
            </w:rPr>
          </w:rPrChange>
        </w:rPr>
        <w:t>C</w:t>
      </w:r>
      <w:r w:rsidRPr="2F89E9AA">
        <w:rPr>
          <w:rFonts w:ascii="Times New Roman" w:cs="Times New Roman" w:eastAsia="宋体" w:hAnsi="Times New Roman"/>
          <w:sz w:val="28"/>
          <w:szCs w:val="28"/>
          <w:vertAlign w:val="subscript"/>
          <w:rPrChange w:id="3335" w:author="user pc" w:date="2022-03-15T10:14:00Z">
            <w:rPr>
              <w:rFonts w:ascii="Bell MT" w:cs="Bell MT" w:eastAsia="宋体" w:hAnsi="Bell MT"/>
              <w:vertAlign w:val="subscript"/>
            </w:rPr>
          </w:rPrChange>
        </w:rPr>
        <w:t>5</w:t>
      </w:r>
      <w:r w:rsidRPr="14C93822">
        <w:rPr>
          <w:rFonts w:ascii="Times New Roman" w:cs="Times New Roman" w:eastAsia="宋体" w:hAnsi="Times New Roman"/>
          <w:sz w:val="28"/>
          <w:szCs w:val="28"/>
          <w:rPrChange w:id="3336" w:author="user pc" w:date="2022-03-15T10:14:00Z">
            <w:rPr>
              <w:rFonts w:ascii="Bell MT" w:cs="Bell MT" w:eastAsia="宋体" w:hAnsi="Bell MT"/>
            </w:rPr>
          </w:rPrChange>
        </w:rPr>
        <w:t>H</w:t>
      </w:r>
      <w:r w:rsidRPr="155C7694">
        <w:rPr>
          <w:rFonts w:ascii="Times New Roman" w:cs="Times New Roman" w:eastAsia="宋体" w:hAnsi="Times New Roman"/>
          <w:sz w:val="28"/>
          <w:szCs w:val="28"/>
          <w:vertAlign w:val="subscript"/>
          <w:rPrChange w:id="3337" w:author="user pc" w:date="2022-03-15T10:14:00Z">
            <w:rPr>
              <w:rFonts w:ascii="Bell MT" w:cs="Bell MT" w:eastAsia="宋体" w:hAnsi="Bell MT"/>
              <w:vertAlign w:val="subscript"/>
            </w:rPr>
          </w:rPrChange>
        </w:rPr>
        <w:t>12</w:t>
      </w:r>
      <w:r w:rsidRPr="712FB8C3">
        <w:rPr>
          <w:rFonts w:ascii="Times New Roman" w:cs="Times New Roman" w:eastAsia="宋体" w:hAnsi="Times New Roman"/>
          <w:sz w:val="28"/>
          <w:szCs w:val="28"/>
          <w:rPrChange w:id="3338" w:author="user pc" w:date="2022-03-15T10:14:00Z">
            <w:rPr>
              <w:rFonts w:ascii="Bell MT" w:cs="Bell MT" w:eastAsia="宋体" w:hAnsi="Bell MT"/>
            </w:rPr>
          </w:rPrChange>
        </w:rPr>
        <w:t xml:space="preserve"> </w:t>
      </w:r>
    </w:p>
    <w:p>
      <w:pPr>
        <w:pStyle w:val="style157"/>
        <w:numPr>
          <w:ilvl w:val="0"/>
          <w:numId w:val="0"/>
        </w:numPr>
        <w:ind w:left="425" w:firstLine="0"/>
        <w:rPr>
          <w:ins w:id="3339" w:author="user pc" w:date="2022-03-18T12:24:00Z"/>
          <w:rFonts w:ascii="Times New Roman" w:cs="Times New Roman" w:eastAsia="宋体" w:hAnsi="Times New Roman"/>
          <w:sz w:val="24"/>
          <w:szCs w:val="24"/>
        </w:rPr>
        <w:pPrChange w:id="3340" w:author="user pc" w:date="2022-03-18T12:24:00Z">
          <w:pPr>
            <w:pStyle w:val="style157"/>
            <w:numPr>
              <w:ilvl w:val="0"/>
              <w:numId w:val="14"/>
            </w:numPr>
            <w:ind w:left="1080" w:hanging="720"/>
          </w:pPr>
        </w:pPrChange>
      </w:pPr>
    </w:p>
    <w:p>
      <w:pPr>
        <w:pStyle w:val="style157"/>
        <w:numPr>
          <w:ilvl w:val="0"/>
          <w:numId w:val="0"/>
        </w:numPr>
        <w:ind w:left="425" w:firstLine="0"/>
        <w:rPr>
          <w:ins w:id="3341" w:author="user pc" w:date="2022-03-18T12:24:00Z"/>
          <w:rFonts w:ascii="Times New Roman" w:cs="Times New Roman" w:eastAsia="宋体" w:hAnsi="Times New Roman"/>
          <w:sz w:val="24"/>
          <w:szCs w:val="24"/>
        </w:rPr>
        <w:pPrChange w:id="3342" w:author="user pc" w:date="2022-03-18T12:24:00Z">
          <w:pPr>
            <w:pStyle w:val="style157"/>
            <w:numPr>
              <w:ilvl w:val="0"/>
              <w:numId w:val="14"/>
            </w:numPr>
            <w:ind w:left="1080" w:hanging="720"/>
          </w:pPr>
        </w:pPrChange>
      </w:pPr>
      <m:oMathPara>
        <m:oMathParaPr>
          <m:jc m:val="left"/>
        </m:oMathParaPr>
        <m:oMath>
          <w:ins w:id="3343" w:author="user pc" w:date="2022-03-18T12:25:00Z">
            <m:r w:rsidR="7482865A">
              <w:rPr>
                <w:rFonts w:ascii="Cambria Math" w:cs="Times New Roman" w:eastAsia="宋体" w:hAnsi="Cambria Math"/>
                <w:sz w:val="24"/>
                <w:szCs w:val="24"/>
              </w:rPr>
              <m:t xml:space="preserve">0.22 mol </m:t>
            </m:r>
          </w:ins>
          <w:ins w:id="3344" w:author="user pc" w:date="2022-03-18T12:24:00Z">
            <m:r w:rsidR="510D3F46">
              <w:rPr>
                <w:rFonts w:ascii="Cambria Math" w:cs="Times New Roman" w:eastAsia="宋体" w:hAnsi="Cambria Math"/>
                <w:sz w:val="24"/>
                <w:szCs w:val="24"/>
              </w:rPr>
              <m:t xml:space="preserve"> </m:t>
            </m:r>
          </w:ins>
          <m:sSub>
            <m:sSubPr>
              <m:ctrlPr>
                <w:ins w:id="3345" w:author="user pc" w:date="2022-03-18T12:25:00Z">
                  <w:rPr>
                    <w:rFonts w:ascii="Cambria Math" w:cs="Times New Roman" w:eastAsia="宋体" w:hAnsi="Cambria Math"/>
                    <w:i/>
                    <w:sz w:val="28"/>
                    <w:szCs w:val="28"/>
                  </w:rPr>
                </w:ins>
              </m:ctrlPr>
            </m:sSubPr>
            <m:e>
              <w:ins w:id="3346" w:author="user pc" w:date="2022-03-18T12:25:00Z">
                <m:r w:rsidR="00F614D2">
                  <w:rPr>
                    <w:rFonts w:ascii="Cambria Math" w:cs="Times New Roman" w:eastAsia="宋体" w:hAnsi="Cambria Math"/>
                    <w:sz w:val="28"/>
                    <w:szCs w:val="28"/>
                  </w:rPr>
                  <m:t>CO</m:t>
                </m:r>
              </w:ins>
            </m:e>
            <m:sub>
              <w:ins w:id="3347" w:author="user pc" w:date="2022-03-18T12:25:00Z">
                <m:r w:rsidR="43624DED">
                  <w:rPr>
                    <w:rFonts w:ascii="Cambria Math" w:cs="Times New Roman" w:eastAsia="宋体" w:hAnsi="Cambria Math"/>
                    <w:sz w:val="28"/>
                    <w:szCs w:val="28"/>
                  </w:rPr>
                  <m:t>2</m:t>
                </m:r>
              </w:ins>
            </m:sub>
          </m:sSub>
          <w:ins w:id="3348" w:author="user pc" w:date="2022-03-18T12:24:00Z">
            <m:r w:rsidR="EA1E5573">
              <w:rPr>
                <w:rFonts w:ascii="Cambria Math" w:cs="Times New Roman" w:eastAsia="宋体" w:hAnsi="Cambria Math"/>
                <w:sz w:val="24"/>
                <w:szCs w:val="24"/>
              </w:rPr>
              <m:t xml:space="preserve"> × </m:t>
            </m:r>
          </w:ins>
          <m:f>
            <m:fPr>
              <m:ctrlPr>
                <w:ins w:id="3349" w:author="user pc" w:date="2022-03-18T12:24:00Z">
                  <w:rPr>
                    <w:rFonts w:ascii="Cambria Math" w:cs="Times New Roman" w:eastAsia="宋体" w:hAnsi="Cambria Math"/>
                    <w:i/>
                    <w:sz w:val="24"/>
                    <w:szCs w:val="24"/>
                  </w:rPr>
                </w:ins>
              </m:ctrlPr>
            </m:fPr>
            <m:num>
              <w:ins w:id="3350" w:author="user pc" w:date="2022-03-18T12:24:00Z">
                <m:r w:rsidR="0D513666">
                  <w:rPr>
                    <w:rFonts w:ascii="Cambria Math" w:cs="Times New Roman" w:eastAsia="宋体" w:hAnsi="Cambria Math"/>
                    <w:sz w:val="24"/>
                    <w:szCs w:val="24"/>
                  </w:rPr>
                  <m:t xml:space="preserve">1 mole of </m:t>
                </m:r>
              </w:ins>
              <m:sSub>
                <m:sSubPr>
                  <m:ctrlPr>
                    <w:ins w:id="3351" w:author="user pc" w:date="2022-03-18T12:25:00Z">
                      <w:rPr>
                        <w:rFonts w:ascii="Cambria Math" w:cs="Times New Roman" w:eastAsia="宋体" w:hAnsi="Cambria Math"/>
                        <w:i/>
                        <w:sz w:val="28"/>
                        <w:szCs w:val="28"/>
                      </w:rPr>
                    </w:ins>
                  </m:ctrlPr>
                </m:sSubPr>
                <m:e>
                  <w:ins w:id="3352" w:author="user pc" w:date="2022-03-18T12:25:00Z">
                    <m:r w:rsidR="5F156770">
                      <w:rPr>
                        <w:rFonts w:ascii="Cambria Math" w:cs="Times New Roman" w:eastAsia="宋体" w:hAnsi="Cambria Math"/>
                        <w:sz w:val="28"/>
                        <w:szCs w:val="28"/>
                      </w:rPr>
                      <m:t>C</m:t>
                    </m:r>
                  </w:ins>
                </m:e>
                <m:sub>
                  <w:ins w:id="3353" w:author="user pc" w:date="2022-03-18T12:25:00Z">
                    <m:r w:rsidR="B469A9EA">
                      <w:rPr>
                        <w:rFonts w:ascii="Cambria Math" w:cs="Times New Roman" w:eastAsia="宋体" w:hAnsi="Cambria Math"/>
                        <w:sz w:val="28"/>
                        <w:szCs w:val="28"/>
                      </w:rPr>
                      <m:t>5</m:t>
                    </m:r>
                  </w:ins>
                </m:sub>
              </m:sSub>
              <m:sSub>
                <m:sSubPr>
                  <m:ctrlPr>
                    <w:ins w:id="3354" w:author="user pc" w:date="2022-03-18T12:25:00Z">
                      <w:rPr>
                        <w:rFonts w:ascii="Cambria Math" w:cs="Times New Roman" w:eastAsia="宋体" w:hAnsi="Cambria Math"/>
                        <w:i/>
                        <w:sz w:val="28"/>
                        <w:szCs w:val="28"/>
                      </w:rPr>
                    </w:ins>
                  </m:ctrlPr>
                </m:sSubPr>
                <m:e>
                  <w:ins w:id="3355" w:author="user pc" w:date="2022-03-18T12:25:00Z">
                    <m:r w:rsidR="E4973968">
                      <w:rPr>
                        <w:rFonts w:ascii="Cambria Math" w:cs="Times New Roman" w:eastAsia="宋体" w:hAnsi="Cambria Math"/>
                        <w:sz w:val="28"/>
                        <w:szCs w:val="28"/>
                      </w:rPr>
                      <m:t>H</m:t>
                    </m:r>
                  </w:ins>
                </m:e>
                <m:sub>
                  <w:ins w:id="3356" w:author="user pc" w:date="2022-03-18T12:25:00Z">
                    <m:r w:rsidR="637CAEFD">
                      <w:rPr>
                        <w:rFonts w:ascii="Cambria Math" w:cs="Times New Roman" w:eastAsia="宋体" w:hAnsi="Cambria Math"/>
                        <w:sz w:val="28"/>
                        <w:szCs w:val="28"/>
                      </w:rPr>
                      <m:t>12</m:t>
                    </m:r>
                  </w:ins>
                </m:sub>
              </m:sSub>
            </m:num>
            <m:den>
              <w:ins w:id="3357" w:author="user pc" w:date="2022-03-18T12:26:00Z">
                <m:r w:rsidR="2537A9E2">
                  <w:rPr>
                    <w:rFonts w:ascii="Cambria Math" w:cs="Times New Roman" w:eastAsia="宋体" w:hAnsi="Cambria Math"/>
                    <w:sz w:val="24"/>
                    <w:szCs w:val="24"/>
                  </w:rPr>
                  <m:t xml:space="preserve">5 moles of </m:t>
                </m:r>
              </w:ins>
              <m:sSub>
                <m:sSubPr>
                  <m:ctrlPr>
                    <w:ins w:id="3358" w:author="user pc" w:date="2022-03-18T12:26:00Z">
                      <w:rPr>
                        <w:rFonts w:ascii="Cambria Math" w:cs="Times New Roman" w:eastAsia="宋体" w:hAnsi="Cambria Math"/>
                        <w:i/>
                        <w:sz w:val="28"/>
                        <w:szCs w:val="28"/>
                      </w:rPr>
                    </w:ins>
                  </m:ctrlPr>
                </m:sSubPr>
                <m:e>
                  <w:ins w:id="3359" w:author="user pc" w:date="2022-03-18T12:26:00Z">
                    <m:r w:rsidR="D54DEB20">
                      <w:rPr>
                        <w:rFonts w:ascii="Cambria Math" w:cs="Times New Roman" w:eastAsia="宋体" w:hAnsi="Cambria Math"/>
                        <w:sz w:val="28"/>
                        <w:szCs w:val="28"/>
                      </w:rPr>
                      <m:t>CO</m:t>
                    </m:r>
                  </w:ins>
                </m:e>
                <m:sub>
                  <w:ins w:id="3360" w:author="user pc" w:date="2022-03-18T12:26:00Z">
                    <m:r w:rsidR="DF5137EB">
                      <w:rPr>
                        <w:rFonts w:ascii="Cambria Math" w:cs="Times New Roman" w:eastAsia="宋体" w:hAnsi="Cambria Math"/>
                        <w:sz w:val="28"/>
                        <w:szCs w:val="28"/>
                      </w:rPr>
                      <m:t>2</m:t>
                    </m:r>
                  </w:ins>
                </m:sub>
              </m:sSub>
            </m:den>
          </m:f>
          <w:ins w:id="3361" w:author="user pc" w:date="2022-03-18T12:24:00Z">
            <m:r w:rsidR="C4C6D7FB">
              <w:rPr>
                <w:rFonts w:ascii="Cambria Math" w:cs="Times New Roman" w:eastAsia="宋体" w:hAnsi="Cambria Math"/>
                <w:sz w:val="24"/>
                <w:szCs w:val="24"/>
              </w:rPr>
              <m:t xml:space="preserve"> =</m:t>
            </m:r>
          </w:ins>
          <w:ins w:id="3362" w:author="user pc" w:date="2022-03-18T12:27:00Z">
            <m:r w:rsidR="9FA1A907">
              <w:rPr>
                <w:rFonts w:ascii="Cambria Math" w:cs="Times New Roman" w:eastAsia="宋体" w:hAnsi="Cambria Math"/>
                <w:sz w:val="24"/>
                <w:szCs w:val="24"/>
              </w:rPr>
              <m:t xml:space="preserve">0.044 mole of </m:t>
            </m:r>
          </w:ins>
          <m:sSub>
            <m:sSubPr>
              <m:ctrlPr>
                <w:ins w:id="3363" w:author="user pc" w:date="2022-03-18T12:27:00Z">
                  <w:rPr>
                    <w:rFonts w:ascii="Cambria Math" w:cs="Times New Roman" w:eastAsia="宋体" w:hAnsi="Cambria Math"/>
                    <w:i/>
                    <w:sz w:val="28"/>
                    <w:szCs w:val="28"/>
                  </w:rPr>
                </w:ins>
              </m:ctrlPr>
            </m:sSubPr>
            <m:e>
              <w:ins w:id="3364" w:author="user pc" w:date="2022-03-18T12:27:00Z">
                <m:r w:rsidR="2907C702">
                  <w:rPr>
                    <w:rFonts w:ascii="Cambria Math" w:cs="Times New Roman" w:eastAsia="宋体" w:hAnsi="Cambria Math"/>
                    <w:sz w:val="28"/>
                    <w:szCs w:val="28"/>
                  </w:rPr>
                  <m:t>C</m:t>
                </m:r>
              </w:ins>
            </m:e>
            <m:sub>
              <w:ins w:id="3365" w:author="user pc" w:date="2022-03-18T12:27:00Z">
                <m:r w:rsidR="7F98C429">
                  <w:rPr>
                    <w:rFonts w:ascii="Cambria Math" w:cs="Times New Roman" w:eastAsia="宋体" w:hAnsi="Cambria Math"/>
                    <w:sz w:val="28"/>
                    <w:szCs w:val="28"/>
                  </w:rPr>
                  <m:t>5</m:t>
                </m:r>
              </w:ins>
            </m:sub>
          </m:sSub>
          <m:sSub>
            <m:sSubPr>
              <m:ctrlPr>
                <w:ins w:id="3366" w:author="user pc" w:date="2022-03-18T12:27:00Z">
                  <w:rPr>
                    <w:rFonts w:ascii="Cambria Math" w:cs="Times New Roman" w:eastAsia="宋体" w:hAnsi="Cambria Math"/>
                    <w:i/>
                    <w:sz w:val="28"/>
                    <w:szCs w:val="28"/>
                  </w:rPr>
                </w:ins>
              </m:ctrlPr>
            </m:sSubPr>
            <m:e>
              <w:ins w:id="3367" w:author="user pc" w:date="2022-03-18T12:27:00Z">
                <m:r w:rsidR="F23CEDA8">
                  <w:rPr>
                    <w:rFonts w:ascii="Cambria Math" w:cs="Times New Roman" w:eastAsia="宋体" w:hAnsi="Cambria Math"/>
                    <w:sz w:val="28"/>
                    <w:szCs w:val="28"/>
                  </w:rPr>
                  <m:t>H</m:t>
                </m:r>
              </w:ins>
            </m:e>
            <m:sub>
              <w:ins w:id="3368" w:author="user pc" w:date="2022-03-18T12:27:00Z">
                <m:r w:rsidR="5CBECB24">
                  <w:rPr>
                    <w:rFonts w:ascii="Cambria Math" w:cs="Times New Roman" w:eastAsia="宋体" w:hAnsi="Cambria Math"/>
                    <w:sz w:val="28"/>
                    <w:szCs w:val="28"/>
                  </w:rPr>
                  <m:t>12</m:t>
                </m:r>
              </w:ins>
            </m:sub>
          </m:sSub>
          <w:ins w:id="3369" w:author="user pc" w:date="2022-03-18T12:27:00Z">
            <m:r w:rsidR="ADF3010D">
              <w:rPr>
                <w:rFonts w:ascii="Cambria Math" w:cs="Times New Roman" w:eastAsia="宋体" w:hAnsi="Cambria Math"/>
                <w:sz w:val="24"/>
                <w:szCs w:val="24"/>
              </w:rPr>
              <m:t xml:space="preserve"> </m:t>
            </m:r>
          </w:ins>
        </m:oMath>
      </m:oMathPara>
    </w:p>
    <w:p>
      <w:pPr>
        <w:pStyle w:val="style157"/>
        <w:tabs>
          <w:tab w:val="left" w:leader="none" w:pos="425"/>
        </w:tabs>
        <w:ind w:left="425"/>
        <w:rPr>
          <w:rFonts w:ascii="Times New Roman" w:cs="Times New Roman" w:eastAsia="宋体" w:hAnsi="Times New Roman"/>
          <w:sz w:val="28"/>
          <w:szCs w:val="28"/>
        </w:rPr>
        <w:pPrChange w:id="3370" w:author="user pc" w:date="2022-03-18T12:27:00Z">
          <w:pPr>
            <w:pStyle w:val="style157"/>
          </w:pPr>
        </w:pPrChange>
      </w:pPr>
    </w:p>
    <w:p>
      <w:pPr>
        <w:pStyle w:val="style157"/>
        <w:rPr>
          <w:rFonts w:ascii="Times New Roman" w:cs="Times New Roman" w:eastAsia="宋体" w:hAnsi="Times New Roman"/>
          <w:sz w:val="28"/>
          <w:szCs w:val="28"/>
          <w:rPrChange w:id="3371" w:author="user pc" w:date="2022-03-15T10:14:00Z">
            <w:rPr>
              <w:rFonts w:ascii="Bell MT" w:cs="Bell MT" w:eastAsia="宋体" w:hAnsi="Bell MT"/>
            </w:rPr>
          </w:rPrChange>
        </w:rPr>
      </w:pPr>
    </w:p>
    <w:p>
      <w:pPr>
        <w:pStyle w:val="style157"/>
        <w:numPr>
          <w:ilvl w:val="0"/>
          <w:numId w:val="18"/>
        </w:numPr>
        <w:rPr>
          <w:ins w:id="3372" w:author="user pc" w:date="2022-03-18T12:29:00Z"/>
          <w:rFonts w:ascii="Times New Roman" w:cs="Times New Roman" w:eastAsia="宋体" w:hAnsi="Times New Roman"/>
          <w:sz w:val="28"/>
          <w:szCs w:val="28"/>
        </w:rPr>
      </w:pPr>
      <w:r w:rsidRPr="4BA4998B">
        <w:rPr>
          <w:rFonts w:ascii="Times New Roman" w:cs="Times New Roman" w:eastAsia="宋体" w:hAnsi="Times New Roman"/>
          <w:sz w:val="28"/>
          <w:szCs w:val="28"/>
          <w:rPrChange w:id="3373" w:author="user pc" w:date="2022-03-15T10:14:00Z">
            <w:rPr>
              <w:rFonts w:ascii="Bell MT" w:cs="Bell MT" w:eastAsia="宋体" w:hAnsi="Bell MT"/>
            </w:rPr>
          </w:rPrChange>
        </w:rPr>
        <w:t>Convert mole of pentane to grams of pentane using:</w:t>
      </w:r>
    </w:p>
    <w:p>
      <w:pPr>
        <w:pStyle w:val="style157"/>
        <w:numPr>
          <w:ilvl w:val="0"/>
          <w:numId w:val="0"/>
        </w:numPr>
        <w:ind w:left="425" w:firstLine="0"/>
        <w:rPr>
          <w:ins w:id="3374" w:author="user pc" w:date="2022-03-18T12:29:00Z"/>
          <w:rFonts w:ascii="Times New Roman" w:cs="Times New Roman" w:eastAsia="宋体" w:hAnsi="Times New Roman"/>
          <w:sz w:val="28"/>
          <w:szCs w:val="28"/>
        </w:rPr>
        <w:pPrChange w:id="3375" w:author="user pc" w:date="2022-03-18T12:29:00Z">
          <w:pPr>
            <w:pStyle w:val="style157"/>
            <w:numPr>
              <w:ilvl w:val="0"/>
              <w:numId w:val="14"/>
            </w:numPr>
            <w:ind w:left="1080" w:hanging="720"/>
          </w:pPr>
        </w:pPrChange>
      </w:pPr>
    </w:p>
    <w:p>
      <w:pPr>
        <w:pStyle w:val="style157"/>
        <w:numPr>
          <w:ilvl w:val="0"/>
          <w:numId w:val="0"/>
        </w:numPr>
        <w:ind w:left="425" w:firstLine="0"/>
        <w:rPr>
          <w:ins w:id="3376" w:author="user pc" w:date="2022-03-18T12:32:00Z"/>
          <w:rFonts w:ascii="Times New Roman" w:cs="Times New Roman" w:eastAsia="宋体" w:hAnsi="Times New Roman"/>
          <w:sz w:val="28"/>
          <w:szCs w:val="28"/>
        </w:rPr>
        <w:pPrChange w:id="3377" w:author="user pc" w:date="2022-03-18T12:29:00Z">
          <w:pPr>
            <w:pStyle w:val="style157"/>
            <w:numPr>
              <w:ilvl w:val="0"/>
              <w:numId w:val="14"/>
            </w:numPr>
            <w:ind w:left="1080" w:hanging="720"/>
          </w:pPr>
        </w:pPrChange>
      </w:pPr>
      <m:oMathPara>
        <m:oMathParaPr>
          <m:jc m:val="left"/>
        </m:oMathParaPr>
        <m:oMath>
          <w:ins w:id="3378" w:author="user pc" w:date="2022-03-18T12:30:00Z">
            <m:r w:rsidR="39D2B1B2">
              <w:rPr>
                <w:rFonts w:ascii="Cambria Math" w:cs="Times New Roman" w:eastAsia="宋体" w:hAnsi="Cambria Math"/>
                <w:sz w:val="28"/>
                <w:szCs w:val="28"/>
              </w:rPr>
              <m:t>Amount=</m:t>
            </m:r>
          </w:ins>
          <m:f>
            <m:fPr>
              <m:ctrlPr>
                <w:ins w:id="3379" w:author="user pc" w:date="2022-03-18T12:30:00Z">
                  <w:rPr>
                    <w:rFonts w:ascii="Cambria Math" w:cs="Times New Roman" w:eastAsia="宋体" w:hAnsi="Cambria Math"/>
                    <w:i/>
                    <w:sz w:val="28"/>
                    <w:szCs w:val="28"/>
                  </w:rPr>
                </w:ins>
              </m:ctrlPr>
            </m:fPr>
            <m:num>
              <w:ins w:id="3380" w:author="user pc" w:date="2022-03-18T12:31:00Z">
                <m:r w:rsidR="EF4C1920">
                  <w:rPr>
                    <w:rFonts w:ascii="Cambria Math" w:cs="Times New Roman" w:eastAsia="宋体" w:hAnsi="Cambria Math"/>
                    <w:sz w:val="28"/>
                    <w:szCs w:val="28"/>
                  </w:rPr>
                  <m:t xml:space="preserve">Reacting mass </m:t>
                </m:r>
              </w:ins>
            </m:num>
            <m:den>
              <w:ins w:id="3381" w:author="user pc" w:date="2022-03-18T12:31:00Z">
                <m:r w:rsidR="A1C21C5A">
                  <w:rPr>
                    <w:rFonts w:ascii="Cambria Math" w:cs="Times New Roman" w:eastAsia="宋体" w:hAnsi="Cambria Math"/>
                    <w:sz w:val="28"/>
                    <w:szCs w:val="28"/>
                  </w:rPr>
                  <m:t>Molar mass</m:t>
                </m:r>
              </w:ins>
            </m:den>
          </m:f>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vertAlign w:val="superscript"/>
        </w:rPr>
      </w:pPr>
      <w:r>
        <w:rPr>
          <w:rFonts w:ascii="Times New Roman" w:cs="Times New Roman" w:eastAsia="宋体" w:hAnsi="Times New Roman"/>
          <w:sz w:val="28"/>
          <w:szCs w:val="28"/>
        </w:rPr>
        <w:t>Molar mass of C</w:t>
      </w:r>
      <w:r>
        <w:rPr>
          <w:rFonts w:ascii="Times New Roman" w:cs="Times New Roman" w:eastAsia="宋体" w:hAnsi="Times New Roman"/>
          <w:sz w:val="28"/>
          <w:szCs w:val="28"/>
          <w:vertAlign w:val="subscript"/>
        </w:rPr>
        <w:t>5</w:t>
      </w:r>
      <w:r>
        <w:rPr>
          <w:rFonts w:ascii="Times New Roman" w:cs="Times New Roman" w:eastAsia="宋体" w:hAnsi="Times New Roman"/>
          <w:sz w:val="28"/>
          <w:szCs w:val="28"/>
        </w:rPr>
        <w:t>H</w:t>
      </w:r>
      <w:r>
        <w:rPr>
          <w:rFonts w:ascii="Times New Roman" w:cs="Times New Roman" w:eastAsia="宋体" w:hAnsi="Times New Roman"/>
          <w:sz w:val="28"/>
          <w:szCs w:val="28"/>
          <w:vertAlign w:val="subscript"/>
        </w:rPr>
        <w:t xml:space="preserve">12 </w:t>
      </w:r>
      <w:r>
        <w:rPr>
          <w:rFonts w:ascii="Times New Roman" w:cs="Times New Roman" w:eastAsia="宋体" w:hAnsi="Times New Roman"/>
          <w:sz w:val="28"/>
          <w:szCs w:val="28"/>
        </w:rPr>
        <w:t>= (12 × 5) + (1 × 12) = 72.0 gmol</w:t>
      </w:r>
      <w:r>
        <w:rPr>
          <w:rFonts w:ascii="Times New Roman" w:cs="Times New Roman" w:eastAsia="宋体" w:hAnsi="Times New Roman"/>
          <w:sz w:val="28"/>
          <w:szCs w:val="28"/>
          <w:vertAlign w:val="superscript"/>
        </w:rPr>
        <w:t>-1</w:t>
      </w:r>
    </w:p>
    <w:p>
      <w:pPr>
        <w:pStyle w:val="style157"/>
        <w:numPr>
          <w:ilvl w:val="0"/>
          <w:numId w:val="0"/>
        </w:numPr>
        <w:ind w:left="0" w:firstLine="0"/>
        <w:rPr>
          <w:ins w:id="3382" w:author="user pc" w:date="2022-03-18T12:33:00Z"/>
          <w:rFonts w:ascii="Times New Roman" w:cs="Times New Roman" w:eastAsia="宋体" w:hAnsi="Times New Roman"/>
          <w:sz w:val="28"/>
          <w:szCs w:val="28"/>
        </w:rPr>
        <w:pPrChange w:id="3383" w:author="user pc" w:date="2022-03-18T12:33:00Z">
          <w:pPr>
            <w:pStyle w:val="style157"/>
            <w:numPr>
              <w:ilvl w:val="0"/>
              <w:numId w:val="14"/>
            </w:numPr>
            <w:ind w:left="1080" w:hanging="720"/>
          </w:pPr>
        </w:pPrChange>
      </w:pPr>
    </w:p>
    <w:p>
      <w:pPr>
        <w:pStyle w:val="style157"/>
        <w:numPr>
          <w:ilvl w:val="0"/>
          <w:numId w:val="0"/>
        </w:numPr>
        <w:ind w:left="425" w:firstLine="0"/>
        <w:rPr>
          <w:ins w:id="3384" w:author="user pc" w:date="2022-03-18T12:31:00Z"/>
          <w:rFonts w:ascii="Times New Roman" w:cs="Times New Roman" w:eastAsia="宋体" w:hAnsi="Times New Roman"/>
          <w:sz w:val="28"/>
          <w:szCs w:val="28"/>
        </w:rPr>
        <w:pPrChange w:id="3385" w:author="user pc" w:date="2022-03-18T12:29:00Z">
          <w:pPr>
            <w:pStyle w:val="style157"/>
            <w:numPr>
              <w:ilvl w:val="0"/>
              <w:numId w:val="14"/>
            </w:numPr>
            <w:ind w:left="1080" w:hanging="720"/>
          </w:pPr>
        </w:pPrChange>
      </w:pPr>
    </w:p>
    <w:p>
      <w:pPr>
        <w:pStyle w:val="style157"/>
        <w:tabs>
          <w:tab w:val="left" w:leader="none" w:pos="425"/>
        </w:tabs>
        <w:ind w:left="425"/>
        <w:rPr>
          <w:ins w:id="3386" w:author="user pc" w:date="2022-03-18T12:31:00Z"/>
          <w:rFonts w:ascii="Times New Roman" w:cs="Times New Roman" w:eastAsia="宋体" w:hAnsi="Times New Roman"/>
          <w:sz w:val="28"/>
          <w:szCs w:val="28"/>
        </w:rPr>
      </w:pPr>
      <m:oMathPara>
        <m:oMathParaPr>
          <m:jc m:val="left"/>
        </m:oMathParaPr>
        <m:oMath>
          <w:ins w:id="3387" w:author="user pc" w:date="2022-03-18T12:32:00Z">
            <m:r w:rsidR="4BC353D1">
              <w:rPr>
                <w:rFonts w:ascii="Cambria Math" w:cs="Times New Roman" w:eastAsia="宋体" w:hAnsi="Cambria Math"/>
                <w:sz w:val="28"/>
                <w:szCs w:val="28"/>
              </w:rPr>
              <m:t>0.044</m:t>
            </m:r>
          </w:ins>
          <w:ins w:id="3388" w:author="user pc" w:date="2022-03-18T12:31:00Z">
            <m:r w:rsidR="06C9A7C6">
              <w:rPr>
                <w:rFonts w:ascii="Cambria Math" w:cs="Times New Roman" w:eastAsia="宋体" w:hAnsi="Cambria Math"/>
                <w:sz w:val="28"/>
                <w:szCs w:val="28"/>
              </w:rPr>
              <m:t>=</m:t>
            </m:r>
          </w:ins>
          <m:f>
            <m:fPr>
              <m:ctrlPr>
                <w:ins w:id="3389" w:author="user pc" w:date="2022-03-18T12:31:00Z">
                  <w:rPr>
                    <w:rFonts w:ascii="Cambria Math" w:cs="Times New Roman" w:eastAsia="宋体" w:hAnsi="Cambria Math"/>
                    <w:i/>
                    <w:sz w:val="28"/>
                    <w:szCs w:val="28"/>
                  </w:rPr>
                </w:ins>
              </m:ctrlPr>
            </m:fPr>
            <m:num>
              <w:ins w:id="3390" w:author="user pc" w:date="2022-03-18T12:31:00Z">
                <m:r w:rsidR="6429D904">
                  <w:rPr>
                    <w:rFonts w:ascii="Cambria Math" w:cs="Times New Roman" w:eastAsia="宋体" w:hAnsi="Cambria Math"/>
                    <w:sz w:val="28"/>
                    <w:szCs w:val="28"/>
                  </w:rPr>
                  <m:t xml:space="preserve">Reacting mass </m:t>
                </m:r>
              </w:ins>
            </m:num>
            <m:den>
              <w:ins w:id="3391" w:author="user pc" w:date="2022-03-18T12:32:00Z">
                <m:r w:rsidR="63BADA3F">
                  <w:rPr>
                    <w:rFonts w:ascii="Cambria Math" w:cs="Times New Roman" w:eastAsia="宋体" w:hAnsi="Cambria Math"/>
                    <w:sz w:val="28"/>
                    <w:szCs w:val="28"/>
                  </w:rPr>
                  <m:t>72.0 g</m:t>
                </m:r>
              </w:ins>
            </m:den>
          </m:f>
        </m:oMath>
      </m:oMathPara>
    </w:p>
    <w:p>
      <w:pPr>
        <w:pStyle w:val="style157"/>
        <w:numPr>
          <w:ilvl w:val="0"/>
          <w:numId w:val="0"/>
        </w:numPr>
        <w:ind w:left="425" w:firstLine="0"/>
        <w:rPr>
          <w:rFonts w:ascii="Times New Roman" w:cs="Times New Roman" w:eastAsia="宋体" w:hAnsi="Times New Roman"/>
          <w:sz w:val="28"/>
          <w:szCs w:val="28"/>
          <w:rPrChange w:id="3392" w:author="user pc" w:date="2022-03-15T10:14:00Z">
            <w:rPr>
              <w:rFonts w:ascii="Bell MT" w:cs="Bell MT" w:eastAsia="宋体" w:hAnsi="Bell MT"/>
            </w:rPr>
          </w:rPrChange>
        </w:rPr>
        <w:pPrChange w:id="3393" w:author="user pc" w:date="2022-03-18T12:29:00Z">
          <w:pPr>
            <w:pStyle w:val="style157"/>
            <w:numPr>
              <w:ilvl w:val="0"/>
              <w:numId w:val="14"/>
            </w:numPr>
            <w:ind w:left="1080" w:hanging="720"/>
          </w:pPr>
        </w:pPrChange>
      </w:pPr>
      <m:oMathPara>
        <m:oMathParaPr>
          <m:jc m:val="left"/>
        </m:oMathParaPr>
        <m:oMath>
          <w:ins w:id="3394" w:author="user pc" w:date="2022-03-18T12:33:00Z">
            <m:r w:rsidR="CAC9085C">
              <w:rPr>
                <w:rFonts w:ascii="Cambria Math" w:cs="Times New Roman" w:eastAsia="宋体" w:hAnsi="Cambria Math"/>
                <w:sz w:val="28"/>
                <w:szCs w:val="28"/>
              </w:rPr>
              <m:t xml:space="preserve">Reacting mass=0.044 </m:t>
            </m:r>
          </w:ins>
          <w:ins w:id="3395" w:author="user pc" w:date="2022-03-18T12:34:00Z">
            <m:r w:rsidR="E08564C0">
              <w:rPr>
                <w:rFonts w:ascii="Cambria Math" w:cs="Times New Roman" w:eastAsia="宋体" w:hAnsi="Cambria Math"/>
                <w:sz w:val="28"/>
                <w:szCs w:val="28"/>
              </w:rPr>
              <m:t>×72.0=3.</m:t>
            </m:r>
          </w:ins>
          <w:ins w:id="3396" w:author="user pc" w:date="2022-03-18T12:45:00Z">
            <m:r w:rsidR="AFFADEFF">
              <w:rPr>
                <w:rFonts w:ascii="Cambria Math" w:cs="Times New Roman" w:eastAsia="宋体" w:hAnsi="Cambria Math"/>
                <w:sz w:val="28"/>
                <w:szCs w:val="28"/>
              </w:rPr>
              <m:t>2</m:t>
            </m:r>
          </w:ins>
          <w:ins w:id="3397" w:author="user pc" w:date="2022-03-18T12:34:00Z">
            <m:r w:rsidR="FF0D00E8">
              <w:rPr>
                <w:rFonts w:ascii="Cambria Math" w:cs="Times New Roman" w:eastAsia="宋体" w:hAnsi="Cambria Math"/>
                <w:sz w:val="28"/>
                <w:szCs w:val="28"/>
              </w:rPr>
              <m:t xml:space="preserve"> g of </m:t>
            </m:r>
          </w:ins>
          <m:sSub>
            <m:sSubPr>
              <m:ctrlPr>
                <w:ins w:id="3398" w:author="user pc" w:date="2022-03-18T12:35:00Z">
                  <w:rPr>
                    <w:rFonts w:ascii="Cambria Math" w:cs="Times New Roman" w:eastAsia="宋体" w:hAnsi="Cambria Math"/>
                    <w:i/>
                    <w:sz w:val="28"/>
                    <w:szCs w:val="28"/>
                  </w:rPr>
                </w:ins>
              </m:ctrlPr>
            </m:sSubPr>
            <m:e>
              <w:ins w:id="3399" w:author="user pc" w:date="2022-03-18T12:35:00Z">
                <m:r w:rsidR="EAE1F162">
                  <w:rPr>
                    <w:rFonts w:ascii="Cambria Math" w:cs="Times New Roman" w:eastAsia="宋体" w:hAnsi="Cambria Math"/>
                    <w:sz w:val="28"/>
                    <w:szCs w:val="28"/>
                  </w:rPr>
                  <m:t>C</m:t>
                </m:r>
              </w:ins>
            </m:e>
            <m:sub>
              <w:ins w:id="3400" w:author="user pc" w:date="2022-03-18T12:35:00Z">
                <m:r w:rsidR="B804BDFE">
                  <w:rPr>
                    <w:rFonts w:ascii="Cambria Math" w:cs="Times New Roman" w:eastAsia="宋体" w:hAnsi="Cambria Math"/>
                    <w:sz w:val="28"/>
                    <w:szCs w:val="28"/>
                  </w:rPr>
                  <m:t>5</m:t>
                </m:r>
              </w:ins>
            </m:sub>
          </m:sSub>
          <m:sSub>
            <m:sSubPr>
              <m:ctrlPr>
                <w:ins w:id="3401" w:author="user pc" w:date="2022-03-18T12:35:00Z">
                  <w:rPr>
                    <w:rFonts w:ascii="Cambria Math" w:cs="Times New Roman" w:eastAsia="宋体" w:hAnsi="Cambria Math"/>
                    <w:i/>
                    <w:sz w:val="28"/>
                    <w:szCs w:val="28"/>
                  </w:rPr>
                </w:ins>
              </m:ctrlPr>
            </m:sSubPr>
            <m:e>
              <w:ins w:id="3402" w:author="user pc" w:date="2022-03-18T12:35:00Z">
                <m:r w:rsidR="126AD2C5">
                  <w:rPr>
                    <w:rFonts w:ascii="Cambria Math" w:cs="Times New Roman" w:eastAsia="宋体" w:hAnsi="Cambria Math"/>
                    <w:sz w:val="28"/>
                    <w:szCs w:val="28"/>
                  </w:rPr>
                  <m:t>H</m:t>
                </m:r>
              </w:ins>
            </m:e>
            <m:sub>
              <w:ins w:id="3403" w:author="user pc" w:date="2022-03-18T12:35:00Z">
                <m:r w:rsidR="18639462">
                  <w:rPr>
                    <w:rFonts w:ascii="Cambria Math" w:cs="Times New Roman" w:eastAsia="宋体" w:hAnsi="Cambria Math"/>
                    <w:sz w:val="28"/>
                    <w:szCs w:val="28"/>
                  </w:rPr>
                  <m:t>12</m:t>
                </m:r>
              </w:ins>
            </m:sub>
          </m:sSub>
        </m:oMath>
      </m:oMathPara>
    </w:p>
    <w:p>
      <w:pPr>
        <w:pStyle w:val="style157"/>
        <w:rPr>
          <w:ins w:id="3404" w:author="user pc" w:date="2022-03-18T12:45:00Z"/>
          <w:rFonts w:ascii="Times New Roman" w:cs="Times New Roman" w:eastAsia="宋体" w:hAnsi="Times New Roman"/>
          <w:sz w:val="28"/>
          <w:szCs w:val="28"/>
        </w:rPr>
      </w:pPr>
      <w:r>
        <w:rPr>
          <w:rFonts w:ascii="Times New Roman" w:cs="Times New Roman" w:eastAsia="宋体" w:hAnsi="Times New Roman"/>
          <w:sz w:val="28"/>
          <w:szCs w:val="28"/>
          <w:lang w:val="en-US"/>
        </w:rPr>
        <w:t xml:space="preserve"> </w:t>
      </w:r>
    </w:p>
    <w:p>
      <w:pPr>
        <w:pStyle w:val="style157"/>
        <w:rPr>
          <w:ins w:id="3405" w:author="user pc" w:date="2022-03-18T12:45:00Z"/>
          <w:rFonts w:ascii="Times New Roman" w:cs="Times New Roman" w:eastAsia="宋体" w:hAnsi="Times New Roman"/>
          <w:sz w:val="28"/>
          <w:szCs w:val="28"/>
        </w:rPr>
      </w:pPr>
      <w:ins w:id="3406" w:author="user pc" w:date="2022-03-18T12:45:00Z">
        <w:r w:rsidR="AB72D9F3">
          <w:rPr>
            <w:rFonts w:ascii="Times New Roman" w:cs="Times New Roman" w:eastAsia="宋体" w:hAnsi="Times New Roman"/>
            <w:sz w:val="28"/>
            <w:szCs w:val="28"/>
          </w:rPr>
          <w:t xml:space="preserve">Or </w:t>
        </w:r>
      </w:ins>
    </w:p>
    <w:p>
      <w:pPr>
        <w:pStyle w:val="style157"/>
        <w:rPr>
          <w:ins w:id="3407" w:author="user pc" w:date="2022-03-18T12:45:00Z"/>
          <w:rFonts w:ascii="Times New Roman" w:cs="Times New Roman" w:eastAsia="宋体" w:hAnsi="Times New Roman"/>
          <w:sz w:val="28"/>
          <w:szCs w:val="28"/>
        </w:rPr>
      </w:pPr>
    </w:p>
    <w:p>
      <w:pPr>
        <w:pStyle w:val="style157"/>
        <w:rPr>
          <w:ins w:id="3408" w:author="user pc" w:date="2022-03-18T12:51:00Z"/>
          <w:rFonts w:ascii="Times New Roman" w:cs="Times New Roman" w:eastAsia="宋体" w:hAnsi="Times New Roman"/>
          <w:sz w:val="28"/>
          <w:szCs w:val="28"/>
        </w:rPr>
      </w:pPr>
      <w:ins w:id="3409" w:author="user pc" w:date="2022-03-18T12:45:00Z">
        <w:r w:rsidR="51FAEADD">
          <w:rPr>
            <w:rFonts w:ascii="Times New Roman" w:cs="Times New Roman" w:eastAsia="宋体" w:hAnsi="Times New Roman"/>
            <w:sz w:val="28"/>
            <w:szCs w:val="28"/>
          </w:rPr>
          <w:t>Using the shortcut formula;</w:t>
        </w:r>
      </w:ins>
    </w:p>
    <w:p>
      <w:pPr>
        <w:pStyle w:val="style157"/>
        <w:rPr>
          <w:ins w:id="3410" w:author="user pc" w:date="2022-03-18T12:45:00Z"/>
          <w:rFonts w:ascii="Times New Roman" w:cs="Times New Roman" w:eastAsia="宋体" w:hAnsi="Times New Roman"/>
          <w:sz w:val="28"/>
          <w:szCs w:val="28"/>
        </w:rPr>
      </w:pPr>
    </w:p>
    <w:p>
      <w:pPr>
        <w:pStyle w:val="style0"/>
        <w:spacing w:lineRule="auto" w:line="240"/>
        <w:rPr>
          <w:ins w:id="3411" w:author="user pc" w:date="2022-03-18T12:46:00Z"/>
          <w:rFonts w:ascii="Times New Roman" w:cs="Times New Roman" w:hAnsi="Times New Roman"/>
          <w:b/>
          <w:i/>
        </w:rPr>
      </w:pPr>
      <w:ins w:id="3412" w:author="user pc" w:date="2022-03-18T12:46:00Z">
        <w:r w:rsidR="D362DA10">
          <w:rPr>
            <w:rFonts w:ascii="Times New Roman" w:cs="Times New Roman" w:hAnsi="Times New Roman"/>
            <w:b/>
            <w:i/>
          </w:rPr>
          <w:t>Volume of the given substance × 1 mole/molar volume × Mole of unknown in the balanced equation/Mole of known in a chemical equation × Molar mass of unknown/1 mole.</w:t>
        </w:r>
      </w:ins>
    </w:p>
    <w:p>
      <w:pPr>
        <w:pStyle w:val="style157"/>
        <w:rPr>
          <w:rFonts w:ascii="Times New Roman" w:cs="Times New Roman" w:eastAsia="宋体" w:hAnsi="Times New Roman"/>
          <w:noProof/>
          <w:position w:val="-30"/>
          <w:sz w:val="28"/>
          <w:szCs w:val="28"/>
        </w:rPr>
      </w:pPr>
      <m:oMath>
        <w:ins w:id="3413" w:author="user pc" w:date="2022-03-18T12:47:00Z">
          <m:r w:rsidR="14F954F2">
            <w:rPr>
              <w:rFonts w:ascii="Cambria Math" w:cs="Times New Roman" w:eastAsia="宋体" w:hAnsi="Cambria Math"/>
              <w:sz w:val="24"/>
              <w:szCs w:val="24"/>
            </w:rPr>
            <m:t xml:space="preserve">5.0L </m:t>
          </m:r>
        </w:ins>
        <w:ins w:id="3414" w:author="user pc" w:date="2022-03-18T12:48:00Z">
          <m:r w:rsidR="59ECD575">
            <w:rPr>
              <w:rFonts w:ascii="Cambria Math" w:cs="Times New Roman" w:eastAsia="宋体" w:hAnsi="Cambria Math"/>
              <w:sz w:val="24"/>
              <w:szCs w:val="24"/>
            </w:rPr>
            <m:t>of C</m:t>
          </m:r>
        </w:ins>
        <m:sSub>
          <m:sSubPr>
            <m:ctrlPr>
              <w:ins w:id="3415" w:author="user pc" w:date="2022-03-18T12:47:00Z">
                <w:rPr>
                  <w:rFonts w:ascii="Cambria Math" w:cs="Times New Roman" w:eastAsia="宋体" w:hAnsi="Cambria Math"/>
                  <w:i/>
                  <w:sz w:val="24"/>
                  <w:szCs w:val="24"/>
                </w:rPr>
              </w:ins>
            </m:ctrlPr>
          </m:sSubPr>
          <m:e>
            <w:ins w:id="3416" w:author="user pc" w:date="2022-03-18T12:47:00Z">
              <m:r w:rsidR="822509E6">
                <w:rPr>
                  <w:rFonts w:ascii="Cambria Math" w:cs="Times New Roman" w:eastAsia="宋体" w:hAnsi="Cambria Math"/>
                  <w:sz w:val="24"/>
                  <w:szCs w:val="24"/>
                </w:rPr>
                <m:t>O</m:t>
              </m:r>
            </w:ins>
          </m:e>
          <m:sub>
            <w:ins w:id="3417" w:author="user pc" w:date="2022-03-18T12:47:00Z">
              <m:r w:rsidR="C5F6DDC7">
                <w:rPr>
                  <w:rFonts w:ascii="Cambria Math" w:cs="Times New Roman" w:eastAsia="宋体" w:hAnsi="Cambria Math"/>
                  <w:sz w:val="24"/>
                  <w:szCs w:val="24"/>
                </w:rPr>
                <m:t>2</m:t>
              </m:r>
            </w:ins>
          </m:sub>
        </m:sSub>
        <w:ins w:id="3418" w:author="user pc" w:date="2022-03-18T12:47:00Z">
          <m:r w:rsidR="1A846DFA">
            <w:rPr>
              <w:rFonts w:ascii="Cambria Math" w:cs="Times New Roman" w:eastAsia="宋体" w:hAnsi="Cambria Math"/>
              <w:sz w:val="24"/>
              <w:szCs w:val="24"/>
            </w:rPr>
            <m:t xml:space="preserve"> × </m:t>
          </m:r>
        </w:ins>
        <m:f>
          <m:fPr>
            <m:ctrlPr>
              <w:ins w:id="3419" w:author="user pc" w:date="2022-03-18T12:47:00Z">
                <w:rPr>
                  <w:rFonts w:ascii="Cambria Math" w:cs="Times New Roman" w:eastAsia="宋体" w:hAnsi="Cambria Math"/>
                  <w:i/>
                  <w:sz w:val="24"/>
                  <w:szCs w:val="24"/>
                </w:rPr>
              </w:ins>
            </m:ctrlPr>
          </m:fPr>
          <m:num>
            <w:ins w:id="3420" w:author="user pc" w:date="2022-03-18T12:47:00Z">
              <m:r w:rsidR="8D7A6D94">
                <w:rPr>
                  <w:rFonts w:ascii="Cambria Math" w:cs="Times New Roman" w:eastAsia="宋体" w:hAnsi="Cambria Math"/>
                  <w:sz w:val="24"/>
                  <w:szCs w:val="24"/>
                </w:rPr>
                <m:t xml:space="preserve">1 mole of </m:t>
              </m:r>
            </w:ins>
            <m:sSub>
              <m:sSubPr>
                <m:ctrlPr>
                  <w:ins w:id="3421" w:author="user pc" w:date="2022-03-18T12:47:00Z">
                    <w:rPr>
                      <w:rFonts w:ascii="Cambria Math" w:cs="Times New Roman" w:eastAsia="宋体" w:hAnsi="Cambria Math"/>
                      <w:i/>
                      <w:sz w:val="24"/>
                      <w:szCs w:val="24"/>
                    </w:rPr>
                  </w:ins>
                </m:ctrlPr>
              </m:sSubPr>
              <m:e>
                <w:ins w:id="3422" w:author="user pc" w:date="2022-03-18T12:48:00Z">
                  <m:r w:rsidR="3E2F0F6C">
                    <w:rPr>
                      <w:rFonts w:ascii="Cambria Math" w:cs="Times New Roman" w:eastAsia="宋体" w:hAnsi="Cambria Math"/>
                      <w:sz w:val="24"/>
                      <w:szCs w:val="24"/>
                    </w:rPr>
                    <m:t>C</m:t>
                  </m:r>
                </w:ins>
                <w:ins w:id="3423" w:author="user pc" w:date="2022-03-18T12:47:00Z">
                  <m:r w:rsidR="012CDBD8">
                    <w:rPr>
                      <w:rFonts w:ascii="Cambria Math" w:cs="Times New Roman" w:eastAsia="宋体" w:hAnsi="Cambria Math"/>
                      <w:sz w:val="24"/>
                      <w:szCs w:val="24"/>
                    </w:rPr>
                    <m:t>O</m:t>
                  </m:r>
                </w:ins>
              </m:e>
              <m:sub>
                <w:ins w:id="3424" w:author="user pc" w:date="2022-03-18T12:47:00Z">
                  <m:r w:rsidR="B617C52F">
                    <w:rPr>
                      <w:rFonts w:ascii="Cambria Math" w:cs="Times New Roman" w:eastAsia="宋体" w:hAnsi="Cambria Math"/>
                      <w:sz w:val="24"/>
                      <w:szCs w:val="24"/>
                    </w:rPr>
                    <m:t>2</m:t>
                  </m:r>
                </w:ins>
              </m:sub>
            </m:sSub>
          </m:num>
          <m:den>
            <w:ins w:id="3425" w:author="user pc" w:date="2022-03-18T12:47:00Z">
              <m:r w:rsidR="72C5BA5C">
                <w:rPr>
                  <w:rFonts w:ascii="Cambria Math" w:cs="Times New Roman" w:eastAsia="宋体" w:hAnsi="Cambria Math"/>
                  <w:sz w:val="24"/>
                  <w:szCs w:val="24"/>
                </w:rPr>
                <m:t xml:space="preserve">22.4 </m:t>
              </m:r>
            </w:ins>
            <w:ins w:id="3426" w:author="user pc" w:date="2022-03-18T12:48:00Z">
              <m:r w:rsidR="9DFDDB11">
                <w:rPr>
                  <w:rFonts w:ascii="Cambria Math" w:cs="Times New Roman" w:eastAsia="宋体" w:hAnsi="Cambria Math"/>
                  <w:sz w:val="24"/>
                  <w:szCs w:val="24"/>
                </w:rPr>
                <m:t>LC</m:t>
              </m:r>
            </w:ins>
            <m:sSub>
              <m:sSubPr>
                <m:ctrlPr>
                  <w:ins w:id="3427" w:author="user pc" w:date="2022-03-18T12:47:00Z">
                    <w:rPr>
                      <w:rFonts w:ascii="Cambria Math" w:cs="Times New Roman" w:eastAsia="宋体" w:hAnsi="Cambria Math"/>
                      <w:i/>
                      <w:sz w:val="24"/>
                      <w:szCs w:val="24"/>
                    </w:rPr>
                  </w:ins>
                </m:ctrlPr>
              </m:sSubPr>
              <m:e>
                <w:ins w:id="3428" w:author="user pc" w:date="2022-03-18T12:47:00Z">
                  <m:r w:rsidR="7A3A0A03">
                    <w:rPr>
                      <w:rFonts w:ascii="Cambria Math" w:cs="Times New Roman" w:eastAsia="宋体" w:hAnsi="Cambria Math"/>
                      <w:sz w:val="24"/>
                      <w:szCs w:val="24"/>
                    </w:rPr>
                    <m:t>O</m:t>
                  </m:r>
                </w:ins>
              </m:e>
              <m:sub>
                <w:ins w:id="3429" w:author="user pc" w:date="2022-03-18T12:47:00Z">
                  <m:r w:rsidR="89E9FCD3">
                    <w:rPr>
                      <w:rFonts w:ascii="Cambria Math" w:cs="Times New Roman" w:eastAsia="宋体" w:hAnsi="Cambria Math"/>
                      <w:sz w:val="24"/>
                      <w:szCs w:val="24"/>
                    </w:rPr>
                    <m:t>2</m:t>
                  </m:r>
                </w:ins>
              </m:sub>
            </m:sSub>
          </m:den>
        </m:f>
        <w:ins w:id="3430" w:author="user pc" w:date="2022-03-18T12:47:00Z">
          <m:r w:rsidR="BB7587F3">
            <w:rPr>
              <w:rFonts w:ascii="Cambria Math" w:cs="Times New Roman" w:eastAsia="宋体" w:hAnsi="Cambria Math"/>
              <w:sz w:val="24"/>
              <w:szCs w:val="24"/>
            </w:rPr>
            <m:t xml:space="preserve"> × </m:t>
          </m:r>
        </w:ins>
        <m:f>
          <m:fPr>
            <m:ctrlPr>
              <w:ins w:id="3431" w:author="user pc" w:date="2022-03-18T12:47:00Z">
                <w:rPr>
                  <w:rFonts w:ascii="Cambria Math" w:cs="Times New Roman" w:eastAsia="宋体" w:hAnsi="Cambria Math"/>
                  <w:i/>
                  <w:sz w:val="24"/>
                  <w:szCs w:val="24"/>
                </w:rPr>
              </w:ins>
            </m:ctrlPr>
          </m:fPr>
          <m:num>
            <w:ins w:id="3432" w:author="user pc" w:date="2022-03-18T12:48:00Z">
              <m:r w:rsidR="487823B7">
                <w:rPr>
                  <w:rFonts w:ascii="Cambria Math" w:cs="Times New Roman" w:eastAsia="宋体" w:hAnsi="Cambria Math"/>
                  <w:sz w:val="24"/>
                  <w:szCs w:val="24"/>
                </w:rPr>
                <m:t>1</m:t>
              </m:r>
            </w:ins>
            <w:ins w:id="3433" w:author="user pc" w:date="2022-03-18T12:47:00Z">
              <m:r w:rsidR="FF820EE0">
                <w:rPr>
                  <w:rFonts w:ascii="Cambria Math" w:cs="Times New Roman" w:eastAsia="宋体" w:hAnsi="Cambria Math"/>
                  <w:sz w:val="24"/>
                  <w:szCs w:val="24"/>
                </w:rPr>
                <m:t xml:space="preserve"> mole of </m:t>
              </m:r>
            </w:ins>
            <m:sSub>
              <m:sSubPr>
                <m:ctrlPr>
                  <w:ins w:id="3434" w:author="user pc" w:date="2022-03-18T12:49:00Z">
                    <w:rPr>
                      <w:rFonts w:ascii="Cambria Math" w:cs="Times New Roman" w:eastAsia="宋体" w:hAnsi="Cambria Math"/>
                      <w:i/>
                      <w:sz w:val="28"/>
                      <w:szCs w:val="28"/>
                    </w:rPr>
                  </w:ins>
                </m:ctrlPr>
              </m:sSubPr>
              <m:e>
                <w:ins w:id="3435" w:author="user pc" w:date="2022-03-18T12:49:00Z">
                  <m:r w:rsidR="7F44E746">
                    <w:rPr>
                      <w:rFonts w:ascii="Cambria Math" w:cs="Times New Roman" w:eastAsia="宋体" w:hAnsi="Cambria Math"/>
                      <w:sz w:val="28"/>
                      <w:szCs w:val="28"/>
                    </w:rPr>
                    <m:t>C</m:t>
                  </m:r>
                </w:ins>
              </m:e>
              <m:sub>
                <w:ins w:id="3436" w:author="user pc" w:date="2022-03-18T12:49:00Z">
                  <m:r w:rsidR="90184BAF">
                    <w:rPr>
                      <w:rFonts w:ascii="Cambria Math" w:cs="Times New Roman" w:eastAsia="宋体" w:hAnsi="Cambria Math"/>
                      <w:sz w:val="28"/>
                      <w:szCs w:val="28"/>
                    </w:rPr>
                    <m:t>5</m:t>
                  </m:r>
                </w:ins>
              </m:sub>
            </m:sSub>
            <m:sSub>
              <m:sSubPr>
                <m:ctrlPr>
                  <w:ins w:id="3437" w:author="user pc" w:date="2022-03-18T12:49:00Z">
                    <w:rPr>
                      <w:rFonts w:ascii="Cambria Math" w:cs="Times New Roman" w:eastAsia="宋体" w:hAnsi="Cambria Math"/>
                      <w:i/>
                      <w:sz w:val="28"/>
                      <w:szCs w:val="28"/>
                    </w:rPr>
                  </w:ins>
                </m:ctrlPr>
              </m:sSubPr>
              <m:e>
                <w:ins w:id="3438" w:author="user pc" w:date="2022-03-18T12:49:00Z">
                  <m:r w:rsidR="7F0D7D26">
                    <w:rPr>
                      <w:rFonts w:ascii="Cambria Math" w:cs="Times New Roman" w:eastAsia="宋体" w:hAnsi="Cambria Math"/>
                      <w:sz w:val="28"/>
                      <w:szCs w:val="28"/>
                    </w:rPr>
                    <m:t>H</m:t>
                  </m:r>
                </w:ins>
              </m:e>
              <m:sub>
                <w:ins w:id="3439" w:author="user pc" w:date="2022-03-18T12:49:00Z">
                  <m:r w:rsidR="2A420DE7">
                    <w:rPr>
                      <w:rFonts w:ascii="Cambria Math" w:cs="Times New Roman" w:eastAsia="宋体" w:hAnsi="Cambria Math"/>
                      <w:sz w:val="28"/>
                      <w:szCs w:val="28"/>
                    </w:rPr>
                    <m:t>12</m:t>
                  </m:r>
                </w:ins>
              </m:sub>
            </m:sSub>
          </m:num>
          <m:den>
            <w:ins w:id="3440" w:author="user pc" w:date="2022-03-18T12:50:00Z">
              <m:r w:rsidR="17CDC2B1">
                <w:rPr>
                  <w:rFonts w:ascii="Cambria Math" w:cs="Times New Roman" w:eastAsia="宋体" w:hAnsi="Cambria Math"/>
                  <w:sz w:val="24"/>
                  <w:szCs w:val="24"/>
                </w:rPr>
                <m:t>5</m:t>
              </m:r>
            </w:ins>
            <w:ins w:id="3441" w:author="user pc" w:date="2022-03-18T12:47:00Z">
              <m:r w:rsidR="051A526B">
                <w:rPr>
                  <w:rFonts w:ascii="Cambria Math" w:cs="Times New Roman" w:eastAsia="宋体" w:hAnsi="Cambria Math"/>
                  <w:sz w:val="24"/>
                  <w:szCs w:val="24"/>
                </w:rPr>
                <m:t xml:space="preserve"> moles of </m:t>
              </m:r>
            </w:ins>
            <m:sSub>
              <m:sSubPr>
                <m:ctrlPr>
                  <w:ins w:id="3442" w:author="user pc" w:date="2022-03-18T12:47:00Z">
                    <w:rPr>
                      <w:rFonts w:ascii="Cambria Math" w:cs="Times New Roman" w:eastAsia="宋体" w:hAnsi="Cambria Math"/>
                      <w:i/>
                      <w:sz w:val="24"/>
                      <w:szCs w:val="24"/>
                    </w:rPr>
                  </w:ins>
                </m:ctrlPr>
              </m:sSubPr>
              <m:e>
                <w:ins w:id="3443" w:author="user pc" w:date="2022-03-18T12:49:00Z">
                  <m:r w:rsidR="1795CCE3">
                    <w:rPr>
                      <w:rFonts w:ascii="Cambria Math" w:cs="Times New Roman" w:eastAsia="宋体" w:hAnsi="Cambria Math"/>
                      <w:sz w:val="24"/>
                      <w:szCs w:val="24"/>
                    </w:rPr>
                    <m:t>C</m:t>
                  </m:r>
                </w:ins>
                <w:ins w:id="3444" w:author="user pc" w:date="2022-03-18T12:47:00Z">
                  <m:r w:rsidR="9AE9BCCA">
                    <w:rPr>
                      <w:rFonts w:ascii="Cambria Math" w:cs="Times New Roman" w:eastAsia="宋体" w:hAnsi="Cambria Math"/>
                      <w:sz w:val="24"/>
                      <w:szCs w:val="24"/>
                    </w:rPr>
                    <m:t>O</m:t>
                  </m:r>
                </w:ins>
              </m:e>
              <m:sub>
                <w:ins w:id="3445" w:author="user pc" w:date="2022-03-18T12:47:00Z">
                  <m:r w:rsidR="BCE7AE2A">
                    <w:rPr>
                      <w:rFonts w:ascii="Cambria Math" w:cs="Times New Roman" w:eastAsia="宋体" w:hAnsi="Cambria Math"/>
                      <w:sz w:val="24"/>
                      <w:szCs w:val="24"/>
                    </w:rPr>
                    <m:t>2</m:t>
                  </m:r>
                </w:ins>
              </m:sub>
            </m:sSub>
          </m:den>
        </m:f>
        <w:ins w:id="3446" w:author="user pc" w:date="2022-03-18T12:47:00Z">
          <m:r w:rsidR="EA95A7A7">
            <w:rPr>
              <w:rFonts w:ascii="Cambria Math" w:cs="Times New Roman" w:eastAsia="宋体" w:hAnsi="Cambria Math"/>
              <w:sz w:val="24"/>
              <w:szCs w:val="24"/>
            </w:rPr>
            <m:t xml:space="preserve"> × </m:t>
          </m:r>
        </w:ins>
        <m:f>
          <m:fPr>
            <m:ctrlPr>
              <w:ins w:id="3447" w:author="user pc" w:date="2022-03-18T12:47:00Z">
                <w:rPr>
                  <w:rFonts w:ascii="Cambria Math" w:cs="Times New Roman" w:eastAsia="宋体" w:hAnsi="Cambria Math"/>
                  <w:i/>
                  <w:sz w:val="24"/>
                  <w:szCs w:val="24"/>
                </w:rPr>
              </w:ins>
            </m:ctrlPr>
          </m:fPr>
          <m:num>
            <w:ins w:id="3448" w:author="user pc" w:date="2022-03-18T12:49:00Z">
              <m:r w:rsidR="E854A772">
                <w:rPr>
                  <w:rFonts w:ascii="Cambria Math" w:cs="Times New Roman" w:eastAsia="宋体" w:hAnsi="Cambria Math"/>
                  <w:sz w:val="24"/>
                  <w:szCs w:val="24"/>
                </w:rPr>
                <m:t xml:space="preserve">72.0 of </m:t>
              </m:r>
            </w:ins>
            <m:sSub>
              <m:sSubPr>
                <m:ctrlPr>
                  <w:ins w:id="3449" w:author="user pc" w:date="2022-03-18T12:49:00Z">
                    <w:rPr>
                      <w:rFonts w:ascii="Cambria Math" w:cs="Times New Roman" w:eastAsia="宋体" w:hAnsi="Cambria Math"/>
                      <w:i/>
                      <w:sz w:val="28"/>
                      <w:szCs w:val="28"/>
                    </w:rPr>
                  </w:ins>
                </m:ctrlPr>
              </m:sSubPr>
              <m:e>
                <w:ins w:id="3450" w:author="user pc" w:date="2022-03-18T12:49:00Z">
                  <m:r w:rsidR="374AD317">
                    <w:rPr>
                      <w:rFonts w:ascii="Cambria Math" w:cs="Times New Roman" w:eastAsia="宋体" w:hAnsi="Cambria Math"/>
                      <w:sz w:val="28"/>
                      <w:szCs w:val="28"/>
                    </w:rPr>
                    <m:t>C</m:t>
                  </m:r>
                </w:ins>
              </m:e>
              <m:sub>
                <w:ins w:id="3451" w:author="user pc" w:date="2022-03-18T12:49:00Z">
                  <m:r w:rsidR="2EEAD3C3">
                    <w:rPr>
                      <w:rFonts w:ascii="Cambria Math" w:cs="Times New Roman" w:eastAsia="宋体" w:hAnsi="Cambria Math"/>
                      <w:sz w:val="28"/>
                      <w:szCs w:val="28"/>
                    </w:rPr>
                    <m:t>5</m:t>
                  </m:r>
                </w:ins>
              </m:sub>
            </m:sSub>
            <m:sSub>
              <m:sSubPr>
                <m:ctrlPr>
                  <w:ins w:id="3452" w:author="user pc" w:date="2022-03-18T12:49:00Z">
                    <w:rPr>
                      <w:rFonts w:ascii="Cambria Math" w:cs="Times New Roman" w:eastAsia="宋体" w:hAnsi="Cambria Math"/>
                      <w:i/>
                      <w:sz w:val="28"/>
                      <w:szCs w:val="28"/>
                    </w:rPr>
                  </w:ins>
                </m:ctrlPr>
              </m:sSubPr>
              <m:e>
                <w:ins w:id="3453" w:author="user pc" w:date="2022-03-18T12:49:00Z">
                  <m:r w:rsidR="D959BE89">
                    <w:rPr>
                      <w:rFonts w:ascii="Cambria Math" w:cs="Times New Roman" w:eastAsia="宋体" w:hAnsi="Cambria Math"/>
                      <w:sz w:val="28"/>
                      <w:szCs w:val="28"/>
                    </w:rPr>
                    <m:t>H</m:t>
                  </m:r>
                </w:ins>
              </m:e>
              <m:sub>
                <w:ins w:id="3454" w:author="user pc" w:date="2022-03-18T12:49:00Z">
                  <m:r w:rsidR="EA59871B">
                    <w:rPr>
                      <w:rFonts w:ascii="Cambria Math" w:cs="Times New Roman" w:eastAsia="宋体" w:hAnsi="Cambria Math"/>
                      <w:sz w:val="28"/>
                      <w:szCs w:val="28"/>
                    </w:rPr>
                    <m:t>12</m:t>
                  </m:r>
                </w:ins>
              </m:sub>
            </m:sSub>
            <w:ins w:id="3455" w:author="user pc" w:date="2022-03-18T12:47:00Z">
              <m:r w:rsidR="AE844113">
                <w:rPr>
                  <w:rFonts w:ascii="Cambria Math" w:cs="Times New Roman" w:eastAsia="宋体" w:hAnsi="Cambria Math"/>
                  <w:sz w:val="24"/>
                  <w:szCs w:val="24"/>
                </w:rPr>
                <m:t xml:space="preserve"> </m:t>
              </m:r>
            </w:ins>
          </m:num>
          <m:den>
            <w:ins w:id="3456" w:author="user pc" w:date="2022-03-18T12:47:00Z">
              <m:r w:rsidR="906C9FF5">
                <w:rPr>
                  <w:rFonts w:ascii="Cambria Math" w:cs="Times New Roman" w:eastAsia="宋体" w:hAnsi="Cambria Math"/>
                  <w:sz w:val="24"/>
                  <w:szCs w:val="24"/>
                </w:rPr>
                <m:t>1 mole</m:t>
              </m:r>
            </w:ins>
            <m:sSub>
              <m:sSubPr>
                <m:ctrlPr>
                  <w:ins w:id="3457" w:author="user pc" w:date="2022-03-18T12:50:00Z">
                    <w:rPr>
                      <w:rFonts w:ascii="Cambria Math" w:cs="Times New Roman" w:eastAsia="宋体" w:hAnsi="Cambria Math"/>
                      <w:i/>
                      <w:sz w:val="28"/>
                      <w:szCs w:val="28"/>
                    </w:rPr>
                  </w:ins>
                </m:ctrlPr>
              </m:sSubPr>
              <m:e>
                <w:ins w:id="3458" w:author="user pc" w:date="2022-03-18T12:50:00Z">
                  <m:r w:rsidR="298C226E">
                    <w:rPr>
                      <w:rFonts w:ascii="Cambria Math" w:cs="Times New Roman" w:eastAsia="宋体" w:hAnsi="Cambria Math"/>
                      <w:sz w:val="28"/>
                      <w:szCs w:val="28"/>
                    </w:rPr>
                    <m:t>C</m:t>
                  </m:r>
                </w:ins>
              </m:e>
              <m:sub>
                <w:ins w:id="3459" w:author="user pc" w:date="2022-03-18T12:50:00Z">
                  <m:r w:rsidR="66195E3F">
                    <w:rPr>
                      <w:rFonts w:ascii="Cambria Math" w:cs="Times New Roman" w:eastAsia="宋体" w:hAnsi="Cambria Math"/>
                      <w:sz w:val="28"/>
                      <w:szCs w:val="28"/>
                    </w:rPr>
                    <m:t>5</m:t>
                  </m:r>
                </w:ins>
              </m:sub>
            </m:sSub>
            <m:sSub>
              <m:sSubPr>
                <m:ctrlPr>
                  <w:ins w:id="3460" w:author="user pc" w:date="2022-03-18T12:50:00Z">
                    <w:rPr>
                      <w:rFonts w:ascii="Cambria Math" w:cs="Times New Roman" w:eastAsia="宋体" w:hAnsi="Cambria Math"/>
                      <w:i/>
                      <w:sz w:val="28"/>
                      <w:szCs w:val="28"/>
                    </w:rPr>
                  </w:ins>
                </m:ctrlPr>
              </m:sSubPr>
              <m:e>
                <w:ins w:id="3461" w:author="user pc" w:date="2022-03-18T12:50:00Z">
                  <m:r w:rsidR="0BB7BFD2">
                    <w:rPr>
                      <w:rFonts w:ascii="Cambria Math" w:cs="Times New Roman" w:eastAsia="宋体" w:hAnsi="Cambria Math"/>
                      <w:sz w:val="28"/>
                      <w:szCs w:val="28"/>
                    </w:rPr>
                    <m:t>H</m:t>
                  </m:r>
                </w:ins>
              </m:e>
              <m:sub>
                <w:ins w:id="3462" w:author="user pc" w:date="2022-03-18T12:50:00Z">
                  <m:r w:rsidR="DA19BEAB">
                    <w:rPr>
                      <w:rFonts w:ascii="Cambria Math" w:cs="Times New Roman" w:eastAsia="宋体" w:hAnsi="Cambria Math"/>
                      <w:sz w:val="28"/>
                      <w:szCs w:val="28"/>
                    </w:rPr>
                    <m:t>12</m:t>
                  </m:r>
                </w:ins>
              </m:sub>
            </m:sSub>
            <w:ins w:id="3463" w:author="user pc" w:date="2022-03-18T12:47:00Z">
              <m:r w:rsidR="9C0A94A9">
                <w:rPr>
                  <w:rFonts w:ascii="Cambria Math" w:cs="Times New Roman" w:eastAsia="宋体" w:hAnsi="Cambria Math"/>
                  <w:sz w:val="24"/>
                  <w:szCs w:val="24"/>
                </w:rPr>
                <m:t xml:space="preserve"> </m:t>
              </m:r>
            </w:ins>
          </m:den>
        </m:f>
        <w:ins w:id="3464" w:author="user pc" w:date="2022-03-18T12:47:00Z">
          <m:r w:rsidR="52643358">
            <w:rPr>
              <w:rFonts w:ascii="Cambria Math" w:cs="Times New Roman" w:eastAsia="宋体" w:hAnsi="Cambria Math"/>
              <w:sz w:val="24"/>
              <w:szCs w:val="24"/>
            </w:rPr>
            <m:t>=</m:t>
          </m:r>
        </w:ins>
        <w:ins w:id="3465" w:author="user pc" w:date="2022-03-18T12:50:00Z">
          <m:r w:rsidR="90EC7B0A">
            <w:rPr>
              <w:rFonts w:ascii="Cambria Math" w:cs="Times New Roman" w:eastAsia="宋体" w:hAnsi="Cambria Math"/>
              <w:sz w:val="24"/>
              <w:szCs w:val="24"/>
            </w:rPr>
            <m:t>3.2g</m:t>
          </m:r>
        </w:ins>
        <w:ins w:id="3466" w:author="user pc" w:date="2022-03-18T12:51:00Z">
          <m:r w:rsidR="0D161610">
            <w:rPr>
              <w:rFonts w:ascii="Cambria Math" w:cs="Times New Roman" w:eastAsia="宋体" w:hAnsi="Cambria Math"/>
              <w:sz w:val="24"/>
              <w:szCs w:val="24"/>
            </w:rPr>
            <m:t xml:space="preserve"> of </m:t>
          </m:r>
        </w:ins>
        <w:ins w:id="3467" w:author="user pc" w:date="2022-03-18T12:50:00Z">
          <m:r w:rsidR="42E74523">
            <w:rPr>
              <w:rFonts w:ascii="Cambria Math" w:cs="Times New Roman" w:eastAsia="宋体" w:hAnsi="Cambria Math"/>
              <w:sz w:val="24"/>
              <w:szCs w:val="24"/>
            </w:rPr>
            <m:t xml:space="preserve"> </m:t>
          </m:r>
        </w:ins>
        <m:sSub>
          <m:sSubPr>
            <m:ctrlPr>
              <w:ins w:id="3468" w:author="user pc" w:date="2022-03-18T12:50:00Z">
                <w:rPr>
                  <w:rFonts w:ascii="Cambria Math" w:cs="Times New Roman" w:eastAsia="宋体" w:hAnsi="Cambria Math"/>
                  <w:i/>
                  <w:sz w:val="28"/>
                  <w:szCs w:val="28"/>
                </w:rPr>
              </w:ins>
            </m:ctrlPr>
          </m:sSubPr>
          <m:e>
            <w:ins w:id="3469" w:author="user pc" w:date="2022-03-18T12:50:00Z">
              <m:r w:rsidR="19DB9C31">
                <w:rPr>
                  <w:rFonts w:ascii="Cambria Math" w:cs="Times New Roman" w:eastAsia="宋体" w:hAnsi="Cambria Math"/>
                  <w:sz w:val="28"/>
                  <w:szCs w:val="28"/>
                </w:rPr>
                <m:t>C</m:t>
              </m:r>
            </w:ins>
          </m:e>
          <m:sub>
            <w:ins w:id="3470" w:author="user pc" w:date="2022-03-18T12:50:00Z">
              <m:r w:rsidR="52D38184">
                <w:rPr>
                  <w:rFonts w:ascii="Cambria Math" w:cs="Times New Roman" w:eastAsia="宋体" w:hAnsi="Cambria Math"/>
                  <w:sz w:val="28"/>
                  <w:szCs w:val="28"/>
                </w:rPr>
                <m:t>5</m:t>
              </m:r>
            </w:ins>
          </m:sub>
        </m:sSub>
        <m:sSub>
          <m:sSubPr>
            <m:ctrlPr>
              <w:ins w:id="3471" w:author="user pc" w:date="2022-03-18T12:50:00Z">
                <w:rPr>
                  <w:rFonts w:ascii="Cambria Math" w:cs="Times New Roman" w:eastAsia="宋体" w:hAnsi="Cambria Math"/>
                  <w:i/>
                  <w:sz w:val="28"/>
                  <w:szCs w:val="28"/>
                </w:rPr>
              </w:ins>
            </m:ctrlPr>
          </m:sSubPr>
          <m:e>
            <w:ins w:id="3472" w:author="user pc" w:date="2022-03-18T12:50:00Z">
              <m:r w:rsidR="BD81225D">
                <w:rPr>
                  <w:rFonts w:ascii="Cambria Math" w:cs="Times New Roman" w:eastAsia="宋体" w:hAnsi="Cambria Math"/>
                  <w:sz w:val="28"/>
                  <w:szCs w:val="28"/>
                </w:rPr>
                <m:t>H</m:t>
              </m:r>
            </w:ins>
          </m:e>
          <m:sub>
            <w:ins w:id="3473" w:author="user pc" w:date="2022-03-18T12:50:00Z">
              <m:r w:rsidR="23C905AB">
                <w:rPr>
                  <w:rFonts w:ascii="Cambria Math" w:cs="Times New Roman" w:eastAsia="宋体" w:hAnsi="Cambria Math"/>
                  <w:sz w:val="28"/>
                  <w:szCs w:val="28"/>
                </w:rPr>
                <m:t>12</m:t>
              </m:r>
            </w:ins>
          </m:sub>
        </m:sSub>
      </m:oMath>
      <w:r>
        <w:rPr>
          <w:rFonts w:ascii="Times New Roman" w:cs="Times New Roman" w:eastAsia="宋体" w:hAnsi="Times New Roman"/>
          <w:noProof/>
          <w:position w:val="-30"/>
          <w:sz w:val="28"/>
          <w:szCs w:val="28"/>
        </w:rPr>
        <w:t xml:space="preserve"> </w:t>
      </w:r>
    </w:p>
    <w:p>
      <w:pPr>
        <w:pStyle w:val="style157"/>
        <w:rPr>
          <w:rFonts w:ascii="Times New Roman" w:cs="Times New Roman" w:eastAsia="宋体" w:hAnsi="Times New Roman"/>
          <w:noProof/>
          <w:position w:val="-30"/>
          <w:sz w:val="28"/>
          <w:szCs w:val="28"/>
        </w:rPr>
      </w:pPr>
      <m:oMathPara>
        <m:oMath>
          <m:r>
            <m:rPr>
              <m:sty m:val="p"/>
            </m:rPr>
            <w:rPr>
              <w:rStyle w:val="style156"/>
              <w:rFonts w:ascii="Cambria Math" w:cs="Times New Roman" w:hAnsi="Cambria Math"/>
            </w:rPr>
            <m:t>Type equation here.</m:t>
          </m:r>
        </m:oMath>
      </m:oMathPara>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Amount </m:t>
          </m:r>
          <m:d>
            <m:dPr>
              <m:endChr m:val=")"/>
              <m:ctrlPr>
                <w:rPr>
                  <w:rFonts w:ascii="Cambria Math" w:cs="Times New Roman" w:eastAsia="宋体" w:hAnsi="Cambria Math"/>
                  <w:i/>
                  <w:sz w:val="28"/>
                  <w:szCs w:val="28"/>
                </w:rPr>
              </m:ctrlPr>
            </m:dPr>
            <m:e>
              <m:r>
                <w:rPr>
                  <w:rFonts w:ascii="Cambria Math" w:cs="Times New Roman" w:eastAsia="宋体" w:hAnsi="Cambria Math"/>
                  <w:sz w:val="28"/>
                  <w:szCs w:val="28"/>
                </w:rPr>
                <m:t>mol</m:t>
              </m:r>
            </m:e>
          </m:d>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Pr>
                  <w:rFonts w:ascii="Cambria Math" w:cs="Times New Roman" w:eastAsia="宋体" w:hAnsi="Cambria Math"/>
                  <w:sz w:val="28"/>
                  <w:szCs w:val="28"/>
                </w:rPr>
                <m:t>Reacting mass</m:t>
              </m:r>
            </m:num>
            <m:den>
              <m:r>
                <w:rPr>
                  <w:rFonts w:ascii="Cambria Math" w:cs="Times New Roman" w:eastAsia="宋体" w:hAnsi="Cambria Math"/>
                  <w:sz w:val="28"/>
                  <w:szCs w:val="28"/>
                </w:rPr>
                <m:t>Molar Mass</m:t>
              </m:r>
            </m:den>
          </m:f>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vertAlign w:val="superscript"/>
        </w:rPr>
      </w:pPr>
      <w:r>
        <w:rPr>
          <w:rFonts w:ascii="Times New Roman" w:cs="Times New Roman" w:eastAsia="宋体" w:hAnsi="Times New Roman"/>
          <w:sz w:val="28"/>
          <w:szCs w:val="28"/>
        </w:rPr>
        <w:t>Molar mass of C</w:t>
      </w:r>
      <w:r>
        <w:rPr>
          <w:rFonts w:ascii="Times New Roman" w:cs="Times New Roman" w:eastAsia="宋体" w:hAnsi="Times New Roman"/>
          <w:sz w:val="28"/>
          <w:szCs w:val="28"/>
          <w:vertAlign w:val="subscript"/>
        </w:rPr>
        <w:t>5</w:t>
      </w:r>
      <w:r>
        <w:rPr>
          <w:rFonts w:ascii="Times New Roman" w:cs="Times New Roman" w:eastAsia="宋体" w:hAnsi="Times New Roman"/>
          <w:sz w:val="28"/>
          <w:szCs w:val="28"/>
        </w:rPr>
        <w:t>H</w:t>
      </w:r>
      <w:r>
        <w:rPr>
          <w:rFonts w:ascii="Times New Roman" w:cs="Times New Roman" w:eastAsia="宋体" w:hAnsi="Times New Roman"/>
          <w:sz w:val="28"/>
          <w:szCs w:val="28"/>
          <w:vertAlign w:val="subscript"/>
        </w:rPr>
        <w:t xml:space="preserve">12 </w:t>
      </w:r>
      <w:r>
        <w:rPr>
          <w:rFonts w:ascii="Times New Roman" w:cs="Times New Roman" w:eastAsia="宋体" w:hAnsi="Times New Roman"/>
          <w:sz w:val="28"/>
          <w:szCs w:val="28"/>
        </w:rPr>
        <w:t>= (12 × 5) + (1 × 12) = 72.0 gmol</w:t>
      </w:r>
      <w:r>
        <w:rPr>
          <w:rFonts w:ascii="Times New Roman" w:cs="Times New Roman" w:eastAsia="宋体" w:hAnsi="Times New Roman"/>
          <w:sz w:val="28"/>
          <w:szCs w:val="28"/>
          <w:vertAlign w:val="superscript"/>
        </w:rPr>
        <w:t>-1</w:t>
      </w:r>
    </w:p>
    <w:p>
      <w:pPr>
        <w:pStyle w:val="style157"/>
        <w:rPr>
          <w:del w:id="3474" w:author="user pc" w:date="2022-03-18T12:36:00Z"/>
          <w:rFonts w:ascii="Times New Roman" w:cs="Times New Roman" w:eastAsia="宋体" w:hAnsi="Times New Roman"/>
          <w:sz w:val="28"/>
          <w:szCs w:val="28"/>
          <w:rPrChange w:id="3475" w:author="user pc" w:date="2022-03-15T10:14:00Z">
            <w:rPr>
              <w:del w:id="3476" w:author="user pc" w:date="2022-03-18T12:36:00Z"/>
              <w:rFonts w:ascii="Bell MT" w:cs="Bell MT" w:eastAsia="宋体" w:hAnsi="Bell MT"/>
            </w:rPr>
          </w:rPrChange>
        </w:rPr>
      </w:pPr>
    </w:p>
    <w:p>
      <w:pPr>
        <w:pStyle w:val="style157"/>
        <w:rPr>
          <w:del w:id="3477" w:author="user pc" w:date="2022-03-18T12:36:00Z"/>
          <w:rFonts w:ascii="Times New Roman" w:cs="Times New Roman" w:eastAsia="宋体" w:hAnsi="Times New Roman"/>
          <w:sz w:val="28"/>
          <w:szCs w:val="28"/>
          <w:vertAlign w:val="subscript"/>
          <w:rPrChange w:id="3478" w:author="user pc" w:date="2022-03-15T10:14:00Z">
            <w:rPr>
              <w:del w:id="3479" w:author="user pc" w:date="2022-03-18T12:36:00Z"/>
              <w:rFonts w:ascii="Bell MT" w:cs="Bell MT" w:eastAsia="宋体" w:hAnsi="Bell MT"/>
              <w:vertAlign w:val="subscript"/>
            </w:rPr>
          </w:rPrChange>
        </w:rPr>
      </w:pPr>
      <w:r>
        <w:rPr>
          <w:rFonts w:ascii="Times New Roman" w:cs="Times New Roman" w:eastAsia="宋体" w:hAnsi="Times New Roman"/>
          <w:sz w:val="28"/>
          <w:szCs w:val="28"/>
        </w:rPr>
        <w:t xml:space="preserve">Reacting </w:t>
      </w:r>
      <w:del w:id="3480" w:author="user pc" w:date="2022-03-18T12:36:00Z">
        <w:r w:rsidDel="0A6877EA" w:rsidRPr="BA168AB5">
          <w:rPr>
            <w:rFonts w:ascii="Times New Roman" w:cs="Times New Roman" w:eastAsia="宋体" w:hAnsi="Times New Roman"/>
            <w:sz w:val="28"/>
            <w:szCs w:val="28"/>
            <w:rPrChange w:id="3481" w:author="user pc" w:date="2022-03-15T10:14:00Z">
              <w:rPr>
                <w:rFonts w:ascii="Bell MT" w:cs="Bell MT" w:eastAsia="宋体" w:hAnsi="Bell MT"/>
              </w:rPr>
            </w:rPrChange>
          </w:rPr>
          <w:delText>Mass of C</w:delText>
        </w:r>
      </w:del>
      <w:del w:id="3482" w:author="user pc" w:date="2022-03-18T12:36:00Z">
        <w:r w:rsidDel="083D4E71" w:rsidRPr="5058CA9B">
          <w:rPr>
            <w:rFonts w:ascii="Times New Roman" w:cs="Times New Roman" w:eastAsia="宋体" w:hAnsi="Times New Roman"/>
            <w:sz w:val="28"/>
            <w:szCs w:val="28"/>
            <w:vertAlign w:val="subscript"/>
            <w:rPrChange w:id="3483" w:author="user pc" w:date="2022-03-15T10:14:00Z">
              <w:rPr>
                <w:rFonts w:ascii="Bell MT" w:cs="Bell MT" w:eastAsia="宋体" w:hAnsi="Bell MT"/>
                <w:vertAlign w:val="subscript"/>
              </w:rPr>
            </w:rPrChange>
          </w:rPr>
          <w:delText>5</w:delText>
        </w:r>
      </w:del>
      <w:del w:id="3484" w:author="user pc" w:date="2022-03-18T12:36:00Z">
        <w:r w:rsidDel="84A57A5D" w:rsidRPr="4BCF29CE">
          <w:rPr>
            <w:rFonts w:ascii="Times New Roman" w:cs="Times New Roman" w:eastAsia="宋体" w:hAnsi="Times New Roman"/>
            <w:sz w:val="28"/>
            <w:szCs w:val="28"/>
            <w:rPrChange w:id="3485" w:author="user pc" w:date="2022-03-15T10:14:00Z">
              <w:rPr>
                <w:rFonts w:ascii="Bell MT" w:cs="Bell MT" w:eastAsia="宋体" w:hAnsi="Bell MT"/>
              </w:rPr>
            </w:rPrChange>
          </w:rPr>
          <w:delText>H</w:delText>
        </w:r>
      </w:del>
      <w:del w:id="3486" w:author="user pc" w:date="2022-03-18T12:36:00Z">
        <w:r w:rsidDel="45CD40D9" w:rsidRPr="15290F17">
          <w:rPr>
            <w:rFonts w:ascii="Times New Roman" w:cs="Times New Roman" w:eastAsia="宋体" w:hAnsi="Times New Roman"/>
            <w:sz w:val="28"/>
            <w:szCs w:val="28"/>
            <w:vertAlign w:val="subscript"/>
            <w:rPrChange w:id="3487" w:author="user pc" w:date="2022-03-15T10:14:00Z">
              <w:rPr>
                <w:rFonts w:ascii="Bell MT" w:cs="Bell MT" w:eastAsia="宋体" w:hAnsi="Bell MT"/>
                <w:vertAlign w:val="subscript"/>
              </w:rPr>
            </w:rPrChange>
          </w:rPr>
          <w:delText xml:space="preserve">12 </w:delText>
        </w:r>
      </w:del>
      <w:del w:id="3488" w:author="user pc" w:date="2022-03-18T12:36:00Z">
        <w:r w:rsidDel="89482989" w:rsidRPr="85162EB7">
          <w:rPr>
            <w:rFonts w:ascii="Times New Roman" w:cs="Times New Roman" w:eastAsia="宋体" w:hAnsi="Times New Roman"/>
            <w:sz w:val="28"/>
            <w:szCs w:val="28"/>
            <w:rPrChange w:id="3489" w:author="user pc" w:date="2022-03-15T10:14:00Z">
              <w:rPr>
                <w:rFonts w:ascii="Bell MT" w:cs="Bell MT" w:eastAsia="宋体" w:hAnsi="Bell MT"/>
              </w:rPr>
            </w:rPrChange>
          </w:rPr>
          <w:delText>= amount × molar mass = 0.044</w:delText>
        </w:r>
      </w:del>
      <w:del w:id="3490" w:author="user pc" w:date="2022-03-18T12:36:00Z">
        <w:r w:rsidDel="938223BB">
          <w:rPr>
            <w:rFonts w:ascii="Times New Roman" w:cs="Times New Roman" w:eastAsia="宋体" w:hAnsi="Times New Roman"/>
            <w:sz w:val="28"/>
            <w:szCs w:val="28"/>
          </w:rPr>
          <w:delText xml:space="preserve"> </w:delText>
        </w:r>
      </w:del>
      <w:del w:id="3491" w:author="user pc" w:date="2022-03-18T12:36:00Z">
        <w:r w:rsidDel="AE24298C" w:rsidRPr="E4D7D73F">
          <w:rPr>
            <w:rFonts w:ascii="Times New Roman" w:cs="Times New Roman" w:eastAsia="宋体" w:hAnsi="Times New Roman"/>
            <w:sz w:val="28"/>
            <w:szCs w:val="28"/>
            <w:rPrChange w:id="3492" w:author="user pc" w:date="2022-03-15T10:14:00Z">
              <w:rPr>
                <w:rFonts w:ascii="Bell MT" w:cs="Arial" w:eastAsia="宋体" w:hAnsi="Bell MT"/>
              </w:rPr>
            </w:rPrChange>
          </w:rPr>
          <w:delText>× 72 = 3.168</w:delText>
        </w:r>
      </w:del>
      <w:del w:id="3493" w:author="user pc" w:date="2022-03-18T12:36:00Z">
        <w:r w:rsidDel="366865CB">
          <w:rPr>
            <w:rFonts w:ascii="Times New Roman" w:cs="Times New Roman" w:eastAsia="宋体" w:hAnsi="Times New Roman"/>
            <w:sz w:val="28"/>
            <w:szCs w:val="28"/>
          </w:rPr>
          <w:delText xml:space="preserve"> </w:delText>
        </w:r>
      </w:del>
      <w:del w:id="3494" w:author="user pc" w:date="2022-03-18T12:36:00Z">
        <w:r w:rsidDel="78542444" w:rsidRPr="5F0D0486">
          <w:rPr>
            <w:rFonts w:ascii="Times New Roman" w:cs="Times New Roman" w:eastAsia="宋体" w:hAnsi="Times New Roman"/>
            <w:sz w:val="28"/>
            <w:szCs w:val="28"/>
            <w:rPrChange w:id="3495" w:author="user pc" w:date="2022-03-15T10:14:00Z">
              <w:rPr>
                <w:rFonts w:ascii="Bell MT" w:cs="Bell MT" w:eastAsia="宋体" w:hAnsi="Bell MT"/>
              </w:rPr>
            </w:rPrChange>
          </w:rPr>
          <w:delText>g of C</w:delText>
        </w:r>
      </w:del>
      <w:del w:id="3496" w:author="user pc" w:date="2022-03-18T12:36:00Z">
        <w:r w:rsidDel="626447E9" w:rsidRPr="D104FC95">
          <w:rPr>
            <w:rFonts w:ascii="Times New Roman" w:cs="Times New Roman" w:eastAsia="宋体" w:hAnsi="Times New Roman"/>
            <w:sz w:val="28"/>
            <w:szCs w:val="28"/>
            <w:vertAlign w:val="subscript"/>
            <w:rPrChange w:id="3497" w:author="user pc" w:date="2022-03-15T10:14:00Z">
              <w:rPr>
                <w:rFonts w:ascii="Bell MT" w:cs="Bell MT" w:eastAsia="宋体" w:hAnsi="Bell MT"/>
                <w:vertAlign w:val="subscript"/>
              </w:rPr>
            </w:rPrChange>
          </w:rPr>
          <w:delText>5</w:delText>
        </w:r>
      </w:del>
      <w:del w:id="3498" w:author="user pc" w:date="2022-03-18T12:36:00Z">
        <w:r w:rsidDel="A4847764" w:rsidRPr="35242AA0">
          <w:rPr>
            <w:rFonts w:ascii="Times New Roman" w:cs="Times New Roman" w:eastAsia="宋体" w:hAnsi="Times New Roman"/>
            <w:sz w:val="28"/>
            <w:szCs w:val="28"/>
            <w:rPrChange w:id="3499" w:author="user pc" w:date="2022-03-15T10:14:00Z">
              <w:rPr>
                <w:rFonts w:ascii="Bell MT" w:cs="Bell MT" w:eastAsia="宋体" w:hAnsi="Bell MT"/>
              </w:rPr>
            </w:rPrChange>
          </w:rPr>
          <w:delText>H</w:delText>
        </w:r>
      </w:del>
      <w:del w:id="3500" w:author="user pc" w:date="2022-03-18T12:36:00Z">
        <w:r w:rsidDel="7CD719EF" w:rsidRPr="11AA5F5E">
          <w:rPr>
            <w:rFonts w:ascii="Times New Roman" w:cs="Times New Roman" w:eastAsia="宋体" w:hAnsi="Times New Roman"/>
            <w:sz w:val="28"/>
            <w:szCs w:val="28"/>
            <w:vertAlign w:val="subscript"/>
            <w:rPrChange w:id="3501" w:author="user pc" w:date="2022-03-15T10:14:00Z">
              <w:rPr>
                <w:rFonts w:ascii="Bell MT" w:cs="Bell MT" w:eastAsia="宋体" w:hAnsi="Bell MT"/>
                <w:vertAlign w:val="subscript"/>
              </w:rPr>
            </w:rPrChange>
          </w:rPr>
          <w:delText>12</w:delText>
        </w:r>
      </w:del>
    </w:p>
    <w:p>
      <w:pPr>
        <w:pStyle w:val="style157"/>
        <w:rPr>
          <w:rFonts w:ascii="Times New Roman" w:cs="Times New Roman" w:eastAsia="宋体" w:hAnsi="Times New Roman"/>
          <w:sz w:val="28"/>
          <w:szCs w:val="28"/>
          <w:vertAlign w:val="subscript"/>
          <w:rPrChange w:id="3502" w:author="user pc" w:date="2022-03-15T10:14:00Z">
            <w:rPr>
              <w:rFonts w:ascii="Bell MT" w:cs="Bell MT" w:eastAsia="宋体" w:hAnsi="Bell MT"/>
              <w:vertAlign w:val="subscript"/>
            </w:rPr>
          </w:rPrChange>
        </w:rPr>
      </w:pPr>
    </w:p>
    <w:p>
      <w:pPr>
        <w:pStyle w:val="style157"/>
        <w:numPr>
          <w:ilvl w:val="0"/>
          <w:numId w:val="19"/>
        </w:numPr>
        <w:rPr>
          <w:ins w:id="3503" w:author="user pc" w:date="2022-03-18T12:36:00Z"/>
          <w:rFonts w:ascii="Times New Roman" w:cs="Times New Roman" w:eastAsia="宋体" w:hAnsi="Times New Roman"/>
          <w:sz w:val="28"/>
          <w:szCs w:val="28"/>
        </w:rPr>
        <w:pPrChange w:id="3504" w:author="user pc" w:date="2022-03-18T12:36:00Z">
          <w:pPr>
            <w:pStyle w:val="style157"/>
          </w:pPr>
        </w:pPrChange>
      </w:pPr>
      <w:r w:rsidRPr="4ECADC06">
        <w:rPr>
          <w:rFonts w:ascii="Times New Roman" w:cs="Times New Roman" w:eastAsia="宋体" w:hAnsi="Times New Roman"/>
          <w:sz w:val="28"/>
          <w:szCs w:val="28"/>
          <w:rPrChange w:id="3505" w:author="user pc" w:date="2022-03-15T10:14:00Z">
            <w:rPr>
              <w:rFonts w:ascii="Bell MT" w:cs="Bell MT" w:eastAsia="宋体" w:hAnsi="Bell MT"/>
            </w:rPr>
          </w:rPrChange>
        </w:rPr>
        <w:t>How many grams of H</w:t>
      </w:r>
      <w:r w:rsidRPr="E2386C5B">
        <w:rPr>
          <w:rFonts w:ascii="Times New Roman" w:cs="Times New Roman" w:eastAsia="宋体" w:hAnsi="Times New Roman"/>
          <w:sz w:val="28"/>
          <w:szCs w:val="28"/>
          <w:vertAlign w:val="subscript"/>
          <w:rPrChange w:id="3506" w:author="user pc" w:date="2022-03-15T10:14:00Z">
            <w:rPr>
              <w:rFonts w:ascii="Bell MT" w:cs="Bell MT" w:eastAsia="宋体" w:hAnsi="Bell MT"/>
              <w:vertAlign w:val="subscript"/>
            </w:rPr>
          </w:rPrChange>
        </w:rPr>
        <w:t>2</w:t>
      </w:r>
      <w:r w:rsidRPr="84E00468">
        <w:rPr>
          <w:rFonts w:ascii="Times New Roman" w:cs="Times New Roman" w:eastAsia="宋体" w:hAnsi="Times New Roman"/>
          <w:sz w:val="28"/>
          <w:szCs w:val="28"/>
          <w:rPrChange w:id="3507" w:author="user pc" w:date="2022-03-15T10:14:00Z">
            <w:rPr>
              <w:rFonts w:ascii="Bell MT" w:cs="Bell MT" w:eastAsia="宋体" w:hAnsi="Bell MT"/>
            </w:rPr>
          </w:rPrChange>
        </w:rPr>
        <w:t>O will be produced by 58.2L</w:t>
      </w:r>
      <w:r>
        <w:rPr>
          <w:rFonts w:ascii="Times New Roman" w:cs="Times New Roman" w:eastAsia="宋体" w:hAnsi="Times New Roman"/>
          <w:sz w:val="28"/>
          <w:szCs w:val="28"/>
        </w:rPr>
        <w:t xml:space="preserve"> </w:t>
      </w:r>
      <w:r w:rsidRPr="8C4EEDBF">
        <w:rPr>
          <w:rFonts w:ascii="Times New Roman" w:cs="Times New Roman" w:eastAsia="宋体" w:hAnsi="Times New Roman"/>
          <w:sz w:val="28"/>
          <w:szCs w:val="28"/>
          <w:rPrChange w:id="3508" w:author="user pc" w:date="2022-03-15T10:14:00Z">
            <w:rPr>
              <w:rFonts w:ascii="Bell MT" w:cs="Bell MT" w:eastAsia="宋体" w:hAnsi="Bell MT"/>
            </w:rPr>
          </w:rPrChange>
        </w:rPr>
        <w:t>of CH</w:t>
      </w:r>
      <w:r w:rsidRPr="BAE81E17">
        <w:rPr>
          <w:rFonts w:ascii="Times New Roman" w:cs="Times New Roman" w:eastAsia="宋体" w:hAnsi="Times New Roman"/>
          <w:sz w:val="28"/>
          <w:szCs w:val="28"/>
          <w:vertAlign w:val="subscript"/>
          <w:rPrChange w:id="3509" w:author="user pc" w:date="2022-03-15T10:14:00Z">
            <w:rPr>
              <w:rFonts w:ascii="Bell MT" w:cs="Bell MT" w:eastAsia="宋体" w:hAnsi="Bell MT"/>
              <w:vertAlign w:val="subscript"/>
            </w:rPr>
          </w:rPrChange>
        </w:rPr>
        <w:t>4</w:t>
      </w:r>
      <w:r>
        <w:rPr>
          <w:rFonts w:ascii="Times New Roman" w:cs="Times New Roman" w:eastAsia="宋体" w:hAnsi="Times New Roman"/>
          <w:sz w:val="28"/>
          <w:szCs w:val="28"/>
          <w:vertAlign w:val="subscript"/>
        </w:rPr>
        <w:t xml:space="preserve"> </w:t>
      </w:r>
      <w:r w:rsidRPr="E397604C">
        <w:rPr>
          <w:rFonts w:ascii="Times New Roman" w:cs="Times New Roman" w:eastAsia="宋体" w:hAnsi="Times New Roman"/>
          <w:sz w:val="28"/>
          <w:szCs w:val="28"/>
          <w:rPrChange w:id="3510" w:author="user pc" w:date="2022-03-15T10:14:00Z">
            <w:rPr>
              <w:rFonts w:ascii="Bell MT" w:cs="Bell MT" w:eastAsia="宋体" w:hAnsi="Bell MT"/>
            </w:rPr>
          </w:rPrChange>
        </w:rPr>
        <w:t xml:space="preserve"> at s.t.p</w:t>
      </w:r>
    </w:p>
    <w:p>
      <w:pPr>
        <w:pStyle w:val="style157"/>
        <w:numPr>
          <w:ilvl w:val="0"/>
          <w:numId w:val="0"/>
        </w:numPr>
        <w:ind w:left="420" w:firstLine="0"/>
        <w:rPr>
          <w:del w:id="3511" w:author="user pc" w:date="2022-03-18T12:36:00Z"/>
          <w:rFonts w:ascii="Times New Roman" w:cs="Times New Roman" w:eastAsia="宋体" w:hAnsi="Times New Roman"/>
          <w:sz w:val="28"/>
          <w:szCs w:val="28"/>
          <w:rPrChange w:id="3512" w:author="user pc" w:date="2022-03-15T10:14:00Z">
            <w:rPr>
              <w:del w:id="3513" w:author="user pc" w:date="2022-03-18T12:36:00Z"/>
              <w:rFonts w:ascii="Bell MT" w:cs="Bell MT" w:eastAsia="宋体" w:hAnsi="Bell MT"/>
            </w:rPr>
          </w:rPrChange>
        </w:rPr>
        <w:pPrChange w:id="3514" w:author="user pc" w:date="2022-03-18T12:37:00Z">
          <w:pPr>
            <w:pStyle w:val="style157"/>
            <w:numPr>
              <w:ilvl w:val="0"/>
              <w:numId w:val="15"/>
            </w:numPr>
            <w:ind w:left="720" w:hanging="360"/>
          </w:pPr>
        </w:pPrChange>
      </w:pPr>
      <w:del w:id="3515" w:author="user pc" w:date="2022-03-18T12:36:00Z">
        <w:r w:rsidDel="DEF0B2E8" w:rsidRPr="EAD24868">
          <w:rPr>
            <w:rFonts w:ascii="Times New Roman" w:cs="Times New Roman" w:eastAsia="宋体" w:hAnsi="Times New Roman"/>
            <w:sz w:val="28"/>
            <w:szCs w:val="28"/>
            <w:rPrChange w:id="3516" w:author="user pc" w:date="2022-03-15T10:14:00Z">
              <w:rPr>
                <w:rFonts w:ascii="Bell MT" w:cs="Bell MT" w:eastAsia="宋体" w:hAnsi="Bell MT"/>
              </w:rPr>
            </w:rPrChange>
          </w:rPr>
          <w:delText>? Assume an excess of O</w:delText>
        </w:r>
      </w:del>
      <w:del w:id="3517" w:author="user pc" w:date="2022-03-18T12:36:00Z">
        <w:r w:rsidDel="D5F52E1D" w:rsidRPr="18E6416F">
          <w:rPr>
            <w:rFonts w:ascii="Times New Roman" w:cs="Times New Roman" w:eastAsia="宋体" w:hAnsi="Times New Roman"/>
            <w:sz w:val="28"/>
            <w:szCs w:val="28"/>
            <w:vertAlign w:val="subscript"/>
            <w:rPrChange w:id="3518" w:author="user pc" w:date="2022-03-15T10:14:00Z">
              <w:rPr>
                <w:rFonts w:ascii="Bell MT" w:cs="Bell MT" w:eastAsia="宋体" w:hAnsi="Bell MT"/>
                <w:vertAlign w:val="subscript"/>
              </w:rPr>
            </w:rPrChange>
          </w:rPr>
          <w:delText>2</w:delText>
        </w:r>
      </w:del>
    </w:p>
    <w:p>
      <w:pPr>
        <w:pStyle w:val="style157"/>
        <w:tabs>
          <w:tab w:val="left" w:leader="none" w:pos="420"/>
        </w:tabs>
        <w:ind w:left="420"/>
        <w:rPr>
          <w:rFonts w:ascii="Times New Roman" w:cs="Times New Roman" w:eastAsia="宋体" w:hAnsi="Times New Roman"/>
          <w:sz w:val="28"/>
          <w:szCs w:val="28"/>
          <w:rPrChange w:id="3519" w:author="user pc" w:date="2022-03-18T12:36:00Z">
            <w:rPr>
              <w:rFonts w:ascii="Bell MT" w:cs="Bell MT" w:eastAsia="宋体" w:hAnsi="Bell MT"/>
            </w:rPr>
          </w:rPrChange>
        </w:rPr>
        <w:pPrChange w:id="3520" w:author="user pc" w:date="2022-03-18T12:37:00Z">
          <w:pPr>
            <w:pStyle w:val="style157"/>
          </w:pPr>
        </w:pPrChange>
      </w:pPr>
      <w:r w:rsidRPr="D7EFB5A6">
        <w:rPr>
          <w:rFonts w:ascii="Times New Roman" w:cs="Times New Roman" w:eastAsia="宋体" w:hAnsi="Times New Roman"/>
          <w:noProof/>
          <w:position w:val="-14"/>
          <w:sz w:val="28"/>
          <w:szCs w:val="28"/>
          <w:rPrChange w:id="3521" w:author="Unknown" w:date="1900-01-01T00:00:00Z">
            <w:rPr>
              <w:rFonts w:ascii="Bell MT" w:cs="Bell MT" w:eastAsia="宋体" w:hAnsi="Bell MT"/>
              <w:noProof/>
              <w:position w:val="-14"/>
            </w:rPr>
          </w:rPrChange>
        </w:rPr>
        <w:drawing>
          <wp:inline distL="0" distT="0" distB="0" distR="0">
            <wp:extent cx="2183765" cy="243205"/>
            <wp:effectExtent l="0" t="0" r="0" b="0"/>
            <wp:docPr id="1126"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_x0000_t75"/>
                    <pic:cNvPicPr/>
                  </pic:nvPicPr>
                  <pic:blipFill>
                    <a:blip r:embed="rId71" cstate="print"/>
                    <a:srcRect l="0" t="0" r="0" b="0"/>
                    <a:stretch/>
                  </pic:blipFill>
                  <pic:spPr>
                    <a:xfrm rot="0">
                      <a:off x="0" y="0"/>
                      <a:ext cx="2183765" cy="243205"/>
                    </a:xfrm>
                    <a:prstGeom prst="rect"/>
                    <a:ln>
                      <a:noFill/>
                    </a:ln>
                  </pic:spPr>
                </pic:pic>
              </a:graphicData>
            </a:graphic>
          </wp:inline>
        </w:drawing>
      </w: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Change w:id="3522" w:author="user pc" w:date="2022-03-18T12:36:00Z">
            <w:rPr>
              <w:rFonts w:ascii="Bell MT" w:cs="Bell MT" w:eastAsia="宋体" w:hAnsi="Bell MT"/>
              <w:b/>
              <w:bCs/>
            </w:rPr>
          </w:rPrChange>
        </w:rPr>
      </w:pPr>
      <w:r w:rsidRPr="08A0B219">
        <w:rPr>
          <w:rFonts w:ascii="Times New Roman" w:cs="Times New Roman" w:eastAsia="宋体" w:hAnsi="Times New Roman"/>
          <w:b/>
          <w:bCs/>
          <w:sz w:val="28"/>
          <w:szCs w:val="28"/>
          <w:rPrChange w:id="3523" w:author="user pc" w:date="2022-03-18T12:36:00Z">
            <w:rPr>
              <w:rFonts w:ascii="Bell MT" w:cs="Bell MT" w:eastAsia="宋体" w:hAnsi="Bell MT"/>
              <w:b/>
              <w:bCs/>
            </w:rPr>
          </w:rPrChange>
        </w:rPr>
        <w:t>SOLUTION:</w:t>
      </w:r>
    </w:p>
    <w:p>
      <w:pPr>
        <w:pStyle w:val="style157"/>
        <w:numPr>
          <w:ilvl w:val="0"/>
          <w:numId w:val="20"/>
        </w:numPr>
        <w:rPr>
          <w:rFonts w:ascii="Times New Roman" w:cs="Times New Roman" w:eastAsia="宋体" w:hAnsi="Times New Roman"/>
          <w:sz w:val="28"/>
          <w:szCs w:val="28"/>
          <w:rPrChange w:id="3524" w:author="user pc" w:date="2022-03-18T12:36:00Z">
            <w:rPr>
              <w:rFonts w:ascii="Bell MT" w:cs="Bell MT" w:eastAsia="宋体" w:hAnsi="Bell MT"/>
            </w:rPr>
          </w:rPrChange>
        </w:rPr>
      </w:pPr>
      <w:r w:rsidRPr="84F21EA8">
        <w:rPr>
          <w:rFonts w:ascii="Times New Roman" w:cs="Times New Roman" w:eastAsia="宋体" w:hAnsi="Times New Roman"/>
          <w:sz w:val="28"/>
          <w:szCs w:val="28"/>
          <w:rPrChange w:id="3525" w:author="user pc" w:date="2022-03-18T12:36:00Z">
            <w:rPr>
              <w:rFonts w:ascii="Bell MT" w:cs="Bell MT" w:eastAsia="宋体" w:hAnsi="Bell MT"/>
            </w:rPr>
          </w:rPrChange>
        </w:rPr>
        <w:t>Balanc</w:t>
      </w:r>
      <w:ins w:id="3526" w:author="user pc" w:date="2022-03-18T12:37:00Z">
        <w:r w:rsidR="79E18E87">
          <w:rPr>
            <w:rFonts w:ascii="Times New Roman" w:cs="Times New Roman" w:eastAsia="宋体" w:hAnsi="Times New Roman"/>
            <w:sz w:val="28"/>
            <w:szCs w:val="28"/>
          </w:rPr>
          <w:t>e</w:t>
        </w:r>
      </w:ins>
      <w:del w:id="3527" w:author="user pc" w:date="2022-03-18T12:37:00Z">
        <w:r w:rsidDel="3A5314BF" w:rsidRPr="0C45E071">
          <w:rPr>
            <w:rFonts w:ascii="Times New Roman" w:cs="Times New Roman" w:eastAsia="宋体" w:hAnsi="Times New Roman"/>
            <w:sz w:val="28"/>
            <w:szCs w:val="28"/>
            <w:rPrChange w:id="3528" w:author="user pc" w:date="2022-03-18T12:36:00Z">
              <w:rPr>
                <w:rFonts w:ascii="Bell MT" w:cs="Bell MT" w:eastAsia="宋体" w:hAnsi="Bell MT"/>
              </w:rPr>
            </w:rPrChange>
          </w:rPr>
          <w:delText>e</w:delText>
        </w:r>
      </w:del>
      <w:r w:rsidRPr="59CBD9E7">
        <w:rPr>
          <w:rFonts w:ascii="Times New Roman" w:cs="Times New Roman" w:eastAsia="宋体" w:hAnsi="Times New Roman"/>
          <w:sz w:val="28"/>
          <w:szCs w:val="28"/>
          <w:rPrChange w:id="3529" w:author="user pc" w:date="2022-03-18T12:36:00Z">
            <w:rPr>
              <w:rFonts w:ascii="Bell MT" w:cs="Bell MT" w:eastAsia="宋体" w:hAnsi="Bell MT"/>
            </w:rPr>
          </w:rPrChange>
        </w:rPr>
        <w:t>d already</w:t>
      </w:r>
    </w:p>
    <w:p>
      <w:pPr>
        <w:pStyle w:val="style157"/>
        <w:rPr>
          <w:rFonts w:ascii="Times New Roman" w:cs="Times New Roman" w:eastAsia="宋体" w:hAnsi="Times New Roman"/>
          <w:sz w:val="28"/>
          <w:szCs w:val="28"/>
          <w:rPrChange w:id="3530" w:author="user pc" w:date="2022-03-18T12:36:00Z">
            <w:rPr>
              <w:rFonts w:ascii="Bell MT" w:cs="Bell MT" w:eastAsia="宋体" w:hAnsi="Bell MT"/>
            </w:rPr>
          </w:rPrChange>
        </w:rPr>
      </w:pPr>
    </w:p>
    <w:p>
      <w:pPr>
        <w:pStyle w:val="style157"/>
        <w:numPr>
          <w:ilvl w:val="0"/>
          <w:numId w:val="20"/>
        </w:numPr>
        <w:rPr>
          <w:rFonts w:ascii="Times New Roman" w:cs="Times New Roman" w:eastAsia="宋体" w:hAnsi="Times New Roman"/>
          <w:sz w:val="28"/>
          <w:szCs w:val="28"/>
        </w:rPr>
      </w:pPr>
      <w:r w:rsidRPr="09D88867">
        <w:rPr>
          <w:rFonts w:ascii="Times New Roman" w:cs="Times New Roman" w:eastAsia="宋体" w:hAnsi="Times New Roman"/>
          <w:sz w:val="28"/>
          <w:szCs w:val="28"/>
          <w:rPrChange w:id="3531" w:author="user pc" w:date="2022-03-18T12:36:00Z">
            <w:rPr>
              <w:rFonts w:ascii="Bell MT" w:cs="Bell MT" w:eastAsia="宋体" w:hAnsi="Bell MT"/>
            </w:rPr>
          </w:rPrChange>
        </w:rPr>
        <w:t>Convert volume of CH</w:t>
      </w:r>
      <w:r w:rsidRPr="EAC8E01B">
        <w:rPr>
          <w:rFonts w:ascii="Times New Roman" w:cs="Times New Roman" w:eastAsia="宋体" w:hAnsi="Times New Roman"/>
          <w:sz w:val="28"/>
          <w:szCs w:val="28"/>
          <w:vertAlign w:val="subscript"/>
          <w:rPrChange w:id="3532" w:author="user pc" w:date="2022-03-18T12:36:00Z">
            <w:rPr>
              <w:rFonts w:ascii="Bell MT" w:cs="Bell MT" w:eastAsia="宋体" w:hAnsi="Bell MT"/>
              <w:vertAlign w:val="subscript"/>
            </w:rPr>
          </w:rPrChange>
        </w:rPr>
        <w:t>4</w:t>
      </w:r>
      <w:r w:rsidRPr="E4BA5088">
        <w:rPr>
          <w:rFonts w:ascii="Times New Roman" w:cs="Times New Roman" w:eastAsia="宋体" w:hAnsi="Times New Roman"/>
          <w:sz w:val="28"/>
          <w:szCs w:val="28"/>
          <w:rPrChange w:id="3533" w:author="user pc" w:date="2022-03-18T12:36:00Z">
            <w:rPr>
              <w:rFonts w:ascii="Bell MT" w:cs="Bell MT" w:eastAsia="宋体" w:hAnsi="Bell MT"/>
            </w:rPr>
          </w:rPrChange>
        </w:rPr>
        <w:t xml:space="preserve"> </w:t>
      </w:r>
      <w:r w:rsidRPr="1739BCE0">
        <w:rPr>
          <w:rFonts w:ascii="Times New Roman" w:cs="Times New Roman" w:eastAsia="宋体" w:hAnsi="Times New Roman"/>
          <w:sz w:val="28"/>
          <w:szCs w:val="28"/>
          <w:vertAlign w:val="subscript"/>
          <w:rPrChange w:id="3534" w:author="user pc" w:date="2022-03-18T12:36:00Z">
            <w:rPr>
              <w:rFonts w:ascii="Bell MT" w:cs="Bell MT" w:eastAsia="宋体" w:hAnsi="Bell MT"/>
            </w:rPr>
          </w:rPrChange>
        </w:rPr>
        <w:t>to</w:t>
      </w:r>
      <w:r w:rsidRPr="DA441AD8">
        <w:rPr>
          <w:rFonts w:ascii="Times New Roman" w:cs="Times New Roman" w:eastAsia="宋体" w:hAnsi="Times New Roman"/>
          <w:sz w:val="28"/>
          <w:szCs w:val="28"/>
          <w:rPrChange w:id="3535" w:author="user pc" w:date="2022-03-18T12:36:00Z">
            <w:rPr>
              <w:rFonts w:ascii="Bell MT" w:cs="Bell MT" w:eastAsia="宋体" w:hAnsi="Bell MT"/>
            </w:rPr>
          </w:rPrChange>
        </w:rPr>
        <w:t xml:space="preserve"> mole: Li</w:t>
      </w:r>
      <w:r w:rsidRPr="B692F1B2">
        <w:rPr>
          <w:rFonts w:ascii="Times New Roman" w:cs="Times New Roman" w:eastAsia="宋体" w:hAnsi="Times New Roman"/>
          <w:sz w:val="28"/>
          <w:szCs w:val="28"/>
          <w:rPrChange w:id="3536" w:author="user pc" w:date="2022-03-15T10:14:00Z">
            <w:rPr>
              <w:rFonts w:ascii="Bell MT" w:cs="Bell MT" w:eastAsia="宋体" w:hAnsi="Bell MT"/>
            </w:rPr>
          </w:rPrChange>
        </w:rPr>
        <w:t>t</w:t>
      </w:r>
      <w:r w:rsidRPr="50EB80E3">
        <w:rPr>
          <w:rFonts w:ascii="Times New Roman" w:cs="Times New Roman" w:eastAsia="宋体" w:hAnsi="Times New Roman"/>
          <w:sz w:val="28"/>
          <w:szCs w:val="28"/>
          <w:rPrChange w:id="3537" w:author="user pc" w:date="2022-03-18T12:36:00Z">
            <w:rPr>
              <w:rFonts w:ascii="Bell MT" w:cs="Bell MT" w:eastAsia="宋体" w:hAnsi="Bell MT"/>
            </w:rPr>
          </w:rPrChange>
        </w:rPr>
        <w:t>e</w:t>
      </w:r>
      <w:r w:rsidRPr="D5414737">
        <w:rPr>
          <w:rFonts w:ascii="Times New Roman" w:cs="Times New Roman" w:eastAsia="宋体" w:hAnsi="Times New Roman"/>
          <w:sz w:val="28"/>
          <w:szCs w:val="28"/>
          <w:rPrChange w:id="3538" w:author="user pc" w:date="2022-03-15T10:14:00Z">
            <w:rPr>
              <w:rFonts w:ascii="Bell MT" w:cs="Bell MT" w:eastAsia="宋体" w:hAnsi="Bell MT"/>
            </w:rPr>
          </w:rPrChange>
        </w:rPr>
        <w:t>rs of CH</w:t>
      </w:r>
      <w:r w:rsidRPr="38222133">
        <w:rPr>
          <w:rFonts w:ascii="Times New Roman" w:cs="Times New Roman" w:eastAsia="宋体" w:hAnsi="Times New Roman"/>
          <w:sz w:val="28"/>
          <w:szCs w:val="28"/>
          <w:vertAlign w:val="subscript"/>
          <w:rPrChange w:id="3539" w:author="user pc" w:date="2022-03-15T10:14:00Z">
            <w:rPr>
              <w:rFonts w:ascii="Bell MT" w:cs="Bell MT" w:eastAsia="宋体" w:hAnsi="Bell MT"/>
              <w:vertAlign w:val="subscript"/>
            </w:rPr>
          </w:rPrChange>
        </w:rPr>
        <w:t>4</w:t>
      </w:r>
      <w:ins w:id="3540" w:author="user pc" w:date="2022-03-18T12:37:00Z">
        <w:r w:rsidR="4EEBF909">
          <w:rPr>
            <w:rFonts w:ascii="Times New Roman" w:cs="Times New Roman" w:eastAsia="宋体" w:hAnsi="Times New Roman"/>
            <w:sz w:val="28"/>
            <w:szCs w:val="28"/>
            <w:vertAlign w:val="subscript"/>
          </w:rPr>
          <w:t xml:space="preserve"> </w:t>
        </w:r>
      </w:ins>
      <w:r w:rsidRPr="A2CD149C">
        <w:rPr>
          <w:rFonts w:ascii="Times New Roman" w:cs="Times New Roman" w:eastAsia="宋体" w:hAnsi="Times New Roman"/>
          <w:sz w:val="28"/>
          <w:szCs w:val="28"/>
          <w:rPrChange w:id="3541" w:author="user pc" w:date="2022-03-15T10:14:00Z">
            <w:rPr>
              <w:rFonts w:ascii="Bell MT" w:cs="Arial" w:eastAsia="宋体" w:hAnsi="Arial"/>
            </w:rPr>
          </w:rPrChange>
        </w:rPr>
        <w:t>→ moles of CH</w:t>
      </w:r>
      <w:r w:rsidRPr="8B8E724E">
        <w:rPr>
          <w:rFonts w:ascii="Times New Roman" w:cs="Times New Roman" w:eastAsia="宋体" w:hAnsi="Times New Roman"/>
          <w:sz w:val="28"/>
          <w:szCs w:val="28"/>
          <w:vertAlign w:val="subscript"/>
          <w:rPrChange w:id="3542" w:author="user pc" w:date="2022-03-15T10:14:00Z">
            <w:rPr>
              <w:rFonts w:ascii="Bell MT" w:cs="Bell MT" w:eastAsia="宋体" w:hAnsi="Bell MT"/>
              <w:vertAlign w:val="subscript"/>
            </w:rPr>
          </w:rPrChange>
        </w:rPr>
        <w:t>4</w:t>
      </w:r>
    </w:p>
    <w:p>
      <w:pPr>
        <w:pStyle w:val="style157"/>
        <w:tabs>
          <w:tab w:val="left" w:leader="none" w:pos="425"/>
        </w:tabs>
        <w:ind w:left="425"/>
        <w:rPr>
          <w:rFonts w:ascii="Times New Roman" w:cs="Times New Roman" w:eastAsia="宋体" w:hAnsi="Times New Roman"/>
          <w:sz w:val="28"/>
          <w:szCs w:val="28"/>
        </w:rPr>
      </w:pPr>
      <w:r>
        <w:rPr>
          <w:rFonts w:ascii="Times New Roman" w:cs="Times New Roman" w:eastAsia="宋体" w:hAnsi="Times New Roman"/>
          <w:sz w:val="28"/>
          <w:szCs w:val="28"/>
        </w:rPr>
        <w:t>1 mole = 22.4 L</w:t>
      </w:r>
    </w:p>
    <w:p>
      <w:pPr>
        <w:pStyle w:val="style157"/>
        <w:tabs>
          <w:tab w:val="left" w:leader="none" w:pos="425"/>
        </w:tabs>
        <w:ind w:left="425"/>
        <w:rPr>
          <w:rFonts w:ascii="Times New Roman" w:cs="Times New Roman" w:eastAsia="宋体" w:hAnsi="Times New Roman"/>
          <w:sz w:val="28"/>
          <w:szCs w:val="28"/>
        </w:rPr>
      </w:pPr>
      <w:r>
        <w:rPr>
          <w:rFonts w:ascii="Times New Roman" w:cs="Times New Roman" w:eastAsia="宋体" w:hAnsi="Times New Roman"/>
          <w:sz w:val="28"/>
          <w:szCs w:val="28"/>
        </w:rPr>
        <w:t>?            = 58.2 L</w:t>
      </w:r>
    </w:p>
    <w:p>
      <w:pPr>
        <w:pStyle w:val="style157"/>
        <w:tabs>
          <w:tab w:val="left" w:leader="none" w:pos="425"/>
        </w:tabs>
        <w:ind w:left="425"/>
        <w:rPr>
          <w:rFonts w:ascii="Times New Roman" w:cs="Times New Roman" w:eastAsia="宋体" w:hAnsi="Times New Roman"/>
          <w:sz w:val="28"/>
          <w:szCs w:val="28"/>
        </w:rPr>
      </w:pPr>
      <w:r>
        <w:rPr>
          <w:rFonts w:ascii="Times New Roman" w:cs="Times New Roman" w:eastAsia="宋体" w:hAnsi="Times New Roman"/>
          <w:sz w:val="28"/>
          <w:szCs w:val="28"/>
        </w:rPr>
        <w:t>Cross multiply;</w:t>
      </w:r>
    </w:p>
    <w:p>
      <w:pPr>
        <w:pStyle w:val="style157"/>
        <w:tabs>
          <w:tab w:val="left" w:leader="none" w:pos="425"/>
        </w:tabs>
        <w:ind w:left="425"/>
        <w:rPr>
          <w:rFonts w:ascii="Times New Roman" w:cs="Times New Roman" w:eastAsia="宋体" w:hAnsi="Times New Roman"/>
          <w:sz w:val="28"/>
          <w:szCs w:val="28"/>
        </w:rPr>
      </w:pPr>
    </w:p>
    <w:p>
      <w:pPr>
        <w:pStyle w:val="style157"/>
        <w:tabs>
          <w:tab w:val="left" w:leader="none" w:pos="425"/>
        </w:tabs>
        <w:ind w:left="425"/>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1 mol ×58.2 L</m:t>
              </m:r>
            </m:num>
            <m:den>
              <m:r>
                <w:rPr>
                  <w:rFonts w:ascii="Cambria Math" w:cs="Times New Roman" w:eastAsia="宋体" w:hAnsi="Cambria Math"/>
                  <w:sz w:val="28"/>
                  <w:szCs w:val="28"/>
                </w:rPr>
                <m:t>22.4 L</m:t>
              </m:r>
            </m:den>
          </m:f>
          <m:r>
            <w:rPr>
              <w:rFonts w:ascii="Cambria Math" w:cs="Times New Roman" w:eastAsia="宋体" w:hAnsi="Cambria Math"/>
              <w:sz w:val="28"/>
              <w:szCs w:val="28"/>
            </w:rPr>
            <m:t>=2.598 moles</m:t>
          </m:r>
        </m:oMath>
      </m:oMathPara>
    </w:p>
    <w:p>
      <w:pPr>
        <w:pStyle w:val="style157"/>
        <w:tabs>
          <w:tab w:val="left" w:leader="none" w:pos="425"/>
        </w:tabs>
        <w:ind w:left="425"/>
        <w:rPr>
          <w:rFonts w:ascii="Times New Roman" w:cs="Times New Roman" w:eastAsia="宋体" w:hAnsi="Times New Roman"/>
          <w:sz w:val="28"/>
          <w:szCs w:val="28"/>
          <w:rPrChange w:id="3543"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3544"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3545" w:author="user pc" w:date="2022-03-15T10:14:00Z">
            <w:rPr>
              <w:rFonts w:ascii="Bell MT" w:cs="Bell MT" w:eastAsia="宋体" w:hAnsi="Bell MT"/>
            </w:rPr>
          </w:rPrChange>
        </w:rPr>
      </w:pPr>
    </w:p>
    <w:p>
      <w:pPr>
        <w:pStyle w:val="style157"/>
        <w:numPr>
          <w:ilvl w:val="0"/>
          <w:numId w:val="20"/>
        </w:numPr>
        <w:rPr>
          <w:rFonts w:ascii="Times New Roman" w:cs="Times New Roman" w:eastAsia="宋体" w:hAnsi="Times New Roman"/>
          <w:sz w:val="28"/>
          <w:szCs w:val="28"/>
        </w:rPr>
      </w:pPr>
      <w:r w:rsidRPr="0ECB6D00">
        <w:rPr>
          <w:rFonts w:ascii="Times New Roman" w:cs="Times New Roman" w:eastAsia="宋体" w:hAnsi="Times New Roman"/>
          <w:sz w:val="28"/>
          <w:szCs w:val="28"/>
          <w:rPrChange w:id="3546" w:author="user pc" w:date="2022-03-15T10:14:00Z">
            <w:rPr>
              <w:rFonts w:ascii="Bell MT" w:cs="Bell MT" w:eastAsia="宋体" w:hAnsi="Bell MT"/>
            </w:rPr>
          </w:rPrChange>
        </w:rPr>
        <w:t>Use the balanced equation</w:t>
      </w:r>
      <w:r>
        <w:rPr>
          <w:rFonts w:ascii="Times New Roman" w:cs="Times New Roman" w:eastAsia="宋体" w:hAnsi="Times New Roman"/>
          <w:sz w:val="28"/>
          <w:szCs w:val="28"/>
        </w:rPr>
        <w:t xml:space="preserve"> </w:t>
      </w:r>
      <w:r w:rsidRPr="4BCCF752">
        <w:rPr>
          <w:rFonts w:ascii="Times New Roman" w:cs="Times New Roman" w:eastAsia="宋体" w:hAnsi="Times New Roman"/>
          <w:sz w:val="28"/>
          <w:szCs w:val="28"/>
          <w:rPrChange w:id="3547" w:author="user pc" w:date="2022-03-15T10:14:00Z">
            <w:rPr>
              <w:rFonts w:ascii="Bell MT" w:cs="Bell MT" w:eastAsia="宋体" w:hAnsi="Bell MT"/>
            </w:rPr>
          </w:rPrChange>
        </w:rPr>
        <w:t>to find the mole</w:t>
      </w:r>
      <w:r>
        <w:rPr>
          <w:rFonts w:ascii="Times New Roman" w:cs="Times New Roman" w:eastAsia="宋体" w:hAnsi="Times New Roman"/>
          <w:sz w:val="28"/>
          <w:szCs w:val="28"/>
        </w:rPr>
        <w:t xml:space="preserve"> </w:t>
      </w:r>
      <w:r w:rsidRPr="55CBF198">
        <w:rPr>
          <w:rFonts w:ascii="Times New Roman" w:cs="Times New Roman" w:eastAsia="宋体" w:hAnsi="Times New Roman"/>
          <w:sz w:val="28"/>
          <w:szCs w:val="28"/>
          <w:rPrChange w:id="3548" w:author="user pc" w:date="2022-03-15T10:14:00Z">
            <w:rPr>
              <w:rFonts w:ascii="Bell MT" w:cs="Bell MT" w:eastAsia="宋体" w:hAnsi="Bell MT"/>
            </w:rPr>
          </w:rPrChange>
        </w:rPr>
        <w:t>ratio: 1 mole of CH</w:t>
      </w:r>
      <w:r w:rsidRPr="02CC1A5C">
        <w:rPr>
          <w:rFonts w:ascii="Times New Roman" w:cs="Times New Roman" w:eastAsia="宋体" w:hAnsi="Times New Roman"/>
          <w:sz w:val="28"/>
          <w:szCs w:val="28"/>
          <w:vertAlign w:val="subscript"/>
          <w:rPrChange w:id="3549" w:author="user pc" w:date="2022-03-15T10:14:00Z">
            <w:rPr>
              <w:rFonts w:ascii="Bell MT" w:cs="Bell MT" w:eastAsia="宋体" w:hAnsi="Bell MT"/>
              <w:vertAlign w:val="subscript"/>
            </w:rPr>
          </w:rPrChange>
        </w:rPr>
        <w:t>4</w:t>
      </w:r>
      <w:r w:rsidRPr="C78A91A3">
        <w:rPr>
          <w:rFonts w:ascii="Times New Roman" w:cs="Times New Roman" w:eastAsia="宋体" w:hAnsi="Times New Roman"/>
          <w:sz w:val="28"/>
          <w:szCs w:val="28"/>
          <w:rPrChange w:id="3550" w:author="user pc" w:date="2022-03-15T10:14:00Z">
            <w:rPr>
              <w:rFonts w:ascii="Bell MT" w:cs="Bell MT" w:eastAsia="宋体" w:hAnsi="Bell MT"/>
            </w:rPr>
          </w:rPrChange>
        </w:rPr>
        <w:t xml:space="preserve"> gives 2 moles of H</w:t>
      </w:r>
      <w:r w:rsidRPr="471D7E1E">
        <w:rPr>
          <w:rFonts w:ascii="Times New Roman" w:cs="Times New Roman" w:eastAsia="宋体" w:hAnsi="Times New Roman"/>
          <w:sz w:val="28"/>
          <w:szCs w:val="28"/>
          <w:vertAlign w:val="subscript"/>
          <w:rPrChange w:id="3551" w:author="user pc" w:date="2022-03-15T10:14:00Z">
            <w:rPr>
              <w:rFonts w:ascii="Bell MT" w:cs="Bell MT" w:eastAsia="宋体" w:hAnsi="Bell MT"/>
              <w:vertAlign w:val="subscript"/>
            </w:rPr>
          </w:rPrChange>
        </w:rPr>
        <w:t>2</w:t>
      </w:r>
      <w:r w:rsidRPr="4A0E053A">
        <w:rPr>
          <w:rFonts w:ascii="Times New Roman" w:cs="Times New Roman" w:eastAsia="宋体" w:hAnsi="Times New Roman"/>
          <w:sz w:val="28"/>
          <w:szCs w:val="28"/>
          <w:rPrChange w:id="3552" w:author="user pc" w:date="2022-03-15T10:14:00Z">
            <w:rPr>
              <w:rFonts w:ascii="Bell MT" w:cs="Bell MT" w:eastAsia="宋体" w:hAnsi="Bell MT"/>
            </w:rPr>
          </w:rPrChange>
        </w:rPr>
        <w:t>O</w:t>
      </w:r>
      <w:r>
        <w:rPr>
          <w:rFonts w:ascii="Times New Roman" w:cs="Times New Roman" w:eastAsia="宋体" w:hAnsi="Times New Roman"/>
          <w:sz w:val="28"/>
          <w:szCs w:val="28"/>
        </w:rPr>
        <w:t xml:space="preserve">. Therefore, 2.598 moles of </w:t>
      </w:r>
      <w:r w:rsidRPr="1844F04B">
        <w:rPr>
          <w:rFonts w:ascii="Times New Roman" w:cs="Times New Roman" w:eastAsia="宋体" w:hAnsi="Times New Roman"/>
          <w:sz w:val="28"/>
          <w:szCs w:val="28"/>
          <w:rPrChange w:id="3553" w:author="user pc" w:date="2022-03-15T10:14:00Z">
            <w:rPr>
              <w:rFonts w:ascii="Bell MT" w:cs="Bell MT" w:eastAsia="宋体" w:hAnsi="Bell MT"/>
            </w:rPr>
          </w:rPrChange>
        </w:rPr>
        <w:t>CH</w:t>
      </w:r>
      <w:r w:rsidRPr="3755BD46">
        <w:rPr>
          <w:rFonts w:ascii="Times New Roman" w:cs="Times New Roman" w:eastAsia="宋体" w:hAnsi="Times New Roman"/>
          <w:sz w:val="28"/>
          <w:szCs w:val="28"/>
          <w:vertAlign w:val="subscript"/>
          <w:rPrChange w:id="3554" w:author="user pc" w:date="2022-03-15T10:14:00Z">
            <w:rPr>
              <w:rFonts w:ascii="Bell MT" w:cs="Bell MT" w:eastAsia="宋体" w:hAnsi="Bell MT"/>
              <w:vertAlign w:val="subscript"/>
            </w:rPr>
          </w:rPrChange>
        </w:rPr>
        <w:t>4</w:t>
      </w:r>
      <w:r>
        <w:rPr>
          <w:rFonts w:ascii="Times New Roman" w:cs="Times New Roman" w:eastAsia="宋体" w:hAnsi="Times New Roman"/>
          <w:sz w:val="28"/>
          <w:szCs w:val="28"/>
          <w:vertAlign w:val="superscript"/>
        </w:rPr>
        <w:t xml:space="preserve"> </w:t>
      </w:r>
      <w:r>
        <w:rPr>
          <w:rFonts w:ascii="Times New Roman" w:cs="Times New Roman" w:eastAsia="宋体" w:hAnsi="Times New Roman"/>
          <w:sz w:val="28"/>
          <w:szCs w:val="28"/>
        </w:rPr>
        <w:t>will give how many moles of water?</w:t>
      </w:r>
    </w:p>
    <w:p>
      <w:pPr>
        <w:pStyle w:val="style157"/>
        <w:tabs>
          <w:tab w:val="left" w:leader="none" w:pos="425"/>
        </w:tabs>
        <w:ind w:left="425"/>
        <w:rPr>
          <w:rFonts w:ascii="Times New Roman" w:cs="Times New Roman" w:eastAsia="宋体" w:hAnsi="Times New Roman"/>
          <w:sz w:val="28"/>
          <w:szCs w:val="28"/>
        </w:rPr>
      </w:pPr>
      <w:r>
        <w:rPr>
          <w:rFonts w:ascii="Times New Roman" w:cs="Times New Roman" w:eastAsia="宋体" w:hAnsi="Times New Roman"/>
          <w:sz w:val="28"/>
          <w:szCs w:val="28"/>
        </w:rPr>
        <w:t>1 mole</w:t>
      </w:r>
      <w:r w:rsidRPr="347D0F8C">
        <w:rPr>
          <w:rFonts w:ascii="Times New Roman" w:cs="Times New Roman" w:eastAsia="宋体" w:hAnsi="Times New Roman"/>
          <w:sz w:val="28"/>
          <w:szCs w:val="28"/>
          <w:rPrChange w:id="3555" w:author="user pc" w:date="2022-03-15T10:14:00Z">
            <w:rPr>
              <w:rFonts w:ascii="Bell MT" w:cs="Bell MT" w:eastAsia="宋体" w:hAnsi="Bell MT"/>
            </w:rPr>
          </w:rPrChange>
        </w:rPr>
        <w:t xml:space="preserve"> CH</w:t>
      </w:r>
      <w:r w:rsidRPr="E83E92F5">
        <w:rPr>
          <w:rFonts w:ascii="Times New Roman" w:cs="Times New Roman" w:eastAsia="宋体" w:hAnsi="Times New Roman"/>
          <w:sz w:val="28"/>
          <w:szCs w:val="28"/>
          <w:vertAlign w:val="subscript"/>
          <w:rPrChange w:id="3556" w:author="user pc" w:date="2022-03-15T10:14:00Z">
            <w:rPr>
              <w:rFonts w:ascii="Bell MT" w:cs="Bell MT" w:eastAsia="宋体" w:hAnsi="Bell MT"/>
              <w:vertAlign w:val="subscript"/>
            </w:rPr>
          </w:rPrChange>
        </w:rPr>
        <w:t>4</w:t>
      </w:r>
      <w:r>
        <w:rPr>
          <w:rFonts w:ascii="Times New Roman" w:cs="Times New Roman" w:eastAsia="宋体" w:hAnsi="Times New Roman"/>
          <w:sz w:val="28"/>
          <w:szCs w:val="28"/>
        </w:rPr>
        <w:t xml:space="preserve">             =         2 moles of water</w:t>
      </w:r>
    </w:p>
    <w:p>
      <w:pPr>
        <w:pStyle w:val="style157"/>
        <w:tabs>
          <w:tab w:val="left" w:leader="none" w:pos="425"/>
        </w:tabs>
        <w:ind w:left="425"/>
        <w:rPr>
          <w:rFonts w:ascii="Times New Roman" w:cs="Times New Roman" w:eastAsia="宋体" w:hAnsi="Times New Roman"/>
          <w:sz w:val="28"/>
          <w:szCs w:val="28"/>
        </w:rPr>
      </w:pPr>
      <w:r>
        <w:rPr>
          <w:rFonts w:ascii="Times New Roman" w:cs="Times New Roman" w:eastAsia="宋体" w:hAnsi="Times New Roman"/>
          <w:sz w:val="28"/>
          <w:szCs w:val="28"/>
        </w:rPr>
        <w:t>2.598 moles of</w:t>
      </w:r>
      <w:r w:rsidRPr="92E92E51">
        <w:rPr>
          <w:rFonts w:ascii="Times New Roman" w:cs="Times New Roman" w:eastAsia="宋体" w:hAnsi="Times New Roman"/>
          <w:sz w:val="28"/>
          <w:szCs w:val="28"/>
          <w:rPrChange w:id="3557" w:author="user pc" w:date="2022-03-15T10:14:00Z">
            <w:rPr>
              <w:rFonts w:ascii="Bell MT" w:cs="Bell MT" w:eastAsia="宋体" w:hAnsi="Bell MT"/>
            </w:rPr>
          </w:rPrChange>
        </w:rPr>
        <w:t xml:space="preserve"> CH</w:t>
      </w:r>
      <w:r w:rsidRPr="1BC5573A">
        <w:rPr>
          <w:rFonts w:ascii="Times New Roman" w:cs="Times New Roman" w:eastAsia="宋体" w:hAnsi="Times New Roman"/>
          <w:sz w:val="28"/>
          <w:szCs w:val="28"/>
          <w:vertAlign w:val="subscript"/>
          <w:rPrChange w:id="3558" w:author="user pc" w:date="2022-03-15T10:14:00Z">
            <w:rPr>
              <w:rFonts w:ascii="Bell MT" w:cs="Bell MT" w:eastAsia="宋体" w:hAnsi="Bell MT"/>
              <w:vertAlign w:val="subscript"/>
            </w:rPr>
          </w:rPrChange>
        </w:rPr>
        <w:t>4</w:t>
      </w:r>
      <w:r>
        <w:rPr>
          <w:rFonts w:ascii="Times New Roman" w:cs="Times New Roman" w:eastAsia="宋体" w:hAnsi="Times New Roman"/>
          <w:sz w:val="28"/>
          <w:szCs w:val="28"/>
          <w:vertAlign w:val="subscript"/>
        </w:rPr>
        <w:t xml:space="preserve">  </w:t>
      </w:r>
      <w:r>
        <w:rPr>
          <w:rFonts w:ascii="Times New Roman" w:cs="Times New Roman" w:eastAsia="宋体" w:hAnsi="Times New Roman"/>
          <w:sz w:val="28"/>
          <w:szCs w:val="28"/>
        </w:rPr>
        <w:t>=         ?</w:t>
      </w:r>
    </w:p>
    <w:p>
      <w:pPr>
        <w:pStyle w:val="style157"/>
        <w:tabs>
          <w:tab w:val="left" w:leader="none" w:pos="425"/>
        </w:tabs>
        <w:ind w:left="425"/>
        <w:rPr>
          <w:rFonts w:ascii="Times New Roman" w:cs="Times New Roman" w:eastAsia="宋体" w:hAnsi="Times New Roman"/>
          <w:sz w:val="28"/>
          <w:szCs w:val="28"/>
          <w:rPrChange w:id="3559" w:author="user pc" w:date="2022-03-15T10:14:00Z">
            <w:rPr>
              <w:rFonts w:ascii="Bell MT" w:cs="Bell MT" w:eastAsia="宋体" w:hAnsi="Bell MT"/>
            </w:rPr>
          </w:rPrChange>
        </w:rPr>
      </w:pPr>
      <w:r>
        <w:rPr>
          <w:rFonts w:ascii="Times New Roman" w:cs="Times New Roman" w:eastAsia="宋体" w:hAnsi="Times New Roman"/>
          <w:sz w:val="28"/>
          <w:szCs w:val="28"/>
        </w:rPr>
        <w:t>Cross multiply;</w:t>
      </w:r>
    </w:p>
    <w:p>
      <w:pPr>
        <w:pStyle w:val="style157"/>
        <w:rPr>
          <w:rFonts w:ascii="Times New Roman" w:cs="Times New Roman" w:eastAsia="宋体" w:hAnsi="Times New Roman"/>
          <w:sz w:val="28"/>
          <w:szCs w:val="28"/>
          <w:rPrChange w:id="3560" w:author="user pc" w:date="2022-03-15T10:14:00Z">
            <w:rPr>
              <w:rFonts w:ascii="Bell MT" w:cs="Bell MT" w:eastAsia="宋体" w:hAnsi="Bell MT"/>
            </w:rPr>
          </w:rPrChange>
        </w:rPr>
      </w:pPr>
      <w:r w:rsidRPr="092CAD6A">
        <w:rPr>
          <w:rFonts w:ascii="Times New Roman" w:cs="Times New Roman" w:eastAsia="宋体" w:hAnsi="Times New Roman"/>
          <w:sz w:val="28"/>
          <w:szCs w:val="28"/>
          <w:rPrChange w:id="3561" w:author="user pc" w:date="2022-03-15T10:14:00Z">
            <w:rPr>
              <w:rFonts w:ascii="Bell MT" w:cs="Bell MT" w:eastAsia="宋体" w:hAnsi="Bell MT"/>
            </w:rPr>
          </w:rPrChange>
        </w:rPr>
        <w:t>Multiply the mole</w:t>
      </w:r>
      <w:r>
        <w:rPr>
          <w:rFonts w:ascii="Times New Roman" w:cs="Times New Roman" w:eastAsia="宋体" w:hAnsi="Times New Roman"/>
          <w:sz w:val="28"/>
          <w:szCs w:val="28"/>
        </w:rPr>
        <w:t xml:space="preserve"> </w:t>
      </w:r>
      <w:r w:rsidRPr="F581CCD3">
        <w:rPr>
          <w:rFonts w:ascii="Times New Roman" w:cs="Times New Roman" w:eastAsia="宋体" w:hAnsi="Times New Roman"/>
          <w:sz w:val="28"/>
          <w:szCs w:val="28"/>
          <w:rPrChange w:id="3562" w:author="user pc" w:date="2022-03-15T10:14:00Z">
            <w:rPr>
              <w:rFonts w:ascii="Bell MT" w:cs="Bell MT" w:eastAsia="宋体" w:hAnsi="Bell MT"/>
            </w:rPr>
          </w:rPrChange>
        </w:rPr>
        <w:t>(2.60 mole of CH</w:t>
      </w:r>
      <w:r w:rsidRPr="01AEC31E">
        <w:rPr>
          <w:rFonts w:ascii="Times New Roman" w:cs="Times New Roman" w:eastAsia="宋体" w:hAnsi="Times New Roman"/>
          <w:sz w:val="28"/>
          <w:szCs w:val="28"/>
          <w:vertAlign w:val="subscript"/>
          <w:rPrChange w:id="3563" w:author="user pc" w:date="2022-03-15T10:14:00Z">
            <w:rPr>
              <w:rFonts w:ascii="Bell MT" w:cs="Bell MT" w:eastAsia="宋体" w:hAnsi="Bell MT"/>
              <w:vertAlign w:val="subscript"/>
            </w:rPr>
          </w:rPrChange>
        </w:rPr>
        <w:t>4</w:t>
      </w:r>
      <w:r w:rsidRPr="4D05D3B0">
        <w:rPr>
          <w:rFonts w:ascii="Times New Roman" w:cs="Times New Roman" w:eastAsia="宋体" w:hAnsi="Times New Roman"/>
          <w:sz w:val="28"/>
          <w:szCs w:val="28"/>
          <w:rPrChange w:id="3564" w:author="user pc" w:date="2022-03-15T10:14:00Z">
            <w:rPr>
              <w:rFonts w:ascii="Bell MT" w:cs="Bell MT" w:eastAsia="宋体" w:hAnsi="Bell MT"/>
            </w:rPr>
          </w:rPrChange>
        </w:rPr>
        <w:t>) obtained above by mole ratio of water to CH</w:t>
      </w:r>
      <w:r w:rsidRPr="9FDD4897">
        <w:rPr>
          <w:rFonts w:ascii="Times New Roman" w:cs="Times New Roman" w:eastAsia="宋体" w:hAnsi="Times New Roman"/>
          <w:sz w:val="28"/>
          <w:szCs w:val="28"/>
          <w:vertAlign w:val="subscript"/>
          <w:rPrChange w:id="3565" w:author="user pc" w:date="2022-03-15T10:14:00Z">
            <w:rPr>
              <w:rFonts w:ascii="Bell MT" w:cs="Bell MT" w:eastAsia="宋体" w:hAnsi="Bell MT"/>
              <w:vertAlign w:val="subscript"/>
            </w:rPr>
          </w:rPrChange>
        </w:rPr>
        <w:t>4</w:t>
      </w:r>
      <w:r w:rsidRPr="EDFA856F">
        <w:rPr>
          <w:rFonts w:ascii="Times New Roman" w:cs="Times New Roman" w:eastAsia="宋体" w:hAnsi="Times New Roman"/>
          <w:sz w:val="28"/>
          <w:szCs w:val="28"/>
          <w:rPrChange w:id="3566" w:author="user pc" w:date="2022-03-15T10:14:00Z">
            <w:rPr>
              <w:rFonts w:ascii="Bell MT" w:cs="Bell MT" w:eastAsia="宋体" w:hAnsi="Bell MT"/>
            </w:rPr>
          </w:rPrChange>
        </w:rPr>
        <w:t xml:space="preserve"> i.e.</w:t>
      </w:r>
      <w:r>
        <w:rPr>
          <w:rFonts w:ascii="Times New Roman" w:cs="Times New Roman" w:eastAsia="宋体" w:hAnsi="Times New Roman"/>
          <w:sz w:val="28"/>
          <w:szCs w:val="28"/>
        </w:rPr>
        <w:t xml:space="preserve"> 2.598 × 2 = 5.196 moles of water.</w:t>
      </w:r>
    </w:p>
    <w:p>
      <w:pPr>
        <w:pStyle w:val="style157"/>
        <w:rPr>
          <w:rFonts w:ascii="Times New Roman" w:cs="Times New Roman" w:eastAsia="宋体" w:hAnsi="Times New Roman"/>
          <w:sz w:val="28"/>
          <w:szCs w:val="28"/>
          <w:rPrChange w:id="3567" w:author="user pc" w:date="2022-03-15T10:14:00Z">
            <w:rPr>
              <w:rFonts w:ascii="Bell MT" w:cs="Bell MT" w:eastAsia="宋体" w:hAnsi="Bell MT"/>
            </w:rPr>
          </w:rPrChange>
        </w:rPr>
      </w:pPr>
    </w:p>
    <w:p>
      <w:pPr>
        <w:pStyle w:val="style157"/>
        <w:rPr>
          <w:rFonts w:ascii="Times New Roman" w:cs="Times New Roman" w:eastAsia="宋体" w:hAnsi="Times New Roman"/>
          <w:sz w:val="28"/>
          <w:szCs w:val="28"/>
          <w:rPrChange w:id="3568" w:author="user pc" w:date="2022-03-15T10:14:00Z">
            <w:rPr>
              <w:rFonts w:ascii="Bell MT" w:cs="Bell MT" w:eastAsia="宋体" w:hAnsi="Bell MT"/>
            </w:rPr>
          </w:rPrChange>
        </w:rPr>
      </w:pPr>
    </w:p>
    <w:p>
      <w:pPr>
        <w:pStyle w:val="style157"/>
        <w:numPr>
          <w:ilvl w:val="0"/>
          <w:numId w:val="20"/>
        </w:numPr>
        <w:rPr>
          <w:rFonts w:ascii="Times New Roman" w:cs="Times New Roman" w:eastAsia="宋体" w:hAnsi="Times New Roman"/>
          <w:sz w:val="28"/>
          <w:szCs w:val="28"/>
          <w:rPrChange w:id="3569" w:author="user pc" w:date="2022-03-15T10:14:00Z">
            <w:rPr>
              <w:rFonts w:ascii="Bell MT" w:cs="Bell MT" w:eastAsia="宋体" w:hAnsi="Bell MT"/>
            </w:rPr>
          </w:rPrChange>
        </w:rPr>
      </w:pPr>
      <w:r w:rsidRPr="C9C992B7">
        <w:rPr>
          <w:rFonts w:ascii="Times New Roman" w:cs="Times New Roman" w:eastAsia="宋体" w:hAnsi="Times New Roman"/>
          <w:sz w:val="28"/>
          <w:szCs w:val="28"/>
          <w:rPrChange w:id="3570" w:author="user pc" w:date="2022-03-15T10:14:00Z">
            <w:rPr>
              <w:rFonts w:ascii="Bell MT" w:cs="Bell MT" w:eastAsia="宋体" w:hAnsi="Bell MT"/>
            </w:rPr>
          </w:rPrChange>
        </w:rPr>
        <w:t>Convert mole of water to grams of water using</w:t>
      </w:r>
      <w:r>
        <w:rPr>
          <w:rFonts w:ascii="Times New Roman" w:cs="Times New Roman" w:eastAsia="宋体" w:hAnsi="Times New Roman"/>
          <w:sz w:val="28"/>
          <w:szCs w:val="28"/>
        </w:rPr>
        <w:t xml:space="preserve"> </w:t>
      </w:r>
      <w:r w:rsidRPr="7AF95A38">
        <w:rPr>
          <w:rFonts w:ascii="Times New Roman" w:cs="Times New Roman" w:eastAsia="宋体" w:hAnsi="Times New Roman"/>
          <w:sz w:val="28"/>
          <w:szCs w:val="28"/>
          <w:rPrChange w:id="3571" w:author="user pc" w:date="2022-03-15T10:14:00Z">
            <w:rPr>
              <w:rFonts w:ascii="Bell MT" w:cs="Bell MT" w:eastAsia="宋体" w:hAnsi="Bell MT"/>
            </w:rPr>
          </w:rPrChange>
        </w:rPr>
        <w:t>the formula</w:t>
      </w:r>
      <w:r>
        <w:rPr>
          <w:rFonts w:ascii="Times New Roman" w:cs="Times New Roman" w:eastAsia="宋体" w:hAnsi="Times New Roman"/>
          <w:sz w:val="28"/>
          <w:szCs w:val="28"/>
        </w:rPr>
        <w:t xml:space="preserve"> </w:t>
      </w:r>
      <w:r w:rsidRPr="41FAA03E">
        <w:rPr>
          <w:rFonts w:ascii="Times New Roman" w:cs="Times New Roman" w:eastAsia="宋体" w:hAnsi="Times New Roman"/>
          <w:sz w:val="28"/>
          <w:szCs w:val="28"/>
          <w:rPrChange w:id="3572" w:author="user pc" w:date="2022-03-15T10:14:00Z">
            <w:rPr>
              <w:rFonts w:ascii="Bell MT" w:cs="Bell MT" w:eastAsia="宋体" w:hAnsi="Bell MT"/>
            </w:rPr>
          </w:rPrChange>
        </w:rPr>
        <w:t>below:</w:t>
      </w:r>
    </w:p>
    <w:p>
      <w:pPr>
        <w:pStyle w:val="style0"/>
        <w:tabs>
          <w:tab w:val="left" w:leader="none" w:pos="6938"/>
        </w:tabs>
        <w:spacing w:lineRule="auto" w:line="240"/>
        <w:rPr>
          <w:rFonts w:ascii="Times New Roman" w:cs="Times New Roman" w:hAnsi="Times New Roman"/>
          <w:sz w:val="28"/>
          <w:szCs w:val="28"/>
        </w:rPr>
      </w:pPr>
    </w:p>
    <w:p>
      <w:pPr>
        <w:pStyle w:val="style0"/>
        <w:tabs>
          <w:tab w:val="left" w:leader="none" w:pos="6938"/>
        </w:tabs>
        <w:spacing w:lineRule="auto" w:line="240"/>
        <w:rPr>
          <w:rFonts w:ascii="Times New Roman" w:cs="Times New Roman" w:hAnsi="Times New Roman"/>
          <w:sz w:val="28"/>
          <w:szCs w:val="28"/>
          <w:vertAlign w:val="superscript"/>
        </w:rPr>
      </w:pPr>
      <w:r w:rsidRPr="3242EB61">
        <w:rPr>
          <w:rFonts w:ascii="Times New Roman" w:cs="Times New Roman" w:hAnsi="Times New Roman"/>
          <w:sz w:val="28"/>
          <w:szCs w:val="28"/>
          <w:rPrChange w:id="3573" w:author="user pc" w:date="2022-03-15T10:14:00Z">
            <w:rPr>
              <w:rFonts w:ascii="Bell MT" w:cs="Bell MT" w:hAnsi="Bell MT"/>
            </w:rPr>
          </w:rPrChange>
        </w:rPr>
        <w:t>Molar mass</w:t>
      </w:r>
      <w:r>
        <w:rPr>
          <w:rFonts w:ascii="Times New Roman" w:cs="Times New Roman" w:hAnsi="Times New Roman"/>
          <w:sz w:val="28"/>
          <w:szCs w:val="28"/>
        </w:rPr>
        <w:t xml:space="preserve"> </w:t>
      </w:r>
      <w:r w:rsidRPr="E76BA125">
        <w:rPr>
          <w:rFonts w:ascii="Times New Roman" w:cs="Times New Roman" w:hAnsi="Times New Roman"/>
          <w:sz w:val="28"/>
          <w:szCs w:val="28"/>
          <w:rPrChange w:id="3574" w:author="user pc" w:date="2022-03-15T10:14:00Z">
            <w:rPr>
              <w:rFonts w:ascii="Bell MT" w:cs="Bell MT" w:hAnsi="Bell MT"/>
            </w:rPr>
          </w:rPrChange>
        </w:rPr>
        <w:t>of water = 1</w:t>
      </w:r>
      <w:r>
        <w:rPr>
          <w:rFonts w:ascii="Times New Roman" w:cs="Times New Roman" w:hAnsi="Times New Roman"/>
          <w:sz w:val="28"/>
          <w:szCs w:val="28"/>
        </w:rPr>
        <w:t xml:space="preserve"> </w:t>
      </w:r>
      <w:r w:rsidRPr="0AEB7230">
        <w:rPr>
          <w:rFonts w:ascii="Times New Roman" w:cs="Times New Roman" w:hAnsi="Times New Roman"/>
          <w:sz w:val="28"/>
          <w:szCs w:val="28"/>
          <w:rPrChange w:id="3575" w:author="user pc" w:date="2022-03-15T10:14:00Z">
            <w:rPr>
              <w:rFonts w:ascii="Bell MT" w:cs="Arial" w:hAnsi="Bell MT"/>
            </w:rPr>
          </w:rPrChange>
        </w:rPr>
        <w:t>×</w:t>
      </w:r>
      <w:r>
        <w:rPr>
          <w:rFonts w:ascii="Times New Roman" w:cs="Times New Roman" w:hAnsi="Times New Roman"/>
          <w:sz w:val="28"/>
          <w:szCs w:val="28"/>
        </w:rPr>
        <w:t xml:space="preserve"> </w:t>
      </w:r>
      <w:r w:rsidRPr="B6409127">
        <w:rPr>
          <w:rFonts w:ascii="Times New Roman" w:cs="Times New Roman" w:hAnsi="Times New Roman"/>
          <w:sz w:val="28"/>
          <w:szCs w:val="28"/>
          <w:rPrChange w:id="3576" w:author="user pc" w:date="2022-03-15T10:14:00Z">
            <w:rPr>
              <w:rFonts w:ascii="Bell MT" w:cs="Bell MT" w:hAnsi="Bell MT"/>
            </w:rPr>
          </w:rPrChange>
        </w:rPr>
        <w:t>2 + 16</w:t>
      </w:r>
      <w:r>
        <w:rPr>
          <w:rFonts w:ascii="Times New Roman" w:cs="Times New Roman" w:hAnsi="Times New Roman"/>
          <w:sz w:val="28"/>
          <w:szCs w:val="28"/>
        </w:rPr>
        <w:t xml:space="preserve"> </w:t>
      </w:r>
      <w:r w:rsidRPr="41A2D2B6">
        <w:rPr>
          <w:rFonts w:ascii="Times New Roman" w:cs="Times New Roman" w:hAnsi="Times New Roman"/>
          <w:sz w:val="28"/>
          <w:szCs w:val="28"/>
          <w:rPrChange w:id="3577" w:author="user pc" w:date="2022-03-15T10:14:00Z">
            <w:rPr>
              <w:rFonts w:ascii="Bell MT" w:cs="Arial" w:hAnsi="Bell MT"/>
            </w:rPr>
          </w:rPrChange>
        </w:rPr>
        <w:t>×</w:t>
      </w:r>
      <w:r>
        <w:rPr>
          <w:rFonts w:ascii="Times New Roman" w:cs="Times New Roman" w:hAnsi="Times New Roman"/>
          <w:sz w:val="28"/>
          <w:szCs w:val="28"/>
        </w:rPr>
        <w:t xml:space="preserve"> </w:t>
      </w:r>
      <w:r w:rsidRPr="1E67ECC5">
        <w:rPr>
          <w:rFonts w:ascii="Times New Roman" w:cs="Times New Roman" w:hAnsi="Times New Roman"/>
          <w:sz w:val="28"/>
          <w:szCs w:val="28"/>
          <w:rPrChange w:id="3578" w:author="user pc" w:date="2022-03-15T10:14:00Z">
            <w:rPr>
              <w:rFonts w:ascii="Bell MT" w:cs="Bell MT" w:hAnsi="Bell MT"/>
            </w:rPr>
          </w:rPrChange>
        </w:rPr>
        <w:t>1 = 18</w:t>
      </w:r>
      <w:r>
        <w:rPr>
          <w:rFonts w:ascii="Times New Roman" w:cs="Times New Roman" w:hAnsi="Times New Roman"/>
          <w:sz w:val="28"/>
          <w:szCs w:val="28"/>
        </w:rPr>
        <w:t xml:space="preserve"> </w:t>
      </w:r>
      <w:r w:rsidRPr="F31A7680">
        <w:rPr>
          <w:rFonts w:ascii="Times New Roman" w:cs="Times New Roman" w:hAnsi="Times New Roman"/>
          <w:sz w:val="28"/>
          <w:szCs w:val="28"/>
          <w:rPrChange w:id="3579" w:author="user pc" w:date="2022-03-15T10:14:00Z">
            <w:rPr>
              <w:rFonts w:ascii="Bell MT" w:cs="Bell MT" w:hAnsi="Bell MT"/>
            </w:rPr>
          </w:rPrChange>
        </w:rPr>
        <w:t>gmol</w:t>
      </w:r>
      <w:r w:rsidRPr="47983375">
        <w:rPr>
          <w:rFonts w:ascii="Times New Roman" w:cs="Times New Roman" w:hAnsi="Times New Roman"/>
          <w:sz w:val="28"/>
          <w:szCs w:val="28"/>
          <w:vertAlign w:val="superscript"/>
          <w:rPrChange w:id="3580" w:author="user pc" w:date="2022-03-15T10:14:00Z">
            <w:rPr>
              <w:rFonts w:ascii="Bell MT" w:cs="Bell MT" w:hAnsi="Bell MT"/>
              <w:vertAlign w:val="superscript"/>
            </w:rPr>
          </w:rPrChange>
        </w:rPr>
        <w:t>-1</w:t>
      </w:r>
    </w:p>
    <w:p>
      <w:pPr>
        <w:pStyle w:val="style0"/>
        <w:tabs>
          <w:tab w:val="left" w:leader="none" w:pos="6938"/>
        </w:tabs>
        <w:spacing w:lineRule="auto" w:line="24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∴Mass=Amount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×molar mass </m:t>
          </m:r>
        </m:oMath>
      </m:oMathPara>
    </w:p>
    <w:p>
      <w:pPr>
        <w:pStyle w:val="style0"/>
        <w:tabs>
          <w:tab w:val="left" w:leader="none" w:pos="6938"/>
        </w:tabs>
        <w:spacing w:lineRule="auto" w:line="240"/>
        <w:rPr>
          <w:rFonts w:ascii="Times New Roman" w:cs="Times New Roman" w:hAnsi="Times New Roman"/>
          <w:sz w:val="28"/>
          <w:szCs w:val="28"/>
        </w:rPr>
      </w:pPr>
      <m:oMathPara>
        <m:oMath>
          <m:r>
            <w:rPr>
              <w:rFonts w:ascii="Cambria Math" w:cs="Times New Roman" w:hAnsi="Cambria Math"/>
              <w:sz w:val="28"/>
              <w:szCs w:val="28"/>
            </w:rPr>
            <m:t xml:space="preserve">=5.196 mol ×18 </m:t>
          </m:r>
          <m:sSup>
            <m:sSupPr>
              <m:ctrlPr>
                <w:rPr>
                  <w:rFonts w:ascii="Cambria Math" w:cs="Times New Roman" w:hAnsi="Cambria Math"/>
                  <w:i/>
                  <w:sz w:val="28"/>
                  <w:szCs w:val="28"/>
                </w:rPr>
              </m:ctrlPr>
            </m:sSupPr>
            <m:e>
              <m:r>
                <w:rPr>
                  <w:rFonts w:ascii="Cambria Math" w:cs="Times New Roman" w:hAnsi="Cambria Math"/>
                  <w:sz w:val="28"/>
                  <w:szCs w:val="28"/>
                </w:rPr>
                <m:t>gmol</m:t>
              </m:r>
            </m:e>
            <m:sup>
              <m:r>
                <w:rPr>
                  <w:rFonts w:ascii="Cambria Math" w:cs="Times New Roman" w:hAnsi="Cambria Math"/>
                  <w:sz w:val="28"/>
                  <w:szCs w:val="28"/>
                </w:rPr>
                <m:t>-1</m:t>
              </m:r>
            </m:sup>
          </m:sSup>
          <m:r>
            <w:rPr>
              <w:rFonts w:ascii="Cambria Math" w:cs="Times New Roman" w:hAnsi="Cambria Math"/>
              <w:sz w:val="28"/>
              <w:szCs w:val="28"/>
            </w:rPr>
            <m:t xml:space="preserve">=93.53g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O</m:t>
          </m:r>
        </m:oMath>
      </m:oMathPara>
    </w:p>
    <w:p>
      <w:pPr>
        <w:pStyle w:val="style0"/>
        <w:tabs>
          <w:tab w:val="left" w:leader="none" w:pos="6938"/>
        </w:tabs>
        <w:spacing w:lineRule="auto" w:line="240"/>
        <w:rPr>
          <w:ins w:id="3581" w:author="user pc" w:date="2022-03-18T13:05:00Z"/>
          <w:rFonts w:ascii="Times New Roman" w:cs="Times New Roman" w:hAnsi="Times New Roman"/>
          <w:sz w:val="28"/>
          <w:szCs w:val="28"/>
        </w:rPr>
      </w:pPr>
    </w:p>
    <w:p>
      <w:pPr>
        <w:pStyle w:val="style0"/>
        <w:tabs>
          <w:tab w:val="left" w:leader="none" w:pos="6938"/>
        </w:tabs>
        <w:spacing w:lineRule="auto" w:line="240"/>
        <w:rPr>
          <w:ins w:id="3582" w:author="user pc" w:date="2022-03-18T13:05:00Z"/>
          <w:rFonts w:ascii="Times New Roman" w:cs="Times New Roman" w:hAnsi="Times New Roman"/>
          <w:sz w:val="28"/>
          <w:szCs w:val="28"/>
        </w:rPr>
      </w:pPr>
      <w:ins w:id="3583" w:author="user pc" w:date="2022-03-18T13:05:00Z">
        <w:r w:rsidR="F21DAD70">
          <w:rPr>
            <w:rFonts w:ascii="Times New Roman" w:cs="Times New Roman" w:hAnsi="Times New Roman"/>
            <w:sz w:val="28"/>
            <w:szCs w:val="28"/>
          </w:rPr>
          <w:t>Or using the formula below;</w:t>
        </w:r>
      </w:ins>
    </w:p>
    <w:p>
      <w:pPr>
        <w:pStyle w:val="style0"/>
        <w:spacing w:lineRule="auto" w:line="240"/>
        <w:rPr>
          <w:ins w:id="3584" w:author="user pc" w:date="2022-03-18T13:05:00Z"/>
          <w:rFonts w:ascii="Times New Roman" w:cs="Times New Roman" w:hAnsi="Times New Roman"/>
          <w:b/>
          <w:i/>
        </w:rPr>
      </w:pPr>
      <w:ins w:id="3585" w:author="user pc" w:date="2022-03-18T13:05:00Z">
        <w:r w:rsidR="C8E2080E">
          <w:rPr>
            <w:rFonts w:ascii="Times New Roman" w:cs="Times New Roman" w:hAnsi="Times New Roman"/>
            <w:b/>
            <w:i/>
          </w:rPr>
          <w:t>Volume of the given substance × 1 mole/molar volume × Mole of unknown in the balanced equation/Mole of known in a chemical equation × Molar mass of unknown/1 mole.</w:t>
        </w:r>
      </w:ins>
    </w:p>
    <w:p>
      <w:pPr>
        <w:pStyle w:val="style0"/>
        <w:tabs>
          <w:tab w:val="left" w:leader="none" w:pos="6938"/>
        </w:tabs>
        <w:spacing w:lineRule="auto" w:line="240"/>
        <w:rPr>
          <w:rFonts w:ascii="Times New Roman" w:cs="Times New Roman" w:hAnsi="Times New Roman"/>
          <w:sz w:val="28"/>
          <w:szCs w:val="28"/>
          <w:rPrChange w:id="3586" w:author="user pc" w:date="2022-03-15T10:14:00Z">
            <w:rPr>
              <w:rFonts w:ascii="Bell MT" w:cs="Bell MT" w:hAnsi="Bell MT"/>
            </w:rPr>
          </w:rPrChange>
        </w:rPr>
      </w:pPr>
    </w:p>
    <w:p>
      <w:pPr>
        <w:pStyle w:val="style0"/>
        <w:tabs>
          <w:tab w:val="left" w:leader="none" w:pos="6938"/>
        </w:tabs>
        <w:spacing w:lineRule="auto" w:line="240"/>
        <w:rPr>
          <w:rFonts w:ascii="Times New Roman" w:cs="Times New Roman" w:hAnsi="Times New Roman"/>
          <w:b/>
          <w:bCs/>
          <w:sz w:val="28"/>
          <w:szCs w:val="28"/>
          <w:rPrChange w:id="3587" w:author="user pc" w:date="2022-03-15T10:14:00Z">
            <w:rPr>
              <w:rFonts w:ascii="Bell MT" w:cs="Bell MT" w:hAnsi="Bell MT"/>
              <w:b/>
              <w:bCs/>
            </w:rPr>
          </w:rPrChange>
        </w:rPr>
      </w:pPr>
      <w:r w:rsidRPr="3469FF12">
        <w:rPr>
          <w:rFonts w:ascii="Times New Roman" w:cs="Times New Roman" w:hAnsi="Times New Roman"/>
          <w:b/>
          <w:bCs/>
          <w:sz w:val="28"/>
          <w:szCs w:val="28"/>
          <w:rPrChange w:id="3588" w:author="user pc" w:date="2022-03-15T10:14:00Z">
            <w:rPr>
              <w:rFonts w:ascii="Bell MT" w:cs="Bell MT" w:hAnsi="Bell MT"/>
              <w:b/>
              <w:bCs/>
            </w:rPr>
          </w:rPrChange>
        </w:rPr>
        <w:t>CHECK YOUR PROGRESS:</w:t>
      </w:r>
    </w:p>
    <w:p>
      <w:pPr>
        <w:pStyle w:val="style0"/>
        <w:tabs>
          <w:tab w:val="left" w:leader="none" w:pos="6938"/>
        </w:tabs>
        <w:spacing w:lineRule="auto" w:line="240"/>
        <w:rPr>
          <w:rFonts w:ascii="Times New Roman" w:cs="Times New Roman" w:hAnsi="Times New Roman"/>
          <w:sz w:val="28"/>
          <w:szCs w:val="28"/>
          <w:rPrChange w:id="3589" w:author="user pc" w:date="2022-03-15T10:14:00Z">
            <w:rPr>
              <w:rFonts w:ascii="Bell MT" w:cs="Bell MT" w:hAnsi="Bell MT"/>
            </w:rPr>
          </w:rPrChange>
        </w:rPr>
      </w:pPr>
      <w:r w:rsidRPr="4DDB5C26">
        <w:rPr>
          <w:rFonts w:ascii="MS Mincho" w:cs="MS Mincho" w:eastAsia="MS Mincho" w:hAnsi="MS Mincho" w:hint="eastAsia"/>
          <w:sz w:val="28"/>
          <w:szCs w:val="28"/>
          <w:rPrChange w:id="3590" w:author="user pc" w:date="2022-03-15T10:14:00Z">
            <w:rPr>
              <w:rFonts w:cs="Bell MT" w:hAnsi="Bell MT"/>
            </w:rPr>
          </w:rPrChange>
        </w:rPr>
        <w:t>✓</w:t>
      </w:r>
      <w:r w:rsidRPr="5C4DF2E5">
        <w:rPr>
          <w:rFonts w:ascii="Times New Roman" w:cs="Times New Roman" w:hAnsi="Times New Roman"/>
          <w:sz w:val="28"/>
          <w:szCs w:val="28"/>
          <w:rPrChange w:id="3591" w:author="user pc" w:date="2022-03-15T10:14:00Z">
            <w:rPr>
              <w:rFonts w:cs="Bell MT" w:hAnsi="Bell MT"/>
            </w:rPr>
          </w:rPrChange>
        </w:rPr>
        <w:t>How many grams of hydrogen is needed to react with 44.8dm</w:t>
      </w:r>
      <w:r w:rsidRPr="492A4D88">
        <w:rPr>
          <w:rFonts w:ascii="Times New Roman" w:cs="Times New Roman" w:hAnsi="Times New Roman"/>
          <w:sz w:val="28"/>
          <w:szCs w:val="28"/>
          <w:vertAlign w:val="superscript"/>
          <w:rPrChange w:id="3592" w:author="user pc" w:date="2022-03-15T10:14:00Z">
            <w:rPr>
              <w:rFonts w:ascii="Bell MT" w:cs="Bell MT" w:hAnsi="Bell MT"/>
              <w:vertAlign w:val="superscript"/>
            </w:rPr>
          </w:rPrChange>
        </w:rPr>
        <w:t>3</w:t>
      </w:r>
      <w:r w:rsidRPr="1D386586">
        <w:rPr>
          <w:rFonts w:ascii="Times New Roman" w:cs="Times New Roman" w:hAnsi="Times New Roman"/>
          <w:sz w:val="28"/>
          <w:szCs w:val="28"/>
          <w:rPrChange w:id="3593" w:author="user pc" w:date="2022-03-15T10:14:00Z">
            <w:rPr>
              <w:rFonts w:ascii="Bell MT" w:cs="Bell MT" w:hAnsi="Bell MT"/>
            </w:rPr>
          </w:rPrChange>
        </w:rPr>
        <w:t xml:space="preserve"> </w:t>
      </w:r>
      <w:r>
        <w:rPr>
          <w:rFonts w:ascii="Times New Roman" w:cs="Times New Roman" w:hAnsi="Times New Roman"/>
          <w:sz w:val="28"/>
          <w:szCs w:val="28"/>
          <w:lang w:val="en-US"/>
        </w:rPr>
        <w:t>nit</w:t>
      </w:r>
      <w:r>
        <w:rPr>
          <w:rFonts w:ascii="Times New Roman" w:cs="Times New Roman" w:hAnsi="Times New Roman"/>
          <w:sz w:val="28"/>
          <w:szCs w:val="28"/>
        </w:rPr>
        <w:t xml:space="preserve">rogen </w:t>
      </w:r>
      <w:r w:rsidRPr="FC41E17E">
        <w:rPr>
          <w:rFonts w:ascii="Times New Roman" w:cs="Times New Roman" w:hAnsi="Times New Roman"/>
          <w:sz w:val="28"/>
          <w:szCs w:val="28"/>
          <w:rPrChange w:id="3594" w:author="user pc" w:date="2022-03-15T10:14:00Z">
            <w:rPr>
              <w:rFonts w:ascii="Bell MT" w:cs="Bell MT" w:hAnsi="Bell MT"/>
            </w:rPr>
          </w:rPrChange>
        </w:rPr>
        <w:t>of according to the reaction:</w:t>
      </w:r>
    </w:p>
    <w:p>
      <w:pPr>
        <w:pStyle w:val="style0"/>
        <w:tabs>
          <w:tab w:val="left" w:leader="none" w:pos="6938"/>
        </w:tabs>
        <w:spacing w:lineRule="auto" w:line="240"/>
        <w:rPr>
          <w:rFonts w:ascii="Times New Roman" w:cs="Times New Roman" w:hAnsi="Times New Roman"/>
          <w:sz w:val="28"/>
          <w:szCs w:val="28"/>
          <w:rPrChange w:id="3595" w:author="user pc" w:date="2022-03-15T10:14:00Z">
            <w:rPr>
              <w:rFonts w:ascii="Bell MT" w:cs="Bell MT" w:hAnsi="Bell MT"/>
            </w:rPr>
          </w:rPrChange>
        </w:rPr>
      </w:pPr>
      <w:r w:rsidRPr="941E2436">
        <w:rPr>
          <w:rFonts w:ascii="Times New Roman" w:cs="Times New Roman" w:hAnsi="Times New Roman"/>
          <w:noProof/>
          <w:position w:val="-14"/>
          <w:sz w:val="28"/>
          <w:szCs w:val="28"/>
          <w:rPrChange w:id="3596" w:author="Unknown" w:date="1900-01-01T00:00:00Z">
            <w:rPr>
              <w:rFonts w:ascii="Bell MT" w:cs="Bell MT" w:hAnsi="Bell MT"/>
              <w:noProof/>
              <w:position w:val="-14"/>
            </w:rPr>
          </w:rPrChange>
        </w:rPr>
        <w:drawing>
          <wp:inline distL="0" distT="0" distB="0" distR="0">
            <wp:extent cx="1585595" cy="243205"/>
            <wp:effectExtent l="0" t="0" r="0" b="0"/>
            <wp:docPr id="1127"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_x0000_t75"/>
                    <pic:cNvPicPr/>
                  </pic:nvPicPr>
                  <pic:blipFill>
                    <a:blip r:embed="rId72" cstate="print"/>
                    <a:srcRect l="0" t="0" r="0" b="0"/>
                    <a:stretch/>
                  </pic:blipFill>
                  <pic:spPr>
                    <a:xfrm rot="0">
                      <a:off x="0" y="0"/>
                      <a:ext cx="1585595" cy="243205"/>
                    </a:xfrm>
                    <a:prstGeom prst="rect"/>
                    <a:ln>
                      <a:noFill/>
                    </a:ln>
                  </pic:spPr>
                </pic:pic>
              </a:graphicData>
            </a:graphic>
          </wp:inline>
        </w:drawing>
      </w:r>
    </w:p>
    <w:p>
      <w:pPr>
        <w:pStyle w:val="style0"/>
        <w:tabs>
          <w:tab w:val="left" w:leader="none" w:pos="6938"/>
        </w:tabs>
        <w:spacing w:lineRule="auto" w:line="240"/>
        <w:rPr>
          <w:rFonts w:ascii="Times New Roman" w:cs="Times New Roman" w:hAnsi="Times New Roman"/>
          <w:b/>
          <w:bCs/>
          <w:sz w:val="28"/>
          <w:szCs w:val="28"/>
          <w:rPrChange w:id="3597" w:author="user pc" w:date="2022-03-15T10:14:00Z">
            <w:rPr>
              <w:rFonts w:ascii="Bell MT" w:cs="Bell MT" w:hAnsi="Bell MT"/>
              <w:b/>
              <w:bCs/>
            </w:rPr>
          </w:rPrChange>
        </w:rPr>
      </w:pPr>
      <w:r w:rsidRPr="33CBD249">
        <w:rPr>
          <w:rFonts w:ascii="Times New Roman" w:cs="Times New Roman" w:hAnsi="Times New Roman"/>
          <w:b/>
          <w:bCs/>
          <w:sz w:val="28"/>
          <w:szCs w:val="28"/>
          <w:rPrChange w:id="3598" w:author="user pc" w:date="2022-03-15T10:14:00Z">
            <w:rPr>
              <w:rFonts w:ascii="Bell MT" w:cs="Bell MT" w:hAnsi="Bell MT"/>
              <w:b/>
              <w:bCs/>
            </w:rPr>
          </w:rPrChange>
        </w:rPr>
        <w:t>SOLUTION:</w:t>
      </w:r>
    </w:p>
    <w:p>
      <w:pPr>
        <w:pStyle w:val="style0"/>
        <w:numPr>
          <w:ilvl w:val="0"/>
          <w:numId w:val="21"/>
        </w:numPr>
        <w:tabs>
          <w:tab w:val="left" w:leader="none" w:pos="6938"/>
        </w:tabs>
        <w:spacing w:lineRule="auto" w:line="240"/>
        <w:rPr>
          <w:rFonts w:ascii="Times New Roman" w:cs="Times New Roman" w:hAnsi="Times New Roman"/>
          <w:sz w:val="28"/>
          <w:szCs w:val="28"/>
          <w:rPrChange w:id="3599" w:author="user pc" w:date="2022-03-18T13:06:00Z">
            <w:rPr>
              <w:rFonts w:ascii="Bell MT" w:cs="Bell MT" w:hAnsi="Bell MT"/>
            </w:rPr>
          </w:rPrChange>
        </w:rPr>
      </w:pPr>
      <w:r w:rsidRPr="F1BDAA8E">
        <w:rPr>
          <w:rFonts w:ascii="Times New Roman" w:cs="Times New Roman" w:hAnsi="Times New Roman"/>
          <w:sz w:val="28"/>
          <w:szCs w:val="28"/>
          <w:rPrChange w:id="3600" w:author="user pc" w:date="2022-03-15T10:14:00Z">
            <w:rPr>
              <w:rFonts w:ascii="Bell MT" w:cs="Bell MT" w:hAnsi="Bell MT"/>
            </w:rPr>
          </w:rPrChange>
        </w:rPr>
        <w:t>The equation is</w:t>
      </w:r>
      <w:ins w:id="3601" w:author="user pc" w:date="2022-03-18T13:06:00Z">
        <w:r w:rsidR="F7BB07C4">
          <w:rPr>
            <w:rFonts w:ascii="Times New Roman" w:cs="Times New Roman" w:hAnsi="Times New Roman"/>
            <w:sz w:val="28"/>
            <w:szCs w:val="28"/>
          </w:rPr>
          <w:t xml:space="preserve"> </w:t>
        </w:r>
      </w:ins>
      <w:r w:rsidRPr="90D94224">
        <w:rPr>
          <w:rFonts w:ascii="Times New Roman" w:cs="Times New Roman" w:hAnsi="Times New Roman"/>
          <w:sz w:val="28"/>
          <w:szCs w:val="28"/>
          <w:rPrChange w:id="3602" w:author="user pc" w:date="2022-03-15T10:14:00Z">
            <w:rPr>
              <w:rFonts w:ascii="Bell MT" w:cs="Bell MT" w:hAnsi="Bell MT"/>
            </w:rPr>
          </w:rPrChange>
        </w:rPr>
        <w:t>already balanced.</w:t>
      </w:r>
    </w:p>
    <w:p>
      <w:pPr>
        <w:pStyle w:val="style0"/>
        <w:numPr>
          <w:ilvl w:val="0"/>
          <w:numId w:val="21"/>
        </w:numPr>
        <w:tabs>
          <w:tab w:val="left" w:leader="none" w:pos="6938"/>
        </w:tabs>
        <w:spacing w:lineRule="auto" w:line="240"/>
        <w:rPr>
          <w:rFonts w:ascii="Times New Roman" w:cs="Times New Roman" w:hAnsi="Times New Roman"/>
          <w:sz w:val="28"/>
          <w:szCs w:val="28"/>
          <w:rPrChange w:id="3603" w:author="user pc" w:date="2022-03-15T10:14:00Z">
            <w:rPr>
              <w:rFonts w:ascii="Bell MT" w:cs="Bell MT" w:hAnsi="Bell MT"/>
            </w:rPr>
          </w:rPrChange>
        </w:rPr>
      </w:pPr>
      <w:r w:rsidRPr="4C3E7BE5">
        <w:rPr>
          <w:rFonts w:ascii="Times New Roman" w:cs="Times New Roman" w:hAnsi="Times New Roman"/>
          <w:sz w:val="28"/>
          <w:szCs w:val="28"/>
          <w:rPrChange w:id="3604" w:author="user pc" w:date="2022-03-15T10:14:00Z">
            <w:rPr>
              <w:rFonts w:ascii="Bell MT" w:cs="Bell MT" w:hAnsi="Bell MT"/>
            </w:rPr>
          </w:rPrChange>
        </w:rPr>
        <w:t>Convert volume of N</w:t>
      </w:r>
      <w:r w:rsidRPr="F2FBC44E">
        <w:rPr>
          <w:rFonts w:ascii="Times New Roman" w:cs="Times New Roman" w:hAnsi="Times New Roman"/>
          <w:sz w:val="28"/>
          <w:szCs w:val="28"/>
          <w:vertAlign w:val="subscript"/>
          <w:rPrChange w:id="3605" w:author="user pc" w:date="2022-03-15T10:14:00Z">
            <w:rPr>
              <w:rFonts w:ascii="Bell MT" w:cs="Bell MT" w:hAnsi="Bell MT"/>
              <w:vertAlign w:val="subscript"/>
            </w:rPr>
          </w:rPrChange>
        </w:rPr>
        <w:t>2</w:t>
      </w:r>
      <w:r w:rsidRPr="145DCC99">
        <w:rPr>
          <w:rFonts w:ascii="Times New Roman" w:cs="Times New Roman" w:hAnsi="Times New Roman"/>
          <w:sz w:val="28"/>
          <w:szCs w:val="28"/>
          <w:rPrChange w:id="3606" w:author="user pc" w:date="2022-03-15T10:14:00Z">
            <w:rPr>
              <w:rFonts w:ascii="Bell MT" w:cs="Bell MT" w:hAnsi="Bell MT"/>
            </w:rPr>
          </w:rPrChange>
        </w:rPr>
        <w:t xml:space="preserve"> to mole using </w:t>
      </w:r>
      <w:r w:rsidRPr="5721417E">
        <w:rPr>
          <w:rFonts w:ascii="Times New Roman" w:cs="Times New Roman" w:hAnsi="Times New Roman"/>
          <w:noProof/>
          <w:position w:val="-42"/>
          <w:sz w:val="28"/>
          <w:szCs w:val="28"/>
          <w:rPrChange w:id="3607" w:author="Unknown" w:date="1900-01-01T00:00:00Z">
            <w:rPr>
              <w:rFonts w:ascii="Bell MT" w:cs="Bell MT" w:hAnsi="Bell MT"/>
              <w:noProof/>
              <w:position w:val="-42"/>
            </w:rPr>
          </w:rPrChange>
        </w:rPr>
        <w:drawing>
          <wp:inline distL="0" distT="0" distB="0" distR="0">
            <wp:extent cx="2236470" cy="611505"/>
            <wp:effectExtent l="0" t="0" r="0" b="0"/>
            <wp:docPr id="1128" name="_x0000_t7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_x0000_t75"/>
                    <pic:cNvPicPr/>
                  </pic:nvPicPr>
                  <pic:blipFill>
                    <a:blip r:embed="rId73" cstate="print"/>
                    <a:srcRect l="0" t="0" r="0" b="0"/>
                    <a:stretch/>
                  </pic:blipFill>
                  <pic:spPr>
                    <a:xfrm rot="0">
                      <a:off x="0" y="0"/>
                      <a:ext cx="2236470" cy="611505"/>
                    </a:xfrm>
                    <a:prstGeom prst="rect"/>
                    <a:ln>
                      <a:noFill/>
                    </a:ln>
                  </pic:spPr>
                </pic:pic>
              </a:graphicData>
            </a:graphic>
          </wp:inline>
        </w:drawing>
      </w:r>
    </w:p>
    <w:p>
      <w:pPr>
        <w:pStyle w:val="style0"/>
        <w:numPr>
          <w:ilvl w:val="0"/>
          <w:numId w:val="21"/>
        </w:numPr>
        <w:tabs>
          <w:tab w:val="left" w:leader="none" w:pos="6938"/>
        </w:tabs>
        <w:spacing w:lineRule="auto" w:line="240"/>
        <w:rPr>
          <w:rFonts w:ascii="Times New Roman" w:cs="Times New Roman" w:hAnsi="Times New Roman"/>
          <w:sz w:val="28"/>
          <w:szCs w:val="28"/>
          <w:rPrChange w:id="3608" w:author="user pc" w:date="2022-03-15T10:14:00Z">
            <w:rPr>
              <w:rFonts w:ascii="Bell MT" w:cs="Bell MT" w:hAnsi="Bell MT"/>
            </w:rPr>
          </w:rPrChange>
        </w:rPr>
      </w:pPr>
      <w:r w:rsidRPr="9188DCC5">
        <w:rPr>
          <w:rFonts w:ascii="Times New Roman" w:cs="Times New Roman" w:hAnsi="Times New Roman"/>
          <w:sz w:val="28"/>
          <w:szCs w:val="28"/>
          <w:rPrChange w:id="3609" w:author="user pc" w:date="2022-03-15T10:14:00Z">
            <w:rPr>
              <w:rFonts w:ascii="Bell MT" w:cs="Bell MT" w:hAnsi="Bell MT"/>
            </w:rPr>
          </w:rPrChange>
        </w:rPr>
        <w:t>Mole ratio:</w:t>
      </w:r>
      <w:r>
        <w:rPr>
          <w:rFonts w:ascii="Times New Roman" w:cs="Times New Roman" w:hAnsi="Times New Roman"/>
          <w:sz w:val="28"/>
          <w:szCs w:val="28"/>
        </w:rPr>
        <w:t xml:space="preserve"> </w:t>
      </w:r>
      <w:r w:rsidRPr="F7963BE8">
        <w:rPr>
          <w:rFonts w:ascii="Times New Roman" w:cs="Times New Roman" w:hAnsi="Times New Roman"/>
          <w:sz w:val="28"/>
          <w:szCs w:val="28"/>
          <w:rPrChange w:id="3610" w:author="user pc" w:date="2022-03-15T10:14:00Z">
            <w:rPr>
              <w:rFonts w:ascii="Bell MT" w:cs="Bell MT" w:hAnsi="Bell MT"/>
            </w:rPr>
          </w:rPrChange>
        </w:rPr>
        <w:t>multiply the mole (2.0 mole of N</w:t>
      </w:r>
      <w:r w:rsidRPr="7A62831B">
        <w:rPr>
          <w:rFonts w:ascii="Times New Roman" w:cs="Times New Roman" w:hAnsi="Times New Roman"/>
          <w:sz w:val="28"/>
          <w:szCs w:val="28"/>
          <w:vertAlign w:val="subscript"/>
          <w:rPrChange w:id="3611" w:author="user pc" w:date="2022-03-15T10:14:00Z">
            <w:rPr>
              <w:rFonts w:ascii="Bell MT" w:cs="Bell MT" w:hAnsi="Bell MT"/>
              <w:vertAlign w:val="subscript"/>
            </w:rPr>
          </w:rPrChange>
        </w:rPr>
        <w:t>2</w:t>
      </w:r>
      <w:r w:rsidRPr="7ED22F86">
        <w:rPr>
          <w:rFonts w:ascii="Times New Roman" w:cs="Times New Roman" w:hAnsi="Times New Roman"/>
          <w:sz w:val="28"/>
          <w:szCs w:val="28"/>
          <w:rPrChange w:id="3612" w:author="user pc" w:date="2022-03-15T10:14:00Z">
            <w:rPr>
              <w:rFonts w:ascii="Bell MT" w:cs="Bell MT" w:hAnsi="Bell MT"/>
            </w:rPr>
          </w:rPrChange>
        </w:rPr>
        <w:t>) obtained above by mole ratio</w:t>
      </w:r>
      <w:r>
        <w:rPr>
          <w:rFonts w:ascii="Times New Roman" w:cs="Times New Roman" w:hAnsi="Times New Roman"/>
          <w:sz w:val="28"/>
          <w:szCs w:val="28"/>
        </w:rPr>
        <w:t xml:space="preserve"> </w:t>
      </w:r>
      <w:r w:rsidRPr="3067CA50">
        <w:rPr>
          <w:rFonts w:ascii="Times New Roman" w:cs="Times New Roman" w:hAnsi="Times New Roman"/>
          <w:sz w:val="28"/>
          <w:szCs w:val="28"/>
          <w:rPrChange w:id="3613" w:author="user pc" w:date="2022-03-15T10:14:00Z">
            <w:rPr>
              <w:rFonts w:ascii="Bell MT" w:cs="Bell MT" w:hAnsi="Bell MT"/>
            </w:rPr>
          </w:rPrChange>
        </w:rPr>
        <w:t>of hydrogen</w:t>
      </w:r>
      <w:r>
        <w:rPr>
          <w:rFonts w:ascii="Times New Roman" w:cs="Times New Roman" w:hAnsi="Times New Roman"/>
          <w:sz w:val="28"/>
          <w:szCs w:val="28"/>
        </w:rPr>
        <w:t xml:space="preserve"> </w:t>
      </w:r>
      <w:r w:rsidRPr="E9AB5809">
        <w:rPr>
          <w:rFonts w:ascii="Times New Roman" w:cs="Times New Roman" w:hAnsi="Times New Roman"/>
          <w:sz w:val="28"/>
          <w:szCs w:val="28"/>
          <w:rPrChange w:id="3614" w:author="user pc" w:date="2022-03-15T10:14:00Z">
            <w:rPr>
              <w:rFonts w:ascii="Bell MT" w:cs="Bell MT" w:hAnsi="Bell MT"/>
            </w:rPr>
          </w:rPrChange>
        </w:rPr>
        <w:t>to nitrogen.</w:t>
      </w:r>
      <w:r>
        <w:rPr>
          <w:rFonts w:ascii="Times New Roman" w:cs="Times New Roman" w:hAnsi="Times New Roman"/>
          <w:sz w:val="28"/>
          <w:szCs w:val="28"/>
        </w:rPr>
        <w:t xml:space="preserve"> </w:t>
      </w:r>
      <w:r w:rsidRPr="4AA0622B">
        <w:rPr>
          <w:rFonts w:ascii="Times New Roman" w:cs="Times New Roman" w:hAnsi="Times New Roman"/>
          <w:sz w:val="28"/>
          <w:szCs w:val="28"/>
          <w:rPrChange w:id="3615" w:author="user pc" w:date="2022-03-15T10:14:00Z">
            <w:rPr>
              <w:rFonts w:ascii="Bell MT" w:cs="Bell MT" w:hAnsi="Bell MT"/>
            </w:rPr>
          </w:rPrChange>
        </w:rPr>
        <w:t>i.e.</w:t>
      </w:r>
    </w:p>
    <w:p>
      <w:pPr>
        <w:pStyle w:val="style0"/>
        <w:tabs>
          <w:tab w:val="left" w:leader="none" w:pos="6938"/>
        </w:tabs>
        <w:spacing w:lineRule="auto" w:line="240"/>
        <w:rPr>
          <w:ins w:id="3616" w:author="user pc" w:date="2022-03-18T13:10:00Z"/>
          <w:rFonts w:ascii="Times New Roman" w:cs="Times New Roman" w:hAnsi="Times New Roman"/>
          <w:i w:val="false"/>
          <w:sz w:val="28"/>
          <w:szCs w:val="28"/>
          <w:rPrChange w:id="3617" w:author="user pc" w:date="2022-03-18T13:10:00Z">
            <w:rPr>
              <w:ins w:id="3618" w:author="user pc" w:date="2022-03-18T13:10:00Z"/>
              <w:rFonts w:ascii="Cambria Math" w:cs="Bell MT" w:hAnsi="Calibri"/>
              <w:i/>
              <w:sz w:val="28"/>
              <w:szCs w:val="28"/>
            </w:rPr>
          </w:rPrChange>
        </w:rPr>
      </w:pPr>
      <m:oMathPara>
        <m:oMath>
          <w:ins w:id="3619" w:author="user pc" w:date="2022-03-18T13:12:00Z">
            <m:r w:rsidR="BEB86BC6">
              <w:rPr>
                <w:rFonts w:ascii="Cambria Math" w:cs="Times New Roman" w:hAnsi="Cambria Math"/>
                <w:sz w:val="28"/>
                <w:szCs w:val="28"/>
              </w:rPr>
              <m:t xml:space="preserve">2 moles of nitrogen  × </m:t>
            </m:r>
          </w:ins>
          <m:f>
            <m:fPr>
              <m:ctrlPr>
                <w:ins w:id="3620" w:author="user pc" w:date="2022-03-18T13:12:00Z">
                  <w:rPr>
                    <w:rFonts w:ascii="Cambria Math" w:cs="Times New Roman" w:hAnsi="Cambria Math"/>
                    <w:i/>
                    <w:sz w:val="28"/>
                    <w:szCs w:val="28"/>
                  </w:rPr>
                </w:ins>
              </m:ctrlPr>
            </m:fPr>
            <m:num>
              <w:ins w:id="3621" w:author="user pc" w:date="2022-03-18T13:12:00Z">
                <m:r w:rsidR="5F22C5A3">
                  <w:rPr>
                    <w:rFonts w:ascii="Cambria Math" w:cs="Times New Roman" w:hAnsi="Cambria Math"/>
                    <w:sz w:val="28"/>
                    <w:szCs w:val="28"/>
                  </w:rPr>
                  <m:t>3 moles of hydrogen</m:t>
                </m:r>
              </w:ins>
            </m:num>
            <m:den>
              <w:ins w:id="3622" w:author="user pc" w:date="2022-03-18T13:12:00Z">
                <m:r w:rsidR="3D69FF14">
                  <w:rPr>
                    <w:rFonts w:ascii="Cambria Math" w:cs="Times New Roman" w:hAnsi="Cambria Math"/>
                    <w:sz w:val="28"/>
                    <w:szCs w:val="28"/>
                  </w:rPr>
                  <m:t>1 mole of n</m:t>
                </m:r>
              </w:ins>
              <w:ins w:id="3623" w:author="user pc" w:date="2022-03-18T13:13:00Z">
                <m:r w:rsidR="48733121">
                  <w:rPr>
                    <w:rFonts w:ascii="Cambria Math" w:cs="Times New Roman" w:hAnsi="Cambria Math"/>
                    <w:sz w:val="28"/>
                    <w:szCs w:val="28"/>
                  </w:rPr>
                  <m:t>itrogen</m:t>
                </m:r>
              </w:ins>
            </m:den>
          </m:f>
          <w:ins w:id="3624" w:author="user pc" w:date="2022-03-18T13:13:00Z">
            <m:r w:rsidR="3BB4D427">
              <w:rPr>
                <w:rFonts w:ascii="Cambria Math" w:cs="Times New Roman" w:hAnsi="Cambria Math"/>
                <w:sz w:val="28"/>
                <w:szCs w:val="28"/>
              </w:rPr>
              <m:t xml:space="preserve"> =6.0 moles of hydrogen</m:t>
            </m:r>
          </w:ins>
        </m:oMath>
      </m:oMathPara>
    </w:p>
    <w:p>
      <w:pPr>
        <w:pStyle w:val="style0"/>
        <w:tabs>
          <w:tab w:val="left" w:leader="none" w:pos="6938"/>
        </w:tabs>
        <w:spacing w:lineRule="auto" w:line="240"/>
        <w:rPr>
          <w:del w:id="3625" w:author="user pc" w:date="2022-03-18T13:10:00Z"/>
          <w:rFonts w:ascii="Times New Roman" w:cs="Times New Roman" w:eastAsia="宋体" w:hAnsi="Times New Roman"/>
          <w:sz w:val="28"/>
          <w:szCs w:val="28"/>
          <w:rPrChange w:id="3626" w:author="user pc" w:date="2022-03-15T10:14:00Z">
            <w:rPr>
              <w:del w:id="3627" w:author="user pc" w:date="2022-03-18T13:10:00Z"/>
              <w:rFonts w:ascii="Bell MT" w:cs="Bell MT" w:eastAsia="宋体" w:hAnsi="Bell MT"/>
            </w:rPr>
          </w:rPrChange>
        </w:rPr>
      </w:pPr>
      <m:oMathPara>
        <m:oMath>
          <w:del w:id="3628" w:author="user pc" w:date="2022-03-18T13:10:00Z">
            <m:r w:rsidDel="8D586535" w:rsidRPr="BBBE9506">
              <w:rPr>
                <w:rFonts w:ascii="Cambria Math" w:cs="Times New Roman" w:hAnsi="Cambria Math"/>
                <w:sz w:val="28"/>
                <w:szCs w:val="28"/>
                <w:rPrChange w:id="3629" w:author="user pc" w:date="2022-03-15T10:14:00Z">
                  <w:rPr>
                    <w:rFonts w:ascii="Bell MT" w:cs="Bell MT" w:hAnsi="Bell MT"/>
                  </w:rPr>
                </w:rPrChange>
              </w:rPr>
              <m:t xml:space="preserve">2 molesof× </m:t>
            </m:r>
          </w:del>
          <m:f>
            <m:fPr>
              <m:ctrlPr>
                <w:del w:id="3630" w:author="user pc" w:date="2022-03-18T13:10:00Z">
                  <w:rPr>
                    <w:rFonts w:ascii="Cambria Math" w:cs="Times New Roman" w:hAnsi="Cambria Math"/>
                    <w:i/>
                    <w:sz w:val="28"/>
                    <w:szCs w:val="28"/>
                  </w:rPr>
                </w:del>
              </m:ctrlPr>
            </m:fPr>
            <m:num>
              <w:del w:id="3631" w:author="user pc" w:date="2022-03-18T13:10:00Z">
                <m:r w:rsidDel="B6BD7265" w:rsidRPr="56A51522">
                  <w:rPr>
                    <w:rFonts w:ascii="Cambria Math" w:cs="Times New Roman" w:hAnsi="Cambria Math"/>
                    <w:sz w:val="28"/>
                    <w:szCs w:val="28"/>
                    <w:rPrChange w:id="3632" w:author="user pc" w:date="2022-03-15T10:14:00Z">
                      <w:rPr>
                        <w:rFonts w:ascii="Bell MT" w:cs="Bell MT" w:hAnsi="Bell MT"/>
                      </w:rPr>
                    </w:rPrChange>
                  </w:rPr>
                  <m:t>3 molesof</m:t>
                </m:r>
              </w:del>
            </m:num>
            <m:den>
              <w:del w:id="3633" w:author="user pc" w:date="2022-03-18T13:10:00Z">
                <m:r w:rsidDel="65726498" w:rsidRPr="281B8CC4">
                  <w:rPr>
                    <w:rFonts w:ascii="Cambria Math" w:cs="Times New Roman" w:hAnsi="Cambria Math"/>
                    <w:sz w:val="28"/>
                    <w:szCs w:val="28"/>
                    <w:rPrChange w:id="3634" w:author="user pc" w:date="2022-03-15T10:14:00Z">
                      <w:rPr>
                        <w:rFonts w:ascii="Bell MT" w:cs="Bell MT" w:hAnsi="Bell MT"/>
                      </w:rPr>
                    </w:rPrChange>
                  </w:rPr>
                  <m:t>1 moleof</m:t>
                </m:r>
              </w:del>
            </m:den>
          </m:f>
          <w:del w:id="3635" w:author="user pc" w:date="2022-03-18T13:10:00Z">
            <m:r w:rsidDel="7D582B94" w:rsidRPr="841A0887">
              <w:rPr>
                <w:rFonts w:ascii="Cambria Math" w:cs="Times New Roman" w:hAnsi="Cambria Math"/>
                <w:sz w:val="28"/>
                <w:szCs w:val="28"/>
                <w:rPrChange w:id="3636" w:author="user pc" w:date="2022-03-15T10:14:00Z">
                  <w:rPr>
                    <w:rFonts w:ascii="Bell MT" w:cs="Bell MT" w:hAnsi="Bell MT"/>
                  </w:rPr>
                </w:rPrChange>
              </w:rPr>
              <m:t>=6.0 molesof</m:t>
            </m:r>
          </w:del>
        </m:oMath>
      </m:oMathPara>
    </w:p>
    <w:p>
      <w:pPr>
        <w:pStyle w:val="style0"/>
        <w:tabs>
          <w:tab w:val="left" w:leader="none" w:pos="6938"/>
        </w:tabs>
        <w:spacing w:lineRule="auto" w:line="240"/>
        <w:rPr>
          <w:rFonts w:ascii="Times New Roman" w:cs="Times New Roman" w:hAnsi="Times New Roman"/>
          <w:sz w:val="28"/>
          <w:szCs w:val="28"/>
          <w:rPrChange w:id="3637" w:author="user pc" w:date="2022-03-15T10:14:00Z">
            <w:rPr>
              <w:rFonts w:ascii="Bell MT" w:cs="Bell MT" w:hAnsi="Bell MT"/>
            </w:rPr>
          </w:rPrChange>
        </w:rPr>
      </w:pPr>
      <w:r w:rsidRPr="6CA75872">
        <w:rPr>
          <w:rFonts w:ascii="Times New Roman" w:cs="Times New Roman" w:hAnsi="Times New Roman"/>
          <w:sz w:val="28"/>
          <w:szCs w:val="28"/>
          <w:rPrChange w:id="3638" w:author="user pc" w:date="2022-03-15T10:14:00Z">
            <w:rPr>
              <w:rFonts w:ascii="Bell MT" w:cs="Bell MT" w:hAnsi="Bell MT"/>
            </w:rPr>
          </w:rPrChange>
        </w:rPr>
        <w:t>4. Convert mole of Hydrogen (6.0 moles) to grams of hydrogen using mass = Amount (mol) ×</w:t>
      </w:r>
      <w:ins w:id="3639" w:author="user pc" w:date="2022-03-18T13:07:00Z">
        <w:r w:rsidR="6930A833">
          <w:rPr>
            <w:rFonts w:ascii="Times New Roman" w:cs="Times New Roman" w:hAnsi="Times New Roman"/>
            <w:sz w:val="28"/>
            <w:szCs w:val="28"/>
          </w:rPr>
          <w:t xml:space="preserve"> </w:t>
        </w:r>
      </w:ins>
      <w:r w:rsidRPr="A1009A27">
        <w:rPr>
          <w:rFonts w:ascii="Times New Roman" w:cs="Times New Roman" w:hAnsi="Times New Roman"/>
          <w:sz w:val="28"/>
          <w:szCs w:val="28"/>
          <w:rPrChange w:id="3640" w:author="user pc" w:date="2022-03-15T10:14:00Z">
            <w:rPr>
              <w:rFonts w:ascii="Bell MT" w:cs="Bell MT" w:hAnsi="Bell MT"/>
            </w:rPr>
          </w:rPrChange>
        </w:rPr>
        <w:t>molar mass (In</w:t>
      </w:r>
      <w:r>
        <w:rPr>
          <w:rFonts w:ascii="Times New Roman" w:cs="Times New Roman" w:hAnsi="Times New Roman"/>
          <w:sz w:val="28"/>
          <w:szCs w:val="28"/>
        </w:rPr>
        <w:t xml:space="preserve"> </w:t>
      </w:r>
      <w:r w:rsidRPr="4CC60E88">
        <w:rPr>
          <w:rFonts w:ascii="Times New Roman" w:cs="Times New Roman" w:hAnsi="Times New Roman"/>
          <w:sz w:val="28"/>
          <w:szCs w:val="28"/>
          <w:rPrChange w:id="3641" w:author="user pc" w:date="2022-03-15T10:14:00Z">
            <w:rPr>
              <w:rFonts w:ascii="Bell MT" w:cs="Bell MT" w:hAnsi="Bell MT"/>
            </w:rPr>
          </w:rPrChange>
        </w:rPr>
        <w:t>this case atomic mass)</w:t>
      </w:r>
    </w:p>
    <w:p>
      <w:pPr>
        <w:pStyle w:val="style0"/>
        <w:tabs>
          <w:tab w:val="left" w:leader="none" w:pos="6938"/>
        </w:tabs>
        <w:spacing w:lineRule="auto" w:line="240"/>
        <w:rPr>
          <w:ins w:id="3642" w:author="user pc" w:date="2022-03-18T13:07:00Z"/>
          <w:rFonts w:ascii="Times New Roman" w:cs="Times New Roman" w:hAnsi="Times New Roman"/>
          <w:sz w:val="28"/>
          <w:szCs w:val="28"/>
        </w:rPr>
      </w:pPr>
      <w:r w:rsidRPr="1BD4E3CC">
        <w:rPr>
          <w:rFonts w:ascii="Times New Roman" w:cs="Times New Roman" w:hAnsi="Times New Roman"/>
          <w:sz w:val="28"/>
          <w:szCs w:val="28"/>
          <w:rPrChange w:id="3643" w:author="user pc" w:date="2022-03-15T10:14:00Z">
            <w:rPr>
              <w:rFonts w:ascii="Bell MT" w:cs="Bell MT" w:hAnsi="Bell MT"/>
            </w:rPr>
          </w:rPrChange>
        </w:rPr>
        <w:t>Atomic mass of H</w:t>
      </w:r>
      <w:r w:rsidRPr="812C6B54">
        <w:rPr>
          <w:rFonts w:ascii="Times New Roman" w:cs="Times New Roman" w:hAnsi="Times New Roman"/>
          <w:sz w:val="28"/>
          <w:szCs w:val="28"/>
          <w:vertAlign w:val="subscript"/>
          <w:rPrChange w:id="3644" w:author="user pc" w:date="2022-03-15T10:14:00Z">
            <w:rPr>
              <w:rFonts w:ascii="Bell MT" w:cs="Bell MT" w:hAnsi="Bell MT"/>
              <w:vertAlign w:val="subscript"/>
            </w:rPr>
          </w:rPrChange>
        </w:rPr>
        <w:t>2</w:t>
      </w:r>
      <w:r w:rsidRPr="ED150FD3">
        <w:rPr>
          <w:rFonts w:ascii="Times New Roman" w:cs="Times New Roman" w:hAnsi="Times New Roman"/>
          <w:sz w:val="28"/>
          <w:szCs w:val="28"/>
          <w:rPrChange w:id="3645" w:author="user pc" w:date="2022-03-15T10:14:00Z">
            <w:rPr>
              <w:rFonts w:ascii="Bell MT" w:cs="Bell MT" w:hAnsi="Bell MT"/>
            </w:rPr>
          </w:rPrChange>
        </w:rPr>
        <w:t xml:space="preserve"> = 1</w:t>
      </w:r>
      <w:r>
        <w:rPr>
          <w:rFonts w:ascii="Times New Roman" w:cs="Times New Roman" w:hAnsi="Times New Roman"/>
          <w:sz w:val="28"/>
          <w:szCs w:val="28"/>
        </w:rPr>
        <w:t xml:space="preserve"> </w:t>
      </w:r>
      <w:r w:rsidRPr="4F87F3CB">
        <w:rPr>
          <w:rFonts w:ascii="Times New Roman" w:cs="Times New Roman" w:hAnsi="Times New Roman"/>
          <w:sz w:val="28"/>
          <w:szCs w:val="28"/>
          <w:rPrChange w:id="3646" w:author="user pc" w:date="2022-03-15T10:14:00Z">
            <w:rPr>
              <w:rFonts w:ascii="Bell MT" w:cs="Bell MT" w:hAnsi="Bell MT"/>
            </w:rPr>
          </w:rPrChange>
        </w:rPr>
        <w:t>×</w:t>
      </w:r>
      <w:r>
        <w:rPr>
          <w:rFonts w:ascii="Times New Roman" w:cs="Times New Roman" w:hAnsi="Times New Roman"/>
          <w:sz w:val="28"/>
          <w:szCs w:val="28"/>
        </w:rPr>
        <w:t xml:space="preserve"> </w:t>
      </w:r>
      <w:r w:rsidRPr="256A2579">
        <w:rPr>
          <w:rFonts w:ascii="Times New Roman" w:cs="Times New Roman" w:hAnsi="Times New Roman"/>
          <w:sz w:val="28"/>
          <w:szCs w:val="28"/>
          <w:rPrChange w:id="3647" w:author="user pc" w:date="2022-03-15T10:14:00Z">
            <w:rPr>
              <w:rFonts w:ascii="Bell MT" w:cs="Bell MT" w:hAnsi="Bell MT"/>
            </w:rPr>
          </w:rPrChange>
        </w:rPr>
        <w:t>2 = 2.0g</w:t>
      </w:r>
    </w:p>
    <w:p>
      <w:pPr>
        <w:pStyle w:val="style0"/>
        <w:tabs>
          <w:tab w:val="left" w:leader="none" w:pos="6938"/>
        </w:tabs>
        <w:spacing w:lineRule="auto" w:line="240"/>
        <w:rPr>
          <w:ins w:id="3648" w:author="user pc" w:date="2022-03-18T13:18:00Z"/>
          <w:rFonts w:ascii="Times New Roman" w:cs="Times New Roman" w:hAnsi="Times New Roman"/>
          <w:sz w:val="28"/>
          <w:szCs w:val="28"/>
        </w:rPr>
      </w:pPr>
      <w:ins w:id="3649" w:author="user pc" w:date="2022-03-18T13:14:00Z">
        <w:r w:rsidR="C01A9890">
          <w:rPr>
            <w:rFonts w:ascii="Times New Roman" w:cs="Times New Roman" w:hAnsi="Times New Roman"/>
            <w:sz w:val="28"/>
            <w:szCs w:val="28"/>
          </w:rPr>
          <w:t>Mass of hydrogen = 6.0 × 2.0 = 12.0g of</w:t>
        </w:r>
      </w:ins>
      <w:ins w:id="3650" w:author="user pc" w:date="2022-03-18T13:15:00Z">
        <w:r w:rsidR="DC922026">
          <w:rPr>
            <w:rFonts w:ascii="Times New Roman" w:cs="Times New Roman" w:hAnsi="Times New Roman"/>
            <w:sz w:val="28"/>
            <w:szCs w:val="28"/>
          </w:rPr>
          <w:t xml:space="preserve"> hydrogen.</w:t>
        </w:r>
      </w:ins>
    </w:p>
    <w:p>
      <w:pPr>
        <w:pStyle w:val="style0"/>
        <w:tabs>
          <w:tab w:val="left" w:leader="none" w:pos="6938"/>
        </w:tabs>
        <w:spacing w:lineRule="auto" w:line="240"/>
        <w:rPr>
          <w:ins w:id="3651" w:author="user pc" w:date="2022-03-18T13:17:00Z"/>
          <w:rFonts w:ascii="Times New Roman" w:cs="Times New Roman" w:hAnsi="Times New Roman"/>
          <w:sz w:val="28"/>
          <w:szCs w:val="28"/>
        </w:rPr>
      </w:pPr>
      <w:ins w:id="3652" w:author="user pc" w:date="2022-03-18T13:17:00Z">
        <w:r w:rsidR="28D8E878">
          <w:rPr>
            <w:rFonts w:ascii="Times New Roman" w:cs="Times New Roman" w:hAnsi="Times New Roman"/>
            <w:sz w:val="28"/>
            <w:szCs w:val="28"/>
          </w:rPr>
          <w:t>Or</w:t>
        </w:r>
      </w:ins>
    </w:p>
    <w:p>
      <w:pPr>
        <w:pStyle w:val="style0"/>
        <w:tabs>
          <w:tab w:val="left" w:leader="none" w:pos="6938"/>
        </w:tabs>
        <w:spacing w:lineRule="auto" w:line="240"/>
        <w:rPr>
          <w:ins w:id="3653" w:author="user pc" w:date="2022-03-18T13:17:00Z"/>
          <w:rFonts w:ascii="Times New Roman" w:cs="Times New Roman" w:hAnsi="Times New Roman"/>
          <w:sz w:val="28"/>
          <w:szCs w:val="28"/>
        </w:rPr>
      </w:pPr>
      <w:ins w:id="3654" w:author="user pc" w:date="2022-03-18T13:17:00Z">
        <w:r w:rsidR="90B425CA">
          <w:rPr>
            <w:rFonts w:ascii="Times New Roman" w:cs="Times New Roman" w:hAnsi="Times New Roman"/>
            <w:sz w:val="28"/>
            <w:szCs w:val="28"/>
          </w:rPr>
          <w:t>Simply use the formula below:</w:t>
        </w:r>
      </w:ins>
    </w:p>
    <w:p>
      <w:pPr>
        <w:pStyle w:val="style0"/>
        <w:spacing w:lineRule="auto" w:line="240"/>
        <w:rPr>
          <w:ins w:id="3655" w:author="user pc" w:date="2022-03-18T13:18:00Z"/>
          <w:rFonts w:ascii="Times New Roman" w:cs="Times New Roman" w:hAnsi="Times New Roman"/>
          <w:b/>
          <w:i/>
        </w:rPr>
      </w:pPr>
      <w:ins w:id="3656" w:author="user pc" w:date="2022-03-18T13:18:00Z">
        <w:r w:rsidR="33F442DD">
          <w:rPr>
            <w:rFonts w:ascii="Times New Roman" w:cs="Times New Roman" w:hAnsi="Times New Roman"/>
            <w:b/>
            <w:i/>
          </w:rPr>
          <w:t>Volume of the given substance × 1 mole/molar volume × Mole of unknown in the balanced equation/Mole of known in a chemical equation × Molar mass of unknown/1 mole.</w:t>
        </w:r>
      </w:ins>
    </w:p>
    <w:p>
      <w:pPr>
        <w:pStyle w:val="style0"/>
        <w:tabs>
          <w:tab w:val="left" w:leader="none" w:pos="6938"/>
        </w:tabs>
        <w:spacing w:lineRule="auto" w:line="240"/>
        <w:rPr>
          <w:rFonts w:ascii="Times New Roman" w:cs="Times New Roman" w:hAnsi="Times New Roman"/>
          <w:sz w:val="28"/>
          <w:szCs w:val="28"/>
          <w:rPrChange w:id="3657" w:author="user pc" w:date="2022-03-15T10:14:00Z">
            <w:rPr>
              <w:rFonts w:ascii="Bell MT" w:cs="Bell MT" w:hAnsi="Bell MT"/>
            </w:rPr>
          </w:rPrChange>
        </w:rPr>
      </w:pPr>
    </w:p>
    <w:p>
      <w:pPr>
        <w:pStyle w:val="style179"/>
        <w:numPr>
          <w:ilvl w:val="0"/>
          <w:numId w:val="34"/>
        </w:numPr>
        <w:tabs>
          <w:tab w:val="left" w:leader="none" w:pos="6938"/>
        </w:tabs>
        <w:spacing w:lineRule="auto" w:line="240"/>
        <w:rPr>
          <w:rFonts w:ascii="Times New Roman" w:cs="Times New Roman" w:hAnsi="Times New Roman"/>
          <w:sz w:val="28"/>
          <w:szCs w:val="28"/>
          <w:rPrChange w:id="3658" w:author="user pc" w:date="2022-03-18T13:27:00Z">
            <w:rPr>
              <w:rFonts w:cs="Bell MT" w:hAnsi="Bell MT"/>
            </w:rPr>
          </w:rPrChange>
        </w:rPr>
        <w:pPrChange w:id="3659" w:author="user pc" w:date="2022-03-18T13:27:00Z">
          <w:pPr>
            <w:pStyle w:val="style0"/>
            <w:tabs>
              <w:tab w:val="left" w:leader="none" w:pos="6938"/>
            </w:tabs>
            <w:spacing w:lineRule="auto" w:line="240"/>
          </w:pPr>
        </w:pPrChange>
      </w:pPr>
      <w:r w:rsidRPr="11B38E34">
        <w:rPr>
          <w:rFonts w:ascii="Times New Roman" w:cs="Times New Roman" w:hAnsi="Times New Roman"/>
          <w:sz w:val="28"/>
          <w:szCs w:val="28"/>
          <w:rPrChange w:id="3660" w:author="user pc" w:date="2022-03-18T13:27:00Z">
            <w:rPr>
              <w:rFonts w:cs="Bell MT" w:hAnsi="Bell MT"/>
            </w:rPr>
          </w:rPrChange>
        </w:rPr>
        <w:t>0.220g of anhydrous disodium trioxocarbonate (IV) reacted with 20 cm</w:t>
      </w:r>
      <w:r w:rsidRPr="75C97F35">
        <w:rPr>
          <w:rFonts w:ascii="Times New Roman" w:cs="Times New Roman" w:hAnsi="Times New Roman"/>
          <w:sz w:val="28"/>
          <w:szCs w:val="28"/>
          <w:vertAlign w:val="superscript"/>
          <w:rPrChange w:id="3661" w:author="user pc" w:date="2022-03-18T13:27:00Z">
            <w:rPr>
              <w:rFonts w:cs="Bell MT" w:hAnsi="Bell MT"/>
              <w:vertAlign w:val="superscript"/>
            </w:rPr>
          </w:rPrChange>
        </w:rPr>
        <w:t>3</w:t>
      </w:r>
      <w:r w:rsidRPr="2A0047FE">
        <w:rPr>
          <w:rFonts w:ascii="Times New Roman" w:cs="Times New Roman" w:hAnsi="Times New Roman"/>
          <w:sz w:val="28"/>
          <w:szCs w:val="28"/>
          <w:rPrChange w:id="3662" w:author="user pc" w:date="2022-03-18T13:27:00Z">
            <w:rPr>
              <w:rFonts w:cs="Bell MT" w:hAnsi="Bell MT"/>
            </w:rPr>
          </w:rPrChange>
        </w:rPr>
        <w:t xml:space="preserve"> of 5.0 moldm</w:t>
      </w:r>
      <w:r w:rsidRPr="97DD74AB">
        <w:rPr>
          <w:rFonts w:ascii="Times New Roman" w:cs="Times New Roman" w:hAnsi="Times New Roman"/>
          <w:sz w:val="28"/>
          <w:szCs w:val="28"/>
          <w:vertAlign w:val="superscript"/>
          <w:rPrChange w:id="3663" w:author="user pc" w:date="2022-03-18T13:27:00Z">
            <w:rPr>
              <w:rFonts w:cs="Bell MT" w:hAnsi="Bell MT"/>
              <w:vertAlign w:val="superscript"/>
            </w:rPr>
          </w:rPrChange>
        </w:rPr>
        <w:t>-3</w:t>
      </w:r>
      <w:r w:rsidRPr="81DCDD2F">
        <w:rPr>
          <w:rFonts w:ascii="Times New Roman" w:cs="Times New Roman" w:hAnsi="Times New Roman"/>
          <w:sz w:val="28"/>
          <w:szCs w:val="28"/>
          <w:rPrChange w:id="3664" w:author="user pc" w:date="2022-03-18T13:27:00Z">
            <w:rPr>
              <w:rFonts w:cs="Bell MT" w:hAnsi="Bell MT"/>
            </w:rPr>
          </w:rPrChange>
        </w:rPr>
        <w:t xml:space="preserve"> HCl and the volume of carbon dioxide collected at 23</w:t>
      </w:r>
      <w:ins w:id="3665" w:author="user pc" w:date="2022-03-18T13:23:00Z">
        <w:r w:rsidR="DE4D858E" w:rsidRPr="C0D0EDE1">
          <w:rPr>
            <w:rFonts w:ascii="Times New Roman" w:cs="Times New Roman"/>
            <w:sz w:val="28"/>
            <w:szCs w:val="28"/>
            <w:rPrChange w:id="3666" w:author="user pc" w:date="2022-03-18T13:27:00Z">
              <w:rPr/>
            </w:rPrChange>
          </w:rPr>
          <w:t>˚C</w:t>
        </w:r>
      </w:ins>
      <w:del w:id="3667" w:author="user pc" w:date="2022-03-18T13:24:00Z">
        <w:r w:rsidDel="76682B3A" w:rsidRPr="7CD0A6AB">
          <w:rPr>
            <w:rFonts w:ascii="Times New Roman" w:cs="Times New Roman" w:hAnsi="Times New Roman"/>
            <w:sz w:val="28"/>
            <w:szCs w:val="28"/>
            <w:rPrChange w:id="3668" w:author="user pc" w:date="2022-03-18T13:27:00Z">
              <w:rPr>
                <w:rFonts w:cs="Bell MT" w:hAnsi="Bell MT"/>
              </w:rPr>
            </w:rPrChange>
          </w:rPr>
          <w:delText>cted with</w:delText>
        </w:r>
      </w:del>
      <w:ins w:id="3669" w:author="user pc" w:date="2022-03-18T13:24:00Z">
        <w:r w:rsidR="7594683C" w:rsidRPr="CBB02C78">
          <w:rPr>
            <w:rFonts w:ascii="Times New Roman" w:cs="Times New Roman"/>
            <w:sz w:val="28"/>
            <w:szCs w:val="28"/>
            <w:rPrChange w:id="3670" w:author="user pc" w:date="2022-03-18T13:27:00Z">
              <w:rPr/>
            </w:rPrChange>
          </w:rPr>
          <w:t xml:space="preserve"> and 750 mmHg </w:t>
        </w:r>
      </w:ins>
      <w:r>
        <w:rPr>
          <w:rFonts w:ascii="Times New Roman" w:cs="Times New Roman" w:hAnsi="Times New Roman"/>
          <w:sz w:val="28"/>
          <w:szCs w:val="28"/>
        </w:rPr>
        <w:t>pressures</w:t>
      </w:r>
      <w:ins w:id="3671" w:author="user pc" w:date="2022-03-18T13:24:00Z">
        <w:r w:rsidR="22F50678" w:rsidRPr="C6AD39CC">
          <w:rPr>
            <w:rFonts w:ascii="Times New Roman" w:cs="Times New Roman"/>
            <w:sz w:val="28"/>
            <w:szCs w:val="28"/>
            <w:rPrChange w:id="3672" w:author="user pc" w:date="2022-03-18T13:27:00Z">
              <w:rPr/>
            </w:rPrChange>
          </w:rPr>
          <w:t xml:space="preserve"> was </w:t>
        </w:r>
      </w:ins>
      <w:del w:id="3673" w:author="user pc" w:date="2022-03-18T13:24:00Z">
        <w:r w:rsidDel="D7166867" w:rsidRPr="35616D67">
          <w:rPr>
            <w:rFonts w:ascii="Times New Roman" w:cs="Times New Roman" w:hAnsi="Times New Roman"/>
            <w:sz w:val="28"/>
            <w:szCs w:val="28"/>
            <w:rPrChange w:id="3674" w:author="user pc" w:date="2022-03-18T13:27:00Z">
              <w:rPr>
                <w:rFonts w:cs="Bell MT" w:hAnsi="Bell MT"/>
              </w:rPr>
            </w:rPrChange>
          </w:rPr>
          <w:delText xml:space="preserve">20 cmapressures was </w:delText>
        </w:r>
      </w:del>
      <w:r w:rsidRPr="5E91D339">
        <w:rPr>
          <w:rFonts w:ascii="Times New Roman" w:cs="Times New Roman" w:hAnsi="Times New Roman"/>
          <w:sz w:val="28"/>
          <w:szCs w:val="28"/>
          <w:rPrChange w:id="3675" w:author="user pc" w:date="2022-03-18T13:27:00Z">
            <w:rPr>
              <w:rFonts w:cs="Bell MT" w:hAnsi="Bell MT"/>
            </w:rPr>
          </w:rPrChange>
        </w:rPr>
        <w:t>49 cm</w:t>
      </w:r>
      <w:r w:rsidRPr="8EF2D066">
        <w:rPr>
          <w:rFonts w:ascii="Times New Roman" w:cs="Times New Roman" w:hAnsi="Times New Roman"/>
          <w:sz w:val="28"/>
          <w:szCs w:val="28"/>
          <w:vertAlign w:val="superscript"/>
          <w:rPrChange w:id="3676" w:author="user pc" w:date="2022-03-18T13:27:00Z">
            <w:rPr>
              <w:rFonts w:cs="Bell MT" w:hAnsi="Bell MT"/>
              <w:vertAlign w:val="superscript"/>
            </w:rPr>
          </w:rPrChange>
        </w:rPr>
        <w:t>3</w:t>
      </w:r>
      <w:r w:rsidRPr="03F840E8">
        <w:rPr>
          <w:rFonts w:ascii="Times New Roman" w:cs="Times New Roman" w:hAnsi="Times New Roman"/>
          <w:sz w:val="28"/>
          <w:szCs w:val="28"/>
          <w:rPrChange w:id="3677" w:author="user pc" w:date="2022-03-18T13:27:00Z">
            <w:rPr>
              <w:rFonts w:cs="Bell MT" w:hAnsi="Bell MT"/>
            </w:rPr>
          </w:rPrChange>
        </w:rPr>
        <w:t xml:space="preserve">. What is the </w:t>
      </w:r>
      <w:r>
        <w:rPr>
          <w:rFonts w:ascii="Times New Roman" w:cs="Times New Roman" w:hAnsi="Times New Roman"/>
          <w:sz w:val="28"/>
          <w:szCs w:val="28"/>
        </w:rPr>
        <w:t>Stoichiometry</w:t>
      </w:r>
      <w:r w:rsidRPr="4D542A4B">
        <w:rPr>
          <w:rFonts w:ascii="Times New Roman" w:cs="Times New Roman" w:hAnsi="Times New Roman"/>
          <w:sz w:val="28"/>
          <w:szCs w:val="28"/>
          <w:rPrChange w:id="3678" w:author="user pc" w:date="2022-03-18T13:27:00Z">
            <w:rPr>
              <w:rFonts w:cs="Bell MT" w:hAnsi="Bell MT"/>
            </w:rPr>
          </w:rPrChange>
        </w:rPr>
        <w:t xml:space="preserve"> of this reaction?</w:t>
      </w:r>
    </w:p>
    <w:p>
      <w:pPr>
        <w:pStyle w:val="style0"/>
        <w:tabs>
          <w:tab w:val="left" w:leader="none" w:pos="6938"/>
        </w:tabs>
        <w:spacing w:lineRule="auto" w:line="240"/>
        <w:rPr>
          <w:rFonts w:ascii="Times New Roman" w:cs="Times New Roman" w:hAnsi="Times New Roman"/>
          <w:b/>
          <w:bCs/>
          <w:sz w:val="28"/>
          <w:szCs w:val="28"/>
          <w:rPrChange w:id="3679" w:author="user pc" w:date="2022-03-15T10:14:00Z">
            <w:rPr>
              <w:rFonts w:cs="Bell MT" w:hAnsi="Bell MT"/>
              <w:b/>
              <w:bCs/>
            </w:rPr>
          </w:rPrChange>
        </w:rPr>
      </w:pPr>
      <w:r w:rsidRPr="926BE39E">
        <w:rPr>
          <w:rFonts w:ascii="Times New Roman" w:cs="Times New Roman" w:hAnsi="Times New Roman"/>
          <w:b/>
          <w:bCs/>
          <w:sz w:val="28"/>
          <w:szCs w:val="28"/>
          <w:rPrChange w:id="3680" w:author="user pc" w:date="2022-03-15T10:14:00Z">
            <w:rPr>
              <w:rFonts w:cs="Bell MT" w:hAnsi="Bell MT"/>
              <w:b/>
              <w:bCs/>
            </w:rPr>
          </w:rPrChange>
        </w:rPr>
        <w:t>Solution</w:t>
      </w:r>
    </w:p>
    <w:p>
      <w:pPr>
        <w:pStyle w:val="style0"/>
        <w:tabs>
          <w:tab w:val="left" w:leader="none" w:pos="6938"/>
        </w:tabs>
        <w:spacing w:lineRule="auto" w:line="240"/>
        <w:rPr>
          <w:rFonts w:ascii="Times New Roman" w:cs="Times New Roman" w:hAnsi="Times New Roman"/>
          <w:sz w:val="28"/>
          <w:szCs w:val="28"/>
          <w:rPrChange w:id="3681" w:author="user pc" w:date="2022-03-15T10:14:00Z">
            <w:rPr>
              <w:rFonts w:cs="Bell MT" w:hAnsi="Bell MT"/>
            </w:rPr>
          </w:rPrChange>
        </w:rPr>
      </w:pPr>
      <w:r w:rsidRPr="D0BD0BFC">
        <w:rPr>
          <w:rFonts w:ascii="Times New Roman" w:cs="Times New Roman" w:hAnsi="Times New Roman"/>
          <w:sz w:val="28"/>
          <w:szCs w:val="28"/>
          <w:rPrChange w:id="3682" w:author="user pc" w:date="2022-03-15T10:14:00Z">
            <w:rPr>
              <w:rFonts w:cs="Bell MT" w:hAnsi="Bell MT"/>
            </w:rPr>
          </w:rPrChange>
        </w:rPr>
        <w:t>First, we calculate the amount of CO</w:t>
      </w:r>
      <w:r w:rsidRPr="477E0B7C">
        <w:rPr>
          <w:rFonts w:ascii="Times New Roman" w:cs="Times New Roman" w:hAnsi="Times New Roman"/>
          <w:sz w:val="28"/>
          <w:szCs w:val="28"/>
          <w:vertAlign w:val="subscript"/>
          <w:rPrChange w:id="3683" w:author="user pc" w:date="2022-03-15T10:14:00Z">
            <w:rPr>
              <w:rFonts w:cs="Bell MT" w:hAnsi="Bell MT"/>
              <w:vertAlign w:val="subscript"/>
            </w:rPr>
          </w:rPrChange>
        </w:rPr>
        <w:t>2</w:t>
      </w:r>
      <w:r w:rsidRPr="5B33A6D0">
        <w:rPr>
          <w:rFonts w:ascii="Times New Roman" w:cs="Times New Roman" w:hAnsi="Times New Roman"/>
          <w:sz w:val="28"/>
          <w:szCs w:val="28"/>
          <w:rPrChange w:id="3684" w:author="user pc" w:date="2022-03-15T10:14:00Z">
            <w:rPr>
              <w:rFonts w:cs="Bell MT" w:hAnsi="Bell MT"/>
            </w:rPr>
          </w:rPrChange>
        </w:rPr>
        <w:t xml:space="preserve"> :</w:t>
      </w:r>
    </w:p>
    <w:p>
      <w:pPr>
        <w:pStyle w:val="style0"/>
        <w:tabs>
          <w:tab w:val="left" w:leader="none" w:pos="6938"/>
        </w:tabs>
        <w:spacing w:lineRule="auto" w:line="240"/>
        <w:rPr>
          <w:ins w:id="3685" w:author="user pc" w:date="2022-03-18T13:08:00Z"/>
          <w:rFonts w:ascii="Times New Roman" w:cs="Times New Roman" w:hAnsi="Times New Roman"/>
          <w:sz w:val="28"/>
          <w:szCs w:val="28"/>
        </w:rPr>
      </w:pPr>
      <w:r w:rsidRPr="D38B3A12">
        <w:rPr>
          <w:rFonts w:ascii="Times New Roman" w:cs="Times New Roman" w:hAnsi="Times New Roman"/>
          <w:sz w:val="28"/>
          <w:szCs w:val="28"/>
          <w:rPrChange w:id="3686" w:author="user pc" w:date="2022-03-15T10:14:00Z">
            <w:rPr>
              <w:rFonts w:cs="Bell MT" w:hAnsi="Bell MT"/>
            </w:rPr>
          </w:rPrChange>
        </w:rPr>
        <w:t>Amount (moles) of Na</w:t>
      </w:r>
      <w:r w:rsidRPr="0BBAEAB5">
        <w:rPr>
          <w:rFonts w:ascii="Times New Roman" w:cs="Times New Roman" w:hAnsi="Times New Roman"/>
          <w:sz w:val="28"/>
          <w:szCs w:val="28"/>
          <w:vertAlign w:val="subscript"/>
          <w:rPrChange w:id="3687" w:author="user pc" w:date="2022-03-15T10:14:00Z">
            <w:rPr>
              <w:rFonts w:cs="Bell MT" w:hAnsi="Bell MT"/>
              <w:vertAlign w:val="subscript"/>
            </w:rPr>
          </w:rPrChange>
        </w:rPr>
        <w:t>2</w:t>
      </w:r>
      <w:r w:rsidRPr="03EECCB3">
        <w:rPr>
          <w:rFonts w:ascii="Times New Roman" w:cs="Times New Roman" w:hAnsi="Times New Roman"/>
          <w:sz w:val="28"/>
          <w:szCs w:val="28"/>
          <w:rPrChange w:id="3688" w:author="user pc" w:date="2022-03-15T10:14:00Z">
            <w:rPr>
              <w:rFonts w:cs="Bell MT" w:hAnsi="Bell MT"/>
            </w:rPr>
          </w:rPrChange>
        </w:rPr>
        <w:t>CO</w:t>
      </w:r>
      <w:r w:rsidRPr="20F82579">
        <w:rPr>
          <w:rFonts w:ascii="Times New Roman" w:cs="Times New Roman" w:hAnsi="Times New Roman"/>
          <w:sz w:val="28"/>
          <w:szCs w:val="28"/>
          <w:vertAlign w:val="subscript"/>
          <w:rPrChange w:id="3689" w:author="user pc" w:date="2022-03-15T10:14:00Z">
            <w:rPr>
              <w:rFonts w:cs="Bell MT" w:hAnsi="Bell MT"/>
              <w:vertAlign w:val="subscript"/>
            </w:rPr>
          </w:rPrChange>
        </w:rPr>
        <w:t xml:space="preserve">3 </w:t>
      </w:r>
      <w:r w:rsidRPr="47E49EAA">
        <w:rPr>
          <w:rFonts w:ascii="Times New Roman" w:cs="Times New Roman" w:hAnsi="Times New Roman"/>
          <w:sz w:val="28"/>
          <w:szCs w:val="28"/>
          <w:rPrChange w:id="3690" w:author="user pc" w:date="2022-03-15T10:14:00Z">
            <w:rPr>
              <w:rFonts w:cs="Bell MT" w:hAnsi="Bell MT"/>
            </w:rPr>
          </w:rPrChange>
        </w:rPr>
        <w:t>used = mass/Molar mass. The molar mass of Na</w:t>
      </w:r>
      <w:r w:rsidRPr="ADF10882">
        <w:rPr>
          <w:rFonts w:ascii="Times New Roman" w:cs="Times New Roman" w:hAnsi="Times New Roman"/>
          <w:sz w:val="28"/>
          <w:szCs w:val="28"/>
          <w:vertAlign w:val="subscript"/>
          <w:rPrChange w:id="3691" w:author="user pc" w:date="2022-03-15T10:14:00Z">
            <w:rPr>
              <w:rFonts w:cs="Bell MT" w:hAnsi="Bell MT"/>
              <w:vertAlign w:val="subscript"/>
            </w:rPr>
          </w:rPrChange>
        </w:rPr>
        <w:t>2</w:t>
      </w:r>
      <w:r w:rsidRPr="DDE8FABB">
        <w:rPr>
          <w:rFonts w:ascii="Times New Roman" w:cs="Times New Roman" w:hAnsi="Times New Roman"/>
          <w:sz w:val="28"/>
          <w:szCs w:val="28"/>
          <w:rPrChange w:id="3692" w:author="user pc" w:date="2022-03-15T10:14:00Z">
            <w:rPr>
              <w:rFonts w:cs="Bell MT" w:hAnsi="Bell MT"/>
            </w:rPr>
          </w:rPrChange>
        </w:rPr>
        <w:t>CO</w:t>
      </w:r>
      <w:r w:rsidRPr="5F349BEA">
        <w:rPr>
          <w:rFonts w:ascii="Times New Roman" w:cs="Times New Roman" w:hAnsi="Times New Roman"/>
          <w:sz w:val="28"/>
          <w:szCs w:val="28"/>
          <w:vertAlign w:val="subscript"/>
          <w:rPrChange w:id="3693" w:author="user pc" w:date="2022-03-15T10:14:00Z">
            <w:rPr>
              <w:rFonts w:cs="Bell MT" w:hAnsi="Bell MT"/>
              <w:vertAlign w:val="subscript"/>
            </w:rPr>
          </w:rPrChange>
        </w:rPr>
        <w:t>3</w:t>
      </w:r>
      <w:r w:rsidRPr="DC3C226A">
        <w:rPr>
          <w:rFonts w:ascii="Times New Roman" w:cs="Times New Roman" w:hAnsi="Times New Roman"/>
          <w:sz w:val="28"/>
          <w:szCs w:val="28"/>
          <w:rPrChange w:id="3694" w:author="user pc" w:date="2022-03-15T10:14:00Z">
            <w:rPr>
              <w:rFonts w:cs="Bell MT" w:hAnsi="Bell MT"/>
            </w:rPr>
          </w:rPrChange>
        </w:rPr>
        <w:t xml:space="preserve"> = 2</w:t>
      </w:r>
      <w:ins w:id="3695" w:author="user pc" w:date="2022-03-18T13:28:00Z">
        <w:r w:rsidR="57A964BE">
          <w:rPr>
            <w:rFonts w:ascii="Times New Roman" w:cs="Times New Roman" w:hAnsi="Times New Roman"/>
            <w:sz w:val="28"/>
            <w:szCs w:val="28"/>
          </w:rPr>
          <w:t xml:space="preserve"> × 23 + 12 + 3 </w:t>
        </w:r>
      </w:ins>
      <w:ins w:id="3696" w:author="user pc" w:date="2022-03-18T13:29:00Z">
        <w:r w:rsidR="B80B8EBE">
          <w:rPr>
            <w:rFonts w:ascii="Times New Roman" w:cs="Times New Roman" w:hAnsi="Times New Roman"/>
            <w:sz w:val="28"/>
            <w:szCs w:val="28"/>
          </w:rPr>
          <w:t>× 16</w:t>
        </w:r>
      </w:ins>
      <w:r w:rsidRPr="46653A0F">
        <w:rPr>
          <w:rFonts w:ascii="Times New Roman" w:cs="Times New Roman" w:hAnsi="Times New Roman"/>
          <w:sz w:val="28"/>
          <w:szCs w:val="28"/>
          <w:rPrChange w:id="3697" w:author="user pc" w:date="2022-03-15T10:14:00Z">
            <w:rPr>
              <w:rFonts w:cs="Bell MT" w:hAnsi="Bell MT"/>
            </w:rPr>
          </w:rPrChange>
        </w:rPr>
        <w:t xml:space="preserve"> = </w:t>
      </w:r>
      <w:ins w:id="3698" w:author="user pc" w:date="2022-03-18T13:29:00Z">
        <w:r w:rsidR="27C124C1">
          <w:rPr>
            <w:rFonts w:ascii="Times New Roman" w:cs="Times New Roman" w:hAnsi="Times New Roman"/>
            <w:sz w:val="28"/>
            <w:szCs w:val="28"/>
          </w:rPr>
          <w:t>106 moldm</w:t>
        </w:r>
      </w:ins>
      <w:ins w:id="3699" w:author="user pc" w:date="2022-03-18T13:29:00Z">
        <w:r w:rsidR="813215BB">
          <w:rPr>
            <w:rFonts w:ascii="Times New Roman" w:cs="Times New Roman" w:hAnsi="Times New Roman"/>
            <w:sz w:val="28"/>
            <w:szCs w:val="28"/>
            <w:vertAlign w:val="superscript"/>
          </w:rPr>
          <w:t>-3</w:t>
        </w:r>
      </w:ins>
      <w:del w:id="3700" w:author="user pc" w:date="2022-03-18T13:28:00Z">
        <w:r w:rsidDel="5CC89ADA" w:rsidRPr="B9BBDB0E">
          <w:rPr>
            <w:rFonts w:ascii="Times New Roman" w:cs="Times New Roman" w:hAnsi="Times New Roman"/>
            <w:sz w:val="28"/>
            <w:szCs w:val="28"/>
            <w:rPrChange w:id="3701" w:author="user pc" w:date="2022-03-15T10:14:00Z">
              <w:rPr>
                <w:rFonts w:cs="Bell MT" w:hAnsi="Bell MT"/>
              </w:rPr>
            </w:rPrChange>
          </w:rPr>
          <w:delText xml:space="preserve">mass/Molar mass. </w:delText>
        </w:r>
      </w:del>
    </w:p>
    <w:p>
      <w:pPr>
        <w:pStyle w:val="style0"/>
        <w:tabs>
          <w:tab w:val="left" w:leader="none" w:pos="6938"/>
        </w:tabs>
        <w:spacing w:lineRule="auto" w:line="240"/>
        <w:rPr>
          <w:del w:id="3702" w:author="user pc" w:date="2022-03-18T13:08:00Z"/>
          <w:rFonts w:ascii="Times New Roman" w:cs="Times New Roman" w:hAnsi="Times New Roman"/>
          <w:sz w:val="28"/>
          <w:szCs w:val="28"/>
          <w:rPrChange w:id="3703" w:author="user pc" w:date="2022-03-15T10:14:00Z">
            <w:rPr>
              <w:del w:id="3704" w:author="user pc" w:date="2022-03-18T13:08:00Z"/>
              <w:rFonts w:cs="Bell MT" w:hAnsi="Bell MT"/>
            </w:rPr>
          </w:rPrChange>
        </w:rPr>
      </w:pPr>
      <w:del w:id="3705" w:author="user pc" w:date="2022-03-18T13:08:00Z">
        <w:r w:rsidDel="92863ECA" w:rsidRPr="5C3D4C54">
          <w:rPr>
            <w:rFonts w:ascii="Times New Roman" w:cs="Times New Roman" w:hAnsi="Times New Roman"/>
            <w:sz w:val="28"/>
            <w:szCs w:val="28"/>
            <w:rPrChange w:id="3706" w:author="user pc" w:date="2022-03-15T10:14:00Z">
              <w:rPr>
                <w:rFonts w:cs="Bell MT" w:hAnsi="Bell MT"/>
              </w:rPr>
            </w:rPrChange>
          </w:rPr>
          <w:delText>The molar</w:delText>
        </w:r>
      </w:del>
      <w:del w:id="3707" w:author="user pc" w:date="2022-03-18T13:08:00Z">
        <w:r w:rsidDel="BBF4000A" w:rsidRPr="7F8CAC45">
          <w:rPr>
            <w:rFonts w:ascii="Times New Roman" w:cs="Times New Roman" w:hAnsi="Times New Roman"/>
            <w:sz w:val="28"/>
            <w:szCs w:val="28"/>
            <w:vertAlign w:val="superscript"/>
            <w:rPrChange w:id="3708" w:author="user pc" w:date="2022-03-15T10:14:00Z">
              <w:rPr>
                <w:rFonts w:cs="Bell MT" w:hAnsi="Bell MT"/>
                <w:vertAlign w:val="superscript"/>
              </w:rPr>
            </w:rPrChange>
          </w:rPr>
          <w:delText>-1</w:delText>
        </w:r>
      </w:del>
    </w:p>
    <w:p>
      <w:pPr>
        <w:pStyle w:val="style0"/>
        <w:tabs>
          <w:tab w:val="left" w:leader="none" w:pos="6938"/>
        </w:tabs>
        <w:spacing w:lineRule="auto" w:line="240"/>
        <w:rPr>
          <w:rFonts w:ascii="Times New Roman" w:cs="Times New Roman" w:hAnsi="Times New Roman"/>
          <w:sz w:val="28"/>
          <w:szCs w:val="28"/>
          <w:rPrChange w:id="3709" w:author="user pc" w:date="2022-03-15T10:14:00Z">
            <w:rPr>
              <w:rFonts w:cs="Bell MT" w:hAnsi="Bell MT"/>
            </w:rPr>
          </w:rPrChange>
        </w:rPr>
      </w:pPr>
      <w:r w:rsidRPr="F8761853">
        <w:rPr>
          <w:rFonts w:ascii="Times New Roman" w:cs="Times New Roman" w:hAnsi="Times New Roman"/>
          <w:sz w:val="28"/>
          <w:szCs w:val="28"/>
          <w:rPrChange w:id="3710" w:author="user pc" w:date="2022-03-15T10:14:00Z">
            <w:rPr>
              <w:rFonts w:cs="Bell MT" w:hAnsi="Bell MT"/>
            </w:rPr>
          </w:rPrChange>
        </w:rPr>
        <w:t>Amount = 0.220/106 = 0.002075 ~ 0.0021 mol</w:t>
      </w:r>
    </w:p>
    <w:p>
      <w:pPr>
        <w:pStyle w:val="style0"/>
        <w:tabs>
          <w:tab w:val="left" w:leader="none" w:pos="6938"/>
        </w:tabs>
        <w:spacing w:lineRule="auto" w:line="240"/>
        <w:rPr>
          <w:rFonts w:ascii="Times New Roman" w:cs="Times New Roman" w:hAnsi="Times New Roman"/>
          <w:sz w:val="28"/>
          <w:szCs w:val="28"/>
          <w:rPrChange w:id="3711" w:author="user pc" w:date="2022-03-15T10:14:00Z">
            <w:rPr>
              <w:rFonts w:cs="Bell MT" w:hAnsi="Bell MT"/>
            </w:rPr>
          </w:rPrChange>
        </w:rPr>
      </w:pPr>
      <w:r w:rsidRPr="460FBDB1">
        <w:rPr>
          <w:rFonts w:ascii="Times New Roman" w:cs="Times New Roman" w:hAnsi="Times New Roman"/>
          <w:sz w:val="28"/>
          <w:szCs w:val="28"/>
          <w:rPrChange w:id="3712" w:author="user pc" w:date="2022-03-15T10:14:00Z">
            <w:rPr>
              <w:rFonts w:cs="Bell MT" w:hAnsi="Bell MT"/>
            </w:rPr>
          </w:rPrChange>
        </w:rPr>
        <w:t>Secondly, we find the volume of CO</w:t>
      </w:r>
      <w:r w:rsidRPr="6C7F426B">
        <w:rPr>
          <w:rFonts w:ascii="Times New Roman" w:cs="Times New Roman" w:hAnsi="Times New Roman"/>
          <w:sz w:val="28"/>
          <w:szCs w:val="28"/>
          <w:vertAlign w:val="subscript"/>
          <w:rPrChange w:id="3713" w:author="user pc" w:date="2022-03-15T10:14:00Z">
            <w:rPr>
              <w:rFonts w:cs="Bell MT" w:hAnsi="Bell MT"/>
              <w:vertAlign w:val="subscript"/>
            </w:rPr>
          </w:rPrChange>
        </w:rPr>
        <w:t xml:space="preserve">2 </w:t>
      </w:r>
      <w:r w:rsidRPr="1A5B06BA">
        <w:rPr>
          <w:rFonts w:ascii="Times New Roman" w:cs="Times New Roman" w:hAnsi="Times New Roman"/>
          <w:sz w:val="28"/>
          <w:szCs w:val="28"/>
          <w:rPrChange w:id="3714" w:author="user pc" w:date="2022-03-15T10:14:00Z">
            <w:rPr>
              <w:rFonts w:cs="Bell MT" w:hAnsi="Bell MT"/>
            </w:rPr>
          </w:rPrChange>
        </w:rPr>
        <w:t>collected at s.t.p using general gas equation:</w:t>
      </w:r>
    </w:p>
    <w:p>
      <w:pPr>
        <w:pStyle w:val="style0"/>
        <w:tabs>
          <w:tab w:val="left" w:leader="none" w:pos="6938"/>
        </w:tabs>
        <w:spacing w:lineRule="auto" w:line="240"/>
        <w:rPr>
          <w:rFonts w:ascii="Times New Roman" w:cs="Times New Roman" w:hAnsi="Times New Roman"/>
          <w:sz w:val="28"/>
          <w:szCs w:val="28"/>
          <w:rPrChange w:id="3715" w:author="user pc" w:date="2022-03-15T10:14:00Z">
            <w:rPr>
              <w:rFonts w:cs="Bell MT" w:hAnsi="Bell MT"/>
            </w:rPr>
          </w:rPrChange>
        </w:rPr>
      </w:pPr>
      <w:r w:rsidRPr="DA9A92F8">
        <w:rPr>
          <w:rFonts w:ascii="Times New Roman" w:cs="Times New Roman" w:hAnsi="Times New Roman"/>
          <w:sz w:val="28"/>
          <w:szCs w:val="28"/>
          <w:rPrChange w:id="3716" w:author="user pc" w:date="2022-03-15T10:14:00Z">
            <w:rPr>
              <w:rFonts w:cs="Bell MT" w:hAnsi="Bell MT"/>
            </w:rPr>
          </w:rPrChange>
        </w:rPr>
        <w:t>P</w:t>
      </w:r>
      <w:r w:rsidRPr="186F533C">
        <w:rPr>
          <w:rFonts w:ascii="Times New Roman" w:cs="Times New Roman" w:hAnsi="Times New Roman"/>
          <w:sz w:val="28"/>
          <w:szCs w:val="28"/>
          <w:vertAlign w:val="subscript"/>
          <w:rPrChange w:id="3717" w:author="user pc" w:date="2022-03-15T10:14:00Z">
            <w:rPr>
              <w:rFonts w:cs="Bell MT" w:hAnsi="Bell MT"/>
              <w:vertAlign w:val="subscript"/>
            </w:rPr>
          </w:rPrChange>
        </w:rPr>
        <w:t>1</w:t>
      </w:r>
      <w:r w:rsidRPr="94E129B3">
        <w:rPr>
          <w:rFonts w:ascii="Times New Roman" w:cs="Times New Roman" w:hAnsi="Times New Roman"/>
          <w:sz w:val="28"/>
          <w:szCs w:val="28"/>
          <w:rPrChange w:id="3718" w:author="user pc" w:date="2022-03-15T10:14:00Z">
            <w:rPr>
              <w:rFonts w:cs="Bell MT" w:hAnsi="Bell MT"/>
            </w:rPr>
          </w:rPrChange>
        </w:rPr>
        <w:t>V</w:t>
      </w:r>
      <w:r w:rsidRPr="61750E5D">
        <w:rPr>
          <w:rFonts w:ascii="Times New Roman" w:cs="Times New Roman" w:hAnsi="Times New Roman"/>
          <w:sz w:val="28"/>
          <w:szCs w:val="28"/>
          <w:vertAlign w:val="subscript"/>
          <w:rPrChange w:id="3719" w:author="user pc" w:date="2022-03-15T10:14:00Z">
            <w:rPr>
              <w:rFonts w:cs="Bell MT" w:hAnsi="Bell MT"/>
              <w:vertAlign w:val="subscript"/>
            </w:rPr>
          </w:rPrChange>
        </w:rPr>
        <w:t>1</w:t>
      </w:r>
      <w:r w:rsidRPr="8B28C8B1">
        <w:rPr>
          <w:rFonts w:ascii="Times New Roman" w:cs="Times New Roman" w:hAnsi="Times New Roman"/>
          <w:sz w:val="28"/>
          <w:szCs w:val="28"/>
          <w:rPrChange w:id="3720" w:author="user pc" w:date="2022-03-15T10:14:00Z">
            <w:rPr>
              <w:rFonts w:cs="Bell MT" w:hAnsi="Bell MT"/>
            </w:rPr>
          </w:rPrChange>
        </w:rPr>
        <w:t>/T</w:t>
      </w:r>
      <w:r w:rsidRPr="AB315006">
        <w:rPr>
          <w:rFonts w:ascii="Times New Roman" w:cs="Times New Roman" w:hAnsi="Times New Roman"/>
          <w:sz w:val="28"/>
          <w:szCs w:val="28"/>
          <w:vertAlign w:val="subscript"/>
          <w:rPrChange w:id="3721" w:author="user pc" w:date="2022-03-15T10:14:00Z">
            <w:rPr>
              <w:rFonts w:cs="Bell MT" w:hAnsi="Bell MT"/>
              <w:vertAlign w:val="subscript"/>
            </w:rPr>
          </w:rPrChange>
        </w:rPr>
        <w:t>1</w:t>
      </w:r>
      <w:r w:rsidRPr="6AB72D0D">
        <w:rPr>
          <w:rFonts w:ascii="Times New Roman" w:cs="Times New Roman" w:hAnsi="Times New Roman"/>
          <w:sz w:val="28"/>
          <w:szCs w:val="28"/>
          <w:rPrChange w:id="3722" w:author="user pc" w:date="2022-03-15T10:14:00Z">
            <w:rPr>
              <w:rFonts w:cs="Bell MT" w:hAnsi="Bell MT"/>
            </w:rPr>
          </w:rPrChange>
        </w:rPr>
        <w:t xml:space="preserve"> = P</w:t>
      </w:r>
      <w:r w:rsidRPr="38BF55C5">
        <w:rPr>
          <w:rFonts w:ascii="Times New Roman" w:cs="Times New Roman" w:hAnsi="Times New Roman"/>
          <w:sz w:val="28"/>
          <w:szCs w:val="28"/>
          <w:vertAlign w:val="subscript"/>
          <w:rPrChange w:id="3723" w:author="user pc" w:date="2022-03-15T10:14:00Z">
            <w:rPr>
              <w:rFonts w:cs="Bell MT" w:hAnsi="Bell MT"/>
              <w:vertAlign w:val="subscript"/>
            </w:rPr>
          </w:rPrChange>
        </w:rPr>
        <w:t>2</w:t>
      </w:r>
      <w:r w:rsidRPr="936E6A53">
        <w:rPr>
          <w:rFonts w:ascii="Times New Roman" w:cs="Times New Roman" w:hAnsi="Times New Roman"/>
          <w:sz w:val="28"/>
          <w:szCs w:val="28"/>
          <w:rPrChange w:id="3724" w:author="user pc" w:date="2022-03-15T10:14:00Z">
            <w:rPr>
              <w:rFonts w:cs="Bell MT" w:hAnsi="Bell MT"/>
            </w:rPr>
          </w:rPrChange>
        </w:rPr>
        <w:t>V</w:t>
      </w:r>
      <w:r w:rsidRPr="8296A80B">
        <w:rPr>
          <w:rFonts w:ascii="Times New Roman" w:cs="Times New Roman" w:hAnsi="Times New Roman"/>
          <w:sz w:val="28"/>
          <w:szCs w:val="28"/>
          <w:vertAlign w:val="subscript"/>
          <w:rPrChange w:id="3725" w:author="user pc" w:date="2022-03-15T10:14:00Z">
            <w:rPr>
              <w:rFonts w:cs="Bell MT" w:hAnsi="Bell MT"/>
              <w:vertAlign w:val="subscript"/>
            </w:rPr>
          </w:rPrChange>
        </w:rPr>
        <w:t>2</w:t>
      </w:r>
      <w:r w:rsidRPr="2BDDE440">
        <w:rPr>
          <w:rFonts w:ascii="Times New Roman" w:cs="Times New Roman" w:hAnsi="Times New Roman"/>
          <w:sz w:val="28"/>
          <w:szCs w:val="28"/>
          <w:rPrChange w:id="3726" w:author="user pc" w:date="2022-03-15T10:14:00Z">
            <w:rPr>
              <w:rFonts w:cs="Bell MT" w:hAnsi="Bell MT"/>
            </w:rPr>
          </w:rPrChange>
        </w:rPr>
        <w:t>/T</w:t>
      </w:r>
      <w:r w:rsidRPr="2855CDC7">
        <w:rPr>
          <w:rFonts w:ascii="Times New Roman" w:cs="Times New Roman" w:hAnsi="Times New Roman"/>
          <w:sz w:val="28"/>
          <w:szCs w:val="28"/>
          <w:vertAlign w:val="subscript"/>
          <w:rPrChange w:id="3727" w:author="user pc" w:date="2022-03-15T10:14:00Z">
            <w:rPr>
              <w:rFonts w:cs="Bell MT" w:hAnsi="Bell MT"/>
              <w:vertAlign w:val="subscript"/>
            </w:rPr>
          </w:rPrChange>
        </w:rPr>
        <w:t>2</w:t>
      </w:r>
    </w:p>
    <w:p>
      <w:pPr>
        <w:pStyle w:val="style0"/>
        <w:tabs>
          <w:tab w:val="left" w:leader="none" w:pos="6938"/>
        </w:tabs>
        <w:spacing w:lineRule="auto" w:line="240"/>
        <w:rPr>
          <w:rFonts w:ascii="Times New Roman" w:cs="Times New Roman" w:hAnsi="Times New Roman"/>
          <w:sz w:val="28"/>
          <w:szCs w:val="28"/>
          <w:rPrChange w:id="3728" w:author="user pc" w:date="2022-03-15T10:14:00Z">
            <w:rPr>
              <w:rFonts w:cs="Bell MT" w:hAnsi="Bell MT"/>
            </w:rPr>
          </w:rPrChange>
        </w:rPr>
      </w:pPr>
      <w:r w:rsidRPr="91B62582">
        <w:rPr>
          <w:rFonts w:ascii="Times New Roman" w:cs="Times New Roman" w:hAnsi="Times New Roman"/>
          <w:sz w:val="28"/>
          <w:szCs w:val="28"/>
          <w:rPrChange w:id="3729" w:author="user pc" w:date="2022-03-15T10:14:00Z">
            <w:rPr>
              <w:rFonts w:cs="Bell MT" w:hAnsi="Bell MT"/>
            </w:rPr>
          </w:rPrChange>
        </w:rPr>
        <w:t>V</w:t>
      </w:r>
      <w:r w:rsidRPr="0E2D34AE">
        <w:rPr>
          <w:rFonts w:ascii="Times New Roman" w:cs="Times New Roman" w:hAnsi="Times New Roman"/>
          <w:sz w:val="28"/>
          <w:szCs w:val="28"/>
          <w:vertAlign w:val="subscript"/>
          <w:rPrChange w:id="3730" w:author="user pc" w:date="2022-03-15T10:14:00Z">
            <w:rPr>
              <w:rFonts w:cs="Bell MT" w:hAnsi="Bell MT"/>
              <w:vertAlign w:val="subscript"/>
            </w:rPr>
          </w:rPrChange>
        </w:rPr>
        <w:t>2</w:t>
      </w:r>
      <w:r w:rsidRPr="F5B700BE">
        <w:rPr>
          <w:rFonts w:ascii="Times New Roman" w:cs="Times New Roman" w:hAnsi="Times New Roman"/>
          <w:sz w:val="28"/>
          <w:szCs w:val="28"/>
          <w:rPrChange w:id="3731" w:author="user pc" w:date="2022-03-15T10:14:00Z">
            <w:rPr>
              <w:rFonts w:cs="Bell MT" w:hAnsi="Bell MT"/>
            </w:rPr>
          </w:rPrChange>
        </w:rPr>
        <w:t xml:space="preserve"> = P</w:t>
      </w:r>
      <w:r w:rsidRPr="3CCD0D9B">
        <w:rPr>
          <w:rFonts w:ascii="Times New Roman" w:cs="Times New Roman" w:hAnsi="Times New Roman"/>
          <w:sz w:val="28"/>
          <w:szCs w:val="28"/>
          <w:vertAlign w:val="subscript"/>
          <w:rPrChange w:id="3732" w:author="user pc" w:date="2022-03-15T10:14:00Z">
            <w:rPr>
              <w:rFonts w:cs="Bell MT" w:hAnsi="Bell MT"/>
              <w:vertAlign w:val="subscript"/>
            </w:rPr>
          </w:rPrChange>
        </w:rPr>
        <w:t>1</w:t>
      </w:r>
      <w:r w:rsidRPr="D4E99FA8">
        <w:rPr>
          <w:rFonts w:ascii="Times New Roman" w:cs="Times New Roman" w:hAnsi="Times New Roman"/>
          <w:sz w:val="28"/>
          <w:szCs w:val="28"/>
          <w:rPrChange w:id="3733" w:author="user pc" w:date="2022-03-15T10:14:00Z">
            <w:rPr>
              <w:rFonts w:cs="Bell MT" w:hAnsi="Bell MT"/>
            </w:rPr>
          </w:rPrChange>
        </w:rPr>
        <w:t>V</w:t>
      </w:r>
      <w:r w:rsidRPr="C0C6E02B">
        <w:rPr>
          <w:rFonts w:ascii="Times New Roman" w:cs="Times New Roman" w:hAnsi="Times New Roman"/>
          <w:sz w:val="28"/>
          <w:szCs w:val="28"/>
          <w:vertAlign w:val="subscript"/>
          <w:rPrChange w:id="3734" w:author="user pc" w:date="2022-03-15T10:14:00Z">
            <w:rPr>
              <w:rFonts w:cs="Bell MT" w:hAnsi="Bell MT"/>
              <w:vertAlign w:val="subscript"/>
            </w:rPr>
          </w:rPrChange>
        </w:rPr>
        <w:t>1</w:t>
      </w:r>
      <w:r w:rsidRPr="35DC2E52">
        <w:rPr>
          <w:rFonts w:ascii="Times New Roman" w:cs="Times New Roman" w:hAnsi="Times New Roman"/>
          <w:sz w:val="28"/>
          <w:szCs w:val="28"/>
          <w:rPrChange w:id="3735" w:author="user pc" w:date="2022-03-15T10:14:00Z">
            <w:rPr>
              <w:rFonts w:cs="Bell MT" w:hAnsi="Bell MT"/>
            </w:rPr>
          </w:rPrChange>
        </w:rPr>
        <w:t>T</w:t>
      </w:r>
      <w:r w:rsidRPr="C1FEC889">
        <w:rPr>
          <w:rFonts w:ascii="Times New Roman" w:cs="Times New Roman" w:hAnsi="Times New Roman"/>
          <w:sz w:val="28"/>
          <w:szCs w:val="28"/>
          <w:vertAlign w:val="subscript"/>
          <w:rPrChange w:id="3736" w:author="user pc" w:date="2022-03-15T10:14:00Z">
            <w:rPr>
              <w:rFonts w:cs="Bell MT" w:hAnsi="Bell MT"/>
              <w:vertAlign w:val="subscript"/>
            </w:rPr>
          </w:rPrChange>
        </w:rPr>
        <w:t>2</w:t>
      </w:r>
      <w:r w:rsidRPr="122C3A1A">
        <w:rPr>
          <w:rFonts w:ascii="Times New Roman" w:cs="Times New Roman" w:hAnsi="Times New Roman"/>
          <w:sz w:val="28"/>
          <w:szCs w:val="28"/>
          <w:rPrChange w:id="3737" w:author="user pc" w:date="2022-03-15T10:14:00Z">
            <w:rPr>
              <w:rFonts w:cs="Bell MT" w:hAnsi="Bell MT"/>
            </w:rPr>
          </w:rPrChange>
        </w:rPr>
        <w:t>/P</w:t>
      </w:r>
      <w:r w:rsidRPr="3A8CF3BF">
        <w:rPr>
          <w:rFonts w:ascii="Times New Roman" w:cs="Times New Roman" w:hAnsi="Times New Roman"/>
          <w:sz w:val="28"/>
          <w:szCs w:val="28"/>
          <w:vertAlign w:val="subscript"/>
          <w:rPrChange w:id="3738" w:author="user pc" w:date="2022-03-15T10:14:00Z">
            <w:rPr>
              <w:rFonts w:cs="Bell MT" w:hAnsi="Bell MT"/>
              <w:vertAlign w:val="subscript"/>
            </w:rPr>
          </w:rPrChange>
        </w:rPr>
        <w:t>2</w:t>
      </w:r>
      <w:r w:rsidRPr="B1DA8CE9">
        <w:rPr>
          <w:rFonts w:ascii="Times New Roman" w:cs="Times New Roman" w:hAnsi="Times New Roman"/>
          <w:sz w:val="28"/>
          <w:szCs w:val="28"/>
          <w:rPrChange w:id="3739" w:author="user pc" w:date="2022-03-15T10:14:00Z">
            <w:rPr>
              <w:rFonts w:cs="Bell MT" w:hAnsi="Bell MT"/>
            </w:rPr>
          </w:rPrChange>
        </w:rPr>
        <w:t>V</w:t>
      </w:r>
      <w:r w:rsidRPr="06FEB078">
        <w:rPr>
          <w:rFonts w:ascii="Times New Roman" w:cs="Times New Roman" w:hAnsi="Times New Roman"/>
          <w:sz w:val="28"/>
          <w:szCs w:val="28"/>
          <w:vertAlign w:val="subscript"/>
          <w:rPrChange w:id="3740" w:author="user pc" w:date="2022-03-15T10:14:00Z">
            <w:rPr>
              <w:rFonts w:cs="Bell MT" w:hAnsi="Bell MT"/>
              <w:vertAlign w:val="subscript"/>
            </w:rPr>
          </w:rPrChange>
        </w:rPr>
        <w:t>2</w:t>
      </w:r>
      <w:r w:rsidRPr="874CC566">
        <w:rPr>
          <w:rFonts w:ascii="Times New Roman" w:cs="Times New Roman" w:hAnsi="Times New Roman"/>
          <w:sz w:val="28"/>
          <w:szCs w:val="28"/>
          <w:rPrChange w:id="3741" w:author="user pc" w:date="2022-03-15T10:14:00Z">
            <w:rPr>
              <w:rFonts w:cs="Bell MT" w:hAnsi="Bell MT"/>
            </w:rPr>
          </w:rPrChange>
        </w:rPr>
        <w:t>T</w:t>
      </w:r>
      <w:r w:rsidRPr="88C9DEAA">
        <w:rPr>
          <w:rFonts w:ascii="Times New Roman" w:cs="Times New Roman" w:hAnsi="Times New Roman"/>
          <w:sz w:val="28"/>
          <w:szCs w:val="28"/>
          <w:vertAlign w:val="subscript"/>
          <w:rPrChange w:id="3742" w:author="user pc" w:date="2022-03-15T10:14:00Z">
            <w:rPr>
              <w:rFonts w:cs="Bell MT" w:hAnsi="Bell MT"/>
              <w:vertAlign w:val="subscript"/>
            </w:rPr>
          </w:rPrChange>
        </w:rPr>
        <w:t>1</w:t>
      </w:r>
    </w:p>
    <w:p>
      <w:pPr>
        <w:pStyle w:val="style0"/>
        <w:tabs>
          <w:tab w:val="left" w:leader="none" w:pos="6938"/>
        </w:tabs>
        <w:spacing w:lineRule="auto" w:line="240"/>
        <w:rPr>
          <w:del w:id="3743" w:author="user pc" w:date="2022-03-18T13:30:00Z"/>
          <w:rFonts w:ascii="Times New Roman" w:cs="Times New Roman" w:hAnsi="Times New Roman"/>
          <w:sz w:val="28"/>
          <w:szCs w:val="28"/>
          <w:rPrChange w:id="3744" w:author="user pc" w:date="2022-03-15T10:14:00Z">
            <w:rPr>
              <w:del w:id="3745" w:author="user pc" w:date="2022-03-18T13:30:00Z"/>
              <w:rFonts w:ascii="Bell MT" w:cs="Bell MT" w:hAnsi="Bell MT"/>
            </w:rPr>
          </w:rPrChange>
        </w:rPr>
      </w:pPr>
      <w:r w:rsidRPr="B99475A7">
        <w:rPr>
          <w:rFonts w:ascii="Times New Roman" w:cs="Times New Roman" w:hAnsi="Times New Roman"/>
          <w:sz w:val="28"/>
          <w:szCs w:val="28"/>
          <w:rPrChange w:id="3746" w:author="user pc" w:date="2022-03-15T10:14:00Z">
            <w:rPr>
              <w:rFonts w:cs="Bell MT" w:hAnsi="Bell MT"/>
            </w:rPr>
          </w:rPrChange>
        </w:rPr>
        <w:t>V</w:t>
      </w:r>
      <w:r w:rsidRPr="A224FBEE">
        <w:rPr>
          <w:rFonts w:ascii="Times New Roman" w:cs="Times New Roman" w:hAnsi="Times New Roman"/>
          <w:sz w:val="28"/>
          <w:szCs w:val="28"/>
          <w:vertAlign w:val="subscript"/>
          <w:rPrChange w:id="3747" w:author="user pc" w:date="2022-03-15T10:14:00Z">
            <w:rPr>
              <w:rFonts w:cs="Bell MT" w:hAnsi="Bell MT"/>
              <w:vertAlign w:val="subscript"/>
            </w:rPr>
          </w:rPrChange>
        </w:rPr>
        <w:t>2</w:t>
      </w:r>
      <w:r w:rsidRPr="E6940775">
        <w:rPr>
          <w:rFonts w:ascii="Times New Roman" w:cs="Times New Roman" w:hAnsi="Times New Roman"/>
          <w:sz w:val="28"/>
          <w:szCs w:val="28"/>
          <w:rPrChange w:id="3748" w:author="user pc" w:date="2022-03-15T10:14:00Z">
            <w:rPr>
              <w:rFonts w:cs="Bell MT" w:hAnsi="Bell MT"/>
            </w:rPr>
          </w:rPrChange>
        </w:rPr>
        <w:t xml:space="preserve"> = 750 </w:t>
      </w:r>
      <w:ins w:id="3749" w:author="user pc" w:date="2022-03-18T13:30:00Z">
        <w:r w:rsidR="52805DB0">
          <w:rPr>
            <w:rFonts w:ascii="Times New Roman" w:cs="Times New Roman" w:hAnsi="Times New Roman"/>
            <w:sz w:val="28"/>
            <w:szCs w:val="28"/>
          </w:rPr>
          <w:t xml:space="preserve">× 49 × 273/760 </w:t>
        </w:r>
      </w:ins>
      <w:ins w:id="3750" w:author="user pc" w:date="2022-03-18T13:31:00Z">
        <w:r w:rsidR="B55A6675">
          <w:rPr>
            <w:rFonts w:ascii="Times New Roman" w:cs="Times New Roman" w:hAnsi="Times New Roman"/>
            <w:sz w:val="28"/>
            <w:szCs w:val="28"/>
          </w:rPr>
          <w:t xml:space="preserve">× 296 </w:t>
        </w:r>
      </w:ins>
      <w:del w:id="3751" w:author="user pc" w:date="2022-03-18T13:30:00Z">
        <w:r w:rsidDel="06DD7D79" w:rsidRPr="A486B1DE">
          <w:rPr>
            <w:rFonts w:ascii="Times New Roman" w:cs="Times New Roman" w:hAnsi="Times New Roman"/>
            <w:sz w:val="28"/>
            <w:szCs w:val="28"/>
            <w:rPrChange w:id="3752" w:author="user pc" w:date="2022-03-15T10:14:00Z">
              <w:rPr>
                <w:rFonts w:cs="Bell MT" w:hAnsi="Bell MT"/>
              </w:rPr>
            </w:rPrChange>
          </w:rPr>
          <w:delText>ed at s.t.p using ge</w:delText>
        </w:r>
      </w:del>
    </w:p>
    <w:p>
      <w:pPr>
        <w:pStyle w:val="style0"/>
        <w:tabs>
          <w:tab w:val="left" w:leader="none" w:pos="6938"/>
        </w:tabs>
        <w:spacing w:lineRule="auto" w:line="240"/>
        <w:rPr>
          <w:rFonts w:ascii="Times New Roman" w:cs="Times New Roman" w:hAnsi="Times New Roman"/>
          <w:sz w:val="28"/>
          <w:szCs w:val="28"/>
          <w:rPrChange w:id="3753" w:author="user pc" w:date="2022-03-15T10:14:00Z">
            <w:rPr>
              <w:rFonts w:cs="Bell MT" w:hAnsi="Bell MT"/>
            </w:rPr>
          </w:rPrChange>
        </w:rPr>
      </w:pPr>
      <w:r w:rsidRPr="489FDF92">
        <w:rPr>
          <w:rFonts w:ascii="Times New Roman" w:cs="Times New Roman" w:hAnsi="Times New Roman"/>
          <w:sz w:val="28"/>
          <w:szCs w:val="28"/>
          <w:rPrChange w:id="3754" w:author="user pc" w:date="2022-03-15T10:14:00Z">
            <w:rPr>
              <w:rFonts w:cs="Bell MT" w:hAnsi="Bell MT"/>
            </w:rPr>
          </w:rPrChange>
        </w:rPr>
        <w:t>= 44.6 cm</w:t>
      </w:r>
      <w:r w:rsidRPr="79B85FE9">
        <w:rPr>
          <w:rFonts w:ascii="Times New Roman" w:cs="Times New Roman" w:hAnsi="Times New Roman"/>
          <w:sz w:val="28"/>
          <w:szCs w:val="28"/>
          <w:vertAlign w:val="superscript"/>
          <w:rPrChange w:id="3755" w:author="user pc" w:date="2022-03-15T10:14:00Z">
            <w:rPr>
              <w:rFonts w:cs="Bell MT" w:hAnsi="Bell MT"/>
              <w:vertAlign w:val="superscript"/>
            </w:rPr>
          </w:rPrChange>
        </w:rPr>
        <w:t>3</w:t>
      </w:r>
      <w:r w:rsidRPr="62780084">
        <w:rPr>
          <w:rFonts w:ascii="Times New Roman" w:cs="Times New Roman" w:hAnsi="Times New Roman"/>
          <w:sz w:val="28"/>
          <w:szCs w:val="28"/>
          <w:rPrChange w:id="3756" w:author="user pc" w:date="2022-03-15T10:14:00Z">
            <w:rPr>
              <w:rFonts w:cs="Bell MT" w:hAnsi="Bell MT"/>
            </w:rPr>
          </w:rPrChange>
        </w:rPr>
        <w:t xml:space="preserve"> or 0.0446 dm</w:t>
      </w:r>
      <w:r w:rsidRPr="EF6EF483">
        <w:rPr>
          <w:rFonts w:ascii="Times New Roman" w:cs="Times New Roman" w:hAnsi="Times New Roman"/>
          <w:sz w:val="28"/>
          <w:szCs w:val="28"/>
          <w:vertAlign w:val="superscript"/>
          <w:rPrChange w:id="3757" w:author="user pc" w:date="2022-03-15T10:14:00Z">
            <w:rPr>
              <w:rFonts w:cs="Bell MT" w:hAnsi="Bell MT"/>
              <w:vertAlign w:val="superscript"/>
            </w:rPr>
          </w:rPrChange>
        </w:rPr>
        <w:t>3</w:t>
      </w:r>
    </w:p>
    <w:p>
      <w:pPr>
        <w:pStyle w:val="style0"/>
        <w:tabs>
          <w:tab w:val="left" w:leader="none" w:pos="6938"/>
        </w:tabs>
        <w:spacing w:lineRule="auto" w:line="240"/>
        <w:rPr>
          <w:rFonts w:ascii="Times New Roman" w:cs="Times New Roman" w:hAnsi="Times New Roman"/>
          <w:sz w:val="28"/>
          <w:szCs w:val="28"/>
          <w:rPrChange w:id="3758" w:author="user pc" w:date="2022-03-15T10:14:00Z">
            <w:rPr>
              <w:rFonts w:cs="Bell MT" w:hAnsi="Bell MT"/>
            </w:rPr>
          </w:rPrChange>
        </w:rPr>
      </w:pPr>
      <w:r w:rsidRPr="D543EEEE">
        <w:rPr>
          <w:rFonts w:ascii="Times New Roman" w:cs="Times New Roman" w:hAnsi="Times New Roman"/>
          <w:sz w:val="28"/>
          <w:szCs w:val="28"/>
          <w:rPrChange w:id="3759" w:author="user pc" w:date="2022-03-15T10:14:00Z">
            <w:rPr>
              <w:rFonts w:cs="Bell MT" w:hAnsi="Bell MT"/>
            </w:rPr>
          </w:rPrChange>
        </w:rPr>
        <w:t>Finally, we find the mole of CO</w:t>
      </w:r>
      <w:r w:rsidRPr="D0231281">
        <w:rPr>
          <w:rFonts w:ascii="Times New Roman" w:cs="Times New Roman" w:hAnsi="Times New Roman"/>
          <w:sz w:val="28"/>
          <w:szCs w:val="28"/>
          <w:vertAlign w:val="subscript"/>
          <w:rPrChange w:id="3760" w:author="user pc" w:date="2022-03-15T10:14:00Z">
            <w:rPr>
              <w:rFonts w:cs="Bell MT" w:hAnsi="Bell MT"/>
              <w:vertAlign w:val="subscript"/>
            </w:rPr>
          </w:rPrChange>
        </w:rPr>
        <w:t>2</w:t>
      </w:r>
      <w:r w:rsidRPr="C69ABF4F">
        <w:rPr>
          <w:rFonts w:ascii="Times New Roman" w:cs="Times New Roman" w:hAnsi="Times New Roman"/>
          <w:sz w:val="28"/>
          <w:szCs w:val="28"/>
          <w:rPrChange w:id="3761" w:author="user pc" w:date="2022-03-15T10:14:00Z">
            <w:rPr>
              <w:rFonts w:cs="Bell MT" w:hAnsi="Bell MT"/>
            </w:rPr>
          </w:rPrChange>
        </w:rPr>
        <w:t>:</w:t>
      </w:r>
    </w:p>
    <w:p>
      <w:pPr>
        <w:pStyle w:val="style0"/>
        <w:tabs>
          <w:tab w:val="left" w:leader="none" w:pos="6938"/>
        </w:tabs>
        <w:spacing w:lineRule="auto" w:line="240"/>
        <w:rPr>
          <w:rFonts w:ascii="Times New Roman" w:cs="Times New Roman" w:hAnsi="Times New Roman"/>
          <w:sz w:val="28"/>
          <w:szCs w:val="28"/>
          <w:rPrChange w:id="3762" w:author="user pc" w:date="2022-03-15T10:14:00Z">
            <w:rPr>
              <w:rFonts w:cs="Bell MT" w:hAnsi="Bell MT"/>
            </w:rPr>
          </w:rPrChange>
        </w:rPr>
      </w:pPr>
      <w:r w:rsidRPr="DEBBF5ED">
        <w:rPr>
          <w:rFonts w:ascii="Times New Roman" w:cs="Times New Roman" w:hAnsi="Times New Roman"/>
          <w:sz w:val="28"/>
          <w:szCs w:val="28"/>
          <w:rPrChange w:id="3763" w:author="user pc" w:date="2022-03-15T10:14:00Z">
            <w:rPr>
              <w:rFonts w:cs="Bell MT" w:hAnsi="Bell MT"/>
            </w:rPr>
          </w:rPrChange>
        </w:rPr>
        <w:t>At s.t.p, 22.4dm</w:t>
      </w:r>
      <w:r w:rsidRPr="50500B77">
        <w:rPr>
          <w:rFonts w:ascii="Times New Roman" w:cs="Times New Roman" w:hAnsi="Times New Roman"/>
          <w:sz w:val="28"/>
          <w:szCs w:val="28"/>
          <w:vertAlign w:val="superscript"/>
          <w:rPrChange w:id="3764" w:author="user pc" w:date="2022-03-15T10:14:00Z">
            <w:rPr>
              <w:rFonts w:cs="Bell MT" w:hAnsi="Bell MT"/>
              <w:vertAlign w:val="superscript"/>
            </w:rPr>
          </w:rPrChange>
        </w:rPr>
        <w:t>3</w:t>
      </w:r>
      <w:r w:rsidRPr="A34F3BF1">
        <w:rPr>
          <w:rFonts w:ascii="Times New Roman" w:cs="Times New Roman" w:hAnsi="Times New Roman"/>
          <w:sz w:val="28"/>
          <w:szCs w:val="28"/>
          <w:rPrChange w:id="3765" w:author="user pc" w:date="2022-03-15T10:14:00Z">
            <w:rPr>
              <w:rFonts w:cs="Bell MT" w:hAnsi="Bell MT"/>
            </w:rPr>
          </w:rPrChange>
        </w:rPr>
        <w:t xml:space="preserve"> of CO</w:t>
      </w:r>
      <w:r w:rsidRPr="26022368">
        <w:rPr>
          <w:rFonts w:ascii="Times New Roman" w:cs="Times New Roman" w:hAnsi="Times New Roman"/>
          <w:sz w:val="28"/>
          <w:szCs w:val="28"/>
          <w:vertAlign w:val="subscript"/>
          <w:rPrChange w:id="3766" w:author="user pc" w:date="2022-03-15T10:14:00Z">
            <w:rPr>
              <w:rFonts w:cs="Bell MT" w:hAnsi="Bell MT"/>
              <w:vertAlign w:val="subscript"/>
            </w:rPr>
          </w:rPrChange>
        </w:rPr>
        <w:t>2</w:t>
      </w:r>
      <w:r w:rsidRPr="3585BC37">
        <w:rPr>
          <w:rFonts w:ascii="Times New Roman" w:cs="Times New Roman" w:hAnsi="Times New Roman"/>
          <w:sz w:val="28"/>
          <w:szCs w:val="28"/>
          <w:rPrChange w:id="3767" w:author="user pc" w:date="2022-03-15T10:14:00Z">
            <w:rPr>
              <w:rFonts w:cs="Bell MT" w:hAnsi="Bell MT"/>
            </w:rPr>
          </w:rPrChange>
        </w:rPr>
        <w:t xml:space="preserve"> = 1 mole</w:t>
      </w:r>
    </w:p>
    <w:p>
      <w:pPr>
        <w:pStyle w:val="style0"/>
        <w:tabs>
          <w:tab w:val="left" w:leader="none" w:pos="6938"/>
        </w:tabs>
        <w:spacing w:lineRule="auto" w:line="240"/>
        <w:rPr>
          <w:rFonts w:ascii="Times New Roman" w:cs="Times New Roman" w:hAnsi="Times New Roman"/>
          <w:sz w:val="28"/>
          <w:szCs w:val="28"/>
          <w:rPrChange w:id="3768" w:author="user pc" w:date="2022-03-15T10:14:00Z">
            <w:rPr>
              <w:rFonts w:cs="Bell MT" w:hAnsi="Bell MT"/>
            </w:rPr>
          </w:rPrChange>
        </w:rPr>
      </w:pPr>
      <w:r w:rsidRPr="31E356BE">
        <w:rPr>
          <w:rFonts w:ascii="Times New Roman" w:cs="Times New Roman" w:hAnsi="Times New Roman"/>
          <w:sz w:val="28"/>
          <w:szCs w:val="28"/>
          <w:rPrChange w:id="3769" w:author="user pc" w:date="2022-03-15T10:14:00Z">
            <w:rPr>
              <w:rFonts w:cs="Bell MT" w:hAnsi="Bell MT"/>
            </w:rPr>
          </w:rPrChange>
        </w:rPr>
        <w:t>0.0446 dm</w:t>
      </w:r>
      <w:r w:rsidRPr="0B334BF0">
        <w:rPr>
          <w:rFonts w:ascii="Times New Roman" w:cs="Times New Roman" w:hAnsi="Times New Roman"/>
          <w:sz w:val="28"/>
          <w:szCs w:val="28"/>
          <w:vertAlign w:val="superscript"/>
          <w:rPrChange w:id="3770" w:author="user pc" w:date="2022-03-15T10:14:00Z">
            <w:rPr>
              <w:rFonts w:cs="Bell MT" w:hAnsi="Bell MT"/>
              <w:vertAlign w:val="superscript"/>
            </w:rPr>
          </w:rPrChange>
        </w:rPr>
        <w:t xml:space="preserve">3 </w:t>
      </w:r>
      <w:r w:rsidRPr="C1F3107C">
        <w:rPr>
          <w:rFonts w:ascii="Times New Roman" w:cs="Times New Roman" w:hAnsi="Times New Roman"/>
          <w:sz w:val="28"/>
          <w:szCs w:val="28"/>
          <w:rPrChange w:id="3771" w:author="user pc" w:date="2022-03-15T10:14:00Z">
            <w:rPr>
              <w:rFonts w:cs="Bell MT" w:hAnsi="Bell MT"/>
            </w:rPr>
          </w:rPrChange>
        </w:rPr>
        <w:t>of CO</w:t>
      </w:r>
      <w:r w:rsidRPr="E46CF288">
        <w:rPr>
          <w:rFonts w:ascii="Times New Roman" w:cs="Times New Roman" w:hAnsi="Times New Roman"/>
          <w:sz w:val="28"/>
          <w:szCs w:val="28"/>
          <w:vertAlign w:val="subscript"/>
          <w:rPrChange w:id="3772" w:author="user pc" w:date="2022-03-15T10:14:00Z">
            <w:rPr>
              <w:rFonts w:cs="Bell MT" w:hAnsi="Bell MT"/>
              <w:vertAlign w:val="subscript"/>
            </w:rPr>
          </w:rPrChange>
        </w:rPr>
        <w:t>2</w:t>
      </w:r>
      <w:r w:rsidRPr="01B33A9F">
        <w:rPr>
          <w:rFonts w:ascii="Times New Roman" w:cs="Times New Roman" w:hAnsi="Times New Roman"/>
          <w:sz w:val="28"/>
          <w:szCs w:val="28"/>
          <w:rPrChange w:id="3773" w:author="user pc" w:date="2022-03-15T10:14:00Z">
            <w:rPr>
              <w:rFonts w:cs="Bell MT" w:hAnsi="Bell MT"/>
            </w:rPr>
          </w:rPrChange>
        </w:rPr>
        <w:t xml:space="preserve"> </w:t>
      </w:r>
      <w:ins w:id="3774" w:author="user pc" w:date="2022-03-18T13:31:00Z">
        <w:r w:rsidR="7FF3A217">
          <w:rPr>
            <w:rFonts w:ascii="Times New Roman" w:cs="Times New Roman" w:hAnsi="Times New Roman"/>
            <w:sz w:val="28"/>
            <w:szCs w:val="28"/>
          </w:rPr>
          <w:t xml:space="preserve">          </w:t>
        </w:r>
      </w:ins>
      <w:r w:rsidRPr="55661781">
        <w:rPr>
          <w:rFonts w:ascii="Times New Roman" w:cs="Times New Roman" w:hAnsi="Times New Roman"/>
          <w:sz w:val="28"/>
          <w:szCs w:val="28"/>
          <w:rPrChange w:id="3775" w:author="user pc" w:date="2022-03-15T10:14:00Z">
            <w:rPr>
              <w:rFonts w:cs="Bell MT" w:hAnsi="Bell MT"/>
            </w:rPr>
          </w:rPrChange>
        </w:rPr>
        <w:t>= ?</w:t>
      </w:r>
    </w:p>
    <w:p>
      <w:pPr>
        <w:pStyle w:val="style0"/>
        <w:tabs>
          <w:tab w:val="left" w:leader="none" w:pos="6938"/>
        </w:tabs>
        <w:spacing w:lineRule="auto" w:line="240"/>
        <w:rPr>
          <w:rFonts w:ascii="Times New Roman" w:cs="Times New Roman" w:hAnsi="Times New Roman"/>
          <w:sz w:val="28"/>
          <w:szCs w:val="28"/>
          <w:rPrChange w:id="3776" w:author="user pc" w:date="2022-03-15T10:14:00Z">
            <w:rPr>
              <w:rFonts w:cs="Bell MT" w:hAnsi="Bell MT"/>
            </w:rPr>
          </w:rPrChange>
        </w:rPr>
      </w:pPr>
      <w:r w:rsidRPr="AD6320E0">
        <w:rPr>
          <w:rFonts w:ascii="Times New Roman" w:cs="Times New Roman" w:hAnsi="Times New Roman"/>
          <w:sz w:val="28"/>
          <w:szCs w:val="28"/>
          <w:rPrChange w:id="3777" w:author="user pc" w:date="2022-03-15T10:14:00Z">
            <w:rPr>
              <w:rFonts w:cs="Bell MT" w:hAnsi="Bell MT"/>
            </w:rPr>
          </w:rPrChange>
        </w:rPr>
        <w:t>Cross multiplying we get;</w:t>
      </w:r>
    </w:p>
    <w:p>
      <w:pPr>
        <w:pStyle w:val="style0"/>
        <w:tabs>
          <w:tab w:val="left" w:leader="none" w:pos="6938"/>
        </w:tabs>
        <w:spacing w:lineRule="auto" w:line="240"/>
        <w:rPr>
          <w:rFonts w:ascii="Times New Roman" w:cs="Times New Roman" w:hAnsi="Times New Roman"/>
          <w:sz w:val="28"/>
          <w:szCs w:val="28"/>
          <w:rPrChange w:id="3778" w:author="user pc" w:date="2022-03-15T10:14:00Z">
            <w:rPr>
              <w:rFonts w:cs="Bell MT" w:hAnsi="Bell MT"/>
            </w:rPr>
          </w:rPrChange>
        </w:rPr>
      </w:pPr>
      <w:r w:rsidRPr="C956D211">
        <w:rPr>
          <w:rFonts w:ascii="Times New Roman" w:cs="Times New Roman" w:hAnsi="Times New Roman"/>
          <w:sz w:val="28"/>
          <w:szCs w:val="28"/>
          <w:rPrChange w:id="3779" w:author="user pc" w:date="2022-03-15T10:14:00Z">
            <w:rPr>
              <w:rFonts w:cs="Bell MT" w:hAnsi="Bell MT"/>
            </w:rPr>
          </w:rPrChange>
        </w:rPr>
        <w:t xml:space="preserve">1 mole </w:t>
      </w:r>
      <w:r>
        <w:rPr>
          <w:rFonts w:ascii="Times New Roman" w:cs="Times New Roman" w:hAnsi="Times New Roman"/>
          <w:sz w:val="28"/>
          <w:szCs w:val="28"/>
        </w:rPr>
        <w:t>m</w:t>
      </w:r>
      <w:r w:rsidRPr="20CE42D2">
        <w:rPr>
          <w:rFonts w:ascii="Times New Roman" w:cs="Times New Roman" w:hAnsi="Times New Roman"/>
          <w:sz w:val="28"/>
          <w:szCs w:val="28"/>
          <w:rPrChange w:id="3780" w:author="user pc" w:date="2022-03-15T10:14:00Z">
            <w:rPr>
              <w:rFonts w:cs="Bell MT" w:hAnsi="Bell MT"/>
            </w:rPr>
          </w:rPrChange>
        </w:rPr>
        <w:t xml:space="preserve">ultiplying </w:t>
      </w:r>
      <w:r w:rsidRPr="96DECA47">
        <w:rPr>
          <w:rFonts w:ascii="Times New Roman" w:cs="Times New Roman" w:hAnsi="Times New Roman"/>
          <w:sz w:val="28"/>
          <w:szCs w:val="28"/>
          <w:vertAlign w:val="superscript"/>
          <w:rPrChange w:id="3781" w:author="user pc" w:date="2022-03-15T10:14:00Z">
            <w:rPr>
              <w:rFonts w:cs="Bell MT" w:hAnsi="Bell MT"/>
              <w:vertAlign w:val="superscript"/>
            </w:rPr>
          </w:rPrChange>
        </w:rPr>
        <w:t>3</w:t>
      </w:r>
      <w:r w:rsidRPr="66DFE61F">
        <w:rPr>
          <w:rFonts w:ascii="Times New Roman" w:cs="Times New Roman" w:hAnsi="Times New Roman"/>
          <w:sz w:val="28"/>
          <w:szCs w:val="28"/>
          <w:rPrChange w:id="3782" w:author="user pc" w:date="2022-03-15T10:14:00Z">
            <w:rPr>
              <w:rFonts w:cs="Bell MT" w:hAnsi="Bell MT"/>
            </w:rPr>
          </w:rPrChange>
        </w:rPr>
        <w:t>/ 22.4 dm</w:t>
      </w:r>
      <w:r w:rsidRPr="8D568E30">
        <w:rPr>
          <w:rFonts w:ascii="Times New Roman" w:cs="Times New Roman" w:hAnsi="Times New Roman"/>
          <w:sz w:val="28"/>
          <w:szCs w:val="28"/>
          <w:vertAlign w:val="superscript"/>
          <w:rPrChange w:id="3783" w:author="user pc" w:date="2022-03-15T10:14:00Z">
            <w:rPr>
              <w:rFonts w:cs="Bell MT" w:hAnsi="Bell MT"/>
              <w:vertAlign w:val="superscript"/>
            </w:rPr>
          </w:rPrChange>
        </w:rPr>
        <w:t xml:space="preserve">3 </w:t>
      </w:r>
      <w:r w:rsidRPr="AD2F2743">
        <w:rPr>
          <w:rFonts w:ascii="Times New Roman" w:cs="Times New Roman" w:hAnsi="Times New Roman"/>
          <w:sz w:val="28"/>
          <w:szCs w:val="28"/>
          <w:rPrChange w:id="3784" w:author="user pc" w:date="2022-03-15T10:14:00Z">
            <w:rPr>
              <w:rFonts w:cs="Bell MT" w:hAnsi="Bell MT"/>
            </w:rPr>
          </w:rPrChange>
        </w:rPr>
        <w:t>= 0.001991 ~ 0.0020 mole</w:t>
      </w:r>
    </w:p>
    <w:p>
      <w:pPr>
        <w:pStyle w:val="style0"/>
        <w:tabs>
          <w:tab w:val="left" w:leader="none" w:pos="6938"/>
        </w:tabs>
        <w:spacing w:lineRule="auto" w:line="240"/>
        <w:rPr>
          <w:rFonts w:ascii="Times New Roman" w:cs="Times New Roman" w:hAnsi="Times New Roman"/>
          <w:sz w:val="28"/>
          <w:szCs w:val="28"/>
          <w:rPrChange w:id="3785" w:author="user pc" w:date="2022-03-15T10:14:00Z">
            <w:rPr>
              <w:rFonts w:cs="Bell MT" w:hAnsi="Bell MT"/>
            </w:rPr>
          </w:rPrChange>
        </w:rPr>
      </w:pPr>
      <w:r w:rsidRPr="DBAC4081">
        <w:rPr>
          <w:rFonts w:ascii="Times New Roman" w:cs="Times New Roman" w:hAnsi="Times New Roman"/>
          <w:sz w:val="28"/>
          <w:szCs w:val="28"/>
          <w:rPrChange w:id="3786" w:author="user pc" w:date="2022-03-15T10:14:00Z">
            <w:rPr>
              <w:rFonts w:cs="Bell MT" w:hAnsi="Bell MT"/>
            </w:rPr>
          </w:rPrChange>
        </w:rPr>
        <w:t>Hence, 0.0021 mole of Na</w:t>
      </w:r>
      <w:r w:rsidRPr="FD3CB796">
        <w:rPr>
          <w:rFonts w:ascii="Times New Roman" w:cs="Times New Roman" w:hAnsi="Times New Roman"/>
          <w:sz w:val="28"/>
          <w:szCs w:val="28"/>
          <w:vertAlign w:val="subscript"/>
          <w:rPrChange w:id="3787" w:author="user pc" w:date="2022-03-15T10:14:00Z">
            <w:rPr>
              <w:rFonts w:cs="Bell MT" w:hAnsi="Bell MT"/>
              <w:vertAlign w:val="subscript"/>
            </w:rPr>
          </w:rPrChange>
        </w:rPr>
        <w:t>2</w:t>
      </w:r>
      <w:r w:rsidRPr="DCFA44D5">
        <w:rPr>
          <w:rFonts w:ascii="Times New Roman" w:cs="Times New Roman" w:hAnsi="Times New Roman"/>
          <w:sz w:val="28"/>
          <w:szCs w:val="28"/>
          <w:rPrChange w:id="3788" w:author="user pc" w:date="2022-03-15T10:14:00Z">
            <w:rPr>
              <w:rFonts w:cs="Bell MT" w:hAnsi="Bell MT"/>
            </w:rPr>
          </w:rPrChange>
        </w:rPr>
        <w:t>CO</w:t>
      </w:r>
      <w:r w:rsidRPr="5DFF6637">
        <w:rPr>
          <w:rFonts w:ascii="Times New Roman" w:cs="Times New Roman" w:hAnsi="Times New Roman"/>
          <w:sz w:val="28"/>
          <w:szCs w:val="28"/>
          <w:vertAlign w:val="subscript"/>
          <w:rPrChange w:id="3789" w:author="user pc" w:date="2022-03-15T10:14:00Z">
            <w:rPr>
              <w:rFonts w:cs="Bell MT" w:hAnsi="Bell MT"/>
              <w:vertAlign w:val="subscript"/>
            </w:rPr>
          </w:rPrChange>
        </w:rPr>
        <w:t>3</w:t>
      </w:r>
      <w:r w:rsidRPr="C63BAD4E">
        <w:rPr>
          <w:rFonts w:ascii="Times New Roman" w:cs="Times New Roman" w:hAnsi="Times New Roman"/>
          <w:sz w:val="28"/>
          <w:szCs w:val="28"/>
          <w:rPrChange w:id="3790" w:author="user pc" w:date="2022-03-15T10:14:00Z">
            <w:rPr>
              <w:rFonts w:cs="Bell MT" w:hAnsi="Bell MT"/>
            </w:rPr>
          </w:rPrChange>
        </w:rPr>
        <w:t xml:space="preserve"> produced 0.0020 mole of CO</w:t>
      </w:r>
      <w:r w:rsidRPr="7B6BBB5B">
        <w:rPr>
          <w:rFonts w:ascii="Times New Roman" w:cs="Times New Roman" w:hAnsi="Times New Roman"/>
          <w:sz w:val="28"/>
          <w:szCs w:val="28"/>
          <w:vertAlign w:val="subscript"/>
          <w:rPrChange w:id="3791" w:author="user pc" w:date="2022-03-15T10:14:00Z">
            <w:rPr>
              <w:rFonts w:cs="Bell MT" w:hAnsi="Bell MT"/>
              <w:vertAlign w:val="subscript"/>
            </w:rPr>
          </w:rPrChange>
        </w:rPr>
        <w:t>2</w:t>
      </w:r>
    </w:p>
    <w:p>
      <w:pPr>
        <w:pStyle w:val="style0"/>
        <w:tabs>
          <w:tab w:val="left" w:leader="none" w:pos="6938"/>
        </w:tabs>
        <w:spacing w:lineRule="auto" w:line="240"/>
        <w:rPr>
          <w:rFonts w:ascii="Times New Roman" w:cs="Times New Roman" w:hAnsi="Times New Roman"/>
          <w:sz w:val="28"/>
          <w:szCs w:val="28"/>
          <w:rPrChange w:id="3792" w:author="user pc" w:date="2022-03-15T10:14:00Z">
            <w:rPr>
              <w:rFonts w:cs="Bell MT" w:hAnsi="Bell MT"/>
            </w:rPr>
          </w:rPrChange>
        </w:rPr>
      </w:pPr>
      <w:r w:rsidRPr="C54552DE">
        <w:rPr>
          <w:rFonts w:ascii="Times New Roman" w:cs="Times New Roman" w:hAnsi="Times New Roman"/>
          <w:sz w:val="28"/>
          <w:szCs w:val="28"/>
          <w:rPrChange w:id="3793" w:author="user pc" w:date="2022-03-15T10:14:00Z">
            <w:rPr>
              <w:rFonts w:cs="Bell MT" w:hAnsi="Bell MT"/>
            </w:rPr>
          </w:rPrChange>
        </w:rPr>
        <w:t>i.e 1 mole of Na</w:t>
      </w:r>
      <w:r w:rsidRPr="718740CC">
        <w:rPr>
          <w:rFonts w:ascii="Times New Roman" w:cs="Times New Roman" w:hAnsi="Times New Roman"/>
          <w:sz w:val="28"/>
          <w:szCs w:val="28"/>
          <w:vertAlign w:val="subscript"/>
          <w:rPrChange w:id="3794" w:author="user pc" w:date="2022-03-15T10:14:00Z">
            <w:rPr>
              <w:rFonts w:cs="Bell MT" w:hAnsi="Bell MT"/>
              <w:vertAlign w:val="subscript"/>
            </w:rPr>
          </w:rPrChange>
        </w:rPr>
        <w:t>2</w:t>
      </w:r>
      <w:r w:rsidRPr="8ED3F2EE">
        <w:rPr>
          <w:rFonts w:ascii="Times New Roman" w:cs="Times New Roman" w:hAnsi="Times New Roman"/>
          <w:sz w:val="28"/>
          <w:szCs w:val="28"/>
          <w:rPrChange w:id="3795" w:author="user pc" w:date="2022-03-15T10:14:00Z">
            <w:rPr>
              <w:rFonts w:cs="Bell MT" w:hAnsi="Bell MT"/>
            </w:rPr>
          </w:rPrChange>
        </w:rPr>
        <w:t>CO</w:t>
      </w:r>
      <w:r w:rsidRPr="56AC84F6">
        <w:rPr>
          <w:rFonts w:ascii="Times New Roman" w:cs="Times New Roman" w:hAnsi="Times New Roman"/>
          <w:sz w:val="28"/>
          <w:szCs w:val="28"/>
          <w:vertAlign w:val="subscript"/>
          <w:rPrChange w:id="3796" w:author="user pc" w:date="2022-03-15T10:14:00Z">
            <w:rPr>
              <w:rFonts w:cs="Bell MT" w:hAnsi="Bell MT"/>
              <w:vertAlign w:val="subscript"/>
            </w:rPr>
          </w:rPrChange>
        </w:rPr>
        <w:t>3</w:t>
      </w:r>
      <w:r w:rsidRPr="001F49D1">
        <w:rPr>
          <w:rFonts w:ascii="Times New Roman" w:cs="Times New Roman" w:hAnsi="Times New Roman"/>
          <w:sz w:val="28"/>
          <w:szCs w:val="28"/>
          <w:rPrChange w:id="3797" w:author="user pc" w:date="2022-03-15T10:14:00Z">
            <w:rPr>
              <w:rFonts w:cs="Bell MT" w:hAnsi="Bell MT"/>
            </w:rPr>
          </w:rPrChange>
        </w:rPr>
        <w:t xml:space="preserve"> produced 1 mole of CO</w:t>
      </w:r>
      <w:r w:rsidRPr="4F7B75F3">
        <w:rPr>
          <w:rFonts w:ascii="Times New Roman" w:cs="Times New Roman" w:hAnsi="Times New Roman"/>
          <w:sz w:val="28"/>
          <w:szCs w:val="28"/>
          <w:vertAlign w:val="subscript"/>
          <w:rPrChange w:id="3798" w:author="user pc" w:date="2022-03-15T10:14:00Z">
            <w:rPr>
              <w:rFonts w:cs="Bell MT" w:hAnsi="Bell MT"/>
              <w:vertAlign w:val="subscript"/>
            </w:rPr>
          </w:rPrChange>
        </w:rPr>
        <w:t>2</w:t>
      </w:r>
    </w:p>
    <w:p>
      <w:pPr>
        <w:pStyle w:val="style0"/>
        <w:tabs>
          <w:tab w:val="left" w:leader="none" w:pos="6938"/>
        </w:tabs>
        <w:spacing w:lineRule="auto" w:line="240"/>
        <w:rPr>
          <w:rFonts w:ascii="Times New Roman" w:cs="Times New Roman" w:hAnsi="Times New Roman"/>
          <w:sz w:val="28"/>
          <w:szCs w:val="28"/>
          <w:rPrChange w:id="3799" w:author="user pc" w:date="2022-03-15T10:14:00Z">
            <w:rPr>
              <w:rFonts w:cs="Bell MT" w:hAnsi="Bell MT"/>
            </w:rPr>
          </w:rPrChange>
        </w:rPr>
      </w:pPr>
      <w:r w:rsidRPr="EE7EDC14">
        <w:rPr>
          <w:rFonts w:ascii="Times New Roman" w:cs="Times New Roman" w:hAnsi="Times New Roman"/>
          <w:sz w:val="28"/>
          <w:szCs w:val="28"/>
          <w:rPrChange w:id="3800" w:author="user pc" w:date="2022-03-15T10:14:00Z">
            <w:rPr>
              <w:rFonts w:cs="Bell MT" w:hAnsi="Bell MT"/>
            </w:rPr>
          </w:rPrChange>
        </w:rPr>
        <w:t>The balanced equation becomes;</w:t>
      </w:r>
    </w:p>
    <w:p>
      <w:pPr>
        <w:pStyle w:val="style0"/>
        <w:tabs>
          <w:tab w:val="left" w:leader="none" w:pos="6938"/>
        </w:tabs>
        <w:spacing w:lineRule="auto" w:line="240"/>
        <w:rPr>
          <w:rFonts w:ascii="Times New Roman" w:cs="Times New Roman" w:hAnsi="Times New Roman"/>
          <w:sz w:val="28"/>
          <w:szCs w:val="28"/>
          <w:rPrChange w:id="3801" w:author="user pc" w:date="2022-03-15T10:14:00Z">
            <w:rPr>
              <w:rFonts w:ascii="Bell MT" w:cs="Bell MT" w:hAnsi="Bell MT"/>
            </w:rPr>
          </w:rPrChange>
        </w:rPr>
      </w:pPr>
      <w:r w:rsidRPr="0F55012F">
        <w:rPr>
          <w:rFonts w:ascii="Times New Roman" w:cs="Times New Roman" w:hAnsi="Times New Roman"/>
          <w:sz w:val="28"/>
          <w:szCs w:val="28"/>
          <w:rPrChange w:id="3802" w:author="user pc" w:date="2022-03-15T10:14:00Z">
            <w:rPr>
              <w:rFonts w:cs="Bell MT" w:hAnsi="Bell MT"/>
            </w:rPr>
          </w:rPrChange>
        </w:rPr>
        <w:t>Na</w:t>
      </w:r>
      <w:r w:rsidRPr="DE03956C">
        <w:rPr>
          <w:rFonts w:ascii="Times New Roman" w:cs="Times New Roman" w:hAnsi="Times New Roman"/>
          <w:sz w:val="28"/>
          <w:szCs w:val="28"/>
          <w:vertAlign w:val="subscript"/>
          <w:rPrChange w:id="3803" w:author="user pc" w:date="2022-03-15T10:14:00Z">
            <w:rPr>
              <w:rFonts w:cs="Bell MT" w:hAnsi="Bell MT"/>
              <w:vertAlign w:val="subscript"/>
            </w:rPr>
          </w:rPrChange>
        </w:rPr>
        <w:t>2</w:t>
      </w:r>
      <w:r w:rsidRPr="799CEBFC">
        <w:rPr>
          <w:rFonts w:ascii="Times New Roman" w:cs="Times New Roman" w:hAnsi="Times New Roman"/>
          <w:sz w:val="28"/>
          <w:szCs w:val="28"/>
          <w:rPrChange w:id="3804" w:author="user pc" w:date="2022-03-15T10:14:00Z">
            <w:rPr>
              <w:rFonts w:cs="Bell MT" w:hAnsi="Bell MT"/>
            </w:rPr>
          </w:rPrChange>
        </w:rPr>
        <w:t>CO</w:t>
      </w:r>
      <w:r w:rsidRPr="D9EDDF09">
        <w:rPr>
          <w:rFonts w:ascii="Times New Roman" w:cs="Times New Roman" w:hAnsi="Times New Roman"/>
          <w:sz w:val="28"/>
          <w:szCs w:val="28"/>
          <w:vertAlign w:val="subscript"/>
          <w:rPrChange w:id="3805" w:author="user pc" w:date="2022-03-15T10:14:00Z">
            <w:rPr>
              <w:rFonts w:cs="Bell MT" w:hAnsi="Bell MT"/>
              <w:vertAlign w:val="subscript"/>
            </w:rPr>
          </w:rPrChange>
        </w:rPr>
        <w:t>3</w:t>
      </w:r>
      <w:r w:rsidRPr="E1B18B64">
        <w:rPr>
          <w:rFonts w:ascii="Times New Roman" w:cs="Times New Roman" w:hAnsi="Times New Roman"/>
          <w:sz w:val="28"/>
          <w:szCs w:val="28"/>
          <w:rPrChange w:id="3806" w:author="user pc" w:date="2022-03-15T10:14:00Z">
            <w:rPr>
              <w:rFonts w:cs="Bell MT" w:hAnsi="Bell MT"/>
            </w:rPr>
          </w:rPrChange>
        </w:rPr>
        <w:t xml:space="preserve"> + 2HCl =&gt; 2NaCl + CO</w:t>
      </w:r>
      <w:r w:rsidRPr="B696C900">
        <w:rPr>
          <w:rFonts w:ascii="Times New Roman" w:cs="Times New Roman" w:hAnsi="Times New Roman"/>
          <w:sz w:val="28"/>
          <w:szCs w:val="28"/>
          <w:vertAlign w:val="subscript"/>
          <w:rPrChange w:id="3807" w:author="user pc" w:date="2022-03-15T10:14:00Z">
            <w:rPr>
              <w:rFonts w:cs="Bell MT" w:hAnsi="Bell MT"/>
            </w:rPr>
          </w:rPrChange>
        </w:rPr>
        <w:t>2</w:t>
      </w:r>
    </w:p>
    <w:p>
      <w:pPr>
        <w:pStyle w:val="style0"/>
        <w:tabs>
          <w:tab w:val="left" w:leader="none" w:pos="6938"/>
        </w:tabs>
        <w:spacing w:lineRule="auto" w:line="240"/>
        <w:rPr>
          <w:rFonts w:ascii="Times New Roman" w:cs="Times New Roman" w:hAnsi="Times New Roman"/>
          <w:sz w:val="28"/>
          <w:szCs w:val="28"/>
          <w:rPrChange w:id="3808" w:author="user pc" w:date="2022-03-15T10:14:00Z">
            <w:rPr>
              <w:rFonts w:ascii="Bell MT" w:cs="Bell MT" w:hAnsi="Bell MT"/>
            </w:rPr>
          </w:rPrChange>
        </w:rPr>
      </w:pPr>
    </w:p>
    <w:p>
      <w:pPr>
        <w:pStyle w:val="style0"/>
        <w:tabs>
          <w:tab w:val="left" w:leader="none" w:pos="6938"/>
        </w:tabs>
        <w:spacing w:lineRule="auto" w:line="240"/>
        <w:rPr>
          <w:rFonts w:ascii="Times New Roman" w:cs="Times New Roman" w:hAnsi="Times New Roman"/>
          <w:sz w:val="28"/>
          <w:szCs w:val="28"/>
          <w:rPrChange w:id="3809" w:author="user pc" w:date="2022-03-15T10:14:00Z">
            <w:rPr>
              <w:rFonts w:ascii="Bell MT" w:cs="Bell MT" w:hAnsi="Bell MT"/>
            </w:rPr>
          </w:rPrChange>
        </w:rPr>
      </w:pPr>
    </w:p>
    <w:p>
      <w:pPr>
        <w:pStyle w:val="style0"/>
        <w:tabs>
          <w:tab w:val="left" w:leader="none" w:pos="6938"/>
        </w:tabs>
        <w:spacing w:lineRule="auto" w:line="240"/>
        <w:rPr>
          <w:rFonts w:ascii="Times New Roman" w:cs="Times New Roman" w:hAnsi="Times New Roman"/>
          <w:b/>
          <w:bCs/>
          <w:sz w:val="28"/>
          <w:szCs w:val="28"/>
          <w:rPrChange w:id="3810" w:author="user pc" w:date="2022-03-15T10:14:00Z">
            <w:rPr>
              <w:rFonts w:ascii="Bell MT" w:cs="Bell MT" w:hAnsi="Bell MT"/>
              <w:b/>
              <w:bCs/>
            </w:rPr>
          </w:rPrChange>
        </w:rPr>
      </w:pPr>
      <w:r w:rsidRPr="DBF38A5A">
        <w:rPr>
          <w:rFonts w:ascii="Times New Roman" w:cs="Times New Roman" w:hAnsi="Times New Roman"/>
          <w:b/>
          <w:bCs/>
          <w:sz w:val="28"/>
          <w:szCs w:val="28"/>
          <w:rPrChange w:id="3811" w:author="user pc" w:date="2022-03-15T10:14:00Z">
            <w:rPr>
              <w:rFonts w:ascii="Bell MT" w:cs="Bell MT" w:hAnsi="Bell MT"/>
              <w:b/>
              <w:bCs/>
            </w:rPr>
          </w:rPrChange>
        </w:rPr>
        <w:t>AMOUNTS OF SUBSTANCES IN A CHEMICAL REACTION (mole):</w:t>
      </w:r>
    </w:p>
    <w:p>
      <w:pPr>
        <w:pStyle w:val="style0"/>
        <w:tabs>
          <w:tab w:val="left" w:leader="none" w:pos="6938"/>
        </w:tabs>
        <w:spacing w:lineRule="auto" w:line="240"/>
        <w:rPr>
          <w:rFonts w:ascii="Times New Roman" w:cs="Times New Roman" w:hAnsi="Times New Roman"/>
          <w:sz w:val="28"/>
          <w:szCs w:val="28"/>
          <w:rPrChange w:id="3812" w:author="user pc" w:date="2022-03-15T10:14:00Z">
            <w:rPr>
              <w:rFonts w:ascii="Bell MT" w:cs="Bell MT" w:hAnsi="Bell MT"/>
            </w:rPr>
          </w:rPrChange>
        </w:rPr>
      </w:pPr>
      <w:r w:rsidRPr="AFB77CEA">
        <w:rPr>
          <w:rFonts w:ascii="Times New Roman" w:cs="Times New Roman" w:hAnsi="Times New Roman"/>
          <w:sz w:val="28"/>
          <w:szCs w:val="28"/>
          <w:rPrChange w:id="3813" w:author="user pc" w:date="2022-03-15T10:14:00Z">
            <w:rPr>
              <w:rFonts w:ascii="Bell MT" w:cs="Bell MT" w:hAnsi="Bell MT"/>
            </w:rPr>
          </w:rPrChange>
        </w:rPr>
        <w:t>A mole</w:t>
      </w:r>
      <w:r>
        <w:rPr>
          <w:rFonts w:ascii="Times New Roman" w:cs="Times New Roman" w:hAnsi="Times New Roman"/>
          <w:sz w:val="28"/>
          <w:szCs w:val="28"/>
        </w:rPr>
        <w:t xml:space="preserve"> </w:t>
      </w:r>
      <w:r w:rsidRPr="5D31227B">
        <w:rPr>
          <w:rFonts w:ascii="Times New Roman" w:cs="Times New Roman" w:hAnsi="Times New Roman"/>
          <w:sz w:val="28"/>
          <w:szCs w:val="28"/>
          <w:rPrChange w:id="3814" w:author="user pc" w:date="2022-03-15T10:14:00Z">
            <w:rPr>
              <w:rFonts w:ascii="Bell MT" w:cs="Bell MT" w:hAnsi="Bell MT"/>
            </w:rPr>
          </w:rPrChange>
        </w:rPr>
        <w:t>(mol) is</w:t>
      </w:r>
      <w:r>
        <w:rPr>
          <w:rFonts w:ascii="Times New Roman" w:cs="Times New Roman" w:hAnsi="Times New Roman"/>
          <w:sz w:val="28"/>
          <w:szCs w:val="28"/>
        </w:rPr>
        <w:t xml:space="preserve"> </w:t>
      </w:r>
      <w:r w:rsidRPr="3930CAAC">
        <w:rPr>
          <w:rFonts w:ascii="Times New Roman" w:cs="Times New Roman" w:hAnsi="Times New Roman"/>
          <w:sz w:val="28"/>
          <w:szCs w:val="28"/>
          <w:rPrChange w:id="3815" w:author="user pc" w:date="2022-03-15T10:14:00Z">
            <w:rPr>
              <w:rFonts w:ascii="Bell MT" w:cs="Bell MT" w:hAnsi="Bell MT"/>
            </w:rPr>
          </w:rPrChange>
        </w:rPr>
        <w:t>defined as the quantity (amount) of a given substance that contains as many molecules</w:t>
      </w:r>
      <w:r>
        <w:rPr>
          <w:rFonts w:ascii="Times New Roman" w:cs="Times New Roman" w:hAnsi="Times New Roman"/>
          <w:sz w:val="28"/>
          <w:szCs w:val="28"/>
        </w:rPr>
        <w:t xml:space="preserve"> </w:t>
      </w:r>
      <w:r w:rsidRPr="246CEBE7">
        <w:rPr>
          <w:rFonts w:ascii="Times New Roman" w:cs="Times New Roman" w:hAnsi="Times New Roman"/>
          <w:sz w:val="28"/>
          <w:szCs w:val="28"/>
          <w:rPrChange w:id="3816" w:author="user pc" w:date="2022-03-15T10:14:00Z">
            <w:rPr>
              <w:rFonts w:ascii="Bell MT" w:cs="Bell MT" w:hAnsi="Bell MT"/>
            </w:rPr>
          </w:rPrChange>
        </w:rPr>
        <w:t>as the number of atoms in exactly 12g of carbon-12. The number of</w:t>
      </w:r>
      <w:r>
        <w:rPr>
          <w:rFonts w:ascii="Times New Roman" w:cs="Times New Roman" w:hAnsi="Times New Roman"/>
          <w:sz w:val="28"/>
          <w:szCs w:val="28"/>
        </w:rPr>
        <w:t xml:space="preserve"> </w:t>
      </w:r>
      <w:r w:rsidRPr="6514910E">
        <w:rPr>
          <w:rFonts w:ascii="Times New Roman" w:cs="Times New Roman" w:hAnsi="Times New Roman"/>
          <w:sz w:val="28"/>
          <w:szCs w:val="28"/>
          <w:rPrChange w:id="3817" w:author="user pc" w:date="2022-03-15T10:14:00Z">
            <w:rPr>
              <w:rFonts w:ascii="Bell MT" w:cs="Bell MT" w:hAnsi="Bell MT"/>
            </w:rPr>
          </w:rPrChange>
        </w:rPr>
        <w:t>atoms in a 12g sample of carbon-12 is called</w:t>
      </w:r>
      <w:r>
        <w:rPr>
          <w:rFonts w:ascii="Times New Roman" w:cs="Times New Roman" w:hAnsi="Times New Roman"/>
          <w:sz w:val="28"/>
          <w:szCs w:val="28"/>
        </w:rPr>
        <w:t xml:space="preserve"> </w:t>
      </w:r>
      <w:r w:rsidRPr="08249E22">
        <w:rPr>
          <w:rFonts w:ascii="Times New Roman" w:cs="Times New Roman" w:hAnsi="Times New Roman"/>
          <w:sz w:val="28"/>
          <w:szCs w:val="28"/>
          <w:rPrChange w:id="3818" w:author="user pc" w:date="2022-03-15T10:14:00Z">
            <w:rPr>
              <w:rFonts w:ascii="Bell MT" w:cs="Bell MT" w:hAnsi="Bell MT"/>
            </w:rPr>
          </w:rPrChange>
        </w:rPr>
        <w:t>Avogadro’s number (N</w:t>
      </w:r>
      <w:r w:rsidRPr="86CA6174">
        <w:rPr>
          <w:rFonts w:ascii="Times New Roman" w:cs="Times New Roman" w:hAnsi="Times New Roman"/>
          <w:sz w:val="28"/>
          <w:szCs w:val="28"/>
          <w:vertAlign w:val="subscript"/>
          <w:rPrChange w:id="3819" w:author="user pc" w:date="2022-03-15T10:14:00Z">
            <w:rPr>
              <w:rFonts w:ascii="Bell MT" w:cs="Bell MT" w:hAnsi="Bell MT"/>
              <w:vertAlign w:val="subscript"/>
            </w:rPr>
          </w:rPrChange>
        </w:rPr>
        <w:t>A</w:t>
      </w:r>
      <w:r w:rsidRPr="72AC22CF">
        <w:rPr>
          <w:rFonts w:ascii="Times New Roman" w:cs="Times New Roman" w:hAnsi="Times New Roman"/>
          <w:sz w:val="28"/>
          <w:szCs w:val="28"/>
          <w:rPrChange w:id="3820" w:author="user pc" w:date="2022-03-15T10:14:00Z">
            <w:rPr>
              <w:rFonts w:ascii="Bell MT" w:cs="Bell MT" w:hAnsi="Bell MT"/>
            </w:rPr>
          </w:rPrChange>
        </w:rPr>
        <w:t>)</w:t>
      </w:r>
      <w:r>
        <w:rPr>
          <w:rFonts w:ascii="Times New Roman" w:cs="Times New Roman" w:hAnsi="Times New Roman"/>
          <w:sz w:val="28"/>
          <w:szCs w:val="28"/>
        </w:rPr>
        <w:t xml:space="preserve"> </w:t>
      </w:r>
      <w:r w:rsidRPr="C8267611">
        <w:rPr>
          <w:rFonts w:ascii="Times New Roman" w:cs="Times New Roman" w:hAnsi="Times New Roman"/>
          <w:sz w:val="28"/>
          <w:szCs w:val="28"/>
          <w:rPrChange w:id="3821" w:author="user pc" w:date="2022-03-15T10:14:00Z">
            <w:rPr>
              <w:rFonts w:ascii="Bell MT" w:cs="Bell MT" w:hAnsi="Bell MT"/>
            </w:rPr>
          </w:rPrChange>
        </w:rPr>
        <w:t>which</w:t>
      </w:r>
      <w:r>
        <w:rPr>
          <w:rFonts w:ascii="Times New Roman" w:cs="Times New Roman" w:hAnsi="Times New Roman"/>
          <w:sz w:val="28"/>
          <w:szCs w:val="28"/>
        </w:rPr>
        <w:t xml:space="preserve"> </w:t>
      </w:r>
      <w:r w:rsidRPr="D8C88615">
        <w:rPr>
          <w:rFonts w:ascii="Times New Roman" w:cs="Times New Roman" w:hAnsi="Times New Roman"/>
          <w:sz w:val="28"/>
          <w:szCs w:val="28"/>
          <w:rPrChange w:id="3822" w:author="user pc" w:date="2022-03-15T10:14:00Z">
            <w:rPr>
              <w:rFonts w:ascii="Bell MT" w:cs="Bell MT" w:hAnsi="Bell MT"/>
            </w:rPr>
          </w:rPrChange>
        </w:rPr>
        <w:t>is given as 6.023</w:t>
      </w:r>
      <w:r>
        <w:rPr>
          <w:rFonts w:ascii="Times New Roman" w:cs="Times New Roman" w:hAnsi="Times New Roman"/>
          <w:sz w:val="28"/>
          <w:szCs w:val="28"/>
        </w:rPr>
        <w:t xml:space="preserve"> </w:t>
      </w:r>
      <w:r w:rsidRPr="BEC5DA35">
        <w:rPr>
          <w:rFonts w:ascii="Times New Roman" w:cs="Times New Roman" w:hAnsi="Times New Roman"/>
          <w:sz w:val="28"/>
          <w:szCs w:val="28"/>
          <w:rPrChange w:id="3823" w:author="user pc" w:date="2022-03-15T10:14:00Z">
            <w:rPr>
              <w:rFonts w:ascii="Bell MT" w:cs="Arial" w:hAnsi="Bell MT"/>
            </w:rPr>
          </w:rPrChange>
        </w:rPr>
        <w:t>×</w:t>
      </w:r>
      <w:r>
        <w:rPr>
          <w:rFonts w:ascii="Times New Roman" w:cs="Times New Roman" w:hAnsi="Times New Roman"/>
          <w:sz w:val="28"/>
          <w:szCs w:val="28"/>
        </w:rPr>
        <w:t xml:space="preserve"> </w:t>
      </w:r>
      <w:r w:rsidRPr="A5E8D0AA">
        <w:rPr>
          <w:rFonts w:ascii="Times New Roman" w:cs="Times New Roman" w:hAnsi="Times New Roman"/>
          <w:sz w:val="28"/>
          <w:szCs w:val="28"/>
          <w:rPrChange w:id="3824" w:author="user pc" w:date="2022-03-15T10:14:00Z">
            <w:rPr>
              <w:rFonts w:ascii="Bell MT" w:cs="Bell MT" w:hAnsi="Bell MT"/>
            </w:rPr>
          </w:rPrChange>
        </w:rPr>
        <w:t>10</w:t>
      </w:r>
      <w:r w:rsidRPr="5439FF98">
        <w:rPr>
          <w:rFonts w:ascii="Times New Roman" w:cs="Times New Roman" w:hAnsi="Times New Roman"/>
          <w:sz w:val="28"/>
          <w:szCs w:val="28"/>
          <w:vertAlign w:val="superscript"/>
          <w:rPrChange w:id="3825" w:author="user pc" w:date="2022-03-15T10:14:00Z">
            <w:rPr>
              <w:rFonts w:ascii="Bell MT" w:cs="Bell MT" w:hAnsi="Bell MT"/>
              <w:vertAlign w:val="superscript"/>
            </w:rPr>
          </w:rPrChange>
        </w:rPr>
        <w:t>23</w:t>
      </w:r>
      <w:r w:rsidRPr="A5D7978C">
        <w:rPr>
          <w:rFonts w:ascii="Times New Roman" w:cs="Times New Roman" w:hAnsi="Times New Roman"/>
          <w:sz w:val="28"/>
          <w:szCs w:val="28"/>
          <w:rPrChange w:id="3826" w:author="user pc" w:date="2022-03-15T10:14:00Z">
            <w:rPr>
              <w:rFonts w:ascii="Bell MT" w:cs="Bell MT" w:hAnsi="Bell MT"/>
            </w:rPr>
          </w:rPrChange>
        </w:rPr>
        <w:t xml:space="preserve"> atoms, molecules, ions or</w:t>
      </w:r>
      <w:r>
        <w:rPr>
          <w:rFonts w:ascii="Times New Roman" w:cs="Times New Roman" w:hAnsi="Times New Roman"/>
          <w:sz w:val="28"/>
          <w:szCs w:val="28"/>
        </w:rPr>
        <w:t xml:space="preserve"> </w:t>
      </w:r>
      <w:r w:rsidRPr="8269E96A">
        <w:rPr>
          <w:rFonts w:ascii="Times New Roman" w:cs="Times New Roman" w:hAnsi="Times New Roman"/>
          <w:sz w:val="28"/>
          <w:szCs w:val="28"/>
          <w:rPrChange w:id="3827" w:author="user pc" w:date="2022-03-15T10:14:00Z">
            <w:rPr>
              <w:rFonts w:ascii="Bell MT" w:cs="Bell MT" w:hAnsi="Bell MT"/>
            </w:rPr>
          </w:rPrChange>
        </w:rPr>
        <w:t>particles.</w:t>
      </w:r>
    </w:p>
    <w:p>
      <w:pPr>
        <w:pStyle w:val="style179"/>
        <w:numPr>
          <w:ilvl w:val="0"/>
          <w:numId w:val="35"/>
        </w:numPr>
        <w:tabs>
          <w:tab w:val="left" w:leader="none" w:pos="6938"/>
        </w:tabs>
        <w:spacing w:lineRule="auto" w:line="240"/>
        <w:rPr>
          <w:rFonts w:ascii="Times New Roman" w:cs="Times New Roman" w:hAnsi="Times New Roman"/>
          <w:sz w:val="28"/>
          <w:szCs w:val="28"/>
        </w:rPr>
      </w:pPr>
      <w:r w:rsidRPr="D5684E9F">
        <w:rPr>
          <w:rFonts w:ascii="Times New Roman" w:cs="Times New Roman" w:hAnsi="Times New Roman"/>
          <w:sz w:val="28"/>
          <w:szCs w:val="28"/>
          <w:rPrChange w:id="3828" w:author="user pc" w:date="2022-03-15T10:14:00Z">
            <w:rPr>
              <w:rFonts w:ascii="Bell MT" w:cs="Bell MT" w:hAnsi="Bell MT"/>
            </w:rPr>
          </w:rPrChange>
        </w:rPr>
        <w:t>Mole is the amount of substance which</w:t>
      </w:r>
      <w:r>
        <w:rPr>
          <w:rFonts w:ascii="Times New Roman" w:cs="Times New Roman" w:hAnsi="Times New Roman"/>
          <w:sz w:val="28"/>
          <w:szCs w:val="28"/>
        </w:rPr>
        <w:t xml:space="preserve"> </w:t>
      </w:r>
      <w:r w:rsidRPr="DFA77730">
        <w:rPr>
          <w:rFonts w:ascii="Times New Roman" w:cs="Times New Roman" w:hAnsi="Times New Roman"/>
          <w:sz w:val="28"/>
          <w:szCs w:val="28"/>
          <w:rPrChange w:id="3829" w:author="user pc" w:date="2022-03-15T10:14:00Z">
            <w:rPr>
              <w:rFonts w:ascii="Bell MT" w:cs="Bell MT" w:hAnsi="Bell MT"/>
            </w:rPr>
          </w:rPrChange>
        </w:rPr>
        <w:t>contains 6.023 ×</w:t>
      </w:r>
      <w:r>
        <w:rPr>
          <w:rFonts w:ascii="Times New Roman" w:cs="Times New Roman" w:hAnsi="Times New Roman"/>
          <w:sz w:val="28"/>
          <w:szCs w:val="28"/>
        </w:rPr>
        <w:t xml:space="preserve"> </w:t>
      </w:r>
      <w:r w:rsidRPr="8E645392">
        <w:rPr>
          <w:rFonts w:ascii="Times New Roman" w:cs="Times New Roman" w:hAnsi="Times New Roman"/>
          <w:sz w:val="28"/>
          <w:szCs w:val="28"/>
          <w:rPrChange w:id="3830" w:author="user pc" w:date="2022-03-15T10:14:00Z">
            <w:rPr>
              <w:rFonts w:ascii="Bell MT" w:cs="Bell MT" w:hAnsi="Bell MT"/>
            </w:rPr>
          </w:rPrChange>
        </w:rPr>
        <w:t>10</w:t>
      </w:r>
      <w:r w:rsidRPr="75C3BCB7">
        <w:rPr>
          <w:rFonts w:ascii="Times New Roman" w:cs="Times New Roman" w:hAnsi="Times New Roman"/>
          <w:sz w:val="28"/>
          <w:szCs w:val="28"/>
          <w:vertAlign w:val="superscript"/>
          <w:rPrChange w:id="3831" w:author="user pc" w:date="2022-03-15T10:14:00Z">
            <w:rPr>
              <w:rFonts w:ascii="Bell MT" w:cs="Bell MT" w:hAnsi="Bell MT"/>
              <w:vertAlign w:val="superscript"/>
            </w:rPr>
          </w:rPrChange>
        </w:rPr>
        <w:t>23</w:t>
      </w:r>
      <w:r w:rsidRPr="0D2D68BB">
        <w:rPr>
          <w:rFonts w:ascii="Times New Roman" w:cs="Times New Roman" w:hAnsi="Times New Roman"/>
          <w:sz w:val="28"/>
          <w:szCs w:val="28"/>
          <w:rPrChange w:id="3832" w:author="user pc" w:date="2022-03-15T10:14:00Z">
            <w:rPr>
              <w:rFonts w:ascii="Bell MT" w:cs="Bell MT" w:hAnsi="Bell MT"/>
            </w:rPr>
          </w:rPrChange>
        </w:rPr>
        <w:t xml:space="preserve"> atoms,</w:t>
      </w:r>
      <w:r>
        <w:rPr>
          <w:rFonts w:ascii="Times New Roman" w:cs="Times New Roman" w:hAnsi="Times New Roman"/>
          <w:sz w:val="28"/>
          <w:szCs w:val="28"/>
        </w:rPr>
        <w:t xml:space="preserve"> </w:t>
      </w:r>
      <w:r w:rsidRPr="FE2289A3">
        <w:rPr>
          <w:rFonts w:ascii="Times New Roman" w:cs="Times New Roman" w:hAnsi="Times New Roman"/>
          <w:sz w:val="28"/>
          <w:szCs w:val="28"/>
          <w:rPrChange w:id="3833" w:author="user pc" w:date="2022-03-15T10:14:00Z">
            <w:rPr>
              <w:rFonts w:ascii="Bell MT" w:cs="Bell MT" w:hAnsi="Bell MT"/>
            </w:rPr>
          </w:rPrChange>
        </w:rPr>
        <w:t>molecules,</w:t>
      </w:r>
      <w:r>
        <w:rPr>
          <w:rFonts w:ascii="Times New Roman" w:cs="Times New Roman" w:hAnsi="Times New Roman"/>
          <w:sz w:val="28"/>
          <w:szCs w:val="28"/>
        </w:rPr>
        <w:t xml:space="preserve"> </w:t>
      </w:r>
      <w:r w:rsidRPr="468A83C4">
        <w:rPr>
          <w:rFonts w:ascii="Times New Roman" w:cs="Times New Roman" w:hAnsi="Times New Roman"/>
          <w:sz w:val="28"/>
          <w:szCs w:val="28"/>
          <w:rPrChange w:id="3834" w:author="user pc" w:date="2022-03-15T10:14:00Z">
            <w:rPr>
              <w:rFonts w:ascii="Bell MT" w:cs="Bell MT" w:hAnsi="Bell MT"/>
            </w:rPr>
          </w:rPrChange>
        </w:rPr>
        <w:t>ions</w:t>
      </w:r>
      <w:r>
        <w:rPr>
          <w:rFonts w:ascii="Times New Roman" w:cs="Times New Roman" w:hAnsi="Times New Roman"/>
          <w:sz w:val="28"/>
          <w:szCs w:val="28"/>
        </w:rPr>
        <w:t xml:space="preserve"> </w:t>
      </w:r>
      <w:r w:rsidRPr="C1349A61">
        <w:rPr>
          <w:rFonts w:ascii="Times New Roman" w:cs="Times New Roman" w:hAnsi="Times New Roman"/>
          <w:sz w:val="28"/>
          <w:szCs w:val="28"/>
          <w:rPrChange w:id="3835" w:author="user pc" w:date="2022-03-15T10:14:00Z">
            <w:rPr>
              <w:rFonts w:ascii="Bell MT" w:cs="Bell MT" w:hAnsi="Bell MT"/>
            </w:rPr>
          </w:rPrChange>
        </w:rPr>
        <w:t>or particles</w:t>
      </w:r>
      <w:r>
        <w:rPr>
          <w:rFonts w:ascii="Times New Roman" w:cs="Times New Roman" w:hAnsi="Times New Roman"/>
          <w:sz w:val="28"/>
          <w:szCs w:val="28"/>
        </w:rPr>
        <w:t>.</w:t>
      </w:r>
    </w:p>
    <w:p>
      <w:pPr>
        <w:pStyle w:val="style0"/>
        <w:tabs>
          <w:tab w:val="left" w:leader="none" w:pos="6938"/>
        </w:tabs>
        <w:spacing w:lineRule="auto" w:line="240"/>
        <w:rPr>
          <w:rFonts w:ascii="Times New Roman" w:cs="Times New Roman" w:hAnsi="Times New Roman"/>
          <w:sz w:val="28"/>
          <w:szCs w:val="28"/>
        </w:rPr>
      </w:pPr>
      <w:r>
        <w:rPr>
          <w:rFonts w:ascii="Times New Roman" w:cs="Times New Roman" w:hAnsi="Times New Roman"/>
          <w:sz w:val="28"/>
          <w:szCs w:val="28"/>
        </w:rPr>
        <w:t xml:space="preserve">Mole = </w:t>
      </w:r>
      <m:oMath>
        <m:f>
          <m:fPr>
            <m:ctrlPr>
              <w:rPr>
                <w:rFonts w:ascii="Cambria Math" w:cs="Times New Roman" w:hAnsi="Cambria Math"/>
                <w:i/>
                <w:sz w:val="28"/>
                <w:szCs w:val="28"/>
              </w:rPr>
            </m:ctrlPr>
          </m:fPr>
          <m:num>
            <m:r>
              <w:rPr>
                <w:rFonts w:ascii="Cambria Math" w:cs="Times New Roman" w:hAnsi="Cambria Math"/>
                <w:sz w:val="28"/>
                <w:szCs w:val="28"/>
              </w:rPr>
              <m:t>mass of compound</m:t>
            </m:r>
          </m:num>
          <m:den>
            <m:r>
              <w:rPr>
                <w:rFonts w:ascii="Cambria Math" w:cs="Times New Roman" w:hAnsi="Cambria Math"/>
                <w:sz w:val="28"/>
                <w:szCs w:val="28"/>
              </w:rPr>
              <m:t>molar mass</m:t>
            </m:r>
          </m:den>
        </m:f>
      </m:oMath>
      <w:r>
        <w:rPr>
          <w:rFonts w:ascii="Times New Roman" w:cs="Times New Roman" w:hAnsi="Times New Roman"/>
          <w:sz w:val="28"/>
          <w:szCs w:val="28"/>
        </w:rPr>
        <w:t xml:space="preserve">    or</w:t>
      </w:r>
      <w:ins w:id="3836" w:author="user pc" w:date="2022-03-18T13:08:00Z">
        <w:r w:rsidR="4B777A5D">
          <w:rPr>
            <w:rFonts w:ascii="Times New Roman" w:cs="Times New Roman" w:hAnsi="Times New Roman"/>
            <w:sz w:val="28"/>
            <w:szCs w:val="28"/>
          </w:rPr>
          <w:t xml:space="preserve">   </w:t>
        </w:r>
      </w:ins>
      <w:r>
        <w:rPr>
          <w:rFonts w:ascii="Times New Roman" w:cs="Times New Roman" w:hAnsi="Times New Roman"/>
          <w:sz w:val="28"/>
          <w:szCs w:val="28"/>
        </w:rPr>
        <w:t xml:space="preserve"> </w:t>
      </w:r>
      <m:oMath>
        <m:f>
          <m:fPr>
            <m:ctrlPr>
              <w:rPr>
                <w:rFonts w:ascii="Cambria Math" w:cs="Times New Roman" w:hAnsi="Cambria Math"/>
                <w:i/>
                <w:sz w:val="28"/>
                <w:szCs w:val="28"/>
              </w:rPr>
            </m:ctrlPr>
          </m:fPr>
          <m:num>
            <m:r>
              <w:rPr>
                <w:rFonts w:ascii="Cambria Math" w:cs="Times New Roman" w:hAnsi="Cambria Math"/>
                <w:sz w:val="28"/>
                <w:szCs w:val="28"/>
              </w:rPr>
              <m:t>mass of Element</m:t>
            </m:r>
          </m:num>
          <m:den>
            <m:r>
              <w:rPr>
                <w:rFonts w:ascii="Cambria Math" w:cs="Times New Roman" w:hAnsi="Cambria Math"/>
                <w:sz w:val="28"/>
                <w:szCs w:val="28"/>
              </w:rPr>
              <m:t>Atomic mass</m:t>
            </m:r>
          </m:den>
        </m:f>
      </m:oMath>
    </w:p>
    <w:p>
      <w:pPr>
        <w:pStyle w:val="style0"/>
        <w:tabs>
          <w:tab w:val="left" w:leader="none" w:pos="6938"/>
        </w:tabs>
        <w:spacing w:lineRule="auto" w:line="240"/>
        <w:rPr>
          <w:rFonts w:ascii="Times New Roman" w:cs="Times New Roman" w:hAnsi="Times New Roman"/>
          <w:sz w:val="28"/>
          <w:szCs w:val="28"/>
        </w:rPr>
      </w:pPr>
    </w:p>
    <w:p>
      <w:pPr>
        <w:pStyle w:val="style0"/>
        <w:tabs>
          <w:tab w:val="left" w:leader="none" w:pos="6938"/>
        </w:tabs>
        <w:spacing w:lineRule="auto" w:line="240"/>
        <w:rPr>
          <w:rFonts w:ascii="Times New Roman" w:cs="Times New Roman" w:hAnsi="Times New Roman"/>
          <w:b/>
          <w:color w:val="0033cc"/>
          <w:sz w:val="28"/>
          <w:szCs w:val="28"/>
          <w:rPrChange w:id="3837" w:author="user pc" w:date="2022-03-15T10:14:00Z">
            <w:rPr>
              <w:rFonts w:ascii="Bell MT" w:cs="Bell MT" w:hAnsi="Bell MT"/>
              <w:b/>
            </w:rPr>
          </w:rPrChange>
        </w:rPr>
      </w:pPr>
      <w:r w:rsidRPr="FD2DC758">
        <w:rPr>
          <w:rFonts w:ascii="Times New Roman" w:cs="Times New Roman" w:hAnsi="Times New Roman"/>
          <w:b/>
          <w:color w:val="0033cc"/>
          <w:sz w:val="28"/>
          <w:szCs w:val="28"/>
          <w:rPrChange w:id="3838" w:author="user pc" w:date="2022-03-15T10:14:00Z">
            <w:rPr>
              <w:rFonts w:ascii="Bell MT" w:cs="Bell MT" w:hAnsi="Bell MT"/>
              <w:b/>
            </w:rPr>
          </w:rPrChange>
        </w:rPr>
        <w:t>THE</w:t>
      </w:r>
      <w:r>
        <w:rPr>
          <w:rFonts w:ascii="Times New Roman" w:cs="Times New Roman" w:hAnsi="Times New Roman"/>
          <w:b/>
          <w:color w:val="0033cc"/>
          <w:sz w:val="28"/>
          <w:szCs w:val="28"/>
        </w:rPr>
        <w:t xml:space="preserve"> </w:t>
      </w:r>
      <w:r w:rsidRPr="8DF58400">
        <w:rPr>
          <w:rFonts w:ascii="Times New Roman" w:cs="Times New Roman" w:hAnsi="Times New Roman"/>
          <w:b/>
          <w:color w:val="0033cc"/>
          <w:sz w:val="28"/>
          <w:szCs w:val="28"/>
          <w:rPrChange w:id="3839" w:author="user pc" w:date="2022-03-15T10:14:00Z">
            <w:rPr>
              <w:rFonts w:ascii="Bell MT" w:cs="Bell MT" w:hAnsi="Bell MT"/>
              <w:b/>
            </w:rPr>
          </w:rPrChange>
        </w:rPr>
        <w:t>MAGIC FORMULA:</w:t>
      </w:r>
    </w:p>
    <w:p>
      <w:pPr>
        <w:pStyle w:val="style179"/>
        <w:numPr>
          <w:ilvl w:val="0"/>
          <w:numId w:val="33"/>
        </w:numPr>
        <w:rPr>
          <w:rFonts w:ascii="Times New Roman" w:cs="Times New Roman" w:hAnsi="Times New Roman"/>
          <w:b/>
          <w:sz w:val="24"/>
          <w:szCs w:val="24"/>
          <w:rPrChange w:id="3840" w:author="user pc" w:date="2022-03-15T10:14:00Z">
            <w:rPr>
              <w:rFonts w:ascii="Calibri" w:hAnsi="Calibri"/>
            </w:rPr>
          </w:rPrChange>
        </w:rPr>
      </w:pPr>
      <w:r>
        <w:rPr>
          <w:rFonts w:ascii="Times New Roman" w:cs="Times New Roman" w:hAnsi="Times New Roman"/>
          <w:b/>
          <w:sz w:val="24"/>
          <w:szCs w:val="24"/>
        </w:rPr>
        <w:t xml:space="preserve">1 mole of any substance = </w:t>
      </w:r>
      <w:r w:rsidRPr="E1C68F2E">
        <w:rPr>
          <w:rFonts w:ascii="Times New Roman" w:cs="Times New Roman" w:hAnsi="Times New Roman"/>
          <w:b/>
          <w:sz w:val="24"/>
          <w:szCs w:val="24"/>
          <w:rPrChange w:id="3841" w:author="user pc" w:date="2022-03-15T10:14:00Z">
            <w:rPr>
              <w:rFonts w:ascii="Calibri" w:cs="Bell MT" w:hAnsi="Calibri"/>
            </w:rPr>
          </w:rPrChange>
        </w:rPr>
        <w:t>molar mass (compound) or atomic mass (element) = Avogadro’s number (6.023</w:t>
      </w:r>
      <w:r>
        <w:rPr>
          <w:rFonts w:ascii="Times New Roman" w:cs="Times New Roman" w:hAnsi="Times New Roman"/>
          <w:b/>
          <w:sz w:val="24"/>
          <w:szCs w:val="24"/>
        </w:rPr>
        <w:t xml:space="preserve"> </w:t>
      </w:r>
      <w:r w:rsidRPr="6CA56C61">
        <w:rPr>
          <w:rFonts w:ascii="Times New Roman" w:cs="Times New Roman" w:hAnsi="Times New Roman"/>
          <w:b/>
          <w:sz w:val="24"/>
          <w:szCs w:val="24"/>
          <w:rPrChange w:id="3842" w:author="user pc" w:date="2022-03-15T10:14:00Z">
            <w:rPr>
              <w:rFonts w:ascii="Calibri" w:cs="Arial" w:hAnsi="Calibri"/>
            </w:rPr>
          </w:rPrChange>
        </w:rPr>
        <w:t>× 10</w:t>
      </w:r>
      <w:r w:rsidRPr="C725D073">
        <w:rPr>
          <w:rFonts w:ascii="Times New Roman" w:cs="Times New Roman" w:hAnsi="Times New Roman"/>
          <w:b/>
          <w:sz w:val="24"/>
          <w:szCs w:val="24"/>
          <w:vertAlign w:val="superscript"/>
          <w:rPrChange w:id="3843" w:author="user pc" w:date="2022-03-15T10:14:00Z">
            <w:rPr>
              <w:rFonts w:ascii="Calibri" w:hAnsi="Calibri"/>
              <w:vertAlign w:val="superscript"/>
            </w:rPr>
          </w:rPrChange>
        </w:rPr>
        <w:t>23</w:t>
      </w:r>
      <w:r w:rsidRPr="3D117C46">
        <w:rPr>
          <w:rFonts w:ascii="Times New Roman" w:cs="Times New Roman" w:hAnsi="Times New Roman"/>
          <w:b/>
          <w:sz w:val="24"/>
          <w:szCs w:val="24"/>
          <w:rPrChange w:id="3844" w:author="user pc" w:date="2022-03-15T10:14:00Z">
            <w:rPr>
              <w:rFonts w:ascii="Calibri" w:hAnsi="Calibri"/>
            </w:rPr>
          </w:rPrChange>
        </w:rPr>
        <w:t xml:space="preserve"> atoms, molecules, ions or</w:t>
      </w:r>
      <w:r>
        <w:rPr>
          <w:rFonts w:ascii="Times New Roman" w:cs="Times New Roman" w:hAnsi="Times New Roman"/>
          <w:b/>
          <w:sz w:val="24"/>
          <w:szCs w:val="24"/>
        </w:rPr>
        <w:t xml:space="preserve"> </w:t>
      </w:r>
      <w:r w:rsidRPr="0D3F6D80">
        <w:rPr>
          <w:rFonts w:ascii="Times New Roman" w:cs="Times New Roman" w:hAnsi="Times New Roman"/>
          <w:b/>
          <w:sz w:val="24"/>
          <w:szCs w:val="24"/>
          <w:rPrChange w:id="3845" w:author="user pc" w:date="2022-03-15T10:14:00Z">
            <w:rPr>
              <w:rFonts w:ascii="Calibri" w:hAnsi="Calibri"/>
            </w:rPr>
          </w:rPrChange>
        </w:rPr>
        <w:t>particles) = 22.4dm</w:t>
      </w:r>
      <w:r w:rsidRPr="AF761950">
        <w:rPr>
          <w:rFonts w:ascii="Times New Roman" w:cs="Times New Roman" w:hAnsi="Times New Roman"/>
          <w:b/>
          <w:sz w:val="24"/>
          <w:szCs w:val="24"/>
          <w:vertAlign w:val="superscript"/>
          <w:rPrChange w:id="3846" w:author="user pc" w:date="2022-03-15T10:14:00Z">
            <w:rPr>
              <w:rFonts w:ascii="Calibri" w:hAnsi="Calibri"/>
              <w:vertAlign w:val="superscript"/>
            </w:rPr>
          </w:rPrChange>
        </w:rPr>
        <w:t>3</w:t>
      </w:r>
      <w:r>
        <w:rPr>
          <w:rFonts w:ascii="Times New Roman" w:cs="Times New Roman" w:hAnsi="Times New Roman"/>
          <w:b/>
          <w:sz w:val="24"/>
          <w:szCs w:val="24"/>
        </w:rPr>
        <w:t xml:space="preserve"> = Q/F</w:t>
      </w:r>
    </w:p>
    <w:p>
      <w:pPr>
        <w:pStyle w:val="style0"/>
        <w:rPr>
          <w:rFonts w:ascii="Times New Roman" w:cs="Times New Roman" w:hAnsi="Times New Roman"/>
          <w:sz w:val="28"/>
          <w:szCs w:val="28"/>
          <w:rPrChange w:id="3847" w:author="user pc" w:date="2022-03-15T10:14:00Z">
            <w:rPr>
              <w:rFonts w:ascii="Bell MT" w:hAnsi="Bell MT"/>
            </w:rPr>
          </w:rPrChange>
        </w:rPr>
      </w:pPr>
      <w:r w:rsidRPr="E490E6D3">
        <w:rPr>
          <w:rFonts w:ascii="Times New Roman" w:cs="Times New Roman" w:hAnsi="Times New Roman"/>
          <w:sz w:val="28"/>
          <w:szCs w:val="28"/>
          <w:rPrChange w:id="3848" w:author="user pc" w:date="2022-03-15T10:14:00Z">
            <w:rPr>
              <w:rFonts w:ascii="Bell MT" w:hAnsi="Bell MT"/>
            </w:rPr>
          </w:rPrChange>
        </w:rPr>
        <w:t>The above</w:t>
      </w:r>
      <w:r>
        <w:rPr>
          <w:rFonts w:ascii="Times New Roman" w:cs="Times New Roman" w:hAnsi="Times New Roman"/>
          <w:sz w:val="28"/>
          <w:szCs w:val="28"/>
        </w:rPr>
        <w:t xml:space="preserve"> magic</w:t>
      </w:r>
      <w:r w:rsidRPr="451C548B">
        <w:rPr>
          <w:rFonts w:ascii="Times New Roman" w:cs="Times New Roman" w:hAnsi="Times New Roman"/>
          <w:sz w:val="28"/>
          <w:szCs w:val="28"/>
          <w:rPrChange w:id="3849" w:author="user pc" w:date="2022-03-15T10:14:00Z">
            <w:rPr>
              <w:rFonts w:ascii="Bell MT" w:hAnsi="Bell MT"/>
            </w:rPr>
          </w:rPrChange>
        </w:rPr>
        <w:t xml:space="preserve"> formula shows that you can actually calculate any of the parameter if one of them is given. (You can relate one parameter with another).</w:t>
      </w:r>
    </w:p>
    <w:p>
      <w:pPr>
        <w:pStyle w:val="style179"/>
        <w:numPr>
          <w:ilvl w:val="0"/>
          <w:numId w:val="33"/>
        </w:numPr>
        <w:rPr>
          <w:rFonts w:ascii="Times New Roman" w:cs="Times New Roman" w:hAnsi="Times New Roman"/>
          <w:b/>
          <w:bCs/>
          <w:sz w:val="28"/>
          <w:szCs w:val="28"/>
          <w:rPrChange w:id="3850" w:author="user pc" w:date="2022-03-15T10:14:00Z">
            <w:rPr>
              <w:rFonts w:ascii="Bell MT" w:hAnsi="Bell MT"/>
              <w:b/>
              <w:bCs/>
            </w:rPr>
          </w:rPrChange>
        </w:rPr>
      </w:pPr>
      <m:oMath>
        <m:r>
          <m:rPr>
            <m:sty m:val="bi"/>
          </m:rPr>
          <w:rPr>
            <w:rFonts w:ascii="Cambria Math" w:cs="Times New Roman" w:hAnsi="Cambria Math"/>
            <w:sz w:val="28"/>
            <w:szCs w:val="28"/>
          </w:rPr>
          <m:t>n=</m:t>
        </m:r>
        <m:f>
          <m:fPr>
            <m:ctrlPr>
              <w:rPr>
                <w:rFonts w:ascii="Cambria Math" w:cs="Times New Roman" w:hAnsi="Cambria Math"/>
                <w:b/>
                <w:bCs/>
                <w:i/>
                <w:sz w:val="28"/>
                <w:szCs w:val="28"/>
              </w:rPr>
            </m:ctrlPr>
          </m:fPr>
          <m:num>
            <m:r>
              <m:rPr>
                <m:sty m:val="bi"/>
              </m:rPr>
              <w:rPr>
                <w:rFonts w:ascii="Cambria Math" w:cs="Times New Roman" w:hAnsi="Cambria Math"/>
                <w:sz w:val="28"/>
                <w:szCs w:val="28"/>
              </w:rPr>
              <m:t>g</m:t>
            </m:r>
          </m:num>
          <m:den>
            <m:r>
              <m:rPr>
                <m:sty m:val="bi"/>
              </m:rPr>
              <w:rPr>
                <w:rFonts w:ascii="Cambria Math" w:cs="Times New Roman" w:hAnsi="Cambria Math"/>
                <w:sz w:val="28"/>
                <w:szCs w:val="28"/>
              </w:rPr>
              <m:t>M.M</m:t>
            </m:r>
          </m:den>
        </m:f>
        <m:r>
          <m:rPr>
            <m:sty m:val="bi"/>
          </m:rPr>
          <w:rPr>
            <w:rFonts w:ascii="Cambria Math" w:cs="Times New Roman" w:hAnsi="Cambria Math"/>
            <w:sz w:val="28"/>
            <w:szCs w:val="28"/>
          </w:rPr>
          <m:t>=</m:t>
        </m:r>
        <m:f>
          <m:fPr>
            <m:ctrlPr>
              <w:rPr>
                <w:rFonts w:ascii="Cambria Math" w:cs="Times New Roman" w:hAnsi="Cambria Math"/>
                <w:b/>
                <w:bCs/>
                <w:i/>
                <w:sz w:val="28"/>
                <w:szCs w:val="28"/>
              </w:rPr>
            </m:ctrlPr>
          </m:fPr>
          <m:num>
            <m:r>
              <m:rPr>
                <m:sty m:val="bi"/>
              </m:rPr>
              <w:rPr>
                <w:rFonts w:ascii="Cambria Math" w:cs="Times New Roman" w:hAnsi="Cambria Math"/>
                <w:sz w:val="28"/>
                <w:szCs w:val="28"/>
              </w:rPr>
              <m:t>CV</m:t>
            </m:r>
          </m:num>
          <m:den>
            <m:r>
              <m:rPr>
                <m:sty m:val="bi"/>
              </m:rPr>
              <w:rPr>
                <w:rFonts w:ascii="Cambria Math" w:cs="Times New Roman" w:hAnsi="Cambria Math"/>
                <w:sz w:val="28"/>
                <w:szCs w:val="28"/>
              </w:rPr>
              <m:t>1000</m:t>
            </m:r>
          </m:den>
        </m:f>
        <m:r>
          <m:rPr>
            <m:sty m:val="bi"/>
          </m:rPr>
          <w:rPr>
            <w:rFonts w:ascii="Cambria Math" w:cs="Times New Roman" w:hAnsi="Cambria Math"/>
            <w:sz w:val="28"/>
            <w:szCs w:val="28"/>
          </w:rPr>
          <m:t>=</m:t>
        </m:r>
        <m:f>
          <m:fPr>
            <m:ctrlPr>
              <w:rPr>
                <w:rFonts w:ascii="Cambria Math" w:cs="Times New Roman" w:hAnsi="Cambria Math"/>
                <w:b/>
                <w:bCs/>
                <w:i/>
                <w:sz w:val="28"/>
                <w:szCs w:val="28"/>
              </w:rPr>
            </m:ctrlPr>
          </m:fPr>
          <m:num>
            <m:r>
              <m:rPr>
                <m:sty m:val="bi"/>
              </m:rPr>
              <w:rPr>
                <w:rFonts w:ascii="Cambria Math" w:cs="Times New Roman" w:hAnsi="Cambria Math"/>
                <w:sz w:val="28"/>
                <w:szCs w:val="28"/>
              </w:rPr>
              <m:t>V</m:t>
            </m:r>
          </m:num>
          <m:den>
            <m:r>
              <m:rPr>
                <m:sty m:val="bi"/>
              </m:rPr>
              <w:rPr>
                <w:rFonts w:ascii="Cambria Math" w:cs="Times New Roman" w:hAnsi="Cambria Math"/>
                <w:sz w:val="28"/>
                <w:szCs w:val="28"/>
              </w:rPr>
              <m:t>22.d</m:t>
            </m:r>
            <m:sSup>
              <m:sSupPr>
                <m:ctrlPr>
                  <w:rPr>
                    <w:rFonts w:ascii="Cambria Math" w:cs="Times New Roman" w:hAnsi="Cambria Math"/>
                    <w:b/>
                    <w:bCs/>
                    <w:i/>
                    <w:sz w:val="28"/>
                    <w:szCs w:val="28"/>
                  </w:rPr>
                </m:ctrlPr>
              </m:sSupPr>
              <m:e>
                <m:r>
                  <m:rPr>
                    <m:sty m:val="bi"/>
                  </m:rPr>
                  <w:rPr>
                    <w:rFonts w:ascii="Cambria Math" w:cs="Times New Roman" w:hAnsi="Cambria Math"/>
                    <w:sz w:val="28"/>
                    <w:szCs w:val="28"/>
                  </w:rPr>
                  <m:t>m</m:t>
                </m:r>
              </m:e>
              <m:sup>
                <m:r>
                  <m:rPr>
                    <m:sty m:val="bi"/>
                  </m:rPr>
                  <w:rPr>
                    <w:rFonts w:ascii="Cambria Math" w:cs="Times New Roman" w:hAnsi="Cambria Math"/>
                    <w:sz w:val="28"/>
                    <w:szCs w:val="28"/>
                  </w:rPr>
                  <m:t>3</m:t>
                </m:r>
              </m:sup>
            </m:sSup>
          </m:den>
        </m:f>
        <m:r>
          <m:rPr>
            <m:sty m:val="bi"/>
          </m:rPr>
          <w:rPr>
            <w:rFonts w:ascii="Cambria Math" w:cs="Times New Roman" w:hAnsi="Cambria Math"/>
            <w:sz w:val="28"/>
            <w:szCs w:val="28"/>
          </w:rPr>
          <m:t>=</m:t>
        </m:r>
        <m:f>
          <m:fPr>
            <m:ctrlPr>
              <w:rPr>
                <w:rFonts w:ascii="Cambria Math" w:cs="Times New Roman" w:hAnsi="Cambria Math"/>
                <w:b/>
                <w:bCs/>
                <w:i/>
                <w:sz w:val="28"/>
                <w:szCs w:val="28"/>
              </w:rPr>
            </m:ctrlPr>
          </m:fPr>
          <m:num>
            <m:r>
              <m:rPr>
                <m:sty m:val="bi"/>
              </m:rPr>
              <w:rPr>
                <w:rFonts w:ascii="Cambria Math" w:cs="Times New Roman" w:hAnsi="Cambria Math"/>
                <w:sz w:val="28"/>
                <w:szCs w:val="28"/>
              </w:rPr>
              <m:t>N</m:t>
            </m:r>
          </m:num>
          <m:den>
            <m:r>
              <m:rPr>
                <m:sty m:val="bi"/>
              </m:rPr>
              <w:rPr>
                <w:rFonts w:ascii="Cambria Math" w:cs="Times New Roman" w:hAnsi="Cambria Math"/>
                <w:sz w:val="28"/>
                <w:szCs w:val="28"/>
              </w:rPr>
              <m:t xml:space="preserve">6.02 × </m:t>
            </m:r>
            <m:sSup>
              <m:sSupPr>
                <m:ctrlPr>
                  <w:rPr>
                    <w:rFonts w:ascii="Cambria Math" w:cs="Times New Roman" w:hAnsi="Cambria Math"/>
                    <w:b/>
                    <w:bCs/>
                    <w:i/>
                    <w:sz w:val="28"/>
                    <w:szCs w:val="28"/>
                  </w:rPr>
                </m:ctrlPr>
              </m:sSupPr>
              <m:e>
                <m:r>
                  <m:rPr>
                    <m:sty m:val="bi"/>
                  </m:rPr>
                  <w:rPr>
                    <w:rFonts w:ascii="Cambria Math" w:cs="Times New Roman" w:hAnsi="Cambria Math"/>
                    <w:sz w:val="28"/>
                    <w:szCs w:val="28"/>
                  </w:rPr>
                  <m:t>10</m:t>
                </m:r>
              </m:e>
              <m:sup>
                <m:r>
                  <m:rPr>
                    <m:sty m:val="bi"/>
                  </m:rPr>
                  <w:rPr>
                    <w:rFonts w:ascii="Cambria Math" w:cs="Times New Roman" w:hAnsi="Cambria Math"/>
                    <w:sz w:val="28"/>
                    <w:szCs w:val="28"/>
                  </w:rPr>
                  <m:t>23</m:t>
                </m:r>
              </m:sup>
            </m:sSup>
          </m:den>
        </m:f>
      </m:oMath>
    </w:p>
    <w:p>
      <w:pPr>
        <w:pStyle w:val="style0"/>
        <w:rPr>
          <w:rFonts w:ascii="Times New Roman" w:cs="Times New Roman" w:hAnsi="Times New Roman"/>
          <w:color w:val="auto"/>
          <w:sz w:val="28"/>
          <w:szCs w:val="28"/>
          <w:highlight w:val="none"/>
          <w:rPrChange w:id="3851" w:author="user pc" w:date="2022-03-15T10:14:00Z">
            <w:rPr>
              <w:rFonts w:ascii="Bell MT" w:hAnsi="Bell MT"/>
              <w:color w:val="ff0000"/>
              <w:highlight w:val="yellow"/>
            </w:rPr>
          </w:rPrChange>
        </w:rPr>
      </w:pPr>
      <w:r>
        <w:rPr>
          <w:rFonts w:ascii="Times New Roman" w:cs="Times New Roman" w:hAnsi="Times New Roman"/>
          <w:sz w:val="28"/>
          <w:szCs w:val="28"/>
        </w:rPr>
        <w:t>Where n = number of moles, M.M</w:t>
      </w:r>
      <w:r w:rsidRPr="1608E9F9">
        <w:rPr>
          <w:rFonts w:ascii="Times New Roman" w:cs="Times New Roman" w:hAnsi="Times New Roman"/>
          <w:color w:val="auto"/>
          <w:sz w:val="28"/>
          <w:szCs w:val="28"/>
          <w:highlight w:val="none"/>
          <w:rPrChange w:id="3852" w:author="user pc" w:date="2022-03-15T10:14:00Z">
            <w:rPr>
              <w:rFonts w:hAnsi="Bell MT"/>
              <w:color w:val="ff0000"/>
              <w:highlight w:val="yellow"/>
            </w:rPr>
          </w:rPrChange>
        </w:rPr>
        <w:t xml:space="preserve"> = molecular mass, C = concentration</w:t>
      </w:r>
      <w:r>
        <w:rPr>
          <w:rFonts w:ascii="Times New Roman" w:cs="Times New Roman" w:hAnsi="Times New Roman"/>
          <w:sz w:val="28"/>
          <w:szCs w:val="28"/>
        </w:rPr>
        <w:t xml:space="preserve"> </w:t>
      </w:r>
      <w:r w:rsidRPr="773930F8">
        <w:rPr>
          <w:rFonts w:ascii="Times New Roman" w:cs="Times New Roman" w:hAnsi="Times New Roman"/>
          <w:color w:val="auto"/>
          <w:sz w:val="28"/>
          <w:szCs w:val="28"/>
          <w:highlight w:val="none"/>
          <w:rPrChange w:id="3853" w:author="user pc" w:date="2022-03-15T10:14:00Z">
            <w:rPr>
              <w:rFonts w:hAnsi="Bell MT"/>
              <w:color w:val="ff0000"/>
              <w:highlight w:val="yellow"/>
            </w:rPr>
          </w:rPrChange>
        </w:rPr>
        <w:t>(moldm</w:t>
      </w:r>
      <w:r w:rsidRPr="CB00E967">
        <w:rPr>
          <w:rFonts w:ascii="Times New Roman" w:cs="Times New Roman" w:hAnsi="Times New Roman"/>
          <w:color w:val="auto"/>
          <w:sz w:val="28"/>
          <w:szCs w:val="28"/>
          <w:highlight w:val="none"/>
          <w:vertAlign w:val="superscript"/>
          <w:rPrChange w:id="3854" w:author="user pc" w:date="2022-03-15T10:14:00Z">
            <w:rPr>
              <w:rFonts w:hAnsi="Bell MT"/>
              <w:color w:val="ff0000"/>
              <w:highlight w:val="yellow"/>
              <w:vertAlign w:val="superscript"/>
            </w:rPr>
          </w:rPrChange>
        </w:rPr>
        <w:t>-3</w:t>
      </w:r>
      <w:r w:rsidRPr="FCB5A6A6">
        <w:rPr>
          <w:rFonts w:ascii="Times New Roman" w:cs="Times New Roman" w:hAnsi="Times New Roman"/>
          <w:color w:val="auto"/>
          <w:sz w:val="28"/>
          <w:szCs w:val="28"/>
          <w:highlight w:val="none"/>
          <w:rPrChange w:id="3855" w:author="user pc" w:date="2022-03-15T10:14:00Z">
            <w:rPr>
              <w:rFonts w:hAnsi="Bell MT"/>
              <w:color w:val="ff0000"/>
              <w:highlight w:val="yellow"/>
            </w:rPr>
          </w:rPrChange>
        </w:rPr>
        <w:t>), V = volume</w:t>
      </w:r>
      <w:r>
        <w:rPr>
          <w:rFonts w:ascii="Times New Roman" w:cs="Times New Roman" w:hAnsi="Times New Roman"/>
          <w:sz w:val="28"/>
          <w:szCs w:val="28"/>
        </w:rPr>
        <w:t xml:space="preserve"> </w:t>
      </w:r>
      <w:r w:rsidRPr="F302B239">
        <w:rPr>
          <w:rFonts w:ascii="Times New Roman" w:cs="Times New Roman" w:hAnsi="Times New Roman"/>
          <w:color w:val="auto"/>
          <w:sz w:val="28"/>
          <w:szCs w:val="28"/>
          <w:highlight w:val="none"/>
          <w:rPrChange w:id="3856" w:author="user pc" w:date="2022-03-15T10:14:00Z">
            <w:rPr>
              <w:rFonts w:hAnsi="Bell MT"/>
              <w:color w:val="ff0000"/>
              <w:highlight w:val="yellow"/>
            </w:rPr>
          </w:rPrChange>
        </w:rPr>
        <w:t>(cm</w:t>
      </w:r>
      <w:r w:rsidRPr="F1C8B8E4">
        <w:rPr>
          <w:rFonts w:ascii="Times New Roman" w:cs="Times New Roman" w:hAnsi="Times New Roman"/>
          <w:color w:val="auto"/>
          <w:sz w:val="28"/>
          <w:szCs w:val="28"/>
          <w:highlight w:val="none"/>
          <w:vertAlign w:val="superscript"/>
          <w:rPrChange w:id="3857" w:author="user pc" w:date="2022-03-15T10:14:00Z">
            <w:rPr>
              <w:rFonts w:hAnsi="Bell MT"/>
              <w:color w:val="ff0000"/>
              <w:highlight w:val="yellow"/>
              <w:vertAlign w:val="superscript"/>
            </w:rPr>
          </w:rPrChange>
        </w:rPr>
        <w:t>3</w:t>
      </w:r>
      <w:r w:rsidRPr="814C7C79">
        <w:rPr>
          <w:rFonts w:ascii="Times New Roman" w:cs="Times New Roman" w:hAnsi="Times New Roman"/>
          <w:color w:val="auto"/>
          <w:sz w:val="28"/>
          <w:szCs w:val="28"/>
          <w:highlight w:val="none"/>
          <w:rPrChange w:id="3858" w:author="user pc" w:date="2022-03-15T10:14:00Z">
            <w:rPr>
              <w:rFonts w:hAnsi="Bell MT"/>
              <w:color w:val="ff0000"/>
              <w:highlight w:val="yellow"/>
            </w:rPr>
          </w:rPrChange>
        </w:rPr>
        <w:t xml:space="preserve">), N = number of molecules/particles/ions/atoms and </w:t>
      </w:r>
      <m:oMath>
        <m:r>
          <w:rPr>
            <w:rFonts w:ascii="Cambria Math" w:cs="Times New Roman" w:hAnsi="Cambria Math"/>
            <w:sz w:val="28"/>
            <w:szCs w:val="28"/>
          </w:rPr>
          <m:t xml:space="preserve">6.02 × </m:t>
        </m:r>
        <m:sSup>
          <m:sSupPr>
            <m:ctrlPr>
              <w:rPr>
                <w:rFonts w:ascii="Cambria Math" w:cs="Times New Roman" w:hAnsi="Cambria Math"/>
                <w:bCs/>
                <w:i/>
                <w:sz w:val="28"/>
                <w:szCs w:val="28"/>
              </w:rPr>
            </m:ctrlPr>
          </m:sSupPr>
          <m:e>
            <m:r>
              <w:rPr>
                <w:rFonts w:ascii="Cambria Math" w:cs="Times New Roman" w:hAnsi="Cambria Math"/>
                <w:sz w:val="28"/>
                <w:szCs w:val="28"/>
              </w:rPr>
              <m:t>10</m:t>
            </m:r>
          </m:e>
          <m:sup>
            <m:r>
              <w:rPr>
                <w:rFonts w:ascii="Cambria Math" w:cs="Times New Roman" w:hAnsi="Cambria Math"/>
                <w:sz w:val="28"/>
                <w:szCs w:val="28"/>
              </w:rPr>
              <m:t>23</m:t>
            </m:r>
          </m:sup>
        </m:sSup>
      </m:oMath>
      <w:r w:rsidRPr="0ECABF09">
        <w:rPr>
          <w:rFonts w:ascii="Times New Roman" w:cs="Times New Roman" w:hAnsi="Times New Roman"/>
          <w:color w:val="auto"/>
          <w:sz w:val="28"/>
          <w:szCs w:val="28"/>
          <w:highlight w:val="none"/>
          <w:rPrChange w:id="3859" w:author="user pc" w:date="2022-03-15T10:14:00Z">
            <w:rPr>
              <w:rFonts w:hAnsi="Bell MT"/>
              <w:color w:val="ff0000"/>
              <w:highlight w:val="yellow"/>
            </w:rPr>
          </w:rPrChange>
        </w:rPr>
        <w:t>= Avogadro's number.</w:t>
      </w:r>
    </w:p>
    <w:p>
      <w:pPr>
        <w:pStyle w:val="style0"/>
        <w:rPr>
          <w:rFonts w:ascii="Times New Roman" w:cs="Times New Roman" w:hAnsi="Times New Roman"/>
          <w:sz w:val="28"/>
          <w:szCs w:val="28"/>
        </w:rPr>
      </w:pPr>
    </w:p>
    <w:p>
      <w:pPr>
        <w:pStyle w:val="style179"/>
        <w:numPr>
          <w:ilvl w:val="0"/>
          <w:numId w:val="31"/>
        </w:numPr>
        <w:rPr>
          <w:rFonts w:ascii="Times New Roman" w:cs="Times New Roman" w:hAnsi="Times New Roman"/>
          <w:sz w:val="28"/>
          <w:szCs w:val="28"/>
        </w:rPr>
      </w:pPr>
      <w:r>
        <w:rPr>
          <w:rFonts w:ascii="Times New Roman" w:cs="Times New Roman" w:hAnsi="Times New Roman"/>
          <w:sz w:val="28"/>
          <w:szCs w:val="28"/>
        </w:rPr>
        <w:t xml:space="preserve">Mass = </w:t>
      </w:r>
      <m:oMath>
        <m:f>
          <m:fPr>
            <m:ctrlPr>
              <w:rPr>
                <w:rFonts w:ascii="Cambria Math" w:cs="Times New Roman" w:hAnsi="Cambria Math"/>
                <w:i/>
                <w:sz w:val="28"/>
                <w:szCs w:val="28"/>
              </w:rPr>
            </m:ctrlPr>
          </m:fPr>
          <m:num>
            <m:r>
              <w:rPr>
                <w:rFonts w:ascii="Cambria Math" w:cs="Times New Roman" w:hAnsi="Cambria Math"/>
                <w:sz w:val="28"/>
                <w:szCs w:val="28"/>
              </w:rPr>
              <m:t>Atomic mass</m:t>
            </m:r>
          </m:num>
          <m:den>
            <m:r>
              <w:rPr>
                <w:rFonts w:ascii="Cambria Math" w:cs="Times New Roman" w:hAnsi="Cambria Math"/>
                <w:sz w:val="28"/>
                <w:szCs w:val="28"/>
              </w:rPr>
              <m:t>Avogadr</m:t>
            </m:r>
            <m:sSup>
              <m:sSupPr>
                <m:ctrlPr>
                  <w:rPr>
                    <w:rFonts w:ascii="Cambria Math" w:cs="Times New Roman" w:hAnsi="Cambria Math"/>
                    <w:i/>
                    <w:sz w:val="28"/>
                    <w:szCs w:val="28"/>
                  </w:rPr>
                </m:ctrlPr>
              </m:sSupPr>
              <m:e>
                <m:r>
                  <w:rPr>
                    <w:rFonts w:ascii="Cambria Math" w:cs="Times New Roman" w:hAnsi="Cambria Math"/>
                    <w:sz w:val="28"/>
                    <w:szCs w:val="28"/>
                  </w:rPr>
                  <m:t>o</m:t>
                </m:r>
              </m:e>
              <m:sup>
                <m:r>
                  <w:rPr>
                    <w:rFonts w:ascii="Cambria Math" w:cs="Times New Roman" w:hAnsi="Cambria Math"/>
                    <w:sz w:val="28"/>
                    <w:szCs w:val="28"/>
                  </w:rPr>
                  <m:t>'</m:t>
                </m:r>
              </m:sup>
            </m:sSup>
            <m:r>
              <w:rPr>
                <w:rFonts w:ascii="Cambria Math" w:cs="Times New Roman" w:hAnsi="Cambria Math"/>
                <w:sz w:val="28"/>
                <w:szCs w:val="28"/>
              </w:rPr>
              <m:t>sconstant</m:t>
            </m:r>
          </m:den>
        </m:f>
      </m:oMath>
    </w:p>
    <w:p>
      <w:pPr>
        <w:pStyle w:val="style179"/>
        <w:rPr>
          <w:rFonts w:ascii="Times New Roman" w:cs="Times New Roman" w:hAnsi="Times New Roman"/>
          <w:sz w:val="28"/>
          <w:szCs w:val="28"/>
        </w:rPr>
      </w:pPr>
    </w:p>
    <w:p>
      <w:pPr>
        <w:pStyle w:val="style179"/>
        <w:numPr>
          <w:ilvl w:val="0"/>
          <w:numId w:val="31"/>
        </w:numPr>
        <w:rPr>
          <w:rFonts w:ascii="Times New Roman" w:cs="Times New Roman" w:hAnsi="Times New Roman"/>
          <w:sz w:val="28"/>
          <w:szCs w:val="28"/>
        </w:rPr>
      </w:pPr>
      <m:oMath>
        <m:r>
          <w:rPr>
            <w:rFonts w:ascii="Cambria Math" w:cs="Times New Roman" w:hAnsi="Cambria Math"/>
            <w:sz w:val="28"/>
            <w:szCs w:val="28"/>
          </w:rPr>
          <m:t xml:space="preserve">Mole= </m:t>
        </m:r>
        <m:f>
          <m:fPr>
            <m:ctrlPr>
              <w:rPr>
                <w:rFonts w:ascii="Cambria Math" w:cs="Times New Roman" w:hAnsi="Cambria Math"/>
                <w:i/>
                <w:sz w:val="28"/>
                <w:szCs w:val="28"/>
              </w:rPr>
            </m:ctrlPr>
          </m:fPr>
          <m:num>
            <m:r>
              <w:rPr>
                <w:rFonts w:ascii="Cambria Math" w:cs="Times New Roman" w:hAnsi="Cambria Math"/>
                <w:sz w:val="28"/>
                <w:szCs w:val="28"/>
              </w:rPr>
              <m:t>volume in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 xml:space="preserve">22.4 </m:t>
            </m:r>
          </m:den>
        </m:f>
        <m:r>
          <w:rPr>
            <w:rFonts w:ascii="Cambria Math" w:cs="Times New Roman" w:hAnsi="Cambria Math"/>
            <w:sz w:val="28"/>
            <w:szCs w:val="28"/>
          </w:rPr>
          <m:t xml:space="preserve"> or Mole= </m:t>
        </m:r>
        <m:f>
          <m:fPr>
            <m:ctrlPr>
              <w:rPr>
                <w:rFonts w:ascii="Cambria Math" w:cs="Times New Roman" w:hAnsi="Cambria Math"/>
                <w:i/>
                <w:sz w:val="28"/>
                <w:szCs w:val="28"/>
              </w:rPr>
            </m:ctrlPr>
          </m:fPr>
          <m:num>
            <m:r>
              <w:rPr>
                <w:rFonts w:ascii="Cambria Math" w:cs="Times New Roman" w:hAnsi="Cambria Math"/>
                <w:sz w:val="28"/>
                <w:szCs w:val="28"/>
              </w:rPr>
              <m:t>volume in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 xml:space="preserve">22400 </m:t>
            </m:r>
          </m:den>
        </m:f>
      </m:oMath>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Change w:id="3860" w:author="user pc" w:date="2022-03-15T10:14:00Z">
            <w:rPr>
              <w:rFonts w:ascii="Bell MT" w:hAnsi="Bell MT"/>
              <w:b/>
            </w:rPr>
          </w:rPrChange>
        </w:rPr>
      </w:pPr>
      <w:r w:rsidRPr="7E6A85F7">
        <w:rPr>
          <w:rFonts w:ascii="Times New Roman" w:cs="Times New Roman" w:hAnsi="Times New Roman"/>
          <w:b/>
          <w:sz w:val="28"/>
          <w:szCs w:val="28"/>
          <w:rPrChange w:id="3861" w:author="user pc" w:date="2022-03-15T10:14:00Z">
            <w:rPr>
              <w:rFonts w:ascii="Bell MT" w:hAnsi="Bell MT"/>
              <w:b/>
            </w:rPr>
          </w:rPrChange>
        </w:rPr>
        <w:t>SOLVED</w:t>
      </w:r>
      <w:r>
        <w:rPr>
          <w:rFonts w:ascii="Times New Roman" w:cs="Times New Roman" w:hAnsi="Times New Roman"/>
          <w:b/>
          <w:sz w:val="28"/>
          <w:szCs w:val="28"/>
        </w:rPr>
        <w:t xml:space="preserve"> </w:t>
      </w:r>
      <w:r w:rsidRPr="127FBC0F">
        <w:rPr>
          <w:rFonts w:ascii="Times New Roman" w:cs="Times New Roman" w:hAnsi="Times New Roman"/>
          <w:b/>
          <w:sz w:val="28"/>
          <w:szCs w:val="28"/>
          <w:rPrChange w:id="3862" w:author="user pc" w:date="2022-03-15T10:14:00Z">
            <w:rPr>
              <w:rFonts w:ascii="Bell MT" w:hAnsi="Bell MT"/>
              <w:b/>
            </w:rPr>
          </w:rPrChange>
        </w:rPr>
        <w:t>EXAMPLES:</w:t>
      </w:r>
    </w:p>
    <w:p>
      <w:pPr>
        <w:pStyle w:val="style0"/>
        <w:rPr>
          <w:rFonts w:ascii="Times New Roman" w:cs="Times New Roman" w:hAnsi="Times New Roman"/>
          <w:sz w:val="28"/>
          <w:szCs w:val="28"/>
          <w:rPrChange w:id="3863" w:author="user pc" w:date="2022-03-15T10:14:00Z">
            <w:rPr>
              <w:rFonts w:ascii="Bell MT" w:hAnsi="Bell MT"/>
            </w:rPr>
          </w:rPrChange>
        </w:rPr>
      </w:pPr>
      <w:r>
        <w:rPr>
          <w:rFonts w:ascii="Times New Roman" w:cs="Times New Roman" w:hAnsi="Times New Roman"/>
          <w:sz w:val="28"/>
          <w:szCs w:val="28"/>
        </w:rPr>
        <w:t xml:space="preserve">1. </w:t>
      </w:r>
      <w:r w:rsidRPr="09298CAE">
        <w:rPr>
          <w:rFonts w:ascii="Times New Roman" w:cs="Times New Roman" w:hAnsi="Times New Roman"/>
          <w:sz w:val="28"/>
          <w:szCs w:val="28"/>
          <w:rPrChange w:id="3864" w:author="user pc" w:date="2022-03-15T10:14:00Z">
            <w:rPr>
              <w:rFonts w:ascii="Bell MT" w:hAnsi="Bell MT"/>
            </w:rPr>
          </w:rPrChange>
        </w:rPr>
        <w:t>What is:</w:t>
      </w:r>
    </w:p>
    <w:p>
      <w:pPr>
        <w:pStyle w:val="style0"/>
        <w:rPr>
          <w:rFonts w:ascii="Times New Roman" w:cs="Times New Roman" w:hAnsi="Times New Roman"/>
          <w:sz w:val="28"/>
          <w:szCs w:val="28"/>
          <w:rPrChange w:id="3865" w:author="user pc" w:date="2022-03-15T10:14:00Z">
            <w:rPr>
              <w:rFonts w:ascii="Bell MT" w:hAnsi="Bell MT"/>
            </w:rPr>
          </w:rPrChange>
        </w:rPr>
      </w:pPr>
      <w:r w:rsidRPr="281207F7">
        <w:rPr>
          <w:rFonts w:ascii="Times New Roman" w:cs="Times New Roman" w:hAnsi="Times New Roman"/>
          <w:sz w:val="28"/>
          <w:szCs w:val="28"/>
          <w:rPrChange w:id="3866" w:author="user pc" w:date="2022-03-15T10:14:00Z">
            <w:rPr>
              <w:rFonts w:ascii="Bell MT" w:hAnsi="Bell MT"/>
            </w:rPr>
          </w:rPrChange>
        </w:rPr>
        <w:t>(i)The mass</w:t>
      </w:r>
      <w:r>
        <w:rPr>
          <w:rFonts w:ascii="Times New Roman" w:cs="Times New Roman" w:hAnsi="Times New Roman"/>
          <w:sz w:val="28"/>
          <w:szCs w:val="28"/>
        </w:rPr>
        <w:t xml:space="preserve"> </w:t>
      </w:r>
      <w:r w:rsidRPr="B65B1203">
        <w:rPr>
          <w:rFonts w:ascii="Times New Roman" w:cs="Times New Roman" w:hAnsi="Times New Roman"/>
          <w:sz w:val="28"/>
          <w:szCs w:val="28"/>
          <w:rPrChange w:id="3867" w:author="user pc" w:date="2022-03-15T10:14:00Z">
            <w:rPr>
              <w:rFonts w:ascii="Bell MT" w:hAnsi="Bell MT"/>
            </w:rPr>
          </w:rPrChange>
        </w:rPr>
        <w:t>in grams</w:t>
      </w:r>
      <w:r>
        <w:rPr>
          <w:rFonts w:ascii="Times New Roman" w:cs="Times New Roman" w:hAnsi="Times New Roman"/>
          <w:sz w:val="28"/>
          <w:szCs w:val="28"/>
        </w:rPr>
        <w:t xml:space="preserve"> </w:t>
      </w:r>
      <w:r w:rsidRPr="EB8ADF33">
        <w:rPr>
          <w:rFonts w:ascii="Times New Roman" w:cs="Times New Roman" w:hAnsi="Times New Roman"/>
          <w:sz w:val="28"/>
          <w:szCs w:val="28"/>
          <w:rPrChange w:id="3868" w:author="user pc" w:date="2022-03-15T10:14:00Z">
            <w:rPr>
              <w:rFonts w:ascii="Bell MT" w:hAnsi="Bell MT"/>
            </w:rPr>
          </w:rPrChange>
        </w:rPr>
        <w:t>of a</w:t>
      </w:r>
      <w:r>
        <w:rPr>
          <w:rFonts w:ascii="Times New Roman" w:cs="Times New Roman" w:hAnsi="Times New Roman"/>
          <w:sz w:val="28"/>
          <w:szCs w:val="28"/>
        </w:rPr>
        <w:t xml:space="preserve"> </w:t>
      </w:r>
      <w:r w:rsidRPr="AC5D5511">
        <w:rPr>
          <w:rFonts w:ascii="Times New Roman" w:cs="Times New Roman" w:hAnsi="Times New Roman"/>
          <w:sz w:val="28"/>
          <w:szCs w:val="28"/>
          <w:rPrChange w:id="3869" w:author="user pc" w:date="2022-03-15T10:14:00Z">
            <w:rPr>
              <w:rFonts w:ascii="Bell MT" w:hAnsi="Bell MT"/>
            </w:rPr>
          </w:rPrChange>
        </w:rPr>
        <w:t>chlorine at</w:t>
      </w:r>
      <w:r>
        <w:rPr>
          <w:rFonts w:ascii="Times New Roman" w:cs="Times New Roman" w:hAnsi="Times New Roman"/>
          <w:sz w:val="28"/>
          <w:szCs w:val="28"/>
        </w:rPr>
        <w:t>o</w:t>
      </w:r>
      <w:r w:rsidRPr="475086BB">
        <w:rPr>
          <w:rFonts w:ascii="Times New Roman" w:cs="Times New Roman" w:hAnsi="Times New Roman"/>
          <w:sz w:val="28"/>
          <w:szCs w:val="28"/>
          <w:rPrChange w:id="3870" w:author="user pc" w:date="2022-03-15T10:14:00Z">
            <w:rPr>
              <w:rFonts w:ascii="Bell MT" w:hAnsi="Bell MT"/>
            </w:rPr>
          </w:rPrChange>
        </w:rPr>
        <w:t>m</w:t>
      </w:r>
      <w:r>
        <w:rPr>
          <w:rFonts w:ascii="Times New Roman" w:cs="Times New Roman" w:hAnsi="Times New Roman"/>
          <w:sz w:val="28"/>
          <w:szCs w:val="28"/>
        </w:rPr>
        <w:t xml:space="preserve"> </w:t>
      </w:r>
      <w:r w:rsidRPr="A692BDAA">
        <w:rPr>
          <w:rFonts w:ascii="Times New Roman" w:cs="Times New Roman" w:hAnsi="Times New Roman"/>
          <w:sz w:val="28"/>
          <w:szCs w:val="28"/>
          <w:rPrChange w:id="3871" w:author="user pc" w:date="2022-03-15T10:14:00Z">
            <w:rPr>
              <w:rFonts w:ascii="Bell MT" w:hAnsi="Bell MT"/>
            </w:rPr>
          </w:rPrChange>
        </w:rPr>
        <w:t>(Cl)?</w:t>
      </w:r>
    </w:p>
    <w:p>
      <w:pPr>
        <w:pStyle w:val="style0"/>
        <w:rPr>
          <w:rFonts w:ascii="Times New Roman" w:cs="Times New Roman" w:hAnsi="Times New Roman"/>
          <w:sz w:val="28"/>
          <w:szCs w:val="28"/>
          <w:rPrChange w:id="3872" w:author="user pc" w:date="2022-03-15T10:14:00Z">
            <w:rPr>
              <w:rFonts w:ascii="Bell MT" w:hAnsi="Bell MT"/>
            </w:rPr>
          </w:rPrChange>
        </w:rPr>
      </w:pPr>
      <w:r w:rsidRPr="A392584A">
        <w:rPr>
          <w:rFonts w:ascii="Times New Roman" w:cs="Times New Roman" w:hAnsi="Times New Roman"/>
          <w:sz w:val="28"/>
          <w:szCs w:val="28"/>
          <w:rPrChange w:id="3873" w:author="user pc" w:date="2022-03-15T10:14:00Z">
            <w:rPr>
              <w:rFonts w:ascii="Bell MT" w:hAnsi="Bell MT"/>
            </w:rPr>
          </w:rPrChange>
        </w:rPr>
        <w:t>(ii)The mass</w:t>
      </w:r>
      <w:r>
        <w:rPr>
          <w:rFonts w:ascii="Times New Roman" w:cs="Times New Roman" w:hAnsi="Times New Roman"/>
          <w:sz w:val="28"/>
          <w:szCs w:val="28"/>
        </w:rPr>
        <w:t xml:space="preserve"> </w:t>
      </w:r>
      <w:r w:rsidRPr="70E3F0DF">
        <w:rPr>
          <w:rFonts w:ascii="Times New Roman" w:cs="Times New Roman" w:hAnsi="Times New Roman"/>
          <w:sz w:val="28"/>
          <w:szCs w:val="28"/>
          <w:rPrChange w:id="3874" w:author="user pc" w:date="2022-03-15T10:14:00Z">
            <w:rPr>
              <w:rFonts w:ascii="Bell MT" w:hAnsi="Bell MT"/>
            </w:rPr>
          </w:rPrChange>
        </w:rPr>
        <w:t>in grams</w:t>
      </w:r>
      <w:r>
        <w:rPr>
          <w:rFonts w:ascii="Times New Roman" w:cs="Times New Roman" w:hAnsi="Times New Roman"/>
          <w:sz w:val="28"/>
          <w:szCs w:val="28"/>
        </w:rPr>
        <w:t xml:space="preserve"> </w:t>
      </w:r>
      <w:r w:rsidRPr="DD5F4402">
        <w:rPr>
          <w:rFonts w:ascii="Times New Roman" w:cs="Times New Roman" w:hAnsi="Times New Roman"/>
          <w:sz w:val="28"/>
          <w:szCs w:val="28"/>
          <w:rPrChange w:id="3875" w:author="user pc" w:date="2022-03-15T10:14:00Z">
            <w:rPr>
              <w:rFonts w:ascii="Bell MT" w:hAnsi="Bell MT"/>
            </w:rPr>
          </w:rPrChange>
        </w:rPr>
        <w:t>of</w:t>
      </w:r>
      <w:r>
        <w:rPr>
          <w:rFonts w:ascii="Times New Roman" w:cs="Times New Roman" w:hAnsi="Times New Roman"/>
          <w:sz w:val="28"/>
          <w:szCs w:val="28"/>
        </w:rPr>
        <w:t xml:space="preserve"> </w:t>
      </w:r>
      <w:r w:rsidRPr="6E106B6E">
        <w:rPr>
          <w:rFonts w:ascii="Times New Roman" w:cs="Times New Roman" w:hAnsi="Times New Roman"/>
          <w:sz w:val="28"/>
          <w:szCs w:val="28"/>
          <w:rPrChange w:id="3876" w:author="user pc" w:date="2022-03-15T10:14:00Z">
            <w:rPr>
              <w:rFonts w:ascii="Bell MT" w:hAnsi="Bell MT"/>
            </w:rPr>
          </w:rPrChange>
        </w:rPr>
        <w:t>a hydrogen chloride molecule,</w:t>
      </w:r>
      <w:r>
        <w:rPr>
          <w:rFonts w:ascii="Times New Roman" w:cs="Times New Roman" w:hAnsi="Times New Roman"/>
          <w:sz w:val="28"/>
          <w:szCs w:val="28"/>
        </w:rPr>
        <w:t xml:space="preserve"> </w:t>
      </w:r>
      <w:r w:rsidRPr="EF4DA7F1">
        <w:rPr>
          <w:rFonts w:ascii="Times New Roman" w:cs="Times New Roman" w:hAnsi="Times New Roman"/>
          <w:sz w:val="28"/>
          <w:szCs w:val="28"/>
          <w:rPrChange w:id="3877" w:author="user pc" w:date="2022-03-15T10:14:00Z">
            <w:rPr>
              <w:rFonts w:ascii="Bell MT" w:hAnsi="Bell MT"/>
            </w:rPr>
          </w:rPrChange>
        </w:rPr>
        <w:t>HCl?</w:t>
      </w:r>
    </w:p>
    <w:p>
      <w:pPr>
        <w:pStyle w:val="style0"/>
        <w:rPr>
          <w:rFonts w:ascii="Times New Roman" w:cs="Times New Roman" w:hAnsi="Times New Roman"/>
          <w:b/>
          <w:sz w:val="28"/>
          <w:szCs w:val="28"/>
          <w:rPrChange w:id="3878" w:author="user pc" w:date="2022-03-15T10:14:00Z">
            <w:rPr>
              <w:rFonts w:ascii="Bell MT" w:hAnsi="Bell MT"/>
              <w:b/>
            </w:rPr>
          </w:rPrChange>
        </w:rPr>
      </w:pPr>
      <w:r w:rsidRPr="B8EDF38E">
        <w:rPr>
          <w:rFonts w:ascii="Times New Roman" w:cs="Times New Roman" w:hAnsi="Times New Roman"/>
          <w:b/>
          <w:sz w:val="28"/>
          <w:szCs w:val="28"/>
          <w:rPrChange w:id="3879" w:author="user pc" w:date="2022-03-15T10:14:00Z">
            <w:rPr>
              <w:rFonts w:ascii="Bell MT" w:hAnsi="Bell MT"/>
              <w:b/>
            </w:rPr>
          </w:rPrChange>
        </w:rPr>
        <w:t>SOLUTION:</w:t>
      </w:r>
    </w:p>
    <w:p>
      <w:pPr>
        <w:pStyle w:val="style0"/>
        <w:rPr>
          <w:rFonts w:ascii="Times New Roman" w:cs="Times New Roman" w:hAnsi="Times New Roman"/>
          <w:sz w:val="28"/>
          <w:szCs w:val="28"/>
          <w:rPrChange w:id="3880" w:author="user pc" w:date="2022-03-15T10:14:00Z">
            <w:rPr>
              <w:rFonts w:ascii="Bell MT" w:hAnsi="Bell MT"/>
            </w:rPr>
          </w:rPrChange>
        </w:rPr>
      </w:pPr>
      <w:r w:rsidRPr="DB59224A">
        <w:rPr>
          <w:rFonts w:ascii="Times New Roman" w:cs="Times New Roman" w:hAnsi="Times New Roman"/>
          <w:sz w:val="28"/>
          <w:szCs w:val="28"/>
          <w:rPrChange w:id="3881" w:author="user pc" w:date="2022-03-15T10:14:00Z">
            <w:rPr>
              <w:rFonts w:ascii="Bell MT" w:hAnsi="Bell MT"/>
            </w:rPr>
          </w:rPrChange>
        </w:rPr>
        <w:t>(i)</w:t>
      </w:r>
      <m:oMath>
        <m:r w:rsidRPr="86CC5C9B">
          <w:rPr>
            <w:rFonts w:ascii="Cambria Math" w:cs="Times New Roman" w:hAnsi="Cambria Math"/>
            <w:sz w:val="28"/>
            <w:szCs w:val="28"/>
            <w:rPrChange w:id="3882" w:author="user pc" w:date="2022-03-15T10:14:00Z">
              <w:rPr>
                <w:rFonts w:ascii="Cambria Math" w:hAnsi="Cambria Math"/>
                <w:sz w:val="28"/>
                <w:szCs w:val="28"/>
              </w:rPr>
            </w:rPrChange>
          </w:rPr>
          <m:t>Mass</m:t>
        </m:r>
        <m:r>
          <w:rPr>
            <w:rFonts w:ascii="Cambria Math" w:cs="Times New Roman" w:hAnsi="Cambria Math"/>
            <w:sz w:val="28"/>
            <w:szCs w:val="28"/>
          </w:rPr>
          <m:t xml:space="preserve"> </m:t>
        </m:r>
        <m:r w:rsidRPr="F9490261">
          <w:rPr>
            <w:rFonts w:ascii="Cambria Math" w:cs="Times New Roman" w:hAnsi="Cambria Math"/>
            <w:sz w:val="28"/>
            <w:szCs w:val="28"/>
            <w:rPrChange w:id="3883" w:author="user pc" w:date="2022-03-15T10:14:00Z">
              <w:rPr>
                <w:rFonts w:ascii="Cambria Math" w:hAnsi="Cambria Math"/>
                <w:sz w:val="28"/>
                <w:szCs w:val="28"/>
              </w:rPr>
            </w:rPrChange>
          </w:rPr>
          <m:t>of a Cl-atom</m:t>
        </m:r>
        <m:r>
          <w:rPr>
            <w:rFonts w:ascii="Cambria Math" w:cs="Times New Roman" w:hAnsi="Cambria Math"/>
            <w:sz w:val="28"/>
            <w:szCs w:val="28"/>
          </w:rPr>
          <m:t xml:space="preserve"> </m:t>
        </m:r>
        <m:r w:rsidRPr="8A524DDC">
          <w:rPr>
            <w:rFonts w:ascii="Cambria Math" w:cs="Times New Roman" w:hAnsi="Cambria Math"/>
            <w:sz w:val="28"/>
            <w:szCs w:val="28"/>
            <w:rPrChange w:id="3884" w:author="user pc" w:date="2022-03-15T10:14:00Z">
              <w:rPr>
                <w:rFonts w:ascii="Cambria Math" w:hAnsi="Cambria Math"/>
                <w:sz w:val="28"/>
                <w:szCs w:val="28"/>
              </w:rPr>
            </w:rPrChange>
          </w:rPr>
          <m:t>=</m:t>
        </m:r>
        <m:r>
          <w:rPr>
            <w:rFonts w:ascii="Cambria Math" w:cs="Times New Roman" w:hAnsi="Cambria Math"/>
            <w:sz w:val="28"/>
            <w:szCs w:val="28"/>
          </w:rPr>
          <m:t xml:space="preserve"> </m:t>
        </m:r>
        <m:f>
          <m:fPr>
            <m:ctrlPr>
              <w:rPr>
                <w:rFonts w:ascii="Cambria Math" w:cs="Times New Roman" w:hAnsi="Cambria Math"/>
                <w:i/>
                <w:sz w:val="28"/>
                <w:szCs w:val="28"/>
              </w:rPr>
            </m:ctrlPr>
          </m:fPr>
          <m:num>
            <m:r w:rsidRPr="06DD37D5">
              <w:rPr>
                <w:rFonts w:ascii="Cambria Math" w:cs="Times New Roman" w:hAnsi="Cambria Math"/>
                <w:sz w:val="28"/>
                <w:szCs w:val="28"/>
                <w:rPrChange w:id="3885" w:author="user pc" w:date="2022-03-15T10:14:00Z">
                  <w:rPr>
                    <w:rFonts w:ascii="Cambria Math" w:hAnsi="Cambria Math"/>
                    <w:sz w:val="28"/>
                    <w:szCs w:val="28"/>
                  </w:rPr>
                </w:rPrChange>
              </w:rPr>
              <m:t>35.5g</m:t>
            </m:r>
          </m:num>
          <m:den>
            <m:r w:rsidRPr="36DACA0D">
              <w:rPr>
                <w:rFonts w:ascii="Cambria Math" w:cs="Times New Roman" w:hAnsi="Cambria Math"/>
                <w:sz w:val="28"/>
                <w:szCs w:val="28"/>
                <w:rPrChange w:id="3886" w:author="user pc" w:date="2022-03-15T10:14:00Z">
                  <w:rPr>
                    <w:rFonts w:ascii="Cambria Math" w:hAnsi="Cambria Math"/>
                    <w:sz w:val="28"/>
                    <w:szCs w:val="28"/>
                  </w:rPr>
                </w:rPrChange>
              </w:rPr>
              <m:t>6.023×</m:t>
            </m:r>
            <m:sSup>
              <m:sSupPr>
                <m:ctrlPr>
                  <w:rPr>
                    <w:rFonts w:ascii="Cambria Math" w:cs="Times New Roman" w:hAnsi="Cambria Math"/>
                    <w:i/>
                    <w:sz w:val="28"/>
                    <w:szCs w:val="28"/>
                  </w:rPr>
                </m:ctrlPr>
              </m:sSupPr>
              <m:e>
                <m:r w:rsidRPr="FB732FD4">
                  <w:rPr>
                    <w:rFonts w:ascii="Cambria Math" w:cs="Times New Roman" w:hAnsi="Cambria Math"/>
                    <w:sz w:val="28"/>
                    <w:szCs w:val="28"/>
                    <w:rPrChange w:id="3887" w:author="user pc" w:date="2022-03-15T10:14:00Z">
                      <w:rPr>
                        <w:rFonts w:ascii="Cambria Math" w:hAnsi="Cambria Math"/>
                        <w:sz w:val="28"/>
                        <w:szCs w:val="28"/>
                      </w:rPr>
                    </w:rPrChange>
                  </w:rPr>
                  <m:t>10</m:t>
                </m:r>
              </m:e>
              <m:sup>
                <m:r w:rsidRPr="D8A4397A">
                  <w:rPr>
                    <w:rFonts w:ascii="Cambria Math" w:cs="Times New Roman" w:hAnsi="Cambria Math"/>
                    <w:sz w:val="28"/>
                    <w:szCs w:val="28"/>
                    <w:rPrChange w:id="3888" w:author="user pc" w:date="2022-03-15T10:14:00Z">
                      <w:rPr>
                        <w:rFonts w:ascii="Cambria Math" w:hAnsi="Cambria Math"/>
                        <w:sz w:val="28"/>
                        <w:szCs w:val="28"/>
                      </w:rPr>
                    </w:rPrChange>
                  </w:rPr>
                  <m:t>23</m:t>
                </m:r>
              </m:sup>
            </m:sSup>
          </m:den>
        </m:f>
        <m:r w:rsidRPr="EA87462B">
          <w:rPr>
            <w:rFonts w:ascii="Cambria Math" w:cs="Times New Roman" w:hAnsi="Cambria Math"/>
            <w:sz w:val="28"/>
            <w:szCs w:val="28"/>
            <w:rPrChange w:id="3889" w:author="user pc" w:date="2022-03-15T10:14:00Z">
              <w:rPr>
                <w:rFonts w:ascii="Cambria Math" w:hAnsi="Cambria Math"/>
                <w:sz w:val="28"/>
                <w:szCs w:val="28"/>
              </w:rPr>
            </w:rPrChange>
          </w:rPr>
          <m:t>=5.90×</m:t>
        </m:r>
        <m:sSup>
          <m:sSupPr>
            <m:ctrlPr>
              <w:rPr>
                <w:rFonts w:ascii="Cambria Math" w:cs="Times New Roman" w:hAnsi="Cambria Math"/>
                <w:i/>
                <w:sz w:val="28"/>
                <w:szCs w:val="28"/>
              </w:rPr>
            </m:ctrlPr>
          </m:sSupPr>
          <m:e>
            <m:r w:rsidRPr="34B346DA">
              <w:rPr>
                <w:rFonts w:ascii="Cambria Math" w:cs="Times New Roman" w:hAnsi="Cambria Math"/>
                <w:sz w:val="28"/>
                <w:szCs w:val="28"/>
                <w:rPrChange w:id="3890" w:author="user pc" w:date="2022-03-15T10:14:00Z">
                  <w:rPr>
                    <w:rFonts w:ascii="Cambria Math" w:hAnsi="Cambria Math"/>
                    <w:sz w:val="28"/>
                    <w:szCs w:val="28"/>
                  </w:rPr>
                </w:rPrChange>
              </w:rPr>
              <m:t>10</m:t>
            </m:r>
          </m:e>
          <m:sup>
            <m:r w:rsidRPr="5E2F4D73">
              <w:rPr>
                <w:rFonts w:ascii="Cambria Math" w:cs="Times New Roman" w:hAnsi="Cambria Math"/>
                <w:sz w:val="28"/>
                <w:szCs w:val="28"/>
                <w:rPrChange w:id="3891" w:author="user pc" w:date="2022-03-15T10:14:00Z">
                  <w:rPr>
                    <w:rFonts w:ascii="Cambria Math" w:hAnsi="Cambria Math"/>
                    <w:sz w:val="28"/>
                    <w:szCs w:val="28"/>
                  </w:rPr>
                </w:rPrChange>
              </w:rPr>
              <m:t>-23</m:t>
            </m:r>
          </m:sup>
        </m:sSup>
        <m:r w:rsidRPr="0D779891">
          <w:rPr>
            <w:rFonts w:ascii="Cambria Math" w:cs="Times New Roman" w:hAnsi="Cambria Math"/>
            <w:sz w:val="28"/>
            <w:szCs w:val="28"/>
            <w:rPrChange w:id="3892" w:author="user pc" w:date="2022-03-15T10:14:00Z">
              <w:rPr>
                <w:rFonts w:ascii="Cambria Math" w:hAnsi="Cambria Math"/>
                <w:sz w:val="28"/>
                <w:szCs w:val="28"/>
              </w:rPr>
            </w:rPrChange>
          </w:rPr>
          <m:t>g</m:t>
        </m:r>
      </m:oMath>
    </w:p>
    <w:p>
      <w:pPr>
        <w:pStyle w:val="style0"/>
        <w:tabs>
          <w:tab w:val="left" w:leader="none" w:pos="6171"/>
        </w:tabs>
        <w:rPr>
          <w:rFonts w:ascii="Times New Roman" w:cs="Times New Roman" w:hAnsi="Times New Roman"/>
          <w:sz w:val="28"/>
          <w:szCs w:val="28"/>
          <w:rPrChange w:id="3893" w:author="user pc" w:date="2022-03-15T10:14:00Z">
            <w:rPr>
              <w:rFonts w:ascii="Bell MT" w:hAnsi="Bell MT"/>
            </w:rPr>
          </w:rPrChange>
        </w:rPr>
      </w:pPr>
      <w:r w:rsidRPr="C5343330">
        <w:rPr>
          <w:rFonts w:ascii="Times New Roman" w:cs="Times New Roman" w:hAnsi="Times New Roman"/>
          <w:sz w:val="28"/>
          <w:szCs w:val="28"/>
          <w:rPrChange w:id="3894" w:author="user pc" w:date="2022-03-15T10:14:00Z">
            <w:rPr>
              <w:rFonts w:ascii="Bell MT" w:hAnsi="Bell MT"/>
            </w:rPr>
          </w:rPrChange>
        </w:rPr>
        <w:t>(ii) The</w:t>
      </w:r>
      <w:r>
        <w:rPr>
          <w:rFonts w:ascii="Times New Roman" w:cs="Times New Roman" w:hAnsi="Times New Roman"/>
          <w:sz w:val="28"/>
          <w:szCs w:val="28"/>
        </w:rPr>
        <w:t xml:space="preserve"> </w:t>
      </w:r>
      <w:r w:rsidRPr="F502E337">
        <w:rPr>
          <w:rFonts w:ascii="Times New Roman" w:cs="Times New Roman" w:hAnsi="Times New Roman"/>
          <w:sz w:val="28"/>
          <w:szCs w:val="28"/>
          <w:rPrChange w:id="3895" w:author="user pc" w:date="2022-03-15T10:14:00Z">
            <w:rPr>
              <w:rFonts w:ascii="Bell MT" w:hAnsi="Bell MT"/>
            </w:rPr>
          </w:rPrChange>
        </w:rPr>
        <w:t>molecular</w:t>
      </w:r>
      <w:r>
        <w:rPr>
          <w:rFonts w:ascii="Times New Roman" w:cs="Times New Roman" w:hAnsi="Times New Roman"/>
          <w:sz w:val="28"/>
          <w:szCs w:val="28"/>
        </w:rPr>
        <w:t xml:space="preserve"> </w:t>
      </w:r>
      <w:r w:rsidRPr="A9A524F4">
        <w:rPr>
          <w:rFonts w:ascii="Times New Roman" w:cs="Times New Roman" w:hAnsi="Times New Roman"/>
          <w:sz w:val="28"/>
          <w:szCs w:val="28"/>
          <w:rPrChange w:id="3896" w:author="user pc" w:date="2022-03-15T10:14:00Z">
            <w:rPr>
              <w:rFonts w:ascii="Bell MT" w:hAnsi="Bell MT"/>
            </w:rPr>
          </w:rPrChange>
        </w:rPr>
        <w:t>mass of HCl = 1.0 + 35.5 = 36.5g</w:t>
      </w:r>
    </w:p>
    <w:p>
      <w:pPr>
        <w:pStyle w:val="style0"/>
        <w:tabs>
          <w:tab w:val="left" w:leader="none" w:pos="6171"/>
        </w:tabs>
        <w:rPr>
          <w:rFonts w:ascii="Cambria Math" w:cs="Times New Roman" w:hAnsi="Cambria Math"/>
          <w:sz w:val="28"/>
          <w:szCs w:val="28"/>
        </w:rPr>
      </w:pPr>
      <m:oMathPara>
        <m:oMath>
          <m:r w:rsidRPr="660E4AB9">
            <w:rPr>
              <w:rFonts w:ascii="Cambria Math" w:cs="Times New Roman" w:hAnsi="Cambria Math"/>
              <w:sz w:val="28"/>
              <w:szCs w:val="28"/>
              <w:rPrChange w:id="3897" w:author="user pc" w:date="2022-03-15T10:14:00Z">
                <w:rPr>
                  <w:rFonts w:ascii="Cambria Math" w:hAnsi="Cambria Math"/>
                  <w:sz w:val="28"/>
                  <w:szCs w:val="28"/>
                </w:rPr>
              </w:rPrChange>
            </w:rPr>
            <m:t>Mass of</m:t>
          </m:r>
          <m:r>
            <w:rPr>
              <w:rFonts w:ascii="Cambria Math" w:cs="Times New Roman" w:hAnsi="Cambria Math"/>
              <w:sz w:val="28"/>
              <w:szCs w:val="28"/>
            </w:rPr>
            <m:t xml:space="preserve"> a </m:t>
          </m:r>
          <m:r w:rsidRPr="DD018611">
            <w:rPr>
              <w:rFonts w:ascii="Cambria Math" w:cs="Times New Roman" w:hAnsi="Cambria Math"/>
              <w:sz w:val="28"/>
              <w:szCs w:val="28"/>
              <w:rPrChange w:id="3898" w:author="user pc" w:date="2022-03-15T10:14:00Z">
                <w:rPr>
                  <w:rFonts w:ascii="Cambria Math" w:hAnsi="Cambria Math"/>
                  <w:sz w:val="28"/>
                  <w:szCs w:val="28"/>
                </w:rPr>
              </w:rPrChange>
            </w:rPr>
            <m:t>HCl</m:t>
          </m:r>
          <m:r>
            <w:rPr>
              <w:rFonts w:ascii="Cambria Math" w:cs="Times New Roman" w:hAnsi="Cambria Math"/>
              <w:sz w:val="28"/>
              <w:szCs w:val="28"/>
            </w:rPr>
            <m:t xml:space="preserve"> </m:t>
          </m:r>
          <m:r w:rsidRPr="4B4262FA">
            <w:rPr>
              <w:rFonts w:ascii="Cambria Math" w:cs="Times New Roman" w:hAnsi="Cambria Math"/>
              <w:sz w:val="28"/>
              <w:szCs w:val="28"/>
              <w:rPrChange w:id="3899" w:author="user pc" w:date="2022-03-15T10:14:00Z">
                <w:rPr>
                  <w:rFonts w:ascii="Cambria Math" w:hAnsi="Cambria Math"/>
                  <w:sz w:val="28"/>
                  <w:szCs w:val="28"/>
                </w:rPr>
              </w:rPrChange>
            </w:rPr>
            <m:t>molecule</m:t>
          </m:r>
          <m:r>
            <w:rPr>
              <w:rFonts w:ascii="Cambria Math" w:cs="Times New Roman" w:hAnsi="Cambria Math"/>
              <w:sz w:val="28"/>
              <w:szCs w:val="28"/>
            </w:rPr>
            <m:t xml:space="preserve"> </m:t>
          </m:r>
          <m:r w:rsidRPr="CA8CC005">
            <w:rPr>
              <w:rFonts w:ascii="Cambria Math" w:cs="Times New Roman" w:hAnsi="Cambria Math"/>
              <w:sz w:val="28"/>
              <w:szCs w:val="28"/>
              <w:rPrChange w:id="3900" w:author="user pc" w:date="2022-03-15T10:14:00Z">
                <w:rPr>
                  <w:rFonts w:ascii="Cambria Math" w:hAnsi="Cambria Math"/>
                  <w:sz w:val="28"/>
                  <w:szCs w:val="28"/>
                </w:rPr>
              </w:rPrChange>
            </w:rPr>
            <m:t>=</m:t>
          </m:r>
          <m:r>
            <w:rPr>
              <w:rFonts w:ascii="Cambria Math" w:cs="Times New Roman" w:hAnsi="Cambria Math"/>
              <w:sz w:val="28"/>
              <w:szCs w:val="28"/>
            </w:rPr>
            <m:t xml:space="preserve"> </m:t>
          </m:r>
          <m:f>
            <m:fPr>
              <m:ctrlPr>
                <w:rPr>
                  <w:rFonts w:ascii="Cambria Math" w:cs="Times New Roman" w:hAnsi="Cambria Math"/>
                  <w:i/>
                  <w:sz w:val="28"/>
                  <w:szCs w:val="28"/>
                </w:rPr>
              </m:ctrlPr>
            </m:fPr>
            <m:num>
              <m:r w:rsidRPr="81D3E87F">
                <w:rPr>
                  <w:rFonts w:ascii="Cambria Math" w:cs="Times New Roman" w:hAnsi="Cambria Math"/>
                  <w:sz w:val="28"/>
                  <w:szCs w:val="28"/>
                  <w:rPrChange w:id="3901" w:author="user pc" w:date="2022-03-15T10:14:00Z">
                    <w:rPr>
                      <w:rFonts w:ascii="Cambria Math" w:hAnsi="Cambria Math"/>
                      <w:sz w:val="28"/>
                      <w:szCs w:val="28"/>
                    </w:rPr>
                  </w:rPrChange>
                </w:rPr>
                <m:t>36.5</m:t>
              </m:r>
            </m:num>
            <m:den>
              <m:r w:rsidRPr="C611FE55">
                <w:rPr>
                  <w:rFonts w:ascii="Cambria Math" w:cs="Times New Roman" w:hAnsi="Cambria Math"/>
                  <w:sz w:val="28"/>
                  <w:szCs w:val="28"/>
                  <w:rPrChange w:id="3902" w:author="user pc" w:date="2022-03-15T10:14:00Z">
                    <w:rPr>
                      <w:rFonts w:ascii="Cambria Math" w:hAnsi="Cambria Math"/>
                      <w:sz w:val="28"/>
                      <w:szCs w:val="28"/>
                    </w:rPr>
                  </w:rPrChange>
                </w:rPr>
                <m:t>6.023×</m:t>
              </m:r>
              <m:sSup>
                <m:sSupPr>
                  <m:ctrlPr>
                    <w:rPr>
                      <w:rFonts w:ascii="Cambria Math" w:cs="Times New Roman" w:hAnsi="Cambria Math"/>
                      <w:i/>
                      <w:sz w:val="28"/>
                      <w:szCs w:val="28"/>
                    </w:rPr>
                  </m:ctrlPr>
                </m:sSupPr>
                <m:e>
                  <m:r w:rsidRPr="A2E89F26">
                    <w:rPr>
                      <w:rFonts w:ascii="Cambria Math" w:cs="Times New Roman" w:hAnsi="Cambria Math"/>
                      <w:sz w:val="28"/>
                      <w:szCs w:val="28"/>
                      <w:rPrChange w:id="3903" w:author="user pc" w:date="2022-03-15T10:14:00Z">
                        <w:rPr>
                          <w:rFonts w:ascii="Cambria Math" w:hAnsi="Cambria Math"/>
                          <w:sz w:val="28"/>
                          <w:szCs w:val="28"/>
                        </w:rPr>
                      </w:rPrChange>
                    </w:rPr>
                    <m:t>10</m:t>
                  </m:r>
                </m:e>
                <m:sup>
                  <m:r w:rsidRPr="C668B557">
                    <w:rPr>
                      <w:rFonts w:ascii="Cambria Math" w:cs="Times New Roman" w:hAnsi="Cambria Math"/>
                      <w:sz w:val="28"/>
                      <w:szCs w:val="28"/>
                      <w:rPrChange w:id="3904" w:author="user pc" w:date="2022-03-15T10:14:00Z">
                        <w:rPr>
                          <w:rFonts w:ascii="Cambria Math" w:hAnsi="Cambria Math"/>
                          <w:sz w:val="28"/>
                          <w:szCs w:val="28"/>
                        </w:rPr>
                      </w:rPrChange>
                    </w:rPr>
                    <m:t>23</m:t>
                  </m:r>
                </m:sup>
              </m:sSup>
            </m:den>
          </m:f>
          <m:r w:rsidRPr="77972894">
            <w:rPr>
              <w:rFonts w:ascii="Cambria Math" w:cs="Times New Roman" w:hAnsi="Cambria Math"/>
              <w:sz w:val="28"/>
              <w:szCs w:val="28"/>
              <w:rPrChange w:id="3905" w:author="user pc" w:date="2022-03-15T10:14:00Z">
                <w:rPr>
                  <w:rFonts w:ascii="Cambria Math" w:hAnsi="Cambria Math"/>
                  <w:sz w:val="28"/>
                  <w:szCs w:val="28"/>
                </w:rPr>
              </w:rPrChange>
            </w:rPr>
            <m:t>=6.06×</m:t>
          </m:r>
          <m:sSup>
            <m:sSupPr>
              <m:ctrlPr>
                <w:rPr>
                  <w:rFonts w:ascii="Cambria Math" w:cs="Times New Roman" w:hAnsi="Cambria Math"/>
                  <w:i/>
                  <w:sz w:val="28"/>
                  <w:szCs w:val="28"/>
                </w:rPr>
              </m:ctrlPr>
            </m:sSupPr>
            <m:e>
              <m:r w:rsidRPr="CBEFDFF5">
                <w:rPr>
                  <w:rFonts w:ascii="Cambria Math" w:cs="Times New Roman" w:hAnsi="Cambria Math"/>
                  <w:sz w:val="28"/>
                  <w:szCs w:val="28"/>
                  <w:rPrChange w:id="3906" w:author="user pc" w:date="2022-03-15T10:14:00Z">
                    <w:rPr>
                      <w:rFonts w:ascii="Cambria Math" w:hAnsi="Cambria Math"/>
                      <w:sz w:val="28"/>
                      <w:szCs w:val="28"/>
                    </w:rPr>
                  </w:rPrChange>
                </w:rPr>
                <m:t>10</m:t>
              </m:r>
            </m:e>
            <m:sup>
              <m:r w:rsidRPr="E8E278B0">
                <w:rPr>
                  <w:rFonts w:ascii="Cambria Math" w:cs="Times New Roman" w:hAnsi="Cambria Math"/>
                  <w:sz w:val="28"/>
                  <w:szCs w:val="28"/>
                  <w:rPrChange w:id="3907" w:author="user pc" w:date="2022-03-15T10:14:00Z">
                    <w:rPr>
                      <w:rFonts w:ascii="Cambria Math" w:hAnsi="Cambria Math"/>
                      <w:sz w:val="28"/>
                      <w:szCs w:val="28"/>
                    </w:rPr>
                  </w:rPrChange>
                </w:rPr>
                <m:t>-23</m:t>
              </m:r>
            </m:sup>
          </m:sSup>
          <m:r w:rsidRPr="23C00394">
            <w:rPr>
              <w:rFonts w:ascii="Cambria Math" w:cs="Times New Roman" w:hAnsi="Cambria Math"/>
              <w:sz w:val="28"/>
              <w:szCs w:val="28"/>
              <w:rPrChange w:id="3908" w:author="user pc" w:date="2022-03-15T10:14:00Z">
                <w:rPr>
                  <w:rFonts w:ascii="Cambria Math" w:hAnsi="Cambria Math"/>
                  <w:sz w:val="28"/>
                  <w:szCs w:val="28"/>
                </w:rPr>
              </w:rPrChange>
            </w:rPr>
            <m:t>g</m:t>
          </m:r>
          <m:r>
            <w:rPr>
              <w:rFonts w:ascii="Cambria Math" w:cs="Times New Roman" w:hAnsi="Cambria Math"/>
              <w:sz w:val="28"/>
              <w:szCs w:val="28"/>
            </w:rPr>
            <m:t>g</m:t>
          </m:r>
        </m:oMath>
      </m:oMathPara>
    </w:p>
    <w:p>
      <w:pPr>
        <w:pStyle w:val="style0"/>
        <w:tabs>
          <w:tab w:val="left" w:leader="none" w:pos="6171"/>
        </w:tabs>
        <w:rPr>
          <w:rFonts w:ascii="Times New Roman" w:cs="Times New Roman" w:hAnsi="Times New Roman"/>
          <w:sz w:val="28"/>
          <w:szCs w:val="28"/>
        </w:rPr>
      </w:pPr>
    </w:p>
    <w:p>
      <w:pPr>
        <w:pStyle w:val="style0"/>
        <w:tabs>
          <w:tab w:val="left" w:leader="none" w:pos="6171"/>
        </w:tabs>
        <w:rPr>
          <w:rFonts w:ascii="Times New Roman" w:cs="Times New Roman" w:hAnsi="Times New Roman"/>
          <w:sz w:val="28"/>
          <w:szCs w:val="28"/>
          <w:rPrChange w:id="3909" w:author="user pc" w:date="2022-03-15T10:14:00Z">
            <w:rPr>
              <w:rFonts w:ascii="Bell MT" w:hAnsi="Bell MT"/>
            </w:rPr>
          </w:rPrChange>
        </w:rPr>
      </w:pPr>
      <w:r>
        <w:rPr>
          <w:rFonts w:ascii="Times New Roman" w:cs="Times New Roman" w:hAnsi="Times New Roman"/>
          <w:sz w:val="28"/>
          <w:szCs w:val="28"/>
        </w:rPr>
        <w:t xml:space="preserve">2. </w:t>
      </w:r>
      <w:r w:rsidRPr="D5F1C185">
        <w:rPr>
          <w:rFonts w:ascii="Times New Roman" w:cs="Times New Roman" w:hAnsi="Times New Roman"/>
          <w:sz w:val="28"/>
          <w:szCs w:val="28"/>
          <w:rPrChange w:id="3910" w:author="user pc" w:date="2022-03-15T10:14:00Z">
            <w:rPr>
              <w:rFonts w:ascii="Bell MT" w:hAnsi="Bell MT"/>
            </w:rPr>
          </w:rPrChange>
        </w:rPr>
        <w:t>How many moles of ethanol are in 10.0g</w:t>
      </w:r>
      <w:r>
        <w:rPr>
          <w:rFonts w:ascii="Times New Roman" w:cs="Times New Roman" w:hAnsi="Times New Roman"/>
          <w:sz w:val="28"/>
          <w:szCs w:val="28"/>
        </w:rPr>
        <w:t xml:space="preserve"> </w:t>
      </w:r>
      <w:r w:rsidRPr="5592F844">
        <w:rPr>
          <w:rFonts w:ascii="Times New Roman" w:cs="Times New Roman" w:hAnsi="Times New Roman"/>
          <w:sz w:val="28"/>
          <w:szCs w:val="28"/>
          <w:rPrChange w:id="3911" w:author="user pc" w:date="2022-03-15T10:14:00Z">
            <w:rPr>
              <w:rFonts w:ascii="Bell MT" w:hAnsi="Bell MT"/>
            </w:rPr>
          </w:rPrChange>
        </w:rPr>
        <w:t>of</w:t>
      </w:r>
      <w:r>
        <w:rPr>
          <w:rFonts w:ascii="Times New Roman" w:cs="Times New Roman" w:hAnsi="Times New Roman"/>
          <w:sz w:val="28"/>
          <w:szCs w:val="28"/>
        </w:rPr>
        <w:t xml:space="preserve"> </w:t>
      </w:r>
      <w:r w:rsidRPr="F439CFA1">
        <w:rPr>
          <w:rFonts w:ascii="Times New Roman" w:cs="Times New Roman" w:hAnsi="Times New Roman"/>
          <w:sz w:val="28"/>
          <w:szCs w:val="28"/>
          <w:rPrChange w:id="3912" w:author="user pc" w:date="2022-03-15T10:14:00Z">
            <w:rPr>
              <w:rFonts w:ascii="Bell MT" w:hAnsi="Bell MT"/>
            </w:rPr>
          </w:rPrChange>
        </w:rPr>
        <w:t>ethanol?</w:t>
      </w:r>
    </w:p>
    <w:p>
      <w:pPr>
        <w:pStyle w:val="style0"/>
        <w:tabs>
          <w:tab w:val="left" w:leader="none" w:pos="6171"/>
        </w:tabs>
        <w:rPr>
          <w:rFonts w:ascii="Times New Roman" w:cs="Times New Roman" w:hAnsi="Times New Roman"/>
          <w:sz w:val="28"/>
          <w:szCs w:val="28"/>
          <w:rPrChange w:id="3913" w:author="user pc" w:date="2022-03-15T10:14:00Z">
            <w:rPr>
              <w:rFonts w:ascii="Bell MT" w:hAnsi="Bell MT"/>
            </w:rPr>
          </w:rPrChange>
        </w:rPr>
      </w:pPr>
      <w:r w:rsidRPr="67F42E02">
        <w:rPr>
          <w:rFonts w:ascii="Times New Roman" w:cs="Times New Roman" w:hAnsi="Times New Roman"/>
          <w:b/>
          <w:sz w:val="28"/>
          <w:szCs w:val="28"/>
          <w:rPrChange w:id="3914" w:author="user pc" w:date="2022-03-15T10:14:00Z">
            <w:rPr>
              <w:rFonts w:ascii="Bell MT" w:hAnsi="Bell MT"/>
              <w:b/>
            </w:rPr>
          </w:rPrChange>
        </w:rPr>
        <w:t>SOLUTION:</w:t>
      </w:r>
    </w:p>
    <w:p>
      <w:pPr>
        <w:pStyle w:val="style0"/>
        <w:tabs>
          <w:tab w:val="left" w:leader="none" w:pos="6171"/>
        </w:tabs>
        <w:rPr>
          <w:rFonts w:ascii="Times New Roman" w:cs="Times New Roman" w:hAnsi="Times New Roman"/>
          <w:sz w:val="28"/>
          <w:szCs w:val="28"/>
        </w:rPr>
      </w:pPr>
      <w:r w:rsidRPr="9BE346C1">
        <w:rPr>
          <w:rFonts w:ascii="Times New Roman" w:cs="Times New Roman" w:hAnsi="Times New Roman"/>
          <w:sz w:val="28"/>
          <w:szCs w:val="28"/>
          <w:rPrChange w:id="3915" w:author="user pc" w:date="2022-03-15T10:14:00Z">
            <w:rPr>
              <w:rFonts w:ascii="Bell MT" w:hAnsi="Bell MT"/>
            </w:rPr>
          </w:rPrChange>
        </w:rPr>
        <w:t>Mole</w:t>
      </w:r>
      <w:r>
        <w:rPr>
          <w:rFonts w:ascii="Times New Roman" w:cs="Times New Roman" w:hAnsi="Times New Roman"/>
          <w:sz w:val="28"/>
          <w:szCs w:val="28"/>
        </w:rPr>
        <w:t xml:space="preserve"> </w:t>
      </w:r>
      <w:r w:rsidRPr="DA9265FF">
        <w:rPr>
          <w:rFonts w:ascii="Times New Roman" w:cs="Times New Roman" w:hAnsi="Times New Roman"/>
          <w:sz w:val="28"/>
          <w:szCs w:val="28"/>
          <w:rPrChange w:id="3916" w:author="user pc" w:date="2022-03-15T10:14:00Z">
            <w:rPr>
              <w:rFonts w:ascii="Bell MT" w:hAnsi="Bell MT"/>
            </w:rPr>
          </w:rPrChange>
        </w:rPr>
        <w:t>=</w:t>
      </w:r>
      <w:r>
        <w:rPr>
          <w:rFonts w:ascii="Times New Roman" w:cs="Times New Roman" w:hAnsi="Times New Roman"/>
          <w:sz w:val="28"/>
          <w:szCs w:val="28"/>
        </w:rPr>
        <w:t xml:space="preserve">  </w:t>
      </w:r>
      <m:oMath>
        <m:f>
          <m:fPr>
            <m:ctrlPr>
              <w:rPr>
                <w:rFonts w:ascii="Cambria Math" w:cs="Times New Roman" w:hAnsi="Cambria Math"/>
                <w:i/>
                <w:sz w:val="28"/>
                <w:szCs w:val="28"/>
              </w:rPr>
            </m:ctrlPr>
          </m:fPr>
          <m:num>
            <m:r>
              <w:rPr>
                <w:rFonts w:ascii="Cambria Math" w:cs="Times New Roman" w:hAnsi="Cambria Math"/>
                <w:sz w:val="28"/>
                <w:szCs w:val="28"/>
              </w:rPr>
              <m:t>mass of compound</m:t>
            </m:r>
          </m:num>
          <m:den>
            <m:r>
              <w:rPr>
                <w:rFonts w:ascii="Cambria Math" w:cs="Times New Roman" w:hAnsi="Cambria Math"/>
                <w:sz w:val="28"/>
                <w:szCs w:val="28"/>
              </w:rPr>
              <m:t>molar mass</m:t>
            </m:r>
          </m:den>
        </m:f>
      </m:oMath>
    </w:p>
    <w:p>
      <w:pPr>
        <w:pStyle w:val="style0"/>
        <w:tabs>
          <w:tab w:val="left" w:leader="none" w:pos="6171"/>
        </w:tabs>
        <w:rPr>
          <w:rFonts w:ascii="Times New Roman" w:cs="Times New Roman" w:hAnsi="Times New Roman"/>
          <w:sz w:val="28"/>
          <w:szCs w:val="28"/>
          <w:rPrChange w:id="3917" w:author="user pc" w:date="2022-03-15T10:14:00Z">
            <w:rPr>
              <w:rFonts w:ascii="Bell MT" w:hAnsi="Bell MT"/>
            </w:rPr>
          </w:rPrChange>
        </w:rPr>
      </w:pPr>
    </w:p>
    <w:p>
      <w:pPr>
        <w:pStyle w:val="style0"/>
        <w:tabs>
          <w:tab w:val="left" w:leader="none" w:pos="6171"/>
        </w:tabs>
        <w:rPr>
          <w:rFonts w:ascii="Times New Roman" w:cs="Times New Roman" w:hAnsi="Times New Roman"/>
          <w:sz w:val="28"/>
          <w:szCs w:val="28"/>
          <w:rPrChange w:id="3918" w:author="user pc" w:date="2022-03-15T10:14:00Z">
            <w:rPr>
              <w:rFonts w:ascii="Bell MT" w:hAnsi="Bell MT"/>
            </w:rPr>
          </w:rPrChange>
        </w:rPr>
      </w:pPr>
      <w:r>
        <w:rPr>
          <w:rFonts w:ascii="Times New Roman" w:cs="Times New Roman" w:hAnsi="Times New Roman"/>
          <w:sz w:val="28"/>
          <w:szCs w:val="28"/>
        </w:rPr>
        <w:t xml:space="preserve">Molar mass of </w:t>
      </w:r>
      <w:r w:rsidRPr="967538E8">
        <w:rPr>
          <w:rFonts w:ascii="Times New Roman" w:cs="Times New Roman" w:hAnsi="Times New Roman"/>
          <w:sz w:val="28"/>
          <w:szCs w:val="28"/>
          <w:rPrChange w:id="3919" w:author="user pc" w:date="2022-03-15T10:14:00Z">
            <w:rPr>
              <w:rFonts w:ascii="Bell MT" w:hAnsi="Bell MT"/>
            </w:rPr>
          </w:rPrChange>
        </w:rPr>
        <w:t>C</w:t>
      </w:r>
      <w:r w:rsidRPr="14946E74">
        <w:rPr>
          <w:rFonts w:ascii="Times New Roman" w:cs="Times New Roman" w:hAnsi="Times New Roman"/>
          <w:sz w:val="28"/>
          <w:szCs w:val="28"/>
          <w:vertAlign w:val="subscript"/>
          <w:rPrChange w:id="3920" w:author="user pc" w:date="2022-03-15T10:14:00Z">
            <w:rPr>
              <w:rFonts w:ascii="Bell MT" w:hAnsi="Bell MT"/>
              <w:vertAlign w:val="subscript"/>
            </w:rPr>
          </w:rPrChange>
        </w:rPr>
        <w:t>2</w:t>
      </w:r>
      <w:r w:rsidRPr="34CB42D4">
        <w:rPr>
          <w:rFonts w:ascii="Times New Roman" w:cs="Times New Roman" w:hAnsi="Times New Roman"/>
          <w:sz w:val="28"/>
          <w:szCs w:val="28"/>
          <w:rPrChange w:id="3921" w:author="user pc" w:date="2022-03-15T10:14:00Z">
            <w:rPr>
              <w:rFonts w:ascii="Bell MT" w:hAnsi="Bell MT"/>
            </w:rPr>
          </w:rPrChange>
        </w:rPr>
        <w:t>H</w:t>
      </w:r>
      <w:r w:rsidRPr="FFFE91F7">
        <w:rPr>
          <w:rFonts w:ascii="Times New Roman" w:cs="Times New Roman" w:hAnsi="Times New Roman"/>
          <w:sz w:val="28"/>
          <w:szCs w:val="28"/>
          <w:vertAlign w:val="subscript"/>
          <w:rPrChange w:id="3922" w:author="user pc" w:date="2022-03-15T10:14:00Z">
            <w:rPr>
              <w:rFonts w:ascii="Bell MT" w:hAnsi="Bell MT"/>
              <w:vertAlign w:val="subscript"/>
            </w:rPr>
          </w:rPrChange>
        </w:rPr>
        <w:t>5</w:t>
      </w:r>
      <w:r w:rsidRPr="38C6624F">
        <w:rPr>
          <w:rFonts w:ascii="Times New Roman" w:cs="Times New Roman" w:hAnsi="Times New Roman"/>
          <w:sz w:val="28"/>
          <w:szCs w:val="28"/>
          <w:rPrChange w:id="3923" w:author="user pc" w:date="2022-03-15T10:14:00Z">
            <w:rPr>
              <w:rFonts w:ascii="Bell MT" w:hAnsi="Bell MT"/>
            </w:rPr>
          </w:rPrChange>
        </w:rPr>
        <w:t>OH</w:t>
      </w:r>
      <w:r>
        <w:rPr>
          <w:rFonts w:ascii="Times New Roman" w:cs="Times New Roman" w:hAnsi="Times New Roman"/>
          <w:sz w:val="28"/>
          <w:szCs w:val="28"/>
        </w:rPr>
        <w:t xml:space="preserve"> </w:t>
      </w:r>
      <w:r w:rsidRPr="BAFF35EA">
        <w:rPr>
          <w:rFonts w:ascii="Times New Roman" w:cs="Times New Roman" w:hAnsi="Times New Roman"/>
          <w:sz w:val="28"/>
          <w:szCs w:val="28"/>
          <w:rPrChange w:id="3924" w:author="user pc" w:date="2022-03-15T10:14:00Z">
            <w:rPr>
              <w:rFonts w:ascii="Bell MT" w:hAnsi="Bell MT"/>
            </w:rPr>
          </w:rPrChange>
        </w:rPr>
        <w:t>=</w:t>
      </w:r>
      <w:r>
        <w:rPr>
          <w:rFonts w:ascii="Times New Roman" w:cs="Times New Roman" w:hAnsi="Times New Roman"/>
          <w:sz w:val="28"/>
          <w:szCs w:val="28"/>
        </w:rPr>
        <w:t xml:space="preserve"> 12 × 2 + 1 × 6 + 16 × 1 = 46.0 gmol</w:t>
      </w:r>
      <w:r>
        <w:rPr>
          <w:rFonts w:ascii="Times New Roman" w:cs="Times New Roman" w:hAnsi="Times New Roman"/>
          <w:sz w:val="28"/>
          <w:szCs w:val="28"/>
          <w:vertAlign w:val="superscript"/>
        </w:rPr>
        <w:t>-1</w:t>
      </w:r>
    </w:p>
    <w:p>
      <w:pPr>
        <w:pStyle w:val="style0"/>
        <w:tabs>
          <w:tab w:val="left" w:leader="none" w:pos="6171"/>
        </w:tabs>
        <w:rPr>
          <w:rFonts w:ascii="Times New Roman" w:cs="Times New Roman" w:hAnsi="Times New Roman"/>
          <w:sz w:val="28"/>
          <w:szCs w:val="28"/>
          <w:rPrChange w:id="3925" w:author="user pc" w:date="2022-03-15T10:14:00Z">
            <w:rPr>
              <w:rFonts w:ascii="Bell MT" w:hAnsi="Bell MT"/>
            </w:rPr>
          </w:rPrChange>
        </w:rPr>
      </w:pPr>
      <w:r w:rsidRPr="159DC0BF">
        <w:rPr>
          <w:rFonts w:ascii="Times New Roman" w:cs="Times New Roman" w:hAnsi="Times New Roman"/>
          <w:sz w:val="28"/>
          <w:szCs w:val="28"/>
          <w:rPrChange w:id="3926" w:author="user pc" w:date="2022-03-15T10:14:00Z">
            <w:rPr>
              <w:rFonts w:ascii="Bell MT" w:hAnsi="Bell MT"/>
            </w:rPr>
          </w:rPrChange>
        </w:rPr>
        <w:t>Mole</w:t>
      </w:r>
      <w:r>
        <w:rPr>
          <w:rFonts w:ascii="Times New Roman" w:cs="Times New Roman" w:hAnsi="Times New Roman"/>
          <w:sz w:val="28"/>
          <w:szCs w:val="28"/>
        </w:rPr>
        <w:t xml:space="preserve"> </w:t>
      </w:r>
      <w:r w:rsidRPr="447CE39B">
        <w:rPr>
          <w:rFonts w:ascii="Times New Roman" w:cs="Times New Roman" w:hAnsi="Times New Roman"/>
          <w:sz w:val="28"/>
          <w:szCs w:val="28"/>
          <w:rPrChange w:id="3927" w:author="user pc" w:date="2022-03-15T10:14:00Z">
            <w:rPr>
              <w:rFonts w:ascii="Bell MT" w:hAnsi="Bell MT"/>
            </w:rPr>
          </w:rPrChange>
        </w:rPr>
        <w:t>=</w:t>
      </w:r>
      <w:r>
        <w:rPr>
          <w:rFonts w:ascii="Times New Roman" w:cs="Times New Roman" w:hAnsi="Times New Roman"/>
          <w:sz w:val="28"/>
          <w:szCs w:val="28"/>
        </w:rPr>
        <w:t xml:space="preserve">  </w:t>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r>
      <w:r>
        <w:rPr>
          <w:rFonts w:ascii="Times New Roman" w:cs="Times New Roman" w:hAnsi="Times New Roman"/>
          <w:position w:val="-24"/>
          <w:sz w:val="28"/>
          <w:szCs w:val="28"/>
        </w:rPr>
        <w:object>
          <v:shape id="1129" type="#_x0000_t75" filled="f" stroked="f" style="margin-left:0.0pt;margin-top:0.0pt;width:26.3pt;height:32.0pt;mso-wrap-distance-left:0.0pt;mso-wrap-distance-right:0.0pt;visibility:visible;">
            <v:imagedata r:id="rId74" embosscolor="white" o:title=""/>
            <v:stroke on="f" joinstyle="miter"/>
            <o:lock aspectratio="true" v:ext="view"/>
            <v:fill/>
            <v:path o:connecttype="rect" extrusionok="f" gradientshapeok="t"/>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
          <o:OLEObject Type="EMBED" ProgID="Equation.3" ShapeID="1129" DrawAspect="Content" ObjectID="0" r:id="rId75"/>
        </w:object>
      </w:r>
      <w:r>
        <w:rPr>
          <w:rFonts w:ascii="Times New Roman" w:cs="Times New Roman" w:hAnsi="Times New Roman"/>
          <w:position w:val="-24"/>
          <w:sz w:val="28"/>
          <w:szCs w:val="28"/>
        </w:rPr>
      </w:r>
      <w:r>
        <w:rPr>
          <w:rFonts w:ascii="Times New Roman" w:cs="Times New Roman" w:hAnsi="Times New Roman"/>
          <w:sz w:val="28"/>
          <w:szCs w:val="28"/>
        </w:rPr>
        <w:t xml:space="preserve"> = 0.217 mol of </w:t>
      </w:r>
      <w:r w:rsidRPr="246D3296">
        <w:rPr>
          <w:rFonts w:ascii="Times New Roman" w:cs="Times New Roman" w:hAnsi="Times New Roman"/>
          <w:sz w:val="28"/>
          <w:szCs w:val="28"/>
          <w:rPrChange w:id="3928" w:author="user pc" w:date="2022-03-15T10:14:00Z">
            <w:rPr>
              <w:rFonts w:ascii="Bell MT" w:hAnsi="Bell MT"/>
            </w:rPr>
          </w:rPrChange>
        </w:rPr>
        <w:t>C</w:t>
      </w:r>
      <w:r w:rsidRPr="ADA3541B">
        <w:rPr>
          <w:rFonts w:ascii="Times New Roman" w:cs="Times New Roman" w:hAnsi="Times New Roman"/>
          <w:sz w:val="28"/>
          <w:szCs w:val="28"/>
          <w:vertAlign w:val="subscript"/>
          <w:rPrChange w:id="3929" w:author="user pc" w:date="2022-03-15T10:14:00Z">
            <w:rPr>
              <w:rFonts w:ascii="Bell MT" w:hAnsi="Bell MT"/>
              <w:vertAlign w:val="subscript"/>
            </w:rPr>
          </w:rPrChange>
        </w:rPr>
        <w:t>2</w:t>
      </w:r>
      <w:r w:rsidRPr="7B78BA58">
        <w:rPr>
          <w:rFonts w:ascii="Times New Roman" w:cs="Times New Roman" w:hAnsi="Times New Roman"/>
          <w:sz w:val="28"/>
          <w:szCs w:val="28"/>
          <w:rPrChange w:id="3930" w:author="user pc" w:date="2022-03-15T10:14:00Z">
            <w:rPr>
              <w:rFonts w:ascii="Bell MT" w:hAnsi="Bell MT"/>
            </w:rPr>
          </w:rPrChange>
        </w:rPr>
        <w:t>H</w:t>
      </w:r>
      <w:r w:rsidRPr="70F667ED">
        <w:rPr>
          <w:rFonts w:ascii="Times New Roman" w:cs="Times New Roman" w:hAnsi="Times New Roman"/>
          <w:sz w:val="28"/>
          <w:szCs w:val="28"/>
          <w:vertAlign w:val="subscript"/>
          <w:rPrChange w:id="3931" w:author="user pc" w:date="2022-03-15T10:14:00Z">
            <w:rPr>
              <w:rFonts w:ascii="Bell MT" w:hAnsi="Bell MT"/>
              <w:vertAlign w:val="subscript"/>
            </w:rPr>
          </w:rPrChange>
        </w:rPr>
        <w:t>5</w:t>
      </w:r>
      <w:r w:rsidRPr="73DC265C">
        <w:rPr>
          <w:rFonts w:ascii="Times New Roman" w:cs="Times New Roman" w:hAnsi="Times New Roman"/>
          <w:sz w:val="28"/>
          <w:szCs w:val="28"/>
          <w:rPrChange w:id="3932" w:author="user pc" w:date="2022-03-15T10:14:00Z">
            <w:rPr>
              <w:rFonts w:ascii="Bell MT" w:hAnsi="Bell MT"/>
            </w:rPr>
          </w:rPrChange>
        </w:rPr>
        <w:t>OH</w:t>
      </w:r>
    </w:p>
    <w:p>
      <w:pPr>
        <w:pStyle w:val="style0"/>
        <w:tabs>
          <w:tab w:val="left" w:leader="none" w:pos="6171"/>
        </w:tabs>
        <w:rPr>
          <w:rFonts w:ascii="Times New Roman" w:cs="Times New Roman" w:hAnsi="Times New Roman"/>
          <w:sz w:val="28"/>
          <w:szCs w:val="28"/>
          <w:rPrChange w:id="3933" w:author="user pc" w:date="2022-03-15T10:14:00Z">
            <w:rPr>
              <w:rFonts w:ascii="Bell MT" w:hAnsi="Bell MT"/>
            </w:rPr>
          </w:rPrChange>
        </w:rPr>
      </w:pPr>
      <w:r w:rsidRPr="8CCC66EE">
        <w:rPr>
          <w:rFonts w:ascii="Times New Roman" w:cs="Times New Roman" w:hAnsi="Times New Roman"/>
          <w:sz w:val="28"/>
          <w:szCs w:val="28"/>
          <w:rPrChange w:id="3934" w:author="user pc" w:date="2022-03-15T10:14:00Z">
            <w:rPr>
              <w:rFonts w:ascii="Bell MT" w:hAnsi="Bell MT"/>
            </w:rPr>
          </w:rPrChange>
        </w:rPr>
        <w:t>Alternatively,</w:t>
      </w:r>
    </w:p>
    <w:p>
      <w:pPr>
        <w:pStyle w:val="style0"/>
        <w:tabs>
          <w:tab w:val="left" w:leader="none" w:pos="6171"/>
        </w:tabs>
        <w:rPr>
          <w:rFonts w:ascii="Times New Roman" w:cs="Times New Roman" w:hAnsi="Times New Roman"/>
          <w:sz w:val="28"/>
          <w:szCs w:val="28"/>
          <w:rPrChange w:id="3935" w:author="user pc" w:date="2022-03-15T10:14:00Z">
            <w:rPr>
              <w:rFonts w:ascii="Bell MT" w:hAnsi="Bell MT"/>
            </w:rPr>
          </w:rPrChange>
        </w:rPr>
      </w:pPr>
      <w:r w:rsidRPr="F9AA8371">
        <w:rPr>
          <w:rFonts w:ascii="Times New Roman" w:cs="Times New Roman" w:hAnsi="Times New Roman"/>
          <w:sz w:val="28"/>
          <w:szCs w:val="28"/>
          <w:rPrChange w:id="3936" w:author="user pc" w:date="2022-03-15T10:14:00Z">
            <w:rPr>
              <w:rFonts w:ascii="Bell MT" w:hAnsi="Bell MT"/>
            </w:rPr>
          </w:rPrChange>
        </w:rPr>
        <w:t>46.0g</w:t>
      </w:r>
      <w:r>
        <w:rPr>
          <w:rFonts w:ascii="Times New Roman" w:cs="Times New Roman" w:hAnsi="Times New Roman"/>
          <w:sz w:val="28"/>
          <w:szCs w:val="28"/>
        </w:rPr>
        <w:t xml:space="preserve"> </w:t>
      </w:r>
      <w:r w:rsidRPr="FFE84575">
        <w:rPr>
          <w:rFonts w:ascii="Times New Roman" w:cs="Times New Roman" w:hAnsi="Times New Roman"/>
          <w:sz w:val="28"/>
          <w:szCs w:val="28"/>
          <w:rPrChange w:id="3937" w:author="user pc" w:date="2022-03-15T10:14:00Z">
            <w:rPr>
              <w:rFonts w:ascii="Bell MT" w:hAnsi="Bell MT"/>
            </w:rPr>
          </w:rPrChange>
        </w:rPr>
        <w:t>C</w:t>
      </w:r>
      <w:r w:rsidRPr="FC3936EB">
        <w:rPr>
          <w:rFonts w:ascii="Times New Roman" w:cs="Times New Roman" w:hAnsi="Times New Roman"/>
          <w:sz w:val="28"/>
          <w:szCs w:val="28"/>
          <w:vertAlign w:val="subscript"/>
          <w:rPrChange w:id="3938" w:author="user pc" w:date="2022-03-15T10:14:00Z">
            <w:rPr>
              <w:rFonts w:ascii="Bell MT" w:hAnsi="Bell MT"/>
              <w:vertAlign w:val="subscript"/>
            </w:rPr>
          </w:rPrChange>
        </w:rPr>
        <w:t>2</w:t>
      </w:r>
      <w:r w:rsidRPr="4B4CF625">
        <w:rPr>
          <w:rFonts w:ascii="Times New Roman" w:cs="Times New Roman" w:hAnsi="Times New Roman"/>
          <w:sz w:val="28"/>
          <w:szCs w:val="28"/>
          <w:rPrChange w:id="3939" w:author="user pc" w:date="2022-03-15T10:14:00Z">
            <w:rPr>
              <w:rFonts w:ascii="Bell MT" w:hAnsi="Bell MT"/>
            </w:rPr>
          </w:rPrChange>
        </w:rPr>
        <w:t>H</w:t>
      </w:r>
      <w:r w:rsidRPr="34F3F741">
        <w:rPr>
          <w:rFonts w:ascii="Times New Roman" w:cs="Times New Roman" w:hAnsi="Times New Roman"/>
          <w:sz w:val="28"/>
          <w:szCs w:val="28"/>
          <w:vertAlign w:val="subscript"/>
          <w:rPrChange w:id="3940" w:author="user pc" w:date="2022-03-15T10:14:00Z">
            <w:rPr>
              <w:rFonts w:ascii="Bell MT" w:hAnsi="Bell MT"/>
              <w:vertAlign w:val="subscript"/>
            </w:rPr>
          </w:rPrChange>
        </w:rPr>
        <w:t>5</w:t>
      </w:r>
      <w:r w:rsidRPr="9B1F8E06">
        <w:rPr>
          <w:rFonts w:ascii="Times New Roman" w:cs="Times New Roman" w:hAnsi="Times New Roman"/>
          <w:sz w:val="28"/>
          <w:szCs w:val="28"/>
          <w:rPrChange w:id="3941" w:author="user pc" w:date="2022-03-15T10:14:00Z">
            <w:rPr>
              <w:rFonts w:ascii="Bell MT" w:hAnsi="Bell MT"/>
            </w:rPr>
          </w:rPrChange>
        </w:rPr>
        <w:t>OH</w:t>
      </w:r>
      <w:r>
        <w:rPr>
          <w:rFonts w:ascii="Times New Roman" w:cs="Times New Roman" w:hAnsi="Times New Roman"/>
          <w:sz w:val="28"/>
          <w:szCs w:val="28"/>
        </w:rPr>
        <w:t xml:space="preserve">      </w:t>
      </w:r>
      <w:r w:rsidRPr="65A50276">
        <w:rPr>
          <w:rFonts w:ascii="Times New Roman" w:cs="Times New Roman" w:hAnsi="Times New Roman"/>
          <w:sz w:val="28"/>
          <w:szCs w:val="28"/>
          <w:rPrChange w:id="3942" w:author="user pc" w:date="2022-03-15T10:14:00Z">
            <w:rPr>
              <w:rFonts w:ascii="Bell MT" w:hAnsi="Bell MT"/>
            </w:rPr>
          </w:rPrChange>
        </w:rPr>
        <w:t>=</w:t>
      </w:r>
      <w:r>
        <w:rPr>
          <w:rFonts w:ascii="Times New Roman" w:cs="Times New Roman" w:hAnsi="Times New Roman"/>
          <w:sz w:val="28"/>
          <w:szCs w:val="28"/>
        </w:rPr>
        <w:t xml:space="preserve"> </w:t>
      </w:r>
      <w:r w:rsidRPr="6871595F">
        <w:rPr>
          <w:rFonts w:ascii="Times New Roman" w:cs="Times New Roman" w:hAnsi="Times New Roman"/>
          <w:sz w:val="28"/>
          <w:szCs w:val="28"/>
          <w:rPrChange w:id="3943" w:author="user pc" w:date="2022-03-15T10:14:00Z">
            <w:rPr>
              <w:rFonts w:ascii="Bell MT" w:hAnsi="Bell MT"/>
            </w:rPr>
          </w:rPrChange>
        </w:rPr>
        <w:t>1</w:t>
      </w:r>
      <w:r>
        <w:rPr>
          <w:rFonts w:ascii="Times New Roman" w:cs="Times New Roman" w:hAnsi="Times New Roman"/>
          <w:sz w:val="28"/>
          <w:szCs w:val="28"/>
        </w:rPr>
        <w:t xml:space="preserve"> </w:t>
      </w:r>
      <w:r w:rsidRPr="1D713F93">
        <w:rPr>
          <w:rFonts w:ascii="Times New Roman" w:cs="Times New Roman" w:hAnsi="Times New Roman"/>
          <w:sz w:val="28"/>
          <w:szCs w:val="28"/>
          <w:rPrChange w:id="3944" w:author="user pc" w:date="2022-03-15T10:14:00Z">
            <w:rPr>
              <w:rFonts w:ascii="Bell MT" w:hAnsi="Bell MT"/>
            </w:rPr>
          </w:rPrChange>
        </w:rPr>
        <w:t>mol of C</w:t>
      </w:r>
      <w:r w:rsidRPr="BB060A27">
        <w:rPr>
          <w:rFonts w:ascii="Times New Roman" w:cs="Times New Roman" w:hAnsi="Times New Roman"/>
          <w:sz w:val="28"/>
          <w:szCs w:val="28"/>
          <w:vertAlign w:val="subscript"/>
          <w:rPrChange w:id="3945" w:author="user pc" w:date="2022-03-15T10:14:00Z">
            <w:rPr>
              <w:rFonts w:ascii="Bell MT" w:hAnsi="Bell MT"/>
              <w:vertAlign w:val="subscript"/>
            </w:rPr>
          </w:rPrChange>
        </w:rPr>
        <w:t>2</w:t>
      </w:r>
      <w:r w:rsidRPr="96DCDD3B">
        <w:rPr>
          <w:rFonts w:ascii="Times New Roman" w:cs="Times New Roman" w:hAnsi="Times New Roman"/>
          <w:sz w:val="28"/>
          <w:szCs w:val="28"/>
          <w:rPrChange w:id="3946" w:author="user pc" w:date="2022-03-15T10:14:00Z">
            <w:rPr>
              <w:rFonts w:ascii="Bell MT" w:hAnsi="Bell MT"/>
            </w:rPr>
          </w:rPrChange>
        </w:rPr>
        <w:t>H</w:t>
      </w:r>
      <w:r w:rsidRPr="986D77F2">
        <w:rPr>
          <w:rFonts w:ascii="Times New Roman" w:cs="Times New Roman" w:hAnsi="Times New Roman"/>
          <w:sz w:val="28"/>
          <w:szCs w:val="28"/>
          <w:vertAlign w:val="subscript"/>
          <w:rPrChange w:id="3947" w:author="user pc" w:date="2022-03-15T10:14:00Z">
            <w:rPr>
              <w:rFonts w:ascii="Bell MT" w:hAnsi="Bell MT"/>
              <w:vertAlign w:val="subscript"/>
            </w:rPr>
          </w:rPrChange>
        </w:rPr>
        <w:t>5</w:t>
      </w:r>
      <w:r w:rsidRPr="799DADEB">
        <w:rPr>
          <w:rFonts w:ascii="Times New Roman" w:cs="Times New Roman" w:hAnsi="Times New Roman"/>
          <w:sz w:val="28"/>
          <w:szCs w:val="28"/>
          <w:rPrChange w:id="3948" w:author="user pc" w:date="2022-03-15T10:14:00Z">
            <w:rPr>
              <w:rFonts w:ascii="Bell MT" w:hAnsi="Bell MT"/>
            </w:rPr>
          </w:rPrChange>
        </w:rPr>
        <w:t>OH</w:t>
      </w:r>
    </w:p>
    <w:p>
      <w:pPr>
        <w:pStyle w:val="style0"/>
        <w:tabs>
          <w:tab w:val="left" w:leader="none" w:pos="6171"/>
        </w:tabs>
        <w:rPr>
          <w:rFonts w:ascii="Times New Roman" w:cs="Times New Roman" w:hAnsi="Times New Roman"/>
          <w:sz w:val="28"/>
          <w:szCs w:val="28"/>
          <w:rPrChange w:id="3949" w:author="user pc" w:date="2022-03-15T10:14:00Z">
            <w:rPr>
              <w:rFonts w:ascii="Bell MT" w:hAnsi="Bell MT"/>
            </w:rPr>
          </w:rPrChange>
        </w:rPr>
      </w:pPr>
      <w:r w:rsidRPr="F199E271">
        <w:rPr>
          <w:rFonts w:ascii="Times New Roman" w:cs="Times New Roman" w:hAnsi="Times New Roman"/>
          <w:sz w:val="28"/>
          <w:szCs w:val="28"/>
          <w:rPrChange w:id="3950" w:author="user pc" w:date="2022-03-15T10:14:00Z">
            <w:rPr>
              <w:rFonts w:ascii="Bell MT" w:hAnsi="Bell MT"/>
            </w:rPr>
          </w:rPrChange>
        </w:rPr>
        <w:t>10.0g of C</w:t>
      </w:r>
      <w:r w:rsidRPr="E7DB3909">
        <w:rPr>
          <w:rFonts w:ascii="Times New Roman" w:cs="Times New Roman" w:hAnsi="Times New Roman"/>
          <w:sz w:val="28"/>
          <w:szCs w:val="28"/>
          <w:vertAlign w:val="subscript"/>
          <w:rPrChange w:id="3951" w:author="user pc" w:date="2022-03-15T10:14:00Z">
            <w:rPr>
              <w:rFonts w:ascii="Bell MT" w:hAnsi="Bell MT"/>
              <w:vertAlign w:val="subscript"/>
            </w:rPr>
          </w:rPrChange>
        </w:rPr>
        <w:t>2</w:t>
      </w:r>
      <w:r w:rsidRPr="9426FD2F">
        <w:rPr>
          <w:rFonts w:ascii="Times New Roman" w:cs="Times New Roman" w:hAnsi="Times New Roman"/>
          <w:sz w:val="28"/>
          <w:szCs w:val="28"/>
          <w:rPrChange w:id="3952" w:author="user pc" w:date="2022-03-15T10:14:00Z">
            <w:rPr>
              <w:rFonts w:ascii="Bell MT" w:hAnsi="Bell MT"/>
            </w:rPr>
          </w:rPrChange>
        </w:rPr>
        <w:t>H</w:t>
      </w:r>
      <w:r w:rsidRPr="91241E47">
        <w:rPr>
          <w:rFonts w:ascii="Times New Roman" w:cs="Times New Roman" w:hAnsi="Times New Roman"/>
          <w:sz w:val="28"/>
          <w:szCs w:val="28"/>
          <w:vertAlign w:val="subscript"/>
          <w:rPrChange w:id="3953" w:author="user pc" w:date="2022-03-15T10:14:00Z">
            <w:rPr>
              <w:rFonts w:ascii="Bell MT" w:hAnsi="Bell MT"/>
              <w:vertAlign w:val="subscript"/>
            </w:rPr>
          </w:rPrChange>
        </w:rPr>
        <w:t>5</w:t>
      </w:r>
      <w:r w:rsidRPr="A2383D18">
        <w:rPr>
          <w:rFonts w:ascii="Times New Roman" w:cs="Times New Roman" w:hAnsi="Times New Roman"/>
          <w:sz w:val="28"/>
          <w:szCs w:val="28"/>
          <w:rPrChange w:id="3954" w:author="user pc" w:date="2022-03-15T10:14:00Z">
            <w:rPr>
              <w:rFonts w:ascii="Bell MT" w:hAnsi="Bell MT"/>
            </w:rPr>
          </w:rPrChange>
        </w:rPr>
        <w:t>OH</w:t>
      </w:r>
      <w:r>
        <w:rPr>
          <w:rFonts w:ascii="Times New Roman" w:cs="Times New Roman" w:hAnsi="Times New Roman"/>
          <w:sz w:val="28"/>
          <w:szCs w:val="28"/>
        </w:rPr>
        <w:t xml:space="preserve">  </w:t>
      </w:r>
      <w:r w:rsidRPr="1ABEBF46">
        <w:rPr>
          <w:rFonts w:ascii="Times New Roman" w:cs="Times New Roman" w:hAnsi="Times New Roman"/>
          <w:sz w:val="28"/>
          <w:szCs w:val="28"/>
          <w:rPrChange w:id="3955" w:author="user pc" w:date="2022-03-15T10:14:00Z">
            <w:rPr>
              <w:rFonts w:ascii="Bell MT" w:hAnsi="Bell MT"/>
            </w:rPr>
          </w:rPrChange>
        </w:rPr>
        <w:t>=</w:t>
      </w:r>
      <w:r>
        <w:rPr>
          <w:rFonts w:ascii="Times New Roman" w:cs="Times New Roman" w:hAnsi="Times New Roman"/>
          <w:sz w:val="28"/>
          <w:szCs w:val="28"/>
        </w:rPr>
        <w:t xml:space="preserve"> </w:t>
      </w:r>
      <w:r w:rsidRPr="BCD25D8D">
        <w:rPr>
          <w:rFonts w:ascii="Times New Roman" w:cs="Times New Roman" w:hAnsi="Times New Roman"/>
          <w:sz w:val="28"/>
          <w:szCs w:val="28"/>
          <w:rPrChange w:id="3956" w:author="user pc" w:date="2022-03-15T10:14:00Z">
            <w:rPr>
              <w:rFonts w:ascii="Bell MT" w:hAnsi="Bell MT"/>
            </w:rPr>
          </w:rPrChange>
        </w:rPr>
        <w:t>?</w:t>
      </w:r>
    </w:p>
    <w:p>
      <w:pPr>
        <w:pStyle w:val="style0"/>
        <w:tabs>
          <w:tab w:val="left" w:leader="none" w:pos="6171"/>
        </w:tabs>
        <w:rPr>
          <w:rFonts w:ascii="Times New Roman" w:cs="Times New Roman" w:hAnsi="Times New Roman"/>
          <w:sz w:val="28"/>
          <w:szCs w:val="28"/>
        </w:rPr>
      </w:pPr>
      <w:r w:rsidRPr="976EB9C7">
        <w:rPr>
          <w:rFonts w:ascii="Times New Roman" w:cs="Times New Roman" w:hAnsi="Times New Roman"/>
          <w:sz w:val="28"/>
          <w:szCs w:val="28"/>
          <w:rPrChange w:id="3957" w:author="user pc" w:date="2022-03-15T10:14:00Z">
            <w:rPr>
              <w:rFonts w:ascii="Bell MT" w:hAnsi="Bell MT"/>
            </w:rPr>
          </w:rPrChange>
        </w:rPr>
        <w:t>Cross multiply;</w:t>
      </w:r>
    </w:p>
    <w:p>
      <w:pPr>
        <w:pStyle w:val="style0"/>
        <w:tabs>
          <w:tab w:val="left" w:leader="none" w:pos="6171"/>
        </w:tabs>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 xml:space="preserve">1 mol of </m:t>
              </m:r>
              <m:r>
                <m:rPr>
                  <m:sty m:val="p"/>
                </m:rPr>
                <w:rPr>
                  <w:rFonts w:ascii="Cambria Math" w:cs="Times New Roman" w:hAnsi="Cambria Math"/>
                  <w:sz w:val="28"/>
                  <w:szCs w:val="28"/>
                </w:rPr>
                <m:t xml:space="preserve"> </m:t>
              </m:r>
              <m:sSub>
                <m:sSubPr>
                  <m:ctrlPr>
                    <w:rPr>
                      <w:rFonts w:ascii="Cambria Math" w:cs="Times New Roman" w:hAnsi="Cambria Math"/>
                      <w:sz w:val="28"/>
                      <w:szCs w:val="28"/>
                    </w:rPr>
                  </m:ctrlPr>
                </m:sSubPr>
                <m:e>
                  <m:r>
                    <m:rPr>
                      <m:sty m:val="p"/>
                    </m:rPr>
                    <w:rPr>
                      <w:rFonts w:ascii="Cambria Math" w:cs="Times New Roman" w:hAnsi="Cambria Math"/>
                      <w:sz w:val="28"/>
                      <w:szCs w:val="28"/>
                    </w:rPr>
                    <m:t>C</m:t>
                  </m:r>
                </m:e>
                <m:sub>
                  <m:r>
                    <m:rPr>
                      <m:sty m:val="p"/>
                    </m:rPr>
                    <w:rPr>
                      <w:rFonts w:ascii="Cambria Math" w:cs="Times New Roman" w:hAnsi="Cambria Math"/>
                      <w:sz w:val="28"/>
                      <w:szCs w:val="28"/>
                    </w:rPr>
                    <m:t>2</m:t>
                  </m:r>
                </m:sub>
              </m:sSub>
              <m:sSub>
                <m:sSubPr>
                  <m:ctrlPr>
                    <w:rPr>
                      <w:rFonts w:ascii="Cambria Math" w:cs="Times New Roman" w:hAnsi="Cambria Math"/>
                      <w:sz w:val="28"/>
                      <w:szCs w:val="28"/>
                    </w:rPr>
                  </m:ctrlPr>
                </m:sSubPr>
                <m:e>
                  <m:r>
                    <m:rPr>
                      <m:sty m:val="p"/>
                    </m:rPr>
                    <w:rPr>
                      <w:rFonts w:ascii="Cambria Math" w:cs="Times New Roman" w:hAnsi="Cambria Math"/>
                      <w:sz w:val="28"/>
                      <w:szCs w:val="28"/>
                    </w:rPr>
                    <m:t>H</m:t>
                  </m:r>
                </m:e>
                <m:sub>
                  <m:r>
                    <m:rPr>
                      <m:sty m:val="p"/>
                    </m:rPr>
                    <w:rPr>
                      <w:rFonts w:ascii="Cambria Math" w:cs="Times New Roman" w:hAnsi="Cambria Math"/>
                      <w:sz w:val="28"/>
                      <w:szCs w:val="28"/>
                    </w:rPr>
                    <m:t>5</m:t>
                  </m:r>
                </m:sub>
              </m:sSub>
              <m:r>
                <m:rPr>
                  <m:sty m:val="p"/>
                </m:rPr>
                <w:rPr>
                  <w:rFonts w:ascii="Cambria Math" w:cs="Times New Roman" w:hAnsi="Cambria Math"/>
                  <w:sz w:val="28"/>
                  <w:szCs w:val="28"/>
                </w:rPr>
                <m:t>OH</m:t>
              </m:r>
              <m:r>
                <w:rPr>
                  <w:rFonts w:ascii="Cambria Math" w:cs="Times New Roman" w:hAnsi="Cambria Math"/>
                  <w:sz w:val="28"/>
                  <w:szCs w:val="28"/>
                </w:rPr>
                <m:t xml:space="preserve"> ×10 g of </m:t>
              </m:r>
              <m:r>
                <m:rPr>
                  <m:sty m:val="p"/>
                </m:rPr>
                <w:rPr>
                  <w:rFonts w:ascii="Cambria Math" w:cs="Times New Roman" w:hAnsi="Cambria Math"/>
                  <w:sz w:val="28"/>
                  <w:szCs w:val="28"/>
                </w:rPr>
                <m:t xml:space="preserve"> </m:t>
              </m:r>
              <m:sSub>
                <m:sSubPr>
                  <m:ctrlPr>
                    <w:rPr>
                      <w:rFonts w:ascii="Cambria Math" w:cs="Times New Roman" w:hAnsi="Cambria Math"/>
                      <w:sz w:val="28"/>
                      <w:szCs w:val="28"/>
                    </w:rPr>
                  </m:ctrlPr>
                </m:sSubPr>
                <m:e>
                  <m:r>
                    <m:rPr>
                      <m:sty m:val="p"/>
                    </m:rPr>
                    <w:rPr>
                      <w:rFonts w:ascii="Cambria Math" w:cs="Times New Roman" w:hAnsi="Cambria Math"/>
                      <w:sz w:val="28"/>
                      <w:szCs w:val="28"/>
                    </w:rPr>
                    <m:t>C</m:t>
                  </m:r>
                </m:e>
                <m:sub>
                  <m:r>
                    <m:rPr>
                      <m:sty m:val="p"/>
                    </m:rPr>
                    <w:rPr>
                      <w:rFonts w:ascii="Cambria Math" w:cs="Times New Roman" w:hAnsi="Cambria Math"/>
                      <w:sz w:val="28"/>
                      <w:szCs w:val="28"/>
                    </w:rPr>
                    <m:t>2</m:t>
                  </m:r>
                </m:sub>
              </m:sSub>
              <m:sSub>
                <m:sSubPr>
                  <m:ctrlPr>
                    <w:rPr>
                      <w:rFonts w:ascii="Cambria Math" w:cs="Times New Roman" w:hAnsi="Cambria Math"/>
                      <w:sz w:val="28"/>
                      <w:szCs w:val="28"/>
                    </w:rPr>
                  </m:ctrlPr>
                </m:sSubPr>
                <m:e>
                  <m:r>
                    <m:rPr>
                      <m:sty m:val="p"/>
                    </m:rPr>
                    <w:rPr>
                      <w:rFonts w:ascii="Cambria Math" w:cs="Times New Roman" w:hAnsi="Cambria Math"/>
                      <w:sz w:val="28"/>
                      <w:szCs w:val="28"/>
                    </w:rPr>
                    <m:t>H</m:t>
                  </m:r>
                </m:e>
                <m:sub>
                  <m:r>
                    <m:rPr>
                      <m:sty m:val="p"/>
                    </m:rPr>
                    <w:rPr>
                      <w:rFonts w:ascii="Cambria Math" w:cs="Times New Roman" w:hAnsi="Cambria Math"/>
                      <w:sz w:val="28"/>
                      <w:szCs w:val="28"/>
                    </w:rPr>
                    <m:t>5</m:t>
                  </m:r>
                </m:sub>
              </m:sSub>
              <m:r>
                <m:rPr>
                  <m:sty m:val="p"/>
                </m:rPr>
                <w:rPr>
                  <w:rFonts w:ascii="Cambria Math" w:cs="Times New Roman" w:hAnsi="Cambria Math"/>
                  <w:sz w:val="28"/>
                  <w:szCs w:val="28"/>
                </w:rPr>
                <m:t>OH</m:t>
              </m:r>
            </m:num>
            <m:den>
              <m:r>
                <w:rPr>
                  <w:rFonts w:ascii="Cambria Math" w:cs="Times New Roman" w:hAnsi="Cambria Math"/>
                  <w:sz w:val="28"/>
                  <w:szCs w:val="28"/>
                </w:rPr>
                <m:t xml:space="preserve">46.0 g </m:t>
              </m:r>
              <m:r>
                <m:rPr>
                  <m:sty m:val="p"/>
                </m:rPr>
                <w:rPr>
                  <w:rFonts w:ascii="Cambria Math" w:cs="Times New Roman" w:hAnsi="Cambria Math"/>
                  <w:sz w:val="28"/>
                  <w:szCs w:val="28"/>
                </w:rPr>
                <m:t xml:space="preserve"> </m:t>
              </m:r>
              <m:sSub>
                <m:sSubPr>
                  <m:ctrlPr>
                    <w:rPr>
                      <w:rFonts w:ascii="Cambria Math" w:cs="Times New Roman" w:hAnsi="Cambria Math"/>
                      <w:sz w:val="28"/>
                      <w:szCs w:val="28"/>
                    </w:rPr>
                  </m:ctrlPr>
                </m:sSubPr>
                <m:e>
                  <m:r>
                    <m:rPr>
                      <m:sty m:val="p"/>
                    </m:rPr>
                    <w:rPr>
                      <w:rFonts w:ascii="Cambria Math" w:cs="Times New Roman" w:hAnsi="Cambria Math"/>
                      <w:sz w:val="28"/>
                      <w:szCs w:val="28"/>
                    </w:rPr>
                    <m:t>C</m:t>
                  </m:r>
                </m:e>
                <m:sub>
                  <m:r>
                    <m:rPr>
                      <m:sty m:val="p"/>
                    </m:rPr>
                    <w:rPr>
                      <w:rFonts w:ascii="Cambria Math" w:cs="Times New Roman" w:hAnsi="Cambria Math"/>
                      <w:sz w:val="28"/>
                      <w:szCs w:val="28"/>
                    </w:rPr>
                    <m:t>2</m:t>
                  </m:r>
                </m:sub>
              </m:sSub>
              <m:sSub>
                <m:sSubPr>
                  <m:ctrlPr>
                    <w:rPr>
                      <w:rFonts w:ascii="Cambria Math" w:cs="Times New Roman" w:hAnsi="Cambria Math"/>
                      <w:sz w:val="28"/>
                      <w:szCs w:val="28"/>
                    </w:rPr>
                  </m:ctrlPr>
                </m:sSubPr>
                <m:e>
                  <m:r>
                    <m:rPr>
                      <m:sty m:val="p"/>
                    </m:rPr>
                    <w:rPr>
                      <w:rFonts w:ascii="Cambria Math" w:cs="Times New Roman" w:hAnsi="Cambria Math"/>
                      <w:sz w:val="28"/>
                      <w:szCs w:val="28"/>
                    </w:rPr>
                    <m:t>H</m:t>
                  </m:r>
                </m:e>
                <m:sub>
                  <m:r>
                    <m:rPr>
                      <m:sty m:val="p"/>
                    </m:rPr>
                    <w:rPr>
                      <w:rFonts w:ascii="Cambria Math" w:cs="Times New Roman" w:hAnsi="Cambria Math"/>
                      <w:sz w:val="28"/>
                      <w:szCs w:val="28"/>
                    </w:rPr>
                    <m:t>5</m:t>
                  </m:r>
                </m:sub>
              </m:sSub>
              <m:r>
                <m:rPr>
                  <m:sty m:val="p"/>
                </m:rPr>
                <w:rPr>
                  <w:rFonts w:ascii="Cambria Math" w:cs="Times New Roman" w:hAnsi="Cambria Math"/>
                  <w:sz w:val="28"/>
                  <w:szCs w:val="28"/>
                </w:rPr>
                <m:t>OH</m:t>
              </m:r>
            </m:den>
          </m:f>
        </m:oMath>
      </m:oMathPara>
    </w:p>
    <w:p>
      <w:pPr>
        <w:pStyle w:val="style0"/>
        <w:tabs>
          <w:tab w:val="left" w:leader="none" w:pos="6171"/>
        </w:tabs>
        <w:rPr>
          <w:rFonts w:ascii="Times New Roman" w:cs="Times New Roman" w:hAnsi="Times New Roman"/>
          <w:sz w:val="28"/>
          <w:szCs w:val="28"/>
          <w:rPrChange w:id="3958" w:author="user pc" w:date="2022-03-15T10:14:00Z">
            <w:rPr>
              <w:rFonts w:ascii="Bell MT" w:hAnsi="Bell MT"/>
            </w:rPr>
          </w:rPrChange>
        </w:rPr>
      </w:pPr>
      <w:r>
        <w:rPr>
          <w:rFonts w:ascii="Times New Roman" w:cs="Times New Roman" w:hAnsi="Times New Roman"/>
          <w:b/>
          <w:sz w:val="28"/>
          <w:szCs w:val="28"/>
        </w:rPr>
        <w:t>3</w:t>
      </w:r>
      <w:r w:rsidRPr="F67A60F6">
        <w:rPr>
          <w:rFonts w:ascii="Times New Roman" w:cs="Times New Roman" w:hAnsi="Times New Roman"/>
          <w:b/>
          <w:sz w:val="28"/>
          <w:szCs w:val="28"/>
          <w:rPrChange w:id="3959" w:author="user pc" w:date="2022-03-15T10:14:00Z">
            <w:rPr>
              <w:rFonts w:ascii="Bell MT" w:hAnsi="Bell MT"/>
              <w:b/>
            </w:rPr>
          </w:rPrChange>
        </w:rPr>
        <w:t xml:space="preserve">: </w:t>
      </w:r>
      <w:r w:rsidRPr="DE4BDA9B">
        <w:rPr>
          <w:rFonts w:ascii="Times New Roman" w:cs="Times New Roman" w:hAnsi="Times New Roman"/>
          <w:sz w:val="28"/>
          <w:szCs w:val="28"/>
          <w:rPrChange w:id="3960" w:author="user pc" w:date="2022-03-15T10:14:00Z">
            <w:rPr>
              <w:rFonts w:ascii="Bell MT" w:hAnsi="Bell MT"/>
            </w:rPr>
          </w:rPrChange>
        </w:rPr>
        <w:t>What is the</w:t>
      </w:r>
      <w:r>
        <w:rPr>
          <w:rFonts w:ascii="Times New Roman" w:cs="Times New Roman" w:hAnsi="Times New Roman"/>
          <w:sz w:val="28"/>
          <w:szCs w:val="28"/>
        </w:rPr>
        <w:t xml:space="preserve"> </w:t>
      </w:r>
      <w:r w:rsidRPr="9B364D41">
        <w:rPr>
          <w:rFonts w:ascii="Times New Roman" w:cs="Times New Roman" w:hAnsi="Times New Roman"/>
          <w:sz w:val="28"/>
          <w:szCs w:val="28"/>
          <w:rPrChange w:id="3961" w:author="user pc" w:date="2022-03-15T10:14:00Z">
            <w:rPr>
              <w:rFonts w:ascii="Bell MT" w:hAnsi="Bell MT"/>
            </w:rPr>
          </w:rPrChange>
        </w:rPr>
        <w:t>mass</w:t>
      </w:r>
      <w:r>
        <w:rPr>
          <w:rFonts w:ascii="Times New Roman" w:cs="Times New Roman" w:hAnsi="Times New Roman"/>
          <w:sz w:val="28"/>
          <w:szCs w:val="28"/>
        </w:rPr>
        <w:t xml:space="preserve"> </w:t>
      </w:r>
      <w:r w:rsidRPr="C2D32515">
        <w:rPr>
          <w:rFonts w:ascii="Times New Roman" w:cs="Times New Roman" w:hAnsi="Times New Roman"/>
          <w:sz w:val="28"/>
          <w:szCs w:val="28"/>
          <w:rPrChange w:id="3962" w:author="user pc" w:date="2022-03-15T10:14:00Z">
            <w:rPr>
              <w:rFonts w:ascii="Bell MT" w:hAnsi="Bell MT"/>
            </w:rPr>
          </w:rPrChange>
        </w:rPr>
        <w:t>of 2 moles of</w:t>
      </w:r>
      <w:r>
        <w:rPr>
          <w:rFonts w:ascii="Times New Roman" w:cs="Times New Roman" w:hAnsi="Times New Roman"/>
          <w:sz w:val="28"/>
          <w:szCs w:val="28"/>
        </w:rPr>
        <w:t xml:space="preserve"> </w:t>
      </w:r>
      <w:r w:rsidRPr="890D6F86">
        <w:rPr>
          <w:rFonts w:ascii="Times New Roman" w:cs="Times New Roman" w:hAnsi="Times New Roman"/>
          <w:sz w:val="28"/>
          <w:szCs w:val="28"/>
          <w:rPrChange w:id="3963" w:author="user pc" w:date="2022-03-15T10:14:00Z">
            <w:rPr>
              <w:rFonts w:ascii="Bell MT" w:hAnsi="Bell MT"/>
            </w:rPr>
          </w:rPrChange>
        </w:rPr>
        <w:t>aluminium? [Al=27]</w:t>
      </w:r>
    </w:p>
    <w:p>
      <w:pPr>
        <w:pStyle w:val="style0"/>
        <w:tabs>
          <w:tab w:val="left" w:leader="none" w:pos="6171"/>
        </w:tabs>
        <w:rPr>
          <w:rFonts w:ascii="Times New Roman" w:cs="Times New Roman" w:hAnsi="Times New Roman"/>
          <w:sz w:val="28"/>
          <w:szCs w:val="28"/>
          <w:rPrChange w:id="3964" w:author="user pc" w:date="2022-03-15T10:14:00Z">
            <w:rPr>
              <w:rFonts w:ascii="Bell MT" w:hAnsi="Bell MT"/>
            </w:rPr>
          </w:rPrChange>
        </w:rPr>
      </w:pPr>
      <w:r w:rsidRPr="9D9CFAB8">
        <w:rPr>
          <w:rFonts w:ascii="Times New Roman" w:cs="Times New Roman" w:hAnsi="Times New Roman"/>
          <w:b/>
          <w:sz w:val="28"/>
          <w:szCs w:val="28"/>
          <w:rPrChange w:id="3965" w:author="user pc" w:date="2022-03-15T10:14:00Z">
            <w:rPr>
              <w:rFonts w:ascii="Bell MT" w:hAnsi="Bell MT"/>
              <w:b/>
            </w:rPr>
          </w:rPrChange>
        </w:rPr>
        <w:t>Solution</w:t>
      </w:r>
      <w:r w:rsidRPr="C98DFD4F">
        <w:rPr>
          <w:rFonts w:ascii="Times New Roman" w:cs="Times New Roman" w:hAnsi="Times New Roman"/>
          <w:sz w:val="28"/>
          <w:szCs w:val="28"/>
          <w:rPrChange w:id="3966" w:author="user pc" w:date="2022-03-15T10:14:00Z">
            <w:rPr>
              <w:rFonts w:ascii="Bell MT" w:hAnsi="Bell MT"/>
            </w:rPr>
          </w:rPrChange>
        </w:rPr>
        <w:t>:</w:t>
      </w:r>
    </w:p>
    <w:p>
      <w:pPr>
        <w:pStyle w:val="style0"/>
        <w:tabs>
          <w:tab w:val="left" w:leader="none" w:pos="6171"/>
        </w:tabs>
        <w:rPr>
          <w:rFonts w:ascii="Times New Roman" w:cs="Times New Roman" w:hAnsi="Times New Roman"/>
          <w:sz w:val="28"/>
          <w:szCs w:val="28"/>
        </w:rPr>
      </w:pPr>
      <w:r w:rsidRPr="64338234">
        <w:rPr>
          <w:rFonts w:ascii="Times New Roman" w:cs="Times New Roman" w:hAnsi="Times New Roman"/>
          <w:sz w:val="28"/>
          <w:szCs w:val="28"/>
          <w:rPrChange w:id="3967" w:author="user pc" w:date="2022-03-15T10:14:00Z">
            <w:rPr>
              <w:rFonts w:ascii="Bell MT" w:hAnsi="Bell MT"/>
            </w:rPr>
          </w:rPrChange>
        </w:rPr>
        <w:t>Mole</w:t>
      </w:r>
      <w:r>
        <w:rPr>
          <w:rFonts w:ascii="Times New Roman" w:cs="Times New Roman" w:hAnsi="Times New Roman"/>
          <w:sz w:val="28"/>
          <w:szCs w:val="28"/>
        </w:rPr>
        <w:t xml:space="preserve"> = </w:t>
      </w:r>
      <m:oMath>
        <m:f>
          <m:fPr>
            <m:ctrlPr>
              <w:rPr>
                <w:rFonts w:ascii="Cambria Math" w:cs="Times New Roman" w:hAnsi="Cambria Math"/>
                <w:i/>
                <w:sz w:val="28"/>
                <w:szCs w:val="28"/>
              </w:rPr>
            </m:ctrlPr>
          </m:fPr>
          <m:num>
            <m:r>
              <w:rPr>
                <w:rFonts w:ascii="Cambria Math" w:cs="Times New Roman" w:hAnsi="Cambria Math"/>
                <w:sz w:val="28"/>
                <w:szCs w:val="28"/>
              </w:rPr>
              <m:t xml:space="preserve">Mass of element </m:t>
            </m:r>
          </m:num>
          <m:den>
            <m:r>
              <w:rPr>
                <w:rFonts w:ascii="Cambria Math" w:cs="Times New Roman" w:hAnsi="Cambria Math"/>
                <w:sz w:val="28"/>
                <w:szCs w:val="28"/>
              </w:rPr>
              <m:t>Atomic mass of the element</m:t>
            </m:r>
          </m:den>
        </m:f>
      </m:oMath>
    </w:p>
    <w:p>
      <w:pPr>
        <w:pStyle w:val="style0"/>
        <w:tabs>
          <w:tab w:val="left" w:leader="none" w:pos="6171"/>
        </w:tabs>
        <w:rPr>
          <w:rFonts w:ascii="Times New Roman" w:cs="Times New Roman" w:hAnsi="Times New Roman"/>
          <w:sz w:val="28"/>
          <w:szCs w:val="28"/>
          <w:rPrChange w:id="3968" w:author="user pc" w:date="2022-03-15T10:14:00Z">
            <w:rPr>
              <w:rFonts w:ascii="Bell MT" w:hAnsi="Bell MT"/>
            </w:rPr>
          </w:rPrChange>
        </w:rPr>
      </w:pPr>
      <w:r>
        <w:rPr>
          <w:rFonts w:ascii="Times New Roman" w:cs="Times New Roman" w:hAnsi="Times New Roman"/>
          <w:sz w:val="28"/>
          <w:szCs w:val="28"/>
        </w:rPr>
        <w:t>Mass = mole × Atomic mass</w:t>
      </w:r>
    </w:p>
    <w:p>
      <w:pPr>
        <w:pStyle w:val="style0"/>
        <w:tabs>
          <w:tab w:val="left" w:leader="none" w:pos="6171"/>
        </w:tabs>
        <w:rPr>
          <w:rFonts w:ascii="Times New Roman" w:cs="Times New Roman" w:hAnsi="Times New Roman"/>
          <w:sz w:val="28"/>
          <w:szCs w:val="28"/>
          <w:rPrChange w:id="3969" w:author="user pc" w:date="2022-03-15T10:14:00Z">
            <w:rPr>
              <w:rFonts w:ascii="Bell MT" w:hAnsi="Bell MT"/>
            </w:rPr>
          </w:rPrChange>
        </w:rPr>
      </w:pPr>
      <w:r w:rsidRPr="C3A03709">
        <w:rPr>
          <w:rFonts w:ascii="Times New Roman" w:cs="Times New Roman" w:hAnsi="Times New Roman"/>
          <w:sz w:val="28"/>
          <w:szCs w:val="28"/>
          <w:rPrChange w:id="3970" w:author="user pc" w:date="2022-03-15T10:14:00Z">
            <w:rPr>
              <w:rFonts w:ascii="Bell MT" w:hAnsi="Bell MT"/>
            </w:rPr>
          </w:rPrChange>
        </w:rPr>
        <w:t>Mass = 2</w:t>
      </w:r>
      <w:r>
        <w:rPr>
          <w:rFonts w:ascii="Times New Roman" w:cs="Times New Roman" w:hAnsi="Times New Roman"/>
          <w:sz w:val="28"/>
          <w:szCs w:val="28"/>
        </w:rPr>
        <w:t xml:space="preserve"> </w:t>
      </w:r>
      <w:r w:rsidRPr="AA213809">
        <w:rPr>
          <w:rFonts w:ascii="Times New Roman" w:cs="Times New Roman" w:hAnsi="Times New Roman"/>
          <w:sz w:val="28"/>
          <w:szCs w:val="28"/>
          <w:rPrChange w:id="3971" w:author="user pc" w:date="2022-03-15T10:14:00Z">
            <w:rPr>
              <w:rFonts w:ascii="Bell MT" w:cs="Arial" w:hAnsi="Bell MT"/>
            </w:rPr>
          </w:rPrChange>
        </w:rPr>
        <w:t>×</w:t>
      </w:r>
      <w:r>
        <w:rPr>
          <w:rFonts w:ascii="Times New Roman" w:cs="Times New Roman" w:hAnsi="Times New Roman"/>
          <w:sz w:val="28"/>
          <w:szCs w:val="28"/>
        </w:rPr>
        <w:t xml:space="preserve"> </w:t>
      </w:r>
      <w:r w:rsidRPr="0433DCFD">
        <w:rPr>
          <w:rFonts w:ascii="Times New Roman" w:cs="Times New Roman" w:hAnsi="Times New Roman"/>
          <w:sz w:val="28"/>
          <w:szCs w:val="28"/>
          <w:rPrChange w:id="3972" w:author="user pc" w:date="2022-03-15T10:14:00Z">
            <w:rPr>
              <w:rFonts w:ascii="Bell MT" w:hAnsi="Bell MT"/>
            </w:rPr>
          </w:rPrChange>
        </w:rPr>
        <w:t>27 = 54g of Al.</w:t>
      </w:r>
    </w:p>
    <w:p>
      <w:pPr>
        <w:pStyle w:val="style0"/>
        <w:tabs>
          <w:tab w:val="left" w:leader="none" w:pos="6171"/>
        </w:tabs>
        <w:rPr>
          <w:rFonts w:ascii="Times New Roman" w:cs="Times New Roman" w:hAnsi="Times New Roman"/>
          <w:sz w:val="28"/>
          <w:szCs w:val="28"/>
          <w:rPrChange w:id="3973" w:author="user pc" w:date="2022-03-15T10:14:00Z">
            <w:rPr>
              <w:rFonts w:ascii="Bell MT" w:hAnsi="Bell MT"/>
            </w:rPr>
          </w:rPrChange>
        </w:rPr>
      </w:pPr>
      <w:r>
        <w:rPr>
          <w:rFonts w:ascii="Times New Roman" w:cs="Times New Roman" w:hAnsi="Times New Roman"/>
          <w:b/>
          <w:bCs/>
          <w:sz w:val="28"/>
          <w:szCs w:val="28"/>
        </w:rPr>
        <w:t xml:space="preserve">4: </w:t>
      </w:r>
      <w:r w:rsidRPr="62691CFF">
        <w:rPr>
          <w:rFonts w:ascii="Times New Roman" w:cs="Times New Roman" w:hAnsi="Times New Roman"/>
          <w:sz w:val="28"/>
          <w:szCs w:val="28"/>
          <w:rPrChange w:id="3974" w:author="user pc" w:date="2022-03-15T10:14:00Z">
            <w:rPr>
              <w:rFonts w:ascii="Bell MT" w:hAnsi="Bell MT"/>
            </w:rPr>
          </w:rPrChange>
        </w:rPr>
        <w:t>Zinc Iodide, ZnI</w:t>
      </w:r>
      <w:r w:rsidRPr="B3F6A505">
        <w:rPr>
          <w:rFonts w:ascii="Times New Roman" w:cs="Times New Roman" w:hAnsi="Times New Roman"/>
          <w:sz w:val="28"/>
          <w:szCs w:val="28"/>
          <w:vertAlign w:val="subscript"/>
          <w:rPrChange w:id="3975" w:author="user pc" w:date="2022-03-15T10:14:00Z">
            <w:rPr>
              <w:rFonts w:ascii="Bell MT" w:hAnsi="Bell MT"/>
              <w:vertAlign w:val="subscript"/>
            </w:rPr>
          </w:rPrChange>
        </w:rPr>
        <w:t>2</w:t>
      </w:r>
      <w:r>
        <w:rPr>
          <w:rFonts w:ascii="Times New Roman" w:cs="Times New Roman" w:hAnsi="Times New Roman"/>
          <w:sz w:val="28"/>
          <w:szCs w:val="28"/>
          <w:vertAlign w:val="subscript"/>
        </w:rPr>
        <w:t xml:space="preserve"> </w:t>
      </w:r>
      <w:r w:rsidRPr="E3B7E9ED">
        <w:rPr>
          <w:rFonts w:ascii="Times New Roman" w:cs="Times New Roman" w:hAnsi="Times New Roman"/>
          <w:sz w:val="28"/>
          <w:szCs w:val="28"/>
          <w:rPrChange w:id="3976" w:author="user pc" w:date="2022-03-15T10:14:00Z">
            <w:rPr>
              <w:rFonts w:ascii="Bell MT" w:hAnsi="Bell MT"/>
            </w:rPr>
          </w:rPrChange>
        </w:rPr>
        <w:t>can be</w:t>
      </w:r>
      <w:r>
        <w:rPr>
          <w:rFonts w:ascii="Times New Roman" w:cs="Times New Roman" w:hAnsi="Times New Roman"/>
          <w:sz w:val="28"/>
          <w:szCs w:val="28"/>
        </w:rPr>
        <w:t xml:space="preserve"> </w:t>
      </w:r>
      <w:r w:rsidRPr="F6928D16">
        <w:rPr>
          <w:rFonts w:ascii="Times New Roman" w:cs="Times New Roman" w:hAnsi="Times New Roman"/>
          <w:sz w:val="28"/>
          <w:szCs w:val="28"/>
          <w:rPrChange w:id="3977" w:author="user pc" w:date="2022-03-15T10:14:00Z">
            <w:rPr>
              <w:rFonts w:ascii="Bell MT" w:hAnsi="Bell MT"/>
            </w:rPr>
          </w:rPrChange>
        </w:rPr>
        <w:t>prepared</w:t>
      </w:r>
      <w:r>
        <w:rPr>
          <w:rFonts w:ascii="Times New Roman" w:cs="Times New Roman" w:hAnsi="Times New Roman"/>
          <w:sz w:val="28"/>
          <w:szCs w:val="28"/>
        </w:rPr>
        <w:t xml:space="preserve"> </w:t>
      </w:r>
      <w:r w:rsidRPr="81628C8F">
        <w:rPr>
          <w:rFonts w:ascii="Times New Roman" w:cs="Times New Roman" w:hAnsi="Times New Roman"/>
          <w:sz w:val="28"/>
          <w:szCs w:val="28"/>
          <w:rPrChange w:id="3978" w:author="user pc" w:date="2022-03-15T10:14:00Z">
            <w:rPr>
              <w:rFonts w:ascii="Bell MT" w:hAnsi="Bell MT"/>
            </w:rPr>
          </w:rPrChange>
        </w:rPr>
        <w:t>by the direct combination</w:t>
      </w:r>
      <w:r>
        <w:rPr>
          <w:rFonts w:ascii="Times New Roman" w:cs="Times New Roman" w:hAnsi="Times New Roman"/>
          <w:sz w:val="28"/>
          <w:szCs w:val="28"/>
        </w:rPr>
        <w:t xml:space="preserve"> </w:t>
      </w:r>
      <w:r w:rsidRPr="86CEDE9C">
        <w:rPr>
          <w:rFonts w:ascii="Times New Roman" w:cs="Times New Roman" w:hAnsi="Times New Roman"/>
          <w:sz w:val="28"/>
          <w:szCs w:val="28"/>
          <w:rPrChange w:id="3979" w:author="user pc" w:date="2022-03-15T10:14:00Z">
            <w:rPr>
              <w:rFonts w:ascii="Bell MT" w:hAnsi="Bell MT"/>
            </w:rPr>
          </w:rPrChange>
        </w:rPr>
        <w:t>of elements. A chemist</w:t>
      </w:r>
      <w:r>
        <w:rPr>
          <w:rFonts w:ascii="Times New Roman" w:cs="Times New Roman" w:hAnsi="Times New Roman"/>
          <w:sz w:val="28"/>
          <w:szCs w:val="28"/>
        </w:rPr>
        <w:t xml:space="preserve"> </w:t>
      </w:r>
      <w:r w:rsidRPr="8B150528">
        <w:rPr>
          <w:rFonts w:ascii="Times New Roman" w:cs="Times New Roman" w:hAnsi="Times New Roman"/>
          <w:sz w:val="28"/>
          <w:szCs w:val="28"/>
          <w:rPrChange w:id="3980" w:author="user pc" w:date="2022-03-15T10:14:00Z">
            <w:rPr>
              <w:rFonts w:ascii="Bell MT" w:hAnsi="Bell MT"/>
            </w:rPr>
          </w:rPrChange>
        </w:rPr>
        <w:t>determines from the amount</w:t>
      </w:r>
      <w:r>
        <w:rPr>
          <w:rFonts w:ascii="Times New Roman" w:cs="Times New Roman" w:hAnsi="Times New Roman"/>
          <w:sz w:val="28"/>
          <w:szCs w:val="28"/>
        </w:rPr>
        <w:t xml:space="preserve"> </w:t>
      </w:r>
      <w:r w:rsidRPr="E844093A">
        <w:rPr>
          <w:rFonts w:ascii="Times New Roman" w:cs="Times New Roman" w:hAnsi="Times New Roman"/>
          <w:sz w:val="28"/>
          <w:szCs w:val="28"/>
          <w:rPrChange w:id="3981" w:author="user pc" w:date="2022-03-15T10:14:00Z">
            <w:rPr>
              <w:rFonts w:ascii="Bell MT" w:hAnsi="Bell MT"/>
            </w:rPr>
          </w:rPrChange>
        </w:rPr>
        <w:t>of element that 0.0654 mole can be</w:t>
      </w:r>
      <w:r>
        <w:rPr>
          <w:rFonts w:ascii="Times New Roman" w:cs="Times New Roman" w:hAnsi="Times New Roman"/>
          <w:sz w:val="28"/>
          <w:szCs w:val="28"/>
        </w:rPr>
        <w:t xml:space="preserve"> </w:t>
      </w:r>
      <w:r w:rsidRPr="F23013C0">
        <w:rPr>
          <w:rFonts w:ascii="Times New Roman" w:cs="Times New Roman" w:hAnsi="Times New Roman"/>
          <w:sz w:val="28"/>
          <w:szCs w:val="28"/>
          <w:rPrChange w:id="3982" w:author="user pc" w:date="2022-03-15T10:14:00Z">
            <w:rPr>
              <w:rFonts w:ascii="Bell MT" w:hAnsi="Bell MT"/>
            </w:rPr>
          </w:rPrChange>
        </w:rPr>
        <w:t>formed.</w:t>
      </w:r>
      <w:r>
        <w:rPr>
          <w:rFonts w:ascii="Times New Roman" w:cs="Times New Roman" w:hAnsi="Times New Roman"/>
          <w:sz w:val="28"/>
          <w:szCs w:val="28"/>
        </w:rPr>
        <w:t xml:space="preserve"> </w:t>
      </w:r>
      <w:r w:rsidRPr="6ED75B61">
        <w:rPr>
          <w:rFonts w:ascii="Times New Roman" w:cs="Times New Roman" w:hAnsi="Times New Roman"/>
          <w:sz w:val="28"/>
          <w:szCs w:val="28"/>
          <w:rPrChange w:id="3983" w:author="user pc" w:date="2022-03-15T10:14:00Z">
            <w:rPr>
              <w:rFonts w:ascii="Bell MT" w:hAnsi="Bell MT"/>
            </w:rPr>
          </w:rPrChange>
        </w:rPr>
        <w:t>How many</w:t>
      </w:r>
      <w:r>
        <w:rPr>
          <w:rFonts w:ascii="Times New Roman" w:cs="Times New Roman" w:hAnsi="Times New Roman"/>
          <w:sz w:val="28"/>
          <w:szCs w:val="28"/>
        </w:rPr>
        <w:t xml:space="preserve"> </w:t>
      </w:r>
      <w:r w:rsidRPr="0B5E35B5">
        <w:rPr>
          <w:rFonts w:ascii="Times New Roman" w:cs="Times New Roman" w:hAnsi="Times New Roman"/>
          <w:sz w:val="28"/>
          <w:szCs w:val="28"/>
          <w:rPrChange w:id="3984" w:author="user pc" w:date="2022-03-15T10:14:00Z">
            <w:rPr>
              <w:rFonts w:ascii="Bell MT" w:hAnsi="Bell MT"/>
            </w:rPr>
          </w:rPrChange>
        </w:rPr>
        <w:t>grams of</w:t>
      </w:r>
      <w:r>
        <w:rPr>
          <w:rFonts w:ascii="Times New Roman" w:cs="Times New Roman" w:hAnsi="Times New Roman"/>
          <w:sz w:val="28"/>
          <w:szCs w:val="28"/>
        </w:rPr>
        <w:t xml:space="preserve"> </w:t>
      </w:r>
      <w:r w:rsidRPr="6FD51BEC">
        <w:rPr>
          <w:rFonts w:ascii="Times New Roman" w:cs="Times New Roman" w:hAnsi="Times New Roman"/>
          <w:sz w:val="28"/>
          <w:szCs w:val="28"/>
          <w:rPrChange w:id="3985" w:author="user pc" w:date="2022-03-15T10:14:00Z">
            <w:rPr>
              <w:rFonts w:ascii="Bell MT" w:hAnsi="Bell MT"/>
            </w:rPr>
          </w:rPrChange>
        </w:rPr>
        <w:t>Zinc Iodide</w:t>
      </w:r>
      <w:r>
        <w:rPr>
          <w:rFonts w:ascii="Times New Roman" w:cs="Times New Roman" w:hAnsi="Times New Roman"/>
          <w:sz w:val="28"/>
          <w:szCs w:val="28"/>
        </w:rPr>
        <w:t xml:space="preserve"> </w:t>
      </w:r>
      <w:r w:rsidRPr="AA736B86">
        <w:rPr>
          <w:rFonts w:ascii="Times New Roman" w:cs="Times New Roman" w:hAnsi="Times New Roman"/>
          <w:sz w:val="28"/>
          <w:szCs w:val="28"/>
          <w:rPrChange w:id="3986" w:author="user pc" w:date="2022-03-15T10:14:00Z">
            <w:rPr>
              <w:rFonts w:ascii="Bell MT" w:hAnsi="Bell MT"/>
            </w:rPr>
          </w:rPrChange>
        </w:rPr>
        <w:t>is</w:t>
      </w:r>
      <w:r>
        <w:rPr>
          <w:rFonts w:ascii="Times New Roman" w:cs="Times New Roman" w:hAnsi="Times New Roman"/>
          <w:sz w:val="28"/>
          <w:szCs w:val="28"/>
        </w:rPr>
        <w:t xml:space="preserve"> </w:t>
      </w:r>
      <w:r w:rsidRPr="17511A00">
        <w:rPr>
          <w:rFonts w:ascii="Times New Roman" w:cs="Times New Roman" w:hAnsi="Times New Roman"/>
          <w:sz w:val="28"/>
          <w:szCs w:val="28"/>
          <w:rPrChange w:id="3987" w:author="user pc" w:date="2022-03-15T10:14:00Z">
            <w:rPr>
              <w:rFonts w:ascii="Bell MT" w:hAnsi="Bell MT"/>
            </w:rPr>
          </w:rPrChange>
        </w:rPr>
        <w:t>this?(ZnI</w:t>
      </w:r>
      <w:r w:rsidRPr="5C2B5803">
        <w:rPr>
          <w:rFonts w:ascii="Times New Roman" w:cs="Times New Roman" w:hAnsi="Times New Roman"/>
          <w:sz w:val="28"/>
          <w:szCs w:val="28"/>
          <w:vertAlign w:val="subscript"/>
          <w:rPrChange w:id="3988" w:author="user pc" w:date="2022-03-15T10:14:00Z">
            <w:rPr>
              <w:rFonts w:ascii="Bell MT" w:hAnsi="Bell MT"/>
              <w:vertAlign w:val="subscript"/>
            </w:rPr>
          </w:rPrChange>
        </w:rPr>
        <w:t>2</w:t>
      </w:r>
      <w:r>
        <w:rPr>
          <w:rFonts w:ascii="Times New Roman" w:cs="Times New Roman" w:hAnsi="Times New Roman"/>
          <w:sz w:val="28"/>
          <w:szCs w:val="28"/>
          <w:vertAlign w:val="subscript"/>
        </w:rPr>
        <w:t xml:space="preserve"> </w:t>
      </w:r>
      <w:r w:rsidRPr="3CEC713B">
        <w:rPr>
          <w:rFonts w:ascii="Times New Roman" w:cs="Times New Roman" w:hAnsi="Times New Roman"/>
          <w:sz w:val="28"/>
          <w:szCs w:val="28"/>
          <w:rPrChange w:id="3989" w:author="user pc" w:date="2022-03-15T10:14:00Z">
            <w:rPr>
              <w:rFonts w:ascii="Bell MT" w:hAnsi="Bell MT"/>
            </w:rPr>
          </w:rPrChange>
        </w:rPr>
        <w:t>=</w:t>
      </w:r>
      <w:r>
        <w:rPr>
          <w:rFonts w:ascii="Times New Roman" w:cs="Times New Roman" w:hAnsi="Times New Roman"/>
          <w:sz w:val="28"/>
          <w:szCs w:val="28"/>
        </w:rPr>
        <w:t xml:space="preserve"> </w:t>
      </w:r>
      <w:r w:rsidRPr="47F7D243">
        <w:rPr>
          <w:rFonts w:ascii="Times New Roman" w:cs="Times New Roman" w:hAnsi="Times New Roman"/>
          <w:sz w:val="28"/>
          <w:szCs w:val="28"/>
          <w:rPrChange w:id="3990" w:author="user pc" w:date="2022-03-15T10:14:00Z">
            <w:rPr>
              <w:rFonts w:ascii="Bell MT" w:hAnsi="Bell MT"/>
            </w:rPr>
          </w:rPrChange>
        </w:rPr>
        <w:t>319g/mol)</w:t>
      </w:r>
    </w:p>
    <w:p>
      <w:pPr>
        <w:pStyle w:val="style0"/>
        <w:tabs>
          <w:tab w:val="left" w:leader="none" w:pos="6171"/>
        </w:tabs>
        <w:rPr>
          <w:rFonts w:ascii="Times New Roman" w:cs="Times New Roman" w:hAnsi="Times New Roman"/>
          <w:sz w:val="28"/>
          <w:szCs w:val="28"/>
          <w:rPrChange w:id="3991" w:author="user pc" w:date="2022-03-15T10:14:00Z">
            <w:rPr>
              <w:rFonts w:ascii="Bell MT" w:hAnsi="Bell MT"/>
            </w:rPr>
          </w:rPrChange>
        </w:rPr>
      </w:pPr>
      <w:r w:rsidRPr="046A660C">
        <w:rPr>
          <w:rFonts w:ascii="Times New Roman" w:cs="Times New Roman" w:hAnsi="Times New Roman"/>
          <w:b/>
          <w:bCs/>
          <w:sz w:val="28"/>
          <w:szCs w:val="28"/>
          <w:rPrChange w:id="3992" w:author="user pc" w:date="2022-03-15T10:14:00Z">
            <w:rPr>
              <w:rFonts w:ascii="Bell MT" w:hAnsi="Bell MT"/>
              <w:b/>
              <w:bCs/>
            </w:rPr>
          </w:rPrChange>
        </w:rPr>
        <w:t>Solution:</w:t>
      </w:r>
    </w:p>
    <w:p>
      <w:pPr>
        <w:pStyle w:val="style0"/>
        <w:rPr>
          <w:rFonts w:ascii="Times New Roman" w:cs="Times New Roman" w:hAnsi="Times New Roman"/>
          <w:sz w:val="28"/>
          <w:szCs w:val="28"/>
        </w:rPr>
      </w:pPr>
      <w:r>
        <w:rPr>
          <w:rFonts w:ascii="Times New Roman" w:cs="Times New Roman" w:hAnsi="Times New Roman"/>
          <w:sz w:val="28"/>
          <w:szCs w:val="28"/>
        </w:rPr>
        <w:t xml:space="preserve">1 mole of </w:t>
      </w:r>
      <w:r w:rsidRPr="C4587E93">
        <w:rPr>
          <w:rFonts w:ascii="Times New Roman" w:cs="Times New Roman" w:hAnsi="Times New Roman"/>
          <w:sz w:val="28"/>
          <w:szCs w:val="28"/>
          <w:rPrChange w:id="3993" w:author="user pc" w:date="2022-03-15T10:14:00Z">
            <w:rPr>
              <w:rFonts w:ascii="Bell MT" w:hAnsi="Bell MT"/>
            </w:rPr>
          </w:rPrChange>
        </w:rPr>
        <w:t>ZnI</w:t>
      </w:r>
      <w:r w:rsidRPr="D8DA0A91">
        <w:rPr>
          <w:rFonts w:ascii="Times New Roman" w:cs="Times New Roman" w:hAnsi="Times New Roman"/>
          <w:sz w:val="28"/>
          <w:szCs w:val="28"/>
          <w:vertAlign w:val="subscript"/>
          <w:rPrChange w:id="3994" w:author="user pc" w:date="2022-03-15T10:14:00Z">
            <w:rPr>
              <w:rFonts w:ascii="Bell MT" w:hAnsi="Bell MT"/>
              <w:vertAlign w:val="subscript"/>
            </w:rPr>
          </w:rPrChange>
        </w:rPr>
        <w:t>2</w:t>
      </w:r>
      <w:r>
        <w:rPr>
          <w:rFonts w:ascii="Times New Roman" w:cs="Times New Roman" w:hAnsi="Times New Roman"/>
          <w:sz w:val="28"/>
          <w:szCs w:val="28"/>
        </w:rPr>
        <w:t xml:space="preserve">           = </w:t>
      </w:r>
      <w:r w:rsidRPr="DFF23C6B">
        <w:rPr>
          <w:rFonts w:ascii="Times New Roman" w:cs="Times New Roman" w:hAnsi="Times New Roman"/>
          <w:sz w:val="28"/>
          <w:szCs w:val="28"/>
          <w:rPrChange w:id="3995" w:author="user pc" w:date="2022-03-15T10:14:00Z">
            <w:rPr>
              <w:rFonts w:ascii="Bell MT" w:hAnsi="Bell MT"/>
            </w:rPr>
          </w:rPrChange>
        </w:rPr>
        <w:t>319g</w:t>
      </w:r>
      <w:r>
        <w:rPr>
          <w:rFonts w:ascii="Times New Roman" w:cs="Times New Roman" w:hAnsi="Times New Roman"/>
          <w:sz w:val="28"/>
          <w:szCs w:val="28"/>
        </w:rPr>
        <w:t xml:space="preserve"> </w:t>
      </w:r>
      <w:r w:rsidRPr="1C3A9DB7">
        <w:rPr>
          <w:rFonts w:ascii="Times New Roman" w:cs="Times New Roman" w:hAnsi="Times New Roman"/>
          <w:sz w:val="28"/>
          <w:szCs w:val="28"/>
          <w:rPrChange w:id="3996" w:author="user pc" w:date="2022-03-15T10:14:00Z">
            <w:rPr>
              <w:rFonts w:ascii="Bell MT" w:hAnsi="Bell MT"/>
            </w:rPr>
          </w:rPrChange>
        </w:rPr>
        <w:t>ZnI</w:t>
      </w:r>
      <w:r w:rsidRPr="0B0CB352">
        <w:rPr>
          <w:rFonts w:ascii="Times New Roman" w:cs="Times New Roman" w:hAnsi="Times New Roman"/>
          <w:sz w:val="28"/>
          <w:szCs w:val="28"/>
          <w:vertAlign w:val="subscript"/>
          <w:rPrChange w:id="3997" w:author="user pc" w:date="2022-03-15T10:14:00Z">
            <w:rPr>
              <w:rFonts w:ascii="Bell MT" w:hAnsi="Bell MT"/>
              <w:vertAlign w:val="subscript"/>
            </w:rPr>
          </w:rPrChange>
        </w:rPr>
        <w:t>2</w:t>
      </w:r>
    </w:p>
    <w:p>
      <w:pPr>
        <w:pStyle w:val="style0"/>
        <w:rPr>
          <w:rFonts w:ascii="Times New Roman" w:cs="Times New Roman" w:hAnsi="Times New Roman"/>
          <w:sz w:val="28"/>
          <w:szCs w:val="28"/>
        </w:rPr>
      </w:pPr>
      <w:r>
        <w:rPr>
          <w:rFonts w:ascii="Times New Roman" w:cs="Times New Roman" w:hAnsi="Times New Roman"/>
          <w:sz w:val="28"/>
          <w:szCs w:val="28"/>
        </w:rPr>
        <w:t xml:space="preserve">0.0654 mole of </w:t>
      </w:r>
      <w:r w:rsidRPr="E36B023E">
        <w:rPr>
          <w:rFonts w:ascii="Times New Roman" w:cs="Times New Roman" w:hAnsi="Times New Roman"/>
          <w:sz w:val="28"/>
          <w:szCs w:val="28"/>
          <w:rPrChange w:id="3998" w:author="user pc" w:date="2022-03-15T10:14:00Z">
            <w:rPr>
              <w:rFonts w:ascii="Bell MT" w:hAnsi="Bell MT"/>
            </w:rPr>
          </w:rPrChange>
        </w:rPr>
        <w:t>ZnI</w:t>
      </w:r>
      <w:r w:rsidRPr="46675A15">
        <w:rPr>
          <w:rFonts w:ascii="Times New Roman" w:cs="Times New Roman" w:hAnsi="Times New Roman"/>
          <w:sz w:val="28"/>
          <w:szCs w:val="28"/>
          <w:vertAlign w:val="subscript"/>
          <w:rPrChange w:id="3999" w:author="user pc" w:date="2022-03-15T10:14:00Z">
            <w:rPr>
              <w:rFonts w:ascii="Bell MT" w:hAnsi="Bell MT"/>
              <w:vertAlign w:val="subscript"/>
            </w:rPr>
          </w:rPrChange>
        </w:rPr>
        <w:t>2</w:t>
      </w:r>
      <w:r>
        <w:rPr>
          <w:rFonts w:ascii="Times New Roman" w:cs="Times New Roman" w:hAnsi="Times New Roman"/>
          <w:sz w:val="28"/>
          <w:szCs w:val="28"/>
        </w:rPr>
        <w:t xml:space="preserve"> = ?</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 xml:space="preserve">319g of </m:t>
              </m:r>
              <m:sSub>
                <m:sSubPr>
                  <m:ctrlPr>
                    <w:rPr>
                      <w:rFonts w:ascii="Cambria Math" w:cs="Times New Roman" w:hAnsi="Cambria Math"/>
                      <w:i/>
                      <w:sz w:val="28"/>
                      <w:szCs w:val="28"/>
                    </w:rPr>
                  </m:ctrlPr>
                </m:sSubPr>
                <m:e>
                  <m:r>
                    <w:rPr>
                      <w:rFonts w:ascii="Cambria Math" w:cs="Times New Roman" w:hAnsi="Cambria Math"/>
                      <w:sz w:val="28"/>
                      <w:szCs w:val="28"/>
                    </w:rPr>
                    <m:t>ZnI</m:t>
                  </m:r>
                </m:e>
                <m:sub>
                  <m:r>
                    <w:rPr>
                      <w:rFonts w:ascii="Cambria Math" w:cs="Times New Roman" w:hAnsi="Cambria Math"/>
                      <w:sz w:val="28"/>
                      <w:szCs w:val="28"/>
                    </w:rPr>
                    <m:t>2</m:t>
                  </m:r>
                </m:sub>
              </m:sSub>
              <m:r>
                <w:rPr>
                  <w:rFonts w:ascii="Cambria Math" w:cs="Times New Roman" w:hAnsi="Cambria Math"/>
                  <w:sz w:val="28"/>
                  <w:szCs w:val="28"/>
                </w:rPr>
                <m:t xml:space="preserve"> ×0.0654 mole of </m:t>
              </m:r>
              <m:sSub>
                <m:sSubPr>
                  <m:ctrlPr>
                    <w:rPr>
                      <w:rFonts w:ascii="Cambria Math" w:cs="Times New Roman" w:hAnsi="Cambria Math"/>
                      <w:i/>
                      <w:sz w:val="28"/>
                      <w:szCs w:val="28"/>
                    </w:rPr>
                  </m:ctrlPr>
                </m:sSubPr>
                <m:e>
                  <m:r>
                    <w:rPr>
                      <w:rFonts w:ascii="Cambria Math" w:cs="Times New Roman" w:hAnsi="Cambria Math"/>
                      <w:sz w:val="28"/>
                      <w:szCs w:val="28"/>
                    </w:rPr>
                    <m:t>ZnI</m:t>
                  </m:r>
                </m:e>
                <m:sub>
                  <m:r>
                    <w:rPr>
                      <w:rFonts w:ascii="Cambria Math" w:cs="Times New Roman" w:hAnsi="Cambria Math"/>
                      <w:sz w:val="28"/>
                      <w:szCs w:val="28"/>
                    </w:rPr>
                    <m:t>2</m:t>
                  </m:r>
                </m:sub>
              </m:sSub>
              <m:r>
                <w:rPr>
                  <w:rFonts w:ascii="Cambria Math" w:cs="Times New Roman" w:hAnsi="Cambria Math"/>
                  <w:sz w:val="28"/>
                  <w:szCs w:val="28"/>
                </w:rPr>
                <m:t xml:space="preserve"> </m:t>
              </m:r>
            </m:num>
            <m:den>
              <m:r>
                <w:rPr>
                  <w:rFonts w:ascii="Cambria Math" w:cs="Times New Roman" w:hAnsi="Cambria Math"/>
                  <w:sz w:val="28"/>
                  <w:szCs w:val="28"/>
                </w:rPr>
                <m:t xml:space="preserve">1 mole of </m:t>
              </m:r>
              <m:sSub>
                <m:sSubPr>
                  <m:ctrlPr>
                    <w:rPr>
                      <w:rFonts w:ascii="Cambria Math" w:cs="Times New Roman" w:hAnsi="Cambria Math"/>
                      <w:i/>
                      <w:sz w:val="28"/>
                      <w:szCs w:val="28"/>
                    </w:rPr>
                  </m:ctrlPr>
                </m:sSubPr>
                <m:e>
                  <m:r>
                    <w:rPr>
                      <w:rFonts w:ascii="Cambria Math" w:cs="Times New Roman" w:hAnsi="Cambria Math"/>
                      <w:sz w:val="28"/>
                      <w:szCs w:val="28"/>
                    </w:rPr>
                    <m:t>ZnI</m:t>
                  </m:r>
                </m:e>
                <m:sub>
                  <m:r>
                    <w:rPr>
                      <w:rFonts w:ascii="Cambria Math" w:cs="Times New Roman" w:hAnsi="Cambria Math"/>
                      <w:sz w:val="28"/>
                      <w:szCs w:val="28"/>
                    </w:rPr>
                    <m:t>2</m:t>
                  </m:r>
                </m:sub>
              </m:sSub>
              <m:r>
                <w:rPr>
                  <w:rFonts w:ascii="Cambria Math" w:cs="Times New Roman" w:hAnsi="Cambria Math"/>
                  <w:sz w:val="28"/>
                  <w:szCs w:val="28"/>
                </w:rPr>
                <m:t xml:space="preserve"> </m:t>
              </m:r>
            </m:den>
          </m:f>
          <m:r>
            <w:rPr>
              <w:rFonts w:ascii="Cambria Math" w:cs="Times New Roman" w:hAnsi="Cambria Math"/>
              <w:sz w:val="28"/>
              <w:szCs w:val="28"/>
            </w:rPr>
            <m:t xml:space="preserve">=20.9 g of </m:t>
          </m:r>
          <m:sSub>
            <m:sSubPr>
              <m:ctrlPr>
                <w:rPr>
                  <w:rFonts w:ascii="Cambria Math" w:cs="Times New Roman" w:hAnsi="Cambria Math"/>
                  <w:i/>
                  <w:sz w:val="28"/>
                  <w:szCs w:val="28"/>
                </w:rPr>
              </m:ctrlPr>
            </m:sSubPr>
            <m:e>
              <m:r>
                <w:rPr>
                  <w:rFonts w:ascii="Cambria Math" w:cs="Times New Roman" w:hAnsi="Cambria Math"/>
                  <w:sz w:val="28"/>
                  <w:szCs w:val="28"/>
                </w:rPr>
                <m:t>ZnI</m:t>
              </m:r>
            </m:e>
            <m:sub>
              <m:r>
                <w:rPr>
                  <w:rFonts w:ascii="Cambria Math" w:cs="Times New Roman" w:hAnsi="Cambria Math"/>
                  <w:sz w:val="28"/>
                  <w:szCs w:val="28"/>
                </w:rPr>
                <m:t>2</m:t>
              </m:r>
            </m:sub>
          </m:sSub>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w:r>
        <w:rPr>
          <w:rFonts w:ascii="Times New Roman" w:cs="Times New Roman" w:hAnsi="Times New Roman"/>
          <w:sz w:val="28"/>
          <w:szCs w:val="28"/>
        </w:rPr>
        <w:t xml:space="preserve">Or </w:t>
      </w:r>
    </w:p>
    <w:p>
      <w:pPr>
        <w:pStyle w:val="style0"/>
        <w:tabs>
          <w:tab w:val="left" w:leader="none" w:pos="6171"/>
        </w:tabs>
        <w:rPr>
          <w:rFonts w:ascii="Times New Roman" w:cs="Times New Roman" w:hAnsi="Times New Roman"/>
          <w:sz w:val="28"/>
          <w:szCs w:val="28"/>
        </w:rPr>
      </w:pPr>
      <w:r>
        <w:rPr>
          <w:rFonts w:ascii="Times New Roman" w:cs="Times New Roman" w:hAnsi="Times New Roman"/>
          <w:sz w:val="28"/>
          <w:szCs w:val="28"/>
        </w:rPr>
        <w:t>Mass = mole × Molar mass</w:t>
      </w:r>
    </w:p>
    <w:p>
      <w:pPr>
        <w:pStyle w:val="style0"/>
        <w:tabs>
          <w:tab w:val="left" w:leader="none" w:pos="6171"/>
        </w:tabs>
        <w:rPr>
          <w:rFonts w:ascii="Times New Roman" w:cs="Times New Roman" w:hAnsi="Times New Roman"/>
          <w:sz w:val="28"/>
          <w:szCs w:val="28"/>
          <w:rPrChange w:id="4000" w:author="user pc" w:date="2022-03-15T10:14:00Z">
            <w:rPr>
              <w:rFonts w:ascii="Bell MT" w:hAnsi="Bell MT"/>
            </w:rPr>
          </w:rPrChange>
        </w:rPr>
      </w:pPr>
      <w:r>
        <w:rPr>
          <w:rFonts w:ascii="Times New Roman" w:cs="Times New Roman" w:hAnsi="Times New Roman"/>
          <w:sz w:val="28"/>
          <w:szCs w:val="28"/>
        </w:rPr>
        <w:t xml:space="preserve">Mass = 0.0654 × 319 = 20.9 g </w:t>
      </w:r>
      <w:r w:rsidRPr="3B689E9A">
        <w:rPr>
          <w:rFonts w:ascii="Times New Roman" w:cs="Times New Roman" w:hAnsi="Times New Roman"/>
          <w:sz w:val="28"/>
          <w:szCs w:val="28"/>
          <w:rPrChange w:id="4001" w:author="user pc" w:date="2022-03-15T10:14:00Z">
            <w:rPr>
              <w:rFonts w:ascii="Bell MT" w:hAnsi="Bell MT"/>
            </w:rPr>
          </w:rPrChange>
        </w:rPr>
        <w:t>ZnI</w:t>
      </w:r>
      <w:r w:rsidRPr="98E76597">
        <w:rPr>
          <w:rFonts w:ascii="Times New Roman" w:cs="Times New Roman" w:hAnsi="Times New Roman"/>
          <w:sz w:val="28"/>
          <w:szCs w:val="28"/>
          <w:vertAlign w:val="subscript"/>
          <w:rPrChange w:id="4002" w:author="user pc" w:date="2022-03-15T10:14:00Z">
            <w:rPr>
              <w:rFonts w:ascii="Bell MT" w:hAnsi="Bell MT"/>
              <w:vertAlign w:val="subscript"/>
            </w:rPr>
          </w:rPrChange>
        </w:rPr>
        <w:t>2</w:t>
      </w:r>
    </w:p>
    <w:p>
      <w:pPr>
        <w:pStyle w:val="style0"/>
        <w:rPr>
          <w:rFonts w:ascii="Times New Roman" w:cs="Times New Roman" w:hAnsi="Times New Roman"/>
          <w:sz w:val="28"/>
          <w:szCs w:val="28"/>
          <w:rPrChange w:id="4003" w:author="user pc" w:date="2022-03-15T10:14:00Z">
            <w:rPr>
              <w:rFonts w:ascii="Bell MT" w:hAnsi="Bell MT"/>
            </w:rPr>
          </w:rPrChange>
        </w:rPr>
      </w:pPr>
    </w:p>
    <w:p>
      <w:pPr>
        <w:pStyle w:val="style179"/>
        <w:numPr>
          <w:ilvl w:val="0"/>
          <w:numId w:val="20"/>
        </w:numPr>
        <w:rPr>
          <w:rFonts w:ascii="Times New Roman" w:cs="Times New Roman" w:hAnsi="Times New Roman"/>
          <w:sz w:val="28"/>
          <w:szCs w:val="28"/>
          <w:rPrChange w:id="4004" w:author="user pc" w:date="2022-03-15T10:14:00Z">
            <w:rPr>
              <w:rFonts w:ascii="Bell MT" w:hAnsi="Bell MT"/>
            </w:rPr>
          </w:rPrChange>
        </w:rPr>
      </w:pPr>
      <w:r w:rsidRPr="026B1E68">
        <w:rPr>
          <w:rFonts w:ascii="Times New Roman" w:cs="Times New Roman" w:hAnsi="Times New Roman"/>
          <w:b/>
          <w:sz w:val="28"/>
          <w:szCs w:val="28"/>
          <w:rPrChange w:id="4005" w:author="user pc" w:date="2022-03-15T10:14:00Z">
            <w:rPr>
              <w:rFonts w:ascii="Bell MT" w:hAnsi="Bell MT"/>
              <w:b/>
            </w:rPr>
          </w:rPrChange>
        </w:rPr>
        <w:t xml:space="preserve"> </w:t>
      </w:r>
      <w:r w:rsidRPr="3EFEA2E9">
        <w:rPr>
          <w:rFonts w:ascii="Times New Roman" w:cs="Times New Roman" w:hAnsi="Times New Roman"/>
          <w:sz w:val="28"/>
          <w:szCs w:val="28"/>
          <w:rPrChange w:id="4006" w:author="user pc" w:date="2022-03-15T10:14:00Z">
            <w:rPr>
              <w:rFonts w:ascii="Bell MT" w:hAnsi="Bell MT"/>
            </w:rPr>
          </w:rPrChange>
        </w:rPr>
        <w:t>How many moles are contained in 45.6g of lead</w:t>
      </w:r>
      <w:r>
        <w:rPr>
          <w:rFonts w:ascii="Times New Roman" w:cs="Times New Roman" w:hAnsi="Times New Roman"/>
          <w:sz w:val="28"/>
          <w:szCs w:val="28"/>
        </w:rPr>
        <w:t xml:space="preserve"> (II) </w:t>
      </w:r>
      <w:r w:rsidRPr="EB7A9D60">
        <w:rPr>
          <w:rFonts w:ascii="Times New Roman" w:cs="Times New Roman" w:hAnsi="Times New Roman"/>
          <w:sz w:val="28"/>
          <w:szCs w:val="28"/>
          <w:rPrChange w:id="4007" w:author="user pc" w:date="2022-03-15T10:14:00Z">
            <w:rPr>
              <w:rFonts w:ascii="Bell MT" w:hAnsi="Bell MT"/>
            </w:rPr>
          </w:rPrChange>
        </w:rPr>
        <w:t>chromate?</w:t>
      </w:r>
    </w:p>
    <w:p>
      <w:pPr>
        <w:pStyle w:val="style0"/>
        <w:rPr>
          <w:rFonts w:ascii="Times New Roman" w:cs="Times New Roman" w:hAnsi="Times New Roman"/>
          <w:b/>
          <w:sz w:val="28"/>
          <w:szCs w:val="28"/>
          <w:rPrChange w:id="4008" w:author="user pc" w:date="2022-03-15T10:14:00Z">
            <w:rPr>
              <w:rFonts w:ascii="Bell MT" w:hAnsi="Bell MT"/>
              <w:b/>
            </w:rPr>
          </w:rPrChange>
        </w:rPr>
      </w:pPr>
      <w:r w:rsidRPr="2200EBE5">
        <w:rPr>
          <w:rFonts w:ascii="Times New Roman" w:cs="Times New Roman" w:hAnsi="Times New Roman"/>
          <w:b/>
          <w:sz w:val="28"/>
          <w:szCs w:val="28"/>
          <w:rPrChange w:id="4009" w:author="user pc" w:date="2022-03-15T10:14:00Z">
            <w:rPr>
              <w:rFonts w:ascii="Bell MT" w:hAnsi="Bell MT"/>
              <w:b/>
            </w:rPr>
          </w:rPrChange>
        </w:rPr>
        <w:t>Solution:</w:t>
      </w:r>
    </w:p>
    <w:p>
      <w:pPr>
        <w:pStyle w:val="style0"/>
        <w:rPr>
          <w:rFonts w:ascii="Times New Roman" w:cs="Times New Roman" w:hAnsi="Times New Roman"/>
          <w:sz w:val="28"/>
          <w:szCs w:val="28"/>
          <w:rPrChange w:id="4010" w:author="user pc" w:date="2022-03-15T10:14:00Z">
            <w:rPr>
              <w:rFonts w:ascii="Bell MT" w:hAnsi="Bell MT"/>
            </w:rPr>
          </w:rPrChange>
        </w:rPr>
      </w:pPr>
      <w:r w:rsidRPr="D7C83766">
        <w:rPr>
          <w:rFonts w:ascii="Times New Roman" w:cs="Times New Roman" w:hAnsi="Times New Roman"/>
          <w:sz w:val="28"/>
          <w:szCs w:val="28"/>
          <w:rPrChange w:id="4011" w:author="user pc" w:date="2022-03-15T10:14:00Z">
            <w:rPr>
              <w:rFonts w:ascii="Bell MT" w:hAnsi="Bell MT"/>
            </w:rPr>
          </w:rPrChange>
        </w:rPr>
        <w:t>The molar mass of PbCrO</w:t>
      </w:r>
      <w:r w:rsidRPr="D567AF3D">
        <w:rPr>
          <w:rFonts w:ascii="Times New Roman" w:cs="Times New Roman" w:hAnsi="Times New Roman"/>
          <w:sz w:val="28"/>
          <w:szCs w:val="28"/>
          <w:vertAlign w:val="subscript"/>
          <w:rPrChange w:id="4012" w:author="user pc" w:date="2022-03-15T10:14:00Z">
            <w:rPr>
              <w:rFonts w:ascii="Bell MT" w:hAnsi="Bell MT"/>
              <w:vertAlign w:val="subscript"/>
            </w:rPr>
          </w:rPrChange>
        </w:rPr>
        <w:t>4</w:t>
      </w:r>
      <w:r w:rsidRPr="78BF18FC">
        <w:rPr>
          <w:rFonts w:ascii="Times New Roman" w:cs="Times New Roman" w:hAnsi="Times New Roman"/>
          <w:sz w:val="28"/>
          <w:szCs w:val="28"/>
          <w:rPrChange w:id="4013" w:author="user pc" w:date="2022-03-15T10:14:00Z">
            <w:rPr>
              <w:rFonts w:ascii="Bell MT" w:hAnsi="Bell MT"/>
            </w:rPr>
          </w:rPrChange>
        </w:rPr>
        <w:t xml:space="preserve"> = 107 + 52 + (16 ×4) =</w:t>
      </w:r>
      <w:r>
        <w:rPr>
          <w:rFonts w:ascii="Times New Roman" w:cs="Times New Roman" w:hAnsi="Times New Roman"/>
          <w:sz w:val="28"/>
          <w:szCs w:val="28"/>
        </w:rPr>
        <w:t xml:space="preserve"> </w:t>
      </w:r>
      <w:r w:rsidRPr="2C6DB582">
        <w:rPr>
          <w:rFonts w:ascii="Times New Roman" w:cs="Times New Roman" w:hAnsi="Times New Roman"/>
          <w:sz w:val="28"/>
          <w:szCs w:val="28"/>
          <w:rPrChange w:id="4014" w:author="user pc" w:date="2022-03-15T10:14:00Z">
            <w:rPr>
              <w:rFonts w:ascii="Bell MT" w:hAnsi="Bell MT"/>
            </w:rPr>
          </w:rPrChange>
        </w:rPr>
        <w:t>323g</w:t>
      </w:r>
      <w:r>
        <w:rPr>
          <w:rFonts w:ascii="Times New Roman" w:cs="Times New Roman" w:hAnsi="Times New Roman"/>
          <w:sz w:val="28"/>
          <w:szCs w:val="28"/>
        </w:rPr>
        <w:t xml:space="preserve"> </w:t>
      </w:r>
      <w:r w:rsidRPr="B3187F16">
        <w:rPr>
          <w:rFonts w:ascii="Times New Roman" w:cs="Times New Roman" w:hAnsi="Times New Roman"/>
          <w:sz w:val="28"/>
          <w:szCs w:val="28"/>
          <w:rPrChange w:id="4015" w:author="user pc" w:date="2022-03-15T10:14:00Z">
            <w:rPr>
              <w:rFonts w:ascii="Bell MT" w:hAnsi="Bell MT"/>
            </w:rPr>
          </w:rPrChange>
        </w:rPr>
        <w:t>of</w:t>
      </w:r>
      <w:r>
        <w:rPr>
          <w:rFonts w:ascii="Times New Roman" w:cs="Times New Roman" w:hAnsi="Times New Roman"/>
          <w:sz w:val="28"/>
          <w:szCs w:val="28"/>
        </w:rPr>
        <w:t xml:space="preserve"> </w:t>
      </w:r>
      <w:r w:rsidRPr="C50D0C0B">
        <w:rPr>
          <w:rFonts w:ascii="Times New Roman" w:cs="Times New Roman" w:hAnsi="Times New Roman"/>
          <w:sz w:val="28"/>
          <w:szCs w:val="28"/>
          <w:rPrChange w:id="4016" w:author="user pc" w:date="2022-03-15T10:14:00Z">
            <w:rPr>
              <w:rFonts w:ascii="Bell MT" w:hAnsi="Bell MT"/>
            </w:rPr>
          </w:rPrChange>
        </w:rPr>
        <w:t>PbCrO</w:t>
      </w:r>
      <w:r w:rsidRPr="1B4F532C">
        <w:rPr>
          <w:rFonts w:ascii="Times New Roman" w:cs="Times New Roman" w:hAnsi="Times New Roman"/>
          <w:sz w:val="28"/>
          <w:szCs w:val="28"/>
          <w:vertAlign w:val="subscript"/>
          <w:rPrChange w:id="4017" w:author="user pc" w:date="2022-03-15T10:14:00Z">
            <w:rPr>
              <w:rFonts w:ascii="Bell MT" w:hAnsi="Bell MT"/>
              <w:vertAlign w:val="subscript"/>
            </w:rPr>
          </w:rPrChange>
        </w:rPr>
        <w:t xml:space="preserve">4 </w:t>
      </w:r>
    </w:p>
    <w:p>
      <w:pPr>
        <w:pStyle w:val="style0"/>
        <w:rPr>
          <w:rFonts w:ascii="Times New Roman" w:cs="Times New Roman" w:hAnsi="Times New Roman"/>
          <w:sz w:val="28"/>
          <w:szCs w:val="28"/>
          <w:vertAlign w:val="subscript"/>
          <w:rPrChange w:id="4018" w:author="user pc" w:date="2022-03-15T10:14:00Z">
            <w:rPr>
              <w:rFonts w:ascii="Bell MT" w:hAnsi="Bell MT"/>
              <w:vertAlign w:val="subscript"/>
            </w:rPr>
          </w:rPrChange>
        </w:rPr>
      </w:pPr>
      <w:r w:rsidRPr="08CA1C25">
        <w:rPr>
          <w:rFonts w:ascii="Times New Roman" w:cs="Times New Roman" w:hAnsi="Times New Roman"/>
          <w:sz w:val="28"/>
          <w:szCs w:val="28"/>
          <w:rPrChange w:id="4019" w:author="user pc" w:date="2022-03-15T10:14:00Z">
            <w:rPr>
              <w:rFonts w:ascii="Bell MT" w:hAnsi="Bell MT"/>
            </w:rPr>
          </w:rPrChange>
        </w:rPr>
        <w:t>1 mole of</w:t>
      </w:r>
      <w:r>
        <w:rPr>
          <w:rFonts w:ascii="Times New Roman" w:cs="Times New Roman" w:hAnsi="Times New Roman"/>
          <w:sz w:val="28"/>
          <w:szCs w:val="28"/>
        </w:rPr>
        <w:t xml:space="preserve"> </w:t>
      </w:r>
      <w:r w:rsidRPr="82FB51D3">
        <w:rPr>
          <w:rFonts w:ascii="Times New Roman" w:cs="Times New Roman" w:hAnsi="Times New Roman"/>
          <w:sz w:val="28"/>
          <w:szCs w:val="28"/>
          <w:rPrChange w:id="4020" w:author="user pc" w:date="2022-03-15T10:14:00Z">
            <w:rPr>
              <w:rFonts w:ascii="Bell MT" w:hAnsi="Bell MT"/>
            </w:rPr>
          </w:rPrChange>
        </w:rPr>
        <w:t>PbCrO</w:t>
      </w:r>
      <w:r w:rsidRPr="39DCFF9E">
        <w:rPr>
          <w:rFonts w:ascii="Times New Roman" w:cs="Times New Roman" w:hAnsi="Times New Roman"/>
          <w:sz w:val="28"/>
          <w:szCs w:val="28"/>
          <w:vertAlign w:val="subscript"/>
          <w:rPrChange w:id="4021" w:author="user pc" w:date="2022-03-15T10:14:00Z">
            <w:rPr>
              <w:rFonts w:ascii="Bell MT" w:hAnsi="Bell MT"/>
              <w:vertAlign w:val="subscript"/>
            </w:rPr>
          </w:rPrChange>
        </w:rPr>
        <w:t xml:space="preserve">4 </w:t>
      </w:r>
      <w:r w:rsidRPr="FF4DF9C9">
        <w:rPr>
          <w:rFonts w:ascii="Times New Roman" w:cs="Times New Roman" w:hAnsi="Times New Roman"/>
          <w:sz w:val="28"/>
          <w:szCs w:val="28"/>
          <w:rPrChange w:id="4022" w:author="user pc" w:date="2022-03-15T10:14:00Z">
            <w:rPr>
              <w:rFonts w:ascii="Bell MT" w:hAnsi="Bell MT"/>
            </w:rPr>
          </w:rPrChange>
        </w:rPr>
        <w:t>= 323g</w:t>
      </w:r>
      <w:r>
        <w:rPr>
          <w:rFonts w:ascii="Times New Roman" w:cs="Times New Roman" w:hAnsi="Times New Roman"/>
          <w:sz w:val="28"/>
          <w:szCs w:val="28"/>
        </w:rPr>
        <w:t xml:space="preserve"> </w:t>
      </w:r>
      <w:r w:rsidRPr="9E14A735">
        <w:rPr>
          <w:rFonts w:ascii="Times New Roman" w:cs="Times New Roman" w:hAnsi="Times New Roman"/>
          <w:sz w:val="28"/>
          <w:szCs w:val="28"/>
          <w:rPrChange w:id="4023" w:author="user pc" w:date="2022-03-15T10:14:00Z">
            <w:rPr>
              <w:rFonts w:ascii="Bell MT" w:hAnsi="Bell MT"/>
            </w:rPr>
          </w:rPrChange>
        </w:rPr>
        <w:t>of</w:t>
      </w:r>
      <w:r>
        <w:rPr>
          <w:rFonts w:ascii="Times New Roman" w:cs="Times New Roman" w:hAnsi="Times New Roman"/>
          <w:sz w:val="28"/>
          <w:szCs w:val="28"/>
        </w:rPr>
        <w:t xml:space="preserve"> </w:t>
      </w:r>
      <w:r w:rsidRPr="7EB341F0">
        <w:rPr>
          <w:rFonts w:ascii="Times New Roman" w:cs="Times New Roman" w:hAnsi="Times New Roman"/>
          <w:sz w:val="28"/>
          <w:szCs w:val="28"/>
          <w:rPrChange w:id="4024" w:author="user pc" w:date="2022-03-15T10:14:00Z">
            <w:rPr>
              <w:rFonts w:ascii="Bell MT" w:hAnsi="Bell MT"/>
            </w:rPr>
          </w:rPrChange>
        </w:rPr>
        <w:t>PbCrO</w:t>
      </w:r>
      <w:r w:rsidRPr="F92F8479">
        <w:rPr>
          <w:rFonts w:ascii="Times New Roman" w:cs="Times New Roman" w:hAnsi="Times New Roman"/>
          <w:sz w:val="28"/>
          <w:szCs w:val="28"/>
          <w:vertAlign w:val="subscript"/>
          <w:rPrChange w:id="4025" w:author="user pc" w:date="2022-03-15T10:14:00Z">
            <w:rPr>
              <w:rFonts w:ascii="Bell MT" w:hAnsi="Bell MT"/>
              <w:vertAlign w:val="subscript"/>
            </w:rPr>
          </w:rPrChange>
        </w:rPr>
        <w:t>4</w:t>
      </w:r>
    </w:p>
    <w:p>
      <w:pPr>
        <w:pStyle w:val="style0"/>
        <w:rPr>
          <w:rFonts w:ascii="Times New Roman" w:cs="Times New Roman" w:hAnsi="Times New Roman"/>
          <w:sz w:val="28"/>
          <w:szCs w:val="28"/>
          <w:rPrChange w:id="4026" w:author="user pc" w:date="2022-03-15T10:14:00Z">
            <w:rPr>
              <w:rFonts w:ascii="Bell MT" w:hAnsi="Bell MT"/>
            </w:rPr>
          </w:rPrChange>
        </w:rPr>
      </w:pPr>
      <w:r w:rsidRPr="142E0544">
        <w:rPr>
          <w:rFonts w:ascii="Times New Roman" w:cs="Times New Roman" w:hAnsi="Times New Roman"/>
          <w:sz w:val="28"/>
          <w:szCs w:val="28"/>
          <w:rPrChange w:id="4027" w:author="user pc" w:date="2022-03-15T10:14:00Z">
            <w:rPr>
              <w:rFonts w:ascii="Bell MT" w:hAnsi="Bell MT"/>
            </w:rPr>
          </w:rPrChange>
        </w:rPr>
        <w:t>?</w:t>
      </w:r>
      <w:r>
        <w:rPr>
          <w:rFonts w:ascii="Times New Roman" w:cs="Times New Roman" w:hAnsi="Times New Roman"/>
          <w:sz w:val="28"/>
          <w:szCs w:val="28"/>
        </w:rPr>
        <w:t xml:space="preserve">                            </w:t>
      </w:r>
      <w:r w:rsidRPr="8CE8B5CB">
        <w:rPr>
          <w:rFonts w:ascii="Times New Roman" w:cs="Times New Roman" w:hAnsi="Times New Roman"/>
          <w:sz w:val="28"/>
          <w:szCs w:val="28"/>
          <w:rPrChange w:id="4028" w:author="user pc" w:date="2022-03-15T10:14:00Z">
            <w:rPr>
              <w:rFonts w:ascii="Bell MT" w:hAnsi="Bell MT"/>
            </w:rPr>
          </w:rPrChange>
        </w:rPr>
        <w:t>= 45.6g of PbCrO</w:t>
      </w:r>
      <w:r w:rsidRPr="450F5375">
        <w:rPr>
          <w:rFonts w:ascii="Times New Roman" w:cs="Times New Roman" w:hAnsi="Times New Roman"/>
          <w:sz w:val="28"/>
          <w:szCs w:val="28"/>
          <w:vertAlign w:val="subscript"/>
          <w:rPrChange w:id="4029" w:author="user pc" w:date="2022-03-15T10:14:00Z">
            <w:rPr>
              <w:rFonts w:ascii="Bell MT" w:hAnsi="Bell MT"/>
              <w:vertAlign w:val="subscript"/>
            </w:rPr>
          </w:rPrChange>
        </w:rPr>
        <w:t>4</w:t>
      </w:r>
    </w:p>
    <w:p>
      <w:pPr>
        <w:pStyle w:val="style0"/>
        <w:rPr>
          <w:rFonts w:ascii="Times New Roman" w:cs="Times New Roman" w:hAnsi="Times New Roman"/>
          <w:sz w:val="28"/>
          <w:szCs w:val="28"/>
          <w:rPrChange w:id="4030" w:author="user pc" w:date="2022-03-15T10:14:00Z">
            <w:rPr>
              <w:rFonts w:ascii="Bell MT" w:hAnsi="Bell MT"/>
            </w:rPr>
          </w:rPrChange>
        </w:rPr>
      </w:pPr>
      <w:r w:rsidRPr="2DA58669">
        <w:rPr>
          <w:rFonts w:ascii="Times New Roman" w:cs="Times New Roman" w:hAnsi="Times New Roman"/>
          <w:sz w:val="28"/>
          <w:szCs w:val="28"/>
          <w:rPrChange w:id="4031" w:author="user pc" w:date="2022-03-15T10:14:00Z">
            <w:rPr>
              <w:rFonts w:ascii="Bell MT" w:hAnsi="Bell MT"/>
            </w:rPr>
          </w:rPrChange>
        </w:rPr>
        <w:t>Cross-Multiplying;</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 xml:space="preserve">45.6g of </m:t>
              </m:r>
              <m:sSub>
                <m:sSubPr>
                  <m:ctrlPr>
                    <w:rPr>
                      <w:rFonts w:ascii="Cambria Math" w:cs="Times New Roman" w:hAnsi="Cambria Math"/>
                      <w:i/>
                      <w:sz w:val="28"/>
                      <w:szCs w:val="28"/>
                    </w:rPr>
                  </m:ctrlPr>
                </m:sSubPr>
                <m:e>
                  <m:r>
                    <w:rPr>
                      <w:rFonts w:ascii="Cambria Math" w:cs="Times New Roman" w:hAnsi="Cambria Math"/>
                      <w:sz w:val="28"/>
                      <w:szCs w:val="28"/>
                    </w:rPr>
                    <m:t>PbCrO</m:t>
                  </m:r>
                </m:e>
                <m:sub>
                  <m:r>
                    <w:rPr>
                      <w:rFonts w:ascii="Cambria Math" w:cs="Times New Roman" w:hAnsi="Cambria Math"/>
                      <w:sz w:val="28"/>
                      <w:szCs w:val="28"/>
                    </w:rPr>
                    <m:t>4</m:t>
                  </m:r>
                </m:sub>
              </m:sSub>
              <m:r>
                <w:rPr>
                  <w:rFonts w:ascii="Cambria Math" w:cs="Times New Roman" w:hAnsi="Cambria Math"/>
                  <w:sz w:val="28"/>
                  <w:szCs w:val="28"/>
                </w:rPr>
                <m:t xml:space="preserve"> ×1 mole of </m:t>
              </m:r>
              <m:sSub>
                <m:sSubPr>
                  <m:ctrlPr>
                    <w:rPr>
                      <w:rFonts w:ascii="Cambria Math" w:cs="Times New Roman" w:hAnsi="Cambria Math"/>
                      <w:i/>
                      <w:sz w:val="28"/>
                      <w:szCs w:val="28"/>
                    </w:rPr>
                  </m:ctrlPr>
                </m:sSubPr>
                <m:e>
                  <m:r>
                    <w:rPr>
                      <w:rFonts w:ascii="Cambria Math" w:cs="Times New Roman" w:hAnsi="Cambria Math"/>
                      <w:sz w:val="28"/>
                      <w:szCs w:val="28"/>
                    </w:rPr>
                    <m:t>PbCrO</m:t>
                  </m:r>
                </m:e>
                <m:sub>
                  <m:r>
                    <w:rPr>
                      <w:rFonts w:ascii="Cambria Math" w:cs="Times New Roman" w:hAnsi="Cambria Math"/>
                      <w:sz w:val="28"/>
                      <w:szCs w:val="28"/>
                    </w:rPr>
                    <m:t>4</m:t>
                  </m:r>
                </m:sub>
              </m:sSub>
              <m:r>
                <w:rPr>
                  <w:rFonts w:ascii="Cambria Math" w:cs="Times New Roman" w:hAnsi="Cambria Math"/>
                  <w:sz w:val="28"/>
                  <w:szCs w:val="28"/>
                </w:rPr>
                <m:t xml:space="preserve"> </m:t>
              </m:r>
            </m:num>
            <m:den>
              <m:r>
                <w:rPr>
                  <w:rFonts w:ascii="Cambria Math" w:cs="Times New Roman" w:hAnsi="Cambria Math"/>
                  <w:sz w:val="28"/>
                  <w:szCs w:val="28"/>
                </w:rPr>
                <m:t xml:space="preserve"> 323g of </m:t>
              </m:r>
              <m:sSub>
                <m:sSubPr>
                  <m:ctrlPr>
                    <w:rPr>
                      <w:rFonts w:ascii="Cambria Math" w:cs="Times New Roman" w:hAnsi="Cambria Math"/>
                      <w:i/>
                      <w:sz w:val="28"/>
                      <w:szCs w:val="28"/>
                    </w:rPr>
                  </m:ctrlPr>
                </m:sSubPr>
                <m:e>
                  <m:r>
                    <w:rPr>
                      <w:rFonts w:ascii="Cambria Math" w:cs="Times New Roman" w:hAnsi="Cambria Math"/>
                      <w:sz w:val="28"/>
                      <w:szCs w:val="28"/>
                    </w:rPr>
                    <m:t>PbCrO</m:t>
                  </m:r>
                </m:e>
                <m:sub>
                  <m:r>
                    <w:rPr>
                      <w:rFonts w:ascii="Cambria Math" w:cs="Times New Roman" w:hAnsi="Cambria Math"/>
                      <w:sz w:val="28"/>
                      <w:szCs w:val="28"/>
                    </w:rPr>
                    <m:t>4</m:t>
                  </m:r>
                </m:sub>
              </m:sSub>
            </m:den>
          </m:f>
          <m:r>
            <w:rPr>
              <w:rFonts w:ascii="Cambria Math" w:cs="Times New Roman" w:hAnsi="Cambria Math"/>
              <w:sz w:val="28"/>
              <w:szCs w:val="28"/>
            </w:rPr>
            <m:t xml:space="preserve">=0.141 mole of </m:t>
          </m:r>
          <m:sSub>
            <m:sSubPr>
              <m:ctrlPr>
                <w:rPr>
                  <w:rFonts w:ascii="Cambria Math" w:cs="Times New Roman" w:hAnsi="Cambria Math"/>
                  <w:i/>
                  <w:sz w:val="28"/>
                  <w:szCs w:val="28"/>
                </w:rPr>
              </m:ctrlPr>
            </m:sSubPr>
            <m:e>
              <m:r>
                <w:rPr>
                  <w:rFonts w:ascii="Cambria Math" w:cs="Times New Roman" w:hAnsi="Cambria Math"/>
                  <w:sz w:val="28"/>
                  <w:szCs w:val="28"/>
                </w:rPr>
                <m:t>PbCrO</m:t>
              </m:r>
            </m:e>
            <m:sub>
              <m:r>
                <w:rPr>
                  <w:rFonts w:ascii="Cambria Math" w:cs="Times New Roman" w:hAnsi="Cambria Math"/>
                  <w:sz w:val="28"/>
                  <w:szCs w:val="28"/>
                </w:rPr>
                <m:t>4</m:t>
              </m:r>
            </m:sub>
          </m:sSub>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w:p>
    <w:p>
      <w:pPr>
        <w:pStyle w:val="style0"/>
        <w:tabs>
          <w:tab w:val="left" w:leader="none" w:pos="6171"/>
        </w:tabs>
        <w:rPr>
          <w:rFonts w:ascii="Times New Roman" w:cs="Times New Roman" w:hAnsi="Times New Roman"/>
          <w:sz w:val="28"/>
          <w:szCs w:val="28"/>
        </w:rPr>
      </w:pPr>
      <w:r w:rsidRPr="B2D46980">
        <w:rPr>
          <w:rFonts w:ascii="Times New Roman" w:cs="Times New Roman" w:hAnsi="Times New Roman"/>
          <w:sz w:val="28"/>
          <w:szCs w:val="28"/>
          <w:rPrChange w:id="4032" w:author="user pc" w:date="2022-03-15T10:14:00Z">
            <w:rPr>
              <w:rFonts w:ascii="Bell MT" w:hAnsi="Bell MT"/>
            </w:rPr>
          </w:rPrChange>
        </w:rPr>
        <w:t>Or simply use</w:t>
      </w:r>
      <w:r>
        <w:rPr>
          <w:rFonts w:ascii="Times New Roman" w:cs="Times New Roman" w:hAnsi="Times New Roman"/>
          <w:sz w:val="28"/>
          <w:szCs w:val="28"/>
        </w:rPr>
        <w:t xml:space="preserve">; </w:t>
      </w:r>
      <w:r w:rsidRPr="E55889AE">
        <w:rPr>
          <w:rFonts w:ascii="Times New Roman" w:cs="Times New Roman" w:hAnsi="Times New Roman"/>
          <w:sz w:val="28"/>
          <w:szCs w:val="28"/>
          <w:rPrChange w:id="4033" w:author="user pc" w:date="2022-03-15T10:14:00Z">
            <w:rPr>
              <w:rFonts w:ascii="Bell MT" w:hAnsi="Bell MT"/>
            </w:rPr>
          </w:rPrChange>
        </w:rPr>
        <w:t>Mole</w:t>
      </w:r>
      <w:r>
        <w:rPr>
          <w:rFonts w:ascii="Times New Roman" w:cs="Times New Roman" w:hAnsi="Times New Roman"/>
          <w:sz w:val="28"/>
          <w:szCs w:val="28"/>
        </w:rPr>
        <w:t xml:space="preserve"> </w:t>
      </w:r>
      <w:r w:rsidRPr="BA258BDD">
        <w:rPr>
          <w:rFonts w:ascii="Times New Roman" w:cs="Times New Roman" w:hAnsi="Times New Roman"/>
          <w:sz w:val="28"/>
          <w:szCs w:val="28"/>
          <w:rPrChange w:id="4034" w:author="user pc" w:date="2022-03-15T10:14:00Z">
            <w:rPr>
              <w:rFonts w:ascii="Bell MT" w:hAnsi="Bell MT"/>
            </w:rPr>
          </w:rPrChange>
        </w:rPr>
        <w:t>=</w:t>
      </w:r>
      <w:r>
        <w:rPr>
          <w:rFonts w:ascii="Times New Roman" w:cs="Times New Roman" w:hAnsi="Times New Roman"/>
          <w:sz w:val="28"/>
          <w:szCs w:val="28"/>
        </w:rPr>
        <w:t xml:space="preserve">  </w:t>
      </w:r>
      <m:oMath>
        <m:f>
          <m:fPr>
            <m:ctrlPr>
              <w:rPr>
                <w:rFonts w:ascii="Cambria Math" w:cs="Times New Roman" w:hAnsi="Cambria Math"/>
                <w:i/>
                <w:sz w:val="28"/>
                <w:szCs w:val="28"/>
              </w:rPr>
            </m:ctrlPr>
          </m:fPr>
          <m:num>
            <m:r>
              <w:rPr>
                <w:rFonts w:ascii="Cambria Math" w:cs="Times New Roman" w:hAnsi="Cambria Math"/>
                <w:sz w:val="28"/>
                <w:szCs w:val="28"/>
              </w:rPr>
              <m:t>mass of compound</m:t>
            </m:r>
          </m:num>
          <m:den>
            <m:r>
              <w:rPr>
                <w:rFonts w:ascii="Cambria Math" w:cs="Times New Roman" w:hAnsi="Cambria Math"/>
                <w:sz w:val="28"/>
                <w:szCs w:val="28"/>
              </w:rPr>
              <m:t>molar mass</m:t>
            </m:r>
          </m:den>
        </m:f>
      </m:oMath>
    </w:p>
    <w:p>
      <w:pPr>
        <w:pStyle w:val="style0"/>
        <w:rPr>
          <w:rFonts w:ascii="Times New Roman" w:cs="Times New Roman" w:hAnsi="Times New Roman"/>
          <w:sz w:val="28"/>
          <w:szCs w:val="28"/>
        </w:rPr>
      </w:pPr>
    </w:p>
    <w:p>
      <w:pPr>
        <w:pStyle w:val="style179"/>
        <w:numPr>
          <w:ilvl w:val="0"/>
          <w:numId w:val="20"/>
        </w:numPr>
        <w:rPr>
          <w:rFonts w:ascii="Times New Roman" w:cs="Times New Roman" w:hAnsi="Times New Roman"/>
          <w:sz w:val="28"/>
          <w:szCs w:val="28"/>
        </w:rPr>
      </w:pPr>
      <w:r>
        <w:rPr>
          <w:rFonts w:ascii="Times New Roman" w:cs="Times New Roman" w:hAnsi="Times New Roman"/>
          <w:sz w:val="28"/>
          <w:szCs w:val="28"/>
        </w:rPr>
        <w:t xml:space="preserve"> How many moles are there in 6 dm3 of oxygen gas at s.t.p.?</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m:t>
          </m:r>
          <m:f>
            <m:fPr>
              <m:ctrlPr>
                <w:rPr>
                  <w:rFonts w:ascii="Cambria Math" w:cs="Times New Roman" w:hAnsi="Cambria Math"/>
                  <w:i/>
                  <w:sz w:val="28"/>
                  <w:szCs w:val="28"/>
                </w:rPr>
              </m:ctrlPr>
            </m:fPr>
            <m:num>
              <m:r>
                <w:rPr>
                  <w:rFonts w:ascii="Cambria Math" w:cs="Times New Roman" w:hAnsi="Cambria Math"/>
                  <w:sz w:val="28"/>
                  <w:szCs w:val="28"/>
                </w:rPr>
                <m:t>volume in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 xml:space="preserve">22.4 </m:t>
              </m:r>
            </m:den>
          </m:f>
        </m:oMath>
      </m:oMathPara>
    </w:p>
    <w:p>
      <w:pPr>
        <w:pStyle w:val="style0"/>
        <w:rPr>
          <w:rFonts w:ascii="Times New Roman" w:cs="Times New Roman" w:hAnsi="Times New Roman"/>
          <w:sz w:val="28"/>
          <w:szCs w:val="28"/>
          <w:rPrChange w:id="4035" w:author="user pc" w:date="2022-03-15T10:14:00Z">
            <w:rPr>
              <w:rFonts w:ascii="Bell MT" w:hAnsi="Bell MT"/>
            </w:rPr>
          </w:rPrChange>
        </w:rPr>
      </w:pPr>
      <m:oMathPara>
        <m:oMathParaPr>
          <m:jc m:val="left"/>
        </m:oMathParaPr>
        <m:oMath>
          <m:r>
            <w:rPr>
              <w:rFonts w:ascii="Cambria Math" w:cs="Times New Roman" w:hAnsi="Cambria Math"/>
              <w:sz w:val="28"/>
              <w:szCs w:val="28"/>
            </w:rPr>
            <m:t xml:space="preserve">Mole= </m:t>
          </m:r>
          <m:f>
            <m:fPr>
              <m:ctrlPr>
                <w:rPr>
                  <w:rFonts w:ascii="Cambria Math" w:cs="Times New Roman" w:hAnsi="Cambria Math"/>
                  <w:i/>
                  <w:sz w:val="28"/>
                  <w:szCs w:val="28"/>
                </w:rPr>
              </m:ctrlPr>
            </m:fPr>
            <m:num>
              <m:r>
                <w:rPr>
                  <w:rFonts w:ascii="Cambria Math" w:cs="Times New Roman" w:hAnsi="Cambria Math"/>
                  <w:sz w:val="28"/>
                  <w:szCs w:val="28"/>
                </w:rPr>
                <m:t>6</m:t>
              </m:r>
            </m:num>
            <m:den>
              <m:r>
                <w:rPr>
                  <w:rFonts w:ascii="Cambria Math" w:cs="Times New Roman" w:hAnsi="Cambria Math"/>
                  <w:sz w:val="28"/>
                  <w:szCs w:val="28"/>
                </w:rPr>
                <m:t xml:space="preserve">22.4 </m:t>
              </m:r>
            </m:den>
          </m:f>
          <m:r>
            <w:rPr>
              <w:rFonts w:ascii="Cambria Math" w:cs="Times New Roman" w:hAnsi="Cambria Math"/>
              <w:sz w:val="28"/>
              <w:szCs w:val="28"/>
            </w:rPr>
            <m:t>=0.25 moles of oxygen gas</m:t>
          </m:r>
        </m:oMath>
      </m:oMathPara>
    </w:p>
    <w:p>
      <w:pPr>
        <w:pStyle w:val="style0"/>
        <w:rPr>
          <w:rFonts w:ascii="Times New Roman" w:cs="Times New Roman" w:hAnsi="Times New Roman"/>
          <w:sz w:val="28"/>
          <w:szCs w:val="28"/>
        </w:rPr>
      </w:pPr>
      <w:r>
        <w:rPr>
          <w:rFonts w:ascii="Times New Roman" w:cs="Times New Roman" w:hAnsi="Times New Roman"/>
          <w:sz w:val="28"/>
          <w:szCs w:val="28"/>
          <w:lang w:val="en-US"/>
        </w:rPr>
        <w:t>=&gt; 0.26 moles of oxygen gas.</w:t>
      </w:r>
    </w:p>
    <w:p>
      <w:pPr>
        <w:pStyle w:val="style179"/>
        <w:numPr>
          <w:ilvl w:val="0"/>
          <w:numId w:val="20"/>
        </w:numPr>
        <w:rPr>
          <w:rFonts w:ascii="Times New Roman" w:cs="Times New Roman"/>
          <w:sz w:val="28"/>
          <w:szCs w:val="28"/>
          <w:rPrChange w:id="4036" w:author="user pc" w:date="2022-03-15T10:14:00Z">
            <w:rPr/>
          </w:rPrChange>
        </w:rPr>
      </w:pPr>
      <w:r w:rsidRPr="D1F738BA">
        <w:rPr>
          <w:rFonts w:ascii="Times New Roman" w:cs="Times New Roman"/>
          <w:sz w:val="28"/>
          <w:szCs w:val="28"/>
          <w:rPrChange w:id="4037" w:author="user pc" w:date="2022-03-15T10:14:00Z">
            <w:rPr/>
          </w:rPrChange>
        </w:rPr>
        <w:t>In</w:t>
      </w:r>
      <w:r>
        <w:rPr>
          <w:rFonts w:ascii="Times New Roman" w:cs="Times New Roman" w:hAnsi="Times New Roman"/>
          <w:sz w:val="28"/>
          <w:szCs w:val="28"/>
        </w:rPr>
        <w:t xml:space="preserve"> </w:t>
      </w:r>
      <w:r w:rsidRPr="9FFAA9FC">
        <w:rPr>
          <w:rFonts w:ascii="Times New Roman" w:cs="Times New Roman"/>
          <w:sz w:val="28"/>
          <w:szCs w:val="28"/>
          <w:rPrChange w:id="4038" w:author="user pc" w:date="2022-03-15T10:14:00Z">
            <w:rPr/>
          </w:rPrChange>
        </w:rPr>
        <w:t>the</w:t>
      </w:r>
      <w:r>
        <w:rPr>
          <w:rFonts w:ascii="Times New Roman" w:cs="Times New Roman" w:hAnsi="Times New Roman"/>
          <w:sz w:val="28"/>
          <w:szCs w:val="28"/>
        </w:rPr>
        <w:t xml:space="preserve"> </w:t>
      </w:r>
      <w:r w:rsidRPr="98693896">
        <w:rPr>
          <w:rFonts w:ascii="Times New Roman" w:cs="Times New Roman"/>
          <w:sz w:val="28"/>
          <w:szCs w:val="28"/>
          <w:rPrChange w:id="4039" w:author="user pc" w:date="2022-03-15T10:14:00Z">
            <w:rPr/>
          </w:rPrChange>
        </w:rPr>
        <w:t>analytical</w:t>
      </w:r>
      <w:r>
        <w:rPr>
          <w:rFonts w:ascii="Times New Roman" w:cs="Times New Roman" w:hAnsi="Times New Roman"/>
          <w:sz w:val="28"/>
          <w:szCs w:val="28"/>
        </w:rPr>
        <w:t xml:space="preserve"> </w:t>
      </w:r>
      <w:r w:rsidRPr="0B7B7DF8">
        <w:rPr>
          <w:rFonts w:ascii="Times New Roman" w:cs="Times New Roman"/>
          <w:sz w:val="28"/>
          <w:szCs w:val="28"/>
          <w:rPrChange w:id="4040" w:author="user pc" w:date="2022-03-15T10:14:00Z">
            <w:rPr/>
          </w:rPrChange>
        </w:rPr>
        <w:t>laboratory</w:t>
      </w:r>
      <w:r>
        <w:rPr>
          <w:rFonts w:ascii="Times New Roman" w:cs="Times New Roman" w:hAnsi="Times New Roman"/>
          <w:sz w:val="28"/>
          <w:szCs w:val="28"/>
        </w:rPr>
        <w:t xml:space="preserve"> </w:t>
      </w:r>
      <w:r w:rsidRPr="4136ACFD">
        <w:rPr>
          <w:rFonts w:ascii="Times New Roman" w:cs="Times New Roman"/>
          <w:sz w:val="28"/>
          <w:szCs w:val="28"/>
          <w:rPrChange w:id="4041" w:author="user pc" w:date="2022-03-15T10:14:00Z">
            <w:rPr/>
          </w:rPrChange>
        </w:rPr>
        <w:t>of</w:t>
      </w:r>
      <w:r>
        <w:rPr>
          <w:rFonts w:ascii="Times New Roman" w:cs="Times New Roman" w:hAnsi="Times New Roman"/>
          <w:sz w:val="28"/>
          <w:szCs w:val="28"/>
        </w:rPr>
        <w:t xml:space="preserve"> </w:t>
      </w:r>
      <w:r w:rsidRPr="D26948A4">
        <w:rPr>
          <w:rFonts w:ascii="Times New Roman" w:cs="Times New Roman"/>
          <w:sz w:val="28"/>
          <w:szCs w:val="28"/>
          <w:rPrChange w:id="4042" w:author="user pc" w:date="2022-03-15T10:14:00Z">
            <w:rPr/>
          </w:rPrChange>
        </w:rPr>
        <w:t>a</w:t>
      </w:r>
      <w:r>
        <w:rPr>
          <w:rFonts w:ascii="Times New Roman" w:cs="Times New Roman" w:hAnsi="Times New Roman"/>
          <w:sz w:val="28"/>
          <w:szCs w:val="28"/>
        </w:rPr>
        <w:t xml:space="preserve"> </w:t>
      </w:r>
      <w:r w:rsidRPr="A2BDB2FA">
        <w:rPr>
          <w:rFonts w:ascii="Times New Roman" w:cs="Times New Roman"/>
          <w:sz w:val="28"/>
          <w:szCs w:val="28"/>
          <w:rPrChange w:id="4043" w:author="user pc" w:date="2022-03-15T10:14:00Z">
            <w:rPr/>
          </w:rPrChange>
        </w:rPr>
        <w:t>pharmaceutical</w:t>
      </w:r>
      <w:r>
        <w:rPr>
          <w:rFonts w:ascii="Times New Roman" w:cs="Times New Roman" w:hAnsi="Times New Roman"/>
          <w:sz w:val="28"/>
          <w:szCs w:val="28"/>
        </w:rPr>
        <w:t xml:space="preserve"> </w:t>
      </w:r>
      <w:r w:rsidRPr="DCD553B3">
        <w:rPr>
          <w:rFonts w:ascii="Times New Roman" w:cs="Times New Roman"/>
          <w:sz w:val="28"/>
          <w:szCs w:val="28"/>
          <w:rPrChange w:id="4044" w:author="user pc" w:date="2022-03-15T10:14:00Z">
            <w:rPr/>
          </w:rPrChange>
        </w:rPr>
        <w:t>company</w:t>
      </w:r>
      <w:r>
        <w:rPr>
          <w:rFonts w:ascii="Times New Roman" w:cs="Times New Roman" w:hAnsi="Times New Roman"/>
          <w:sz w:val="28"/>
          <w:szCs w:val="28"/>
        </w:rPr>
        <w:t xml:space="preserve"> </w:t>
      </w:r>
      <w:r w:rsidRPr="288E453B">
        <w:rPr>
          <w:rFonts w:ascii="Times New Roman" w:cs="Times New Roman"/>
          <w:sz w:val="28"/>
          <w:szCs w:val="28"/>
          <w:rPrChange w:id="4045" w:author="user pc" w:date="2022-03-15T10:14:00Z">
            <w:rPr/>
          </w:rPrChange>
        </w:rPr>
        <w:t>a</w:t>
      </w:r>
      <w:r>
        <w:rPr>
          <w:rFonts w:ascii="Times New Roman" w:cs="Times New Roman" w:hAnsi="Times New Roman"/>
          <w:sz w:val="28"/>
          <w:szCs w:val="28"/>
        </w:rPr>
        <w:t xml:space="preserve"> </w:t>
      </w:r>
      <w:r w:rsidRPr="CDF9CE7F">
        <w:rPr>
          <w:rFonts w:ascii="Times New Roman" w:cs="Times New Roman"/>
          <w:sz w:val="28"/>
          <w:szCs w:val="28"/>
          <w:rPrChange w:id="4046" w:author="user pc" w:date="2022-03-15T10:14:00Z">
            <w:rPr/>
          </w:rPrChange>
        </w:rPr>
        <w:t>laboratory</w:t>
      </w:r>
      <w:r>
        <w:rPr>
          <w:rFonts w:ascii="Times New Roman" w:cs="Times New Roman" w:hAnsi="Times New Roman"/>
          <w:sz w:val="28"/>
          <w:szCs w:val="28"/>
        </w:rPr>
        <w:t xml:space="preserve"> </w:t>
      </w:r>
      <w:r w:rsidRPr="E5343752">
        <w:rPr>
          <w:rFonts w:ascii="Times New Roman" w:cs="Times New Roman"/>
          <w:sz w:val="28"/>
          <w:szCs w:val="28"/>
          <w:rPrChange w:id="4047" w:author="user pc" w:date="2022-03-15T10:14:00Z">
            <w:rPr/>
          </w:rPrChange>
        </w:rPr>
        <w:t>assistant</w:t>
      </w:r>
      <w:r>
        <w:rPr>
          <w:rFonts w:ascii="Times New Roman" w:cs="Times New Roman" w:hAnsi="Times New Roman"/>
          <w:sz w:val="28"/>
          <w:szCs w:val="28"/>
        </w:rPr>
        <w:t xml:space="preserve"> </w:t>
      </w:r>
      <w:r w:rsidRPr="2BF9183C">
        <w:rPr>
          <w:rFonts w:ascii="Times New Roman" w:cs="Times New Roman"/>
          <w:sz w:val="28"/>
          <w:szCs w:val="28"/>
          <w:rPrChange w:id="4048" w:author="user pc" w:date="2022-03-15T10:14:00Z">
            <w:rPr/>
          </w:rPrChange>
        </w:rPr>
        <w:t>was</w:t>
      </w:r>
      <w:r>
        <w:rPr>
          <w:rFonts w:ascii="Times New Roman" w:cs="Times New Roman" w:hAnsi="Times New Roman"/>
          <w:sz w:val="28"/>
          <w:szCs w:val="28"/>
        </w:rPr>
        <w:t xml:space="preserve"> </w:t>
      </w:r>
      <w:r w:rsidRPr="A7ABAF6E">
        <w:rPr>
          <w:rFonts w:ascii="Times New Roman" w:cs="Times New Roman"/>
          <w:sz w:val="28"/>
          <w:szCs w:val="28"/>
          <w:rPrChange w:id="4049" w:author="user pc" w:date="2022-03-15T10:14:00Z">
            <w:rPr/>
          </w:rPrChange>
        </w:rPr>
        <w:t>asked</w:t>
      </w:r>
      <w:r>
        <w:rPr>
          <w:rFonts w:ascii="Times New Roman" w:cs="Times New Roman" w:hAnsi="Times New Roman"/>
          <w:sz w:val="28"/>
          <w:szCs w:val="28"/>
        </w:rPr>
        <w:t xml:space="preserve"> </w:t>
      </w:r>
      <w:r w:rsidRPr="46153364">
        <w:rPr>
          <w:rFonts w:ascii="Times New Roman" w:cs="Times New Roman"/>
          <w:sz w:val="28"/>
          <w:szCs w:val="28"/>
          <w:rPrChange w:id="4050" w:author="user pc" w:date="2022-03-15T10:14:00Z">
            <w:rPr/>
          </w:rPrChange>
        </w:rPr>
        <w:t>to</w:t>
      </w:r>
      <w:r>
        <w:rPr>
          <w:rFonts w:ascii="Times New Roman" w:cs="Times New Roman" w:hAnsi="Times New Roman"/>
          <w:sz w:val="28"/>
          <w:szCs w:val="28"/>
        </w:rPr>
        <w:t xml:space="preserve"> </w:t>
      </w:r>
      <w:r w:rsidRPr="8D94635D">
        <w:rPr>
          <w:rFonts w:ascii="Times New Roman" w:cs="Times New Roman"/>
          <w:sz w:val="28"/>
          <w:szCs w:val="28"/>
          <w:rPrChange w:id="4051" w:author="user pc" w:date="2022-03-15T10:14:00Z">
            <w:rPr/>
          </w:rPrChange>
        </w:rPr>
        <w:t>make</w:t>
      </w:r>
      <w:r>
        <w:rPr>
          <w:rFonts w:ascii="Times New Roman" w:cs="Times New Roman" w:hAnsi="Times New Roman"/>
          <w:sz w:val="28"/>
          <w:szCs w:val="28"/>
        </w:rPr>
        <w:t xml:space="preserve"> </w:t>
      </w:r>
      <w:r w:rsidRPr="752C5B86">
        <w:rPr>
          <w:rFonts w:ascii="Times New Roman" w:cs="Times New Roman"/>
          <w:sz w:val="28"/>
          <w:szCs w:val="28"/>
          <w:rPrChange w:id="4052" w:author="user pc" w:date="2022-03-15T10:14:00Z">
            <w:rPr/>
          </w:rPrChange>
        </w:rPr>
        <w:t>250</w:t>
      </w:r>
      <w:r>
        <w:rPr>
          <w:rFonts w:ascii="Times New Roman" w:cs="Times New Roman" w:hAnsi="Times New Roman"/>
          <w:sz w:val="28"/>
          <w:szCs w:val="28"/>
        </w:rPr>
        <w:t xml:space="preserve"> </w:t>
      </w:r>
      <w:r w:rsidRPr="F1239ED9">
        <w:rPr>
          <w:rFonts w:ascii="Times New Roman" w:cs="Times New Roman"/>
          <w:sz w:val="28"/>
          <w:szCs w:val="28"/>
          <w:rPrChange w:id="4053" w:author="user pc" w:date="2022-03-15T10:14:00Z">
            <w:rPr/>
          </w:rPrChange>
        </w:rPr>
        <w:t>cm</w:t>
      </w:r>
      <w:r w:rsidRPr="2E487EDC">
        <w:rPr>
          <w:rFonts w:ascii="Times New Roman" w:cs="Times New Roman"/>
          <w:sz w:val="28"/>
          <w:szCs w:val="28"/>
          <w:vertAlign w:val="superscript"/>
          <w:rPrChange w:id="4054" w:author="user pc" w:date="2022-03-15T10:14:00Z">
            <w:rPr>
              <w:vertAlign w:val="superscript"/>
            </w:rPr>
          </w:rPrChange>
        </w:rPr>
        <w:t xml:space="preserve">3 </w:t>
      </w:r>
      <w:r w:rsidRPr="0D13DC67">
        <w:rPr>
          <w:rFonts w:ascii="Times New Roman" w:cs="Times New Roman"/>
          <w:sz w:val="28"/>
          <w:szCs w:val="28"/>
          <w:rPrChange w:id="4055" w:author="user pc" w:date="2022-03-15T10:14:00Z">
            <w:rPr/>
          </w:rPrChange>
        </w:rPr>
        <w:t>of</w:t>
      </w:r>
      <w:r>
        <w:rPr>
          <w:rFonts w:ascii="Times New Roman" w:cs="Times New Roman" w:hAnsi="Times New Roman"/>
          <w:sz w:val="28"/>
          <w:szCs w:val="28"/>
        </w:rPr>
        <w:t xml:space="preserve"> </w:t>
      </w:r>
      <w:r w:rsidRPr="BB33FF50">
        <w:rPr>
          <w:rFonts w:ascii="Times New Roman" w:cs="Times New Roman"/>
          <w:sz w:val="28"/>
          <w:szCs w:val="28"/>
          <w:rPrChange w:id="4056" w:author="user pc" w:date="2022-03-15T10:14:00Z">
            <w:rPr/>
          </w:rPrChange>
        </w:rPr>
        <w:t>a</w:t>
      </w:r>
      <w:r>
        <w:rPr>
          <w:rFonts w:ascii="Times New Roman" w:cs="Times New Roman" w:hAnsi="Times New Roman"/>
          <w:sz w:val="28"/>
          <w:szCs w:val="28"/>
        </w:rPr>
        <w:t xml:space="preserve"> </w:t>
      </w:r>
      <w:r w:rsidRPr="E92F4F5C">
        <w:rPr>
          <w:rFonts w:ascii="Times New Roman" w:cs="Times New Roman"/>
          <w:sz w:val="28"/>
          <w:szCs w:val="28"/>
          <w:rPrChange w:id="4057" w:author="user pc" w:date="2022-03-15T10:14:00Z">
            <w:rPr/>
          </w:rPrChange>
        </w:rPr>
        <w:t>2.0</w:t>
      </w:r>
      <w:r>
        <w:rPr>
          <w:rFonts w:ascii="Times New Roman" w:cs="Times New Roman" w:hAnsi="Times New Roman"/>
          <w:sz w:val="28"/>
          <w:szCs w:val="28"/>
        </w:rPr>
        <w:t xml:space="preserve"> </w:t>
      </w:r>
      <w:r w:rsidRPr="7E632AE2">
        <w:rPr>
          <w:rFonts w:ascii="Times New Roman" w:cs="Times New Roman"/>
          <w:sz w:val="28"/>
          <w:szCs w:val="28"/>
          <w:rPrChange w:id="4058" w:author="user pc" w:date="2022-03-15T10:14:00Z">
            <w:rPr/>
          </w:rPrChange>
        </w:rPr>
        <w:t>x</w:t>
      </w:r>
      <w:r>
        <w:rPr>
          <w:rFonts w:ascii="Times New Roman" w:cs="Times New Roman" w:hAnsi="Times New Roman"/>
          <w:sz w:val="28"/>
          <w:szCs w:val="28"/>
        </w:rPr>
        <w:t xml:space="preserve"> </w:t>
      </w:r>
      <w:r w:rsidRPr="EAB274BB">
        <w:rPr>
          <w:rFonts w:ascii="Times New Roman" w:cs="Times New Roman"/>
          <w:sz w:val="28"/>
          <w:szCs w:val="28"/>
          <w:rPrChange w:id="4059" w:author="user pc" w:date="2022-03-15T10:14:00Z">
            <w:rPr/>
          </w:rPrChange>
        </w:rPr>
        <w:t>10</w:t>
      </w:r>
      <w:r w:rsidRPr="01266184">
        <w:rPr>
          <w:rFonts w:ascii="Times New Roman" w:cs="Times New Roman"/>
          <w:sz w:val="28"/>
          <w:szCs w:val="28"/>
          <w:vertAlign w:val="superscript"/>
          <w:rPrChange w:id="4060" w:author="user pc" w:date="2022-03-15T10:14:00Z">
            <w:rPr>
              <w:vertAlign w:val="superscript"/>
            </w:rPr>
          </w:rPrChange>
        </w:rPr>
        <w:t>-2</w:t>
      </w:r>
      <w:r>
        <w:rPr>
          <w:rFonts w:ascii="Times New Roman" w:cs="Times New Roman" w:hAnsi="Times New Roman"/>
          <w:sz w:val="28"/>
          <w:szCs w:val="28"/>
          <w:vertAlign w:val="superscript"/>
        </w:rPr>
        <w:t xml:space="preserve"> </w:t>
      </w:r>
      <w:r w:rsidRPr="A26E6A0A">
        <w:rPr>
          <w:rFonts w:ascii="Times New Roman" w:cs="Times New Roman"/>
          <w:sz w:val="28"/>
          <w:szCs w:val="28"/>
          <w:rPrChange w:id="4061" w:author="user pc" w:date="2022-03-15T10:14:00Z">
            <w:rPr/>
          </w:rPrChange>
        </w:rPr>
        <w:t>moldm</w:t>
      </w:r>
      <w:r w:rsidRPr="94D26EEA">
        <w:rPr>
          <w:rFonts w:ascii="Times New Roman" w:cs="Times New Roman"/>
          <w:sz w:val="28"/>
          <w:szCs w:val="28"/>
          <w:vertAlign w:val="superscript"/>
          <w:rPrChange w:id="4062" w:author="user pc" w:date="2022-03-15T10:14:00Z">
            <w:rPr>
              <w:vertAlign w:val="superscript"/>
            </w:rPr>
          </w:rPrChange>
        </w:rPr>
        <w:t>-3</w:t>
      </w:r>
      <w:r w:rsidRPr="492EB456">
        <w:rPr>
          <w:rFonts w:ascii="Times New Roman" w:cs="Times New Roman"/>
          <w:sz w:val="28"/>
          <w:szCs w:val="28"/>
          <w:rPrChange w:id="4063" w:author="user pc" w:date="2022-03-15T10:14:00Z">
            <w:rPr/>
          </w:rPrChange>
        </w:rPr>
        <w:t>(0.02M)</w:t>
      </w:r>
      <w:r>
        <w:rPr>
          <w:rFonts w:ascii="Times New Roman" w:cs="Times New Roman" w:hAnsi="Times New Roman"/>
          <w:sz w:val="28"/>
          <w:szCs w:val="28"/>
        </w:rPr>
        <w:t xml:space="preserve"> </w:t>
      </w:r>
      <w:r w:rsidRPr="244B48E0">
        <w:rPr>
          <w:rFonts w:ascii="Times New Roman" w:cs="Times New Roman"/>
          <w:sz w:val="28"/>
          <w:szCs w:val="28"/>
          <w:rPrChange w:id="4064" w:author="user pc" w:date="2022-03-15T10:14:00Z">
            <w:rPr/>
          </w:rPrChange>
        </w:rPr>
        <w:t>solution</w:t>
      </w:r>
      <w:r>
        <w:rPr>
          <w:rFonts w:ascii="Times New Roman" w:cs="Times New Roman" w:hAnsi="Times New Roman"/>
          <w:sz w:val="28"/>
          <w:szCs w:val="28"/>
        </w:rPr>
        <w:t xml:space="preserve"> </w:t>
      </w:r>
      <w:r w:rsidRPr="B00A1EF8">
        <w:rPr>
          <w:rFonts w:ascii="Times New Roman" w:cs="Times New Roman"/>
          <w:sz w:val="28"/>
          <w:szCs w:val="28"/>
          <w:rPrChange w:id="4065" w:author="user pc" w:date="2022-03-15T10:14:00Z">
            <w:rPr/>
          </w:rPrChange>
        </w:rPr>
        <w:t>of</w:t>
      </w:r>
      <w:r>
        <w:rPr>
          <w:rFonts w:ascii="Times New Roman" w:cs="Times New Roman" w:hAnsi="Times New Roman"/>
          <w:sz w:val="28"/>
          <w:szCs w:val="28"/>
        </w:rPr>
        <w:t xml:space="preserve"> </w:t>
      </w:r>
      <w:r w:rsidRPr="6037B724">
        <w:rPr>
          <w:rFonts w:ascii="Times New Roman" w:cs="Times New Roman"/>
          <w:sz w:val="28"/>
          <w:szCs w:val="28"/>
          <w:rPrChange w:id="4066" w:author="user pc" w:date="2022-03-15T10:14:00Z">
            <w:rPr/>
          </w:rPrChange>
        </w:rPr>
        <w:t>paracetamol</w:t>
      </w:r>
      <w:r>
        <w:rPr>
          <w:rFonts w:ascii="Times New Roman" w:cs="Times New Roman" w:hAnsi="Times New Roman"/>
          <w:sz w:val="28"/>
          <w:szCs w:val="28"/>
        </w:rPr>
        <w:t xml:space="preserve"> </w:t>
      </w:r>
      <w:r w:rsidRPr="B5EDB8DD">
        <w:rPr>
          <w:rFonts w:ascii="Times New Roman" w:cs="Times New Roman"/>
          <w:sz w:val="28"/>
          <w:szCs w:val="28"/>
          <w:rPrChange w:id="4067" w:author="user pc" w:date="2022-03-15T10:14:00Z">
            <w:rPr/>
          </w:rPrChange>
        </w:rPr>
        <w:t>(C</w:t>
      </w:r>
      <w:r w:rsidRPr="54FB77D7">
        <w:rPr>
          <w:rFonts w:ascii="Times New Roman" w:cs="Times New Roman"/>
          <w:sz w:val="28"/>
          <w:szCs w:val="28"/>
          <w:vertAlign w:val="subscript"/>
          <w:rPrChange w:id="4068" w:author="user pc" w:date="2022-03-15T10:14:00Z">
            <w:rPr>
              <w:vertAlign w:val="subscript"/>
            </w:rPr>
          </w:rPrChange>
        </w:rPr>
        <w:t>8</w:t>
      </w:r>
      <w:r w:rsidRPr="9D0F8857">
        <w:rPr>
          <w:rFonts w:ascii="Times New Roman" w:cs="Times New Roman"/>
          <w:sz w:val="28"/>
          <w:szCs w:val="28"/>
          <w:rPrChange w:id="4069" w:author="user pc" w:date="2022-03-15T10:14:00Z">
            <w:rPr/>
          </w:rPrChange>
        </w:rPr>
        <w:t>H</w:t>
      </w:r>
      <w:r w:rsidRPr="1458CC01">
        <w:rPr>
          <w:rFonts w:ascii="Times New Roman" w:cs="Times New Roman"/>
          <w:sz w:val="28"/>
          <w:szCs w:val="28"/>
          <w:vertAlign w:val="subscript"/>
          <w:rPrChange w:id="4070" w:author="user pc" w:date="2022-03-15T10:14:00Z">
            <w:rPr>
              <w:vertAlign w:val="subscript"/>
            </w:rPr>
          </w:rPrChange>
        </w:rPr>
        <w:t>9</w:t>
      </w:r>
      <w:r w:rsidRPr="DC6CA0CF">
        <w:rPr>
          <w:rFonts w:ascii="Times New Roman" w:cs="Times New Roman"/>
          <w:sz w:val="28"/>
          <w:szCs w:val="28"/>
          <w:rPrChange w:id="4071" w:author="user pc" w:date="2022-03-15T10:14:00Z">
            <w:rPr/>
          </w:rPrChange>
        </w:rPr>
        <w:t>NO</w:t>
      </w:r>
      <w:r w:rsidRPr="502C09B9">
        <w:rPr>
          <w:rFonts w:ascii="Times New Roman" w:cs="Times New Roman"/>
          <w:sz w:val="28"/>
          <w:szCs w:val="28"/>
          <w:vertAlign w:val="subscript"/>
          <w:rPrChange w:id="4072" w:author="user pc" w:date="2022-03-15T10:14:00Z">
            <w:rPr>
              <w:vertAlign w:val="subscript"/>
            </w:rPr>
          </w:rPrChange>
        </w:rPr>
        <w:t>2</w:t>
      </w:r>
      <w:r w:rsidRPr="B7A4AAC5">
        <w:rPr>
          <w:rFonts w:ascii="Times New Roman" w:cs="Times New Roman"/>
          <w:sz w:val="28"/>
          <w:szCs w:val="28"/>
          <w:rPrChange w:id="4073" w:author="user pc" w:date="2022-03-15T10:14:00Z">
            <w:rPr/>
          </w:rPrChange>
        </w:rPr>
        <w:t>).</w:t>
      </w:r>
      <w:r>
        <w:rPr>
          <w:rFonts w:ascii="Times New Roman" w:cs="Times New Roman" w:hAnsi="Times New Roman"/>
          <w:sz w:val="28"/>
          <w:szCs w:val="28"/>
        </w:rPr>
        <w:t xml:space="preserve"> </w:t>
      </w:r>
      <w:r w:rsidRPr="736C6DF5">
        <w:rPr>
          <w:rFonts w:ascii="Times New Roman" w:cs="Times New Roman"/>
          <w:sz w:val="28"/>
          <w:szCs w:val="28"/>
          <w:rPrChange w:id="4074" w:author="user pc" w:date="2022-03-15T10:14:00Z">
            <w:rPr/>
          </w:rPrChange>
        </w:rPr>
        <w:t>How</w:t>
      </w:r>
      <w:r>
        <w:rPr>
          <w:rFonts w:ascii="Times New Roman" w:cs="Times New Roman" w:hAnsi="Times New Roman"/>
          <w:sz w:val="28"/>
          <w:szCs w:val="28"/>
        </w:rPr>
        <w:t xml:space="preserve"> </w:t>
      </w:r>
      <w:r w:rsidRPr="2080F5FE">
        <w:rPr>
          <w:rFonts w:ascii="Times New Roman" w:cs="Times New Roman"/>
          <w:sz w:val="28"/>
          <w:szCs w:val="28"/>
          <w:rPrChange w:id="4075" w:author="user pc" w:date="2022-03-15T10:14:00Z">
            <w:rPr/>
          </w:rPrChange>
        </w:rPr>
        <w:t>much</w:t>
      </w:r>
      <w:r>
        <w:rPr>
          <w:rFonts w:ascii="Times New Roman" w:cs="Times New Roman" w:hAnsi="Times New Roman"/>
          <w:sz w:val="28"/>
          <w:szCs w:val="28"/>
        </w:rPr>
        <w:t xml:space="preserve"> </w:t>
      </w:r>
      <w:r w:rsidRPr="A76FFE11">
        <w:rPr>
          <w:rFonts w:ascii="Times New Roman" w:cs="Times New Roman"/>
          <w:sz w:val="28"/>
          <w:szCs w:val="28"/>
          <w:rPrChange w:id="4076" w:author="user pc" w:date="2022-03-15T10:14:00Z">
            <w:rPr/>
          </w:rPrChange>
        </w:rPr>
        <w:t>paracetamol</w:t>
      </w:r>
      <w:r>
        <w:rPr>
          <w:rFonts w:ascii="Times New Roman" w:cs="Times New Roman" w:hAnsi="Times New Roman"/>
          <w:sz w:val="28"/>
          <w:szCs w:val="28"/>
        </w:rPr>
        <w:t xml:space="preserve"> </w:t>
      </w:r>
      <w:r w:rsidRPr="551CA6DF">
        <w:rPr>
          <w:rFonts w:ascii="Times New Roman" w:cs="Times New Roman"/>
          <w:sz w:val="28"/>
          <w:szCs w:val="28"/>
          <w:rPrChange w:id="4077" w:author="user pc" w:date="2022-03-15T10:14:00Z">
            <w:rPr/>
          </w:rPrChange>
        </w:rPr>
        <w:t>should</w:t>
      </w:r>
      <w:r>
        <w:rPr>
          <w:rFonts w:ascii="Times New Roman" w:cs="Times New Roman" w:hAnsi="Times New Roman"/>
          <w:sz w:val="28"/>
          <w:szCs w:val="28"/>
        </w:rPr>
        <w:t xml:space="preserve"> </w:t>
      </w:r>
      <w:r w:rsidRPr="FBAE697E">
        <w:rPr>
          <w:rFonts w:ascii="Times New Roman" w:cs="Times New Roman"/>
          <w:sz w:val="28"/>
          <w:szCs w:val="28"/>
          <w:rPrChange w:id="4078" w:author="user pc" w:date="2022-03-15T10:14:00Z">
            <w:rPr/>
          </w:rPrChange>
        </w:rPr>
        <w:t>the</w:t>
      </w:r>
      <w:r>
        <w:rPr>
          <w:rFonts w:ascii="Times New Roman" w:cs="Times New Roman" w:hAnsi="Times New Roman"/>
          <w:sz w:val="28"/>
          <w:szCs w:val="28"/>
        </w:rPr>
        <w:t xml:space="preserve"> </w:t>
      </w:r>
      <w:r w:rsidRPr="FC10CB3B">
        <w:rPr>
          <w:rFonts w:ascii="Times New Roman" w:cs="Times New Roman"/>
          <w:sz w:val="28"/>
          <w:szCs w:val="28"/>
          <w:rPrChange w:id="4079" w:author="user pc" w:date="2022-03-15T10:14:00Z">
            <w:rPr/>
          </w:rPrChange>
        </w:rPr>
        <w:t>laboratory</w:t>
      </w:r>
      <w:r>
        <w:rPr>
          <w:rFonts w:ascii="Times New Roman" w:cs="Times New Roman" w:hAnsi="Times New Roman"/>
          <w:sz w:val="28"/>
          <w:szCs w:val="28"/>
        </w:rPr>
        <w:t xml:space="preserve"> </w:t>
      </w:r>
      <w:r w:rsidRPr="8CFC964D">
        <w:rPr>
          <w:rFonts w:ascii="Times New Roman" w:cs="Times New Roman"/>
          <w:sz w:val="28"/>
          <w:szCs w:val="28"/>
          <w:rPrChange w:id="4080" w:author="user pc" w:date="2022-03-15T10:14:00Z">
            <w:rPr/>
          </w:rPrChange>
        </w:rPr>
        <w:t>assistant</w:t>
      </w:r>
      <w:r>
        <w:rPr>
          <w:rFonts w:ascii="Times New Roman" w:cs="Times New Roman" w:hAnsi="Times New Roman"/>
          <w:sz w:val="28"/>
          <w:szCs w:val="28"/>
        </w:rPr>
        <w:t xml:space="preserve"> </w:t>
      </w:r>
      <w:r w:rsidRPr="2724F01A">
        <w:rPr>
          <w:rFonts w:ascii="Times New Roman" w:cs="Times New Roman"/>
          <w:sz w:val="28"/>
          <w:szCs w:val="28"/>
          <w:rPrChange w:id="4081" w:author="user pc" w:date="2022-03-15T10:14:00Z">
            <w:rPr/>
          </w:rPrChange>
        </w:rPr>
        <w:t>weigh</w:t>
      </w:r>
      <w:r>
        <w:rPr>
          <w:rFonts w:ascii="Times New Roman" w:cs="Times New Roman" w:hAnsi="Times New Roman"/>
          <w:sz w:val="28"/>
          <w:szCs w:val="28"/>
        </w:rPr>
        <w:t xml:space="preserve"> </w:t>
      </w:r>
      <w:r w:rsidRPr="2E526765">
        <w:rPr>
          <w:rFonts w:ascii="Times New Roman" w:cs="Times New Roman"/>
          <w:sz w:val="28"/>
          <w:szCs w:val="28"/>
          <w:rPrChange w:id="4082" w:author="user pc" w:date="2022-03-15T10:14:00Z">
            <w:rPr/>
          </w:rPrChange>
        </w:rPr>
        <w:t>out</w:t>
      </w:r>
      <w:r>
        <w:rPr>
          <w:rFonts w:ascii="Times New Roman" w:cs="Times New Roman" w:hAnsi="Times New Roman"/>
          <w:sz w:val="28"/>
          <w:szCs w:val="28"/>
        </w:rPr>
        <w:t xml:space="preserve"> </w:t>
      </w:r>
      <w:r w:rsidRPr="52428150">
        <w:rPr>
          <w:rFonts w:ascii="Times New Roman" w:cs="Times New Roman"/>
          <w:sz w:val="28"/>
          <w:szCs w:val="28"/>
          <w:rPrChange w:id="4083" w:author="user pc" w:date="2022-03-15T10:14:00Z">
            <w:rPr/>
          </w:rPrChange>
        </w:rPr>
        <w:t>to</w:t>
      </w:r>
      <w:r>
        <w:rPr>
          <w:rFonts w:ascii="Times New Roman" w:cs="Times New Roman" w:hAnsi="Times New Roman"/>
          <w:sz w:val="28"/>
          <w:szCs w:val="28"/>
        </w:rPr>
        <w:t xml:space="preserve"> </w:t>
      </w:r>
      <w:r w:rsidRPr="52E369A4">
        <w:rPr>
          <w:rFonts w:ascii="Times New Roman" w:cs="Times New Roman"/>
          <w:sz w:val="28"/>
          <w:szCs w:val="28"/>
          <w:rPrChange w:id="4084" w:author="user pc" w:date="2022-03-15T10:14:00Z">
            <w:rPr/>
          </w:rPrChange>
        </w:rPr>
        <w:t>make</w:t>
      </w:r>
      <w:r>
        <w:rPr>
          <w:rFonts w:ascii="Times New Roman" w:cs="Times New Roman" w:hAnsi="Times New Roman"/>
          <w:sz w:val="28"/>
          <w:szCs w:val="28"/>
        </w:rPr>
        <w:t xml:space="preserve"> </w:t>
      </w:r>
      <w:r w:rsidRPr="A38E9CD3">
        <w:rPr>
          <w:rFonts w:ascii="Times New Roman" w:cs="Times New Roman"/>
          <w:sz w:val="28"/>
          <w:szCs w:val="28"/>
          <w:rPrChange w:id="4085" w:author="user pc" w:date="2022-03-15T10:14:00Z">
            <w:rPr/>
          </w:rPrChange>
        </w:rPr>
        <w:t>up</w:t>
      </w:r>
      <w:r>
        <w:rPr>
          <w:rFonts w:ascii="Times New Roman" w:cs="Times New Roman" w:hAnsi="Times New Roman"/>
          <w:sz w:val="28"/>
          <w:szCs w:val="28"/>
        </w:rPr>
        <w:t xml:space="preserve"> </w:t>
      </w:r>
      <w:r w:rsidRPr="C89CFD44">
        <w:rPr>
          <w:rFonts w:ascii="Times New Roman" w:cs="Times New Roman"/>
          <w:sz w:val="28"/>
          <w:szCs w:val="28"/>
          <w:rPrChange w:id="4086" w:author="user pc" w:date="2022-03-15T10:14:00Z">
            <w:rPr/>
          </w:rPrChange>
        </w:rPr>
        <w:t>the</w:t>
      </w:r>
      <w:r>
        <w:rPr>
          <w:rFonts w:ascii="Times New Roman" w:cs="Times New Roman" w:hAnsi="Times New Roman"/>
          <w:sz w:val="28"/>
          <w:szCs w:val="28"/>
        </w:rPr>
        <w:t xml:space="preserve"> </w:t>
      </w:r>
      <w:r w:rsidRPr="F5AF6732">
        <w:rPr>
          <w:rFonts w:ascii="Times New Roman" w:cs="Times New Roman"/>
          <w:sz w:val="28"/>
          <w:szCs w:val="28"/>
          <w:rPrChange w:id="4087" w:author="user pc" w:date="2022-03-15T10:14:00Z">
            <w:rPr/>
          </w:rPrChange>
        </w:rPr>
        <w:t>solution?</w:t>
      </w:r>
    </w:p>
    <w:p>
      <w:pPr>
        <w:pStyle w:val="style0"/>
        <w:rPr>
          <w:rFonts w:ascii="Times New Roman" w:cs="Times New Roman"/>
          <w:sz w:val="28"/>
          <w:szCs w:val="28"/>
          <w:rPrChange w:id="4088" w:author="user pc" w:date="2022-03-15T10:14:00Z">
            <w:rPr/>
          </w:rPrChange>
        </w:rPr>
      </w:pPr>
      <w:r w:rsidRPr="ACD423A3">
        <w:rPr>
          <w:rFonts w:ascii="Times New Roman" w:cs="Times New Roman"/>
          <w:b/>
          <w:sz w:val="28"/>
          <w:szCs w:val="28"/>
          <w:rPrChange w:id="4089" w:author="user pc" w:date="2022-03-15T10:14:00Z">
            <w:rPr>
              <w:b/>
            </w:rPr>
          </w:rPrChange>
        </w:rPr>
        <w:t>Solution</w:t>
      </w:r>
    </w:p>
    <w:p>
      <w:pPr>
        <w:pStyle w:val="style0"/>
        <w:rPr>
          <w:rFonts w:ascii="Times New Roman" w:cs="Times New Roman"/>
          <w:sz w:val="28"/>
          <w:szCs w:val="28"/>
          <w:rPrChange w:id="4090" w:author="user pc" w:date="2022-03-15T10:14:00Z">
            <w:rPr/>
          </w:rPrChange>
        </w:rPr>
      </w:pPr>
      <w:r w:rsidRPr="1023A977">
        <w:rPr>
          <w:rFonts w:ascii="Times New Roman" w:cs="Times New Roman"/>
          <w:sz w:val="28"/>
          <w:szCs w:val="28"/>
          <w:rPrChange w:id="4091" w:author="user pc" w:date="2022-03-15T10:14:00Z">
            <w:rPr/>
          </w:rPrChange>
        </w:rPr>
        <w:t>Relative</w:t>
      </w:r>
      <w:r>
        <w:rPr>
          <w:rFonts w:ascii="Times New Roman" w:cs="Times New Roman" w:hAnsi="Times New Roman"/>
          <w:sz w:val="28"/>
          <w:szCs w:val="28"/>
        </w:rPr>
        <w:t xml:space="preserve"> </w:t>
      </w:r>
      <w:r w:rsidRPr="613F9E6A">
        <w:rPr>
          <w:rFonts w:ascii="Times New Roman" w:cs="Times New Roman"/>
          <w:sz w:val="28"/>
          <w:szCs w:val="28"/>
          <w:rPrChange w:id="4092" w:author="user pc" w:date="2022-03-15T10:14:00Z">
            <w:rPr/>
          </w:rPrChange>
        </w:rPr>
        <w:t>Molar</w:t>
      </w:r>
      <w:r>
        <w:rPr>
          <w:rFonts w:ascii="Times New Roman" w:cs="Times New Roman" w:hAnsi="Times New Roman"/>
          <w:sz w:val="28"/>
          <w:szCs w:val="28"/>
        </w:rPr>
        <w:t xml:space="preserve"> </w:t>
      </w:r>
      <w:r w:rsidRPr="FAAD19F8">
        <w:rPr>
          <w:rFonts w:ascii="Times New Roman" w:cs="Times New Roman"/>
          <w:sz w:val="28"/>
          <w:szCs w:val="28"/>
          <w:rPrChange w:id="4093" w:author="user pc" w:date="2022-03-15T10:14:00Z">
            <w:rPr/>
          </w:rPrChange>
        </w:rPr>
        <w:t>mass</w:t>
      </w:r>
      <w:r>
        <w:rPr>
          <w:rFonts w:ascii="Times New Roman" w:cs="Times New Roman" w:hAnsi="Times New Roman"/>
          <w:sz w:val="28"/>
          <w:szCs w:val="28"/>
        </w:rPr>
        <w:t xml:space="preserve"> </w:t>
      </w:r>
      <w:r w:rsidRPr="16856C36">
        <w:rPr>
          <w:rFonts w:ascii="Times New Roman" w:cs="Times New Roman"/>
          <w:sz w:val="28"/>
          <w:szCs w:val="28"/>
          <w:rPrChange w:id="4094" w:author="user pc" w:date="2022-03-15T10:14:00Z">
            <w:rPr/>
          </w:rPrChange>
        </w:rPr>
        <w:t>of</w:t>
      </w:r>
      <w:r>
        <w:rPr>
          <w:rFonts w:ascii="Times New Roman" w:cs="Times New Roman" w:hAnsi="Times New Roman"/>
          <w:sz w:val="28"/>
          <w:szCs w:val="28"/>
        </w:rPr>
        <w:t xml:space="preserve"> </w:t>
      </w:r>
      <w:r w:rsidRPr="54294505">
        <w:rPr>
          <w:rFonts w:ascii="Times New Roman" w:cs="Times New Roman"/>
          <w:sz w:val="28"/>
          <w:szCs w:val="28"/>
          <w:rPrChange w:id="4095" w:author="user pc" w:date="2022-03-15T10:14:00Z">
            <w:rPr/>
          </w:rPrChange>
        </w:rPr>
        <w:t>paracetamol</w:t>
      </w:r>
      <w:r>
        <w:rPr>
          <w:rFonts w:ascii="Times New Roman" w:cs="Times New Roman" w:hAnsi="Times New Roman"/>
          <w:sz w:val="28"/>
          <w:szCs w:val="28"/>
        </w:rPr>
        <w:t xml:space="preserve"> </w:t>
      </w:r>
      <w:r w:rsidRPr="94CF15A6">
        <w:rPr>
          <w:rFonts w:ascii="Times New Roman" w:cs="Times New Roman"/>
          <w:sz w:val="28"/>
          <w:szCs w:val="28"/>
          <w:rPrChange w:id="4096" w:author="user pc" w:date="2022-03-15T10:14:00Z">
            <w:rPr/>
          </w:rPrChange>
        </w:rPr>
        <w:t>=</w:t>
      </w:r>
      <w:r>
        <w:rPr>
          <w:rFonts w:ascii="Times New Roman" w:cs="Times New Roman" w:hAnsi="Times New Roman"/>
          <w:sz w:val="28"/>
          <w:szCs w:val="28"/>
        </w:rPr>
        <w:t xml:space="preserve"> </w:t>
      </w:r>
      <w:r w:rsidRPr="6D06C7E1">
        <w:rPr>
          <w:rFonts w:ascii="Times New Roman" w:cs="Times New Roman"/>
          <w:sz w:val="28"/>
          <w:szCs w:val="28"/>
          <w:rPrChange w:id="4097" w:author="user pc" w:date="2022-03-15T10:14:00Z">
            <w:rPr/>
          </w:rPrChange>
        </w:rPr>
        <w:t>151</w:t>
      </w:r>
    </w:p>
    <w:p>
      <w:pPr>
        <w:pStyle w:val="style0"/>
        <w:rPr>
          <w:rFonts w:ascii="Times New Roman" w:cs="Times New Roman"/>
          <w:sz w:val="28"/>
          <w:szCs w:val="28"/>
          <w:rPrChange w:id="4098" w:author="user pc" w:date="2022-03-15T10:14:00Z">
            <w:rPr/>
          </w:rPrChange>
        </w:rPr>
      </w:pPr>
      <w:r>
        <w:rPr>
          <w:rFonts w:ascii="Times New Roman" w:cs="Times New Roman" w:hAnsi="Times New Roman"/>
          <w:sz w:val="28"/>
          <w:szCs w:val="28"/>
        </w:rPr>
        <w:t xml:space="preserve">Moles </w:t>
      </w:r>
      <w:r w:rsidRPr="3A42F10B">
        <w:rPr>
          <w:rFonts w:ascii="Times New Roman" w:cs="Times New Roman"/>
          <w:sz w:val="28"/>
          <w:szCs w:val="28"/>
          <w:rPrChange w:id="4099" w:author="user pc" w:date="2022-03-15T10:14:00Z">
            <w:rPr/>
          </w:rPrChange>
        </w:rPr>
        <w:t>=</w:t>
      </w:r>
      <w:r>
        <w:rPr>
          <w:rFonts w:ascii="Times New Roman" w:cs="Times New Roman" w:hAnsi="Times New Roman"/>
          <w:sz w:val="28"/>
          <w:szCs w:val="28"/>
        </w:rPr>
        <w:t xml:space="preserve"> </w:t>
      </w:r>
      <w:r w:rsidRPr="884AD71D">
        <w:rPr>
          <w:rFonts w:ascii="Times New Roman" w:cs="Times New Roman"/>
          <w:sz w:val="28"/>
          <w:szCs w:val="28"/>
          <w:rPrChange w:id="4100" w:author="user pc" w:date="2022-03-15T10:14:00Z">
            <w:rPr/>
          </w:rPrChange>
        </w:rPr>
        <w:t>molarity</w:t>
      </w:r>
      <w:r>
        <w:rPr>
          <w:rFonts w:ascii="Times New Roman" w:cs="Times New Roman" w:hAnsi="Times New Roman"/>
          <w:sz w:val="28"/>
          <w:szCs w:val="28"/>
        </w:rPr>
        <w:t xml:space="preserve"> </w:t>
      </w:r>
      <w:r w:rsidRPr="C1D1A528">
        <w:rPr>
          <w:rFonts w:ascii="Times New Roman" w:cs="Times New Roman"/>
          <w:sz w:val="28"/>
          <w:szCs w:val="28"/>
          <w:rPrChange w:id="4101" w:author="user pc" w:date="2022-03-15T10:14:00Z">
            <w:rPr/>
          </w:rPrChange>
        </w:rPr>
        <w:t>x</w:t>
      </w:r>
      <w:r>
        <w:rPr>
          <w:rFonts w:ascii="Times New Roman" w:cs="Times New Roman" w:hAnsi="Times New Roman"/>
          <w:sz w:val="28"/>
          <w:szCs w:val="28"/>
        </w:rPr>
        <w:t xml:space="preserve"> </w:t>
      </w:r>
      <w:r w:rsidRPr="7F0D26BE">
        <w:rPr>
          <w:rFonts w:ascii="Times New Roman" w:cs="Times New Roman"/>
          <w:sz w:val="28"/>
          <w:szCs w:val="28"/>
          <w:rPrChange w:id="4102" w:author="user pc" w:date="2022-03-15T10:14:00Z">
            <w:rPr/>
          </w:rPrChange>
        </w:rPr>
        <w:t>volume</w:t>
      </w:r>
      <w:r>
        <w:rPr>
          <w:rFonts w:ascii="Times New Roman" w:cs="Times New Roman" w:hAnsi="Times New Roman"/>
          <w:sz w:val="28"/>
          <w:szCs w:val="28"/>
        </w:rPr>
        <w:t xml:space="preserve"> </w:t>
      </w:r>
      <w:r w:rsidRPr="90973435">
        <w:rPr>
          <w:rFonts w:ascii="Times New Roman" w:cs="Times New Roman"/>
          <w:sz w:val="28"/>
          <w:szCs w:val="28"/>
          <w:rPrChange w:id="4103" w:author="user pc" w:date="2022-03-15T10:14:00Z">
            <w:rPr/>
          </w:rPrChange>
        </w:rPr>
        <w:t>in</w:t>
      </w:r>
      <w:r>
        <w:rPr>
          <w:rFonts w:ascii="Times New Roman" w:cs="Times New Roman" w:hAnsi="Times New Roman"/>
          <w:sz w:val="28"/>
          <w:szCs w:val="28"/>
        </w:rPr>
        <w:t xml:space="preserve"> </w:t>
      </w:r>
      <w:r w:rsidRPr="61171401">
        <w:rPr>
          <w:rFonts w:ascii="Times New Roman" w:cs="Times New Roman"/>
          <w:sz w:val="28"/>
          <w:szCs w:val="28"/>
          <w:rPrChange w:id="4104" w:author="user pc" w:date="2022-03-15T10:14:00Z">
            <w:rPr/>
          </w:rPrChange>
        </w:rPr>
        <w:t>dm</w:t>
      </w:r>
      <w:r w:rsidRPr="B48113A5">
        <w:rPr>
          <w:rFonts w:ascii="Times New Roman" w:cs="Times New Roman"/>
          <w:sz w:val="28"/>
          <w:szCs w:val="28"/>
          <w:vertAlign w:val="superscript"/>
          <w:rPrChange w:id="4105" w:author="user pc" w:date="2022-03-15T10:14:00Z">
            <w:rPr>
              <w:vertAlign w:val="superscript"/>
            </w:rPr>
          </w:rPrChange>
        </w:rPr>
        <w:t>3</w:t>
      </w:r>
    </w:p>
    <w:p>
      <w:pPr>
        <w:pStyle w:val="style0"/>
        <w:rPr>
          <w:rFonts w:ascii="Times New Roman" w:cs="Times New Roman"/>
          <w:sz w:val="28"/>
          <w:szCs w:val="28"/>
          <w:rPrChange w:id="4106" w:author="user pc" w:date="2022-03-15T10:14:00Z">
            <w:rPr/>
          </w:rPrChange>
        </w:rPr>
      </w:pPr>
      <w:r w:rsidRPr="531B191B">
        <w:rPr>
          <w:rFonts w:ascii="Times New Roman" w:cs="Times New Roman"/>
          <w:sz w:val="28"/>
          <w:szCs w:val="28"/>
          <w:rPrChange w:id="4107" w:author="user pc" w:date="2022-03-15T10:14:00Z">
            <w:rPr/>
          </w:rPrChange>
        </w:rPr>
        <w:t>Convert</w:t>
      </w:r>
      <w:r>
        <w:rPr>
          <w:rFonts w:ascii="Times New Roman" w:cs="Times New Roman" w:hAnsi="Times New Roman"/>
          <w:sz w:val="28"/>
          <w:szCs w:val="28"/>
        </w:rPr>
        <w:t xml:space="preserve"> </w:t>
      </w:r>
      <w:r w:rsidRPr="AA1E1DE0">
        <w:rPr>
          <w:rFonts w:ascii="Times New Roman" w:cs="Times New Roman"/>
          <w:sz w:val="28"/>
          <w:szCs w:val="28"/>
          <w:rPrChange w:id="4108" w:author="user pc" w:date="2022-03-15T10:14:00Z">
            <w:rPr/>
          </w:rPrChange>
        </w:rPr>
        <w:t>250</w:t>
      </w:r>
      <w:r>
        <w:rPr>
          <w:rFonts w:ascii="Times New Roman" w:cs="Times New Roman" w:hAnsi="Times New Roman"/>
          <w:sz w:val="28"/>
          <w:szCs w:val="28"/>
        </w:rPr>
        <w:t xml:space="preserve"> </w:t>
      </w:r>
      <w:r w:rsidRPr="8E1BEAD1">
        <w:rPr>
          <w:rFonts w:ascii="Times New Roman" w:cs="Times New Roman"/>
          <w:sz w:val="28"/>
          <w:szCs w:val="28"/>
          <w:rPrChange w:id="4109" w:author="user pc" w:date="2022-03-15T10:14:00Z">
            <w:rPr/>
          </w:rPrChange>
        </w:rPr>
        <w:t>cm</w:t>
      </w:r>
      <w:r w:rsidRPr="1B6A9549">
        <w:rPr>
          <w:rFonts w:ascii="Times New Roman" w:cs="Times New Roman"/>
          <w:sz w:val="28"/>
          <w:szCs w:val="28"/>
          <w:vertAlign w:val="superscript"/>
          <w:rPrChange w:id="4110" w:author="user pc" w:date="2022-03-15T10:14:00Z">
            <w:rPr>
              <w:vertAlign w:val="superscript"/>
            </w:rPr>
          </w:rPrChange>
        </w:rPr>
        <w:t xml:space="preserve">3 </w:t>
      </w:r>
      <w:r w:rsidRPr="CF4F35F9">
        <w:rPr>
          <w:rFonts w:ascii="Times New Roman" w:cs="Times New Roman"/>
          <w:sz w:val="28"/>
          <w:szCs w:val="28"/>
          <w:rPrChange w:id="4111" w:author="user pc" w:date="2022-03-15T10:14:00Z">
            <w:rPr/>
          </w:rPrChange>
        </w:rPr>
        <w:t>to</w:t>
      </w:r>
      <w:r>
        <w:rPr>
          <w:rFonts w:ascii="Times New Roman" w:cs="Times New Roman" w:hAnsi="Times New Roman"/>
          <w:sz w:val="28"/>
          <w:szCs w:val="28"/>
        </w:rPr>
        <w:t xml:space="preserve"> </w:t>
      </w:r>
      <w:r w:rsidRPr="92286649">
        <w:rPr>
          <w:rFonts w:ascii="Times New Roman" w:cs="Times New Roman"/>
          <w:sz w:val="28"/>
          <w:szCs w:val="28"/>
          <w:rPrChange w:id="4112" w:author="user pc" w:date="2022-03-15T10:14:00Z">
            <w:rPr/>
          </w:rPrChange>
        </w:rPr>
        <w:t>dm</w:t>
      </w:r>
      <w:r w:rsidRPr="A391A899">
        <w:rPr>
          <w:rFonts w:ascii="Times New Roman" w:cs="Times New Roman"/>
          <w:sz w:val="28"/>
          <w:szCs w:val="28"/>
          <w:vertAlign w:val="superscript"/>
          <w:rPrChange w:id="4113" w:author="user pc" w:date="2022-03-15T10:14:00Z">
            <w:rPr>
              <w:vertAlign w:val="superscript"/>
            </w:rPr>
          </w:rPrChange>
        </w:rPr>
        <w:t>3</w:t>
      </w:r>
      <w:r w:rsidRPr="EF2253D3">
        <w:rPr>
          <w:rFonts w:ascii="Times New Roman" w:cs="Times New Roman"/>
          <w:sz w:val="28"/>
          <w:szCs w:val="28"/>
          <w:rPrChange w:id="4114" w:author="user pc" w:date="2022-03-15T10:14:00Z">
            <w:rPr/>
          </w:rPrChange>
        </w:rPr>
        <w:t>:</w:t>
      </w:r>
      <w:r>
        <w:rPr>
          <w:rFonts w:ascii="Times New Roman" w:cs="Times New Roman" w:hAnsi="Times New Roman"/>
          <w:sz w:val="28"/>
          <w:szCs w:val="28"/>
        </w:rPr>
        <w:t xml:space="preserve"> </w:t>
      </w:r>
      <w:r w:rsidRPr="2898FBA5">
        <w:rPr>
          <w:rFonts w:ascii="Times New Roman" w:cs="Times New Roman"/>
          <w:sz w:val="28"/>
          <w:szCs w:val="28"/>
          <w:rPrChange w:id="4115" w:author="user pc" w:date="2022-03-15T10:14:00Z">
            <w:rPr/>
          </w:rPrChange>
        </w:rPr>
        <w:t>250/1000</w:t>
      </w:r>
      <w:r>
        <w:rPr>
          <w:rFonts w:ascii="Times New Roman" w:cs="Times New Roman" w:hAnsi="Times New Roman"/>
          <w:sz w:val="28"/>
          <w:szCs w:val="28"/>
        </w:rPr>
        <w:t xml:space="preserve"> </w:t>
      </w:r>
      <w:r w:rsidRPr="E3C254B4">
        <w:rPr>
          <w:rFonts w:ascii="Times New Roman" w:cs="Times New Roman"/>
          <w:sz w:val="28"/>
          <w:szCs w:val="28"/>
          <w:rPrChange w:id="4116" w:author="user pc" w:date="2022-03-15T10:14:00Z">
            <w:rPr/>
          </w:rPrChange>
        </w:rPr>
        <w:t>=</w:t>
      </w:r>
      <w:r>
        <w:rPr>
          <w:rFonts w:ascii="Times New Roman" w:cs="Times New Roman" w:hAnsi="Times New Roman"/>
          <w:sz w:val="28"/>
          <w:szCs w:val="28"/>
        </w:rPr>
        <w:t xml:space="preserve"> </w:t>
      </w:r>
      <w:r w:rsidRPr="46F15B74">
        <w:rPr>
          <w:rFonts w:ascii="Times New Roman" w:cs="Times New Roman"/>
          <w:sz w:val="28"/>
          <w:szCs w:val="28"/>
          <w:rPrChange w:id="4117" w:author="user pc" w:date="2022-03-15T10:14:00Z">
            <w:rPr/>
          </w:rPrChange>
        </w:rPr>
        <w:t>0.25</w:t>
      </w:r>
      <w:r>
        <w:rPr>
          <w:rFonts w:ascii="Times New Roman" w:cs="Times New Roman" w:hAnsi="Times New Roman"/>
          <w:sz w:val="28"/>
          <w:szCs w:val="28"/>
        </w:rPr>
        <w:t xml:space="preserve"> </w:t>
      </w:r>
      <w:r w:rsidRPr="D52294C9">
        <w:rPr>
          <w:rFonts w:ascii="Times New Roman" w:cs="Times New Roman"/>
          <w:sz w:val="28"/>
          <w:szCs w:val="28"/>
          <w:rPrChange w:id="4118" w:author="user pc" w:date="2022-03-15T10:14:00Z">
            <w:rPr/>
          </w:rPrChange>
        </w:rPr>
        <w:t>dm</w:t>
      </w:r>
      <w:r w:rsidRPr="446D7FBD">
        <w:rPr>
          <w:rFonts w:ascii="Times New Roman" w:cs="Times New Roman"/>
          <w:sz w:val="28"/>
          <w:szCs w:val="28"/>
          <w:vertAlign w:val="superscript"/>
          <w:rPrChange w:id="4119" w:author="user pc" w:date="2022-03-15T10:14:00Z">
            <w:rPr>
              <w:vertAlign w:val="superscript"/>
            </w:rPr>
          </w:rPrChange>
        </w:rPr>
        <w:t>3</w:t>
      </w:r>
    </w:p>
    <w:p>
      <w:pPr>
        <w:pStyle w:val="style0"/>
        <w:rPr>
          <w:rFonts w:ascii="Times New Roman" w:cs="Times New Roman"/>
          <w:sz w:val="28"/>
          <w:szCs w:val="28"/>
          <w:rPrChange w:id="4120" w:author="user pc" w:date="2022-03-15T10:14:00Z">
            <w:rPr/>
          </w:rPrChange>
        </w:rPr>
      </w:pPr>
      <w:r>
        <w:rPr>
          <w:rFonts w:ascii="Times New Roman" w:cs="Times New Roman" w:hAnsi="Times New Roman"/>
          <w:sz w:val="28"/>
          <w:szCs w:val="28"/>
        </w:rPr>
        <w:t xml:space="preserve">Mole </w:t>
      </w:r>
      <w:r w:rsidRPr="B45C99B7">
        <w:rPr>
          <w:rFonts w:ascii="Times New Roman" w:cs="Times New Roman"/>
          <w:sz w:val="28"/>
          <w:szCs w:val="28"/>
          <w:rPrChange w:id="4121" w:author="user pc" w:date="2022-03-15T10:14:00Z">
            <w:rPr/>
          </w:rPrChange>
        </w:rPr>
        <w:t>of</w:t>
      </w:r>
      <w:r>
        <w:rPr>
          <w:rFonts w:ascii="Times New Roman" w:cs="Times New Roman" w:hAnsi="Times New Roman"/>
          <w:sz w:val="28"/>
          <w:szCs w:val="28"/>
        </w:rPr>
        <w:t xml:space="preserve"> </w:t>
      </w:r>
      <w:r w:rsidRPr="EF5D8D8B">
        <w:rPr>
          <w:rFonts w:ascii="Times New Roman" w:cs="Times New Roman"/>
          <w:sz w:val="28"/>
          <w:szCs w:val="28"/>
          <w:rPrChange w:id="4122" w:author="user pc" w:date="2022-03-15T10:14:00Z">
            <w:rPr/>
          </w:rPrChange>
        </w:rPr>
        <w:t>paracetamol</w:t>
      </w:r>
      <w:r>
        <w:rPr>
          <w:rFonts w:ascii="Times New Roman" w:cs="Times New Roman" w:hAnsi="Times New Roman"/>
          <w:sz w:val="28"/>
          <w:szCs w:val="28"/>
        </w:rPr>
        <w:t xml:space="preserve"> </w:t>
      </w:r>
      <w:r w:rsidRPr="4722361F">
        <w:rPr>
          <w:rFonts w:ascii="Times New Roman" w:cs="Times New Roman"/>
          <w:sz w:val="28"/>
          <w:szCs w:val="28"/>
          <w:rPrChange w:id="4123" w:author="user pc" w:date="2022-03-15T10:14:00Z">
            <w:rPr/>
          </w:rPrChange>
        </w:rPr>
        <w:t>required</w:t>
      </w:r>
      <w:r>
        <w:rPr>
          <w:rFonts w:ascii="Times New Roman" w:cs="Times New Roman" w:hAnsi="Times New Roman"/>
          <w:sz w:val="28"/>
          <w:szCs w:val="28"/>
        </w:rPr>
        <w:t xml:space="preserve"> </w:t>
      </w:r>
      <w:r w:rsidRPr="B235CE04">
        <w:rPr>
          <w:rFonts w:ascii="Times New Roman" w:cs="Times New Roman"/>
          <w:sz w:val="28"/>
          <w:szCs w:val="28"/>
          <w:rPrChange w:id="4124" w:author="user pc" w:date="2022-03-15T10:14:00Z">
            <w:rPr/>
          </w:rPrChange>
        </w:rPr>
        <w:t>=</w:t>
      </w:r>
      <w:r>
        <w:rPr>
          <w:rFonts w:ascii="Times New Roman" w:cs="Times New Roman" w:hAnsi="Times New Roman"/>
          <w:sz w:val="28"/>
          <w:szCs w:val="28"/>
        </w:rPr>
        <w:t xml:space="preserve"> </w:t>
      </w:r>
      <w:r w:rsidRPr="86621A27">
        <w:rPr>
          <w:rFonts w:ascii="Times New Roman" w:cs="Times New Roman"/>
          <w:sz w:val="28"/>
          <w:szCs w:val="28"/>
          <w:rPrChange w:id="4125" w:author="user pc" w:date="2022-03-15T10:14:00Z">
            <w:rPr/>
          </w:rPrChange>
        </w:rPr>
        <w:t>2.0</w:t>
      </w:r>
      <w:r>
        <w:rPr>
          <w:rFonts w:ascii="Times New Roman" w:cs="Times New Roman" w:hAnsi="Times New Roman"/>
          <w:sz w:val="28"/>
          <w:szCs w:val="28"/>
        </w:rPr>
        <w:t xml:space="preserve"> </w:t>
      </w:r>
      <w:r w:rsidRPr="FD490332">
        <w:rPr>
          <w:rFonts w:ascii="Times New Roman" w:cs="Times New Roman"/>
          <w:sz w:val="28"/>
          <w:szCs w:val="28"/>
          <w:rPrChange w:id="4126" w:author="user pc" w:date="2022-03-15T10:14:00Z">
            <w:rPr/>
          </w:rPrChange>
        </w:rPr>
        <w:t>x</w:t>
      </w:r>
      <w:r>
        <w:rPr>
          <w:rFonts w:ascii="Times New Roman" w:cs="Times New Roman" w:hAnsi="Times New Roman"/>
          <w:sz w:val="28"/>
          <w:szCs w:val="28"/>
        </w:rPr>
        <w:t xml:space="preserve"> </w:t>
      </w:r>
      <w:r w:rsidRPr="1E8B4D9E">
        <w:rPr>
          <w:rFonts w:ascii="Times New Roman" w:cs="Times New Roman"/>
          <w:sz w:val="28"/>
          <w:szCs w:val="28"/>
          <w:rPrChange w:id="4127" w:author="user pc" w:date="2022-03-15T10:14:00Z">
            <w:rPr/>
          </w:rPrChange>
        </w:rPr>
        <w:t>10</w:t>
      </w:r>
      <w:r w:rsidRPr="D808C1D9">
        <w:rPr>
          <w:rFonts w:ascii="Times New Roman" w:cs="Times New Roman"/>
          <w:sz w:val="28"/>
          <w:szCs w:val="28"/>
          <w:vertAlign w:val="superscript"/>
          <w:rPrChange w:id="4128" w:author="user pc" w:date="2022-03-15T10:14:00Z">
            <w:rPr>
              <w:vertAlign w:val="superscript"/>
            </w:rPr>
          </w:rPrChange>
        </w:rPr>
        <w:t xml:space="preserve"> -2</w:t>
      </w:r>
      <w:r>
        <w:rPr>
          <w:rFonts w:ascii="Times New Roman" w:cs="Times New Roman" w:hAnsi="Times New Roman"/>
          <w:sz w:val="28"/>
          <w:szCs w:val="28"/>
          <w:vertAlign w:val="superscript"/>
        </w:rPr>
        <w:t xml:space="preserve"> </w:t>
      </w:r>
      <w:r w:rsidRPr="1410C1CF">
        <w:rPr>
          <w:rFonts w:ascii="Times New Roman" w:cs="Times New Roman"/>
          <w:sz w:val="28"/>
          <w:szCs w:val="28"/>
          <w:rPrChange w:id="4129" w:author="user pc" w:date="2022-03-15T10:14:00Z">
            <w:rPr/>
          </w:rPrChange>
        </w:rPr>
        <w:t>x</w:t>
      </w:r>
      <w:r>
        <w:rPr>
          <w:rFonts w:ascii="Times New Roman" w:cs="Times New Roman" w:hAnsi="Times New Roman"/>
          <w:sz w:val="28"/>
          <w:szCs w:val="28"/>
        </w:rPr>
        <w:t xml:space="preserve"> </w:t>
      </w:r>
      <w:r w:rsidRPr="1FD7A5D1">
        <w:rPr>
          <w:rFonts w:ascii="Times New Roman" w:cs="Times New Roman"/>
          <w:sz w:val="28"/>
          <w:szCs w:val="28"/>
          <w:rPrChange w:id="4130" w:author="user pc" w:date="2022-03-15T10:14:00Z">
            <w:rPr/>
          </w:rPrChange>
        </w:rPr>
        <w:t>0.25</w:t>
      </w:r>
      <w:r>
        <w:rPr>
          <w:rFonts w:ascii="Times New Roman" w:cs="Times New Roman" w:hAnsi="Times New Roman"/>
          <w:sz w:val="28"/>
          <w:szCs w:val="28"/>
        </w:rPr>
        <w:t xml:space="preserve"> </w:t>
      </w:r>
      <w:r w:rsidRPr="15D6A3F1">
        <w:rPr>
          <w:rFonts w:ascii="Times New Roman" w:cs="Times New Roman"/>
          <w:sz w:val="28"/>
          <w:szCs w:val="28"/>
          <w:rPrChange w:id="4131" w:author="user pc" w:date="2022-03-15T10:14:00Z">
            <w:rPr/>
          </w:rPrChange>
        </w:rPr>
        <w:t>=</w:t>
      </w:r>
      <w:r>
        <w:rPr>
          <w:rFonts w:ascii="Times New Roman" w:cs="Times New Roman" w:hAnsi="Times New Roman"/>
          <w:sz w:val="28"/>
          <w:szCs w:val="28"/>
        </w:rPr>
        <w:t xml:space="preserve"> </w:t>
      </w:r>
      <w:r w:rsidRPr="BC5C751A">
        <w:rPr>
          <w:rFonts w:ascii="Times New Roman" w:cs="Times New Roman"/>
          <w:sz w:val="28"/>
          <w:szCs w:val="28"/>
          <w:rPrChange w:id="4132" w:author="user pc" w:date="2022-03-15T10:14:00Z">
            <w:rPr/>
          </w:rPrChange>
        </w:rPr>
        <w:t>5.0x10</w:t>
      </w:r>
      <w:r w:rsidRPr="AECD3B14">
        <w:rPr>
          <w:rFonts w:ascii="Times New Roman" w:cs="Times New Roman"/>
          <w:sz w:val="28"/>
          <w:szCs w:val="28"/>
          <w:vertAlign w:val="superscript"/>
          <w:rPrChange w:id="4133" w:author="user pc" w:date="2022-03-15T10:14:00Z">
            <w:rPr/>
          </w:rPrChange>
        </w:rPr>
        <w:t>-3</w:t>
      </w:r>
      <w:r>
        <w:rPr>
          <w:rFonts w:ascii="Times New Roman" w:cs="Times New Roman" w:hAnsi="Times New Roman"/>
          <w:sz w:val="28"/>
          <w:szCs w:val="28"/>
          <w:vertAlign w:val="superscript"/>
        </w:rPr>
        <w:t xml:space="preserve"> </w:t>
      </w:r>
      <w:r w:rsidRPr="B1965BFD">
        <w:rPr>
          <w:rFonts w:ascii="Times New Roman" w:cs="Times New Roman"/>
          <w:sz w:val="28"/>
          <w:szCs w:val="28"/>
          <w:rPrChange w:id="4134" w:author="user pc" w:date="2022-03-15T10:14:00Z">
            <w:rPr/>
          </w:rPrChange>
        </w:rPr>
        <w:t>(0.005)</w:t>
      </w:r>
      <w:r>
        <w:rPr>
          <w:rFonts w:ascii="Times New Roman" w:cs="Times New Roman" w:hAnsi="Times New Roman"/>
          <w:sz w:val="28"/>
          <w:szCs w:val="28"/>
        </w:rPr>
        <w:t xml:space="preserve"> </w:t>
      </w:r>
      <w:r w:rsidRPr="418D84EE">
        <w:rPr>
          <w:rFonts w:ascii="Times New Roman" w:cs="Times New Roman"/>
          <w:sz w:val="28"/>
          <w:szCs w:val="28"/>
          <w:rPrChange w:id="4135" w:author="user pc" w:date="2022-03-15T10:14:00Z">
            <w:rPr/>
          </w:rPrChange>
        </w:rPr>
        <w:t>mol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Molar Mass</m:t>
              </m:r>
            </m:den>
          </m:f>
        </m:oMath>
      </m:oMathPara>
    </w:p>
    <w:p>
      <w:pPr>
        <w:pStyle w:val="style0"/>
        <w:rPr>
          <w:rFonts w:ascii="Times New Roman" w:cs="Times New Roman"/>
          <w:sz w:val="28"/>
          <w:szCs w:val="28"/>
          <w:rPrChange w:id="4136" w:author="user pc" w:date="2022-03-15T10:14:00Z">
            <w:rPr/>
          </w:rPrChange>
        </w:rPr>
      </w:pPr>
      <m:oMath>
        <m:r>
          <w:rPr>
            <w:rFonts w:ascii="Cambria Math" w:cs="Times New Roman" w:hAnsi="Cambria Math"/>
            <w:sz w:val="28"/>
            <w:szCs w:val="28"/>
          </w:rPr>
          <m:t>Reacting Mass</m:t>
        </m:r>
      </m:oMath>
      <w:r>
        <w:rPr>
          <w:rFonts w:ascii="Times New Roman" w:cs="Times New Roman" w:hAnsi="Times New Roman"/>
          <w:sz w:val="28"/>
          <w:szCs w:val="28"/>
        </w:rPr>
        <w:t xml:space="preserve"> </w:t>
      </w:r>
      <w:r w:rsidRPr="44016A06">
        <w:rPr>
          <w:rFonts w:ascii="Times New Roman" w:cs="Times New Roman"/>
          <w:sz w:val="28"/>
          <w:szCs w:val="28"/>
          <w:rPrChange w:id="4137" w:author="user pc" w:date="2022-03-15T10:14:00Z">
            <w:rPr/>
          </w:rPrChange>
        </w:rPr>
        <w:t>=</w:t>
      </w:r>
      <w:r>
        <w:rPr>
          <w:rFonts w:ascii="Times New Roman" w:cs="Times New Roman" w:hAnsi="Times New Roman"/>
          <w:sz w:val="28"/>
          <w:szCs w:val="28"/>
        </w:rPr>
        <w:t xml:space="preserve"> </w:t>
      </w: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oMath>
      <w:r>
        <w:rPr>
          <w:rFonts w:ascii="Times New Roman" w:cs="Times New Roman" w:hAnsi="Times New Roman"/>
          <w:sz w:val="28"/>
          <w:szCs w:val="28"/>
        </w:rPr>
        <w:t xml:space="preserve"> </w:t>
      </w:r>
      <w:r w:rsidRPr="D654428F">
        <w:rPr>
          <w:rFonts w:ascii="Times New Roman" w:cs="Times New Roman"/>
          <w:sz w:val="28"/>
          <w:szCs w:val="28"/>
          <w:rPrChange w:id="4138" w:author="user pc" w:date="2022-03-15T10:14:00Z">
            <w:rPr/>
          </w:rPrChange>
        </w:rPr>
        <w:t>x</w:t>
      </w:r>
      <w:r>
        <w:rPr>
          <w:rFonts w:ascii="Times New Roman" w:cs="Times New Roman" w:hAnsi="Times New Roman"/>
          <w:sz w:val="28"/>
          <w:szCs w:val="28"/>
        </w:rPr>
        <w:t xml:space="preserve"> </w:t>
      </w:r>
      <m:oMath>
        <m:r>
          <w:rPr>
            <w:rFonts w:ascii="Cambria Math" w:cs="Times New Roman" w:hAnsi="Cambria Math"/>
            <w:sz w:val="28"/>
            <w:szCs w:val="28"/>
          </w:rPr>
          <m:t>Molar Mass</m:t>
        </m:r>
      </m:oMath>
      <w:r>
        <w:rPr>
          <w:rFonts w:ascii="Times New Roman" w:cs="Times New Roman" w:hAnsi="Times New Roman"/>
          <w:sz w:val="28"/>
          <w:szCs w:val="28"/>
        </w:rPr>
        <w:t xml:space="preserve"> </w:t>
      </w:r>
      <w:r w:rsidRPr="5A96A8F8">
        <w:rPr>
          <w:rFonts w:ascii="Times New Roman" w:cs="Times New Roman"/>
          <w:sz w:val="28"/>
          <w:szCs w:val="28"/>
          <w:rPrChange w:id="4139" w:author="user pc" w:date="2022-03-15T10:14:00Z">
            <w:rPr/>
          </w:rPrChange>
        </w:rPr>
        <w:t>=</w:t>
      </w:r>
      <w:r>
        <w:rPr>
          <w:rFonts w:ascii="Times New Roman" w:cs="Times New Roman" w:hAnsi="Times New Roman"/>
          <w:sz w:val="28"/>
          <w:szCs w:val="28"/>
        </w:rPr>
        <w:t xml:space="preserve"> </w:t>
      </w:r>
      <w:r w:rsidRPr="5E9C86A7">
        <w:rPr>
          <w:rFonts w:ascii="Times New Roman" w:cs="Times New Roman"/>
          <w:sz w:val="28"/>
          <w:szCs w:val="28"/>
          <w:rPrChange w:id="4140" w:author="user pc" w:date="2022-03-15T10:14:00Z">
            <w:rPr/>
          </w:rPrChange>
        </w:rPr>
        <w:t>5.0</w:t>
      </w:r>
      <w:r>
        <w:rPr>
          <w:rFonts w:ascii="Times New Roman" w:cs="Times New Roman" w:hAnsi="Times New Roman"/>
          <w:sz w:val="28"/>
          <w:szCs w:val="28"/>
        </w:rPr>
        <w:t xml:space="preserve"> </w:t>
      </w:r>
      <w:r w:rsidRPr="405E51F8">
        <w:rPr>
          <w:rFonts w:ascii="Times New Roman" w:cs="Times New Roman"/>
          <w:sz w:val="28"/>
          <w:szCs w:val="28"/>
          <w:rPrChange w:id="4141" w:author="user pc" w:date="2022-03-15T10:14:00Z">
            <w:rPr/>
          </w:rPrChange>
        </w:rPr>
        <w:t>x</w:t>
      </w:r>
      <w:r>
        <w:rPr>
          <w:rFonts w:ascii="Times New Roman" w:cs="Times New Roman" w:hAnsi="Times New Roman"/>
          <w:sz w:val="28"/>
          <w:szCs w:val="28"/>
        </w:rPr>
        <w:t xml:space="preserve"> </w:t>
      </w:r>
      <w:r w:rsidRPr="6EE464A7">
        <w:rPr>
          <w:rFonts w:ascii="Times New Roman" w:cs="Times New Roman"/>
          <w:sz w:val="28"/>
          <w:szCs w:val="28"/>
          <w:rPrChange w:id="4142" w:author="user pc" w:date="2022-03-15T10:14:00Z">
            <w:rPr/>
          </w:rPrChange>
        </w:rPr>
        <w:t>10</w:t>
      </w:r>
      <w:r w:rsidRPr="AEB526B6">
        <w:rPr>
          <w:rFonts w:ascii="Times New Roman" w:cs="Times New Roman"/>
          <w:sz w:val="28"/>
          <w:szCs w:val="28"/>
          <w:vertAlign w:val="superscript"/>
          <w:rPrChange w:id="4143" w:author="user pc" w:date="2022-03-15T10:14:00Z">
            <w:rPr>
              <w:vertAlign w:val="superscript"/>
            </w:rPr>
          </w:rPrChange>
        </w:rPr>
        <w:t xml:space="preserve"> -3</w:t>
      </w:r>
      <w:r>
        <w:rPr>
          <w:rFonts w:ascii="Times New Roman" w:cs="Times New Roman" w:hAnsi="Times New Roman"/>
          <w:sz w:val="28"/>
          <w:szCs w:val="28"/>
          <w:vertAlign w:val="superscript"/>
        </w:rPr>
        <w:t xml:space="preserve"> </w:t>
      </w:r>
      <w:r w:rsidRPr="F6E60C36">
        <w:rPr>
          <w:rFonts w:ascii="Times New Roman" w:cs="Times New Roman"/>
          <w:sz w:val="28"/>
          <w:szCs w:val="28"/>
          <w:rPrChange w:id="4144" w:author="user pc" w:date="2022-03-15T10:14:00Z">
            <w:rPr/>
          </w:rPrChange>
        </w:rPr>
        <w:t>x</w:t>
      </w:r>
      <w:r>
        <w:rPr>
          <w:rFonts w:ascii="Times New Roman" w:cs="Times New Roman" w:hAnsi="Times New Roman"/>
          <w:sz w:val="28"/>
          <w:szCs w:val="28"/>
        </w:rPr>
        <w:t xml:space="preserve"> </w:t>
      </w:r>
      <w:r w:rsidRPr="5CDE4052">
        <w:rPr>
          <w:rFonts w:ascii="Times New Roman" w:cs="Times New Roman"/>
          <w:sz w:val="28"/>
          <w:szCs w:val="28"/>
          <w:rPrChange w:id="4145" w:author="user pc" w:date="2022-03-15T10:14:00Z">
            <w:rPr/>
          </w:rPrChange>
        </w:rPr>
        <w:t>151</w:t>
      </w:r>
      <w:r>
        <w:rPr>
          <w:rFonts w:ascii="Times New Roman" w:cs="Times New Roman" w:hAnsi="Times New Roman"/>
          <w:sz w:val="28"/>
          <w:szCs w:val="28"/>
        </w:rPr>
        <w:t xml:space="preserve"> </w:t>
      </w:r>
      <w:r w:rsidRPr="A8F46FF4">
        <w:rPr>
          <w:rFonts w:ascii="Times New Roman" w:cs="Times New Roman"/>
          <w:sz w:val="28"/>
          <w:szCs w:val="28"/>
          <w:rPrChange w:id="4146" w:author="user pc" w:date="2022-03-15T10:14:00Z">
            <w:rPr/>
          </w:rPrChange>
        </w:rPr>
        <w:t>=</w:t>
      </w:r>
      <w:r>
        <w:rPr>
          <w:rFonts w:ascii="Times New Roman" w:cs="Times New Roman" w:hAnsi="Times New Roman"/>
          <w:sz w:val="28"/>
          <w:szCs w:val="28"/>
        </w:rPr>
        <w:t xml:space="preserve"> </w:t>
      </w:r>
      <w:r w:rsidRPr="6B984C05">
        <w:rPr>
          <w:rFonts w:ascii="Times New Roman" w:cs="Times New Roman"/>
          <w:sz w:val="28"/>
          <w:szCs w:val="28"/>
          <w:rPrChange w:id="4147" w:author="user pc" w:date="2022-03-15T10:14:00Z">
            <w:rPr/>
          </w:rPrChange>
        </w:rPr>
        <w:t>0.755g</w:t>
      </w:r>
    </w:p>
    <w:p>
      <w:pPr>
        <w:pStyle w:val="style0"/>
        <w:rPr>
          <w:rFonts w:ascii="Times New Roman" w:cs="Times New Roman" w:hAnsi="Times New Roman"/>
          <w:sz w:val="28"/>
          <w:szCs w:val="28"/>
        </w:rPr>
      </w:pPr>
    </w:p>
    <w:p>
      <w:pPr>
        <w:pStyle w:val="style179"/>
        <w:numPr>
          <w:ilvl w:val="0"/>
          <w:numId w:val="20"/>
        </w:numPr>
        <w:rPr>
          <w:rFonts w:ascii="Times New Roman" w:cs="Times New Roman" w:hAnsi="Times New Roman"/>
          <w:sz w:val="28"/>
          <w:szCs w:val="28"/>
        </w:rPr>
      </w:pPr>
      <w:r>
        <w:rPr>
          <w:rFonts w:ascii="Times New Roman" w:cs="Times New Roman" w:hAnsi="Times New Roman"/>
          <w:sz w:val="28"/>
          <w:szCs w:val="28"/>
        </w:rPr>
        <w:t>What is the mole number of glucose (C</w:t>
      </w:r>
      <w:r>
        <w:rPr>
          <w:rFonts w:ascii="Times New Roman" w:cs="Times New Roman" w:hAnsi="Times New Roman"/>
          <w:sz w:val="28"/>
          <w:szCs w:val="28"/>
          <w:vertAlign w:val="subscript"/>
        </w:rPr>
        <w:t>6</w:t>
      </w:r>
      <w:r>
        <w:rPr>
          <w:rFonts w:ascii="Times New Roman" w:cs="Times New Roman" w:hAnsi="Times New Roman"/>
          <w:sz w:val="28"/>
          <w:szCs w:val="28"/>
        </w:rPr>
        <w:t>H</w:t>
      </w:r>
      <w:r>
        <w:rPr>
          <w:rFonts w:ascii="Times New Roman" w:cs="Times New Roman" w:hAnsi="Times New Roman"/>
          <w:sz w:val="28"/>
          <w:szCs w:val="28"/>
          <w:vertAlign w:val="subscript"/>
        </w:rPr>
        <w:t>12</w:t>
      </w:r>
      <w:r>
        <w:rPr>
          <w:rFonts w:ascii="Times New Roman" w:cs="Times New Roman" w:hAnsi="Times New Roman"/>
          <w:sz w:val="28"/>
          <w:szCs w:val="28"/>
        </w:rPr>
        <w:t>O</w:t>
      </w:r>
      <w:r>
        <w:rPr>
          <w:rFonts w:ascii="Times New Roman" w:cs="Times New Roman" w:hAnsi="Times New Roman"/>
          <w:sz w:val="28"/>
          <w:szCs w:val="28"/>
          <w:vertAlign w:val="subscript"/>
        </w:rPr>
        <w:t>6</w:t>
      </w:r>
      <w:r>
        <w:rPr>
          <w:rFonts w:ascii="Times New Roman" w:cs="Times New Roman" w:hAnsi="Times New Roman"/>
          <w:sz w:val="28"/>
          <w:szCs w:val="28"/>
        </w:rPr>
        <w:t>) in 25% (w/w) 1 kg of its aqueous solution?</w:t>
      </w:r>
    </w:p>
    <w:p>
      <w:pPr>
        <w:pStyle w:val="style179"/>
        <w:tabs>
          <w:tab w:val="left" w:leader="none" w:pos="425"/>
        </w:tabs>
        <w:ind w:left="425"/>
        <w:rPr>
          <w:rFonts w:ascii="Times New Roman" w:cs="Times New Roman" w:hAnsi="Times New Roman"/>
          <w:b/>
          <w:sz w:val="28"/>
          <w:szCs w:val="28"/>
        </w:rPr>
      </w:pPr>
      <w:r>
        <w:rPr>
          <w:rFonts w:ascii="Times New Roman" w:cs="Times New Roman" w:hAnsi="Times New Roman"/>
          <w:b/>
          <w:sz w:val="28"/>
          <w:szCs w:val="28"/>
        </w:rPr>
        <w:t>Solution</w:t>
      </w:r>
    </w:p>
    <w:p>
      <w:pPr>
        <w:pStyle w:val="style179"/>
        <w:tabs>
          <w:tab w:val="left" w:leader="none" w:pos="425"/>
        </w:tabs>
        <w:ind w:left="425"/>
        <w:rPr>
          <w:rFonts w:ascii="Times New Roman" w:cs="Times New Roman" w:hAnsi="Times New Roman"/>
          <w:sz w:val="28"/>
          <w:szCs w:val="28"/>
        </w:rPr>
      </w:pPr>
      <w:r>
        <w:rPr>
          <w:rFonts w:ascii="Times New Roman" w:cs="Times New Roman" w:hAnsi="Times New Roman"/>
          <w:sz w:val="28"/>
          <w:szCs w:val="28"/>
        </w:rPr>
        <w:t>Molar mass (M) of glucose (C</w:t>
      </w:r>
      <w:r>
        <w:rPr>
          <w:rFonts w:ascii="Times New Roman" w:cs="Times New Roman" w:hAnsi="Times New Roman"/>
          <w:sz w:val="28"/>
          <w:szCs w:val="28"/>
          <w:vertAlign w:val="subscript"/>
        </w:rPr>
        <w:t>6</w:t>
      </w:r>
      <w:r>
        <w:rPr>
          <w:rFonts w:ascii="Times New Roman" w:cs="Times New Roman" w:hAnsi="Times New Roman"/>
          <w:sz w:val="28"/>
          <w:szCs w:val="28"/>
        </w:rPr>
        <w:t>H</w:t>
      </w:r>
      <w:r>
        <w:rPr>
          <w:rFonts w:ascii="Times New Roman" w:cs="Times New Roman" w:hAnsi="Times New Roman"/>
          <w:sz w:val="28"/>
          <w:szCs w:val="28"/>
          <w:vertAlign w:val="subscript"/>
        </w:rPr>
        <w:t>12</w:t>
      </w:r>
      <w:r>
        <w:rPr>
          <w:rFonts w:ascii="Times New Roman" w:cs="Times New Roman" w:hAnsi="Times New Roman"/>
          <w:sz w:val="28"/>
          <w:szCs w:val="28"/>
        </w:rPr>
        <w:t>O</w:t>
      </w:r>
      <w:r>
        <w:rPr>
          <w:rFonts w:ascii="Times New Roman" w:cs="Times New Roman" w:hAnsi="Times New Roman"/>
          <w:sz w:val="28"/>
          <w:szCs w:val="28"/>
          <w:vertAlign w:val="subscript"/>
        </w:rPr>
        <w:t>6</w:t>
      </w:r>
      <w:r>
        <w:rPr>
          <w:rFonts w:ascii="Times New Roman" w:cs="Times New Roman" w:hAnsi="Times New Roman"/>
          <w:sz w:val="28"/>
          <w:szCs w:val="28"/>
        </w:rPr>
        <w:t>) = [(12</w:t>
      </w:r>
      <w:r w:rsidRPr="2B29D93F">
        <w:rPr>
          <w:rFonts w:ascii="Times New Roman" w:cs="Times New Roman"/>
          <w:sz w:val="28"/>
          <w:szCs w:val="28"/>
          <w:rPrChange w:id="4148" w:author="user pc" w:date="2022-03-15T10:14:00Z">
            <w:rPr/>
          </w:rPrChange>
        </w:rPr>
        <w:t>x</w:t>
      </w:r>
      <w:r>
        <w:rPr>
          <w:rFonts w:ascii="Times New Roman" w:cs="Times New Roman" w:hAnsi="Times New Roman"/>
          <w:sz w:val="28"/>
          <w:szCs w:val="28"/>
        </w:rPr>
        <w:t>6) + (1</w:t>
      </w:r>
      <w:r>
        <w:rPr>
          <w:rFonts w:ascii="Times New Roman" w:cs="Times New Roman" w:hAnsi="Times New Roman"/>
          <w:sz w:val="28"/>
          <w:szCs w:val="28"/>
          <w:vertAlign w:val="superscript"/>
        </w:rPr>
        <w:t xml:space="preserve"> </w:t>
      </w:r>
      <w:r w:rsidRPr="F23E50A5">
        <w:rPr>
          <w:rFonts w:ascii="Times New Roman" w:cs="Times New Roman"/>
          <w:sz w:val="28"/>
          <w:szCs w:val="28"/>
          <w:rPrChange w:id="4149" w:author="user pc" w:date="2022-03-15T10:14:00Z">
            <w:rPr/>
          </w:rPrChange>
        </w:rPr>
        <w:t>x</w:t>
      </w:r>
      <w:r>
        <w:rPr>
          <w:rFonts w:ascii="Times New Roman" w:cs="Times New Roman" w:hAnsi="Times New Roman"/>
          <w:sz w:val="28"/>
          <w:szCs w:val="28"/>
        </w:rPr>
        <w:t>12) + (16</w:t>
      </w:r>
      <w:r>
        <w:rPr>
          <w:rFonts w:ascii="Times New Roman" w:cs="Times New Roman" w:hAnsi="Times New Roman"/>
          <w:sz w:val="28"/>
          <w:szCs w:val="28"/>
          <w:vertAlign w:val="superscript"/>
        </w:rPr>
        <w:t xml:space="preserve"> </w:t>
      </w:r>
      <w:r w:rsidRPr="D0E3E933">
        <w:rPr>
          <w:rFonts w:ascii="Times New Roman" w:cs="Times New Roman"/>
          <w:sz w:val="28"/>
          <w:szCs w:val="28"/>
          <w:rPrChange w:id="4150" w:author="user pc" w:date="2022-03-15T10:14:00Z">
            <w:rPr/>
          </w:rPrChange>
        </w:rPr>
        <w:t>x</w:t>
      </w:r>
      <w:r>
        <w:rPr>
          <w:rFonts w:ascii="Times New Roman" w:cs="Times New Roman" w:hAnsi="Times New Roman"/>
          <w:sz w:val="28"/>
          <w:szCs w:val="28"/>
        </w:rPr>
        <w:t>6)] =180gmol</w:t>
      </w:r>
      <w:r>
        <w:rPr>
          <w:rFonts w:ascii="Times New Roman" w:cs="Times New Roman" w:hAnsi="Times New Roman"/>
          <w:sz w:val="28"/>
          <w:szCs w:val="28"/>
          <w:vertAlign w:val="superscript"/>
        </w:rPr>
        <w:t>-1</w:t>
      </w:r>
    </w:p>
    <w:p>
      <w:pPr>
        <w:pStyle w:val="style179"/>
        <w:tabs>
          <w:tab w:val="left" w:leader="none" w:pos="425"/>
        </w:tabs>
        <w:ind w:left="425"/>
        <w:rPr>
          <w:rFonts w:ascii="Times New Roman" w:cs="Times New Roman" w:hAnsi="Times New Roman"/>
          <w:sz w:val="28"/>
          <w:szCs w:val="28"/>
        </w:rPr>
      </w:pPr>
      <w:r>
        <w:rPr>
          <w:rFonts w:ascii="Times New Roman" w:cs="Times New Roman" w:hAnsi="Times New Roman"/>
          <w:sz w:val="28"/>
          <w:szCs w:val="28"/>
        </w:rPr>
        <w:t>Mass (m) of glucose = 1kg = 1000g</w:t>
      </w:r>
    </w:p>
    <w:p>
      <w:pPr>
        <w:pStyle w:val="style179"/>
        <w:tabs>
          <w:tab w:val="left" w:leader="none" w:pos="425"/>
        </w:tabs>
        <w:ind w:left="425"/>
        <w:rPr>
          <w:rFonts w:ascii="Times New Roman" w:cs="Times New Roman" w:hAnsi="Times New Roman"/>
          <w:sz w:val="28"/>
          <w:szCs w:val="28"/>
        </w:rPr>
      </w:pPr>
      <w:r>
        <w:rPr>
          <w:rFonts w:ascii="Times New Roman" w:cs="Times New Roman" w:hAnsi="Times New Roman"/>
          <w:sz w:val="28"/>
          <w:szCs w:val="28"/>
        </w:rPr>
        <w:t xml:space="preserve"> </w:t>
      </w:r>
      <w:r>
        <w:rPr>
          <w:rFonts w:ascii="Times New Roman" w:cs="Times New Roman" w:hAnsi="Times New Roman"/>
          <w:sz w:val="28"/>
          <w:szCs w:val="28"/>
        </w:rPr>
        <w:br/>
      </w: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Molar Mass</m:t>
              </m:r>
            </m:den>
          </m:f>
        </m:oMath>
      </m:oMathPara>
    </w:p>
    <w:p>
      <w:pPr>
        <w:pStyle w:val="style179"/>
        <w:tabs>
          <w:tab w:val="left" w:leader="none" w:pos="425"/>
        </w:tabs>
        <w:ind w:left="425"/>
        <w:rPr>
          <w:rFonts w:ascii="Times New Roman" w:cs="Times New Roman" w:hAnsi="Times New Roman"/>
          <w:sz w:val="28"/>
          <w:szCs w:val="28"/>
        </w:rPr>
      </w:pPr>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1000g</m:t>
              </m:r>
            </m:num>
            <m:den>
              <m:r>
                <w:rPr>
                  <w:rFonts w:ascii="Cambria Math" w:cs="Times New Roman" w:hAnsi="Cambria Math"/>
                  <w:sz w:val="28"/>
                  <w:szCs w:val="28"/>
                </w:rPr>
                <m:t>180</m:t>
              </m:r>
              <m:sSup>
                <m:sSupPr>
                  <m:ctrlPr>
                    <w:rPr>
                      <w:rFonts w:ascii="Cambria Math" w:cs="Times New Roman" w:hAnsi="Cambria Math"/>
                      <w:sz w:val="28"/>
                      <w:szCs w:val="28"/>
                    </w:rPr>
                  </m:ctrlPr>
                </m:sSupPr>
                <m:e>
                  <m:r>
                    <m:rPr>
                      <m:sty m:val="p"/>
                    </m:rPr>
                    <w:rPr>
                      <w:rFonts w:ascii="Cambria Math" w:cs="Times New Roman" w:hAnsi="Cambria Math"/>
                      <w:sz w:val="28"/>
                      <w:szCs w:val="28"/>
                    </w:rPr>
                    <m:t>gmol</m:t>
                  </m:r>
                </m:e>
                <m:sup>
                  <m:r>
                    <m:rPr>
                      <m:sty m:val="p"/>
                    </m:rPr>
                    <w:rPr>
                      <w:rFonts w:ascii="Cambria Math" w:cs="Times New Roman" w:hAnsi="Cambria Math"/>
                      <w:sz w:val="28"/>
                      <w:szCs w:val="28"/>
                    </w:rPr>
                    <m:t>-1</m:t>
                  </m:r>
                </m:sup>
              </m:sSup>
            </m:den>
          </m:f>
          <m:r>
            <w:rPr>
              <w:rFonts w:ascii="Cambria Math" w:cs="Times New Roman" w:hAnsi="Cambria Math"/>
              <w:sz w:val="28"/>
              <w:szCs w:val="28"/>
            </w:rPr>
            <m:t>=5.555 moles</m:t>
          </m:r>
        </m:oMath>
      </m:oMathPara>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But for 25% </m:t>
          </m:r>
          <m:d>
            <m:dPr>
              <m:endChr m:val=")"/>
              <m:ctrlPr>
                <w:rPr>
                  <w:rFonts w:ascii="Cambria Math" w:cs="Times New Roman" w:hAnsi="Cambria Math"/>
                  <w:i/>
                  <w:sz w:val="28"/>
                  <w:szCs w:val="28"/>
                </w:rPr>
              </m:ctrlPr>
            </m:dPr>
            <m:e>
              <m:f>
                <m:fPr>
                  <m:ctrlPr>
                    <w:rPr>
                      <w:rFonts w:ascii="Cambria Math" w:cs="Times New Roman" w:hAnsi="Cambria Math"/>
                      <w:i/>
                      <w:sz w:val="28"/>
                      <w:szCs w:val="28"/>
                    </w:rPr>
                  </m:ctrlPr>
                </m:fPr>
                <m:num>
                  <m:r>
                    <w:rPr>
                      <w:rFonts w:ascii="Cambria Math" w:cs="Times New Roman" w:hAnsi="Cambria Math"/>
                      <w:sz w:val="28"/>
                      <w:szCs w:val="28"/>
                    </w:rPr>
                    <m:t>w</m:t>
                  </m:r>
                </m:num>
                <m:den>
                  <m:r>
                    <w:rPr>
                      <w:rFonts w:ascii="Cambria Math" w:cs="Times New Roman" w:hAnsi="Cambria Math"/>
                      <w:sz w:val="28"/>
                      <w:szCs w:val="28"/>
                    </w:rPr>
                    <m:t>w</m:t>
                  </m:r>
                </m:den>
              </m:f>
            </m:e>
          </m:d>
          <m:r>
            <w:rPr>
              <w:rFonts w:ascii="Cambria Math" w:cs="Times New Roman" w:hAnsi="Cambria Math"/>
              <w:sz w:val="28"/>
              <w:szCs w:val="28"/>
            </w:rPr>
            <m:t>of glucose;5.555 moles ×0.25=1.39 moles.</m:t>
          </m:r>
        </m:oMath>
      </m:oMathPara>
    </w:p>
    <w:p>
      <w:pPr>
        <w:pStyle w:val="style179"/>
        <w:tabs>
          <w:tab w:val="left" w:leader="none" w:pos="425"/>
        </w:tabs>
        <w:ind w:left="425"/>
        <w:rPr>
          <w:rFonts w:ascii="Times New Roman" w:cs="Times New Roman" w:hAnsi="Times New Roman"/>
          <w:sz w:val="28"/>
          <w:szCs w:val="28"/>
        </w:rPr>
      </w:pPr>
    </w:p>
    <w:p>
      <w:pPr>
        <w:pStyle w:val="style179"/>
        <w:numPr>
          <w:ilvl w:val="0"/>
          <w:numId w:val="20"/>
        </w:numPr>
        <w:rPr>
          <w:rFonts w:ascii="Times New Roman" w:cs="Times New Roman" w:hAnsi="Times New Roman"/>
          <w:sz w:val="28"/>
          <w:szCs w:val="28"/>
        </w:rPr>
      </w:pPr>
      <w:r>
        <w:rPr>
          <w:rFonts w:ascii="Times New Roman" w:cs="Times New Roman" w:hAnsi="Times New Roman"/>
          <w:sz w:val="28"/>
          <w:szCs w:val="28"/>
        </w:rPr>
        <w:t>Chalcaolpyrite [CuFeS</w:t>
      </w:r>
      <w:r>
        <w:rPr>
          <w:rFonts w:ascii="Times New Roman" w:cs="Times New Roman" w:hAnsi="Times New Roman"/>
          <w:sz w:val="28"/>
          <w:szCs w:val="28"/>
          <w:vertAlign w:val="subscript"/>
        </w:rPr>
        <w:t>2</w:t>
      </w:r>
      <w:r>
        <w:rPr>
          <w:rFonts w:ascii="Times New Roman" w:cs="Times New Roman" w:hAnsi="Times New Roman"/>
          <w:sz w:val="28"/>
          <w:szCs w:val="28"/>
        </w:rPr>
        <w:t>] is an ore of copper, what is the amount of copper in 3710kg?[Cu = 63.5,Fe = 55.8, S = 32]</w:t>
      </w:r>
    </w:p>
    <w:p>
      <w:pPr>
        <w:pStyle w:val="style179"/>
        <w:tabs>
          <w:tab w:val="left" w:leader="none" w:pos="425"/>
        </w:tabs>
        <w:ind w:left="425"/>
        <w:rPr>
          <w:rFonts w:ascii="Times New Roman" w:cs="Times New Roman" w:hAnsi="Times New Roman"/>
          <w:b/>
          <w:sz w:val="28"/>
          <w:szCs w:val="28"/>
        </w:rPr>
      </w:pPr>
      <w:r>
        <w:rPr>
          <w:rFonts w:ascii="Times New Roman" w:cs="Times New Roman" w:hAnsi="Times New Roman"/>
          <w:b/>
          <w:sz w:val="28"/>
          <w:szCs w:val="28"/>
        </w:rPr>
        <w:t>Solution</w:t>
      </w:r>
    </w:p>
    <w:p>
      <w:pPr>
        <w:pStyle w:val="style179"/>
        <w:tabs>
          <w:tab w:val="left" w:leader="none" w:pos="425"/>
        </w:tabs>
        <w:ind w:left="425"/>
        <w:rPr>
          <w:rFonts w:ascii="Times New Roman" w:cs="Times New Roman" w:hAnsi="Times New Roman"/>
          <w:sz w:val="28"/>
          <w:szCs w:val="28"/>
        </w:rPr>
      </w:pPr>
      <w:r>
        <w:rPr>
          <w:rFonts w:ascii="Times New Roman" w:cs="Times New Roman" w:hAnsi="Times New Roman"/>
          <w:sz w:val="28"/>
          <w:szCs w:val="28"/>
        </w:rPr>
        <w:t>Molar mass of CuFeS</w:t>
      </w:r>
      <w:r>
        <w:rPr>
          <w:rFonts w:ascii="Times New Roman" w:cs="Times New Roman" w:hAnsi="Times New Roman"/>
          <w:sz w:val="28"/>
          <w:szCs w:val="28"/>
          <w:vertAlign w:val="subscript"/>
        </w:rPr>
        <w:t>2</w:t>
      </w:r>
      <w:r>
        <w:rPr>
          <w:rFonts w:ascii="Times New Roman" w:cs="Times New Roman" w:hAnsi="Times New Roman"/>
          <w:sz w:val="28"/>
          <w:szCs w:val="28"/>
        </w:rPr>
        <w:t xml:space="preserve"> = 63.5 + 55.8 + (32</w:t>
      </w:r>
      <m:oMath>
        <m:r>
          <w:rPr>
            <w:rFonts w:ascii="Cambria Math" w:cs="Times New Roman" w:hAnsi="Cambria Math"/>
            <w:sz w:val="28"/>
            <w:szCs w:val="28"/>
          </w:rPr>
          <m:t>×</m:t>
        </m:r>
      </m:oMath>
      <w:r>
        <w:rPr>
          <w:rFonts w:ascii="Times New Roman" w:cs="Times New Roman" w:hAnsi="Times New Roman"/>
          <w:sz w:val="28"/>
          <w:szCs w:val="28"/>
        </w:rPr>
        <w:t>2) = 183.3</w:t>
      </w:r>
      <m:oMath>
        <m:r>
          <w:rPr>
            <w:rFonts w:ascii="Cambria Math" w:cs="Times New Roman" w:hAnsi="Cambria Math"/>
            <w:sz w:val="28"/>
            <w:szCs w:val="28"/>
          </w:rPr>
          <m:t xml:space="preserve"> </m:t>
        </m:r>
        <m:sSup>
          <m:sSupPr>
            <m:ctrlPr>
              <w:rPr>
                <w:rFonts w:ascii="Cambria Math" w:cs="Times New Roman" w:hAnsi="Cambria Math"/>
                <w:sz w:val="28"/>
                <w:szCs w:val="28"/>
              </w:rPr>
            </m:ctrlPr>
          </m:sSupPr>
          <m:e>
            <m:r>
              <m:rPr>
                <m:sty m:val="p"/>
              </m:rPr>
              <w:rPr>
                <w:rFonts w:ascii="Cambria Math" w:cs="Times New Roman" w:hAnsi="Cambria Math"/>
                <w:sz w:val="28"/>
                <w:szCs w:val="28"/>
              </w:rPr>
              <m:t>gmol</m:t>
            </m:r>
          </m:e>
          <m:sup>
            <m:r>
              <m:rPr>
                <m:sty m:val="p"/>
              </m:rPr>
              <w:rPr>
                <w:rFonts w:ascii="Cambria Math" w:cs="Times New Roman" w:hAnsi="Cambria Math"/>
                <w:sz w:val="28"/>
                <w:szCs w:val="28"/>
              </w:rPr>
              <m:t>-1</m:t>
            </m:r>
          </m:sup>
        </m:sSup>
      </m:oMath>
      <w:r>
        <w:rPr>
          <w:rFonts w:ascii="Times New Roman" w:cs="Times New Roman" w:hAnsi="Times New Roman"/>
          <w:sz w:val="28"/>
          <w:szCs w:val="28"/>
        </w:rPr>
        <w:t>.</w:t>
      </w:r>
    </w:p>
    <w:p>
      <w:pPr>
        <w:pStyle w:val="style179"/>
        <w:tabs>
          <w:tab w:val="left" w:leader="none" w:pos="425"/>
        </w:tabs>
        <w:ind w:left="425"/>
        <w:rPr>
          <w:rFonts w:ascii="Times New Roman" w:cs="Times New Roman" w:hAnsi="Times New Roman"/>
          <w:sz w:val="28"/>
          <w:szCs w:val="28"/>
        </w:rPr>
      </w:pPr>
      <w:r>
        <w:rPr>
          <w:rFonts w:ascii="Times New Roman" w:cs="Times New Roman" w:hAnsi="Times New Roman"/>
          <w:sz w:val="28"/>
          <w:szCs w:val="28"/>
        </w:rPr>
        <w:t>Mass of Chalcaolpyrite = 3710kg = 371000g</w:t>
      </w:r>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Molar Mass</m:t>
              </m:r>
            </m:den>
          </m:f>
        </m:oMath>
      </m:oMathPara>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371000</m:t>
              </m:r>
            </m:num>
            <m:den>
              <m:r>
                <w:rPr>
                  <w:rFonts w:ascii="Cambria Math" w:cs="Times New Roman" w:hAnsi="Cambria Math"/>
                  <w:sz w:val="28"/>
                  <w:szCs w:val="28"/>
                </w:rPr>
                <m:t>183.3</m:t>
              </m:r>
            </m:den>
          </m:f>
          <m:r>
            <w:rPr>
              <w:rFonts w:ascii="Cambria Math" w:cs="Times New Roman" w:hAnsi="Cambria Math"/>
              <w:sz w:val="28"/>
              <w:szCs w:val="28"/>
            </w:rPr>
            <m:t>=20240.04 moles</m:t>
          </m:r>
        </m:oMath>
      </m:oMathPara>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1 mole of Cu=63.5g of Cu</m:t>
          </m:r>
        </m:oMath>
      </m:oMathPara>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20240.04 moles of Cu= ?</m:t>
          </m:r>
        </m:oMath>
      </m:oMathPara>
    </w:p>
    <w:p>
      <w:pPr>
        <w:pStyle w:val="style179"/>
        <w:tabs>
          <w:tab w:val="left" w:leader="none" w:pos="425"/>
        </w:tabs>
        <w:ind w:left="425"/>
        <w:rPr>
          <w:rFonts w:ascii="Times New Roman" w:cs="Times New Roman" w:hAnsi="Times New Roman"/>
          <w:sz w:val="28"/>
          <w:szCs w:val="28"/>
        </w:rPr>
      </w:pPr>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Cross multiplying, we get:</m:t>
          </m:r>
        </m:oMath>
      </m:oMathPara>
    </w:p>
    <w:p>
      <w:pPr>
        <w:pStyle w:val="style179"/>
        <w:tabs>
          <w:tab w:val="left" w:leader="none" w:pos="425"/>
        </w:tabs>
        <w:ind w:left="425"/>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63.5g of Cu×20240.04 moles of Cu</m:t>
              </m:r>
            </m:num>
            <m:den>
              <m:r>
                <w:rPr>
                  <w:rFonts w:ascii="Cambria Math" w:cs="Times New Roman" w:hAnsi="Cambria Math"/>
                  <w:sz w:val="28"/>
                  <w:szCs w:val="28"/>
                </w:rPr>
                <m:t>1 mole of Cu</m:t>
              </m:r>
            </m:den>
          </m:f>
        </m:oMath>
      </m:oMathPara>
    </w:p>
    <w:p>
      <w:pPr>
        <w:pStyle w:val="style179"/>
        <w:tabs>
          <w:tab w:val="left" w:leader="none" w:pos="425"/>
        </w:tabs>
        <w:ind w:left="425"/>
        <w:rPr>
          <w:rFonts w:ascii="Times New Roman" w:cs="Times New Roman" w:hAnsi="Times New Roman"/>
          <w:sz w:val="28"/>
          <w:szCs w:val="28"/>
        </w:rPr>
      </w:pPr>
    </w:p>
    <w:p>
      <w:pPr>
        <w:pStyle w:val="style179"/>
        <w:tabs>
          <w:tab w:val="left" w:leader="none" w:pos="425"/>
        </w:tabs>
        <w:ind w:left="425"/>
        <w:rPr>
          <w:rFonts w:ascii="Times New Roman" w:cs="Times New Roman" w:hAnsi="Times New Roman"/>
          <w:sz w:val="28"/>
          <w:szCs w:val="28"/>
        </w:rPr>
      </w:pPr>
      <m:oMathPara>
        <m:oMathParaPr>
          <m:jc m:val="left"/>
        </m:oMathParaPr>
        <m:oMath>
          <m:r>
            <w:rPr>
              <w:rFonts w:ascii="Cambria Math" w:cs="Times New Roman" w:hAnsi="Cambria Math"/>
              <w:sz w:val="28"/>
              <w:szCs w:val="28"/>
            </w:rPr>
            <m:t>=1285242.771g or 1285.24kg</m:t>
          </m:r>
        </m:oMath>
      </m:oMathPara>
    </w:p>
    <w:p>
      <w:pPr>
        <w:pStyle w:val="style0"/>
        <w:rPr>
          <w:rFonts w:ascii="Times New Roman" w:cs="Times New Roman" w:hAnsi="Times New Roman"/>
          <w:b/>
          <w:color w:val="0000ff"/>
          <w:sz w:val="28"/>
          <w:szCs w:val="28"/>
          <w:highlight w:val="yellow"/>
        </w:rPr>
      </w:pPr>
    </w:p>
    <w:p>
      <w:pPr>
        <w:pStyle w:val="style0"/>
        <w:rPr>
          <w:rFonts w:ascii="Times New Roman" w:cs="Times New Roman" w:hAnsi="Times New Roman"/>
          <w:b/>
          <w:color w:val="0000ff"/>
          <w:sz w:val="28"/>
          <w:szCs w:val="28"/>
          <w:rPrChange w:id="4151" w:author="user pc" w:date="2022-03-15T10:14:00Z">
            <w:rPr>
              <w:rFonts w:ascii="Bell MT" w:hAnsi="Bell MT"/>
              <w:b/>
              <w:color w:val="0000ff"/>
            </w:rPr>
          </w:rPrChange>
        </w:rPr>
      </w:pPr>
      <w:r w:rsidRPr="91A646A5">
        <w:rPr>
          <w:rFonts w:ascii="Times New Roman" w:cs="Times New Roman" w:hAnsi="Times New Roman"/>
          <w:b/>
          <w:color w:val="0000ff"/>
          <w:sz w:val="28"/>
          <w:szCs w:val="28"/>
          <w:highlight w:val="yellow"/>
          <w:rPrChange w:id="4152" w:author="user pc" w:date="2022-03-15T10:14:00Z">
            <w:rPr>
              <w:rFonts w:ascii="Bell MT" w:hAnsi="Bell MT"/>
              <w:b/>
              <w:color w:val="0000ff"/>
              <w:highlight w:val="yellow"/>
            </w:rPr>
          </w:rPrChange>
        </w:rPr>
        <w:t>Converting</w:t>
      </w:r>
      <w:r>
        <w:rPr>
          <w:rFonts w:ascii="Times New Roman" w:cs="Times New Roman" w:hAnsi="Times New Roman"/>
          <w:b/>
          <w:color w:val="0000ff"/>
          <w:sz w:val="28"/>
          <w:szCs w:val="28"/>
          <w:highlight w:val="yellow"/>
        </w:rPr>
        <w:t xml:space="preserve"> Number Of Molecules Or Atoms To Mass And Vice Versa</w:t>
      </w:r>
    </w:p>
    <w:p>
      <w:pPr>
        <w:pStyle w:val="style157"/>
        <w:rPr>
          <w:rFonts w:ascii="Times New Roman" w:cs="Times New Roman" w:hAnsi="Times New Roman"/>
          <w:sz w:val="28"/>
          <w:szCs w:val="28"/>
          <w:rPrChange w:id="4153" w:author="user pc" w:date="2022-03-15T10:14:00Z">
            <w:rPr>
              <w:rFonts w:ascii="Bell MT" w:hAnsi="Bell MT"/>
            </w:rPr>
          </w:rPrChange>
        </w:rPr>
      </w:pPr>
      <w:r w:rsidRPr="803BA4F5">
        <w:rPr>
          <w:rFonts w:ascii="Times New Roman" w:cs="Times New Roman" w:hAnsi="Times New Roman"/>
          <w:b/>
          <w:sz w:val="28"/>
          <w:szCs w:val="28"/>
          <w:rPrChange w:id="4154" w:author="user pc" w:date="2022-03-15T10:14:00Z">
            <w:rPr>
              <w:rFonts w:ascii="Bell MT" w:hAnsi="Bell MT"/>
              <w:b/>
            </w:rPr>
          </w:rPrChange>
        </w:rPr>
        <w:t>Solved example</w:t>
      </w:r>
      <w:r>
        <w:rPr>
          <w:rFonts w:ascii="Times New Roman" w:cs="Times New Roman" w:hAnsi="Times New Roman"/>
          <w:b/>
          <w:sz w:val="28"/>
          <w:szCs w:val="28"/>
        </w:rPr>
        <w:t xml:space="preserve"> </w:t>
      </w:r>
      <w:r w:rsidRPr="8395215C">
        <w:rPr>
          <w:rFonts w:ascii="Times New Roman" w:cs="Times New Roman" w:hAnsi="Times New Roman"/>
          <w:b/>
          <w:sz w:val="28"/>
          <w:szCs w:val="28"/>
          <w:rPrChange w:id="4155" w:author="user pc" w:date="2022-03-15T10:14:00Z">
            <w:rPr>
              <w:rFonts w:ascii="Bell MT" w:hAnsi="Bell MT"/>
              <w:b/>
            </w:rPr>
          </w:rPrChange>
        </w:rPr>
        <w:t>1:</w:t>
      </w:r>
      <w:r>
        <w:rPr>
          <w:rFonts w:ascii="Times New Roman" w:cs="Times New Roman" w:hAnsi="Times New Roman"/>
          <w:b/>
          <w:sz w:val="28"/>
          <w:szCs w:val="28"/>
        </w:rPr>
        <w:t xml:space="preserve"> </w:t>
      </w:r>
      <w:r w:rsidRPr="3041B5DA">
        <w:rPr>
          <w:rFonts w:ascii="Times New Roman" w:cs="Times New Roman" w:hAnsi="Times New Roman"/>
          <w:sz w:val="28"/>
          <w:szCs w:val="28"/>
          <w:rPrChange w:id="4156" w:author="user pc" w:date="2022-03-15T10:14:00Z">
            <w:rPr>
              <w:rFonts w:ascii="Bell MT" w:hAnsi="Bell MT"/>
            </w:rPr>
          </w:rPrChange>
        </w:rPr>
        <w:t>How many grams of zinc</w:t>
      </w:r>
      <w:r>
        <w:rPr>
          <w:rFonts w:ascii="Times New Roman" w:cs="Times New Roman" w:hAnsi="Times New Roman"/>
          <w:sz w:val="28"/>
          <w:szCs w:val="28"/>
        </w:rPr>
        <w:t xml:space="preserve"> </w:t>
      </w:r>
      <w:r w:rsidRPr="F491B580">
        <w:rPr>
          <w:rFonts w:ascii="Times New Roman" w:cs="Times New Roman" w:hAnsi="Times New Roman"/>
          <w:sz w:val="28"/>
          <w:szCs w:val="28"/>
          <w:rPrChange w:id="4157" w:author="user pc" w:date="2022-03-15T10:14:00Z">
            <w:rPr>
              <w:rFonts w:ascii="Bell MT" w:hAnsi="Bell MT"/>
            </w:rPr>
          </w:rPrChange>
        </w:rPr>
        <w:t>contain:</w:t>
      </w:r>
    </w:p>
    <w:p>
      <w:pPr>
        <w:pStyle w:val="style157"/>
        <w:numPr>
          <w:ilvl w:val="0"/>
          <w:numId w:val="22"/>
        </w:numPr>
        <w:rPr>
          <w:rFonts w:ascii="Times New Roman" w:cs="Times New Roman" w:hAnsi="Times New Roman"/>
          <w:sz w:val="28"/>
          <w:szCs w:val="28"/>
          <w:rPrChange w:id="4158" w:author="user pc" w:date="2022-03-15T10:14:00Z">
            <w:rPr>
              <w:rFonts w:ascii="Bell MT" w:hAnsi="Bell MT"/>
            </w:rPr>
          </w:rPrChange>
        </w:rPr>
      </w:pPr>
      <w:r w:rsidRPr="D3049748">
        <w:rPr>
          <w:rFonts w:ascii="Times New Roman" w:cs="Times New Roman" w:hAnsi="Times New Roman"/>
          <w:sz w:val="28"/>
          <w:szCs w:val="28"/>
          <w:rPrChange w:id="4159" w:author="user pc" w:date="2022-03-15T10:14:00Z">
            <w:rPr>
              <w:rFonts w:ascii="Bell MT" w:hAnsi="Bell MT"/>
            </w:rPr>
          </w:rPrChange>
        </w:rPr>
        <w:t>6.0 × 10</w:t>
      </w:r>
      <w:r w:rsidRPr="2A6AE382">
        <w:rPr>
          <w:rFonts w:ascii="Times New Roman" w:cs="Times New Roman" w:hAnsi="Times New Roman"/>
          <w:sz w:val="28"/>
          <w:szCs w:val="28"/>
          <w:vertAlign w:val="superscript"/>
          <w:rPrChange w:id="4160" w:author="user pc" w:date="2022-03-15T10:14:00Z">
            <w:rPr>
              <w:rFonts w:ascii="Bell MT" w:hAnsi="Bell MT"/>
              <w:vertAlign w:val="superscript"/>
            </w:rPr>
          </w:rPrChange>
        </w:rPr>
        <w:t>23</w:t>
      </w:r>
      <w:r>
        <w:rPr>
          <w:rFonts w:ascii="Times New Roman" w:cs="Times New Roman" w:hAnsi="Times New Roman"/>
          <w:sz w:val="28"/>
          <w:szCs w:val="28"/>
          <w:vertAlign w:val="superscript"/>
        </w:rPr>
        <w:t xml:space="preserve"> </w:t>
      </w:r>
      <w:r w:rsidRPr="941D1E2D">
        <w:rPr>
          <w:rFonts w:ascii="Times New Roman" w:cs="Times New Roman" w:hAnsi="Times New Roman"/>
          <w:sz w:val="28"/>
          <w:szCs w:val="28"/>
          <w:rPrChange w:id="4161" w:author="user pc" w:date="2022-03-15T10:14:00Z">
            <w:rPr>
              <w:rFonts w:ascii="Bell MT" w:hAnsi="Bell MT"/>
            </w:rPr>
          </w:rPrChange>
        </w:rPr>
        <w:t>atoms</w:t>
      </w:r>
    </w:p>
    <w:p>
      <w:pPr>
        <w:pStyle w:val="style157"/>
        <w:numPr>
          <w:ilvl w:val="0"/>
          <w:numId w:val="22"/>
        </w:numPr>
        <w:rPr>
          <w:rFonts w:ascii="Times New Roman" w:cs="Times New Roman" w:hAnsi="Times New Roman"/>
          <w:sz w:val="28"/>
          <w:szCs w:val="28"/>
          <w:rPrChange w:id="4162" w:author="user pc" w:date="2022-03-15T10:14:00Z">
            <w:rPr>
              <w:rFonts w:ascii="Bell MT" w:hAnsi="Bell MT"/>
            </w:rPr>
          </w:rPrChange>
        </w:rPr>
      </w:pPr>
      <w:r w:rsidRPr="84DB0536">
        <w:rPr>
          <w:rFonts w:ascii="Times New Roman" w:cs="Times New Roman" w:hAnsi="Times New Roman"/>
          <w:sz w:val="28"/>
          <w:szCs w:val="28"/>
          <w:rPrChange w:id="4163" w:author="user pc" w:date="2022-03-15T10:14:00Z">
            <w:rPr>
              <w:rFonts w:ascii="Bell MT" w:hAnsi="Bell MT"/>
            </w:rPr>
          </w:rPrChange>
        </w:rPr>
        <w:t>6.0 × 10</w:t>
      </w:r>
      <w:r w:rsidRPr="FBD94055">
        <w:rPr>
          <w:rFonts w:ascii="Times New Roman" w:cs="Times New Roman" w:hAnsi="Times New Roman"/>
          <w:sz w:val="28"/>
          <w:szCs w:val="28"/>
          <w:vertAlign w:val="superscript"/>
          <w:rPrChange w:id="4164" w:author="user pc" w:date="2022-03-15T10:14:00Z">
            <w:rPr>
              <w:rFonts w:ascii="Bell MT" w:hAnsi="Bell MT"/>
              <w:vertAlign w:val="superscript"/>
            </w:rPr>
          </w:rPrChange>
        </w:rPr>
        <w:t>20</w:t>
      </w:r>
      <w:r w:rsidRPr="899E0A03">
        <w:rPr>
          <w:rFonts w:ascii="Times New Roman" w:cs="Times New Roman" w:hAnsi="Times New Roman"/>
          <w:sz w:val="28"/>
          <w:szCs w:val="28"/>
          <w:rPrChange w:id="4165" w:author="user pc" w:date="2022-03-15T10:14:00Z">
            <w:rPr>
              <w:rFonts w:ascii="Bell MT" w:hAnsi="Bell MT"/>
            </w:rPr>
          </w:rPrChange>
        </w:rPr>
        <w:t xml:space="preserve"> atoms</w:t>
      </w:r>
    </w:p>
    <w:p>
      <w:pPr>
        <w:pStyle w:val="style157"/>
        <w:ind w:left="360"/>
        <w:rPr>
          <w:rFonts w:ascii="Times New Roman" w:cs="Times New Roman" w:hAnsi="Times New Roman"/>
          <w:sz w:val="28"/>
          <w:szCs w:val="28"/>
          <w:rPrChange w:id="4166" w:author="user pc" w:date="2022-03-15T10:14:00Z">
            <w:rPr>
              <w:rFonts w:ascii="Bell MT" w:hAnsi="Bell MT"/>
            </w:rPr>
          </w:rPrChange>
        </w:rPr>
      </w:pPr>
      <w:r w:rsidRPr="88B05924">
        <w:rPr>
          <w:rFonts w:ascii="Times New Roman" w:cs="Times New Roman" w:hAnsi="Times New Roman"/>
          <w:sz w:val="28"/>
          <w:szCs w:val="28"/>
          <w:rPrChange w:id="4167" w:author="user pc" w:date="2022-03-15T10:14:00Z">
            <w:rPr>
              <w:rFonts w:ascii="Bell MT" w:hAnsi="Bell MT"/>
            </w:rPr>
          </w:rPrChange>
        </w:rPr>
        <w:t>(Zn</w:t>
      </w:r>
      <w:r>
        <w:rPr>
          <w:rFonts w:ascii="Times New Roman" w:cs="Times New Roman" w:hAnsi="Times New Roman"/>
          <w:sz w:val="28"/>
          <w:szCs w:val="28"/>
        </w:rPr>
        <w:t xml:space="preserve"> </w:t>
      </w:r>
      <w:r w:rsidRPr="037F7449">
        <w:rPr>
          <w:rFonts w:ascii="Times New Roman" w:cs="Times New Roman" w:hAnsi="Times New Roman"/>
          <w:sz w:val="28"/>
          <w:szCs w:val="28"/>
          <w:rPrChange w:id="4168" w:author="user pc" w:date="2022-03-15T10:14:00Z">
            <w:rPr>
              <w:rFonts w:ascii="Bell MT" w:hAnsi="Bell MT"/>
            </w:rPr>
          </w:rPrChange>
        </w:rPr>
        <w:t>= 65.0)</w:t>
      </w:r>
    </w:p>
    <w:p>
      <w:pPr>
        <w:pStyle w:val="style0"/>
        <w:rPr>
          <w:rFonts w:ascii="Times New Roman" w:cs="Times New Roman" w:hAnsi="Times New Roman"/>
          <w:b/>
          <w:sz w:val="28"/>
          <w:szCs w:val="28"/>
          <w:rPrChange w:id="4169" w:author="user pc" w:date="2022-03-15T10:14:00Z">
            <w:rPr>
              <w:rFonts w:ascii="Bell MT" w:hAnsi="Bell MT"/>
              <w:b/>
            </w:rPr>
          </w:rPrChange>
        </w:rPr>
      </w:pPr>
    </w:p>
    <w:p>
      <w:pPr>
        <w:pStyle w:val="style0"/>
        <w:rPr>
          <w:rFonts w:ascii="Times New Roman" w:cs="Times New Roman" w:hAnsi="Times New Roman"/>
          <w:b/>
          <w:sz w:val="28"/>
          <w:szCs w:val="28"/>
          <w:rPrChange w:id="4170" w:author="user pc" w:date="2022-03-15T10:14:00Z">
            <w:rPr>
              <w:rFonts w:ascii="Bell MT" w:hAnsi="Bell MT"/>
              <w:b/>
            </w:rPr>
          </w:rPrChange>
        </w:rPr>
      </w:pPr>
      <w:r w:rsidRPr="F6C9A63F">
        <w:rPr>
          <w:rFonts w:ascii="Times New Roman" w:cs="Times New Roman" w:hAnsi="Times New Roman"/>
          <w:b/>
          <w:sz w:val="28"/>
          <w:szCs w:val="28"/>
          <w:rPrChange w:id="4171" w:author="user pc" w:date="2022-03-15T10:14:00Z">
            <w:rPr>
              <w:rFonts w:ascii="Bell MT" w:hAnsi="Bell MT"/>
              <w:b/>
            </w:rPr>
          </w:rPrChange>
        </w:rPr>
        <w:t>Solution</w:t>
      </w:r>
    </w:p>
    <w:p>
      <w:pPr>
        <w:pStyle w:val="style157"/>
        <w:numPr>
          <w:ilvl w:val="0"/>
          <w:numId w:val="23"/>
        </w:numPr>
        <w:rPr>
          <w:rFonts w:ascii="Times New Roman" w:cs="Times New Roman" w:hAnsi="Times New Roman"/>
          <w:sz w:val="28"/>
          <w:szCs w:val="28"/>
          <w:rPrChange w:id="4172" w:author="user pc" w:date="2022-03-15T10:14:00Z">
            <w:rPr>
              <w:rFonts w:ascii="Bell MT" w:hAnsi="Bell MT"/>
            </w:rPr>
          </w:rPrChange>
        </w:rPr>
      </w:pPr>
      <w:r w:rsidRPr="D5B0B13C">
        <w:rPr>
          <w:rFonts w:ascii="Times New Roman" w:cs="Times New Roman" w:hAnsi="Times New Roman"/>
          <w:sz w:val="28"/>
          <w:szCs w:val="28"/>
          <w:rPrChange w:id="4173" w:author="user pc" w:date="2022-03-15T10:14:00Z">
            <w:rPr>
              <w:rFonts w:ascii="Bell MT" w:hAnsi="Bell MT"/>
            </w:rPr>
          </w:rPrChange>
        </w:rPr>
        <w:t>Recall: Atomic</w:t>
      </w:r>
      <w:r>
        <w:rPr>
          <w:rFonts w:ascii="Times New Roman" w:cs="Times New Roman" w:hAnsi="Times New Roman"/>
          <w:sz w:val="28"/>
          <w:szCs w:val="28"/>
        </w:rPr>
        <w:t xml:space="preserve"> </w:t>
      </w:r>
      <w:r w:rsidRPr="7F7AEE61">
        <w:rPr>
          <w:rFonts w:ascii="Times New Roman" w:cs="Times New Roman" w:hAnsi="Times New Roman"/>
          <w:sz w:val="28"/>
          <w:szCs w:val="28"/>
          <w:rPrChange w:id="4174" w:author="user pc" w:date="2022-03-15T10:14:00Z">
            <w:rPr>
              <w:rFonts w:ascii="Bell MT" w:hAnsi="Bell MT"/>
            </w:rPr>
          </w:rPrChange>
        </w:rPr>
        <w:t>mass</w:t>
      </w:r>
      <w:r>
        <w:rPr>
          <w:rFonts w:ascii="Times New Roman" w:cs="Times New Roman" w:hAnsi="Times New Roman"/>
          <w:sz w:val="28"/>
          <w:szCs w:val="28"/>
        </w:rPr>
        <w:t xml:space="preserve"> </w:t>
      </w:r>
      <w:r w:rsidRPr="F6970099">
        <w:rPr>
          <w:rFonts w:ascii="Times New Roman" w:cs="Times New Roman" w:hAnsi="Times New Roman"/>
          <w:sz w:val="28"/>
          <w:szCs w:val="28"/>
          <w:rPrChange w:id="4175" w:author="user pc" w:date="2022-03-15T10:14:00Z">
            <w:rPr>
              <w:rFonts w:ascii="Bell MT" w:hAnsi="Bell MT"/>
            </w:rPr>
          </w:rPrChange>
        </w:rPr>
        <w:t>of</w:t>
      </w:r>
      <w:r>
        <w:rPr>
          <w:rFonts w:ascii="Times New Roman" w:cs="Times New Roman" w:hAnsi="Times New Roman"/>
          <w:sz w:val="28"/>
          <w:szCs w:val="28"/>
        </w:rPr>
        <w:t xml:space="preserve"> </w:t>
      </w:r>
      <w:r w:rsidRPr="F519B01C">
        <w:rPr>
          <w:rFonts w:ascii="Times New Roman" w:cs="Times New Roman" w:hAnsi="Times New Roman"/>
          <w:sz w:val="28"/>
          <w:szCs w:val="28"/>
          <w:rPrChange w:id="4176" w:author="user pc" w:date="2022-03-15T10:14:00Z">
            <w:rPr>
              <w:rFonts w:ascii="Bell MT" w:hAnsi="Bell MT"/>
            </w:rPr>
          </w:rPrChange>
        </w:rPr>
        <w:t>an element = N</w:t>
      </w:r>
      <w:r w:rsidRPr="CC86F2AD">
        <w:rPr>
          <w:rFonts w:ascii="Times New Roman" w:cs="Times New Roman" w:hAnsi="Times New Roman"/>
          <w:sz w:val="28"/>
          <w:szCs w:val="28"/>
          <w:vertAlign w:val="subscript"/>
          <w:rPrChange w:id="4177" w:author="user pc" w:date="2022-03-15T10:14:00Z">
            <w:rPr>
              <w:rFonts w:ascii="Bell MT" w:hAnsi="Bell MT"/>
              <w:vertAlign w:val="subscript"/>
            </w:rPr>
          </w:rPrChange>
        </w:rPr>
        <w:t>A</w:t>
      </w:r>
      <w:ins w:id="4178" w:author="user pc" w:date="2022-03-17T13:25:00Z">
        <w:r w:rsidR="A6ED7712">
          <w:rPr>
            <w:rFonts w:ascii="Times New Roman" w:cs="Times New Roman" w:hAnsi="Times New Roman"/>
            <w:sz w:val="28"/>
            <w:szCs w:val="28"/>
            <w:vertAlign w:val="subscript"/>
          </w:rPr>
          <w:t xml:space="preserve"> </w:t>
        </w:r>
      </w:ins>
      <w:r w:rsidRPr="3086E018">
        <w:rPr>
          <w:rFonts w:ascii="Times New Roman" w:cs="Times New Roman" w:hAnsi="Times New Roman"/>
          <w:sz w:val="28"/>
          <w:szCs w:val="28"/>
          <w:rPrChange w:id="4179" w:author="user pc" w:date="2022-03-15T10:14:00Z">
            <w:rPr>
              <w:rFonts w:ascii="Bell MT" w:hAnsi="Bell MT"/>
            </w:rPr>
          </w:rPrChange>
        </w:rPr>
        <w:t>(6.02</w:t>
      </w:r>
      <w:r>
        <w:rPr>
          <w:rFonts w:ascii="Times New Roman" w:cs="Times New Roman" w:hAnsi="Times New Roman"/>
          <w:sz w:val="28"/>
          <w:szCs w:val="28"/>
        </w:rPr>
        <w:t xml:space="preserve"> </w:t>
      </w:r>
      <w:r w:rsidRPr="457B97CC">
        <w:rPr>
          <w:rFonts w:ascii="Times New Roman" w:cs="Times New Roman" w:hAnsi="Times New Roman"/>
          <w:sz w:val="28"/>
          <w:szCs w:val="28"/>
          <w:rPrChange w:id="4180" w:author="user pc" w:date="2022-03-15T10:14:00Z">
            <w:rPr>
              <w:rFonts w:ascii="Bell MT" w:hAnsi="Bell MT"/>
            </w:rPr>
          </w:rPrChange>
        </w:rPr>
        <w:t xml:space="preserve">× </w:t>
      </w:r>
      <w:r w:rsidRPr="5EA1064C">
        <w:rPr>
          <w:rFonts w:ascii="Times New Roman" w:cs="Times New Roman" w:hAnsi="Times New Roman"/>
          <w:sz w:val="28"/>
          <w:szCs w:val="28"/>
          <w:rPrChange w:id="4181" w:author="user pc" w:date="2022-03-17T13:25:00Z">
            <w:rPr>
              <w:rFonts w:ascii="Bell MT" w:hAnsi="Bell MT"/>
            </w:rPr>
          </w:rPrChange>
        </w:rPr>
        <w:t>10</w:t>
      </w:r>
      <w:r w:rsidRPr="0331224A">
        <w:rPr>
          <w:rFonts w:ascii="Times New Roman" w:cs="Times New Roman" w:hAnsi="Times New Roman"/>
          <w:sz w:val="28"/>
          <w:szCs w:val="28"/>
          <w:vertAlign w:val="superscript"/>
          <w:rPrChange w:id="4182" w:author="user pc" w:date="2022-03-17T13:26:00Z">
            <w:rPr>
              <w:rFonts w:ascii="Bell MT" w:hAnsi="Bell MT"/>
              <w:vertAlign w:val="superscript"/>
            </w:rPr>
          </w:rPrChange>
        </w:rPr>
        <w:t>23</w:t>
      </w:r>
      <w:r w:rsidRPr="3CB83EB1">
        <w:rPr>
          <w:rFonts w:ascii="Times New Roman" w:cs="Times New Roman" w:hAnsi="Times New Roman"/>
          <w:sz w:val="28"/>
          <w:szCs w:val="28"/>
          <w:rPrChange w:id="4183" w:author="user pc" w:date="2022-03-17T13:25:00Z">
            <w:rPr>
              <w:rFonts w:ascii="Bell MT" w:hAnsi="Bell MT"/>
            </w:rPr>
          </w:rPrChange>
        </w:rPr>
        <w:t>atoms</w:t>
      </w:r>
      <w:r w:rsidRPr="E4B30444">
        <w:rPr>
          <w:rFonts w:ascii="Times New Roman" w:cs="Times New Roman" w:hAnsi="Times New Roman"/>
          <w:sz w:val="28"/>
          <w:szCs w:val="28"/>
          <w:rPrChange w:id="4184" w:author="user pc" w:date="2022-03-15T10:14:00Z">
            <w:rPr>
              <w:rFonts w:ascii="Bell MT" w:hAnsi="Bell MT"/>
            </w:rPr>
          </w:rPrChange>
        </w:rPr>
        <w:t>)</w:t>
      </w:r>
    </w:p>
    <w:p>
      <w:pPr>
        <w:pStyle w:val="style157"/>
        <w:ind w:left="720"/>
        <w:rPr>
          <w:rFonts w:ascii="Times New Roman" w:cs="Times New Roman" w:hAnsi="Times New Roman"/>
          <w:sz w:val="28"/>
          <w:szCs w:val="28"/>
          <w:rPrChange w:id="4185" w:author="user pc" w:date="2022-03-15T10:14:00Z">
            <w:rPr>
              <w:rFonts w:ascii="Bell MT" w:hAnsi="Bell MT"/>
            </w:rPr>
          </w:rPrChange>
        </w:rPr>
      </w:pPr>
      <w:r w:rsidRPr="0A6EE4CD">
        <w:rPr>
          <w:rFonts w:ascii="Times New Roman" w:cs="Times New Roman" w:hAnsi="Times New Roman"/>
          <w:sz w:val="28"/>
          <w:szCs w:val="28"/>
          <w:rPrChange w:id="4186" w:author="user pc" w:date="2022-03-15T10:14:00Z">
            <w:rPr>
              <w:rFonts w:ascii="Bell MT" w:hAnsi="Bell MT"/>
            </w:rPr>
          </w:rPrChange>
        </w:rPr>
        <w:t>Hence,</w:t>
      </w:r>
      <w:r>
        <w:rPr>
          <w:rFonts w:ascii="Times New Roman" w:cs="Times New Roman" w:hAnsi="Times New Roman"/>
          <w:sz w:val="28"/>
          <w:szCs w:val="28"/>
        </w:rPr>
        <w:t xml:space="preserve"> </w:t>
      </w:r>
      <w:r w:rsidRPr="72F3E5D6">
        <w:rPr>
          <w:rFonts w:ascii="Times New Roman" w:cs="Times New Roman" w:hAnsi="Times New Roman"/>
          <w:sz w:val="28"/>
          <w:szCs w:val="28"/>
          <w:rPrChange w:id="4187" w:author="user pc" w:date="2022-03-15T10:14:00Z">
            <w:rPr>
              <w:rFonts w:ascii="Bell MT" w:hAnsi="Bell MT"/>
            </w:rPr>
          </w:rPrChange>
        </w:rPr>
        <w:t>65.0g</w:t>
      </w:r>
      <w:r>
        <w:rPr>
          <w:rFonts w:ascii="Times New Roman" w:cs="Times New Roman" w:hAnsi="Times New Roman"/>
          <w:sz w:val="28"/>
          <w:szCs w:val="28"/>
        </w:rPr>
        <w:t xml:space="preserve"> </w:t>
      </w:r>
      <w:r w:rsidRPr="D2557F76">
        <w:rPr>
          <w:rFonts w:ascii="Times New Roman" w:cs="Times New Roman" w:hAnsi="Times New Roman"/>
          <w:sz w:val="28"/>
          <w:szCs w:val="28"/>
          <w:rPrChange w:id="4188" w:author="user pc" w:date="2022-03-15T10:14:00Z">
            <w:rPr>
              <w:rFonts w:ascii="Bell MT" w:hAnsi="Bell MT"/>
            </w:rPr>
          </w:rPrChange>
        </w:rPr>
        <w:t>of zinc contains</w:t>
      </w:r>
      <w:r>
        <w:rPr>
          <w:rFonts w:ascii="Times New Roman" w:cs="Times New Roman" w:hAnsi="Times New Roman"/>
          <w:sz w:val="28"/>
          <w:szCs w:val="28"/>
        </w:rPr>
        <w:t xml:space="preserve"> </w:t>
      </w:r>
      <w:r w:rsidRPr="3507CAEA">
        <w:rPr>
          <w:rFonts w:ascii="Times New Roman" w:cs="Times New Roman" w:hAnsi="Times New Roman"/>
          <w:sz w:val="28"/>
          <w:szCs w:val="28"/>
          <w:rPrChange w:id="4189" w:author="user pc" w:date="2022-03-15T10:14:00Z">
            <w:rPr>
              <w:rFonts w:ascii="Bell MT" w:hAnsi="Bell MT"/>
            </w:rPr>
          </w:rPrChange>
        </w:rPr>
        <w:t>6.0 × 10</w:t>
      </w:r>
      <w:r w:rsidRPr="C5F55556">
        <w:rPr>
          <w:rFonts w:ascii="Times New Roman" w:cs="Times New Roman" w:hAnsi="Times New Roman"/>
          <w:sz w:val="28"/>
          <w:szCs w:val="28"/>
          <w:vertAlign w:val="superscript"/>
          <w:rPrChange w:id="4190" w:author="user pc" w:date="2022-03-15T10:14:00Z">
            <w:rPr>
              <w:rFonts w:ascii="Bell MT" w:hAnsi="Bell MT"/>
              <w:vertAlign w:val="superscript"/>
            </w:rPr>
          </w:rPrChange>
        </w:rPr>
        <w:t>23</w:t>
      </w:r>
      <w:r w:rsidRPr="79E89F2C">
        <w:rPr>
          <w:rFonts w:ascii="Times New Roman" w:cs="Times New Roman" w:hAnsi="Times New Roman"/>
          <w:sz w:val="28"/>
          <w:szCs w:val="28"/>
          <w:rPrChange w:id="4191" w:author="user pc" w:date="2022-03-15T10:14:00Z">
            <w:rPr>
              <w:rFonts w:ascii="Bell MT" w:hAnsi="Bell MT"/>
            </w:rPr>
          </w:rPrChange>
        </w:rPr>
        <w:t xml:space="preserve"> atoms</w:t>
      </w:r>
    </w:p>
    <w:p>
      <w:pPr>
        <w:pStyle w:val="style157"/>
        <w:numPr>
          <w:ilvl w:val="0"/>
          <w:numId w:val="23"/>
        </w:numPr>
        <w:rPr>
          <w:rFonts w:ascii="Times New Roman" w:cs="Times New Roman" w:hAnsi="Times New Roman"/>
          <w:sz w:val="28"/>
          <w:szCs w:val="28"/>
          <w:rPrChange w:id="4192" w:author="user pc" w:date="2022-03-15T10:14:00Z">
            <w:rPr>
              <w:rFonts w:ascii="Bell MT" w:hAnsi="Bell MT"/>
            </w:rPr>
          </w:rPrChange>
        </w:rPr>
      </w:pPr>
      <w:r w:rsidRPr="A94DC260">
        <w:rPr>
          <w:rFonts w:ascii="Times New Roman" w:cs="Times New Roman" w:hAnsi="Times New Roman"/>
          <w:sz w:val="28"/>
          <w:szCs w:val="28"/>
          <w:rPrChange w:id="4193" w:author="user pc" w:date="2022-03-15T10:14:00Z">
            <w:rPr>
              <w:rFonts w:ascii="Bell MT" w:hAnsi="Bell MT"/>
            </w:rPr>
          </w:rPrChange>
        </w:rPr>
        <w:t>65.0g of</w:t>
      </w:r>
      <w:r>
        <w:rPr>
          <w:rFonts w:ascii="Times New Roman" w:cs="Times New Roman" w:hAnsi="Times New Roman"/>
          <w:sz w:val="28"/>
          <w:szCs w:val="28"/>
        </w:rPr>
        <w:t xml:space="preserve"> </w:t>
      </w:r>
      <w:r w:rsidRPr="F818EBDE">
        <w:rPr>
          <w:rFonts w:ascii="Times New Roman" w:cs="Times New Roman" w:hAnsi="Times New Roman"/>
          <w:sz w:val="28"/>
          <w:szCs w:val="28"/>
          <w:rPrChange w:id="4194" w:author="user pc" w:date="2022-03-15T10:14:00Z">
            <w:rPr>
              <w:rFonts w:ascii="Bell MT" w:hAnsi="Bell MT"/>
            </w:rPr>
          </w:rPrChange>
        </w:rPr>
        <w:t>zinc</w:t>
      </w:r>
      <w:r>
        <w:rPr>
          <w:rFonts w:ascii="Times New Roman" w:cs="Times New Roman" w:hAnsi="Times New Roman"/>
          <w:sz w:val="28"/>
          <w:szCs w:val="28"/>
        </w:rPr>
        <w:t xml:space="preserve"> </w:t>
      </w:r>
      <w:r w:rsidRPr="2B2D3C81">
        <w:rPr>
          <w:rFonts w:ascii="Times New Roman" w:cs="Times New Roman" w:hAnsi="Times New Roman"/>
          <w:sz w:val="28"/>
          <w:szCs w:val="28"/>
          <w:rPrChange w:id="4195" w:author="user pc" w:date="2022-03-15T10:14:00Z">
            <w:rPr>
              <w:rFonts w:ascii="Bell MT" w:hAnsi="Bell MT"/>
            </w:rPr>
          </w:rPrChange>
        </w:rPr>
        <w:t>= 6.02 ×</w:t>
      </w:r>
      <w:r>
        <w:rPr>
          <w:rFonts w:ascii="Times New Roman" w:cs="Times New Roman" w:hAnsi="Times New Roman"/>
          <w:sz w:val="28"/>
          <w:szCs w:val="28"/>
        </w:rPr>
        <w:t xml:space="preserve"> </w:t>
      </w:r>
      <w:r w:rsidRPr="FC6C0B56">
        <w:rPr>
          <w:rFonts w:ascii="Times New Roman" w:cs="Times New Roman" w:hAnsi="Times New Roman"/>
          <w:sz w:val="28"/>
          <w:szCs w:val="28"/>
          <w:rPrChange w:id="4196" w:author="user pc" w:date="2022-03-15T10:14:00Z">
            <w:rPr>
              <w:rFonts w:ascii="Bell MT" w:hAnsi="Bell MT"/>
            </w:rPr>
          </w:rPrChange>
        </w:rPr>
        <w:t>10</w:t>
      </w:r>
      <w:r w:rsidRPr="2A85E5DE">
        <w:rPr>
          <w:rFonts w:ascii="Times New Roman" w:cs="Times New Roman" w:hAnsi="Times New Roman"/>
          <w:sz w:val="28"/>
          <w:szCs w:val="28"/>
          <w:vertAlign w:val="superscript"/>
          <w:rPrChange w:id="4197" w:author="user pc" w:date="2022-03-15T10:14:00Z">
            <w:rPr>
              <w:rFonts w:ascii="Bell MT" w:hAnsi="Bell MT"/>
              <w:vertAlign w:val="superscript"/>
            </w:rPr>
          </w:rPrChange>
        </w:rPr>
        <w:t>23</w:t>
      </w:r>
      <w:r>
        <w:rPr>
          <w:rFonts w:ascii="Times New Roman" w:cs="Times New Roman" w:hAnsi="Times New Roman"/>
          <w:sz w:val="28"/>
          <w:szCs w:val="28"/>
          <w:vertAlign w:val="superscript"/>
        </w:rPr>
        <w:t xml:space="preserve"> </w:t>
      </w:r>
      <w:r w:rsidRPr="5342711D">
        <w:rPr>
          <w:rFonts w:ascii="Times New Roman" w:cs="Times New Roman" w:hAnsi="Times New Roman"/>
          <w:sz w:val="28"/>
          <w:szCs w:val="28"/>
          <w:rPrChange w:id="4198" w:author="user pc" w:date="2022-03-15T10:14:00Z">
            <w:rPr>
              <w:rFonts w:ascii="Bell MT" w:hAnsi="Bell MT"/>
            </w:rPr>
          </w:rPrChange>
        </w:rPr>
        <w:t>atoms</w:t>
      </w:r>
    </w:p>
    <w:p>
      <w:pPr>
        <w:pStyle w:val="style157"/>
        <w:ind w:left="720"/>
        <w:rPr>
          <w:rFonts w:ascii="Times New Roman" w:cs="Times New Roman" w:hAnsi="Times New Roman"/>
          <w:sz w:val="28"/>
          <w:szCs w:val="28"/>
          <w:rPrChange w:id="4199" w:author="user pc" w:date="2022-03-15T10:14:00Z">
            <w:rPr>
              <w:rFonts w:ascii="Bell MT" w:hAnsi="Bell MT"/>
            </w:rPr>
          </w:rPrChange>
        </w:rPr>
      </w:pPr>
      <w:r w:rsidRPr="0DF18C57">
        <w:rPr>
          <w:rFonts w:ascii="Times New Roman" w:cs="Times New Roman" w:hAnsi="Times New Roman"/>
          <w:sz w:val="28"/>
          <w:szCs w:val="28"/>
          <w:rPrChange w:id="4200" w:author="user pc" w:date="2022-03-15T10:14:00Z">
            <w:rPr>
              <w:rFonts w:ascii="Bell MT" w:hAnsi="Bell MT"/>
            </w:rPr>
          </w:rPrChange>
        </w:rPr>
        <w:t xml:space="preserve">? </w:t>
      </w:r>
      <w:r>
        <w:rPr>
          <w:rFonts w:ascii="Times New Roman" w:cs="Times New Roman" w:hAnsi="Times New Roman"/>
          <w:sz w:val="28"/>
          <w:szCs w:val="28"/>
        </w:rPr>
        <w:t xml:space="preserve">                    </w:t>
      </w:r>
      <w:r w:rsidRPr="871C8CE8">
        <w:rPr>
          <w:rFonts w:ascii="Times New Roman" w:cs="Times New Roman" w:hAnsi="Times New Roman"/>
          <w:sz w:val="28"/>
          <w:szCs w:val="28"/>
          <w:rPrChange w:id="4201" w:author="user pc" w:date="2022-03-15T10:14:00Z">
            <w:rPr>
              <w:rFonts w:ascii="Bell MT" w:hAnsi="Bell MT"/>
            </w:rPr>
          </w:rPrChange>
        </w:rPr>
        <w:t xml:space="preserve"> =</w:t>
      </w:r>
      <w:r>
        <w:rPr>
          <w:rFonts w:ascii="Times New Roman" w:cs="Times New Roman" w:hAnsi="Times New Roman"/>
          <w:sz w:val="28"/>
          <w:szCs w:val="28"/>
        </w:rPr>
        <w:t xml:space="preserve"> </w:t>
      </w:r>
      <w:r w:rsidRPr="03F66250">
        <w:rPr>
          <w:rFonts w:ascii="Times New Roman" w:cs="Times New Roman" w:hAnsi="Times New Roman"/>
          <w:sz w:val="28"/>
          <w:szCs w:val="28"/>
          <w:rPrChange w:id="4202" w:author="user pc" w:date="2022-03-15T10:14:00Z">
            <w:rPr>
              <w:rFonts w:ascii="Bell MT" w:hAnsi="Bell MT"/>
            </w:rPr>
          </w:rPrChange>
        </w:rPr>
        <w:t>6.0 ×10</w:t>
      </w:r>
      <w:r w:rsidRPr="B61F8596">
        <w:rPr>
          <w:rFonts w:ascii="Times New Roman" w:cs="Times New Roman" w:hAnsi="Times New Roman"/>
          <w:sz w:val="28"/>
          <w:szCs w:val="28"/>
          <w:vertAlign w:val="superscript"/>
          <w:rPrChange w:id="4203" w:author="user pc" w:date="2022-03-15T10:14:00Z">
            <w:rPr>
              <w:rFonts w:ascii="Bell MT" w:hAnsi="Bell MT"/>
              <w:vertAlign w:val="superscript"/>
            </w:rPr>
          </w:rPrChange>
        </w:rPr>
        <w:t>20</w:t>
      </w:r>
      <w:r>
        <w:rPr>
          <w:rFonts w:ascii="Times New Roman" w:cs="Times New Roman" w:hAnsi="Times New Roman"/>
          <w:sz w:val="28"/>
          <w:szCs w:val="28"/>
          <w:vertAlign w:val="superscript"/>
        </w:rPr>
        <w:t xml:space="preserve"> </w:t>
      </w:r>
      <w:r w:rsidRPr="FF39753F">
        <w:rPr>
          <w:rFonts w:ascii="Times New Roman" w:cs="Times New Roman" w:hAnsi="Times New Roman"/>
          <w:sz w:val="28"/>
          <w:szCs w:val="28"/>
          <w:rPrChange w:id="4204" w:author="user pc" w:date="2022-03-15T10:14:00Z">
            <w:rPr>
              <w:rFonts w:ascii="Bell MT" w:hAnsi="Bell MT"/>
            </w:rPr>
          </w:rPrChange>
        </w:rPr>
        <w:t>atoms</w:t>
      </w:r>
    </w:p>
    <w:p>
      <w:pPr>
        <w:pStyle w:val="style157"/>
        <w:ind w:left="720"/>
        <w:rPr>
          <w:rFonts w:ascii="Times New Roman" w:cs="Times New Roman" w:hAnsi="Times New Roman"/>
          <w:sz w:val="28"/>
          <w:szCs w:val="28"/>
        </w:rPr>
      </w:pPr>
      <w:r w:rsidRPr="C9B47186">
        <w:rPr>
          <w:rFonts w:ascii="Times New Roman" w:cs="Times New Roman" w:hAnsi="Times New Roman"/>
          <w:sz w:val="28"/>
          <w:szCs w:val="28"/>
          <w:rPrChange w:id="4205" w:author="user pc" w:date="2022-03-15T10:14:00Z">
            <w:rPr>
              <w:rFonts w:ascii="Bell MT" w:hAnsi="Bell MT"/>
            </w:rPr>
          </w:rPrChange>
        </w:rPr>
        <w:t>Cross</w:t>
      </w:r>
      <w:r>
        <w:rPr>
          <w:rFonts w:ascii="Times New Roman" w:cs="Times New Roman" w:hAnsi="Times New Roman"/>
          <w:sz w:val="28"/>
          <w:szCs w:val="28"/>
        </w:rPr>
        <w:t xml:space="preserve"> </w:t>
      </w:r>
      <w:r w:rsidRPr="DB084D3D">
        <w:rPr>
          <w:rFonts w:ascii="Times New Roman" w:cs="Times New Roman" w:hAnsi="Times New Roman"/>
          <w:sz w:val="28"/>
          <w:szCs w:val="28"/>
          <w:rPrChange w:id="4206" w:author="user pc" w:date="2022-03-15T10:14:00Z">
            <w:rPr>
              <w:rFonts w:ascii="Bell MT" w:hAnsi="Bell MT"/>
            </w:rPr>
          </w:rPrChange>
        </w:rPr>
        <w:t>multiplying, we</w:t>
      </w:r>
      <w:r>
        <w:rPr>
          <w:rFonts w:ascii="Times New Roman" w:cs="Times New Roman" w:hAnsi="Times New Roman"/>
          <w:sz w:val="28"/>
          <w:szCs w:val="28"/>
        </w:rPr>
        <w:t xml:space="preserve"> </w:t>
      </w:r>
      <w:r w:rsidRPr="2141DAC9">
        <w:rPr>
          <w:rFonts w:ascii="Times New Roman" w:cs="Times New Roman" w:hAnsi="Times New Roman"/>
          <w:sz w:val="28"/>
          <w:szCs w:val="28"/>
          <w:rPrChange w:id="4207" w:author="user pc" w:date="2022-03-15T10:14:00Z">
            <w:rPr>
              <w:rFonts w:ascii="Bell MT" w:hAnsi="Bell MT"/>
            </w:rPr>
          </w:rPrChange>
        </w:rPr>
        <w:t>get;</w:t>
      </w:r>
    </w:p>
    <w:p>
      <w:pPr>
        <w:pStyle w:val="style157"/>
        <w:ind w:left="720"/>
        <w:rPr>
          <w:rFonts w:ascii="Times New Roman" w:cs="Times New Roman" w:hAnsi="Times New Roman"/>
          <w:sz w:val="28"/>
          <w:szCs w:val="28"/>
          <w:rPrChange w:id="4208" w:author="user pc" w:date="2022-03-15T10:14:00Z">
            <w:rPr>
              <w:rFonts w:ascii="Bell MT" w:hAnsi="Bell MT"/>
            </w:rPr>
          </w:rPrChange>
        </w:rPr>
      </w:pPr>
    </w:p>
    <w:p>
      <w:pPr>
        <w:pStyle w:val="style157"/>
        <w:ind w:left="720"/>
        <w:rPr>
          <w:rFonts w:ascii="Times New Roman" w:cs="Times New Roman" w:eastAsia="宋体" w:hAnsi="Times New Roman"/>
          <w:sz w:val="28"/>
          <w:szCs w:val="28"/>
          <w:rPrChange w:id="4209" w:author="user pc" w:date="2022-03-15T10:14:00Z">
            <w:rPr>
              <w:rFonts w:ascii="Bell MT" w:eastAsia="宋体" w:hAnsi="Bell MT"/>
            </w:rPr>
          </w:rPrChange>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65.0g of zinc ×6.0 ×</m:t>
              </m:r>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10</m:t>
                  </m:r>
                </m:e>
                <m:sup>
                  <m:r>
                    <w:rPr>
                      <w:rFonts w:ascii="Cambria Math" w:cs="Times New Roman" w:eastAsia="宋体" w:hAnsi="Cambria Math"/>
                      <w:sz w:val="28"/>
                      <w:szCs w:val="28"/>
                    </w:rPr>
                    <m:t>20</m:t>
                  </m:r>
                </m:sup>
              </m:sSup>
              <m:r>
                <w:rPr>
                  <w:rFonts w:ascii="Cambria Math" w:cs="Times New Roman" w:eastAsia="宋体" w:hAnsi="Cambria Math"/>
                  <w:sz w:val="28"/>
                  <w:szCs w:val="28"/>
                </w:rPr>
                <m:t xml:space="preserve"> atoms</m:t>
              </m:r>
            </m:num>
            <m:den>
              <m:r>
                <w:rPr>
                  <w:rFonts w:ascii="Cambria Math" w:cs="Times New Roman" w:eastAsia="宋体" w:hAnsi="Cambria Math"/>
                  <w:sz w:val="28"/>
                  <w:szCs w:val="28"/>
                </w:rPr>
                <m:t>6.02 ×</m:t>
              </m:r>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10</m:t>
                  </m:r>
                </m:e>
                <m:sup>
                  <m:r>
                    <w:rPr>
                      <w:rFonts w:ascii="Cambria Math" w:cs="Times New Roman" w:eastAsia="宋体" w:hAnsi="Cambria Math"/>
                      <w:sz w:val="28"/>
                      <w:szCs w:val="28"/>
                    </w:rPr>
                    <m:t>23</m:t>
                  </m:r>
                </m:sup>
              </m:sSup>
              <m:r>
                <w:rPr>
                  <w:rFonts w:ascii="Cambria Math" w:cs="Times New Roman" w:eastAsia="宋体" w:hAnsi="Cambria Math"/>
                  <w:sz w:val="28"/>
                  <w:szCs w:val="28"/>
                </w:rPr>
                <m:t xml:space="preserve"> atoms</m:t>
              </m:r>
            </m:den>
          </m:f>
        </m:oMath>
      </m:oMathPara>
    </w:p>
    <w:p>
      <w:pPr>
        <w:pStyle w:val="style157"/>
        <w:ind w:left="720"/>
        <w:rPr>
          <w:rFonts w:ascii="Times New Roman" w:cs="Times New Roman" w:eastAsia="宋体" w:hAnsi="Times New Roman"/>
          <w:sz w:val="28"/>
          <w:szCs w:val="28"/>
        </w:rPr>
      </w:pPr>
    </w:p>
    <w:p>
      <w:pPr>
        <w:pStyle w:val="style157"/>
        <w:ind w:left="720"/>
        <w:rPr>
          <w:rFonts w:ascii="Times New Roman" w:cs="Times New Roman" w:eastAsia="宋体" w:hAnsi="Times New Roman"/>
          <w:sz w:val="28"/>
          <w:szCs w:val="28"/>
        </w:rPr>
      </w:pPr>
      <m:oMathPara>
        <m:oMathParaPr>
          <m:jc m:val="left"/>
        </m:oMathParaPr>
        <m:oMath>
          <m:r w:rsidRPr="D6D96874">
            <w:rPr>
              <w:rFonts w:ascii="Cambria Math" w:cs="Times New Roman" w:hAnsi="Cambria Math"/>
              <w:sz w:val="28"/>
              <w:szCs w:val="28"/>
              <w:rPrChange w:id="4210" w:author="user pc" w:date="2022-03-15T10:14:00Z">
                <w:rPr>
                  <w:rFonts w:ascii="Cambria Math" w:hAnsi="Cambria Math"/>
                </w:rPr>
              </w:rPrChange>
            </w:rPr>
            <m:t>=0.06478g</m:t>
          </m:r>
        </m:oMath>
      </m:oMathPara>
    </w:p>
    <w:p>
      <w:pPr>
        <w:pStyle w:val="style157"/>
        <w:ind w:left="720"/>
        <w:rPr>
          <w:rFonts w:ascii="Times New Roman" w:cs="Times New Roman" w:hAnsi="Times New Roman"/>
          <w:b/>
          <w:sz w:val="28"/>
          <w:szCs w:val="28"/>
        </w:rPr>
      </w:pPr>
    </w:p>
    <w:p>
      <w:pPr>
        <w:pStyle w:val="style157"/>
        <w:ind w:left="720"/>
        <w:rPr>
          <w:rFonts w:ascii="Times New Roman" w:cs="Times New Roman" w:eastAsia="宋体" w:hAnsi="Times New Roman"/>
          <w:sz w:val="28"/>
          <w:szCs w:val="28"/>
          <w:rPrChange w:id="4211" w:author="user pc" w:date="2022-03-15T10:14:00Z">
            <w:rPr>
              <w:rFonts w:ascii="Bell MT" w:hAnsi="Bell MT"/>
            </w:rPr>
          </w:rPrChange>
        </w:rPr>
      </w:pPr>
      <w:r w:rsidRPr="0E5C14E4">
        <w:rPr>
          <w:rFonts w:ascii="Times New Roman" w:cs="Times New Roman" w:hAnsi="Times New Roman"/>
          <w:b/>
          <w:sz w:val="28"/>
          <w:szCs w:val="28"/>
          <w:rPrChange w:id="4212" w:author="user pc" w:date="2022-03-15T10:14:00Z">
            <w:rPr>
              <w:rFonts w:ascii="Bell MT" w:hAnsi="Bell MT"/>
              <w:b/>
            </w:rPr>
          </w:rPrChange>
        </w:rPr>
        <w:t>Solved</w:t>
      </w:r>
      <w:r>
        <w:rPr>
          <w:rFonts w:ascii="Times New Roman" w:cs="Times New Roman" w:hAnsi="Times New Roman"/>
          <w:b/>
          <w:sz w:val="28"/>
          <w:szCs w:val="28"/>
        </w:rPr>
        <w:t xml:space="preserve"> </w:t>
      </w:r>
      <w:r w:rsidRPr="FD981A54">
        <w:rPr>
          <w:rFonts w:ascii="Times New Roman" w:cs="Times New Roman" w:hAnsi="Times New Roman"/>
          <w:b/>
          <w:sz w:val="28"/>
          <w:szCs w:val="28"/>
          <w:rPrChange w:id="4213" w:author="user pc" w:date="2022-03-15T10:14:00Z">
            <w:rPr>
              <w:rFonts w:ascii="Bell MT" w:hAnsi="Bell MT"/>
              <w:b/>
            </w:rPr>
          </w:rPrChange>
        </w:rPr>
        <w:t>example</w:t>
      </w:r>
      <w:r>
        <w:rPr>
          <w:rFonts w:ascii="Times New Roman" w:cs="Times New Roman" w:hAnsi="Times New Roman"/>
          <w:b/>
          <w:sz w:val="28"/>
          <w:szCs w:val="28"/>
        </w:rPr>
        <w:t xml:space="preserve"> </w:t>
      </w:r>
      <w:r w:rsidRPr="42B1EBD6">
        <w:rPr>
          <w:rFonts w:ascii="Times New Roman" w:cs="Times New Roman" w:hAnsi="Times New Roman"/>
          <w:b/>
          <w:sz w:val="28"/>
          <w:szCs w:val="28"/>
          <w:rPrChange w:id="4214" w:author="user pc" w:date="2022-03-15T10:14:00Z">
            <w:rPr>
              <w:rFonts w:ascii="Bell MT" w:hAnsi="Bell MT"/>
              <w:b/>
            </w:rPr>
          </w:rPrChange>
        </w:rPr>
        <w:t>2:</w:t>
      </w:r>
      <w:r>
        <w:rPr>
          <w:rFonts w:ascii="Times New Roman" w:cs="Times New Roman" w:hAnsi="Times New Roman"/>
          <w:b/>
          <w:sz w:val="28"/>
          <w:szCs w:val="28"/>
        </w:rPr>
        <w:t xml:space="preserve"> </w:t>
      </w:r>
      <w:r w:rsidRPr="399D596B">
        <w:rPr>
          <w:rFonts w:ascii="Times New Roman" w:cs="Times New Roman" w:hAnsi="Times New Roman"/>
          <w:sz w:val="28"/>
          <w:szCs w:val="28"/>
          <w:rPrChange w:id="4215" w:author="user pc" w:date="2022-03-15T10:14:00Z">
            <w:rPr>
              <w:rFonts w:ascii="Bell MT" w:hAnsi="Bell MT"/>
            </w:rPr>
          </w:rPrChange>
        </w:rPr>
        <w:t>How</w:t>
      </w:r>
      <w:r>
        <w:rPr>
          <w:rFonts w:ascii="Times New Roman" w:cs="Times New Roman" w:hAnsi="Times New Roman"/>
          <w:sz w:val="28"/>
          <w:szCs w:val="28"/>
        </w:rPr>
        <w:t xml:space="preserve"> </w:t>
      </w:r>
      <w:r w:rsidRPr="20B09485">
        <w:rPr>
          <w:rFonts w:ascii="Times New Roman" w:cs="Times New Roman" w:hAnsi="Times New Roman"/>
          <w:sz w:val="28"/>
          <w:szCs w:val="28"/>
          <w:rPrChange w:id="4216" w:author="user pc" w:date="2022-03-15T10:14:00Z">
            <w:rPr>
              <w:rFonts w:ascii="Bell MT" w:hAnsi="Bell MT"/>
            </w:rPr>
          </w:rPrChange>
        </w:rPr>
        <w:t>many molecules are there in a 3.46g</w:t>
      </w:r>
      <w:r>
        <w:rPr>
          <w:rFonts w:ascii="Times New Roman" w:cs="Times New Roman" w:hAnsi="Times New Roman"/>
          <w:sz w:val="28"/>
          <w:szCs w:val="28"/>
        </w:rPr>
        <w:t xml:space="preserve"> </w:t>
      </w:r>
      <w:r w:rsidRPr="8A62A6CB">
        <w:rPr>
          <w:rFonts w:ascii="Times New Roman" w:cs="Times New Roman" w:hAnsi="Times New Roman"/>
          <w:sz w:val="28"/>
          <w:szCs w:val="28"/>
          <w:rPrChange w:id="4217" w:author="user pc" w:date="2022-03-15T10:14:00Z">
            <w:rPr>
              <w:rFonts w:ascii="Bell MT" w:hAnsi="Bell MT"/>
            </w:rPr>
          </w:rPrChange>
        </w:rPr>
        <w:t>sample</w:t>
      </w:r>
      <w:r>
        <w:rPr>
          <w:rFonts w:ascii="Times New Roman" w:cs="Times New Roman" w:hAnsi="Times New Roman"/>
          <w:sz w:val="28"/>
          <w:szCs w:val="28"/>
        </w:rPr>
        <w:t xml:space="preserve"> </w:t>
      </w:r>
      <w:r w:rsidRPr="8638ED5A">
        <w:rPr>
          <w:rFonts w:ascii="Times New Roman" w:cs="Times New Roman" w:hAnsi="Times New Roman"/>
          <w:sz w:val="28"/>
          <w:szCs w:val="28"/>
          <w:rPrChange w:id="4218" w:author="user pc" w:date="2022-03-15T10:14:00Z">
            <w:rPr>
              <w:rFonts w:ascii="Bell MT" w:hAnsi="Bell MT"/>
            </w:rPr>
          </w:rPrChange>
        </w:rPr>
        <w:t>of</w:t>
      </w:r>
      <w:r>
        <w:rPr>
          <w:rFonts w:ascii="Times New Roman" w:cs="Times New Roman" w:hAnsi="Times New Roman"/>
          <w:sz w:val="28"/>
          <w:szCs w:val="28"/>
        </w:rPr>
        <w:t xml:space="preserve"> </w:t>
      </w:r>
      <w:r w:rsidRPr="F1907235">
        <w:rPr>
          <w:rFonts w:ascii="Times New Roman" w:cs="Times New Roman" w:hAnsi="Times New Roman"/>
          <w:sz w:val="28"/>
          <w:szCs w:val="28"/>
          <w:rPrChange w:id="4219" w:author="user pc" w:date="2022-03-15T10:14:00Z">
            <w:rPr>
              <w:rFonts w:ascii="Bell MT" w:hAnsi="Bell MT"/>
            </w:rPr>
          </w:rPrChange>
        </w:rPr>
        <w:t>hydrogen chloride?</w:t>
      </w:r>
    </w:p>
    <w:p>
      <w:pPr>
        <w:pStyle w:val="style157"/>
        <w:ind w:left="720"/>
        <w:rPr>
          <w:rFonts w:ascii="Times New Roman" w:cs="Times New Roman" w:hAnsi="Times New Roman"/>
          <w:sz w:val="28"/>
          <w:szCs w:val="28"/>
          <w:rPrChange w:id="4220" w:author="user pc" w:date="2022-03-15T10:14:00Z">
            <w:rPr>
              <w:rFonts w:ascii="Bell MT" w:hAnsi="Bell MT"/>
            </w:rPr>
          </w:rPrChange>
        </w:rPr>
      </w:pPr>
      <w:r w:rsidRPr="77B1CD4D">
        <w:rPr>
          <w:rFonts w:ascii="Times New Roman" w:cs="Times New Roman" w:hAnsi="Times New Roman"/>
          <w:b/>
          <w:sz w:val="28"/>
          <w:szCs w:val="28"/>
          <w:rPrChange w:id="4221" w:author="user pc" w:date="2022-03-15T10:14:00Z">
            <w:rPr>
              <w:rFonts w:ascii="Bell MT" w:hAnsi="Bell MT"/>
              <w:b/>
            </w:rPr>
          </w:rPrChange>
        </w:rPr>
        <w:t>Solution</w:t>
      </w:r>
    </w:p>
    <w:p>
      <w:pPr>
        <w:pStyle w:val="style157"/>
        <w:ind w:left="720"/>
        <w:rPr>
          <w:rFonts w:ascii="Times New Roman" w:cs="Times New Roman" w:eastAsia="宋体" w:hAnsi="Times New Roman"/>
          <w:sz w:val="28"/>
          <w:szCs w:val="28"/>
          <w:rPrChange w:id="4222" w:author="user pc" w:date="2022-03-15T10:14:00Z">
            <w:rPr>
              <w:rFonts w:ascii="Bell MT" w:eastAsia="宋体" w:hAnsi="Bell MT"/>
            </w:rPr>
          </w:rPrChange>
        </w:rPr>
      </w:pPr>
      <w:r w:rsidRPr="39189673">
        <w:rPr>
          <w:rFonts w:ascii="Times New Roman" w:cs="Times New Roman" w:hAnsi="Times New Roman"/>
          <w:sz w:val="28"/>
          <w:szCs w:val="28"/>
          <w:rPrChange w:id="4223" w:author="user pc" w:date="2022-03-15T10:14:00Z">
            <w:rPr>
              <w:rFonts w:ascii="Bell MT" w:hAnsi="Bell MT"/>
            </w:rPr>
          </w:rPrChange>
        </w:rPr>
        <w:t>The</w:t>
      </w:r>
      <w:r>
        <w:rPr>
          <w:rFonts w:ascii="Times New Roman" w:cs="Times New Roman" w:hAnsi="Times New Roman"/>
          <w:sz w:val="28"/>
          <w:szCs w:val="28"/>
        </w:rPr>
        <w:t xml:space="preserve"> </w:t>
      </w:r>
      <w:r w:rsidRPr="4D2F1354">
        <w:rPr>
          <w:rFonts w:ascii="Times New Roman" w:cs="Times New Roman" w:hAnsi="Times New Roman"/>
          <w:sz w:val="28"/>
          <w:szCs w:val="28"/>
          <w:rPrChange w:id="4224" w:author="user pc" w:date="2022-03-15T10:14:00Z">
            <w:rPr>
              <w:rFonts w:ascii="Bell MT" w:hAnsi="Bell MT"/>
            </w:rPr>
          </w:rPrChange>
        </w:rPr>
        <w:t>molar</w:t>
      </w:r>
      <w:r>
        <w:rPr>
          <w:rFonts w:ascii="Times New Roman" w:cs="Times New Roman" w:hAnsi="Times New Roman"/>
          <w:sz w:val="28"/>
          <w:szCs w:val="28"/>
        </w:rPr>
        <w:t xml:space="preserve"> </w:t>
      </w:r>
      <w:r w:rsidRPr="37EB67D2">
        <w:rPr>
          <w:rFonts w:ascii="Times New Roman" w:cs="Times New Roman" w:hAnsi="Times New Roman"/>
          <w:sz w:val="28"/>
          <w:szCs w:val="28"/>
          <w:rPrChange w:id="4225" w:author="user pc" w:date="2022-03-15T10:14:00Z">
            <w:rPr>
              <w:rFonts w:ascii="Bell MT" w:hAnsi="Bell MT"/>
            </w:rPr>
          </w:rPrChange>
        </w:rPr>
        <w:t>mass</w:t>
      </w:r>
      <w:r>
        <w:rPr>
          <w:rFonts w:ascii="Times New Roman" w:cs="Times New Roman" w:hAnsi="Times New Roman"/>
          <w:sz w:val="28"/>
          <w:szCs w:val="28"/>
        </w:rPr>
        <w:t xml:space="preserve"> </w:t>
      </w:r>
      <w:r w:rsidRPr="238A435C">
        <w:rPr>
          <w:rFonts w:ascii="Times New Roman" w:cs="Times New Roman" w:hAnsi="Times New Roman"/>
          <w:sz w:val="28"/>
          <w:szCs w:val="28"/>
          <w:rPrChange w:id="4226" w:author="user pc" w:date="2022-03-15T10:14:00Z">
            <w:rPr>
              <w:rFonts w:ascii="Bell MT" w:hAnsi="Bell MT"/>
            </w:rPr>
          </w:rPrChange>
        </w:rPr>
        <w:t>of HCl</w:t>
      </w:r>
      <w:r>
        <w:rPr>
          <w:rFonts w:ascii="Times New Roman" w:cs="Times New Roman" w:hAnsi="Times New Roman"/>
          <w:sz w:val="28"/>
          <w:szCs w:val="28"/>
        </w:rPr>
        <w:t xml:space="preserve"> </w:t>
      </w:r>
      <w:r w:rsidRPr="28DF657B">
        <w:rPr>
          <w:rFonts w:ascii="Times New Roman" w:cs="Times New Roman" w:hAnsi="Times New Roman"/>
          <w:sz w:val="28"/>
          <w:szCs w:val="28"/>
          <w:rPrChange w:id="4227" w:author="user pc" w:date="2022-03-15T10:14:00Z">
            <w:rPr>
              <w:rFonts w:ascii="Bell MT" w:hAnsi="Bell MT"/>
            </w:rPr>
          </w:rPrChange>
        </w:rPr>
        <w:t>=</w:t>
      </w:r>
      <w:r>
        <w:rPr>
          <w:rFonts w:ascii="Times New Roman" w:cs="Times New Roman" w:hAnsi="Times New Roman"/>
          <w:sz w:val="28"/>
          <w:szCs w:val="28"/>
        </w:rPr>
        <w:t xml:space="preserve"> </w:t>
      </w:r>
      <w:r w:rsidRPr="D9838CA7">
        <w:rPr>
          <w:rFonts w:ascii="Times New Roman" w:cs="Times New Roman" w:hAnsi="Times New Roman"/>
          <w:sz w:val="28"/>
          <w:szCs w:val="28"/>
          <w:rPrChange w:id="4228" w:author="user pc" w:date="2022-03-15T10:14:00Z">
            <w:rPr>
              <w:rFonts w:ascii="Bell MT" w:hAnsi="Bell MT"/>
            </w:rPr>
          </w:rPrChange>
        </w:rPr>
        <w:t>1+ 35.5 =</w:t>
      </w:r>
      <w:r>
        <w:rPr>
          <w:rFonts w:ascii="Times New Roman" w:cs="Times New Roman" w:hAnsi="Times New Roman"/>
          <w:sz w:val="28"/>
          <w:szCs w:val="28"/>
        </w:rPr>
        <w:t xml:space="preserve"> </w:t>
      </w:r>
      <w:r w:rsidRPr="ED06B68B">
        <w:rPr>
          <w:rFonts w:ascii="Times New Roman" w:cs="Times New Roman" w:hAnsi="Times New Roman"/>
          <w:sz w:val="28"/>
          <w:szCs w:val="28"/>
          <w:rPrChange w:id="4229" w:author="user pc" w:date="2022-03-15T10:14:00Z">
            <w:rPr>
              <w:rFonts w:ascii="Bell MT" w:hAnsi="Bell MT"/>
            </w:rPr>
          </w:rPrChange>
        </w:rPr>
        <w:t>36.5</w:t>
      </w:r>
      <m:oMath>
        <m:f>
          <m:fPr>
            <m:type m:val="lin"/>
            <m:ctrlPr>
              <w:rPr>
                <w:rFonts w:ascii="Cambria Math" w:cs="Times New Roman" w:hAnsi="Cambria Math"/>
                <w:i/>
                <w:sz w:val="28"/>
                <w:szCs w:val="28"/>
              </w:rPr>
            </m:ctrlPr>
          </m:fPr>
          <m:num>
            <m:r w:rsidRPr="2B39288F">
              <w:rPr>
                <w:rFonts w:ascii="Cambria Math" w:cs="Times New Roman" w:hAnsi="Cambria Math"/>
                <w:sz w:val="28"/>
                <w:szCs w:val="28"/>
                <w:rPrChange w:id="4230" w:author="user pc" w:date="2022-03-15T10:14:00Z">
                  <w:rPr>
                    <w:rFonts w:ascii="Cambria Math" w:hAnsi="Cambria Math"/>
                  </w:rPr>
                </w:rPrChange>
              </w:rPr>
              <m:t>g</m:t>
            </m:r>
          </m:num>
          <m:den>
            <m:r w:rsidRPr="20A7A8A2">
              <w:rPr>
                <w:rFonts w:ascii="Cambria Math" w:cs="Times New Roman" w:hAnsi="Cambria Math"/>
                <w:sz w:val="28"/>
                <w:szCs w:val="28"/>
                <w:rPrChange w:id="4231" w:author="user pc" w:date="2022-03-15T10:14:00Z">
                  <w:rPr>
                    <w:rFonts w:ascii="Cambria Math" w:hAnsi="Cambria Math"/>
                  </w:rPr>
                </w:rPrChange>
              </w:rPr>
              <m:t>mol</m:t>
            </m:r>
          </m:den>
        </m:f>
      </m:oMath>
      <w:r w:rsidRPr="074BA70E">
        <w:rPr>
          <w:rFonts w:ascii="Times New Roman" w:cs="Times New Roman" w:eastAsia="宋体" w:hAnsi="Times New Roman"/>
          <w:sz w:val="28"/>
          <w:szCs w:val="28"/>
          <w:rPrChange w:id="4232" w:author="user pc" w:date="2022-03-15T10:14:00Z">
            <w:rPr>
              <w:rFonts w:ascii="Bell MT" w:eastAsia="宋体" w:hAnsi="Bell MT"/>
            </w:rPr>
          </w:rPrChange>
        </w:rPr>
        <w:t>. (</w:t>
      </w:r>
      <w:r w:rsidRPr="4529023A">
        <w:rPr>
          <w:rFonts w:ascii="Times New Roman" w:cs="Times New Roman" w:eastAsia="宋体" w:hAnsi="Times New Roman"/>
          <w:i/>
          <w:sz w:val="28"/>
          <w:szCs w:val="28"/>
          <w:rPrChange w:id="4233" w:author="user pc" w:date="2022-03-15T10:14:00Z">
            <w:rPr>
              <w:rFonts w:ascii="Bell MT" w:eastAsia="宋体" w:hAnsi="Bell MT"/>
              <w:i/>
            </w:rPr>
          </w:rPrChange>
        </w:rPr>
        <w:t>Molar mass of</w:t>
      </w:r>
      <w:r>
        <w:rPr>
          <w:rFonts w:ascii="Times New Roman" w:cs="Times New Roman" w:eastAsia="宋体" w:hAnsi="Times New Roman"/>
          <w:i/>
          <w:sz w:val="28"/>
          <w:szCs w:val="28"/>
        </w:rPr>
        <w:t xml:space="preserve"> </w:t>
      </w:r>
      <w:r w:rsidRPr="D088C494">
        <w:rPr>
          <w:rFonts w:ascii="Times New Roman" w:cs="Times New Roman" w:eastAsia="宋体" w:hAnsi="Times New Roman"/>
          <w:i/>
          <w:sz w:val="28"/>
          <w:szCs w:val="28"/>
          <w:rPrChange w:id="4234" w:author="user pc" w:date="2022-03-15T10:14:00Z">
            <w:rPr>
              <w:rFonts w:ascii="Bell MT" w:eastAsia="宋体" w:hAnsi="Bell MT"/>
              <w:i/>
            </w:rPr>
          </w:rPrChange>
        </w:rPr>
        <w:t>HCl</w:t>
      </w:r>
      <m:oMath>
        <m:r w:rsidRPr="51632FA6">
          <w:rPr>
            <w:rFonts w:ascii="Cambria Math" w:cs="Times New Roman" w:eastAsia="宋体" w:hAnsi="Cambria Math"/>
            <w:sz w:val="28"/>
            <w:szCs w:val="28"/>
            <w:rPrChange w:id="4235" w:author="user pc" w:date="2022-03-15T10:14:00Z">
              <w:rPr>
                <w:rFonts w:ascii="Cambria Math" w:eastAsia="宋体" w:hAnsi="Cambria Math"/>
              </w:rPr>
            </w:rPrChange>
          </w:rPr>
          <m:t xml:space="preserve"> ≡ </m:t>
        </m:r>
        <m:r w:rsidRPr="7B139620">
          <w:rPr>
            <w:rFonts w:ascii="Cambria Math" w:cs="Times New Roman" w:hAnsi="Cambria Math"/>
            <w:sz w:val="28"/>
            <w:szCs w:val="28"/>
            <w:rPrChange w:id="4236" w:author="user pc" w:date="2022-03-15T10:14:00Z">
              <w:rPr>
                <w:rFonts w:ascii="Cambria Math" w:hAnsi="Cambria Math"/>
              </w:rPr>
            </w:rPrChange>
          </w:rPr>
          <m:t>6.02×</m:t>
        </m:r>
        <m:sSup>
          <m:sSupPr>
            <m:ctrlPr>
              <w:rPr>
                <w:rFonts w:ascii="Cambria Math" w:cs="Times New Roman" w:hAnsi="Cambria Math"/>
                <w:i/>
                <w:sz w:val="28"/>
                <w:szCs w:val="28"/>
              </w:rPr>
            </m:ctrlPr>
          </m:sSupPr>
          <m:e>
            <m:r w:rsidRPr="33B98FBD">
              <w:rPr>
                <w:rFonts w:ascii="Cambria Math" w:cs="Times New Roman" w:hAnsi="Cambria Math"/>
                <w:sz w:val="28"/>
                <w:szCs w:val="28"/>
                <w:rPrChange w:id="4237" w:author="user pc" w:date="2022-03-15T10:14:00Z">
                  <w:rPr>
                    <w:rFonts w:ascii="Cambria Math" w:hAnsi="Cambria Math"/>
                  </w:rPr>
                </w:rPrChange>
              </w:rPr>
              <m:t>10</m:t>
            </m:r>
          </m:e>
          <m:sup>
            <m:r w:rsidRPr="A1B3A004">
              <w:rPr>
                <w:rFonts w:ascii="Cambria Math" w:cs="Times New Roman" w:hAnsi="Cambria Math"/>
                <w:sz w:val="28"/>
                <w:szCs w:val="28"/>
                <w:rPrChange w:id="4238" w:author="user pc" w:date="2022-03-15T10:14:00Z">
                  <w:rPr>
                    <w:rFonts w:ascii="Cambria Math" w:hAnsi="Cambria Math"/>
                  </w:rPr>
                </w:rPrChange>
              </w:rPr>
              <m:t>23</m:t>
            </m:r>
          </m:sup>
        </m:sSup>
        <m:r w:rsidRPr="D565806F">
          <w:rPr>
            <w:rFonts w:ascii="Cambria Math" w:cs="Times New Roman" w:hAnsi="Cambria Math"/>
            <w:sz w:val="28"/>
            <w:szCs w:val="28"/>
            <w:rPrChange w:id="4239" w:author="user pc" w:date="2022-03-15T10:14:00Z">
              <w:rPr>
                <w:rFonts w:ascii="Cambria Math" w:hAnsi="Cambria Math"/>
              </w:rPr>
            </w:rPrChange>
          </w:rPr>
          <m:t>molecules</m:t>
        </m:r>
      </m:oMath>
      <w:r>
        <w:rPr>
          <w:rFonts w:ascii="Times New Roman" w:cs="Times New Roman" w:eastAsia="宋体" w:hAnsi="Times New Roman"/>
          <w:i/>
          <w:sz w:val="28"/>
          <w:szCs w:val="28"/>
        </w:rPr>
        <w:t>)</w:t>
      </w:r>
    </w:p>
    <w:p>
      <w:pPr>
        <w:pStyle w:val="style157"/>
        <w:ind w:left="720"/>
        <w:rPr>
          <w:rFonts w:ascii="Times New Roman" w:cs="Times New Roman" w:hAnsi="Times New Roman"/>
          <w:sz w:val="28"/>
          <w:szCs w:val="28"/>
        </w:rPr>
      </w:pPr>
      <w:r w:rsidRPr="BBA4C5F6">
        <w:rPr>
          <w:rFonts w:ascii="Times New Roman" w:cs="Times New Roman" w:eastAsia="宋体" w:hAnsi="Times New Roman"/>
          <w:sz w:val="28"/>
          <w:szCs w:val="28"/>
          <w:rPrChange w:id="4240" w:author="user pc" w:date="2022-03-15T10:14:00Z">
            <w:rPr>
              <w:rFonts w:ascii="Bell MT" w:eastAsia="宋体" w:hAnsi="Bell MT"/>
            </w:rPr>
          </w:rPrChange>
        </w:rPr>
        <w:t>36.5g HCl</w:t>
      </w:r>
      <w:r>
        <w:rPr>
          <w:rFonts w:ascii="Times New Roman" w:cs="Times New Roman" w:eastAsia="宋体" w:hAnsi="Times New Roman"/>
          <w:sz w:val="28"/>
          <w:szCs w:val="28"/>
        </w:rPr>
        <w:t xml:space="preserve">  </w:t>
      </w:r>
      <w:r w:rsidRPr="4C88B8EA">
        <w:rPr>
          <w:rFonts w:ascii="Times New Roman" w:cs="Times New Roman" w:eastAsia="宋体" w:hAnsi="Times New Roman"/>
          <w:sz w:val="28"/>
          <w:szCs w:val="28"/>
          <w:rPrChange w:id="4241" w:author="user pc" w:date="2022-03-15T10:14:00Z">
            <w:rPr>
              <w:rFonts w:ascii="Bell MT" w:eastAsia="宋体" w:hAnsi="Bell MT"/>
            </w:rPr>
          </w:rPrChange>
        </w:rPr>
        <w:t>=</w:t>
      </w:r>
      <m:oMath>
        <m:r>
          <w:rPr>
            <w:rFonts w:ascii="Cambria Math" w:cs="Times New Roman" w:eastAsia="宋体" w:hAnsi="Cambria Math"/>
            <w:sz w:val="28"/>
            <w:szCs w:val="28"/>
          </w:rPr>
          <m:t xml:space="preserve"> </m:t>
        </m:r>
        <m:r w:rsidRPr="221D8761">
          <w:rPr>
            <w:rFonts w:ascii="Cambria Math" w:cs="Times New Roman" w:hAnsi="Cambria Math"/>
            <w:sz w:val="28"/>
            <w:szCs w:val="28"/>
            <w:rPrChange w:id="4242" w:author="user pc" w:date="2022-03-15T10:14:00Z">
              <w:rPr>
                <w:rFonts w:ascii="Cambria Math" w:hAnsi="Cambria Math"/>
              </w:rPr>
            </w:rPrChange>
          </w:rPr>
          <m:t>6.02×</m:t>
        </m:r>
        <m:sSup>
          <m:sSupPr>
            <m:ctrlPr>
              <w:rPr>
                <w:rFonts w:ascii="Cambria Math" w:cs="Times New Roman" w:hAnsi="Cambria Math"/>
                <w:i/>
                <w:sz w:val="28"/>
                <w:szCs w:val="28"/>
              </w:rPr>
            </m:ctrlPr>
          </m:sSupPr>
          <m:e>
            <m:r w:rsidRPr="F9E54DF7">
              <w:rPr>
                <w:rFonts w:ascii="Cambria Math" w:cs="Times New Roman" w:hAnsi="Cambria Math"/>
                <w:sz w:val="28"/>
                <w:szCs w:val="28"/>
                <w:rPrChange w:id="4243" w:author="user pc" w:date="2022-03-15T10:14:00Z">
                  <w:rPr>
                    <w:rFonts w:ascii="Cambria Math" w:hAnsi="Cambria Math"/>
                  </w:rPr>
                </w:rPrChange>
              </w:rPr>
              <m:t>10</m:t>
            </m:r>
          </m:e>
          <m:sup>
            <m:r w:rsidRPr="0FF4B90F">
              <w:rPr>
                <w:rFonts w:ascii="Cambria Math" w:cs="Times New Roman" w:hAnsi="Cambria Math"/>
                <w:sz w:val="28"/>
                <w:szCs w:val="28"/>
                <w:rPrChange w:id="4244" w:author="user pc" w:date="2022-03-15T10:14:00Z">
                  <w:rPr>
                    <w:rFonts w:ascii="Cambria Math" w:hAnsi="Cambria Math"/>
                  </w:rPr>
                </w:rPrChange>
              </w:rPr>
              <m:t>23</m:t>
            </m:r>
          </m:sup>
        </m:sSup>
        <m:r w:rsidRPr="240F3EA2">
          <w:rPr>
            <w:rFonts w:ascii="Cambria Math" w:cs="Times New Roman" w:hAnsi="Cambria Math"/>
            <w:sz w:val="28"/>
            <w:szCs w:val="28"/>
            <w:rPrChange w:id="4245" w:author="user pc" w:date="2022-03-15T10:14:00Z">
              <w:rPr>
                <w:rFonts w:ascii="Cambria Math" w:hAnsi="Cambria Math"/>
              </w:rPr>
            </w:rPrChange>
          </w:rPr>
          <m:t>molecules</m:t>
        </m:r>
        <m:r>
          <w:rPr>
            <w:rFonts w:ascii="Cambria Math" w:cs="Times New Roman" w:hAnsi="Cambria Math"/>
            <w:sz w:val="28"/>
            <w:szCs w:val="28"/>
          </w:rPr>
          <m:t xml:space="preserve"> </m:t>
        </m:r>
      </m:oMath>
      <w:r>
        <w:rPr>
          <w:rFonts w:ascii="Times New Roman" w:cs="Times New Roman" w:eastAsia="宋体" w:hAnsi="Times New Roman"/>
          <w:sz w:val="28"/>
          <w:szCs w:val="28"/>
        </w:rPr>
        <w:t xml:space="preserve"> </w:t>
      </w:r>
    </w:p>
    <w:p>
      <w:pPr>
        <w:pStyle w:val="style157"/>
        <w:ind w:left="720"/>
        <w:rPr>
          <w:rFonts w:ascii="Times New Roman" w:cs="Times New Roman" w:eastAsia="宋体" w:hAnsi="Times New Roman"/>
          <w:sz w:val="28"/>
          <w:szCs w:val="28"/>
          <w:rPrChange w:id="4246" w:author="user pc" w:date="2022-03-15T10:14:00Z">
            <w:rPr>
              <w:rFonts w:ascii="Bell MT" w:eastAsia="宋体" w:hAnsi="Bell MT"/>
            </w:rPr>
          </w:rPrChange>
        </w:rPr>
      </w:pPr>
      <w:r w:rsidRPr="09A9EA85">
        <w:rPr>
          <w:rFonts w:ascii="Times New Roman" w:cs="Times New Roman" w:eastAsia="宋体" w:hAnsi="Times New Roman"/>
          <w:sz w:val="28"/>
          <w:szCs w:val="28"/>
          <w:rPrChange w:id="4247" w:author="user pc" w:date="2022-03-15T10:14:00Z">
            <w:rPr>
              <w:rFonts w:ascii="Bell MT" w:eastAsia="宋体" w:hAnsi="Bell MT"/>
            </w:rPr>
          </w:rPrChange>
        </w:rPr>
        <w:t>3.46g</w:t>
      </w:r>
      <w:r>
        <w:rPr>
          <w:rFonts w:ascii="Times New Roman" w:cs="Times New Roman" w:eastAsia="宋体" w:hAnsi="Times New Roman"/>
          <w:sz w:val="28"/>
          <w:szCs w:val="28"/>
        </w:rPr>
        <w:t xml:space="preserve"> </w:t>
      </w:r>
      <w:r w:rsidRPr="FF896073">
        <w:rPr>
          <w:rFonts w:ascii="Times New Roman" w:cs="Times New Roman" w:eastAsia="宋体" w:hAnsi="Times New Roman"/>
          <w:sz w:val="28"/>
          <w:szCs w:val="28"/>
          <w:rPrChange w:id="4248" w:author="user pc" w:date="2022-03-15T10:14:00Z">
            <w:rPr>
              <w:rFonts w:ascii="Bell MT" w:eastAsia="宋体" w:hAnsi="Bell MT"/>
            </w:rPr>
          </w:rPrChange>
        </w:rPr>
        <w:t xml:space="preserve">HCl </w:t>
      </w:r>
      <w:r>
        <w:rPr>
          <w:rFonts w:ascii="Times New Roman" w:cs="Times New Roman" w:eastAsia="宋体" w:hAnsi="Times New Roman"/>
          <w:sz w:val="28"/>
          <w:szCs w:val="28"/>
        </w:rPr>
        <w:t xml:space="preserve">   </w:t>
      </w:r>
      <w:r w:rsidRPr="9A882820">
        <w:rPr>
          <w:rFonts w:ascii="Times New Roman" w:cs="Times New Roman" w:eastAsia="宋体" w:hAnsi="Times New Roman"/>
          <w:sz w:val="28"/>
          <w:szCs w:val="28"/>
          <w:rPrChange w:id="4249" w:author="user pc" w:date="2022-03-15T10:14:00Z">
            <w:rPr>
              <w:rFonts w:ascii="Bell MT" w:eastAsia="宋体" w:hAnsi="Bell MT"/>
            </w:rPr>
          </w:rPrChange>
        </w:rPr>
        <w:t>=?</w:t>
      </w:r>
    </w:p>
    <w:p>
      <w:pPr>
        <w:pStyle w:val="style157"/>
        <w:ind w:left="720"/>
        <w:rPr>
          <w:rFonts w:ascii="Times New Roman" w:cs="Times New Roman" w:eastAsia="宋体" w:hAnsi="Times New Roman"/>
          <w:sz w:val="28"/>
          <w:szCs w:val="28"/>
        </w:rPr>
      </w:pPr>
      <w:r w:rsidRPr="5FD922E6">
        <w:rPr>
          <w:rFonts w:ascii="Times New Roman" w:cs="Times New Roman" w:eastAsia="宋体" w:hAnsi="Times New Roman"/>
          <w:sz w:val="28"/>
          <w:szCs w:val="28"/>
          <w:rPrChange w:id="4250" w:author="user pc" w:date="2022-03-15T10:14:00Z">
            <w:rPr>
              <w:rFonts w:ascii="Bell MT" w:eastAsia="宋体" w:hAnsi="Bell MT"/>
            </w:rPr>
          </w:rPrChange>
        </w:rPr>
        <w:t>Cross</w:t>
      </w:r>
      <w:r>
        <w:rPr>
          <w:rFonts w:ascii="Times New Roman" w:cs="Times New Roman" w:eastAsia="宋体" w:hAnsi="Times New Roman"/>
          <w:sz w:val="28"/>
          <w:szCs w:val="28"/>
        </w:rPr>
        <w:t xml:space="preserve"> </w:t>
      </w:r>
      <w:r w:rsidRPr="ECE12920">
        <w:rPr>
          <w:rFonts w:ascii="Times New Roman" w:cs="Times New Roman" w:eastAsia="宋体" w:hAnsi="Times New Roman"/>
          <w:sz w:val="28"/>
          <w:szCs w:val="28"/>
          <w:rPrChange w:id="4251" w:author="user pc" w:date="2022-03-15T10:14:00Z">
            <w:rPr>
              <w:rFonts w:ascii="Bell MT" w:eastAsia="宋体" w:hAnsi="Bell MT"/>
            </w:rPr>
          </w:rPrChange>
        </w:rPr>
        <w:t>multiplying, we</w:t>
      </w:r>
      <w:r>
        <w:rPr>
          <w:rFonts w:ascii="Times New Roman" w:cs="Times New Roman" w:eastAsia="宋体" w:hAnsi="Times New Roman"/>
          <w:sz w:val="28"/>
          <w:szCs w:val="28"/>
        </w:rPr>
        <w:t xml:space="preserve"> </w:t>
      </w:r>
      <w:r w:rsidRPr="F808521A">
        <w:rPr>
          <w:rFonts w:ascii="Times New Roman" w:cs="Times New Roman" w:eastAsia="宋体" w:hAnsi="Times New Roman"/>
          <w:sz w:val="28"/>
          <w:szCs w:val="28"/>
          <w:rPrChange w:id="4252" w:author="user pc" w:date="2022-03-15T10:14:00Z">
            <w:rPr>
              <w:rFonts w:ascii="Bell MT" w:eastAsia="宋体" w:hAnsi="Bell MT"/>
            </w:rPr>
          </w:rPrChange>
        </w:rPr>
        <w:t>get;</w:t>
      </w:r>
    </w:p>
    <w:p>
      <w:pPr>
        <w:pStyle w:val="style157"/>
        <w:ind w:left="720"/>
        <w:rPr>
          <w:rFonts w:ascii="Times New Roman" w:cs="Times New Roman" w:eastAsia="宋体" w:hAnsi="Times New Roman"/>
          <w:sz w:val="28"/>
          <w:szCs w:val="28"/>
          <w:rPrChange w:id="4253" w:author="user pc" w:date="2022-03-15T10:14:00Z">
            <w:rPr>
              <w:rFonts w:ascii="Bell MT" w:eastAsia="宋体" w:hAnsi="Bell MT"/>
            </w:rPr>
          </w:rPrChange>
        </w:rPr>
      </w:pPr>
    </w:p>
    <w:p>
      <w:pPr>
        <w:pStyle w:val="style157"/>
        <w:ind w:left="720"/>
        <w:rPr>
          <w:rFonts w:ascii="Times New Roman" w:cs="Times New Roman" w:hAnsi="Times New Roman"/>
          <w:sz w:val="28"/>
          <w:szCs w:val="28"/>
        </w:rPr>
      </w:pP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shape id="1131" type="#_x0000_t32" filled="f" style="position:absolute;margin-left:92.55pt;margin-top:12.05pt;width:14.85pt;height:11.6pt;z-index:13;mso-position-horizontal-relative:text;mso-position-vertical-relative:text;mso-width-relative:page;mso-height-relative:page;mso-wrap-distance-left:0.0pt;mso-wrap-distance-right:0.0pt;visibility:visible;flip:y;">
            <v:fill rotate="true"/>
            <v:path o:connecttype="none" fillok="f" arrowok="t"/>
          </v:shap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shape id="1133" type="#_x0000_t32" filled="f" style="position:absolute;margin-left:49.85pt;margin-top:0.45pt;width:14.85pt;height:11.6pt;z-index:12;mso-position-horizontal-relative:text;mso-position-vertical-relative:text;mso-width-relative:page;mso-height-relative:page;mso-wrap-distance-left:0.0pt;mso-wrap-distance-right:0.0pt;visibility:visible;flip:y;">
            <v:fill rotate="true"/>
            <v:path o:connecttype="none" fillok="f" arrowok="t"/>
          </v:shape>
        </w:pict>
      </w:r>
      <w:r>
        <w:rPr>
          <w:rFonts w:ascii="Times New Roman" w:cs="Times New Roman" w:hAnsi="Times New Roman"/>
          <w:sz w:val="28"/>
          <w:szCs w:val="28"/>
        </w:rPr>
      </w:r>
      <w:r>
        <w:rPr>
          <w:rFonts w:ascii="Times New Roman" w:cs="Times New Roman" w:hAnsi="Times New Roman"/>
          <w:sz w:val="28"/>
          <w:szCs w:val="28"/>
        </w:rPr>
      </w:r>
      <m:oMath>
        <m:f>
          <m:fPr>
            <m:ctrlPr>
              <w:rPr>
                <w:rFonts w:ascii="Cambria Math" w:cs="Times New Roman" w:eastAsia="宋体" w:hAnsi="Cambria Math"/>
                <w:i/>
                <w:sz w:val="28"/>
                <w:szCs w:val="28"/>
              </w:rPr>
            </m:ctrlPr>
          </m:fPr>
          <m:num>
            <m:r w:rsidRPr="5F1E3B96">
              <w:rPr>
                <w:rFonts w:ascii="Cambria Math" w:cs="Times New Roman" w:eastAsia="宋体" w:hAnsi="Cambria Math"/>
                <w:sz w:val="28"/>
                <w:szCs w:val="28"/>
                <w:rPrChange w:id="4254" w:author="user pc" w:date="2022-03-15T10:14:00Z">
                  <w:rPr>
                    <w:rFonts w:ascii="Cambria Math" w:eastAsia="宋体" w:hAnsi="Cambria Math"/>
                  </w:rPr>
                </w:rPrChange>
              </w:rPr>
              <m:t>3.46g HCl ×6.02</m:t>
            </m:r>
            <m:sSup>
              <m:sSupPr>
                <m:ctrlPr>
                  <w:rPr>
                    <w:rFonts w:ascii="Cambria Math" w:cs="Times New Roman" w:eastAsia="宋体" w:hAnsi="Cambria Math"/>
                    <w:i/>
                    <w:sz w:val="28"/>
                    <w:szCs w:val="28"/>
                  </w:rPr>
                </m:ctrlPr>
              </m:sSupPr>
              <m:e>
                <m:r w:rsidRPr="D0ED6243">
                  <w:rPr>
                    <w:rFonts w:ascii="Cambria Math" w:cs="Times New Roman" w:eastAsia="宋体" w:hAnsi="Cambria Math"/>
                    <w:sz w:val="28"/>
                    <w:szCs w:val="28"/>
                    <w:rPrChange w:id="4255" w:author="user pc" w:date="2022-03-15T10:14:00Z">
                      <w:rPr>
                        <w:rFonts w:ascii="Cambria Math" w:eastAsia="宋体" w:hAnsi="Cambria Math"/>
                      </w:rPr>
                    </w:rPrChange>
                  </w:rPr>
                  <m:t>×10</m:t>
                </m:r>
              </m:e>
              <m:sup>
                <m:r w:rsidRPr="4618818D">
                  <w:rPr>
                    <w:rFonts w:ascii="Cambria Math" w:cs="Times New Roman" w:eastAsia="宋体" w:hAnsi="Cambria Math"/>
                    <w:sz w:val="28"/>
                    <w:szCs w:val="28"/>
                    <w:rPrChange w:id="4256" w:author="user pc" w:date="2022-03-15T10:14:00Z">
                      <w:rPr>
                        <w:rFonts w:ascii="Cambria Math" w:eastAsia="宋体" w:hAnsi="Cambria Math"/>
                      </w:rPr>
                    </w:rPrChange>
                  </w:rPr>
                  <m:t>23</m:t>
                </m:r>
              </m:sup>
            </m:sSup>
            <m:r w:rsidRPr="AC5F9BEA">
              <w:rPr>
                <w:rFonts w:ascii="Cambria Math" w:cs="Times New Roman" w:eastAsia="宋体" w:hAnsi="Cambria Math"/>
                <w:sz w:val="28"/>
                <w:szCs w:val="28"/>
                <w:rPrChange w:id="4257" w:author="user pc" w:date="2022-03-15T10:14:00Z">
                  <w:rPr>
                    <w:rFonts w:ascii="Cambria Math" w:eastAsia="宋体" w:hAnsi="Cambria Math"/>
                  </w:rPr>
                </w:rPrChange>
              </w:rPr>
              <m:t>molecules</m:t>
            </m:r>
          </m:num>
          <m:den>
            <m:r w:rsidRPr="3A31838B">
              <w:rPr>
                <w:rFonts w:ascii="Cambria Math" w:cs="Times New Roman" w:eastAsia="宋体" w:hAnsi="Cambria Math"/>
                <w:sz w:val="28"/>
                <w:szCs w:val="28"/>
                <w:rPrChange w:id="4258" w:author="user pc" w:date="2022-03-15T10:14:00Z">
                  <w:rPr>
                    <w:rFonts w:ascii="Cambria Math" w:eastAsia="宋体" w:hAnsi="Cambria Math"/>
                  </w:rPr>
                </w:rPrChange>
              </w:rPr>
              <m:t>36.5g HCl</m:t>
            </m:r>
          </m:den>
        </m:f>
      </m:oMath>
    </w:p>
    <w:p>
      <w:pPr>
        <w:pStyle w:val="style157"/>
        <w:ind w:left="720"/>
        <w:rPr>
          <w:rFonts w:ascii="Times New Roman" w:cs="Times New Roman" w:hAnsi="Times New Roman"/>
          <w:sz w:val="28"/>
          <w:szCs w:val="28"/>
        </w:rPr>
      </w:pPr>
    </w:p>
    <w:p>
      <w:pPr>
        <w:pStyle w:val="style157"/>
        <w:ind w:left="720"/>
        <w:rPr>
          <w:rFonts w:ascii="Times New Roman" w:cs="Times New Roman" w:hAnsi="Times New Roman"/>
          <w:sz w:val="28"/>
          <w:szCs w:val="28"/>
        </w:rPr>
      </w:pPr>
      <m:oMathPara>
        <m:oMathParaPr>
          <m:jc m:val="left"/>
        </m:oMathParaPr>
        <m:oMath>
          <m:r w:rsidRPr="3BC28FCC">
            <w:rPr>
              <w:rFonts w:ascii="Cambria Math" w:cs="Times New Roman" w:eastAsia="宋体" w:hAnsi="Cambria Math"/>
              <w:sz w:val="28"/>
              <w:szCs w:val="28"/>
              <w:rPrChange w:id="4259" w:author="user pc" w:date="2022-03-15T10:14:00Z">
                <w:rPr>
                  <w:rFonts w:ascii="Cambria Math" w:eastAsia="宋体" w:hAnsi="Cambria Math"/>
                </w:rPr>
              </w:rPrChange>
            </w:rPr>
            <m:t xml:space="preserve">5.71 </m:t>
          </m:r>
          <m:sSup>
            <m:sSupPr>
              <m:ctrlPr>
                <w:rPr>
                  <w:rFonts w:ascii="Cambria Math" w:cs="Times New Roman" w:eastAsia="宋体" w:hAnsi="Cambria Math"/>
                  <w:i/>
                  <w:sz w:val="28"/>
                  <w:szCs w:val="28"/>
                </w:rPr>
              </m:ctrlPr>
            </m:sSupPr>
            <m:e>
              <m:r w:rsidRPr="58145ECD">
                <w:rPr>
                  <w:rFonts w:ascii="Cambria Math" w:cs="Times New Roman" w:eastAsia="宋体" w:hAnsi="Cambria Math"/>
                  <w:sz w:val="28"/>
                  <w:szCs w:val="28"/>
                  <w:rPrChange w:id="4260" w:author="user pc" w:date="2022-03-15T10:14:00Z">
                    <w:rPr>
                      <w:rFonts w:ascii="Cambria Math" w:eastAsia="宋体" w:hAnsi="Cambria Math"/>
                    </w:rPr>
                  </w:rPrChange>
                </w:rPr>
                <m:t>×10</m:t>
              </m:r>
            </m:e>
            <m:sup>
              <m:r w:rsidRPr="D57C77F5">
                <w:rPr>
                  <w:rFonts w:ascii="Cambria Math" w:cs="Times New Roman" w:eastAsia="宋体" w:hAnsi="Cambria Math"/>
                  <w:sz w:val="28"/>
                  <w:szCs w:val="28"/>
                  <w:rPrChange w:id="4261" w:author="user pc" w:date="2022-03-15T10:14:00Z">
                    <w:rPr>
                      <w:rFonts w:ascii="Cambria Math" w:eastAsia="宋体" w:hAnsi="Cambria Math"/>
                    </w:rPr>
                  </w:rPrChange>
                </w:rPr>
                <m:t>22</m:t>
              </m:r>
            </m:sup>
          </m:sSup>
          <m:r>
            <w:rPr>
              <w:rFonts w:ascii="Cambria Math" w:cs="Times New Roman" w:eastAsia="宋体" w:hAnsi="Cambria Math"/>
              <w:sz w:val="28"/>
              <w:szCs w:val="28"/>
            </w:rPr>
            <m:t xml:space="preserve"> </m:t>
          </m:r>
          <m:r w:rsidRPr="28D069A1">
            <w:rPr>
              <w:rFonts w:ascii="Cambria Math" w:cs="Times New Roman" w:eastAsia="宋体" w:hAnsi="Cambria Math"/>
              <w:sz w:val="28"/>
              <w:szCs w:val="28"/>
              <w:rPrChange w:id="4262" w:author="user pc" w:date="2022-03-15T10:14:00Z">
                <w:rPr>
                  <w:rFonts w:ascii="Cambria Math" w:eastAsia="宋体" w:hAnsi="Cambria Math"/>
                </w:rPr>
              </w:rPrChange>
            </w:rPr>
            <m:t>molecules</m:t>
          </m:r>
          <m:r>
            <w:rPr>
              <w:rFonts w:ascii="Cambria Math" w:cs="Times New Roman" w:eastAsia="宋体" w:hAnsi="Cambria Math"/>
              <w:sz w:val="28"/>
              <w:szCs w:val="28"/>
            </w:rPr>
            <m:t xml:space="preserve"> </m:t>
          </m:r>
          <m:r w:rsidRPr="1C64B43A">
            <w:rPr>
              <w:rFonts w:ascii="Cambria Math" w:cs="Times New Roman" w:eastAsia="宋体" w:hAnsi="Cambria Math"/>
              <w:sz w:val="28"/>
              <w:szCs w:val="28"/>
              <w:rPrChange w:id="4263"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90847F74">
            <w:rPr>
              <w:rFonts w:ascii="Cambria Math" w:cs="Times New Roman" w:eastAsia="宋体" w:hAnsi="Cambria Math"/>
              <w:sz w:val="28"/>
              <w:szCs w:val="28"/>
              <w:rPrChange w:id="4264" w:author="user pc" w:date="2022-03-15T10:14:00Z">
                <w:rPr>
                  <w:rFonts w:ascii="Cambria Math" w:eastAsia="宋体" w:hAnsi="Cambria Math"/>
                </w:rPr>
              </w:rPrChange>
            </w:rPr>
            <m:t>HCl</m:t>
          </m:r>
        </m:oMath>
      </m:oMathPara>
    </w:p>
    <w:p>
      <w:pPr>
        <w:pStyle w:val="style157"/>
        <w:ind w:left="720"/>
        <w:rPr>
          <w:rFonts w:ascii="Times New Roman" w:cs="Times New Roman" w:eastAsia="宋体" w:hAnsi="Times New Roman"/>
          <w:sz w:val="28"/>
          <w:szCs w:val="28"/>
          <w:rPrChange w:id="4265" w:author="user pc" w:date="2022-03-15T10:14:00Z">
            <w:rPr>
              <w:rFonts w:ascii="Bell MT" w:eastAsia="宋体" w:hAnsi="Bell MT"/>
            </w:rPr>
          </w:rPrChange>
        </w:rPr>
      </w:pPr>
    </w:p>
    <w:p>
      <w:pPr>
        <w:pStyle w:val="style157"/>
        <w:ind w:left="720"/>
        <w:rPr>
          <w:rFonts w:ascii="Times New Roman" w:cs="Times New Roman" w:eastAsia="宋体" w:hAnsi="Times New Roman"/>
          <w:b/>
          <w:i/>
          <w:sz w:val="28"/>
          <w:szCs w:val="28"/>
          <w:rPrChange w:id="4266" w:author="user pc" w:date="2022-03-15T10:14:00Z">
            <w:rPr>
              <w:rFonts w:ascii="Bell MT" w:eastAsia="宋体" w:hAnsi="Bell MT"/>
              <w:b/>
              <w:i/>
            </w:rPr>
          </w:rPrChange>
        </w:rPr>
      </w:pPr>
      <w:r w:rsidRPr="B4890117">
        <w:rPr>
          <w:rFonts w:ascii="Times New Roman" w:cs="Times New Roman" w:eastAsia="宋体" w:hAnsi="Times New Roman"/>
          <w:b/>
          <w:i/>
          <w:sz w:val="28"/>
          <w:szCs w:val="28"/>
          <w:rPrChange w:id="4267" w:author="user pc" w:date="2022-03-15T10:14:00Z">
            <w:rPr>
              <w:rFonts w:ascii="Bell MT" w:eastAsia="宋体" w:hAnsi="Bell MT"/>
              <w:b/>
              <w:i/>
            </w:rPr>
          </w:rPrChange>
        </w:rPr>
        <w:t>Check</w:t>
      </w:r>
      <w:r>
        <w:rPr>
          <w:rFonts w:ascii="Times New Roman" w:cs="Times New Roman" w:eastAsia="宋体" w:hAnsi="Times New Roman"/>
          <w:b/>
          <w:i/>
          <w:sz w:val="28"/>
          <w:szCs w:val="28"/>
        </w:rPr>
        <w:t xml:space="preserve"> </w:t>
      </w:r>
      <w:r w:rsidRPr="9339361A">
        <w:rPr>
          <w:rFonts w:ascii="Times New Roman" w:cs="Times New Roman" w:eastAsia="宋体" w:hAnsi="Times New Roman"/>
          <w:b/>
          <w:i/>
          <w:sz w:val="28"/>
          <w:szCs w:val="28"/>
          <w:rPrChange w:id="4268" w:author="user pc" w:date="2022-03-15T10:14:00Z">
            <w:rPr>
              <w:rFonts w:ascii="Bell MT" w:eastAsia="宋体" w:hAnsi="Bell MT"/>
              <w:b/>
              <w:i/>
            </w:rPr>
          </w:rPrChange>
        </w:rPr>
        <w:t>your progress</w:t>
      </w:r>
    </w:p>
    <w:p>
      <w:pPr>
        <w:pStyle w:val="style157"/>
        <w:ind w:left="720"/>
        <w:rPr>
          <w:rFonts w:ascii="Times New Roman" w:cs="Times New Roman" w:eastAsia="宋体" w:hAnsi="Times New Roman"/>
          <w:b/>
          <w:color w:val="1f497d"/>
          <w:sz w:val="28"/>
          <w:szCs w:val="28"/>
          <w:u w:val="single"/>
          <w:rPrChange w:id="4269" w:author="user pc" w:date="2022-03-17T13:32:00Z">
            <w:rPr>
              <w:rFonts w:ascii="Bell MT" w:eastAsia="宋体" w:hAnsi="Bell MT"/>
            </w:rPr>
          </w:rPrChange>
        </w:rPr>
      </w:pPr>
      <w:r w:rsidRPr="64C3097E">
        <w:rPr>
          <w:rFonts w:ascii="Times New Roman" w:cs="Times New Roman" w:eastAsia="宋体" w:hAnsi="Times New Roman"/>
          <w:sz w:val="28"/>
          <w:szCs w:val="28"/>
          <w:rPrChange w:id="4270" w:author="user pc" w:date="2022-03-15T10:14:00Z">
            <w:rPr>
              <w:rFonts w:ascii="Bell MT" w:eastAsia="宋体" w:hAnsi="Bell MT"/>
            </w:rPr>
          </w:rPrChange>
        </w:rPr>
        <w:t>Hydrogen cyanide</w:t>
      </w:r>
      <w:ins w:id="4271" w:author="user pc" w:date="2022-03-17T13:24:00Z">
        <w:r w:rsidR="717E70B3">
          <w:rPr>
            <w:rFonts w:ascii="Times New Roman" w:cs="Times New Roman" w:eastAsia="宋体" w:hAnsi="Times New Roman"/>
            <w:sz w:val="28"/>
            <w:szCs w:val="28"/>
          </w:rPr>
          <w:t xml:space="preserve"> </w:t>
        </w:r>
      </w:ins>
      <w:r w:rsidRPr="645BBBFA">
        <w:rPr>
          <w:rFonts w:ascii="Times New Roman" w:cs="Times New Roman" w:eastAsia="宋体" w:hAnsi="Times New Roman"/>
          <w:sz w:val="28"/>
          <w:szCs w:val="28"/>
          <w:rPrChange w:id="4272" w:author="user pc" w:date="2022-03-15T10:14:00Z">
            <w:rPr>
              <w:rFonts w:ascii="Bell MT" w:eastAsia="宋体" w:hAnsi="Bell MT"/>
            </w:rPr>
          </w:rPrChange>
        </w:rPr>
        <w:t>is a highly poisonous substance. How many</w:t>
      </w:r>
      <w:r>
        <w:rPr>
          <w:rFonts w:ascii="Times New Roman" w:cs="Times New Roman" w:eastAsia="宋体" w:hAnsi="Times New Roman"/>
          <w:sz w:val="28"/>
          <w:szCs w:val="28"/>
        </w:rPr>
        <w:t xml:space="preserve"> </w:t>
      </w:r>
      <w:r w:rsidRPr="54F3679D">
        <w:rPr>
          <w:rFonts w:ascii="Times New Roman" w:cs="Times New Roman" w:eastAsia="宋体" w:hAnsi="Times New Roman"/>
          <w:sz w:val="28"/>
          <w:szCs w:val="28"/>
          <w:rPrChange w:id="4273" w:author="user pc" w:date="2022-03-15T10:14:00Z">
            <w:rPr>
              <w:rFonts w:ascii="Bell MT" w:eastAsia="宋体" w:hAnsi="Bell MT"/>
            </w:rPr>
          </w:rPrChange>
        </w:rPr>
        <w:t>molecules</w:t>
      </w:r>
      <w:r>
        <w:rPr>
          <w:rFonts w:ascii="Times New Roman" w:cs="Times New Roman" w:eastAsia="宋体" w:hAnsi="Times New Roman"/>
          <w:sz w:val="28"/>
          <w:szCs w:val="28"/>
        </w:rPr>
        <w:t xml:space="preserve"> </w:t>
      </w:r>
      <w:r w:rsidRPr="27AA5B23">
        <w:rPr>
          <w:rFonts w:ascii="Times New Roman" w:cs="Times New Roman" w:eastAsia="宋体" w:hAnsi="Times New Roman"/>
          <w:sz w:val="28"/>
          <w:szCs w:val="28"/>
          <w:rPrChange w:id="4274" w:author="user pc" w:date="2022-03-15T10:14:00Z">
            <w:rPr>
              <w:rFonts w:ascii="Bell MT" w:eastAsia="宋体" w:hAnsi="Bell MT"/>
            </w:rPr>
          </w:rPrChange>
        </w:rPr>
        <w:t>are</w:t>
      </w:r>
      <w:r>
        <w:rPr>
          <w:rFonts w:ascii="Times New Roman" w:cs="Times New Roman" w:eastAsia="宋体" w:hAnsi="Times New Roman"/>
          <w:sz w:val="28"/>
          <w:szCs w:val="28"/>
        </w:rPr>
        <w:t xml:space="preserve"> </w:t>
      </w:r>
      <w:r w:rsidRPr="BB99C712">
        <w:rPr>
          <w:rFonts w:ascii="Times New Roman" w:cs="Times New Roman" w:eastAsia="宋体" w:hAnsi="Times New Roman"/>
          <w:sz w:val="28"/>
          <w:szCs w:val="28"/>
          <w:rPrChange w:id="4275" w:author="user pc" w:date="2022-03-15T10:14:00Z">
            <w:rPr>
              <w:rFonts w:ascii="Bell MT" w:eastAsia="宋体" w:hAnsi="Bell MT"/>
            </w:rPr>
          </w:rPrChange>
        </w:rPr>
        <w:t>there in 0.56g of HCN?</w:t>
      </w:r>
      <w:r>
        <w:rPr>
          <w:rFonts w:ascii="Times New Roman" w:cs="Times New Roman" w:eastAsia="宋体" w:hAnsi="Times New Roman"/>
          <w:sz w:val="28"/>
          <w:szCs w:val="28"/>
        </w:rPr>
        <w:t xml:space="preserve"> </w:t>
      </w:r>
      <w:r w:rsidRPr="3B35D0D4">
        <w:rPr>
          <w:rFonts w:ascii="Times New Roman" w:cs="Times New Roman" w:eastAsia="宋体" w:hAnsi="Times New Roman"/>
          <w:b/>
          <w:sz w:val="28"/>
          <w:szCs w:val="28"/>
          <w:rPrChange w:id="4276" w:author="user pc" w:date="2022-03-17T13:32:00Z">
            <w:rPr>
              <w:rFonts w:ascii="Calibri" w:eastAsia="宋体" w:hAnsi="Calibri"/>
              <w:sz w:val="28"/>
              <w:szCs w:val="28"/>
            </w:rPr>
          </w:rPrChange>
        </w:rPr>
        <w:t>Ans. 1.24859 × 10</w:t>
      </w:r>
      <w:r w:rsidRPr="CA793920">
        <w:rPr>
          <w:rFonts w:ascii="Times New Roman" w:cs="Times New Roman" w:eastAsia="宋体" w:hAnsi="Times New Roman"/>
          <w:b/>
          <w:sz w:val="28"/>
          <w:szCs w:val="28"/>
          <w:vertAlign w:val="superscript"/>
          <w:rPrChange w:id="4277" w:author="user pc" w:date="2022-03-17T13:32:00Z">
            <w:rPr>
              <w:rFonts w:ascii="Calibri" w:eastAsia="宋体" w:hAnsi="Calibri"/>
              <w:sz w:val="28"/>
              <w:szCs w:val="28"/>
            </w:rPr>
          </w:rPrChange>
        </w:rPr>
        <w:t>22</w:t>
      </w:r>
      <w:r w:rsidRPr="C60E736E">
        <w:rPr>
          <w:rFonts w:ascii="Times New Roman" w:cs="Times New Roman" w:eastAsia="宋体" w:hAnsi="Times New Roman"/>
          <w:b/>
          <w:sz w:val="28"/>
          <w:szCs w:val="28"/>
          <w:rPrChange w:id="4278" w:author="user pc" w:date="2022-03-17T13:32:00Z">
            <w:rPr>
              <w:rFonts w:ascii="Calibri" w:eastAsia="宋体" w:hAnsi="Calibri"/>
              <w:sz w:val="28"/>
              <w:szCs w:val="28"/>
            </w:rPr>
          </w:rPrChange>
        </w:rPr>
        <w:t xml:space="preserve"> molecules.</w:t>
      </w:r>
    </w:p>
    <w:p>
      <w:pPr>
        <w:pStyle w:val="style157"/>
        <w:ind w:left="720"/>
        <w:rPr>
          <w:rFonts w:ascii="Times New Roman" w:cs="Times New Roman" w:eastAsia="宋体" w:hAnsi="Times New Roman"/>
          <w:sz w:val="28"/>
          <w:szCs w:val="28"/>
          <w:rPrChange w:id="4279" w:author="user pc" w:date="2022-03-15T10:14:00Z">
            <w:rPr>
              <w:rFonts w:ascii="Bell MT" w:eastAsia="宋体" w:hAnsi="Bell MT"/>
            </w:rPr>
          </w:rPrChange>
        </w:rPr>
      </w:pPr>
    </w:p>
    <w:p>
      <w:pPr>
        <w:pStyle w:val="style157"/>
        <w:ind w:left="720"/>
        <w:rPr>
          <w:rFonts w:ascii="Times New Roman" w:cs="Times New Roman" w:eastAsia="宋体" w:hAnsi="Times New Roman"/>
          <w:sz w:val="28"/>
          <w:szCs w:val="28"/>
          <w:rPrChange w:id="4280" w:author="user pc" w:date="2022-03-15T10:14:00Z">
            <w:rPr>
              <w:rFonts w:ascii="Bell MT" w:eastAsia="宋体" w:hAnsi="Bell MT"/>
            </w:rPr>
          </w:rPrChange>
        </w:rPr>
      </w:pPr>
    </w:p>
    <w:p>
      <w:pPr>
        <w:pStyle w:val="style157"/>
        <w:ind w:left="720"/>
        <w:rPr>
          <w:rFonts w:ascii="Times New Roman" w:cs="Times New Roman" w:eastAsia="宋体" w:hAnsi="Times New Roman"/>
          <w:sz w:val="28"/>
          <w:szCs w:val="28"/>
          <w:rPrChange w:id="4281" w:author="user pc" w:date="2022-03-15T10:14:00Z">
            <w:rPr>
              <w:rFonts w:ascii="Bell MT" w:eastAsia="宋体" w:hAnsi="Bell MT"/>
            </w:rPr>
          </w:rPrChange>
        </w:rPr>
      </w:pPr>
    </w:p>
    <w:p>
      <w:pPr>
        <w:pStyle w:val="style157"/>
        <w:ind w:left="720"/>
        <w:rPr>
          <w:ins w:id="4282" w:author="user pc" w:date="2022-03-17T13:24:00Z"/>
          <w:rFonts w:ascii="Times New Roman" w:cs="Times New Roman" w:eastAsia="宋体" w:hAnsi="Times New Roman"/>
          <w:b/>
          <w:color w:val="0000ff"/>
          <w:sz w:val="28"/>
          <w:szCs w:val="28"/>
        </w:rPr>
      </w:pPr>
      <w:r w:rsidRPr="32CAE141">
        <w:rPr>
          <w:rFonts w:ascii="Times New Roman" w:cs="Times New Roman" w:eastAsia="宋体" w:hAnsi="Times New Roman"/>
          <w:b/>
          <w:color w:val="0000ff"/>
          <w:sz w:val="28"/>
          <w:szCs w:val="28"/>
          <w:highlight w:val="yellow"/>
          <w:rPrChange w:id="4283" w:author="user pc" w:date="2022-03-15T10:14:00Z">
            <w:rPr>
              <w:rFonts w:ascii="Bell MT" w:eastAsia="宋体" w:hAnsi="Bell MT"/>
              <w:b/>
              <w:color w:val="0000ff"/>
              <w:highlight w:val="yellow"/>
            </w:rPr>
          </w:rPrChange>
        </w:rPr>
        <w:t xml:space="preserve">Converting </w:t>
      </w:r>
      <w:r>
        <w:rPr>
          <w:rFonts w:ascii="Times New Roman" w:cs="Times New Roman" w:eastAsia="宋体" w:hAnsi="Times New Roman"/>
          <w:b/>
          <w:color w:val="0000ff"/>
          <w:sz w:val="28"/>
          <w:szCs w:val="28"/>
          <w:highlight w:val="yellow"/>
        </w:rPr>
        <w:t>Mass Of Reactant</w:t>
      </w:r>
      <w:ins w:id="4284" w:author="user pc" w:date="2022-03-17T13:24:00Z">
        <w:r w:rsidR="6CBCA232">
          <w:rPr>
            <w:rFonts w:ascii="Times New Roman" w:cs="Times New Roman" w:eastAsia="宋体" w:hAnsi="Times New Roman"/>
            <w:b/>
            <w:color w:val="0000ff"/>
            <w:sz w:val="28"/>
            <w:szCs w:val="28"/>
            <w:highlight w:val="yellow"/>
          </w:rPr>
          <w:t xml:space="preserve"> </w:t>
        </w:r>
      </w:ins>
      <w:r>
        <w:rPr>
          <w:rFonts w:ascii="Times New Roman" w:cs="Times New Roman" w:eastAsia="宋体" w:hAnsi="Times New Roman"/>
          <w:b/>
          <w:color w:val="0000ff"/>
          <w:sz w:val="28"/>
          <w:szCs w:val="28"/>
          <w:highlight w:val="yellow"/>
        </w:rPr>
        <w:t>To Mass Of</w:t>
      </w:r>
      <w:ins w:id="4285" w:author="user pc" w:date="2022-03-17T13:25:00Z">
        <w:r w:rsidR="731B489F">
          <w:rPr>
            <w:rFonts w:ascii="Times New Roman" w:cs="Times New Roman" w:eastAsia="宋体" w:hAnsi="Times New Roman"/>
            <w:b/>
            <w:color w:val="0000ff"/>
            <w:sz w:val="28"/>
            <w:szCs w:val="28"/>
            <w:highlight w:val="yellow"/>
          </w:rPr>
          <w:t xml:space="preserve"> </w:t>
        </w:r>
      </w:ins>
      <w:r>
        <w:rPr>
          <w:rFonts w:ascii="Times New Roman" w:cs="Times New Roman" w:eastAsia="宋体" w:hAnsi="Times New Roman"/>
          <w:b/>
          <w:color w:val="0000ff"/>
          <w:sz w:val="28"/>
          <w:szCs w:val="28"/>
          <w:highlight w:val="yellow"/>
        </w:rPr>
        <w:t>Product</w:t>
      </w:r>
    </w:p>
    <w:p>
      <w:pPr>
        <w:pStyle w:val="style157"/>
        <w:ind w:left="720"/>
        <w:rPr>
          <w:rFonts w:ascii="Times New Roman" w:cs="Times New Roman" w:eastAsia="宋体" w:hAnsi="Times New Roman"/>
          <w:b/>
          <w:color w:val="0000ff"/>
          <w:sz w:val="28"/>
          <w:szCs w:val="28"/>
          <w:rPrChange w:id="4286" w:author="user pc" w:date="2022-03-15T10:14:00Z">
            <w:rPr>
              <w:rFonts w:ascii="Bell MT" w:eastAsia="宋体" w:hAnsi="Bell MT"/>
              <w:b/>
              <w:color w:val="0000ff"/>
            </w:rPr>
          </w:rPrChange>
        </w:rPr>
      </w:pPr>
    </w:p>
    <w:p>
      <w:pPr>
        <w:pStyle w:val="style157"/>
        <w:ind w:left="720"/>
        <w:rPr>
          <w:rFonts w:ascii="Times New Roman" w:cs="Times New Roman" w:eastAsia="宋体" w:hAnsi="Times New Roman"/>
          <w:sz w:val="28"/>
          <w:szCs w:val="28"/>
          <w:rPrChange w:id="4287" w:author="user pc" w:date="2022-03-15T10:14:00Z">
            <w:rPr>
              <w:rFonts w:ascii="Bell MT" w:eastAsia="宋体" w:hAnsi="Bell MT"/>
            </w:rPr>
          </w:rPrChange>
        </w:rPr>
      </w:pPr>
      <w:r w:rsidRPr="EF7D255C">
        <w:rPr>
          <w:rFonts w:ascii="Times New Roman" w:cs="Times New Roman" w:eastAsia="宋体" w:hAnsi="Times New Roman"/>
          <w:sz w:val="28"/>
          <w:szCs w:val="28"/>
          <w:rPrChange w:id="4288" w:author="user pc" w:date="2022-03-15T10:14:00Z">
            <w:rPr>
              <w:rFonts w:ascii="Bell MT" w:eastAsia="宋体" w:hAnsi="Bell MT"/>
            </w:rPr>
          </w:rPrChange>
        </w:rPr>
        <w:t>We can calculate</w:t>
      </w:r>
      <w:r>
        <w:rPr>
          <w:rFonts w:ascii="Times New Roman" w:cs="Times New Roman" w:eastAsia="宋体" w:hAnsi="Times New Roman"/>
          <w:sz w:val="28"/>
          <w:szCs w:val="28"/>
        </w:rPr>
        <w:t xml:space="preserve"> </w:t>
      </w:r>
      <w:r w:rsidRPr="E02EC010">
        <w:rPr>
          <w:rFonts w:ascii="Times New Roman" w:cs="Times New Roman" w:eastAsia="宋体" w:hAnsi="Times New Roman"/>
          <w:sz w:val="28"/>
          <w:szCs w:val="28"/>
          <w:rPrChange w:id="4289" w:author="user pc" w:date="2022-03-15T10:14:00Z">
            <w:rPr>
              <w:rFonts w:ascii="Bell MT" w:eastAsia="宋体" w:hAnsi="Bell MT"/>
            </w:rPr>
          </w:rPrChange>
        </w:rPr>
        <w:t>the mass of a substance</w:t>
      </w:r>
      <w:r>
        <w:rPr>
          <w:rFonts w:ascii="Times New Roman" w:cs="Times New Roman" w:eastAsia="宋体" w:hAnsi="Times New Roman"/>
          <w:sz w:val="28"/>
          <w:szCs w:val="28"/>
        </w:rPr>
        <w:t xml:space="preserve"> </w:t>
      </w:r>
      <w:r w:rsidRPr="C4CF95B2">
        <w:rPr>
          <w:rFonts w:ascii="Times New Roman" w:cs="Times New Roman" w:eastAsia="宋体" w:hAnsi="Times New Roman"/>
          <w:sz w:val="28"/>
          <w:szCs w:val="28"/>
          <w:rPrChange w:id="4290" w:author="user pc" w:date="2022-03-15T10:14:00Z">
            <w:rPr>
              <w:rFonts w:ascii="Bell MT" w:eastAsia="宋体" w:hAnsi="Bell MT"/>
            </w:rPr>
          </w:rPrChange>
        </w:rPr>
        <w:t>produced</w:t>
      </w:r>
      <w:r>
        <w:rPr>
          <w:rFonts w:ascii="Times New Roman" w:cs="Times New Roman" w:eastAsia="宋体" w:hAnsi="Times New Roman"/>
          <w:sz w:val="28"/>
          <w:szCs w:val="28"/>
        </w:rPr>
        <w:t xml:space="preserve"> </w:t>
      </w:r>
      <w:r w:rsidRPr="6DF0BF1C">
        <w:rPr>
          <w:rFonts w:ascii="Times New Roman" w:cs="Times New Roman" w:eastAsia="宋体" w:hAnsi="Times New Roman"/>
          <w:sz w:val="28"/>
          <w:szCs w:val="28"/>
          <w:rPrChange w:id="4291" w:author="user pc" w:date="2022-03-15T10:14:00Z">
            <w:rPr>
              <w:rFonts w:ascii="Bell MT" w:eastAsia="宋体" w:hAnsi="Bell MT"/>
            </w:rPr>
          </w:rPrChange>
        </w:rPr>
        <w:t>if</w:t>
      </w:r>
      <w:r>
        <w:rPr>
          <w:rFonts w:ascii="Times New Roman" w:cs="Times New Roman" w:eastAsia="宋体" w:hAnsi="Times New Roman"/>
          <w:sz w:val="28"/>
          <w:szCs w:val="28"/>
        </w:rPr>
        <w:t xml:space="preserve"> </w:t>
      </w:r>
      <w:r w:rsidRPr="335B0053">
        <w:rPr>
          <w:rFonts w:ascii="Times New Roman" w:cs="Times New Roman" w:eastAsia="宋体" w:hAnsi="Times New Roman"/>
          <w:sz w:val="28"/>
          <w:szCs w:val="28"/>
          <w:rPrChange w:id="4292" w:author="user pc" w:date="2022-03-15T10:14:00Z">
            <w:rPr>
              <w:rFonts w:ascii="Bell MT" w:eastAsia="宋体" w:hAnsi="Bell MT"/>
            </w:rPr>
          </w:rPrChange>
        </w:rPr>
        <w:t>the mass of reactant is</w:t>
      </w:r>
      <w:r>
        <w:rPr>
          <w:rFonts w:ascii="Times New Roman" w:cs="Times New Roman" w:eastAsia="宋体" w:hAnsi="Times New Roman"/>
          <w:sz w:val="28"/>
          <w:szCs w:val="28"/>
        </w:rPr>
        <w:t xml:space="preserve"> </w:t>
      </w:r>
      <w:r w:rsidRPr="8BB73A01">
        <w:rPr>
          <w:rFonts w:ascii="Times New Roman" w:cs="Times New Roman" w:eastAsia="宋体" w:hAnsi="Times New Roman"/>
          <w:sz w:val="28"/>
          <w:szCs w:val="28"/>
          <w:rPrChange w:id="4293" w:author="user pc" w:date="2022-03-15T10:14:00Z">
            <w:rPr>
              <w:rFonts w:ascii="Bell MT" w:eastAsia="宋体" w:hAnsi="Bell MT"/>
            </w:rPr>
          </w:rPrChange>
        </w:rPr>
        <w:t>given</w:t>
      </w:r>
      <w:r>
        <w:rPr>
          <w:rFonts w:ascii="Times New Roman" w:cs="Times New Roman" w:eastAsia="宋体" w:hAnsi="Times New Roman"/>
          <w:sz w:val="28"/>
          <w:szCs w:val="28"/>
        </w:rPr>
        <w:t xml:space="preserve"> </w:t>
      </w:r>
      <w:r w:rsidRPr="87C96A1D">
        <w:rPr>
          <w:rFonts w:ascii="Times New Roman" w:cs="Times New Roman" w:eastAsia="宋体" w:hAnsi="Times New Roman"/>
          <w:sz w:val="28"/>
          <w:szCs w:val="28"/>
          <w:rPrChange w:id="4294" w:author="user pc" w:date="2022-03-15T10:14:00Z">
            <w:rPr>
              <w:rFonts w:ascii="Bell MT" w:eastAsia="宋体" w:hAnsi="Bell MT"/>
            </w:rPr>
          </w:rPrChange>
        </w:rPr>
        <w:t>and</w:t>
      </w:r>
      <w:r>
        <w:rPr>
          <w:rFonts w:ascii="Times New Roman" w:cs="Times New Roman" w:eastAsia="宋体" w:hAnsi="Times New Roman"/>
          <w:sz w:val="28"/>
          <w:szCs w:val="28"/>
        </w:rPr>
        <w:t xml:space="preserve"> </w:t>
      </w:r>
      <w:r w:rsidRPr="417363EF">
        <w:rPr>
          <w:rFonts w:ascii="Times New Roman" w:cs="Times New Roman" w:eastAsia="宋体" w:hAnsi="Times New Roman"/>
          <w:sz w:val="28"/>
          <w:szCs w:val="28"/>
          <w:rPrChange w:id="4295" w:author="user pc" w:date="2022-03-15T10:14:00Z">
            <w:rPr>
              <w:rFonts w:ascii="Bell MT" w:eastAsia="宋体" w:hAnsi="Bell MT"/>
            </w:rPr>
          </w:rPrChange>
        </w:rPr>
        <w:t>vice versa.</w:t>
      </w:r>
    </w:p>
    <w:p>
      <w:pPr>
        <w:pStyle w:val="style157"/>
        <w:ind w:left="720"/>
        <w:rPr>
          <w:rFonts w:ascii="Times New Roman" w:cs="Times New Roman" w:eastAsia="宋体" w:hAnsi="Times New Roman"/>
          <w:b/>
          <w:sz w:val="28"/>
          <w:szCs w:val="28"/>
        </w:rPr>
      </w:pPr>
    </w:p>
    <w:p>
      <w:pPr>
        <w:pStyle w:val="style157"/>
        <w:ind w:left="720"/>
        <w:rPr>
          <w:ins w:id="4296" w:author="user pc" w:date="2022-03-17T13:33:00Z"/>
          <w:rFonts w:ascii="Times New Roman" w:cs="Times New Roman" w:eastAsia="宋体" w:hAnsi="Times New Roman"/>
          <w:sz w:val="28"/>
          <w:szCs w:val="28"/>
        </w:rPr>
      </w:pPr>
      <w:r w:rsidRPr="96CBD0A6">
        <w:rPr>
          <w:rFonts w:ascii="Times New Roman" w:cs="Times New Roman" w:eastAsia="宋体" w:hAnsi="Times New Roman"/>
          <w:b/>
          <w:sz w:val="28"/>
          <w:szCs w:val="28"/>
          <w:rPrChange w:id="4297" w:author="user pc" w:date="2022-03-15T10:14:00Z">
            <w:rPr>
              <w:rFonts w:ascii="Bell MT" w:eastAsia="宋体" w:hAnsi="Bell MT"/>
              <w:b/>
            </w:rPr>
          </w:rPrChange>
        </w:rPr>
        <w:t>Solved</w:t>
      </w:r>
      <w:r>
        <w:rPr>
          <w:rFonts w:ascii="Times New Roman" w:cs="Times New Roman" w:eastAsia="宋体" w:hAnsi="Times New Roman"/>
          <w:b/>
          <w:sz w:val="28"/>
          <w:szCs w:val="28"/>
        </w:rPr>
        <w:t xml:space="preserve"> </w:t>
      </w:r>
      <w:r w:rsidRPr="25674D4A">
        <w:rPr>
          <w:rFonts w:ascii="Times New Roman" w:cs="Times New Roman" w:eastAsia="宋体" w:hAnsi="Times New Roman"/>
          <w:b/>
          <w:sz w:val="28"/>
          <w:szCs w:val="28"/>
          <w:rPrChange w:id="4298" w:author="user pc" w:date="2022-03-15T10:14:00Z">
            <w:rPr>
              <w:rFonts w:ascii="Bell MT" w:eastAsia="宋体" w:hAnsi="Bell MT"/>
              <w:b/>
            </w:rPr>
          </w:rPrChange>
        </w:rPr>
        <w:t>example1:</w:t>
      </w:r>
      <w:r>
        <w:rPr>
          <w:rFonts w:ascii="Times New Roman" w:cs="Times New Roman" w:eastAsia="宋体" w:hAnsi="Times New Roman"/>
          <w:b/>
          <w:sz w:val="28"/>
          <w:szCs w:val="28"/>
        </w:rPr>
        <w:t xml:space="preserve"> </w:t>
      </w:r>
      <w:r w:rsidRPr="3478CA91">
        <w:rPr>
          <w:rFonts w:ascii="Times New Roman" w:cs="Times New Roman" w:eastAsia="宋体" w:hAnsi="Times New Roman"/>
          <w:sz w:val="28"/>
          <w:szCs w:val="28"/>
          <w:rPrChange w:id="4299" w:author="user pc" w:date="2022-03-15T10:14:00Z">
            <w:rPr>
              <w:rFonts w:ascii="Bell MT" w:eastAsia="宋体" w:hAnsi="Bell MT"/>
            </w:rPr>
          </w:rPrChange>
        </w:rPr>
        <w:t>What mass of magnesium</w:t>
      </w:r>
      <w:r>
        <w:rPr>
          <w:rFonts w:ascii="Times New Roman" w:cs="Times New Roman" w:eastAsia="宋体" w:hAnsi="Times New Roman"/>
          <w:sz w:val="28"/>
          <w:szCs w:val="28"/>
        </w:rPr>
        <w:t xml:space="preserve"> </w:t>
      </w:r>
      <w:r w:rsidRPr="BEB51CB4">
        <w:rPr>
          <w:rFonts w:ascii="Times New Roman" w:cs="Times New Roman" w:eastAsia="宋体" w:hAnsi="Times New Roman"/>
          <w:sz w:val="28"/>
          <w:szCs w:val="28"/>
          <w:rPrChange w:id="4300" w:author="user pc" w:date="2022-03-15T10:14:00Z">
            <w:rPr>
              <w:rFonts w:ascii="Bell MT" w:eastAsia="宋体" w:hAnsi="Bell MT"/>
            </w:rPr>
          </w:rPrChange>
        </w:rPr>
        <w:t>oxide</w:t>
      </w:r>
      <w:r>
        <w:rPr>
          <w:rFonts w:ascii="Times New Roman" w:cs="Times New Roman" w:eastAsia="宋体" w:hAnsi="Times New Roman"/>
          <w:sz w:val="28"/>
          <w:szCs w:val="28"/>
        </w:rPr>
        <w:t xml:space="preserve"> </w:t>
      </w:r>
      <w:r w:rsidRPr="3F8CBD92">
        <w:rPr>
          <w:rFonts w:ascii="Times New Roman" w:cs="Times New Roman" w:eastAsia="宋体" w:hAnsi="Times New Roman"/>
          <w:sz w:val="28"/>
          <w:szCs w:val="28"/>
          <w:rPrChange w:id="4301" w:author="user pc" w:date="2022-03-15T10:14:00Z">
            <w:rPr>
              <w:rFonts w:ascii="Bell MT" w:eastAsia="宋体" w:hAnsi="Bell MT"/>
            </w:rPr>
          </w:rPrChange>
        </w:rPr>
        <w:t>is</w:t>
      </w:r>
      <w:r>
        <w:rPr>
          <w:rFonts w:ascii="Times New Roman" w:cs="Times New Roman" w:eastAsia="宋体" w:hAnsi="Times New Roman"/>
          <w:sz w:val="28"/>
          <w:szCs w:val="28"/>
        </w:rPr>
        <w:t xml:space="preserve"> </w:t>
      </w:r>
      <w:r w:rsidRPr="D66DB074">
        <w:rPr>
          <w:rFonts w:ascii="Times New Roman" w:cs="Times New Roman" w:eastAsia="宋体" w:hAnsi="Times New Roman"/>
          <w:sz w:val="28"/>
          <w:szCs w:val="28"/>
          <w:rPrChange w:id="4302" w:author="user pc" w:date="2022-03-15T10:14:00Z">
            <w:rPr>
              <w:rFonts w:ascii="Bell MT" w:eastAsia="宋体" w:hAnsi="Bell MT"/>
            </w:rPr>
          </w:rPrChange>
        </w:rPr>
        <w:t>produced</w:t>
      </w:r>
      <w:r>
        <w:rPr>
          <w:rFonts w:ascii="Times New Roman" w:cs="Times New Roman" w:eastAsia="宋体" w:hAnsi="Times New Roman"/>
          <w:sz w:val="28"/>
          <w:szCs w:val="28"/>
        </w:rPr>
        <w:t xml:space="preserve"> </w:t>
      </w:r>
      <w:r w:rsidRPr="943FDEBC">
        <w:rPr>
          <w:rFonts w:ascii="Times New Roman" w:cs="Times New Roman" w:eastAsia="宋体" w:hAnsi="Times New Roman"/>
          <w:sz w:val="28"/>
          <w:szCs w:val="28"/>
          <w:rPrChange w:id="4303" w:author="user pc" w:date="2022-03-15T10:14:00Z">
            <w:rPr>
              <w:rFonts w:ascii="Bell MT" w:eastAsia="宋体" w:hAnsi="Bell MT"/>
            </w:rPr>
          </w:rPrChange>
        </w:rPr>
        <w:t>from the complete combustion of 12g</w:t>
      </w:r>
      <w:r>
        <w:rPr>
          <w:rFonts w:ascii="Times New Roman" w:cs="Times New Roman" w:eastAsia="宋体" w:hAnsi="Times New Roman"/>
          <w:sz w:val="28"/>
          <w:szCs w:val="28"/>
        </w:rPr>
        <w:t xml:space="preserve"> </w:t>
      </w:r>
      <w:r w:rsidRPr="508BB816">
        <w:rPr>
          <w:rFonts w:ascii="Times New Roman" w:cs="Times New Roman" w:eastAsia="宋体" w:hAnsi="Times New Roman"/>
          <w:sz w:val="28"/>
          <w:szCs w:val="28"/>
          <w:rPrChange w:id="4304"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6DD16691">
        <w:rPr>
          <w:rFonts w:ascii="Times New Roman" w:cs="Times New Roman" w:eastAsia="宋体" w:hAnsi="Times New Roman"/>
          <w:sz w:val="28"/>
          <w:szCs w:val="28"/>
          <w:rPrChange w:id="4305" w:author="user pc" w:date="2022-03-15T10:14:00Z">
            <w:rPr>
              <w:rFonts w:ascii="Bell MT" w:eastAsia="宋体" w:hAnsi="Bell MT"/>
            </w:rPr>
          </w:rPrChange>
        </w:rPr>
        <w:t xml:space="preserve">magnesium? </w:t>
      </w:r>
    </w:p>
    <w:p>
      <w:pPr>
        <w:pStyle w:val="style157"/>
        <w:ind w:left="720"/>
        <w:rPr>
          <w:rFonts w:ascii="Times New Roman" w:cs="Times New Roman" w:eastAsia="宋体" w:hAnsi="Times New Roman"/>
          <w:sz w:val="28"/>
          <w:szCs w:val="28"/>
        </w:rPr>
      </w:pPr>
    </w:p>
    <w:p>
      <w:pPr>
        <w:pStyle w:val="style157"/>
        <w:ind w:left="720"/>
        <w:rPr>
          <w:rFonts w:ascii="Times New Roman" w:cs="Times New Roman" w:eastAsia="宋体" w:hAnsi="Times New Roman"/>
          <w:b/>
          <w:sz w:val="28"/>
          <w:szCs w:val="28"/>
        </w:rPr>
      </w:pPr>
      <w:r>
        <w:rPr>
          <w:rFonts w:ascii="Times New Roman" w:cs="Times New Roman" w:eastAsia="宋体" w:hAnsi="Times New Roman"/>
          <w:b/>
          <w:sz w:val="28"/>
          <w:szCs w:val="28"/>
        </w:rPr>
        <w:t>Solution</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ab/>
      </w:r>
      <w:r>
        <w:rPr>
          <w:rFonts w:ascii="Times New Roman" w:cs="Times New Roman" w:eastAsia="宋体" w:hAnsi="Times New Roman"/>
          <w:sz w:val="28"/>
          <w:szCs w:val="28"/>
        </w:rPr>
        <w:t>We write a balanced chemical equation for the reaction:</w:t>
      </w:r>
    </w:p>
    <w:p>
      <w:pPr>
        <w:pStyle w:val="style157"/>
        <w:rPr>
          <w:rFonts w:ascii="Times New Roman" w:cs="Times New Roman" w:eastAsia="宋体" w:hAnsi="Times New Roman"/>
          <w:sz w:val="28"/>
          <w:szCs w:val="28"/>
          <w:rPrChange w:id="4306" w:author="user pc" w:date="2022-03-15T10:14:00Z">
            <w:rPr>
              <w:rFonts w:ascii="Bell MT" w:eastAsia="宋体" w:hAnsi="Bell MT"/>
            </w:rPr>
          </w:rPrChange>
        </w:rPr>
      </w:pPr>
      <m:oMathPara>
        <m:oMathParaPr>
          <m:jc m:val="left"/>
        </m:oMathParaPr>
        <m:oMath>
          <m:sSub>
            <m:sSubPr>
              <m:ctrlPr>
                <w:rPr>
                  <w:rFonts w:ascii="Cambria Math" w:cs="Times New Roman" w:eastAsia="宋体" w:hAnsi="Cambria Math"/>
                  <w:i/>
                  <w:sz w:val="28"/>
                  <w:szCs w:val="28"/>
                </w:rPr>
              </m:ctrlPr>
            </m:sSubPr>
            <m:e>
              <m:r w:rsidRPr="76DAC280">
                <w:rPr>
                  <w:rFonts w:ascii="Cambria Math" w:cs="Times New Roman" w:eastAsia="宋体" w:hAnsi="Cambria Math"/>
                  <w:sz w:val="28"/>
                  <w:szCs w:val="28"/>
                  <w:rPrChange w:id="4307" w:author="user pc" w:date="2022-03-15T10:14:00Z">
                    <w:rPr>
                      <w:rFonts w:ascii="Cambria Math" w:eastAsia="宋体" w:hAnsi="Cambria Math"/>
                    </w:rPr>
                  </w:rPrChange>
                </w:rPr>
                <m:t>2Mg</m:t>
              </m:r>
            </m:e>
            <m:sub>
              <m:d>
                <m:dPr>
                  <m:endChr m:val=")"/>
                  <m:ctrlPr>
                    <w:rPr>
                      <w:rFonts w:ascii="Cambria Math" w:cs="Times New Roman" w:eastAsia="宋体" w:hAnsi="Cambria Math"/>
                      <w:i/>
                      <w:sz w:val="28"/>
                      <w:szCs w:val="28"/>
                    </w:rPr>
                  </m:ctrlPr>
                </m:dPr>
                <m:e>
                  <m:r w:rsidRPr="E9188CBB">
                    <w:rPr>
                      <w:rFonts w:ascii="Cambria Math" w:cs="Times New Roman" w:eastAsia="宋体" w:hAnsi="Cambria Math"/>
                      <w:sz w:val="28"/>
                      <w:szCs w:val="28"/>
                      <w:rPrChange w:id="4308" w:author="user pc" w:date="2022-03-15T10:14:00Z">
                        <w:rPr>
                          <w:rFonts w:ascii="Cambria Math" w:eastAsia="宋体" w:hAnsi="Cambria Math"/>
                        </w:rPr>
                      </w:rPrChange>
                    </w:rPr>
                    <m:t>s</m:t>
                  </m:r>
                </m:e>
              </m:d>
            </m:sub>
          </m:sSub>
          <m:r w:rsidRPr="61E9E3B5">
            <w:rPr>
              <w:rFonts w:ascii="Cambria Math" w:cs="Times New Roman" w:eastAsia="宋体" w:hAnsi="Cambria Math"/>
              <w:sz w:val="28"/>
              <w:szCs w:val="28"/>
              <w:rPrChange w:id="4309" w:author="user pc" w:date="2022-03-15T10:14:00Z">
                <w:rPr>
                  <w:rFonts w:ascii="Cambria Math" w:eastAsia="宋体" w:hAnsi="Cambria Math"/>
                </w:rPr>
              </w:rPrChange>
            </w:rPr>
            <m:t xml:space="preserve"> + </m:t>
          </m:r>
          <m:sSub>
            <m:sSubPr>
              <m:ctrlPr>
                <w:rPr>
                  <w:rFonts w:ascii="Cambria Math" w:cs="Times New Roman" w:eastAsia="宋体" w:hAnsi="Cambria Math"/>
                  <w:i/>
                  <w:sz w:val="28"/>
                  <w:szCs w:val="28"/>
                </w:rPr>
              </m:ctrlPr>
            </m:sSubPr>
            <m:e>
              <m:r w:rsidRPr="9F911D09">
                <w:rPr>
                  <w:rFonts w:ascii="Cambria Math" w:cs="Times New Roman" w:eastAsia="宋体" w:hAnsi="Cambria Math"/>
                  <w:sz w:val="28"/>
                  <w:szCs w:val="28"/>
                  <w:rPrChange w:id="4310" w:author="user pc" w:date="2022-03-15T10:14:00Z">
                    <w:rPr>
                      <w:rFonts w:ascii="Cambria Math" w:eastAsia="宋体" w:hAnsi="Cambria Math"/>
                    </w:rPr>
                  </w:rPrChange>
                </w:rPr>
                <m:t>O</m:t>
              </m:r>
            </m:e>
            <m:sub>
              <m:r w:rsidRPr="4F4B9478">
                <w:rPr>
                  <w:rFonts w:ascii="Cambria Math" w:cs="Times New Roman" w:eastAsia="宋体" w:hAnsi="Cambria Math"/>
                  <w:sz w:val="28"/>
                  <w:szCs w:val="28"/>
                  <w:rPrChange w:id="4311"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39EE0370">
                    <w:rPr>
                      <w:rFonts w:ascii="Cambria Math" w:cs="Times New Roman" w:eastAsia="宋体" w:hAnsi="Cambria Math"/>
                      <w:sz w:val="28"/>
                      <w:szCs w:val="28"/>
                      <w:rPrChange w:id="4312" w:author="user pc" w:date="2022-03-15T10:14:00Z">
                        <w:rPr>
                          <w:rFonts w:ascii="Cambria Math" w:eastAsia="宋体" w:hAnsi="Cambria Math"/>
                        </w:rPr>
                      </w:rPrChange>
                    </w:rPr>
                    <m:t>g</m:t>
                  </m:r>
                </m:e>
              </m:d>
            </m:sub>
          </m:sSub>
          <m:r w:rsidRPr="77AA52AE">
            <w:rPr>
              <w:rFonts w:ascii="Cambria Math" w:cs="Times New Roman" w:eastAsia="宋体" w:hAnsi="Cambria Math"/>
              <w:sz w:val="28"/>
              <w:szCs w:val="28"/>
              <w:rPrChange w:id="4313" w:author="user pc" w:date="2022-03-15T10:14:00Z">
                <w:rPr>
                  <w:rFonts w:ascii="Cambria Math" w:eastAsia="宋体" w:hAnsi="Cambria Math"/>
                </w:rPr>
              </w:rPrChange>
            </w:rPr>
            <m:t xml:space="preserve"> → </m:t>
          </m:r>
          <m:sSub>
            <m:sSubPr>
              <m:ctrlPr>
                <w:rPr>
                  <w:rFonts w:ascii="Cambria Math" w:cs="Times New Roman" w:eastAsia="宋体" w:hAnsi="Cambria Math"/>
                  <w:i/>
                  <w:sz w:val="28"/>
                  <w:szCs w:val="28"/>
                </w:rPr>
              </m:ctrlPr>
            </m:sSubPr>
            <m:e>
              <m:r w:rsidRPr="C7BA7A18">
                <w:rPr>
                  <w:rFonts w:ascii="Cambria Math" w:cs="Times New Roman" w:eastAsia="宋体" w:hAnsi="Cambria Math"/>
                  <w:sz w:val="28"/>
                  <w:szCs w:val="28"/>
                  <w:rPrChange w:id="4314" w:author="user pc" w:date="2022-03-15T10:14:00Z">
                    <w:rPr>
                      <w:rFonts w:ascii="Cambria Math" w:eastAsia="宋体" w:hAnsi="Cambria Math"/>
                    </w:rPr>
                  </w:rPrChange>
                </w:rPr>
                <m:t>2MgO</m:t>
              </m:r>
            </m:e>
            <m:sub>
              <m:d>
                <m:dPr>
                  <m:endChr m:val=")"/>
                  <m:ctrlPr>
                    <w:rPr>
                      <w:rFonts w:ascii="Cambria Math" w:cs="Times New Roman" w:eastAsia="宋体" w:hAnsi="Cambria Math"/>
                      <w:i/>
                      <w:sz w:val="28"/>
                      <w:szCs w:val="28"/>
                    </w:rPr>
                  </m:ctrlPr>
                </m:dPr>
                <m:e>
                  <m:r w:rsidRPr="ADEAE53E">
                    <w:rPr>
                      <w:rFonts w:ascii="Cambria Math" w:cs="Times New Roman" w:eastAsia="宋体" w:hAnsi="Cambria Math"/>
                      <w:sz w:val="28"/>
                      <w:szCs w:val="28"/>
                      <w:rPrChange w:id="4315" w:author="user pc" w:date="2022-03-15T10:14:00Z">
                        <w:rPr>
                          <w:rFonts w:ascii="Cambria Math" w:eastAsia="宋体" w:hAnsi="Cambria Math"/>
                        </w:rPr>
                      </w:rPrChange>
                    </w:rPr>
                    <m:t>s</m:t>
                  </m:r>
                </m:e>
              </m:d>
            </m:sub>
          </m:sSub>
        </m:oMath>
      </m:oMathPara>
    </w:p>
    <w:p>
      <w:pPr>
        <w:pStyle w:val="style157"/>
        <w:rPr>
          <w:rFonts w:ascii="Times New Roman" w:cs="Times New Roman" w:eastAsia="宋体" w:hAnsi="Times New Roman"/>
          <w:sz w:val="28"/>
          <w:szCs w:val="28"/>
          <w:rPrChange w:id="4316" w:author="user pc" w:date="2022-03-15T10:14:00Z">
            <w:rPr>
              <w:rFonts w:ascii="Bell MT" w:eastAsia="宋体" w:hAnsi="Bell MT"/>
            </w:rPr>
          </w:rPrChange>
        </w:rPr>
      </w:pPr>
      <w:r w:rsidRPr="AC878B5F">
        <w:rPr>
          <w:rFonts w:ascii="Times New Roman" w:cs="Times New Roman" w:eastAsia="宋体" w:hAnsi="Times New Roman"/>
          <w:sz w:val="28"/>
          <w:szCs w:val="28"/>
          <w:rPrChange w:id="4317" w:author="user pc" w:date="2022-03-15T10:14:00Z">
            <w:rPr>
              <w:rFonts w:ascii="Bell MT" w:eastAsia="宋体" w:hAnsi="Bell MT"/>
            </w:rPr>
          </w:rPrChange>
        </w:rPr>
        <w:t>The</w:t>
      </w:r>
      <w:r>
        <w:rPr>
          <w:rFonts w:ascii="Times New Roman" w:cs="Times New Roman" w:eastAsia="宋体" w:hAnsi="Times New Roman"/>
          <w:sz w:val="28"/>
          <w:szCs w:val="28"/>
        </w:rPr>
        <w:t xml:space="preserve"> </w:t>
      </w:r>
      <w:r w:rsidRPr="BA6ACC33">
        <w:rPr>
          <w:rFonts w:ascii="Times New Roman" w:cs="Times New Roman" w:eastAsia="宋体" w:hAnsi="Times New Roman"/>
          <w:sz w:val="28"/>
          <w:szCs w:val="28"/>
          <w:rPrChange w:id="4318" w:author="user pc" w:date="2022-03-15T10:14:00Z">
            <w:rPr>
              <w:rFonts w:ascii="Bell MT" w:eastAsia="宋体" w:hAnsi="Bell MT"/>
            </w:rPr>
          </w:rPrChange>
        </w:rPr>
        <w:t>given question</w:t>
      </w:r>
      <w:r>
        <w:rPr>
          <w:rFonts w:ascii="Times New Roman" w:cs="Times New Roman" w:eastAsia="宋体" w:hAnsi="Times New Roman"/>
          <w:sz w:val="28"/>
          <w:szCs w:val="28"/>
        </w:rPr>
        <w:t xml:space="preserve"> </w:t>
      </w:r>
      <w:r w:rsidRPr="28BB9020">
        <w:rPr>
          <w:rFonts w:ascii="Times New Roman" w:cs="Times New Roman" w:eastAsia="宋体" w:hAnsi="Times New Roman"/>
          <w:sz w:val="28"/>
          <w:szCs w:val="28"/>
          <w:rPrChange w:id="4319" w:author="user pc" w:date="2022-03-15T10:14:00Z">
            <w:rPr>
              <w:rFonts w:ascii="Bell MT" w:eastAsia="宋体" w:hAnsi="Bell MT"/>
            </w:rPr>
          </w:rPrChange>
        </w:rPr>
        <w:t>relates</w:t>
      </w:r>
      <w:r>
        <w:rPr>
          <w:rFonts w:ascii="Times New Roman" w:cs="Times New Roman" w:eastAsia="宋体" w:hAnsi="Times New Roman"/>
          <w:sz w:val="28"/>
          <w:szCs w:val="28"/>
        </w:rPr>
        <w:t xml:space="preserve"> </w:t>
      </w:r>
      <w:r w:rsidRPr="263DC8C9">
        <w:rPr>
          <w:rFonts w:ascii="Times New Roman" w:cs="Times New Roman" w:eastAsia="宋体" w:hAnsi="Times New Roman"/>
          <w:sz w:val="28"/>
          <w:szCs w:val="28"/>
          <w:rPrChange w:id="4320" w:author="user pc" w:date="2022-03-15T10:14:00Z">
            <w:rPr>
              <w:rFonts w:ascii="Bell MT" w:eastAsia="宋体" w:hAnsi="Bell MT"/>
            </w:rPr>
          </w:rPrChange>
        </w:rPr>
        <w:t>mass of magnesium</w:t>
      </w:r>
      <w:r>
        <w:rPr>
          <w:rFonts w:ascii="Times New Roman" w:cs="Times New Roman" w:eastAsia="宋体" w:hAnsi="Times New Roman"/>
          <w:sz w:val="28"/>
          <w:szCs w:val="28"/>
        </w:rPr>
        <w:t xml:space="preserve"> </w:t>
      </w:r>
      <w:r w:rsidRPr="03F209AD">
        <w:rPr>
          <w:rFonts w:ascii="Times New Roman" w:cs="Times New Roman" w:eastAsia="宋体" w:hAnsi="Times New Roman"/>
          <w:sz w:val="28"/>
          <w:szCs w:val="28"/>
          <w:rPrChange w:id="4321" w:author="user pc" w:date="2022-03-15T10:14:00Z">
            <w:rPr>
              <w:rFonts w:ascii="Bell MT" w:eastAsia="宋体" w:hAnsi="Bell MT"/>
            </w:rPr>
          </w:rPrChange>
        </w:rPr>
        <w:t>with mass of magnesium oxide. Hence, from</w:t>
      </w:r>
      <w:r>
        <w:rPr>
          <w:rFonts w:ascii="Times New Roman" w:cs="Times New Roman" w:eastAsia="宋体" w:hAnsi="Times New Roman"/>
          <w:sz w:val="28"/>
          <w:szCs w:val="28"/>
        </w:rPr>
        <w:t xml:space="preserve"> </w:t>
      </w:r>
      <w:r w:rsidRPr="867BA719">
        <w:rPr>
          <w:rFonts w:ascii="Times New Roman" w:cs="Times New Roman" w:eastAsia="宋体" w:hAnsi="Times New Roman"/>
          <w:sz w:val="28"/>
          <w:szCs w:val="28"/>
          <w:rPrChange w:id="4322" w:author="user pc" w:date="2022-03-15T10:14:00Z">
            <w:rPr>
              <w:rFonts w:ascii="Bell MT" w:eastAsia="宋体" w:hAnsi="Bell MT"/>
            </w:rPr>
          </w:rPrChange>
        </w:rPr>
        <w:t>the</w:t>
      </w:r>
      <w:r>
        <w:rPr>
          <w:rFonts w:ascii="Times New Roman" w:cs="Times New Roman" w:eastAsia="宋体" w:hAnsi="Times New Roman"/>
          <w:sz w:val="28"/>
          <w:szCs w:val="28"/>
        </w:rPr>
        <w:t xml:space="preserve"> </w:t>
      </w:r>
      <w:r w:rsidRPr="D156EB13">
        <w:rPr>
          <w:rFonts w:ascii="Times New Roman" w:cs="Times New Roman" w:eastAsia="宋体" w:hAnsi="Times New Roman"/>
          <w:sz w:val="28"/>
          <w:szCs w:val="28"/>
          <w:rPrChange w:id="4323" w:author="user pc" w:date="2022-03-15T10:14:00Z">
            <w:rPr>
              <w:rFonts w:ascii="Bell MT" w:eastAsia="宋体" w:hAnsi="Bell MT"/>
            </w:rPr>
          </w:rPrChange>
        </w:rPr>
        <w:t>above</w:t>
      </w:r>
      <w:r>
        <w:rPr>
          <w:rFonts w:ascii="Times New Roman" w:cs="Times New Roman" w:eastAsia="宋体" w:hAnsi="Times New Roman"/>
          <w:sz w:val="28"/>
          <w:szCs w:val="28"/>
        </w:rPr>
        <w:t xml:space="preserve"> </w:t>
      </w:r>
      <w:r w:rsidRPr="F29DD3BE">
        <w:rPr>
          <w:rFonts w:ascii="Times New Roman" w:cs="Times New Roman" w:eastAsia="宋体" w:hAnsi="Times New Roman"/>
          <w:sz w:val="28"/>
          <w:szCs w:val="28"/>
          <w:rPrChange w:id="4324" w:author="user pc" w:date="2022-03-15T10:14:00Z">
            <w:rPr>
              <w:rFonts w:ascii="Bell MT" w:eastAsia="宋体" w:hAnsi="Bell MT"/>
            </w:rPr>
          </w:rPrChange>
        </w:rPr>
        <w:t>balanced equation;</w:t>
      </w:r>
    </w:p>
    <w:p>
      <w:pPr>
        <w:pStyle w:val="style157"/>
        <w:rPr>
          <w:rFonts w:ascii="Times New Roman" w:cs="Times New Roman" w:eastAsia="宋体" w:hAnsi="Times New Roman"/>
          <w:sz w:val="28"/>
          <w:szCs w:val="28"/>
          <w:rPrChange w:id="4325" w:author="user pc" w:date="2022-03-15T10:14:00Z">
            <w:rPr>
              <w:rFonts w:ascii="Bell MT" w:eastAsia="宋体" w:hAnsi="Bell MT"/>
            </w:rPr>
          </w:rPrChange>
        </w:rPr>
      </w:pPr>
      <m:oMathPara>
        <m:oMathParaPr>
          <m:jc m:val="left"/>
        </m:oMathParaPr>
        <m:oMath>
          <m:r w:rsidRPr="16DBE3CA">
            <w:rPr>
              <w:rFonts w:ascii="Cambria Math" w:cs="Times New Roman" w:eastAsia="宋体" w:hAnsi="Cambria Math"/>
              <w:sz w:val="28"/>
              <w:szCs w:val="28"/>
              <w:rPrChange w:id="4326" w:author="user pc" w:date="2022-03-15T10:14:00Z">
                <w:rPr>
                  <w:rFonts w:ascii="Cambria Math" w:eastAsia="宋体" w:hAnsi="Cambria Math"/>
                </w:rPr>
              </w:rPrChange>
            </w:rPr>
            <m:t>2 ×24g</m:t>
          </m:r>
          <m:r>
            <w:rPr>
              <w:rFonts w:ascii="Cambria Math" w:cs="Times New Roman" w:eastAsia="宋体" w:hAnsi="Cambria Math"/>
              <w:sz w:val="28"/>
              <w:szCs w:val="28"/>
            </w:rPr>
            <m:t xml:space="preserve"> </m:t>
          </m:r>
          <m:r w:rsidRPr="595781E7">
            <w:rPr>
              <w:rFonts w:ascii="Cambria Math" w:cs="Times New Roman" w:eastAsia="宋体" w:hAnsi="Cambria Math"/>
              <w:sz w:val="28"/>
              <w:szCs w:val="28"/>
              <w:rPrChange w:id="4327" w:author="user pc" w:date="2022-03-15T10:14:00Z">
                <w:rPr>
                  <w:rFonts w:ascii="Cambria Math" w:eastAsia="宋体" w:hAnsi="Cambria Math"/>
                </w:rPr>
              </w:rPrChange>
            </w:rPr>
            <m:t>of</m:t>
          </m:r>
          <w:ins w:id="4328" w:author="user pc" w:date="2022-03-17T13:36:00Z">
            <m:r w:rsidR="203A096F">
              <w:rPr>
                <w:rFonts w:ascii="Cambria Math" w:cs="Times New Roman" w:eastAsia="宋体" w:hAnsi="Cambria Math"/>
                <w:sz w:val="28"/>
                <w:szCs w:val="28"/>
              </w:rPr>
              <m:t xml:space="preserve"> </m:t>
            </m:r>
          </w:ins>
          <m:r w:rsidRPr="D4EDCA90">
            <w:rPr>
              <w:rFonts w:ascii="Cambria Math" w:cs="Times New Roman" w:eastAsia="宋体" w:hAnsi="Cambria Math"/>
              <w:sz w:val="28"/>
              <w:szCs w:val="28"/>
              <w:rPrChange w:id="4329" w:author="user pc" w:date="2022-03-15T10:14:00Z">
                <w:rPr>
                  <w:rFonts w:ascii="Cambria Math" w:eastAsia="宋体" w:hAnsi="Cambria Math"/>
                </w:rPr>
              </w:rPrChange>
            </w:rPr>
            <m:t>Mg</m:t>
          </m:r>
          <m:d>
            <m:dPr>
              <m:endChr m:val=")"/>
              <m:ctrlPr>
                <w:rPr>
                  <w:rFonts w:ascii="Cambria Math" w:cs="Times New Roman" w:eastAsia="宋体" w:hAnsi="Cambria Math"/>
                  <w:i/>
                  <w:sz w:val="28"/>
                  <w:szCs w:val="28"/>
                </w:rPr>
              </m:ctrlPr>
            </m:dPr>
            <m:e>
              <m:r w:rsidRPr="5D61CC4C">
                <w:rPr>
                  <w:rFonts w:ascii="Cambria Math" w:cs="Times New Roman" w:eastAsia="宋体" w:hAnsi="Cambria Math"/>
                  <w:sz w:val="28"/>
                  <w:szCs w:val="28"/>
                  <w:rPrChange w:id="4330" w:author="user pc" w:date="2022-03-15T10:14:00Z">
                    <w:rPr>
                      <w:rFonts w:ascii="Cambria Math" w:eastAsia="宋体" w:hAnsi="Cambria Math"/>
                    </w:rPr>
                  </w:rPrChange>
                </w:rPr>
                <m:t>48g</m:t>
              </m:r>
            </m:e>
          </m:d>
          <m:r>
            <w:rPr>
              <w:rFonts w:ascii="Cambria Math" w:cs="Times New Roman" w:eastAsia="宋体" w:hAnsi="Cambria Math"/>
              <w:sz w:val="28"/>
              <w:szCs w:val="28"/>
            </w:rPr>
            <m:t xml:space="preserve">  </m:t>
          </m:r>
          <m:r w:rsidRPr="71D7D0BC">
            <w:rPr>
              <w:rFonts w:ascii="Cambria Math" w:cs="Times New Roman" w:eastAsia="宋体" w:hAnsi="Cambria Math"/>
              <w:sz w:val="28"/>
              <w:szCs w:val="28"/>
              <w:rPrChange w:id="4331"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DA747577">
                <w:rPr>
                  <w:rFonts w:ascii="Cambria Math" w:cs="Times New Roman" w:eastAsia="宋体" w:hAnsi="Cambria Math"/>
                  <w:sz w:val="28"/>
                  <w:szCs w:val="28"/>
                  <w:rPrChange w:id="4332" w:author="user pc" w:date="2022-03-15T10:14:00Z">
                    <w:rPr>
                      <w:rFonts w:ascii="Cambria Math" w:eastAsia="宋体" w:hAnsi="Cambria Math"/>
                    </w:rPr>
                  </w:rPrChange>
                </w:rPr>
                <m:t>24+16</m:t>
              </m:r>
            </m:e>
          </m:d>
        </m:oMath>
      </m:oMathPara>
    </w:p>
    <w:p>
      <w:pPr>
        <w:pStyle w:val="style157"/>
        <w:rPr>
          <w:rFonts w:ascii="Times New Roman" w:cs="Times New Roman" w:eastAsia="宋体" w:hAnsi="Times New Roman"/>
          <w:sz w:val="28"/>
          <w:szCs w:val="28"/>
          <w:rPrChange w:id="4333" w:author="user pc" w:date="2022-03-15T10:14:00Z">
            <w:rPr>
              <w:rFonts w:ascii="Bell MT" w:eastAsia="宋体" w:hAnsi="Bell MT"/>
            </w:rPr>
          </w:rPrChange>
        </w:rPr>
      </w:pPr>
      <w:r w:rsidRPr="CAADBFAC">
        <w:rPr>
          <w:rFonts w:ascii="Times New Roman" w:cs="Times New Roman" w:eastAsia="宋体" w:hAnsi="Times New Roman"/>
          <w:sz w:val="28"/>
          <w:szCs w:val="28"/>
          <w:rPrChange w:id="4334" w:author="user pc" w:date="2022-03-15T10:14:00Z">
            <w:rPr>
              <w:rFonts w:ascii="Bell MT" w:eastAsia="宋体" w:hAnsi="Bell MT"/>
            </w:rPr>
          </w:rPrChange>
        </w:rPr>
        <w:t>i.e</w:t>
      </w:r>
      <m:oMath>
        <m:r w:rsidRPr="21FDB1B4">
          <w:rPr>
            <w:rFonts w:ascii="Cambria Math" w:cs="Times New Roman" w:eastAsia="宋体" w:hAnsi="Cambria Math"/>
            <w:sz w:val="28"/>
            <w:szCs w:val="28"/>
            <w:rPrChange w:id="4335" w:author="user pc" w:date="2022-03-15T10:14:00Z">
              <w:rPr>
                <w:rFonts w:ascii="Cambria Math" w:eastAsia="宋体" w:hAnsi="Cambria Math"/>
              </w:rPr>
            </w:rPrChange>
          </w:rPr>
          <m:t xml:space="preserve"> 48g</m:t>
        </m:r>
        <m:r>
          <w:rPr>
            <w:rFonts w:ascii="Cambria Math" w:cs="Times New Roman" w:eastAsia="宋体" w:hAnsi="Cambria Math"/>
            <w:sz w:val="28"/>
            <w:szCs w:val="28"/>
          </w:rPr>
          <m:t xml:space="preserve"> </m:t>
        </m:r>
        <m:r w:rsidRPr="E27C1655">
          <w:rPr>
            <w:rFonts w:ascii="Cambria Math" w:cs="Times New Roman" w:eastAsia="宋体" w:hAnsi="Cambria Math"/>
            <w:sz w:val="28"/>
            <w:szCs w:val="28"/>
            <w:rPrChange w:id="4336"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53941530">
          <w:rPr>
            <w:rFonts w:ascii="Cambria Math" w:cs="Times New Roman" w:eastAsia="宋体" w:hAnsi="Cambria Math"/>
            <w:sz w:val="28"/>
            <w:szCs w:val="28"/>
            <w:rPrChange w:id="4337" w:author="user pc" w:date="2022-03-15T10:14:00Z">
              <w:rPr>
                <w:rFonts w:ascii="Cambria Math" w:eastAsia="宋体" w:hAnsi="Cambria Math"/>
              </w:rPr>
            </w:rPrChange>
          </w:rPr>
          <m:t xml:space="preserve">Mg </m:t>
        </m:r>
        <m:r>
          <w:rPr>
            <w:rFonts w:ascii="Cambria Math" w:cs="Times New Roman" w:eastAsia="宋体" w:hAnsi="Cambria Math"/>
            <w:sz w:val="28"/>
            <w:szCs w:val="28"/>
          </w:rPr>
          <m:t xml:space="preserve">               </m:t>
        </m:r>
        <m:r w:rsidRPr="6BC49243">
          <w:rPr>
            <w:rFonts w:ascii="Cambria Math" w:cs="Times New Roman" w:eastAsia="宋体" w:hAnsi="Cambria Math"/>
            <w:sz w:val="28"/>
            <w:szCs w:val="28"/>
            <w:rPrChange w:id="4338" w:author="user pc" w:date="2022-03-15T10:14:00Z">
              <w:rPr>
                <w:rFonts w:ascii="Cambria Math" w:eastAsia="宋体" w:hAnsi="Cambria Math"/>
              </w:rPr>
            </w:rPrChange>
          </w:rPr>
          <m:t>≡ 80g</m:t>
        </m:r>
        <m:r>
          <w:rPr>
            <w:rFonts w:ascii="Cambria Math" w:cs="Times New Roman" w:eastAsia="宋体" w:hAnsi="Cambria Math"/>
            <w:sz w:val="28"/>
            <w:szCs w:val="28"/>
          </w:rPr>
          <m:t xml:space="preserve"> </m:t>
        </m:r>
        <m:r w:rsidRPr="CAE271E9">
          <w:rPr>
            <w:rFonts w:ascii="Cambria Math" w:cs="Times New Roman" w:eastAsia="宋体" w:hAnsi="Cambria Math"/>
            <w:sz w:val="28"/>
            <w:szCs w:val="28"/>
            <w:rPrChange w:id="4339"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A4E1014D">
          <w:rPr>
            <w:rFonts w:ascii="Cambria Math" w:cs="Times New Roman" w:eastAsia="宋体" w:hAnsi="Cambria Math"/>
            <w:sz w:val="28"/>
            <w:szCs w:val="28"/>
            <w:rPrChange w:id="4340" w:author="user pc" w:date="2022-03-15T10:14:00Z">
              <w:rPr>
                <w:rFonts w:ascii="Cambria Math" w:eastAsia="宋体" w:hAnsi="Cambria Math"/>
              </w:rPr>
            </w:rPrChange>
          </w:rPr>
          <m:t>MgO</m:t>
        </m:r>
      </m:oMath>
    </w:p>
    <w:p>
      <w:pPr>
        <w:pStyle w:val="style157"/>
        <w:rPr>
          <w:rFonts w:ascii="Times New Roman" w:cs="Times New Roman" w:eastAsia="宋体" w:hAnsi="Times New Roman"/>
          <w:sz w:val="28"/>
          <w:szCs w:val="28"/>
        </w:rPr>
      </w:pPr>
      <m:oMath>
        <m:r w:rsidRPr="3E302C49">
          <w:rPr>
            <w:rFonts w:ascii="Cambria Math" w:cs="Times New Roman" w:eastAsia="宋体" w:hAnsi="Cambria Math"/>
            <w:sz w:val="28"/>
            <w:szCs w:val="28"/>
            <w:rPrChange w:id="4341" w:author="user pc" w:date="2022-03-15T10:14:00Z">
              <w:rPr>
                <w:rFonts w:ascii="Cambria Math" w:eastAsia="宋体" w:hAnsi="Cambria Math"/>
              </w:rPr>
            </w:rPrChange>
          </w:rPr>
          <m:t>12.0g</m:t>
        </m:r>
        <m:r>
          <w:rPr>
            <w:rFonts w:ascii="Cambria Math" w:cs="Times New Roman" w:eastAsia="宋体" w:hAnsi="Cambria Math"/>
            <w:sz w:val="28"/>
            <w:szCs w:val="28"/>
          </w:rPr>
          <m:t xml:space="preserve"> </m:t>
        </m:r>
        <m:r w:rsidRPr="52B92E3A">
          <w:rPr>
            <w:rFonts w:ascii="Cambria Math" w:cs="Times New Roman" w:eastAsia="宋体" w:hAnsi="Cambria Math"/>
            <w:sz w:val="28"/>
            <w:szCs w:val="28"/>
            <w:rPrChange w:id="4342" w:author="user pc" w:date="2022-03-15T10:14:00Z">
              <w:rPr>
                <w:rFonts w:ascii="Cambria Math" w:eastAsia="宋体" w:hAnsi="Cambria Math"/>
              </w:rPr>
            </w:rPrChange>
          </w:rPr>
          <m:t>of</m:t>
        </m:r>
        <w:ins w:id="4343" w:author="user pc" w:date="2022-03-17T13:36:00Z">
          <m:r w:rsidR="8FB2C1A1">
            <w:rPr>
              <w:rFonts w:ascii="Cambria Math" w:cs="Times New Roman" w:eastAsia="宋体" w:hAnsi="Cambria Math"/>
              <w:sz w:val="28"/>
              <w:szCs w:val="28"/>
            </w:rPr>
            <m:t xml:space="preserve"> </m:t>
          </m:r>
        </w:ins>
        <m:r w:rsidRPr="C8EC6090">
          <w:rPr>
            <w:rFonts w:ascii="Cambria Math" w:cs="Times New Roman" w:eastAsia="宋体" w:hAnsi="Cambria Math"/>
            <w:sz w:val="28"/>
            <w:szCs w:val="28"/>
            <w:rPrChange w:id="4344" w:author="user pc" w:date="2022-03-15T10:14:00Z">
              <w:rPr>
                <w:rFonts w:ascii="Cambria Math" w:eastAsia="宋体" w:hAnsi="Cambria Math"/>
              </w:rPr>
            </w:rPrChange>
          </w:rPr>
          <m:t xml:space="preserve">Mg   </m:t>
        </m:r>
        <m:r>
          <w:rPr>
            <w:rFonts w:ascii="Cambria Math" w:cs="Times New Roman" w:eastAsia="宋体" w:hAnsi="Cambria Math"/>
            <w:sz w:val="28"/>
            <w:szCs w:val="28"/>
          </w:rPr>
          <m:t xml:space="preserve">                 </m:t>
        </m:r>
        <m:r w:rsidRPr="879C70B8">
          <w:rPr>
            <w:rFonts w:ascii="Cambria Math" w:cs="Times New Roman" w:eastAsia="宋体" w:hAnsi="Cambria Math"/>
            <w:sz w:val="28"/>
            <w:szCs w:val="28"/>
            <w:rPrChange w:id="4345" w:author="user pc" w:date="2022-03-15T10:14:00Z">
              <w:rPr>
                <w:rFonts w:ascii="Cambria Math" w:eastAsia="宋体" w:hAnsi="Cambria Math"/>
              </w:rPr>
            </w:rPrChange>
          </w:rPr>
          <m:t>≡   ?</m:t>
        </m:r>
      </m:oMath>
      <w:r>
        <w:rPr>
          <w:rFonts w:ascii="Times New Roman" w:cs="Times New Roman" w:eastAsia="宋体" w:hAnsi="Times New Roman"/>
          <w:sz w:val="28"/>
          <w:szCs w:val="28"/>
        </w:rPr>
        <w:t xml:space="preserve"> 0  </w:t>
      </w:r>
      <m:oMath>
        <m:r w:rsidRPr="6F31384F">
          <w:rPr>
            <w:rFonts w:ascii="Cambria Math" w:cs="Times New Roman" w:eastAsia="宋体" w:hAnsi="Cambria Math"/>
            <w:sz w:val="28"/>
            <w:szCs w:val="28"/>
            <w:rPrChange w:id="4346"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8EE0F3C0">
          <w:rPr>
            <w:rFonts w:ascii="Cambria Math" w:cs="Times New Roman" w:eastAsia="宋体" w:hAnsi="Cambria Math"/>
            <w:sz w:val="28"/>
            <w:szCs w:val="28"/>
            <w:rPrChange w:id="4347" w:author="user pc" w:date="2022-03-15T10:14:00Z">
              <w:rPr>
                <w:rFonts w:ascii="Cambria Math" w:eastAsia="宋体" w:hAnsi="Cambria Math"/>
              </w:rPr>
            </w:rPrChange>
          </w:rPr>
          <m:t>MgO</m:t>
        </m:r>
      </m:oMath>
    </w:p>
    <w:p>
      <w:pPr>
        <w:pStyle w:val="style157"/>
        <w:rPr>
          <w:rFonts w:ascii="Times New Roman" w:cs="Times New Roman" w:eastAsia="宋体" w:hAnsi="Times New Roman"/>
          <w:sz w:val="28"/>
          <w:szCs w:val="28"/>
          <w:rPrChange w:id="4348"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4349" w:author="user pc" w:date="2022-03-15T10:14:00Z">
            <w:rPr>
              <w:rFonts w:ascii="Bell MT" w:eastAsia="宋体" w:hAnsi="Bell MT"/>
            </w:rPr>
          </w:rPrChange>
        </w:rPr>
      </w:pPr>
      <m:oMath>
        <m:r w:rsidRPr="9608BCD8">
          <w:rPr>
            <w:rFonts w:ascii="Cambria Math" w:cs="Times New Roman" w:eastAsia="宋体" w:hAnsi="Cambria Math"/>
            <w:sz w:val="28"/>
            <w:szCs w:val="28"/>
            <w:rPrChange w:id="4350" w:author="user pc" w:date="2022-03-15T10:14:00Z">
              <w:rPr>
                <w:rFonts w:ascii="Cambria Math" w:eastAsia="宋体" w:hAnsi="Cambria Math"/>
              </w:rPr>
            </w:rPrChange>
          </w:rPr>
          <m:t>Cross</m:t>
        </m:r>
        <m:r>
          <w:rPr>
            <w:rFonts w:ascii="Cambria Math" w:cs="Times New Roman" w:eastAsia="宋体" w:hAnsi="Cambria Math"/>
            <w:sz w:val="28"/>
            <w:szCs w:val="28"/>
          </w:rPr>
          <m:t xml:space="preserve"> </m:t>
        </m:r>
        <m:r w:rsidRPr="27F7407D">
          <w:rPr>
            <w:rFonts w:ascii="Cambria Math" w:cs="Times New Roman" w:eastAsia="宋体" w:hAnsi="Cambria Math"/>
            <w:sz w:val="28"/>
            <w:szCs w:val="28"/>
            <w:rPrChange w:id="4351" w:author="user pc" w:date="2022-03-15T10:14:00Z">
              <w:rPr>
                <w:rFonts w:ascii="Cambria Math" w:eastAsia="宋体" w:hAnsi="Cambria Math"/>
              </w:rPr>
            </w:rPrChange>
          </w:rPr>
          <m:t>multiply;</m:t>
        </m:r>
      </m:oMath>
      <w:r>
        <w:rPr>
          <w:rFonts w:ascii="Times New Roman" w:cs="Times New Roman" w:eastAsia="宋体" w:hAnsi="Times New Roman"/>
          <w:sz w:val="28"/>
          <w:szCs w:val="28"/>
        </w:rPr>
        <w:t xml:space="preserve"> </w:t>
      </w:r>
    </w:p>
    <w:p>
      <w:pPr>
        <w:pStyle w:val="style157"/>
        <w:rPr>
          <w:rFonts w:ascii="Times New Roman" w:cs="Times New Roman" w:eastAsia="宋体" w:hAnsi="Times New Roman"/>
          <w:sz w:val="28"/>
          <w:szCs w:val="28"/>
          <w:rPrChange w:id="4352"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4353" w:author="user pc" w:date="2022-03-15T10:14:00Z">
            <w:rPr>
              <w:rFonts w:ascii="Bell MT" w:eastAsia="宋体" w:hAnsi="Bell MT"/>
            </w:rPr>
          </w:rPrChange>
        </w:rPr>
      </w:pPr>
      <m:oMathPara>
        <m:oMathParaPr>
          <m:jc m:val="left"/>
        </m:oMathParaPr>
        <m:oMath>
          <m:f>
            <m:fPr>
              <m:ctrlPr>
                <w:rPr>
                  <w:rFonts w:ascii="Cambria Math" w:cs="Times New Roman" w:eastAsia="宋体" w:hAnsi="Cambria Math"/>
                  <w:i/>
                  <w:sz w:val="28"/>
                  <w:szCs w:val="28"/>
                </w:rPr>
              </m:ctrlPr>
            </m:fPr>
            <m:num>
              <m:r w:rsidRPr="59152908">
                <w:rPr>
                  <w:rFonts w:ascii="Cambria Math" w:cs="Times New Roman" w:eastAsia="宋体" w:hAnsi="Cambria Math"/>
                  <w:sz w:val="28"/>
                  <w:szCs w:val="28"/>
                  <w:rPrChange w:id="4354" w:author="user pc" w:date="2022-03-15T10:14:00Z">
                    <w:rPr>
                      <w:rFonts w:ascii="Cambria Math" w:eastAsia="宋体" w:hAnsi="Cambria Math"/>
                    </w:rPr>
                  </w:rPrChange>
                </w:rPr>
                <m:t>12.0g Mg ×80g MgO</m:t>
              </m:r>
            </m:num>
            <m:den>
              <m:r w:rsidRPr="C83EFF58">
                <w:rPr>
                  <w:rFonts w:ascii="Cambria Math" w:cs="Times New Roman" w:eastAsia="宋体" w:hAnsi="Cambria Math"/>
                  <w:sz w:val="28"/>
                  <w:szCs w:val="28"/>
                  <w:rPrChange w:id="4355" w:author="user pc" w:date="2022-03-15T10:14:00Z">
                    <w:rPr>
                      <w:rFonts w:ascii="Cambria Math" w:eastAsia="宋体" w:hAnsi="Cambria Math"/>
                    </w:rPr>
                  </w:rPrChange>
                </w:rPr>
                <m:t>48g Mg</m:t>
              </m:r>
            </m:den>
          </m:f>
          <m:r w:rsidRPr="C7EF1F99">
            <w:rPr>
              <w:rFonts w:ascii="Cambria Math" w:cs="Times New Roman" w:eastAsia="宋体" w:hAnsi="Cambria Math"/>
              <w:sz w:val="28"/>
              <w:szCs w:val="28"/>
              <w:rPrChange w:id="4356" w:author="user pc" w:date="2022-03-15T10:14:00Z">
                <w:rPr>
                  <w:rFonts w:ascii="Cambria Math" w:eastAsia="宋体" w:hAnsi="Cambria Math"/>
                </w:rPr>
              </w:rPrChange>
            </w:rPr>
            <m:t>=20.0g</m:t>
          </m:r>
          <w:ins w:id="4357" w:author="user pc" w:date="2022-03-17T13:37:00Z">
            <m:r w:rsidR="E49C63A4">
              <w:rPr>
                <w:rFonts w:ascii="Cambria Math" w:cs="Times New Roman" w:eastAsia="宋体" w:hAnsi="Cambria Math"/>
                <w:sz w:val="28"/>
                <w:szCs w:val="28"/>
              </w:rPr>
              <m:t xml:space="preserve"> </m:t>
            </m:r>
          </w:ins>
          <m:r w:rsidRPr="29481470">
            <w:rPr>
              <w:rFonts w:ascii="Cambria Math" w:cs="Times New Roman" w:eastAsia="宋体" w:hAnsi="Cambria Math"/>
              <w:sz w:val="28"/>
              <w:szCs w:val="28"/>
              <w:rPrChange w:id="4358" w:author="user pc" w:date="2022-03-15T10:14:00Z">
                <w:rPr>
                  <w:rFonts w:ascii="Cambria Math" w:eastAsia="宋体" w:hAnsi="Cambria Math"/>
                </w:rPr>
              </w:rPrChange>
            </w:rPr>
            <m:t>of</m:t>
          </m:r>
          <w:ins w:id="4359" w:author="user pc" w:date="2022-03-18T13:58:00Z">
            <m:r w:rsidR="F24D0C4B">
              <w:rPr>
                <w:rFonts w:ascii="Cambria Math" w:cs="Times New Roman" w:eastAsia="宋体" w:hAnsi="Cambria Math"/>
                <w:sz w:val="28"/>
                <w:szCs w:val="28"/>
              </w:rPr>
              <m:t xml:space="preserve"> </m:t>
            </m:r>
          </w:ins>
          <m:r w:rsidRPr="DB16E514">
            <w:rPr>
              <w:rFonts w:ascii="Cambria Math" w:cs="Times New Roman" w:eastAsia="宋体" w:hAnsi="Cambria Math"/>
              <w:sz w:val="28"/>
              <w:szCs w:val="28"/>
              <w:rPrChange w:id="4360" w:author="user pc" w:date="2022-03-15T10:14:00Z">
                <w:rPr>
                  <w:rFonts w:ascii="Cambria Math" w:eastAsia="宋体" w:hAnsi="Cambria Math"/>
                </w:rPr>
              </w:rPrChange>
            </w:rPr>
            <m:t>MgO</m:t>
          </m:r>
        </m:oMath>
      </m:oMathPara>
    </w:p>
    <w:p>
      <w:pPr>
        <w:pStyle w:val="style157"/>
        <w:rPr>
          <w:rFonts w:ascii="Times New Roman" w:cs="Times New Roman" w:eastAsia="宋体" w:hAnsi="Times New Roman"/>
          <w:sz w:val="28"/>
          <w:szCs w:val="28"/>
          <w:rPrChange w:id="4361"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4362" w:author="user pc" w:date="2022-03-15T10:14:00Z">
            <w:rPr>
              <w:rFonts w:ascii="Bell MT" w:eastAsia="宋体" w:hAnsi="Bell MT"/>
            </w:rPr>
          </w:rPrChange>
        </w:rPr>
      </w:pPr>
      <w:r w:rsidRPr="68D2CC3F">
        <w:rPr>
          <w:rFonts w:ascii="Times New Roman" w:cs="Times New Roman" w:eastAsia="宋体" w:hAnsi="Times New Roman"/>
          <w:b/>
          <w:sz w:val="28"/>
          <w:szCs w:val="28"/>
          <w:rPrChange w:id="4363" w:author="user pc" w:date="2022-03-15T10:14:00Z">
            <w:rPr>
              <w:rFonts w:ascii="Bell MT" w:eastAsia="宋体" w:hAnsi="Bell MT"/>
              <w:b/>
            </w:rPr>
          </w:rPrChange>
        </w:rPr>
        <w:t>Solved</w:t>
      </w:r>
      <w:r>
        <w:rPr>
          <w:rFonts w:ascii="Times New Roman" w:cs="Times New Roman" w:eastAsia="宋体" w:hAnsi="Times New Roman"/>
          <w:b/>
          <w:sz w:val="28"/>
          <w:szCs w:val="28"/>
        </w:rPr>
        <w:t xml:space="preserve"> </w:t>
      </w:r>
      <w:r w:rsidRPr="5E48CFEA">
        <w:rPr>
          <w:rFonts w:ascii="Times New Roman" w:cs="Times New Roman" w:eastAsia="宋体" w:hAnsi="Times New Roman"/>
          <w:b/>
          <w:sz w:val="28"/>
          <w:szCs w:val="28"/>
          <w:rPrChange w:id="4364" w:author="user pc" w:date="2022-03-15T10:14:00Z">
            <w:rPr>
              <w:rFonts w:ascii="Bell MT" w:eastAsia="宋体" w:hAnsi="Bell MT"/>
              <w:b/>
            </w:rPr>
          </w:rPrChange>
        </w:rPr>
        <w:t>example</w:t>
      </w:r>
      <w:r>
        <w:rPr>
          <w:rFonts w:ascii="Times New Roman" w:cs="Times New Roman" w:eastAsia="宋体" w:hAnsi="Times New Roman"/>
          <w:b/>
          <w:sz w:val="28"/>
          <w:szCs w:val="28"/>
        </w:rPr>
        <w:t xml:space="preserve"> </w:t>
      </w:r>
      <w:r w:rsidRPr="1EA9B1FD">
        <w:rPr>
          <w:rFonts w:ascii="Times New Roman" w:cs="Times New Roman" w:eastAsia="宋体" w:hAnsi="Times New Roman"/>
          <w:b/>
          <w:sz w:val="28"/>
          <w:szCs w:val="28"/>
          <w:rPrChange w:id="4365" w:author="user pc" w:date="2022-03-15T10:14:00Z">
            <w:rPr>
              <w:rFonts w:ascii="Bell MT" w:eastAsia="宋体" w:hAnsi="Bell MT"/>
              <w:b/>
            </w:rPr>
          </w:rPrChange>
        </w:rPr>
        <w:t>2:</w:t>
      </w:r>
      <w:r>
        <w:rPr>
          <w:rFonts w:ascii="Times New Roman" w:cs="Times New Roman" w:eastAsia="宋体" w:hAnsi="Times New Roman"/>
          <w:b/>
          <w:sz w:val="28"/>
          <w:szCs w:val="28"/>
        </w:rPr>
        <w:t xml:space="preserve"> </w:t>
      </w:r>
      <w:r w:rsidRPr="091265EF">
        <w:rPr>
          <w:rFonts w:ascii="Times New Roman" w:cs="Times New Roman" w:eastAsia="宋体" w:hAnsi="Times New Roman"/>
          <w:sz w:val="28"/>
          <w:szCs w:val="28"/>
          <w:rPrChange w:id="4366" w:author="user pc" w:date="2022-03-15T10:14:00Z">
            <w:rPr>
              <w:rFonts w:ascii="Bell MT" w:eastAsia="宋体" w:hAnsi="Bell MT"/>
            </w:rPr>
          </w:rPrChange>
        </w:rPr>
        <w:t>During the extraction</w:t>
      </w:r>
      <w:r>
        <w:rPr>
          <w:rFonts w:ascii="Times New Roman" w:cs="Times New Roman" w:eastAsia="宋体" w:hAnsi="Times New Roman"/>
          <w:sz w:val="28"/>
          <w:szCs w:val="28"/>
        </w:rPr>
        <w:t xml:space="preserve"> </w:t>
      </w:r>
      <w:r w:rsidRPr="471684C1">
        <w:rPr>
          <w:rFonts w:ascii="Times New Roman" w:cs="Times New Roman" w:eastAsia="宋体" w:hAnsi="Times New Roman"/>
          <w:sz w:val="28"/>
          <w:szCs w:val="28"/>
          <w:rPrChange w:id="4367" w:author="user pc" w:date="2022-03-15T10:14:00Z">
            <w:rPr>
              <w:rFonts w:ascii="Bell MT" w:eastAsia="宋体" w:hAnsi="Bell MT"/>
            </w:rPr>
          </w:rPrChange>
        </w:rPr>
        <w:t>of iron from haematite (Fe</w:t>
      </w:r>
      <w:r w:rsidRPr="B6BAD6BD">
        <w:rPr>
          <w:rFonts w:ascii="Times New Roman" w:cs="Times New Roman" w:eastAsia="宋体" w:hAnsi="Times New Roman"/>
          <w:sz w:val="28"/>
          <w:szCs w:val="28"/>
          <w:vertAlign w:val="subscript"/>
          <w:rPrChange w:id="4368" w:author="user pc" w:date="2022-03-15T10:14:00Z">
            <w:rPr>
              <w:rFonts w:ascii="Bell MT" w:eastAsia="宋体" w:hAnsi="Bell MT"/>
              <w:vertAlign w:val="subscript"/>
            </w:rPr>
          </w:rPrChange>
        </w:rPr>
        <w:t>2</w:t>
      </w:r>
      <w:r w:rsidRPr="3A18A6E1">
        <w:rPr>
          <w:rFonts w:ascii="Times New Roman" w:cs="Times New Roman" w:eastAsia="宋体" w:hAnsi="Times New Roman"/>
          <w:sz w:val="28"/>
          <w:szCs w:val="28"/>
          <w:rPrChange w:id="4369" w:author="user pc" w:date="2022-03-15T10:14:00Z">
            <w:rPr>
              <w:rFonts w:ascii="Bell MT" w:eastAsia="宋体" w:hAnsi="Bell MT"/>
            </w:rPr>
          </w:rPrChange>
        </w:rPr>
        <w:t>O</w:t>
      </w:r>
      <w:r w:rsidRPr="4B6D5830">
        <w:rPr>
          <w:rFonts w:ascii="Times New Roman" w:cs="Times New Roman" w:eastAsia="宋体" w:hAnsi="Times New Roman"/>
          <w:sz w:val="28"/>
          <w:szCs w:val="28"/>
          <w:vertAlign w:val="subscript"/>
          <w:rPrChange w:id="4370" w:author="user pc" w:date="2022-03-15T10:14:00Z">
            <w:rPr>
              <w:rFonts w:ascii="Bell MT" w:eastAsia="宋体" w:hAnsi="Bell MT"/>
              <w:vertAlign w:val="subscript"/>
            </w:rPr>
          </w:rPrChange>
        </w:rPr>
        <w:t>3</w:t>
      </w:r>
      <w:r w:rsidRPr="086CFAF5">
        <w:rPr>
          <w:rFonts w:ascii="Times New Roman" w:cs="Times New Roman" w:eastAsia="宋体" w:hAnsi="Times New Roman"/>
          <w:sz w:val="28"/>
          <w:szCs w:val="28"/>
          <w:rPrChange w:id="4371"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3F602712">
        <w:rPr>
          <w:rFonts w:ascii="Times New Roman" w:cs="Times New Roman" w:eastAsia="宋体" w:hAnsi="Times New Roman"/>
          <w:sz w:val="28"/>
          <w:szCs w:val="28"/>
          <w:rPrChange w:id="4372" w:author="user pc" w:date="2022-03-15T10:14:00Z">
            <w:rPr>
              <w:rFonts w:ascii="Bell MT" w:eastAsia="宋体" w:hAnsi="Bell MT"/>
            </w:rPr>
          </w:rPrChange>
        </w:rPr>
        <w:t>using carbon monoxide, how many grams</w:t>
      </w:r>
      <w:r>
        <w:rPr>
          <w:rFonts w:ascii="Times New Roman" w:cs="Times New Roman" w:eastAsia="宋体" w:hAnsi="Times New Roman"/>
          <w:sz w:val="28"/>
          <w:szCs w:val="28"/>
        </w:rPr>
        <w:t xml:space="preserve"> </w:t>
      </w:r>
      <w:r w:rsidRPr="14F014C5">
        <w:rPr>
          <w:rFonts w:ascii="Times New Roman" w:cs="Times New Roman" w:eastAsia="宋体" w:hAnsi="Times New Roman"/>
          <w:sz w:val="28"/>
          <w:szCs w:val="28"/>
          <w:rPrChange w:id="4373"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81F1E6C7">
        <w:rPr>
          <w:rFonts w:ascii="Times New Roman" w:cs="Times New Roman" w:eastAsia="宋体" w:hAnsi="Times New Roman"/>
          <w:sz w:val="28"/>
          <w:szCs w:val="28"/>
          <w:rPrChange w:id="4374" w:author="user pc" w:date="2022-03-15T10:14:00Z">
            <w:rPr>
              <w:rFonts w:ascii="Bell MT" w:eastAsia="宋体" w:hAnsi="Bell MT"/>
            </w:rPr>
          </w:rPrChange>
        </w:rPr>
        <w:t>iron</w:t>
      </w:r>
      <w:r>
        <w:rPr>
          <w:rFonts w:ascii="Times New Roman" w:cs="Times New Roman" w:eastAsia="宋体" w:hAnsi="Times New Roman"/>
          <w:sz w:val="28"/>
          <w:szCs w:val="28"/>
        </w:rPr>
        <w:t xml:space="preserve"> </w:t>
      </w:r>
      <w:r w:rsidRPr="E7398DCA">
        <w:rPr>
          <w:rFonts w:ascii="Times New Roman" w:cs="Times New Roman" w:eastAsia="宋体" w:hAnsi="Times New Roman"/>
          <w:sz w:val="28"/>
          <w:szCs w:val="28"/>
          <w:rPrChange w:id="4375" w:author="user pc" w:date="2022-03-15T10:14:00Z">
            <w:rPr>
              <w:rFonts w:ascii="Bell MT" w:eastAsia="宋体" w:hAnsi="Bell MT"/>
            </w:rPr>
          </w:rPrChange>
        </w:rPr>
        <w:t>can</w:t>
      </w:r>
      <w:r>
        <w:rPr>
          <w:rFonts w:ascii="Times New Roman" w:cs="Times New Roman" w:eastAsia="宋体" w:hAnsi="Times New Roman"/>
          <w:sz w:val="28"/>
          <w:szCs w:val="28"/>
        </w:rPr>
        <w:t xml:space="preserve"> </w:t>
      </w:r>
      <w:r w:rsidRPr="136F057C">
        <w:rPr>
          <w:rFonts w:ascii="Times New Roman" w:cs="Times New Roman" w:eastAsia="宋体" w:hAnsi="Times New Roman"/>
          <w:sz w:val="28"/>
          <w:szCs w:val="28"/>
          <w:rPrChange w:id="4376" w:author="user pc" w:date="2022-03-15T10:14:00Z">
            <w:rPr>
              <w:rFonts w:ascii="Bell MT" w:eastAsia="宋体" w:hAnsi="Bell MT"/>
            </w:rPr>
          </w:rPrChange>
        </w:rPr>
        <w:t>be produced from 1000g</w:t>
      </w:r>
      <w:r>
        <w:rPr>
          <w:rFonts w:ascii="Times New Roman" w:cs="Times New Roman" w:eastAsia="宋体" w:hAnsi="Times New Roman"/>
          <w:sz w:val="28"/>
          <w:szCs w:val="28"/>
        </w:rPr>
        <w:t xml:space="preserve"> </w:t>
      </w:r>
      <w:r w:rsidRPr="CDEAC3CE">
        <w:rPr>
          <w:rFonts w:ascii="Times New Roman" w:cs="Times New Roman" w:eastAsia="宋体" w:hAnsi="Times New Roman"/>
          <w:sz w:val="28"/>
          <w:szCs w:val="28"/>
          <w:rPrChange w:id="4377" w:author="user pc" w:date="2022-03-15T10:14:00Z">
            <w:rPr>
              <w:rFonts w:ascii="Bell MT" w:eastAsia="宋体" w:hAnsi="Bell MT"/>
            </w:rPr>
          </w:rPrChange>
        </w:rPr>
        <w:t>Fe</w:t>
      </w:r>
      <w:r w:rsidRPr="384D5CA3">
        <w:rPr>
          <w:rFonts w:ascii="Times New Roman" w:cs="Times New Roman" w:eastAsia="宋体" w:hAnsi="Times New Roman"/>
          <w:sz w:val="28"/>
          <w:szCs w:val="28"/>
          <w:vertAlign w:val="subscript"/>
          <w:rPrChange w:id="4378" w:author="user pc" w:date="2022-03-15T10:14:00Z">
            <w:rPr>
              <w:rFonts w:ascii="Bell MT" w:eastAsia="宋体" w:hAnsi="Bell MT"/>
              <w:vertAlign w:val="subscript"/>
            </w:rPr>
          </w:rPrChange>
        </w:rPr>
        <w:t>2</w:t>
      </w:r>
      <w:r w:rsidRPr="E2993F6F">
        <w:rPr>
          <w:rFonts w:ascii="Times New Roman" w:cs="Times New Roman" w:eastAsia="宋体" w:hAnsi="Times New Roman"/>
          <w:sz w:val="28"/>
          <w:szCs w:val="28"/>
          <w:rPrChange w:id="4379" w:author="user pc" w:date="2022-03-15T10:14:00Z">
            <w:rPr>
              <w:rFonts w:ascii="Bell MT" w:eastAsia="宋体" w:hAnsi="Bell MT"/>
            </w:rPr>
          </w:rPrChange>
        </w:rPr>
        <w:t>O</w:t>
      </w:r>
      <w:r w:rsidRPr="71A20BF9">
        <w:rPr>
          <w:rFonts w:ascii="Times New Roman" w:cs="Times New Roman" w:eastAsia="宋体" w:hAnsi="Times New Roman"/>
          <w:sz w:val="28"/>
          <w:szCs w:val="28"/>
          <w:vertAlign w:val="subscript"/>
          <w:rPrChange w:id="4380" w:author="user pc" w:date="2022-03-15T10:14:00Z">
            <w:rPr>
              <w:rFonts w:ascii="Bell MT" w:eastAsia="宋体" w:hAnsi="Bell MT"/>
              <w:vertAlign w:val="subscript"/>
            </w:rPr>
          </w:rPrChange>
        </w:rPr>
        <w:t>3</w:t>
      </w:r>
      <w:r w:rsidRPr="24FFE991">
        <w:rPr>
          <w:rFonts w:ascii="Times New Roman" w:cs="Times New Roman" w:eastAsia="宋体" w:hAnsi="Times New Roman"/>
          <w:sz w:val="28"/>
          <w:szCs w:val="28"/>
          <w:rPrChange w:id="4381" w:author="user pc" w:date="2022-03-15T10:14:00Z">
            <w:rPr>
              <w:rFonts w:ascii="Bell MT" w:eastAsia="宋体" w:hAnsi="Bell MT"/>
            </w:rPr>
          </w:rPrChange>
        </w:rPr>
        <w:t>?</w:t>
      </w:r>
    </w:p>
    <w:p>
      <w:pPr>
        <w:pStyle w:val="style157"/>
        <w:rPr>
          <w:rFonts w:ascii="Times New Roman" w:cs="Times New Roman" w:eastAsia="宋体" w:hAnsi="Times New Roman"/>
          <w:sz w:val="28"/>
          <w:szCs w:val="28"/>
          <w:rPrChange w:id="4382" w:author="user pc" w:date="2022-03-15T10:14:00Z">
            <w:rPr>
              <w:rFonts w:ascii="Bell MT" w:eastAsia="宋体" w:hAnsi="Bell MT"/>
            </w:rPr>
          </w:rPrChange>
        </w:rPr>
      </w:pPr>
    </w:p>
    <w:p>
      <w:pPr>
        <w:pStyle w:val="style157"/>
        <w:rPr>
          <w:rFonts w:ascii="Times New Roman" w:cs="Times New Roman" w:eastAsia="宋体" w:hAnsi="Times New Roman"/>
          <w:b/>
          <w:sz w:val="28"/>
          <w:szCs w:val="28"/>
          <w:rPrChange w:id="4383" w:author="user pc" w:date="2022-03-15T10:14:00Z">
            <w:rPr>
              <w:rFonts w:ascii="Bell MT" w:eastAsia="宋体" w:hAnsi="Bell MT"/>
              <w:b/>
            </w:rPr>
          </w:rPrChange>
        </w:rPr>
      </w:pPr>
      <w:r w:rsidRPr="BEE46A9B">
        <w:rPr>
          <w:rFonts w:ascii="Times New Roman" w:cs="Times New Roman" w:eastAsia="宋体" w:hAnsi="Times New Roman"/>
          <w:b/>
          <w:sz w:val="28"/>
          <w:szCs w:val="28"/>
          <w:rPrChange w:id="4384"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4385" w:author="user pc" w:date="2022-03-15T10:14:00Z">
            <w:rPr>
              <w:rFonts w:ascii="Bell MT" w:eastAsia="宋体" w:hAnsi="Bell MT"/>
            </w:rPr>
          </w:rPrChange>
        </w:rPr>
      </w:pPr>
      <w:r w:rsidRPr="2AB5D0C6">
        <w:rPr>
          <w:rFonts w:ascii="Times New Roman" w:cs="Times New Roman" w:eastAsia="宋体" w:hAnsi="Times New Roman"/>
          <w:sz w:val="28"/>
          <w:szCs w:val="28"/>
          <w:rPrChange w:id="4386" w:author="user pc" w:date="2022-03-15T10:14:00Z">
            <w:rPr>
              <w:rFonts w:ascii="Bell MT" w:eastAsia="宋体" w:hAnsi="Bell MT"/>
            </w:rPr>
          </w:rPrChange>
        </w:rPr>
        <w:t>We</w:t>
      </w:r>
      <w:r>
        <w:rPr>
          <w:rFonts w:ascii="Times New Roman" w:cs="Times New Roman" w:eastAsia="宋体" w:hAnsi="Times New Roman"/>
          <w:sz w:val="28"/>
          <w:szCs w:val="28"/>
        </w:rPr>
        <w:t xml:space="preserve"> </w:t>
      </w:r>
      <w:r w:rsidRPr="5AD9DB95">
        <w:rPr>
          <w:rFonts w:ascii="Times New Roman" w:cs="Times New Roman" w:eastAsia="宋体" w:hAnsi="Times New Roman"/>
          <w:sz w:val="28"/>
          <w:szCs w:val="28"/>
          <w:rPrChange w:id="4387" w:author="user pc" w:date="2022-03-15T10:14:00Z">
            <w:rPr>
              <w:rFonts w:ascii="Bell MT" w:eastAsia="宋体" w:hAnsi="Bell MT"/>
            </w:rPr>
          </w:rPrChange>
        </w:rPr>
        <w:t>write</w:t>
      </w:r>
      <w:r>
        <w:rPr>
          <w:rFonts w:ascii="Times New Roman" w:cs="Times New Roman" w:eastAsia="宋体" w:hAnsi="Times New Roman"/>
          <w:sz w:val="28"/>
          <w:szCs w:val="28"/>
        </w:rPr>
        <w:t xml:space="preserve"> </w:t>
      </w:r>
      <w:r w:rsidRPr="F7EF0E6A">
        <w:rPr>
          <w:rFonts w:ascii="Times New Roman" w:cs="Times New Roman" w:eastAsia="宋体" w:hAnsi="Times New Roman"/>
          <w:sz w:val="28"/>
          <w:szCs w:val="28"/>
          <w:rPrChange w:id="4388" w:author="user pc" w:date="2022-03-15T10:14:00Z">
            <w:rPr>
              <w:rFonts w:ascii="Bell MT" w:eastAsia="宋体" w:hAnsi="Bell MT"/>
            </w:rPr>
          </w:rPrChange>
        </w:rPr>
        <w:t>a</w:t>
      </w:r>
      <w:r>
        <w:rPr>
          <w:rFonts w:ascii="Times New Roman" w:cs="Times New Roman" w:eastAsia="宋体" w:hAnsi="Times New Roman"/>
          <w:sz w:val="28"/>
          <w:szCs w:val="28"/>
        </w:rPr>
        <w:t xml:space="preserve"> </w:t>
      </w:r>
      <w:r w:rsidRPr="7D954F0A">
        <w:rPr>
          <w:rFonts w:ascii="Times New Roman" w:cs="Times New Roman" w:eastAsia="宋体" w:hAnsi="Times New Roman"/>
          <w:sz w:val="28"/>
          <w:szCs w:val="28"/>
          <w:rPrChange w:id="4389" w:author="user pc" w:date="2022-03-15T10:14:00Z">
            <w:rPr>
              <w:rFonts w:ascii="Bell MT" w:eastAsia="宋体" w:hAnsi="Bell MT"/>
            </w:rPr>
          </w:rPrChange>
        </w:rPr>
        <w:t>balanced chemical</w:t>
      </w:r>
      <w:r>
        <w:rPr>
          <w:rFonts w:ascii="Times New Roman" w:cs="Times New Roman" w:eastAsia="宋体" w:hAnsi="Times New Roman"/>
          <w:sz w:val="28"/>
          <w:szCs w:val="28"/>
        </w:rPr>
        <w:t xml:space="preserve"> </w:t>
      </w:r>
      <w:r w:rsidRPr="B968BDD7">
        <w:rPr>
          <w:rFonts w:ascii="Times New Roman" w:cs="Times New Roman" w:eastAsia="宋体" w:hAnsi="Times New Roman"/>
          <w:sz w:val="28"/>
          <w:szCs w:val="28"/>
          <w:rPrChange w:id="4390" w:author="user pc" w:date="2022-03-15T10:14:00Z">
            <w:rPr>
              <w:rFonts w:ascii="Bell MT" w:eastAsia="宋体" w:hAnsi="Bell MT"/>
            </w:rPr>
          </w:rPrChange>
        </w:rPr>
        <w:t>equation</w:t>
      </w:r>
      <w:r>
        <w:rPr>
          <w:rFonts w:ascii="Times New Roman" w:cs="Times New Roman" w:eastAsia="宋体" w:hAnsi="Times New Roman"/>
          <w:sz w:val="28"/>
          <w:szCs w:val="28"/>
        </w:rPr>
        <w:t xml:space="preserve"> </w:t>
      </w:r>
      <w:r w:rsidRPr="43723543">
        <w:rPr>
          <w:rFonts w:ascii="Times New Roman" w:cs="Times New Roman" w:eastAsia="宋体" w:hAnsi="Times New Roman"/>
          <w:sz w:val="28"/>
          <w:szCs w:val="28"/>
          <w:rPrChange w:id="4391" w:author="user pc" w:date="2022-03-15T10:14:00Z">
            <w:rPr>
              <w:rFonts w:ascii="Bell MT" w:eastAsia="宋体" w:hAnsi="Bell MT"/>
            </w:rPr>
          </w:rPrChange>
        </w:rPr>
        <w:t>for the reaction:</w:t>
      </w:r>
    </w:p>
    <w:p>
      <w:pPr>
        <w:pStyle w:val="style157"/>
        <w:rPr>
          <w:rFonts w:ascii="Times New Roman" w:cs="Times New Roman" w:eastAsia="宋体" w:hAnsi="Times New Roman"/>
          <w:sz w:val="28"/>
          <w:szCs w:val="28"/>
          <w:rPrChange w:id="4392" w:author="user pc" w:date="2022-03-15T10:14:00Z">
            <w:rPr>
              <w:rFonts w:ascii="Bell MT" w:eastAsia="宋体" w:hAnsi="Bell MT"/>
            </w:rPr>
          </w:rPrChange>
        </w:rPr>
      </w:pPr>
      <m:oMathPara>
        <m:oMathParaPr>
          <m:jc m:val="left"/>
        </m:oMathParaPr>
        <m:oMath>
          <m:sSub>
            <m:sSubPr>
              <m:ctrlPr>
                <w:rPr>
                  <w:rFonts w:ascii="Cambria Math" w:cs="Times New Roman" w:eastAsia="宋体" w:hAnsi="Cambria Math"/>
                  <w:i/>
                  <w:sz w:val="28"/>
                  <w:szCs w:val="28"/>
                </w:rPr>
              </m:ctrlPr>
            </m:sSubPr>
            <m:e>
              <m:r w:rsidRPr="48B8EBD6">
                <w:rPr>
                  <w:rFonts w:ascii="Cambria Math" w:cs="Times New Roman" w:eastAsia="宋体" w:hAnsi="Cambria Math"/>
                  <w:sz w:val="28"/>
                  <w:szCs w:val="28"/>
                  <w:rPrChange w:id="4393" w:author="user pc" w:date="2022-03-15T10:14:00Z">
                    <w:rPr>
                      <w:rFonts w:ascii="Cambria Math" w:eastAsia="宋体" w:hAnsi="Cambria Math"/>
                    </w:rPr>
                  </w:rPrChange>
                </w:rPr>
                <m:t>Fe</m:t>
              </m:r>
            </m:e>
            <m:sub>
              <m:r w:rsidRPr="28F5DB07">
                <w:rPr>
                  <w:rFonts w:ascii="Cambria Math" w:cs="Times New Roman" w:eastAsia="宋体" w:hAnsi="Cambria Math"/>
                  <w:sz w:val="28"/>
                  <w:szCs w:val="28"/>
                  <w:rPrChange w:id="4394"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2DE7E9C3">
                <w:rPr>
                  <w:rFonts w:ascii="Cambria Math" w:cs="Times New Roman" w:eastAsia="宋体" w:hAnsi="Cambria Math"/>
                  <w:sz w:val="28"/>
                  <w:szCs w:val="28"/>
                  <w:rPrChange w:id="4395" w:author="user pc" w:date="2022-03-15T10:14:00Z">
                    <w:rPr>
                      <w:rFonts w:ascii="Cambria Math" w:eastAsia="宋体" w:hAnsi="Cambria Math"/>
                    </w:rPr>
                  </w:rPrChange>
                </w:rPr>
                <m:t>O</m:t>
              </m:r>
            </m:e>
            <m:sub>
              <m:r w:rsidRPr="3AEA1F96">
                <w:rPr>
                  <w:rFonts w:ascii="Cambria Math" w:cs="Times New Roman" w:eastAsia="宋体" w:hAnsi="Cambria Math"/>
                  <w:sz w:val="28"/>
                  <w:szCs w:val="28"/>
                  <w:rPrChange w:id="4396" w:author="user pc" w:date="2022-03-15T10:14:00Z">
                    <w:rPr>
                      <w:rFonts w:ascii="Cambria Math" w:eastAsia="宋体" w:hAnsi="Cambria Math"/>
                    </w:rPr>
                  </w:rPrChange>
                </w:rPr>
                <m:t>3(s)</m:t>
              </m:r>
            </m:sub>
          </m:sSub>
          <m:r w:rsidRPr="C4DFB36F">
            <w:rPr>
              <w:rFonts w:ascii="Cambria Math" w:cs="Times New Roman" w:eastAsia="宋体" w:hAnsi="Cambria Math"/>
              <w:sz w:val="28"/>
              <w:szCs w:val="28"/>
              <w:rPrChange w:id="4397" w:author="user pc" w:date="2022-03-15T10:14:00Z">
                <w:rPr>
                  <w:rFonts w:ascii="Cambria Math" w:eastAsia="宋体" w:hAnsi="Cambria Math"/>
                </w:rPr>
              </w:rPrChange>
            </w:rPr>
            <m:t xml:space="preserve"> +3</m:t>
          </m:r>
          <m:sSub>
            <m:sSubPr>
              <m:ctrlPr>
                <w:rPr>
                  <w:rFonts w:ascii="Cambria Math" w:cs="Times New Roman" w:eastAsia="宋体" w:hAnsi="Cambria Math"/>
                  <w:i/>
                  <w:sz w:val="28"/>
                  <w:szCs w:val="28"/>
                </w:rPr>
              </m:ctrlPr>
            </m:sSubPr>
            <m:e>
              <m:r w:rsidRPr="6F91D606">
                <w:rPr>
                  <w:rFonts w:ascii="Cambria Math" w:cs="Times New Roman" w:eastAsia="宋体" w:hAnsi="Cambria Math"/>
                  <w:sz w:val="28"/>
                  <w:szCs w:val="28"/>
                  <w:rPrChange w:id="4398" w:author="user pc" w:date="2022-03-15T10:14:00Z">
                    <w:rPr>
                      <w:rFonts w:ascii="Cambria Math" w:eastAsia="宋体" w:hAnsi="Cambria Math"/>
                    </w:rPr>
                  </w:rPrChange>
                </w:rPr>
                <m:t>CO</m:t>
              </m:r>
            </m:e>
            <m:sub>
              <m:r w:rsidRPr="F75DA70C">
                <w:rPr>
                  <w:rFonts w:ascii="Cambria Math" w:cs="Times New Roman" w:eastAsia="宋体" w:hAnsi="Cambria Math"/>
                  <w:sz w:val="28"/>
                  <w:szCs w:val="28"/>
                  <w:rPrChange w:id="4399" w:author="user pc" w:date="2022-03-15T10:14:00Z">
                    <w:rPr>
                      <w:rFonts w:ascii="Cambria Math" w:eastAsia="宋体" w:hAnsi="Cambria Math"/>
                    </w:rPr>
                  </w:rPrChange>
                </w:rPr>
                <m:t>(g)</m:t>
              </m:r>
            </m:sub>
          </m:sSub>
          <m:r w:rsidRPr="203E9D56">
            <w:rPr>
              <w:rFonts w:ascii="Cambria Math" w:cs="Times New Roman" w:eastAsia="宋体" w:hAnsi="Cambria Math"/>
              <w:sz w:val="28"/>
              <w:szCs w:val="28"/>
              <w:rPrChange w:id="4400" w:author="user pc" w:date="2022-03-15T10:14:00Z">
                <w:rPr>
                  <w:rFonts w:ascii="Cambria Math" w:eastAsia="宋体" w:hAnsi="Cambria Math"/>
                </w:rPr>
              </w:rPrChange>
            </w:rPr>
            <m:t xml:space="preserve"> → </m:t>
          </m:r>
          <m:sSub>
            <m:sSubPr>
              <m:ctrlPr>
                <w:rPr>
                  <w:rFonts w:ascii="Cambria Math" w:cs="Times New Roman" w:eastAsia="宋体" w:hAnsi="Cambria Math"/>
                  <w:i/>
                  <w:sz w:val="28"/>
                  <w:szCs w:val="28"/>
                </w:rPr>
              </m:ctrlPr>
            </m:sSubPr>
            <m:e>
              <m:r w:rsidRPr="3322230D">
                <w:rPr>
                  <w:rFonts w:ascii="Cambria Math" w:cs="Times New Roman" w:eastAsia="宋体" w:hAnsi="Cambria Math"/>
                  <w:sz w:val="28"/>
                  <w:szCs w:val="28"/>
                  <w:rPrChange w:id="4401" w:author="user pc" w:date="2022-03-15T10:14:00Z">
                    <w:rPr>
                      <w:rFonts w:ascii="Cambria Math" w:eastAsia="宋体" w:hAnsi="Cambria Math"/>
                    </w:rPr>
                  </w:rPrChange>
                </w:rPr>
                <m:t>2Fe</m:t>
              </m:r>
            </m:e>
            <m:sub>
              <m:r w:rsidRPr="42799812">
                <w:rPr>
                  <w:rFonts w:ascii="Cambria Math" w:cs="Times New Roman" w:eastAsia="宋体" w:hAnsi="Cambria Math"/>
                  <w:sz w:val="28"/>
                  <w:szCs w:val="28"/>
                  <w:rPrChange w:id="4402" w:author="user pc" w:date="2022-03-15T10:14:00Z">
                    <w:rPr>
                      <w:rFonts w:ascii="Cambria Math" w:eastAsia="宋体" w:hAnsi="Cambria Math"/>
                    </w:rPr>
                  </w:rPrChange>
                </w:rPr>
                <m:t>(s)</m:t>
              </m:r>
            </m:sub>
          </m:sSub>
          <m:r w:rsidRPr="FDC2774C">
            <w:rPr>
              <w:rFonts w:ascii="Cambria Math" w:cs="Times New Roman" w:eastAsia="宋体" w:hAnsi="Cambria Math"/>
              <w:sz w:val="28"/>
              <w:szCs w:val="28"/>
              <w:rPrChange w:id="4403" w:author="user pc" w:date="2022-03-15T10:14:00Z">
                <w:rPr>
                  <w:rFonts w:ascii="Cambria Math" w:eastAsia="宋体" w:hAnsi="Cambria Math"/>
                </w:rPr>
              </w:rPrChange>
            </w:rPr>
            <m:t xml:space="preserve"> + </m:t>
          </m:r>
          <m:sSub>
            <m:sSubPr>
              <m:ctrlPr>
                <w:rPr>
                  <w:rFonts w:ascii="Cambria Math" w:cs="Times New Roman" w:eastAsia="宋体" w:hAnsi="Cambria Math"/>
                  <w:i/>
                  <w:sz w:val="28"/>
                  <w:szCs w:val="28"/>
                </w:rPr>
              </m:ctrlPr>
            </m:sSubPr>
            <m:e>
              <m:r w:rsidRPr="AB35DA91">
                <w:rPr>
                  <w:rFonts w:ascii="Cambria Math" w:cs="Times New Roman" w:eastAsia="宋体" w:hAnsi="Cambria Math"/>
                  <w:sz w:val="28"/>
                  <w:szCs w:val="28"/>
                  <w:rPrChange w:id="4404" w:author="user pc" w:date="2022-03-15T10:14:00Z">
                    <w:rPr>
                      <w:rFonts w:ascii="Cambria Math" w:eastAsia="宋体" w:hAnsi="Cambria Math"/>
                    </w:rPr>
                  </w:rPrChange>
                </w:rPr>
                <m:t>3CO</m:t>
              </m:r>
            </m:e>
            <m:sub>
              <m:r w:rsidRPr="11BCB310">
                <w:rPr>
                  <w:rFonts w:ascii="Cambria Math" w:cs="Times New Roman" w:eastAsia="宋体" w:hAnsi="Cambria Math"/>
                  <w:sz w:val="28"/>
                  <w:szCs w:val="28"/>
                  <w:rPrChange w:id="4405" w:author="user pc" w:date="2022-03-15T10:14:00Z">
                    <w:rPr>
                      <w:rFonts w:ascii="Cambria Math" w:eastAsia="宋体" w:hAnsi="Cambria Math"/>
                    </w:rPr>
                  </w:rPrChange>
                </w:rPr>
                <m:t>2(g)</m:t>
              </m:r>
            </m:sub>
          </m:sSub>
        </m:oMath>
      </m:oMathPara>
    </w:p>
    <w:p>
      <w:pPr>
        <w:pStyle w:val="style157"/>
        <w:rPr>
          <w:ins w:id="4406" w:author="user pc" w:date="2022-03-17T13:38:00Z"/>
          <w:rFonts w:ascii="Times New Roman" w:cs="Times New Roman" w:eastAsia="宋体" w:hAnsi="Times New Roman"/>
          <w:sz w:val="28"/>
          <w:szCs w:val="28"/>
        </w:rPr>
      </w:pPr>
      <w:r w:rsidRPr="4B0F051B">
        <w:rPr>
          <w:rFonts w:ascii="Times New Roman" w:cs="Times New Roman" w:eastAsia="宋体" w:hAnsi="Times New Roman"/>
          <w:sz w:val="28"/>
          <w:szCs w:val="28"/>
          <w:rPrChange w:id="4407" w:author="user pc" w:date="2022-03-15T10:14:00Z">
            <w:rPr>
              <w:rFonts w:ascii="Bell MT" w:eastAsia="宋体" w:hAnsi="Bell MT"/>
            </w:rPr>
          </w:rPrChange>
        </w:rPr>
        <w:t>160g</w:t>
      </w:r>
      <w:r>
        <w:rPr>
          <w:rFonts w:ascii="Times New Roman" w:cs="Times New Roman" w:eastAsia="宋体" w:hAnsi="Times New Roman"/>
          <w:sz w:val="28"/>
          <w:szCs w:val="28"/>
        </w:rPr>
        <w:t xml:space="preserve"> </w:t>
      </w:r>
      <m:oMath>
        <m:sSub>
          <m:sSubPr>
            <m:ctrlPr>
              <w:rPr>
                <w:rFonts w:ascii="Cambria Math" w:cs="Times New Roman" w:eastAsia="宋体" w:hAnsi="Cambria Math"/>
                <w:i/>
                <w:sz w:val="28"/>
                <w:szCs w:val="28"/>
              </w:rPr>
            </m:ctrlPr>
          </m:sSubPr>
          <m:e>
            <m:r w:rsidRPr="A84A0F3B">
              <w:rPr>
                <w:rFonts w:ascii="Cambria Math" w:cs="Times New Roman" w:eastAsia="宋体" w:hAnsi="Cambria Math"/>
                <w:sz w:val="28"/>
                <w:szCs w:val="28"/>
                <w:rPrChange w:id="4408" w:author="user pc" w:date="2022-03-15T10:14:00Z">
                  <w:rPr>
                    <w:rFonts w:ascii="Cambria Math" w:eastAsia="宋体" w:hAnsi="Cambria Math"/>
                  </w:rPr>
                </w:rPrChange>
              </w:rPr>
              <m:t>Fe</m:t>
            </m:r>
          </m:e>
          <m:sub>
            <m:r w:rsidRPr="605AD858">
              <w:rPr>
                <w:rFonts w:ascii="Cambria Math" w:cs="Times New Roman" w:eastAsia="宋体" w:hAnsi="Cambria Math"/>
                <w:sz w:val="28"/>
                <w:szCs w:val="28"/>
                <w:rPrChange w:id="4409"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84311F5D">
              <w:rPr>
                <w:rFonts w:ascii="Cambria Math" w:cs="Times New Roman" w:eastAsia="宋体" w:hAnsi="Cambria Math"/>
                <w:sz w:val="28"/>
                <w:szCs w:val="28"/>
                <w:rPrChange w:id="4410" w:author="user pc" w:date="2022-03-15T10:14:00Z">
                  <w:rPr>
                    <w:rFonts w:ascii="Cambria Math" w:eastAsia="宋体" w:hAnsi="Cambria Math"/>
                  </w:rPr>
                </w:rPrChange>
              </w:rPr>
              <m:t>O</m:t>
            </m:r>
          </m:e>
          <m:sub>
            <m:r w:rsidRPr="15966EF2">
              <w:rPr>
                <w:rFonts w:ascii="Cambria Math" w:cs="Times New Roman" w:eastAsia="宋体" w:hAnsi="Cambria Math"/>
                <w:sz w:val="28"/>
                <w:szCs w:val="28"/>
                <w:rPrChange w:id="4411" w:author="user pc" w:date="2022-03-15T10:14:00Z">
                  <w:rPr>
                    <w:rFonts w:ascii="Cambria Math" w:eastAsia="宋体" w:hAnsi="Cambria Math"/>
                  </w:rPr>
                </w:rPrChange>
              </w:rPr>
              <m:t>3</m:t>
            </m:r>
          </m:sub>
        </m:sSub>
        <m:r w:rsidRPr="B5E25CD4">
          <w:rPr>
            <w:rFonts w:ascii="Cambria Math" w:cs="Times New Roman" w:eastAsia="宋体" w:hAnsi="Cambria Math"/>
            <w:sz w:val="28"/>
            <w:szCs w:val="28"/>
            <w:rPrChange w:id="4412" w:author="user pc" w:date="2022-03-15T10:14:00Z">
              <w:rPr>
                <w:rFonts w:ascii="Cambria Math" w:eastAsia="宋体" w:hAnsi="Cambria Math"/>
              </w:rPr>
            </w:rPrChange>
          </w:rPr>
          <m:t xml:space="preserve">              →</m:t>
        </m:r>
      </m:oMath>
      <w:r w:rsidRPr="450046D4">
        <w:rPr>
          <w:rFonts w:ascii="Times New Roman" w:cs="Times New Roman" w:eastAsia="宋体" w:hAnsi="Times New Roman"/>
          <w:sz w:val="28"/>
          <w:szCs w:val="28"/>
          <w:rPrChange w:id="4413" w:author="user pc" w:date="2022-03-15T10:14:00Z">
            <w:rPr>
              <w:rFonts w:ascii="Bell MT" w:eastAsia="宋体" w:hAnsi="Bell MT"/>
            </w:rPr>
          </w:rPrChange>
        </w:rPr>
        <w:t>2</w:t>
      </w:r>
      <m:oMath>
        <m:r w:rsidRPr="124022B7">
          <w:rPr>
            <w:rFonts w:ascii="Cambria Math" w:cs="Times New Roman" w:eastAsia="宋体" w:hAnsi="Cambria Math"/>
            <w:sz w:val="28"/>
            <w:szCs w:val="28"/>
            <w:rPrChange w:id="4414" w:author="user pc" w:date="2022-03-15T10:14:00Z">
              <w:rPr>
                <w:rFonts w:ascii="Cambria Math" w:eastAsia="宋体" w:hAnsi="Cambria Math"/>
              </w:rPr>
            </w:rPrChange>
          </w:rPr>
          <m:t xml:space="preserve"> ×56g=112g</m:t>
        </m:r>
        <m:r>
          <w:rPr>
            <w:rFonts w:ascii="Cambria Math" w:cs="Times New Roman" w:eastAsia="宋体" w:hAnsi="Cambria Math"/>
            <w:sz w:val="28"/>
            <w:szCs w:val="28"/>
          </w:rPr>
          <m:t xml:space="preserve"> </m:t>
        </m:r>
        <m:r w:rsidRPr="87CC5DDE">
          <w:rPr>
            <w:rFonts w:ascii="Cambria Math" w:cs="Times New Roman" w:eastAsia="宋体" w:hAnsi="Cambria Math"/>
            <w:sz w:val="28"/>
            <w:szCs w:val="28"/>
            <w:rPrChange w:id="4415" w:author="user pc" w:date="2022-03-15T10:14:00Z">
              <w:rPr>
                <w:rFonts w:ascii="Cambria Math" w:eastAsia="宋体" w:hAnsi="Cambria Math"/>
              </w:rPr>
            </w:rPrChange>
          </w:rPr>
          <m:t>Fe</m:t>
        </m:r>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4416" w:author="user pc" w:date="2022-03-15T10:14:00Z">
            <w:rPr>
              <w:rFonts w:ascii="Bell MT" w:eastAsia="宋体" w:hAnsi="Bell MT"/>
            </w:rPr>
          </w:rPrChange>
        </w:rPr>
      </w:pPr>
      <w:r w:rsidRPr="CCAB4959">
        <w:rPr>
          <w:rFonts w:ascii="Times New Roman" w:cs="Times New Roman" w:eastAsia="宋体" w:hAnsi="Times New Roman"/>
          <w:sz w:val="28"/>
          <w:szCs w:val="28"/>
          <w:rPrChange w:id="4417" w:author="user pc" w:date="2022-03-15T10:14:00Z">
            <w:rPr>
              <w:rFonts w:ascii="Bell MT" w:eastAsia="宋体" w:hAnsi="Bell MT"/>
            </w:rPr>
          </w:rPrChange>
        </w:rPr>
        <w:t>160g</w:t>
      </w:r>
      <m:oMath>
        <m:r>
          <w:rPr>
            <w:rFonts w:ascii="Cambria Math" w:cs="Times New Roman" w:eastAsia="宋体" w:hAnsi="Cambria Math"/>
            <w:sz w:val="28"/>
            <w:szCs w:val="28"/>
          </w:rPr>
          <m:t xml:space="preserve"> </m:t>
        </m:r>
        <m:sSub>
          <m:sSubPr>
            <m:ctrlPr>
              <w:rPr>
                <w:rFonts w:ascii="Cambria Math" w:cs="Times New Roman" w:eastAsia="宋体" w:hAnsi="Cambria Math"/>
                <w:i/>
                <w:sz w:val="28"/>
                <w:szCs w:val="28"/>
              </w:rPr>
            </m:ctrlPr>
          </m:sSubPr>
          <m:e>
            <m:r w:rsidRPr="9C23979D">
              <w:rPr>
                <w:rFonts w:ascii="Cambria Math" w:cs="Times New Roman" w:eastAsia="宋体" w:hAnsi="Cambria Math"/>
                <w:sz w:val="28"/>
                <w:szCs w:val="28"/>
                <w:rPrChange w:id="4418" w:author="user pc" w:date="2022-03-15T10:14:00Z">
                  <w:rPr>
                    <w:rFonts w:ascii="Cambria Math" w:eastAsia="宋体" w:hAnsi="Cambria Math"/>
                  </w:rPr>
                </w:rPrChange>
              </w:rPr>
              <m:t>Fe</m:t>
            </m:r>
          </m:e>
          <m:sub>
            <m:r w:rsidRPr="19C95370">
              <w:rPr>
                <w:rFonts w:ascii="Cambria Math" w:cs="Times New Roman" w:eastAsia="宋体" w:hAnsi="Cambria Math"/>
                <w:sz w:val="28"/>
                <w:szCs w:val="28"/>
                <w:rPrChange w:id="4419"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4A8DAEB9">
              <w:rPr>
                <w:rFonts w:ascii="Cambria Math" w:cs="Times New Roman" w:eastAsia="宋体" w:hAnsi="Cambria Math"/>
                <w:sz w:val="28"/>
                <w:szCs w:val="28"/>
                <w:rPrChange w:id="4420" w:author="user pc" w:date="2022-03-15T10:14:00Z">
                  <w:rPr>
                    <w:rFonts w:ascii="Cambria Math" w:eastAsia="宋体" w:hAnsi="Cambria Math"/>
                  </w:rPr>
                </w:rPrChange>
              </w:rPr>
              <m:t>O</m:t>
            </m:r>
          </m:e>
          <m:sub>
            <m:r w:rsidRPr="992442B4">
              <w:rPr>
                <w:rFonts w:ascii="Cambria Math" w:cs="Times New Roman" w:eastAsia="宋体" w:hAnsi="Cambria Math"/>
                <w:sz w:val="28"/>
                <w:szCs w:val="28"/>
                <w:rPrChange w:id="4421" w:author="user pc" w:date="2022-03-15T10:14:00Z">
                  <w:rPr>
                    <w:rFonts w:ascii="Cambria Math" w:eastAsia="宋体" w:hAnsi="Cambria Math"/>
                  </w:rPr>
                </w:rPrChange>
              </w:rPr>
              <m:t>3</m:t>
            </m:r>
          </m:sub>
        </m:sSub>
        <m:r w:rsidRPr="3C4525C7">
          <w:rPr>
            <w:rFonts w:ascii="Cambria Math" w:cs="Times New Roman" w:eastAsia="宋体" w:hAnsi="Cambria Math"/>
            <w:sz w:val="28"/>
            <w:szCs w:val="28"/>
            <w:rPrChange w:id="4422" w:author="user pc" w:date="2022-03-15T10:14:00Z">
              <w:rPr>
                <w:rFonts w:ascii="Cambria Math" w:eastAsia="宋体" w:hAnsi="Cambria Math"/>
              </w:rPr>
            </w:rPrChange>
          </w:rPr>
          <m:t xml:space="preserve">             ≡112g</m:t>
        </m:r>
        <m:r>
          <w:rPr>
            <w:rFonts w:ascii="Cambria Math" w:cs="Times New Roman" w:eastAsia="宋体" w:hAnsi="Cambria Math"/>
            <w:sz w:val="28"/>
            <w:szCs w:val="28"/>
          </w:rPr>
          <m:t xml:space="preserve"> </m:t>
        </m:r>
        <m:r w:rsidRPr="6DF162F7">
          <w:rPr>
            <w:rFonts w:ascii="Cambria Math" w:cs="Times New Roman" w:eastAsia="宋体" w:hAnsi="Cambria Math"/>
            <w:sz w:val="28"/>
            <w:szCs w:val="28"/>
            <w:rPrChange w:id="4423" w:author="user pc" w:date="2022-03-15T10:14:00Z">
              <w:rPr>
                <w:rFonts w:ascii="Cambria Math" w:eastAsia="宋体" w:hAnsi="Cambria Math"/>
              </w:rPr>
            </w:rPrChange>
          </w:rPr>
          <m:t>Fe</m:t>
        </m:r>
      </m:oMath>
    </w:p>
    <w:p>
      <w:pPr>
        <w:pStyle w:val="style157"/>
        <w:rPr>
          <w:rFonts w:ascii="Times New Roman" w:cs="Times New Roman" w:eastAsia="宋体" w:hAnsi="Times New Roman"/>
          <w:sz w:val="28"/>
          <w:szCs w:val="28"/>
          <w:rPrChange w:id="4424" w:author="user pc" w:date="2022-03-15T10:14:00Z">
            <w:rPr>
              <w:rFonts w:ascii="Bell MT" w:eastAsia="宋体" w:hAnsi="Bell MT"/>
            </w:rPr>
          </w:rPrChange>
        </w:rPr>
      </w:pPr>
      <w:r w:rsidRPr="E81BAC01">
        <w:rPr>
          <w:rFonts w:ascii="Times New Roman" w:cs="Times New Roman" w:eastAsia="宋体" w:hAnsi="Times New Roman"/>
          <w:sz w:val="28"/>
          <w:szCs w:val="28"/>
          <w:rPrChange w:id="4425" w:author="user pc" w:date="2022-03-15T10:14:00Z">
            <w:rPr>
              <w:rFonts w:ascii="Bell MT" w:eastAsia="宋体" w:hAnsi="Bell MT"/>
            </w:rPr>
          </w:rPrChange>
        </w:rPr>
        <w:t>1000g</w:t>
      </w:r>
      <m:oMath>
        <m:r>
          <w:rPr>
            <w:rFonts w:ascii="Cambria Math" w:cs="Times New Roman" w:eastAsia="宋体" w:hAnsi="Cambria Math"/>
            <w:sz w:val="28"/>
            <w:szCs w:val="28"/>
          </w:rPr>
          <m:t xml:space="preserve"> </m:t>
        </m:r>
        <m:sSub>
          <m:sSubPr>
            <m:ctrlPr>
              <w:rPr>
                <w:rFonts w:ascii="Cambria Math" w:cs="Times New Roman" w:eastAsia="宋体" w:hAnsi="Cambria Math"/>
                <w:i/>
                <w:sz w:val="28"/>
                <w:szCs w:val="28"/>
              </w:rPr>
            </m:ctrlPr>
          </m:sSubPr>
          <m:e>
            <m:r w:rsidRPr="BFA05B4F">
              <w:rPr>
                <w:rFonts w:ascii="Cambria Math" w:cs="Times New Roman" w:eastAsia="宋体" w:hAnsi="Cambria Math"/>
                <w:sz w:val="28"/>
                <w:szCs w:val="28"/>
                <w:rPrChange w:id="4426" w:author="user pc" w:date="2022-03-15T10:14:00Z">
                  <w:rPr>
                    <w:rFonts w:ascii="Cambria Math" w:eastAsia="宋体" w:hAnsi="Cambria Math"/>
                  </w:rPr>
                </w:rPrChange>
              </w:rPr>
              <m:t>Fe</m:t>
            </m:r>
          </m:e>
          <m:sub>
            <m:r w:rsidRPr="D7B0C9F1">
              <w:rPr>
                <w:rFonts w:ascii="Cambria Math" w:cs="Times New Roman" w:eastAsia="宋体" w:hAnsi="Cambria Math"/>
                <w:sz w:val="28"/>
                <w:szCs w:val="28"/>
                <w:rPrChange w:id="4427"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E0F8BC02">
              <w:rPr>
                <w:rFonts w:ascii="Cambria Math" w:cs="Times New Roman" w:eastAsia="宋体" w:hAnsi="Cambria Math"/>
                <w:sz w:val="28"/>
                <w:szCs w:val="28"/>
                <w:rPrChange w:id="4428" w:author="user pc" w:date="2022-03-15T10:14:00Z">
                  <w:rPr>
                    <w:rFonts w:ascii="Cambria Math" w:eastAsia="宋体" w:hAnsi="Cambria Math"/>
                  </w:rPr>
                </w:rPrChange>
              </w:rPr>
              <m:t>O</m:t>
            </m:r>
          </m:e>
          <m:sub>
            <m:r w:rsidRPr="EFF9243E">
              <w:rPr>
                <w:rFonts w:ascii="Cambria Math" w:cs="Times New Roman" w:eastAsia="宋体" w:hAnsi="Cambria Math"/>
                <w:sz w:val="28"/>
                <w:szCs w:val="28"/>
                <w:rPrChange w:id="4429" w:author="user pc" w:date="2022-03-15T10:14:00Z">
                  <w:rPr>
                    <w:rFonts w:ascii="Cambria Math" w:eastAsia="宋体" w:hAnsi="Cambria Math"/>
                  </w:rPr>
                </w:rPrChange>
              </w:rPr>
              <m:t>3</m:t>
            </m:r>
          </m:sub>
        </m:sSub>
        <m:r>
          <w:rPr>
            <w:rFonts w:ascii="Cambria Math" w:cs="Times New Roman" w:eastAsia="宋体" w:hAnsi="Cambria Math"/>
            <w:sz w:val="28"/>
            <w:szCs w:val="28"/>
          </w:rPr>
          <m:t xml:space="preserve">           </m:t>
        </m:r>
        <m:r w:rsidRPr="E65B46B8">
          <w:rPr>
            <w:rFonts w:ascii="Cambria Math" w:cs="Times New Roman" w:eastAsia="宋体" w:hAnsi="Cambria Math"/>
            <w:sz w:val="28"/>
            <w:szCs w:val="28"/>
            <w:rPrChange w:id="4430" w:author="user pc" w:date="2022-03-15T10:14:00Z">
              <w:rPr>
                <w:rFonts w:ascii="Cambria Math" w:eastAsia="宋体" w:hAnsi="Cambria Math"/>
              </w:rPr>
            </w:rPrChange>
          </w:rPr>
          <m:t>≡</m:t>
        </m:r>
      </m:oMath>
      <w:r>
        <w:rPr>
          <w:rFonts w:ascii="Times New Roman" w:cs="Times New Roman" w:eastAsia="宋体" w:hAnsi="Times New Roman"/>
          <w:sz w:val="28"/>
          <w:szCs w:val="28"/>
        </w:rPr>
        <w:t xml:space="preserve">  </w:t>
      </w:r>
      <w:r w:rsidRPr="6A851BBD">
        <w:rPr>
          <w:rFonts w:ascii="Times New Roman" w:cs="Times New Roman" w:eastAsia="宋体" w:hAnsi="Times New Roman"/>
          <w:sz w:val="28"/>
          <w:szCs w:val="28"/>
          <w:rPrChange w:id="4431" w:author="user pc" w:date="2022-03-15T10:14:00Z">
            <w:rPr>
              <w:rFonts w:ascii="Bell MT" w:eastAsia="宋体" w:hAnsi="Bell MT"/>
            </w:rPr>
          </w:rPrChange>
        </w:rPr>
        <w:t>?</w:t>
      </w:r>
    </w:p>
    <w:p>
      <w:pPr>
        <w:pStyle w:val="style157"/>
        <w:rPr>
          <w:rFonts w:ascii="Times New Roman" w:cs="Times New Roman" w:eastAsia="宋体" w:hAnsi="Times New Roman"/>
          <w:color w:val="c00000"/>
          <w:sz w:val="28"/>
          <w:szCs w:val="28"/>
        </w:rPr>
      </w:pPr>
    </w:p>
    <w:p>
      <w:pPr>
        <w:pStyle w:val="style157"/>
        <w:rPr>
          <w:rFonts w:ascii="Times New Roman" w:cs="Times New Roman" w:eastAsia="宋体" w:hAnsi="Times New Roman"/>
          <w:b/>
          <w:color w:val="c00000"/>
          <w:sz w:val="28"/>
          <w:szCs w:val="28"/>
        </w:rPr>
      </w:pPr>
      <m:oMathPara>
        <m:oMathParaPr>
          <m:jc m:val="left"/>
        </m:oMathParaPr>
        <m:oMath>
          <m:r w:rsidRPr="5D88B229">
            <m:rPr>
              <m:sty m:val="bi"/>
            </m:rPr>
            <w:rPr>
              <w:rFonts w:ascii="Cambria Math" w:cs="Times New Roman" w:eastAsia="宋体" w:hAnsi="Cambria Math"/>
              <w:color w:val="c00000"/>
              <w:sz w:val="28"/>
              <w:szCs w:val="28"/>
              <w:rPrChange w:id="4432" w:author="user pc" w:date="2022-03-15T10:14:00Z">
                <w:rPr>
                  <w:rFonts w:ascii="Cambria Math" w:eastAsia="宋体" w:hAnsi="Cambria Math"/>
                  <w:color w:val="c00000"/>
                  <w:sz w:val="28"/>
                  <w:szCs w:val="28"/>
                </w:rPr>
              </w:rPrChange>
            </w:rPr>
            <m:t>This</m:t>
          </m:r>
          <m:r>
            <m:rPr>
              <m:sty m:val="bi"/>
            </m:rPr>
            <w:rPr>
              <w:rFonts w:ascii="Cambria Math" w:cs="Times New Roman" w:eastAsia="宋体" w:hAnsi="Cambria Math"/>
              <w:color w:val="c00000"/>
              <w:sz w:val="28"/>
              <w:szCs w:val="28"/>
            </w:rPr>
            <m:t xml:space="preserve"> </m:t>
          </m:r>
          <m:r w:rsidRPr="59D3651A">
            <m:rPr>
              <m:sty m:val="bi"/>
            </m:rPr>
            <w:rPr>
              <w:rFonts w:ascii="Cambria Math" w:cs="Times New Roman" w:eastAsia="宋体" w:hAnsi="Cambria Math"/>
              <w:color w:val="c00000"/>
              <w:sz w:val="28"/>
              <w:szCs w:val="28"/>
              <w:rPrChange w:id="4433" w:author="user pc" w:date="2022-03-15T10:14:00Z">
                <w:rPr>
                  <w:rFonts w:ascii="Cambria Math" w:eastAsia="宋体" w:hAnsi="Cambria Math"/>
                  <w:color w:val="c00000"/>
                  <w:sz w:val="28"/>
                  <w:szCs w:val="28"/>
                </w:rPr>
              </w:rPrChange>
            </w:rPr>
            <m:t>means</m:t>
          </m:r>
          <m:r>
            <m:rPr>
              <m:sty m:val="bi"/>
            </m:rPr>
            <w:rPr>
              <w:rFonts w:ascii="Cambria Math" w:cs="Times New Roman" w:eastAsia="宋体" w:hAnsi="Cambria Math"/>
              <w:color w:val="c00000"/>
              <w:sz w:val="28"/>
              <w:szCs w:val="28"/>
            </w:rPr>
            <m:t xml:space="preserve"> </m:t>
          </m:r>
          <m:r w:rsidRPr="A3C02D31">
            <m:rPr>
              <m:sty m:val="bi"/>
            </m:rPr>
            <w:rPr>
              <w:rFonts w:ascii="Cambria Math" w:cs="Times New Roman" w:eastAsia="宋体" w:hAnsi="Cambria Math"/>
              <w:color w:val="c00000"/>
              <w:sz w:val="28"/>
              <w:szCs w:val="28"/>
              <w:rPrChange w:id="4434" w:author="user pc" w:date="2022-03-15T10:14:00Z">
                <w:rPr>
                  <w:rFonts w:ascii="Cambria Math" w:eastAsia="宋体" w:hAnsi="Cambria Math"/>
                  <w:color w:val="c00000"/>
                  <w:sz w:val="28"/>
                  <w:szCs w:val="28"/>
                </w:rPr>
              </w:rPrChange>
            </w:rPr>
            <m:t>that</m:t>
          </m:r>
          <m:r>
            <m:rPr>
              <m:sty m:val="bi"/>
            </m:rPr>
            <w:rPr>
              <w:rFonts w:ascii="Cambria Math" w:cs="Times New Roman" w:eastAsia="宋体" w:hAnsi="Cambria Math"/>
              <w:color w:val="c00000"/>
              <w:sz w:val="28"/>
              <w:szCs w:val="28"/>
            </w:rPr>
            <m:t xml:space="preserve"> </m:t>
          </m:r>
          <m:r w:rsidRPr="8FC0F495">
            <m:rPr>
              <m:sty m:val="bi"/>
            </m:rPr>
            <w:rPr>
              <w:rFonts w:ascii="Cambria Math" w:cs="Times New Roman" w:eastAsia="宋体" w:hAnsi="Cambria Math"/>
              <w:color w:val="c00000"/>
              <w:sz w:val="28"/>
              <w:szCs w:val="28"/>
              <w:rPrChange w:id="4435" w:author="user pc" w:date="2022-03-15T10:14:00Z">
                <w:rPr>
                  <w:rFonts w:ascii="Cambria Math" w:eastAsia="宋体" w:hAnsi="Cambria Math"/>
                  <w:color w:val="c00000"/>
                  <w:sz w:val="28"/>
                  <w:szCs w:val="28"/>
                </w:rPr>
              </w:rPrChange>
            </w:rPr>
            <m:t>if 160g</m:t>
          </m:r>
          <m:r>
            <m:rPr>
              <m:sty m:val="bi"/>
            </m:rPr>
            <w:rPr>
              <w:rFonts w:ascii="Cambria Math" w:cs="Times New Roman" w:eastAsia="宋体" w:hAnsi="Cambria Math"/>
              <w:color w:val="c00000"/>
              <w:sz w:val="28"/>
              <w:szCs w:val="28"/>
            </w:rPr>
            <m:t xml:space="preserve"> </m:t>
          </m:r>
          <m:r w:rsidRPr="2212DC53">
            <m:rPr>
              <m:sty m:val="bi"/>
            </m:rPr>
            <w:rPr>
              <w:rFonts w:ascii="Cambria Math" w:cs="Times New Roman" w:eastAsia="宋体" w:hAnsi="Cambria Math"/>
              <w:color w:val="c00000"/>
              <w:sz w:val="28"/>
              <w:szCs w:val="28"/>
              <w:rPrChange w:id="4436" w:author="user pc" w:date="2022-03-15T10:14:00Z">
                <w:rPr>
                  <w:rFonts w:ascii="Cambria Math" w:eastAsia="宋体" w:hAnsi="Cambria Math"/>
                  <w:color w:val="c00000"/>
                  <w:sz w:val="28"/>
                  <w:szCs w:val="28"/>
                </w:rPr>
              </w:rPrChange>
            </w:rPr>
            <m:t>of</m:t>
          </m:r>
          <m:r>
            <m:rPr>
              <m:sty m:val="bi"/>
            </m:rPr>
            <w:rPr>
              <w:rFonts w:ascii="Cambria Math" w:cs="Times New Roman" w:eastAsia="宋体" w:hAnsi="Cambria Math"/>
              <w:color w:val="c00000"/>
              <w:sz w:val="28"/>
              <w:szCs w:val="28"/>
            </w:rPr>
            <m:t xml:space="preserve"> </m:t>
          </m:r>
          <m:sSub>
            <m:sSubPr>
              <m:ctrlPr>
                <w:rPr>
                  <w:rFonts w:ascii="Cambria Math" w:cs="Times New Roman" w:eastAsia="宋体" w:hAnsi="Cambria Math"/>
                  <w:b/>
                  <w:i/>
                  <w:color w:val="c00000"/>
                  <w:sz w:val="28"/>
                  <w:szCs w:val="28"/>
                </w:rPr>
              </m:ctrlPr>
            </m:sSubPr>
            <m:e>
              <m:r w:rsidRPr="FF323113">
                <m:rPr>
                  <m:sty m:val="bi"/>
                </m:rPr>
                <w:rPr>
                  <w:rFonts w:ascii="Cambria Math" w:cs="Times New Roman" w:eastAsia="宋体" w:hAnsi="Cambria Math"/>
                  <w:color w:val="c00000"/>
                  <w:sz w:val="28"/>
                  <w:szCs w:val="28"/>
                  <w:rPrChange w:id="4437" w:author="user pc" w:date="2022-03-15T10:14:00Z">
                    <w:rPr>
                      <w:rFonts w:ascii="Cambria Math" w:eastAsia="宋体" w:hAnsi="Cambria Math"/>
                      <w:color w:val="c00000"/>
                      <w:sz w:val="28"/>
                      <w:szCs w:val="28"/>
                    </w:rPr>
                  </w:rPrChange>
                </w:rPr>
                <m:t>Fe</m:t>
              </m:r>
            </m:e>
            <m:sub>
              <m:r w:rsidRPr="F825E119">
                <m:rPr>
                  <m:sty m:val="bi"/>
                </m:rPr>
                <w:rPr>
                  <w:rFonts w:ascii="Cambria Math" w:cs="Times New Roman" w:eastAsia="宋体" w:hAnsi="Cambria Math"/>
                  <w:color w:val="c00000"/>
                  <w:sz w:val="28"/>
                  <w:szCs w:val="28"/>
                  <w:rPrChange w:id="4438" w:author="user pc" w:date="2022-03-15T10:14:00Z">
                    <w:rPr>
                      <w:rFonts w:ascii="Cambria Math" w:eastAsia="宋体" w:hAnsi="Calibri"/>
                      <w:color w:val="c00000"/>
                      <w:sz w:val="28"/>
                      <w:szCs w:val="28"/>
                    </w:rPr>
                  </w:rPrChange>
                </w:rPr>
                <m:t>2</m:t>
              </m:r>
            </m:sub>
          </m:sSub>
          <m:sSub>
            <m:sSubPr>
              <m:ctrlPr>
                <w:rPr>
                  <w:rFonts w:ascii="Cambria Math" w:cs="Times New Roman" w:eastAsia="宋体" w:hAnsi="Cambria Math"/>
                  <w:b/>
                  <w:i/>
                  <w:color w:val="c00000"/>
                  <w:sz w:val="28"/>
                  <w:szCs w:val="28"/>
                </w:rPr>
              </m:ctrlPr>
            </m:sSubPr>
            <m:e>
              <m:r w:rsidRPr="C5E367BC">
                <m:rPr>
                  <m:sty m:val="bi"/>
                </m:rPr>
                <w:rPr>
                  <w:rFonts w:ascii="Cambria Math" w:cs="Times New Roman" w:eastAsia="宋体" w:hAnsi="Cambria Math"/>
                  <w:color w:val="c00000"/>
                  <w:sz w:val="28"/>
                  <w:szCs w:val="28"/>
                  <w:rPrChange w:id="4439" w:author="user pc" w:date="2022-03-15T10:14:00Z">
                    <w:rPr>
                      <w:rFonts w:ascii="Cambria Math" w:eastAsia="宋体" w:hAnsi="Cambria Math"/>
                      <w:color w:val="c00000"/>
                      <w:sz w:val="28"/>
                      <w:szCs w:val="28"/>
                    </w:rPr>
                  </w:rPrChange>
                </w:rPr>
                <m:t>O</m:t>
              </m:r>
            </m:e>
            <m:sub>
              <m:r w:rsidRPr="430CBED5">
                <m:rPr>
                  <m:sty m:val="bi"/>
                </m:rPr>
                <w:rPr>
                  <w:rFonts w:ascii="Cambria Math" w:cs="Times New Roman" w:eastAsia="宋体" w:hAnsi="Cambria Math"/>
                  <w:color w:val="c00000"/>
                  <w:sz w:val="28"/>
                  <w:szCs w:val="28"/>
                  <w:rPrChange w:id="4440" w:author="user pc" w:date="2022-03-15T10:14:00Z">
                    <w:rPr>
                      <w:rFonts w:ascii="Cambria Math" w:eastAsia="宋体" w:hAnsi="Calibri"/>
                      <w:color w:val="c00000"/>
                      <w:sz w:val="28"/>
                      <w:szCs w:val="28"/>
                    </w:rPr>
                  </w:rPrChange>
                </w:rPr>
                <m:t>3</m:t>
              </m:r>
              <m:r>
                <m:rPr>
                  <m:sty m:val="bi"/>
                </m:rPr>
                <w:rPr>
                  <w:rFonts w:ascii="Cambria Math" w:cs="Times New Roman" w:eastAsia="宋体" w:hAnsi="Cambria Math"/>
                  <w:color w:val="c00000"/>
                  <w:sz w:val="28"/>
                  <w:szCs w:val="28"/>
                </w:rPr>
                <m:t xml:space="preserve"> </m:t>
              </m:r>
            </m:sub>
          </m:sSub>
          <m:r w:rsidRPr="B2B88EBF">
            <m:rPr>
              <m:sty m:val="bi"/>
            </m:rPr>
            <w:rPr>
              <w:rFonts w:ascii="Cambria Math" w:cs="Times New Roman" w:eastAsia="宋体" w:hAnsi="Cambria Math"/>
              <w:color w:val="c00000"/>
              <w:sz w:val="28"/>
              <w:szCs w:val="28"/>
              <w:rPrChange w:id="4441" w:author="user pc" w:date="2022-03-15T10:14:00Z">
                <w:rPr>
                  <w:rFonts w:ascii="Cambria Math" w:eastAsia="宋体" w:hAnsi="Cambria Math"/>
                  <w:color w:val="c00000"/>
                  <w:sz w:val="28"/>
                  <w:szCs w:val="28"/>
                </w:rPr>
              </w:rPrChange>
            </w:rPr>
            <m:t>produces 112g</m:t>
          </m:r>
          <m:r>
            <m:rPr>
              <m:sty m:val="bi"/>
            </m:rPr>
            <w:rPr>
              <w:rFonts w:ascii="Cambria Math" w:cs="Times New Roman" w:eastAsia="宋体" w:hAnsi="Cambria Math"/>
              <w:color w:val="c00000"/>
              <w:sz w:val="28"/>
              <w:szCs w:val="28"/>
            </w:rPr>
            <m:t xml:space="preserve"> </m:t>
          </m:r>
          <m:r w:rsidRPr="DC287CC5">
            <m:rPr>
              <m:sty m:val="bi"/>
            </m:rPr>
            <w:rPr>
              <w:rFonts w:ascii="Cambria Math" w:cs="Times New Roman" w:eastAsia="宋体" w:hAnsi="Cambria Math"/>
              <w:color w:val="c00000"/>
              <w:sz w:val="28"/>
              <w:szCs w:val="28"/>
              <w:rPrChange w:id="4442" w:author="user pc" w:date="2022-03-15T10:14:00Z">
                <w:rPr>
                  <w:rFonts w:ascii="Cambria Math" w:eastAsia="宋体" w:hAnsi="Cambria Math"/>
                  <w:color w:val="c00000"/>
                  <w:sz w:val="28"/>
                  <w:szCs w:val="28"/>
                </w:rPr>
              </w:rPrChange>
            </w:rPr>
            <m:t>of</m:t>
          </m:r>
          <m:r>
            <m:rPr>
              <m:sty m:val="bi"/>
            </m:rPr>
            <w:rPr>
              <w:rFonts w:ascii="Cambria Math" w:cs="Times New Roman" w:eastAsia="宋体" w:hAnsi="Cambria Math"/>
              <w:color w:val="c00000"/>
              <w:sz w:val="28"/>
              <w:szCs w:val="28"/>
            </w:rPr>
            <m:t xml:space="preserve"> </m:t>
          </m:r>
        </m:oMath>
      </m:oMathPara>
    </w:p>
    <w:p>
      <w:pPr>
        <w:pStyle w:val="style157"/>
        <w:rPr>
          <w:rFonts w:ascii="Times New Roman" w:cs="Times New Roman" w:eastAsia="宋体" w:hAnsi="Times New Roman"/>
          <w:b/>
          <w:color w:val="c00000"/>
          <w:sz w:val="28"/>
          <w:szCs w:val="28"/>
          <w:rPrChange w:id="4443" w:author="user pc" w:date="2022-03-15T10:14:00Z">
            <w:rPr>
              <w:rFonts w:ascii="Bell MT" w:eastAsia="宋体" w:hAnsi="Bell MT"/>
              <w:color w:val="c00000"/>
            </w:rPr>
          </w:rPrChange>
        </w:rPr>
      </w:pPr>
      <m:oMathPara>
        <m:oMath>
          <m:r w:rsidRPr="16BDEBB3">
            <m:rPr>
              <m:sty m:val="bi"/>
            </m:rPr>
            <w:rPr>
              <w:rFonts w:ascii="Cambria Math" w:cs="Times New Roman" w:eastAsia="宋体" w:hAnsi="Cambria Math"/>
              <w:color w:val="c00000"/>
              <w:sz w:val="28"/>
              <w:szCs w:val="28"/>
              <w:rPrChange w:id="4444" w:author="user pc" w:date="2022-03-15T10:14:00Z">
                <w:rPr>
                  <w:rFonts w:ascii="Cambria Math" w:eastAsia="宋体" w:hAnsi="Cambria Math"/>
                  <w:color w:val="c00000"/>
                  <w:sz w:val="28"/>
                  <w:szCs w:val="28"/>
                </w:rPr>
              </w:rPrChange>
            </w:rPr>
            <m:t>Fe, 1000g</m:t>
          </m:r>
          <m:r>
            <m:rPr>
              <m:sty m:val="bi"/>
            </m:rPr>
            <w:rPr>
              <w:rFonts w:ascii="Cambria Math" w:cs="Times New Roman" w:eastAsia="宋体" w:hAnsi="Cambria Math"/>
              <w:color w:val="c00000"/>
              <w:sz w:val="28"/>
              <w:szCs w:val="28"/>
            </w:rPr>
            <m:t xml:space="preserve"> </m:t>
          </m:r>
          <m:r w:rsidRPr="FDE6E569">
            <m:rPr>
              <m:sty m:val="bi"/>
            </m:rPr>
            <w:rPr>
              <w:rFonts w:ascii="Cambria Math" w:cs="Times New Roman" w:eastAsia="宋体" w:hAnsi="Cambria Math"/>
              <w:color w:val="c00000"/>
              <w:sz w:val="28"/>
              <w:szCs w:val="28"/>
              <w:rPrChange w:id="4445" w:author="user pc" w:date="2022-03-15T10:14:00Z">
                <w:rPr>
                  <w:rFonts w:ascii="Cambria Math" w:eastAsia="宋体" w:hAnsi="Cambria Math"/>
                  <w:color w:val="c00000"/>
                  <w:sz w:val="28"/>
                  <w:szCs w:val="28"/>
                </w:rPr>
              </w:rPrChange>
            </w:rPr>
            <m:t>of</m:t>
          </m:r>
          <m:sSub>
            <m:sSubPr>
              <m:ctrlPr>
                <w:rPr>
                  <w:rFonts w:ascii="Cambria Math" w:cs="Times New Roman" w:eastAsia="宋体" w:hAnsi="Cambria Math"/>
                  <w:b/>
                  <w:i/>
                  <w:color w:val="c00000"/>
                  <w:sz w:val="28"/>
                  <w:szCs w:val="28"/>
                </w:rPr>
              </m:ctrlPr>
            </m:sSubPr>
            <m:e>
              <m:r>
                <m:rPr>
                  <m:sty m:val="bi"/>
                </m:rPr>
                <w:rPr>
                  <w:rFonts w:ascii="Cambria Math" w:cs="Times New Roman" w:eastAsia="宋体" w:hAnsi="Cambria Math"/>
                  <w:color w:val="c00000"/>
                  <w:sz w:val="28"/>
                  <w:szCs w:val="28"/>
                </w:rPr>
                <m:t xml:space="preserve"> </m:t>
              </m:r>
              <m:r w:rsidRPr="226C8581">
                <m:rPr>
                  <m:sty m:val="bi"/>
                </m:rPr>
                <w:rPr>
                  <w:rFonts w:ascii="Cambria Math" w:cs="Times New Roman" w:eastAsia="宋体" w:hAnsi="Cambria Math"/>
                  <w:color w:val="c00000"/>
                  <w:sz w:val="28"/>
                  <w:szCs w:val="28"/>
                  <w:rPrChange w:id="4446" w:author="user pc" w:date="2022-03-15T10:14:00Z">
                    <w:rPr>
                      <w:rFonts w:ascii="Cambria Math" w:eastAsia="宋体" w:hAnsi="Cambria Math"/>
                      <w:color w:val="c00000"/>
                      <w:sz w:val="28"/>
                      <w:szCs w:val="28"/>
                    </w:rPr>
                  </w:rPrChange>
                </w:rPr>
                <m:t>Fe</m:t>
              </m:r>
            </m:e>
            <m:sub>
              <m:r w:rsidRPr="4C245130">
                <m:rPr>
                  <m:sty m:val="bi"/>
                </m:rPr>
                <w:rPr>
                  <w:rFonts w:ascii="Cambria Math" w:cs="Times New Roman" w:eastAsia="宋体" w:hAnsi="Cambria Math"/>
                  <w:color w:val="c00000"/>
                  <w:sz w:val="28"/>
                  <w:szCs w:val="28"/>
                  <w:rPrChange w:id="4447" w:author="user pc" w:date="2022-03-15T10:14:00Z">
                    <w:rPr>
                      <w:rFonts w:ascii="Cambria Math" w:eastAsia="宋体" w:hAnsi="Calibri"/>
                      <w:color w:val="c00000"/>
                      <w:sz w:val="28"/>
                      <w:szCs w:val="28"/>
                    </w:rPr>
                  </w:rPrChange>
                </w:rPr>
                <m:t>2</m:t>
              </m:r>
            </m:sub>
          </m:sSub>
          <m:sSub>
            <m:sSubPr>
              <m:ctrlPr>
                <w:rPr>
                  <w:rFonts w:ascii="Cambria Math" w:cs="Times New Roman" w:eastAsia="宋体" w:hAnsi="Cambria Math"/>
                  <w:b/>
                  <w:i/>
                  <w:color w:val="c00000"/>
                  <w:sz w:val="28"/>
                  <w:szCs w:val="28"/>
                </w:rPr>
              </m:ctrlPr>
            </m:sSubPr>
            <m:e>
              <m:r w:rsidRPr="5F278743">
                <m:rPr>
                  <m:sty m:val="bi"/>
                </m:rPr>
                <w:rPr>
                  <w:rFonts w:ascii="Cambria Math" w:cs="Times New Roman" w:eastAsia="宋体" w:hAnsi="Cambria Math"/>
                  <w:color w:val="c00000"/>
                  <w:sz w:val="28"/>
                  <w:szCs w:val="28"/>
                  <w:rPrChange w:id="4448" w:author="user pc" w:date="2022-03-15T10:14:00Z">
                    <w:rPr>
                      <w:rFonts w:ascii="Cambria Math" w:eastAsia="宋体" w:hAnsi="Cambria Math"/>
                      <w:color w:val="c00000"/>
                      <w:sz w:val="28"/>
                      <w:szCs w:val="28"/>
                    </w:rPr>
                  </w:rPrChange>
                </w:rPr>
                <m:t>O</m:t>
              </m:r>
            </m:e>
            <m:sub>
              <m:r w:rsidRPr="7909CEDF">
                <m:rPr>
                  <m:sty m:val="bi"/>
                </m:rPr>
                <w:rPr>
                  <w:rFonts w:ascii="Cambria Math" w:cs="Times New Roman" w:eastAsia="宋体" w:hAnsi="Cambria Math"/>
                  <w:color w:val="c00000"/>
                  <w:sz w:val="28"/>
                  <w:szCs w:val="28"/>
                  <w:rPrChange w:id="4449" w:author="user pc" w:date="2022-03-15T10:14:00Z">
                    <w:rPr>
                      <w:rFonts w:ascii="Cambria Math" w:eastAsia="宋体" w:hAnsi="Calibri"/>
                      <w:color w:val="c00000"/>
                      <w:sz w:val="28"/>
                      <w:szCs w:val="28"/>
                    </w:rPr>
                  </w:rPrChange>
                </w:rPr>
                <m:t>3</m:t>
              </m:r>
            </m:sub>
          </m:sSub>
          <m:r>
            <m:rPr>
              <m:sty m:val="bi"/>
            </m:rPr>
            <w:rPr>
              <w:rFonts w:ascii="Cambria Math" w:cs="Times New Roman" w:eastAsia="宋体" w:hAnsi="Cambria Math"/>
              <w:color w:val="c00000"/>
              <w:sz w:val="28"/>
              <w:szCs w:val="28"/>
            </w:rPr>
            <m:t xml:space="preserve"> </m:t>
          </m:r>
          <m:r w:rsidRPr="C042BAD5">
            <m:rPr>
              <m:sty m:val="bi"/>
            </m:rPr>
            <w:rPr>
              <w:rFonts w:ascii="Cambria Math" w:cs="Times New Roman" w:eastAsia="宋体" w:hAnsi="Cambria Math"/>
              <w:color w:val="c00000"/>
              <w:sz w:val="28"/>
              <w:szCs w:val="28"/>
              <w:rPrChange w:id="4450" w:author="user pc" w:date="2022-03-15T10:14:00Z">
                <w:rPr>
                  <w:rFonts w:ascii="Cambria Math" w:eastAsia="宋体" w:hAnsi="Cambria Math"/>
                  <w:color w:val="c00000"/>
                  <w:sz w:val="28"/>
                  <w:szCs w:val="28"/>
                </w:rPr>
              </w:rPrChange>
            </w:rPr>
            <m:t>will</m:t>
          </m:r>
          <m:r>
            <m:rPr>
              <m:sty m:val="bi"/>
            </m:rPr>
            <w:rPr>
              <w:rFonts w:ascii="Cambria Math" w:cs="Times New Roman" w:eastAsia="宋体" w:hAnsi="Cambria Math"/>
              <w:color w:val="c00000"/>
              <w:sz w:val="28"/>
              <w:szCs w:val="28"/>
            </w:rPr>
            <m:t xml:space="preserve"> </m:t>
          </m:r>
          <m:r w:rsidRPr="0DAA2E92">
            <m:rPr>
              <m:sty m:val="bi"/>
            </m:rPr>
            <w:rPr>
              <w:rFonts w:ascii="Cambria Math" w:cs="Times New Roman" w:eastAsia="宋体" w:hAnsi="Cambria Math"/>
              <w:color w:val="c00000"/>
              <w:sz w:val="28"/>
              <w:szCs w:val="28"/>
              <w:rPrChange w:id="4451" w:author="user pc" w:date="2022-03-15T10:14:00Z">
                <w:rPr>
                  <w:rFonts w:ascii="Cambria Math" w:eastAsia="宋体" w:hAnsi="Cambria Math"/>
                  <w:color w:val="c00000"/>
                  <w:sz w:val="28"/>
                  <w:szCs w:val="28"/>
                </w:rPr>
              </w:rPrChange>
            </w:rPr>
            <m:t>produce how</m:t>
          </m:r>
          <m:r>
            <m:rPr>
              <m:sty m:val="bi"/>
            </m:rPr>
            <w:rPr>
              <w:rFonts w:ascii="Cambria Math" w:cs="Times New Roman" w:eastAsia="宋体" w:hAnsi="Cambria Math"/>
              <w:color w:val="c00000"/>
              <w:sz w:val="28"/>
              <w:szCs w:val="28"/>
            </w:rPr>
            <m:t xml:space="preserve"> </m:t>
          </m:r>
          <m:r w:rsidRPr="04CCF30F">
            <m:rPr>
              <m:sty m:val="bi"/>
            </m:rPr>
            <w:rPr>
              <w:rFonts w:ascii="Cambria Math" w:cs="Times New Roman" w:eastAsia="宋体" w:hAnsi="Cambria Math"/>
              <w:color w:val="c00000"/>
              <w:sz w:val="28"/>
              <w:szCs w:val="28"/>
              <w:rPrChange w:id="4452" w:author="user pc" w:date="2022-03-15T10:14:00Z">
                <w:rPr>
                  <w:rFonts w:ascii="Cambria Math" w:eastAsia="宋体" w:hAnsi="Cambria Math"/>
                  <w:color w:val="c00000"/>
                  <w:sz w:val="28"/>
                  <w:szCs w:val="28"/>
                </w:rPr>
              </w:rPrChange>
            </w:rPr>
            <m:t>many?</m:t>
          </m:r>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r w:rsidRPr="DE63B289">
        <w:rPr>
          <w:rFonts w:ascii="Times New Roman" w:cs="Times New Roman" w:eastAsia="宋体" w:hAnsi="Times New Roman"/>
          <w:sz w:val="28"/>
          <w:szCs w:val="28"/>
          <w:rPrChange w:id="4453" w:author="user pc" w:date="2022-03-15T10:14:00Z">
            <w:rPr>
              <w:rFonts w:ascii="Bell MT" w:eastAsia="宋体" w:hAnsi="Bell MT"/>
            </w:rPr>
          </w:rPrChange>
        </w:rPr>
        <w:t>Cross multiply;</w:t>
      </w:r>
    </w:p>
    <w:p>
      <w:pPr>
        <w:pStyle w:val="style157"/>
        <w:rPr>
          <w:rFonts w:ascii="Times New Roman" w:cs="Times New Roman" w:eastAsia="宋体" w:hAnsi="Times New Roman"/>
          <w:sz w:val="28"/>
          <w:szCs w:val="28"/>
          <w:rPrChange w:id="4454" w:author="user pc" w:date="2022-03-15T10:14:00Z">
            <w:rPr>
              <w:rFonts w:ascii="Bell MT" w:eastAsia="宋体" w:hAnsi="Bell MT"/>
            </w:rPr>
          </w:rPrChange>
        </w:rPr>
      </w:pPr>
    </w:p>
    <w:p>
      <w:pPr>
        <w:pStyle w:val="style157"/>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sidRPr="9B2B2F8E">
                <w:rPr>
                  <w:rFonts w:ascii="Cambria Math" w:cs="Times New Roman" w:eastAsia="宋体" w:hAnsi="Cambria Math"/>
                  <w:sz w:val="28"/>
                  <w:szCs w:val="28"/>
                  <w:rPrChange w:id="4455" w:author="user pc" w:date="2022-03-15T10:14:00Z">
                    <w:rPr>
                      <w:rFonts w:ascii="Cambria Math" w:eastAsia="宋体" w:hAnsi="Cambria Math"/>
                    </w:rPr>
                  </w:rPrChange>
                </w:rPr>
                <m:t xml:space="preserve">1000g </m:t>
              </m:r>
              <m:sSub>
                <m:sSubPr>
                  <m:ctrlPr>
                    <w:rPr>
                      <w:rFonts w:ascii="Cambria Math" w:cs="Times New Roman" w:eastAsia="宋体" w:hAnsi="Cambria Math"/>
                      <w:i/>
                      <w:sz w:val="28"/>
                      <w:szCs w:val="28"/>
                    </w:rPr>
                  </m:ctrlPr>
                </m:sSubPr>
                <m:e>
                  <m:r w:rsidRPr="50A1C300">
                    <w:rPr>
                      <w:rFonts w:ascii="Cambria Math" w:cs="Times New Roman" w:eastAsia="宋体" w:hAnsi="Cambria Math"/>
                      <w:sz w:val="28"/>
                      <w:szCs w:val="28"/>
                      <w:rPrChange w:id="4456" w:author="user pc" w:date="2022-03-15T10:14:00Z">
                        <w:rPr>
                          <w:rFonts w:ascii="Cambria Math" w:eastAsia="宋体" w:hAnsi="Cambria Math"/>
                        </w:rPr>
                      </w:rPrChange>
                    </w:rPr>
                    <m:t>Fe</m:t>
                  </m:r>
                </m:e>
                <m:sub>
                  <m:r w:rsidRPr="B3EC7DBD">
                    <w:rPr>
                      <w:rFonts w:ascii="Cambria Math" w:cs="Times New Roman" w:eastAsia="宋体" w:hAnsi="Cambria Math"/>
                      <w:sz w:val="28"/>
                      <w:szCs w:val="28"/>
                      <w:rPrChange w:id="4457"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0B59BDE9">
                    <w:rPr>
                      <w:rFonts w:ascii="Cambria Math" w:cs="Times New Roman" w:eastAsia="宋体" w:hAnsi="Cambria Math"/>
                      <w:sz w:val="28"/>
                      <w:szCs w:val="28"/>
                      <w:rPrChange w:id="4458" w:author="user pc" w:date="2022-03-15T10:14:00Z">
                        <w:rPr>
                          <w:rFonts w:ascii="Cambria Math" w:eastAsia="宋体" w:hAnsi="Cambria Math"/>
                        </w:rPr>
                      </w:rPrChange>
                    </w:rPr>
                    <m:t>O</m:t>
                  </m:r>
                </m:e>
                <m:sub>
                  <m:r w:rsidRPr="15AC816E">
                    <w:rPr>
                      <w:rFonts w:ascii="Cambria Math" w:cs="Times New Roman" w:eastAsia="宋体" w:hAnsi="Cambria Math"/>
                      <w:sz w:val="28"/>
                      <w:szCs w:val="28"/>
                      <w:rPrChange w:id="4459" w:author="user pc" w:date="2022-03-15T10:14:00Z">
                        <w:rPr>
                          <w:rFonts w:ascii="Cambria Math" w:eastAsia="宋体" w:hAnsi="Cambria Math"/>
                        </w:rPr>
                      </w:rPrChange>
                    </w:rPr>
                    <m:t>3</m:t>
                  </m:r>
                </m:sub>
              </m:sSub>
              <m:r w:rsidRPr="F0FF60B7">
                <w:rPr>
                  <w:rFonts w:ascii="Cambria Math" w:cs="Times New Roman" w:eastAsia="宋体" w:hAnsi="Cambria Math"/>
                  <w:sz w:val="28"/>
                  <w:szCs w:val="28"/>
                  <w:rPrChange w:id="4460" w:author="user pc" w:date="2022-03-15T10:14:00Z">
                    <w:rPr>
                      <w:rFonts w:ascii="Cambria Math" w:eastAsia="宋体" w:hAnsi="Cambria Math"/>
                    </w:rPr>
                  </w:rPrChange>
                </w:rPr>
                <m:t xml:space="preserve"> ×112g Fe</m:t>
              </m:r>
            </m:num>
            <m:den>
              <m:r w:rsidRPr="70E40D52">
                <w:rPr>
                  <w:rFonts w:ascii="Cambria Math" w:cs="Times New Roman" w:eastAsia="宋体" w:hAnsi="Cambria Math"/>
                  <w:sz w:val="28"/>
                  <w:szCs w:val="28"/>
                  <w:rPrChange w:id="4461" w:author="user pc" w:date="2022-03-15T10:14:00Z">
                    <w:rPr>
                      <w:rFonts w:ascii="Cambria Math" w:eastAsia="宋体" w:hAnsi="Cambria Math"/>
                    </w:rPr>
                  </w:rPrChange>
                </w:rPr>
                <m:t xml:space="preserve">160g </m:t>
              </m:r>
              <m:sSub>
                <m:sSubPr>
                  <m:ctrlPr>
                    <w:rPr>
                      <w:rFonts w:ascii="Cambria Math" w:cs="Times New Roman" w:eastAsia="宋体" w:hAnsi="Cambria Math"/>
                      <w:i/>
                      <w:sz w:val="28"/>
                      <w:szCs w:val="28"/>
                    </w:rPr>
                  </m:ctrlPr>
                </m:sSubPr>
                <m:e>
                  <m:r w:rsidRPr="A4A8F2CC">
                    <w:rPr>
                      <w:rFonts w:ascii="Cambria Math" w:cs="Times New Roman" w:eastAsia="宋体" w:hAnsi="Cambria Math"/>
                      <w:sz w:val="28"/>
                      <w:szCs w:val="28"/>
                      <w:rPrChange w:id="4462" w:author="user pc" w:date="2022-03-15T10:14:00Z">
                        <w:rPr>
                          <w:rFonts w:ascii="Cambria Math" w:eastAsia="宋体" w:hAnsi="Cambria Math"/>
                        </w:rPr>
                      </w:rPrChange>
                    </w:rPr>
                    <m:t>Fe</m:t>
                  </m:r>
                </m:e>
                <m:sub>
                  <m:r w:rsidRPr="158799FC">
                    <w:rPr>
                      <w:rFonts w:ascii="Cambria Math" w:cs="Times New Roman" w:eastAsia="宋体" w:hAnsi="Cambria Math"/>
                      <w:sz w:val="28"/>
                      <w:szCs w:val="28"/>
                      <w:rPrChange w:id="4463"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06C7013E">
                    <w:rPr>
                      <w:rFonts w:ascii="Cambria Math" w:cs="Times New Roman" w:eastAsia="宋体" w:hAnsi="Cambria Math"/>
                      <w:sz w:val="28"/>
                      <w:szCs w:val="28"/>
                      <w:rPrChange w:id="4464" w:author="user pc" w:date="2022-03-15T10:14:00Z">
                        <w:rPr>
                          <w:rFonts w:ascii="Cambria Math" w:eastAsia="宋体" w:hAnsi="Cambria Math"/>
                        </w:rPr>
                      </w:rPrChange>
                    </w:rPr>
                    <m:t>O</m:t>
                  </m:r>
                </m:e>
                <m:sub>
                  <m:r w:rsidRPr="43291C72">
                    <w:rPr>
                      <w:rFonts w:ascii="Cambria Math" w:cs="Times New Roman" w:eastAsia="宋体" w:hAnsi="Cambria Math"/>
                      <w:sz w:val="28"/>
                      <w:szCs w:val="28"/>
                      <w:rPrChange w:id="4465" w:author="user pc" w:date="2022-03-15T10:14:00Z">
                        <w:rPr>
                          <w:rFonts w:ascii="Cambria Math" w:eastAsia="宋体" w:hAnsi="Cambria Math"/>
                        </w:rPr>
                      </w:rPrChange>
                    </w:rPr>
                    <m:t>3</m:t>
                  </m:r>
                </m:sub>
              </m:sSub>
            </m:den>
          </m:f>
          <m:r w:rsidRPr="C84F36D3">
            <w:rPr>
              <w:rFonts w:ascii="Cambria Math" w:cs="Times New Roman" w:eastAsia="宋体" w:hAnsi="Cambria Math"/>
              <w:sz w:val="28"/>
              <w:szCs w:val="28"/>
              <w:rPrChange w:id="4466" w:author="user pc" w:date="2022-03-15T10:14:00Z">
                <w:rPr>
                  <w:rFonts w:ascii="Cambria Math" w:eastAsia="宋体" w:hAnsi="Cambria Math"/>
                </w:rPr>
              </w:rPrChange>
            </w:rPr>
            <m:t>=700g</m:t>
          </m:r>
          <m:r>
            <w:rPr>
              <w:rFonts w:ascii="Cambria Math" w:cs="Times New Roman" w:eastAsia="宋体" w:hAnsi="Cambria Math"/>
              <w:sz w:val="28"/>
              <w:szCs w:val="28"/>
            </w:rPr>
            <m:t xml:space="preserve"> </m:t>
          </m:r>
          <m:r w:rsidRPr="9FE6747A">
            <w:rPr>
              <w:rFonts w:ascii="Cambria Math" w:cs="Times New Roman" w:eastAsia="宋体" w:hAnsi="Cambria Math"/>
              <w:sz w:val="28"/>
              <w:szCs w:val="28"/>
              <w:rPrChange w:id="4467" w:author="user pc" w:date="2022-03-15T10:14:00Z">
                <w:rPr>
                  <w:rFonts w:ascii="Cambria Math" w:eastAsia="宋体" w:hAnsi="Cambria Math"/>
                </w:rPr>
              </w:rPrChange>
            </w:rPr>
            <m:t>Fe</m:t>
          </m:r>
        </m:oMath>
      </m:oMathPara>
    </w:p>
    <w:p>
      <w:pPr>
        <w:pStyle w:val="style157"/>
        <w:rPr>
          <w:rFonts w:ascii="Times New Roman" w:cs="Times New Roman" w:eastAsia="宋体" w:hAnsi="Times New Roman"/>
          <w:sz w:val="28"/>
          <w:szCs w:val="28"/>
          <w:rPrChange w:id="4468"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4469" w:author="user pc" w:date="2022-03-15T10:14:00Z">
            <w:rPr>
              <w:rFonts w:ascii="Bell MT" w:eastAsia="宋体" w:hAnsi="Bell MT"/>
            </w:rPr>
          </w:rPrChange>
        </w:rPr>
      </w:pPr>
      <w:r w:rsidRPr="A311366E">
        <w:rPr>
          <w:rFonts w:ascii="Times New Roman" w:cs="Times New Roman" w:eastAsia="宋体" w:hAnsi="Times New Roman"/>
          <w:sz w:val="28"/>
          <w:szCs w:val="28"/>
          <w:rPrChange w:id="4470" w:author="user pc" w:date="2022-03-15T10:14:00Z">
            <w:rPr>
              <w:rFonts w:ascii="Bell MT" w:eastAsia="宋体" w:hAnsi="Bell MT"/>
            </w:rPr>
          </w:rPrChange>
        </w:rPr>
        <w:t>Hence,</w:t>
      </w:r>
      <w:r>
        <w:rPr>
          <w:rFonts w:ascii="Times New Roman" w:cs="Times New Roman" w:eastAsia="宋体" w:hAnsi="Times New Roman"/>
          <w:sz w:val="28"/>
          <w:szCs w:val="28"/>
        </w:rPr>
        <w:t xml:space="preserve"> </w:t>
      </w:r>
      <w:r w:rsidRPr="749229D4">
        <w:rPr>
          <w:rFonts w:ascii="Times New Roman" w:cs="Times New Roman" w:eastAsia="宋体" w:hAnsi="Times New Roman"/>
          <w:sz w:val="28"/>
          <w:szCs w:val="28"/>
          <w:rPrChange w:id="4471" w:author="user pc" w:date="2022-03-15T10:14:00Z">
            <w:rPr>
              <w:rFonts w:ascii="Bell MT" w:eastAsia="宋体" w:hAnsi="Bell MT"/>
            </w:rPr>
          </w:rPrChange>
        </w:rPr>
        <w:t>1000g</w:t>
      </w:r>
      <w:r>
        <w:rPr>
          <w:rFonts w:ascii="Times New Roman" w:cs="Times New Roman" w:eastAsia="宋体" w:hAnsi="Times New Roman"/>
          <w:sz w:val="28"/>
          <w:szCs w:val="28"/>
        </w:rPr>
        <w:t xml:space="preserve"> </w:t>
      </w:r>
      <m:oMath>
        <m:sSub>
          <m:sSubPr>
            <m:ctrlPr>
              <w:rPr>
                <w:rFonts w:ascii="Cambria Math" w:cs="Times New Roman" w:eastAsia="宋体" w:hAnsi="Cambria Math"/>
                <w:i/>
                <w:sz w:val="28"/>
                <w:szCs w:val="28"/>
              </w:rPr>
            </m:ctrlPr>
          </m:sSubPr>
          <m:e>
            <m:r w:rsidRPr="1C637954">
              <w:rPr>
                <w:rFonts w:ascii="Cambria Math" w:cs="Times New Roman" w:eastAsia="宋体" w:hAnsi="Cambria Math"/>
                <w:sz w:val="28"/>
                <w:szCs w:val="28"/>
                <w:rPrChange w:id="4472" w:author="user pc" w:date="2022-03-15T10:14:00Z">
                  <w:rPr>
                    <w:rFonts w:ascii="Cambria Math" w:eastAsia="宋体" w:hAnsi="Cambria Math"/>
                  </w:rPr>
                </w:rPrChange>
              </w:rPr>
              <m:t>Fe</m:t>
            </m:r>
          </m:e>
          <m:sub>
            <m:r w:rsidRPr="DC901B6A">
              <w:rPr>
                <w:rFonts w:ascii="Cambria Math" w:cs="Times New Roman" w:eastAsia="宋体" w:hAnsi="Cambria Math"/>
                <w:sz w:val="28"/>
                <w:szCs w:val="28"/>
                <w:rPrChange w:id="4473"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BDDB3524">
              <w:rPr>
                <w:rFonts w:ascii="Cambria Math" w:cs="Times New Roman" w:eastAsia="宋体" w:hAnsi="Cambria Math"/>
                <w:sz w:val="28"/>
                <w:szCs w:val="28"/>
                <w:rPrChange w:id="4474" w:author="user pc" w:date="2022-03-15T10:14:00Z">
                  <w:rPr>
                    <w:rFonts w:ascii="Cambria Math" w:eastAsia="宋体" w:hAnsi="Cambria Math"/>
                  </w:rPr>
                </w:rPrChange>
              </w:rPr>
              <m:t>O</m:t>
            </m:r>
          </m:e>
          <m:sub>
            <m:r w:rsidRPr="38165818">
              <w:rPr>
                <w:rFonts w:ascii="Cambria Math" w:cs="Times New Roman" w:eastAsia="宋体" w:hAnsi="Cambria Math"/>
                <w:sz w:val="28"/>
                <w:szCs w:val="28"/>
                <w:rPrChange w:id="4475" w:author="user pc" w:date="2022-03-15T10:14:00Z">
                  <w:rPr>
                    <w:rFonts w:ascii="Cambria Math" w:eastAsia="宋体" w:hAnsi="Cambria Math"/>
                  </w:rPr>
                </w:rPrChange>
              </w:rPr>
              <m:t>3</m:t>
            </m:r>
          </m:sub>
        </m:sSub>
      </m:oMath>
      <w:r>
        <w:rPr>
          <w:rFonts w:ascii="Times New Roman" w:cs="Times New Roman" w:eastAsia="宋体" w:hAnsi="Times New Roman"/>
          <w:sz w:val="28"/>
          <w:szCs w:val="28"/>
        </w:rPr>
        <w:t xml:space="preserve"> </w:t>
      </w:r>
      <w:r w:rsidRPr="66856620">
        <w:rPr>
          <w:rFonts w:ascii="Times New Roman" w:cs="Times New Roman" w:eastAsia="宋体" w:hAnsi="Times New Roman"/>
          <w:sz w:val="28"/>
          <w:szCs w:val="28"/>
          <w:rPrChange w:id="4476" w:author="user pc" w:date="2022-03-15T10:14:00Z">
            <w:rPr>
              <w:rFonts w:ascii="Bell MT" w:eastAsia="宋体" w:hAnsi="Bell MT"/>
            </w:rPr>
          </w:rPrChange>
        </w:rPr>
        <w:t>produces 700g Fe.</w:t>
      </w:r>
    </w:p>
    <w:p>
      <w:pPr>
        <w:pStyle w:val="style157"/>
        <w:rPr>
          <w:rFonts w:ascii="Times New Roman" w:cs="Times New Roman" w:eastAsia="宋体" w:hAnsi="Times New Roman"/>
          <w:sz w:val="28"/>
          <w:szCs w:val="28"/>
          <w:rPrChange w:id="4477" w:author="user pc" w:date="2022-03-15T10:14:00Z">
            <w:rPr>
              <w:rFonts w:ascii="Bell MT" w:eastAsia="宋体" w:hAnsi="Bell MT"/>
            </w:rPr>
          </w:rPrChange>
        </w:rPr>
      </w:pPr>
    </w:p>
    <w:p>
      <w:pPr>
        <w:pStyle w:val="style157"/>
        <w:rPr>
          <w:rFonts w:ascii="Times New Roman" w:cs="Times New Roman" w:eastAsia="宋体" w:hAnsi="Times New Roman"/>
          <w:b/>
          <w:i/>
          <w:sz w:val="28"/>
          <w:szCs w:val="28"/>
          <w:rPrChange w:id="4478" w:author="user pc" w:date="2022-03-15T10:14:00Z">
            <w:rPr>
              <w:rFonts w:ascii="Bell MT" w:eastAsia="宋体" w:hAnsi="Bell MT"/>
              <w:b/>
              <w:i/>
            </w:rPr>
          </w:rPrChange>
        </w:rPr>
      </w:pPr>
      <w:r w:rsidRPr="176F0D25">
        <w:rPr>
          <w:rFonts w:ascii="Times New Roman" w:cs="Times New Roman" w:eastAsia="宋体" w:hAnsi="Times New Roman"/>
          <w:b/>
          <w:i/>
          <w:sz w:val="28"/>
          <w:szCs w:val="28"/>
          <w:rPrChange w:id="4479" w:author="user pc" w:date="2022-03-15T10:14:00Z">
            <w:rPr>
              <w:rFonts w:ascii="Bell MT" w:eastAsia="宋体" w:hAnsi="Bell MT"/>
              <w:b/>
              <w:i/>
            </w:rPr>
          </w:rPrChange>
        </w:rPr>
        <w:t>Check your progress</w:t>
      </w:r>
    </w:p>
    <w:p>
      <w:pPr>
        <w:pStyle w:val="style157"/>
        <w:rPr>
          <w:rFonts w:ascii="Times New Roman" w:cs="Times New Roman" w:eastAsia="宋体" w:hAnsi="Times New Roman"/>
          <w:b/>
          <w:sz w:val="28"/>
          <w:szCs w:val="28"/>
          <w:rPrChange w:id="4480" w:author="user pc" w:date="2022-03-15T10:14:00Z">
            <w:rPr>
              <w:rFonts w:ascii="Bell MT" w:eastAsia="宋体" w:hAnsi="Bell MT"/>
              <w:b/>
            </w:rPr>
          </w:rPrChange>
        </w:rPr>
      </w:pPr>
      <w:r w:rsidRPr="7DC0F0E3">
        <w:rPr>
          <w:rFonts w:ascii="Times New Roman" w:cs="Times New Roman" w:eastAsia="宋体" w:hAnsi="Times New Roman"/>
          <w:sz w:val="28"/>
          <w:szCs w:val="28"/>
          <w:rPrChange w:id="4481" w:author="user pc" w:date="2022-03-15T10:14:00Z">
            <w:rPr>
              <w:rFonts w:ascii="Bell MT" w:eastAsia="宋体" w:hAnsi="Bell MT"/>
            </w:rPr>
          </w:rPrChange>
        </w:rPr>
        <w:t>What mass of</w:t>
      </w:r>
      <w:r>
        <w:rPr>
          <w:rFonts w:ascii="Times New Roman" w:cs="Times New Roman" w:eastAsia="宋体" w:hAnsi="Times New Roman"/>
          <w:sz w:val="28"/>
          <w:szCs w:val="28"/>
        </w:rPr>
        <w:t xml:space="preserve"> </w:t>
      </w:r>
      <w:r w:rsidRPr="7C87BBB4">
        <w:rPr>
          <w:rFonts w:ascii="Times New Roman" w:cs="Times New Roman" w:eastAsia="宋体" w:hAnsi="Times New Roman"/>
          <w:sz w:val="28"/>
          <w:szCs w:val="28"/>
          <w:rPrChange w:id="4482" w:author="user pc" w:date="2022-03-15T10:14:00Z">
            <w:rPr>
              <w:rFonts w:ascii="Bell MT" w:eastAsia="宋体" w:hAnsi="Bell MT"/>
            </w:rPr>
          </w:rPrChange>
        </w:rPr>
        <w:t>zinc</w:t>
      </w:r>
      <w:r>
        <w:rPr>
          <w:rFonts w:ascii="Times New Roman" w:cs="Times New Roman" w:eastAsia="宋体" w:hAnsi="Times New Roman"/>
          <w:sz w:val="28"/>
          <w:szCs w:val="28"/>
        </w:rPr>
        <w:t xml:space="preserve"> </w:t>
      </w:r>
      <w:r w:rsidRPr="339E28A2">
        <w:rPr>
          <w:rFonts w:ascii="Times New Roman" w:cs="Times New Roman" w:eastAsia="宋体" w:hAnsi="Times New Roman"/>
          <w:sz w:val="28"/>
          <w:szCs w:val="28"/>
          <w:rPrChange w:id="4483" w:author="user pc" w:date="2022-03-15T10:14:00Z">
            <w:rPr>
              <w:rFonts w:ascii="Bell MT" w:eastAsia="宋体" w:hAnsi="Bell MT"/>
            </w:rPr>
          </w:rPrChange>
        </w:rPr>
        <w:t>tetraoxosulphate (VI) can</w:t>
      </w:r>
      <w:r>
        <w:rPr>
          <w:rFonts w:ascii="Times New Roman" w:cs="Times New Roman" w:eastAsia="宋体" w:hAnsi="Times New Roman"/>
          <w:sz w:val="28"/>
          <w:szCs w:val="28"/>
        </w:rPr>
        <w:t xml:space="preserve"> </w:t>
      </w:r>
      <w:r w:rsidRPr="EB82B1F4">
        <w:rPr>
          <w:rFonts w:ascii="Times New Roman" w:cs="Times New Roman" w:eastAsia="宋体" w:hAnsi="Times New Roman"/>
          <w:sz w:val="28"/>
          <w:szCs w:val="28"/>
          <w:rPrChange w:id="4484" w:author="user pc" w:date="2022-03-15T10:14:00Z">
            <w:rPr>
              <w:rFonts w:ascii="Bell MT" w:eastAsia="宋体" w:hAnsi="Bell MT"/>
            </w:rPr>
          </w:rPrChange>
        </w:rPr>
        <w:t>be</w:t>
      </w:r>
      <w:r>
        <w:rPr>
          <w:rFonts w:ascii="Times New Roman" w:cs="Times New Roman" w:eastAsia="宋体" w:hAnsi="Times New Roman"/>
          <w:sz w:val="28"/>
          <w:szCs w:val="28"/>
        </w:rPr>
        <w:t xml:space="preserve"> </w:t>
      </w:r>
      <w:r w:rsidRPr="F07E2671">
        <w:rPr>
          <w:rFonts w:ascii="Times New Roman" w:cs="Times New Roman" w:eastAsia="宋体" w:hAnsi="Times New Roman"/>
          <w:sz w:val="28"/>
          <w:szCs w:val="28"/>
          <w:rPrChange w:id="4485" w:author="user pc" w:date="2022-03-15T10:14:00Z">
            <w:rPr>
              <w:rFonts w:ascii="Bell MT" w:eastAsia="宋体" w:hAnsi="Bell MT"/>
            </w:rPr>
          </w:rPrChange>
        </w:rPr>
        <w:t>obtained</w:t>
      </w:r>
      <w:r>
        <w:rPr>
          <w:rFonts w:ascii="Times New Roman" w:cs="Times New Roman" w:eastAsia="宋体" w:hAnsi="Times New Roman"/>
          <w:sz w:val="28"/>
          <w:szCs w:val="28"/>
        </w:rPr>
        <w:t xml:space="preserve"> </w:t>
      </w:r>
      <w:r w:rsidRPr="2018DC63">
        <w:rPr>
          <w:rFonts w:ascii="Times New Roman" w:cs="Times New Roman" w:eastAsia="宋体" w:hAnsi="Times New Roman"/>
          <w:sz w:val="28"/>
          <w:szCs w:val="28"/>
          <w:rPrChange w:id="4486" w:author="user pc" w:date="2022-03-15T10:14:00Z">
            <w:rPr>
              <w:rFonts w:ascii="Bell MT" w:eastAsia="宋体" w:hAnsi="Bell MT"/>
            </w:rPr>
          </w:rPrChange>
        </w:rPr>
        <w:t>from the reaction of 10g</w:t>
      </w:r>
      <w:ins w:id="4487" w:author="user pc" w:date="2022-03-18T13:58:00Z">
        <w:r w:rsidR="77E06932">
          <w:rPr>
            <w:rFonts w:ascii="Times New Roman" w:cs="Times New Roman" w:eastAsia="宋体" w:hAnsi="Times New Roman"/>
            <w:sz w:val="28"/>
            <w:szCs w:val="28"/>
          </w:rPr>
          <w:t xml:space="preserve"> </w:t>
        </w:r>
      </w:ins>
      <w:r w:rsidRPr="C35E1013">
        <w:rPr>
          <w:rFonts w:ascii="Times New Roman" w:cs="Times New Roman" w:eastAsia="宋体" w:hAnsi="Times New Roman"/>
          <w:sz w:val="28"/>
          <w:szCs w:val="28"/>
          <w:rPrChange w:id="4488" w:author="user pc" w:date="2022-03-15T10:14:00Z">
            <w:rPr>
              <w:rFonts w:ascii="Bell MT" w:eastAsia="宋体" w:hAnsi="Bell MT"/>
            </w:rPr>
          </w:rPrChange>
        </w:rPr>
        <w:t>of zinc with an</w:t>
      </w:r>
      <w:r>
        <w:rPr>
          <w:rFonts w:ascii="Times New Roman" w:cs="Times New Roman" w:eastAsia="宋体" w:hAnsi="Times New Roman"/>
          <w:sz w:val="28"/>
          <w:szCs w:val="28"/>
        </w:rPr>
        <w:t xml:space="preserve"> </w:t>
      </w:r>
      <w:r w:rsidRPr="7E4D7F71">
        <w:rPr>
          <w:rFonts w:ascii="Times New Roman" w:cs="Times New Roman" w:eastAsia="宋体" w:hAnsi="Times New Roman"/>
          <w:sz w:val="28"/>
          <w:szCs w:val="28"/>
          <w:rPrChange w:id="4489" w:author="user pc" w:date="2022-03-15T10:14:00Z">
            <w:rPr>
              <w:rFonts w:ascii="Bell MT" w:eastAsia="宋体" w:hAnsi="Bell MT"/>
            </w:rPr>
          </w:rPrChange>
        </w:rPr>
        <w:t>excess</w:t>
      </w:r>
      <w:r>
        <w:rPr>
          <w:rFonts w:ascii="Times New Roman" w:cs="Times New Roman" w:eastAsia="宋体" w:hAnsi="Times New Roman"/>
          <w:sz w:val="28"/>
          <w:szCs w:val="28"/>
        </w:rPr>
        <w:t xml:space="preserve"> </w:t>
      </w:r>
      <w:r w:rsidRPr="63DA651E">
        <w:rPr>
          <w:rFonts w:ascii="Times New Roman" w:cs="Times New Roman" w:eastAsia="宋体" w:hAnsi="Times New Roman"/>
          <w:sz w:val="28"/>
          <w:szCs w:val="28"/>
          <w:rPrChange w:id="4490"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F40998E5">
        <w:rPr>
          <w:rFonts w:ascii="Times New Roman" w:cs="Times New Roman" w:eastAsia="宋体" w:hAnsi="Times New Roman"/>
          <w:sz w:val="28"/>
          <w:szCs w:val="28"/>
          <w:rPrChange w:id="4491" w:author="user pc" w:date="2022-03-15T10:14:00Z">
            <w:rPr>
              <w:rFonts w:ascii="Bell MT" w:eastAsia="宋体" w:hAnsi="Bell MT"/>
            </w:rPr>
          </w:rPrChange>
        </w:rPr>
        <w:t>dilute tetraoxosulphate (VI)</w:t>
      </w:r>
      <w:r>
        <w:rPr>
          <w:rFonts w:ascii="Times New Roman" w:cs="Times New Roman" w:eastAsia="宋体" w:hAnsi="Times New Roman"/>
          <w:sz w:val="28"/>
          <w:szCs w:val="28"/>
        </w:rPr>
        <w:t xml:space="preserve"> </w:t>
      </w:r>
      <w:r w:rsidRPr="14752D3D">
        <w:rPr>
          <w:rFonts w:ascii="Times New Roman" w:cs="Times New Roman" w:eastAsia="宋体" w:hAnsi="Times New Roman"/>
          <w:sz w:val="28"/>
          <w:szCs w:val="28"/>
          <w:rPrChange w:id="4492" w:author="user pc" w:date="2022-03-15T10:14:00Z">
            <w:rPr>
              <w:rFonts w:ascii="Bell MT" w:eastAsia="宋体" w:hAnsi="Bell MT"/>
            </w:rPr>
          </w:rPrChange>
        </w:rPr>
        <w:t xml:space="preserve">acid? </w:t>
      </w:r>
      <w:r w:rsidRPr="770D0B93">
        <w:rPr>
          <w:rFonts w:ascii="Times New Roman" w:cs="Times New Roman" w:eastAsia="宋体" w:hAnsi="Times New Roman"/>
          <w:b/>
          <w:sz w:val="28"/>
          <w:szCs w:val="28"/>
          <w:rPrChange w:id="4493" w:author="user pc" w:date="2022-03-15T10:14:00Z">
            <w:rPr>
              <w:rFonts w:ascii="Bell MT" w:eastAsia="宋体" w:hAnsi="Bell MT"/>
              <w:b/>
            </w:rPr>
          </w:rPrChange>
        </w:rPr>
        <w:t>Answer</w:t>
      </w:r>
      <w:r>
        <w:rPr>
          <w:rFonts w:ascii="Times New Roman" w:cs="Times New Roman" w:eastAsia="宋体" w:hAnsi="Times New Roman"/>
          <w:b/>
          <w:sz w:val="28"/>
          <w:szCs w:val="28"/>
        </w:rPr>
        <w:t xml:space="preserve"> </w:t>
      </w:r>
      <w:r w:rsidRPr="4692190C">
        <w:rPr>
          <w:rFonts w:ascii="Times New Roman" w:cs="Times New Roman" w:eastAsia="宋体" w:hAnsi="Times New Roman"/>
          <w:b/>
          <w:sz w:val="28"/>
          <w:szCs w:val="28"/>
          <w:rPrChange w:id="4494" w:author="user pc" w:date="2022-03-15T10:14:00Z">
            <w:rPr>
              <w:rFonts w:ascii="Bell MT" w:eastAsia="宋体" w:hAnsi="Bell MT"/>
              <w:b/>
            </w:rPr>
          </w:rPrChange>
        </w:rPr>
        <w:t>=</w:t>
      </w:r>
      <w:r>
        <w:rPr>
          <w:rFonts w:ascii="Times New Roman" w:cs="Times New Roman" w:eastAsia="宋体" w:hAnsi="Times New Roman"/>
          <w:b/>
          <w:sz w:val="28"/>
          <w:szCs w:val="28"/>
        </w:rPr>
        <w:t xml:space="preserve"> </w:t>
      </w:r>
      <w:r w:rsidRPr="A1128CF1">
        <w:rPr>
          <w:rFonts w:ascii="Times New Roman" w:cs="Times New Roman" w:eastAsia="宋体" w:hAnsi="Times New Roman"/>
          <w:b/>
          <w:sz w:val="28"/>
          <w:szCs w:val="28"/>
          <w:rPrChange w:id="4495" w:author="user pc" w:date="2022-03-15T10:14:00Z">
            <w:rPr>
              <w:rFonts w:ascii="Bell MT" w:eastAsia="宋体" w:hAnsi="Bell MT"/>
              <w:b/>
            </w:rPr>
          </w:rPrChange>
        </w:rPr>
        <w:t>24.8g ZnSO</w:t>
      </w:r>
      <w:r w:rsidRPr="34F61A9C">
        <w:rPr>
          <w:rFonts w:ascii="Times New Roman" w:cs="Times New Roman" w:eastAsia="宋体" w:hAnsi="Times New Roman"/>
          <w:b/>
          <w:sz w:val="28"/>
          <w:szCs w:val="28"/>
          <w:vertAlign w:val="subscript"/>
          <w:rPrChange w:id="4496" w:author="user pc" w:date="2022-03-15T10:14:00Z">
            <w:rPr>
              <w:rFonts w:ascii="Bell MT" w:eastAsia="宋体" w:hAnsi="Bell MT"/>
              <w:b/>
              <w:vertAlign w:val="subscript"/>
            </w:rPr>
          </w:rPrChange>
        </w:rPr>
        <w:t>4</w:t>
      </w:r>
    </w:p>
    <w:p>
      <w:pPr>
        <w:pStyle w:val="style157"/>
        <w:rPr>
          <w:rFonts w:ascii="Times New Roman" w:cs="Times New Roman" w:eastAsia="宋体" w:hAnsi="Times New Roman"/>
          <w:b/>
          <w:sz w:val="28"/>
          <w:szCs w:val="28"/>
          <w:rPrChange w:id="4497" w:author="user pc" w:date="2022-03-15T10:14:00Z">
            <w:rPr>
              <w:rFonts w:ascii="Bell MT" w:eastAsia="宋体" w:hAnsi="Bell MT"/>
              <w:b/>
            </w:rPr>
          </w:rPrChange>
        </w:rPr>
      </w:pPr>
    </w:p>
    <w:p>
      <w:pPr>
        <w:pStyle w:val="style157"/>
        <w:rPr>
          <w:rFonts w:ascii="Times New Roman" w:cs="Times New Roman" w:eastAsia="宋体" w:hAnsi="Times New Roman"/>
          <w:sz w:val="28"/>
          <w:szCs w:val="28"/>
          <w:rPrChange w:id="4498" w:author="user pc" w:date="2022-03-15T10:14:00Z">
            <w:rPr>
              <w:rFonts w:ascii="Bell MT" w:eastAsia="宋体" w:hAnsi="Bell MT"/>
            </w:rPr>
          </w:rPrChange>
        </w:rPr>
      </w:pPr>
      <w:r w:rsidRPr="BF5AECA1">
        <w:rPr>
          <w:rFonts w:ascii="Times New Roman" w:cs="Times New Roman" w:eastAsia="宋体" w:hAnsi="Times New Roman"/>
          <w:b/>
          <w:sz w:val="28"/>
          <w:szCs w:val="28"/>
          <w:rPrChange w:id="4499" w:author="user pc" w:date="2022-03-15T10:14:00Z">
            <w:rPr>
              <w:rFonts w:ascii="Bell MT" w:eastAsia="宋体" w:hAnsi="Bell MT"/>
              <w:b/>
            </w:rPr>
          </w:rPrChange>
        </w:rPr>
        <w:t>Solved</w:t>
      </w:r>
      <w:r>
        <w:rPr>
          <w:rFonts w:ascii="Times New Roman" w:cs="Times New Roman" w:eastAsia="宋体" w:hAnsi="Times New Roman"/>
          <w:b/>
          <w:sz w:val="28"/>
          <w:szCs w:val="28"/>
        </w:rPr>
        <w:t xml:space="preserve"> </w:t>
      </w:r>
      <w:r w:rsidRPr="598640BE">
        <w:rPr>
          <w:rFonts w:ascii="Times New Roman" w:cs="Times New Roman" w:eastAsia="宋体" w:hAnsi="Times New Roman"/>
          <w:b/>
          <w:sz w:val="28"/>
          <w:szCs w:val="28"/>
          <w:rPrChange w:id="4500" w:author="user pc" w:date="2022-03-15T10:14:00Z">
            <w:rPr>
              <w:rFonts w:ascii="Bell MT" w:eastAsia="宋体" w:hAnsi="Bell MT"/>
              <w:b/>
            </w:rPr>
          </w:rPrChange>
        </w:rPr>
        <w:t>example</w:t>
      </w:r>
      <w:r>
        <w:rPr>
          <w:rFonts w:ascii="Times New Roman" w:cs="Times New Roman" w:eastAsia="宋体" w:hAnsi="Times New Roman"/>
          <w:b/>
          <w:sz w:val="28"/>
          <w:szCs w:val="28"/>
        </w:rPr>
        <w:t xml:space="preserve"> </w:t>
      </w:r>
      <w:r w:rsidRPr="7B51D7DD">
        <w:rPr>
          <w:rFonts w:ascii="Times New Roman" w:cs="Times New Roman" w:eastAsia="宋体" w:hAnsi="Times New Roman"/>
          <w:b/>
          <w:sz w:val="28"/>
          <w:szCs w:val="28"/>
          <w:rPrChange w:id="4501" w:author="user pc" w:date="2022-03-15T10:14:00Z">
            <w:rPr>
              <w:rFonts w:ascii="Bell MT" w:eastAsia="宋体" w:hAnsi="Bell MT"/>
              <w:b/>
            </w:rPr>
          </w:rPrChange>
        </w:rPr>
        <w:t>3:</w:t>
      </w:r>
      <w:r>
        <w:rPr>
          <w:rFonts w:ascii="Times New Roman" w:cs="Times New Roman" w:eastAsia="宋体" w:hAnsi="Times New Roman"/>
          <w:b/>
          <w:sz w:val="28"/>
          <w:szCs w:val="28"/>
        </w:rPr>
        <w:t xml:space="preserve"> </w:t>
      </w:r>
      <w:r w:rsidRPr="1D115A40">
        <w:rPr>
          <w:rFonts w:ascii="Times New Roman" w:cs="Times New Roman" w:eastAsia="宋体" w:hAnsi="Times New Roman"/>
          <w:sz w:val="28"/>
          <w:szCs w:val="28"/>
          <w:rPrChange w:id="4502" w:author="user pc" w:date="2022-03-15T10:14:00Z">
            <w:rPr>
              <w:rFonts w:ascii="Bell MT" w:eastAsia="宋体" w:hAnsi="Bell MT"/>
            </w:rPr>
          </w:rPrChange>
        </w:rPr>
        <w:t>If 4.2g of sodium hydrogen trioxocarbonate</w:t>
      </w:r>
      <w:r>
        <w:rPr>
          <w:rFonts w:ascii="Times New Roman" w:cs="Times New Roman" w:eastAsia="宋体" w:hAnsi="Times New Roman"/>
          <w:sz w:val="28"/>
          <w:szCs w:val="28"/>
        </w:rPr>
        <w:t xml:space="preserve"> </w:t>
      </w:r>
      <w:r w:rsidRPr="1FCBF38C">
        <w:rPr>
          <w:rFonts w:ascii="Times New Roman" w:cs="Times New Roman" w:eastAsia="宋体" w:hAnsi="Times New Roman"/>
          <w:sz w:val="28"/>
          <w:szCs w:val="28"/>
          <w:rPrChange w:id="4503" w:author="user pc" w:date="2022-03-15T10:14:00Z">
            <w:rPr>
              <w:rFonts w:ascii="Bell MT" w:eastAsia="宋体" w:hAnsi="Bell MT"/>
            </w:rPr>
          </w:rPrChange>
        </w:rPr>
        <w:t>(IV) are heated,</w:t>
      </w:r>
      <w:r>
        <w:rPr>
          <w:rFonts w:ascii="Times New Roman" w:cs="Times New Roman" w:eastAsia="宋体" w:hAnsi="Times New Roman"/>
          <w:sz w:val="28"/>
          <w:szCs w:val="28"/>
        </w:rPr>
        <w:t xml:space="preserve"> </w:t>
      </w:r>
      <w:r w:rsidRPr="1379C7BD">
        <w:rPr>
          <w:rFonts w:ascii="Times New Roman" w:cs="Times New Roman" w:eastAsia="宋体" w:hAnsi="Times New Roman"/>
          <w:sz w:val="28"/>
          <w:szCs w:val="28"/>
          <w:rPrChange w:id="4504" w:author="user pc" w:date="2022-03-15T10:14:00Z">
            <w:rPr>
              <w:rFonts w:ascii="Bell MT" w:eastAsia="宋体" w:hAnsi="Bell MT"/>
            </w:rPr>
          </w:rPrChange>
        </w:rPr>
        <w:t>what mass</w:t>
      </w:r>
      <w:r>
        <w:rPr>
          <w:rFonts w:ascii="Times New Roman" w:cs="Times New Roman" w:eastAsia="宋体" w:hAnsi="Times New Roman"/>
          <w:sz w:val="28"/>
          <w:szCs w:val="28"/>
        </w:rPr>
        <w:t xml:space="preserve"> </w:t>
      </w:r>
      <w:r w:rsidRPr="43E806C1">
        <w:rPr>
          <w:rFonts w:ascii="Times New Roman" w:cs="Times New Roman" w:eastAsia="宋体" w:hAnsi="Times New Roman"/>
          <w:sz w:val="28"/>
          <w:szCs w:val="28"/>
          <w:rPrChange w:id="4505"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687ECCC0">
        <w:rPr>
          <w:rFonts w:ascii="Times New Roman" w:cs="Times New Roman" w:eastAsia="宋体" w:hAnsi="Times New Roman"/>
          <w:sz w:val="28"/>
          <w:szCs w:val="28"/>
          <w:rPrChange w:id="4506" w:author="user pc" w:date="2022-03-15T10:14:00Z">
            <w:rPr>
              <w:rFonts w:ascii="Bell MT" w:eastAsia="宋体" w:hAnsi="Bell MT"/>
            </w:rPr>
          </w:rPrChange>
        </w:rPr>
        <w:t>anhydrous</w:t>
      </w:r>
      <w:r>
        <w:rPr>
          <w:rFonts w:ascii="Times New Roman" w:cs="Times New Roman" w:eastAsia="宋体" w:hAnsi="Times New Roman"/>
          <w:sz w:val="28"/>
          <w:szCs w:val="28"/>
        </w:rPr>
        <w:t xml:space="preserve"> </w:t>
      </w:r>
      <w:r w:rsidRPr="7228A30A">
        <w:rPr>
          <w:rFonts w:ascii="Times New Roman" w:cs="Times New Roman" w:eastAsia="宋体" w:hAnsi="Times New Roman"/>
          <w:sz w:val="28"/>
          <w:szCs w:val="28"/>
          <w:rPrChange w:id="4507" w:author="user pc" w:date="2022-03-15T10:14:00Z">
            <w:rPr>
              <w:rFonts w:ascii="Bell MT" w:eastAsia="宋体" w:hAnsi="Bell MT"/>
            </w:rPr>
          </w:rPrChange>
        </w:rPr>
        <w:t>sodium</w:t>
      </w:r>
      <w:r>
        <w:rPr>
          <w:rFonts w:ascii="Times New Roman" w:cs="Times New Roman" w:eastAsia="宋体" w:hAnsi="Times New Roman"/>
          <w:sz w:val="28"/>
          <w:szCs w:val="28"/>
        </w:rPr>
        <w:t xml:space="preserve"> </w:t>
      </w:r>
      <w:r w:rsidRPr="E456DDA0">
        <w:rPr>
          <w:rFonts w:ascii="Times New Roman" w:cs="Times New Roman" w:eastAsia="宋体" w:hAnsi="Times New Roman"/>
          <w:sz w:val="28"/>
          <w:szCs w:val="28"/>
          <w:rPrChange w:id="4508" w:author="user pc" w:date="2022-03-15T10:14:00Z">
            <w:rPr>
              <w:rFonts w:ascii="Bell MT" w:eastAsia="宋体" w:hAnsi="Bell MT"/>
            </w:rPr>
          </w:rPrChange>
        </w:rPr>
        <w:t>trioxocarbonate</w:t>
      </w:r>
      <w:r>
        <w:rPr>
          <w:rFonts w:ascii="Times New Roman" w:cs="Times New Roman" w:eastAsia="宋体" w:hAnsi="Times New Roman"/>
          <w:sz w:val="28"/>
          <w:szCs w:val="28"/>
        </w:rPr>
        <w:t xml:space="preserve"> </w:t>
      </w:r>
      <w:r w:rsidRPr="0C3AC625">
        <w:rPr>
          <w:rFonts w:ascii="Times New Roman" w:cs="Times New Roman" w:eastAsia="宋体" w:hAnsi="Times New Roman"/>
          <w:sz w:val="28"/>
          <w:szCs w:val="28"/>
          <w:rPrChange w:id="4509" w:author="user pc" w:date="2022-03-15T10:14:00Z">
            <w:rPr>
              <w:rFonts w:ascii="Bell MT" w:eastAsia="宋体" w:hAnsi="Bell MT"/>
            </w:rPr>
          </w:rPrChange>
        </w:rPr>
        <w:t>(IV)</w:t>
      </w:r>
      <w:r>
        <w:rPr>
          <w:rFonts w:ascii="Times New Roman" w:cs="Times New Roman" w:eastAsia="宋体" w:hAnsi="Times New Roman"/>
          <w:sz w:val="28"/>
          <w:szCs w:val="28"/>
        </w:rPr>
        <w:t xml:space="preserve"> </w:t>
      </w:r>
      <w:r w:rsidRPr="A5911AB2">
        <w:rPr>
          <w:rFonts w:ascii="Times New Roman" w:cs="Times New Roman" w:eastAsia="宋体" w:hAnsi="Times New Roman"/>
          <w:sz w:val="28"/>
          <w:szCs w:val="28"/>
          <w:rPrChange w:id="4510" w:author="user pc" w:date="2022-03-15T10:14:00Z">
            <w:rPr>
              <w:rFonts w:ascii="Bell MT" w:eastAsia="宋体" w:hAnsi="Bell MT"/>
            </w:rPr>
          </w:rPrChange>
        </w:rPr>
        <w:t>will</w:t>
      </w:r>
      <w:r>
        <w:rPr>
          <w:rFonts w:ascii="Times New Roman" w:cs="Times New Roman" w:eastAsia="宋体" w:hAnsi="Times New Roman"/>
          <w:sz w:val="28"/>
          <w:szCs w:val="28"/>
        </w:rPr>
        <w:t xml:space="preserve"> </w:t>
      </w:r>
      <w:r w:rsidRPr="A6AB16E4">
        <w:rPr>
          <w:rFonts w:ascii="Times New Roman" w:cs="Times New Roman" w:eastAsia="宋体" w:hAnsi="Times New Roman"/>
          <w:sz w:val="28"/>
          <w:szCs w:val="28"/>
          <w:rPrChange w:id="4511" w:author="user pc" w:date="2022-03-15T10:14:00Z">
            <w:rPr>
              <w:rFonts w:ascii="Bell MT" w:eastAsia="宋体" w:hAnsi="Bell MT"/>
            </w:rPr>
          </w:rPrChange>
        </w:rPr>
        <w:t>be</w:t>
      </w:r>
      <w:r>
        <w:rPr>
          <w:rFonts w:ascii="Times New Roman" w:cs="Times New Roman" w:eastAsia="宋体" w:hAnsi="Times New Roman"/>
          <w:sz w:val="28"/>
          <w:szCs w:val="28"/>
        </w:rPr>
        <w:t xml:space="preserve"> </w:t>
      </w:r>
      <w:r w:rsidRPr="55DC7F01">
        <w:rPr>
          <w:rFonts w:ascii="Times New Roman" w:cs="Times New Roman" w:eastAsia="宋体" w:hAnsi="Times New Roman"/>
          <w:sz w:val="28"/>
          <w:szCs w:val="28"/>
          <w:rPrChange w:id="4512" w:author="user pc" w:date="2022-03-15T10:14:00Z">
            <w:rPr>
              <w:rFonts w:ascii="Bell MT" w:eastAsia="宋体" w:hAnsi="Bell MT"/>
            </w:rPr>
          </w:rPrChange>
        </w:rPr>
        <w:t>formed?</w:t>
      </w:r>
    </w:p>
    <w:p>
      <w:pPr>
        <w:pStyle w:val="style157"/>
        <w:rPr>
          <w:rFonts w:ascii="Times New Roman" w:cs="Times New Roman" w:eastAsia="宋体" w:hAnsi="Times New Roman"/>
          <w:b/>
          <w:sz w:val="28"/>
          <w:szCs w:val="28"/>
          <w:rPrChange w:id="4513"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4514" w:author="user pc" w:date="2022-03-15T10:14:00Z">
            <w:rPr>
              <w:rFonts w:ascii="Bell MT" w:eastAsia="宋体" w:hAnsi="Bell MT"/>
              <w:b/>
            </w:rPr>
          </w:rPrChange>
        </w:rPr>
      </w:pPr>
      <w:r w:rsidRPr="06D5F14A">
        <w:rPr>
          <w:rFonts w:ascii="Times New Roman" w:cs="Times New Roman" w:eastAsia="宋体" w:hAnsi="Times New Roman"/>
          <w:b/>
          <w:sz w:val="28"/>
          <w:szCs w:val="28"/>
          <w:rPrChange w:id="4515"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4516" w:author="user pc" w:date="2022-03-15T10:14:00Z">
            <w:rPr>
              <w:rFonts w:ascii="Bell MT" w:eastAsia="宋体" w:hAnsi="Bell MT"/>
            </w:rPr>
          </w:rPrChange>
        </w:rPr>
      </w:pPr>
      <w:r w:rsidRPr="3C483A55">
        <w:rPr>
          <w:rFonts w:ascii="Times New Roman" w:cs="Times New Roman" w:eastAsia="宋体" w:hAnsi="Times New Roman"/>
          <w:sz w:val="28"/>
          <w:szCs w:val="28"/>
          <w:rPrChange w:id="4517" w:author="user pc" w:date="2022-03-15T10:14:00Z">
            <w:rPr>
              <w:rFonts w:ascii="Bell MT" w:eastAsia="宋体" w:hAnsi="Bell MT"/>
            </w:rPr>
          </w:rPrChange>
        </w:rPr>
        <w:t>First, we</w:t>
      </w:r>
      <w:r>
        <w:rPr>
          <w:rFonts w:ascii="Times New Roman" w:cs="Times New Roman" w:eastAsia="宋体" w:hAnsi="Times New Roman"/>
          <w:sz w:val="28"/>
          <w:szCs w:val="28"/>
        </w:rPr>
        <w:t xml:space="preserve"> </w:t>
      </w:r>
      <w:r w:rsidRPr="EE9F4A9E">
        <w:rPr>
          <w:rFonts w:ascii="Times New Roman" w:cs="Times New Roman" w:eastAsia="宋体" w:hAnsi="Times New Roman"/>
          <w:sz w:val="28"/>
          <w:szCs w:val="28"/>
          <w:rPrChange w:id="4518" w:author="user pc" w:date="2022-03-15T10:14:00Z">
            <w:rPr>
              <w:rFonts w:ascii="Bell MT" w:eastAsia="宋体" w:hAnsi="Bell MT"/>
            </w:rPr>
          </w:rPrChange>
        </w:rPr>
        <w:t>write</w:t>
      </w:r>
      <w:r>
        <w:rPr>
          <w:rFonts w:ascii="Times New Roman" w:cs="Times New Roman" w:eastAsia="宋体" w:hAnsi="Times New Roman"/>
          <w:sz w:val="28"/>
          <w:szCs w:val="28"/>
        </w:rPr>
        <w:t xml:space="preserve"> </w:t>
      </w:r>
      <w:r w:rsidRPr="8C5C1209">
        <w:rPr>
          <w:rFonts w:ascii="Times New Roman" w:cs="Times New Roman" w:eastAsia="宋体" w:hAnsi="Times New Roman"/>
          <w:sz w:val="28"/>
          <w:szCs w:val="28"/>
          <w:rPrChange w:id="4519" w:author="user pc" w:date="2022-03-15T10:14:00Z">
            <w:rPr>
              <w:rFonts w:ascii="Bell MT" w:eastAsia="宋体" w:hAnsi="Bell MT"/>
            </w:rPr>
          </w:rPrChange>
        </w:rPr>
        <w:t>a balanced</w:t>
      </w:r>
      <w:r>
        <w:rPr>
          <w:rFonts w:ascii="Times New Roman" w:cs="Times New Roman" w:eastAsia="宋体" w:hAnsi="Times New Roman"/>
          <w:sz w:val="28"/>
          <w:szCs w:val="28"/>
        </w:rPr>
        <w:t xml:space="preserve"> </w:t>
      </w:r>
      <w:r w:rsidRPr="BFA40315">
        <w:rPr>
          <w:rFonts w:ascii="Times New Roman" w:cs="Times New Roman" w:eastAsia="宋体" w:hAnsi="Times New Roman"/>
          <w:sz w:val="28"/>
          <w:szCs w:val="28"/>
          <w:rPrChange w:id="4520" w:author="user pc" w:date="2022-03-15T10:14:00Z">
            <w:rPr>
              <w:rFonts w:ascii="Bell MT" w:eastAsia="宋体" w:hAnsi="Bell MT"/>
            </w:rPr>
          </w:rPrChange>
        </w:rPr>
        <w:t>chemical</w:t>
      </w:r>
      <w:r>
        <w:rPr>
          <w:rFonts w:ascii="Times New Roman" w:cs="Times New Roman" w:eastAsia="宋体" w:hAnsi="Times New Roman"/>
          <w:sz w:val="28"/>
          <w:szCs w:val="28"/>
        </w:rPr>
        <w:t xml:space="preserve"> </w:t>
      </w:r>
      <w:r w:rsidRPr="0B182386">
        <w:rPr>
          <w:rFonts w:ascii="Times New Roman" w:cs="Times New Roman" w:eastAsia="宋体" w:hAnsi="Times New Roman"/>
          <w:sz w:val="28"/>
          <w:szCs w:val="28"/>
          <w:rPrChange w:id="4521" w:author="user pc" w:date="2022-03-15T10:14:00Z">
            <w:rPr>
              <w:rFonts w:ascii="Bell MT" w:eastAsia="宋体" w:hAnsi="Bell MT"/>
            </w:rPr>
          </w:rPrChange>
        </w:rPr>
        <w:t>equation:</w:t>
      </w:r>
    </w:p>
    <w:p>
      <w:pPr>
        <w:pStyle w:val="style157"/>
        <w:rPr>
          <w:rFonts w:ascii="Times New Roman" w:cs="Times New Roman" w:eastAsia="宋体" w:hAnsi="Times New Roman"/>
          <w:sz w:val="28"/>
          <w:szCs w:val="28"/>
        </w:rPr>
      </w:pPr>
      <m:oMathPara>
        <m:oMathParaPr>
          <m:jc m:val="left"/>
        </m:oMathParaPr>
        <m:oMath>
          <m:r w:rsidRPr="31617734">
            <w:rPr>
              <w:rFonts w:ascii="Cambria Math" w:cs="Times New Roman" w:eastAsia="宋体" w:hAnsi="Cambria Math"/>
              <w:sz w:val="28"/>
              <w:szCs w:val="28"/>
              <w:rPrChange w:id="4522" w:author="user pc" w:date="2022-03-15T10:14:00Z">
                <w:rPr>
                  <w:rFonts w:ascii="Cambria Math" w:eastAsia="宋体" w:hAnsi="Cambria Math"/>
                </w:rPr>
              </w:rPrChange>
            </w:rPr>
            <m:t>2NaHC</m:t>
          </m:r>
          <m:sSub>
            <m:sSubPr>
              <m:ctrlPr>
                <w:rPr>
                  <w:rFonts w:ascii="Cambria Math" w:cs="Times New Roman" w:eastAsia="宋体" w:hAnsi="Cambria Math"/>
                  <w:i/>
                  <w:sz w:val="28"/>
                  <w:szCs w:val="28"/>
                </w:rPr>
              </m:ctrlPr>
            </m:sSubPr>
            <m:e>
              <m:r w:rsidRPr="4C700CFC">
                <w:rPr>
                  <w:rFonts w:ascii="Cambria Math" w:cs="Times New Roman" w:eastAsia="宋体" w:hAnsi="Cambria Math"/>
                  <w:sz w:val="28"/>
                  <w:szCs w:val="28"/>
                  <w:rPrChange w:id="4523" w:author="user pc" w:date="2022-03-15T10:14:00Z">
                    <w:rPr>
                      <w:rFonts w:ascii="Cambria Math" w:eastAsia="宋体" w:hAnsi="Cambria Math"/>
                    </w:rPr>
                  </w:rPrChange>
                </w:rPr>
                <m:t>O</m:t>
              </m:r>
            </m:e>
            <m:sub>
              <m:r w:rsidRPr="7FBFA51B">
                <w:rPr>
                  <w:rFonts w:ascii="Cambria Math" w:cs="Times New Roman" w:eastAsia="宋体" w:hAnsi="Cambria Math"/>
                  <w:sz w:val="28"/>
                  <w:szCs w:val="28"/>
                  <w:rPrChange w:id="4524"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B7394FEA">
                    <w:rPr>
                      <w:rFonts w:ascii="Cambria Math" w:cs="Times New Roman" w:eastAsia="宋体" w:hAnsi="Cambria Math"/>
                      <w:sz w:val="28"/>
                      <w:szCs w:val="28"/>
                      <w:rPrChange w:id="4525" w:author="user pc" w:date="2022-03-15T10:14:00Z">
                        <w:rPr>
                          <w:rFonts w:ascii="Cambria Math" w:eastAsia="宋体" w:hAnsi="Cambria Math"/>
                        </w:rPr>
                      </w:rPrChange>
                    </w:rPr>
                    <m:t>s</m:t>
                  </m:r>
                </m:e>
              </m:d>
            </m:sub>
          </m:sSub>
          <m:r w:rsidRPr="33DCFC3F">
            <w:rPr>
              <w:rFonts w:ascii="Cambria Math" w:cs="Times New Roman" w:eastAsia="宋体" w:hAnsi="Cambria Math"/>
              <w:sz w:val="28"/>
              <w:szCs w:val="28"/>
              <w:rPrChange w:id="4526" w:author="user pc" w:date="2022-03-15T10:14:00Z">
                <w:rPr>
                  <w:rFonts w:ascii="Cambria Math" w:eastAsia="宋体" w:hAnsi="Cambria Math"/>
                </w:rPr>
              </w:rPrChange>
            </w:rPr>
            <m:t>→N</m:t>
          </m:r>
          <m:sSub>
            <m:sSubPr>
              <m:ctrlPr>
                <w:rPr>
                  <w:rFonts w:ascii="Cambria Math" w:cs="Times New Roman" w:eastAsia="宋体" w:hAnsi="Cambria Math"/>
                  <w:i/>
                  <w:sz w:val="28"/>
                  <w:szCs w:val="28"/>
                </w:rPr>
              </m:ctrlPr>
            </m:sSubPr>
            <m:e>
              <m:r w:rsidRPr="5CF013C3">
                <w:rPr>
                  <w:rFonts w:ascii="Cambria Math" w:cs="Times New Roman" w:eastAsia="宋体" w:hAnsi="Cambria Math"/>
                  <w:sz w:val="28"/>
                  <w:szCs w:val="28"/>
                  <w:rPrChange w:id="4527" w:author="user pc" w:date="2022-03-15T10:14:00Z">
                    <w:rPr>
                      <w:rFonts w:ascii="Cambria Math" w:eastAsia="宋体" w:hAnsi="Cambria Math"/>
                    </w:rPr>
                  </w:rPrChange>
                </w:rPr>
                <m:t>a</m:t>
              </m:r>
            </m:e>
            <m:sub>
              <m:r w:rsidRPr="E203324C">
                <w:rPr>
                  <w:rFonts w:ascii="Cambria Math" w:cs="Times New Roman" w:eastAsia="宋体" w:hAnsi="Cambria Math"/>
                  <w:sz w:val="28"/>
                  <w:szCs w:val="28"/>
                  <w:rPrChange w:id="4528" w:author="user pc" w:date="2022-03-15T10:14:00Z">
                    <w:rPr>
                      <w:rFonts w:ascii="Cambria Math" w:eastAsia="宋体" w:hAnsi="Cambria Math"/>
                    </w:rPr>
                  </w:rPrChange>
                </w:rPr>
                <m:t>2</m:t>
              </m:r>
            </m:sub>
          </m:sSub>
          <m:r w:rsidRPr="98D1CCA1">
            <w:rPr>
              <w:rFonts w:ascii="Cambria Math" w:cs="Times New Roman" w:eastAsia="宋体" w:hAnsi="Cambria Math"/>
              <w:sz w:val="28"/>
              <w:szCs w:val="28"/>
              <w:rPrChange w:id="4529" w:author="user pc" w:date="2022-03-15T10:14:00Z">
                <w:rPr>
                  <w:rFonts w:ascii="Cambria Math" w:eastAsia="宋体" w:hAnsi="Cambria Math"/>
                </w:rPr>
              </w:rPrChange>
            </w:rPr>
            <m:t>C</m:t>
          </m:r>
          <m:sSub>
            <m:sSubPr>
              <m:ctrlPr>
                <w:rPr>
                  <w:rFonts w:ascii="Cambria Math" w:cs="Times New Roman" w:eastAsia="宋体" w:hAnsi="Cambria Math"/>
                  <w:i/>
                  <w:sz w:val="28"/>
                  <w:szCs w:val="28"/>
                </w:rPr>
              </m:ctrlPr>
            </m:sSubPr>
            <m:e>
              <m:r w:rsidRPr="853F78C3">
                <w:rPr>
                  <w:rFonts w:ascii="Cambria Math" w:cs="Times New Roman" w:eastAsia="宋体" w:hAnsi="Cambria Math"/>
                  <w:sz w:val="28"/>
                  <w:szCs w:val="28"/>
                  <w:rPrChange w:id="4530" w:author="user pc" w:date="2022-03-15T10:14:00Z">
                    <w:rPr>
                      <w:rFonts w:ascii="Cambria Math" w:eastAsia="宋体" w:hAnsi="Cambria Math"/>
                    </w:rPr>
                  </w:rPrChange>
                </w:rPr>
                <m:t>O</m:t>
              </m:r>
            </m:e>
            <m:sub>
              <m:r w:rsidRPr="2EFA46B3">
                <w:rPr>
                  <w:rFonts w:ascii="Cambria Math" w:cs="Times New Roman" w:eastAsia="宋体" w:hAnsi="Cambria Math"/>
                  <w:sz w:val="28"/>
                  <w:szCs w:val="28"/>
                  <w:rPrChange w:id="4531"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3E249878">
                    <w:rPr>
                      <w:rFonts w:ascii="Cambria Math" w:cs="Times New Roman" w:eastAsia="宋体" w:hAnsi="Cambria Math"/>
                      <w:sz w:val="28"/>
                      <w:szCs w:val="28"/>
                      <w:rPrChange w:id="4532" w:author="user pc" w:date="2022-03-15T10:14:00Z">
                        <w:rPr>
                          <w:rFonts w:ascii="Cambria Math" w:eastAsia="宋体" w:hAnsi="Cambria Math"/>
                        </w:rPr>
                      </w:rPrChange>
                    </w:rPr>
                    <m:t>s</m:t>
                  </m:r>
                </m:e>
              </m:d>
            </m:sub>
          </m:sSub>
          <m:r w:rsidRPr="524BB876">
            <w:rPr>
              <w:rFonts w:ascii="Cambria Math" w:cs="Times New Roman" w:eastAsia="宋体" w:hAnsi="Cambria Math"/>
              <w:sz w:val="28"/>
              <w:szCs w:val="28"/>
              <w:rPrChange w:id="4533" w:author="user pc" w:date="2022-03-15T10:14:00Z">
                <w:rPr>
                  <w:rFonts w:ascii="Cambria Math" w:eastAsia="宋体" w:hAnsi="Cambria Math"/>
                </w:rPr>
              </w:rPrChange>
            </w:rPr>
            <m:t>+ C</m:t>
          </m:r>
          <m:sSub>
            <m:sSubPr>
              <m:ctrlPr>
                <w:rPr>
                  <w:rFonts w:ascii="Cambria Math" w:cs="Times New Roman" w:eastAsia="宋体" w:hAnsi="Cambria Math"/>
                  <w:i/>
                  <w:sz w:val="28"/>
                  <w:szCs w:val="28"/>
                </w:rPr>
              </m:ctrlPr>
            </m:sSubPr>
            <m:e>
              <m:r w:rsidRPr="C9172056">
                <w:rPr>
                  <w:rFonts w:ascii="Cambria Math" w:cs="Times New Roman" w:eastAsia="宋体" w:hAnsi="Cambria Math"/>
                  <w:sz w:val="28"/>
                  <w:szCs w:val="28"/>
                  <w:rPrChange w:id="4534" w:author="user pc" w:date="2022-03-15T10:14:00Z">
                    <w:rPr>
                      <w:rFonts w:ascii="Cambria Math" w:eastAsia="宋体" w:hAnsi="Cambria Math"/>
                    </w:rPr>
                  </w:rPrChange>
                </w:rPr>
                <m:t>O</m:t>
              </m:r>
            </m:e>
            <m:sub>
              <m:r w:rsidRPr="F2C0A10D">
                <w:rPr>
                  <w:rFonts w:ascii="Cambria Math" w:cs="Times New Roman" w:eastAsia="宋体" w:hAnsi="Cambria Math"/>
                  <w:sz w:val="28"/>
                  <w:szCs w:val="28"/>
                  <w:rPrChange w:id="4535"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305C571B">
                    <w:rPr>
                      <w:rFonts w:ascii="Cambria Math" w:cs="Times New Roman" w:eastAsia="宋体" w:hAnsi="Cambria Math"/>
                      <w:sz w:val="28"/>
                      <w:szCs w:val="28"/>
                      <w:rPrChange w:id="4536" w:author="user pc" w:date="2022-03-15T10:14:00Z">
                        <w:rPr>
                          <w:rFonts w:ascii="Cambria Math" w:eastAsia="宋体" w:hAnsi="Cambria Math"/>
                        </w:rPr>
                      </w:rPrChange>
                    </w:rPr>
                    <m:t>g</m:t>
                  </m:r>
                </m:e>
              </m:d>
            </m:sub>
          </m:sSub>
          <m:r w:rsidRPr="2CFB2D2C">
            <w:rPr>
              <w:rFonts w:ascii="Cambria Math" w:cs="Times New Roman" w:eastAsia="宋体" w:hAnsi="Cambria Math"/>
              <w:sz w:val="28"/>
              <w:szCs w:val="28"/>
              <w:rPrChange w:id="4537" w:author="user pc" w:date="2022-03-15T10:14:00Z">
                <w:rPr>
                  <w:rFonts w:ascii="Cambria Math" w:eastAsia="宋体" w:hAnsi="Cambria Math"/>
                </w:rPr>
              </w:rPrChange>
            </w:rPr>
            <m:t>+</m:t>
          </m:r>
          <m:sSub>
            <m:sSubPr>
              <m:ctrlPr>
                <w:rPr>
                  <w:rFonts w:ascii="Cambria Math" w:cs="Times New Roman" w:eastAsia="宋体" w:hAnsi="Cambria Math"/>
                  <w:i/>
                  <w:sz w:val="28"/>
                  <w:szCs w:val="28"/>
                </w:rPr>
              </m:ctrlPr>
            </m:sSubPr>
            <m:e>
              <m:r w:rsidRPr="2B088BE3">
                <w:rPr>
                  <w:rFonts w:ascii="Cambria Math" w:cs="Times New Roman" w:eastAsia="宋体" w:hAnsi="Cambria Math"/>
                  <w:sz w:val="28"/>
                  <w:szCs w:val="28"/>
                  <w:rPrChange w:id="4538" w:author="user pc" w:date="2022-03-15T10:14:00Z">
                    <w:rPr>
                      <w:rFonts w:ascii="Cambria Math" w:eastAsia="宋体" w:hAnsi="Cambria Math"/>
                    </w:rPr>
                  </w:rPrChange>
                </w:rPr>
                <m:t>H</m:t>
              </m:r>
            </m:e>
            <m:sub>
              <m:r w:rsidRPr="A232F471">
                <w:rPr>
                  <w:rFonts w:ascii="Cambria Math" w:cs="Times New Roman" w:eastAsia="宋体" w:hAnsi="Cambria Math"/>
                  <w:sz w:val="28"/>
                  <w:szCs w:val="28"/>
                  <w:rPrChange w:id="4539"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429FC7BE">
                <w:rPr>
                  <w:rFonts w:ascii="Cambria Math" w:cs="Times New Roman" w:eastAsia="宋体" w:hAnsi="Cambria Math"/>
                  <w:sz w:val="28"/>
                  <w:szCs w:val="28"/>
                  <w:rPrChange w:id="4540" w:author="user pc" w:date="2022-03-15T10:14:00Z">
                    <w:rPr>
                      <w:rFonts w:ascii="Cambria Math" w:eastAsia="宋体" w:hAnsi="Cambria Math"/>
                    </w:rPr>
                  </w:rPrChange>
                </w:rPr>
                <m:t>O</m:t>
              </m:r>
            </m:e>
            <m:sub>
              <m:d>
                <m:dPr>
                  <m:endChr m:val=")"/>
                  <m:ctrlPr>
                    <w:rPr>
                      <w:rFonts w:ascii="Cambria Math" w:cs="Times New Roman" w:eastAsia="宋体" w:hAnsi="Cambria Math"/>
                      <w:i/>
                      <w:sz w:val="28"/>
                      <w:szCs w:val="28"/>
                    </w:rPr>
                  </m:ctrlPr>
                </m:dPr>
                <m:e>
                  <m:r w:rsidRPr="F828EA1E">
                    <w:rPr>
                      <w:rFonts w:ascii="Cambria Math" w:cs="Times New Roman" w:eastAsia="宋体" w:hAnsi="Cambria Math"/>
                      <w:sz w:val="28"/>
                      <w:szCs w:val="28"/>
                      <w:rPrChange w:id="4541" w:author="user pc" w:date="2022-03-15T10:14:00Z">
                        <w:rPr>
                          <w:rFonts w:ascii="Cambria Math" w:eastAsia="宋体" w:hAnsi="Cambria Math"/>
                        </w:rPr>
                      </w:rPrChange>
                    </w:rPr>
                    <m:t>g</m:t>
                  </m:r>
                </m:e>
              </m:d>
            </m:sub>
          </m:sSub>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m:oMathPara>
        <m:oMathParaPr>
          <m:jc m:val="left"/>
        </m:oMathParaPr>
        <m:oMath>
          <m:r w:rsidRPr="840A52AA">
            <w:rPr>
              <w:rFonts w:ascii="Cambria Math" w:cs="Times New Roman" w:eastAsia="宋体" w:hAnsi="Cambria Math"/>
              <w:sz w:val="28"/>
              <w:szCs w:val="28"/>
              <w:rPrChange w:id="4542"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EE88A794">
                <w:rPr>
                  <w:rFonts w:ascii="Cambria Math" w:cs="Times New Roman" w:eastAsia="宋体" w:hAnsi="Cambria Math"/>
                  <w:sz w:val="28"/>
                  <w:szCs w:val="28"/>
                  <w:rPrChange w:id="4543" w:author="user pc" w:date="2022-03-15T10:14:00Z">
                    <w:rPr>
                      <w:rFonts w:ascii="Cambria Math" w:eastAsia="宋体" w:hAnsi="Cambria Math"/>
                    </w:rPr>
                  </w:rPrChange>
                </w:rPr>
                <m:t>23+1+12+3×16</m:t>
              </m:r>
            </m:e>
          </m:d>
          <m:r w:rsidRPr="B78D089D">
            <w:rPr>
              <w:rFonts w:ascii="Cambria Math" w:cs="Times New Roman" w:eastAsia="宋体" w:hAnsi="Cambria Math"/>
              <w:sz w:val="28"/>
              <w:szCs w:val="28"/>
              <w:rPrChange w:id="4544" w:author="user pc" w:date="2022-03-15T10:14:00Z">
                <w:rPr>
                  <w:rFonts w:ascii="Cambria Math" w:eastAsia="宋体" w:hAnsi="Cambria Math"/>
                </w:rPr>
              </w:rPrChange>
            </w:rPr>
            <m:t>→2×13+12+3×16</m:t>
          </m:r>
        </m:oMath>
      </m:oMathPara>
    </w:p>
    <w:p>
      <w:pPr>
        <w:pStyle w:val="style157"/>
        <w:rPr>
          <w:rFonts w:ascii="Times New Roman" w:cs="Times New Roman" w:eastAsia="宋体" w:hAnsi="Times New Roman"/>
          <w:sz w:val="28"/>
          <w:szCs w:val="28"/>
          <w:rPrChange w:id="4545" w:author="user pc" w:date="2022-03-15T10:14:00Z">
            <w:rPr>
              <w:rFonts w:ascii="Bell MT" w:eastAsia="宋体" w:hAnsi="Bell MT"/>
            </w:rPr>
          </w:rPrChange>
        </w:rPr>
      </w:pPr>
    </w:p>
    <w:p>
      <w:pPr>
        <w:pStyle w:val="style157"/>
        <w:rPr>
          <w:rFonts w:ascii="Times New Roman" w:cs="Times New Roman" w:eastAsia="宋体" w:hAnsi="Times New Roman"/>
          <w:sz w:val="28"/>
          <w:szCs w:val="28"/>
        </w:rPr>
      </w:pPr>
      <m:oMathPara>
        <m:oMathParaPr>
          <m:jc m:val="left"/>
        </m:oMathParaPr>
        <m:oMath>
          <m:r w:rsidRPr="19D2AF8A">
            <w:rPr>
              <w:rFonts w:ascii="Cambria Math" w:cs="Times New Roman" w:eastAsia="宋体" w:hAnsi="Cambria Math"/>
              <w:sz w:val="28"/>
              <w:szCs w:val="28"/>
              <w:rPrChange w:id="4546" w:author="user pc" w:date="2022-03-15T10:14:00Z">
                <w:rPr>
                  <w:rFonts w:ascii="Cambria Math" w:eastAsia="宋体" w:hAnsi="Cambria Math"/>
                </w:rPr>
              </w:rPrChange>
            </w:rPr>
            <m:t>168g</m:t>
          </m:r>
          <m:r>
            <w:rPr>
              <w:rFonts w:ascii="Cambria Math" w:cs="Times New Roman" w:eastAsia="宋体" w:hAnsi="Cambria Math"/>
              <w:sz w:val="28"/>
              <w:szCs w:val="28"/>
            </w:rPr>
            <m:t xml:space="preserve">          </m:t>
          </m:r>
          <m:r w:rsidRPr="971B2C30">
            <w:rPr>
              <w:rFonts w:ascii="Cambria Math" w:cs="Times New Roman" w:eastAsia="宋体" w:hAnsi="Cambria Math"/>
              <w:sz w:val="28"/>
              <w:szCs w:val="28"/>
              <w:rPrChange w:id="4547" w:author="user pc" w:date="2022-03-15T10:14:00Z">
                <w:rPr>
                  <w:rFonts w:ascii="Cambria Math" w:eastAsia="宋体" w:hAnsi="Cambria Math"/>
                </w:rPr>
              </w:rPrChange>
            </w:rPr>
            <m:t xml:space="preserve"> </m:t>
          </m:r>
          <m:r>
            <w:rPr>
              <w:rFonts w:ascii="Cambria Math" w:cs="Times New Roman" w:eastAsia="宋体" w:hAnsi="Cambria Math"/>
              <w:sz w:val="28"/>
              <w:szCs w:val="28"/>
            </w:rPr>
            <m:t xml:space="preserve">                           </m:t>
          </m:r>
          <m:r w:rsidRPr="20586D89">
            <w:rPr>
              <w:rFonts w:ascii="Cambria Math" w:cs="Times New Roman" w:eastAsia="宋体" w:hAnsi="Cambria Math"/>
              <w:sz w:val="28"/>
              <w:szCs w:val="28"/>
              <w:rPrChange w:id="4548" w:author="user pc" w:date="2022-03-15T10:14:00Z">
                <w:rPr>
                  <w:rFonts w:ascii="Cambria Math" w:eastAsia="宋体" w:hAnsi="Cambria Math"/>
                </w:rPr>
              </w:rPrChange>
            </w:rPr>
            <m:t>→</m:t>
          </m:r>
          <m:r>
            <w:rPr>
              <w:rFonts w:ascii="Cambria Math" w:cs="Times New Roman" w:eastAsia="宋体" w:hAnsi="Cambria Math"/>
              <w:sz w:val="28"/>
              <w:szCs w:val="28"/>
            </w:rPr>
            <m:t xml:space="preserve">   </m:t>
          </m:r>
          <m:r w:rsidRPr="9ADA9E1C">
            <w:rPr>
              <w:rFonts w:ascii="Cambria Math" w:cs="Times New Roman" w:eastAsia="宋体" w:hAnsi="Cambria Math"/>
              <w:sz w:val="28"/>
              <w:szCs w:val="28"/>
              <w:rPrChange w:id="4549" w:author="user pc" w:date="2022-03-15T10:14:00Z">
                <w:rPr>
                  <w:rFonts w:ascii="Cambria Math" w:eastAsia="宋体" w:hAnsi="Cambria Math"/>
                </w:rPr>
              </w:rPrChange>
            </w:rPr>
            <m:t>106g</m:t>
          </m:r>
        </m:oMath>
      </m:oMathPara>
    </w:p>
    <w:p>
      <w:pPr>
        <w:pStyle w:val="style157"/>
        <w:rPr>
          <w:rFonts w:ascii="Times New Roman" w:cs="Times New Roman" w:eastAsia="宋体" w:hAnsi="Times New Roman"/>
          <w:sz w:val="28"/>
          <w:szCs w:val="28"/>
          <w:rPrChange w:id="4550" w:author="user pc" w:date="2022-03-15T10:14:00Z">
            <w:rPr>
              <w:rFonts w:ascii="Bell MT" w:eastAsia="宋体" w:hAnsi="Bell MT"/>
            </w:rPr>
          </w:rPrChange>
        </w:rPr>
      </w:pPr>
    </w:p>
    <w:p>
      <w:pPr>
        <w:pStyle w:val="style157"/>
        <w:rPr>
          <w:rFonts w:ascii="Times New Roman" w:cs="Times New Roman" w:eastAsia="宋体" w:hAnsi="Times New Roman"/>
          <w:sz w:val="28"/>
          <w:szCs w:val="28"/>
        </w:rPr>
      </w:pPr>
      <m:oMath>
        <m:r w:rsidRPr="F19D603C">
          <w:rPr>
            <w:rFonts w:ascii="Cambria Math" w:cs="Times New Roman" w:eastAsia="宋体" w:hAnsi="Cambria Math"/>
            <w:sz w:val="28"/>
            <w:szCs w:val="28"/>
            <w:rPrChange w:id="4551" w:author="user pc" w:date="2022-03-15T10:14:00Z">
              <w:rPr>
                <w:rFonts w:ascii="Cambria Math" w:eastAsia="宋体" w:hAnsi="Cambria Math"/>
              </w:rPr>
            </w:rPrChange>
          </w:rPr>
          <m:t>4.2g</m:t>
        </m:r>
        <m:r>
          <w:rPr>
            <w:rFonts w:ascii="Cambria Math" w:cs="Times New Roman" w:eastAsia="宋体" w:hAnsi="Cambria Math"/>
            <w:sz w:val="28"/>
            <w:szCs w:val="28"/>
          </w:rPr>
          <m:t xml:space="preserve">                                        </m:t>
        </m:r>
        <m:r w:rsidRPr="D1A59B0F">
          <w:rPr>
            <w:rFonts w:ascii="Cambria Math" w:cs="Times New Roman" w:eastAsia="宋体" w:hAnsi="Cambria Math"/>
            <w:sz w:val="28"/>
            <w:szCs w:val="28"/>
            <w:rPrChange w:id="4552" w:author="user pc" w:date="2022-03-15T10:14:00Z">
              <w:rPr>
                <w:rFonts w:ascii="Cambria Math" w:eastAsia="宋体" w:hAnsi="Cambria Math"/>
              </w:rPr>
            </w:rPrChange>
          </w:rPr>
          <m:t xml:space="preserve">→ </m:t>
        </m:r>
      </m:oMath>
      <w:r w:rsidRPr="02173062">
        <w:rPr>
          <w:rFonts w:ascii="Times New Roman" w:cs="Times New Roman" w:eastAsia="宋体" w:hAnsi="Times New Roman"/>
          <w:sz w:val="28"/>
          <w:szCs w:val="28"/>
          <w:rPrChange w:id="4553" w:author="user pc" w:date="2022-03-15T10:14:00Z">
            <w:rPr>
              <w:rFonts w:ascii="Cambria Math" w:eastAsia="宋体" w:hAnsi="Cambria Math"/>
            </w:rPr>
          </w:rPrChange>
        </w:rPr>
        <w:t xml:space="preserve"> ?</w:t>
      </w:r>
    </w:p>
    <w:p>
      <w:pPr>
        <w:pStyle w:val="style157"/>
        <w:rPr>
          <w:rFonts w:ascii="Times New Roman" w:cs="Times New Roman" w:eastAsia="宋体" w:hAnsi="Times New Roman"/>
          <w:sz w:val="28"/>
          <w:szCs w:val="28"/>
          <w:rPrChange w:id="4554" w:author="user pc" w:date="2022-03-15T10:14:00Z">
            <w:rPr>
              <w:rFonts w:ascii="Bell MT" w:eastAsia="宋体" w:hAnsi="Bell MT"/>
            </w:rPr>
          </w:rPrChange>
        </w:rPr>
      </w:pPr>
    </w:p>
    <w:p>
      <w:pPr>
        <w:pStyle w:val="style157"/>
        <w:rPr>
          <w:rFonts w:ascii="Times New Roman" w:cs="Times New Roman" w:eastAsia="宋体" w:hAnsi="Times New Roman"/>
          <w:b/>
          <w:sz w:val="18"/>
          <w:szCs w:val="18"/>
          <w:rPrChange w:id="4555" w:author="user pc" w:date="2022-03-15T10:14:00Z">
            <w:rPr>
              <w:rFonts w:ascii="Bell MT" w:eastAsia="宋体" w:hAnsi="Bell MT"/>
            </w:rPr>
          </w:rPrChange>
        </w:rPr>
      </w:pPr>
      <m:oMathPara>
        <m:oMath>
          <m:r>
            <m:rPr>
              <m:sty m:val="bi"/>
            </m:rPr>
            <w:rPr>
              <w:rFonts w:ascii="Cambria Math" w:cs="Times New Roman" w:eastAsia="宋体" w:hAnsi="Cambria Math"/>
              <w:sz w:val="18"/>
              <w:szCs w:val="18"/>
            </w:rPr>
            <m:t>This means if 168g ofNaHC</m:t>
          </m:r>
          <m:sSub>
            <m:sSubPr>
              <m:ctrlPr>
                <w:rPr>
                  <w:rFonts w:ascii="Cambria Math" w:cs="Times New Roman" w:eastAsia="宋体" w:hAnsi="Cambria Math"/>
                  <w:b/>
                  <w:i/>
                  <w:sz w:val="18"/>
                  <w:szCs w:val="18"/>
                </w:rPr>
              </m:ctrlPr>
            </m:sSubPr>
            <m:e>
              <m:r>
                <m:rPr>
                  <m:sty m:val="bi"/>
                </m:rPr>
                <w:rPr>
                  <w:rFonts w:ascii="Cambria Math" w:cs="Times New Roman" w:eastAsia="宋体" w:hAnsi="Cambria Math"/>
                  <w:sz w:val="18"/>
                  <w:szCs w:val="18"/>
                </w:rPr>
                <m:t>O</m:t>
              </m:r>
            </m:e>
            <m:sub>
              <m:r>
                <m:rPr>
                  <m:sty m:val="bi"/>
                </m:rPr>
                <w:rPr>
                  <w:rFonts w:ascii="Cambria Math" w:cs="Times New Roman" w:eastAsia="宋体" w:hAnsi="Cambria Math"/>
                  <w:sz w:val="18"/>
                  <w:szCs w:val="18"/>
                </w:rPr>
                <m:t xml:space="preserve">3 </m:t>
              </m:r>
            </m:sub>
          </m:sSub>
          <m:r>
            <m:rPr>
              <m:sty m:val="bi"/>
            </m:rPr>
            <w:rPr>
              <w:rFonts w:ascii="Cambria Math" w:cs="Times New Roman" w:eastAsia="宋体" w:hAnsi="Cambria Math"/>
              <w:sz w:val="18"/>
              <w:szCs w:val="18"/>
            </w:rPr>
            <m:t>decomposed on heating to give 106g of N</m:t>
          </m:r>
          <m:sSub>
            <m:sSubPr>
              <m:ctrlPr>
                <w:rPr>
                  <w:rFonts w:ascii="Cambria Math" w:cs="Times New Roman" w:eastAsia="宋体" w:hAnsi="Cambria Math"/>
                  <w:b/>
                  <w:i/>
                  <w:sz w:val="18"/>
                  <w:szCs w:val="18"/>
                </w:rPr>
              </m:ctrlPr>
            </m:sSubPr>
            <m:e>
              <m:r>
                <m:rPr>
                  <m:sty m:val="bi"/>
                </m:rPr>
                <w:rPr>
                  <w:rFonts w:ascii="Cambria Math" w:cs="Times New Roman" w:eastAsia="宋体" w:hAnsi="Cambria Math"/>
                  <w:sz w:val="18"/>
                  <w:szCs w:val="18"/>
                </w:rPr>
                <m:t>a</m:t>
              </m:r>
            </m:e>
            <m:sub>
              <m:r>
                <m:rPr>
                  <m:sty m:val="bi"/>
                </m:rPr>
                <w:rPr>
                  <w:rFonts w:ascii="Cambria Math" w:cs="Times New Roman" w:eastAsia="宋体" w:hAnsi="Cambria Math"/>
                  <w:sz w:val="18"/>
                  <w:szCs w:val="18"/>
                </w:rPr>
                <m:t>2</m:t>
              </m:r>
            </m:sub>
          </m:sSub>
          <m:r>
            <m:rPr>
              <m:sty m:val="bi"/>
            </m:rPr>
            <w:rPr>
              <w:rFonts w:ascii="Cambria Math" w:cs="Times New Roman" w:eastAsia="宋体" w:hAnsi="Cambria Math"/>
              <w:sz w:val="18"/>
              <w:szCs w:val="18"/>
            </w:rPr>
            <m:t>C</m:t>
          </m:r>
          <m:sSub>
            <m:sSubPr>
              <m:ctrlPr>
                <w:rPr>
                  <w:rFonts w:ascii="Cambria Math" w:cs="Times New Roman" w:eastAsia="宋体" w:hAnsi="Cambria Math"/>
                  <w:b/>
                  <w:i/>
                  <w:sz w:val="18"/>
                  <w:szCs w:val="18"/>
                </w:rPr>
              </m:ctrlPr>
            </m:sSubPr>
            <m:e>
              <m:r>
                <m:rPr>
                  <m:sty m:val="bi"/>
                </m:rPr>
                <w:rPr>
                  <w:rFonts w:ascii="Cambria Math" w:cs="Times New Roman" w:eastAsia="宋体" w:hAnsi="Cambria Math"/>
                  <w:sz w:val="18"/>
                  <w:szCs w:val="18"/>
                </w:rPr>
                <m:t>O</m:t>
              </m:r>
            </m:e>
            <m:sub>
              <m:r>
                <m:rPr>
                  <m:sty m:val="bi"/>
                </m:rPr>
                <w:rPr>
                  <w:rFonts w:ascii="Cambria Math" w:cs="Times New Roman" w:eastAsia="宋体" w:hAnsi="Cambria Math"/>
                  <w:sz w:val="18"/>
                  <w:szCs w:val="18"/>
                </w:rPr>
                <m:t>3</m:t>
              </m:r>
            </m:sub>
          </m:sSub>
          <m:r>
            <m:rPr>
              <m:sty m:val="bi"/>
            </m:rPr>
            <w:rPr>
              <w:rFonts w:ascii="Cambria Math" w:cs="Times New Roman" w:eastAsia="宋体" w:hAnsi="Cambria Math"/>
              <w:sz w:val="18"/>
              <w:szCs w:val="18"/>
            </w:rPr>
            <m:t>, 4.2g of NaHC</m:t>
          </m:r>
          <m:sSub>
            <m:sSubPr>
              <m:ctrlPr>
                <w:rPr>
                  <w:rFonts w:ascii="Cambria Math" w:cs="Times New Roman" w:eastAsia="宋体" w:hAnsi="Cambria Math"/>
                  <w:b/>
                  <w:i/>
                  <w:sz w:val="18"/>
                  <w:szCs w:val="18"/>
                </w:rPr>
              </m:ctrlPr>
            </m:sSubPr>
            <m:e>
              <m:r>
                <m:rPr>
                  <m:sty m:val="bi"/>
                </m:rPr>
                <w:rPr>
                  <w:rFonts w:ascii="Cambria Math" w:cs="Times New Roman" w:eastAsia="宋体" w:hAnsi="Cambria Math"/>
                  <w:sz w:val="18"/>
                  <w:szCs w:val="18"/>
                </w:rPr>
                <m:t>O</m:t>
              </m:r>
            </m:e>
            <m:sub>
              <m:r>
                <m:rPr>
                  <m:sty m:val="bi"/>
                </m:rPr>
                <w:rPr>
                  <w:rFonts w:ascii="Cambria Math" w:cs="Times New Roman" w:eastAsia="宋体" w:hAnsi="Cambria Math"/>
                  <w:sz w:val="18"/>
                  <w:szCs w:val="18"/>
                </w:rPr>
                <m:t xml:space="preserve">3 </m:t>
              </m:r>
            </m:sub>
          </m:sSub>
          <m:r>
            <m:rPr>
              <m:sty m:val="bi"/>
            </m:rPr>
            <w:rPr>
              <w:rFonts w:ascii="Cambria Math" w:cs="Times New Roman" w:eastAsia="宋体" w:hAnsi="Cambria Math"/>
              <w:sz w:val="18"/>
              <w:szCs w:val="18"/>
            </w:rPr>
            <m:t>will give how many?</m:t>
          </m:r>
        </m:oMath>
      </m:oMathPara>
    </w:p>
    <w:p>
      <w:pPr>
        <w:pStyle w:val="style157"/>
        <w:rPr>
          <w:rFonts w:ascii="Times New Roman" w:cs="Times New Roman" w:eastAsia="宋体" w:hAnsi="Times New Roman"/>
          <w:b/>
          <w:sz w:val="18"/>
          <w:szCs w:val="18"/>
        </w:rPr>
      </w:pPr>
    </w:p>
    <w:p>
      <w:pPr>
        <w:pStyle w:val="style157"/>
        <w:rPr>
          <w:rFonts w:ascii="Times New Roman" w:cs="Times New Roman" w:eastAsia="宋体" w:hAnsi="Times New Roman"/>
          <w:sz w:val="28"/>
          <w:szCs w:val="28"/>
        </w:rPr>
      </w:pPr>
      <m:oMathPara>
        <m:oMathParaPr>
          <m:jc m:val="left"/>
        </m:oMathParaPr>
        <m:oMath>
          <m:r w:rsidRPr="9D34AFDA">
            <w:rPr>
              <w:rFonts w:ascii="Cambria Math" w:cs="Times New Roman" w:eastAsia="宋体" w:hAnsi="Cambria Math"/>
              <w:sz w:val="28"/>
              <w:szCs w:val="28"/>
              <w:rPrChange w:id="4556" w:author="user pc" w:date="2022-03-15T10:14:00Z">
                <w:rPr>
                  <w:rFonts w:ascii="Cambria Math" w:eastAsia="宋体" w:hAnsi="Cambria Math"/>
                </w:rPr>
              </w:rPrChange>
            </w:rPr>
            <m:t>168g</m:t>
          </m:r>
          <m:r>
            <w:rPr>
              <w:rFonts w:ascii="Cambria Math" w:cs="Times New Roman" w:eastAsia="宋体" w:hAnsi="Cambria Math"/>
              <w:sz w:val="28"/>
              <w:szCs w:val="28"/>
            </w:rPr>
            <m:t xml:space="preserve"> </m:t>
          </m:r>
          <m:r w:rsidRPr="07609F3E">
            <w:rPr>
              <w:rFonts w:ascii="Cambria Math" w:cs="Times New Roman" w:eastAsia="宋体" w:hAnsi="Cambria Math"/>
              <w:sz w:val="28"/>
              <w:szCs w:val="28"/>
              <w:rPrChange w:id="4557"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D7D0E32D">
            <w:rPr>
              <w:rFonts w:ascii="Cambria Math" w:cs="Times New Roman" w:eastAsia="宋体" w:hAnsi="Cambria Math"/>
              <w:sz w:val="28"/>
              <w:szCs w:val="28"/>
              <w:rPrChange w:id="4558" w:author="user pc" w:date="2022-03-15T10:14:00Z">
                <w:rPr>
                  <w:rFonts w:ascii="Cambria Math" w:eastAsia="宋体" w:hAnsi="Cambria Math"/>
                </w:rPr>
              </w:rPrChange>
            </w:rPr>
            <m:t>NaHC</m:t>
          </m:r>
          <m:sSub>
            <m:sSubPr>
              <m:ctrlPr>
                <w:rPr>
                  <w:rFonts w:ascii="Cambria Math" w:cs="Times New Roman" w:eastAsia="宋体" w:hAnsi="Cambria Math"/>
                  <w:i/>
                  <w:sz w:val="28"/>
                  <w:szCs w:val="28"/>
                </w:rPr>
              </m:ctrlPr>
            </m:sSubPr>
            <m:e>
              <m:r w:rsidRPr="B071019B">
                <w:rPr>
                  <w:rFonts w:ascii="Cambria Math" w:cs="Times New Roman" w:eastAsia="宋体" w:hAnsi="Cambria Math"/>
                  <w:sz w:val="28"/>
                  <w:szCs w:val="28"/>
                  <w:rPrChange w:id="4559" w:author="user pc" w:date="2022-03-15T10:14:00Z">
                    <w:rPr>
                      <w:rFonts w:ascii="Cambria Math" w:eastAsia="宋体" w:hAnsi="Cambria Math"/>
                    </w:rPr>
                  </w:rPrChange>
                </w:rPr>
                <m:t>O</m:t>
              </m:r>
            </m:e>
            <m:sub>
              <m:r w:rsidRPr="01EE2055">
                <w:rPr>
                  <w:rFonts w:ascii="Cambria Math" w:cs="Times New Roman" w:eastAsia="宋体" w:hAnsi="Cambria Math"/>
                  <w:sz w:val="28"/>
                  <w:szCs w:val="28"/>
                  <w:rPrChange w:id="4560" w:author="user pc" w:date="2022-03-15T10:14:00Z">
                    <w:rPr>
                      <w:rFonts w:ascii="Cambria Math" w:eastAsia="宋体" w:hAnsi="Cambria Math"/>
                    </w:rPr>
                  </w:rPrChange>
                </w:rPr>
                <m:t>3</m:t>
              </m:r>
            </m:sub>
          </m:sSub>
          <m:r w:rsidRPr="4AA94848">
            <w:rPr>
              <w:rFonts w:ascii="Cambria Math" w:cs="Times New Roman" w:eastAsia="宋体" w:hAnsi="Cambria Math"/>
              <w:sz w:val="28"/>
              <w:szCs w:val="28"/>
              <w:rPrChange w:id="4561" w:author="user pc" w:date="2022-03-15T10:14:00Z">
                <w:rPr>
                  <w:rFonts w:ascii="Cambria Math" w:eastAsia="宋体" w:hAnsi="Cambria Math"/>
                </w:rPr>
              </w:rPrChange>
            </w:rPr>
            <m:t>→106g</m:t>
          </m:r>
          <m:r>
            <w:rPr>
              <w:rFonts w:ascii="Cambria Math" w:cs="Times New Roman" w:eastAsia="宋体" w:hAnsi="Cambria Math"/>
              <w:sz w:val="28"/>
              <w:szCs w:val="28"/>
            </w:rPr>
            <m:t xml:space="preserve"> </m:t>
          </m:r>
          <m:r w:rsidRPr="BC5343A1">
            <w:rPr>
              <w:rFonts w:ascii="Cambria Math" w:cs="Times New Roman" w:eastAsia="宋体" w:hAnsi="Cambria Math"/>
              <w:sz w:val="28"/>
              <w:szCs w:val="28"/>
              <w:rPrChange w:id="4562"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AC5E6057">
            <w:rPr>
              <w:rFonts w:ascii="Cambria Math" w:cs="Times New Roman" w:eastAsia="宋体" w:hAnsi="Cambria Math"/>
              <w:sz w:val="28"/>
              <w:szCs w:val="28"/>
              <w:rPrChange w:id="4563" w:author="user pc" w:date="2022-03-15T10:14:00Z">
                <w:rPr>
                  <w:rFonts w:ascii="Cambria Math" w:eastAsia="宋体" w:hAnsi="Cambria Math"/>
                </w:rPr>
              </w:rPrChange>
            </w:rPr>
            <m:t>N</m:t>
          </m:r>
          <m:sSub>
            <m:sSubPr>
              <m:ctrlPr>
                <w:rPr>
                  <w:rFonts w:ascii="Cambria Math" w:cs="Times New Roman" w:eastAsia="宋体" w:hAnsi="Cambria Math"/>
                  <w:i/>
                  <w:sz w:val="28"/>
                  <w:szCs w:val="28"/>
                </w:rPr>
              </m:ctrlPr>
            </m:sSubPr>
            <m:e>
              <m:r w:rsidRPr="BF5E2894">
                <w:rPr>
                  <w:rFonts w:ascii="Cambria Math" w:cs="Times New Roman" w:eastAsia="宋体" w:hAnsi="Cambria Math"/>
                  <w:sz w:val="28"/>
                  <w:szCs w:val="28"/>
                  <w:rPrChange w:id="4564" w:author="user pc" w:date="2022-03-15T10:14:00Z">
                    <w:rPr>
                      <w:rFonts w:ascii="Cambria Math" w:eastAsia="宋体" w:hAnsi="Cambria Math"/>
                    </w:rPr>
                  </w:rPrChange>
                </w:rPr>
                <m:t>a</m:t>
              </m:r>
            </m:e>
            <m:sub>
              <m:r w:rsidRPr="8FC1E865">
                <w:rPr>
                  <w:rFonts w:ascii="Cambria Math" w:cs="Times New Roman" w:eastAsia="宋体" w:hAnsi="Cambria Math"/>
                  <w:sz w:val="28"/>
                  <w:szCs w:val="28"/>
                  <w:rPrChange w:id="4565" w:author="user pc" w:date="2022-03-15T10:14:00Z">
                    <w:rPr>
                      <w:rFonts w:ascii="Cambria Math" w:eastAsia="宋体" w:hAnsi="Cambria Math"/>
                    </w:rPr>
                  </w:rPrChange>
                </w:rPr>
                <m:t>2</m:t>
              </m:r>
            </m:sub>
          </m:sSub>
          <m:r w:rsidRPr="3330E07A">
            <w:rPr>
              <w:rFonts w:ascii="Cambria Math" w:cs="Times New Roman" w:eastAsia="宋体" w:hAnsi="Cambria Math"/>
              <w:sz w:val="28"/>
              <w:szCs w:val="28"/>
              <w:rPrChange w:id="4566" w:author="user pc" w:date="2022-03-15T10:14:00Z">
                <w:rPr>
                  <w:rFonts w:ascii="Cambria Math" w:eastAsia="宋体" w:hAnsi="Cambria Math"/>
                </w:rPr>
              </w:rPrChange>
            </w:rPr>
            <m:t>C</m:t>
          </m:r>
          <m:sSub>
            <m:sSubPr>
              <m:ctrlPr>
                <w:rPr>
                  <w:rFonts w:ascii="Cambria Math" w:cs="Times New Roman" w:eastAsia="宋体" w:hAnsi="Cambria Math"/>
                  <w:i/>
                  <w:sz w:val="28"/>
                  <w:szCs w:val="28"/>
                </w:rPr>
              </m:ctrlPr>
            </m:sSubPr>
            <m:e>
              <m:r w:rsidRPr="CEC9427C">
                <w:rPr>
                  <w:rFonts w:ascii="Cambria Math" w:cs="Times New Roman" w:eastAsia="宋体" w:hAnsi="Cambria Math"/>
                  <w:sz w:val="28"/>
                  <w:szCs w:val="28"/>
                  <w:rPrChange w:id="4567" w:author="user pc" w:date="2022-03-15T10:14:00Z">
                    <w:rPr>
                      <w:rFonts w:ascii="Cambria Math" w:eastAsia="宋体" w:hAnsi="Cambria Math"/>
                    </w:rPr>
                  </w:rPrChange>
                </w:rPr>
                <m:t>O</m:t>
              </m:r>
            </m:e>
            <m:sub>
              <m:r w:rsidRPr="FF5AF874">
                <w:rPr>
                  <w:rFonts w:ascii="Cambria Math" w:cs="Times New Roman" w:eastAsia="宋体" w:hAnsi="Cambria Math"/>
                  <w:sz w:val="28"/>
                  <w:szCs w:val="28"/>
                  <w:rPrChange w:id="4568" w:author="user pc" w:date="2022-03-15T10:14:00Z">
                    <w:rPr>
                      <w:rFonts w:ascii="Cambria Math" w:eastAsia="宋体" w:hAnsi="Cambria Math"/>
                    </w:rPr>
                  </w:rPrChange>
                </w:rPr>
                <m:t>3</m:t>
              </m:r>
            </m:sub>
          </m:sSub>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vertAlign w:val="subscript"/>
        </w:rPr>
      </w:pPr>
      <m:oMath>
        <m:r w:rsidRPr="AEF2BF14">
          <w:rPr>
            <w:rFonts w:ascii="Cambria Math" w:cs="Times New Roman" w:eastAsia="宋体" w:hAnsi="Cambria Math"/>
            <w:sz w:val="28"/>
            <w:szCs w:val="28"/>
            <w:rPrChange w:id="4569" w:author="user pc" w:date="2022-03-15T10:14:00Z">
              <w:rPr>
                <w:rFonts w:ascii="Cambria Math" w:eastAsia="宋体" w:hAnsi="Cambria Math"/>
              </w:rPr>
            </w:rPrChange>
          </w:rPr>
          <m:t>4.2 g</m:t>
        </m:r>
        <m:r>
          <w:rPr>
            <w:rFonts w:ascii="Cambria Math" w:cs="Times New Roman" w:eastAsia="宋体" w:hAnsi="Cambria Math"/>
            <w:sz w:val="28"/>
            <w:szCs w:val="28"/>
          </w:rPr>
          <m:t xml:space="preserve"> </m:t>
        </m:r>
        <m:r w:rsidRPr="B35F7ED3">
          <w:rPr>
            <w:rFonts w:ascii="Cambria Math" w:cs="Times New Roman" w:eastAsia="宋体" w:hAnsi="Cambria Math"/>
            <w:sz w:val="28"/>
            <w:szCs w:val="28"/>
            <w:rPrChange w:id="4570"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2AFE36F5">
          <w:rPr>
            <w:rFonts w:ascii="Cambria Math" w:cs="Times New Roman" w:eastAsia="宋体" w:hAnsi="Cambria Math"/>
            <w:sz w:val="28"/>
            <w:szCs w:val="28"/>
            <w:rPrChange w:id="4571" w:author="user pc" w:date="2022-03-15T10:14:00Z">
              <w:rPr>
                <w:rFonts w:ascii="Cambria Math" w:eastAsia="宋体" w:hAnsi="Cambria Math"/>
              </w:rPr>
            </w:rPrChange>
          </w:rPr>
          <m:t>NaHC</m:t>
        </m:r>
        <m:sSub>
          <m:sSubPr>
            <m:ctrlPr>
              <w:rPr>
                <w:rFonts w:ascii="Cambria Math" w:cs="Times New Roman" w:eastAsia="宋体" w:hAnsi="Cambria Math"/>
                <w:i/>
                <w:sz w:val="28"/>
                <w:szCs w:val="28"/>
              </w:rPr>
            </m:ctrlPr>
          </m:sSubPr>
          <m:e>
            <m:r w:rsidRPr="169EFE00">
              <w:rPr>
                <w:rFonts w:ascii="Cambria Math" w:cs="Times New Roman" w:eastAsia="宋体" w:hAnsi="Cambria Math"/>
                <w:sz w:val="28"/>
                <w:szCs w:val="28"/>
                <w:rPrChange w:id="4572" w:author="user pc" w:date="2022-03-15T10:14:00Z">
                  <w:rPr>
                    <w:rFonts w:ascii="Cambria Math" w:eastAsia="宋体" w:hAnsi="Cambria Math"/>
                  </w:rPr>
                </w:rPrChange>
              </w:rPr>
              <m:t>O</m:t>
            </m:r>
          </m:e>
          <m:sub>
            <m:r w:rsidRPr="81B31307">
              <w:rPr>
                <w:rFonts w:ascii="Cambria Math" w:cs="Times New Roman" w:eastAsia="宋体" w:hAnsi="Cambria Math"/>
                <w:sz w:val="28"/>
                <w:szCs w:val="28"/>
                <w:rPrChange w:id="4573" w:author="user pc" w:date="2022-03-15T10:14:00Z">
                  <w:rPr>
                    <w:rFonts w:ascii="Cambria Math" w:eastAsia="宋体" w:hAnsi="Cambria Math"/>
                  </w:rPr>
                </w:rPrChange>
              </w:rPr>
              <m:t>3</m:t>
            </m:r>
          </m:sub>
        </m:sSub>
        <m:r>
          <w:rPr>
            <w:rFonts w:ascii="Cambria Math" w:cs="Times New Roman" w:eastAsia="宋体" w:hAnsi="Cambria Math"/>
            <w:sz w:val="28"/>
            <w:szCs w:val="28"/>
          </w:rPr>
          <m:t xml:space="preserve">   </m:t>
        </m:r>
        <m:r w:rsidRPr="0C383340">
          <w:rPr>
            <w:rFonts w:ascii="Cambria Math" w:cs="Times New Roman" w:eastAsia="宋体" w:hAnsi="Cambria Math"/>
            <w:sz w:val="28"/>
            <w:szCs w:val="28"/>
            <w:rPrChange w:id="4574" w:author="user pc" w:date="2022-03-15T10:14:00Z">
              <w:rPr>
                <w:rFonts w:ascii="Cambria Math" w:eastAsia="宋体" w:hAnsi="Cambria Math"/>
              </w:rPr>
            </w:rPrChange>
          </w:rPr>
          <m:t>→ ?</m:t>
        </m:r>
        <m:r>
          <w:rPr>
            <w:rFonts w:ascii="Cambria Math" w:cs="Times New Roman" w:eastAsia="宋体" w:hAnsi="Cambria Math"/>
            <w:sz w:val="28"/>
            <w:szCs w:val="28"/>
          </w:rPr>
          <m:t xml:space="preserve"> </m:t>
        </m:r>
      </m:oMath>
      <w:r w:rsidRPr="7A53AC5E">
        <w:rPr>
          <w:rFonts w:ascii="Times New Roman" w:cs="Times New Roman" w:eastAsia="宋体" w:hAnsi="Times New Roman"/>
          <w:sz w:val="28"/>
          <w:szCs w:val="28"/>
          <w:rPrChange w:id="4575" w:author="user pc" w:date="2022-03-15T10:14:00Z">
            <w:rPr>
              <w:rFonts w:ascii="Cambria Math" w:eastAsia="宋体" w:hAnsi="Cambria Math"/>
            </w:rPr>
          </w:rPrChange>
        </w:rPr>
        <w:t>of</w:t>
      </w:r>
      <w:r>
        <w:rPr>
          <w:rFonts w:ascii="Times New Roman" w:cs="Times New Roman" w:eastAsia="宋体" w:hAnsi="Times New Roman"/>
          <w:sz w:val="28"/>
          <w:szCs w:val="28"/>
        </w:rPr>
        <w:t xml:space="preserve"> </w:t>
      </w:r>
      <w:r w:rsidRPr="D5D2F216">
        <w:rPr>
          <w:rFonts w:ascii="Times New Roman" w:cs="Times New Roman" w:eastAsia="宋体" w:hAnsi="Times New Roman"/>
          <w:sz w:val="28"/>
          <w:szCs w:val="28"/>
          <w:rPrChange w:id="4576" w:author="user pc" w:date="2022-03-15T10:14:00Z">
            <w:rPr>
              <w:rFonts w:ascii="Cambria Math" w:eastAsia="宋体" w:hAnsi="Cambria Math"/>
            </w:rPr>
          </w:rPrChange>
        </w:rPr>
        <w:t>NaHCO</w:t>
      </w:r>
      <w:r w:rsidRPr="4A7BEBF5">
        <w:rPr>
          <w:rFonts w:ascii="Times New Roman" w:cs="Times New Roman" w:eastAsia="宋体" w:hAnsi="Times New Roman"/>
          <w:sz w:val="28"/>
          <w:szCs w:val="28"/>
          <w:vertAlign w:val="subscript"/>
          <w:rPrChange w:id="4577" w:author="user pc" w:date="2022-03-15T10:14:00Z">
            <w:rPr>
              <w:rFonts w:ascii="Cambria Math" w:eastAsia="宋体" w:hAnsi="Cambria Math"/>
            </w:rPr>
          </w:rPrChange>
        </w:rPr>
        <w:t>3</w:t>
      </w:r>
    </w:p>
    <w:p>
      <w:pPr>
        <w:pStyle w:val="style157"/>
        <w:rPr>
          <w:rFonts w:ascii="Times New Roman" w:cs="Times New Roman" w:eastAsia="宋体" w:hAnsi="Times New Roman"/>
          <w:sz w:val="28"/>
          <w:szCs w:val="28"/>
          <w:vertAlign w:val="subscript"/>
        </w:rPr>
      </w:pPr>
    </w:p>
    <w:p>
      <w:pPr>
        <w:pStyle w:val="style157"/>
        <w:rPr>
          <w:rFonts w:ascii="Times New Roman" w:cs="Times New Roman" w:eastAsia="宋体" w:hAnsi="Times New Roman"/>
          <w:sz w:val="28"/>
          <w:szCs w:val="28"/>
        </w:rPr>
      </w:pPr>
      <m:oMathPara>
        <m:oMathParaPr>
          <m:jc m:val="left"/>
        </m:oMathParaPr>
        <m:oMath>
          <m:r w:rsidRPr="1494F911">
            <w:rPr>
              <w:rFonts w:ascii="Cambria Math" w:cs="Times New Roman" w:eastAsia="宋体" w:hAnsi="Cambria Math"/>
              <w:sz w:val="28"/>
              <w:szCs w:val="28"/>
              <w:rPrChange w:id="4578" w:author="user pc" w:date="2022-03-15T10:14:00Z">
                <w:rPr>
                  <w:rFonts w:ascii="Cambria Math" w:eastAsia="宋体" w:hAnsi="Cambria Math"/>
                </w:rPr>
              </w:rPrChange>
            </w:rPr>
            <m:t>Cross</m:t>
          </m:r>
          <m:r>
            <w:rPr>
              <w:rFonts w:ascii="Cambria Math" w:cs="Times New Roman" w:eastAsia="宋体" w:hAnsi="Cambria Math"/>
              <w:sz w:val="28"/>
              <w:szCs w:val="28"/>
            </w:rPr>
            <m:t xml:space="preserve"> </m:t>
          </m:r>
          <m:r w:rsidRPr="AC5A70FD">
            <w:rPr>
              <w:rFonts w:ascii="Cambria Math" w:cs="Times New Roman" w:eastAsia="宋体" w:hAnsi="Cambria Math"/>
              <w:sz w:val="28"/>
              <w:szCs w:val="28"/>
              <w:rPrChange w:id="4579" w:author="user pc" w:date="2022-03-15T10:14:00Z">
                <w:rPr>
                  <w:rFonts w:ascii="Cambria Math" w:eastAsia="宋体" w:hAnsi="Cambria Math"/>
                </w:rPr>
              </w:rPrChange>
            </w:rPr>
            <m:t>Multiply</m:t>
          </m:r>
          <m:r>
            <w:rPr>
              <w:rFonts w:ascii="Cambria Math" w:cs="Times New Roman" w:eastAsia="宋体" w:hAnsi="Cambria Math"/>
              <w:sz w:val="28"/>
              <w:szCs w:val="28"/>
            </w:rPr>
            <m:t>;</m:t>
          </m:r>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m:oMath>
        <m:r w:rsidRPr="0E198B49">
          <w:rPr>
            <w:rFonts w:ascii="Cambria Math" w:cs="Times New Roman" w:eastAsia="宋体" w:hAnsi="Cambria Math"/>
            <w:sz w:val="28"/>
            <w:szCs w:val="28"/>
            <w:rPrChange w:id="4580" w:author="user pc" w:date="2022-03-15T10:14:00Z">
              <w:rPr>
                <w:rFonts w:ascii="Cambria Math" w:eastAsia="宋体" w:hAnsi="Cambria Math"/>
              </w:rPr>
            </w:rPrChange>
          </w:rPr>
          <m:t xml:space="preserve"> </m:t>
        </m:r>
        <m:f>
          <m:fPr>
            <m:ctrlPr>
              <w:rPr>
                <w:rFonts w:ascii="Cambria Math" w:cs="Times New Roman" w:eastAsia="宋体" w:hAnsi="Cambria Math"/>
                <w:i/>
                <w:sz w:val="28"/>
                <w:szCs w:val="28"/>
              </w:rPr>
            </m:ctrlPr>
          </m:fPr>
          <m:num>
            <m:r w:rsidRPr="492C15AE">
              <w:rPr>
                <w:rFonts w:ascii="Cambria Math" w:cs="Times New Roman" w:eastAsia="宋体" w:hAnsi="Cambria Math"/>
                <w:sz w:val="28"/>
                <w:szCs w:val="28"/>
                <w:rPrChange w:id="4581" w:author="user pc" w:date="2022-03-15T10:14:00Z">
                  <w:rPr>
                    <w:rFonts w:ascii="Cambria Math" w:eastAsia="宋体" w:hAnsi="Cambria Math"/>
                  </w:rPr>
                </w:rPrChange>
              </w:rPr>
              <m:t>106</m:t>
            </m:r>
            <m:r>
              <w:rPr>
                <w:rFonts w:ascii="Cambria Math" w:cs="Times New Roman" w:eastAsia="宋体" w:hAnsi="Cambria Math"/>
                <w:sz w:val="28"/>
                <w:szCs w:val="28"/>
              </w:rPr>
              <m:t xml:space="preserve"> </m:t>
            </m:r>
            <m:r w:rsidRPr="E299F9D8">
              <w:rPr>
                <w:rFonts w:ascii="Cambria Math" w:cs="Times New Roman" w:eastAsia="宋体" w:hAnsi="Cambria Math"/>
                <w:sz w:val="28"/>
                <w:szCs w:val="28"/>
                <w:rPrChange w:id="4582" w:author="user pc" w:date="2022-03-15T10:14:00Z">
                  <w:rPr>
                    <w:rFonts w:ascii="Cambria Math" w:eastAsia="宋体" w:hAnsi="Cambria Math"/>
                  </w:rPr>
                </w:rPrChange>
              </w:rPr>
              <m:t>×</m:t>
            </m:r>
            <m:r>
              <w:rPr>
                <w:rFonts w:ascii="Cambria Math" w:cs="Times New Roman" w:eastAsia="宋体" w:hAnsi="Cambria Math"/>
                <w:sz w:val="28"/>
                <w:szCs w:val="28"/>
              </w:rPr>
              <m:t xml:space="preserve"> </m:t>
            </m:r>
            <m:r w:rsidRPr="E381BDF3">
              <w:rPr>
                <w:rFonts w:ascii="Cambria Math" w:cs="Times New Roman" w:eastAsia="宋体" w:hAnsi="Cambria Math"/>
                <w:sz w:val="28"/>
                <w:szCs w:val="28"/>
                <w:rPrChange w:id="4583" w:author="user pc" w:date="2022-03-15T10:14:00Z">
                  <w:rPr>
                    <w:rFonts w:ascii="Cambria Math" w:eastAsia="宋体" w:hAnsi="Cambria Math"/>
                  </w:rPr>
                </w:rPrChange>
              </w:rPr>
              <m:t>4.2</m:t>
            </m:r>
          </m:num>
          <m:den>
            <m:r w:rsidRPr="F0E8FB09">
              <w:rPr>
                <w:rFonts w:ascii="Cambria Math" w:cs="Times New Roman" w:eastAsia="宋体" w:hAnsi="Cambria Math"/>
                <w:sz w:val="28"/>
                <w:szCs w:val="28"/>
                <w:rPrChange w:id="4584" w:author="user pc" w:date="2022-03-15T10:14:00Z">
                  <w:rPr>
                    <w:rFonts w:ascii="Cambria Math" w:eastAsia="宋体" w:hAnsi="Cambria Math"/>
                  </w:rPr>
                </w:rPrChange>
              </w:rPr>
              <m:t>168</m:t>
            </m:r>
          </m:den>
        </m:f>
        <m:r w:rsidRPr="8640C06F">
          <w:rPr>
            <w:rFonts w:ascii="Cambria Math" w:cs="Times New Roman" w:eastAsia="宋体" w:hAnsi="Cambria Math"/>
            <w:sz w:val="28"/>
            <w:szCs w:val="28"/>
            <w:rPrChange w:id="4585" w:author="user pc" w:date="2022-03-15T10:14:00Z">
              <w:rPr>
                <w:rFonts w:ascii="Cambria Math" w:eastAsia="宋体" w:hAnsi="Cambria Math"/>
              </w:rPr>
            </w:rPrChange>
          </w:rPr>
          <m:t>=2.65g</m:t>
        </m:r>
        <m:r>
          <w:rPr>
            <w:rFonts w:ascii="Cambria Math" w:cs="Times New Roman" w:eastAsia="宋体" w:hAnsi="Cambria Math"/>
            <w:sz w:val="28"/>
            <w:szCs w:val="28"/>
          </w:rPr>
          <m:t xml:space="preserve"> </m:t>
        </m:r>
        <m:r w:rsidRPr="D84D4927">
          <w:rPr>
            <w:rFonts w:ascii="Cambria Math" w:cs="Times New Roman" w:eastAsia="宋体" w:hAnsi="Cambria Math"/>
            <w:sz w:val="28"/>
            <w:szCs w:val="28"/>
            <w:rPrChange w:id="4586"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351441AE">
          <w:rPr>
            <w:rFonts w:ascii="Cambria Math" w:cs="Times New Roman" w:eastAsia="宋体" w:hAnsi="Cambria Math"/>
            <w:sz w:val="28"/>
            <w:szCs w:val="28"/>
            <w:rPrChange w:id="4587" w:author="user pc" w:date="2022-03-15T10:14:00Z">
              <w:rPr>
                <w:rFonts w:ascii="Cambria Math" w:eastAsia="宋体" w:hAnsi="Cambria Math"/>
              </w:rPr>
            </w:rPrChange>
          </w:rPr>
          <m:t>N</m:t>
        </m:r>
        <m:sSub>
          <m:sSubPr>
            <m:ctrlPr>
              <w:rPr>
                <w:rFonts w:ascii="Cambria Math" w:cs="Times New Roman" w:eastAsia="宋体" w:hAnsi="Cambria Math"/>
                <w:i/>
                <w:sz w:val="28"/>
                <w:szCs w:val="28"/>
              </w:rPr>
            </m:ctrlPr>
          </m:sSubPr>
          <m:e>
            <m:r w:rsidRPr="611C9901">
              <w:rPr>
                <w:rFonts w:ascii="Cambria Math" w:cs="Times New Roman" w:eastAsia="宋体" w:hAnsi="Cambria Math"/>
                <w:sz w:val="28"/>
                <w:szCs w:val="28"/>
                <w:rPrChange w:id="4588" w:author="user pc" w:date="2022-03-15T10:14:00Z">
                  <w:rPr>
                    <w:rFonts w:ascii="Cambria Math" w:eastAsia="宋体" w:hAnsi="Cambria Math"/>
                  </w:rPr>
                </w:rPrChange>
              </w:rPr>
              <m:t>a</m:t>
            </m:r>
          </m:e>
          <m:sub>
            <m:r w:rsidRPr="EF875277">
              <w:rPr>
                <w:rFonts w:ascii="Cambria Math" w:cs="Times New Roman" w:eastAsia="宋体" w:hAnsi="Cambria Math"/>
                <w:sz w:val="28"/>
                <w:szCs w:val="28"/>
                <w:rPrChange w:id="4589" w:author="user pc" w:date="2022-03-15T10:14:00Z">
                  <w:rPr>
                    <w:rFonts w:ascii="Cambria Math" w:eastAsia="宋体" w:hAnsi="Cambria Math"/>
                  </w:rPr>
                </w:rPrChange>
              </w:rPr>
              <m:t>2</m:t>
            </m:r>
          </m:sub>
        </m:sSub>
        <m:r w:rsidRPr="2A08189E">
          <w:rPr>
            <w:rFonts w:ascii="Cambria Math" w:cs="Times New Roman" w:eastAsia="宋体" w:hAnsi="Cambria Math"/>
            <w:sz w:val="28"/>
            <w:szCs w:val="28"/>
            <w:rPrChange w:id="4590" w:author="user pc" w:date="2022-03-15T10:14:00Z">
              <w:rPr>
                <w:rFonts w:ascii="Cambria Math" w:eastAsia="宋体" w:hAnsi="Cambria Math"/>
              </w:rPr>
            </w:rPrChange>
          </w:rPr>
          <m:t>C</m:t>
        </m:r>
        <m:sSub>
          <m:sSubPr>
            <m:ctrlPr>
              <w:rPr>
                <w:rFonts w:ascii="Cambria Math" w:cs="Times New Roman" w:eastAsia="宋体" w:hAnsi="Cambria Math"/>
                <w:i/>
                <w:sz w:val="28"/>
                <w:szCs w:val="28"/>
              </w:rPr>
            </m:ctrlPr>
          </m:sSubPr>
          <m:e>
            <m:r w:rsidRPr="07D6DDA1">
              <w:rPr>
                <w:rFonts w:ascii="Cambria Math" w:cs="Times New Roman" w:eastAsia="宋体" w:hAnsi="Cambria Math"/>
                <w:sz w:val="28"/>
                <w:szCs w:val="28"/>
                <w:rPrChange w:id="4591" w:author="user pc" w:date="2022-03-15T10:14:00Z">
                  <w:rPr>
                    <w:rFonts w:ascii="Cambria Math" w:eastAsia="宋体" w:hAnsi="Cambria Math"/>
                  </w:rPr>
                </w:rPrChange>
              </w:rPr>
              <m:t>O</m:t>
            </m:r>
          </m:e>
          <m:sub>
            <m:r w:rsidRPr="D4EB60C0">
              <w:rPr>
                <w:rFonts w:ascii="Cambria Math" w:cs="Times New Roman" w:eastAsia="宋体" w:hAnsi="Cambria Math"/>
                <w:sz w:val="28"/>
                <w:szCs w:val="28"/>
                <w:rPrChange w:id="4592" w:author="user pc" w:date="2022-03-15T10:14:00Z">
                  <w:rPr>
                    <w:rFonts w:ascii="Cambria Math" w:eastAsia="宋体" w:hAnsi="Cambria Math"/>
                  </w:rPr>
                </w:rPrChange>
              </w:rPr>
              <m:t>3</m:t>
            </m:r>
          </m:sub>
        </m:sSub>
      </m:oMath>
      <w:r w:rsidRPr="0E223EDA">
        <w:rPr>
          <w:rFonts w:ascii="Times New Roman" w:cs="Times New Roman" w:eastAsia="宋体" w:hAnsi="Times New Roman"/>
          <w:sz w:val="28"/>
          <w:szCs w:val="28"/>
          <w:rPrChange w:id="4593" w:author="user pc" w:date="2022-03-15T10:14:00Z">
            <w:rPr>
              <w:rFonts w:ascii="Cambria Math" w:eastAsia="宋体" w:hAnsi="Cambria Math"/>
            </w:rPr>
          </w:rPrChange>
        </w:rPr>
        <w:t xml:space="preserve"> </w:t>
      </w:r>
    </w:p>
    <w:p>
      <w:pPr>
        <w:pStyle w:val="style157"/>
        <w:rPr>
          <w:rFonts w:ascii="Times New Roman" w:cs="Times New Roman" w:eastAsia="宋体" w:hAnsi="Times New Roman"/>
          <w:sz w:val="28"/>
          <w:szCs w:val="28"/>
          <w:rPrChange w:id="4594" w:author="user pc" w:date="2022-03-15T10:14:00Z">
            <w:rPr>
              <w:rFonts w:ascii="Cambria Math" w:eastAsia="宋体" w:hAnsi="Cambria Math"/>
            </w:rPr>
          </w:rPrChange>
        </w:rPr>
      </w:pPr>
    </w:p>
    <w:p>
      <w:pPr>
        <w:pStyle w:val="style157"/>
        <w:rPr>
          <w:rFonts w:ascii="Times New Roman" w:cs="Times New Roman" w:eastAsia="宋体" w:hAnsi="Times New Roman"/>
          <w:sz w:val="28"/>
          <w:szCs w:val="28"/>
          <w:rPrChange w:id="4595" w:author="user pc" w:date="2022-03-15T10:14:00Z">
            <w:rPr>
              <w:rFonts w:ascii="Bell MT" w:eastAsia="宋体" w:hAnsi="Bell MT"/>
            </w:rPr>
          </w:rPrChange>
        </w:rPr>
      </w:pPr>
    </w:p>
    <w:p>
      <w:pPr>
        <w:pStyle w:val="style157"/>
        <w:numPr>
          <w:ilvl w:val="0"/>
          <w:numId w:val="20"/>
        </w:numPr>
        <w:rPr>
          <w:rFonts w:ascii="Times New Roman" w:cs="Times New Roman" w:eastAsia="宋体" w:hAnsi="Times New Roman"/>
          <w:sz w:val="28"/>
          <w:szCs w:val="28"/>
          <w:rPrChange w:id="4596" w:author="user pc" w:date="2022-03-15T10:14:00Z">
            <w:rPr>
              <w:rFonts w:ascii="Bell MT" w:eastAsia="宋体" w:hAnsi="Bell MT"/>
            </w:rPr>
          </w:rPrChange>
        </w:rPr>
      </w:pPr>
      <w:r w:rsidRPr="6103F594">
        <w:rPr>
          <w:rFonts w:ascii="Times New Roman" w:cs="Times New Roman" w:eastAsia="宋体" w:hAnsi="Times New Roman"/>
          <w:sz w:val="28"/>
          <w:szCs w:val="28"/>
          <w:rPrChange w:id="4597" w:author="user pc" w:date="2022-03-15T10:14:00Z">
            <w:rPr>
              <w:rFonts w:ascii="Bell MT" w:eastAsia="宋体" w:hAnsi="Bell MT"/>
            </w:rPr>
          </w:rPrChange>
        </w:rPr>
        <w:t>Calculate the</w:t>
      </w:r>
      <w:r>
        <w:rPr>
          <w:rFonts w:ascii="Times New Roman" w:cs="Times New Roman" w:eastAsia="宋体" w:hAnsi="Times New Roman"/>
          <w:sz w:val="28"/>
          <w:szCs w:val="28"/>
        </w:rPr>
        <w:t xml:space="preserve"> </w:t>
      </w:r>
      <w:r w:rsidRPr="219C7673">
        <w:rPr>
          <w:rFonts w:ascii="Times New Roman" w:cs="Times New Roman" w:eastAsia="宋体" w:hAnsi="Times New Roman"/>
          <w:sz w:val="28"/>
          <w:szCs w:val="28"/>
          <w:rPrChange w:id="4598" w:author="user pc" w:date="2022-03-15T10:14:00Z">
            <w:rPr>
              <w:rFonts w:ascii="Bell MT" w:eastAsia="宋体" w:hAnsi="Bell MT"/>
            </w:rPr>
          </w:rPrChange>
        </w:rPr>
        <w:t>mass of</w:t>
      </w:r>
      <w:r>
        <w:rPr>
          <w:rFonts w:ascii="Times New Roman" w:cs="Times New Roman" w:eastAsia="宋体" w:hAnsi="Times New Roman"/>
          <w:sz w:val="28"/>
          <w:szCs w:val="28"/>
        </w:rPr>
        <w:t xml:space="preserve"> </w:t>
      </w:r>
      <w:r w:rsidRPr="BC121C04">
        <w:rPr>
          <w:rFonts w:ascii="Times New Roman" w:cs="Times New Roman" w:eastAsia="宋体" w:hAnsi="Times New Roman"/>
          <w:sz w:val="28"/>
          <w:szCs w:val="28"/>
          <w:rPrChange w:id="4599" w:author="user pc" w:date="2022-03-15T10:14:00Z">
            <w:rPr>
              <w:rFonts w:ascii="Bell MT" w:eastAsia="宋体" w:hAnsi="Bell MT"/>
            </w:rPr>
          </w:rPrChange>
        </w:rPr>
        <w:t>carbon</w:t>
      </w:r>
      <w:r>
        <w:rPr>
          <w:rFonts w:ascii="Times New Roman" w:cs="Times New Roman" w:eastAsia="宋体" w:hAnsi="Times New Roman"/>
          <w:sz w:val="28"/>
          <w:szCs w:val="28"/>
        </w:rPr>
        <w:t xml:space="preserve"> </w:t>
      </w:r>
      <w:r w:rsidRPr="456AA0D0">
        <w:rPr>
          <w:rFonts w:ascii="Times New Roman" w:cs="Times New Roman" w:eastAsia="宋体" w:hAnsi="Times New Roman"/>
          <w:sz w:val="28"/>
          <w:szCs w:val="28"/>
          <w:rPrChange w:id="4600" w:author="user pc" w:date="2022-03-15T10:14:00Z">
            <w:rPr>
              <w:rFonts w:ascii="Bell MT" w:eastAsia="宋体" w:hAnsi="Bell MT"/>
            </w:rPr>
          </w:rPrChange>
        </w:rPr>
        <w:t>(IV)</w:t>
      </w:r>
      <w:r>
        <w:rPr>
          <w:rFonts w:ascii="Times New Roman" w:cs="Times New Roman" w:eastAsia="宋体" w:hAnsi="Times New Roman"/>
          <w:sz w:val="28"/>
          <w:szCs w:val="28"/>
        </w:rPr>
        <w:t xml:space="preserve"> </w:t>
      </w:r>
      <w:r w:rsidRPr="8DA040E0">
        <w:rPr>
          <w:rFonts w:ascii="Times New Roman" w:cs="Times New Roman" w:eastAsia="宋体" w:hAnsi="Times New Roman"/>
          <w:sz w:val="28"/>
          <w:szCs w:val="28"/>
          <w:rPrChange w:id="4601" w:author="user pc" w:date="2022-03-15T10:14:00Z">
            <w:rPr>
              <w:rFonts w:ascii="Bell MT" w:eastAsia="宋体" w:hAnsi="Bell MT"/>
            </w:rPr>
          </w:rPrChange>
        </w:rPr>
        <w:t>oxide produced</w:t>
      </w:r>
      <w:r>
        <w:rPr>
          <w:rFonts w:ascii="Times New Roman" w:cs="Times New Roman" w:eastAsia="宋体" w:hAnsi="Times New Roman"/>
          <w:sz w:val="28"/>
          <w:szCs w:val="28"/>
        </w:rPr>
        <w:t xml:space="preserve"> </w:t>
      </w:r>
      <w:r w:rsidRPr="DE8E75DA">
        <w:rPr>
          <w:rFonts w:ascii="Times New Roman" w:cs="Times New Roman" w:eastAsia="宋体" w:hAnsi="Times New Roman"/>
          <w:sz w:val="28"/>
          <w:szCs w:val="28"/>
          <w:rPrChange w:id="4602" w:author="user pc" w:date="2022-03-15T10:14:00Z">
            <w:rPr>
              <w:rFonts w:ascii="Bell MT" w:eastAsia="宋体" w:hAnsi="Bell MT"/>
            </w:rPr>
          </w:rPrChange>
        </w:rPr>
        <w:t>by heating</w:t>
      </w:r>
      <w:r>
        <w:rPr>
          <w:rFonts w:ascii="Times New Roman" w:cs="Times New Roman" w:eastAsia="宋体" w:hAnsi="Times New Roman"/>
          <w:sz w:val="28"/>
          <w:szCs w:val="28"/>
        </w:rPr>
        <w:t xml:space="preserve"> </w:t>
      </w:r>
      <w:r w:rsidRPr="53A5C93D">
        <w:rPr>
          <w:rFonts w:ascii="Times New Roman" w:cs="Times New Roman" w:eastAsia="宋体" w:hAnsi="Times New Roman"/>
          <w:sz w:val="28"/>
          <w:szCs w:val="28"/>
          <w:rPrChange w:id="4603" w:author="user pc" w:date="2022-03-15T10:14:00Z">
            <w:rPr>
              <w:rFonts w:ascii="Bell MT" w:eastAsia="宋体" w:hAnsi="Bell MT"/>
            </w:rPr>
          </w:rPrChange>
        </w:rPr>
        <w:t>15g</w:t>
      </w:r>
      <w:r>
        <w:rPr>
          <w:rFonts w:ascii="Times New Roman" w:cs="Times New Roman" w:eastAsia="宋体" w:hAnsi="Times New Roman"/>
          <w:sz w:val="28"/>
          <w:szCs w:val="28"/>
        </w:rPr>
        <w:t xml:space="preserve"> </w:t>
      </w:r>
      <w:r w:rsidRPr="30E6BDEE">
        <w:rPr>
          <w:rFonts w:ascii="Times New Roman" w:cs="Times New Roman" w:eastAsia="宋体" w:hAnsi="Times New Roman"/>
          <w:sz w:val="28"/>
          <w:szCs w:val="28"/>
          <w:rPrChange w:id="4604" w:author="user pc" w:date="2022-03-15T10:14:00Z">
            <w:rPr>
              <w:rFonts w:ascii="Bell MT" w:eastAsia="宋体" w:hAnsi="Bell MT"/>
            </w:rPr>
          </w:rPrChange>
        </w:rPr>
        <w:t>of limestone.</w:t>
      </w: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sz w:val="28"/>
          <w:szCs w:val="28"/>
          <w:rPrChange w:id="4605" w:author="user pc" w:date="2022-03-15T10:14:00Z">
            <w:rPr>
              <w:rFonts w:ascii="Bell MT" w:eastAsia="宋体" w:hAnsi="Bell MT"/>
            </w:rPr>
          </w:rPrChange>
        </w:rPr>
      </w:pPr>
      <w:r w:rsidRPr="337D493E">
        <w:rPr>
          <w:rFonts w:ascii="Times New Roman" w:cs="Times New Roman" w:eastAsia="宋体" w:hAnsi="Times New Roman"/>
          <w:b/>
          <w:sz w:val="28"/>
          <w:szCs w:val="28"/>
          <w:rPrChange w:id="4606"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4607" w:author="user pc" w:date="2022-03-15T10:14:00Z">
            <w:rPr>
              <w:rFonts w:ascii="Bell MT" w:eastAsia="宋体" w:hAnsi="Bell MT"/>
            </w:rPr>
          </w:rPrChange>
        </w:rPr>
      </w:pPr>
      <w:r w:rsidRPr="9A99C974">
        <w:rPr>
          <w:rFonts w:ascii="Times New Roman" w:cs="Times New Roman" w:eastAsia="宋体" w:hAnsi="Times New Roman"/>
          <w:sz w:val="28"/>
          <w:szCs w:val="28"/>
          <w:rPrChange w:id="4608" w:author="user pc" w:date="2022-03-15T10:14:00Z">
            <w:rPr>
              <w:rFonts w:ascii="Bell MT" w:eastAsia="宋体" w:hAnsi="Bell MT"/>
            </w:rPr>
          </w:rPrChange>
        </w:rPr>
        <w:t>First,</w:t>
      </w:r>
      <w:r>
        <w:rPr>
          <w:rFonts w:ascii="Times New Roman" w:cs="Times New Roman" w:eastAsia="宋体" w:hAnsi="Times New Roman"/>
          <w:sz w:val="28"/>
          <w:szCs w:val="28"/>
        </w:rPr>
        <w:t xml:space="preserve"> </w:t>
      </w:r>
      <w:r w:rsidRPr="96958E03">
        <w:rPr>
          <w:rFonts w:ascii="Times New Roman" w:cs="Times New Roman" w:eastAsia="宋体" w:hAnsi="Times New Roman"/>
          <w:sz w:val="28"/>
          <w:szCs w:val="28"/>
          <w:rPrChange w:id="4609" w:author="user pc" w:date="2022-03-15T10:14:00Z">
            <w:rPr>
              <w:rFonts w:ascii="Bell MT" w:eastAsia="宋体" w:hAnsi="Bell MT"/>
            </w:rPr>
          </w:rPrChange>
        </w:rPr>
        <w:t>we write</w:t>
      </w:r>
      <w:r>
        <w:rPr>
          <w:rFonts w:ascii="Times New Roman" w:cs="Times New Roman" w:eastAsia="宋体" w:hAnsi="Times New Roman"/>
          <w:sz w:val="28"/>
          <w:szCs w:val="28"/>
        </w:rPr>
        <w:t xml:space="preserve"> </w:t>
      </w:r>
      <w:r w:rsidRPr="02D9CD61">
        <w:rPr>
          <w:rFonts w:ascii="Times New Roman" w:cs="Times New Roman" w:eastAsia="宋体" w:hAnsi="Times New Roman"/>
          <w:sz w:val="28"/>
          <w:szCs w:val="28"/>
          <w:rPrChange w:id="4610" w:author="user pc" w:date="2022-03-15T10:14:00Z">
            <w:rPr>
              <w:rFonts w:ascii="Bell MT" w:eastAsia="宋体" w:hAnsi="Bell MT"/>
            </w:rPr>
          </w:rPrChange>
        </w:rPr>
        <w:t>a balanced</w:t>
      </w:r>
      <w:r>
        <w:rPr>
          <w:rFonts w:ascii="Times New Roman" w:cs="Times New Roman" w:eastAsia="宋体" w:hAnsi="Times New Roman"/>
          <w:sz w:val="28"/>
          <w:szCs w:val="28"/>
        </w:rPr>
        <w:t xml:space="preserve"> </w:t>
      </w:r>
      <w:r w:rsidRPr="772D4B59">
        <w:rPr>
          <w:rFonts w:ascii="Times New Roman" w:cs="Times New Roman" w:eastAsia="宋体" w:hAnsi="Times New Roman"/>
          <w:sz w:val="28"/>
          <w:szCs w:val="28"/>
          <w:rPrChange w:id="4611" w:author="user pc" w:date="2022-03-15T10:14:00Z">
            <w:rPr>
              <w:rFonts w:ascii="Bell MT" w:eastAsia="宋体" w:hAnsi="Bell MT"/>
            </w:rPr>
          </w:rPrChange>
        </w:rPr>
        <w:t>chemical</w:t>
      </w:r>
      <w:r>
        <w:rPr>
          <w:rFonts w:ascii="Times New Roman" w:cs="Times New Roman" w:eastAsia="宋体" w:hAnsi="Times New Roman"/>
          <w:sz w:val="28"/>
          <w:szCs w:val="28"/>
        </w:rPr>
        <w:t xml:space="preserve"> </w:t>
      </w:r>
      <w:r w:rsidRPr="AC1765B8">
        <w:rPr>
          <w:rFonts w:ascii="Times New Roman" w:cs="Times New Roman" w:eastAsia="宋体" w:hAnsi="Times New Roman"/>
          <w:sz w:val="28"/>
          <w:szCs w:val="28"/>
          <w:rPrChange w:id="4612" w:author="user pc" w:date="2022-03-15T10:14:00Z">
            <w:rPr>
              <w:rFonts w:ascii="Bell MT" w:eastAsia="宋体" w:hAnsi="Bell MT"/>
            </w:rPr>
          </w:rPrChange>
        </w:rPr>
        <w:t>equation:</w:t>
      </w:r>
    </w:p>
    <w:p>
      <w:pPr>
        <w:pStyle w:val="style157"/>
        <w:rPr>
          <w:rFonts w:ascii="Times New Roman" w:cs="Times New Roman" w:eastAsia="宋体" w:hAnsi="Times New Roman"/>
          <w:sz w:val="28"/>
          <w:szCs w:val="28"/>
          <w:rPrChange w:id="4613" w:author="user pc" w:date="2022-03-15T10:14:00Z">
            <w:rPr>
              <w:rFonts w:ascii="Bell MT" w:eastAsia="宋体" w:hAnsi="Bell MT"/>
            </w:rPr>
          </w:rPrChange>
        </w:rPr>
      </w:pPr>
      <m:oMathPara>
        <m:oMathParaPr>
          <m:jc m:val="left"/>
        </m:oMathParaPr>
        <m:oMath>
          <m:r w:rsidRPr="E30E7266">
            <w:rPr>
              <w:rFonts w:ascii="Cambria Math" w:cs="Times New Roman" w:eastAsia="宋体" w:hAnsi="Cambria Math"/>
              <w:sz w:val="28"/>
              <w:szCs w:val="28"/>
              <w:rPrChange w:id="4614" w:author="user pc" w:date="2022-03-15T10:14:00Z">
                <w:rPr>
                  <w:rFonts w:ascii="Cambria Math" w:eastAsia="宋体" w:hAnsi="Cambria Math"/>
                </w:rPr>
              </w:rPrChange>
            </w:rPr>
            <m:t>CaC</m:t>
          </m:r>
          <m:sSub>
            <m:sSubPr>
              <m:ctrlPr>
                <w:rPr>
                  <w:rFonts w:ascii="Cambria Math" w:cs="Times New Roman" w:eastAsia="宋体" w:hAnsi="Cambria Math"/>
                  <w:i/>
                  <w:sz w:val="28"/>
                  <w:szCs w:val="28"/>
                </w:rPr>
              </m:ctrlPr>
            </m:sSubPr>
            <m:e>
              <m:r w:rsidRPr="AFEEC955">
                <w:rPr>
                  <w:rFonts w:ascii="Cambria Math" w:cs="Times New Roman" w:eastAsia="宋体" w:hAnsi="Cambria Math"/>
                  <w:sz w:val="28"/>
                  <w:szCs w:val="28"/>
                  <w:rPrChange w:id="4615" w:author="user pc" w:date="2022-03-15T10:14:00Z">
                    <w:rPr>
                      <w:rFonts w:ascii="Cambria Math" w:eastAsia="宋体" w:hAnsi="Cambria Math"/>
                    </w:rPr>
                  </w:rPrChange>
                </w:rPr>
                <m:t>O</m:t>
              </m:r>
            </m:e>
            <m:sub>
              <m:r w:rsidRPr="112A6A0A">
                <w:rPr>
                  <w:rFonts w:ascii="Cambria Math" w:cs="Times New Roman" w:eastAsia="宋体" w:hAnsi="Cambria Math"/>
                  <w:sz w:val="28"/>
                  <w:szCs w:val="28"/>
                  <w:rPrChange w:id="4616"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F1F04215">
                    <w:rPr>
                      <w:rFonts w:ascii="Cambria Math" w:cs="Times New Roman" w:eastAsia="宋体" w:hAnsi="Cambria Math"/>
                      <w:sz w:val="28"/>
                      <w:szCs w:val="28"/>
                      <w:rPrChange w:id="4617" w:author="user pc" w:date="2022-03-15T10:14:00Z">
                        <w:rPr>
                          <w:rFonts w:ascii="Cambria Math" w:eastAsia="宋体" w:hAnsi="Cambria Math"/>
                        </w:rPr>
                      </w:rPrChange>
                    </w:rPr>
                    <m:t>g</m:t>
                  </m:r>
                </m:e>
              </m:d>
            </m:sub>
          </m:sSub>
          <m:r w:rsidRPr="CE142994">
            <w:rPr>
              <w:rFonts w:ascii="Cambria Math" w:cs="Times New Roman" w:eastAsia="宋体" w:hAnsi="Cambria Math"/>
              <w:sz w:val="28"/>
              <w:szCs w:val="28"/>
              <w:rPrChange w:id="4618" w:author="user pc" w:date="2022-03-15T10:14:00Z">
                <w:rPr>
                  <w:rFonts w:ascii="Cambria Math" w:eastAsia="宋体" w:hAnsi="Cambria Math"/>
                </w:rPr>
              </w:rPrChange>
            </w:rPr>
            <m:t>→Ca</m:t>
          </m:r>
          <m:sSub>
            <m:sSubPr>
              <m:ctrlPr>
                <w:rPr>
                  <w:rFonts w:ascii="Cambria Math" w:cs="Times New Roman" w:eastAsia="宋体" w:hAnsi="Cambria Math"/>
                  <w:i/>
                  <w:sz w:val="28"/>
                  <w:szCs w:val="28"/>
                </w:rPr>
              </m:ctrlPr>
            </m:sSubPr>
            <m:e>
              <m:r w:rsidRPr="E91B3F98">
                <w:rPr>
                  <w:rFonts w:ascii="Cambria Math" w:cs="Times New Roman" w:eastAsia="宋体" w:hAnsi="Cambria Math"/>
                  <w:sz w:val="28"/>
                  <w:szCs w:val="28"/>
                  <w:rPrChange w:id="4619" w:author="user pc" w:date="2022-03-15T10:14:00Z">
                    <w:rPr>
                      <w:rFonts w:ascii="Cambria Math" w:eastAsia="宋体" w:hAnsi="Cambria Math"/>
                    </w:rPr>
                  </w:rPrChange>
                </w:rPr>
                <m:t>O</m:t>
              </m:r>
            </m:e>
            <m:sub>
              <m:d>
                <m:dPr>
                  <m:endChr m:val=")"/>
                  <m:ctrlPr>
                    <w:rPr>
                      <w:rFonts w:ascii="Cambria Math" w:cs="Times New Roman" w:eastAsia="宋体" w:hAnsi="Cambria Math"/>
                      <w:i/>
                      <w:sz w:val="28"/>
                      <w:szCs w:val="28"/>
                    </w:rPr>
                  </m:ctrlPr>
                </m:dPr>
                <m:e>
                  <m:r w:rsidRPr="C6B41019">
                    <w:rPr>
                      <w:rFonts w:ascii="Cambria Math" w:cs="Times New Roman" w:eastAsia="宋体" w:hAnsi="Cambria Math"/>
                      <w:sz w:val="28"/>
                      <w:szCs w:val="28"/>
                      <w:rPrChange w:id="4620" w:author="user pc" w:date="2022-03-15T10:14:00Z">
                        <w:rPr>
                          <w:rFonts w:ascii="Cambria Math" w:eastAsia="宋体" w:hAnsi="Cambria Math"/>
                        </w:rPr>
                      </w:rPrChange>
                    </w:rPr>
                    <m:t>s</m:t>
                  </m:r>
                </m:e>
              </m:d>
            </m:sub>
          </m:sSub>
          <m:r w:rsidRPr="AF98567E">
            <w:rPr>
              <w:rFonts w:ascii="Cambria Math" w:cs="Times New Roman" w:eastAsia="宋体" w:hAnsi="Cambria Math"/>
              <w:sz w:val="28"/>
              <w:szCs w:val="28"/>
              <w:rPrChange w:id="4621" w:author="user pc" w:date="2022-03-15T10:14:00Z">
                <w:rPr>
                  <w:rFonts w:ascii="Cambria Math" w:eastAsia="宋体" w:hAnsi="Cambria Math"/>
                </w:rPr>
              </w:rPrChange>
            </w:rPr>
            <m:t>+C</m:t>
          </m:r>
          <m:sSub>
            <m:sSubPr>
              <m:ctrlPr>
                <w:rPr>
                  <w:rFonts w:ascii="Cambria Math" w:cs="Times New Roman" w:eastAsia="宋体" w:hAnsi="Cambria Math"/>
                  <w:i/>
                  <w:sz w:val="28"/>
                  <w:szCs w:val="28"/>
                </w:rPr>
              </m:ctrlPr>
            </m:sSubPr>
            <m:e>
              <m:r w:rsidRPr="0841EB59">
                <w:rPr>
                  <w:rFonts w:ascii="Cambria Math" w:cs="Times New Roman" w:eastAsia="宋体" w:hAnsi="Cambria Math"/>
                  <w:sz w:val="28"/>
                  <w:szCs w:val="28"/>
                  <w:rPrChange w:id="4622" w:author="user pc" w:date="2022-03-15T10:14:00Z">
                    <w:rPr>
                      <w:rFonts w:ascii="Cambria Math" w:eastAsia="宋体" w:hAnsi="Cambria Math"/>
                    </w:rPr>
                  </w:rPrChange>
                </w:rPr>
                <m:t>O</m:t>
              </m:r>
            </m:e>
            <m:sub>
              <m:r w:rsidRPr="BEBDE2FD">
                <w:rPr>
                  <w:rFonts w:ascii="Cambria Math" w:cs="Times New Roman" w:eastAsia="宋体" w:hAnsi="Cambria Math"/>
                  <w:sz w:val="28"/>
                  <w:szCs w:val="28"/>
                  <w:rPrChange w:id="4623"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F2861394">
                    <w:rPr>
                      <w:rFonts w:ascii="Cambria Math" w:cs="Times New Roman" w:eastAsia="宋体" w:hAnsi="Cambria Math"/>
                      <w:sz w:val="28"/>
                      <w:szCs w:val="28"/>
                      <w:rPrChange w:id="4624" w:author="user pc" w:date="2022-03-15T10:14:00Z">
                        <w:rPr>
                          <w:rFonts w:ascii="Cambria Math" w:eastAsia="宋体" w:hAnsi="Cambria Math"/>
                        </w:rPr>
                      </w:rPrChange>
                    </w:rPr>
                    <m:t>g</m:t>
                  </m:r>
                </m:e>
              </m:d>
            </m:sub>
          </m:sSub>
        </m:oMath>
      </m:oMathPara>
    </w:p>
    <w:p>
      <w:pPr>
        <w:pStyle w:val="style157"/>
        <w:rPr>
          <w:rFonts w:ascii="Times New Roman" w:cs="Times New Roman" w:eastAsia="宋体" w:hAnsi="Times New Roman"/>
          <w:sz w:val="28"/>
          <w:szCs w:val="28"/>
        </w:rPr>
      </w:pPr>
      <m:oMath>
        <m:r w:rsidRPr="DFA083BD">
          <w:rPr>
            <w:rFonts w:ascii="Cambria Math" w:cs="Times New Roman" w:eastAsia="宋体" w:hAnsi="Cambria Math"/>
            <w:sz w:val="28"/>
            <w:szCs w:val="28"/>
            <w:rPrChange w:id="4625" w:author="user pc" w:date="2022-03-15T10:14:00Z">
              <w:rPr>
                <w:rFonts w:ascii="Cambria Math" w:eastAsia="宋体" w:hAnsi="Cambria Math"/>
              </w:rPr>
            </w:rPrChange>
          </w:rPr>
          <m:t>100g</m:t>
        </m:r>
        <m:r>
          <w:rPr>
            <w:rFonts w:ascii="Cambria Math" w:cs="Times New Roman" w:eastAsia="宋体" w:hAnsi="Cambria Math"/>
            <w:sz w:val="28"/>
            <w:szCs w:val="28"/>
          </w:rPr>
          <m:t xml:space="preserve">               </m:t>
        </m:r>
        <m:r w:rsidRPr="5B801992">
          <w:rPr>
            <w:rFonts w:ascii="Cambria Math" w:cs="Times New Roman" w:eastAsia="宋体" w:hAnsi="Cambria Math"/>
            <w:sz w:val="28"/>
            <w:szCs w:val="28"/>
            <w:rPrChange w:id="4626" w:author="user pc" w:date="2022-03-15T10:14:00Z">
              <w:rPr>
                <w:rFonts w:ascii="Cambria Math" w:eastAsia="宋体" w:hAnsi="Cambria Math"/>
              </w:rPr>
            </w:rPrChange>
          </w:rPr>
          <m:t>56g         44g</m:t>
        </m:r>
      </m:oMath>
      <w:r w:rsidRPr="9FCE0CF9">
        <w:rPr>
          <w:rFonts w:ascii="Times New Roman" w:cs="Times New Roman" w:eastAsia="宋体" w:hAnsi="Times New Roman"/>
          <w:sz w:val="28"/>
          <w:szCs w:val="28"/>
          <w:rPrChange w:id="4627" w:author="user pc" w:date="2022-03-15T10:14:00Z">
            <w:rPr>
              <w:rFonts w:ascii="Cambria Math" w:eastAsia="宋体" w:hAnsi="Cambria Math"/>
            </w:rPr>
          </w:rPrChange>
        </w:rPr>
        <w:t xml:space="preserve">        </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4628" w:author="user pc" w:date="2022-03-15T10:14:00Z">
            <w:rPr>
              <w:rFonts w:ascii="Bell MT" w:eastAsia="宋体" w:hAnsi="Bell MT"/>
            </w:rPr>
          </w:rPrChange>
        </w:rPr>
      </w:pPr>
      <w:r>
        <w:rPr>
          <w:rFonts w:ascii="Times New Roman" w:cs="Times New Roman" w:eastAsia="宋体" w:hAnsi="Times New Roman"/>
          <w:sz w:val="28"/>
          <w:szCs w:val="28"/>
        </w:rPr>
        <w:t>T</w:t>
      </w:r>
      <w:r w:rsidRPr="420681EA">
        <w:rPr>
          <w:rFonts w:ascii="Times New Roman" w:cs="Times New Roman" w:eastAsia="宋体" w:hAnsi="Times New Roman"/>
          <w:sz w:val="28"/>
          <w:szCs w:val="28"/>
          <w:rPrChange w:id="4629" w:author="user pc" w:date="2022-03-15T10:14:00Z">
            <w:rPr>
              <w:rFonts w:ascii="Bell MT" w:eastAsia="宋体" w:hAnsi="Bell MT"/>
            </w:rPr>
          </w:rPrChange>
        </w:rPr>
        <w:t>he molar</w:t>
      </w:r>
      <w:r>
        <w:rPr>
          <w:rFonts w:ascii="Times New Roman" w:cs="Times New Roman" w:eastAsia="宋体" w:hAnsi="Times New Roman"/>
          <w:sz w:val="28"/>
          <w:szCs w:val="28"/>
        </w:rPr>
        <w:t xml:space="preserve"> </w:t>
      </w:r>
      <w:r w:rsidRPr="96D94209">
        <w:rPr>
          <w:rFonts w:ascii="Times New Roman" w:cs="Times New Roman" w:eastAsia="宋体" w:hAnsi="Times New Roman"/>
          <w:sz w:val="28"/>
          <w:szCs w:val="28"/>
          <w:rPrChange w:id="4630" w:author="user pc" w:date="2022-03-15T10:14:00Z">
            <w:rPr>
              <w:rFonts w:ascii="Bell MT" w:eastAsia="宋体" w:hAnsi="Bell MT"/>
            </w:rPr>
          </w:rPrChange>
        </w:rPr>
        <w:t>mass</w:t>
      </w:r>
      <w:r>
        <w:rPr>
          <w:rFonts w:ascii="Times New Roman" w:cs="Times New Roman" w:eastAsia="宋体" w:hAnsi="Times New Roman"/>
          <w:sz w:val="28"/>
          <w:szCs w:val="28"/>
        </w:rPr>
        <w:t xml:space="preserve"> </w:t>
      </w:r>
      <w:r w:rsidRPr="F744A5CC">
        <w:rPr>
          <w:rFonts w:ascii="Times New Roman" w:cs="Times New Roman" w:eastAsia="宋体" w:hAnsi="Times New Roman"/>
          <w:sz w:val="28"/>
          <w:szCs w:val="28"/>
          <w:rPrChange w:id="4631" w:author="user pc" w:date="2022-03-15T10:14:00Z">
            <w:rPr>
              <w:rFonts w:ascii="Bell MT" w:eastAsia="宋体" w:hAnsi="Bell MT"/>
            </w:rPr>
          </w:rPrChange>
        </w:rPr>
        <w:t>of CaCO</w:t>
      </w:r>
      <w:r w:rsidRPr="8D876938">
        <w:rPr>
          <w:rFonts w:ascii="Times New Roman" w:cs="Times New Roman" w:eastAsia="宋体" w:hAnsi="Times New Roman"/>
          <w:sz w:val="28"/>
          <w:szCs w:val="28"/>
          <w:vertAlign w:val="subscript"/>
          <w:rPrChange w:id="4632" w:author="user pc" w:date="2022-03-15T10:14:00Z">
            <w:rPr>
              <w:rFonts w:ascii="Bell MT" w:eastAsia="宋体" w:hAnsi="Bell MT"/>
              <w:vertAlign w:val="subscript"/>
            </w:rPr>
          </w:rPrChange>
        </w:rPr>
        <w:t>3</w:t>
      </w:r>
      <w:r>
        <w:rPr>
          <w:rFonts w:ascii="Times New Roman" w:cs="Times New Roman" w:eastAsia="宋体" w:hAnsi="Times New Roman"/>
          <w:sz w:val="28"/>
          <w:szCs w:val="28"/>
          <w:vertAlign w:val="subscript"/>
        </w:rPr>
        <w:t xml:space="preserve">  </w:t>
      </w:r>
      <w:r w:rsidRPr="78378AF9">
        <w:rPr>
          <w:rFonts w:ascii="Times New Roman" w:cs="Times New Roman" w:eastAsia="宋体" w:hAnsi="Times New Roman"/>
          <w:sz w:val="28"/>
          <w:szCs w:val="28"/>
          <w:rPrChange w:id="4633" w:author="user pc" w:date="2022-03-15T10:14:00Z">
            <w:rPr>
              <w:rFonts w:ascii="Bell MT" w:eastAsia="宋体" w:hAnsi="Bell MT"/>
            </w:rPr>
          </w:rPrChange>
        </w:rPr>
        <w:t xml:space="preserve">= </w:t>
      </w:r>
      <w:r>
        <w:rPr>
          <w:rFonts w:ascii="Times New Roman" w:cs="Times New Roman" w:eastAsia="宋体" w:hAnsi="Times New Roman"/>
          <w:sz w:val="28"/>
          <w:szCs w:val="28"/>
        </w:rPr>
        <w:t xml:space="preserve"> </w:t>
      </w:r>
      <w:r w:rsidRPr="89F6053F">
        <w:rPr>
          <w:rFonts w:ascii="Times New Roman" w:cs="Times New Roman" w:eastAsia="宋体" w:hAnsi="Times New Roman"/>
          <w:sz w:val="28"/>
          <w:szCs w:val="28"/>
          <w:rPrChange w:id="4634" w:author="user pc" w:date="2022-03-15T10:14:00Z">
            <w:rPr>
              <w:rFonts w:ascii="Bell MT" w:eastAsia="宋体" w:hAnsi="Bell MT"/>
            </w:rPr>
          </w:rPrChange>
        </w:rPr>
        <w:t>40</w:t>
      </w:r>
      <w:r>
        <w:rPr>
          <w:rFonts w:ascii="Times New Roman" w:cs="Times New Roman" w:eastAsia="宋体" w:hAnsi="Times New Roman"/>
          <w:sz w:val="28"/>
          <w:szCs w:val="28"/>
        </w:rPr>
        <w:t xml:space="preserve"> </w:t>
      </w:r>
      <w:r w:rsidRPr="45E17DF3">
        <w:rPr>
          <w:rFonts w:ascii="Times New Roman" w:cs="Times New Roman" w:eastAsia="宋体" w:hAnsi="Times New Roman"/>
          <w:sz w:val="28"/>
          <w:szCs w:val="28"/>
          <w:rPrChange w:id="4635"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5EDEA911">
        <w:rPr>
          <w:rFonts w:ascii="Times New Roman" w:cs="Times New Roman" w:eastAsia="宋体" w:hAnsi="Times New Roman"/>
          <w:sz w:val="28"/>
          <w:szCs w:val="28"/>
          <w:rPrChange w:id="4636" w:author="user pc" w:date="2022-03-15T10:14:00Z">
            <w:rPr>
              <w:rFonts w:ascii="Bell MT" w:eastAsia="宋体" w:hAnsi="Bell MT"/>
            </w:rPr>
          </w:rPrChange>
        </w:rPr>
        <w:t>12</w:t>
      </w:r>
      <w:r>
        <w:rPr>
          <w:rFonts w:ascii="Times New Roman" w:cs="Times New Roman" w:eastAsia="宋体" w:hAnsi="Times New Roman"/>
          <w:sz w:val="28"/>
          <w:szCs w:val="28"/>
        </w:rPr>
        <w:t xml:space="preserve"> </w:t>
      </w:r>
      <w:r w:rsidRPr="6800934F">
        <w:rPr>
          <w:rFonts w:ascii="Times New Roman" w:cs="Times New Roman" w:eastAsia="宋体" w:hAnsi="Times New Roman"/>
          <w:sz w:val="28"/>
          <w:szCs w:val="28"/>
          <w:rPrChange w:id="4637"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78AA256A">
        <w:rPr>
          <w:rFonts w:ascii="Times New Roman" w:cs="Times New Roman" w:eastAsia="宋体" w:hAnsi="Times New Roman"/>
          <w:sz w:val="28"/>
          <w:szCs w:val="28"/>
          <w:rPrChange w:id="4638" w:author="user pc" w:date="2022-03-15T10:14:00Z">
            <w:rPr>
              <w:rFonts w:ascii="Bell MT" w:eastAsia="宋体" w:hAnsi="Bell MT"/>
            </w:rPr>
          </w:rPrChange>
        </w:rPr>
        <w:t>16</w:t>
      </w:r>
      <w:r>
        <w:rPr>
          <w:rFonts w:ascii="Times New Roman" w:cs="Times New Roman" w:eastAsia="宋体" w:hAnsi="Times New Roman"/>
          <w:sz w:val="28"/>
          <w:szCs w:val="28"/>
        </w:rPr>
        <w:t xml:space="preserve"> </w:t>
      </w:r>
      <w:r w:rsidRPr="60684AE0">
        <w:rPr>
          <w:rFonts w:ascii="Times New Roman" w:cs="Times New Roman" w:eastAsia="宋体" w:hAnsi="Times New Roman"/>
          <w:sz w:val="28"/>
          <w:szCs w:val="28"/>
          <w:rPrChange w:id="4639"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1A14C0C1">
        <w:rPr>
          <w:rFonts w:ascii="Times New Roman" w:cs="Times New Roman" w:eastAsia="宋体" w:hAnsi="Times New Roman"/>
          <w:sz w:val="28"/>
          <w:szCs w:val="28"/>
          <w:rPrChange w:id="4640" w:author="user pc" w:date="2022-03-15T10:14:00Z">
            <w:rPr>
              <w:rFonts w:ascii="Bell MT" w:eastAsia="宋体" w:hAnsi="Bell MT"/>
            </w:rPr>
          </w:rPrChange>
        </w:rPr>
        <w:t>3</w:t>
      </w:r>
      <w:r>
        <w:rPr>
          <w:rFonts w:ascii="Times New Roman" w:cs="Times New Roman" w:eastAsia="宋体" w:hAnsi="Times New Roman"/>
          <w:sz w:val="28"/>
          <w:szCs w:val="28"/>
        </w:rPr>
        <w:t xml:space="preserve"> </w:t>
      </w:r>
      <w:r w:rsidRPr="77F0F797">
        <w:rPr>
          <w:rFonts w:ascii="Times New Roman" w:cs="Times New Roman" w:eastAsia="宋体" w:hAnsi="Times New Roman"/>
          <w:sz w:val="28"/>
          <w:szCs w:val="28"/>
          <w:rPrChange w:id="4641" w:author="user pc" w:date="2022-03-15T10:14:00Z">
            <w:rPr>
              <w:rFonts w:ascii="Bell MT" w:eastAsia="宋体" w:hAnsi="Bell MT"/>
            </w:rPr>
          </w:rPrChange>
        </w:rPr>
        <w:t>= 100g/mol</w:t>
      </w:r>
    </w:p>
    <w:p>
      <w:pPr>
        <w:pStyle w:val="style157"/>
        <w:rPr>
          <w:rFonts w:ascii="Times New Roman" w:cs="Times New Roman" w:eastAsia="宋体" w:hAnsi="Times New Roman"/>
          <w:sz w:val="28"/>
          <w:szCs w:val="28"/>
          <w:rPrChange w:id="4642" w:author="user pc" w:date="2022-03-15T10:14:00Z">
            <w:rPr>
              <w:rFonts w:ascii="Bell MT" w:eastAsia="宋体" w:hAnsi="Bell MT"/>
            </w:rPr>
          </w:rPrChange>
        </w:rPr>
      </w:pPr>
      <w:r>
        <w:rPr>
          <w:rFonts w:ascii="Times New Roman" w:cs="Times New Roman" w:eastAsia="宋体" w:hAnsi="Times New Roman"/>
          <w:sz w:val="28"/>
          <w:szCs w:val="28"/>
        </w:rPr>
        <w:t>T</w:t>
      </w:r>
      <w:r w:rsidRPr="4E643AEC">
        <w:rPr>
          <w:rFonts w:ascii="Times New Roman" w:cs="Times New Roman" w:eastAsia="宋体" w:hAnsi="Times New Roman"/>
          <w:sz w:val="28"/>
          <w:szCs w:val="28"/>
          <w:rPrChange w:id="4643" w:author="user pc" w:date="2022-03-15T10:14:00Z">
            <w:rPr>
              <w:rFonts w:ascii="Bell MT" w:eastAsia="宋体" w:hAnsi="Bell MT"/>
            </w:rPr>
          </w:rPrChange>
        </w:rPr>
        <w:t>he molar mass of CaO</w:t>
      </w:r>
      <w:r>
        <w:rPr>
          <w:rFonts w:ascii="Times New Roman" w:cs="Times New Roman" w:eastAsia="宋体" w:hAnsi="Times New Roman"/>
          <w:sz w:val="28"/>
          <w:szCs w:val="28"/>
        </w:rPr>
        <w:t xml:space="preserve"> </w:t>
      </w:r>
      <w:r w:rsidRPr="A2A9475E">
        <w:rPr>
          <w:rFonts w:ascii="Times New Roman" w:cs="Times New Roman" w:eastAsia="宋体" w:hAnsi="Times New Roman"/>
          <w:sz w:val="28"/>
          <w:szCs w:val="28"/>
          <w:rPrChange w:id="4644"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9CD9B3D5">
        <w:rPr>
          <w:rFonts w:ascii="Times New Roman" w:cs="Times New Roman" w:eastAsia="宋体" w:hAnsi="Times New Roman"/>
          <w:sz w:val="28"/>
          <w:szCs w:val="28"/>
          <w:rPrChange w:id="4645" w:author="user pc" w:date="2022-03-15T10:14:00Z">
            <w:rPr>
              <w:rFonts w:ascii="Bell MT" w:eastAsia="宋体" w:hAnsi="Bell MT"/>
            </w:rPr>
          </w:rPrChange>
        </w:rPr>
        <w:t xml:space="preserve"> 40</w:t>
      </w:r>
      <w:r>
        <w:rPr>
          <w:rFonts w:ascii="Times New Roman" w:cs="Times New Roman" w:eastAsia="宋体" w:hAnsi="Times New Roman"/>
          <w:sz w:val="28"/>
          <w:szCs w:val="28"/>
        </w:rPr>
        <w:t xml:space="preserve"> </w:t>
      </w:r>
      <w:r w:rsidRPr="123801F6">
        <w:rPr>
          <w:rFonts w:ascii="Times New Roman" w:cs="Times New Roman" w:eastAsia="宋体" w:hAnsi="Times New Roman"/>
          <w:sz w:val="28"/>
          <w:szCs w:val="28"/>
          <w:rPrChange w:id="4646"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82FC548C">
        <w:rPr>
          <w:rFonts w:ascii="Times New Roman" w:cs="Times New Roman" w:eastAsia="宋体" w:hAnsi="Times New Roman"/>
          <w:sz w:val="28"/>
          <w:szCs w:val="28"/>
          <w:rPrChange w:id="4647" w:author="user pc" w:date="2022-03-15T10:14:00Z">
            <w:rPr>
              <w:rFonts w:ascii="Bell MT" w:eastAsia="宋体" w:hAnsi="Bell MT"/>
            </w:rPr>
          </w:rPrChange>
        </w:rPr>
        <w:t>16</w:t>
      </w:r>
      <w:r>
        <w:rPr>
          <w:rFonts w:ascii="Times New Roman" w:cs="Times New Roman" w:eastAsia="宋体" w:hAnsi="Times New Roman"/>
          <w:sz w:val="28"/>
          <w:szCs w:val="28"/>
        </w:rPr>
        <w:t xml:space="preserve"> </w:t>
      </w:r>
      <w:r w:rsidRPr="CC3E531B">
        <w:rPr>
          <w:rFonts w:ascii="Times New Roman" w:cs="Times New Roman" w:eastAsia="宋体" w:hAnsi="Times New Roman"/>
          <w:sz w:val="28"/>
          <w:szCs w:val="28"/>
          <w:rPrChange w:id="4648"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382077BA">
        <w:rPr>
          <w:rFonts w:ascii="Times New Roman" w:cs="Times New Roman" w:eastAsia="宋体" w:hAnsi="Times New Roman"/>
          <w:sz w:val="28"/>
          <w:szCs w:val="28"/>
          <w:rPrChange w:id="4649" w:author="user pc" w:date="2022-03-15T10:14:00Z">
            <w:rPr>
              <w:rFonts w:ascii="Bell MT" w:eastAsia="宋体" w:hAnsi="Bell MT"/>
            </w:rPr>
          </w:rPrChange>
        </w:rPr>
        <w:t>56g/mol</w:t>
      </w:r>
    </w:p>
    <w:p>
      <w:pPr>
        <w:pStyle w:val="style157"/>
        <w:rPr>
          <w:rFonts w:ascii="Times New Roman" w:cs="Times New Roman" w:eastAsia="宋体" w:hAnsi="Times New Roman"/>
          <w:sz w:val="28"/>
          <w:szCs w:val="28"/>
          <w:rPrChange w:id="4650" w:author="user pc" w:date="2022-03-15T10:14:00Z">
            <w:rPr>
              <w:rFonts w:ascii="Bell MT" w:eastAsia="宋体" w:hAnsi="Bell MT"/>
            </w:rPr>
          </w:rPrChange>
        </w:rPr>
      </w:pPr>
      <w:r>
        <w:rPr>
          <w:rFonts w:ascii="Times New Roman" w:cs="Times New Roman" w:eastAsia="宋体" w:hAnsi="Times New Roman"/>
          <w:sz w:val="28"/>
          <w:szCs w:val="28"/>
        </w:rPr>
        <w:t>T</w:t>
      </w:r>
      <w:r w:rsidRPr="FB5214C2">
        <w:rPr>
          <w:rFonts w:ascii="Times New Roman" w:cs="Times New Roman" w:eastAsia="宋体" w:hAnsi="Times New Roman"/>
          <w:sz w:val="28"/>
          <w:szCs w:val="28"/>
          <w:rPrChange w:id="4651" w:author="user pc" w:date="2022-03-15T10:14:00Z">
            <w:rPr>
              <w:rFonts w:ascii="Bell MT" w:eastAsia="宋体" w:hAnsi="Bell MT"/>
            </w:rPr>
          </w:rPrChange>
        </w:rPr>
        <w:t>he</w:t>
      </w:r>
      <w:r>
        <w:rPr>
          <w:rFonts w:ascii="Times New Roman" w:cs="Times New Roman" w:eastAsia="宋体" w:hAnsi="Times New Roman"/>
          <w:sz w:val="28"/>
          <w:szCs w:val="28"/>
        </w:rPr>
        <w:t xml:space="preserve"> </w:t>
      </w:r>
      <w:r w:rsidRPr="F62E28A9">
        <w:rPr>
          <w:rFonts w:ascii="Times New Roman" w:cs="Times New Roman" w:eastAsia="宋体" w:hAnsi="Times New Roman"/>
          <w:sz w:val="28"/>
          <w:szCs w:val="28"/>
          <w:rPrChange w:id="4652" w:author="user pc" w:date="2022-03-15T10:14:00Z">
            <w:rPr>
              <w:rFonts w:ascii="Bell MT" w:eastAsia="宋体" w:hAnsi="Bell MT"/>
            </w:rPr>
          </w:rPrChange>
        </w:rPr>
        <w:t>molar mass of</w:t>
      </w:r>
      <w:r>
        <w:rPr>
          <w:rFonts w:ascii="Times New Roman" w:cs="Times New Roman" w:eastAsia="宋体" w:hAnsi="Times New Roman"/>
          <w:sz w:val="28"/>
          <w:szCs w:val="28"/>
        </w:rPr>
        <w:t xml:space="preserve"> </w:t>
      </w:r>
      <w:r w:rsidRPr="3A3F2C3A">
        <w:rPr>
          <w:rFonts w:ascii="Times New Roman" w:cs="Times New Roman" w:eastAsia="宋体" w:hAnsi="Times New Roman"/>
          <w:sz w:val="28"/>
          <w:szCs w:val="28"/>
          <w:rPrChange w:id="4653" w:author="user pc" w:date="2022-03-15T10:14:00Z">
            <w:rPr>
              <w:rFonts w:ascii="Bell MT" w:eastAsia="宋体" w:hAnsi="Bell MT"/>
            </w:rPr>
          </w:rPrChange>
        </w:rPr>
        <w:t>CO</w:t>
      </w:r>
      <w:r w:rsidRPr="E134AE29">
        <w:rPr>
          <w:rFonts w:ascii="Times New Roman" w:cs="Times New Roman" w:eastAsia="宋体" w:hAnsi="Times New Roman"/>
          <w:sz w:val="28"/>
          <w:szCs w:val="28"/>
          <w:vertAlign w:val="subscript"/>
          <w:rPrChange w:id="4654" w:author="user pc" w:date="2022-03-15T10:14:00Z">
            <w:rPr>
              <w:rFonts w:ascii="Bell MT" w:eastAsia="宋体" w:hAnsi="Bell MT"/>
              <w:vertAlign w:val="subscript"/>
            </w:rPr>
          </w:rPrChange>
        </w:rPr>
        <w:t>2</w:t>
      </w:r>
      <w:r>
        <w:rPr>
          <w:rFonts w:ascii="Times New Roman" w:cs="Times New Roman" w:eastAsia="宋体" w:hAnsi="Times New Roman"/>
          <w:sz w:val="28"/>
          <w:szCs w:val="28"/>
          <w:vertAlign w:val="subscript"/>
        </w:rPr>
        <w:t xml:space="preserve"> </w:t>
      </w:r>
      <w:r w:rsidRPr="878700D7">
        <w:rPr>
          <w:rFonts w:ascii="Times New Roman" w:cs="Times New Roman" w:eastAsia="宋体" w:hAnsi="Times New Roman"/>
          <w:sz w:val="28"/>
          <w:szCs w:val="28"/>
          <w:rPrChange w:id="4655" w:author="user pc" w:date="2022-03-15T10:14:00Z">
            <w:rPr>
              <w:rFonts w:ascii="Bell MT" w:eastAsia="宋体" w:hAnsi="Bell MT"/>
            </w:rPr>
          </w:rPrChange>
        </w:rPr>
        <w:t>= 12</w:t>
      </w:r>
      <w:r>
        <w:rPr>
          <w:rFonts w:ascii="Times New Roman" w:cs="Times New Roman" w:eastAsia="宋体" w:hAnsi="Times New Roman"/>
          <w:sz w:val="28"/>
          <w:szCs w:val="28"/>
        </w:rPr>
        <w:t xml:space="preserve"> </w:t>
      </w:r>
      <w:r w:rsidRPr="8DC1FCDA">
        <w:rPr>
          <w:rFonts w:ascii="Times New Roman" w:cs="Times New Roman" w:eastAsia="宋体" w:hAnsi="Times New Roman"/>
          <w:sz w:val="28"/>
          <w:szCs w:val="28"/>
          <w:rPrChange w:id="4656"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813DBE5B">
        <w:rPr>
          <w:rFonts w:ascii="Times New Roman" w:cs="Times New Roman" w:eastAsia="宋体" w:hAnsi="Times New Roman"/>
          <w:sz w:val="28"/>
          <w:szCs w:val="28"/>
          <w:rPrChange w:id="4657" w:author="user pc" w:date="2022-03-15T10:14:00Z">
            <w:rPr>
              <w:rFonts w:ascii="Bell MT" w:eastAsia="宋体" w:hAnsi="Bell MT"/>
            </w:rPr>
          </w:rPrChange>
        </w:rPr>
        <w:t>16</w:t>
      </w:r>
      <w:r>
        <w:rPr>
          <w:rFonts w:ascii="Times New Roman" w:cs="Times New Roman" w:eastAsia="宋体" w:hAnsi="Times New Roman"/>
          <w:sz w:val="28"/>
          <w:szCs w:val="28"/>
        </w:rPr>
        <w:t xml:space="preserve"> </w:t>
      </w:r>
      <w:r w:rsidRPr="331D4F35">
        <w:rPr>
          <w:rFonts w:ascii="Times New Roman" w:cs="Times New Roman" w:eastAsia="宋体" w:hAnsi="Times New Roman"/>
          <w:sz w:val="28"/>
          <w:szCs w:val="28"/>
          <w:rPrChange w:id="4658"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6C1D1F46">
        <w:rPr>
          <w:rFonts w:ascii="Times New Roman" w:cs="Times New Roman" w:eastAsia="宋体" w:hAnsi="Times New Roman"/>
          <w:sz w:val="28"/>
          <w:szCs w:val="28"/>
          <w:rPrChange w:id="4659" w:author="user pc" w:date="2022-03-15T10:14:00Z">
            <w:rPr>
              <w:rFonts w:ascii="Bell MT" w:eastAsia="宋体" w:hAnsi="Bell MT"/>
            </w:rPr>
          </w:rPrChange>
        </w:rPr>
        <w:t>2</w:t>
      </w:r>
      <w:r>
        <w:rPr>
          <w:rFonts w:ascii="Times New Roman" w:cs="Times New Roman" w:eastAsia="宋体" w:hAnsi="Times New Roman"/>
          <w:sz w:val="28"/>
          <w:szCs w:val="28"/>
        </w:rPr>
        <w:t xml:space="preserve"> </w:t>
      </w:r>
      <w:r w:rsidRPr="89E0AC88">
        <w:rPr>
          <w:rFonts w:ascii="Times New Roman" w:cs="Times New Roman" w:eastAsia="宋体" w:hAnsi="Times New Roman"/>
          <w:sz w:val="28"/>
          <w:szCs w:val="28"/>
          <w:rPrChange w:id="4660"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B97D4350">
        <w:rPr>
          <w:rFonts w:ascii="Times New Roman" w:cs="Times New Roman" w:eastAsia="宋体" w:hAnsi="Times New Roman"/>
          <w:sz w:val="28"/>
          <w:szCs w:val="28"/>
          <w:rPrChange w:id="4661" w:author="user pc" w:date="2022-03-15T10:14:00Z">
            <w:rPr>
              <w:rFonts w:ascii="Bell MT" w:eastAsia="宋体" w:hAnsi="Bell MT"/>
            </w:rPr>
          </w:rPrChange>
        </w:rPr>
        <w:t>44g/mol</w:t>
      </w:r>
    </w:p>
    <w:p>
      <w:pPr>
        <w:pStyle w:val="style157"/>
        <w:rPr>
          <w:rFonts w:ascii="Times New Roman" w:cs="Times New Roman" w:eastAsia="宋体" w:hAnsi="Times New Roman"/>
          <w:sz w:val="28"/>
          <w:szCs w:val="28"/>
          <w:rPrChange w:id="4662" w:author="user pc" w:date="2022-03-15T10:14:00Z">
            <w:rPr>
              <w:rFonts w:ascii="Bell MT" w:eastAsia="宋体" w:hAnsi="Bell MT"/>
            </w:rPr>
          </w:rPrChange>
        </w:rPr>
      </w:pPr>
      <w:r w:rsidRPr="1C318BFB">
        <w:rPr>
          <w:rFonts w:ascii="Times New Roman" w:cs="Times New Roman" w:eastAsia="宋体" w:hAnsi="Times New Roman"/>
          <w:sz w:val="28"/>
          <w:szCs w:val="28"/>
          <w:rPrChange w:id="4663" w:author="user pc" w:date="2022-03-15T10:14:00Z">
            <w:rPr>
              <w:rFonts w:ascii="Bell MT" w:eastAsia="宋体" w:hAnsi="Bell MT"/>
            </w:rPr>
          </w:rPrChange>
        </w:rPr>
        <w:t>This question</w:t>
      </w:r>
      <w:r>
        <w:rPr>
          <w:rFonts w:ascii="Times New Roman" w:cs="Times New Roman" w:eastAsia="宋体" w:hAnsi="Times New Roman"/>
          <w:sz w:val="28"/>
          <w:szCs w:val="28"/>
        </w:rPr>
        <w:t xml:space="preserve"> </w:t>
      </w:r>
      <w:r w:rsidRPr="0F168EB4">
        <w:rPr>
          <w:rFonts w:ascii="Times New Roman" w:cs="Times New Roman" w:eastAsia="宋体" w:hAnsi="Times New Roman"/>
          <w:sz w:val="28"/>
          <w:szCs w:val="28"/>
          <w:rPrChange w:id="4664" w:author="user pc" w:date="2022-03-15T10:14:00Z">
            <w:rPr>
              <w:rFonts w:ascii="Bell MT" w:eastAsia="宋体" w:hAnsi="Bell MT"/>
            </w:rPr>
          </w:rPrChange>
        </w:rPr>
        <w:t>relates</w:t>
      </w:r>
      <w:r>
        <w:rPr>
          <w:rFonts w:ascii="Times New Roman" w:cs="Times New Roman" w:eastAsia="宋体" w:hAnsi="Times New Roman"/>
          <w:sz w:val="28"/>
          <w:szCs w:val="28"/>
        </w:rPr>
        <w:t xml:space="preserve"> </w:t>
      </w:r>
      <w:r w:rsidRPr="2D08C9C6">
        <w:rPr>
          <w:rFonts w:ascii="Times New Roman" w:cs="Times New Roman" w:eastAsia="宋体" w:hAnsi="Times New Roman"/>
          <w:sz w:val="28"/>
          <w:szCs w:val="28"/>
          <w:rPrChange w:id="4665" w:author="user pc" w:date="2022-03-15T10:14:00Z">
            <w:rPr>
              <w:rFonts w:ascii="Bell MT" w:eastAsia="宋体" w:hAnsi="Bell MT"/>
            </w:rPr>
          </w:rPrChange>
        </w:rPr>
        <w:t>CO</w:t>
      </w:r>
      <w:r w:rsidRPr="E57E8549">
        <w:rPr>
          <w:rFonts w:ascii="Times New Roman" w:cs="Times New Roman" w:eastAsia="宋体" w:hAnsi="Times New Roman"/>
          <w:sz w:val="28"/>
          <w:szCs w:val="28"/>
          <w:vertAlign w:val="subscript"/>
          <w:rPrChange w:id="4666" w:author="user pc" w:date="2022-03-15T10:14:00Z">
            <w:rPr>
              <w:rFonts w:ascii="Bell MT" w:eastAsia="宋体" w:hAnsi="Bell MT"/>
              <w:vertAlign w:val="subscript"/>
            </w:rPr>
          </w:rPrChange>
        </w:rPr>
        <w:t>2</w:t>
      </w:r>
      <w:r>
        <w:rPr>
          <w:rFonts w:ascii="Times New Roman" w:cs="Times New Roman" w:eastAsia="宋体" w:hAnsi="Times New Roman"/>
          <w:sz w:val="28"/>
          <w:szCs w:val="28"/>
          <w:vertAlign w:val="subscript"/>
        </w:rPr>
        <w:t xml:space="preserve"> </w:t>
      </w:r>
      <w:r w:rsidRPr="F94F9BBD">
        <w:rPr>
          <w:rFonts w:ascii="Times New Roman" w:cs="Times New Roman" w:eastAsia="宋体" w:hAnsi="Times New Roman"/>
          <w:sz w:val="28"/>
          <w:szCs w:val="28"/>
          <w:rPrChange w:id="4667" w:author="user pc" w:date="2022-03-15T10:14:00Z">
            <w:rPr>
              <w:rFonts w:ascii="Bell MT" w:eastAsia="宋体" w:hAnsi="Bell MT"/>
            </w:rPr>
          </w:rPrChange>
        </w:rPr>
        <w:t>with CaCO</w:t>
      </w:r>
      <w:r w:rsidRPr="1545C4F1">
        <w:rPr>
          <w:rFonts w:ascii="Times New Roman" w:cs="Times New Roman" w:eastAsia="宋体" w:hAnsi="Times New Roman"/>
          <w:sz w:val="28"/>
          <w:szCs w:val="28"/>
          <w:vertAlign w:val="subscript"/>
          <w:rPrChange w:id="4668" w:author="user pc" w:date="2022-03-15T10:14:00Z">
            <w:rPr>
              <w:rFonts w:ascii="Bell MT" w:eastAsia="宋体" w:hAnsi="Bell MT"/>
              <w:vertAlign w:val="subscript"/>
            </w:rPr>
          </w:rPrChange>
        </w:rPr>
        <w:t>3</w:t>
      </w:r>
      <w:r w:rsidRPr="8C116C7C">
        <w:rPr>
          <w:rFonts w:ascii="Times New Roman" w:cs="Times New Roman" w:eastAsia="宋体" w:hAnsi="Times New Roman"/>
          <w:sz w:val="28"/>
          <w:szCs w:val="28"/>
          <w:rPrChange w:id="4669" w:author="user pc" w:date="2022-03-15T10:14:00Z">
            <w:rPr>
              <w:rFonts w:ascii="Bell MT" w:eastAsia="宋体" w:hAnsi="Bell MT"/>
            </w:rPr>
          </w:rPrChange>
        </w:rPr>
        <w:t>.</w:t>
      </w:r>
    </w:p>
    <w:p>
      <w:pPr>
        <w:pStyle w:val="style157"/>
        <w:rPr>
          <w:rFonts w:ascii="Times New Roman" w:cs="Times New Roman" w:eastAsia="宋体" w:hAnsi="Times New Roman"/>
          <w:sz w:val="28"/>
          <w:szCs w:val="28"/>
          <w:rPrChange w:id="4670" w:author="user pc" w:date="2022-03-15T10:14:00Z">
            <w:rPr>
              <w:rFonts w:ascii="Bell MT" w:eastAsia="宋体" w:hAnsi="Bell MT"/>
            </w:rPr>
          </w:rPrChange>
        </w:rPr>
      </w:pPr>
      <w:r w:rsidRPr="6E8E42E7">
        <w:rPr>
          <w:rFonts w:ascii="Times New Roman" w:cs="Times New Roman" w:eastAsia="宋体" w:hAnsi="Times New Roman"/>
          <w:sz w:val="28"/>
          <w:szCs w:val="28"/>
          <w:rPrChange w:id="4671" w:author="user pc" w:date="2022-03-15T10:14:00Z">
            <w:rPr>
              <w:rFonts w:ascii="Bell MT" w:eastAsia="宋体" w:hAnsi="Bell MT"/>
            </w:rPr>
          </w:rPrChange>
        </w:rPr>
        <w:t>100g</w:t>
      </w:r>
      <w:r>
        <w:rPr>
          <w:rFonts w:ascii="Times New Roman" w:cs="Times New Roman" w:eastAsia="宋体" w:hAnsi="Times New Roman"/>
          <w:sz w:val="28"/>
          <w:szCs w:val="28"/>
        </w:rPr>
        <w:t xml:space="preserve"> </w:t>
      </w:r>
      <w:r w:rsidRPr="2360AE02">
        <w:rPr>
          <w:rFonts w:ascii="Times New Roman" w:cs="Times New Roman" w:eastAsia="宋体" w:hAnsi="Times New Roman"/>
          <w:sz w:val="28"/>
          <w:szCs w:val="28"/>
          <w:rPrChange w:id="4672"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45807A19">
        <w:rPr>
          <w:rFonts w:ascii="Times New Roman" w:cs="Times New Roman" w:eastAsia="宋体" w:hAnsi="Times New Roman"/>
          <w:sz w:val="28"/>
          <w:szCs w:val="28"/>
          <w:rPrChange w:id="4673" w:author="user pc" w:date="2022-03-15T10:14:00Z">
            <w:rPr>
              <w:rFonts w:ascii="Bell MT" w:eastAsia="宋体" w:hAnsi="Bell MT"/>
            </w:rPr>
          </w:rPrChange>
        </w:rPr>
        <w:t>CaCO</w:t>
      </w:r>
      <w:r w:rsidRPr="B3F6AF78">
        <w:rPr>
          <w:rFonts w:ascii="Times New Roman" w:cs="Times New Roman" w:eastAsia="宋体" w:hAnsi="Times New Roman"/>
          <w:sz w:val="28"/>
          <w:szCs w:val="28"/>
          <w:vertAlign w:val="subscript"/>
          <w:rPrChange w:id="4674" w:author="user pc" w:date="2022-03-15T10:14:00Z">
            <w:rPr>
              <w:rFonts w:ascii="Bell MT" w:eastAsia="宋体" w:hAnsi="Bell MT"/>
              <w:vertAlign w:val="subscript"/>
            </w:rPr>
          </w:rPrChange>
        </w:rPr>
        <w:t>3</w:t>
      </w:r>
      <m:oMath>
        <m:r>
          <w:rPr>
            <w:rFonts w:ascii="Cambria Math" w:cs="Times New Roman" w:eastAsia="宋体" w:hAnsi="Cambria Math"/>
            <w:sz w:val="28"/>
            <w:szCs w:val="28"/>
            <w:vertAlign w:val="subscript"/>
          </w:rPr>
          <m:t xml:space="preserve">     </m:t>
        </m:r>
        <m:r w:rsidRPr="F990B35E">
          <w:rPr>
            <w:rFonts w:ascii="Cambria Math" w:cs="Times New Roman" w:eastAsia="宋体" w:hAnsi="Cambria Math"/>
            <w:sz w:val="28"/>
            <w:szCs w:val="28"/>
            <w:rPrChange w:id="4675" w:author="user pc" w:date="2022-03-15T10:14:00Z">
              <w:rPr>
                <w:rFonts w:ascii="Cambria Math" w:eastAsia="宋体" w:hAnsi="Cambria Math"/>
              </w:rPr>
            </w:rPrChange>
          </w:rPr>
          <m:t>→</m:t>
        </m:r>
        <m:r>
          <w:rPr>
            <w:rFonts w:ascii="Cambria Math" w:cs="Times New Roman" w:eastAsia="宋体" w:hAnsi="Cambria Math"/>
            <w:sz w:val="28"/>
            <w:szCs w:val="28"/>
          </w:rPr>
          <m:t xml:space="preserve">    </m:t>
        </m:r>
      </m:oMath>
      <w:r w:rsidRPr="E7865EC2">
        <w:rPr>
          <w:rFonts w:ascii="Times New Roman" w:cs="Times New Roman" w:eastAsia="宋体" w:hAnsi="Times New Roman"/>
          <w:sz w:val="28"/>
          <w:szCs w:val="28"/>
          <w:rPrChange w:id="4676" w:author="user pc" w:date="2022-03-15T10:14:00Z">
            <w:rPr>
              <w:rFonts w:ascii="Bell MT" w:eastAsia="宋体" w:hAnsi="Bell MT"/>
            </w:rPr>
          </w:rPrChange>
        </w:rPr>
        <w:t>44g</w:t>
      </w:r>
      <w:r>
        <w:rPr>
          <w:rFonts w:ascii="Times New Roman" w:cs="Times New Roman" w:eastAsia="宋体" w:hAnsi="Times New Roman"/>
          <w:sz w:val="28"/>
          <w:szCs w:val="28"/>
        </w:rPr>
        <w:t xml:space="preserve"> </w:t>
      </w:r>
      <w:r w:rsidRPr="09E3C639">
        <w:rPr>
          <w:rFonts w:ascii="Times New Roman" w:cs="Times New Roman" w:eastAsia="宋体" w:hAnsi="Times New Roman"/>
          <w:sz w:val="28"/>
          <w:szCs w:val="28"/>
          <w:rPrChange w:id="4677"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730A0E4E">
        <w:rPr>
          <w:rFonts w:ascii="Times New Roman" w:cs="Times New Roman" w:eastAsia="宋体" w:hAnsi="Times New Roman"/>
          <w:sz w:val="28"/>
          <w:szCs w:val="28"/>
          <w:rPrChange w:id="4678" w:author="user pc" w:date="2022-03-15T10:14:00Z">
            <w:rPr>
              <w:rFonts w:ascii="Bell MT" w:eastAsia="宋体" w:hAnsi="Bell MT"/>
            </w:rPr>
          </w:rPrChange>
        </w:rPr>
        <w:t>CO</w:t>
      </w:r>
      <w:r w:rsidRPr="901E65BE">
        <w:rPr>
          <w:rFonts w:ascii="Times New Roman" w:cs="Times New Roman" w:eastAsia="宋体" w:hAnsi="Times New Roman"/>
          <w:sz w:val="28"/>
          <w:szCs w:val="28"/>
          <w:vertAlign w:val="subscript"/>
          <w:rPrChange w:id="4679" w:author="user pc" w:date="2022-03-15T10:14:00Z">
            <w:rPr>
              <w:rFonts w:ascii="Bell MT" w:eastAsia="宋体" w:hAnsi="Bell MT"/>
              <w:vertAlign w:val="subscript"/>
            </w:rPr>
          </w:rPrChange>
        </w:rPr>
        <w:t>2</w:t>
      </w:r>
    </w:p>
    <w:p>
      <w:pPr>
        <w:pStyle w:val="style157"/>
        <w:rPr>
          <w:rFonts w:ascii="Times New Roman" w:cs="Times New Roman" w:eastAsia="宋体" w:hAnsi="Times New Roman"/>
          <w:sz w:val="28"/>
          <w:szCs w:val="28"/>
          <w:rPrChange w:id="4680" w:author="user pc" w:date="2022-03-15T10:14:00Z">
            <w:rPr>
              <w:rFonts w:ascii="Bell MT" w:eastAsia="宋体" w:hAnsi="Bell MT"/>
            </w:rPr>
          </w:rPrChange>
        </w:rPr>
      </w:pPr>
      <w:r w:rsidRPr="6AA577C8">
        <w:rPr>
          <w:rFonts w:ascii="Times New Roman" w:cs="Times New Roman" w:eastAsia="宋体" w:hAnsi="Times New Roman"/>
          <w:sz w:val="28"/>
          <w:szCs w:val="28"/>
          <w:rPrChange w:id="4681" w:author="user pc" w:date="2022-03-15T10:14:00Z">
            <w:rPr>
              <w:rFonts w:ascii="Bell MT" w:eastAsia="宋体" w:hAnsi="Bell MT"/>
            </w:rPr>
          </w:rPrChange>
        </w:rPr>
        <w:t>15g</w:t>
      </w:r>
      <w:r>
        <w:rPr>
          <w:rFonts w:ascii="Times New Roman" w:cs="Times New Roman" w:eastAsia="宋体" w:hAnsi="Times New Roman"/>
          <w:sz w:val="28"/>
          <w:szCs w:val="28"/>
        </w:rPr>
        <w:t xml:space="preserve"> </w:t>
      </w:r>
      <w:r w:rsidRPr="057CE8BB">
        <w:rPr>
          <w:rFonts w:ascii="Times New Roman" w:cs="Times New Roman" w:eastAsia="宋体" w:hAnsi="Times New Roman"/>
          <w:sz w:val="28"/>
          <w:szCs w:val="28"/>
          <w:rPrChange w:id="4682" w:author="user pc" w:date="2022-03-15T10:14:00Z">
            <w:rPr>
              <w:rFonts w:ascii="Bell MT" w:eastAsia="宋体" w:hAnsi="Bell MT"/>
            </w:rPr>
          </w:rPrChange>
        </w:rPr>
        <w:t>of CaCO</w:t>
      </w:r>
      <w:r w:rsidRPr="8B9601D6">
        <w:rPr>
          <w:rFonts w:ascii="Times New Roman" w:cs="Times New Roman" w:eastAsia="宋体" w:hAnsi="Times New Roman"/>
          <w:sz w:val="28"/>
          <w:szCs w:val="28"/>
          <w:vertAlign w:val="subscript"/>
          <w:rPrChange w:id="4683" w:author="user pc" w:date="2022-03-15T10:14:00Z">
            <w:rPr>
              <w:rFonts w:ascii="Bell MT" w:eastAsia="宋体" w:hAnsi="Bell MT"/>
              <w:vertAlign w:val="subscript"/>
            </w:rPr>
          </w:rPrChange>
        </w:rPr>
        <w:t>3</w:t>
      </w:r>
      <m:oMath>
        <m:r>
          <w:rPr>
            <w:rFonts w:ascii="Cambria Math" w:cs="Times New Roman" w:eastAsia="宋体" w:hAnsi="Cambria Math"/>
            <w:sz w:val="28"/>
            <w:szCs w:val="28"/>
            <w:vertAlign w:val="subscript"/>
          </w:rPr>
          <m:t xml:space="preserve">        </m:t>
        </m:r>
        <m:r w:rsidRPr="93B65A3A">
          <w:rPr>
            <w:rFonts w:ascii="Cambria Math" w:cs="Times New Roman" w:eastAsia="宋体" w:hAnsi="Cambria Math"/>
            <w:sz w:val="28"/>
            <w:szCs w:val="28"/>
            <w:vertAlign w:val="subscript"/>
            <w:rPrChange w:id="4684" w:author="user pc" w:date="2022-03-15T10:14:00Z">
              <w:rPr>
                <w:rFonts w:ascii="Cambria Math" w:eastAsia="宋体" w:hAnsi="Cambria Math"/>
                <w:vertAlign w:val="subscript"/>
              </w:rPr>
            </w:rPrChange>
          </w:rPr>
          <m:t>→</m:t>
        </m:r>
      </m:oMath>
      <w:r w:rsidRPr="A4C1E893">
        <w:rPr>
          <w:rFonts w:ascii="Times New Roman" w:cs="Times New Roman" w:eastAsia="宋体" w:hAnsi="Times New Roman"/>
          <w:sz w:val="28"/>
          <w:szCs w:val="28"/>
          <w:rPrChange w:id="4685" w:author="user pc" w:date="2022-03-15T10:14:00Z">
            <w:rPr>
              <w:rFonts w:ascii="Bell MT" w:eastAsia="宋体" w:hAnsi="Bell MT"/>
            </w:rPr>
          </w:rPrChange>
        </w:rPr>
        <w:t>?</w:t>
      </w:r>
      <w:r>
        <w:rPr>
          <w:rFonts w:ascii="Times New Roman" w:cs="Times New Roman" w:eastAsia="宋体" w:hAnsi="Times New Roman"/>
          <w:sz w:val="28"/>
          <w:szCs w:val="28"/>
        </w:rPr>
        <w:t xml:space="preserve">  </w:t>
      </w:r>
    </w:p>
    <w:p>
      <w:pPr>
        <w:pStyle w:val="style157"/>
        <w:rPr>
          <w:rFonts w:ascii="Times New Roman" w:cs="Times New Roman" w:eastAsia="宋体" w:hAnsi="Times New Roman"/>
          <w:sz w:val="28"/>
          <w:szCs w:val="28"/>
          <w:rPrChange w:id="4686" w:author="user pc" w:date="2022-03-15T10:14:00Z">
            <w:rPr>
              <w:rFonts w:ascii="Bell MT" w:eastAsia="宋体" w:hAnsi="Bell MT"/>
            </w:rPr>
          </w:rPrChange>
        </w:rPr>
      </w:pPr>
      <w:r w:rsidRPr="CFC1DA56">
        <w:rPr>
          <w:rFonts w:ascii="Times New Roman" w:cs="Times New Roman" w:eastAsia="宋体" w:hAnsi="Times New Roman"/>
          <w:sz w:val="28"/>
          <w:szCs w:val="28"/>
          <w:rPrChange w:id="4687" w:author="user pc" w:date="2022-03-15T10:14:00Z">
            <w:rPr>
              <w:rFonts w:ascii="Bell MT" w:eastAsia="宋体" w:hAnsi="Bell MT"/>
            </w:rPr>
          </w:rPrChange>
        </w:rPr>
        <w:t>This means if</w:t>
      </w:r>
      <w:r>
        <w:rPr>
          <w:rFonts w:ascii="Times New Roman" w:cs="Times New Roman" w:eastAsia="宋体" w:hAnsi="Times New Roman"/>
          <w:sz w:val="28"/>
          <w:szCs w:val="28"/>
        </w:rPr>
        <w:t xml:space="preserve"> </w:t>
      </w:r>
      <w:r w:rsidRPr="723D849A">
        <w:rPr>
          <w:rFonts w:ascii="Times New Roman" w:cs="Times New Roman" w:eastAsia="宋体" w:hAnsi="Times New Roman"/>
          <w:sz w:val="28"/>
          <w:szCs w:val="28"/>
          <w:rPrChange w:id="4688" w:author="user pc" w:date="2022-03-15T10:14:00Z">
            <w:rPr>
              <w:rFonts w:ascii="Bell MT" w:eastAsia="宋体" w:hAnsi="Bell MT"/>
            </w:rPr>
          </w:rPrChange>
        </w:rPr>
        <w:t>100g of CaCO</w:t>
      </w:r>
      <w:r w:rsidRPr="CE436A1C">
        <w:rPr>
          <w:rFonts w:ascii="Times New Roman" w:cs="Times New Roman" w:eastAsia="宋体" w:hAnsi="Times New Roman"/>
          <w:sz w:val="28"/>
          <w:szCs w:val="28"/>
          <w:vertAlign w:val="subscript"/>
          <w:rPrChange w:id="4689" w:author="user pc" w:date="2022-03-15T10:14:00Z">
            <w:rPr>
              <w:rFonts w:ascii="Bell MT" w:eastAsia="宋体" w:hAnsi="Bell MT"/>
              <w:vertAlign w:val="subscript"/>
            </w:rPr>
          </w:rPrChange>
        </w:rPr>
        <w:t>3</w:t>
      </w:r>
      <w:r w:rsidRPr="78D94453">
        <w:rPr>
          <w:rFonts w:ascii="Times New Roman" w:cs="Times New Roman" w:eastAsia="宋体" w:hAnsi="Times New Roman"/>
          <w:sz w:val="28"/>
          <w:szCs w:val="28"/>
          <w:rPrChange w:id="4690" w:author="user pc" w:date="2022-03-15T10:14:00Z">
            <w:rPr>
              <w:rFonts w:ascii="Bell MT" w:eastAsia="宋体" w:hAnsi="Bell MT"/>
            </w:rPr>
          </w:rPrChange>
        </w:rPr>
        <w:t xml:space="preserve"> produces</w:t>
      </w:r>
      <w:r>
        <w:rPr>
          <w:rFonts w:ascii="Times New Roman" w:cs="Times New Roman" w:eastAsia="宋体" w:hAnsi="Times New Roman"/>
          <w:sz w:val="28"/>
          <w:szCs w:val="28"/>
        </w:rPr>
        <w:t xml:space="preserve"> </w:t>
      </w:r>
      <w:r w:rsidRPr="27CBEFC6">
        <w:rPr>
          <w:rFonts w:ascii="Times New Roman" w:cs="Times New Roman" w:eastAsia="宋体" w:hAnsi="Times New Roman"/>
          <w:sz w:val="28"/>
          <w:szCs w:val="28"/>
          <w:rPrChange w:id="4691" w:author="user pc" w:date="2022-03-15T10:14:00Z">
            <w:rPr>
              <w:rFonts w:ascii="Bell MT" w:eastAsia="宋体" w:hAnsi="Bell MT"/>
            </w:rPr>
          </w:rPrChange>
        </w:rPr>
        <w:t>44g of CO</w:t>
      </w:r>
      <w:r w:rsidRPr="A4D2137E">
        <w:rPr>
          <w:rFonts w:ascii="Times New Roman" w:cs="Times New Roman" w:eastAsia="宋体" w:hAnsi="Times New Roman"/>
          <w:sz w:val="28"/>
          <w:szCs w:val="28"/>
          <w:vertAlign w:val="subscript"/>
          <w:rPrChange w:id="4692" w:author="user pc" w:date="2022-03-15T10:14:00Z">
            <w:rPr>
              <w:rFonts w:ascii="Bell MT" w:eastAsia="宋体" w:hAnsi="Bell MT"/>
              <w:vertAlign w:val="subscript"/>
            </w:rPr>
          </w:rPrChange>
        </w:rPr>
        <w:t>2</w:t>
      </w:r>
      <w:r w:rsidRPr="29F503AD">
        <w:rPr>
          <w:rFonts w:ascii="Times New Roman" w:cs="Times New Roman" w:eastAsia="宋体" w:hAnsi="Times New Roman"/>
          <w:sz w:val="28"/>
          <w:szCs w:val="28"/>
          <w:rPrChange w:id="4693"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F0778D2C">
        <w:rPr>
          <w:rFonts w:ascii="Times New Roman" w:cs="Times New Roman" w:eastAsia="宋体" w:hAnsi="Times New Roman"/>
          <w:sz w:val="28"/>
          <w:szCs w:val="28"/>
          <w:rPrChange w:id="4694" w:author="user pc" w:date="2022-03-15T10:14:00Z">
            <w:rPr>
              <w:rFonts w:ascii="Bell MT" w:eastAsia="宋体" w:hAnsi="Bell MT"/>
            </w:rPr>
          </w:rPrChange>
        </w:rPr>
        <w:t>how many will</w:t>
      </w:r>
      <w:r>
        <w:rPr>
          <w:rFonts w:ascii="Times New Roman" w:cs="Times New Roman" w:eastAsia="宋体" w:hAnsi="Times New Roman"/>
          <w:sz w:val="28"/>
          <w:szCs w:val="28"/>
        </w:rPr>
        <w:t xml:space="preserve"> </w:t>
      </w:r>
      <w:r w:rsidRPr="ED7AAEBA">
        <w:rPr>
          <w:rFonts w:ascii="Times New Roman" w:cs="Times New Roman" w:eastAsia="宋体" w:hAnsi="Times New Roman"/>
          <w:sz w:val="28"/>
          <w:szCs w:val="28"/>
          <w:rPrChange w:id="4695" w:author="user pc" w:date="2022-03-15T10:14:00Z">
            <w:rPr>
              <w:rFonts w:ascii="Bell MT" w:eastAsia="宋体" w:hAnsi="Bell MT"/>
            </w:rPr>
          </w:rPrChange>
        </w:rPr>
        <w:t>be produced by 15g</w:t>
      </w:r>
      <w:r>
        <w:rPr>
          <w:rFonts w:ascii="Times New Roman" w:cs="Times New Roman" w:eastAsia="宋体" w:hAnsi="Times New Roman"/>
          <w:sz w:val="28"/>
          <w:szCs w:val="28"/>
        </w:rPr>
        <w:t xml:space="preserve"> </w:t>
      </w:r>
      <w:r w:rsidRPr="6D48724B">
        <w:rPr>
          <w:rFonts w:ascii="Times New Roman" w:cs="Times New Roman" w:eastAsia="宋体" w:hAnsi="Times New Roman"/>
          <w:sz w:val="28"/>
          <w:szCs w:val="28"/>
          <w:rPrChange w:id="4696" w:author="user pc" w:date="2022-03-15T10:14:00Z">
            <w:rPr>
              <w:rFonts w:ascii="Bell MT" w:eastAsia="宋体" w:hAnsi="Bell MT"/>
            </w:rPr>
          </w:rPrChange>
        </w:rPr>
        <w:t>of CaCO</w:t>
      </w:r>
      <w:r w:rsidRPr="023A7DAF">
        <w:rPr>
          <w:rFonts w:ascii="Times New Roman" w:cs="Times New Roman" w:eastAsia="宋体" w:hAnsi="Times New Roman"/>
          <w:sz w:val="28"/>
          <w:szCs w:val="28"/>
          <w:vertAlign w:val="subscript"/>
          <w:rPrChange w:id="4697" w:author="user pc" w:date="2022-03-15T10:14:00Z">
            <w:rPr>
              <w:rFonts w:ascii="Bell MT" w:eastAsia="宋体" w:hAnsi="Bell MT"/>
              <w:vertAlign w:val="subscript"/>
            </w:rPr>
          </w:rPrChange>
        </w:rPr>
        <w:t>3</w:t>
      </w:r>
      <w:r w:rsidRPr="C6CA1242">
        <w:rPr>
          <w:rFonts w:ascii="Times New Roman" w:cs="Times New Roman" w:eastAsia="宋体" w:hAnsi="Times New Roman"/>
          <w:sz w:val="28"/>
          <w:szCs w:val="28"/>
          <w:rPrChange w:id="4698" w:author="user pc" w:date="2022-03-15T10:14:00Z">
            <w:rPr>
              <w:rFonts w:ascii="Bell MT" w:eastAsia="宋体" w:hAnsi="Bell MT"/>
            </w:rPr>
          </w:rPrChange>
        </w:rPr>
        <w:t>?</w:t>
      </w:r>
    </w:p>
    <w:p>
      <w:pPr>
        <w:pStyle w:val="style157"/>
        <w:rPr>
          <w:ins w:id="4699" w:author="user pc" w:date="2022-03-17T13:39:00Z"/>
          <w:rFonts w:ascii="Times New Roman" w:cs="Times New Roman" w:eastAsia="宋体" w:hAnsi="Times New Roman"/>
          <w:sz w:val="28"/>
          <w:szCs w:val="28"/>
        </w:rPr>
      </w:pPr>
      <w:r w:rsidRPr="83B47B15">
        <w:rPr>
          <w:rFonts w:ascii="Times New Roman" w:cs="Times New Roman" w:eastAsia="宋体" w:hAnsi="Times New Roman"/>
          <w:sz w:val="28"/>
          <w:szCs w:val="28"/>
          <w:rPrChange w:id="4700" w:author="user pc" w:date="2022-03-15T10:14:00Z">
            <w:rPr>
              <w:rFonts w:ascii="Bell MT" w:eastAsia="宋体" w:hAnsi="Bell MT"/>
            </w:rPr>
          </w:rPrChange>
        </w:rPr>
        <w:t>Cross multiply to</w:t>
      </w:r>
      <w:r>
        <w:rPr>
          <w:rFonts w:ascii="Times New Roman" w:cs="Times New Roman" w:eastAsia="宋体" w:hAnsi="Times New Roman"/>
          <w:sz w:val="28"/>
          <w:szCs w:val="28"/>
        </w:rPr>
        <w:t xml:space="preserve"> </w:t>
      </w:r>
      <w:r w:rsidRPr="5C0D4E3B">
        <w:rPr>
          <w:rFonts w:ascii="Times New Roman" w:cs="Times New Roman" w:eastAsia="宋体" w:hAnsi="Times New Roman"/>
          <w:sz w:val="28"/>
          <w:szCs w:val="28"/>
          <w:rPrChange w:id="4701" w:author="user pc" w:date="2022-03-15T10:14:00Z">
            <w:rPr>
              <w:rFonts w:ascii="Bell MT" w:eastAsia="宋体" w:hAnsi="Bell MT"/>
            </w:rPr>
          </w:rPrChange>
        </w:rPr>
        <w:t>get the</w:t>
      </w:r>
      <w:r>
        <w:rPr>
          <w:rFonts w:ascii="Times New Roman" w:cs="Times New Roman" w:eastAsia="宋体" w:hAnsi="Times New Roman"/>
          <w:sz w:val="28"/>
          <w:szCs w:val="28"/>
        </w:rPr>
        <w:t xml:space="preserve"> </w:t>
      </w:r>
      <w:r w:rsidRPr="2C0F8770">
        <w:rPr>
          <w:rFonts w:ascii="Times New Roman" w:cs="Times New Roman" w:eastAsia="宋体" w:hAnsi="Times New Roman"/>
          <w:sz w:val="28"/>
          <w:szCs w:val="28"/>
          <w:rPrChange w:id="4702" w:author="user pc" w:date="2022-03-15T10:14:00Z">
            <w:rPr>
              <w:rFonts w:ascii="Bell MT" w:eastAsia="宋体" w:hAnsi="Bell MT"/>
            </w:rPr>
          </w:rPrChange>
        </w:rPr>
        <w:t>mass</w:t>
      </w:r>
      <w:r>
        <w:rPr>
          <w:rFonts w:ascii="Times New Roman" w:cs="Times New Roman" w:eastAsia="宋体" w:hAnsi="Times New Roman"/>
          <w:sz w:val="28"/>
          <w:szCs w:val="28"/>
        </w:rPr>
        <w:t xml:space="preserve"> </w:t>
      </w:r>
      <w:r w:rsidRPr="912E6BA9">
        <w:rPr>
          <w:rFonts w:ascii="Times New Roman" w:cs="Times New Roman" w:eastAsia="宋体" w:hAnsi="Times New Roman"/>
          <w:sz w:val="28"/>
          <w:szCs w:val="28"/>
          <w:rPrChange w:id="4703" w:author="user pc" w:date="2022-03-15T10:14:00Z">
            <w:rPr>
              <w:rFonts w:ascii="Bell MT" w:eastAsia="宋体" w:hAnsi="Bell MT"/>
            </w:rPr>
          </w:rPrChange>
        </w:rPr>
        <w:t>of CO</w:t>
      </w:r>
      <w:r w:rsidRPr="CA260B42">
        <w:rPr>
          <w:rFonts w:ascii="Times New Roman" w:cs="Times New Roman" w:eastAsia="宋体" w:hAnsi="Times New Roman"/>
          <w:sz w:val="28"/>
          <w:szCs w:val="28"/>
          <w:vertAlign w:val="subscript"/>
          <w:rPrChange w:id="4704" w:author="user pc" w:date="2022-03-15T10:14:00Z">
            <w:rPr>
              <w:rFonts w:ascii="Bell MT" w:eastAsia="宋体" w:hAnsi="Bell MT"/>
              <w:vertAlign w:val="subscript"/>
            </w:rPr>
          </w:rPrChange>
        </w:rPr>
        <w:t xml:space="preserve">2 </w:t>
      </w:r>
      <w:r w:rsidRPr="2B033AF1">
        <w:rPr>
          <w:rFonts w:ascii="Times New Roman" w:cs="Times New Roman" w:eastAsia="宋体" w:hAnsi="Times New Roman"/>
          <w:sz w:val="28"/>
          <w:szCs w:val="28"/>
          <w:rPrChange w:id="4705" w:author="user pc" w:date="2022-03-15T10:14:00Z">
            <w:rPr>
              <w:rFonts w:ascii="Bell MT" w:eastAsia="宋体" w:hAnsi="Bell MT"/>
            </w:rPr>
          </w:rPrChange>
        </w:rPr>
        <w:t>produced:</w:t>
      </w:r>
    </w:p>
    <w:p>
      <w:pPr>
        <w:pStyle w:val="style157"/>
        <w:rPr>
          <w:ins w:id="4706" w:author="user pc" w:date="2022-03-17T13:40:00Z"/>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4707" w:author="user pc" w:date="2022-03-15T10:14:00Z">
            <w:rPr>
              <w:rFonts w:ascii="Bell MT" w:eastAsia="宋体" w:hAnsi="Bell MT"/>
            </w:rPr>
          </w:rPrChange>
        </w:rPr>
      </w:pPr>
      <w:r>
        <w:rPr>
          <w:rFonts w:ascii="Times New Roman" w:cs="Times New Roman" w:eastAsia="宋体" w:hAnsi="Times New Roman"/>
          <w:sz w:val="28"/>
          <w:szCs w:val="28"/>
        </w:rPr>
        <w:t xml:space="preserve"> </w:t>
      </w:r>
      <m:oMath>
        <m:f>
          <m:fPr>
            <m:ctrlPr>
              <w:rPr>
                <w:rFonts w:ascii="Cambria Math" w:cs="Times New Roman" w:eastAsia="宋体" w:hAnsi="Cambria Math"/>
                <w:i/>
                <w:sz w:val="28"/>
                <w:szCs w:val="28"/>
              </w:rPr>
            </m:ctrlPr>
          </m:fPr>
          <m:num>
            <m:r w:rsidRPr="FF87BE6C">
              <w:rPr>
                <w:rFonts w:ascii="Cambria Math" w:cs="Times New Roman" w:eastAsia="宋体" w:hAnsi="Cambria Math"/>
                <w:sz w:val="28"/>
                <w:szCs w:val="28"/>
                <w:rPrChange w:id="4708" w:author="user pc" w:date="2022-03-15T10:14:00Z">
                  <w:rPr>
                    <w:rFonts w:ascii="Cambria Math" w:eastAsia="宋体" w:hAnsi="Cambria Math"/>
                  </w:rPr>
                </w:rPrChange>
              </w:rPr>
              <m:t>15g of CaC</m:t>
            </m:r>
            <m:sSub>
              <m:sSubPr>
                <m:ctrlPr>
                  <w:rPr>
                    <w:rFonts w:ascii="Cambria Math" w:cs="Times New Roman" w:eastAsia="宋体" w:hAnsi="Cambria Math"/>
                    <w:i/>
                    <w:sz w:val="28"/>
                    <w:szCs w:val="28"/>
                  </w:rPr>
                </m:ctrlPr>
              </m:sSubPr>
              <m:e>
                <m:r w:rsidRPr="983CC408">
                  <w:rPr>
                    <w:rFonts w:ascii="Cambria Math" w:cs="Times New Roman" w:eastAsia="宋体" w:hAnsi="Cambria Math"/>
                    <w:sz w:val="28"/>
                    <w:szCs w:val="28"/>
                    <w:rPrChange w:id="4709" w:author="user pc" w:date="2022-03-15T10:14:00Z">
                      <w:rPr>
                        <w:rFonts w:ascii="Cambria Math" w:eastAsia="宋体" w:hAnsi="Cambria Math"/>
                      </w:rPr>
                    </w:rPrChange>
                  </w:rPr>
                  <m:t>O</m:t>
                </m:r>
              </m:e>
              <m:sub>
                <m:r w:rsidRPr="90468138">
                  <w:rPr>
                    <w:rFonts w:ascii="Cambria Math" w:cs="Times New Roman" w:eastAsia="宋体" w:hAnsi="Cambria Math"/>
                    <w:sz w:val="28"/>
                    <w:szCs w:val="28"/>
                    <w:rPrChange w:id="4710" w:author="user pc" w:date="2022-03-15T10:14:00Z">
                      <w:rPr>
                        <w:rFonts w:ascii="Cambria Math" w:eastAsia="宋体" w:hAnsi="Cambria Math"/>
                      </w:rPr>
                    </w:rPrChange>
                  </w:rPr>
                  <m:t>3</m:t>
                </m:r>
              </m:sub>
            </m:sSub>
            <m:r w:rsidRPr="184F3714">
              <w:rPr>
                <w:rFonts w:ascii="Cambria Math" w:cs="Times New Roman" w:eastAsia="宋体" w:hAnsi="Cambria Math"/>
                <w:sz w:val="28"/>
                <w:szCs w:val="28"/>
                <w:rPrChange w:id="4711" w:author="user pc" w:date="2022-03-15T10:14:00Z">
                  <w:rPr>
                    <w:rFonts w:ascii="Cambria Math" w:eastAsia="宋体" w:hAnsi="Cambria Math"/>
                  </w:rPr>
                </w:rPrChange>
              </w:rPr>
              <m:t xml:space="preserve"> × 44g of C</m:t>
            </m:r>
            <m:sSub>
              <m:sSubPr>
                <m:ctrlPr>
                  <w:rPr>
                    <w:rFonts w:ascii="Cambria Math" w:cs="Times New Roman" w:eastAsia="宋体" w:hAnsi="Cambria Math"/>
                    <w:i/>
                    <w:sz w:val="28"/>
                    <w:szCs w:val="28"/>
                  </w:rPr>
                </m:ctrlPr>
              </m:sSubPr>
              <m:e>
                <m:r w:rsidRPr="62F3F38C">
                  <w:rPr>
                    <w:rFonts w:ascii="Cambria Math" w:cs="Times New Roman" w:eastAsia="宋体" w:hAnsi="Cambria Math"/>
                    <w:sz w:val="28"/>
                    <w:szCs w:val="28"/>
                    <w:rPrChange w:id="4712" w:author="user pc" w:date="2022-03-15T10:14:00Z">
                      <w:rPr>
                        <w:rFonts w:ascii="Cambria Math" w:eastAsia="宋体" w:hAnsi="Cambria Math"/>
                      </w:rPr>
                    </w:rPrChange>
                  </w:rPr>
                  <m:t>O</m:t>
                </m:r>
              </m:e>
              <m:sub>
                <m:r w:rsidRPr="E566ACA6">
                  <w:rPr>
                    <w:rFonts w:ascii="Cambria Math" w:cs="Times New Roman" w:eastAsia="宋体" w:hAnsi="Cambria Math"/>
                    <w:sz w:val="28"/>
                    <w:szCs w:val="28"/>
                    <w:rPrChange w:id="4713" w:author="user pc" w:date="2022-03-15T10:14:00Z">
                      <w:rPr>
                        <w:rFonts w:ascii="Cambria Math" w:eastAsia="宋体" w:hAnsi="Cambria Math"/>
                      </w:rPr>
                    </w:rPrChange>
                  </w:rPr>
                  <m:t>2</m:t>
                </m:r>
              </m:sub>
            </m:sSub>
          </m:num>
          <m:den>
            <m:r w:rsidRPr="956F8006">
              <w:rPr>
                <w:rFonts w:ascii="Cambria Math" w:cs="Times New Roman" w:eastAsia="宋体" w:hAnsi="Cambria Math"/>
                <w:sz w:val="28"/>
                <w:szCs w:val="28"/>
                <w:rPrChange w:id="4714" w:author="user pc" w:date="2022-03-15T10:14:00Z">
                  <w:rPr>
                    <w:rFonts w:ascii="Cambria Math" w:eastAsia="宋体" w:hAnsi="Cambria Math"/>
                  </w:rPr>
                </w:rPrChange>
              </w:rPr>
              <m:t xml:space="preserve">100g of </m:t>
            </m:r>
            <m:sSub>
              <m:sSubPr>
                <m:ctrlPr>
                  <w:rPr>
                    <w:rFonts w:ascii="Cambria Math" w:cs="Times New Roman" w:eastAsia="宋体" w:hAnsi="Cambria Math"/>
                    <w:i/>
                    <w:sz w:val="28"/>
                    <w:szCs w:val="28"/>
                  </w:rPr>
                </m:ctrlPr>
              </m:sSubPr>
              <m:e>
                <m:r w:rsidRPr="5CF9BB7A">
                  <w:rPr>
                    <w:rFonts w:ascii="Cambria Math" w:cs="Times New Roman" w:eastAsia="宋体" w:hAnsi="Cambria Math"/>
                    <w:sz w:val="28"/>
                    <w:szCs w:val="28"/>
                    <w:rPrChange w:id="4715" w:author="user pc" w:date="2022-03-15T10:14:00Z">
                      <w:rPr>
                        <w:rFonts w:ascii="Cambria Math" w:eastAsia="宋体" w:hAnsi="Cambria Math"/>
                      </w:rPr>
                    </w:rPrChange>
                  </w:rPr>
                  <m:t>CaCO</m:t>
                </m:r>
              </m:e>
              <m:sub>
                <m:r w:rsidRPr="B7728054">
                  <w:rPr>
                    <w:rFonts w:ascii="Cambria Math" w:cs="Times New Roman" w:eastAsia="宋体" w:hAnsi="Cambria Math"/>
                    <w:sz w:val="28"/>
                    <w:szCs w:val="28"/>
                    <w:rPrChange w:id="4716" w:author="user pc" w:date="2022-03-15T10:14:00Z">
                      <w:rPr>
                        <w:rFonts w:ascii="Cambria Math" w:eastAsia="宋体" w:hAnsi="Cambria Math"/>
                      </w:rPr>
                    </w:rPrChange>
                  </w:rPr>
                  <m:t>3</m:t>
                </m:r>
              </m:sub>
            </m:sSub>
          </m:den>
        </m:f>
        <m:r w:rsidRPr="8BDB3472">
          <w:rPr>
            <w:rFonts w:ascii="Cambria Math" w:cs="Times New Roman" w:eastAsia="宋体" w:hAnsi="Cambria Math"/>
            <w:sz w:val="28"/>
            <w:szCs w:val="28"/>
            <w:rPrChange w:id="4717" w:author="user pc" w:date="2022-03-15T10:14:00Z">
              <w:rPr>
                <w:rFonts w:ascii="Cambria Math" w:eastAsia="宋体" w:hAnsi="Cambria Math"/>
              </w:rPr>
            </w:rPrChange>
          </w:rPr>
          <m:t>=6</m:t>
        </m:r>
        <m:r>
          <w:rPr>
            <w:rFonts w:ascii="Cambria Math" w:cs="Times New Roman" w:eastAsia="宋体" w:hAnsi="Cambria Math"/>
            <w:sz w:val="28"/>
            <w:szCs w:val="28"/>
          </w:rPr>
          <m:t>.</m:t>
        </m:r>
        <m:r w:rsidRPr="4ADD6320">
          <w:rPr>
            <w:rFonts w:ascii="Cambria Math" w:cs="Times New Roman" w:eastAsia="宋体" w:hAnsi="Cambria Math"/>
            <w:sz w:val="28"/>
            <w:szCs w:val="28"/>
            <w:rPrChange w:id="4718" w:author="user pc" w:date="2022-03-15T10:14:00Z">
              <w:rPr>
                <w:rFonts w:ascii="Cambria Math" w:eastAsia="宋体" w:hAnsi="Cambria Math"/>
              </w:rPr>
            </w:rPrChange>
          </w:rPr>
          <m:t>6g</m:t>
        </m:r>
        <m:r>
          <w:rPr>
            <w:rFonts w:ascii="Cambria Math" w:cs="Times New Roman" w:eastAsia="宋体" w:hAnsi="Cambria Math"/>
            <w:sz w:val="28"/>
            <w:szCs w:val="28"/>
          </w:rPr>
          <m:t xml:space="preserve"> </m:t>
        </m:r>
        <m:r w:rsidRPr="A196C6A3">
          <w:rPr>
            <w:rFonts w:ascii="Cambria Math" w:cs="Times New Roman" w:eastAsia="宋体" w:hAnsi="Cambria Math"/>
            <w:sz w:val="28"/>
            <w:szCs w:val="28"/>
            <w:rPrChange w:id="4719"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sSub>
          <m:sSubPr>
            <m:ctrlPr>
              <w:rPr>
                <w:rFonts w:ascii="Cambria Math" w:cs="Times New Roman" w:eastAsia="宋体" w:hAnsi="Cambria Math"/>
                <w:i/>
                <w:sz w:val="28"/>
                <w:szCs w:val="28"/>
              </w:rPr>
            </m:ctrlPr>
          </m:sSubPr>
          <m:e>
            <m:r w:rsidRPr="3A53B6DB">
              <w:rPr>
                <w:rFonts w:ascii="Cambria Math" w:cs="Times New Roman" w:eastAsia="宋体" w:hAnsi="Cambria Math"/>
                <w:sz w:val="28"/>
                <w:szCs w:val="28"/>
                <w:rPrChange w:id="4720" w:author="user pc" w:date="2022-03-15T10:14:00Z">
                  <w:rPr>
                    <w:rFonts w:ascii="Cambria Math" w:eastAsia="宋体" w:hAnsi="Cambria Math"/>
                  </w:rPr>
                </w:rPrChange>
              </w:rPr>
              <m:t>CO</m:t>
            </m:r>
          </m:e>
          <m:sub>
            <m:r w:rsidRPr="53A4D666">
              <w:rPr>
                <w:rFonts w:ascii="Cambria Math" w:cs="Times New Roman" w:eastAsia="宋体" w:hAnsi="Cambria Math"/>
                <w:sz w:val="28"/>
                <w:szCs w:val="28"/>
                <w:rPrChange w:id="4721" w:author="user pc" w:date="2022-03-15T10:14:00Z">
                  <w:rPr>
                    <w:rFonts w:ascii="Cambria Math" w:eastAsia="宋体" w:hAnsi="Cambria Math"/>
                  </w:rPr>
                </w:rPrChange>
              </w:rPr>
              <m:t>2</m:t>
            </m:r>
          </m:sub>
        </m:sSub>
      </m:oMath>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4722" w:author="user pc" w:date="2022-03-15T10:14:00Z">
            <w:rPr>
              <w:rFonts w:ascii="Bell MT" w:eastAsia="宋体" w:hAnsi="Bell MT"/>
            </w:rPr>
          </w:rPrChange>
        </w:rPr>
      </w:pPr>
      <w:r w:rsidRPr="0AC02021">
        <w:rPr>
          <w:rFonts w:ascii="Times New Roman" w:cs="Times New Roman" w:eastAsia="宋体" w:hAnsi="Times New Roman"/>
          <w:sz w:val="28"/>
          <w:szCs w:val="28"/>
          <w:rPrChange w:id="4723" w:author="user pc" w:date="2022-03-15T10:14:00Z">
            <w:rPr>
              <w:rFonts w:ascii="Bell MT" w:eastAsia="宋体" w:hAnsi="Bell MT"/>
            </w:rPr>
          </w:rPrChange>
        </w:rPr>
        <w:t>Hence, 6.6g of CO</w:t>
      </w:r>
      <w:r w:rsidRPr="FA83A17F">
        <w:rPr>
          <w:rFonts w:ascii="Times New Roman" w:cs="Times New Roman" w:eastAsia="宋体" w:hAnsi="Times New Roman"/>
          <w:sz w:val="28"/>
          <w:szCs w:val="28"/>
          <w:vertAlign w:val="subscript"/>
          <w:rPrChange w:id="4724" w:author="user pc" w:date="2022-03-15T10:14:00Z">
            <w:rPr>
              <w:rFonts w:ascii="Bell MT" w:eastAsia="宋体" w:hAnsi="Bell MT"/>
              <w:vertAlign w:val="subscript"/>
            </w:rPr>
          </w:rPrChange>
        </w:rPr>
        <w:t>2</w:t>
      </w:r>
      <w:r>
        <w:rPr>
          <w:rFonts w:ascii="Times New Roman" w:cs="Times New Roman" w:eastAsia="宋体" w:hAnsi="Times New Roman"/>
          <w:sz w:val="28"/>
          <w:szCs w:val="28"/>
          <w:vertAlign w:val="subscript"/>
        </w:rPr>
        <w:t xml:space="preserve"> </w:t>
      </w:r>
      <w:r w:rsidRPr="37EDA0E9">
        <w:rPr>
          <w:rFonts w:ascii="Times New Roman" w:cs="Times New Roman" w:eastAsia="宋体" w:hAnsi="Times New Roman"/>
          <w:sz w:val="28"/>
          <w:szCs w:val="28"/>
          <w:rPrChange w:id="4725" w:author="user pc" w:date="2022-03-15T10:14:00Z">
            <w:rPr>
              <w:rFonts w:ascii="Bell MT" w:eastAsia="宋体" w:hAnsi="Bell MT"/>
            </w:rPr>
          </w:rPrChange>
        </w:rPr>
        <w:t>will be</w:t>
      </w:r>
      <w:r>
        <w:rPr>
          <w:rFonts w:ascii="Times New Roman" w:cs="Times New Roman" w:eastAsia="宋体" w:hAnsi="Times New Roman"/>
          <w:sz w:val="28"/>
          <w:szCs w:val="28"/>
        </w:rPr>
        <w:t xml:space="preserve"> </w:t>
      </w:r>
      <w:r w:rsidRPr="47C16049">
        <w:rPr>
          <w:rFonts w:ascii="Times New Roman" w:cs="Times New Roman" w:eastAsia="宋体" w:hAnsi="Times New Roman"/>
          <w:sz w:val="28"/>
          <w:szCs w:val="28"/>
          <w:rPrChange w:id="4726" w:author="user pc" w:date="2022-03-15T10:14:00Z">
            <w:rPr>
              <w:rFonts w:ascii="Bell MT" w:eastAsia="宋体" w:hAnsi="Bell MT"/>
            </w:rPr>
          </w:rPrChange>
        </w:rPr>
        <w:t>produced.</w:t>
      </w: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Change w:id="4727" w:author="user pc" w:date="2022-03-15T10:14:00Z">
            <w:rPr>
              <w:rFonts w:ascii="Bell MT" w:eastAsia="宋体" w:hAnsi="Bell MT"/>
              <w:b/>
            </w:rPr>
          </w:rPrChange>
        </w:rPr>
      </w:pPr>
      <w:del w:id="4728" w:author="user pc" w:date="2022-03-18T13:58:00Z">
        <w:r w:rsidDel="CF7A9906" w:rsidRPr="53837B1C">
          <w:rPr>
            <w:rFonts w:ascii="Times New Roman" w:cs="Times New Roman" w:eastAsia="宋体" w:hAnsi="Times New Roman"/>
            <w:b/>
            <w:sz w:val="28"/>
            <w:szCs w:val="28"/>
            <w:rPrChange w:id="4729" w:author="user pc" w:date="2022-03-15T10:14:00Z">
              <w:rPr>
                <w:rFonts w:ascii="Bell MT" w:eastAsia="宋体" w:hAnsi="Bell MT"/>
                <w:b/>
              </w:rPr>
            </w:rPrChange>
          </w:rPr>
          <w:delText>*</w:delText>
        </w:r>
      </w:del>
      <w:r w:rsidRPr="7D668C71">
        <w:rPr>
          <w:rFonts w:ascii="Times New Roman" w:cs="Times New Roman" w:eastAsia="宋体" w:hAnsi="Times New Roman"/>
          <w:b/>
          <w:sz w:val="28"/>
          <w:szCs w:val="28"/>
          <w:rPrChange w:id="4730" w:author="user pc" w:date="2022-03-15T10:14:00Z">
            <w:rPr>
              <w:rFonts w:ascii="Bell MT" w:eastAsia="宋体" w:hAnsi="Bell MT"/>
              <w:b/>
            </w:rPr>
          </w:rPrChange>
        </w:rPr>
        <w:t>We</w:t>
      </w:r>
      <w:ins w:id="4731" w:author="user pc" w:date="2022-03-18T13:34:00Z">
        <w:r w:rsidR="8678712F">
          <w:rPr>
            <w:rFonts w:ascii="Times New Roman" w:cs="Times New Roman" w:eastAsia="宋体" w:hAnsi="Times New Roman"/>
            <w:b/>
            <w:sz w:val="28"/>
            <w:szCs w:val="28"/>
          </w:rPr>
          <w:t xml:space="preserve"> </w:t>
        </w:r>
      </w:ins>
      <w:r w:rsidRPr="911E9906">
        <w:rPr>
          <w:rFonts w:ascii="Times New Roman" w:cs="Times New Roman" w:eastAsia="宋体" w:hAnsi="Times New Roman"/>
          <w:b/>
          <w:sz w:val="28"/>
          <w:szCs w:val="28"/>
          <w:rPrChange w:id="4732" w:author="user pc" w:date="2022-03-15T10:14:00Z">
            <w:rPr>
              <w:rFonts w:ascii="Bell MT" w:eastAsia="宋体" w:hAnsi="Bell MT"/>
              <w:b/>
            </w:rPr>
          </w:rPrChange>
        </w:rPr>
        <w:t>can also relate quantities</w:t>
      </w:r>
      <w:r>
        <w:rPr>
          <w:rFonts w:ascii="Times New Roman" w:cs="Times New Roman" w:eastAsia="宋体" w:hAnsi="Times New Roman"/>
          <w:b/>
          <w:sz w:val="28"/>
          <w:szCs w:val="28"/>
        </w:rPr>
        <w:t xml:space="preserve"> </w:t>
      </w:r>
      <w:r w:rsidRPr="A1CAEB74">
        <w:rPr>
          <w:rFonts w:ascii="Times New Roman" w:cs="Times New Roman" w:eastAsia="宋体" w:hAnsi="Times New Roman"/>
          <w:b/>
          <w:sz w:val="28"/>
          <w:szCs w:val="28"/>
          <w:rPrChange w:id="4733" w:author="user pc" w:date="2022-03-15T10:14:00Z">
            <w:rPr>
              <w:rFonts w:ascii="Bell MT" w:eastAsia="宋体" w:hAnsi="Bell MT"/>
              <w:b/>
            </w:rPr>
          </w:rPrChange>
        </w:rPr>
        <w:t>of two</w:t>
      </w:r>
      <w:ins w:id="4734" w:author="user pc" w:date="2022-03-18T13:34:00Z">
        <w:r w:rsidR="39F142DA">
          <w:rPr>
            <w:rFonts w:ascii="Times New Roman" w:cs="Times New Roman" w:eastAsia="宋体" w:hAnsi="Times New Roman"/>
            <w:b/>
            <w:sz w:val="28"/>
            <w:szCs w:val="28"/>
          </w:rPr>
          <w:t xml:space="preserve"> </w:t>
        </w:r>
      </w:ins>
      <w:r w:rsidRPr="2B55364C">
        <w:rPr>
          <w:rFonts w:ascii="Times New Roman" w:cs="Times New Roman" w:eastAsia="宋体" w:hAnsi="Times New Roman"/>
          <w:b/>
          <w:sz w:val="28"/>
          <w:szCs w:val="28"/>
          <w:rPrChange w:id="4735" w:author="user pc" w:date="2022-03-15T10:14:00Z">
            <w:rPr>
              <w:rFonts w:ascii="Bell MT" w:eastAsia="宋体" w:hAnsi="Bell MT"/>
              <w:b/>
            </w:rPr>
          </w:rPrChange>
        </w:rPr>
        <w:t>reactants or products.</w:t>
      </w:r>
      <w:r>
        <w:rPr>
          <w:rFonts w:ascii="Times New Roman" w:cs="Times New Roman" w:eastAsia="宋体" w:hAnsi="Times New Roman"/>
          <w:b/>
          <w:sz w:val="28"/>
          <w:szCs w:val="28"/>
        </w:rPr>
        <w:t xml:space="preserve"> </w:t>
      </w:r>
      <w:r w:rsidRPr="693AF687">
        <w:rPr>
          <w:rFonts w:ascii="Times New Roman" w:cs="Times New Roman" w:eastAsia="宋体" w:hAnsi="Times New Roman"/>
          <w:b/>
          <w:sz w:val="28"/>
          <w:szCs w:val="28"/>
          <w:rPrChange w:id="4736" w:author="user pc" w:date="2022-03-15T10:14:00Z">
            <w:rPr>
              <w:rFonts w:ascii="Bell MT" w:eastAsia="宋体" w:hAnsi="Bell MT"/>
              <w:b/>
            </w:rPr>
          </w:rPrChange>
        </w:rPr>
        <w:t>E.g</w:t>
      </w:r>
      <w:ins w:id="4737" w:author="user pc" w:date="2022-03-18T13:34:00Z">
        <w:r w:rsidR="D3FF3388">
          <w:rPr>
            <w:rFonts w:ascii="Times New Roman" w:cs="Times New Roman" w:eastAsia="宋体" w:hAnsi="Times New Roman"/>
            <w:b/>
            <w:sz w:val="28"/>
            <w:szCs w:val="28"/>
          </w:rPr>
          <w:t xml:space="preserve"> </w:t>
        </w:r>
      </w:ins>
      <w:r w:rsidRPr="5547300F">
        <w:rPr>
          <w:rFonts w:ascii="Times New Roman" w:cs="Times New Roman" w:eastAsia="宋体" w:hAnsi="Times New Roman"/>
          <w:b/>
          <w:sz w:val="28"/>
          <w:szCs w:val="28"/>
          <w:rPrChange w:id="4738" w:author="user pc" w:date="2022-03-15T10:14:00Z">
            <w:rPr>
              <w:rFonts w:ascii="Bell MT" w:eastAsia="宋体" w:hAnsi="Bell MT"/>
              <w:b/>
            </w:rPr>
          </w:rPrChange>
        </w:rPr>
        <w:t>today</w:t>
      </w:r>
      <w:ins w:id="4739" w:author="user pc" w:date="2022-03-18T13:34:00Z">
        <w:r w:rsidR="B810D17D">
          <w:rPr>
            <w:rFonts w:ascii="Times New Roman" w:cs="Times New Roman" w:eastAsia="宋体" w:hAnsi="Times New Roman"/>
            <w:b/>
            <w:sz w:val="28"/>
            <w:szCs w:val="28"/>
          </w:rPr>
          <w:t>,</w:t>
        </w:r>
      </w:ins>
      <w:r w:rsidRPr="496A5CE6">
        <w:rPr>
          <w:rFonts w:ascii="Times New Roman" w:cs="Times New Roman" w:eastAsia="宋体" w:hAnsi="Times New Roman"/>
          <w:b/>
          <w:sz w:val="28"/>
          <w:szCs w:val="28"/>
          <w:rPrChange w:id="4740" w:author="user pc" w:date="2022-03-15T10:14:00Z">
            <w:rPr>
              <w:rFonts w:ascii="Bell MT" w:eastAsia="宋体" w:hAnsi="Bell MT"/>
              <w:b/>
            </w:rPr>
          </w:rPrChange>
        </w:rPr>
        <w:t xml:space="preserve"> Cl is produced from</w:t>
      </w:r>
      <w:ins w:id="4741" w:author="user pc" w:date="2022-03-18T13:34:00Z">
        <w:r w:rsidR="9937D52B">
          <w:rPr>
            <w:rFonts w:ascii="Times New Roman" w:cs="Times New Roman" w:eastAsia="宋体" w:hAnsi="Times New Roman"/>
            <w:b/>
            <w:sz w:val="28"/>
            <w:szCs w:val="28"/>
          </w:rPr>
          <w:t xml:space="preserve"> </w:t>
        </w:r>
      </w:ins>
      <w:r w:rsidRPr="BA0FC87A">
        <w:rPr>
          <w:rFonts w:ascii="Times New Roman" w:cs="Times New Roman" w:eastAsia="宋体" w:hAnsi="Times New Roman"/>
          <w:b/>
          <w:sz w:val="28"/>
          <w:szCs w:val="28"/>
          <w:rPrChange w:id="4742" w:author="user pc" w:date="2022-03-15T10:14:00Z">
            <w:rPr>
              <w:rFonts w:ascii="Bell MT" w:eastAsia="宋体" w:hAnsi="Bell MT"/>
              <w:b/>
            </w:rPr>
          </w:rPrChange>
        </w:rPr>
        <w:t>NaCl by</w:t>
      </w:r>
      <w:ins w:id="4743" w:author="user pc" w:date="2022-03-18T13:34:00Z">
        <w:r w:rsidR="CD3936B6">
          <w:rPr>
            <w:rFonts w:ascii="Times New Roman" w:cs="Times New Roman" w:eastAsia="宋体" w:hAnsi="Times New Roman"/>
            <w:b/>
            <w:sz w:val="28"/>
            <w:szCs w:val="28"/>
          </w:rPr>
          <w:t xml:space="preserve"> </w:t>
        </w:r>
      </w:ins>
      <w:r w:rsidRPr="07A934FB">
        <w:rPr>
          <w:rFonts w:ascii="Times New Roman" w:cs="Times New Roman" w:eastAsia="宋体" w:hAnsi="Times New Roman"/>
          <w:b/>
          <w:sz w:val="28"/>
          <w:szCs w:val="28"/>
          <w:rPrChange w:id="4744" w:author="user pc" w:date="2022-03-15T10:14:00Z">
            <w:rPr>
              <w:rFonts w:ascii="Bell MT" w:eastAsia="宋体" w:hAnsi="Bell MT"/>
              <w:b/>
            </w:rPr>
          </w:rPrChange>
        </w:rPr>
        <w:t xml:space="preserve">electrochemical </w:t>
      </w:r>
      <w:r>
        <w:rPr>
          <w:rFonts w:ascii="Times New Roman" w:cs="Times New Roman" w:eastAsia="宋体" w:hAnsi="Times New Roman"/>
          <w:b/>
          <w:sz w:val="28"/>
          <w:szCs w:val="28"/>
        </w:rPr>
        <w:t>decomposition</w:t>
      </w:r>
      <w:r w:rsidRPr="9E98D4BD">
        <w:rPr>
          <w:rFonts w:ascii="Times New Roman" w:cs="Times New Roman" w:eastAsia="宋体" w:hAnsi="Times New Roman"/>
          <w:b/>
          <w:sz w:val="28"/>
          <w:szCs w:val="28"/>
          <w:rPrChange w:id="4745" w:author="user pc" w:date="2022-03-15T10:14:00Z">
            <w:rPr>
              <w:rFonts w:ascii="Bell MT" w:eastAsia="宋体" w:hAnsi="Bell MT"/>
              <w:b/>
            </w:rPr>
          </w:rPrChange>
        </w:rPr>
        <w:t>. Formerly, Cl was produced by</w:t>
      </w:r>
      <w:ins w:id="4746" w:author="user pc" w:date="2022-03-18T13:34:00Z">
        <w:r w:rsidR="D347FE2B">
          <w:rPr>
            <w:rFonts w:ascii="Times New Roman" w:cs="Times New Roman" w:eastAsia="宋体" w:hAnsi="Times New Roman"/>
            <w:b/>
            <w:sz w:val="28"/>
            <w:szCs w:val="28"/>
          </w:rPr>
          <w:t xml:space="preserve"> </w:t>
        </w:r>
      </w:ins>
      <w:r w:rsidRPr="018F6A58">
        <w:rPr>
          <w:rFonts w:ascii="Times New Roman" w:cs="Times New Roman" w:eastAsia="宋体" w:hAnsi="Times New Roman"/>
          <w:b/>
          <w:sz w:val="28"/>
          <w:szCs w:val="28"/>
          <w:rPrChange w:id="4747" w:author="user pc" w:date="2022-03-15T10:14:00Z">
            <w:rPr>
              <w:rFonts w:ascii="Bell MT" w:eastAsia="宋体" w:hAnsi="Bell MT"/>
              <w:b/>
            </w:rPr>
          </w:rPrChange>
        </w:rPr>
        <w:t>heating</w:t>
      </w:r>
      <w:ins w:id="4748" w:author="user pc" w:date="2022-03-18T13:34:00Z">
        <w:r w:rsidR="0E84DA7E">
          <w:rPr>
            <w:rFonts w:ascii="Times New Roman" w:cs="Times New Roman" w:eastAsia="宋体" w:hAnsi="Times New Roman"/>
            <w:b/>
            <w:sz w:val="28"/>
            <w:szCs w:val="28"/>
          </w:rPr>
          <w:t xml:space="preserve"> </w:t>
        </w:r>
      </w:ins>
      <w:r w:rsidRPr="ED944CBE">
        <w:rPr>
          <w:rFonts w:ascii="Times New Roman" w:cs="Times New Roman" w:eastAsia="宋体" w:hAnsi="Times New Roman"/>
          <w:b/>
          <w:sz w:val="28"/>
          <w:szCs w:val="28"/>
          <w:rPrChange w:id="4749" w:author="user pc" w:date="2022-03-15T10:14:00Z">
            <w:rPr>
              <w:rFonts w:ascii="Bell MT" w:eastAsia="宋体" w:hAnsi="Bell MT"/>
              <w:b/>
            </w:rPr>
          </w:rPrChange>
        </w:rPr>
        <w:t>HCl with</w:t>
      </w:r>
      <w:ins w:id="4750" w:author="user pc" w:date="2022-03-18T13:34:00Z">
        <w:r w:rsidR="FD350ED8">
          <w:rPr>
            <w:rFonts w:ascii="Times New Roman" w:cs="Times New Roman" w:eastAsia="宋体" w:hAnsi="Times New Roman"/>
            <w:b/>
            <w:sz w:val="28"/>
            <w:szCs w:val="28"/>
          </w:rPr>
          <w:t xml:space="preserve"> </w:t>
        </w:r>
      </w:ins>
      <w:r w:rsidRPr="8230D0E7">
        <w:rPr>
          <w:rFonts w:ascii="Times New Roman" w:cs="Times New Roman" w:eastAsia="宋体" w:hAnsi="Times New Roman"/>
          <w:b/>
          <w:sz w:val="28"/>
          <w:szCs w:val="28"/>
          <w:rPrChange w:id="4751" w:author="user pc" w:date="2022-03-15T10:14:00Z">
            <w:rPr>
              <w:rFonts w:ascii="Bell MT" w:eastAsia="宋体" w:hAnsi="Bell MT"/>
              <w:b/>
            </w:rPr>
          </w:rPrChange>
        </w:rPr>
        <w:t>MnO</w:t>
      </w:r>
      <w:r w:rsidRPr="3E3E43A6">
        <w:rPr>
          <w:rFonts w:ascii="Times New Roman" w:cs="Times New Roman" w:eastAsia="宋体" w:hAnsi="Times New Roman"/>
          <w:b/>
          <w:sz w:val="28"/>
          <w:szCs w:val="28"/>
          <w:vertAlign w:val="subscript"/>
          <w:rPrChange w:id="4752" w:author="user pc" w:date="2022-03-15T10:14:00Z">
            <w:rPr>
              <w:rFonts w:ascii="Bell MT" w:eastAsia="宋体" w:hAnsi="Bell MT"/>
              <w:b/>
              <w:vertAlign w:val="subscript"/>
            </w:rPr>
          </w:rPrChange>
        </w:rPr>
        <w:t>2</w:t>
      </w:r>
      <w:r w:rsidRPr="AD7926A3">
        <w:rPr>
          <w:rFonts w:ascii="Times New Roman" w:cs="Times New Roman" w:eastAsia="宋体" w:hAnsi="Times New Roman"/>
          <w:b/>
          <w:sz w:val="28"/>
          <w:szCs w:val="28"/>
          <w:rPrChange w:id="4753" w:author="user pc" w:date="2022-03-15T10:14:00Z">
            <w:rPr>
              <w:rFonts w:ascii="Bell MT" w:eastAsia="宋体" w:hAnsi="Bell MT"/>
              <w:b/>
            </w:rPr>
          </w:rPrChange>
        </w:rPr>
        <w:t>.</w:t>
      </w:r>
    </w:p>
    <w:p>
      <w:pPr>
        <w:pStyle w:val="style157"/>
        <w:rPr>
          <w:rFonts w:ascii="Times New Roman" w:cs="Times New Roman" w:eastAsia="宋体" w:hAnsi="Times New Roman"/>
          <w:sz w:val="28"/>
          <w:szCs w:val="28"/>
          <w:rPrChange w:id="4754" w:author="user pc" w:date="2022-03-15T10:14:00Z">
            <w:rPr>
              <w:rFonts w:ascii="Bell MT" w:eastAsia="宋体" w:hAnsi="Bell MT"/>
            </w:rPr>
          </w:rPrChange>
        </w:rPr>
      </w:pPr>
      <m:oMathPara>
        <m:oMath>
          <m:r w:rsidRPr="68D945FF">
            <w:rPr>
              <w:rFonts w:ascii="Cambria Math" w:cs="Times New Roman" w:eastAsia="宋体" w:hAnsi="Cambria Math"/>
              <w:sz w:val="28"/>
              <w:szCs w:val="28"/>
              <w:rPrChange w:id="4755" w:author="user pc" w:date="2022-03-15T10:14:00Z">
                <w:rPr>
                  <w:rFonts w:ascii="Cambria Math" w:eastAsia="宋体" w:hAnsi="Cambria Math"/>
                </w:rPr>
              </w:rPrChange>
            </w:rPr>
            <m:t>4HC</m:t>
          </m:r>
          <m:sSub>
            <m:sSubPr>
              <m:ctrlPr>
                <w:rPr>
                  <w:rFonts w:ascii="Cambria Math" w:cs="Times New Roman" w:eastAsia="宋体" w:hAnsi="Cambria Math"/>
                  <w:i/>
                  <w:sz w:val="28"/>
                  <w:szCs w:val="28"/>
                </w:rPr>
              </m:ctrlPr>
            </m:sSubPr>
            <m:e>
              <m:r w:rsidRPr="C87CFF12">
                <w:rPr>
                  <w:rFonts w:ascii="Cambria Math" w:cs="Times New Roman" w:eastAsia="宋体" w:hAnsi="Cambria Math"/>
                  <w:sz w:val="28"/>
                  <w:szCs w:val="28"/>
                  <w:rPrChange w:id="4756" w:author="user pc" w:date="2022-03-15T10:14:00Z">
                    <w:rPr>
                      <w:rFonts w:ascii="Cambria Math" w:eastAsia="宋体" w:hAnsi="Cambria Math"/>
                    </w:rPr>
                  </w:rPrChange>
                </w:rPr>
                <m:t>l</m:t>
              </m:r>
            </m:e>
            <m:sub>
              <m:d>
                <m:dPr>
                  <m:endChr m:val=")"/>
                  <m:ctrlPr>
                    <w:rPr>
                      <w:rFonts w:ascii="Cambria Math" w:cs="Times New Roman" w:eastAsia="宋体" w:hAnsi="Cambria Math"/>
                      <w:i/>
                      <w:sz w:val="28"/>
                      <w:szCs w:val="28"/>
                    </w:rPr>
                  </m:ctrlPr>
                </m:dPr>
                <m:e>
                  <m:r w:rsidRPr="44F40CEC">
                    <w:rPr>
                      <w:rFonts w:ascii="Cambria Math" w:cs="Times New Roman" w:eastAsia="宋体" w:hAnsi="Cambria Math"/>
                      <w:sz w:val="28"/>
                      <w:szCs w:val="28"/>
                      <w:rPrChange w:id="4757" w:author="user pc" w:date="2022-03-15T10:14:00Z">
                        <w:rPr>
                          <w:rFonts w:ascii="Cambria Math" w:eastAsia="宋体" w:hAnsi="Cambria Math"/>
                        </w:rPr>
                      </w:rPrChange>
                    </w:rPr>
                    <m:t>aq</m:t>
                  </m:r>
                </m:e>
              </m:d>
            </m:sub>
          </m:sSub>
          <m:r w:rsidRPr="A6D11024">
            <w:rPr>
              <w:rFonts w:ascii="Cambria Math" w:cs="Times New Roman" w:eastAsia="宋体" w:hAnsi="Cambria Math"/>
              <w:sz w:val="28"/>
              <w:szCs w:val="28"/>
              <w:rPrChange w:id="4758" w:author="user pc" w:date="2022-03-15T10:14:00Z">
                <w:rPr>
                  <w:rFonts w:ascii="Cambria Math" w:eastAsia="宋体" w:hAnsi="Cambria Math"/>
                </w:rPr>
              </w:rPrChange>
            </w:rPr>
            <m:t>+Mn</m:t>
          </m:r>
          <m:sSub>
            <m:sSubPr>
              <m:ctrlPr>
                <w:rPr>
                  <w:rFonts w:ascii="Cambria Math" w:cs="Times New Roman" w:eastAsia="宋体" w:hAnsi="Cambria Math"/>
                  <w:i/>
                  <w:sz w:val="28"/>
                  <w:szCs w:val="28"/>
                </w:rPr>
              </m:ctrlPr>
            </m:sSubPr>
            <m:e>
              <m:r w:rsidRPr="5ABB2E88">
                <w:rPr>
                  <w:rFonts w:ascii="Cambria Math" w:cs="Times New Roman" w:eastAsia="宋体" w:hAnsi="Cambria Math"/>
                  <w:sz w:val="28"/>
                  <w:szCs w:val="28"/>
                  <w:rPrChange w:id="4759" w:author="user pc" w:date="2022-03-15T10:14:00Z">
                    <w:rPr>
                      <w:rFonts w:ascii="Cambria Math" w:eastAsia="宋体" w:hAnsi="Cambria Math"/>
                    </w:rPr>
                  </w:rPrChange>
                </w:rPr>
                <m:t>O</m:t>
              </m:r>
            </m:e>
            <m:sub>
              <m:r w:rsidRPr="D299ABEC">
                <w:rPr>
                  <w:rFonts w:ascii="Cambria Math" w:cs="Times New Roman" w:eastAsia="宋体" w:hAnsi="Cambria Math"/>
                  <w:sz w:val="28"/>
                  <w:szCs w:val="28"/>
                  <w:rPrChange w:id="4760"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54E4EA76">
                    <w:rPr>
                      <w:rFonts w:ascii="Cambria Math" w:cs="Times New Roman" w:eastAsia="宋体" w:hAnsi="Cambria Math"/>
                      <w:sz w:val="28"/>
                      <w:szCs w:val="28"/>
                      <w:rPrChange w:id="4761" w:author="user pc" w:date="2022-03-15T10:14:00Z">
                        <w:rPr>
                          <w:rFonts w:ascii="Cambria Math" w:eastAsia="宋体" w:hAnsi="Cambria Math"/>
                        </w:rPr>
                      </w:rPrChange>
                    </w:rPr>
                    <m:t>s</m:t>
                  </m:r>
                </m:e>
              </m:d>
            </m:sub>
          </m:sSub>
          <m:r w:rsidRPr="A7FF981E">
            <w:rPr>
              <w:rFonts w:ascii="Cambria Math" w:cs="Times New Roman" w:eastAsia="宋体" w:hAnsi="Cambria Math"/>
              <w:sz w:val="28"/>
              <w:szCs w:val="28"/>
              <w:rPrChange w:id="4762" w:author="user pc" w:date="2022-03-15T10:14:00Z">
                <w:rPr>
                  <w:rFonts w:ascii="Cambria Math" w:eastAsia="宋体" w:hAnsi="Cambria Math"/>
                </w:rPr>
              </w:rPrChange>
            </w:rPr>
            <m:t>→2</m:t>
          </m:r>
          <m:sSub>
            <m:sSubPr>
              <m:ctrlPr>
                <w:rPr>
                  <w:rFonts w:ascii="Cambria Math" w:cs="Times New Roman" w:eastAsia="宋体" w:hAnsi="Cambria Math"/>
                  <w:i/>
                  <w:sz w:val="28"/>
                  <w:szCs w:val="28"/>
                </w:rPr>
              </m:ctrlPr>
            </m:sSubPr>
            <m:e>
              <m:r w:rsidRPr="9089FA28">
                <w:rPr>
                  <w:rFonts w:ascii="Cambria Math" w:cs="Times New Roman" w:eastAsia="宋体" w:hAnsi="Cambria Math"/>
                  <w:sz w:val="28"/>
                  <w:szCs w:val="28"/>
                  <w:rPrChange w:id="4763" w:author="user pc" w:date="2022-03-15T10:14:00Z">
                    <w:rPr>
                      <w:rFonts w:ascii="Cambria Math" w:eastAsia="宋体" w:hAnsi="Cambria Math"/>
                    </w:rPr>
                  </w:rPrChange>
                </w:rPr>
                <m:t>H</m:t>
              </m:r>
            </m:e>
            <m:sub>
              <m:r w:rsidRPr="4155504B">
                <w:rPr>
                  <w:rFonts w:ascii="Cambria Math" w:cs="Times New Roman" w:eastAsia="宋体" w:hAnsi="Cambria Math"/>
                  <w:sz w:val="28"/>
                  <w:szCs w:val="28"/>
                  <w:rPrChange w:id="4764"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893C8B0D">
                <w:rPr>
                  <w:rFonts w:ascii="Cambria Math" w:cs="Times New Roman" w:eastAsia="宋体" w:hAnsi="Cambria Math"/>
                  <w:sz w:val="28"/>
                  <w:szCs w:val="28"/>
                  <w:rPrChange w:id="4765" w:author="user pc" w:date="2022-03-15T10:14:00Z">
                    <w:rPr>
                      <w:rFonts w:ascii="Cambria Math" w:eastAsia="宋体" w:hAnsi="Cambria Math"/>
                    </w:rPr>
                  </w:rPrChange>
                </w:rPr>
                <m:t>O</m:t>
              </m:r>
            </m:e>
            <m:sub>
              <m:d>
                <m:dPr>
                  <m:endChr m:val=")"/>
                  <m:ctrlPr>
                    <w:rPr>
                      <w:rFonts w:ascii="Cambria Math" w:cs="Times New Roman" w:eastAsia="宋体" w:hAnsi="Cambria Math"/>
                      <w:i/>
                      <w:sz w:val="28"/>
                      <w:szCs w:val="28"/>
                    </w:rPr>
                  </m:ctrlPr>
                </m:dPr>
                <m:e>
                  <m:r w:rsidRPr="00B12F93">
                    <w:rPr>
                      <w:rFonts w:ascii="Cambria Math" w:cs="Times New Roman" w:eastAsia="宋体" w:hAnsi="Cambria Math"/>
                      <w:sz w:val="28"/>
                      <w:szCs w:val="28"/>
                      <w:rPrChange w:id="4766" w:author="user pc" w:date="2022-03-15T10:14:00Z">
                        <w:rPr>
                          <w:rFonts w:ascii="Cambria Math" w:eastAsia="宋体" w:hAnsi="Cambria Math"/>
                        </w:rPr>
                      </w:rPrChange>
                    </w:rPr>
                    <m:t>l</m:t>
                  </m:r>
                </m:e>
              </m:d>
            </m:sub>
          </m:sSub>
          <m:r w:rsidRPr="7126C7F9">
            <w:rPr>
              <w:rFonts w:ascii="Cambria Math" w:cs="Times New Roman" w:eastAsia="宋体" w:hAnsi="Cambria Math"/>
              <w:sz w:val="28"/>
              <w:szCs w:val="28"/>
              <w:rPrChange w:id="4767" w:author="user pc" w:date="2022-03-15T10:14:00Z">
                <w:rPr>
                  <w:rFonts w:ascii="Cambria Math" w:eastAsia="宋体" w:hAnsi="Cambria Math"/>
                </w:rPr>
              </w:rPrChange>
            </w:rPr>
            <m:t>+MnC</m:t>
          </m:r>
          <m:sSub>
            <m:sSubPr>
              <m:ctrlPr>
                <w:rPr>
                  <w:rFonts w:ascii="Cambria Math" w:cs="Times New Roman" w:eastAsia="宋体" w:hAnsi="Cambria Math"/>
                  <w:i/>
                  <w:sz w:val="28"/>
                  <w:szCs w:val="28"/>
                </w:rPr>
              </m:ctrlPr>
            </m:sSubPr>
            <m:e>
              <m:r w:rsidRPr="9E4531D9">
                <w:rPr>
                  <w:rFonts w:ascii="Cambria Math" w:cs="Times New Roman" w:eastAsia="宋体" w:hAnsi="Cambria Math"/>
                  <w:sz w:val="28"/>
                  <w:szCs w:val="28"/>
                  <w:rPrChange w:id="4768" w:author="user pc" w:date="2022-03-15T10:14:00Z">
                    <w:rPr>
                      <w:rFonts w:ascii="Cambria Math" w:eastAsia="宋体" w:hAnsi="Cambria Math"/>
                    </w:rPr>
                  </w:rPrChange>
                </w:rPr>
                <m:t>l</m:t>
              </m:r>
            </m:e>
            <m:sub>
              <m:r w:rsidRPr="1BBB3145">
                <w:rPr>
                  <w:rFonts w:ascii="Cambria Math" w:cs="Times New Roman" w:eastAsia="宋体" w:hAnsi="Cambria Math"/>
                  <w:sz w:val="28"/>
                  <w:szCs w:val="28"/>
                  <w:rPrChange w:id="4769"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DAC5897F">
                    <w:rPr>
                      <w:rFonts w:ascii="Cambria Math" w:cs="Times New Roman" w:eastAsia="宋体" w:hAnsi="Cambria Math"/>
                      <w:sz w:val="28"/>
                      <w:szCs w:val="28"/>
                      <w:rPrChange w:id="4770" w:author="user pc" w:date="2022-03-15T10:14:00Z">
                        <w:rPr>
                          <w:rFonts w:ascii="Cambria Math" w:eastAsia="宋体" w:hAnsi="Cambria Math"/>
                        </w:rPr>
                      </w:rPrChange>
                    </w:rPr>
                    <m:t>aq</m:t>
                  </m:r>
                </m:e>
              </m:d>
            </m:sub>
          </m:sSub>
          <m:r w:rsidRPr="E326227B">
            <w:rPr>
              <w:rFonts w:ascii="Cambria Math" w:cs="Times New Roman" w:eastAsia="宋体" w:hAnsi="Cambria Math"/>
              <w:sz w:val="28"/>
              <w:szCs w:val="28"/>
              <w:rPrChange w:id="4771" w:author="user pc" w:date="2022-03-15T10:14:00Z">
                <w:rPr>
                  <w:rFonts w:ascii="Cambria Math" w:eastAsia="宋体" w:hAnsi="Cambria Math"/>
                </w:rPr>
              </w:rPrChange>
            </w:rPr>
            <m:t>+C</m:t>
          </m:r>
          <m:sSub>
            <m:sSubPr>
              <m:ctrlPr>
                <w:rPr>
                  <w:rFonts w:ascii="Cambria Math" w:cs="Times New Roman" w:eastAsia="宋体" w:hAnsi="Cambria Math"/>
                  <w:i/>
                  <w:sz w:val="28"/>
                  <w:szCs w:val="28"/>
                </w:rPr>
              </m:ctrlPr>
            </m:sSubPr>
            <m:e>
              <m:r w:rsidRPr="D19114B5">
                <w:rPr>
                  <w:rFonts w:ascii="Cambria Math" w:cs="Times New Roman" w:eastAsia="宋体" w:hAnsi="Cambria Math"/>
                  <w:sz w:val="28"/>
                  <w:szCs w:val="28"/>
                  <w:rPrChange w:id="4772" w:author="user pc" w:date="2022-03-15T10:14:00Z">
                    <w:rPr>
                      <w:rFonts w:ascii="Cambria Math" w:eastAsia="宋体" w:hAnsi="Cambria Math"/>
                    </w:rPr>
                  </w:rPrChange>
                </w:rPr>
                <m:t>l</m:t>
              </m:r>
            </m:e>
            <m:sub>
              <m:r w:rsidRPr="88A23589">
                <w:rPr>
                  <w:rFonts w:ascii="Cambria Math" w:cs="Times New Roman" w:eastAsia="宋体" w:hAnsi="Cambria Math"/>
                  <w:sz w:val="28"/>
                  <w:szCs w:val="28"/>
                  <w:rPrChange w:id="4773"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747AD5DE">
                    <w:rPr>
                      <w:rFonts w:ascii="Cambria Math" w:cs="Times New Roman" w:eastAsia="宋体" w:hAnsi="Cambria Math"/>
                      <w:sz w:val="28"/>
                      <w:szCs w:val="28"/>
                      <w:rPrChange w:id="4774" w:author="user pc" w:date="2022-03-15T10:14:00Z">
                        <w:rPr>
                          <w:rFonts w:ascii="Cambria Math" w:eastAsia="宋体" w:hAnsi="Cambria Math"/>
                        </w:rPr>
                      </w:rPrChange>
                    </w:rPr>
                    <m:t>g</m:t>
                  </m:r>
                </m:e>
              </m:d>
            </m:sub>
          </m:sSub>
        </m:oMath>
      </m:oMathPara>
    </w:p>
    <w:p>
      <w:pPr>
        <w:pStyle w:val="style157"/>
        <w:rPr>
          <w:rFonts w:ascii="Times New Roman" w:cs="Times New Roman" w:eastAsia="宋体" w:hAnsi="Times New Roman"/>
          <w:sz w:val="28"/>
          <w:szCs w:val="28"/>
          <w:rPrChange w:id="4775" w:author="user pc" w:date="2022-03-15T10:14:00Z">
            <w:rPr>
              <w:rFonts w:ascii="Bell MT" w:eastAsia="宋体" w:hAnsi="Bell MT"/>
            </w:rPr>
          </w:rPrChange>
        </w:rPr>
      </w:pPr>
      <w:r w:rsidRPr="DC1C049A">
        <w:rPr>
          <w:rFonts w:ascii="Times New Roman" w:cs="Times New Roman" w:eastAsia="宋体" w:hAnsi="Times New Roman"/>
          <w:sz w:val="28"/>
          <w:szCs w:val="28"/>
          <w:rPrChange w:id="4776" w:author="user pc" w:date="2022-03-15T10:14:00Z">
            <w:rPr>
              <w:rFonts w:ascii="Bell MT" w:eastAsia="宋体" w:hAnsi="Bell MT"/>
            </w:rPr>
          </w:rPrChange>
        </w:rPr>
        <w:t>How</w:t>
      </w:r>
      <w:ins w:id="4777" w:author="user pc" w:date="2022-03-18T13:36:00Z">
        <w:r w:rsidR="1BF80274">
          <w:rPr>
            <w:rFonts w:ascii="Times New Roman" w:cs="Times New Roman" w:eastAsia="宋体" w:hAnsi="Times New Roman"/>
            <w:sz w:val="28"/>
            <w:szCs w:val="28"/>
          </w:rPr>
          <w:t xml:space="preserve"> </w:t>
        </w:r>
      </w:ins>
      <w:r w:rsidRPr="D083A972">
        <w:rPr>
          <w:rFonts w:ascii="Times New Roman" w:cs="Times New Roman" w:eastAsia="宋体" w:hAnsi="Times New Roman"/>
          <w:sz w:val="28"/>
          <w:szCs w:val="28"/>
          <w:rPrChange w:id="4778" w:author="user pc" w:date="2022-03-15T10:14:00Z">
            <w:rPr>
              <w:rFonts w:ascii="Bell MT" w:eastAsia="宋体" w:hAnsi="Bell MT"/>
            </w:rPr>
          </w:rPrChange>
        </w:rPr>
        <w:t>many</w:t>
      </w:r>
      <w:ins w:id="4779" w:author="user pc" w:date="2022-03-18T13:36:00Z">
        <w:r w:rsidR="B332AB16">
          <w:rPr>
            <w:rFonts w:ascii="Times New Roman" w:cs="Times New Roman" w:eastAsia="宋体" w:hAnsi="Times New Roman"/>
            <w:sz w:val="28"/>
            <w:szCs w:val="28"/>
          </w:rPr>
          <w:t xml:space="preserve"> </w:t>
        </w:r>
      </w:ins>
      <w:r w:rsidRPr="A50E0C40">
        <w:rPr>
          <w:rFonts w:ascii="Times New Roman" w:cs="Times New Roman" w:eastAsia="宋体" w:hAnsi="Times New Roman"/>
          <w:sz w:val="28"/>
          <w:szCs w:val="28"/>
          <w:rPrChange w:id="4780" w:author="user pc" w:date="2022-03-15T10:14:00Z">
            <w:rPr>
              <w:rFonts w:ascii="Bell MT" w:eastAsia="宋体" w:hAnsi="Bell MT"/>
            </w:rPr>
          </w:rPrChange>
        </w:rPr>
        <w:t>grams of HCl</w:t>
      </w:r>
      <w:ins w:id="4781" w:author="user pc" w:date="2022-03-18T13:37:00Z">
        <w:r w:rsidR="F81F025F">
          <w:rPr>
            <w:rFonts w:ascii="Times New Roman" w:cs="Times New Roman" w:eastAsia="宋体" w:hAnsi="Times New Roman"/>
            <w:sz w:val="28"/>
            <w:szCs w:val="28"/>
          </w:rPr>
          <w:t xml:space="preserve"> </w:t>
        </w:r>
      </w:ins>
      <w:r>
        <w:rPr>
          <w:rFonts w:ascii="Times New Roman" w:cs="Times New Roman" w:eastAsia="宋体" w:hAnsi="Times New Roman"/>
          <w:sz w:val="28"/>
          <w:szCs w:val="28"/>
        </w:rPr>
        <w:t>react</w:t>
      </w:r>
      <w:r w:rsidRPr="7A2D1DC3">
        <w:rPr>
          <w:rFonts w:ascii="Times New Roman" w:cs="Times New Roman" w:eastAsia="宋体" w:hAnsi="Times New Roman"/>
          <w:sz w:val="28"/>
          <w:szCs w:val="28"/>
          <w:rPrChange w:id="4782" w:author="user pc" w:date="2022-03-15T10:14:00Z">
            <w:rPr>
              <w:rFonts w:ascii="Bell MT" w:eastAsia="宋体" w:hAnsi="Bell MT"/>
            </w:rPr>
          </w:rPrChange>
        </w:rPr>
        <w:t xml:space="preserve"> with</w:t>
      </w:r>
      <w:ins w:id="4783" w:author="user pc" w:date="2022-03-18T13:37:00Z">
        <w:r w:rsidR="CD27B847">
          <w:rPr>
            <w:rFonts w:ascii="Times New Roman" w:cs="Times New Roman" w:eastAsia="宋体" w:hAnsi="Times New Roman"/>
            <w:sz w:val="28"/>
            <w:szCs w:val="28"/>
          </w:rPr>
          <w:t xml:space="preserve"> </w:t>
        </w:r>
      </w:ins>
      <w:r w:rsidRPr="BC377F02">
        <w:rPr>
          <w:rFonts w:ascii="Times New Roman" w:cs="Times New Roman" w:eastAsia="宋体" w:hAnsi="Times New Roman"/>
          <w:sz w:val="28"/>
          <w:szCs w:val="28"/>
          <w:rPrChange w:id="4784" w:author="user pc" w:date="2022-03-15T10:14:00Z">
            <w:rPr>
              <w:rFonts w:ascii="Bell MT" w:eastAsia="宋体" w:hAnsi="Bell MT"/>
            </w:rPr>
          </w:rPrChange>
        </w:rPr>
        <w:t>5.0g of MnO</w:t>
      </w:r>
      <w:r w:rsidRPr="2975523A">
        <w:rPr>
          <w:rFonts w:ascii="Times New Roman" w:cs="Times New Roman" w:eastAsia="宋体" w:hAnsi="Times New Roman"/>
          <w:sz w:val="28"/>
          <w:szCs w:val="28"/>
          <w:vertAlign w:val="subscript"/>
          <w:rPrChange w:id="4785" w:author="user pc" w:date="2022-03-15T10:14:00Z">
            <w:rPr>
              <w:rFonts w:ascii="Bell MT" w:eastAsia="宋体" w:hAnsi="Bell MT"/>
              <w:vertAlign w:val="subscript"/>
            </w:rPr>
          </w:rPrChange>
        </w:rPr>
        <w:t>2</w:t>
      </w:r>
      <w:ins w:id="4786" w:author="user pc" w:date="2022-03-18T13:37:00Z">
        <w:r w:rsidR="0E786D67">
          <w:rPr>
            <w:rFonts w:ascii="Times New Roman" w:cs="Times New Roman" w:eastAsia="宋体" w:hAnsi="Times New Roman"/>
            <w:sz w:val="28"/>
            <w:szCs w:val="28"/>
            <w:vertAlign w:val="subscript"/>
          </w:rPr>
          <w:t xml:space="preserve"> </w:t>
        </w:r>
      </w:ins>
      <w:r w:rsidRPr="19FAEB07">
        <w:rPr>
          <w:rFonts w:ascii="Times New Roman" w:cs="Times New Roman" w:eastAsia="宋体" w:hAnsi="Times New Roman"/>
          <w:sz w:val="28"/>
          <w:szCs w:val="28"/>
          <w:rPrChange w:id="4787" w:author="user pc" w:date="2022-03-15T10:14:00Z">
            <w:rPr>
              <w:rFonts w:ascii="Bell MT" w:eastAsia="宋体" w:hAnsi="Bell MT"/>
            </w:rPr>
          </w:rPrChange>
        </w:rPr>
        <w:t>according to</w:t>
      </w:r>
      <w:ins w:id="4788" w:author="user pc" w:date="2022-03-18T13:37:00Z">
        <w:r w:rsidR="FF2CB8C0">
          <w:rPr>
            <w:rFonts w:ascii="Times New Roman" w:cs="Times New Roman" w:eastAsia="宋体" w:hAnsi="Times New Roman"/>
            <w:sz w:val="28"/>
            <w:szCs w:val="28"/>
          </w:rPr>
          <w:t xml:space="preserve"> </w:t>
        </w:r>
      </w:ins>
      <w:r w:rsidRPr="7FBC4D9F">
        <w:rPr>
          <w:rFonts w:ascii="Times New Roman" w:cs="Times New Roman" w:eastAsia="宋体" w:hAnsi="Times New Roman"/>
          <w:sz w:val="28"/>
          <w:szCs w:val="28"/>
          <w:rPrChange w:id="4789" w:author="user pc" w:date="2022-03-15T10:14:00Z">
            <w:rPr>
              <w:rFonts w:ascii="Bell MT" w:eastAsia="宋体" w:hAnsi="Bell MT"/>
            </w:rPr>
          </w:rPrChange>
        </w:rPr>
        <w:t>the</w:t>
      </w:r>
      <w:ins w:id="4790" w:author="user pc" w:date="2022-03-18T13:37:00Z">
        <w:r w:rsidR="4F7B9083">
          <w:rPr>
            <w:rFonts w:ascii="Times New Roman" w:cs="Times New Roman" w:eastAsia="宋体" w:hAnsi="Times New Roman"/>
            <w:sz w:val="28"/>
            <w:szCs w:val="28"/>
          </w:rPr>
          <w:t xml:space="preserve"> </w:t>
        </w:r>
      </w:ins>
      <w:r w:rsidRPr="D9064FE6">
        <w:rPr>
          <w:rFonts w:ascii="Times New Roman" w:cs="Times New Roman" w:eastAsia="宋体" w:hAnsi="Times New Roman"/>
          <w:sz w:val="28"/>
          <w:szCs w:val="28"/>
          <w:rPrChange w:id="4791" w:author="user pc" w:date="2022-03-15T10:14:00Z">
            <w:rPr>
              <w:rFonts w:ascii="Bell MT" w:eastAsia="宋体" w:hAnsi="Bell MT"/>
            </w:rPr>
          </w:rPrChange>
        </w:rPr>
        <w:t>above</w:t>
      </w:r>
      <w:ins w:id="4792" w:author="user pc" w:date="2022-03-18T13:37:00Z">
        <w:r w:rsidR="D3837806">
          <w:rPr>
            <w:rFonts w:ascii="Times New Roman" w:cs="Times New Roman" w:eastAsia="宋体" w:hAnsi="Times New Roman"/>
            <w:sz w:val="28"/>
            <w:szCs w:val="28"/>
          </w:rPr>
          <w:t xml:space="preserve"> </w:t>
        </w:r>
      </w:ins>
      <w:r w:rsidRPr="CA644824">
        <w:rPr>
          <w:rFonts w:ascii="Times New Roman" w:cs="Times New Roman" w:eastAsia="宋体" w:hAnsi="Times New Roman"/>
          <w:sz w:val="28"/>
          <w:szCs w:val="28"/>
          <w:rPrChange w:id="4793" w:author="user pc" w:date="2022-03-15T10:14:00Z">
            <w:rPr>
              <w:rFonts w:ascii="Bell MT" w:eastAsia="宋体" w:hAnsi="Bell MT"/>
            </w:rPr>
          </w:rPrChange>
        </w:rPr>
        <w:t>equation?</w:t>
      </w:r>
    </w:p>
    <w:p>
      <w:pPr>
        <w:pStyle w:val="style157"/>
        <w:rPr>
          <w:ins w:id="4794" w:author="user pc" w:date="2022-03-18T13:34:00Z"/>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sz w:val="28"/>
          <w:szCs w:val="28"/>
          <w:rPrChange w:id="4795" w:author="user pc" w:date="2022-03-15T10:14:00Z">
            <w:rPr>
              <w:rFonts w:ascii="Bell MT" w:eastAsia="宋体" w:hAnsi="Bell MT"/>
            </w:rPr>
          </w:rPrChange>
        </w:rPr>
      </w:pPr>
      <w:r w:rsidRPr="0389366D">
        <w:rPr>
          <w:rFonts w:ascii="Times New Roman" w:cs="Times New Roman" w:eastAsia="宋体" w:hAnsi="Times New Roman"/>
          <w:b/>
          <w:sz w:val="28"/>
          <w:szCs w:val="28"/>
          <w:rPrChange w:id="4796" w:author="user pc" w:date="2022-03-15T10:14:00Z">
            <w:rPr>
              <w:rFonts w:ascii="Bell MT" w:eastAsia="宋体" w:hAnsi="Bell MT"/>
              <w:b/>
            </w:rPr>
          </w:rPrChange>
        </w:rPr>
        <w:t>SOLUTION:</w:t>
      </w:r>
    </w:p>
    <w:p>
      <w:pPr>
        <w:pStyle w:val="style157"/>
        <w:rPr>
          <w:ins w:id="4797" w:author="user pc" w:date="2022-03-18T13:36:00Z"/>
          <w:rFonts w:ascii="Times New Roman" w:cs="Times New Roman" w:eastAsia="宋体" w:hAnsi="Times New Roman"/>
          <w:sz w:val="28"/>
          <w:szCs w:val="28"/>
        </w:rPr>
      </w:pPr>
      <m:oMathPara>
        <m:oMath>
          <m:r w:rsidRPr="B413F263">
            <w:rPr>
              <w:rFonts w:ascii="Cambria Math" w:cs="Times New Roman" w:eastAsia="宋体" w:hAnsi="Cambria Math"/>
              <w:sz w:val="28"/>
              <w:szCs w:val="28"/>
              <w:rPrChange w:id="4798" w:author="user pc" w:date="2022-03-15T10:14:00Z">
                <w:rPr>
                  <w:rFonts w:ascii="Cambria Math" w:eastAsia="宋体" w:hAnsi="Cambria Math"/>
                </w:rPr>
              </w:rPrChange>
            </w:rPr>
            <m:t>4HC</m:t>
          </m:r>
          <m:sSub>
            <m:sSubPr>
              <m:ctrlPr>
                <w:rPr>
                  <w:rFonts w:ascii="Cambria Math" w:cs="Times New Roman" w:eastAsia="宋体" w:hAnsi="Cambria Math"/>
                  <w:i/>
                  <w:sz w:val="28"/>
                  <w:szCs w:val="28"/>
                </w:rPr>
              </m:ctrlPr>
            </m:sSubPr>
            <m:e>
              <m:r w:rsidRPr="71C8F9D8">
                <w:rPr>
                  <w:rFonts w:ascii="Cambria Math" w:cs="Times New Roman" w:eastAsia="宋体" w:hAnsi="Cambria Math"/>
                  <w:sz w:val="28"/>
                  <w:szCs w:val="28"/>
                  <w:rPrChange w:id="4799" w:author="user pc" w:date="2022-03-15T10:14:00Z">
                    <w:rPr>
                      <w:rFonts w:ascii="Cambria Math" w:eastAsia="宋体" w:hAnsi="Cambria Math"/>
                    </w:rPr>
                  </w:rPrChange>
                </w:rPr>
                <m:t>l</m:t>
              </m:r>
            </m:e>
            <m:sub>
              <m:d>
                <m:dPr>
                  <m:endChr m:val=")"/>
                  <m:ctrlPr>
                    <w:rPr>
                      <w:rFonts w:ascii="Cambria Math" w:cs="Times New Roman" w:eastAsia="宋体" w:hAnsi="Cambria Math"/>
                      <w:i/>
                      <w:sz w:val="28"/>
                      <w:szCs w:val="28"/>
                    </w:rPr>
                  </m:ctrlPr>
                </m:dPr>
                <m:e>
                  <m:r w:rsidRPr="BE5C2341">
                    <w:rPr>
                      <w:rFonts w:ascii="Cambria Math" w:cs="Times New Roman" w:eastAsia="宋体" w:hAnsi="Cambria Math"/>
                      <w:sz w:val="28"/>
                      <w:szCs w:val="28"/>
                      <w:rPrChange w:id="4800" w:author="user pc" w:date="2022-03-15T10:14:00Z">
                        <w:rPr>
                          <w:rFonts w:ascii="Cambria Math" w:eastAsia="宋体" w:hAnsi="Cambria Math"/>
                        </w:rPr>
                      </w:rPrChange>
                    </w:rPr>
                    <m:t>aq</m:t>
                  </m:r>
                </m:e>
              </m:d>
            </m:sub>
          </m:sSub>
          <m:r w:rsidRPr="4238D590">
            <w:rPr>
              <w:rFonts w:ascii="Cambria Math" w:cs="Times New Roman" w:eastAsia="宋体" w:hAnsi="Cambria Math"/>
              <w:sz w:val="28"/>
              <w:szCs w:val="28"/>
              <w:rPrChange w:id="4801" w:author="user pc" w:date="2022-03-15T10:14:00Z">
                <w:rPr>
                  <w:rFonts w:ascii="Cambria Math" w:eastAsia="宋体" w:hAnsi="Cambria Math"/>
                </w:rPr>
              </w:rPrChange>
            </w:rPr>
            <m:t>+Mn</m:t>
          </m:r>
          <m:sSub>
            <m:sSubPr>
              <m:ctrlPr>
                <w:rPr>
                  <w:rFonts w:ascii="Cambria Math" w:cs="Times New Roman" w:eastAsia="宋体" w:hAnsi="Cambria Math"/>
                  <w:i/>
                  <w:sz w:val="28"/>
                  <w:szCs w:val="28"/>
                </w:rPr>
              </m:ctrlPr>
            </m:sSubPr>
            <m:e>
              <m:r w:rsidRPr="B8ED6966">
                <w:rPr>
                  <w:rFonts w:ascii="Cambria Math" w:cs="Times New Roman" w:eastAsia="宋体" w:hAnsi="Cambria Math"/>
                  <w:sz w:val="28"/>
                  <w:szCs w:val="28"/>
                  <w:rPrChange w:id="4802" w:author="user pc" w:date="2022-03-15T10:14:00Z">
                    <w:rPr>
                      <w:rFonts w:ascii="Cambria Math" w:eastAsia="宋体" w:hAnsi="Cambria Math"/>
                    </w:rPr>
                  </w:rPrChange>
                </w:rPr>
                <m:t>O</m:t>
              </m:r>
            </m:e>
            <m:sub>
              <m:r w:rsidRPr="81C852F8">
                <w:rPr>
                  <w:rFonts w:ascii="Cambria Math" w:cs="Times New Roman" w:eastAsia="宋体" w:hAnsi="Cambria Math"/>
                  <w:sz w:val="28"/>
                  <w:szCs w:val="28"/>
                  <w:rPrChange w:id="4803"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2EC6A464">
                    <w:rPr>
                      <w:rFonts w:ascii="Cambria Math" w:cs="Times New Roman" w:eastAsia="宋体" w:hAnsi="Cambria Math"/>
                      <w:sz w:val="28"/>
                      <w:szCs w:val="28"/>
                      <w:rPrChange w:id="4804" w:author="user pc" w:date="2022-03-15T10:14:00Z">
                        <w:rPr>
                          <w:rFonts w:ascii="Cambria Math" w:eastAsia="宋体" w:hAnsi="Cambria Math"/>
                        </w:rPr>
                      </w:rPrChange>
                    </w:rPr>
                    <m:t>s</m:t>
                  </m:r>
                </m:e>
              </m:d>
            </m:sub>
          </m:sSub>
          <m:r w:rsidRPr="575D350B">
            <w:rPr>
              <w:rFonts w:ascii="Cambria Math" w:cs="Times New Roman" w:eastAsia="宋体" w:hAnsi="Cambria Math"/>
              <w:sz w:val="28"/>
              <w:szCs w:val="28"/>
              <w:rPrChange w:id="4805" w:author="user pc" w:date="2022-03-15T10:14:00Z">
                <w:rPr>
                  <w:rFonts w:ascii="Cambria Math" w:eastAsia="宋体" w:hAnsi="Cambria Math"/>
                </w:rPr>
              </w:rPrChange>
            </w:rPr>
            <m:t>→2</m:t>
          </m:r>
          <m:sSub>
            <m:sSubPr>
              <m:ctrlPr>
                <w:rPr>
                  <w:rFonts w:ascii="Cambria Math" w:cs="Times New Roman" w:eastAsia="宋体" w:hAnsi="Cambria Math"/>
                  <w:i/>
                  <w:sz w:val="28"/>
                  <w:szCs w:val="28"/>
                </w:rPr>
              </m:ctrlPr>
            </m:sSubPr>
            <m:e>
              <m:r w:rsidRPr="97211F2B">
                <w:rPr>
                  <w:rFonts w:ascii="Cambria Math" w:cs="Times New Roman" w:eastAsia="宋体" w:hAnsi="Cambria Math"/>
                  <w:sz w:val="28"/>
                  <w:szCs w:val="28"/>
                  <w:rPrChange w:id="4806" w:author="user pc" w:date="2022-03-15T10:14:00Z">
                    <w:rPr>
                      <w:rFonts w:ascii="Cambria Math" w:eastAsia="宋体" w:hAnsi="Cambria Math"/>
                    </w:rPr>
                  </w:rPrChange>
                </w:rPr>
                <m:t>H</m:t>
              </m:r>
            </m:e>
            <m:sub>
              <m:r w:rsidRPr="954F7D7D">
                <w:rPr>
                  <w:rFonts w:ascii="Cambria Math" w:cs="Times New Roman" w:eastAsia="宋体" w:hAnsi="Cambria Math"/>
                  <w:sz w:val="28"/>
                  <w:szCs w:val="28"/>
                  <w:rPrChange w:id="4807"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17D78171">
                <w:rPr>
                  <w:rFonts w:ascii="Cambria Math" w:cs="Times New Roman" w:eastAsia="宋体" w:hAnsi="Cambria Math"/>
                  <w:sz w:val="28"/>
                  <w:szCs w:val="28"/>
                  <w:rPrChange w:id="4808" w:author="user pc" w:date="2022-03-15T10:14:00Z">
                    <w:rPr>
                      <w:rFonts w:ascii="Cambria Math" w:eastAsia="宋体" w:hAnsi="Cambria Math"/>
                    </w:rPr>
                  </w:rPrChange>
                </w:rPr>
                <m:t>O</m:t>
              </m:r>
            </m:e>
            <m:sub>
              <m:d>
                <m:dPr>
                  <m:endChr m:val=")"/>
                  <m:ctrlPr>
                    <w:rPr>
                      <w:rFonts w:ascii="Cambria Math" w:cs="Times New Roman" w:eastAsia="宋体" w:hAnsi="Cambria Math"/>
                      <w:i/>
                      <w:sz w:val="28"/>
                      <w:szCs w:val="28"/>
                    </w:rPr>
                  </m:ctrlPr>
                </m:dPr>
                <m:e>
                  <m:r w:rsidRPr="8D019C33">
                    <w:rPr>
                      <w:rFonts w:ascii="Cambria Math" w:cs="Times New Roman" w:eastAsia="宋体" w:hAnsi="Cambria Math"/>
                      <w:sz w:val="28"/>
                      <w:szCs w:val="28"/>
                      <w:rPrChange w:id="4809" w:author="user pc" w:date="2022-03-15T10:14:00Z">
                        <w:rPr>
                          <w:rFonts w:ascii="Cambria Math" w:eastAsia="宋体" w:hAnsi="Cambria Math"/>
                        </w:rPr>
                      </w:rPrChange>
                    </w:rPr>
                    <m:t>l</m:t>
                  </m:r>
                </m:e>
              </m:d>
            </m:sub>
          </m:sSub>
          <m:r w:rsidRPr="07688C23">
            <w:rPr>
              <w:rFonts w:ascii="Cambria Math" w:cs="Times New Roman" w:eastAsia="宋体" w:hAnsi="Cambria Math"/>
              <w:sz w:val="28"/>
              <w:szCs w:val="28"/>
              <w:rPrChange w:id="4810" w:author="user pc" w:date="2022-03-15T10:14:00Z">
                <w:rPr>
                  <w:rFonts w:ascii="Cambria Math" w:eastAsia="宋体" w:hAnsi="Cambria Math"/>
                </w:rPr>
              </w:rPrChange>
            </w:rPr>
            <m:t>+MnC</m:t>
          </m:r>
          <m:sSub>
            <m:sSubPr>
              <m:ctrlPr>
                <w:rPr>
                  <w:rFonts w:ascii="Cambria Math" w:cs="Times New Roman" w:eastAsia="宋体" w:hAnsi="Cambria Math"/>
                  <w:i/>
                  <w:sz w:val="28"/>
                  <w:szCs w:val="28"/>
                </w:rPr>
              </m:ctrlPr>
            </m:sSubPr>
            <m:e>
              <m:r w:rsidRPr="59528E5C">
                <w:rPr>
                  <w:rFonts w:ascii="Cambria Math" w:cs="Times New Roman" w:eastAsia="宋体" w:hAnsi="Cambria Math"/>
                  <w:sz w:val="28"/>
                  <w:szCs w:val="28"/>
                  <w:rPrChange w:id="4811" w:author="user pc" w:date="2022-03-15T10:14:00Z">
                    <w:rPr>
                      <w:rFonts w:ascii="Cambria Math" w:eastAsia="宋体" w:hAnsi="Cambria Math"/>
                    </w:rPr>
                  </w:rPrChange>
                </w:rPr>
                <m:t>l</m:t>
              </m:r>
            </m:e>
            <m:sub>
              <m:r w:rsidRPr="D92F1D23">
                <w:rPr>
                  <w:rFonts w:ascii="Cambria Math" w:cs="Times New Roman" w:eastAsia="宋体" w:hAnsi="Cambria Math"/>
                  <w:sz w:val="28"/>
                  <w:szCs w:val="28"/>
                  <w:rPrChange w:id="4812"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4DAFBA3D">
                    <w:rPr>
                      <w:rFonts w:ascii="Cambria Math" w:cs="Times New Roman" w:eastAsia="宋体" w:hAnsi="Cambria Math"/>
                      <w:sz w:val="28"/>
                      <w:szCs w:val="28"/>
                      <w:rPrChange w:id="4813" w:author="user pc" w:date="2022-03-15T10:14:00Z">
                        <w:rPr>
                          <w:rFonts w:ascii="Cambria Math" w:eastAsia="宋体" w:hAnsi="Cambria Math"/>
                        </w:rPr>
                      </w:rPrChange>
                    </w:rPr>
                    <m:t>aq</m:t>
                  </m:r>
                </m:e>
              </m:d>
            </m:sub>
          </m:sSub>
          <m:r w:rsidRPr="1A9CF6AA">
            <w:rPr>
              <w:rFonts w:ascii="Cambria Math" w:cs="Times New Roman" w:eastAsia="宋体" w:hAnsi="Cambria Math"/>
              <w:sz w:val="28"/>
              <w:szCs w:val="28"/>
              <w:rPrChange w:id="4814" w:author="user pc" w:date="2022-03-15T10:14:00Z">
                <w:rPr>
                  <w:rFonts w:ascii="Cambria Math" w:eastAsia="宋体" w:hAnsi="Cambria Math"/>
                </w:rPr>
              </w:rPrChange>
            </w:rPr>
            <m:t>+C</m:t>
          </m:r>
          <m:sSub>
            <m:sSubPr>
              <m:ctrlPr>
                <w:rPr>
                  <w:rFonts w:ascii="Cambria Math" w:cs="Times New Roman" w:eastAsia="宋体" w:hAnsi="Cambria Math"/>
                  <w:i/>
                  <w:sz w:val="28"/>
                  <w:szCs w:val="28"/>
                </w:rPr>
              </m:ctrlPr>
            </m:sSubPr>
            <m:e>
              <m:r w:rsidRPr="0CE9EFEE">
                <w:rPr>
                  <w:rFonts w:ascii="Cambria Math" w:cs="Times New Roman" w:eastAsia="宋体" w:hAnsi="Cambria Math"/>
                  <w:sz w:val="28"/>
                  <w:szCs w:val="28"/>
                  <w:rPrChange w:id="4815" w:author="user pc" w:date="2022-03-15T10:14:00Z">
                    <w:rPr>
                      <w:rFonts w:ascii="Cambria Math" w:eastAsia="宋体" w:hAnsi="Cambria Math"/>
                    </w:rPr>
                  </w:rPrChange>
                </w:rPr>
                <m:t>l</m:t>
              </m:r>
            </m:e>
            <m:sub>
              <m:r w:rsidRPr="B99C60F8">
                <w:rPr>
                  <w:rFonts w:ascii="Cambria Math" w:cs="Times New Roman" w:eastAsia="宋体" w:hAnsi="Cambria Math"/>
                  <w:sz w:val="28"/>
                  <w:szCs w:val="28"/>
                  <w:rPrChange w:id="4816"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2E662494">
                    <w:rPr>
                      <w:rFonts w:ascii="Cambria Math" w:cs="Times New Roman" w:eastAsia="宋体" w:hAnsi="Cambria Math"/>
                      <w:sz w:val="28"/>
                      <w:szCs w:val="28"/>
                      <w:rPrChange w:id="4817" w:author="user pc" w:date="2022-03-15T10:14:00Z">
                        <w:rPr>
                          <w:rFonts w:ascii="Cambria Math" w:eastAsia="宋体" w:hAnsi="Cambria Math"/>
                        </w:rPr>
                      </w:rPrChange>
                    </w:rPr>
                    <m:t>g</m:t>
                  </m:r>
                </m:e>
              </m:d>
            </m:sub>
          </m:sSub>
        </m:oMath>
      </m:oMathPara>
    </w:p>
    <w:p>
      <w:pPr>
        <w:pStyle w:val="style157"/>
        <w:rPr>
          <w:rFonts w:ascii="Times New Roman" w:cs="Times New Roman" w:eastAsia="宋体" w:hAnsi="Times New Roman"/>
          <w:sz w:val="28"/>
          <w:szCs w:val="28"/>
          <w:rPrChange w:id="4818" w:author="user pc" w:date="2022-03-15T10:14:00Z">
            <w:rPr>
              <w:rFonts w:ascii="Bell MT" w:eastAsia="宋体" w:hAnsi="Bell MT"/>
            </w:rPr>
          </w:rPrChange>
        </w:rPr>
      </w:pPr>
    </w:p>
    <w:p>
      <w:pPr>
        <w:pStyle w:val="style157"/>
        <w:rPr>
          <w:ins w:id="4819" w:author="user pc" w:date="2022-03-20T00:05:00Z"/>
          <w:rFonts w:ascii="Times New Roman" w:cs="Times New Roman" w:eastAsia="宋体" w:hAnsi="Times New Roman"/>
          <w:sz w:val="28"/>
          <w:szCs w:val="28"/>
        </w:rPr>
      </w:pPr>
      <m:oMathPara>
        <m:oMath>
          <m:r w:rsidRPr="D32A3F11">
            <w:rPr>
              <w:rFonts w:ascii="Cambria Math" w:cs="Times New Roman" w:eastAsia="宋体" w:hAnsi="Cambria Math"/>
              <w:sz w:val="28"/>
              <w:szCs w:val="28"/>
              <w:rPrChange w:id="4820" w:author="user pc" w:date="2022-03-15T10:14:00Z">
                <w:rPr>
                  <w:rFonts w:ascii="Cambria Math" w:eastAsia="宋体" w:hAnsi="Cambria Math"/>
                </w:rPr>
              </w:rPrChange>
            </w:rPr>
            <m:t>146g</m:t>
          </m:r>
          <w:ins w:id="4821" w:author="user pc" w:date="2022-03-18T13:34:00Z">
            <m:r w:rsidR="093B7CE9">
              <w:rPr>
                <w:rFonts w:ascii="Cambria Math" w:cs="Times New Roman" w:eastAsia="宋体" w:hAnsi="Cambria Math"/>
                <w:sz w:val="28"/>
                <w:szCs w:val="28"/>
              </w:rPr>
              <m:t xml:space="preserve"> </m:t>
            </m:r>
          </w:ins>
          <m:r w:rsidRPr="9143592F">
            <w:rPr>
              <w:rFonts w:ascii="Cambria Math" w:cs="Times New Roman" w:eastAsia="宋体" w:hAnsi="Cambria Math"/>
              <w:sz w:val="28"/>
              <w:szCs w:val="28"/>
              <w:rPrChange w:id="4822" w:author="user pc" w:date="2022-03-15T10:14:00Z">
                <w:rPr>
                  <w:rFonts w:ascii="Cambria Math" w:eastAsia="宋体" w:hAnsi="Cambria Math"/>
                </w:rPr>
              </w:rPrChange>
            </w:rPr>
            <m:t>of</m:t>
          </m:r>
          <w:ins w:id="4823" w:author="user pc" w:date="2022-03-18T13:35:00Z">
            <m:r w:rsidR="A2A93675">
              <w:rPr>
                <w:rFonts w:ascii="Cambria Math" w:cs="Times New Roman" w:eastAsia="宋体" w:hAnsi="Cambria Math"/>
                <w:sz w:val="28"/>
                <w:szCs w:val="28"/>
              </w:rPr>
              <m:t xml:space="preserve"> </m:t>
            </m:r>
          </w:ins>
          <m:r w:rsidRPr="1268EE5C">
            <w:rPr>
              <w:rFonts w:ascii="Cambria Math" w:cs="Times New Roman" w:eastAsia="宋体" w:hAnsi="Cambria Math"/>
              <w:sz w:val="28"/>
              <w:szCs w:val="28"/>
              <w:rPrChange w:id="4824" w:author="user pc" w:date="2022-03-15T10:14:00Z">
                <w:rPr>
                  <w:rFonts w:ascii="Cambria Math" w:eastAsia="宋体" w:hAnsi="Cambria Math"/>
                </w:rPr>
              </w:rPrChange>
            </w:rPr>
            <m:t>HCl</m:t>
          </m:r>
          <w:ins w:id="4825" w:author="user pc" w:date="2022-03-18T13:36:00Z">
            <m:r w:rsidR="24C5648E">
              <w:rPr>
                <w:rFonts w:ascii="Cambria Math" w:cs="Times New Roman" w:eastAsia="宋体" w:hAnsi="Cambria Math"/>
                <w:sz w:val="28"/>
                <w:szCs w:val="28"/>
              </w:rPr>
              <m:t>(4 ×36.5)</m:t>
            </m:r>
          </w:ins>
          <m:r w:rsidRPr="6596C912">
            <w:rPr>
              <w:rFonts w:ascii="Cambria Math" w:cs="Times New Roman" w:eastAsia="宋体" w:hAnsi="Cambria Math"/>
              <w:sz w:val="28"/>
              <w:szCs w:val="28"/>
              <w:rPrChange w:id="4826" w:author="user pc" w:date="2022-03-15T10:14:00Z">
                <w:rPr>
                  <w:rFonts w:ascii="Cambria Math" w:eastAsia="宋体" w:hAnsi="Cambria Math"/>
                </w:rPr>
              </w:rPrChange>
            </w:rPr>
            <m:t>=</m:t>
          </m:r>
          <m:r>
            <w:rPr>
              <w:rFonts w:ascii="Cambria Math" w:cs="Times New Roman" w:eastAsia="宋体" w:hAnsi="Cambria Math"/>
              <w:sz w:val="28"/>
              <w:szCs w:val="28"/>
            </w:rPr>
            <m:t>87.0</m:t>
          </m:r>
          <m:r w:rsidRPr="2C7DB9DF">
            <w:rPr>
              <w:rFonts w:ascii="Cambria Math" w:cs="Times New Roman" w:eastAsia="宋体" w:hAnsi="Cambria Math"/>
              <w:sz w:val="28"/>
              <w:szCs w:val="28"/>
              <w:rPrChange w:id="4827" w:author="user pc" w:date="2022-03-15T10:14:00Z">
                <w:rPr>
                  <w:rFonts w:ascii="Cambria Math" w:eastAsia="宋体" w:hAnsi="Cambria Math"/>
                </w:rPr>
              </w:rPrChange>
            </w:rPr>
            <m:t>g</m:t>
          </m:r>
          <w:ins w:id="4828" w:author="user pc" w:date="2022-03-18T13:35:00Z">
            <m:r w:rsidR="69CC44F4">
              <w:rPr>
                <w:rFonts w:ascii="Cambria Math" w:cs="Times New Roman" w:eastAsia="宋体" w:hAnsi="Cambria Math"/>
                <w:sz w:val="28"/>
                <w:szCs w:val="28"/>
              </w:rPr>
              <m:t xml:space="preserve"> </m:t>
            </m:r>
          </w:ins>
          <m:r w:rsidRPr="E4AAD104">
            <w:rPr>
              <w:rFonts w:ascii="Cambria Math" w:cs="Times New Roman" w:eastAsia="宋体" w:hAnsi="Cambria Math"/>
              <w:sz w:val="28"/>
              <w:szCs w:val="28"/>
              <w:rPrChange w:id="4829" w:author="user pc" w:date="2022-03-15T10:14:00Z">
                <w:rPr>
                  <w:rFonts w:ascii="Cambria Math" w:eastAsia="宋体" w:hAnsi="Cambria Math"/>
                </w:rPr>
              </w:rPrChange>
            </w:rPr>
            <m:t>of</m:t>
          </m:r>
          <w:ins w:id="4830" w:author="user pc" w:date="2022-03-18T13:35:00Z">
            <m:r w:rsidR="24383411">
              <w:rPr>
                <w:rFonts w:ascii="Cambria Math" w:cs="Times New Roman" w:eastAsia="宋体" w:hAnsi="Cambria Math"/>
                <w:sz w:val="28"/>
                <w:szCs w:val="28"/>
              </w:rPr>
              <m:t xml:space="preserve"> </m:t>
            </m:r>
          </w:ins>
          <m:r w:rsidRPr="5E4D5910">
            <w:rPr>
              <w:rFonts w:ascii="Cambria Math" w:cs="Times New Roman" w:eastAsia="宋体" w:hAnsi="Cambria Math"/>
              <w:sz w:val="28"/>
              <w:szCs w:val="28"/>
              <w:rPrChange w:id="4831" w:author="user pc" w:date="2022-03-15T10:14:00Z">
                <w:rPr>
                  <w:rFonts w:ascii="Cambria Math" w:eastAsia="宋体" w:hAnsi="Cambria Math"/>
                </w:rPr>
              </w:rPrChange>
            </w:rPr>
            <m:t>Mn</m:t>
          </m:r>
          <m:sSub>
            <m:sSubPr>
              <m:ctrlPr>
                <w:rPr>
                  <w:rFonts w:ascii="Cambria Math" w:cs="Times New Roman" w:eastAsia="宋体" w:hAnsi="Cambria Math"/>
                  <w:i/>
                  <w:sz w:val="28"/>
                  <w:szCs w:val="28"/>
                </w:rPr>
              </m:ctrlPr>
            </m:sSubPr>
            <m:e>
              <m:r w:rsidRPr="43AAD4C7">
                <w:rPr>
                  <w:rFonts w:ascii="Cambria Math" w:cs="Times New Roman" w:eastAsia="宋体" w:hAnsi="Cambria Math"/>
                  <w:sz w:val="28"/>
                  <w:szCs w:val="28"/>
                  <w:rPrChange w:id="4832" w:author="user pc" w:date="2022-03-15T10:14:00Z">
                    <w:rPr>
                      <w:rFonts w:ascii="Cambria Math" w:eastAsia="宋体" w:hAnsi="Cambria Math"/>
                    </w:rPr>
                  </w:rPrChange>
                </w:rPr>
                <m:t>O</m:t>
              </m:r>
            </m:e>
            <m:sub>
              <m:r w:rsidRPr="262E95D2">
                <w:rPr>
                  <w:rFonts w:ascii="Cambria Math" w:cs="Times New Roman" w:eastAsia="宋体" w:hAnsi="Cambria Math"/>
                  <w:sz w:val="28"/>
                  <w:szCs w:val="28"/>
                  <w:rPrChange w:id="4833" w:author="user pc" w:date="2022-03-15T10:14:00Z">
                    <w:rPr>
                      <w:rFonts w:ascii="Cambria Math" w:eastAsia="宋体" w:hAnsi="Cambria Math"/>
                    </w:rPr>
                  </w:rPrChange>
                </w:rPr>
                <m:t>2</m:t>
              </m:r>
            </m:sub>
          </m:sSub>
        </m:oMath>
      </m:oMathPara>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 xml:space="preserve">                                                                              </w:t>
      </w:r>
      <m:oMath>
        <m:r>
          <w:rPr>
            <w:rFonts w:ascii="Cambria Math" w:cs="Times New Roman" w:eastAsia="宋体" w:hAnsi="Cambria Math"/>
            <w:sz w:val="28"/>
            <w:szCs w:val="28"/>
          </w:rPr>
          <m:t xml:space="preserve">?=5.0g of </m:t>
        </m:r>
        <m:r w:rsidRPr="1CCA3D0E">
          <w:rPr>
            <w:rFonts w:ascii="Cambria Math" w:cs="Times New Roman" w:eastAsia="宋体" w:hAnsi="Cambria Math"/>
            <w:sz w:val="28"/>
            <w:szCs w:val="28"/>
            <w:rPrChange w:id="4834" w:author="user pc" w:date="2022-03-15T10:14:00Z">
              <w:rPr>
                <w:rFonts w:ascii="Cambria Math" w:eastAsia="宋体" w:hAnsi="Cambria Math"/>
              </w:rPr>
            </w:rPrChange>
          </w:rPr>
          <m:t>Mn</m:t>
        </m:r>
        <m:sSub>
          <m:sSubPr>
            <m:ctrlPr>
              <w:rPr>
                <w:rFonts w:ascii="Cambria Math" w:cs="Times New Roman" w:eastAsia="宋体" w:hAnsi="Cambria Math"/>
                <w:i/>
                <w:sz w:val="28"/>
                <w:szCs w:val="28"/>
              </w:rPr>
            </m:ctrlPr>
          </m:sSubPr>
          <m:e>
            <m:r w:rsidRPr="34639A9C">
              <w:rPr>
                <w:rFonts w:ascii="Cambria Math" w:cs="Times New Roman" w:eastAsia="宋体" w:hAnsi="Cambria Math"/>
                <w:sz w:val="28"/>
                <w:szCs w:val="28"/>
                <w:rPrChange w:id="4835" w:author="user pc" w:date="2022-03-15T10:14:00Z">
                  <w:rPr>
                    <w:rFonts w:ascii="Cambria Math" w:eastAsia="宋体" w:hAnsi="Cambria Math"/>
                  </w:rPr>
                </w:rPrChange>
              </w:rPr>
              <m:t>O</m:t>
            </m:r>
          </m:e>
          <m:sub>
            <m:r w:rsidRPr="E7FFAE78">
              <w:rPr>
                <w:rFonts w:ascii="Cambria Math" w:cs="Times New Roman" w:eastAsia="宋体" w:hAnsi="Cambria Math"/>
                <w:sz w:val="28"/>
                <w:szCs w:val="28"/>
                <w:rPrChange w:id="4836" w:author="user pc" w:date="2022-03-15T10:14:00Z">
                  <w:rPr>
                    <w:rFonts w:ascii="Cambria Math" w:eastAsia="宋体" w:hAnsi="Cambria Math"/>
                  </w:rPr>
                </w:rPrChange>
              </w:rPr>
              <m:t>2</m:t>
            </m:r>
          </m:sub>
        </m:sSub>
      </m:oMath>
    </w:p>
    <w:p>
      <w:pPr>
        <w:pStyle w:val="style157"/>
        <w:tabs>
          <w:tab w:val="left" w:leader="none" w:pos="180"/>
        </w:tabs>
        <w:rPr>
          <w:rFonts w:ascii="Times New Roman" w:cs="Times New Roman" w:eastAsia="宋体" w:hAnsi="Times New Roman"/>
          <w:b/>
          <w:color w:val="ffffff"/>
          <w:sz w:val="24"/>
          <w:szCs w:val="24"/>
          <w:highlight w:val="darkBlue"/>
        </w:rPr>
      </w:pPr>
      <m:oMathPara>
        <m:oMathParaPr>
          <m:jc m:val="left"/>
        </m:oMathParaPr>
        <m:oMath>
          <m:r>
            <m:rPr>
              <m:sty m:val="bi"/>
            </m:rPr>
            <w:rPr>
              <w:rFonts w:ascii="Cambria Math" w:cs="Times New Roman" w:eastAsia="宋体" w:hAnsi="Cambria Math"/>
              <w:color w:val="ffffff"/>
              <w:sz w:val="24"/>
              <w:szCs w:val="24"/>
              <w:highlight w:val="darkBlue"/>
            </w:rPr>
            <m:t>That is 146</m:t>
          </m:r>
          <m:r>
            <m:rPr>
              <m:sty m:val="bi"/>
            </m:rPr>
            <w:rPr>
              <w:rFonts w:ascii="Cambria Math" w:cs="Times New Roman" w:eastAsia="宋体" w:hAnsi="Cambria Math"/>
              <w:color w:val="ffffff"/>
              <w:sz w:val="24"/>
              <w:szCs w:val="24"/>
              <w:highlight w:val="darkBlue"/>
            </w:rPr>
            <m:t>g of HCl reacted with 87.0</m:t>
          </m:r>
          <m:r>
            <m:rPr>
              <m:sty m:val="bi"/>
            </m:rPr>
            <w:rPr>
              <w:rFonts w:ascii="Cambria Math" w:cs="Times New Roman" w:eastAsia="宋体" w:hAnsi="Cambria Math"/>
              <w:color w:val="ffffff"/>
              <w:sz w:val="24"/>
              <w:szCs w:val="24"/>
              <w:highlight w:val="darkBlue"/>
            </w:rPr>
            <m:t xml:space="preserve">g of </m:t>
          </m:r>
          <m:r w:rsidRPr="0AF83798">
            <m:rPr>
              <m:sty m:val="bi"/>
            </m:rPr>
            <w:rPr>
              <w:rFonts w:ascii="Cambria Math" w:cs="Times New Roman" w:eastAsia="宋体" w:hAnsi="Cambria Math"/>
              <w:color w:val="ffffff"/>
              <w:sz w:val="24"/>
              <w:szCs w:val="24"/>
              <w:highlight w:val="darkBlue"/>
              <w:rPrChange w:id="4837" w:author="user pc" w:date="2022-03-15T10:14:00Z">
                <w:rPr>
                  <w:rFonts w:ascii="Cambria Math" w:eastAsia="宋体" w:hAnsi="Cambria Math"/>
                  <w:color w:val="ffffff"/>
                  <w:sz w:val="24"/>
                  <w:szCs w:val="24"/>
                  <w:highlight w:val="darkBlue"/>
                </w:rPr>
              </w:rPrChange>
            </w:rPr>
            <m:t>Mn</m:t>
          </m:r>
          <m:sSub>
            <m:sSubPr>
              <m:ctrlPr>
                <w:rPr>
                  <w:rFonts w:ascii="Cambria Math" w:cs="Times New Roman" w:eastAsia="宋体" w:hAnsi="Cambria Math"/>
                  <w:b/>
                  <w:i/>
                  <w:color w:val="ffffff"/>
                  <w:sz w:val="24"/>
                  <w:szCs w:val="24"/>
                  <w:highlight w:val="darkBlue"/>
                </w:rPr>
              </m:ctrlPr>
            </m:sSubPr>
            <m:e>
              <m:r w:rsidRPr="9DB29E29">
                <m:rPr>
                  <m:sty m:val="bi"/>
                </m:rPr>
                <w:rPr>
                  <w:rFonts w:ascii="Cambria Math" w:cs="Times New Roman" w:eastAsia="宋体" w:hAnsi="Cambria Math"/>
                  <w:color w:val="ffffff"/>
                  <w:sz w:val="24"/>
                  <w:szCs w:val="24"/>
                  <w:highlight w:val="darkBlue"/>
                  <w:rPrChange w:id="4838" w:author="user pc" w:date="2022-03-15T10:14:00Z">
                    <w:rPr>
                      <w:rFonts w:ascii="Cambria Math" w:eastAsia="宋体" w:hAnsi="Cambria Math"/>
                      <w:color w:val="ffffff"/>
                      <w:sz w:val="24"/>
                      <w:szCs w:val="24"/>
                      <w:highlight w:val="darkBlue"/>
                    </w:rPr>
                  </w:rPrChange>
                </w:rPr>
                <m:t>O</m:t>
              </m:r>
            </m:e>
            <m:sub>
              <m:r w:rsidRPr="D1BBA4F2">
                <m:rPr>
                  <m:sty m:val="bi"/>
                </m:rPr>
                <w:rPr>
                  <w:rFonts w:ascii="Cambria Math" w:cs="Times New Roman" w:eastAsia="宋体" w:hAnsi="Cambria Math"/>
                  <w:color w:val="ffffff"/>
                  <w:sz w:val="24"/>
                  <w:szCs w:val="24"/>
                  <w:highlight w:val="darkBlue"/>
                  <w:rPrChange w:id="4839" w:author="user pc" w:date="2022-03-15T10:14:00Z">
                    <w:rPr>
                      <w:rFonts w:ascii="Cambria Math" w:eastAsia="宋体" w:hAnsi="Calibri"/>
                      <w:color w:val="ffffff"/>
                      <w:sz w:val="24"/>
                      <w:szCs w:val="24"/>
                      <w:highlight w:val="darkBlue"/>
                    </w:rPr>
                  </w:rPrChange>
                </w:rPr>
                <m:t>2</m:t>
              </m:r>
            </m:sub>
          </m:sSub>
          <m:r>
            <m:rPr>
              <m:sty m:val="bi"/>
            </m:rPr>
            <w:rPr>
              <w:rFonts w:ascii="Cambria Math" w:cs="Times New Roman" w:eastAsia="宋体" w:hAnsi="Cambria Math"/>
              <w:color w:val="ffffff"/>
              <w:sz w:val="24"/>
              <w:szCs w:val="24"/>
              <w:highlight w:val="darkBlue"/>
            </w:rPr>
            <m:t xml:space="preserve">, </m:t>
          </m:r>
        </m:oMath>
      </m:oMathPara>
    </w:p>
    <w:p>
      <w:pPr>
        <w:pStyle w:val="style157"/>
        <w:tabs>
          <w:tab w:val="left" w:leader="none" w:pos="180"/>
        </w:tabs>
        <w:rPr>
          <w:ins w:id="4840" w:author="user pc" w:date="2022-03-18T13:39:00Z"/>
          <w:rFonts w:ascii="Times New Roman" w:cs="Times New Roman" w:eastAsia="宋体" w:hAnsi="Times New Roman"/>
          <w:b/>
          <w:color w:val="ffffff"/>
          <w:sz w:val="24"/>
          <w:szCs w:val="24"/>
        </w:rPr>
      </w:pPr>
      <w:r>
        <w:rPr>
          <w:rFonts w:ascii="Times New Roman" w:cs="Times New Roman" w:eastAsia="宋体" w:hAnsi="Times New Roman"/>
          <w:b/>
          <w:color w:val="ffffff"/>
          <w:sz w:val="24"/>
          <w:szCs w:val="24"/>
          <w:highlight w:val="darkBlue"/>
        </w:rPr>
        <w:t>h</w:t>
      </w:r>
      <m:oMath>
        <m:r>
          <m:rPr>
            <m:sty m:val="bi"/>
          </m:rPr>
          <w:rPr>
            <w:rFonts w:ascii="Cambria Math" w:cs="Times New Roman" w:eastAsia="宋体" w:hAnsi="Cambria Math"/>
            <w:color w:val="ffffff"/>
            <w:sz w:val="24"/>
            <w:szCs w:val="24"/>
            <w:highlight w:val="darkBlue"/>
          </w:rPr>
          <m:t>ow many grams of</m:t>
        </m:r>
      </m:oMath>
      <w:r>
        <w:rPr>
          <w:rFonts w:ascii="Times New Roman" w:cs="Times New Roman" w:eastAsia="宋体" w:hAnsi="Times New Roman"/>
          <w:b/>
          <w:color w:val="ffffff"/>
          <w:sz w:val="24"/>
          <w:szCs w:val="24"/>
          <w:highlight w:val="darkBlue"/>
        </w:rPr>
        <w:t xml:space="preserve"> </w:t>
      </w:r>
      <m:oMath>
        <m:r>
          <m:rPr>
            <m:sty m:val="bi"/>
          </m:rPr>
          <w:rPr>
            <w:rFonts w:ascii="Cambria Math" w:cs="Times New Roman" w:eastAsia="宋体" w:hAnsi="Cambria Math"/>
            <w:color w:val="ffffff"/>
            <w:sz w:val="24"/>
            <w:szCs w:val="24"/>
            <w:highlight w:val="darkBlue"/>
          </w:rPr>
          <m:t>HCl will react wit</m:t>
        </m:r>
      </m:oMath>
      <w:r>
        <w:rPr>
          <w:rFonts w:ascii="Times New Roman" w:cs="Times New Roman" w:eastAsia="宋体" w:hAnsi="Times New Roman"/>
          <w:b/>
          <w:color w:val="ffffff"/>
          <w:sz w:val="24"/>
          <w:szCs w:val="24"/>
          <w:highlight w:val="darkBlue"/>
        </w:rPr>
        <w:t>h</w:t>
      </w:r>
      <m:oMath>
        <m:r>
          <m:rPr>
            <m:sty m:val="bi"/>
          </m:rPr>
          <w:rPr>
            <w:rFonts w:ascii="Cambria Math" w:cs="Times New Roman" w:eastAsia="宋体" w:hAnsi="Cambria Math"/>
            <w:color w:val="ffffff"/>
            <w:sz w:val="24"/>
            <w:szCs w:val="24"/>
            <w:highlight w:val="darkBlue"/>
          </w:rPr>
          <m:t xml:space="preserve"> 5.0g of </m:t>
        </m:r>
        <m:r w:rsidRPr="8A2E5C63">
          <m:rPr>
            <m:sty m:val="bi"/>
          </m:rPr>
          <w:rPr>
            <w:rFonts w:ascii="Cambria Math" w:cs="Times New Roman" w:eastAsia="宋体" w:hAnsi="Cambria Math"/>
            <w:color w:val="ffffff"/>
            <w:sz w:val="24"/>
            <w:szCs w:val="24"/>
            <w:highlight w:val="darkBlue"/>
            <w:rPrChange w:id="4841" w:author="user pc" w:date="2022-03-15T10:14:00Z">
              <w:rPr>
                <w:rFonts w:ascii="Cambria Math" w:eastAsia="宋体" w:hAnsi="Cambria Math"/>
                <w:color w:val="ffffff"/>
                <w:sz w:val="24"/>
                <w:szCs w:val="24"/>
                <w:highlight w:val="darkBlue"/>
              </w:rPr>
            </w:rPrChange>
          </w:rPr>
          <m:t>Mn</m:t>
        </m:r>
        <m:sSub>
          <m:sSubPr>
            <m:ctrlPr>
              <w:rPr>
                <w:rFonts w:ascii="Cambria Math" w:cs="Times New Roman" w:eastAsia="宋体" w:hAnsi="Cambria Math"/>
                <w:b/>
                <w:i/>
                <w:color w:val="ffffff"/>
                <w:sz w:val="24"/>
                <w:szCs w:val="24"/>
                <w:highlight w:val="darkBlue"/>
              </w:rPr>
            </m:ctrlPr>
          </m:sSubPr>
          <m:e>
            <m:r w:rsidRPr="E2B77486">
              <m:rPr>
                <m:sty m:val="bi"/>
              </m:rPr>
              <w:rPr>
                <w:rFonts w:ascii="Cambria Math" w:cs="Times New Roman" w:eastAsia="宋体" w:hAnsi="Cambria Math"/>
                <w:color w:val="ffffff"/>
                <w:sz w:val="24"/>
                <w:szCs w:val="24"/>
                <w:highlight w:val="darkBlue"/>
                <w:rPrChange w:id="4842" w:author="user pc" w:date="2022-03-15T10:14:00Z">
                  <w:rPr>
                    <w:rFonts w:ascii="Cambria Math" w:eastAsia="宋体" w:hAnsi="Cambria Math"/>
                    <w:color w:val="ffffff"/>
                    <w:sz w:val="24"/>
                    <w:szCs w:val="24"/>
                    <w:highlight w:val="darkBlue"/>
                  </w:rPr>
                </w:rPrChange>
              </w:rPr>
              <m:t>O</m:t>
            </m:r>
          </m:e>
          <m:sub>
            <m:r w:rsidRPr="3BBB98D4">
              <m:rPr>
                <m:sty m:val="bi"/>
              </m:rPr>
              <w:rPr>
                <w:rFonts w:ascii="Cambria Math" w:cs="Times New Roman" w:eastAsia="宋体" w:hAnsi="Cambria Math"/>
                <w:color w:val="ffffff"/>
                <w:sz w:val="24"/>
                <w:szCs w:val="24"/>
                <w:highlight w:val="darkBlue"/>
                <w:rPrChange w:id="4843" w:author="user pc" w:date="2022-03-15T10:14:00Z">
                  <w:rPr>
                    <w:rFonts w:ascii="Cambria Math" w:eastAsia="宋体" w:hAnsi="Calibri"/>
                    <w:color w:val="ffffff"/>
                    <w:sz w:val="24"/>
                    <w:szCs w:val="24"/>
                    <w:highlight w:val="darkBlue"/>
                  </w:rPr>
                </w:rPrChange>
              </w:rPr>
              <m:t>2</m:t>
            </m:r>
          </m:sub>
        </m:sSub>
        <m:r>
          <m:rPr>
            <m:sty m:val="bi"/>
          </m:rPr>
          <w:rPr>
            <w:rFonts w:ascii="Cambria Math" w:cs="Times New Roman" w:eastAsia="宋体" w:hAnsi="Cambria Math"/>
            <w:color w:val="ffffff"/>
            <w:sz w:val="24"/>
            <w:szCs w:val="24"/>
            <w:highlight w:val="darkBlue"/>
          </w:rPr>
          <m:t>?</m:t>
        </m:r>
      </m:oMath>
    </w:p>
    <w:p>
      <w:pPr>
        <w:pStyle w:val="style157"/>
        <w:rPr>
          <w:rFonts w:ascii="Times New Roman" w:cs="Times New Roman" w:eastAsia="宋体" w:hAnsi="Times New Roman"/>
          <w:sz w:val="28"/>
          <w:szCs w:val="28"/>
        </w:rPr>
      </w:pPr>
    </w:p>
    <w:p>
      <w:pPr>
        <w:pStyle w:val="style157"/>
        <w:rPr>
          <w:ins w:id="4844" w:author="user pc" w:date="2022-03-18T13:39:00Z"/>
          <w:rFonts w:ascii="Times New Roman" w:cs="Times New Roman" w:eastAsia="宋体" w:hAnsi="Times New Roman"/>
          <w:i w:val="false"/>
          <w:sz w:val="28"/>
          <w:szCs w:val="28"/>
          <w:rPrChange w:id="4845" w:author="user pc" w:date="2022-03-18T13:39:00Z">
            <w:rPr>
              <w:ins w:id="4846" w:author="user pc" w:date="2022-03-18T13:39:00Z"/>
              <w:rFonts w:ascii="Cambria Math" w:eastAsia="宋体" w:hAnsi="Calibri"/>
              <w:i/>
              <w:sz w:val="28"/>
              <w:szCs w:val="28"/>
            </w:rPr>
          </w:rPrChange>
        </w:rPr>
      </w:pPr>
      <m:oMathPara>
        <m:oMathParaPr>
          <m:jc m:val="left"/>
        </m:oMathParaPr>
        <m:oMath>
          <m:r w:rsidRPr="D0269F03">
            <w:rPr>
              <w:rFonts w:ascii="Cambria Math" w:cs="Times New Roman" w:eastAsia="宋体" w:hAnsi="Cambria Math"/>
              <w:sz w:val="28"/>
              <w:szCs w:val="28"/>
              <w:rPrChange w:id="4847" w:author="user pc" w:date="2022-03-15T10:14:00Z">
                <w:rPr>
                  <w:rFonts w:ascii="Cambria Math" w:eastAsia="宋体" w:hAnsi="Cambria Math"/>
                </w:rPr>
              </w:rPrChange>
            </w:rPr>
            <m:t>Cross</m:t>
          </m:r>
          <w:ins w:id="4848" w:author="user pc" w:date="2022-03-18T13:47:00Z">
            <m:r w:rsidR="1D0E858F">
              <w:rPr>
                <w:rFonts w:ascii="Cambria Math" w:cs="Times New Roman" w:eastAsia="宋体" w:hAnsi="Cambria Math"/>
                <w:sz w:val="28"/>
                <w:szCs w:val="28"/>
              </w:rPr>
              <m:t xml:space="preserve"> </m:t>
            </m:r>
          </w:ins>
          <w:del w:id="4849" w:author="user pc" w:date="2022-03-18T13:47:00Z">
            <m:r w:rsidDel="E8AA3D18" w:rsidRPr="2CF93909">
              <w:rPr>
                <w:rFonts w:ascii="Cambria Math" w:cs="Times New Roman" w:eastAsia="宋体" w:hAnsi="Cambria Math"/>
                <w:sz w:val="28"/>
                <w:szCs w:val="28"/>
                <w:rPrChange w:id="4850" w:author="user pc" w:date="2022-03-15T10:14:00Z">
                  <w:rPr>
                    <w:rFonts w:ascii="Cambria Math" w:eastAsia="宋体" w:hAnsi="Cambria Math"/>
                  </w:rPr>
                </w:rPrChange>
              </w:rPr>
              <m:t>-</m:t>
            </m:r>
          </w:del>
          <m:r w:rsidRPr="F4359D39">
            <w:rPr>
              <w:rFonts w:ascii="Cambria Math" w:cs="Times New Roman" w:eastAsia="宋体" w:hAnsi="Cambria Math"/>
              <w:sz w:val="28"/>
              <w:szCs w:val="28"/>
              <w:rPrChange w:id="4851" w:author="user pc" w:date="2022-03-15T10:14:00Z">
                <w:rPr>
                  <w:rFonts w:ascii="Cambria Math" w:eastAsia="宋体" w:hAnsi="Cambria Math"/>
                </w:rPr>
              </w:rPrChange>
            </w:rPr>
            <m:t>Multiply;</m:t>
          </m:r>
        </m:oMath>
      </m:oMathPara>
    </w:p>
    <w:p>
      <w:pPr>
        <w:pStyle w:val="style157"/>
        <w:rPr>
          <w:ins w:id="4852" w:author="user pc" w:date="2022-03-18T13:40:00Z"/>
          <w:rFonts w:ascii="Times New Roman" w:cs="Times New Roman" w:eastAsia="宋体" w:hAnsi="Times New Roman"/>
          <w:sz w:val="28"/>
          <w:szCs w:val="28"/>
        </w:rPr>
      </w:pPr>
    </w:p>
    <w:p>
      <w:pPr>
        <w:pStyle w:val="style157"/>
        <w:rPr>
          <w:ins w:id="4853" w:author="user pc" w:date="2022-03-18T13:50:00Z"/>
          <w:rFonts w:ascii="Times New Roman" w:cs="Times New Roman" w:eastAsia="宋体" w:hAnsi="Times New Roman"/>
          <w:sz w:val="28"/>
          <w:szCs w:val="28"/>
        </w:rPr>
      </w:pPr>
      <m:oMathPara>
        <m:oMath>
          <m:f>
            <m:fPr>
              <m:ctrlPr>
                <w:rPr>
                  <w:rFonts w:ascii="Cambria Math" w:cs="Times New Roman" w:eastAsia="宋体" w:hAnsi="Cambria Math"/>
                  <w:i/>
                  <w:sz w:val="28"/>
                  <w:szCs w:val="28"/>
                </w:rPr>
              </m:ctrlPr>
            </m:fPr>
            <m:num>
              <m:r w:rsidRPr="626A65F1">
                <w:rPr>
                  <w:rFonts w:ascii="Cambria Math" w:cs="Times New Roman" w:eastAsia="宋体" w:hAnsi="Cambria Math"/>
                  <w:sz w:val="28"/>
                  <w:szCs w:val="28"/>
                  <w:rPrChange w:id="4854" w:author="user pc" w:date="2022-03-15T10:14:00Z">
                    <w:rPr>
                      <w:rFonts w:ascii="Cambria Math" w:eastAsia="宋体" w:hAnsi="Cambria Math"/>
                    </w:rPr>
                  </w:rPrChange>
                </w:rPr>
                <m:t>146g of HCl×5.0g of Mn</m:t>
              </m:r>
              <m:sSub>
                <m:sSubPr>
                  <m:ctrlPr>
                    <w:rPr>
                      <w:rFonts w:ascii="Cambria Math" w:cs="Times New Roman" w:eastAsia="宋体" w:hAnsi="Cambria Math"/>
                      <w:i/>
                      <w:sz w:val="28"/>
                      <w:szCs w:val="28"/>
                    </w:rPr>
                  </m:ctrlPr>
                </m:sSubPr>
                <m:e>
                  <m:r w:rsidRPr="6651C65B">
                    <w:rPr>
                      <w:rFonts w:ascii="Cambria Math" w:cs="Times New Roman" w:eastAsia="宋体" w:hAnsi="Cambria Math"/>
                      <w:sz w:val="28"/>
                      <w:szCs w:val="28"/>
                      <w:rPrChange w:id="4855" w:author="user pc" w:date="2022-03-15T10:14:00Z">
                        <w:rPr>
                          <w:rFonts w:ascii="Cambria Math" w:eastAsia="宋体" w:hAnsi="Cambria Math"/>
                        </w:rPr>
                      </w:rPrChange>
                    </w:rPr>
                    <m:t>O</m:t>
                  </m:r>
                </m:e>
                <m:sub>
                  <m:r w:rsidRPr="2F3023F5">
                    <w:rPr>
                      <w:rFonts w:ascii="Cambria Math" w:cs="Times New Roman" w:eastAsia="宋体" w:hAnsi="Cambria Math"/>
                      <w:sz w:val="28"/>
                      <w:szCs w:val="28"/>
                      <w:rPrChange w:id="4856" w:author="user pc" w:date="2022-03-15T10:14:00Z">
                        <w:rPr>
                          <w:rFonts w:ascii="Cambria Math" w:eastAsia="宋体" w:hAnsi="Cambria Math"/>
                        </w:rPr>
                      </w:rPrChange>
                    </w:rPr>
                    <m:t>2</m:t>
                  </m:r>
                </m:sub>
              </m:sSub>
            </m:num>
            <m:den>
              <m:r w:rsidRPr="8344641D">
                <w:rPr>
                  <w:rFonts w:ascii="Cambria Math" w:cs="Times New Roman" w:eastAsia="宋体" w:hAnsi="Cambria Math"/>
                  <w:sz w:val="28"/>
                  <w:szCs w:val="28"/>
                  <w:rPrChange w:id="4857" w:author="user pc" w:date="2022-03-15T10:14:00Z">
                    <w:rPr>
                      <w:rFonts w:ascii="Cambria Math" w:eastAsia="宋体" w:hAnsi="Cambria Math"/>
                    </w:rPr>
                  </w:rPrChange>
                </w:rPr>
                <m:t>8</m:t>
              </m:r>
              <w:ins w:id="4858" w:author="user pc" w:date="2022-03-18T13:46:00Z">
                <m:r w:rsidR="4E430AE9">
                  <w:rPr>
                    <w:rFonts w:ascii="Cambria Math" w:cs="Times New Roman" w:eastAsia="宋体" w:hAnsi="Cambria Math"/>
                    <w:sz w:val="28"/>
                    <w:szCs w:val="28"/>
                  </w:rPr>
                  <m:t>7.0</m:t>
                </m:r>
              </w:ins>
              <m:r w:rsidRPr="DBEB79EE">
                <w:rPr>
                  <w:rFonts w:ascii="Cambria Math" w:cs="Times New Roman" w:eastAsia="宋体" w:hAnsi="Cambria Math"/>
                  <w:sz w:val="28"/>
                  <w:szCs w:val="28"/>
                  <w:rPrChange w:id="4859" w:author="user pc" w:date="2022-03-15T10:14:00Z">
                    <w:rPr>
                      <w:rFonts w:ascii="Cambria Math" w:eastAsia="宋体" w:hAnsi="Cambria Math"/>
                    </w:rPr>
                  </w:rPrChange>
                </w:rPr>
                <m:t>g of Mn</m:t>
              </m:r>
              <m:sSub>
                <m:sSubPr>
                  <m:ctrlPr>
                    <w:rPr>
                      <w:rFonts w:ascii="Cambria Math" w:cs="Times New Roman" w:eastAsia="宋体" w:hAnsi="Cambria Math"/>
                      <w:i/>
                      <w:sz w:val="28"/>
                      <w:szCs w:val="28"/>
                    </w:rPr>
                  </m:ctrlPr>
                </m:sSubPr>
                <m:e>
                  <m:r w:rsidRPr="C993D967">
                    <w:rPr>
                      <w:rFonts w:ascii="Cambria Math" w:cs="Times New Roman" w:eastAsia="宋体" w:hAnsi="Cambria Math"/>
                      <w:sz w:val="28"/>
                      <w:szCs w:val="28"/>
                      <w:rPrChange w:id="4860" w:author="user pc" w:date="2022-03-15T10:14:00Z">
                        <w:rPr>
                          <w:rFonts w:ascii="Cambria Math" w:eastAsia="宋体" w:hAnsi="Cambria Math"/>
                        </w:rPr>
                      </w:rPrChange>
                    </w:rPr>
                    <m:t>O</m:t>
                  </m:r>
                </m:e>
                <m:sub>
                  <m:r w:rsidRPr="A83FE932">
                    <w:rPr>
                      <w:rFonts w:ascii="Cambria Math" w:cs="Times New Roman" w:eastAsia="宋体" w:hAnsi="Cambria Math"/>
                      <w:sz w:val="28"/>
                      <w:szCs w:val="28"/>
                      <w:rPrChange w:id="4861" w:author="user pc" w:date="2022-03-15T10:14:00Z">
                        <w:rPr>
                          <w:rFonts w:ascii="Cambria Math" w:eastAsia="宋体" w:hAnsi="Cambria Math"/>
                        </w:rPr>
                      </w:rPrChange>
                    </w:rPr>
                    <m:t>2</m:t>
                  </m:r>
                </m:sub>
              </m:sSub>
            </m:den>
          </m:f>
          <m:r w:rsidRPr="A6E8A167">
            <w:rPr>
              <w:rFonts w:ascii="Cambria Math" w:cs="Times New Roman" w:eastAsia="宋体" w:hAnsi="Cambria Math"/>
              <w:sz w:val="28"/>
              <w:szCs w:val="28"/>
              <w:rPrChange w:id="4862" w:author="user pc" w:date="2022-03-15T10:14:00Z">
                <w:rPr>
                  <w:rFonts w:ascii="Cambria Math" w:eastAsia="宋体" w:hAnsi="Cambria Math"/>
                </w:rPr>
              </w:rPrChange>
            </w:rPr>
            <m:t>=8</m:t>
          </m:r>
          <w:del w:id="4863" w:author="user pc" w:date="2022-03-18T13:50:00Z">
            <m:r w:rsidDel="8D9B26CB" w:rsidRPr="B411F472">
              <w:rPr>
                <w:rFonts w:ascii="Cambria Math" w:cs="Times New Roman" w:eastAsia="宋体" w:hAnsi="Cambria Math"/>
                <w:sz w:val="28"/>
                <w:szCs w:val="28"/>
                <w:rPrChange w:id="4864" w:author="user pc" w:date="2022-03-15T10:14:00Z">
                  <w:rPr>
                    <w:rFonts w:ascii="Cambria Math" w:eastAsia="宋体" w:hAnsi="Cambria Math"/>
                  </w:rPr>
                </w:rPrChange>
              </w:rPr>
              <m:t>.</m:t>
            </m:r>
          </w:del>
          <m:r w:rsidRPr="0401BB72">
            <w:rPr>
              <w:rFonts w:ascii="Cambria Math" w:cs="Times New Roman" w:eastAsia="宋体" w:hAnsi="Cambria Math"/>
              <w:sz w:val="28"/>
              <w:szCs w:val="28"/>
              <w:rPrChange w:id="4865" w:author="user pc" w:date="2022-03-15T10:14:00Z">
                <w:rPr>
                  <w:rFonts w:ascii="Cambria Math" w:eastAsia="宋体" w:hAnsi="Cambria Math"/>
                </w:rPr>
              </w:rPrChange>
            </w:rPr>
            <m:t>40g</m:t>
          </m:r>
          <w:ins w:id="4866" w:author="user pc" w:date="2022-03-18T13:45:00Z">
            <m:r w:rsidR="994FB5BE">
              <w:rPr>
                <w:rFonts w:ascii="Cambria Math" w:cs="Times New Roman" w:eastAsia="宋体" w:hAnsi="Cambria Math"/>
                <w:sz w:val="28"/>
                <w:szCs w:val="28"/>
              </w:rPr>
              <m:t xml:space="preserve"> </m:t>
            </m:r>
          </w:ins>
          <m:r w:rsidRPr="5C61250E">
            <w:rPr>
              <w:rFonts w:ascii="Cambria Math" w:cs="Times New Roman" w:eastAsia="宋体" w:hAnsi="Cambria Math"/>
              <w:sz w:val="28"/>
              <w:szCs w:val="28"/>
              <w:rPrChange w:id="4867" w:author="user pc" w:date="2022-03-15T10:14:00Z">
                <w:rPr>
                  <w:rFonts w:ascii="Cambria Math" w:eastAsia="宋体" w:hAnsi="Cambria Math"/>
                </w:rPr>
              </w:rPrChange>
            </w:rPr>
            <m:t>of</m:t>
          </m:r>
          <w:ins w:id="4868" w:author="user pc" w:date="2022-03-18T13:45:00Z">
            <m:r w:rsidR="E31CB97C">
              <w:rPr>
                <w:rFonts w:ascii="Cambria Math" w:cs="Times New Roman" w:eastAsia="宋体" w:hAnsi="Cambria Math"/>
                <w:sz w:val="28"/>
                <w:szCs w:val="28"/>
              </w:rPr>
              <m:t xml:space="preserve"> </m:t>
            </m:r>
          </w:ins>
          <m:r w:rsidRPr="324AB518">
            <w:rPr>
              <w:rFonts w:ascii="Cambria Math" w:cs="Times New Roman" w:eastAsia="宋体" w:hAnsi="Cambria Math"/>
              <w:sz w:val="28"/>
              <w:szCs w:val="28"/>
              <w:rPrChange w:id="4869" w:author="user pc" w:date="2022-03-15T10:14:00Z">
                <w:rPr>
                  <w:rFonts w:ascii="Cambria Math" w:eastAsia="宋体" w:hAnsi="Cambria Math"/>
                </w:rPr>
              </w:rPrChange>
            </w:rPr>
            <m:t>HCl</m:t>
          </m:r>
        </m:oMath>
      </m:oMathPara>
    </w:p>
    <w:p>
      <w:pPr>
        <w:pStyle w:val="style157"/>
        <w:rPr>
          <w:ins w:id="4870" w:author="user pc" w:date="2022-03-18T13:50:00Z"/>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4871"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4872" w:author="user pc" w:date="2022-03-15T10:14:00Z">
            <w:rPr>
              <w:rFonts w:ascii="Bell MT" w:eastAsia="宋体" w:hAnsi="Bell MT"/>
            </w:rPr>
          </w:rPrChange>
        </w:rPr>
      </w:pPr>
      <w:r w:rsidRPr="F92C516A">
        <w:rPr>
          <w:rFonts w:ascii="Times New Roman" w:cs="Times New Roman" w:eastAsia="宋体" w:hAnsi="Times New Roman"/>
          <w:b/>
          <w:sz w:val="28"/>
          <w:szCs w:val="28"/>
          <w:rPrChange w:id="4873" w:author="user pc" w:date="2022-03-15T10:14:00Z">
            <w:rPr>
              <w:rFonts w:ascii="Bell MT" w:eastAsia="宋体" w:hAnsi="Bell MT"/>
              <w:b/>
            </w:rPr>
          </w:rPrChange>
        </w:rPr>
        <w:t>CHECK YOUR</w:t>
      </w:r>
      <w:r>
        <w:rPr>
          <w:rFonts w:ascii="Times New Roman" w:cs="Times New Roman" w:eastAsia="宋体" w:hAnsi="Times New Roman"/>
          <w:b/>
          <w:sz w:val="28"/>
          <w:szCs w:val="28"/>
        </w:rPr>
        <w:t xml:space="preserve"> </w:t>
      </w:r>
      <w:r w:rsidRPr="065DF4E3">
        <w:rPr>
          <w:rFonts w:ascii="Times New Roman" w:cs="Times New Roman" w:eastAsia="宋体" w:hAnsi="Times New Roman"/>
          <w:b/>
          <w:sz w:val="28"/>
          <w:szCs w:val="28"/>
          <w:rPrChange w:id="4874" w:author="user pc" w:date="2022-03-15T10:14:00Z">
            <w:rPr>
              <w:rFonts w:ascii="Bell MT" w:eastAsia="宋体" w:hAnsi="Bell MT"/>
              <w:b/>
            </w:rPr>
          </w:rPrChange>
        </w:rPr>
        <w:t>PROGRESS:</w:t>
      </w:r>
    </w:p>
    <w:p>
      <w:pPr>
        <w:pStyle w:val="style157"/>
        <w:rPr>
          <w:rFonts w:ascii="Times New Roman" w:cs="Times New Roman" w:eastAsia="宋体" w:hAnsi="Times New Roman"/>
          <w:sz w:val="28"/>
          <w:szCs w:val="28"/>
          <w:rPrChange w:id="4875" w:author="user pc" w:date="2022-03-15T10:14:00Z">
            <w:rPr>
              <w:rFonts w:ascii="Bell MT" w:eastAsia="宋体" w:hAnsi="Bell MT"/>
            </w:rPr>
          </w:rPrChange>
        </w:rPr>
      </w:pPr>
    </w:p>
    <w:p>
      <w:pPr>
        <w:pStyle w:val="style157"/>
        <w:rPr>
          <w:ins w:id="4876" w:author="user pc" w:date="2022-03-18T13:49:00Z"/>
          <w:rFonts w:ascii="Times New Roman" w:cs="Times New Roman" w:eastAsia="宋体" w:hAnsi="Times New Roman"/>
          <w:sz w:val="28"/>
          <w:szCs w:val="28"/>
        </w:rPr>
      </w:pPr>
      <w:r w:rsidRPr="70DDA852">
        <w:rPr>
          <w:rFonts w:ascii="Times New Roman" w:cs="Times New Roman" w:eastAsia="宋体" w:hAnsi="Times New Roman"/>
          <w:sz w:val="28"/>
          <w:szCs w:val="28"/>
          <w:rPrChange w:id="4877" w:author="user pc" w:date="2022-03-15T10:14:00Z">
            <w:rPr>
              <w:rFonts w:ascii="Bell MT" w:eastAsia="宋体" w:hAnsi="Bell MT"/>
            </w:rPr>
          </w:rPrChange>
        </w:rPr>
        <w:t>How many gram of oxygen</w:t>
      </w:r>
      <w:ins w:id="4878" w:author="user pc" w:date="2022-03-18T13:48:00Z">
        <w:r w:rsidR="1D82B588">
          <w:rPr>
            <w:rFonts w:ascii="Times New Roman" w:cs="Times New Roman" w:eastAsia="宋体" w:hAnsi="Times New Roman"/>
            <w:sz w:val="28"/>
            <w:szCs w:val="28"/>
          </w:rPr>
          <w:t xml:space="preserve"> </w:t>
        </w:r>
      </w:ins>
      <w:r w:rsidRPr="7C37A0AD">
        <w:rPr>
          <w:rFonts w:ascii="Times New Roman" w:cs="Times New Roman" w:eastAsia="宋体" w:hAnsi="Times New Roman"/>
          <w:sz w:val="28"/>
          <w:szCs w:val="28"/>
          <w:rPrChange w:id="4879" w:author="user pc" w:date="2022-03-15T10:14:00Z">
            <w:rPr>
              <w:rFonts w:ascii="Bell MT" w:eastAsia="宋体" w:hAnsi="Bell MT"/>
            </w:rPr>
          </w:rPrChange>
        </w:rPr>
        <w:t>gas will combine with 5.0 × 10</w:t>
      </w:r>
      <w:r w:rsidRPr="81962CD0">
        <w:rPr>
          <w:rFonts w:ascii="Times New Roman" w:cs="Times New Roman" w:eastAsia="宋体" w:hAnsi="Times New Roman"/>
          <w:sz w:val="28"/>
          <w:szCs w:val="28"/>
          <w:vertAlign w:val="superscript"/>
          <w:rPrChange w:id="4880" w:author="user pc" w:date="2022-03-15T10:14:00Z">
            <w:rPr>
              <w:rFonts w:ascii="Bell MT" w:eastAsia="宋体" w:hAnsi="Bell MT"/>
              <w:vertAlign w:val="superscript"/>
            </w:rPr>
          </w:rPrChange>
        </w:rPr>
        <w:t>3</w:t>
      </w:r>
      <w:r w:rsidRPr="BBAC0F2E">
        <w:rPr>
          <w:rFonts w:ascii="Times New Roman" w:cs="Times New Roman" w:eastAsia="宋体" w:hAnsi="Times New Roman"/>
          <w:sz w:val="28"/>
          <w:szCs w:val="28"/>
          <w:rPrChange w:id="4881" w:author="user pc" w:date="2022-03-15T10:14:00Z">
            <w:rPr>
              <w:rFonts w:ascii="Bell MT" w:eastAsia="宋体" w:hAnsi="Bell MT"/>
            </w:rPr>
          </w:rPrChange>
        </w:rPr>
        <w:t>g of zinc</w:t>
      </w:r>
      <w:ins w:id="4882" w:author="user pc" w:date="2022-03-18T13:48:00Z">
        <w:r w:rsidR="38ED27F8">
          <w:rPr>
            <w:rFonts w:ascii="Times New Roman" w:cs="Times New Roman" w:eastAsia="宋体" w:hAnsi="Times New Roman"/>
            <w:sz w:val="28"/>
            <w:szCs w:val="28"/>
          </w:rPr>
          <w:t xml:space="preserve"> </w:t>
        </w:r>
      </w:ins>
      <w:r w:rsidRPr="3F8381B1">
        <w:rPr>
          <w:rFonts w:ascii="Times New Roman" w:cs="Times New Roman" w:eastAsia="宋体" w:hAnsi="Times New Roman"/>
          <w:sz w:val="28"/>
          <w:szCs w:val="28"/>
          <w:rPrChange w:id="4883" w:author="user pc" w:date="2022-03-15T10:14:00Z">
            <w:rPr>
              <w:rFonts w:ascii="Bell MT" w:eastAsia="宋体" w:hAnsi="Bell MT"/>
            </w:rPr>
          </w:rPrChange>
        </w:rPr>
        <w:t>sulphide to produce</w:t>
      </w:r>
      <w:ins w:id="4884" w:author="user pc" w:date="2022-03-18T13:49:00Z">
        <w:r w:rsidR="E0C4E7BA">
          <w:rPr>
            <w:rFonts w:ascii="Times New Roman" w:cs="Times New Roman" w:eastAsia="宋体" w:hAnsi="Times New Roman"/>
            <w:sz w:val="28"/>
            <w:szCs w:val="28"/>
          </w:rPr>
          <w:t xml:space="preserve"> </w:t>
        </w:r>
      </w:ins>
      <w:r w:rsidRPr="B91472E4">
        <w:rPr>
          <w:rFonts w:ascii="Times New Roman" w:cs="Times New Roman" w:eastAsia="宋体" w:hAnsi="Times New Roman"/>
          <w:sz w:val="28"/>
          <w:szCs w:val="28"/>
          <w:rPrChange w:id="4885" w:author="user pc" w:date="2022-03-15T10:14:00Z">
            <w:rPr>
              <w:rFonts w:ascii="Bell MT" w:eastAsia="宋体" w:hAnsi="Bell MT"/>
            </w:rPr>
          </w:rPrChange>
        </w:rPr>
        <w:t>zinc</w:t>
      </w:r>
      <w:ins w:id="4886" w:author="user pc" w:date="2022-03-18T13:49:00Z">
        <w:r w:rsidR="EA04368F">
          <w:rPr>
            <w:rFonts w:ascii="Times New Roman" w:cs="Times New Roman" w:eastAsia="宋体" w:hAnsi="Times New Roman"/>
            <w:sz w:val="28"/>
            <w:szCs w:val="28"/>
          </w:rPr>
          <w:t xml:space="preserve"> </w:t>
        </w:r>
      </w:ins>
      <w:r w:rsidRPr="887B17C1">
        <w:rPr>
          <w:rFonts w:ascii="Times New Roman" w:cs="Times New Roman" w:eastAsia="宋体" w:hAnsi="Times New Roman"/>
          <w:sz w:val="28"/>
          <w:szCs w:val="28"/>
          <w:rPrChange w:id="4887" w:author="user pc" w:date="2022-03-15T10:14:00Z">
            <w:rPr>
              <w:rFonts w:ascii="Bell MT" w:eastAsia="宋体" w:hAnsi="Bell MT"/>
            </w:rPr>
          </w:rPrChange>
        </w:rPr>
        <w:t>oxide</w:t>
      </w:r>
      <w:ins w:id="4888" w:author="user pc" w:date="2022-03-18T13:48:00Z">
        <w:r w:rsidR="7ED651D9">
          <w:rPr>
            <w:rFonts w:ascii="Times New Roman" w:cs="Times New Roman" w:eastAsia="宋体" w:hAnsi="Times New Roman"/>
            <w:sz w:val="28"/>
            <w:szCs w:val="28"/>
          </w:rPr>
          <w:t xml:space="preserve"> </w:t>
        </w:r>
      </w:ins>
      <w:r w:rsidRPr="1A4FBF38">
        <w:rPr>
          <w:rFonts w:ascii="Times New Roman" w:cs="Times New Roman" w:eastAsia="宋体" w:hAnsi="Times New Roman"/>
          <w:sz w:val="28"/>
          <w:szCs w:val="28"/>
          <w:rPrChange w:id="4889" w:author="user pc" w:date="2022-03-15T10:14:00Z">
            <w:rPr>
              <w:rFonts w:ascii="Bell MT" w:eastAsia="宋体" w:hAnsi="Bell MT"/>
            </w:rPr>
          </w:rPrChange>
        </w:rPr>
        <w:t>and</w:t>
      </w:r>
      <w:ins w:id="4890" w:author="user pc" w:date="2022-03-18T13:48:00Z">
        <w:r w:rsidR="07AC175E">
          <w:rPr>
            <w:rFonts w:ascii="Times New Roman" w:cs="Times New Roman" w:eastAsia="宋体" w:hAnsi="Times New Roman"/>
            <w:sz w:val="28"/>
            <w:szCs w:val="28"/>
          </w:rPr>
          <w:t xml:space="preserve"> </w:t>
        </w:r>
      </w:ins>
      <w:r w:rsidRPr="355C41AA">
        <w:rPr>
          <w:rFonts w:ascii="Times New Roman" w:cs="Times New Roman" w:eastAsia="宋体" w:hAnsi="Times New Roman"/>
          <w:sz w:val="28"/>
          <w:szCs w:val="28"/>
          <w:rPrChange w:id="4891" w:author="user pc" w:date="2022-03-15T10:14:00Z">
            <w:rPr>
              <w:rFonts w:ascii="Bell MT" w:eastAsia="宋体" w:hAnsi="Bell MT"/>
            </w:rPr>
          </w:rPrChange>
        </w:rPr>
        <w:t>sulphur</w:t>
      </w:r>
      <w:r>
        <w:rPr>
          <w:rFonts w:ascii="Times New Roman" w:cs="Times New Roman" w:eastAsia="宋体" w:hAnsi="Times New Roman"/>
          <w:sz w:val="28"/>
          <w:szCs w:val="28"/>
        </w:rPr>
        <w:t xml:space="preserve"> </w:t>
      </w:r>
      <w:r w:rsidRPr="453AB54E">
        <w:rPr>
          <w:rFonts w:ascii="Times New Roman" w:cs="Times New Roman" w:eastAsia="宋体" w:hAnsi="Times New Roman"/>
          <w:sz w:val="28"/>
          <w:szCs w:val="28"/>
          <w:rPrChange w:id="4892" w:author="user pc" w:date="2022-03-15T10:14:00Z">
            <w:rPr>
              <w:rFonts w:ascii="Bell MT" w:eastAsia="宋体" w:hAnsi="Bell MT"/>
            </w:rPr>
          </w:rPrChange>
        </w:rPr>
        <w:t>(IV)</w:t>
      </w:r>
      <w:r>
        <w:rPr>
          <w:rFonts w:ascii="Times New Roman" w:cs="Times New Roman" w:eastAsia="宋体" w:hAnsi="Times New Roman"/>
          <w:sz w:val="28"/>
          <w:szCs w:val="28"/>
        </w:rPr>
        <w:t xml:space="preserve"> </w:t>
      </w:r>
      <w:r w:rsidRPr="A86DE761">
        <w:rPr>
          <w:rFonts w:ascii="Times New Roman" w:cs="Times New Roman" w:eastAsia="宋体" w:hAnsi="Times New Roman"/>
          <w:sz w:val="28"/>
          <w:szCs w:val="28"/>
          <w:rPrChange w:id="4893" w:author="user pc" w:date="2022-03-15T10:14:00Z">
            <w:rPr>
              <w:rFonts w:ascii="Bell MT" w:eastAsia="宋体" w:hAnsi="Bell MT"/>
            </w:rPr>
          </w:rPrChange>
        </w:rPr>
        <w:t>oxide?</w:t>
      </w:r>
    </w:p>
    <w:p>
      <w:pPr>
        <w:pStyle w:val="style157"/>
        <w:rPr>
          <w:rFonts w:ascii="Times New Roman" w:cs="Times New Roman" w:eastAsia="宋体" w:hAnsi="Times New Roman"/>
          <w:sz w:val="28"/>
          <w:szCs w:val="28"/>
          <w:rPrChange w:id="4894" w:author="user pc" w:date="2022-03-15T10:14:00Z">
            <w:rPr>
              <w:rFonts w:ascii="Bell MT" w:eastAsia="宋体" w:hAnsi="Bell MT"/>
            </w:rPr>
          </w:rPrChange>
        </w:rPr>
      </w:pPr>
      <m:oMathPara>
        <m:oMathParaPr>
          <m:jc m:val="left"/>
        </m:oMathParaPr>
        <m:oMath>
          <m:r w:rsidRPr="BD59582F">
            <w:rPr>
              <w:rFonts w:ascii="Cambria Math" w:cs="Times New Roman" w:eastAsia="宋体" w:hAnsi="Cambria Math"/>
              <w:sz w:val="28"/>
              <w:szCs w:val="28"/>
              <w:rPrChange w:id="4895" w:author="user pc" w:date="2022-03-15T10:14:00Z">
                <w:rPr>
                  <w:rFonts w:ascii="Cambria Math" w:eastAsia="宋体" w:hAnsi="Cambria Math"/>
                </w:rPr>
              </w:rPrChange>
            </w:rPr>
            <m:t>2ZnS+3</m:t>
          </m:r>
          <m:sSub>
            <m:sSubPr>
              <m:ctrlPr>
                <w:rPr>
                  <w:rFonts w:ascii="Cambria Math" w:cs="Times New Roman" w:eastAsia="宋体" w:hAnsi="Cambria Math"/>
                  <w:i/>
                  <w:sz w:val="28"/>
                  <w:szCs w:val="28"/>
                </w:rPr>
              </m:ctrlPr>
            </m:sSubPr>
            <m:e>
              <m:r w:rsidRPr="80C9D44B">
                <w:rPr>
                  <w:rFonts w:ascii="Cambria Math" w:cs="Times New Roman" w:eastAsia="宋体" w:hAnsi="Cambria Math"/>
                  <w:sz w:val="28"/>
                  <w:szCs w:val="28"/>
                  <w:rPrChange w:id="4896" w:author="user pc" w:date="2022-03-15T10:14:00Z">
                    <w:rPr>
                      <w:rFonts w:ascii="Cambria Math" w:eastAsia="宋体" w:hAnsi="Cambria Math"/>
                    </w:rPr>
                  </w:rPrChange>
                </w:rPr>
                <m:t>O</m:t>
              </m:r>
            </m:e>
            <m:sub>
              <m:r w:rsidRPr="39C063D8">
                <w:rPr>
                  <w:rFonts w:ascii="Cambria Math" w:cs="Times New Roman" w:eastAsia="宋体" w:hAnsi="Cambria Math"/>
                  <w:sz w:val="28"/>
                  <w:szCs w:val="28"/>
                  <w:rPrChange w:id="4897" w:author="user pc" w:date="2022-03-15T10:14:00Z">
                    <w:rPr>
                      <w:rFonts w:ascii="Cambria Math" w:eastAsia="宋体" w:hAnsi="Cambria Math"/>
                    </w:rPr>
                  </w:rPrChange>
                </w:rPr>
                <m:t>2</m:t>
              </m:r>
            </m:sub>
          </m:sSub>
          <m:r w:rsidRPr="34CBC8BE">
            <w:rPr>
              <w:rFonts w:ascii="Cambria Math" w:cs="Times New Roman" w:eastAsia="宋体" w:hAnsi="Cambria Math"/>
              <w:sz w:val="28"/>
              <w:szCs w:val="28"/>
              <w:rPrChange w:id="4898" w:author="user pc" w:date="2022-03-15T10:14:00Z">
                <w:rPr>
                  <w:rFonts w:ascii="Cambria Math" w:eastAsia="宋体" w:hAnsi="Cambria Math"/>
                </w:rPr>
              </w:rPrChange>
            </w:rPr>
            <m:t>→2ZnO+2S</m:t>
          </m:r>
          <m:sSub>
            <m:sSubPr>
              <m:ctrlPr>
                <w:rPr>
                  <w:rFonts w:ascii="Cambria Math" w:cs="Times New Roman" w:eastAsia="宋体" w:hAnsi="Cambria Math"/>
                  <w:i/>
                  <w:sz w:val="28"/>
                  <w:szCs w:val="28"/>
                </w:rPr>
              </m:ctrlPr>
            </m:sSubPr>
            <m:e>
              <m:r w:rsidRPr="41B111F7">
                <w:rPr>
                  <w:rFonts w:ascii="Cambria Math" w:cs="Times New Roman" w:eastAsia="宋体" w:hAnsi="Cambria Math"/>
                  <w:sz w:val="28"/>
                  <w:szCs w:val="28"/>
                  <w:rPrChange w:id="4899" w:author="user pc" w:date="2022-03-15T10:14:00Z">
                    <w:rPr>
                      <w:rFonts w:ascii="Cambria Math" w:eastAsia="宋体" w:hAnsi="Cambria Math"/>
                    </w:rPr>
                  </w:rPrChange>
                </w:rPr>
                <m:t>O</m:t>
              </m:r>
            </m:e>
            <m:sub>
              <m:r w:rsidRPr="5CAC2FF6">
                <w:rPr>
                  <w:rFonts w:ascii="Cambria Math" w:cs="Times New Roman" w:eastAsia="宋体" w:hAnsi="Cambria Math"/>
                  <w:sz w:val="28"/>
                  <w:szCs w:val="28"/>
                  <w:rPrChange w:id="4900" w:author="user pc" w:date="2022-03-15T10:14:00Z">
                    <w:rPr>
                      <w:rFonts w:ascii="Cambria Math" w:eastAsia="宋体" w:hAnsi="Cambria Math"/>
                    </w:rPr>
                  </w:rPrChange>
                </w:rPr>
                <m:t>2</m:t>
              </m:r>
            </m:sub>
          </m:sSub>
        </m:oMath>
      </m:oMathPara>
    </w:p>
    <w:p>
      <w:pPr>
        <w:pStyle w:val="style157"/>
        <w:rPr>
          <w:rFonts w:ascii="Times New Roman" w:cs="Times New Roman" w:eastAsia="宋体" w:hAnsi="Times New Roman"/>
          <w:sz w:val="28"/>
          <w:szCs w:val="28"/>
          <w:rPrChange w:id="4901" w:author="user pc" w:date="2022-03-15T10:14:00Z">
            <w:rPr>
              <w:rFonts w:ascii="Bell MT" w:eastAsia="宋体" w:hAnsi="Bell MT"/>
            </w:rPr>
          </w:rPrChange>
        </w:rPr>
      </w:pPr>
      <m:oMathPara>
        <m:oMathParaPr>
          <m:jc m:val="left"/>
        </m:oMathParaPr>
        <m:oMath>
          <m:r w:rsidRPr="B433B858">
            <m:rPr>
              <m:sty m:val="bi"/>
            </m:rPr>
            <w:rPr>
              <w:rFonts w:ascii="Cambria Math" w:cs="Times New Roman" w:eastAsia="宋体" w:hAnsi="Cambria Math"/>
              <w:sz w:val="28"/>
              <w:szCs w:val="28"/>
              <w:rPrChange w:id="4902" w:author="user pc" w:date="2022-03-15T10:14:00Z">
                <w:rPr>
                  <w:rFonts w:ascii="Cambria Math" w:eastAsia="宋体" w:hAnsi="Cambria Math"/>
                </w:rPr>
              </w:rPrChange>
            </w:rPr>
            <m:t>Answer:2474.23</m:t>
          </m:r>
          <m:r w:rsidRPr="27CC32C9">
            <m:rPr>
              <m:sty m:val="bi"/>
            </m:rPr>
            <w:rPr>
              <w:rFonts w:ascii="Cambria Math" w:cs="Times New Roman" w:eastAsia="宋体" w:hAnsi="Cambria Math"/>
              <w:sz w:val="28"/>
              <w:szCs w:val="28"/>
              <w:rPrChange w:id="4903" w:author="user pc" w:date="2022-03-15T10:14:00Z">
                <w:rPr>
                  <w:rFonts w:ascii="Cambria Math" w:eastAsia="宋体" w:hAnsi="Cambria Math"/>
                </w:rPr>
              </w:rPrChange>
            </w:rPr>
            <m:t>g</m:t>
          </m:r>
          <w:ins w:id="4904" w:author="user pc" w:date="2022-03-18T13:49:00Z">
            <m:r w:rsidR="C8575992">
              <m:rPr>
                <m:sty m:val="bi"/>
              </m:rPr>
              <w:rPr>
                <w:rFonts w:ascii="Cambria Math" w:cs="Times New Roman" w:eastAsia="宋体" w:hAnsi="Cambria Math"/>
                <w:sz w:val="28"/>
                <w:szCs w:val="28"/>
              </w:rPr>
              <m:t xml:space="preserve"> </m:t>
            </m:r>
          </w:ins>
          <m:r w:rsidRPr="9618DDB2">
            <m:rPr>
              <m:sty m:val="bi"/>
            </m:rPr>
            <w:rPr>
              <w:rFonts w:ascii="Cambria Math" w:cs="Times New Roman" w:eastAsia="宋体" w:hAnsi="Cambria Math"/>
              <w:sz w:val="28"/>
              <w:szCs w:val="28"/>
              <w:rPrChange w:id="4905" w:author="user pc" w:date="2022-03-15T10:14:00Z">
                <w:rPr>
                  <w:rFonts w:ascii="Cambria Math" w:eastAsia="宋体" w:hAnsi="Cambria Math"/>
                </w:rPr>
              </w:rPrChange>
            </w:rPr>
            <m:t>of</m:t>
          </m:r>
          <w:ins w:id="4906" w:author="user pc" w:date="2022-03-18T13:49:00Z">
            <m:r w:rsidR="D9286383">
              <m:rPr>
                <m:sty m:val="bi"/>
              </m:rPr>
              <w:rPr>
                <w:rFonts w:ascii="Cambria Math" w:cs="Times New Roman" w:eastAsia="宋体" w:hAnsi="Cambria Math"/>
                <w:sz w:val="28"/>
                <w:szCs w:val="28"/>
              </w:rPr>
              <m:t xml:space="preserve"> </m:t>
            </m:r>
          </w:ins>
          <m:sSub>
            <m:sSubPr>
              <m:ctrlPr>
                <w:rPr>
                  <w:rFonts w:ascii="Cambria Math" w:cs="Times New Roman" w:eastAsia="宋体" w:hAnsi="Cambria Math"/>
                  <w:b/>
                  <w:i/>
                  <w:sz w:val="28"/>
                  <w:szCs w:val="28"/>
                </w:rPr>
              </m:ctrlPr>
            </m:sSubPr>
            <m:e>
              <m:r w:rsidRPr="A22A79F6">
                <m:rPr>
                  <m:sty m:val="bi"/>
                </m:rPr>
                <w:rPr>
                  <w:rFonts w:ascii="Cambria Math" w:cs="Times New Roman" w:eastAsia="宋体" w:hAnsi="Cambria Math"/>
                  <w:sz w:val="28"/>
                  <w:szCs w:val="28"/>
                  <w:rPrChange w:id="4907" w:author="user pc" w:date="2022-03-15T10:14:00Z">
                    <w:rPr>
                      <w:rFonts w:ascii="Cambria Math" w:eastAsia="宋体" w:hAnsi="Cambria Math"/>
                    </w:rPr>
                  </w:rPrChange>
                </w:rPr>
                <m:t>O</m:t>
              </m:r>
            </m:e>
            <m:sub>
              <m:r w:rsidRPr="0D9BB1E0">
                <m:rPr>
                  <m:sty m:val="bi"/>
                </m:rPr>
                <w:rPr>
                  <w:rFonts w:ascii="Cambria Math" w:cs="Times New Roman" w:eastAsia="宋体" w:hAnsi="Cambria Math"/>
                  <w:sz w:val="28"/>
                  <w:szCs w:val="28"/>
                  <w:rPrChange w:id="4908" w:author="user pc" w:date="2022-03-15T10:14:00Z">
                    <w:rPr>
                      <w:rFonts w:ascii="Cambria Math" w:eastAsia="宋体" w:hAnsi="Cambria Math"/>
                    </w:rPr>
                  </w:rPrChange>
                </w:rPr>
                <m:t>2</m:t>
              </m:r>
            </m:sub>
          </m:sSub>
          <w:ins w:id="4909" w:author="user pc" w:date="2022-03-18T13:49:00Z">
            <m:r w:rsidR="8F9A8C59">
              <m:rPr>
                <m:sty m:val="p"/>
              </m:rPr>
              <w:rPr>
                <w:rFonts w:ascii="Cambria Math" w:cs="Times New Roman" w:eastAsia="宋体" w:hAnsi="Cambria Math"/>
                <w:sz w:val="28"/>
                <w:szCs w:val="28"/>
              </w:rPr>
              <m:t xml:space="preserve"> </m:t>
            </m:r>
          </w:ins>
        </m:oMath>
      </m:oMathPara>
    </w:p>
    <w:p>
      <w:pPr>
        <w:pStyle w:val="style157"/>
        <w:rPr>
          <w:rFonts w:ascii="Times New Roman" w:cs="Times New Roman" w:eastAsia="宋体" w:hAnsi="Times New Roman"/>
          <w:b/>
          <w:sz w:val="28"/>
          <w:szCs w:val="28"/>
          <w:rPrChange w:id="4910" w:author="user pc" w:date="2022-03-15T10:14:00Z">
            <w:rPr>
              <w:rFonts w:ascii="Bell MT" w:eastAsia="宋体" w:hAnsi="Bell MT"/>
              <w:b/>
            </w:rPr>
          </w:rPrChange>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rPrChange w:id="4911" w:author="user pc" w:date="2022-03-15T10:14:00Z">
            <w:rPr>
              <w:rFonts w:ascii="Bell MT" w:eastAsia="宋体" w:hAnsi="Bell MT"/>
              <w:b/>
              <w:color w:val="0000ff"/>
            </w:rPr>
          </w:rPrChange>
        </w:rPr>
      </w:pPr>
      <w:r w:rsidRPr="42C43AC2">
        <w:rPr>
          <w:rFonts w:ascii="Times New Roman" w:cs="Times New Roman" w:eastAsia="宋体" w:hAnsi="Times New Roman"/>
          <w:b/>
          <w:color w:val="0000ff"/>
          <w:sz w:val="28"/>
          <w:szCs w:val="28"/>
          <w:highlight w:val="yellow"/>
          <w:rPrChange w:id="4912" w:author="user pc" w:date="2022-03-15T10:14:00Z">
            <w:rPr>
              <w:rFonts w:ascii="Bell MT" w:eastAsia="宋体" w:hAnsi="Bell MT"/>
              <w:b/>
              <w:color w:val="0000ff"/>
              <w:highlight w:val="yellow"/>
            </w:rPr>
          </w:rPrChange>
        </w:rPr>
        <w:t>Converting Reacting Volumes to</w:t>
      </w:r>
      <w:ins w:id="4913" w:author="user pc" w:date="2022-03-18T13:59:00Z">
        <w:r w:rsidR="F85BE23E">
          <w:rPr>
            <w:rFonts w:ascii="Times New Roman" w:cs="Times New Roman" w:eastAsia="宋体" w:hAnsi="Times New Roman"/>
            <w:b/>
            <w:color w:val="0000ff"/>
            <w:sz w:val="28"/>
            <w:szCs w:val="28"/>
            <w:highlight w:val="yellow"/>
          </w:rPr>
          <w:t xml:space="preserve"> </w:t>
        </w:r>
      </w:ins>
      <w:r w:rsidRPr="20FA255B">
        <w:rPr>
          <w:rFonts w:ascii="Times New Roman" w:cs="Times New Roman" w:eastAsia="宋体" w:hAnsi="Times New Roman"/>
          <w:b/>
          <w:color w:val="0000ff"/>
          <w:sz w:val="28"/>
          <w:szCs w:val="28"/>
          <w:highlight w:val="yellow"/>
          <w:rPrChange w:id="4914" w:author="user pc" w:date="2022-03-15T10:14:00Z">
            <w:rPr>
              <w:rFonts w:ascii="Bell MT" w:eastAsia="宋体" w:hAnsi="Bell MT"/>
              <w:b/>
              <w:color w:val="0000ff"/>
              <w:highlight w:val="yellow"/>
            </w:rPr>
          </w:rPrChange>
        </w:rPr>
        <w:t>Mass:</w:t>
      </w:r>
    </w:p>
    <w:p>
      <w:pPr>
        <w:pStyle w:val="style157"/>
        <w:rPr>
          <w:rFonts w:ascii="Times New Roman" w:cs="Times New Roman" w:eastAsia="宋体" w:hAnsi="Times New Roman"/>
          <w:sz w:val="28"/>
          <w:szCs w:val="28"/>
          <w:rPrChange w:id="4915" w:author="user pc" w:date="2022-03-15T10:14:00Z">
            <w:rPr>
              <w:rFonts w:ascii="Bell MT" w:eastAsia="宋体" w:hAnsi="Bell MT"/>
            </w:rPr>
          </w:rPrChange>
        </w:rPr>
      </w:pPr>
      <w:r w:rsidRPr="F1AF5F22">
        <w:rPr>
          <w:rFonts w:ascii="Times New Roman" w:cs="Times New Roman" w:eastAsia="宋体" w:hAnsi="Times New Roman"/>
          <w:sz w:val="28"/>
          <w:szCs w:val="28"/>
          <w:rPrChange w:id="4916" w:author="user pc" w:date="2022-03-15T10:14:00Z">
            <w:rPr>
              <w:rFonts w:ascii="Bell MT" w:eastAsia="宋体" w:hAnsi="Bell MT"/>
            </w:rPr>
          </w:rPrChange>
        </w:rPr>
        <w:t>Calculations involving reacting volumes of</w:t>
      </w:r>
      <w:ins w:id="4917" w:author="user pc" w:date="2022-03-18T14:00:00Z">
        <w:r w:rsidR="5087D164">
          <w:rPr>
            <w:rFonts w:ascii="Times New Roman" w:cs="Times New Roman" w:eastAsia="宋体" w:hAnsi="Times New Roman"/>
            <w:sz w:val="28"/>
            <w:szCs w:val="28"/>
          </w:rPr>
          <w:t xml:space="preserve"> </w:t>
        </w:r>
      </w:ins>
      <w:r w:rsidRPr="7B07CED3">
        <w:rPr>
          <w:rFonts w:ascii="Times New Roman" w:cs="Times New Roman" w:eastAsia="宋体" w:hAnsi="Times New Roman"/>
          <w:sz w:val="28"/>
          <w:szCs w:val="28"/>
          <w:rPrChange w:id="4918" w:author="user pc" w:date="2022-03-15T10:14:00Z">
            <w:rPr>
              <w:rFonts w:ascii="Bell MT" w:eastAsia="宋体" w:hAnsi="Bell MT"/>
            </w:rPr>
          </w:rPrChange>
        </w:rPr>
        <w:t>gases are very simple as</w:t>
      </w:r>
      <w:ins w:id="4919" w:author="user pc" w:date="2022-03-18T14:00:00Z">
        <w:r w:rsidR="361776CF">
          <w:rPr>
            <w:rFonts w:ascii="Times New Roman" w:cs="Times New Roman" w:eastAsia="宋体" w:hAnsi="Times New Roman"/>
            <w:sz w:val="28"/>
            <w:szCs w:val="28"/>
          </w:rPr>
          <w:t xml:space="preserve"> </w:t>
        </w:r>
      </w:ins>
      <w:r w:rsidRPr="B9D1D511">
        <w:rPr>
          <w:rFonts w:ascii="Times New Roman" w:cs="Times New Roman" w:eastAsia="宋体" w:hAnsi="Times New Roman"/>
          <w:sz w:val="28"/>
          <w:szCs w:val="28"/>
          <w:rPrChange w:id="4920" w:author="user pc" w:date="2022-03-15T10:14:00Z">
            <w:rPr>
              <w:rFonts w:ascii="Bell MT" w:eastAsia="宋体" w:hAnsi="Bell MT"/>
            </w:rPr>
          </w:rPrChange>
        </w:rPr>
        <w:t>they depend on facts that a mole of a gas occupies</w:t>
      </w:r>
      <w:ins w:id="4921" w:author="user pc" w:date="2022-03-18T14:00:00Z">
        <w:r w:rsidR="7F424247">
          <w:rPr>
            <w:rFonts w:ascii="Times New Roman" w:cs="Times New Roman" w:eastAsia="宋体" w:hAnsi="Times New Roman"/>
            <w:sz w:val="28"/>
            <w:szCs w:val="28"/>
          </w:rPr>
          <w:t xml:space="preserve"> </w:t>
        </w:r>
      </w:ins>
      <w:r w:rsidRPr="5D0066B9">
        <w:rPr>
          <w:rFonts w:ascii="Times New Roman" w:cs="Times New Roman" w:eastAsia="宋体" w:hAnsi="Times New Roman"/>
          <w:sz w:val="28"/>
          <w:szCs w:val="28"/>
          <w:rPrChange w:id="4922" w:author="user pc" w:date="2022-03-15T10:14:00Z">
            <w:rPr>
              <w:rFonts w:ascii="Bell MT" w:eastAsia="宋体" w:hAnsi="Bell MT"/>
            </w:rPr>
          </w:rPrChange>
        </w:rPr>
        <w:t>22.4dm</w:t>
      </w:r>
      <w:r w:rsidRPr="CE09F7BB">
        <w:rPr>
          <w:rFonts w:ascii="Times New Roman" w:cs="Times New Roman" w:eastAsia="宋体" w:hAnsi="Times New Roman"/>
          <w:sz w:val="28"/>
          <w:szCs w:val="28"/>
          <w:vertAlign w:val="superscript"/>
          <w:rPrChange w:id="4923" w:author="user pc" w:date="2022-03-15T10:14:00Z">
            <w:rPr>
              <w:rFonts w:ascii="Bell MT" w:eastAsia="宋体" w:hAnsi="Bell MT"/>
              <w:vertAlign w:val="superscript"/>
            </w:rPr>
          </w:rPrChange>
        </w:rPr>
        <w:t>3</w:t>
      </w:r>
      <w:r w:rsidRPr="BE82FE32">
        <w:rPr>
          <w:rFonts w:ascii="Times New Roman" w:cs="Times New Roman" w:eastAsia="宋体" w:hAnsi="Times New Roman"/>
          <w:sz w:val="28"/>
          <w:szCs w:val="28"/>
          <w:rPrChange w:id="4924" w:author="user pc" w:date="2022-03-15T10:14:00Z">
            <w:rPr>
              <w:rFonts w:ascii="Bell MT" w:eastAsia="宋体" w:hAnsi="Bell MT"/>
            </w:rPr>
          </w:rPrChange>
        </w:rPr>
        <w:t>.</w:t>
      </w:r>
    </w:p>
    <w:p>
      <w:pPr>
        <w:pStyle w:val="style157"/>
        <w:rPr>
          <w:ins w:id="4925" w:author="user pc" w:date="2022-03-18T14:05:00Z"/>
          <w:rFonts w:ascii="Times New Roman" w:cs="Times New Roman" w:eastAsia="宋体" w:hAnsi="Times New Roman"/>
          <w:sz w:val="28"/>
          <w:szCs w:val="28"/>
        </w:rPr>
      </w:pPr>
      <w:r w:rsidRPr="4660C628">
        <w:rPr>
          <w:rFonts w:ascii="Times New Roman" w:cs="Times New Roman" w:eastAsia="宋体" w:hAnsi="Times New Roman"/>
          <w:b/>
          <w:sz w:val="28"/>
          <w:szCs w:val="28"/>
          <w:rPrChange w:id="4926" w:author="user pc" w:date="2022-03-15T10:14:00Z">
            <w:rPr>
              <w:rFonts w:ascii="Bell MT" w:eastAsia="宋体" w:hAnsi="Bell MT"/>
              <w:b/>
            </w:rPr>
          </w:rPrChange>
        </w:rPr>
        <w:t>Example 1:</w:t>
      </w:r>
      <w:r>
        <w:rPr>
          <w:rFonts w:ascii="Times New Roman" w:cs="Times New Roman" w:eastAsia="宋体" w:hAnsi="Times New Roman"/>
          <w:b/>
          <w:sz w:val="28"/>
          <w:szCs w:val="28"/>
        </w:rPr>
        <w:t xml:space="preserve"> </w:t>
      </w:r>
      <w:r w:rsidRPr="0FD89665">
        <w:rPr>
          <w:rFonts w:ascii="Times New Roman" w:cs="Times New Roman" w:eastAsia="宋体" w:hAnsi="Times New Roman"/>
          <w:sz w:val="28"/>
          <w:szCs w:val="28"/>
          <w:rPrChange w:id="4927" w:author="user pc" w:date="2022-03-15T10:14:00Z">
            <w:rPr>
              <w:rFonts w:ascii="Bell MT" w:eastAsia="宋体" w:hAnsi="Bell MT"/>
            </w:rPr>
          </w:rPrChange>
        </w:rPr>
        <w:t>What volume of carbon (IV) oxide at s.t.p is produced by burning</w:t>
      </w:r>
      <w:ins w:id="4928" w:author="user pc" w:date="2022-03-18T13:59:00Z">
        <w:r w:rsidR="5F046A59">
          <w:rPr>
            <w:rFonts w:ascii="Times New Roman" w:cs="Times New Roman" w:eastAsia="宋体" w:hAnsi="Times New Roman"/>
            <w:sz w:val="28"/>
            <w:szCs w:val="28"/>
          </w:rPr>
          <w:t xml:space="preserve"> </w:t>
        </w:r>
      </w:ins>
      <w:r w:rsidRPr="901B806D">
        <w:rPr>
          <w:rFonts w:ascii="Times New Roman" w:cs="Times New Roman" w:eastAsia="宋体" w:hAnsi="Times New Roman"/>
          <w:sz w:val="28"/>
          <w:szCs w:val="28"/>
          <w:rPrChange w:id="4929" w:author="user pc" w:date="2022-03-15T10:14:00Z">
            <w:rPr>
              <w:rFonts w:ascii="Bell MT" w:eastAsia="宋体" w:hAnsi="Bell MT"/>
            </w:rPr>
          </w:rPrChange>
        </w:rPr>
        <w:t>12g of carbon?</w:t>
      </w:r>
    </w:p>
    <w:p>
      <w:pPr>
        <w:pStyle w:val="style157"/>
        <w:rPr>
          <w:rFonts w:ascii="Times New Roman" w:cs="Times New Roman" w:eastAsia="宋体" w:hAnsi="Times New Roman"/>
          <w:sz w:val="28"/>
          <w:szCs w:val="28"/>
          <w:rPrChange w:id="4930" w:author="user pc" w:date="2022-03-15T10:14:00Z">
            <w:rPr>
              <w:rFonts w:ascii="Bell MT" w:eastAsia="宋体" w:hAnsi="Bell MT"/>
            </w:rPr>
          </w:rPrChange>
        </w:rPr>
      </w:pPr>
    </w:p>
    <w:p>
      <w:pPr>
        <w:pStyle w:val="style157"/>
        <w:rPr>
          <w:rFonts w:ascii="Times New Roman" w:cs="Times New Roman" w:eastAsia="宋体" w:hAnsi="Times New Roman"/>
          <w:b/>
          <w:sz w:val="28"/>
          <w:szCs w:val="28"/>
          <w:rPrChange w:id="4931" w:author="user pc" w:date="2022-03-15T10:14:00Z">
            <w:rPr>
              <w:rFonts w:ascii="Bell MT" w:eastAsia="宋体" w:hAnsi="Bell MT"/>
              <w:b/>
            </w:rPr>
          </w:rPrChange>
        </w:rPr>
      </w:pPr>
      <w:r w:rsidRPr="E8AC606E">
        <w:rPr>
          <w:rFonts w:ascii="Times New Roman" w:cs="Times New Roman" w:eastAsia="宋体" w:hAnsi="Times New Roman"/>
          <w:b/>
          <w:sz w:val="28"/>
          <w:szCs w:val="28"/>
          <w:rPrChange w:id="4932"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4933" w:author="user pc" w:date="2022-03-15T10:14:00Z">
            <w:rPr>
              <w:rFonts w:ascii="Bell MT" w:eastAsia="宋体" w:hAnsi="Bell MT"/>
            </w:rPr>
          </w:rPrChange>
        </w:rPr>
      </w:pPr>
      <w:r w:rsidRPr="7315DB19">
        <w:rPr>
          <w:rFonts w:ascii="Times New Roman" w:cs="Times New Roman" w:eastAsia="宋体" w:hAnsi="Times New Roman"/>
          <w:sz w:val="28"/>
          <w:szCs w:val="28"/>
          <w:rPrChange w:id="4934" w:author="user pc" w:date="2022-03-15T10:14:00Z">
            <w:rPr>
              <w:rFonts w:ascii="Bell MT" w:eastAsia="宋体" w:hAnsi="Bell MT"/>
            </w:rPr>
          </w:rPrChange>
        </w:rPr>
        <w:t>Balanced chemical equation: C</w:t>
      </w:r>
      <w:r w:rsidRPr="7D3FB179">
        <w:rPr>
          <w:rFonts w:ascii="Times New Roman" w:cs="Times New Roman" w:eastAsia="宋体" w:hAnsi="Times New Roman"/>
          <w:sz w:val="28"/>
          <w:szCs w:val="28"/>
          <w:vertAlign w:val="subscript"/>
          <w:rPrChange w:id="4935" w:author="user pc" w:date="2022-03-15T10:14:00Z">
            <w:rPr>
              <w:rFonts w:ascii="Bell MT" w:eastAsia="宋体" w:hAnsi="Bell MT"/>
              <w:vertAlign w:val="subscript"/>
            </w:rPr>
          </w:rPrChange>
        </w:rPr>
        <w:t>(s)</w:t>
      </w:r>
      <w:r w:rsidRPr="B7B59197">
        <w:rPr>
          <w:rFonts w:ascii="Times New Roman" w:cs="Times New Roman" w:eastAsia="宋体" w:hAnsi="Times New Roman"/>
          <w:sz w:val="28"/>
          <w:szCs w:val="28"/>
          <w:rPrChange w:id="4936" w:author="user pc" w:date="2022-03-15T10:14:00Z">
            <w:rPr>
              <w:rFonts w:ascii="Bell MT" w:eastAsia="宋体" w:hAnsi="Bell MT"/>
            </w:rPr>
          </w:rPrChange>
        </w:rPr>
        <w:t xml:space="preserve"> + O</w:t>
      </w:r>
      <w:r w:rsidRPr="A1BAB7A3">
        <w:rPr>
          <w:rFonts w:ascii="Times New Roman" w:cs="Times New Roman" w:eastAsia="宋体" w:hAnsi="Times New Roman"/>
          <w:sz w:val="28"/>
          <w:szCs w:val="28"/>
          <w:vertAlign w:val="subscript"/>
          <w:rPrChange w:id="4937" w:author="user pc" w:date="2022-03-15T10:14:00Z">
            <w:rPr>
              <w:rFonts w:ascii="Bell MT" w:eastAsia="宋体" w:hAnsi="Bell MT"/>
              <w:vertAlign w:val="subscript"/>
            </w:rPr>
          </w:rPrChange>
        </w:rPr>
        <w:t>2(g)</w:t>
      </w:r>
      <w:ins w:id="4938" w:author="user pc" w:date="2022-03-18T13:59:00Z">
        <w:r w:rsidR="CF73DAAC">
          <w:rPr>
            <w:rFonts w:ascii="Times New Roman" w:cs="Times New Roman" w:eastAsia="宋体" w:hAnsi="Times New Roman"/>
            <w:sz w:val="28"/>
            <w:szCs w:val="28"/>
            <w:vertAlign w:val="subscript"/>
          </w:rPr>
          <w:t xml:space="preserve"> </w:t>
        </w:r>
      </w:ins>
      <w:r w:rsidRPr="56B69DF0">
        <w:rPr>
          <w:rFonts w:ascii="Times New Roman" w:cs="Times New Roman" w:eastAsia="宋体" w:hAnsi="Times New Roman"/>
          <w:sz w:val="28"/>
          <w:szCs w:val="28"/>
          <w:rPrChange w:id="4939" w:author="user pc" w:date="2022-03-15T10:14:00Z">
            <w:rPr>
              <w:rFonts w:ascii="Bell MT" w:eastAsia="宋体" w:hAnsi="Bell MT"/>
            </w:rPr>
          </w:rPrChange>
        </w:rPr>
        <w:t>=&gt; CO</w:t>
      </w:r>
      <w:r w:rsidRPr="FEB45A96">
        <w:rPr>
          <w:rFonts w:ascii="Times New Roman" w:cs="Times New Roman" w:eastAsia="宋体" w:hAnsi="Times New Roman"/>
          <w:sz w:val="28"/>
          <w:szCs w:val="28"/>
          <w:vertAlign w:val="subscript"/>
          <w:rPrChange w:id="4940" w:author="user pc" w:date="2022-03-15T10:14:00Z">
            <w:rPr>
              <w:rFonts w:ascii="Bell MT" w:eastAsia="宋体" w:hAnsi="Bell MT"/>
              <w:vertAlign w:val="subscript"/>
            </w:rPr>
          </w:rPrChange>
        </w:rPr>
        <w:t>2(g)</w:t>
      </w:r>
    </w:p>
    <w:p>
      <w:pPr>
        <w:pStyle w:val="style157"/>
        <w:rPr>
          <w:rFonts w:ascii="Times New Roman" w:cs="Times New Roman" w:eastAsia="宋体" w:hAnsi="Times New Roman"/>
          <w:sz w:val="28"/>
          <w:szCs w:val="28"/>
          <w:rPrChange w:id="4941" w:author="user pc" w:date="2022-03-15T10:14:00Z">
            <w:rPr>
              <w:rFonts w:ascii="Bell MT" w:eastAsia="宋体" w:hAnsi="Bell MT"/>
            </w:rPr>
          </w:rPrChange>
        </w:rPr>
      </w:pPr>
      <w:r w:rsidRPr="AE21D1B2">
        <w:rPr>
          <w:rFonts w:ascii="Times New Roman" w:cs="Times New Roman" w:eastAsia="宋体" w:hAnsi="Times New Roman"/>
          <w:sz w:val="28"/>
          <w:szCs w:val="28"/>
          <w:rPrChange w:id="4942" w:author="user pc" w:date="2022-03-15T10:14:00Z">
            <w:rPr>
              <w:rFonts w:ascii="Bell MT" w:eastAsia="宋体" w:hAnsi="Bell MT"/>
            </w:rPr>
          </w:rPrChange>
        </w:rPr>
        <w:t>Recall: 1 mole of a substance = atomic mass</w:t>
      </w:r>
      <w:ins w:id="4943" w:author="user pc" w:date="2022-03-18T13:59:00Z">
        <w:r w:rsidR="2F0F8C63">
          <w:rPr>
            <w:rFonts w:ascii="Times New Roman" w:cs="Times New Roman" w:eastAsia="宋体" w:hAnsi="Times New Roman"/>
            <w:sz w:val="28"/>
            <w:szCs w:val="28"/>
          </w:rPr>
          <w:t xml:space="preserve"> </w:t>
        </w:r>
      </w:ins>
      <w:r w:rsidRPr="41D4376F">
        <w:rPr>
          <w:rFonts w:ascii="Times New Roman" w:cs="Times New Roman" w:eastAsia="宋体" w:hAnsi="Times New Roman"/>
          <w:sz w:val="28"/>
          <w:szCs w:val="28"/>
          <w:rPrChange w:id="4944" w:author="user pc" w:date="2022-03-15T10:14:00Z">
            <w:rPr>
              <w:rFonts w:ascii="Bell MT" w:eastAsia="宋体" w:hAnsi="Bell MT"/>
            </w:rPr>
          </w:rPrChange>
        </w:rPr>
        <w:t>or</w:t>
      </w:r>
      <w:ins w:id="4945" w:author="user pc" w:date="2022-03-18T13:59:00Z">
        <w:r w:rsidR="58A9D1B1">
          <w:rPr>
            <w:rFonts w:ascii="Times New Roman" w:cs="Times New Roman" w:eastAsia="宋体" w:hAnsi="Times New Roman"/>
            <w:sz w:val="28"/>
            <w:szCs w:val="28"/>
          </w:rPr>
          <w:t xml:space="preserve"> </w:t>
        </w:r>
      </w:ins>
      <w:r w:rsidRPr="3CDB4C7A">
        <w:rPr>
          <w:rFonts w:ascii="Times New Roman" w:cs="Times New Roman" w:eastAsia="宋体" w:hAnsi="Times New Roman"/>
          <w:sz w:val="28"/>
          <w:szCs w:val="28"/>
          <w:rPrChange w:id="4946" w:author="user pc" w:date="2022-03-15T10:14:00Z">
            <w:rPr>
              <w:rFonts w:ascii="Bell MT" w:eastAsia="宋体" w:hAnsi="Bell MT"/>
            </w:rPr>
          </w:rPrChange>
        </w:rPr>
        <w:t>molar mass =22.4dm</w:t>
      </w:r>
      <w:r w:rsidRPr="693F21AC">
        <w:rPr>
          <w:rFonts w:ascii="Times New Roman" w:cs="Times New Roman" w:eastAsia="宋体" w:hAnsi="Times New Roman"/>
          <w:sz w:val="28"/>
          <w:szCs w:val="28"/>
          <w:vertAlign w:val="superscript"/>
          <w:rPrChange w:id="4947" w:author="user pc" w:date="2022-03-15T10:14:00Z">
            <w:rPr>
              <w:rFonts w:ascii="Bell MT" w:eastAsia="宋体" w:hAnsi="Bell MT"/>
              <w:vertAlign w:val="superscript"/>
            </w:rPr>
          </w:rPrChange>
        </w:rPr>
        <w:t>3</w:t>
      </w:r>
      <w:r w:rsidRPr="70064D4D">
        <w:rPr>
          <w:rFonts w:ascii="Times New Roman" w:cs="Times New Roman" w:eastAsia="宋体" w:hAnsi="Times New Roman"/>
          <w:sz w:val="28"/>
          <w:szCs w:val="28"/>
          <w:rPrChange w:id="4948" w:author="user pc" w:date="2022-03-15T10:14:00Z">
            <w:rPr>
              <w:rFonts w:ascii="Bell MT" w:eastAsia="宋体" w:hAnsi="Bell MT"/>
            </w:rPr>
          </w:rPrChange>
        </w:rPr>
        <w:t>.</w:t>
      </w:r>
    </w:p>
    <w:p>
      <w:pPr>
        <w:pStyle w:val="style157"/>
        <w:rPr>
          <w:ins w:id="4949" w:author="user pc" w:date="2022-03-18T14:03:00Z"/>
          <w:rFonts w:ascii="Times New Roman" w:cs="Times New Roman" w:eastAsia="宋体" w:hAnsi="Times New Roman"/>
          <w:sz w:val="28"/>
          <w:szCs w:val="28"/>
        </w:rPr>
      </w:pPr>
      <w:r w:rsidRPr="8061B683">
        <w:rPr>
          <w:rFonts w:ascii="Times New Roman" w:cs="Times New Roman" w:eastAsia="宋体" w:hAnsi="Times New Roman"/>
          <w:sz w:val="28"/>
          <w:szCs w:val="28"/>
          <w:rPrChange w:id="4950" w:author="user pc" w:date="2022-03-15T10:14:00Z">
            <w:rPr>
              <w:rFonts w:ascii="Bell MT" w:eastAsia="宋体" w:hAnsi="Bell MT"/>
            </w:rPr>
          </w:rPrChange>
        </w:rPr>
        <w:t>The above question relates atomic mass of carbon with</w:t>
      </w:r>
      <w:ins w:id="4951" w:author="user pc" w:date="2022-03-18T13:59:00Z">
        <w:r w:rsidR="143A63AD">
          <w:rPr>
            <w:rFonts w:ascii="Times New Roman" w:cs="Times New Roman" w:eastAsia="宋体" w:hAnsi="Times New Roman"/>
            <w:sz w:val="28"/>
            <w:szCs w:val="28"/>
          </w:rPr>
          <w:t xml:space="preserve"> </w:t>
        </w:r>
      </w:ins>
      <w:r w:rsidRPr="83742EA5">
        <w:rPr>
          <w:rFonts w:ascii="Times New Roman" w:cs="Times New Roman" w:eastAsia="宋体" w:hAnsi="Times New Roman"/>
          <w:sz w:val="28"/>
          <w:szCs w:val="28"/>
          <w:rPrChange w:id="4952" w:author="user pc" w:date="2022-03-15T10:14:00Z">
            <w:rPr>
              <w:rFonts w:ascii="Bell MT" w:eastAsia="宋体" w:hAnsi="Bell MT"/>
            </w:rPr>
          </w:rPrChange>
        </w:rPr>
        <w:t>volume of CO</w:t>
      </w:r>
      <w:r w:rsidRPr="591D0DB3">
        <w:rPr>
          <w:rFonts w:ascii="Times New Roman" w:cs="Times New Roman" w:eastAsia="宋体" w:hAnsi="Times New Roman"/>
          <w:sz w:val="28"/>
          <w:szCs w:val="28"/>
          <w:vertAlign w:val="subscript"/>
          <w:rPrChange w:id="4953" w:author="user pc" w:date="2022-03-15T10:14:00Z">
            <w:rPr>
              <w:rFonts w:ascii="Bell MT" w:eastAsia="宋体" w:hAnsi="Bell MT"/>
              <w:vertAlign w:val="subscript"/>
            </w:rPr>
          </w:rPrChange>
        </w:rPr>
        <w:t>2</w:t>
      </w:r>
      <w:r w:rsidRPr="7CB83543">
        <w:rPr>
          <w:rFonts w:ascii="Times New Roman" w:cs="Times New Roman" w:eastAsia="宋体" w:hAnsi="Times New Roman"/>
          <w:sz w:val="28"/>
          <w:szCs w:val="28"/>
          <w:rPrChange w:id="4954" w:author="user pc" w:date="2022-03-15T10:14:00Z">
            <w:rPr>
              <w:rFonts w:ascii="Bell MT" w:eastAsia="宋体" w:hAnsi="Bell MT"/>
            </w:rPr>
          </w:rPrChange>
        </w:rPr>
        <w:t>. Hence, 12g of carbon =22.4dm</w:t>
      </w:r>
      <w:r w:rsidRPr="77AEF6C8">
        <w:rPr>
          <w:rFonts w:ascii="Times New Roman" w:cs="Times New Roman" w:eastAsia="宋体" w:hAnsi="Times New Roman"/>
          <w:sz w:val="28"/>
          <w:szCs w:val="28"/>
          <w:vertAlign w:val="superscript"/>
          <w:rPrChange w:id="4955" w:author="user pc" w:date="2022-03-15T10:14:00Z">
            <w:rPr>
              <w:rFonts w:ascii="Bell MT" w:eastAsia="宋体" w:hAnsi="Bell MT"/>
              <w:vertAlign w:val="superscript"/>
            </w:rPr>
          </w:rPrChange>
        </w:rPr>
        <w:t>3</w:t>
      </w:r>
      <w:r w:rsidRPr="32183D9B">
        <w:rPr>
          <w:rFonts w:ascii="Times New Roman" w:cs="Times New Roman" w:eastAsia="宋体" w:hAnsi="Times New Roman"/>
          <w:sz w:val="28"/>
          <w:szCs w:val="28"/>
          <w:rPrChange w:id="4956" w:author="user pc" w:date="2022-03-15T10:14:00Z">
            <w:rPr>
              <w:rFonts w:ascii="Bell MT" w:eastAsia="宋体" w:hAnsi="Bell MT"/>
            </w:rPr>
          </w:rPrChange>
        </w:rPr>
        <w:t>.</w:t>
      </w:r>
    </w:p>
    <w:p>
      <w:pPr>
        <w:pStyle w:val="style157"/>
        <w:rPr>
          <w:ins w:id="4957" w:author="user pc" w:date="2022-03-18T14:05:00Z"/>
          <w:rFonts w:ascii="Times New Roman" w:cs="Times New Roman" w:eastAsia="宋体" w:hAnsi="Times New Roman"/>
          <w:sz w:val="28"/>
          <w:szCs w:val="28"/>
        </w:rPr>
      </w:pPr>
    </w:p>
    <w:p>
      <w:pPr>
        <w:pStyle w:val="style157"/>
        <w:rPr>
          <w:ins w:id="4958" w:author="user pc" w:date="2022-03-18T14:03:00Z"/>
          <w:rFonts w:ascii="Times New Roman" w:cs="Times New Roman" w:eastAsia="宋体" w:hAnsi="Times New Roman"/>
          <w:sz w:val="28"/>
          <w:szCs w:val="28"/>
        </w:rPr>
      </w:pPr>
      <w:ins w:id="4959" w:author="user pc" w:date="2022-03-18T14:03:00Z">
        <w:r w:rsidR="46FD3E95">
          <w:rPr>
            <w:rFonts w:ascii="Times New Roman" w:cs="Times New Roman" w:eastAsia="宋体" w:hAnsi="Times New Roman"/>
            <w:sz w:val="28"/>
            <w:szCs w:val="28"/>
          </w:rPr>
          <w:t>Or</w:t>
        </w:r>
      </w:ins>
    </w:p>
    <w:p>
      <w:pPr>
        <w:pStyle w:val="style157"/>
        <w:rPr>
          <w:ins w:id="4960" w:author="user pc" w:date="2022-03-18T14:05:00Z"/>
          <w:rFonts w:ascii="Times New Roman" w:cs="Times New Roman" w:eastAsia="宋体" w:hAnsi="Times New Roman"/>
          <w:sz w:val="28"/>
          <w:szCs w:val="28"/>
        </w:rPr>
      </w:pPr>
    </w:p>
    <w:p>
      <w:pPr>
        <w:pStyle w:val="style0"/>
        <w:spacing w:lineRule="auto" w:line="240"/>
        <w:rPr>
          <w:ins w:id="4961" w:author="user pc" w:date="2022-03-18T14:05:00Z"/>
          <w:rFonts w:ascii="Times New Roman" w:cs="Times New Roman" w:hAnsi="Times New Roman"/>
          <w:b/>
          <w:i/>
        </w:rPr>
      </w:pPr>
      <w:ins w:id="4962" w:author="user pc" w:date="2022-03-18T14:05:00Z">
        <w:r w:rsidR="5A4EE6CE">
          <w:rPr>
            <w:rFonts w:ascii="Times New Roman" w:cs="Times New Roman" w:hAnsi="Times New Roman"/>
            <w:b/>
            <w:i/>
          </w:rPr>
          <w:t>Mass of the given substance × 1 mole/atomic mass of given substance × Mole of unknown in the balanced equation/Mole of known in a chemical equation × Molar volume/1 mole.</w:t>
        </w:r>
      </w:ins>
    </w:p>
    <w:p>
      <w:pPr>
        <w:pStyle w:val="style157"/>
        <w:rPr>
          <w:rFonts w:ascii="Times New Roman" w:cs="Times New Roman" w:eastAsia="宋体" w:hAnsi="Times New Roman"/>
          <w:sz w:val="28"/>
          <w:szCs w:val="28"/>
          <w:rPrChange w:id="4963" w:author="user pc" w:date="2022-03-15T10:14:00Z">
            <w:rPr>
              <w:rFonts w:ascii="Bell MT" w:eastAsia="宋体" w:hAnsi="Bell MT"/>
            </w:rPr>
          </w:rPrChange>
        </w:rPr>
      </w:pPr>
      <m:oMath>
        <w:ins w:id="4964" w:author="user pc" w:date="2022-03-18T14:06:00Z">
          <m:r w:rsidR="FC4D7D6D">
            <w:rPr>
              <w:rFonts w:ascii="Cambria Math" w:cs="Times New Roman" w:eastAsia="宋体" w:hAnsi="Cambria Math"/>
              <w:sz w:val="28"/>
              <w:szCs w:val="28"/>
            </w:rPr>
            <m:t xml:space="preserve">12g of C × </m:t>
          </m:r>
        </w:ins>
        <m:f>
          <m:fPr>
            <m:ctrlPr>
              <w:ins w:id="4965" w:author="user pc" w:date="2022-03-18T14:06:00Z">
                <w:rPr>
                  <w:rFonts w:ascii="Cambria Math" w:cs="Times New Roman" w:eastAsia="宋体" w:hAnsi="Cambria Math"/>
                  <w:i/>
                  <w:sz w:val="28"/>
                  <w:szCs w:val="28"/>
                </w:rPr>
              </w:ins>
            </m:ctrlPr>
          </m:fPr>
          <m:num>
            <w:ins w:id="4966" w:author="user pc" w:date="2022-03-18T14:07:00Z">
              <m:r w:rsidR="6BEC42AB">
                <w:rPr>
                  <w:rFonts w:ascii="Cambria Math" w:cs="Times New Roman" w:eastAsia="宋体" w:hAnsi="Cambria Math"/>
                  <w:sz w:val="28"/>
                  <w:szCs w:val="28"/>
                </w:rPr>
                <m:t>1 mole</m:t>
              </m:r>
            </w:ins>
          </m:num>
          <m:den>
            <w:ins w:id="4967" w:author="user pc" w:date="2022-03-18T14:07:00Z">
              <m:r w:rsidR="0223118E">
                <w:rPr>
                  <w:rFonts w:ascii="Cambria Math" w:cs="Times New Roman" w:eastAsia="宋体" w:hAnsi="Cambria Math"/>
                  <w:sz w:val="28"/>
                  <w:szCs w:val="28"/>
                </w:rPr>
                <m:t>12g/mol of C</m:t>
              </m:r>
            </w:ins>
          </m:den>
        </m:f>
        <w:ins w:id="4968" w:author="user pc" w:date="2022-03-18T14:07:00Z">
          <m:r w:rsidR="C49A2DFC">
            <w:rPr>
              <w:rFonts w:ascii="Cambria Math" w:cs="Times New Roman" w:eastAsia="宋体" w:hAnsi="Cambria Math"/>
              <w:sz w:val="28"/>
              <w:szCs w:val="28"/>
            </w:rPr>
            <m:t xml:space="preserve"> × </m:t>
          </m:r>
        </w:ins>
        <m:f>
          <m:fPr>
            <m:ctrlPr>
              <w:ins w:id="4969" w:author="user pc" w:date="2022-03-18T14:07:00Z">
                <w:rPr>
                  <w:rFonts w:ascii="Cambria Math" w:cs="Times New Roman" w:eastAsia="宋体" w:hAnsi="Cambria Math"/>
                  <w:i/>
                  <w:sz w:val="28"/>
                  <w:szCs w:val="28"/>
                </w:rPr>
              </w:ins>
            </m:ctrlPr>
          </m:fPr>
          <m:num>
            <w:ins w:id="4970" w:author="user pc" w:date="2022-03-18T14:08:00Z">
              <m:r w:rsidR="F6E038A7">
                <w:rPr>
                  <w:rFonts w:ascii="Cambria Math" w:cs="Times New Roman" w:eastAsia="宋体" w:hAnsi="Cambria Math"/>
                  <w:sz w:val="28"/>
                  <w:szCs w:val="28"/>
                </w:rPr>
                <m:t>1 mole</m:t>
              </m:r>
            </w:ins>
          </m:num>
          <m:den>
            <w:ins w:id="4971" w:author="user pc" w:date="2022-03-18T14:08:00Z">
              <m:r w:rsidR="C92C83BA">
                <w:rPr>
                  <w:rFonts w:ascii="Cambria Math" w:cs="Times New Roman" w:eastAsia="宋体" w:hAnsi="Cambria Math"/>
                  <w:sz w:val="28"/>
                  <w:szCs w:val="28"/>
                </w:rPr>
                <m:t>1mole</m:t>
              </m:r>
            </w:ins>
          </m:den>
        </m:f>
        <w:ins w:id="4972" w:author="user pc" w:date="2022-03-18T14:08:00Z">
          <m:r w:rsidR="A155E414">
            <w:rPr>
              <w:rFonts w:ascii="Cambria Math" w:cs="Times New Roman" w:eastAsia="宋体" w:hAnsi="Cambria Math"/>
              <w:sz w:val="28"/>
              <w:szCs w:val="28"/>
            </w:rPr>
            <m:t xml:space="preserve">× </m:t>
          </m:r>
        </w:ins>
        <m:f>
          <m:fPr>
            <m:ctrlPr>
              <w:ins w:id="4973" w:author="user pc" w:date="2022-03-18T14:08:00Z">
                <w:rPr>
                  <w:rFonts w:ascii="Cambria Math" w:cs="Times New Roman" w:eastAsia="宋体" w:hAnsi="Cambria Math"/>
                  <w:i/>
                  <w:sz w:val="28"/>
                  <w:szCs w:val="28"/>
                </w:rPr>
              </w:ins>
            </m:ctrlPr>
          </m:fPr>
          <m:num>
            <w:ins w:id="4974" w:author="user pc" w:date="2022-03-18T14:09:00Z">
              <m:r w:rsidR="BA472E37">
                <w:rPr>
                  <w:rFonts w:ascii="Cambria Math" w:cs="Times New Roman" w:eastAsia="宋体" w:hAnsi="Cambria Math"/>
                  <w:sz w:val="28"/>
                  <w:szCs w:val="28"/>
                </w:rPr>
                <m:t xml:space="preserve">22.4 </m:t>
              </m:r>
            </w:ins>
            <m:sSup>
              <m:sSupPr>
                <m:ctrlPr>
                  <w:ins w:id="4975" w:author="user pc" w:date="2022-03-18T14:10:00Z">
                    <w:rPr>
                      <w:rFonts w:ascii="Cambria Math" w:cs="Times New Roman" w:eastAsia="宋体" w:hAnsi="Cambria Math"/>
                      <w:i/>
                      <w:sz w:val="28"/>
                      <w:szCs w:val="28"/>
                    </w:rPr>
                  </w:ins>
                </m:ctrlPr>
              </m:sSupPr>
              <m:e>
                <w:ins w:id="4976" w:author="user pc" w:date="2022-03-18T14:10:00Z">
                  <m:r w:rsidR="E3CE4EDC">
                    <w:rPr>
                      <w:rFonts w:ascii="Cambria Math" w:cs="Times New Roman" w:eastAsia="宋体" w:hAnsi="Cambria Math"/>
                      <w:sz w:val="28"/>
                      <w:szCs w:val="28"/>
                    </w:rPr>
                    <m:t>dm</m:t>
                  </m:r>
                </w:ins>
              </m:e>
              <m:sup>
                <w:ins w:id="4977" w:author="user pc" w:date="2022-03-18T14:10:00Z">
                  <m:r w:rsidR="BFFFCCEE">
                    <w:rPr>
                      <w:rFonts w:ascii="Cambria Math" w:cs="Times New Roman" w:eastAsia="宋体" w:hAnsi="Cambria Math"/>
                      <w:sz w:val="28"/>
                      <w:szCs w:val="28"/>
                    </w:rPr>
                    <m:t>3</m:t>
                  </m:r>
                </w:ins>
              </m:sup>
            </m:sSup>
          </m:num>
          <m:den>
            <m:r>
              <w:rPr>
                <w:rFonts w:ascii="Cambria Math" w:cs="Times New Roman" w:eastAsia="宋体" w:hAnsi="Cambria Math"/>
                <w:sz w:val="28"/>
                <w:szCs w:val="28"/>
              </w:rPr>
              <m:t>1 mole</m:t>
            </m:r>
          </m:den>
        </m:f>
        <w:ins w:id="4978" w:author="user pc" w:date="2022-03-18T14:09:00Z">
          <m:r w:rsidR="71A2FC9D">
            <w:rPr>
              <w:rFonts w:ascii="Cambria Math" w:cs="Times New Roman" w:eastAsia="宋体" w:hAnsi="Cambria Math"/>
              <w:sz w:val="28"/>
              <w:szCs w:val="28"/>
            </w:rPr>
            <m:t xml:space="preserve">=22.4 </m:t>
          </m:r>
        </w:ins>
        <m:sSup>
          <m:sSupPr>
            <m:ctrlPr>
              <w:ins w:id="4979" w:author="user pc" w:date="2022-03-18T14:10:00Z">
                <w:rPr>
                  <w:rFonts w:ascii="Cambria Math" w:cs="Times New Roman" w:eastAsia="宋体" w:hAnsi="Cambria Math"/>
                  <w:i/>
                  <w:sz w:val="28"/>
                  <w:szCs w:val="28"/>
                </w:rPr>
              </w:ins>
            </m:ctrlPr>
          </m:sSupPr>
          <m:e>
            <w:ins w:id="4980" w:author="user pc" w:date="2022-03-18T14:10:00Z">
              <m:r w:rsidR="630B96C2">
                <w:rPr>
                  <w:rFonts w:ascii="Cambria Math" w:cs="Times New Roman" w:eastAsia="宋体" w:hAnsi="Cambria Math"/>
                  <w:sz w:val="28"/>
                  <w:szCs w:val="28"/>
                </w:rPr>
                <m:t>dm</m:t>
              </m:r>
            </w:ins>
          </m:e>
          <m:sup>
            <w:ins w:id="4981" w:author="user pc" w:date="2022-03-18T14:10:00Z">
              <m:r w:rsidR="918966F2">
                <w:rPr>
                  <w:rFonts w:ascii="Cambria Math" w:cs="Times New Roman" w:eastAsia="宋体" w:hAnsi="Cambria Math"/>
                  <w:sz w:val="28"/>
                  <w:szCs w:val="28"/>
                </w:rPr>
                <m:t>3</m:t>
              </m:r>
            </w:ins>
          </m:sup>
        </m:sSup>
      </m:oMath>
      <w:r>
        <w:rPr>
          <w:rFonts w:ascii="Times New Roman" w:cs="Times New Roman" w:eastAsia="宋体" w:hAnsi="Times New Roman"/>
          <w:sz w:val="28"/>
          <w:szCs w:val="28"/>
        </w:rPr>
        <w:t xml:space="preserve"> </w:t>
      </w:r>
    </w:p>
    <w:p>
      <w:pPr>
        <w:pStyle w:val="style157"/>
        <w:rPr>
          <w:rFonts w:ascii="Times New Roman" w:cs="Times New Roman" w:eastAsia="宋体" w:hAnsi="Times New Roman"/>
          <w:sz w:val="28"/>
          <w:szCs w:val="28"/>
          <w:rPrChange w:id="4982"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4983" w:author="user pc" w:date="2022-03-15T10:14:00Z">
            <w:rPr>
              <w:rFonts w:ascii="Bell MT" w:eastAsia="宋体" w:hAnsi="Bell MT"/>
            </w:rPr>
          </w:rPrChange>
        </w:rPr>
      </w:pPr>
      <w:r w:rsidRPr="4A4C039C">
        <w:rPr>
          <w:rFonts w:ascii="Times New Roman" w:cs="Times New Roman" w:eastAsia="宋体" w:hAnsi="Times New Roman"/>
          <w:b/>
          <w:sz w:val="28"/>
          <w:szCs w:val="28"/>
          <w:rPrChange w:id="4984" w:author="user pc" w:date="2022-03-15T10:14:00Z">
            <w:rPr>
              <w:rFonts w:ascii="Bell MT" w:eastAsia="宋体" w:hAnsi="Bell MT"/>
              <w:b/>
            </w:rPr>
          </w:rPrChange>
        </w:rPr>
        <w:t>Example 2:</w:t>
      </w:r>
      <w:ins w:id="4985" w:author="user pc" w:date="2022-03-18T14:06:00Z">
        <w:r w:rsidR="F64195E3">
          <w:rPr>
            <w:rFonts w:ascii="Times New Roman" w:cs="Times New Roman" w:eastAsia="宋体" w:hAnsi="Times New Roman"/>
            <w:b/>
            <w:sz w:val="28"/>
            <w:szCs w:val="28"/>
          </w:rPr>
          <w:t xml:space="preserve"> </w:t>
        </w:r>
      </w:ins>
      <w:r w:rsidRPr="D4C78342">
        <w:rPr>
          <w:rFonts w:ascii="Times New Roman" w:cs="Times New Roman" w:eastAsia="宋体" w:hAnsi="Times New Roman"/>
          <w:sz w:val="28"/>
          <w:szCs w:val="28"/>
          <w:rPrChange w:id="4986" w:author="user pc" w:date="2022-03-15T10:14:00Z">
            <w:rPr>
              <w:rFonts w:ascii="Bell MT" w:eastAsia="宋体" w:hAnsi="Bell MT"/>
            </w:rPr>
          </w:rPrChange>
        </w:rPr>
        <w:t>What</w:t>
      </w:r>
      <w:ins w:id="4987" w:author="user pc" w:date="2022-03-18T14:02:00Z">
        <w:r w:rsidR="EDD00D7B">
          <w:rPr>
            <w:rFonts w:ascii="Times New Roman" w:cs="Times New Roman" w:eastAsia="宋体" w:hAnsi="Times New Roman"/>
            <w:sz w:val="28"/>
            <w:szCs w:val="28"/>
          </w:rPr>
          <w:t xml:space="preserve"> </w:t>
        </w:r>
      </w:ins>
      <w:r w:rsidRPr="FC116110">
        <w:rPr>
          <w:rFonts w:ascii="Times New Roman" w:cs="Times New Roman" w:eastAsia="宋体" w:hAnsi="Times New Roman"/>
          <w:sz w:val="28"/>
          <w:szCs w:val="28"/>
          <w:rPrChange w:id="4988" w:author="user pc" w:date="2022-03-15T10:14:00Z">
            <w:rPr>
              <w:rFonts w:ascii="Bell MT" w:eastAsia="宋体" w:hAnsi="Bell MT"/>
            </w:rPr>
          </w:rPrChange>
        </w:rPr>
        <w:t>volume of hydrogen</w:t>
      </w:r>
      <w:ins w:id="4989" w:author="user pc" w:date="2022-03-18T14:02:00Z">
        <w:r w:rsidR="9992D705">
          <w:rPr>
            <w:rFonts w:ascii="Times New Roman" w:cs="Times New Roman" w:eastAsia="宋体" w:hAnsi="Times New Roman"/>
            <w:sz w:val="28"/>
            <w:szCs w:val="28"/>
          </w:rPr>
          <w:t xml:space="preserve"> </w:t>
        </w:r>
      </w:ins>
      <w:r w:rsidRPr="036E16E6">
        <w:rPr>
          <w:rFonts w:ascii="Times New Roman" w:cs="Times New Roman" w:eastAsia="宋体" w:hAnsi="Times New Roman"/>
          <w:sz w:val="28"/>
          <w:szCs w:val="28"/>
          <w:rPrChange w:id="4990" w:author="user pc" w:date="2022-03-15T10:14:00Z">
            <w:rPr>
              <w:rFonts w:ascii="Bell MT" w:eastAsia="宋体" w:hAnsi="Bell MT"/>
            </w:rPr>
          </w:rPrChange>
        </w:rPr>
        <w:t>at</w:t>
      </w:r>
      <w:ins w:id="4991" w:author="user pc" w:date="2022-03-18T14:02:00Z">
        <w:r w:rsidR="BC2961E6">
          <w:rPr>
            <w:rFonts w:ascii="Times New Roman" w:cs="Times New Roman" w:eastAsia="宋体" w:hAnsi="Times New Roman"/>
            <w:sz w:val="28"/>
            <w:szCs w:val="28"/>
          </w:rPr>
          <w:t xml:space="preserve"> </w:t>
        </w:r>
      </w:ins>
      <w:r w:rsidRPr="DB75C536">
        <w:rPr>
          <w:rFonts w:ascii="Times New Roman" w:cs="Times New Roman" w:eastAsia="宋体" w:hAnsi="Times New Roman"/>
          <w:sz w:val="28"/>
          <w:szCs w:val="28"/>
          <w:rPrChange w:id="4992" w:author="user pc" w:date="2022-03-15T10:14:00Z">
            <w:rPr>
              <w:rFonts w:ascii="Bell MT" w:eastAsia="宋体" w:hAnsi="Bell MT"/>
            </w:rPr>
          </w:rPrChange>
        </w:rPr>
        <w:t>room temperature and pressure is evolved</w:t>
      </w:r>
      <w:ins w:id="4993" w:author="user pc" w:date="2022-03-18T14:02:00Z">
        <w:r w:rsidR="2F74FFC1">
          <w:rPr>
            <w:rFonts w:ascii="Times New Roman" w:cs="Times New Roman" w:eastAsia="宋体" w:hAnsi="Times New Roman"/>
            <w:sz w:val="28"/>
            <w:szCs w:val="28"/>
          </w:rPr>
          <w:t xml:space="preserve"> </w:t>
        </w:r>
      </w:ins>
      <w:r w:rsidRPr="78B7306E">
        <w:rPr>
          <w:rFonts w:ascii="Times New Roman" w:cs="Times New Roman" w:eastAsia="宋体" w:hAnsi="Times New Roman"/>
          <w:sz w:val="28"/>
          <w:szCs w:val="28"/>
          <w:rPrChange w:id="4994" w:author="user pc" w:date="2022-03-15T10:14:00Z">
            <w:rPr>
              <w:rFonts w:ascii="Bell MT" w:eastAsia="宋体" w:hAnsi="Bell MT"/>
            </w:rPr>
          </w:rPrChange>
        </w:rPr>
        <w:t>when</w:t>
      </w:r>
      <w:ins w:id="4995" w:author="user pc" w:date="2022-03-18T14:02:00Z">
        <w:r w:rsidR="332AB00C">
          <w:rPr>
            <w:rFonts w:ascii="Times New Roman" w:cs="Times New Roman" w:eastAsia="宋体" w:hAnsi="Times New Roman"/>
            <w:sz w:val="28"/>
            <w:szCs w:val="28"/>
          </w:rPr>
          <w:t xml:space="preserve"> </w:t>
        </w:r>
      </w:ins>
      <w:r w:rsidRPr="80B39D7B">
        <w:rPr>
          <w:rFonts w:ascii="Times New Roman" w:cs="Times New Roman" w:eastAsia="宋体" w:hAnsi="Times New Roman"/>
          <w:sz w:val="28"/>
          <w:szCs w:val="28"/>
          <w:rPrChange w:id="4996" w:author="user pc" w:date="2022-03-15T10:14:00Z">
            <w:rPr>
              <w:rFonts w:ascii="Bell MT" w:eastAsia="宋体" w:hAnsi="Bell MT"/>
            </w:rPr>
          </w:rPrChange>
        </w:rPr>
        <w:t>0.32g of zinc reacts with</w:t>
      </w:r>
      <w:ins w:id="4997" w:author="user pc" w:date="2022-03-18T14:02:00Z">
        <w:r w:rsidR="A81F92B9">
          <w:rPr>
            <w:rFonts w:ascii="Times New Roman" w:cs="Times New Roman" w:eastAsia="宋体" w:hAnsi="Times New Roman"/>
            <w:sz w:val="28"/>
            <w:szCs w:val="28"/>
          </w:rPr>
          <w:t xml:space="preserve"> </w:t>
        </w:r>
      </w:ins>
      <w:r w:rsidRPr="BA657CD6">
        <w:rPr>
          <w:rFonts w:ascii="Times New Roman" w:cs="Times New Roman" w:eastAsia="宋体" w:hAnsi="Times New Roman"/>
          <w:sz w:val="28"/>
          <w:szCs w:val="28"/>
          <w:rPrChange w:id="4998" w:author="user pc" w:date="2022-03-15T10:14:00Z">
            <w:rPr>
              <w:rFonts w:ascii="Bell MT" w:eastAsia="宋体" w:hAnsi="Bell MT"/>
            </w:rPr>
          </w:rPrChange>
        </w:rPr>
        <w:t>dilute hydrochloric acid?</w:t>
      </w:r>
    </w:p>
    <w:p>
      <w:pPr>
        <w:pStyle w:val="style157"/>
        <w:rPr>
          <w:rFonts w:ascii="Times New Roman" w:cs="Times New Roman" w:eastAsia="宋体" w:hAnsi="Times New Roman"/>
          <w:sz w:val="28"/>
          <w:szCs w:val="28"/>
          <w:rPrChange w:id="4999" w:author="user pc" w:date="2022-03-15T10:14:00Z">
            <w:rPr>
              <w:rFonts w:ascii="Bell MT" w:eastAsia="宋体" w:hAnsi="Bell MT"/>
            </w:rPr>
          </w:rPrChange>
        </w:rPr>
      </w:pPr>
      <w:r w:rsidRPr="E62725C8">
        <w:rPr>
          <w:rFonts w:ascii="Times New Roman" w:cs="Times New Roman" w:eastAsia="宋体" w:hAnsi="Times New Roman"/>
          <w:sz w:val="28"/>
          <w:szCs w:val="28"/>
          <w:rPrChange w:id="5000" w:author="user pc" w:date="2022-03-15T10:14:00Z">
            <w:rPr>
              <w:rFonts w:ascii="Bell MT" w:eastAsia="宋体" w:hAnsi="Bell MT"/>
            </w:rPr>
          </w:rPrChange>
        </w:rPr>
        <w:t>[Volume at room temperature and pressure</w:t>
      </w:r>
      <w:r>
        <w:rPr>
          <w:rFonts w:ascii="Times New Roman" w:cs="Times New Roman" w:eastAsia="宋体" w:hAnsi="Times New Roman"/>
          <w:sz w:val="28"/>
          <w:szCs w:val="28"/>
        </w:rPr>
        <w:t xml:space="preserve"> </w:t>
      </w:r>
      <w:r w:rsidRPr="B7E3D21D">
        <w:rPr>
          <w:rFonts w:ascii="Times New Roman" w:cs="Times New Roman" w:eastAsia="宋体" w:hAnsi="Times New Roman"/>
          <w:sz w:val="28"/>
          <w:szCs w:val="28"/>
          <w:rPrChange w:id="5001" w:author="user pc" w:date="2022-03-15T10:14:00Z">
            <w:rPr>
              <w:rFonts w:ascii="Bell MT" w:eastAsia="宋体" w:hAnsi="Bell MT"/>
            </w:rPr>
          </w:rPrChange>
        </w:rPr>
        <w:t>(r.t.p) = 24.0dm</w:t>
      </w:r>
      <w:r w:rsidRPr="43021FBD">
        <w:rPr>
          <w:rFonts w:ascii="Times New Roman" w:cs="Times New Roman" w:eastAsia="宋体" w:hAnsi="Times New Roman"/>
          <w:sz w:val="28"/>
          <w:szCs w:val="28"/>
          <w:vertAlign w:val="superscript"/>
          <w:rPrChange w:id="5002" w:author="user pc" w:date="2022-03-15T10:14:00Z">
            <w:rPr>
              <w:rFonts w:ascii="Bell MT" w:eastAsia="宋体" w:hAnsi="Bell MT"/>
              <w:vertAlign w:val="superscript"/>
            </w:rPr>
          </w:rPrChange>
        </w:rPr>
        <w:t>3</w:t>
      </w:r>
      <w:r w:rsidRPr="4401F3FE">
        <w:rPr>
          <w:rFonts w:ascii="Times New Roman" w:cs="Times New Roman" w:eastAsia="宋体" w:hAnsi="Times New Roman"/>
          <w:sz w:val="28"/>
          <w:szCs w:val="28"/>
          <w:rPrChange w:id="5003" w:author="user pc" w:date="2022-03-15T10:14:00Z">
            <w:rPr>
              <w:rFonts w:ascii="Bell MT" w:eastAsia="宋体" w:hAnsi="Bell MT"/>
            </w:rPr>
          </w:rPrChange>
        </w:rPr>
        <w:t>, Zn =</w:t>
      </w:r>
      <w:r>
        <w:rPr>
          <w:rFonts w:ascii="Times New Roman" w:cs="Times New Roman" w:eastAsia="宋体" w:hAnsi="Times New Roman"/>
          <w:sz w:val="28"/>
          <w:szCs w:val="28"/>
        </w:rPr>
        <w:t xml:space="preserve"> </w:t>
      </w:r>
      <w:r w:rsidRPr="26CDADE2">
        <w:rPr>
          <w:rFonts w:ascii="Times New Roman" w:cs="Times New Roman" w:eastAsia="宋体" w:hAnsi="Times New Roman"/>
          <w:sz w:val="28"/>
          <w:szCs w:val="28"/>
          <w:rPrChange w:id="5004" w:author="user pc" w:date="2022-03-15T10:14:00Z">
            <w:rPr>
              <w:rFonts w:ascii="Bell MT" w:eastAsia="宋体" w:hAnsi="Bell MT"/>
            </w:rPr>
          </w:rPrChange>
        </w:rPr>
        <w:t>65]</w:t>
      </w:r>
    </w:p>
    <w:p>
      <w:pPr>
        <w:pStyle w:val="style157"/>
        <w:rPr>
          <w:rFonts w:ascii="Times New Roman" w:cs="Times New Roman" w:eastAsia="宋体" w:hAnsi="Times New Roman"/>
          <w:b/>
          <w:sz w:val="28"/>
          <w:szCs w:val="28"/>
          <w:rPrChange w:id="5005" w:author="user pc" w:date="2022-03-15T10:14:00Z">
            <w:rPr>
              <w:rFonts w:ascii="Bell MT" w:eastAsia="宋体" w:hAnsi="Bell MT"/>
              <w:b/>
            </w:rPr>
          </w:rPrChange>
        </w:rPr>
      </w:pPr>
      <w:r w:rsidRPr="F2461168">
        <w:rPr>
          <w:rFonts w:ascii="Times New Roman" w:cs="Times New Roman" w:eastAsia="宋体" w:hAnsi="Times New Roman"/>
          <w:b/>
          <w:sz w:val="28"/>
          <w:szCs w:val="28"/>
          <w:rPrChange w:id="5006"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5007" w:author="user pc" w:date="2022-03-15T10:14:00Z">
            <w:rPr>
              <w:rFonts w:ascii="Bell MT" w:eastAsia="宋体" w:hAnsi="Bell MT"/>
            </w:rPr>
          </w:rPrChange>
        </w:rPr>
      </w:pPr>
      <w:r w:rsidRPr="C8A95113">
        <w:rPr>
          <w:rFonts w:ascii="Times New Roman" w:cs="Times New Roman" w:eastAsia="宋体" w:hAnsi="Times New Roman"/>
          <w:sz w:val="28"/>
          <w:szCs w:val="28"/>
          <w:rPrChange w:id="5008" w:author="user pc" w:date="2022-03-15T10:14:00Z">
            <w:rPr>
              <w:rFonts w:ascii="Bell MT" w:eastAsia="宋体" w:hAnsi="Bell MT"/>
            </w:rPr>
          </w:rPrChange>
        </w:rPr>
        <w:t>Balanced chemical</w:t>
      </w:r>
      <w:ins w:id="5009" w:author="user pc" w:date="2022-03-18T14:12:00Z">
        <w:r w:rsidR="C0BB975D">
          <w:rPr>
            <w:rFonts w:ascii="Times New Roman" w:cs="Times New Roman" w:eastAsia="宋体" w:hAnsi="Times New Roman"/>
            <w:sz w:val="28"/>
            <w:szCs w:val="28"/>
          </w:rPr>
          <w:t xml:space="preserve"> </w:t>
        </w:r>
      </w:ins>
      <w:r w:rsidRPr="A2ACD90C">
        <w:rPr>
          <w:rFonts w:ascii="Times New Roman" w:cs="Times New Roman" w:eastAsia="宋体" w:hAnsi="Times New Roman"/>
          <w:sz w:val="28"/>
          <w:szCs w:val="28"/>
          <w:rPrChange w:id="5010" w:author="user pc" w:date="2022-03-15T10:14:00Z">
            <w:rPr>
              <w:rFonts w:ascii="Bell MT" w:eastAsia="宋体" w:hAnsi="Bell MT"/>
            </w:rPr>
          </w:rPrChange>
        </w:rPr>
        <w:t>equation: Zn</w:t>
      </w:r>
      <w:r w:rsidRPr="D6C7AA11">
        <w:rPr>
          <w:rFonts w:ascii="Times New Roman" w:cs="Times New Roman" w:eastAsia="宋体" w:hAnsi="Times New Roman"/>
          <w:sz w:val="28"/>
          <w:szCs w:val="28"/>
          <w:vertAlign w:val="subscript"/>
          <w:rPrChange w:id="5011" w:author="user pc" w:date="2022-03-15T10:14:00Z">
            <w:rPr>
              <w:rFonts w:ascii="Bell MT" w:eastAsia="宋体" w:hAnsi="Bell MT"/>
              <w:vertAlign w:val="subscript"/>
            </w:rPr>
          </w:rPrChange>
        </w:rPr>
        <w:t>(s)</w:t>
      </w:r>
      <w:r w:rsidRPr="7AB6040A">
        <w:rPr>
          <w:rFonts w:ascii="Times New Roman" w:cs="Times New Roman" w:eastAsia="宋体" w:hAnsi="Times New Roman"/>
          <w:sz w:val="28"/>
          <w:szCs w:val="28"/>
          <w:rPrChange w:id="5012" w:author="user pc" w:date="2022-03-15T10:14:00Z">
            <w:rPr>
              <w:rFonts w:ascii="Bell MT" w:eastAsia="宋体" w:hAnsi="Bell MT"/>
            </w:rPr>
          </w:rPrChange>
        </w:rPr>
        <w:t xml:space="preserve"> +2HCl</w:t>
      </w:r>
      <w:r w:rsidRPr="9475ADD0">
        <w:rPr>
          <w:rFonts w:ascii="Times New Roman" w:cs="Times New Roman" w:eastAsia="宋体" w:hAnsi="Times New Roman"/>
          <w:sz w:val="28"/>
          <w:szCs w:val="28"/>
          <w:vertAlign w:val="subscript"/>
          <w:rPrChange w:id="5013" w:author="user pc" w:date="2022-03-15T10:14:00Z">
            <w:rPr>
              <w:rFonts w:ascii="Bell MT" w:eastAsia="宋体" w:hAnsi="Bell MT"/>
              <w:vertAlign w:val="subscript"/>
            </w:rPr>
          </w:rPrChange>
        </w:rPr>
        <w:t>(aq)</w:t>
      </w:r>
      <w:r w:rsidRPr="2B02274C">
        <w:rPr>
          <w:rFonts w:ascii="Times New Roman" w:cs="Times New Roman" w:eastAsia="宋体" w:hAnsi="Times New Roman"/>
          <w:sz w:val="28"/>
          <w:szCs w:val="28"/>
          <w:rPrChange w:id="5014" w:author="user pc" w:date="2022-03-15T10:14:00Z">
            <w:rPr>
              <w:rFonts w:ascii="Bell MT" w:eastAsia="宋体" w:hAnsi="Bell MT"/>
            </w:rPr>
          </w:rPrChange>
        </w:rPr>
        <w:t xml:space="preserve"> =&gt;H</w:t>
      </w:r>
      <w:r w:rsidRPr="B803EB77">
        <w:rPr>
          <w:rFonts w:ascii="Times New Roman" w:cs="Times New Roman" w:eastAsia="宋体" w:hAnsi="Times New Roman"/>
          <w:sz w:val="28"/>
          <w:szCs w:val="28"/>
          <w:vertAlign w:val="subscript"/>
          <w:rPrChange w:id="5015" w:author="user pc" w:date="2022-03-15T10:14:00Z">
            <w:rPr>
              <w:rFonts w:ascii="Bell MT" w:eastAsia="宋体" w:hAnsi="Bell MT"/>
              <w:vertAlign w:val="subscript"/>
            </w:rPr>
          </w:rPrChange>
        </w:rPr>
        <w:t>2(g)</w:t>
      </w:r>
      <w:r w:rsidRPr="01871CFF">
        <w:rPr>
          <w:rFonts w:ascii="Times New Roman" w:cs="Times New Roman" w:eastAsia="宋体" w:hAnsi="Times New Roman"/>
          <w:sz w:val="28"/>
          <w:szCs w:val="28"/>
          <w:rPrChange w:id="5016" w:author="user pc" w:date="2022-03-15T10:14:00Z">
            <w:rPr>
              <w:rFonts w:ascii="Bell MT" w:eastAsia="宋体" w:hAnsi="Bell MT"/>
            </w:rPr>
          </w:rPrChange>
        </w:rPr>
        <w:t xml:space="preserve"> + ZnCl</w:t>
      </w:r>
      <w:r w:rsidRPr="472BA33F">
        <w:rPr>
          <w:rFonts w:ascii="Times New Roman" w:cs="Times New Roman" w:eastAsia="宋体" w:hAnsi="Times New Roman"/>
          <w:sz w:val="28"/>
          <w:szCs w:val="28"/>
          <w:vertAlign w:val="subscript"/>
          <w:rPrChange w:id="5017" w:author="user pc" w:date="2022-03-15T10:14:00Z">
            <w:rPr>
              <w:rFonts w:ascii="Bell MT" w:eastAsia="宋体" w:hAnsi="Bell MT"/>
              <w:vertAlign w:val="subscript"/>
            </w:rPr>
          </w:rPrChange>
        </w:rPr>
        <w:t>2(aq)</w:t>
      </w:r>
    </w:p>
    <w:p>
      <w:pPr>
        <w:pStyle w:val="style157"/>
        <w:rPr>
          <w:rFonts w:ascii="Times New Roman" w:cs="Times New Roman" w:eastAsia="宋体" w:hAnsi="Times New Roman"/>
          <w:sz w:val="28"/>
          <w:szCs w:val="28"/>
          <w:rPrChange w:id="5018" w:author="user pc" w:date="2022-03-15T10:14:00Z">
            <w:rPr>
              <w:rFonts w:ascii="Bell MT" w:eastAsia="宋体" w:hAnsi="Bell MT"/>
            </w:rPr>
          </w:rPrChange>
        </w:rPr>
      </w:pPr>
      <w:r w:rsidRPr="F0067E7A">
        <w:rPr>
          <w:rFonts w:ascii="Times New Roman" w:cs="Times New Roman" w:eastAsia="宋体" w:hAnsi="Times New Roman"/>
          <w:sz w:val="28"/>
          <w:szCs w:val="28"/>
          <w:rPrChange w:id="5019" w:author="user pc" w:date="2022-03-15T10:14:00Z">
            <w:rPr>
              <w:rFonts w:ascii="Bell MT" w:eastAsia="宋体" w:hAnsi="Bell MT"/>
            </w:rPr>
          </w:rPrChange>
        </w:rPr>
        <w:t>From the above balanced equation,1 mole of Zn</w:t>
      </w:r>
      <w:ins w:id="5020" w:author="user pc" w:date="2022-03-18T14:12:00Z">
        <w:r w:rsidR="8572BA1A">
          <w:rPr>
            <w:rFonts w:ascii="Times New Roman" w:cs="Times New Roman" w:eastAsia="宋体" w:hAnsi="Times New Roman"/>
            <w:sz w:val="28"/>
            <w:szCs w:val="28"/>
          </w:rPr>
          <w:t xml:space="preserve"> </w:t>
        </w:r>
      </w:ins>
      <w:r w:rsidRPr="4DA7E249">
        <w:rPr>
          <w:rFonts w:ascii="Times New Roman" w:cs="Times New Roman" w:eastAsia="宋体" w:hAnsi="Times New Roman"/>
          <w:sz w:val="28"/>
          <w:szCs w:val="28"/>
          <w:rPrChange w:id="5021" w:author="user pc" w:date="2022-03-15T10:14:00Z">
            <w:rPr>
              <w:rFonts w:ascii="Bell MT" w:eastAsia="宋体" w:hAnsi="Bell MT"/>
            </w:rPr>
          </w:rPrChange>
        </w:rPr>
        <w:t>gives</w:t>
      </w:r>
      <w:ins w:id="5022" w:author="user pc" w:date="2022-03-18T14:12:00Z">
        <w:r w:rsidR="5AAC0A37">
          <w:rPr>
            <w:rFonts w:ascii="Times New Roman" w:cs="Times New Roman" w:eastAsia="宋体" w:hAnsi="Times New Roman"/>
            <w:sz w:val="28"/>
            <w:szCs w:val="28"/>
          </w:rPr>
          <w:t xml:space="preserve"> </w:t>
        </w:r>
      </w:ins>
      <w:r w:rsidRPr="9526C582">
        <w:rPr>
          <w:rFonts w:ascii="Times New Roman" w:cs="Times New Roman" w:eastAsia="宋体" w:hAnsi="Times New Roman"/>
          <w:sz w:val="28"/>
          <w:szCs w:val="28"/>
          <w:rPrChange w:id="5023" w:author="user pc" w:date="2022-03-15T10:14:00Z">
            <w:rPr>
              <w:rFonts w:ascii="Bell MT" w:eastAsia="宋体" w:hAnsi="Bell MT"/>
            </w:rPr>
          </w:rPrChange>
        </w:rPr>
        <w:t>1 mole</w:t>
      </w:r>
      <w:ins w:id="5024" w:author="user pc" w:date="2022-03-18T14:12:00Z">
        <w:r w:rsidR="F3A2AA15">
          <w:rPr>
            <w:rFonts w:ascii="Times New Roman" w:cs="Times New Roman" w:eastAsia="宋体" w:hAnsi="Times New Roman"/>
            <w:sz w:val="28"/>
            <w:szCs w:val="28"/>
          </w:rPr>
          <w:t xml:space="preserve"> </w:t>
        </w:r>
      </w:ins>
      <w:r w:rsidRPr="F5CD6951">
        <w:rPr>
          <w:rFonts w:ascii="Times New Roman" w:cs="Times New Roman" w:eastAsia="宋体" w:hAnsi="Times New Roman"/>
          <w:sz w:val="28"/>
          <w:szCs w:val="28"/>
          <w:rPrChange w:id="5025" w:author="user pc" w:date="2022-03-15T10:14:00Z">
            <w:rPr>
              <w:rFonts w:ascii="Bell MT" w:eastAsia="宋体" w:hAnsi="Bell MT"/>
            </w:rPr>
          </w:rPrChange>
        </w:rPr>
        <w:t>of hydrogen.</w:t>
      </w:r>
    </w:p>
    <w:p>
      <w:pPr>
        <w:pStyle w:val="style157"/>
        <w:rPr>
          <w:rFonts w:ascii="Times New Roman" w:cs="Times New Roman" w:eastAsia="宋体" w:hAnsi="Times New Roman"/>
          <w:sz w:val="28"/>
          <w:szCs w:val="28"/>
          <w:rPrChange w:id="5026" w:author="user pc" w:date="2022-03-15T10:14:00Z">
            <w:rPr>
              <w:rFonts w:ascii="Bell MT" w:eastAsia="宋体" w:hAnsi="Bell MT"/>
            </w:rPr>
          </w:rPrChange>
        </w:rPr>
      </w:pPr>
      <w:r w:rsidRPr="D98E7361">
        <w:rPr>
          <w:rFonts w:ascii="Times New Roman" w:cs="Times New Roman" w:eastAsia="宋体" w:hAnsi="Times New Roman"/>
          <w:sz w:val="28"/>
          <w:szCs w:val="28"/>
          <w:rPrChange w:id="5027" w:author="user pc" w:date="2022-03-15T10:14:00Z">
            <w:rPr>
              <w:rFonts w:ascii="Bell MT" w:eastAsia="宋体" w:hAnsi="Bell MT"/>
            </w:rPr>
          </w:rPrChange>
        </w:rPr>
        <w:t>65gZn</w:t>
      </w:r>
      <w:ins w:id="5028" w:author="user pc" w:date="2022-03-18T14:13:00Z">
        <w:r w:rsidR="EEB8BB1F">
          <w:rPr>
            <w:rFonts w:ascii="Times New Roman" w:cs="Times New Roman" w:eastAsia="宋体" w:hAnsi="Times New Roman"/>
            <w:sz w:val="28"/>
            <w:szCs w:val="28"/>
          </w:rPr>
          <w:t xml:space="preserve">    </w:t>
        </w:r>
      </w:ins>
      <m:oMath>
        <w:ins w:id="5029" w:author="user pc" w:date="2022-03-18T14:12:00Z">
          <m:r w:rsidR="ED9E3992">
            <w:rPr>
              <w:rFonts w:ascii="Cambria Math" w:cs="Times New Roman" w:eastAsia="宋体" w:hAnsi="Cambria Math"/>
              <w:sz w:val="28"/>
              <w:szCs w:val="28"/>
            </w:rPr>
            <m:t xml:space="preserve"> </m:t>
          </m:r>
        </w:ins>
        <m:r w:rsidRPr="06B29B63">
          <w:rPr>
            <w:rFonts w:ascii="Cambria Math" w:cs="Times New Roman" w:eastAsia="宋体" w:hAnsi="Cambria Math"/>
            <w:sz w:val="28"/>
            <w:szCs w:val="28"/>
            <w:rPrChange w:id="5030" w:author="user pc" w:date="2022-03-15T10:14:00Z">
              <w:rPr>
                <w:rFonts w:ascii="Cambria Math" w:eastAsia="宋体" w:hAnsi="Cambria Math"/>
              </w:rPr>
            </w:rPrChange>
          </w:rPr>
          <m:t>≡</m:t>
        </m:r>
      </m:oMath>
      <w:r>
        <w:rPr>
          <w:rFonts w:ascii="Times New Roman" w:cs="Times New Roman" w:eastAsia="宋体" w:hAnsi="Times New Roman"/>
          <w:sz w:val="28"/>
          <w:szCs w:val="28"/>
        </w:rPr>
        <w:t xml:space="preserve"> </w:t>
      </w:r>
      <w:r w:rsidRPr="64B3E282">
        <w:rPr>
          <w:rFonts w:ascii="Times New Roman" w:cs="Times New Roman" w:eastAsia="宋体" w:hAnsi="Times New Roman"/>
          <w:sz w:val="28"/>
          <w:szCs w:val="28"/>
          <w:rPrChange w:id="5031" w:author="user pc" w:date="2022-03-15T10:14:00Z">
            <w:rPr>
              <w:rFonts w:ascii="Bell MT" w:eastAsia="宋体" w:hAnsi="Bell MT"/>
            </w:rPr>
          </w:rPrChange>
        </w:rPr>
        <w:t>24dm</w:t>
      </w:r>
      <w:r w:rsidRPr="4E2E9403">
        <w:rPr>
          <w:rFonts w:ascii="Times New Roman" w:cs="Times New Roman" w:eastAsia="宋体" w:hAnsi="Times New Roman"/>
          <w:sz w:val="28"/>
          <w:szCs w:val="28"/>
          <w:vertAlign w:val="superscript"/>
          <w:rPrChange w:id="5032" w:author="user pc" w:date="2022-03-15T10:14:00Z">
            <w:rPr>
              <w:rFonts w:ascii="Bell MT" w:eastAsia="宋体" w:hAnsi="Bell MT"/>
              <w:vertAlign w:val="superscript"/>
            </w:rPr>
          </w:rPrChange>
        </w:rPr>
        <w:t>3</w:t>
      </w:r>
      <w:ins w:id="5033" w:author="user pc" w:date="2022-03-18T14:12:00Z">
        <w:r w:rsidR="01512376">
          <w:rPr>
            <w:rFonts w:ascii="Times New Roman" w:cs="Times New Roman" w:eastAsia="宋体" w:hAnsi="Times New Roman"/>
            <w:sz w:val="28"/>
            <w:szCs w:val="28"/>
            <w:vertAlign w:val="superscript"/>
          </w:rPr>
          <w:t xml:space="preserve"> </w:t>
        </w:r>
      </w:ins>
      <w:r w:rsidRPr="1B14F634">
        <w:rPr>
          <w:rFonts w:ascii="Times New Roman" w:cs="Times New Roman" w:eastAsia="宋体" w:hAnsi="Times New Roman"/>
          <w:sz w:val="28"/>
          <w:szCs w:val="28"/>
          <w:rPrChange w:id="5034" w:author="user pc" w:date="2022-03-15T10:14:00Z">
            <w:rPr>
              <w:rFonts w:ascii="Bell MT" w:eastAsia="宋体" w:hAnsi="Bell MT"/>
            </w:rPr>
          </w:rPrChange>
        </w:rPr>
        <w:t>H</w:t>
      </w:r>
      <w:r w:rsidRPr="D3C62B63">
        <w:rPr>
          <w:rFonts w:ascii="Times New Roman" w:cs="Times New Roman" w:eastAsia="宋体" w:hAnsi="Times New Roman"/>
          <w:sz w:val="28"/>
          <w:szCs w:val="28"/>
          <w:vertAlign w:val="subscript"/>
          <w:rPrChange w:id="5035" w:author="user pc" w:date="2022-03-15T10:14:00Z">
            <w:rPr>
              <w:rFonts w:ascii="Bell MT" w:eastAsia="宋体" w:hAnsi="Bell MT"/>
              <w:vertAlign w:val="subscript"/>
            </w:rPr>
          </w:rPrChange>
        </w:rPr>
        <w:t>2</w:t>
      </w:r>
      <w:ins w:id="5036" w:author="user pc" w:date="2022-03-18T14:13:00Z">
        <w:r w:rsidR="33777B89">
          <w:rPr>
            <w:rFonts w:ascii="Times New Roman" w:cs="Times New Roman" w:eastAsia="宋体" w:hAnsi="Times New Roman"/>
            <w:sz w:val="28"/>
            <w:szCs w:val="28"/>
            <w:vertAlign w:val="subscript"/>
          </w:rPr>
          <w:t xml:space="preserve"> </w:t>
        </w:r>
      </w:ins>
      <w:r w:rsidRPr="FC078428">
        <w:rPr>
          <w:rFonts w:ascii="Times New Roman" w:cs="Times New Roman" w:eastAsia="宋体" w:hAnsi="Times New Roman"/>
          <w:sz w:val="28"/>
          <w:szCs w:val="28"/>
          <w:rPrChange w:id="5037" w:author="user pc" w:date="2022-03-15T10:14:00Z">
            <w:rPr>
              <w:rFonts w:ascii="Bell MT" w:eastAsia="宋体" w:hAnsi="Bell MT"/>
            </w:rPr>
          </w:rPrChange>
        </w:rPr>
        <w:t>at</w:t>
      </w:r>
      <w:ins w:id="5038" w:author="user pc" w:date="2022-03-18T14:13:00Z">
        <w:r w:rsidR="4864FE0C">
          <w:rPr>
            <w:rFonts w:ascii="Times New Roman" w:cs="Times New Roman" w:eastAsia="宋体" w:hAnsi="Times New Roman"/>
            <w:sz w:val="28"/>
            <w:szCs w:val="28"/>
          </w:rPr>
          <w:t xml:space="preserve"> </w:t>
        </w:r>
      </w:ins>
      <w:ins w:id="5039" w:author="user pc" w:date="2022-03-18T14:14:00Z">
        <w:r w:rsidR="251FAE40">
          <w:rPr>
            <w:rFonts w:ascii="Times New Roman" w:cs="Times New Roman" w:eastAsia="宋体" w:hAnsi="Times New Roman"/>
            <w:sz w:val="28"/>
            <w:szCs w:val="28"/>
          </w:rPr>
          <w:t>r</w:t>
        </w:r>
      </w:ins>
      <w:del w:id="5040" w:author="user pc" w:date="2022-03-18T14:13:00Z">
        <w:r w:rsidDel="BB6CB21C" w:rsidRPr="66A8C867">
          <w:rPr>
            <w:rFonts w:ascii="Times New Roman" w:cs="Times New Roman" w:eastAsia="宋体" w:hAnsi="Times New Roman"/>
            <w:sz w:val="28"/>
            <w:szCs w:val="28"/>
            <w:rPrChange w:id="5041" w:author="user pc" w:date="2022-03-15T10:14:00Z">
              <w:rPr>
                <w:rFonts w:ascii="Bell MT" w:eastAsia="宋体" w:hAnsi="Bell MT"/>
              </w:rPr>
            </w:rPrChange>
          </w:rPr>
          <w:delText>r</w:delText>
        </w:r>
      </w:del>
      <w:r w:rsidRPr="838FC90F">
        <w:rPr>
          <w:rFonts w:ascii="Times New Roman" w:cs="Times New Roman" w:eastAsia="宋体" w:hAnsi="Times New Roman"/>
          <w:sz w:val="28"/>
          <w:szCs w:val="28"/>
          <w:rPrChange w:id="5042" w:author="user pc" w:date="2022-03-15T10:14:00Z">
            <w:rPr>
              <w:rFonts w:ascii="Bell MT" w:eastAsia="宋体" w:hAnsi="Bell MT"/>
            </w:rPr>
          </w:rPrChange>
        </w:rPr>
        <w:t>.t.p</w:t>
      </w:r>
    </w:p>
    <w:p>
      <w:pPr>
        <w:pStyle w:val="style157"/>
        <w:rPr>
          <w:rFonts w:ascii="Times New Roman" w:cs="Times New Roman" w:eastAsia="宋体" w:hAnsi="Times New Roman"/>
          <w:sz w:val="28"/>
          <w:szCs w:val="28"/>
          <w:rPrChange w:id="5043" w:author="user pc" w:date="2022-03-15T10:14:00Z">
            <w:rPr>
              <w:rFonts w:ascii="Bell MT" w:eastAsia="宋体" w:hAnsi="Bell MT"/>
            </w:rPr>
          </w:rPrChange>
        </w:rPr>
      </w:pPr>
      <w:r w:rsidRPr="9FF341AC">
        <w:rPr>
          <w:rFonts w:ascii="Times New Roman" w:cs="Times New Roman" w:eastAsia="宋体" w:hAnsi="Times New Roman"/>
          <w:sz w:val="28"/>
          <w:szCs w:val="28"/>
          <w:rPrChange w:id="5044" w:author="user pc" w:date="2022-03-15T10:14:00Z">
            <w:rPr>
              <w:rFonts w:ascii="Bell MT" w:eastAsia="宋体" w:hAnsi="Bell MT"/>
            </w:rPr>
          </w:rPrChange>
        </w:rPr>
        <w:t>0.32g</w:t>
      </w:r>
      <w:ins w:id="5045" w:author="user pc" w:date="2022-03-18T14:13:00Z">
        <w:r w:rsidR="B272C89D">
          <w:rPr>
            <w:rFonts w:ascii="Times New Roman" w:cs="Times New Roman" w:eastAsia="宋体" w:hAnsi="Times New Roman"/>
            <w:sz w:val="28"/>
            <w:szCs w:val="28"/>
          </w:rPr>
          <w:t xml:space="preserve"> </w:t>
        </w:r>
      </w:ins>
      <w:r w:rsidRPr="988F53F4">
        <w:rPr>
          <w:rFonts w:ascii="Times New Roman" w:cs="Times New Roman" w:eastAsia="宋体" w:hAnsi="Times New Roman"/>
          <w:sz w:val="28"/>
          <w:szCs w:val="28"/>
          <w:rPrChange w:id="5046" w:author="user pc" w:date="2022-03-15T10:14:00Z">
            <w:rPr>
              <w:rFonts w:ascii="Bell MT" w:eastAsia="宋体" w:hAnsi="Bell MT"/>
            </w:rPr>
          </w:rPrChange>
        </w:rPr>
        <w:t>Zn</w:t>
      </w:r>
      <m:oMath>
        <w:ins w:id="5047" w:author="user pc" w:date="2022-03-18T14:13:00Z">
          <m:r w:rsidR="E3718AB4">
            <w:rPr>
              <w:rFonts w:ascii="Cambria Math" w:cs="Times New Roman" w:eastAsia="宋体" w:hAnsi="Cambria Math"/>
              <w:sz w:val="28"/>
              <w:szCs w:val="28"/>
            </w:rPr>
            <m:t xml:space="preserve"> </m:t>
          </m:r>
        </w:ins>
        <m:r w:rsidRPr="335467D5">
          <w:rPr>
            <w:rFonts w:ascii="Cambria Math" w:cs="Times New Roman" w:eastAsia="宋体" w:hAnsi="Cambria Math"/>
            <w:sz w:val="28"/>
            <w:szCs w:val="28"/>
            <w:rPrChange w:id="5048" w:author="user pc" w:date="2022-03-15T10:14:00Z">
              <w:rPr>
                <w:rFonts w:ascii="Cambria Math" w:eastAsia="宋体" w:hAnsi="Cambria Math"/>
              </w:rPr>
            </w:rPrChange>
          </w:rPr>
          <m:t>≡</m:t>
        </m:r>
      </m:oMath>
      <w:r w:rsidRPr="BE2B522F">
        <w:rPr>
          <w:rFonts w:ascii="Times New Roman" w:cs="Times New Roman" w:eastAsia="宋体" w:hAnsi="Times New Roman"/>
          <w:sz w:val="28"/>
          <w:szCs w:val="28"/>
          <w:rPrChange w:id="5049" w:author="user pc" w:date="2022-03-15T10:14:00Z">
            <w:rPr>
              <w:rFonts w:ascii="Bell MT" w:eastAsia="宋体" w:hAnsi="Bell MT"/>
            </w:rPr>
          </w:rPrChange>
        </w:rPr>
        <w:t xml:space="preserve"> ?</w:t>
      </w:r>
    </w:p>
    <w:p>
      <w:pPr>
        <w:pStyle w:val="style157"/>
        <w:rPr>
          <w:rFonts w:ascii="Times New Roman" w:cs="Times New Roman" w:eastAsia="宋体" w:hAnsi="Times New Roman"/>
          <w:b/>
          <w:i/>
          <w:sz w:val="28"/>
          <w:szCs w:val="28"/>
          <w:rPrChange w:id="5050" w:author="user pc" w:date="2022-03-15T10:14:00Z">
            <w:rPr>
              <w:rFonts w:ascii="Bell MT" w:eastAsia="宋体" w:hAnsi="Bell MT"/>
              <w:b/>
              <w:i/>
            </w:rPr>
          </w:rPrChange>
        </w:rPr>
      </w:pPr>
      <w:r w:rsidRPr="494A006E">
        <w:rPr>
          <w:rFonts w:ascii="Times New Roman" w:cs="Times New Roman" w:eastAsia="宋体" w:hAnsi="Times New Roman"/>
          <w:b/>
          <w:i/>
          <w:sz w:val="28"/>
          <w:szCs w:val="28"/>
          <w:rPrChange w:id="5051" w:author="user pc" w:date="2022-03-15T10:14:00Z">
            <w:rPr>
              <w:rFonts w:ascii="Bell MT" w:eastAsia="宋体" w:hAnsi="Bell MT"/>
              <w:b/>
              <w:i/>
            </w:rPr>
          </w:rPrChange>
        </w:rPr>
        <w:t>This means that</w:t>
      </w:r>
      <w:ins w:id="5052" w:author="user pc" w:date="2022-03-18T14:13:00Z">
        <w:r w:rsidR="DAAFFE41">
          <w:rPr>
            <w:rFonts w:ascii="Times New Roman" w:cs="Times New Roman" w:eastAsia="宋体" w:hAnsi="Times New Roman"/>
            <w:b/>
            <w:i/>
            <w:sz w:val="28"/>
            <w:szCs w:val="28"/>
          </w:rPr>
          <w:t xml:space="preserve"> </w:t>
        </w:r>
      </w:ins>
      <w:r w:rsidRPr="B6D07216">
        <w:rPr>
          <w:rFonts w:ascii="Times New Roman" w:cs="Times New Roman" w:eastAsia="宋体" w:hAnsi="Times New Roman"/>
          <w:b/>
          <w:i/>
          <w:sz w:val="28"/>
          <w:szCs w:val="28"/>
          <w:rPrChange w:id="5053" w:author="user pc" w:date="2022-03-15T10:14:00Z">
            <w:rPr>
              <w:rFonts w:ascii="Bell MT" w:eastAsia="宋体" w:hAnsi="Bell MT"/>
              <w:b/>
              <w:i/>
            </w:rPr>
          </w:rPrChange>
        </w:rPr>
        <w:t>if 65g</w:t>
      </w:r>
      <w:ins w:id="5054" w:author="user pc" w:date="2022-03-18T14:13:00Z">
        <w:r w:rsidR="264289DF">
          <w:rPr>
            <w:rFonts w:ascii="Times New Roman" w:cs="Times New Roman" w:eastAsia="宋体" w:hAnsi="Times New Roman"/>
            <w:b/>
            <w:i/>
            <w:sz w:val="28"/>
            <w:szCs w:val="28"/>
          </w:rPr>
          <w:t xml:space="preserve"> </w:t>
        </w:r>
      </w:ins>
      <w:r w:rsidRPr="B610E28F">
        <w:rPr>
          <w:rFonts w:ascii="Times New Roman" w:cs="Times New Roman" w:eastAsia="宋体" w:hAnsi="Times New Roman"/>
          <w:b/>
          <w:i/>
          <w:sz w:val="28"/>
          <w:szCs w:val="28"/>
          <w:rPrChange w:id="5055" w:author="user pc" w:date="2022-03-15T10:14:00Z">
            <w:rPr>
              <w:rFonts w:ascii="Bell MT" w:eastAsia="宋体" w:hAnsi="Bell MT"/>
              <w:b/>
              <w:i/>
            </w:rPr>
          </w:rPrChange>
        </w:rPr>
        <w:t>of</w:t>
      </w:r>
      <w:ins w:id="5056" w:author="user pc" w:date="2022-03-18T14:13:00Z">
        <w:r w:rsidR="1182854A">
          <w:rPr>
            <w:rFonts w:ascii="Times New Roman" w:cs="Times New Roman" w:eastAsia="宋体" w:hAnsi="Times New Roman"/>
            <w:b/>
            <w:i/>
            <w:sz w:val="28"/>
            <w:szCs w:val="28"/>
          </w:rPr>
          <w:t xml:space="preserve"> </w:t>
        </w:r>
      </w:ins>
      <w:r w:rsidRPr="0C6A54AE">
        <w:rPr>
          <w:rFonts w:ascii="Times New Roman" w:cs="Times New Roman" w:eastAsia="宋体" w:hAnsi="Times New Roman"/>
          <w:b/>
          <w:i/>
          <w:sz w:val="28"/>
          <w:szCs w:val="28"/>
          <w:rPrChange w:id="5057" w:author="user pc" w:date="2022-03-15T10:14:00Z">
            <w:rPr>
              <w:rFonts w:ascii="Bell MT" w:eastAsia="宋体" w:hAnsi="Bell MT"/>
              <w:b/>
              <w:i/>
            </w:rPr>
          </w:rPrChange>
        </w:rPr>
        <w:t>zinc</w:t>
      </w:r>
      <w:ins w:id="5058" w:author="user pc" w:date="2022-03-18T14:13:00Z">
        <w:r w:rsidR="261E5347">
          <w:rPr>
            <w:rFonts w:ascii="Times New Roman" w:cs="Times New Roman" w:eastAsia="宋体" w:hAnsi="Times New Roman"/>
            <w:b/>
            <w:i/>
            <w:sz w:val="28"/>
            <w:szCs w:val="28"/>
          </w:rPr>
          <w:t xml:space="preserve"> </w:t>
        </w:r>
      </w:ins>
      <w:r w:rsidRPr="D6BB8374">
        <w:rPr>
          <w:rFonts w:ascii="Times New Roman" w:cs="Times New Roman" w:eastAsia="宋体" w:hAnsi="Times New Roman"/>
          <w:b/>
          <w:i/>
          <w:sz w:val="28"/>
          <w:szCs w:val="28"/>
          <w:rPrChange w:id="5059" w:author="user pc" w:date="2022-03-15T10:14:00Z">
            <w:rPr>
              <w:rFonts w:ascii="Bell MT" w:eastAsia="宋体" w:hAnsi="Bell MT"/>
              <w:b/>
              <w:i/>
            </w:rPr>
          </w:rPrChange>
        </w:rPr>
        <w:t>produces</w:t>
      </w:r>
      <w:ins w:id="5060" w:author="user pc" w:date="2022-03-18T14:13:00Z">
        <w:r w:rsidR="73AEB4E2">
          <w:rPr>
            <w:rFonts w:ascii="Times New Roman" w:cs="Times New Roman" w:eastAsia="宋体" w:hAnsi="Times New Roman"/>
            <w:b/>
            <w:i/>
            <w:sz w:val="28"/>
            <w:szCs w:val="28"/>
          </w:rPr>
          <w:t xml:space="preserve"> </w:t>
        </w:r>
      </w:ins>
      <w:r w:rsidRPr="9A7ACECE">
        <w:rPr>
          <w:rFonts w:ascii="Times New Roman" w:cs="Times New Roman" w:eastAsia="宋体" w:hAnsi="Times New Roman"/>
          <w:b/>
          <w:i/>
          <w:sz w:val="28"/>
          <w:szCs w:val="28"/>
          <w:rPrChange w:id="5061" w:author="user pc" w:date="2022-03-15T10:14:00Z">
            <w:rPr>
              <w:rFonts w:ascii="Bell MT" w:eastAsia="宋体" w:hAnsi="Bell MT"/>
              <w:b/>
              <w:i/>
            </w:rPr>
          </w:rPrChange>
        </w:rPr>
        <w:t>24 dm</w:t>
      </w:r>
      <w:r w:rsidRPr="2D193418">
        <w:rPr>
          <w:rFonts w:ascii="Times New Roman" w:cs="Times New Roman" w:eastAsia="宋体" w:hAnsi="Times New Roman"/>
          <w:b/>
          <w:i/>
          <w:sz w:val="28"/>
          <w:szCs w:val="28"/>
          <w:vertAlign w:val="superscript"/>
          <w:rPrChange w:id="5062" w:author="user pc" w:date="2022-03-15T10:14:00Z">
            <w:rPr>
              <w:rFonts w:ascii="Bell MT" w:eastAsia="宋体" w:hAnsi="Bell MT"/>
              <w:b/>
              <w:i/>
              <w:vertAlign w:val="superscript"/>
            </w:rPr>
          </w:rPrChange>
        </w:rPr>
        <w:t>3</w:t>
      </w:r>
      <w:ins w:id="5063" w:author="user pc" w:date="2022-03-18T14:13:00Z">
        <w:r w:rsidR="9C320BB2">
          <w:rPr>
            <w:rFonts w:ascii="Times New Roman" w:cs="Times New Roman" w:eastAsia="宋体" w:hAnsi="Times New Roman"/>
            <w:b/>
            <w:i/>
            <w:sz w:val="28"/>
            <w:szCs w:val="28"/>
            <w:vertAlign w:val="superscript"/>
          </w:rPr>
          <w:t xml:space="preserve"> </w:t>
        </w:r>
      </w:ins>
      <w:r w:rsidRPr="D814B7B6">
        <w:rPr>
          <w:rFonts w:ascii="Times New Roman" w:cs="Times New Roman" w:eastAsia="宋体" w:hAnsi="Times New Roman"/>
          <w:b/>
          <w:i/>
          <w:sz w:val="28"/>
          <w:szCs w:val="28"/>
          <w:rPrChange w:id="5064" w:author="user pc" w:date="2022-03-15T10:14:00Z">
            <w:rPr>
              <w:rFonts w:ascii="Bell MT" w:eastAsia="宋体" w:hAnsi="Bell MT"/>
              <w:b/>
              <w:i/>
            </w:rPr>
          </w:rPrChange>
        </w:rPr>
        <w:t>of</w:t>
      </w:r>
      <w:ins w:id="5065" w:author="user pc" w:date="2022-03-18T14:13:00Z">
        <w:r w:rsidR="96B3E418">
          <w:rPr>
            <w:rFonts w:ascii="Times New Roman" w:cs="Times New Roman" w:eastAsia="宋体" w:hAnsi="Times New Roman"/>
            <w:b/>
            <w:i/>
            <w:sz w:val="28"/>
            <w:szCs w:val="28"/>
          </w:rPr>
          <w:t xml:space="preserve"> </w:t>
        </w:r>
      </w:ins>
      <w:r w:rsidRPr="A8ACE656">
        <w:rPr>
          <w:rFonts w:ascii="Times New Roman" w:cs="Times New Roman" w:eastAsia="宋体" w:hAnsi="Times New Roman"/>
          <w:b/>
          <w:i/>
          <w:sz w:val="28"/>
          <w:szCs w:val="28"/>
          <w:rPrChange w:id="5066" w:author="user pc" w:date="2022-03-15T10:14:00Z">
            <w:rPr>
              <w:rFonts w:ascii="Bell MT" w:eastAsia="宋体" w:hAnsi="Bell MT"/>
              <w:b/>
              <w:i/>
            </w:rPr>
          </w:rPrChange>
        </w:rPr>
        <w:t>hydrogen, what volume of hydrogen will</w:t>
      </w:r>
      <w:ins w:id="5067" w:author="user pc" w:date="2022-03-18T14:13:00Z">
        <w:r w:rsidR="B4EBDA90">
          <w:rPr>
            <w:rFonts w:ascii="Times New Roman" w:cs="Times New Roman" w:eastAsia="宋体" w:hAnsi="Times New Roman"/>
            <w:b/>
            <w:i/>
            <w:sz w:val="28"/>
            <w:szCs w:val="28"/>
          </w:rPr>
          <w:t xml:space="preserve"> </w:t>
        </w:r>
      </w:ins>
      <w:r w:rsidRPr="19BF7491">
        <w:rPr>
          <w:rFonts w:ascii="Times New Roman" w:cs="Times New Roman" w:eastAsia="宋体" w:hAnsi="Times New Roman"/>
          <w:b/>
          <w:i/>
          <w:sz w:val="28"/>
          <w:szCs w:val="28"/>
          <w:rPrChange w:id="5068" w:author="user pc" w:date="2022-03-15T10:14:00Z">
            <w:rPr>
              <w:rFonts w:ascii="Bell MT" w:eastAsia="宋体" w:hAnsi="Bell MT"/>
              <w:b/>
              <w:i/>
            </w:rPr>
          </w:rPrChange>
        </w:rPr>
        <w:t>be produced</w:t>
      </w:r>
      <w:ins w:id="5069" w:author="user pc" w:date="2022-03-18T14:13:00Z">
        <w:r w:rsidR="495FDE91">
          <w:rPr>
            <w:rFonts w:ascii="Times New Roman" w:cs="Times New Roman" w:eastAsia="宋体" w:hAnsi="Times New Roman"/>
            <w:b/>
            <w:i/>
            <w:sz w:val="28"/>
            <w:szCs w:val="28"/>
          </w:rPr>
          <w:t xml:space="preserve"> </w:t>
        </w:r>
      </w:ins>
      <w:r w:rsidRPr="378B7AEB">
        <w:rPr>
          <w:rFonts w:ascii="Times New Roman" w:cs="Times New Roman" w:eastAsia="宋体" w:hAnsi="Times New Roman"/>
          <w:b/>
          <w:i/>
          <w:sz w:val="28"/>
          <w:szCs w:val="28"/>
          <w:rPrChange w:id="5070" w:author="user pc" w:date="2022-03-15T10:14:00Z">
            <w:rPr>
              <w:rFonts w:ascii="Bell MT" w:eastAsia="宋体" w:hAnsi="Bell MT"/>
              <w:b/>
              <w:i/>
            </w:rPr>
          </w:rPrChange>
        </w:rPr>
        <w:t>by 0.32g of zinc?</w:t>
      </w:r>
    </w:p>
    <w:p>
      <w:pPr>
        <w:pStyle w:val="style157"/>
        <w:rPr>
          <w:rFonts w:ascii="Times New Roman" w:cs="Times New Roman" w:eastAsia="宋体" w:hAnsi="Times New Roman"/>
          <w:sz w:val="28"/>
          <w:szCs w:val="28"/>
          <w:rPrChange w:id="5071" w:author="user pc" w:date="2022-03-15T10:14:00Z">
            <w:rPr>
              <w:rFonts w:ascii="Bell MT" w:eastAsia="宋体" w:hAnsi="Bell MT"/>
            </w:rPr>
          </w:rPrChange>
        </w:rPr>
      </w:pPr>
      <m:oMathPara>
        <m:oMathParaPr>
          <m:jc m:val="left"/>
        </m:oMathParaPr>
        <m:oMath>
          <m:f>
            <m:fPr>
              <m:ctrlPr>
                <w:rPr>
                  <w:rFonts w:ascii="Cambria Math" w:cs="Times New Roman" w:eastAsia="宋体" w:hAnsi="Cambria Math"/>
                  <w:i/>
                  <w:sz w:val="28"/>
                  <w:szCs w:val="28"/>
                </w:rPr>
              </m:ctrlPr>
            </m:fPr>
            <m:num>
              <m:r w:rsidRPr="5B5289FE">
                <w:rPr>
                  <w:rFonts w:ascii="Cambria Math" w:cs="Times New Roman" w:eastAsia="宋体" w:hAnsi="Cambria Math"/>
                  <w:sz w:val="28"/>
                  <w:szCs w:val="28"/>
                  <w:rPrChange w:id="5072" w:author="user pc" w:date="2022-03-15T10:14:00Z">
                    <w:rPr>
                      <w:rFonts w:ascii="Cambria Math" w:eastAsia="宋体" w:hAnsi="Cambria Math"/>
                    </w:rPr>
                  </w:rPrChange>
                </w:rPr>
                <m:t xml:space="preserve">0.32g Zn ×24 </m:t>
              </m:r>
              <m:sSup>
                <m:sSupPr>
                  <m:ctrlPr>
                    <w:rPr>
                      <w:rFonts w:ascii="Cambria Math" w:cs="Times New Roman" w:eastAsia="宋体" w:hAnsi="Cambria Math"/>
                      <w:i/>
                      <w:sz w:val="28"/>
                      <w:szCs w:val="28"/>
                    </w:rPr>
                  </m:ctrlPr>
                </m:sSupPr>
                <m:e>
                  <m:r w:rsidRPr="C67ACB73">
                    <w:rPr>
                      <w:rFonts w:ascii="Cambria Math" w:cs="Times New Roman" w:eastAsia="宋体" w:hAnsi="Cambria Math"/>
                      <w:sz w:val="28"/>
                      <w:szCs w:val="28"/>
                      <w:rPrChange w:id="5073" w:author="user pc" w:date="2022-03-15T10:14:00Z">
                        <w:rPr>
                          <w:rFonts w:ascii="Cambria Math" w:eastAsia="宋体" w:hAnsi="Cambria Math"/>
                        </w:rPr>
                      </w:rPrChange>
                    </w:rPr>
                    <m:t>dm</m:t>
                  </m:r>
                </m:e>
                <m:sup>
                  <m:r w:rsidRPr="4B0FF7EE">
                    <w:rPr>
                      <w:rFonts w:ascii="Cambria Math" w:cs="Times New Roman" w:eastAsia="宋体" w:hAnsi="Cambria Math"/>
                      <w:sz w:val="28"/>
                      <w:szCs w:val="28"/>
                      <w:rPrChange w:id="5074" w:author="user pc" w:date="2022-03-15T10:14:00Z">
                        <w:rPr>
                          <w:rFonts w:ascii="Cambria Math" w:eastAsia="宋体" w:hAnsi="Cambria Math"/>
                        </w:rPr>
                      </w:rPrChange>
                    </w:rPr>
                    <m:t>3</m:t>
                  </m:r>
                </m:sup>
              </m:sSup>
              <m:sSub>
                <m:sSubPr>
                  <m:ctrlPr>
                    <w:rPr>
                      <w:rFonts w:ascii="Cambria Math" w:cs="Times New Roman" w:eastAsia="宋体" w:hAnsi="Cambria Math"/>
                      <w:i/>
                      <w:sz w:val="28"/>
                      <w:szCs w:val="28"/>
                    </w:rPr>
                  </m:ctrlPr>
                </m:sSubPr>
                <m:e>
                  <m:r w:rsidRPr="1F3A9822">
                    <w:rPr>
                      <w:rFonts w:ascii="Cambria Math" w:cs="Times New Roman" w:eastAsia="宋体" w:hAnsi="Cambria Math"/>
                      <w:sz w:val="28"/>
                      <w:szCs w:val="28"/>
                      <w:rPrChange w:id="5075" w:author="user pc" w:date="2022-03-15T10:14:00Z">
                        <w:rPr>
                          <w:rFonts w:ascii="Cambria Math" w:eastAsia="宋体" w:hAnsi="Cambria Math"/>
                        </w:rPr>
                      </w:rPrChange>
                    </w:rPr>
                    <m:t>H</m:t>
                  </m:r>
                </m:e>
                <m:sub>
                  <m:r w:rsidRPr="CDE9E031">
                    <w:rPr>
                      <w:rFonts w:ascii="Cambria Math" w:cs="Times New Roman" w:eastAsia="宋体" w:hAnsi="Cambria Math"/>
                      <w:sz w:val="28"/>
                      <w:szCs w:val="28"/>
                      <w:rPrChange w:id="5076" w:author="user pc" w:date="2022-03-15T10:14:00Z">
                        <w:rPr>
                          <w:rFonts w:ascii="Cambria Math" w:eastAsia="宋体" w:hAnsi="Cambria Math"/>
                        </w:rPr>
                      </w:rPrChange>
                    </w:rPr>
                    <m:t>2</m:t>
                  </m:r>
                </m:sub>
              </m:sSub>
            </m:num>
            <m:den>
              <m:r w:rsidRPr="AE267142">
                <w:rPr>
                  <w:rFonts w:ascii="Cambria Math" w:cs="Times New Roman" w:eastAsia="宋体" w:hAnsi="Cambria Math"/>
                  <w:sz w:val="28"/>
                  <w:szCs w:val="28"/>
                  <w:rPrChange w:id="5077" w:author="user pc" w:date="2022-03-15T10:14:00Z">
                    <w:rPr>
                      <w:rFonts w:ascii="Cambria Math" w:eastAsia="宋体" w:hAnsi="Cambria Math"/>
                    </w:rPr>
                  </w:rPrChange>
                </w:rPr>
                <m:t>65g Zn</m:t>
              </m:r>
            </m:den>
          </m:f>
          <m:r w:rsidRPr="7A241729">
            <w:rPr>
              <w:rFonts w:ascii="Cambria Math" w:cs="Times New Roman" w:eastAsia="宋体" w:hAnsi="Cambria Math"/>
              <w:sz w:val="28"/>
              <w:szCs w:val="28"/>
              <w:rPrChange w:id="5078" w:author="user pc" w:date="2022-03-15T10:14:00Z">
                <w:rPr>
                  <w:rFonts w:ascii="Cambria Math" w:eastAsia="宋体" w:hAnsi="Cambria Math"/>
                </w:rPr>
              </w:rPrChange>
            </w:rPr>
            <m:t xml:space="preserve">=0.12 </m:t>
          </m:r>
          <m:sSup>
            <m:sSupPr>
              <m:ctrlPr>
                <w:rPr>
                  <w:rFonts w:ascii="Cambria Math" w:cs="Times New Roman" w:eastAsia="宋体" w:hAnsi="Cambria Math"/>
                  <w:i/>
                  <w:sz w:val="28"/>
                  <w:szCs w:val="28"/>
                </w:rPr>
              </m:ctrlPr>
            </m:sSupPr>
            <m:e>
              <m:r w:rsidRPr="B547C061">
                <w:rPr>
                  <w:rFonts w:ascii="Cambria Math" w:cs="Times New Roman" w:eastAsia="宋体" w:hAnsi="Cambria Math"/>
                  <w:sz w:val="28"/>
                  <w:szCs w:val="28"/>
                  <w:rPrChange w:id="5079" w:author="user pc" w:date="2022-03-15T10:14:00Z">
                    <w:rPr>
                      <w:rFonts w:ascii="Cambria Math" w:eastAsia="宋体" w:hAnsi="Cambria Math"/>
                    </w:rPr>
                  </w:rPrChange>
                </w:rPr>
                <m:t>dm</m:t>
              </m:r>
            </m:e>
            <m:sup>
              <m:r w:rsidRPr="EC45F527">
                <w:rPr>
                  <w:rFonts w:ascii="Cambria Math" w:cs="Times New Roman" w:eastAsia="宋体" w:hAnsi="Cambria Math"/>
                  <w:sz w:val="28"/>
                  <w:szCs w:val="28"/>
                  <w:rPrChange w:id="5080" w:author="user pc" w:date="2022-03-15T10:14:00Z">
                    <w:rPr>
                      <w:rFonts w:ascii="Cambria Math" w:eastAsia="宋体" w:hAnsi="Cambria Math"/>
                    </w:rPr>
                  </w:rPrChange>
                </w:rPr>
                <m:t>3</m:t>
              </m:r>
            </m:sup>
          </m:sSup>
          <m:sSub>
            <m:sSubPr>
              <m:ctrlPr>
                <w:rPr>
                  <w:rFonts w:ascii="Cambria Math" w:cs="Times New Roman" w:eastAsia="宋体" w:hAnsi="Cambria Math"/>
                  <w:i/>
                  <w:sz w:val="28"/>
                  <w:szCs w:val="28"/>
                </w:rPr>
              </m:ctrlPr>
            </m:sSubPr>
            <m:e>
              <m:r w:rsidRPr="941F131C">
                <w:rPr>
                  <w:rFonts w:ascii="Cambria Math" w:cs="Times New Roman" w:eastAsia="宋体" w:hAnsi="Cambria Math"/>
                  <w:sz w:val="28"/>
                  <w:szCs w:val="28"/>
                  <w:rPrChange w:id="5081" w:author="user pc" w:date="2022-03-15T10:14:00Z">
                    <w:rPr>
                      <w:rFonts w:ascii="Cambria Math" w:eastAsia="宋体" w:hAnsi="Cambria Math"/>
                    </w:rPr>
                  </w:rPrChange>
                </w:rPr>
                <m:t>of H</m:t>
              </m:r>
            </m:e>
            <m:sub>
              <m:r w:rsidRPr="5EE4E8D5">
                <w:rPr>
                  <w:rFonts w:ascii="Cambria Math" w:cs="Times New Roman" w:eastAsia="宋体" w:hAnsi="Cambria Math"/>
                  <w:sz w:val="28"/>
                  <w:szCs w:val="28"/>
                  <w:rPrChange w:id="5082" w:author="user pc" w:date="2022-03-15T10:14:00Z">
                    <w:rPr>
                      <w:rFonts w:ascii="Cambria Math" w:eastAsia="宋体" w:hAnsi="Cambria Math"/>
                    </w:rPr>
                  </w:rPrChange>
                </w:rPr>
                <m:t>2</m:t>
              </m:r>
            </m:sub>
          </m:sSub>
          <m:r w:rsidRPr="443ABDFE">
            <w:rPr>
              <w:rFonts w:ascii="Cambria Math" w:cs="Times New Roman" w:eastAsia="宋体" w:hAnsi="Cambria Math"/>
              <w:sz w:val="28"/>
              <w:szCs w:val="28"/>
              <w:rPrChange w:id="5083" w:author="user pc" w:date="2022-03-15T10:14:00Z">
                <w:rPr>
                  <w:rFonts w:ascii="Cambria Math" w:eastAsia="宋体" w:hAnsi="Cambria Math"/>
                </w:rPr>
              </w:rPrChange>
            </w:rPr>
            <m:t xml:space="preserve">or 120 </m:t>
          </m:r>
          <m:sSup>
            <m:sSupPr>
              <m:ctrlPr>
                <w:rPr>
                  <w:rFonts w:ascii="Cambria Math" w:cs="Times New Roman" w:eastAsia="宋体" w:hAnsi="Cambria Math"/>
                  <w:i/>
                  <w:sz w:val="28"/>
                  <w:szCs w:val="28"/>
                </w:rPr>
              </m:ctrlPr>
            </m:sSupPr>
            <m:e>
              <m:r w:rsidRPr="AB2E470C">
                <w:rPr>
                  <w:rFonts w:ascii="Cambria Math" w:cs="Times New Roman" w:eastAsia="宋体" w:hAnsi="Cambria Math"/>
                  <w:sz w:val="28"/>
                  <w:szCs w:val="28"/>
                  <w:rPrChange w:id="5084" w:author="user pc" w:date="2022-03-15T10:14:00Z">
                    <w:rPr>
                      <w:rFonts w:ascii="Cambria Math" w:eastAsia="宋体" w:hAnsi="Cambria Math"/>
                    </w:rPr>
                  </w:rPrChange>
                </w:rPr>
                <m:t>cm</m:t>
              </m:r>
            </m:e>
            <m:sup>
              <m:r w:rsidRPr="D1689555">
                <w:rPr>
                  <w:rFonts w:ascii="Cambria Math" w:cs="Times New Roman" w:eastAsia="宋体" w:hAnsi="Cambria Math"/>
                  <w:sz w:val="28"/>
                  <w:szCs w:val="28"/>
                  <w:rPrChange w:id="5085" w:author="user pc" w:date="2022-03-15T10:14:00Z">
                    <w:rPr>
                      <w:rFonts w:ascii="Cambria Math" w:eastAsia="宋体" w:hAnsi="Cambria Math"/>
                    </w:rPr>
                  </w:rPrChange>
                </w:rPr>
                <m:t>3</m:t>
              </m:r>
            </m:sup>
          </m:sSup>
        </m:oMath>
      </m:oMathPara>
    </w:p>
    <w:p>
      <w:pPr>
        <w:pStyle w:val="style157"/>
        <w:rPr>
          <w:rFonts w:ascii="Times New Roman" w:cs="Times New Roman" w:eastAsia="宋体" w:hAnsi="Times New Roman"/>
          <w:sz w:val="28"/>
          <w:szCs w:val="28"/>
          <w:rPrChange w:id="5086"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087" w:author="user pc" w:date="2022-03-15T10:14:00Z">
            <w:rPr>
              <w:rFonts w:ascii="Bell MT" w:eastAsia="宋体" w:hAnsi="Bell MT"/>
            </w:rPr>
          </w:rPrChange>
        </w:rPr>
      </w:pPr>
      <w:r w:rsidRPr="FAA580DC">
        <w:rPr>
          <w:rFonts w:ascii="Times New Roman" w:cs="Times New Roman" w:eastAsia="宋体" w:hAnsi="Times New Roman"/>
          <w:b/>
          <w:sz w:val="28"/>
          <w:szCs w:val="28"/>
          <w:rPrChange w:id="5088" w:author="user pc" w:date="2022-03-15T10:14:00Z">
            <w:rPr>
              <w:rFonts w:ascii="Bell MT" w:eastAsia="宋体" w:hAnsi="Bell MT"/>
              <w:b/>
            </w:rPr>
          </w:rPrChange>
        </w:rPr>
        <w:t>Example 3:</w:t>
      </w:r>
      <w:ins w:id="5089" w:author="user pc" w:date="2022-03-20T00:11:00Z">
        <w:r w:rsidR="C6D0D743">
          <w:rPr>
            <w:rFonts w:ascii="Times New Roman" w:cs="Times New Roman" w:eastAsia="宋体" w:hAnsi="Times New Roman"/>
            <w:b/>
            <w:sz w:val="28"/>
            <w:szCs w:val="28"/>
          </w:rPr>
          <w:t xml:space="preserve"> </w:t>
        </w:r>
      </w:ins>
      <w:r w:rsidRPr="55A2030F">
        <w:rPr>
          <w:rFonts w:ascii="Times New Roman" w:cs="Times New Roman" w:eastAsia="宋体" w:hAnsi="Times New Roman"/>
          <w:sz w:val="28"/>
          <w:szCs w:val="28"/>
          <w:rPrChange w:id="5090" w:author="user pc" w:date="2022-03-15T10:14:00Z">
            <w:rPr>
              <w:rFonts w:ascii="Bell MT" w:eastAsia="宋体" w:hAnsi="Bell MT"/>
            </w:rPr>
          </w:rPrChange>
        </w:rPr>
        <w:t>If</w:t>
      </w:r>
      <w:ins w:id="5091" w:author="user pc" w:date="2022-03-20T00:07:00Z">
        <w:r w:rsidR="C61DB7EE">
          <w:rPr>
            <w:rFonts w:ascii="Times New Roman" w:cs="Times New Roman" w:eastAsia="宋体" w:hAnsi="Times New Roman"/>
            <w:sz w:val="28"/>
            <w:szCs w:val="28"/>
          </w:rPr>
          <w:t xml:space="preserve"> </w:t>
        </w:r>
      </w:ins>
      <w:r w:rsidRPr="9F214D4B">
        <w:rPr>
          <w:rFonts w:ascii="Times New Roman" w:cs="Times New Roman" w:eastAsia="宋体" w:hAnsi="Times New Roman"/>
          <w:sz w:val="28"/>
          <w:szCs w:val="28"/>
          <w:rPrChange w:id="5092" w:author="user pc" w:date="2022-03-15T10:14:00Z">
            <w:rPr>
              <w:rFonts w:ascii="Bell MT" w:eastAsia="宋体" w:hAnsi="Bell MT"/>
            </w:rPr>
          </w:rPrChange>
        </w:rPr>
        <w:t xml:space="preserve">4.5g of liquid </w:t>
      </w:r>
      <w:r w:rsidRPr="A35D5655">
        <w:rPr>
          <w:rFonts w:ascii="Times New Roman" w:cs="Times New Roman" w:eastAsia="宋体" w:hAnsi="Times New Roman"/>
          <w:b/>
          <w:sz w:val="28"/>
          <w:szCs w:val="28"/>
          <w:rPrChange w:id="5093" w:author="user pc" w:date="2022-03-15T10:14:00Z">
            <w:rPr>
              <w:rFonts w:ascii="Bell MT" w:eastAsia="宋体" w:hAnsi="Bell MT"/>
              <w:b/>
            </w:rPr>
          </w:rPrChange>
        </w:rPr>
        <w:t>A</w:t>
      </w:r>
      <w:r w:rsidRPr="168560BE">
        <w:rPr>
          <w:rFonts w:ascii="Times New Roman" w:cs="Times New Roman" w:eastAsia="宋体" w:hAnsi="Times New Roman"/>
          <w:sz w:val="28"/>
          <w:szCs w:val="28"/>
          <w:rPrChange w:id="5094" w:author="user pc" w:date="2022-03-15T10:14:00Z">
            <w:rPr>
              <w:rFonts w:ascii="Bell MT" w:eastAsia="宋体" w:hAnsi="Bell MT"/>
            </w:rPr>
          </w:rPrChange>
        </w:rPr>
        <w:t xml:space="preserve"> vapourise to give 1.12dm</w:t>
      </w:r>
      <w:r w:rsidRPr="9E1586E6">
        <w:rPr>
          <w:rFonts w:ascii="Times New Roman" w:cs="Times New Roman" w:eastAsia="宋体" w:hAnsi="Times New Roman"/>
          <w:sz w:val="28"/>
          <w:szCs w:val="28"/>
          <w:vertAlign w:val="superscript"/>
          <w:rPrChange w:id="5095" w:author="user pc" w:date="2022-03-15T10:14:00Z">
            <w:rPr>
              <w:rFonts w:ascii="Bell MT" w:eastAsia="宋体" w:hAnsi="Bell MT"/>
              <w:vertAlign w:val="superscript"/>
            </w:rPr>
          </w:rPrChange>
        </w:rPr>
        <w:t>3</w:t>
      </w:r>
      <w:r w:rsidRPr="90B1F3E9">
        <w:rPr>
          <w:rFonts w:ascii="Times New Roman" w:cs="Times New Roman" w:eastAsia="宋体" w:hAnsi="Times New Roman"/>
          <w:sz w:val="28"/>
          <w:szCs w:val="28"/>
          <w:rPrChange w:id="5096" w:author="user pc" w:date="2022-03-15T10:14:00Z">
            <w:rPr>
              <w:rFonts w:ascii="Bell MT" w:eastAsia="宋体" w:hAnsi="Bell MT"/>
            </w:rPr>
          </w:rPrChange>
        </w:rPr>
        <w:t xml:space="preserve"> of vapour at s.t.p, what is</w:t>
      </w:r>
      <w:ins w:id="5097" w:author="user pc" w:date="2022-03-20T00:11:00Z">
        <w:r w:rsidR="94876E6A">
          <w:rPr>
            <w:rFonts w:ascii="Times New Roman" w:cs="Times New Roman" w:eastAsia="宋体" w:hAnsi="Times New Roman"/>
            <w:sz w:val="28"/>
            <w:szCs w:val="28"/>
          </w:rPr>
          <w:t xml:space="preserve"> </w:t>
        </w:r>
      </w:ins>
      <w:r w:rsidRPr="6768DE69">
        <w:rPr>
          <w:rFonts w:ascii="Times New Roman" w:cs="Times New Roman" w:eastAsia="宋体" w:hAnsi="Times New Roman"/>
          <w:sz w:val="28"/>
          <w:szCs w:val="28"/>
          <w:rPrChange w:id="5098" w:author="user pc" w:date="2022-03-15T10:14:00Z">
            <w:rPr>
              <w:rFonts w:ascii="Bell MT" w:eastAsia="宋体" w:hAnsi="Bell MT"/>
            </w:rPr>
          </w:rPrChange>
        </w:rPr>
        <w:t>the relative</w:t>
      </w:r>
      <w:ins w:id="5099" w:author="user pc" w:date="2022-03-20T00:11:00Z">
        <w:r w:rsidR="6E93262E">
          <w:rPr>
            <w:rFonts w:ascii="Times New Roman" w:cs="Times New Roman" w:eastAsia="宋体" w:hAnsi="Times New Roman"/>
            <w:sz w:val="28"/>
            <w:szCs w:val="28"/>
          </w:rPr>
          <w:t xml:space="preserve"> </w:t>
        </w:r>
      </w:ins>
      <w:r w:rsidRPr="BE242481">
        <w:rPr>
          <w:rFonts w:ascii="Times New Roman" w:cs="Times New Roman" w:eastAsia="宋体" w:hAnsi="Times New Roman"/>
          <w:sz w:val="28"/>
          <w:szCs w:val="28"/>
          <w:rPrChange w:id="5100" w:author="user pc" w:date="2022-03-15T10:14:00Z">
            <w:rPr>
              <w:rFonts w:ascii="Bell MT" w:eastAsia="宋体" w:hAnsi="Bell MT"/>
            </w:rPr>
          </w:rPrChange>
        </w:rPr>
        <w:t>molecular mass</w:t>
      </w:r>
      <w:ins w:id="5101" w:author="user pc" w:date="2022-03-20T00:11:00Z">
        <w:r w:rsidR="708BCB5F">
          <w:rPr>
            <w:rFonts w:ascii="Times New Roman" w:cs="Times New Roman" w:eastAsia="宋体" w:hAnsi="Times New Roman"/>
            <w:sz w:val="28"/>
            <w:szCs w:val="28"/>
          </w:rPr>
          <w:t xml:space="preserve"> </w:t>
        </w:r>
      </w:ins>
      <w:r w:rsidRPr="5C1412CD">
        <w:rPr>
          <w:rFonts w:ascii="Times New Roman" w:cs="Times New Roman" w:eastAsia="宋体" w:hAnsi="Times New Roman"/>
          <w:sz w:val="28"/>
          <w:szCs w:val="28"/>
          <w:rPrChange w:id="5102" w:author="user pc" w:date="2022-03-15T10:14:00Z">
            <w:rPr>
              <w:rFonts w:ascii="Bell MT" w:eastAsia="宋体" w:hAnsi="Bell MT"/>
            </w:rPr>
          </w:rPrChange>
        </w:rPr>
        <w:t xml:space="preserve">of </w:t>
      </w:r>
      <w:r w:rsidRPr="E8B745D8">
        <w:rPr>
          <w:rFonts w:ascii="Times New Roman" w:cs="Times New Roman" w:eastAsia="宋体" w:hAnsi="Times New Roman"/>
          <w:b/>
          <w:sz w:val="28"/>
          <w:szCs w:val="28"/>
          <w:rPrChange w:id="5103" w:author="user pc" w:date="2022-03-15T10:14:00Z">
            <w:rPr>
              <w:rFonts w:ascii="Bell MT" w:eastAsia="宋体" w:hAnsi="Bell MT"/>
              <w:b/>
            </w:rPr>
          </w:rPrChange>
        </w:rPr>
        <w:t>A</w:t>
      </w:r>
      <w:r w:rsidRPr="FDE994C2">
        <w:rPr>
          <w:rFonts w:ascii="Times New Roman" w:cs="Times New Roman" w:eastAsia="宋体" w:hAnsi="Times New Roman"/>
          <w:sz w:val="28"/>
          <w:szCs w:val="28"/>
          <w:rPrChange w:id="5104" w:author="user pc" w:date="2022-03-15T10:14:00Z">
            <w:rPr>
              <w:rFonts w:ascii="Bell MT" w:eastAsia="宋体" w:hAnsi="Bell MT"/>
            </w:rPr>
          </w:rPrChange>
        </w:rPr>
        <w:t>?</w:t>
      </w:r>
    </w:p>
    <w:p>
      <w:pPr>
        <w:pStyle w:val="style157"/>
        <w:rPr>
          <w:rFonts w:ascii="Times New Roman" w:cs="Times New Roman" w:eastAsia="宋体" w:hAnsi="Times New Roman"/>
          <w:b/>
          <w:sz w:val="28"/>
          <w:szCs w:val="28"/>
          <w:rPrChange w:id="5105" w:author="user pc" w:date="2022-03-15T10:14:00Z">
            <w:rPr>
              <w:rFonts w:ascii="Bell MT" w:eastAsia="宋体" w:hAnsi="Bell MT"/>
              <w:b/>
            </w:rPr>
          </w:rPrChange>
        </w:rPr>
      </w:pPr>
      <w:r w:rsidRPr="C710D4F2">
        <w:rPr>
          <w:rFonts w:ascii="Times New Roman" w:cs="Times New Roman" w:eastAsia="宋体" w:hAnsi="Times New Roman"/>
          <w:b/>
          <w:sz w:val="28"/>
          <w:szCs w:val="28"/>
          <w:rPrChange w:id="5106"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5107" w:author="user pc" w:date="2022-03-15T10:14:00Z">
            <w:rPr>
              <w:rFonts w:ascii="Bell MT" w:eastAsia="宋体" w:hAnsi="Bell MT"/>
            </w:rPr>
          </w:rPrChange>
        </w:rPr>
      </w:pPr>
      <w:r w:rsidRPr="B43B5421">
        <w:rPr>
          <w:rFonts w:ascii="Times New Roman" w:cs="Times New Roman" w:eastAsia="宋体" w:hAnsi="Times New Roman"/>
          <w:sz w:val="28"/>
          <w:szCs w:val="28"/>
          <w:rPrChange w:id="5108" w:author="user pc" w:date="2022-03-15T10:14:00Z">
            <w:rPr>
              <w:rFonts w:ascii="Bell MT" w:eastAsia="宋体" w:hAnsi="Bell MT"/>
            </w:rPr>
          </w:rPrChange>
        </w:rPr>
        <w:t>1.12dm</w:t>
      </w:r>
      <w:r w:rsidRPr="BB6175A5">
        <w:rPr>
          <w:rFonts w:ascii="Times New Roman" w:cs="Times New Roman" w:eastAsia="宋体" w:hAnsi="Times New Roman"/>
          <w:sz w:val="28"/>
          <w:szCs w:val="28"/>
          <w:vertAlign w:val="superscript"/>
          <w:rPrChange w:id="5109" w:author="user pc" w:date="2022-03-15T10:14:00Z">
            <w:rPr>
              <w:rFonts w:ascii="Bell MT" w:eastAsia="宋体" w:hAnsi="Bell MT"/>
              <w:vertAlign w:val="superscript"/>
            </w:rPr>
          </w:rPrChange>
        </w:rPr>
        <w:t>3</w:t>
      </w:r>
      <m:oMath>
        <w:ins w:id="5110" w:author="user pc" w:date="2022-03-20T00:06:00Z">
          <m:r w:rsidR="7A868CB2">
            <w:rPr>
              <w:rFonts w:ascii="Cambria Math" w:cs="Times New Roman" w:eastAsia="宋体" w:hAnsi="Cambria Math"/>
              <w:sz w:val="28"/>
              <w:szCs w:val="28"/>
              <w:vertAlign w:val="superscript"/>
            </w:rPr>
            <m:t xml:space="preserve">  </m:t>
          </m:r>
        </w:ins>
        <m:r w:rsidRPr="ED3610A6">
          <w:rPr>
            <w:rFonts w:ascii="Cambria Math" w:cs="Times New Roman" w:eastAsia="宋体" w:hAnsi="Cambria Math"/>
            <w:sz w:val="28"/>
            <w:szCs w:val="28"/>
            <w:rPrChange w:id="5111" w:author="user pc" w:date="2022-03-15T10:14:00Z">
              <w:rPr>
                <w:rFonts w:ascii="Cambria Math" w:eastAsia="宋体" w:hAnsi="Cambria Math"/>
              </w:rPr>
            </w:rPrChange>
          </w:rPr>
          <m:t>≡</m:t>
        </m:r>
      </m:oMath>
      <w:r w:rsidRPr="FFB2F9FD">
        <w:rPr>
          <w:rFonts w:ascii="Times New Roman" w:cs="Times New Roman" w:eastAsia="宋体" w:hAnsi="Times New Roman"/>
          <w:sz w:val="28"/>
          <w:szCs w:val="28"/>
          <w:rPrChange w:id="5112" w:author="user pc" w:date="2022-03-15T10:14:00Z">
            <w:rPr>
              <w:rFonts w:ascii="Bell MT" w:eastAsia="宋体" w:hAnsi="Bell MT"/>
            </w:rPr>
          </w:rPrChange>
        </w:rPr>
        <w:t xml:space="preserve"> 4.5gof </w:t>
      </w:r>
      <w:r w:rsidRPr="F22DAA6D">
        <w:rPr>
          <w:rFonts w:ascii="Times New Roman" w:cs="Times New Roman" w:eastAsia="宋体" w:hAnsi="Times New Roman"/>
          <w:b/>
          <w:sz w:val="28"/>
          <w:szCs w:val="28"/>
          <w:rPrChange w:id="5113" w:author="user pc" w:date="2022-03-15T10:14:00Z">
            <w:rPr>
              <w:rFonts w:ascii="Bell MT" w:eastAsia="宋体" w:hAnsi="Bell MT"/>
              <w:b/>
            </w:rPr>
          </w:rPrChange>
        </w:rPr>
        <w:t>A</w:t>
      </w:r>
    </w:p>
    <w:p>
      <w:pPr>
        <w:pStyle w:val="style157"/>
        <w:rPr>
          <w:rFonts w:ascii="Times New Roman" w:cs="Times New Roman" w:eastAsia="宋体" w:hAnsi="Times New Roman"/>
          <w:sz w:val="28"/>
          <w:szCs w:val="28"/>
          <w:rPrChange w:id="5114" w:author="user pc" w:date="2022-03-15T10:14:00Z">
            <w:rPr>
              <w:rFonts w:ascii="Bell MT" w:eastAsia="宋体" w:hAnsi="Bell MT"/>
            </w:rPr>
          </w:rPrChange>
        </w:rPr>
      </w:pPr>
      <w:r w:rsidRPr="0C6B55D4">
        <w:rPr>
          <w:rFonts w:ascii="Times New Roman" w:cs="Times New Roman" w:eastAsia="宋体" w:hAnsi="Times New Roman"/>
          <w:sz w:val="28"/>
          <w:szCs w:val="28"/>
          <w:rPrChange w:id="5115" w:author="user pc" w:date="2022-03-15T10:14:00Z">
            <w:rPr>
              <w:rFonts w:ascii="Bell MT" w:eastAsia="宋体" w:hAnsi="Bell MT"/>
            </w:rPr>
          </w:rPrChange>
        </w:rPr>
        <w:t>22.4dm</w:t>
      </w:r>
      <w:r w:rsidRPr="31C61203">
        <w:rPr>
          <w:rFonts w:ascii="Times New Roman" w:cs="Times New Roman" w:eastAsia="宋体" w:hAnsi="Times New Roman"/>
          <w:sz w:val="28"/>
          <w:szCs w:val="28"/>
          <w:vertAlign w:val="superscript"/>
          <w:rPrChange w:id="5116" w:author="user pc" w:date="2022-03-15T10:14:00Z">
            <w:rPr>
              <w:rFonts w:ascii="Bell MT" w:eastAsia="宋体" w:hAnsi="Bell MT"/>
              <w:vertAlign w:val="superscript"/>
            </w:rPr>
          </w:rPrChange>
        </w:rPr>
        <w:t>3</w:t>
      </w:r>
      <m:oMath>
        <w:ins w:id="5117" w:author="user pc" w:date="2022-03-20T00:06:00Z">
          <m:r w:rsidR="D5C5EEED">
            <w:rPr>
              <w:rFonts w:ascii="Cambria Math" w:cs="Times New Roman" w:eastAsia="宋体" w:hAnsi="Cambria Math"/>
              <w:sz w:val="28"/>
              <w:szCs w:val="28"/>
              <w:vertAlign w:val="superscript"/>
            </w:rPr>
            <m:t xml:space="preserve">   </m:t>
          </m:r>
        </w:ins>
        <m:r w:rsidRPr="A8905555">
          <w:rPr>
            <w:rFonts w:ascii="Cambria Math" w:cs="Times New Roman" w:eastAsia="宋体" w:hAnsi="Cambria Math"/>
            <w:sz w:val="28"/>
            <w:szCs w:val="28"/>
            <w:rPrChange w:id="5118" w:author="user pc" w:date="2022-03-15T10:14:00Z">
              <w:rPr>
                <w:rFonts w:ascii="Cambria Math" w:eastAsia="宋体" w:hAnsi="Cambria Math"/>
              </w:rPr>
            </w:rPrChange>
          </w:rPr>
          <m:t>≡</m:t>
        </m:r>
      </m:oMath>
      <w:r w:rsidRPr="EE2DB19F">
        <w:rPr>
          <w:rFonts w:ascii="Times New Roman" w:cs="Times New Roman" w:eastAsia="宋体" w:hAnsi="Times New Roman"/>
          <w:sz w:val="28"/>
          <w:szCs w:val="28"/>
          <w:rPrChange w:id="5119" w:author="user pc" w:date="2022-03-15T10:14:00Z">
            <w:rPr>
              <w:rFonts w:ascii="Bell MT" w:eastAsia="宋体" w:hAnsi="Bell MT"/>
            </w:rPr>
          </w:rPrChange>
        </w:rPr>
        <w:t>?</w:t>
      </w:r>
    </w:p>
    <w:p>
      <w:pPr>
        <w:pStyle w:val="style157"/>
        <w:rPr>
          <w:rFonts w:ascii="Times New Roman" w:cs="Times New Roman" w:eastAsia="宋体" w:hAnsi="Times New Roman"/>
          <w:b/>
          <w:i/>
          <w:sz w:val="28"/>
          <w:szCs w:val="28"/>
          <w:rPrChange w:id="5120" w:author="user pc" w:date="2022-03-15T10:14:00Z">
            <w:rPr>
              <w:rFonts w:ascii="Bell MT" w:eastAsia="宋体" w:hAnsi="Bell MT"/>
              <w:b/>
              <w:i/>
            </w:rPr>
          </w:rPrChange>
        </w:rPr>
      </w:pPr>
      <w:r w:rsidRPr="8204DA75">
        <w:rPr>
          <w:rFonts w:ascii="Times New Roman" w:cs="Times New Roman" w:eastAsia="宋体" w:hAnsi="Times New Roman"/>
          <w:b/>
          <w:i/>
          <w:sz w:val="28"/>
          <w:szCs w:val="28"/>
          <w:rPrChange w:id="5121" w:author="user pc" w:date="2022-03-15T10:14:00Z">
            <w:rPr>
              <w:rFonts w:ascii="Bell MT" w:eastAsia="宋体" w:hAnsi="Bell MT"/>
              <w:b/>
              <w:i/>
            </w:rPr>
          </w:rPrChange>
        </w:rPr>
        <w:t>This means</w:t>
      </w:r>
      <w:ins w:id="5122" w:author="user pc" w:date="2022-03-20T00:08:00Z">
        <w:r w:rsidR="E9857220">
          <w:rPr>
            <w:rFonts w:ascii="Times New Roman" w:cs="Times New Roman" w:eastAsia="宋体" w:hAnsi="Times New Roman"/>
            <w:b/>
            <w:i/>
            <w:sz w:val="28"/>
            <w:szCs w:val="28"/>
          </w:rPr>
          <w:t xml:space="preserve"> </w:t>
        </w:r>
      </w:ins>
      <w:r w:rsidRPr="9C6DDC77">
        <w:rPr>
          <w:rFonts w:ascii="Times New Roman" w:cs="Times New Roman" w:eastAsia="宋体" w:hAnsi="Times New Roman"/>
          <w:b/>
          <w:i/>
          <w:sz w:val="28"/>
          <w:szCs w:val="28"/>
          <w:rPrChange w:id="5123" w:author="user pc" w:date="2022-03-15T10:14:00Z">
            <w:rPr>
              <w:rFonts w:ascii="Bell MT" w:eastAsia="宋体" w:hAnsi="Bell MT"/>
              <w:b/>
              <w:i/>
            </w:rPr>
          </w:rPrChange>
        </w:rPr>
        <w:t>that if</w:t>
      </w:r>
      <w:ins w:id="5124" w:author="user pc" w:date="2022-03-20T00:08:00Z">
        <w:r w:rsidR="19982AE3">
          <w:rPr>
            <w:rFonts w:ascii="Times New Roman" w:cs="Times New Roman" w:eastAsia="宋体" w:hAnsi="Times New Roman"/>
            <w:b/>
            <w:i/>
            <w:sz w:val="28"/>
            <w:szCs w:val="28"/>
          </w:rPr>
          <w:t xml:space="preserve"> </w:t>
        </w:r>
      </w:ins>
      <w:r w:rsidRPr="1F05E810">
        <w:rPr>
          <w:rFonts w:ascii="Times New Roman" w:cs="Times New Roman" w:eastAsia="宋体" w:hAnsi="Times New Roman"/>
          <w:b/>
          <w:i/>
          <w:sz w:val="28"/>
          <w:szCs w:val="28"/>
          <w:rPrChange w:id="5125" w:author="user pc" w:date="2022-03-15T10:14:00Z">
            <w:rPr>
              <w:rFonts w:ascii="Bell MT" w:eastAsia="宋体" w:hAnsi="Bell MT"/>
              <w:b/>
              <w:i/>
            </w:rPr>
          </w:rPrChange>
        </w:rPr>
        <w:t>1.12dm</w:t>
      </w:r>
      <w:r w:rsidRPr="421BBF1E">
        <w:rPr>
          <w:rFonts w:ascii="Times New Roman" w:cs="Times New Roman" w:eastAsia="宋体" w:hAnsi="Times New Roman"/>
          <w:b/>
          <w:i/>
          <w:sz w:val="28"/>
          <w:szCs w:val="28"/>
          <w:vertAlign w:val="superscript"/>
          <w:rPrChange w:id="5126" w:author="user pc" w:date="2022-03-15T10:14:00Z">
            <w:rPr>
              <w:rFonts w:ascii="Bell MT" w:eastAsia="宋体" w:hAnsi="Bell MT"/>
              <w:b/>
              <w:i/>
              <w:vertAlign w:val="superscript"/>
            </w:rPr>
          </w:rPrChange>
        </w:rPr>
        <w:t>3</w:t>
      </w:r>
      <w:r w:rsidRPr="57173246">
        <w:rPr>
          <w:rFonts w:ascii="Times New Roman" w:cs="Times New Roman" w:eastAsia="宋体" w:hAnsi="Times New Roman"/>
          <w:b/>
          <w:i/>
          <w:sz w:val="28"/>
          <w:szCs w:val="28"/>
          <w:rPrChange w:id="5127" w:author="user pc" w:date="2022-03-15T10:14:00Z">
            <w:rPr>
              <w:rFonts w:ascii="Bell MT" w:eastAsia="宋体" w:hAnsi="Bell MT"/>
              <w:b/>
              <w:i/>
            </w:rPr>
          </w:rPrChange>
        </w:rPr>
        <w:t>of</w:t>
      </w:r>
      <w:ins w:id="5128" w:author="user pc" w:date="2022-03-20T00:08:00Z">
        <w:r w:rsidR="D734CFA4">
          <w:rPr>
            <w:rFonts w:ascii="Times New Roman" w:cs="Times New Roman" w:eastAsia="宋体" w:hAnsi="Times New Roman"/>
            <w:b/>
            <w:i/>
            <w:sz w:val="28"/>
            <w:szCs w:val="28"/>
          </w:rPr>
          <w:t xml:space="preserve"> </w:t>
        </w:r>
      </w:ins>
      <w:r w:rsidRPr="BA4C70D4">
        <w:rPr>
          <w:rFonts w:ascii="Times New Roman" w:cs="Times New Roman" w:eastAsia="宋体" w:hAnsi="Times New Roman"/>
          <w:b/>
          <w:i/>
          <w:sz w:val="28"/>
          <w:szCs w:val="28"/>
          <w:rPrChange w:id="5129" w:author="user pc" w:date="2022-03-15T10:14:00Z">
            <w:rPr>
              <w:rFonts w:ascii="Bell MT" w:eastAsia="宋体" w:hAnsi="Bell MT"/>
              <w:b/>
              <w:i/>
            </w:rPr>
          </w:rPrChange>
        </w:rPr>
        <w:t>vapour</w:t>
      </w:r>
      <w:ins w:id="5130" w:author="user pc" w:date="2022-03-20T00:09:00Z">
        <w:r w:rsidR="75A490B7">
          <w:rPr>
            <w:rFonts w:ascii="Times New Roman" w:cs="Times New Roman" w:eastAsia="宋体" w:hAnsi="Times New Roman"/>
            <w:b/>
            <w:i/>
            <w:sz w:val="28"/>
            <w:szCs w:val="28"/>
          </w:rPr>
          <w:t xml:space="preserve"> </w:t>
        </w:r>
      </w:ins>
      <w:r w:rsidRPr="1A53A6E5">
        <w:rPr>
          <w:rFonts w:ascii="Times New Roman" w:cs="Times New Roman" w:eastAsia="宋体" w:hAnsi="Times New Roman"/>
          <w:b/>
          <w:i/>
          <w:sz w:val="28"/>
          <w:szCs w:val="28"/>
          <w:rPrChange w:id="5131" w:author="user pc" w:date="2022-03-15T10:14:00Z">
            <w:rPr>
              <w:rFonts w:ascii="Bell MT" w:eastAsia="宋体" w:hAnsi="Bell MT"/>
              <w:b/>
              <w:i/>
            </w:rPr>
          </w:rPrChange>
        </w:rPr>
        <w:t>are occupied</w:t>
      </w:r>
      <w:ins w:id="5132" w:author="user pc" w:date="2022-03-20T00:09:00Z">
        <w:r w:rsidR="A4387AE2">
          <w:rPr>
            <w:rFonts w:ascii="Times New Roman" w:cs="Times New Roman" w:eastAsia="宋体" w:hAnsi="Times New Roman"/>
            <w:b/>
            <w:i/>
            <w:sz w:val="28"/>
            <w:szCs w:val="28"/>
          </w:rPr>
          <w:t xml:space="preserve"> </w:t>
        </w:r>
      </w:ins>
      <w:r w:rsidRPr="3BAF777B">
        <w:rPr>
          <w:rFonts w:ascii="Times New Roman" w:cs="Times New Roman" w:eastAsia="宋体" w:hAnsi="Times New Roman"/>
          <w:b/>
          <w:i/>
          <w:sz w:val="28"/>
          <w:szCs w:val="28"/>
          <w:rPrChange w:id="5133" w:author="user pc" w:date="2022-03-15T10:14:00Z">
            <w:rPr>
              <w:rFonts w:ascii="Bell MT" w:eastAsia="宋体" w:hAnsi="Bell MT"/>
              <w:b/>
              <w:i/>
            </w:rPr>
          </w:rPrChange>
        </w:rPr>
        <w:t>by</w:t>
      </w:r>
      <w:ins w:id="5134" w:author="user pc" w:date="2022-03-20T00:10:00Z">
        <w:r w:rsidR="DD9E547A">
          <w:rPr>
            <w:rFonts w:ascii="Times New Roman" w:cs="Times New Roman" w:eastAsia="宋体" w:hAnsi="Times New Roman"/>
            <w:b/>
            <w:i/>
            <w:sz w:val="28"/>
            <w:szCs w:val="28"/>
          </w:rPr>
          <w:t xml:space="preserve"> </w:t>
        </w:r>
      </w:ins>
      <w:r w:rsidRPr="B0B60DD1">
        <w:rPr>
          <w:rFonts w:ascii="Times New Roman" w:cs="Times New Roman" w:eastAsia="宋体" w:hAnsi="Times New Roman"/>
          <w:b/>
          <w:i/>
          <w:sz w:val="28"/>
          <w:szCs w:val="28"/>
          <w:rPrChange w:id="5135" w:author="user pc" w:date="2022-03-15T10:14:00Z">
            <w:rPr>
              <w:rFonts w:ascii="Bell MT" w:eastAsia="宋体" w:hAnsi="Bell MT"/>
              <w:b/>
              <w:i/>
            </w:rPr>
          </w:rPrChange>
        </w:rPr>
        <w:t>4.5g of A, 22.4 dm</w:t>
      </w:r>
      <w:r w:rsidRPr="4A373270">
        <w:rPr>
          <w:rFonts w:ascii="Times New Roman" w:cs="Times New Roman" w:eastAsia="宋体" w:hAnsi="Times New Roman"/>
          <w:b/>
          <w:i/>
          <w:sz w:val="28"/>
          <w:szCs w:val="28"/>
          <w:vertAlign w:val="superscript"/>
          <w:rPrChange w:id="5136" w:author="user pc" w:date="2022-03-15T10:14:00Z">
            <w:rPr>
              <w:rFonts w:ascii="Bell MT" w:eastAsia="宋体" w:hAnsi="Bell MT"/>
              <w:b/>
              <w:i/>
              <w:vertAlign w:val="superscript"/>
            </w:rPr>
          </w:rPrChange>
        </w:rPr>
        <w:t>3</w:t>
      </w:r>
      <w:r w:rsidRPr="F2FE1932">
        <w:rPr>
          <w:rFonts w:ascii="Times New Roman" w:cs="Times New Roman" w:eastAsia="宋体" w:hAnsi="Times New Roman"/>
          <w:b/>
          <w:i/>
          <w:sz w:val="28"/>
          <w:szCs w:val="28"/>
          <w:rPrChange w:id="5137" w:author="user pc" w:date="2022-03-15T10:14:00Z">
            <w:rPr>
              <w:rFonts w:ascii="Bell MT" w:eastAsia="宋体" w:hAnsi="Bell MT"/>
              <w:b/>
              <w:i/>
            </w:rPr>
          </w:rPrChange>
        </w:rPr>
        <w:t>(standard</w:t>
      </w:r>
      <w:ins w:id="5138" w:author="user pc" w:date="2022-03-20T00:10:00Z">
        <w:r w:rsidR="51871361">
          <w:rPr>
            <w:rFonts w:ascii="Times New Roman" w:cs="Times New Roman" w:eastAsia="宋体" w:hAnsi="Times New Roman"/>
            <w:b/>
            <w:i/>
            <w:sz w:val="28"/>
            <w:szCs w:val="28"/>
          </w:rPr>
          <w:t xml:space="preserve"> </w:t>
        </w:r>
      </w:ins>
      <w:r w:rsidRPr="9794A91E">
        <w:rPr>
          <w:rFonts w:ascii="Times New Roman" w:cs="Times New Roman" w:eastAsia="宋体" w:hAnsi="Times New Roman"/>
          <w:b/>
          <w:i/>
          <w:sz w:val="28"/>
          <w:szCs w:val="28"/>
          <w:rPrChange w:id="5139" w:author="user pc" w:date="2022-03-15T10:14:00Z">
            <w:rPr>
              <w:rFonts w:ascii="Bell MT" w:eastAsia="宋体" w:hAnsi="Bell MT"/>
              <w:b/>
              <w:i/>
            </w:rPr>
          </w:rPrChange>
        </w:rPr>
        <w:t>volume)</w:t>
      </w:r>
      <w:ins w:id="5140" w:author="user pc" w:date="2022-03-20T00:10:00Z">
        <w:r w:rsidR="A245F603">
          <w:rPr>
            <w:rFonts w:ascii="Times New Roman" w:cs="Times New Roman" w:eastAsia="宋体" w:hAnsi="Times New Roman"/>
            <w:b/>
            <w:i/>
            <w:sz w:val="28"/>
            <w:szCs w:val="28"/>
          </w:rPr>
          <w:t xml:space="preserve"> </w:t>
        </w:r>
      </w:ins>
      <w:ins w:id="5141" w:author="user pc" w:date="2022-03-20T00:11:00Z">
        <w:r w:rsidR="F639B7B1">
          <w:rPr>
            <w:rFonts w:ascii="Times New Roman" w:cs="Times New Roman" w:eastAsia="宋体" w:hAnsi="Times New Roman"/>
            <w:b/>
            <w:i/>
            <w:sz w:val="28"/>
            <w:szCs w:val="28"/>
          </w:rPr>
          <w:t xml:space="preserve"> </w:t>
        </w:r>
      </w:ins>
      <w:r w:rsidRPr="A9DE5459">
        <w:rPr>
          <w:rFonts w:ascii="Times New Roman" w:cs="Times New Roman" w:eastAsia="宋体" w:hAnsi="Times New Roman"/>
          <w:b/>
          <w:i/>
          <w:sz w:val="28"/>
          <w:szCs w:val="28"/>
          <w:rPrChange w:id="5142" w:author="user pc" w:date="2022-03-15T10:14:00Z">
            <w:rPr>
              <w:rFonts w:ascii="Bell MT" w:eastAsia="宋体" w:hAnsi="Bell MT"/>
              <w:b/>
              <w:i/>
            </w:rPr>
          </w:rPrChange>
        </w:rPr>
        <w:t>will</w:t>
      </w:r>
      <w:ins w:id="5143" w:author="user pc" w:date="2022-03-20T00:10:00Z">
        <w:r w:rsidR="C20933AB">
          <w:rPr>
            <w:rFonts w:ascii="Times New Roman" w:cs="Times New Roman" w:eastAsia="宋体" w:hAnsi="Times New Roman"/>
            <w:b/>
            <w:i/>
            <w:sz w:val="28"/>
            <w:szCs w:val="28"/>
          </w:rPr>
          <w:t xml:space="preserve"> </w:t>
        </w:r>
      </w:ins>
      <w:r w:rsidRPr="2519CF5E">
        <w:rPr>
          <w:rFonts w:ascii="Times New Roman" w:cs="Times New Roman" w:eastAsia="宋体" w:hAnsi="Times New Roman"/>
          <w:b/>
          <w:i/>
          <w:sz w:val="28"/>
          <w:szCs w:val="28"/>
          <w:rPrChange w:id="5144" w:author="user pc" w:date="2022-03-15T10:14:00Z">
            <w:rPr>
              <w:rFonts w:ascii="Bell MT" w:eastAsia="宋体" w:hAnsi="Bell MT"/>
              <w:b/>
              <w:i/>
            </w:rPr>
          </w:rPrChange>
        </w:rPr>
        <w:t>occupy how</w:t>
      </w:r>
      <w:ins w:id="5145" w:author="user pc" w:date="2022-03-20T00:10:00Z">
        <w:r w:rsidR="8080308B">
          <w:rPr>
            <w:rFonts w:ascii="Times New Roman" w:cs="Times New Roman" w:eastAsia="宋体" w:hAnsi="Times New Roman"/>
            <w:b/>
            <w:i/>
            <w:sz w:val="28"/>
            <w:szCs w:val="28"/>
          </w:rPr>
          <w:t xml:space="preserve"> </w:t>
        </w:r>
      </w:ins>
      <w:r w:rsidRPr="71042302">
        <w:rPr>
          <w:rFonts w:ascii="Times New Roman" w:cs="Times New Roman" w:eastAsia="宋体" w:hAnsi="Times New Roman"/>
          <w:b/>
          <w:i/>
          <w:sz w:val="28"/>
          <w:szCs w:val="28"/>
          <w:rPrChange w:id="5146" w:author="user pc" w:date="2022-03-15T10:14:00Z">
            <w:rPr>
              <w:rFonts w:ascii="Bell MT" w:eastAsia="宋体" w:hAnsi="Bell MT"/>
              <w:b/>
              <w:i/>
            </w:rPr>
          </w:rPrChange>
        </w:rPr>
        <w:t>many</w:t>
      </w:r>
      <w:ins w:id="5147" w:author="user pc" w:date="2022-03-20T00:10:00Z">
        <w:r w:rsidR="7CAADA96">
          <w:rPr>
            <w:rFonts w:ascii="Times New Roman" w:cs="Times New Roman" w:eastAsia="宋体" w:hAnsi="Times New Roman"/>
            <w:b/>
            <w:i/>
            <w:sz w:val="28"/>
            <w:szCs w:val="28"/>
          </w:rPr>
          <w:t xml:space="preserve"> </w:t>
        </w:r>
      </w:ins>
      <w:r w:rsidRPr="864540AF">
        <w:rPr>
          <w:rFonts w:ascii="Times New Roman" w:cs="Times New Roman" w:eastAsia="宋体" w:hAnsi="Times New Roman"/>
          <w:b/>
          <w:i/>
          <w:sz w:val="28"/>
          <w:szCs w:val="28"/>
          <w:rPrChange w:id="5148" w:author="user pc" w:date="2022-03-15T10:14:00Z">
            <w:rPr>
              <w:rFonts w:ascii="Bell MT" w:eastAsia="宋体" w:hAnsi="Bell MT"/>
              <w:b/>
              <w:i/>
            </w:rPr>
          </w:rPrChange>
        </w:rPr>
        <w:t>grams?</w:t>
      </w:r>
    </w:p>
    <w:p>
      <w:pPr>
        <w:pStyle w:val="style157"/>
        <w:rPr>
          <w:rFonts w:ascii="Times New Roman" w:cs="Times New Roman" w:eastAsia="宋体" w:hAnsi="Times New Roman"/>
          <w:i/>
          <w:sz w:val="28"/>
          <w:szCs w:val="28"/>
          <w:rPrChange w:id="5149" w:author="user pc" w:date="2022-03-15T10:14:00Z">
            <w:rPr>
              <w:rFonts w:ascii="Bell MT" w:eastAsia="宋体" w:hAnsi="Bell MT"/>
              <w:i/>
            </w:rPr>
          </w:rPrChange>
        </w:rPr>
      </w:pPr>
    </w:p>
    <w:p>
      <w:pPr>
        <w:pStyle w:val="style157"/>
        <w:rPr>
          <w:rFonts w:ascii="Times New Roman" w:cs="Times New Roman" w:eastAsia="宋体" w:hAnsi="Times New Roman"/>
          <w:sz w:val="28"/>
          <w:szCs w:val="28"/>
          <w:rPrChange w:id="5150" w:author="user pc" w:date="2022-03-15T10:14:00Z">
            <w:rPr>
              <w:rFonts w:ascii="Bell MT" w:eastAsia="宋体" w:hAnsi="Bell MT"/>
            </w:rPr>
          </w:rPrChange>
        </w:rPr>
      </w:pPr>
      <m:oMathPara>
        <m:oMathParaPr>
          <m:jc m:val="left"/>
        </m:oMathParaPr>
        <m:oMath>
          <m:f>
            <m:fPr>
              <m:ctrlPr>
                <w:rPr>
                  <w:rFonts w:ascii="Cambria Math" w:cs="Times New Roman" w:eastAsia="宋体" w:hAnsi="Cambria Math"/>
                  <w:i/>
                  <w:sz w:val="28"/>
                  <w:szCs w:val="28"/>
                </w:rPr>
              </m:ctrlPr>
            </m:fPr>
            <m:num>
              <m:r w:rsidRPr="5C69D9F2">
                <w:rPr>
                  <w:rFonts w:ascii="Cambria Math" w:cs="Times New Roman" w:eastAsia="宋体" w:hAnsi="Cambria Math"/>
                  <w:sz w:val="28"/>
                  <w:szCs w:val="28"/>
                  <w:rPrChange w:id="5151" w:author="user pc" w:date="2022-03-15T10:14:00Z">
                    <w:rPr>
                      <w:rFonts w:ascii="Cambria Math" w:eastAsia="宋体" w:hAnsi="Cambria Math"/>
                    </w:rPr>
                  </w:rPrChange>
                </w:rPr>
                <m:t xml:space="preserve">22.4 </m:t>
              </m:r>
              <m:sSup>
                <m:sSupPr>
                  <m:ctrlPr>
                    <w:rPr>
                      <w:rFonts w:ascii="Cambria Math" w:cs="Times New Roman" w:eastAsia="宋体" w:hAnsi="Cambria Math"/>
                      <w:i/>
                      <w:sz w:val="28"/>
                      <w:szCs w:val="28"/>
                    </w:rPr>
                  </m:ctrlPr>
                </m:sSupPr>
                <m:e>
                  <m:r w:rsidRPr="4473B538">
                    <w:rPr>
                      <w:rFonts w:ascii="Cambria Math" w:cs="Times New Roman" w:eastAsia="宋体" w:hAnsi="Cambria Math"/>
                      <w:sz w:val="28"/>
                      <w:szCs w:val="28"/>
                      <w:rPrChange w:id="5152" w:author="user pc" w:date="2022-03-15T10:14:00Z">
                        <w:rPr>
                          <w:rFonts w:ascii="Cambria Math" w:eastAsia="宋体" w:hAnsi="Cambria Math"/>
                        </w:rPr>
                      </w:rPrChange>
                    </w:rPr>
                    <m:t>dm</m:t>
                  </m:r>
                </m:e>
                <m:sup>
                  <m:r w:rsidRPr="90831BAE">
                    <w:rPr>
                      <w:rFonts w:ascii="Cambria Math" w:cs="Times New Roman" w:eastAsia="宋体" w:hAnsi="Cambria Math"/>
                      <w:sz w:val="28"/>
                      <w:szCs w:val="28"/>
                      <w:rPrChange w:id="5153" w:author="user pc" w:date="2022-03-15T10:14:00Z">
                        <w:rPr>
                          <w:rFonts w:ascii="Cambria Math" w:eastAsia="宋体" w:hAnsi="Cambria Math"/>
                        </w:rPr>
                      </w:rPrChange>
                    </w:rPr>
                    <m:t>3</m:t>
                  </m:r>
                </m:sup>
              </m:sSup>
              <m:r w:rsidRPr="DEF0B5C0">
                <w:rPr>
                  <w:rFonts w:ascii="Cambria Math" w:cs="Times New Roman" w:eastAsia="宋体" w:hAnsi="Cambria Math"/>
                  <w:sz w:val="28"/>
                  <w:szCs w:val="28"/>
                  <w:rPrChange w:id="5154" w:author="user pc" w:date="2022-03-15T10:14:00Z">
                    <w:rPr>
                      <w:rFonts w:ascii="Cambria Math" w:eastAsia="宋体" w:hAnsi="Cambria Math"/>
                    </w:rPr>
                  </w:rPrChange>
                </w:rPr>
                <m:t xml:space="preserve"> ×4.5g </m:t>
              </m:r>
            </m:num>
            <m:den>
              <m:r w:rsidRPr="353BB0B7">
                <w:rPr>
                  <w:rFonts w:ascii="Cambria Math" w:cs="Times New Roman" w:eastAsia="宋体" w:hAnsi="Cambria Math"/>
                  <w:sz w:val="28"/>
                  <w:szCs w:val="28"/>
                  <w:rPrChange w:id="5155" w:author="user pc" w:date="2022-03-15T10:14:00Z">
                    <w:rPr>
                      <w:rFonts w:ascii="Cambria Math" w:eastAsia="宋体" w:hAnsi="Cambria Math"/>
                    </w:rPr>
                  </w:rPrChange>
                </w:rPr>
                <m:t xml:space="preserve">1.12 </m:t>
              </m:r>
              <m:sSup>
                <m:sSupPr>
                  <m:ctrlPr>
                    <w:rPr>
                      <w:rFonts w:ascii="Cambria Math" w:cs="Times New Roman" w:eastAsia="宋体" w:hAnsi="Cambria Math"/>
                      <w:i/>
                      <w:sz w:val="28"/>
                      <w:szCs w:val="28"/>
                    </w:rPr>
                  </m:ctrlPr>
                </m:sSupPr>
                <m:e>
                  <m:r w:rsidRPr="E458D832">
                    <w:rPr>
                      <w:rFonts w:ascii="Cambria Math" w:cs="Times New Roman" w:eastAsia="宋体" w:hAnsi="Cambria Math"/>
                      <w:sz w:val="28"/>
                      <w:szCs w:val="28"/>
                      <w:rPrChange w:id="5156" w:author="user pc" w:date="2022-03-15T10:14:00Z">
                        <w:rPr>
                          <w:rFonts w:ascii="Cambria Math" w:eastAsia="宋体" w:hAnsi="Cambria Math"/>
                        </w:rPr>
                      </w:rPrChange>
                    </w:rPr>
                    <m:t>dm</m:t>
                  </m:r>
                </m:e>
                <m:sup>
                  <m:r w:rsidRPr="B7E6AFE6">
                    <w:rPr>
                      <w:rFonts w:ascii="Cambria Math" w:cs="Times New Roman" w:eastAsia="宋体" w:hAnsi="Cambria Math"/>
                      <w:sz w:val="28"/>
                      <w:szCs w:val="28"/>
                      <w:rPrChange w:id="5157" w:author="user pc" w:date="2022-03-15T10:14:00Z">
                        <w:rPr>
                          <w:rFonts w:ascii="Cambria Math" w:eastAsia="宋体" w:hAnsi="Cambria Math"/>
                        </w:rPr>
                      </w:rPrChange>
                    </w:rPr>
                    <m:t>3</m:t>
                  </m:r>
                </m:sup>
              </m:sSup>
            </m:den>
          </m:f>
          <m:r w:rsidRPr="7FCB70FE">
            <w:rPr>
              <w:rFonts w:ascii="Cambria Math" w:cs="Times New Roman" w:eastAsia="宋体" w:hAnsi="Cambria Math"/>
              <w:sz w:val="28"/>
              <w:szCs w:val="28"/>
              <w:rPrChange w:id="5158" w:author="user pc" w:date="2022-03-15T10:14:00Z">
                <w:rPr>
                  <w:rFonts w:ascii="Cambria Math" w:eastAsia="宋体" w:hAnsi="Cambria Math"/>
                </w:rPr>
              </w:rPrChange>
            </w:rPr>
            <m:t>=90gofA</m:t>
          </m:r>
        </m:oMath>
      </m:oMathPara>
    </w:p>
    <w:p>
      <w:pPr>
        <w:pStyle w:val="style157"/>
        <w:rPr>
          <w:rFonts w:ascii="Times New Roman" w:cs="Times New Roman" w:eastAsia="宋体" w:hAnsi="Times New Roman"/>
          <w:sz w:val="28"/>
          <w:szCs w:val="28"/>
          <w:rPrChange w:id="5159"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160"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161" w:author="user pc" w:date="2022-03-15T10:14:00Z">
            <w:rPr>
              <w:rFonts w:ascii="Bell MT" w:eastAsia="宋体" w:hAnsi="Bell MT"/>
            </w:rPr>
          </w:rPrChange>
        </w:rPr>
      </w:pPr>
      <w:r w:rsidRPr="262A7387">
        <w:rPr>
          <w:rFonts w:ascii="Times New Roman" w:cs="Times New Roman" w:eastAsia="宋体" w:hAnsi="Times New Roman"/>
          <w:b/>
          <w:sz w:val="28"/>
          <w:szCs w:val="28"/>
          <w:rPrChange w:id="5162" w:author="user pc" w:date="2022-03-15T10:14:00Z">
            <w:rPr>
              <w:rFonts w:ascii="Bell MT" w:eastAsia="宋体" w:hAnsi="Bell MT"/>
              <w:b/>
            </w:rPr>
          </w:rPrChange>
        </w:rPr>
        <w:t>Example 4:</w:t>
      </w:r>
      <w:r w:rsidRPr="5906695D">
        <w:rPr>
          <w:rFonts w:ascii="Times New Roman" w:cs="Times New Roman" w:eastAsia="宋体" w:hAnsi="Times New Roman"/>
          <w:sz w:val="28"/>
          <w:szCs w:val="28"/>
          <w:rPrChange w:id="5163" w:author="user pc" w:date="2022-03-15T10:14:00Z">
            <w:rPr>
              <w:rFonts w:ascii="Bell MT" w:eastAsia="宋体" w:hAnsi="Bell MT"/>
            </w:rPr>
          </w:rPrChange>
        </w:rPr>
        <w:t xml:space="preserve"> What</w:t>
      </w:r>
      <w:r>
        <w:rPr>
          <w:rFonts w:ascii="Times New Roman" w:cs="Times New Roman" w:eastAsia="宋体" w:hAnsi="Times New Roman"/>
          <w:sz w:val="28"/>
          <w:szCs w:val="28"/>
        </w:rPr>
        <w:t xml:space="preserve"> </w:t>
      </w:r>
      <w:r w:rsidRPr="A4A5CB3B">
        <w:rPr>
          <w:rFonts w:ascii="Times New Roman" w:cs="Times New Roman" w:eastAsia="宋体" w:hAnsi="Times New Roman"/>
          <w:sz w:val="28"/>
          <w:szCs w:val="28"/>
          <w:rPrChange w:id="5164" w:author="user pc" w:date="2022-03-15T10:14:00Z">
            <w:rPr>
              <w:rFonts w:ascii="Bell MT" w:eastAsia="宋体" w:hAnsi="Bell MT"/>
            </w:rPr>
          </w:rPrChange>
        </w:rPr>
        <w:t>volume</w:t>
      </w:r>
      <w:r>
        <w:rPr>
          <w:rFonts w:ascii="Times New Roman" w:cs="Times New Roman" w:eastAsia="宋体" w:hAnsi="Times New Roman"/>
          <w:sz w:val="28"/>
          <w:szCs w:val="28"/>
        </w:rPr>
        <w:t xml:space="preserve"> </w:t>
      </w:r>
      <w:r w:rsidRPr="FD4FA3CC">
        <w:rPr>
          <w:rFonts w:ascii="Times New Roman" w:cs="Times New Roman" w:eastAsia="宋体" w:hAnsi="Times New Roman"/>
          <w:sz w:val="28"/>
          <w:szCs w:val="28"/>
          <w:rPrChange w:id="5165" w:author="user pc" w:date="2022-03-15T10:14:00Z">
            <w:rPr>
              <w:rFonts w:ascii="Bell MT" w:eastAsia="宋体" w:hAnsi="Bell MT"/>
            </w:rPr>
          </w:rPrChange>
        </w:rPr>
        <w:t>of hydrogen is</w:t>
      </w:r>
      <w:r>
        <w:rPr>
          <w:rFonts w:ascii="Times New Roman" w:cs="Times New Roman" w:eastAsia="宋体" w:hAnsi="Times New Roman"/>
          <w:sz w:val="28"/>
          <w:szCs w:val="28"/>
        </w:rPr>
        <w:t xml:space="preserve"> </w:t>
      </w:r>
      <w:r w:rsidRPr="29E0D2BA">
        <w:rPr>
          <w:rFonts w:ascii="Times New Roman" w:cs="Times New Roman" w:eastAsia="宋体" w:hAnsi="Times New Roman"/>
          <w:sz w:val="28"/>
          <w:szCs w:val="28"/>
          <w:rPrChange w:id="5166" w:author="user pc" w:date="2022-03-15T10:14:00Z">
            <w:rPr>
              <w:rFonts w:ascii="Bell MT" w:eastAsia="宋体" w:hAnsi="Bell MT"/>
            </w:rPr>
          </w:rPrChange>
        </w:rPr>
        <w:t>formed when 12g</w:t>
      </w:r>
      <w:r>
        <w:rPr>
          <w:rFonts w:ascii="Times New Roman" w:cs="Times New Roman" w:eastAsia="宋体" w:hAnsi="Times New Roman"/>
          <w:sz w:val="28"/>
          <w:szCs w:val="28"/>
        </w:rPr>
        <w:t xml:space="preserve"> </w:t>
      </w:r>
      <w:r w:rsidRPr="FF0580C7">
        <w:rPr>
          <w:rFonts w:ascii="Times New Roman" w:cs="Times New Roman" w:eastAsia="宋体" w:hAnsi="Times New Roman"/>
          <w:sz w:val="28"/>
          <w:szCs w:val="28"/>
          <w:rPrChange w:id="5167" w:author="user pc" w:date="2022-03-15T10:14:00Z">
            <w:rPr>
              <w:rFonts w:ascii="Bell MT" w:eastAsia="宋体" w:hAnsi="Bell MT"/>
            </w:rPr>
          </w:rPrChange>
        </w:rPr>
        <w:t xml:space="preserve">of </w:t>
      </w:r>
      <w:r>
        <w:rPr>
          <w:rFonts w:ascii="Times New Roman" w:cs="Times New Roman" w:eastAsia="宋体" w:hAnsi="Times New Roman"/>
          <w:sz w:val="28"/>
          <w:szCs w:val="28"/>
        </w:rPr>
        <w:t>magnesium</w:t>
      </w:r>
      <w:r w:rsidRPr="0CD9670F">
        <w:rPr>
          <w:rFonts w:ascii="Times New Roman" w:cs="Times New Roman" w:eastAsia="宋体" w:hAnsi="Times New Roman"/>
          <w:sz w:val="28"/>
          <w:szCs w:val="28"/>
          <w:rPrChange w:id="5168" w:author="user pc" w:date="2022-03-15T10:14:00Z">
            <w:rPr>
              <w:rFonts w:ascii="Bell MT" w:eastAsia="宋体" w:hAnsi="Bell MT"/>
            </w:rPr>
          </w:rPrChange>
        </w:rPr>
        <w:t xml:space="preserve"> react with an excess</w:t>
      </w:r>
      <w:r>
        <w:rPr>
          <w:rFonts w:ascii="Times New Roman" w:cs="Times New Roman" w:eastAsia="宋体" w:hAnsi="Times New Roman"/>
          <w:sz w:val="28"/>
          <w:szCs w:val="28"/>
        </w:rPr>
        <w:t xml:space="preserve"> </w:t>
      </w:r>
      <w:r w:rsidRPr="E6E75EB5">
        <w:rPr>
          <w:rFonts w:ascii="Times New Roman" w:cs="Times New Roman" w:eastAsia="宋体" w:hAnsi="Times New Roman"/>
          <w:sz w:val="28"/>
          <w:szCs w:val="28"/>
          <w:rPrChange w:id="5169" w:author="user pc" w:date="2022-03-15T10:14:00Z">
            <w:rPr>
              <w:rFonts w:ascii="Bell MT" w:eastAsia="宋体" w:hAnsi="Bell MT"/>
            </w:rPr>
          </w:rPrChange>
        </w:rPr>
        <w:t>dilute</w:t>
      </w:r>
      <w:r>
        <w:rPr>
          <w:rFonts w:ascii="Times New Roman" w:cs="Times New Roman" w:eastAsia="宋体" w:hAnsi="Times New Roman"/>
          <w:sz w:val="28"/>
          <w:szCs w:val="28"/>
        </w:rPr>
        <w:t xml:space="preserve"> </w:t>
      </w:r>
      <w:r w:rsidRPr="266AAA85">
        <w:rPr>
          <w:rFonts w:ascii="Times New Roman" w:cs="Times New Roman" w:eastAsia="宋体" w:hAnsi="Times New Roman"/>
          <w:sz w:val="28"/>
          <w:szCs w:val="28"/>
          <w:rPrChange w:id="5170" w:author="user pc" w:date="2022-03-15T10:14:00Z">
            <w:rPr>
              <w:rFonts w:ascii="Bell MT" w:eastAsia="宋体" w:hAnsi="Bell MT"/>
            </w:rPr>
          </w:rPrChange>
        </w:rPr>
        <w:t>acid?</w:t>
      </w:r>
    </w:p>
    <w:p>
      <w:pPr>
        <w:pStyle w:val="style157"/>
        <w:rPr>
          <w:rFonts w:ascii="Times New Roman" w:cs="Times New Roman" w:eastAsia="宋体" w:hAnsi="Times New Roman"/>
          <w:b/>
          <w:sz w:val="28"/>
          <w:szCs w:val="28"/>
          <w:rPrChange w:id="5171" w:author="user pc" w:date="2022-03-15T10:14:00Z">
            <w:rPr>
              <w:rFonts w:ascii="Bell MT" w:eastAsia="宋体" w:hAnsi="Bell MT"/>
              <w:b/>
            </w:rPr>
          </w:rPrChange>
        </w:rPr>
      </w:pPr>
      <w:r w:rsidRPr="3B670260">
        <w:rPr>
          <w:rFonts w:ascii="Times New Roman" w:cs="Times New Roman" w:eastAsia="宋体" w:hAnsi="Times New Roman"/>
          <w:b/>
          <w:sz w:val="28"/>
          <w:szCs w:val="28"/>
          <w:rPrChange w:id="5172"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5173"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174" w:author="user pc" w:date="2022-03-15T10:14:00Z">
            <w:rPr>
              <w:rFonts w:ascii="Bell MT" w:eastAsia="宋体" w:hAnsi="Bell MT"/>
            </w:rPr>
          </w:rPrChange>
        </w:rPr>
      </w:pPr>
      <w:r w:rsidRPr="DC551597">
        <w:rPr>
          <w:rFonts w:ascii="Times New Roman" w:cs="Times New Roman" w:eastAsia="宋体" w:hAnsi="Times New Roman"/>
          <w:sz w:val="28"/>
          <w:szCs w:val="28"/>
          <w:rPrChange w:id="5175" w:author="user pc" w:date="2022-03-15T10:14:00Z">
            <w:rPr>
              <w:rFonts w:ascii="Bell MT" w:eastAsia="宋体" w:hAnsi="Bell MT"/>
            </w:rPr>
          </w:rPrChange>
        </w:rPr>
        <w:t>First,</w:t>
      </w:r>
      <w:r>
        <w:rPr>
          <w:rFonts w:ascii="Times New Roman" w:cs="Times New Roman" w:eastAsia="宋体" w:hAnsi="Times New Roman"/>
          <w:sz w:val="28"/>
          <w:szCs w:val="28"/>
        </w:rPr>
        <w:t xml:space="preserve"> </w:t>
      </w:r>
      <w:r w:rsidRPr="6E81F253">
        <w:rPr>
          <w:rFonts w:ascii="Times New Roman" w:cs="Times New Roman" w:eastAsia="宋体" w:hAnsi="Times New Roman"/>
          <w:sz w:val="28"/>
          <w:szCs w:val="28"/>
          <w:rPrChange w:id="5176" w:author="user pc" w:date="2022-03-15T10:14:00Z">
            <w:rPr>
              <w:rFonts w:ascii="Bell MT" w:eastAsia="宋体" w:hAnsi="Bell MT"/>
            </w:rPr>
          </w:rPrChange>
        </w:rPr>
        <w:t>write the equation for</w:t>
      </w:r>
      <w:r>
        <w:rPr>
          <w:rFonts w:ascii="Times New Roman" w:cs="Times New Roman" w:eastAsia="宋体" w:hAnsi="Times New Roman"/>
          <w:sz w:val="28"/>
          <w:szCs w:val="28"/>
        </w:rPr>
        <w:t xml:space="preserve"> </w:t>
      </w:r>
      <w:r w:rsidRPr="D9FC11DD">
        <w:rPr>
          <w:rFonts w:ascii="Times New Roman" w:cs="Times New Roman" w:eastAsia="宋体" w:hAnsi="Times New Roman"/>
          <w:sz w:val="28"/>
          <w:szCs w:val="28"/>
          <w:rPrChange w:id="5177" w:author="user pc" w:date="2022-03-15T10:14:00Z">
            <w:rPr>
              <w:rFonts w:ascii="Bell MT" w:eastAsia="宋体" w:hAnsi="Bell MT"/>
            </w:rPr>
          </w:rPrChange>
        </w:rPr>
        <w:t>the reaction of magnesium with</w:t>
      </w:r>
      <w:r>
        <w:rPr>
          <w:rFonts w:ascii="Times New Roman" w:cs="Times New Roman" w:eastAsia="宋体" w:hAnsi="Times New Roman"/>
          <w:sz w:val="28"/>
          <w:szCs w:val="28"/>
        </w:rPr>
        <w:t xml:space="preserve"> </w:t>
      </w:r>
      <w:r w:rsidRPr="5FD353AE">
        <w:rPr>
          <w:rFonts w:ascii="Times New Roman" w:cs="Times New Roman" w:eastAsia="宋体" w:hAnsi="Times New Roman"/>
          <w:sz w:val="28"/>
          <w:szCs w:val="28"/>
          <w:rPrChange w:id="5178" w:author="user pc" w:date="2022-03-15T10:14:00Z">
            <w:rPr>
              <w:rFonts w:ascii="Bell MT" w:eastAsia="宋体" w:hAnsi="Bell MT"/>
            </w:rPr>
          </w:rPrChange>
        </w:rPr>
        <w:t>any dilute</w:t>
      </w:r>
      <w:r>
        <w:rPr>
          <w:rFonts w:ascii="Times New Roman" w:cs="Times New Roman" w:eastAsia="宋体" w:hAnsi="Times New Roman"/>
          <w:sz w:val="28"/>
          <w:szCs w:val="28"/>
        </w:rPr>
        <w:t xml:space="preserve"> </w:t>
      </w:r>
      <w:r w:rsidRPr="DA4ED2ED">
        <w:rPr>
          <w:rFonts w:ascii="Times New Roman" w:cs="Times New Roman" w:eastAsia="宋体" w:hAnsi="Times New Roman"/>
          <w:sz w:val="28"/>
          <w:szCs w:val="28"/>
          <w:rPrChange w:id="5179" w:author="user pc" w:date="2022-03-15T10:14:00Z">
            <w:rPr>
              <w:rFonts w:ascii="Bell MT" w:eastAsia="宋体" w:hAnsi="Bell MT"/>
            </w:rPr>
          </w:rPrChange>
        </w:rPr>
        <w:t>acid:</w:t>
      </w:r>
    </w:p>
    <w:p>
      <w:pPr>
        <w:pStyle w:val="style157"/>
        <w:rPr>
          <w:rFonts w:ascii="Times New Roman" w:cs="Times New Roman" w:eastAsia="宋体" w:hAnsi="Times New Roman"/>
          <w:sz w:val="28"/>
          <w:szCs w:val="28"/>
          <w:rPrChange w:id="5180" w:author="user pc" w:date="2022-03-15T10:14:00Z">
            <w:rPr>
              <w:rFonts w:ascii="Bell MT" w:eastAsia="宋体" w:hAnsi="Bell MT"/>
            </w:rPr>
          </w:rPrChange>
        </w:rPr>
      </w:pPr>
      <w:r w:rsidRPr="E022B4C9">
        <w:rPr>
          <w:rFonts w:ascii="Times New Roman" w:cs="Times New Roman" w:eastAsia="宋体" w:hAnsi="Times New Roman"/>
          <w:sz w:val="28"/>
          <w:szCs w:val="28"/>
          <w:rPrChange w:id="5181" w:author="user pc" w:date="2022-03-15T10:14:00Z">
            <w:rPr>
              <w:rFonts w:ascii="Bell MT" w:eastAsia="宋体" w:hAnsi="Bell MT"/>
            </w:rPr>
          </w:rPrChange>
        </w:rPr>
        <w:t>Mg</w:t>
      </w:r>
      <w:r w:rsidRPr="4FC9EF87">
        <w:rPr>
          <w:rFonts w:ascii="Times New Roman" w:cs="Times New Roman" w:eastAsia="宋体" w:hAnsi="Times New Roman"/>
          <w:sz w:val="28"/>
          <w:szCs w:val="28"/>
          <w:vertAlign w:val="subscript"/>
          <w:rPrChange w:id="5182" w:author="user pc" w:date="2022-03-15T10:14:00Z">
            <w:rPr>
              <w:rFonts w:ascii="Bell MT" w:eastAsia="宋体" w:hAnsi="Bell MT"/>
              <w:vertAlign w:val="subscript"/>
            </w:rPr>
          </w:rPrChange>
        </w:rPr>
        <w:t>(s)</w:t>
      </w:r>
      <w:r w:rsidRPr="CF79A856">
        <w:rPr>
          <w:rFonts w:ascii="Times New Roman" w:cs="Times New Roman" w:eastAsia="宋体" w:hAnsi="Times New Roman"/>
          <w:sz w:val="28"/>
          <w:szCs w:val="28"/>
          <w:rPrChange w:id="5183" w:author="user pc" w:date="2022-03-15T10:14:00Z">
            <w:rPr>
              <w:rFonts w:ascii="Bell MT" w:eastAsia="宋体" w:hAnsi="Bell MT"/>
            </w:rPr>
          </w:rPrChange>
        </w:rPr>
        <w:t>+ 2HCl</w:t>
      </w:r>
      <w:r w:rsidRPr="9FA37613">
        <w:rPr>
          <w:rFonts w:ascii="Times New Roman" w:cs="Times New Roman" w:eastAsia="宋体" w:hAnsi="Times New Roman"/>
          <w:sz w:val="28"/>
          <w:szCs w:val="28"/>
          <w:vertAlign w:val="subscript"/>
          <w:rPrChange w:id="5184" w:author="user pc" w:date="2022-03-15T10:14:00Z">
            <w:rPr>
              <w:rFonts w:ascii="Bell MT" w:eastAsia="宋体" w:hAnsi="Bell MT"/>
              <w:vertAlign w:val="subscript"/>
            </w:rPr>
          </w:rPrChange>
        </w:rPr>
        <w:t>(aq)</w:t>
      </w:r>
      <w:r w:rsidRPr="AB3B2C55">
        <w:rPr>
          <w:rFonts w:ascii="Times New Roman" w:cs="Times New Roman" w:eastAsia="宋体" w:hAnsi="Times New Roman"/>
          <w:sz w:val="28"/>
          <w:szCs w:val="28"/>
          <w:rPrChange w:id="5185" w:author="user pc" w:date="2022-03-15T10:14:00Z">
            <w:rPr>
              <w:rFonts w:ascii="Bell MT" w:eastAsia="宋体" w:hAnsi="Bell MT"/>
            </w:rPr>
          </w:rPrChange>
        </w:rPr>
        <w:t>=&gt;MgCl</w:t>
      </w:r>
      <w:r w:rsidRPr="6C682739">
        <w:rPr>
          <w:rFonts w:ascii="Times New Roman" w:cs="Times New Roman" w:eastAsia="宋体" w:hAnsi="Times New Roman"/>
          <w:sz w:val="28"/>
          <w:szCs w:val="28"/>
          <w:vertAlign w:val="subscript"/>
          <w:rPrChange w:id="5186" w:author="user pc" w:date="2022-03-15T10:14:00Z">
            <w:rPr>
              <w:rFonts w:ascii="Bell MT" w:eastAsia="宋体" w:hAnsi="Bell MT"/>
              <w:vertAlign w:val="subscript"/>
            </w:rPr>
          </w:rPrChange>
        </w:rPr>
        <w:t>2(s)</w:t>
      </w:r>
      <w:r w:rsidRPr="6D77E855">
        <w:rPr>
          <w:rFonts w:ascii="Times New Roman" w:cs="Times New Roman" w:eastAsia="宋体" w:hAnsi="Times New Roman"/>
          <w:sz w:val="28"/>
          <w:szCs w:val="28"/>
          <w:rPrChange w:id="5187" w:author="user pc" w:date="2022-03-15T10:14:00Z">
            <w:rPr>
              <w:rFonts w:ascii="Bell MT" w:eastAsia="宋体" w:hAnsi="Bell MT"/>
            </w:rPr>
          </w:rPrChange>
        </w:rPr>
        <w:t>+H</w:t>
      </w:r>
      <w:r w:rsidRPr="A228C3BF">
        <w:rPr>
          <w:rFonts w:ascii="Times New Roman" w:cs="Times New Roman" w:eastAsia="宋体" w:hAnsi="Times New Roman"/>
          <w:sz w:val="28"/>
          <w:szCs w:val="28"/>
          <w:vertAlign w:val="subscript"/>
          <w:rPrChange w:id="5188" w:author="user pc" w:date="2022-03-15T10:14:00Z">
            <w:rPr>
              <w:rFonts w:ascii="Bell MT" w:eastAsia="宋体" w:hAnsi="Bell MT"/>
              <w:vertAlign w:val="subscript"/>
            </w:rPr>
          </w:rPrChange>
        </w:rPr>
        <w:t>2(g)</w:t>
      </w:r>
    </w:p>
    <w:p>
      <w:pPr>
        <w:pStyle w:val="style157"/>
        <w:rPr>
          <w:rFonts w:ascii="Times New Roman" w:cs="Times New Roman" w:eastAsia="宋体" w:hAnsi="Times New Roman"/>
          <w:sz w:val="28"/>
          <w:szCs w:val="28"/>
          <w:rPrChange w:id="5189" w:author="user pc" w:date="2022-03-15T10:14:00Z">
            <w:rPr>
              <w:rFonts w:ascii="Bell MT" w:eastAsia="宋体" w:hAnsi="Bell MT"/>
            </w:rPr>
          </w:rPrChange>
        </w:rPr>
      </w:pPr>
      <w:r w:rsidRPr="5BE01C28">
        <w:rPr>
          <w:rFonts w:ascii="Times New Roman" w:cs="Times New Roman" w:eastAsia="宋体" w:hAnsi="Times New Roman"/>
          <w:sz w:val="28"/>
          <w:szCs w:val="28"/>
          <w:rPrChange w:id="5190" w:author="user pc" w:date="2022-03-15T10:14:00Z">
            <w:rPr>
              <w:rFonts w:ascii="Bell MT" w:eastAsia="宋体" w:hAnsi="Bell MT"/>
            </w:rPr>
          </w:rPrChange>
        </w:rPr>
        <w:t>1 mole: 2moles1mole    : 1mole</w:t>
      </w:r>
    </w:p>
    <w:p>
      <w:pPr>
        <w:pStyle w:val="style157"/>
        <w:rPr>
          <w:rFonts w:ascii="Times New Roman" w:cs="Times New Roman" w:eastAsia="宋体" w:hAnsi="Times New Roman"/>
          <w:sz w:val="28"/>
          <w:szCs w:val="28"/>
          <w:rPrChange w:id="5191" w:author="user pc" w:date="2022-03-15T10:14:00Z">
            <w:rPr>
              <w:rFonts w:ascii="Bell MT" w:eastAsia="宋体" w:hAnsi="Bell MT"/>
            </w:rPr>
          </w:rPrChange>
        </w:rPr>
      </w:pPr>
      <w:r w:rsidRPr="1AA035CF">
        <w:rPr>
          <w:rFonts w:ascii="Times New Roman" w:cs="Times New Roman" w:eastAsia="宋体" w:hAnsi="Times New Roman"/>
          <w:sz w:val="28"/>
          <w:szCs w:val="28"/>
          <w:rPrChange w:id="5192" w:author="user pc" w:date="2022-03-15T10:14:00Z">
            <w:rPr>
              <w:rFonts w:ascii="Bell MT" w:eastAsia="宋体" w:hAnsi="Bell MT"/>
            </w:rPr>
          </w:rPrChange>
        </w:rPr>
        <w:t>The mole of</w:t>
      </w:r>
      <w:r>
        <w:rPr>
          <w:rFonts w:ascii="Times New Roman" w:cs="Times New Roman" w:eastAsia="宋体" w:hAnsi="Times New Roman"/>
          <w:sz w:val="28"/>
          <w:szCs w:val="28"/>
        </w:rPr>
        <w:t xml:space="preserve"> </w:t>
      </w:r>
      <w:r w:rsidRPr="F7243B92">
        <w:rPr>
          <w:rFonts w:ascii="Times New Roman" w:cs="Times New Roman" w:eastAsia="宋体" w:hAnsi="Times New Roman"/>
          <w:sz w:val="28"/>
          <w:szCs w:val="28"/>
          <w:rPrChange w:id="5193" w:author="user pc" w:date="2022-03-15T10:14:00Z">
            <w:rPr>
              <w:rFonts w:ascii="Bell MT" w:eastAsia="宋体" w:hAnsi="Bell MT"/>
            </w:rPr>
          </w:rPrChange>
        </w:rPr>
        <w:t>Mg</w:t>
      </w:r>
      <w:r>
        <w:rPr>
          <w:rFonts w:ascii="Times New Roman" w:cs="Times New Roman" w:eastAsia="宋体" w:hAnsi="Times New Roman"/>
          <w:sz w:val="28"/>
          <w:szCs w:val="28"/>
        </w:rPr>
        <w:t xml:space="preserve"> </w:t>
      </w:r>
      <w:r w:rsidRPr="52E5C120">
        <w:rPr>
          <w:rFonts w:ascii="Times New Roman" w:cs="Times New Roman" w:eastAsia="宋体" w:hAnsi="Times New Roman"/>
          <w:sz w:val="28"/>
          <w:szCs w:val="28"/>
          <w:rPrChange w:id="5194" w:author="user pc" w:date="2022-03-15T10:14:00Z">
            <w:rPr>
              <w:rFonts w:ascii="Bell MT" w:eastAsia="宋体" w:hAnsi="Bell MT"/>
            </w:rPr>
          </w:rPrChange>
        </w:rPr>
        <w:t>in 12gofthemetal:</w:t>
      </w:r>
    </w:p>
    <w:p>
      <w:pPr>
        <w:pStyle w:val="style157"/>
        <w:rPr>
          <w:rFonts w:ascii="Times New Roman" w:cs="Times New Roman" w:eastAsia="宋体" w:hAnsi="Times New Roman"/>
          <w:sz w:val="28"/>
          <w:szCs w:val="28"/>
          <w:rPrChange w:id="5195"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196" w:author="user pc" w:date="2022-03-15T10:14:00Z">
            <w:rPr>
              <w:rFonts w:ascii="Bell MT" w:eastAsia="宋体" w:hAnsi="Bell MT"/>
            </w:rPr>
          </w:rPrChange>
        </w:rPr>
      </w:pPr>
      <w:r w:rsidRPr="502BA53A">
        <w:rPr>
          <w:rFonts w:ascii="Times New Roman" w:cs="Times New Roman" w:eastAsia="宋体" w:hAnsi="Times New Roman"/>
          <w:sz w:val="28"/>
          <w:szCs w:val="28"/>
          <w:rPrChange w:id="5197" w:author="user pc" w:date="2022-03-15T10:14:00Z">
            <w:rPr>
              <w:rFonts w:ascii="Bell MT" w:eastAsia="宋体" w:hAnsi="Bell MT"/>
            </w:rPr>
          </w:rPrChange>
        </w:rPr>
        <w:t>Amount</w:t>
      </w:r>
      <w:r>
        <w:rPr>
          <w:rFonts w:ascii="Times New Roman" w:cs="Times New Roman" w:eastAsia="宋体" w:hAnsi="Times New Roman"/>
          <w:sz w:val="28"/>
          <w:szCs w:val="28"/>
        </w:rPr>
        <w:t xml:space="preserve"> </w:t>
      </w:r>
      <w:r w:rsidRPr="807B2455">
        <w:rPr>
          <w:rFonts w:ascii="Times New Roman" w:cs="Times New Roman" w:eastAsia="宋体" w:hAnsi="Times New Roman"/>
          <w:sz w:val="28"/>
          <w:szCs w:val="28"/>
          <w:rPrChange w:id="5198" w:author="user pc" w:date="2022-03-15T10:14:00Z">
            <w:rPr>
              <w:rFonts w:ascii="Bell MT" w:eastAsia="宋体" w:hAnsi="Bell MT"/>
            </w:rPr>
          </w:rPrChange>
        </w:rPr>
        <w:t>(mol)</w:t>
      </w:r>
      <w:r>
        <w:rPr>
          <w:rFonts w:ascii="Times New Roman" w:cs="Times New Roman" w:eastAsia="宋体" w:hAnsi="Times New Roman"/>
          <w:sz w:val="28"/>
          <w:szCs w:val="28"/>
        </w:rPr>
        <w:t xml:space="preserve"> </w:t>
      </w:r>
      <w:r w:rsidRPr="BC7081E4">
        <w:rPr>
          <w:rFonts w:ascii="Times New Roman" w:cs="Times New Roman" w:eastAsia="宋体" w:hAnsi="Times New Roman"/>
          <w:sz w:val="28"/>
          <w:szCs w:val="28"/>
          <w:rPrChange w:id="5199" w:author="user pc" w:date="2022-03-15T10:14:00Z">
            <w:rPr>
              <w:rFonts w:ascii="Bell MT" w:eastAsia="宋体" w:hAnsi="Bell MT"/>
            </w:rPr>
          </w:rPrChange>
        </w:rPr>
        <w:t>=</w:t>
      </w:r>
      <m:oMath>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sidRPr="C528DAA7">
              <w:rPr>
                <w:rFonts w:ascii="Cambria Math" w:cs="Times New Roman" w:eastAsia="宋体" w:hAnsi="Cambria Math"/>
                <w:sz w:val="28"/>
                <w:szCs w:val="28"/>
                <w:rPrChange w:id="5200" w:author="user pc" w:date="2022-03-15T10:14:00Z">
                  <w:rPr>
                    <w:rFonts w:ascii="Cambria Math" w:eastAsia="宋体" w:hAnsi="Cambria Math"/>
                  </w:rPr>
                </w:rPrChange>
              </w:rPr>
              <m:t xml:space="preserve">mass </m:t>
            </m:r>
            <m:d>
              <m:dPr>
                <m:endChr m:val=")"/>
                <m:ctrlPr>
                  <w:rPr>
                    <w:rFonts w:ascii="Cambria Math" w:cs="Times New Roman" w:eastAsia="宋体" w:hAnsi="Cambria Math"/>
                    <w:i/>
                    <w:sz w:val="28"/>
                    <w:szCs w:val="28"/>
                  </w:rPr>
                </m:ctrlPr>
              </m:dPr>
              <m:e>
                <m:r w:rsidRPr="65196BDA">
                  <w:rPr>
                    <w:rFonts w:ascii="Cambria Math" w:cs="Times New Roman" w:eastAsia="宋体" w:hAnsi="Cambria Math"/>
                    <w:sz w:val="28"/>
                    <w:szCs w:val="28"/>
                    <w:rPrChange w:id="5201" w:author="user pc" w:date="2022-03-15T10:14:00Z">
                      <w:rPr>
                        <w:rFonts w:ascii="Cambria Math" w:eastAsia="宋体" w:hAnsi="Cambria Math"/>
                      </w:rPr>
                    </w:rPrChange>
                  </w:rPr>
                  <m:t>g</m:t>
                </m:r>
              </m:e>
            </m:d>
          </m:num>
          <m:den>
            <m:r w:rsidRPr="9AA8D5A4">
              <w:rPr>
                <w:rFonts w:ascii="Cambria Math" w:cs="Times New Roman" w:eastAsia="宋体" w:hAnsi="Cambria Math"/>
                <w:sz w:val="28"/>
                <w:szCs w:val="28"/>
                <w:rPrChange w:id="5202" w:author="user pc" w:date="2022-03-15T10:14:00Z">
                  <w:rPr>
                    <w:rFonts w:ascii="Cambria Math" w:eastAsia="宋体" w:hAnsi="Cambria Math"/>
                  </w:rPr>
                </w:rPrChange>
              </w:rPr>
              <m:t>Atomic mass</m:t>
            </m:r>
          </m:den>
        </m:f>
      </m:oMath>
    </w:p>
    <w:p>
      <w:pPr>
        <w:pStyle w:val="style157"/>
        <w:rPr>
          <w:rFonts w:ascii="Times New Roman" w:cs="Times New Roman" w:eastAsia="宋体" w:hAnsi="Times New Roman"/>
          <w:sz w:val="28"/>
          <w:szCs w:val="28"/>
          <w:rPrChange w:id="5203"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204" w:author="user pc" w:date="2022-03-15T10:14:00Z">
            <w:rPr>
              <w:rFonts w:ascii="Bell MT" w:eastAsia="宋体" w:hAnsi="Bell MT"/>
            </w:rPr>
          </w:rPrChange>
        </w:rPr>
      </w:pPr>
      <w:r w:rsidRPr="4C0EE05D">
        <w:rPr>
          <w:rFonts w:ascii="Times New Roman" w:cs="Times New Roman" w:eastAsia="宋体" w:hAnsi="Times New Roman"/>
          <w:sz w:val="28"/>
          <w:szCs w:val="28"/>
          <w:rPrChange w:id="5205" w:author="user pc" w:date="2022-03-15T10:14:00Z">
            <w:rPr>
              <w:rFonts w:ascii="Bell MT" w:eastAsia="宋体" w:hAnsi="Bell MT"/>
            </w:rPr>
          </w:rPrChange>
        </w:rPr>
        <w:t>Amount</w:t>
      </w:r>
      <w:r>
        <w:rPr>
          <w:rFonts w:ascii="Times New Roman" w:cs="Times New Roman" w:eastAsia="宋体" w:hAnsi="Times New Roman"/>
          <w:sz w:val="28"/>
          <w:szCs w:val="28"/>
        </w:rPr>
        <w:t xml:space="preserve"> </w:t>
      </w:r>
      <w:r w:rsidRPr="D45FED1F">
        <w:rPr>
          <w:rFonts w:ascii="Times New Roman" w:cs="Times New Roman" w:eastAsia="宋体" w:hAnsi="Times New Roman"/>
          <w:sz w:val="28"/>
          <w:szCs w:val="28"/>
          <w:rPrChange w:id="5206" w:author="user pc" w:date="2022-03-15T10:14:00Z">
            <w:rPr>
              <w:rFonts w:ascii="Bell MT" w:eastAsia="宋体" w:hAnsi="Bell MT"/>
            </w:rPr>
          </w:rPrChange>
        </w:rPr>
        <w:t>=</w:t>
      </w:r>
      <m:oMath>
        <m:f>
          <m:fPr>
            <m:ctrlPr>
              <w:rPr>
                <w:rFonts w:ascii="Cambria Math" w:cs="Times New Roman" w:eastAsia="宋体" w:hAnsi="Cambria Math"/>
                <w:i/>
                <w:sz w:val="28"/>
                <w:szCs w:val="28"/>
              </w:rPr>
            </m:ctrlPr>
          </m:fPr>
          <m:num>
            <m:r w:rsidRPr="EE1ED693">
              <w:rPr>
                <w:rFonts w:ascii="Cambria Math" w:cs="Times New Roman" w:eastAsia="宋体" w:hAnsi="Cambria Math"/>
                <w:sz w:val="28"/>
                <w:szCs w:val="28"/>
                <w:rPrChange w:id="5207" w:author="user pc" w:date="2022-03-15T10:14:00Z">
                  <w:rPr>
                    <w:rFonts w:ascii="Cambria Math" w:eastAsia="宋体" w:hAnsi="Cambria Math"/>
                  </w:rPr>
                </w:rPrChange>
              </w:rPr>
              <m:t>12</m:t>
            </m:r>
          </m:num>
          <m:den>
            <m:r w:rsidRPr="97DE03E3">
              <w:rPr>
                <w:rFonts w:ascii="Cambria Math" w:cs="Times New Roman" w:eastAsia="宋体" w:hAnsi="Cambria Math"/>
                <w:sz w:val="28"/>
                <w:szCs w:val="28"/>
                <w:rPrChange w:id="5208" w:author="user pc" w:date="2022-03-15T10:14:00Z">
                  <w:rPr>
                    <w:rFonts w:ascii="Cambria Math" w:eastAsia="宋体" w:hAnsi="Cambria Math"/>
                  </w:rPr>
                </w:rPrChange>
              </w:rPr>
              <m:t>24</m:t>
            </m:r>
          </m:den>
        </m:f>
        <m:r w:rsidRPr="64FD0ECB">
          <w:rPr>
            <w:rFonts w:ascii="Cambria Math" w:cs="Times New Roman" w:eastAsia="宋体" w:hAnsi="Cambria Math"/>
            <w:sz w:val="28"/>
            <w:szCs w:val="28"/>
            <w:rPrChange w:id="5209" w:author="user pc" w:date="2022-03-15T10:14:00Z">
              <w:rPr>
                <w:rFonts w:ascii="Cambria Math" w:eastAsia="宋体" w:hAnsi="Cambria Math"/>
              </w:rPr>
            </w:rPrChange>
          </w:rPr>
          <m:t>=0.5 moleofMg</m:t>
        </m:r>
      </m:oMath>
    </w:p>
    <w:p>
      <w:pPr>
        <w:pStyle w:val="style157"/>
        <w:rPr>
          <w:rFonts w:ascii="Times New Roman" w:cs="Times New Roman" w:eastAsia="宋体" w:hAnsi="Times New Roman"/>
          <w:sz w:val="28"/>
          <w:szCs w:val="28"/>
          <w:rPrChange w:id="5210" w:author="user pc" w:date="2022-03-15T10:14:00Z">
            <w:rPr>
              <w:rFonts w:ascii="Bell MT" w:eastAsia="宋体" w:hAnsi="Bell MT"/>
            </w:rPr>
          </w:rPrChange>
        </w:rPr>
      </w:pPr>
      <w:r w:rsidRPr="FD7D3981">
        <w:rPr>
          <w:rFonts w:ascii="Times New Roman" w:cs="Times New Roman" w:eastAsia="宋体" w:hAnsi="Times New Roman"/>
          <w:sz w:val="28"/>
          <w:szCs w:val="28"/>
          <w:rPrChange w:id="5211" w:author="user pc" w:date="2022-03-15T10:14:00Z">
            <w:rPr>
              <w:rFonts w:ascii="Bell MT" w:eastAsia="宋体" w:hAnsi="Bell MT"/>
            </w:rPr>
          </w:rPrChange>
        </w:rPr>
        <w:t>The</w:t>
      </w:r>
      <w:r>
        <w:rPr>
          <w:rFonts w:ascii="Times New Roman" w:cs="Times New Roman" w:eastAsia="宋体" w:hAnsi="Times New Roman"/>
          <w:sz w:val="28"/>
          <w:szCs w:val="28"/>
        </w:rPr>
        <w:t xml:space="preserve"> </w:t>
      </w:r>
      <w:r w:rsidRPr="11084345">
        <w:rPr>
          <w:rFonts w:ascii="Times New Roman" w:cs="Times New Roman" w:eastAsia="宋体" w:hAnsi="Times New Roman"/>
          <w:sz w:val="28"/>
          <w:szCs w:val="28"/>
          <w:rPrChange w:id="5212" w:author="user pc" w:date="2022-03-15T10:14:00Z">
            <w:rPr>
              <w:rFonts w:ascii="Bell MT" w:eastAsia="宋体" w:hAnsi="Bell MT"/>
            </w:rPr>
          </w:rPrChange>
        </w:rPr>
        <w:t>volume of</w:t>
      </w:r>
      <w:r>
        <w:rPr>
          <w:rFonts w:ascii="Times New Roman" w:cs="Times New Roman" w:eastAsia="宋体" w:hAnsi="Times New Roman"/>
          <w:sz w:val="28"/>
          <w:szCs w:val="28"/>
        </w:rPr>
        <w:t xml:space="preserve"> </w:t>
      </w:r>
      <w:r w:rsidRPr="8ED74ADD">
        <w:rPr>
          <w:rFonts w:ascii="Times New Roman" w:cs="Times New Roman" w:eastAsia="宋体" w:hAnsi="Times New Roman"/>
          <w:sz w:val="28"/>
          <w:szCs w:val="28"/>
          <w:rPrChange w:id="5213" w:author="user pc" w:date="2022-03-15T10:14:00Z">
            <w:rPr>
              <w:rFonts w:ascii="Bell MT" w:eastAsia="宋体" w:hAnsi="Bell MT"/>
            </w:rPr>
          </w:rPrChange>
        </w:rPr>
        <w:t>hydrogen</w:t>
      </w:r>
      <w:r>
        <w:rPr>
          <w:rFonts w:ascii="Times New Roman" w:cs="Times New Roman" w:eastAsia="宋体" w:hAnsi="Times New Roman"/>
          <w:sz w:val="28"/>
          <w:szCs w:val="28"/>
        </w:rPr>
        <w:t xml:space="preserve"> </w:t>
      </w:r>
      <w:r w:rsidRPr="4F8F409B">
        <w:rPr>
          <w:rFonts w:ascii="Times New Roman" w:cs="Times New Roman" w:eastAsia="宋体" w:hAnsi="Times New Roman"/>
          <w:sz w:val="28"/>
          <w:szCs w:val="28"/>
          <w:rPrChange w:id="5214" w:author="user pc" w:date="2022-03-15T10:14:00Z">
            <w:rPr>
              <w:rFonts w:ascii="Bell MT" w:eastAsia="宋体" w:hAnsi="Bell MT"/>
            </w:rPr>
          </w:rPrChange>
        </w:rPr>
        <w:t>produced</w:t>
      </w:r>
      <w:r>
        <w:rPr>
          <w:rFonts w:ascii="Times New Roman" w:cs="Times New Roman" w:eastAsia="宋体" w:hAnsi="Times New Roman"/>
          <w:sz w:val="28"/>
          <w:szCs w:val="28"/>
        </w:rPr>
        <w:t xml:space="preserve"> </w:t>
      </w:r>
      <w:r w:rsidRPr="E6C719F5">
        <w:rPr>
          <w:rFonts w:ascii="Times New Roman" w:cs="Times New Roman" w:eastAsia="宋体" w:hAnsi="Times New Roman"/>
          <w:sz w:val="28"/>
          <w:szCs w:val="28"/>
          <w:rPrChange w:id="5215" w:author="user pc" w:date="2022-03-15T10:14:00Z">
            <w:rPr>
              <w:rFonts w:ascii="Bell MT" w:eastAsia="宋体" w:hAnsi="Bell MT"/>
            </w:rPr>
          </w:rPrChange>
        </w:rPr>
        <w:t>from 0.5 mole of</w:t>
      </w:r>
      <w:r>
        <w:rPr>
          <w:rFonts w:ascii="Times New Roman" w:cs="Times New Roman" w:eastAsia="宋体" w:hAnsi="Times New Roman"/>
          <w:sz w:val="28"/>
          <w:szCs w:val="28"/>
        </w:rPr>
        <w:t xml:space="preserve"> </w:t>
      </w:r>
      <w:r w:rsidRPr="F563676C">
        <w:rPr>
          <w:rFonts w:ascii="Times New Roman" w:cs="Times New Roman" w:eastAsia="宋体" w:hAnsi="Times New Roman"/>
          <w:sz w:val="28"/>
          <w:szCs w:val="28"/>
          <w:rPrChange w:id="5216" w:author="user pc" w:date="2022-03-15T10:14:00Z">
            <w:rPr>
              <w:rFonts w:ascii="Bell MT" w:eastAsia="宋体" w:hAnsi="Bell MT"/>
            </w:rPr>
          </w:rPrChange>
        </w:rPr>
        <w:t>Mg:</w:t>
      </w:r>
    </w:p>
    <w:p>
      <w:pPr>
        <w:pStyle w:val="style157"/>
        <w:rPr>
          <w:rFonts w:ascii="Times New Roman" w:cs="Times New Roman" w:eastAsia="宋体" w:hAnsi="Times New Roman"/>
          <w:sz w:val="28"/>
          <w:szCs w:val="28"/>
          <w:rPrChange w:id="5217" w:author="user pc" w:date="2022-03-15T10:14:00Z">
            <w:rPr>
              <w:rFonts w:ascii="Bell MT" w:eastAsia="宋体" w:hAnsi="Bell MT"/>
            </w:rPr>
          </w:rPrChange>
        </w:rPr>
      </w:pPr>
      <w:r w:rsidRPr="D93E63D1">
        <w:rPr>
          <w:rFonts w:ascii="Times New Roman" w:cs="Times New Roman" w:eastAsia="宋体" w:hAnsi="Times New Roman"/>
          <w:sz w:val="28"/>
          <w:szCs w:val="28"/>
          <w:rPrChange w:id="5218" w:author="user pc" w:date="2022-03-15T10:14:00Z">
            <w:rPr>
              <w:rFonts w:ascii="Bell MT" w:eastAsia="宋体" w:hAnsi="Bell MT"/>
            </w:rPr>
          </w:rPrChange>
        </w:rPr>
        <w:t>1 mole of</w:t>
      </w:r>
      <w:r>
        <w:rPr>
          <w:rFonts w:ascii="Times New Roman" w:cs="Times New Roman" w:eastAsia="宋体" w:hAnsi="Times New Roman"/>
          <w:sz w:val="28"/>
          <w:szCs w:val="28"/>
        </w:rPr>
        <w:t xml:space="preserve"> </w:t>
      </w:r>
      <w:r w:rsidRPr="4AFE2AFB">
        <w:rPr>
          <w:rFonts w:ascii="Times New Roman" w:cs="Times New Roman" w:eastAsia="宋体" w:hAnsi="Times New Roman"/>
          <w:sz w:val="28"/>
          <w:szCs w:val="28"/>
          <w:rPrChange w:id="5219" w:author="user pc" w:date="2022-03-15T10:14:00Z">
            <w:rPr>
              <w:rFonts w:ascii="Bell MT" w:eastAsia="宋体" w:hAnsi="Bell MT"/>
            </w:rPr>
          </w:rPrChange>
        </w:rPr>
        <w:t>Mg</w:t>
      </w:r>
      <w:r>
        <w:rPr>
          <w:rFonts w:ascii="Times New Roman" w:cs="Times New Roman" w:eastAsia="宋体" w:hAnsi="Times New Roman"/>
          <w:sz w:val="28"/>
          <w:szCs w:val="28"/>
        </w:rPr>
        <w:t xml:space="preserve"> </w:t>
      </w:r>
      <w:r w:rsidRPr="690F4012">
        <w:rPr>
          <w:rFonts w:ascii="Times New Roman" w:cs="Times New Roman" w:eastAsia="宋体" w:hAnsi="Times New Roman"/>
          <w:sz w:val="28"/>
          <w:szCs w:val="28"/>
          <w:rPrChange w:id="5220"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CA2FF583">
        <w:rPr>
          <w:rFonts w:ascii="Times New Roman" w:cs="Times New Roman" w:eastAsia="宋体" w:hAnsi="Times New Roman"/>
          <w:sz w:val="28"/>
          <w:szCs w:val="28"/>
          <w:rPrChange w:id="5221" w:author="user pc" w:date="2022-03-15T10:14:00Z">
            <w:rPr>
              <w:rFonts w:ascii="Bell MT" w:eastAsia="宋体" w:hAnsi="Bell MT"/>
            </w:rPr>
          </w:rPrChange>
        </w:rPr>
        <w:t>22.4dm</w:t>
      </w:r>
      <w:r w:rsidRPr="BB93EA63">
        <w:rPr>
          <w:rFonts w:ascii="Times New Roman" w:cs="Times New Roman" w:eastAsia="宋体" w:hAnsi="Times New Roman"/>
          <w:sz w:val="28"/>
          <w:szCs w:val="28"/>
          <w:vertAlign w:val="superscript"/>
          <w:rPrChange w:id="5222" w:author="user pc" w:date="2022-03-15T10:14:00Z">
            <w:rPr>
              <w:rFonts w:ascii="Bell MT" w:eastAsia="宋体" w:hAnsi="Bell MT"/>
              <w:vertAlign w:val="superscript"/>
            </w:rPr>
          </w:rPrChange>
        </w:rPr>
        <w:t>3</w:t>
      </w:r>
    </w:p>
    <w:p>
      <w:pPr>
        <w:pStyle w:val="style157"/>
        <w:rPr>
          <w:rFonts w:ascii="Times New Roman" w:cs="Times New Roman" w:eastAsia="宋体" w:hAnsi="Times New Roman"/>
          <w:sz w:val="28"/>
          <w:szCs w:val="28"/>
          <w:rPrChange w:id="5223" w:author="user pc" w:date="2022-03-15T10:14:00Z">
            <w:rPr>
              <w:rFonts w:ascii="Bell MT" w:eastAsia="宋体" w:hAnsi="Bell MT"/>
            </w:rPr>
          </w:rPrChange>
        </w:rPr>
      </w:pPr>
      <w:r w:rsidRPr="F7868250">
        <w:rPr>
          <w:rFonts w:ascii="Times New Roman" w:cs="Times New Roman" w:eastAsia="宋体" w:hAnsi="Times New Roman"/>
          <w:sz w:val="28"/>
          <w:szCs w:val="28"/>
          <w:rPrChange w:id="5224" w:author="user pc" w:date="2022-03-15T10:14:00Z">
            <w:rPr>
              <w:rFonts w:ascii="Bell MT" w:eastAsia="宋体" w:hAnsi="Bell MT"/>
            </w:rPr>
          </w:rPrChange>
        </w:rPr>
        <w:t>0.5 mole</w:t>
      </w:r>
      <w:r>
        <w:rPr>
          <w:rFonts w:ascii="Times New Roman" w:cs="Times New Roman" w:eastAsia="宋体" w:hAnsi="Times New Roman"/>
          <w:sz w:val="28"/>
          <w:szCs w:val="28"/>
        </w:rPr>
        <w:t xml:space="preserve"> </w:t>
      </w:r>
      <w:r w:rsidRPr="305D04B5">
        <w:rPr>
          <w:rFonts w:ascii="Times New Roman" w:cs="Times New Roman" w:eastAsia="宋体" w:hAnsi="Times New Roman"/>
          <w:sz w:val="28"/>
          <w:szCs w:val="28"/>
          <w:rPrChange w:id="5225"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F09477CC">
        <w:rPr>
          <w:rFonts w:ascii="Times New Roman" w:cs="Times New Roman" w:eastAsia="宋体" w:hAnsi="Times New Roman"/>
          <w:sz w:val="28"/>
          <w:szCs w:val="28"/>
          <w:rPrChange w:id="5226" w:author="user pc" w:date="2022-03-15T10:14:00Z">
            <w:rPr>
              <w:rFonts w:ascii="Bell MT" w:eastAsia="宋体" w:hAnsi="Bell MT"/>
            </w:rPr>
          </w:rPrChange>
        </w:rPr>
        <w:t>Mg</w:t>
      </w:r>
      <w:r>
        <w:rPr>
          <w:rFonts w:ascii="Times New Roman" w:cs="Times New Roman" w:eastAsia="宋体" w:hAnsi="Times New Roman"/>
          <w:sz w:val="28"/>
          <w:szCs w:val="28"/>
        </w:rPr>
        <w:t xml:space="preserve"> </w:t>
      </w:r>
      <w:r w:rsidRPr="2EAA2A2E">
        <w:rPr>
          <w:rFonts w:ascii="Times New Roman" w:cs="Times New Roman" w:eastAsia="宋体" w:hAnsi="Times New Roman"/>
          <w:sz w:val="28"/>
          <w:szCs w:val="28"/>
          <w:rPrChange w:id="5227"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E3AC9BF8">
        <w:rPr>
          <w:rFonts w:ascii="Times New Roman" w:cs="Times New Roman" w:eastAsia="宋体" w:hAnsi="Times New Roman"/>
          <w:sz w:val="28"/>
          <w:szCs w:val="28"/>
          <w:rPrChange w:id="5228" w:author="user pc" w:date="2022-03-15T10:14:00Z">
            <w:rPr>
              <w:rFonts w:ascii="Bell MT" w:eastAsia="宋体" w:hAnsi="Bell MT"/>
            </w:rPr>
          </w:rPrChange>
        </w:rPr>
        <w:t>?</w:t>
      </w:r>
    </w:p>
    <w:p>
      <w:pPr>
        <w:pStyle w:val="style157"/>
        <w:rPr>
          <w:rFonts w:ascii="Times New Roman" w:cs="Times New Roman" w:eastAsia="宋体" w:hAnsi="Times New Roman"/>
          <w:sz w:val="28"/>
          <w:szCs w:val="28"/>
          <w:rPrChange w:id="5229" w:author="user pc" w:date="2022-03-15T10:14:00Z">
            <w:rPr>
              <w:rFonts w:ascii="Bell MT" w:eastAsia="宋体" w:hAnsi="Bell MT"/>
            </w:rPr>
          </w:rPrChange>
        </w:rPr>
      </w:pPr>
      <m:oMathPara>
        <m:oMathParaPr>
          <m:jc m:val="left"/>
        </m:oMathParaPr>
        <m:oMath>
          <m:f>
            <m:fPr>
              <m:ctrlPr>
                <w:rPr>
                  <w:rFonts w:ascii="Cambria Math" w:cs="Times New Roman" w:eastAsia="宋体" w:hAnsi="Cambria Math"/>
                  <w:i/>
                  <w:sz w:val="28"/>
                  <w:szCs w:val="28"/>
                </w:rPr>
              </m:ctrlPr>
            </m:fPr>
            <m:num>
              <m:r w:rsidRPr="CFC7E413">
                <w:rPr>
                  <w:rFonts w:ascii="Cambria Math" w:cs="Times New Roman" w:eastAsia="宋体" w:hAnsi="Cambria Math"/>
                  <w:sz w:val="28"/>
                  <w:szCs w:val="28"/>
                  <w:rPrChange w:id="5230" w:author="user pc" w:date="2022-03-15T10:14:00Z">
                    <w:rPr>
                      <w:rFonts w:ascii="Cambria Math" w:eastAsia="宋体" w:hAnsi="Cambria Math"/>
                    </w:rPr>
                  </w:rPrChange>
                </w:rPr>
                <m:t>0.5 ×22.4</m:t>
              </m:r>
            </m:num>
            <m:den>
              <m:r w:rsidRPr="ECFAA84E">
                <w:rPr>
                  <w:rFonts w:ascii="Cambria Math" w:cs="Times New Roman" w:eastAsia="宋体" w:hAnsi="Cambria Math"/>
                  <w:sz w:val="28"/>
                  <w:szCs w:val="28"/>
                  <w:rPrChange w:id="5231" w:author="user pc" w:date="2022-03-15T10:14:00Z">
                    <w:rPr>
                      <w:rFonts w:ascii="Cambria Math" w:eastAsia="宋体" w:hAnsi="Cambria Math"/>
                    </w:rPr>
                  </w:rPrChange>
                </w:rPr>
                <m:t>1</m:t>
              </m:r>
            </m:den>
          </m:f>
          <m:r w:rsidRPr="6B5AD941">
            <w:rPr>
              <w:rFonts w:ascii="Cambria Math" w:cs="Times New Roman" w:eastAsia="宋体" w:hAnsi="Cambria Math"/>
              <w:sz w:val="28"/>
              <w:szCs w:val="28"/>
              <w:rPrChange w:id="5232" w:author="user pc" w:date="2022-03-15T10:14:00Z">
                <w:rPr>
                  <w:rFonts w:ascii="Cambria Math" w:eastAsia="宋体" w:hAnsi="Cambria Math"/>
                </w:rPr>
              </w:rPrChange>
            </w:rPr>
            <m:t>=11.2</m:t>
          </m:r>
          <m:sSup>
            <m:sSupPr>
              <m:ctrlPr>
                <w:rPr>
                  <w:rFonts w:ascii="Cambria Math" w:cs="Times New Roman" w:eastAsia="宋体" w:hAnsi="Cambria Math"/>
                  <w:i/>
                  <w:sz w:val="28"/>
                  <w:szCs w:val="28"/>
                </w:rPr>
              </m:ctrlPr>
            </m:sSupPr>
            <m:e>
              <m:r w:rsidRPr="05F4D00A">
                <w:rPr>
                  <w:rFonts w:ascii="Cambria Math" w:cs="Times New Roman" w:eastAsia="宋体" w:hAnsi="Cambria Math"/>
                  <w:sz w:val="28"/>
                  <w:szCs w:val="28"/>
                  <w:rPrChange w:id="5233" w:author="user pc" w:date="2022-03-15T10:14:00Z">
                    <w:rPr>
                      <w:rFonts w:ascii="Cambria Math" w:eastAsia="宋体" w:hAnsi="Cambria Math"/>
                    </w:rPr>
                  </w:rPrChange>
                </w:rPr>
                <m:t>dm</m:t>
              </m:r>
            </m:e>
            <m:sup>
              <m:r w:rsidRPr="B4161408">
                <w:rPr>
                  <w:rFonts w:ascii="Cambria Math" w:cs="Times New Roman" w:eastAsia="宋体" w:hAnsi="Cambria Math"/>
                  <w:sz w:val="28"/>
                  <w:szCs w:val="28"/>
                  <w:rPrChange w:id="5234" w:author="user pc" w:date="2022-03-15T10:14:00Z">
                    <w:rPr>
                      <w:rFonts w:ascii="Cambria Math" w:eastAsia="宋体" w:hAnsi="Cambria Math"/>
                    </w:rPr>
                  </w:rPrChange>
                </w:rPr>
                <m:t>3</m:t>
              </m:r>
            </m:sup>
          </m:sSup>
          <m:r w:rsidRPr="497BA98D">
            <w:rPr>
              <w:rFonts w:ascii="Cambria Math" w:cs="Times New Roman" w:eastAsia="宋体" w:hAnsi="Cambria Math"/>
              <w:sz w:val="28"/>
              <w:szCs w:val="28"/>
              <w:rPrChange w:id="5235" w:author="user pc" w:date="2022-03-15T10:14:00Z">
                <w:rPr>
                  <w:rFonts w:ascii="Cambria Math" w:eastAsia="宋体" w:hAnsi="Cambria Math"/>
                </w:rPr>
              </w:rPrChange>
            </w:rPr>
            <m:t>.</m:t>
          </m:r>
        </m:oMath>
      </m:oMathPara>
    </w:p>
    <w:p>
      <w:pPr>
        <w:pStyle w:val="style157"/>
        <w:rPr>
          <w:rFonts w:ascii="Times New Roman" w:cs="Times New Roman" w:eastAsia="宋体" w:hAnsi="Times New Roman"/>
          <w:b/>
          <w:sz w:val="28"/>
          <w:szCs w:val="28"/>
        </w:rPr>
      </w:pPr>
      <m:oMathPara>
        <m:oMathParaPr>
          <m:jc m:val="left"/>
        </m:oMathParaPr>
        <m:oMath>
          <m:r w:rsidRPr="58E7C0A9">
            <m:rPr>
              <m:sty m:val="bi"/>
            </m:rPr>
            <w:rPr>
              <w:rFonts w:ascii="Cambria Math" w:cs="Times New Roman" w:eastAsia="宋体" w:hAnsi="Cambria Math"/>
              <w:sz w:val="28"/>
              <w:szCs w:val="28"/>
              <w:rPrChange w:id="5236" w:author="user pc" w:date="2022-03-15T10:14:00Z">
                <w:rPr>
                  <w:rFonts w:ascii="Cambria Math" w:eastAsia="宋体" w:hAnsi="Calibri"/>
                  <w:sz w:val="28"/>
                  <w:szCs w:val="28"/>
                </w:rPr>
              </w:rPrChange>
            </w:rPr>
            <m:t>Since</m:t>
          </m:r>
          <m:r>
            <m:rPr>
              <m:sty m:val="bi"/>
            </m:rPr>
            <w:rPr>
              <w:rFonts w:ascii="Cambria Math" w:cs="Times New Roman" w:eastAsia="宋体" w:hAnsi="Cambria Math"/>
              <w:sz w:val="28"/>
              <w:szCs w:val="28"/>
            </w:rPr>
            <m:t xml:space="preserve"> </m:t>
          </m:r>
          <m:r w:rsidRPr="7E7AEECE">
            <m:rPr>
              <m:sty m:val="bi"/>
            </m:rPr>
            <w:rPr>
              <w:rFonts w:ascii="Cambria Math" w:cs="Times New Roman" w:eastAsia="宋体" w:hAnsi="Cambria Math"/>
              <w:sz w:val="28"/>
              <w:szCs w:val="28"/>
              <w:rPrChange w:id="5237" w:author="user pc" w:date="2022-03-15T10:14:00Z">
                <w:rPr>
                  <w:rFonts w:ascii="Cambria Math" w:eastAsia="宋体" w:hAnsi="Calibri"/>
                  <w:sz w:val="28"/>
                  <w:szCs w:val="28"/>
                </w:rPr>
              </w:rPrChange>
            </w:rPr>
            <m:t>in</m:t>
          </m:r>
          <m:r>
            <m:rPr>
              <m:sty m:val="bi"/>
            </m:rPr>
            <w:rPr>
              <w:rFonts w:ascii="Cambria Math" w:cs="Times New Roman" w:eastAsia="宋体" w:hAnsi="Cambria Math"/>
              <w:sz w:val="28"/>
              <w:szCs w:val="28"/>
            </w:rPr>
            <m:t xml:space="preserve"> </m:t>
          </m:r>
          <m:r w:rsidRPr="BB6291CD">
            <m:rPr>
              <m:sty m:val="bi"/>
            </m:rPr>
            <w:rPr>
              <w:rFonts w:ascii="Cambria Math" w:cs="Times New Roman" w:eastAsia="宋体" w:hAnsi="Cambria Math"/>
              <w:sz w:val="28"/>
              <w:szCs w:val="28"/>
              <w:rPrChange w:id="5238" w:author="user pc" w:date="2022-03-15T10:14:00Z">
                <w:rPr>
                  <w:rFonts w:ascii="Cambria Math" w:eastAsia="宋体" w:hAnsi="Calibri"/>
                  <w:sz w:val="28"/>
                  <w:szCs w:val="28"/>
                </w:rPr>
              </w:rPrChange>
            </w:rPr>
            <m:t>t</m:t>
          </m:r>
          <m:r>
            <m:rPr>
              <m:sty m:val="bi"/>
            </m:rPr>
            <w:rPr>
              <w:rFonts w:ascii="Cambria Math" w:cs="Times New Roman" w:eastAsia="宋体" w:hAnsi="Cambria Math"/>
              <w:sz w:val="28"/>
              <w:szCs w:val="28"/>
            </w:rPr>
            <m:t>h</m:t>
          </m:r>
          <m:r w:rsidRPr="6786CAC7">
            <m:rPr>
              <m:sty m:val="bi"/>
            </m:rPr>
            <w:rPr>
              <w:rFonts w:ascii="Cambria Math" w:cs="Times New Roman" w:eastAsia="宋体" w:hAnsi="Cambria Math"/>
              <w:sz w:val="28"/>
              <w:szCs w:val="28"/>
              <w:rPrChange w:id="5239" w:author="user pc" w:date="2022-03-15T10:14:00Z">
                <w:rPr>
                  <w:rFonts w:ascii="Cambria Math" w:eastAsia="宋体" w:hAnsi="Calibri"/>
                  <w:sz w:val="28"/>
                  <w:szCs w:val="28"/>
                </w:rPr>
              </w:rPrChange>
            </w:rPr>
            <m:t>e</m:t>
          </m:r>
          <m:r>
            <m:rPr>
              <m:sty m:val="bi"/>
            </m:rPr>
            <w:rPr>
              <w:rFonts w:ascii="Cambria Math" w:cs="Times New Roman" w:eastAsia="宋体" w:hAnsi="Cambria Math"/>
              <w:sz w:val="28"/>
              <w:szCs w:val="28"/>
            </w:rPr>
            <m:t xml:space="preserve"> </m:t>
          </m:r>
          <m:r w:rsidRPr="AF6DC917">
            <m:rPr>
              <m:sty m:val="bi"/>
            </m:rPr>
            <w:rPr>
              <w:rFonts w:ascii="Cambria Math" w:cs="Times New Roman" w:eastAsia="宋体" w:hAnsi="Cambria Math"/>
              <w:sz w:val="28"/>
              <w:szCs w:val="28"/>
              <w:rPrChange w:id="5240" w:author="user pc" w:date="2022-03-15T10:14:00Z">
                <w:rPr>
                  <w:rFonts w:ascii="Cambria Math" w:eastAsia="宋体" w:hAnsi="Calibri"/>
                  <w:sz w:val="28"/>
                  <w:szCs w:val="28"/>
                </w:rPr>
              </w:rPrChange>
            </w:rPr>
            <m:t>balance</m:t>
          </m:r>
          <m:r>
            <m:rPr>
              <m:sty m:val="bi"/>
            </m:rPr>
            <w:rPr>
              <w:rFonts w:ascii="Cambria Math" w:cs="Times New Roman" w:eastAsia="宋体" w:hAnsi="Cambria Math"/>
              <w:sz w:val="28"/>
              <w:szCs w:val="28"/>
            </w:rPr>
            <m:t xml:space="preserve"> </m:t>
          </m:r>
          <m:r w:rsidRPr="110F3BBD">
            <m:rPr>
              <m:sty m:val="bi"/>
            </m:rPr>
            <w:rPr>
              <w:rFonts w:ascii="Cambria Math" w:cs="Times New Roman" w:eastAsia="宋体" w:hAnsi="Cambria Math"/>
              <w:sz w:val="28"/>
              <w:szCs w:val="28"/>
              <w:rPrChange w:id="5241" w:author="user pc" w:date="2022-03-15T10:14:00Z">
                <w:rPr>
                  <w:rFonts w:ascii="Cambria Math" w:eastAsia="宋体" w:hAnsi="Calibri"/>
                  <w:sz w:val="28"/>
                  <w:szCs w:val="28"/>
                </w:rPr>
              </w:rPrChange>
            </w:rPr>
            <m:t>c</m:t>
          </m:r>
          <m:r>
            <m:rPr>
              <m:sty m:val="bi"/>
            </m:rPr>
            <w:rPr>
              <w:rFonts w:ascii="Cambria Math" w:cs="Times New Roman" w:eastAsia="宋体" w:hAnsi="Cambria Math"/>
              <w:sz w:val="28"/>
              <w:szCs w:val="28"/>
            </w:rPr>
            <m:t>h</m:t>
          </m:r>
          <m:r w:rsidRPr="D02AA997">
            <m:rPr>
              <m:sty m:val="bi"/>
            </m:rPr>
            <w:rPr>
              <w:rFonts w:ascii="Cambria Math" w:cs="Times New Roman" w:eastAsia="宋体" w:hAnsi="Cambria Math"/>
              <w:sz w:val="28"/>
              <w:szCs w:val="28"/>
              <w:rPrChange w:id="5242" w:author="user pc" w:date="2022-03-15T10:14:00Z">
                <w:rPr>
                  <w:rFonts w:ascii="Cambria Math" w:eastAsia="宋体" w:hAnsi="Calibri"/>
                  <w:sz w:val="28"/>
                  <w:szCs w:val="28"/>
                </w:rPr>
              </w:rPrChange>
            </w:rPr>
            <m:t>emical</m:t>
          </m:r>
          <m:r>
            <m:rPr>
              <m:sty m:val="bi"/>
            </m:rPr>
            <w:rPr>
              <w:rFonts w:ascii="Cambria Math" w:cs="Times New Roman" w:eastAsia="宋体" w:hAnsi="Cambria Math"/>
              <w:sz w:val="28"/>
              <w:szCs w:val="28"/>
            </w:rPr>
            <m:t xml:space="preserve"> </m:t>
          </m:r>
          <m:r w:rsidRPr="66767CFA">
            <m:rPr>
              <m:sty m:val="bi"/>
            </m:rPr>
            <w:rPr>
              <w:rFonts w:ascii="Cambria Math" w:cs="Times New Roman" w:eastAsia="宋体" w:hAnsi="Cambria Math"/>
              <w:sz w:val="28"/>
              <w:szCs w:val="28"/>
              <w:rPrChange w:id="5243" w:author="user pc" w:date="2022-03-15T10:14:00Z">
                <w:rPr>
                  <w:rFonts w:ascii="Cambria Math" w:eastAsia="宋体" w:hAnsi="Calibri"/>
                  <w:sz w:val="28"/>
                  <w:szCs w:val="28"/>
                </w:rPr>
              </w:rPrChange>
            </w:rPr>
            <m:t>equation, 1 mole</m:t>
          </m:r>
          <m:r>
            <m:rPr>
              <m:sty m:val="bi"/>
            </m:rPr>
            <w:rPr>
              <w:rFonts w:ascii="Cambria Math" w:cs="Times New Roman" w:eastAsia="宋体" w:hAnsi="Cambria Math"/>
              <w:sz w:val="28"/>
              <w:szCs w:val="28"/>
            </w:rPr>
            <m:t xml:space="preserve"> </m:t>
          </m:r>
          <m:r w:rsidRPr="6344CE3F">
            <m:rPr>
              <m:sty m:val="bi"/>
            </m:rPr>
            <w:rPr>
              <w:rFonts w:ascii="Cambria Math" w:cs="Times New Roman" w:eastAsia="宋体" w:hAnsi="Cambria Math"/>
              <w:sz w:val="28"/>
              <w:szCs w:val="28"/>
              <w:rPrChange w:id="5244" w:author="user pc" w:date="2022-03-15T10:14:00Z">
                <w:rPr>
                  <w:rFonts w:ascii="Cambria Math" w:eastAsia="宋体" w:hAnsi="Calibri"/>
                  <w:sz w:val="28"/>
                  <w:szCs w:val="28"/>
                </w:rPr>
              </w:rPrChange>
            </w:rPr>
            <m:t>of</m:t>
          </m:r>
          <m:r>
            <m:rPr>
              <m:sty m:val="bi"/>
            </m:rPr>
            <w:rPr>
              <w:rFonts w:ascii="Cambria Math" w:cs="Times New Roman" w:eastAsia="宋体" w:hAnsi="Cambria Math"/>
              <w:sz w:val="28"/>
              <w:szCs w:val="28"/>
            </w:rPr>
            <m:t xml:space="preserve"> </m:t>
          </m:r>
          <m:r w:rsidRPr="826F6AEA">
            <m:rPr>
              <m:sty m:val="bi"/>
            </m:rPr>
            <w:rPr>
              <w:rFonts w:ascii="Cambria Math" w:cs="Times New Roman" w:eastAsia="宋体" w:hAnsi="Cambria Math"/>
              <w:sz w:val="28"/>
              <w:szCs w:val="28"/>
              <w:rPrChange w:id="5245" w:author="user pc" w:date="2022-03-15T10:14:00Z">
                <w:rPr>
                  <w:rFonts w:ascii="Cambria Math" w:eastAsia="宋体" w:hAnsi="Calibri"/>
                  <w:sz w:val="28"/>
                  <w:szCs w:val="28"/>
                </w:rPr>
              </w:rPrChange>
            </w:rPr>
            <m:t>Mg</m:t>
          </m:r>
          <m:r>
            <m:rPr>
              <m:sty m:val="bi"/>
            </m:rPr>
            <w:rPr>
              <w:rFonts w:ascii="Cambria Math" w:cs="Times New Roman" w:eastAsia="宋体" w:hAnsi="Cambria Math"/>
              <w:sz w:val="28"/>
              <w:szCs w:val="28"/>
            </w:rPr>
            <m:t xml:space="preserve"> </m:t>
          </m:r>
        </m:oMath>
      </m:oMathPara>
    </w:p>
    <w:p>
      <w:pPr>
        <w:pStyle w:val="style157"/>
        <w:rPr>
          <w:rFonts w:ascii="Times New Roman" w:cs="Times New Roman" w:eastAsia="宋体" w:hAnsi="Times New Roman"/>
          <w:b/>
          <w:sz w:val="28"/>
          <w:szCs w:val="28"/>
          <w:rPrChange w:id="5246" w:author="user pc" w:date="2022-03-15T10:14:00Z">
            <w:rPr>
              <w:rFonts w:ascii="Bell MT" w:eastAsia="宋体" w:hAnsi="Bell MT"/>
            </w:rPr>
          </w:rPrChange>
        </w:rPr>
      </w:pPr>
      <m:oMath>
        <m:r w:rsidRPr="2C89DFF5">
          <m:rPr>
            <m:sty m:val="bi"/>
          </m:rPr>
          <w:rPr>
            <w:rFonts w:ascii="Cambria Math" w:cs="Times New Roman" w:eastAsia="宋体" w:hAnsi="Cambria Math"/>
            <w:sz w:val="28"/>
            <w:szCs w:val="28"/>
            <w:rPrChange w:id="5247" w:author="user pc" w:date="2022-03-15T10:14:00Z">
              <w:rPr>
                <w:rFonts w:ascii="Cambria Math" w:eastAsia="宋体" w:hAnsi="Calibri"/>
                <w:sz w:val="28"/>
                <w:szCs w:val="28"/>
              </w:rPr>
            </w:rPrChange>
          </w:rPr>
          <m:t>produces 1 mole</m:t>
        </m:r>
        <m:r>
          <m:rPr>
            <m:sty m:val="bi"/>
          </m:rPr>
          <w:rPr>
            <w:rFonts w:ascii="Cambria Math" w:cs="Times New Roman" w:eastAsia="宋体" w:hAnsi="Cambria Math"/>
            <w:sz w:val="28"/>
            <w:szCs w:val="28"/>
          </w:rPr>
          <m:t xml:space="preserve"> </m:t>
        </m:r>
        <m:r w:rsidRPr="2973E74A">
          <m:rPr>
            <m:sty m:val="bi"/>
          </m:rPr>
          <w:rPr>
            <w:rFonts w:ascii="Cambria Math" w:cs="Times New Roman" w:eastAsia="宋体" w:hAnsi="Cambria Math"/>
            <w:sz w:val="28"/>
            <w:szCs w:val="28"/>
            <w:rPrChange w:id="5248" w:author="user pc" w:date="2022-03-15T10:14:00Z">
              <w:rPr>
                <w:rFonts w:ascii="Cambria Math" w:eastAsia="宋体" w:hAnsi="Calibri"/>
                <w:sz w:val="28"/>
                <w:szCs w:val="28"/>
              </w:rPr>
            </w:rPrChange>
          </w:rPr>
          <m:t>of</m:t>
        </m:r>
        <m:r>
          <m:rPr>
            <m:sty m:val="bi"/>
          </m:rPr>
          <w:rPr>
            <w:rFonts w:ascii="Cambria Math" w:cs="Times New Roman" w:eastAsia="宋体" w:hAnsi="Cambria Math"/>
            <w:sz w:val="28"/>
            <w:szCs w:val="28"/>
          </w:rPr>
          <m:t xml:space="preserve"> </m:t>
        </m:r>
        <m:sSub>
          <m:sSubPr>
            <m:ctrlPr>
              <w:rPr>
                <w:rFonts w:ascii="Cambria Math" w:cs="Times New Roman" w:eastAsia="宋体" w:hAnsi="Cambria Math"/>
                <w:b/>
                <w:i/>
                <w:sz w:val="28"/>
                <w:szCs w:val="28"/>
              </w:rPr>
            </m:ctrlPr>
          </m:sSubPr>
          <m:e>
            <m:r w:rsidRPr="3231258E">
              <m:rPr>
                <m:sty m:val="bi"/>
              </m:rPr>
              <w:rPr>
                <w:rFonts w:ascii="Cambria Math" w:cs="Times New Roman" w:eastAsia="宋体" w:hAnsi="Cambria Math"/>
                <w:sz w:val="28"/>
                <w:szCs w:val="28"/>
                <w:rPrChange w:id="5249" w:author="user pc" w:date="2022-03-15T10:14:00Z">
                  <w:rPr>
                    <w:rFonts w:ascii="Cambria Math" w:eastAsia="宋体" w:hAnsi="Calibri"/>
                    <w:sz w:val="28"/>
                    <w:szCs w:val="28"/>
                  </w:rPr>
                </w:rPrChange>
              </w:rPr>
              <m:t>H</m:t>
            </m:r>
          </m:e>
          <m:sub>
            <m:r w:rsidRPr="F6064CD2">
              <m:rPr>
                <m:sty m:val="bi"/>
              </m:rPr>
              <w:rPr>
                <w:rFonts w:ascii="Cambria Math" w:cs="Times New Roman" w:eastAsia="宋体" w:hAnsi="Cambria Math"/>
                <w:sz w:val="28"/>
                <w:szCs w:val="28"/>
                <w:rPrChange w:id="5250" w:author="user pc" w:date="2022-03-15T10:14:00Z">
                  <w:rPr>
                    <w:rFonts w:ascii="Cambria Math" w:eastAsia="宋体" w:hAnsi="Calibri"/>
                    <w:sz w:val="28"/>
                    <w:szCs w:val="28"/>
                  </w:rPr>
                </w:rPrChange>
              </w:rPr>
              <m:t>2</m:t>
            </m:r>
          </m:sub>
        </m:sSub>
        <m:r w:rsidRPr="B11F144F">
          <m:rPr>
            <m:sty m:val="bi"/>
          </m:rPr>
          <w:rPr>
            <w:rFonts w:ascii="Cambria Math" w:cs="Times New Roman" w:eastAsia="宋体" w:hAnsi="Cambria Math"/>
            <w:sz w:val="28"/>
            <w:szCs w:val="28"/>
            <w:rPrChange w:id="5251" w:author="user pc" w:date="2022-03-15T10:14:00Z">
              <w:rPr>
                <w:rFonts w:ascii="Cambria Math" w:eastAsia="宋体" w:hAnsi="Calibri"/>
                <w:sz w:val="28"/>
                <w:szCs w:val="28"/>
              </w:rPr>
            </w:rPrChange>
          </w:rPr>
          <m:t>.Hence, t</m:t>
        </m:r>
        <m:r>
          <m:rPr>
            <m:sty m:val="bi"/>
          </m:rPr>
          <w:rPr>
            <w:rFonts w:ascii="Cambria Math" w:cs="Times New Roman" w:eastAsia="宋体" w:hAnsi="Cambria Math"/>
            <w:sz w:val="28"/>
            <w:szCs w:val="28"/>
          </w:rPr>
          <m:t>h</m:t>
        </m:r>
        <m:r w:rsidRPr="9D1783B5">
          <m:rPr>
            <m:sty m:val="bi"/>
          </m:rPr>
          <w:rPr>
            <w:rFonts w:ascii="Cambria Math" w:cs="Times New Roman" w:eastAsia="宋体" w:hAnsi="Cambria Math"/>
            <w:sz w:val="28"/>
            <w:szCs w:val="28"/>
            <w:rPrChange w:id="5252" w:author="user pc" w:date="2022-03-15T10:14:00Z">
              <w:rPr>
                <w:rFonts w:ascii="Cambria Math" w:eastAsia="宋体" w:hAnsi="Calibri"/>
                <w:sz w:val="28"/>
                <w:szCs w:val="28"/>
              </w:rPr>
            </w:rPrChange>
          </w:rPr>
          <m:t>e</m:t>
        </m:r>
        <m:r>
          <m:rPr>
            <m:sty m:val="bi"/>
          </m:rPr>
          <w:rPr>
            <w:rFonts w:ascii="Cambria Math" w:cs="Times New Roman" w:eastAsia="宋体" w:hAnsi="Cambria Math"/>
            <w:sz w:val="28"/>
            <w:szCs w:val="28"/>
          </w:rPr>
          <m:t xml:space="preserve"> </m:t>
        </m:r>
        <m:r w:rsidRPr="1F612F1B">
          <m:rPr>
            <m:sty m:val="bi"/>
          </m:rPr>
          <w:rPr>
            <w:rFonts w:ascii="Cambria Math" w:cs="Times New Roman" w:eastAsia="宋体" w:hAnsi="Cambria Math"/>
            <w:sz w:val="28"/>
            <w:szCs w:val="28"/>
            <w:rPrChange w:id="5253" w:author="user pc" w:date="2022-03-15T10:14:00Z">
              <w:rPr>
                <w:rFonts w:ascii="Cambria Math" w:eastAsia="宋体" w:hAnsi="Calibri"/>
                <w:sz w:val="28"/>
                <w:szCs w:val="28"/>
              </w:rPr>
            </w:rPrChange>
          </w:rPr>
          <m:t>volume</m:t>
        </m:r>
        <m:r>
          <m:rPr>
            <m:sty m:val="bi"/>
          </m:rPr>
          <w:rPr>
            <w:rFonts w:ascii="Cambria Math" w:cs="Times New Roman" w:eastAsia="宋体" w:hAnsi="Cambria Math"/>
            <w:sz w:val="28"/>
            <w:szCs w:val="28"/>
          </w:rPr>
          <m:t xml:space="preserve"> </m:t>
        </m:r>
        <m:r w:rsidRPr="2AA18976">
          <m:rPr>
            <m:sty m:val="bi"/>
          </m:rPr>
          <w:rPr>
            <w:rFonts w:ascii="Cambria Math" w:cs="Times New Roman" w:eastAsia="宋体" w:hAnsi="Cambria Math"/>
            <w:sz w:val="28"/>
            <w:szCs w:val="28"/>
            <w:rPrChange w:id="5254" w:author="user pc" w:date="2022-03-15T10:14:00Z">
              <w:rPr>
                <w:rFonts w:ascii="Cambria Math" w:eastAsia="宋体" w:hAnsi="Calibri"/>
                <w:sz w:val="28"/>
                <w:szCs w:val="28"/>
              </w:rPr>
            </w:rPrChange>
          </w:rPr>
          <m:t>of</m:t>
        </m:r>
        <m:r>
          <m:rPr>
            <m:sty m:val="bi"/>
          </m:rPr>
          <w:rPr>
            <w:rFonts w:ascii="Cambria Math" w:cs="Times New Roman" w:eastAsia="宋体" w:hAnsi="Cambria Math"/>
            <w:sz w:val="28"/>
            <w:szCs w:val="28"/>
          </w:rPr>
          <m:t xml:space="preserve"> </m:t>
        </m:r>
        <m:sSub>
          <m:sSubPr>
            <m:ctrlPr>
              <w:rPr>
                <w:rFonts w:ascii="Cambria Math" w:cs="Times New Roman" w:eastAsia="宋体" w:hAnsi="Cambria Math"/>
                <w:b/>
                <w:i/>
                <w:sz w:val="28"/>
                <w:szCs w:val="28"/>
              </w:rPr>
            </m:ctrlPr>
          </m:sSubPr>
          <m:e>
            <m:r w:rsidRPr="10EC389A">
              <m:rPr>
                <m:sty m:val="bi"/>
              </m:rPr>
              <w:rPr>
                <w:rFonts w:ascii="Cambria Math" w:cs="Times New Roman" w:eastAsia="宋体" w:hAnsi="Cambria Math"/>
                <w:sz w:val="28"/>
                <w:szCs w:val="28"/>
                <w:rPrChange w:id="5255" w:author="user pc" w:date="2022-03-15T10:14:00Z">
                  <w:rPr>
                    <w:rFonts w:ascii="Cambria Math" w:eastAsia="宋体" w:hAnsi="Calibri"/>
                    <w:sz w:val="28"/>
                    <w:szCs w:val="28"/>
                  </w:rPr>
                </w:rPrChange>
              </w:rPr>
              <m:t>H</m:t>
            </m:r>
          </m:e>
          <m:sub>
            <m:r w:rsidRPr="9311F278">
              <m:rPr>
                <m:sty m:val="bi"/>
              </m:rPr>
              <w:rPr>
                <w:rFonts w:ascii="Cambria Math" w:cs="Times New Roman" w:eastAsia="宋体" w:hAnsi="Cambria Math"/>
                <w:sz w:val="28"/>
                <w:szCs w:val="28"/>
                <w:rPrChange w:id="5256" w:author="user pc" w:date="2022-03-15T10:14:00Z">
                  <w:rPr>
                    <w:rFonts w:ascii="Cambria Math" w:eastAsia="宋体" w:hAnsi="Calibri"/>
                    <w:sz w:val="28"/>
                    <w:szCs w:val="28"/>
                  </w:rPr>
                </w:rPrChange>
              </w:rPr>
              <m:t>2</m:t>
            </m:r>
          </m:sub>
        </m:sSub>
        <m:r w:rsidRPr="F1474790">
          <m:rPr>
            <m:sty m:val="bi"/>
          </m:rPr>
          <w:rPr>
            <w:rFonts w:ascii="Cambria Math" w:cs="Times New Roman" w:eastAsia="宋体" w:hAnsi="Cambria Math"/>
            <w:sz w:val="28"/>
            <w:szCs w:val="28"/>
            <w:rPrChange w:id="5257" w:author="user pc" w:date="2022-03-15T10:14:00Z">
              <w:rPr>
                <w:rFonts w:ascii="Cambria Math" w:eastAsia="宋体" w:hAnsi="Calibri"/>
                <w:sz w:val="28"/>
                <w:szCs w:val="28"/>
              </w:rPr>
            </w:rPrChange>
          </w:rPr>
          <m:t>=11.</m:t>
        </m:r>
        <m:sSup>
          <m:sSupPr>
            <m:ctrlPr>
              <w:rPr>
                <w:rFonts w:ascii="Cambria Math" w:cs="Times New Roman" w:eastAsia="宋体" w:hAnsi="Cambria Math"/>
                <w:b/>
                <w:i/>
                <w:sz w:val="28"/>
                <w:szCs w:val="28"/>
              </w:rPr>
            </m:ctrlPr>
          </m:sSupPr>
          <m:e>
            <m:r w:rsidRPr="637959D2">
              <m:rPr>
                <m:sty m:val="bi"/>
              </m:rPr>
              <w:rPr>
                <w:rFonts w:ascii="Cambria Math" w:cs="Times New Roman" w:eastAsia="宋体" w:hAnsi="Cambria Math"/>
                <w:sz w:val="28"/>
                <w:szCs w:val="28"/>
                <w:rPrChange w:id="5258" w:author="user pc" w:date="2022-03-15T10:14:00Z">
                  <w:rPr>
                    <w:rFonts w:ascii="Cambria Math" w:eastAsia="宋体" w:hAnsi="Calibri"/>
                    <w:sz w:val="28"/>
                    <w:szCs w:val="28"/>
                  </w:rPr>
                </w:rPrChange>
              </w:rPr>
              <m:t>dm</m:t>
            </m:r>
          </m:e>
          <m:sup>
            <m:r w:rsidRPr="BCAE85D9">
              <m:rPr>
                <m:sty m:val="bi"/>
              </m:rPr>
              <w:rPr>
                <w:rFonts w:ascii="Cambria Math" w:cs="Times New Roman" w:eastAsia="宋体" w:hAnsi="Cambria Math"/>
                <w:sz w:val="28"/>
                <w:szCs w:val="28"/>
                <w:rPrChange w:id="5259" w:author="user pc" w:date="2022-03-15T10:14:00Z">
                  <w:rPr>
                    <w:rFonts w:ascii="Cambria Math" w:eastAsia="宋体" w:hAnsi="Calibri"/>
                    <w:sz w:val="28"/>
                    <w:szCs w:val="28"/>
                  </w:rPr>
                </w:rPrChange>
              </w:rPr>
              <m:t>3</m:t>
            </m:r>
          </m:sup>
        </m:sSup>
        <m:r w:rsidRPr="211AB76B">
          <m:rPr>
            <m:sty m:val="bi"/>
          </m:rPr>
          <w:rPr>
            <w:rFonts w:ascii="Cambria Math" w:cs="Times New Roman" w:eastAsia="宋体" w:hAnsi="Cambria Math"/>
            <w:sz w:val="28"/>
            <w:szCs w:val="28"/>
            <w:rPrChange w:id="5260" w:author="user pc" w:date="2022-03-15T10:14:00Z">
              <w:rPr>
                <w:rFonts w:ascii="Cambria Math" w:eastAsia="宋体" w:hAnsi="Calibri"/>
                <w:sz w:val="28"/>
                <w:szCs w:val="28"/>
              </w:rPr>
            </w:rPrChange>
          </w:rPr>
          <m:t>.</m:t>
        </m:r>
      </m:oMath>
      <w:r>
        <w:rPr>
          <w:rFonts w:ascii="Times New Roman" w:cs="Times New Roman" w:eastAsia="宋体" w:hAnsi="Times New Roman"/>
          <w:b/>
          <w:sz w:val="28"/>
          <w:szCs w:val="28"/>
        </w:rPr>
        <w:t xml:space="preserve"> </w:t>
      </w: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sz w:val="28"/>
          <w:szCs w:val="28"/>
        </w:rPr>
      </w:pPr>
      <w:r w:rsidRPr="2FD55F0F">
        <w:rPr>
          <w:rFonts w:ascii="Times New Roman" w:cs="Times New Roman" w:eastAsia="宋体" w:hAnsi="Times New Roman"/>
          <w:b/>
          <w:sz w:val="28"/>
          <w:szCs w:val="28"/>
          <w:rPrChange w:id="5261" w:author="user pc" w:date="2022-03-15T10:14:00Z">
            <w:rPr>
              <w:rFonts w:ascii="Bell MT" w:eastAsia="宋体" w:hAnsi="Bell MT"/>
              <w:b/>
            </w:rPr>
          </w:rPrChange>
        </w:rPr>
        <w:t>Example5:</w:t>
      </w:r>
      <w:r>
        <w:rPr>
          <w:rFonts w:ascii="Times New Roman" w:cs="Times New Roman" w:eastAsia="宋体" w:hAnsi="Times New Roman"/>
          <w:b/>
          <w:sz w:val="28"/>
          <w:szCs w:val="28"/>
        </w:rPr>
        <w:t xml:space="preserve"> </w:t>
      </w:r>
      <w:r w:rsidRPr="62AEB0BC">
        <w:rPr>
          <w:rFonts w:ascii="Times New Roman" w:cs="Times New Roman" w:eastAsia="宋体" w:hAnsi="Times New Roman"/>
          <w:sz w:val="28"/>
          <w:szCs w:val="28"/>
          <w:rPrChange w:id="5262" w:author="user pc" w:date="2022-03-15T10:14:00Z">
            <w:rPr>
              <w:rFonts w:ascii="Bell MT" w:eastAsia="宋体" w:hAnsi="Bell MT"/>
            </w:rPr>
          </w:rPrChange>
        </w:rPr>
        <w:t>What</w:t>
      </w:r>
      <w:r>
        <w:rPr>
          <w:rFonts w:ascii="Times New Roman" w:cs="Times New Roman" w:eastAsia="宋体" w:hAnsi="Times New Roman"/>
          <w:sz w:val="28"/>
          <w:szCs w:val="28"/>
        </w:rPr>
        <w:t xml:space="preserve"> </w:t>
      </w:r>
      <w:r w:rsidRPr="5E4A3F2E">
        <w:rPr>
          <w:rFonts w:ascii="Times New Roman" w:cs="Times New Roman" w:eastAsia="宋体" w:hAnsi="Times New Roman"/>
          <w:sz w:val="28"/>
          <w:szCs w:val="28"/>
          <w:rPrChange w:id="5263" w:author="user pc" w:date="2022-03-15T10:14:00Z">
            <w:rPr>
              <w:rFonts w:ascii="Bell MT" w:eastAsia="宋体" w:hAnsi="Bell MT"/>
            </w:rPr>
          </w:rPrChange>
        </w:rPr>
        <w:t>is</w:t>
      </w:r>
      <w:r>
        <w:rPr>
          <w:rFonts w:ascii="Times New Roman" w:cs="Times New Roman" w:eastAsia="宋体" w:hAnsi="Times New Roman"/>
          <w:sz w:val="28"/>
          <w:szCs w:val="28"/>
        </w:rPr>
        <w:t xml:space="preserve"> </w:t>
      </w:r>
      <w:r w:rsidRPr="EFA352E5">
        <w:rPr>
          <w:rFonts w:ascii="Times New Roman" w:cs="Times New Roman" w:eastAsia="宋体" w:hAnsi="Times New Roman"/>
          <w:sz w:val="28"/>
          <w:szCs w:val="28"/>
          <w:rPrChange w:id="5264" w:author="user pc" w:date="2022-03-15T10:14:00Z">
            <w:rPr>
              <w:rFonts w:ascii="Bell MT" w:eastAsia="宋体" w:hAnsi="Bell MT"/>
            </w:rPr>
          </w:rPrChange>
        </w:rPr>
        <w:t>the</w:t>
      </w:r>
      <w:r>
        <w:rPr>
          <w:rFonts w:ascii="Times New Roman" w:cs="Times New Roman" w:eastAsia="宋体" w:hAnsi="Times New Roman"/>
          <w:sz w:val="28"/>
          <w:szCs w:val="28"/>
        </w:rPr>
        <w:t xml:space="preserve"> </w:t>
      </w:r>
      <w:r w:rsidRPr="F09DEEAC">
        <w:rPr>
          <w:rFonts w:ascii="Times New Roman" w:cs="Times New Roman" w:eastAsia="宋体" w:hAnsi="Times New Roman"/>
          <w:sz w:val="28"/>
          <w:szCs w:val="28"/>
          <w:rPrChange w:id="5265" w:author="user pc" w:date="2022-03-15T10:14:00Z">
            <w:rPr>
              <w:rFonts w:ascii="Bell MT" w:eastAsia="宋体" w:hAnsi="Bell MT"/>
            </w:rPr>
          </w:rPrChange>
        </w:rPr>
        <w:t>volume of carbon dioxide</w:t>
      </w:r>
      <w:r>
        <w:rPr>
          <w:rFonts w:ascii="Times New Roman" w:cs="Times New Roman" w:eastAsia="宋体" w:hAnsi="Times New Roman"/>
          <w:sz w:val="28"/>
          <w:szCs w:val="28"/>
        </w:rPr>
        <w:t xml:space="preserve"> </w:t>
      </w:r>
      <w:r w:rsidRPr="A26028F8">
        <w:rPr>
          <w:rFonts w:ascii="Times New Roman" w:cs="Times New Roman" w:eastAsia="宋体" w:hAnsi="Times New Roman"/>
          <w:sz w:val="28"/>
          <w:szCs w:val="28"/>
          <w:rPrChange w:id="5266" w:author="user pc" w:date="2022-03-15T10:14:00Z">
            <w:rPr>
              <w:rFonts w:ascii="Bell MT" w:eastAsia="宋体" w:hAnsi="Bell MT"/>
            </w:rPr>
          </w:rPrChange>
        </w:rPr>
        <w:t>obtained</w:t>
      </w:r>
      <w:r>
        <w:rPr>
          <w:rFonts w:ascii="Times New Roman" w:cs="Times New Roman" w:eastAsia="宋体" w:hAnsi="Times New Roman"/>
          <w:sz w:val="28"/>
          <w:szCs w:val="28"/>
        </w:rPr>
        <w:t xml:space="preserve"> </w:t>
      </w:r>
      <w:r w:rsidRPr="C8CD68D7">
        <w:rPr>
          <w:rFonts w:ascii="Times New Roman" w:cs="Times New Roman" w:eastAsia="宋体" w:hAnsi="Times New Roman"/>
          <w:sz w:val="28"/>
          <w:szCs w:val="28"/>
          <w:rPrChange w:id="5267" w:author="user pc" w:date="2022-03-15T10:14:00Z">
            <w:rPr>
              <w:rFonts w:ascii="Bell MT" w:eastAsia="宋体" w:hAnsi="Bell MT"/>
            </w:rPr>
          </w:rPrChange>
        </w:rPr>
        <w:t>by</w:t>
      </w:r>
      <w:r>
        <w:rPr>
          <w:rFonts w:ascii="Times New Roman" w:cs="Times New Roman" w:eastAsia="宋体" w:hAnsi="Times New Roman"/>
          <w:sz w:val="28"/>
          <w:szCs w:val="28"/>
        </w:rPr>
        <w:t xml:space="preserve"> </w:t>
      </w:r>
      <w:r w:rsidRPr="1C4E5FA6">
        <w:rPr>
          <w:rFonts w:ascii="Times New Roman" w:cs="Times New Roman" w:eastAsia="宋体" w:hAnsi="Times New Roman"/>
          <w:sz w:val="28"/>
          <w:szCs w:val="28"/>
          <w:rPrChange w:id="5268" w:author="user pc" w:date="2022-03-15T10:14:00Z">
            <w:rPr>
              <w:rFonts w:ascii="Bell MT" w:eastAsia="宋体" w:hAnsi="Bell MT"/>
            </w:rPr>
          </w:rPrChange>
        </w:rPr>
        <w:t>heating 10</w:t>
      </w:r>
      <w:r>
        <w:rPr>
          <w:rFonts w:ascii="Times New Roman" w:cs="Times New Roman" w:eastAsia="宋体" w:hAnsi="Times New Roman"/>
          <w:sz w:val="28"/>
          <w:szCs w:val="28"/>
        </w:rPr>
        <w:t xml:space="preserve"> </w:t>
      </w:r>
      <w:r w:rsidRPr="8E968A87">
        <w:rPr>
          <w:rFonts w:ascii="Times New Roman" w:cs="Times New Roman" w:eastAsia="宋体" w:hAnsi="Times New Roman"/>
          <w:sz w:val="28"/>
          <w:szCs w:val="28"/>
          <w:rPrChange w:id="5269" w:author="user pc" w:date="2022-03-15T10:14:00Z">
            <w:rPr>
              <w:rFonts w:ascii="Bell MT" w:eastAsia="宋体" w:hAnsi="Bell MT"/>
            </w:rPr>
          </w:rPrChange>
        </w:rPr>
        <w:t>g</w:t>
      </w:r>
      <w:r>
        <w:rPr>
          <w:rFonts w:ascii="Times New Roman" w:cs="Times New Roman" w:eastAsia="宋体" w:hAnsi="Times New Roman"/>
          <w:sz w:val="28"/>
          <w:szCs w:val="28"/>
        </w:rPr>
        <w:t xml:space="preserve"> </w:t>
      </w:r>
      <w:r w:rsidRPr="64302FB8">
        <w:rPr>
          <w:rFonts w:ascii="Times New Roman" w:cs="Times New Roman" w:eastAsia="宋体" w:hAnsi="Times New Roman"/>
          <w:sz w:val="28"/>
          <w:szCs w:val="28"/>
          <w:rPrChange w:id="5270"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C8727A5B">
        <w:rPr>
          <w:rFonts w:ascii="Times New Roman" w:cs="Times New Roman" w:eastAsia="宋体" w:hAnsi="Times New Roman"/>
          <w:sz w:val="28"/>
          <w:szCs w:val="28"/>
          <w:rPrChange w:id="5271" w:author="user pc" w:date="2022-03-15T10:14:00Z">
            <w:rPr>
              <w:rFonts w:ascii="Bell MT" w:eastAsia="宋体" w:hAnsi="Bell MT"/>
            </w:rPr>
          </w:rPrChange>
        </w:rPr>
        <w:t>calcium</w:t>
      </w:r>
      <w:r>
        <w:rPr>
          <w:rFonts w:ascii="Times New Roman" w:cs="Times New Roman" w:eastAsia="宋体" w:hAnsi="Times New Roman"/>
          <w:sz w:val="28"/>
          <w:szCs w:val="28"/>
        </w:rPr>
        <w:t xml:space="preserve"> </w:t>
      </w:r>
      <w:r w:rsidRPr="97202AF6">
        <w:rPr>
          <w:rFonts w:ascii="Times New Roman" w:cs="Times New Roman" w:eastAsia="宋体" w:hAnsi="Times New Roman"/>
          <w:sz w:val="28"/>
          <w:szCs w:val="28"/>
          <w:rPrChange w:id="5272" w:author="user pc" w:date="2022-03-15T10:14:00Z">
            <w:rPr>
              <w:rFonts w:ascii="Bell MT" w:eastAsia="宋体" w:hAnsi="Bell MT"/>
            </w:rPr>
          </w:rPrChange>
        </w:rPr>
        <w:t>trioxocarbonate</w:t>
      </w:r>
      <w:r>
        <w:rPr>
          <w:rFonts w:ascii="Times New Roman" w:cs="Times New Roman" w:eastAsia="宋体" w:hAnsi="Times New Roman"/>
          <w:sz w:val="28"/>
          <w:szCs w:val="28"/>
        </w:rPr>
        <w:t xml:space="preserve"> </w:t>
      </w:r>
      <w:r w:rsidRPr="79A9011C">
        <w:rPr>
          <w:rFonts w:ascii="Times New Roman" w:cs="Times New Roman" w:eastAsia="宋体" w:hAnsi="Times New Roman"/>
          <w:sz w:val="28"/>
          <w:szCs w:val="28"/>
          <w:rPrChange w:id="5273" w:author="user pc" w:date="2022-03-15T10:14:00Z">
            <w:rPr>
              <w:rFonts w:ascii="Bell MT" w:eastAsia="宋体" w:hAnsi="Bell MT"/>
            </w:rPr>
          </w:rPrChange>
        </w:rPr>
        <w:t>(IV)?</w:t>
      </w:r>
    </w:p>
    <w:p>
      <w:pPr>
        <w:pStyle w:val="style157"/>
        <w:rPr>
          <w:rFonts w:ascii="Times New Roman" w:cs="Times New Roman" w:eastAsia="宋体" w:hAnsi="Times New Roman"/>
          <w:sz w:val="28"/>
          <w:szCs w:val="28"/>
          <w:rPrChange w:id="5274" w:author="user pc" w:date="2022-03-15T10:14:00Z">
            <w:rPr>
              <w:rFonts w:ascii="Bell MT" w:eastAsia="宋体" w:hAnsi="Bell MT"/>
            </w:rPr>
          </w:rPrChange>
        </w:rPr>
      </w:pPr>
    </w:p>
    <w:p>
      <w:pPr>
        <w:pStyle w:val="style157"/>
        <w:rPr>
          <w:rFonts w:ascii="Times New Roman" w:cs="Times New Roman" w:eastAsia="宋体" w:hAnsi="Times New Roman"/>
          <w:b/>
          <w:sz w:val="28"/>
          <w:szCs w:val="28"/>
          <w:rPrChange w:id="5275" w:author="user pc" w:date="2022-03-15T10:14:00Z">
            <w:rPr>
              <w:rFonts w:ascii="Bell MT" w:eastAsia="宋体" w:hAnsi="Bell MT"/>
              <w:b/>
            </w:rPr>
          </w:rPrChange>
        </w:rPr>
      </w:pPr>
      <w:r w:rsidRPr="3D5E2B0D">
        <w:rPr>
          <w:rFonts w:ascii="Times New Roman" w:cs="Times New Roman" w:eastAsia="宋体" w:hAnsi="Times New Roman"/>
          <w:b/>
          <w:sz w:val="28"/>
          <w:szCs w:val="28"/>
          <w:rPrChange w:id="5276"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5277" w:author="user pc" w:date="2022-03-15T10:14:00Z">
            <w:rPr>
              <w:rFonts w:ascii="Bell MT" w:eastAsia="宋体" w:hAnsi="Bell MT"/>
            </w:rPr>
          </w:rPrChange>
        </w:rPr>
      </w:pPr>
      <m:oMathPara>
        <m:oMathParaPr>
          <m:jc m:val="left"/>
        </m:oMathParaPr>
        <m:oMath>
          <m:sSub>
            <m:sSubPr>
              <m:ctrlPr>
                <w:rPr>
                  <w:rFonts w:ascii="Cambria Math" w:cs="Times New Roman" w:eastAsia="宋体" w:hAnsi="Cambria Math"/>
                  <w:i/>
                  <w:sz w:val="28"/>
                  <w:szCs w:val="28"/>
                </w:rPr>
              </m:ctrlPr>
            </m:sSubPr>
            <m:e>
              <m:r w:rsidRPr="3DEF3A9F">
                <w:rPr>
                  <w:rFonts w:ascii="Cambria Math" w:cs="Times New Roman" w:eastAsia="宋体" w:hAnsi="Cambria Math"/>
                  <w:sz w:val="28"/>
                  <w:szCs w:val="28"/>
                  <w:rPrChange w:id="5278" w:author="user pc" w:date="2022-03-15T10:14:00Z">
                    <w:rPr>
                      <w:rFonts w:ascii="Cambria Math" w:eastAsia="宋体" w:hAnsi="Cambria Math"/>
                    </w:rPr>
                  </w:rPrChange>
                </w:rPr>
                <m:t>CaCO</m:t>
              </m:r>
            </m:e>
            <m:sub>
              <m:r w:rsidRPr="32B15F7F">
                <w:rPr>
                  <w:rFonts w:ascii="Cambria Math" w:cs="Times New Roman" w:eastAsia="宋体" w:hAnsi="Cambria Math"/>
                  <w:sz w:val="28"/>
                  <w:szCs w:val="28"/>
                  <w:rPrChange w:id="5279"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6484F7B5">
                    <w:rPr>
                      <w:rFonts w:ascii="Cambria Math" w:cs="Times New Roman" w:eastAsia="宋体" w:hAnsi="Cambria Math"/>
                      <w:sz w:val="28"/>
                      <w:szCs w:val="28"/>
                      <w:rPrChange w:id="5280" w:author="user pc" w:date="2022-03-15T10:14:00Z">
                        <w:rPr>
                          <w:rFonts w:ascii="Cambria Math" w:eastAsia="宋体" w:hAnsi="Cambria Math"/>
                        </w:rPr>
                      </w:rPrChange>
                    </w:rPr>
                    <m:t>s</m:t>
                  </m:r>
                </m:e>
              </m:d>
            </m:sub>
          </m:sSub>
          <m:r w:rsidRPr="4F5654F0">
            <w:rPr>
              <w:rFonts w:ascii="Cambria Math" w:cs="Times New Roman" w:eastAsia="宋体" w:hAnsi="Cambria Math"/>
              <w:sz w:val="28"/>
              <w:szCs w:val="28"/>
              <w:rPrChange w:id="5281" w:author="user pc" w:date="2022-03-15T10:14:00Z">
                <w:rPr>
                  <w:rFonts w:ascii="Cambria Math" w:eastAsia="宋体" w:hAnsi="Cambria Math"/>
                </w:rPr>
              </w:rPrChange>
            </w:rPr>
            <m:t xml:space="preserve">   →   </m:t>
          </m:r>
          <m:sSub>
            <m:sSubPr>
              <m:ctrlPr>
                <w:rPr>
                  <w:rFonts w:ascii="Cambria Math" w:cs="Times New Roman" w:eastAsia="宋体" w:hAnsi="Cambria Math"/>
                  <w:i/>
                  <w:sz w:val="28"/>
                  <w:szCs w:val="28"/>
                </w:rPr>
              </m:ctrlPr>
            </m:sSubPr>
            <m:e>
              <m:r w:rsidRPr="B6050782">
                <w:rPr>
                  <w:rFonts w:ascii="Cambria Math" w:cs="Times New Roman" w:eastAsia="宋体" w:hAnsi="Cambria Math"/>
                  <w:sz w:val="28"/>
                  <w:szCs w:val="28"/>
                  <w:rPrChange w:id="5282" w:author="user pc" w:date="2022-03-15T10:14:00Z">
                    <w:rPr>
                      <w:rFonts w:ascii="Cambria Math" w:eastAsia="宋体" w:hAnsi="Cambria Math"/>
                    </w:rPr>
                  </w:rPrChange>
                </w:rPr>
                <m:t>CO</m:t>
              </m:r>
            </m:e>
            <m:sub>
              <m:r w:rsidRPr="222A33FA">
                <w:rPr>
                  <w:rFonts w:ascii="Cambria Math" w:cs="Times New Roman" w:eastAsia="宋体" w:hAnsi="Cambria Math"/>
                  <w:sz w:val="28"/>
                  <w:szCs w:val="28"/>
                  <w:rPrChange w:id="5283"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5412A92D">
                    <w:rPr>
                      <w:rFonts w:ascii="Cambria Math" w:cs="Times New Roman" w:eastAsia="宋体" w:hAnsi="Cambria Math"/>
                      <w:sz w:val="28"/>
                      <w:szCs w:val="28"/>
                      <w:rPrChange w:id="5284" w:author="user pc" w:date="2022-03-15T10:14:00Z">
                        <w:rPr>
                          <w:rFonts w:ascii="Cambria Math" w:eastAsia="宋体" w:hAnsi="Cambria Math"/>
                        </w:rPr>
                      </w:rPrChange>
                    </w:rPr>
                    <m:t>g</m:t>
                  </m:r>
                </m:e>
              </m:d>
            </m:sub>
          </m:sSub>
          <m:r w:rsidRPr="7F90166E">
            <w:rPr>
              <w:rFonts w:ascii="Cambria Math" w:cs="Times New Roman" w:eastAsia="宋体" w:hAnsi="Cambria Math"/>
              <w:sz w:val="28"/>
              <w:szCs w:val="28"/>
              <w:rPrChange w:id="5285" w:author="user pc" w:date="2022-03-15T10:14:00Z">
                <w:rPr>
                  <w:rFonts w:ascii="Cambria Math" w:eastAsia="宋体" w:hAnsi="Cambria Math"/>
                </w:rPr>
              </w:rPrChange>
            </w:rPr>
            <m:t xml:space="preserve">+ </m:t>
          </m:r>
          <m:sSub>
            <m:sSubPr>
              <m:ctrlPr>
                <w:rPr>
                  <w:rFonts w:ascii="Cambria Math" w:cs="Times New Roman" w:eastAsia="宋体" w:hAnsi="Cambria Math"/>
                  <w:i/>
                  <w:sz w:val="28"/>
                  <w:szCs w:val="28"/>
                </w:rPr>
              </m:ctrlPr>
            </m:sSubPr>
            <m:e>
              <m:r w:rsidRPr="59D62B2B">
                <w:rPr>
                  <w:rFonts w:ascii="Cambria Math" w:cs="Times New Roman" w:eastAsia="宋体" w:hAnsi="Cambria Math"/>
                  <w:sz w:val="28"/>
                  <w:szCs w:val="28"/>
                  <w:rPrChange w:id="5286" w:author="user pc" w:date="2022-03-15T10:14:00Z">
                    <w:rPr>
                      <w:rFonts w:ascii="Cambria Math" w:eastAsia="宋体" w:hAnsi="Cambria Math"/>
                    </w:rPr>
                  </w:rPrChange>
                </w:rPr>
                <m:t>CaO</m:t>
              </m:r>
            </m:e>
            <m:sub>
              <m:r w:rsidRPr="22D4F52D">
                <w:rPr>
                  <w:rFonts w:ascii="Cambria Math" w:cs="Times New Roman" w:eastAsia="宋体" w:hAnsi="Cambria Math"/>
                  <w:sz w:val="28"/>
                  <w:szCs w:val="28"/>
                  <w:rPrChange w:id="5287" w:author="user pc" w:date="2022-03-15T10:14:00Z">
                    <w:rPr>
                      <w:rFonts w:ascii="Cambria Math" w:eastAsia="宋体" w:hAnsi="Cambria Math"/>
                    </w:rPr>
                  </w:rPrChange>
                </w:rPr>
                <m:t>(s)</m:t>
              </m:r>
            </m:sub>
          </m:sSub>
        </m:oMath>
      </m:oMathPara>
    </w:p>
    <w:p>
      <w:pPr>
        <w:pStyle w:val="style157"/>
        <w:rPr>
          <w:rFonts w:ascii="Times New Roman" w:cs="Times New Roman" w:eastAsia="宋体" w:hAnsi="Times New Roman"/>
          <w:sz w:val="28"/>
          <w:szCs w:val="28"/>
          <w:vertAlign w:val="subscript"/>
        </w:rPr>
      </w:pPr>
      <w:r w:rsidRPr="C05DC150">
        <w:rPr>
          <w:rFonts w:ascii="Times New Roman" w:cs="Times New Roman" w:eastAsia="宋体" w:hAnsi="Times New Roman"/>
          <w:sz w:val="28"/>
          <w:szCs w:val="28"/>
          <w:rPrChange w:id="5288" w:author="user pc" w:date="2022-03-15T10:14:00Z">
            <w:rPr>
              <w:rFonts w:ascii="Bell MT" w:eastAsia="宋体" w:hAnsi="Bell MT"/>
            </w:rPr>
          </w:rPrChange>
        </w:rPr>
        <w:t xml:space="preserve"> 1mole</w:t>
      </w:r>
      <w:r>
        <w:rPr>
          <w:rFonts w:ascii="Times New Roman" w:cs="Times New Roman" w:eastAsia="宋体" w:hAnsi="Times New Roman"/>
          <w:sz w:val="28"/>
          <w:szCs w:val="28"/>
        </w:rPr>
        <w:t xml:space="preserve"> of CaCO</w:t>
      </w:r>
      <w:r>
        <w:rPr>
          <w:rFonts w:ascii="Times New Roman" w:cs="Times New Roman" w:eastAsia="宋体" w:hAnsi="Times New Roman"/>
          <w:sz w:val="28"/>
          <w:szCs w:val="28"/>
          <w:vertAlign w:val="subscript"/>
        </w:rPr>
        <w:t>3</w:t>
      </w:r>
      <w:r>
        <w:rPr>
          <w:rFonts w:ascii="Times New Roman" w:cs="Times New Roman" w:eastAsia="宋体" w:hAnsi="Times New Roman"/>
          <w:sz w:val="28"/>
          <w:szCs w:val="28"/>
        </w:rPr>
        <w:t xml:space="preserve">  </w:t>
      </w:r>
      <m:oMath>
        <m:r>
          <w:rPr>
            <w:rFonts w:ascii="Cambria Math" w:cs="Times New Roman" w:eastAsia="宋体" w:hAnsi="Cambria Math"/>
            <w:sz w:val="28"/>
            <w:szCs w:val="28"/>
          </w:rPr>
          <m:t xml:space="preserve">→ </m:t>
        </m:r>
      </m:oMath>
      <w:r w:rsidRPr="EEE4568C">
        <w:rPr>
          <w:rFonts w:ascii="Times New Roman" w:cs="Times New Roman" w:eastAsia="宋体" w:hAnsi="Times New Roman"/>
          <w:sz w:val="28"/>
          <w:szCs w:val="28"/>
          <w:rPrChange w:id="5289" w:author="user pc" w:date="2022-03-15T10:14:00Z">
            <w:rPr>
              <w:rFonts w:ascii="Bell MT" w:eastAsia="宋体" w:hAnsi="Bell MT"/>
            </w:rPr>
          </w:rPrChange>
        </w:rPr>
        <w:t>1mole</w:t>
      </w:r>
      <w:r>
        <w:rPr>
          <w:rFonts w:ascii="Times New Roman" w:cs="Times New Roman" w:eastAsia="宋体" w:hAnsi="Times New Roman"/>
          <w:sz w:val="28"/>
          <w:szCs w:val="28"/>
        </w:rPr>
        <w:t xml:space="preserve"> CO</w:t>
      </w:r>
      <w:r>
        <w:rPr>
          <w:rFonts w:ascii="Times New Roman" w:cs="Times New Roman" w:eastAsia="宋体" w:hAnsi="Times New Roman"/>
          <w:sz w:val="28"/>
          <w:szCs w:val="28"/>
          <w:vertAlign w:val="subscript"/>
        </w:rPr>
        <w:t>2</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5290" w:author="user pc" w:date="2022-03-15T10:14:00Z">
            <w:rPr>
              <w:rFonts w:ascii="Bell MT" w:eastAsia="宋体" w:hAnsi="Bell MT"/>
            </w:rPr>
          </w:rPrChange>
        </w:rPr>
      </w:pPr>
      <w:r w:rsidRPr="705FDDE4">
        <w:rPr>
          <w:rFonts w:ascii="Times New Roman" w:cs="Times New Roman" w:eastAsia="宋体" w:hAnsi="Times New Roman"/>
          <w:sz w:val="28"/>
          <w:szCs w:val="28"/>
          <w:rPrChange w:id="5291" w:author="user pc" w:date="2022-03-15T10:14:00Z">
            <w:rPr>
              <w:rFonts w:ascii="Bell MT" w:eastAsia="宋体" w:hAnsi="Bell MT"/>
            </w:rPr>
          </w:rPrChange>
        </w:rPr>
        <w:t>Mole</w:t>
      </w:r>
      <w:r>
        <w:rPr>
          <w:rFonts w:ascii="Times New Roman" w:cs="Times New Roman" w:eastAsia="宋体" w:hAnsi="Times New Roman"/>
          <w:sz w:val="28"/>
          <w:szCs w:val="28"/>
        </w:rPr>
        <w:t xml:space="preserve"> </w:t>
      </w:r>
      <w:r w:rsidRPr="818F02F6">
        <w:rPr>
          <w:rFonts w:ascii="Times New Roman" w:cs="Times New Roman" w:eastAsia="宋体" w:hAnsi="Times New Roman"/>
          <w:sz w:val="28"/>
          <w:szCs w:val="28"/>
          <w:rPrChange w:id="5292" w:author="user pc" w:date="2022-03-15T10:14:00Z">
            <w:rPr>
              <w:rFonts w:ascii="Bell MT" w:eastAsia="宋体" w:hAnsi="Bell MT"/>
            </w:rPr>
          </w:rPrChange>
        </w:rPr>
        <w:t>of</w:t>
      </w:r>
      <m:oMath>
        <m:r>
          <w:rPr>
            <w:rFonts w:ascii="Cambria Math" w:cs="Times New Roman" w:eastAsia="宋体" w:hAnsi="Cambria Math"/>
            <w:sz w:val="28"/>
            <w:szCs w:val="28"/>
          </w:rPr>
          <m:t xml:space="preserve"> </m:t>
        </m:r>
        <m:sSub>
          <m:sSubPr>
            <m:ctrlPr>
              <w:rPr>
                <w:rFonts w:ascii="Cambria Math" w:cs="Times New Roman" w:eastAsia="宋体" w:hAnsi="Cambria Math"/>
                <w:i/>
                <w:sz w:val="28"/>
                <w:szCs w:val="28"/>
              </w:rPr>
            </m:ctrlPr>
          </m:sSubPr>
          <m:e>
            <m:r w:rsidRPr="7FF0A545">
              <w:rPr>
                <w:rFonts w:ascii="Cambria Math" w:cs="Times New Roman" w:eastAsia="宋体" w:hAnsi="Cambria Math"/>
                <w:sz w:val="28"/>
                <w:szCs w:val="28"/>
                <w:rPrChange w:id="5293" w:author="user pc" w:date="2022-03-15T10:14:00Z">
                  <w:rPr>
                    <w:rFonts w:ascii="Cambria Math" w:eastAsia="宋体" w:hAnsi="Cambria Math"/>
                  </w:rPr>
                </w:rPrChange>
              </w:rPr>
              <m:t>CaCO</m:t>
            </m:r>
          </m:e>
          <m:sub>
            <m:r w:rsidRPr="DF762D18">
              <w:rPr>
                <w:rFonts w:ascii="Cambria Math" w:cs="Times New Roman" w:eastAsia="宋体" w:hAnsi="Cambria Math"/>
                <w:sz w:val="28"/>
                <w:szCs w:val="28"/>
                <w:rPrChange w:id="5294"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D31245AC">
                  <w:rPr>
                    <w:rFonts w:ascii="Cambria Math" w:cs="Times New Roman" w:eastAsia="宋体" w:hAnsi="Cambria Math"/>
                    <w:sz w:val="28"/>
                    <w:szCs w:val="28"/>
                    <w:rPrChange w:id="5295" w:author="user pc" w:date="2022-03-15T10:14:00Z">
                      <w:rPr>
                        <w:rFonts w:ascii="Cambria Math" w:eastAsia="宋体" w:hAnsi="Cambria Math"/>
                      </w:rPr>
                    </w:rPrChange>
                  </w:rPr>
                  <m:t>s</m:t>
                </m:r>
              </m:e>
            </m:d>
          </m:sub>
        </m:sSub>
        <m:r w:rsidRPr="F256DB9A">
          <w:rPr>
            <w:rFonts w:ascii="Cambria Math" w:cs="Times New Roman" w:eastAsia="宋体" w:hAnsi="Cambria Math"/>
            <w:sz w:val="28"/>
            <w:szCs w:val="28"/>
            <w:rPrChange w:id="5296" w:author="user pc" w:date="2022-03-15T10:14:00Z">
              <w:rPr>
                <w:rFonts w:ascii="Cambria Math" w:eastAsia="宋体" w:hAnsi="Cambria Math"/>
              </w:rPr>
            </w:rPrChange>
          </w:rPr>
          <m:t>=</m:t>
        </m:r>
        <m:f>
          <m:fPr>
            <m:ctrlPr>
              <w:rPr>
                <w:rFonts w:ascii="Cambria Math" w:cs="Times New Roman" w:eastAsia="宋体" w:hAnsi="Cambria Math"/>
                <w:i/>
                <w:sz w:val="28"/>
                <w:szCs w:val="28"/>
              </w:rPr>
            </m:ctrlPr>
          </m:fPr>
          <m:num>
            <m:r w:rsidRPr="CD76FF28">
              <w:rPr>
                <w:rFonts w:ascii="Cambria Math" w:cs="Times New Roman" w:eastAsia="宋体" w:hAnsi="Cambria Math"/>
                <w:sz w:val="28"/>
                <w:szCs w:val="28"/>
                <w:rPrChange w:id="5297" w:author="user pc" w:date="2022-03-15T10:14:00Z">
                  <w:rPr>
                    <w:rFonts w:ascii="Cambria Math" w:eastAsia="宋体" w:hAnsi="Cambria Math"/>
                  </w:rPr>
                </w:rPrChange>
              </w:rPr>
              <m:t>reacting mass</m:t>
            </m:r>
          </m:num>
          <m:den>
            <m:r w:rsidRPr="99001BBB">
              <w:rPr>
                <w:rFonts w:ascii="Cambria Math" w:cs="Times New Roman" w:eastAsia="宋体" w:hAnsi="Cambria Math"/>
                <w:sz w:val="28"/>
                <w:szCs w:val="28"/>
                <w:rPrChange w:id="5298" w:author="user pc" w:date="2022-03-15T10:14:00Z">
                  <w:rPr>
                    <w:rFonts w:ascii="Cambria Math" w:eastAsia="宋体" w:hAnsi="Cambria Math"/>
                  </w:rPr>
                </w:rPrChange>
              </w:rPr>
              <m:t>molecular mass</m:t>
            </m:r>
          </m:den>
        </m:f>
      </m:oMath>
    </w:p>
    <w:p>
      <w:pPr>
        <w:pStyle w:val="style157"/>
        <w:rPr>
          <w:rFonts w:ascii="Times New Roman" w:cs="Times New Roman" w:eastAsia="宋体" w:hAnsi="Times New Roman"/>
          <w:sz w:val="28"/>
          <w:szCs w:val="28"/>
          <w:rPrChange w:id="5299"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300" w:author="user pc" w:date="2022-03-15T10:14:00Z">
            <w:rPr>
              <w:rFonts w:ascii="Bell MT" w:eastAsia="宋体" w:hAnsi="Bell MT"/>
            </w:rPr>
          </w:rPrChange>
        </w:rPr>
      </w:pPr>
      <m:oMath>
        <m:r>
          <w:rPr>
            <w:rFonts w:ascii="Cambria Math" w:cs="Times New Roman" w:eastAsia="宋体" w:hAnsi="Cambria Math"/>
            <w:sz w:val="28"/>
            <w:szCs w:val="28"/>
          </w:rPr>
          <m:t>Mole</m:t>
        </m:r>
      </m:oMath>
      <w:r>
        <w:rPr>
          <w:rFonts w:ascii="Times New Roman" w:cs="Times New Roman" w:eastAsia="宋体" w:hAnsi="Times New Roman"/>
          <w:sz w:val="28"/>
          <w:szCs w:val="28"/>
        </w:rPr>
        <w:t xml:space="preserve"> </w:t>
      </w:r>
      <w:r w:rsidRPr="FB56F96F">
        <w:rPr>
          <w:rFonts w:ascii="Times New Roman" w:cs="Times New Roman" w:eastAsia="宋体" w:hAnsi="Times New Roman"/>
          <w:sz w:val="28"/>
          <w:szCs w:val="28"/>
          <w:rPrChange w:id="5301" w:author="user pc" w:date="2022-03-15T10:14:00Z">
            <w:rPr>
              <w:rFonts w:ascii="Bell MT" w:eastAsia="宋体" w:hAnsi="Bell MT"/>
            </w:rPr>
          </w:rPrChange>
        </w:rPr>
        <w:t>of</w:t>
      </w:r>
      <m:oMath>
        <m:r>
          <w:rPr>
            <w:rFonts w:ascii="Cambria Math" w:cs="Times New Roman" w:eastAsia="宋体" w:hAnsi="Cambria Math"/>
            <w:sz w:val="28"/>
            <w:szCs w:val="28"/>
          </w:rPr>
          <m:t xml:space="preserve"> </m:t>
        </m:r>
        <m:sSub>
          <m:sSubPr>
            <m:ctrlPr>
              <w:rPr>
                <w:rFonts w:ascii="Cambria Math" w:cs="Times New Roman" w:eastAsia="宋体" w:hAnsi="Cambria Math"/>
                <w:i/>
                <w:sz w:val="28"/>
                <w:szCs w:val="28"/>
              </w:rPr>
            </m:ctrlPr>
          </m:sSubPr>
          <m:e>
            <m:r w:rsidRPr="DBE5FAA8">
              <w:rPr>
                <w:rFonts w:ascii="Cambria Math" w:cs="Times New Roman" w:eastAsia="宋体" w:hAnsi="Cambria Math"/>
                <w:sz w:val="28"/>
                <w:szCs w:val="28"/>
                <w:rPrChange w:id="5302" w:author="user pc" w:date="2022-03-15T10:14:00Z">
                  <w:rPr>
                    <w:rFonts w:ascii="Cambria Math" w:eastAsia="宋体" w:hAnsi="Cambria Math"/>
                  </w:rPr>
                </w:rPrChange>
              </w:rPr>
              <m:t>CaCO</m:t>
            </m:r>
          </m:e>
          <m:sub>
            <m:r w:rsidRPr="0F36A176">
              <w:rPr>
                <w:rFonts w:ascii="Cambria Math" w:cs="Times New Roman" w:eastAsia="宋体" w:hAnsi="Cambria Math"/>
                <w:sz w:val="28"/>
                <w:szCs w:val="28"/>
                <w:rPrChange w:id="5303"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DEF53689">
                  <w:rPr>
                    <w:rFonts w:ascii="Cambria Math" w:cs="Times New Roman" w:eastAsia="宋体" w:hAnsi="Cambria Math"/>
                    <w:sz w:val="28"/>
                    <w:szCs w:val="28"/>
                    <w:rPrChange w:id="5304" w:author="user pc" w:date="2022-03-15T10:14:00Z">
                      <w:rPr>
                        <w:rFonts w:ascii="Cambria Math" w:eastAsia="宋体" w:hAnsi="Cambria Math"/>
                      </w:rPr>
                    </w:rPrChange>
                  </w:rPr>
                  <m:t>s</m:t>
                </m:r>
              </m:e>
            </m:d>
          </m:sub>
        </m:sSub>
        <m:r w:rsidRPr="EDE51B4F">
          <w:rPr>
            <w:rFonts w:ascii="Cambria Math" w:cs="Times New Roman" w:eastAsia="宋体" w:hAnsi="Cambria Math"/>
            <w:sz w:val="28"/>
            <w:szCs w:val="28"/>
            <w:rPrChange w:id="5305" w:author="user pc" w:date="2022-03-15T10:14:00Z">
              <w:rPr>
                <w:rFonts w:ascii="Cambria Math" w:eastAsia="宋体" w:hAnsi="Cambria Math"/>
              </w:rPr>
            </w:rPrChange>
          </w:rPr>
          <m:t>=</m:t>
        </m:r>
        <m:f>
          <m:fPr>
            <m:ctrlPr>
              <w:rPr>
                <w:rFonts w:ascii="Cambria Math" w:cs="Times New Roman" w:eastAsia="宋体" w:hAnsi="Cambria Math"/>
                <w:i/>
                <w:sz w:val="28"/>
                <w:szCs w:val="28"/>
              </w:rPr>
            </m:ctrlPr>
          </m:fPr>
          <m:num>
            <m:r w:rsidRPr="388D9B79">
              <w:rPr>
                <w:rFonts w:ascii="Cambria Math" w:cs="Times New Roman" w:eastAsia="宋体" w:hAnsi="Cambria Math"/>
                <w:sz w:val="28"/>
                <w:szCs w:val="28"/>
                <w:rPrChange w:id="5306" w:author="user pc" w:date="2022-03-15T10:14:00Z">
                  <w:rPr>
                    <w:rFonts w:ascii="Cambria Math" w:eastAsia="宋体" w:hAnsi="Cambria Math"/>
                  </w:rPr>
                </w:rPrChange>
              </w:rPr>
              <m:t>10</m:t>
            </m:r>
          </m:num>
          <m:den>
            <m:r w:rsidRPr="4E0B993A">
              <w:rPr>
                <w:rFonts w:ascii="Cambria Math" w:cs="Times New Roman" w:eastAsia="宋体" w:hAnsi="Cambria Math"/>
                <w:sz w:val="28"/>
                <w:szCs w:val="28"/>
                <w:rPrChange w:id="5307" w:author="user pc" w:date="2022-03-15T10:14:00Z">
                  <w:rPr>
                    <w:rFonts w:ascii="Cambria Math" w:eastAsia="宋体" w:hAnsi="Cambria Math"/>
                  </w:rPr>
                </w:rPrChange>
              </w:rPr>
              <m:t>100</m:t>
            </m:r>
          </m:den>
        </m:f>
        <m:r>
          <w:rPr>
            <w:rFonts w:ascii="Cambria Math" w:cs="Times New Roman" w:eastAsia="宋体" w:hAnsi="Cambria Math"/>
            <w:sz w:val="28"/>
            <w:szCs w:val="28"/>
          </w:rPr>
          <m:t>=0.1 mole</m:t>
        </m:r>
      </m:oMath>
    </w:p>
    <w:p>
      <w:pPr>
        <w:pStyle w:val="style157"/>
        <w:rPr>
          <w:rFonts w:ascii="Times New Roman" w:cs="Times New Roman" w:eastAsia="宋体" w:hAnsi="Times New Roman"/>
          <w:sz w:val="28"/>
          <w:szCs w:val="28"/>
          <w:rPrChange w:id="5308"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309"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5310" w:author="user pc" w:date="2022-03-15T10:14:00Z">
            <w:rPr>
              <w:rFonts w:ascii="Bell MT" w:eastAsia="宋体" w:hAnsi="Bell MT"/>
            </w:rPr>
          </w:rPrChange>
        </w:rPr>
      </w:pPr>
      <w:r w:rsidRPr="6CCEB1BB">
        <w:rPr>
          <w:rFonts w:ascii="Times New Roman" w:cs="Times New Roman" w:eastAsia="宋体" w:hAnsi="Times New Roman"/>
          <w:sz w:val="28"/>
          <w:szCs w:val="28"/>
          <w:rPrChange w:id="5311" w:author="user pc" w:date="2022-03-15T10:14:00Z">
            <w:rPr>
              <w:rFonts w:ascii="Bell MT" w:eastAsia="宋体" w:hAnsi="Bell MT"/>
            </w:rPr>
          </w:rPrChange>
        </w:rPr>
        <w:t>In the balanced</w:t>
      </w:r>
      <w:r>
        <w:rPr>
          <w:rFonts w:ascii="Times New Roman" w:cs="Times New Roman" w:eastAsia="宋体" w:hAnsi="Times New Roman"/>
          <w:sz w:val="28"/>
          <w:szCs w:val="28"/>
        </w:rPr>
        <w:t xml:space="preserve"> </w:t>
      </w:r>
      <w:r w:rsidRPr="18D83EB6">
        <w:rPr>
          <w:rFonts w:ascii="Times New Roman" w:cs="Times New Roman" w:eastAsia="宋体" w:hAnsi="Times New Roman"/>
          <w:sz w:val="28"/>
          <w:szCs w:val="28"/>
          <w:rPrChange w:id="5312" w:author="user pc" w:date="2022-03-15T10:14:00Z">
            <w:rPr>
              <w:rFonts w:ascii="Bell MT" w:eastAsia="宋体" w:hAnsi="Bell MT"/>
            </w:rPr>
          </w:rPrChange>
        </w:rPr>
        <w:t>equation;1</w:t>
      </w:r>
      <w:r>
        <w:rPr>
          <w:rFonts w:ascii="Times New Roman" w:cs="Times New Roman" w:eastAsia="宋体" w:hAnsi="Times New Roman"/>
          <w:sz w:val="28"/>
          <w:szCs w:val="28"/>
        </w:rPr>
        <w:t xml:space="preserve"> </w:t>
      </w:r>
      <w:r w:rsidRPr="5F77E161">
        <w:rPr>
          <w:rFonts w:ascii="Times New Roman" w:cs="Times New Roman" w:eastAsia="宋体" w:hAnsi="Times New Roman"/>
          <w:sz w:val="28"/>
          <w:szCs w:val="28"/>
          <w:rPrChange w:id="5313" w:author="user pc" w:date="2022-03-15T10:14:00Z">
            <w:rPr>
              <w:rFonts w:ascii="Bell MT" w:eastAsia="宋体" w:hAnsi="Bell MT"/>
            </w:rPr>
          </w:rPrChange>
        </w:rPr>
        <w:t>mole</w:t>
      </w:r>
      <w:r>
        <w:rPr>
          <w:rFonts w:ascii="Times New Roman" w:cs="Times New Roman" w:eastAsia="宋体" w:hAnsi="Times New Roman"/>
          <w:sz w:val="28"/>
          <w:szCs w:val="28"/>
        </w:rPr>
        <w:t xml:space="preserve"> </w:t>
      </w:r>
      <w:r w:rsidRPr="69A3FD2B">
        <w:rPr>
          <w:rFonts w:ascii="Times New Roman" w:cs="Times New Roman" w:eastAsia="宋体" w:hAnsi="Times New Roman"/>
          <w:sz w:val="28"/>
          <w:szCs w:val="28"/>
          <w:rPrChange w:id="5314" w:author="user pc" w:date="2022-03-15T10:14:00Z">
            <w:rPr>
              <w:rFonts w:ascii="Bell MT" w:eastAsia="宋体" w:hAnsi="Bell MT"/>
            </w:rPr>
          </w:rPrChange>
        </w:rPr>
        <w:t>of</w:t>
      </w:r>
      <m:oMath>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 xml:space="preserve"> </m:t>
            </m:r>
            <m:r w:rsidRPr="0DF80DA4">
              <w:rPr>
                <w:rFonts w:ascii="Cambria Math" w:cs="Times New Roman" w:eastAsia="宋体" w:hAnsi="Cambria Math"/>
                <w:sz w:val="28"/>
                <w:szCs w:val="28"/>
                <w:rPrChange w:id="5315" w:author="user pc" w:date="2022-03-15T10:14:00Z">
                  <w:rPr>
                    <w:rFonts w:ascii="Cambria Math" w:eastAsia="宋体" w:hAnsi="Cambria Math"/>
                  </w:rPr>
                </w:rPrChange>
              </w:rPr>
              <m:t>CaCO</m:t>
            </m:r>
          </m:e>
          <m:sub>
            <m:r w:rsidRPr="C259AF05">
              <w:rPr>
                <w:rFonts w:ascii="Cambria Math" w:cs="Times New Roman" w:eastAsia="宋体" w:hAnsi="Cambria Math"/>
                <w:sz w:val="28"/>
                <w:szCs w:val="28"/>
                <w:rPrChange w:id="5316"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BEAF3B65">
                  <w:rPr>
                    <w:rFonts w:ascii="Cambria Math" w:cs="Times New Roman" w:eastAsia="宋体" w:hAnsi="Cambria Math"/>
                    <w:sz w:val="28"/>
                    <w:szCs w:val="28"/>
                    <w:rPrChange w:id="5317" w:author="user pc" w:date="2022-03-15T10:14:00Z">
                      <w:rPr>
                        <w:rFonts w:ascii="Cambria Math" w:eastAsia="宋体" w:hAnsi="Cambria Math"/>
                      </w:rPr>
                    </w:rPrChange>
                  </w:rPr>
                  <m:t>s</m:t>
                </m:r>
              </m:e>
            </m:d>
          </m:sub>
        </m:sSub>
      </m:oMath>
      <w:r w:rsidRPr="4EA38549">
        <w:rPr>
          <w:rFonts w:ascii="Times New Roman" w:cs="Times New Roman" w:eastAsia="宋体" w:hAnsi="Times New Roman"/>
          <w:sz w:val="28"/>
          <w:szCs w:val="28"/>
          <w:rPrChange w:id="5318" w:author="user pc" w:date="2022-03-15T10:14:00Z">
            <w:rPr>
              <w:rFonts w:ascii="Bell MT" w:eastAsia="宋体" w:hAnsi="Bell MT"/>
            </w:rPr>
          </w:rPrChange>
        </w:rPr>
        <w:t xml:space="preserve"> produces</w:t>
      </w:r>
      <w:r>
        <w:rPr>
          <w:rFonts w:ascii="Times New Roman" w:cs="Times New Roman" w:eastAsia="宋体" w:hAnsi="Times New Roman"/>
          <w:sz w:val="28"/>
          <w:szCs w:val="28"/>
        </w:rPr>
        <w:t xml:space="preserve"> </w:t>
      </w:r>
      <w:r w:rsidRPr="F92D5ADC">
        <w:rPr>
          <w:rFonts w:ascii="Times New Roman" w:cs="Times New Roman" w:eastAsia="宋体" w:hAnsi="Times New Roman"/>
          <w:sz w:val="28"/>
          <w:szCs w:val="28"/>
          <w:rPrChange w:id="5319" w:author="user pc" w:date="2022-03-15T10:14:00Z">
            <w:rPr>
              <w:rFonts w:ascii="Bell MT" w:eastAsia="宋体" w:hAnsi="Bell MT"/>
            </w:rPr>
          </w:rPrChange>
        </w:rPr>
        <w:t>1mole</w:t>
      </w:r>
      <w:r>
        <w:rPr>
          <w:rFonts w:ascii="Times New Roman" w:cs="Times New Roman" w:eastAsia="宋体" w:hAnsi="Times New Roman"/>
          <w:sz w:val="28"/>
          <w:szCs w:val="28"/>
        </w:rPr>
        <w:t xml:space="preserve"> </w:t>
      </w:r>
      <w:r w:rsidRPr="F7274DE0">
        <w:rPr>
          <w:rFonts w:ascii="Times New Roman" w:cs="Times New Roman" w:eastAsia="宋体" w:hAnsi="Times New Roman"/>
          <w:sz w:val="28"/>
          <w:szCs w:val="28"/>
          <w:rPrChange w:id="5320"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D396D811">
        <w:rPr>
          <w:rFonts w:ascii="Times New Roman" w:cs="Times New Roman" w:eastAsia="宋体" w:hAnsi="Times New Roman"/>
          <w:sz w:val="28"/>
          <w:szCs w:val="28"/>
          <w:rPrChange w:id="5321" w:author="user pc" w:date="2022-03-15T10:14:00Z">
            <w:rPr>
              <w:rFonts w:ascii="Bell MT" w:eastAsia="宋体" w:hAnsi="Bell MT"/>
            </w:rPr>
          </w:rPrChange>
        </w:rPr>
        <w:t>CO</w:t>
      </w:r>
      <w:r w:rsidRPr="CAB47D0C">
        <w:rPr>
          <w:rFonts w:ascii="Times New Roman" w:cs="Times New Roman" w:eastAsia="宋体" w:hAnsi="Times New Roman"/>
          <w:sz w:val="28"/>
          <w:szCs w:val="28"/>
          <w:vertAlign w:val="subscript"/>
          <w:rPrChange w:id="5322" w:author="user pc" w:date="2022-03-15T10:14:00Z">
            <w:rPr>
              <w:rFonts w:ascii="Bell MT" w:eastAsia="宋体" w:hAnsi="Bell MT"/>
              <w:vertAlign w:val="subscript"/>
            </w:rPr>
          </w:rPrChange>
        </w:rPr>
        <w:t>2</w:t>
      </w:r>
      <w:r w:rsidRPr="8DB482F7">
        <w:rPr>
          <w:rFonts w:ascii="Times New Roman" w:cs="Times New Roman" w:eastAsia="宋体" w:hAnsi="Times New Roman"/>
          <w:sz w:val="28"/>
          <w:szCs w:val="28"/>
          <w:rPrChange w:id="5323" w:author="user pc" w:date="2022-03-15T10:14:00Z">
            <w:rPr>
              <w:rFonts w:ascii="Bell MT" w:eastAsia="宋体" w:hAnsi="Bell MT"/>
            </w:rPr>
          </w:rPrChange>
        </w:rPr>
        <w:t>.</w:t>
      </w:r>
    </w:p>
    <w:p>
      <w:pPr>
        <w:pStyle w:val="style157"/>
        <w:rPr>
          <w:rFonts w:ascii="Times New Roman" w:cs="Times New Roman" w:eastAsia="宋体" w:hAnsi="Times New Roman"/>
          <w:sz w:val="28"/>
          <w:szCs w:val="28"/>
          <w:rPrChange w:id="5324" w:author="user pc" w:date="2022-03-15T10:14:00Z">
            <w:rPr>
              <w:rFonts w:ascii="Bell MT" w:eastAsia="宋体" w:hAnsi="Bell MT"/>
            </w:rPr>
          </w:rPrChange>
        </w:rPr>
      </w:pPr>
      <w:r w:rsidRPr="9A96DC39">
        <w:rPr>
          <w:rFonts w:ascii="Times New Roman" w:cs="Times New Roman" w:eastAsia="宋体" w:hAnsi="Times New Roman"/>
          <w:sz w:val="28"/>
          <w:szCs w:val="28"/>
          <w:rPrChange w:id="5325" w:author="user pc" w:date="2022-03-15T10:14:00Z">
            <w:rPr>
              <w:rFonts w:ascii="Bell MT" w:eastAsia="宋体" w:hAnsi="Bell MT"/>
            </w:rPr>
          </w:rPrChange>
        </w:rPr>
        <w:t>1</w:t>
      </w:r>
      <w:r>
        <w:rPr>
          <w:rFonts w:ascii="Times New Roman" w:cs="Times New Roman" w:eastAsia="宋体" w:hAnsi="Times New Roman"/>
          <w:sz w:val="28"/>
          <w:szCs w:val="28"/>
        </w:rPr>
        <w:t xml:space="preserve"> </w:t>
      </w:r>
      <w:r w:rsidRPr="1795FFF0">
        <w:rPr>
          <w:rFonts w:ascii="Times New Roman" w:cs="Times New Roman" w:eastAsia="宋体" w:hAnsi="Times New Roman"/>
          <w:sz w:val="28"/>
          <w:szCs w:val="28"/>
          <w:rPrChange w:id="5326" w:author="user pc" w:date="2022-03-15T10:14:00Z">
            <w:rPr>
              <w:rFonts w:ascii="Bell MT" w:eastAsia="宋体" w:hAnsi="Bell MT"/>
            </w:rPr>
          </w:rPrChange>
        </w:rPr>
        <w:t>mole</w:t>
      </w:r>
      <w:r>
        <w:rPr>
          <w:rFonts w:ascii="Times New Roman" w:cs="Times New Roman" w:eastAsia="宋体" w:hAnsi="Times New Roman"/>
          <w:sz w:val="28"/>
          <w:szCs w:val="28"/>
        </w:rPr>
        <w:t xml:space="preserve"> </w:t>
      </w:r>
      <w:r w:rsidRPr="2B7C6EF0">
        <w:rPr>
          <w:rFonts w:ascii="Times New Roman" w:cs="Times New Roman" w:eastAsia="宋体" w:hAnsi="Times New Roman"/>
          <w:sz w:val="28"/>
          <w:szCs w:val="28"/>
          <w:rPrChange w:id="5327" w:author="user pc" w:date="2022-03-15T10:14:00Z">
            <w:rPr>
              <w:rFonts w:ascii="Bell MT" w:eastAsia="宋体" w:hAnsi="Bell MT"/>
            </w:rPr>
          </w:rPrChange>
        </w:rPr>
        <w:t>of</w:t>
      </w:r>
      <m:oMath>
        <m:r>
          <w:rPr>
            <w:rFonts w:ascii="Cambria Math" w:cs="Times New Roman" w:eastAsia="宋体" w:hAnsi="Cambria Math"/>
            <w:sz w:val="28"/>
            <w:szCs w:val="28"/>
          </w:rPr>
          <m:t xml:space="preserve"> </m:t>
        </m:r>
        <m:sSub>
          <m:sSubPr>
            <m:ctrlPr>
              <w:rPr>
                <w:rFonts w:ascii="Cambria Math" w:cs="Times New Roman" w:eastAsia="宋体" w:hAnsi="Cambria Math"/>
                <w:i/>
                <w:sz w:val="28"/>
                <w:szCs w:val="28"/>
              </w:rPr>
            </m:ctrlPr>
          </m:sSubPr>
          <m:e>
            <m:r w:rsidRPr="350CAB69">
              <w:rPr>
                <w:rFonts w:ascii="Cambria Math" w:cs="Times New Roman" w:eastAsia="宋体" w:hAnsi="Cambria Math"/>
                <w:sz w:val="28"/>
                <w:szCs w:val="28"/>
                <w:rPrChange w:id="5328" w:author="user pc" w:date="2022-03-15T10:14:00Z">
                  <w:rPr>
                    <w:rFonts w:ascii="Cambria Math" w:eastAsia="宋体" w:hAnsi="Cambria Math"/>
                  </w:rPr>
                </w:rPrChange>
              </w:rPr>
              <m:t>CaCO</m:t>
            </m:r>
          </m:e>
          <m:sub>
            <m:r w:rsidRPr="7D9A0CE7">
              <w:rPr>
                <w:rFonts w:ascii="Cambria Math" w:cs="Times New Roman" w:eastAsia="宋体" w:hAnsi="Cambria Math"/>
                <w:sz w:val="28"/>
                <w:szCs w:val="28"/>
                <w:rPrChange w:id="5329"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8A2C379B">
                  <w:rPr>
                    <w:rFonts w:ascii="Cambria Math" w:cs="Times New Roman" w:eastAsia="宋体" w:hAnsi="Cambria Math"/>
                    <w:sz w:val="28"/>
                    <w:szCs w:val="28"/>
                    <w:rPrChange w:id="5330" w:author="user pc" w:date="2022-03-15T10:14:00Z">
                      <w:rPr>
                        <w:rFonts w:ascii="Cambria Math" w:eastAsia="宋体" w:hAnsi="Cambria Math"/>
                      </w:rPr>
                    </w:rPrChange>
                  </w:rPr>
                  <m:t>s</m:t>
                </m:r>
              </m:e>
            </m:d>
          </m:sub>
        </m:sSub>
      </m:oMath>
      <w:r w:rsidRPr="BC41D215">
        <w:rPr>
          <w:rFonts w:ascii="Times New Roman" w:cs="Times New Roman" w:eastAsia="宋体" w:hAnsi="Times New Roman"/>
          <w:sz w:val="28"/>
          <w:szCs w:val="28"/>
          <w:rPrChange w:id="5331" w:author="user pc" w:date="2022-03-15T10:14:00Z">
            <w:rPr>
              <w:rFonts w:ascii="Bell MT" w:eastAsia="宋体" w:hAnsi="Bell MT"/>
            </w:rPr>
          </w:rPrChange>
        </w:rPr>
        <w:t xml:space="preserve"> </w:t>
      </w:r>
      <w:r>
        <w:rPr>
          <w:rFonts w:ascii="Times New Roman" w:cs="Times New Roman" w:eastAsia="宋体" w:hAnsi="Times New Roman"/>
          <w:sz w:val="28"/>
          <w:szCs w:val="28"/>
        </w:rPr>
        <w:t xml:space="preserve">    </w:t>
      </w:r>
      <w:r w:rsidRPr="274A1BF6">
        <w:rPr>
          <w:rFonts w:ascii="Times New Roman" w:cs="Times New Roman" w:eastAsia="宋体" w:hAnsi="Times New Roman"/>
          <w:sz w:val="28"/>
          <w:szCs w:val="28"/>
          <w:rPrChange w:id="5332"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AF92956E">
        <w:rPr>
          <w:rFonts w:ascii="Times New Roman" w:cs="Times New Roman" w:eastAsia="宋体" w:hAnsi="Times New Roman"/>
          <w:sz w:val="28"/>
          <w:szCs w:val="28"/>
          <w:rPrChange w:id="5333" w:author="user pc" w:date="2022-03-15T10:14:00Z">
            <w:rPr>
              <w:rFonts w:ascii="Bell MT" w:eastAsia="宋体" w:hAnsi="Bell MT"/>
            </w:rPr>
          </w:rPrChange>
        </w:rPr>
        <w:t>22.4dm</w:t>
      </w:r>
      <w:r w:rsidRPr="C66EAA66">
        <w:rPr>
          <w:rFonts w:ascii="Times New Roman" w:cs="Times New Roman" w:eastAsia="宋体" w:hAnsi="Times New Roman"/>
          <w:sz w:val="28"/>
          <w:szCs w:val="28"/>
          <w:vertAlign w:val="superscript"/>
          <w:rPrChange w:id="5334" w:author="user pc" w:date="2022-03-15T10:14:00Z">
            <w:rPr>
              <w:rFonts w:ascii="Bell MT" w:eastAsia="宋体" w:hAnsi="Bell MT"/>
              <w:vertAlign w:val="superscript"/>
            </w:rPr>
          </w:rPrChange>
        </w:rPr>
        <w:t>3</w:t>
      </w:r>
    </w:p>
    <w:p>
      <w:pPr>
        <w:pStyle w:val="style157"/>
        <w:numPr>
          <w:ilvl w:val="1"/>
          <w:numId w:val="36"/>
        </w:numPr>
        <w:rPr>
          <w:rFonts w:ascii="Times New Roman" w:cs="Times New Roman" w:eastAsia="宋体" w:hAnsi="Times New Roman"/>
          <w:sz w:val="28"/>
          <w:szCs w:val="28"/>
          <w:rPrChange w:id="5335" w:author="user pc" w:date="2022-03-15T10:14:00Z">
            <w:rPr>
              <w:rFonts w:ascii="Bell MT" w:eastAsia="宋体" w:hAnsi="Bell MT"/>
            </w:rPr>
          </w:rPrChange>
        </w:rPr>
      </w:pPr>
      <w:r>
        <w:rPr>
          <w:rFonts w:ascii="Times New Roman" w:cs="Times New Roman" w:eastAsia="宋体" w:hAnsi="Times New Roman"/>
          <w:sz w:val="28"/>
          <w:szCs w:val="28"/>
        </w:rPr>
        <w:t xml:space="preserve"> M</w:t>
      </w:r>
      <w:r w:rsidRPr="78601CD7">
        <w:rPr>
          <w:rFonts w:ascii="Times New Roman" w:cs="Times New Roman" w:eastAsia="宋体" w:hAnsi="Times New Roman"/>
          <w:sz w:val="28"/>
          <w:szCs w:val="28"/>
          <w:rPrChange w:id="5336" w:author="user pc" w:date="2022-03-15T10:14:00Z">
            <w:rPr>
              <w:rFonts w:ascii="Bell MT" w:eastAsia="宋体" w:hAnsi="Bell MT"/>
            </w:rPr>
          </w:rPrChange>
        </w:rPr>
        <w:t>ole</w:t>
      </w:r>
      <w:r>
        <w:rPr>
          <w:rFonts w:ascii="Times New Roman" w:cs="Times New Roman" w:eastAsia="宋体" w:hAnsi="Times New Roman"/>
          <w:sz w:val="28"/>
          <w:szCs w:val="28"/>
        </w:rPr>
        <w:t xml:space="preserve"> </w:t>
      </w:r>
      <w:r w:rsidRPr="DD3C9ABE">
        <w:rPr>
          <w:rFonts w:ascii="Times New Roman" w:cs="Times New Roman" w:eastAsia="宋体" w:hAnsi="Times New Roman"/>
          <w:sz w:val="28"/>
          <w:szCs w:val="28"/>
          <w:rPrChange w:id="5337" w:author="user pc" w:date="2022-03-15T10:14:00Z">
            <w:rPr>
              <w:rFonts w:ascii="Bell MT" w:eastAsia="宋体" w:hAnsi="Bell MT"/>
            </w:rPr>
          </w:rPrChange>
        </w:rPr>
        <w:t>of</w:t>
      </w:r>
      <m:oMath>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 xml:space="preserve"> </m:t>
            </m:r>
            <m:r w:rsidRPr="7C0E6E1B">
              <w:rPr>
                <w:rFonts w:ascii="Cambria Math" w:cs="Times New Roman" w:eastAsia="宋体" w:hAnsi="Cambria Math"/>
                <w:sz w:val="28"/>
                <w:szCs w:val="28"/>
                <w:rPrChange w:id="5338" w:author="user pc" w:date="2022-03-15T10:14:00Z">
                  <w:rPr>
                    <w:rFonts w:ascii="Cambria Math" w:eastAsia="宋体" w:hAnsi="Cambria Math"/>
                  </w:rPr>
                </w:rPrChange>
              </w:rPr>
              <m:t>CaCO</m:t>
            </m:r>
          </m:e>
          <m:sub>
            <m:r w:rsidRPr="CB469351">
              <w:rPr>
                <w:rFonts w:ascii="Cambria Math" w:cs="Times New Roman" w:eastAsia="宋体" w:hAnsi="Cambria Math"/>
                <w:sz w:val="28"/>
                <w:szCs w:val="28"/>
                <w:rPrChange w:id="5339"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15041447">
                  <w:rPr>
                    <w:rFonts w:ascii="Cambria Math" w:cs="Times New Roman" w:eastAsia="宋体" w:hAnsi="Cambria Math"/>
                    <w:sz w:val="28"/>
                    <w:szCs w:val="28"/>
                    <w:rPrChange w:id="5340" w:author="user pc" w:date="2022-03-15T10:14:00Z">
                      <w:rPr>
                        <w:rFonts w:ascii="Cambria Math" w:eastAsia="宋体" w:hAnsi="Cambria Math"/>
                      </w:rPr>
                    </w:rPrChange>
                  </w:rPr>
                  <m:t>s</m:t>
                </m:r>
              </m:e>
            </m:d>
          </m:sub>
        </m:sSub>
      </m:oMath>
      <w:r>
        <w:rPr>
          <w:rFonts w:ascii="Times New Roman" w:cs="Times New Roman" w:eastAsia="宋体" w:hAnsi="Times New Roman"/>
          <w:sz w:val="28"/>
          <w:szCs w:val="28"/>
        </w:rPr>
        <w:t xml:space="preserve"> </w:t>
      </w:r>
      <w:r w:rsidRPr="7D262FFA">
        <w:rPr>
          <w:rFonts w:ascii="Times New Roman" w:cs="Times New Roman" w:eastAsia="宋体" w:hAnsi="Times New Roman"/>
          <w:sz w:val="28"/>
          <w:szCs w:val="28"/>
          <w:rPrChange w:id="5341" w:author="user pc" w:date="2022-03-15T10:14:00Z">
            <w:rPr>
              <w:rFonts w:ascii="Bell MT" w:eastAsia="宋体" w:hAnsi="Bell MT"/>
            </w:rPr>
          </w:rPrChange>
        </w:rPr>
        <w:t>=?</w:t>
      </w:r>
    </w:p>
    <w:p>
      <w:pPr>
        <w:pStyle w:val="style157"/>
        <w:rPr>
          <w:rFonts w:ascii="Times New Roman" w:cs="Times New Roman" w:eastAsia="宋体" w:hAnsi="Times New Roman"/>
          <w:sz w:val="28"/>
          <w:szCs w:val="28"/>
          <w:rPrChange w:id="5342" w:author="user pc" w:date="2022-03-15T10:14:00Z">
            <w:rPr>
              <w:rFonts w:ascii="Bell MT" w:eastAsia="宋体" w:hAnsi="Bell MT"/>
            </w:rPr>
          </w:rPrChange>
        </w:rPr>
      </w:pPr>
    </w:p>
    <w:p>
      <w:pPr>
        <w:pStyle w:val="style157"/>
        <w:ind w:left="36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sidRPr="46FEA3D0">
                <w:rPr>
                  <w:rFonts w:ascii="Cambria Math" w:cs="Times New Roman" w:eastAsia="宋体" w:hAnsi="Cambria Math"/>
                  <w:sz w:val="28"/>
                  <w:szCs w:val="28"/>
                  <w:rPrChange w:id="5343" w:author="user pc" w:date="2022-03-15T10:14:00Z">
                    <w:rPr>
                      <w:rFonts w:ascii="Cambria Math" w:eastAsia="宋体" w:hAnsi="Cambria Math"/>
                    </w:rPr>
                  </w:rPrChange>
                </w:rPr>
                <m:t xml:space="preserve">mol </m:t>
              </m:r>
              <m:sSub>
                <m:sSubPr>
                  <m:ctrlPr>
                    <w:rPr>
                      <w:rFonts w:ascii="Cambria Math" w:cs="Times New Roman" w:eastAsia="宋体" w:hAnsi="Cambria Math"/>
                      <w:i/>
                      <w:sz w:val="28"/>
                      <w:szCs w:val="28"/>
                    </w:rPr>
                  </m:ctrlPr>
                </m:sSubPr>
                <m:e>
                  <m:r w:rsidRPr="FFE30655">
                    <w:rPr>
                      <w:rFonts w:ascii="Cambria Math" w:cs="Times New Roman" w:eastAsia="宋体" w:hAnsi="Cambria Math"/>
                      <w:sz w:val="28"/>
                      <w:szCs w:val="28"/>
                      <w:rPrChange w:id="5344" w:author="user pc" w:date="2022-03-15T10:14:00Z">
                        <w:rPr>
                          <w:rFonts w:ascii="Cambria Math" w:eastAsia="宋体" w:hAnsi="Cambria Math"/>
                        </w:rPr>
                      </w:rPrChange>
                    </w:rPr>
                    <m:t>CaCO</m:t>
                  </m:r>
                </m:e>
                <m:sub>
                  <m:r w:rsidRPr="E9698047">
                    <w:rPr>
                      <w:rFonts w:ascii="Cambria Math" w:cs="Times New Roman" w:eastAsia="宋体" w:hAnsi="Cambria Math"/>
                      <w:sz w:val="28"/>
                      <w:szCs w:val="28"/>
                      <w:rPrChange w:id="5345"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19E2DB14">
                        <w:rPr>
                          <w:rFonts w:ascii="Cambria Math" w:cs="Times New Roman" w:eastAsia="宋体" w:hAnsi="Cambria Math"/>
                          <w:sz w:val="28"/>
                          <w:szCs w:val="28"/>
                          <w:rPrChange w:id="5346" w:author="user pc" w:date="2022-03-15T10:14:00Z">
                            <w:rPr>
                              <w:rFonts w:ascii="Cambria Math" w:eastAsia="宋体" w:hAnsi="Cambria Math"/>
                            </w:rPr>
                          </w:rPrChange>
                        </w:rPr>
                        <m:t>s</m:t>
                      </m:r>
                    </m:e>
                  </m:d>
                </m:sub>
              </m:sSub>
              <m:r w:rsidRPr="2D7418F5">
                <w:rPr>
                  <w:rFonts w:ascii="Cambria Math" w:cs="Times New Roman" w:eastAsia="宋体" w:hAnsi="Cambria Math"/>
                  <w:sz w:val="28"/>
                  <w:szCs w:val="28"/>
                  <w:rPrChange w:id="5347" w:author="user pc" w:date="2022-03-15T10:14:00Z">
                    <w:rPr>
                      <w:rFonts w:ascii="Cambria Math" w:eastAsia="宋体" w:hAnsi="Cambria Math"/>
                    </w:rPr>
                  </w:rPrChange>
                </w:rPr>
                <m:t xml:space="preserve"> ×22.4 d</m:t>
              </m:r>
              <m:sSup>
                <m:sSupPr>
                  <m:ctrlPr>
                    <w:rPr>
                      <w:rFonts w:ascii="Cambria Math" w:cs="Times New Roman" w:eastAsia="宋体" w:hAnsi="Cambria Math"/>
                      <w:i/>
                      <w:sz w:val="28"/>
                      <w:szCs w:val="28"/>
                    </w:rPr>
                  </m:ctrlPr>
                </m:sSupPr>
                <m:e>
                  <m:r w:rsidRPr="308F77C2">
                    <w:rPr>
                      <w:rFonts w:ascii="Cambria Math" w:cs="Times New Roman" w:eastAsia="宋体" w:hAnsi="Cambria Math"/>
                      <w:sz w:val="28"/>
                      <w:szCs w:val="28"/>
                      <w:rPrChange w:id="5348" w:author="user pc" w:date="2022-03-15T10:14:00Z">
                        <w:rPr>
                          <w:rFonts w:ascii="Cambria Math" w:eastAsia="宋体" w:hAnsi="Cambria Math"/>
                        </w:rPr>
                      </w:rPrChange>
                    </w:rPr>
                    <m:t>m</m:t>
                  </m:r>
                </m:e>
                <m:sup>
                  <m:r w:rsidRPr="E6FF41E7">
                    <w:rPr>
                      <w:rFonts w:ascii="Cambria Math" w:cs="Times New Roman" w:eastAsia="宋体" w:hAnsi="Cambria Math"/>
                      <w:sz w:val="28"/>
                      <w:szCs w:val="28"/>
                      <w:rPrChange w:id="5349" w:author="user pc" w:date="2022-03-15T10:14:00Z">
                        <w:rPr>
                          <w:rFonts w:ascii="Cambria Math" w:eastAsia="宋体" w:hAnsi="Cambria Math"/>
                        </w:rPr>
                      </w:rPrChange>
                    </w:rPr>
                    <m:t>3</m:t>
                  </m:r>
                </m:sup>
              </m:sSup>
            </m:num>
            <m:den>
              <m:r w:rsidRPr="C3B1D198">
                <w:rPr>
                  <w:rFonts w:ascii="Cambria Math" w:cs="Times New Roman" w:eastAsia="宋体" w:hAnsi="Cambria Math"/>
                  <w:sz w:val="28"/>
                  <w:szCs w:val="28"/>
                  <w:rPrChange w:id="5350" w:author="user pc" w:date="2022-03-15T10:14:00Z">
                    <w:rPr>
                      <w:rFonts w:ascii="Cambria Math" w:eastAsia="宋体" w:hAnsi="Cambria Math"/>
                    </w:rPr>
                  </w:rPrChange>
                </w:rPr>
                <m:t xml:space="preserve">1 mole </m:t>
              </m:r>
              <m:sSub>
                <m:sSubPr>
                  <m:ctrlPr>
                    <w:rPr>
                      <w:rFonts w:ascii="Cambria Math" w:cs="Times New Roman" w:eastAsia="宋体" w:hAnsi="Cambria Math"/>
                      <w:i/>
                      <w:sz w:val="28"/>
                      <w:szCs w:val="28"/>
                    </w:rPr>
                  </m:ctrlPr>
                </m:sSubPr>
                <m:e>
                  <m:r w:rsidRPr="E5DFB3CE">
                    <w:rPr>
                      <w:rFonts w:ascii="Cambria Math" w:cs="Times New Roman" w:eastAsia="宋体" w:hAnsi="Cambria Math"/>
                      <w:sz w:val="28"/>
                      <w:szCs w:val="28"/>
                      <w:rPrChange w:id="5351" w:author="user pc" w:date="2022-03-15T10:14:00Z">
                        <w:rPr>
                          <w:rFonts w:ascii="Cambria Math" w:eastAsia="宋体" w:hAnsi="Cambria Math"/>
                        </w:rPr>
                      </w:rPrChange>
                    </w:rPr>
                    <m:t>CaCO</m:t>
                  </m:r>
                </m:e>
                <m:sub>
                  <m:r w:rsidRPr="A3B01B2F">
                    <w:rPr>
                      <w:rFonts w:ascii="Cambria Math" w:cs="Times New Roman" w:eastAsia="宋体" w:hAnsi="Cambria Math"/>
                      <w:sz w:val="28"/>
                      <w:szCs w:val="28"/>
                      <w:rPrChange w:id="5352" w:author="user pc" w:date="2022-03-15T10:14:00Z">
                        <w:rPr>
                          <w:rFonts w:ascii="Cambria Math" w:eastAsia="宋体" w:hAnsi="Cambria Math"/>
                        </w:rPr>
                      </w:rPrChange>
                    </w:rPr>
                    <m:t>3</m:t>
                  </m:r>
                  <m:d>
                    <m:dPr>
                      <m:endChr m:val=")"/>
                      <m:ctrlPr>
                        <w:rPr>
                          <w:rFonts w:ascii="Cambria Math" w:cs="Times New Roman" w:eastAsia="宋体" w:hAnsi="Cambria Math"/>
                          <w:i/>
                          <w:sz w:val="28"/>
                          <w:szCs w:val="28"/>
                        </w:rPr>
                      </m:ctrlPr>
                    </m:dPr>
                    <m:e>
                      <m:r w:rsidRPr="4E5CC685">
                        <w:rPr>
                          <w:rFonts w:ascii="Cambria Math" w:cs="Times New Roman" w:eastAsia="宋体" w:hAnsi="Cambria Math"/>
                          <w:sz w:val="28"/>
                          <w:szCs w:val="28"/>
                          <w:rPrChange w:id="5353" w:author="user pc" w:date="2022-03-15T10:14:00Z">
                            <w:rPr>
                              <w:rFonts w:ascii="Cambria Math" w:eastAsia="宋体" w:hAnsi="Cambria Math"/>
                            </w:rPr>
                          </w:rPrChange>
                        </w:rPr>
                        <m:t>s</m:t>
                      </m:r>
                    </m:e>
                  </m:d>
                </m:sub>
              </m:sSub>
            </m:den>
          </m:f>
          <m:r w:rsidRPr="3D6A16D0">
            <w:rPr>
              <w:rFonts w:ascii="Cambria Math" w:cs="Times New Roman" w:eastAsia="宋体" w:hAnsi="Cambria Math"/>
              <w:sz w:val="28"/>
              <w:szCs w:val="28"/>
              <w:rPrChange w:id="5354" w:author="user pc" w:date="2022-03-15T10:14:00Z">
                <w:rPr>
                  <w:rFonts w:ascii="Cambria Math" w:eastAsia="宋体" w:hAnsi="Cambria Math"/>
                </w:rPr>
              </w:rPrChange>
            </w:rPr>
            <m:t>=2.24 d</m:t>
          </m:r>
          <m:sSup>
            <m:sSupPr>
              <m:ctrlPr>
                <w:rPr>
                  <w:rFonts w:ascii="Cambria Math" w:cs="Times New Roman" w:eastAsia="宋体" w:hAnsi="Cambria Math"/>
                  <w:i/>
                  <w:sz w:val="28"/>
                  <w:szCs w:val="28"/>
                </w:rPr>
              </m:ctrlPr>
            </m:sSupPr>
            <m:e>
              <m:r w:rsidRPr="CDA039BC">
                <w:rPr>
                  <w:rFonts w:ascii="Cambria Math" w:cs="Times New Roman" w:eastAsia="宋体" w:hAnsi="Cambria Math"/>
                  <w:sz w:val="28"/>
                  <w:szCs w:val="28"/>
                  <w:rPrChange w:id="5355" w:author="user pc" w:date="2022-03-15T10:14:00Z">
                    <w:rPr>
                      <w:rFonts w:ascii="Cambria Math" w:eastAsia="宋体" w:hAnsi="Cambria Math"/>
                    </w:rPr>
                  </w:rPrChange>
                </w:rPr>
                <m:t>m</m:t>
              </m:r>
            </m:e>
            <m:sup>
              <m:r w:rsidRPr="3E89AC77">
                <w:rPr>
                  <w:rFonts w:ascii="Cambria Math" w:cs="Times New Roman" w:eastAsia="宋体" w:hAnsi="Cambria Math"/>
                  <w:sz w:val="28"/>
                  <w:szCs w:val="28"/>
                  <w:rPrChange w:id="5356" w:author="user pc" w:date="2022-03-15T10:14:00Z">
                    <w:rPr>
                      <w:rFonts w:ascii="Cambria Math" w:eastAsia="宋体" w:hAnsi="Cambria Math"/>
                    </w:rPr>
                  </w:rPrChange>
                </w:rPr>
                <m:t>3</m:t>
              </m:r>
            </m:sup>
          </m:sSup>
        </m:oMath>
      </m:oMathPara>
    </w:p>
    <w:p>
      <w:pPr>
        <w:pStyle w:val="style157"/>
        <w:ind w:left="360"/>
        <w:rPr>
          <w:rFonts w:ascii="Times New Roman" w:cs="Times New Roman" w:eastAsia="宋体" w:hAnsi="Times New Roman"/>
          <w:sz w:val="28"/>
          <w:szCs w:val="28"/>
          <w:rPrChange w:id="5357" w:author="user pc" w:date="2022-03-15T10:14:00Z">
            <w:rPr>
              <w:rFonts w:ascii="Bell MT" w:eastAsia="宋体" w:hAnsi="Bell MT"/>
            </w:rPr>
          </w:rPrChange>
        </w:rPr>
      </w:pPr>
    </w:p>
    <w:p>
      <w:pPr>
        <w:pStyle w:val="style157"/>
        <w:rPr>
          <w:rFonts w:ascii="Times New Roman" w:cs="Times New Roman" w:eastAsia="宋体" w:hAnsi="Times New Roman"/>
          <w:sz w:val="28"/>
          <w:szCs w:val="28"/>
        </w:rPr>
      </w:pPr>
      <w:r w:rsidRPr="2888D40A">
        <w:rPr>
          <w:rFonts w:ascii="Times New Roman" w:cs="Times New Roman" w:eastAsia="宋体" w:hAnsi="Times New Roman"/>
          <w:sz w:val="28"/>
          <w:szCs w:val="28"/>
          <w:rPrChange w:id="5358" w:author="user pc" w:date="2022-03-15T10:14:00Z">
            <w:rPr>
              <w:rFonts w:ascii="Bell MT" w:eastAsia="宋体" w:hAnsi="Bell MT"/>
            </w:rPr>
          </w:rPrChange>
        </w:rPr>
        <w:t>Since they have</w:t>
      </w:r>
      <w:r>
        <w:rPr>
          <w:rFonts w:ascii="Times New Roman" w:cs="Times New Roman" w:eastAsia="宋体" w:hAnsi="Times New Roman"/>
          <w:sz w:val="28"/>
          <w:szCs w:val="28"/>
        </w:rPr>
        <w:t xml:space="preserve"> </w:t>
      </w:r>
      <w:r w:rsidRPr="0A932221">
        <w:rPr>
          <w:rFonts w:ascii="Times New Roman" w:cs="Times New Roman" w:eastAsia="宋体" w:hAnsi="Times New Roman"/>
          <w:sz w:val="28"/>
          <w:szCs w:val="28"/>
          <w:rPrChange w:id="5359" w:author="user pc" w:date="2022-03-15T10:14:00Z">
            <w:rPr>
              <w:rFonts w:ascii="Bell MT" w:eastAsia="宋体" w:hAnsi="Bell MT"/>
            </w:rPr>
          </w:rPrChange>
        </w:rPr>
        <w:t>the same number of moles,</w:t>
      </w:r>
      <w:r>
        <w:rPr>
          <w:rFonts w:ascii="Times New Roman" w:cs="Times New Roman" w:eastAsia="宋体" w:hAnsi="Times New Roman"/>
          <w:sz w:val="28"/>
          <w:szCs w:val="28"/>
        </w:rPr>
        <w:t xml:space="preserve"> </w:t>
      </w:r>
      <w:r w:rsidRPr="44C09E59">
        <w:rPr>
          <w:rFonts w:ascii="Times New Roman" w:cs="Times New Roman" w:eastAsia="宋体" w:hAnsi="Times New Roman"/>
          <w:sz w:val="28"/>
          <w:szCs w:val="28"/>
          <w:rPrChange w:id="5360" w:author="user pc" w:date="2022-03-15T10:14:00Z">
            <w:rPr>
              <w:rFonts w:ascii="Bell MT" w:eastAsia="宋体" w:hAnsi="Bell MT"/>
            </w:rPr>
          </w:rPrChange>
        </w:rPr>
        <w:t>the volume</w:t>
      </w:r>
      <w:r>
        <w:rPr>
          <w:rFonts w:ascii="Times New Roman" w:cs="Times New Roman" w:eastAsia="宋体" w:hAnsi="Times New Roman"/>
          <w:sz w:val="28"/>
          <w:szCs w:val="28"/>
        </w:rPr>
        <w:t xml:space="preserve"> </w:t>
      </w:r>
      <w:r w:rsidRPr="1752F74F">
        <w:rPr>
          <w:rFonts w:ascii="Times New Roman" w:cs="Times New Roman" w:eastAsia="宋体" w:hAnsi="Times New Roman"/>
          <w:sz w:val="28"/>
          <w:szCs w:val="28"/>
          <w:rPrChange w:id="5361"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42CA0BDF">
        <w:rPr>
          <w:rFonts w:ascii="Times New Roman" w:cs="Times New Roman" w:eastAsia="宋体" w:hAnsi="Times New Roman"/>
          <w:sz w:val="28"/>
          <w:szCs w:val="28"/>
          <w:rPrChange w:id="5362" w:author="user pc" w:date="2022-03-15T10:14:00Z">
            <w:rPr>
              <w:rFonts w:ascii="Bell MT" w:eastAsia="宋体" w:hAnsi="Bell MT"/>
            </w:rPr>
          </w:rPrChange>
        </w:rPr>
        <w:t>CO</w:t>
      </w:r>
      <w:r w:rsidRPr="F25DEB58">
        <w:rPr>
          <w:rFonts w:ascii="Times New Roman" w:cs="Times New Roman" w:eastAsia="宋体" w:hAnsi="Times New Roman"/>
          <w:sz w:val="28"/>
          <w:szCs w:val="28"/>
          <w:vertAlign w:val="subscript"/>
          <w:rPrChange w:id="5363" w:author="user pc" w:date="2022-03-15T10:14:00Z">
            <w:rPr>
              <w:rFonts w:ascii="Bell MT" w:eastAsia="宋体" w:hAnsi="Bell MT"/>
              <w:vertAlign w:val="subscript"/>
            </w:rPr>
          </w:rPrChange>
        </w:rPr>
        <w:t>2</w:t>
      </w:r>
      <w:r>
        <w:rPr>
          <w:rFonts w:ascii="Times New Roman" w:cs="Times New Roman" w:eastAsia="宋体" w:hAnsi="Times New Roman"/>
          <w:sz w:val="28"/>
          <w:szCs w:val="28"/>
          <w:vertAlign w:val="subscript"/>
        </w:rPr>
        <w:t xml:space="preserve"> </w:t>
      </w:r>
      <w:r w:rsidRPr="1DD57E5A">
        <w:rPr>
          <w:rFonts w:ascii="Times New Roman" w:cs="Times New Roman" w:eastAsia="宋体" w:hAnsi="Times New Roman"/>
          <w:sz w:val="28"/>
          <w:szCs w:val="28"/>
          <w:rPrChange w:id="5364" w:author="user pc" w:date="2022-03-15T10:14:00Z">
            <w:rPr>
              <w:rFonts w:ascii="Bell MT" w:eastAsia="宋体" w:hAnsi="Bell MT"/>
            </w:rPr>
          </w:rPrChange>
        </w:rPr>
        <w:t>obtained</w:t>
      </w:r>
      <w:r>
        <w:rPr>
          <w:rFonts w:ascii="Times New Roman" w:cs="Times New Roman" w:eastAsia="宋体" w:hAnsi="Times New Roman"/>
          <w:sz w:val="28"/>
          <w:szCs w:val="28"/>
        </w:rPr>
        <w:t xml:space="preserve"> </w:t>
      </w:r>
      <w:r w:rsidRPr="0C1ACC6C">
        <w:rPr>
          <w:rFonts w:ascii="Times New Roman" w:cs="Times New Roman" w:eastAsia="宋体" w:hAnsi="Times New Roman"/>
          <w:sz w:val="28"/>
          <w:szCs w:val="28"/>
          <w:rPrChange w:id="5365" w:author="user pc" w:date="2022-03-15T10:14:00Z">
            <w:rPr>
              <w:rFonts w:ascii="Bell MT" w:eastAsia="宋体" w:hAnsi="Bell MT"/>
            </w:rPr>
          </w:rPrChange>
        </w:rPr>
        <w:t>is</w:t>
      </w:r>
      <m:oMath>
        <m:r>
          <w:rPr>
            <w:rFonts w:ascii="Cambria Math" w:cs="Times New Roman" w:eastAsia="宋体" w:hAnsi="Cambria Math"/>
            <w:sz w:val="28"/>
            <w:szCs w:val="28"/>
          </w:rPr>
          <m:t xml:space="preserve"> </m:t>
        </m:r>
        <m:r w:rsidRPr="07947AB8">
          <w:rPr>
            <w:rFonts w:ascii="Cambria Math" w:cs="Times New Roman" w:eastAsia="宋体" w:hAnsi="Cambria Math"/>
            <w:sz w:val="28"/>
            <w:szCs w:val="28"/>
            <w:rPrChange w:id="5366" w:author="user pc" w:date="2022-03-15T10:14:00Z">
              <w:rPr>
                <w:rFonts w:ascii="Cambria Math" w:eastAsia="宋体" w:hAnsi="Cambria Math"/>
              </w:rPr>
            </w:rPrChange>
          </w:rPr>
          <m:t>2.24 d</m:t>
        </m:r>
        <m:sSup>
          <m:sSupPr>
            <m:ctrlPr>
              <w:rPr>
                <w:rFonts w:ascii="Cambria Math" w:cs="Times New Roman" w:eastAsia="宋体" w:hAnsi="Cambria Math"/>
                <w:i/>
                <w:sz w:val="28"/>
                <w:szCs w:val="28"/>
              </w:rPr>
            </m:ctrlPr>
          </m:sSupPr>
          <m:e>
            <m:r w:rsidRPr="22C34AE5">
              <w:rPr>
                <w:rFonts w:ascii="Cambria Math" w:cs="Times New Roman" w:eastAsia="宋体" w:hAnsi="Cambria Math"/>
                <w:sz w:val="28"/>
                <w:szCs w:val="28"/>
                <w:rPrChange w:id="5367" w:author="user pc" w:date="2022-03-15T10:14:00Z">
                  <w:rPr>
                    <w:rFonts w:ascii="Cambria Math" w:eastAsia="宋体" w:hAnsi="Cambria Math"/>
                  </w:rPr>
                </w:rPrChange>
              </w:rPr>
              <m:t>m</m:t>
            </m:r>
          </m:e>
          <m:sup>
            <m:r w:rsidRPr="C2A932E9">
              <w:rPr>
                <w:rFonts w:ascii="Cambria Math" w:cs="Times New Roman" w:eastAsia="宋体" w:hAnsi="Cambria Math"/>
                <w:sz w:val="28"/>
                <w:szCs w:val="28"/>
                <w:rPrChange w:id="5368" w:author="user pc" w:date="2022-03-15T10:14:00Z">
                  <w:rPr>
                    <w:rFonts w:ascii="Cambria Math" w:eastAsia="宋体" w:hAnsi="Cambria Math"/>
                  </w:rPr>
                </w:rPrChange>
              </w:rPr>
              <m:t>3</m:t>
            </m:r>
          </m:sup>
        </m:sSup>
      </m:oMath>
      <w:r>
        <w:rPr>
          <w:rFonts w:ascii="Times New Roman" w:cs="Times New Roman" w:eastAsia="宋体" w:hAnsi="Times New Roman"/>
          <w:sz w:val="28"/>
          <w:szCs w:val="28"/>
        </w:rPr>
        <w:t>.</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b/>
          <w:i/>
          <w:sz w:val="28"/>
          <w:szCs w:val="28"/>
        </w:rPr>
      </w:pPr>
    </w:p>
    <w:p>
      <w:pPr>
        <w:pStyle w:val="style157"/>
        <w:rPr>
          <w:rFonts w:ascii="Times New Roman" w:cs="Times New Roman" w:eastAsia="宋体" w:hAnsi="Times New Roman"/>
          <w:b/>
          <w:i/>
          <w:sz w:val="28"/>
          <w:szCs w:val="28"/>
        </w:rPr>
      </w:pPr>
    </w:p>
    <w:p>
      <w:pPr>
        <w:pStyle w:val="style157"/>
        <w:rPr>
          <w:rFonts w:ascii="Times New Roman" w:cs="Times New Roman" w:eastAsia="宋体" w:hAnsi="Times New Roman"/>
          <w:b w:val="false"/>
          <w:i w:val="false"/>
          <w:sz w:val="28"/>
          <w:szCs w:val="28"/>
          <w:rPrChange w:id="5369" w:author="user pc" w:date="2022-03-15T10:14:00Z">
            <w:rPr>
              <w:rFonts w:ascii="Bell MT" w:eastAsia="宋体" w:hAnsi="Bell MT"/>
              <w:b/>
              <w:i/>
            </w:rPr>
          </w:rPrChange>
        </w:rPr>
      </w:pPr>
      <w:r>
        <w:rPr>
          <w:rFonts w:ascii="Times New Roman" w:cs="Times New Roman" w:eastAsia="宋体" w:hAnsi="Times New Roman"/>
          <w:b/>
          <w:i/>
          <w:sz w:val="28"/>
          <w:szCs w:val="28"/>
        </w:rPr>
        <w:t xml:space="preserve"> </w:t>
      </w:r>
      <w:r w:rsidRPr="63247B93">
        <w:rPr>
          <w:rFonts w:ascii="Times New Roman" w:cs="Times New Roman" w:eastAsia="宋体" w:hAnsi="Times New Roman"/>
          <w:b/>
          <w:i/>
          <w:sz w:val="28"/>
          <w:szCs w:val="28"/>
          <w:rPrChange w:id="5370" w:author="user pc" w:date="2022-03-15T10:14:00Z">
            <w:rPr>
              <w:rFonts w:ascii="Bell MT" w:eastAsia="宋体" w:hAnsi="Bell MT"/>
              <w:b/>
              <w:i/>
            </w:rPr>
          </w:rPrChange>
        </w:rPr>
        <w:t>Check</w:t>
      </w:r>
      <w:r>
        <w:rPr>
          <w:rFonts w:ascii="Times New Roman" w:cs="Times New Roman" w:eastAsia="宋体" w:hAnsi="Times New Roman"/>
          <w:b/>
          <w:i/>
          <w:sz w:val="28"/>
          <w:szCs w:val="28"/>
        </w:rPr>
        <w:t xml:space="preserve"> </w:t>
      </w:r>
      <w:r w:rsidRPr="311EACED">
        <w:rPr>
          <w:rFonts w:ascii="Times New Roman" w:cs="Times New Roman" w:eastAsia="宋体" w:hAnsi="Times New Roman"/>
          <w:b/>
          <w:i/>
          <w:sz w:val="28"/>
          <w:szCs w:val="28"/>
          <w:rPrChange w:id="5371" w:author="user pc" w:date="2022-03-15T10:14:00Z">
            <w:rPr>
              <w:rFonts w:ascii="Bell MT" w:eastAsia="宋体" w:hAnsi="Bell MT"/>
              <w:b/>
              <w:i/>
            </w:rPr>
          </w:rPrChange>
        </w:rPr>
        <w:t>your progress</w:t>
      </w:r>
    </w:p>
    <w:p>
      <w:pPr>
        <w:pStyle w:val="style157"/>
        <w:rPr>
          <w:rFonts w:ascii="Times New Roman" w:cs="Times New Roman" w:eastAsia="宋体" w:hAnsi="Times New Roman"/>
          <w:sz w:val="28"/>
          <w:szCs w:val="28"/>
          <w:rPrChange w:id="5372" w:author="user pc" w:date="2022-03-15T10:14:00Z">
            <w:rPr>
              <w:rFonts w:ascii="Bell MT" w:eastAsia="宋体" w:hAnsi="Bell MT"/>
            </w:rPr>
          </w:rPrChange>
        </w:rPr>
      </w:pPr>
      <w:r w:rsidRPr="F2B984FC">
        <w:rPr>
          <w:rFonts w:ascii="Times New Roman" w:cs="Times New Roman" w:eastAsia="宋体" w:hAnsi="Times New Roman"/>
          <w:sz w:val="28"/>
          <w:szCs w:val="28"/>
          <w:rPrChange w:id="5373" w:author="user pc" w:date="2022-03-15T10:14:00Z">
            <w:rPr>
              <w:rFonts w:ascii="Bell MT" w:eastAsia="宋体" w:hAnsi="Bell MT"/>
            </w:rPr>
          </w:rPrChange>
        </w:rPr>
        <w:t>Aluminium metal reacts</w:t>
      </w:r>
      <w:r>
        <w:rPr>
          <w:rFonts w:ascii="Times New Roman" w:cs="Times New Roman" w:eastAsia="宋体" w:hAnsi="Times New Roman"/>
          <w:sz w:val="28"/>
          <w:szCs w:val="28"/>
        </w:rPr>
        <w:t xml:space="preserve"> </w:t>
      </w:r>
      <w:r w:rsidRPr="F0F9F507">
        <w:rPr>
          <w:rFonts w:ascii="Times New Roman" w:cs="Times New Roman" w:eastAsia="宋体" w:hAnsi="Times New Roman"/>
          <w:sz w:val="28"/>
          <w:szCs w:val="28"/>
          <w:rPrChange w:id="5374" w:author="user pc" w:date="2022-03-15T10:14:00Z">
            <w:rPr>
              <w:rFonts w:ascii="Bell MT" w:eastAsia="宋体" w:hAnsi="Bell MT"/>
            </w:rPr>
          </w:rPrChange>
        </w:rPr>
        <w:t>vigorously with aqueous tetraoxosulphate (VI) acid to produce</w:t>
      </w:r>
      <w:r>
        <w:rPr>
          <w:rFonts w:ascii="Times New Roman" w:cs="Times New Roman" w:eastAsia="宋体" w:hAnsi="Times New Roman"/>
          <w:sz w:val="28"/>
          <w:szCs w:val="28"/>
        </w:rPr>
        <w:t xml:space="preserve"> </w:t>
      </w:r>
      <w:r w:rsidRPr="F9D3B6E8">
        <w:rPr>
          <w:rFonts w:ascii="Times New Roman" w:cs="Times New Roman" w:eastAsia="宋体" w:hAnsi="Times New Roman"/>
          <w:sz w:val="28"/>
          <w:szCs w:val="28"/>
          <w:rPrChange w:id="5375" w:author="user pc" w:date="2022-03-15T10:14:00Z">
            <w:rPr>
              <w:rFonts w:ascii="Bell MT" w:eastAsia="宋体" w:hAnsi="Bell MT"/>
            </w:rPr>
          </w:rPrChange>
        </w:rPr>
        <w:t>aqueous aluminium tetraoxosulphate</w:t>
      </w:r>
      <w:r>
        <w:rPr>
          <w:rFonts w:ascii="Times New Roman" w:cs="Times New Roman" w:eastAsia="宋体" w:hAnsi="Times New Roman"/>
          <w:sz w:val="28"/>
          <w:szCs w:val="28"/>
        </w:rPr>
        <w:t xml:space="preserve"> </w:t>
      </w:r>
      <w:r w:rsidRPr="90F03C99">
        <w:rPr>
          <w:rFonts w:ascii="Times New Roman" w:cs="Times New Roman" w:eastAsia="宋体" w:hAnsi="Times New Roman"/>
          <w:sz w:val="28"/>
          <w:szCs w:val="28"/>
          <w:rPrChange w:id="5376" w:author="user pc" w:date="2022-03-15T10:14:00Z">
            <w:rPr>
              <w:rFonts w:ascii="Bell MT" w:eastAsia="宋体" w:hAnsi="Bell MT"/>
            </w:rPr>
          </w:rPrChange>
        </w:rPr>
        <w:t>(VI) and hydrogen gas:</w:t>
      </w:r>
    </w:p>
    <w:p>
      <w:pPr>
        <w:pStyle w:val="style157"/>
        <w:rPr>
          <w:rFonts w:ascii="Times New Roman" w:cs="Times New Roman" w:eastAsia="宋体" w:hAnsi="Times New Roman"/>
          <w:sz w:val="28"/>
          <w:szCs w:val="28"/>
          <w:rPrChange w:id="5377" w:author="user pc" w:date="2022-03-15T10:14:00Z">
            <w:rPr>
              <w:rFonts w:ascii="Bell MT" w:eastAsia="宋体" w:hAnsi="Bell MT"/>
            </w:rPr>
          </w:rPrChange>
        </w:rPr>
      </w:pPr>
      <m:oMathPara>
        <m:oMath>
          <m:r w:rsidRPr="84C99285">
            <w:rPr>
              <w:rFonts w:ascii="Cambria Math" w:cs="Times New Roman" w:eastAsia="宋体" w:hAnsi="Cambria Math"/>
              <w:sz w:val="28"/>
              <w:szCs w:val="28"/>
              <w:rPrChange w:id="5378" w:author="user pc" w:date="2022-03-15T10:14:00Z">
                <w:rPr>
                  <w:rFonts w:ascii="Cambria Math" w:eastAsia="宋体" w:hAnsi="Cambria Math"/>
                </w:rPr>
              </w:rPrChange>
            </w:rPr>
            <m:t>2</m:t>
          </m:r>
          <m:sSub>
            <m:sSubPr>
              <m:ctrlPr>
                <w:rPr>
                  <w:rFonts w:ascii="Cambria Math" w:cs="Times New Roman" w:eastAsia="宋体" w:hAnsi="Cambria Math"/>
                  <w:i/>
                  <w:sz w:val="28"/>
                  <w:szCs w:val="28"/>
                </w:rPr>
              </m:ctrlPr>
            </m:sSubPr>
            <m:e>
              <m:r w:rsidRPr="6B26C194">
                <w:rPr>
                  <w:rFonts w:ascii="Cambria Math" w:cs="Times New Roman" w:eastAsia="宋体" w:hAnsi="Cambria Math"/>
                  <w:sz w:val="28"/>
                  <w:szCs w:val="28"/>
                  <w:rPrChange w:id="5379" w:author="user pc" w:date="2022-03-15T10:14:00Z">
                    <w:rPr>
                      <w:rFonts w:ascii="Cambria Math" w:eastAsia="宋体" w:hAnsi="Cambria Math"/>
                    </w:rPr>
                  </w:rPrChange>
                </w:rPr>
                <m:t>Al</m:t>
              </m:r>
            </m:e>
            <m:sub>
              <m:r w:rsidRPr="FA62C9EF">
                <w:rPr>
                  <w:rFonts w:ascii="Cambria Math" w:cs="Times New Roman" w:eastAsia="宋体" w:hAnsi="Cambria Math"/>
                  <w:sz w:val="28"/>
                  <w:szCs w:val="28"/>
                  <w:rPrChange w:id="5380" w:author="user pc" w:date="2022-03-15T10:14:00Z">
                    <w:rPr>
                      <w:rFonts w:ascii="Cambria Math" w:eastAsia="宋体" w:hAnsi="Cambria Math"/>
                    </w:rPr>
                  </w:rPrChange>
                </w:rPr>
                <m:t>(s)</m:t>
              </m:r>
            </m:sub>
          </m:sSub>
          <m:r w:rsidRPr="FDA8E1DC">
            <w:rPr>
              <w:rFonts w:ascii="Cambria Math" w:cs="Times New Roman" w:eastAsia="宋体" w:hAnsi="Cambria Math"/>
              <w:sz w:val="28"/>
              <w:szCs w:val="28"/>
              <w:rPrChange w:id="5381" w:author="user pc" w:date="2022-03-15T10:14:00Z">
                <w:rPr>
                  <w:rFonts w:ascii="Cambria Math" w:eastAsia="宋体" w:hAnsi="Cambria Math"/>
                </w:rPr>
              </w:rPrChange>
            </w:rPr>
            <m:t xml:space="preserve"> +3</m:t>
          </m:r>
          <m:sSub>
            <m:sSubPr>
              <m:ctrlPr>
                <w:rPr>
                  <w:rFonts w:ascii="Cambria Math" w:cs="Times New Roman" w:eastAsia="宋体" w:hAnsi="Cambria Math"/>
                  <w:i/>
                  <w:sz w:val="28"/>
                  <w:szCs w:val="28"/>
                </w:rPr>
              </m:ctrlPr>
            </m:sSubPr>
            <m:e>
              <m:r w:rsidRPr="3A71CDE0">
                <w:rPr>
                  <w:rFonts w:ascii="Cambria Math" w:cs="Times New Roman" w:eastAsia="宋体" w:hAnsi="Cambria Math"/>
                  <w:sz w:val="28"/>
                  <w:szCs w:val="28"/>
                  <w:rPrChange w:id="5382" w:author="user pc" w:date="2022-03-15T10:14:00Z">
                    <w:rPr>
                      <w:rFonts w:ascii="Cambria Math" w:eastAsia="宋体" w:hAnsi="Cambria Math"/>
                    </w:rPr>
                  </w:rPrChange>
                </w:rPr>
                <m:t>H</m:t>
              </m:r>
            </m:e>
            <m:sub>
              <m:r w:rsidRPr="B4CE7E2C">
                <w:rPr>
                  <w:rFonts w:ascii="Cambria Math" w:cs="Times New Roman" w:eastAsia="宋体" w:hAnsi="Cambria Math"/>
                  <w:sz w:val="28"/>
                  <w:szCs w:val="28"/>
                  <w:rPrChange w:id="5383"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0F9FD046">
                <w:rPr>
                  <w:rFonts w:ascii="Cambria Math" w:cs="Times New Roman" w:eastAsia="宋体" w:hAnsi="Cambria Math"/>
                  <w:sz w:val="28"/>
                  <w:szCs w:val="28"/>
                  <w:rPrChange w:id="5384" w:author="user pc" w:date="2022-03-15T10:14:00Z">
                    <w:rPr>
                      <w:rFonts w:ascii="Cambria Math" w:eastAsia="宋体" w:hAnsi="Cambria Math"/>
                    </w:rPr>
                  </w:rPrChange>
                </w:rPr>
                <m:t>SO</m:t>
              </m:r>
            </m:e>
            <m:sub>
              <m:r w:rsidRPr="47097052">
                <w:rPr>
                  <w:rFonts w:ascii="Cambria Math" w:cs="Times New Roman" w:eastAsia="宋体" w:hAnsi="Cambria Math"/>
                  <w:sz w:val="28"/>
                  <w:szCs w:val="28"/>
                  <w:rPrChange w:id="5385" w:author="user pc" w:date="2022-03-15T10:14:00Z">
                    <w:rPr>
                      <w:rFonts w:ascii="Cambria Math" w:eastAsia="宋体" w:hAnsi="Cambria Math"/>
                    </w:rPr>
                  </w:rPrChange>
                </w:rPr>
                <m:t>4(aq)</m:t>
              </m:r>
            </m:sub>
          </m:sSub>
          <m:r w:rsidRPr="72788D0E">
            <w:rPr>
              <w:rFonts w:ascii="Cambria Math" w:cs="Times New Roman" w:eastAsia="宋体" w:hAnsi="Cambria Math"/>
              <w:sz w:val="28"/>
              <w:szCs w:val="28"/>
              <w:rPrChange w:id="5386" w:author="user pc" w:date="2022-03-15T10:14:00Z">
                <w:rPr>
                  <w:rFonts w:ascii="Cambria Math" w:eastAsia="宋体" w:hAnsi="Cambria Math"/>
                </w:rPr>
              </w:rPrChange>
            </w:rPr>
            <m:t xml:space="preserve"> →  </m:t>
          </m:r>
          <m:sSub>
            <m:sSubPr>
              <m:ctrlPr>
                <w:rPr>
                  <w:rFonts w:ascii="Cambria Math" w:cs="Times New Roman" w:eastAsia="宋体" w:hAnsi="Cambria Math"/>
                  <w:i/>
                  <w:sz w:val="28"/>
                  <w:szCs w:val="28"/>
                </w:rPr>
              </m:ctrlPr>
            </m:sSubPr>
            <m:e>
              <m:r w:rsidRPr="0DDE3AD9">
                <w:rPr>
                  <w:rFonts w:ascii="Cambria Math" w:cs="Times New Roman" w:eastAsia="宋体" w:hAnsi="Cambria Math"/>
                  <w:sz w:val="28"/>
                  <w:szCs w:val="28"/>
                  <w:rPrChange w:id="5387" w:author="user pc" w:date="2022-03-15T10:14:00Z">
                    <w:rPr>
                      <w:rFonts w:ascii="Cambria Math" w:eastAsia="宋体" w:hAnsi="Cambria Math"/>
                    </w:rPr>
                  </w:rPrChange>
                </w:rPr>
                <m:t>A</m:t>
              </m:r>
              <m:sSub>
                <m:sSubPr>
                  <m:ctrlPr>
                    <w:rPr>
                      <w:rFonts w:ascii="Cambria Math" w:cs="Times New Roman" w:eastAsia="宋体" w:hAnsi="Cambria Math"/>
                      <w:i/>
                      <w:sz w:val="28"/>
                      <w:szCs w:val="28"/>
                    </w:rPr>
                  </m:ctrlPr>
                </m:sSubPr>
                <m:e>
                  <m:r w:rsidRPr="E0E7C57D">
                    <w:rPr>
                      <w:rFonts w:ascii="Cambria Math" w:cs="Times New Roman" w:eastAsia="宋体" w:hAnsi="Cambria Math"/>
                      <w:sz w:val="28"/>
                      <w:szCs w:val="28"/>
                      <w:rPrChange w:id="5388" w:author="user pc" w:date="2022-03-15T10:14:00Z">
                        <w:rPr>
                          <w:rFonts w:ascii="Cambria Math" w:eastAsia="宋体" w:hAnsi="Cambria Math"/>
                        </w:rPr>
                      </w:rPrChange>
                    </w:rPr>
                    <m:t>l</m:t>
                  </m:r>
                </m:e>
                <m:sub>
                  <m:r w:rsidRPr="928393F8">
                    <w:rPr>
                      <w:rFonts w:ascii="Cambria Math" w:cs="Times New Roman" w:eastAsia="宋体" w:hAnsi="Cambria Math"/>
                      <w:sz w:val="28"/>
                      <w:szCs w:val="28"/>
                      <w:rPrChange w:id="5389" w:author="user pc" w:date="2022-03-15T10:14:00Z">
                        <w:rPr>
                          <w:rFonts w:ascii="Cambria Math" w:eastAsia="宋体" w:hAnsi="Cambria Math"/>
                        </w:rPr>
                      </w:rPrChange>
                    </w:rPr>
                    <m:t>2</m:t>
                  </m:r>
                </m:sub>
              </m:sSub>
              <m:sSub>
                <m:sSubPr>
                  <m:ctrlPr>
                    <w:rPr>
                      <w:rFonts w:ascii="Cambria Math" w:cs="Times New Roman" w:eastAsia="宋体" w:hAnsi="Cambria Math"/>
                      <w:i/>
                      <w:sz w:val="28"/>
                      <w:szCs w:val="28"/>
                    </w:rPr>
                  </m:ctrlPr>
                </m:sSubPr>
                <m:e>
                  <m:r w:rsidRPr="6D9E5830">
                    <w:rPr>
                      <w:rFonts w:ascii="Cambria Math" w:cs="Times New Roman" w:eastAsia="宋体" w:hAnsi="Cambria Math"/>
                      <w:sz w:val="28"/>
                      <w:szCs w:val="28"/>
                      <w:rPrChange w:id="5390" w:author="user pc" w:date="2022-03-15T10:14:00Z">
                        <w:rPr>
                          <w:rFonts w:ascii="Cambria Math" w:eastAsia="宋体" w:hAnsi="Cambria Math"/>
                        </w:rPr>
                      </w:rPrChange>
                    </w:rPr>
                    <m:t>(SO</m:t>
                  </m:r>
                </m:e>
                <m:sub>
                  <m:r w:rsidRPr="78AB7A69">
                    <w:rPr>
                      <w:rFonts w:ascii="Cambria Math" w:cs="Times New Roman" w:eastAsia="宋体" w:hAnsi="Cambria Math"/>
                      <w:sz w:val="28"/>
                      <w:szCs w:val="28"/>
                      <w:rPrChange w:id="5391" w:author="user pc" w:date="2022-03-15T10:14:00Z">
                        <w:rPr>
                          <w:rFonts w:ascii="Cambria Math" w:eastAsia="宋体" w:hAnsi="Cambria Math"/>
                        </w:rPr>
                      </w:rPrChange>
                    </w:rPr>
                    <m:t>4</m:t>
                  </m:r>
                </m:sub>
              </m:sSub>
              <m:r w:rsidRPr="DCF53473">
                <w:rPr>
                  <w:rFonts w:ascii="Cambria Math" w:cs="Times New Roman" w:eastAsia="宋体" w:hAnsi="Cambria Math"/>
                  <w:sz w:val="28"/>
                  <w:szCs w:val="28"/>
                  <w:rPrChange w:id="5392" w:author="user pc" w:date="2022-03-15T10:14:00Z">
                    <w:rPr>
                      <w:rFonts w:ascii="Cambria Math" w:eastAsia="宋体" w:hAnsi="Cambria Math"/>
                    </w:rPr>
                  </w:rPrChange>
                </w:rPr>
                <m:t>)</m:t>
              </m:r>
            </m:e>
            <m:sub>
              <m:r w:rsidRPr="A79971CB">
                <w:rPr>
                  <w:rFonts w:ascii="Cambria Math" w:cs="Times New Roman" w:eastAsia="宋体" w:hAnsi="Cambria Math"/>
                  <w:sz w:val="28"/>
                  <w:szCs w:val="28"/>
                  <w:rPrChange w:id="5393" w:author="user pc" w:date="2022-03-15T10:14:00Z">
                    <w:rPr>
                      <w:rFonts w:ascii="Cambria Math" w:eastAsia="宋体" w:hAnsi="Cambria Math"/>
                    </w:rPr>
                  </w:rPrChange>
                </w:rPr>
                <m:t>3(aq)</m:t>
              </m:r>
            </m:sub>
          </m:sSub>
          <m:r w:rsidRPr="67606BCF">
            <w:rPr>
              <w:rFonts w:ascii="Cambria Math" w:cs="Times New Roman" w:eastAsia="宋体" w:hAnsi="Cambria Math"/>
              <w:sz w:val="28"/>
              <w:szCs w:val="28"/>
              <w:rPrChange w:id="5394" w:author="user pc" w:date="2022-03-15T10:14:00Z">
                <w:rPr>
                  <w:rFonts w:ascii="Cambria Math" w:eastAsia="宋体" w:hAnsi="Cambria Math"/>
                </w:rPr>
              </w:rPrChange>
            </w:rPr>
            <m:t xml:space="preserve">+ </m:t>
          </m:r>
          <m:sSub>
            <m:sSubPr>
              <m:ctrlPr>
                <w:rPr>
                  <w:rFonts w:ascii="Cambria Math" w:cs="Times New Roman" w:eastAsia="宋体" w:hAnsi="Cambria Math"/>
                  <w:i/>
                  <w:sz w:val="28"/>
                  <w:szCs w:val="28"/>
                </w:rPr>
              </m:ctrlPr>
            </m:sSubPr>
            <m:e>
              <m:r w:rsidRPr="B748D33E">
                <w:rPr>
                  <w:rFonts w:ascii="Cambria Math" w:cs="Times New Roman" w:eastAsia="宋体" w:hAnsi="Cambria Math"/>
                  <w:sz w:val="28"/>
                  <w:szCs w:val="28"/>
                  <w:rPrChange w:id="5395" w:author="user pc" w:date="2022-03-15T10:14:00Z">
                    <w:rPr>
                      <w:rFonts w:ascii="Cambria Math" w:eastAsia="宋体" w:hAnsi="Cambria Math"/>
                    </w:rPr>
                  </w:rPrChange>
                </w:rPr>
                <m:t>3H</m:t>
              </m:r>
            </m:e>
            <m:sub>
              <m:r w:rsidRPr="6E8CE2F1">
                <w:rPr>
                  <w:rFonts w:ascii="Cambria Math" w:cs="Times New Roman" w:eastAsia="宋体" w:hAnsi="Cambria Math"/>
                  <w:sz w:val="28"/>
                  <w:szCs w:val="28"/>
                  <w:rPrChange w:id="5396" w:author="user pc" w:date="2022-03-15T10:14:00Z">
                    <w:rPr>
                      <w:rFonts w:ascii="Cambria Math" w:eastAsia="宋体" w:hAnsi="Cambria Math"/>
                    </w:rPr>
                  </w:rPrChange>
                </w:rPr>
                <m:t>2</m:t>
              </m:r>
              <m:d>
                <m:dPr>
                  <m:endChr m:val=")"/>
                  <m:ctrlPr>
                    <w:rPr>
                      <w:rFonts w:ascii="Cambria Math" w:cs="Times New Roman" w:eastAsia="宋体" w:hAnsi="Cambria Math"/>
                      <w:i/>
                      <w:sz w:val="28"/>
                      <w:szCs w:val="28"/>
                    </w:rPr>
                  </m:ctrlPr>
                </m:dPr>
                <m:e>
                  <m:r w:rsidRPr="06D62052">
                    <w:rPr>
                      <w:rFonts w:ascii="Cambria Math" w:cs="Times New Roman" w:eastAsia="宋体" w:hAnsi="Cambria Math"/>
                      <w:sz w:val="28"/>
                      <w:szCs w:val="28"/>
                      <w:rPrChange w:id="5397" w:author="user pc" w:date="2022-03-15T10:14:00Z">
                        <w:rPr>
                          <w:rFonts w:ascii="Cambria Math" w:eastAsia="宋体" w:hAnsi="Cambria Math"/>
                        </w:rPr>
                      </w:rPrChange>
                    </w:rPr>
                    <m:t>g</m:t>
                  </m:r>
                </m:e>
              </m:d>
            </m:sub>
          </m:sSub>
        </m:oMath>
      </m:oMathPara>
    </w:p>
    <w:p>
      <w:pPr>
        <w:pStyle w:val="style157"/>
        <w:rPr>
          <w:rFonts w:ascii="Times New Roman" w:cs="Times New Roman" w:eastAsia="宋体" w:hAnsi="Times New Roman"/>
          <w:b w:val="false"/>
          <w:sz w:val="28"/>
          <w:szCs w:val="28"/>
          <w:rPrChange w:id="5398" w:author="user pc" w:date="2022-03-15T10:14:00Z">
            <w:rPr>
              <w:rFonts w:ascii="Bell MT" w:eastAsia="宋体" w:hAnsi="Bell MT"/>
              <w:b/>
            </w:rPr>
          </w:rPrChange>
        </w:rPr>
      </w:pPr>
      <w:r w:rsidRPr="DE5B4988">
        <w:rPr>
          <w:rFonts w:ascii="Times New Roman" w:cs="Times New Roman" w:eastAsia="宋体" w:hAnsi="Times New Roman"/>
          <w:sz w:val="28"/>
          <w:szCs w:val="28"/>
          <w:rPrChange w:id="5399" w:author="user pc" w:date="2022-03-15T10:14:00Z">
            <w:rPr>
              <w:rFonts w:ascii="Bell MT" w:eastAsia="宋体" w:hAnsi="Bell MT"/>
            </w:rPr>
          </w:rPrChange>
        </w:rPr>
        <w:t>Determine the volume</w:t>
      </w:r>
      <w:r>
        <w:rPr>
          <w:rFonts w:ascii="Times New Roman" w:cs="Times New Roman" w:eastAsia="宋体" w:hAnsi="Times New Roman"/>
          <w:sz w:val="28"/>
          <w:szCs w:val="28"/>
        </w:rPr>
        <w:t xml:space="preserve"> </w:t>
      </w:r>
      <w:r w:rsidRPr="704FF1C7">
        <w:rPr>
          <w:rFonts w:ascii="Times New Roman" w:cs="Times New Roman" w:eastAsia="宋体" w:hAnsi="Times New Roman"/>
          <w:sz w:val="28"/>
          <w:szCs w:val="28"/>
          <w:rPrChange w:id="5400" w:author="user pc" w:date="2022-03-15T10:14:00Z">
            <w:rPr>
              <w:rFonts w:ascii="Bell MT" w:eastAsia="宋体" w:hAnsi="Bell MT"/>
            </w:rPr>
          </w:rPrChange>
        </w:rPr>
        <w:t>of hydrogen produced at s.t.p when a 2.0g piece of aluminium completely reacts.</w:t>
      </w:r>
      <w:r>
        <w:rPr>
          <w:rFonts w:ascii="Times New Roman" w:cs="Times New Roman" w:eastAsia="宋体" w:hAnsi="Times New Roman"/>
          <w:sz w:val="28"/>
          <w:szCs w:val="28"/>
        </w:rPr>
        <w:t xml:space="preserve"> </w:t>
      </w:r>
      <w:r w:rsidRPr="DC55AEF2">
        <w:rPr>
          <w:rFonts w:ascii="Times New Roman" w:cs="Times New Roman" w:eastAsia="宋体" w:hAnsi="Times New Roman"/>
          <w:b/>
          <w:sz w:val="28"/>
          <w:szCs w:val="28"/>
          <w:rPrChange w:id="5401" w:author="user pc" w:date="2022-03-15T10:14:00Z">
            <w:rPr>
              <w:rFonts w:ascii="Bell MT" w:eastAsia="宋体" w:hAnsi="Bell MT"/>
              <w:b/>
            </w:rPr>
          </w:rPrChange>
        </w:rPr>
        <w:t>Answer: 2.49 dm</w:t>
      </w:r>
      <w:r w:rsidRPr="21D2B82A">
        <w:rPr>
          <w:rFonts w:ascii="Times New Roman" w:cs="Times New Roman" w:eastAsia="宋体" w:hAnsi="Times New Roman"/>
          <w:b/>
          <w:sz w:val="28"/>
          <w:szCs w:val="28"/>
          <w:vertAlign w:val="superscript"/>
          <w:rPrChange w:id="5402" w:author="user pc" w:date="2022-03-15T10:14:00Z">
            <w:rPr>
              <w:rFonts w:ascii="Bell MT" w:eastAsia="宋体" w:hAnsi="Bell MT"/>
              <w:b/>
              <w:vertAlign w:val="superscript"/>
            </w:rPr>
          </w:rPrChange>
        </w:rPr>
        <w:t>3</w:t>
      </w:r>
      <w:r w:rsidRPr="EEAE98B6">
        <w:rPr>
          <w:rFonts w:ascii="Times New Roman" w:cs="Times New Roman" w:eastAsia="宋体" w:hAnsi="Times New Roman"/>
          <w:b/>
          <w:sz w:val="28"/>
          <w:szCs w:val="28"/>
          <w:rPrChange w:id="5403" w:author="user pc" w:date="2022-03-15T10:14:00Z">
            <w:rPr>
              <w:rFonts w:ascii="Bell MT" w:eastAsia="宋体" w:hAnsi="Bell MT"/>
              <w:b/>
            </w:rPr>
          </w:rPrChange>
        </w:rPr>
        <w:t xml:space="preserve"> of hydrogen.</w:t>
      </w: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sz w:val="28"/>
          <w:szCs w:val="28"/>
        </w:rPr>
      </w:pPr>
      <w:r>
        <w:rPr>
          <w:rFonts w:ascii="Times New Roman" w:cs="Times New Roman" w:eastAsia="宋体" w:hAnsi="Times New Roman"/>
          <w:b/>
          <w:sz w:val="28"/>
          <w:szCs w:val="28"/>
        </w:rPr>
        <w:t xml:space="preserve">Example 6: </w:t>
      </w:r>
      <w:r>
        <w:rPr>
          <w:rFonts w:ascii="Times New Roman" w:cs="Times New Roman" w:eastAsia="宋体" w:hAnsi="Times New Roman"/>
          <w:sz w:val="28"/>
          <w:szCs w:val="28"/>
        </w:rPr>
        <w:t>How many moles of oxygen are in 2.71 x 10</w:t>
      </w:r>
      <w:r>
        <w:rPr>
          <w:rFonts w:ascii="Times New Roman" w:cs="Times New Roman" w:eastAsia="宋体" w:hAnsi="Times New Roman"/>
          <w:sz w:val="28"/>
          <w:szCs w:val="28"/>
          <w:vertAlign w:val="superscript"/>
        </w:rPr>
        <w:t>25</w:t>
      </w:r>
      <w:r>
        <w:rPr>
          <w:rFonts w:ascii="Times New Roman" w:cs="Times New Roman" w:eastAsia="宋体" w:hAnsi="Times New Roman"/>
          <w:sz w:val="28"/>
          <w:szCs w:val="28"/>
        </w:rPr>
        <w:t xml:space="preserve"> molecules </w:t>
      </w:r>
      <w:r>
        <w:rPr>
          <w:rFonts w:ascii="Times New Roman" w:cs="Times New Roman" w:eastAsia="宋体" w:hAnsi="Times New Roman"/>
          <w:sz w:val="28"/>
          <w:szCs w:val="28"/>
          <w:lang w:val="en-US"/>
        </w:rPr>
        <w:t>of carbon dioxide</w:t>
      </w:r>
      <w:r>
        <w:rPr>
          <w:rFonts w:ascii="Times New Roman" w:cs="Times New Roman" w:eastAsia="宋体"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The formula for carbon (IV) oxide is CO</w:t>
      </w:r>
      <w:r>
        <w:rPr>
          <w:rFonts w:ascii="Times New Roman" w:cs="Times New Roman" w:hAnsi="Times New Roman"/>
          <w:sz w:val="28"/>
          <w:szCs w:val="28"/>
          <w:vertAlign w:val="subscript"/>
        </w:rPr>
        <w:t>2.</w:t>
      </w:r>
    </w:p>
    <w:p>
      <w:pPr>
        <w:pStyle w:val="style0"/>
        <w:rPr>
          <w:rFonts w:ascii="Times New Roman" w:cs="Times New Roman" w:hAnsi="Times New Roman"/>
          <w:sz w:val="28"/>
          <w:szCs w:val="28"/>
        </w:rPr>
      </w:pPr>
      <w:r>
        <w:rPr>
          <w:rFonts w:ascii="Times New Roman" w:cs="Times New Roman" w:hAnsi="Times New Roman"/>
          <w:sz w:val="28"/>
          <w:szCs w:val="28"/>
        </w:rPr>
        <w:t>From the formula, there are two atoms of oxygen.</w:t>
      </w:r>
    </w:p>
    <w:p>
      <w:pPr>
        <w:pStyle w:val="style0"/>
        <w:rPr>
          <w:rFonts w:ascii="Times New Roman" w:cs="Times New Roman" w:hAnsi="Times New Roman"/>
          <w:sz w:val="28"/>
          <w:szCs w:val="28"/>
        </w:rPr>
      </w:pPr>
      <w:r>
        <w:rPr>
          <w:rFonts w:ascii="Times New Roman" w:cs="Times New Roman" w:hAnsi="Times New Roman"/>
          <w:sz w:val="28"/>
          <w:szCs w:val="28"/>
        </w:rPr>
        <w:t>6.02 × 10</w:t>
      </w:r>
      <w:r>
        <w:rPr>
          <w:rFonts w:ascii="Times New Roman" w:cs="Times New Roman" w:hAnsi="Times New Roman"/>
          <w:sz w:val="28"/>
          <w:szCs w:val="28"/>
          <w:vertAlign w:val="superscript"/>
        </w:rPr>
        <w:t>23</w:t>
      </w:r>
      <w:r>
        <w:rPr>
          <w:rFonts w:ascii="Times New Roman" w:cs="Times New Roman" w:hAnsi="Times New Roman"/>
          <w:sz w:val="28"/>
          <w:szCs w:val="28"/>
        </w:rPr>
        <w:t xml:space="preserve"> molecules = 2 atoms of oxygen</w:t>
      </w:r>
    </w:p>
    <w:p>
      <w:pPr>
        <w:pStyle w:val="style0"/>
        <w:rPr>
          <w:rFonts w:ascii="Times New Roman" w:cs="Times New Roman" w:hAnsi="Times New Roman"/>
          <w:sz w:val="28"/>
          <w:szCs w:val="28"/>
        </w:rPr>
      </w:pPr>
      <w:r>
        <w:rPr>
          <w:rFonts w:ascii="Times New Roman" w:cs="Times New Roman" w:hAnsi="Times New Roman"/>
          <w:sz w:val="28"/>
          <w:szCs w:val="28"/>
        </w:rPr>
        <w:t>2.71 × 10</w:t>
      </w:r>
      <w:r>
        <w:rPr>
          <w:rFonts w:ascii="Times New Roman" w:cs="Times New Roman" w:hAnsi="Times New Roman"/>
          <w:sz w:val="28"/>
          <w:szCs w:val="28"/>
          <w:vertAlign w:val="superscript"/>
        </w:rPr>
        <w:t>25</w:t>
      </w:r>
      <w:r>
        <w:rPr>
          <w:rFonts w:ascii="Times New Roman" w:cs="Times New Roman" w:hAnsi="Times New Roman"/>
          <w:sz w:val="28"/>
          <w:szCs w:val="28"/>
        </w:rPr>
        <w:t>molecules = ?</w:t>
      </w:r>
    </w:p>
    <w:p>
      <w:pPr>
        <w:pStyle w:val="style0"/>
        <w:rPr>
          <w:rFonts w:ascii="Times New Roman" w:cs="Times New Roman" w:hAnsi="Times New Roman"/>
          <w:sz w:val="28"/>
          <w:szCs w:val="28"/>
        </w:rPr>
      </w:pPr>
      <m:oMathPara>
        <m:oMath>
          <m:f>
            <m:fPr>
              <m:ctrlPr>
                <w:rPr>
                  <w:rFonts w:ascii="Cambria Math" w:cs="Times New Roman" w:hAnsi="Cambria Math"/>
                  <w:i/>
                  <w:sz w:val="28"/>
                  <w:szCs w:val="28"/>
                </w:rPr>
              </m:ctrlPr>
            </m:fPr>
            <m:num>
              <m:r>
                <w:rPr>
                  <w:rFonts w:ascii="Cambria Math" w:cs="Times New Roman" w:hAnsi="Cambria Math"/>
                  <w:sz w:val="28"/>
                  <w:szCs w:val="28"/>
                </w:rPr>
                <m:t>2.71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25</m:t>
                  </m:r>
                </m:sup>
              </m:sSup>
              <m:r>
                <w:rPr>
                  <w:rFonts w:ascii="Cambria Math" w:cs="Times New Roman" w:hAnsi="Cambria Math"/>
                  <w:sz w:val="28"/>
                  <w:szCs w:val="28"/>
                </w:rPr>
                <m:t xml:space="preserve"> molecules ×2 atoms of oxygen</m:t>
              </m:r>
            </m:num>
            <m:den>
              <m:r>
                <w:rPr>
                  <w:rFonts w:ascii="Cambria Math" w:cs="Times New Roman" w:hAnsi="Cambria Math"/>
                  <w:sz w:val="28"/>
                  <w:szCs w:val="28"/>
                </w:rPr>
                <m:t>6.02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23</m:t>
                  </m:r>
                </m:sup>
              </m:sSup>
              <m:r>
                <w:rPr>
                  <w:rFonts w:ascii="Cambria Math" w:cs="Times New Roman" w:hAnsi="Cambria Math"/>
                  <w:sz w:val="28"/>
                  <w:szCs w:val="28"/>
                </w:rPr>
                <m:t xml:space="preserve"> molecules</m:t>
              </m:r>
            </m:den>
          </m:f>
          <m:r>
            <w:rPr>
              <w:rFonts w:ascii="Cambria Math" w:cs="Times New Roman" w:hAnsi="Cambria Math"/>
              <w:sz w:val="28"/>
              <w:szCs w:val="28"/>
            </w:rPr>
            <m:t>=90.0 oles.</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5404" w:author="user pc" w:date="2022-03-15T10:14:00Z">
            <w:rPr/>
          </w:rPrChange>
        </w:rPr>
      </w:pPr>
      <w:r w:rsidRPr="E3F5CE80">
        <w:rPr>
          <w:rFonts w:ascii="Times New Roman" w:cs="Times New Roman"/>
          <w:b/>
          <w:color w:val="800000"/>
          <w:sz w:val="28"/>
          <w:szCs w:val="28"/>
          <w:highlight w:val="cyan"/>
          <w:rPrChange w:id="5405" w:author="user pc" w:date="2022-03-15T10:14:00Z">
            <w:rPr>
              <w:b/>
              <w:color w:val="800000"/>
            </w:rPr>
          </w:rPrChange>
        </w:rPr>
        <w:t>LIMITING</w:t>
      </w:r>
      <w:r>
        <w:rPr>
          <w:rFonts w:ascii="Times New Roman" w:cs="Times New Roman" w:hAnsi="Times New Roman"/>
          <w:b/>
          <w:color w:val="800000"/>
          <w:sz w:val="28"/>
          <w:szCs w:val="28"/>
          <w:highlight w:val="cyan"/>
        </w:rPr>
        <w:t xml:space="preserve"> </w:t>
      </w:r>
      <w:r w:rsidRPr="FF1FAFFD">
        <w:rPr>
          <w:rFonts w:ascii="Times New Roman" w:cs="Times New Roman"/>
          <w:b/>
          <w:color w:val="800000"/>
          <w:sz w:val="28"/>
          <w:szCs w:val="28"/>
          <w:highlight w:val="cyan"/>
          <w:rPrChange w:id="5406" w:author="user pc" w:date="2022-03-15T10:14:00Z">
            <w:rPr>
              <w:b/>
              <w:color w:val="800000"/>
            </w:rPr>
          </w:rPrChange>
        </w:rPr>
        <w:t>AND</w:t>
      </w:r>
      <w:r>
        <w:rPr>
          <w:rFonts w:ascii="Times New Roman" w:cs="Times New Roman" w:hAnsi="Times New Roman"/>
          <w:b/>
          <w:color w:val="800000"/>
          <w:sz w:val="28"/>
          <w:szCs w:val="28"/>
          <w:highlight w:val="cyan"/>
        </w:rPr>
        <w:t xml:space="preserve"> </w:t>
      </w:r>
      <w:r w:rsidRPr="9B402029">
        <w:rPr>
          <w:rFonts w:ascii="Times New Roman" w:cs="Times New Roman"/>
          <w:b/>
          <w:color w:val="800000"/>
          <w:sz w:val="28"/>
          <w:szCs w:val="28"/>
          <w:highlight w:val="cyan"/>
          <w:rPrChange w:id="5407" w:author="user pc" w:date="2022-03-15T10:14:00Z">
            <w:rPr>
              <w:b/>
              <w:color w:val="800000"/>
            </w:rPr>
          </w:rPrChange>
        </w:rPr>
        <w:t>EXCESS</w:t>
      </w:r>
      <w:r>
        <w:rPr>
          <w:rFonts w:ascii="Times New Roman" w:cs="Times New Roman" w:hAnsi="Times New Roman"/>
          <w:b/>
          <w:color w:val="800000"/>
          <w:sz w:val="28"/>
          <w:szCs w:val="28"/>
          <w:highlight w:val="cyan"/>
        </w:rPr>
        <w:t xml:space="preserve"> </w:t>
      </w:r>
      <w:r w:rsidRPr="70C2738A">
        <w:rPr>
          <w:rFonts w:ascii="Times New Roman" w:cs="Times New Roman"/>
          <w:b/>
          <w:color w:val="800000"/>
          <w:sz w:val="28"/>
          <w:szCs w:val="28"/>
          <w:highlight w:val="cyan"/>
          <w:rPrChange w:id="5408" w:author="user pc" w:date="2022-03-15T10:14:00Z">
            <w:rPr>
              <w:b/>
              <w:color w:val="800000"/>
            </w:rPr>
          </w:rPrChange>
        </w:rPr>
        <w:t>REACTANTS</w:t>
      </w:r>
    </w:p>
    <w:p>
      <w:pPr>
        <w:pStyle w:val="style0"/>
        <w:rPr>
          <w:rFonts w:ascii="Times New Roman" w:cs="Times New Roman"/>
          <w:sz w:val="28"/>
          <w:szCs w:val="28"/>
          <w:rPrChange w:id="5409" w:author="user pc" w:date="2022-03-15T10:14:00Z">
            <w:rPr/>
          </w:rPrChange>
        </w:rPr>
      </w:pPr>
      <w:r w:rsidRPr="3ADA58C6">
        <w:rPr>
          <w:rFonts w:ascii="Times New Roman" w:cs="Times New Roman"/>
          <w:b/>
          <w:i/>
          <w:sz w:val="28"/>
          <w:szCs w:val="28"/>
          <w:highlight w:val="none"/>
          <w:rPrChange w:id="5410" w:author="user pc" w:date="2022-03-15T10:14:00Z">
            <w:rPr>
              <w:b/>
              <w:i/>
              <w:highlight w:val="green"/>
            </w:rPr>
          </w:rPrChange>
        </w:rPr>
        <w:t>Limiting</w:t>
      </w:r>
      <w:r>
        <w:rPr>
          <w:rFonts w:ascii="Times New Roman" w:cs="Times New Roman" w:hAnsi="Times New Roman"/>
          <w:b/>
          <w:i/>
          <w:sz w:val="28"/>
          <w:szCs w:val="28"/>
        </w:rPr>
        <w:t xml:space="preserve"> </w:t>
      </w:r>
      <w:r w:rsidRPr="D8BF672A">
        <w:rPr>
          <w:rFonts w:ascii="Times New Roman" w:cs="Times New Roman"/>
          <w:b/>
          <w:i/>
          <w:sz w:val="28"/>
          <w:szCs w:val="28"/>
          <w:highlight w:val="none"/>
          <w:rPrChange w:id="5411" w:author="user pc" w:date="2022-03-15T10:14:00Z">
            <w:rPr>
              <w:b/>
              <w:i/>
              <w:highlight w:val="green"/>
            </w:rPr>
          </w:rPrChange>
        </w:rPr>
        <w:t>reactant</w:t>
      </w:r>
      <w:r>
        <w:rPr>
          <w:rFonts w:ascii="Times New Roman" w:cs="Times New Roman" w:hAnsi="Times New Roman"/>
          <w:b/>
          <w:i/>
          <w:sz w:val="28"/>
          <w:szCs w:val="28"/>
        </w:rPr>
        <w:t xml:space="preserve"> </w:t>
      </w:r>
      <w:r w:rsidRPr="16505012">
        <w:rPr>
          <w:rFonts w:ascii="Times New Roman" w:cs="Times New Roman"/>
          <w:b/>
          <w:i/>
          <w:sz w:val="28"/>
          <w:szCs w:val="28"/>
          <w:highlight w:val="none"/>
          <w:rPrChange w:id="5412" w:author="user pc" w:date="2022-03-15T10:14:00Z">
            <w:rPr>
              <w:b/>
              <w:i/>
              <w:highlight w:val="green"/>
            </w:rPr>
          </w:rPrChange>
        </w:rPr>
        <w:t>or</w:t>
      </w:r>
      <w:r>
        <w:rPr>
          <w:rFonts w:ascii="Times New Roman" w:cs="Times New Roman" w:hAnsi="Times New Roman"/>
          <w:b/>
          <w:i/>
          <w:sz w:val="28"/>
          <w:szCs w:val="28"/>
        </w:rPr>
        <w:t xml:space="preserve"> </w:t>
      </w:r>
      <w:r w:rsidRPr="1C56E72C">
        <w:rPr>
          <w:rFonts w:ascii="Times New Roman" w:cs="Times New Roman"/>
          <w:b/>
          <w:i/>
          <w:sz w:val="28"/>
          <w:szCs w:val="28"/>
          <w:highlight w:val="none"/>
          <w:rPrChange w:id="5413" w:author="user pc" w:date="2022-03-15T10:14:00Z">
            <w:rPr>
              <w:b/>
              <w:i/>
              <w:highlight w:val="green"/>
            </w:rPr>
          </w:rPrChange>
        </w:rPr>
        <w:t>Limiting</w:t>
      </w:r>
      <w:r>
        <w:rPr>
          <w:rFonts w:ascii="Times New Roman" w:cs="Times New Roman" w:hAnsi="Times New Roman"/>
          <w:b/>
          <w:i/>
          <w:sz w:val="28"/>
          <w:szCs w:val="28"/>
        </w:rPr>
        <w:t xml:space="preserve"> </w:t>
      </w:r>
      <w:r w:rsidRPr="3DAEBBE9">
        <w:rPr>
          <w:rFonts w:ascii="Times New Roman" w:cs="Times New Roman"/>
          <w:b/>
          <w:i/>
          <w:sz w:val="28"/>
          <w:szCs w:val="28"/>
          <w:highlight w:val="none"/>
          <w:rPrChange w:id="5414" w:author="user pc" w:date="2022-03-15T10:14:00Z">
            <w:rPr>
              <w:b/>
              <w:i/>
              <w:highlight w:val="green"/>
            </w:rPr>
          </w:rPrChange>
        </w:rPr>
        <w:t>reagent</w:t>
      </w:r>
      <w:r>
        <w:rPr>
          <w:rFonts w:ascii="Times New Roman" w:cs="Times New Roman" w:hAnsi="Times New Roman"/>
          <w:b/>
          <w:i/>
          <w:sz w:val="28"/>
          <w:szCs w:val="28"/>
        </w:rPr>
        <w:t xml:space="preserve"> </w:t>
      </w:r>
      <w:r w:rsidRPr="2FFE6C1E">
        <w:rPr>
          <w:rFonts w:ascii="Times New Roman" w:cs="Times New Roman"/>
          <w:b/>
          <w:i/>
          <w:sz w:val="28"/>
          <w:szCs w:val="28"/>
          <w:highlight w:val="none"/>
          <w:rPrChange w:id="5415" w:author="user pc" w:date="2022-03-15T10:14:00Z">
            <w:rPr>
              <w:b/>
              <w:i/>
              <w:highlight w:val="green"/>
            </w:rPr>
          </w:rPrChange>
        </w:rPr>
        <w:t>is</w:t>
      </w:r>
      <w:r>
        <w:rPr>
          <w:rFonts w:ascii="Times New Roman" w:cs="Times New Roman" w:hAnsi="Times New Roman"/>
          <w:b/>
          <w:i/>
          <w:sz w:val="28"/>
          <w:szCs w:val="28"/>
        </w:rPr>
        <w:t xml:space="preserve"> </w:t>
      </w:r>
      <w:r w:rsidRPr="63E6382C">
        <w:rPr>
          <w:rFonts w:ascii="Times New Roman" w:cs="Times New Roman"/>
          <w:b/>
          <w:i/>
          <w:sz w:val="28"/>
          <w:szCs w:val="28"/>
          <w:highlight w:val="none"/>
          <w:rPrChange w:id="5416" w:author="user pc" w:date="2022-03-15T10:14:00Z">
            <w:rPr>
              <w:b/>
              <w:i/>
              <w:highlight w:val="green"/>
            </w:rPr>
          </w:rPrChange>
        </w:rPr>
        <w:t>a</w:t>
      </w:r>
      <w:r>
        <w:rPr>
          <w:rFonts w:ascii="Times New Roman" w:cs="Times New Roman" w:hAnsi="Times New Roman"/>
          <w:b/>
          <w:i/>
          <w:sz w:val="28"/>
          <w:szCs w:val="28"/>
        </w:rPr>
        <w:t xml:space="preserve"> </w:t>
      </w:r>
      <w:r w:rsidRPr="B77F77DF">
        <w:rPr>
          <w:rFonts w:ascii="Times New Roman" w:cs="Times New Roman"/>
          <w:b/>
          <w:i/>
          <w:sz w:val="28"/>
          <w:szCs w:val="28"/>
          <w:highlight w:val="none"/>
          <w:rPrChange w:id="5417" w:author="user pc" w:date="2022-03-15T10:14:00Z">
            <w:rPr>
              <w:b/>
              <w:i/>
              <w:highlight w:val="green"/>
            </w:rPr>
          </w:rPrChange>
        </w:rPr>
        <w:t>reagent</w:t>
      </w:r>
      <w:r>
        <w:rPr>
          <w:rFonts w:ascii="Times New Roman" w:cs="Times New Roman" w:hAnsi="Times New Roman"/>
          <w:b/>
          <w:i/>
          <w:sz w:val="28"/>
          <w:szCs w:val="28"/>
        </w:rPr>
        <w:t xml:space="preserve"> </w:t>
      </w:r>
      <w:r w:rsidRPr="5528760F">
        <w:rPr>
          <w:rFonts w:ascii="Times New Roman" w:cs="Times New Roman"/>
          <w:b/>
          <w:i/>
          <w:sz w:val="28"/>
          <w:szCs w:val="28"/>
          <w:highlight w:val="none"/>
          <w:rPrChange w:id="5418" w:author="user pc" w:date="2022-03-15T10:14:00Z">
            <w:rPr>
              <w:b/>
              <w:i/>
              <w:highlight w:val="green"/>
            </w:rPr>
          </w:rPrChange>
        </w:rPr>
        <w:t>that</w:t>
      </w:r>
      <w:r>
        <w:rPr>
          <w:rFonts w:ascii="Times New Roman" w:cs="Times New Roman" w:hAnsi="Times New Roman"/>
          <w:b/>
          <w:i/>
          <w:sz w:val="28"/>
          <w:szCs w:val="28"/>
        </w:rPr>
        <w:t xml:space="preserve"> </w:t>
      </w:r>
      <w:r w:rsidRPr="ADBB32F8">
        <w:rPr>
          <w:rFonts w:ascii="Times New Roman" w:cs="Times New Roman"/>
          <w:b/>
          <w:i/>
          <w:sz w:val="28"/>
          <w:szCs w:val="28"/>
          <w:highlight w:val="none"/>
          <w:rPrChange w:id="5419" w:author="user pc" w:date="2022-03-15T10:14:00Z">
            <w:rPr>
              <w:b/>
              <w:i/>
              <w:highlight w:val="green"/>
            </w:rPr>
          </w:rPrChange>
        </w:rPr>
        <w:t>is</w:t>
      </w:r>
      <w:r>
        <w:rPr>
          <w:rFonts w:ascii="Times New Roman" w:cs="Times New Roman" w:hAnsi="Times New Roman"/>
          <w:b/>
          <w:i/>
          <w:sz w:val="28"/>
          <w:szCs w:val="28"/>
        </w:rPr>
        <w:t xml:space="preserve"> </w:t>
      </w:r>
      <w:r w:rsidRPr="84FF84BB">
        <w:rPr>
          <w:rFonts w:ascii="Times New Roman" w:cs="Times New Roman"/>
          <w:b/>
          <w:i/>
          <w:sz w:val="28"/>
          <w:szCs w:val="28"/>
          <w:highlight w:val="none"/>
          <w:rPrChange w:id="5420" w:author="user pc" w:date="2022-03-15T10:14:00Z">
            <w:rPr>
              <w:b/>
              <w:i/>
              <w:highlight w:val="green"/>
            </w:rPr>
          </w:rPrChange>
        </w:rPr>
        <w:t>completely</w:t>
      </w:r>
      <w:r>
        <w:rPr>
          <w:rFonts w:ascii="Times New Roman" w:cs="Times New Roman" w:hAnsi="Times New Roman"/>
          <w:b/>
          <w:i/>
          <w:sz w:val="28"/>
          <w:szCs w:val="28"/>
        </w:rPr>
        <w:t xml:space="preserve"> </w:t>
      </w:r>
      <w:r w:rsidRPr="04FC4293">
        <w:rPr>
          <w:rFonts w:ascii="Times New Roman" w:cs="Times New Roman"/>
          <w:b/>
          <w:i/>
          <w:sz w:val="28"/>
          <w:szCs w:val="28"/>
          <w:highlight w:val="none"/>
          <w:rPrChange w:id="5421" w:author="user pc" w:date="2022-03-15T10:14:00Z">
            <w:rPr>
              <w:b/>
              <w:i/>
              <w:highlight w:val="green"/>
            </w:rPr>
          </w:rPrChange>
        </w:rPr>
        <w:t>used</w:t>
      </w:r>
      <w:r>
        <w:rPr>
          <w:rFonts w:ascii="Times New Roman" w:cs="Times New Roman" w:hAnsi="Times New Roman"/>
          <w:b/>
          <w:i/>
          <w:sz w:val="28"/>
          <w:szCs w:val="28"/>
        </w:rPr>
        <w:t xml:space="preserve"> </w:t>
      </w:r>
      <w:r w:rsidRPr="C2CD3F28">
        <w:rPr>
          <w:rFonts w:ascii="Times New Roman" w:cs="Times New Roman"/>
          <w:b/>
          <w:i/>
          <w:sz w:val="28"/>
          <w:szCs w:val="28"/>
          <w:highlight w:val="none"/>
          <w:rPrChange w:id="5422" w:author="user pc" w:date="2022-03-15T10:14:00Z">
            <w:rPr>
              <w:b/>
              <w:i/>
              <w:highlight w:val="green"/>
            </w:rPr>
          </w:rPrChange>
        </w:rPr>
        <w:t>up</w:t>
      </w:r>
      <w:r>
        <w:rPr>
          <w:rFonts w:ascii="Times New Roman" w:cs="Times New Roman" w:hAnsi="Times New Roman"/>
          <w:b/>
          <w:i/>
          <w:sz w:val="28"/>
          <w:szCs w:val="28"/>
        </w:rPr>
        <w:t xml:space="preserve"> </w:t>
      </w:r>
      <w:r w:rsidRPr="02CF46EE">
        <w:rPr>
          <w:rFonts w:ascii="Times New Roman" w:cs="Times New Roman"/>
          <w:b/>
          <w:i/>
          <w:sz w:val="28"/>
          <w:szCs w:val="28"/>
          <w:highlight w:val="none"/>
          <w:rPrChange w:id="5423" w:author="user pc" w:date="2022-03-15T10:14:00Z">
            <w:rPr>
              <w:b/>
              <w:i/>
              <w:highlight w:val="green"/>
            </w:rPr>
          </w:rPrChange>
        </w:rPr>
        <w:t>or</w:t>
      </w:r>
      <w:r>
        <w:rPr>
          <w:rFonts w:ascii="Times New Roman" w:cs="Times New Roman" w:hAnsi="Times New Roman"/>
          <w:b/>
          <w:i/>
          <w:sz w:val="28"/>
          <w:szCs w:val="28"/>
        </w:rPr>
        <w:t xml:space="preserve"> </w:t>
      </w:r>
      <w:r w:rsidRPr="83D591BF">
        <w:rPr>
          <w:rFonts w:ascii="Times New Roman" w:cs="Times New Roman"/>
          <w:b/>
          <w:i/>
          <w:sz w:val="28"/>
          <w:szCs w:val="28"/>
          <w:highlight w:val="none"/>
          <w:rPrChange w:id="5424" w:author="user pc" w:date="2022-03-15T10:14:00Z">
            <w:rPr>
              <w:b/>
              <w:i/>
              <w:highlight w:val="green"/>
            </w:rPr>
          </w:rPrChange>
        </w:rPr>
        <w:t>consumed</w:t>
      </w:r>
      <w:r>
        <w:rPr>
          <w:rFonts w:ascii="Times New Roman" w:cs="Times New Roman" w:hAnsi="Times New Roman"/>
          <w:b/>
          <w:i/>
          <w:sz w:val="28"/>
          <w:szCs w:val="28"/>
        </w:rPr>
        <w:t xml:space="preserve"> </w:t>
      </w:r>
      <w:r w:rsidRPr="388B03C0">
        <w:rPr>
          <w:rFonts w:ascii="Times New Roman" w:cs="Times New Roman"/>
          <w:b/>
          <w:i/>
          <w:sz w:val="28"/>
          <w:szCs w:val="28"/>
          <w:highlight w:val="none"/>
          <w:rPrChange w:id="5425" w:author="user pc" w:date="2022-03-15T10:14:00Z">
            <w:rPr>
              <w:b/>
              <w:i/>
              <w:highlight w:val="green"/>
            </w:rPr>
          </w:rPrChange>
        </w:rPr>
        <w:t>in</w:t>
      </w:r>
      <w:r>
        <w:rPr>
          <w:rFonts w:ascii="Times New Roman" w:cs="Times New Roman" w:hAnsi="Times New Roman"/>
          <w:b/>
          <w:i/>
          <w:sz w:val="28"/>
          <w:szCs w:val="28"/>
        </w:rPr>
        <w:t xml:space="preserve"> </w:t>
      </w:r>
      <w:r w:rsidRPr="D2096EB3">
        <w:rPr>
          <w:rFonts w:ascii="Times New Roman" w:cs="Times New Roman"/>
          <w:b/>
          <w:i/>
          <w:sz w:val="28"/>
          <w:szCs w:val="28"/>
          <w:highlight w:val="none"/>
          <w:rPrChange w:id="5426" w:author="user pc" w:date="2022-03-15T10:14:00Z">
            <w:rPr>
              <w:b/>
              <w:i/>
              <w:highlight w:val="green"/>
            </w:rPr>
          </w:rPrChange>
        </w:rPr>
        <w:t>the</w:t>
      </w:r>
      <w:r>
        <w:rPr>
          <w:rFonts w:ascii="Times New Roman" w:cs="Times New Roman" w:hAnsi="Times New Roman"/>
          <w:b/>
          <w:i/>
          <w:sz w:val="28"/>
          <w:szCs w:val="28"/>
        </w:rPr>
        <w:t xml:space="preserve"> </w:t>
      </w:r>
      <w:r w:rsidRPr="3F69236E">
        <w:rPr>
          <w:rFonts w:ascii="Times New Roman" w:cs="Times New Roman"/>
          <w:b/>
          <w:i/>
          <w:sz w:val="28"/>
          <w:szCs w:val="28"/>
          <w:highlight w:val="none"/>
          <w:rPrChange w:id="5427" w:author="user pc" w:date="2022-03-15T10:14:00Z">
            <w:rPr>
              <w:b/>
              <w:i/>
              <w:highlight w:val="green"/>
            </w:rPr>
          </w:rPrChange>
        </w:rPr>
        <w:t>reaction.</w:t>
      </w:r>
      <w:r>
        <w:rPr>
          <w:rFonts w:ascii="Times New Roman" w:cs="Times New Roman" w:hAnsi="Times New Roman"/>
          <w:b/>
          <w:i/>
          <w:sz w:val="28"/>
          <w:szCs w:val="28"/>
        </w:rPr>
        <w:t xml:space="preserve"> </w:t>
      </w:r>
      <w:r w:rsidRPr="EE0CA642">
        <w:rPr>
          <w:rFonts w:ascii="Times New Roman" w:cs="Times New Roman"/>
          <w:sz w:val="28"/>
          <w:szCs w:val="28"/>
          <w:rPrChange w:id="5428" w:author="user pc" w:date="2022-03-15T10:14:00Z">
            <w:rPr/>
          </w:rPrChange>
        </w:rPr>
        <w:t>Therefore,</w:t>
      </w:r>
      <w:r>
        <w:rPr>
          <w:rFonts w:ascii="Times New Roman" w:cs="Times New Roman" w:hAnsi="Times New Roman"/>
          <w:sz w:val="28"/>
          <w:szCs w:val="28"/>
        </w:rPr>
        <w:t xml:space="preserve"> </w:t>
      </w:r>
      <w:r w:rsidRPr="DEDA2707">
        <w:rPr>
          <w:rFonts w:ascii="Times New Roman" w:cs="Times New Roman"/>
          <w:sz w:val="28"/>
          <w:szCs w:val="28"/>
          <w:rPrChange w:id="5429" w:author="user pc" w:date="2022-03-15T10:14:00Z">
            <w:rPr/>
          </w:rPrChange>
        </w:rPr>
        <w:t>it</w:t>
      </w:r>
      <w:r>
        <w:rPr>
          <w:rFonts w:ascii="Times New Roman" w:cs="Times New Roman" w:hAnsi="Times New Roman"/>
          <w:sz w:val="28"/>
          <w:szCs w:val="28"/>
        </w:rPr>
        <w:t xml:space="preserve"> </w:t>
      </w:r>
      <w:r w:rsidRPr="69AA003C">
        <w:rPr>
          <w:rFonts w:ascii="Times New Roman" w:cs="Times New Roman"/>
          <w:sz w:val="28"/>
          <w:szCs w:val="28"/>
          <w:rPrChange w:id="5430" w:author="user pc" w:date="2022-03-15T10:14:00Z">
            <w:rPr/>
          </w:rPrChange>
        </w:rPr>
        <w:t>limits</w:t>
      </w:r>
      <w:r>
        <w:rPr>
          <w:rFonts w:ascii="Times New Roman" w:cs="Times New Roman" w:hAnsi="Times New Roman"/>
          <w:sz w:val="28"/>
          <w:szCs w:val="28"/>
        </w:rPr>
        <w:t xml:space="preserve"> </w:t>
      </w:r>
      <w:r w:rsidRPr="05BEB853">
        <w:rPr>
          <w:rFonts w:ascii="Times New Roman" w:cs="Times New Roman"/>
          <w:sz w:val="28"/>
          <w:szCs w:val="28"/>
          <w:rPrChange w:id="5431" w:author="user pc" w:date="2022-03-15T10:14:00Z">
            <w:rPr/>
          </w:rPrChange>
        </w:rPr>
        <w:t>the</w:t>
      </w:r>
      <w:r>
        <w:rPr>
          <w:rFonts w:ascii="Times New Roman" w:cs="Times New Roman" w:hAnsi="Times New Roman"/>
          <w:sz w:val="28"/>
          <w:szCs w:val="28"/>
        </w:rPr>
        <w:t xml:space="preserve"> </w:t>
      </w:r>
      <w:r w:rsidRPr="C56CF678">
        <w:rPr>
          <w:rFonts w:ascii="Times New Roman" w:cs="Times New Roman"/>
          <w:sz w:val="28"/>
          <w:szCs w:val="28"/>
          <w:rPrChange w:id="5432" w:author="user pc" w:date="2022-03-15T10:14:00Z">
            <w:rPr/>
          </w:rPrChange>
        </w:rPr>
        <w:t>reaction</w:t>
      </w:r>
      <w:r>
        <w:rPr>
          <w:rFonts w:ascii="Times New Roman" w:cs="Times New Roman" w:hAnsi="Times New Roman"/>
          <w:sz w:val="28"/>
          <w:szCs w:val="28"/>
        </w:rPr>
        <w:t xml:space="preserve"> </w:t>
      </w:r>
      <w:r w:rsidRPr="C56B0886">
        <w:rPr>
          <w:rFonts w:ascii="Times New Roman" w:cs="Times New Roman"/>
          <w:sz w:val="28"/>
          <w:szCs w:val="28"/>
          <w:rPrChange w:id="5433" w:author="user pc" w:date="2022-03-15T10:14:00Z">
            <w:rPr/>
          </w:rPrChange>
        </w:rPr>
        <w:t>from</w:t>
      </w:r>
      <w:r>
        <w:rPr>
          <w:rFonts w:ascii="Times New Roman" w:cs="Times New Roman" w:hAnsi="Times New Roman"/>
          <w:sz w:val="28"/>
          <w:szCs w:val="28"/>
        </w:rPr>
        <w:t xml:space="preserve"> </w:t>
      </w:r>
      <w:r w:rsidRPr="1F53DC26">
        <w:rPr>
          <w:rFonts w:ascii="Times New Roman" w:cs="Times New Roman"/>
          <w:sz w:val="28"/>
          <w:szCs w:val="28"/>
          <w:rPrChange w:id="5434" w:author="user pc" w:date="2022-03-15T10:14:00Z">
            <w:rPr/>
          </w:rPrChange>
        </w:rPr>
        <w:t>continuing.</w:t>
      </w:r>
      <w:r>
        <w:rPr>
          <w:rFonts w:ascii="Times New Roman" w:cs="Times New Roman" w:hAnsi="Times New Roman"/>
          <w:sz w:val="28"/>
          <w:szCs w:val="28"/>
        </w:rPr>
        <w:t xml:space="preserve"> </w:t>
      </w:r>
      <w:r w:rsidRPr="0BE77D53">
        <w:rPr>
          <w:rFonts w:ascii="Times New Roman" w:cs="Times New Roman"/>
          <w:b/>
          <w:i/>
          <w:sz w:val="28"/>
          <w:szCs w:val="28"/>
          <w:highlight w:val="none"/>
          <w:rPrChange w:id="5435" w:author="user pc" w:date="2022-03-15T10:14:00Z">
            <w:rPr>
              <w:b/>
              <w:i/>
              <w:highlight w:val="green"/>
            </w:rPr>
          </w:rPrChange>
        </w:rPr>
        <w:t>The</w:t>
      </w:r>
      <w:r>
        <w:rPr>
          <w:rFonts w:ascii="Times New Roman" w:cs="Times New Roman" w:hAnsi="Times New Roman"/>
          <w:b/>
          <w:i/>
          <w:sz w:val="28"/>
          <w:szCs w:val="28"/>
        </w:rPr>
        <w:t xml:space="preserve"> </w:t>
      </w:r>
      <w:r w:rsidRPr="3E272421">
        <w:rPr>
          <w:rFonts w:ascii="Times New Roman" w:cs="Times New Roman"/>
          <w:b/>
          <w:i/>
          <w:sz w:val="28"/>
          <w:szCs w:val="28"/>
          <w:highlight w:val="none"/>
          <w:rPrChange w:id="5436" w:author="user pc" w:date="2022-03-15T10:14:00Z">
            <w:rPr>
              <w:b/>
              <w:i/>
              <w:highlight w:val="green"/>
            </w:rPr>
          </w:rPrChange>
        </w:rPr>
        <w:t>excess</w:t>
      </w:r>
      <w:r>
        <w:rPr>
          <w:rFonts w:ascii="Times New Roman" w:cs="Times New Roman" w:hAnsi="Times New Roman"/>
          <w:b/>
          <w:i/>
          <w:sz w:val="28"/>
          <w:szCs w:val="28"/>
        </w:rPr>
        <w:t xml:space="preserve"> </w:t>
      </w:r>
      <w:r w:rsidRPr="9D46776D">
        <w:rPr>
          <w:rFonts w:ascii="Times New Roman" w:cs="Times New Roman"/>
          <w:b/>
          <w:i/>
          <w:sz w:val="28"/>
          <w:szCs w:val="28"/>
          <w:highlight w:val="none"/>
          <w:rPrChange w:id="5437" w:author="user pc" w:date="2022-03-15T10:14:00Z">
            <w:rPr>
              <w:b/>
              <w:i/>
              <w:highlight w:val="green"/>
            </w:rPr>
          </w:rPrChange>
        </w:rPr>
        <w:t>reagent</w:t>
      </w:r>
      <w:r>
        <w:rPr>
          <w:rFonts w:ascii="Times New Roman" w:cs="Times New Roman" w:hAnsi="Times New Roman"/>
          <w:b/>
          <w:i/>
          <w:sz w:val="28"/>
          <w:szCs w:val="28"/>
        </w:rPr>
        <w:t xml:space="preserve"> </w:t>
      </w:r>
      <w:r w:rsidRPr="642068AA">
        <w:rPr>
          <w:rFonts w:ascii="Times New Roman" w:cs="Times New Roman"/>
          <w:b/>
          <w:i/>
          <w:sz w:val="28"/>
          <w:szCs w:val="28"/>
          <w:highlight w:val="none"/>
          <w:rPrChange w:id="5438" w:author="user pc" w:date="2022-03-15T10:14:00Z">
            <w:rPr>
              <w:b/>
              <w:i/>
              <w:highlight w:val="green"/>
            </w:rPr>
          </w:rPrChange>
        </w:rPr>
        <w:t>is</w:t>
      </w:r>
      <w:r>
        <w:rPr>
          <w:rFonts w:ascii="Times New Roman" w:cs="Times New Roman" w:hAnsi="Times New Roman"/>
          <w:b/>
          <w:i/>
          <w:sz w:val="28"/>
          <w:szCs w:val="28"/>
        </w:rPr>
        <w:t xml:space="preserve"> </w:t>
      </w:r>
      <w:r w:rsidRPr="EC7FC8BC">
        <w:rPr>
          <w:rFonts w:ascii="Times New Roman" w:cs="Times New Roman"/>
          <w:b/>
          <w:i/>
          <w:sz w:val="28"/>
          <w:szCs w:val="28"/>
          <w:highlight w:val="none"/>
          <w:rPrChange w:id="5439" w:author="user pc" w:date="2022-03-15T10:14:00Z">
            <w:rPr>
              <w:b/>
              <w:i/>
              <w:highlight w:val="green"/>
            </w:rPr>
          </w:rPrChange>
        </w:rPr>
        <w:t>the</w:t>
      </w:r>
      <w:r>
        <w:rPr>
          <w:rFonts w:ascii="Times New Roman" w:cs="Times New Roman" w:hAnsi="Times New Roman"/>
          <w:b/>
          <w:i/>
          <w:sz w:val="28"/>
          <w:szCs w:val="28"/>
        </w:rPr>
        <w:t xml:space="preserve"> </w:t>
      </w:r>
      <w:r w:rsidRPr="5A35E132">
        <w:rPr>
          <w:rFonts w:ascii="Times New Roman" w:cs="Times New Roman"/>
          <w:b/>
          <w:i/>
          <w:sz w:val="28"/>
          <w:szCs w:val="28"/>
          <w:highlight w:val="none"/>
          <w:rPrChange w:id="5440" w:author="user pc" w:date="2022-03-15T10:14:00Z">
            <w:rPr>
              <w:b/>
              <w:i/>
              <w:highlight w:val="green"/>
            </w:rPr>
          </w:rPrChange>
        </w:rPr>
        <w:t>reactant</w:t>
      </w:r>
      <w:r>
        <w:rPr>
          <w:rFonts w:ascii="Times New Roman" w:cs="Times New Roman" w:hAnsi="Times New Roman"/>
          <w:b/>
          <w:i/>
          <w:sz w:val="28"/>
          <w:szCs w:val="28"/>
        </w:rPr>
        <w:t xml:space="preserve"> </w:t>
      </w:r>
      <w:r w:rsidRPr="02DE4DD1">
        <w:rPr>
          <w:rFonts w:ascii="Times New Roman" w:cs="Times New Roman"/>
          <w:b/>
          <w:i/>
          <w:sz w:val="28"/>
          <w:szCs w:val="28"/>
          <w:highlight w:val="none"/>
          <w:rPrChange w:id="5441" w:author="user pc" w:date="2022-03-15T10:14:00Z">
            <w:rPr>
              <w:b/>
              <w:i/>
              <w:highlight w:val="green"/>
            </w:rPr>
          </w:rPrChange>
        </w:rPr>
        <w:t>that</w:t>
      </w:r>
      <w:r>
        <w:rPr>
          <w:rFonts w:ascii="Times New Roman" w:cs="Times New Roman" w:hAnsi="Times New Roman"/>
          <w:b/>
          <w:i/>
          <w:sz w:val="28"/>
          <w:szCs w:val="28"/>
        </w:rPr>
        <w:t xml:space="preserve"> </w:t>
      </w:r>
      <w:r w:rsidRPr="5D83A71F">
        <w:rPr>
          <w:rFonts w:ascii="Times New Roman" w:cs="Times New Roman"/>
          <w:b/>
          <w:i/>
          <w:sz w:val="28"/>
          <w:szCs w:val="28"/>
          <w:highlight w:val="none"/>
          <w:rPrChange w:id="5442" w:author="user pc" w:date="2022-03-15T10:14:00Z">
            <w:rPr>
              <w:b/>
              <w:i/>
              <w:highlight w:val="green"/>
            </w:rPr>
          </w:rPrChange>
        </w:rPr>
        <w:t>could</w:t>
      </w:r>
      <w:r>
        <w:rPr>
          <w:rFonts w:ascii="Times New Roman" w:cs="Times New Roman" w:hAnsi="Times New Roman"/>
          <w:b/>
          <w:i/>
          <w:sz w:val="28"/>
          <w:szCs w:val="28"/>
        </w:rPr>
        <w:t xml:space="preserve"> </w:t>
      </w:r>
      <w:r w:rsidRPr="319E5D5F">
        <w:rPr>
          <w:rFonts w:ascii="Times New Roman" w:cs="Times New Roman"/>
          <w:b/>
          <w:i/>
          <w:sz w:val="28"/>
          <w:szCs w:val="28"/>
          <w:highlight w:val="none"/>
          <w:rPrChange w:id="5443" w:author="user pc" w:date="2022-03-15T10:14:00Z">
            <w:rPr>
              <w:b/>
              <w:i/>
              <w:highlight w:val="green"/>
            </w:rPr>
          </w:rPrChange>
        </w:rPr>
        <w:t>keep</w:t>
      </w:r>
      <w:r>
        <w:rPr>
          <w:rFonts w:ascii="Times New Roman" w:cs="Times New Roman" w:hAnsi="Times New Roman"/>
          <w:b/>
          <w:i/>
          <w:sz w:val="28"/>
          <w:szCs w:val="28"/>
        </w:rPr>
        <w:t xml:space="preserve"> </w:t>
      </w:r>
      <w:r w:rsidRPr="A66498B3">
        <w:rPr>
          <w:rFonts w:ascii="Times New Roman" w:cs="Times New Roman"/>
          <w:b/>
          <w:i/>
          <w:sz w:val="28"/>
          <w:szCs w:val="28"/>
          <w:highlight w:val="none"/>
          <w:rPrChange w:id="5444" w:author="user pc" w:date="2022-03-15T10:14:00Z">
            <w:rPr>
              <w:b/>
              <w:i/>
              <w:highlight w:val="green"/>
            </w:rPr>
          </w:rPrChange>
        </w:rPr>
        <w:t>reacting</w:t>
      </w:r>
      <w:r>
        <w:rPr>
          <w:rFonts w:ascii="Times New Roman" w:cs="Times New Roman" w:hAnsi="Times New Roman"/>
          <w:b/>
          <w:i/>
          <w:sz w:val="28"/>
          <w:szCs w:val="28"/>
        </w:rPr>
        <w:t xml:space="preserve"> </w:t>
      </w:r>
      <w:r w:rsidRPr="5FD031C0">
        <w:rPr>
          <w:rFonts w:ascii="Times New Roman" w:cs="Times New Roman"/>
          <w:b/>
          <w:i/>
          <w:sz w:val="28"/>
          <w:szCs w:val="28"/>
          <w:highlight w:val="none"/>
          <w:rPrChange w:id="5445" w:author="user pc" w:date="2022-03-15T10:14:00Z">
            <w:rPr>
              <w:b/>
              <w:i/>
              <w:highlight w:val="green"/>
            </w:rPr>
          </w:rPrChange>
        </w:rPr>
        <w:t>if</w:t>
      </w:r>
      <w:r>
        <w:rPr>
          <w:rFonts w:ascii="Times New Roman" w:cs="Times New Roman" w:hAnsi="Times New Roman"/>
          <w:b/>
          <w:i/>
          <w:sz w:val="28"/>
          <w:szCs w:val="28"/>
        </w:rPr>
        <w:t xml:space="preserve"> </w:t>
      </w:r>
      <w:r w:rsidRPr="5520617B">
        <w:rPr>
          <w:rFonts w:ascii="Times New Roman" w:cs="Times New Roman"/>
          <w:b/>
          <w:i/>
          <w:sz w:val="28"/>
          <w:szCs w:val="28"/>
          <w:highlight w:val="none"/>
          <w:rPrChange w:id="5446" w:author="user pc" w:date="2022-03-15T10:14:00Z">
            <w:rPr>
              <w:b/>
              <w:i/>
              <w:highlight w:val="green"/>
            </w:rPr>
          </w:rPrChange>
        </w:rPr>
        <w:t>the</w:t>
      </w:r>
      <w:r>
        <w:rPr>
          <w:rFonts w:ascii="Times New Roman" w:cs="Times New Roman" w:hAnsi="Times New Roman"/>
          <w:b/>
          <w:i/>
          <w:sz w:val="28"/>
          <w:szCs w:val="28"/>
        </w:rPr>
        <w:t xml:space="preserve"> </w:t>
      </w:r>
      <w:r w:rsidRPr="00C063CC">
        <w:rPr>
          <w:rFonts w:ascii="Times New Roman" w:cs="Times New Roman"/>
          <w:b/>
          <w:i/>
          <w:sz w:val="28"/>
          <w:szCs w:val="28"/>
          <w:highlight w:val="none"/>
          <w:rPrChange w:id="5447" w:author="user pc" w:date="2022-03-15T10:14:00Z">
            <w:rPr>
              <w:b/>
              <w:i/>
              <w:highlight w:val="green"/>
            </w:rPr>
          </w:rPrChange>
        </w:rPr>
        <w:t>other</w:t>
      </w:r>
      <w:r>
        <w:rPr>
          <w:rFonts w:ascii="Times New Roman" w:cs="Times New Roman" w:hAnsi="Times New Roman"/>
          <w:b/>
          <w:i/>
          <w:sz w:val="28"/>
          <w:szCs w:val="28"/>
        </w:rPr>
        <w:t xml:space="preserve"> </w:t>
      </w:r>
      <w:r w:rsidRPr="439D41EA">
        <w:rPr>
          <w:rFonts w:ascii="Times New Roman" w:cs="Times New Roman"/>
          <w:b/>
          <w:i/>
          <w:sz w:val="28"/>
          <w:szCs w:val="28"/>
          <w:highlight w:val="none"/>
          <w:rPrChange w:id="5448" w:author="user pc" w:date="2022-03-15T10:14:00Z">
            <w:rPr>
              <w:b/>
              <w:i/>
              <w:highlight w:val="green"/>
            </w:rPr>
          </w:rPrChange>
        </w:rPr>
        <w:t>had</w:t>
      </w:r>
      <w:r>
        <w:rPr>
          <w:rFonts w:ascii="Times New Roman" w:cs="Times New Roman" w:hAnsi="Times New Roman"/>
          <w:b/>
          <w:i/>
          <w:sz w:val="28"/>
          <w:szCs w:val="28"/>
        </w:rPr>
        <w:t xml:space="preserve"> </w:t>
      </w:r>
      <w:r w:rsidRPr="A9EAD394">
        <w:rPr>
          <w:rFonts w:ascii="Times New Roman" w:cs="Times New Roman"/>
          <w:b/>
          <w:i/>
          <w:sz w:val="28"/>
          <w:szCs w:val="28"/>
          <w:highlight w:val="none"/>
          <w:rPrChange w:id="5449" w:author="user pc" w:date="2022-03-15T10:14:00Z">
            <w:rPr>
              <w:b/>
              <w:i/>
              <w:highlight w:val="green"/>
            </w:rPr>
          </w:rPrChange>
        </w:rPr>
        <w:t>not</w:t>
      </w:r>
      <w:r>
        <w:rPr>
          <w:rFonts w:ascii="Times New Roman" w:cs="Times New Roman" w:hAnsi="Times New Roman"/>
          <w:b/>
          <w:i/>
          <w:sz w:val="28"/>
          <w:szCs w:val="28"/>
        </w:rPr>
        <w:t xml:space="preserve"> </w:t>
      </w:r>
      <w:r w:rsidRPr="11732C19">
        <w:rPr>
          <w:rFonts w:ascii="Times New Roman" w:cs="Times New Roman"/>
          <w:b/>
          <w:i/>
          <w:sz w:val="28"/>
          <w:szCs w:val="28"/>
          <w:highlight w:val="none"/>
          <w:rPrChange w:id="5450" w:author="user pc" w:date="2022-03-15T10:14:00Z">
            <w:rPr>
              <w:b/>
              <w:i/>
              <w:highlight w:val="green"/>
            </w:rPr>
          </w:rPrChange>
        </w:rPr>
        <w:t>been</w:t>
      </w:r>
      <w:r>
        <w:rPr>
          <w:rFonts w:ascii="Times New Roman" w:cs="Times New Roman" w:hAnsi="Times New Roman"/>
          <w:b/>
          <w:i/>
          <w:sz w:val="28"/>
          <w:szCs w:val="28"/>
        </w:rPr>
        <w:t xml:space="preserve"> </w:t>
      </w:r>
      <w:r w:rsidRPr="17DF42BF">
        <w:rPr>
          <w:rFonts w:ascii="Times New Roman" w:cs="Times New Roman"/>
          <w:b/>
          <w:i/>
          <w:sz w:val="28"/>
          <w:szCs w:val="28"/>
          <w:highlight w:val="none"/>
          <w:rPrChange w:id="5451" w:author="user pc" w:date="2022-03-15T10:14:00Z">
            <w:rPr>
              <w:b/>
              <w:i/>
              <w:highlight w:val="green"/>
            </w:rPr>
          </w:rPrChange>
        </w:rPr>
        <w:t>consumed</w:t>
      </w:r>
      <w:r>
        <w:rPr>
          <w:rFonts w:ascii="Times New Roman" w:cs="Times New Roman" w:hAnsi="Times New Roman"/>
          <w:b/>
          <w:i/>
          <w:sz w:val="28"/>
          <w:szCs w:val="28"/>
        </w:rPr>
        <w:t xml:space="preserve"> </w:t>
      </w:r>
      <w:r w:rsidRPr="6C9DC1B9">
        <w:rPr>
          <w:rFonts w:ascii="Times New Roman" w:cs="Times New Roman"/>
          <w:b/>
          <w:i/>
          <w:sz w:val="28"/>
          <w:szCs w:val="28"/>
          <w:highlight w:val="none"/>
          <w:rPrChange w:id="5452" w:author="user pc" w:date="2022-03-15T10:14:00Z">
            <w:rPr>
              <w:b/>
              <w:i/>
              <w:highlight w:val="green"/>
            </w:rPr>
          </w:rPrChange>
        </w:rPr>
        <w:t>(reactants</w:t>
      </w:r>
      <w:r>
        <w:rPr>
          <w:rFonts w:ascii="Times New Roman" w:cs="Times New Roman" w:hAnsi="Times New Roman"/>
          <w:b/>
          <w:i/>
          <w:sz w:val="28"/>
          <w:szCs w:val="28"/>
        </w:rPr>
        <w:t xml:space="preserve"> </w:t>
      </w:r>
      <w:r w:rsidRPr="C7183D8C">
        <w:rPr>
          <w:rFonts w:ascii="Times New Roman" w:cs="Times New Roman"/>
          <w:b/>
          <w:i/>
          <w:sz w:val="28"/>
          <w:szCs w:val="28"/>
          <w:highlight w:val="none"/>
          <w:rPrChange w:id="5453" w:author="user pc" w:date="2022-03-15T10:14:00Z">
            <w:rPr>
              <w:b/>
              <w:i/>
              <w:highlight w:val="green"/>
            </w:rPr>
          </w:rPrChange>
        </w:rPr>
        <w:t>that</w:t>
      </w:r>
      <w:r>
        <w:rPr>
          <w:rFonts w:ascii="Times New Roman" w:cs="Times New Roman" w:hAnsi="Times New Roman"/>
          <w:b/>
          <w:i/>
          <w:sz w:val="28"/>
          <w:szCs w:val="28"/>
        </w:rPr>
        <w:t xml:space="preserve"> </w:t>
      </w:r>
      <w:r w:rsidRPr="98853FBC">
        <w:rPr>
          <w:rFonts w:ascii="Times New Roman" w:cs="Times New Roman"/>
          <w:b/>
          <w:i/>
          <w:sz w:val="28"/>
          <w:szCs w:val="28"/>
          <w:highlight w:val="none"/>
          <w:rPrChange w:id="5454" w:author="user pc" w:date="2022-03-15T10:14:00Z">
            <w:rPr>
              <w:b/>
              <w:i/>
              <w:highlight w:val="green"/>
            </w:rPr>
          </w:rPrChange>
        </w:rPr>
        <w:t>are</w:t>
      </w:r>
      <w:r>
        <w:rPr>
          <w:rFonts w:ascii="Times New Roman" w:cs="Times New Roman" w:hAnsi="Times New Roman"/>
          <w:b/>
          <w:i/>
          <w:sz w:val="28"/>
          <w:szCs w:val="28"/>
        </w:rPr>
        <w:t xml:space="preserve"> </w:t>
      </w:r>
      <w:r w:rsidRPr="D7270AD9">
        <w:rPr>
          <w:rFonts w:ascii="Times New Roman" w:cs="Times New Roman"/>
          <w:b/>
          <w:i/>
          <w:sz w:val="28"/>
          <w:szCs w:val="28"/>
          <w:highlight w:val="none"/>
          <w:rPrChange w:id="5455" w:author="user pc" w:date="2022-03-15T10:14:00Z">
            <w:rPr>
              <w:b/>
              <w:i/>
              <w:highlight w:val="green"/>
            </w:rPr>
          </w:rPrChange>
        </w:rPr>
        <w:t>not</w:t>
      </w:r>
      <w:r>
        <w:rPr>
          <w:rFonts w:ascii="Times New Roman" w:cs="Times New Roman" w:hAnsi="Times New Roman"/>
          <w:b/>
          <w:i/>
          <w:sz w:val="28"/>
          <w:szCs w:val="28"/>
        </w:rPr>
        <w:t xml:space="preserve"> </w:t>
      </w:r>
      <w:r w:rsidRPr="DF577E44">
        <w:rPr>
          <w:rFonts w:ascii="Times New Roman" w:cs="Times New Roman"/>
          <w:b/>
          <w:i/>
          <w:sz w:val="28"/>
          <w:szCs w:val="28"/>
          <w:highlight w:val="none"/>
          <w:rPrChange w:id="5456" w:author="user pc" w:date="2022-03-15T10:14:00Z">
            <w:rPr>
              <w:b/>
              <w:i/>
              <w:highlight w:val="green"/>
            </w:rPr>
          </w:rPrChange>
        </w:rPr>
        <w:t>used</w:t>
      </w:r>
      <w:r>
        <w:rPr>
          <w:rFonts w:ascii="Times New Roman" w:cs="Times New Roman" w:hAnsi="Times New Roman"/>
          <w:b/>
          <w:i/>
          <w:sz w:val="28"/>
          <w:szCs w:val="28"/>
        </w:rPr>
        <w:t xml:space="preserve"> </w:t>
      </w:r>
      <w:r w:rsidRPr="9CE50898">
        <w:rPr>
          <w:rFonts w:ascii="Times New Roman" w:cs="Times New Roman"/>
          <w:b/>
          <w:i/>
          <w:sz w:val="28"/>
          <w:szCs w:val="28"/>
          <w:highlight w:val="none"/>
          <w:rPrChange w:id="5457" w:author="user pc" w:date="2022-03-15T10:14:00Z">
            <w:rPr>
              <w:b/>
              <w:i/>
              <w:highlight w:val="green"/>
            </w:rPr>
          </w:rPrChange>
        </w:rPr>
        <w:t>up</w:t>
      </w:r>
      <w:r>
        <w:rPr>
          <w:rFonts w:ascii="Times New Roman" w:cs="Times New Roman" w:hAnsi="Times New Roman"/>
          <w:b/>
          <w:i/>
          <w:sz w:val="28"/>
          <w:szCs w:val="28"/>
        </w:rPr>
        <w:t xml:space="preserve"> </w:t>
      </w:r>
      <w:r w:rsidRPr="D1646FD3">
        <w:rPr>
          <w:rFonts w:ascii="Times New Roman" w:cs="Times New Roman"/>
          <w:b/>
          <w:i/>
          <w:sz w:val="28"/>
          <w:szCs w:val="28"/>
          <w:highlight w:val="none"/>
          <w:rPrChange w:id="5458" w:author="user pc" w:date="2022-03-15T10:14:00Z">
            <w:rPr>
              <w:b/>
              <w:i/>
              <w:highlight w:val="green"/>
            </w:rPr>
          </w:rPrChange>
        </w:rPr>
        <w:t>when</w:t>
      </w:r>
      <w:r>
        <w:rPr>
          <w:rFonts w:ascii="Times New Roman" w:cs="Times New Roman" w:hAnsi="Times New Roman"/>
          <w:b/>
          <w:i/>
          <w:sz w:val="28"/>
          <w:szCs w:val="28"/>
        </w:rPr>
        <w:t xml:space="preserve"> </w:t>
      </w:r>
      <w:r w:rsidRPr="C6FB6992">
        <w:rPr>
          <w:rFonts w:ascii="Times New Roman" w:cs="Times New Roman"/>
          <w:b/>
          <w:i/>
          <w:sz w:val="28"/>
          <w:szCs w:val="28"/>
          <w:highlight w:val="none"/>
          <w:rPrChange w:id="5459" w:author="user pc" w:date="2022-03-15T10:14:00Z">
            <w:rPr>
              <w:b/>
              <w:i/>
              <w:highlight w:val="green"/>
            </w:rPr>
          </w:rPrChange>
        </w:rPr>
        <w:t>the</w:t>
      </w:r>
      <w:r>
        <w:rPr>
          <w:rFonts w:ascii="Times New Roman" w:cs="Times New Roman" w:hAnsi="Times New Roman"/>
          <w:b/>
          <w:i/>
          <w:sz w:val="28"/>
          <w:szCs w:val="28"/>
        </w:rPr>
        <w:t xml:space="preserve"> </w:t>
      </w:r>
      <w:r w:rsidRPr="F04208D6">
        <w:rPr>
          <w:rFonts w:ascii="Times New Roman" w:cs="Times New Roman"/>
          <w:b/>
          <w:i/>
          <w:sz w:val="28"/>
          <w:szCs w:val="28"/>
          <w:highlight w:val="none"/>
          <w:rPrChange w:id="5460" w:author="user pc" w:date="2022-03-15T10:14:00Z">
            <w:rPr>
              <w:b/>
              <w:i/>
              <w:highlight w:val="green"/>
            </w:rPr>
          </w:rPrChange>
        </w:rPr>
        <w:t>reaction</w:t>
      </w:r>
      <w:r>
        <w:rPr>
          <w:rFonts w:ascii="Times New Roman" w:cs="Times New Roman" w:hAnsi="Times New Roman"/>
          <w:b/>
          <w:i/>
          <w:sz w:val="28"/>
          <w:szCs w:val="28"/>
        </w:rPr>
        <w:t xml:space="preserve"> </w:t>
      </w:r>
      <w:r w:rsidRPr="E5858A73">
        <w:rPr>
          <w:rFonts w:ascii="Times New Roman" w:cs="Times New Roman"/>
          <w:b/>
          <w:i/>
          <w:sz w:val="28"/>
          <w:szCs w:val="28"/>
          <w:highlight w:val="none"/>
          <w:rPrChange w:id="5461" w:author="user pc" w:date="2022-03-15T10:14:00Z">
            <w:rPr>
              <w:b/>
              <w:i/>
              <w:highlight w:val="green"/>
            </w:rPr>
          </w:rPrChange>
        </w:rPr>
        <w:t>is</w:t>
      </w:r>
      <w:r>
        <w:rPr>
          <w:rFonts w:ascii="Times New Roman" w:cs="Times New Roman" w:hAnsi="Times New Roman"/>
          <w:b/>
          <w:i/>
          <w:sz w:val="28"/>
          <w:szCs w:val="28"/>
        </w:rPr>
        <w:t xml:space="preserve"> </w:t>
      </w:r>
      <w:r w:rsidRPr="B12DC0FE">
        <w:rPr>
          <w:rFonts w:ascii="Times New Roman" w:cs="Times New Roman"/>
          <w:b/>
          <w:i/>
          <w:sz w:val="28"/>
          <w:szCs w:val="28"/>
          <w:highlight w:val="none"/>
          <w:rPrChange w:id="5462" w:author="user pc" w:date="2022-03-15T10:14:00Z">
            <w:rPr>
              <w:b/>
              <w:i/>
              <w:highlight w:val="green"/>
            </w:rPr>
          </w:rPrChange>
        </w:rPr>
        <w:t>finished</w:t>
      </w:r>
      <w:r>
        <w:rPr>
          <w:rFonts w:ascii="Times New Roman" w:cs="Times New Roman" w:hAnsi="Times New Roman"/>
          <w:b/>
          <w:i/>
          <w:sz w:val="28"/>
          <w:szCs w:val="28"/>
        </w:rPr>
        <w:t xml:space="preserve"> </w:t>
      </w:r>
      <w:r w:rsidRPr="8264576E">
        <w:rPr>
          <w:rFonts w:ascii="Times New Roman" w:cs="Times New Roman"/>
          <w:b/>
          <w:i/>
          <w:sz w:val="28"/>
          <w:szCs w:val="28"/>
          <w:highlight w:val="none"/>
          <w:rPrChange w:id="5463" w:author="user pc" w:date="2022-03-15T10:14:00Z">
            <w:rPr>
              <w:b/>
              <w:i/>
              <w:highlight w:val="green"/>
            </w:rPr>
          </w:rPrChange>
        </w:rPr>
        <w:t>are</w:t>
      </w:r>
      <w:r>
        <w:rPr>
          <w:rFonts w:ascii="Times New Roman" w:cs="Times New Roman" w:hAnsi="Times New Roman"/>
          <w:b/>
          <w:i/>
          <w:sz w:val="28"/>
          <w:szCs w:val="28"/>
        </w:rPr>
        <w:t xml:space="preserve"> </w:t>
      </w:r>
      <w:r w:rsidRPr="AF140205">
        <w:rPr>
          <w:rFonts w:ascii="Times New Roman" w:cs="Times New Roman"/>
          <w:b/>
          <w:i/>
          <w:sz w:val="28"/>
          <w:szCs w:val="28"/>
          <w:highlight w:val="none"/>
          <w:rPrChange w:id="5464" w:author="user pc" w:date="2022-03-15T10:14:00Z">
            <w:rPr>
              <w:b/>
              <w:i/>
              <w:highlight w:val="green"/>
            </w:rPr>
          </w:rPrChange>
        </w:rPr>
        <w:t>called</w:t>
      </w:r>
      <w:r>
        <w:rPr>
          <w:rFonts w:ascii="Times New Roman" w:cs="Times New Roman" w:hAnsi="Times New Roman"/>
          <w:b/>
          <w:i/>
          <w:sz w:val="28"/>
          <w:szCs w:val="28"/>
        </w:rPr>
        <w:t xml:space="preserve"> </w:t>
      </w:r>
      <w:r w:rsidRPr="78B750F7">
        <w:rPr>
          <w:rFonts w:ascii="Times New Roman" w:cs="Times New Roman"/>
          <w:b/>
          <w:i/>
          <w:sz w:val="28"/>
          <w:szCs w:val="28"/>
          <w:highlight w:val="none"/>
          <w:rPrChange w:id="5465" w:author="user pc" w:date="2022-03-15T10:14:00Z">
            <w:rPr>
              <w:b/>
              <w:i/>
              <w:highlight w:val="green"/>
            </w:rPr>
          </w:rPrChange>
        </w:rPr>
        <w:t>excess</w:t>
      </w:r>
      <w:r>
        <w:rPr>
          <w:rFonts w:ascii="Times New Roman" w:cs="Times New Roman" w:hAnsi="Times New Roman"/>
          <w:b/>
          <w:i/>
          <w:sz w:val="28"/>
          <w:szCs w:val="28"/>
        </w:rPr>
        <w:t xml:space="preserve"> </w:t>
      </w:r>
      <w:r w:rsidRPr="614C63D0">
        <w:rPr>
          <w:rFonts w:ascii="Times New Roman" w:cs="Times New Roman"/>
          <w:b/>
          <w:i/>
          <w:sz w:val="28"/>
          <w:szCs w:val="28"/>
          <w:highlight w:val="none"/>
          <w:rPrChange w:id="5466" w:author="user pc" w:date="2022-03-15T10:14:00Z">
            <w:rPr>
              <w:b/>
              <w:i/>
              <w:highlight w:val="green"/>
            </w:rPr>
          </w:rPrChange>
        </w:rPr>
        <w:t>reagents).</w:t>
      </w:r>
    </w:p>
    <w:p>
      <w:pPr>
        <w:pStyle w:val="style0"/>
        <w:rPr>
          <w:rFonts w:ascii="Times New Roman" w:cs="Times New Roman"/>
          <w:sz w:val="28"/>
          <w:szCs w:val="28"/>
          <w:rPrChange w:id="5467" w:author="user pc" w:date="2022-03-15T10:14:00Z">
            <w:rPr/>
          </w:rPrChange>
        </w:rPr>
      </w:pPr>
      <w:r w:rsidRPr="E5E39C13">
        <w:rPr>
          <w:rFonts w:ascii="Times New Roman" w:cs="Times New Roman"/>
          <w:sz w:val="28"/>
          <w:szCs w:val="28"/>
          <w:rPrChange w:id="5468" w:author="user pc" w:date="2022-03-15T10:14:00Z">
            <w:rPr/>
          </w:rPrChange>
        </w:rPr>
        <w:t>For</w:t>
      </w:r>
      <w:r>
        <w:rPr>
          <w:rFonts w:ascii="Times New Roman" w:cs="Times New Roman" w:hAnsi="Times New Roman"/>
          <w:sz w:val="28"/>
          <w:szCs w:val="28"/>
        </w:rPr>
        <w:t xml:space="preserve"> </w:t>
      </w:r>
      <w:r w:rsidRPr="0DEE7EAC">
        <w:rPr>
          <w:rFonts w:ascii="Times New Roman" w:cs="Times New Roman"/>
          <w:sz w:val="28"/>
          <w:szCs w:val="28"/>
          <w:rPrChange w:id="5469" w:author="user pc" w:date="2022-03-15T10:14:00Z">
            <w:rPr/>
          </w:rPrChange>
        </w:rPr>
        <w:t>many</w:t>
      </w:r>
      <w:r>
        <w:rPr>
          <w:rFonts w:ascii="Times New Roman" w:cs="Times New Roman" w:hAnsi="Times New Roman"/>
          <w:sz w:val="28"/>
          <w:szCs w:val="28"/>
        </w:rPr>
        <w:t xml:space="preserve"> </w:t>
      </w:r>
      <w:r w:rsidRPr="5E6717D6">
        <w:rPr>
          <w:rFonts w:ascii="Times New Roman" w:cs="Times New Roman"/>
          <w:sz w:val="28"/>
          <w:szCs w:val="28"/>
          <w:rPrChange w:id="5470" w:author="user pc" w:date="2022-03-15T10:14:00Z">
            <w:rPr/>
          </w:rPrChange>
        </w:rPr>
        <w:t>real-</w:t>
      </w:r>
      <w:r>
        <w:rPr>
          <w:rFonts w:ascii="Times New Roman" w:cs="Times New Roman" w:hAnsi="Times New Roman"/>
          <w:sz w:val="28"/>
          <w:szCs w:val="28"/>
        </w:rPr>
        <w:t xml:space="preserve"> </w:t>
      </w:r>
      <w:r w:rsidRPr="65024DC9">
        <w:rPr>
          <w:rFonts w:ascii="Times New Roman" w:cs="Times New Roman"/>
          <w:sz w:val="28"/>
          <w:szCs w:val="28"/>
          <w:rPrChange w:id="5471" w:author="user pc" w:date="2022-03-15T10:14:00Z">
            <w:rPr/>
          </w:rPrChange>
        </w:rPr>
        <w:t>life</w:t>
      </w:r>
      <w:r>
        <w:rPr>
          <w:rFonts w:ascii="Times New Roman" w:cs="Times New Roman" w:hAnsi="Times New Roman"/>
          <w:sz w:val="28"/>
          <w:szCs w:val="28"/>
        </w:rPr>
        <w:t xml:space="preserve"> </w:t>
      </w:r>
      <w:r w:rsidRPr="FFE25F97">
        <w:rPr>
          <w:rFonts w:ascii="Times New Roman" w:cs="Times New Roman"/>
          <w:sz w:val="28"/>
          <w:szCs w:val="28"/>
          <w:rPrChange w:id="5472" w:author="user pc" w:date="2022-03-15T10:14:00Z">
            <w:rPr/>
          </w:rPrChange>
        </w:rPr>
        <w:t>chemical</w:t>
      </w:r>
      <w:r>
        <w:rPr>
          <w:rFonts w:ascii="Times New Roman" w:cs="Times New Roman" w:hAnsi="Times New Roman"/>
          <w:sz w:val="28"/>
          <w:szCs w:val="28"/>
        </w:rPr>
        <w:t xml:space="preserve"> </w:t>
      </w:r>
      <w:r w:rsidRPr="AC23DCA1">
        <w:rPr>
          <w:rFonts w:ascii="Times New Roman" w:cs="Times New Roman"/>
          <w:sz w:val="28"/>
          <w:szCs w:val="28"/>
          <w:rPrChange w:id="5473" w:author="user pc" w:date="2022-03-15T10:14:00Z">
            <w:rPr/>
          </w:rPrChange>
        </w:rPr>
        <w:t>reactions,</w:t>
      </w:r>
      <w:r>
        <w:rPr>
          <w:rFonts w:ascii="Times New Roman" w:cs="Times New Roman" w:hAnsi="Times New Roman"/>
          <w:sz w:val="28"/>
          <w:szCs w:val="28"/>
        </w:rPr>
        <w:t xml:space="preserve"> </w:t>
      </w:r>
      <w:r w:rsidRPr="7E923AD8">
        <w:rPr>
          <w:rFonts w:ascii="Times New Roman" w:cs="Times New Roman"/>
          <w:sz w:val="28"/>
          <w:szCs w:val="28"/>
          <w:rPrChange w:id="5474" w:author="user pc" w:date="2022-03-15T10:14:00Z">
            <w:rPr/>
          </w:rPrChange>
        </w:rPr>
        <w:t>one</w:t>
      </w:r>
      <w:r>
        <w:rPr>
          <w:rFonts w:ascii="Times New Roman" w:cs="Times New Roman" w:hAnsi="Times New Roman"/>
          <w:sz w:val="28"/>
          <w:szCs w:val="28"/>
        </w:rPr>
        <w:t xml:space="preserve"> </w:t>
      </w:r>
      <w:r w:rsidRPr="6A5EEBDB">
        <w:rPr>
          <w:rFonts w:ascii="Times New Roman" w:cs="Times New Roman"/>
          <w:sz w:val="28"/>
          <w:szCs w:val="28"/>
          <w:rPrChange w:id="5475" w:author="user pc" w:date="2022-03-15T10:14:00Z">
            <w:rPr/>
          </w:rPrChange>
        </w:rPr>
        <w:t>or</w:t>
      </w:r>
      <w:r>
        <w:rPr>
          <w:rFonts w:ascii="Times New Roman" w:cs="Times New Roman" w:hAnsi="Times New Roman"/>
          <w:sz w:val="28"/>
          <w:szCs w:val="28"/>
        </w:rPr>
        <w:t xml:space="preserve"> </w:t>
      </w:r>
      <w:r w:rsidRPr="11FE165B">
        <w:rPr>
          <w:rFonts w:ascii="Times New Roman" w:cs="Times New Roman"/>
          <w:sz w:val="28"/>
          <w:szCs w:val="28"/>
          <w:rPrChange w:id="5476" w:author="user pc" w:date="2022-03-15T10:14:00Z">
            <w:rPr/>
          </w:rPrChange>
        </w:rPr>
        <w:t>more</w:t>
      </w:r>
      <w:r>
        <w:rPr>
          <w:rFonts w:ascii="Times New Roman" w:cs="Times New Roman" w:hAnsi="Times New Roman"/>
          <w:sz w:val="28"/>
          <w:szCs w:val="28"/>
        </w:rPr>
        <w:t xml:space="preserve"> </w:t>
      </w:r>
      <w:r w:rsidRPr="2B91B57F">
        <w:rPr>
          <w:rFonts w:ascii="Times New Roman" w:cs="Times New Roman"/>
          <w:sz w:val="28"/>
          <w:szCs w:val="28"/>
          <w:rPrChange w:id="5477" w:author="user pc" w:date="2022-03-15T10:14:00Z">
            <w:rPr/>
          </w:rPrChange>
        </w:rPr>
        <w:t>of</w:t>
      </w:r>
      <w:r>
        <w:rPr>
          <w:rFonts w:ascii="Times New Roman" w:cs="Times New Roman" w:hAnsi="Times New Roman"/>
          <w:sz w:val="28"/>
          <w:szCs w:val="28"/>
        </w:rPr>
        <w:t xml:space="preserve"> </w:t>
      </w:r>
      <w:r w:rsidRPr="29FD085E">
        <w:rPr>
          <w:rFonts w:ascii="Times New Roman" w:cs="Times New Roman"/>
          <w:sz w:val="28"/>
          <w:szCs w:val="28"/>
          <w:rPrChange w:id="5478" w:author="user pc" w:date="2022-03-15T10:14:00Z">
            <w:rPr/>
          </w:rPrChange>
        </w:rPr>
        <w:t>the</w:t>
      </w:r>
      <w:r>
        <w:rPr>
          <w:rFonts w:ascii="Times New Roman" w:cs="Times New Roman" w:hAnsi="Times New Roman"/>
          <w:sz w:val="28"/>
          <w:szCs w:val="28"/>
        </w:rPr>
        <w:t xml:space="preserve"> </w:t>
      </w:r>
      <w:r w:rsidRPr="6DDB7F5D">
        <w:rPr>
          <w:rFonts w:ascii="Times New Roman" w:cs="Times New Roman"/>
          <w:sz w:val="28"/>
          <w:szCs w:val="28"/>
          <w:rPrChange w:id="5479" w:author="user pc" w:date="2022-03-15T10:14:00Z">
            <w:rPr/>
          </w:rPrChange>
        </w:rPr>
        <w:t>reactants</w:t>
      </w:r>
      <w:r>
        <w:rPr>
          <w:rFonts w:ascii="Times New Roman" w:cs="Times New Roman" w:hAnsi="Times New Roman"/>
          <w:sz w:val="28"/>
          <w:szCs w:val="28"/>
        </w:rPr>
        <w:t xml:space="preserve"> </w:t>
      </w:r>
      <w:r w:rsidRPr="7FEB0088">
        <w:rPr>
          <w:rFonts w:ascii="Times New Roman" w:cs="Times New Roman"/>
          <w:sz w:val="28"/>
          <w:szCs w:val="28"/>
          <w:rPrChange w:id="5480" w:author="user pc" w:date="2022-03-15T10:14:00Z">
            <w:rPr/>
          </w:rPrChange>
        </w:rPr>
        <w:t>is</w:t>
      </w:r>
      <w:r>
        <w:rPr>
          <w:rFonts w:ascii="Times New Roman" w:cs="Times New Roman" w:hAnsi="Times New Roman"/>
          <w:sz w:val="28"/>
          <w:szCs w:val="28"/>
        </w:rPr>
        <w:t xml:space="preserve"> </w:t>
      </w:r>
      <w:r w:rsidRPr="DBFACDDA">
        <w:rPr>
          <w:rFonts w:ascii="Times New Roman" w:cs="Times New Roman"/>
          <w:sz w:val="28"/>
          <w:szCs w:val="28"/>
          <w:rPrChange w:id="5481" w:author="user pc" w:date="2022-03-15T10:14:00Z">
            <w:rPr/>
          </w:rPrChange>
        </w:rPr>
        <w:t>limited</w:t>
      </w:r>
      <w:r>
        <w:rPr>
          <w:rFonts w:ascii="Times New Roman" w:cs="Times New Roman" w:hAnsi="Times New Roman"/>
          <w:sz w:val="28"/>
          <w:szCs w:val="28"/>
        </w:rPr>
        <w:t xml:space="preserve"> </w:t>
      </w:r>
      <w:r w:rsidRPr="AFB4CD75">
        <w:rPr>
          <w:rFonts w:ascii="Times New Roman" w:cs="Times New Roman"/>
          <w:sz w:val="28"/>
          <w:szCs w:val="28"/>
          <w:rPrChange w:id="5482" w:author="user pc" w:date="2022-03-15T10:14:00Z">
            <w:rPr/>
          </w:rPrChange>
        </w:rPr>
        <w:t>in</w:t>
      </w:r>
      <w:r>
        <w:rPr>
          <w:rFonts w:ascii="Times New Roman" w:cs="Times New Roman" w:hAnsi="Times New Roman"/>
          <w:sz w:val="28"/>
          <w:szCs w:val="28"/>
        </w:rPr>
        <w:t xml:space="preserve"> </w:t>
      </w:r>
      <w:r w:rsidRPr="F917FED6">
        <w:rPr>
          <w:rFonts w:ascii="Times New Roman" w:cs="Times New Roman"/>
          <w:sz w:val="28"/>
          <w:szCs w:val="28"/>
          <w:rPrChange w:id="5483" w:author="user pc" w:date="2022-03-15T10:14:00Z">
            <w:rPr/>
          </w:rPrChange>
        </w:rPr>
        <w:t>quantity.</w:t>
      </w:r>
      <w:r>
        <w:rPr>
          <w:rFonts w:ascii="Times New Roman" w:cs="Times New Roman" w:hAnsi="Times New Roman"/>
          <w:sz w:val="28"/>
          <w:szCs w:val="28"/>
        </w:rPr>
        <w:t xml:space="preserve"> </w:t>
      </w:r>
      <w:r w:rsidRPr="99B9B800">
        <w:rPr>
          <w:rFonts w:ascii="Times New Roman" w:cs="Times New Roman"/>
          <w:sz w:val="28"/>
          <w:szCs w:val="28"/>
          <w:rPrChange w:id="5484" w:author="user pc" w:date="2022-03-15T10:14:00Z">
            <w:rPr/>
          </w:rPrChange>
        </w:rPr>
        <w:t>For</w:t>
      </w:r>
      <w:r>
        <w:rPr>
          <w:rFonts w:ascii="Times New Roman" w:cs="Times New Roman" w:hAnsi="Times New Roman"/>
          <w:sz w:val="28"/>
          <w:szCs w:val="28"/>
        </w:rPr>
        <w:t xml:space="preserve"> </w:t>
      </w:r>
      <w:r w:rsidRPr="9FF80DCA">
        <w:rPr>
          <w:rFonts w:ascii="Times New Roman" w:cs="Times New Roman"/>
          <w:sz w:val="28"/>
          <w:szCs w:val="28"/>
          <w:rPrChange w:id="5485" w:author="user pc" w:date="2022-03-15T10:14:00Z">
            <w:rPr/>
          </w:rPrChange>
        </w:rPr>
        <w:t>example,</w:t>
      </w:r>
      <w:r>
        <w:rPr>
          <w:rFonts w:ascii="Times New Roman" w:cs="Times New Roman" w:hAnsi="Times New Roman"/>
          <w:sz w:val="28"/>
          <w:szCs w:val="28"/>
        </w:rPr>
        <w:t xml:space="preserve"> </w:t>
      </w:r>
      <w:r w:rsidRPr="588114B2">
        <w:rPr>
          <w:rFonts w:ascii="Times New Roman" w:cs="Times New Roman"/>
          <w:sz w:val="28"/>
          <w:szCs w:val="28"/>
          <w:rPrChange w:id="5486" w:author="user pc" w:date="2022-03-15T10:14:00Z">
            <w:rPr/>
          </w:rPrChange>
        </w:rPr>
        <w:t>the</w:t>
      </w:r>
      <w:r>
        <w:rPr>
          <w:rFonts w:ascii="Times New Roman" w:cs="Times New Roman" w:hAnsi="Times New Roman"/>
          <w:sz w:val="28"/>
          <w:szCs w:val="28"/>
        </w:rPr>
        <w:t xml:space="preserve"> </w:t>
      </w:r>
      <w:r w:rsidRPr="5E63FD51">
        <w:rPr>
          <w:rFonts w:ascii="Times New Roman" w:cs="Times New Roman"/>
          <w:sz w:val="28"/>
          <w:szCs w:val="28"/>
          <w:rPrChange w:id="5487" w:author="user pc" w:date="2022-03-15T10:14:00Z">
            <w:rPr/>
          </w:rPrChange>
        </w:rPr>
        <w:t>petrol</w:t>
      </w:r>
      <w:r>
        <w:rPr>
          <w:rFonts w:ascii="Times New Roman" w:cs="Times New Roman" w:hAnsi="Times New Roman"/>
          <w:sz w:val="28"/>
          <w:szCs w:val="28"/>
        </w:rPr>
        <w:t xml:space="preserve"> reacts </w:t>
      </w:r>
      <w:r w:rsidRPr="435D660B">
        <w:rPr>
          <w:rFonts w:ascii="Times New Roman" w:cs="Times New Roman"/>
          <w:sz w:val="28"/>
          <w:szCs w:val="28"/>
          <w:rPrChange w:id="5488" w:author="user pc" w:date="2022-03-15T10:14:00Z">
            <w:rPr/>
          </w:rPrChange>
        </w:rPr>
        <w:t>with</w:t>
      </w:r>
      <w:r>
        <w:rPr>
          <w:rFonts w:ascii="Times New Roman" w:cs="Times New Roman" w:hAnsi="Times New Roman"/>
          <w:sz w:val="28"/>
          <w:szCs w:val="28"/>
        </w:rPr>
        <w:t xml:space="preserve"> </w:t>
      </w:r>
      <w:r w:rsidRPr="807EAFBA">
        <w:rPr>
          <w:rFonts w:ascii="Times New Roman" w:cs="Times New Roman"/>
          <w:sz w:val="28"/>
          <w:szCs w:val="28"/>
          <w:rPrChange w:id="5489" w:author="user pc" w:date="2022-03-15T10:14:00Z">
            <w:rPr/>
          </w:rPrChange>
        </w:rPr>
        <w:t>oxygen</w:t>
      </w:r>
      <w:r>
        <w:rPr>
          <w:rFonts w:ascii="Times New Roman" w:cs="Times New Roman" w:hAnsi="Times New Roman"/>
          <w:sz w:val="28"/>
          <w:szCs w:val="28"/>
        </w:rPr>
        <w:t xml:space="preserve"> </w:t>
      </w:r>
      <w:r w:rsidRPr="C8880E77">
        <w:rPr>
          <w:rFonts w:ascii="Times New Roman" w:cs="Times New Roman"/>
          <w:sz w:val="28"/>
          <w:szCs w:val="28"/>
          <w:rPrChange w:id="5490" w:author="user pc" w:date="2022-03-15T10:14:00Z">
            <w:rPr/>
          </w:rPrChange>
        </w:rPr>
        <w:t>from</w:t>
      </w:r>
      <w:r>
        <w:rPr>
          <w:rFonts w:ascii="Times New Roman" w:cs="Times New Roman" w:hAnsi="Times New Roman"/>
          <w:sz w:val="28"/>
          <w:szCs w:val="28"/>
        </w:rPr>
        <w:t xml:space="preserve"> </w:t>
      </w:r>
      <w:r w:rsidRPr="181C2750">
        <w:rPr>
          <w:rFonts w:ascii="Times New Roman" w:cs="Times New Roman"/>
          <w:sz w:val="28"/>
          <w:szCs w:val="28"/>
          <w:rPrChange w:id="5491" w:author="user pc" w:date="2022-03-15T10:14:00Z">
            <w:rPr/>
          </w:rPrChange>
        </w:rPr>
        <w:t>the</w:t>
      </w:r>
      <w:r>
        <w:rPr>
          <w:rFonts w:ascii="Times New Roman" w:cs="Times New Roman" w:hAnsi="Times New Roman"/>
          <w:sz w:val="28"/>
          <w:szCs w:val="28"/>
        </w:rPr>
        <w:t xml:space="preserve"> </w:t>
      </w:r>
      <w:r w:rsidRPr="56AD2F34">
        <w:rPr>
          <w:rFonts w:ascii="Times New Roman" w:cs="Times New Roman"/>
          <w:sz w:val="28"/>
          <w:szCs w:val="28"/>
          <w:rPrChange w:id="5492" w:author="user pc" w:date="2022-03-15T10:14:00Z">
            <w:rPr/>
          </w:rPrChange>
        </w:rPr>
        <w:t>air</w:t>
      </w:r>
      <w:r>
        <w:rPr>
          <w:rFonts w:ascii="Times New Roman" w:cs="Times New Roman" w:hAnsi="Times New Roman"/>
          <w:sz w:val="28"/>
          <w:szCs w:val="28"/>
        </w:rPr>
        <w:t xml:space="preserve"> </w:t>
      </w:r>
      <w:r w:rsidRPr="DC9A087F">
        <w:rPr>
          <w:rFonts w:ascii="Times New Roman" w:cs="Times New Roman"/>
          <w:sz w:val="28"/>
          <w:szCs w:val="28"/>
          <w:rPrChange w:id="5493" w:author="user pc" w:date="2022-03-15T10:14:00Z">
            <w:rPr/>
          </w:rPrChange>
        </w:rPr>
        <w:t>and</w:t>
      </w:r>
      <w:r>
        <w:rPr>
          <w:rFonts w:ascii="Times New Roman" w:cs="Times New Roman" w:hAnsi="Times New Roman"/>
          <w:sz w:val="28"/>
          <w:szCs w:val="28"/>
        </w:rPr>
        <w:t xml:space="preserve"> </w:t>
      </w:r>
      <w:r w:rsidRPr="059AB974">
        <w:rPr>
          <w:rFonts w:ascii="Times New Roman" w:cs="Times New Roman"/>
          <w:sz w:val="28"/>
          <w:szCs w:val="28"/>
          <w:rPrChange w:id="5494" w:author="user pc" w:date="2022-03-15T10:14:00Z">
            <w:rPr/>
          </w:rPrChange>
        </w:rPr>
        <w:t>while</w:t>
      </w:r>
      <w:r>
        <w:rPr>
          <w:rFonts w:ascii="Times New Roman" w:cs="Times New Roman" w:hAnsi="Times New Roman"/>
          <w:sz w:val="28"/>
          <w:szCs w:val="28"/>
        </w:rPr>
        <w:t xml:space="preserve"> </w:t>
      </w:r>
      <w:r w:rsidRPr="B52E1B00">
        <w:rPr>
          <w:rFonts w:ascii="Times New Roman" w:cs="Times New Roman"/>
          <w:sz w:val="28"/>
          <w:szCs w:val="28"/>
          <w:rPrChange w:id="5495" w:author="user pc" w:date="2022-03-15T10:14:00Z">
            <w:rPr/>
          </w:rPrChange>
        </w:rPr>
        <w:t>the</w:t>
      </w:r>
      <w:r>
        <w:rPr>
          <w:rFonts w:ascii="Times New Roman" w:cs="Times New Roman" w:hAnsi="Times New Roman"/>
          <w:sz w:val="28"/>
          <w:szCs w:val="28"/>
        </w:rPr>
        <w:t xml:space="preserve"> </w:t>
      </w:r>
      <w:r w:rsidRPr="33B5F975">
        <w:rPr>
          <w:rFonts w:ascii="Times New Roman" w:cs="Times New Roman"/>
          <w:sz w:val="28"/>
          <w:szCs w:val="28"/>
          <w:rPrChange w:id="5496" w:author="user pc" w:date="2022-03-15T10:14:00Z">
            <w:rPr/>
          </w:rPrChange>
        </w:rPr>
        <w:t>engine</w:t>
      </w:r>
      <w:r>
        <w:rPr>
          <w:rFonts w:ascii="Times New Roman" w:cs="Times New Roman" w:hAnsi="Times New Roman"/>
          <w:sz w:val="28"/>
          <w:szCs w:val="28"/>
        </w:rPr>
        <w:t xml:space="preserve"> </w:t>
      </w:r>
      <w:r w:rsidRPr="35713CAC">
        <w:rPr>
          <w:rFonts w:ascii="Times New Roman" w:cs="Times New Roman"/>
          <w:sz w:val="28"/>
          <w:szCs w:val="28"/>
          <w:rPrChange w:id="5497" w:author="user pc" w:date="2022-03-15T10:14:00Z">
            <w:rPr/>
          </w:rPrChange>
        </w:rPr>
        <w:t>runs,</w:t>
      </w:r>
      <w:r>
        <w:rPr>
          <w:rFonts w:ascii="Times New Roman" w:cs="Times New Roman" w:hAnsi="Times New Roman"/>
          <w:sz w:val="28"/>
          <w:szCs w:val="28"/>
        </w:rPr>
        <w:t xml:space="preserve"> </w:t>
      </w:r>
      <w:r w:rsidRPr="77FC8F71">
        <w:rPr>
          <w:rFonts w:ascii="Times New Roman" w:cs="Times New Roman"/>
          <w:sz w:val="28"/>
          <w:szCs w:val="28"/>
          <w:rPrChange w:id="5498" w:author="user pc" w:date="2022-03-15T10:14:00Z">
            <w:rPr/>
          </w:rPrChange>
        </w:rPr>
        <w:t>forming</w:t>
      </w:r>
      <w:r>
        <w:rPr>
          <w:rFonts w:ascii="Times New Roman" w:cs="Times New Roman" w:hAnsi="Times New Roman"/>
          <w:sz w:val="28"/>
          <w:szCs w:val="28"/>
        </w:rPr>
        <w:t xml:space="preserve"> </w:t>
      </w:r>
      <w:r w:rsidRPr="D0050FAD">
        <w:rPr>
          <w:rFonts w:ascii="Times New Roman" w:cs="Times New Roman"/>
          <w:sz w:val="28"/>
          <w:szCs w:val="28"/>
          <w:rPrChange w:id="5499" w:author="user pc" w:date="2022-03-15T10:14:00Z">
            <w:rPr/>
          </w:rPrChange>
        </w:rPr>
        <w:t>products</w:t>
      </w:r>
      <w:r>
        <w:rPr>
          <w:rFonts w:ascii="Times New Roman" w:cs="Times New Roman" w:hAnsi="Times New Roman"/>
          <w:sz w:val="28"/>
          <w:szCs w:val="28"/>
        </w:rPr>
        <w:t xml:space="preserve"> </w:t>
      </w:r>
      <w:r w:rsidRPr="78DFF091">
        <w:rPr>
          <w:rFonts w:ascii="Times New Roman" w:cs="Times New Roman"/>
          <w:sz w:val="28"/>
          <w:szCs w:val="28"/>
          <w:rPrChange w:id="5500" w:author="user pc" w:date="2022-03-15T10:14:00Z">
            <w:rPr/>
          </w:rPrChange>
        </w:rPr>
        <w:t>such</w:t>
      </w:r>
      <w:r>
        <w:rPr>
          <w:rFonts w:ascii="Times New Roman" w:cs="Times New Roman" w:hAnsi="Times New Roman"/>
          <w:sz w:val="28"/>
          <w:szCs w:val="28"/>
        </w:rPr>
        <w:t xml:space="preserve"> </w:t>
      </w:r>
      <w:r w:rsidRPr="0F627723">
        <w:rPr>
          <w:rFonts w:ascii="Times New Roman" w:cs="Times New Roman"/>
          <w:sz w:val="28"/>
          <w:szCs w:val="28"/>
          <w:rPrChange w:id="5501" w:author="user pc" w:date="2022-03-15T10:14:00Z">
            <w:rPr/>
          </w:rPrChange>
        </w:rPr>
        <w:t>as</w:t>
      </w:r>
      <w:r>
        <w:rPr>
          <w:rFonts w:ascii="Times New Roman" w:cs="Times New Roman" w:hAnsi="Times New Roman"/>
          <w:sz w:val="28"/>
          <w:szCs w:val="28"/>
        </w:rPr>
        <w:t xml:space="preserve"> </w:t>
      </w:r>
      <w:r w:rsidRPr="DE72BA49">
        <w:rPr>
          <w:rFonts w:ascii="Times New Roman" w:cs="Times New Roman"/>
          <w:sz w:val="28"/>
          <w:szCs w:val="28"/>
          <w:rPrChange w:id="5502" w:author="user pc" w:date="2022-03-15T10:14:00Z">
            <w:rPr/>
          </w:rPrChange>
        </w:rPr>
        <w:t>carbon</w:t>
      </w:r>
      <w:r>
        <w:rPr>
          <w:rFonts w:ascii="Times New Roman" w:cs="Times New Roman" w:hAnsi="Times New Roman"/>
          <w:sz w:val="28"/>
          <w:szCs w:val="28"/>
        </w:rPr>
        <w:t xml:space="preserve"> </w:t>
      </w:r>
      <w:r w:rsidRPr="FA550077">
        <w:rPr>
          <w:rFonts w:ascii="Times New Roman" w:cs="Times New Roman"/>
          <w:sz w:val="28"/>
          <w:szCs w:val="28"/>
          <w:rPrChange w:id="5503" w:author="user pc" w:date="2022-03-15T10:14:00Z">
            <w:rPr/>
          </w:rPrChange>
        </w:rPr>
        <w:t>monoxide</w:t>
      </w:r>
      <w:r>
        <w:rPr>
          <w:rFonts w:ascii="Times New Roman" w:cs="Times New Roman" w:hAnsi="Times New Roman"/>
          <w:sz w:val="28"/>
          <w:szCs w:val="28"/>
        </w:rPr>
        <w:t xml:space="preserve"> </w:t>
      </w:r>
      <w:r w:rsidRPr="66BD6CC1">
        <w:rPr>
          <w:rFonts w:ascii="Times New Roman" w:cs="Times New Roman"/>
          <w:sz w:val="28"/>
          <w:szCs w:val="28"/>
          <w:rPrChange w:id="5504" w:author="user pc" w:date="2022-03-15T10:14:00Z">
            <w:rPr/>
          </w:rPrChange>
        </w:rPr>
        <w:t>and</w:t>
      </w:r>
      <w:r>
        <w:rPr>
          <w:rFonts w:ascii="Times New Roman" w:cs="Times New Roman" w:hAnsi="Times New Roman"/>
          <w:sz w:val="28"/>
          <w:szCs w:val="28"/>
        </w:rPr>
        <w:t xml:space="preserve"> </w:t>
      </w:r>
      <w:r w:rsidRPr="2B8274EF">
        <w:rPr>
          <w:rFonts w:ascii="Times New Roman" w:cs="Times New Roman"/>
          <w:sz w:val="28"/>
          <w:szCs w:val="28"/>
          <w:rPrChange w:id="5505" w:author="user pc" w:date="2022-03-15T10:14:00Z">
            <w:rPr/>
          </w:rPrChange>
        </w:rPr>
        <w:t>water,</w:t>
      </w:r>
      <w:r>
        <w:rPr>
          <w:rFonts w:ascii="Times New Roman" w:cs="Times New Roman" w:hAnsi="Times New Roman"/>
          <w:sz w:val="28"/>
          <w:szCs w:val="28"/>
        </w:rPr>
        <w:t xml:space="preserve"> </w:t>
      </w:r>
      <w:r w:rsidRPr="20A31539">
        <w:rPr>
          <w:rFonts w:ascii="Times New Roman" w:cs="Times New Roman"/>
          <w:sz w:val="28"/>
          <w:szCs w:val="28"/>
          <w:rPrChange w:id="5506" w:author="user pc" w:date="2022-03-15T10:14:00Z">
            <w:rPr/>
          </w:rPrChange>
        </w:rPr>
        <w:t>as</w:t>
      </w:r>
      <w:r>
        <w:rPr>
          <w:rFonts w:ascii="Times New Roman" w:cs="Times New Roman" w:hAnsi="Times New Roman"/>
          <w:sz w:val="28"/>
          <w:szCs w:val="28"/>
        </w:rPr>
        <w:t xml:space="preserve"> </w:t>
      </w:r>
      <w:r w:rsidRPr="CD614E46">
        <w:rPr>
          <w:rFonts w:ascii="Times New Roman" w:cs="Times New Roman"/>
          <w:sz w:val="28"/>
          <w:szCs w:val="28"/>
          <w:rPrChange w:id="5507" w:author="user pc" w:date="2022-03-15T10:14:00Z">
            <w:rPr/>
          </w:rPrChange>
        </w:rPr>
        <w:t>well</w:t>
      </w:r>
      <w:r>
        <w:rPr>
          <w:rFonts w:ascii="Times New Roman" w:cs="Times New Roman" w:hAnsi="Times New Roman"/>
          <w:sz w:val="28"/>
          <w:szCs w:val="28"/>
        </w:rPr>
        <w:t xml:space="preserve"> </w:t>
      </w:r>
      <w:r w:rsidRPr="288F1F92">
        <w:rPr>
          <w:rFonts w:ascii="Times New Roman" w:cs="Times New Roman"/>
          <w:sz w:val="28"/>
          <w:szCs w:val="28"/>
          <w:rPrChange w:id="5508" w:author="user pc" w:date="2022-03-15T10:14:00Z">
            <w:rPr/>
          </w:rPrChange>
        </w:rPr>
        <w:t>as</w:t>
      </w:r>
      <w:r>
        <w:rPr>
          <w:rFonts w:ascii="Times New Roman" w:cs="Times New Roman" w:hAnsi="Times New Roman"/>
          <w:sz w:val="28"/>
          <w:szCs w:val="28"/>
        </w:rPr>
        <w:t xml:space="preserve"> </w:t>
      </w:r>
      <w:r w:rsidRPr="42687A51">
        <w:rPr>
          <w:rFonts w:ascii="Times New Roman" w:cs="Times New Roman"/>
          <w:sz w:val="28"/>
          <w:szCs w:val="28"/>
          <w:rPrChange w:id="5509" w:author="user pc" w:date="2022-03-15T10:14:00Z">
            <w:rPr/>
          </w:rPrChange>
        </w:rPr>
        <w:t>some</w:t>
      </w:r>
      <w:r>
        <w:rPr>
          <w:rFonts w:ascii="Times New Roman" w:cs="Times New Roman" w:hAnsi="Times New Roman"/>
          <w:sz w:val="28"/>
          <w:szCs w:val="28"/>
        </w:rPr>
        <w:t xml:space="preserve"> </w:t>
      </w:r>
      <w:r w:rsidRPr="5C8B7E5A">
        <w:rPr>
          <w:rFonts w:ascii="Times New Roman" w:cs="Times New Roman"/>
          <w:sz w:val="28"/>
          <w:szCs w:val="28"/>
          <w:rPrChange w:id="5510" w:author="user pc" w:date="2022-03-15T10:14:00Z">
            <w:rPr/>
          </w:rPrChange>
        </w:rPr>
        <w:t>others.</w:t>
      </w:r>
      <w:r>
        <w:rPr>
          <w:rFonts w:ascii="Times New Roman" w:cs="Times New Roman" w:hAnsi="Times New Roman"/>
          <w:sz w:val="28"/>
          <w:szCs w:val="28"/>
        </w:rPr>
        <w:t xml:space="preserve"> </w:t>
      </w:r>
      <w:r w:rsidRPr="76B70CFB">
        <w:rPr>
          <w:rFonts w:ascii="Times New Roman" w:cs="Times New Roman"/>
          <w:sz w:val="28"/>
          <w:szCs w:val="28"/>
          <w:rPrChange w:id="5511" w:author="user pc" w:date="2022-03-15T10:14:00Z">
            <w:rPr/>
          </w:rPrChange>
        </w:rPr>
        <w:t>After</w:t>
      </w:r>
      <w:r>
        <w:rPr>
          <w:rFonts w:ascii="Times New Roman" w:cs="Times New Roman" w:hAnsi="Times New Roman"/>
          <w:sz w:val="28"/>
          <w:szCs w:val="28"/>
        </w:rPr>
        <w:t xml:space="preserve"> </w:t>
      </w:r>
      <w:r w:rsidRPr="64E3AB0D">
        <w:rPr>
          <w:rFonts w:ascii="Times New Roman" w:cs="Times New Roman"/>
          <w:sz w:val="28"/>
          <w:szCs w:val="28"/>
          <w:rPrChange w:id="5512" w:author="user pc" w:date="2022-03-15T10:14:00Z">
            <w:rPr/>
          </w:rPrChange>
        </w:rPr>
        <w:t>the</w:t>
      </w:r>
      <w:r>
        <w:rPr>
          <w:rFonts w:ascii="Times New Roman" w:cs="Times New Roman" w:hAnsi="Times New Roman"/>
          <w:sz w:val="28"/>
          <w:szCs w:val="28"/>
        </w:rPr>
        <w:t xml:space="preserve"> </w:t>
      </w:r>
      <w:r w:rsidRPr="871C0518">
        <w:rPr>
          <w:rFonts w:ascii="Times New Roman" w:cs="Times New Roman"/>
          <w:sz w:val="28"/>
          <w:szCs w:val="28"/>
          <w:rPrChange w:id="5513" w:author="user pc" w:date="2022-03-15T10:14:00Z">
            <w:rPr/>
          </w:rPrChange>
        </w:rPr>
        <w:t>litre</w:t>
      </w:r>
      <w:r>
        <w:rPr>
          <w:rFonts w:ascii="Times New Roman" w:cs="Times New Roman" w:hAnsi="Times New Roman"/>
          <w:sz w:val="28"/>
          <w:szCs w:val="28"/>
        </w:rPr>
        <w:t xml:space="preserve"> </w:t>
      </w:r>
      <w:r w:rsidRPr="715E3C6C">
        <w:rPr>
          <w:rFonts w:ascii="Times New Roman" w:cs="Times New Roman"/>
          <w:sz w:val="28"/>
          <w:szCs w:val="28"/>
          <w:rPrChange w:id="5514" w:author="user pc" w:date="2022-03-15T10:14:00Z">
            <w:rPr/>
          </w:rPrChange>
        </w:rPr>
        <w:t>of</w:t>
      </w:r>
      <w:r>
        <w:rPr>
          <w:rFonts w:ascii="Times New Roman" w:cs="Times New Roman" w:hAnsi="Times New Roman"/>
          <w:sz w:val="28"/>
          <w:szCs w:val="28"/>
        </w:rPr>
        <w:t xml:space="preserve"> p</w:t>
      </w:r>
      <w:r w:rsidRPr="A4226FE7">
        <w:rPr>
          <w:rFonts w:ascii="Times New Roman" w:cs="Times New Roman"/>
          <w:sz w:val="28"/>
          <w:szCs w:val="28"/>
          <w:rPrChange w:id="5515" w:author="user pc" w:date="2022-03-15T10:14:00Z">
            <w:rPr/>
          </w:rPrChange>
        </w:rPr>
        <w:t>e</w:t>
      </w:r>
      <w:r>
        <w:rPr>
          <w:rFonts w:ascii="Times New Roman" w:cs="Times New Roman" w:hAnsi="Times New Roman"/>
          <w:sz w:val="28"/>
          <w:szCs w:val="28"/>
        </w:rPr>
        <w:t xml:space="preserve">trol </w:t>
      </w:r>
      <w:r w:rsidRPr="C7770718">
        <w:rPr>
          <w:rFonts w:ascii="Times New Roman" w:cs="Times New Roman"/>
          <w:sz w:val="28"/>
          <w:szCs w:val="28"/>
          <w:rPrChange w:id="5516" w:author="user pc" w:date="2022-03-15T10:14:00Z">
            <w:rPr/>
          </w:rPrChange>
        </w:rPr>
        <w:t>is</w:t>
      </w:r>
      <w:r>
        <w:rPr>
          <w:rFonts w:ascii="Times New Roman" w:cs="Times New Roman" w:hAnsi="Times New Roman"/>
          <w:sz w:val="28"/>
          <w:szCs w:val="28"/>
        </w:rPr>
        <w:t xml:space="preserve"> </w:t>
      </w:r>
      <w:r w:rsidRPr="407AD035">
        <w:rPr>
          <w:rFonts w:ascii="Times New Roman" w:cs="Times New Roman"/>
          <w:sz w:val="28"/>
          <w:szCs w:val="28"/>
          <w:rPrChange w:id="5517" w:author="user pc" w:date="2022-03-15T10:14:00Z">
            <w:rPr/>
          </w:rPrChange>
        </w:rPr>
        <w:t>all</w:t>
      </w:r>
      <w:r>
        <w:rPr>
          <w:rFonts w:ascii="Times New Roman" w:cs="Times New Roman" w:hAnsi="Times New Roman"/>
          <w:sz w:val="28"/>
          <w:szCs w:val="28"/>
        </w:rPr>
        <w:t xml:space="preserve"> </w:t>
      </w:r>
      <w:r w:rsidRPr="9B987CD4">
        <w:rPr>
          <w:rFonts w:ascii="Times New Roman" w:cs="Times New Roman"/>
          <w:sz w:val="28"/>
          <w:szCs w:val="28"/>
          <w:rPrChange w:id="5518" w:author="user pc" w:date="2022-03-15T10:14:00Z">
            <w:rPr/>
          </w:rPrChange>
        </w:rPr>
        <w:t>used</w:t>
      </w:r>
      <w:r>
        <w:rPr>
          <w:rFonts w:ascii="Times New Roman" w:cs="Times New Roman" w:hAnsi="Times New Roman"/>
          <w:sz w:val="28"/>
          <w:szCs w:val="28"/>
        </w:rPr>
        <w:t xml:space="preserve"> </w:t>
      </w:r>
      <w:r w:rsidRPr="D22A0980">
        <w:rPr>
          <w:rFonts w:ascii="Times New Roman" w:cs="Times New Roman"/>
          <w:sz w:val="28"/>
          <w:szCs w:val="28"/>
          <w:rPrChange w:id="5519" w:author="user pc" w:date="2022-03-15T10:14:00Z">
            <w:rPr/>
          </w:rPrChange>
        </w:rPr>
        <w:t>up,</w:t>
      </w:r>
      <w:r>
        <w:rPr>
          <w:rFonts w:ascii="Times New Roman" w:cs="Times New Roman" w:hAnsi="Times New Roman"/>
          <w:sz w:val="28"/>
          <w:szCs w:val="28"/>
        </w:rPr>
        <w:t xml:space="preserve"> </w:t>
      </w:r>
      <w:r w:rsidRPr="F8D8591B">
        <w:rPr>
          <w:rFonts w:ascii="Times New Roman" w:cs="Times New Roman"/>
          <w:sz w:val="28"/>
          <w:szCs w:val="28"/>
          <w:rPrChange w:id="5520" w:author="user pc" w:date="2022-03-15T10:14:00Z">
            <w:rPr/>
          </w:rPrChange>
        </w:rPr>
        <w:t>there</w:t>
      </w:r>
      <w:r>
        <w:rPr>
          <w:rFonts w:ascii="Times New Roman" w:cs="Times New Roman" w:hAnsi="Times New Roman"/>
          <w:sz w:val="28"/>
          <w:szCs w:val="28"/>
        </w:rPr>
        <w:t xml:space="preserve"> </w:t>
      </w:r>
      <w:r w:rsidRPr="3DC2FC8E">
        <w:rPr>
          <w:rFonts w:ascii="Times New Roman" w:cs="Times New Roman"/>
          <w:sz w:val="28"/>
          <w:szCs w:val="28"/>
          <w:rPrChange w:id="5521" w:author="user pc" w:date="2022-03-15T10:14:00Z">
            <w:rPr/>
          </w:rPrChange>
        </w:rPr>
        <w:t>is</w:t>
      </w:r>
      <w:r>
        <w:rPr>
          <w:rFonts w:ascii="Times New Roman" w:cs="Times New Roman" w:hAnsi="Times New Roman"/>
          <w:sz w:val="28"/>
          <w:szCs w:val="28"/>
        </w:rPr>
        <w:t xml:space="preserve"> </w:t>
      </w:r>
      <w:r w:rsidRPr="AFF42DE7">
        <w:rPr>
          <w:rFonts w:ascii="Times New Roman" w:cs="Times New Roman"/>
          <w:sz w:val="28"/>
          <w:szCs w:val="28"/>
          <w:rPrChange w:id="5522" w:author="user pc" w:date="2022-03-15T10:14:00Z">
            <w:rPr/>
          </w:rPrChange>
        </w:rPr>
        <w:t>still</w:t>
      </w:r>
      <w:r>
        <w:rPr>
          <w:rFonts w:ascii="Times New Roman" w:cs="Times New Roman" w:hAnsi="Times New Roman"/>
          <w:sz w:val="28"/>
          <w:szCs w:val="28"/>
        </w:rPr>
        <w:t xml:space="preserve"> </w:t>
      </w:r>
      <w:r w:rsidRPr="DDD1D251">
        <w:rPr>
          <w:rFonts w:ascii="Times New Roman" w:cs="Times New Roman"/>
          <w:sz w:val="28"/>
          <w:szCs w:val="28"/>
          <w:rPrChange w:id="5523" w:author="user pc" w:date="2022-03-15T10:14:00Z">
            <w:rPr/>
          </w:rPrChange>
        </w:rPr>
        <w:t>plenty</w:t>
      </w:r>
      <w:r>
        <w:rPr>
          <w:rFonts w:ascii="Times New Roman" w:cs="Times New Roman" w:hAnsi="Times New Roman"/>
          <w:sz w:val="28"/>
          <w:szCs w:val="28"/>
        </w:rPr>
        <w:t xml:space="preserve"> </w:t>
      </w:r>
      <w:r w:rsidRPr="E7A321E5">
        <w:rPr>
          <w:rFonts w:ascii="Times New Roman" w:cs="Times New Roman"/>
          <w:sz w:val="28"/>
          <w:szCs w:val="28"/>
          <w:rPrChange w:id="5524" w:author="user pc" w:date="2022-03-15T10:14:00Z">
            <w:rPr/>
          </w:rPrChange>
        </w:rPr>
        <w:t>of</w:t>
      </w:r>
      <w:r>
        <w:rPr>
          <w:rFonts w:ascii="Times New Roman" w:cs="Times New Roman" w:hAnsi="Times New Roman"/>
          <w:sz w:val="28"/>
          <w:szCs w:val="28"/>
        </w:rPr>
        <w:t xml:space="preserve"> </w:t>
      </w:r>
      <w:r w:rsidRPr="69567312">
        <w:rPr>
          <w:rFonts w:ascii="Times New Roman" w:cs="Times New Roman"/>
          <w:sz w:val="28"/>
          <w:szCs w:val="28"/>
          <w:rPrChange w:id="5525" w:author="user pc" w:date="2022-03-15T10:14:00Z">
            <w:rPr/>
          </w:rPrChange>
        </w:rPr>
        <w:t>oxygen</w:t>
      </w:r>
      <w:r>
        <w:rPr>
          <w:rFonts w:ascii="Times New Roman" w:cs="Times New Roman" w:hAnsi="Times New Roman"/>
          <w:sz w:val="28"/>
          <w:szCs w:val="28"/>
        </w:rPr>
        <w:t xml:space="preserve"> </w:t>
      </w:r>
      <w:r w:rsidRPr="E526B968">
        <w:rPr>
          <w:rFonts w:ascii="Times New Roman" w:cs="Times New Roman"/>
          <w:sz w:val="28"/>
          <w:szCs w:val="28"/>
          <w:rPrChange w:id="5526" w:author="user pc" w:date="2022-03-15T10:14:00Z">
            <w:rPr/>
          </w:rPrChange>
        </w:rPr>
        <w:t>in</w:t>
      </w:r>
      <w:r>
        <w:rPr>
          <w:rFonts w:ascii="Times New Roman" w:cs="Times New Roman" w:hAnsi="Times New Roman"/>
          <w:sz w:val="28"/>
          <w:szCs w:val="28"/>
        </w:rPr>
        <w:t xml:space="preserve"> </w:t>
      </w:r>
      <w:r w:rsidRPr="B0132B32">
        <w:rPr>
          <w:rFonts w:ascii="Times New Roman" w:cs="Times New Roman"/>
          <w:sz w:val="28"/>
          <w:szCs w:val="28"/>
          <w:rPrChange w:id="5527" w:author="user pc" w:date="2022-03-15T10:14:00Z">
            <w:rPr/>
          </w:rPrChange>
        </w:rPr>
        <w:t>the</w:t>
      </w:r>
      <w:r>
        <w:rPr>
          <w:rFonts w:ascii="Times New Roman" w:cs="Times New Roman" w:hAnsi="Times New Roman"/>
          <w:sz w:val="28"/>
          <w:szCs w:val="28"/>
        </w:rPr>
        <w:t xml:space="preserve"> </w:t>
      </w:r>
      <w:r w:rsidRPr="BC82E5D1">
        <w:rPr>
          <w:rFonts w:ascii="Times New Roman" w:cs="Times New Roman"/>
          <w:sz w:val="28"/>
          <w:szCs w:val="28"/>
          <w:rPrChange w:id="5528" w:author="user pc" w:date="2022-03-15T10:14:00Z">
            <w:rPr/>
          </w:rPrChange>
        </w:rPr>
        <w:t>air.</w:t>
      </w:r>
      <w:r>
        <w:rPr>
          <w:rFonts w:ascii="Times New Roman" w:cs="Times New Roman" w:hAnsi="Times New Roman"/>
          <w:sz w:val="28"/>
          <w:szCs w:val="28"/>
        </w:rPr>
        <w:t xml:space="preserve"> </w:t>
      </w:r>
      <w:r w:rsidRPr="3089D40D">
        <w:rPr>
          <w:rFonts w:ascii="Times New Roman" w:cs="Times New Roman"/>
          <w:sz w:val="28"/>
          <w:szCs w:val="28"/>
          <w:rPrChange w:id="5529" w:author="user pc" w:date="2022-03-15T10:14:00Z">
            <w:rPr/>
          </w:rPrChange>
        </w:rPr>
        <w:t>In</w:t>
      </w:r>
      <w:r>
        <w:rPr>
          <w:rFonts w:ascii="Times New Roman" w:cs="Times New Roman" w:hAnsi="Times New Roman"/>
          <w:sz w:val="28"/>
          <w:szCs w:val="28"/>
        </w:rPr>
        <w:t xml:space="preserve"> </w:t>
      </w:r>
      <w:r w:rsidRPr="6B72634F">
        <w:rPr>
          <w:rFonts w:ascii="Times New Roman" w:cs="Times New Roman"/>
          <w:sz w:val="28"/>
          <w:szCs w:val="28"/>
          <w:rPrChange w:id="5530" w:author="user pc" w:date="2022-03-15T10:14:00Z">
            <w:rPr/>
          </w:rPrChange>
        </w:rPr>
        <w:t>fact,</w:t>
      </w:r>
      <w:r>
        <w:rPr>
          <w:rFonts w:ascii="Times New Roman" w:cs="Times New Roman" w:hAnsi="Times New Roman"/>
          <w:sz w:val="28"/>
          <w:szCs w:val="28"/>
        </w:rPr>
        <w:t xml:space="preserve"> </w:t>
      </w:r>
      <w:r w:rsidRPr="B6964EB9">
        <w:rPr>
          <w:rFonts w:ascii="Times New Roman" w:cs="Times New Roman"/>
          <w:sz w:val="28"/>
          <w:szCs w:val="28"/>
          <w:rPrChange w:id="5531" w:author="user pc" w:date="2022-03-15T10:14:00Z">
            <w:rPr/>
          </w:rPrChange>
        </w:rPr>
        <w:t>after</w:t>
      </w:r>
      <w:r>
        <w:rPr>
          <w:rFonts w:ascii="Times New Roman" w:cs="Times New Roman" w:hAnsi="Times New Roman"/>
          <w:sz w:val="28"/>
          <w:szCs w:val="28"/>
        </w:rPr>
        <w:t xml:space="preserve"> </w:t>
      </w:r>
      <w:r w:rsidRPr="0C06B324">
        <w:rPr>
          <w:rFonts w:ascii="Times New Roman" w:cs="Times New Roman"/>
          <w:sz w:val="28"/>
          <w:szCs w:val="28"/>
          <w:rPrChange w:id="5532" w:author="user pc" w:date="2022-03-15T10:14:00Z">
            <w:rPr/>
          </w:rPrChange>
        </w:rPr>
        <w:t>a</w:t>
      </w:r>
      <w:r>
        <w:rPr>
          <w:rFonts w:ascii="Times New Roman" w:cs="Times New Roman" w:hAnsi="Times New Roman"/>
          <w:sz w:val="28"/>
          <w:szCs w:val="28"/>
        </w:rPr>
        <w:t xml:space="preserve"> </w:t>
      </w:r>
      <w:r w:rsidRPr="61A287BD">
        <w:rPr>
          <w:rFonts w:ascii="Times New Roman" w:cs="Times New Roman"/>
          <w:sz w:val="28"/>
          <w:szCs w:val="28"/>
          <w:rPrChange w:id="5533" w:author="user pc" w:date="2022-03-15T10:14:00Z">
            <w:rPr/>
          </w:rPrChange>
        </w:rPr>
        <w:t>whole</w:t>
      </w:r>
      <w:r>
        <w:rPr>
          <w:rFonts w:ascii="Times New Roman" w:cs="Times New Roman" w:hAnsi="Times New Roman"/>
          <w:sz w:val="28"/>
          <w:szCs w:val="28"/>
        </w:rPr>
        <w:t xml:space="preserve"> </w:t>
      </w:r>
      <w:r w:rsidRPr="D52850CC">
        <w:rPr>
          <w:rFonts w:ascii="Times New Roman" w:cs="Times New Roman"/>
          <w:sz w:val="28"/>
          <w:szCs w:val="28"/>
          <w:rPrChange w:id="5534" w:author="user pc" w:date="2022-03-15T10:14:00Z">
            <w:rPr/>
          </w:rPrChange>
        </w:rPr>
        <w:t>tank</w:t>
      </w:r>
      <w:r>
        <w:rPr>
          <w:rFonts w:ascii="Times New Roman" w:cs="Times New Roman" w:hAnsi="Times New Roman"/>
          <w:sz w:val="28"/>
          <w:szCs w:val="28"/>
        </w:rPr>
        <w:t xml:space="preserve"> </w:t>
      </w:r>
      <w:r w:rsidRPr="250CE5F0">
        <w:rPr>
          <w:rFonts w:ascii="Times New Roman" w:cs="Times New Roman"/>
          <w:sz w:val="28"/>
          <w:szCs w:val="28"/>
          <w:rPrChange w:id="5535" w:author="user pc" w:date="2022-03-15T10:14:00Z">
            <w:rPr/>
          </w:rPrChange>
        </w:rPr>
        <w:t>full</w:t>
      </w:r>
      <w:r>
        <w:rPr>
          <w:rFonts w:ascii="Times New Roman" w:cs="Times New Roman" w:hAnsi="Times New Roman"/>
          <w:sz w:val="28"/>
          <w:szCs w:val="28"/>
        </w:rPr>
        <w:t xml:space="preserve"> </w:t>
      </w:r>
      <w:r w:rsidRPr="39BC2AB9">
        <w:rPr>
          <w:rFonts w:ascii="Times New Roman" w:cs="Times New Roman"/>
          <w:sz w:val="28"/>
          <w:szCs w:val="28"/>
          <w:rPrChange w:id="5536" w:author="user pc" w:date="2022-03-15T10:14:00Z">
            <w:rPr/>
          </w:rPrChange>
        </w:rPr>
        <w:t>of</w:t>
      </w:r>
      <w:r>
        <w:rPr>
          <w:rFonts w:ascii="Times New Roman" w:cs="Times New Roman" w:hAnsi="Times New Roman"/>
          <w:sz w:val="28"/>
          <w:szCs w:val="28"/>
        </w:rPr>
        <w:t xml:space="preserve"> </w:t>
      </w:r>
      <w:r w:rsidRPr="D74CC424">
        <w:rPr>
          <w:rFonts w:ascii="Times New Roman" w:cs="Times New Roman"/>
          <w:sz w:val="28"/>
          <w:szCs w:val="28"/>
          <w:rPrChange w:id="5537" w:author="user pc" w:date="2022-03-15T10:14:00Z">
            <w:rPr/>
          </w:rPrChange>
        </w:rPr>
        <w:t>petrol</w:t>
      </w:r>
      <w:r>
        <w:rPr>
          <w:rFonts w:ascii="Times New Roman" w:cs="Times New Roman" w:hAnsi="Times New Roman"/>
          <w:sz w:val="28"/>
          <w:szCs w:val="28"/>
        </w:rPr>
        <w:t xml:space="preserve"> </w:t>
      </w:r>
      <w:r w:rsidRPr="58957B8A">
        <w:rPr>
          <w:rFonts w:ascii="Times New Roman" w:cs="Times New Roman"/>
          <w:sz w:val="28"/>
          <w:szCs w:val="28"/>
          <w:rPrChange w:id="5538" w:author="user pc" w:date="2022-03-15T10:14:00Z">
            <w:rPr/>
          </w:rPrChange>
        </w:rPr>
        <w:t>is</w:t>
      </w:r>
      <w:r>
        <w:rPr>
          <w:rFonts w:ascii="Times New Roman" w:cs="Times New Roman" w:hAnsi="Times New Roman"/>
          <w:sz w:val="28"/>
          <w:szCs w:val="28"/>
        </w:rPr>
        <w:t xml:space="preserve"> </w:t>
      </w:r>
      <w:r w:rsidRPr="2454B447">
        <w:rPr>
          <w:rFonts w:ascii="Times New Roman" w:cs="Times New Roman"/>
          <w:sz w:val="28"/>
          <w:szCs w:val="28"/>
          <w:rPrChange w:id="5539" w:author="user pc" w:date="2022-03-15T10:14:00Z">
            <w:rPr/>
          </w:rPrChange>
        </w:rPr>
        <w:t>burned,</w:t>
      </w:r>
      <w:r>
        <w:rPr>
          <w:rFonts w:ascii="Times New Roman" w:cs="Times New Roman" w:hAnsi="Times New Roman"/>
          <w:sz w:val="28"/>
          <w:szCs w:val="28"/>
        </w:rPr>
        <w:t xml:space="preserve"> </w:t>
      </w:r>
      <w:r w:rsidRPr="CD5FEEDF">
        <w:rPr>
          <w:rFonts w:ascii="Times New Roman" w:cs="Times New Roman"/>
          <w:sz w:val="28"/>
          <w:szCs w:val="28"/>
          <w:rPrChange w:id="5540" w:author="user pc" w:date="2022-03-15T10:14:00Z">
            <w:rPr/>
          </w:rPrChange>
        </w:rPr>
        <w:t>there</w:t>
      </w:r>
      <w:r>
        <w:rPr>
          <w:rFonts w:ascii="Times New Roman" w:cs="Times New Roman" w:hAnsi="Times New Roman"/>
          <w:sz w:val="28"/>
          <w:szCs w:val="28"/>
        </w:rPr>
        <w:t xml:space="preserve"> </w:t>
      </w:r>
      <w:r w:rsidRPr="340B9C1F">
        <w:rPr>
          <w:rFonts w:ascii="Times New Roman" w:cs="Times New Roman"/>
          <w:sz w:val="28"/>
          <w:szCs w:val="28"/>
          <w:rPrChange w:id="5541" w:author="user pc" w:date="2022-03-15T10:14:00Z">
            <w:rPr/>
          </w:rPrChange>
        </w:rPr>
        <w:t>is</w:t>
      </w:r>
      <w:r>
        <w:rPr>
          <w:rFonts w:ascii="Times New Roman" w:cs="Times New Roman" w:hAnsi="Times New Roman"/>
          <w:sz w:val="28"/>
          <w:szCs w:val="28"/>
        </w:rPr>
        <w:t xml:space="preserve"> </w:t>
      </w:r>
      <w:r w:rsidRPr="8AB51537">
        <w:rPr>
          <w:rFonts w:ascii="Times New Roman" w:cs="Times New Roman"/>
          <w:sz w:val="28"/>
          <w:szCs w:val="28"/>
          <w:rPrChange w:id="5542" w:author="user pc" w:date="2022-03-15T10:14:00Z">
            <w:rPr/>
          </w:rPrChange>
        </w:rPr>
        <w:t>still</w:t>
      </w:r>
      <w:r>
        <w:rPr>
          <w:rFonts w:ascii="Times New Roman" w:cs="Times New Roman" w:hAnsi="Times New Roman"/>
          <w:sz w:val="28"/>
          <w:szCs w:val="28"/>
        </w:rPr>
        <w:t xml:space="preserve"> </w:t>
      </w:r>
      <w:r w:rsidRPr="CB848ECC">
        <w:rPr>
          <w:rFonts w:ascii="Times New Roman" w:cs="Times New Roman"/>
          <w:sz w:val="28"/>
          <w:szCs w:val="28"/>
          <w:rPrChange w:id="5543" w:author="user pc" w:date="2022-03-15T10:14:00Z">
            <w:rPr/>
          </w:rPrChange>
        </w:rPr>
        <w:t>up</w:t>
      </w:r>
      <w:r>
        <w:rPr>
          <w:rFonts w:ascii="Times New Roman" w:cs="Times New Roman" w:hAnsi="Times New Roman"/>
          <w:sz w:val="28"/>
          <w:szCs w:val="28"/>
        </w:rPr>
        <w:t xml:space="preserve"> </w:t>
      </w:r>
      <w:r w:rsidRPr="1F6B9C81">
        <w:rPr>
          <w:rFonts w:ascii="Times New Roman" w:cs="Times New Roman"/>
          <w:sz w:val="28"/>
          <w:szCs w:val="28"/>
          <w:rPrChange w:id="5544" w:author="user pc" w:date="2022-03-15T10:14:00Z">
            <w:rPr/>
          </w:rPrChange>
        </w:rPr>
        <w:t>plenty</w:t>
      </w:r>
      <w:r>
        <w:rPr>
          <w:rFonts w:ascii="Times New Roman" w:cs="Times New Roman" w:hAnsi="Times New Roman"/>
          <w:sz w:val="28"/>
          <w:szCs w:val="28"/>
        </w:rPr>
        <w:t xml:space="preserve"> </w:t>
      </w:r>
      <w:r w:rsidRPr="CDB26BB7">
        <w:rPr>
          <w:rFonts w:ascii="Times New Roman" w:cs="Times New Roman"/>
          <w:sz w:val="28"/>
          <w:szCs w:val="28"/>
          <w:rPrChange w:id="5545" w:author="user pc" w:date="2022-03-15T10:14:00Z">
            <w:rPr/>
          </w:rPrChange>
        </w:rPr>
        <w:t>of</w:t>
      </w:r>
      <w:r>
        <w:rPr>
          <w:rFonts w:ascii="Times New Roman" w:cs="Times New Roman" w:hAnsi="Times New Roman"/>
          <w:sz w:val="28"/>
          <w:szCs w:val="28"/>
        </w:rPr>
        <w:t xml:space="preserve"> </w:t>
      </w:r>
      <w:r w:rsidRPr="6EA71F44">
        <w:rPr>
          <w:rFonts w:ascii="Times New Roman" w:cs="Times New Roman"/>
          <w:sz w:val="28"/>
          <w:szCs w:val="28"/>
          <w:rPrChange w:id="5546" w:author="user pc" w:date="2022-03-15T10:14:00Z">
            <w:rPr/>
          </w:rPrChange>
        </w:rPr>
        <w:t>oxygen</w:t>
      </w:r>
      <w:r>
        <w:rPr>
          <w:rFonts w:ascii="Times New Roman" w:cs="Times New Roman" w:hAnsi="Times New Roman"/>
          <w:sz w:val="28"/>
          <w:szCs w:val="28"/>
        </w:rPr>
        <w:t xml:space="preserve"> </w:t>
      </w:r>
      <w:r w:rsidRPr="22751299">
        <w:rPr>
          <w:rFonts w:ascii="Times New Roman" w:cs="Times New Roman"/>
          <w:sz w:val="28"/>
          <w:szCs w:val="28"/>
          <w:rPrChange w:id="5547" w:author="user pc" w:date="2022-03-15T10:14:00Z">
            <w:rPr/>
          </w:rPrChange>
        </w:rPr>
        <w:t>in</w:t>
      </w:r>
      <w:r>
        <w:rPr>
          <w:rFonts w:ascii="Times New Roman" w:cs="Times New Roman" w:hAnsi="Times New Roman"/>
          <w:sz w:val="28"/>
          <w:szCs w:val="28"/>
        </w:rPr>
        <w:t xml:space="preserve"> </w:t>
      </w:r>
      <w:r w:rsidRPr="0C27B288">
        <w:rPr>
          <w:rFonts w:ascii="Times New Roman" w:cs="Times New Roman"/>
          <w:sz w:val="28"/>
          <w:szCs w:val="28"/>
          <w:rPrChange w:id="5548" w:author="user pc" w:date="2022-03-15T10:14:00Z">
            <w:rPr/>
          </w:rPrChange>
        </w:rPr>
        <w:t>the</w:t>
      </w:r>
      <w:r>
        <w:rPr>
          <w:rFonts w:ascii="Times New Roman" w:cs="Times New Roman" w:hAnsi="Times New Roman"/>
          <w:sz w:val="28"/>
          <w:szCs w:val="28"/>
        </w:rPr>
        <w:t xml:space="preserve"> </w:t>
      </w:r>
      <w:r w:rsidRPr="0A1835B6">
        <w:rPr>
          <w:rFonts w:ascii="Times New Roman" w:cs="Times New Roman"/>
          <w:sz w:val="28"/>
          <w:szCs w:val="28"/>
          <w:rPrChange w:id="5549" w:author="user pc" w:date="2022-03-15T10:14:00Z">
            <w:rPr/>
          </w:rPrChange>
        </w:rPr>
        <w:t>air.</w:t>
      </w:r>
      <w:r>
        <w:rPr>
          <w:rFonts w:ascii="Times New Roman" w:cs="Times New Roman" w:hAnsi="Times New Roman"/>
          <w:sz w:val="28"/>
          <w:szCs w:val="28"/>
        </w:rPr>
        <w:t xml:space="preserve"> </w:t>
      </w:r>
      <w:r w:rsidRPr="B0923AE9">
        <w:rPr>
          <w:rFonts w:ascii="Times New Roman" w:cs="Times New Roman"/>
          <w:sz w:val="28"/>
          <w:szCs w:val="28"/>
          <w:rPrChange w:id="5550" w:author="user pc" w:date="2022-03-15T10:14:00Z">
            <w:rPr/>
          </w:rPrChange>
        </w:rPr>
        <w:t>The</w:t>
      </w:r>
      <w:r>
        <w:rPr>
          <w:rFonts w:ascii="Times New Roman" w:cs="Times New Roman" w:hAnsi="Times New Roman"/>
          <w:sz w:val="28"/>
          <w:szCs w:val="28"/>
        </w:rPr>
        <w:t xml:space="preserve"> </w:t>
      </w:r>
      <w:r w:rsidRPr="5079CE8C">
        <w:rPr>
          <w:rFonts w:ascii="Times New Roman" w:cs="Times New Roman"/>
          <w:sz w:val="28"/>
          <w:szCs w:val="28"/>
          <w:rPrChange w:id="5551" w:author="user pc" w:date="2022-03-15T10:14:00Z">
            <w:rPr/>
          </w:rPrChange>
        </w:rPr>
        <w:t>limiting</w:t>
      </w:r>
      <w:r>
        <w:rPr>
          <w:rFonts w:ascii="Times New Roman" w:cs="Times New Roman" w:hAnsi="Times New Roman"/>
          <w:sz w:val="28"/>
          <w:szCs w:val="28"/>
        </w:rPr>
        <w:t xml:space="preserve"> </w:t>
      </w:r>
      <w:r w:rsidRPr="BDEA0B7C">
        <w:rPr>
          <w:rFonts w:ascii="Times New Roman" w:cs="Times New Roman"/>
          <w:sz w:val="28"/>
          <w:szCs w:val="28"/>
          <w:rPrChange w:id="5552" w:author="user pc" w:date="2022-03-15T10:14:00Z">
            <w:rPr/>
          </w:rPrChange>
        </w:rPr>
        <w:t>reactant</w:t>
      </w:r>
      <w:r>
        <w:rPr>
          <w:rFonts w:ascii="Times New Roman" w:cs="Times New Roman" w:hAnsi="Times New Roman"/>
          <w:sz w:val="28"/>
          <w:szCs w:val="28"/>
        </w:rPr>
        <w:t xml:space="preserve"> </w:t>
      </w:r>
      <w:r w:rsidRPr="F82AC67D">
        <w:rPr>
          <w:rFonts w:ascii="Times New Roman" w:cs="Times New Roman"/>
          <w:sz w:val="28"/>
          <w:szCs w:val="28"/>
          <w:rPrChange w:id="5553" w:author="user pc" w:date="2022-03-15T10:14:00Z">
            <w:rPr/>
          </w:rPrChange>
        </w:rPr>
        <w:t>in</w:t>
      </w:r>
      <w:r>
        <w:rPr>
          <w:rFonts w:ascii="Times New Roman" w:cs="Times New Roman" w:hAnsi="Times New Roman"/>
          <w:sz w:val="28"/>
          <w:szCs w:val="28"/>
        </w:rPr>
        <w:t xml:space="preserve"> </w:t>
      </w:r>
      <w:r w:rsidRPr="F783F56B">
        <w:rPr>
          <w:rFonts w:ascii="Times New Roman" w:cs="Times New Roman"/>
          <w:sz w:val="28"/>
          <w:szCs w:val="28"/>
          <w:rPrChange w:id="5554" w:author="user pc" w:date="2022-03-15T10:14:00Z">
            <w:rPr/>
          </w:rPrChange>
        </w:rPr>
        <w:t>this</w:t>
      </w:r>
      <w:r>
        <w:rPr>
          <w:rFonts w:ascii="Times New Roman" w:cs="Times New Roman" w:hAnsi="Times New Roman"/>
          <w:sz w:val="28"/>
          <w:szCs w:val="28"/>
        </w:rPr>
        <w:t xml:space="preserve"> </w:t>
      </w:r>
      <w:r w:rsidRPr="4416D43D">
        <w:rPr>
          <w:rFonts w:ascii="Times New Roman" w:cs="Times New Roman"/>
          <w:sz w:val="28"/>
          <w:szCs w:val="28"/>
          <w:rPrChange w:id="5555" w:author="user pc" w:date="2022-03-15T10:14:00Z">
            <w:rPr/>
          </w:rPrChange>
        </w:rPr>
        <w:t>case</w:t>
      </w:r>
      <w:r>
        <w:rPr>
          <w:rFonts w:ascii="Times New Roman" w:cs="Times New Roman" w:hAnsi="Times New Roman"/>
          <w:sz w:val="28"/>
          <w:szCs w:val="28"/>
        </w:rPr>
        <w:t xml:space="preserve"> </w:t>
      </w:r>
      <w:r w:rsidRPr="6E8FCD71">
        <w:rPr>
          <w:rFonts w:ascii="Times New Roman" w:cs="Times New Roman"/>
          <w:sz w:val="28"/>
          <w:szCs w:val="28"/>
          <w:rPrChange w:id="5556" w:author="user pc" w:date="2022-03-15T10:14:00Z">
            <w:rPr/>
          </w:rPrChange>
        </w:rPr>
        <w:t>is</w:t>
      </w:r>
      <w:r>
        <w:rPr>
          <w:rFonts w:ascii="Times New Roman" w:cs="Times New Roman" w:hAnsi="Times New Roman"/>
          <w:sz w:val="28"/>
          <w:szCs w:val="28"/>
        </w:rPr>
        <w:t xml:space="preserve"> </w:t>
      </w:r>
      <w:r w:rsidRPr="1C90B014">
        <w:rPr>
          <w:rFonts w:ascii="Times New Roman" w:cs="Times New Roman"/>
          <w:sz w:val="28"/>
          <w:szCs w:val="28"/>
          <w:rPrChange w:id="5557" w:author="user pc" w:date="2022-03-15T10:14:00Z">
            <w:rPr/>
          </w:rPrChange>
        </w:rPr>
        <w:t>the</w:t>
      </w:r>
      <w:r>
        <w:rPr>
          <w:rFonts w:ascii="Times New Roman" w:cs="Times New Roman" w:hAnsi="Times New Roman"/>
          <w:sz w:val="28"/>
          <w:szCs w:val="28"/>
        </w:rPr>
        <w:t xml:space="preserve"> </w:t>
      </w:r>
      <w:r w:rsidRPr="495314A1">
        <w:rPr>
          <w:rFonts w:ascii="Times New Roman" w:cs="Times New Roman"/>
          <w:sz w:val="28"/>
          <w:szCs w:val="28"/>
          <w:rPrChange w:id="5558" w:author="user pc" w:date="2022-03-15T10:14:00Z">
            <w:rPr/>
          </w:rPrChange>
        </w:rPr>
        <w:t>petrol,</w:t>
      </w:r>
      <w:r>
        <w:rPr>
          <w:rFonts w:ascii="Times New Roman" w:cs="Times New Roman" w:hAnsi="Times New Roman"/>
          <w:sz w:val="28"/>
          <w:szCs w:val="28"/>
        </w:rPr>
        <w:t xml:space="preserve"> </w:t>
      </w:r>
      <w:r w:rsidRPr="8CC9E42C">
        <w:rPr>
          <w:rFonts w:ascii="Times New Roman" w:cs="Times New Roman"/>
          <w:sz w:val="28"/>
          <w:szCs w:val="28"/>
          <w:rPrChange w:id="5559" w:author="user pc" w:date="2022-03-15T10:14:00Z">
            <w:rPr/>
          </w:rPrChange>
        </w:rPr>
        <w:t>since</w:t>
      </w:r>
      <w:r>
        <w:rPr>
          <w:rFonts w:ascii="Times New Roman" w:cs="Times New Roman" w:hAnsi="Times New Roman"/>
          <w:sz w:val="28"/>
          <w:szCs w:val="28"/>
        </w:rPr>
        <w:t xml:space="preserve"> </w:t>
      </w:r>
      <w:r w:rsidRPr="B7CBF420">
        <w:rPr>
          <w:rFonts w:ascii="Times New Roman" w:cs="Times New Roman"/>
          <w:sz w:val="28"/>
          <w:szCs w:val="28"/>
          <w:rPrChange w:id="5560" w:author="user pc" w:date="2022-03-15T10:14:00Z">
            <w:rPr/>
          </w:rPrChange>
        </w:rPr>
        <w:t>it</w:t>
      </w:r>
      <w:r>
        <w:rPr>
          <w:rFonts w:ascii="Times New Roman" w:cs="Times New Roman" w:hAnsi="Times New Roman"/>
          <w:sz w:val="28"/>
          <w:szCs w:val="28"/>
        </w:rPr>
        <w:t xml:space="preserve"> </w:t>
      </w:r>
      <w:r w:rsidRPr="C4667382">
        <w:rPr>
          <w:rFonts w:ascii="Times New Roman" w:cs="Times New Roman"/>
          <w:sz w:val="28"/>
          <w:szCs w:val="28"/>
          <w:rPrChange w:id="5561" w:author="user pc" w:date="2022-03-15T10:14:00Z">
            <w:rPr/>
          </w:rPrChange>
        </w:rPr>
        <w:t>is</w:t>
      </w:r>
      <w:r>
        <w:rPr>
          <w:rFonts w:ascii="Times New Roman" w:cs="Times New Roman" w:hAnsi="Times New Roman"/>
          <w:sz w:val="28"/>
          <w:szCs w:val="28"/>
        </w:rPr>
        <w:t xml:space="preserve"> </w:t>
      </w:r>
      <w:r w:rsidRPr="29BBA7B4">
        <w:rPr>
          <w:rFonts w:ascii="Times New Roman" w:cs="Times New Roman"/>
          <w:sz w:val="28"/>
          <w:szCs w:val="28"/>
          <w:rPrChange w:id="5562" w:author="user pc" w:date="2022-03-15T10:14:00Z">
            <w:rPr/>
          </w:rPrChange>
        </w:rPr>
        <w:t>completely</w:t>
      </w:r>
      <w:r>
        <w:rPr>
          <w:rFonts w:ascii="Times New Roman" w:cs="Times New Roman" w:hAnsi="Times New Roman"/>
          <w:sz w:val="28"/>
          <w:szCs w:val="28"/>
        </w:rPr>
        <w:t xml:space="preserve"> </w:t>
      </w:r>
      <w:r w:rsidRPr="3DBDA93A">
        <w:rPr>
          <w:rFonts w:ascii="Times New Roman" w:cs="Times New Roman"/>
          <w:sz w:val="28"/>
          <w:szCs w:val="28"/>
          <w:rPrChange w:id="5563" w:author="user pc" w:date="2022-03-15T10:14:00Z">
            <w:rPr/>
          </w:rPrChange>
        </w:rPr>
        <w:t>consumed</w:t>
      </w:r>
      <w:r>
        <w:rPr>
          <w:rFonts w:ascii="Times New Roman" w:cs="Times New Roman" w:hAnsi="Times New Roman"/>
          <w:sz w:val="28"/>
          <w:szCs w:val="28"/>
        </w:rPr>
        <w:t xml:space="preserve"> </w:t>
      </w:r>
      <w:r w:rsidRPr="87D1D953">
        <w:rPr>
          <w:rFonts w:ascii="Times New Roman" w:cs="Times New Roman"/>
          <w:sz w:val="28"/>
          <w:szCs w:val="28"/>
          <w:rPrChange w:id="5564" w:author="user pc" w:date="2022-03-15T10:14:00Z">
            <w:rPr/>
          </w:rPrChange>
        </w:rPr>
        <w:t>in</w:t>
      </w:r>
      <w:r>
        <w:rPr>
          <w:rFonts w:ascii="Times New Roman" w:cs="Times New Roman" w:hAnsi="Times New Roman"/>
          <w:sz w:val="28"/>
          <w:szCs w:val="28"/>
        </w:rPr>
        <w:t xml:space="preserve"> </w:t>
      </w:r>
      <w:r w:rsidRPr="DC946B5F">
        <w:rPr>
          <w:rFonts w:ascii="Times New Roman" w:cs="Times New Roman"/>
          <w:sz w:val="28"/>
          <w:szCs w:val="28"/>
          <w:rPrChange w:id="5565" w:author="user pc" w:date="2022-03-15T10:14:00Z">
            <w:rPr/>
          </w:rPrChange>
        </w:rPr>
        <w:t>the</w:t>
      </w:r>
      <w:r>
        <w:rPr>
          <w:rFonts w:ascii="Times New Roman" w:cs="Times New Roman" w:hAnsi="Times New Roman"/>
          <w:sz w:val="28"/>
          <w:szCs w:val="28"/>
        </w:rPr>
        <w:t xml:space="preserve"> </w:t>
      </w:r>
      <w:r w:rsidRPr="1324E025">
        <w:rPr>
          <w:rFonts w:ascii="Times New Roman" w:cs="Times New Roman"/>
          <w:sz w:val="28"/>
          <w:szCs w:val="28"/>
          <w:rPrChange w:id="5566" w:author="user pc" w:date="2022-03-15T10:14:00Z">
            <w:rPr/>
          </w:rPrChange>
        </w:rPr>
        <w:t>reaction.</w:t>
      </w:r>
    </w:p>
    <w:p>
      <w:pPr>
        <w:pStyle w:val="style0"/>
        <w:rPr>
          <w:rFonts w:ascii="Times New Roman" w:cs="Times New Roman"/>
          <w:sz w:val="28"/>
          <w:szCs w:val="28"/>
          <w:rPrChange w:id="5567" w:author="user pc" w:date="2022-03-15T10:14:00Z">
            <w:rPr/>
          </w:rPrChange>
        </w:rPr>
      </w:pPr>
      <w:r w:rsidRPr="96755F86">
        <w:rPr>
          <w:rFonts w:ascii="Times New Roman" w:cs="Times New Roman"/>
          <w:b/>
          <w:sz w:val="28"/>
          <w:szCs w:val="28"/>
          <w:rPrChange w:id="5568" w:author="user pc" w:date="2022-03-15T10:14:00Z">
            <w:rPr>
              <w:b/>
            </w:rPr>
          </w:rPrChange>
        </w:rPr>
        <w:t>Example1</w:t>
      </w:r>
      <w:r w:rsidRPr="3E004BA7">
        <w:rPr>
          <w:rFonts w:ascii="Times New Roman" w:cs="Times New Roman"/>
          <w:sz w:val="28"/>
          <w:szCs w:val="28"/>
          <w:rPrChange w:id="5569" w:author="user pc" w:date="2022-03-15T10:14:00Z">
            <w:rPr/>
          </w:rPrChange>
        </w:rPr>
        <w:t>:</w:t>
      </w:r>
      <w:r>
        <w:rPr>
          <w:rFonts w:ascii="Times New Roman" w:cs="Times New Roman" w:hAnsi="Times New Roman"/>
          <w:sz w:val="28"/>
          <w:szCs w:val="28"/>
        </w:rPr>
        <w:t xml:space="preserve"> </w:t>
      </w:r>
      <w:r w:rsidRPr="0FFCF714">
        <w:rPr>
          <w:rFonts w:ascii="Times New Roman" w:cs="Times New Roman"/>
          <w:sz w:val="28"/>
          <w:szCs w:val="28"/>
          <w:rPrChange w:id="5570" w:author="user pc" w:date="2022-03-15T10:14:00Z">
            <w:rPr/>
          </w:rPrChange>
        </w:rPr>
        <w:t>For</w:t>
      </w:r>
      <w:r>
        <w:rPr>
          <w:rFonts w:ascii="Times New Roman" w:cs="Times New Roman" w:hAnsi="Times New Roman"/>
          <w:sz w:val="28"/>
          <w:szCs w:val="28"/>
        </w:rPr>
        <w:t xml:space="preserve"> </w:t>
      </w:r>
      <w:r w:rsidRPr="6EC14188">
        <w:rPr>
          <w:rFonts w:ascii="Times New Roman" w:cs="Times New Roman"/>
          <w:sz w:val="28"/>
          <w:szCs w:val="28"/>
          <w:rPrChange w:id="5571" w:author="user pc" w:date="2022-03-15T10:14:00Z">
            <w:rPr/>
          </w:rPrChange>
        </w:rPr>
        <w:t>the</w:t>
      </w:r>
      <w:r>
        <w:rPr>
          <w:rFonts w:ascii="Times New Roman" w:cs="Times New Roman" w:hAnsi="Times New Roman"/>
          <w:sz w:val="28"/>
          <w:szCs w:val="28"/>
        </w:rPr>
        <w:t xml:space="preserve"> </w:t>
      </w:r>
      <w:r w:rsidRPr="AC50A2CB">
        <w:rPr>
          <w:rFonts w:ascii="Times New Roman" w:cs="Times New Roman"/>
          <w:sz w:val="28"/>
          <w:szCs w:val="28"/>
          <w:rPrChange w:id="5572" w:author="user pc" w:date="2022-03-15T10:14:00Z">
            <w:rPr/>
          </w:rPrChange>
        </w:rPr>
        <w:t>reaction</w:t>
      </w:r>
      <w:r>
        <w:rPr>
          <w:rFonts w:ascii="Times New Roman" w:cs="Times New Roman" w:hAnsi="Times New Roman"/>
          <w:sz w:val="28"/>
          <w:szCs w:val="28"/>
        </w:rPr>
        <w:t xml:space="preserve"> </w:t>
      </w:r>
      <w:r w:rsidRPr="9FB64AD0">
        <w:rPr>
          <w:rFonts w:ascii="Times New Roman" w:cs="Times New Roman"/>
          <w:sz w:val="28"/>
          <w:szCs w:val="28"/>
          <w:rPrChange w:id="5573" w:author="user pc" w:date="2022-03-15T10:14:00Z">
            <w:rPr/>
          </w:rPrChange>
        </w:rPr>
        <w:t>C</w:t>
      </w:r>
      <w:r>
        <w:rPr>
          <w:rFonts w:ascii="Times New Roman" w:cs="Times New Roman" w:hAnsi="Times New Roman"/>
          <w:sz w:val="28"/>
          <w:szCs w:val="28"/>
        </w:rPr>
        <w:t xml:space="preserve"> </w:t>
      </w:r>
      <w:r w:rsidRPr="0797A2BE">
        <w:rPr>
          <w:rFonts w:ascii="Times New Roman" w:cs="Times New Roman"/>
          <w:sz w:val="28"/>
          <w:szCs w:val="28"/>
          <w:rPrChange w:id="5574" w:author="user pc" w:date="2022-03-15T10:14:00Z">
            <w:rPr/>
          </w:rPrChange>
        </w:rPr>
        <w:t>+</w:t>
      </w:r>
      <w:r>
        <w:rPr>
          <w:rFonts w:ascii="Times New Roman" w:cs="Times New Roman" w:hAnsi="Times New Roman"/>
          <w:sz w:val="28"/>
          <w:szCs w:val="28"/>
        </w:rPr>
        <w:t xml:space="preserve"> </w:t>
      </w:r>
      <w:r w:rsidRPr="2269BAF9">
        <w:rPr>
          <w:rFonts w:ascii="Times New Roman" w:cs="Times New Roman"/>
          <w:sz w:val="28"/>
          <w:szCs w:val="28"/>
          <w:rPrChange w:id="5575" w:author="user pc" w:date="2022-03-15T10:14:00Z">
            <w:rPr/>
          </w:rPrChange>
        </w:rPr>
        <w:t>O</w:t>
      </w:r>
      <w:r w:rsidRPr="BC1953EE">
        <w:rPr>
          <w:rFonts w:ascii="Times New Roman" w:cs="Times New Roman"/>
          <w:sz w:val="28"/>
          <w:szCs w:val="28"/>
          <w:vertAlign w:val="subscript"/>
          <w:rPrChange w:id="5576" w:author="user pc" w:date="2022-03-15T10:14:00Z">
            <w:rPr/>
          </w:rPrChange>
        </w:rPr>
        <w:t>2</w:t>
      </w:r>
      <w:r>
        <w:rPr>
          <w:rFonts w:ascii="Times New Roman" w:cs="Times New Roman" w:hAnsi="Times New Roman"/>
          <w:sz w:val="28"/>
          <w:szCs w:val="28"/>
        </w:rPr>
        <w:t xml:space="preserve"> </w:t>
      </w:r>
      <w:r w:rsidRPr="4D53481D">
        <w:rPr>
          <w:rFonts w:ascii="Times New Roman" w:cs="Times New Roman"/>
          <w:sz w:val="28"/>
          <w:szCs w:val="28"/>
          <w:rPrChange w:id="5577" w:author="user pc" w:date="2022-03-15T10:14:00Z">
            <w:rPr/>
          </w:rPrChange>
        </w:rPr>
        <w:t>==&gt;</w:t>
      </w:r>
      <w:r>
        <w:rPr>
          <w:rFonts w:ascii="Times New Roman" w:cs="Times New Roman" w:hAnsi="Times New Roman"/>
          <w:sz w:val="28"/>
          <w:szCs w:val="28"/>
        </w:rPr>
        <w:t xml:space="preserve"> </w:t>
      </w:r>
      <w:r w:rsidRPr="F53FE047">
        <w:rPr>
          <w:rFonts w:ascii="Times New Roman" w:cs="Times New Roman"/>
          <w:sz w:val="28"/>
          <w:szCs w:val="28"/>
          <w:rPrChange w:id="5578" w:author="user pc" w:date="2022-03-15T10:14:00Z">
            <w:rPr/>
          </w:rPrChange>
        </w:rPr>
        <w:t>CO</w:t>
      </w:r>
      <w:r w:rsidRPr="7209D793">
        <w:rPr>
          <w:rFonts w:ascii="Times New Roman" w:cs="Times New Roman"/>
          <w:sz w:val="28"/>
          <w:szCs w:val="28"/>
          <w:vertAlign w:val="subscript"/>
          <w:rPrChange w:id="5579" w:author="user pc" w:date="2022-03-15T10:14:00Z">
            <w:rPr/>
          </w:rPrChange>
        </w:rPr>
        <w:t>2</w:t>
      </w:r>
      <w:r>
        <w:rPr>
          <w:rFonts w:ascii="Times New Roman" w:cs="Times New Roman" w:hAnsi="Times New Roman"/>
          <w:sz w:val="28"/>
          <w:szCs w:val="28"/>
        </w:rPr>
        <w:t xml:space="preserve">. </w:t>
      </w:r>
      <w:r w:rsidRPr="A44E21D8">
        <w:rPr>
          <w:rFonts w:ascii="Times New Roman" w:cs="Times New Roman"/>
          <w:sz w:val="28"/>
          <w:szCs w:val="28"/>
          <w:rPrChange w:id="5580" w:author="user pc" w:date="2022-03-15T10:14:00Z">
            <w:rPr/>
          </w:rPrChange>
        </w:rPr>
        <w:t>If</w:t>
      </w:r>
      <w:r>
        <w:rPr>
          <w:rFonts w:ascii="Times New Roman" w:cs="Times New Roman" w:hAnsi="Times New Roman"/>
          <w:sz w:val="28"/>
          <w:szCs w:val="28"/>
        </w:rPr>
        <w:t xml:space="preserve"> </w:t>
      </w:r>
      <w:r w:rsidRPr="4ABA8334">
        <w:rPr>
          <w:rFonts w:ascii="Times New Roman" w:cs="Times New Roman"/>
          <w:sz w:val="28"/>
          <w:szCs w:val="28"/>
          <w:rPrChange w:id="5581" w:author="user pc" w:date="2022-03-15T10:14:00Z">
            <w:rPr/>
          </w:rPrChange>
        </w:rPr>
        <w:t>3</w:t>
      </w:r>
      <w:r>
        <w:rPr>
          <w:rFonts w:ascii="Times New Roman" w:cs="Times New Roman" w:hAnsi="Times New Roman"/>
          <w:sz w:val="28"/>
          <w:szCs w:val="28"/>
        </w:rPr>
        <w:t xml:space="preserve"> </w:t>
      </w:r>
      <w:r w:rsidRPr="F3F615B9">
        <w:rPr>
          <w:rFonts w:ascii="Times New Roman" w:cs="Times New Roman"/>
          <w:sz w:val="28"/>
          <w:szCs w:val="28"/>
          <w:rPrChange w:id="5582" w:author="user pc" w:date="2022-03-15T10:14:00Z">
            <w:rPr/>
          </w:rPrChange>
        </w:rPr>
        <w:t>g</w:t>
      </w:r>
      <w:r>
        <w:rPr>
          <w:rFonts w:ascii="Times New Roman" w:cs="Times New Roman" w:hAnsi="Times New Roman"/>
          <w:sz w:val="28"/>
          <w:szCs w:val="28"/>
        </w:rPr>
        <w:t xml:space="preserve"> </w:t>
      </w:r>
      <w:r w:rsidRPr="EC1A9F9F">
        <w:rPr>
          <w:rFonts w:ascii="Times New Roman" w:cs="Times New Roman"/>
          <w:sz w:val="28"/>
          <w:szCs w:val="28"/>
          <w:rPrChange w:id="5583" w:author="user pc" w:date="2022-03-15T10:14:00Z">
            <w:rPr/>
          </w:rPrChange>
        </w:rPr>
        <w:t>of</w:t>
      </w:r>
      <w:r>
        <w:rPr>
          <w:rFonts w:ascii="Times New Roman" w:cs="Times New Roman" w:hAnsi="Times New Roman"/>
          <w:sz w:val="28"/>
          <w:szCs w:val="28"/>
        </w:rPr>
        <w:t xml:space="preserve"> </w:t>
      </w:r>
      <w:r w:rsidRPr="FF06D538">
        <w:rPr>
          <w:rFonts w:ascii="Times New Roman" w:cs="Times New Roman"/>
          <w:sz w:val="28"/>
          <w:szCs w:val="28"/>
          <w:rPrChange w:id="5584" w:author="user pc" w:date="2022-03-15T10:14:00Z">
            <w:rPr/>
          </w:rPrChange>
        </w:rPr>
        <w:t>carbon</w:t>
      </w:r>
      <w:r>
        <w:rPr>
          <w:rFonts w:ascii="Times New Roman" w:cs="Times New Roman" w:hAnsi="Times New Roman"/>
          <w:sz w:val="28"/>
          <w:szCs w:val="28"/>
        </w:rPr>
        <w:t xml:space="preserve"> </w:t>
      </w:r>
      <w:r w:rsidRPr="7BB6B8EE">
        <w:rPr>
          <w:rFonts w:ascii="Times New Roman" w:cs="Times New Roman"/>
          <w:sz w:val="28"/>
          <w:szCs w:val="28"/>
          <w:rPrChange w:id="5585" w:author="user pc" w:date="2022-03-15T10:14:00Z">
            <w:rPr/>
          </w:rPrChange>
        </w:rPr>
        <w:t>are</w:t>
      </w:r>
      <w:r>
        <w:rPr>
          <w:rFonts w:ascii="Times New Roman" w:cs="Times New Roman" w:hAnsi="Times New Roman"/>
          <w:sz w:val="28"/>
          <w:szCs w:val="28"/>
        </w:rPr>
        <w:t xml:space="preserve"> </w:t>
      </w:r>
      <w:r w:rsidRPr="495FD04C">
        <w:rPr>
          <w:rFonts w:ascii="Times New Roman" w:cs="Times New Roman"/>
          <w:sz w:val="28"/>
          <w:szCs w:val="28"/>
          <w:rPrChange w:id="5586" w:author="user pc" w:date="2022-03-15T10:14:00Z">
            <w:rPr/>
          </w:rPrChange>
        </w:rPr>
        <w:t>available</w:t>
      </w:r>
      <w:r>
        <w:rPr>
          <w:rFonts w:ascii="Times New Roman" w:cs="Times New Roman" w:hAnsi="Times New Roman"/>
          <w:sz w:val="28"/>
          <w:szCs w:val="28"/>
        </w:rPr>
        <w:t xml:space="preserve"> </w:t>
      </w:r>
      <w:r w:rsidRPr="64E38ABC">
        <w:rPr>
          <w:rFonts w:ascii="Times New Roman" w:cs="Times New Roman"/>
          <w:sz w:val="28"/>
          <w:szCs w:val="28"/>
          <w:rPrChange w:id="5587" w:author="user pc" w:date="2022-03-15T10:14:00Z">
            <w:rPr/>
          </w:rPrChange>
        </w:rPr>
        <w:t>when</w:t>
      </w:r>
      <w:r>
        <w:rPr>
          <w:rFonts w:ascii="Times New Roman" w:cs="Times New Roman" w:hAnsi="Times New Roman"/>
          <w:sz w:val="28"/>
          <w:szCs w:val="28"/>
        </w:rPr>
        <w:t xml:space="preserve"> </w:t>
      </w:r>
      <w:r w:rsidRPr="2538025F">
        <w:rPr>
          <w:rFonts w:ascii="Times New Roman" w:cs="Times New Roman"/>
          <w:sz w:val="28"/>
          <w:szCs w:val="28"/>
          <w:rPrChange w:id="5588" w:author="user pc" w:date="2022-03-15T10:14:00Z">
            <w:rPr/>
          </w:rPrChange>
        </w:rPr>
        <w:t>there</w:t>
      </w:r>
      <w:r>
        <w:rPr>
          <w:rFonts w:ascii="Times New Roman" w:cs="Times New Roman" w:hAnsi="Times New Roman"/>
          <w:sz w:val="28"/>
          <w:szCs w:val="28"/>
        </w:rPr>
        <w:t xml:space="preserve"> </w:t>
      </w:r>
      <w:r w:rsidRPr="8FCFB96E">
        <w:rPr>
          <w:rFonts w:ascii="Times New Roman" w:cs="Times New Roman"/>
          <w:sz w:val="28"/>
          <w:szCs w:val="28"/>
          <w:rPrChange w:id="5589" w:author="user pc" w:date="2022-03-15T10:14:00Z">
            <w:rPr/>
          </w:rPrChange>
        </w:rPr>
        <w:t>is</w:t>
      </w:r>
      <w:r>
        <w:rPr>
          <w:rFonts w:ascii="Times New Roman" w:cs="Times New Roman" w:hAnsi="Times New Roman"/>
          <w:sz w:val="28"/>
          <w:szCs w:val="28"/>
        </w:rPr>
        <w:t xml:space="preserve"> </w:t>
      </w:r>
      <w:r w:rsidRPr="66FEA2E7">
        <w:rPr>
          <w:rFonts w:ascii="Times New Roman" w:cs="Times New Roman"/>
          <w:sz w:val="28"/>
          <w:szCs w:val="28"/>
          <w:rPrChange w:id="5590" w:author="user pc" w:date="2022-03-15T10:14:00Z">
            <w:rPr/>
          </w:rPrChange>
        </w:rPr>
        <w:t>plenty</w:t>
      </w:r>
      <w:r>
        <w:rPr>
          <w:rFonts w:ascii="Times New Roman" w:cs="Times New Roman" w:hAnsi="Times New Roman"/>
          <w:sz w:val="28"/>
          <w:szCs w:val="28"/>
        </w:rPr>
        <w:t xml:space="preserve"> </w:t>
      </w:r>
      <w:r w:rsidRPr="6071D616">
        <w:rPr>
          <w:rFonts w:ascii="Times New Roman" w:cs="Times New Roman"/>
          <w:sz w:val="28"/>
          <w:szCs w:val="28"/>
          <w:rPrChange w:id="5591" w:author="user pc" w:date="2022-03-15T10:14:00Z">
            <w:rPr/>
          </w:rPrChange>
        </w:rPr>
        <w:t>of</w:t>
      </w:r>
      <w:r>
        <w:rPr>
          <w:rFonts w:ascii="Times New Roman" w:cs="Times New Roman" w:hAnsi="Times New Roman"/>
          <w:sz w:val="28"/>
          <w:szCs w:val="28"/>
        </w:rPr>
        <w:t xml:space="preserve"> </w:t>
      </w:r>
      <w:r w:rsidRPr="1465756B">
        <w:rPr>
          <w:rFonts w:ascii="Times New Roman" w:cs="Times New Roman"/>
          <w:sz w:val="28"/>
          <w:szCs w:val="28"/>
          <w:rPrChange w:id="5592" w:author="user pc" w:date="2022-03-15T10:14:00Z">
            <w:rPr/>
          </w:rPrChange>
        </w:rPr>
        <w:t>oxygen.</w:t>
      </w:r>
    </w:p>
    <w:p>
      <w:pPr>
        <w:pStyle w:val="style0"/>
        <w:rPr>
          <w:rFonts w:ascii="Times New Roman" w:cs="Times New Roman"/>
          <w:sz w:val="28"/>
          <w:szCs w:val="28"/>
          <w:rPrChange w:id="5593" w:author="user pc" w:date="2022-03-15T10:14:00Z">
            <w:rPr/>
          </w:rPrChange>
        </w:rPr>
      </w:pPr>
      <w:r w:rsidRPr="F617E8E6">
        <w:rPr>
          <w:rFonts w:ascii="Times New Roman" w:cs="Times New Roman"/>
          <w:sz w:val="28"/>
          <w:szCs w:val="28"/>
          <w:rPrChange w:id="5594" w:author="user pc" w:date="2022-03-15T10:14:00Z">
            <w:rPr/>
          </w:rPrChange>
        </w:rPr>
        <w:t>a)</w:t>
      </w:r>
      <w:r>
        <w:rPr>
          <w:rFonts w:ascii="Times New Roman" w:cs="Times New Roman" w:hAnsi="Times New Roman"/>
          <w:sz w:val="28"/>
          <w:szCs w:val="28"/>
        </w:rPr>
        <w:t xml:space="preserve"> </w:t>
      </w:r>
      <w:r w:rsidRPr="E1F289D8">
        <w:rPr>
          <w:rFonts w:ascii="Times New Roman" w:cs="Times New Roman"/>
          <w:sz w:val="28"/>
          <w:szCs w:val="28"/>
          <w:rPrChange w:id="5595" w:author="user pc" w:date="2022-03-15T10:14:00Z">
            <w:rPr/>
          </w:rPrChange>
        </w:rPr>
        <w:t>Which</w:t>
      </w:r>
      <w:r>
        <w:rPr>
          <w:rFonts w:ascii="Times New Roman" w:cs="Times New Roman" w:hAnsi="Times New Roman"/>
          <w:sz w:val="28"/>
          <w:szCs w:val="28"/>
        </w:rPr>
        <w:t xml:space="preserve"> </w:t>
      </w:r>
      <w:r w:rsidRPr="37CCBCA7">
        <w:rPr>
          <w:rFonts w:ascii="Times New Roman" w:cs="Times New Roman"/>
          <w:sz w:val="28"/>
          <w:szCs w:val="28"/>
          <w:rPrChange w:id="5596" w:author="user pc" w:date="2022-03-15T10:14:00Z">
            <w:rPr/>
          </w:rPrChange>
        </w:rPr>
        <w:t>reactant</w:t>
      </w:r>
      <w:r>
        <w:rPr>
          <w:rFonts w:ascii="Times New Roman" w:cs="Times New Roman" w:hAnsi="Times New Roman"/>
          <w:sz w:val="28"/>
          <w:szCs w:val="28"/>
        </w:rPr>
        <w:t xml:space="preserve"> </w:t>
      </w:r>
      <w:r w:rsidRPr="565D70F3">
        <w:rPr>
          <w:rFonts w:ascii="Times New Roman" w:cs="Times New Roman"/>
          <w:sz w:val="28"/>
          <w:szCs w:val="28"/>
          <w:rPrChange w:id="5597" w:author="user pc" w:date="2022-03-15T10:14:00Z">
            <w:rPr/>
          </w:rPrChange>
        </w:rPr>
        <w:t>is</w:t>
      </w:r>
      <w:r>
        <w:rPr>
          <w:rFonts w:ascii="Times New Roman" w:cs="Times New Roman" w:hAnsi="Times New Roman"/>
          <w:sz w:val="28"/>
          <w:szCs w:val="28"/>
        </w:rPr>
        <w:t xml:space="preserve"> </w:t>
      </w:r>
      <w:r w:rsidRPr="390F711D">
        <w:rPr>
          <w:rFonts w:ascii="Times New Roman" w:cs="Times New Roman"/>
          <w:sz w:val="28"/>
          <w:szCs w:val="28"/>
          <w:rPrChange w:id="5598" w:author="user pc" w:date="2022-03-15T10:14:00Z">
            <w:rPr/>
          </w:rPrChange>
        </w:rPr>
        <w:t>the</w:t>
      </w:r>
      <w:r>
        <w:rPr>
          <w:rFonts w:ascii="Times New Roman" w:cs="Times New Roman" w:hAnsi="Times New Roman"/>
          <w:sz w:val="28"/>
          <w:szCs w:val="28"/>
        </w:rPr>
        <w:t xml:space="preserve"> </w:t>
      </w:r>
      <w:r w:rsidRPr="74A2E1DE">
        <w:rPr>
          <w:rFonts w:ascii="Times New Roman" w:cs="Times New Roman"/>
          <w:sz w:val="28"/>
          <w:szCs w:val="28"/>
          <w:rPrChange w:id="5599" w:author="user pc" w:date="2022-03-15T10:14:00Z">
            <w:rPr/>
          </w:rPrChange>
        </w:rPr>
        <w:t>limiting</w:t>
      </w:r>
      <w:r>
        <w:rPr>
          <w:rFonts w:ascii="Times New Roman" w:cs="Times New Roman" w:hAnsi="Times New Roman"/>
          <w:sz w:val="28"/>
          <w:szCs w:val="28"/>
        </w:rPr>
        <w:t xml:space="preserve"> </w:t>
      </w:r>
      <w:r w:rsidRPr="D2C37532">
        <w:rPr>
          <w:rFonts w:ascii="Times New Roman" w:cs="Times New Roman"/>
          <w:sz w:val="28"/>
          <w:szCs w:val="28"/>
          <w:rPrChange w:id="5600" w:author="user pc" w:date="2022-03-15T10:14:00Z">
            <w:rPr/>
          </w:rPrChange>
        </w:rPr>
        <w:t>reactant?</w:t>
      </w:r>
    </w:p>
    <w:p>
      <w:pPr>
        <w:pStyle w:val="style0"/>
        <w:rPr>
          <w:rFonts w:ascii="Times New Roman" w:cs="Times New Roman"/>
          <w:sz w:val="28"/>
          <w:szCs w:val="28"/>
          <w:rPrChange w:id="5601" w:author="user pc" w:date="2022-03-15T10:14:00Z">
            <w:rPr/>
          </w:rPrChange>
        </w:rPr>
      </w:pPr>
      <w:r w:rsidRPr="6893551D">
        <w:rPr>
          <w:rFonts w:ascii="Times New Roman" w:cs="Times New Roman"/>
          <w:sz w:val="28"/>
          <w:szCs w:val="28"/>
          <w:rPrChange w:id="5602" w:author="user pc" w:date="2022-03-15T10:14:00Z">
            <w:rPr/>
          </w:rPrChange>
        </w:rPr>
        <w:t>b)</w:t>
      </w:r>
      <w:r>
        <w:rPr>
          <w:rFonts w:ascii="Times New Roman" w:cs="Times New Roman" w:hAnsi="Times New Roman"/>
          <w:sz w:val="28"/>
          <w:szCs w:val="28"/>
        </w:rPr>
        <w:t xml:space="preserve"> </w:t>
      </w:r>
      <w:r w:rsidRPr="A5920DAF">
        <w:rPr>
          <w:rFonts w:ascii="Times New Roman" w:cs="Times New Roman"/>
          <w:sz w:val="28"/>
          <w:szCs w:val="28"/>
          <w:rPrChange w:id="5603" w:author="user pc" w:date="2022-03-15T10:14:00Z">
            <w:rPr/>
          </w:rPrChange>
        </w:rPr>
        <w:t>How</w:t>
      </w:r>
      <w:r>
        <w:rPr>
          <w:rFonts w:ascii="Times New Roman" w:cs="Times New Roman" w:hAnsi="Times New Roman"/>
          <w:sz w:val="28"/>
          <w:szCs w:val="28"/>
        </w:rPr>
        <w:t xml:space="preserve"> </w:t>
      </w:r>
      <w:r w:rsidRPr="779B3DDD">
        <w:rPr>
          <w:rFonts w:ascii="Times New Roman" w:cs="Times New Roman"/>
          <w:sz w:val="28"/>
          <w:szCs w:val="28"/>
          <w:rPrChange w:id="5604" w:author="user pc" w:date="2022-03-15T10:14:00Z">
            <w:rPr/>
          </w:rPrChange>
        </w:rPr>
        <w:t>many</w:t>
      </w:r>
      <w:r>
        <w:rPr>
          <w:rFonts w:ascii="Times New Roman" w:cs="Times New Roman" w:hAnsi="Times New Roman"/>
          <w:sz w:val="28"/>
          <w:szCs w:val="28"/>
        </w:rPr>
        <w:t xml:space="preserve"> </w:t>
      </w:r>
      <w:r w:rsidRPr="CBC1CA4C">
        <w:rPr>
          <w:rFonts w:ascii="Times New Roman" w:cs="Times New Roman"/>
          <w:sz w:val="28"/>
          <w:szCs w:val="28"/>
          <w:rPrChange w:id="5605" w:author="user pc" w:date="2022-03-15T10:14:00Z">
            <w:rPr/>
          </w:rPrChange>
        </w:rPr>
        <w:t>grams</w:t>
      </w:r>
      <w:r>
        <w:rPr>
          <w:rFonts w:ascii="Times New Roman" w:cs="Times New Roman" w:hAnsi="Times New Roman"/>
          <w:sz w:val="28"/>
          <w:szCs w:val="28"/>
        </w:rPr>
        <w:t xml:space="preserve"> </w:t>
      </w:r>
      <w:r w:rsidRPr="C41780B5">
        <w:rPr>
          <w:rFonts w:ascii="Times New Roman" w:cs="Times New Roman"/>
          <w:sz w:val="28"/>
          <w:szCs w:val="28"/>
          <w:rPrChange w:id="5606" w:author="user pc" w:date="2022-03-15T10:14:00Z">
            <w:rPr/>
          </w:rPrChange>
        </w:rPr>
        <w:t>of</w:t>
      </w:r>
      <w:r>
        <w:rPr>
          <w:rFonts w:ascii="Times New Roman" w:cs="Times New Roman" w:hAnsi="Times New Roman"/>
          <w:sz w:val="28"/>
          <w:szCs w:val="28"/>
        </w:rPr>
        <w:t xml:space="preserve"> </w:t>
      </w:r>
      <w:r w:rsidRPr="69AA7BAA">
        <w:rPr>
          <w:rFonts w:ascii="Times New Roman" w:cs="Times New Roman"/>
          <w:sz w:val="28"/>
          <w:szCs w:val="28"/>
          <w:rPrChange w:id="5607" w:author="user pc" w:date="2022-03-15T10:14:00Z">
            <w:rPr/>
          </w:rPrChange>
        </w:rPr>
        <w:t>CO</w:t>
      </w:r>
      <w:r w:rsidRPr="3F177459">
        <w:rPr>
          <w:rFonts w:ascii="Times New Roman" w:cs="Times New Roman"/>
          <w:sz w:val="28"/>
          <w:szCs w:val="28"/>
          <w:vertAlign w:val="subscript"/>
          <w:rPrChange w:id="5608" w:author="user pc" w:date="2022-03-15T10:14:00Z">
            <w:rPr/>
          </w:rPrChange>
        </w:rPr>
        <w:t>2</w:t>
      </w:r>
      <w:r>
        <w:rPr>
          <w:rFonts w:ascii="Times New Roman" w:cs="Times New Roman" w:hAnsi="Times New Roman"/>
          <w:sz w:val="28"/>
          <w:szCs w:val="28"/>
        </w:rPr>
        <w:t xml:space="preserve"> </w:t>
      </w:r>
      <w:r w:rsidRPr="55FF34B4">
        <w:rPr>
          <w:rFonts w:ascii="Times New Roman" w:cs="Times New Roman"/>
          <w:sz w:val="28"/>
          <w:szCs w:val="28"/>
          <w:rPrChange w:id="5609" w:author="user pc" w:date="2022-03-15T10:14:00Z">
            <w:rPr/>
          </w:rPrChange>
        </w:rPr>
        <w:t>could</w:t>
      </w:r>
      <w:r>
        <w:rPr>
          <w:rFonts w:ascii="Times New Roman" w:cs="Times New Roman" w:hAnsi="Times New Roman"/>
          <w:sz w:val="28"/>
          <w:szCs w:val="28"/>
        </w:rPr>
        <w:t xml:space="preserve"> </w:t>
      </w:r>
      <w:r w:rsidRPr="2803ADBB">
        <w:rPr>
          <w:rFonts w:ascii="Times New Roman" w:cs="Times New Roman"/>
          <w:sz w:val="28"/>
          <w:szCs w:val="28"/>
          <w:rPrChange w:id="5610" w:author="user pc" w:date="2022-03-15T10:14:00Z">
            <w:rPr/>
          </w:rPrChange>
        </w:rPr>
        <w:t>be</w:t>
      </w:r>
      <w:r>
        <w:rPr>
          <w:rFonts w:ascii="Times New Roman" w:cs="Times New Roman" w:hAnsi="Times New Roman"/>
          <w:sz w:val="28"/>
          <w:szCs w:val="28"/>
        </w:rPr>
        <w:t xml:space="preserve"> </w:t>
      </w:r>
      <w:r w:rsidRPr="7028237E">
        <w:rPr>
          <w:rFonts w:ascii="Times New Roman" w:cs="Times New Roman"/>
          <w:sz w:val="28"/>
          <w:szCs w:val="28"/>
          <w:rPrChange w:id="5611" w:author="user pc" w:date="2022-03-15T10:14:00Z">
            <w:rPr/>
          </w:rPrChange>
        </w:rPr>
        <w:t>produced?</w:t>
      </w:r>
    </w:p>
    <w:p>
      <w:pPr>
        <w:pStyle w:val="style0"/>
        <w:rPr>
          <w:rFonts w:ascii="Times New Roman" w:cs="Times New Roman"/>
          <w:sz w:val="28"/>
          <w:szCs w:val="28"/>
          <w:rPrChange w:id="5612" w:author="user pc" w:date="2022-03-15T10:14:00Z">
            <w:rPr/>
          </w:rPrChange>
        </w:rPr>
      </w:pPr>
      <w:r w:rsidRPr="6D989197">
        <w:rPr>
          <w:rFonts w:ascii="Times New Roman" w:cs="Times New Roman"/>
          <w:b/>
          <w:sz w:val="28"/>
          <w:szCs w:val="28"/>
          <w:rPrChange w:id="5613" w:author="user pc" w:date="2022-03-15T10:14:00Z">
            <w:rPr>
              <w:b/>
            </w:rPr>
          </w:rPrChange>
        </w:rPr>
        <w:t>Solution</w:t>
      </w:r>
    </w:p>
    <w:p>
      <w:pPr>
        <w:pStyle w:val="style0"/>
        <w:rPr>
          <w:rFonts w:ascii="Times New Roman" w:cs="Times New Roman"/>
          <w:sz w:val="28"/>
          <w:szCs w:val="28"/>
          <w:rPrChange w:id="5614" w:author="user pc" w:date="2022-03-15T10:14:00Z">
            <w:rPr/>
          </w:rPrChange>
        </w:rPr>
      </w:pPr>
      <w:r w:rsidRPr="3A0483DF">
        <w:rPr>
          <w:rFonts w:ascii="Times New Roman" w:cs="Times New Roman"/>
          <w:sz w:val="28"/>
          <w:szCs w:val="28"/>
          <w:rPrChange w:id="5615" w:author="user pc" w:date="2022-03-15T10:14:00Z">
            <w:rPr/>
          </w:rPrChange>
        </w:rPr>
        <w:t>C</w:t>
      </w:r>
      <w:r>
        <w:rPr>
          <w:rFonts w:ascii="Times New Roman" w:cs="Times New Roman" w:hAnsi="Times New Roman"/>
          <w:sz w:val="28"/>
          <w:szCs w:val="28"/>
        </w:rPr>
        <w:t xml:space="preserve"> </w:t>
      </w:r>
      <w:r w:rsidRPr="4917B255">
        <w:rPr>
          <w:rFonts w:ascii="Times New Roman" w:cs="Times New Roman"/>
          <w:sz w:val="28"/>
          <w:szCs w:val="28"/>
          <w:rPrChange w:id="5616" w:author="user pc" w:date="2022-03-15T10:14:00Z">
            <w:rPr/>
          </w:rPrChange>
        </w:rPr>
        <w:t>+</w:t>
      </w:r>
      <w:r>
        <w:rPr>
          <w:rFonts w:ascii="Times New Roman" w:cs="Times New Roman" w:hAnsi="Times New Roman"/>
          <w:sz w:val="28"/>
          <w:szCs w:val="28"/>
        </w:rPr>
        <w:t xml:space="preserve"> </w:t>
      </w:r>
      <w:r w:rsidRPr="61695349">
        <w:rPr>
          <w:rFonts w:ascii="Times New Roman" w:cs="Times New Roman"/>
          <w:sz w:val="28"/>
          <w:szCs w:val="28"/>
          <w:rPrChange w:id="5617" w:author="user pc" w:date="2022-03-15T10:14:00Z">
            <w:rPr/>
          </w:rPrChange>
        </w:rPr>
        <w:t>O</w:t>
      </w:r>
      <w:r w:rsidRPr="ADEF6DD0">
        <w:rPr>
          <w:rFonts w:ascii="Times New Roman" w:cs="Times New Roman"/>
          <w:sz w:val="28"/>
          <w:szCs w:val="28"/>
          <w:vertAlign w:val="subscript"/>
          <w:rPrChange w:id="5618" w:author="user pc" w:date="2022-03-15T10:14:00Z">
            <w:rPr/>
          </w:rPrChange>
        </w:rPr>
        <w:t>2</w:t>
      </w:r>
      <w:r>
        <w:rPr>
          <w:rFonts w:ascii="Times New Roman" w:cs="Times New Roman" w:hAnsi="Times New Roman"/>
          <w:sz w:val="28"/>
          <w:szCs w:val="28"/>
          <w:vertAlign w:val="subscript"/>
        </w:rPr>
        <w:t xml:space="preserve"> </w:t>
      </w:r>
      <w:r w:rsidRPr="02384776">
        <w:rPr>
          <w:rFonts w:ascii="Times New Roman" w:cs="Times New Roman"/>
          <w:sz w:val="28"/>
          <w:szCs w:val="28"/>
          <w:rPrChange w:id="5619" w:author="user pc" w:date="2022-03-15T10:14:00Z">
            <w:rPr/>
          </w:rPrChange>
        </w:rPr>
        <w:t>==&gt;</w:t>
      </w:r>
      <w:r>
        <w:rPr>
          <w:rFonts w:ascii="Times New Roman" w:cs="Times New Roman" w:hAnsi="Times New Roman"/>
          <w:sz w:val="28"/>
          <w:szCs w:val="28"/>
        </w:rPr>
        <w:t xml:space="preserve"> </w:t>
      </w:r>
      <w:r w:rsidRPr="E5FB7538">
        <w:rPr>
          <w:rFonts w:ascii="Times New Roman" w:cs="Times New Roman"/>
          <w:sz w:val="28"/>
          <w:szCs w:val="28"/>
          <w:rPrChange w:id="5620" w:author="user pc" w:date="2022-03-15T10:14:00Z">
            <w:rPr/>
          </w:rPrChange>
        </w:rPr>
        <w:t>CO</w:t>
      </w:r>
      <w:r w:rsidRPr="17659D07">
        <w:rPr>
          <w:rFonts w:ascii="Times New Roman" w:cs="Times New Roman"/>
          <w:sz w:val="28"/>
          <w:szCs w:val="28"/>
          <w:vertAlign w:val="subscript"/>
          <w:rPrChange w:id="5621" w:author="user pc" w:date="2022-03-15T10:14:00Z">
            <w:rPr/>
          </w:rPrChange>
        </w:rPr>
        <w:t>2</w:t>
      </w:r>
    </w:p>
    <w:p>
      <w:pPr>
        <w:pStyle w:val="style0"/>
        <w:rPr>
          <w:rFonts w:ascii="Times New Roman" w:cs="Times New Roman"/>
          <w:sz w:val="28"/>
          <w:szCs w:val="28"/>
          <w:rPrChange w:id="5622" w:author="user pc" w:date="2022-03-15T10:14:00Z">
            <w:rPr/>
          </w:rPrChange>
        </w:rPr>
      </w:pPr>
      <w:r w:rsidRPr="4C3DC518">
        <w:rPr>
          <w:rFonts w:ascii="Times New Roman" w:cs="Times New Roman"/>
          <w:sz w:val="28"/>
          <w:szCs w:val="28"/>
          <w:rPrChange w:id="5623" w:author="user pc" w:date="2022-03-15T10:14:00Z">
            <w:rPr/>
          </w:rPrChange>
        </w:rPr>
        <w:t>a)</w:t>
      </w:r>
      <w:r>
        <w:rPr>
          <w:rFonts w:ascii="Times New Roman" w:cs="Times New Roman" w:hAnsi="Times New Roman"/>
          <w:sz w:val="28"/>
          <w:szCs w:val="28"/>
        </w:rPr>
        <w:t xml:space="preserve"> </w:t>
      </w:r>
      <w:r w:rsidRPr="1608DEBA">
        <w:rPr>
          <w:rFonts w:ascii="Times New Roman" w:cs="Times New Roman"/>
          <w:sz w:val="28"/>
          <w:szCs w:val="28"/>
          <w:rPrChange w:id="5624" w:author="user pc" w:date="2022-03-15T10:14:00Z">
            <w:rPr/>
          </w:rPrChange>
        </w:rPr>
        <w:t>Carbon</w:t>
      </w:r>
      <w:r>
        <w:rPr>
          <w:rFonts w:ascii="Times New Roman" w:cs="Times New Roman" w:hAnsi="Times New Roman"/>
          <w:sz w:val="28"/>
          <w:szCs w:val="28"/>
        </w:rPr>
        <w:t xml:space="preserve"> </w:t>
      </w:r>
      <w:r w:rsidRPr="3CA2E04A">
        <w:rPr>
          <w:rFonts w:ascii="Times New Roman" w:cs="Times New Roman"/>
          <w:sz w:val="28"/>
          <w:szCs w:val="28"/>
          <w:rPrChange w:id="5625" w:author="user pc" w:date="2022-03-15T10:14:00Z">
            <w:rPr/>
          </w:rPrChange>
        </w:rPr>
        <w:t>is</w:t>
      </w:r>
      <w:r>
        <w:rPr>
          <w:rFonts w:ascii="Times New Roman" w:cs="Times New Roman" w:hAnsi="Times New Roman"/>
          <w:sz w:val="28"/>
          <w:szCs w:val="28"/>
        </w:rPr>
        <w:t xml:space="preserve"> </w:t>
      </w:r>
      <w:r w:rsidRPr="592A772F">
        <w:rPr>
          <w:rFonts w:ascii="Times New Roman" w:cs="Times New Roman"/>
          <w:sz w:val="28"/>
          <w:szCs w:val="28"/>
          <w:rPrChange w:id="5626" w:author="user pc" w:date="2022-03-15T10:14:00Z">
            <w:rPr/>
          </w:rPrChange>
        </w:rPr>
        <w:t>the</w:t>
      </w:r>
      <w:r>
        <w:rPr>
          <w:rFonts w:ascii="Times New Roman" w:cs="Times New Roman" w:hAnsi="Times New Roman"/>
          <w:sz w:val="28"/>
          <w:szCs w:val="28"/>
        </w:rPr>
        <w:t xml:space="preserve"> </w:t>
      </w:r>
      <w:r w:rsidRPr="FD3ECF3A">
        <w:rPr>
          <w:rFonts w:ascii="Times New Roman" w:cs="Times New Roman"/>
          <w:sz w:val="28"/>
          <w:szCs w:val="28"/>
          <w:rPrChange w:id="5627" w:author="user pc" w:date="2022-03-15T10:14:00Z">
            <w:rPr/>
          </w:rPrChange>
        </w:rPr>
        <w:t>limiting</w:t>
      </w:r>
      <w:r>
        <w:rPr>
          <w:rFonts w:ascii="Times New Roman" w:cs="Times New Roman" w:hAnsi="Times New Roman"/>
          <w:sz w:val="28"/>
          <w:szCs w:val="28"/>
        </w:rPr>
        <w:t xml:space="preserve"> </w:t>
      </w:r>
      <w:r w:rsidRPr="43161AA8">
        <w:rPr>
          <w:rFonts w:ascii="Times New Roman" w:cs="Times New Roman"/>
          <w:sz w:val="28"/>
          <w:szCs w:val="28"/>
          <w:rPrChange w:id="5628" w:author="user pc" w:date="2022-03-15T10:14:00Z">
            <w:rPr/>
          </w:rPrChange>
        </w:rPr>
        <w:t>reactant</w:t>
      </w:r>
      <w:r>
        <w:rPr>
          <w:rFonts w:ascii="Times New Roman" w:cs="Times New Roman" w:hAnsi="Times New Roman"/>
          <w:sz w:val="28"/>
          <w:szCs w:val="28"/>
        </w:rPr>
        <w:t xml:space="preserve"> </w:t>
      </w:r>
      <w:r w:rsidRPr="BEBC7B60">
        <w:rPr>
          <w:rFonts w:ascii="Times New Roman" w:cs="Times New Roman"/>
          <w:sz w:val="28"/>
          <w:szCs w:val="28"/>
          <w:rPrChange w:id="5629" w:author="user pc" w:date="2022-03-15T10:14:00Z">
            <w:rPr/>
          </w:rPrChange>
        </w:rPr>
        <w:t>because</w:t>
      </w:r>
      <w:r>
        <w:rPr>
          <w:rFonts w:ascii="Times New Roman" w:cs="Times New Roman" w:hAnsi="Times New Roman"/>
          <w:sz w:val="28"/>
          <w:szCs w:val="28"/>
        </w:rPr>
        <w:t xml:space="preserve"> </w:t>
      </w:r>
      <w:r w:rsidRPr="38EB107D">
        <w:rPr>
          <w:rFonts w:ascii="Times New Roman" w:cs="Times New Roman"/>
          <w:sz w:val="28"/>
          <w:szCs w:val="28"/>
          <w:rPrChange w:id="5630" w:author="user pc" w:date="2022-03-15T10:14:00Z">
            <w:rPr/>
          </w:rPrChange>
        </w:rPr>
        <w:t>it</w:t>
      </w:r>
      <w:r>
        <w:rPr>
          <w:rFonts w:ascii="Times New Roman" w:cs="Times New Roman" w:hAnsi="Times New Roman"/>
          <w:sz w:val="28"/>
          <w:szCs w:val="28"/>
        </w:rPr>
        <w:t xml:space="preserve"> </w:t>
      </w:r>
      <w:r w:rsidRPr="9C0B86A4">
        <w:rPr>
          <w:rFonts w:ascii="Times New Roman" w:cs="Times New Roman"/>
          <w:sz w:val="28"/>
          <w:szCs w:val="28"/>
          <w:rPrChange w:id="5631" w:author="user pc" w:date="2022-03-15T10:14:00Z">
            <w:rPr/>
          </w:rPrChange>
        </w:rPr>
        <w:t>finishes</w:t>
      </w:r>
      <w:r>
        <w:rPr>
          <w:rFonts w:ascii="Times New Roman" w:cs="Times New Roman" w:hAnsi="Times New Roman"/>
          <w:sz w:val="28"/>
          <w:szCs w:val="28"/>
        </w:rPr>
        <w:t xml:space="preserve"> </w:t>
      </w:r>
      <w:r w:rsidRPr="BB6679C2">
        <w:rPr>
          <w:rFonts w:ascii="Times New Roman" w:cs="Times New Roman"/>
          <w:sz w:val="28"/>
          <w:szCs w:val="28"/>
          <w:rPrChange w:id="5632" w:author="user pc" w:date="2022-03-15T10:14:00Z">
            <w:rPr/>
          </w:rPrChange>
        </w:rPr>
        <w:t>as</w:t>
      </w:r>
      <w:r>
        <w:rPr>
          <w:rFonts w:ascii="Times New Roman" w:cs="Times New Roman" w:hAnsi="Times New Roman"/>
          <w:sz w:val="28"/>
          <w:szCs w:val="28"/>
        </w:rPr>
        <w:t xml:space="preserve"> </w:t>
      </w:r>
      <w:r w:rsidRPr="3FCB2D37">
        <w:rPr>
          <w:rFonts w:ascii="Times New Roman" w:cs="Times New Roman"/>
          <w:sz w:val="28"/>
          <w:szCs w:val="28"/>
          <w:rPrChange w:id="5633" w:author="user pc" w:date="2022-03-15T10:14:00Z">
            <w:rPr/>
          </w:rPrChange>
        </w:rPr>
        <w:t>the</w:t>
      </w:r>
      <w:r>
        <w:rPr>
          <w:rFonts w:ascii="Times New Roman" w:cs="Times New Roman" w:hAnsi="Times New Roman"/>
          <w:sz w:val="28"/>
          <w:szCs w:val="28"/>
        </w:rPr>
        <w:t xml:space="preserve"> </w:t>
      </w:r>
      <w:r w:rsidRPr="C0AAA6EE">
        <w:rPr>
          <w:rFonts w:ascii="Times New Roman" w:cs="Times New Roman"/>
          <w:sz w:val="28"/>
          <w:szCs w:val="28"/>
          <w:rPrChange w:id="5634" w:author="user pc" w:date="2022-03-15T10:14:00Z">
            <w:rPr/>
          </w:rPrChange>
        </w:rPr>
        <w:t>reaction</w:t>
      </w:r>
      <w:r>
        <w:rPr>
          <w:rFonts w:ascii="Times New Roman" w:cs="Times New Roman" w:hAnsi="Times New Roman"/>
          <w:sz w:val="28"/>
          <w:szCs w:val="28"/>
        </w:rPr>
        <w:t xml:space="preserve"> </w:t>
      </w:r>
      <w:r w:rsidRPr="0B9F2465">
        <w:rPr>
          <w:rFonts w:ascii="Times New Roman" w:cs="Times New Roman"/>
          <w:sz w:val="28"/>
          <w:szCs w:val="28"/>
          <w:rPrChange w:id="5635" w:author="user pc" w:date="2022-03-15T10:14:00Z">
            <w:rPr/>
          </w:rPrChange>
        </w:rPr>
        <w:t>goes</w:t>
      </w:r>
      <w:r>
        <w:rPr>
          <w:rFonts w:ascii="Times New Roman" w:cs="Times New Roman" w:hAnsi="Times New Roman"/>
          <w:sz w:val="28"/>
          <w:szCs w:val="28"/>
        </w:rPr>
        <w:t xml:space="preserve"> </w:t>
      </w:r>
      <w:r w:rsidRPr="2E95A69E">
        <w:rPr>
          <w:rFonts w:ascii="Times New Roman" w:cs="Times New Roman"/>
          <w:sz w:val="28"/>
          <w:szCs w:val="28"/>
          <w:rPrChange w:id="5636" w:author="user pc" w:date="2022-03-15T10:14:00Z">
            <w:rPr/>
          </w:rPrChange>
        </w:rPr>
        <w:t>to</w:t>
      </w:r>
      <w:r>
        <w:rPr>
          <w:rFonts w:ascii="Times New Roman" w:cs="Times New Roman" w:hAnsi="Times New Roman"/>
          <w:sz w:val="28"/>
          <w:szCs w:val="28"/>
        </w:rPr>
        <w:t xml:space="preserve"> </w:t>
      </w:r>
      <w:r w:rsidRPr="123F727C">
        <w:rPr>
          <w:rFonts w:ascii="Times New Roman" w:cs="Times New Roman"/>
          <w:sz w:val="28"/>
          <w:szCs w:val="28"/>
          <w:rPrChange w:id="5637" w:author="user pc" w:date="2022-03-15T10:14:00Z">
            <w:rPr/>
          </w:rPrChange>
        </w:rPr>
        <w:t>completion.</w:t>
      </w:r>
    </w:p>
    <w:p>
      <w:pPr>
        <w:pStyle w:val="style0"/>
        <w:rPr>
          <w:rFonts w:ascii="Times New Roman" w:cs="Times New Roman" w:hAnsi="Times New Roman"/>
          <w:sz w:val="28"/>
          <w:szCs w:val="28"/>
        </w:rPr>
      </w:pPr>
      <w:r w:rsidRPr="E8718CE6">
        <w:rPr>
          <w:rFonts w:ascii="Times New Roman" w:cs="Times New Roman"/>
          <w:sz w:val="28"/>
          <w:szCs w:val="28"/>
          <w:rPrChange w:id="5638" w:author="user pc" w:date="2022-03-15T10:14:00Z">
            <w:rPr/>
          </w:rPrChange>
        </w:rPr>
        <w:t>b)</w:t>
      </w:r>
      <w:r>
        <w:rPr>
          <w:rFonts w:ascii="Times New Roman" w:cs="Times New Roman" w:hAnsi="Times New Roman"/>
          <w:sz w:val="28"/>
          <w:szCs w:val="28"/>
        </w:rPr>
        <w:t xml:space="preserve"> </w:t>
      </w:r>
      <w:r w:rsidRPr="56D2EF06">
        <w:rPr>
          <w:rFonts w:ascii="Times New Roman" w:cs="Times New Roman"/>
          <w:sz w:val="28"/>
          <w:szCs w:val="28"/>
          <w:rPrChange w:id="5639" w:author="user pc" w:date="2022-03-15T10:14:00Z">
            <w:rPr/>
          </w:rPrChange>
        </w:rPr>
        <w:t>Mole</w:t>
      </w:r>
      <w:r>
        <w:rPr>
          <w:rFonts w:ascii="Times New Roman" w:cs="Times New Roman" w:hAnsi="Times New Roman"/>
          <w:sz w:val="28"/>
          <w:szCs w:val="28"/>
        </w:rPr>
        <w:t xml:space="preserve"> </w:t>
      </w:r>
      <w:r w:rsidRPr="5506C4CD">
        <w:rPr>
          <w:rFonts w:ascii="Times New Roman" w:cs="Times New Roman"/>
          <w:sz w:val="28"/>
          <w:szCs w:val="28"/>
          <w:rPrChange w:id="5640" w:author="user pc" w:date="2022-03-15T10:14:00Z">
            <w:rPr/>
          </w:rPrChange>
        </w:rPr>
        <w:t>of</w:t>
      </w:r>
      <w:r>
        <w:rPr>
          <w:rFonts w:ascii="Times New Roman" w:cs="Times New Roman" w:hAnsi="Times New Roman"/>
          <w:sz w:val="28"/>
          <w:szCs w:val="28"/>
        </w:rPr>
        <w:t xml:space="preserve"> </w:t>
      </w:r>
      <w:r w:rsidRPr="465C1FE4">
        <w:rPr>
          <w:rFonts w:ascii="Times New Roman" w:cs="Times New Roman"/>
          <w:sz w:val="28"/>
          <w:szCs w:val="28"/>
          <w:rPrChange w:id="5641" w:author="user pc" w:date="2022-03-15T10:14:00Z">
            <w:rPr/>
          </w:rPrChange>
        </w:rPr>
        <w:t>carbon</w:t>
      </w:r>
      <w:r>
        <w:rPr>
          <w:rFonts w:ascii="Times New Roman" w:cs="Times New Roman" w:hAnsi="Times New Roman"/>
          <w:sz w:val="28"/>
          <w:szCs w:val="28"/>
        </w:rPr>
        <w:t xml:space="preserve"> </w:t>
      </w:r>
      <w:r w:rsidRPr="5FAA79EA">
        <w:rPr>
          <w:rFonts w:ascii="Times New Roman" w:cs="Times New Roman"/>
          <w:sz w:val="28"/>
          <w:szCs w:val="28"/>
          <w:rPrChange w:id="5642" w:author="user pc" w:date="2022-03-15T10:14:00Z">
            <w:rPr/>
          </w:rPrChange>
        </w:rPr>
        <w:t>=</w:t>
      </w:r>
      <w:r>
        <w:rPr>
          <w:rFonts w:ascii="Times New Roman" w:cs="Times New Roman" w:hAnsi="Times New Roman"/>
          <w:sz w:val="28"/>
          <w:szCs w:val="28"/>
        </w:rPr>
        <w:t xml:space="preserve"> </w:t>
      </w:r>
      <w:r w:rsidRPr="F12ECF02">
        <w:rPr>
          <w:rFonts w:ascii="Times New Roman" w:cs="Times New Roman"/>
          <w:sz w:val="28"/>
          <w:szCs w:val="28"/>
          <w:rPrChange w:id="5643" w:author="user pc" w:date="2022-03-15T10:14:00Z">
            <w:rPr/>
          </w:rPrChange>
        </w:rPr>
        <w:t>Reacting</w:t>
      </w:r>
      <w:r>
        <w:rPr>
          <w:rFonts w:ascii="Times New Roman" w:cs="Times New Roman" w:hAnsi="Times New Roman"/>
          <w:sz w:val="28"/>
          <w:szCs w:val="28"/>
        </w:rPr>
        <w:t xml:space="preserve"> </w:t>
      </w:r>
      <w:r w:rsidRPr="6103DE3B">
        <w:rPr>
          <w:rFonts w:ascii="Times New Roman" w:cs="Times New Roman"/>
          <w:sz w:val="28"/>
          <w:szCs w:val="28"/>
          <w:rPrChange w:id="5644" w:author="user pc" w:date="2022-03-15T10:14:00Z">
            <w:rPr/>
          </w:rPrChange>
        </w:rPr>
        <w:t>mass/Atomic</w:t>
      </w:r>
      <w:r>
        <w:rPr>
          <w:rFonts w:ascii="Times New Roman" w:cs="Times New Roman" w:hAnsi="Times New Roman"/>
          <w:sz w:val="28"/>
          <w:szCs w:val="28"/>
        </w:rPr>
        <w:t xml:space="preserve"> </w:t>
      </w:r>
      <w:r w:rsidRPr="A10FCDC8">
        <w:rPr>
          <w:rFonts w:ascii="Times New Roman" w:cs="Times New Roman"/>
          <w:sz w:val="28"/>
          <w:szCs w:val="28"/>
          <w:rPrChange w:id="5645" w:author="user pc" w:date="2022-03-15T10:14:00Z">
            <w:rPr/>
          </w:rPrChange>
        </w:rPr>
        <w:t>mass</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of carbon= </m:t>
          </m:r>
          <m:f>
            <m:fPr>
              <m:ctrlPr>
                <w:rPr>
                  <w:rFonts w:ascii="Cambria Math" w:cs="Times New Roman" w:hAnsi="Cambria Math"/>
                  <w:i/>
                  <w:sz w:val="28"/>
                  <w:szCs w:val="28"/>
                </w:rPr>
              </m:ctrlPr>
            </m:fPr>
            <m:num>
              <m:r>
                <w:rPr>
                  <w:rFonts w:ascii="Cambria Math" w:cs="Times New Roman" w:hAnsi="Cambria Math"/>
                  <w:sz w:val="28"/>
                  <w:szCs w:val="28"/>
                </w:rPr>
                <m:t>3</m:t>
              </m:r>
            </m:num>
            <m:den>
              <m:r>
                <w:rPr>
                  <w:rFonts w:ascii="Cambria Math" w:cs="Times New Roman" w:hAnsi="Cambria Math"/>
                  <w:sz w:val="28"/>
                  <w:szCs w:val="28"/>
                </w:rPr>
                <m:t>12</m:t>
              </m:r>
            </m:den>
          </m:f>
          <m:r>
            <w:rPr>
              <w:rFonts w:ascii="Cambria Math" w:cs="Times New Roman" w:hAnsi="Cambria Math"/>
              <w:sz w:val="28"/>
              <w:szCs w:val="28"/>
            </w:rPr>
            <m:t>=0.25 mole</m:t>
          </m:r>
        </m:oMath>
      </m:oMathPara>
    </w:p>
    <w:p>
      <w:pPr>
        <w:pStyle w:val="style0"/>
        <w:rPr>
          <w:rFonts w:ascii="Times New Roman" w:cs="Times New Roman"/>
          <w:sz w:val="28"/>
          <w:szCs w:val="28"/>
          <w:rPrChange w:id="5646" w:author="user pc" w:date="2022-03-15T10:14:00Z">
            <w:rPr/>
          </w:rPrChange>
        </w:rPr>
      </w:pPr>
    </w:p>
    <w:p>
      <w:pPr>
        <w:pStyle w:val="style0"/>
        <w:rPr>
          <w:rFonts w:ascii="Times New Roman" w:cs="Times New Roman"/>
          <w:sz w:val="28"/>
          <w:szCs w:val="28"/>
          <w:rPrChange w:id="5647" w:author="user pc" w:date="2022-03-15T10:14:00Z">
            <w:rPr/>
          </w:rPrChange>
        </w:rPr>
      </w:pPr>
      <w:r w:rsidRPr="749C42DB">
        <w:rPr>
          <w:rFonts w:ascii="Times New Roman" w:cs="Times New Roman"/>
          <w:sz w:val="28"/>
          <w:szCs w:val="28"/>
          <w:rPrChange w:id="5648" w:author="user pc" w:date="2022-03-15T10:14:00Z">
            <w:rPr/>
          </w:rPrChange>
        </w:rPr>
        <w:t>1mole</w:t>
      </w:r>
      <w:r>
        <w:rPr>
          <w:rFonts w:ascii="Times New Roman" w:cs="Times New Roman" w:hAnsi="Times New Roman"/>
          <w:sz w:val="28"/>
          <w:szCs w:val="28"/>
        </w:rPr>
        <w:t xml:space="preserve"> </w:t>
      </w:r>
      <w:r w:rsidRPr="F8C0E8F7">
        <w:rPr>
          <w:rFonts w:ascii="Times New Roman" w:cs="Times New Roman"/>
          <w:sz w:val="28"/>
          <w:szCs w:val="28"/>
          <w:rPrChange w:id="5649" w:author="user pc" w:date="2022-03-15T10:14:00Z">
            <w:rPr/>
          </w:rPrChange>
        </w:rPr>
        <w:t>of</w:t>
      </w:r>
      <w:r>
        <w:rPr>
          <w:rFonts w:ascii="Times New Roman" w:cs="Times New Roman" w:hAnsi="Times New Roman"/>
          <w:sz w:val="28"/>
          <w:szCs w:val="28"/>
        </w:rPr>
        <w:t xml:space="preserve"> </w:t>
      </w:r>
      <w:r w:rsidRPr="90CBC140">
        <w:rPr>
          <w:rFonts w:ascii="Times New Roman" w:cs="Times New Roman"/>
          <w:sz w:val="28"/>
          <w:szCs w:val="28"/>
          <w:rPrChange w:id="5650" w:author="user pc" w:date="2022-03-15T10:14:00Z">
            <w:rPr/>
          </w:rPrChange>
        </w:rPr>
        <w:t>C</w:t>
      </w:r>
      <w:r>
        <w:rPr>
          <w:rFonts w:ascii="Times New Roman" w:cs="Times New Roman" w:hAnsi="Times New Roman"/>
          <w:sz w:val="28"/>
          <w:szCs w:val="28"/>
        </w:rPr>
        <w:t xml:space="preserve"> </w:t>
      </w:r>
      <w:r w:rsidRPr="0D275012">
        <w:rPr>
          <w:rFonts w:ascii="Times New Roman" w:cs="Times New Roman"/>
          <w:sz w:val="28"/>
          <w:szCs w:val="28"/>
          <w:rPrChange w:id="5651" w:author="user pc" w:date="2022-03-15T10:14:00Z">
            <w:rPr/>
          </w:rPrChange>
        </w:rPr>
        <w:t>=1</w:t>
      </w:r>
      <w:r>
        <w:rPr>
          <w:rFonts w:ascii="Times New Roman" w:cs="Times New Roman" w:hAnsi="Times New Roman"/>
          <w:sz w:val="28"/>
          <w:szCs w:val="28"/>
        </w:rPr>
        <w:t xml:space="preserve"> </w:t>
      </w:r>
      <w:r w:rsidRPr="A716BE83">
        <w:rPr>
          <w:rFonts w:ascii="Times New Roman" w:cs="Times New Roman"/>
          <w:sz w:val="28"/>
          <w:szCs w:val="28"/>
          <w:rPrChange w:id="5652" w:author="user pc" w:date="2022-03-15T10:14:00Z">
            <w:rPr/>
          </w:rPrChange>
        </w:rPr>
        <w:t>mole</w:t>
      </w:r>
      <w:r>
        <w:rPr>
          <w:rFonts w:ascii="Times New Roman" w:cs="Times New Roman" w:hAnsi="Times New Roman"/>
          <w:sz w:val="28"/>
          <w:szCs w:val="28"/>
        </w:rPr>
        <w:t xml:space="preserve"> </w:t>
      </w:r>
      <w:r w:rsidRPr="89897CC7">
        <w:rPr>
          <w:rFonts w:ascii="Times New Roman" w:cs="Times New Roman"/>
          <w:sz w:val="28"/>
          <w:szCs w:val="28"/>
          <w:rPrChange w:id="5653" w:author="user pc" w:date="2022-03-15T10:14:00Z">
            <w:rPr/>
          </w:rPrChange>
        </w:rPr>
        <w:t>of</w:t>
      </w:r>
      <w:r>
        <w:rPr>
          <w:rFonts w:ascii="Times New Roman" w:cs="Times New Roman" w:hAnsi="Times New Roman"/>
          <w:sz w:val="28"/>
          <w:szCs w:val="28"/>
        </w:rPr>
        <w:t xml:space="preserve"> </w:t>
      </w:r>
      <w:r w:rsidRPr="E28E4BBA">
        <w:rPr>
          <w:rFonts w:ascii="Times New Roman" w:cs="Times New Roman"/>
          <w:sz w:val="28"/>
          <w:szCs w:val="28"/>
          <w:rPrChange w:id="5654" w:author="user pc" w:date="2022-03-15T10:14:00Z">
            <w:rPr/>
          </w:rPrChange>
        </w:rPr>
        <w:t>CO</w:t>
      </w:r>
      <w:r w:rsidRPr="2B1DA959">
        <w:rPr>
          <w:rFonts w:ascii="Times New Roman" w:cs="Times New Roman"/>
          <w:sz w:val="28"/>
          <w:szCs w:val="28"/>
          <w:vertAlign w:val="subscript"/>
          <w:rPrChange w:id="5655" w:author="user pc" w:date="2022-03-15T10:14:00Z">
            <w:rPr/>
          </w:rPrChange>
        </w:rPr>
        <w:t>2</w:t>
      </w:r>
      <w:r>
        <w:rPr>
          <w:rFonts w:ascii="Times New Roman" w:cs="Times New Roman" w:hAnsi="Times New Roman"/>
          <w:sz w:val="28"/>
          <w:szCs w:val="28"/>
          <w:vertAlign w:val="subscript"/>
        </w:rPr>
        <w:t xml:space="preserve"> </w:t>
      </w:r>
      <w:r w:rsidRPr="02B6C914">
        <w:rPr>
          <w:rFonts w:ascii="Times New Roman" w:cs="Times New Roman"/>
          <w:sz w:val="28"/>
          <w:szCs w:val="28"/>
          <w:rPrChange w:id="5656" w:author="user pc" w:date="2022-03-15T10:14:00Z">
            <w:rPr/>
          </w:rPrChange>
        </w:rPr>
        <w:t>(from</w:t>
      </w:r>
      <w:r>
        <w:rPr>
          <w:rFonts w:ascii="Times New Roman" w:cs="Times New Roman" w:hAnsi="Times New Roman"/>
          <w:sz w:val="28"/>
          <w:szCs w:val="28"/>
        </w:rPr>
        <w:t xml:space="preserve"> </w:t>
      </w:r>
      <w:r w:rsidRPr="C49D0A6D">
        <w:rPr>
          <w:rFonts w:ascii="Times New Roman" w:cs="Times New Roman"/>
          <w:sz w:val="28"/>
          <w:szCs w:val="28"/>
          <w:rPrChange w:id="5657" w:author="user pc" w:date="2022-03-15T10:14:00Z">
            <w:rPr/>
          </w:rPrChange>
        </w:rPr>
        <w:t>balanced</w:t>
      </w:r>
      <w:r>
        <w:rPr>
          <w:rFonts w:ascii="Times New Roman" w:cs="Times New Roman" w:hAnsi="Times New Roman"/>
          <w:sz w:val="28"/>
          <w:szCs w:val="28"/>
        </w:rPr>
        <w:t xml:space="preserve"> </w:t>
      </w:r>
      <w:r w:rsidRPr="122C66D5">
        <w:rPr>
          <w:rFonts w:ascii="Times New Roman" w:cs="Times New Roman"/>
          <w:sz w:val="28"/>
          <w:szCs w:val="28"/>
          <w:rPrChange w:id="5658" w:author="user pc" w:date="2022-03-15T10:14:00Z">
            <w:rPr/>
          </w:rPrChange>
        </w:rPr>
        <w:t>chemical</w:t>
      </w:r>
      <w:r>
        <w:rPr>
          <w:rFonts w:ascii="Times New Roman" w:cs="Times New Roman" w:hAnsi="Times New Roman"/>
          <w:sz w:val="28"/>
          <w:szCs w:val="28"/>
        </w:rPr>
        <w:t xml:space="preserve"> </w:t>
      </w:r>
      <w:r w:rsidRPr="6588CC0A">
        <w:rPr>
          <w:rFonts w:ascii="Times New Roman" w:cs="Times New Roman"/>
          <w:sz w:val="28"/>
          <w:szCs w:val="28"/>
          <w:rPrChange w:id="5659" w:author="user pc" w:date="2022-03-15T10:14:00Z">
            <w:rPr/>
          </w:rPrChange>
        </w:rPr>
        <w:t>equation)</w:t>
      </w:r>
    </w:p>
    <w:p>
      <w:pPr>
        <w:pStyle w:val="style0"/>
        <w:rPr>
          <w:rFonts w:ascii="Times New Roman" w:cs="Times New Roman"/>
          <w:sz w:val="28"/>
          <w:szCs w:val="28"/>
          <w:rPrChange w:id="5660" w:author="user pc" w:date="2022-03-15T10:14:00Z">
            <w:rPr/>
          </w:rPrChange>
        </w:rPr>
      </w:pPr>
      <w:r w:rsidRPr="EF64018E">
        <w:rPr>
          <w:rFonts w:ascii="Times New Roman" w:cs="Times New Roman"/>
          <w:sz w:val="28"/>
          <w:szCs w:val="28"/>
          <w:rPrChange w:id="5661" w:author="user pc" w:date="2022-03-15T10:14:00Z">
            <w:rPr/>
          </w:rPrChange>
        </w:rPr>
        <w:t>0.25</w:t>
      </w:r>
      <w:r>
        <w:rPr>
          <w:rFonts w:ascii="Times New Roman" w:cs="Times New Roman" w:hAnsi="Times New Roman"/>
          <w:sz w:val="28"/>
          <w:szCs w:val="28"/>
        </w:rPr>
        <w:t xml:space="preserve"> </w:t>
      </w:r>
      <w:r w:rsidRPr="E868CF0B">
        <w:rPr>
          <w:rFonts w:ascii="Times New Roman" w:cs="Times New Roman"/>
          <w:sz w:val="28"/>
          <w:szCs w:val="28"/>
          <w:rPrChange w:id="5662" w:author="user pc" w:date="2022-03-15T10:14:00Z">
            <w:rPr/>
          </w:rPrChange>
        </w:rPr>
        <w:t>mole</w:t>
      </w:r>
      <w:r>
        <w:rPr>
          <w:rFonts w:ascii="Times New Roman" w:cs="Times New Roman" w:hAnsi="Times New Roman"/>
          <w:sz w:val="28"/>
          <w:szCs w:val="28"/>
        </w:rPr>
        <w:t xml:space="preserve"> </w:t>
      </w:r>
      <w:r w:rsidRPr="12C27AD4">
        <w:rPr>
          <w:rFonts w:ascii="Times New Roman" w:cs="Times New Roman"/>
          <w:sz w:val="28"/>
          <w:szCs w:val="28"/>
          <w:rPrChange w:id="5663" w:author="user pc" w:date="2022-03-15T10:14:00Z">
            <w:rPr/>
          </w:rPrChange>
        </w:rPr>
        <w:t>of</w:t>
      </w:r>
      <w:r>
        <w:rPr>
          <w:rFonts w:ascii="Times New Roman" w:cs="Times New Roman" w:hAnsi="Times New Roman"/>
          <w:sz w:val="28"/>
          <w:szCs w:val="28"/>
        </w:rPr>
        <w:t xml:space="preserve"> </w:t>
      </w:r>
      <w:r w:rsidRPr="CBA61F40">
        <w:rPr>
          <w:rFonts w:ascii="Times New Roman" w:cs="Times New Roman"/>
          <w:sz w:val="28"/>
          <w:szCs w:val="28"/>
          <w:rPrChange w:id="5664" w:author="user pc" w:date="2022-03-15T10:14:00Z">
            <w:rPr/>
          </w:rPrChange>
        </w:rPr>
        <w:t>C=?</w:t>
      </w:r>
    </w:p>
    <w:p>
      <w:pPr>
        <w:pStyle w:val="style0"/>
        <w:rPr>
          <w:rFonts w:ascii="Times New Roman" w:cs="Times New Roman"/>
          <w:sz w:val="28"/>
          <w:szCs w:val="28"/>
          <w:rPrChange w:id="5665" w:author="user pc" w:date="2022-03-15T10:14:00Z">
            <w:rPr/>
          </w:rPrChange>
        </w:rPr>
      </w:pPr>
      <w:r w:rsidRPr="D89F41D0">
        <w:rPr>
          <w:rFonts w:ascii="Times New Roman" w:cs="Times New Roman"/>
          <w:sz w:val="28"/>
          <w:szCs w:val="28"/>
          <w:rPrChange w:id="5666" w:author="user pc" w:date="2022-03-15T10:14:00Z">
            <w:rPr/>
          </w:rPrChange>
        </w:rPr>
        <w:t>Cross</w:t>
      </w:r>
      <w:r>
        <w:rPr>
          <w:rFonts w:ascii="Times New Roman" w:cs="Times New Roman" w:hAnsi="Times New Roman"/>
          <w:sz w:val="28"/>
          <w:szCs w:val="28"/>
        </w:rPr>
        <w:t xml:space="preserve"> </w:t>
      </w:r>
      <w:r w:rsidRPr="8B378552">
        <w:rPr>
          <w:rFonts w:ascii="Times New Roman" w:cs="Times New Roman"/>
          <w:sz w:val="28"/>
          <w:szCs w:val="28"/>
          <w:rPrChange w:id="5667" w:author="user pc" w:date="2022-03-15T10:14:00Z">
            <w:rPr/>
          </w:rPrChange>
        </w:rPr>
        <w:t>multiplying;</w:t>
      </w:r>
    </w:p>
    <w:p>
      <w:pPr>
        <w:pStyle w:val="style0"/>
        <w:rPr>
          <w:rFonts w:ascii="Cambria Math" w:cs="Times New Roman" w:hAnsi="Cambria Math"/>
          <w:sz w:val="28"/>
          <w:szCs w:val="28"/>
          <w:rPrChange w:id="5668" w:author="user pc" w:date="2022-03-15T10:14:00Z">
            <w:rPr/>
          </w:rPrChange>
        </w:rPr>
      </w:pPr>
      <m:oMathPara>
        <m:oMath>
          <m:f>
            <m:fPr>
              <m:ctrlPr>
                <w:rPr>
                  <w:rFonts w:ascii="Cambria Math" w:cs="Times New Roman" w:hAnsi="Cambria Math"/>
                  <w:i/>
                  <w:sz w:val="28"/>
                  <w:szCs w:val="28"/>
                </w:rPr>
              </m:ctrlPr>
            </m:fPr>
            <m:num>
              <m:r>
                <w:rPr>
                  <w:rFonts w:ascii="Cambria Math" w:cs="Times New Roman" w:hAnsi="Cambria Math"/>
                  <w:sz w:val="28"/>
                  <w:szCs w:val="28"/>
                </w:rPr>
                <m:t>0.25 mole of carbon ×1 mole of 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2</m:t>
                  </m:r>
                </m:sub>
              </m:sSub>
            </m:num>
            <m:den>
              <m:r>
                <w:rPr>
                  <w:rFonts w:ascii="Cambria Math" w:cs="Times New Roman" w:hAnsi="Cambria Math"/>
                  <w:sz w:val="28"/>
                  <w:szCs w:val="28"/>
                </w:rPr>
                <m:t>1 mole of carbon</m:t>
              </m:r>
            </m:den>
          </m:f>
          <m:r>
            <w:rPr>
              <w:rFonts w:ascii="Cambria Math" w:cs="Times New Roman" w:hAnsi="Cambria Math"/>
              <w:sz w:val="28"/>
              <w:szCs w:val="28"/>
            </w:rPr>
            <m:t>=0.25 mole of 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2</m:t>
              </m:r>
            </m:sub>
          </m:sSub>
        </m:oMath>
      </m:oMathPara>
    </w:p>
    <w:p>
      <w:pPr>
        <w:pStyle w:val="style0"/>
        <w:rPr>
          <w:rFonts w:ascii="Times New Roman" w:cs="Times New Roman"/>
          <w:sz w:val="28"/>
          <w:szCs w:val="28"/>
          <w:rPrChange w:id="5669" w:author="user pc" w:date="2022-03-15T10:14:00Z">
            <w:rPr/>
          </w:rPrChange>
        </w:rPr>
      </w:pPr>
      <w:r w:rsidRPr="9ECD2917">
        <w:rPr>
          <w:rFonts w:ascii="Times New Roman" w:cs="Times New Roman"/>
          <w:sz w:val="28"/>
          <w:szCs w:val="28"/>
          <w:rPrChange w:id="5670" w:author="user pc" w:date="2022-03-15T10:14:00Z">
            <w:rPr/>
          </w:rPrChange>
        </w:rPr>
        <w:t>Molecular</w:t>
      </w:r>
      <w:r>
        <w:rPr>
          <w:rFonts w:ascii="Times New Roman" w:cs="Times New Roman" w:hAnsi="Times New Roman"/>
          <w:sz w:val="28"/>
          <w:szCs w:val="28"/>
        </w:rPr>
        <w:t xml:space="preserve"> </w:t>
      </w:r>
      <w:r w:rsidRPr="D2E16737">
        <w:rPr>
          <w:rFonts w:ascii="Times New Roman" w:cs="Times New Roman"/>
          <w:sz w:val="28"/>
          <w:szCs w:val="28"/>
          <w:rPrChange w:id="5671" w:author="user pc" w:date="2022-03-15T10:14:00Z">
            <w:rPr/>
          </w:rPrChange>
        </w:rPr>
        <w:t>mass</w:t>
      </w:r>
      <w:r>
        <w:rPr>
          <w:rFonts w:ascii="Times New Roman" w:cs="Times New Roman" w:hAnsi="Times New Roman"/>
          <w:sz w:val="28"/>
          <w:szCs w:val="28"/>
        </w:rPr>
        <w:t xml:space="preserve"> </w:t>
      </w:r>
      <w:r w:rsidRPr="1CE0304F">
        <w:rPr>
          <w:rFonts w:ascii="Times New Roman" w:cs="Times New Roman"/>
          <w:sz w:val="28"/>
          <w:szCs w:val="28"/>
          <w:rPrChange w:id="5672" w:author="user pc" w:date="2022-03-15T10:14:00Z">
            <w:rPr/>
          </w:rPrChange>
        </w:rPr>
        <w:t>of</w:t>
      </w:r>
      <w:r>
        <w:rPr>
          <w:rFonts w:ascii="Times New Roman" w:cs="Times New Roman" w:hAnsi="Times New Roman"/>
          <w:sz w:val="28"/>
          <w:szCs w:val="28"/>
        </w:rPr>
        <w:t xml:space="preserve"> </w:t>
      </w:r>
      <w:r w:rsidRPr="8CEF4C13">
        <w:rPr>
          <w:rFonts w:ascii="Times New Roman" w:cs="Times New Roman"/>
          <w:sz w:val="28"/>
          <w:szCs w:val="28"/>
          <w:rPrChange w:id="5673" w:author="user pc" w:date="2022-03-15T10:14:00Z">
            <w:rPr/>
          </w:rPrChange>
        </w:rPr>
        <w:t>CO</w:t>
      </w:r>
      <w:r w:rsidRPr="CC7AFB1B">
        <w:rPr>
          <w:rFonts w:ascii="Times New Roman" w:cs="Times New Roman"/>
          <w:sz w:val="28"/>
          <w:szCs w:val="28"/>
          <w:vertAlign w:val="subscript"/>
          <w:rPrChange w:id="5674" w:author="user pc" w:date="2022-03-15T10:14:00Z">
            <w:rPr/>
          </w:rPrChange>
        </w:rPr>
        <w:t>2</w:t>
      </w:r>
      <w:r>
        <w:rPr>
          <w:rFonts w:ascii="Times New Roman" w:cs="Times New Roman" w:hAnsi="Times New Roman"/>
          <w:sz w:val="28"/>
          <w:szCs w:val="28"/>
        </w:rPr>
        <w:t xml:space="preserve"> </w:t>
      </w:r>
      <w:r w:rsidRPr="855E26C7">
        <w:rPr>
          <w:rFonts w:ascii="Times New Roman" w:cs="Times New Roman"/>
          <w:sz w:val="28"/>
          <w:szCs w:val="28"/>
          <w:rPrChange w:id="5675" w:author="user pc" w:date="2022-03-15T10:14:00Z">
            <w:rPr/>
          </w:rPrChange>
        </w:rPr>
        <w:t>=</w:t>
      </w:r>
      <w:r>
        <w:rPr>
          <w:rFonts w:ascii="Times New Roman" w:cs="Times New Roman" w:hAnsi="Times New Roman"/>
          <w:sz w:val="28"/>
          <w:szCs w:val="28"/>
        </w:rPr>
        <w:t xml:space="preserve"> </w:t>
      </w:r>
      <w:r w:rsidRPr="1E9BEE5E">
        <w:rPr>
          <w:rFonts w:ascii="Times New Roman" w:cs="Times New Roman"/>
          <w:sz w:val="28"/>
          <w:szCs w:val="28"/>
          <w:rPrChange w:id="5676" w:author="user pc" w:date="2022-03-15T10:14:00Z">
            <w:rPr/>
          </w:rPrChange>
        </w:rPr>
        <w:t>12+16</w:t>
      </w:r>
      <w:r>
        <w:rPr>
          <w:rFonts w:ascii="Times New Roman" w:cs="Times New Roman" w:hAnsi="Times New Roman"/>
          <w:sz w:val="28"/>
          <w:szCs w:val="28"/>
        </w:rPr>
        <w:t xml:space="preserve"> </w:t>
      </w:r>
      <w:r w:rsidRPr="717E38AE">
        <w:rPr>
          <w:rFonts w:ascii="Times New Roman" w:cs="Times New Roman"/>
          <w:sz w:val="28"/>
          <w:szCs w:val="28"/>
          <w:rPrChange w:id="5677" w:author="user pc" w:date="2022-03-15T10:14:00Z">
            <w:rPr/>
          </w:rPrChange>
        </w:rPr>
        <w:t>×</w:t>
      </w:r>
      <w:r>
        <w:rPr>
          <w:rFonts w:ascii="Times New Roman" w:cs="Times New Roman" w:hAnsi="Times New Roman"/>
          <w:sz w:val="28"/>
          <w:szCs w:val="28"/>
        </w:rPr>
        <w:t xml:space="preserve"> </w:t>
      </w:r>
      <w:r w:rsidRPr="5075525B">
        <w:rPr>
          <w:rFonts w:ascii="Times New Roman" w:cs="Times New Roman"/>
          <w:sz w:val="28"/>
          <w:szCs w:val="28"/>
          <w:rPrChange w:id="5678" w:author="user pc" w:date="2022-03-15T10:14:00Z">
            <w:rPr/>
          </w:rPrChange>
        </w:rPr>
        <w:t>2</w:t>
      </w:r>
      <w:r>
        <w:rPr>
          <w:rFonts w:ascii="Times New Roman" w:cs="Times New Roman" w:hAnsi="Times New Roman"/>
          <w:sz w:val="28"/>
          <w:szCs w:val="28"/>
        </w:rPr>
        <w:t xml:space="preserve"> </w:t>
      </w:r>
      <w:r w:rsidRPr="87032688">
        <w:rPr>
          <w:rFonts w:ascii="Times New Roman" w:cs="Times New Roman"/>
          <w:sz w:val="28"/>
          <w:szCs w:val="28"/>
          <w:rPrChange w:id="5679" w:author="user pc" w:date="2022-03-15T10:14:00Z">
            <w:rPr/>
          </w:rPrChange>
        </w:rPr>
        <w:t>=</w:t>
      </w:r>
      <w:r>
        <w:rPr>
          <w:rFonts w:ascii="Times New Roman" w:cs="Times New Roman" w:hAnsi="Times New Roman"/>
          <w:sz w:val="28"/>
          <w:szCs w:val="28"/>
        </w:rPr>
        <w:t xml:space="preserve"> </w:t>
      </w:r>
      <w:r w:rsidRPr="09CCCAD3">
        <w:rPr>
          <w:rFonts w:ascii="Times New Roman" w:cs="Times New Roman"/>
          <w:sz w:val="28"/>
          <w:szCs w:val="28"/>
          <w:rPrChange w:id="5680" w:author="user pc" w:date="2022-03-15T10:14:00Z">
            <w:rPr/>
          </w:rPrChange>
        </w:rPr>
        <w:t>44g</w:t>
      </w:r>
    </w:p>
    <w:p>
      <w:pPr>
        <w:pStyle w:val="style0"/>
        <w:rPr>
          <w:rFonts w:ascii="Times New Roman" w:cs="Times New Roman"/>
          <w:sz w:val="28"/>
          <w:szCs w:val="28"/>
          <w:rPrChange w:id="5681" w:author="user pc" w:date="2022-03-15T10:14:00Z">
            <w:rPr/>
          </w:rPrChange>
        </w:rPr>
      </w:pPr>
      <w:r w:rsidRPr="26B101E5">
        <w:rPr>
          <w:rFonts w:ascii="Times New Roman" w:cs="Times New Roman"/>
          <w:sz w:val="28"/>
          <w:szCs w:val="28"/>
          <w:rPrChange w:id="5682" w:author="user pc" w:date="2022-03-15T10:14:00Z">
            <w:rPr/>
          </w:rPrChange>
        </w:rPr>
        <w:t>44g</w:t>
      </w:r>
      <w:r>
        <w:rPr>
          <w:rFonts w:ascii="Times New Roman" w:cs="Times New Roman" w:hAnsi="Times New Roman"/>
          <w:sz w:val="28"/>
          <w:szCs w:val="28"/>
        </w:rPr>
        <w:t xml:space="preserve"> </w:t>
      </w:r>
      <w:r w:rsidRPr="79DEDE39">
        <w:rPr>
          <w:rFonts w:ascii="Times New Roman" w:cs="Times New Roman"/>
          <w:sz w:val="28"/>
          <w:szCs w:val="28"/>
          <w:rPrChange w:id="5683" w:author="user pc" w:date="2022-03-15T10:14:00Z">
            <w:rPr/>
          </w:rPrChange>
        </w:rPr>
        <w:t>of</w:t>
      </w:r>
      <w:r>
        <w:rPr>
          <w:rFonts w:ascii="Times New Roman" w:cs="Times New Roman" w:hAnsi="Times New Roman"/>
          <w:sz w:val="28"/>
          <w:szCs w:val="28"/>
        </w:rPr>
        <w:t xml:space="preserve"> </w:t>
      </w:r>
      <w:r w:rsidRPr="BEE55AC9">
        <w:rPr>
          <w:rFonts w:ascii="Times New Roman" w:cs="Times New Roman"/>
          <w:sz w:val="28"/>
          <w:szCs w:val="28"/>
          <w:rPrChange w:id="5684" w:author="user pc" w:date="2022-03-15T10:14:00Z">
            <w:rPr/>
          </w:rPrChange>
        </w:rPr>
        <w:t>CO</w:t>
      </w:r>
      <w:r w:rsidRPr="9A718E97">
        <w:rPr>
          <w:rFonts w:ascii="Times New Roman" w:cs="Times New Roman"/>
          <w:sz w:val="28"/>
          <w:szCs w:val="28"/>
          <w:vertAlign w:val="subscript"/>
          <w:rPrChange w:id="5685" w:author="user pc" w:date="2022-03-15T10:14:00Z">
            <w:rPr/>
          </w:rPrChange>
        </w:rPr>
        <w:t>2</w:t>
      </w:r>
      <w:r>
        <w:rPr>
          <w:rFonts w:ascii="Times New Roman" w:cs="Times New Roman" w:hAnsi="Times New Roman"/>
          <w:sz w:val="28"/>
          <w:szCs w:val="28"/>
          <w:vertAlign w:val="subscript"/>
        </w:rPr>
        <w:t xml:space="preserve">  </w:t>
      </w:r>
      <w:r w:rsidRPr="C1A5A9D7">
        <w:rPr>
          <w:rFonts w:ascii="Times New Roman" w:cs="Times New Roman"/>
          <w:sz w:val="28"/>
          <w:szCs w:val="28"/>
          <w:rPrChange w:id="5686" w:author="user pc" w:date="2022-03-15T10:14:00Z">
            <w:rPr/>
          </w:rPrChange>
        </w:rPr>
        <w:t>=</w:t>
      </w:r>
      <w:r>
        <w:rPr>
          <w:rFonts w:ascii="Times New Roman" w:cs="Times New Roman" w:hAnsi="Times New Roman"/>
          <w:sz w:val="28"/>
          <w:szCs w:val="28"/>
        </w:rPr>
        <w:t xml:space="preserve"> </w:t>
      </w:r>
      <w:r w:rsidRPr="5C68AF03">
        <w:rPr>
          <w:rFonts w:ascii="Times New Roman" w:cs="Times New Roman"/>
          <w:sz w:val="28"/>
          <w:szCs w:val="28"/>
          <w:rPrChange w:id="5687" w:author="user pc" w:date="2022-03-15T10:14:00Z">
            <w:rPr/>
          </w:rPrChange>
        </w:rPr>
        <w:t>1mole</w:t>
      </w:r>
      <w:r>
        <w:rPr>
          <w:rFonts w:ascii="Times New Roman" w:cs="Times New Roman" w:hAnsi="Times New Roman"/>
          <w:sz w:val="28"/>
          <w:szCs w:val="28"/>
        </w:rPr>
        <w:t xml:space="preserve"> </w:t>
      </w:r>
      <w:r w:rsidRPr="2918F181">
        <w:rPr>
          <w:rFonts w:ascii="Times New Roman" w:cs="Times New Roman"/>
          <w:sz w:val="28"/>
          <w:szCs w:val="28"/>
          <w:rPrChange w:id="5688" w:author="user pc" w:date="2022-03-15T10:14:00Z">
            <w:rPr/>
          </w:rPrChange>
        </w:rPr>
        <w:t>of</w:t>
      </w:r>
      <w:r>
        <w:rPr>
          <w:rFonts w:ascii="Times New Roman" w:cs="Times New Roman" w:hAnsi="Times New Roman"/>
          <w:sz w:val="28"/>
          <w:szCs w:val="28"/>
        </w:rPr>
        <w:t xml:space="preserve"> </w:t>
      </w:r>
      <w:r w:rsidRPr="CF03F644">
        <w:rPr>
          <w:rFonts w:ascii="Times New Roman" w:cs="Times New Roman"/>
          <w:sz w:val="28"/>
          <w:szCs w:val="28"/>
          <w:rPrChange w:id="5689" w:author="user pc" w:date="2022-03-15T10:14:00Z">
            <w:rPr/>
          </w:rPrChange>
        </w:rPr>
        <w:t>CO</w:t>
      </w:r>
      <w:r w:rsidRPr="891E9022">
        <w:rPr>
          <w:rFonts w:ascii="Times New Roman" w:cs="Times New Roman"/>
          <w:sz w:val="28"/>
          <w:szCs w:val="28"/>
          <w:vertAlign w:val="subscript"/>
          <w:rPrChange w:id="5690" w:author="user pc" w:date="2022-03-15T10:14:00Z">
            <w:rPr/>
          </w:rPrChange>
        </w:rPr>
        <w:t>2</w:t>
      </w:r>
    </w:p>
    <w:p>
      <w:pPr>
        <w:pStyle w:val="style0"/>
        <w:rPr>
          <w:rFonts w:ascii="Times New Roman" w:cs="Times New Roman"/>
          <w:sz w:val="28"/>
          <w:szCs w:val="28"/>
          <w:rPrChange w:id="5691" w:author="user pc" w:date="2022-03-15T10:14:00Z">
            <w:rPr/>
          </w:rPrChange>
        </w:rPr>
      </w:pPr>
      <w:r w:rsidRPr="83FC30CF">
        <w:rPr>
          <w:rFonts w:ascii="Times New Roman" w:cs="Times New Roman"/>
          <w:sz w:val="28"/>
          <w:szCs w:val="28"/>
          <w:rPrChange w:id="5692" w:author="user pc" w:date="2022-03-15T10:14:00Z">
            <w:rPr/>
          </w:rPrChange>
        </w:rPr>
        <w:t>?</w:t>
      </w:r>
      <w:r>
        <w:rPr>
          <w:rFonts w:ascii="Times New Roman" w:cs="Times New Roman" w:hAnsi="Times New Roman"/>
          <w:sz w:val="28"/>
          <w:szCs w:val="28"/>
        </w:rPr>
        <w:t xml:space="preserve">                  </w:t>
      </w:r>
      <w:r w:rsidRPr="B1540E66">
        <w:rPr>
          <w:rFonts w:ascii="Times New Roman" w:cs="Times New Roman"/>
          <w:sz w:val="28"/>
          <w:szCs w:val="28"/>
          <w:rPrChange w:id="5693" w:author="user pc" w:date="2022-03-15T10:14:00Z">
            <w:rPr/>
          </w:rPrChange>
        </w:rPr>
        <w:t>=</w:t>
      </w:r>
      <w:r>
        <w:rPr>
          <w:rFonts w:ascii="Times New Roman" w:cs="Times New Roman" w:hAnsi="Times New Roman"/>
          <w:sz w:val="28"/>
          <w:szCs w:val="28"/>
        </w:rPr>
        <w:t xml:space="preserve"> </w:t>
      </w:r>
      <w:r w:rsidRPr="2439C191">
        <w:rPr>
          <w:rFonts w:ascii="Times New Roman" w:cs="Times New Roman"/>
          <w:sz w:val="28"/>
          <w:szCs w:val="28"/>
          <w:rPrChange w:id="5694" w:author="user pc" w:date="2022-03-15T10:14:00Z">
            <w:rPr/>
          </w:rPrChange>
        </w:rPr>
        <w:t>0.25</w:t>
      </w:r>
      <w:r>
        <w:rPr>
          <w:rFonts w:ascii="Times New Roman" w:cs="Times New Roman" w:hAnsi="Times New Roman"/>
          <w:sz w:val="28"/>
          <w:szCs w:val="28"/>
        </w:rPr>
        <w:t xml:space="preserve"> </w:t>
      </w:r>
      <w:r w:rsidRPr="81394796">
        <w:rPr>
          <w:rFonts w:ascii="Times New Roman" w:cs="Times New Roman"/>
          <w:sz w:val="28"/>
          <w:szCs w:val="28"/>
          <w:rPrChange w:id="5695" w:author="user pc" w:date="2022-03-15T10:14:00Z">
            <w:rPr/>
          </w:rPrChange>
        </w:rPr>
        <w:t>mole</w:t>
      </w:r>
      <w:r>
        <w:rPr>
          <w:rFonts w:ascii="Times New Roman" w:cs="Times New Roman" w:hAnsi="Times New Roman"/>
          <w:sz w:val="28"/>
          <w:szCs w:val="28"/>
        </w:rPr>
        <w:t xml:space="preserve"> </w:t>
      </w:r>
      <w:r w:rsidRPr="DDF3BBB4">
        <w:rPr>
          <w:rFonts w:ascii="Times New Roman" w:cs="Times New Roman"/>
          <w:sz w:val="28"/>
          <w:szCs w:val="28"/>
          <w:rPrChange w:id="5696" w:author="user pc" w:date="2022-03-15T10:14:00Z">
            <w:rPr/>
          </w:rPrChange>
        </w:rPr>
        <w:t>of</w:t>
      </w:r>
      <w:r>
        <w:rPr>
          <w:rFonts w:ascii="Times New Roman" w:cs="Times New Roman" w:hAnsi="Times New Roman"/>
          <w:sz w:val="28"/>
          <w:szCs w:val="28"/>
        </w:rPr>
        <w:t xml:space="preserve"> </w:t>
      </w:r>
      <w:r w:rsidRPr="7043B4E1">
        <w:rPr>
          <w:rFonts w:ascii="Times New Roman" w:cs="Times New Roman"/>
          <w:sz w:val="28"/>
          <w:szCs w:val="28"/>
          <w:rPrChange w:id="5697" w:author="user pc" w:date="2022-03-15T10:14:00Z">
            <w:rPr/>
          </w:rPrChange>
        </w:rPr>
        <w:t>CO</w:t>
      </w:r>
      <w:r w:rsidRPr="9949BF09">
        <w:rPr>
          <w:rFonts w:ascii="Times New Roman" w:cs="Times New Roman"/>
          <w:sz w:val="28"/>
          <w:szCs w:val="28"/>
          <w:vertAlign w:val="subscript"/>
          <w:rPrChange w:id="5698" w:author="user pc" w:date="2022-03-15T10:14:00Z">
            <w:rPr/>
          </w:rPrChange>
        </w:rPr>
        <w:t>2</w:t>
      </w:r>
    </w:p>
    <w:p>
      <w:pPr>
        <w:pStyle w:val="style0"/>
        <w:rPr>
          <w:rFonts w:ascii="Times New Roman" w:cs="Times New Roman" w:hAnsi="Times New Roman"/>
          <w:sz w:val="28"/>
          <w:szCs w:val="28"/>
        </w:rPr>
      </w:pPr>
      <w:r w:rsidRPr="A0AB241D">
        <w:rPr>
          <w:rFonts w:ascii="Times New Roman" w:cs="Times New Roman"/>
          <w:sz w:val="28"/>
          <w:szCs w:val="28"/>
          <w:rPrChange w:id="5699" w:author="user pc" w:date="2022-03-15T10:14:00Z">
            <w:rPr/>
          </w:rPrChange>
        </w:rPr>
        <w:t>Cross</w:t>
      </w:r>
      <w:r>
        <w:rPr>
          <w:rFonts w:ascii="Times New Roman" w:cs="Times New Roman" w:hAnsi="Times New Roman"/>
          <w:sz w:val="28"/>
          <w:szCs w:val="28"/>
        </w:rPr>
        <w:t xml:space="preserve"> </w:t>
      </w:r>
      <w:r w:rsidRPr="C608EF4C">
        <w:rPr>
          <w:rFonts w:ascii="Times New Roman" w:cs="Times New Roman"/>
          <w:sz w:val="28"/>
          <w:szCs w:val="28"/>
          <w:rPrChange w:id="5700" w:author="user pc" w:date="2022-03-15T10:14:00Z">
            <w:rPr/>
          </w:rPrChange>
        </w:rPr>
        <w:t>multiplying;</w:t>
      </w:r>
    </w:p>
    <w:p>
      <w:pPr>
        <w:pStyle w:val="style0"/>
        <w:rPr>
          <w:rFonts w:ascii="Times New Roman" w:cs="Times New Roman"/>
          <w:sz w:val="28"/>
          <w:szCs w:val="28"/>
          <w:rPrChange w:id="5701" w:author="user pc" w:date="2022-03-15T10:14:00Z">
            <w:rPr/>
          </w:rPrChange>
        </w:rPr>
      </w:pPr>
      <m:oMathPara>
        <m:oMath>
          <m:f>
            <m:fPr>
              <m:ctrlPr>
                <w:rPr>
                  <w:rFonts w:ascii="Cambria Math" w:cs="Times New Roman" w:hAnsi="Cambria Math"/>
                  <w:i/>
                  <w:sz w:val="28"/>
                  <w:szCs w:val="28"/>
                </w:rPr>
              </m:ctrlPr>
            </m:fPr>
            <m:num>
              <m:r>
                <w:rPr>
                  <w:rFonts w:ascii="Cambria Math" w:cs="Times New Roman" w:hAnsi="Cambria Math"/>
                  <w:sz w:val="28"/>
                  <w:szCs w:val="28"/>
                </w:rPr>
                <m:t>0.25 mole of 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2</m:t>
                  </m:r>
                </m:sub>
              </m:sSub>
              <m:r>
                <w:rPr>
                  <w:rFonts w:ascii="Cambria Math" w:cs="Times New Roman" w:hAnsi="Cambria Math"/>
                  <w:sz w:val="28"/>
                  <w:szCs w:val="28"/>
                </w:rPr>
                <m:t xml:space="preserve"> ×44g of 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2</m:t>
                  </m:r>
                </m:sub>
              </m:sSub>
            </m:num>
            <m:den>
              <m:r>
                <w:rPr>
                  <w:rFonts w:ascii="Cambria Math" w:cs="Times New Roman" w:hAnsi="Cambria Math"/>
                  <w:sz w:val="28"/>
                  <w:szCs w:val="28"/>
                </w:rPr>
                <m:t>1 mole of 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2</m:t>
                  </m:r>
                </m:sub>
              </m:sSub>
              <m:r>
                <w:rPr>
                  <w:rFonts w:ascii="Cambria Math" w:cs="Times New Roman" w:hAnsi="Cambria Math"/>
                  <w:sz w:val="28"/>
                  <w:szCs w:val="28"/>
                </w:rPr>
                <m:t xml:space="preserve"> </m:t>
              </m:r>
            </m:den>
          </m:f>
          <m:r>
            <w:rPr>
              <w:rFonts w:ascii="Cambria Math" w:cs="Times New Roman" w:hAnsi="Cambria Math"/>
              <w:sz w:val="28"/>
              <w:szCs w:val="28"/>
            </w:rPr>
            <m:t>=11.0g of 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2</m:t>
              </m:r>
            </m:sub>
          </m:sSub>
        </m:oMath>
      </m:oMathPara>
    </w:p>
    <w:p>
      <w:pPr>
        <w:pStyle w:val="style0"/>
        <w:rPr>
          <w:rFonts w:ascii="Times New Roman" w:cs="Times New Roman"/>
          <w:sz w:val="28"/>
          <w:szCs w:val="28"/>
          <w:rPrChange w:id="5702" w:author="user pc" w:date="2022-03-15T10:14:00Z">
            <w:rPr/>
          </w:rPrChange>
        </w:rPr>
      </w:pPr>
    </w:p>
    <w:p>
      <w:pPr>
        <w:pStyle w:val="style0"/>
        <w:rPr>
          <w:rFonts w:ascii="Times New Roman" w:cs="Times New Roman" w:hAnsi="Times New Roman"/>
          <w:sz w:val="28"/>
          <w:szCs w:val="28"/>
        </w:rPr>
      </w:pPr>
    </w:p>
    <w:p>
      <w:pPr>
        <w:pStyle w:val="style0"/>
        <w:rPr>
          <w:rFonts w:ascii="Times New Roman" w:cs="Times New Roman" w:hAnsi="Times New Roman"/>
          <w:b/>
          <w:color w:val="0033cc"/>
          <w:sz w:val="28"/>
          <w:szCs w:val="28"/>
        </w:rPr>
      </w:pPr>
      <m:oMathPara>
        <m:oMath>
          <m:r w:rsidRPr="C3706A63">
            <m:rPr>
              <m:sty m:val="bi"/>
            </m:rPr>
            <w:rPr>
              <w:rFonts w:ascii="Cambria Math" w:cs="Times New Roman" w:hAnsi="Cambria Math"/>
              <w:color w:val="ff0000"/>
              <w:sz w:val="28"/>
              <w:szCs w:val="28"/>
              <w:rPrChange w:id="5703" w:author="user pc" w:date="2022-03-15T10:14:00Z">
                <w:rPr>
                  <w:rFonts w:ascii="Cambria Math" w:hAnsi="Cambria Math"/>
                  <w:color w:val="ff0000"/>
                  <w:sz w:val="24"/>
                  <w:szCs w:val="24"/>
                </w:rPr>
              </w:rPrChange>
            </w:rPr>
            <m:t>Note:</m:t>
          </m:r>
          <m:r>
            <w:rPr>
              <w:rFonts w:ascii="Cambria Math" w:cs="Times New Roman" w:hAnsi="Cambria Math"/>
              <w:sz w:val="28"/>
              <w:szCs w:val="28"/>
            </w:rPr>
            <m:t xml:space="preserve"> </m:t>
          </m:r>
          <m:r w:rsidRPr="8AD6C5EA">
            <m:rPr>
              <m:sty m:val="bi"/>
            </m:rPr>
            <w:rPr>
              <w:rFonts w:ascii="Cambria Math" w:cs="Times New Roman" w:hAnsi="Cambria Math"/>
              <w:color w:val="0033cc"/>
              <w:sz w:val="28"/>
              <w:szCs w:val="28"/>
              <w:rPrChange w:id="5704" w:author="user pc" w:date="2022-03-15T10:14:00Z">
                <w:rPr>
                  <w:rFonts w:ascii="Cambria Math" w:hAnsi="Cambria Math"/>
                  <w:color w:val="0033cc"/>
                  <w:sz w:val="24"/>
                  <w:szCs w:val="24"/>
                </w:rPr>
              </w:rPrChange>
            </w:rPr>
            <m:t>If</m:t>
          </m:r>
          <m:r>
            <m:rPr>
              <m:sty m:val="bi"/>
            </m:rPr>
            <w:rPr>
              <w:rFonts w:ascii="Cambria Math" w:cs="Times New Roman" w:hAnsi="Cambria Math"/>
              <w:color w:val="0033cc"/>
              <w:sz w:val="28"/>
              <w:szCs w:val="28"/>
            </w:rPr>
            <m:t xml:space="preserve"> </m:t>
          </m:r>
          <m:r w:rsidRPr="CE574FAB">
            <m:rPr>
              <m:sty m:val="bi"/>
            </m:rPr>
            <w:rPr>
              <w:rFonts w:ascii="Cambria Math" w:cs="Times New Roman" w:hAnsi="Cambria Math"/>
              <w:color w:val="0033cc"/>
              <w:sz w:val="28"/>
              <w:szCs w:val="28"/>
              <w:rPrChange w:id="5705" w:author="user pc" w:date="2022-03-15T10:14:00Z">
                <w:rPr>
                  <w:rFonts w:ascii="Cambria Math" w:hAnsi="Cambria Math"/>
                  <w:color w:val="0033cc"/>
                  <w:sz w:val="24"/>
                  <w:szCs w:val="24"/>
                </w:rPr>
              </w:rPrChange>
            </w:rPr>
            <m:t>you</m:t>
          </m:r>
          <m:r>
            <m:rPr>
              <m:sty m:val="bi"/>
            </m:rPr>
            <w:rPr>
              <w:rFonts w:ascii="Cambria Math" w:cs="Times New Roman" w:hAnsi="Cambria Math"/>
              <w:color w:val="0033cc"/>
              <w:sz w:val="28"/>
              <w:szCs w:val="28"/>
            </w:rPr>
            <m:t xml:space="preserve"> </m:t>
          </m:r>
          <m:r w:rsidRPr="D8FCAB95">
            <m:rPr>
              <m:sty m:val="bi"/>
            </m:rPr>
            <w:rPr>
              <w:rFonts w:ascii="Cambria Math" w:cs="Times New Roman" w:hAnsi="Cambria Math"/>
              <w:color w:val="0033cc"/>
              <w:sz w:val="28"/>
              <w:szCs w:val="28"/>
              <w:rPrChange w:id="5706" w:author="user pc" w:date="2022-03-15T10:14:00Z">
                <w:rPr>
                  <w:rFonts w:ascii="Cambria Math" w:hAnsi="Cambria Math"/>
                  <w:color w:val="0033cc"/>
                  <w:sz w:val="24"/>
                  <w:szCs w:val="24"/>
                </w:rPr>
              </w:rPrChange>
            </w:rPr>
            <m:t>have</m:t>
          </m:r>
          <m:r>
            <m:rPr>
              <m:sty m:val="bi"/>
            </m:rPr>
            <w:rPr>
              <w:rFonts w:ascii="Cambria Math" w:cs="Times New Roman" w:hAnsi="Cambria Math"/>
              <w:color w:val="0033cc"/>
              <w:sz w:val="28"/>
              <w:szCs w:val="28"/>
            </w:rPr>
            <m:t xml:space="preserve"> </m:t>
          </m:r>
          <m:r w:rsidRPr="6AA1EB74">
            <m:rPr>
              <m:sty m:val="bi"/>
            </m:rPr>
            <w:rPr>
              <w:rFonts w:ascii="Cambria Math" w:cs="Times New Roman" w:hAnsi="Cambria Math"/>
              <w:color w:val="0033cc"/>
              <w:sz w:val="28"/>
              <w:szCs w:val="28"/>
              <w:rPrChange w:id="5707" w:author="user pc" w:date="2022-03-15T10:14:00Z">
                <w:rPr>
                  <w:rFonts w:ascii="Cambria Math" w:hAnsi="Cambria Math"/>
                  <w:color w:val="0033cc"/>
                  <w:sz w:val="24"/>
                  <w:szCs w:val="24"/>
                </w:rPr>
              </w:rPrChange>
            </w:rPr>
            <m:t>to</m:t>
          </m:r>
          <m:r>
            <m:rPr>
              <m:sty m:val="bi"/>
            </m:rPr>
            <w:rPr>
              <w:rFonts w:ascii="Cambria Math" w:cs="Times New Roman" w:hAnsi="Cambria Math"/>
              <w:color w:val="0033cc"/>
              <w:sz w:val="28"/>
              <w:szCs w:val="28"/>
            </w:rPr>
            <m:t xml:space="preserve"> </m:t>
          </m:r>
          <m:r w:rsidRPr="16BF4881">
            <m:rPr>
              <m:sty m:val="bi"/>
            </m:rPr>
            <w:rPr>
              <w:rFonts w:ascii="Cambria Math" w:cs="Times New Roman" w:hAnsi="Cambria Math"/>
              <w:color w:val="0033cc"/>
              <w:sz w:val="28"/>
              <w:szCs w:val="28"/>
              <w:rPrChange w:id="5708" w:author="user pc" w:date="2022-03-15T10:14:00Z">
                <w:rPr>
                  <w:rFonts w:ascii="Cambria Math" w:hAnsi="Cambria Math"/>
                  <w:color w:val="0033cc"/>
                  <w:sz w:val="24"/>
                  <w:szCs w:val="24"/>
                </w:rPr>
              </w:rPrChange>
            </w:rPr>
            <m:t>convert</m:t>
          </m:r>
          <m:r>
            <m:rPr>
              <m:sty m:val="bi"/>
            </m:rPr>
            <w:rPr>
              <w:rFonts w:ascii="Cambria Math" w:cs="Times New Roman" w:hAnsi="Cambria Math"/>
              <w:color w:val="0033cc"/>
              <w:sz w:val="28"/>
              <w:szCs w:val="28"/>
            </w:rPr>
            <m:t xml:space="preserve"> </m:t>
          </m:r>
          <m:r w:rsidRPr="D91C6731">
            <m:rPr>
              <m:sty m:val="bi"/>
            </m:rPr>
            <w:rPr>
              <w:rFonts w:ascii="Cambria Math" w:cs="Times New Roman" w:hAnsi="Cambria Math"/>
              <w:color w:val="0033cc"/>
              <w:sz w:val="28"/>
              <w:szCs w:val="28"/>
              <w:rPrChange w:id="5709" w:author="user pc" w:date="2022-03-15T10:14:00Z">
                <w:rPr>
                  <w:rFonts w:ascii="Cambria Math" w:hAnsi="Cambria Math"/>
                  <w:color w:val="0033cc"/>
                  <w:sz w:val="24"/>
                  <w:szCs w:val="24"/>
                </w:rPr>
              </w:rPrChange>
            </w:rPr>
            <m:t>from</m:t>
          </m:r>
          <m:r>
            <m:rPr>
              <m:sty m:val="bi"/>
            </m:rPr>
            <w:rPr>
              <w:rFonts w:ascii="Cambria Math" w:cs="Times New Roman" w:hAnsi="Cambria Math"/>
              <w:color w:val="0033cc"/>
              <w:sz w:val="28"/>
              <w:szCs w:val="28"/>
            </w:rPr>
            <m:t xml:space="preserve"> </m:t>
          </m:r>
          <m:r w:rsidRPr="B799B3E7">
            <m:rPr>
              <m:sty m:val="bi"/>
            </m:rPr>
            <w:rPr>
              <w:rFonts w:ascii="Cambria Math" w:cs="Times New Roman" w:hAnsi="Cambria Math"/>
              <w:color w:val="0033cc"/>
              <w:sz w:val="28"/>
              <w:szCs w:val="28"/>
              <w:rPrChange w:id="5710" w:author="user pc" w:date="2022-03-15T10:14:00Z">
                <w:rPr>
                  <w:rFonts w:ascii="Cambria Math" w:hAnsi="Cambria Math"/>
                  <w:color w:val="0033cc"/>
                  <w:sz w:val="24"/>
                  <w:szCs w:val="24"/>
                </w:rPr>
              </w:rPrChange>
            </w:rPr>
            <m:t>moles</m:t>
          </m:r>
          <m:r>
            <m:rPr>
              <m:sty m:val="bi"/>
            </m:rPr>
            <w:rPr>
              <w:rFonts w:ascii="Cambria Math" w:cs="Times New Roman" w:hAnsi="Cambria Math"/>
              <w:color w:val="0033cc"/>
              <w:sz w:val="28"/>
              <w:szCs w:val="28"/>
            </w:rPr>
            <m:t xml:space="preserve"> </m:t>
          </m:r>
          <m:r w:rsidRPr="09B57742">
            <m:rPr>
              <m:sty m:val="bi"/>
            </m:rPr>
            <w:rPr>
              <w:rFonts w:ascii="Cambria Math" w:cs="Times New Roman" w:hAnsi="Cambria Math"/>
              <w:color w:val="0033cc"/>
              <w:sz w:val="28"/>
              <w:szCs w:val="28"/>
              <w:rPrChange w:id="5711" w:author="user pc" w:date="2022-03-15T10:14:00Z">
                <w:rPr>
                  <w:rFonts w:ascii="Cambria Math" w:hAnsi="Cambria Math"/>
                  <w:color w:val="0033cc"/>
                  <w:sz w:val="24"/>
                  <w:szCs w:val="24"/>
                </w:rPr>
              </w:rPrChange>
            </w:rPr>
            <m:t>to</m:t>
          </m:r>
          <m:r>
            <m:rPr>
              <m:sty m:val="bi"/>
            </m:rPr>
            <w:rPr>
              <w:rFonts w:ascii="Cambria Math" w:cs="Times New Roman" w:hAnsi="Cambria Math"/>
              <w:color w:val="0033cc"/>
              <w:sz w:val="28"/>
              <w:szCs w:val="28"/>
            </w:rPr>
            <m:t xml:space="preserve"> </m:t>
          </m:r>
          <m:r w:rsidRPr="5DBC3245">
            <m:rPr>
              <m:sty m:val="bi"/>
            </m:rPr>
            <w:rPr>
              <w:rFonts w:ascii="Cambria Math" w:cs="Times New Roman" w:hAnsi="Cambria Math"/>
              <w:color w:val="0033cc"/>
              <w:sz w:val="28"/>
              <w:szCs w:val="28"/>
              <w:rPrChange w:id="5712" w:author="user pc" w:date="2022-03-15T10:14:00Z">
                <w:rPr>
                  <w:rFonts w:ascii="Cambria Math" w:hAnsi="Cambria Math"/>
                  <w:color w:val="0033cc"/>
                  <w:sz w:val="24"/>
                  <w:szCs w:val="24"/>
                </w:rPr>
              </w:rPrChange>
            </w:rPr>
            <m:t>volume</m:t>
          </m:r>
          <m:r>
            <m:rPr>
              <m:sty m:val="bi"/>
            </m:rPr>
            <w:rPr>
              <w:rFonts w:ascii="Cambria Math" w:cs="Times New Roman" w:hAnsi="Cambria Math"/>
              <w:color w:val="0033cc"/>
              <w:sz w:val="28"/>
              <w:szCs w:val="28"/>
            </w:rPr>
            <m:t xml:space="preserve"> </m:t>
          </m:r>
          <m:r w:rsidRPr="E69F77E9">
            <m:rPr>
              <m:sty m:val="bi"/>
            </m:rPr>
            <w:rPr>
              <w:rFonts w:ascii="Cambria Math" w:cs="Times New Roman" w:hAnsi="Cambria Math"/>
              <w:color w:val="0033cc"/>
              <w:sz w:val="28"/>
              <w:szCs w:val="28"/>
              <w:rPrChange w:id="5713" w:author="user pc" w:date="2022-03-15T10:14:00Z">
                <w:rPr>
                  <w:rFonts w:ascii="Cambria Math" w:hAnsi="Cambria Math"/>
                  <w:color w:val="0033cc"/>
                  <w:sz w:val="24"/>
                  <w:szCs w:val="24"/>
                </w:rPr>
              </w:rPrChange>
            </w:rPr>
            <m:t>or</m:t>
          </m:r>
        </m:oMath>
      </m:oMathPara>
    </w:p>
    <w:p>
      <w:pPr>
        <w:pStyle w:val="style0"/>
        <w:rPr>
          <w:rFonts w:ascii="Times New Roman" w:cs="Times New Roman" w:hAnsi="Times New Roman"/>
          <w:b/>
          <w:color w:val="0033cc"/>
          <w:sz w:val="28"/>
          <w:szCs w:val="28"/>
        </w:rPr>
      </w:pPr>
      <m:oMathPara>
        <m:oMath>
          <m:r>
            <m:rPr>
              <m:sty m:val="bi"/>
            </m:rPr>
            <w:rPr>
              <w:rFonts w:ascii="Cambria Math" w:cs="Times New Roman" w:hAnsi="Cambria Math"/>
              <w:color w:val="0033cc"/>
              <w:sz w:val="28"/>
              <w:szCs w:val="28"/>
            </w:rPr>
            <m:t xml:space="preserve"> </m:t>
          </m:r>
          <m:r w:rsidRPr="B470AB05">
            <m:rPr>
              <m:sty m:val="bi"/>
            </m:rPr>
            <w:rPr>
              <w:rFonts w:ascii="Cambria Math" w:cs="Times New Roman" w:hAnsi="Cambria Math"/>
              <w:color w:val="0033cc"/>
              <w:sz w:val="28"/>
              <w:szCs w:val="28"/>
              <w:rPrChange w:id="5714" w:author="user pc" w:date="2022-03-15T10:14:00Z">
                <w:rPr>
                  <w:rFonts w:ascii="Cambria Math" w:hAnsi="Cambria Math"/>
                  <w:color w:val="0033cc"/>
                  <w:sz w:val="24"/>
                  <w:szCs w:val="24"/>
                </w:rPr>
              </w:rPrChange>
            </w:rPr>
            <m:t>volume</m:t>
          </m:r>
          <m:r>
            <m:rPr>
              <m:sty m:val="bi"/>
            </m:rPr>
            <w:rPr>
              <w:rFonts w:ascii="Cambria Math" w:cs="Times New Roman" w:hAnsi="Cambria Math"/>
              <w:color w:val="0033cc"/>
              <w:sz w:val="28"/>
              <w:szCs w:val="28"/>
            </w:rPr>
            <m:t xml:space="preserve"> </m:t>
          </m:r>
          <m:r w:rsidRPr="E0B31F93">
            <m:rPr>
              <m:sty m:val="bi"/>
            </m:rPr>
            <w:rPr>
              <w:rFonts w:ascii="Cambria Math" w:cs="Times New Roman" w:hAnsi="Cambria Math"/>
              <w:color w:val="0033cc"/>
              <w:sz w:val="28"/>
              <w:szCs w:val="28"/>
              <w:rPrChange w:id="5715" w:author="user pc" w:date="2022-03-15T10:14:00Z">
                <w:rPr>
                  <w:rFonts w:ascii="Cambria Math" w:hAnsi="Cambria Math"/>
                  <w:color w:val="0033cc"/>
                  <w:sz w:val="24"/>
                  <w:szCs w:val="24"/>
                </w:rPr>
              </w:rPrChange>
            </w:rPr>
            <m:t>to</m:t>
          </m:r>
          <m:r>
            <m:rPr>
              <m:sty m:val="bi"/>
            </m:rPr>
            <w:rPr>
              <w:rFonts w:ascii="Cambria Math" w:cs="Times New Roman" w:hAnsi="Cambria Math"/>
              <w:color w:val="0033cc"/>
              <w:sz w:val="28"/>
              <w:szCs w:val="28"/>
            </w:rPr>
            <m:t xml:space="preserve"> </m:t>
          </m:r>
          <m:r w:rsidRPr="7123AA91">
            <m:rPr>
              <m:sty m:val="bi"/>
            </m:rPr>
            <w:rPr>
              <w:rFonts w:ascii="Cambria Math" w:cs="Times New Roman" w:hAnsi="Cambria Math"/>
              <w:color w:val="0033cc"/>
              <w:sz w:val="28"/>
              <w:szCs w:val="28"/>
              <w:rPrChange w:id="5716" w:author="user pc" w:date="2022-03-15T10:14:00Z">
                <w:rPr>
                  <w:rFonts w:ascii="Cambria Math" w:hAnsi="Cambria Math"/>
                  <w:color w:val="0033cc"/>
                  <w:sz w:val="24"/>
                  <w:szCs w:val="24"/>
                </w:rPr>
              </w:rPrChange>
            </w:rPr>
            <m:t>moles,</m:t>
          </m:r>
          <m:r>
            <m:rPr>
              <m:sty m:val="bi"/>
            </m:rPr>
            <w:rPr>
              <w:rFonts w:ascii="Cambria Math" w:cs="Times New Roman" w:hAnsi="Cambria Math"/>
              <w:color w:val="0033cc"/>
              <w:sz w:val="28"/>
              <w:szCs w:val="28"/>
            </w:rPr>
            <m:t xml:space="preserve"> </m:t>
          </m:r>
          <m:r w:rsidRPr="4D6D1C5D">
            <m:rPr>
              <m:sty m:val="bi"/>
            </m:rPr>
            <w:rPr>
              <w:rFonts w:ascii="Cambria Math" w:cs="Times New Roman" w:hAnsi="Cambria Math"/>
              <w:color w:val="0033cc"/>
              <w:sz w:val="28"/>
              <w:szCs w:val="28"/>
              <w:rPrChange w:id="5717" w:author="user pc" w:date="2022-03-15T10:14:00Z">
                <w:rPr>
                  <w:rFonts w:ascii="Cambria Math" w:hAnsi="Cambria Math"/>
                  <w:color w:val="0033cc"/>
                  <w:sz w:val="24"/>
                  <w:szCs w:val="24"/>
                </w:rPr>
              </w:rPrChange>
            </w:rPr>
            <m:t>you</m:t>
          </m:r>
          <m:r>
            <m:rPr>
              <m:sty m:val="bi"/>
            </m:rPr>
            <w:rPr>
              <w:rFonts w:ascii="Cambria Math" w:cs="Times New Roman" w:hAnsi="Cambria Math"/>
              <w:color w:val="0033cc"/>
              <w:sz w:val="28"/>
              <w:szCs w:val="28"/>
            </w:rPr>
            <m:t xml:space="preserve"> </m:t>
          </m:r>
          <m:r w:rsidRPr="73C6C221">
            <m:rPr>
              <m:sty m:val="bi"/>
            </m:rPr>
            <w:rPr>
              <w:rFonts w:ascii="Cambria Math" w:cs="Times New Roman" w:hAnsi="Cambria Math"/>
              <w:color w:val="0033cc"/>
              <w:sz w:val="28"/>
              <w:szCs w:val="28"/>
              <w:rPrChange w:id="5718" w:author="user pc" w:date="2022-03-15T10:14:00Z">
                <w:rPr>
                  <w:rFonts w:ascii="Cambria Math" w:hAnsi="Cambria Math"/>
                  <w:color w:val="0033cc"/>
                  <w:sz w:val="24"/>
                  <w:szCs w:val="24"/>
                </w:rPr>
              </w:rPrChange>
            </w:rPr>
            <m:t>need</m:t>
          </m:r>
          <m:r>
            <m:rPr>
              <m:sty m:val="bi"/>
            </m:rPr>
            <w:rPr>
              <w:rFonts w:ascii="Cambria Math" w:cs="Times New Roman" w:hAnsi="Cambria Math"/>
              <w:color w:val="0033cc"/>
              <w:sz w:val="28"/>
              <w:szCs w:val="28"/>
            </w:rPr>
            <m:t xml:space="preserve"> </m:t>
          </m:r>
          <m:r w:rsidRPr="2B87363C">
            <m:rPr>
              <m:sty m:val="bi"/>
            </m:rPr>
            <w:rPr>
              <w:rFonts w:ascii="Cambria Math" w:cs="Times New Roman" w:hAnsi="Cambria Math"/>
              <w:color w:val="0033cc"/>
              <w:sz w:val="28"/>
              <w:szCs w:val="28"/>
              <w:rPrChange w:id="5719" w:author="user pc" w:date="2022-03-15T10:14:00Z">
                <w:rPr>
                  <w:rFonts w:ascii="Cambria Math" w:hAnsi="Cambria Math"/>
                  <w:color w:val="0033cc"/>
                  <w:sz w:val="24"/>
                  <w:szCs w:val="24"/>
                </w:rPr>
              </w:rPrChange>
            </w:rPr>
            <m:t>to</m:t>
          </m:r>
          <m:r>
            <m:rPr>
              <m:sty m:val="bi"/>
            </m:rPr>
            <w:rPr>
              <w:rFonts w:ascii="Cambria Math" w:cs="Times New Roman" w:hAnsi="Cambria Math"/>
              <w:color w:val="0033cc"/>
              <w:sz w:val="28"/>
              <w:szCs w:val="28"/>
            </w:rPr>
            <m:t xml:space="preserve"> </m:t>
          </m:r>
          <m:r w:rsidRPr="BFE4390A">
            <m:rPr>
              <m:sty m:val="bi"/>
            </m:rPr>
            <w:rPr>
              <w:rFonts w:ascii="Cambria Math" w:cs="Times New Roman" w:hAnsi="Cambria Math"/>
              <w:color w:val="0033cc"/>
              <w:sz w:val="28"/>
              <w:szCs w:val="28"/>
              <w:rPrChange w:id="5720" w:author="user pc" w:date="2022-03-15T10:14:00Z">
                <w:rPr>
                  <w:rFonts w:ascii="Cambria Math" w:hAnsi="Cambria Math"/>
                  <w:color w:val="0033cc"/>
                  <w:sz w:val="24"/>
                  <w:szCs w:val="24"/>
                </w:rPr>
              </w:rPrChange>
            </w:rPr>
            <m:t>know</m:t>
          </m:r>
          <m:r>
            <m:rPr>
              <m:sty m:val="bi"/>
            </m:rPr>
            <w:rPr>
              <w:rFonts w:ascii="Cambria Math" w:cs="Times New Roman" w:hAnsi="Cambria Math"/>
              <w:color w:val="0033cc"/>
              <w:sz w:val="28"/>
              <w:szCs w:val="28"/>
            </w:rPr>
            <m:t xml:space="preserve"> </m:t>
          </m:r>
          <m:r w:rsidRPr="8C68A437">
            <m:rPr>
              <m:sty m:val="bi"/>
            </m:rPr>
            <w:rPr>
              <w:rFonts w:ascii="Cambria Math" w:cs="Times New Roman" w:hAnsi="Cambria Math"/>
              <w:color w:val="0033cc"/>
              <w:sz w:val="28"/>
              <w:szCs w:val="28"/>
              <w:rPrChange w:id="5721" w:author="user pc" w:date="2022-03-15T10:14:00Z">
                <w:rPr>
                  <w:rFonts w:ascii="Cambria Math" w:hAnsi="Cambria Math"/>
                  <w:color w:val="0033cc"/>
                  <w:sz w:val="24"/>
                  <w:szCs w:val="24"/>
                </w:rPr>
              </w:rPrChange>
            </w:rPr>
            <m:t>the</m:t>
          </m:r>
          <m:r>
            <m:rPr>
              <m:sty m:val="bi"/>
            </m:rPr>
            <w:rPr>
              <w:rFonts w:ascii="Cambria Math" w:cs="Times New Roman" w:hAnsi="Cambria Math"/>
              <w:color w:val="0033cc"/>
              <w:sz w:val="28"/>
              <w:szCs w:val="28"/>
            </w:rPr>
            <m:t xml:space="preserve"> </m:t>
          </m:r>
          <m:r w:rsidRPr="41FB8F5D">
            <m:rPr>
              <m:sty m:val="bi"/>
            </m:rPr>
            <w:rPr>
              <w:rFonts w:ascii="Cambria Math" w:cs="Times New Roman" w:hAnsi="Cambria Math"/>
              <w:color w:val="0033cc"/>
              <w:sz w:val="28"/>
              <w:szCs w:val="28"/>
              <w:rPrChange w:id="5722" w:author="user pc" w:date="2022-03-15T10:14:00Z">
                <w:rPr>
                  <w:rFonts w:ascii="Cambria Math" w:hAnsi="Cambria Math"/>
                  <w:color w:val="0033cc"/>
                  <w:sz w:val="24"/>
                  <w:szCs w:val="24"/>
                </w:rPr>
              </w:rPrChange>
            </w:rPr>
            <m:t>molar</m:t>
          </m:r>
          <m:r>
            <m:rPr>
              <m:sty m:val="bi"/>
            </m:rPr>
            <w:rPr>
              <w:rFonts w:ascii="Cambria Math" w:cs="Times New Roman" w:hAnsi="Cambria Math"/>
              <w:color w:val="0033cc"/>
              <w:sz w:val="28"/>
              <w:szCs w:val="28"/>
            </w:rPr>
            <m:t xml:space="preserve"> </m:t>
          </m:r>
          <m:r w:rsidRPr="90B97A8F">
            <m:rPr>
              <m:sty m:val="bi"/>
            </m:rPr>
            <w:rPr>
              <w:rFonts w:ascii="Cambria Math" w:cs="Times New Roman" w:hAnsi="Cambria Math"/>
              <w:color w:val="0033cc"/>
              <w:sz w:val="28"/>
              <w:szCs w:val="28"/>
              <w:rPrChange w:id="5723" w:author="user pc" w:date="2022-03-15T10:14:00Z">
                <w:rPr>
                  <w:rFonts w:ascii="Cambria Math" w:hAnsi="Cambria Math"/>
                  <w:color w:val="0033cc"/>
                  <w:sz w:val="24"/>
                  <w:szCs w:val="24"/>
                </w:rPr>
              </w:rPrChange>
            </w:rPr>
            <m:t>volume</m:t>
          </m:r>
          <m:r>
            <m:rPr>
              <m:sty m:val="bi"/>
            </m:rPr>
            <w:rPr>
              <w:rFonts w:ascii="Cambria Math" w:cs="Times New Roman" w:hAnsi="Cambria Math"/>
              <w:color w:val="0033cc"/>
              <w:sz w:val="28"/>
              <w:szCs w:val="28"/>
            </w:rPr>
            <m:t xml:space="preserve"> </m:t>
          </m:r>
        </m:oMath>
      </m:oMathPara>
    </w:p>
    <w:p>
      <w:pPr>
        <w:pStyle w:val="style0"/>
        <w:rPr>
          <w:rFonts w:ascii="Times New Roman" w:cs="Times New Roman" w:hAnsi="Times New Roman"/>
          <w:b/>
          <w:color w:val="0033cc"/>
          <w:sz w:val="28"/>
          <w:szCs w:val="28"/>
          <w:vertAlign w:val="superscript"/>
        </w:rPr>
      </w:pPr>
      <m:oMathPara>
        <m:oMath>
          <m:r w:rsidRPr="4C495805">
            <m:rPr>
              <m:sty m:val="bi"/>
            </m:rPr>
            <w:rPr>
              <w:rFonts w:ascii="Cambria Math" w:cs="Times New Roman" w:hAnsi="Cambria Math"/>
              <w:color w:val="0033cc"/>
              <w:sz w:val="28"/>
              <w:szCs w:val="28"/>
              <w:rPrChange w:id="5724" w:author="user pc" w:date="2022-03-15T10:14:00Z">
                <w:rPr>
                  <w:rFonts w:ascii="Cambria Math" w:hAnsi="Cambria Math"/>
                  <w:color w:val="0033cc"/>
                  <w:sz w:val="24"/>
                  <w:szCs w:val="24"/>
                </w:rPr>
              </w:rPrChange>
            </w:rPr>
            <m:t>at</m:t>
          </m:r>
          <m:r>
            <m:rPr>
              <m:sty m:val="bi"/>
            </m:rPr>
            <w:rPr>
              <w:rFonts w:ascii="Cambria Math" w:cs="Times New Roman" w:hAnsi="Cambria Math"/>
              <w:color w:val="0033cc"/>
              <w:sz w:val="28"/>
              <w:szCs w:val="28"/>
            </w:rPr>
            <m:t xml:space="preserve"> </m:t>
          </m:r>
          <m:r w:rsidRPr="773440CF">
            <m:rPr>
              <m:sty m:val="bi"/>
            </m:rPr>
            <w:rPr>
              <w:rFonts w:ascii="Cambria Math" w:cs="Times New Roman" w:hAnsi="Cambria Math"/>
              <w:color w:val="0033cc"/>
              <w:sz w:val="28"/>
              <w:szCs w:val="28"/>
              <w:rPrChange w:id="5725" w:author="user pc" w:date="2022-03-15T10:14:00Z">
                <w:rPr>
                  <w:rFonts w:ascii="Cambria Math" w:hAnsi="Cambria Math"/>
                  <w:color w:val="0033cc"/>
                  <w:sz w:val="24"/>
                  <w:szCs w:val="24"/>
                </w:rPr>
              </w:rPrChange>
            </w:rPr>
            <m:t>that</m:t>
          </m:r>
          <m:r>
            <m:rPr>
              <m:sty m:val="bi"/>
            </m:rPr>
            <w:rPr>
              <w:rFonts w:ascii="Cambria Math" w:cs="Times New Roman" w:hAnsi="Cambria Math"/>
              <w:color w:val="0033cc"/>
              <w:sz w:val="28"/>
              <w:szCs w:val="28"/>
            </w:rPr>
            <m:t xml:space="preserve"> </m:t>
          </m:r>
          <m:r w:rsidRPr="046100D5">
            <m:rPr>
              <m:sty m:val="bi"/>
            </m:rPr>
            <w:rPr>
              <w:rFonts w:ascii="Cambria Math" w:cs="Times New Roman" w:hAnsi="Cambria Math"/>
              <w:color w:val="0033cc"/>
              <w:sz w:val="28"/>
              <w:szCs w:val="28"/>
              <w:rPrChange w:id="5726" w:author="user pc" w:date="2022-03-15T10:14:00Z">
                <w:rPr>
                  <w:rFonts w:ascii="Cambria Math" w:hAnsi="Cambria Math"/>
                  <w:color w:val="0033cc"/>
                  <w:sz w:val="24"/>
                  <w:szCs w:val="24"/>
                </w:rPr>
              </w:rPrChange>
            </w:rPr>
            <m:t>temperature</m:t>
          </m:r>
          <m:r>
            <m:rPr>
              <m:sty m:val="bi"/>
            </m:rPr>
            <w:rPr>
              <w:rFonts w:ascii="Cambria Math" w:cs="Times New Roman" w:hAnsi="Cambria Math"/>
              <w:color w:val="0033cc"/>
              <w:sz w:val="28"/>
              <w:szCs w:val="28"/>
            </w:rPr>
            <m:t xml:space="preserve"> </m:t>
          </m:r>
          <m:r w:rsidRPr="31652A11">
            <m:rPr>
              <m:sty m:val="bi"/>
            </m:rPr>
            <w:rPr>
              <w:rFonts w:ascii="Cambria Math" w:cs="Times New Roman" w:hAnsi="Cambria Math"/>
              <w:color w:val="0033cc"/>
              <w:sz w:val="28"/>
              <w:szCs w:val="28"/>
              <w:rPrChange w:id="5727" w:author="user pc" w:date="2022-03-15T10:14:00Z">
                <w:rPr>
                  <w:rFonts w:ascii="Cambria Math" w:hAnsi="Cambria Math"/>
                  <w:color w:val="0033cc"/>
                  <w:sz w:val="24"/>
                  <w:szCs w:val="24"/>
                </w:rPr>
              </w:rPrChange>
            </w:rPr>
            <m:t>and</m:t>
          </m:r>
          <m:r>
            <m:rPr>
              <m:sty m:val="bi"/>
            </m:rPr>
            <w:rPr>
              <w:rFonts w:ascii="Cambria Math" w:cs="Times New Roman" w:hAnsi="Cambria Math"/>
              <w:color w:val="0033cc"/>
              <w:sz w:val="28"/>
              <w:szCs w:val="28"/>
            </w:rPr>
            <m:t xml:space="preserve"> </m:t>
          </m:r>
          <m:r w:rsidRPr="D58C4925">
            <m:rPr>
              <m:sty m:val="bi"/>
            </m:rPr>
            <w:rPr>
              <w:rFonts w:ascii="Cambria Math" w:cs="Times New Roman" w:hAnsi="Cambria Math"/>
              <w:color w:val="0033cc"/>
              <w:sz w:val="28"/>
              <w:szCs w:val="28"/>
              <w:rPrChange w:id="5728" w:author="user pc" w:date="2022-03-15T10:14:00Z">
                <w:rPr>
                  <w:rFonts w:ascii="Cambria Math" w:hAnsi="Cambria Math"/>
                  <w:color w:val="0033cc"/>
                  <w:sz w:val="24"/>
                  <w:szCs w:val="24"/>
                </w:rPr>
              </w:rPrChange>
            </w:rPr>
            <m:t>pressure</m:t>
          </m:r>
          <m:r>
            <m:rPr>
              <m:sty m:val="bi"/>
            </m:rPr>
            <w:rPr>
              <w:rFonts w:ascii="Cambria Math" w:cs="Times New Roman" w:hAnsi="Cambria Math"/>
              <w:color w:val="0033cc"/>
              <w:sz w:val="28"/>
              <w:szCs w:val="28"/>
            </w:rPr>
            <m:t xml:space="preserve"> </m:t>
          </m:r>
          <m:r w:rsidRPr="4716E704">
            <m:rPr>
              <m:sty m:val="bi"/>
            </m:rPr>
            <w:rPr>
              <w:rFonts w:ascii="Cambria Math" w:cs="Times New Roman" w:hAnsi="Cambria Math"/>
              <w:color w:val="0033cc"/>
              <w:sz w:val="28"/>
              <w:szCs w:val="28"/>
              <w:rPrChange w:id="5729" w:author="user pc" w:date="2022-03-15T10:14:00Z">
                <w:rPr>
                  <w:rFonts w:ascii="Cambria Math" w:hAnsi="Cambria Math"/>
                  <w:color w:val="0033cc"/>
                  <w:sz w:val="24"/>
                  <w:szCs w:val="24"/>
                </w:rPr>
              </w:rPrChange>
            </w:rPr>
            <m:t>e.g.</m:t>
          </m:r>
          <m:r>
            <m:rPr>
              <m:sty m:val="bi"/>
            </m:rPr>
            <w:rPr>
              <w:rFonts w:ascii="Cambria Math" w:cs="Times New Roman" w:hAnsi="Cambria Math"/>
              <w:color w:val="0033cc"/>
              <w:sz w:val="28"/>
              <w:szCs w:val="28"/>
            </w:rPr>
            <m:t xml:space="preserve"> </m:t>
          </m:r>
          <m:r w:rsidRPr="FB70FBE3">
            <m:rPr>
              <m:sty m:val="bi"/>
            </m:rPr>
            <w:rPr>
              <w:rFonts w:ascii="Cambria Math" w:cs="Times New Roman" w:hAnsi="Cambria Math"/>
              <w:color w:val="0033cc"/>
              <w:sz w:val="28"/>
              <w:szCs w:val="28"/>
              <w:rPrChange w:id="5730" w:author="user pc" w:date="2022-03-15T10:14:00Z">
                <w:rPr>
                  <w:rFonts w:ascii="Cambria Math" w:hAnsi="Cambria Math"/>
                  <w:color w:val="0033cc"/>
                  <w:sz w:val="24"/>
                  <w:szCs w:val="24"/>
                </w:rPr>
              </w:rPrChange>
            </w:rPr>
            <m:t>22.4</m:t>
          </m:r>
          <m:r w:rsidRPr="51D4E870">
            <m:rPr>
              <m:sty m:val="bi"/>
            </m:rPr>
            <w:rPr>
              <w:rFonts w:ascii="Cambria Math" w:cs="Times New Roman" w:hAnsi="Cambria Math"/>
              <w:color w:val="0033cc"/>
              <w:sz w:val="28"/>
              <w:szCs w:val="28"/>
              <w:rPrChange w:id="5731" w:author="user pc" w:date="2022-03-15T10:14:00Z">
                <w:rPr>
                  <w:rFonts w:ascii="Cambria Math" w:hAnsi="Cambria Math"/>
                  <w:color w:val="0033cc"/>
                  <w:sz w:val="24"/>
                  <w:szCs w:val="24"/>
                </w:rPr>
              </w:rPrChange>
            </w:rPr>
            <m:t>d</m:t>
          </m:r>
          <m:sSup>
            <m:sSupPr>
              <m:ctrlPr>
                <w:rPr>
                  <w:rFonts w:ascii="Cambria Math" w:cs="Times New Roman" w:hAnsi="Cambria Math"/>
                  <w:b/>
                  <w:i/>
                  <w:color w:val="0033cc"/>
                  <w:sz w:val="28"/>
                  <w:szCs w:val="28"/>
                </w:rPr>
              </m:ctrlPr>
            </m:sSupPr>
            <m:e>
              <m:r>
                <m:rPr>
                  <m:sty m:val="bi"/>
                </m:rPr>
                <w:rPr>
                  <w:rFonts w:ascii="Cambria Math" w:cs="Times New Roman" w:hAnsi="Cambria Math"/>
                  <w:color w:val="0033cc"/>
                  <w:sz w:val="28"/>
                  <w:szCs w:val="28"/>
                </w:rPr>
                <m:t>m</m:t>
              </m:r>
            </m:e>
            <m:sup>
              <m:r>
                <m:rPr>
                  <m:sty m:val="bi"/>
                </m:rPr>
                <w:rPr>
                  <w:rFonts w:ascii="Cambria Math" w:cs="Times New Roman" w:hAnsi="Cambria Math"/>
                  <w:color w:val="0033cc"/>
                  <w:sz w:val="28"/>
                  <w:szCs w:val="28"/>
                </w:rPr>
                <m:t>3</m:t>
              </m:r>
            </m:sup>
          </m:sSup>
        </m:oMath>
      </m:oMathPara>
    </w:p>
    <w:p>
      <w:pPr>
        <w:pStyle w:val="style0"/>
        <w:rPr>
          <w:rFonts w:ascii="Times New Roman" w:cs="Times New Roman"/>
          <w:b/>
          <w:color w:val="0033cc"/>
          <w:sz w:val="28"/>
          <w:szCs w:val="28"/>
          <w:rPrChange w:id="5732" w:author="user pc" w:date="2022-03-15T10:14:00Z">
            <w:rPr/>
          </w:rPrChange>
        </w:rPr>
      </w:pPr>
      <m:oMathPara>
        <m:oMathParaPr>
          <m:jc m:val="left"/>
        </m:oMathParaPr>
        <m:oMath>
          <m:r>
            <m:rPr>
              <m:sty m:val="bi"/>
            </m:rPr>
            <w:rPr>
              <w:rFonts w:ascii="Cambria Math" w:cs="Times New Roman" w:hAnsi="Cambria Math"/>
              <w:color w:val="0033cc"/>
              <w:sz w:val="28"/>
              <w:szCs w:val="28"/>
              <w:vertAlign w:val="superscript"/>
            </w:rPr>
            <m:t xml:space="preserve"> </m:t>
          </m:r>
          <m:d>
            <m:dPr>
              <m:endChr m:val=")"/>
              <m:ctrlPr>
                <w:rPr>
                  <w:rFonts w:ascii="Cambria Math" w:cs="Times New Roman" w:hAnsi="Cambria Math"/>
                  <w:b/>
                  <w:i/>
                  <w:color w:val="0033cc"/>
                  <w:sz w:val="28"/>
                  <w:szCs w:val="28"/>
                </w:rPr>
              </m:ctrlPr>
            </m:dPr>
            <m:e>
              <m:r w:rsidRPr="657DFA4E">
                <m:rPr>
                  <m:sty m:val="bi"/>
                </m:rPr>
                <w:rPr>
                  <w:rFonts w:ascii="Cambria Math" w:cs="Times New Roman" w:hAnsi="Cambria Math"/>
                  <w:color w:val="0033cc"/>
                  <w:sz w:val="28"/>
                  <w:szCs w:val="28"/>
                  <w:rPrChange w:id="5733" w:author="user pc" w:date="2022-03-15T10:14:00Z">
                    <w:rPr>
                      <w:rFonts w:ascii="Cambria Math" w:hAnsi="Cambria Math"/>
                      <w:color w:val="0033cc"/>
                      <w:sz w:val="24"/>
                      <w:szCs w:val="24"/>
                    </w:rPr>
                  </w:rPrChange>
                </w:rPr>
                <m:t>litres</m:t>
              </m:r>
            </m:e>
          </m:d>
          <m:r w:rsidRPr="8A272C9D">
            <m:rPr>
              <m:sty m:val="bi"/>
            </m:rPr>
            <w:rPr>
              <w:rFonts w:ascii="Cambria Math" w:cs="Times New Roman" w:hAnsi="Cambria Math"/>
              <w:color w:val="0033cc"/>
              <w:sz w:val="28"/>
              <w:szCs w:val="28"/>
              <w:rPrChange w:id="5734" w:author="user pc" w:date="2022-03-15T10:14:00Z">
                <w:rPr>
                  <w:rFonts w:ascii="Cambria Math" w:hAnsi="Cambria Math"/>
                  <w:color w:val="0033cc"/>
                  <w:sz w:val="24"/>
                  <w:szCs w:val="24"/>
                </w:rPr>
              </w:rPrChange>
            </w:rPr>
            <m:t>at</m:t>
          </m:r>
          <m:r>
            <m:rPr>
              <m:sty m:val="bi"/>
            </m:rPr>
            <w:rPr>
              <w:rFonts w:ascii="Cambria Math" w:cs="Times New Roman" w:hAnsi="Cambria Math"/>
              <w:color w:val="0033cc"/>
              <w:sz w:val="28"/>
              <w:szCs w:val="28"/>
            </w:rPr>
            <m:t xml:space="preserve"> </m:t>
          </m:r>
          <m:r w:rsidRPr="B0E0B2B3">
            <m:rPr>
              <m:sty m:val="bi"/>
            </m:rPr>
            <w:rPr>
              <w:rFonts w:ascii="Cambria Math" w:cs="Times New Roman" w:hAnsi="Cambria Math"/>
              <w:color w:val="0033cc"/>
              <w:sz w:val="28"/>
              <w:szCs w:val="28"/>
              <w:rPrChange w:id="5735" w:author="user pc" w:date="2022-03-15T10:14:00Z">
                <w:rPr>
                  <w:rFonts w:ascii="Cambria Math" w:hAnsi="Cambria Math"/>
                  <w:color w:val="0033cc"/>
                  <w:sz w:val="24"/>
                  <w:szCs w:val="24"/>
                </w:rPr>
              </w:rPrChange>
            </w:rPr>
            <m:t>25°C</m:t>
          </m:r>
          <m:r>
            <m:rPr>
              <m:sty m:val="bi"/>
            </m:rPr>
            <w:rPr>
              <w:rFonts w:ascii="Cambria Math" w:cs="Times New Roman" w:hAnsi="Cambria Math"/>
              <w:color w:val="0033cc"/>
              <w:sz w:val="28"/>
              <w:szCs w:val="28"/>
            </w:rPr>
            <m:t xml:space="preserve"> </m:t>
          </m:r>
          <m:d>
            <m:dPr>
              <m:endChr m:val=")"/>
              <m:ctrlPr>
                <w:rPr>
                  <w:rFonts w:ascii="Cambria Math" w:cs="Times New Roman" w:hAnsi="Cambria Math"/>
                  <w:b/>
                  <w:i/>
                  <w:color w:val="0033cc"/>
                  <w:sz w:val="28"/>
                  <w:szCs w:val="28"/>
                </w:rPr>
              </m:ctrlPr>
            </m:dPr>
            <m:e>
              <m:r w:rsidRPr="E439B8A4">
                <m:rPr>
                  <m:sty m:val="bi"/>
                </m:rPr>
                <w:rPr>
                  <w:rFonts w:ascii="Cambria Math" w:cs="Times New Roman" w:hAnsi="Cambria Math"/>
                  <w:color w:val="0033cc"/>
                  <w:sz w:val="28"/>
                  <w:szCs w:val="28"/>
                  <w:rPrChange w:id="5736" w:author="user pc" w:date="2022-03-15T10:14:00Z">
                    <w:rPr>
                      <w:rFonts w:ascii="Cambria Math" w:hAnsi="Cambria Math"/>
                      <w:color w:val="0033cc"/>
                      <w:sz w:val="24"/>
                      <w:szCs w:val="24"/>
                    </w:rPr>
                  </w:rPrChange>
                </w:rPr>
                <m:t>298</m:t>
              </m:r>
              <m:r w:rsidRPr="B0861513">
                <m:rPr>
                  <m:sty m:val="bi"/>
                </m:rPr>
                <w:rPr>
                  <w:rFonts w:ascii="Cambria Math" w:cs="Times New Roman" w:hAnsi="Cambria Math"/>
                  <w:color w:val="0033cc"/>
                  <w:sz w:val="28"/>
                  <w:szCs w:val="28"/>
                  <w:rPrChange w:id="5737" w:author="user pc" w:date="2022-03-15T10:14:00Z">
                    <w:rPr>
                      <w:rFonts w:ascii="Cambria Math" w:hAnsi="Cambria Math"/>
                      <w:color w:val="0033cc"/>
                      <w:sz w:val="24"/>
                      <w:szCs w:val="24"/>
                    </w:rPr>
                  </w:rPrChange>
                </w:rPr>
                <m:t>K</m:t>
              </m:r>
            </m:e>
          </m:d>
          <m:r w:rsidRPr="CDA9C9A2">
            <m:rPr>
              <m:sty m:val="bi"/>
            </m:rPr>
            <w:rPr>
              <w:rFonts w:ascii="Cambria Math" w:cs="Times New Roman" w:hAnsi="Cambria Math"/>
              <w:color w:val="0033cc"/>
              <w:sz w:val="28"/>
              <w:szCs w:val="28"/>
              <w:rPrChange w:id="5738" w:author="user pc" w:date="2022-03-15T10:14:00Z">
                <w:rPr>
                  <w:rFonts w:ascii="Cambria Math" w:hAnsi="Cambria Math"/>
                  <w:color w:val="0033cc"/>
                  <w:sz w:val="24"/>
                  <w:szCs w:val="24"/>
                </w:rPr>
              </w:rPrChange>
            </w:rPr>
            <m:t>and</m:t>
          </m:r>
          <m:r>
            <m:rPr>
              <m:sty m:val="bi"/>
            </m:rPr>
            <w:rPr>
              <w:rFonts w:ascii="Cambria Math" w:cs="Times New Roman" w:hAnsi="Cambria Math"/>
              <w:color w:val="0033cc"/>
              <w:sz w:val="28"/>
              <w:szCs w:val="28"/>
            </w:rPr>
            <m:t xml:space="preserve"> </m:t>
          </m:r>
          <m:r w:rsidRPr="2B5B51B2">
            <m:rPr>
              <m:sty m:val="bi"/>
            </m:rPr>
            <w:rPr>
              <w:rFonts w:ascii="Cambria Math" w:cs="Times New Roman" w:hAnsi="Cambria Math"/>
              <w:color w:val="0033cc"/>
              <w:sz w:val="28"/>
              <w:szCs w:val="28"/>
              <w:rPrChange w:id="5739" w:author="user pc" w:date="2022-03-15T10:14:00Z">
                <w:rPr>
                  <w:rFonts w:ascii="Cambria Math" w:hAnsi="Cambria Math"/>
                  <w:color w:val="0033cc"/>
                  <w:sz w:val="24"/>
                  <w:szCs w:val="24"/>
                </w:rPr>
              </w:rPrChange>
            </w:rPr>
            <m:t>1</m:t>
          </m:r>
          <m:r w:rsidRPr="C500482C">
            <m:rPr>
              <m:sty m:val="bi"/>
            </m:rPr>
            <w:rPr>
              <w:rFonts w:ascii="Cambria Math" w:cs="Times New Roman" w:hAnsi="Cambria Math"/>
              <w:color w:val="0033cc"/>
              <w:sz w:val="28"/>
              <w:szCs w:val="28"/>
              <w:rPrChange w:id="5740" w:author="user pc" w:date="2022-03-15T10:14:00Z">
                <w:rPr>
                  <w:rFonts w:ascii="Cambria Math" w:hAnsi="Cambria Math"/>
                  <w:color w:val="0033cc"/>
                  <w:sz w:val="24"/>
                  <w:szCs w:val="24"/>
                </w:rPr>
              </w:rPrChange>
            </w:rPr>
            <m:t>atm</m:t>
          </m:r>
          <m:r>
            <m:rPr>
              <m:sty m:val="bi"/>
            </m:rPr>
            <w:rPr>
              <w:rFonts w:ascii="Cambria Math" w:cs="Times New Roman" w:hAnsi="Cambria Math"/>
              <w:color w:val="0033cc"/>
              <w:sz w:val="28"/>
              <w:szCs w:val="28"/>
            </w:rPr>
            <m:t xml:space="preserve"> </m:t>
          </m:r>
          <m:r w:rsidRPr="44D7823A">
            <m:rPr>
              <m:sty m:val="bi"/>
            </m:rPr>
            <w:rPr>
              <w:rFonts w:ascii="Cambria Math" w:cs="Times New Roman" w:hAnsi="Cambria Math"/>
              <w:color w:val="0033cc"/>
              <w:sz w:val="28"/>
              <w:szCs w:val="28"/>
              <w:rPrChange w:id="5741" w:author="user pc" w:date="2022-03-15T10:14:00Z">
                <w:rPr>
                  <w:rFonts w:ascii="Cambria Math" w:hAnsi="Cambria Math"/>
                  <w:color w:val="0033cc"/>
                  <w:sz w:val="24"/>
                  <w:szCs w:val="24"/>
                </w:rPr>
              </w:rPrChange>
            </w:rPr>
            <m:t>(101</m:t>
          </m:r>
          <m:r w:rsidRPr="11D45016">
            <m:rPr>
              <m:sty m:val="bi"/>
            </m:rPr>
            <w:rPr>
              <w:rFonts w:ascii="Cambria Math" w:cs="Times New Roman" w:hAnsi="Cambria Math"/>
              <w:color w:val="0033cc"/>
              <w:sz w:val="28"/>
              <w:szCs w:val="28"/>
              <w:rPrChange w:id="5742" w:author="user pc" w:date="2022-03-15T10:14:00Z">
                <w:rPr>
                  <w:rFonts w:ascii="Cambria Math" w:hAnsi="Cambria Math"/>
                  <w:color w:val="0033cc"/>
                  <w:sz w:val="24"/>
                  <w:szCs w:val="24"/>
                </w:rPr>
              </w:rPrChange>
            </w:rPr>
            <m:t>kPa)</m:t>
          </m:r>
          <m:r>
            <m:rPr>
              <m:sty m:val="bi"/>
            </m:rPr>
            <w:rPr>
              <w:rFonts w:ascii="Cambria Math" w:cs="Times New Roman" w:hAnsi="Cambria Math"/>
              <w:color w:val="0033cc"/>
              <w:sz w:val="28"/>
              <w:szCs w:val="28"/>
            </w:rPr>
            <m:t xml:space="preserve"> </m:t>
          </m:r>
          <m:r w:rsidRPr="CBBFFFC9">
            <m:rPr>
              <m:sty m:val="bi"/>
            </m:rPr>
            <w:rPr>
              <w:rFonts w:ascii="Cambria Math" w:cs="Times New Roman" w:hAnsi="Cambria Math"/>
              <w:color w:val="0033cc"/>
              <w:sz w:val="28"/>
              <w:szCs w:val="28"/>
              <w:rPrChange w:id="5743" w:author="user pc" w:date="2022-03-15T10:14:00Z">
                <w:rPr>
                  <w:rFonts w:ascii="Cambria Math" w:hAnsi="Cambria Math"/>
                  <w:color w:val="0033cc"/>
                  <w:sz w:val="24"/>
                  <w:szCs w:val="24"/>
                </w:rPr>
              </w:rPrChange>
            </w:rPr>
            <m:t>pressure.</m:t>
          </m:r>
        </m:oMath>
      </m:oMathPara>
    </w:p>
    <w:p>
      <w:pPr>
        <w:pStyle w:val="style0"/>
        <w:rPr>
          <w:rFonts w:ascii="Times New Roman" w:cs="Times New Roman"/>
          <w:b/>
          <w:sz w:val="28"/>
          <w:szCs w:val="28"/>
          <w:rPrChange w:id="5744" w:author="user pc" w:date="2022-03-15T10:14:00Z">
            <w:rPr/>
          </w:rPrChange>
        </w:rPr>
      </w:pPr>
      <w:r>
        <w:rPr>
          <w:rFonts w:ascii="Times New Roman" w:cs="Times New Roman" w:hAnsi="Times New Roman"/>
          <w:b/>
          <w:sz w:val="28"/>
          <w:szCs w:val="28"/>
        </w:rPr>
        <w:t xml:space="preserve">That is, </w:t>
      </w:r>
      <w:r w:rsidRPr="67D83BFE">
        <w:rPr>
          <w:rFonts w:ascii="Times New Roman" w:cs="Times New Roman"/>
          <w:b/>
          <w:sz w:val="28"/>
          <w:szCs w:val="28"/>
          <w:rPrChange w:id="5745" w:author="user pc" w:date="2022-03-15T10:14:00Z">
            <w:rPr/>
          </w:rPrChange>
        </w:rPr>
        <w:t>if</w:t>
      </w:r>
      <w:r>
        <w:rPr>
          <w:rFonts w:ascii="Times New Roman" w:cs="Times New Roman" w:hAnsi="Times New Roman"/>
          <w:b/>
          <w:sz w:val="28"/>
          <w:szCs w:val="28"/>
        </w:rPr>
        <w:t xml:space="preserve"> </w:t>
      </w:r>
      <w:r w:rsidRPr="36E37BEA">
        <w:rPr>
          <w:rFonts w:ascii="Times New Roman" w:cs="Times New Roman"/>
          <w:b/>
          <w:sz w:val="28"/>
          <w:szCs w:val="28"/>
          <w:rPrChange w:id="5746" w:author="user pc" w:date="2022-03-15T10:14:00Z">
            <w:rPr/>
          </w:rPrChange>
        </w:rPr>
        <w:t>the</w:t>
      </w:r>
      <w:r>
        <w:rPr>
          <w:rFonts w:ascii="Times New Roman" w:cs="Times New Roman" w:hAnsi="Times New Roman"/>
          <w:b/>
          <w:sz w:val="28"/>
          <w:szCs w:val="28"/>
        </w:rPr>
        <w:t xml:space="preserve"> </w:t>
      </w:r>
      <w:r w:rsidRPr="6C2835C8">
        <w:rPr>
          <w:rFonts w:ascii="Times New Roman" w:cs="Times New Roman"/>
          <w:b/>
          <w:sz w:val="28"/>
          <w:szCs w:val="28"/>
          <w:rPrChange w:id="5747" w:author="user pc" w:date="2022-03-15T10:14:00Z">
            <w:rPr/>
          </w:rPrChange>
        </w:rPr>
        <w:t>volume</w:t>
      </w:r>
      <w:r>
        <w:rPr>
          <w:rFonts w:ascii="Times New Roman" w:cs="Times New Roman" w:hAnsi="Times New Roman"/>
          <w:b/>
          <w:sz w:val="28"/>
          <w:szCs w:val="28"/>
        </w:rPr>
        <w:t xml:space="preserve"> </w:t>
      </w:r>
      <w:r w:rsidRPr="4530F264">
        <w:rPr>
          <w:rFonts w:ascii="Times New Roman" w:cs="Times New Roman"/>
          <w:b/>
          <w:sz w:val="28"/>
          <w:szCs w:val="28"/>
          <w:rPrChange w:id="5748" w:author="user pc" w:date="2022-03-15T10:14:00Z">
            <w:rPr/>
          </w:rPrChange>
        </w:rPr>
        <w:t>is</w:t>
      </w:r>
      <w:r>
        <w:rPr>
          <w:rFonts w:ascii="Times New Roman" w:cs="Times New Roman" w:hAnsi="Times New Roman"/>
          <w:b/>
          <w:sz w:val="28"/>
          <w:szCs w:val="28"/>
        </w:rPr>
        <w:t xml:space="preserve"> </w:t>
      </w:r>
      <w:r w:rsidRPr="FAFE8404">
        <w:rPr>
          <w:rFonts w:ascii="Times New Roman" w:cs="Times New Roman"/>
          <w:b/>
          <w:sz w:val="28"/>
          <w:szCs w:val="28"/>
          <w:rPrChange w:id="5749" w:author="user pc" w:date="2022-03-15T10:14:00Z">
            <w:rPr/>
          </w:rPrChange>
        </w:rPr>
        <w:t>in</w:t>
      </w:r>
      <w:r>
        <w:rPr>
          <w:rFonts w:ascii="Times New Roman" w:cs="Times New Roman" w:hAnsi="Times New Roman"/>
          <w:b/>
          <w:sz w:val="28"/>
          <w:szCs w:val="28"/>
        </w:rPr>
        <w:t xml:space="preserve"> </w:t>
      </w:r>
      <w:r w:rsidRPr="8AB20060">
        <w:rPr>
          <w:rFonts w:ascii="Times New Roman" w:cs="Times New Roman"/>
          <w:b/>
          <w:sz w:val="28"/>
          <w:szCs w:val="28"/>
          <w:rPrChange w:id="5750" w:author="user pc" w:date="2022-03-15T10:14:00Z">
            <w:rPr/>
          </w:rPrChange>
        </w:rPr>
        <w:t>dm</w:t>
      </w:r>
      <w:r w:rsidRPr="549CD32D">
        <w:rPr>
          <w:rFonts w:ascii="Times New Roman" w:cs="Times New Roman"/>
          <w:b/>
          <w:sz w:val="28"/>
          <w:szCs w:val="28"/>
          <w:vertAlign w:val="superscript"/>
          <w:rPrChange w:id="5751" w:author="user pc" w:date="2022-03-15T10:14:00Z">
            <w:rPr>
              <w:vertAlign w:val="superscript"/>
            </w:rPr>
          </w:rPrChange>
        </w:rPr>
        <w:t>3</w:t>
      </w:r>
      <w:r>
        <w:rPr>
          <w:rFonts w:ascii="Times New Roman" w:cs="Times New Roman" w:hAnsi="Times New Roman"/>
          <w:b/>
          <w:sz w:val="28"/>
          <w:szCs w:val="28"/>
          <w:vertAlign w:val="superscript"/>
        </w:rPr>
        <w:t xml:space="preserve"> </w:t>
      </w:r>
      <w:r w:rsidRPr="1E3AA4B7">
        <w:rPr>
          <w:rFonts w:ascii="Times New Roman" w:cs="Times New Roman"/>
          <w:b/>
          <w:sz w:val="28"/>
          <w:szCs w:val="28"/>
          <w:rPrChange w:id="5752" w:author="user pc" w:date="2022-03-15T10:14:00Z">
            <w:rPr/>
          </w:rPrChange>
        </w:rPr>
        <w:t>(litres)</w:t>
      </w:r>
      <w:r>
        <w:rPr>
          <w:rFonts w:ascii="Times New Roman" w:cs="Times New Roman" w:hAnsi="Times New Roman"/>
          <w:b/>
          <w:sz w:val="28"/>
          <w:szCs w:val="28"/>
        </w:rPr>
        <w:t xml:space="preserve"> at </w:t>
      </w:r>
      <w:r w:rsidRPr="3A2C68AE">
        <w:rPr>
          <w:rFonts w:ascii="Times New Roman" w:cs="Times New Roman"/>
          <w:b/>
          <w:sz w:val="28"/>
          <w:szCs w:val="28"/>
          <w:rPrChange w:id="5753" w:author="user pc" w:date="2022-03-15T10:14:00Z">
            <w:rPr/>
          </w:rPrChange>
        </w:rPr>
        <w:t>room</w:t>
      </w:r>
      <w:r>
        <w:rPr>
          <w:rFonts w:ascii="Times New Roman" w:cs="Times New Roman" w:hAnsi="Times New Roman"/>
          <w:b/>
          <w:sz w:val="28"/>
          <w:szCs w:val="28"/>
        </w:rPr>
        <w:t xml:space="preserve"> </w:t>
      </w:r>
      <w:r w:rsidRPr="D0E9C4CE">
        <w:rPr>
          <w:rFonts w:ascii="Times New Roman" w:cs="Times New Roman"/>
          <w:b/>
          <w:sz w:val="28"/>
          <w:szCs w:val="28"/>
          <w:rPrChange w:id="5754" w:author="user pc" w:date="2022-03-15T10:14:00Z">
            <w:rPr/>
          </w:rPrChange>
        </w:rPr>
        <w:t>temperature</w:t>
      </w:r>
      <w:r>
        <w:rPr>
          <w:rFonts w:ascii="Times New Roman" w:cs="Times New Roman" w:hAnsi="Times New Roman"/>
          <w:b/>
          <w:sz w:val="28"/>
          <w:szCs w:val="28"/>
        </w:rPr>
        <w:t xml:space="preserve"> </w:t>
      </w:r>
      <w:r w:rsidRPr="F1551594">
        <w:rPr>
          <w:rFonts w:ascii="Times New Roman" w:cs="Times New Roman"/>
          <w:b/>
          <w:sz w:val="28"/>
          <w:szCs w:val="28"/>
          <w:rPrChange w:id="5755" w:author="user pc" w:date="2022-03-15T10:14:00Z">
            <w:rPr/>
          </w:rPrChange>
        </w:rPr>
        <w:t>and</w:t>
      </w:r>
      <w:r>
        <w:rPr>
          <w:rFonts w:ascii="Times New Roman" w:cs="Times New Roman" w:hAnsi="Times New Roman"/>
          <w:b/>
          <w:sz w:val="28"/>
          <w:szCs w:val="28"/>
        </w:rPr>
        <w:t xml:space="preserve"> </w:t>
      </w:r>
      <w:r w:rsidRPr="E549D808">
        <w:rPr>
          <w:rFonts w:ascii="Times New Roman" w:cs="Times New Roman"/>
          <w:b/>
          <w:sz w:val="28"/>
          <w:szCs w:val="28"/>
          <w:rPrChange w:id="5756" w:author="user pc" w:date="2022-03-15T10:14:00Z">
            <w:rPr/>
          </w:rPrChange>
        </w:rPr>
        <w:t>pressure,</w:t>
      </w:r>
      <w:r>
        <w:rPr>
          <w:rFonts w:ascii="Times New Roman" w:cs="Times New Roman" w:hAnsi="Times New Roman"/>
          <w:b/>
          <w:sz w:val="28"/>
          <w:szCs w:val="28"/>
        </w:rPr>
        <w:t xml:space="preserve"> </w:t>
      </w:r>
      <m:oMath>
        <m:r>
          <m:rPr>
            <m:sty m:val="bi"/>
          </m:rPr>
          <w:rPr>
            <w:rFonts w:ascii="Cambria Math" w:cs="Times New Roman" w:hAnsi="Cambria Math"/>
            <w:sz w:val="28"/>
            <w:szCs w:val="28"/>
          </w:rPr>
          <m:t>Mole of gas =</m:t>
        </m:r>
        <m:f>
          <m:fPr>
            <m:ctrlPr>
              <w:rPr>
                <w:rFonts w:ascii="Cambria Math" w:cs="Times New Roman" w:hAnsi="Cambria Math"/>
                <w:b/>
                <w:i/>
                <w:sz w:val="28"/>
                <w:szCs w:val="28"/>
              </w:rPr>
            </m:ctrlPr>
          </m:fPr>
          <m:num>
            <m:sSub>
              <m:sSubPr>
                <m:ctrlPr>
                  <w:rPr>
                    <w:rFonts w:ascii="Cambria Math" w:cs="Times New Roman" w:hAnsi="Cambria Math"/>
                    <w:b/>
                    <w:i/>
                    <w:sz w:val="28"/>
                    <w:szCs w:val="28"/>
                  </w:rPr>
                </m:ctrlPr>
              </m:sSubPr>
              <m:e>
                <m:r>
                  <m:rPr>
                    <m:sty m:val="bi"/>
                  </m:rPr>
                  <w:rPr>
                    <w:rFonts w:ascii="Cambria Math" w:cs="Times New Roman" w:hAnsi="Cambria Math"/>
                    <w:sz w:val="28"/>
                    <w:szCs w:val="28"/>
                  </w:rPr>
                  <m:t>V</m:t>
                </m:r>
              </m:e>
              <m:sub>
                <m:r>
                  <m:rPr>
                    <m:sty m:val="bi"/>
                  </m:rPr>
                  <w:rPr>
                    <w:rFonts w:ascii="Cambria Math" w:cs="Times New Roman" w:hAnsi="Cambria Math"/>
                    <w:sz w:val="28"/>
                    <w:szCs w:val="28"/>
                  </w:rPr>
                  <m:t>gas</m:t>
                </m:r>
              </m:sub>
            </m:sSub>
          </m:num>
          <m:den>
            <m:r>
              <m:rPr>
                <m:sty m:val="bi"/>
              </m:rPr>
              <w:rPr>
                <w:rFonts w:ascii="Cambria Math" w:cs="Times New Roman" w:hAnsi="Cambria Math"/>
                <w:sz w:val="28"/>
                <w:szCs w:val="28"/>
              </w:rPr>
              <m:t>22.4</m:t>
            </m:r>
          </m:den>
        </m:f>
      </m:oMath>
      <w:r>
        <w:rPr>
          <w:rFonts w:ascii="Times New Roman" w:cs="Times New Roman" w:hAnsi="Times New Roman"/>
          <w:b/>
          <w:sz w:val="28"/>
          <w:szCs w:val="28"/>
        </w:rPr>
        <w:t xml:space="preserve"> </w:t>
      </w:r>
      <w:r w:rsidRPr="4CADCBB1">
        <w:rPr>
          <w:rFonts w:ascii="Times New Roman" w:cs="Times New Roman"/>
          <w:b/>
          <w:sz w:val="28"/>
          <w:szCs w:val="28"/>
          <w:rPrChange w:id="5757" w:author="user pc" w:date="2022-03-15T10:14:00Z">
            <w:rPr/>
          </w:rPrChange>
        </w:rPr>
        <w:t>or</w:t>
      </w:r>
      <w:r>
        <w:rPr>
          <w:rFonts w:ascii="Times New Roman" w:cs="Times New Roman" w:hAnsi="Times New Roman"/>
          <w:b/>
          <w:sz w:val="28"/>
          <w:szCs w:val="28"/>
        </w:rPr>
        <w:t xml:space="preserve"> </w:t>
      </w:r>
      <w:r w:rsidRPr="A185A9A1">
        <w:rPr>
          <w:rFonts w:ascii="Times New Roman" w:cs="Times New Roman"/>
          <w:b/>
          <w:sz w:val="28"/>
          <w:szCs w:val="28"/>
          <w:rPrChange w:id="5758" w:author="user pc" w:date="2022-03-15T10:14:00Z">
            <w:rPr/>
          </w:rPrChange>
        </w:rPr>
        <w:t>Vgas</w:t>
      </w:r>
      <w:r>
        <w:rPr>
          <w:rFonts w:ascii="Times New Roman" w:cs="Times New Roman" w:hAnsi="Times New Roman"/>
          <w:b/>
          <w:sz w:val="28"/>
          <w:szCs w:val="28"/>
        </w:rPr>
        <w:t xml:space="preserve"> </w:t>
      </w:r>
      <w:r w:rsidRPr="BEA9136E">
        <w:rPr>
          <w:rFonts w:ascii="Times New Roman" w:cs="Times New Roman"/>
          <w:b/>
          <w:sz w:val="28"/>
          <w:szCs w:val="28"/>
          <w:rPrChange w:id="5759" w:author="user pc" w:date="2022-03-15T10:14:00Z">
            <w:rPr/>
          </w:rPrChange>
        </w:rPr>
        <w:t>=</w:t>
      </w:r>
      <w:r>
        <w:rPr>
          <w:rFonts w:ascii="Times New Roman" w:cs="Times New Roman" w:hAnsi="Times New Roman"/>
          <w:b/>
          <w:sz w:val="28"/>
          <w:szCs w:val="28"/>
        </w:rPr>
        <w:t xml:space="preserve"> </w:t>
      </w:r>
      <w:r w:rsidRPr="C11A659C">
        <w:rPr>
          <w:rFonts w:ascii="Times New Roman" w:cs="Times New Roman"/>
          <w:b/>
          <w:sz w:val="28"/>
          <w:szCs w:val="28"/>
          <w:rPrChange w:id="5760" w:author="user pc" w:date="2022-03-15T10:14:00Z">
            <w:rPr/>
          </w:rPrChange>
        </w:rPr>
        <w:t>22.4</w:t>
      </w:r>
      <w:r>
        <w:rPr>
          <w:rFonts w:ascii="Times New Roman" w:cs="Times New Roman" w:hAnsi="Times New Roman"/>
          <w:b/>
          <w:sz w:val="28"/>
          <w:szCs w:val="28"/>
        </w:rPr>
        <w:t xml:space="preserve"> </w:t>
      </w:r>
      <w:r w:rsidRPr="17F7BDE4">
        <w:rPr>
          <w:rFonts w:ascii="Times New Roman" w:cs="Times New Roman"/>
          <w:b/>
          <w:sz w:val="28"/>
          <w:szCs w:val="28"/>
          <w:rPrChange w:id="5761" w:author="user pc" w:date="2022-03-15T10:14:00Z">
            <w:rPr/>
          </w:rPrChange>
        </w:rPr>
        <w:t>x</w:t>
      </w:r>
      <w:r>
        <w:rPr>
          <w:rFonts w:ascii="Times New Roman" w:cs="Times New Roman" w:hAnsi="Times New Roman"/>
          <w:b/>
          <w:sz w:val="28"/>
          <w:szCs w:val="28"/>
        </w:rPr>
        <w:t xml:space="preserve"> </w:t>
      </w:r>
      <w:r w:rsidRPr="903C19A4">
        <w:rPr>
          <w:rFonts w:ascii="Times New Roman" w:cs="Times New Roman"/>
          <w:b/>
          <w:sz w:val="28"/>
          <w:szCs w:val="28"/>
          <w:rPrChange w:id="5762" w:author="user pc" w:date="2022-03-15T10:14:00Z">
            <w:rPr/>
          </w:rPrChange>
        </w:rPr>
        <w:t>moles</w:t>
      </w:r>
      <w:r>
        <w:rPr>
          <w:rFonts w:ascii="Times New Roman" w:cs="Times New Roman" w:hAnsi="Times New Roman"/>
          <w:b/>
          <w:sz w:val="28"/>
          <w:szCs w:val="28"/>
        </w:rPr>
        <w:t xml:space="preserve"> </w:t>
      </w:r>
      <w:r w:rsidRPr="B2A4ADF1">
        <w:rPr>
          <w:rFonts w:ascii="Times New Roman" w:cs="Times New Roman"/>
          <w:b/>
          <w:sz w:val="28"/>
          <w:szCs w:val="28"/>
          <w:rPrChange w:id="5763" w:author="user pc" w:date="2022-03-15T10:14:00Z">
            <w:rPr/>
          </w:rPrChange>
        </w:rPr>
        <w:t>of</w:t>
      </w:r>
      <w:r>
        <w:rPr>
          <w:rFonts w:ascii="Times New Roman" w:cs="Times New Roman" w:hAnsi="Times New Roman"/>
          <w:b/>
          <w:sz w:val="28"/>
          <w:szCs w:val="28"/>
        </w:rPr>
        <w:t xml:space="preserve"> </w:t>
      </w:r>
      <w:r w:rsidRPr="2B538114">
        <w:rPr>
          <w:rFonts w:ascii="Times New Roman" w:cs="Times New Roman"/>
          <w:b/>
          <w:sz w:val="28"/>
          <w:szCs w:val="28"/>
          <w:rPrChange w:id="5764" w:author="user pc" w:date="2022-03-15T10:14:00Z">
            <w:rPr/>
          </w:rPrChange>
        </w:rPr>
        <w:t>gas.</w:t>
      </w:r>
    </w:p>
    <w:p>
      <w:pPr>
        <w:pStyle w:val="style0"/>
        <w:rPr>
          <w:rFonts w:ascii="Times New Roman" w:cs="Times New Roman"/>
          <w:b/>
          <w:sz w:val="28"/>
          <w:szCs w:val="28"/>
          <w:rPrChange w:id="5765" w:author="user pc" w:date="2022-03-15T10:14:00Z">
            <w:rPr/>
          </w:rPrChange>
        </w:rPr>
      </w:pPr>
      <w:r w:rsidRPr="EA2AEB82">
        <w:rPr>
          <w:rFonts w:ascii="Times New Roman" w:cs="Times New Roman"/>
          <w:b/>
          <w:sz w:val="28"/>
          <w:szCs w:val="28"/>
          <w:rPrChange w:id="5766" w:author="user pc" w:date="2022-03-15T10:14:00Z">
            <w:rPr/>
          </w:rPrChange>
        </w:rPr>
        <w:t>If</w:t>
      </w:r>
      <w:r>
        <w:rPr>
          <w:rFonts w:ascii="Times New Roman" w:cs="Times New Roman" w:hAnsi="Times New Roman"/>
          <w:b/>
          <w:sz w:val="28"/>
          <w:szCs w:val="28"/>
        </w:rPr>
        <w:t xml:space="preserve"> </w:t>
      </w:r>
      <w:r w:rsidRPr="C9832E4F">
        <w:rPr>
          <w:rFonts w:ascii="Times New Roman" w:cs="Times New Roman"/>
          <w:b/>
          <w:sz w:val="28"/>
          <w:szCs w:val="28"/>
          <w:rPrChange w:id="5767" w:author="user pc" w:date="2022-03-15T10:14:00Z">
            <w:rPr/>
          </w:rPrChange>
        </w:rPr>
        <w:t>the</w:t>
      </w:r>
      <w:r>
        <w:rPr>
          <w:rFonts w:ascii="Times New Roman" w:cs="Times New Roman" w:hAnsi="Times New Roman"/>
          <w:b/>
          <w:sz w:val="28"/>
          <w:szCs w:val="28"/>
        </w:rPr>
        <w:t xml:space="preserve"> </w:t>
      </w:r>
      <w:r w:rsidRPr="D4565F85">
        <w:rPr>
          <w:rFonts w:ascii="Times New Roman" w:cs="Times New Roman"/>
          <w:b/>
          <w:sz w:val="28"/>
          <w:szCs w:val="28"/>
          <w:rPrChange w:id="5768" w:author="user pc" w:date="2022-03-15T10:14:00Z">
            <w:rPr/>
          </w:rPrChange>
        </w:rPr>
        <w:t>gas</w:t>
      </w:r>
      <w:r>
        <w:rPr>
          <w:rFonts w:ascii="Times New Roman" w:cs="Times New Roman" w:hAnsi="Times New Roman"/>
          <w:b/>
          <w:sz w:val="28"/>
          <w:szCs w:val="28"/>
        </w:rPr>
        <w:t xml:space="preserve"> </w:t>
      </w:r>
      <w:r w:rsidRPr="CAFADAB4">
        <w:rPr>
          <w:rFonts w:ascii="Times New Roman" w:cs="Times New Roman"/>
          <w:b/>
          <w:sz w:val="28"/>
          <w:szCs w:val="28"/>
          <w:rPrChange w:id="5769" w:author="user pc" w:date="2022-03-15T10:14:00Z">
            <w:rPr/>
          </w:rPrChange>
        </w:rPr>
        <w:t>volume</w:t>
      </w:r>
      <w:r>
        <w:rPr>
          <w:rFonts w:ascii="Times New Roman" w:cs="Times New Roman" w:hAnsi="Times New Roman"/>
          <w:b/>
          <w:sz w:val="28"/>
          <w:szCs w:val="28"/>
        </w:rPr>
        <w:t xml:space="preserve"> </w:t>
      </w:r>
      <w:r w:rsidRPr="35A15789">
        <w:rPr>
          <w:rFonts w:ascii="Times New Roman" w:cs="Times New Roman"/>
          <w:b/>
          <w:sz w:val="28"/>
          <w:szCs w:val="28"/>
          <w:rPrChange w:id="5770" w:author="user pc" w:date="2022-03-15T10:14:00Z">
            <w:rPr/>
          </w:rPrChange>
        </w:rPr>
        <w:t>is</w:t>
      </w:r>
      <w:r>
        <w:rPr>
          <w:rFonts w:ascii="Times New Roman" w:cs="Times New Roman" w:hAnsi="Times New Roman"/>
          <w:b/>
          <w:sz w:val="28"/>
          <w:szCs w:val="28"/>
        </w:rPr>
        <w:t xml:space="preserve"> </w:t>
      </w:r>
      <w:r w:rsidRPr="6A2B022A">
        <w:rPr>
          <w:rFonts w:ascii="Times New Roman" w:cs="Times New Roman"/>
          <w:b/>
          <w:sz w:val="28"/>
          <w:szCs w:val="28"/>
          <w:rPrChange w:id="5771" w:author="user pc" w:date="2022-03-15T10:14:00Z">
            <w:rPr/>
          </w:rPrChange>
        </w:rPr>
        <w:t>given</w:t>
      </w:r>
      <w:r>
        <w:rPr>
          <w:rFonts w:ascii="Times New Roman" w:cs="Times New Roman" w:hAnsi="Times New Roman"/>
          <w:b/>
          <w:sz w:val="28"/>
          <w:szCs w:val="28"/>
        </w:rPr>
        <w:t xml:space="preserve"> </w:t>
      </w:r>
      <w:r w:rsidRPr="EA2DACE8">
        <w:rPr>
          <w:rFonts w:ascii="Times New Roman" w:cs="Times New Roman"/>
          <w:b/>
          <w:sz w:val="28"/>
          <w:szCs w:val="28"/>
          <w:rPrChange w:id="5772" w:author="user pc" w:date="2022-03-15T10:14:00Z">
            <w:rPr/>
          </w:rPrChange>
        </w:rPr>
        <w:t>in</w:t>
      </w:r>
      <w:r>
        <w:rPr>
          <w:rFonts w:ascii="Times New Roman" w:cs="Times New Roman" w:hAnsi="Times New Roman"/>
          <w:b/>
          <w:sz w:val="28"/>
          <w:szCs w:val="28"/>
        </w:rPr>
        <w:t xml:space="preserve"> </w:t>
      </w:r>
      <w:r w:rsidRPr="0E2B46B0">
        <w:rPr>
          <w:rFonts w:ascii="Times New Roman" w:cs="Times New Roman"/>
          <w:b/>
          <w:sz w:val="28"/>
          <w:szCs w:val="28"/>
          <w:rPrChange w:id="5773" w:author="user pc" w:date="2022-03-15T10:14:00Z">
            <w:rPr/>
          </w:rPrChange>
        </w:rPr>
        <w:t>cm</w:t>
      </w:r>
      <w:r w:rsidRPr="FA6D05B0">
        <w:rPr>
          <w:rFonts w:ascii="Times New Roman" w:cs="Times New Roman"/>
          <w:b/>
          <w:sz w:val="28"/>
          <w:szCs w:val="28"/>
          <w:vertAlign w:val="superscript"/>
          <w:rPrChange w:id="5774" w:author="user pc" w:date="2022-03-15T10:14:00Z">
            <w:rPr>
              <w:vertAlign w:val="superscript"/>
            </w:rPr>
          </w:rPrChange>
        </w:rPr>
        <w:t>3</w:t>
      </w:r>
      <w:r w:rsidRPr="4D444B46">
        <w:rPr>
          <w:rFonts w:ascii="Times New Roman" w:cs="Times New Roman"/>
          <w:b/>
          <w:sz w:val="28"/>
          <w:szCs w:val="28"/>
          <w:rPrChange w:id="5775" w:author="user pc" w:date="2022-03-15T10:14:00Z">
            <w:rPr/>
          </w:rPrChange>
        </w:rPr>
        <w:t>,</w:t>
      </w:r>
      <w:r>
        <w:rPr>
          <w:rFonts w:ascii="Times New Roman" w:cs="Times New Roman" w:hAnsi="Times New Roman"/>
          <w:b/>
          <w:sz w:val="28"/>
          <w:szCs w:val="28"/>
        </w:rPr>
        <w:t xml:space="preserve"> </w:t>
      </w:r>
      <w:r w:rsidRPr="543473B4">
        <w:rPr>
          <w:rFonts w:ascii="Times New Roman" w:cs="Times New Roman"/>
          <w:b/>
          <w:sz w:val="28"/>
          <w:szCs w:val="28"/>
          <w:rPrChange w:id="5776" w:author="user pc" w:date="2022-03-15T10:14:00Z">
            <w:rPr/>
          </w:rPrChange>
        </w:rPr>
        <w:t>then</w:t>
      </w:r>
      <w:r>
        <w:rPr>
          <w:rFonts w:ascii="Times New Roman" w:cs="Times New Roman" w:hAnsi="Times New Roman"/>
          <w:b/>
          <w:sz w:val="28"/>
          <w:szCs w:val="28"/>
        </w:rPr>
        <w:t xml:space="preserve"> </w:t>
      </w:r>
      <w:r w:rsidRPr="260D9105">
        <w:rPr>
          <w:rFonts w:ascii="Times New Roman" w:cs="Times New Roman"/>
          <w:b/>
          <w:sz w:val="28"/>
          <w:szCs w:val="28"/>
          <w:rPrChange w:id="5777" w:author="user pc" w:date="2022-03-15T10:14:00Z">
            <w:rPr/>
          </w:rPrChange>
        </w:rPr>
        <w:t>dm</w:t>
      </w:r>
      <w:r w:rsidRPr="EBDB77DB">
        <w:rPr>
          <w:rFonts w:ascii="Times New Roman" w:cs="Times New Roman"/>
          <w:b/>
          <w:sz w:val="28"/>
          <w:szCs w:val="28"/>
          <w:vertAlign w:val="superscript"/>
          <w:rPrChange w:id="5778" w:author="user pc" w:date="2022-03-15T10:14:00Z">
            <w:rPr>
              <w:vertAlign w:val="superscript"/>
            </w:rPr>
          </w:rPrChange>
        </w:rPr>
        <w:t>3</w:t>
      </w:r>
      <w:r>
        <w:rPr>
          <w:rFonts w:ascii="Times New Roman" w:cs="Times New Roman" w:hAnsi="Times New Roman"/>
          <w:b/>
          <w:sz w:val="28"/>
          <w:szCs w:val="28"/>
          <w:vertAlign w:val="superscript"/>
        </w:rPr>
        <w:t xml:space="preserve"> </w:t>
      </w:r>
      <w:r w:rsidRPr="93FC367F">
        <w:rPr>
          <w:rFonts w:ascii="Times New Roman" w:cs="Times New Roman"/>
          <w:b/>
          <w:sz w:val="28"/>
          <w:szCs w:val="28"/>
          <w:rPrChange w:id="5779" w:author="user pc" w:date="2022-03-15T10:14:00Z">
            <w:rPr/>
          </w:rPrChange>
        </w:rPr>
        <w:t>=</w:t>
      </w:r>
      <w:r>
        <w:rPr>
          <w:rFonts w:ascii="Times New Roman" w:cs="Times New Roman" w:hAnsi="Times New Roman"/>
          <w:b/>
          <w:sz w:val="28"/>
          <w:szCs w:val="28"/>
        </w:rPr>
        <w:t xml:space="preserve"> </w:t>
      </w:r>
      <w:r w:rsidRPr="A5515AC9">
        <w:rPr>
          <w:rFonts w:ascii="Times New Roman" w:cs="Times New Roman"/>
          <w:b/>
          <w:sz w:val="28"/>
          <w:szCs w:val="28"/>
          <w:rPrChange w:id="5780" w:author="user pc" w:date="2022-03-15T10:14:00Z">
            <w:rPr/>
          </w:rPrChange>
        </w:rPr>
        <w:t>V/1000</w:t>
      </w:r>
      <w:r>
        <w:rPr>
          <w:rFonts w:ascii="Times New Roman" w:cs="Times New Roman" w:hAnsi="Times New Roman"/>
          <w:b/>
          <w:sz w:val="28"/>
          <w:szCs w:val="28"/>
        </w:rPr>
        <w:t xml:space="preserve"> </w:t>
      </w:r>
      <w:r w:rsidRPr="6BF53771">
        <w:rPr>
          <w:rFonts w:ascii="Times New Roman" w:cs="Times New Roman"/>
          <w:b/>
          <w:sz w:val="28"/>
          <w:szCs w:val="28"/>
          <w:rPrChange w:id="5781" w:author="user pc" w:date="2022-03-15T10:14:00Z">
            <w:rPr/>
          </w:rPrChange>
        </w:rPr>
        <w:t>(since</w:t>
      </w:r>
      <w:r>
        <w:rPr>
          <w:rFonts w:ascii="Times New Roman" w:cs="Times New Roman" w:hAnsi="Times New Roman"/>
          <w:b/>
          <w:sz w:val="28"/>
          <w:szCs w:val="28"/>
        </w:rPr>
        <w:t xml:space="preserve"> </w:t>
      </w:r>
      <w:r w:rsidRPr="18F1545C">
        <w:rPr>
          <w:rFonts w:ascii="Times New Roman" w:cs="Times New Roman"/>
          <w:b/>
          <w:sz w:val="28"/>
          <w:szCs w:val="28"/>
          <w:rPrChange w:id="5782" w:author="user pc" w:date="2022-03-15T10:14:00Z">
            <w:rPr/>
          </w:rPrChange>
        </w:rPr>
        <w:t>1dm</w:t>
      </w:r>
      <w:r w:rsidRPr="26324DFE">
        <w:rPr>
          <w:rFonts w:ascii="Times New Roman" w:cs="Times New Roman"/>
          <w:b/>
          <w:sz w:val="28"/>
          <w:szCs w:val="28"/>
          <w:vertAlign w:val="superscript"/>
          <w:rPrChange w:id="5783" w:author="user pc" w:date="2022-03-15T10:14:00Z">
            <w:rPr>
              <w:vertAlign w:val="superscript"/>
            </w:rPr>
          </w:rPrChange>
        </w:rPr>
        <w:t xml:space="preserve">3 </w:t>
      </w:r>
      <w:r w:rsidRPr="CD0D5D90">
        <w:rPr>
          <w:rFonts w:ascii="Times New Roman" w:cs="Times New Roman"/>
          <w:b/>
          <w:sz w:val="28"/>
          <w:szCs w:val="28"/>
          <w:rPrChange w:id="5784" w:author="user pc" w:date="2022-03-15T10:14:00Z">
            <w:rPr/>
          </w:rPrChange>
        </w:rPr>
        <w:t>=1000cm</w:t>
      </w:r>
      <w:r w:rsidRPr="953AEC12">
        <w:rPr>
          <w:rFonts w:ascii="Times New Roman" w:cs="Times New Roman"/>
          <w:b/>
          <w:sz w:val="28"/>
          <w:szCs w:val="28"/>
          <w:vertAlign w:val="superscript"/>
          <w:rPrChange w:id="5785" w:author="user pc" w:date="2022-03-15T10:14:00Z">
            <w:rPr>
              <w:vertAlign w:val="superscript"/>
            </w:rPr>
          </w:rPrChange>
        </w:rPr>
        <w:t>3</w:t>
      </w:r>
      <w:r w:rsidRPr="CF6D54BD">
        <w:rPr>
          <w:rFonts w:ascii="Times New Roman" w:cs="Times New Roman"/>
          <w:b/>
          <w:sz w:val="28"/>
          <w:szCs w:val="28"/>
          <w:rPrChange w:id="5786" w:author="user pc" w:date="2022-03-15T10:14:00Z">
            <w:rPr/>
          </w:rPrChange>
        </w:rPr>
        <w:t>).</w:t>
      </w:r>
    </w:p>
    <w:p>
      <w:pPr>
        <w:pStyle w:val="style0"/>
        <w:rPr>
          <w:rFonts w:ascii="Times New Roman" w:cs="Times New Roman"/>
          <w:sz w:val="28"/>
          <w:szCs w:val="28"/>
          <w:rPrChange w:id="5787" w:author="user pc" w:date="2022-03-15T10:14:00Z">
            <w:rPr/>
          </w:rPrChange>
        </w:rPr>
      </w:pPr>
    </w:p>
    <w:p>
      <w:pPr>
        <w:pStyle w:val="style0"/>
        <w:rPr>
          <w:rFonts w:ascii="Times New Roman" w:cs="Times New Roman"/>
          <w:sz w:val="28"/>
          <w:szCs w:val="28"/>
          <w:rPrChange w:id="5788" w:author="user pc" w:date="2022-03-15T10:14:00Z">
            <w:rPr/>
          </w:rPrChange>
        </w:rPr>
      </w:pPr>
      <w:r w:rsidRPr="7AC575F4">
        <w:rPr>
          <w:rFonts w:ascii="Times New Roman" w:cs="Times New Roman"/>
          <w:sz w:val="28"/>
          <w:szCs w:val="28"/>
          <w:rPrChange w:id="5789" w:author="user pc" w:date="2022-03-15T10:14:00Z">
            <w:rPr/>
          </w:rPrChange>
        </w:rPr>
        <w:t>For</w:t>
      </w:r>
      <w:r>
        <w:rPr>
          <w:rFonts w:ascii="Times New Roman" w:cs="Times New Roman" w:hAnsi="Times New Roman"/>
          <w:sz w:val="28"/>
          <w:szCs w:val="28"/>
        </w:rPr>
        <w:t xml:space="preserve"> </w:t>
      </w:r>
      <w:r w:rsidRPr="EB44DCBC">
        <w:rPr>
          <w:rFonts w:ascii="Times New Roman" w:cs="Times New Roman"/>
          <w:sz w:val="28"/>
          <w:szCs w:val="28"/>
          <w:rPrChange w:id="5790" w:author="user pc" w:date="2022-03-15T10:14:00Z">
            <w:rPr/>
          </w:rPrChange>
        </w:rPr>
        <w:t>instance,</w:t>
      </w:r>
      <w:r>
        <w:rPr>
          <w:rFonts w:ascii="Times New Roman" w:cs="Times New Roman" w:hAnsi="Times New Roman"/>
          <w:sz w:val="28"/>
          <w:szCs w:val="28"/>
        </w:rPr>
        <w:t xml:space="preserve"> </w:t>
      </w:r>
      <w:r w:rsidRPr="02BFA8D5">
        <w:rPr>
          <w:rFonts w:ascii="Times New Roman" w:cs="Times New Roman"/>
          <w:sz w:val="28"/>
          <w:szCs w:val="28"/>
          <w:rPrChange w:id="5791" w:author="user pc" w:date="2022-03-15T10:14:00Z">
            <w:rPr/>
          </w:rPrChange>
        </w:rPr>
        <w:t>given</w:t>
      </w:r>
      <w:r>
        <w:rPr>
          <w:rFonts w:ascii="Times New Roman" w:cs="Times New Roman" w:hAnsi="Times New Roman"/>
          <w:sz w:val="28"/>
          <w:szCs w:val="28"/>
        </w:rPr>
        <w:t xml:space="preserve"> </w:t>
      </w:r>
      <w:r w:rsidRPr="F6585321">
        <w:rPr>
          <w:rFonts w:ascii="Times New Roman" w:cs="Times New Roman"/>
          <w:sz w:val="28"/>
          <w:szCs w:val="28"/>
          <w:rPrChange w:id="5792" w:author="user pc" w:date="2022-03-15T10:14:00Z">
            <w:rPr/>
          </w:rPrChange>
        </w:rPr>
        <w:t>the</w:t>
      </w:r>
      <w:r>
        <w:rPr>
          <w:rFonts w:ascii="Times New Roman" w:cs="Times New Roman" w:hAnsi="Times New Roman"/>
          <w:sz w:val="28"/>
          <w:szCs w:val="28"/>
        </w:rPr>
        <w:t xml:space="preserve"> </w:t>
      </w:r>
      <w:r w:rsidRPr="89E786EB">
        <w:rPr>
          <w:rFonts w:ascii="Times New Roman" w:cs="Times New Roman"/>
          <w:sz w:val="28"/>
          <w:szCs w:val="28"/>
          <w:rPrChange w:id="5793" w:author="user pc" w:date="2022-03-15T10:14:00Z">
            <w:rPr/>
          </w:rPrChange>
        </w:rPr>
        <w:t>equation:</w:t>
      </w:r>
      <w:r>
        <w:rPr>
          <w:rFonts w:ascii="Times New Roman" w:cs="Times New Roman" w:hAnsi="Times New Roman"/>
          <w:sz w:val="28"/>
          <w:szCs w:val="28"/>
        </w:rPr>
        <w:t xml:space="preserve"> </w:t>
      </w:r>
      <w:r w:rsidRPr="2AA47D96">
        <w:rPr>
          <w:rFonts w:ascii="Times New Roman" w:cs="Times New Roman"/>
          <w:sz w:val="28"/>
          <w:szCs w:val="28"/>
          <w:rPrChange w:id="5794" w:author="user pc" w:date="2022-03-15T10:14:00Z">
            <w:rPr/>
          </w:rPrChange>
        </w:rPr>
        <w:t>HCl</w:t>
      </w:r>
      <w:r w:rsidRPr="76A94449">
        <w:rPr>
          <w:rFonts w:ascii="Times New Roman" w:cs="Times New Roman"/>
          <w:sz w:val="28"/>
          <w:szCs w:val="28"/>
          <w:vertAlign w:val="subscript"/>
          <w:rPrChange w:id="5795" w:author="user pc" w:date="2022-03-15T10:14:00Z">
            <w:rPr>
              <w:vertAlign w:val="subscript"/>
            </w:rPr>
          </w:rPrChange>
        </w:rPr>
        <w:t>(g)</w:t>
      </w:r>
      <w:r w:rsidRPr="C4A19C35">
        <w:rPr>
          <w:rFonts w:ascii="Times New Roman" w:cs="Times New Roman"/>
          <w:sz w:val="28"/>
          <w:szCs w:val="28"/>
          <w:rPrChange w:id="5796" w:author="user pc" w:date="2022-03-15T10:14:00Z">
            <w:rPr/>
          </w:rPrChange>
        </w:rPr>
        <w:t>+NH</w:t>
      </w:r>
      <w:r w:rsidRPr="E1E49AA3">
        <w:rPr>
          <w:rFonts w:ascii="Times New Roman" w:cs="Times New Roman"/>
          <w:sz w:val="28"/>
          <w:szCs w:val="28"/>
          <w:vertAlign w:val="subscript"/>
          <w:rPrChange w:id="5797" w:author="user pc" w:date="2022-03-15T10:14:00Z">
            <w:rPr>
              <w:vertAlign w:val="subscript"/>
            </w:rPr>
          </w:rPrChange>
        </w:rPr>
        <w:t xml:space="preserve">3(g) </w:t>
      </w:r>
      <w:r w:rsidRPr="1E5EE988">
        <w:rPr>
          <w:rFonts w:ascii="Times New Roman" w:cs="Times New Roman"/>
          <w:sz w:val="28"/>
          <w:szCs w:val="28"/>
          <w:rPrChange w:id="5798" w:author="user pc" w:date="2022-03-15T10:14:00Z">
            <w:rPr/>
          </w:rPrChange>
        </w:rPr>
        <w:t>===&gt;NH</w:t>
      </w:r>
      <w:r w:rsidRPr="C1C2FF5F">
        <w:rPr>
          <w:rFonts w:ascii="Times New Roman" w:cs="Times New Roman"/>
          <w:sz w:val="28"/>
          <w:szCs w:val="28"/>
          <w:vertAlign w:val="subscript"/>
          <w:rPrChange w:id="5799" w:author="user pc" w:date="2022-03-15T10:14:00Z">
            <w:rPr>
              <w:vertAlign w:val="subscript"/>
            </w:rPr>
          </w:rPrChange>
        </w:rPr>
        <w:t>4</w:t>
      </w:r>
      <w:r w:rsidRPr="9A5A3597">
        <w:rPr>
          <w:rFonts w:ascii="Times New Roman" w:cs="Times New Roman"/>
          <w:sz w:val="28"/>
          <w:szCs w:val="28"/>
          <w:rPrChange w:id="5800" w:author="user pc" w:date="2022-03-15T10:14:00Z">
            <w:rPr/>
          </w:rPrChange>
        </w:rPr>
        <w:t>Cl</w:t>
      </w:r>
      <w:r w:rsidRPr="3BFC32F5">
        <w:rPr>
          <w:rFonts w:ascii="Times New Roman" w:cs="Times New Roman"/>
          <w:sz w:val="28"/>
          <w:szCs w:val="28"/>
          <w:vertAlign w:val="subscript"/>
          <w:rPrChange w:id="5801" w:author="user pc" w:date="2022-03-15T10:14:00Z">
            <w:rPr>
              <w:vertAlign w:val="subscript"/>
            </w:rPr>
          </w:rPrChange>
        </w:rPr>
        <w:t>(s)</w:t>
      </w:r>
      <w:r w:rsidRPr="84591B92">
        <w:rPr>
          <w:rFonts w:ascii="Times New Roman" w:cs="Times New Roman"/>
          <w:sz w:val="28"/>
          <w:szCs w:val="28"/>
          <w:rPrChange w:id="5802" w:author="user pc" w:date="2022-03-15T10:14:00Z">
            <w:rPr/>
          </w:rPrChange>
        </w:rPr>
        <w:t>;</w:t>
      </w:r>
    </w:p>
    <w:p>
      <w:pPr>
        <w:pStyle w:val="style0"/>
        <w:rPr>
          <w:rFonts w:ascii="Times New Roman" w:cs="Times New Roman"/>
          <w:sz w:val="28"/>
          <w:szCs w:val="28"/>
          <w:rPrChange w:id="5803" w:author="user pc" w:date="2022-03-15T10:14:00Z">
            <w:rPr/>
          </w:rPrChange>
        </w:rPr>
      </w:pPr>
      <w:r w:rsidRPr="76549A3D">
        <w:rPr>
          <w:rFonts w:ascii="Times New Roman" w:cs="Times New Roman"/>
          <w:sz w:val="28"/>
          <w:szCs w:val="28"/>
          <w:rPrChange w:id="5804" w:author="user pc" w:date="2022-03-15T10:14:00Z">
            <w:rPr/>
          </w:rPrChange>
        </w:rPr>
        <w:t>1</w:t>
      </w:r>
      <w:r>
        <w:rPr>
          <w:rFonts w:ascii="Times New Roman" w:cs="Times New Roman" w:hAnsi="Times New Roman"/>
          <w:sz w:val="28"/>
          <w:szCs w:val="28"/>
        </w:rPr>
        <w:t xml:space="preserve"> </w:t>
      </w:r>
      <w:r w:rsidRPr="E9FC057B">
        <w:rPr>
          <w:rFonts w:ascii="Times New Roman" w:cs="Times New Roman"/>
          <w:sz w:val="28"/>
          <w:szCs w:val="28"/>
          <w:rPrChange w:id="5805" w:author="user pc" w:date="2022-03-15T10:14:00Z">
            <w:rPr/>
          </w:rPrChange>
        </w:rPr>
        <w:t>mole</w:t>
      </w:r>
      <w:r>
        <w:rPr>
          <w:rFonts w:ascii="Times New Roman" w:cs="Times New Roman" w:hAnsi="Times New Roman"/>
          <w:sz w:val="28"/>
          <w:szCs w:val="28"/>
        </w:rPr>
        <w:t xml:space="preserve"> </w:t>
      </w:r>
      <w:r w:rsidRPr="5D2AB77D">
        <w:rPr>
          <w:rFonts w:ascii="Times New Roman" w:cs="Times New Roman"/>
          <w:sz w:val="28"/>
          <w:szCs w:val="28"/>
          <w:rPrChange w:id="5806" w:author="user pc" w:date="2022-03-15T10:14:00Z">
            <w:rPr/>
          </w:rPrChange>
        </w:rPr>
        <w:t>hydrogen</w:t>
      </w:r>
      <w:r>
        <w:rPr>
          <w:rFonts w:ascii="Times New Roman" w:cs="Times New Roman" w:hAnsi="Times New Roman"/>
          <w:sz w:val="28"/>
          <w:szCs w:val="28"/>
        </w:rPr>
        <w:t xml:space="preserve"> </w:t>
      </w:r>
      <w:r w:rsidRPr="221098E1">
        <w:rPr>
          <w:rFonts w:ascii="Times New Roman" w:cs="Times New Roman"/>
          <w:sz w:val="28"/>
          <w:szCs w:val="28"/>
          <w:rPrChange w:id="5807" w:author="user pc" w:date="2022-03-15T10:14:00Z">
            <w:rPr/>
          </w:rPrChange>
        </w:rPr>
        <w:t>chloride</w:t>
      </w:r>
      <w:r>
        <w:rPr>
          <w:rFonts w:ascii="Times New Roman" w:cs="Times New Roman" w:hAnsi="Times New Roman"/>
          <w:sz w:val="28"/>
          <w:szCs w:val="28"/>
        </w:rPr>
        <w:t xml:space="preserve"> </w:t>
      </w:r>
      <w:r w:rsidRPr="C55A51C3">
        <w:rPr>
          <w:rFonts w:ascii="Times New Roman" w:cs="Times New Roman"/>
          <w:sz w:val="28"/>
          <w:szCs w:val="28"/>
          <w:rPrChange w:id="5808" w:author="user pc" w:date="2022-03-15T10:14:00Z">
            <w:rPr/>
          </w:rPrChange>
        </w:rPr>
        <w:t>gas</w:t>
      </w:r>
      <w:r>
        <w:rPr>
          <w:rFonts w:ascii="Times New Roman" w:cs="Times New Roman" w:hAnsi="Times New Roman"/>
          <w:sz w:val="28"/>
          <w:szCs w:val="28"/>
        </w:rPr>
        <w:t xml:space="preserve"> </w:t>
      </w:r>
      <w:r w:rsidRPr="9E4EEE66">
        <w:rPr>
          <w:rFonts w:ascii="Times New Roman" w:cs="Times New Roman"/>
          <w:sz w:val="28"/>
          <w:szCs w:val="28"/>
          <w:rPrChange w:id="5809" w:author="user pc" w:date="2022-03-15T10:14:00Z">
            <w:rPr/>
          </w:rPrChange>
        </w:rPr>
        <w:t>combines</w:t>
      </w:r>
      <w:r>
        <w:rPr>
          <w:rFonts w:ascii="Times New Roman" w:cs="Times New Roman" w:hAnsi="Times New Roman"/>
          <w:sz w:val="28"/>
          <w:szCs w:val="28"/>
        </w:rPr>
        <w:t xml:space="preserve"> </w:t>
      </w:r>
      <w:r w:rsidRPr="3C15E61F">
        <w:rPr>
          <w:rFonts w:ascii="Times New Roman" w:cs="Times New Roman"/>
          <w:sz w:val="28"/>
          <w:szCs w:val="28"/>
          <w:rPrChange w:id="5810" w:author="user pc" w:date="2022-03-15T10:14:00Z">
            <w:rPr/>
          </w:rPrChange>
        </w:rPr>
        <w:t>with</w:t>
      </w:r>
      <w:r>
        <w:rPr>
          <w:rFonts w:ascii="Times New Roman" w:cs="Times New Roman" w:hAnsi="Times New Roman"/>
          <w:sz w:val="28"/>
          <w:szCs w:val="28"/>
        </w:rPr>
        <w:t xml:space="preserve"> </w:t>
      </w:r>
      <w:r w:rsidRPr="25312B62">
        <w:rPr>
          <w:rFonts w:ascii="Times New Roman" w:cs="Times New Roman"/>
          <w:sz w:val="28"/>
          <w:szCs w:val="28"/>
          <w:rPrChange w:id="5811" w:author="user pc" w:date="2022-03-15T10:14:00Z">
            <w:rPr/>
          </w:rPrChange>
        </w:rPr>
        <w:t>1</w:t>
      </w:r>
      <w:r>
        <w:rPr>
          <w:rFonts w:ascii="Times New Roman" w:cs="Times New Roman" w:hAnsi="Times New Roman"/>
          <w:sz w:val="28"/>
          <w:szCs w:val="28"/>
        </w:rPr>
        <w:t xml:space="preserve"> </w:t>
      </w:r>
      <w:r w:rsidRPr="46EFF049">
        <w:rPr>
          <w:rFonts w:ascii="Times New Roman" w:cs="Times New Roman"/>
          <w:sz w:val="28"/>
          <w:szCs w:val="28"/>
          <w:rPrChange w:id="5812" w:author="user pc" w:date="2022-03-15T10:14:00Z">
            <w:rPr/>
          </w:rPrChange>
        </w:rPr>
        <w:t>mole</w:t>
      </w:r>
      <w:r>
        <w:rPr>
          <w:rFonts w:ascii="Times New Roman" w:cs="Times New Roman" w:hAnsi="Times New Roman"/>
          <w:sz w:val="28"/>
          <w:szCs w:val="28"/>
        </w:rPr>
        <w:t xml:space="preserve"> </w:t>
      </w:r>
      <w:r w:rsidRPr="8987BC8E">
        <w:rPr>
          <w:rFonts w:ascii="Times New Roman" w:cs="Times New Roman"/>
          <w:sz w:val="28"/>
          <w:szCs w:val="28"/>
          <w:rPrChange w:id="5813" w:author="user pc" w:date="2022-03-15T10:14:00Z">
            <w:rPr/>
          </w:rPrChange>
        </w:rPr>
        <w:t>of</w:t>
      </w:r>
      <w:r>
        <w:rPr>
          <w:rFonts w:ascii="Times New Roman" w:cs="Times New Roman" w:hAnsi="Times New Roman"/>
          <w:sz w:val="28"/>
          <w:szCs w:val="28"/>
        </w:rPr>
        <w:t xml:space="preserve"> </w:t>
      </w:r>
      <w:r w:rsidRPr="08EA31DE">
        <w:rPr>
          <w:rFonts w:ascii="Times New Roman" w:cs="Times New Roman"/>
          <w:sz w:val="28"/>
          <w:szCs w:val="28"/>
          <w:rPrChange w:id="5814" w:author="user pc" w:date="2022-03-15T10:14:00Z">
            <w:rPr/>
          </w:rPrChange>
        </w:rPr>
        <w:t>ammonia</w:t>
      </w:r>
      <w:r>
        <w:rPr>
          <w:rFonts w:ascii="Times New Roman" w:cs="Times New Roman" w:hAnsi="Times New Roman"/>
          <w:sz w:val="28"/>
          <w:szCs w:val="28"/>
        </w:rPr>
        <w:t xml:space="preserve"> </w:t>
      </w:r>
      <w:r w:rsidRPr="BFDFA2D6">
        <w:rPr>
          <w:rFonts w:ascii="Times New Roman" w:cs="Times New Roman"/>
          <w:sz w:val="28"/>
          <w:szCs w:val="28"/>
          <w:rPrChange w:id="5815" w:author="user pc" w:date="2022-03-15T10:14:00Z">
            <w:rPr/>
          </w:rPrChange>
        </w:rPr>
        <w:t>gas</w:t>
      </w:r>
      <w:r>
        <w:rPr>
          <w:rFonts w:ascii="Times New Roman" w:cs="Times New Roman" w:hAnsi="Times New Roman"/>
          <w:sz w:val="28"/>
          <w:szCs w:val="28"/>
        </w:rPr>
        <w:t xml:space="preserve"> </w:t>
      </w:r>
      <w:r w:rsidRPr="F17EB09B">
        <w:rPr>
          <w:rFonts w:ascii="Times New Roman" w:cs="Times New Roman"/>
          <w:sz w:val="28"/>
          <w:szCs w:val="28"/>
          <w:rPrChange w:id="5816" w:author="user pc" w:date="2022-03-15T10:14:00Z">
            <w:rPr/>
          </w:rPrChange>
        </w:rPr>
        <w:t>to</w:t>
      </w:r>
      <w:r>
        <w:rPr>
          <w:rFonts w:ascii="Times New Roman" w:cs="Times New Roman" w:hAnsi="Times New Roman"/>
          <w:sz w:val="28"/>
          <w:szCs w:val="28"/>
        </w:rPr>
        <w:t xml:space="preserve"> </w:t>
      </w:r>
      <w:r w:rsidRPr="31C42ACA">
        <w:rPr>
          <w:rFonts w:ascii="Times New Roman" w:cs="Times New Roman"/>
          <w:sz w:val="28"/>
          <w:szCs w:val="28"/>
          <w:rPrChange w:id="5817" w:author="user pc" w:date="2022-03-15T10:14:00Z">
            <w:rPr/>
          </w:rPrChange>
        </w:rPr>
        <w:t>give</w:t>
      </w:r>
      <w:r>
        <w:rPr>
          <w:rFonts w:ascii="Times New Roman" w:cs="Times New Roman" w:hAnsi="Times New Roman"/>
          <w:sz w:val="28"/>
          <w:szCs w:val="28"/>
        </w:rPr>
        <w:t xml:space="preserve"> </w:t>
      </w:r>
      <w:r w:rsidRPr="529A2772">
        <w:rPr>
          <w:rFonts w:ascii="Times New Roman" w:cs="Times New Roman"/>
          <w:sz w:val="28"/>
          <w:szCs w:val="28"/>
          <w:rPrChange w:id="5818" w:author="user pc" w:date="2022-03-15T10:14:00Z">
            <w:rPr/>
          </w:rPrChange>
        </w:rPr>
        <w:t>1</w:t>
      </w:r>
      <w:r>
        <w:rPr>
          <w:rFonts w:ascii="Times New Roman" w:cs="Times New Roman" w:hAnsi="Times New Roman"/>
          <w:sz w:val="28"/>
          <w:szCs w:val="28"/>
        </w:rPr>
        <w:t xml:space="preserve"> </w:t>
      </w:r>
      <w:r w:rsidRPr="6109806E">
        <w:rPr>
          <w:rFonts w:ascii="Times New Roman" w:cs="Times New Roman"/>
          <w:sz w:val="28"/>
          <w:szCs w:val="28"/>
          <w:rPrChange w:id="5819" w:author="user pc" w:date="2022-03-15T10:14:00Z">
            <w:rPr/>
          </w:rPrChange>
        </w:rPr>
        <w:t>mole</w:t>
      </w:r>
      <w:r>
        <w:rPr>
          <w:rFonts w:ascii="Times New Roman" w:cs="Times New Roman" w:hAnsi="Times New Roman"/>
          <w:sz w:val="28"/>
          <w:szCs w:val="28"/>
        </w:rPr>
        <w:t xml:space="preserve"> </w:t>
      </w:r>
      <w:r w:rsidRPr="C37B0C93">
        <w:rPr>
          <w:rFonts w:ascii="Times New Roman" w:cs="Times New Roman"/>
          <w:sz w:val="28"/>
          <w:szCs w:val="28"/>
          <w:rPrChange w:id="5820" w:author="user pc" w:date="2022-03-15T10:14:00Z">
            <w:rPr/>
          </w:rPrChange>
        </w:rPr>
        <w:t>of</w:t>
      </w:r>
      <w:r>
        <w:rPr>
          <w:rFonts w:ascii="Times New Roman" w:cs="Times New Roman" w:hAnsi="Times New Roman"/>
          <w:sz w:val="28"/>
          <w:szCs w:val="28"/>
        </w:rPr>
        <w:t xml:space="preserve"> </w:t>
      </w:r>
      <w:r w:rsidRPr="61359A81">
        <w:rPr>
          <w:rFonts w:ascii="Times New Roman" w:cs="Times New Roman"/>
          <w:sz w:val="28"/>
          <w:szCs w:val="28"/>
          <w:rPrChange w:id="5821" w:author="user pc" w:date="2022-03-15T10:14:00Z">
            <w:rPr/>
          </w:rPrChange>
        </w:rPr>
        <w:t>ammonium</w:t>
      </w:r>
      <w:r>
        <w:rPr>
          <w:rFonts w:ascii="Times New Roman" w:cs="Times New Roman" w:hAnsi="Times New Roman"/>
          <w:sz w:val="28"/>
          <w:szCs w:val="28"/>
        </w:rPr>
        <w:t xml:space="preserve"> </w:t>
      </w:r>
      <w:r w:rsidRPr="0F83BEEE">
        <w:rPr>
          <w:rFonts w:ascii="Times New Roman" w:cs="Times New Roman"/>
          <w:sz w:val="28"/>
          <w:szCs w:val="28"/>
          <w:rPrChange w:id="5822" w:author="user pc" w:date="2022-03-15T10:14:00Z">
            <w:rPr/>
          </w:rPrChange>
        </w:rPr>
        <w:t>chloride</w:t>
      </w:r>
      <w:r>
        <w:rPr>
          <w:rFonts w:ascii="Times New Roman" w:cs="Times New Roman" w:hAnsi="Times New Roman"/>
          <w:sz w:val="28"/>
          <w:szCs w:val="28"/>
        </w:rPr>
        <w:t xml:space="preserve"> </w:t>
      </w:r>
      <w:r w:rsidRPr="BFA5436E">
        <w:rPr>
          <w:rFonts w:ascii="Times New Roman" w:cs="Times New Roman"/>
          <w:sz w:val="28"/>
          <w:szCs w:val="28"/>
          <w:rPrChange w:id="5823" w:author="user pc" w:date="2022-03-15T10:14:00Z">
            <w:rPr/>
          </w:rPrChange>
        </w:rPr>
        <w:t>solid,</w:t>
      </w:r>
      <w:r>
        <w:rPr>
          <w:rFonts w:ascii="Times New Roman" w:cs="Times New Roman" w:hAnsi="Times New Roman"/>
          <w:sz w:val="28"/>
          <w:szCs w:val="28"/>
        </w:rPr>
        <w:t xml:space="preserve"> </w:t>
      </w:r>
      <w:r w:rsidRPr="A6B1F7BB">
        <w:rPr>
          <w:rFonts w:ascii="Times New Roman" w:cs="Times New Roman"/>
          <w:sz w:val="28"/>
          <w:szCs w:val="28"/>
          <w:rPrChange w:id="5824" w:author="user pc" w:date="2022-03-15T10:14:00Z">
            <w:rPr/>
          </w:rPrChange>
        </w:rPr>
        <w:t>since</w:t>
      </w:r>
      <w:r>
        <w:rPr>
          <w:rFonts w:ascii="Times New Roman" w:cs="Times New Roman" w:hAnsi="Times New Roman"/>
          <w:sz w:val="28"/>
          <w:szCs w:val="28"/>
        </w:rPr>
        <w:t xml:space="preserve"> </w:t>
      </w:r>
      <w:r w:rsidRPr="97E26381">
        <w:rPr>
          <w:rFonts w:ascii="Times New Roman" w:cs="Times New Roman"/>
          <w:sz w:val="28"/>
          <w:szCs w:val="28"/>
          <w:rPrChange w:id="5825" w:author="user pc" w:date="2022-03-15T10:14:00Z">
            <w:rPr/>
          </w:rPrChange>
        </w:rPr>
        <w:t>from</w:t>
      </w:r>
      <w:r>
        <w:rPr>
          <w:rFonts w:ascii="Times New Roman" w:cs="Times New Roman" w:hAnsi="Times New Roman"/>
          <w:sz w:val="28"/>
          <w:szCs w:val="28"/>
        </w:rPr>
        <w:t xml:space="preserve"> </w:t>
      </w:r>
      <w:r w:rsidRPr="29E7D100">
        <w:rPr>
          <w:rFonts w:ascii="Times New Roman" w:cs="Times New Roman"/>
          <w:sz w:val="28"/>
          <w:szCs w:val="28"/>
          <w:rPrChange w:id="5826" w:author="user pc" w:date="2022-03-15T10:14:00Z">
            <w:rPr/>
          </w:rPrChange>
        </w:rPr>
        <w:t>Avogadro's</w:t>
      </w:r>
      <w:r>
        <w:rPr>
          <w:rFonts w:ascii="Times New Roman" w:cs="Times New Roman" w:hAnsi="Times New Roman"/>
          <w:sz w:val="28"/>
          <w:szCs w:val="28"/>
        </w:rPr>
        <w:t xml:space="preserve"> law</w:t>
      </w:r>
      <w:r w:rsidRPr="0F9A6F20">
        <w:rPr>
          <w:rFonts w:ascii="Times New Roman" w:cs="Times New Roman"/>
          <w:sz w:val="28"/>
          <w:szCs w:val="28"/>
          <w:rPrChange w:id="5827" w:author="user pc" w:date="2022-03-15T10:14:00Z">
            <w:rPr/>
          </w:rPrChange>
        </w:rPr>
        <w:t>,</w:t>
      </w:r>
      <w:r>
        <w:rPr>
          <w:rFonts w:ascii="Times New Roman" w:cs="Times New Roman" w:hAnsi="Times New Roman"/>
          <w:sz w:val="28"/>
          <w:szCs w:val="28"/>
        </w:rPr>
        <w:t xml:space="preserve"> </w:t>
      </w:r>
      <w:r w:rsidRPr="815CA036">
        <w:rPr>
          <w:rFonts w:ascii="Times New Roman" w:cs="Times New Roman"/>
          <w:sz w:val="28"/>
          <w:szCs w:val="28"/>
          <w:rPrChange w:id="5828" w:author="user pc" w:date="2022-03-15T10:14:00Z">
            <w:rPr/>
          </w:rPrChange>
        </w:rPr>
        <w:t>equal</w:t>
      </w:r>
      <w:r>
        <w:rPr>
          <w:rFonts w:ascii="Times New Roman" w:cs="Times New Roman" w:hAnsi="Times New Roman"/>
          <w:sz w:val="28"/>
          <w:szCs w:val="28"/>
        </w:rPr>
        <w:t xml:space="preserve"> </w:t>
      </w:r>
      <w:r w:rsidRPr="9A8BCD0F">
        <w:rPr>
          <w:rFonts w:ascii="Times New Roman" w:cs="Times New Roman"/>
          <w:sz w:val="28"/>
          <w:szCs w:val="28"/>
          <w:rPrChange w:id="5829" w:author="user pc" w:date="2022-03-15T10:14:00Z">
            <w:rPr/>
          </w:rPrChange>
        </w:rPr>
        <w:t>volumes</w:t>
      </w:r>
      <w:r>
        <w:rPr>
          <w:rFonts w:ascii="Times New Roman" w:cs="Times New Roman" w:hAnsi="Times New Roman"/>
          <w:sz w:val="28"/>
          <w:szCs w:val="28"/>
        </w:rPr>
        <w:t xml:space="preserve"> </w:t>
      </w:r>
      <w:r w:rsidRPr="EC0D1C77">
        <w:rPr>
          <w:rFonts w:ascii="Times New Roman" w:cs="Times New Roman"/>
          <w:sz w:val="28"/>
          <w:szCs w:val="28"/>
          <w:rPrChange w:id="5830" w:author="user pc" w:date="2022-03-15T10:14:00Z">
            <w:rPr/>
          </w:rPrChange>
        </w:rPr>
        <w:t>of</w:t>
      </w:r>
      <w:r>
        <w:rPr>
          <w:rFonts w:ascii="Times New Roman" w:cs="Times New Roman" w:hAnsi="Times New Roman"/>
          <w:sz w:val="28"/>
          <w:szCs w:val="28"/>
        </w:rPr>
        <w:t xml:space="preserve"> </w:t>
      </w:r>
      <w:r w:rsidRPr="114F7C0A">
        <w:rPr>
          <w:rFonts w:ascii="Times New Roman" w:cs="Times New Roman"/>
          <w:sz w:val="28"/>
          <w:szCs w:val="28"/>
          <w:rPrChange w:id="5831" w:author="user pc" w:date="2022-03-15T10:14:00Z">
            <w:rPr/>
          </w:rPrChange>
        </w:rPr>
        <w:t>gases</w:t>
      </w:r>
      <w:r>
        <w:rPr>
          <w:rFonts w:ascii="Times New Roman" w:cs="Times New Roman" w:hAnsi="Times New Roman"/>
          <w:sz w:val="28"/>
          <w:szCs w:val="28"/>
        </w:rPr>
        <w:t xml:space="preserve"> </w:t>
      </w:r>
      <w:r w:rsidRPr="D034D9DF">
        <w:rPr>
          <w:rFonts w:ascii="Times New Roman" w:cs="Times New Roman"/>
          <w:sz w:val="28"/>
          <w:szCs w:val="28"/>
          <w:rPrChange w:id="5832" w:author="user pc" w:date="2022-03-15T10:14:00Z">
            <w:rPr/>
          </w:rPrChange>
        </w:rPr>
        <w:t>at</w:t>
      </w:r>
      <w:r>
        <w:rPr>
          <w:rFonts w:ascii="Times New Roman" w:cs="Times New Roman" w:hAnsi="Times New Roman"/>
          <w:sz w:val="28"/>
          <w:szCs w:val="28"/>
        </w:rPr>
        <w:t xml:space="preserve"> </w:t>
      </w:r>
      <w:r w:rsidRPr="62D2043E">
        <w:rPr>
          <w:rFonts w:ascii="Times New Roman" w:cs="Times New Roman"/>
          <w:sz w:val="28"/>
          <w:szCs w:val="28"/>
          <w:rPrChange w:id="5833" w:author="user pc" w:date="2022-03-15T10:14:00Z">
            <w:rPr/>
          </w:rPrChange>
        </w:rPr>
        <w:t>the</w:t>
      </w:r>
      <w:r>
        <w:rPr>
          <w:rFonts w:ascii="Times New Roman" w:cs="Times New Roman" w:hAnsi="Times New Roman"/>
          <w:sz w:val="28"/>
          <w:szCs w:val="28"/>
        </w:rPr>
        <w:t xml:space="preserve"> </w:t>
      </w:r>
      <w:r w:rsidRPr="7C4FA005">
        <w:rPr>
          <w:rFonts w:ascii="Times New Roman" w:cs="Times New Roman"/>
          <w:sz w:val="28"/>
          <w:szCs w:val="28"/>
          <w:rPrChange w:id="5834" w:author="user pc" w:date="2022-03-15T10:14:00Z">
            <w:rPr/>
          </w:rPrChange>
        </w:rPr>
        <w:t>same</w:t>
      </w:r>
      <w:r>
        <w:rPr>
          <w:rFonts w:ascii="Times New Roman" w:cs="Times New Roman" w:hAnsi="Times New Roman"/>
          <w:sz w:val="28"/>
          <w:szCs w:val="28"/>
        </w:rPr>
        <w:t xml:space="preserve"> </w:t>
      </w:r>
      <w:r w:rsidRPr="67892862">
        <w:rPr>
          <w:rFonts w:ascii="Times New Roman" w:cs="Times New Roman"/>
          <w:sz w:val="28"/>
          <w:szCs w:val="28"/>
          <w:rPrChange w:id="5835" w:author="user pc" w:date="2022-03-15T10:14:00Z">
            <w:rPr/>
          </w:rPrChange>
        </w:rPr>
        <w:t>T&amp;P,</w:t>
      </w:r>
      <w:r>
        <w:rPr>
          <w:rFonts w:ascii="Times New Roman" w:cs="Times New Roman" w:hAnsi="Times New Roman"/>
          <w:sz w:val="28"/>
          <w:szCs w:val="28"/>
        </w:rPr>
        <w:t xml:space="preserve"> </w:t>
      </w:r>
      <w:r w:rsidRPr="9BC297B2">
        <w:rPr>
          <w:rFonts w:ascii="Times New Roman" w:cs="Times New Roman"/>
          <w:sz w:val="28"/>
          <w:szCs w:val="28"/>
          <w:rPrChange w:id="5836" w:author="user pc" w:date="2022-03-15T10:14:00Z">
            <w:rPr/>
          </w:rPrChange>
        </w:rPr>
        <w:t>have</w:t>
      </w:r>
      <w:r>
        <w:rPr>
          <w:rFonts w:ascii="Times New Roman" w:cs="Times New Roman" w:hAnsi="Times New Roman"/>
          <w:sz w:val="28"/>
          <w:szCs w:val="28"/>
        </w:rPr>
        <w:t xml:space="preserve"> </w:t>
      </w:r>
      <w:r w:rsidRPr="CC70A384">
        <w:rPr>
          <w:rFonts w:ascii="Times New Roman" w:cs="Times New Roman"/>
          <w:sz w:val="28"/>
          <w:szCs w:val="28"/>
          <w:rPrChange w:id="5837" w:author="user pc" w:date="2022-03-15T10:14:00Z">
            <w:rPr/>
          </w:rPrChange>
        </w:rPr>
        <w:t>the</w:t>
      </w:r>
      <w:r>
        <w:rPr>
          <w:rFonts w:ascii="Times New Roman" w:cs="Times New Roman" w:hAnsi="Times New Roman"/>
          <w:sz w:val="28"/>
          <w:szCs w:val="28"/>
        </w:rPr>
        <w:t xml:space="preserve"> </w:t>
      </w:r>
      <w:r w:rsidRPr="56254C46">
        <w:rPr>
          <w:rFonts w:ascii="Times New Roman" w:cs="Times New Roman"/>
          <w:sz w:val="28"/>
          <w:szCs w:val="28"/>
          <w:rPrChange w:id="5838" w:author="user pc" w:date="2022-03-15T10:14:00Z">
            <w:rPr/>
          </w:rPrChange>
        </w:rPr>
        <w:t>same</w:t>
      </w:r>
      <w:r>
        <w:rPr>
          <w:rFonts w:ascii="Times New Roman" w:cs="Times New Roman" w:hAnsi="Times New Roman"/>
          <w:sz w:val="28"/>
          <w:szCs w:val="28"/>
        </w:rPr>
        <w:t xml:space="preserve"> </w:t>
      </w:r>
      <w:r w:rsidRPr="EA09DBC1">
        <w:rPr>
          <w:rFonts w:ascii="Times New Roman" w:cs="Times New Roman"/>
          <w:sz w:val="28"/>
          <w:szCs w:val="28"/>
          <w:rPrChange w:id="5839" w:author="user pc" w:date="2022-03-15T10:14:00Z">
            <w:rPr/>
          </w:rPrChange>
        </w:rPr>
        <w:t>number</w:t>
      </w:r>
      <w:r>
        <w:rPr>
          <w:rFonts w:ascii="Times New Roman" w:cs="Times New Roman" w:hAnsi="Times New Roman"/>
          <w:sz w:val="28"/>
          <w:szCs w:val="28"/>
        </w:rPr>
        <w:t xml:space="preserve"> </w:t>
      </w:r>
      <w:r w:rsidRPr="DBBD176A">
        <w:rPr>
          <w:rFonts w:ascii="Times New Roman" w:cs="Times New Roman"/>
          <w:sz w:val="28"/>
          <w:szCs w:val="28"/>
          <w:rPrChange w:id="5840" w:author="user pc" w:date="2022-03-15T10:14:00Z">
            <w:rPr/>
          </w:rPrChange>
        </w:rPr>
        <w:t>of</w:t>
      </w:r>
      <w:r>
        <w:rPr>
          <w:rFonts w:ascii="Times New Roman" w:cs="Times New Roman" w:hAnsi="Times New Roman"/>
          <w:sz w:val="28"/>
          <w:szCs w:val="28"/>
        </w:rPr>
        <w:t xml:space="preserve"> </w:t>
      </w:r>
      <w:r w:rsidRPr="A6039F89">
        <w:rPr>
          <w:rFonts w:ascii="Times New Roman" w:cs="Times New Roman"/>
          <w:sz w:val="28"/>
          <w:szCs w:val="28"/>
          <w:rPrChange w:id="5841" w:author="user pc" w:date="2022-03-15T10:14:00Z">
            <w:rPr/>
          </w:rPrChange>
        </w:rPr>
        <w:t>molecules</w:t>
      </w:r>
      <w:r>
        <w:rPr>
          <w:rFonts w:ascii="Times New Roman" w:cs="Times New Roman" w:hAnsi="Times New Roman"/>
          <w:sz w:val="28"/>
          <w:szCs w:val="28"/>
        </w:rPr>
        <w:t xml:space="preserve">  </w:t>
      </w:r>
      <w:r w:rsidRPr="862D5200">
        <w:rPr>
          <w:rFonts w:ascii="Times New Roman" w:cs="Times New Roman"/>
          <w:sz w:val="28"/>
          <w:szCs w:val="28"/>
          <w:rPrChange w:id="5842" w:author="user pc" w:date="2022-03-15T10:14:00Z">
            <w:rPr/>
          </w:rPrChange>
        </w:rPr>
        <w:t>and</w:t>
      </w:r>
      <w:r>
        <w:rPr>
          <w:rFonts w:ascii="Times New Roman" w:cs="Times New Roman" w:hAnsi="Times New Roman"/>
          <w:sz w:val="28"/>
          <w:szCs w:val="28"/>
        </w:rPr>
        <w:t xml:space="preserve"> </w:t>
      </w:r>
      <w:r w:rsidRPr="17171217">
        <w:rPr>
          <w:rFonts w:ascii="Times New Roman" w:cs="Times New Roman"/>
          <w:sz w:val="28"/>
          <w:szCs w:val="28"/>
          <w:rPrChange w:id="5843" w:author="user pc" w:date="2022-03-15T10:14:00Z">
            <w:rPr/>
          </w:rPrChange>
        </w:rPr>
        <w:t>equal</w:t>
      </w:r>
      <w:r>
        <w:rPr>
          <w:rFonts w:ascii="Times New Roman" w:cs="Times New Roman" w:hAnsi="Times New Roman"/>
          <w:sz w:val="28"/>
          <w:szCs w:val="28"/>
        </w:rPr>
        <w:t xml:space="preserve"> </w:t>
      </w:r>
      <w:r w:rsidRPr="DBE0A36C">
        <w:rPr>
          <w:rFonts w:ascii="Times New Roman" w:cs="Times New Roman"/>
          <w:sz w:val="28"/>
          <w:szCs w:val="28"/>
          <w:rPrChange w:id="5844" w:author="user pc" w:date="2022-03-15T10:14:00Z">
            <w:rPr/>
          </w:rPrChange>
        </w:rPr>
        <w:t>numbers</w:t>
      </w:r>
      <w:r>
        <w:rPr>
          <w:rFonts w:ascii="Times New Roman" w:cs="Times New Roman" w:hAnsi="Times New Roman"/>
          <w:sz w:val="28"/>
          <w:szCs w:val="28"/>
        </w:rPr>
        <w:t xml:space="preserve"> </w:t>
      </w:r>
      <w:r w:rsidRPr="226DAD42">
        <w:rPr>
          <w:rFonts w:ascii="Times New Roman" w:cs="Times New Roman"/>
          <w:sz w:val="28"/>
          <w:szCs w:val="28"/>
          <w:rPrChange w:id="5845" w:author="user pc" w:date="2022-03-15T10:14:00Z">
            <w:rPr/>
          </w:rPrChange>
        </w:rPr>
        <w:t>of</w:t>
      </w:r>
      <w:r>
        <w:rPr>
          <w:rFonts w:ascii="Times New Roman" w:cs="Times New Roman" w:hAnsi="Times New Roman"/>
          <w:sz w:val="28"/>
          <w:szCs w:val="28"/>
        </w:rPr>
        <w:t xml:space="preserve"> </w:t>
      </w:r>
      <w:r w:rsidRPr="64EF90AC">
        <w:rPr>
          <w:rFonts w:ascii="Times New Roman" w:cs="Times New Roman"/>
          <w:sz w:val="28"/>
          <w:szCs w:val="28"/>
          <w:rPrChange w:id="5846" w:author="user pc" w:date="2022-03-15T10:14:00Z">
            <w:rPr/>
          </w:rPrChange>
        </w:rPr>
        <w:t>moles</w:t>
      </w:r>
      <w:r>
        <w:rPr>
          <w:rFonts w:ascii="Times New Roman" w:cs="Times New Roman" w:hAnsi="Times New Roman"/>
          <w:sz w:val="28"/>
          <w:szCs w:val="28"/>
        </w:rPr>
        <w:t xml:space="preserve"> </w:t>
      </w:r>
      <w:r w:rsidRPr="EDF601DF">
        <w:rPr>
          <w:rFonts w:ascii="Times New Roman" w:cs="Times New Roman"/>
          <w:sz w:val="28"/>
          <w:szCs w:val="28"/>
          <w:rPrChange w:id="5847" w:author="user pc" w:date="2022-03-15T10:14:00Z">
            <w:rPr/>
          </w:rPrChange>
        </w:rPr>
        <w:t>have</w:t>
      </w:r>
      <w:r>
        <w:rPr>
          <w:rFonts w:ascii="Times New Roman" w:cs="Times New Roman" w:hAnsi="Times New Roman"/>
          <w:sz w:val="28"/>
          <w:szCs w:val="28"/>
        </w:rPr>
        <w:t xml:space="preserve"> </w:t>
      </w:r>
      <w:r w:rsidRPr="90440EE3">
        <w:rPr>
          <w:rFonts w:ascii="Times New Roman" w:cs="Times New Roman"/>
          <w:sz w:val="28"/>
          <w:szCs w:val="28"/>
          <w:rPrChange w:id="5848" w:author="user pc" w:date="2022-03-15T10:14:00Z">
            <w:rPr/>
          </w:rPrChange>
        </w:rPr>
        <w:t>the</w:t>
      </w:r>
      <w:r>
        <w:rPr>
          <w:rFonts w:ascii="Times New Roman" w:cs="Times New Roman" w:hAnsi="Times New Roman"/>
          <w:sz w:val="28"/>
          <w:szCs w:val="28"/>
        </w:rPr>
        <w:t xml:space="preserve"> </w:t>
      </w:r>
      <w:r w:rsidRPr="37F6753E">
        <w:rPr>
          <w:rFonts w:ascii="Times New Roman" w:cs="Times New Roman"/>
          <w:sz w:val="28"/>
          <w:szCs w:val="28"/>
          <w:rPrChange w:id="5849" w:author="user pc" w:date="2022-03-15T10:14:00Z">
            <w:rPr/>
          </w:rPrChange>
        </w:rPr>
        <w:t>same</w:t>
      </w:r>
      <w:r>
        <w:rPr>
          <w:rFonts w:ascii="Times New Roman" w:cs="Times New Roman" w:hAnsi="Times New Roman"/>
          <w:sz w:val="28"/>
          <w:szCs w:val="28"/>
        </w:rPr>
        <w:t xml:space="preserve"> </w:t>
      </w:r>
      <w:r w:rsidRPr="6245E935">
        <w:rPr>
          <w:rFonts w:ascii="Times New Roman" w:cs="Times New Roman"/>
          <w:sz w:val="28"/>
          <w:szCs w:val="28"/>
          <w:rPrChange w:id="5850" w:author="user pc" w:date="2022-03-15T10:14:00Z">
            <w:rPr/>
          </w:rPrChange>
        </w:rPr>
        <w:t>number</w:t>
      </w:r>
      <w:r>
        <w:rPr>
          <w:rFonts w:ascii="Times New Roman" w:cs="Times New Roman" w:hAnsi="Times New Roman"/>
          <w:sz w:val="28"/>
          <w:szCs w:val="28"/>
        </w:rPr>
        <w:t xml:space="preserve"> </w:t>
      </w:r>
      <w:r w:rsidRPr="6FCFF193">
        <w:rPr>
          <w:rFonts w:ascii="Times New Roman" w:cs="Times New Roman"/>
          <w:sz w:val="28"/>
          <w:szCs w:val="28"/>
          <w:rPrChange w:id="5851" w:author="user pc" w:date="2022-03-15T10:14:00Z">
            <w:rPr/>
          </w:rPrChange>
        </w:rPr>
        <w:t>of</w:t>
      </w:r>
      <w:r>
        <w:rPr>
          <w:rFonts w:ascii="Times New Roman" w:cs="Times New Roman" w:hAnsi="Times New Roman"/>
          <w:sz w:val="28"/>
          <w:szCs w:val="28"/>
        </w:rPr>
        <w:t xml:space="preserve"> </w:t>
      </w:r>
      <w:r w:rsidRPr="FA47502B">
        <w:rPr>
          <w:rFonts w:ascii="Times New Roman" w:cs="Times New Roman"/>
          <w:sz w:val="28"/>
          <w:szCs w:val="28"/>
          <w:rPrChange w:id="5852" w:author="user pc" w:date="2022-03-15T10:14:00Z">
            <w:rPr/>
          </w:rPrChange>
        </w:rPr>
        <w:t>molecules,</w:t>
      </w:r>
      <w:r>
        <w:rPr>
          <w:rFonts w:ascii="Times New Roman" w:cs="Times New Roman" w:hAnsi="Times New Roman"/>
          <w:sz w:val="28"/>
          <w:szCs w:val="28"/>
        </w:rPr>
        <w:t xml:space="preserve"> </w:t>
      </w:r>
      <w:r w:rsidRPr="04C8283F">
        <w:rPr>
          <w:rFonts w:ascii="Times New Roman" w:cs="Times New Roman"/>
          <w:sz w:val="28"/>
          <w:szCs w:val="28"/>
          <w:rPrChange w:id="5853" w:author="user pc" w:date="2022-03-15T10:14:00Z">
            <w:rPr/>
          </w:rPrChange>
        </w:rPr>
        <w:t>and</w:t>
      </w:r>
      <w:r>
        <w:rPr>
          <w:rFonts w:ascii="Times New Roman" w:cs="Times New Roman" w:hAnsi="Times New Roman"/>
          <w:sz w:val="28"/>
          <w:szCs w:val="28"/>
        </w:rPr>
        <w:t xml:space="preserve"> </w:t>
      </w:r>
      <w:r w:rsidRPr="F2C178FF">
        <w:rPr>
          <w:rFonts w:ascii="Times New Roman" w:cs="Times New Roman"/>
          <w:sz w:val="28"/>
          <w:szCs w:val="28"/>
          <w:rPrChange w:id="5854" w:author="user pc" w:date="2022-03-15T10:14:00Z">
            <w:rPr/>
          </w:rPrChange>
        </w:rPr>
        <w:t>this</w:t>
      </w:r>
      <w:r>
        <w:rPr>
          <w:rFonts w:ascii="Times New Roman" w:cs="Times New Roman" w:hAnsi="Times New Roman"/>
          <w:sz w:val="28"/>
          <w:szCs w:val="28"/>
        </w:rPr>
        <w:t xml:space="preserve"> </w:t>
      </w:r>
      <w:r w:rsidRPr="8681F060">
        <w:rPr>
          <w:rFonts w:ascii="Times New Roman" w:cs="Times New Roman"/>
          <w:sz w:val="28"/>
          <w:szCs w:val="28"/>
          <w:rPrChange w:id="5855" w:author="user pc" w:date="2022-03-15T10:14:00Z">
            <w:rPr/>
          </w:rPrChange>
        </w:rPr>
        <w:t>gives</w:t>
      </w:r>
      <w:r>
        <w:rPr>
          <w:rFonts w:ascii="Times New Roman" w:cs="Times New Roman" w:hAnsi="Times New Roman"/>
          <w:sz w:val="28"/>
          <w:szCs w:val="28"/>
        </w:rPr>
        <w:t xml:space="preserve"> </w:t>
      </w:r>
      <w:r w:rsidRPr="6CE6DD72">
        <w:rPr>
          <w:rFonts w:ascii="Times New Roman" w:cs="Times New Roman"/>
          <w:sz w:val="28"/>
          <w:szCs w:val="28"/>
          <w:rPrChange w:id="5856" w:author="user pc" w:date="2022-03-15T10:14:00Z">
            <w:rPr/>
          </w:rPrChange>
        </w:rPr>
        <w:t>rise</w:t>
      </w:r>
      <w:r>
        <w:rPr>
          <w:rFonts w:ascii="Times New Roman" w:cs="Times New Roman" w:hAnsi="Times New Roman"/>
          <w:sz w:val="28"/>
          <w:szCs w:val="28"/>
        </w:rPr>
        <w:t xml:space="preserve"> </w:t>
      </w:r>
      <w:r w:rsidRPr="6AD9490C">
        <w:rPr>
          <w:rFonts w:ascii="Times New Roman" w:cs="Times New Roman"/>
          <w:sz w:val="28"/>
          <w:szCs w:val="28"/>
          <w:rPrChange w:id="5857" w:author="user pc" w:date="2022-03-15T10:14:00Z">
            <w:rPr/>
          </w:rPrChange>
        </w:rPr>
        <w:t>to</w:t>
      </w:r>
      <w:r>
        <w:rPr>
          <w:rFonts w:ascii="Times New Roman" w:cs="Times New Roman" w:hAnsi="Times New Roman"/>
          <w:sz w:val="28"/>
          <w:szCs w:val="28"/>
        </w:rPr>
        <w:t xml:space="preserve"> </w:t>
      </w:r>
      <w:r w:rsidRPr="E4FA012A">
        <w:rPr>
          <w:rFonts w:ascii="Times New Roman" w:cs="Times New Roman"/>
          <w:sz w:val="28"/>
          <w:szCs w:val="28"/>
          <w:rPrChange w:id="5858" w:author="user pc" w:date="2022-03-15T10:14:00Z">
            <w:rPr/>
          </w:rPrChange>
        </w:rPr>
        <w:t>Gay-Lussac's</w:t>
      </w:r>
      <w:r>
        <w:rPr>
          <w:rFonts w:ascii="Times New Roman" w:cs="Times New Roman" w:hAnsi="Times New Roman"/>
          <w:sz w:val="28"/>
          <w:szCs w:val="28"/>
        </w:rPr>
        <w:t xml:space="preserve"> </w:t>
      </w:r>
      <w:r w:rsidRPr="D8E2E61D">
        <w:rPr>
          <w:rFonts w:ascii="Times New Roman" w:cs="Times New Roman"/>
          <w:sz w:val="28"/>
          <w:szCs w:val="28"/>
          <w:rPrChange w:id="5859" w:author="user pc" w:date="2022-03-15T10:14:00Z">
            <w:rPr/>
          </w:rPrChange>
        </w:rPr>
        <w:t>Law</w:t>
      </w:r>
      <w:r>
        <w:rPr>
          <w:rFonts w:ascii="Times New Roman" w:cs="Times New Roman" w:hAnsi="Times New Roman"/>
          <w:sz w:val="28"/>
          <w:szCs w:val="28"/>
        </w:rPr>
        <w:t xml:space="preserve"> </w:t>
      </w:r>
      <w:r w:rsidRPr="2DD5AF9C">
        <w:rPr>
          <w:rFonts w:ascii="Times New Roman" w:cs="Times New Roman"/>
          <w:sz w:val="28"/>
          <w:szCs w:val="28"/>
          <w:rPrChange w:id="5860" w:author="user pc" w:date="2022-03-15T10:14:00Z">
            <w:rPr/>
          </w:rPrChange>
        </w:rPr>
        <w:t>of</w:t>
      </w:r>
      <w:r>
        <w:rPr>
          <w:rFonts w:ascii="Times New Roman" w:cs="Times New Roman" w:hAnsi="Times New Roman"/>
          <w:sz w:val="28"/>
          <w:szCs w:val="28"/>
        </w:rPr>
        <w:t xml:space="preserve"> </w:t>
      </w:r>
      <w:r w:rsidRPr="68C8BF85">
        <w:rPr>
          <w:rFonts w:ascii="Times New Roman" w:cs="Times New Roman"/>
          <w:sz w:val="28"/>
          <w:szCs w:val="28"/>
          <w:rPrChange w:id="5861" w:author="user pc" w:date="2022-03-15T10:14:00Z">
            <w:rPr/>
          </w:rPrChange>
        </w:rPr>
        <w:t>combining</w:t>
      </w:r>
      <w:r>
        <w:rPr>
          <w:rFonts w:ascii="Times New Roman" w:cs="Times New Roman" w:hAnsi="Times New Roman"/>
          <w:sz w:val="28"/>
          <w:szCs w:val="28"/>
        </w:rPr>
        <w:t xml:space="preserve"> </w:t>
      </w:r>
      <w:r w:rsidRPr="DED5FE17">
        <w:rPr>
          <w:rFonts w:ascii="Times New Roman" w:cs="Times New Roman"/>
          <w:sz w:val="28"/>
          <w:szCs w:val="28"/>
          <w:rPrChange w:id="5862" w:author="user pc" w:date="2022-03-15T10:14:00Z">
            <w:rPr/>
          </w:rPrChange>
        </w:rPr>
        <w:t>volumes,</w:t>
      </w:r>
      <w:r>
        <w:rPr>
          <w:rFonts w:ascii="Times New Roman" w:cs="Times New Roman" w:hAnsi="Times New Roman"/>
          <w:sz w:val="28"/>
          <w:szCs w:val="28"/>
        </w:rPr>
        <w:t xml:space="preserve"> </w:t>
      </w:r>
      <w:r w:rsidRPr="0D462E79">
        <w:rPr>
          <w:rFonts w:ascii="Times New Roman" w:cs="Times New Roman"/>
          <w:sz w:val="28"/>
          <w:szCs w:val="28"/>
          <w:rPrChange w:id="5863" w:author="user pc" w:date="2022-03-15T10:14:00Z">
            <w:rPr/>
          </w:rPrChange>
        </w:rPr>
        <w:t>and</w:t>
      </w:r>
      <w:r>
        <w:rPr>
          <w:rFonts w:ascii="Times New Roman" w:cs="Times New Roman" w:hAnsi="Times New Roman"/>
          <w:sz w:val="28"/>
          <w:szCs w:val="28"/>
        </w:rPr>
        <w:t xml:space="preserve"> </w:t>
      </w:r>
      <w:r w:rsidRPr="4A7A0F67">
        <w:rPr>
          <w:rFonts w:ascii="Times New Roman" w:cs="Times New Roman"/>
          <w:sz w:val="28"/>
          <w:szCs w:val="28"/>
          <w:rPrChange w:id="5864" w:author="user pc" w:date="2022-03-15T10:14:00Z">
            <w:rPr/>
          </w:rPrChange>
        </w:rPr>
        <w:t>we</w:t>
      </w:r>
      <w:r>
        <w:rPr>
          <w:rFonts w:ascii="Times New Roman" w:cs="Times New Roman" w:hAnsi="Times New Roman"/>
          <w:sz w:val="28"/>
          <w:szCs w:val="28"/>
        </w:rPr>
        <w:t xml:space="preserve"> </w:t>
      </w:r>
      <w:r w:rsidRPr="3EFF88F8">
        <w:rPr>
          <w:rFonts w:ascii="Times New Roman" w:cs="Times New Roman"/>
          <w:sz w:val="28"/>
          <w:szCs w:val="28"/>
          <w:rPrChange w:id="5865" w:author="user pc" w:date="2022-03-15T10:14:00Z">
            <w:rPr/>
          </w:rPrChange>
        </w:rPr>
        <w:t>can</w:t>
      </w:r>
      <w:r>
        <w:rPr>
          <w:rFonts w:ascii="Times New Roman" w:cs="Times New Roman" w:hAnsi="Times New Roman"/>
          <w:sz w:val="28"/>
          <w:szCs w:val="28"/>
        </w:rPr>
        <w:t xml:space="preserve"> </w:t>
      </w:r>
      <w:r w:rsidRPr="D6BE332A">
        <w:rPr>
          <w:rFonts w:ascii="Times New Roman" w:cs="Times New Roman"/>
          <w:sz w:val="28"/>
          <w:szCs w:val="28"/>
          <w:rPrChange w:id="5866" w:author="user pc" w:date="2022-03-15T10:14:00Z">
            <w:rPr/>
          </w:rPrChange>
        </w:rPr>
        <w:t>then</w:t>
      </w:r>
      <w:r>
        <w:rPr>
          <w:rFonts w:ascii="Times New Roman" w:cs="Times New Roman" w:hAnsi="Times New Roman"/>
          <w:sz w:val="28"/>
          <w:szCs w:val="28"/>
        </w:rPr>
        <w:t xml:space="preserve"> </w:t>
      </w:r>
      <w:r w:rsidRPr="84B03374">
        <w:rPr>
          <w:rFonts w:ascii="Times New Roman" w:cs="Times New Roman"/>
          <w:sz w:val="28"/>
          <w:szCs w:val="28"/>
          <w:rPrChange w:id="5867" w:author="user pc" w:date="2022-03-15T10:14:00Z">
            <w:rPr/>
          </w:rPrChange>
        </w:rPr>
        <w:t>logically</w:t>
      </w:r>
      <w:r>
        <w:rPr>
          <w:rFonts w:ascii="Times New Roman" w:cs="Times New Roman" w:hAnsi="Times New Roman"/>
          <w:sz w:val="28"/>
          <w:szCs w:val="28"/>
        </w:rPr>
        <w:t xml:space="preserve"> </w:t>
      </w:r>
      <w:r w:rsidRPr="8B0790D0">
        <w:rPr>
          <w:rFonts w:ascii="Times New Roman" w:cs="Times New Roman"/>
          <w:sz w:val="28"/>
          <w:szCs w:val="28"/>
          <w:rPrChange w:id="5868" w:author="user pc" w:date="2022-03-15T10:14:00Z">
            <w:rPr/>
          </w:rPrChange>
        </w:rPr>
        <w:t>say</w:t>
      </w:r>
      <w:r>
        <w:rPr>
          <w:rFonts w:ascii="Times New Roman" w:cs="Times New Roman" w:hAnsi="Times New Roman"/>
          <w:sz w:val="28"/>
          <w:szCs w:val="28"/>
        </w:rPr>
        <w:t xml:space="preserve"> </w:t>
      </w:r>
      <w:r w:rsidRPr="C1CC99B2">
        <w:rPr>
          <w:rFonts w:ascii="Times New Roman" w:cs="Times New Roman"/>
          <w:sz w:val="28"/>
          <w:szCs w:val="28"/>
          <w:rPrChange w:id="5869" w:author="user pc" w:date="2022-03-15T10:14:00Z">
            <w:rPr/>
          </w:rPrChange>
        </w:rPr>
        <w:t>directly</w:t>
      </w:r>
      <w:r>
        <w:rPr>
          <w:rFonts w:ascii="Times New Roman" w:cs="Times New Roman" w:hAnsi="Times New Roman"/>
          <w:sz w:val="28"/>
          <w:szCs w:val="28"/>
        </w:rPr>
        <w:t xml:space="preserve"> </w:t>
      </w:r>
      <w:r w:rsidRPr="6297AED1">
        <w:rPr>
          <w:rFonts w:ascii="Times New Roman" w:cs="Times New Roman"/>
          <w:sz w:val="28"/>
          <w:szCs w:val="28"/>
          <w:rPrChange w:id="5870" w:author="user pc" w:date="2022-03-15T10:14:00Z">
            <w:rPr/>
          </w:rPrChange>
        </w:rPr>
        <w:t>from</w:t>
      </w:r>
      <w:r>
        <w:rPr>
          <w:rFonts w:ascii="Times New Roman" w:cs="Times New Roman" w:hAnsi="Times New Roman"/>
          <w:sz w:val="28"/>
          <w:szCs w:val="28"/>
        </w:rPr>
        <w:t xml:space="preserve"> </w:t>
      </w:r>
      <w:r w:rsidRPr="C695BB10">
        <w:rPr>
          <w:rFonts w:ascii="Times New Roman" w:cs="Times New Roman"/>
          <w:sz w:val="28"/>
          <w:szCs w:val="28"/>
          <w:rPrChange w:id="5871" w:author="user pc" w:date="2022-03-15T10:14:00Z">
            <w:rPr/>
          </w:rPrChange>
        </w:rPr>
        <w:t>the</w:t>
      </w:r>
      <w:r>
        <w:rPr>
          <w:rFonts w:ascii="Times New Roman" w:cs="Times New Roman" w:hAnsi="Times New Roman"/>
          <w:sz w:val="28"/>
          <w:szCs w:val="28"/>
        </w:rPr>
        <w:t xml:space="preserve"> </w:t>
      </w:r>
      <w:r w:rsidRPr="ECB2E0B4">
        <w:rPr>
          <w:rFonts w:ascii="Times New Roman" w:cs="Times New Roman"/>
          <w:sz w:val="28"/>
          <w:szCs w:val="28"/>
          <w:rPrChange w:id="5872" w:author="user pc" w:date="2022-03-15T10:14:00Z">
            <w:rPr/>
          </w:rPrChange>
        </w:rPr>
        <w:t>equation,</w:t>
      </w:r>
      <w:r>
        <w:rPr>
          <w:rFonts w:ascii="Times New Roman" w:cs="Times New Roman" w:hAnsi="Times New Roman"/>
          <w:sz w:val="28"/>
          <w:szCs w:val="28"/>
        </w:rPr>
        <w:t xml:space="preserve"> </w:t>
      </w:r>
      <w:r w:rsidRPr="B764C3D7">
        <w:rPr>
          <w:rFonts w:ascii="Times New Roman" w:cs="Times New Roman"/>
          <w:sz w:val="28"/>
          <w:szCs w:val="28"/>
          <w:rPrChange w:id="5873" w:author="user pc" w:date="2022-03-15T10:14:00Z">
            <w:rPr/>
          </w:rPrChange>
        </w:rPr>
        <w:t>1</w:t>
      </w:r>
      <w:r>
        <w:rPr>
          <w:rFonts w:ascii="Times New Roman" w:cs="Times New Roman" w:hAnsi="Times New Roman"/>
          <w:sz w:val="28"/>
          <w:szCs w:val="28"/>
        </w:rPr>
        <w:t xml:space="preserve"> </w:t>
      </w:r>
      <w:r w:rsidRPr="4A8B8AC5">
        <w:rPr>
          <w:rFonts w:ascii="Times New Roman" w:cs="Times New Roman"/>
          <w:sz w:val="28"/>
          <w:szCs w:val="28"/>
          <w:rPrChange w:id="5874" w:author="user pc" w:date="2022-03-15T10:14:00Z">
            <w:rPr/>
          </w:rPrChange>
        </w:rPr>
        <w:t>volume</w:t>
      </w:r>
      <w:r>
        <w:rPr>
          <w:rFonts w:ascii="Times New Roman" w:cs="Times New Roman" w:hAnsi="Times New Roman"/>
          <w:sz w:val="28"/>
          <w:szCs w:val="28"/>
        </w:rPr>
        <w:t xml:space="preserve"> </w:t>
      </w:r>
      <w:r w:rsidRPr="AD55DC47">
        <w:rPr>
          <w:rFonts w:ascii="Times New Roman" w:cs="Times New Roman"/>
          <w:sz w:val="28"/>
          <w:szCs w:val="28"/>
          <w:rPrChange w:id="5875" w:author="user pc" w:date="2022-03-15T10:14:00Z">
            <w:rPr/>
          </w:rPrChange>
        </w:rPr>
        <w:t>of</w:t>
      </w:r>
      <w:r>
        <w:rPr>
          <w:rFonts w:ascii="Times New Roman" w:cs="Times New Roman" w:hAnsi="Times New Roman"/>
          <w:sz w:val="28"/>
          <w:szCs w:val="28"/>
        </w:rPr>
        <w:t xml:space="preserve"> </w:t>
      </w:r>
      <w:r w:rsidRPr="8CA248B9">
        <w:rPr>
          <w:rFonts w:ascii="Times New Roman" w:cs="Times New Roman"/>
          <w:sz w:val="28"/>
          <w:szCs w:val="28"/>
          <w:rPrChange w:id="5876" w:author="user pc" w:date="2022-03-15T10:14:00Z">
            <w:rPr/>
          </w:rPrChange>
        </w:rPr>
        <w:t>hydrogen</w:t>
      </w:r>
      <w:r>
        <w:rPr>
          <w:rFonts w:ascii="Times New Roman" w:cs="Times New Roman" w:hAnsi="Times New Roman"/>
          <w:sz w:val="28"/>
          <w:szCs w:val="28"/>
        </w:rPr>
        <w:t xml:space="preserve"> </w:t>
      </w:r>
      <w:r w:rsidRPr="44F9B775">
        <w:rPr>
          <w:rFonts w:ascii="Times New Roman" w:cs="Times New Roman"/>
          <w:sz w:val="28"/>
          <w:szCs w:val="28"/>
          <w:rPrChange w:id="5877" w:author="user pc" w:date="2022-03-15T10:14:00Z">
            <w:rPr/>
          </w:rPrChange>
        </w:rPr>
        <w:t>chloride</w:t>
      </w:r>
      <w:r>
        <w:rPr>
          <w:rFonts w:ascii="Times New Roman" w:cs="Times New Roman" w:hAnsi="Times New Roman"/>
          <w:sz w:val="28"/>
          <w:szCs w:val="28"/>
        </w:rPr>
        <w:t xml:space="preserve"> </w:t>
      </w:r>
      <w:r w:rsidRPr="1053EC8F">
        <w:rPr>
          <w:rFonts w:ascii="Times New Roman" w:cs="Times New Roman"/>
          <w:sz w:val="28"/>
          <w:szCs w:val="28"/>
          <w:rPrChange w:id="5878" w:author="user pc" w:date="2022-03-15T10:14:00Z">
            <w:rPr/>
          </w:rPrChange>
        </w:rPr>
        <w:t>will</w:t>
      </w:r>
      <w:r>
        <w:rPr>
          <w:rFonts w:ascii="Times New Roman" w:cs="Times New Roman" w:hAnsi="Times New Roman"/>
          <w:sz w:val="28"/>
          <w:szCs w:val="28"/>
        </w:rPr>
        <w:t xml:space="preserve"> </w:t>
      </w:r>
      <w:r w:rsidRPr="2229CF3F">
        <w:rPr>
          <w:rFonts w:ascii="Times New Roman" w:cs="Times New Roman"/>
          <w:sz w:val="28"/>
          <w:szCs w:val="28"/>
          <w:rPrChange w:id="5879" w:author="user pc" w:date="2022-03-15T10:14:00Z">
            <w:rPr/>
          </w:rPrChange>
        </w:rPr>
        <w:t>react</w:t>
      </w:r>
      <w:r>
        <w:rPr>
          <w:rFonts w:ascii="Times New Roman" w:cs="Times New Roman" w:hAnsi="Times New Roman"/>
          <w:sz w:val="28"/>
          <w:szCs w:val="28"/>
        </w:rPr>
        <w:t xml:space="preserve"> </w:t>
      </w:r>
      <w:r w:rsidRPr="2A080D6E">
        <w:rPr>
          <w:rFonts w:ascii="Times New Roman" w:cs="Times New Roman"/>
          <w:sz w:val="28"/>
          <w:szCs w:val="28"/>
          <w:rPrChange w:id="5880" w:author="user pc" w:date="2022-03-15T10:14:00Z">
            <w:rPr/>
          </w:rPrChange>
        </w:rPr>
        <w:t>with</w:t>
      </w:r>
      <w:r>
        <w:rPr>
          <w:rFonts w:ascii="Times New Roman" w:cs="Times New Roman" w:hAnsi="Times New Roman"/>
          <w:sz w:val="28"/>
          <w:szCs w:val="28"/>
        </w:rPr>
        <w:t xml:space="preserve"> </w:t>
      </w:r>
      <w:r w:rsidRPr="05B86FD7">
        <w:rPr>
          <w:rFonts w:ascii="Times New Roman" w:cs="Times New Roman"/>
          <w:sz w:val="28"/>
          <w:szCs w:val="28"/>
          <w:rPrChange w:id="5881" w:author="user pc" w:date="2022-03-15T10:14:00Z">
            <w:rPr/>
          </w:rPrChange>
        </w:rPr>
        <w:t>1</w:t>
      </w:r>
      <w:r>
        <w:rPr>
          <w:rFonts w:ascii="Times New Roman" w:cs="Times New Roman" w:hAnsi="Times New Roman"/>
          <w:sz w:val="28"/>
          <w:szCs w:val="28"/>
        </w:rPr>
        <w:t xml:space="preserve"> </w:t>
      </w:r>
      <w:r w:rsidRPr="F13A0A4E">
        <w:rPr>
          <w:rFonts w:ascii="Times New Roman" w:cs="Times New Roman"/>
          <w:sz w:val="28"/>
          <w:szCs w:val="28"/>
          <w:rPrChange w:id="5882" w:author="user pc" w:date="2022-03-15T10:14:00Z">
            <w:rPr/>
          </w:rPrChange>
        </w:rPr>
        <w:t>volume</w:t>
      </w:r>
      <w:r>
        <w:rPr>
          <w:rFonts w:ascii="Times New Roman" w:cs="Times New Roman" w:hAnsi="Times New Roman"/>
          <w:sz w:val="28"/>
          <w:szCs w:val="28"/>
        </w:rPr>
        <w:t xml:space="preserve"> </w:t>
      </w:r>
      <w:r w:rsidRPr="8B450CBC">
        <w:rPr>
          <w:rFonts w:ascii="Times New Roman" w:cs="Times New Roman"/>
          <w:sz w:val="28"/>
          <w:szCs w:val="28"/>
          <w:rPrChange w:id="5883" w:author="user pc" w:date="2022-03-15T10:14:00Z">
            <w:rPr/>
          </w:rPrChange>
        </w:rPr>
        <w:t>of</w:t>
      </w:r>
      <w:r>
        <w:rPr>
          <w:rFonts w:ascii="Times New Roman" w:cs="Times New Roman" w:hAnsi="Times New Roman"/>
          <w:sz w:val="28"/>
          <w:szCs w:val="28"/>
        </w:rPr>
        <w:t xml:space="preserve"> </w:t>
      </w:r>
      <w:r w:rsidRPr="7D020AB0">
        <w:rPr>
          <w:rFonts w:ascii="Times New Roman" w:cs="Times New Roman"/>
          <w:sz w:val="28"/>
          <w:szCs w:val="28"/>
          <w:rPrChange w:id="5884" w:author="user pc" w:date="2022-03-15T10:14:00Z">
            <w:rPr/>
          </w:rPrChange>
        </w:rPr>
        <w:t>ammonia</w:t>
      </w:r>
      <w:r>
        <w:rPr>
          <w:rFonts w:ascii="Times New Roman" w:cs="Times New Roman" w:hAnsi="Times New Roman"/>
          <w:sz w:val="28"/>
          <w:szCs w:val="28"/>
        </w:rPr>
        <w:t xml:space="preserve"> </w:t>
      </w:r>
      <w:r w:rsidRPr="D2B0A217">
        <w:rPr>
          <w:rFonts w:ascii="Times New Roman" w:cs="Times New Roman"/>
          <w:sz w:val="28"/>
          <w:szCs w:val="28"/>
          <w:rPrChange w:id="5885" w:author="user pc" w:date="2022-03-15T10:14:00Z">
            <w:rPr/>
          </w:rPrChange>
        </w:rPr>
        <w:t>to</w:t>
      </w:r>
      <w:r>
        <w:rPr>
          <w:rFonts w:ascii="Times New Roman" w:cs="Times New Roman" w:hAnsi="Times New Roman"/>
          <w:sz w:val="28"/>
          <w:szCs w:val="28"/>
        </w:rPr>
        <w:t xml:space="preserve"> </w:t>
      </w:r>
      <w:r w:rsidRPr="396937B7">
        <w:rPr>
          <w:rFonts w:ascii="Times New Roman" w:cs="Times New Roman"/>
          <w:sz w:val="28"/>
          <w:szCs w:val="28"/>
          <w:rPrChange w:id="5886" w:author="user pc" w:date="2022-03-15T10:14:00Z">
            <w:rPr/>
          </w:rPrChange>
        </w:rPr>
        <w:t>form</w:t>
      </w:r>
      <w:r>
        <w:rPr>
          <w:rFonts w:ascii="Times New Roman" w:cs="Times New Roman" w:hAnsi="Times New Roman"/>
          <w:sz w:val="28"/>
          <w:szCs w:val="28"/>
        </w:rPr>
        <w:t xml:space="preserve"> </w:t>
      </w:r>
      <w:r w:rsidRPr="5B9370D5">
        <w:rPr>
          <w:rFonts w:ascii="Times New Roman" w:cs="Times New Roman"/>
          <w:sz w:val="28"/>
          <w:szCs w:val="28"/>
          <w:rPrChange w:id="5887" w:author="user pc" w:date="2022-03-15T10:14:00Z">
            <w:rPr/>
          </w:rPrChange>
        </w:rPr>
        <w:t>solid</w:t>
      </w:r>
      <w:r>
        <w:rPr>
          <w:rFonts w:ascii="Times New Roman" w:cs="Times New Roman" w:hAnsi="Times New Roman"/>
          <w:sz w:val="28"/>
          <w:szCs w:val="28"/>
        </w:rPr>
        <w:t xml:space="preserve"> </w:t>
      </w:r>
      <w:r w:rsidRPr="53AC3250">
        <w:rPr>
          <w:rFonts w:ascii="Times New Roman" w:cs="Times New Roman"/>
          <w:sz w:val="28"/>
          <w:szCs w:val="28"/>
          <w:rPrChange w:id="5888" w:author="user pc" w:date="2022-03-15T10:14:00Z">
            <w:rPr/>
          </w:rPrChange>
        </w:rPr>
        <w:t>ammonium</w:t>
      </w:r>
      <w:r>
        <w:rPr>
          <w:rFonts w:ascii="Times New Roman" w:cs="Times New Roman" w:hAnsi="Times New Roman"/>
          <w:sz w:val="28"/>
          <w:szCs w:val="28"/>
        </w:rPr>
        <w:t xml:space="preserve"> </w:t>
      </w:r>
      <w:r w:rsidRPr="B8AC00F6">
        <w:rPr>
          <w:rFonts w:ascii="Times New Roman" w:cs="Times New Roman"/>
          <w:sz w:val="28"/>
          <w:szCs w:val="28"/>
          <w:rPrChange w:id="5889" w:author="user pc" w:date="2022-03-15T10:14:00Z">
            <w:rPr/>
          </w:rPrChange>
        </w:rPr>
        <w:t>chloride.</w:t>
      </w:r>
    </w:p>
    <w:p>
      <w:pPr>
        <w:pStyle w:val="style0"/>
        <w:rPr>
          <w:rFonts w:ascii="Times New Roman" w:cs="Times New Roman"/>
          <w:sz w:val="28"/>
          <w:szCs w:val="28"/>
          <w:rPrChange w:id="5890" w:author="user pc" w:date="2022-03-15T10:14:00Z">
            <w:rPr/>
          </w:rPrChange>
        </w:rPr>
      </w:pPr>
      <w:r w:rsidRPr="D02A54EA">
        <w:rPr>
          <w:rFonts w:ascii="Times New Roman" w:cs="Times New Roman"/>
          <w:sz w:val="28"/>
          <w:szCs w:val="28"/>
          <w:rPrChange w:id="5891" w:author="user pc" w:date="2022-03-15T10:14:00Z">
            <w:rPr/>
          </w:rPrChange>
        </w:rPr>
        <w:t>So,</w:t>
      </w:r>
      <w:r>
        <w:rPr>
          <w:rFonts w:ascii="Times New Roman" w:cs="Times New Roman" w:hAnsi="Times New Roman"/>
          <w:sz w:val="28"/>
          <w:szCs w:val="28"/>
        </w:rPr>
        <w:t xml:space="preserve"> </w:t>
      </w:r>
      <w:r w:rsidRPr="5D89D0F2">
        <w:rPr>
          <w:rFonts w:ascii="Times New Roman" w:cs="Times New Roman"/>
          <w:sz w:val="28"/>
          <w:szCs w:val="28"/>
          <w:rPrChange w:id="5892" w:author="user pc" w:date="2022-03-15T10:14:00Z">
            <w:rPr/>
          </w:rPrChange>
        </w:rPr>
        <w:t>if</w:t>
      </w:r>
      <w:r>
        <w:rPr>
          <w:rFonts w:ascii="Times New Roman" w:cs="Times New Roman" w:hAnsi="Times New Roman"/>
          <w:sz w:val="28"/>
          <w:szCs w:val="28"/>
        </w:rPr>
        <w:t xml:space="preserve"> </w:t>
      </w:r>
      <w:r w:rsidRPr="621569EF">
        <w:rPr>
          <w:rFonts w:ascii="Times New Roman" w:cs="Times New Roman"/>
          <w:sz w:val="28"/>
          <w:szCs w:val="28"/>
          <w:rPrChange w:id="5893" w:author="user pc" w:date="2022-03-15T10:14:00Z">
            <w:rPr/>
          </w:rPrChange>
        </w:rPr>
        <w:t>50cm</w:t>
      </w:r>
      <w:r w:rsidRPr="6A428C30">
        <w:rPr>
          <w:rFonts w:ascii="Times New Roman" w:cs="Times New Roman"/>
          <w:sz w:val="28"/>
          <w:szCs w:val="28"/>
          <w:vertAlign w:val="superscript"/>
          <w:rPrChange w:id="5894" w:author="user pc" w:date="2022-03-15T10:14:00Z">
            <w:rPr>
              <w:vertAlign w:val="superscript"/>
            </w:rPr>
          </w:rPrChange>
        </w:rPr>
        <w:t>3</w:t>
      </w:r>
      <w:r>
        <w:rPr>
          <w:rFonts w:ascii="Times New Roman" w:cs="Times New Roman" w:hAnsi="Times New Roman"/>
          <w:sz w:val="28"/>
          <w:szCs w:val="28"/>
          <w:vertAlign w:val="superscript"/>
        </w:rPr>
        <w:t xml:space="preserve"> </w:t>
      </w:r>
      <w:r w:rsidRPr="5F5CD4D4">
        <w:rPr>
          <w:rFonts w:ascii="Times New Roman" w:cs="Times New Roman"/>
          <w:sz w:val="28"/>
          <w:szCs w:val="28"/>
          <w:rPrChange w:id="5895" w:author="user pc" w:date="2022-03-15T10:14:00Z">
            <w:rPr/>
          </w:rPrChange>
        </w:rPr>
        <w:t>HCl</w:t>
      </w:r>
      <w:r>
        <w:rPr>
          <w:rFonts w:ascii="Times New Roman" w:cs="Times New Roman" w:hAnsi="Times New Roman"/>
          <w:sz w:val="28"/>
          <w:szCs w:val="28"/>
        </w:rPr>
        <w:t xml:space="preserve"> </w:t>
      </w:r>
      <w:r w:rsidRPr="9143BD37">
        <w:rPr>
          <w:rFonts w:ascii="Times New Roman" w:cs="Times New Roman"/>
          <w:sz w:val="28"/>
          <w:szCs w:val="28"/>
          <w:rPrChange w:id="5896" w:author="user pc" w:date="2022-03-15T10:14:00Z">
            <w:rPr/>
          </w:rPrChange>
        </w:rPr>
        <w:t>reacts,</w:t>
      </w:r>
      <w:r>
        <w:rPr>
          <w:rFonts w:ascii="Times New Roman" w:cs="Times New Roman" w:hAnsi="Times New Roman"/>
          <w:sz w:val="28"/>
          <w:szCs w:val="28"/>
        </w:rPr>
        <w:t xml:space="preserve"> </w:t>
      </w:r>
      <w:r w:rsidRPr="F47D4F89">
        <w:rPr>
          <w:rFonts w:ascii="Times New Roman" w:cs="Times New Roman"/>
          <w:sz w:val="28"/>
          <w:szCs w:val="28"/>
          <w:rPrChange w:id="5897" w:author="user pc" w:date="2022-03-15T10:14:00Z">
            <w:rPr/>
          </w:rPrChange>
        </w:rPr>
        <w:t>you</w:t>
      </w:r>
      <w:r>
        <w:rPr>
          <w:rFonts w:ascii="Times New Roman" w:cs="Times New Roman" w:hAnsi="Times New Roman"/>
          <w:sz w:val="28"/>
          <w:szCs w:val="28"/>
        </w:rPr>
        <w:t xml:space="preserve"> </w:t>
      </w:r>
      <w:r w:rsidRPr="AC4AE749">
        <w:rPr>
          <w:rFonts w:ascii="Times New Roman" w:cs="Times New Roman"/>
          <w:sz w:val="28"/>
          <w:szCs w:val="28"/>
          <w:rPrChange w:id="5898" w:author="user pc" w:date="2022-03-15T10:14:00Z">
            <w:rPr/>
          </w:rPrChange>
        </w:rPr>
        <w:t>can</w:t>
      </w:r>
      <w:r>
        <w:rPr>
          <w:rFonts w:ascii="Times New Roman" w:cs="Times New Roman" w:hAnsi="Times New Roman"/>
          <w:sz w:val="28"/>
          <w:szCs w:val="28"/>
        </w:rPr>
        <w:t xml:space="preserve"> </w:t>
      </w:r>
      <w:r w:rsidRPr="AFB2B35E">
        <w:rPr>
          <w:rFonts w:ascii="Times New Roman" w:cs="Times New Roman"/>
          <w:sz w:val="28"/>
          <w:szCs w:val="28"/>
          <w:rPrChange w:id="5899" w:author="user pc" w:date="2022-03-15T10:14:00Z">
            <w:rPr/>
          </w:rPrChange>
        </w:rPr>
        <w:t>predict</w:t>
      </w:r>
      <w:r>
        <w:rPr>
          <w:rFonts w:ascii="Times New Roman" w:cs="Times New Roman" w:hAnsi="Times New Roman"/>
          <w:sz w:val="28"/>
          <w:szCs w:val="28"/>
        </w:rPr>
        <w:t xml:space="preserve"> </w:t>
      </w:r>
      <w:r w:rsidRPr="57F7D51E">
        <w:rPr>
          <w:rFonts w:ascii="Times New Roman" w:cs="Times New Roman"/>
          <w:sz w:val="28"/>
          <w:szCs w:val="28"/>
          <w:rPrChange w:id="5900" w:author="user pc" w:date="2022-03-15T10:14:00Z">
            <w:rPr/>
          </w:rPrChange>
        </w:rPr>
        <w:t>50cm</w:t>
      </w:r>
      <w:r w:rsidRPr="3C49F4ED">
        <w:rPr>
          <w:rFonts w:ascii="Times New Roman" w:cs="Times New Roman"/>
          <w:sz w:val="28"/>
          <w:szCs w:val="28"/>
          <w:vertAlign w:val="superscript"/>
          <w:rPrChange w:id="5901" w:author="user pc" w:date="2022-03-15T10:14:00Z">
            <w:rPr>
              <w:vertAlign w:val="superscript"/>
            </w:rPr>
          </w:rPrChange>
        </w:rPr>
        <w:t>3</w:t>
      </w:r>
      <w:r>
        <w:rPr>
          <w:rFonts w:ascii="Times New Roman" w:cs="Times New Roman" w:hAnsi="Times New Roman"/>
          <w:sz w:val="28"/>
          <w:szCs w:val="28"/>
          <w:vertAlign w:val="superscript"/>
        </w:rPr>
        <w:t xml:space="preserve"> </w:t>
      </w:r>
      <w:r w:rsidRPr="62B1CDE8">
        <w:rPr>
          <w:rFonts w:ascii="Times New Roman" w:cs="Times New Roman"/>
          <w:sz w:val="28"/>
          <w:szCs w:val="28"/>
          <w:rPrChange w:id="5902" w:author="user pc" w:date="2022-03-15T10:14:00Z">
            <w:rPr/>
          </w:rPrChange>
        </w:rPr>
        <w:t>of</w:t>
      </w:r>
      <w:r>
        <w:rPr>
          <w:rFonts w:ascii="Times New Roman" w:cs="Times New Roman" w:hAnsi="Times New Roman"/>
          <w:sz w:val="28"/>
          <w:szCs w:val="28"/>
        </w:rPr>
        <w:t xml:space="preserve"> </w:t>
      </w:r>
      <w:r w:rsidRPr="CD0491F4">
        <w:rPr>
          <w:rFonts w:ascii="Times New Roman" w:cs="Times New Roman"/>
          <w:sz w:val="28"/>
          <w:szCs w:val="28"/>
          <w:rPrChange w:id="5903" w:author="user pc" w:date="2022-03-15T10:14:00Z">
            <w:rPr/>
          </w:rPrChange>
        </w:rPr>
        <w:t>NH</w:t>
      </w:r>
      <w:r w:rsidRPr="F6386DA7">
        <w:rPr>
          <w:rFonts w:ascii="Times New Roman" w:cs="Times New Roman"/>
          <w:sz w:val="28"/>
          <w:szCs w:val="28"/>
          <w:vertAlign w:val="subscript"/>
          <w:rPrChange w:id="5904" w:author="user pc" w:date="2022-03-15T10:14:00Z">
            <w:rPr>
              <w:vertAlign w:val="subscript"/>
            </w:rPr>
          </w:rPrChange>
        </w:rPr>
        <w:t>3</w:t>
      </w:r>
      <w:r w:rsidRPr="02F74EB7">
        <w:rPr>
          <w:rFonts w:ascii="Times New Roman" w:cs="Times New Roman"/>
          <w:sz w:val="28"/>
          <w:szCs w:val="28"/>
          <w:rPrChange w:id="5905" w:author="user pc" w:date="2022-03-15T10:14:00Z">
            <w:rPr/>
          </w:rPrChange>
        </w:rPr>
        <w:t>will</w:t>
      </w:r>
      <w:r>
        <w:rPr>
          <w:rFonts w:ascii="Times New Roman" w:cs="Times New Roman" w:hAnsi="Times New Roman"/>
          <w:sz w:val="28"/>
          <w:szCs w:val="28"/>
        </w:rPr>
        <w:t xml:space="preserve"> </w:t>
      </w:r>
      <w:r w:rsidRPr="385BA3B6">
        <w:rPr>
          <w:rFonts w:ascii="Times New Roman" w:cs="Times New Roman"/>
          <w:sz w:val="28"/>
          <w:szCs w:val="28"/>
          <w:rPrChange w:id="5906" w:author="user pc" w:date="2022-03-15T10:14:00Z">
            <w:rPr/>
          </w:rPrChange>
        </w:rPr>
        <w:t>react.</w:t>
      </w:r>
    </w:p>
    <w:p>
      <w:pPr>
        <w:pStyle w:val="style0"/>
        <w:rPr>
          <w:rFonts w:ascii="Times New Roman" w:cs="Times New Roman" w:hAnsi="Times New Roman"/>
          <w:sz w:val="28"/>
          <w:szCs w:val="28"/>
        </w:rPr>
      </w:pPr>
    </w:p>
    <w:p>
      <w:pPr>
        <w:pStyle w:val="style0"/>
        <w:rPr>
          <w:rFonts w:ascii="Times New Roman" w:cs="Times New Roman"/>
          <w:sz w:val="28"/>
          <w:szCs w:val="28"/>
          <w:rPrChange w:id="5907" w:author="user pc" w:date="2022-03-15T10:14:00Z">
            <w:rPr/>
          </w:rPrChange>
        </w:rPr>
      </w:pPr>
      <w:r w:rsidRPr="BBA098B9">
        <w:rPr>
          <w:rFonts w:ascii="Times New Roman" w:cs="Times New Roman"/>
          <w:b/>
          <w:color w:val="auto"/>
          <w:sz w:val="28"/>
          <w:szCs w:val="28"/>
          <w:rPrChange w:id="5908" w:author="user pc" w:date="2022-03-15T10:14:00Z">
            <w:rPr>
              <w:b/>
              <w:color w:val="c00000"/>
            </w:rPr>
          </w:rPrChange>
        </w:rPr>
        <w:t>TAKE</w:t>
      </w:r>
      <w:r>
        <w:rPr>
          <w:rFonts w:ascii="Times New Roman" w:cs="Times New Roman" w:hAnsi="Times New Roman"/>
          <w:b/>
          <w:sz w:val="28"/>
          <w:szCs w:val="28"/>
        </w:rPr>
        <w:t xml:space="preserve"> </w:t>
      </w:r>
      <w:r w:rsidRPr="AE339D10">
        <w:rPr>
          <w:rFonts w:ascii="Times New Roman" w:cs="Times New Roman"/>
          <w:b/>
          <w:color w:val="auto"/>
          <w:sz w:val="28"/>
          <w:szCs w:val="28"/>
          <w:rPrChange w:id="5909" w:author="user pc" w:date="2022-03-15T10:14:00Z">
            <w:rPr>
              <w:b/>
              <w:color w:val="c00000"/>
            </w:rPr>
          </w:rPrChange>
        </w:rPr>
        <w:t>AWAY</w:t>
      </w:r>
    </w:p>
    <w:p>
      <w:pPr>
        <w:pStyle w:val="style179"/>
        <w:numPr>
          <w:ilvl w:val="3"/>
          <w:numId w:val="23"/>
        </w:numPr>
        <w:rPr>
          <w:rFonts w:ascii="Times New Roman" w:cs="Times New Roman"/>
          <w:sz w:val="28"/>
          <w:szCs w:val="28"/>
          <w:rPrChange w:id="5910" w:author="user pc" w:date="2022-03-15T10:14:00Z">
            <w:rPr/>
          </w:rPrChange>
        </w:rPr>
      </w:pPr>
      <w:r w:rsidRPr="093CA31F">
        <w:rPr>
          <w:rFonts w:ascii="Times New Roman" w:cs="Times New Roman"/>
          <w:sz w:val="28"/>
          <w:szCs w:val="28"/>
          <w:rPrChange w:id="5911" w:author="user pc" w:date="2022-03-15T10:14:00Z">
            <w:rPr/>
          </w:rPrChange>
        </w:rPr>
        <w:t>Only</w:t>
      </w:r>
      <w:r>
        <w:rPr>
          <w:rFonts w:ascii="Times New Roman" w:cs="Times New Roman" w:hAnsi="Times New Roman"/>
          <w:sz w:val="28"/>
          <w:szCs w:val="28"/>
        </w:rPr>
        <w:t xml:space="preserve"> </w:t>
      </w:r>
      <w:r w:rsidRPr="30CC6544">
        <w:rPr>
          <w:rFonts w:ascii="Times New Roman" w:cs="Times New Roman"/>
          <w:sz w:val="28"/>
          <w:szCs w:val="28"/>
          <w:rPrChange w:id="5912" w:author="user pc" w:date="2022-03-15T10:14:00Z">
            <w:rPr/>
          </w:rPrChange>
        </w:rPr>
        <w:t>4.01</w:t>
      </w:r>
      <w:r>
        <w:rPr>
          <w:rFonts w:ascii="Times New Roman" w:cs="Times New Roman" w:hAnsi="Times New Roman"/>
          <w:sz w:val="28"/>
          <w:szCs w:val="28"/>
        </w:rPr>
        <w:t xml:space="preserve"> </w:t>
      </w:r>
      <w:r w:rsidRPr="356312FC">
        <w:rPr>
          <w:rFonts w:ascii="Times New Roman" w:cs="Times New Roman"/>
          <w:sz w:val="28"/>
          <w:szCs w:val="28"/>
          <w:rPrChange w:id="5913" w:author="user pc" w:date="2022-03-15T10:14:00Z">
            <w:rPr/>
          </w:rPrChange>
        </w:rPr>
        <w:t>of</w:t>
      </w:r>
      <w:r>
        <w:rPr>
          <w:rFonts w:ascii="Times New Roman" w:cs="Times New Roman" w:hAnsi="Times New Roman"/>
          <w:sz w:val="28"/>
          <w:szCs w:val="28"/>
        </w:rPr>
        <w:t xml:space="preserve"> </w:t>
      </w:r>
      <w:r w:rsidRPr="D665BF05">
        <w:rPr>
          <w:rFonts w:ascii="Times New Roman" w:cs="Times New Roman"/>
          <w:sz w:val="28"/>
          <w:szCs w:val="28"/>
          <w:rPrChange w:id="5914" w:author="user pc" w:date="2022-03-15T10:14:00Z">
            <w:rPr/>
          </w:rPrChange>
        </w:rPr>
        <w:t>methane</w:t>
      </w:r>
      <w:r>
        <w:rPr>
          <w:rFonts w:ascii="Times New Roman" w:cs="Times New Roman" w:hAnsi="Times New Roman"/>
          <w:sz w:val="28"/>
          <w:szCs w:val="28"/>
        </w:rPr>
        <w:t xml:space="preserve"> </w:t>
      </w:r>
      <w:r w:rsidRPr="C29AC491">
        <w:rPr>
          <w:rFonts w:ascii="Times New Roman" w:cs="Times New Roman"/>
          <w:sz w:val="28"/>
          <w:szCs w:val="28"/>
          <w:rPrChange w:id="5915" w:author="user pc" w:date="2022-03-15T10:14:00Z">
            <w:rPr/>
          </w:rPrChange>
        </w:rPr>
        <w:t>are</w:t>
      </w:r>
      <w:r>
        <w:rPr>
          <w:rFonts w:ascii="Times New Roman" w:cs="Times New Roman" w:hAnsi="Times New Roman"/>
          <w:sz w:val="28"/>
          <w:szCs w:val="28"/>
        </w:rPr>
        <w:t xml:space="preserve"> </w:t>
      </w:r>
      <w:r w:rsidRPr="06D27DAA">
        <w:rPr>
          <w:rFonts w:ascii="Times New Roman" w:cs="Times New Roman"/>
          <w:sz w:val="28"/>
          <w:szCs w:val="28"/>
          <w:rPrChange w:id="5916" w:author="user pc" w:date="2022-03-15T10:14:00Z">
            <w:rPr/>
          </w:rPrChange>
        </w:rPr>
        <w:t>available</w:t>
      </w:r>
      <w:r>
        <w:rPr>
          <w:rFonts w:ascii="Times New Roman" w:cs="Times New Roman" w:hAnsi="Times New Roman"/>
          <w:sz w:val="28"/>
          <w:szCs w:val="28"/>
        </w:rPr>
        <w:t xml:space="preserve"> </w:t>
      </w:r>
      <w:r w:rsidRPr="18E61EF0">
        <w:rPr>
          <w:rFonts w:ascii="Times New Roman" w:cs="Times New Roman"/>
          <w:sz w:val="28"/>
          <w:szCs w:val="28"/>
          <w:rPrChange w:id="5917" w:author="user pc" w:date="2022-03-15T10:14:00Z">
            <w:rPr/>
          </w:rPrChange>
        </w:rPr>
        <w:t>for</w:t>
      </w:r>
      <w:r>
        <w:rPr>
          <w:rFonts w:ascii="Times New Roman" w:cs="Times New Roman" w:hAnsi="Times New Roman"/>
          <w:sz w:val="28"/>
          <w:szCs w:val="28"/>
        </w:rPr>
        <w:t xml:space="preserve"> </w:t>
      </w:r>
      <w:r w:rsidRPr="62242BDE">
        <w:rPr>
          <w:rFonts w:ascii="Times New Roman" w:cs="Times New Roman"/>
          <w:sz w:val="28"/>
          <w:szCs w:val="28"/>
          <w:rPrChange w:id="5918" w:author="user pc" w:date="2022-03-15T10:14:00Z">
            <w:rPr/>
          </w:rPrChange>
        </w:rPr>
        <w:t>the</w:t>
      </w:r>
      <w:r>
        <w:rPr>
          <w:rFonts w:ascii="Times New Roman" w:cs="Times New Roman" w:hAnsi="Times New Roman"/>
          <w:sz w:val="28"/>
          <w:szCs w:val="28"/>
        </w:rPr>
        <w:t xml:space="preserve"> </w:t>
      </w:r>
      <w:r w:rsidRPr="971739F3">
        <w:rPr>
          <w:rFonts w:ascii="Times New Roman" w:cs="Times New Roman"/>
          <w:sz w:val="28"/>
          <w:szCs w:val="28"/>
          <w:rPrChange w:id="5919" w:author="user pc" w:date="2022-03-15T10:14:00Z">
            <w:rPr/>
          </w:rPrChange>
        </w:rPr>
        <w:t>reaction:</w:t>
      </w:r>
    </w:p>
    <w:p>
      <w:pPr>
        <w:pStyle w:val="style0"/>
        <w:rPr>
          <w:rFonts w:ascii="Times New Roman" w:cs="Times New Roman"/>
          <w:sz w:val="28"/>
          <w:szCs w:val="28"/>
          <w:rPrChange w:id="5920" w:author="user pc" w:date="2022-03-15T10:14:00Z">
            <w:rPr/>
          </w:rPrChange>
        </w:rPr>
      </w:pPr>
      <w:r w:rsidRPr="282328A7">
        <w:rPr>
          <w:rFonts w:ascii="Times New Roman" w:cs="Times New Roman"/>
          <w:sz w:val="28"/>
          <w:szCs w:val="28"/>
          <w:rPrChange w:id="5921" w:author="user pc" w:date="2022-03-15T10:14:00Z">
            <w:rPr/>
          </w:rPrChange>
        </w:rPr>
        <w:t>CH</w:t>
      </w:r>
      <w:r w:rsidRPr="2C9600DE">
        <w:rPr>
          <w:rFonts w:ascii="Times New Roman" w:cs="Times New Roman"/>
          <w:sz w:val="28"/>
          <w:szCs w:val="28"/>
          <w:vertAlign w:val="subscript"/>
          <w:rPrChange w:id="5922" w:author="user pc" w:date="2022-03-15T10:14:00Z">
            <w:rPr>
              <w:vertAlign w:val="subscript"/>
            </w:rPr>
          </w:rPrChange>
        </w:rPr>
        <w:t>4</w:t>
      </w:r>
      <w:r>
        <w:rPr>
          <w:rFonts w:ascii="Times New Roman" w:cs="Times New Roman" w:hAnsi="Times New Roman"/>
          <w:sz w:val="28"/>
          <w:szCs w:val="28"/>
          <w:vertAlign w:val="subscript"/>
        </w:rPr>
        <w:t xml:space="preserve"> </w:t>
      </w:r>
      <w:r w:rsidRPr="5ADF5B2D">
        <w:rPr>
          <w:rFonts w:ascii="Times New Roman" w:cs="Times New Roman"/>
          <w:sz w:val="28"/>
          <w:szCs w:val="28"/>
          <w:rPrChange w:id="5923" w:author="user pc" w:date="2022-03-15T10:14:00Z">
            <w:rPr/>
          </w:rPrChange>
        </w:rPr>
        <w:t>+</w:t>
      </w:r>
      <w:r>
        <w:rPr>
          <w:rFonts w:ascii="Times New Roman" w:cs="Times New Roman" w:hAnsi="Times New Roman"/>
          <w:sz w:val="28"/>
          <w:szCs w:val="28"/>
        </w:rPr>
        <w:t xml:space="preserve"> </w:t>
      </w:r>
      <w:r w:rsidRPr="82E3EEBE">
        <w:rPr>
          <w:rFonts w:ascii="Times New Roman" w:cs="Times New Roman"/>
          <w:sz w:val="28"/>
          <w:szCs w:val="28"/>
          <w:rPrChange w:id="5924" w:author="user pc" w:date="2022-03-15T10:14:00Z">
            <w:rPr/>
          </w:rPrChange>
        </w:rPr>
        <w:t>2O</w:t>
      </w:r>
      <w:r w:rsidRPr="720DD835">
        <w:rPr>
          <w:rFonts w:ascii="Times New Roman" w:cs="Times New Roman"/>
          <w:sz w:val="28"/>
          <w:szCs w:val="28"/>
          <w:vertAlign w:val="subscript"/>
          <w:rPrChange w:id="5925" w:author="user pc" w:date="2022-03-15T10:14:00Z">
            <w:rPr>
              <w:vertAlign w:val="subscript"/>
            </w:rPr>
          </w:rPrChange>
        </w:rPr>
        <w:t>2</w:t>
      </w:r>
      <w:r>
        <w:rPr>
          <w:rFonts w:ascii="Times New Roman" w:cs="Times New Roman" w:hAnsi="Times New Roman"/>
          <w:sz w:val="28"/>
          <w:szCs w:val="28"/>
          <w:vertAlign w:val="subscript"/>
        </w:rPr>
        <w:t xml:space="preserve"> </w:t>
      </w:r>
      <w:r w:rsidRPr="3C56488A">
        <w:rPr>
          <w:rFonts w:ascii="Times New Roman" w:cs="Times New Roman"/>
          <w:sz w:val="28"/>
          <w:szCs w:val="28"/>
          <w:rPrChange w:id="5926" w:author="user pc" w:date="2022-03-15T10:14:00Z">
            <w:rPr/>
          </w:rPrChange>
        </w:rPr>
        <w:t>==&gt;</w:t>
      </w:r>
      <w:r>
        <w:rPr>
          <w:rFonts w:ascii="Times New Roman" w:cs="Times New Roman" w:hAnsi="Times New Roman"/>
          <w:sz w:val="28"/>
          <w:szCs w:val="28"/>
        </w:rPr>
        <w:t xml:space="preserve"> </w:t>
      </w:r>
      <w:r w:rsidRPr="5A0B6143">
        <w:rPr>
          <w:rFonts w:ascii="Times New Roman" w:cs="Times New Roman"/>
          <w:sz w:val="28"/>
          <w:szCs w:val="28"/>
          <w:rPrChange w:id="5927" w:author="user pc" w:date="2022-03-15T10:14:00Z">
            <w:rPr/>
          </w:rPrChange>
        </w:rPr>
        <w:t>CO</w:t>
      </w:r>
      <w:r w:rsidRPr="7213EE57">
        <w:rPr>
          <w:rFonts w:ascii="Times New Roman" w:cs="Times New Roman"/>
          <w:sz w:val="28"/>
          <w:szCs w:val="28"/>
          <w:vertAlign w:val="subscript"/>
          <w:rPrChange w:id="5928" w:author="user pc" w:date="2022-03-15T10:14:00Z">
            <w:rPr/>
          </w:rPrChange>
        </w:rPr>
        <w:t>2</w:t>
      </w:r>
      <w:r>
        <w:rPr>
          <w:rFonts w:ascii="Times New Roman" w:cs="Times New Roman" w:hAnsi="Times New Roman"/>
          <w:sz w:val="28"/>
          <w:szCs w:val="28"/>
        </w:rPr>
        <w:t xml:space="preserve"> </w:t>
      </w:r>
      <w:r w:rsidRPr="F4F33A5B">
        <w:rPr>
          <w:rFonts w:ascii="Times New Roman" w:cs="Times New Roman"/>
          <w:sz w:val="28"/>
          <w:szCs w:val="28"/>
          <w:rPrChange w:id="5929" w:author="user pc" w:date="2022-03-15T10:14:00Z">
            <w:rPr/>
          </w:rPrChange>
        </w:rPr>
        <w:t>+</w:t>
      </w:r>
      <w:r>
        <w:rPr>
          <w:rFonts w:ascii="Times New Roman" w:cs="Times New Roman" w:hAnsi="Times New Roman"/>
          <w:sz w:val="28"/>
          <w:szCs w:val="28"/>
        </w:rPr>
        <w:t xml:space="preserve"> </w:t>
      </w:r>
      <w:r w:rsidRPr="1EBA92AA">
        <w:rPr>
          <w:rFonts w:ascii="Times New Roman" w:cs="Times New Roman"/>
          <w:sz w:val="28"/>
          <w:szCs w:val="28"/>
          <w:rPrChange w:id="5930" w:author="user pc" w:date="2022-03-15T10:14:00Z">
            <w:rPr/>
          </w:rPrChange>
        </w:rPr>
        <w:t>H</w:t>
      </w:r>
      <w:r w:rsidRPr="1C4494CA">
        <w:rPr>
          <w:rFonts w:ascii="Times New Roman" w:cs="Times New Roman"/>
          <w:sz w:val="28"/>
          <w:szCs w:val="28"/>
          <w:vertAlign w:val="subscript"/>
          <w:rPrChange w:id="5931" w:author="user pc" w:date="2022-03-15T10:14:00Z">
            <w:rPr>
              <w:vertAlign w:val="subscript"/>
            </w:rPr>
          </w:rPrChange>
        </w:rPr>
        <w:t>2</w:t>
      </w:r>
      <w:r w:rsidRPr="87AE1825">
        <w:rPr>
          <w:rFonts w:ascii="Times New Roman" w:cs="Times New Roman"/>
          <w:sz w:val="28"/>
          <w:szCs w:val="28"/>
          <w:rPrChange w:id="5932" w:author="user pc" w:date="2022-03-15T10:14:00Z">
            <w:rPr/>
          </w:rPrChange>
        </w:rPr>
        <w:t>O.</w:t>
      </w:r>
      <w:r>
        <w:rPr>
          <w:rFonts w:ascii="Times New Roman" w:cs="Times New Roman" w:hAnsi="Times New Roman"/>
          <w:sz w:val="28"/>
          <w:szCs w:val="28"/>
        </w:rPr>
        <w:t xml:space="preserve"> </w:t>
      </w:r>
      <w:r w:rsidRPr="56F3561D">
        <w:rPr>
          <w:rFonts w:ascii="Times New Roman" w:cs="Times New Roman"/>
          <w:sz w:val="28"/>
          <w:szCs w:val="28"/>
          <w:rPrChange w:id="5933" w:author="user pc" w:date="2022-03-15T10:14:00Z">
            <w:rPr/>
          </w:rPrChange>
        </w:rPr>
        <w:t>There</w:t>
      </w:r>
      <w:r>
        <w:rPr>
          <w:rFonts w:ascii="Times New Roman" w:cs="Times New Roman" w:hAnsi="Times New Roman"/>
          <w:sz w:val="28"/>
          <w:szCs w:val="28"/>
        </w:rPr>
        <w:t xml:space="preserve"> </w:t>
      </w:r>
      <w:r w:rsidRPr="EC6A9C51">
        <w:rPr>
          <w:rFonts w:ascii="Times New Roman" w:cs="Times New Roman"/>
          <w:sz w:val="28"/>
          <w:szCs w:val="28"/>
          <w:rPrChange w:id="5934" w:author="user pc" w:date="2022-03-15T10:14:00Z">
            <w:rPr/>
          </w:rPrChange>
        </w:rPr>
        <w:t>is</w:t>
      </w:r>
      <w:r>
        <w:rPr>
          <w:rFonts w:ascii="Times New Roman" w:cs="Times New Roman" w:hAnsi="Times New Roman"/>
          <w:sz w:val="28"/>
          <w:szCs w:val="28"/>
        </w:rPr>
        <w:t xml:space="preserve"> </w:t>
      </w:r>
      <w:r w:rsidRPr="F5FB6F96">
        <w:rPr>
          <w:rFonts w:ascii="Times New Roman" w:cs="Times New Roman"/>
          <w:sz w:val="28"/>
          <w:szCs w:val="28"/>
          <w:rPrChange w:id="5935" w:author="user pc" w:date="2022-03-15T10:14:00Z">
            <w:rPr/>
          </w:rPrChange>
        </w:rPr>
        <w:t>plenty</w:t>
      </w:r>
      <w:r>
        <w:rPr>
          <w:rFonts w:ascii="Times New Roman" w:cs="Times New Roman" w:hAnsi="Times New Roman"/>
          <w:sz w:val="28"/>
          <w:szCs w:val="28"/>
        </w:rPr>
        <w:t xml:space="preserve"> </w:t>
      </w:r>
      <w:r w:rsidRPr="CB13224B">
        <w:rPr>
          <w:rFonts w:ascii="Times New Roman" w:cs="Times New Roman"/>
          <w:sz w:val="28"/>
          <w:szCs w:val="28"/>
          <w:rPrChange w:id="5936" w:author="user pc" w:date="2022-03-15T10:14:00Z">
            <w:rPr/>
          </w:rPrChange>
        </w:rPr>
        <w:t>of</w:t>
      </w:r>
      <w:r>
        <w:rPr>
          <w:rFonts w:ascii="Times New Roman" w:cs="Times New Roman" w:hAnsi="Times New Roman"/>
          <w:sz w:val="28"/>
          <w:szCs w:val="28"/>
        </w:rPr>
        <w:t xml:space="preserve"> </w:t>
      </w:r>
      <w:r w:rsidRPr="C6060792">
        <w:rPr>
          <w:rFonts w:ascii="Times New Roman" w:cs="Times New Roman"/>
          <w:sz w:val="28"/>
          <w:szCs w:val="28"/>
          <w:rPrChange w:id="5937" w:author="user pc" w:date="2022-03-15T10:14:00Z">
            <w:rPr/>
          </w:rPrChange>
        </w:rPr>
        <w:t>oxygen.</w:t>
      </w:r>
    </w:p>
    <w:p>
      <w:pPr>
        <w:pStyle w:val="style0"/>
        <w:rPr>
          <w:rFonts w:ascii="Times New Roman" w:cs="Times New Roman"/>
          <w:sz w:val="28"/>
          <w:szCs w:val="28"/>
          <w:rPrChange w:id="5938" w:author="user pc" w:date="2022-03-15T10:14:00Z">
            <w:rPr/>
          </w:rPrChange>
        </w:rPr>
      </w:pPr>
      <w:r w:rsidRPr="3A71A5B8">
        <w:rPr>
          <w:rFonts w:ascii="Times New Roman" w:cs="Times New Roman"/>
          <w:sz w:val="28"/>
          <w:szCs w:val="28"/>
          <w:rPrChange w:id="5939" w:author="user pc" w:date="2022-03-15T10:14:00Z">
            <w:rPr/>
          </w:rPrChange>
        </w:rPr>
        <w:t>a)</w:t>
      </w:r>
      <w:r>
        <w:rPr>
          <w:rFonts w:ascii="Times New Roman" w:cs="Times New Roman" w:hAnsi="Times New Roman"/>
          <w:sz w:val="28"/>
          <w:szCs w:val="28"/>
        </w:rPr>
        <w:t xml:space="preserve"> </w:t>
      </w:r>
      <w:r w:rsidRPr="91762FF3">
        <w:rPr>
          <w:rFonts w:ascii="Times New Roman" w:cs="Times New Roman"/>
          <w:sz w:val="28"/>
          <w:szCs w:val="28"/>
          <w:rPrChange w:id="5940" w:author="user pc" w:date="2022-03-15T10:14:00Z">
            <w:rPr/>
          </w:rPrChange>
        </w:rPr>
        <w:t>Which</w:t>
      </w:r>
      <w:r>
        <w:rPr>
          <w:rFonts w:ascii="Times New Roman" w:cs="Times New Roman" w:hAnsi="Times New Roman"/>
          <w:sz w:val="28"/>
          <w:szCs w:val="28"/>
        </w:rPr>
        <w:t xml:space="preserve"> </w:t>
      </w:r>
      <w:r w:rsidRPr="CDF233FA">
        <w:rPr>
          <w:rFonts w:ascii="Times New Roman" w:cs="Times New Roman"/>
          <w:sz w:val="28"/>
          <w:szCs w:val="28"/>
          <w:rPrChange w:id="5941" w:author="user pc" w:date="2022-03-15T10:14:00Z">
            <w:rPr/>
          </w:rPrChange>
        </w:rPr>
        <w:t>reactant</w:t>
      </w:r>
      <w:r>
        <w:rPr>
          <w:rFonts w:ascii="Times New Roman" w:cs="Times New Roman" w:hAnsi="Times New Roman"/>
          <w:sz w:val="28"/>
          <w:szCs w:val="28"/>
        </w:rPr>
        <w:t xml:space="preserve"> </w:t>
      </w:r>
      <w:r w:rsidRPr="8CED1EB6">
        <w:rPr>
          <w:rFonts w:ascii="Times New Roman" w:cs="Times New Roman"/>
          <w:sz w:val="28"/>
          <w:szCs w:val="28"/>
          <w:rPrChange w:id="5942" w:author="user pc" w:date="2022-03-15T10:14:00Z">
            <w:rPr/>
          </w:rPrChange>
        </w:rPr>
        <w:t>is</w:t>
      </w:r>
      <w:r>
        <w:rPr>
          <w:rFonts w:ascii="Times New Roman" w:cs="Times New Roman" w:hAnsi="Times New Roman"/>
          <w:sz w:val="28"/>
          <w:szCs w:val="28"/>
        </w:rPr>
        <w:t xml:space="preserve"> </w:t>
      </w:r>
      <w:r w:rsidRPr="3DA749A7">
        <w:rPr>
          <w:rFonts w:ascii="Times New Roman" w:cs="Times New Roman"/>
          <w:sz w:val="28"/>
          <w:szCs w:val="28"/>
          <w:rPrChange w:id="5943" w:author="user pc" w:date="2022-03-15T10:14:00Z">
            <w:rPr/>
          </w:rPrChange>
        </w:rPr>
        <w:t>the</w:t>
      </w:r>
      <w:r>
        <w:rPr>
          <w:rFonts w:ascii="Times New Roman" w:cs="Times New Roman" w:hAnsi="Times New Roman"/>
          <w:sz w:val="28"/>
          <w:szCs w:val="28"/>
        </w:rPr>
        <w:t xml:space="preserve"> </w:t>
      </w:r>
      <w:r w:rsidRPr="D64BF36F">
        <w:rPr>
          <w:rFonts w:ascii="Times New Roman" w:cs="Times New Roman"/>
          <w:sz w:val="28"/>
          <w:szCs w:val="28"/>
          <w:rPrChange w:id="5944" w:author="user pc" w:date="2022-03-15T10:14:00Z">
            <w:rPr/>
          </w:rPrChange>
        </w:rPr>
        <w:t>limiting</w:t>
      </w:r>
      <w:r>
        <w:rPr>
          <w:rFonts w:ascii="Times New Roman" w:cs="Times New Roman" w:hAnsi="Times New Roman"/>
          <w:sz w:val="28"/>
          <w:szCs w:val="28"/>
        </w:rPr>
        <w:t xml:space="preserve"> </w:t>
      </w:r>
      <w:r w:rsidRPr="897BAB15">
        <w:rPr>
          <w:rFonts w:ascii="Times New Roman" w:cs="Times New Roman"/>
          <w:sz w:val="28"/>
          <w:szCs w:val="28"/>
          <w:rPrChange w:id="5945" w:author="user pc" w:date="2022-03-15T10:14:00Z">
            <w:rPr/>
          </w:rPrChange>
        </w:rPr>
        <w:t>reactant?</w:t>
      </w:r>
    </w:p>
    <w:p>
      <w:pPr>
        <w:pStyle w:val="style0"/>
        <w:rPr>
          <w:rFonts w:ascii="Times New Roman" w:cs="Times New Roman"/>
          <w:sz w:val="28"/>
          <w:szCs w:val="28"/>
          <w:rPrChange w:id="5946" w:author="user pc" w:date="2022-03-15T10:14:00Z">
            <w:rPr/>
          </w:rPrChange>
        </w:rPr>
      </w:pPr>
      <w:r w:rsidRPr="DA797FBC">
        <w:rPr>
          <w:rFonts w:ascii="Times New Roman" w:cs="Times New Roman"/>
          <w:sz w:val="28"/>
          <w:szCs w:val="28"/>
          <w:rPrChange w:id="5947" w:author="user pc" w:date="2022-03-15T10:14:00Z">
            <w:rPr/>
          </w:rPrChange>
        </w:rPr>
        <w:t>b)</w:t>
      </w:r>
      <w:r>
        <w:rPr>
          <w:rFonts w:ascii="Times New Roman" w:cs="Times New Roman" w:hAnsi="Times New Roman"/>
          <w:sz w:val="28"/>
          <w:szCs w:val="28"/>
        </w:rPr>
        <w:t xml:space="preserve"> </w:t>
      </w:r>
      <w:r w:rsidRPr="F2874EA0">
        <w:rPr>
          <w:rFonts w:ascii="Times New Roman" w:cs="Times New Roman"/>
          <w:sz w:val="28"/>
          <w:szCs w:val="28"/>
          <w:rPrChange w:id="5948" w:author="user pc" w:date="2022-03-15T10:14:00Z">
            <w:rPr/>
          </w:rPrChange>
        </w:rPr>
        <w:t>How</w:t>
      </w:r>
      <w:r>
        <w:rPr>
          <w:rFonts w:ascii="Times New Roman" w:cs="Times New Roman" w:hAnsi="Times New Roman"/>
          <w:sz w:val="28"/>
          <w:szCs w:val="28"/>
        </w:rPr>
        <w:t xml:space="preserve"> </w:t>
      </w:r>
      <w:r w:rsidRPr="B37D49B2">
        <w:rPr>
          <w:rFonts w:ascii="Times New Roman" w:cs="Times New Roman"/>
          <w:sz w:val="28"/>
          <w:szCs w:val="28"/>
          <w:rPrChange w:id="5949" w:author="user pc" w:date="2022-03-15T10:14:00Z">
            <w:rPr/>
          </w:rPrChange>
        </w:rPr>
        <w:t>many</w:t>
      </w:r>
      <w:r>
        <w:rPr>
          <w:rFonts w:ascii="Times New Roman" w:cs="Times New Roman" w:hAnsi="Times New Roman"/>
          <w:sz w:val="28"/>
          <w:szCs w:val="28"/>
        </w:rPr>
        <w:t xml:space="preserve"> </w:t>
      </w:r>
      <w:r w:rsidRPr="712B8A3C">
        <w:rPr>
          <w:rFonts w:ascii="Times New Roman" w:cs="Times New Roman"/>
          <w:sz w:val="28"/>
          <w:szCs w:val="28"/>
          <w:rPrChange w:id="5950" w:author="user pc" w:date="2022-03-15T10:14:00Z">
            <w:rPr/>
          </w:rPrChange>
        </w:rPr>
        <w:t>grams</w:t>
      </w:r>
      <w:r>
        <w:rPr>
          <w:rFonts w:ascii="Times New Roman" w:cs="Times New Roman" w:hAnsi="Times New Roman"/>
          <w:sz w:val="28"/>
          <w:szCs w:val="28"/>
        </w:rPr>
        <w:t xml:space="preserve"> </w:t>
      </w:r>
      <w:r w:rsidRPr="833474E3">
        <w:rPr>
          <w:rFonts w:ascii="Times New Roman" w:cs="Times New Roman"/>
          <w:sz w:val="28"/>
          <w:szCs w:val="28"/>
          <w:rPrChange w:id="5951" w:author="user pc" w:date="2022-03-15T10:14:00Z">
            <w:rPr/>
          </w:rPrChange>
        </w:rPr>
        <w:t>of</w:t>
      </w:r>
      <w:r>
        <w:rPr>
          <w:rFonts w:ascii="Times New Roman" w:cs="Times New Roman" w:hAnsi="Times New Roman"/>
          <w:sz w:val="28"/>
          <w:szCs w:val="28"/>
        </w:rPr>
        <w:t xml:space="preserve"> </w:t>
      </w:r>
      <w:r w:rsidRPr="5455159B">
        <w:rPr>
          <w:rFonts w:ascii="Times New Roman" w:cs="Times New Roman"/>
          <w:sz w:val="28"/>
          <w:szCs w:val="28"/>
          <w:rPrChange w:id="5952" w:author="user pc" w:date="2022-03-15T10:14:00Z">
            <w:rPr/>
          </w:rPrChange>
        </w:rPr>
        <w:t>H</w:t>
      </w:r>
      <w:r w:rsidRPr="39EA3185">
        <w:rPr>
          <w:rFonts w:ascii="Times New Roman" w:cs="Times New Roman"/>
          <w:sz w:val="28"/>
          <w:szCs w:val="28"/>
          <w:vertAlign w:val="subscript"/>
          <w:rPrChange w:id="5953" w:author="user pc" w:date="2022-03-15T10:14:00Z">
            <w:rPr>
              <w:vertAlign w:val="subscript"/>
            </w:rPr>
          </w:rPrChange>
        </w:rPr>
        <w:t>2</w:t>
      </w:r>
      <w:r w:rsidRPr="D298FEF8">
        <w:rPr>
          <w:rFonts w:ascii="Times New Roman" w:cs="Times New Roman"/>
          <w:sz w:val="28"/>
          <w:szCs w:val="28"/>
          <w:rPrChange w:id="5954" w:author="user pc" w:date="2022-03-15T10:14:00Z">
            <w:rPr/>
          </w:rPrChange>
        </w:rPr>
        <w:t>O</w:t>
      </w:r>
      <w:r>
        <w:rPr>
          <w:rFonts w:ascii="Times New Roman" w:cs="Times New Roman" w:hAnsi="Times New Roman"/>
          <w:sz w:val="28"/>
          <w:szCs w:val="28"/>
        </w:rPr>
        <w:t xml:space="preserve"> </w:t>
      </w:r>
      <w:r w:rsidRPr="98C18C8F">
        <w:rPr>
          <w:rFonts w:ascii="Times New Roman" w:cs="Times New Roman"/>
          <w:sz w:val="28"/>
          <w:szCs w:val="28"/>
          <w:rPrChange w:id="5955" w:author="user pc" w:date="2022-03-15T10:14:00Z">
            <w:rPr/>
          </w:rPrChange>
        </w:rPr>
        <w:t>will</w:t>
      </w:r>
      <w:r>
        <w:rPr>
          <w:rFonts w:ascii="Times New Roman" w:cs="Times New Roman" w:hAnsi="Times New Roman"/>
          <w:sz w:val="28"/>
          <w:szCs w:val="28"/>
        </w:rPr>
        <w:t xml:space="preserve"> </w:t>
      </w:r>
      <w:r w:rsidRPr="0FFED788">
        <w:rPr>
          <w:rFonts w:ascii="Times New Roman" w:cs="Times New Roman"/>
          <w:sz w:val="28"/>
          <w:szCs w:val="28"/>
          <w:rPrChange w:id="5956" w:author="user pc" w:date="2022-03-15T10:14:00Z">
            <w:rPr/>
          </w:rPrChange>
        </w:rPr>
        <w:t>be</w:t>
      </w:r>
      <w:r>
        <w:rPr>
          <w:rFonts w:ascii="Times New Roman" w:cs="Times New Roman" w:hAnsi="Times New Roman"/>
          <w:sz w:val="28"/>
          <w:szCs w:val="28"/>
        </w:rPr>
        <w:t xml:space="preserve"> </w:t>
      </w:r>
      <w:r w:rsidRPr="990A2A3E">
        <w:rPr>
          <w:rFonts w:ascii="Times New Roman" w:cs="Times New Roman"/>
          <w:sz w:val="28"/>
          <w:szCs w:val="28"/>
          <w:rPrChange w:id="5957" w:author="user pc" w:date="2022-03-15T10:14:00Z">
            <w:rPr/>
          </w:rPrChange>
        </w:rPr>
        <w:t>produced?</w:t>
      </w:r>
    </w:p>
    <w:p>
      <w:pPr>
        <w:pStyle w:val="style0"/>
        <w:rPr>
          <w:rFonts w:ascii="Times New Roman" w:cs="Times New Roman"/>
          <w:sz w:val="28"/>
          <w:szCs w:val="28"/>
          <w:rPrChange w:id="5958" w:author="user pc" w:date="2022-03-15T10:14:00Z">
            <w:rPr/>
          </w:rPrChange>
        </w:rPr>
      </w:pPr>
      <w:r w:rsidRPr="A9B5F9EE">
        <w:rPr>
          <w:rFonts w:ascii="Times New Roman" w:cs="Times New Roman"/>
          <w:b/>
          <w:sz w:val="28"/>
          <w:szCs w:val="28"/>
          <w:rPrChange w:id="5959" w:author="user pc" w:date="2022-03-15T10:14:00Z">
            <w:rPr>
              <w:b/>
            </w:rPr>
          </w:rPrChange>
        </w:rPr>
        <w:t>Ans.</w:t>
      </w:r>
      <w:r>
        <w:rPr>
          <w:rFonts w:ascii="Times New Roman" w:cs="Times New Roman" w:hAnsi="Times New Roman"/>
          <w:b/>
          <w:sz w:val="28"/>
          <w:szCs w:val="28"/>
        </w:rPr>
        <w:t xml:space="preserve"> </w:t>
      </w:r>
      <w:r w:rsidRPr="2AB6D1CD">
        <w:rPr>
          <w:rFonts w:ascii="Times New Roman" w:cs="Times New Roman"/>
          <w:b/>
          <w:sz w:val="28"/>
          <w:szCs w:val="28"/>
          <w:rPrChange w:id="5960" w:author="user pc" w:date="2022-03-15T10:14:00Z">
            <w:rPr>
              <w:b/>
            </w:rPr>
          </w:rPrChange>
        </w:rPr>
        <w:t>a)</w:t>
      </w:r>
      <w:r>
        <w:rPr>
          <w:rFonts w:ascii="Times New Roman" w:cs="Times New Roman" w:hAnsi="Times New Roman"/>
          <w:b/>
          <w:sz w:val="28"/>
          <w:szCs w:val="28"/>
        </w:rPr>
        <w:t xml:space="preserve"> </w:t>
      </w:r>
      <w:r w:rsidRPr="4DF27FD6">
        <w:rPr>
          <w:rFonts w:ascii="Times New Roman" w:cs="Times New Roman"/>
          <w:b/>
          <w:sz w:val="28"/>
          <w:szCs w:val="28"/>
          <w:rPrChange w:id="5961" w:author="user pc" w:date="2022-03-15T10:14:00Z">
            <w:rPr>
              <w:b/>
            </w:rPr>
          </w:rPrChange>
        </w:rPr>
        <w:t>CH</w:t>
      </w:r>
      <w:r w:rsidRPr="C3A2CF96">
        <w:rPr>
          <w:rFonts w:ascii="Times New Roman" w:cs="Times New Roman"/>
          <w:b/>
          <w:sz w:val="28"/>
          <w:szCs w:val="28"/>
          <w:vertAlign w:val="subscript"/>
          <w:rPrChange w:id="5962" w:author="user pc" w:date="2022-03-15T10:14:00Z">
            <w:rPr>
              <w:b/>
              <w:vertAlign w:val="subscript"/>
            </w:rPr>
          </w:rPrChange>
        </w:rPr>
        <w:t>4</w:t>
      </w:r>
      <w:r>
        <w:rPr>
          <w:rFonts w:ascii="Times New Roman" w:cs="Times New Roman" w:hAnsi="Times New Roman"/>
          <w:b/>
          <w:sz w:val="28"/>
          <w:szCs w:val="28"/>
          <w:vertAlign w:val="subscript"/>
        </w:rPr>
        <w:t xml:space="preserve">           </w:t>
      </w:r>
      <w:r w:rsidRPr="8E15385E">
        <w:rPr>
          <w:rFonts w:ascii="Times New Roman" w:cs="Times New Roman"/>
          <w:b/>
          <w:sz w:val="28"/>
          <w:szCs w:val="28"/>
          <w:rPrChange w:id="5963" w:author="user pc" w:date="2022-03-15T10:14:00Z">
            <w:rPr>
              <w:b/>
            </w:rPr>
          </w:rPrChange>
        </w:rPr>
        <w:t>b)</w:t>
      </w:r>
      <w:r>
        <w:rPr>
          <w:rFonts w:ascii="Times New Roman" w:cs="Times New Roman" w:hAnsi="Times New Roman"/>
          <w:b/>
          <w:sz w:val="28"/>
          <w:szCs w:val="28"/>
        </w:rPr>
        <w:t xml:space="preserve"> </w:t>
      </w:r>
      <w:r w:rsidRPr="C78D716C">
        <w:rPr>
          <w:rFonts w:ascii="Times New Roman" w:cs="Times New Roman"/>
          <w:b/>
          <w:sz w:val="28"/>
          <w:szCs w:val="28"/>
          <w:rPrChange w:id="5964" w:author="user pc" w:date="2022-03-15T10:14:00Z">
            <w:rPr>
              <w:b/>
            </w:rPr>
          </w:rPrChange>
        </w:rPr>
        <w:t>9.01g</w:t>
      </w:r>
      <w:r>
        <w:rPr>
          <w:rFonts w:ascii="Times New Roman" w:cs="Times New Roman" w:hAnsi="Times New Roman"/>
          <w:b/>
          <w:sz w:val="28"/>
          <w:szCs w:val="28"/>
        </w:rPr>
        <w:t xml:space="preserve"> </w:t>
      </w:r>
      <w:r w:rsidRPr="8D7DF22B">
        <w:rPr>
          <w:rFonts w:ascii="Times New Roman" w:cs="Times New Roman"/>
          <w:b/>
          <w:sz w:val="28"/>
          <w:szCs w:val="28"/>
          <w:rPrChange w:id="5965" w:author="user pc" w:date="2022-03-15T10:14:00Z">
            <w:rPr>
              <w:b/>
            </w:rPr>
          </w:rPrChange>
        </w:rPr>
        <w:t>of</w:t>
      </w:r>
      <w:r>
        <w:rPr>
          <w:rFonts w:ascii="Times New Roman" w:cs="Times New Roman" w:hAnsi="Times New Roman"/>
          <w:b/>
          <w:sz w:val="28"/>
          <w:szCs w:val="28"/>
        </w:rPr>
        <w:t xml:space="preserve"> </w:t>
      </w:r>
      <w:r w:rsidRPr="6F5210D6">
        <w:rPr>
          <w:rFonts w:ascii="Times New Roman" w:cs="Times New Roman"/>
          <w:b/>
          <w:sz w:val="28"/>
          <w:szCs w:val="28"/>
          <w:rPrChange w:id="5966" w:author="user pc" w:date="2022-03-15T10:14:00Z">
            <w:rPr>
              <w:b/>
            </w:rPr>
          </w:rPrChange>
        </w:rPr>
        <w:t>H</w:t>
      </w:r>
      <w:r w:rsidRPr="09DE171E">
        <w:rPr>
          <w:rFonts w:ascii="Times New Roman" w:cs="Times New Roman"/>
          <w:b/>
          <w:sz w:val="28"/>
          <w:szCs w:val="28"/>
          <w:vertAlign w:val="subscript"/>
          <w:rPrChange w:id="5967" w:author="user pc" w:date="2022-03-15T10:14:00Z">
            <w:rPr>
              <w:b/>
              <w:vertAlign w:val="subscript"/>
            </w:rPr>
          </w:rPrChange>
        </w:rPr>
        <w:t>2</w:t>
      </w:r>
      <w:r w:rsidRPr="F7F306A9">
        <w:rPr>
          <w:rFonts w:ascii="Times New Roman" w:cs="Times New Roman"/>
          <w:b/>
          <w:sz w:val="28"/>
          <w:szCs w:val="28"/>
          <w:rPrChange w:id="5968" w:author="user pc" w:date="2022-03-15T10:14:00Z">
            <w:rPr>
              <w:b/>
            </w:rPr>
          </w:rPrChange>
        </w:rPr>
        <w:t>O</w:t>
      </w:r>
    </w:p>
    <w:p>
      <w:pPr>
        <w:pStyle w:val="style0"/>
        <w:rPr>
          <w:rFonts w:ascii="Times New Roman" w:cs="Times New Roman"/>
          <w:sz w:val="28"/>
          <w:szCs w:val="28"/>
          <w:rPrChange w:id="5969" w:author="user pc" w:date="2022-03-15T10:14:00Z">
            <w:rPr/>
          </w:rPrChange>
        </w:rPr>
      </w:pPr>
      <w:r w:rsidRPr="AB70173C">
        <w:rPr>
          <w:rFonts w:ascii="Times New Roman" w:cs="Times New Roman"/>
          <w:sz w:val="28"/>
          <w:szCs w:val="28"/>
          <w:rPrChange w:id="5970" w:author="user pc" w:date="2022-03-15T10:14:00Z">
            <w:rPr/>
          </w:rPrChange>
        </w:rPr>
        <w:t>2. How many molecules of oxygen would occupy a volume of 2.24 cm</w:t>
      </w:r>
      <w:r w:rsidRPr="9EB04C48">
        <w:rPr>
          <w:rFonts w:ascii="Times New Roman" w:cs="Times New Roman"/>
          <w:sz w:val="28"/>
          <w:szCs w:val="28"/>
          <w:vertAlign w:val="superscript"/>
          <w:rPrChange w:id="5971" w:author="user pc" w:date="2022-03-15T10:14:00Z">
            <w:rPr>
              <w:vertAlign w:val="superscript"/>
            </w:rPr>
          </w:rPrChange>
        </w:rPr>
        <w:t xml:space="preserve">3 </w:t>
      </w:r>
      <w:r w:rsidRPr="D22E8EF0">
        <w:rPr>
          <w:rFonts w:ascii="Times New Roman" w:cs="Times New Roman"/>
          <w:sz w:val="28"/>
          <w:szCs w:val="28"/>
          <w:rPrChange w:id="5972" w:author="user pc" w:date="2022-03-15T10:14:00Z">
            <w:rPr/>
          </w:rPrChange>
        </w:rPr>
        <w:t>at s.t.p? [Molar volume at s.t.p. = 22400 cm</w:t>
      </w:r>
      <w:r w:rsidRPr="DFF5661C">
        <w:rPr>
          <w:rFonts w:ascii="Times New Roman" w:cs="Times New Roman"/>
          <w:sz w:val="28"/>
          <w:szCs w:val="28"/>
          <w:vertAlign w:val="superscript"/>
          <w:rPrChange w:id="5973" w:author="user pc" w:date="2022-03-15T10:14:00Z">
            <w:rPr>
              <w:vertAlign w:val="superscript"/>
            </w:rPr>
          </w:rPrChange>
        </w:rPr>
        <w:t>3</w:t>
      </w:r>
      <w:r w:rsidRPr="11668088">
        <w:rPr>
          <w:rFonts w:ascii="Times New Roman" w:cs="Times New Roman"/>
          <w:sz w:val="28"/>
          <w:szCs w:val="28"/>
          <w:rPrChange w:id="5974" w:author="user pc" w:date="2022-03-15T10:14:00Z">
            <w:rPr/>
          </w:rPrChange>
        </w:rPr>
        <w:t>, Avogadro's number = 6.02 × 10</w:t>
      </w:r>
      <w:r w:rsidRPr="9743C2FE">
        <w:rPr>
          <w:rFonts w:ascii="Times New Roman" w:cs="Times New Roman"/>
          <w:sz w:val="28"/>
          <w:szCs w:val="28"/>
          <w:vertAlign w:val="superscript"/>
          <w:rPrChange w:id="5975" w:author="user pc" w:date="2022-03-15T10:14:00Z">
            <w:rPr>
              <w:vertAlign w:val="superscript"/>
            </w:rPr>
          </w:rPrChange>
        </w:rPr>
        <w:t>23</w:t>
      </w:r>
      <w:r w:rsidRPr="B35CB8F4">
        <w:rPr>
          <w:rFonts w:ascii="Times New Roman" w:cs="Times New Roman"/>
          <w:sz w:val="28"/>
          <w:szCs w:val="28"/>
          <w:rPrChange w:id="5976" w:author="user pc" w:date="2022-03-15T10:14:00Z">
            <w:rPr/>
          </w:rPrChange>
        </w:rPr>
        <w:t>].</w:t>
      </w:r>
      <w:r w:rsidRPr="3D6DD88B">
        <w:rPr>
          <w:rFonts w:ascii="Times New Roman" w:cs="Times New Roman"/>
          <w:b/>
          <w:bCs/>
          <w:sz w:val="28"/>
          <w:szCs w:val="28"/>
          <w:rPrChange w:id="5977" w:author="user pc" w:date="2022-03-15T10:14:00Z">
            <w:rPr>
              <w:b/>
              <w:bCs/>
            </w:rPr>
          </w:rPrChange>
        </w:rPr>
        <w:t xml:space="preserve"> Ans. = 6.02 × 10</w:t>
      </w:r>
      <w:r w:rsidRPr="5209886E">
        <w:rPr>
          <w:rFonts w:ascii="Times New Roman" w:cs="Times New Roman"/>
          <w:b/>
          <w:bCs/>
          <w:sz w:val="28"/>
          <w:szCs w:val="28"/>
          <w:vertAlign w:val="superscript"/>
          <w:rPrChange w:id="5978" w:author="user pc" w:date="2022-03-15T10:14:00Z">
            <w:rPr>
              <w:b/>
              <w:bCs/>
              <w:vertAlign w:val="superscript"/>
            </w:rPr>
          </w:rPrChange>
        </w:rPr>
        <w:t>19</w:t>
      </w:r>
      <w:r w:rsidRPr="AD4A18E3">
        <w:rPr>
          <w:rFonts w:ascii="Times New Roman" w:cs="Times New Roman"/>
          <w:b/>
          <w:bCs/>
          <w:sz w:val="28"/>
          <w:szCs w:val="28"/>
          <w:rPrChange w:id="5979" w:author="user pc" w:date="2022-03-15T10:14:00Z">
            <w:rPr>
              <w:b/>
              <w:bCs/>
            </w:rPr>
          </w:rPrChange>
        </w:rPr>
        <w:t xml:space="preserve"> molecules of oxygen</w:t>
      </w:r>
      <w:r w:rsidRPr="B618871B">
        <w:rPr>
          <w:rFonts w:ascii="Times New Roman" w:cs="Times New Roman"/>
          <w:sz w:val="28"/>
          <w:szCs w:val="28"/>
          <w:rPrChange w:id="5980" w:author="user pc" w:date="2022-03-15T10:14:00Z">
            <w:rPr/>
          </w:rPrChange>
        </w:rPr>
        <w:t>.</w:t>
      </w:r>
    </w:p>
    <w:p>
      <w:pPr>
        <w:pStyle w:val="style0"/>
        <w:rPr>
          <w:rFonts w:ascii="Times New Roman" w:cs="Times New Roman"/>
          <w:sz w:val="28"/>
          <w:szCs w:val="28"/>
          <w:rPrChange w:id="5981" w:author="user pc" w:date="2022-03-15T10:14:00Z">
            <w:rPr/>
          </w:rPrChange>
        </w:rPr>
      </w:pPr>
      <w:r w:rsidRPr="AC9A8B99">
        <w:rPr>
          <w:rFonts w:ascii="Times New Roman" w:cs="Times New Roman"/>
          <w:sz w:val="28"/>
          <w:szCs w:val="28"/>
          <w:rPrChange w:id="5982" w:author="user pc" w:date="2022-03-15T10:14:00Z">
            <w:rPr/>
          </w:rPrChange>
        </w:rPr>
        <w:t>3. How many moles of copper are in 6,000,000 atoms of copper?</w:t>
      </w:r>
      <w:r>
        <w:rPr>
          <w:rFonts w:ascii="Times New Roman" w:cs="Times New Roman" w:hAnsi="Times New Roman"/>
          <w:sz w:val="28"/>
          <w:szCs w:val="28"/>
        </w:rPr>
        <w:t xml:space="preserve"> </w:t>
      </w:r>
      <w:r w:rsidRPr="36E5FECD">
        <w:rPr>
          <w:rFonts w:ascii="Times New Roman" w:cs="Times New Roman"/>
          <w:b/>
          <w:bCs/>
          <w:sz w:val="28"/>
          <w:szCs w:val="28"/>
          <w:rPrChange w:id="5983" w:author="user pc" w:date="2022-03-15T10:14:00Z">
            <w:rPr>
              <w:b/>
              <w:bCs/>
            </w:rPr>
          </w:rPrChange>
        </w:rPr>
        <w:t>Ans.</w:t>
      </w:r>
      <w:r>
        <w:rPr>
          <w:rFonts w:ascii="Times New Roman" w:cs="Times New Roman" w:hAnsi="Times New Roman"/>
          <w:b/>
          <w:bCs/>
          <w:sz w:val="28"/>
          <w:szCs w:val="28"/>
        </w:rPr>
        <w:t xml:space="preserve"> </w:t>
      </w:r>
      <w:r w:rsidRPr="8D213418">
        <w:rPr>
          <w:rFonts w:ascii="Times New Roman" w:cs="Times New Roman"/>
          <w:b/>
          <w:bCs/>
          <w:sz w:val="28"/>
          <w:szCs w:val="28"/>
          <w:rPrChange w:id="5984" w:author="user pc" w:date="2022-03-15T10:14:00Z">
            <w:rPr>
              <w:b/>
              <w:bCs/>
            </w:rPr>
          </w:rPrChange>
        </w:rPr>
        <w:t>9.9 × 10</w:t>
      </w:r>
      <w:r w:rsidRPr="368960FA">
        <w:rPr>
          <w:rFonts w:ascii="Times New Roman" w:cs="Times New Roman"/>
          <w:b/>
          <w:bCs/>
          <w:sz w:val="28"/>
          <w:szCs w:val="28"/>
          <w:vertAlign w:val="superscript"/>
          <w:rPrChange w:id="5985" w:author="user pc" w:date="2022-03-15T10:14:00Z">
            <w:rPr>
              <w:b/>
              <w:bCs/>
              <w:vertAlign w:val="superscript"/>
            </w:rPr>
          </w:rPrChange>
        </w:rPr>
        <w:t xml:space="preserve">-19 </w:t>
      </w:r>
      <w:r w:rsidRPr="254136F2">
        <w:rPr>
          <w:rFonts w:ascii="Times New Roman" w:cs="Times New Roman"/>
          <w:b/>
          <w:bCs/>
          <w:sz w:val="28"/>
          <w:szCs w:val="28"/>
          <w:rPrChange w:id="5986" w:author="user pc" w:date="2022-03-15T10:14:00Z">
            <w:rPr>
              <w:b/>
              <w:bCs/>
            </w:rPr>
          </w:rPrChange>
        </w:rPr>
        <w:t>moles of copper</w:t>
      </w:r>
    </w:p>
    <w:p>
      <w:pPr>
        <w:pStyle w:val="style0"/>
        <w:rPr>
          <w:rFonts w:ascii="Times New Roman" w:cs="Times New Roman"/>
          <w:sz w:val="28"/>
          <w:szCs w:val="28"/>
          <w:rPrChange w:id="5987" w:author="user pc" w:date="2022-03-15T10:14:00Z">
            <w:rPr/>
          </w:rPrChange>
        </w:rPr>
      </w:pPr>
      <w:r w:rsidRPr="20673DD9">
        <w:rPr>
          <w:rFonts w:ascii="Times New Roman" w:cs="Times New Roman"/>
          <w:sz w:val="28"/>
          <w:szCs w:val="28"/>
          <w:rPrChange w:id="5988" w:author="user pc" w:date="2022-03-15T10:14:00Z">
            <w:rPr/>
          </w:rPrChange>
        </w:rPr>
        <w:t>4.</w:t>
      </w:r>
      <w:r>
        <w:rPr>
          <w:rFonts w:ascii="Times New Roman" w:cs="Times New Roman" w:hAnsi="Times New Roman"/>
          <w:sz w:val="28"/>
          <w:szCs w:val="28"/>
        </w:rPr>
        <w:t xml:space="preserve"> </w:t>
      </w:r>
      <w:r w:rsidRPr="7FB893F2">
        <w:rPr>
          <w:rFonts w:ascii="Times New Roman" w:cs="Times New Roman"/>
          <w:sz w:val="28"/>
          <w:szCs w:val="28"/>
          <w:rPrChange w:id="5989" w:author="user pc" w:date="2022-03-15T10:14:00Z">
            <w:rPr/>
          </w:rPrChange>
        </w:rPr>
        <w:t>How many atoms are in 5 moles of silver?</w:t>
      </w:r>
      <w:r>
        <w:rPr>
          <w:rFonts w:ascii="Times New Roman" w:cs="Times New Roman" w:hAnsi="Times New Roman"/>
          <w:sz w:val="28"/>
          <w:szCs w:val="28"/>
        </w:rPr>
        <w:t xml:space="preserve"> </w:t>
      </w:r>
      <w:r w:rsidRPr="D751E721">
        <w:rPr>
          <w:rFonts w:ascii="Times New Roman" w:cs="Times New Roman"/>
          <w:b/>
          <w:sz w:val="28"/>
          <w:szCs w:val="28"/>
          <w:rPrChange w:id="5990" w:author="user pc" w:date="2022-03-15T10:14:00Z">
            <w:rPr>
              <w:b/>
            </w:rPr>
          </w:rPrChange>
        </w:rPr>
        <w:t>Ans.</w:t>
      </w:r>
      <w:r>
        <w:rPr>
          <w:rFonts w:ascii="Times New Roman" w:cs="Times New Roman" w:hAnsi="Times New Roman"/>
          <w:b/>
          <w:sz w:val="28"/>
          <w:szCs w:val="28"/>
        </w:rPr>
        <w:t xml:space="preserve"> </w:t>
      </w:r>
      <w:r w:rsidRPr="E2D6F8FD">
        <w:rPr>
          <w:rFonts w:ascii="Times New Roman" w:cs="Times New Roman"/>
          <w:b/>
          <w:sz w:val="28"/>
          <w:szCs w:val="28"/>
          <w:rPrChange w:id="5991" w:author="user pc" w:date="2022-03-15T10:14:00Z">
            <w:rPr>
              <w:b/>
            </w:rPr>
          </w:rPrChange>
        </w:rPr>
        <w:t>3.01 ×10</w:t>
      </w:r>
      <w:r w:rsidRPr="AD24BAA4">
        <w:rPr>
          <w:rFonts w:ascii="Times New Roman" w:cs="Times New Roman"/>
          <w:b/>
          <w:sz w:val="28"/>
          <w:szCs w:val="28"/>
          <w:vertAlign w:val="superscript"/>
          <w:rPrChange w:id="5992" w:author="user pc" w:date="2022-03-15T10:14:00Z">
            <w:rPr>
              <w:b/>
              <w:vertAlign w:val="superscript"/>
            </w:rPr>
          </w:rPrChange>
        </w:rPr>
        <w:t xml:space="preserve">24 </w:t>
      </w:r>
      <w:r w:rsidRPr="9C2FAA61">
        <w:rPr>
          <w:rFonts w:ascii="Times New Roman" w:cs="Times New Roman"/>
          <w:b/>
          <w:sz w:val="28"/>
          <w:szCs w:val="28"/>
          <w:rPrChange w:id="5993" w:author="user pc" w:date="2022-03-15T10:14:00Z">
            <w:rPr>
              <w:b/>
            </w:rPr>
          </w:rPrChange>
        </w:rPr>
        <w:t>atoms</w:t>
      </w:r>
      <w:r>
        <w:rPr>
          <w:rFonts w:ascii="Times New Roman" w:cs="Times New Roman" w:hAnsi="Times New Roman"/>
          <w:b/>
          <w:sz w:val="28"/>
          <w:szCs w:val="28"/>
        </w:rPr>
        <w:t xml:space="preserve"> </w:t>
      </w:r>
      <w:r w:rsidRPr="501BFC53">
        <w:rPr>
          <w:rFonts w:ascii="Times New Roman" w:cs="Times New Roman"/>
          <w:b/>
          <w:sz w:val="28"/>
          <w:szCs w:val="28"/>
          <w:rPrChange w:id="5994" w:author="user pc" w:date="2022-03-15T10:14:00Z">
            <w:rPr>
              <w:b/>
            </w:rPr>
          </w:rPrChange>
        </w:rPr>
        <w:t>of</w:t>
      </w:r>
      <w:r>
        <w:rPr>
          <w:rFonts w:ascii="Times New Roman" w:cs="Times New Roman" w:hAnsi="Times New Roman"/>
          <w:b/>
          <w:sz w:val="28"/>
          <w:szCs w:val="28"/>
        </w:rPr>
        <w:t xml:space="preserve"> </w:t>
      </w:r>
      <w:r w:rsidRPr="5F9972C2">
        <w:rPr>
          <w:rFonts w:ascii="Times New Roman" w:cs="Times New Roman"/>
          <w:b/>
          <w:sz w:val="28"/>
          <w:szCs w:val="28"/>
          <w:rPrChange w:id="5995" w:author="user pc" w:date="2022-03-15T10:14:00Z">
            <w:rPr>
              <w:b/>
            </w:rPr>
          </w:rPrChange>
        </w:rPr>
        <w:t>silver</w:t>
      </w:r>
    </w:p>
    <w:p>
      <w:pPr>
        <w:pStyle w:val="style0"/>
        <w:rPr>
          <w:rFonts w:ascii="Times New Roman" w:cs="Times New Roman"/>
          <w:sz w:val="28"/>
          <w:szCs w:val="28"/>
          <w:rPrChange w:id="5996" w:author="user pc" w:date="2022-03-15T10:14:00Z">
            <w:rPr/>
          </w:rPrChange>
        </w:rPr>
      </w:pPr>
      <w:r w:rsidRPr="692391FE">
        <w:rPr>
          <w:rFonts w:ascii="Times New Roman" w:cs="Times New Roman"/>
          <w:sz w:val="28"/>
          <w:szCs w:val="28"/>
          <w:rPrChange w:id="5997" w:author="user pc" w:date="2022-03-15T10:14:00Z">
            <w:rPr/>
          </w:rPrChange>
        </w:rPr>
        <w:t>5.</w:t>
      </w:r>
      <w:r>
        <w:rPr>
          <w:rFonts w:ascii="Times New Roman" w:cs="Times New Roman" w:hAnsi="Times New Roman"/>
          <w:sz w:val="28"/>
          <w:szCs w:val="28"/>
        </w:rPr>
        <w:t xml:space="preserve"> </w:t>
      </w:r>
      <w:r w:rsidRPr="A963263D">
        <w:rPr>
          <w:rFonts w:ascii="Times New Roman" w:cs="Times New Roman"/>
          <w:sz w:val="28"/>
          <w:szCs w:val="28"/>
          <w:rPrChange w:id="5998" w:author="user pc" w:date="2022-03-15T10:14:00Z">
            <w:rPr/>
          </w:rPrChange>
        </w:rPr>
        <w:t>How many atoms of gold are in 1 gram of gold?</w:t>
      </w:r>
      <w:r>
        <w:rPr>
          <w:rFonts w:ascii="Times New Roman" w:cs="Times New Roman" w:hAnsi="Times New Roman"/>
          <w:sz w:val="28"/>
          <w:szCs w:val="28"/>
        </w:rPr>
        <w:t xml:space="preserve"> </w:t>
      </w:r>
      <w:r w:rsidRPr="0A38FFB4">
        <w:rPr>
          <w:rFonts w:ascii="Times New Roman" w:cs="Times New Roman"/>
          <w:b/>
          <w:sz w:val="28"/>
          <w:szCs w:val="28"/>
          <w:rPrChange w:id="5999" w:author="user pc" w:date="2022-03-15T10:14:00Z">
            <w:rPr>
              <w:b/>
            </w:rPr>
          </w:rPrChange>
        </w:rPr>
        <w:t>Ans.3.06×10</w:t>
      </w:r>
      <w:r w:rsidRPr="E194C6C9">
        <w:rPr>
          <w:rFonts w:ascii="Times New Roman" w:cs="Times New Roman"/>
          <w:b/>
          <w:sz w:val="28"/>
          <w:szCs w:val="28"/>
          <w:vertAlign w:val="superscript"/>
          <w:rPrChange w:id="6000" w:author="user pc" w:date="2022-03-15T10:14:00Z">
            <w:rPr>
              <w:b/>
              <w:vertAlign w:val="superscript"/>
            </w:rPr>
          </w:rPrChange>
        </w:rPr>
        <w:t>24</w:t>
      </w:r>
      <w:r>
        <w:rPr>
          <w:rFonts w:ascii="Times New Roman" w:cs="Times New Roman" w:hAnsi="Times New Roman"/>
          <w:b/>
          <w:sz w:val="28"/>
          <w:szCs w:val="28"/>
          <w:vertAlign w:val="superscript"/>
        </w:rPr>
        <w:t xml:space="preserve"> </w:t>
      </w:r>
      <w:r w:rsidRPr="D17C44D6">
        <w:rPr>
          <w:rFonts w:ascii="Times New Roman" w:cs="Times New Roman"/>
          <w:b/>
          <w:sz w:val="28"/>
          <w:szCs w:val="28"/>
          <w:rPrChange w:id="6001" w:author="user pc" w:date="2022-03-15T10:14:00Z">
            <w:rPr>
              <w:b/>
            </w:rPr>
          </w:rPrChange>
        </w:rPr>
        <w:t>atoms</w:t>
      </w:r>
      <w:r>
        <w:rPr>
          <w:rFonts w:ascii="Times New Roman" w:cs="Times New Roman" w:hAnsi="Times New Roman"/>
          <w:b/>
          <w:sz w:val="28"/>
          <w:szCs w:val="28"/>
        </w:rPr>
        <w:t xml:space="preserve"> of </w:t>
      </w:r>
      <w:r w:rsidRPr="3B52EC61">
        <w:rPr>
          <w:rFonts w:ascii="Times New Roman" w:cs="Times New Roman"/>
          <w:b/>
          <w:sz w:val="28"/>
          <w:szCs w:val="28"/>
          <w:rPrChange w:id="6002" w:author="user pc" w:date="2022-03-15T10:14:00Z">
            <w:rPr>
              <w:b/>
            </w:rPr>
          </w:rPrChange>
        </w:rPr>
        <w:t>gold</w:t>
      </w:r>
    </w:p>
    <w:p>
      <w:pPr>
        <w:pStyle w:val="style0"/>
        <w:rPr>
          <w:rFonts w:ascii="Times New Roman" w:cs="Times New Roman"/>
          <w:sz w:val="28"/>
          <w:szCs w:val="28"/>
          <w:rPrChange w:id="6003" w:author="user pc" w:date="2022-03-15T10:14:00Z">
            <w:rPr/>
          </w:rPrChange>
        </w:rPr>
      </w:pPr>
      <w:r w:rsidRPr="7B881A37">
        <w:rPr>
          <w:rFonts w:ascii="Times New Roman" w:cs="Times New Roman"/>
          <w:sz w:val="28"/>
          <w:szCs w:val="28"/>
          <w:rPrChange w:id="6004" w:author="user pc" w:date="2022-03-15T10:14:00Z">
            <w:rPr/>
          </w:rPrChange>
        </w:rPr>
        <w:t>6.</w:t>
      </w:r>
      <w:r>
        <w:rPr>
          <w:rFonts w:ascii="Times New Roman" w:cs="Times New Roman" w:hAnsi="Times New Roman"/>
          <w:sz w:val="28"/>
          <w:szCs w:val="28"/>
        </w:rPr>
        <w:t xml:space="preserve"> </w:t>
      </w:r>
      <w:r w:rsidRPr="9A00315C">
        <w:rPr>
          <w:rFonts w:ascii="Times New Roman" w:cs="Times New Roman"/>
          <w:sz w:val="28"/>
          <w:szCs w:val="28"/>
          <w:rPrChange w:id="6005" w:author="user pc" w:date="2022-03-15T10:14:00Z">
            <w:rPr/>
          </w:rPrChange>
        </w:rPr>
        <w:t>How many moles of lithium (Li) are in 1 mole of lithium hydride (LiH)?</w:t>
      </w:r>
      <w:r>
        <w:rPr>
          <w:rFonts w:ascii="Times New Roman" w:cs="Times New Roman" w:hAnsi="Times New Roman"/>
          <w:sz w:val="28"/>
          <w:szCs w:val="28"/>
        </w:rPr>
        <w:t xml:space="preserve"> </w:t>
      </w:r>
      <w:r w:rsidRPr="D4EBF690">
        <w:rPr>
          <w:rFonts w:ascii="Times New Roman" w:cs="Times New Roman"/>
          <w:b/>
          <w:sz w:val="28"/>
          <w:szCs w:val="28"/>
          <w:rPrChange w:id="6006" w:author="user pc" w:date="2022-03-15T10:14:00Z">
            <w:rPr>
              <w:b/>
            </w:rPr>
          </w:rPrChange>
        </w:rPr>
        <w:t>Ans.</w:t>
      </w:r>
      <w:r>
        <w:rPr>
          <w:rFonts w:ascii="Times New Roman" w:cs="Times New Roman" w:hAnsi="Times New Roman"/>
          <w:b/>
          <w:sz w:val="28"/>
          <w:szCs w:val="28"/>
        </w:rPr>
        <w:t xml:space="preserve"> </w:t>
      </w:r>
      <w:r w:rsidRPr="97F7434E">
        <w:rPr>
          <w:rFonts w:ascii="Times New Roman" w:cs="Times New Roman"/>
          <w:b/>
          <w:sz w:val="28"/>
          <w:szCs w:val="28"/>
          <w:rPrChange w:id="6007" w:author="user pc" w:date="2022-03-15T10:14:00Z">
            <w:rPr>
              <w:b/>
            </w:rPr>
          </w:rPrChange>
        </w:rPr>
        <w:t>6.1moles</w:t>
      </w:r>
      <w:r>
        <w:rPr>
          <w:rFonts w:ascii="Times New Roman" w:cs="Times New Roman" w:hAnsi="Times New Roman"/>
          <w:b/>
          <w:sz w:val="28"/>
          <w:szCs w:val="28"/>
        </w:rPr>
        <w:t xml:space="preserve"> </w:t>
      </w:r>
      <w:r w:rsidRPr="C851DADE">
        <w:rPr>
          <w:rFonts w:ascii="Times New Roman" w:cs="Times New Roman"/>
          <w:b/>
          <w:sz w:val="28"/>
          <w:szCs w:val="28"/>
          <w:rPrChange w:id="6008" w:author="user pc" w:date="2022-03-15T10:14:00Z">
            <w:rPr>
              <w:b/>
            </w:rPr>
          </w:rPrChange>
        </w:rPr>
        <w:t>of</w:t>
      </w:r>
      <w:r>
        <w:rPr>
          <w:rFonts w:ascii="Times New Roman" w:cs="Times New Roman" w:hAnsi="Times New Roman"/>
          <w:b/>
          <w:sz w:val="28"/>
          <w:szCs w:val="28"/>
        </w:rPr>
        <w:t xml:space="preserve"> </w:t>
      </w:r>
      <w:r w:rsidRPr="3B458FC5">
        <w:rPr>
          <w:rFonts w:ascii="Times New Roman" w:cs="Times New Roman"/>
          <w:b/>
          <w:sz w:val="28"/>
          <w:szCs w:val="28"/>
          <w:rPrChange w:id="6009" w:author="user pc" w:date="2022-03-15T10:14:00Z">
            <w:rPr>
              <w:b/>
            </w:rPr>
          </w:rPrChange>
        </w:rPr>
        <w:t>lithium</w:t>
      </w:r>
    </w:p>
    <w:p>
      <w:pPr>
        <w:pStyle w:val="style0"/>
        <w:rPr>
          <w:rFonts w:ascii="Times New Roman" w:cs="Times New Roman"/>
          <w:sz w:val="28"/>
          <w:szCs w:val="28"/>
          <w:rPrChange w:id="6010" w:author="user pc" w:date="2022-03-15T10:14:00Z">
            <w:rPr/>
          </w:rPrChange>
        </w:rPr>
      </w:pPr>
      <w:r w:rsidRPr="787FDEB0">
        <w:rPr>
          <w:rFonts w:ascii="Times New Roman" w:cs="Times New Roman"/>
          <w:sz w:val="28"/>
          <w:szCs w:val="28"/>
          <w:rPrChange w:id="6011" w:author="user pc" w:date="2022-03-15T10:14:00Z">
            <w:rPr/>
          </w:rPrChange>
        </w:rPr>
        <w:t>7.</w:t>
      </w:r>
      <w:r>
        <w:rPr>
          <w:rFonts w:ascii="Times New Roman" w:cs="Times New Roman" w:hAnsi="Times New Roman"/>
          <w:sz w:val="28"/>
          <w:szCs w:val="28"/>
        </w:rPr>
        <w:t xml:space="preserve"> </w:t>
      </w:r>
      <w:r w:rsidRPr="472994A2">
        <w:rPr>
          <w:rFonts w:ascii="Times New Roman" w:cs="Times New Roman"/>
          <w:sz w:val="28"/>
          <w:szCs w:val="28"/>
          <w:rPrChange w:id="6012" w:author="user pc" w:date="2022-03-15T10:14:00Z">
            <w:rPr/>
          </w:rPrChange>
        </w:rPr>
        <w:t>How</w:t>
      </w:r>
      <w:r>
        <w:rPr>
          <w:rFonts w:ascii="Times New Roman" w:cs="Times New Roman" w:hAnsi="Times New Roman"/>
          <w:sz w:val="28"/>
          <w:szCs w:val="28"/>
        </w:rPr>
        <w:t xml:space="preserve"> </w:t>
      </w:r>
      <w:r w:rsidRPr="9FD33892">
        <w:rPr>
          <w:rFonts w:ascii="Times New Roman" w:cs="Times New Roman"/>
          <w:sz w:val="28"/>
          <w:szCs w:val="28"/>
          <w:rPrChange w:id="6013" w:author="user pc" w:date="2022-03-15T10:14:00Z">
            <w:rPr/>
          </w:rPrChange>
        </w:rPr>
        <w:t>many</w:t>
      </w:r>
      <w:r>
        <w:rPr>
          <w:rFonts w:ascii="Times New Roman" w:cs="Times New Roman" w:hAnsi="Times New Roman"/>
          <w:sz w:val="28"/>
          <w:szCs w:val="28"/>
        </w:rPr>
        <w:t xml:space="preserve"> </w:t>
      </w:r>
      <w:r w:rsidRPr="E9C06CBD">
        <w:rPr>
          <w:rFonts w:ascii="Times New Roman" w:cs="Times New Roman"/>
          <w:sz w:val="28"/>
          <w:szCs w:val="28"/>
          <w:rPrChange w:id="6014" w:author="user pc" w:date="2022-03-15T10:14:00Z">
            <w:rPr/>
          </w:rPrChange>
        </w:rPr>
        <w:t>moles</w:t>
      </w:r>
      <w:r>
        <w:rPr>
          <w:rFonts w:ascii="Times New Roman" w:cs="Times New Roman" w:hAnsi="Times New Roman"/>
          <w:sz w:val="28"/>
          <w:szCs w:val="28"/>
        </w:rPr>
        <w:t xml:space="preserve"> </w:t>
      </w:r>
      <w:r w:rsidRPr="2DE468D9">
        <w:rPr>
          <w:rFonts w:ascii="Times New Roman" w:cs="Times New Roman"/>
          <w:sz w:val="28"/>
          <w:szCs w:val="28"/>
          <w:rPrChange w:id="6015" w:author="user pc" w:date="2022-03-15T10:14:00Z">
            <w:rPr/>
          </w:rPrChange>
        </w:rPr>
        <w:t>of</w:t>
      </w:r>
      <w:r>
        <w:rPr>
          <w:rFonts w:ascii="Times New Roman" w:cs="Times New Roman" w:hAnsi="Times New Roman"/>
          <w:sz w:val="28"/>
          <w:szCs w:val="28"/>
        </w:rPr>
        <w:t xml:space="preserve"> </w:t>
      </w:r>
      <w:r w:rsidRPr="8092E1DC">
        <w:rPr>
          <w:rFonts w:ascii="Times New Roman" w:cs="Times New Roman"/>
          <w:sz w:val="28"/>
          <w:szCs w:val="28"/>
          <w:rPrChange w:id="6016" w:author="user pc" w:date="2022-03-15T10:14:00Z">
            <w:rPr/>
          </w:rPrChange>
        </w:rPr>
        <w:t>oxygen</w:t>
      </w:r>
      <w:r>
        <w:rPr>
          <w:rFonts w:ascii="Times New Roman" w:cs="Times New Roman" w:hAnsi="Times New Roman"/>
          <w:sz w:val="28"/>
          <w:szCs w:val="28"/>
        </w:rPr>
        <w:t xml:space="preserve"> </w:t>
      </w:r>
      <w:r w:rsidRPr="A15FD06D">
        <w:rPr>
          <w:rFonts w:ascii="Times New Roman" w:cs="Times New Roman"/>
          <w:sz w:val="28"/>
          <w:szCs w:val="28"/>
          <w:rPrChange w:id="6017" w:author="user pc" w:date="2022-03-15T10:14:00Z">
            <w:rPr/>
          </w:rPrChange>
        </w:rPr>
        <w:t>are</w:t>
      </w:r>
      <w:r>
        <w:rPr>
          <w:rFonts w:ascii="Times New Roman" w:cs="Times New Roman" w:hAnsi="Times New Roman"/>
          <w:sz w:val="28"/>
          <w:szCs w:val="28"/>
        </w:rPr>
        <w:t xml:space="preserve"> </w:t>
      </w:r>
      <w:r w:rsidRPr="20BFEA14">
        <w:rPr>
          <w:rFonts w:ascii="Times New Roman" w:cs="Times New Roman"/>
          <w:sz w:val="28"/>
          <w:szCs w:val="28"/>
          <w:rPrChange w:id="6018" w:author="user pc" w:date="2022-03-15T10:14:00Z">
            <w:rPr/>
          </w:rPrChange>
        </w:rPr>
        <w:t>in2.71x10</w:t>
      </w:r>
      <w:r w:rsidRPr="1ADC8350">
        <w:rPr>
          <w:rFonts w:ascii="Times New Roman" w:cs="Times New Roman"/>
          <w:sz w:val="28"/>
          <w:szCs w:val="28"/>
          <w:vertAlign w:val="superscript"/>
          <w:rPrChange w:id="6019" w:author="user pc" w:date="2022-03-15T10:14:00Z">
            <w:rPr>
              <w:vertAlign w:val="superscript"/>
            </w:rPr>
          </w:rPrChange>
        </w:rPr>
        <w:t>25</w:t>
      </w:r>
      <w:r w:rsidRPr="2BDDB839">
        <w:rPr>
          <w:rFonts w:ascii="Times New Roman" w:cs="Times New Roman"/>
          <w:sz w:val="28"/>
          <w:szCs w:val="28"/>
          <w:rPrChange w:id="6020" w:author="user pc" w:date="2022-03-15T10:14:00Z">
            <w:rPr/>
          </w:rPrChange>
        </w:rPr>
        <w:t xml:space="preserve"> molecules</w:t>
      </w:r>
      <w:r>
        <w:rPr>
          <w:rFonts w:ascii="Times New Roman" w:cs="Times New Roman" w:hAnsi="Times New Roman"/>
          <w:sz w:val="28"/>
          <w:szCs w:val="28"/>
        </w:rPr>
        <w:t xml:space="preserve"> </w:t>
      </w:r>
      <w:r w:rsidRPr="DFB75D39">
        <w:rPr>
          <w:rFonts w:ascii="Times New Roman" w:cs="Times New Roman"/>
          <w:sz w:val="28"/>
          <w:szCs w:val="28"/>
          <w:rPrChange w:id="6021" w:author="user pc" w:date="2022-03-15T10:14:00Z">
            <w:rPr/>
          </w:rPrChange>
        </w:rPr>
        <w:t>of</w:t>
      </w:r>
      <w:r>
        <w:rPr>
          <w:rFonts w:ascii="Times New Roman" w:cs="Times New Roman" w:hAnsi="Times New Roman"/>
          <w:sz w:val="28"/>
          <w:szCs w:val="28"/>
        </w:rPr>
        <w:t xml:space="preserve"> </w:t>
      </w:r>
      <w:r w:rsidRPr="B5C760EE">
        <w:rPr>
          <w:rFonts w:ascii="Times New Roman" w:cs="Times New Roman"/>
          <w:sz w:val="28"/>
          <w:szCs w:val="28"/>
          <w:rPrChange w:id="6022" w:author="user pc" w:date="2022-03-15T10:14:00Z">
            <w:rPr/>
          </w:rPrChange>
        </w:rPr>
        <w:t>carbon</w:t>
      </w:r>
      <w:r>
        <w:rPr>
          <w:rFonts w:ascii="Times New Roman" w:cs="Times New Roman" w:hAnsi="Times New Roman"/>
          <w:sz w:val="28"/>
          <w:szCs w:val="28"/>
        </w:rPr>
        <w:t xml:space="preserve"> </w:t>
      </w:r>
      <w:r w:rsidRPr="6D28EC97">
        <w:rPr>
          <w:rFonts w:ascii="Times New Roman" w:cs="Times New Roman"/>
          <w:sz w:val="28"/>
          <w:szCs w:val="28"/>
          <w:rPrChange w:id="6023" w:author="user pc" w:date="2022-03-15T10:14:00Z">
            <w:rPr/>
          </w:rPrChange>
        </w:rPr>
        <w:t>dioxide</w:t>
      </w:r>
      <w:r>
        <w:rPr>
          <w:rFonts w:ascii="Times New Roman" w:cs="Times New Roman" w:hAnsi="Times New Roman"/>
          <w:sz w:val="28"/>
          <w:szCs w:val="28"/>
        </w:rPr>
        <w:t xml:space="preserve"> </w:t>
      </w:r>
      <w:r w:rsidRPr="7C641FE2">
        <w:rPr>
          <w:rFonts w:ascii="Times New Roman" w:cs="Times New Roman"/>
          <w:sz w:val="28"/>
          <w:szCs w:val="28"/>
          <w:rPrChange w:id="6024" w:author="user pc" w:date="2022-03-15T10:14:00Z">
            <w:rPr/>
          </w:rPrChange>
        </w:rPr>
        <w:t>(CO</w:t>
      </w:r>
      <w:r w:rsidRPr="23BC9864">
        <w:rPr>
          <w:rFonts w:ascii="Times New Roman" w:cs="Times New Roman"/>
          <w:sz w:val="28"/>
          <w:szCs w:val="28"/>
          <w:vertAlign w:val="subscript"/>
          <w:rPrChange w:id="6025" w:author="user pc" w:date="2022-03-15T10:14:00Z">
            <w:rPr>
              <w:vertAlign w:val="subscript"/>
            </w:rPr>
          </w:rPrChange>
        </w:rPr>
        <w:t>2</w:t>
      </w:r>
      <w:r w:rsidRPr="05733B2B">
        <w:rPr>
          <w:rFonts w:ascii="Times New Roman" w:cs="Times New Roman"/>
          <w:sz w:val="28"/>
          <w:szCs w:val="28"/>
          <w:rPrChange w:id="6026" w:author="user pc" w:date="2022-03-15T10:14:00Z">
            <w:rPr/>
          </w:rPrChange>
        </w:rPr>
        <w:t xml:space="preserve">)? </w:t>
      </w:r>
      <w:r w:rsidRPr="B5D58CA0">
        <w:rPr>
          <w:rFonts w:ascii="Times New Roman" w:cs="Times New Roman"/>
          <w:b/>
          <w:bCs/>
          <w:sz w:val="28"/>
          <w:szCs w:val="28"/>
          <w:rPrChange w:id="6027" w:author="user pc" w:date="2022-03-15T10:14:00Z">
            <w:rPr>
              <w:b/>
              <w:bCs/>
            </w:rPr>
          </w:rPrChange>
        </w:rPr>
        <w:t>Ans. 90.03 moles</w:t>
      </w:r>
    </w:p>
    <w:p>
      <w:pPr>
        <w:pStyle w:val="style0"/>
        <w:rPr>
          <w:rFonts w:ascii="Times New Roman" w:cs="Times New Roman"/>
          <w:sz w:val="28"/>
          <w:szCs w:val="28"/>
          <w:rPrChange w:id="6028" w:author="user pc" w:date="2022-03-15T10:14:00Z">
            <w:rPr/>
          </w:rPrChange>
        </w:rPr>
      </w:pPr>
      <w:r w:rsidRPr="A27C927E">
        <w:rPr>
          <w:rFonts w:ascii="Times New Roman" w:cs="Times New Roman"/>
          <w:sz w:val="28"/>
          <w:szCs w:val="28"/>
          <w:rPrChange w:id="6029" w:author="user pc" w:date="2022-03-15T10:14:00Z">
            <w:rPr/>
          </w:rPrChange>
        </w:rPr>
        <w:t>8.</w:t>
      </w:r>
      <w:r>
        <w:rPr>
          <w:rFonts w:ascii="Times New Roman" w:cs="Times New Roman" w:hAnsi="Times New Roman"/>
          <w:sz w:val="28"/>
          <w:szCs w:val="28"/>
        </w:rPr>
        <w:t xml:space="preserve"> </w:t>
      </w:r>
      <w:r w:rsidRPr="ECD5DB50">
        <w:rPr>
          <w:rFonts w:ascii="Times New Roman" w:cs="Times New Roman"/>
          <w:sz w:val="28"/>
          <w:szCs w:val="28"/>
          <w:rPrChange w:id="6030" w:author="user pc" w:date="2022-03-15T10:14:00Z">
            <w:rPr/>
          </w:rPrChange>
        </w:rPr>
        <w:t>How many atoms of hydrogen are in 1 mole of water (H</w:t>
      </w:r>
      <w:r w:rsidRPr="982B5480">
        <w:rPr>
          <w:rFonts w:ascii="Times New Roman" w:cs="Times New Roman"/>
          <w:sz w:val="28"/>
          <w:szCs w:val="28"/>
          <w:vertAlign w:val="subscript"/>
          <w:rPrChange w:id="6031" w:author="user pc" w:date="2022-03-15T10:14:00Z">
            <w:rPr>
              <w:vertAlign w:val="subscript"/>
            </w:rPr>
          </w:rPrChange>
        </w:rPr>
        <w:t>2</w:t>
      </w:r>
      <w:r w:rsidRPr="9BE3B2B2">
        <w:rPr>
          <w:rFonts w:ascii="Times New Roman" w:cs="Times New Roman"/>
          <w:sz w:val="28"/>
          <w:szCs w:val="28"/>
          <w:rPrChange w:id="6032" w:author="user pc" w:date="2022-03-15T10:14:00Z">
            <w:rPr/>
          </w:rPrChange>
        </w:rPr>
        <w:t>0)?</w:t>
      </w:r>
      <w:r>
        <w:rPr>
          <w:rFonts w:ascii="Times New Roman" w:cs="Times New Roman" w:hAnsi="Times New Roman"/>
          <w:sz w:val="28"/>
          <w:szCs w:val="28"/>
        </w:rPr>
        <w:t xml:space="preserve"> </w:t>
      </w:r>
      <w:r w:rsidRPr="A4A07C0F">
        <w:rPr>
          <w:rFonts w:ascii="Times New Roman" w:cs="Times New Roman"/>
          <w:b/>
          <w:bCs/>
          <w:sz w:val="28"/>
          <w:szCs w:val="28"/>
          <w:rPrChange w:id="6033" w:author="user pc" w:date="2022-03-15T10:14:00Z">
            <w:rPr>
              <w:b/>
              <w:bCs/>
            </w:rPr>
          </w:rPrChange>
        </w:rPr>
        <w:t>Ans.1.20 × 10</w:t>
      </w:r>
      <w:r w:rsidRPr="4AC896D2">
        <w:rPr>
          <w:rFonts w:ascii="Times New Roman" w:cs="Times New Roman"/>
          <w:b/>
          <w:bCs/>
          <w:sz w:val="28"/>
          <w:szCs w:val="28"/>
          <w:vertAlign w:val="superscript"/>
          <w:rPrChange w:id="6034" w:author="user pc" w:date="2022-03-15T10:14:00Z">
            <w:rPr>
              <w:b/>
              <w:bCs/>
              <w:vertAlign w:val="superscript"/>
            </w:rPr>
          </w:rPrChange>
        </w:rPr>
        <w:t>23</w:t>
      </w:r>
      <w:r>
        <w:rPr>
          <w:rFonts w:ascii="Times New Roman" w:cs="Times New Roman" w:hAnsi="Times New Roman"/>
          <w:b/>
          <w:bCs/>
          <w:sz w:val="28"/>
          <w:szCs w:val="28"/>
          <w:vertAlign w:val="superscript"/>
        </w:rPr>
        <w:t xml:space="preserve"> </w:t>
      </w:r>
      <w:r w:rsidRPr="48B3E562">
        <w:rPr>
          <w:rFonts w:ascii="Times New Roman" w:cs="Times New Roman"/>
          <w:b/>
          <w:sz w:val="28"/>
          <w:szCs w:val="28"/>
          <w:rPrChange w:id="6035" w:author="user pc" w:date="2022-03-15T10:14:00Z">
            <w:rPr>
              <w:b/>
            </w:rPr>
          </w:rPrChange>
        </w:rPr>
        <w:t>atoms of hydrogen</w:t>
      </w:r>
    </w:p>
    <w:p>
      <w:pPr>
        <w:pStyle w:val="style0"/>
        <w:rPr>
          <w:rFonts w:ascii="Times New Roman" w:cs="Times New Roman"/>
          <w:sz w:val="28"/>
          <w:szCs w:val="28"/>
          <w:rPrChange w:id="6036" w:author="user pc" w:date="2022-03-15T10:14:00Z">
            <w:rPr/>
          </w:rPrChange>
        </w:rPr>
      </w:pPr>
      <w:r w:rsidRPr="EEF2A7A4">
        <w:rPr>
          <w:rFonts w:ascii="Times New Roman" w:cs="Times New Roman"/>
          <w:sz w:val="28"/>
          <w:szCs w:val="28"/>
          <w:rPrChange w:id="6037" w:author="user pc" w:date="2022-03-15T10:14:00Z">
            <w:rPr/>
          </w:rPrChange>
        </w:rPr>
        <w:t>9. 24g of magnesium reacts with dilute hydrochloric acid. Calculate the volume of hydrogen gas evolved at s.t.p.</w:t>
      </w:r>
    </w:p>
    <w:p>
      <w:pPr>
        <w:pStyle w:val="style0"/>
        <w:rPr>
          <w:rFonts w:ascii="Times New Roman" w:cs="Times New Roman"/>
          <w:sz w:val="28"/>
          <w:szCs w:val="28"/>
          <w:rPrChange w:id="6038" w:author="user pc" w:date="2022-03-15T10:14:00Z">
            <w:rPr/>
          </w:rPrChange>
        </w:rPr>
      </w:pPr>
      <w:r w:rsidRPr="755C32BD">
        <w:rPr>
          <w:rFonts w:ascii="Times New Roman" w:cs="Times New Roman"/>
          <w:sz w:val="28"/>
          <w:szCs w:val="28"/>
          <w:rPrChange w:id="6039" w:author="user pc" w:date="2022-03-15T10:14:00Z">
            <w:rPr/>
          </w:rPrChange>
        </w:rPr>
        <w:t>[Mg = 24, Molar volume of the gas at s.t.p = 22.4dm</w:t>
      </w:r>
      <w:r w:rsidRPr="565DA232">
        <w:rPr>
          <w:rFonts w:ascii="Times New Roman" w:cs="Times New Roman"/>
          <w:sz w:val="28"/>
          <w:szCs w:val="28"/>
          <w:vertAlign w:val="superscript"/>
          <w:rPrChange w:id="6040" w:author="user pc" w:date="2022-03-15T10:14:00Z">
            <w:rPr>
              <w:vertAlign w:val="superscript"/>
            </w:rPr>
          </w:rPrChange>
        </w:rPr>
        <w:t>3</w:t>
      </w:r>
      <w:r w:rsidRPr="B669192B">
        <w:rPr>
          <w:rFonts w:ascii="Times New Roman" w:cs="Times New Roman"/>
          <w:sz w:val="28"/>
          <w:szCs w:val="28"/>
          <w:rPrChange w:id="6041" w:author="user pc" w:date="2022-03-15T10:14:00Z">
            <w:rPr/>
          </w:rPrChange>
        </w:rPr>
        <w:t xml:space="preserve">]. </w:t>
      </w:r>
      <w:r w:rsidRPr="9C0A37AE">
        <w:rPr>
          <w:rFonts w:ascii="Times New Roman" w:cs="Times New Roman"/>
          <w:b/>
          <w:bCs/>
          <w:sz w:val="28"/>
          <w:szCs w:val="28"/>
          <w:rPrChange w:id="6042" w:author="user pc" w:date="2022-03-15T10:14:00Z">
            <w:rPr>
              <w:b/>
              <w:bCs/>
            </w:rPr>
          </w:rPrChange>
        </w:rPr>
        <w:t>Ans. 22.4dm</w:t>
      </w:r>
      <w:r w:rsidRPr="96E293C9">
        <w:rPr>
          <w:rFonts w:ascii="Times New Roman" w:cs="Times New Roman"/>
          <w:b/>
          <w:bCs/>
          <w:sz w:val="28"/>
          <w:szCs w:val="28"/>
          <w:vertAlign w:val="superscript"/>
          <w:rPrChange w:id="6043" w:author="user pc" w:date="2022-03-15T10:14:00Z">
            <w:rPr>
              <w:b/>
              <w:bCs/>
              <w:vertAlign w:val="superscript"/>
            </w:rPr>
          </w:rPrChange>
        </w:rPr>
        <w:t>3</w:t>
      </w:r>
      <w:r w:rsidRPr="E88B48BE">
        <w:rPr>
          <w:rFonts w:ascii="Times New Roman" w:cs="Times New Roman"/>
          <w:b/>
          <w:bCs/>
          <w:sz w:val="28"/>
          <w:szCs w:val="28"/>
          <w:rPrChange w:id="6044" w:author="user pc" w:date="2022-03-15T10:14:00Z">
            <w:rPr>
              <w:b/>
              <w:bCs/>
            </w:rPr>
          </w:rPrChange>
        </w:rPr>
        <w:t xml:space="preserve"> of hydrogen gas</w:t>
      </w:r>
    </w:p>
    <w:p>
      <w:pPr>
        <w:pStyle w:val="style0"/>
        <w:rPr>
          <w:rFonts w:ascii="Times New Roman" w:cs="Times New Roman"/>
          <w:sz w:val="28"/>
          <w:szCs w:val="28"/>
          <w:rPrChange w:id="6045" w:author="user pc" w:date="2022-03-15T10:14:00Z">
            <w:rPr/>
          </w:rPrChange>
        </w:rPr>
      </w:pPr>
      <w:r>
        <w:rPr>
          <w:rFonts w:ascii="Times New Roman" w:cs="Times New Roman" w:hAnsi="Times New Roman"/>
          <w:sz w:val="28"/>
          <w:szCs w:val="28"/>
        </w:rPr>
        <w:t xml:space="preserve"> 10. </w:t>
      </w:r>
      <w:r w:rsidRPr="EB726E70">
        <w:rPr>
          <w:rFonts w:ascii="Times New Roman" w:cs="Times New Roman"/>
          <w:sz w:val="28"/>
          <w:szCs w:val="28"/>
          <w:rPrChange w:id="6046" w:author="user pc" w:date="2022-03-15T10:14:00Z">
            <w:rPr/>
          </w:rPrChange>
        </w:rPr>
        <w:t>Given</w:t>
      </w:r>
      <w:r>
        <w:rPr>
          <w:rFonts w:ascii="Times New Roman" w:cs="Times New Roman" w:hAnsi="Times New Roman"/>
          <w:sz w:val="28"/>
          <w:szCs w:val="28"/>
        </w:rPr>
        <w:t xml:space="preserve"> </w:t>
      </w:r>
      <w:r w:rsidRPr="1D8FF82E">
        <w:rPr>
          <w:rFonts w:ascii="Times New Roman" w:cs="Times New Roman"/>
          <w:sz w:val="28"/>
          <w:szCs w:val="28"/>
          <w:rPrChange w:id="6047" w:author="user pc" w:date="2022-03-15T10:14:00Z">
            <w:rPr/>
          </w:rPrChange>
        </w:rPr>
        <w:t>the</w:t>
      </w:r>
      <w:r>
        <w:rPr>
          <w:rFonts w:ascii="Times New Roman" w:cs="Times New Roman" w:hAnsi="Times New Roman"/>
          <w:sz w:val="28"/>
          <w:szCs w:val="28"/>
        </w:rPr>
        <w:t xml:space="preserve"> </w:t>
      </w:r>
      <w:r w:rsidRPr="57A980ED">
        <w:rPr>
          <w:rFonts w:ascii="Times New Roman" w:cs="Times New Roman"/>
          <w:sz w:val="28"/>
          <w:szCs w:val="28"/>
          <w:rPrChange w:id="6048" w:author="user pc" w:date="2022-03-15T10:14:00Z">
            <w:rPr/>
          </w:rPrChange>
        </w:rPr>
        <w:t>equation:</w:t>
      </w:r>
      <w:r>
        <w:rPr>
          <w:rFonts w:ascii="Times New Roman" w:cs="Times New Roman" w:hAnsi="Times New Roman"/>
          <w:sz w:val="28"/>
          <w:szCs w:val="28"/>
        </w:rPr>
        <w:t xml:space="preserve"> </w:t>
      </w:r>
      <w:r w:rsidRPr="B09D6D47">
        <w:rPr>
          <w:rFonts w:ascii="Times New Roman" w:cs="Times New Roman"/>
          <w:sz w:val="28"/>
          <w:szCs w:val="28"/>
          <w:rPrChange w:id="6049" w:author="user pc" w:date="2022-03-15T10:14:00Z">
            <w:rPr/>
          </w:rPrChange>
        </w:rPr>
        <w:t>N</w:t>
      </w:r>
      <w:r w:rsidRPr="F2A89DA6">
        <w:rPr>
          <w:rFonts w:ascii="Times New Roman" w:cs="Times New Roman"/>
          <w:sz w:val="28"/>
          <w:szCs w:val="28"/>
          <w:vertAlign w:val="subscript"/>
          <w:rPrChange w:id="6050" w:author="user pc" w:date="2022-03-15T10:14:00Z">
            <w:rPr>
              <w:vertAlign w:val="subscript"/>
            </w:rPr>
          </w:rPrChange>
        </w:rPr>
        <w:t>2(g)</w:t>
      </w:r>
      <w:r w:rsidRPr="DF0333FE">
        <w:rPr>
          <w:rFonts w:ascii="Times New Roman" w:cs="Times New Roman"/>
          <w:sz w:val="28"/>
          <w:szCs w:val="28"/>
          <w:rPrChange w:id="6051" w:author="user pc" w:date="2022-03-15T10:14:00Z">
            <w:rPr/>
          </w:rPrChange>
        </w:rPr>
        <w:t>+</w:t>
      </w:r>
      <w:r>
        <w:rPr>
          <w:rFonts w:ascii="Times New Roman" w:cs="Times New Roman" w:hAnsi="Times New Roman"/>
          <w:sz w:val="28"/>
          <w:szCs w:val="28"/>
        </w:rPr>
        <w:t xml:space="preserve"> </w:t>
      </w:r>
      <w:r w:rsidRPr="4218C12F">
        <w:rPr>
          <w:rFonts w:ascii="Times New Roman" w:cs="Times New Roman"/>
          <w:sz w:val="28"/>
          <w:szCs w:val="28"/>
          <w:rPrChange w:id="6052" w:author="user pc" w:date="2022-03-15T10:14:00Z">
            <w:rPr/>
          </w:rPrChange>
        </w:rPr>
        <w:t>3H</w:t>
      </w:r>
      <w:r w:rsidRPr="412EE1FC">
        <w:rPr>
          <w:rFonts w:ascii="Times New Roman" w:cs="Times New Roman"/>
          <w:sz w:val="28"/>
          <w:szCs w:val="28"/>
          <w:vertAlign w:val="subscript"/>
          <w:rPrChange w:id="6053" w:author="user pc" w:date="2022-03-15T10:14:00Z">
            <w:rPr>
              <w:vertAlign w:val="subscript"/>
            </w:rPr>
          </w:rPrChange>
        </w:rPr>
        <w:t>2(g)</w:t>
      </w:r>
      <w:r w:rsidRPr="0223381C">
        <w:rPr>
          <w:rFonts w:ascii="Times New Roman" w:cs="Times New Roman"/>
          <w:sz w:val="28"/>
          <w:szCs w:val="28"/>
          <w:rPrChange w:id="6054" w:author="user pc" w:date="2022-03-15T10:14:00Z">
            <w:rPr/>
          </w:rPrChange>
        </w:rPr>
        <w:t>==&gt;2NH</w:t>
      </w:r>
      <w:r w:rsidRPr="4BD096E5">
        <w:rPr>
          <w:rFonts w:ascii="Times New Roman" w:cs="Times New Roman"/>
          <w:sz w:val="28"/>
          <w:szCs w:val="28"/>
          <w:vertAlign w:val="subscript"/>
          <w:rPrChange w:id="6055" w:author="user pc" w:date="2022-03-15T10:14:00Z">
            <w:rPr>
              <w:vertAlign w:val="subscript"/>
            </w:rPr>
          </w:rPrChange>
        </w:rPr>
        <w:t>3(g)</w:t>
      </w:r>
    </w:p>
    <w:p>
      <w:pPr>
        <w:pStyle w:val="style179"/>
        <w:numPr>
          <w:ilvl w:val="0"/>
          <w:numId w:val="40"/>
        </w:numPr>
        <w:rPr>
          <w:rFonts w:ascii="Times New Roman" w:cs="Times New Roman" w:hAnsi="Times New Roman"/>
          <w:sz w:val="28"/>
          <w:szCs w:val="28"/>
        </w:rPr>
      </w:pPr>
      <w:r>
        <w:rPr>
          <w:rFonts w:ascii="Times New Roman" w:cs="Times New Roman" w:hAnsi="Times New Roman"/>
          <w:sz w:val="28"/>
          <w:szCs w:val="28"/>
        </w:rPr>
        <w:t>W</w:t>
      </w:r>
      <w:r w:rsidRPr="A26B9C90">
        <w:rPr>
          <w:rFonts w:ascii="Times New Roman" w:cs="Times New Roman"/>
          <w:sz w:val="28"/>
          <w:szCs w:val="28"/>
          <w:rPrChange w:id="6056" w:author="user pc" w:date="2022-03-15T10:14:00Z">
            <w:rPr/>
          </w:rPrChange>
        </w:rPr>
        <w:t>hat</w:t>
      </w:r>
      <w:r>
        <w:rPr>
          <w:rFonts w:ascii="Times New Roman" w:cs="Times New Roman" w:hAnsi="Times New Roman"/>
          <w:sz w:val="28"/>
          <w:szCs w:val="28"/>
        </w:rPr>
        <w:t xml:space="preserve"> </w:t>
      </w:r>
      <w:r w:rsidRPr="8D427C47">
        <w:rPr>
          <w:rFonts w:ascii="Times New Roman" w:cs="Times New Roman"/>
          <w:sz w:val="28"/>
          <w:szCs w:val="28"/>
          <w:rPrChange w:id="6057" w:author="user pc" w:date="2022-03-15T10:14:00Z">
            <w:rPr/>
          </w:rPrChange>
        </w:rPr>
        <w:t>volume</w:t>
      </w:r>
      <w:r>
        <w:rPr>
          <w:rFonts w:ascii="Times New Roman" w:cs="Times New Roman" w:hAnsi="Times New Roman"/>
          <w:sz w:val="28"/>
          <w:szCs w:val="28"/>
        </w:rPr>
        <w:t xml:space="preserve"> </w:t>
      </w:r>
      <w:r w:rsidRPr="5EDC7264">
        <w:rPr>
          <w:rFonts w:ascii="Times New Roman" w:cs="Times New Roman"/>
          <w:sz w:val="28"/>
          <w:szCs w:val="28"/>
          <w:rPrChange w:id="6058" w:author="user pc" w:date="2022-03-15T10:14:00Z">
            <w:rPr/>
          </w:rPrChange>
        </w:rPr>
        <w:t>of</w:t>
      </w:r>
      <w:r>
        <w:rPr>
          <w:rFonts w:ascii="Times New Roman" w:cs="Times New Roman" w:hAnsi="Times New Roman"/>
          <w:sz w:val="28"/>
          <w:szCs w:val="28"/>
        </w:rPr>
        <w:t xml:space="preserve"> </w:t>
      </w:r>
      <w:r w:rsidRPr="6127429F">
        <w:rPr>
          <w:rFonts w:ascii="Times New Roman" w:cs="Times New Roman"/>
          <w:sz w:val="28"/>
          <w:szCs w:val="28"/>
          <w:rPrChange w:id="6059" w:author="user pc" w:date="2022-03-15T10:14:00Z">
            <w:rPr/>
          </w:rPrChange>
        </w:rPr>
        <w:t>hydrogen</w:t>
      </w:r>
      <w:r>
        <w:rPr>
          <w:rFonts w:ascii="Times New Roman" w:cs="Times New Roman" w:hAnsi="Times New Roman"/>
          <w:sz w:val="28"/>
          <w:szCs w:val="28"/>
        </w:rPr>
        <w:t xml:space="preserve"> </w:t>
      </w:r>
      <w:r w:rsidRPr="8968CA16">
        <w:rPr>
          <w:rFonts w:ascii="Times New Roman" w:cs="Times New Roman"/>
          <w:sz w:val="28"/>
          <w:szCs w:val="28"/>
          <w:rPrChange w:id="6060" w:author="user pc" w:date="2022-03-15T10:14:00Z">
            <w:rPr/>
          </w:rPrChange>
        </w:rPr>
        <w:t>reacts</w:t>
      </w:r>
      <w:r>
        <w:rPr>
          <w:rFonts w:ascii="Times New Roman" w:cs="Times New Roman" w:hAnsi="Times New Roman"/>
          <w:sz w:val="28"/>
          <w:szCs w:val="28"/>
        </w:rPr>
        <w:t xml:space="preserve"> </w:t>
      </w:r>
      <w:r w:rsidRPr="3859E494">
        <w:rPr>
          <w:rFonts w:ascii="Times New Roman" w:cs="Times New Roman"/>
          <w:sz w:val="28"/>
          <w:szCs w:val="28"/>
          <w:rPrChange w:id="6061" w:author="user pc" w:date="2022-03-15T10:14:00Z">
            <w:rPr/>
          </w:rPrChange>
        </w:rPr>
        <w:t>with</w:t>
      </w:r>
      <w:r>
        <w:rPr>
          <w:rFonts w:ascii="Times New Roman" w:cs="Times New Roman" w:hAnsi="Times New Roman"/>
          <w:sz w:val="28"/>
          <w:szCs w:val="28"/>
        </w:rPr>
        <w:t xml:space="preserve"> </w:t>
      </w:r>
      <w:r w:rsidRPr="B6F132D6">
        <w:rPr>
          <w:rFonts w:ascii="Times New Roman" w:cs="Times New Roman"/>
          <w:sz w:val="28"/>
          <w:szCs w:val="28"/>
          <w:rPrChange w:id="6062" w:author="user pc" w:date="2022-03-15T10:14:00Z">
            <w:rPr/>
          </w:rPrChange>
        </w:rPr>
        <w:t>50cm</w:t>
      </w:r>
      <w:r w:rsidRPr="D7D0F4A9">
        <w:rPr>
          <w:rFonts w:ascii="Times New Roman" w:cs="Times New Roman"/>
          <w:sz w:val="28"/>
          <w:szCs w:val="28"/>
          <w:vertAlign w:val="superscript"/>
          <w:rPrChange w:id="6063" w:author="user pc" w:date="2022-03-15T10:14:00Z">
            <w:rPr>
              <w:vertAlign w:val="superscript"/>
            </w:rPr>
          </w:rPrChange>
        </w:rPr>
        <w:t xml:space="preserve">3 </w:t>
      </w:r>
      <w:r>
        <w:rPr>
          <w:rFonts w:ascii="Times New Roman" w:cs="Times New Roman" w:hAnsi="Times New Roman"/>
          <w:sz w:val="28"/>
          <w:szCs w:val="28"/>
        </w:rPr>
        <w:t>of nitrogen?</w:t>
      </w:r>
    </w:p>
    <w:p>
      <w:pPr>
        <w:pStyle w:val="style179"/>
        <w:numPr>
          <w:ilvl w:val="0"/>
          <w:numId w:val="40"/>
        </w:numPr>
        <w:rPr>
          <w:rFonts w:ascii="Times New Roman" w:cs="Times New Roman"/>
          <w:sz w:val="28"/>
          <w:szCs w:val="28"/>
          <w:rPrChange w:id="6064" w:author="user pc" w:date="2022-03-15T10:14:00Z">
            <w:rPr/>
          </w:rPrChange>
        </w:rPr>
      </w:pPr>
      <w:r>
        <w:rPr>
          <w:rFonts w:ascii="Times New Roman" w:cs="Times New Roman" w:hAnsi="Times New Roman"/>
          <w:sz w:val="28"/>
          <w:szCs w:val="28"/>
        </w:rPr>
        <w:t>W</w:t>
      </w:r>
      <w:r w:rsidRPr="94AE46E3">
        <w:rPr>
          <w:rFonts w:ascii="Times New Roman" w:cs="Times New Roman"/>
          <w:sz w:val="28"/>
          <w:szCs w:val="28"/>
          <w:rPrChange w:id="6065" w:author="user pc" w:date="2022-03-15T10:14:00Z">
            <w:rPr/>
          </w:rPrChange>
        </w:rPr>
        <w:t>hat</w:t>
      </w:r>
      <w:r>
        <w:rPr>
          <w:rFonts w:ascii="Times New Roman" w:cs="Times New Roman" w:hAnsi="Times New Roman"/>
          <w:sz w:val="28"/>
          <w:szCs w:val="28"/>
        </w:rPr>
        <w:t xml:space="preserve"> </w:t>
      </w:r>
      <w:r w:rsidRPr="F7F07DD8">
        <w:rPr>
          <w:rFonts w:ascii="Times New Roman" w:cs="Times New Roman"/>
          <w:sz w:val="28"/>
          <w:szCs w:val="28"/>
          <w:rPrChange w:id="6066" w:author="user pc" w:date="2022-03-15T10:14:00Z">
            <w:rPr/>
          </w:rPrChange>
        </w:rPr>
        <w:t>volume</w:t>
      </w:r>
      <w:r>
        <w:rPr>
          <w:rFonts w:ascii="Times New Roman" w:cs="Times New Roman" w:hAnsi="Times New Roman"/>
          <w:sz w:val="28"/>
          <w:szCs w:val="28"/>
        </w:rPr>
        <w:t xml:space="preserve"> </w:t>
      </w:r>
      <w:r w:rsidRPr="85F8373B">
        <w:rPr>
          <w:rFonts w:ascii="Times New Roman" w:cs="Times New Roman"/>
          <w:sz w:val="28"/>
          <w:szCs w:val="28"/>
          <w:rPrChange w:id="6067" w:author="user pc" w:date="2022-03-15T10:14:00Z">
            <w:rPr/>
          </w:rPrChange>
        </w:rPr>
        <w:t>of</w:t>
      </w:r>
      <w:r>
        <w:rPr>
          <w:rFonts w:ascii="Times New Roman" w:cs="Times New Roman" w:hAnsi="Times New Roman"/>
          <w:sz w:val="28"/>
          <w:szCs w:val="28"/>
        </w:rPr>
        <w:t xml:space="preserve"> </w:t>
      </w:r>
      <w:r w:rsidRPr="5422BBC5">
        <w:rPr>
          <w:rFonts w:ascii="Times New Roman" w:cs="Times New Roman"/>
          <w:sz w:val="28"/>
          <w:szCs w:val="28"/>
          <w:rPrChange w:id="6068" w:author="user pc" w:date="2022-03-15T10:14:00Z">
            <w:rPr/>
          </w:rPrChange>
        </w:rPr>
        <w:t>ammonia</w:t>
      </w:r>
      <w:r>
        <w:rPr>
          <w:rFonts w:ascii="Times New Roman" w:cs="Times New Roman" w:hAnsi="Times New Roman"/>
          <w:sz w:val="28"/>
          <w:szCs w:val="28"/>
        </w:rPr>
        <w:t xml:space="preserve"> </w:t>
      </w:r>
      <w:r w:rsidRPr="66E3EEDC">
        <w:rPr>
          <w:rFonts w:ascii="Times New Roman" w:cs="Times New Roman"/>
          <w:sz w:val="28"/>
          <w:szCs w:val="28"/>
          <w:rPrChange w:id="6069" w:author="user pc" w:date="2022-03-15T10:14:00Z">
            <w:rPr/>
          </w:rPrChange>
        </w:rPr>
        <w:t>will</w:t>
      </w:r>
      <w:r>
        <w:rPr>
          <w:rFonts w:ascii="Times New Roman" w:cs="Times New Roman" w:hAnsi="Times New Roman"/>
          <w:sz w:val="28"/>
          <w:szCs w:val="28"/>
        </w:rPr>
        <w:t xml:space="preserve"> </w:t>
      </w:r>
      <w:r w:rsidRPr="3AFEE25E">
        <w:rPr>
          <w:rFonts w:ascii="Times New Roman" w:cs="Times New Roman"/>
          <w:sz w:val="28"/>
          <w:szCs w:val="28"/>
          <w:rPrChange w:id="6070" w:author="user pc" w:date="2022-03-15T10:14:00Z">
            <w:rPr/>
          </w:rPrChange>
        </w:rPr>
        <w:t>be</w:t>
      </w:r>
      <w:r>
        <w:rPr>
          <w:rFonts w:ascii="Times New Roman" w:cs="Times New Roman" w:hAnsi="Times New Roman"/>
          <w:sz w:val="28"/>
          <w:szCs w:val="28"/>
        </w:rPr>
        <w:t xml:space="preserve"> </w:t>
      </w:r>
      <w:r w:rsidRPr="3F6C2D74">
        <w:rPr>
          <w:rFonts w:ascii="Times New Roman" w:cs="Times New Roman"/>
          <w:sz w:val="28"/>
          <w:szCs w:val="28"/>
          <w:rPrChange w:id="6071" w:author="user pc" w:date="2022-03-15T10:14:00Z">
            <w:rPr/>
          </w:rPrChange>
        </w:rPr>
        <w:t>formed?</w:t>
      </w:r>
    </w:p>
    <w:p>
      <w:pPr>
        <w:pStyle w:val="style0"/>
        <w:rPr>
          <w:rFonts w:ascii="Times New Roman" w:cs="Times New Roman" w:hAnsi="Times New Roman"/>
          <w:b/>
          <w:sz w:val="28"/>
          <w:szCs w:val="28"/>
        </w:rPr>
      </w:pPr>
      <w:r>
        <w:rPr>
          <w:rFonts w:ascii="Times New Roman" w:cs="Times New Roman" w:hAnsi="Times New Roman"/>
          <w:b/>
          <w:sz w:val="28"/>
          <w:szCs w:val="28"/>
        </w:rPr>
        <w:t>Ans.  A) 150cm</w:t>
      </w:r>
      <w:r>
        <w:rPr>
          <w:rFonts w:ascii="Times New Roman" w:cs="Times New Roman" w:hAnsi="Times New Roman"/>
          <w:b/>
          <w:sz w:val="28"/>
          <w:szCs w:val="28"/>
          <w:vertAlign w:val="superscript"/>
        </w:rPr>
        <w:t>3</w:t>
      </w:r>
      <w:r>
        <w:rPr>
          <w:rFonts w:ascii="Times New Roman" w:cs="Times New Roman" w:hAnsi="Times New Roman"/>
          <w:b/>
          <w:sz w:val="28"/>
          <w:szCs w:val="28"/>
        </w:rPr>
        <w:t xml:space="preserve">          B) 100 cm</w:t>
      </w:r>
      <w:r>
        <w:rPr>
          <w:rFonts w:ascii="Times New Roman" w:cs="Times New Roman" w:hAnsi="Times New Roman"/>
          <w:b/>
          <w:sz w:val="28"/>
          <w:szCs w:val="28"/>
          <w:vertAlign w:val="superscript"/>
        </w:rPr>
        <w:t>3</w:t>
      </w:r>
    </w:p>
    <w:p>
      <w:pPr>
        <w:pStyle w:val="style0"/>
        <w:rPr>
          <w:rFonts w:ascii="Times New Roman" w:cs="Times New Roman" w:hAnsi="Times New Roman"/>
          <w:sz w:val="28"/>
          <w:szCs w:val="28"/>
        </w:rPr>
      </w:pPr>
      <w:r>
        <w:rPr>
          <w:rFonts w:ascii="Times New Roman" w:cs="Times New Roman" w:hAnsi="Times New Roman"/>
          <w:sz w:val="28"/>
          <w:szCs w:val="28"/>
        </w:rPr>
        <w:t>11. What volume of oxygen in dm</w:t>
      </w:r>
      <w:r>
        <w:rPr>
          <w:rFonts w:ascii="Times New Roman" w:cs="Times New Roman" w:hAnsi="Times New Roman"/>
          <w:sz w:val="28"/>
          <w:szCs w:val="28"/>
          <w:vertAlign w:val="superscript"/>
        </w:rPr>
        <w:t>3</w:t>
      </w:r>
      <w:r>
        <w:rPr>
          <w:rFonts w:ascii="Times New Roman" w:cs="Times New Roman" w:hAnsi="Times New Roman"/>
          <w:sz w:val="28"/>
          <w:szCs w:val="28"/>
        </w:rPr>
        <w:t xml:space="preserve"> would be required to burn completely 8.0g of methane according to the equation below?</w:t>
      </w:r>
    </w:p>
    <w:p>
      <w:pPr>
        <w:pStyle w:val="style0"/>
        <w:rPr>
          <w:rFonts w:ascii="Times New Roman" w:cs="Times New Roman" w:hAnsi="Times New Roman"/>
          <w:sz w:val="28"/>
          <w:szCs w:val="28"/>
        </w:rPr>
      </w:pPr>
      <w:r>
        <w:rPr>
          <w:rFonts w:ascii="Times New Roman" w:cs="Times New Roman" w:hAnsi="Times New Roman"/>
          <w:sz w:val="28"/>
          <w:szCs w:val="28"/>
        </w:rPr>
        <w:t>CH</w:t>
      </w:r>
      <w:r>
        <w:rPr>
          <w:rFonts w:ascii="Times New Roman" w:cs="Times New Roman" w:hAnsi="Times New Roman"/>
          <w:sz w:val="28"/>
          <w:szCs w:val="28"/>
          <w:vertAlign w:val="subscript"/>
        </w:rPr>
        <w:t>4(g)</w:t>
      </w:r>
      <w:r>
        <w:rPr>
          <w:rFonts w:ascii="Times New Roman" w:cs="Times New Roman" w:hAnsi="Times New Roman"/>
          <w:sz w:val="28"/>
          <w:szCs w:val="28"/>
        </w:rPr>
        <w:t xml:space="preserve"> + 2O</w:t>
      </w:r>
      <w:r>
        <w:rPr>
          <w:rFonts w:ascii="Times New Roman" w:cs="Times New Roman" w:hAnsi="Times New Roman"/>
          <w:sz w:val="28"/>
          <w:szCs w:val="28"/>
          <w:vertAlign w:val="subscript"/>
        </w:rPr>
        <w:t>2(g)</w:t>
      </w:r>
      <w:r>
        <w:rPr>
          <w:rFonts w:ascii="Times New Roman" w:cs="Times New Roman" w:hAnsi="Times New Roman"/>
          <w:sz w:val="28"/>
          <w:szCs w:val="28"/>
        </w:rPr>
        <w:t xml:space="preserve">  → CO</w:t>
      </w:r>
      <w:r>
        <w:rPr>
          <w:rFonts w:ascii="Times New Roman" w:cs="Times New Roman" w:hAnsi="Times New Roman"/>
          <w:sz w:val="28"/>
          <w:szCs w:val="28"/>
          <w:vertAlign w:val="subscript"/>
        </w:rPr>
        <w:t>2(g)</w:t>
      </w:r>
      <w:r>
        <w:rPr>
          <w:rFonts w:ascii="Times New Roman" w:cs="Times New Roman" w:hAnsi="Times New Roman"/>
          <w:sz w:val="28"/>
          <w:szCs w:val="28"/>
        </w:rPr>
        <w:t xml:space="preserve"> + 2H</w:t>
      </w:r>
      <w:r>
        <w:rPr>
          <w:rFonts w:ascii="Times New Roman" w:cs="Times New Roman" w:hAnsi="Times New Roman"/>
          <w:sz w:val="28"/>
          <w:szCs w:val="28"/>
          <w:vertAlign w:val="subscript"/>
        </w:rPr>
        <w:t>2</w:t>
      </w:r>
      <w:r>
        <w:rPr>
          <w:rFonts w:ascii="Times New Roman" w:cs="Times New Roman" w:hAnsi="Times New Roman"/>
          <w:sz w:val="28"/>
          <w:szCs w:val="28"/>
        </w:rPr>
        <w:t>O</w:t>
      </w:r>
      <w:r>
        <w:rPr>
          <w:rFonts w:ascii="Times New Roman" w:cs="Times New Roman" w:hAnsi="Times New Roman"/>
          <w:sz w:val="28"/>
          <w:szCs w:val="28"/>
          <w:vertAlign w:val="subscript"/>
        </w:rPr>
        <w:t>(g)</w:t>
      </w:r>
      <w:r>
        <w:rPr>
          <w:rFonts w:ascii="Times New Roman" w:cs="Times New Roman" w:hAnsi="Times New Roman"/>
          <w:sz w:val="28"/>
          <w:szCs w:val="28"/>
        </w:rPr>
        <w:t xml:space="preserve">  [Molar volume = 22.4 dm</w:t>
      </w:r>
      <w:r>
        <w:rPr>
          <w:rFonts w:ascii="Times New Roman" w:cs="Times New Roman" w:hAnsi="Times New Roman"/>
          <w:sz w:val="28"/>
          <w:szCs w:val="28"/>
          <w:vertAlign w:val="superscript"/>
        </w:rPr>
        <w:t>3</w:t>
      </w:r>
      <w:r>
        <w:rPr>
          <w:rFonts w:ascii="Times New Roman" w:cs="Times New Roman" w:hAnsi="Times New Roman"/>
          <w:sz w:val="28"/>
          <w:szCs w:val="28"/>
        </w:rPr>
        <w:t>, C = 12, H = 1, O = 16]</w:t>
      </w:r>
    </w:p>
    <w:p>
      <w:pPr>
        <w:pStyle w:val="style0"/>
        <w:rPr>
          <w:rFonts w:ascii="Times New Roman" w:cs="Times New Roman"/>
          <w:b/>
          <w:sz w:val="28"/>
          <w:szCs w:val="28"/>
          <w:rPrChange w:id="6072" w:author="user pc" w:date="2022-03-15T10:14:00Z">
            <w:rPr/>
          </w:rPrChange>
        </w:rPr>
      </w:pPr>
      <w:r>
        <w:rPr>
          <w:rFonts w:ascii="Times New Roman" w:cs="Times New Roman" w:hAnsi="Times New Roman"/>
          <w:b/>
          <w:sz w:val="28"/>
          <w:szCs w:val="28"/>
        </w:rPr>
        <w:t>Ans. 22.4 dm</w:t>
      </w:r>
      <w:r>
        <w:rPr>
          <w:rFonts w:ascii="Times New Roman" w:cs="Times New Roman" w:hAnsi="Times New Roman"/>
          <w:b/>
          <w:sz w:val="28"/>
          <w:szCs w:val="28"/>
          <w:vertAlign w:val="superscript"/>
        </w:rPr>
        <w:t>3</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 xml:space="preserve">12. A 0.84 g of aluminium reacted completely with chlorine at standard temperature and pressure. </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i. Write an equation for the reaction.</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ii. Calculate the volume of chlorine used</w:t>
      </w:r>
    </w:p>
    <w:p>
      <w:pPr>
        <w:pStyle w:val="style157"/>
        <w:rPr>
          <w:rFonts w:ascii="Times New Roman" w:cs="Times New Roman" w:eastAsia="宋体" w:hAnsi="Times New Roman"/>
          <w:sz w:val="28"/>
          <w:szCs w:val="28"/>
        </w:rPr>
      </w:pPr>
      <w:r>
        <w:rPr>
          <w:rFonts w:ascii="Times New Roman" w:cs="Times New Roman" w:eastAsia="宋体" w:hAnsi="Times New Roman"/>
          <w:sz w:val="28"/>
          <w:szCs w:val="28"/>
        </w:rPr>
        <w:t>[Al = 27.0, Cl = 35.5, Molar volume of gas = 22.4 dm</w:t>
      </w:r>
      <w:r>
        <w:rPr>
          <w:rFonts w:ascii="Times New Roman" w:cs="Times New Roman" w:eastAsia="宋体" w:hAnsi="Times New Roman"/>
          <w:sz w:val="28"/>
          <w:szCs w:val="28"/>
          <w:vertAlign w:val="superscript"/>
        </w:rPr>
        <w:t>3</w:t>
      </w:r>
      <w:r>
        <w:rPr>
          <w:rFonts w:ascii="Times New Roman" w:cs="Times New Roman" w:eastAsia="宋体" w:hAnsi="Times New Roman"/>
          <w:sz w:val="28"/>
          <w:szCs w:val="28"/>
        </w:rPr>
        <w:t>]</w:t>
      </w:r>
    </w:p>
    <w:p>
      <w:pPr>
        <w:pStyle w:val="style157"/>
        <w:rPr>
          <w:rFonts w:ascii="Times New Roman" w:cs="Times New Roman" w:eastAsia="宋体" w:hAnsi="Times New Roman"/>
          <w:sz w:val="28"/>
          <w:szCs w:val="28"/>
          <w:vertAlign w:val="subscript"/>
        </w:rPr>
      </w:pPr>
      <w:r>
        <w:rPr>
          <w:rFonts w:ascii="Times New Roman" w:cs="Times New Roman" w:eastAsia="宋体" w:hAnsi="Times New Roman"/>
          <w:sz w:val="28"/>
          <w:szCs w:val="28"/>
        </w:rPr>
        <w:t>Ans. i. 2Al</w:t>
      </w:r>
      <w:r>
        <w:rPr>
          <w:rFonts w:ascii="Times New Roman" w:cs="Times New Roman" w:eastAsia="宋体" w:hAnsi="Times New Roman"/>
          <w:sz w:val="28"/>
          <w:szCs w:val="28"/>
          <w:vertAlign w:val="subscript"/>
        </w:rPr>
        <w:t>(s)</w:t>
      </w:r>
      <w:r>
        <w:rPr>
          <w:rFonts w:ascii="Times New Roman" w:cs="Times New Roman" w:eastAsia="宋体" w:hAnsi="Times New Roman"/>
          <w:sz w:val="28"/>
          <w:szCs w:val="28"/>
        </w:rPr>
        <w:t xml:space="preserve">  + 3Cl</w:t>
      </w:r>
      <w:r>
        <w:rPr>
          <w:rFonts w:ascii="Times New Roman" w:cs="Times New Roman" w:eastAsia="宋体" w:hAnsi="Times New Roman"/>
          <w:sz w:val="28"/>
          <w:szCs w:val="28"/>
          <w:vertAlign w:val="subscript"/>
        </w:rPr>
        <w:t>(g)</w:t>
      </w:r>
      <w:r>
        <w:rPr>
          <w:rFonts w:ascii="Times New Roman" w:cs="Times New Roman" w:eastAsia="宋体" w:hAnsi="Times New Roman"/>
          <w:sz w:val="28"/>
          <w:szCs w:val="28"/>
        </w:rPr>
        <w:t xml:space="preserve">  </w:t>
      </w:r>
      <m:oMath>
        <m:r>
          <w:rPr>
            <w:rFonts w:ascii="Cambria Math" w:cs="Times New Roman" w:eastAsia="宋体" w:hAnsi="Cambria Math"/>
            <w:sz w:val="28"/>
            <w:szCs w:val="28"/>
          </w:rPr>
          <m:t xml:space="preserve">→ </m:t>
        </m:r>
      </m:oMath>
      <w:r>
        <w:rPr>
          <w:rFonts w:ascii="Times New Roman" w:cs="Times New Roman" w:eastAsia="宋体" w:hAnsi="Times New Roman"/>
          <w:sz w:val="28"/>
          <w:szCs w:val="28"/>
        </w:rPr>
        <w:t>2AlCl</w:t>
      </w:r>
      <w:r>
        <w:rPr>
          <w:rFonts w:ascii="Times New Roman" w:cs="Times New Roman" w:eastAsia="宋体" w:hAnsi="Times New Roman"/>
          <w:sz w:val="28"/>
          <w:szCs w:val="28"/>
          <w:vertAlign w:val="subscript"/>
        </w:rPr>
        <w:t>3</w:t>
      </w:r>
    </w:p>
    <w:p>
      <w:pPr>
        <w:pStyle w:val="style157"/>
        <w:numPr>
          <w:ilvl w:val="2"/>
          <w:numId w:val="23"/>
        </w:numPr>
        <w:rPr>
          <w:rFonts w:ascii="Times New Roman" w:cs="Times New Roman" w:eastAsia="宋体" w:hAnsi="Times New Roman"/>
          <w:sz w:val="28"/>
          <w:szCs w:val="28"/>
        </w:rPr>
      </w:pPr>
      <w:r>
        <w:rPr>
          <w:rFonts w:ascii="Times New Roman" w:cs="Times New Roman" w:eastAsia="宋体" w:hAnsi="Times New Roman"/>
          <w:sz w:val="28"/>
          <w:szCs w:val="28"/>
        </w:rPr>
        <w:t>1.05 dm</w:t>
      </w:r>
      <w:r>
        <w:rPr>
          <w:rFonts w:ascii="Times New Roman" w:cs="Times New Roman" w:eastAsia="宋体" w:hAnsi="Times New Roman"/>
          <w:sz w:val="28"/>
          <w:szCs w:val="28"/>
          <w:vertAlign w:val="superscript"/>
        </w:rPr>
        <w:t>3</w:t>
      </w: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0000ff"/>
          <w:sz w:val="28"/>
          <w:szCs w:val="28"/>
          <w:highlight w:val="yellow"/>
        </w:rPr>
      </w:pPr>
    </w:p>
    <w:p>
      <w:pPr>
        <w:pStyle w:val="style157"/>
        <w:rPr>
          <w:rFonts w:ascii="Times New Roman" w:cs="Times New Roman" w:eastAsia="宋体" w:hAnsi="Times New Roman"/>
          <w:b/>
          <w:color w:val="ff0000"/>
          <w:sz w:val="28"/>
          <w:szCs w:val="28"/>
          <w:highlight w:val="lightGray"/>
          <w:rPrChange w:id="6073" w:author="user pc" w:date="2022-03-15T10:14:00Z">
            <w:rPr>
              <w:rFonts w:ascii="Bell MT" w:eastAsia="宋体" w:hAnsi="Bell MT"/>
              <w:b/>
              <w:color w:val="0000ff"/>
              <w:highlight w:val="yellow"/>
            </w:rPr>
          </w:rPrChange>
        </w:rPr>
      </w:pPr>
      <w:r w:rsidRPr="9B25AAB4">
        <w:rPr>
          <w:rFonts w:ascii="Times New Roman" w:cs="Times New Roman" w:eastAsia="宋体" w:hAnsi="Times New Roman"/>
          <w:b/>
          <w:color w:val="0000ff"/>
          <w:sz w:val="28"/>
          <w:szCs w:val="28"/>
          <w:highlight w:val="yellow"/>
          <w:rPrChange w:id="6074" w:author="user pc" w:date="2022-03-15T10:14:00Z">
            <w:rPr>
              <w:rFonts w:eastAsia="宋体" w:hAnsi="Bell MT"/>
              <w:b/>
              <w:color w:val="0000ff"/>
              <w:highlight w:val="yellow"/>
            </w:rPr>
          </w:rPrChange>
        </w:rPr>
        <w:t xml:space="preserve"> </w:t>
      </w:r>
      <w:r w:rsidRPr="27D86ED7">
        <w:rPr>
          <w:rFonts w:ascii="Times New Roman" w:cs="Times New Roman" w:eastAsia="宋体" w:hAnsi="Times New Roman"/>
          <w:b/>
          <w:color w:val="ff0000"/>
          <w:sz w:val="28"/>
          <w:szCs w:val="28"/>
          <w:highlight w:val="lightGray"/>
          <w:rPrChange w:id="6075" w:author="user pc" w:date="2022-03-15T10:14:00Z">
            <w:rPr>
              <w:rFonts w:eastAsia="宋体" w:hAnsi="Bell MT"/>
              <w:b/>
              <w:color w:val="0000ff"/>
              <w:highlight w:val="yellow"/>
            </w:rPr>
          </w:rPrChange>
        </w:rPr>
        <w:t>CHAPTER 7: GAS LAWS</w:t>
      </w:r>
    </w:p>
    <w:p>
      <w:pPr>
        <w:pStyle w:val="style0"/>
        <w:rPr>
          <w:rFonts w:ascii="Times New Roman" w:cs="Times New Roman"/>
          <w:color w:val="ff0000"/>
          <w:sz w:val="28"/>
          <w:szCs w:val="28"/>
          <w:highlight w:val="lightGray"/>
          <w:rPrChange w:id="6076" w:author="user pc" w:date="2022-03-15T10:14:00Z">
            <w:rPr/>
          </w:rPrChange>
        </w:rPr>
      </w:pPr>
    </w:p>
    <w:p>
      <w:pPr>
        <w:pStyle w:val="style0"/>
        <w:rPr>
          <w:rFonts w:ascii="Times New Roman" w:cs="Times New Roman"/>
          <w:color w:val="ff0000"/>
          <w:sz w:val="28"/>
          <w:szCs w:val="28"/>
          <w:rPrChange w:id="6077" w:author="user pc" w:date="2022-03-15T10:14:00Z">
            <w:rPr/>
          </w:rPrChange>
        </w:rPr>
      </w:pPr>
      <w:r w:rsidRPr="515DD57B">
        <w:rPr>
          <w:rFonts w:ascii="Times New Roman" w:cs="Times New Roman"/>
          <w:b/>
          <w:color w:val="ff0000"/>
          <w:sz w:val="28"/>
          <w:szCs w:val="28"/>
          <w:highlight w:val="lightGray"/>
          <w:rPrChange w:id="6078" w:author="user pc" w:date="2022-03-15T10:14:00Z">
            <w:rPr>
              <w:b/>
              <w:color w:val="0000ff"/>
            </w:rPr>
          </w:rPrChange>
        </w:rPr>
        <w:t>INTRODUCTION</w:t>
      </w:r>
    </w:p>
    <w:p>
      <w:pPr>
        <w:pStyle w:val="style0"/>
        <w:rPr>
          <w:rFonts w:ascii="Times New Roman" w:cs="Times New Roman"/>
          <w:sz w:val="28"/>
          <w:szCs w:val="28"/>
          <w:rPrChange w:id="6079" w:author="user pc" w:date="2022-03-15T10:14:00Z">
            <w:rPr/>
          </w:rPrChange>
        </w:rPr>
      </w:pPr>
      <w:r w:rsidRPr="C0261753">
        <w:rPr>
          <w:rFonts w:ascii="Times New Roman" w:cs="Times New Roman"/>
          <w:sz w:val="28"/>
          <w:szCs w:val="28"/>
          <w:rPrChange w:id="6080" w:author="user pc" w:date="2022-03-15T10:14:00Z">
            <w:rPr/>
          </w:rPrChange>
        </w:rPr>
        <w:t>The</w:t>
      </w:r>
      <w:r>
        <w:rPr>
          <w:rFonts w:ascii="Times New Roman" w:cs="Times New Roman" w:hAnsi="Times New Roman"/>
          <w:sz w:val="28"/>
          <w:szCs w:val="28"/>
        </w:rPr>
        <w:t xml:space="preserve"> </w:t>
      </w:r>
      <w:r w:rsidRPr="4A3CF8EF">
        <w:rPr>
          <w:rFonts w:ascii="Times New Roman" w:cs="Times New Roman"/>
          <w:sz w:val="28"/>
          <w:szCs w:val="28"/>
          <w:rPrChange w:id="6081" w:author="user pc" w:date="2022-03-15T10:14:00Z">
            <w:rPr/>
          </w:rPrChange>
        </w:rPr>
        <w:t>gas</w:t>
      </w:r>
      <w:r>
        <w:rPr>
          <w:rFonts w:ascii="Times New Roman" w:cs="Times New Roman" w:hAnsi="Times New Roman"/>
          <w:sz w:val="28"/>
          <w:szCs w:val="28"/>
        </w:rPr>
        <w:t xml:space="preserve"> </w:t>
      </w:r>
      <w:r w:rsidRPr="4C631AF0">
        <w:rPr>
          <w:rFonts w:ascii="Times New Roman" w:cs="Times New Roman"/>
          <w:sz w:val="28"/>
          <w:szCs w:val="28"/>
          <w:rPrChange w:id="6082" w:author="user pc" w:date="2022-03-15T10:14:00Z">
            <w:rPr/>
          </w:rPrChange>
        </w:rPr>
        <w:t>laws</w:t>
      </w:r>
      <w:r>
        <w:rPr>
          <w:rFonts w:ascii="Times New Roman" w:cs="Times New Roman" w:hAnsi="Times New Roman"/>
          <w:sz w:val="28"/>
          <w:szCs w:val="28"/>
        </w:rPr>
        <w:t xml:space="preserve"> </w:t>
      </w:r>
      <w:r w:rsidRPr="D646E66C">
        <w:rPr>
          <w:rFonts w:ascii="Times New Roman" w:cs="Times New Roman"/>
          <w:sz w:val="28"/>
          <w:szCs w:val="28"/>
          <w:rPrChange w:id="6083" w:author="user pc" w:date="2022-03-15T10:14:00Z">
            <w:rPr/>
          </w:rPrChange>
        </w:rPr>
        <w:t>are</w:t>
      </w:r>
      <w:r>
        <w:rPr>
          <w:rFonts w:ascii="Times New Roman" w:cs="Times New Roman" w:hAnsi="Times New Roman"/>
          <w:sz w:val="28"/>
          <w:szCs w:val="28"/>
        </w:rPr>
        <w:t xml:space="preserve"> </w:t>
      </w:r>
      <w:r w:rsidRPr="4F86B744">
        <w:rPr>
          <w:rFonts w:ascii="Times New Roman" w:cs="Times New Roman"/>
          <w:sz w:val="28"/>
          <w:szCs w:val="28"/>
          <w:rPrChange w:id="6084" w:author="user pc" w:date="2022-03-15T10:14:00Z">
            <w:rPr/>
          </w:rPrChange>
        </w:rPr>
        <w:t>a</w:t>
      </w:r>
      <w:r>
        <w:rPr>
          <w:rFonts w:ascii="Times New Roman" w:cs="Times New Roman" w:hAnsi="Times New Roman"/>
          <w:sz w:val="28"/>
          <w:szCs w:val="28"/>
        </w:rPr>
        <w:t xml:space="preserve"> </w:t>
      </w:r>
      <w:r w:rsidRPr="8D6B9222">
        <w:rPr>
          <w:rFonts w:ascii="Times New Roman" w:cs="Times New Roman"/>
          <w:sz w:val="28"/>
          <w:szCs w:val="28"/>
          <w:rPrChange w:id="6085" w:author="user pc" w:date="2022-03-15T10:14:00Z">
            <w:rPr/>
          </w:rPrChange>
        </w:rPr>
        <w:t>series</w:t>
      </w:r>
      <w:r>
        <w:rPr>
          <w:rFonts w:ascii="Times New Roman" w:cs="Times New Roman" w:hAnsi="Times New Roman"/>
          <w:sz w:val="28"/>
          <w:szCs w:val="28"/>
        </w:rPr>
        <w:t xml:space="preserve"> </w:t>
      </w:r>
      <w:r w:rsidRPr="185B8274">
        <w:rPr>
          <w:rFonts w:ascii="Times New Roman" w:cs="Times New Roman"/>
          <w:sz w:val="28"/>
          <w:szCs w:val="28"/>
          <w:rPrChange w:id="6086" w:author="user pc" w:date="2022-03-15T10:14:00Z">
            <w:rPr/>
          </w:rPrChange>
        </w:rPr>
        <w:t>of</w:t>
      </w:r>
      <w:r>
        <w:rPr>
          <w:rFonts w:ascii="Times New Roman" w:cs="Times New Roman" w:hAnsi="Times New Roman"/>
          <w:sz w:val="28"/>
          <w:szCs w:val="28"/>
        </w:rPr>
        <w:t xml:space="preserve"> </w:t>
      </w:r>
      <w:r w:rsidRPr="4286EE0F">
        <w:rPr>
          <w:rFonts w:ascii="Times New Roman" w:cs="Times New Roman"/>
          <w:sz w:val="28"/>
          <w:szCs w:val="28"/>
          <w:rPrChange w:id="6087" w:author="user pc" w:date="2022-03-15T10:14:00Z">
            <w:rPr/>
          </w:rPrChange>
        </w:rPr>
        <w:t>mathematical</w:t>
      </w:r>
      <w:r>
        <w:rPr>
          <w:rFonts w:ascii="Times New Roman" w:cs="Times New Roman" w:hAnsi="Times New Roman"/>
          <w:sz w:val="28"/>
          <w:szCs w:val="28"/>
        </w:rPr>
        <w:t xml:space="preserve"> </w:t>
      </w:r>
      <w:r w:rsidRPr="3F03EFB5">
        <w:rPr>
          <w:rFonts w:ascii="Times New Roman" w:cs="Times New Roman"/>
          <w:sz w:val="28"/>
          <w:szCs w:val="28"/>
          <w:rPrChange w:id="6088" w:author="user pc" w:date="2022-03-15T10:14:00Z">
            <w:rPr/>
          </w:rPrChange>
        </w:rPr>
        <w:t>relationships</w:t>
      </w:r>
      <w:r>
        <w:rPr>
          <w:rFonts w:ascii="Times New Roman" w:cs="Times New Roman" w:hAnsi="Times New Roman"/>
          <w:sz w:val="28"/>
          <w:szCs w:val="28"/>
        </w:rPr>
        <w:t xml:space="preserve"> </w:t>
      </w:r>
      <w:r w:rsidRPr="C83BDC73">
        <w:rPr>
          <w:rFonts w:ascii="Times New Roman" w:cs="Times New Roman"/>
          <w:sz w:val="28"/>
          <w:szCs w:val="28"/>
          <w:rPrChange w:id="6089" w:author="user pc" w:date="2022-03-15T10:14:00Z">
            <w:rPr/>
          </w:rPrChange>
        </w:rPr>
        <w:t>that</w:t>
      </w:r>
      <w:r>
        <w:rPr>
          <w:rFonts w:ascii="Times New Roman" w:cs="Times New Roman" w:hAnsi="Times New Roman"/>
          <w:sz w:val="28"/>
          <w:szCs w:val="28"/>
        </w:rPr>
        <w:t xml:space="preserve"> </w:t>
      </w:r>
      <w:r w:rsidRPr="80244C47">
        <w:rPr>
          <w:rFonts w:ascii="Times New Roman" w:cs="Times New Roman"/>
          <w:sz w:val="28"/>
          <w:szCs w:val="28"/>
          <w:rPrChange w:id="6090" w:author="user pc" w:date="2022-03-15T10:14:00Z">
            <w:rPr/>
          </w:rPrChange>
        </w:rPr>
        <w:t>relate</w:t>
      </w:r>
      <w:r>
        <w:rPr>
          <w:rFonts w:ascii="Times New Roman" w:cs="Times New Roman" w:hAnsi="Times New Roman"/>
          <w:sz w:val="28"/>
          <w:szCs w:val="28"/>
        </w:rPr>
        <w:t xml:space="preserve"> </w:t>
      </w:r>
      <w:r w:rsidRPr="EB0FC566">
        <w:rPr>
          <w:rFonts w:ascii="Times New Roman" w:cs="Times New Roman"/>
          <w:sz w:val="28"/>
          <w:szCs w:val="28"/>
          <w:rPrChange w:id="6091" w:author="user pc" w:date="2022-03-15T10:14:00Z">
            <w:rPr/>
          </w:rPrChange>
        </w:rPr>
        <w:t>the</w:t>
      </w:r>
      <w:r>
        <w:rPr>
          <w:rFonts w:ascii="Times New Roman" w:cs="Times New Roman" w:hAnsi="Times New Roman"/>
          <w:sz w:val="28"/>
          <w:szCs w:val="28"/>
        </w:rPr>
        <w:t xml:space="preserve"> </w:t>
      </w:r>
      <w:r w:rsidRPr="F2B937B0">
        <w:rPr>
          <w:rFonts w:ascii="Times New Roman" w:cs="Times New Roman"/>
          <w:sz w:val="28"/>
          <w:szCs w:val="28"/>
          <w:rPrChange w:id="6092" w:author="user pc" w:date="2022-03-15T10:14:00Z">
            <w:rPr/>
          </w:rPrChange>
        </w:rPr>
        <w:t>following</w:t>
      </w:r>
      <w:r>
        <w:rPr>
          <w:rFonts w:ascii="Times New Roman" w:cs="Times New Roman" w:hAnsi="Times New Roman"/>
          <w:sz w:val="28"/>
          <w:szCs w:val="28"/>
        </w:rPr>
        <w:t xml:space="preserve"> </w:t>
      </w:r>
      <w:r w:rsidRPr="FB9F0D27">
        <w:rPr>
          <w:rFonts w:ascii="Times New Roman" w:cs="Times New Roman"/>
          <w:sz w:val="28"/>
          <w:szCs w:val="28"/>
          <w:rPrChange w:id="6093" w:author="user pc" w:date="2022-03-15T10:14:00Z">
            <w:rPr/>
          </w:rPrChange>
        </w:rPr>
        <w:t>four</w:t>
      </w:r>
      <w:r>
        <w:rPr>
          <w:rFonts w:ascii="Times New Roman" w:cs="Times New Roman" w:hAnsi="Times New Roman"/>
          <w:sz w:val="28"/>
          <w:szCs w:val="28"/>
        </w:rPr>
        <w:t xml:space="preserve"> </w:t>
      </w:r>
      <w:r w:rsidRPr="17DD3397">
        <w:rPr>
          <w:rFonts w:ascii="Times New Roman" w:cs="Times New Roman"/>
          <w:sz w:val="28"/>
          <w:szCs w:val="28"/>
          <w:rPrChange w:id="6094" w:author="user pc" w:date="2022-03-15T10:14:00Z">
            <w:rPr/>
          </w:rPrChange>
        </w:rPr>
        <w:t>variables:</w:t>
      </w:r>
    </w:p>
    <w:p>
      <w:pPr>
        <w:pStyle w:val="style0"/>
        <w:rPr>
          <w:rFonts w:ascii="Times New Roman" w:cs="Times New Roman"/>
          <w:sz w:val="28"/>
          <w:szCs w:val="28"/>
          <w:rPrChange w:id="6095" w:author="user pc" w:date="2022-03-15T10:14:00Z">
            <w:rPr/>
          </w:rPrChange>
        </w:rPr>
      </w:pPr>
      <w:r w:rsidRPr="57EB8201">
        <w:rPr>
          <w:rFonts w:ascii="Times New Roman" w:cs="Times New Roman"/>
          <w:sz w:val="28"/>
          <w:szCs w:val="28"/>
          <w:rPrChange w:id="6096" w:author="user pc" w:date="2022-03-15T10:14:00Z">
            <w:rPr/>
          </w:rPrChange>
        </w:rPr>
        <w:t>T</w:t>
      </w:r>
      <w:r>
        <w:rPr>
          <w:rFonts w:ascii="Times New Roman" w:cs="Times New Roman" w:hAnsi="Times New Roman"/>
          <w:sz w:val="28"/>
          <w:szCs w:val="28"/>
        </w:rPr>
        <w:t xml:space="preserve"> </w:t>
      </w:r>
      <w:r w:rsidRPr="9EF390B9">
        <w:rPr>
          <w:rFonts w:ascii="Times New Roman" w:cs="Times New Roman"/>
          <w:sz w:val="28"/>
          <w:szCs w:val="28"/>
          <w:rPrChange w:id="6097" w:author="user pc" w:date="2022-03-15T10:14:00Z">
            <w:rPr/>
          </w:rPrChange>
        </w:rPr>
        <w:t>=</w:t>
      </w:r>
      <w:r>
        <w:rPr>
          <w:rFonts w:ascii="Times New Roman" w:cs="Times New Roman" w:hAnsi="Times New Roman"/>
          <w:sz w:val="28"/>
          <w:szCs w:val="28"/>
        </w:rPr>
        <w:t xml:space="preserve"> </w:t>
      </w:r>
      <w:r w:rsidRPr="52574CB9">
        <w:rPr>
          <w:rFonts w:ascii="Times New Roman" w:cs="Times New Roman"/>
          <w:sz w:val="28"/>
          <w:szCs w:val="28"/>
          <w:rPrChange w:id="6098" w:author="user pc" w:date="2022-03-15T10:14:00Z">
            <w:rPr/>
          </w:rPrChange>
        </w:rPr>
        <w:t>Temperature</w:t>
      </w:r>
    </w:p>
    <w:p>
      <w:pPr>
        <w:pStyle w:val="style0"/>
        <w:rPr>
          <w:rFonts w:ascii="Times New Roman" w:cs="Times New Roman"/>
          <w:sz w:val="28"/>
          <w:szCs w:val="28"/>
          <w:rPrChange w:id="6099" w:author="user pc" w:date="2022-03-15T10:14:00Z">
            <w:rPr/>
          </w:rPrChange>
        </w:rPr>
      </w:pPr>
      <w:r w:rsidRPr="2DB10F1C">
        <w:rPr>
          <w:rFonts w:ascii="Times New Roman" w:cs="Times New Roman"/>
          <w:sz w:val="28"/>
          <w:szCs w:val="28"/>
          <w:rPrChange w:id="6100" w:author="user pc" w:date="2022-03-15T10:14:00Z">
            <w:rPr/>
          </w:rPrChange>
        </w:rPr>
        <w:t>P</w:t>
      </w:r>
      <w:r>
        <w:rPr>
          <w:rFonts w:ascii="Times New Roman" w:cs="Times New Roman" w:hAnsi="Times New Roman"/>
          <w:sz w:val="28"/>
          <w:szCs w:val="28"/>
        </w:rPr>
        <w:t xml:space="preserve"> </w:t>
      </w:r>
      <w:r w:rsidRPr="8C3C40EA">
        <w:rPr>
          <w:rFonts w:ascii="Times New Roman" w:cs="Times New Roman"/>
          <w:sz w:val="28"/>
          <w:szCs w:val="28"/>
          <w:rPrChange w:id="6101" w:author="user pc" w:date="2022-03-15T10:14:00Z">
            <w:rPr/>
          </w:rPrChange>
        </w:rPr>
        <w:t>=</w:t>
      </w:r>
      <w:r>
        <w:rPr>
          <w:rFonts w:ascii="Times New Roman" w:cs="Times New Roman" w:hAnsi="Times New Roman"/>
          <w:sz w:val="28"/>
          <w:szCs w:val="28"/>
        </w:rPr>
        <w:t xml:space="preserve"> </w:t>
      </w:r>
      <w:r w:rsidRPr="E19D03B5">
        <w:rPr>
          <w:rFonts w:ascii="Times New Roman" w:cs="Times New Roman"/>
          <w:sz w:val="28"/>
          <w:szCs w:val="28"/>
          <w:rPrChange w:id="6102" w:author="user pc" w:date="2022-03-15T10:14:00Z">
            <w:rPr/>
          </w:rPrChange>
        </w:rPr>
        <w:t>Pressure</w:t>
      </w:r>
    </w:p>
    <w:p>
      <w:pPr>
        <w:pStyle w:val="style0"/>
        <w:rPr>
          <w:rFonts w:ascii="Times New Roman" w:cs="Times New Roman"/>
          <w:sz w:val="28"/>
          <w:szCs w:val="28"/>
          <w:rPrChange w:id="6103" w:author="user pc" w:date="2022-03-15T10:14:00Z">
            <w:rPr/>
          </w:rPrChange>
        </w:rPr>
      </w:pPr>
      <w:r w:rsidRPr="2E29F93F">
        <w:rPr>
          <w:rFonts w:ascii="Times New Roman" w:cs="Times New Roman"/>
          <w:sz w:val="28"/>
          <w:szCs w:val="28"/>
          <w:rPrChange w:id="6104" w:author="user pc" w:date="2022-03-15T10:14:00Z">
            <w:rPr/>
          </w:rPrChange>
        </w:rPr>
        <w:t>V</w:t>
      </w:r>
      <w:r>
        <w:rPr>
          <w:rFonts w:ascii="Times New Roman" w:cs="Times New Roman" w:hAnsi="Times New Roman"/>
          <w:sz w:val="28"/>
          <w:szCs w:val="28"/>
        </w:rPr>
        <w:t xml:space="preserve"> </w:t>
      </w:r>
      <w:r w:rsidRPr="C44C681C">
        <w:rPr>
          <w:rFonts w:ascii="Times New Roman" w:cs="Times New Roman"/>
          <w:sz w:val="28"/>
          <w:szCs w:val="28"/>
          <w:rPrChange w:id="6105" w:author="user pc" w:date="2022-03-15T10:14:00Z">
            <w:rPr/>
          </w:rPrChange>
        </w:rPr>
        <w:t>=</w:t>
      </w:r>
      <w:r>
        <w:rPr>
          <w:rFonts w:ascii="Times New Roman" w:cs="Times New Roman" w:hAnsi="Times New Roman"/>
          <w:sz w:val="28"/>
          <w:szCs w:val="28"/>
        </w:rPr>
        <w:t xml:space="preserve"> </w:t>
      </w:r>
      <w:r w:rsidRPr="B21CFF08">
        <w:rPr>
          <w:rFonts w:ascii="Times New Roman" w:cs="Times New Roman"/>
          <w:sz w:val="28"/>
          <w:szCs w:val="28"/>
          <w:rPrChange w:id="6106" w:author="user pc" w:date="2022-03-15T10:14:00Z">
            <w:rPr/>
          </w:rPrChange>
        </w:rPr>
        <w:t>Volume</w:t>
      </w:r>
    </w:p>
    <w:p>
      <w:pPr>
        <w:pStyle w:val="style0"/>
        <w:rPr>
          <w:rFonts w:ascii="Times New Roman" w:cs="Times New Roman"/>
          <w:sz w:val="28"/>
          <w:szCs w:val="28"/>
          <w:rPrChange w:id="6107" w:author="user pc" w:date="2022-03-15T10:14:00Z">
            <w:rPr/>
          </w:rPrChange>
        </w:rPr>
      </w:pPr>
      <w:r>
        <w:rPr>
          <w:rFonts w:ascii="Times New Roman" w:cs="Times New Roman" w:hAnsi="Times New Roman"/>
          <w:sz w:val="28"/>
          <w:szCs w:val="28"/>
        </w:rPr>
        <w:t xml:space="preserve">n </w:t>
      </w:r>
      <w:r w:rsidRPr="9972DED3">
        <w:rPr>
          <w:rFonts w:ascii="Times New Roman" w:cs="Times New Roman"/>
          <w:sz w:val="28"/>
          <w:szCs w:val="28"/>
          <w:rPrChange w:id="6108" w:author="user pc" w:date="2022-03-15T10:14:00Z">
            <w:rPr/>
          </w:rPrChange>
        </w:rPr>
        <w:t>=</w:t>
      </w:r>
      <w:r>
        <w:rPr>
          <w:rFonts w:ascii="Times New Roman" w:cs="Times New Roman" w:hAnsi="Times New Roman"/>
          <w:sz w:val="28"/>
          <w:szCs w:val="28"/>
        </w:rPr>
        <w:t xml:space="preserve"> </w:t>
      </w:r>
      <w:r w:rsidRPr="696025E0">
        <w:rPr>
          <w:rFonts w:ascii="Times New Roman" w:cs="Times New Roman"/>
          <w:sz w:val="28"/>
          <w:szCs w:val="28"/>
          <w:rPrChange w:id="6109" w:author="user pc" w:date="2022-03-15T10:14:00Z">
            <w:rPr/>
          </w:rPrChange>
        </w:rPr>
        <w:t>Moles</w:t>
      </w:r>
    </w:p>
    <w:p>
      <w:pPr>
        <w:pStyle w:val="style0"/>
        <w:rPr>
          <w:rFonts w:ascii="Times New Roman" w:cs="Times New Roman"/>
          <w:sz w:val="28"/>
          <w:szCs w:val="28"/>
          <w:rPrChange w:id="6110" w:author="user pc" w:date="2022-03-15T10:14:00Z">
            <w:rPr/>
          </w:rPrChange>
        </w:rPr>
      </w:pPr>
      <w:r w:rsidRPr="85321F57">
        <w:rPr>
          <w:rFonts w:ascii="Times New Roman" w:cs="Times New Roman"/>
          <w:sz w:val="28"/>
          <w:szCs w:val="28"/>
          <w:rPrChange w:id="6111" w:author="user pc" w:date="2022-03-15T10:14:00Z">
            <w:rPr/>
          </w:rPrChange>
        </w:rPr>
        <w:t>The</w:t>
      </w:r>
      <w:r>
        <w:rPr>
          <w:rFonts w:ascii="Times New Roman" w:cs="Times New Roman" w:hAnsi="Times New Roman"/>
          <w:sz w:val="28"/>
          <w:szCs w:val="28"/>
        </w:rPr>
        <w:t xml:space="preserve"> </w:t>
      </w:r>
      <w:r w:rsidRPr="422D4F17">
        <w:rPr>
          <w:rFonts w:ascii="Times New Roman" w:cs="Times New Roman"/>
          <w:sz w:val="28"/>
          <w:szCs w:val="28"/>
          <w:rPrChange w:id="6112" w:author="user pc" w:date="2022-03-15T10:14:00Z">
            <w:rPr/>
          </w:rPrChange>
        </w:rPr>
        <w:t>above</w:t>
      </w:r>
      <w:r>
        <w:rPr>
          <w:rFonts w:ascii="Times New Roman" w:cs="Times New Roman" w:hAnsi="Times New Roman"/>
          <w:sz w:val="28"/>
          <w:szCs w:val="28"/>
        </w:rPr>
        <w:t xml:space="preserve"> </w:t>
      </w:r>
      <w:r w:rsidRPr="05FE08CD">
        <w:rPr>
          <w:rFonts w:ascii="Times New Roman" w:cs="Times New Roman"/>
          <w:sz w:val="28"/>
          <w:szCs w:val="28"/>
          <w:rPrChange w:id="6113" w:author="user pc" w:date="2022-03-15T10:14:00Z">
            <w:rPr/>
          </w:rPrChange>
        </w:rPr>
        <w:t>four</w:t>
      </w:r>
      <w:r>
        <w:rPr>
          <w:rFonts w:ascii="Times New Roman" w:cs="Times New Roman" w:hAnsi="Times New Roman"/>
          <w:sz w:val="28"/>
          <w:szCs w:val="28"/>
        </w:rPr>
        <w:t xml:space="preserve"> </w:t>
      </w:r>
      <w:r w:rsidRPr="D69D6F3B">
        <w:rPr>
          <w:rFonts w:ascii="Times New Roman" w:cs="Times New Roman"/>
          <w:sz w:val="28"/>
          <w:szCs w:val="28"/>
          <w:rPrChange w:id="6114" w:author="user pc" w:date="2022-03-15T10:14:00Z">
            <w:rPr/>
          </w:rPrChange>
        </w:rPr>
        <w:t>variables</w:t>
      </w:r>
      <w:r>
        <w:rPr>
          <w:rFonts w:ascii="Times New Roman" w:cs="Times New Roman" w:hAnsi="Times New Roman"/>
          <w:sz w:val="28"/>
          <w:szCs w:val="28"/>
        </w:rPr>
        <w:t xml:space="preserve"> </w:t>
      </w:r>
      <w:r w:rsidRPr="E111F240">
        <w:rPr>
          <w:rFonts w:ascii="Times New Roman" w:cs="Times New Roman"/>
          <w:sz w:val="28"/>
          <w:szCs w:val="28"/>
          <w:rPrChange w:id="6115" w:author="user pc" w:date="2022-03-15T10:14:00Z">
            <w:rPr/>
          </w:rPrChange>
        </w:rPr>
        <w:t>describe</w:t>
      </w:r>
      <w:r>
        <w:rPr>
          <w:rFonts w:ascii="Times New Roman" w:cs="Times New Roman" w:hAnsi="Times New Roman"/>
          <w:sz w:val="28"/>
          <w:szCs w:val="28"/>
        </w:rPr>
        <w:t xml:space="preserve"> </w:t>
      </w:r>
      <w:r w:rsidRPr="EB0FDCFF">
        <w:rPr>
          <w:rFonts w:ascii="Times New Roman" w:cs="Times New Roman"/>
          <w:sz w:val="28"/>
          <w:szCs w:val="28"/>
          <w:rPrChange w:id="6116" w:author="user pc" w:date="2022-03-15T10:14:00Z">
            <w:rPr/>
          </w:rPrChange>
        </w:rPr>
        <w:t>a</w:t>
      </w:r>
      <w:r>
        <w:rPr>
          <w:rFonts w:ascii="Times New Roman" w:cs="Times New Roman" w:hAnsi="Times New Roman"/>
          <w:sz w:val="28"/>
          <w:szCs w:val="28"/>
        </w:rPr>
        <w:t xml:space="preserve"> </w:t>
      </w:r>
      <w:r w:rsidRPr="F677F193">
        <w:rPr>
          <w:rFonts w:ascii="Times New Roman" w:cs="Times New Roman"/>
          <w:sz w:val="28"/>
          <w:szCs w:val="28"/>
          <w:rPrChange w:id="6117" w:author="user pc" w:date="2022-03-15T10:14:00Z">
            <w:rPr/>
          </w:rPrChange>
        </w:rPr>
        <w:t>gas.</w:t>
      </w:r>
    </w:p>
    <w:p>
      <w:pPr>
        <w:pStyle w:val="style0"/>
        <w:rPr>
          <w:rFonts w:ascii="Times New Roman" w:cs="Times New Roman"/>
          <w:sz w:val="28"/>
          <w:szCs w:val="28"/>
          <w:rPrChange w:id="6118" w:author="user pc" w:date="2022-03-15T10:14:00Z">
            <w:rPr/>
          </w:rPrChange>
        </w:rPr>
      </w:pPr>
      <w:r w:rsidRPr="D7C31C3D">
        <w:rPr>
          <w:rFonts w:ascii="Times New Roman" w:cs="Times New Roman"/>
          <w:b/>
          <w:color w:val="330066"/>
          <w:sz w:val="28"/>
          <w:szCs w:val="28"/>
          <w:rPrChange w:id="6119" w:author="user pc" w:date="2022-03-15T10:14:00Z">
            <w:rPr>
              <w:b/>
              <w:color w:val="330066"/>
            </w:rPr>
          </w:rPrChange>
        </w:rPr>
        <w:t>‌Temperature</w:t>
      </w:r>
    </w:p>
    <w:p>
      <w:pPr>
        <w:pStyle w:val="style0"/>
        <w:rPr>
          <w:rFonts w:ascii="Times New Roman" w:cs="Times New Roman"/>
          <w:sz w:val="28"/>
          <w:szCs w:val="28"/>
          <w:rPrChange w:id="6120" w:author="user pc" w:date="2022-03-15T10:14:00Z">
            <w:rPr/>
          </w:rPrChange>
        </w:rPr>
      </w:pPr>
      <w:r w:rsidRPr="922E934F">
        <w:rPr>
          <w:rFonts w:ascii="Times New Roman" w:cs="Times New Roman"/>
          <w:sz w:val="28"/>
          <w:szCs w:val="28"/>
          <w:rPrChange w:id="6121" w:author="user pc" w:date="2022-03-15T10:14:00Z">
            <w:rPr/>
          </w:rPrChange>
        </w:rPr>
        <w:t>I.</w:t>
      </w:r>
      <w:r>
        <w:rPr>
          <w:rFonts w:ascii="Times New Roman" w:cs="Times New Roman" w:hAnsi="Times New Roman"/>
          <w:sz w:val="28"/>
          <w:szCs w:val="28"/>
        </w:rPr>
        <w:t xml:space="preserve"> </w:t>
      </w:r>
      <w:r w:rsidRPr="E562371D">
        <w:rPr>
          <w:rFonts w:ascii="Times New Roman" w:cs="Times New Roman"/>
          <w:sz w:val="28"/>
          <w:szCs w:val="28"/>
          <w:rPrChange w:id="6122" w:author="user pc" w:date="2022-03-15T10:14:00Z">
            <w:rPr/>
          </w:rPrChange>
        </w:rPr>
        <w:t>The</w:t>
      </w:r>
      <w:r>
        <w:rPr>
          <w:rFonts w:ascii="Times New Roman" w:cs="Times New Roman" w:hAnsi="Times New Roman"/>
          <w:sz w:val="28"/>
          <w:szCs w:val="28"/>
        </w:rPr>
        <w:t xml:space="preserve"> </w:t>
      </w:r>
      <w:r w:rsidRPr="50FDB99E">
        <w:rPr>
          <w:rFonts w:ascii="Times New Roman" w:cs="Times New Roman"/>
          <w:sz w:val="28"/>
          <w:szCs w:val="28"/>
          <w:rPrChange w:id="6123" w:author="user pc" w:date="2022-03-15T10:14:00Z">
            <w:rPr/>
          </w:rPrChange>
        </w:rPr>
        <w:t>temperature</w:t>
      </w:r>
      <w:r>
        <w:rPr>
          <w:rFonts w:ascii="Times New Roman" w:cs="Times New Roman" w:hAnsi="Times New Roman"/>
          <w:sz w:val="28"/>
          <w:szCs w:val="28"/>
        </w:rPr>
        <w:t xml:space="preserve"> </w:t>
      </w:r>
      <w:r w:rsidRPr="66A60D32">
        <w:rPr>
          <w:rFonts w:ascii="Times New Roman" w:cs="Times New Roman"/>
          <w:sz w:val="28"/>
          <w:szCs w:val="28"/>
          <w:rPrChange w:id="6124" w:author="user pc" w:date="2022-03-15T10:14:00Z">
            <w:rPr/>
          </w:rPrChange>
        </w:rPr>
        <w:t>of</w:t>
      </w:r>
      <w:r>
        <w:rPr>
          <w:rFonts w:ascii="Times New Roman" w:cs="Times New Roman" w:hAnsi="Times New Roman"/>
          <w:sz w:val="28"/>
          <w:szCs w:val="28"/>
        </w:rPr>
        <w:t xml:space="preserve"> </w:t>
      </w:r>
      <w:r w:rsidRPr="101C2520">
        <w:rPr>
          <w:rFonts w:ascii="Times New Roman" w:cs="Times New Roman"/>
          <w:sz w:val="28"/>
          <w:szCs w:val="28"/>
          <w:rPrChange w:id="6125" w:author="user pc" w:date="2022-03-15T10:14:00Z">
            <w:rPr/>
          </w:rPrChange>
        </w:rPr>
        <w:t>a</w:t>
      </w:r>
      <w:r>
        <w:rPr>
          <w:rFonts w:ascii="Times New Roman" w:cs="Times New Roman" w:hAnsi="Times New Roman"/>
          <w:sz w:val="28"/>
          <w:szCs w:val="28"/>
        </w:rPr>
        <w:t xml:space="preserve"> </w:t>
      </w:r>
      <w:r w:rsidRPr="6B74E85B">
        <w:rPr>
          <w:rFonts w:ascii="Times New Roman" w:cs="Times New Roman"/>
          <w:sz w:val="28"/>
          <w:szCs w:val="28"/>
          <w:rPrChange w:id="6126" w:author="user pc" w:date="2022-03-15T10:14:00Z">
            <w:rPr/>
          </w:rPrChange>
        </w:rPr>
        <w:t>gas</w:t>
      </w:r>
      <w:r>
        <w:rPr>
          <w:rFonts w:ascii="Times New Roman" w:cs="Times New Roman" w:hAnsi="Times New Roman"/>
          <w:sz w:val="28"/>
          <w:szCs w:val="28"/>
        </w:rPr>
        <w:t xml:space="preserve"> </w:t>
      </w:r>
      <w:r w:rsidRPr="4B1117B5">
        <w:rPr>
          <w:rFonts w:ascii="Times New Roman" w:cs="Times New Roman"/>
          <w:sz w:val="28"/>
          <w:szCs w:val="28"/>
          <w:rPrChange w:id="6127" w:author="user pc" w:date="2022-03-15T10:14:00Z">
            <w:rPr/>
          </w:rPrChange>
        </w:rPr>
        <w:t>determines</w:t>
      </w:r>
      <w:r>
        <w:rPr>
          <w:rFonts w:ascii="Times New Roman" w:cs="Times New Roman" w:hAnsi="Times New Roman"/>
          <w:sz w:val="28"/>
          <w:szCs w:val="28"/>
        </w:rPr>
        <w:t xml:space="preserve"> </w:t>
      </w:r>
      <w:r w:rsidRPr="9B963977">
        <w:rPr>
          <w:rFonts w:ascii="Times New Roman" w:cs="Times New Roman"/>
          <w:sz w:val="28"/>
          <w:szCs w:val="28"/>
          <w:rPrChange w:id="6128" w:author="user pc" w:date="2022-03-15T10:14:00Z">
            <w:rPr/>
          </w:rPrChange>
        </w:rPr>
        <w:t>the</w:t>
      </w:r>
      <w:r>
        <w:rPr>
          <w:rFonts w:ascii="Times New Roman" w:cs="Times New Roman" w:hAnsi="Times New Roman"/>
          <w:sz w:val="28"/>
          <w:szCs w:val="28"/>
        </w:rPr>
        <w:t xml:space="preserve"> </w:t>
      </w:r>
      <w:r w:rsidRPr="7D6018F9">
        <w:rPr>
          <w:rFonts w:ascii="Times New Roman" w:cs="Times New Roman"/>
          <w:sz w:val="28"/>
          <w:szCs w:val="28"/>
          <w:rPrChange w:id="6129" w:author="user pc" w:date="2022-03-15T10:14:00Z">
            <w:rPr/>
          </w:rPrChange>
        </w:rPr>
        <w:t>average</w:t>
      </w:r>
      <w:r>
        <w:rPr>
          <w:rFonts w:ascii="Times New Roman" w:cs="Times New Roman" w:hAnsi="Times New Roman"/>
          <w:sz w:val="28"/>
          <w:szCs w:val="28"/>
        </w:rPr>
        <w:t xml:space="preserve"> </w:t>
      </w:r>
      <w:r w:rsidRPr="8EE8F2BE">
        <w:rPr>
          <w:rFonts w:ascii="Times New Roman" w:cs="Times New Roman"/>
          <w:sz w:val="28"/>
          <w:szCs w:val="28"/>
          <w:rPrChange w:id="6130" w:author="user pc" w:date="2022-03-15T10:14:00Z">
            <w:rPr/>
          </w:rPrChange>
        </w:rPr>
        <w:t>kinetic</w:t>
      </w:r>
      <w:r>
        <w:rPr>
          <w:rFonts w:ascii="Times New Roman" w:cs="Times New Roman" w:hAnsi="Times New Roman"/>
          <w:sz w:val="28"/>
          <w:szCs w:val="28"/>
        </w:rPr>
        <w:t xml:space="preserve"> </w:t>
      </w:r>
      <w:r w:rsidRPr="0ED5F9CD">
        <w:rPr>
          <w:rFonts w:ascii="Times New Roman" w:cs="Times New Roman"/>
          <w:sz w:val="28"/>
          <w:szCs w:val="28"/>
          <w:rPrChange w:id="6131" w:author="user pc" w:date="2022-03-15T10:14:00Z">
            <w:rPr/>
          </w:rPrChange>
        </w:rPr>
        <w:t>energy</w:t>
      </w:r>
      <w:r>
        <w:rPr>
          <w:rFonts w:ascii="Times New Roman" w:cs="Times New Roman" w:hAnsi="Times New Roman"/>
          <w:sz w:val="28"/>
          <w:szCs w:val="28"/>
        </w:rPr>
        <w:t xml:space="preserve"> </w:t>
      </w:r>
      <w:r w:rsidRPr="7FFF08DE">
        <w:rPr>
          <w:rFonts w:ascii="Times New Roman" w:cs="Times New Roman"/>
          <w:sz w:val="28"/>
          <w:szCs w:val="28"/>
          <w:rPrChange w:id="6132" w:author="user pc" w:date="2022-03-15T10:14:00Z">
            <w:rPr/>
          </w:rPrChange>
        </w:rPr>
        <w:t>of</w:t>
      </w:r>
      <w:r>
        <w:rPr>
          <w:rFonts w:ascii="Times New Roman" w:cs="Times New Roman" w:hAnsi="Times New Roman"/>
          <w:sz w:val="28"/>
          <w:szCs w:val="28"/>
        </w:rPr>
        <w:t xml:space="preserve"> </w:t>
      </w:r>
      <w:r w:rsidRPr="EDCEEBB8">
        <w:rPr>
          <w:rFonts w:ascii="Times New Roman" w:cs="Times New Roman"/>
          <w:sz w:val="28"/>
          <w:szCs w:val="28"/>
          <w:rPrChange w:id="6133" w:author="user pc" w:date="2022-03-15T10:14:00Z">
            <w:rPr/>
          </w:rPrChange>
        </w:rPr>
        <w:t>the</w:t>
      </w:r>
      <w:r>
        <w:rPr>
          <w:rFonts w:ascii="Times New Roman" w:cs="Times New Roman" w:hAnsi="Times New Roman"/>
          <w:sz w:val="28"/>
          <w:szCs w:val="28"/>
        </w:rPr>
        <w:t xml:space="preserve"> </w:t>
      </w:r>
      <w:r w:rsidRPr="E08C9061">
        <w:rPr>
          <w:rFonts w:ascii="Times New Roman" w:cs="Times New Roman"/>
          <w:sz w:val="28"/>
          <w:szCs w:val="28"/>
          <w:rPrChange w:id="6134" w:author="user pc" w:date="2022-03-15T10:14:00Z">
            <w:rPr/>
          </w:rPrChange>
        </w:rPr>
        <w:t>particles.</w:t>
      </w:r>
    </w:p>
    <w:p>
      <w:pPr>
        <w:pStyle w:val="style0"/>
        <w:rPr>
          <w:rFonts w:ascii="Times New Roman" w:cs="Times New Roman"/>
          <w:sz w:val="28"/>
          <w:szCs w:val="28"/>
          <w:rPrChange w:id="6135" w:author="user pc" w:date="2022-03-15T10:14:00Z">
            <w:rPr/>
          </w:rPrChange>
        </w:rPr>
      </w:pPr>
      <w:r w:rsidRPr="C11CCF06">
        <w:rPr>
          <w:rFonts w:ascii="Times New Roman" w:cs="Times New Roman"/>
          <w:sz w:val="28"/>
          <w:szCs w:val="28"/>
          <w:rPrChange w:id="6136" w:author="user pc" w:date="2022-03-15T10:14:00Z">
            <w:rPr/>
          </w:rPrChange>
        </w:rPr>
        <w:t>2.</w:t>
      </w:r>
      <w:r>
        <w:rPr>
          <w:rFonts w:ascii="Times New Roman" w:cs="Times New Roman" w:hAnsi="Times New Roman"/>
          <w:sz w:val="28"/>
          <w:szCs w:val="28"/>
        </w:rPr>
        <w:t xml:space="preserve"> </w:t>
      </w:r>
      <w:r w:rsidRPr="23266277">
        <w:rPr>
          <w:rFonts w:ascii="Times New Roman" w:cs="Times New Roman"/>
          <w:sz w:val="28"/>
          <w:szCs w:val="28"/>
          <w:rPrChange w:id="6137" w:author="user pc" w:date="2022-03-15T10:14:00Z">
            <w:rPr/>
          </w:rPrChange>
        </w:rPr>
        <w:t>While</w:t>
      </w:r>
      <w:r>
        <w:rPr>
          <w:rFonts w:ascii="Times New Roman" w:cs="Times New Roman" w:hAnsi="Times New Roman"/>
          <w:sz w:val="28"/>
          <w:szCs w:val="28"/>
        </w:rPr>
        <w:t xml:space="preserve"> </w:t>
      </w:r>
      <w:r w:rsidRPr="8A5FC4F1">
        <w:rPr>
          <w:rFonts w:ascii="Times New Roman" w:cs="Times New Roman"/>
          <w:sz w:val="28"/>
          <w:szCs w:val="28"/>
          <w:rPrChange w:id="6138" w:author="user pc" w:date="2022-03-15T10:14:00Z">
            <w:rPr/>
          </w:rPrChange>
        </w:rPr>
        <w:t>the</w:t>
      </w:r>
      <w:r>
        <w:rPr>
          <w:rFonts w:ascii="Times New Roman" w:cs="Times New Roman" w:hAnsi="Times New Roman"/>
          <w:sz w:val="28"/>
          <w:szCs w:val="28"/>
        </w:rPr>
        <w:t xml:space="preserve"> </w:t>
      </w:r>
      <w:r w:rsidRPr="5CEAB571">
        <w:rPr>
          <w:rFonts w:ascii="Times New Roman" w:cs="Times New Roman"/>
          <w:sz w:val="28"/>
          <w:szCs w:val="28"/>
          <w:rPrChange w:id="6139" w:author="user pc" w:date="2022-03-15T10:14:00Z">
            <w:rPr/>
          </w:rPrChange>
        </w:rPr>
        <w:t>average</w:t>
      </w:r>
      <w:r>
        <w:rPr>
          <w:rFonts w:ascii="Times New Roman" w:cs="Times New Roman" w:hAnsi="Times New Roman"/>
          <w:sz w:val="28"/>
          <w:szCs w:val="28"/>
        </w:rPr>
        <w:t xml:space="preserve"> kinetic e</w:t>
      </w:r>
      <w:r w:rsidRPr="A80F57DD">
        <w:rPr>
          <w:rFonts w:ascii="Times New Roman" w:cs="Times New Roman"/>
          <w:sz w:val="28"/>
          <w:szCs w:val="28"/>
          <w:rPrChange w:id="6140" w:author="user pc" w:date="2022-03-15T10:14:00Z">
            <w:rPr/>
          </w:rPrChange>
        </w:rPr>
        <w:t>nergy</w:t>
      </w:r>
      <w:r>
        <w:rPr>
          <w:rFonts w:ascii="Times New Roman" w:cs="Times New Roman" w:hAnsi="Times New Roman"/>
          <w:sz w:val="28"/>
          <w:szCs w:val="28"/>
        </w:rPr>
        <w:t xml:space="preserve"> </w:t>
      </w:r>
      <w:r w:rsidRPr="A0B7C922">
        <w:rPr>
          <w:rFonts w:ascii="Times New Roman" w:cs="Times New Roman"/>
          <w:sz w:val="28"/>
          <w:szCs w:val="28"/>
          <w:rPrChange w:id="6141" w:author="user pc" w:date="2022-03-15T10:14:00Z">
            <w:rPr/>
          </w:rPrChange>
        </w:rPr>
        <w:t>of</w:t>
      </w:r>
      <w:r>
        <w:rPr>
          <w:rFonts w:ascii="Times New Roman" w:cs="Times New Roman" w:hAnsi="Times New Roman"/>
          <w:sz w:val="28"/>
          <w:szCs w:val="28"/>
        </w:rPr>
        <w:t xml:space="preserve"> </w:t>
      </w:r>
      <w:r w:rsidRPr="ABB9FAB4">
        <w:rPr>
          <w:rFonts w:ascii="Times New Roman" w:cs="Times New Roman"/>
          <w:sz w:val="28"/>
          <w:szCs w:val="28"/>
          <w:rPrChange w:id="6142" w:author="user pc" w:date="2022-03-15T10:14:00Z">
            <w:rPr/>
          </w:rPrChange>
        </w:rPr>
        <w:t>a</w:t>
      </w:r>
      <w:r>
        <w:rPr>
          <w:rFonts w:ascii="Times New Roman" w:cs="Times New Roman" w:hAnsi="Times New Roman"/>
          <w:sz w:val="28"/>
          <w:szCs w:val="28"/>
        </w:rPr>
        <w:t xml:space="preserve"> </w:t>
      </w:r>
      <w:r w:rsidRPr="5A69C579">
        <w:rPr>
          <w:rFonts w:ascii="Times New Roman" w:cs="Times New Roman"/>
          <w:sz w:val="28"/>
          <w:szCs w:val="28"/>
          <w:rPrChange w:id="6143" w:author="user pc" w:date="2022-03-15T10:14:00Z">
            <w:rPr/>
          </w:rPrChange>
        </w:rPr>
        <w:t>collection</w:t>
      </w:r>
      <w:r>
        <w:rPr>
          <w:rFonts w:ascii="Times New Roman" w:cs="Times New Roman" w:hAnsi="Times New Roman"/>
          <w:sz w:val="28"/>
          <w:szCs w:val="28"/>
        </w:rPr>
        <w:t xml:space="preserve"> </w:t>
      </w:r>
      <w:r w:rsidRPr="0EE97641">
        <w:rPr>
          <w:rFonts w:ascii="Times New Roman" w:cs="Times New Roman"/>
          <w:sz w:val="28"/>
          <w:szCs w:val="28"/>
          <w:rPrChange w:id="6144" w:author="user pc" w:date="2022-03-15T10:14:00Z">
            <w:rPr/>
          </w:rPrChange>
        </w:rPr>
        <w:t>of</w:t>
      </w:r>
      <w:r>
        <w:rPr>
          <w:rFonts w:ascii="Times New Roman" w:cs="Times New Roman" w:hAnsi="Times New Roman"/>
          <w:sz w:val="28"/>
          <w:szCs w:val="28"/>
        </w:rPr>
        <w:t xml:space="preserve"> </w:t>
      </w:r>
      <w:r w:rsidRPr="B45F064A">
        <w:rPr>
          <w:rFonts w:ascii="Times New Roman" w:cs="Times New Roman"/>
          <w:sz w:val="28"/>
          <w:szCs w:val="28"/>
          <w:rPrChange w:id="6145" w:author="user pc" w:date="2022-03-15T10:14:00Z">
            <w:rPr/>
          </w:rPrChange>
        </w:rPr>
        <w:t>gases</w:t>
      </w:r>
      <w:r>
        <w:rPr>
          <w:rFonts w:ascii="Times New Roman" w:cs="Times New Roman" w:hAnsi="Times New Roman"/>
          <w:sz w:val="28"/>
          <w:szCs w:val="28"/>
        </w:rPr>
        <w:t xml:space="preserve"> </w:t>
      </w:r>
      <w:r w:rsidRPr="45BDEBCD">
        <w:rPr>
          <w:rFonts w:ascii="Times New Roman" w:cs="Times New Roman"/>
          <w:sz w:val="28"/>
          <w:szCs w:val="28"/>
          <w:rPrChange w:id="6146" w:author="user pc" w:date="2022-03-15T10:14:00Z">
            <w:rPr/>
          </w:rPrChange>
        </w:rPr>
        <w:t>at</w:t>
      </w:r>
      <w:r>
        <w:rPr>
          <w:rFonts w:ascii="Times New Roman" w:cs="Times New Roman" w:hAnsi="Times New Roman"/>
          <w:sz w:val="28"/>
          <w:szCs w:val="28"/>
        </w:rPr>
        <w:t xml:space="preserve"> </w:t>
      </w:r>
      <w:r w:rsidRPr="1A5BA323">
        <w:rPr>
          <w:rFonts w:ascii="Times New Roman" w:cs="Times New Roman"/>
          <w:sz w:val="28"/>
          <w:szCs w:val="28"/>
          <w:rPrChange w:id="6147" w:author="user pc" w:date="2022-03-15T10:14:00Z">
            <w:rPr/>
          </w:rPrChange>
        </w:rPr>
        <w:t>a</w:t>
      </w:r>
      <w:r>
        <w:rPr>
          <w:rFonts w:ascii="Times New Roman" w:cs="Times New Roman" w:hAnsi="Times New Roman"/>
          <w:sz w:val="28"/>
          <w:szCs w:val="28"/>
        </w:rPr>
        <w:t xml:space="preserve"> </w:t>
      </w:r>
      <w:r w:rsidRPr="2CD858E9">
        <w:rPr>
          <w:rFonts w:ascii="Times New Roman" w:cs="Times New Roman"/>
          <w:sz w:val="28"/>
          <w:szCs w:val="28"/>
          <w:rPrChange w:id="6148" w:author="user pc" w:date="2022-03-15T10:14:00Z">
            <w:rPr/>
          </w:rPrChange>
        </w:rPr>
        <w:t>given</w:t>
      </w:r>
      <w:r>
        <w:rPr>
          <w:rFonts w:ascii="Times New Roman" w:cs="Times New Roman" w:hAnsi="Times New Roman"/>
          <w:sz w:val="28"/>
          <w:szCs w:val="28"/>
        </w:rPr>
        <w:t xml:space="preserve"> </w:t>
      </w:r>
      <w:r w:rsidRPr="B3B69837">
        <w:rPr>
          <w:rFonts w:ascii="Times New Roman" w:cs="Times New Roman"/>
          <w:sz w:val="28"/>
          <w:szCs w:val="28"/>
          <w:rPrChange w:id="6149" w:author="user pc" w:date="2022-03-15T10:14:00Z">
            <w:rPr/>
          </w:rPrChange>
        </w:rPr>
        <w:t>temperature</w:t>
      </w:r>
      <w:r>
        <w:rPr>
          <w:rFonts w:ascii="Times New Roman" w:cs="Times New Roman" w:hAnsi="Times New Roman"/>
          <w:sz w:val="28"/>
          <w:szCs w:val="28"/>
        </w:rPr>
        <w:t xml:space="preserve"> </w:t>
      </w:r>
      <w:r w:rsidRPr="A64C5BBD">
        <w:rPr>
          <w:rFonts w:ascii="Times New Roman" w:cs="Times New Roman"/>
          <w:sz w:val="28"/>
          <w:szCs w:val="28"/>
          <w:rPrChange w:id="6150" w:author="user pc" w:date="2022-03-15T10:14:00Z">
            <w:rPr/>
          </w:rPrChange>
        </w:rPr>
        <w:t>will</w:t>
      </w:r>
      <w:r>
        <w:rPr>
          <w:rFonts w:ascii="Times New Roman" w:cs="Times New Roman" w:hAnsi="Times New Roman"/>
          <w:sz w:val="28"/>
          <w:szCs w:val="28"/>
        </w:rPr>
        <w:t xml:space="preserve"> </w:t>
      </w:r>
      <w:r w:rsidRPr="B3E47F97">
        <w:rPr>
          <w:rFonts w:ascii="Times New Roman" w:cs="Times New Roman"/>
          <w:sz w:val="28"/>
          <w:szCs w:val="28"/>
          <w:rPrChange w:id="6151" w:author="user pc" w:date="2022-03-15T10:14:00Z">
            <w:rPr/>
          </w:rPrChange>
        </w:rPr>
        <w:t>be</w:t>
      </w:r>
      <w:r>
        <w:rPr>
          <w:rFonts w:ascii="Times New Roman" w:cs="Times New Roman" w:hAnsi="Times New Roman"/>
          <w:sz w:val="28"/>
          <w:szCs w:val="28"/>
        </w:rPr>
        <w:t xml:space="preserve"> </w:t>
      </w:r>
      <w:r w:rsidRPr="5070C986">
        <w:rPr>
          <w:rFonts w:ascii="Times New Roman" w:cs="Times New Roman"/>
          <w:sz w:val="28"/>
          <w:szCs w:val="28"/>
          <w:rPrChange w:id="6152" w:author="user pc" w:date="2022-03-15T10:14:00Z">
            <w:rPr/>
          </w:rPrChange>
        </w:rPr>
        <w:t>same,</w:t>
      </w:r>
      <w:r>
        <w:rPr>
          <w:rFonts w:ascii="Times New Roman" w:cs="Times New Roman" w:hAnsi="Times New Roman"/>
          <w:sz w:val="28"/>
          <w:szCs w:val="28"/>
        </w:rPr>
        <w:t xml:space="preserve"> </w:t>
      </w:r>
      <w:r w:rsidRPr="22E5CF43">
        <w:rPr>
          <w:rFonts w:ascii="Times New Roman" w:cs="Times New Roman"/>
          <w:sz w:val="28"/>
          <w:szCs w:val="28"/>
          <w:rPrChange w:id="6153" w:author="user pc" w:date="2022-03-15T10:14:00Z">
            <w:rPr/>
          </w:rPrChange>
        </w:rPr>
        <w:t>the</w:t>
      </w:r>
      <w:r>
        <w:rPr>
          <w:rFonts w:ascii="Times New Roman" w:cs="Times New Roman" w:hAnsi="Times New Roman"/>
          <w:sz w:val="28"/>
          <w:szCs w:val="28"/>
        </w:rPr>
        <w:t xml:space="preserve"> </w:t>
      </w:r>
      <w:r w:rsidRPr="D3AA652D">
        <w:rPr>
          <w:rFonts w:ascii="Times New Roman" w:cs="Times New Roman"/>
          <w:sz w:val="28"/>
          <w:szCs w:val="28"/>
          <w:rPrChange w:id="6154" w:author="user pc" w:date="2022-03-15T10:14:00Z">
            <w:rPr/>
          </w:rPrChange>
        </w:rPr>
        <w:t>velocity</w:t>
      </w:r>
      <w:r>
        <w:rPr>
          <w:rFonts w:ascii="Times New Roman" w:cs="Times New Roman" w:hAnsi="Times New Roman"/>
          <w:sz w:val="28"/>
          <w:szCs w:val="28"/>
        </w:rPr>
        <w:t xml:space="preserve"> </w:t>
      </w:r>
      <w:r w:rsidRPr="EC1737EF">
        <w:rPr>
          <w:rFonts w:ascii="Times New Roman" w:cs="Times New Roman"/>
          <w:sz w:val="28"/>
          <w:szCs w:val="28"/>
          <w:rPrChange w:id="6155" w:author="user pc" w:date="2022-03-15T10:14:00Z">
            <w:rPr/>
          </w:rPrChange>
        </w:rPr>
        <w:t>at</w:t>
      </w:r>
      <w:r>
        <w:rPr>
          <w:rFonts w:ascii="Times New Roman" w:cs="Times New Roman" w:hAnsi="Times New Roman"/>
          <w:sz w:val="28"/>
          <w:szCs w:val="28"/>
        </w:rPr>
        <w:t xml:space="preserve"> </w:t>
      </w:r>
      <w:r w:rsidRPr="7F6EBA25">
        <w:rPr>
          <w:rFonts w:ascii="Times New Roman" w:cs="Times New Roman"/>
          <w:sz w:val="28"/>
          <w:szCs w:val="28"/>
          <w:rPrChange w:id="6156" w:author="user pc" w:date="2022-03-15T10:14:00Z">
            <w:rPr/>
          </w:rPrChange>
        </w:rPr>
        <w:t>which</w:t>
      </w:r>
      <w:r>
        <w:rPr>
          <w:rFonts w:ascii="Times New Roman" w:cs="Times New Roman" w:hAnsi="Times New Roman"/>
          <w:sz w:val="28"/>
          <w:szCs w:val="28"/>
        </w:rPr>
        <w:t xml:space="preserve"> </w:t>
      </w:r>
      <w:r w:rsidRPr="E267D965">
        <w:rPr>
          <w:rFonts w:ascii="Times New Roman" w:cs="Times New Roman"/>
          <w:sz w:val="28"/>
          <w:szCs w:val="28"/>
          <w:rPrChange w:id="6157" w:author="user pc" w:date="2022-03-15T10:14:00Z">
            <w:rPr/>
          </w:rPrChange>
        </w:rPr>
        <w:t>they</w:t>
      </w:r>
      <w:r>
        <w:rPr>
          <w:rFonts w:ascii="Times New Roman" w:cs="Times New Roman" w:hAnsi="Times New Roman"/>
          <w:sz w:val="28"/>
          <w:szCs w:val="28"/>
        </w:rPr>
        <w:t xml:space="preserve"> </w:t>
      </w:r>
      <w:r w:rsidRPr="E3185FEA">
        <w:rPr>
          <w:rFonts w:ascii="Times New Roman" w:cs="Times New Roman"/>
          <w:sz w:val="28"/>
          <w:szCs w:val="28"/>
          <w:rPrChange w:id="6158" w:author="user pc" w:date="2022-03-15T10:14:00Z">
            <w:rPr/>
          </w:rPrChange>
        </w:rPr>
        <w:t>travel</w:t>
      </w:r>
      <w:r>
        <w:rPr>
          <w:rFonts w:ascii="Times New Roman" w:cs="Times New Roman" w:hAnsi="Times New Roman"/>
          <w:sz w:val="28"/>
          <w:szCs w:val="28"/>
        </w:rPr>
        <w:t xml:space="preserve"> </w:t>
      </w:r>
      <w:r w:rsidRPr="2A8CDCE8">
        <w:rPr>
          <w:rFonts w:ascii="Times New Roman" w:cs="Times New Roman"/>
          <w:sz w:val="28"/>
          <w:szCs w:val="28"/>
          <w:rPrChange w:id="6159" w:author="user pc" w:date="2022-03-15T10:14:00Z">
            <w:rPr/>
          </w:rPrChange>
        </w:rPr>
        <w:t>will</w:t>
      </w:r>
      <w:r>
        <w:rPr>
          <w:rFonts w:ascii="Times New Roman" w:cs="Times New Roman" w:hAnsi="Times New Roman"/>
          <w:sz w:val="28"/>
          <w:szCs w:val="28"/>
        </w:rPr>
        <w:t xml:space="preserve"> </w:t>
      </w:r>
      <w:r w:rsidRPr="F115C4D6">
        <w:rPr>
          <w:rFonts w:ascii="Times New Roman" w:cs="Times New Roman"/>
          <w:sz w:val="28"/>
          <w:szCs w:val="28"/>
          <w:rPrChange w:id="6160" w:author="user pc" w:date="2022-03-15T10:14:00Z">
            <w:rPr/>
          </w:rPrChange>
        </w:rPr>
        <w:t>not.</w:t>
      </w:r>
      <w:r>
        <w:rPr>
          <w:rFonts w:ascii="Times New Roman" w:cs="Times New Roman" w:hAnsi="Times New Roman"/>
          <w:sz w:val="28"/>
          <w:szCs w:val="28"/>
        </w:rPr>
        <w:t xml:space="preserve"> </w:t>
      </w:r>
      <w:r w:rsidRPr="DFFF730C">
        <w:rPr>
          <w:rFonts w:ascii="Times New Roman" w:cs="Times New Roman"/>
          <w:sz w:val="28"/>
          <w:szCs w:val="28"/>
          <w:rPrChange w:id="6161" w:author="user pc" w:date="2022-03-15T10:14:00Z">
            <w:rPr/>
          </w:rPrChange>
        </w:rPr>
        <w:t>This</w:t>
      </w:r>
      <w:r>
        <w:rPr>
          <w:rFonts w:ascii="Times New Roman" w:cs="Times New Roman" w:hAnsi="Times New Roman"/>
          <w:sz w:val="28"/>
          <w:szCs w:val="28"/>
        </w:rPr>
        <w:t xml:space="preserve"> </w:t>
      </w:r>
      <w:r w:rsidRPr="1CE2A330">
        <w:rPr>
          <w:rFonts w:ascii="Times New Roman" w:cs="Times New Roman"/>
          <w:sz w:val="28"/>
          <w:szCs w:val="28"/>
          <w:rPrChange w:id="6162" w:author="user pc" w:date="2022-03-15T10:14:00Z">
            <w:rPr/>
          </w:rPrChange>
        </w:rPr>
        <w:t>is</w:t>
      </w:r>
      <w:r>
        <w:rPr>
          <w:rFonts w:ascii="Times New Roman" w:cs="Times New Roman" w:hAnsi="Times New Roman"/>
          <w:sz w:val="28"/>
          <w:szCs w:val="28"/>
        </w:rPr>
        <w:t xml:space="preserve"> </w:t>
      </w:r>
      <w:r w:rsidRPr="F1C081D6">
        <w:rPr>
          <w:rFonts w:ascii="Times New Roman" w:cs="Times New Roman"/>
          <w:sz w:val="28"/>
          <w:szCs w:val="28"/>
          <w:rPrChange w:id="6163" w:author="user pc" w:date="2022-03-15T10:14:00Z">
            <w:rPr/>
          </w:rPrChange>
        </w:rPr>
        <w:t>because</w:t>
      </w:r>
      <w:r>
        <w:rPr>
          <w:rFonts w:ascii="Times New Roman" w:cs="Times New Roman" w:hAnsi="Times New Roman"/>
          <w:sz w:val="28"/>
          <w:szCs w:val="28"/>
        </w:rPr>
        <w:t xml:space="preserve"> </w:t>
      </w:r>
      <w:r w:rsidRPr="2A278192">
        <w:rPr>
          <w:rFonts w:ascii="Times New Roman" w:cs="Times New Roman"/>
          <w:sz w:val="28"/>
          <w:szCs w:val="28"/>
          <w:rPrChange w:id="6164" w:author="user pc" w:date="2022-03-15T10:14:00Z">
            <w:rPr/>
          </w:rPrChange>
        </w:rPr>
        <w:t>the</w:t>
      </w:r>
      <w:r>
        <w:rPr>
          <w:rFonts w:ascii="Times New Roman" w:cs="Times New Roman" w:hAnsi="Times New Roman"/>
          <w:sz w:val="28"/>
          <w:szCs w:val="28"/>
        </w:rPr>
        <w:t xml:space="preserve"> </w:t>
      </w:r>
      <w:r w:rsidRPr="35F4512D">
        <w:rPr>
          <w:rFonts w:ascii="Times New Roman" w:cs="Times New Roman"/>
          <w:sz w:val="28"/>
          <w:szCs w:val="28"/>
          <w:rPrChange w:id="6165" w:author="user pc" w:date="2022-03-15T10:14:00Z">
            <w:rPr/>
          </w:rPrChange>
        </w:rPr>
        <w:t>mass</w:t>
      </w:r>
      <w:r>
        <w:rPr>
          <w:rFonts w:ascii="Times New Roman" w:cs="Times New Roman" w:hAnsi="Times New Roman"/>
          <w:sz w:val="28"/>
          <w:szCs w:val="28"/>
        </w:rPr>
        <w:t xml:space="preserve"> </w:t>
      </w:r>
      <w:r w:rsidRPr="9945A82A">
        <w:rPr>
          <w:rFonts w:ascii="Times New Roman" w:cs="Times New Roman"/>
          <w:sz w:val="28"/>
          <w:szCs w:val="28"/>
          <w:rPrChange w:id="6166" w:author="user pc" w:date="2022-03-15T10:14:00Z">
            <w:rPr/>
          </w:rPrChange>
        </w:rPr>
        <w:t>values</w:t>
      </w:r>
      <w:r>
        <w:rPr>
          <w:rFonts w:ascii="Times New Roman" w:cs="Times New Roman" w:hAnsi="Times New Roman"/>
          <w:sz w:val="28"/>
          <w:szCs w:val="28"/>
        </w:rPr>
        <w:t xml:space="preserve"> </w:t>
      </w:r>
      <w:r w:rsidRPr="ECE486D8">
        <w:rPr>
          <w:rFonts w:ascii="Times New Roman" w:cs="Times New Roman"/>
          <w:sz w:val="28"/>
          <w:szCs w:val="28"/>
          <w:rPrChange w:id="6167" w:author="user pc" w:date="2022-03-15T10:14:00Z">
            <w:rPr/>
          </w:rPrChange>
        </w:rPr>
        <w:t>of</w:t>
      </w:r>
      <w:r>
        <w:rPr>
          <w:rFonts w:ascii="Times New Roman" w:cs="Times New Roman" w:hAnsi="Times New Roman"/>
          <w:sz w:val="28"/>
          <w:szCs w:val="28"/>
        </w:rPr>
        <w:t xml:space="preserve"> </w:t>
      </w:r>
      <w:r w:rsidRPr="014ED659">
        <w:rPr>
          <w:rFonts w:ascii="Times New Roman" w:cs="Times New Roman"/>
          <w:sz w:val="28"/>
          <w:szCs w:val="28"/>
          <w:rPrChange w:id="6168" w:author="user pc" w:date="2022-03-15T10:14:00Z">
            <w:rPr/>
          </w:rPrChange>
        </w:rPr>
        <w:t>the</w:t>
      </w:r>
      <w:r>
        <w:rPr>
          <w:rFonts w:ascii="Times New Roman" w:cs="Times New Roman" w:hAnsi="Times New Roman"/>
          <w:sz w:val="28"/>
          <w:szCs w:val="28"/>
        </w:rPr>
        <w:t xml:space="preserve"> </w:t>
      </w:r>
      <w:r w:rsidRPr="8FF4989F">
        <w:rPr>
          <w:rFonts w:ascii="Times New Roman" w:cs="Times New Roman"/>
          <w:sz w:val="28"/>
          <w:szCs w:val="28"/>
          <w:rPrChange w:id="6169" w:author="user pc" w:date="2022-03-15T10:14:00Z">
            <w:rPr/>
          </w:rPrChange>
        </w:rPr>
        <w:t>various</w:t>
      </w:r>
      <w:r>
        <w:rPr>
          <w:rFonts w:ascii="Times New Roman" w:cs="Times New Roman" w:hAnsi="Times New Roman"/>
          <w:sz w:val="28"/>
          <w:szCs w:val="28"/>
        </w:rPr>
        <w:t xml:space="preserve"> </w:t>
      </w:r>
      <w:r w:rsidRPr="9F1350B9">
        <w:rPr>
          <w:rFonts w:ascii="Times New Roman" w:cs="Times New Roman"/>
          <w:sz w:val="28"/>
          <w:szCs w:val="28"/>
          <w:rPrChange w:id="6170" w:author="user pc" w:date="2022-03-15T10:14:00Z">
            <w:rPr/>
          </w:rPrChange>
        </w:rPr>
        <w:t>gases</w:t>
      </w:r>
      <w:r>
        <w:rPr>
          <w:rFonts w:ascii="Times New Roman" w:cs="Times New Roman" w:hAnsi="Times New Roman"/>
          <w:sz w:val="28"/>
          <w:szCs w:val="28"/>
        </w:rPr>
        <w:t xml:space="preserve"> </w:t>
      </w:r>
      <w:r w:rsidRPr="EE85D24D">
        <w:rPr>
          <w:rFonts w:ascii="Times New Roman" w:cs="Times New Roman"/>
          <w:sz w:val="28"/>
          <w:szCs w:val="28"/>
          <w:rPrChange w:id="6171" w:author="user pc" w:date="2022-03-15T10:14:00Z">
            <w:rPr/>
          </w:rPrChange>
        </w:rPr>
        <w:t>are</w:t>
      </w:r>
      <w:r>
        <w:rPr>
          <w:rFonts w:ascii="Times New Roman" w:cs="Times New Roman" w:hAnsi="Times New Roman"/>
          <w:sz w:val="28"/>
          <w:szCs w:val="28"/>
        </w:rPr>
        <w:t xml:space="preserve"> </w:t>
      </w:r>
      <w:r w:rsidRPr="3F2DA59B">
        <w:rPr>
          <w:rFonts w:ascii="Times New Roman" w:cs="Times New Roman"/>
          <w:sz w:val="28"/>
          <w:szCs w:val="28"/>
          <w:rPrChange w:id="6172" w:author="user pc" w:date="2022-03-15T10:14:00Z">
            <w:rPr/>
          </w:rPrChange>
        </w:rPr>
        <w:t>different.</w:t>
      </w:r>
    </w:p>
    <w:p>
      <w:pPr>
        <w:pStyle w:val="style0"/>
        <w:rPr>
          <w:rFonts w:ascii="Times New Roman" w:cs="Times New Roman"/>
          <w:sz w:val="28"/>
          <w:szCs w:val="28"/>
          <w:rPrChange w:id="6173" w:author="user pc" w:date="2022-03-15T10:14:00Z">
            <w:rPr/>
          </w:rPrChange>
        </w:rPr>
      </w:pPr>
      <w:r w:rsidRPr="879F5674">
        <w:rPr>
          <w:rFonts w:ascii="Times New Roman" w:cs="Times New Roman"/>
          <w:sz w:val="28"/>
          <w:szCs w:val="28"/>
          <w:rPrChange w:id="6174" w:author="user pc" w:date="2022-03-15T10:14:00Z">
            <w:rPr/>
          </w:rPrChange>
        </w:rPr>
        <w:t>3.</w:t>
      </w:r>
      <w:r>
        <w:rPr>
          <w:rFonts w:ascii="Times New Roman" w:cs="Times New Roman" w:hAnsi="Times New Roman"/>
          <w:sz w:val="28"/>
          <w:szCs w:val="28"/>
        </w:rPr>
        <w:t xml:space="preserve"> </w:t>
      </w:r>
      <w:r w:rsidRPr="37A4AD86">
        <w:rPr>
          <w:rFonts w:ascii="Times New Roman" w:cs="Times New Roman"/>
          <w:sz w:val="28"/>
          <w:szCs w:val="28"/>
          <w:rPrChange w:id="6175" w:author="user pc" w:date="2022-03-15T10:14:00Z">
            <w:rPr/>
          </w:rPrChange>
        </w:rPr>
        <w:t>Temperature</w:t>
      </w:r>
      <w:r>
        <w:rPr>
          <w:rFonts w:ascii="Times New Roman" w:cs="Times New Roman" w:hAnsi="Times New Roman"/>
          <w:sz w:val="28"/>
          <w:szCs w:val="28"/>
        </w:rPr>
        <w:t xml:space="preserve"> </w:t>
      </w:r>
      <w:r w:rsidRPr="C82C7ED8">
        <w:rPr>
          <w:rFonts w:ascii="Times New Roman" w:cs="Times New Roman"/>
          <w:sz w:val="28"/>
          <w:szCs w:val="28"/>
          <w:rPrChange w:id="6176" w:author="user pc" w:date="2022-03-15T10:14:00Z">
            <w:rPr/>
          </w:rPrChange>
        </w:rPr>
        <w:t>is</w:t>
      </w:r>
      <w:r>
        <w:rPr>
          <w:rFonts w:ascii="Times New Roman" w:cs="Times New Roman" w:hAnsi="Times New Roman"/>
          <w:sz w:val="28"/>
          <w:szCs w:val="28"/>
        </w:rPr>
        <w:t xml:space="preserve"> </w:t>
      </w:r>
      <w:r w:rsidRPr="EA972ECC">
        <w:rPr>
          <w:rFonts w:ascii="Times New Roman" w:cs="Times New Roman"/>
          <w:sz w:val="28"/>
          <w:szCs w:val="28"/>
          <w:rPrChange w:id="6177" w:author="user pc" w:date="2022-03-15T10:14:00Z">
            <w:rPr/>
          </w:rPrChange>
        </w:rPr>
        <w:t>usually</w:t>
      </w:r>
      <w:r>
        <w:rPr>
          <w:rFonts w:ascii="Times New Roman" w:cs="Times New Roman" w:hAnsi="Times New Roman"/>
          <w:sz w:val="28"/>
          <w:szCs w:val="28"/>
        </w:rPr>
        <w:t xml:space="preserve"> </w:t>
      </w:r>
      <w:r w:rsidRPr="8F5525EF">
        <w:rPr>
          <w:rFonts w:ascii="Times New Roman" w:cs="Times New Roman"/>
          <w:sz w:val="28"/>
          <w:szCs w:val="28"/>
          <w:rPrChange w:id="6178" w:author="user pc" w:date="2022-03-15T10:14:00Z">
            <w:rPr/>
          </w:rPrChange>
        </w:rPr>
        <w:t>measured</w:t>
      </w:r>
      <w:r>
        <w:rPr>
          <w:rFonts w:ascii="Times New Roman" w:cs="Times New Roman" w:hAnsi="Times New Roman"/>
          <w:sz w:val="28"/>
          <w:szCs w:val="28"/>
        </w:rPr>
        <w:t xml:space="preserve"> </w:t>
      </w:r>
      <w:r w:rsidRPr="053238BC">
        <w:rPr>
          <w:rFonts w:ascii="Times New Roman" w:cs="Times New Roman"/>
          <w:sz w:val="28"/>
          <w:szCs w:val="28"/>
          <w:rPrChange w:id="6179" w:author="user pc" w:date="2022-03-15T10:14:00Z">
            <w:rPr/>
          </w:rPrChange>
        </w:rPr>
        <w:t>in</w:t>
      </w:r>
      <w:r>
        <w:rPr>
          <w:rFonts w:ascii="Times New Roman" w:cs="Times New Roman" w:hAnsi="Times New Roman"/>
          <w:sz w:val="28"/>
          <w:szCs w:val="28"/>
        </w:rPr>
        <w:t xml:space="preserve"> </w:t>
      </w:r>
      <w:r w:rsidRPr="0E02358A">
        <w:rPr>
          <w:rFonts w:ascii="Times New Roman" w:cs="Times New Roman"/>
          <w:sz w:val="28"/>
          <w:szCs w:val="28"/>
          <w:rPrChange w:id="6180" w:author="user pc" w:date="2022-03-15T10:14:00Z">
            <w:rPr/>
          </w:rPrChange>
        </w:rPr>
        <w:t>either</w:t>
      </w:r>
      <w:r>
        <w:rPr>
          <w:rFonts w:ascii="Times New Roman" w:cs="Times New Roman" w:hAnsi="Times New Roman"/>
          <w:sz w:val="28"/>
          <w:szCs w:val="28"/>
        </w:rPr>
        <w:t xml:space="preserve"> </w:t>
      </w:r>
      <w:r w:rsidRPr="137C31F7">
        <w:rPr>
          <w:rFonts w:ascii="Times New Roman" w:cs="Times New Roman"/>
          <w:sz w:val="28"/>
          <w:szCs w:val="28"/>
          <w:rPrChange w:id="6181" w:author="user pc" w:date="2022-03-15T10:14:00Z">
            <w:rPr/>
          </w:rPrChange>
        </w:rPr>
        <w:t>Celsius</w:t>
      </w:r>
      <w:r>
        <w:rPr>
          <w:rFonts w:ascii="Times New Roman" w:cs="Times New Roman" w:hAnsi="Times New Roman"/>
          <w:sz w:val="28"/>
          <w:szCs w:val="28"/>
        </w:rPr>
        <w:t xml:space="preserve"> </w:t>
      </w:r>
      <w:r w:rsidRPr="97B9AA40">
        <w:rPr>
          <w:rFonts w:ascii="Times New Roman" w:cs="Times New Roman"/>
          <w:sz w:val="28"/>
          <w:szCs w:val="28"/>
          <w:rPrChange w:id="6182" w:author="user pc" w:date="2022-03-15T10:14:00Z">
            <w:rPr/>
          </w:rPrChange>
        </w:rPr>
        <w:t>or</w:t>
      </w:r>
      <w:r>
        <w:rPr>
          <w:rFonts w:ascii="Times New Roman" w:cs="Times New Roman" w:hAnsi="Times New Roman"/>
          <w:sz w:val="28"/>
          <w:szCs w:val="28"/>
        </w:rPr>
        <w:t xml:space="preserve"> </w:t>
      </w:r>
      <w:r w:rsidRPr="DD5CAA44">
        <w:rPr>
          <w:rFonts w:ascii="Times New Roman" w:cs="Times New Roman"/>
          <w:sz w:val="28"/>
          <w:szCs w:val="28"/>
          <w:rPrChange w:id="6183" w:author="user pc" w:date="2022-03-15T10:14:00Z">
            <w:rPr/>
          </w:rPrChange>
        </w:rPr>
        <w:t>Kelvin.</w:t>
      </w:r>
      <w:r>
        <w:rPr>
          <w:rFonts w:ascii="Times New Roman" w:cs="Times New Roman" w:hAnsi="Times New Roman"/>
          <w:sz w:val="28"/>
          <w:szCs w:val="28"/>
        </w:rPr>
        <w:t xml:space="preserve"> </w:t>
      </w:r>
      <w:r w:rsidRPr="D5E38242">
        <w:rPr>
          <w:rFonts w:ascii="Times New Roman" w:cs="Times New Roman"/>
          <w:sz w:val="28"/>
          <w:szCs w:val="28"/>
          <w:rPrChange w:id="6184" w:author="user pc" w:date="2022-03-15T10:14:00Z">
            <w:rPr/>
          </w:rPrChange>
        </w:rPr>
        <w:t>Both</w:t>
      </w:r>
      <w:r>
        <w:rPr>
          <w:rFonts w:ascii="Times New Roman" w:cs="Times New Roman" w:hAnsi="Times New Roman"/>
          <w:sz w:val="28"/>
          <w:szCs w:val="28"/>
        </w:rPr>
        <w:t xml:space="preserve"> </w:t>
      </w:r>
      <w:r w:rsidRPr="7DAC12B8">
        <w:rPr>
          <w:rFonts w:ascii="Times New Roman" w:cs="Times New Roman"/>
          <w:sz w:val="28"/>
          <w:szCs w:val="28"/>
          <w:rPrChange w:id="6185" w:author="user pc" w:date="2022-03-15T10:14:00Z">
            <w:rPr/>
          </w:rPrChange>
        </w:rPr>
        <w:t>are</w:t>
      </w:r>
      <w:r>
        <w:rPr>
          <w:rFonts w:ascii="Times New Roman" w:cs="Times New Roman" w:hAnsi="Times New Roman"/>
          <w:sz w:val="28"/>
          <w:szCs w:val="28"/>
        </w:rPr>
        <w:t xml:space="preserve"> </w:t>
      </w:r>
      <w:r w:rsidRPr="0ABFCCBE">
        <w:rPr>
          <w:rFonts w:ascii="Times New Roman" w:cs="Times New Roman"/>
          <w:sz w:val="28"/>
          <w:szCs w:val="28"/>
          <w:rPrChange w:id="6186" w:author="user pc" w:date="2022-03-15T10:14:00Z">
            <w:rPr/>
          </w:rPrChange>
        </w:rPr>
        <w:t>related</w:t>
      </w:r>
      <w:r>
        <w:rPr>
          <w:rFonts w:ascii="Times New Roman" w:cs="Times New Roman" w:hAnsi="Times New Roman"/>
          <w:sz w:val="28"/>
          <w:szCs w:val="28"/>
        </w:rPr>
        <w:t xml:space="preserve"> </w:t>
      </w:r>
      <w:r w:rsidRPr="0603CD01">
        <w:rPr>
          <w:rFonts w:ascii="Times New Roman" w:cs="Times New Roman"/>
          <w:sz w:val="28"/>
          <w:szCs w:val="28"/>
          <w:rPrChange w:id="6187" w:author="user pc" w:date="2022-03-15T10:14:00Z">
            <w:rPr/>
          </w:rPrChange>
        </w:rPr>
        <w:t>to</w:t>
      </w:r>
      <w:r>
        <w:rPr>
          <w:rFonts w:ascii="Times New Roman" w:cs="Times New Roman" w:hAnsi="Times New Roman"/>
          <w:sz w:val="28"/>
          <w:szCs w:val="28"/>
        </w:rPr>
        <w:t xml:space="preserve"> </w:t>
      </w:r>
      <w:r w:rsidRPr="7CA91210">
        <w:rPr>
          <w:rFonts w:ascii="Times New Roman" w:cs="Times New Roman"/>
          <w:sz w:val="28"/>
          <w:szCs w:val="28"/>
          <w:rPrChange w:id="6188" w:author="user pc" w:date="2022-03-15T10:14:00Z">
            <w:rPr/>
          </w:rPrChange>
        </w:rPr>
        <w:t>one</w:t>
      </w:r>
      <w:r>
        <w:rPr>
          <w:rFonts w:ascii="Times New Roman" w:cs="Times New Roman" w:hAnsi="Times New Roman"/>
          <w:sz w:val="28"/>
          <w:szCs w:val="28"/>
        </w:rPr>
        <w:t xml:space="preserve"> </w:t>
      </w:r>
      <w:r w:rsidRPr="12B96AE0">
        <w:rPr>
          <w:rFonts w:ascii="Times New Roman" w:cs="Times New Roman"/>
          <w:sz w:val="28"/>
          <w:szCs w:val="28"/>
          <w:rPrChange w:id="6189" w:author="user pc" w:date="2022-03-15T10:14:00Z">
            <w:rPr/>
          </w:rPrChange>
        </w:rPr>
        <w:t>another:</w:t>
      </w:r>
    </w:p>
    <w:p>
      <w:pPr>
        <w:pStyle w:val="style0"/>
        <w:rPr>
          <w:rFonts w:ascii="Times New Roman" w:cs="Times New Roman"/>
          <w:sz w:val="28"/>
          <w:szCs w:val="28"/>
          <w:rPrChange w:id="6190" w:author="user pc" w:date="2022-03-15T10:14:00Z">
            <w:rPr/>
          </w:rPrChange>
        </w:rPr>
      </w:pPr>
      <w:r w:rsidRPr="45527219">
        <w:rPr>
          <w:rFonts w:ascii="Times New Roman" w:cs="Times New Roman"/>
          <w:sz w:val="28"/>
          <w:szCs w:val="28"/>
          <w:rPrChange w:id="6191" w:author="user pc" w:date="2022-03-15T10:14:00Z">
            <w:rPr/>
          </w:rPrChange>
        </w:rPr>
        <w:t>K</w:t>
      </w:r>
      <w:r>
        <w:rPr>
          <w:rFonts w:ascii="Times New Roman" w:cs="Times New Roman" w:hAnsi="Times New Roman"/>
          <w:sz w:val="28"/>
          <w:szCs w:val="28"/>
        </w:rPr>
        <w:t xml:space="preserve"> </w:t>
      </w:r>
      <w:r w:rsidRPr="BE3CA827">
        <w:rPr>
          <w:rFonts w:ascii="Times New Roman" w:cs="Times New Roman"/>
          <w:sz w:val="28"/>
          <w:szCs w:val="28"/>
          <w:rPrChange w:id="6192" w:author="user pc" w:date="2022-03-15T10:14:00Z">
            <w:rPr/>
          </w:rPrChange>
        </w:rPr>
        <w:t>=</w:t>
      </w:r>
      <w:r>
        <w:rPr>
          <w:rFonts w:ascii="Times New Roman" w:cs="Times New Roman" w:hAnsi="Times New Roman"/>
          <w:sz w:val="28"/>
          <w:szCs w:val="28"/>
        </w:rPr>
        <w:t xml:space="preserve"> </w:t>
      </w:r>
      <w:r w:rsidRPr="EB730659">
        <w:rPr>
          <w:rFonts w:ascii="Times New Roman" w:cs="Times New Roman"/>
          <w:sz w:val="28"/>
          <w:szCs w:val="28"/>
          <w:rPrChange w:id="6193" w:author="user pc" w:date="2022-03-15T10:14:00Z">
            <w:rPr/>
          </w:rPrChange>
        </w:rPr>
        <w:t>°C</w:t>
      </w:r>
      <w:r>
        <w:rPr>
          <w:rFonts w:ascii="Times New Roman" w:cs="Times New Roman" w:hAnsi="Times New Roman"/>
          <w:sz w:val="28"/>
          <w:szCs w:val="28"/>
        </w:rPr>
        <w:t xml:space="preserve"> </w:t>
      </w:r>
      <w:r w:rsidRPr="1BC4D555">
        <w:rPr>
          <w:rFonts w:ascii="Times New Roman" w:cs="Times New Roman"/>
          <w:sz w:val="28"/>
          <w:szCs w:val="28"/>
          <w:rPrChange w:id="6194" w:author="user pc" w:date="2022-03-15T10:14:00Z">
            <w:rPr/>
          </w:rPrChange>
        </w:rPr>
        <w:t>+</w:t>
      </w:r>
      <w:r>
        <w:rPr>
          <w:rFonts w:ascii="Times New Roman" w:cs="Times New Roman" w:hAnsi="Times New Roman"/>
          <w:sz w:val="28"/>
          <w:szCs w:val="28"/>
        </w:rPr>
        <w:t xml:space="preserve"> </w:t>
      </w:r>
      <w:r w:rsidRPr="D410C9EA">
        <w:rPr>
          <w:rFonts w:ascii="Times New Roman" w:cs="Times New Roman"/>
          <w:sz w:val="28"/>
          <w:szCs w:val="28"/>
          <w:rPrChange w:id="6195" w:author="user pc" w:date="2022-03-15T10:14:00Z">
            <w:rPr/>
          </w:rPrChange>
        </w:rPr>
        <w:t>273</w:t>
      </w:r>
    </w:p>
    <w:p>
      <w:pPr>
        <w:pStyle w:val="style0"/>
        <w:rPr>
          <w:rFonts w:ascii="Times New Roman" w:cs="Times New Roman"/>
          <w:sz w:val="28"/>
          <w:szCs w:val="28"/>
          <w:rPrChange w:id="6196" w:author="user pc" w:date="2022-03-15T10:14:00Z">
            <w:rPr/>
          </w:rPrChange>
        </w:rPr>
      </w:pPr>
      <w:r w:rsidRPr="D6A3E732">
        <w:rPr>
          <w:rFonts w:ascii="Times New Roman" w:cs="Times New Roman"/>
          <w:b/>
          <w:color w:val="330066"/>
          <w:sz w:val="28"/>
          <w:szCs w:val="28"/>
          <w:rPrChange w:id="6197" w:author="user pc" w:date="2022-03-15T10:14:00Z">
            <w:rPr>
              <w:b/>
              <w:color w:val="330066"/>
            </w:rPr>
          </w:rPrChange>
        </w:rPr>
        <w:t>‌Volume</w:t>
      </w:r>
    </w:p>
    <w:p>
      <w:pPr>
        <w:pStyle w:val="style0"/>
        <w:rPr>
          <w:rFonts w:ascii="Times New Roman" w:cs="Times New Roman"/>
          <w:sz w:val="28"/>
          <w:szCs w:val="28"/>
          <w:rPrChange w:id="6198" w:author="user pc" w:date="2022-03-15T10:14:00Z">
            <w:rPr/>
          </w:rPrChange>
        </w:rPr>
      </w:pPr>
      <w:r>
        <w:rPr>
          <w:rFonts w:ascii="Times New Roman" w:cs="Times New Roman" w:hAnsi="Times New Roman"/>
          <w:sz w:val="28"/>
          <w:szCs w:val="28"/>
        </w:rPr>
        <w:t xml:space="preserve"> </w:t>
      </w:r>
      <w:r w:rsidRPr="BA0ED83F">
        <w:rPr>
          <w:rFonts w:ascii="Times New Roman" w:cs="Times New Roman"/>
          <w:sz w:val="28"/>
          <w:szCs w:val="28"/>
          <w:rPrChange w:id="6199" w:author="user pc" w:date="2022-03-15T10:14:00Z">
            <w:rPr/>
          </w:rPrChange>
        </w:rPr>
        <w:t>Gas</w:t>
      </w:r>
      <w:r>
        <w:rPr>
          <w:rFonts w:ascii="Times New Roman" w:cs="Times New Roman" w:hAnsi="Times New Roman"/>
          <w:sz w:val="28"/>
          <w:szCs w:val="28"/>
        </w:rPr>
        <w:t xml:space="preserve"> </w:t>
      </w:r>
      <w:r w:rsidRPr="DC0C0C40">
        <w:rPr>
          <w:rFonts w:ascii="Times New Roman" w:cs="Times New Roman"/>
          <w:sz w:val="28"/>
          <w:szCs w:val="28"/>
          <w:rPrChange w:id="6200" w:author="user pc" w:date="2022-03-15T10:14:00Z">
            <w:rPr/>
          </w:rPrChange>
        </w:rPr>
        <w:t>volumes</w:t>
      </w:r>
      <w:r>
        <w:rPr>
          <w:rFonts w:ascii="Times New Roman" w:cs="Times New Roman" w:hAnsi="Times New Roman"/>
          <w:sz w:val="28"/>
          <w:szCs w:val="28"/>
        </w:rPr>
        <w:t xml:space="preserve"> </w:t>
      </w:r>
      <w:r w:rsidRPr="8CC6F6FB">
        <w:rPr>
          <w:rFonts w:ascii="Times New Roman" w:cs="Times New Roman"/>
          <w:sz w:val="28"/>
          <w:szCs w:val="28"/>
          <w:rPrChange w:id="6201" w:author="user pc" w:date="2022-03-15T10:14:00Z">
            <w:rPr/>
          </w:rPrChange>
        </w:rPr>
        <w:t>are</w:t>
      </w:r>
      <w:r>
        <w:rPr>
          <w:rFonts w:ascii="Times New Roman" w:cs="Times New Roman" w:hAnsi="Times New Roman"/>
          <w:sz w:val="28"/>
          <w:szCs w:val="28"/>
        </w:rPr>
        <w:t xml:space="preserve"> </w:t>
      </w:r>
      <w:r w:rsidRPr="BF44BAA7">
        <w:rPr>
          <w:rFonts w:ascii="Times New Roman" w:cs="Times New Roman"/>
          <w:sz w:val="28"/>
          <w:szCs w:val="28"/>
          <w:rPrChange w:id="6202" w:author="user pc" w:date="2022-03-15T10:14:00Z">
            <w:rPr/>
          </w:rPrChange>
        </w:rPr>
        <w:t>expressed</w:t>
      </w:r>
      <w:r>
        <w:rPr>
          <w:rFonts w:ascii="Times New Roman" w:cs="Times New Roman" w:hAnsi="Times New Roman"/>
          <w:sz w:val="28"/>
          <w:szCs w:val="28"/>
        </w:rPr>
        <w:t xml:space="preserve"> in </w:t>
      </w:r>
      <w:r w:rsidRPr="974577BE">
        <w:rPr>
          <w:rFonts w:ascii="Times New Roman" w:cs="Times New Roman"/>
          <w:sz w:val="28"/>
          <w:szCs w:val="28"/>
          <w:rPrChange w:id="6203" w:author="user pc" w:date="2022-03-15T10:14:00Z">
            <w:rPr/>
          </w:rPrChange>
        </w:rPr>
        <w:t>four</w:t>
      </w:r>
      <w:r>
        <w:rPr>
          <w:rFonts w:ascii="Times New Roman" w:cs="Times New Roman" w:hAnsi="Times New Roman"/>
          <w:sz w:val="28"/>
          <w:szCs w:val="28"/>
        </w:rPr>
        <w:t xml:space="preserve"> </w:t>
      </w:r>
      <w:r w:rsidRPr="891F8D95">
        <w:rPr>
          <w:rFonts w:ascii="Times New Roman" w:cs="Times New Roman"/>
          <w:sz w:val="28"/>
          <w:szCs w:val="28"/>
          <w:rPrChange w:id="6204" w:author="user pc" w:date="2022-03-15T10:14:00Z">
            <w:rPr/>
          </w:rPrChange>
        </w:rPr>
        <w:t>different</w:t>
      </w:r>
      <w:r>
        <w:rPr>
          <w:rFonts w:ascii="Times New Roman" w:cs="Times New Roman" w:hAnsi="Times New Roman"/>
          <w:sz w:val="28"/>
          <w:szCs w:val="28"/>
        </w:rPr>
        <w:t xml:space="preserve"> </w:t>
      </w:r>
      <w:r w:rsidRPr="5433F952">
        <w:rPr>
          <w:rFonts w:ascii="Times New Roman" w:cs="Times New Roman"/>
          <w:sz w:val="28"/>
          <w:szCs w:val="28"/>
          <w:rPrChange w:id="6205" w:author="user pc" w:date="2022-03-15T10:14:00Z">
            <w:rPr/>
          </w:rPrChange>
        </w:rPr>
        <w:t>ways:</w:t>
      </w:r>
      <w:r>
        <w:rPr>
          <w:rFonts w:ascii="Times New Roman" w:cs="Times New Roman" w:hAnsi="Times New Roman"/>
          <w:sz w:val="28"/>
          <w:szCs w:val="28"/>
        </w:rPr>
        <w:t xml:space="preserve"> </w:t>
      </w:r>
      <w:r w:rsidRPr="6C4B52AA">
        <w:rPr>
          <w:rFonts w:ascii="Times New Roman" w:cs="Times New Roman"/>
          <w:sz w:val="28"/>
          <w:szCs w:val="28"/>
          <w:rPrChange w:id="6206" w:author="user pc" w:date="2022-03-15T10:14:00Z">
            <w:rPr/>
          </w:rPrChange>
        </w:rPr>
        <w:t>Litre</w:t>
      </w:r>
      <w:r>
        <w:rPr>
          <w:rFonts w:ascii="Times New Roman" w:cs="Times New Roman" w:hAnsi="Times New Roman"/>
          <w:sz w:val="28"/>
          <w:szCs w:val="28"/>
        </w:rPr>
        <w:t xml:space="preserve"> </w:t>
      </w:r>
      <w:r w:rsidRPr="C33FA0A5">
        <w:rPr>
          <w:rFonts w:ascii="Times New Roman" w:cs="Times New Roman"/>
          <w:sz w:val="28"/>
          <w:szCs w:val="28"/>
          <w:rPrChange w:id="6207" w:author="user pc" w:date="2022-03-15T10:14:00Z">
            <w:rPr/>
          </w:rPrChange>
        </w:rPr>
        <w:t>-</w:t>
      </w:r>
      <w:r>
        <w:rPr>
          <w:rFonts w:ascii="Times New Roman" w:cs="Times New Roman" w:hAnsi="Times New Roman"/>
          <w:sz w:val="28"/>
          <w:szCs w:val="28"/>
        </w:rPr>
        <w:t xml:space="preserve"> </w:t>
      </w:r>
      <w:r w:rsidRPr="C111FEE5">
        <w:rPr>
          <w:rFonts w:ascii="Times New Roman" w:cs="Times New Roman"/>
          <w:sz w:val="28"/>
          <w:szCs w:val="28"/>
          <w:rPrChange w:id="6208" w:author="user pc" w:date="2022-03-15T10:14:00Z">
            <w:rPr/>
          </w:rPrChange>
        </w:rPr>
        <w:t>L,</w:t>
      </w:r>
      <w:r>
        <w:rPr>
          <w:rFonts w:ascii="Times New Roman" w:cs="Times New Roman" w:hAnsi="Times New Roman"/>
          <w:sz w:val="28"/>
          <w:szCs w:val="28"/>
        </w:rPr>
        <w:t xml:space="preserve"> milliliter </w:t>
      </w:r>
      <w:r w:rsidRPr="139093BD">
        <w:rPr>
          <w:rFonts w:ascii="Times New Roman" w:cs="Times New Roman"/>
          <w:sz w:val="28"/>
          <w:szCs w:val="28"/>
          <w:rPrChange w:id="6209" w:author="user pc" w:date="2022-03-15T10:14:00Z">
            <w:rPr/>
          </w:rPrChange>
        </w:rPr>
        <w:t>-</w:t>
      </w:r>
      <w:r>
        <w:rPr>
          <w:rFonts w:ascii="Times New Roman" w:cs="Times New Roman" w:hAnsi="Times New Roman"/>
          <w:sz w:val="28"/>
          <w:szCs w:val="28"/>
        </w:rPr>
        <w:t xml:space="preserve"> </w:t>
      </w:r>
      <w:r w:rsidRPr="C08FF6EA">
        <w:rPr>
          <w:rFonts w:ascii="Times New Roman" w:cs="Times New Roman"/>
          <w:sz w:val="28"/>
          <w:szCs w:val="28"/>
          <w:rPrChange w:id="6210" w:author="user pc" w:date="2022-03-15T10:14:00Z">
            <w:rPr/>
          </w:rPrChange>
        </w:rPr>
        <w:t>mL,</w:t>
      </w:r>
      <w:r>
        <w:rPr>
          <w:rFonts w:ascii="Times New Roman" w:cs="Times New Roman" w:hAnsi="Times New Roman"/>
          <w:sz w:val="28"/>
          <w:szCs w:val="28"/>
        </w:rPr>
        <w:t xml:space="preserve"> centimeter </w:t>
      </w:r>
      <w:r w:rsidRPr="4744E6B5">
        <w:rPr>
          <w:rFonts w:ascii="Times New Roman" w:cs="Times New Roman"/>
          <w:sz w:val="28"/>
          <w:szCs w:val="28"/>
          <w:rPrChange w:id="6211" w:author="user pc" w:date="2022-03-15T10:14:00Z">
            <w:rPr/>
          </w:rPrChange>
        </w:rPr>
        <w:t>cube</w:t>
      </w:r>
      <w:r>
        <w:rPr>
          <w:rFonts w:ascii="Times New Roman" w:cs="Times New Roman" w:hAnsi="Times New Roman"/>
          <w:sz w:val="28"/>
          <w:szCs w:val="28"/>
        </w:rPr>
        <w:t xml:space="preserve"> </w:t>
      </w:r>
      <w:r w:rsidRPr="D16F6169">
        <w:rPr>
          <w:rFonts w:ascii="Times New Roman" w:cs="Times New Roman"/>
          <w:sz w:val="28"/>
          <w:szCs w:val="28"/>
          <w:rPrChange w:id="6212" w:author="user pc" w:date="2022-03-15T10:14:00Z">
            <w:rPr/>
          </w:rPrChange>
        </w:rPr>
        <w:t>-</w:t>
      </w:r>
      <w:r>
        <w:rPr>
          <w:rFonts w:ascii="Times New Roman" w:cs="Times New Roman" w:hAnsi="Times New Roman"/>
          <w:sz w:val="28"/>
          <w:szCs w:val="28"/>
        </w:rPr>
        <w:t xml:space="preserve"> </w:t>
      </w:r>
      <w:r w:rsidRPr="61A97EBA">
        <w:rPr>
          <w:rFonts w:ascii="Times New Roman" w:cs="Times New Roman"/>
          <w:sz w:val="28"/>
          <w:szCs w:val="28"/>
          <w:rPrChange w:id="6213" w:author="user pc" w:date="2022-03-15T10:14:00Z">
            <w:rPr/>
          </w:rPrChange>
        </w:rPr>
        <w:t>cm</w:t>
      </w:r>
      <w:r w:rsidRPr="AC90EB0C">
        <w:rPr>
          <w:rFonts w:ascii="Times New Roman" w:cs="Times New Roman"/>
          <w:sz w:val="28"/>
          <w:szCs w:val="28"/>
          <w:vertAlign w:val="superscript"/>
          <w:rPrChange w:id="6214" w:author="user pc" w:date="2022-03-15T10:14:00Z">
            <w:rPr/>
          </w:rPrChange>
        </w:rPr>
        <w:t>3</w:t>
      </w:r>
      <w:r w:rsidRPr="51D9626D">
        <w:rPr>
          <w:rFonts w:ascii="Times New Roman" w:cs="Times New Roman"/>
          <w:sz w:val="28"/>
          <w:szCs w:val="28"/>
          <w:rPrChange w:id="6215" w:author="user pc" w:date="2022-03-15T10:14:00Z">
            <w:rPr/>
          </w:rPrChange>
        </w:rPr>
        <w:t>,</w:t>
      </w:r>
      <w:r>
        <w:rPr>
          <w:rFonts w:ascii="Times New Roman" w:cs="Times New Roman" w:hAnsi="Times New Roman"/>
          <w:sz w:val="28"/>
          <w:szCs w:val="28"/>
        </w:rPr>
        <w:t xml:space="preserve"> and decimeter </w:t>
      </w:r>
      <w:r w:rsidRPr="3FE77595">
        <w:rPr>
          <w:rFonts w:ascii="Times New Roman" w:cs="Times New Roman"/>
          <w:sz w:val="28"/>
          <w:szCs w:val="28"/>
          <w:rPrChange w:id="6216" w:author="user pc" w:date="2022-03-15T10:14:00Z">
            <w:rPr/>
          </w:rPrChange>
        </w:rPr>
        <w:t>cube</w:t>
      </w:r>
      <w:r>
        <w:rPr>
          <w:rFonts w:ascii="Times New Roman" w:cs="Times New Roman" w:hAnsi="Times New Roman"/>
          <w:sz w:val="28"/>
          <w:szCs w:val="28"/>
        </w:rPr>
        <w:t xml:space="preserve"> </w:t>
      </w:r>
      <w:r w:rsidRPr="E7853415">
        <w:rPr>
          <w:rFonts w:ascii="Times New Roman" w:cs="Times New Roman"/>
          <w:sz w:val="28"/>
          <w:szCs w:val="28"/>
          <w:rPrChange w:id="6217" w:author="user pc" w:date="2022-03-15T10:14:00Z">
            <w:rPr/>
          </w:rPrChange>
        </w:rPr>
        <w:t>-</w:t>
      </w:r>
      <w:r>
        <w:rPr>
          <w:rFonts w:ascii="Times New Roman" w:cs="Times New Roman" w:hAnsi="Times New Roman"/>
          <w:sz w:val="28"/>
          <w:szCs w:val="28"/>
        </w:rPr>
        <w:t xml:space="preserve"> </w:t>
      </w:r>
      <w:r w:rsidRPr="37C6281A">
        <w:rPr>
          <w:rFonts w:ascii="Times New Roman" w:cs="Times New Roman"/>
          <w:sz w:val="28"/>
          <w:szCs w:val="28"/>
          <w:rPrChange w:id="6218" w:author="user pc" w:date="2022-03-15T10:14:00Z">
            <w:rPr/>
          </w:rPrChange>
        </w:rPr>
        <w:t>dm</w:t>
      </w:r>
      <w:r w:rsidRPr="9AB6797B">
        <w:rPr>
          <w:rFonts w:ascii="Times New Roman" w:cs="Times New Roman"/>
          <w:sz w:val="28"/>
          <w:szCs w:val="28"/>
          <w:vertAlign w:val="superscript"/>
          <w:rPrChange w:id="6219" w:author="user pc" w:date="2022-03-15T10:14:00Z">
            <w:rPr>
              <w:vertAlign w:val="superscript"/>
            </w:rPr>
          </w:rPrChange>
        </w:rPr>
        <w:t>3</w:t>
      </w:r>
      <w:r w:rsidRPr="42434C7C">
        <w:rPr>
          <w:rFonts w:ascii="Times New Roman" w:cs="Times New Roman"/>
          <w:sz w:val="28"/>
          <w:szCs w:val="28"/>
          <w:rPrChange w:id="6220" w:author="user pc" w:date="2022-03-15T10:14:00Z">
            <w:rPr/>
          </w:rPrChange>
        </w:rPr>
        <w:t>.</w:t>
      </w:r>
    </w:p>
    <w:p>
      <w:pPr>
        <w:pStyle w:val="style0"/>
        <w:rPr>
          <w:rFonts w:ascii="Times New Roman" w:cs="Times New Roman"/>
          <w:sz w:val="28"/>
          <w:szCs w:val="28"/>
          <w:rPrChange w:id="6221" w:author="user pc" w:date="2022-03-15T10:14:00Z">
            <w:rPr/>
          </w:rPrChange>
        </w:rPr>
      </w:pPr>
      <w:r w:rsidRPr="2187E689">
        <w:rPr>
          <w:rFonts w:ascii="Times New Roman" w:cs="Times New Roman"/>
          <w:b/>
          <w:color w:val="330066"/>
          <w:sz w:val="28"/>
          <w:szCs w:val="28"/>
          <w:rPrChange w:id="6222" w:author="user pc" w:date="2022-03-15T10:14:00Z">
            <w:rPr>
              <w:b/>
              <w:color w:val="330066"/>
            </w:rPr>
          </w:rPrChange>
        </w:rPr>
        <w:t>‌Pressure</w:t>
      </w:r>
    </w:p>
    <w:p>
      <w:pPr>
        <w:pStyle w:val="style0"/>
        <w:rPr>
          <w:rFonts w:ascii="Times New Roman" w:cs="Times New Roman" w:hAnsi="Times New Roman"/>
          <w:sz w:val="28"/>
          <w:szCs w:val="28"/>
        </w:rPr>
      </w:pPr>
      <w:r w:rsidRPr="B8A33A6F">
        <w:rPr>
          <w:rFonts w:ascii="Times New Roman" w:cs="Times New Roman"/>
          <w:sz w:val="28"/>
          <w:szCs w:val="28"/>
          <w:rPrChange w:id="6223" w:author="user pc" w:date="2022-03-15T10:14:00Z">
            <w:rPr/>
          </w:rPrChange>
        </w:rPr>
        <w:t>I.</w:t>
      </w:r>
      <w:r>
        <w:rPr>
          <w:rFonts w:ascii="Times New Roman" w:cs="Times New Roman" w:hAnsi="Times New Roman"/>
          <w:sz w:val="28"/>
          <w:szCs w:val="28"/>
        </w:rPr>
        <w:t xml:space="preserve"> </w:t>
      </w:r>
      <w:r w:rsidRPr="4FD80B72">
        <w:rPr>
          <w:rFonts w:ascii="Times New Roman" w:cs="Times New Roman"/>
          <w:sz w:val="28"/>
          <w:szCs w:val="28"/>
          <w:rPrChange w:id="6224" w:author="user pc" w:date="2022-03-15T10:14:00Z">
            <w:rPr/>
          </w:rPrChange>
        </w:rPr>
        <w:t>The</w:t>
      </w:r>
      <w:r>
        <w:rPr>
          <w:rFonts w:ascii="Times New Roman" w:cs="Times New Roman" w:hAnsi="Times New Roman"/>
          <w:sz w:val="28"/>
          <w:szCs w:val="28"/>
        </w:rPr>
        <w:t xml:space="preserve"> </w:t>
      </w:r>
      <w:r w:rsidRPr="7C6C0E48">
        <w:rPr>
          <w:rFonts w:ascii="Times New Roman" w:cs="Times New Roman"/>
          <w:sz w:val="28"/>
          <w:szCs w:val="28"/>
          <w:rPrChange w:id="6225" w:author="user pc" w:date="2022-03-15T10:14:00Z">
            <w:rPr/>
          </w:rPrChange>
        </w:rPr>
        <w:t>force</w:t>
      </w:r>
      <w:r>
        <w:rPr>
          <w:rFonts w:ascii="Times New Roman" w:cs="Times New Roman" w:hAnsi="Times New Roman"/>
          <w:sz w:val="28"/>
          <w:szCs w:val="28"/>
        </w:rPr>
        <w:t xml:space="preserve"> </w:t>
      </w:r>
      <w:r w:rsidRPr="B2454477">
        <w:rPr>
          <w:rFonts w:ascii="Times New Roman" w:cs="Times New Roman"/>
          <w:sz w:val="28"/>
          <w:szCs w:val="28"/>
          <w:rPrChange w:id="6226" w:author="user pc" w:date="2022-03-15T10:14:00Z">
            <w:rPr/>
          </w:rPrChange>
        </w:rPr>
        <w:t>that</w:t>
      </w:r>
      <w:r>
        <w:rPr>
          <w:rFonts w:ascii="Times New Roman" w:cs="Times New Roman" w:hAnsi="Times New Roman"/>
          <w:sz w:val="28"/>
          <w:szCs w:val="28"/>
        </w:rPr>
        <w:t xml:space="preserve"> </w:t>
      </w:r>
      <w:r w:rsidRPr="8DCA3FB1">
        <w:rPr>
          <w:rFonts w:ascii="Times New Roman" w:cs="Times New Roman"/>
          <w:sz w:val="28"/>
          <w:szCs w:val="28"/>
          <w:rPrChange w:id="6227" w:author="user pc" w:date="2022-03-15T10:14:00Z">
            <w:rPr/>
          </w:rPrChange>
        </w:rPr>
        <w:t>the</w:t>
      </w:r>
      <w:r>
        <w:rPr>
          <w:rFonts w:ascii="Times New Roman" w:cs="Times New Roman" w:hAnsi="Times New Roman"/>
          <w:sz w:val="28"/>
          <w:szCs w:val="28"/>
        </w:rPr>
        <w:t xml:space="preserve"> </w:t>
      </w:r>
      <w:r w:rsidRPr="3CEFC5F2">
        <w:rPr>
          <w:rFonts w:ascii="Times New Roman" w:cs="Times New Roman"/>
          <w:sz w:val="28"/>
          <w:szCs w:val="28"/>
          <w:rPrChange w:id="6228" w:author="user pc" w:date="2022-03-15T10:14:00Z">
            <w:rPr/>
          </w:rPrChange>
        </w:rPr>
        <w:t>gas</w:t>
      </w:r>
      <w:r>
        <w:rPr>
          <w:rFonts w:ascii="Times New Roman" w:cs="Times New Roman" w:hAnsi="Times New Roman"/>
          <w:sz w:val="28"/>
          <w:szCs w:val="28"/>
        </w:rPr>
        <w:t xml:space="preserve"> </w:t>
      </w:r>
      <w:r w:rsidRPr="CA8E37AE">
        <w:rPr>
          <w:rFonts w:ascii="Times New Roman" w:cs="Times New Roman"/>
          <w:sz w:val="28"/>
          <w:szCs w:val="28"/>
          <w:rPrChange w:id="6229" w:author="user pc" w:date="2022-03-15T10:14:00Z">
            <w:rPr/>
          </w:rPrChange>
        </w:rPr>
        <w:t>particles</w:t>
      </w:r>
      <w:r>
        <w:rPr>
          <w:rFonts w:ascii="Times New Roman" w:cs="Times New Roman" w:hAnsi="Times New Roman"/>
          <w:sz w:val="28"/>
          <w:szCs w:val="28"/>
        </w:rPr>
        <w:t xml:space="preserve"> </w:t>
      </w:r>
      <w:r w:rsidRPr="17888C33">
        <w:rPr>
          <w:rFonts w:ascii="Times New Roman" w:cs="Times New Roman"/>
          <w:sz w:val="28"/>
          <w:szCs w:val="28"/>
          <w:rPrChange w:id="6230" w:author="user pc" w:date="2022-03-15T10:14:00Z">
            <w:rPr/>
          </w:rPrChange>
        </w:rPr>
        <w:t>exert</w:t>
      </w:r>
      <w:r>
        <w:rPr>
          <w:rFonts w:ascii="Times New Roman" w:cs="Times New Roman" w:hAnsi="Times New Roman"/>
          <w:sz w:val="28"/>
          <w:szCs w:val="28"/>
        </w:rPr>
        <w:t xml:space="preserve"> </w:t>
      </w:r>
      <w:r w:rsidRPr="C6964DB5">
        <w:rPr>
          <w:rFonts w:ascii="Times New Roman" w:cs="Times New Roman"/>
          <w:sz w:val="28"/>
          <w:szCs w:val="28"/>
          <w:rPrChange w:id="6231" w:author="user pc" w:date="2022-03-15T10:14:00Z">
            <w:rPr/>
          </w:rPrChange>
        </w:rPr>
        <w:t>over</w:t>
      </w:r>
      <w:r>
        <w:rPr>
          <w:rFonts w:ascii="Times New Roman" w:cs="Times New Roman" w:hAnsi="Times New Roman"/>
          <w:sz w:val="28"/>
          <w:szCs w:val="28"/>
        </w:rPr>
        <w:t xml:space="preserve"> </w:t>
      </w:r>
      <w:r w:rsidRPr="64CB91C2">
        <w:rPr>
          <w:rFonts w:ascii="Times New Roman" w:cs="Times New Roman"/>
          <w:sz w:val="28"/>
          <w:szCs w:val="28"/>
          <w:rPrChange w:id="6232" w:author="user pc" w:date="2022-03-15T10:14:00Z">
            <w:rPr/>
          </w:rPrChange>
        </w:rPr>
        <w:t>a</w:t>
      </w:r>
      <w:r>
        <w:rPr>
          <w:rFonts w:ascii="Times New Roman" w:cs="Times New Roman" w:hAnsi="Times New Roman"/>
          <w:sz w:val="28"/>
          <w:szCs w:val="28"/>
        </w:rPr>
        <w:t xml:space="preserve"> </w:t>
      </w:r>
      <w:r w:rsidRPr="CE63BDF3">
        <w:rPr>
          <w:rFonts w:ascii="Times New Roman" w:cs="Times New Roman"/>
          <w:sz w:val="28"/>
          <w:szCs w:val="28"/>
          <w:rPrChange w:id="6233" w:author="user pc" w:date="2022-03-15T10:14:00Z">
            <w:rPr/>
          </w:rPrChange>
        </w:rPr>
        <w:t>unit</w:t>
      </w:r>
      <w:r>
        <w:rPr>
          <w:rFonts w:ascii="Times New Roman" w:cs="Times New Roman" w:hAnsi="Times New Roman"/>
          <w:sz w:val="28"/>
          <w:szCs w:val="28"/>
        </w:rPr>
        <w:t xml:space="preserve"> </w:t>
      </w:r>
      <w:r w:rsidRPr="911ADF02">
        <w:rPr>
          <w:rFonts w:ascii="Times New Roman" w:cs="Times New Roman"/>
          <w:sz w:val="28"/>
          <w:szCs w:val="28"/>
          <w:rPrChange w:id="6234" w:author="user pc" w:date="2022-03-15T10:14:00Z">
            <w:rPr/>
          </w:rPrChange>
        </w:rPr>
        <w:t>area:</w:t>
      </w:r>
      <w:r>
        <w:rPr>
          <w:rFonts w:ascii="Times New Roman" w:cs="Times New Roman" w:hAnsi="Times New Roman"/>
          <w:sz w:val="28"/>
          <w:szCs w:val="28"/>
        </w:rPr>
        <w:t xml:space="preserve"> </w:t>
      </w:r>
    </w:p>
    <w:p>
      <w:pPr>
        <w:pStyle w:val="style0"/>
        <w:rPr>
          <w:rFonts w:ascii="Times New Roman" w:cs="Times New Roman"/>
          <w:sz w:val="28"/>
          <w:szCs w:val="28"/>
          <w:rPrChange w:id="6235" w:author="user pc" w:date="2022-03-15T10:14:00Z">
            <w:rPr/>
          </w:rPrChange>
        </w:rPr>
      </w:pPr>
      <m:oMathPara>
        <m:oMathParaPr>
          <m:jc m:val="left"/>
        </m:oMathParaPr>
        <m:oMath>
          <m:r>
            <w:rPr>
              <w:rFonts w:ascii="Cambria Math" w:cs="Times New Roman" w:hAnsi="Cambria Math"/>
              <w:sz w:val="28"/>
              <w:szCs w:val="28"/>
            </w:rPr>
            <m:t xml:space="preserve">Pressure= </m:t>
          </m:r>
          <m:f>
            <m:fPr>
              <m:ctrlPr>
                <w:rPr>
                  <w:rFonts w:ascii="Cambria Math" w:cs="Times New Roman" w:hAnsi="Cambria Math"/>
                  <w:i/>
                  <w:sz w:val="28"/>
                  <w:szCs w:val="28"/>
                </w:rPr>
              </m:ctrlPr>
            </m:fPr>
            <m:num>
              <m:r>
                <w:rPr>
                  <w:rFonts w:ascii="Cambria Math" w:cs="Times New Roman" w:hAnsi="Cambria Math"/>
                  <w:sz w:val="28"/>
                  <w:szCs w:val="28"/>
                </w:rPr>
                <m:t>Force</m:t>
              </m:r>
            </m:num>
            <m:den>
              <m:r>
                <w:rPr>
                  <w:rFonts w:ascii="Cambria Math" w:cs="Times New Roman" w:hAnsi="Cambria Math"/>
                  <w:sz w:val="28"/>
                  <w:szCs w:val="28"/>
                </w:rPr>
                <m:t>Unit area</m:t>
              </m:r>
            </m:den>
          </m:f>
        </m:oMath>
      </m:oMathPara>
    </w:p>
    <w:p>
      <w:pPr>
        <w:pStyle w:val="style0"/>
        <w:rPr>
          <w:rFonts w:ascii="Times New Roman" w:cs="Times New Roman"/>
          <w:sz w:val="28"/>
          <w:szCs w:val="28"/>
          <w:rPrChange w:id="6236" w:author="user pc" w:date="2022-03-15T10:14:00Z">
            <w:rPr/>
          </w:rPrChange>
        </w:rPr>
      </w:pPr>
      <w:r w:rsidRPr="52F2B010">
        <w:rPr>
          <w:rFonts w:ascii="Times New Roman" w:cs="Times New Roman"/>
          <w:sz w:val="28"/>
          <w:szCs w:val="28"/>
          <w:rPrChange w:id="6237" w:author="user pc" w:date="2022-03-15T10:14:00Z">
            <w:rPr/>
          </w:rPrChange>
        </w:rPr>
        <w:t>2.</w:t>
      </w:r>
      <w:r>
        <w:rPr>
          <w:rFonts w:ascii="Times New Roman" w:cs="Times New Roman" w:hAnsi="Times New Roman"/>
          <w:sz w:val="28"/>
          <w:szCs w:val="28"/>
        </w:rPr>
        <w:t xml:space="preserve"> </w:t>
      </w:r>
      <w:r w:rsidRPr="22714820">
        <w:rPr>
          <w:rFonts w:ascii="Times New Roman" w:cs="Times New Roman"/>
          <w:sz w:val="28"/>
          <w:szCs w:val="28"/>
          <w:rPrChange w:id="6238" w:author="user pc" w:date="2022-03-15T10:14:00Z">
            <w:rPr/>
          </w:rPrChange>
        </w:rPr>
        <w:t>Pressure</w:t>
      </w:r>
      <w:r>
        <w:rPr>
          <w:rFonts w:ascii="Times New Roman" w:cs="Times New Roman" w:hAnsi="Times New Roman"/>
          <w:sz w:val="28"/>
          <w:szCs w:val="28"/>
        </w:rPr>
        <w:t xml:space="preserve"> </w:t>
      </w:r>
      <w:r w:rsidRPr="DBBB1BFD">
        <w:rPr>
          <w:rFonts w:ascii="Times New Roman" w:cs="Times New Roman"/>
          <w:sz w:val="28"/>
          <w:szCs w:val="28"/>
          <w:rPrChange w:id="6239" w:author="user pc" w:date="2022-03-15T10:14:00Z">
            <w:rPr/>
          </w:rPrChange>
        </w:rPr>
        <w:t>is</w:t>
      </w:r>
      <w:r>
        <w:rPr>
          <w:rFonts w:ascii="Times New Roman" w:cs="Times New Roman" w:hAnsi="Times New Roman"/>
          <w:sz w:val="28"/>
          <w:szCs w:val="28"/>
        </w:rPr>
        <w:t xml:space="preserve"> </w:t>
      </w:r>
      <w:r w:rsidRPr="37A1306F">
        <w:rPr>
          <w:rFonts w:ascii="Times New Roman" w:cs="Times New Roman"/>
          <w:sz w:val="28"/>
          <w:szCs w:val="28"/>
          <w:rPrChange w:id="6240" w:author="user pc" w:date="2022-03-15T10:14:00Z">
            <w:rPr/>
          </w:rPrChange>
        </w:rPr>
        <w:t>a</w:t>
      </w:r>
      <w:r>
        <w:rPr>
          <w:rFonts w:ascii="Times New Roman" w:cs="Times New Roman" w:hAnsi="Times New Roman"/>
          <w:sz w:val="28"/>
          <w:szCs w:val="28"/>
        </w:rPr>
        <w:t xml:space="preserve"> </w:t>
      </w:r>
      <w:r w:rsidRPr="85E21A85">
        <w:rPr>
          <w:rFonts w:ascii="Times New Roman" w:cs="Times New Roman"/>
          <w:sz w:val="28"/>
          <w:szCs w:val="28"/>
          <w:rPrChange w:id="6241" w:author="user pc" w:date="2022-03-15T10:14:00Z">
            <w:rPr/>
          </w:rPrChange>
        </w:rPr>
        <w:t>measure</w:t>
      </w:r>
      <w:r>
        <w:rPr>
          <w:rFonts w:ascii="Times New Roman" w:cs="Times New Roman" w:hAnsi="Times New Roman"/>
          <w:sz w:val="28"/>
          <w:szCs w:val="28"/>
        </w:rPr>
        <w:t xml:space="preserve"> </w:t>
      </w:r>
      <w:r w:rsidRPr="F5A97C04">
        <w:rPr>
          <w:rFonts w:ascii="Times New Roman" w:cs="Times New Roman"/>
          <w:sz w:val="28"/>
          <w:szCs w:val="28"/>
          <w:rPrChange w:id="6242" w:author="user pc" w:date="2022-03-15T10:14:00Z">
            <w:rPr/>
          </w:rPrChange>
        </w:rPr>
        <w:t>of</w:t>
      </w:r>
      <w:r>
        <w:rPr>
          <w:rFonts w:ascii="Times New Roman" w:cs="Times New Roman" w:hAnsi="Times New Roman"/>
          <w:sz w:val="28"/>
          <w:szCs w:val="28"/>
        </w:rPr>
        <w:t xml:space="preserve"> </w:t>
      </w:r>
      <w:r w:rsidRPr="706DD4B4">
        <w:rPr>
          <w:rFonts w:ascii="Times New Roman" w:cs="Times New Roman"/>
          <w:sz w:val="28"/>
          <w:szCs w:val="28"/>
          <w:rPrChange w:id="6243" w:author="user pc" w:date="2022-03-15T10:14:00Z">
            <w:rPr/>
          </w:rPrChange>
        </w:rPr>
        <w:t>the</w:t>
      </w:r>
      <w:r>
        <w:rPr>
          <w:rFonts w:ascii="Times New Roman" w:cs="Times New Roman" w:hAnsi="Times New Roman"/>
          <w:sz w:val="28"/>
          <w:szCs w:val="28"/>
        </w:rPr>
        <w:t xml:space="preserve"> </w:t>
      </w:r>
      <w:r w:rsidRPr="F583AF0E">
        <w:rPr>
          <w:rFonts w:ascii="Times New Roman" w:cs="Times New Roman"/>
          <w:sz w:val="28"/>
          <w:szCs w:val="28"/>
          <w:rPrChange w:id="6244" w:author="user pc" w:date="2022-03-15T10:14:00Z">
            <w:rPr/>
          </w:rPrChange>
        </w:rPr>
        <w:t>total</w:t>
      </w:r>
      <w:r>
        <w:rPr>
          <w:rFonts w:ascii="Times New Roman" w:cs="Times New Roman" w:hAnsi="Times New Roman"/>
          <w:sz w:val="28"/>
          <w:szCs w:val="28"/>
        </w:rPr>
        <w:t xml:space="preserve"> </w:t>
      </w:r>
      <w:r w:rsidRPr="23455269">
        <w:rPr>
          <w:rFonts w:ascii="Times New Roman" w:cs="Times New Roman"/>
          <w:sz w:val="28"/>
          <w:szCs w:val="28"/>
          <w:rPrChange w:id="6245" w:author="user pc" w:date="2022-03-15T10:14:00Z">
            <w:rPr/>
          </w:rPrChange>
        </w:rPr>
        <w:t>force</w:t>
      </w:r>
      <w:r>
        <w:rPr>
          <w:rFonts w:ascii="Times New Roman" w:cs="Times New Roman" w:hAnsi="Times New Roman"/>
          <w:sz w:val="28"/>
          <w:szCs w:val="28"/>
        </w:rPr>
        <w:t xml:space="preserve"> </w:t>
      </w:r>
      <w:r w:rsidRPr="34FCC7E8">
        <w:rPr>
          <w:rFonts w:ascii="Times New Roman" w:cs="Times New Roman"/>
          <w:sz w:val="28"/>
          <w:szCs w:val="28"/>
          <w:rPrChange w:id="6246" w:author="user pc" w:date="2022-03-15T10:14:00Z">
            <w:rPr/>
          </w:rPrChange>
        </w:rPr>
        <w:t>exerted</w:t>
      </w:r>
      <w:r>
        <w:rPr>
          <w:rFonts w:ascii="Times New Roman" w:cs="Times New Roman" w:hAnsi="Times New Roman"/>
          <w:sz w:val="28"/>
          <w:szCs w:val="28"/>
        </w:rPr>
        <w:t xml:space="preserve"> </w:t>
      </w:r>
      <w:r w:rsidRPr="7C6EA23A">
        <w:rPr>
          <w:rFonts w:ascii="Times New Roman" w:cs="Times New Roman"/>
          <w:sz w:val="28"/>
          <w:szCs w:val="28"/>
          <w:rPrChange w:id="6247" w:author="user pc" w:date="2022-03-15T10:14:00Z">
            <w:rPr/>
          </w:rPrChange>
        </w:rPr>
        <w:t>by</w:t>
      </w:r>
      <w:r>
        <w:rPr>
          <w:rFonts w:ascii="Times New Roman" w:cs="Times New Roman" w:hAnsi="Times New Roman"/>
          <w:sz w:val="28"/>
          <w:szCs w:val="28"/>
        </w:rPr>
        <w:t xml:space="preserve"> </w:t>
      </w:r>
      <w:r w:rsidRPr="659E1688">
        <w:rPr>
          <w:rFonts w:ascii="Times New Roman" w:cs="Times New Roman"/>
          <w:sz w:val="28"/>
          <w:szCs w:val="28"/>
          <w:rPrChange w:id="6248" w:author="user pc" w:date="2022-03-15T10:14:00Z">
            <w:rPr/>
          </w:rPrChange>
        </w:rPr>
        <w:t>the</w:t>
      </w:r>
      <w:r>
        <w:rPr>
          <w:rFonts w:ascii="Times New Roman" w:cs="Times New Roman" w:hAnsi="Times New Roman"/>
          <w:sz w:val="28"/>
          <w:szCs w:val="28"/>
        </w:rPr>
        <w:t xml:space="preserve"> </w:t>
      </w:r>
      <w:r w:rsidRPr="02685DC2">
        <w:rPr>
          <w:rFonts w:ascii="Times New Roman" w:cs="Times New Roman"/>
          <w:sz w:val="28"/>
          <w:szCs w:val="28"/>
          <w:rPrChange w:id="6249" w:author="user pc" w:date="2022-03-15T10:14:00Z">
            <w:rPr/>
          </w:rPrChange>
        </w:rPr>
        <w:t>moving</w:t>
      </w:r>
      <w:r>
        <w:rPr>
          <w:rFonts w:ascii="Times New Roman" w:cs="Times New Roman" w:hAnsi="Times New Roman"/>
          <w:sz w:val="28"/>
          <w:szCs w:val="28"/>
        </w:rPr>
        <w:t xml:space="preserve"> </w:t>
      </w:r>
      <w:r w:rsidRPr="A8F3F588">
        <w:rPr>
          <w:rFonts w:ascii="Times New Roman" w:cs="Times New Roman"/>
          <w:sz w:val="28"/>
          <w:szCs w:val="28"/>
          <w:rPrChange w:id="6250" w:author="user pc" w:date="2022-03-15T10:14:00Z">
            <w:rPr/>
          </w:rPrChange>
        </w:rPr>
        <w:t>particles</w:t>
      </w:r>
      <w:r>
        <w:rPr>
          <w:rFonts w:ascii="Times New Roman" w:cs="Times New Roman" w:hAnsi="Times New Roman"/>
          <w:sz w:val="28"/>
          <w:szCs w:val="28"/>
        </w:rPr>
        <w:t xml:space="preserve"> </w:t>
      </w:r>
      <w:r w:rsidRPr="C737B206">
        <w:rPr>
          <w:rFonts w:ascii="Times New Roman" w:cs="Times New Roman"/>
          <w:sz w:val="28"/>
          <w:szCs w:val="28"/>
          <w:rPrChange w:id="6251" w:author="user pc" w:date="2022-03-15T10:14:00Z">
            <w:rPr/>
          </w:rPrChange>
        </w:rPr>
        <w:t>of</w:t>
      </w:r>
      <w:r>
        <w:rPr>
          <w:rFonts w:ascii="Times New Roman" w:cs="Times New Roman" w:hAnsi="Times New Roman"/>
          <w:sz w:val="28"/>
          <w:szCs w:val="28"/>
        </w:rPr>
        <w:t xml:space="preserve"> </w:t>
      </w:r>
      <w:r w:rsidRPr="008604F0">
        <w:rPr>
          <w:rFonts w:ascii="Times New Roman" w:cs="Times New Roman"/>
          <w:sz w:val="28"/>
          <w:szCs w:val="28"/>
          <w:rPrChange w:id="6252" w:author="user pc" w:date="2022-03-15T10:14:00Z">
            <w:rPr/>
          </w:rPrChange>
        </w:rPr>
        <w:t>a</w:t>
      </w:r>
      <w:r>
        <w:rPr>
          <w:rFonts w:ascii="Times New Roman" w:cs="Times New Roman" w:hAnsi="Times New Roman"/>
          <w:sz w:val="28"/>
          <w:szCs w:val="28"/>
        </w:rPr>
        <w:t xml:space="preserve"> </w:t>
      </w:r>
      <w:r w:rsidRPr="448A0D16">
        <w:rPr>
          <w:rFonts w:ascii="Times New Roman" w:cs="Times New Roman"/>
          <w:sz w:val="28"/>
          <w:szCs w:val="28"/>
          <w:rPrChange w:id="6253" w:author="user pc" w:date="2022-03-15T10:14:00Z">
            <w:rPr/>
          </w:rPrChange>
        </w:rPr>
        <w:t>gas</w:t>
      </w:r>
      <w:r>
        <w:rPr>
          <w:rFonts w:ascii="Times New Roman" w:cs="Times New Roman" w:hAnsi="Times New Roman"/>
          <w:sz w:val="28"/>
          <w:szCs w:val="28"/>
        </w:rPr>
        <w:t xml:space="preserve"> </w:t>
      </w:r>
      <w:r w:rsidRPr="BD0F2729">
        <w:rPr>
          <w:rFonts w:ascii="Times New Roman" w:cs="Times New Roman"/>
          <w:sz w:val="28"/>
          <w:szCs w:val="28"/>
          <w:rPrChange w:id="6254" w:author="user pc" w:date="2022-03-15T10:14:00Z">
            <w:rPr/>
          </w:rPrChange>
        </w:rPr>
        <w:t>as</w:t>
      </w:r>
      <w:r>
        <w:rPr>
          <w:rFonts w:ascii="Times New Roman" w:cs="Times New Roman" w:hAnsi="Times New Roman"/>
          <w:sz w:val="28"/>
          <w:szCs w:val="28"/>
        </w:rPr>
        <w:t xml:space="preserve"> </w:t>
      </w:r>
      <w:r w:rsidRPr="BA394D13">
        <w:rPr>
          <w:rFonts w:ascii="Times New Roman" w:cs="Times New Roman"/>
          <w:sz w:val="28"/>
          <w:szCs w:val="28"/>
          <w:rPrChange w:id="6255" w:author="user pc" w:date="2022-03-15T10:14:00Z">
            <w:rPr/>
          </w:rPrChange>
        </w:rPr>
        <w:t>they</w:t>
      </w:r>
      <w:r>
        <w:rPr>
          <w:rFonts w:ascii="Times New Roman" w:cs="Times New Roman" w:hAnsi="Times New Roman"/>
          <w:sz w:val="28"/>
          <w:szCs w:val="28"/>
        </w:rPr>
        <w:t xml:space="preserve"> </w:t>
      </w:r>
      <w:r w:rsidRPr="BFD1BABE">
        <w:rPr>
          <w:rFonts w:ascii="Times New Roman" w:cs="Times New Roman"/>
          <w:sz w:val="28"/>
          <w:szCs w:val="28"/>
          <w:rPrChange w:id="6256" w:author="user pc" w:date="2022-03-15T10:14:00Z">
            <w:rPr/>
          </w:rPrChange>
        </w:rPr>
        <w:t>collide</w:t>
      </w:r>
      <w:r>
        <w:rPr>
          <w:rFonts w:ascii="Times New Roman" w:cs="Times New Roman" w:hAnsi="Times New Roman"/>
          <w:sz w:val="28"/>
          <w:szCs w:val="28"/>
        </w:rPr>
        <w:t xml:space="preserve"> </w:t>
      </w:r>
      <w:r w:rsidRPr="B0259A41">
        <w:rPr>
          <w:rFonts w:ascii="Times New Roman" w:cs="Times New Roman"/>
          <w:sz w:val="28"/>
          <w:szCs w:val="28"/>
          <w:rPrChange w:id="6257" w:author="user pc" w:date="2022-03-15T10:14:00Z">
            <w:rPr/>
          </w:rPrChange>
        </w:rPr>
        <w:t>with</w:t>
      </w:r>
      <w:r>
        <w:rPr>
          <w:rFonts w:ascii="Times New Roman" w:cs="Times New Roman" w:hAnsi="Times New Roman"/>
          <w:sz w:val="28"/>
          <w:szCs w:val="28"/>
        </w:rPr>
        <w:t xml:space="preserve"> </w:t>
      </w:r>
      <w:r w:rsidRPr="C640EFDC">
        <w:rPr>
          <w:rFonts w:ascii="Times New Roman" w:cs="Times New Roman"/>
          <w:sz w:val="28"/>
          <w:szCs w:val="28"/>
          <w:rPrChange w:id="6258" w:author="user pc" w:date="2022-03-15T10:14:00Z">
            <w:rPr/>
          </w:rPrChange>
        </w:rPr>
        <w:t>the</w:t>
      </w:r>
      <w:r>
        <w:rPr>
          <w:rFonts w:ascii="Times New Roman" w:cs="Times New Roman" w:hAnsi="Times New Roman"/>
          <w:sz w:val="28"/>
          <w:szCs w:val="28"/>
        </w:rPr>
        <w:t xml:space="preserve"> </w:t>
      </w:r>
      <w:r w:rsidRPr="51C044D3">
        <w:rPr>
          <w:rFonts w:ascii="Times New Roman" w:cs="Times New Roman"/>
          <w:sz w:val="28"/>
          <w:szCs w:val="28"/>
          <w:rPrChange w:id="6259" w:author="user pc" w:date="2022-03-15T10:14:00Z">
            <w:rPr/>
          </w:rPrChange>
        </w:rPr>
        <w:t>walls</w:t>
      </w:r>
      <w:r>
        <w:rPr>
          <w:rFonts w:ascii="Times New Roman" w:cs="Times New Roman" w:hAnsi="Times New Roman"/>
          <w:sz w:val="28"/>
          <w:szCs w:val="28"/>
        </w:rPr>
        <w:t xml:space="preserve"> </w:t>
      </w:r>
      <w:r w:rsidRPr="BF07B6AE">
        <w:rPr>
          <w:rFonts w:ascii="Times New Roman" w:cs="Times New Roman"/>
          <w:sz w:val="28"/>
          <w:szCs w:val="28"/>
          <w:rPrChange w:id="6260" w:author="user pc" w:date="2022-03-15T10:14:00Z">
            <w:rPr/>
          </w:rPrChange>
        </w:rPr>
        <w:t>of</w:t>
      </w:r>
      <w:r>
        <w:rPr>
          <w:rFonts w:ascii="Times New Roman" w:cs="Times New Roman" w:hAnsi="Times New Roman"/>
          <w:sz w:val="28"/>
          <w:szCs w:val="28"/>
        </w:rPr>
        <w:t xml:space="preserve"> </w:t>
      </w:r>
      <w:r w:rsidRPr="EB36E089">
        <w:rPr>
          <w:rFonts w:ascii="Times New Roman" w:cs="Times New Roman"/>
          <w:sz w:val="28"/>
          <w:szCs w:val="28"/>
          <w:rPrChange w:id="6261" w:author="user pc" w:date="2022-03-15T10:14:00Z">
            <w:rPr/>
          </w:rPrChange>
        </w:rPr>
        <w:t>the</w:t>
      </w:r>
      <w:r>
        <w:rPr>
          <w:rFonts w:ascii="Times New Roman" w:cs="Times New Roman" w:hAnsi="Times New Roman"/>
          <w:sz w:val="28"/>
          <w:szCs w:val="28"/>
        </w:rPr>
        <w:t xml:space="preserve"> </w:t>
      </w:r>
      <w:r w:rsidRPr="26CC2C03">
        <w:rPr>
          <w:rFonts w:ascii="Times New Roman" w:cs="Times New Roman"/>
          <w:sz w:val="28"/>
          <w:szCs w:val="28"/>
          <w:rPrChange w:id="6262" w:author="user pc" w:date="2022-03-15T10:14:00Z">
            <w:rPr/>
          </w:rPrChange>
        </w:rPr>
        <w:t>container.</w:t>
      </w:r>
    </w:p>
    <w:p>
      <w:pPr>
        <w:pStyle w:val="style0"/>
        <w:rPr>
          <w:rFonts w:ascii="Times New Roman" w:cs="Times New Roman"/>
          <w:sz w:val="28"/>
          <w:szCs w:val="28"/>
          <w:rPrChange w:id="6263" w:author="user pc" w:date="2022-03-15T10:14:00Z">
            <w:rPr/>
          </w:rPrChange>
        </w:rPr>
      </w:pPr>
      <w:r w:rsidRPr="9D91ABE8">
        <w:rPr>
          <w:rFonts w:ascii="Times New Roman" w:cs="Times New Roman"/>
          <w:sz w:val="28"/>
          <w:szCs w:val="28"/>
          <w:rPrChange w:id="6264" w:author="user pc" w:date="2022-03-15T10:14:00Z">
            <w:rPr/>
          </w:rPrChange>
        </w:rPr>
        <w:t>3.</w:t>
      </w:r>
      <w:r>
        <w:rPr>
          <w:rFonts w:ascii="Times New Roman" w:cs="Times New Roman" w:hAnsi="Times New Roman"/>
          <w:sz w:val="28"/>
          <w:szCs w:val="28"/>
        </w:rPr>
        <w:t xml:space="preserve"> </w:t>
      </w:r>
      <w:r w:rsidRPr="9A0181EF">
        <w:rPr>
          <w:rFonts w:ascii="Times New Roman" w:cs="Times New Roman"/>
          <w:sz w:val="28"/>
          <w:szCs w:val="28"/>
          <w:rPrChange w:id="6265" w:author="user pc" w:date="2022-03-15T10:14:00Z">
            <w:rPr/>
          </w:rPrChange>
        </w:rPr>
        <w:t>Atmospheric</w:t>
      </w:r>
      <w:r>
        <w:rPr>
          <w:rFonts w:ascii="Times New Roman" w:cs="Times New Roman" w:hAnsi="Times New Roman"/>
          <w:sz w:val="28"/>
          <w:szCs w:val="28"/>
        </w:rPr>
        <w:t xml:space="preserve"> </w:t>
      </w:r>
      <w:r w:rsidRPr="96085E14">
        <w:rPr>
          <w:rFonts w:ascii="Times New Roman" w:cs="Times New Roman"/>
          <w:sz w:val="28"/>
          <w:szCs w:val="28"/>
          <w:rPrChange w:id="6266" w:author="user pc" w:date="2022-03-15T10:14:00Z">
            <w:rPr/>
          </w:rPrChange>
        </w:rPr>
        <w:t>pressure</w:t>
      </w:r>
      <w:r>
        <w:rPr>
          <w:rFonts w:ascii="Times New Roman" w:cs="Times New Roman" w:hAnsi="Times New Roman"/>
          <w:sz w:val="28"/>
          <w:szCs w:val="28"/>
        </w:rPr>
        <w:t xml:space="preserve"> </w:t>
      </w:r>
      <w:r w:rsidRPr="FADEBAFF">
        <w:rPr>
          <w:rFonts w:ascii="Times New Roman" w:cs="Times New Roman"/>
          <w:sz w:val="28"/>
          <w:szCs w:val="28"/>
          <w:rPrChange w:id="6267" w:author="user pc" w:date="2022-03-15T10:14:00Z">
            <w:rPr/>
          </w:rPrChange>
        </w:rPr>
        <w:t>is</w:t>
      </w:r>
      <w:r>
        <w:rPr>
          <w:rFonts w:ascii="Times New Roman" w:cs="Times New Roman" w:hAnsi="Times New Roman"/>
          <w:sz w:val="28"/>
          <w:szCs w:val="28"/>
        </w:rPr>
        <w:t xml:space="preserve"> </w:t>
      </w:r>
      <w:r w:rsidRPr="33663660">
        <w:rPr>
          <w:rFonts w:ascii="Times New Roman" w:cs="Times New Roman"/>
          <w:sz w:val="28"/>
          <w:szCs w:val="28"/>
          <w:rPrChange w:id="6268" w:author="user pc" w:date="2022-03-15T10:14:00Z">
            <w:rPr/>
          </w:rPrChange>
        </w:rPr>
        <w:t>measured</w:t>
      </w:r>
      <w:r>
        <w:rPr>
          <w:rFonts w:ascii="Times New Roman" w:cs="Times New Roman" w:hAnsi="Times New Roman"/>
          <w:sz w:val="28"/>
          <w:szCs w:val="28"/>
        </w:rPr>
        <w:t xml:space="preserve"> </w:t>
      </w:r>
      <w:r w:rsidRPr="C7948DC7">
        <w:rPr>
          <w:rFonts w:ascii="Times New Roman" w:cs="Times New Roman"/>
          <w:sz w:val="28"/>
          <w:szCs w:val="28"/>
          <w:rPrChange w:id="6269" w:author="user pc" w:date="2022-03-15T10:14:00Z">
            <w:rPr/>
          </w:rPrChange>
        </w:rPr>
        <w:t>in</w:t>
      </w:r>
      <w:r>
        <w:rPr>
          <w:rFonts w:ascii="Times New Roman" w:cs="Times New Roman" w:hAnsi="Times New Roman"/>
          <w:sz w:val="28"/>
          <w:szCs w:val="28"/>
        </w:rPr>
        <w:t xml:space="preserve"> </w:t>
      </w:r>
      <w:r w:rsidRPr="D088939D">
        <w:rPr>
          <w:rFonts w:ascii="Times New Roman" w:cs="Times New Roman"/>
          <w:sz w:val="28"/>
          <w:szCs w:val="28"/>
          <w:rPrChange w:id="6270" w:author="user pc" w:date="2022-03-15T10:14:00Z">
            <w:rPr/>
          </w:rPrChange>
        </w:rPr>
        <w:t>terms</w:t>
      </w:r>
      <w:r>
        <w:rPr>
          <w:rFonts w:ascii="Times New Roman" w:cs="Times New Roman" w:hAnsi="Times New Roman"/>
          <w:sz w:val="28"/>
          <w:szCs w:val="28"/>
        </w:rPr>
        <w:t xml:space="preserve"> </w:t>
      </w:r>
      <w:r w:rsidRPr="17A550B7">
        <w:rPr>
          <w:rFonts w:ascii="Times New Roman" w:cs="Times New Roman"/>
          <w:sz w:val="28"/>
          <w:szCs w:val="28"/>
          <w:rPrChange w:id="6271" w:author="user pc" w:date="2022-03-15T10:14:00Z">
            <w:rPr/>
          </w:rPrChange>
        </w:rPr>
        <w:t>of:</w:t>
      </w:r>
      <w:r>
        <w:rPr>
          <w:rFonts w:ascii="Times New Roman" w:cs="Times New Roman" w:hAnsi="Times New Roman"/>
          <w:sz w:val="28"/>
          <w:szCs w:val="28"/>
        </w:rPr>
        <w:t xml:space="preserve"> Atmosphere (</w:t>
      </w:r>
      <w:r w:rsidRPr="076EF17F">
        <w:rPr>
          <w:rFonts w:ascii="Times New Roman" w:cs="Times New Roman"/>
          <w:sz w:val="28"/>
          <w:szCs w:val="28"/>
          <w:rPrChange w:id="6272" w:author="user pc" w:date="2022-03-15T10:14:00Z">
            <w:rPr/>
          </w:rPrChange>
        </w:rPr>
        <w:t>atm</w:t>
      </w:r>
      <w:r>
        <w:rPr>
          <w:rFonts w:ascii="Times New Roman" w:cs="Times New Roman" w:hAnsi="Times New Roman"/>
          <w:sz w:val="28"/>
          <w:szCs w:val="28"/>
        </w:rPr>
        <w:t>).</w:t>
      </w:r>
    </w:p>
    <w:p>
      <w:pPr>
        <w:pStyle w:val="style0"/>
        <w:rPr>
          <w:rFonts w:ascii="Times New Roman" w:cs="Times New Roman"/>
          <w:sz w:val="28"/>
          <w:szCs w:val="28"/>
          <w:rPrChange w:id="6273" w:author="user pc" w:date="2022-03-15T10:14:00Z">
            <w:rPr/>
          </w:rPrChange>
        </w:rPr>
      </w:pPr>
      <w:r w:rsidRPr="F25D1687">
        <w:rPr>
          <w:rFonts w:ascii="Times New Roman" w:cs="Times New Roman"/>
          <w:sz w:val="28"/>
          <w:szCs w:val="28"/>
          <w:rPrChange w:id="6274" w:author="user pc" w:date="2022-03-15T10:14:00Z">
            <w:rPr/>
          </w:rPrChange>
        </w:rPr>
        <w:t>1</w:t>
      </w:r>
      <w:r>
        <w:rPr>
          <w:rFonts w:ascii="Times New Roman" w:cs="Times New Roman" w:hAnsi="Times New Roman"/>
          <w:sz w:val="28"/>
          <w:szCs w:val="28"/>
        </w:rPr>
        <w:t xml:space="preserve"> </w:t>
      </w:r>
      <w:r w:rsidRPr="4F3C1E63">
        <w:rPr>
          <w:rFonts w:ascii="Times New Roman" w:cs="Times New Roman"/>
          <w:sz w:val="28"/>
          <w:szCs w:val="28"/>
          <w:rPrChange w:id="6275" w:author="user pc" w:date="2022-03-15T10:14:00Z">
            <w:rPr/>
          </w:rPrChange>
        </w:rPr>
        <w:t>atm</w:t>
      </w:r>
      <w:r>
        <w:rPr>
          <w:rFonts w:ascii="Times New Roman" w:cs="Times New Roman" w:hAnsi="Times New Roman"/>
          <w:sz w:val="28"/>
          <w:szCs w:val="28"/>
        </w:rPr>
        <w:t xml:space="preserve"> </w:t>
      </w:r>
      <w:r w:rsidRPr="2EE6D503">
        <w:rPr>
          <w:rFonts w:ascii="Times New Roman" w:cs="Times New Roman"/>
          <w:sz w:val="28"/>
          <w:szCs w:val="28"/>
          <w:rPrChange w:id="6276" w:author="user pc" w:date="2022-03-15T10:14:00Z">
            <w:rPr/>
          </w:rPrChange>
        </w:rPr>
        <w:t>=</w:t>
      </w:r>
      <w:r>
        <w:rPr>
          <w:rFonts w:ascii="Times New Roman" w:cs="Times New Roman" w:hAnsi="Times New Roman"/>
          <w:sz w:val="28"/>
          <w:szCs w:val="28"/>
        </w:rPr>
        <w:t xml:space="preserve"> </w:t>
      </w:r>
      <w:r w:rsidRPr="271694EB">
        <w:rPr>
          <w:rFonts w:ascii="Times New Roman" w:cs="Times New Roman"/>
          <w:sz w:val="28"/>
          <w:szCs w:val="28"/>
          <w:rPrChange w:id="6277" w:author="user pc" w:date="2022-03-15T10:14:00Z">
            <w:rPr/>
          </w:rPrChange>
        </w:rPr>
        <w:t>760mmHg</w:t>
      </w:r>
      <w:r>
        <w:rPr>
          <w:rFonts w:ascii="Times New Roman" w:cs="Times New Roman" w:hAnsi="Times New Roman"/>
          <w:sz w:val="28"/>
          <w:szCs w:val="28"/>
        </w:rPr>
        <w:t xml:space="preserve"> </w:t>
      </w:r>
      <w:r w:rsidRPr="E9E86E9E">
        <w:rPr>
          <w:rFonts w:ascii="Times New Roman" w:cs="Times New Roman"/>
          <w:sz w:val="28"/>
          <w:szCs w:val="28"/>
          <w:rPrChange w:id="6278" w:author="user pc" w:date="2022-03-15T10:14:00Z">
            <w:rPr/>
          </w:rPrChange>
        </w:rPr>
        <w:t>=</w:t>
      </w:r>
      <w:r>
        <w:rPr>
          <w:rFonts w:ascii="Times New Roman" w:cs="Times New Roman" w:hAnsi="Times New Roman"/>
          <w:sz w:val="28"/>
          <w:szCs w:val="28"/>
        </w:rPr>
        <w:t xml:space="preserve"> </w:t>
      </w:r>
      <w:r w:rsidRPr="08C097D3">
        <w:rPr>
          <w:rFonts w:ascii="Times New Roman" w:cs="Times New Roman"/>
          <w:sz w:val="28"/>
          <w:szCs w:val="28"/>
          <w:rPrChange w:id="6279" w:author="user pc" w:date="2022-03-15T10:14:00Z">
            <w:rPr/>
          </w:rPrChange>
        </w:rPr>
        <w:t>760torr</w:t>
      </w:r>
      <w:r>
        <w:rPr>
          <w:rFonts w:ascii="Times New Roman" w:cs="Times New Roman" w:hAnsi="Times New Roman"/>
          <w:sz w:val="28"/>
          <w:szCs w:val="28"/>
        </w:rPr>
        <w:t xml:space="preserve"> </w:t>
      </w:r>
      <w:r w:rsidRPr="1A46FC23">
        <w:rPr>
          <w:rFonts w:ascii="Times New Roman" w:cs="Times New Roman"/>
          <w:sz w:val="28"/>
          <w:szCs w:val="28"/>
          <w:rPrChange w:id="6280" w:author="user pc" w:date="2022-03-15T10:14:00Z">
            <w:rPr/>
          </w:rPrChange>
        </w:rPr>
        <w:t>=</w:t>
      </w:r>
      <w:r>
        <w:rPr>
          <w:rFonts w:ascii="Times New Roman" w:cs="Times New Roman" w:hAnsi="Times New Roman"/>
          <w:sz w:val="28"/>
          <w:szCs w:val="28"/>
        </w:rPr>
        <w:t xml:space="preserve"> </w:t>
      </w:r>
      <w:r w:rsidRPr="0D7A0E27">
        <w:rPr>
          <w:rFonts w:ascii="Times New Roman" w:cs="Times New Roman"/>
          <w:sz w:val="28"/>
          <w:szCs w:val="28"/>
          <w:rPrChange w:id="6281" w:author="user pc" w:date="2022-03-15T10:14:00Z">
            <w:rPr/>
          </w:rPrChange>
        </w:rPr>
        <w:t>101325N/m</w:t>
      </w:r>
      <w:r w:rsidRPr="C2447750">
        <w:rPr>
          <w:rFonts w:ascii="Times New Roman" w:cs="Times New Roman"/>
          <w:sz w:val="28"/>
          <w:szCs w:val="28"/>
          <w:vertAlign w:val="superscript"/>
          <w:rPrChange w:id="6282" w:author="user pc" w:date="2022-03-15T10:14:00Z">
            <w:rPr>
              <w:vertAlign w:val="superscript"/>
            </w:rPr>
          </w:rPrChange>
        </w:rPr>
        <w:t xml:space="preserve">2 </w:t>
      </w:r>
      <w:r>
        <w:rPr>
          <w:rFonts w:ascii="Times New Roman" w:cs="Times New Roman" w:hAnsi="Times New Roman"/>
          <w:sz w:val="28"/>
          <w:szCs w:val="28"/>
          <w:vertAlign w:val="superscript"/>
        </w:rPr>
        <w:t xml:space="preserve"> </w:t>
      </w:r>
      <w:r w:rsidRPr="656F5F4B">
        <w:rPr>
          <w:rFonts w:ascii="Times New Roman" w:cs="Times New Roman"/>
          <w:sz w:val="28"/>
          <w:szCs w:val="28"/>
          <w:rPrChange w:id="6283" w:author="user pc" w:date="2022-03-15T10:14:00Z">
            <w:rPr/>
          </w:rPrChange>
        </w:rPr>
        <w:t>=</w:t>
      </w:r>
      <w:r>
        <w:rPr>
          <w:rFonts w:ascii="Times New Roman" w:cs="Times New Roman" w:hAnsi="Times New Roman"/>
          <w:sz w:val="28"/>
          <w:szCs w:val="28"/>
        </w:rPr>
        <w:t xml:space="preserve"> </w:t>
      </w:r>
      <w:r w:rsidRPr="05163AF5">
        <w:rPr>
          <w:rFonts w:ascii="Times New Roman" w:cs="Times New Roman"/>
          <w:sz w:val="28"/>
          <w:szCs w:val="28"/>
          <w:rPrChange w:id="6284" w:author="user pc" w:date="2022-03-15T10:14:00Z">
            <w:rPr/>
          </w:rPrChange>
        </w:rPr>
        <w:t>1.01×10</w:t>
      </w:r>
      <w:r w:rsidRPr="304483A1">
        <w:rPr>
          <w:rFonts w:ascii="Times New Roman" w:cs="Times New Roman"/>
          <w:sz w:val="28"/>
          <w:szCs w:val="28"/>
          <w:vertAlign w:val="superscript"/>
          <w:rPrChange w:id="6285" w:author="user pc" w:date="2022-03-15T10:14:00Z">
            <w:rPr>
              <w:vertAlign w:val="superscript"/>
            </w:rPr>
          </w:rPrChange>
        </w:rPr>
        <w:t>5</w:t>
      </w:r>
      <w:r w:rsidRPr="F0BC8DB4">
        <w:rPr>
          <w:rFonts w:ascii="Times New Roman" w:cs="Times New Roman"/>
          <w:sz w:val="28"/>
          <w:szCs w:val="28"/>
          <w:rPrChange w:id="6286" w:author="user pc" w:date="2022-03-15T10:14:00Z">
            <w:rPr/>
          </w:rPrChange>
        </w:rPr>
        <w:t>Pa(Pascal)</w:t>
      </w:r>
    </w:p>
    <w:p>
      <w:pPr>
        <w:pStyle w:val="style0"/>
        <w:rPr>
          <w:rFonts w:ascii="Times New Roman" w:cs="Times New Roman"/>
          <w:sz w:val="28"/>
          <w:szCs w:val="28"/>
          <w:rPrChange w:id="6287" w:author="user pc" w:date="2022-03-15T10:14:00Z">
            <w:rPr/>
          </w:rPrChange>
        </w:rPr>
      </w:pPr>
      <w:r w:rsidRPr="94522614">
        <w:rPr>
          <w:rFonts w:ascii="Times New Roman" w:cs="Times New Roman"/>
          <w:sz w:val="28"/>
          <w:szCs w:val="28"/>
          <w:rPrChange w:id="6288" w:author="user pc" w:date="2022-03-15T10:14:00Z">
            <w:rPr/>
          </w:rPrChange>
        </w:rPr>
        <w:t>Example:</w:t>
      </w:r>
      <w:r>
        <w:rPr>
          <w:rFonts w:ascii="Times New Roman" w:cs="Times New Roman" w:hAnsi="Times New Roman"/>
          <w:sz w:val="28"/>
          <w:szCs w:val="28"/>
        </w:rPr>
        <w:t xml:space="preserve"> </w:t>
      </w:r>
      <w:r w:rsidRPr="31DE8DAD">
        <w:rPr>
          <w:rFonts w:ascii="Times New Roman" w:cs="Times New Roman"/>
          <w:sz w:val="28"/>
          <w:szCs w:val="28"/>
          <w:rPrChange w:id="6289" w:author="user pc" w:date="2022-03-15T10:14:00Z">
            <w:rPr/>
          </w:rPrChange>
        </w:rPr>
        <w:t>Convert</w:t>
      </w:r>
      <w:r>
        <w:rPr>
          <w:rFonts w:ascii="Times New Roman" w:cs="Times New Roman" w:hAnsi="Times New Roman"/>
          <w:sz w:val="28"/>
          <w:szCs w:val="28"/>
        </w:rPr>
        <w:t xml:space="preserve"> </w:t>
      </w:r>
      <w:r w:rsidRPr="95AE1ACE">
        <w:rPr>
          <w:rFonts w:ascii="Times New Roman" w:cs="Times New Roman"/>
          <w:sz w:val="28"/>
          <w:szCs w:val="28"/>
          <w:rPrChange w:id="6290" w:author="user pc" w:date="2022-03-15T10:14:00Z">
            <w:rPr/>
          </w:rPrChange>
        </w:rPr>
        <w:t>0.89atm</w:t>
      </w:r>
      <w:r>
        <w:rPr>
          <w:rFonts w:ascii="Times New Roman" w:cs="Times New Roman" w:hAnsi="Times New Roman"/>
          <w:sz w:val="28"/>
          <w:szCs w:val="28"/>
        </w:rPr>
        <w:t xml:space="preserve"> </w:t>
      </w:r>
      <w:r w:rsidRPr="38A02EF8">
        <w:rPr>
          <w:rFonts w:ascii="Times New Roman" w:cs="Times New Roman"/>
          <w:sz w:val="28"/>
          <w:szCs w:val="28"/>
          <w:rPrChange w:id="6291" w:author="user pc" w:date="2022-03-15T10:14:00Z">
            <w:rPr/>
          </w:rPrChange>
        </w:rPr>
        <w:t>to</w:t>
      </w:r>
      <w:r>
        <w:rPr>
          <w:rFonts w:ascii="Times New Roman" w:cs="Times New Roman" w:hAnsi="Times New Roman"/>
          <w:sz w:val="28"/>
          <w:szCs w:val="28"/>
        </w:rPr>
        <w:t xml:space="preserve"> </w:t>
      </w:r>
      <w:r w:rsidRPr="E16E707D">
        <w:rPr>
          <w:rFonts w:ascii="Times New Roman" w:cs="Times New Roman"/>
          <w:sz w:val="28"/>
          <w:szCs w:val="28"/>
          <w:rPrChange w:id="6292" w:author="user pc" w:date="2022-03-15T10:14:00Z">
            <w:rPr/>
          </w:rPrChange>
        </w:rPr>
        <w:t>torr.</w:t>
      </w:r>
    </w:p>
    <w:p>
      <w:pPr>
        <w:pStyle w:val="style0"/>
        <w:rPr>
          <w:rFonts w:ascii="Times New Roman" w:cs="Times New Roman"/>
          <w:sz w:val="28"/>
          <w:szCs w:val="28"/>
          <w:rPrChange w:id="6293" w:author="user pc" w:date="2022-03-15T10:14:00Z">
            <w:rPr/>
          </w:rPrChange>
        </w:rPr>
      </w:pPr>
      <w:r w:rsidRPr="7E70FE11">
        <w:rPr>
          <w:rFonts w:ascii="Times New Roman" w:cs="Times New Roman"/>
          <w:sz w:val="28"/>
          <w:szCs w:val="28"/>
          <w:rPrChange w:id="6294" w:author="user pc" w:date="2022-03-15T10:14:00Z">
            <w:rPr/>
          </w:rPrChange>
        </w:rPr>
        <w:t>=&gt;1</w:t>
      </w:r>
      <w:r>
        <w:rPr>
          <w:rFonts w:ascii="Times New Roman" w:cs="Times New Roman" w:hAnsi="Times New Roman"/>
          <w:sz w:val="28"/>
          <w:szCs w:val="28"/>
        </w:rPr>
        <w:t xml:space="preserve"> </w:t>
      </w:r>
      <w:r w:rsidRPr="7B5D2971">
        <w:rPr>
          <w:rFonts w:ascii="Times New Roman" w:cs="Times New Roman"/>
          <w:sz w:val="28"/>
          <w:szCs w:val="28"/>
          <w:rPrChange w:id="6295" w:author="user pc" w:date="2022-03-15T10:14:00Z">
            <w:rPr/>
          </w:rPrChange>
        </w:rPr>
        <w:t>atm</w:t>
      </w:r>
      <w:r>
        <w:rPr>
          <w:rFonts w:ascii="Times New Roman" w:cs="Times New Roman" w:hAnsi="Times New Roman"/>
          <w:sz w:val="28"/>
          <w:szCs w:val="28"/>
        </w:rPr>
        <w:t xml:space="preserve"> </w:t>
      </w:r>
      <w:r w:rsidRPr="1851C3B9">
        <w:rPr>
          <w:rFonts w:ascii="Times New Roman" w:cs="Times New Roman"/>
          <w:sz w:val="28"/>
          <w:szCs w:val="28"/>
          <w:rPrChange w:id="6296" w:author="user pc" w:date="2022-03-15T10:14:00Z">
            <w:rPr/>
          </w:rPrChange>
        </w:rPr>
        <w:t>=</w:t>
      </w:r>
      <w:r>
        <w:rPr>
          <w:rFonts w:ascii="Times New Roman" w:cs="Times New Roman" w:hAnsi="Times New Roman"/>
          <w:sz w:val="28"/>
          <w:szCs w:val="28"/>
        </w:rPr>
        <w:t xml:space="preserve"> </w:t>
      </w:r>
      <w:r w:rsidRPr="88012B58">
        <w:rPr>
          <w:rFonts w:ascii="Times New Roman" w:cs="Times New Roman"/>
          <w:sz w:val="28"/>
          <w:szCs w:val="28"/>
          <w:rPrChange w:id="6297" w:author="user pc" w:date="2022-03-15T10:14:00Z">
            <w:rPr/>
          </w:rPrChange>
        </w:rPr>
        <w:t>760</w:t>
      </w:r>
      <w:r>
        <w:rPr>
          <w:rFonts w:ascii="Times New Roman" w:cs="Times New Roman" w:hAnsi="Times New Roman"/>
          <w:sz w:val="28"/>
          <w:szCs w:val="28"/>
        </w:rPr>
        <w:t xml:space="preserve"> </w:t>
      </w:r>
      <w:r w:rsidRPr="2FFD9C24">
        <w:rPr>
          <w:rFonts w:ascii="Times New Roman" w:cs="Times New Roman"/>
          <w:sz w:val="28"/>
          <w:szCs w:val="28"/>
          <w:rPrChange w:id="6298" w:author="user pc" w:date="2022-03-15T10:14:00Z">
            <w:rPr/>
          </w:rPrChange>
        </w:rPr>
        <w:t>torr</w:t>
      </w:r>
    </w:p>
    <w:p>
      <w:pPr>
        <w:pStyle w:val="style0"/>
        <w:rPr>
          <w:rFonts w:ascii="Times New Roman" w:cs="Times New Roman" w:hAnsi="Times New Roman"/>
          <w:sz w:val="28"/>
          <w:szCs w:val="28"/>
        </w:rPr>
      </w:pPr>
      <w:r w:rsidRPr="91BAAA1F">
        <w:rPr>
          <w:rFonts w:ascii="Times New Roman" w:cs="Times New Roman"/>
          <w:sz w:val="28"/>
          <w:szCs w:val="28"/>
          <w:rPrChange w:id="6299" w:author="user pc" w:date="2022-03-15T10:14:00Z">
            <w:rPr/>
          </w:rPrChange>
        </w:rPr>
        <w:t>0.89</w:t>
      </w:r>
      <w:r>
        <w:rPr>
          <w:rFonts w:ascii="Times New Roman" w:cs="Times New Roman" w:hAnsi="Times New Roman"/>
          <w:sz w:val="28"/>
          <w:szCs w:val="28"/>
        </w:rPr>
        <w:t xml:space="preserve"> </w:t>
      </w:r>
      <w:r w:rsidRPr="AB857641">
        <w:rPr>
          <w:rFonts w:ascii="Times New Roman" w:cs="Times New Roman"/>
          <w:sz w:val="28"/>
          <w:szCs w:val="28"/>
          <w:rPrChange w:id="6300" w:author="user pc" w:date="2022-03-15T10:14:00Z">
            <w:rPr/>
          </w:rPrChange>
        </w:rPr>
        <w:t>atm</w:t>
      </w:r>
      <w:r>
        <w:rPr>
          <w:rFonts w:ascii="Times New Roman" w:cs="Times New Roman" w:hAnsi="Times New Roman"/>
          <w:sz w:val="28"/>
          <w:szCs w:val="28"/>
        </w:rPr>
        <w:t xml:space="preserve"> </w:t>
      </w:r>
      <w:r w:rsidRPr="10A79960">
        <w:rPr>
          <w:rFonts w:ascii="Times New Roman" w:cs="Times New Roman"/>
          <w:sz w:val="28"/>
          <w:szCs w:val="28"/>
          <w:rPrChange w:id="6301" w:author="user pc" w:date="2022-03-15T10:14:00Z">
            <w:rPr/>
          </w:rPrChange>
        </w:rPr>
        <w:t>=</w:t>
      </w:r>
      <w:r>
        <w:rPr>
          <w:rFonts w:ascii="Times New Roman" w:cs="Times New Roman" w:hAnsi="Times New Roman"/>
          <w:sz w:val="28"/>
          <w:szCs w:val="28"/>
        </w:rPr>
        <w:t xml:space="preserve"> </w:t>
      </w:r>
      <w:r w:rsidRPr="E11E95E8">
        <w:rPr>
          <w:rFonts w:ascii="Times New Roman" w:cs="Times New Roman"/>
          <w:sz w:val="28"/>
          <w:szCs w:val="28"/>
          <w:rPrChange w:id="6302" w:author="user pc" w:date="2022-03-15T10:14:00Z">
            <w:rPr/>
          </w:rPrChange>
        </w:rPr>
        <w:t>?</w:t>
      </w:r>
    </w:p>
    <w:p>
      <w:pPr>
        <w:pStyle w:val="style0"/>
        <w:rPr>
          <w:rFonts w:ascii="Times New Roman" w:cs="Times New Roman"/>
          <w:sz w:val="28"/>
          <w:szCs w:val="28"/>
          <w:rPrChange w:id="6303" w:author="user pc" w:date="2022-03-15T10:14:00Z">
            <w:rPr/>
          </w:rPrChange>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089 atm ×760 torr</m:t>
              </m:r>
            </m:num>
            <m:den>
              <m:r>
                <w:rPr>
                  <w:rFonts w:ascii="Cambria Math" w:cs="Times New Roman" w:hAnsi="Cambria Math"/>
                  <w:sz w:val="28"/>
                  <w:szCs w:val="28"/>
                </w:rPr>
                <m:t>1 atm</m:t>
              </m:r>
            </m:den>
          </m:f>
          <m:r>
            <w:rPr>
              <w:rFonts w:ascii="Cambria Math" w:cs="Times New Roman" w:hAnsi="Cambria Math"/>
              <w:sz w:val="28"/>
              <w:szCs w:val="28"/>
            </w:rPr>
            <m:t>=676.4 torr</m:t>
          </m:r>
        </m:oMath>
      </m:oMathPara>
    </w:p>
    <w:p>
      <w:pPr>
        <w:pStyle w:val="style0"/>
        <w:rPr>
          <w:rFonts w:ascii="Times New Roman" w:cs="Times New Roman" w:hAnsi="Times New Roman"/>
          <w:sz w:val="28"/>
          <w:szCs w:val="28"/>
        </w:rPr>
      </w:pPr>
    </w:p>
    <w:p>
      <w:pPr>
        <w:pStyle w:val="style0"/>
        <w:rPr>
          <w:rFonts w:ascii="Times New Roman" w:cs="Times New Roman"/>
          <w:b/>
          <w:sz w:val="28"/>
          <w:szCs w:val="28"/>
          <w:rPrChange w:id="6304" w:author="user pc" w:date="2022-03-15T10:14:00Z">
            <w:rPr/>
          </w:rPrChange>
        </w:rPr>
      </w:pPr>
      <w:r w:rsidRPr="E2254737">
        <w:rPr>
          <w:rFonts w:ascii="Times New Roman" w:cs="Times New Roman"/>
          <w:b/>
          <w:sz w:val="28"/>
          <w:szCs w:val="28"/>
          <w:rPrChange w:id="6305" w:author="user pc" w:date="2022-03-15T10:14:00Z">
            <w:rPr/>
          </w:rPrChange>
        </w:rPr>
        <w:t>‌Stan</w:t>
      </w:r>
      <w:r>
        <w:rPr>
          <w:rFonts w:ascii="Times New Roman" w:cs="Times New Roman" w:hAnsi="Times New Roman"/>
          <w:b/>
          <w:sz w:val="28"/>
          <w:szCs w:val="28"/>
        </w:rPr>
        <w:t>dard Temperature and Pressure (STP)</w:t>
      </w:r>
    </w:p>
    <w:p>
      <w:pPr>
        <w:pStyle w:val="style0"/>
        <w:rPr>
          <w:rFonts w:ascii="Times New Roman" w:cs="Times New Roman"/>
          <w:sz w:val="28"/>
          <w:szCs w:val="28"/>
          <w:rPrChange w:id="6306" w:author="user pc" w:date="2022-03-15T10:14:00Z">
            <w:rPr/>
          </w:rPrChange>
        </w:rPr>
      </w:pPr>
      <w:r w:rsidRPr="527DD368">
        <w:rPr>
          <w:rFonts w:ascii="Times New Roman" w:cs="Times New Roman"/>
          <w:sz w:val="28"/>
          <w:szCs w:val="28"/>
          <w:highlight w:val="none"/>
          <w:rPrChange w:id="6307" w:author="user pc" w:date="2022-03-15T10:14:00Z">
            <w:rPr>
              <w:highlight w:val="yellow"/>
            </w:rPr>
          </w:rPrChange>
        </w:rPr>
        <w:t>In</w:t>
      </w:r>
      <w:r>
        <w:rPr>
          <w:rFonts w:ascii="Times New Roman" w:cs="Times New Roman" w:hAnsi="Times New Roman"/>
          <w:sz w:val="28"/>
          <w:szCs w:val="28"/>
        </w:rPr>
        <w:t xml:space="preserve"> </w:t>
      </w:r>
      <w:r w:rsidRPr="EC466DCD">
        <w:rPr>
          <w:rFonts w:ascii="Times New Roman" w:cs="Times New Roman"/>
          <w:sz w:val="28"/>
          <w:szCs w:val="28"/>
          <w:highlight w:val="none"/>
          <w:rPrChange w:id="6308" w:author="user pc" w:date="2022-03-15T10:14:00Z">
            <w:rPr>
              <w:highlight w:val="yellow"/>
            </w:rPr>
          </w:rPrChange>
        </w:rPr>
        <w:t>order</w:t>
      </w:r>
      <w:r>
        <w:rPr>
          <w:rFonts w:ascii="Times New Roman" w:cs="Times New Roman" w:hAnsi="Times New Roman"/>
          <w:sz w:val="28"/>
          <w:szCs w:val="28"/>
        </w:rPr>
        <w:t xml:space="preserve"> </w:t>
      </w:r>
      <w:r w:rsidRPr="EB3E4228">
        <w:rPr>
          <w:rFonts w:ascii="Times New Roman" w:cs="Times New Roman"/>
          <w:sz w:val="28"/>
          <w:szCs w:val="28"/>
          <w:highlight w:val="none"/>
          <w:rPrChange w:id="6309" w:author="user pc" w:date="2022-03-15T10:14:00Z">
            <w:rPr>
              <w:highlight w:val="yellow"/>
            </w:rPr>
          </w:rPrChange>
        </w:rPr>
        <w:t>to</w:t>
      </w:r>
      <w:r>
        <w:rPr>
          <w:rFonts w:ascii="Times New Roman" w:cs="Times New Roman" w:hAnsi="Times New Roman"/>
          <w:sz w:val="28"/>
          <w:szCs w:val="28"/>
        </w:rPr>
        <w:t xml:space="preserve"> </w:t>
      </w:r>
      <w:r w:rsidRPr="8B9190F5">
        <w:rPr>
          <w:rFonts w:ascii="Times New Roman" w:cs="Times New Roman"/>
          <w:sz w:val="28"/>
          <w:szCs w:val="28"/>
          <w:highlight w:val="none"/>
          <w:rPrChange w:id="6310" w:author="user pc" w:date="2022-03-15T10:14:00Z">
            <w:rPr>
              <w:highlight w:val="yellow"/>
            </w:rPr>
          </w:rPrChange>
        </w:rPr>
        <w:t>study</w:t>
      </w:r>
      <w:r>
        <w:rPr>
          <w:rFonts w:ascii="Times New Roman" w:cs="Times New Roman" w:hAnsi="Times New Roman"/>
          <w:sz w:val="28"/>
          <w:szCs w:val="28"/>
        </w:rPr>
        <w:t xml:space="preserve"> </w:t>
      </w:r>
      <w:r w:rsidRPr="932DA560">
        <w:rPr>
          <w:rFonts w:ascii="Times New Roman" w:cs="Times New Roman"/>
          <w:sz w:val="28"/>
          <w:szCs w:val="28"/>
          <w:highlight w:val="none"/>
          <w:rPrChange w:id="6311" w:author="user pc" w:date="2022-03-15T10:14:00Z">
            <w:rPr>
              <w:highlight w:val="yellow"/>
            </w:rPr>
          </w:rPrChange>
        </w:rPr>
        <w:t>the</w:t>
      </w:r>
      <w:r>
        <w:rPr>
          <w:rFonts w:ascii="Times New Roman" w:cs="Times New Roman" w:hAnsi="Times New Roman"/>
          <w:sz w:val="28"/>
          <w:szCs w:val="28"/>
        </w:rPr>
        <w:t xml:space="preserve"> </w:t>
      </w:r>
      <w:r w:rsidRPr="EB21E16D">
        <w:rPr>
          <w:rFonts w:ascii="Times New Roman" w:cs="Times New Roman"/>
          <w:sz w:val="28"/>
          <w:szCs w:val="28"/>
          <w:highlight w:val="none"/>
          <w:rPrChange w:id="6312" w:author="user pc" w:date="2022-03-15T10:14:00Z">
            <w:rPr>
              <w:highlight w:val="yellow"/>
            </w:rPr>
          </w:rPrChange>
        </w:rPr>
        <w:t>effects</w:t>
      </w:r>
      <w:r>
        <w:rPr>
          <w:rFonts w:ascii="Times New Roman" w:cs="Times New Roman" w:hAnsi="Times New Roman"/>
          <w:sz w:val="28"/>
          <w:szCs w:val="28"/>
        </w:rPr>
        <w:t xml:space="preserve"> </w:t>
      </w:r>
      <w:r w:rsidRPr="CA4617AD">
        <w:rPr>
          <w:rFonts w:ascii="Times New Roman" w:cs="Times New Roman"/>
          <w:sz w:val="28"/>
          <w:szCs w:val="28"/>
          <w:highlight w:val="none"/>
          <w:rPrChange w:id="6313" w:author="user pc" w:date="2022-03-15T10:14:00Z">
            <w:rPr>
              <w:highlight w:val="yellow"/>
            </w:rPr>
          </w:rPrChange>
        </w:rPr>
        <w:t>of</w:t>
      </w:r>
      <w:r>
        <w:rPr>
          <w:rFonts w:ascii="Times New Roman" w:cs="Times New Roman" w:hAnsi="Times New Roman"/>
          <w:sz w:val="28"/>
          <w:szCs w:val="28"/>
        </w:rPr>
        <w:t xml:space="preserve"> </w:t>
      </w:r>
      <w:r w:rsidRPr="B329B3BA">
        <w:rPr>
          <w:rFonts w:ascii="Times New Roman" w:cs="Times New Roman"/>
          <w:sz w:val="28"/>
          <w:szCs w:val="28"/>
          <w:highlight w:val="none"/>
          <w:rPrChange w:id="6314" w:author="user pc" w:date="2022-03-15T10:14:00Z">
            <w:rPr>
              <w:highlight w:val="yellow"/>
            </w:rPr>
          </w:rPrChange>
        </w:rPr>
        <w:t>changing</w:t>
      </w:r>
      <w:r>
        <w:rPr>
          <w:rFonts w:ascii="Times New Roman" w:cs="Times New Roman" w:hAnsi="Times New Roman"/>
          <w:sz w:val="28"/>
          <w:szCs w:val="28"/>
        </w:rPr>
        <w:t xml:space="preserve"> </w:t>
      </w:r>
      <w:r w:rsidRPr="54EEDDF0">
        <w:rPr>
          <w:rFonts w:ascii="Times New Roman" w:cs="Times New Roman"/>
          <w:sz w:val="28"/>
          <w:szCs w:val="28"/>
          <w:highlight w:val="none"/>
          <w:rPrChange w:id="6315" w:author="user pc" w:date="2022-03-15T10:14:00Z">
            <w:rPr>
              <w:highlight w:val="yellow"/>
            </w:rPr>
          </w:rPrChange>
        </w:rPr>
        <w:t>temperature</w:t>
      </w:r>
      <w:r>
        <w:rPr>
          <w:rFonts w:ascii="Times New Roman" w:cs="Times New Roman" w:hAnsi="Times New Roman"/>
          <w:sz w:val="28"/>
          <w:szCs w:val="28"/>
        </w:rPr>
        <w:t xml:space="preserve"> </w:t>
      </w:r>
      <w:r w:rsidRPr="34F75213">
        <w:rPr>
          <w:rFonts w:ascii="Times New Roman" w:cs="Times New Roman"/>
          <w:sz w:val="28"/>
          <w:szCs w:val="28"/>
          <w:highlight w:val="none"/>
          <w:rPrChange w:id="6316" w:author="user pc" w:date="2022-03-15T10:14:00Z">
            <w:rPr>
              <w:highlight w:val="yellow"/>
            </w:rPr>
          </w:rPrChange>
        </w:rPr>
        <w:t>and</w:t>
      </w:r>
      <w:r>
        <w:rPr>
          <w:rFonts w:ascii="Times New Roman" w:cs="Times New Roman" w:hAnsi="Times New Roman"/>
          <w:sz w:val="28"/>
          <w:szCs w:val="28"/>
        </w:rPr>
        <w:t xml:space="preserve"> </w:t>
      </w:r>
      <w:r w:rsidRPr="D72FA301">
        <w:rPr>
          <w:rFonts w:ascii="Times New Roman" w:cs="Times New Roman"/>
          <w:sz w:val="28"/>
          <w:szCs w:val="28"/>
          <w:highlight w:val="none"/>
          <w:rPrChange w:id="6317" w:author="user pc" w:date="2022-03-15T10:14:00Z">
            <w:rPr>
              <w:highlight w:val="yellow"/>
            </w:rPr>
          </w:rPrChange>
        </w:rPr>
        <w:t>pressure</w:t>
      </w:r>
      <w:r>
        <w:rPr>
          <w:rFonts w:ascii="Times New Roman" w:cs="Times New Roman" w:hAnsi="Times New Roman"/>
          <w:sz w:val="28"/>
          <w:szCs w:val="28"/>
        </w:rPr>
        <w:t xml:space="preserve"> </w:t>
      </w:r>
      <w:r w:rsidRPr="BFD73CF3">
        <w:rPr>
          <w:rFonts w:ascii="Times New Roman" w:cs="Times New Roman"/>
          <w:sz w:val="28"/>
          <w:szCs w:val="28"/>
          <w:highlight w:val="none"/>
          <w:rPrChange w:id="6318" w:author="user pc" w:date="2022-03-15T10:14:00Z">
            <w:rPr>
              <w:highlight w:val="yellow"/>
            </w:rPr>
          </w:rPrChange>
        </w:rPr>
        <w:t>on</w:t>
      </w:r>
      <w:r>
        <w:rPr>
          <w:rFonts w:ascii="Times New Roman" w:cs="Times New Roman" w:hAnsi="Times New Roman"/>
          <w:sz w:val="28"/>
          <w:szCs w:val="28"/>
        </w:rPr>
        <w:t xml:space="preserve"> </w:t>
      </w:r>
      <w:r w:rsidRPr="0CF531E5">
        <w:rPr>
          <w:rFonts w:ascii="Times New Roman" w:cs="Times New Roman"/>
          <w:sz w:val="28"/>
          <w:szCs w:val="28"/>
          <w:highlight w:val="none"/>
          <w:rPrChange w:id="6319" w:author="user pc" w:date="2022-03-15T10:14:00Z">
            <w:rPr>
              <w:highlight w:val="yellow"/>
            </w:rPr>
          </w:rPrChange>
        </w:rPr>
        <w:t>a</w:t>
      </w:r>
      <w:r>
        <w:rPr>
          <w:rFonts w:ascii="Times New Roman" w:cs="Times New Roman" w:hAnsi="Times New Roman"/>
          <w:sz w:val="28"/>
          <w:szCs w:val="28"/>
        </w:rPr>
        <w:t xml:space="preserve"> </w:t>
      </w:r>
      <w:r w:rsidRPr="97E2617B">
        <w:rPr>
          <w:rFonts w:ascii="Times New Roman" w:cs="Times New Roman"/>
          <w:sz w:val="28"/>
          <w:szCs w:val="28"/>
          <w:highlight w:val="none"/>
          <w:rPrChange w:id="6320" w:author="user pc" w:date="2022-03-15T10:14:00Z">
            <w:rPr>
              <w:highlight w:val="yellow"/>
            </w:rPr>
          </w:rPrChange>
        </w:rPr>
        <w:t>gas,</w:t>
      </w:r>
      <w:r>
        <w:rPr>
          <w:rFonts w:ascii="Times New Roman" w:cs="Times New Roman" w:hAnsi="Times New Roman"/>
          <w:sz w:val="28"/>
          <w:szCs w:val="28"/>
        </w:rPr>
        <w:t xml:space="preserve"> </w:t>
      </w:r>
      <w:r w:rsidRPr="CD539FF4">
        <w:rPr>
          <w:rFonts w:ascii="Times New Roman" w:cs="Times New Roman"/>
          <w:sz w:val="28"/>
          <w:szCs w:val="28"/>
          <w:highlight w:val="none"/>
          <w:rPrChange w:id="6321" w:author="user pc" w:date="2022-03-15T10:14:00Z">
            <w:rPr>
              <w:highlight w:val="yellow"/>
            </w:rPr>
          </w:rPrChange>
        </w:rPr>
        <w:t>one</w:t>
      </w:r>
      <w:r>
        <w:rPr>
          <w:rFonts w:ascii="Times New Roman" w:cs="Times New Roman" w:hAnsi="Times New Roman"/>
          <w:sz w:val="28"/>
          <w:szCs w:val="28"/>
        </w:rPr>
        <w:t xml:space="preserve"> </w:t>
      </w:r>
      <w:r w:rsidRPr="B08E4C94">
        <w:rPr>
          <w:rFonts w:ascii="Times New Roman" w:cs="Times New Roman"/>
          <w:sz w:val="28"/>
          <w:szCs w:val="28"/>
          <w:highlight w:val="none"/>
          <w:rPrChange w:id="6322" w:author="user pc" w:date="2022-03-15T10:14:00Z">
            <w:rPr>
              <w:highlight w:val="yellow"/>
            </w:rPr>
          </w:rPrChange>
        </w:rPr>
        <w:t>must</w:t>
      </w:r>
      <w:r>
        <w:rPr>
          <w:rFonts w:ascii="Times New Roman" w:cs="Times New Roman" w:hAnsi="Times New Roman"/>
          <w:sz w:val="28"/>
          <w:szCs w:val="28"/>
        </w:rPr>
        <w:t xml:space="preserve"> </w:t>
      </w:r>
      <w:r w:rsidRPr="18FB47C7">
        <w:rPr>
          <w:rFonts w:ascii="Times New Roman" w:cs="Times New Roman"/>
          <w:sz w:val="28"/>
          <w:szCs w:val="28"/>
          <w:highlight w:val="none"/>
          <w:rPrChange w:id="6323" w:author="user pc" w:date="2022-03-15T10:14:00Z">
            <w:rPr>
              <w:highlight w:val="yellow"/>
            </w:rPr>
          </w:rPrChange>
        </w:rPr>
        <w:t>have</w:t>
      </w:r>
      <w:r>
        <w:rPr>
          <w:rFonts w:ascii="Times New Roman" w:cs="Times New Roman" w:hAnsi="Times New Roman"/>
          <w:sz w:val="28"/>
          <w:szCs w:val="28"/>
        </w:rPr>
        <w:t xml:space="preserve"> </w:t>
      </w:r>
      <w:r w:rsidRPr="1F0D3FE6">
        <w:rPr>
          <w:rFonts w:ascii="Times New Roman" w:cs="Times New Roman"/>
          <w:sz w:val="28"/>
          <w:szCs w:val="28"/>
          <w:highlight w:val="none"/>
          <w:rPrChange w:id="6324" w:author="user pc" w:date="2022-03-15T10:14:00Z">
            <w:rPr>
              <w:highlight w:val="yellow"/>
            </w:rPr>
          </w:rPrChange>
        </w:rPr>
        <w:t>a</w:t>
      </w:r>
      <w:r>
        <w:rPr>
          <w:rFonts w:ascii="Times New Roman" w:cs="Times New Roman" w:hAnsi="Times New Roman"/>
          <w:sz w:val="28"/>
          <w:szCs w:val="28"/>
        </w:rPr>
        <w:t xml:space="preserve"> </w:t>
      </w:r>
      <w:r w:rsidRPr="8A8D16FD">
        <w:rPr>
          <w:rFonts w:ascii="Times New Roman" w:cs="Times New Roman"/>
          <w:sz w:val="28"/>
          <w:szCs w:val="28"/>
          <w:highlight w:val="none"/>
          <w:rPrChange w:id="6325" w:author="user pc" w:date="2022-03-15T10:14:00Z">
            <w:rPr>
              <w:highlight w:val="yellow"/>
            </w:rPr>
          </w:rPrChange>
        </w:rPr>
        <w:t>standard</w:t>
      </w:r>
      <w:r>
        <w:rPr>
          <w:rFonts w:ascii="Times New Roman" w:cs="Times New Roman" w:hAnsi="Times New Roman"/>
          <w:sz w:val="28"/>
          <w:szCs w:val="28"/>
        </w:rPr>
        <w:t xml:space="preserve"> </w:t>
      </w:r>
      <w:r w:rsidRPr="F824B623">
        <w:rPr>
          <w:rFonts w:ascii="Times New Roman" w:cs="Times New Roman"/>
          <w:sz w:val="28"/>
          <w:szCs w:val="28"/>
          <w:highlight w:val="none"/>
          <w:rPrChange w:id="6326" w:author="user pc" w:date="2022-03-15T10:14:00Z">
            <w:rPr>
              <w:highlight w:val="yellow"/>
            </w:rPr>
          </w:rPrChange>
        </w:rPr>
        <w:t>for</w:t>
      </w:r>
      <w:r>
        <w:rPr>
          <w:rFonts w:ascii="Times New Roman" w:cs="Times New Roman" w:hAnsi="Times New Roman"/>
          <w:sz w:val="28"/>
          <w:szCs w:val="28"/>
        </w:rPr>
        <w:t xml:space="preserve"> </w:t>
      </w:r>
      <w:r w:rsidRPr="D5A3D406">
        <w:rPr>
          <w:rFonts w:ascii="Times New Roman" w:cs="Times New Roman"/>
          <w:sz w:val="28"/>
          <w:szCs w:val="28"/>
          <w:highlight w:val="none"/>
          <w:rPrChange w:id="6327" w:author="user pc" w:date="2022-03-15T10:14:00Z">
            <w:rPr>
              <w:highlight w:val="yellow"/>
            </w:rPr>
          </w:rPrChange>
        </w:rPr>
        <w:t>comparison.</w:t>
      </w:r>
      <w:r>
        <w:rPr>
          <w:rFonts w:ascii="Times New Roman" w:cs="Times New Roman" w:hAnsi="Times New Roman"/>
          <w:sz w:val="28"/>
          <w:szCs w:val="28"/>
        </w:rPr>
        <w:t xml:space="preserve"> </w:t>
      </w:r>
      <w:r w:rsidRPr="F150663E">
        <w:rPr>
          <w:rFonts w:ascii="Times New Roman" w:cs="Times New Roman"/>
          <w:sz w:val="28"/>
          <w:szCs w:val="28"/>
          <w:highlight w:val="none"/>
          <w:rPrChange w:id="6328" w:author="user pc" w:date="2022-03-15T10:14:00Z">
            <w:rPr>
              <w:highlight w:val="yellow"/>
            </w:rPr>
          </w:rPrChange>
        </w:rPr>
        <w:t>STP</w:t>
      </w:r>
      <w:r>
        <w:rPr>
          <w:rFonts w:ascii="Times New Roman" w:cs="Times New Roman" w:hAnsi="Times New Roman"/>
          <w:sz w:val="28"/>
          <w:szCs w:val="28"/>
        </w:rPr>
        <w:t xml:space="preserve"> </w:t>
      </w:r>
      <w:r w:rsidRPr="2BA7F695">
        <w:rPr>
          <w:rFonts w:ascii="Times New Roman" w:cs="Times New Roman"/>
          <w:sz w:val="28"/>
          <w:szCs w:val="28"/>
          <w:highlight w:val="none"/>
          <w:rPrChange w:id="6329" w:author="user pc" w:date="2022-03-15T10:14:00Z">
            <w:rPr>
              <w:highlight w:val="yellow"/>
            </w:rPr>
          </w:rPrChange>
        </w:rPr>
        <w:t>represents</w:t>
      </w:r>
      <w:r>
        <w:rPr>
          <w:rFonts w:ascii="Times New Roman" w:cs="Times New Roman" w:hAnsi="Times New Roman"/>
          <w:sz w:val="28"/>
          <w:szCs w:val="28"/>
        </w:rPr>
        <w:t xml:space="preserve"> </w:t>
      </w:r>
      <w:r w:rsidRPr="279AC17A">
        <w:rPr>
          <w:rFonts w:ascii="Times New Roman" w:cs="Times New Roman"/>
          <w:sz w:val="28"/>
          <w:szCs w:val="28"/>
          <w:highlight w:val="none"/>
          <w:rPrChange w:id="6330" w:author="user pc" w:date="2022-03-15T10:14:00Z">
            <w:rPr>
              <w:highlight w:val="yellow"/>
            </w:rPr>
          </w:rPrChange>
        </w:rPr>
        <w:t>a</w:t>
      </w:r>
      <w:r>
        <w:rPr>
          <w:rFonts w:ascii="Times New Roman" w:cs="Times New Roman" w:hAnsi="Times New Roman"/>
          <w:sz w:val="28"/>
          <w:szCs w:val="28"/>
        </w:rPr>
        <w:t xml:space="preserve"> </w:t>
      </w:r>
      <w:r w:rsidRPr="2953C473">
        <w:rPr>
          <w:rFonts w:ascii="Times New Roman" w:cs="Times New Roman"/>
          <w:sz w:val="28"/>
          <w:szCs w:val="28"/>
          <w:highlight w:val="none"/>
          <w:rPrChange w:id="6331" w:author="user pc" w:date="2022-03-15T10:14:00Z">
            <w:rPr>
              <w:highlight w:val="yellow"/>
            </w:rPr>
          </w:rPrChange>
        </w:rPr>
        <w:t>pressure</w:t>
      </w:r>
      <w:r>
        <w:rPr>
          <w:rFonts w:ascii="Times New Roman" w:cs="Times New Roman" w:hAnsi="Times New Roman"/>
          <w:sz w:val="28"/>
          <w:szCs w:val="28"/>
        </w:rPr>
        <w:t xml:space="preserve"> </w:t>
      </w:r>
      <w:r w:rsidRPr="1A114E7E">
        <w:rPr>
          <w:rFonts w:ascii="Times New Roman" w:cs="Times New Roman"/>
          <w:sz w:val="28"/>
          <w:szCs w:val="28"/>
          <w:highlight w:val="none"/>
          <w:rPrChange w:id="6332" w:author="user pc" w:date="2022-03-15T10:14:00Z">
            <w:rPr>
              <w:highlight w:val="yellow"/>
            </w:rPr>
          </w:rPrChange>
        </w:rPr>
        <w:t>and</w:t>
      </w:r>
      <w:r>
        <w:rPr>
          <w:rFonts w:ascii="Times New Roman" w:cs="Times New Roman" w:hAnsi="Times New Roman"/>
          <w:sz w:val="28"/>
          <w:szCs w:val="28"/>
        </w:rPr>
        <w:t xml:space="preserve"> </w:t>
      </w:r>
      <w:r w:rsidRPr="610F6DC2">
        <w:rPr>
          <w:rFonts w:ascii="Times New Roman" w:cs="Times New Roman"/>
          <w:sz w:val="28"/>
          <w:szCs w:val="28"/>
          <w:highlight w:val="none"/>
          <w:rPrChange w:id="6333" w:author="user pc" w:date="2022-03-15T10:14:00Z">
            <w:rPr>
              <w:highlight w:val="yellow"/>
            </w:rPr>
          </w:rPrChange>
        </w:rPr>
        <w:t>temperature</w:t>
      </w:r>
      <w:r>
        <w:rPr>
          <w:rFonts w:ascii="Times New Roman" w:cs="Times New Roman" w:hAnsi="Times New Roman"/>
          <w:sz w:val="28"/>
          <w:szCs w:val="28"/>
        </w:rPr>
        <w:t xml:space="preserve"> </w:t>
      </w:r>
      <w:r w:rsidRPr="7A28B3CB">
        <w:rPr>
          <w:rFonts w:ascii="Times New Roman" w:cs="Times New Roman"/>
          <w:sz w:val="28"/>
          <w:szCs w:val="28"/>
          <w:highlight w:val="none"/>
          <w:rPrChange w:id="6334" w:author="user pc" w:date="2022-03-15T10:14:00Z">
            <w:rPr>
              <w:highlight w:val="yellow"/>
            </w:rPr>
          </w:rPrChange>
        </w:rPr>
        <w:t>that</w:t>
      </w:r>
      <w:r>
        <w:rPr>
          <w:rFonts w:ascii="Times New Roman" w:cs="Times New Roman" w:hAnsi="Times New Roman"/>
          <w:sz w:val="28"/>
          <w:szCs w:val="28"/>
        </w:rPr>
        <w:t xml:space="preserve"> </w:t>
      </w:r>
      <w:r w:rsidRPr="16BF2EF1">
        <w:rPr>
          <w:rFonts w:ascii="Times New Roman" w:cs="Times New Roman"/>
          <w:sz w:val="28"/>
          <w:szCs w:val="28"/>
          <w:highlight w:val="none"/>
          <w:rPrChange w:id="6335" w:author="user pc" w:date="2022-03-15T10:14:00Z">
            <w:rPr>
              <w:highlight w:val="yellow"/>
            </w:rPr>
          </w:rPrChange>
        </w:rPr>
        <w:t>are</w:t>
      </w:r>
      <w:r>
        <w:rPr>
          <w:rFonts w:ascii="Times New Roman" w:cs="Times New Roman" w:hAnsi="Times New Roman"/>
          <w:sz w:val="28"/>
          <w:szCs w:val="28"/>
        </w:rPr>
        <w:t xml:space="preserve"> </w:t>
      </w:r>
      <w:r w:rsidRPr="B3A9CE50">
        <w:rPr>
          <w:rFonts w:ascii="Times New Roman" w:cs="Times New Roman"/>
          <w:sz w:val="28"/>
          <w:szCs w:val="28"/>
          <w:highlight w:val="none"/>
          <w:rPrChange w:id="6336" w:author="user pc" w:date="2022-03-15T10:14:00Z">
            <w:rPr>
              <w:highlight w:val="yellow"/>
            </w:rPr>
          </w:rPrChange>
        </w:rPr>
        <w:t>fairly</w:t>
      </w:r>
      <w:r>
        <w:rPr>
          <w:rFonts w:ascii="Times New Roman" w:cs="Times New Roman" w:hAnsi="Times New Roman"/>
          <w:sz w:val="28"/>
          <w:szCs w:val="28"/>
        </w:rPr>
        <w:t xml:space="preserve"> </w:t>
      </w:r>
      <w:r w:rsidRPr="1F6EDBF1">
        <w:rPr>
          <w:rFonts w:ascii="Times New Roman" w:cs="Times New Roman"/>
          <w:sz w:val="28"/>
          <w:szCs w:val="28"/>
          <w:highlight w:val="none"/>
          <w:rPrChange w:id="6337" w:author="user pc" w:date="2022-03-15T10:14:00Z">
            <w:rPr>
              <w:highlight w:val="yellow"/>
            </w:rPr>
          </w:rPrChange>
        </w:rPr>
        <w:t>easy</w:t>
      </w:r>
      <w:r>
        <w:rPr>
          <w:rFonts w:ascii="Times New Roman" w:cs="Times New Roman" w:hAnsi="Times New Roman"/>
          <w:sz w:val="28"/>
          <w:szCs w:val="28"/>
        </w:rPr>
        <w:t xml:space="preserve"> </w:t>
      </w:r>
      <w:r w:rsidRPr="90AD64E5">
        <w:rPr>
          <w:rFonts w:ascii="Times New Roman" w:cs="Times New Roman"/>
          <w:sz w:val="28"/>
          <w:szCs w:val="28"/>
          <w:highlight w:val="none"/>
          <w:rPrChange w:id="6338" w:author="user pc" w:date="2022-03-15T10:14:00Z">
            <w:rPr>
              <w:highlight w:val="yellow"/>
            </w:rPr>
          </w:rPrChange>
        </w:rPr>
        <w:t>to</w:t>
      </w:r>
      <w:r>
        <w:rPr>
          <w:rFonts w:ascii="Times New Roman" w:cs="Times New Roman" w:hAnsi="Times New Roman"/>
          <w:sz w:val="28"/>
          <w:szCs w:val="28"/>
        </w:rPr>
        <w:t xml:space="preserve"> reproduce.</w:t>
      </w:r>
    </w:p>
    <w:p>
      <w:pPr>
        <w:pStyle w:val="style0"/>
        <w:rPr>
          <w:rFonts w:ascii="Times New Roman" w:cs="Times New Roman"/>
          <w:sz w:val="28"/>
          <w:szCs w:val="28"/>
          <w:rPrChange w:id="6339" w:author="user pc" w:date="2022-03-15T10:14:00Z">
            <w:rPr/>
          </w:rPrChange>
        </w:rPr>
      </w:pPr>
    </w:p>
    <w:p>
      <w:pPr>
        <w:pStyle w:val="style179"/>
        <w:numPr>
          <w:ilvl w:val="0"/>
          <w:numId w:val="38"/>
        </w:numPr>
        <w:rPr>
          <w:rFonts w:ascii="Times New Roman" w:cs="Times New Roman"/>
          <w:sz w:val="28"/>
          <w:szCs w:val="28"/>
          <w:rPrChange w:id="6340" w:author="user pc" w:date="2022-03-15T10:14:00Z">
            <w:rPr/>
          </w:rPrChange>
        </w:rPr>
      </w:pPr>
      <w:r w:rsidRPr="D7D16A08">
        <w:rPr>
          <w:rFonts w:ascii="Times New Roman" w:cs="Times New Roman"/>
          <w:b/>
          <w:color w:val="330066"/>
          <w:sz w:val="28"/>
          <w:szCs w:val="28"/>
          <w:rPrChange w:id="6341" w:author="user pc" w:date="2022-03-15T10:14:00Z">
            <w:rPr>
              <w:b/>
              <w:color w:val="330066"/>
            </w:rPr>
          </w:rPrChange>
        </w:rPr>
        <w:t>Factors</w:t>
      </w:r>
      <w:r>
        <w:rPr>
          <w:rFonts w:ascii="Times New Roman" w:cs="Times New Roman" w:hAnsi="Times New Roman"/>
          <w:b/>
          <w:color w:val="330066"/>
          <w:sz w:val="28"/>
          <w:szCs w:val="28"/>
        </w:rPr>
        <w:t xml:space="preserve"> </w:t>
      </w:r>
      <w:r w:rsidRPr="311A64B5">
        <w:rPr>
          <w:rFonts w:ascii="Times New Roman" w:cs="Times New Roman"/>
          <w:b/>
          <w:color w:val="330066"/>
          <w:sz w:val="28"/>
          <w:szCs w:val="28"/>
          <w:rPrChange w:id="6342" w:author="user pc" w:date="2022-03-15T10:14:00Z">
            <w:rPr>
              <w:b/>
              <w:color w:val="330066"/>
            </w:rPr>
          </w:rPrChange>
        </w:rPr>
        <w:t>Affecting</w:t>
      </w:r>
      <w:r>
        <w:rPr>
          <w:rFonts w:ascii="Times New Roman" w:cs="Times New Roman" w:hAnsi="Times New Roman"/>
          <w:b/>
          <w:color w:val="330066"/>
          <w:sz w:val="28"/>
          <w:szCs w:val="28"/>
        </w:rPr>
        <w:t xml:space="preserve"> </w:t>
      </w:r>
      <w:r w:rsidRPr="B5F86108">
        <w:rPr>
          <w:rFonts w:ascii="Times New Roman" w:cs="Times New Roman"/>
          <w:b/>
          <w:color w:val="330066"/>
          <w:sz w:val="28"/>
          <w:szCs w:val="28"/>
          <w:rPrChange w:id="6343" w:author="user pc" w:date="2022-03-15T10:14:00Z">
            <w:rPr>
              <w:b/>
              <w:color w:val="330066"/>
            </w:rPr>
          </w:rPrChange>
        </w:rPr>
        <w:t>Pressure</w:t>
      </w:r>
    </w:p>
    <w:p>
      <w:pPr>
        <w:pStyle w:val="style0"/>
        <w:rPr>
          <w:rFonts w:ascii="Times New Roman" w:cs="Times New Roman"/>
          <w:sz w:val="28"/>
          <w:szCs w:val="28"/>
          <w:rPrChange w:id="6344" w:author="user pc" w:date="2022-03-15T10:14:00Z">
            <w:rPr/>
          </w:rPrChange>
        </w:rPr>
      </w:pPr>
      <w:r w:rsidRPr="86F9A0BB">
        <w:rPr>
          <w:rFonts w:ascii="Times New Roman" w:cs="Times New Roman"/>
          <w:b/>
          <w:sz w:val="28"/>
          <w:szCs w:val="28"/>
          <w:highlight w:val="yellow"/>
          <w:rPrChange w:id="6345" w:author="user pc" w:date="2022-03-15T10:14:00Z">
            <w:rPr>
              <w:highlight w:val="yellow"/>
            </w:rPr>
          </w:rPrChange>
        </w:rPr>
        <w:t>Amount</w:t>
      </w:r>
      <w:r>
        <w:rPr>
          <w:rFonts w:ascii="Times New Roman" w:cs="Times New Roman" w:hAnsi="Times New Roman"/>
          <w:b/>
          <w:sz w:val="28"/>
          <w:szCs w:val="28"/>
          <w:highlight w:val="yellow"/>
        </w:rPr>
        <w:t xml:space="preserve"> </w:t>
      </w:r>
      <w:r w:rsidRPr="ED3E750E">
        <w:rPr>
          <w:rFonts w:ascii="Times New Roman" w:cs="Times New Roman"/>
          <w:b/>
          <w:sz w:val="28"/>
          <w:szCs w:val="28"/>
          <w:highlight w:val="yellow"/>
          <w:rPrChange w:id="6346" w:author="user pc" w:date="2022-03-15T10:14:00Z">
            <w:rPr>
              <w:highlight w:val="yellow"/>
            </w:rPr>
          </w:rPrChange>
        </w:rPr>
        <w:t>of</w:t>
      </w:r>
      <w:r>
        <w:rPr>
          <w:rFonts w:ascii="Times New Roman" w:cs="Times New Roman" w:hAnsi="Times New Roman"/>
          <w:b/>
          <w:sz w:val="28"/>
          <w:szCs w:val="28"/>
          <w:highlight w:val="yellow"/>
        </w:rPr>
        <w:t xml:space="preserve"> </w:t>
      </w:r>
      <w:r w:rsidRPr="F0BAFE9D">
        <w:rPr>
          <w:rFonts w:ascii="Times New Roman" w:cs="Times New Roman"/>
          <w:b/>
          <w:sz w:val="28"/>
          <w:szCs w:val="28"/>
          <w:highlight w:val="yellow"/>
          <w:rPrChange w:id="6347" w:author="user pc" w:date="2022-03-15T10:14:00Z">
            <w:rPr>
              <w:highlight w:val="yellow"/>
            </w:rPr>
          </w:rPrChange>
        </w:rPr>
        <w:t>Gas:</w:t>
      </w:r>
      <w:r>
        <w:rPr>
          <w:rFonts w:ascii="Times New Roman" w:cs="Times New Roman" w:hAnsi="Times New Roman"/>
          <w:sz w:val="28"/>
          <w:szCs w:val="28"/>
        </w:rPr>
        <w:t xml:space="preserve"> </w:t>
      </w:r>
      <w:r w:rsidRPr="AF8D11D1">
        <w:rPr>
          <w:rFonts w:ascii="Times New Roman" w:cs="Times New Roman"/>
          <w:sz w:val="28"/>
          <w:szCs w:val="28"/>
          <w:rPrChange w:id="6348" w:author="user pc" w:date="2022-03-15T10:14:00Z">
            <w:rPr/>
          </w:rPrChange>
        </w:rPr>
        <w:t>Increasing</w:t>
      </w:r>
      <w:r>
        <w:rPr>
          <w:rFonts w:ascii="Times New Roman" w:cs="Times New Roman" w:hAnsi="Times New Roman"/>
          <w:sz w:val="28"/>
          <w:szCs w:val="28"/>
        </w:rPr>
        <w:t xml:space="preserve"> </w:t>
      </w:r>
      <w:r w:rsidRPr="1D6B901F">
        <w:rPr>
          <w:rFonts w:ascii="Times New Roman" w:cs="Times New Roman"/>
          <w:sz w:val="28"/>
          <w:szCs w:val="28"/>
          <w:rPrChange w:id="6349" w:author="user pc" w:date="2022-03-15T10:14:00Z">
            <w:rPr/>
          </w:rPrChange>
        </w:rPr>
        <w:t>the</w:t>
      </w:r>
      <w:r>
        <w:rPr>
          <w:rFonts w:ascii="Times New Roman" w:cs="Times New Roman" w:hAnsi="Times New Roman"/>
          <w:sz w:val="28"/>
          <w:szCs w:val="28"/>
        </w:rPr>
        <w:t xml:space="preserve"> </w:t>
      </w:r>
      <w:r w:rsidRPr="63175BAC">
        <w:rPr>
          <w:rFonts w:ascii="Times New Roman" w:cs="Times New Roman"/>
          <w:sz w:val="28"/>
          <w:szCs w:val="28"/>
          <w:rPrChange w:id="6350" w:author="user pc" w:date="2022-03-15T10:14:00Z">
            <w:rPr/>
          </w:rPrChange>
        </w:rPr>
        <w:t>number</w:t>
      </w:r>
      <w:r>
        <w:rPr>
          <w:rFonts w:ascii="Times New Roman" w:cs="Times New Roman" w:hAnsi="Times New Roman"/>
          <w:sz w:val="28"/>
          <w:szCs w:val="28"/>
        </w:rPr>
        <w:t xml:space="preserve"> </w:t>
      </w:r>
      <w:r w:rsidRPr="F6A4B663">
        <w:rPr>
          <w:rFonts w:ascii="Times New Roman" w:cs="Times New Roman"/>
          <w:sz w:val="28"/>
          <w:szCs w:val="28"/>
          <w:rPrChange w:id="6351" w:author="user pc" w:date="2022-03-15T10:14:00Z">
            <w:rPr/>
          </w:rPrChange>
        </w:rPr>
        <w:t>of</w:t>
      </w:r>
      <w:r>
        <w:rPr>
          <w:rFonts w:ascii="Times New Roman" w:cs="Times New Roman" w:hAnsi="Times New Roman"/>
          <w:sz w:val="28"/>
          <w:szCs w:val="28"/>
        </w:rPr>
        <w:t xml:space="preserve"> </w:t>
      </w:r>
      <w:r w:rsidRPr="6A8E24FC">
        <w:rPr>
          <w:rFonts w:ascii="Times New Roman" w:cs="Times New Roman"/>
          <w:sz w:val="28"/>
          <w:szCs w:val="28"/>
          <w:rPrChange w:id="6352" w:author="user pc" w:date="2022-03-15T10:14:00Z">
            <w:rPr/>
          </w:rPrChange>
        </w:rPr>
        <w:t>particles</w:t>
      </w:r>
      <w:r>
        <w:rPr>
          <w:rFonts w:ascii="Times New Roman" w:cs="Times New Roman" w:hAnsi="Times New Roman"/>
          <w:sz w:val="28"/>
          <w:szCs w:val="28"/>
        </w:rPr>
        <w:t xml:space="preserve"> </w:t>
      </w:r>
      <w:r w:rsidRPr="C6395C7C">
        <w:rPr>
          <w:rFonts w:ascii="Times New Roman" w:cs="Times New Roman"/>
          <w:sz w:val="28"/>
          <w:szCs w:val="28"/>
          <w:rPrChange w:id="6353" w:author="user pc" w:date="2022-03-15T10:14:00Z">
            <w:rPr/>
          </w:rPrChange>
        </w:rPr>
        <w:t>increases</w:t>
      </w:r>
      <w:r>
        <w:rPr>
          <w:rFonts w:ascii="Times New Roman" w:cs="Times New Roman" w:hAnsi="Times New Roman"/>
          <w:sz w:val="28"/>
          <w:szCs w:val="28"/>
        </w:rPr>
        <w:t xml:space="preserve"> </w:t>
      </w:r>
      <w:r w:rsidRPr="D3E05075">
        <w:rPr>
          <w:rFonts w:ascii="Times New Roman" w:cs="Times New Roman"/>
          <w:sz w:val="28"/>
          <w:szCs w:val="28"/>
          <w:rPrChange w:id="6354" w:author="user pc" w:date="2022-03-15T10:14:00Z">
            <w:rPr/>
          </w:rPrChange>
        </w:rPr>
        <w:t>collisions,</w:t>
      </w:r>
      <w:r>
        <w:rPr>
          <w:rFonts w:ascii="Times New Roman" w:cs="Times New Roman" w:hAnsi="Times New Roman"/>
          <w:sz w:val="28"/>
          <w:szCs w:val="28"/>
        </w:rPr>
        <w:t xml:space="preserve"> which </w:t>
      </w:r>
      <w:r w:rsidRPr="2C50CCE9">
        <w:rPr>
          <w:rFonts w:ascii="Times New Roman" w:cs="Times New Roman"/>
          <w:sz w:val="28"/>
          <w:szCs w:val="28"/>
          <w:rPrChange w:id="6355" w:author="user pc" w:date="2022-03-15T10:14:00Z">
            <w:rPr/>
          </w:rPrChange>
        </w:rPr>
        <w:t>increases</w:t>
      </w:r>
      <w:r>
        <w:rPr>
          <w:rFonts w:ascii="Times New Roman" w:cs="Times New Roman" w:hAnsi="Times New Roman"/>
          <w:sz w:val="28"/>
          <w:szCs w:val="28"/>
        </w:rPr>
        <w:t xml:space="preserve"> </w:t>
      </w:r>
      <w:r w:rsidRPr="CB565571">
        <w:rPr>
          <w:rFonts w:ascii="Times New Roman" w:cs="Times New Roman"/>
          <w:sz w:val="28"/>
          <w:szCs w:val="28"/>
          <w:rPrChange w:id="6356" w:author="user pc" w:date="2022-03-15T10:14:00Z">
            <w:rPr/>
          </w:rPrChange>
        </w:rPr>
        <w:t>pressure.</w:t>
      </w:r>
      <w:r>
        <w:rPr>
          <w:rFonts w:ascii="Times New Roman" w:cs="Times New Roman" w:hAnsi="Times New Roman"/>
          <w:sz w:val="28"/>
          <w:szCs w:val="28"/>
        </w:rPr>
        <w:t xml:space="preserve"> </w:t>
      </w:r>
      <w:r w:rsidRPr="434B4466">
        <w:rPr>
          <w:rFonts w:ascii="Times New Roman" w:cs="Times New Roman"/>
          <w:sz w:val="28"/>
          <w:szCs w:val="28"/>
          <w:rPrChange w:id="6357" w:author="user pc" w:date="2022-03-15T10:14:00Z">
            <w:rPr/>
          </w:rPrChange>
        </w:rPr>
        <w:t>Removing</w:t>
      </w:r>
      <w:r>
        <w:rPr>
          <w:rFonts w:ascii="Times New Roman" w:cs="Times New Roman" w:hAnsi="Times New Roman"/>
          <w:sz w:val="28"/>
          <w:szCs w:val="28"/>
        </w:rPr>
        <w:t xml:space="preserve"> </w:t>
      </w:r>
      <w:r w:rsidRPr="16A28C02">
        <w:rPr>
          <w:rFonts w:ascii="Times New Roman" w:cs="Times New Roman"/>
          <w:sz w:val="28"/>
          <w:szCs w:val="28"/>
          <w:rPrChange w:id="6358" w:author="user pc" w:date="2022-03-15T10:14:00Z">
            <w:rPr/>
          </w:rPrChange>
        </w:rPr>
        <w:t>particles</w:t>
      </w:r>
      <w:r>
        <w:rPr>
          <w:rFonts w:ascii="Times New Roman" w:cs="Times New Roman" w:hAnsi="Times New Roman"/>
          <w:sz w:val="28"/>
          <w:szCs w:val="28"/>
        </w:rPr>
        <w:t xml:space="preserve"> </w:t>
      </w:r>
      <w:r w:rsidRPr="8DAA2B4C">
        <w:rPr>
          <w:rFonts w:ascii="Times New Roman" w:cs="Times New Roman"/>
          <w:sz w:val="28"/>
          <w:szCs w:val="28"/>
          <w:rPrChange w:id="6359" w:author="user pc" w:date="2022-03-15T10:14:00Z">
            <w:rPr/>
          </w:rPrChange>
        </w:rPr>
        <w:t>reduces</w:t>
      </w:r>
      <w:r>
        <w:rPr>
          <w:rFonts w:ascii="Times New Roman" w:cs="Times New Roman" w:hAnsi="Times New Roman"/>
          <w:sz w:val="28"/>
          <w:szCs w:val="28"/>
        </w:rPr>
        <w:t xml:space="preserve"> </w:t>
      </w:r>
      <w:r w:rsidRPr="A285447E">
        <w:rPr>
          <w:rFonts w:ascii="Times New Roman" w:cs="Times New Roman"/>
          <w:sz w:val="28"/>
          <w:szCs w:val="28"/>
          <w:rPrChange w:id="6360" w:author="user pc" w:date="2022-03-15T10:14:00Z">
            <w:rPr/>
          </w:rPrChange>
        </w:rPr>
        <w:t>pressure.</w:t>
      </w:r>
    </w:p>
    <w:p>
      <w:pPr>
        <w:pStyle w:val="style0"/>
        <w:rPr>
          <w:rFonts w:ascii="Times New Roman" w:cs="Times New Roman"/>
          <w:sz w:val="28"/>
          <w:szCs w:val="28"/>
          <w:rPrChange w:id="6361" w:author="user pc" w:date="2022-03-15T10:14:00Z">
            <w:rPr/>
          </w:rPrChange>
        </w:rPr>
      </w:pPr>
      <w:r w:rsidRPr="3361BA5E">
        <w:rPr>
          <w:rFonts w:ascii="Times New Roman" w:cs="Times New Roman"/>
          <w:b/>
          <w:sz w:val="28"/>
          <w:szCs w:val="28"/>
          <w:highlight w:val="yellow"/>
          <w:rPrChange w:id="6362" w:author="user pc" w:date="2022-03-15T10:14:00Z">
            <w:rPr>
              <w:highlight w:val="yellow"/>
            </w:rPr>
          </w:rPrChange>
        </w:rPr>
        <w:t>Volume:</w:t>
      </w:r>
      <w:r>
        <w:rPr>
          <w:rFonts w:ascii="Times New Roman" w:cs="Times New Roman" w:hAnsi="Times New Roman"/>
          <w:b/>
          <w:sz w:val="28"/>
          <w:szCs w:val="28"/>
        </w:rPr>
        <w:t xml:space="preserve"> </w:t>
      </w:r>
      <w:r w:rsidRPr="73A454A4">
        <w:rPr>
          <w:rFonts w:ascii="Times New Roman" w:cs="Times New Roman"/>
          <w:sz w:val="28"/>
          <w:szCs w:val="28"/>
          <w:rPrChange w:id="6363" w:author="user pc" w:date="2022-03-15T10:14:00Z">
            <w:rPr/>
          </w:rPrChange>
        </w:rPr>
        <w:t>Increasing</w:t>
      </w:r>
      <w:r>
        <w:rPr>
          <w:rFonts w:ascii="Times New Roman" w:cs="Times New Roman" w:hAnsi="Times New Roman"/>
          <w:sz w:val="28"/>
          <w:szCs w:val="28"/>
        </w:rPr>
        <w:t xml:space="preserve"> </w:t>
      </w:r>
      <w:r w:rsidRPr="A88E789F">
        <w:rPr>
          <w:rFonts w:ascii="Times New Roman" w:cs="Times New Roman"/>
          <w:sz w:val="28"/>
          <w:szCs w:val="28"/>
          <w:rPrChange w:id="6364" w:author="user pc" w:date="2022-03-15T10:14:00Z">
            <w:rPr/>
          </w:rPrChange>
        </w:rPr>
        <w:t>the</w:t>
      </w:r>
      <w:r>
        <w:rPr>
          <w:rFonts w:ascii="Times New Roman" w:cs="Times New Roman" w:hAnsi="Times New Roman"/>
          <w:sz w:val="28"/>
          <w:szCs w:val="28"/>
        </w:rPr>
        <w:t xml:space="preserve"> </w:t>
      </w:r>
      <w:r w:rsidRPr="9E5F39D5">
        <w:rPr>
          <w:rFonts w:ascii="Times New Roman" w:cs="Times New Roman"/>
          <w:sz w:val="28"/>
          <w:szCs w:val="28"/>
          <w:rPrChange w:id="6365" w:author="user pc" w:date="2022-03-15T10:14:00Z">
            <w:rPr/>
          </w:rPrChange>
        </w:rPr>
        <w:t>volume</w:t>
      </w:r>
      <w:r>
        <w:rPr>
          <w:rFonts w:ascii="Times New Roman" w:cs="Times New Roman" w:hAnsi="Times New Roman"/>
          <w:sz w:val="28"/>
          <w:szCs w:val="28"/>
        </w:rPr>
        <w:t xml:space="preserve"> </w:t>
      </w:r>
      <w:r w:rsidRPr="0556560D">
        <w:rPr>
          <w:rFonts w:ascii="Times New Roman" w:cs="Times New Roman"/>
          <w:sz w:val="28"/>
          <w:szCs w:val="28"/>
          <w:rPrChange w:id="6366" w:author="user pc" w:date="2022-03-15T10:14:00Z">
            <w:rPr/>
          </w:rPrChange>
        </w:rPr>
        <w:t>will</w:t>
      </w:r>
      <w:r>
        <w:rPr>
          <w:rFonts w:ascii="Times New Roman" w:cs="Times New Roman" w:hAnsi="Times New Roman"/>
          <w:sz w:val="28"/>
          <w:szCs w:val="28"/>
        </w:rPr>
        <w:t xml:space="preserve"> </w:t>
      </w:r>
      <w:r w:rsidRPr="7489BEC1">
        <w:rPr>
          <w:rFonts w:ascii="Times New Roman" w:cs="Times New Roman"/>
          <w:sz w:val="28"/>
          <w:szCs w:val="28"/>
          <w:rPrChange w:id="6367" w:author="user pc" w:date="2022-03-15T10:14:00Z">
            <w:rPr/>
          </w:rPrChange>
        </w:rPr>
        <w:t>decrease</w:t>
      </w:r>
      <w:r>
        <w:rPr>
          <w:rFonts w:ascii="Times New Roman" w:cs="Times New Roman" w:hAnsi="Times New Roman"/>
          <w:sz w:val="28"/>
          <w:szCs w:val="28"/>
        </w:rPr>
        <w:t xml:space="preserve"> </w:t>
      </w:r>
      <w:r w:rsidRPr="40B6DA20">
        <w:rPr>
          <w:rFonts w:ascii="Times New Roman" w:cs="Times New Roman"/>
          <w:sz w:val="28"/>
          <w:szCs w:val="28"/>
          <w:rPrChange w:id="6368" w:author="user pc" w:date="2022-03-15T10:14:00Z">
            <w:rPr/>
          </w:rPrChange>
        </w:rPr>
        <w:t>the</w:t>
      </w:r>
      <w:r>
        <w:rPr>
          <w:rFonts w:ascii="Times New Roman" w:cs="Times New Roman" w:hAnsi="Times New Roman"/>
          <w:sz w:val="28"/>
          <w:szCs w:val="28"/>
        </w:rPr>
        <w:t xml:space="preserve"> </w:t>
      </w:r>
      <w:r w:rsidRPr="9BB47022">
        <w:rPr>
          <w:rFonts w:ascii="Times New Roman" w:cs="Times New Roman"/>
          <w:sz w:val="28"/>
          <w:szCs w:val="28"/>
          <w:rPrChange w:id="6369" w:author="user pc" w:date="2022-03-15T10:14:00Z">
            <w:rPr/>
          </w:rPrChange>
        </w:rPr>
        <w:t>pressure</w:t>
      </w:r>
      <w:r>
        <w:rPr>
          <w:rFonts w:ascii="Times New Roman" w:cs="Times New Roman" w:hAnsi="Times New Roman"/>
          <w:sz w:val="28"/>
          <w:szCs w:val="28"/>
        </w:rPr>
        <w:t xml:space="preserve"> </w:t>
      </w:r>
      <w:r w:rsidRPr="29442F4F">
        <w:rPr>
          <w:rFonts w:ascii="Times New Roman" w:cs="Times New Roman"/>
          <w:sz w:val="28"/>
          <w:szCs w:val="28"/>
          <w:rPrChange w:id="6370" w:author="user pc" w:date="2022-03-15T10:14:00Z">
            <w:rPr/>
          </w:rPrChange>
        </w:rPr>
        <w:t>of</w:t>
      </w:r>
      <w:r>
        <w:rPr>
          <w:rFonts w:ascii="Times New Roman" w:cs="Times New Roman" w:hAnsi="Times New Roman"/>
          <w:sz w:val="28"/>
          <w:szCs w:val="28"/>
        </w:rPr>
        <w:t xml:space="preserve"> </w:t>
      </w:r>
      <w:r w:rsidRPr="470A8216">
        <w:rPr>
          <w:rFonts w:ascii="Times New Roman" w:cs="Times New Roman"/>
          <w:sz w:val="28"/>
          <w:szCs w:val="28"/>
          <w:rPrChange w:id="6371" w:author="user pc" w:date="2022-03-15T10:14:00Z">
            <w:rPr/>
          </w:rPrChange>
        </w:rPr>
        <w:t>a</w:t>
      </w:r>
      <w:r>
        <w:rPr>
          <w:rFonts w:ascii="Times New Roman" w:cs="Times New Roman" w:hAnsi="Times New Roman"/>
          <w:sz w:val="28"/>
          <w:szCs w:val="28"/>
        </w:rPr>
        <w:t xml:space="preserve"> </w:t>
      </w:r>
      <w:r w:rsidRPr="255AD606">
        <w:rPr>
          <w:rFonts w:ascii="Times New Roman" w:cs="Times New Roman"/>
          <w:sz w:val="28"/>
          <w:szCs w:val="28"/>
          <w:rPrChange w:id="6372" w:author="user pc" w:date="2022-03-15T10:14:00Z">
            <w:rPr/>
          </w:rPrChange>
        </w:rPr>
        <w:t>gas</w:t>
      </w:r>
      <w:r>
        <w:rPr>
          <w:rFonts w:ascii="Times New Roman" w:cs="Times New Roman" w:hAnsi="Times New Roman"/>
          <w:sz w:val="28"/>
          <w:szCs w:val="28"/>
        </w:rPr>
        <w:t xml:space="preserve"> </w:t>
      </w:r>
      <w:r w:rsidRPr="CE733074">
        <w:rPr>
          <w:rFonts w:ascii="Times New Roman" w:cs="Times New Roman"/>
          <w:sz w:val="28"/>
          <w:szCs w:val="28"/>
          <w:rPrChange w:id="6373" w:author="user pc" w:date="2022-03-15T10:14:00Z">
            <w:rPr/>
          </w:rPrChange>
        </w:rPr>
        <w:t>since</w:t>
      </w:r>
      <w:r>
        <w:rPr>
          <w:rFonts w:ascii="Times New Roman" w:cs="Times New Roman" w:hAnsi="Times New Roman"/>
          <w:sz w:val="28"/>
          <w:szCs w:val="28"/>
        </w:rPr>
        <w:t xml:space="preserve"> c</w:t>
      </w:r>
      <w:r w:rsidRPr="C91BA3A5">
        <w:rPr>
          <w:rFonts w:ascii="Times New Roman" w:cs="Times New Roman"/>
          <w:sz w:val="28"/>
          <w:szCs w:val="28"/>
          <w:rPrChange w:id="6374" w:author="user pc" w:date="2022-03-15T10:14:00Z">
            <w:rPr/>
          </w:rPrChange>
        </w:rPr>
        <w:t>ollisions</w:t>
      </w:r>
      <w:r>
        <w:rPr>
          <w:rFonts w:ascii="Times New Roman" w:cs="Times New Roman" w:hAnsi="Times New Roman"/>
          <w:sz w:val="28"/>
          <w:szCs w:val="28"/>
        </w:rPr>
        <w:t xml:space="preserve"> </w:t>
      </w:r>
      <w:r w:rsidRPr="F37194F5">
        <w:rPr>
          <w:rFonts w:ascii="Times New Roman" w:cs="Times New Roman"/>
          <w:sz w:val="28"/>
          <w:szCs w:val="28"/>
          <w:rPrChange w:id="6375" w:author="user pc" w:date="2022-03-15T10:14:00Z">
            <w:rPr/>
          </w:rPrChange>
        </w:rPr>
        <w:t>are</w:t>
      </w:r>
      <w:r>
        <w:rPr>
          <w:rFonts w:ascii="Times New Roman" w:cs="Times New Roman" w:hAnsi="Times New Roman"/>
          <w:sz w:val="28"/>
          <w:szCs w:val="28"/>
        </w:rPr>
        <w:t xml:space="preserve"> </w:t>
      </w:r>
      <w:r w:rsidRPr="DAB94B30">
        <w:rPr>
          <w:rFonts w:ascii="Times New Roman" w:cs="Times New Roman"/>
          <w:sz w:val="28"/>
          <w:szCs w:val="28"/>
          <w:rPrChange w:id="6376" w:author="user pc" w:date="2022-03-15T10:14:00Z">
            <w:rPr/>
          </w:rPrChange>
        </w:rPr>
        <w:t>less</w:t>
      </w:r>
      <w:r>
        <w:rPr>
          <w:rFonts w:ascii="Times New Roman" w:cs="Times New Roman" w:hAnsi="Times New Roman"/>
          <w:sz w:val="28"/>
          <w:szCs w:val="28"/>
        </w:rPr>
        <w:t xml:space="preserve"> </w:t>
      </w:r>
      <w:r w:rsidRPr="CD9D23BA">
        <w:rPr>
          <w:rFonts w:ascii="Times New Roman" w:cs="Times New Roman"/>
          <w:sz w:val="28"/>
          <w:szCs w:val="28"/>
          <w:rPrChange w:id="6377" w:author="user pc" w:date="2022-03-15T10:14:00Z">
            <w:rPr/>
          </w:rPrChange>
        </w:rPr>
        <w:t>likely.</w:t>
      </w:r>
      <w:r>
        <w:rPr>
          <w:rFonts w:ascii="Times New Roman" w:cs="Times New Roman" w:hAnsi="Times New Roman"/>
          <w:sz w:val="28"/>
          <w:szCs w:val="28"/>
        </w:rPr>
        <w:t xml:space="preserve"> </w:t>
      </w:r>
      <w:r w:rsidRPr="DBF84994">
        <w:rPr>
          <w:rFonts w:ascii="Times New Roman" w:cs="Times New Roman"/>
          <w:sz w:val="28"/>
          <w:szCs w:val="28"/>
          <w:rPrChange w:id="6378" w:author="user pc" w:date="2022-03-15T10:14:00Z">
            <w:rPr/>
          </w:rPrChange>
        </w:rPr>
        <w:t>Decreasing</w:t>
      </w:r>
      <w:r>
        <w:rPr>
          <w:rFonts w:ascii="Times New Roman" w:cs="Times New Roman" w:hAnsi="Times New Roman"/>
          <w:sz w:val="28"/>
          <w:szCs w:val="28"/>
        </w:rPr>
        <w:t xml:space="preserve"> </w:t>
      </w:r>
      <w:r w:rsidRPr="321605FC">
        <w:rPr>
          <w:rFonts w:ascii="Times New Roman" w:cs="Times New Roman"/>
          <w:sz w:val="28"/>
          <w:szCs w:val="28"/>
          <w:rPrChange w:id="6379" w:author="user pc" w:date="2022-03-15T10:14:00Z">
            <w:rPr/>
          </w:rPrChange>
        </w:rPr>
        <w:t>the</w:t>
      </w:r>
      <w:r>
        <w:rPr>
          <w:rFonts w:ascii="Times New Roman" w:cs="Times New Roman" w:hAnsi="Times New Roman"/>
          <w:sz w:val="28"/>
          <w:szCs w:val="28"/>
        </w:rPr>
        <w:t xml:space="preserve"> </w:t>
      </w:r>
      <w:r w:rsidRPr="1A9DA5B8">
        <w:rPr>
          <w:rFonts w:ascii="Times New Roman" w:cs="Times New Roman"/>
          <w:sz w:val="28"/>
          <w:szCs w:val="28"/>
          <w:rPrChange w:id="6380" w:author="user pc" w:date="2022-03-15T10:14:00Z">
            <w:rPr/>
          </w:rPrChange>
        </w:rPr>
        <w:t>volume</w:t>
      </w:r>
      <w:r>
        <w:rPr>
          <w:rFonts w:ascii="Times New Roman" w:cs="Times New Roman" w:hAnsi="Times New Roman"/>
          <w:sz w:val="28"/>
          <w:szCs w:val="28"/>
        </w:rPr>
        <w:t xml:space="preserve"> </w:t>
      </w:r>
      <w:r w:rsidRPr="B4D503E2">
        <w:rPr>
          <w:rFonts w:ascii="Times New Roman" w:cs="Times New Roman"/>
          <w:sz w:val="28"/>
          <w:szCs w:val="28"/>
          <w:rPrChange w:id="6381" w:author="user pc" w:date="2022-03-15T10:14:00Z">
            <w:rPr/>
          </w:rPrChange>
        </w:rPr>
        <w:t>has</w:t>
      </w:r>
      <w:r>
        <w:rPr>
          <w:rFonts w:ascii="Times New Roman" w:cs="Times New Roman" w:hAnsi="Times New Roman"/>
          <w:sz w:val="28"/>
          <w:szCs w:val="28"/>
        </w:rPr>
        <w:t xml:space="preserve"> </w:t>
      </w:r>
      <w:r w:rsidRPr="897814A8">
        <w:rPr>
          <w:rFonts w:ascii="Times New Roman" w:cs="Times New Roman"/>
          <w:sz w:val="28"/>
          <w:szCs w:val="28"/>
          <w:rPrChange w:id="6382" w:author="user pc" w:date="2022-03-15T10:14:00Z">
            <w:rPr/>
          </w:rPrChange>
        </w:rPr>
        <w:t>the</w:t>
      </w:r>
      <w:r>
        <w:rPr>
          <w:rFonts w:ascii="Times New Roman" w:cs="Times New Roman" w:hAnsi="Times New Roman"/>
          <w:sz w:val="28"/>
          <w:szCs w:val="28"/>
        </w:rPr>
        <w:t xml:space="preserve"> </w:t>
      </w:r>
      <w:r w:rsidRPr="AD80E9CF">
        <w:rPr>
          <w:rFonts w:ascii="Times New Roman" w:cs="Times New Roman"/>
          <w:sz w:val="28"/>
          <w:szCs w:val="28"/>
          <w:rPrChange w:id="6383" w:author="user pc" w:date="2022-03-15T10:14:00Z">
            <w:rPr/>
          </w:rPrChange>
        </w:rPr>
        <w:t>opposite</w:t>
      </w:r>
      <w:r>
        <w:rPr>
          <w:rFonts w:ascii="Times New Roman" w:cs="Times New Roman" w:hAnsi="Times New Roman"/>
          <w:sz w:val="28"/>
          <w:szCs w:val="28"/>
        </w:rPr>
        <w:t xml:space="preserve"> </w:t>
      </w:r>
      <w:r w:rsidRPr="4C05CC9E">
        <w:rPr>
          <w:rFonts w:ascii="Times New Roman" w:cs="Times New Roman"/>
          <w:sz w:val="28"/>
          <w:szCs w:val="28"/>
          <w:rPrChange w:id="6384" w:author="user pc" w:date="2022-03-15T10:14:00Z">
            <w:rPr/>
          </w:rPrChange>
        </w:rPr>
        <w:t>effect.</w:t>
      </w:r>
    </w:p>
    <w:p>
      <w:pPr>
        <w:pStyle w:val="style0"/>
        <w:rPr>
          <w:rFonts w:ascii="Times New Roman" w:cs="Times New Roman"/>
          <w:sz w:val="28"/>
          <w:szCs w:val="28"/>
          <w:rPrChange w:id="6385" w:author="user pc" w:date="2022-03-15T10:14:00Z">
            <w:rPr/>
          </w:rPrChange>
        </w:rPr>
      </w:pPr>
      <w:r w:rsidRPr="259235BB">
        <w:rPr>
          <w:rFonts w:ascii="Times New Roman" w:cs="Times New Roman"/>
          <w:b/>
          <w:sz w:val="28"/>
          <w:szCs w:val="28"/>
          <w:highlight w:val="yellow"/>
          <w:rPrChange w:id="6386" w:author="user pc" w:date="2022-03-15T10:14:00Z">
            <w:rPr>
              <w:highlight w:val="yellow"/>
            </w:rPr>
          </w:rPrChange>
        </w:rPr>
        <w:t>Temperature:</w:t>
      </w:r>
      <w:r>
        <w:rPr>
          <w:rFonts w:ascii="Times New Roman" w:cs="Times New Roman" w:hAnsi="Times New Roman"/>
          <w:b/>
          <w:sz w:val="28"/>
          <w:szCs w:val="28"/>
        </w:rPr>
        <w:t xml:space="preserve"> </w:t>
      </w:r>
      <w:r w:rsidRPr="0117F006">
        <w:rPr>
          <w:rFonts w:ascii="Times New Roman" w:cs="Times New Roman"/>
          <w:sz w:val="28"/>
          <w:szCs w:val="28"/>
          <w:rPrChange w:id="6387" w:author="user pc" w:date="2022-03-15T10:14:00Z">
            <w:rPr/>
          </w:rPrChange>
        </w:rPr>
        <w:t>Increasing</w:t>
      </w:r>
      <w:r>
        <w:rPr>
          <w:rFonts w:ascii="Times New Roman" w:cs="Times New Roman" w:hAnsi="Times New Roman"/>
          <w:sz w:val="28"/>
          <w:szCs w:val="28"/>
        </w:rPr>
        <w:t xml:space="preserve"> </w:t>
      </w:r>
      <w:r w:rsidRPr="1C86C5A7">
        <w:rPr>
          <w:rFonts w:ascii="Times New Roman" w:cs="Times New Roman"/>
          <w:sz w:val="28"/>
          <w:szCs w:val="28"/>
          <w:rPrChange w:id="6388" w:author="user pc" w:date="2022-03-15T10:14:00Z">
            <w:rPr/>
          </w:rPrChange>
        </w:rPr>
        <w:t>the</w:t>
      </w:r>
      <w:r>
        <w:rPr>
          <w:rFonts w:ascii="Times New Roman" w:cs="Times New Roman" w:hAnsi="Times New Roman"/>
          <w:sz w:val="28"/>
          <w:szCs w:val="28"/>
        </w:rPr>
        <w:t xml:space="preserve"> </w:t>
      </w:r>
      <w:r w:rsidRPr="5C1D09CF">
        <w:rPr>
          <w:rFonts w:ascii="Times New Roman" w:cs="Times New Roman"/>
          <w:sz w:val="28"/>
          <w:szCs w:val="28"/>
          <w:rPrChange w:id="6389" w:author="user pc" w:date="2022-03-15T10:14:00Z">
            <w:rPr/>
          </w:rPrChange>
        </w:rPr>
        <w:t>temperature</w:t>
      </w:r>
      <w:r>
        <w:rPr>
          <w:rFonts w:ascii="Times New Roman" w:cs="Times New Roman" w:hAnsi="Times New Roman"/>
          <w:sz w:val="28"/>
          <w:szCs w:val="28"/>
        </w:rPr>
        <w:t xml:space="preserve"> </w:t>
      </w:r>
      <w:r w:rsidRPr="CEC53B77">
        <w:rPr>
          <w:rFonts w:ascii="Times New Roman" w:cs="Times New Roman"/>
          <w:sz w:val="28"/>
          <w:szCs w:val="28"/>
          <w:rPrChange w:id="6390" w:author="user pc" w:date="2022-03-15T10:14:00Z">
            <w:rPr/>
          </w:rPrChange>
        </w:rPr>
        <w:t>increases</w:t>
      </w:r>
      <w:r>
        <w:rPr>
          <w:rFonts w:ascii="Times New Roman" w:cs="Times New Roman" w:hAnsi="Times New Roman"/>
          <w:sz w:val="28"/>
          <w:szCs w:val="28"/>
        </w:rPr>
        <w:t xml:space="preserve"> </w:t>
      </w:r>
      <w:r w:rsidRPr="F5A7D369">
        <w:rPr>
          <w:rFonts w:ascii="Times New Roman" w:cs="Times New Roman"/>
          <w:sz w:val="28"/>
          <w:szCs w:val="28"/>
          <w:rPrChange w:id="6391" w:author="user pc" w:date="2022-03-15T10:14:00Z">
            <w:rPr/>
          </w:rPrChange>
        </w:rPr>
        <w:t>the</w:t>
      </w:r>
      <w:r>
        <w:rPr>
          <w:rFonts w:ascii="Times New Roman" w:cs="Times New Roman" w:hAnsi="Times New Roman"/>
          <w:sz w:val="28"/>
          <w:szCs w:val="28"/>
        </w:rPr>
        <w:t xml:space="preserve"> </w:t>
      </w:r>
      <w:r w:rsidRPr="2FFD3382">
        <w:rPr>
          <w:rFonts w:ascii="Times New Roman" w:cs="Times New Roman"/>
          <w:sz w:val="28"/>
          <w:szCs w:val="28"/>
          <w:rPrChange w:id="6392" w:author="user pc" w:date="2022-03-15T10:14:00Z">
            <w:rPr/>
          </w:rPrChange>
        </w:rPr>
        <w:t>speed</w:t>
      </w:r>
      <w:r>
        <w:rPr>
          <w:rFonts w:ascii="Times New Roman" w:cs="Times New Roman" w:hAnsi="Times New Roman"/>
          <w:sz w:val="28"/>
          <w:szCs w:val="28"/>
        </w:rPr>
        <w:t xml:space="preserve"> </w:t>
      </w:r>
      <w:r w:rsidRPr="F8D1882C">
        <w:rPr>
          <w:rFonts w:ascii="Times New Roman" w:cs="Times New Roman"/>
          <w:sz w:val="28"/>
          <w:szCs w:val="28"/>
          <w:rPrChange w:id="6393" w:author="user pc" w:date="2022-03-15T10:14:00Z">
            <w:rPr/>
          </w:rPrChange>
        </w:rPr>
        <w:t>of</w:t>
      </w:r>
      <w:r>
        <w:rPr>
          <w:rFonts w:ascii="Times New Roman" w:cs="Times New Roman" w:hAnsi="Times New Roman"/>
          <w:sz w:val="28"/>
          <w:szCs w:val="28"/>
        </w:rPr>
        <w:t xml:space="preserve"> </w:t>
      </w:r>
      <w:r w:rsidRPr="FFE83718">
        <w:rPr>
          <w:rFonts w:ascii="Times New Roman" w:cs="Times New Roman"/>
          <w:sz w:val="28"/>
          <w:szCs w:val="28"/>
          <w:rPrChange w:id="6394" w:author="user pc" w:date="2022-03-15T10:14:00Z">
            <w:rPr/>
          </w:rPrChange>
        </w:rPr>
        <w:t>the</w:t>
      </w:r>
      <w:r>
        <w:rPr>
          <w:rFonts w:ascii="Times New Roman" w:cs="Times New Roman" w:hAnsi="Times New Roman"/>
          <w:sz w:val="28"/>
          <w:szCs w:val="28"/>
        </w:rPr>
        <w:t xml:space="preserve"> </w:t>
      </w:r>
      <w:r w:rsidRPr="5B29195A">
        <w:rPr>
          <w:rFonts w:ascii="Times New Roman" w:cs="Times New Roman"/>
          <w:sz w:val="28"/>
          <w:szCs w:val="28"/>
          <w:rPrChange w:id="6395" w:author="user pc" w:date="2022-03-15T10:14:00Z">
            <w:rPr/>
          </w:rPrChange>
        </w:rPr>
        <w:t>molecules,</w:t>
      </w:r>
      <w:r>
        <w:rPr>
          <w:rFonts w:ascii="Times New Roman" w:cs="Times New Roman" w:hAnsi="Times New Roman"/>
          <w:sz w:val="28"/>
          <w:szCs w:val="28"/>
        </w:rPr>
        <w:t xml:space="preserve"> </w:t>
      </w:r>
      <w:r w:rsidRPr="B445122D">
        <w:rPr>
          <w:rFonts w:ascii="Times New Roman" w:cs="Times New Roman"/>
          <w:sz w:val="28"/>
          <w:szCs w:val="28"/>
          <w:rPrChange w:id="6396" w:author="user pc" w:date="2022-03-15T10:14:00Z">
            <w:rPr/>
          </w:rPrChange>
        </w:rPr>
        <w:t>which</w:t>
      </w:r>
      <w:r>
        <w:rPr>
          <w:rFonts w:ascii="Times New Roman" w:cs="Times New Roman" w:hAnsi="Times New Roman"/>
          <w:sz w:val="28"/>
          <w:szCs w:val="28"/>
        </w:rPr>
        <w:t xml:space="preserve"> </w:t>
      </w:r>
      <w:r w:rsidRPr="7433C082">
        <w:rPr>
          <w:rFonts w:ascii="Times New Roman" w:cs="Times New Roman"/>
          <w:sz w:val="28"/>
          <w:szCs w:val="28"/>
          <w:rPrChange w:id="6397" w:author="user pc" w:date="2022-03-15T10:14:00Z">
            <w:rPr/>
          </w:rPrChange>
        </w:rPr>
        <w:t>leads</w:t>
      </w:r>
      <w:r>
        <w:rPr>
          <w:rFonts w:ascii="Times New Roman" w:cs="Times New Roman" w:hAnsi="Times New Roman"/>
          <w:sz w:val="28"/>
          <w:szCs w:val="28"/>
        </w:rPr>
        <w:t xml:space="preserve"> </w:t>
      </w:r>
      <w:r w:rsidRPr="4962E976">
        <w:rPr>
          <w:rFonts w:ascii="Times New Roman" w:cs="Times New Roman"/>
          <w:sz w:val="28"/>
          <w:szCs w:val="28"/>
          <w:rPrChange w:id="6398" w:author="user pc" w:date="2022-03-15T10:14:00Z">
            <w:rPr/>
          </w:rPrChange>
        </w:rPr>
        <w:t>to</w:t>
      </w:r>
      <w:r>
        <w:rPr>
          <w:rFonts w:ascii="Times New Roman" w:cs="Times New Roman" w:hAnsi="Times New Roman"/>
          <w:sz w:val="28"/>
          <w:szCs w:val="28"/>
        </w:rPr>
        <w:t xml:space="preserve"> </w:t>
      </w:r>
      <w:r w:rsidRPr="55CCD492">
        <w:rPr>
          <w:rFonts w:ascii="Times New Roman" w:cs="Times New Roman"/>
          <w:sz w:val="28"/>
          <w:szCs w:val="28"/>
          <w:rPrChange w:id="6399" w:author="user pc" w:date="2022-03-15T10:14:00Z">
            <w:rPr/>
          </w:rPrChange>
        </w:rPr>
        <w:t>more</w:t>
      </w:r>
      <w:r>
        <w:rPr>
          <w:rFonts w:ascii="Times New Roman" w:cs="Times New Roman" w:hAnsi="Times New Roman"/>
          <w:sz w:val="28"/>
          <w:szCs w:val="28"/>
        </w:rPr>
        <w:t xml:space="preserve"> </w:t>
      </w:r>
      <w:r w:rsidRPr="3C865596">
        <w:rPr>
          <w:rFonts w:ascii="Times New Roman" w:cs="Times New Roman"/>
          <w:sz w:val="28"/>
          <w:szCs w:val="28"/>
          <w:rPrChange w:id="6400" w:author="user pc" w:date="2022-03-15T10:14:00Z">
            <w:rPr/>
          </w:rPrChange>
        </w:rPr>
        <w:t>collisions</w:t>
      </w:r>
      <w:r>
        <w:rPr>
          <w:rFonts w:ascii="Times New Roman" w:cs="Times New Roman" w:hAnsi="Times New Roman"/>
          <w:sz w:val="28"/>
          <w:szCs w:val="28"/>
        </w:rPr>
        <w:t xml:space="preserve"> </w:t>
      </w:r>
      <w:r w:rsidRPr="40930D31">
        <w:rPr>
          <w:rFonts w:ascii="Times New Roman" w:cs="Times New Roman"/>
          <w:sz w:val="28"/>
          <w:szCs w:val="28"/>
          <w:rPrChange w:id="6401" w:author="user pc" w:date="2022-03-15T10:14:00Z">
            <w:rPr/>
          </w:rPrChange>
        </w:rPr>
        <w:t>and</w:t>
      </w:r>
      <w:r>
        <w:rPr>
          <w:rFonts w:ascii="Times New Roman" w:cs="Times New Roman" w:hAnsi="Times New Roman"/>
          <w:sz w:val="28"/>
          <w:szCs w:val="28"/>
        </w:rPr>
        <w:t xml:space="preserve"> </w:t>
      </w:r>
      <w:r w:rsidRPr="0F4D3C42">
        <w:rPr>
          <w:rFonts w:ascii="Times New Roman" w:cs="Times New Roman"/>
          <w:sz w:val="28"/>
          <w:szCs w:val="28"/>
          <w:rPrChange w:id="6402" w:author="user pc" w:date="2022-03-15T10:14:00Z">
            <w:rPr/>
          </w:rPrChange>
        </w:rPr>
        <w:t>greater</w:t>
      </w:r>
      <w:r>
        <w:rPr>
          <w:rFonts w:ascii="Times New Roman" w:cs="Times New Roman" w:hAnsi="Times New Roman"/>
          <w:sz w:val="28"/>
          <w:szCs w:val="28"/>
        </w:rPr>
        <w:t xml:space="preserve"> </w:t>
      </w:r>
      <w:r w:rsidRPr="5B065F10">
        <w:rPr>
          <w:rFonts w:ascii="Times New Roman" w:cs="Times New Roman"/>
          <w:sz w:val="28"/>
          <w:szCs w:val="28"/>
          <w:rPrChange w:id="6403" w:author="user pc" w:date="2022-03-15T10:14:00Z">
            <w:rPr/>
          </w:rPrChange>
        </w:rPr>
        <w:t>pressure.</w:t>
      </w:r>
      <w:r>
        <w:rPr>
          <w:rFonts w:ascii="Times New Roman" w:cs="Times New Roman" w:hAnsi="Times New Roman"/>
          <w:sz w:val="28"/>
          <w:szCs w:val="28"/>
        </w:rPr>
        <w:t xml:space="preserve"> </w:t>
      </w:r>
      <w:r w:rsidRPr="405A4E85">
        <w:rPr>
          <w:rFonts w:ascii="Times New Roman" w:cs="Times New Roman"/>
          <w:sz w:val="28"/>
          <w:szCs w:val="28"/>
          <w:rPrChange w:id="6404" w:author="user pc" w:date="2022-03-15T10:14:00Z">
            <w:rPr/>
          </w:rPrChange>
        </w:rPr>
        <w:t>Decreasing</w:t>
      </w:r>
      <w:r>
        <w:rPr>
          <w:rFonts w:ascii="Times New Roman" w:cs="Times New Roman" w:hAnsi="Times New Roman"/>
          <w:sz w:val="28"/>
          <w:szCs w:val="28"/>
        </w:rPr>
        <w:t xml:space="preserve"> </w:t>
      </w:r>
      <w:r w:rsidRPr="8EEECD53">
        <w:rPr>
          <w:rFonts w:ascii="Times New Roman" w:cs="Times New Roman"/>
          <w:sz w:val="28"/>
          <w:szCs w:val="28"/>
          <w:rPrChange w:id="6405" w:author="user pc" w:date="2022-03-15T10:14:00Z">
            <w:rPr/>
          </w:rPrChange>
        </w:rPr>
        <w:t>the</w:t>
      </w:r>
      <w:r>
        <w:rPr>
          <w:rFonts w:ascii="Times New Roman" w:cs="Times New Roman" w:hAnsi="Times New Roman"/>
          <w:sz w:val="28"/>
          <w:szCs w:val="28"/>
        </w:rPr>
        <w:t xml:space="preserve"> </w:t>
      </w:r>
      <w:r w:rsidRPr="4B368B8F">
        <w:rPr>
          <w:rFonts w:ascii="Times New Roman" w:cs="Times New Roman"/>
          <w:sz w:val="28"/>
          <w:szCs w:val="28"/>
          <w:rPrChange w:id="6406" w:author="user pc" w:date="2022-03-15T10:14:00Z">
            <w:rPr/>
          </w:rPrChange>
        </w:rPr>
        <w:t>temperature</w:t>
      </w:r>
      <w:r>
        <w:rPr>
          <w:rFonts w:ascii="Times New Roman" w:cs="Times New Roman" w:hAnsi="Times New Roman"/>
          <w:sz w:val="28"/>
          <w:szCs w:val="28"/>
        </w:rPr>
        <w:t xml:space="preserve"> </w:t>
      </w:r>
      <w:r w:rsidRPr="FD223F4D">
        <w:rPr>
          <w:rFonts w:ascii="Times New Roman" w:cs="Times New Roman"/>
          <w:sz w:val="28"/>
          <w:szCs w:val="28"/>
          <w:rPrChange w:id="6407" w:author="user pc" w:date="2022-03-15T10:14:00Z">
            <w:rPr/>
          </w:rPrChange>
        </w:rPr>
        <w:t>has</w:t>
      </w:r>
      <w:r>
        <w:rPr>
          <w:rFonts w:ascii="Times New Roman" w:cs="Times New Roman" w:hAnsi="Times New Roman"/>
          <w:sz w:val="28"/>
          <w:szCs w:val="28"/>
        </w:rPr>
        <w:t xml:space="preserve"> </w:t>
      </w:r>
      <w:r w:rsidRPr="C0E7F9B8">
        <w:rPr>
          <w:rFonts w:ascii="Times New Roman" w:cs="Times New Roman"/>
          <w:sz w:val="28"/>
          <w:szCs w:val="28"/>
          <w:rPrChange w:id="6408" w:author="user pc" w:date="2022-03-15T10:14:00Z">
            <w:rPr/>
          </w:rPrChange>
        </w:rPr>
        <w:t>the</w:t>
      </w:r>
      <w:r>
        <w:rPr>
          <w:rFonts w:ascii="Times New Roman" w:cs="Times New Roman" w:hAnsi="Times New Roman"/>
          <w:sz w:val="28"/>
          <w:szCs w:val="28"/>
        </w:rPr>
        <w:t xml:space="preserve"> </w:t>
      </w:r>
      <w:r w:rsidRPr="384E6F11">
        <w:rPr>
          <w:rFonts w:ascii="Times New Roman" w:cs="Times New Roman"/>
          <w:sz w:val="28"/>
          <w:szCs w:val="28"/>
          <w:rPrChange w:id="6409" w:author="user pc" w:date="2022-03-15T10:14:00Z">
            <w:rPr/>
          </w:rPrChange>
        </w:rPr>
        <w:t>opposite</w:t>
      </w:r>
      <w:r>
        <w:rPr>
          <w:rFonts w:ascii="Times New Roman" w:cs="Times New Roman" w:hAnsi="Times New Roman"/>
          <w:sz w:val="28"/>
          <w:szCs w:val="28"/>
        </w:rPr>
        <w:t xml:space="preserve"> </w:t>
      </w:r>
      <w:r w:rsidRPr="5D598394">
        <w:rPr>
          <w:rFonts w:ascii="Times New Roman" w:cs="Times New Roman"/>
          <w:sz w:val="28"/>
          <w:szCs w:val="28"/>
          <w:rPrChange w:id="6410" w:author="user pc" w:date="2022-03-15T10:14:00Z">
            <w:rPr/>
          </w:rPrChange>
        </w:rPr>
        <w:t>effect.</w:t>
      </w:r>
    </w:p>
    <w:p>
      <w:pPr>
        <w:pStyle w:val="style0"/>
        <w:rPr>
          <w:rFonts w:ascii="Times New Roman" w:cs="Times New Roman" w:hAnsi="Times New Roman"/>
          <w:b/>
          <w:sz w:val="28"/>
          <w:szCs w:val="28"/>
        </w:rPr>
      </w:pPr>
    </w:p>
    <w:p>
      <w:pPr>
        <w:pStyle w:val="style0"/>
        <w:rPr>
          <w:rFonts w:ascii="Times New Roman" w:cs="Times New Roman"/>
          <w:sz w:val="28"/>
          <w:szCs w:val="28"/>
          <w:rPrChange w:id="6411" w:author="user pc" w:date="2022-03-15T10:14:00Z">
            <w:rPr/>
          </w:rPrChange>
        </w:rPr>
      </w:pPr>
      <w:r w:rsidRPr="17539D4F">
        <w:rPr>
          <w:rFonts w:ascii="Times New Roman" w:cs="Times New Roman"/>
          <w:b/>
          <w:sz w:val="28"/>
          <w:szCs w:val="28"/>
          <w:rPrChange w:id="6412" w:author="user pc" w:date="2022-03-15T10:14:00Z">
            <w:rPr>
              <w:b/>
            </w:rPr>
          </w:rPrChange>
        </w:rPr>
        <w:t>Charles'</w:t>
      </w:r>
      <w:r>
        <w:rPr>
          <w:rFonts w:ascii="Times New Roman" w:cs="Times New Roman" w:hAnsi="Times New Roman"/>
          <w:b/>
          <w:sz w:val="28"/>
          <w:szCs w:val="28"/>
        </w:rPr>
        <w:t xml:space="preserve"> </w:t>
      </w:r>
      <w:r w:rsidRPr="BADF4B32">
        <w:rPr>
          <w:rFonts w:ascii="Times New Roman" w:cs="Times New Roman"/>
          <w:b/>
          <w:sz w:val="28"/>
          <w:szCs w:val="28"/>
          <w:rPrChange w:id="6413" w:author="user pc" w:date="2022-03-15T10:14:00Z">
            <w:rPr>
              <w:b/>
            </w:rPr>
          </w:rPrChange>
        </w:rPr>
        <w:t>Law</w:t>
      </w:r>
    </w:p>
    <w:p>
      <w:pPr>
        <w:pStyle w:val="style0"/>
        <w:rPr>
          <w:rFonts w:ascii="Times New Roman" w:cs="Times New Roman" w:hAnsi="Times New Roman"/>
          <w:sz w:val="28"/>
          <w:szCs w:val="28"/>
        </w:rPr>
      </w:pPr>
      <w:r>
        <w:rPr>
          <w:rFonts w:ascii="Times New Roman" w:cs="Times New Roman" w:hAnsi="Times New Roman"/>
          <w:b/>
          <w:sz w:val="28"/>
          <w:szCs w:val="28"/>
        </w:rPr>
        <w:t>Charles’ law states that the volume of a given mass of a gas is directly proportional to its absolute temperature in Kelvin provided that the pressure remains constant</w:t>
      </w:r>
      <w:r>
        <w:rPr>
          <w:rFonts w:ascii="Times New Roman" w:cs="Times New Roman" w:hAnsi="Times New Roman"/>
          <w:sz w:val="28"/>
          <w:szCs w:val="28"/>
        </w:rPr>
        <w:t>.</w:t>
      </w:r>
      <m:oMath>
        <m:r>
          <m:rPr>
            <m:sty m:val="bi"/>
          </m:rPr>
          <w:rPr>
            <w:rFonts w:ascii="Cambria Math" w:cs="Times New Roman" w:hAnsi="Cambria Math"/>
            <w:sz w:val="28"/>
            <w:szCs w:val="28"/>
          </w:rPr>
          <m:t>V∝T.</m:t>
        </m:r>
        <m:r>
          <w:rPr>
            <w:rFonts w:ascii="Cambria Math" w:cs="Times New Roman" w:hAnsi="Cambria Math"/>
            <w:sz w:val="28"/>
            <w:szCs w:val="28"/>
          </w:rPr>
          <m:t xml:space="preserve"> </m:t>
        </m:r>
      </m:oMath>
    </w:p>
    <w:p>
      <w:pPr>
        <w:pStyle w:val="style0"/>
        <w:rPr>
          <w:rFonts w:ascii="Times New Roman" w:cs="Times New Roman"/>
          <w:sz w:val="28"/>
          <w:szCs w:val="28"/>
          <w:rPrChange w:id="6414" w:author="user pc" w:date="2022-03-15T10:14:00Z">
            <w:rPr/>
          </w:rPrChange>
        </w:rPr>
      </w:pPr>
      <w:r w:rsidRPr="BDD56750">
        <w:rPr>
          <w:rFonts w:ascii="Times New Roman" w:cs="Times New Roman"/>
          <w:sz w:val="28"/>
          <w:szCs w:val="28"/>
          <w:rPrChange w:id="6415" w:author="user pc" w:date="2022-03-15T10:14:00Z">
            <w:rPr/>
          </w:rPrChange>
        </w:rPr>
        <w:t>1.</w:t>
      </w:r>
      <w:r>
        <w:rPr>
          <w:rFonts w:ascii="Times New Roman" w:cs="Times New Roman" w:hAnsi="Times New Roman"/>
          <w:sz w:val="28"/>
          <w:szCs w:val="28"/>
        </w:rPr>
        <w:t xml:space="preserve"> Charles’ law r</w:t>
      </w:r>
      <w:r w:rsidRPr="9EC0586A">
        <w:rPr>
          <w:rFonts w:ascii="Times New Roman" w:cs="Times New Roman"/>
          <w:sz w:val="28"/>
          <w:szCs w:val="28"/>
          <w:rPrChange w:id="6416" w:author="user pc" w:date="2022-03-15T10:14:00Z">
            <w:rPr/>
          </w:rPrChange>
        </w:rPr>
        <w:t>elates</w:t>
      </w:r>
      <w:r>
        <w:rPr>
          <w:rFonts w:ascii="Times New Roman" w:cs="Times New Roman" w:hAnsi="Times New Roman"/>
          <w:sz w:val="28"/>
          <w:szCs w:val="28"/>
        </w:rPr>
        <w:t xml:space="preserve"> </w:t>
      </w:r>
      <w:r w:rsidRPr="A6DC25F4">
        <w:rPr>
          <w:rFonts w:ascii="Times New Roman" w:cs="Times New Roman"/>
          <w:sz w:val="28"/>
          <w:szCs w:val="28"/>
          <w:rPrChange w:id="6417" w:author="user pc" w:date="2022-03-15T10:14:00Z">
            <w:rPr/>
          </w:rPrChange>
        </w:rPr>
        <w:t>volume</w:t>
      </w:r>
      <w:r>
        <w:rPr>
          <w:rFonts w:ascii="Times New Roman" w:cs="Times New Roman" w:hAnsi="Times New Roman"/>
          <w:sz w:val="28"/>
          <w:szCs w:val="28"/>
        </w:rPr>
        <w:t xml:space="preserve"> </w:t>
      </w:r>
      <w:r w:rsidRPr="51734FAD">
        <w:rPr>
          <w:rFonts w:ascii="Times New Roman" w:cs="Times New Roman"/>
          <w:sz w:val="28"/>
          <w:szCs w:val="28"/>
          <w:rPrChange w:id="6418" w:author="user pc" w:date="2022-03-15T10:14:00Z">
            <w:rPr/>
          </w:rPrChange>
        </w:rPr>
        <w:t>and</w:t>
      </w:r>
      <w:r>
        <w:rPr>
          <w:rFonts w:ascii="Times New Roman" w:cs="Times New Roman" w:hAnsi="Times New Roman"/>
          <w:sz w:val="28"/>
          <w:szCs w:val="28"/>
        </w:rPr>
        <w:t xml:space="preserve"> </w:t>
      </w:r>
      <w:r w:rsidRPr="39C9D6C6">
        <w:rPr>
          <w:rFonts w:ascii="Times New Roman" w:cs="Times New Roman"/>
          <w:sz w:val="28"/>
          <w:szCs w:val="28"/>
          <w:rPrChange w:id="6419" w:author="user pc" w:date="2022-03-15T10:14:00Z">
            <w:rPr/>
          </w:rPrChange>
        </w:rPr>
        <w:t>temperature.</w:t>
      </w:r>
    </w:p>
    <w:p>
      <w:pPr>
        <w:pStyle w:val="style0"/>
        <w:rPr>
          <w:rFonts w:ascii="Times New Roman" w:cs="Times New Roman"/>
          <w:sz w:val="28"/>
          <w:szCs w:val="28"/>
          <w:rPrChange w:id="6420" w:author="user pc" w:date="2022-03-15T10:14:00Z">
            <w:rPr/>
          </w:rPrChange>
        </w:rPr>
      </w:pPr>
      <w:r w:rsidRPr="732B691F">
        <w:rPr>
          <w:rFonts w:ascii="Times New Roman" w:cs="Times New Roman"/>
          <w:sz w:val="28"/>
          <w:szCs w:val="28"/>
          <w:rPrChange w:id="6421" w:author="user pc" w:date="2022-03-15T10:14:00Z">
            <w:rPr/>
          </w:rPrChange>
        </w:rPr>
        <w:t>2.</w:t>
      </w:r>
      <w:r>
        <w:rPr>
          <w:rFonts w:ascii="Times New Roman" w:cs="Times New Roman" w:hAnsi="Times New Roman"/>
          <w:sz w:val="28"/>
          <w:szCs w:val="28"/>
        </w:rPr>
        <w:t xml:space="preserve"> </w:t>
      </w:r>
      <w:r w:rsidRPr="41990448">
        <w:rPr>
          <w:rFonts w:ascii="Times New Roman" w:cs="Times New Roman"/>
          <w:sz w:val="28"/>
          <w:szCs w:val="28"/>
          <w:rPrChange w:id="6422" w:author="user pc" w:date="2022-03-15T10:14:00Z">
            <w:rPr/>
          </w:rPrChange>
        </w:rPr>
        <w:t>As</w:t>
      </w:r>
      <w:r>
        <w:rPr>
          <w:rFonts w:ascii="Times New Roman" w:cs="Times New Roman" w:hAnsi="Times New Roman"/>
          <w:sz w:val="28"/>
          <w:szCs w:val="28"/>
        </w:rPr>
        <w:t xml:space="preserve"> </w:t>
      </w:r>
      <w:r w:rsidRPr="5D81A486">
        <w:rPr>
          <w:rFonts w:ascii="Times New Roman" w:cs="Times New Roman"/>
          <w:sz w:val="28"/>
          <w:szCs w:val="28"/>
          <w:rPrChange w:id="6423" w:author="user pc" w:date="2022-03-15T10:14:00Z">
            <w:rPr/>
          </w:rPrChange>
        </w:rPr>
        <w:t>the</w:t>
      </w:r>
      <w:r>
        <w:rPr>
          <w:rFonts w:ascii="Times New Roman" w:cs="Times New Roman" w:hAnsi="Times New Roman"/>
          <w:sz w:val="28"/>
          <w:szCs w:val="28"/>
        </w:rPr>
        <w:t xml:space="preserve"> </w:t>
      </w:r>
      <w:r w:rsidRPr="2D3C2C52">
        <w:rPr>
          <w:rFonts w:ascii="Times New Roman" w:cs="Times New Roman"/>
          <w:sz w:val="28"/>
          <w:szCs w:val="28"/>
          <w:rPrChange w:id="6424" w:author="user pc" w:date="2022-03-15T10:14:00Z">
            <w:rPr/>
          </w:rPrChange>
        </w:rPr>
        <w:t>temperature</w:t>
      </w:r>
      <w:r>
        <w:rPr>
          <w:rFonts w:ascii="Times New Roman" w:cs="Times New Roman" w:hAnsi="Times New Roman"/>
          <w:sz w:val="28"/>
          <w:szCs w:val="28"/>
        </w:rPr>
        <w:t xml:space="preserve"> </w:t>
      </w:r>
      <w:r w:rsidRPr="9ADE6B56">
        <w:rPr>
          <w:rFonts w:ascii="Times New Roman" w:cs="Times New Roman"/>
          <w:sz w:val="28"/>
          <w:szCs w:val="28"/>
          <w:rPrChange w:id="6425" w:author="user pc" w:date="2022-03-15T10:14:00Z">
            <w:rPr/>
          </w:rPrChange>
        </w:rPr>
        <w:t>decreases,</w:t>
      </w:r>
      <w:r>
        <w:rPr>
          <w:rFonts w:ascii="Times New Roman" w:cs="Times New Roman" w:hAnsi="Times New Roman"/>
          <w:sz w:val="28"/>
          <w:szCs w:val="28"/>
        </w:rPr>
        <w:t xml:space="preserve"> </w:t>
      </w:r>
      <w:r w:rsidRPr="3909ABF1">
        <w:rPr>
          <w:rFonts w:ascii="Times New Roman" w:cs="Times New Roman"/>
          <w:sz w:val="28"/>
          <w:szCs w:val="28"/>
          <w:rPrChange w:id="6426" w:author="user pc" w:date="2022-03-15T10:14:00Z">
            <w:rPr/>
          </w:rPrChange>
        </w:rPr>
        <w:t>the</w:t>
      </w:r>
      <w:r>
        <w:rPr>
          <w:rFonts w:ascii="Times New Roman" w:cs="Times New Roman" w:hAnsi="Times New Roman"/>
          <w:sz w:val="28"/>
          <w:szCs w:val="28"/>
        </w:rPr>
        <w:t xml:space="preserve"> </w:t>
      </w:r>
      <w:r w:rsidRPr="D92B453D">
        <w:rPr>
          <w:rFonts w:ascii="Times New Roman" w:cs="Times New Roman"/>
          <w:sz w:val="28"/>
          <w:szCs w:val="28"/>
          <w:rPrChange w:id="6427" w:author="user pc" w:date="2022-03-15T10:14:00Z">
            <w:rPr/>
          </w:rPrChange>
        </w:rPr>
        <w:t>volume</w:t>
      </w:r>
      <w:r>
        <w:rPr>
          <w:rFonts w:ascii="Times New Roman" w:cs="Times New Roman" w:hAnsi="Times New Roman"/>
          <w:sz w:val="28"/>
          <w:szCs w:val="28"/>
        </w:rPr>
        <w:t xml:space="preserve"> </w:t>
      </w:r>
      <w:r w:rsidRPr="87C29CB0">
        <w:rPr>
          <w:rFonts w:ascii="Times New Roman" w:cs="Times New Roman"/>
          <w:sz w:val="28"/>
          <w:szCs w:val="28"/>
          <w:rPrChange w:id="6428" w:author="user pc" w:date="2022-03-15T10:14:00Z">
            <w:rPr/>
          </w:rPrChange>
        </w:rPr>
        <w:t>of</w:t>
      </w:r>
      <w:r>
        <w:rPr>
          <w:rFonts w:ascii="Times New Roman" w:cs="Times New Roman" w:hAnsi="Times New Roman"/>
          <w:sz w:val="28"/>
          <w:szCs w:val="28"/>
        </w:rPr>
        <w:t xml:space="preserve"> </w:t>
      </w:r>
      <w:r w:rsidRPr="1C8D58AF">
        <w:rPr>
          <w:rFonts w:ascii="Times New Roman" w:cs="Times New Roman"/>
          <w:sz w:val="28"/>
          <w:szCs w:val="28"/>
          <w:rPrChange w:id="6429" w:author="user pc" w:date="2022-03-15T10:14:00Z">
            <w:rPr/>
          </w:rPrChange>
        </w:rPr>
        <w:t>a</w:t>
      </w:r>
      <w:r>
        <w:rPr>
          <w:rFonts w:ascii="Times New Roman" w:cs="Times New Roman" w:hAnsi="Times New Roman"/>
          <w:sz w:val="28"/>
          <w:szCs w:val="28"/>
        </w:rPr>
        <w:t xml:space="preserve"> </w:t>
      </w:r>
      <w:r w:rsidRPr="9467DECE">
        <w:rPr>
          <w:rFonts w:ascii="Times New Roman" w:cs="Times New Roman"/>
          <w:sz w:val="28"/>
          <w:szCs w:val="28"/>
          <w:rPrChange w:id="6430" w:author="user pc" w:date="2022-03-15T10:14:00Z">
            <w:rPr/>
          </w:rPrChange>
        </w:rPr>
        <w:t>gas</w:t>
      </w:r>
      <w:r>
        <w:rPr>
          <w:rFonts w:ascii="Times New Roman" w:cs="Times New Roman" w:hAnsi="Times New Roman"/>
          <w:sz w:val="28"/>
          <w:szCs w:val="28"/>
        </w:rPr>
        <w:t xml:space="preserve"> </w:t>
      </w:r>
      <w:r w:rsidRPr="3F11258D">
        <w:rPr>
          <w:rFonts w:ascii="Times New Roman" w:cs="Times New Roman"/>
          <w:sz w:val="28"/>
          <w:szCs w:val="28"/>
          <w:rPrChange w:id="6431" w:author="user pc" w:date="2022-03-15T10:14:00Z">
            <w:rPr/>
          </w:rPrChange>
        </w:rPr>
        <w:t>decreases.</w:t>
      </w:r>
      <w:r>
        <w:rPr>
          <w:rFonts w:ascii="Times New Roman" w:cs="Times New Roman" w:hAnsi="Times New Roman"/>
          <w:sz w:val="28"/>
          <w:szCs w:val="28"/>
        </w:rPr>
        <w:t xml:space="preserve"> </w:t>
      </w:r>
      <w:r w:rsidRPr="98EF52BA">
        <w:rPr>
          <w:rFonts w:ascii="Times New Roman" w:cs="Times New Roman"/>
          <w:sz w:val="28"/>
          <w:szCs w:val="28"/>
          <w:rPrChange w:id="6432" w:author="user pc" w:date="2022-03-15T10:14:00Z">
            <w:rPr/>
          </w:rPrChange>
        </w:rPr>
        <w:t>As</w:t>
      </w:r>
      <w:r>
        <w:rPr>
          <w:rFonts w:ascii="Times New Roman" w:cs="Times New Roman" w:hAnsi="Times New Roman"/>
          <w:sz w:val="28"/>
          <w:szCs w:val="28"/>
        </w:rPr>
        <w:t xml:space="preserve"> </w:t>
      </w:r>
      <w:r w:rsidRPr="D0309086">
        <w:rPr>
          <w:rFonts w:ascii="Times New Roman" w:cs="Times New Roman"/>
          <w:sz w:val="28"/>
          <w:szCs w:val="28"/>
          <w:rPrChange w:id="6433" w:author="user pc" w:date="2022-03-15T10:14:00Z">
            <w:rPr/>
          </w:rPrChange>
        </w:rPr>
        <w:t>temperature</w:t>
      </w:r>
      <w:r>
        <w:rPr>
          <w:rFonts w:ascii="Times New Roman" w:cs="Times New Roman" w:hAnsi="Times New Roman"/>
          <w:sz w:val="28"/>
          <w:szCs w:val="28"/>
        </w:rPr>
        <w:t xml:space="preserve"> </w:t>
      </w:r>
      <w:r w:rsidRPr="3DB34105">
        <w:rPr>
          <w:rFonts w:ascii="Times New Roman" w:cs="Times New Roman"/>
          <w:sz w:val="28"/>
          <w:szCs w:val="28"/>
          <w:rPrChange w:id="6434" w:author="user pc" w:date="2022-03-15T10:14:00Z">
            <w:rPr/>
          </w:rPrChange>
        </w:rPr>
        <w:t>increases,</w:t>
      </w:r>
      <w:r>
        <w:rPr>
          <w:rFonts w:ascii="Times New Roman" w:cs="Times New Roman" w:hAnsi="Times New Roman"/>
          <w:sz w:val="28"/>
          <w:szCs w:val="28"/>
        </w:rPr>
        <w:t xml:space="preserve"> </w:t>
      </w:r>
      <w:r w:rsidRPr="F6EB6E00">
        <w:rPr>
          <w:rFonts w:ascii="Times New Roman" w:cs="Times New Roman"/>
          <w:sz w:val="28"/>
          <w:szCs w:val="28"/>
          <w:rPrChange w:id="6435" w:author="user pc" w:date="2022-03-15T10:14:00Z">
            <w:rPr/>
          </w:rPrChange>
        </w:rPr>
        <w:t>the</w:t>
      </w:r>
      <w:r>
        <w:rPr>
          <w:rFonts w:ascii="Times New Roman" w:cs="Times New Roman" w:hAnsi="Times New Roman"/>
          <w:sz w:val="28"/>
          <w:szCs w:val="28"/>
        </w:rPr>
        <w:t xml:space="preserve"> </w:t>
      </w:r>
      <w:r w:rsidRPr="E46F8BFA">
        <w:rPr>
          <w:rFonts w:ascii="Times New Roman" w:cs="Times New Roman"/>
          <w:sz w:val="28"/>
          <w:szCs w:val="28"/>
          <w:rPrChange w:id="6436" w:author="user pc" w:date="2022-03-15T10:14:00Z">
            <w:rPr/>
          </w:rPrChange>
        </w:rPr>
        <w:t>volume</w:t>
      </w:r>
      <w:r>
        <w:rPr>
          <w:rFonts w:ascii="Times New Roman" w:cs="Times New Roman" w:hAnsi="Times New Roman"/>
          <w:sz w:val="28"/>
          <w:szCs w:val="28"/>
        </w:rPr>
        <w:t xml:space="preserve"> </w:t>
      </w:r>
      <w:r w:rsidRPr="70D18C8E">
        <w:rPr>
          <w:rFonts w:ascii="Times New Roman" w:cs="Times New Roman"/>
          <w:sz w:val="28"/>
          <w:szCs w:val="28"/>
          <w:rPrChange w:id="6437" w:author="user pc" w:date="2022-03-15T10:14:00Z">
            <w:rPr/>
          </w:rPrChange>
        </w:rPr>
        <w:t>of</w:t>
      </w:r>
      <w:r>
        <w:rPr>
          <w:rFonts w:ascii="Times New Roman" w:cs="Times New Roman" w:hAnsi="Times New Roman"/>
          <w:sz w:val="28"/>
          <w:szCs w:val="28"/>
        </w:rPr>
        <w:t xml:space="preserve"> </w:t>
      </w:r>
      <w:r w:rsidRPr="1AA6DE3A">
        <w:rPr>
          <w:rFonts w:ascii="Times New Roman" w:cs="Times New Roman"/>
          <w:sz w:val="28"/>
          <w:szCs w:val="28"/>
          <w:rPrChange w:id="6438" w:author="user pc" w:date="2022-03-15T10:14:00Z">
            <w:rPr/>
          </w:rPrChange>
        </w:rPr>
        <w:t>a</w:t>
      </w:r>
      <w:r>
        <w:rPr>
          <w:rFonts w:ascii="Times New Roman" w:cs="Times New Roman" w:hAnsi="Times New Roman"/>
          <w:sz w:val="28"/>
          <w:szCs w:val="28"/>
        </w:rPr>
        <w:t xml:space="preserve"> </w:t>
      </w:r>
      <w:r w:rsidRPr="D7F59239">
        <w:rPr>
          <w:rFonts w:ascii="Times New Roman" w:cs="Times New Roman"/>
          <w:sz w:val="28"/>
          <w:szCs w:val="28"/>
          <w:rPrChange w:id="6439" w:author="user pc" w:date="2022-03-15T10:14:00Z">
            <w:rPr/>
          </w:rPrChange>
        </w:rPr>
        <w:t>gas</w:t>
      </w:r>
      <w:r>
        <w:rPr>
          <w:rFonts w:ascii="Times New Roman" w:cs="Times New Roman" w:hAnsi="Times New Roman"/>
          <w:sz w:val="28"/>
          <w:szCs w:val="28"/>
        </w:rPr>
        <w:t xml:space="preserve"> </w:t>
      </w:r>
      <w:r w:rsidRPr="7CF0FC11">
        <w:rPr>
          <w:rFonts w:ascii="Times New Roman" w:cs="Times New Roman"/>
          <w:sz w:val="28"/>
          <w:szCs w:val="28"/>
          <w:rPrChange w:id="6440" w:author="user pc" w:date="2022-03-15T10:14:00Z">
            <w:rPr/>
          </w:rPrChange>
        </w:rPr>
        <w:t>increases.</w:t>
      </w:r>
    </w:p>
    <w:p>
      <w:pPr>
        <w:pStyle w:val="style0"/>
        <w:rPr>
          <w:rFonts w:ascii="Times New Roman" w:cs="Times New Roman"/>
          <w:sz w:val="28"/>
          <w:szCs w:val="28"/>
          <w:rPrChange w:id="6441" w:author="user pc" w:date="2022-03-15T10:14:00Z">
            <w:rPr/>
          </w:rPrChange>
        </w:rPr>
      </w:pPr>
      <w:r w:rsidRPr="7BA33956">
        <w:rPr>
          <w:rFonts w:ascii="Times New Roman" w:cs="Times New Roman"/>
          <w:sz w:val="28"/>
          <w:szCs w:val="28"/>
          <w:rPrChange w:id="6442" w:author="user pc" w:date="2022-03-15T10:14:00Z">
            <w:rPr/>
          </w:rPrChange>
        </w:rPr>
        <w:t>3.</w:t>
      </w:r>
      <w:r>
        <w:rPr>
          <w:rFonts w:ascii="Times New Roman" w:cs="Times New Roman" w:hAnsi="Times New Roman"/>
          <w:sz w:val="28"/>
          <w:szCs w:val="28"/>
        </w:rPr>
        <w:t xml:space="preserve"> </w:t>
      </w:r>
      <w:r w:rsidRPr="2D711F6C">
        <w:rPr>
          <w:rFonts w:ascii="Times New Roman" w:cs="Times New Roman"/>
          <w:sz w:val="28"/>
          <w:szCs w:val="28"/>
          <w:rPrChange w:id="6443" w:author="user pc" w:date="2022-03-15T10:14:00Z">
            <w:rPr/>
          </w:rPrChange>
        </w:rPr>
        <w:t>The</w:t>
      </w:r>
      <w:r>
        <w:rPr>
          <w:rFonts w:ascii="Times New Roman" w:cs="Times New Roman" w:hAnsi="Times New Roman"/>
          <w:sz w:val="28"/>
          <w:szCs w:val="28"/>
        </w:rPr>
        <w:t xml:space="preserve"> </w:t>
      </w:r>
      <w:r w:rsidRPr="603FEC1F">
        <w:rPr>
          <w:rFonts w:ascii="Times New Roman" w:cs="Times New Roman"/>
          <w:sz w:val="28"/>
          <w:szCs w:val="28"/>
          <w:rPrChange w:id="6444" w:author="user pc" w:date="2022-03-15T10:14:00Z">
            <w:rPr/>
          </w:rPrChange>
        </w:rPr>
        <w:t>volume</w:t>
      </w:r>
      <w:r>
        <w:rPr>
          <w:rFonts w:ascii="Times New Roman" w:cs="Times New Roman" w:hAnsi="Times New Roman"/>
          <w:sz w:val="28"/>
          <w:szCs w:val="28"/>
        </w:rPr>
        <w:t xml:space="preserve"> </w:t>
      </w:r>
      <w:r w:rsidRPr="4B6E46F7">
        <w:rPr>
          <w:rFonts w:ascii="Times New Roman" w:cs="Times New Roman"/>
          <w:sz w:val="28"/>
          <w:szCs w:val="28"/>
          <w:rPrChange w:id="6445" w:author="user pc" w:date="2022-03-15T10:14:00Z">
            <w:rPr/>
          </w:rPrChange>
        </w:rPr>
        <w:t>of</w:t>
      </w:r>
      <w:r>
        <w:rPr>
          <w:rFonts w:ascii="Times New Roman" w:cs="Times New Roman" w:hAnsi="Times New Roman"/>
          <w:sz w:val="28"/>
          <w:szCs w:val="28"/>
        </w:rPr>
        <w:t xml:space="preserve"> </w:t>
      </w:r>
      <w:r w:rsidRPr="26C3148A">
        <w:rPr>
          <w:rFonts w:ascii="Times New Roman" w:cs="Times New Roman"/>
          <w:sz w:val="28"/>
          <w:szCs w:val="28"/>
          <w:rPrChange w:id="6446" w:author="user pc" w:date="2022-03-15T10:14:00Z">
            <w:rPr/>
          </w:rPrChange>
        </w:rPr>
        <w:t>a</w:t>
      </w:r>
      <w:r>
        <w:rPr>
          <w:rFonts w:ascii="Times New Roman" w:cs="Times New Roman" w:hAnsi="Times New Roman"/>
          <w:sz w:val="28"/>
          <w:szCs w:val="28"/>
        </w:rPr>
        <w:t xml:space="preserve"> </w:t>
      </w:r>
      <w:r w:rsidRPr="F5E27E0F">
        <w:rPr>
          <w:rFonts w:ascii="Times New Roman" w:cs="Times New Roman"/>
          <w:sz w:val="28"/>
          <w:szCs w:val="28"/>
          <w:rPrChange w:id="6447" w:author="user pc" w:date="2022-03-15T10:14:00Z">
            <w:rPr/>
          </w:rPrChange>
        </w:rPr>
        <w:t>gas</w:t>
      </w:r>
      <w:r>
        <w:rPr>
          <w:rFonts w:ascii="Times New Roman" w:cs="Times New Roman" w:hAnsi="Times New Roman"/>
          <w:sz w:val="28"/>
          <w:szCs w:val="28"/>
        </w:rPr>
        <w:t xml:space="preserve"> </w:t>
      </w:r>
      <w:r w:rsidRPr="A41D6C68">
        <w:rPr>
          <w:rFonts w:ascii="Times New Roman" w:cs="Times New Roman"/>
          <w:sz w:val="28"/>
          <w:szCs w:val="28"/>
          <w:rPrChange w:id="6448" w:author="user pc" w:date="2022-03-15T10:14:00Z">
            <w:rPr/>
          </w:rPrChange>
        </w:rPr>
        <w:t>at</w:t>
      </w:r>
      <w:r>
        <w:rPr>
          <w:rFonts w:ascii="Times New Roman" w:cs="Times New Roman" w:hAnsi="Times New Roman"/>
          <w:sz w:val="28"/>
          <w:szCs w:val="28"/>
        </w:rPr>
        <w:t xml:space="preserve"> </w:t>
      </w:r>
      <w:r w:rsidRPr="47236DB3">
        <w:rPr>
          <w:rFonts w:ascii="Times New Roman" w:cs="Times New Roman"/>
          <w:sz w:val="28"/>
          <w:szCs w:val="28"/>
          <w:rPrChange w:id="6449" w:author="user pc" w:date="2022-03-15T10:14:00Z">
            <w:rPr/>
          </w:rPrChange>
        </w:rPr>
        <w:t>constant</w:t>
      </w:r>
      <w:r>
        <w:rPr>
          <w:rFonts w:ascii="Times New Roman" w:cs="Times New Roman" w:hAnsi="Times New Roman"/>
          <w:sz w:val="28"/>
          <w:szCs w:val="28"/>
        </w:rPr>
        <w:t xml:space="preserve"> </w:t>
      </w:r>
      <w:r w:rsidRPr="07263593">
        <w:rPr>
          <w:rFonts w:ascii="Times New Roman" w:cs="Times New Roman"/>
          <w:sz w:val="28"/>
          <w:szCs w:val="28"/>
          <w:rPrChange w:id="6450" w:author="user pc" w:date="2022-03-15T10:14:00Z">
            <w:rPr/>
          </w:rPrChange>
        </w:rPr>
        <w:t>pressure</w:t>
      </w:r>
      <w:r>
        <w:rPr>
          <w:rFonts w:ascii="Times New Roman" w:cs="Times New Roman" w:hAnsi="Times New Roman"/>
          <w:sz w:val="28"/>
          <w:szCs w:val="28"/>
        </w:rPr>
        <w:t xml:space="preserve"> </w:t>
      </w:r>
      <w:r w:rsidRPr="98EB9AD1">
        <w:rPr>
          <w:rFonts w:ascii="Times New Roman" w:cs="Times New Roman"/>
          <w:sz w:val="28"/>
          <w:szCs w:val="28"/>
          <w:rPrChange w:id="6451" w:author="user pc" w:date="2022-03-15T10:14:00Z">
            <w:rPr/>
          </w:rPrChange>
        </w:rPr>
        <w:t>is</w:t>
      </w:r>
      <w:r>
        <w:rPr>
          <w:rFonts w:ascii="Times New Roman" w:cs="Times New Roman" w:hAnsi="Times New Roman"/>
          <w:sz w:val="28"/>
          <w:szCs w:val="28"/>
        </w:rPr>
        <w:t xml:space="preserve"> </w:t>
      </w:r>
      <w:r w:rsidRPr="B1147C33">
        <w:rPr>
          <w:rFonts w:ascii="Times New Roman" w:cs="Times New Roman"/>
          <w:sz w:val="28"/>
          <w:szCs w:val="28"/>
          <w:rPrChange w:id="6452" w:author="user pc" w:date="2022-03-15T10:14:00Z">
            <w:rPr/>
          </w:rPrChange>
        </w:rPr>
        <w:t>directly</w:t>
      </w:r>
      <w:r>
        <w:rPr>
          <w:rFonts w:ascii="Times New Roman" w:cs="Times New Roman" w:hAnsi="Times New Roman"/>
          <w:sz w:val="28"/>
          <w:szCs w:val="28"/>
        </w:rPr>
        <w:t xml:space="preserve"> </w:t>
      </w:r>
      <w:r w:rsidRPr="430E783E">
        <w:rPr>
          <w:rFonts w:ascii="Times New Roman" w:cs="Times New Roman"/>
          <w:sz w:val="28"/>
          <w:szCs w:val="28"/>
          <w:rPrChange w:id="6453" w:author="user pc" w:date="2022-03-15T10:14:00Z">
            <w:rPr/>
          </w:rPrChange>
        </w:rPr>
        <w:t>proportional</w:t>
      </w:r>
      <w:r>
        <w:rPr>
          <w:rFonts w:ascii="Times New Roman" w:cs="Times New Roman" w:hAnsi="Times New Roman"/>
          <w:sz w:val="28"/>
          <w:szCs w:val="28"/>
        </w:rPr>
        <w:t xml:space="preserve"> </w:t>
      </w:r>
      <w:r w:rsidRPr="E76DAA3F">
        <w:rPr>
          <w:rFonts w:ascii="Times New Roman" w:cs="Times New Roman"/>
          <w:sz w:val="28"/>
          <w:szCs w:val="28"/>
          <w:rPrChange w:id="6454" w:author="user pc" w:date="2022-03-15T10:14:00Z">
            <w:rPr/>
          </w:rPrChange>
        </w:rPr>
        <w:t>to</w:t>
      </w:r>
      <w:r>
        <w:rPr>
          <w:rFonts w:ascii="Times New Roman" w:cs="Times New Roman" w:hAnsi="Times New Roman"/>
          <w:sz w:val="28"/>
          <w:szCs w:val="28"/>
        </w:rPr>
        <w:t xml:space="preserve"> </w:t>
      </w:r>
      <w:r w:rsidRPr="9573AACB">
        <w:rPr>
          <w:rFonts w:ascii="Times New Roman" w:cs="Times New Roman"/>
          <w:sz w:val="28"/>
          <w:szCs w:val="28"/>
          <w:rPrChange w:id="6455" w:author="user pc" w:date="2022-03-15T10:14:00Z">
            <w:rPr/>
          </w:rPrChange>
        </w:rPr>
        <w:t>the</w:t>
      </w:r>
      <w:r>
        <w:rPr>
          <w:rFonts w:ascii="Times New Roman" w:cs="Times New Roman" w:hAnsi="Times New Roman"/>
          <w:sz w:val="28"/>
          <w:szCs w:val="28"/>
        </w:rPr>
        <w:t xml:space="preserve"> </w:t>
      </w:r>
      <w:r w:rsidRPr="1B9F4BF5">
        <w:rPr>
          <w:rFonts w:ascii="Times New Roman" w:cs="Times New Roman"/>
          <w:sz w:val="28"/>
          <w:szCs w:val="28"/>
          <w:rPrChange w:id="6456" w:author="user pc" w:date="2022-03-15T10:14:00Z">
            <w:rPr/>
          </w:rPrChange>
        </w:rPr>
        <w:t>absolute</w:t>
      </w:r>
      <w:r>
        <w:rPr>
          <w:rFonts w:ascii="Times New Roman" w:cs="Times New Roman" w:hAnsi="Times New Roman"/>
          <w:sz w:val="28"/>
          <w:szCs w:val="28"/>
        </w:rPr>
        <w:t xml:space="preserve"> </w:t>
      </w:r>
      <w:r w:rsidRPr="761AA9F4">
        <w:rPr>
          <w:rFonts w:ascii="Times New Roman" w:cs="Times New Roman"/>
          <w:sz w:val="28"/>
          <w:szCs w:val="28"/>
          <w:rPrChange w:id="6457" w:author="user pc" w:date="2022-03-15T10:14:00Z">
            <w:rPr/>
          </w:rPrChange>
        </w:rPr>
        <w:t>temperature.</w:t>
      </w:r>
    </w:p>
    <w:p>
      <w:pPr>
        <w:pStyle w:val="style0"/>
        <w:rPr>
          <w:rFonts w:ascii="Times New Roman" w:cs="Times New Roman"/>
          <w:sz w:val="28"/>
          <w:szCs w:val="28"/>
          <w:rPrChange w:id="6458" w:author="user pc" w:date="2022-03-15T10:14:00Z">
            <w:rPr/>
          </w:rPrChange>
        </w:rPr>
      </w:pPr>
      <w:r w:rsidRPr="B90A7EF5">
        <w:rPr>
          <w:rFonts w:ascii="Times New Roman" w:cs="Times New Roman"/>
          <w:sz w:val="28"/>
          <w:szCs w:val="28"/>
          <w:rPrChange w:id="6459" w:author="user pc" w:date="2022-03-15T10:14:00Z">
            <w:rPr/>
          </w:rPrChange>
        </w:rPr>
        <w:t>4.</w:t>
      </w:r>
      <w:r>
        <w:rPr>
          <w:rFonts w:ascii="Times New Roman" w:cs="Times New Roman" w:hAnsi="Times New Roman"/>
          <w:sz w:val="28"/>
          <w:szCs w:val="28"/>
        </w:rPr>
        <w:t xml:space="preserve"> </w:t>
      </w:r>
      <w:r w:rsidRPr="FD5BFDAF">
        <w:rPr>
          <w:rFonts w:ascii="Times New Roman" w:cs="Times New Roman"/>
          <w:sz w:val="28"/>
          <w:szCs w:val="28"/>
          <w:rPrChange w:id="6460" w:author="user pc" w:date="2022-03-15T10:14:00Z">
            <w:rPr/>
          </w:rPrChange>
        </w:rPr>
        <w:t>Charles'</w:t>
      </w:r>
      <w:r>
        <w:rPr>
          <w:rFonts w:ascii="Times New Roman" w:cs="Times New Roman" w:hAnsi="Times New Roman"/>
          <w:sz w:val="28"/>
          <w:szCs w:val="28"/>
        </w:rPr>
        <w:t xml:space="preserve"> </w:t>
      </w:r>
      <w:r w:rsidRPr="5D29ED46">
        <w:rPr>
          <w:rFonts w:ascii="Times New Roman" w:cs="Times New Roman"/>
          <w:sz w:val="28"/>
          <w:szCs w:val="28"/>
          <w:rPrChange w:id="6461" w:author="user pc" w:date="2022-03-15T10:14:00Z">
            <w:rPr/>
          </w:rPrChange>
        </w:rPr>
        <w:t>Law</w:t>
      </w:r>
      <w:r>
        <w:rPr>
          <w:rFonts w:ascii="Times New Roman" w:cs="Times New Roman" w:hAnsi="Times New Roman"/>
          <w:sz w:val="28"/>
          <w:szCs w:val="28"/>
        </w:rPr>
        <w:t xml:space="preserve"> </w:t>
      </w:r>
      <w:r w:rsidRPr="772EAADD">
        <w:rPr>
          <w:rFonts w:ascii="Times New Roman" w:cs="Times New Roman"/>
          <w:sz w:val="28"/>
          <w:szCs w:val="28"/>
          <w:rPrChange w:id="6462" w:author="user pc" w:date="2022-03-15T10:14:00Z">
            <w:rPr/>
          </w:rPrChange>
        </w:rPr>
        <w:t>helped</w:t>
      </w:r>
      <w:r>
        <w:rPr>
          <w:rFonts w:ascii="Times New Roman" w:cs="Times New Roman" w:hAnsi="Times New Roman"/>
          <w:sz w:val="28"/>
          <w:szCs w:val="28"/>
        </w:rPr>
        <w:t xml:space="preserve"> </w:t>
      </w:r>
      <w:r w:rsidRPr="ED691ADA">
        <w:rPr>
          <w:rFonts w:ascii="Times New Roman" w:cs="Times New Roman"/>
          <w:sz w:val="28"/>
          <w:szCs w:val="28"/>
          <w:rPrChange w:id="6463" w:author="user pc" w:date="2022-03-15T10:14:00Z">
            <w:rPr/>
          </w:rPrChange>
        </w:rPr>
        <w:t>prove</w:t>
      </w:r>
      <w:r>
        <w:rPr>
          <w:rFonts w:ascii="Times New Roman" w:cs="Times New Roman" w:hAnsi="Times New Roman"/>
          <w:sz w:val="28"/>
          <w:szCs w:val="28"/>
        </w:rPr>
        <w:t xml:space="preserve">n </w:t>
      </w:r>
      <w:r w:rsidRPr="02228793">
        <w:rPr>
          <w:rFonts w:ascii="Times New Roman" w:cs="Times New Roman"/>
          <w:sz w:val="28"/>
          <w:szCs w:val="28"/>
          <w:rPrChange w:id="6464" w:author="user pc" w:date="2022-03-15T10:14:00Z">
            <w:rPr/>
          </w:rPrChange>
        </w:rPr>
        <w:t>the</w:t>
      </w:r>
      <w:r>
        <w:rPr>
          <w:rFonts w:ascii="Times New Roman" w:cs="Times New Roman" w:hAnsi="Times New Roman"/>
          <w:sz w:val="28"/>
          <w:szCs w:val="28"/>
        </w:rPr>
        <w:t xml:space="preserve"> </w:t>
      </w:r>
      <w:r w:rsidRPr="1E35AB8A">
        <w:rPr>
          <w:rFonts w:ascii="Times New Roman" w:cs="Times New Roman"/>
          <w:sz w:val="28"/>
          <w:szCs w:val="28"/>
          <w:rPrChange w:id="6465" w:author="user pc" w:date="2022-03-15T10:14:00Z">
            <w:rPr/>
          </w:rPrChange>
        </w:rPr>
        <w:t>existence</w:t>
      </w:r>
      <w:r>
        <w:rPr>
          <w:rFonts w:ascii="Times New Roman" w:cs="Times New Roman" w:hAnsi="Times New Roman"/>
          <w:sz w:val="28"/>
          <w:szCs w:val="28"/>
        </w:rPr>
        <w:t xml:space="preserve"> </w:t>
      </w:r>
      <w:r w:rsidRPr="1E8D36E0">
        <w:rPr>
          <w:rFonts w:ascii="Times New Roman" w:cs="Times New Roman"/>
          <w:sz w:val="28"/>
          <w:szCs w:val="28"/>
          <w:rPrChange w:id="6466" w:author="user pc" w:date="2022-03-15T10:14:00Z">
            <w:rPr/>
          </w:rPrChange>
        </w:rPr>
        <w:t>of</w:t>
      </w:r>
      <w:r>
        <w:rPr>
          <w:rFonts w:ascii="Times New Roman" w:cs="Times New Roman" w:hAnsi="Times New Roman"/>
          <w:sz w:val="28"/>
          <w:szCs w:val="28"/>
        </w:rPr>
        <w:t xml:space="preserve"> </w:t>
      </w:r>
      <w:r w:rsidRPr="28D8828F">
        <w:rPr>
          <w:rFonts w:ascii="Times New Roman" w:cs="Times New Roman"/>
          <w:sz w:val="28"/>
          <w:szCs w:val="28"/>
          <w:rPrChange w:id="6467" w:author="user pc" w:date="2022-03-15T10:14:00Z">
            <w:rPr/>
          </w:rPrChange>
        </w:rPr>
        <w:t>absolute</w:t>
      </w:r>
      <w:r>
        <w:rPr>
          <w:rFonts w:ascii="Times New Roman" w:cs="Times New Roman" w:hAnsi="Times New Roman"/>
          <w:sz w:val="28"/>
          <w:szCs w:val="28"/>
        </w:rPr>
        <w:t xml:space="preserve"> </w:t>
      </w:r>
      <w:r w:rsidRPr="95C39CED">
        <w:rPr>
          <w:rFonts w:ascii="Times New Roman" w:cs="Times New Roman"/>
          <w:sz w:val="28"/>
          <w:szCs w:val="28"/>
          <w:rPrChange w:id="6468" w:author="user pc" w:date="2022-03-15T10:14:00Z">
            <w:rPr/>
          </w:rPrChange>
        </w:rPr>
        <w:t>zero.</w:t>
      </w:r>
    </w:p>
    <w:p>
      <w:pPr>
        <w:pStyle w:val="style0"/>
        <w:rPr>
          <w:rFonts w:ascii="Times New Roman" w:cs="Times New Roman" w:hAnsi="Times New Roman"/>
          <w:sz w:val="28"/>
          <w:szCs w:val="28"/>
        </w:rPr>
      </w:pPr>
      <w:r w:rsidRPr="F204CE0B">
        <w:rPr>
          <w:rFonts w:ascii="Times New Roman" w:cs="Times New Roman"/>
          <w:sz w:val="28"/>
          <w:szCs w:val="28"/>
          <w:rPrChange w:id="6469" w:author="user pc" w:date="2022-03-15T10:14:00Z">
            <w:rPr/>
          </w:rPrChange>
        </w:rPr>
        <w:t>5.</w:t>
      </w:r>
      <w:r>
        <w:rPr>
          <w:rFonts w:ascii="Times New Roman" w:cs="Times New Roman" w:hAnsi="Times New Roman"/>
          <w:sz w:val="28"/>
          <w:szCs w:val="28"/>
        </w:rPr>
        <w:t xml:space="preserve"> </w:t>
      </w:r>
      <w:r w:rsidRPr="19D4E16F">
        <w:rPr>
          <w:rFonts w:ascii="Times New Roman" w:cs="Times New Roman"/>
          <w:sz w:val="28"/>
          <w:szCs w:val="28"/>
          <w:rPrChange w:id="6470" w:author="user pc" w:date="2022-03-15T10:14:00Z">
            <w:rPr/>
          </w:rPrChange>
        </w:rPr>
        <w:t>Mathematically</w:t>
      </w:r>
      <w:r>
        <w:rPr>
          <w:rFonts w:ascii="Times New Roman" w:cs="Times New Roman" w:hAnsi="Times New Roman"/>
          <w:sz w:val="28"/>
          <w:szCs w:val="28"/>
        </w:rPr>
        <w:t xml:space="preserve">, </w:t>
      </w:r>
      <w:r w:rsidRPr="5D62F3E1">
        <w:rPr>
          <w:rFonts w:ascii="Times New Roman" w:cs="Times New Roman"/>
          <w:sz w:val="28"/>
          <w:szCs w:val="28"/>
          <w:rPrChange w:id="6471" w:author="user pc" w:date="2022-03-15T10:14:00Z">
            <w:rPr/>
          </w:rPrChange>
        </w:rPr>
        <w:t>this</w:t>
      </w:r>
      <w:r>
        <w:rPr>
          <w:rFonts w:ascii="Times New Roman" w:cs="Times New Roman" w:hAnsi="Times New Roman"/>
          <w:sz w:val="28"/>
          <w:szCs w:val="28"/>
        </w:rPr>
        <w:t xml:space="preserve"> </w:t>
      </w:r>
      <w:r w:rsidRPr="C952C141">
        <w:rPr>
          <w:rFonts w:ascii="Times New Roman" w:cs="Times New Roman"/>
          <w:sz w:val="28"/>
          <w:szCs w:val="28"/>
          <w:rPrChange w:id="6472" w:author="user pc" w:date="2022-03-15T10:14:00Z">
            <w:rPr/>
          </w:rPrChange>
        </w:rPr>
        <w:t>is:</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sz w:val="28"/>
          <w:szCs w:val="28"/>
          <w:rPrChange w:id="6473" w:author="user pc" w:date="2022-03-15T10:14:00Z">
            <w:rPr/>
          </w:rPrChange>
        </w:rPr>
      </w:pPr>
    </w:p>
    <w:p>
      <w:pPr>
        <w:pStyle w:val="style0"/>
        <w:rPr>
          <w:rFonts w:ascii="Times New Roman" w:cs="Times New Roman"/>
          <w:sz w:val="28"/>
          <w:szCs w:val="28"/>
          <w:rPrChange w:id="6474" w:author="user pc" w:date="2022-03-15T10:14:00Z">
            <w:rPr/>
          </w:rPrChange>
        </w:rPr>
      </w:pPr>
      <w:r w:rsidRPr="A042FECD">
        <w:rPr>
          <w:rFonts w:ascii="Times New Roman" w:cs="Times New Roman"/>
          <w:b/>
          <w:sz w:val="28"/>
          <w:szCs w:val="28"/>
          <w:rPrChange w:id="6475" w:author="user pc" w:date="2022-03-15T10:14:00Z">
            <w:rPr>
              <w:b/>
            </w:rPr>
          </w:rPrChange>
        </w:rPr>
        <w:t>Example</w:t>
      </w:r>
      <w:r>
        <w:rPr>
          <w:rFonts w:ascii="Times New Roman" w:cs="Times New Roman" w:hAnsi="Times New Roman"/>
          <w:b/>
          <w:sz w:val="28"/>
          <w:szCs w:val="28"/>
        </w:rPr>
        <w:t xml:space="preserve"> </w:t>
      </w:r>
      <w:r w:rsidRPr="105BE9AF">
        <w:rPr>
          <w:rFonts w:ascii="Times New Roman" w:cs="Times New Roman"/>
          <w:b/>
          <w:sz w:val="28"/>
          <w:szCs w:val="28"/>
          <w:rPrChange w:id="6476" w:author="user pc" w:date="2022-03-15T10:14:00Z">
            <w:rPr>
              <w:b/>
            </w:rPr>
          </w:rPrChange>
        </w:rPr>
        <w:t>1:</w:t>
      </w:r>
      <w:r>
        <w:rPr>
          <w:rFonts w:ascii="Times New Roman" w:cs="Times New Roman" w:hAnsi="Times New Roman"/>
          <w:b/>
          <w:sz w:val="28"/>
          <w:szCs w:val="28"/>
        </w:rPr>
        <w:t xml:space="preserve"> </w:t>
      </w:r>
      <w:r w:rsidRPr="88B06C1A">
        <w:rPr>
          <w:rFonts w:ascii="Times New Roman" w:cs="Times New Roman"/>
          <w:sz w:val="28"/>
          <w:szCs w:val="28"/>
          <w:rPrChange w:id="6477" w:author="user pc" w:date="2022-03-15T10:14:00Z">
            <w:rPr/>
          </w:rPrChange>
        </w:rPr>
        <w:t>A</w:t>
      </w:r>
      <w:r>
        <w:rPr>
          <w:rFonts w:ascii="Times New Roman" w:cs="Times New Roman" w:hAnsi="Times New Roman"/>
          <w:sz w:val="28"/>
          <w:szCs w:val="28"/>
        </w:rPr>
        <w:t xml:space="preserve"> </w:t>
      </w:r>
      <w:r w:rsidRPr="0054C500">
        <w:rPr>
          <w:rFonts w:ascii="Times New Roman" w:cs="Times New Roman"/>
          <w:sz w:val="28"/>
          <w:szCs w:val="28"/>
          <w:rPrChange w:id="6478" w:author="user pc" w:date="2022-03-15T10:14:00Z">
            <w:rPr/>
          </w:rPrChange>
        </w:rPr>
        <w:t>sample</w:t>
      </w:r>
      <w:r>
        <w:rPr>
          <w:rFonts w:ascii="Times New Roman" w:cs="Times New Roman" w:hAnsi="Times New Roman"/>
          <w:sz w:val="28"/>
          <w:szCs w:val="28"/>
        </w:rPr>
        <w:t xml:space="preserve"> </w:t>
      </w:r>
      <w:r w:rsidRPr="22473134">
        <w:rPr>
          <w:rFonts w:ascii="Times New Roman" w:cs="Times New Roman"/>
          <w:sz w:val="28"/>
          <w:szCs w:val="28"/>
          <w:rPrChange w:id="6479" w:author="user pc" w:date="2022-03-15T10:14:00Z">
            <w:rPr/>
          </w:rPrChange>
        </w:rPr>
        <w:t>of</w:t>
      </w:r>
      <w:r>
        <w:rPr>
          <w:rFonts w:ascii="Times New Roman" w:cs="Times New Roman" w:hAnsi="Times New Roman"/>
          <w:sz w:val="28"/>
          <w:szCs w:val="28"/>
        </w:rPr>
        <w:t xml:space="preserve"> </w:t>
      </w:r>
      <w:r w:rsidRPr="F187509F">
        <w:rPr>
          <w:rFonts w:ascii="Times New Roman" w:cs="Times New Roman"/>
          <w:sz w:val="28"/>
          <w:szCs w:val="28"/>
          <w:rPrChange w:id="6480" w:author="user pc" w:date="2022-03-15T10:14:00Z">
            <w:rPr/>
          </w:rPrChange>
        </w:rPr>
        <w:t>gas</w:t>
      </w:r>
      <w:r>
        <w:rPr>
          <w:rFonts w:ascii="Times New Roman" w:cs="Times New Roman" w:hAnsi="Times New Roman"/>
          <w:sz w:val="28"/>
          <w:szCs w:val="28"/>
        </w:rPr>
        <w:t xml:space="preserve"> </w:t>
      </w:r>
      <w:r w:rsidRPr="C7E3D555">
        <w:rPr>
          <w:rFonts w:ascii="Times New Roman" w:cs="Times New Roman"/>
          <w:sz w:val="28"/>
          <w:szCs w:val="28"/>
          <w:rPrChange w:id="6481" w:author="user pc" w:date="2022-03-15T10:14:00Z">
            <w:rPr/>
          </w:rPrChange>
        </w:rPr>
        <w:t>occupies</w:t>
      </w:r>
      <w:r>
        <w:rPr>
          <w:rFonts w:ascii="Times New Roman" w:cs="Times New Roman" w:hAnsi="Times New Roman"/>
          <w:sz w:val="28"/>
          <w:szCs w:val="28"/>
        </w:rPr>
        <w:t xml:space="preserve"> </w:t>
      </w:r>
      <w:r w:rsidRPr="5912C2B5">
        <w:rPr>
          <w:rFonts w:ascii="Times New Roman" w:cs="Times New Roman"/>
          <w:sz w:val="28"/>
          <w:szCs w:val="28"/>
          <w:rPrChange w:id="6482" w:author="user pc" w:date="2022-03-15T10:14:00Z">
            <w:rPr/>
          </w:rPrChange>
        </w:rPr>
        <w:t>24.0m</w:t>
      </w:r>
      <w:r w:rsidRPr="DA1849CE">
        <w:rPr>
          <w:rFonts w:ascii="Times New Roman" w:cs="Times New Roman"/>
          <w:sz w:val="28"/>
          <w:szCs w:val="28"/>
          <w:vertAlign w:val="superscript"/>
          <w:rPrChange w:id="6483" w:author="user pc" w:date="2022-03-15T10:14:00Z">
            <w:rPr>
              <w:vertAlign w:val="superscript"/>
            </w:rPr>
          </w:rPrChange>
        </w:rPr>
        <w:t>3</w:t>
      </w:r>
      <w:r>
        <w:rPr>
          <w:rFonts w:ascii="Times New Roman" w:cs="Times New Roman" w:hAnsi="Times New Roman"/>
          <w:sz w:val="28"/>
          <w:szCs w:val="28"/>
          <w:vertAlign w:val="superscript"/>
        </w:rPr>
        <w:t xml:space="preserve"> </w:t>
      </w:r>
      <w:r w:rsidRPr="29345F99">
        <w:rPr>
          <w:rFonts w:ascii="Times New Roman" w:cs="Times New Roman"/>
          <w:sz w:val="28"/>
          <w:szCs w:val="28"/>
          <w:rPrChange w:id="6484" w:author="user pc" w:date="2022-03-15T10:14:00Z">
            <w:rPr/>
          </w:rPrChange>
        </w:rPr>
        <w:t>at</w:t>
      </w:r>
      <w:r>
        <w:rPr>
          <w:rFonts w:ascii="Times New Roman" w:cs="Times New Roman" w:hAnsi="Times New Roman"/>
          <w:sz w:val="28"/>
          <w:szCs w:val="28"/>
        </w:rPr>
        <w:t xml:space="preserve"> </w:t>
      </w:r>
      <w:r w:rsidRPr="0BE76114">
        <w:rPr>
          <w:rFonts w:ascii="Times New Roman" w:cs="Times New Roman"/>
          <w:sz w:val="28"/>
          <w:szCs w:val="28"/>
          <w:rPrChange w:id="6485" w:author="user pc" w:date="2022-03-15T10:14:00Z">
            <w:rPr/>
          </w:rPrChange>
        </w:rPr>
        <w:t>IOO.OK.</w:t>
      </w:r>
      <w:r>
        <w:rPr>
          <w:rFonts w:ascii="Times New Roman" w:cs="Times New Roman" w:hAnsi="Times New Roman"/>
          <w:sz w:val="28"/>
          <w:szCs w:val="28"/>
        </w:rPr>
        <w:t xml:space="preserve"> </w:t>
      </w:r>
      <w:r w:rsidRPr="ABE87522">
        <w:rPr>
          <w:rFonts w:ascii="Times New Roman" w:cs="Times New Roman"/>
          <w:sz w:val="28"/>
          <w:szCs w:val="28"/>
          <w:rPrChange w:id="6486" w:author="user pc" w:date="2022-03-15T10:14:00Z">
            <w:rPr/>
          </w:rPrChange>
        </w:rPr>
        <w:t>Determine</w:t>
      </w:r>
      <w:r>
        <w:rPr>
          <w:rFonts w:ascii="Times New Roman" w:cs="Times New Roman" w:hAnsi="Times New Roman"/>
          <w:sz w:val="28"/>
          <w:szCs w:val="28"/>
        </w:rPr>
        <w:t xml:space="preserve"> </w:t>
      </w:r>
      <w:r w:rsidRPr="0DBB265F">
        <w:rPr>
          <w:rFonts w:ascii="Times New Roman" w:cs="Times New Roman"/>
          <w:sz w:val="28"/>
          <w:szCs w:val="28"/>
          <w:rPrChange w:id="6487" w:author="user pc" w:date="2022-03-15T10:14:00Z">
            <w:rPr/>
          </w:rPrChange>
        </w:rPr>
        <w:t>its</w:t>
      </w:r>
      <w:r>
        <w:rPr>
          <w:rFonts w:ascii="Times New Roman" w:cs="Times New Roman" w:hAnsi="Times New Roman"/>
          <w:sz w:val="28"/>
          <w:szCs w:val="28"/>
        </w:rPr>
        <w:t xml:space="preserve"> </w:t>
      </w:r>
      <w:r w:rsidRPr="A1BED374">
        <w:rPr>
          <w:rFonts w:ascii="Times New Roman" w:cs="Times New Roman"/>
          <w:sz w:val="28"/>
          <w:szCs w:val="28"/>
          <w:rPrChange w:id="6488" w:author="user pc" w:date="2022-03-15T10:14:00Z">
            <w:rPr/>
          </w:rPrChange>
        </w:rPr>
        <w:t>volume</w:t>
      </w:r>
      <w:r>
        <w:rPr>
          <w:rFonts w:ascii="Times New Roman" w:cs="Times New Roman" w:hAnsi="Times New Roman"/>
          <w:sz w:val="28"/>
          <w:szCs w:val="28"/>
        </w:rPr>
        <w:t xml:space="preserve"> </w:t>
      </w:r>
      <w:r w:rsidRPr="2727246F">
        <w:rPr>
          <w:rFonts w:ascii="Times New Roman" w:cs="Times New Roman"/>
          <w:sz w:val="28"/>
          <w:szCs w:val="28"/>
          <w:rPrChange w:id="6489" w:author="user pc" w:date="2022-03-15T10:14:00Z">
            <w:rPr/>
          </w:rPrChange>
        </w:rPr>
        <w:t>at</w:t>
      </w:r>
      <w:r>
        <w:rPr>
          <w:rFonts w:ascii="Times New Roman" w:cs="Times New Roman" w:hAnsi="Times New Roman"/>
          <w:sz w:val="28"/>
          <w:szCs w:val="28"/>
        </w:rPr>
        <w:t xml:space="preserve"> </w:t>
      </w:r>
      <w:r w:rsidRPr="DB14231B">
        <w:rPr>
          <w:rFonts w:ascii="Times New Roman" w:cs="Times New Roman"/>
          <w:sz w:val="28"/>
          <w:szCs w:val="28"/>
          <w:rPrChange w:id="6490" w:author="user pc" w:date="2022-03-15T10:14:00Z">
            <w:rPr/>
          </w:rPrChange>
        </w:rPr>
        <w:t>400.0K.</w:t>
      </w:r>
    </w:p>
    <w:p>
      <w:pPr>
        <w:pStyle w:val="style0"/>
        <w:rPr>
          <w:rFonts w:ascii="Times New Roman" w:cs="Times New Roman"/>
          <w:sz w:val="28"/>
          <w:szCs w:val="28"/>
          <w:rPrChange w:id="6491" w:author="user pc" w:date="2022-03-15T10:14:00Z">
            <w:rPr/>
          </w:rPrChange>
        </w:rPr>
      </w:pPr>
      <w:r w:rsidRPr="8AAF7EB2">
        <w:rPr>
          <w:rFonts w:ascii="Times New Roman" w:cs="Times New Roman"/>
          <w:b/>
          <w:sz w:val="28"/>
          <w:szCs w:val="28"/>
          <w:rPrChange w:id="6492"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24.0</m:t>
              </m:r>
            </m:num>
            <m:den>
              <m:r>
                <w:rPr>
                  <w:rFonts w:ascii="Cambria Math" w:cs="Times New Roman" w:hAnsi="Cambria Math"/>
                  <w:sz w:val="28"/>
                  <w:szCs w:val="28"/>
                </w:rPr>
                <m:t>100</m:t>
              </m:r>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num>
            <m:den>
              <m:r>
                <w:rPr>
                  <w:rFonts w:ascii="Cambria Math" w:cs="Times New Roman" w:hAnsi="Cambria Math"/>
                  <w:sz w:val="28"/>
                  <w:szCs w:val="28"/>
                </w:rPr>
                <m:t>400</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r>
            <w:rPr>
              <w:rFonts w:ascii="Cambria Math" w:cs="Times New Roman" w:hAnsi="Cambria Math"/>
              <w:sz w:val="28"/>
              <w:szCs w:val="28"/>
            </w:rPr>
            <m:t xml:space="preserve">=96.0 </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6493" w:author="user pc" w:date="2022-03-15T10:14:00Z">
            <w:rPr/>
          </w:rPrChange>
        </w:rPr>
      </w:pPr>
    </w:p>
    <w:p>
      <w:pPr>
        <w:pStyle w:val="style0"/>
        <w:rPr>
          <w:rFonts w:ascii="Times New Roman" w:cs="Times New Roman"/>
          <w:sz w:val="28"/>
          <w:szCs w:val="28"/>
          <w:rPrChange w:id="6494" w:author="user pc" w:date="2022-03-15T10:14:00Z">
            <w:rPr/>
          </w:rPrChange>
        </w:rPr>
      </w:pPr>
      <w:r w:rsidRPr="015AD1A1">
        <w:rPr>
          <w:rFonts w:ascii="Times New Roman" w:cs="Times New Roman"/>
          <w:b/>
          <w:sz w:val="28"/>
          <w:szCs w:val="28"/>
          <w:rPrChange w:id="6495" w:author="user pc" w:date="2022-03-15T10:14:00Z">
            <w:rPr>
              <w:b/>
            </w:rPr>
          </w:rPrChange>
        </w:rPr>
        <w:t>Example</w:t>
      </w:r>
      <w:r>
        <w:rPr>
          <w:rFonts w:ascii="Times New Roman" w:cs="Times New Roman" w:hAnsi="Times New Roman"/>
          <w:b/>
          <w:sz w:val="28"/>
          <w:szCs w:val="28"/>
        </w:rPr>
        <w:t xml:space="preserve"> </w:t>
      </w:r>
      <w:r w:rsidRPr="E04C4E2A">
        <w:rPr>
          <w:rFonts w:ascii="Times New Roman" w:cs="Times New Roman"/>
          <w:b/>
          <w:sz w:val="28"/>
          <w:szCs w:val="28"/>
          <w:rPrChange w:id="6496" w:author="user pc" w:date="2022-03-15T10:14:00Z">
            <w:rPr>
              <w:b/>
            </w:rPr>
          </w:rPrChange>
        </w:rPr>
        <w:t>2:</w:t>
      </w:r>
      <w:r>
        <w:rPr>
          <w:rFonts w:ascii="Times New Roman" w:cs="Times New Roman" w:hAnsi="Times New Roman"/>
          <w:b/>
          <w:sz w:val="28"/>
          <w:szCs w:val="28"/>
        </w:rPr>
        <w:t xml:space="preserve"> </w:t>
      </w:r>
      <w:r w:rsidRPr="4DC7E3A3">
        <w:rPr>
          <w:rFonts w:ascii="Times New Roman" w:cs="Times New Roman"/>
          <w:sz w:val="28"/>
          <w:szCs w:val="28"/>
          <w:rPrChange w:id="6497" w:author="user pc" w:date="2022-03-15T10:14:00Z">
            <w:rPr/>
          </w:rPrChange>
        </w:rPr>
        <w:t>Gas</w:t>
      </w:r>
      <w:r>
        <w:rPr>
          <w:rFonts w:ascii="Times New Roman" w:cs="Times New Roman" w:hAnsi="Times New Roman"/>
          <w:sz w:val="28"/>
          <w:szCs w:val="28"/>
        </w:rPr>
        <w:t xml:space="preserve"> </w:t>
      </w:r>
      <w:r w:rsidRPr="8A905B1B">
        <w:rPr>
          <w:rFonts w:ascii="Times New Roman" w:cs="Times New Roman"/>
          <w:sz w:val="28"/>
          <w:szCs w:val="28"/>
          <w:rPrChange w:id="6498" w:author="user pc" w:date="2022-03-15T10:14:00Z">
            <w:rPr/>
          </w:rPrChange>
        </w:rPr>
        <w:t>in</w:t>
      </w:r>
      <w:r>
        <w:rPr>
          <w:rFonts w:ascii="Times New Roman" w:cs="Times New Roman" w:hAnsi="Times New Roman"/>
          <w:sz w:val="28"/>
          <w:szCs w:val="28"/>
        </w:rPr>
        <w:t xml:space="preserve"> </w:t>
      </w:r>
      <w:r w:rsidRPr="F9676465">
        <w:rPr>
          <w:rFonts w:ascii="Times New Roman" w:cs="Times New Roman"/>
          <w:sz w:val="28"/>
          <w:szCs w:val="28"/>
          <w:rPrChange w:id="6499" w:author="user pc" w:date="2022-03-15T10:14:00Z">
            <w:rPr/>
          </w:rPrChange>
        </w:rPr>
        <w:t>a</w:t>
      </w:r>
      <w:r>
        <w:rPr>
          <w:rFonts w:ascii="Times New Roman" w:cs="Times New Roman" w:hAnsi="Times New Roman"/>
          <w:sz w:val="28"/>
          <w:szCs w:val="28"/>
        </w:rPr>
        <w:t xml:space="preserve"> </w:t>
      </w:r>
      <w:r w:rsidRPr="E61173E7">
        <w:rPr>
          <w:rFonts w:ascii="Times New Roman" w:cs="Times New Roman"/>
          <w:sz w:val="28"/>
          <w:szCs w:val="28"/>
          <w:rPrChange w:id="6500" w:author="user pc" w:date="2022-03-15T10:14:00Z">
            <w:rPr/>
          </w:rPrChange>
        </w:rPr>
        <w:t>balloon</w:t>
      </w:r>
      <w:r>
        <w:rPr>
          <w:rFonts w:ascii="Times New Roman" w:cs="Times New Roman" w:hAnsi="Times New Roman"/>
          <w:sz w:val="28"/>
          <w:szCs w:val="28"/>
        </w:rPr>
        <w:t xml:space="preserve"> </w:t>
      </w:r>
      <w:r w:rsidRPr="9A6805B4">
        <w:rPr>
          <w:rFonts w:ascii="Times New Roman" w:cs="Times New Roman"/>
          <w:sz w:val="28"/>
          <w:szCs w:val="28"/>
          <w:rPrChange w:id="6501" w:author="user pc" w:date="2022-03-15T10:14:00Z">
            <w:rPr/>
          </w:rPrChange>
        </w:rPr>
        <w:t>occupies</w:t>
      </w:r>
      <w:r>
        <w:rPr>
          <w:rFonts w:ascii="Times New Roman" w:cs="Times New Roman" w:hAnsi="Times New Roman"/>
          <w:sz w:val="28"/>
          <w:szCs w:val="28"/>
        </w:rPr>
        <w:t xml:space="preserve"> </w:t>
      </w:r>
      <w:r w:rsidRPr="EEE75EF4">
        <w:rPr>
          <w:rFonts w:ascii="Times New Roman" w:cs="Times New Roman"/>
          <w:sz w:val="28"/>
          <w:szCs w:val="28"/>
          <w:rPrChange w:id="6502" w:author="user pc" w:date="2022-03-15T10:14:00Z">
            <w:rPr/>
          </w:rPrChange>
        </w:rPr>
        <w:t>2.50</w:t>
      </w:r>
      <w:r>
        <w:rPr>
          <w:rFonts w:ascii="Times New Roman" w:cs="Times New Roman" w:hAnsi="Times New Roman"/>
          <w:sz w:val="28"/>
          <w:szCs w:val="28"/>
        </w:rPr>
        <w:t xml:space="preserve"> </w:t>
      </w:r>
      <w:r w:rsidRPr="9997FE6C">
        <w:rPr>
          <w:rFonts w:ascii="Times New Roman" w:cs="Times New Roman"/>
          <w:sz w:val="28"/>
          <w:szCs w:val="28"/>
          <w:rPrChange w:id="6503" w:author="user pc" w:date="2022-03-15T10:14:00Z">
            <w:rPr/>
          </w:rPrChange>
        </w:rPr>
        <w:t>L</w:t>
      </w:r>
      <w:r>
        <w:rPr>
          <w:rFonts w:ascii="Times New Roman" w:cs="Times New Roman" w:hAnsi="Times New Roman"/>
          <w:sz w:val="28"/>
          <w:szCs w:val="28"/>
        </w:rPr>
        <w:t xml:space="preserve"> </w:t>
      </w:r>
      <w:r w:rsidRPr="9AD7DC50">
        <w:rPr>
          <w:rFonts w:ascii="Times New Roman" w:cs="Times New Roman"/>
          <w:sz w:val="28"/>
          <w:szCs w:val="28"/>
          <w:rPrChange w:id="6504" w:author="user pc" w:date="2022-03-15T10:14:00Z">
            <w:rPr/>
          </w:rPrChange>
        </w:rPr>
        <w:t>at</w:t>
      </w:r>
      <w:r>
        <w:rPr>
          <w:rFonts w:ascii="Times New Roman" w:cs="Times New Roman" w:hAnsi="Times New Roman"/>
          <w:sz w:val="28"/>
          <w:szCs w:val="28"/>
        </w:rPr>
        <w:t xml:space="preserve"> </w:t>
      </w:r>
      <w:r w:rsidRPr="BBE0FF37">
        <w:rPr>
          <w:rFonts w:ascii="Times New Roman" w:cs="Times New Roman"/>
          <w:sz w:val="28"/>
          <w:szCs w:val="28"/>
          <w:rPrChange w:id="6505" w:author="user pc" w:date="2022-03-15T10:14:00Z">
            <w:rPr/>
          </w:rPrChange>
        </w:rPr>
        <w:t>300.0K.</w:t>
      </w:r>
      <w:r>
        <w:rPr>
          <w:rFonts w:ascii="Times New Roman" w:cs="Times New Roman" w:hAnsi="Times New Roman"/>
          <w:sz w:val="28"/>
          <w:szCs w:val="28"/>
        </w:rPr>
        <w:t xml:space="preserve"> </w:t>
      </w:r>
      <w:r w:rsidRPr="B65A4541">
        <w:rPr>
          <w:rFonts w:ascii="Times New Roman" w:cs="Times New Roman"/>
          <w:sz w:val="28"/>
          <w:szCs w:val="28"/>
          <w:rPrChange w:id="6506" w:author="user pc" w:date="2022-03-15T10:14:00Z">
            <w:rPr/>
          </w:rPrChange>
        </w:rPr>
        <w:t>At</w:t>
      </w:r>
      <w:r>
        <w:rPr>
          <w:rFonts w:ascii="Times New Roman" w:cs="Times New Roman" w:hAnsi="Times New Roman"/>
          <w:sz w:val="28"/>
          <w:szCs w:val="28"/>
        </w:rPr>
        <w:t xml:space="preserve"> </w:t>
      </w:r>
      <w:r w:rsidRPr="2ADB5F7F">
        <w:rPr>
          <w:rFonts w:ascii="Times New Roman" w:cs="Times New Roman"/>
          <w:sz w:val="28"/>
          <w:szCs w:val="28"/>
          <w:rPrChange w:id="6507" w:author="user pc" w:date="2022-03-15T10:14:00Z">
            <w:rPr/>
          </w:rPrChange>
        </w:rPr>
        <w:t>what</w:t>
      </w:r>
      <w:r>
        <w:rPr>
          <w:rFonts w:ascii="Times New Roman" w:cs="Times New Roman" w:hAnsi="Times New Roman"/>
          <w:sz w:val="28"/>
          <w:szCs w:val="28"/>
        </w:rPr>
        <w:t xml:space="preserve"> </w:t>
      </w:r>
      <w:r w:rsidRPr="930B5188">
        <w:rPr>
          <w:rFonts w:ascii="Times New Roman" w:cs="Times New Roman"/>
          <w:sz w:val="28"/>
          <w:szCs w:val="28"/>
          <w:rPrChange w:id="6508" w:author="user pc" w:date="2022-03-15T10:14:00Z">
            <w:rPr/>
          </w:rPrChange>
        </w:rPr>
        <w:t>temperature</w:t>
      </w:r>
      <w:r>
        <w:rPr>
          <w:rFonts w:ascii="Times New Roman" w:cs="Times New Roman" w:hAnsi="Times New Roman"/>
          <w:sz w:val="28"/>
          <w:szCs w:val="28"/>
        </w:rPr>
        <w:t xml:space="preserve"> </w:t>
      </w:r>
      <w:r w:rsidRPr="97F8C382">
        <w:rPr>
          <w:rFonts w:ascii="Times New Roman" w:cs="Times New Roman"/>
          <w:sz w:val="28"/>
          <w:szCs w:val="28"/>
          <w:rPrChange w:id="6509" w:author="user pc" w:date="2022-03-15T10:14:00Z">
            <w:rPr/>
          </w:rPrChange>
        </w:rPr>
        <w:t>will</w:t>
      </w:r>
      <w:r>
        <w:rPr>
          <w:rFonts w:ascii="Times New Roman" w:cs="Times New Roman" w:hAnsi="Times New Roman"/>
          <w:sz w:val="28"/>
          <w:szCs w:val="28"/>
        </w:rPr>
        <w:t xml:space="preserve"> </w:t>
      </w:r>
      <w:r w:rsidRPr="DAF9E2D9">
        <w:rPr>
          <w:rFonts w:ascii="Times New Roman" w:cs="Times New Roman"/>
          <w:sz w:val="28"/>
          <w:szCs w:val="28"/>
          <w:rPrChange w:id="6510" w:author="user pc" w:date="2022-03-15T10:14:00Z">
            <w:rPr/>
          </w:rPrChange>
        </w:rPr>
        <w:t>the</w:t>
      </w:r>
      <w:r>
        <w:rPr>
          <w:rFonts w:ascii="Times New Roman" w:cs="Times New Roman" w:hAnsi="Times New Roman"/>
          <w:sz w:val="28"/>
          <w:szCs w:val="28"/>
        </w:rPr>
        <w:t xml:space="preserve"> </w:t>
      </w:r>
      <w:r w:rsidRPr="476B37E7">
        <w:rPr>
          <w:rFonts w:ascii="Times New Roman" w:cs="Times New Roman"/>
          <w:sz w:val="28"/>
          <w:szCs w:val="28"/>
          <w:rPrChange w:id="6511" w:author="user pc" w:date="2022-03-15T10:14:00Z">
            <w:rPr/>
          </w:rPrChange>
        </w:rPr>
        <w:t>balloon</w:t>
      </w:r>
      <w:r>
        <w:rPr>
          <w:rFonts w:ascii="Times New Roman" w:cs="Times New Roman" w:hAnsi="Times New Roman"/>
          <w:sz w:val="28"/>
          <w:szCs w:val="28"/>
        </w:rPr>
        <w:t xml:space="preserve"> </w:t>
      </w:r>
      <w:r w:rsidRPr="1E94F117">
        <w:rPr>
          <w:rFonts w:ascii="Times New Roman" w:cs="Times New Roman"/>
          <w:sz w:val="28"/>
          <w:szCs w:val="28"/>
          <w:rPrChange w:id="6512" w:author="user pc" w:date="2022-03-15T10:14:00Z">
            <w:rPr/>
          </w:rPrChange>
        </w:rPr>
        <w:t>expand</w:t>
      </w:r>
      <w:r>
        <w:rPr>
          <w:rFonts w:ascii="Times New Roman" w:cs="Times New Roman" w:hAnsi="Times New Roman"/>
          <w:sz w:val="28"/>
          <w:szCs w:val="28"/>
        </w:rPr>
        <w:t xml:space="preserve"> </w:t>
      </w:r>
      <w:r w:rsidRPr="D3CF0C41">
        <w:rPr>
          <w:rFonts w:ascii="Times New Roman" w:cs="Times New Roman"/>
          <w:sz w:val="28"/>
          <w:szCs w:val="28"/>
          <w:rPrChange w:id="6513" w:author="user pc" w:date="2022-03-15T10:14:00Z">
            <w:rPr/>
          </w:rPrChange>
        </w:rPr>
        <w:t>to</w:t>
      </w:r>
      <w:r>
        <w:rPr>
          <w:rFonts w:ascii="Times New Roman" w:cs="Times New Roman" w:hAnsi="Times New Roman"/>
          <w:sz w:val="28"/>
          <w:szCs w:val="28"/>
        </w:rPr>
        <w:t xml:space="preserve"> </w:t>
      </w:r>
      <w:r w:rsidRPr="7C58165B">
        <w:rPr>
          <w:rFonts w:ascii="Times New Roman" w:cs="Times New Roman"/>
          <w:sz w:val="28"/>
          <w:szCs w:val="28"/>
          <w:rPrChange w:id="6514" w:author="user pc" w:date="2022-03-15T10:14:00Z">
            <w:rPr/>
          </w:rPrChange>
        </w:rPr>
        <w:t>7.50L?</w:t>
      </w:r>
    </w:p>
    <w:p>
      <w:pPr>
        <w:pStyle w:val="style0"/>
        <w:rPr>
          <w:rFonts w:ascii="Times New Roman" w:cs="Times New Roman" w:hAnsi="Times New Roman"/>
          <w:b/>
          <w:sz w:val="28"/>
          <w:szCs w:val="28"/>
        </w:rPr>
      </w:pPr>
    </w:p>
    <w:p>
      <w:pPr>
        <w:pStyle w:val="style0"/>
        <w:rPr>
          <w:rFonts w:ascii="Times New Roman" w:cs="Times New Roman"/>
          <w:sz w:val="28"/>
          <w:szCs w:val="28"/>
          <w:rPrChange w:id="6515" w:author="user pc" w:date="2022-03-15T10:14:00Z">
            <w:rPr/>
          </w:rPrChange>
        </w:rPr>
      </w:pPr>
      <w:r w:rsidRPr="4344D7C9">
        <w:rPr>
          <w:rFonts w:ascii="Times New Roman" w:cs="Times New Roman"/>
          <w:b/>
          <w:sz w:val="28"/>
          <w:szCs w:val="28"/>
          <w:rPrChange w:id="6516"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2.50</m:t>
              </m:r>
            </m:num>
            <m:den>
              <m:r>
                <w:rPr>
                  <w:rFonts w:ascii="Cambria Math" w:cs="Times New Roman" w:hAnsi="Cambria Math"/>
                  <w:sz w:val="28"/>
                  <w:szCs w:val="28"/>
                </w:rPr>
                <m:t>300</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7.50</m:t>
              </m:r>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2.50 ×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=300 ×7.50</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300 ×7.50</m:t>
              </m:r>
            </m:num>
            <m:den>
              <m:r>
                <w:rPr>
                  <w:rFonts w:ascii="Cambria Math" w:cs="Times New Roman" w:hAnsi="Cambria Math"/>
                  <w:sz w:val="28"/>
                  <w:szCs w:val="28"/>
                </w:rPr>
                <m:t>2.50</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=900.0 K or 9.0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2</m:t>
              </m:r>
            </m:sup>
          </m:sSup>
          <m:r>
            <w:rPr>
              <w:rFonts w:ascii="Cambria Math" w:cs="Times New Roman" w:hAnsi="Cambria Math"/>
              <w:sz w:val="28"/>
              <w:szCs w:val="28"/>
            </w:rPr>
            <m:t>K</m:t>
          </m:r>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sidRPr="917A618A">
        <w:rPr>
          <w:rFonts w:ascii="Times New Roman" w:cs="Times New Roman"/>
          <w:b/>
          <w:sz w:val="28"/>
          <w:szCs w:val="28"/>
          <w:rPrChange w:id="6517" w:author="user pc" w:date="2022-03-15T10:14:00Z">
            <w:rPr>
              <w:b/>
            </w:rPr>
          </w:rPrChange>
        </w:rPr>
        <w:t>Example</w:t>
      </w:r>
      <w:r>
        <w:rPr>
          <w:rFonts w:ascii="Times New Roman" w:cs="Times New Roman" w:hAnsi="Times New Roman"/>
          <w:b/>
          <w:sz w:val="28"/>
          <w:szCs w:val="28"/>
        </w:rPr>
        <w:t xml:space="preserve"> 3</w:t>
      </w:r>
      <w:r w:rsidRPr="7B1630BB">
        <w:rPr>
          <w:rFonts w:ascii="Times New Roman" w:cs="Times New Roman"/>
          <w:b/>
          <w:sz w:val="28"/>
          <w:szCs w:val="28"/>
          <w:rPrChange w:id="6518" w:author="user pc" w:date="2022-03-15T10:14:00Z">
            <w:rPr>
              <w:b/>
            </w:rPr>
          </w:rPrChange>
        </w:rPr>
        <w:t>:</w:t>
      </w:r>
      <w:r>
        <w:rPr>
          <w:rFonts w:ascii="Times New Roman" w:cs="Times New Roman" w:hAnsi="Times New Roman"/>
          <w:b/>
          <w:sz w:val="28"/>
          <w:szCs w:val="28"/>
        </w:rPr>
        <w:t xml:space="preserve"> </w:t>
      </w:r>
      <w:r>
        <w:rPr>
          <w:rFonts w:ascii="Times New Roman" w:cs="Times New Roman" w:hAnsi="Times New Roman"/>
          <w:sz w:val="28"/>
          <w:szCs w:val="28"/>
        </w:rPr>
        <w:t>A given mass of a gas occupied 150 cm</w:t>
      </w:r>
      <w:r>
        <w:rPr>
          <w:rFonts w:ascii="Times New Roman" w:cs="Times New Roman" w:hAnsi="Times New Roman"/>
          <w:sz w:val="28"/>
          <w:szCs w:val="28"/>
          <w:vertAlign w:val="superscript"/>
        </w:rPr>
        <w:t>3</w:t>
      </w:r>
      <w:r>
        <w:rPr>
          <w:rFonts w:ascii="Times New Roman" w:cs="Times New Roman" w:hAnsi="Times New Roman"/>
          <w:sz w:val="28"/>
          <w:szCs w:val="28"/>
        </w:rPr>
        <w:t xml:space="preserve"> at 25 </w:t>
      </w:r>
      <m:oMath>
        <m:r>
          <w:rPr>
            <w:rFonts w:ascii="Cambria Math" w:cs="Times New Roman" w:hAnsi="Cambria Math"/>
            <w:sz w:val="28"/>
            <w:szCs w:val="28"/>
          </w:rPr>
          <m:t>℃</m:t>
        </m:r>
      </m:oMath>
      <w:r>
        <w:rPr>
          <w:rFonts w:ascii="Times New Roman" w:cs="Times New Roman" w:hAnsi="Times New Roman"/>
          <w:sz w:val="28"/>
          <w:szCs w:val="28"/>
        </w:rPr>
        <w:t xml:space="preserve"> and a pressure of 1.013 × 10</w:t>
      </w:r>
      <w:r>
        <w:rPr>
          <w:rFonts w:ascii="Times New Roman" w:cs="Times New Roman" w:hAnsi="Times New Roman"/>
          <w:sz w:val="28"/>
          <w:szCs w:val="28"/>
          <w:vertAlign w:val="superscript"/>
        </w:rPr>
        <w:t>5</w:t>
      </w:r>
      <w:r>
        <w:rPr>
          <w:rFonts w:ascii="Times New Roman" w:cs="Times New Roman" w:hAnsi="Times New Roman"/>
          <w:sz w:val="28"/>
          <w:szCs w:val="28"/>
        </w:rPr>
        <w:t xml:space="preserve"> Nm</w:t>
      </w:r>
      <w:r>
        <w:rPr>
          <w:rFonts w:ascii="Times New Roman" w:cs="Times New Roman" w:hAnsi="Times New Roman"/>
          <w:sz w:val="28"/>
          <w:szCs w:val="28"/>
          <w:vertAlign w:val="superscript"/>
        </w:rPr>
        <w:t>-2</w:t>
      </w:r>
      <w:r>
        <w:rPr>
          <w:rFonts w:ascii="Times New Roman" w:cs="Times New Roman" w:hAnsi="Times New Roman"/>
          <w:sz w:val="28"/>
          <w:szCs w:val="28"/>
        </w:rPr>
        <w:t>. Calculate the temperature at which its volume will be doubled at the same pressure.</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w:r>
        <w:rPr>
          <w:rFonts w:ascii="Times New Roman" w:cs="Times New Roman" w:hAnsi="Times New Roman"/>
          <w:b/>
          <w:sz w:val="28"/>
          <w:szCs w:val="28"/>
        </w:rPr>
        <w:t>Note:</w:t>
      </w:r>
      <w:r>
        <w:rPr>
          <w:rFonts w:ascii="Times New Roman" w:cs="Times New Roman" w:hAnsi="Times New Roman"/>
          <w:sz w:val="28"/>
          <w:szCs w:val="28"/>
        </w:rPr>
        <w:t xml:space="preserve"> The same pressure means at constant pressure. Hence, Charles’ law is applied.</w:t>
      </w:r>
    </w:p>
    <w:p>
      <w:pPr>
        <w:pStyle w:val="style0"/>
        <w:rPr>
          <w:rFonts w:ascii="Times New Roman" w:cs="Times New Roman" w:hAnsi="Times New Roman"/>
          <w:b/>
          <w:sz w:val="20"/>
          <w:szCs w:val="20"/>
        </w:rPr>
      </w:pPr>
      <m:oMathPara>
        <m:oMathParaPr>
          <m:jc m:val="left"/>
        </m:oMathParaPr>
        <m:oMath>
          <m:sSub>
            <m:sSubPr>
              <m:ctrlPr>
                <w:rPr>
                  <w:rFonts w:ascii="Cambria Math" w:cs="Times New Roman" w:hAnsi="Cambria Math"/>
                  <w:b/>
                  <w:i/>
                  <w:sz w:val="20"/>
                  <w:szCs w:val="20"/>
                </w:rPr>
              </m:ctrlPr>
            </m:sSubPr>
            <m:e>
              <m:r>
                <m:rPr>
                  <m:sty m:val="bi"/>
                </m:rPr>
                <w:rPr>
                  <w:rFonts w:ascii="Cambria Math" w:cs="Times New Roman" w:hAnsi="Cambria Math"/>
                  <w:sz w:val="20"/>
                  <w:szCs w:val="20"/>
                </w:rPr>
                <m:t>V</m:t>
              </m:r>
            </m:e>
            <m:sub>
              <m:r>
                <m:rPr>
                  <m:sty m:val="bi"/>
                </m:rPr>
                <w:rPr>
                  <w:rFonts w:ascii="Cambria Math" w:cs="Times New Roman" w:hAnsi="Cambria Math"/>
                  <w:sz w:val="20"/>
                  <w:szCs w:val="20"/>
                </w:rPr>
                <m:t>1</m:t>
              </m:r>
            </m:sub>
          </m:sSub>
          <m:r>
            <m:rPr>
              <m:sty m:val="bi"/>
            </m:rPr>
            <w:rPr>
              <w:rFonts w:ascii="Cambria Math" w:cs="Times New Roman" w:hAnsi="Cambria Math"/>
              <w:sz w:val="20"/>
              <w:szCs w:val="20"/>
            </w:rPr>
            <m:t>=150 c</m:t>
          </m:r>
          <m:sSup>
            <m:sSupPr>
              <m:ctrlPr>
                <w:rPr>
                  <w:rFonts w:ascii="Cambria Math" w:cs="Times New Roman" w:hAnsi="Cambria Math"/>
                  <w:b/>
                  <w:i/>
                  <w:sz w:val="20"/>
                  <w:szCs w:val="20"/>
                </w:rPr>
              </m:ctrlPr>
            </m:sSupPr>
            <m:e>
              <m:r>
                <m:rPr>
                  <m:sty m:val="bi"/>
                </m:rPr>
                <w:rPr>
                  <w:rFonts w:ascii="Cambria Math" w:cs="Times New Roman" w:hAnsi="Cambria Math"/>
                  <w:sz w:val="20"/>
                  <w:szCs w:val="20"/>
                </w:rPr>
                <m:t>m</m:t>
              </m:r>
            </m:e>
            <m:sup>
              <m:r>
                <m:rPr>
                  <m:sty m:val="bi"/>
                </m:rPr>
                <w:rPr>
                  <w:rFonts w:ascii="Cambria Math" w:cs="Times New Roman" w:hAnsi="Cambria Math"/>
                  <w:sz w:val="20"/>
                  <w:szCs w:val="20"/>
                </w:rPr>
                <m:t>3</m:t>
              </m:r>
            </m:sup>
          </m:sSup>
          <m:r>
            <m:rPr>
              <m:sty m:val="bi"/>
            </m:rPr>
            <w:rPr>
              <w:rFonts w:ascii="Cambria Math" w:cs="Times New Roman" w:hAnsi="Cambria Math"/>
              <w:sz w:val="20"/>
              <w:szCs w:val="20"/>
            </w:rPr>
            <m:t xml:space="preserve">, </m:t>
          </m:r>
          <m:sSub>
            <m:sSubPr>
              <m:ctrlPr>
                <w:rPr>
                  <w:rFonts w:ascii="Cambria Math" w:cs="Times New Roman" w:hAnsi="Cambria Math"/>
                  <w:b/>
                  <w:i/>
                  <w:sz w:val="20"/>
                  <w:szCs w:val="20"/>
                </w:rPr>
              </m:ctrlPr>
            </m:sSubPr>
            <m:e>
              <m:r>
                <m:rPr>
                  <m:sty m:val="bi"/>
                </m:rPr>
                <w:rPr>
                  <w:rFonts w:ascii="Cambria Math" w:cs="Times New Roman" w:hAnsi="Cambria Math"/>
                  <w:sz w:val="20"/>
                  <w:szCs w:val="20"/>
                </w:rPr>
                <m:t>V</m:t>
              </m:r>
            </m:e>
            <m:sub>
              <m:r>
                <m:rPr>
                  <m:sty m:val="bi"/>
                </m:rPr>
                <w:rPr>
                  <w:rFonts w:ascii="Cambria Math" w:cs="Times New Roman" w:hAnsi="Cambria Math"/>
                  <w:sz w:val="20"/>
                  <w:szCs w:val="20"/>
                </w:rPr>
                <m:t>2</m:t>
              </m:r>
            </m:sub>
          </m:sSub>
          <m:r>
            <m:rPr>
              <m:sty m:val="bi"/>
            </m:rPr>
            <w:rPr>
              <w:rFonts w:ascii="Cambria Math" w:cs="Times New Roman" w:hAnsi="Cambria Math"/>
              <w:sz w:val="20"/>
              <w:szCs w:val="20"/>
            </w:rPr>
            <m:t xml:space="preserve">=double of its initial volume.i.e </m:t>
          </m:r>
          <m:sSub>
            <m:sSubPr>
              <m:ctrlPr>
                <w:rPr>
                  <w:rFonts w:ascii="Cambria Math" w:cs="Times New Roman" w:hAnsi="Cambria Math"/>
                  <w:b/>
                  <w:i/>
                  <w:sz w:val="20"/>
                  <w:szCs w:val="20"/>
                </w:rPr>
              </m:ctrlPr>
            </m:sSubPr>
            <m:e>
              <m:r>
                <m:rPr>
                  <m:sty m:val="bi"/>
                </m:rPr>
                <w:rPr>
                  <w:rFonts w:ascii="Cambria Math" w:cs="Times New Roman" w:hAnsi="Cambria Math"/>
                  <w:sz w:val="20"/>
                  <w:szCs w:val="20"/>
                </w:rPr>
                <m:t>V</m:t>
              </m:r>
            </m:e>
            <m:sub>
              <m:r>
                <m:rPr>
                  <m:sty m:val="bi"/>
                </m:rPr>
                <w:rPr>
                  <w:rFonts w:ascii="Cambria Math" w:cs="Times New Roman" w:hAnsi="Cambria Math"/>
                  <w:sz w:val="20"/>
                  <w:szCs w:val="20"/>
                </w:rPr>
                <m:t>2</m:t>
              </m:r>
            </m:sub>
          </m:sSub>
          <m:r>
            <m:rPr>
              <m:sty m:val="bi"/>
            </m:rPr>
            <w:rPr>
              <w:rFonts w:ascii="Cambria Math" w:cs="Times New Roman" w:hAnsi="Cambria Math"/>
              <w:sz w:val="20"/>
              <w:szCs w:val="20"/>
            </w:rPr>
            <m:t>=300</m:t>
          </m:r>
          <m:r>
            <m:rPr>
              <m:sty m:val="bi"/>
            </m:rPr>
            <w:rPr>
              <w:rFonts w:ascii="Cambria Math" w:cs="Times New Roman" w:hAnsi="Cambria Math"/>
              <w:sz w:val="20"/>
              <w:szCs w:val="20"/>
            </w:rPr>
            <m:t>c</m:t>
          </m:r>
          <m:sSup>
            <m:sSupPr>
              <m:ctrlPr>
                <w:rPr>
                  <w:rFonts w:ascii="Cambria Math" w:cs="Times New Roman" w:hAnsi="Cambria Math"/>
                  <w:b/>
                  <w:i/>
                  <w:sz w:val="20"/>
                  <w:szCs w:val="20"/>
                </w:rPr>
              </m:ctrlPr>
            </m:sSupPr>
            <m:e>
              <m:r>
                <m:rPr>
                  <m:sty m:val="bi"/>
                </m:rPr>
                <w:rPr>
                  <w:rFonts w:ascii="Cambria Math" w:cs="Times New Roman" w:hAnsi="Cambria Math"/>
                  <w:sz w:val="20"/>
                  <w:szCs w:val="20"/>
                </w:rPr>
                <m:t>m</m:t>
              </m:r>
            </m:e>
            <m:sup>
              <m:r>
                <m:rPr>
                  <m:sty m:val="bi"/>
                </m:rPr>
                <w:rPr>
                  <w:rFonts w:ascii="Cambria Math" w:cs="Times New Roman" w:hAnsi="Cambria Math"/>
                  <w:sz w:val="20"/>
                  <w:szCs w:val="20"/>
                </w:rPr>
                <m:t>3</m:t>
              </m:r>
            </m:sup>
          </m:sSup>
          <m:r>
            <m:rPr>
              <m:sty m:val="bi"/>
            </m:rPr>
            <w:rPr>
              <w:rFonts w:ascii="Cambria Math" w:cs="Times New Roman" w:hAnsi="Cambria Math"/>
              <w:sz w:val="20"/>
              <w:szCs w:val="20"/>
            </w:rPr>
            <m:t xml:space="preserve">, </m:t>
          </m:r>
          <m:sSub>
            <m:sSubPr>
              <m:ctrlPr>
                <w:rPr>
                  <w:rFonts w:ascii="Cambria Math" w:cs="Times New Roman" w:hAnsi="Cambria Math"/>
                  <w:b/>
                  <w:i/>
                  <w:sz w:val="20"/>
                  <w:szCs w:val="20"/>
                </w:rPr>
              </m:ctrlPr>
            </m:sSubPr>
            <m:e>
              <m:r>
                <m:rPr>
                  <m:sty m:val="bi"/>
                </m:rPr>
                <w:rPr>
                  <w:rFonts w:ascii="Cambria Math" w:cs="Times New Roman" w:hAnsi="Cambria Math"/>
                  <w:sz w:val="20"/>
                  <w:szCs w:val="20"/>
                </w:rPr>
                <m:t>T</m:t>
              </m:r>
            </m:e>
            <m:sub>
              <m:r>
                <m:rPr>
                  <m:sty m:val="bi"/>
                </m:rPr>
                <w:rPr>
                  <w:rFonts w:ascii="Cambria Math" w:cs="Times New Roman" w:hAnsi="Cambria Math"/>
                  <w:sz w:val="20"/>
                  <w:szCs w:val="20"/>
                </w:rPr>
                <m:t>1</m:t>
              </m:r>
            </m:sub>
          </m:sSub>
          <m:r>
            <m:rPr>
              <m:sty m:val="bi"/>
            </m:rPr>
            <w:rPr>
              <w:rFonts w:ascii="Cambria Math" w:cs="Times New Roman" w:hAnsi="Cambria Math"/>
              <w:sz w:val="20"/>
              <w:szCs w:val="20"/>
            </w:rPr>
            <m:t>=25 +273=298</m:t>
          </m:r>
          <m:r>
            <m:rPr>
              <m:sty m:val="bi"/>
            </m:rPr>
            <w:rPr>
              <w:rFonts w:ascii="Cambria Math" w:cs="Times New Roman" w:hAnsi="Cambria Math"/>
              <w:sz w:val="20"/>
              <w:szCs w:val="20"/>
            </w:rPr>
            <m:t xml:space="preserve">K </m:t>
          </m:r>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150</m:t>
              </m:r>
            </m:num>
            <m:den>
              <m:r>
                <w:rPr>
                  <w:rFonts w:ascii="Cambria Math" w:cs="Times New Roman" w:hAnsi="Cambria Math"/>
                  <w:sz w:val="28"/>
                  <w:szCs w:val="28"/>
                </w:rPr>
                <m:t>300</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300</m:t>
              </m:r>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w:r>
        <w:rPr>
          <w:rFonts w:ascii="Times New Roman" w:cs="Times New Roman" w:hAnsi="Times New Roman"/>
          <w:sz w:val="28"/>
          <w:szCs w:val="28"/>
        </w:rPr>
        <w:t>300 × 300 = 150</w:t>
      </w:r>
      <m:oMath>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oMath>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9000</m:t>
              </m:r>
            </m:num>
            <m:den>
              <m:r>
                <w:rPr>
                  <w:rFonts w:ascii="Cambria Math" w:cs="Times New Roman" w:hAnsi="Cambria Math"/>
                  <w:sz w:val="28"/>
                  <w:szCs w:val="28"/>
                </w:rPr>
                <m:t>150</m:t>
              </m:r>
            </m:den>
          </m:f>
          <m:r>
            <w:rPr>
              <w:rFonts w:ascii="Cambria Math" w:cs="Times New Roman" w:hAnsi="Cambria Math"/>
              <w:sz w:val="28"/>
              <w:szCs w:val="28"/>
            </w:rPr>
            <m:t>=600K</m:t>
          </m:r>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sz w:val="28"/>
          <w:szCs w:val="28"/>
          <w:rPrChange w:id="6519" w:author="user pc" w:date="2022-03-15T10:14:00Z">
            <w:rPr/>
          </w:rPrChange>
        </w:rPr>
      </w:pPr>
      <w:r w:rsidRPr="1BD027D6">
        <w:rPr>
          <w:rFonts w:ascii="Times New Roman" w:cs="Times New Roman"/>
          <w:b/>
          <w:sz w:val="28"/>
          <w:szCs w:val="28"/>
          <w:rPrChange w:id="6520" w:author="user pc" w:date="2022-03-15T10:14:00Z">
            <w:rPr>
              <w:b/>
            </w:rPr>
          </w:rPrChange>
        </w:rPr>
        <w:t>‌Boyle's</w:t>
      </w:r>
      <w:r>
        <w:rPr>
          <w:rFonts w:ascii="Times New Roman" w:cs="Times New Roman" w:hAnsi="Times New Roman"/>
          <w:b/>
          <w:sz w:val="28"/>
          <w:szCs w:val="28"/>
        </w:rPr>
        <w:t xml:space="preserve"> </w:t>
      </w:r>
      <w:r w:rsidRPr="FCE50F2E">
        <w:rPr>
          <w:rFonts w:ascii="Times New Roman" w:cs="Times New Roman"/>
          <w:b/>
          <w:sz w:val="28"/>
          <w:szCs w:val="28"/>
          <w:rPrChange w:id="6521" w:author="user pc" w:date="2022-03-15T10:14:00Z">
            <w:rPr>
              <w:b/>
            </w:rPr>
          </w:rPrChange>
        </w:rPr>
        <w:t>Law</w:t>
      </w:r>
    </w:p>
    <w:p>
      <w:pPr>
        <w:pStyle w:val="style0"/>
        <w:rPr>
          <w:rFonts w:ascii="Times New Roman" w:cs="Times New Roman" w:hAnsi="Times New Roman"/>
          <w:sz w:val="28"/>
          <w:szCs w:val="28"/>
        </w:rPr>
      </w:pPr>
      <w:r>
        <w:rPr>
          <w:rFonts w:ascii="Times New Roman" w:cs="Times New Roman" w:hAnsi="Times New Roman"/>
          <w:b/>
          <w:sz w:val="28"/>
          <w:szCs w:val="28"/>
        </w:rPr>
        <w:t>This states that the volume of a given mass of a gas is inversely proportional to the pressure provided that the temperature remains constant</w:t>
      </w:r>
      <w:r>
        <w:rPr>
          <w:rFonts w:ascii="Times New Roman" w:cs="Times New Roman" w:hAnsi="Times New Roman"/>
          <w:sz w:val="28"/>
          <w:szCs w:val="28"/>
        </w:rPr>
        <w:t>.</w:t>
      </w:r>
      <w:r>
        <w:rPr>
          <w:rFonts w:ascii="Times New Roman" w:cs="Times New Roman" w:hAnsi="Times New Roman"/>
          <w:b/>
          <w:sz w:val="28"/>
          <w:szCs w:val="28"/>
        </w:rPr>
        <w:t xml:space="preserve"> </w:t>
      </w:r>
      <m:oMath>
        <m:r>
          <m:rPr>
            <m:sty m:val="bi"/>
          </m:rPr>
          <w:rPr>
            <w:rFonts w:ascii="Cambria Math" w:cs="Times New Roman" w:hAnsi="Cambria Math"/>
            <w:sz w:val="28"/>
            <w:szCs w:val="28"/>
          </w:rPr>
          <m:t>V ∝</m:t>
        </m:r>
        <m:f>
          <m:fPr>
            <m:ctrlPr>
              <w:rPr>
                <w:rFonts w:ascii="Cambria Math" w:cs="Times New Roman" w:hAnsi="Cambria Math"/>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P</m:t>
            </m:r>
          </m:den>
        </m:f>
      </m:oMath>
    </w:p>
    <w:p>
      <w:pPr>
        <w:pStyle w:val="style0"/>
        <w:rPr>
          <w:rFonts w:ascii="Times New Roman" w:cs="Times New Roman"/>
          <w:sz w:val="28"/>
          <w:szCs w:val="28"/>
          <w:rPrChange w:id="6522" w:author="user pc" w:date="2022-03-15T10:14:00Z">
            <w:rPr/>
          </w:rPrChange>
        </w:rPr>
      </w:pPr>
      <w:r w:rsidRPr="F50AFA82">
        <w:rPr>
          <w:rFonts w:ascii="Times New Roman" w:cs="Times New Roman"/>
          <w:sz w:val="28"/>
          <w:szCs w:val="28"/>
          <w:rPrChange w:id="6523" w:author="user pc" w:date="2022-03-15T10:14:00Z">
            <w:rPr/>
          </w:rPrChange>
        </w:rPr>
        <w:t>I.</w:t>
      </w:r>
      <w:r>
        <w:rPr>
          <w:rFonts w:ascii="Times New Roman" w:cs="Times New Roman" w:hAnsi="Times New Roman"/>
          <w:sz w:val="28"/>
          <w:szCs w:val="28"/>
        </w:rPr>
        <w:t xml:space="preserve"> </w:t>
      </w:r>
      <w:r w:rsidRPr="3526CD43">
        <w:rPr>
          <w:rFonts w:ascii="Times New Roman" w:cs="Times New Roman"/>
          <w:sz w:val="28"/>
          <w:szCs w:val="28"/>
          <w:rPrChange w:id="6524" w:author="user pc" w:date="2022-03-15T10:14:00Z">
            <w:rPr/>
          </w:rPrChange>
        </w:rPr>
        <w:t>The</w:t>
      </w:r>
      <w:r>
        <w:rPr>
          <w:rFonts w:ascii="Times New Roman" w:cs="Times New Roman" w:hAnsi="Times New Roman"/>
          <w:sz w:val="28"/>
          <w:szCs w:val="28"/>
        </w:rPr>
        <w:t xml:space="preserve"> </w:t>
      </w:r>
      <w:r w:rsidRPr="DBF39B51">
        <w:rPr>
          <w:rFonts w:ascii="Times New Roman" w:cs="Times New Roman"/>
          <w:sz w:val="28"/>
          <w:szCs w:val="28"/>
          <w:rPrChange w:id="6525" w:author="user pc" w:date="2022-03-15T10:14:00Z">
            <w:rPr/>
          </w:rPrChange>
        </w:rPr>
        <w:t>volume</w:t>
      </w:r>
      <w:r>
        <w:rPr>
          <w:rFonts w:ascii="Times New Roman" w:cs="Times New Roman" w:hAnsi="Times New Roman"/>
          <w:sz w:val="28"/>
          <w:szCs w:val="28"/>
        </w:rPr>
        <w:t xml:space="preserve"> </w:t>
      </w:r>
      <w:r w:rsidRPr="EF83AE41">
        <w:rPr>
          <w:rFonts w:ascii="Times New Roman" w:cs="Times New Roman"/>
          <w:sz w:val="28"/>
          <w:szCs w:val="28"/>
          <w:rPrChange w:id="6526" w:author="user pc" w:date="2022-03-15T10:14:00Z">
            <w:rPr/>
          </w:rPrChange>
        </w:rPr>
        <w:t>of</w:t>
      </w:r>
      <w:r>
        <w:rPr>
          <w:rFonts w:ascii="Times New Roman" w:cs="Times New Roman" w:hAnsi="Times New Roman"/>
          <w:sz w:val="28"/>
          <w:szCs w:val="28"/>
        </w:rPr>
        <w:t xml:space="preserve"> </w:t>
      </w:r>
      <w:r w:rsidRPr="66CA1B0A">
        <w:rPr>
          <w:rFonts w:ascii="Times New Roman" w:cs="Times New Roman"/>
          <w:sz w:val="28"/>
          <w:szCs w:val="28"/>
          <w:rPrChange w:id="6527" w:author="user pc" w:date="2022-03-15T10:14:00Z">
            <w:rPr/>
          </w:rPrChange>
        </w:rPr>
        <w:t>a</w:t>
      </w:r>
      <w:r>
        <w:rPr>
          <w:rFonts w:ascii="Times New Roman" w:cs="Times New Roman" w:hAnsi="Times New Roman"/>
          <w:sz w:val="28"/>
          <w:szCs w:val="28"/>
        </w:rPr>
        <w:t xml:space="preserve"> </w:t>
      </w:r>
      <w:r w:rsidRPr="D236A487">
        <w:rPr>
          <w:rFonts w:ascii="Times New Roman" w:cs="Times New Roman"/>
          <w:sz w:val="28"/>
          <w:szCs w:val="28"/>
          <w:rPrChange w:id="6528" w:author="user pc" w:date="2022-03-15T10:14:00Z">
            <w:rPr/>
          </w:rPrChange>
        </w:rPr>
        <w:t>gas</w:t>
      </w:r>
      <w:r>
        <w:rPr>
          <w:rFonts w:ascii="Times New Roman" w:cs="Times New Roman" w:hAnsi="Times New Roman"/>
          <w:sz w:val="28"/>
          <w:szCs w:val="28"/>
        </w:rPr>
        <w:t xml:space="preserve"> </w:t>
      </w:r>
      <w:r w:rsidRPr="9483923C">
        <w:rPr>
          <w:rFonts w:ascii="Times New Roman" w:cs="Times New Roman"/>
          <w:sz w:val="28"/>
          <w:szCs w:val="28"/>
          <w:rPrChange w:id="6529" w:author="user pc" w:date="2022-03-15T10:14:00Z">
            <w:rPr/>
          </w:rPrChange>
        </w:rPr>
        <w:t>at</w:t>
      </w:r>
      <w:r>
        <w:rPr>
          <w:rFonts w:ascii="Times New Roman" w:cs="Times New Roman" w:hAnsi="Times New Roman"/>
          <w:sz w:val="28"/>
          <w:szCs w:val="28"/>
        </w:rPr>
        <w:t xml:space="preserve"> </w:t>
      </w:r>
      <w:r w:rsidRPr="69822EFE">
        <w:rPr>
          <w:rFonts w:ascii="Times New Roman" w:cs="Times New Roman"/>
          <w:sz w:val="28"/>
          <w:szCs w:val="28"/>
          <w:rPrChange w:id="6530" w:author="user pc" w:date="2022-03-15T10:14:00Z">
            <w:rPr/>
          </w:rPrChange>
        </w:rPr>
        <w:t>constant</w:t>
      </w:r>
      <w:r>
        <w:rPr>
          <w:rFonts w:ascii="Times New Roman" w:cs="Times New Roman" w:hAnsi="Times New Roman"/>
          <w:sz w:val="28"/>
          <w:szCs w:val="28"/>
        </w:rPr>
        <w:t xml:space="preserve"> </w:t>
      </w:r>
      <w:r w:rsidRPr="2836CF29">
        <w:rPr>
          <w:rFonts w:ascii="Times New Roman" w:cs="Times New Roman"/>
          <w:sz w:val="28"/>
          <w:szCs w:val="28"/>
          <w:rPrChange w:id="6531" w:author="user pc" w:date="2022-03-15T10:14:00Z">
            <w:rPr/>
          </w:rPrChange>
        </w:rPr>
        <w:t>temperature</w:t>
      </w:r>
      <w:r>
        <w:rPr>
          <w:rFonts w:ascii="Times New Roman" w:cs="Times New Roman" w:hAnsi="Times New Roman"/>
          <w:sz w:val="28"/>
          <w:szCs w:val="28"/>
        </w:rPr>
        <w:t xml:space="preserve"> </w:t>
      </w:r>
      <w:r w:rsidRPr="B767E770">
        <w:rPr>
          <w:rFonts w:ascii="Times New Roman" w:cs="Times New Roman"/>
          <w:sz w:val="28"/>
          <w:szCs w:val="28"/>
          <w:rPrChange w:id="6532" w:author="user pc" w:date="2022-03-15T10:14:00Z">
            <w:rPr/>
          </w:rPrChange>
        </w:rPr>
        <w:t>is</w:t>
      </w:r>
      <w:r>
        <w:rPr>
          <w:rFonts w:ascii="Times New Roman" w:cs="Times New Roman" w:hAnsi="Times New Roman"/>
          <w:sz w:val="28"/>
          <w:szCs w:val="28"/>
        </w:rPr>
        <w:t xml:space="preserve"> </w:t>
      </w:r>
      <w:r w:rsidRPr="B46ABB71">
        <w:rPr>
          <w:rFonts w:ascii="Times New Roman" w:cs="Times New Roman"/>
          <w:sz w:val="28"/>
          <w:szCs w:val="28"/>
          <w:rPrChange w:id="6533" w:author="user pc" w:date="2022-03-15T10:14:00Z">
            <w:rPr/>
          </w:rPrChange>
        </w:rPr>
        <w:t>inversely</w:t>
      </w:r>
      <w:r>
        <w:rPr>
          <w:rFonts w:ascii="Times New Roman" w:cs="Times New Roman" w:hAnsi="Times New Roman"/>
          <w:sz w:val="28"/>
          <w:szCs w:val="28"/>
        </w:rPr>
        <w:t xml:space="preserve"> </w:t>
      </w:r>
      <w:r w:rsidRPr="F955A492">
        <w:rPr>
          <w:rFonts w:ascii="Times New Roman" w:cs="Times New Roman"/>
          <w:sz w:val="28"/>
          <w:szCs w:val="28"/>
          <w:rPrChange w:id="6534" w:author="user pc" w:date="2022-03-15T10:14:00Z">
            <w:rPr/>
          </w:rPrChange>
        </w:rPr>
        <w:t>proportional</w:t>
      </w:r>
      <w:r>
        <w:rPr>
          <w:rFonts w:ascii="Times New Roman" w:cs="Times New Roman" w:hAnsi="Times New Roman"/>
          <w:sz w:val="28"/>
          <w:szCs w:val="28"/>
        </w:rPr>
        <w:t xml:space="preserve"> </w:t>
      </w:r>
      <w:r w:rsidRPr="86A28003">
        <w:rPr>
          <w:rFonts w:ascii="Times New Roman" w:cs="Times New Roman"/>
          <w:sz w:val="28"/>
          <w:szCs w:val="28"/>
          <w:rPrChange w:id="6535" w:author="user pc" w:date="2022-03-15T10:14:00Z">
            <w:rPr/>
          </w:rPrChange>
        </w:rPr>
        <w:t>to</w:t>
      </w:r>
      <w:r>
        <w:rPr>
          <w:rFonts w:ascii="Times New Roman" w:cs="Times New Roman" w:hAnsi="Times New Roman"/>
          <w:sz w:val="28"/>
          <w:szCs w:val="28"/>
        </w:rPr>
        <w:t xml:space="preserve"> </w:t>
      </w:r>
      <w:r w:rsidRPr="8D790447">
        <w:rPr>
          <w:rFonts w:ascii="Times New Roman" w:cs="Times New Roman"/>
          <w:sz w:val="28"/>
          <w:szCs w:val="28"/>
          <w:rPrChange w:id="6536" w:author="user pc" w:date="2022-03-15T10:14:00Z">
            <w:rPr/>
          </w:rPrChange>
        </w:rPr>
        <w:t>the</w:t>
      </w:r>
      <w:r>
        <w:rPr>
          <w:rFonts w:ascii="Times New Roman" w:cs="Times New Roman" w:hAnsi="Times New Roman"/>
          <w:sz w:val="28"/>
          <w:szCs w:val="28"/>
        </w:rPr>
        <w:t xml:space="preserve"> </w:t>
      </w:r>
      <w:r w:rsidRPr="198C0BFF">
        <w:rPr>
          <w:rFonts w:ascii="Times New Roman" w:cs="Times New Roman"/>
          <w:sz w:val="28"/>
          <w:szCs w:val="28"/>
          <w:rPrChange w:id="6537" w:author="user pc" w:date="2022-03-15T10:14:00Z">
            <w:rPr/>
          </w:rPrChange>
        </w:rPr>
        <w:t>pressure.</w:t>
      </w:r>
    </w:p>
    <w:p>
      <w:pPr>
        <w:pStyle w:val="style0"/>
        <w:rPr>
          <w:rFonts w:ascii="Times New Roman" w:cs="Times New Roman"/>
          <w:sz w:val="28"/>
          <w:szCs w:val="28"/>
          <w:rPrChange w:id="6538" w:author="user pc" w:date="2022-03-15T10:14:00Z">
            <w:rPr/>
          </w:rPrChange>
        </w:rPr>
      </w:pPr>
      <w:r w:rsidRPr="8E85CA29">
        <w:rPr>
          <w:rFonts w:ascii="Times New Roman" w:cs="Times New Roman"/>
          <w:sz w:val="28"/>
          <w:szCs w:val="28"/>
          <w:rPrChange w:id="6539" w:author="user pc" w:date="2022-03-15T10:14:00Z">
            <w:rPr/>
          </w:rPrChange>
        </w:rPr>
        <w:t>2.</w:t>
      </w:r>
      <w:r>
        <w:rPr>
          <w:rFonts w:ascii="Times New Roman" w:cs="Times New Roman" w:hAnsi="Times New Roman"/>
          <w:sz w:val="28"/>
          <w:szCs w:val="28"/>
        </w:rPr>
        <w:t xml:space="preserve"> </w:t>
      </w:r>
      <w:r w:rsidRPr="BD1E4332">
        <w:rPr>
          <w:rFonts w:ascii="Times New Roman" w:cs="Times New Roman"/>
          <w:sz w:val="28"/>
          <w:szCs w:val="28"/>
          <w:rPrChange w:id="6540" w:author="user pc" w:date="2022-03-15T10:14:00Z">
            <w:rPr/>
          </w:rPrChange>
        </w:rPr>
        <w:t>Like</w:t>
      </w:r>
      <w:r>
        <w:rPr>
          <w:rFonts w:ascii="Times New Roman" w:cs="Times New Roman" w:hAnsi="Times New Roman"/>
          <w:sz w:val="28"/>
          <w:szCs w:val="28"/>
        </w:rPr>
        <w:t xml:space="preserve"> </w:t>
      </w:r>
      <w:r w:rsidRPr="1398EA18">
        <w:rPr>
          <w:rFonts w:ascii="Times New Roman" w:cs="Times New Roman"/>
          <w:sz w:val="28"/>
          <w:szCs w:val="28"/>
          <w:rPrChange w:id="6541" w:author="user pc" w:date="2022-03-15T10:14:00Z">
            <w:rPr/>
          </w:rPrChange>
        </w:rPr>
        <w:t>Charles'</w:t>
      </w:r>
      <w:r>
        <w:rPr>
          <w:rFonts w:ascii="Times New Roman" w:cs="Times New Roman" w:hAnsi="Times New Roman"/>
          <w:sz w:val="28"/>
          <w:szCs w:val="28"/>
        </w:rPr>
        <w:t xml:space="preserve"> </w:t>
      </w:r>
      <w:r w:rsidRPr="944AACDC">
        <w:rPr>
          <w:rFonts w:ascii="Times New Roman" w:cs="Times New Roman"/>
          <w:sz w:val="28"/>
          <w:szCs w:val="28"/>
          <w:rPrChange w:id="6542" w:author="user pc" w:date="2022-03-15T10:14:00Z">
            <w:rPr/>
          </w:rPrChange>
        </w:rPr>
        <w:t>Law,</w:t>
      </w:r>
      <w:r>
        <w:rPr>
          <w:rFonts w:ascii="Times New Roman" w:cs="Times New Roman" w:hAnsi="Times New Roman"/>
          <w:sz w:val="28"/>
          <w:szCs w:val="28"/>
        </w:rPr>
        <w:t xml:space="preserve"> </w:t>
      </w:r>
      <w:r w:rsidRPr="D7E8FD4F">
        <w:rPr>
          <w:rFonts w:ascii="Times New Roman" w:cs="Times New Roman"/>
          <w:sz w:val="28"/>
          <w:szCs w:val="28"/>
          <w:rPrChange w:id="6543" w:author="user pc" w:date="2022-03-15T10:14:00Z">
            <w:rPr/>
          </w:rPrChange>
        </w:rPr>
        <w:t>we</w:t>
      </w:r>
      <w:r>
        <w:rPr>
          <w:rFonts w:ascii="Times New Roman" w:cs="Times New Roman" w:hAnsi="Times New Roman"/>
          <w:sz w:val="28"/>
          <w:szCs w:val="28"/>
        </w:rPr>
        <w:t xml:space="preserve"> </w:t>
      </w:r>
      <w:r w:rsidRPr="2C2BDDD9">
        <w:rPr>
          <w:rFonts w:ascii="Times New Roman" w:cs="Times New Roman"/>
          <w:sz w:val="28"/>
          <w:szCs w:val="28"/>
          <w:rPrChange w:id="6544" w:author="user pc" w:date="2022-03-15T10:14:00Z">
            <w:rPr/>
          </w:rPrChange>
        </w:rPr>
        <w:t>can</w:t>
      </w:r>
      <w:r>
        <w:rPr>
          <w:rFonts w:ascii="Times New Roman" w:cs="Times New Roman" w:hAnsi="Times New Roman"/>
          <w:sz w:val="28"/>
          <w:szCs w:val="28"/>
        </w:rPr>
        <w:t xml:space="preserve"> </w:t>
      </w:r>
      <w:r w:rsidRPr="C36A95E0">
        <w:rPr>
          <w:rFonts w:ascii="Times New Roman" w:cs="Times New Roman"/>
          <w:sz w:val="28"/>
          <w:szCs w:val="28"/>
          <w:rPrChange w:id="6545" w:author="user pc" w:date="2022-03-15T10:14:00Z">
            <w:rPr/>
          </w:rPrChange>
        </w:rPr>
        <w:t>write:</w:t>
      </w:r>
    </w:p>
    <w:p>
      <w:pPr>
        <w:pStyle w:val="style0"/>
        <w:rPr>
          <w:rFonts w:ascii="Times New Roman" w:cs="Times New Roman"/>
          <w:sz w:val="28"/>
          <w:szCs w:val="28"/>
          <w:rPrChange w:id="6546" w:author="user pc" w:date="2022-03-15T10:14:00Z">
            <w:rPr/>
          </w:rPrChange>
        </w:rPr>
      </w:pPr>
      <w:r w:rsidRPr="7FA86342">
        <w:rPr>
          <w:rFonts w:ascii="Times New Roman" w:cs="Times New Roman"/>
          <w:sz w:val="28"/>
          <w:szCs w:val="28"/>
          <w:rPrChange w:id="6547" w:author="user pc" w:date="2022-03-15T10:14:00Z">
            <w:rPr/>
          </w:rPrChange>
        </w:rPr>
        <w:t>P</w:t>
      </w:r>
      <w:r w:rsidRPr="B8576D4C">
        <w:rPr>
          <w:rFonts w:ascii="Times New Roman" w:cs="Times New Roman"/>
          <w:sz w:val="28"/>
          <w:szCs w:val="28"/>
          <w:vertAlign w:val="subscript"/>
          <w:rPrChange w:id="6548" w:author="user pc" w:date="2022-03-15T10:14:00Z">
            <w:rPr>
              <w:vertAlign w:val="subscript"/>
            </w:rPr>
          </w:rPrChange>
        </w:rPr>
        <w:t>1</w:t>
      </w:r>
      <w:r w:rsidRPr="2E48CB87">
        <w:rPr>
          <w:rFonts w:ascii="Times New Roman" w:cs="Times New Roman"/>
          <w:sz w:val="28"/>
          <w:szCs w:val="28"/>
          <w:rPrChange w:id="6549" w:author="user pc" w:date="2022-03-15T10:14:00Z">
            <w:rPr/>
          </w:rPrChange>
        </w:rPr>
        <w:t>V</w:t>
      </w:r>
      <w:r w:rsidRPr="BF7D2CD1">
        <w:rPr>
          <w:rFonts w:ascii="Times New Roman" w:cs="Times New Roman"/>
          <w:sz w:val="28"/>
          <w:szCs w:val="28"/>
          <w:vertAlign w:val="subscript"/>
          <w:rPrChange w:id="6550" w:author="user pc" w:date="2022-03-15T10:14:00Z">
            <w:rPr>
              <w:vertAlign w:val="subscript"/>
            </w:rPr>
          </w:rPrChange>
        </w:rPr>
        <w:t>1</w:t>
      </w:r>
      <w:r>
        <w:rPr>
          <w:rFonts w:ascii="Times New Roman" w:cs="Times New Roman" w:hAnsi="Times New Roman"/>
          <w:sz w:val="28"/>
          <w:szCs w:val="28"/>
          <w:vertAlign w:val="subscript"/>
        </w:rPr>
        <w:t xml:space="preserve"> </w:t>
      </w:r>
      <w:r w:rsidRPr="A9418218">
        <w:rPr>
          <w:rFonts w:ascii="Times New Roman" w:cs="Times New Roman"/>
          <w:sz w:val="28"/>
          <w:szCs w:val="28"/>
          <w:rPrChange w:id="6551" w:author="user pc" w:date="2022-03-15T10:14:00Z">
            <w:rPr/>
          </w:rPrChange>
        </w:rPr>
        <w:t>=</w:t>
      </w:r>
      <w:r>
        <w:rPr>
          <w:rFonts w:ascii="Times New Roman" w:cs="Times New Roman" w:hAnsi="Times New Roman"/>
          <w:sz w:val="28"/>
          <w:szCs w:val="28"/>
        </w:rPr>
        <w:t xml:space="preserve"> </w:t>
      </w:r>
      <w:r w:rsidRPr="0507D224">
        <w:rPr>
          <w:rFonts w:ascii="Times New Roman" w:cs="Times New Roman"/>
          <w:sz w:val="28"/>
          <w:szCs w:val="28"/>
          <w:rPrChange w:id="6552" w:author="user pc" w:date="2022-03-15T10:14:00Z">
            <w:rPr/>
          </w:rPrChange>
        </w:rPr>
        <w:t>P</w:t>
      </w:r>
      <w:r w:rsidRPr="E32FF299">
        <w:rPr>
          <w:rFonts w:ascii="Times New Roman" w:cs="Times New Roman"/>
          <w:sz w:val="28"/>
          <w:szCs w:val="28"/>
          <w:vertAlign w:val="subscript"/>
          <w:rPrChange w:id="6553" w:author="user pc" w:date="2022-03-15T10:14:00Z">
            <w:rPr>
              <w:vertAlign w:val="subscript"/>
            </w:rPr>
          </w:rPrChange>
        </w:rPr>
        <w:t>2</w:t>
      </w:r>
      <w:r w:rsidRPr="063C121E">
        <w:rPr>
          <w:rFonts w:ascii="Times New Roman" w:cs="Times New Roman"/>
          <w:sz w:val="28"/>
          <w:szCs w:val="28"/>
          <w:rPrChange w:id="6554" w:author="user pc" w:date="2022-03-15T10:14:00Z">
            <w:rPr/>
          </w:rPrChange>
        </w:rPr>
        <w:t>V</w:t>
      </w:r>
      <w:r w:rsidRPr="D5F5CDA8">
        <w:rPr>
          <w:rFonts w:ascii="Times New Roman" w:cs="Times New Roman"/>
          <w:sz w:val="28"/>
          <w:szCs w:val="28"/>
          <w:vertAlign w:val="subscript"/>
          <w:rPrChange w:id="6555" w:author="user pc" w:date="2022-03-15T10:14:00Z">
            <w:rPr>
              <w:vertAlign w:val="subscript"/>
            </w:rPr>
          </w:rPrChange>
        </w:rPr>
        <w:t>2</w:t>
      </w:r>
    </w:p>
    <w:p>
      <w:pPr>
        <w:pStyle w:val="style0"/>
        <w:rPr>
          <w:rFonts w:ascii="Times New Roman" w:cs="Times New Roman"/>
          <w:sz w:val="28"/>
          <w:szCs w:val="28"/>
          <w:rPrChange w:id="6556" w:author="user pc" w:date="2022-03-15T10:14:00Z">
            <w:rPr/>
          </w:rPrChange>
        </w:rPr>
      </w:pPr>
      <w:r w:rsidRPr="2E7A6E94">
        <w:rPr>
          <w:rFonts w:ascii="Times New Roman" w:cs="Times New Roman"/>
          <w:b/>
          <w:sz w:val="28"/>
          <w:szCs w:val="28"/>
          <w:rPrChange w:id="6557" w:author="user pc" w:date="2022-03-15T10:14:00Z">
            <w:rPr>
              <w:b/>
            </w:rPr>
          </w:rPrChange>
        </w:rPr>
        <w:t>Example</w:t>
      </w:r>
      <w:r>
        <w:rPr>
          <w:rFonts w:ascii="Times New Roman" w:cs="Times New Roman" w:hAnsi="Times New Roman"/>
          <w:b/>
          <w:sz w:val="28"/>
          <w:szCs w:val="28"/>
        </w:rPr>
        <w:t xml:space="preserve"> </w:t>
      </w:r>
      <w:r w:rsidRPr="77F6E325">
        <w:rPr>
          <w:rFonts w:ascii="Times New Roman" w:cs="Times New Roman"/>
          <w:b/>
          <w:sz w:val="28"/>
          <w:szCs w:val="28"/>
          <w:rPrChange w:id="6558" w:author="user pc" w:date="2022-03-15T10:14:00Z">
            <w:rPr>
              <w:b/>
            </w:rPr>
          </w:rPrChange>
        </w:rPr>
        <w:t>1:</w:t>
      </w:r>
      <w:r>
        <w:rPr>
          <w:rFonts w:ascii="Times New Roman" w:cs="Times New Roman" w:hAnsi="Times New Roman"/>
          <w:b/>
          <w:sz w:val="28"/>
          <w:szCs w:val="28"/>
        </w:rPr>
        <w:t xml:space="preserve"> </w:t>
      </w:r>
      <w:r w:rsidRPr="F9E27C3C">
        <w:rPr>
          <w:rFonts w:ascii="Times New Roman" w:cs="Times New Roman"/>
          <w:sz w:val="28"/>
          <w:szCs w:val="28"/>
          <w:rPrChange w:id="6559" w:author="user pc" w:date="2022-03-15T10:14:00Z">
            <w:rPr/>
          </w:rPrChange>
        </w:rPr>
        <w:t>The</w:t>
      </w:r>
      <w:r>
        <w:rPr>
          <w:rFonts w:ascii="Times New Roman" w:cs="Times New Roman" w:hAnsi="Times New Roman"/>
          <w:sz w:val="28"/>
          <w:szCs w:val="28"/>
        </w:rPr>
        <w:t xml:space="preserve"> </w:t>
      </w:r>
      <w:r w:rsidRPr="20EB2CB1">
        <w:rPr>
          <w:rFonts w:ascii="Times New Roman" w:cs="Times New Roman"/>
          <w:sz w:val="28"/>
          <w:szCs w:val="28"/>
          <w:rPrChange w:id="6560" w:author="user pc" w:date="2022-03-15T10:14:00Z">
            <w:rPr/>
          </w:rPrChange>
        </w:rPr>
        <w:t>gas</w:t>
      </w:r>
      <w:r>
        <w:rPr>
          <w:rFonts w:ascii="Times New Roman" w:cs="Times New Roman" w:hAnsi="Times New Roman"/>
          <w:sz w:val="28"/>
          <w:szCs w:val="28"/>
        </w:rPr>
        <w:t xml:space="preserve"> </w:t>
      </w:r>
      <w:r w:rsidRPr="0275E4BA">
        <w:rPr>
          <w:rFonts w:ascii="Times New Roman" w:cs="Times New Roman"/>
          <w:sz w:val="28"/>
          <w:szCs w:val="28"/>
          <w:rPrChange w:id="6561" w:author="user pc" w:date="2022-03-15T10:14:00Z">
            <w:rPr/>
          </w:rPrChange>
        </w:rPr>
        <w:t>in</w:t>
      </w:r>
      <w:r>
        <w:rPr>
          <w:rFonts w:ascii="Times New Roman" w:cs="Times New Roman" w:hAnsi="Times New Roman"/>
          <w:sz w:val="28"/>
          <w:szCs w:val="28"/>
        </w:rPr>
        <w:t xml:space="preserve"> </w:t>
      </w:r>
      <w:r w:rsidRPr="73AA77D2">
        <w:rPr>
          <w:rFonts w:ascii="Times New Roman" w:cs="Times New Roman"/>
          <w:sz w:val="28"/>
          <w:szCs w:val="28"/>
          <w:rPrChange w:id="6562" w:author="user pc" w:date="2022-03-15T10:14:00Z">
            <w:rPr/>
          </w:rPrChange>
        </w:rPr>
        <w:t>a</w:t>
      </w:r>
      <w:r>
        <w:rPr>
          <w:rFonts w:ascii="Times New Roman" w:cs="Times New Roman" w:hAnsi="Times New Roman"/>
          <w:sz w:val="28"/>
          <w:szCs w:val="28"/>
        </w:rPr>
        <w:t xml:space="preserve"> </w:t>
      </w:r>
      <w:r w:rsidRPr="F5747285">
        <w:rPr>
          <w:rFonts w:ascii="Times New Roman" w:cs="Times New Roman"/>
          <w:sz w:val="28"/>
          <w:szCs w:val="28"/>
          <w:rPrChange w:id="6563" w:author="user pc" w:date="2022-03-15T10:14:00Z">
            <w:rPr/>
          </w:rPrChange>
        </w:rPr>
        <w:t>balloon</w:t>
      </w:r>
      <w:r>
        <w:rPr>
          <w:rFonts w:ascii="Times New Roman" w:cs="Times New Roman" w:hAnsi="Times New Roman"/>
          <w:sz w:val="28"/>
          <w:szCs w:val="28"/>
        </w:rPr>
        <w:t xml:space="preserve"> </w:t>
      </w:r>
      <w:r w:rsidRPr="07EBB20F">
        <w:rPr>
          <w:rFonts w:ascii="Times New Roman" w:cs="Times New Roman"/>
          <w:sz w:val="28"/>
          <w:szCs w:val="28"/>
          <w:rPrChange w:id="6564" w:author="user pc" w:date="2022-03-15T10:14:00Z">
            <w:rPr/>
          </w:rPrChange>
        </w:rPr>
        <w:t>has</w:t>
      </w:r>
      <w:r>
        <w:rPr>
          <w:rFonts w:ascii="Times New Roman" w:cs="Times New Roman" w:hAnsi="Times New Roman"/>
          <w:sz w:val="28"/>
          <w:szCs w:val="28"/>
        </w:rPr>
        <w:t xml:space="preserve"> </w:t>
      </w:r>
      <w:r w:rsidRPr="5AA68B28">
        <w:rPr>
          <w:rFonts w:ascii="Times New Roman" w:cs="Times New Roman"/>
          <w:sz w:val="28"/>
          <w:szCs w:val="28"/>
          <w:rPrChange w:id="6565" w:author="user pc" w:date="2022-03-15T10:14:00Z">
            <w:rPr/>
          </w:rPrChange>
        </w:rPr>
        <w:t>a</w:t>
      </w:r>
      <w:r>
        <w:rPr>
          <w:rFonts w:ascii="Times New Roman" w:cs="Times New Roman" w:hAnsi="Times New Roman"/>
          <w:sz w:val="28"/>
          <w:szCs w:val="28"/>
        </w:rPr>
        <w:t xml:space="preserve"> </w:t>
      </w:r>
      <w:r w:rsidRPr="78798411">
        <w:rPr>
          <w:rFonts w:ascii="Times New Roman" w:cs="Times New Roman"/>
          <w:sz w:val="28"/>
          <w:szCs w:val="28"/>
          <w:rPrChange w:id="6566" w:author="user pc" w:date="2022-03-15T10:14:00Z">
            <w:rPr/>
          </w:rPrChange>
        </w:rPr>
        <w:t>volume</w:t>
      </w:r>
      <w:r>
        <w:rPr>
          <w:rFonts w:ascii="Times New Roman" w:cs="Times New Roman" w:hAnsi="Times New Roman"/>
          <w:sz w:val="28"/>
          <w:szCs w:val="28"/>
        </w:rPr>
        <w:t xml:space="preserve"> </w:t>
      </w:r>
      <w:r w:rsidRPr="A49A7ACF">
        <w:rPr>
          <w:rFonts w:ascii="Times New Roman" w:cs="Times New Roman"/>
          <w:sz w:val="28"/>
          <w:szCs w:val="28"/>
          <w:rPrChange w:id="6567" w:author="user pc" w:date="2022-03-15T10:14:00Z">
            <w:rPr/>
          </w:rPrChange>
        </w:rPr>
        <w:t>of</w:t>
      </w:r>
      <w:r>
        <w:rPr>
          <w:rFonts w:ascii="Times New Roman" w:cs="Times New Roman" w:hAnsi="Times New Roman"/>
          <w:sz w:val="28"/>
          <w:szCs w:val="28"/>
        </w:rPr>
        <w:t xml:space="preserve"> </w:t>
      </w:r>
      <w:r w:rsidRPr="6A3F142E">
        <w:rPr>
          <w:rFonts w:ascii="Times New Roman" w:cs="Times New Roman"/>
          <w:sz w:val="28"/>
          <w:szCs w:val="28"/>
          <w:rPrChange w:id="6568" w:author="user pc" w:date="2022-03-15T10:14:00Z">
            <w:rPr/>
          </w:rPrChange>
        </w:rPr>
        <w:t>4.00L</w:t>
      </w:r>
      <w:r>
        <w:rPr>
          <w:rFonts w:ascii="Times New Roman" w:cs="Times New Roman" w:hAnsi="Times New Roman"/>
          <w:sz w:val="28"/>
          <w:szCs w:val="28"/>
        </w:rPr>
        <w:t xml:space="preserve"> </w:t>
      </w:r>
      <w:r w:rsidRPr="B107D528">
        <w:rPr>
          <w:rFonts w:ascii="Times New Roman" w:cs="Times New Roman"/>
          <w:sz w:val="28"/>
          <w:szCs w:val="28"/>
          <w:rPrChange w:id="6569" w:author="user pc" w:date="2022-03-15T10:14:00Z">
            <w:rPr/>
          </w:rPrChange>
        </w:rPr>
        <w:t>at</w:t>
      </w:r>
      <w:r>
        <w:rPr>
          <w:rFonts w:ascii="Times New Roman" w:cs="Times New Roman" w:hAnsi="Times New Roman"/>
          <w:sz w:val="28"/>
          <w:szCs w:val="28"/>
        </w:rPr>
        <w:t xml:space="preserve"> </w:t>
      </w:r>
      <w:r w:rsidRPr="E2796F94">
        <w:rPr>
          <w:rFonts w:ascii="Times New Roman" w:cs="Times New Roman"/>
          <w:sz w:val="28"/>
          <w:szCs w:val="28"/>
          <w:rPrChange w:id="6570" w:author="user pc" w:date="2022-03-15T10:14:00Z">
            <w:rPr/>
          </w:rPrChange>
        </w:rPr>
        <w:t>IOO.O</w:t>
      </w:r>
      <w:r>
        <w:rPr>
          <w:rFonts w:ascii="Times New Roman" w:cs="Times New Roman" w:hAnsi="Times New Roman"/>
          <w:sz w:val="28"/>
          <w:szCs w:val="28"/>
        </w:rPr>
        <w:t xml:space="preserve"> </w:t>
      </w:r>
      <w:r w:rsidRPr="2C873B75">
        <w:rPr>
          <w:rFonts w:ascii="Times New Roman" w:cs="Times New Roman"/>
          <w:sz w:val="28"/>
          <w:szCs w:val="28"/>
          <w:rPrChange w:id="6571" w:author="user pc" w:date="2022-03-15T10:14:00Z">
            <w:rPr/>
          </w:rPrChange>
        </w:rPr>
        <w:t>kPa.</w:t>
      </w:r>
      <w:r>
        <w:rPr>
          <w:rFonts w:ascii="Times New Roman" w:cs="Times New Roman" w:hAnsi="Times New Roman"/>
          <w:sz w:val="28"/>
          <w:szCs w:val="28"/>
        </w:rPr>
        <w:t xml:space="preserve"> </w:t>
      </w:r>
      <w:r w:rsidRPr="8ED34234">
        <w:rPr>
          <w:rFonts w:ascii="Times New Roman" w:cs="Times New Roman"/>
          <w:sz w:val="28"/>
          <w:szCs w:val="28"/>
          <w:rPrChange w:id="6572" w:author="user pc" w:date="2022-03-15T10:14:00Z">
            <w:rPr/>
          </w:rPrChange>
        </w:rPr>
        <w:t>The</w:t>
      </w:r>
      <w:r>
        <w:rPr>
          <w:rFonts w:ascii="Times New Roman" w:cs="Times New Roman" w:hAnsi="Times New Roman"/>
          <w:sz w:val="28"/>
          <w:szCs w:val="28"/>
        </w:rPr>
        <w:t xml:space="preserve"> </w:t>
      </w:r>
      <w:r w:rsidRPr="71BB10C2">
        <w:rPr>
          <w:rFonts w:ascii="Times New Roman" w:cs="Times New Roman"/>
          <w:sz w:val="28"/>
          <w:szCs w:val="28"/>
          <w:rPrChange w:id="6573" w:author="user pc" w:date="2022-03-15T10:14:00Z">
            <w:rPr/>
          </w:rPrChange>
        </w:rPr>
        <w:t>balloon</w:t>
      </w:r>
      <w:r>
        <w:rPr>
          <w:rFonts w:ascii="Times New Roman" w:cs="Times New Roman" w:hAnsi="Times New Roman"/>
          <w:sz w:val="28"/>
          <w:szCs w:val="28"/>
        </w:rPr>
        <w:t xml:space="preserve"> </w:t>
      </w:r>
      <w:r w:rsidRPr="AA0E65D3">
        <w:rPr>
          <w:rFonts w:ascii="Times New Roman" w:cs="Times New Roman"/>
          <w:sz w:val="28"/>
          <w:szCs w:val="28"/>
          <w:rPrChange w:id="6574" w:author="user pc" w:date="2022-03-15T10:14:00Z">
            <w:rPr/>
          </w:rPrChange>
        </w:rPr>
        <w:t>is</w:t>
      </w:r>
      <w:r>
        <w:rPr>
          <w:rFonts w:ascii="Times New Roman" w:cs="Times New Roman" w:hAnsi="Times New Roman"/>
          <w:sz w:val="28"/>
          <w:szCs w:val="28"/>
        </w:rPr>
        <w:t xml:space="preserve"> </w:t>
      </w:r>
      <w:r w:rsidRPr="67F7A096">
        <w:rPr>
          <w:rFonts w:ascii="Times New Roman" w:cs="Times New Roman"/>
          <w:sz w:val="28"/>
          <w:szCs w:val="28"/>
          <w:rPrChange w:id="6575" w:author="user pc" w:date="2022-03-15T10:14:00Z">
            <w:rPr/>
          </w:rPrChange>
        </w:rPr>
        <w:t>released</w:t>
      </w:r>
      <w:r>
        <w:rPr>
          <w:rFonts w:ascii="Times New Roman" w:cs="Times New Roman" w:hAnsi="Times New Roman"/>
          <w:sz w:val="28"/>
          <w:szCs w:val="28"/>
        </w:rPr>
        <w:t xml:space="preserve"> </w:t>
      </w:r>
      <w:r w:rsidRPr="24A24AED">
        <w:rPr>
          <w:rFonts w:ascii="Times New Roman" w:cs="Times New Roman"/>
          <w:sz w:val="28"/>
          <w:szCs w:val="28"/>
          <w:rPrChange w:id="6576" w:author="user pc" w:date="2022-03-15T10:14:00Z">
            <w:rPr/>
          </w:rPrChange>
        </w:rPr>
        <w:t>into</w:t>
      </w:r>
      <w:r>
        <w:rPr>
          <w:rFonts w:ascii="Times New Roman" w:cs="Times New Roman" w:hAnsi="Times New Roman"/>
          <w:sz w:val="28"/>
          <w:szCs w:val="28"/>
        </w:rPr>
        <w:t xml:space="preserve"> </w:t>
      </w:r>
      <w:r w:rsidRPr="5789C998">
        <w:rPr>
          <w:rFonts w:ascii="Times New Roman" w:cs="Times New Roman"/>
          <w:sz w:val="28"/>
          <w:szCs w:val="28"/>
          <w:rPrChange w:id="6577" w:author="user pc" w:date="2022-03-15T10:14:00Z">
            <w:rPr/>
          </w:rPrChange>
        </w:rPr>
        <w:t>the</w:t>
      </w:r>
      <w:r>
        <w:rPr>
          <w:rFonts w:ascii="Times New Roman" w:cs="Times New Roman" w:hAnsi="Times New Roman"/>
          <w:sz w:val="28"/>
          <w:szCs w:val="28"/>
        </w:rPr>
        <w:t xml:space="preserve"> </w:t>
      </w:r>
      <w:r w:rsidRPr="DFA9E254">
        <w:rPr>
          <w:rFonts w:ascii="Times New Roman" w:cs="Times New Roman"/>
          <w:sz w:val="28"/>
          <w:szCs w:val="28"/>
          <w:rPrChange w:id="6578" w:author="user pc" w:date="2022-03-15T10:14:00Z">
            <w:rPr/>
          </w:rPrChange>
        </w:rPr>
        <w:t>atmosphere</w:t>
      </w:r>
      <w:r>
        <w:rPr>
          <w:rFonts w:ascii="Times New Roman" w:cs="Times New Roman" w:hAnsi="Times New Roman"/>
          <w:sz w:val="28"/>
          <w:szCs w:val="28"/>
        </w:rPr>
        <w:t xml:space="preserve"> </w:t>
      </w:r>
      <w:r w:rsidRPr="1009AD08">
        <w:rPr>
          <w:rFonts w:ascii="Times New Roman" w:cs="Times New Roman"/>
          <w:sz w:val="28"/>
          <w:szCs w:val="28"/>
          <w:rPrChange w:id="6579" w:author="user pc" w:date="2022-03-15T10:14:00Z">
            <w:rPr/>
          </w:rPrChange>
        </w:rPr>
        <w:t>and</w:t>
      </w:r>
      <w:r>
        <w:rPr>
          <w:rFonts w:ascii="Times New Roman" w:cs="Times New Roman" w:hAnsi="Times New Roman"/>
          <w:sz w:val="28"/>
          <w:szCs w:val="28"/>
        </w:rPr>
        <w:t xml:space="preserve"> </w:t>
      </w:r>
      <w:r w:rsidRPr="DED48CAA">
        <w:rPr>
          <w:rFonts w:ascii="Times New Roman" w:cs="Times New Roman"/>
          <w:sz w:val="28"/>
          <w:szCs w:val="28"/>
          <w:rPrChange w:id="6580" w:author="user pc" w:date="2022-03-15T10:14:00Z">
            <w:rPr/>
          </w:rPrChange>
        </w:rPr>
        <w:t>the</w:t>
      </w:r>
      <w:r>
        <w:rPr>
          <w:rFonts w:ascii="Times New Roman" w:cs="Times New Roman" w:hAnsi="Times New Roman"/>
          <w:sz w:val="28"/>
          <w:szCs w:val="28"/>
        </w:rPr>
        <w:t xml:space="preserve"> </w:t>
      </w:r>
      <w:r w:rsidRPr="7BAB04F3">
        <w:rPr>
          <w:rFonts w:ascii="Times New Roman" w:cs="Times New Roman"/>
          <w:sz w:val="28"/>
          <w:szCs w:val="28"/>
          <w:rPrChange w:id="6581" w:author="user pc" w:date="2022-03-15T10:14:00Z">
            <w:rPr/>
          </w:rPrChange>
        </w:rPr>
        <w:t>gas</w:t>
      </w:r>
      <w:r>
        <w:rPr>
          <w:rFonts w:ascii="Times New Roman" w:cs="Times New Roman" w:hAnsi="Times New Roman"/>
          <w:sz w:val="28"/>
          <w:szCs w:val="28"/>
        </w:rPr>
        <w:t xml:space="preserve"> </w:t>
      </w:r>
      <w:r w:rsidRPr="512F3D2C">
        <w:rPr>
          <w:rFonts w:ascii="Times New Roman" w:cs="Times New Roman"/>
          <w:sz w:val="28"/>
          <w:szCs w:val="28"/>
          <w:rPrChange w:id="6582" w:author="user pc" w:date="2022-03-15T10:14:00Z">
            <w:rPr/>
          </w:rPrChange>
        </w:rPr>
        <w:t>in</w:t>
      </w:r>
      <w:r>
        <w:rPr>
          <w:rFonts w:ascii="Times New Roman" w:cs="Times New Roman" w:hAnsi="Times New Roman"/>
          <w:sz w:val="28"/>
          <w:szCs w:val="28"/>
        </w:rPr>
        <w:t xml:space="preserve"> </w:t>
      </w:r>
      <w:r w:rsidRPr="7FFAE68C">
        <w:rPr>
          <w:rFonts w:ascii="Times New Roman" w:cs="Times New Roman"/>
          <w:sz w:val="28"/>
          <w:szCs w:val="28"/>
          <w:rPrChange w:id="6583" w:author="user pc" w:date="2022-03-15T10:14:00Z">
            <w:rPr/>
          </w:rPrChange>
        </w:rPr>
        <w:t>it</w:t>
      </w:r>
      <w:r>
        <w:rPr>
          <w:rFonts w:ascii="Times New Roman" w:cs="Times New Roman" w:hAnsi="Times New Roman"/>
          <w:sz w:val="28"/>
          <w:szCs w:val="28"/>
        </w:rPr>
        <w:t xml:space="preserve"> </w:t>
      </w:r>
      <w:r w:rsidRPr="B9FB7F65">
        <w:rPr>
          <w:rFonts w:ascii="Times New Roman" w:cs="Times New Roman"/>
          <w:sz w:val="28"/>
          <w:szCs w:val="28"/>
          <w:rPrChange w:id="6584" w:author="user pc" w:date="2022-03-15T10:14:00Z">
            <w:rPr/>
          </w:rPrChange>
        </w:rPr>
        <w:t>expands</w:t>
      </w:r>
      <w:r>
        <w:rPr>
          <w:rFonts w:ascii="Times New Roman" w:cs="Times New Roman" w:hAnsi="Times New Roman"/>
          <w:sz w:val="28"/>
          <w:szCs w:val="28"/>
        </w:rPr>
        <w:t xml:space="preserve"> </w:t>
      </w:r>
      <w:r w:rsidRPr="3297AB18">
        <w:rPr>
          <w:rFonts w:ascii="Times New Roman" w:cs="Times New Roman"/>
          <w:sz w:val="28"/>
          <w:szCs w:val="28"/>
          <w:rPrChange w:id="6585" w:author="user pc" w:date="2022-03-15T10:14:00Z">
            <w:rPr/>
          </w:rPrChange>
        </w:rPr>
        <w:t>to</w:t>
      </w:r>
      <w:r>
        <w:rPr>
          <w:rFonts w:ascii="Times New Roman" w:cs="Times New Roman" w:hAnsi="Times New Roman"/>
          <w:sz w:val="28"/>
          <w:szCs w:val="28"/>
        </w:rPr>
        <w:t xml:space="preserve"> </w:t>
      </w:r>
      <w:r w:rsidRPr="5875FBC4">
        <w:rPr>
          <w:rFonts w:ascii="Times New Roman" w:cs="Times New Roman"/>
          <w:sz w:val="28"/>
          <w:szCs w:val="28"/>
          <w:rPrChange w:id="6586" w:author="user pc" w:date="2022-03-15T10:14:00Z">
            <w:rPr/>
          </w:rPrChange>
        </w:rPr>
        <w:t>a</w:t>
      </w:r>
      <w:r>
        <w:rPr>
          <w:rFonts w:ascii="Times New Roman" w:cs="Times New Roman" w:hAnsi="Times New Roman"/>
          <w:sz w:val="28"/>
          <w:szCs w:val="28"/>
        </w:rPr>
        <w:t xml:space="preserve"> </w:t>
      </w:r>
      <w:r w:rsidRPr="23E4D143">
        <w:rPr>
          <w:rFonts w:ascii="Times New Roman" w:cs="Times New Roman"/>
          <w:sz w:val="28"/>
          <w:szCs w:val="28"/>
          <w:rPrChange w:id="6587" w:author="user pc" w:date="2022-03-15T10:14:00Z">
            <w:rPr/>
          </w:rPrChange>
        </w:rPr>
        <w:t>volume</w:t>
      </w:r>
      <w:r>
        <w:rPr>
          <w:rFonts w:ascii="Times New Roman" w:cs="Times New Roman" w:hAnsi="Times New Roman"/>
          <w:sz w:val="28"/>
          <w:szCs w:val="28"/>
        </w:rPr>
        <w:t xml:space="preserve"> </w:t>
      </w:r>
      <w:r w:rsidRPr="E02C7D29">
        <w:rPr>
          <w:rFonts w:ascii="Times New Roman" w:cs="Times New Roman"/>
          <w:sz w:val="28"/>
          <w:szCs w:val="28"/>
          <w:rPrChange w:id="6588" w:author="user pc" w:date="2022-03-15T10:14:00Z">
            <w:rPr/>
          </w:rPrChange>
        </w:rPr>
        <w:t>of</w:t>
      </w:r>
      <w:r>
        <w:rPr>
          <w:rFonts w:ascii="Times New Roman" w:cs="Times New Roman" w:hAnsi="Times New Roman"/>
          <w:sz w:val="28"/>
          <w:szCs w:val="28"/>
        </w:rPr>
        <w:t xml:space="preserve"> </w:t>
      </w:r>
      <w:r w:rsidRPr="AFABB1E0">
        <w:rPr>
          <w:rFonts w:ascii="Times New Roman" w:cs="Times New Roman"/>
          <w:sz w:val="28"/>
          <w:szCs w:val="28"/>
          <w:rPrChange w:id="6589" w:author="user pc" w:date="2022-03-15T10:14:00Z">
            <w:rPr/>
          </w:rPrChange>
        </w:rPr>
        <w:t>8.00L.</w:t>
      </w:r>
      <w:r>
        <w:rPr>
          <w:rFonts w:ascii="Times New Roman" w:cs="Times New Roman" w:hAnsi="Times New Roman"/>
          <w:sz w:val="28"/>
          <w:szCs w:val="28"/>
        </w:rPr>
        <w:t xml:space="preserve"> </w:t>
      </w:r>
      <w:r w:rsidRPr="EB99E9E0">
        <w:rPr>
          <w:rFonts w:ascii="Times New Roman" w:cs="Times New Roman"/>
          <w:sz w:val="28"/>
          <w:szCs w:val="28"/>
          <w:rPrChange w:id="6590" w:author="user pc" w:date="2022-03-15T10:14:00Z">
            <w:rPr/>
          </w:rPrChange>
        </w:rPr>
        <w:t>Determine</w:t>
      </w:r>
      <w:r>
        <w:rPr>
          <w:rFonts w:ascii="Times New Roman" w:cs="Times New Roman" w:hAnsi="Times New Roman"/>
          <w:sz w:val="28"/>
          <w:szCs w:val="28"/>
        </w:rPr>
        <w:t xml:space="preserve"> </w:t>
      </w:r>
      <w:r w:rsidRPr="E9012E61">
        <w:rPr>
          <w:rFonts w:ascii="Times New Roman" w:cs="Times New Roman"/>
          <w:sz w:val="28"/>
          <w:szCs w:val="28"/>
          <w:rPrChange w:id="6591" w:author="user pc" w:date="2022-03-15T10:14:00Z">
            <w:rPr/>
          </w:rPrChange>
        </w:rPr>
        <w:t>the</w:t>
      </w:r>
      <w:r>
        <w:rPr>
          <w:rFonts w:ascii="Times New Roman" w:cs="Times New Roman" w:hAnsi="Times New Roman"/>
          <w:sz w:val="28"/>
          <w:szCs w:val="28"/>
        </w:rPr>
        <w:t xml:space="preserve"> </w:t>
      </w:r>
      <w:r w:rsidRPr="AC552CB0">
        <w:rPr>
          <w:rFonts w:ascii="Times New Roman" w:cs="Times New Roman"/>
          <w:sz w:val="28"/>
          <w:szCs w:val="28"/>
          <w:rPrChange w:id="6592" w:author="user pc" w:date="2022-03-15T10:14:00Z">
            <w:rPr/>
          </w:rPrChange>
        </w:rPr>
        <w:t>pressure</w:t>
      </w:r>
      <w:r>
        <w:rPr>
          <w:rFonts w:ascii="Times New Roman" w:cs="Times New Roman" w:hAnsi="Times New Roman"/>
          <w:sz w:val="28"/>
          <w:szCs w:val="28"/>
        </w:rPr>
        <w:t xml:space="preserve"> </w:t>
      </w:r>
      <w:r w:rsidRPr="CF16DC87">
        <w:rPr>
          <w:rFonts w:ascii="Times New Roman" w:cs="Times New Roman"/>
          <w:sz w:val="28"/>
          <w:szCs w:val="28"/>
          <w:rPrChange w:id="6593" w:author="user pc" w:date="2022-03-15T10:14:00Z">
            <w:rPr/>
          </w:rPrChange>
        </w:rPr>
        <w:t>on</w:t>
      </w:r>
      <w:r>
        <w:rPr>
          <w:rFonts w:ascii="Times New Roman" w:cs="Times New Roman" w:hAnsi="Times New Roman"/>
          <w:sz w:val="28"/>
          <w:szCs w:val="28"/>
        </w:rPr>
        <w:t xml:space="preserve"> </w:t>
      </w:r>
      <w:r w:rsidRPr="94453EDD">
        <w:rPr>
          <w:rFonts w:ascii="Times New Roman" w:cs="Times New Roman"/>
          <w:sz w:val="28"/>
          <w:szCs w:val="28"/>
          <w:rPrChange w:id="6594" w:author="user pc" w:date="2022-03-15T10:14:00Z">
            <w:rPr/>
          </w:rPrChange>
        </w:rPr>
        <w:t>the</w:t>
      </w:r>
      <w:r>
        <w:rPr>
          <w:rFonts w:ascii="Times New Roman" w:cs="Times New Roman" w:hAnsi="Times New Roman"/>
          <w:sz w:val="28"/>
          <w:szCs w:val="28"/>
        </w:rPr>
        <w:t xml:space="preserve"> </w:t>
      </w:r>
      <w:r w:rsidRPr="7866F21F">
        <w:rPr>
          <w:rFonts w:ascii="Times New Roman" w:cs="Times New Roman"/>
          <w:sz w:val="28"/>
          <w:szCs w:val="28"/>
          <w:rPrChange w:id="6595" w:author="user pc" w:date="2022-03-15T10:14:00Z">
            <w:rPr/>
          </w:rPrChange>
        </w:rPr>
        <w:t>balloon</w:t>
      </w:r>
      <w:r>
        <w:rPr>
          <w:rFonts w:ascii="Times New Roman" w:cs="Times New Roman" w:hAnsi="Times New Roman"/>
          <w:sz w:val="28"/>
          <w:szCs w:val="28"/>
        </w:rPr>
        <w:t xml:space="preserve"> </w:t>
      </w:r>
      <w:r w:rsidRPr="C699724D">
        <w:rPr>
          <w:rFonts w:ascii="Times New Roman" w:cs="Times New Roman"/>
          <w:sz w:val="28"/>
          <w:szCs w:val="28"/>
          <w:rPrChange w:id="6596" w:author="user pc" w:date="2022-03-15T10:14:00Z">
            <w:rPr/>
          </w:rPrChange>
        </w:rPr>
        <w:t>at</w:t>
      </w:r>
      <w:r>
        <w:rPr>
          <w:rFonts w:ascii="Times New Roman" w:cs="Times New Roman" w:hAnsi="Times New Roman"/>
          <w:sz w:val="28"/>
          <w:szCs w:val="28"/>
        </w:rPr>
        <w:t xml:space="preserve"> </w:t>
      </w:r>
      <w:r w:rsidRPr="5A7924C3">
        <w:rPr>
          <w:rFonts w:ascii="Times New Roman" w:cs="Times New Roman"/>
          <w:sz w:val="28"/>
          <w:szCs w:val="28"/>
          <w:rPrChange w:id="6597" w:author="user pc" w:date="2022-03-15T10:14:00Z">
            <w:rPr/>
          </w:rPrChange>
        </w:rPr>
        <w:t>the</w:t>
      </w:r>
      <w:r>
        <w:rPr>
          <w:rFonts w:ascii="Times New Roman" w:cs="Times New Roman" w:hAnsi="Times New Roman"/>
          <w:sz w:val="28"/>
          <w:szCs w:val="28"/>
        </w:rPr>
        <w:t xml:space="preserve"> </w:t>
      </w:r>
      <w:r w:rsidRPr="63215339">
        <w:rPr>
          <w:rFonts w:ascii="Times New Roman" w:cs="Times New Roman"/>
          <w:sz w:val="28"/>
          <w:szCs w:val="28"/>
          <w:rPrChange w:id="6598" w:author="user pc" w:date="2022-03-15T10:14:00Z">
            <w:rPr/>
          </w:rPrChange>
        </w:rPr>
        <w:t>new</w:t>
      </w:r>
      <w:r>
        <w:rPr>
          <w:rFonts w:ascii="Times New Roman" w:cs="Times New Roman" w:hAnsi="Times New Roman"/>
          <w:sz w:val="28"/>
          <w:szCs w:val="28"/>
        </w:rPr>
        <w:t xml:space="preserve"> </w:t>
      </w:r>
      <w:r w:rsidRPr="EECC24F6">
        <w:rPr>
          <w:rFonts w:ascii="Times New Roman" w:cs="Times New Roman"/>
          <w:sz w:val="28"/>
          <w:szCs w:val="28"/>
          <w:rPrChange w:id="6599" w:author="user pc" w:date="2022-03-15T10:14:00Z">
            <w:rPr/>
          </w:rPrChange>
        </w:rPr>
        <w:t>volume.</w:t>
      </w:r>
    </w:p>
    <w:p>
      <w:pPr>
        <w:pStyle w:val="style0"/>
        <w:rPr>
          <w:rFonts w:ascii="Times New Roman" w:cs="Times New Roman"/>
          <w:sz w:val="28"/>
          <w:szCs w:val="28"/>
          <w:rPrChange w:id="6600" w:author="user pc" w:date="2022-03-15T10:14:00Z">
            <w:rPr/>
          </w:rPrChange>
        </w:rPr>
      </w:pPr>
      <w:r w:rsidRPr="FDB42118">
        <w:rPr>
          <w:rFonts w:ascii="Times New Roman" w:cs="Times New Roman"/>
          <w:b/>
          <w:sz w:val="28"/>
          <w:szCs w:val="28"/>
          <w:rPrChange w:id="6601" w:author="user pc" w:date="2022-03-15T10:14:00Z">
            <w:rPr>
              <w:b/>
            </w:rPr>
          </w:rPrChange>
        </w:rPr>
        <w:t>Solution</w:t>
      </w:r>
    </w:p>
    <w:p>
      <w:pPr>
        <w:pStyle w:val="style0"/>
        <w:rPr>
          <w:rFonts w:ascii="Times New Roman" w:cs="Times New Roman"/>
          <w:sz w:val="28"/>
          <w:szCs w:val="28"/>
          <w:rPrChange w:id="6602" w:author="user pc" w:date="2022-03-15T10:14:00Z">
            <w:rPr/>
          </w:rPrChange>
        </w:rPr>
      </w:pPr>
      <w:r w:rsidRPr="E3E82409">
        <w:rPr>
          <w:rFonts w:ascii="Times New Roman" w:cs="Times New Roman"/>
          <w:sz w:val="28"/>
          <w:szCs w:val="28"/>
          <w:rPrChange w:id="6603" w:author="user pc" w:date="2022-03-15T10:14:00Z">
            <w:rPr/>
          </w:rPrChange>
        </w:rPr>
        <w:t>P</w:t>
      </w:r>
      <w:r w:rsidRPr="1ED93617">
        <w:rPr>
          <w:rFonts w:ascii="Times New Roman" w:cs="Times New Roman"/>
          <w:sz w:val="28"/>
          <w:szCs w:val="28"/>
          <w:vertAlign w:val="subscript"/>
          <w:rPrChange w:id="6604" w:author="user pc" w:date="2022-03-15T10:14:00Z">
            <w:rPr>
              <w:vertAlign w:val="subscript"/>
            </w:rPr>
          </w:rPrChange>
        </w:rPr>
        <w:t>1</w:t>
      </w:r>
      <w:r w:rsidRPr="E03BFC6A">
        <w:rPr>
          <w:rFonts w:ascii="Times New Roman" w:cs="Times New Roman"/>
          <w:sz w:val="28"/>
          <w:szCs w:val="28"/>
          <w:rPrChange w:id="6605" w:author="user pc" w:date="2022-03-15T10:14:00Z">
            <w:rPr/>
          </w:rPrChange>
        </w:rPr>
        <w:t>V</w:t>
      </w:r>
      <w:r w:rsidRPr="B20D5485">
        <w:rPr>
          <w:rFonts w:ascii="Times New Roman" w:cs="Times New Roman"/>
          <w:sz w:val="28"/>
          <w:szCs w:val="28"/>
          <w:vertAlign w:val="subscript"/>
          <w:rPrChange w:id="6606" w:author="user pc" w:date="2022-03-15T10:14:00Z">
            <w:rPr>
              <w:vertAlign w:val="subscript"/>
            </w:rPr>
          </w:rPrChange>
        </w:rPr>
        <w:t>1</w:t>
      </w:r>
      <w:r>
        <w:rPr>
          <w:rFonts w:ascii="Times New Roman" w:cs="Times New Roman" w:hAnsi="Times New Roman"/>
          <w:sz w:val="28"/>
          <w:szCs w:val="28"/>
          <w:vertAlign w:val="subscript"/>
        </w:rPr>
        <w:t xml:space="preserve"> </w:t>
      </w:r>
      <w:r w:rsidRPr="5DD4F4E2">
        <w:rPr>
          <w:rFonts w:ascii="Times New Roman" w:cs="Times New Roman"/>
          <w:sz w:val="28"/>
          <w:szCs w:val="28"/>
          <w:rPrChange w:id="6607" w:author="user pc" w:date="2022-03-15T10:14:00Z">
            <w:rPr/>
          </w:rPrChange>
        </w:rPr>
        <w:t>=</w:t>
      </w:r>
      <w:r>
        <w:rPr>
          <w:rFonts w:ascii="Times New Roman" w:cs="Times New Roman" w:hAnsi="Times New Roman"/>
          <w:sz w:val="28"/>
          <w:szCs w:val="28"/>
        </w:rPr>
        <w:t xml:space="preserve"> </w:t>
      </w:r>
      <w:r w:rsidRPr="74E1105B">
        <w:rPr>
          <w:rFonts w:ascii="Times New Roman" w:cs="Times New Roman"/>
          <w:sz w:val="28"/>
          <w:szCs w:val="28"/>
          <w:rPrChange w:id="6608" w:author="user pc" w:date="2022-03-15T10:14:00Z">
            <w:rPr/>
          </w:rPrChange>
        </w:rPr>
        <w:t>P</w:t>
      </w:r>
      <w:r w:rsidRPr="38C7D2D3">
        <w:rPr>
          <w:rFonts w:ascii="Times New Roman" w:cs="Times New Roman"/>
          <w:sz w:val="28"/>
          <w:szCs w:val="28"/>
          <w:vertAlign w:val="subscript"/>
          <w:rPrChange w:id="6609" w:author="user pc" w:date="2022-03-15T10:14:00Z">
            <w:rPr>
              <w:vertAlign w:val="subscript"/>
            </w:rPr>
          </w:rPrChange>
        </w:rPr>
        <w:t>2</w:t>
      </w:r>
      <w:r w:rsidRPr="450AED36">
        <w:rPr>
          <w:rFonts w:ascii="Times New Roman" w:cs="Times New Roman"/>
          <w:sz w:val="28"/>
          <w:szCs w:val="28"/>
          <w:rPrChange w:id="6610" w:author="user pc" w:date="2022-03-15T10:14:00Z">
            <w:rPr/>
          </w:rPrChange>
        </w:rPr>
        <w:t>V</w:t>
      </w:r>
      <w:r w:rsidRPr="2785A061">
        <w:rPr>
          <w:rFonts w:ascii="Times New Roman" w:cs="Times New Roman"/>
          <w:sz w:val="28"/>
          <w:szCs w:val="28"/>
          <w:vertAlign w:val="subscript"/>
          <w:rPrChange w:id="6611" w:author="user pc" w:date="2022-03-15T10:14:00Z">
            <w:rPr>
              <w:vertAlign w:val="subscript"/>
            </w:rPr>
          </w:rPrChange>
        </w:rPr>
        <w:t>2</w:t>
      </w:r>
    </w:p>
    <w:p>
      <w:pPr>
        <w:pStyle w:val="style0"/>
        <w:rPr>
          <w:rFonts w:ascii="Times New Roman" w:cs="Times New Roman" w:hAnsi="Times New Roman"/>
          <w:sz w:val="28"/>
          <w:szCs w:val="28"/>
        </w:rPr>
      </w:pPr>
      <w:r w:rsidRPr="33BD866A">
        <w:rPr>
          <w:rFonts w:ascii="Times New Roman" w:cs="Times New Roman"/>
          <w:sz w:val="28"/>
          <w:szCs w:val="28"/>
          <w:rPrChange w:id="6612" w:author="user pc" w:date="2022-03-15T10:14:00Z">
            <w:rPr/>
          </w:rPrChange>
        </w:rPr>
        <w:t>100</w:t>
      </w:r>
      <w:r>
        <w:rPr>
          <w:rFonts w:ascii="Times New Roman" w:cs="Times New Roman" w:hAnsi="Times New Roman"/>
          <w:sz w:val="28"/>
          <w:szCs w:val="28"/>
        </w:rPr>
        <w:t xml:space="preserve"> </w:t>
      </w:r>
      <w:r w:rsidRPr="0EEA87B7">
        <w:rPr>
          <w:rFonts w:ascii="Times New Roman" w:cs="Times New Roman"/>
          <w:sz w:val="28"/>
          <w:szCs w:val="28"/>
          <w:rPrChange w:id="6613" w:author="user pc" w:date="2022-03-15T10:14:00Z">
            <w:rPr/>
          </w:rPrChange>
        </w:rPr>
        <w:t>×</w:t>
      </w:r>
      <w:r>
        <w:rPr>
          <w:rFonts w:ascii="Times New Roman" w:cs="Times New Roman" w:hAnsi="Times New Roman"/>
          <w:sz w:val="28"/>
          <w:szCs w:val="28"/>
        </w:rPr>
        <w:t xml:space="preserve"> </w:t>
      </w:r>
      <w:r w:rsidRPr="55DBB994">
        <w:rPr>
          <w:rFonts w:ascii="Times New Roman" w:cs="Times New Roman"/>
          <w:sz w:val="28"/>
          <w:szCs w:val="28"/>
          <w:rPrChange w:id="6614" w:author="user pc" w:date="2022-03-15T10:14:00Z">
            <w:rPr/>
          </w:rPrChange>
        </w:rPr>
        <w:t>4.0</w:t>
      </w:r>
      <w:r>
        <w:rPr>
          <w:rFonts w:ascii="Times New Roman" w:cs="Times New Roman" w:hAnsi="Times New Roman"/>
          <w:sz w:val="28"/>
          <w:szCs w:val="28"/>
        </w:rPr>
        <w:t xml:space="preserve"> </w:t>
      </w:r>
      <w:r w:rsidRPr="8852C8F0">
        <w:rPr>
          <w:rFonts w:ascii="Times New Roman" w:cs="Times New Roman"/>
          <w:sz w:val="28"/>
          <w:szCs w:val="28"/>
          <w:rPrChange w:id="6615" w:author="user pc" w:date="2022-03-15T10:14:00Z">
            <w:rPr/>
          </w:rPrChange>
        </w:rPr>
        <w:t>=</w:t>
      </w:r>
      <w:r>
        <w:rPr>
          <w:rFonts w:ascii="Times New Roman" w:cs="Times New Roman" w:hAnsi="Times New Roman"/>
          <w:sz w:val="28"/>
          <w:szCs w:val="28"/>
        </w:rPr>
        <w:t xml:space="preserve"> </w:t>
      </w:r>
      <w:r w:rsidRPr="140400A2">
        <w:rPr>
          <w:rFonts w:ascii="Times New Roman" w:cs="Times New Roman"/>
          <w:sz w:val="28"/>
          <w:szCs w:val="28"/>
          <w:rPrChange w:id="6616" w:author="user pc" w:date="2022-03-15T10:14:00Z">
            <w:rPr/>
          </w:rPrChange>
        </w:rPr>
        <w:t>P</w:t>
      </w:r>
      <w:r w:rsidRPr="E51A6914">
        <w:rPr>
          <w:rFonts w:ascii="Times New Roman" w:cs="Times New Roman"/>
          <w:sz w:val="28"/>
          <w:szCs w:val="28"/>
          <w:vertAlign w:val="subscript"/>
          <w:rPrChange w:id="6617" w:author="user pc" w:date="2022-03-15T10:14:00Z">
            <w:rPr>
              <w:vertAlign w:val="subscript"/>
            </w:rPr>
          </w:rPrChange>
        </w:rPr>
        <w:t>2</w:t>
      </w:r>
      <w:r>
        <w:rPr>
          <w:rFonts w:ascii="Times New Roman" w:cs="Times New Roman" w:hAnsi="Times New Roman"/>
          <w:sz w:val="28"/>
          <w:szCs w:val="28"/>
          <w:vertAlign w:val="subscript"/>
        </w:rPr>
        <w:t xml:space="preserve"> </w:t>
      </w:r>
      <w:r w:rsidRPr="9018AB39">
        <w:rPr>
          <w:rFonts w:ascii="Times New Roman" w:cs="Times New Roman"/>
          <w:sz w:val="28"/>
          <w:szCs w:val="28"/>
          <w:rPrChange w:id="6618" w:author="user pc" w:date="2022-03-15T10:14:00Z">
            <w:rPr/>
          </w:rPrChange>
        </w:rPr>
        <w:t>×</w:t>
      </w:r>
      <w:r>
        <w:rPr>
          <w:rFonts w:ascii="Times New Roman" w:cs="Times New Roman" w:hAnsi="Times New Roman"/>
          <w:sz w:val="28"/>
          <w:szCs w:val="28"/>
        </w:rPr>
        <w:t xml:space="preserve"> </w:t>
      </w:r>
      <w:r w:rsidRPr="9CFDEFFB">
        <w:rPr>
          <w:rFonts w:ascii="Times New Roman" w:cs="Times New Roman"/>
          <w:sz w:val="28"/>
          <w:szCs w:val="28"/>
          <w:rPrChange w:id="6619" w:author="user pc" w:date="2022-03-15T10:14:00Z">
            <w:rPr/>
          </w:rPrChange>
        </w:rPr>
        <w:t>8.0</w:t>
      </w:r>
    </w:p>
    <w:p>
      <w:pPr>
        <w:pStyle w:val="style0"/>
        <w:rPr>
          <w:rFonts w:ascii="Times New Roman" w:cs="Times New Roman"/>
          <w:sz w:val="28"/>
          <w:szCs w:val="28"/>
          <w:rPrChange w:id="6620" w:author="user pc" w:date="2022-03-15T10:14:00Z">
            <w:rPr/>
          </w:rPrChange>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100 ×4.0</m:t>
              </m:r>
            </m:num>
            <m:den>
              <m:r>
                <w:rPr>
                  <w:rFonts w:ascii="Cambria Math" w:cs="Times New Roman" w:hAnsi="Cambria Math"/>
                  <w:sz w:val="28"/>
                  <w:szCs w:val="28"/>
                </w:rPr>
                <m:t>8.0</m:t>
              </m:r>
            </m:den>
          </m:f>
        </m:oMath>
      </m:oMathPara>
    </w:p>
    <w:p>
      <w:pPr>
        <w:pStyle w:val="style0"/>
        <w:rPr>
          <w:rFonts w:ascii="Times New Roman" w:cs="Times New Roman"/>
          <w:sz w:val="28"/>
          <w:szCs w:val="28"/>
          <w:rPrChange w:id="6621" w:author="user pc" w:date="2022-03-15T10:14:00Z">
            <w:rPr/>
          </w:rPrChange>
        </w:rPr>
      </w:pPr>
      <w:r w:rsidRPr="F5744B3A">
        <w:rPr>
          <w:rFonts w:ascii="Times New Roman" w:cs="Times New Roman"/>
          <w:sz w:val="28"/>
          <w:szCs w:val="28"/>
          <w:rPrChange w:id="6622" w:author="user pc" w:date="2022-03-15T10:14:00Z">
            <w:rPr/>
          </w:rPrChange>
        </w:rPr>
        <w:t>P</w:t>
      </w:r>
      <w:r w:rsidRPr="539F1E9F">
        <w:rPr>
          <w:rFonts w:ascii="Times New Roman" w:cs="Times New Roman"/>
          <w:sz w:val="28"/>
          <w:szCs w:val="28"/>
          <w:vertAlign w:val="subscript"/>
          <w:rPrChange w:id="6623" w:author="user pc" w:date="2022-03-15T10:14:00Z">
            <w:rPr>
              <w:vertAlign w:val="subscript"/>
            </w:rPr>
          </w:rPrChange>
        </w:rPr>
        <w:t>2</w:t>
      </w:r>
      <w:r>
        <w:rPr>
          <w:rFonts w:ascii="Times New Roman" w:cs="Times New Roman" w:hAnsi="Times New Roman"/>
          <w:sz w:val="28"/>
          <w:szCs w:val="28"/>
          <w:vertAlign w:val="subscript"/>
        </w:rPr>
        <w:t xml:space="preserve"> </w:t>
      </w:r>
      <w:r w:rsidRPr="D0E38E8D">
        <w:rPr>
          <w:rFonts w:ascii="Times New Roman" w:cs="Times New Roman"/>
          <w:sz w:val="28"/>
          <w:szCs w:val="28"/>
          <w:rPrChange w:id="6624" w:author="user pc" w:date="2022-03-15T10:14:00Z">
            <w:rPr/>
          </w:rPrChange>
        </w:rPr>
        <w:t>=</w:t>
      </w:r>
      <w:r>
        <w:rPr>
          <w:rFonts w:ascii="Times New Roman" w:cs="Times New Roman" w:hAnsi="Times New Roman"/>
          <w:sz w:val="28"/>
          <w:szCs w:val="28"/>
        </w:rPr>
        <w:t xml:space="preserve"> </w:t>
      </w:r>
      <w:r w:rsidRPr="AB434F0A">
        <w:rPr>
          <w:rFonts w:ascii="Times New Roman" w:cs="Times New Roman"/>
          <w:sz w:val="28"/>
          <w:szCs w:val="28"/>
          <w:rPrChange w:id="6625" w:author="user pc" w:date="2022-03-15T10:14:00Z">
            <w:rPr/>
          </w:rPrChange>
        </w:rPr>
        <w:t>50.0</w:t>
      </w:r>
      <w:r>
        <w:rPr>
          <w:rFonts w:ascii="Times New Roman" w:cs="Times New Roman" w:hAnsi="Times New Roman"/>
          <w:sz w:val="28"/>
          <w:szCs w:val="28"/>
        </w:rPr>
        <w:t xml:space="preserve"> </w:t>
      </w:r>
      <w:r w:rsidRPr="6CF4D168">
        <w:rPr>
          <w:rFonts w:ascii="Times New Roman" w:cs="Times New Roman"/>
          <w:sz w:val="28"/>
          <w:szCs w:val="28"/>
          <w:rPrChange w:id="6626" w:author="user pc" w:date="2022-03-15T10:14:00Z">
            <w:rPr/>
          </w:rPrChange>
        </w:rPr>
        <w:t>kPa</w:t>
      </w:r>
    </w:p>
    <w:p>
      <w:pPr>
        <w:pStyle w:val="style0"/>
        <w:rPr>
          <w:rFonts w:ascii="Times New Roman" w:cs="Times New Roman"/>
          <w:sz w:val="28"/>
          <w:szCs w:val="28"/>
          <w:rPrChange w:id="6627" w:author="user pc" w:date="2022-03-15T10:14:00Z">
            <w:rPr/>
          </w:rPrChange>
        </w:rPr>
      </w:pPr>
      <w:r w:rsidRPr="3107AAB1">
        <w:rPr>
          <w:rFonts w:ascii="Times New Roman" w:cs="Times New Roman"/>
          <w:b/>
          <w:sz w:val="28"/>
          <w:szCs w:val="28"/>
          <w:rPrChange w:id="6628" w:author="user pc" w:date="2022-03-15T10:14:00Z">
            <w:rPr>
              <w:b/>
            </w:rPr>
          </w:rPrChange>
        </w:rPr>
        <w:t>Example</w:t>
      </w:r>
      <w:r>
        <w:rPr>
          <w:rFonts w:ascii="Times New Roman" w:cs="Times New Roman" w:hAnsi="Times New Roman"/>
          <w:b/>
          <w:sz w:val="28"/>
          <w:szCs w:val="28"/>
        </w:rPr>
        <w:t xml:space="preserve"> </w:t>
      </w:r>
      <w:r w:rsidRPr="6B9E4C2A">
        <w:rPr>
          <w:rFonts w:ascii="Times New Roman" w:cs="Times New Roman"/>
          <w:b/>
          <w:sz w:val="28"/>
          <w:szCs w:val="28"/>
          <w:rPrChange w:id="6629" w:author="user pc" w:date="2022-03-15T10:14:00Z">
            <w:rPr>
              <w:b/>
            </w:rPr>
          </w:rPrChange>
        </w:rPr>
        <w:t>2:</w:t>
      </w:r>
      <w:r>
        <w:rPr>
          <w:rFonts w:ascii="Times New Roman" w:cs="Times New Roman" w:hAnsi="Times New Roman"/>
          <w:b/>
          <w:sz w:val="28"/>
          <w:szCs w:val="28"/>
        </w:rPr>
        <w:t xml:space="preserve"> </w:t>
      </w:r>
      <w:r w:rsidRPr="7021EBD3">
        <w:rPr>
          <w:rFonts w:ascii="Times New Roman" w:cs="Times New Roman"/>
          <w:sz w:val="28"/>
          <w:szCs w:val="28"/>
          <w:rPrChange w:id="6630" w:author="user pc" w:date="2022-03-15T10:14:00Z">
            <w:rPr/>
          </w:rPrChange>
        </w:rPr>
        <w:t>If</w:t>
      </w:r>
      <w:r>
        <w:rPr>
          <w:rFonts w:ascii="Times New Roman" w:cs="Times New Roman" w:hAnsi="Times New Roman"/>
          <w:sz w:val="28"/>
          <w:szCs w:val="28"/>
        </w:rPr>
        <w:t xml:space="preserve"> </w:t>
      </w:r>
      <w:r w:rsidRPr="ADE1E8A0">
        <w:rPr>
          <w:rFonts w:ascii="Times New Roman" w:cs="Times New Roman"/>
          <w:sz w:val="28"/>
          <w:szCs w:val="28"/>
          <w:rPrChange w:id="6631" w:author="user pc" w:date="2022-03-15T10:14:00Z">
            <w:rPr/>
          </w:rPrChange>
        </w:rPr>
        <w:t>the</w:t>
      </w:r>
      <w:r>
        <w:rPr>
          <w:rFonts w:ascii="Times New Roman" w:cs="Times New Roman" w:hAnsi="Times New Roman"/>
          <w:sz w:val="28"/>
          <w:szCs w:val="28"/>
        </w:rPr>
        <w:t xml:space="preserve"> </w:t>
      </w:r>
      <w:r w:rsidRPr="B9FA0BEA">
        <w:rPr>
          <w:rFonts w:ascii="Times New Roman" w:cs="Times New Roman"/>
          <w:sz w:val="28"/>
          <w:szCs w:val="28"/>
          <w:rPrChange w:id="6632" w:author="user pc" w:date="2022-03-15T10:14:00Z">
            <w:rPr/>
          </w:rPrChange>
        </w:rPr>
        <w:t>pressure</w:t>
      </w:r>
      <w:r>
        <w:rPr>
          <w:rFonts w:ascii="Times New Roman" w:cs="Times New Roman" w:hAnsi="Times New Roman"/>
          <w:sz w:val="28"/>
          <w:szCs w:val="28"/>
        </w:rPr>
        <w:t xml:space="preserve"> </w:t>
      </w:r>
      <w:r w:rsidRPr="649C0A39">
        <w:rPr>
          <w:rFonts w:ascii="Times New Roman" w:cs="Times New Roman"/>
          <w:sz w:val="28"/>
          <w:szCs w:val="28"/>
          <w:rPrChange w:id="6633" w:author="user pc" w:date="2022-03-15T10:14:00Z">
            <w:rPr/>
          </w:rPrChange>
        </w:rPr>
        <w:t>of</w:t>
      </w:r>
      <w:r>
        <w:rPr>
          <w:rFonts w:ascii="Times New Roman" w:cs="Times New Roman" w:hAnsi="Times New Roman"/>
          <w:sz w:val="28"/>
          <w:szCs w:val="28"/>
        </w:rPr>
        <w:t xml:space="preserve"> </w:t>
      </w:r>
      <w:r w:rsidRPr="2EC8FA8F">
        <w:rPr>
          <w:rFonts w:ascii="Times New Roman" w:cs="Times New Roman"/>
          <w:sz w:val="28"/>
          <w:szCs w:val="28"/>
          <w:rPrChange w:id="6634" w:author="user pc" w:date="2022-03-15T10:14:00Z">
            <w:rPr/>
          </w:rPrChange>
        </w:rPr>
        <w:t>a</w:t>
      </w:r>
      <w:r>
        <w:rPr>
          <w:rFonts w:ascii="Times New Roman" w:cs="Times New Roman" w:hAnsi="Times New Roman"/>
          <w:sz w:val="28"/>
          <w:szCs w:val="28"/>
        </w:rPr>
        <w:t xml:space="preserve"> </w:t>
      </w:r>
      <w:r w:rsidRPr="9C3E688E">
        <w:rPr>
          <w:rFonts w:ascii="Times New Roman" w:cs="Times New Roman"/>
          <w:sz w:val="28"/>
          <w:szCs w:val="28"/>
          <w:rPrChange w:id="6635" w:author="user pc" w:date="2022-03-15T10:14:00Z">
            <w:rPr/>
          </w:rPrChange>
        </w:rPr>
        <w:t>2.50m</w:t>
      </w:r>
      <w:r w:rsidRPr="2E516A62">
        <w:rPr>
          <w:rFonts w:ascii="Times New Roman" w:cs="Times New Roman"/>
          <w:sz w:val="28"/>
          <w:szCs w:val="28"/>
          <w:vertAlign w:val="superscript"/>
          <w:rPrChange w:id="6636" w:author="user pc" w:date="2022-03-15T10:14:00Z">
            <w:rPr>
              <w:vertAlign w:val="superscript"/>
            </w:rPr>
          </w:rPrChange>
        </w:rPr>
        <w:t>3</w:t>
      </w:r>
      <w:r>
        <w:rPr>
          <w:rFonts w:ascii="Times New Roman" w:cs="Times New Roman" w:hAnsi="Times New Roman"/>
          <w:sz w:val="28"/>
          <w:szCs w:val="28"/>
          <w:vertAlign w:val="superscript"/>
        </w:rPr>
        <w:t xml:space="preserve"> </w:t>
      </w:r>
      <w:r w:rsidRPr="158505F8">
        <w:rPr>
          <w:rFonts w:ascii="Times New Roman" w:cs="Times New Roman"/>
          <w:sz w:val="28"/>
          <w:szCs w:val="28"/>
          <w:rPrChange w:id="6637" w:author="user pc" w:date="2022-03-15T10:14:00Z">
            <w:rPr/>
          </w:rPrChange>
        </w:rPr>
        <w:t>sample</w:t>
      </w:r>
      <w:r>
        <w:rPr>
          <w:rFonts w:ascii="Times New Roman" w:cs="Times New Roman" w:hAnsi="Times New Roman"/>
          <w:sz w:val="28"/>
          <w:szCs w:val="28"/>
        </w:rPr>
        <w:t xml:space="preserve"> </w:t>
      </w:r>
      <w:r w:rsidRPr="22E2C3BA">
        <w:rPr>
          <w:rFonts w:ascii="Times New Roman" w:cs="Times New Roman"/>
          <w:sz w:val="28"/>
          <w:szCs w:val="28"/>
          <w:rPrChange w:id="6638" w:author="user pc" w:date="2022-03-15T10:14:00Z">
            <w:rPr/>
          </w:rPrChange>
        </w:rPr>
        <w:t>of</w:t>
      </w:r>
      <w:r>
        <w:rPr>
          <w:rFonts w:ascii="Times New Roman" w:cs="Times New Roman" w:hAnsi="Times New Roman"/>
          <w:sz w:val="28"/>
          <w:szCs w:val="28"/>
        </w:rPr>
        <w:t xml:space="preserve"> </w:t>
      </w:r>
      <w:r w:rsidRPr="1F2F815C">
        <w:rPr>
          <w:rFonts w:ascii="Times New Roman" w:cs="Times New Roman"/>
          <w:sz w:val="28"/>
          <w:szCs w:val="28"/>
          <w:rPrChange w:id="6639" w:author="user pc" w:date="2022-03-15T10:14:00Z">
            <w:rPr/>
          </w:rPrChange>
        </w:rPr>
        <w:t>gas</w:t>
      </w:r>
      <w:r>
        <w:rPr>
          <w:rFonts w:ascii="Times New Roman" w:cs="Times New Roman" w:hAnsi="Times New Roman"/>
          <w:sz w:val="28"/>
          <w:szCs w:val="28"/>
        </w:rPr>
        <w:t xml:space="preserve"> </w:t>
      </w:r>
      <w:r w:rsidRPr="7E85AA29">
        <w:rPr>
          <w:rFonts w:ascii="Times New Roman" w:cs="Times New Roman"/>
          <w:sz w:val="28"/>
          <w:szCs w:val="28"/>
          <w:rPrChange w:id="6640" w:author="user pc" w:date="2022-03-15T10:14:00Z">
            <w:rPr/>
          </w:rPrChange>
        </w:rPr>
        <w:t>is</w:t>
      </w:r>
      <w:r>
        <w:rPr>
          <w:rFonts w:ascii="Times New Roman" w:cs="Times New Roman" w:hAnsi="Times New Roman"/>
          <w:sz w:val="28"/>
          <w:szCs w:val="28"/>
        </w:rPr>
        <w:t xml:space="preserve"> </w:t>
      </w:r>
      <w:r w:rsidRPr="BC01B0F9">
        <w:rPr>
          <w:rFonts w:ascii="Times New Roman" w:cs="Times New Roman"/>
          <w:sz w:val="28"/>
          <w:szCs w:val="28"/>
          <w:rPrChange w:id="6641" w:author="user pc" w:date="2022-03-15T10:14:00Z">
            <w:rPr/>
          </w:rPrChange>
        </w:rPr>
        <w:t>1.50</w:t>
      </w:r>
      <w:r>
        <w:rPr>
          <w:rFonts w:ascii="Times New Roman" w:cs="Times New Roman" w:hAnsi="Times New Roman"/>
          <w:sz w:val="28"/>
          <w:szCs w:val="28"/>
        </w:rPr>
        <w:t xml:space="preserve"> </w:t>
      </w:r>
      <w:r w:rsidRPr="ED51E3BC">
        <w:rPr>
          <w:rFonts w:ascii="Times New Roman" w:cs="Times New Roman"/>
          <w:sz w:val="28"/>
          <w:szCs w:val="28"/>
          <w:rPrChange w:id="6642" w:author="user pc" w:date="2022-03-15T10:14:00Z">
            <w:rPr/>
          </w:rPrChange>
        </w:rPr>
        <w:t>atm,</w:t>
      </w:r>
      <w:r>
        <w:rPr>
          <w:rFonts w:ascii="Times New Roman" w:cs="Times New Roman" w:hAnsi="Times New Roman"/>
          <w:sz w:val="28"/>
          <w:szCs w:val="28"/>
        </w:rPr>
        <w:t xml:space="preserve"> </w:t>
      </w:r>
      <w:r w:rsidRPr="1DBB0EF4">
        <w:rPr>
          <w:rFonts w:ascii="Times New Roman" w:cs="Times New Roman"/>
          <w:sz w:val="28"/>
          <w:szCs w:val="28"/>
          <w:rPrChange w:id="6643" w:author="user pc" w:date="2022-03-15T10:14:00Z">
            <w:rPr/>
          </w:rPrChange>
        </w:rPr>
        <w:t>what</w:t>
      </w:r>
      <w:r>
        <w:rPr>
          <w:rFonts w:ascii="Times New Roman" w:cs="Times New Roman" w:hAnsi="Times New Roman"/>
          <w:sz w:val="28"/>
          <w:szCs w:val="28"/>
        </w:rPr>
        <w:t xml:space="preserve"> </w:t>
      </w:r>
      <w:r w:rsidRPr="ACEE8F15">
        <w:rPr>
          <w:rFonts w:ascii="Times New Roman" w:cs="Times New Roman"/>
          <w:sz w:val="28"/>
          <w:szCs w:val="28"/>
          <w:rPrChange w:id="6644" w:author="user pc" w:date="2022-03-15T10:14:00Z">
            <w:rPr/>
          </w:rPrChange>
        </w:rPr>
        <w:t>volume</w:t>
      </w:r>
      <w:r>
        <w:rPr>
          <w:rFonts w:ascii="Times New Roman" w:cs="Times New Roman" w:hAnsi="Times New Roman"/>
          <w:sz w:val="28"/>
          <w:szCs w:val="28"/>
        </w:rPr>
        <w:t xml:space="preserve"> </w:t>
      </w:r>
      <w:r w:rsidRPr="CB5BE1BA">
        <w:rPr>
          <w:rFonts w:ascii="Times New Roman" w:cs="Times New Roman"/>
          <w:sz w:val="28"/>
          <w:szCs w:val="28"/>
          <w:rPrChange w:id="6645" w:author="user pc" w:date="2022-03-15T10:14:00Z">
            <w:rPr/>
          </w:rPrChange>
        </w:rPr>
        <w:t>will</w:t>
      </w:r>
      <w:r>
        <w:rPr>
          <w:rFonts w:ascii="Times New Roman" w:cs="Times New Roman" w:hAnsi="Times New Roman"/>
          <w:sz w:val="28"/>
          <w:szCs w:val="28"/>
        </w:rPr>
        <w:t xml:space="preserve"> </w:t>
      </w:r>
      <w:r w:rsidRPr="91E17DD0">
        <w:rPr>
          <w:rFonts w:ascii="Times New Roman" w:cs="Times New Roman"/>
          <w:sz w:val="28"/>
          <w:szCs w:val="28"/>
          <w:rPrChange w:id="6646" w:author="user pc" w:date="2022-03-15T10:14:00Z">
            <w:rPr/>
          </w:rPrChange>
        </w:rPr>
        <w:t>the</w:t>
      </w:r>
      <w:r>
        <w:rPr>
          <w:rFonts w:ascii="Times New Roman" w:cs="Times New Roman" w:hAnsi="Times New Roman"/>
          <w:sz w:val="28"/>
          <w:szCs w:val="28"/>
        </w:rPr>
        <w:t xml:space="preserve"> </w:t>
      </w:r>
      <w:r w:rsidRPr="A4826D6C">
        <w:rPr>
          <w:rFonts w:ascii="Times New Roman" w:cs="Times New Roman"/>
          <w:sz w:val="28"/>
          <w:szCs w:val="28"/>
          <w:rPrChange w:id="6647" w:author="user pc" w:date="2022-03-15T10:14:00Z">
            <w:rPr/>
          </w:rPrChange>
        </w:rPr>
        <w:t>gas</w:t>
      </w:r>
      <w:r>
        <w:rPr>
          <w:rFonts w:ascii="Times New Roman" w:cs="Times New Roman" w:hAnsi="Times New Roman"/>
          <w:sz w:val="28"/>
          <w:szCs w:val="28"/>
        </w:rPr>
        <w:t xml:space="preserve"> </w:t>
      </w:r>
      <w:r w:rsidRPr="5D9F4AE3">
        <w:rPr>
          <w:rFonts w:ascii="Times New Roman" w:cs="Times New Roman"/>
          <w:sz w:val="28"/>
          <w:szCs w:val="28"/>
          <w:rPrChange w:id="6648" w:author="user pc" w:date="2022-03-15T10:14:00Z">
            <w:rPr/>
          </w:rPrChange>
        </w:rPr>
        <w:t>occupy</w:t>
      </w:r>
      <w:r>
        <w:rPr>
          <w:rFonts w:ascii="Times New Roman" w:cs="Times New Roman" w:hAnsi="Times New Roman"/>
          <w:sz w:val="28"/>
          <w:szCs w:val="28"/>
        </w:rPr>
        <w:t xml:space="preserve"> </w:t>
      </w:r>
      <w:r w:rsidRPr="AFDEB0F4">
        <w:rPr>
          <w:rFonts w:ascii="Times New Roman" w:cs="Times New Roman"/>
          <w:sz w:val="28"/>
          <w:szCs w:val="28"/>
          <w:rPrChange w:id="6649" w:author="user pc" w:date="2022-03-15T10:14:00Z">
            <w:rPr/>
          </w:rPrChange>
        </w:rPr>
        <w:t>if</w:t>
      </w:r>
      <w:r>
        <w:rPr>
          <w:rFonts w:ascii="Times New Roman" w:cs="Times New Roman" w:hAnsi="Times New Roman"/>
          <w:sz w:val="28"/>
          <w:szCs w:val="28"/>
        </w:rPr>
        <w:t xml:space="preserve"> </w:t>
      </w:r>
      <w:r w:rsidRPr="A95FF0C4">
        <w:rPr>
          <w:rFonts w:ascii="Times New Roman" w:cs="Times New Roman"/>
          <w:sz w:val="28"/>
          <w:szCs w:val="28"/>
          <w:rPrChange w:id="6650" w:author="user pc" w:date="2022-03-15T10:14:00Z">
            <w:rPr/>
          </w:rPrChange>
        </w:rPr>
        <w:t>the</w:t>
      </w:r>
      <w:r>
        <w:rPr>
          <w:rFonts w:ascii="Times New Roman" w:cs="Times New Roman" w:hAnsi="Times New Roman"/>
          <w:sz w:val="28"/>
          <w:szCs w:val="28"/>
        </w:rPr>
        <w:t xml:space="preserve"> </w:t>
      </w:r>
      <w:r w:rsidRPr="D6398877">
        <w:rPr>
          <w:rFonts w:ascii="Times New Roman" w:cs="Times New Roman"/>
          <w:sz w:val="28"/>
          <w:szCs w:val="28"/>
          <w:rPrChange w:id="6651" w:author="user pc" w:date="2022-03-15T10:14:00Z">
            <w:rPr/>
          </w:rPrChange>
        </w:rPr>
        <w:t>pressure</w:t>
      </w:r>
      <w:r>
        <w:rPr>
          <w:rFonts w:ascii="Times New Roman" w:cs="Times New Roman" w:hAnsi="Times New Roman"/>
          <w:sz w:val="28"/>
          <w:szCs w:val="28"/>
        </w:rPr>
        <w:t xml:space="preserve"> </w:t>
      </w:r>
      <w:r w:rsidRPr="07EA49A1">
        <w:rPr>
          <w:rFonts w:ascii="Times New Roman" w:cs="Times New Roman"/>
          <w:sz w:val="28"/>
          <w:szCs w:val="28"/>
          <w:rPrChange w:id="6652" w:author="user pc" w:date="2022-03-15T10:14:00Z">
            <w:rPr/>
          </w:rPrChange>
        </w:rPr>
        <w:t>is</w:t>
      </w:r>
      <w:r>
        <w:rPr>
          <w:rFonts w:ascii="Times New Roman" w:cs="Times New Roman" w:hAnsi="Times New Roman"/>
          <w:sz w:val="28"/>
          <w:szCs w:val="28"/>
        </w:rPr>
        <w:t xml:space="preserve"> </w:t>
      </w:r>
      <w:r w:rsidRPr="71C65835">
        <w:rPr>
          <w:rFonts w:ascii="Times New Roman" w:cs="Times New Roman"/>
          <w:sz w:val="28"/>
          <w:szCs w:val="28"/>
          <w:rPrChange w:id="6653" w:author="user pc" w:date="2022-03-15T10:14:00Z">
            <w:rPr/>
          </w:rPrChange>
        </w:rPr>
        <w:t>changed</w:t>
      </w:r>
      <w:r>
        <w:rPr>
          <w:rFonts w:ascii="Times New Roman" w:cs="Times New Roman" w:hAnsi="Times New Roman"/>
          <w:sz w:val="28"/>
          <w:szCs w:val="28"/>
        </w:rPr>
        <w:t xml:space="preserve"> </w:t>
      </w:r>
      <w:r w:rsidRPr="CC2993FC">
        <w:rPr>
          <w:rFonts w:ascii="Times New Roman" w:cs="Times New Roman"/>
          <w:sz w:val="28"/>
          <w:szCs w:val="28"/>
          <w:rPrChange w:id="6654" w:author="user pc" w:date="2022-03-15T10:14:00Z">
            <w:rPr/>
          </w:rPrChange>
        </w:rPr>
        <w:t>to</w:t>
      </w:r>
      <w:r>
        <w:rPr>
          <w:rFonts w:ascii="Times New Roman" w:cs="Times New Roman" w:hAnsi="Times New Roman"/>
          <w:sz w:val="28"/>
          <w:szCs w:val="28"/>
        </w:rPr>
        <w:t xml:space="preserve"> </w:t>
      </w:r>
      <w:r w:rsidRPr="A63AEE1F">
        <w:rPr>
          <w:rFonts w:ascii="Times New Roman" w:cs="Times New Roman"/>
          <w:sz w:val="28"/>
          <w:szCs w:val="28"/>
          <w:rPrChange w:id="6655" w:author="user pc" w:date="2022-03-15T10:14:00Z">
            <w:rPr/>
          </w:rPrChange>
        </w:rPr>
        <w:t>7.50</w:t>
      </w:r>
      <w:r>
        <w:rPr>
          <w:rFonts w:ascii="Times New Roman" w:cs="Times New Roman" w:hAnsi="Times New Roman"/>
          <w:sz w:val="28"/>
          <w:szCs w:val="28"/>
        </w:rPr>
        <w:t xml:space="preserve"> </w:t>
      </w:r>
      <w:r w:rsidRPr="C62AE050">
        <w:rPr>
          <w:rFonts w:ascii="Times New Roman" w:cs="Times New Roman"/>
          <w:sz w:val="28"/>
          <w:szCs w:val="28"/>
          <w:rPrChange w:id="6656" w:author="user pc" w:date="2022-03-15T10:14:00Z">
            <w:rPr/>
          </w:rPrChange>
        </w:rPr>
        <w:t>atm?</w:t>
      </w:r>
    </w:p>
    <w:p>
      <w:pPr>
        <w:pStyle w:val="style0"/>
        <w:rPr>
          <w:rFonts w:ascii="Times New Roman" w:cs="Times New Roman"/>
          <w:sz w:val="28"/>
          <w:szCs w:val="28"/>
          <w:rPrChange w:id="6657" w:author="user pc" w:date="2022-03-15T10:14:00Z">
            <w:rPr/>
          </w:rPrChange>
        </w:rPr>
      </w:pPr>
      <w:r w:rsidRPr="7A33C0BC">
        <w:rPr>
          <w:rFonts w:ascii="Times New Roman" w:cs="Times New Roman"/>
          <w:b/>
          <w:sz w:val="28"/>
          <w:szCs w:val="28"/>
          <w:rPrChange w:id="6658" w:author="user pc" w:date="2022-03-15T10:14:00Z">
            <w:rPr>
              <w:b/>
            </w:rPr>
          </w:rPrChange>
        </w:rPr>
        <w:t>Solution</w:t>
      </w:r>
    </w:p>
    <w:p>
      <w:pPr>
        <w:pStyle w:val="style0"/>
        <w:rPr>
          <w:rFonts w:ascii="Times New Roman" w:cs="Times New Roman"/>
          <w:sz w:val="28"/>
          <w:szCs w:val="28"/>
          <w:rPrChange w:id="6659" w:author="user pc" w:date="2022-03-15T10:14:00Z">
            <w:rPr/>
          </w:rPrChange>
        </w:rPr>
      </w:pPr>
      <w:r w:rsidRPr="3A28C1C4">
        <w:rPr>
          <w:rFonts w:ascii="Times New Roman" w:cs="Times New Roman"/>
          <w:sz w:val="28"/>
          <w:szCs w:val="28"/>
          <w:rPrChange w:id="6660" w:author="user pc" w:date="2022-03-15T10:14:00Z">
            <w:rPr/>
          </w:rPrChange>
        </w:rPr>
        <w:t>P</w:t>
      </w:r>
      <w:r w:rsidRPr="3CC9D943">
        <w:rPr>
          <w:rFonts w:ascii="Times New Roman" w:cs="Times New Roman"/>
          <w:sz w:val="28"/>
          <w:szCs w:val="28"/>
          <w:vertAlign w:val="subscript"/>
          <w:rPrChange w:id="6661" w:author="user pc" w:date="2022-03-15T10:14:00Z">
            <w:rPr>
              <w:vertAlign w:val="subscript"/>
            </w:rPr>
          </w:rPrChange>
        </w:rPr>
        <w:t>1</w:t>
      </w:r>
      <w:r w:rsidRPr="CFE8ABA5">
        <w:rPr>
          <w:rFonts w:ascii="Times New Roman" w:cs="Times New Roman"/>
          <w:sz w:val="28"/>
          <w:szCs w:val="28"/>
          <w:rPrChange w:id="6662" w:author="user pc" w:date="2022-03-15T10:14:00Z">
            <w:rPr/>
          </w:rPrChange>
        </w:rPr>
        <w:t>V</w:t>
      </w:r>
      <w:r w:rsidRPr="A70E63F7">
        <w:rPr>
          <w:rFonts w:ascii="Times New Roman" w:cs="Times New Roman"/>
          <w:sz w:val="28"/>
          <w:szCs w:val="28"/>
          <w:vertAlign w:val="subscript"/>
          <w:rPrChange w:id="6663" w:author="user pc" w:date="2022-03-15T10:14:00Z">
            <w:rPr>
              <w:vertAlign w:val="subscript"/>
            </w:rPr>
          </w:rPrChange>
        </w:rPr>
        <w:t>1</w:t>
      </w:r>
      <w:r>
        <w:rPr>
          <w:rFonts w:ascii="Times New Roman" w:cs="Times New Roman" w:hAnsi="Times New Roman"/>
          <w:sz w:val="28"/>
          <w:szCs w:val="28"/>
          <w:vertAlign w:val="subscript"/>
        </w:rPr>
        <w:t xml:space="preserve"> </w:t>
      </w:r>
      <w:r w:rsidRPr="B3435DCF">
        <w:rPr>
          <w:rFonts w:ascii="Times New Roman" w:cs="Times New Roman"/>
          <w:sz w:val="28"/>
          <w:szCs w:val="28"/>
          <w:rPrChange w:id="6664" w:author="user pc" w:date="2022-03-15T10:14:00Z">
            <w:rPr/>
          </w:rPrChange>
        </w:rPr>
        <w:t>=</w:t>
      </w:r>
      <w:r>
        <w:rPr>
          <w:rFonts w:ascii="Times New Roman" w:cs="Times New Roman" w:hAnsi="Times New Roman"/>
          <w:sz w:val="28"/>
          <w:szCs w:val="28"/>
        </w:rPr>
        <w:t xml:space="preserve"> </w:t>
      </w:r>
      <w:r w:rsidRPr="30AFFEF3">
        <w:rPr>
          <w:rFonts w:ascii="Times New Roman" w:cs="Times New Roman"/>
          <w:sz w:val="28"/>
          <w:szCs w:val="28"/>
          <w:rPrChange w:id="6665" w:author="user pc" w:date="2022-03-15T10:14:00Z">
            <w:rPr/>
          </w:rPrChange>
        </w:rPr>
        <w:t>P</w:t>
      </w:r>
      <w:r w:rsidRPr="DD28D280">
        <w:rPr>
          <w:rFonts w:ascii="Times New Roman" w:cs="Times New Roman"/>
          <w:sz w:val="28"/>
          <w:szCs w:val="28"/>
          <w:vertAlign w:val="subscript"/>
          <w:rPrChange w:id="6666" w:author="user pc" w:date="2022-03-15T10:14:00Z">
            <w:rPr>
              <w:vertAlign w:val="subscript"/>
            </w:rPr>
          </w:rPrChange>
        </w:rPr>
        <w:t>2</w:t>
      </w:r>
      <w:r w:rsidRPr="FD7761AC">
        <w:rPr>
          <w:rFonts w:ascii="Times New Roman" w:cs="Times New Roman"/>
          <w:sz w:val="28"/>
          <w:szCs w:val="28"/>
          <w:rPrChange w:id="6667" w:author="user pc" w:date="2022-03-15T10:14:00Z">
            <w:rPr/>
          </w:rPrChange>
        </w:rPr>
        <w:t>V</w:t>
      </w:r>
      <w:r w:rsidRPr="E5D18E9E">
        <w:rPr>
          <w:rFonts w:ascii="Times New Roman" w:cs="Times New Roman"/>
          <w:sz w:val="28"/>
          <w:szCs w:val="28"/>
          <w:vertAlign w:val="subscript"/>
          <w:rPrChange w:id="6668" w:author="user pc" w:date="2022-03-15T10:14:00Z">
            <w:rPr>
              <w:vertAlign w:val="subscript"/>
            </w:rPr>
          </w:rPrChange>
        </w:rPr>
        <w:t>2</w:t>
      </w:r>
    </w:p>
    <w:p>
      <w:pPr>
        <w:pStyle w:val="style0"/>
        <w:rPr>
          <w:rFonts w:ascii="Times New Roman" w:cs="Times New Roman" w:hAnsi="Times New Roman"/>
          <w:sz w:val="28"/>
          <w:szCs w:val="28"/>
          <w:vertAlign w:val="subscript"/>
        </w:rPr>
      </w:pPr>
      <w:r w:rsidRPr="96661A52">
        <w:rPr>
          <w:rFonts w:ascii="Times New Roman" w:cs="Times New Roman"/>
          <w:sz w:val="28"/>
          <w:szCs w:val="28"/>
          <w:rPrChange w:id="6669" w:author="user pc" w:date="2022-03-15T10:14:00Z">
            <w:rPr/>
          </w:rPrChange>
        </w:rPr>
        <w:t>1.50</w:t>
      </w:r>
      <w:r>
        <w:rPr>
          <w:rFonts w:ascii="Times New Roman" w:cs="Times New Roman" w:hAnsi="Times New Roman"/>
          <w:sz w:val="28"/>
          <w:szCs w:val="28"/>
        </w:rPr>
        <w:t xml:space="preserve"> </w:t>
      </w:r>
      <w:r w:rsidRPr="EDCF023A">
        <w:rPr>
          <w:rFonts w:ascii="Times New Roman" w:cs="Times New Roman"/>
          <w:sz w:val="28"/>
          <w:szCs w:val="28"/>
          <w:rPrChange w:id="6670" w:author="user pc" w:date="2022-03-15T10:14:00Z">
            <w:rPr/>
          </w:rPrChange>
        </w:rPr>
        <w:t>×</w:t>
      </w:r>
      <w:r>
        <w:rPr>
          <w:rFonts w:ascii="Times New Roman" w:cs="Times New Roman" w:hAnsi="Times New Roman"/>
          <w:sz w:val="28"/>
          <w:szCs w:val="28"/>
        </w:rPr>
        <w:t xml:space="preserve"> </w:t>
      </w:r>
      <w:r w:rsidRPr="3B90812C">
        <w:rPr>
          <w:rFonts w:ascii="Times New Roman" w:cs="Times New Roman"/>
          <w:sz w:val="28"/>
          <w:szCs w:val="28"/>
          <w:rPrChange w:id="6671" w:author="user pc" w:date="2022-03-15T10:14:00Z">
            <w:rPr/>
          </w:rPrChange>
        </w:rPr>
        <w:t>2.50</w:t>
      </w:r>
      <w:r>
        <w:rPr>
          <w:rFonts w:ascii="Times New Roman" w:cs="Times New Roman" w:hAnsi="Times New Roman"/>
          <w:sz w:val="28"/>
          <w:szCs w:val="28"/>
        </w:rPr>
        <w:t xml:space="preserve"> </w:t>
      </w:r>
      <w:r w:rsidRPr="E3043862">
        <w:rPr>
          <w:rFonts w:ascii="Times New Roman" w:cs="Times New Roman"/>
          <w:sz w:val="28"/>
          <w:szCs w:val="28"/>
          <w:rPrChange w:id="6672" w:author="user pc" w:date="2022-03-15T10:14:00Z">
            <w:rPr/>
          </w:rPrChange>
        </w:rPr>
        <w:t>=</w:t>
      </w:r>
      <w:r>
        <w:rPr>
          <w:rFonts w:ascii="Times New Roman" w:cs="Times New Roman" w:hAnsi="Times New Roman"/>
          <w:sz w:val="28"/>
          <w:szCs w:val="28"/>
        </w:rPr>
        <w:t xml:space="preserve"> </w:t>
      </w:r>
      <w:r w:rsidRPr="6BD03770">
        <w:rPr>
          <w:rFonts w:ascii="Times New Roman" w:cs="Times New Roman"/>
          <w:sz w:val="28"/>
          <w:szCs w:val="28"/>
          <w:rPrChange w:id="6673" w:author="user pc" w:date="2022-03-15T10:14:00Z">
            <w:rPr/>
          </w:rPrChange>
        </w:rPr>
        <w:t>7.50</w:t>
      </w:r>
      <w:r>
        <w:rPr>
          <w:rFonts w:ascii="Times New Roman" w:cs="Times New Roman" w:hAnsi="Times New Roman"/>
          <w:sz w:val="28"/>
          <w:szCs w:val="28"/>
        </w:rPr>
        <w:t xml:space="preserve"> </w:t>
      </w:r>
      <w:r w:rsidRPr="3D60392F">
        <w:rPr>
          <w:rFonts w:ascii="Times New Roman" w:cs="Times New Roman"/>
          <w:sz w:val="28"/>
          <w:szCs w:val="28"/>
          <w:rPrChange w:id="6674" w:author="user pc" w:date="2022-03-15T10:14:00Z">
            <w:rPr/>
          </w:rPrChange>
        </w:rPr>
        <w:t>×</w:t>
      </w:r>
      <w:r>
        <w:rPr>
          <w:rFonts w:ascii="Times New Roman" w:cs="Times New Roman" w:hAnsi="Times New Roman"/>
          <w:sz w:val="28"/>
          <w:szCs w:val="28"/>
        </w:rPr>
        <w:t xml:space="preserve"> </w:t>
      </w:r>
      <w:r w:rsidRPr="2A9ABE6A">
        <w:rPr>
          <w:rFonts w:ascii="Times New Roman" w:cs="Times New Roman"/>
          <w:sz w:val="28"/>
          <w:szCs w:val="28"/>
          <w:rPrChange w:id="6675" w:author="user pc" w:date="2022-03-15T10:14:00Z">
            <w:rPr/>
          </w:rPrChange>
        </w:rPr>
        <w:t>V</w:t>
      </w:r>
      <w:r w:rsidRPr="5460BF32">
        <w:rPr>
          <w:rFonts w:ascii="Times New Roman" w:cs="Times New Roman"/>
          <w:sz w:val="28"/>
          <w:szCs w:val="28"/>
          <w:vertAlign w:val="subscript"/>
          <w:rPrChange w:id="6676" w:author="user pc" w:date="2022-03-15T10:14:00Z">
            <w:rPr>
              <w:vertAlign w:val="subscript"/>
            </w:rPr>
          </w:rPrChange>
        </w:rPr>
        <w:t>2</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1.50 ×2.50</m:t>
              </m:r>
            </m:num>
            <m:den>
              <m:r>
                <w:rPr>
                  <w:rFonts w:ascii="Cambria Math" w:cs="Times New Roman" w:hAnsi="Cambria Math"/>
                  <w:sz w:val="28"/>
                  <w:szCs w:val="28"/>
                </w:rPr>
                <m:t>7.50</m:t>
              </m:r>
            </m:den>
          </m:f>
        </m:oMath>
      </m:oMathPara>
    </w:p>
    <w:p>
      <w:pPr>
        <w:pStyle w:val="style0"/>
        <w:rPr>
          <w:rFonts w:ascii="Times New Roman" w:cs="Times New Roman"/>
          <w:sz w:val="28"/>
          <w:szCs w:val="28"/>
          <w:rPrChange w:id="6677" w:author="user pc" w:date="2022-03-15T10:14:00Z">
            <w:rPr/>
          </w:rPrChange>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r>
            <w:rPr>
              <w:rFonts w:ascii="Cambria Math" w:cs="Times New Roman" w:hAnsi="Cambria Math"/>
              <w:sz w:val="28"/>
              <w:szCs w:val="28"/>
            </w:rPr>
            <m:t xml:space="preserve">=0.500 </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6678" w:author="user pc" w:date="2022-03-15T10:14:00Z">
            <w:rPr/>
          </w:rPrChange>
        </w:rPr>
      </w:pPr>
    </w:p>
    <w:p>
      <w:pPr>
        <w:pStyle w:val="style0"/>
        <w:rPr>
          <w:rFonts w:ascii="Times New Roman" w:cs="Times New Roman" w:hAnsi="Times New Roman"/>
          <w:sz w:val="28"/>
          <w:szCs w:val="28"/>
        </w:rPr>
      </w:pPr>
    </w:p>
    <w:p>
      <w:pPr>
        <w:pStyle w:val="style0"/>
        <w:rPr>
          <w:rFonts w:ascii="Times New Roman" w:cs="Times New Roman"/>
          <w:sz w:val="28"/>
          <w:szCs w:val="28"/>
          <w:rPrChange w:id="6679" w:author="user pc" w:date="2022-03-15T10:14:00Z">
            <w:rPr/>
          </w:rPrChange>
        </w:rPr>
      </w:pPr>
    </w:p>
    <w:p>
      <w:pPr>
        <w:pStyle w:val="style0"/>
        <w:rPr>
          <w:rFonts w:ascii="Times New Roman" w:cs="Times New Roman"/>
          <w:sz w:val="28"/>
          <w:szCs w:val="28"/>
          <w:rPrChange w:id="6680" w:author="user pc" w:date="2022-03-15T10:14:00Z">
            <w:rPr/>
          </w:rPrChange>
        </w:rPr>
      </w:pPr>
      <w:r w:rsidRPr="81ED5B21">
        <w:rPr>
          <w:rFonts w:ascii="Times New Roman" w:cs="Times New Roman"/>
          <w:b/>
          <w:sz w:val="28"/>
          <w:szCs w:val="28"/>
          <w:rPrChange w:id="6681" w:author="user pc" w:date="2022-03-15T10:14:00Z">
            <w:rPr>
              <w:b/>
            </w:rPr>
          </w:rPrChange>
        </w:rPr>
        <w:t>‌COMBINEDGASLAW</w:t>
      </w:r>
    </w:p>
    <w:p>
      <w:pPr>
        <w:pStyle w:val="style0"/>
        <w:rPr>
          <w:rFonts w:ascii="Times New Roman" w:cs="Times New Roman"/>
          <w:sz w:val="28"/>
          <w:szCs w:val="28"/>
          <w:rPrChange w:id="6682" w:author="user pc" w:date="2022-03-15T10:14:00Z">
            <w:rPr/>
          </w:rPrChange>
        </w:rPr>
      </w:pPr>
      <w:r w:rsidRPr="79AC6D61">
        <w:rPr>
          <w:rFonts w:ascii="Times New Roman" w:cs="Times New Roman"/>
          <w:sz w:val="28"/>
          <w:szCs w:val="28"/>
          <w:rPrChange w:id="6683" w:author="user pc" w:date="2022-03-15T10:14:00Z">
            <w:rPr/>
          </w:rPrChange>
        </w:rPr>
        <w:t>1.</w:t>
      </w:r>
      <w:r>
        <w:rPr>
          <w:rFonts w:ascii="Times New Roman" w:cs="Times New Roman" w:hAnsi="Times New Roman"/>
          <w:sz w:val="28"/>
          <w:szCs w:val="28"/>
        </w:rPr>
        <w:t xml:space="preserve"> </w:t>
      </w:r>
      <w:r w:rsidRPr="C7A072E8">
        <w:rPr>
          <w:rFonts w:ascii="Times New Roman" w:cs="Times New Roman"/>
          <w:sz w:val="28"/>
          <w:szCs w:val="28"/>
          <w:rPrChange w:id="6684" w:author="user pc" w:date="2022-03-15T10:14:00Z">
            <w:rPr/>
          </w:rPrChange>
        </w:rPr>
        <w:t>The</w:t>
      </w:r>
      <w:r>
        <w:rPr>
          <w:rFonts w:ascii="Times New Roman" w:cs="Times New Roman" w:hAnsi="Times New Roman"/>
          <w:sz w:val="28"/>
          <w:szCs w:val="28"/>
        </w:rPr>
        <w:t xml:space="preserve"> </w:t>
      </w:r>
      <w:r w:rsidRPr="D106150D">
        <w:rPr>
          <w:rFonts w:ascii="Times New Roman" w:cs="Times New Roman"/>
          <w:sz w:val="28"/>
          <w:szCs w:val="28"/>
          <w:rPrChange w:id="6685" w:author="user pc" w:date="2022-03-15T10:14:00Z">
            <w:rPr/>
          </w:rPrChange>
        </w:rPr>
        <w:t>combined</w:t>
      </w:r>
      <w:r>
        <w:rPr>
          <w:rFonts w:ascii="Times New Roman" w:cs="Times New Roman" w:hAnsi="Times New Roman"/>
          <w:sz w:val="28"/>
          <w:szCs w:val="28"/>
        </w:rPr>
        <w:t xml:space="preserve"> </w:t>
      </w:r>
      <w:r w:rsidRPr="E44B54EC">
        <w:rPr>
          <w:rFonts w:ascii="Times New Roman" w:cs="Times New Roman"/>
          <w:sz w:val="28"/>
          <w:szCs w:val="28"/>
          <w:rPrChange w:id="6686" w:author="user pc" w:date="2022-03-15T10:14:00Z">
            <w:rPr/>
          </w:rPrChange>
        </w:rPr>
        <w:t>gas</w:t>
      </w:r>
      <w:r>
        <w:rPr>
          <w:rFonts w:ascii="Times New Roman" w:cs="Times New Roman" w:hAnsi="Times New Roman"/>
          <w:sz w:val="28"/>
          <w:szCs w:val="28"/>
        </w:rPr>
        <w:t xml:space="preserve"> </w:t>
      </w:r>
      <w:r w:rsidRPr="3342F208">
        <w:rPr>
          <w:rFonts w:ascii="Times New Roman" w:cs="Times New Roman"/>
          <w:sz w:val="28"/>
          <w:szCs w:val="28"/>
          <w:rPrChange w:id="6687" w:author="user pc" w:date="2022-03-15T10:14:00Z">
            <w:rPr/>
          </w:rPrChange>
        </w:rPr>
        <w:t>law</w:t>
      </w:r>
      <w:r>
        <w:rPr>
          <w:rFonts w:ascii="Times New Roman" w:cs="Times New Roman" w:hAnsi="Times New Roman"/>
          <w:sz w:val="28"/>
          <w:szCs w:val="28"/>
        </w:rPr>
        <w:t xml:space="preserve"> </w:t>
      </w:r>
      <w:r w:rsidRPr="F6875400">
        <w:rPr>
          <w:rFonts w:ascii="Times New Roman" w:cs="Times New Roman"/>
          <w:sz w:val="28"/>
          <w:szCs w:val="28"/>
          <w:rPrChange w:id="6688" w:author="user pc" w:date="2022-03-15T10:14:00Z">
            <w:rPr/>
          </w:rPrChange>
        </w:rPr>
        <w:t>states</w:t>
      </w:r>
      <w:r>
        <w:rPr>
          <w:rFonts w:ascii="Times New Roman" w:cs="Times New Roman" w:hAnsi="Times New Roman"/>
          <w:sz w:val="28"/>
          <w:szCs w:val="28"/>
        </w:rPr>
        <w:t xml:space="preserve"> </w:t>
      </w:r>
      <w:r w:rsidRPr="C3861DD4">
        <w:rPr>
          <w:rFonts w:ascii="Times New Roman" w:cs="Times New Roman"/>
          <w:sz w:val="28"/>
          <w:szCs w:val="28"/>
          <w:rPrChange w:id="6689" w:author="user pc" w:date="2022-03-15T10:14:00Z">
            <w:rPr/>
          </w:rPrChange>
        </w:rPr>
        <w:t>the</w:t>
      </w:r>
      <w:r>
        <w:rPr>
          <w:rFonts w:ascii="Times New Roman" w:cs="Times New Roman" w:hAnsi="Times New Roman"/>
          <w:sz w:val="28"/>
          <w:szCs w:val="28"/>
        </w:rPr>
        <w:t xml:space="preserve"> </w:t>
      </w:r>
      <w:r w:rsidRPr="58C6E21F">
        <w:rPr>
          <w:rFonts w:ascii="Times New Roman" w:cs="Times New Roman"/>
          <w:sz w:val="28"/>
          <w:szCs w:val="28"/>
          <w:rPrChange w:id="6690" w:author="user pc" w:date="2022-03-15T10:14:00Z">
            <w:rPr/>
          </w:rPrChange>
        </w:rPr>
        <w:t>relationship</w:t>
      </w:r>
      <w:r>
        <w:rPr>
          <w:rFonts w:ascii="Times New Roman" w:cs="Times New Roman" w:hAnsi="Times New Roman"/>
          <w:sz w:val="28"/>
          <w:szCs w:val="28"/>
        </w:rPr>
        <w:t xml:space="preserve"> </w:t>
      </w:r>
      <w:r w:rsidRPr="4C064AF7">
        <w:rPr>
          <w:rFonts w:ascii="Times New Roman" w:cs="Times New Roman"/>
          <w:sz w:val="28"/>
          <w:szCs w:val="28"/>
          <w:rPrChange w:id="6691" w:author="user pc" w:date="2022-03-15T10:14:00Z">
            <w:rPr/>
          </w:rPrChange>
        </w:rPr>
        <w:t>among</w:t>
      </w:r>
      <w:r>
        <w:rPr>
          <w:rFonts w:ascii="Times New Roman" w:cs="Times New Roman" w:hAnsi="Times New Roman"/>
          <w:sz w:val="28"/>
          <w:szCs w:val="28"/>
        </w:rPr>
        <w:t xml:space="preserve"> </w:t>
      </w:r>
      <w:r w:rsidRPr="7A0D020E">
        <w:rPr>
          <w:rFonts w:ascii="Times New Roman" w:cs="Times New Roman"/>
          <w:sz w:val="28"/>
          <w:szCs w:val="28"/>
          <w:rPrChange w:id="6692" w:author="user pc" w:date="2022-03-15T10:14:00Z">
            <w:rPr/>
          </w:rPrChange>
        </w:rPr>
        <w:t>pressure,</w:t>
      </w:r>
      <w:r>
        <w:rPr>
          <w:rFonts w:ascii="Times New Roman" w:cs="Times New Roman" w:hAnsi="Times New Roman"/>
          <w:sz w:val="28"/>
          <w:szCs w:val="28"/>
        </w:rPr>
        <w:t xml:space="preserve"> </w:t>
      </w:r>
      <w:r w:rsidRPr="D541B7F8">
        <w:rPr>
          <w:rFonts w:ascii="Times New Roman" w:cs="Times New Roman"/>
          <w:sz w:val="28"/>
          <w:szCs w:val="28"/>
          <w:rPrChange w:id="6693" w:author="user pc" w:date="2022-03-15T10:14:00Z">
            <w:rPr/>
          </w:rPrChange>
        </w:rPr>
        <w:t>volume</w:t>
      </w:r>
      <w:r>
        <w:rPr>
          <w:rFonts w:ascii="Times New Roman" w:cs="Times New Roman" w:hAnsi="Times New Roman"/>
          <w:sz w:val="28"/>
          <w:szCs w:val="28"/>
        </w:rPr>
        <w:t xml:space="preserve"> </w:t>
      </w:r>
      <w:r w:rsidRPr="170D7479">
        <w:rPr>
          <w:rFonts w:ascii="Times New Roman" w:cs="Times New Roman"/>
          <w:sz w:val="28"/>
          <w:szCs w:val="28"/>
          <w:rPrChange w:id="6694" w:author="user pc" w:date="2022-03-15T10:14:00Z">
            <w:rPr/>
          </w:rPrChange>
        </w:rPr>
        <w:t>and</w:t>
      </w:r>
      <w:r>
        <w:rPr>
          <w:rFonts w:ascii="Times New Roman" w:cs="Times New Roman" w:hAnsi="Times New Roman"/>
          <w:sz w:val="28"/>
          <w:szCs w:val="28"/>
        </w:rPr>
        <w:t xml:space="preserve"> </w:t>
      </w:r>
      <w:r w:rsidRPr="28366921">
        <w:rPr>
          <w:rFonts w:ascii="Times New Roman" w:cs="Times New Roman"/>
          <w:sz w:val="28"/>
          <w:szCs w:val="28"/>
          <w:rPrChange w:id="6695" w:author="user pc" w:date="2022-03-15T10:14:00Z">
            <w:rPr/>
          </w:rPrChange>
        </w:rPr>
        <w:t>temperature</w:t>
      </w:r>
      <w:r>
        <w:rPr>
          <w:rFonts w:ascii="Times New Roman" w:cs="Times New Roman" w:hAnsi="Times New Roman"/>
          <w:sz w:val="28"/>
          <w:szCs w:val="28"/>
        </w:rPr>
        <w:t xml:space="preserve"> </w:t>
      </w:r>
      <w:r w:rsidRPr="5E1E6BC4">
        <w:rPr>
          <w:rFonts w:ascii="Times New Roman" w:cs="Times New Roman"/>
          <w:sz w:val="28"/>
          <w:szCs w:val="28"/>
          <w:rPrChange w:id="6696" w:author="user pc" w:date="2022-03-15T10:14:00Z">
            <w:rPr/>
          </w:rPrChange>
        </w:rPr>
        <w:t>of</w:t>
      </w:r>
      <w:r>
        <w:rPr>
          <w:rFonts w:ascii="Times New Roman" w:cs="Times New Roman" w:hAnsi="Times New Roman"/>
          <w:sz w:val="28"/>
          <w:szCs w:val="28"/>
        </w:rPr>
        <w:t xml:space="preserve"> </w:t>
      </w:r>
      <w:r w:rsidRPr="33FFC1AC">
        <w:rPr>
          <w:rFonts w:ascii="Times New Roman" w:cs="Times New Roman"/>
          <w:sz w:val="28"/>
          <w:szCs w:val="28"/>
          <w:rPrChange w:id="6697" w:author="user pc" w:date="2022-03-15T10:14:00Z">
            <w:rPr/>
          </w:rPrChange>
        </w:rPr>
        <w:t>a</w:t>
      </w:r>
      <w:r>
        <w:rPr>
          <w:rFonts w:ascii="Times New Roman" w:cs="Times New Roman" w:hAnsi="Times New Roman"/>
          <w:sz w:val="28"/>
          <w:szCs w:val="28"/>
        </w:rPr>
        <w:t xml:space="preserve"> </w:t>
      </w:r>
      <w:r w:rsidRPr="88BD6872">
        <w:rPr>
          <w:rFonts w:ascii="Times New Roman" w:cs="Times New Roman"/>
          <w:sz w:val="28"/>
          <w:szCs w:val="28"/>
          <w:rPrChange w:id="6698" w:author="user pc" w:date="2022-03-15T10:14:00Z">
            <w:rPr/>
          </w:rPrChange>
        </w:rPr>
        <w:t>fixed</w:t>
      </w:r>
      <w:r>
        <w:rPr>
          <w:rFonts w:ascii="Times New Roman" w:cs="Times New Roman" w:hAnsi="Times New Roman"/>
          <w:sz w:val="28"/>
          <w:szCs w:val="28"/>
        </w:rPr>
        <w:t xml:space="preserve"> </w:t>
      </w:r>
      <w:r w:rsidRPr="D4A1DC0B">
        <w:rPr>
          <w:rFonts w:ascii="Times New Roman" w:cs="Times New Roman"/>
          <w:sz w:val="28"/>
          <w:szCs w:val="28"/>
          <w:rPrChange w:id="6699" w:author="user pc" w:date="2022-03-15T10:14:00Z">
            <w:rPr/>
          </w:rPrChange>
        </w:rPr>
        <w:t>amount</w:t>
      </w:r>
      <w:r>
        <w:rPr>
          <w:rFonts w:ascii="Times New Roman" w:cs="Times New Roman" w:hAnsi="Times New Roman"/>
          <w:sz w:val="28"/>
          <w:szCs w:val="28"/>
        </w:rPr>
        <w:t xml:space="preserve"> </w:t>
      </w:r>
      <w:r w:rsidRPr="3B65B652">
        <w:rPr>
          <w:rFonts w:ascii="Times New Roman" w:cs="Times New Roman"/>
          <w:sz w:val="28"/>
          <w:szCs w:val="28"/>
          <w:rPrChange w:id="6700" w:author="user pc" w:date="2022-03-15T10:14:00Z">
            <w:rPr/>
          </w:rPrChange>
        </w:rPr>
        <w:t>of</w:t>
      </w:r>
      <w:r>
        <w:rPr>
          <w:rFonts w:ascii="Times New Roman" w:cs="Times New Roman" w:hAnsi="Times New Roman"/>
          <w:sz w:val="28"/>
          <w:szCs w:val="28"/>
        </w:rPr>
        <w:t xml:space="preserve"> </w:t>
      </w:r>
      <w:r w:rsidRPr="F0EFBA62">
        <w:rPr>
          <w:rFonts w:ascii="Times New Roman" w:cs="Times New Roman"/>
          <w:sz w:val="28"/>
          <w:szCs w:val="28"/>
          <w:rPrChange w:id="6701" w:author="user pc" w:date="2022-03-15T10:14:00Z">
            <w:rPr/>
          </w:rPrChange>
        </w:rPr>
        <w:t>gas:</w:t>
      </w:r>
    </w:p>
    <w:p>
      <w:pPr>
        <w:pStyle w:val="style0"/>
        <w:rPr>
          <w:rFonts w:ascii="Cambria Math" w:cs="Times New Roman" w:hAnsi="Cambria Math"/>
          <w:sz w:val="28"/>
          <w:szCs w:val="28"/>
          <w:vertAlign w:val="subscript"/>
        </w:rPr>
      </w:pPr>
      <m:oMathPara>
        <m:oMathParaPr>
          <m:jc m:val="left"/>
        </m:oMathParaPr>
        <m:oMath>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1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1</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1</m:t>
                  </m:r>
                </m:sub>
              </m:sSub>
            </m:den>
          </m:f>
          <m:r>
            <w:rPr>
              <w:rFonts w:ascii="Cambria Math" w:cs="Times New Roman" w:hAnsi="Cambria Math"/>
              <w:sz w:val="28"/>
              <w:szCs w:val="28"/>
              <w:vertAlign w:val="subscript"/>
            </w:rPr>
            <m:t xml:space="preserve">= </m:t>
          </m:r>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2</m:t>
                  </m:r>
                </m:sub>
              </m:sSub>
            </m:den>
          </m:f>
        </m:oMath>
      </m:oMathPara>
    </w:p>
    <w:p>
      <w:pPr>
        <w:pStyle w:val="style0"/>
        <w:rPr>
          <w:rFonts w:ascii="Times New Roman" w:cs="Times New Roman"/>
          <w:sz w:val="28"/>
          <w:szCs w:val="28"/>
          <w:rPrChange w:id="6702" w:author="user pc" w:date="2022-03-15T10:14:00Z">
            <w:rPr/>
          </w:rPrChange>
        </w:rPr>
      </w:pPr>
      <w:r>
        <w:rPr>
          <w:rFonts w:ascii="Times New Roman" w:cs="Times New Roman" w:hAnsi="Times New Roman"/>
          <w:sz w:val="28"/>
          <w:szCs w:val="28"/>
        </w:rPr>
        <w:t xml:space="preserve">The volume occupied by a given amount of gas is directly proportional to the absolute temperature divided by the pressure. </w:t>
      </w:r>
      <m:oMath>
        <m:r>
          <w:rPr>
            <w:rFonts w:ascii="Cambria Math" w:cs="Times New Roman" w:hAnsi="Cambria Math"/>
            <w:sz w:val="28"/>
            <w:szCs w:val="28"/>
          </w:rPr>
          <m:t xml:space="preserve">V ∝ </m:t>
        </m:r>
        <m:f>
          <m:fPr>
            <m:ctrlPr>
              <w:rPr>
                <w:rFonts w:ascii="Cambria Math" w:cs="Times New Roman" w:hAnsi="Cambria Math"/>
                <w:i/>
                <w:sz w:val="28"/>
                <w:szCs w:val="28"/>
              </w:rPr>
            </m:ctrlPr>
          </m:fPr>
          <m:num>
            <m:r>
              <w:rPr>
                <w:rFonts w:ascii="Cambria Math" w:cs="Times New Roman" w:hAnsi="Cambria Math"/>
                <w:sz w:val="28"/>
                <w:szCs w:val="28"/>
              </w:rPr>
              <m:t>T</m:t>
            </m:r>
          </m:num>
          <m:den>
            <m:r>
              <w:rPr>
                <w:rFonts w:ascii="Cambria Math" w:cs="Times New Roman" w:hAnsi="Cambria Math"/>
                <w:sz w:val="28"/>
                <w:szCs w:val="28"/>
              </w:rPr>
              <m:t>P</m:t>
            </m:r>
          </m:den>
        </m:f>
      </m:oMath>
    </w:p>
    <w:p>
      <w:pPr>
        <w:pStyle w:val="style0"/>
        <w:rPr>
          <w:rFonts w:ascii="Times New Roman" w:cs="Times New Roman"/>
          <w:sz w:val="28"/>
          <w:szCs w:val="28"/>
          <w:rPrChange w:id="6703" w:author="user pc" w:date="2022-03-15T10:14:00Z">
            <w:rPr/>
          </w:rPrChange>
        </w:rPr>
      </w:pPr>
      <w:r w:rsidRPr="07C97F0C">
        <w:rPr>
          <w:rFonts w:ascii="Times New Roman" w:cs="Times New Roman"/>
          <w:sz w:val="28"/>
          <w:szCs w:val="28"/>
          <w:rPrChange w:id="6704" w:author="user pc" w:date="2022-03-15T10:14:00Z">
            <w:rPr/>
          </w:rPrChange>
        </w:rPr>
        <w:t>2.</w:t>
      </w:r>
      <w:r>
        <w:rPr>
          <w:rFonts w:ascii="Times New Roman" w:cs="Times New Roman" w:hAnsi="Times New Roman"/>
          <w:sz w:val="28"/>
          <w:szCs w:val="28"/>
        </w:rPr>
        <w:t xml:space="preserve"> </w:t>
      </w:r>
      <w:r w:rsidRPr="D7020DA2">
        <w:rPr>
          <w:rFonts w:ascii="Times New Roman" w:cs="Times New Roman"/>
          <w:sz w:val="28"/>
          <w:szCs w:val="28"/>
          <w:rPrChange w:id="6705" w:author="user pc" w:date="2022-03-15T10:14:00Z">
            <w:rPr/>
          </w:rPrChange>
        </w:rPr>
        <w:t>The</w:t>
      </w:r>
      <w:r>
        <w:rPr>
          <w:rFonts w:ascii="Times New Roman" w:cs="Times New Roman" w:hAnsi="Times New Roman"/>
          <w:sz w:val="28"/>
          <w:szCs w:val="28"/>
        </w:rPr>
        <w:t xml:space="preserve"> </w:t>
      </w:r>
      <w:r w:rsidRPr="317AA4D5">
        <w:rPr>
          <w:rFonts w:ascii="Times New Roman" w:cs="Times New Roman"/>
          <w:sz w:val="28"/>
          <w:szCs w:val="28"/>
          <w:rPrChange w:id="6706" w:author="user pc" w:date="2022-03-15T10:14:00Z">
            <w:rPr/>
          </w:rPrChange>
        </w:rPr>
        <w:t>combined</w:t>
      </w:r>
      <w:r>
        <w:rPr>
          <w:rFonts w:ascii="Times New Roman" w:cs="Times New Roman" w:hAnsi="Times New Roman"/>
          <w:sz w:val="28"/>
          <w:szCs w:val="28"/>
        </w:rPr>
        <w:t xml:space="preserve"> </w:t>
      </w:r>
      <w:r w:rsidRPr="DA71686C">
        <w:rPr>
          <w:rFonts w:ascii="Times New Roman" w:cs="Times New Roman"/>
          <w:sz w:val="28"/>
          <w:szCs w:val="28"/>
          <w:rPrChange w:id="6707" w:author="user pc" w:date="2022-03-15T10:14:00Z">
            <w:rPr/>
          </w:rPrChange>
        </w:rPr>
        <w:t>gas</w:t>
      </w:r>
      <w:r>
        <w:rPr>
          <w:rFonts w:ascii="Times New Roman" w:cs="Times New Roman" w:hAnsi="Times New Roman"/>
          <w:sz w:val="28"/>
          <w:szCs w:val="28"/>
        </w:rPr>
        <w:t xml:space="preserve"> </w:t>
      </w:r>
      <w:r w:rsidRPr="AC6C134A">
        <w:rPr>
          <w:rFonts w:ascii="Times New Roman" w:cs="Times New Roman"/>
          <w:sz w:val="28"/>
          <w:szCs w:val="28"/>
          <w:rPrChange w:id="6708" w:author="user pc" w:date="2022-03-15T10:14:00Z">
            <w:rPr/>
          </w:rPrChange>
        </w:rPr>
        <w:t>law</w:t>
      </w:r>
      <w:r>
        <w:rPr>
          <w:rFonts w:ascii="Times New Roman" w:cs="Times New Roman" w:hAnsi="Times New Roman"/>
          <w:sz w:val="28"/>
          <w:szCs w:val="28"/>
        </w:rPr>
        <w:t xml:space="preserve"> </w:t>
      </w:r>
      <w:r w:rsidRPr="D2F9B71D">
        <w:rPr>
          <w:rFonts w:ascii="Times New Roman" w:cs="Times New Roman"/>
          <w:sz w:val="28"/>
          <w:szCs w:val="28"/>
          <w:rPrChange w:id="6709" w:author="user pc" w:date="2022-03-15T10:14:00Z">
            <w:rPr/>
          </w:rPrChange>
        </w:rPr>
        <w:t>allows</w:t>
      </w:r>
      <w:r>
        <w:rPr>
          <w:rFonts w:ascii="Times New Roman" w:cs="Times New Roman" w:hAnsi="Times New Roman"/>
          <w:sz w:val="28"/>
          <w:szCs w:val="28"/>
        </w:rPr>
        <w:t xml:space="preserve"> </w:t>
      </w:r>
      <w:r w:rsidRPr="D84DE0E9">
        <w:rPr>
          <w:rFonts w:ascii="Times New Roman" w:cs="Times New Roman"/>
          <w:sz w:val="28"/>
          <w:szCs w:val="28"/>
          <w:rPrChange w:id="6710" w:author="user pc" w:date="2022-03-15T10:14:00Z">
            <w:rPr/>
          </w:rPrChange>
        </w:rPr>
        <w:t>one</w:t>
      </w:r>
      <w:r>
        <w:rPr>
          <w:rFonts w:ascii="Times New Roman" w:cs="Times New Roman" w:hAnsi="Times New Roman"/>
          <w:sz w:val="28"/>
          <w:szCs w:val="28"/>
        </w:rPr>
        <w:t xml:space="preserve"> </w:t>
      </w:r>
      <w:r w:rsidRPr="46EA114B">
        <w:rPr>
          <w:rFonts w:ascii="Times New Roman" w:cs="Times New Roman"/>
          <w:sz w:val="28"/>
          <w:szCs w:val="28"/>
          <w:rPrChange w:id="6711" w:author="user pc" w:date="2022-03-15T10:14:00Z">
            <w:rPr/>
          </w:rPrChange>
        </w:rPr>
        <w:t>to</w:t>
      </w:r>
      <w:r>
        <w:rPr>
          <w:rFonts w:ascii="Times New Roman" w:cs="Times New Roman" w:hAnsi="Times New Roman"/>
          <w:sz w:val="28"/>
          <w:szCs w:val="28"/>
        </w:rPr>
        <w:t xml:space="preserve"> </w:t>
      </w:r>
      <w:r w:rsidRPr="488BC28F">
        <w:rPr>
          <w:rFonts w:ascii="Times New Roman" w:cs="Times New Roman"/>
          <w:sz w:val="28"/>
          <w:szCs w:val="28"/>
          <w:rPrChange w:id="6712" w:author="user pc" w:date="2022-03-15T10:14:00Z">
            <w:rPr/>
          </w:rPrChange>
        </w:rPr>
        <w:t>work</w:t>
      </w:r>
      <w:r>
        <w:rPr>
          <w:rFonts w:ascii="Times New Roman" w:cs="Times New Roman" w:hAnsi="Times New Roman"/>
          <w:sz w:val="28"/>
          <w:szCs w:val="28"/>
        </w:rPr>
        <w:t xml:space="preserve"> </w:t>
      </w:r>
      <w:r w:rsidRPr="E7EB9402">
        <w:rPr>
          <w:rFonts w:ascii="Times New Roman" w:cs="Times New Roman"/>
          <w:sz w:val="28"/>
          <w:szCs w:val="28"/>
          <w:rPrChange w:id="6713" w:author="user pc" w:date="2022-03-15T10:14:00Z">
            <w:rPr/>
          </w:rPrChange>
        </w:rPr>
        <w:t>out</w:t>
      </w:r>
      <w:r>
        <w:rPr>
          <w:rFonts w:ascii="Times New Roman" w:cs="Times New Roman" w:hAnsi="Times New Roman"/>
          <w:sz w:val="28"/>
          <w:szCs w:val="28"/>
        </w:rPr>
        <w:t xml:space="preserve"> </w:t>
      </w:r>
      <w:r w:rsidRPr="242A533B">
        <w:rPr>
          <w:rFonts w:ascii="Times New Roman" w:cs="Times New Roman"/>
          <w:sz w:val="28"/>
          <w:szCs w:val="28"/>
          <w:rPrChange w:id="6714" w:author="user pc" w:date="2022-03-15T10:14:00Z">
            <w:rPr/>
          </w:rPrChange>
        </w:rPr>
        <w:t>problems</w:t>
      </w:r>
      <w:r>
        <w:rPr>
          <w:rFonts w:ascii="Times New Roman" w:cs="Times New Roman" w:hAnsi="Times New Roman"/>
          <w:sz w:val="28"/>
          <w:szCs w:val="28"/>
        </w:rPr>
        <w:t xml:space="preserve"> </w:t>
      </w:r>
      <w:r w:rsidRPr="71D1E55F">
        <w:rPr>
          <w:rFonts w:ascii="Times New Roman" w:cs="Times New Roman"/>
          <w:sz w:val="28"/>
          <w:szCs w:val="28"/>
          <w:rPrChange w:id="6715" w:author="user pc" w:date="2022-03-15T10:14:00Z">
            <w:rPr/>
          </w:rPrChange>
        </w:rPr>
        <w:t>involving</w:t>
      </w:r>
      <w:r>
        <w:rPr>
          <w:rFonts w:ascii="Times New Roman" w:cs="Times New Roman" w:hAnsi="Times New Roman"/>
          <w:sz w:val="28"/>
          <w:szCs w:val="28"/>
        </w:rPr>
        <w:t xml:space="preserve"> </w:t>
      </w:r>
      <w:r w:rsidRPr="BB13AEEC">
        <w:rPr>
          <w:rFonts w:ascii="Times New Roman" w:cs="Times New Roman"/>
          <w:sz w:val="28"/>
          <w:szCs w:val="28"/>
          <w:rPrChange w:id="6716" w:author="user pc" w:date="2022-03-15T10:14:00Z">
            <w:rPr/>
          </w:rPrChange>
        </w:rPr>
        <w:t>more</w:t>
      </w:r>
      <w:r>
        <w:rPr>
          <w:rFonts w:ascii="Times New Roman" w:cs="Times New Roman" w:hAnsi="Times New Roman"/>
          <w:sz w:val="28"/>
          <w:szCs w:val="28"/>
        </w:rPr>
        <w:t xml:space="preserve"> </w:t>
      </w:r>
      <w:r w:rsidRPr="B150F58F">
        <w:rPr>
          <w:rFonts w:ascii="Times New Roman" w:cs="Times New Roman"/>
          <w:sz w:val="28"/>
          <w:szCs w:val="28"/>
          <w:rPrChange w:id="6717" w:author="user pc" w:date="2022-03-15T10:14:00Z">
            <w:rPr/>
          </w:rPrChange>
        </w:rPr>
        <w:t>variables</w:t>
      </w:r>
      <w:r>
        <w:rPr>
          <w:rFonts w:ascii="Times New Roman" w:cs="Times New Roman" w:hAnsi="Times New Roman"/>
          <w:sz w:val="28"/>
          <w:szCs w:val="28"/>
        </w:rPr>
        <w:t xml:space="preserve"> </w:t>
      </w:r>
      <w:r w:rsidRPr="33AB22D4">
        <w:rPr>
          <w:rFonts w:ascii="Times New Roman" w:cs="Times New Roman"/>
          <w:sz w:val="28"/>
          <w:szCs w:val="28"/>
          <w:rPrChange w:id="6718" w:author="user pc" w:date="2022-03-15T10:14:00Z">
            <w:rPr/>
          </w:rPrChange>
        </w:rPr>
        <w:t>that</w:t>
      </w:r>
      <w:r>
        <w:rPr>
          <w:rFonts w:ascii="Times New Roman" w:cs="Times New Roman" w:hAnsi="Times New Roman"/>
          <w:sz w:val="28"/>
          <w:szCs w:val="28"/>
        </w:rPr>
        <w:t xml:space="preserve"> </w:t>
      </w:r>
      <w:r w:rsidRPr="88FF3384">
        <w:rPr>
          <w:rFonts w:ascii="Times New Roman" w:cs="Times New Roman"/>
          <w:sz w:val="28"/>
          <w:szCs w:val="28"/>
          <w:rPrChange w:id="6719" w:author="user pc" w:date="2022-03-15T10:14:00Z">
            <w:rPr/>
          </w:rPrChange>
        </w:rPr>
        <w:t>change.</w:t>
      </w:r>
    </w:p>
    <w:p>
      <w:pPr>
        <w:pStyle w:val="style0"/>
        <w:rPr>
          <w:rFonts w:ascii="Times New Roman" w:cs="Times New Roman"/>
          <w:sz w:val="28"/>
          <w:szCs w:val="28"/>
          <w:rPrChange w:id="6720" w:author="user pc" w:date="2022-03-15T10:14:00Z">
            <w:rPr/>
          </w:rPrChange>
        </w:rPr>
      </w:pPr>
      <w:r w:rsidRPr="E81848EA">
        <w:rPr>
          <w:rFonts w:ascii="Times New Roman" w:cs="Times New Roman"/>
          <w:b/>
          <w:sz w:val="28"/>
          <w:szCs w:val="28"/>
          <w:rPrChange w:id="6721" w:author="user pc" w:date="2022-03-15T10:14:00Z">
            <w:rPr>
              <w:b/>
            </w:rPr>
          </w:rPrChange>
        </w:rPr>
        <w:t>Example</w:t>
      </w:r>
      <w:r>
        <w:rPr>
          <w:rFonts w:ascii="Times New Roman" w:cs="Times New Roman" w:hAnsi="Times New Roman"/>
          <w:b/>
          <w:sz w:val="28"/>
          <w:szCs w:val="28"/>
        </w:rPr>
        <w:t xml:space="preserve"> </w:t>
      </w:r>
      <w:r w:rsidRPr="AC2F4EDB">
        <w:rPr>
          <w:rFonts w:ascii="Times New Roman" w:cs="Times New Roman"/>
          <w:b/>
          <w:sz w:val="28"/>
          <w:szCs w:val="28"/>
          <w:rPrChange w:id="6722" w:author="user pc" w:date="2022-03-15T10:14:00Z">
            <w:rPr>
              <w:b/>
            </w:rPr>
          </w:rPrChange>
        </w:rPr>
        <w:t>1:</w:t>
      </w:r>
      <w:r>
        <w:rPr>
          <w:rFonts w:ascii="Times New Roman" w:cs="Times New Roman" w:hAnsi="Times New Roman"/>
          <w:b/>
          <w:sz w:val="28"/>
          <w:szCs w:val="28"/>
        </w:rPr>
        <w:t xml:space="preserve"> </w:t>
      </w:r>
      <w:r w:rsidRPr="095FB01D">
        <w:rPr>
          <w:rFonts w:ascii="Times New Roman" w:cs="Times New Roman"/>
          <w:sz w:val="28"/>
          <w:szCs w:val="28"/>
          <w:rPrChange w:id="6723" w:author="user pc" w:date="2022-03-15T10:14:00Z">
            <w:rPr/>
          </w:rPrChange>
        </w:rPr>
        <w:t>A</w:t>
      </w:r>
      <w:r>
        <w:rPr>
          <w:rFonts w:ascii="Times New Roman" w:cs="Times New Roman" w:hAnsi="Times New Roman"/>
          <w:sz w:val="28"/>
          <w:szCs w:val="28"/>
        </w:rPr>
        <w:t xml:space="preserve"> </w:t>
      </w:r>
      <w:r w:rsidRPr="26A49A16">
        <w:rPr>
          <w:rFonts w:ascii="Times New Roman" w:cs="Times New Roman"/>
          <w:sz w:val="28"/>
          <w:szCs w:val="28"/>
          <w:rPrChange w:id="6724" w:author="user pc" w:date="2022-03-15T10:14:00Z">
            <w:rPr/>
          </w:rPrChange>
        </w:rPr>
        <w:t>gas</w:t>
      </w:r>
      <w:r>
        <w:rPr>
          <w:rFonts w:ascii="Times New Roman" w:cs="Times New Roman" w:hAnsi="Times New Roman"/>
          <w:sz w:val="28"/>
          <w:szCs w:val="28"/>
        </w:rPr>
        <w:t xml:space="preserve"> </w:t>
      </w:r>
      <w:r w:rsidRPr="CB77E830">
        <w:rPr>
          <w:rFonts w:ascii="Times New Roman" w:cs="Times New Roman"/>
          <w:sz w:val="28"/>
          <w:szCs w:val="28"/>
          <w:rPrChange w:id="6725" w:author="user pc" w:date="2022-03-15T10:14:00Z">
            <w:rPr/>
          </w:rPrChange>
        </w:rPr>
        <w:t>at</w:t>
      </w:r>
      <w:r>
        <w:rPr>
          <w:rFonts w:ascii="Times New Roman" w:cs="Times New Roman" w:hAnsi="Times New Roman"/>
          <w:sz w:val="28"/>
          <w:szCs w:val="28"/>
        </w:rPr>
        <w:t xml:space="preserve"> </w:t>
      </w:r>
      <w:r w:rsidRPr="D9E4AC15">
        <w:rPr>
          <w:rFonts w:ascii="Times New Roman" w:cs="Times New Roman"/>
          <w:sz w:val="28"/>
          <w:szCs w:val="28"/>
          <w:rPrChange w:id="6726" w:author="user pc" w:date="2022-03-15T10:14:00Z">
            <w:rPr/>
          </w:rPrChange>
        </w:rPr>
        <w:t>11O.0</w:t>
      </w:r>
      <w:r>
        <w:rPr>
          <w:rFonts w:ascii="Times New Roman" w:cs="Times New Roman" w:hAnsi="Times New Roman"/>
          <w:sz w:val="28"/>
          <w:szCs w:val="28"/>
        </w:rPr>
        <w:t xml:space="preserve"> </w:t>
      </w:r>
      <w:r w:rsidRPr="711AFE48">
        <w:rPr>
          <w:rFonts w:ascii="Times New Roman" w:cs="Times New Roman"/>
          <w:sz w:val="28"/>
          <w:szCs w:val="28"/>
          <w:rPrChange w:id="6727" w:author="user pc" w:date="2022-03-15T10:14:00Z">
            <w:rPr/>
          </w:rPrChange>
        </w:rPr>
        <w:t>kPa</w:t>
      </w:r>
      <w:r>
        <w:rPr>
          <w:rFonts w:ascii="Times New Roman" w:cs="Times New Roman" w:hAnsi="Times New Roman"/>
          <w:sz w:val="28"/>
          <w:szCs w:val="28"/>
        </w:rPr>
        <w:t xml:space="preserve"> </w:t>
      </w:r>
      <w:r w:rsidRPr="A822C4D0">
        <w:rPr>
          <w:rFonts w:ascii="Times New Roman" w:cs="Times New Roman"/>
          <w:sz w:val="28"/>
          <w:szCs w:val="28"/>
          <w:rPrChange w:id="6728" w:author="user pc" w:date="2022-03-15T10:14:00Z">
            <w:rPr/>
          </w:rPrChange>
        </w:rPr>
        <w:t>and</w:t>
      </w:r>
      <w:r>
        <w:rPr>
          <w:rFonts w:ascii="Times New Roman" w:cs="Times New Roman" w:hAnsi="Times New Roman"/>
          <w:sz w:val="28"/>
          <w:szCs w:val="28"/>
        </w:rPr>
        <w:t xml:space="preserve"> </w:t>
      </w:r>
      <w:r w:rsidRPr="8DF468CE">
        <w:rPr>
          <w:rFonts w:ascii="Times New Roman" w:cs="Times New Roman"/>
          <w:sz w:val="28"/>
          <w:szCs w:val="28"/>
          <w:rPrChange w:id="6729" w:author="user pc" w:date="2022-03-15T10:14:00Z">
            <w:rPr/>
          </w:rPrChange>
        </w:rPr>
        <w:t>30.0°C</w:t>
      </w:r>
      <w:r>
        <w:rPr>
          <w:rFonts w:ascii="Times New Roman" w:cs="Times New Roman" w:hAnsi="Times New Roman"/>
          <w:sz w:val="28"/>
          <w:szCs w:val="28"/>
        </w:rPr>
        <w:t xml:space="preserve"> </w:t>
      </w:r>
      <w:r w:rsidRPr="D346B6AF">
        <w:rPr>
          <w:rFonts w:ascii="Times New Roman" w:cs="Times New Roman"/>
          <w:sz w:val="28"/>
          <w:szCs w:val="28"/>
          <w:rPrChange w:id="6730" w:author="user pc" w:date="2022-03-15T10:14:00Z">
            <w:rPr/>
          </w:rPrChange>
        </w:rPr>
        <w:t>fills</w:t>
      </w:r>
      <w:r>
        <w:rPr>
          <w:rFonts w:ascii="Times New Roman" w:cs="Times New Roman" w:hAnsi="Times New Roman"/>
          <w:sz w:val="28"/>
          <w:szCs w:val="28"/>
        </w:rPr>
        <w:t xml:space="preserve"> </w:t>
      </w:r>
      <w:r w:rsidRPr="A5B81852">
        <w:rPr>
          <w:rFonts w:ascii="Times New Roman" w:cs="Times New Roman"/>
          <w:sz w:val="28"/>
          <w:szCs w:val="28"/>
          <w:rPrChange w:id="6731" w:author="user pc" w:date="2022-03-15T10:14:00Z">
            <w:rPr/>
          </w:rPrChange>
        </w:rPr>
        <w:t>a</w:t>
      </w:r>
      <w:r>
        <w:rPr>
          <w:rFonts w:ascii="Times New Roman" w:cs="Times New Roman" w:hAnsi="Times New Roman"/>
          <w:sz w:val="28"/>
          <w:szCs w:val="28"/>
        </w:rPr>
        <w:t xml:space="preserve"> </w:t>
      </w:r>
      <w:r w:rsidRPr="81925907">
        <w:rPr>
          <w:rFonts w:ascii="Times New Roman" w:cs="Times New Roman"/>
          <w:sz w:val="28"/>
          <w:szCs w:val="28"/>
          <w:rPrChange w:id="6732" w:author="user pc" w:date="2022-03-15T10:14:00Z">
            <w:rPr/>
          </w:rPrChange>
        </w:rPr>
        <w:t>flexible</w:t>
      </w:r>
      <w:r>
        <w:rPr>
          <w:rFonts w:ascii="Times New Roman" w:cs="Times New Roman" w:hAnsi="Times New Roman"/>
          <w:sz w:val="28"/>
          <w:szCs w:val="28"/>
        </w:rPr>
        <w:t xml:space="preserve"> </w:t>
      </w:r>
      <w:r w:rsidRPr="6C4CFB10">
        <w:rPr>
          <w:rFonts w:ascii="Times New Roman" w:cs="Times New Roman"/>
          <w:sz w:val="28"/>
          <w:szCs w:val="28"/>
          <w:rPrChange w:id="6733" w:author="user pc" w:date="2022-03-15T10:14:00Z">
            <w:rPr/>
          </w:rPrChange>
        </w:rPr>
        <w:t>container</w:t>
      </w:r>
      <w:r>
        <w:rPr>
          <w:rFonts w:ascii="Times New Roman" w:cs="Times New Roman" w:hAnsi="Times New Roman"/>
          <w:sz w:val="28"/>
          <w:szCs w:val="28"/>
        </w:rPr>
        <w:t xml:space="preserve"> </w:t>
      </w:r>
      <w:r w:rsidRPr="0E123C3B">
        <w:rPr>
          <w:rFonts w:ascii="Times New Roman" w:cs="Times New Roman"/>
          <w:sz w:val="28"/>
          <w:szCs w:val="28"/>
          <w:rPrChange w:id="6734" w:author="user pc" w:date="2022-03-15T10:14:00Z">
            <w:rPr/>
          </w:rPrChange>
        </w:rPr>
        <w:t>with</w:t>
      </w:r>
      <w:r>
        <w:rPr>
          <w:rFonts w:ascii="Times New Roman" w:cs="Times New Roman" w:hAnsi="Times New Roman"/>
          <w:sz w:val="28"/>
          <w:szCs w:val="28"/>
        </w:rPr>
        <w:t xml:space="preserve"> </w:t>
      </w:r>
      <w:r w:rsidRPr="7E4C4B6D">
        <w:rPr>
          <w:rFonts w:ascii="Times New Roman" w:cs="Times New Roman"/>
          <w:sz w:val="28"/>
          <w:szCs w:val="28"/>
          <w:rPrChange w:id="6735" w:author="user pc" w:date="2022-03-15T10:14:00Z">
            <w:rPr/>
          </w:rPrChange>
        </w:rPr>
        <w:t>an</w:t>
      </w:r>
      <w:r>
        <w:rPr>
          <w:rFonts w:ascii="Times New Roman" w:cs="Times New Roman" w:hAnsi="Times New Roman"/>
          <w:sz w:val="28"/>
          <w:szCs w:val="28"/>
        </w:rPr>
        <w:t xml:space="preserve"> </w:t>
      </w:r>
      <w:r w:rsidRPr="535CE62F">
        <w:rPr>
          <w:rFonts w:ascii="Times New Roman" w:cs="Times New Roman"/>
          <w:sz w:val="28"/>
          <w:szCs w:val="28"/>
          <w:rPrChange w:id="6736" w:author="user pc" w:date="2022-03-15T10:14:00Z">
            <w:rPr/>
          </w:rPrChange>
        </w:rPr>
        <w:t>initial</w:t>
      </w:r>
      <w:r>
        <w:rPr>
          <w:rFonts w:ascii="Times New Roman" w:cs="Times New Roman" w:hAnsi="Times New Roman"/>
          <w:sz w:val="28"/>
          <w:szCs w:val="28"/>
        </w:rPr>
        <w:t xml:space="preserve"> </w:t>
      </w:r>
      <w:r w:rsidRPr="2415AEF7">
        <w:rPr>
          <w:rFonts w:ascii="Times New Roman" w:cs="Times New Roman"/>
          <w:sz w:val="28"/>
          <w:szCs w:val="28"/>
          <w:rPrChange w:id="6737" w:author="user pc" w:date="2022-03-15T10:14:00Z">
            <w:rPr/>
          </w:rPrChange>
        </w:rPr>
        <w:t>volume</w:t>
      </w:r>
      <w:r>
        <w:rPr>
          <w:rFonts w:ascii="Times New Roman" w:cs="Times New Roman" w:hAnsi="Times New Roman"/>
          <w:sz w:val="28"/>
          <w:szCs w:val="28"/>
        </w:rPr>
        <w:t xml:space="preserve"> </w:t>
      </w:r>
      <w:r w:rsidRPr="C43B21F8">
        <w:rPr>
          <w:rFonts w:ascii="Times New Roman" w:cs="Times New Roman"/>
          <w:sz w:val="28"/>
          <w:szCs w:val="28"/>
          <w:rPrChange w:id="6738" w:author="user pc" w:date="2022-03-15T10:14:00Z">
            <w:rPr/>
          </w:rPrChange>
        </w:rPr>
        <w:t>of</w:t>
      </w:r>
      <w:r>
        <w:rPr>
          <w:rFonts w:ascii="Times New Roman" w:cs="Times New Roman" w:hAnsi="Times New Roman"/>
          <w:sz w:val="28"/>
          <w:szCs w:val="28"/>
        </w:rPr>
        <w:t xml:space="preserve"> </w:t>
      </w:r>
      <w:r w:rsidRPr="4EF1BAA0">
        <w:rPr>
          <w:rFonts w:ascii="Times New Roman" w:cs="Times New Roman"/>
          <w:sz w:val="28"/>
          <w:szCs w:val="28"/>
          <w:rPrChange w:id="6739" w:author="user pc" w:date="2022-03-15T10:14:00Z">
            <w:rPr/>
          </w:rPrChange>
        </w:rPr>
        <w:t>2.00L.</w:t>
      </w:r>
      <w:r>
        <w:rPr>
          <w:rFonts w:ascii="Times New Roman" w:cs="Times New Roman" w:hAnsi="Times New Roman"/>
          <w:sz w:val="28"/>
          <w:szCs w:val="28"/>
        </w:rPr>
        <w:t xml:space="preserve"> </w:t>
      </w:r>
      <w:r w:rsidRPr="5D096BE4">
        <w:rPr>
          <w:rFonts w:ascii="Times New Roman" w:cs="Times New Roman"/>
          <w:sz w:val="28"/>
          <w:szCs w:val="28"/>
          <w:rPrChange w:id="6740" w:author="user pc" w:date="2022-03-15T10:14:00Z">
            <w:rPr/>
          </w:rPrChange>
        </w:rPr>
        <w:t>If</w:t>
      </w:r>
      <w:r>
        <w:rPr>
          <w:rFonts w:ascii="Times New Roman" w:cs="Times New Roman" w:hAnsi="Times New Roman"/>
          <w:sz w:val="28"/>
          <w:szCs w:val="28"/>
        </w:rPr>
        <w:t xml:space="preserve"> </w:t>
      </w:r>
      <w:r w:rsidRPr="73F0B24E">
        <w:rPr>
          <w:rFonts w:ascii="Times New Roman" w:cs="Times New Roman"/>
          <w:sz w:val="28"/>
          <w:szCs w:val="28"/>
          <w:rPrChange w:id="6741" w:author="user pc" w:date="2022-03-15T10:14:00Z">
            <w:rPr/>
          </w:rPrChange>
        </w:rPr>
        <w:t>the</w:t>
      </w:r>
      <w:r>
        <w:rPr>
          <w:rFonts w:ascii="Times New Roman" w:cs="Times New Roman" w:hAnsi="Times New Roman"/>
          <w:sz w:val="28"/>
          <w:szCs w:val="28"/>
        </w:rPr>
        <w:t xml:space="preserve"> </w:t>
      </w:r>
      <w:r w:rsidRPr="8C81CB56">
        <w:rPr>
          <w:rFonts w:ascii="Times New Roman" w:cs="Times New Roman"/>
          <w:sz w:val="28"/>
          <w:szCs w:val="28"/>
          <w:rPrChange w:id="6742" w:author="user pc" w:date="2022-03-15T10:14:00Z">
            <w:rPr/>
          </w:rPrChange>
        </w:rPr>
        <w:t>temperature</w:t>
      </w:r>
      <w:r>
        <w:rPr>
          <w:rFonts w:ascii="Times New Roman" w:cs="Times New Roman" w:hAnsi="Times New Roman"/>
          <w:sz w:val="28"/>
          <w:szCs w:val="28"/>
        </w:rPr>
        <w:t xml:space="preserve"> </w:t>
      </w:r>
      <w:r w:rsidRPr="142E9CFE">
        <w:rPr>
          <w:rFonts w:ascii="Times New Roman" w:cs="Times New Roman"/>
          <w:sz w:val="28"/>
          <w:szCs w:val="28"/>
          <w:rPrChange w:id="6743" w:author="user pc" w:date="2022-03-15T10:14:00Z">
            <w:rPr/>
          </w:rPrChange>
        </w:rPr>
        <w:t>is</w:t>
      </w:r>
      <w:r>
        <w:rPr>
          <w:rFonts w:ascii="Times New Roman" w:cs="Times New Roman" w:hAnsi="Times New Roman"/>
          <w:sz w:val="28"/>
          <w:szCs w:val="28"/>
        </w:rPr>
        <w:t xml:space="preserve"> </w:t>
      </w:r>
      <w:r w:rsidRPr="2A048E0A">
        <w:rPr>
          <w:rFonts w:ascii="Times New Roman" w:cs="Times New Roman"/>
          <w:sz w:val="28"/>
          <w:szCs w:val="28"/>
          <w:rPrChange w:id="6744" w:author="user pc" w:date="2022-03-15T10:14:00Z">
            <w:rPr/>
          </w:rPrChange>
        </w:rPr>
        <w:t>raised</w:t>
      </w:r>
      <w:r>
        <w:rPr>
          <w:rFonts w:ascii="Times New Roman" w:cs="Times New Roman" w:hAnsi="Times New Roman"/>
          <w:sz w:val="28"/>
          <w:szCs w:val="28"/>
        </w:rPr>
        <w:t xml:space="preserve"> </w:t>
      </w:r>
      <w:r w:rsidRPr="D4D4DBFF">
        <w:rPr>
          <w:rFonts w:ascii="Times New Roman" w:cs="Times New Roman"/>
          <w:sz w:val="28"/>
          <w:szCs w:val="28"/>
          <w:rPrChange w:id="6745" w:author="user pc" w:date="2022-03-15T10:14:00Z">
            <w:rPr/>
          </w:rPrChange>
        </w:rPr>
        <w:t>to</w:t>
      </w:r>
      <w:r>
        <w:rPr>
          <w:rFonts w:ascii="Times New Roman" w:cs="Times New Roman" w:hAnsi="Times New Roman"/>
          <w:sz w:val="28"/>
          <w:szCs w:val="28"/>
        </w:rPr>
        <w:t xml:space="preserve"> </w:t>
      </w:r>
      <w:r w:rsidRPr="E819E4B8">
        <w:rPr>
          <w:rFonts w:ascii="Times New Roman" w:cs="Times New Roman"/>
          <w:sz w:val="28"/>
          <w:szCs w:val="28"/>
          <w:rPrChange w:id="6746" w:author="user pc" w:date="2022-03-15T10:14:00Z">
            <w:rPr/>
          </w:rPrChange>
        </w:rPr>
        <w:t>80.0°C</w:t>
      </w:r>
      <w:r>
        <w:rPr>
          <w:rFonts w:ascii="Times New Roman" w:cs="Times New Roman" w:hAnsi="Times New Roman"/>
          <w:sz w:val="28"/>
          <w:szCs w:val="28"/>
        </w:rPr>
        <w:t xml:space="preserve"> </w:t>
      </w:r>
      <w:r w:rsidRPr="81D5AB1A">
        <w:rPr>
          <w:rFonts w:ascii="Times New Roman" w:cs="Times New Roman"/>
          <w:sz w:val="28"/>
          <w:szCs w:val="28"/>
          <w:rPrChange w:id="6747" w:author="user pc" w:date="2022-03-15T10:14:00Z">
            <w:rPr/>
          </w:rPrChange>
        </w:rPr>
        <w:t>and</w:t>
      </w:r>
      <w:r>
        <w:rPr>
          <w:rFonts w:ascii="Times New Roman" w:cs="Times New Roman" w:hAnsi="Times New Roman"/>
          <w:sz w:val="28"/>
          <w:szCs w:val="28"/>
        </w:rPr>
        <w:t xml:space="preserve"> </w:t>
      </w:r>
      <w:r w:rsidRPr="08756734">
        <w:rPr>
          <w:rFonts w:ascii="Times New Roman" w:cs="Times New Roman"/>
          <w:sz w:val="28"/>
          <w:szCs w:val="28"/>
          <w:rPrChange w:id="6748" w:author="user pc" w:date="2022-03-15T10:14:00Z">
            <w:rPr/>
          </w:rPrChange>
        </w:rPr>
        <w:t>the</w:t>
      </w:r>
      <w:r>
        <w:rPr>
          <w:rFonts w:ascii="Times New Roman" w:cs="Times New Roman" w:hAnsi="Times New Roman"/>
          <w:sz w:val="28"/>
          <w:szCs w:val="28"/>
        </w:rPr>
        <w:t xml:space="preserve"> </w:t>
      </w:r>
      <w:r w:rsidRPr="F3E118A2">
        <w:rPr>
          <w:rFonts w:ascii="Times New Roman" w:cs="Times New Roman"/>
          <w:sz w:val="28"/>
          <w:szCs w:val="28"/>
          <w:rPrChange w:id="6749" w:author="user pc" w:date="2022-03-15T10:14:00Z">
            <w:rPr/>
          </w:rPrChange>
        </w:rPr>
        <w:t>pressure</w:t>
      </w:r>
      <w:r>
        <w:rPr>
          <w:rFonts w:ascii="Times New Roman" w:cs="Times New Roman" w:hAnsi="Times New Roman"/>
          <w:sz w:val="28"/>
          <w:szCs w:val="28"/>
        </w:rPr>
        <w:t xml:space="preserve"> </w:t>
      </w:r>
      <w:r w:rsidRPr="85AC967B">
        <w:rPr>
          <w:rFonts w:ascii="Times New Roman" w:cs="Times New Roman"/>
          <w:sz w:val="28"/>
          <w:szCs w:val="28"/>
          <w:rPrChange w:id="6750" w:author="user pc" w:date="2022-03-15T10:14:00Z">
            <w:rPr/>
          </w:rPrChange>
        </w:rPr>
        <w:t>increased</w:t>
      </w:r>
      <w:r>
        <w:rPr>
          <w:rFonts w:ascii="Times New Roman" w:cs="Times New Roman" w:hAnsi="Times New Roman"/>
          <w:sz w:val="28"/>
          <w:szCs w:val="28"/>
        </w:rPr>
        <w:t xml:space="preserve"> </w:t>
      </w:r>
      <w:r w:rsidRPr="047B6FB9">
        <w:rPr>
          <w:rFonts w:ascii="Times New Roman" w:cs="Times New Roman"/>
          <w:sz w:val="28"/>
          <w:szCs w:val="28"/>
          <w:rPrChange w:id="6751" w:author="user pc" w:date="2022-03-15T10:14:00Z">
            <w:rPr/>
          </w:rPrChange>
        </w:rPr>
        <w:t>to</w:t>
      </w:r>
      <w:r>
        <w:rPr>
          <w:rFonts w:ascii="Times New Roman" w:cs="Times New Roman" w:hAnsi="Times New Roman"/>
          <w:sz w:val="28"/>
          <w:szCs w:val="28"/>
        </w:rPr>
        <w:t xml:space="preserve"> </w:t>
      </w:r>
      <w:r w:rsidRPr="8CA29D49">
        <w:rPr>
          <w:rFonts w:ascii="Times New Roman" w:cs="Times New Roman"/>
          <w:sz w:val="28"/>
          <w:szCs w:val="28"/>
          <w:rPrChange w:id="6752" w:author="user pc" w:date="2022-03-15T10:14:00Z">
            <w:rPr/>
          </w:rPrChange>
        </w:rPr>
        <w:t>440.0</w:t>
      </w:r>
      <w:r>
        <w:rPr>
          <w:rFonts w:ascii="Times New Roman" w:cs="Times New Roman" w:hAnsi="Times New Roman"/>
          <w:sz w:val="28"/>
          <w:szCs w:val="28"/>
        </w:rPr>
        <w:t xml:space="preserve"> </w:t>
      </w:r>
      <w:r w:rsidRPr="B4218C56">
        <w:rPr>
          <w:rFonts w:ascii="Times New Roman" w:cs="Times New Roman"/>
          <w:sz w:val="28"/>
          <w:szCs w:val="28"/>
          <w:rPrChange w:id="6753" w:author="user pc" w:date="2022-03-15T10:14:00Z">
            <w:rPr/>
          </w:rPrChange>
        </w:rPr>
        <w:t>kPa,</w:t>
      </w:r>
      <w:r>
        <w:rPr>
          <w:rFonts w:ascii="Times New Roman" w:cs="Times New Roman" w:hAnsi="Times New Roman"/>
          <w:sz w:val="28"/>
          <w:szCs w:val="28"/>
        </w:rPr>
        <w:t xml:space="preserve"> </w:t>
      </w:r>
      <w:r w:rsidRPr="261C6436">
        <w:rPr>
          <w:rFonts w:ascii="Times New Roman" w:cs="Times New Roman"/>
          <w:sz w:val="28"/>
          <w:szCs w:val="28"/>
          <w:rPrChange w:id="6754" w:author="user pc" w:date="2022-03-15T10:14:00Z">
            <w:rPr/>
          </w:rPrChange>
        </w:rPr>
        <w:t>what</w:t>
      </w:r>
      <w:r>
        <w:rPr>
          <w:rFonts w:ascii="Times New Roman" w:cs="Times New Roman" w:hAnsi="Times New Roman"/>
          <w:sz w:val="28"/>
          <w:szCs w:val="28"/>
        </w:rPr>
        <w:t xml:space="preserve"> </w:t>
      </w:r>
      <w:r w:rsidRPr="EE236FC9">
        <w:rPr>
          <w:rFonts w:ascii="Times New Roman" w:cs="Times New Roman"/>
          <w:sz w:val="28"/>
          <w:szCs w:val="28"/>
          <w:rPrChange w:id="6755" w:author="user pc" w:date="2022-03-15T10:14:00Z">
            <w:rPr/>
          </w:rPrChange>
        </w:rPr>
        <w:t>is</w:t>
      </w:r>
      <w:r>
        <w:rPr>
          <w:rFonts w:ascii="Times New Roman" w:cs="Times New Roman" w:hAnsi="Times New Roman"/>
          <w:sz w:val="28"/>
          <w:szCs w:val="28"/>
        </w:rPr>
        <w:t xml:space="preserve"> </w:t>
      </w:r>
      <w:r w:rsidRPr="95819C64">
        <w:rPr>
          <w:rFonts w:ascii="Times New Roman" w:cs="Times New Roman"/>
          <w:sz w:val="28"/>
          <w:szCs w:val="28"/>
          <w:rPrChange w:id="6756" w:author="user pc" w:date="2022-03-15T10:14:00Z">
            <w:rPr/>
          </w:rPrChange>
        </w:rPr>
        <w:t>the</w:t>
      </w:r>
      <w:r>
        <w:rPr>
          <w:rFonts w:ascii="Times New Roman" w:cs="Times New Roman" w:hAnsi="Times New Roman"/>
          <w:sz w:val="28"/>
          <w:szCs w:val="28"/>
        </w:rPr>
        <w:t xml:space="preserve"> </w:t>
      </w:r>
      <w:r w:rsidRPr="D0A47DD4">
        <w:rPr>
          <w:rFonts w:ascii="Times New Roman" w:cs="Times New Roman"/>
          <w:sz w:val="28"/>
          <w:szCs w:val="28"/>
          <w:rPrChange w:id="6757" w:author="user pc" w:date="2022-03-15T10:14:00Z">
            <w:rPr/>
          </w:rPrChange>
        </w:rPr>
        <w:t>new</w:t>
      </w:r>
      <w:r>
        <w:rPr>
          <w:rFonts w:ascii="Times New Roman" w:cs="Times New Roman" w:hAnsi="Times New Roman"/>
          <w:sz w:val="28"/>
          <w:szCs w:val="28"/>
        </w:rPr>
        <w:t xml:space="preserve"> </w:t>
      </w:r>
      <w:r w:rsidRPr="79113C43">
        <w:rPr>
          <w:rFonts w:ascii="Times New Roman" w:cs="Times New Roman"/>
          <w:sz w:val="28"/>
          <w:szCs w:val="28"/>
          <w:rPrChange w:id="6758" w:author="user pc" w:date="2022-03-15T10:14:00Z">
            <w:rPr/>
          </w:rPrChange>
        </w:rPr>
        <w:t>volume?</w:t>
      </w:r>
    </w:p>
    <w:p>
      <w:pPr>
        <w:pStyle w:val="style0"/>
        <w:rPr>
          <w:rFonts w:ascii="Times New Roman" w:cs="Times New Roman"/>
          <w:sz w:val="28"/>
          <w:szCs w:val="28"/>
          <w:rPrChange w:id="6759" w:author="user pc" w:date="2022-03-15T10:14:00Z">
            <w:rPr/>
          </w:rPrChange>
        </w:rPr>
      </w:pPr>
      <w:r w:rsidRPr="DC441BFC">
        <w:rPr>
          <w:rFonts w:ascii="Times New Roman" w:cs="Times New Roman"/>
          <w:b/>
          <w:sz w:val="28"/>
          <w:szCs w:val="28"/>
          <w:rPrChange w:id="6760" w:author="user pc" w:date="2022-03-15T10:14:00Z">
            <w:rPr>
              <w:b/>
            </w:rPr>
          </w:rPrChange>
        </w:rPr>
        <w:t>Solution</w:t>
      </w:r>
    </w:p>
    <w:p>
      <w:pPr>
        <w:pStyle w:val="style0"/>
        <w:rPr>
          <w:rFonts w:ascii="Cambria Math" w:cs="Times New Roman" w:hAnsi="Cambria Math"/>
          <w:sz w:val="28"/>
          <w:szCs w:val="28"/>
        </w:rPr>
      </w:pPr>
      <m:oMathPara>
        <m:oMathParaPr>
          <m:jc m:val="left"/>
        </m:oMathParaPr>
        <m:oMath>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1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1</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1</m:t>
                  </m:r>
                </m:sub>
              </m:sSub>
            </m:den>
          </m:f>
          <m:r>
            <w:rPr>
              <w:rFonts w:ascii="Cambria Math" w:cs="Times New Roman" w:hAnsi="Cambria Math"/>
              <w:sz w:val="28"/>
              <w:szCs w:val="28"/>
              <w:vertAlign w:val="subscript"/>
            </w:rPr>
            <m:t xml:space="preserve">= </m:t>
          </m:r>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2</m:t>
                  </m:r>
                </m:sub>
              </m:sSub>
            </m:den>
          </m:f>
        </m:oMath>
      </m:oMathPara>
    </w:p>
    <w:p>
      <w:pPr>
        <w:pStyle w:val="style0"/>
        <w:rPr>
          <w:rFonts w:ascii="Times New Roman" w:cs="Times New Roman" w:hAnsi="Times New Roman"/>
          <w:sz w:val="28"/>
          <w:szCs w:val="28"/>
        </w:rPr>
      </w:pPr>
      <w:r>
        <w:rPr>
          <w:rFonts w:ascii="Times New Roman" w:cs="Times New Roman" w:hAnsi="Times New Roman"/>
          <w:sz w:val="28"/>
          <w:szCs w:val="28"/>
        </w:rPr>
        <w:t>T</w:t>
      </w:r>
      <w:r>
        <w:rPr>
          <w:rFonts w:ascii="Times New Roman" w:cs="Times New Roman" w:hAnsi="Times New Roman"/>
          <w:sz w:val="28"/>
          <w:szCs w:val="28"/>
          <w:vertAlign w:val="subscript"/>
        </w:rPr>
        <w:t>1</w:t>
      </w:r>
      <w:r>
        <w:rPr>
          <w:rFonts w:ascii="Times New Roman" w:cs="Times New Roman" w:hAnsi="Times New Roman"/>
          <w:sz w:val="28"/>
          <w:szCs w:val="28"/>
        </w:rPr>
        <w:t xml:space="preserve"> = 273 + 30 = 303K, </w:t>
      </w:r>
      <w:r w:rsidRPr="168A5EC0">
        <w:rPr>
          <w:rFonts w:ascii="Times New Roman" w:cs="Times New Roman"/>
          <w:sz w:val="28"/>
          <w:szCs w:val="28"/>
          <w:rPrChange w:id="6761" w:author="user pc" w:date="2022-03-15T10:14:00Z">
            <w:rPr/>
          </w:rPrChange>
        </w:rPr>
        <w:t>T</w:t>
      </w:r>
      <w:r w:rsidRPr="C2B77B7E">
        <w:rPr>
          <w:rFonts w:ascii="Times New Roman" w:cs="Times New Roman"/>
          <w:sz w:val="28"/>
          <w:szCs w:val="28"/>
          <w:vertAlign w:val="subscript"/>
          <w:rPrChange w:id="6762" w:author="user pc" w:date="2022-03-15T10:14:00Z">
            <w:rPr>
              <w:vertAlign w:val="subscript"/>
            </w:rPr>
          </w:rPrChange>
        </w:rPr>
        <w:t>2</w:t>
      </w:r>
      <w:r>
        <w:rPr>
          <w:rFonts w:ascii="Times New Roman" w:cs="Times New Roman" w:hAnsi="Times New Roman"/>
          <w:sz w:val="28"/>
          <w:szCs w:val="28"/>
          <w:vertAlign w:val="subscript"/>
        </w:rPr>
        <w:t xml:space="preserve"> </w:t>
      </w:r>
      <w:r w:rsidRPr="EA69CB2B">
        <w:rPr>
          <w:rFonts w:ascii="Times New Roman" w:cs="Times New Roman"/>
          <w:sz w:val="28"/>
          <w:szCs w:val="28"/>
          <w:rPrChange w:id="6763" w:author="user pc" w:date="2022-03-15T10:14:00Z">
            <w:rPr/>
          </w:rPrChange>
        </w:rPr>
        <w:t>=</w:t>
      </w:r>
      <w:r>
        <w:rPr>
          <w:rFonts w:ascii="Times New Roman" w:cs="Times New Roman" w:hAnsi="Times New Roman"/>
          <w:sz w:val="28"/>
          <w:szCs w:val="28"/>
        </w:rPr>
        <w:t xml:space="preserve"> </w:t>
      </w:r>
      <w:r w:rsidRPr="9F565245">
        <w:rPr>
          <w:rFonts w:ascii="Times New Roman" w:cs="Times New Roman"/>
          <w:sz w:val="28"/>
          <w:szCs w:val="28"/>
          <w:rPrChange w:id="6764" w:author="user pc" w:date="2022-03-15T10:14:00Z">
            <w:rPr/>
          </w:rPrChange>
        </w:rPr>
        <w:t>273</w:t>
      </w:r>
      <w:r>
        <w:rPr>
          <w:rFonts w:ascii="Times New Roman" w:cs="Times New Roman" w:hAnsi="Times New Roman"/>
          <w:sz w:val="28"/>
          <w:szCs w:val="28"/>
        </w:rPr>
        <w:t xml:space="preserve"> </w:t>
      </w:r>
      <w:r w:rsidRPr="AD9D8542">
        <w:rPr>
          <w:rFonts w:ascii="Times New Roman" w:cs="Times New Roman"/>
          <w:sz w:val="28"/>
          <w:szCs w:val="28"/>
          <w:rPrChange w:id="6765" w:author="user pc" w:date="2022-03-15T10:14:00Z">
            <w:rPr/>
          </w:rPrChange>
        </w:rPr>
        <w:t>+</w:t>
      </w:r>
      <w:r>
        <w:rPr>
          <w:rFonts w:ascii="Times New Roman" w:cs="Times New Roman" w:hAnsi="Times New Roman"/>
          <w:sz w:val="28"/>
          <w:szCs w:val="28"/>
        </w:rPr>
        <w:t xml:space="preserve"> </w:t>
      </w:r>
      <w:r w:rsidRPr="8184E94C">
        <w:rPr>
          <w:rFonts w:ascii="Times New Roman" w:cs="Times New Roman"/>
          <w:sz w:val="28"/>
          <w:szCs w:val="28"/>
          <w:rPrChange w:id="6766" w:author="user pc" w:date="2022-03-15T10:14:00Z">
            <w:rPr/>
          </w:rPrChange>
        </w:rPr>
        <w:t>80</w:t>
      </w:r>
      <w:r>
        <w:rPr>
          <w:rFonts w:ascii="Times New Roman" w:cs="Times New Roman" w:hAnsi="Times New Roman"/>
          <w:sz w:val="28"/>
          <w:szCs w:val="28"/>
        </w:rPr>
        <w:t xml:space="preserve"> </w:t>
      </w:r>
      <w:r w:rsidRPr="E8B9102E">
        <w:rPr>
          <w:rFonts w:ascii="Times New Roman" w:cs="Times New Roman"/>
          <w:sz w:val="28"/>
          <w:szCs w:val="28"/>
          <w:rPrChange w:id="6767" w:author="user pc" w:date="2022-03-15T10:14:00Z">
            <w:rPr/>
          </w:rPrChange>
        </w:rPr>
        <w:t>=</w:t>
      </w:r>
      <w:r>
        <w:rPr>
          <w:rFonts w:ascii="Times New Roman" w:cs="Times New Roman" w:hAnsi="Times New Roman"/>
          <w:sz w:val="28"/>
          <w:szCs w:val="28"/>
        </w:rPr>
        <w:t xml:space="preserve"> </w:t>
      </w:r>
      <w:r w:rsidRPr="A38279D5">
        <w:rPr>
          <w:rFonts w:ascii="Times New Roman" w:cs="Times New Roman"/>
          <w:sz w:val="28"/>
          <w:szCs w:val="28"/>
          <w:rPrChange w:id="6768" w:author="user pc" w:date="2022-03-15T10:14:00Z">
            <w:rPr/>
          </w:rPrChange>
        </w:rPr>
        <w:t>353K</w:t>
      </w:r>
      <w:r>
        <w:rPr>
          <w:rFonts w:ascii="Times New Roman" w:cs="Times New Roman" w:hAnsi="Times New Roman"/>
          <w:sz w:val="28"/>
          <w:szCs w:val="28"/>
        </w:rPr>
        <w:t>, P</w:t>
      </w:r>
      <w:r>
        <w:rPr>
          <w:rFonts w:ascii="Times New Roman" w:cs="Times New Roman" w:hAnsi="Times New Roman"/>
          <w:sz w:val="28"/>
          <w:szCs w:val="28"/>
          <w:vertAlign w:val="subscript"/>
        </w:rPr>
        <w:t>1</w:t>
      </w:r>
      <w:r>
        <w:rPr>
          <w:rFonts w:ascii="Times New Roman" w:cs="Times New Roman" w:hAnsi="Times New Roman"/>
          <w:sz w:val="28"/>
          <w:szCs w:val="28"/>
        </w:rPr>
        <w:t xml:space="preserve"> = 110.0KPa, P</w:t>
      </w:r>
      <w:r>
        <w:rPr>
          <w:rFonts w:ascii="Times New Roman" w:cs="Times New Roman" w:hAnsi="Times New Roman"/>
          <w:sz w:val="28"/>
          <w:szCs w:val="28"/>
          <w:vertAlign w:val="subscript"/>
        </w:rPr>
        <w:t>2</w:t>
      </w:r>
      <w:r>
        <w:rPr>
          <w:rFonts w:ascii="Times New Roman" w:cs="Times New Roman" w:hAnsi="Times New Roman"/>
          <w:sz w:val="28"/>
          <w:szCs w:val="28"/>
        </w:rPr>
        <w:t xml:space="preserve"> = 440.0kPa, V</w:t>
      </w:r>
      <w:r>
        <w:rPr>
          <w:rFonts w:ascii="Times New Roman" w:cs="Times New Roman" w:hAnsi="Times New Roman"/>
          <w:sz w:val="28"/>
          <w:szCs w:val="28"/>
          <w:vertAlign w:val="subscript"/>
        </w:rPr>
        <w:t>1</w:t>
      </w:r>
      <w:r>
        <w:rPr>
          <w:rFonts w:ascii="Times New Roman" w:cs="Times New Roman" w:hAnsi="Times New Roman"/>
          <w:sz w:val="28"/>
          <w:szCs w:val="28"/>
        </w:rPr>
        <w:t xml:space="preserve"> = 2.0L, V</w:t>
      </w:r>
      <w:r>
        <w:rPr>
          <w:rFonts w:ascii="Times New Roman" w:cs="Times New Roman" w:hAnsi="Times New Roman"/>
          <w:sz w:val="28"/>
          <w:szCs w:val="28"/>
          <w:vertAlign w:val="subscript"/>
        </w:rPr>
        <w:t>2</w:t>
      </w:r>
      <w:r>
        <w:rPr>
          <w:rFonts w:ascii="Times New Roman" w:cs="Times New Roman" w:hAnsi="Times New Roman"/>
          <w:sz w:val="28"/>
          <w:szCs w:val="28"/>
        </w:rPr>
        <w:t xml:space="preserve"> = ?</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vertAlign w:val="subscript"/>
                </w:rPr>
              </m:ctrlPr>
            </m:fPr>
            <m:num>
              <m:r>
                <w:rPr>
                  <w:rFonts w:ascii="Cambria Math" w:cs="Times New Roman" w:hAnsi="Cambria Math"/>
                  <w:sz w:val="28"/>
                  <w:szCs w:val="28"/>
                </w:rPr>
                <m:t>110.0 ×2.0</m:t>
              </m:r>
            </m:num>
            <m:den>
              <m:r>
                <w:rPr>
                  <w:rFonts w:ascii="Cambria Math" w:cs="Times New Roman" w:hAnsi="Cambria Math"/>
                  <w:sz w:val="28"/>
                  <w:szCs w:val="28"/>
                  <w:vertAlign w:val="subscript"/>
                </w:rPr>
                <m:t>303</m:t>
              </m:r>
            </m:den>
          </m:f>
          <m:r>
            <w:rPr>
              <w:rFonts w:ascii="Cambria Math" w:cs="Times New Roman" w:hAnsi="Cambria Math"/>
              <w:sz w:val="28"/>
              <w:szCs w:val="28"/>
              <w:vertAlign w:val="subscript"/>
            </w:rPr>
            <m:t xml:space="preserve">= </m:t>
          </m:r>
          <m:f>
            <m:fPr>
              <m:ctrlPr>
                <w:rPr>
                  <w:rFonts w:ascii="Cambria Math" w:cs="Times New Roman" w:hAnsi="Cambria Math"/>
                  <w:i/>
                  <w:sz w:val="28"/>
                  <w:szCs w:val="28"/>
                  <w:vertAlign w:val="subscript"/>
                </w:rPr>
              </m:ctrlPr>
            </m:fPr>
            <m:num>
              <m:r>
                <w:rPr>
                  <w:rFonts w:ascii="Cambria Math" w:cs="Times New Roman" w:hAnsi="Cambria Math"/>
                  <w:sz w:val="28"/>
                  <w:szCs w:val="28"/>
                </w:rPr>
                <m:t xml:space="preserve">440.0 × </m:t>
              </m:r>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num>
            <m:den>
              <m:r>
                <w:rPr>
                  <w:rFonts w:ascii="Cambria Math" w:cs="Times New Roman" w:hAnsi="Cambria Math"/>
                  <w:sz w:val="28"/>
                  <w:szCs w:val="28"/>
                  <w:vertAlign w:val="subscript"/>
                </w:rPr>
                <m:t>353</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303 ×440.0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r>
            <m:rPr>
              <m:sty m:val="p"/>
            </m:rPr>
            <w:rPr>
              <w:rFonts w:ascii="Cambria Math" w:cs="Times New Roman" w:hAnsi="Cambria Math"/>
              <w:sz w:val="28"/>
              <w:szCs w:val="28"/>
            </w:rPr>
            <m:t>=110.0 ×2.0 ×353</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r>
            <m:rPr>
              <m:sty m:val="p"/>
            </m:rPr>
            <w:rPr>
              <w:rFonts w:ascii="Cambria Math" w:cs="Times New Roman" w:hAnsi="Cambria Math"/>
              <w:sz w:val="28"/>
              <w:szCs w:val="28"/>
            </w:rPr>
            <m:t xml:space="preserve">= </m:t>
          </m:r>
          <m:f>
            <m:fPr>
              <m:ctrlPr>
                <w:rPr>
                  <w:rFonts w:ascii="Cambria Math" w:cs="Times New Roman" w:hAnsi="Cambria Math"/>
                  <w:sz w:val="28"/>
                  <w:szCs w:val="28"/>
                </w:rPr>
              </m:ctrlPr>
            </m:fPr>
            <m:num>
              <m:r>
                <m:rPr>
                  <m:sty m:val="p"/>
                </m:rPr>
                <w:rPr>
                  <w:rFonts w:ascii="Cambria Math" w:cs="Times New Roman" w:hAnsi="Cambria Math"/>
                  <w:sz w:val="28"/>
                  <w:szCs w:val="28"/>
                </w:rPr>
                <m:t>110.0 ×2.0 ×353</m:t>
              </m:r>
            </m:num>
            <m:den>
              <m:r>
                <w:rPr>
                  <w:rFonts w:ascii="Cambria Math" w:cs="Times New Roman" w:hAnsi="Cambria Math"/>
                  <w:sz w:val="28"/>
                  <w:szCs w:val="28"/>
                </w:rPr>
                <m:t xml:space="preserve">303 ×440.0 </m:t>
              </m:r>
            </m:den>
          </m:f>
        </m:oMath>
      </m:oMathPara>
    </w:p>
    <w:p>
      <w:pPr>
        <w:pStyle w:val="style0"/>
        <w:rPr>
          <w:rFonts w:ascii="Cambria Math" w:cs="Times New Roman" w:hAnsi="Cambria Math"/>
          <w:sz w:val="28"/>
          <w:szCs w:val="28"/>
        </w:rPr>
      </w:pPr>
      <m:oMathPara>
        <m:oMathParaPr>
          <m:jc m:val="left"/>
        </m:oMathParaPr>
        <m:oMath>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r>
            <m:rPr>
              <m:sty m:val="p"/>
            </m:rPr>
            <w:rPr>
              <w:rFonts w:ascii="Cambria Math" w:cs="Times New Roman" w:hAnsi="Cambria Math"/>
              <w:sz w:val="28"/>
              <w:szCs w:val="28"/>
            </w:rPr>
            <m:t>=</m:t>
          </m:r>
        </m:oMath>
      </m:oMathPara>
      <w:r>
        <m:rPr>
          <m:sty m:val="p"/>
        </m:rPr>
        <w:rPr>
          <w:rFonts w:cs="Times New Roman" w:hAnsi="Cambria Math"/>
          <w:sz w:val="28"/>
          <w:szCs w:val="28"/>
          <w:lang w:val="en-US"/>
        </w:rPr>
        <w:t xml:space="preserve"> 0.582L</w:t>
      </w:r>
    </w:p>
    <w:p>
      <w:pPr>
        <w:pStyle w:val="style0"/>
        <w:rPr>
          <w:rFonts w:ascii="Times New Roman" w:cs="Times New Roman"/>
          <w:sz w:val="28"/>
          <w:szCs w:val="28"/>
          <w:rPrChange w:id="6769" w:author="user pc" w:date="2022-03-15T10:14:00Z">
            <w:rPr/>
          </w:rPrChange>
        </w:rPr>
      </w:pPr>
    </w:p>
    <w:p>
      <w:pPr>
        <w:pStyle w:val="style0"/>
        <w:rPr>
          <w:rFonts w:ascii="Times New Roman" w:cs="Times New Roman"/>
          <w:sz w:val="28"/>
          <w:szCs w:val="28"/>
          <w:rPrChange w:id="6770" w:author="user pc" w:date="2022-03-15T10:14:00Z">
            <w:rPr/>
          </w:rPrChange>
        </w:rPr>
      </w:pPr>
      <w:r w:rsidRPr="CD3E56AE">
        <w:rPr>
          <w:rFonts w:ascii="Times New Roman" w:cs="Times New Roman"/>
          <w:b/>
          <w:sz w:val="28"/>
          <w:szCs w:val="28"/>
          <w:rPrChange w:id="6771" w:author="user pc" w:date="2022-03-15T10:14:00Z">
            <w:rPr>
              <w:b/>
            </w:rPr>
          </w:rPrChange>
        </w:rPr>
        <w:t>Example</w:t>
      </w:r>
      <w:r>
        <w:rPr>
          <w:rFonts w:ascii="Times New Roman" w:cs="Times New Roman" w:hAnsi="Times New Roman"/>
          <w:b/>
          <w:sz w:val="28"/>
          <w:szCs w:val="28"/>
        </w:rPr>
        <w:t xml:space="preserve"> </w:t>
      </w:r>
      <w:r w:rsidRPr="AA148D89">
        <w:rPr>
          <w:rFonts w:ascii="Times New Roman" w:cs="Times New Roman"/>
          <w:b/>
          <w:sz w:val="28"/>
          <w:szCs w:val="28"/>
          <w:rPrChange w:id="6772" w:author="user pc" w:date="2022-03-15T10:14:00Z">
            <w:rPr>
              <w:b/>
            </w:rPr>
          </w:rPrChange>
        </w:rPr>
        <w:t>2:</w:t>
      </w:r>
      <w:r>
        <w:rPr>
          <w:rFonts w:ascii="Times New Roman" w:cs="Times New Roman" w:hAnsi="Times New Roman"/>
          <w:b/>
          <w:sz w:val="28"/>
          <w:szCs w:val="28"/>
        </w:rPr>
        <w:t xml:space="preserve"> </w:t>
      </w:r>
      <w:r w:rsidRPr="A0E2845E">
        <w:rPr>
          <w:rFonts w:ascii="Times New Roman" w:cs="Times New Roman"/>
          <w:sz w:val="28"/>
          <w:szCs w:val="28"/>
          <w:rPrChange w:id="6773" w:author="user pc" w:date="2022-03-15T10:14:00Z">
            <w:rPr/>
          </w:rPrChange>
        </w:rPr>
        <w:t>At</w:t>
      </w:r>
      <w:r>
        <w:rPr>
          <w:rFonts w:ascii="Times New Roman" w:cs="Times New Roman" w:hAnsi="Times New Roman"/>
          <w:sz w:val="28"/>
          <w:szCs w:val="28"/>
        </w:rPr>
        <w:t xml:space="preserve"> </w:t>
      </w:r>
      <w:r w:rsidRPr="84CD94B7">
        <w:rPr>
          <w:rFonts w:ascii="Times New Roman" w:cs="Times New Roman"/>
          <w:sz w:val="28"/>
          <w:szCs w:val="28"/>
          <w:rPrChange w:id="6774" w:author="user pc" w:date="2022-03-15T10:14:00Z">
            <w:rPr/>
          </w:rPrChange>
        </w:rPr>
        <w:t>O.O°C</w:t>
      </w:r>
      <w:r>
        <w:rPr>
          <w:rFonts w:ascii="Times New Roman" w:cs="Times New Roman" w:hAnsi="Times New Roman"/>
          <w:sz w:val="28"/>
          <w:szCs w:val="28"/>
        </w:rPr>
        <w:t xml:space="preserve"> </w:t>
      </w:r>
      <w:r w:rsidRPr="AFB80369">
        <w:rPr>
          <w:rFonts w:ascii="Times New Roman" w:cs="Times New Roman"/>
          <w:sz w:val="28"/>
          <w:szCs w:val="28"/>
          <w:rPrChange w:id="6775" w:author="user pc" w:date="2022-03-15T10:14:00Z">
            <w:rPr/>
          </w:rPrChange>
        </w:rPr>
        <w:t>and</w:t>
      </w:r>
      <w:r>
        <w:rPr>
          <w:rFonts w:ascii="Times New Roman" w:cs="Times New Roman" w:hAnsi="Times New Roman"/>
          <w:sz w:val="28"/>
          <w:szCs w:val="28"/>
        </w:rPr>
        <w:t xml:space="preserve"> </w:t>
      </w:r>
      <w:r w:rsidRPr="D3235EA8">
        <w:rPr>
          <w:rFonts w:ascii="Times New Roman" w:cs="Times New Roman"/>
          <w:sz w:val="28"/>
          <w:szCs w:val="28"/>
          <w:rPrChange w:id="6776" w:author="user pc" w:date="2022-03-15T10:14:00Z">
            <w:rPr/>
          </w:rPrChange>
        </w:rPr>
        <w:t>1.00</w:t>
      </w:r>
      <w:r>
        <w:rPr>
          <w:rFonts w:ascii="Times New Roman" w:cs="Times New Roman" w:hAnsi="Times New Roman"/>
          <w:sz w:val="28"/>
          <w:szCs w:val="28"/>
        </w:rPr>
        <w:t xml:space="preserve"> </w:t>
      </w:r>
      <w:r w:rsidRPr="4FB50780">
        <w:rPr>
          <w:rFonts w:ascii="Times New Roman" w:cs="Times New Roman"/>
          <w:sz w:val="28"/>
          <w:szCs w:val="28"/>
          <w:rPrChange w:id="6777" w:author="user pc" w:date="2022-03-15T10:14:00Z">
            <w:rPr/>
          </w:rPrChange>
        </w:rPr>
        <w:t>atm</w:t>
      </w:r>
      <w:r>
        <w:rPr>
          <w:rFonts w:ascii="Times New Roman" w:cs="Times New Roman" w:hAnsi="Times New Roman"/>
          <w:sz w:val="28"/>
          <w:szCs w:val="28"/>
        </w:rPr>
        <w:t xml:space="preserve"> </w:t>
      </w:r>
      <w:r w:rsidRPr="F9EAF56B">
        <w:rPr>
          <w:rFonts w:ascii="Times New Roman" w:cs="Times New Roman"/>
          <w:sz w:val="28"/>
          <w:szCs w:val="28"/>
          <w:rPrChange w:id="6778" w:author="user pc" w:date="2022-03-15T10:14:00Z">
            <w:rPr/>
          </w:rPrChange>
        </w:rPr>
        <w:t>pressure,</w:t>
      </w:r>
      <w:r>
        <w:rPr>
          <w:rFonts w:ascii="Times New Roman" w:cs="Times New Roman" w:hAnsi="Times New Roman"/>
          <w:sz w:val="28"/>
          <w:szCs w:val="28"/>
        </w:rPr>
        <w:t xml:space="preserve"> </w:t>
      </w:r>
      <w:r w:rsidRPr="CADDED3A">
        <w:rPr>
          <w:rFonts w:ascii="Times New Roman" w:cs="Times New Roman"/>
          <w:sz w:val="28"/>
          <w:szCs w:val="28"/>
          <w:rPrChange w:id="6779" w:author="user pc" w:date="2022-03-15T10:14:00Z">
            <w:rPr/>
          </w:rPrChange>
        </w:rPr>
        <w:t>a</w:t>
      </w:r>
      <w:r>
        <w:rPr>
          <w:rFonts w:ascii="Times New Roman" w:cs="Times New Roman" w:hAnsi="Times New Roman"/>
          <w:sz w:val="28"/>
          <w:szCs w:val="28"/>
        </w:rPr>
        <w:t xml:space="preserve"> </w:t>
      </w:r>
      <w:r w:rsidRPr="CDD26949">
        <w:rPr>
          <w:rFonts w:ascii="Times New Roman" w:cs="Times New Roman"/>
          <w:sz w:val="28"/>
          <w:szCs w:val="28"/>
          <w:rPrChange w:id="6780" w:author="user pc" w:date="2022-03-15T10:14:00Z">
            <w:rPr/>
          </w:rPrChange>
        </w:rPr>
        <w:t>sample</w:t>
      </w:r>
      <w:r>
        <w:rPr>
          <w:rFonts w:ascii="Times New Roman" w:cs="Times New Roman" w:hAnsi="Times New Roman"/>
          <w:sz w:val="28"/>
          <w:szCs w:val="28"/>
        </w:rPr>
        <w:t xml:space="preserve"> </w:t>
      </w:r>
      <w:r w:rsidRPr="4E32312E">
        <w:rPr>
          <w:rFonts w:ascii="Times New Roman" w:cs="Times New Roman"/>
          <w:sz w:val="28"/>
          <w:szCs w:val="28"/>
          <w:rPrChange w:id="6781" w:author="user pc" w:date="2022-03-15T10:14:00Z">
            <w:rPr/>
          </w:rPrChange>
        </w:rPr>
        <w:t>of</w:t>
      </w:r>
      <w:r>
        <w:rPr>
          <w:rFonts w:ascii="Times New Roman" w:cs="Times New Roman" w:hAnsi="Times New Roman"/>
          <w:sz w:val="28"/>
          <w:szCs w:val="28"/>
        </w:rPr>
        <w:t xml:space="preserve"> </w:t>
      </w:r>
      <w:r w:rsidRPr="60974CA8">
        <w:rPr>
          <w:rFonts w:ascii="Times New Roman" w:cs="Times New Roman"/>
          <w:sz w:val="28"/>
          <w:szCs w:val="28"/>
          <w:rPrChange w:id="6782" w:author="user pc" w:date="2022-03-15T10:14:00Z">
            <w:rPr/>
          </w:rPrChange>
        </w:rPr>
        <w:t>gas</w:t>
      </w:r>
      <w:r>
        <w:rPr>
          <w:rFonts w:ascii="Times New Roman" w:cs="Times New Roman" w:hAnsi="Times New Roman"/>
          <w:sz w:val="28"/>
          <w:szCs w:val="28"/>
        </w:rPr>
        <w:t xml:space="preserve"> </w:t>
      </w:r>
      <w:r w:rsidRPr="217117D0">
        <w:rPr>
          <w:rFonts w:ascii="Times New Roman" w:cs="Times New Roman"/>
          <w:sz w:val="28"/>
          <w:szCs w:val="28"/>
          <w:rPrChange w:id="6783" w:author="user pc" w:date="2022-03-15T10:14:00Z">
            <w:rPr/>
          </w:rPrChange>
        </w:rPr>
        <w:t>occupies</w:t>
      </w:r>
      <w:r>
        <w:rPr>
          <w:rFonts w:ascii="Times New Roman" w:cs="Times New Roman" w:hAnsi="Times New Roman"/>
          <w:sz w:val="28"/>
          <w:szCs w:val="28"/>
        </w:rPr>
        <w:t xml:space="preserve"> </w:t>
      </w:r>
      <w:r w:rsidRPr="77B20AF2">
        <w:rPr>
          <w:rFonts w:ascii="Times New Roman" w:cs="Times New Roman"/>
          <w:sz w:val="28"/>
          <w:szCs w:val="28"/>
          <w:rPrChange w:id="6784" w:author="user pc" w:date="2022-03-15T10:14:00Z">
            <w:rPr/>
          </w:rPrChange>
        </w:rPr>
        <w:t>30.0mL.</w:t>
      </w:r>
      <w:r>
        <w:rPr>
          <w:rFonts w:ascii="Times New Roman" w:cs="Times New Roman" w:hAnsi="Times New Roman"/>
          <w:sz w:val="28"/>
          <w:szCs w:val="28"/>
        </w:rPr>
        <w:t xml:space="preserve"> </w:t>
      </w:r>
      <w:r w:rsidRPr="B41CE181">
        <w:rPr>
          <w:rFonts w:ascii="Times New Roman" w:cs="Times New Roman"/>
          <w:sz w:val="28"/>
          <w:szCs w:val="28"/>
          <w:rPrChange w:id="6785" w:author="user pc" w:date="2022-03-15T10:14:00Z">
            <w:rPr/>
          </w:rPrChange>
        </w:rPr>
        <w:t>If</w:t>
      </w:r>
      <w:r>
        <w:rPr>
          <w:rFonts w:ascii="Times New Roman" w:cs="Times New Roman" w:hAnsi="Times New Roman"/>
          <w:sz w:val="28"/>
          <w:szCs w:val="28"/>
        </w:rPr>
        <w:t xml:space="preserve"> </w:t>
      </w:r>
      <w:r w:rsidRPr="2EDDC37A">
        <w:rPr>
          <w:rFonts w:ascii="Times New Roman" w:cs="Times New Roman"/>
          <w:sz w:val="28"/>
          <w:szCs w:val="28"/>
          <w:rPrChange w:id="6786" w:author="user pc" w:date="2022-03-15T10:14:00Z">
            <w:rPr/>
          </w:rPrChange>
        </w:rPr>
        <w:t>the</w:t>
      </w:r>
      <w:r>
        <w:rPr>
          <w:rFonts w:ascii="Times New Roman" w:cs="Times New Roman" w:hAnsi="Times New Roman"/>
          <w:sz w:val="28"/>
          <w:szCs w:val="28"/>
        </w:rPr>
        <w:t xml:space="preserve"> </w:t>
      </w:r>
      <w:r w:rsidRPr="0D7FE5A4">
        <w:rPr>
          <w:rFonts w:ascii="Times New Roman" w:cs="Times New Roman"/>
          <w:sz w:val="28"/>
          <w:szCs w:val="28"/>
          <w:rPrChange w:id="6787" w:author="user pc" w:date="2022-03-15T10:14:00Z">
            <w:rPr/>
          </w:rPrChange>
        </w:rPr>
        <w:t>temperature</w:t>
      </w:r>
      <w:r>
        <w:rPr>
          <w:rFonts w:ascii="Times New Roman" w:cs="Times New Roman" w:hAnsi="Times New Roman"/>
          <w:sz w:val="28"/>
          <w:szCs w:val="28"/>
        </w:rPr>
        <w:t xml:space="preserve"> </w:t>
      </w:r>
      <w:r w:rsidRPr="C699FF82">
        <w:rPr>
          <w:rFonts w:ascii="Times New Roman" w:cs="Times New Roman"/>
          <w:sz w:val="28"/>
          <w:szCs w:val="28"/>
          <w:rPrChange w:id="6788" w:author="user pc" w:date="2022-03-15T10:14:00Z">
            <w:rPr/>
          </w:rPrChange>
        </w:rPr>
        <w:t>is</w:t>
      </w:r>
      <w:r>
        <w:rPr>
          <w:rFonts w:ascii="Times New Roman" w:cs="Times New Roman" w:hAnsi="Times New Roman"/>
          <w:sz w:val="28"/>
          <w:szCs w:val="28"/>
        </w:rPr>
        <w:t xml:space="preserve"> </w:t>
      </w:r>
      <w:r w:rsidRPr="115FA0CB">
        <w:rPr>
          <w:rFonts w:ascii="Times New Roman" w:cs="Times New Roman"/>
          <w:sz w:val="28"/>
          <w:szCs w:val="28"/>
          <w:rPrChange w:id="6789" w:author="user pc" w:date="2022-03-15T10:14:00Z">
            <w:rPr/>
          </w:rPrChange>
        </w:rPr>
        <w:t>increased</w:t>
      </w:r>
      <w:r>
        <w:rPr>
          <w:rFonts w:ascii="Times New Roman" w:cs="Times New Roman" w:hAnsi="Times New Roman"/>
          <w:sz w:val="28"/>
          <w:szCs w:val="28"/>
        </w:rPr>
        <w:t xml:space="preserve"> </w:t>
      </w:r>
      <w:r w:rsidRPr="9F1692CA">
        <w:rPr>
          <w:rFonts w:ascii="Times New Roman" w:cs="Times New Roman"/>
          <w:sz w:val="28"/>
          <w:szCs w:val="28"/>
          <w:rPrChange w:id="6790" w:author="user pc" w:date="2022-03-15T10:14:00Z">
            <w:rPr/>
          </w:rPrChange>
        </w:rPr>
        <w:t>to</w:t>
      </w:r>
      <w:r>
        <w:rPr>
          <w:rFonts w:ascii="Times New Roman" w:cs="Times New Roman" w:hAnsi="Times New Roman"/>
          <w:sz w:val="28"/>
          <w:szCs w:val="28"/>
        </w:rPr>
        <w:t xml:space="preserve"> </w:t>
      </w:r>
      <w:r w:rsidRPr="1466F528">
        <w:rPr>
          <w:rFonts w:ascii="Times New Roman" w:cs="Times New Roman"/>
          <w:sz w:val="28"/>
          <w:szCs w:val="28"/>
          <w:rPrChange w:id="6791" w:author="user pc" w:date="2022-03-15T10:14:00Z">
            <w:rPr/>
          </w:rPrChange>
        </w:rPr>
        <w:t>30.0°C</w:t>
      </w:r>
      <w:r>
        <w:rPr>
          <w:rFonts w:ascii="Times New Roman" w:cs="Times New Roman" w:hAnsi="Times New Roman"/>
          <w:sz w:val="28"/>
          <w:szCs w:val="28"/>
        </w:rPr>
        <w:t xml:space="preserve"> </w:t>
      </w:r>
      <w:r w:rsidRPr="D7B44850">
        <w:rPr>
          <w:rFonts w:ascii="Times New Roman" w:cs="Times New Roman"/>
          <w:sz w:val="28"/>
          <w:szCs w:val="28"/>
          <w:rPrChange w:id="6792" w:author="user pc" w:date="2022-03-15T10:14:00Z">
            <w:rPr/>
          </w:rPrChange>
        </w:rPr>
        <w:t>and</w:t>
      </w:r>
      <w:r>
        <w:rPr>
          <w:rFonts w:ascii="Times New Roman" w:cs="Times New Roman" w:hAnsi="Times New Roman"/>
          <w:sz w:val="28"/>
          <w:szCs w:val="28"/>
        </w:rPr>
        <w:t xml:space="preserve"> </w:t>
      </w:r>
      <w:r w:rsidRPr="EE8B61EB">
        <w:rPr>
          <w:rFonts w:ascii="Times New Roman" w:cs="Times New Roman"/>
          <w:sz w:val="28"/>
          <w:szCs w:val="28"/>
          <w:rPrChange w:id="6793" w:author="user pc" w:date="2022-03-15T10:14:00Z">
            <w:rPr/>
          </w:rPrChange>
        </w:rPr>
        <w:t>the</w:t>
      </w:r>
      <w:r>
        <w:rPr>
          <w:rFonts w:ascii="Times New Roman" w:cs="Times New Roman" w:hAnsi="Times New Roman"/>
          <w:sz w:val="28"/>
          <w:szCs w:val="28"/>
        </w:rPr>
        <w:t xml:space="preserve"> </w:t>
      </w:r>
      <w:r w:rsidRPr="45E73927">
        <w:rPr>
          <w:rFonts w:ascii="Times New Roman" w:cs="Times New Roman"/>
          <w:sz w:val="28"/>
          <w:szCs w:val="28"/>
          <w:rPrChange w:id="6794" w:author="user pc" w:date="2022-03-15T10:14:00Z">
            <w:rPr/>
          </w:rPrChange>
        </w:rPr>
        <w:t>entire</w:t>
      </w:r>
      <w:r>
        <w:rPr>
          <w:rFonts w:ascii="Times New Roman" w:cs="Times New Roman" w:hAnsi="Times New Roman"/>
          <w:sz w:val="28"/>
          <w:szCs w:val="28"/>
        </w:rPr>
        <w:t xml:space="preserve"> </w:t>
      </w:r>
      <w:r w:rsidRPr="7DE61D3C">
        <w:rPr>
          <w:rFonts w:ascii="Times New Roman" w:cs="Times New Roman"/>
          <w:sz w:val="28"/>
          <w:szCs w:val="28"/>
          <w:rPrChange w:id="6795" w:author="user pc" w:date="2022-03-15T10:14:00Z">
            <w:rPr/>
          </w:rPrChange>
        </w:rPr>
        <w:t>gas</w:t>
      </w:r>
      <w:r>
        <w:rPr>
          <w:rFonts w:ascii="Times New Roman" w:cs="Times New Roman" w:hAnsi="Times New Roman"/>
          <w:sz w:val="28"/>
          <w:szCs w:val="28"/>
        </w:rPr>
        <w:t xml:space="preserve"> </w:t>
      </w:r>
      <w:r w:rsidRPr="712CE193">
        <w:rPr>
          <w:rFonts w:ascii="Times New Roman" w:cs="Times New Roman"/>
          <w:sz w:val="28"/>
          <w:szCs w:val="28"/>
          <w:rPrChange w:id="6796" w:author="user pc" w:date="2022-03-15T10:14:00Z">
            <w:rPr/>
          </w:rPrChange>
        </w:rPr>
        <w:t>sample</w:t>
      </w:r>
      <w:r>
        <w:rPr>
          <w:rFonts w:ascii="Times New Roman" w:cs="Times New Roman" w:hAnsi="Times New Roman"/>
          <w:sz w:val="28"/>
          <w:szCs w:val="28"/>
        </w:rPr>
        <w:t xml:space="preserve"> </w:t>
      </w:r>
      <w:r w:rsidRPr="D1CF95E2">
        <w:rPr>
          <w:rFonts w:ascii="Times New Roman" w:cs="Times New Roman"/>
          <w:sz w:val="28"/>
          <w:szCs w:val="28"/>
          <w:rPrChange w:id="6797" w:author="user pc" w:date="2022-03-15T10:14:00Z">
            <w:rPr/>
          </w:rPrChange>
        </w:rPr>
        <w:t>is</w:t>
      </w:r>
      <w:r>
        <w:rPr>
          <w:rFonts w:ascii="Times New Roman" w:cs="Times New Roman" w:hAnsi="Times New Roman"/>
          <w:sz w:val="28"/>
          <w:szCs w:val="28"/>
        </w:rPr>
        <w:t xml:space="preserve"> </w:t>
      </w:r>
      <w:r w:rsidRPr="75E9C8C8">
        <w:rPr>
          <w:rFonts w:ascii="Times New Roman" w:cs="Times New Roman"/>
          <w:sz w:val="28"/>
          <w:szCs w:val="28"/>
          <w:rPrChange w:id="6798" w:author="user pc" w:date="2022-03-15T10:14:00Z">
            <w:rPr/>
          </w:rPrChange>
        </w:rPr>
        <w:t>transferred</w:t>
      </w:r>
      <w:r>
        <w:rPr>
          <w:rFonts w:ascii="Times New Roman" w:cs="Times New Roman" w:hAnsi="Times New Roman"/>
          <w:sz w:val="28"/>
          <w:szCs w:val="28"/>
        </w:rPr>
        <w:t xml:space="preserve"> </w:t>
      </w:r>
      <w:r w:rsidRPr="76243CE5">
        <w:rPr>
          <w:rFonts w:ascii="Times New Roman" w:cs="Times New Roman"/>
          <w:sz w:val="28"/>
          <w:szCs w:val="28"/>
          <w:rPrChange w:id="6799" w:author="user pc" w:date="2022-03-15T10:14:00Z">
            <w:rPr/>
          </w:rPrChange>
        </w:rPr>
        <w:t>to</w:t>
      </w:r>
      <w:r>
        <w:rPr>
          <w:rFonts w:ascii="Times New Roman" w:cs="Times New Roman" w:hAnsi="Times New Roman"/>
          <w:sz w:val="28"/>
          <w:szCs w:val="28"/>
        </w:rPr>
        <w:t xml:space="preserve"> </w:t>
      </w:r>
      <w:r w:rsidRPr="7C5CEA03">
        <w:rPr>
          <w:rFonts w:ascii="Times New Roman" w:cs="Times New Roman"/>
          <w:sz w:val="28"/>
          <w:szCs w:val="28"/>
          <w:rPrChange w:id="6800" w:author="user pc" w:date="2022-03-15T10:14:00Z">
            <w:rPr/>
          </w:rPrChange>
        </w:rPr>
        <w:t>a</w:t>
      </w:r>
      <w:r>
        <w:rPr>
          <w:rFonts w:ascii="Times New Roman" w:cs="Times New Roman" w:hAnsi="Times New Roman"/>
          <w:sz w:val="28"/>
          <w:szCs w:val="28"/>
        </w:rPr>
        <w:t xml:space="preserve"> </w:t>
      </w:r>
      <w:r w:rsidRPr="CC2764A6">
        <w:rPr>
          <w:rFonts w:ascii="Times New Roman" w:cs="Times New Roman"/>
          <w:sz w:val="28"/>
          <w:szCs w:val="28"/>
          <w:rPrChange w:id="6801" w:author="user pc" w:date="2022-03-15T10:14:00Z">
            <w:rPr/>
          </w:rPrChange>
        </w:rPr>
        <w:t>20.0</w:t>
      </w:r>
      <w:r>
        <w:rPr>
          <w:rFonts w:ascii="Times New Roman" w:cs="Times New Roman" w:hAnsi="Times New Roman"/>
          <w:sz w:val="28"/>
          <w:szCs w:val="28"/>
        </w:rPr>
        <w:t xml:space="preserve">mL </w:t>
      </w:r>
      <w:r w:rsidRPr="386C91D1">
        <w:rPr>
          <w:rFonts w:ascii="Times New Roman" w:cs="Times New Roman"/>
          <w:sz w:val="28"/>
          <w:szCs w:val="28"/>
          <w:rPrChange w:id="6802" w:author="user pc" w:date="2022-03-15T10:14:00Z">
            <w:rPr/>
          </w:rPrChange>
        </w:rPr>
        <w:t>container,</w:t>
      </w:r>
      <w:r>
        <w:rPr>
          <w:rFonts w:ascii="Times New Roman" w:cs="Times New Roman" w:hAnsi="Times New Roman"/>
          <w:sz w:val="28"/>
          <w:szCs w:val="28"/>
        </w:rPr>
        <w:t xml:space="preserve"> </w:t>
      </w:r>
      <w:r w:rsidRPr="18F3D240">
        <w:rPr>
          <w:rFonts w:ascii="Times New Roman" w:cs="Times New Roman"/>
          <w:sz w:val="28"/>
          <w:szCs w:val="28"/>
          <w:rPrChange w:id="6803" w:author="user pc" w:date="2022-03-15T10:14:00Z">
            <w:rPr/>
          </w:rPrChange>
        </w:rPr>
        <w:t>what</w:t>
      </w:r>
      <w:r>
        <w:rPr>
          <w:rFonts w:ascii="Times New Roman" w:cs="Times New Roman" w:hAnsi="Times New Roman"/>
          <w:sz w:val="28"/>
          <w:szCs w:val="28"/>
        </w:rPr>
        <w:t xml:space="preserve"> </w:t>
      </w:r>
      <w:r w:rsidRPr="328E20C0">
        <w:rPr>
          <w:rFonts w:ascii="Times New Roman" w:cs="Times New Roman"/>
          <w:sz w:val="28"/>
          <w:szCs w:val="28"/>
          <w:rPrChange w:id="6804" w:author="user pc" w:date="2022-03-15T10:14:00Z">
            <w:rPr/>
          </w:rPrChange>
        </w:rPr>
        <w:t>will</w:t>
      </w:r>
      <w:r>
        <w:rPr>
          <w:rFonts w:ascii="Times New Roman" w:cs="Times New Roman" w:hAnsi="Times New Roman"/>
          <w:sz w:val="28"/>
          <w:szCs w:val="28"/>
        </w:rPr>
        <w:t xml:space="preserve"> </w:t>
      </w:r>
      <w:r w:rsidRPr="F1E11F36">
        <w:rPr>
          <w:rFonts w:ascii="Times New Roman" w:cs="Times New Roman"/>
          <w:sz w:val="28"/>
          <w:szCs w:val="28"/>
          <w:rPrChange w:id="6805" w:author="user pc" w:date="2022-03-15T10:14:00Z">
            <w:rPr/>
          </w:rPrChange>
        </w:rPr>
        <w:t>be</w:t>
      </w:r>
      <w:r>
        <w:rPr>
          <w:rFonts w:ascii="Times New Roman" w:cs="Times New Roman" w:hAnsi="Times New Roman"/>
          <w:sz w:val="28"/>
          <w:szCs w:val="28"/>
        </w:rPr>
        <w:t xml:space="preserve"> </w:t>
      </w:r>
      <w:r w:rsidRPr="D20BACD5">
        <w:rPr>
          <w:rFonts w:ascii="Times New Roman" w:cs="Times New Roman"/>
          <w:sz w:val="28"/>
          <w:szCs w:val="28"/>
          <w:rPrChange w:id="6806" w:author="user pc" w:date="2022-03-15T10:14:00Z">
            <w:rPr/>
          </w:rPrChange>
        </w:rPr>
        <w:t>the</w:t>
      </w:r>
      <w:r>
        <w:rPr>
          <w:rFonts w:ascii="Times New Roman" w:cs="Times New Roman" w:hAnsi="Times New Roman"/>
          <w:sz w:val="28"/>
          <w:szCs w:val="28"/>
        </w:rPr>
        <w:t xml:space="preserve"> </w:t>
      </w:r>
      <w:r w:rsidRPr="03558CB4">
        <w:rPr>
          <w:rFonts w:ascii="Times New Roman" w:cs="Times New Roman"/>
          <w:sz w:val="28"/>
          <w:szCs w:val="28"/>
          <w:rPrChange w:id="6807" w:author="user pc" w:date="2022-03-15T10:14:00Z">
            <w:rPr/>
          </w:rPrChange>
        </w:rPr>
        <w:t>gas</w:t>
      </w:r>
      <w:r>
        <w:rPr>
          <w:rFonts w:ascii="Times New Roman" w:cs="Times New Roman" w:hAnsi="Times New Roman"/>
          <w:sz w:val="28"/>
          <w:szCs w:val="28"/>
        </w:rPr>
        <w:t xml:space="preserve"> </w:t>
      </w:r>
      <w:r w:rsidRPr="40DDDD73">
        <w:rPr>
          <w:rFonts w:ascii="Times New Roman" w:cs="Times New Roman"/>
          <w:sz w:val="28"/>
          <w:szCs w:val="28"/>
          <w:rPrChange w:id="6808" w:author="user pc" w:date="2022-03-15T10:14:00Z">
            <w:rPr/>
          </w:rPrChange>
        </w:rPr>
        <w:t>pressure</w:t>
      </w:r>
      <w:r>
        <w:rPr>
          <w:rFonts w:ascii="Times New Roman" w:cs="Times New Roman" w:hAnsi="Times New Roman"/>
          <w:sz w:val="28"/>
          <w:szCs w:val="28"/>
        </w:rPr>
        <w:t xml:space="preserve"> </w:t>
      </w:r>
      <w:r w:rsidRPr="86623EEE">
        <w:rPr>
          <w:rFonts w:ascii="Times New Roman" w:cs="Times New Roman"/>
          <w:sz w:val="28"/>
          <w:szCs w:val="28"/>
          <w:rPrChange w:id="6809" w:author="user pc" w:date="2022-03-15T10:14:00Z">
            <w:rPr/>
          </w:rPrChange>
        </w:rPr>
        <w:t>inside</w:t>
      </w:r>
      <w:r>
        <w:rPr>
          <w:rFonts w:ascii="Times New Roman" w:cs="Times New Roman" w:hAnsi="Times New Roman"/>
          <w:sz w:val="28"/>
          <w:szCs w:val="28"/>
        </w:rPr>
        <w:t xml:space="preserve"> </w:t>
      </w:r>
      <w:r w:rsidRPr="B5FA299C">
        <w:rPr>
          <w:rFonts w:ascii="Times New Roman" w:cs="Times New Roman"/>
          <w:sz w:val="28"/>
          <w:szCs w:val="28"/>
          <w:rPrChange w:id="6810" w:author="user pc" w:date="2022-03-15T10:14:00Z">
            <w:rPr/>
          </w:rPrChange>
        </w:rPr>
        <w:t>the</w:t>
      </w:r>
      <w:r>
        <w:rPr>
          <w:rFonts w:ascii="Times New Roman" w:cs="Times New Roman" w:hAnsi="Times New Roman"/>
          <w:sz w:val="28"/>
          <w:szCs w:val="28"/>
        </w:rPr>
        <w:t xml:space="preserve"> </w:t>
      </w:r>
      <w:r w:rsidRPr="BE554E66">
        <w:rPr>
          <w:rFonts w:ascii="Times New Roman" w:cs="Times New Roman"/>
          <w:sz w:val="28"/>
          <w:szCs w:val="28"/>
          <w:rPrChange w:id="6811" w:author="user pc" w:date="2022-03-15T10:14:00Z">
            <w:rPr/>
          </w:rPrChange>
        </w:rPr>
        <w:t>container?</w:t>
      </w:r>
    </w:p>
    <w:p>
      <w:pPr>
        <w:pStyle w:val="style0"/>
        <w:rPr>
          <w:rFonts w:ascii="Times New Roman" w:cs="Times New Roman"/>
          <w:sz w:val="28"/>
          <w:szCs w:val="28"/>
          <w:rPrChange w:id="6812" w:author="user pc" w:date="2022-03-15T10:14:00Z">
            <w:rPr/>
          </w:rPrChange>
        </w:rPr>
      </w:pPr>
      <w:r w:rsidRPr="8E5B861C">
        <w:rPr>
          <w:rFonts w:ascii="Times New Roman" w:cs="Times New Roman"/>
          <w:b/>
          <w:sz w:val="28"/>
          <w:szCs w:val="28"/>
          <w:rPrChange w:id="6813" w:author="user pc" w:date="2022-03-15T10:14:00Z">
            <w:rPr>
              <w:b/>
            </w:rPr>
          </w:rPrChange>
        </w:rPr>
        <w:t>Solution</w:t>
      </w:r>
    </w:p>
    <w:p>
      <w:pPr>
        <w:pStyle w:val="style0"/>
        <w:rPr>
          <w:rFonts w:ascii="Cambria Math" w:cs="Times New Roman" w:hAnsi="Cambria Math"/>
          <w:sz w:val="28"/>
          <w:szCs w:val="28"/>
        </w:rPr>
      </w:pPr>
      <m:oMathPara>
        <m:oMathParaPr>
          <m:jc m:val="left"/>
        </m:oMathParaPr>
        <m:oMath>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1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1</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1</m:t>
                  </m:r>
                </m:sub>
              </m:sSub>
            </m:den>
          </m:f>
          <m:r>
            <w:rPr>
              <w:rFonts w:ascii="Cambria Math" w:cs="Times New Roman" w:hAnsi="Cambria Math"/>
              <w:sz w:val="28"/>
              <w:szCs w:val="28"/>
              <w:vertAlign w:val="subscript"/>
            </w:rPr>
            <m:t xml:space="preserve">= </m:t>
          </m:r>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2</m:t>
                  </m:r>
                </m:sub>
              </m:sSub>
            </m:den>
          </m:f>
        </m:oMath>
      </m:oMathPara>
    </w:p>
    <w:p>
      <w:pPr>
        <w:pStyle w:val="style0"/>
        <w:rPr>
          <w:rFonts w:ascii="Times New Roman" w:cs="Times New Roman" w:hAnsi="Times New Roman"/>
          <w:sz w:val="28"/>
          <w:szCs w:val="28"/>
        </w:rPr>
      </w:pPr>
      <w:r w:rsidRPr="FBE8E625">
        <w:rPr>
          <w:rFonts w:ascii="Times New Roman" w:cs="Times New Roman"/>
          <w:sz w:val="28"/>
          <w:szCs w:val="28"/>
          <w:rPrChange w:id="6814" w:author="user pc" w:date="2022-03-15T10:14:00Z">
            <w:rPr/>
          </w:rPrChange>
        </w:rPr>
        <w:t>T</w:t>
      </w:r>
      <w:r w:rsidRPr="073150F1">
        <w:rPr>
          <w:rFonts w:ascii="Times New Roman" w:cs="Times New Roman"/>
          <w:sz w:val="28"/>
          <w:szCs w:val="28"/>
          <w:vertAlign w:val="subscript"/>
          <w:rPrChange w:id="6815" w:author="user pc" w:date="2022-03-15T10:14:00Z">
            <w:rPr>
              <w:vertAlign w:val="subscript"/>
            </w:rPr>
          </w:rPrChange>
        </w:rPr>
        <w:t>1</w:t>
      </w:r>
      <w:r>
        <w:rPr>
          <w:rFonts w:ascii="Times New Roman" w:cs="Times New Roman" w:hAnsi="Times New Roman"/>
          <w:sz w:val="28"/>
          <w:szCs w:val="28"/>
          <w:vertAlign w:val="subscript"/>
        </w:rPr>
        <w:t xml:space="preserve"> </w:t>
      </w:r>
      <w:r w:rsidRPr="26BBCAA9">
        <w:rPr>
          <w:rFonts w:ascii="Times New Roman" w:cs="Times New Roman"/>
          <w:sz w:val="28"/>
          <w:szCs w:val="28"/>
          <w:rPrChange w:id="6816" w:author="user pc" w:date="2022-03-15T10:14:00Z">
            <w:rPr/>
          </w:rPrChange>
        </w:rPr>
        <w:t>=</w:t>
      </w:r>
      <w:r>
        <w:rPr>
          <w:rFonts w:ascii="Times New Roman" w:cs="Times New Roman" w:hAnsi="Times New Roman"/>
          <w:sz w:val="28"/>
          <w:szCs w:val="28"/>
        </w:rPr>
        <w:t xml:space="preserve"> </w:t>
      </w:r>
      <w:r w:rsidRPr="42C615D2">
        <w:rPr>
          <w:rFonts w:ascii="Times New Roman" w:cs="Times New Roman"/>
          <w:sz w:val="28"/>
          <w:szCs w:val="28"/>
          <w:rPrChange w:id="6817" w:author="user pc" w:date="2022-03-15T10:14:00Z">
            <w:rPr/>
          </w:rPrChange>
        </w:rPr>
        <w:t>273</w:t>
      </w:r>
      <w:r>
        <w:rPr>
          <w:rFonts w:ascii="Times New Roman" w:cs="Times New Roman" w:hAnsi="Times New Roman"/>
          <w:sz w:val="28"/>
          <w:szCs w:val="28"/>
        </w:rPr>
        <w:t xml:space="preserve"> </w:t>
      </w:r>
      <w:r w:rsidRPr="AED551EE">
        <w:rPr>
          <w:rFonts w:ascii="Times New Roman" w:cs="Times New Roman"/>
          <w:sz w:val="28"/>
          <w:szCs w:val="28"/>
          <w:rPrChange w:id="6818" w:author="user pc" w:date="2022-03-15T10:14:00Z">
            <w:rPr/>
          </w:rPrChange>
        </w:rPr>
        <w:t>+</w:t>
      </w:r>
      <w:r>
        <w:rPr>
          <w:rFonts w:ascii="Times New Roman" w:cs="Times New Roman" w:hAnsi="Times New Roman"/>
          <w:sz w:val="28"/>
          <w:szCs w:val="28"/>
        </w:rPr>
        <w:t xml:space="preserve"> </w:t>
      </w:r>
      <w:r w:rsidRPr="1B826156">
        <w:rPr>
          <w:rFonts w:ascii="Times New Roman" w:cs="Times New Roman"/>
          <w:sz w:val="28"/>
          <w:szCs w:val="28"/>
          <w:rPrChange w:id="6819" w:author="user pc" w:date="2022-03-15T10:14:00Z">
            <w:rPr/>
          </w:rPrChange>
        </w:rPr>
        <w:t>0</w:t>
      </w:r>
      <w:r>
        <w:rPr>
          <w:rFonts w:ascii="Times New Roman" w:cs="Times New Roman" w:hAnsi="Times New Roman"/>
          <w:sz w:val="28"/>
          <w:szCs w:val="28"/>
        </w:rPr>
        <w:t xml:space="preserve"> </w:t>
      </w:r>
      <w:r w:rsidRPr="78099DF5">
        <w:rPr>
          <w:rFonts w:ascii="Times New Roman" w:cs="Times New Roman"/>
          <w:sz w:val="28"/>
          <w:szCs w:val="28"/>
          <w:rPrChange w:id="6820" w:author="user pc" w:date="2022-03-15T10:14:00Z">
            <w:rPr/>
          </w:rPrChange>
        </w:rPr>
        <w:t>=</w:t>
      </w:r>
      <w:r>
        <w:rPr>
          <w:rFonts w:ascii="Times New Roman" w:cs="Times New Roman" w:hAnsi="Times New Roman"/>
          <w:sz w:val="28"/>
          <w:szCs w:val="28"/>
        </w:rPr>
        <w:t xml:space="preserve"> </w:t>
      </w:r>
      <w:r w:rsidRPr="EB3B8CFD">
        <w:rPr>
          <w:rFonts w:ascii="Times New Roman" w:cs="Times New Roman"/>
          <w:sz w:val="28"/>
          <w:szCs w:val="28"/>
          <w:rPrChange w:id="6821" w:author="user pc" w:date="2022-03-15T10:14:00Z">
            <w:rPr/>
          </w:rPrChange>
        </w:rPr>
        <w:t>273K</w:t>
      </w:r>
      <w:r>
        <w:rPr>
          <w:rFonts w:ascii="Times New Roman" w:cs="Times New Roman" w:hAnsi="Times New Roman"/>
          <w:sz w:val="28"/>
          <w:szCs w:val="28"/>
        </w:rPr>
        <w:t xml:space="preserve">, </w:t>
      </w:r>
      <w:r w:rsidRPr="EEEAA172">
        <w:rPr>
          <w:rFonts w:ascii="Times New Roman" w:cs="Times New Roman"/>
          <w:sz w:val="28"/>
          <w:szCs w:val="28"/>
          <w:rPrChange w:id="6822" w:author="user pc" w:date="2022-03-15T10:14:00Z">
            <w:rPr/>
          </w:rPrChange>
        </w:rPr>
        <w:t>T</w:t>
      </w:r>
      <w:r w:rsidRPr="70176731">
        <w:rPr>
          <w:rFonts w:ascii="Times New Roman" w:cs="Times New Roman"/>
          <w:sz w:val="28"/>
          <w:szCs w:val="28"/>
          <w:vertAlign w:val="subscript"/>
          <w:rPrChange w:id="6823" w:author="user pc" w:date="2022-03-15T10:14:00Z">
            <w:rPr>
              <w:vertAlign w:val="subscript"/>
            </w:rPr>
          </w:rPrChange>
        </w:rPr>
        <w:t>2</w:t>
      </w:r>
      <w:r>
        <w:rPr>
          <w:rFonts w:ascii="Times New Roman" w:cs="Times New Roman" w:hAnsi="Times New Roman"/>
          <w:sz w:val="28"/>
          <w:szCs w:val="28"/>
          <w:vertAlign w:val="subscript"/>
        </w:rPr>
        <w:t xml:space="preserve"> </w:t>
      </w:r>
      <w:r w:rsidRPr="57C544D3">
        <w:rPr>
          <w:rFonts w:ascii="Times New Roman" w:cs="Times New Roman"/>
          <w:sz w:val="28"/>
          <w:szCs w:val="28"/>
          <w:rPrChange w:id="6824" w:author="user pc" w:date="2022-03-15T10:14:00Z">
            <w:rPr/>
          </w:rPrChange>
        </w:rPr>
        <w:t>=</w:t>
      </w:r>
      <w:r>
        <w:rPr>
          <w:rFonts w:ascii="Times New Roman" w:cs="Times New Roman" w:hAnsi="Times New Roman"/>
          <w:sz w:val="28"/>
          <w:szCs w:val="28"/>
        </w:rPr>
        <w:t xml:space="preserve"> </w:t>
      </w:r>
      <w:r w:rsidRPr="B4C884B6">
        <w:rPr>
          <w:rFonts w:ascii="Times New Roman" w:cs="Times New Roman"/>
          <w:sz w:val="28"/>
          <w:szCs w:val="28"/>
          <w:rPrChange w:id="6825" w:author="user pc" w:date="2022-03-15T10:14:00Z">
            <w:rPr/>
          </w:rPrChange>
        </w:rPr>
        <w:t>273</w:t>
      </w:r>
      <w:r>
        <w:rPr>
          <w:rFonts w:ascii="Times New Roman" w:cs="Times New Roman" w:hAnsi="Times New Roman"/>
          <w:sz w:val="28"/>
          <w:szCs w:val="28"/>
        </w:rPr>
        <w:t xml:space="preserve"> </w:t>
      </w:r>
      <w:r w:rsidRPr="FA4435F2">
        <w:rPr>
          <w:rFonts w:ascii="Times New Roman" w:cs="Times New Roman"/>
          <w:sz w:val="28"/>
          <w:szCs w:val="28"/>
          <w:rPrChange w:id="6826" w:author="user pc" w:date="2022-03-15T10:14:00Z">
            <w:rPr/>
          </w:rPrChange>
        </w:rPr>
        <w:t>+</w:t>
      </w:r>
      <w:r>
        <w:rPr>
          <w:rFonts w:ascii="Times New Roman" w:cs="Times New Roman" w:hAnsi="Times New Roman"/>
          <w:sz w:val="28"/>
          <w:szCs w:val="28"/>
        </w:rPr>
        <w:t xml:space="preserve"> </w:t>
      </w:r>
      <w:r w:rsidRPr="B5A5AB2E">
        <w:rPr>
          <w:rFonts w:ascii="Times New Roman" w:cs="Times New Roman"/>
          <w:sz w:val="28"/>
          <w:szCs w:val="28"/>
          <w:rPrChange w:id="6827" w:author="user pc" w:date="2022-03-15T10:14:00Z">
            <w:rPr/>
          </w:rPrChange>
        </w:rPr>
        <w:t>30</w:t>
      </w:r>
      <w:r>
        <w:rPr>
          <w:rFonts w:ascii="Times New Roman" w:cs="Times New Roman" w:hAnsi="Times New Roman"/>
          <w:sz w:val="28"/>
          <w:szCs w:val="28"/>
        </w:rPr>
        <w:t xml:space="preserve"> </w:t>
      </w:r>
      <w:r w:rsidRPr="D30FAA79">
        <w:rPr>
          <w:rFonts w:ascii="Times New Roman" w:cs="Times New Roman"/>
          <w:sz w:val="28"/>
          <w:szCs w:val="28"/>
          <w:rPrChange w:id="6828" w:author="user pc" w:date="2022-03-15T10:14:00Z">
            <w:rPr/>
          </w:rPrChange>
        </w:rPr>
        <w:t>=</w:t>
      </w:r>
      <w:r>
        <w:rPr>
          <w:rFonts w:ascii="Times New Roman" w:cs="Times New Roman" w:hAnsi="Times New Roman"/>
          <w:sz w:val="28"/>
          <w:szCs w:val="28"/>
        </w:rPr>
        <w:t xml:space="preserve"> </w:t>
      </w:r>
      <w:r w:rsidRPr="7C79FDD7">
        <w:rPr>
          <w:rFonts w:ascii="Times New Roman" w:cs="Times New Roman"/>
          <w:sz w:val="28"/>
          <w:szCs w:val="28"/>
          <w:rPrChange w:id="6829" w:author="user pc" w:date="2022-03-15T10:14:00Z">
            <w:rPr/>
          </w:rPrChange>
        </w:rPr>
        <w:t>303K</w:t>
      </w:r>
      <w:r>
        <w:rPr>
          <w:rFonts w:ascii="Times New Roman" w:cs="Times New Roman" w:hAnsi="Times New Roman"/>
          <w:sz w:val="28"/>
          <w:szCs w:val="28"/>
        </w:rPr>
        <w:t>, P</w:t>
      </w:r>
      <w:r>
        <w:rPr>
          <w:rFonts w:ascii="Times New Roman" w:cs="Times New Roman" w:hAnsi="Times New Roman"/>
          <w:sz w:val="28"/>
          <w:szCs w:val="28"/>
          <w:vertAlign w:val="subscript"/>
        </w:rPr>
        <w:t>1</w:t>
      </w:r>
      <w:r>
        <w:rPr>
          <w:rFonts w:ascii="Times New Roman" w:cs="Times New Roman" w:hAnsi="Times New Roman"/>
          <w:sz w:val="28"/>
          <w:szCs w:val="28"/>
        </w:rPr>
        <w:t xml:space="preserve"> = 1.0 atm, P</w:t>
      </w:r>
      <w:r>
        <w:rPr>
          <w:rFonts w:ascii="Times New Roman" w:cs="Times New Roman" w:hAnsi="Times New Roman"/>
          <w:sz w:val="28"/>
          <w:szCs w:val="28"/>
          <w:vertAlign w:val="subscript"/>
        </w:rPr>
        <w:t>2</w:t>
      </w:r>
      <w:r>
        <w:rPr>
          <w:rFonts w:ascii="Times New Roman" w:cs="Times New Roman" w:hAnsi="Times New Roman"/>
          <w:sz w:val="28"/>
          <w:szCs w:val="28"/>
        </w:rPr>
        <w:t xml:space="preserve"> = ?, V</w:t>
      </w:r>
      <w:r>
        <w:rPr>
          <w:rFonts w:ascii="Times New Roman" w:cs="Times New Roman" w:hAnsi="Times New Roman"/>
          <w:sz w:val="28"/>
          <w:szCs w:val="28"/>
          <w:vertAlign w:val="subscript"/>
        </w:rPr>
        <w:t>1</w:t>
      </w:r>
      <w:r>
        <w:rPr>
          <w:rFonts w:ascii="Times New Roman" w:cs="Times New Roman" w:hAnsi="Times New Roman"/>
          <w:sz w:val="28"/>
          <w:szCs w:val="28"/>
        </w:rPr>
        <w:t xml:space="preserve"> = 30.0L, V</w:t>
      </w:r>
      <w:r>
        <w:rPr>
          <w:rFonts w:ascii="Times New Roman" w:cs="Times New Roman" w:hAnsi="Times New Roman"/>
          <w:sz w:val="28"/>
          <w:szCs w:val="28"/>
          <w:vertAlign w:val="subscript"/>
        </w:rPr>
        <w:t>2</w:t>
      </w:r>
      <w:r>
        <w:rPr>
          <w:rFonts w:ascii="Times New Roman" w:cs="Times New Roman" w:hAnsi="Times New Roman"/>
          <w:sz w:val="28"/>
          <w:szCs w:val="28"/>
        </w:rPr>
        <w:t xml:space="preserve"> = 20.0L</w:t>
      </w:r>
    </w:p>
    <w:p>
      <w:pPr>
        <w:pStyle w:val="style0"/>
        <w:rPr>
          <w:rFonts w:ascii="Cambria Math" w:cs="Times New Roman" w:hAnsi="Cambria Math"/>
          <w:sz w:val="28"/>
          <w:szCs w:val="28"/>
        </w:rPr>
      </w:pPr>
      <m:oMath>
        <m:f>
          <m:fPr>
            <m:ctrlPr>
              <w:rPr>
                <w:rFonts w:ascii="Cambria Math" w:cs="Times New Roman" w:hAnsi="Cambria Math"/>
                <w:i/>
                <w:sz w:val="28"/>
                <w:szCs w:val="28"/>
                <w:vertAlign w:val="subscript"/>
              </w:rPr>
            </m:ctrlPr>
          </m:fPr>
          <m:num>
            <m:r>
              <w:rPr>
                <w:rFonts w:ascii="Cambria Math" w:cs="Times New Roman" w:hAnsi="Cambria Math"/>
                <w:sz w:val="28"/>
                <w:szCs w:val="28"/>
              </w:rPr>
              <m:t>1.0 ×</m:t>
            </m:r>
            <m:r>
              <w:rPr>
                <w:rFonts w:ascii="Cambria Math" w:cs="Times New Roman" w:hAnsi="Cambria Math"/>
                <w:sz w:val="28"/>
                <w:szCs w:val="28"/>
                <w:vertAlign w:val="subscript"/>
              </w:rPr>
              <m:t>30.0</m:t>
            </m:r>
          </m:num>
          <m:den>
            <m:r>
              <w:rPr>
                <w:rFonts w:ascii="Cambria Math" w:cs="Times New Roman" w:hAnsi="Cambria Math"/>
                <w:sz w:val="28"/>
                <w:szCs w:val="28"/>
                <w:vertAlign w:val="subscript"/>
              </w:rPr>
              <m:t>273</m:t>
            </m:r>
          </m:den>
        </m:f>
        <m:r>
          <w:rPr>
            <w:rFonts w:ascii="Cambria Math" w:cs="Times New Roman" w:hAnsi="Cambria Math"/>
            <w:sz w:val="28"/>
            <w:szCs w:val="28"/>
            <w:vertAlign w:val="subscript"/>
          </w:rPr>
          <m:t xml:space="preserve">= </m:t>
        </m:r>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vertAlign w:val="subscript"/>
              </w:rPr>
              <m:t>× 20.0</m:t>
            </m:r>
          </m:num>
          <m:den>
            <m:r>
              <w:rPr>
                <w:rFonts w:ascii="Cambria Math" w:cs="Times New Roman" w:hAnsi="Cambria Math"/>
                <w:sz w:val="28"/>
                <w:szCs w:val="28"/>
                <w:vertAlign w:val="subscript"/>
              </w:rPr>
              <m:t>303</m:t>
            </m:r>
          </m:den>
        </m:f>
      </m:oMath>
      <w:r>
        <w:rPr>
          <w:rFonts w:ascii="Times New Roman" w:cs="Times New Roman" w:hAnsi="Times New Roman"/>
          <w:sz w:val="28"/>
          <w:szCs w:val="28"/>
        </w:rPr>
        <w:t xml:space="preserve"> </w:t>
      </w:r>
    </w:p>
    <w:p>
      <w:pPr>
        <w:pStyle w:val="style0"/>
        <w:rPr>
          <w:rFonts w:ascii="Times New Roman" w:cs="Times New Roman"/>
          <w:sz w:val="28"/>
          <w:szCs w:val="28"/>
          <w:rPrChange w:id="6830" w:author="user pc" w:date="2022-03-15T10:14:00Z">
            <w:rPr/>
          </w:rPrChange>
        </w:rPr>
      </w:pPr>
      <m:oMathPara>
        <m:oMathParaPr>
          <m:jc m:val="left"/>
        </m:oMathParaPr>
        <m:oMath>
          <m:r>
            <w:rPr>
              <w:rFonts w:ascii="Cambria Math" w:cs="Times New Roman" w:hAnsi="Cambria Math"/>
              <w:sz w:val="28"/>
              <w:szCs w:val="28"/>
            </w:rPr>
            <m:t>1 ×30×303=273×</m:t>
          </m:r>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rPr>
            <m:t>× 20</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 ×30×303</m:t>
              </m:r>
            </m:num>
            <m:den>
              <m:r>
                <w:rPr>
                  <w:rFonts w:ascii="Cambria Math" w:cs="Times New Roman" w:hAnsi="Cambria Math"/>
                  <w:sz w:val="28"/>
                  <w:szCs w:val="28"/>
                </w:rPr>
                <m:t>273×20</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rPr>
            <m:t>= 1.66 atm</m:t>
          </m:r>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 xml:space="preserve">Example 3: </w:t>
      </w:r>
      <w:r>
        <w:rPr>
          <w:rFonts w:ascii="Times New Roman" w:cs="Times New Roman" w:hAnsi="Times New Roman"/>
          <w:sz w:val="28"/>
          <w:szCs w:val="28"/>
        </w:rPr>
        <w:t>If 200 cm</w:t>
      </w:r>
      <w:r>
        <w:rPr>
          <w:rFonts w:ascii="Times New Roman" w:cs="Times New Roman" w:hAnsi="Times New Roman"/>
          <w:sz w:val="28"/>
          <w:szCs w:val="28"/>
          <w:vertAlign w:val="superscript"/>
        </w:rPr>
        <w:t>3</w:t>
      </w:r>
      <w:r>
        <w:rPr>
          <w:rFonts w:ascii="Times New Roman" w:cs="Times New Roman" w:hAnsi="Times New Roman"/>
          <w:sz w:val="28"/>
          <w:szCs w:val="28"/>
        </w:rPr>
        <w:t xml:space="preserve"> of carbon (iv) oxide were collected over water at 18</w:t>
      </w:r>
      <m:oMath>
        <m:r>
          <w:rPr>
            <w:rFonts w:ascii="Cambria Math" w:cs="Times New Roman" w:hAnsi="Cambria Math"/>
            <w:sz w:val="28"/>
            <w:szCs w:val="28"/>
          </w:rPr>
          <m:t xml:space="preserve"> ℃</m:t>
        </m:r>
      </m:oMath>
      <w:r>
        <w:rPr>
          <w:rFonts w:ascii="Times New Roman" w:cs="Times New Roman" w:hAnsi="Times New Roman"/>
          <w:sz w:val="28"/>
          <w:szCs w:val="28"/>
        </w:rPr>
        <w:t xml:space="preserve"> and 700 mmHg, determine the volume of the dry gas at s.t.p. [Standard vapour pressure of water at 18 </w:t>
      </w:r>
      <m:oMath>
        <m:r>
          <w:rPr>
            <w:rFonts w:ascii="Cambria Math" w:cs="Times New Roman" w:hAnsi="Cambria Math"/>
            <w:sz w:val="28"/>
            <w:szCs w:val="28"/>
          </w:rPr>
          <m:t>℃</m:t>
        </m:r>
      </m:oMath>
      <w:r>
        <w:rPr>
          <w:rFonts w:ascii="Times New Roman" w:cs="Times New Roman" w:hAnsi="Times New Roman"/>
          <w:sz w:val="28"/>
          <w:szCs w:val="28"/>
        </w:rPr>
        <w:t xml:space="preserve"> = 15 mmHg].</w:t>
      </w:r>
    </w:p>
    <w:p>
      <w:pPr>
        <w:pStyle w:val="style0"/>
        <w:rPr>
          <w:rFonts w:ascii="Times New Roman" w:cs="Times New Roman" w:hAnsi="Times New Roman"/>
          <w:b/>
          <w:sz w:val="28"/>
          <w:szCs w:val="28"/>
        </w:rPr>
      </w:pPr>
      <w:r>
        <w:rPr>
          <w:rFonts w:ascii="Times New Roman" w:cs="Times New Roman" w:hAnsi="Times New Roman"/>
          <w:b/>
          <w:sz w:val="28"/>
          <w:szCs w:val="28"/>
        </w:rPr>
        <w:t xml:space="preserve">Solution </w:t>
      </w:r>
    </w:p>
    <w:p>
      <w:pPr>
        <w:pStyle w:val="style0"/>
        <w:rPr>
          <w:rFonts w:ascii="Times New Roman" w:cs="Times New Roman" w:hAnsi="Times New Roman"/>
          <w:sz w:val="28"/>
          <w:szCs w:val="28"/>
        </w:rPr>
      </w:pPr>
      <w:r>
        <w:rPr>
          <w:rFonts w:ascii="Times New Roman" w:cs="Times New Roman" w:hAnsi="Times New Roman"/>
          <w:sz w:val="28"/>
          <w:szCs w:val="28"/>
        </w:rPr>
        <w:t>Pressure of the dry gas (P</w:t>
      </w:r>
      <w:r>
        <w:rPr>
          <w:rFonts w:ascii="Times New Roman" w:cs="Times New Roman" w:hAnsi="Times New Roman"/>
          <w:sz w:val="28"/>
          <w:szCs w:val="28"/>
          <w:vertAlign w:val="subscript"/>
        </w:rPr>
        <w:t>1</w:t>
      </w:r>
      <w:r>
        <w:rPr>
          <w:rFonts w:ascii="Times New Roman" w:cs="Times New Roman" w:hAnsi="Times New Roman"/>
          <w:sz w:val="28"/>
          <w:szCs w:val="28"/>
        </w:rPr>
        <w:t>) = 700 – 15 = 685 mmHg, V</w:t>
      </w:r>
      <w:r>
        <w:rPr>
          <w:rFonts w:ascii="Times New Roman" w:cs="Times New Roman" w:hAnsi="Times New Roman"/>
          <w:sz w:val="28"/>
          <w:szCs w:val="28"/>
          <w:vertAlign w:val="subscript"/>
        </w:rPr>
        <w:t>1</w:t>
      </w:r>
      <w:r>
        <w:rPr>
          <w:rFonts w:ascii="Times New Roman" w:cs="Times New Roman" w:hAnsi="Times New Roman"/>
          <w:sz w:val="28"/>
          <w:szCs w:val="28"/>
        </w:rPr>
        <w:t xml:space="preserve"> = 200 cm</w:t>
      </w:r>
      <w:r>
        <w:rPr>
          <w:rFonts w:ascii="Times New Roman" w:cs="Times New Roman" w:hAnsi="Times New Roman"/>
          <w:sz w:val="28"/>
          <w:szCs w:val="28"/>
          <w:vertAlign w:val="superscript"/>
        </w:rPr>
        <w:t>3</w:t>
      </w:r>
      <w:r>
        <w:rPr>
          <w:rFonts w:ascii="Times New Roman" w:cs="Times New Roman" w:hAnsi="Times New Roman"/>
          <w:sz w:val="28"/>
          <w:szCs w:val="28"/>
        </w:rPr>
        <w:t>, T</w:t>
      </w:r>
      <w:r>
        <w:rPr>
          <w:rFonts w:ascii="Times New Roman" w:cs="Times New Roman" w:hAnsi="Times New Roman"/>
          <w:sz w:val="28"/>
          <w:szCs w:val="28"/>
          <w:vertAlign w:val="subscript"/>
        </w:rPr>
        <w:t>1</w:t>
      </w:r>
      <w:r>
        <w:rPr>
          <w:rFonts w:ascii="Times New Roman" w:cs="Times New Roman" w:hAnsi="Times New Roman"/>
          <w:sz w:val="28"/>
          <w:szCs w:val="28"/>
        </w:rPr>
        <w:t xml:space="preserve"> = 18 </w:t>
      </w:r>
      <m:oMath>
        <m:r>
          <w:rPr>
            <w:rFonts w:ascii="Cambria Math" w:cs="Times New Roman" w:hAnsi="Cambria Math"/>
            <w:sz w:val="28"/>
            <w:szCs w:val="28"/>
          </w:rPr>
          <m:t xml:space="preserve">+ </m:t>
        </m:r>
      </m:oMath>
      <w:r>
        <w:rPr>
          <w:rFonts w:ascii="Times New Roman" w:cs="Times New Roman" w:hAnsi="Times New Roman"/>
          <w:sz w:val="28"/>
          <w:szCs w:val="28"/>
        </w:rPr>
        <w:t>273 = 291K, P</w:t>
      </w:r>
      <w:r>
        <w:rPr>
          <w:rFonts w:ascii="Times New Roman" w:cs="Times New Roman" w:hAnsi="Times New Roman"/>
          <w:sz w:val="28"/>
          <w:szCs w:val="28"/>
          <w:vertAlign w:val="subscript"/>
        </w:rPr>
        <w:t>2</w:t>
      </w:r>
      <w:r>
        <w:rPr>
          <w:rFonts w:ascii="Times New Roman" w:cs="Times New Roman" w:hAnsi="Times New Roman"/>
          <w:sz w:val="28"/>
          <w:szCs w:val="28"/>
        </w:rPr>
        <w:t xml:space="preserve"> = 760 mmHg, T</w:t>
      </w:r>
      <w:r>
        <w:rPr>
          <w:rFonts w:ascii="Times New Roman" w:cs="Times New Roman" w:hAnsi="Times New Roman"/>
          <w:sz w:val="28"/>
          <w:szCs w:val="28"/>
          <w:vertAlign w:val="subscript"/>
        </w:rPr>
        <w:t>2</w:t>
      </w:r>
      <w:r>
        <w:rPr>
          <w:rFonts w:ascii="Times New Roman" w:cs="Times New Roman" w:hAnsi="Times New Roman"/>
          <w:sz w:val="28"/>
          <w:szCs w:val="28"/>
        </w:rPr>
        <w:t xml:space="preserve"> = 273K</w:t>
      </w:r>
    </w:p>
    <w:p>
      <w:pPr>
        <w:pStyle w:val="style0"/>
        <w:rPr>
          <w:rFonts w:ascii="Cambria Math" w:cs="Times New Roman" w:hAnsi="Cambria Math"/>
          <w:sz w:val="28"/>
          <w:szCs w:val="28"/>
        </w:rPr>
      </w:pPr>
      <m:oMathPara>
        <m:oMathParaPr>
          <m:jc m:val="left"/>
        </m:oMathParaPr>
        <m:oMath>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1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1</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1</m:t>
                  </m:r>
                </m:sub>
              </m:sSub>
            </m:den>
          </m:f>
          <m:r>
            <w:rPr>
              <w:rFonts w:ascii="Cambria Math" w:cs="Times New Roman" w:hAnsi="Cambria Math"/>
              <w:sz w:val="28"/>
              <w:szCs w:val="28"/>
              <w:vertAlign w:val="subscript"/>
            </w:rPr>
            <m:t xml:space="preserve">= </m:t>
          </m:r>
          <m:f>
            <m:fPr>
              <m:ctrlPr>
                <w:rPr>
                  <w:rFonts w:ascii="Cambria Math" w:cs="Times New Roman" w:hAnsi="Cambria Math"/>
                  <w:i/>
                  <w:sz w:val="28"/>
                  <w:szCs w:val="28"/>
                  <w:vertAlign w:val="subscript"/>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r>
                <w:rPr>
                  <w:rFonts w:ascii="Cambria Math" w:cs="Times New Roman" w:hAnsi="Cambria Math"/>
                  <w:sz w:val="28"/>
                  <w:szCs w:val="28"/>
                  <w:vertAlign w:val="subscript"/>
                </w:rPr>
                <m:t xml:space="preserve"> </m:t>
              </m:r>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2</m:t>
                  </m:r>
                </m:sub>
              </m:sSub>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2</m:t>
                  </m:r>
                </m:sub>
              </m:sSub>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1 </m:t>
                  </m:r>
                </m:sub>
              </m:sSub>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V</m:t>
                  </m:r>
                </m:e>
                <m:sub>
                  <m:r>
                    <w:rPr>
                      <w:rFonts w:ascii="Cambria Math" w:cs="Times New Roman" w:hAnsi="Cambria Math"/>
                      <w:sz w:val="28"/>
                      <w:szCs w:val="28"/>
                      <w:vertAlign w:val="subscript"/>
                    </w:rPr>
                    <m:t>1</m:t>
                  </m:r>
                </m:sub>
              </m:sSub>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2 </m:t>
                  </m:r>
                </m:sub>
              </m:sSub>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T</m:t>
                  </m:r>
                </m:e>
                <m:sub>
                  <m:r>
                    <w:rPr>
                      <w:rFonts w:ascii="Cambria Math" w:cs="Times New Roman" w:hAnsi="Cambria Math"/>
                      <w:sz w:val="28"/>
                      <w:szCs w:val="28"/>
                      <w:vertAlign w:val="subscript"/>
                    </w:rPr>
                    <m:t>1</m:t>
                  </m:r>
                </m:sub>
              </m:sSub>
            </m:den>
          </m:f>
        </m:oMath>
      </m:oMathPara>
    </w:p>
    <w:p>
      <w:pPr>
        <w:pStyle w:val="style0"/>
        <w:rPr>
          <w:rFonts w:ascii="Times New Roman" w:cs="Times New Roman"/>
          <w:sz w:val="28"/>
          <w:szCs w:val="28"/>
          <w:rPrChange w:id="6831" w:author="user pc" w:date="2022-03-15T10:14:00Z">
            <w:rPr/>
          </w:rPrChange>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685 ×200 ×273</m:t>
              </m:r>
            </m:num>
            <m:den>
              <m:r>
                <w:rPr>
                  <w:rFonts w:ascii="Cambria Math" w:cs="Times New Roman" w:hAnsi="Cambria Math"/>
                  <w:sz w:val="28"/>
                  <w:szCs w:val="28"/>
                </w:rPr>
                <m:t>760 ×291</m:t>
              </m:r>
            </m:den>
          </m:f>
          <m:r>
            <w:rPr>
              <w:rFonts w:ascii="Cambria Math" w:cs="Times New Roman" w:hAnsi="Cambria Math"/>
              <w:sz w:val="28"/>
              <w:szCs w:val="28"/>
            </w:rPr>
            <m:t>=169.1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or  169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sz w:val="28"/>
          <w:szCs w:val="28"/>
          <w:rPrChange w:id="6832" w:author="user pc" w:date="2022-03-15T10:14:00Z">
            <w:rPr/>
          </w:rPrChange>
        </w:rPr>
      </w:pPr>
    </w:p>
    <w:p>
      <w:pPr>
        <w:pStyle w:val="style0"/>
        <w:rPr>
          <w:rFonts w:ascii="Times New Roman" w:cs="Times New Roman"/>
          <w:sz w:val="28"/>
          <w:szCs w:val="28"/>
          <w:rPrChange w:id="6833" w:author="user pc" w:date="2022-03-15T10:14:00Z">
            <w:rPr/>
          </w:rPrChange>
        </w:rPr>
      </w:pPr>
      <w:r w:rsidRPr="F33DCF18">
        <w:rPr>
          <w:rFonts w:ascii="Times New Roman" w:cs="Times New Roman"/>
          <w:b/>
          <w:sz w:val="28"/>
          <w:szCs w:val="28"/>
          <w:rPrChange w:id="6834" w:author="user pc" w:date="2022-03-15T10:14:00Z">
            <w:rPr>
              <w:b/>
            </w:rPr>
          </w:rPrChange>
        </w:rPr>
        <w:t>‌Gay-Lussac's</w:t>
      </w:r>
      <w:r>
        <w:rPr>
          <w:rFonts w:ascii="Times New Roman" w:cs="Times New Roman" w:hAnsi="Times New Roman"/>
          <w:b/>
          <w:sz w:val="28"/>
          <w:szCs w:val="28"/>
        </w:rPr>
        <w:t xml:space="preserve"> </w:t>
      </w:r>
      <w:r w:rsidRPr="1C32B6FC">
        <w:rPr>
          <w:rFonts w:ascii="Times New Roman" w:cs="Times New Roman"/>
          <w:b/>
          <w:sz w:val="28"/>
          <w:szCs w:val="28"/>
          <w:rPrChange w:id="6835" w:author="user pc" w:date="2022-03-15T10:14:00Z">
            <w:rPr>
              <w:b/>
            </w:rPr>
          </w:rPrChange>
        </w:rPr>
        <w:t>Law</w:t>
      </w:r>
      <w:r>
        <w:rPr>
          <w:rFonts w:ascii="Times New Roman" w:cs="Times New Roman" w:hAnsi="Times New Roman"/>
          <w:b/>
          <w:sz w:val="28"/>
          <w:szCs w:val="28"/>
        </w:rPr>
        <w:t xml:space="preserve"> </w:t>
      </w:r>
      <w:r w:rsidRPr="78DDB212">
        <w:rPr>
          <w:rFonts w:ascii="Times New Roman" w:cs="Times New Roman"/>
          <w:b/>
          <w:sz w:val="28"/>
          <w:szCs w:val="28"/>
          <w:rPrChange w:id="6836" w:author="user pc" w:date="2022-03-15T10:14:00Z">
            <w:rPr>
              <w:b/>
            </w:rPr>
          </w:rPrChange>
        </w:rPr>
        <w:t>and</w:t>
      </w:r>
      <w:r>
        <w:rPr>
          <w:rFonts w:ascii="Times New Roman" w:cs="Times New Roman" w:hAnsi="Times New Roman"/>
          <w:b/>
          <w:sz w:val="28"/>
          <w:szCs w:val="28"/>
        </w:rPr>
        <w:t xml:space="preserve"> </w:t>
      </w:r>
      <w:r w:rsidRPr="72A588BD">
        <w:rPr>
          <w:rFonts w:ascii="Times New Roman" w:cs="Times New Roman"/>
          <w:b/>
          <w:sz w:val="28"/>
          <w:szCs w:val="28"/>
          <w:rPrChange w:id="6837" w:author="user pc" w:date="2022-03-15T10:14:00Z">
            <w:rPr>
              <w:b/>
            </w:rPr>
          </w:rPrChange>
        </w:rPr>
        <w:t>Avogadro's</w:t>
      </w:r>
      <w:r>
        <w:rPr>
          <w:rFonts w:ascii="Times New Roman" w:cs="Times New Roman" w:hAnsi="Times New Roman"/>
          <w:b/>
          <w:sz w:val="28"/>
          <w:szCs w:val="28"/>
        </w:rPr>
        <w:t xml:space="preserve"> </w:t>
      </w:r>
      <w:r w:rsidRPr="4F320778">
        <w:rPr>
          <w:rFonts w:ascii="Times New Roman" w:cs="Times New Roman"/>
          <w:b/>
          <w:sz w:val="28"/>
          <w:szCs w:val="28"/>
          <w:rPrChange w:id="6838" w:author="user pc" w:date="2022-03-15T10:14:00Z">
            <w:rPr>
              <w:b/>
            </w:rPr>
          </w:rPrChange>
        </w:rPr>
        <w:t>law</w:t>
      </w:r>
    </w:p>
    <w:p>
      <w:pPr>
        <w:pStyle w:val="style0"/>
        <w:rPr>
          <w:rFonts w:ascii="Times New Roman" w:cs="Times New Roman" w:hAnsi="Times New Roman"/>
          <w:sz w:val="28"/>
          <w:szCs w:val="28"/>
        </w:rPr>
      </w:pPr>
      <w:r w:rsidRPr="6F25B506">
        <w:rPr>
          <w:rFonts w:ascii="Times New Roman" w:cs="Times New Roman"/>
          <w:b/>
          <w:sz w:val="28"/>
          <w:szCs w:val="28"/>
          <w:rPrChange w:id="6839" w:author="user pc" w:date="2022-03-15T10:14:00Z">
            <w:rPr/>
          </w:rPrChange>
        </w:rPr>
        <w:t>Gay-Lussac's law states that when gases react they do so in volumes which are in simple ratios to one another and to the volumes of the products if gaseous provided temperature and pressure remain constant. Or Gay-Lussac’s Law states that, at constant volume, the pressure of a gas is proportional to its absolute t</w:t>
      </w:r>
      <w:r>
        <w:rPr>
          <w:rFonts w:ascii="Times New Roman" w:cs="Times New Roman" w:hAnsi="Times New Roman"/>
          <w:b/>
          <w:sz w:val="28"/>
          <w:szCs w:val="28"/>
        </w:rPr>
        <w:t>emperature, specified in Kelvin</w:t>
      </w:r>
      <w:r w:rsidRPr="E89AD771">
        <w:rPr>
          <w:rFonts w:ascii="Times New Roman" w:cs="Times New Roman"/>
          <w:b/>
          <w:sz w:val="28"/>
          <w:szCs w:val="28"/>
          <w:rPrChange w:id="6840" w:author="user pc" w:date="2022-03-15T10:14:00Z">
            <w:rPr/>
          </w:rPrChange>
        </w:rPr>
        <w:t>.</w:t>
      </w:r>
      <w:r w:rsidRPr="C536FEB0">
        <w:rPr>
          <w:rFonts w:ascii="Times New Roman" w:cs="Times New Roman"/>
          <w:sz w:val="28"/>
          <w:szCs w:val="28"/>
          <w:rPrChange w:id="6841" w:author="user pc" w:date="2022-03-15T10:14:00Z">
            <w:rPr/>
          </w:rPrChange>
        </w:rPr>
        <w:t xml:space="preserve"> </w:t>
      </w:r>
    </w:p>
    <w:p>
      <w:pPr>
        <w:pStyle w:val="style0"/>
        <w:rPr>
          <w:rFonts w:ascii="Times New Roman" w:cs="Times New Roman"/>
          <w:sz w:val="28"/>
          <w:szCs w:val="28"/>
          <w:rPrChange w:id="6842" w:author="user pc" w:date="2022-03-15T10:14:00Z">
            <w:rPr/>
          </w:rPrChange>
        </w:rPr>
      </w:pPr>
      <w:r w:rsidRPr="FD34E547">
        <w:rPr>
          <w:rFonts w:ascii="Times New Roman" w:cs="Times New Roman"/>
          <w:sz w:val="28"/>
          <w:szCs w:val="28"/>
          <w:rPrChange w:id="6843" w:author="user pc" w:date="2022-03-15T10:14:00Z">
            <w:rPr/>
          </w:rPrChange>
        </w:rPr>
        <w:t xml:space="preserve">For example, if you double the temperature of a gas, you double its pressure, and vice versa. </w:t>
      </w:r>
    </w:p>
    <w:p>
      <w:pPr>
        <w:pStyle w:val="style0"/>
        <w:rPr>
          <w:rFonts w:ascii="Times New Roman" w:cs="Times New Roman"/>
          <w:sz w:val="28"/>
          <w:szCs w:val="28"/>
          <w:rPrChange w:id="6844" w:author="user pc" w:date="2022-03-15T10:14:00Z">
            <w:rPr/>
          </w:rPrChange>
        </w:rPr>
      </w:pPr>
      <w:r w:rsidRPr="1469F252">
        <w:rPr>
          <w:rFonts w:ascii="Times New Roman" w:cs="Times New Roman"/>
          <w:sz w:val="28"/>
          <w:szCs w:val="28"/>
          <w:rPrChange w:id="6845" w:author="user pc" w:date="2022-03-15T10:14:00Z">
            <w:rPr/>
          </w:rPrChange>
        </w:rPr>
        <w:t>Gay-Lussac’s</w:t>
      </w:r>
      <w:r>
        <w:rPr>
          <w:rFonts w:ascii="Times New Roman" w:cs="Times New Roman" w:hAnsi="Times New Roman"/>
          <w:sz w:val="28"/>
          <w:szCs w:val="28"/>
        </w:rPr>
        <w:t xml:space="preserve"> </w:t>
      </w:r>
      <w:r w:rsidRPr="C7A707B9">
        <w:rPr>
          <w:rFonts w:ascii="Times New Roman" w:cs="Times New Roman"/>
          <w:sz w:val="28"/>
          <w:szCs w:val="28"/>
          <w:rPrChange w:id="6846" w:author="user pc" w:date="2022-03-15T10:14:00Z">
            <w:rPr/>
          </w:rPrChange>
        </w:rPr>
        <w:t>Law</w:t>
      </w:r>
      <w:r>
        <w:rPr>
          <w:rFonts w:ascii="Times New Roman" w:cs="Times New Roman" w:hAnsi="Times New Roman"/>
          <w:sz w:val="28"/>
          <w:szCs w:val="28"/>
        </w:rPr>
        <w:t xml:space="preserve"> </w:t>
      </w:r>
      <w:r w:rsidRPr="D28EF444">
        <w:rPr>
          <w:rFonts w:ascii="Times New Roman" w:cs="Times New Roman"/>
          <w:sz w:val="28"/>
          <w:szCs w:val="28"/>
          <w:rPrChange w:id="6847" w:author="user pc" w:date="2022-03-15T10:14:00Z">
            <w:rPr/>
          </w:rPrChange>
        </w:rPr>
        <w:t>can</w:t>
      </w:r>
      <w:r>
        <w:rPr>
          <w:rFonts w:ascii="Times New Roman" w:cs="Times New Roman" w:hAnsi="Times New Roman"/>
          <w:sz w:val="28"/>
          <w:szCs w:val="28"/>
        </w:rPr>
        <w:t xml:space="preserve"> </w:t>
      </w:r>
      <w:r w:rsidRPr="2F804275">
        <w:rPr>
          <w:rFonts w:ascii="Times New Roman" w:cs="Times New Roman"/>
          <w:sz w:val="28"/>
          <w:szCs w:val="28"/>
          <w:rPrChange w:id="6848" w:author="user pc" w:date="2022-03-15T10:14:00Z">
            <w:rPr/>
          </w:rPrChange>
        </w:rPr>
        <w:t>be</w:t>
      </w:r>
      <w:r>
        <w:rPr>
          <w:rFonts w:ascii="Times New Roman" w:cs="Times New Roman" w:hAnsi="Times New Roman"/>
          <w:sz w:val="28"/>
          <w:szCs w:val="28"/>
        </w:rPr>
        <w:t xml:space="preserve"> </w:t>
      </w:r>
      <w:r w:rsidRPr="FE13CAB1">
        <w:rPr>
          <w:rFonts w:ascii="Times New Roman" w:cs="Times New Roman"/>
          <w:sz w:val="28"/>
          <w:szCs w:val="28"/>
          <w:rPrChange w:id="6849" w:author="user pc" w:date="2022-03-15T10:14:00Z">
            <w:rPr/>
          </w:rPrChange>
        </w:rPr>
        <w:t>expressed</w:t>
      </w:r>
      <w:r>
        <w:rPr>
          <w:rFonts w:ascii="Times New Roman" w:cs="Times New Roman" w:hAnsi="Times New Roman"/>
          <w:sz w:val="28"/>
          <w:szCs w:val="28"/>
        </w:rPr>
        <w:t xml:space="preserve"> </w:t>
      </w:r>
      <w:r w:rsidRPr="78E938D9">
        <w:rPr>
          <w:rFonts w:ascii="Times New Roman" w:cs="Times New Roman"/>
          <w:sz w:val="28"/>
          <w:szCs w:val="28"/>
          <w:rPrChange w:id="6850" w:author="user pc" w:date="2022-03-15T10:14:00Z">
            <w:rPr/>
          </w:rPrChange>
        </w:rPr>
        <w:t>as</w:t>
      </w:r>
      <w:r>
        <w:rPr>
          <w:rFonts w:ascii="Times New Roman" w:cs="Times New Roman" w:hAnsi="Times New Roman"/>
          <w:sz w:val="28"/>
          <w:szCs w:val="28"/>
        </w:rPr>
        <w:t xml:space="preserve"> </w:t>
      </w:r>
      <w:r w:rsidRPr="2BA12687">
        <w:rPr>
          <w:rFonts w:ascii="Times New Roman" w:cs="Times New Roman"/>
          <w:sz w:val="28"/>
          <w:szCs w:val="28"/>
          <w:rPrChange w:id="6851" w:author="user pc" w:date="2022-03-15T10:14:00Z">
            <w:rPr/>
          </w:rPrChange>
        </w:rPr>
        <w:t>the</w:t>
      </w:r>
      <w:r>
        <w:rPr>
          <w:rFonts w:ascii="Times New Roman" w:cs="Times New Roman" w:hAnsi="Times New Roman"/>
          <w:sz w:val="28"/>
          <w:szCs w:val="28"/>
        </w:rPr>
        <w:t xml:space="preserve"> </w:t>
      </w:r>
      <w:r w:rsidRPr="42D43648">
        <w:rPr>
          <w:rFonts w:ascii="Times New Roman" w:cs="Times New Roman"/>
          <w:sz w:val="28"/>
          <w:szCs w:val="28"/>
          <w:rPrChange w:id="6852" w:author="user pc" w:date="2022-03-15T10:14:00Z">
            <w:rPr/>
          </w:rPrChange>
        </w:rPr>
        <w:t>equation:</w:t>
      </w:r>
    </w:p>
    <w:p>
      <w:pPr>
        <w:pStyle w:val="style0"/>
        <w:rPr>
          <w:rFonts w:ascii="Times New Roman" w:cs="Times New Roman"/>
          <w:sz w:val="28"/>
          <w:szCs w:val="28"/>
          <w:rPrChange w:id="6853" w:author="user pc" w:date="2022-03-15T10:14:00Z">
            <w:rPr/>
          </w:rPrChange>
        </w:rPr>
      </w:pPr>
      <w:r w:rsidRPr="6387DE02">
        <w:rPr>
          <w:rFonts w:ascii="Times New Roman" w:cs="Times New Roman"/>
          <w:sz w:val="28"/>
          <w:szCs w:val="28"/>
          <w:rPrChange w:id="6854" w:author="user pc" w:date="2022-03-15T10:14:00Z">
            <w:rPr/>
          </w:rPrChange>
        </w:rPr>
        <w:t>P</w:t>
      </w:r>
      <w:r w:rsidRPr="F36A89D7">
        <w:rPr>
          <w:rFonts w:ascii="Times New Roman" w:cs="Times New Roman"/>
          <w:sz w:val="28"/>
          <w:szCs w:val="28"/>
          <w:vertAlign w:val="subscript"/>
          <w:rPrChange w:id="6855" w:author="user pc" w:date="2022-03-15T10:14:00Z">
            <w:rPr>
              <w:vertAlign w:val="subscript"/>
            </w:rPr>
          </w:rPrChange>
        </w:rPr>
        <w:t>1</w:t>
      </w:r>
      <w:r w:rsidRPr="E0CB308D">
        <w:rPr>
          <w:rFonts w:ascii="Times New Roman" w:cs="Times New Roman"/>
          <w:sz w:val="28"/>
          <w:szCs w:val="28"/>
          <w:rPrChange w:id="6856" w:author="user pc" w:date="2022-03-15T10:14:00Z">
            <w:rPr/>
          </w:rPrChange>
        </w:rPr>
        <w:t>T</w:t>
      </w:r>
      <w:r w:rsidRPr="E0542D89">
        <w:rPr>
          <w:rFonts w:ascii="Times New Roman" w:cs="Times New Roman"/>
          <w:sz w:val="28"/>
          <w:szCs w:val="28"/>
          <w:vertAlign w:val="subscript"/>
          <w:rPrChange w:id="6857" w:author="user pc" w:date="2022-03-15T10:14:00Z">
            <w:rPr>
              <w:vertAlign w:val="subscript"/>
            </w:rPr>
          </w:rPrChange>
        </w:rPr>
        <w:t>2</w:t>
      </w:r>
      <w:r>
        <w:rPr>
          <w:rFonts w:ascii="Times New Roman" w:cs="Times New Roman" w:hAnsi="Times New Roman"/>
          <w:sz w:val="28"/>
          <w:szCs w:val="28"/>
          <w:vertAlign w:val="subscript"/>
        </w:rPr>
        <w:t xml:space="preserve"> </w:t>
      </w:r>
      <w:r w:rsidRPr="B2857C27">
        <w:rPr>
          <w:rFonts w:ascii="Times New Roman" w:cs="Times New Roman"/>
          <w:sz w:val="28"/>
          <w:szCs w:val="28"/>
          <w:rPrChange w:id="6858" w:author="user pc" w:date="2022-03-15T10:14:00Z">
            <w:rPr/>
          </w:rPrChange>
        </w:rPr>
        <w:t>=</w:t>
      </w:r>
      <w:r>
        <w:rPr>
          <w:rFonts w:ascii="Times New Roman" w:cs="Times New Roman" w:hAnsi="Times New Roman"/>
          <w:sz w:val="28"/>
          <w:szCs w:val="28"/>
        </w:rPr>
        <w:t xml:space="preserve"> </w:t>
      </w:r>
      <w:r w:rsidRPr="A73485A8">
        <w:rPr>
          <w:rFonts w:ascii="Times New Roman" w:cs="Times New Roman"/>
          <w:sz w:val="28"/>
          <w:szCs w:val="28"/>
          <w:rPrChange w:id="6859" w:author="user pc" w:date="2022-03-15T10:14:00Z">
            <w:rPr/>
          </w:rPrChange>
        </w:rPr>
        <w:t>P</w:t>
      </w:r>
      <w:r w:rsidRPr="D378B480">
        <w:rPr>
          <w:rFonts w:ascii="Times New Roman" w:cs="Times New Roman"/>
          <w:sz w:val="28"/>
          <w:szCs w:val="28"/>
          <w:vertAlign w:val="subscript"/>
          <w:rPrChange w:id="6860" w:author="user pc" w:date="2022-03-15T10:14:00Z">
            <w:rPr>
              <w:vertAlign w:val="subscript"/>
            </w:rPr>
          </w:rPrChange>
        </w:rPr>
        <w:t>2</w:t>
      </w:r>
      <w:r w:rsidRPr="5BB6220A">
        <w:rPr>
          <w:rFonts w:ascii="Times New Roman" w:cs="Times New Roman"/>
          <w:sz w:val="28"/>
          <w:szCs w:val="28"/>
          <w:rPrChange w:id="6861" w:author="user pc" w:date="2022-03-15T10:14:00Z">
            <w:rPr/>
          </w:rPrChange>
        </w:rPr>
        <w:t>T</w:t>
      </w:r>
      <w:r w:rsidRPr="CF38AE22">
        <w:rPr>
          <w:rFonts w:ascii="Times New Roman" w:cs="Times New Roman"/>
          <w:sz w:val="28"/>
          <w:szCs w:val="28"/>
          <w:vertAlign w:val="subscript"/>
          <w:rPrChange w:id="6862" w:author="user pc" w:date="2022-03-15T10:14:00Z">
            <w:rPr>
              <w:vertAlign w:val="subscript"/>
            </w:rPr>
          </w:rPrChange>
        </w:rPr>
        <w:t>1</w:t>
      </w:r>
      <w:r w:rsidRPr="B35F7ED5">
        <w:rPr>
          <w:rFonts w:ascii="Times New Roman" w:cs="Times New Roman"/>
          <w:sz w:val="28"/>
          <w:szCs w:val="28"/>
          <w:rPrChange w:id="6863" w:author="user pc" w:date="2022-03-15T10:14:00Z">
            <w:rPr/>
          </w:rPrChange>
        </w:rPr>
        <w:cr/>
      </w:r>
      <w:r w:rsidRPr="4260541D">
        <w:rPr>
          <w:rFonts w:ascii="Times New Roman" w:cs="Times New Roman"/>
          <w:sz w:val="28"/>
          <w:szCs w:val="28"/>
          <w:rPrChange w:id="6864" w:author="user pc" w:date="2022-03-15T10:14:00Z">
            <w:rPr/>
          </w:rPrChange>
        </w:rPr>
        <w:t>For example, if we increase the temperature of a 7.5 mL gas sample at atmospheric pressure from 293.15 K (20.00°C) to 373.15 K (100.00°C), we can calculate the pressure at the higher temperature by substituting the known values in the Gay-Lussac’s Law equation:</w:t>
      </w:r>
    </w:p>
    <w:p>
      <w:pPr>
        <w:pStyle w:val="style0"/>
        <w:rPr>
          <w:rFonts w:ascii="Times New Roman" w:cs="Times New Roman"/>
          <w:sz w:val="28"/>
          <w:szCs w:val="28"/>
          <w:rPrChange w:id="6865" w:author="user pc" w:date="2022-03-15T10:14:00Z">
            <w:rPr/>
          </w:rPrChange>
        </w:rPr>
      </w:pPr>
      <w:r w:rsidRPr="F459B2FB">
        <w:rPr>
          <w:rFonts w:ascii="Times New Roman" w:cs="Times New Roman"/>
          <w:sz w:val="28"/>
          <w:szCs w:val="28"/>
          <w:rPrChange w:id="6866" w:author="user pc" w:date="2022-03-15T10:14:00Z">
            <w:rPr/>
          </w:rPrChange>
        </w:rPr>
        <w:t>(101,325 Pa)(373.15 K) = (x Pa)(293.15 K)</w:t>
      </w:r>
    </w:p>
    <w:p>
      <w:pPr>
        <w:pStyle w:val="style0"/>
        <w:rPr>
          <w:rFonts w:ascii="Times New Roman" w:cs="Times New Roman"/>
          <w:sz w:val="28"/>
          <w:szCs w:val="28"/>
          <w:rPrChange w:id="6867" w:author="user pc" w:date="2022-03-15T10:14:00Z">
            <w:rPr/>
          </w:rPrChange>
        </w:rPr>
      </w:pPr>
      <w:r w:rsidRPr="B413B207">
        <w:rPr>
          <w:rFonts w:ascii="Times New Roman" w:cs="Times New Roman"/>
          <w:sz w:val="28"/>
          <w:szCs w:val="28"/>
          <w:rPrChange w:id="6868" w:author="user pc" w:date="2022-03-15T10:14:00Z">
            <w:rPr/>
          </w:rPrChange>
        </w:rPr>
        <w:t>Solving for x, we find that the gas pressure at the higher temperature is about 128,976 Pa.</w:t>
      </w:r>
      <w:r>
        <w:rPr>
          <w:rFonts w:ascii="Times New Roman" w:cs="Times New Roman" w:hAnsi="Times New Roman"/>
          <w:sz w:val="28"/>
          <w:szCs w:val="28"/>
        </w:rPr>
        <w:t xml:space="preserve"> </w:t>
      </w:r>
      <w:r w:rsidRPr="07A9DADB">
        <w:rPr>
          <w:rFonts w:ascii="Times New Roman" w:cs="Times New Roman"/>
          <w:sz w:val="28"/>
          <w:szCs w:val="28"/>
          <w:rPrChange w:id="6869" w:author="user pc" w:date="2022-03-15T10:14:00Z">
            <w:rPr/>
          </w:rPrChange>
        </w:rPr>
        <w:t>This law applies to only gases not solids or liquids. For instance, hydrogen gas reacts with oxygen gas at 100°C to form steam according to the equation below:</w:t>
      </w:r>
    </w:p>
    <w:p>
      <w:pPr>
        <w:pStyle w:val="style0"/>
        <w:rPr>
          <w:rFonts w:ascii="Times New Roman" w:cs="Times New Roman"/>
          <w:sz w:val="28"/>
          <w:szCs w:val="28"/>
          <w:rPrChange w:id="6870" w:author="user pc" w:date="2022-03-15T10:14:00Z">
            <w:rPr/>
          </w:rPrChange>
        </w:rPr>
      </w:pPr>
      <w:r w:rsidRPr="45402C89">
        <w:rPr>
          <w:rFonts w:ascii="Times New Roman" w:cs="Times New Roman"/>
          <w:sz w:val="28"/>
          <w:szCs w:val="28"/>
          <w:rPrChange w:id="6871" w:author="user pc" w:date="2022-03-15T10:14:00Z">
            <w:rPr/>
          </w:rPrChange>
        </w:rPr>
        <w:t>2H</w:t>
      </w:r>
      <w:r w:rsidRPr="1B943DAA">
        <w:rPr>
          <w:rFonts w:ascii="Times New Roman" w:cs="Times New Roman"/>
          <w:sz w:val="28"/>
          <w:szCs w:val="28"/>
          <w:vertAlign w:val="subscript"/>
          <w:rPrChange w:id="6872" w:author="user pc" w:date="2022-03-15T10:14:00Z">
            <w:rPr>
              <w:vertAlign w:val="subscript"/>
            </w:rPr>
          </w:rPrChange>
        </w:rPr>
        <w:t>2(g)</w:t>
      </w:r>
      <w:r>
        <w:rPr>
          <w:rFonts w:ascii="Times New Roman" w:cs="Times New Roman" w:hAnsi="Times New Roman"/>
          <w:sz w:val="28"/>
          <w:szCs w:val="28"/>
          <w:vertAlign w:val="subscript"/>
        </w:rPr>
        <w:t xml:space="preserve">   </w:t>
      </w:r>
      <w:r w:rsidRPr="D3CC172E">
        <w:rPr>
          <w:rFonts w:ascii="Times New Roman" w:cs="Times New Roman"/>
          <w:sz w:val="28"/>
          <w:szCs w:val="28"/>
          <w:vertAlign w:val="subscript"/>
          <w:rPrChange w:id="6873" w:author="user pc" w:date="2022-03-15T10:14:00Z">
            <w:rPr>
              <w:vertAlign w:val="subscript"/>
            </w:rPr>
          </w:rPrChange>
        </w:rPr>
        <w:t xml:space="preserve"> </w:t>
      </w:r>
      <w:r w:rsidRPr="CE866198">
        <w:rPr>
          <w:rFonts w:ascii="Times New Roman" w:cs="Times New Roman"/>
          <w:sz w:val="28"/>
          <w:szCs w:val="28"/>
          <w:rPrChange w:id="6874" w:author="user pc" w:date="2022-03-15T10:14:00Z">
            <w:rPr/>
          </w:rPrChange>
        </w:rPr>
        <w:t xml:space="preserve">+ </w:t>
      </w:r>
      <w:r>
        <w:rPr>
          <w:rFonts w:ascii="Times New Roman" w:cs="Times New Roman" w:hAnsi="Times New Roman"/>
          <w:sz w:val="28"/>
          <w:szCs w:val="28"/>
        </w:rPr>
        <w:t xml:space="preserve">  </w:t>
      </w:r>
      <w:r w:rsidRPr="A44E3C86">
        <w:rPr>
          <w:rFonts w:ascii="Times New Roman" w:cs="Times New Roman"/>
          <w:sz w:val="28"/>
          <w:szCs w:val="28"/>
          <w:rPrChange w:id="6875" w:author="user pc" w:date="2022-03-15T10:14:00Z">
            <w:rPr/>
          </w:rPrChange>
        </w:rPr>
        <w:t>O</w:t>
      </w:r>
      <w:r w:rsidRPr="12D20DA3">
        <w:rPr>
          <w:rFonts w:ascii="Times New Roman" w:cs="Times New Roman"/>
          <w:sz w:val="28"/>
          <w:szCs w:val="28"/>
          <w:vertAlign w:val="subscript"/>
          <w:rPrChange w:id="6876" w:author="user pc" w:date="2022-03-15T10:14:00Z">
            <w:rPr>
              <w:vertAlign w:val="subscript"/>
            </w:rPr>
          </w:rPrChange>
        </w:rPr>
        <w:t>2(g)</w:t>
      </w:r>
      <w:r w:rsidRPr="00B9E4BB">
        <w:rPr>
          <w:rFonts w:ascii="Times New Roman" w:cs="Times New Roman"/>
          <w:sz w:val="28"/>
          <w:szCs w:val="28"/>
          <w:rPrChange w:id="6877" w:author="user pc" w:date="2022-03-15T10:14:00Z">
            <w:rPr/>
          </w:rPrChange>
        </w:rPr>
        <w:t xml:space="preserve"> =&gt; 2H</w:t>
      </w:r>
      <w:r w:rsidRPr="04B15A2C">
        <w:rPr>
          <w:rFonts w:ascii="Times New Roman" w:cs="Times New Roman"/>
          <w:sz w:val="28"/>
          <w:szCs w:val="28"/>
          <w:vertAlign w:val="subscript"/>
          <w:rPrChange w:id="6878" w:author="user pc" w:date="2022-03-15T10:14:00Z">
            <w:rPr>
              <w:vertAlign w:val="subscript"/>
            </w:rPr>
          </w:rPrChange>
        </w:rPr>
        <w:t>2</w:t>
      </w:r>
      <w:r w:rsidRPr="1CC88EF1">
        <w:rPr>
          <w:rFonts w:ascii="Times New Roman" w:cs="Times New Roman"/>
          <w:sz w:val="28"/>
          <w:szCs w:val="28"/>
          <w:rPrChange w:id="6879" w:author="user pc" w:date="2022-03-15T10:14:00Z">
            <w:rPr/>
          </w:rPrChange>
        </w:rPr>
        <w:t>O</w:t>
      </w:r>
      <w:r w:rsidRPr="D5537C5E">
        <w:rPr>
          <w:rFonts w:ascii="Times New Roman" w:cs="Times New Roman"/>
          <w:sz w:val="28"/>
          <w:szCs w:val="28"/>
          <w:vertAlign w:val="subscript"/>
          <w:rPrChange w:id="6880" w:author="user pc" w:date="2022-03-15T10:14:00Z">
            <w:rPr>
              <w:vertAlign w:val="subscript"/>
            </w:rPr>
          </w:rPrChange>
        </w:rPr>
        <w:t>(g)</w:t>
      </w:r>
    </w:p>
    <w:p>
      <w:pPr>
        <w:pStyle w:val="style0"/>
        <w:rPr>
          <w:rFonts w:ascii="Times New Roman" w:cs="Times New Roman"/>
          <w:sz w:val="28"/>
          <w:szCs w:val="28"/>
          <w:rPrChange w:id="6881" w:author="user pc" w:date="2022-03-15T10:14:00Z">
            <w:rPr/>
          </w:rPrChange>
        </w:rPr>
      </w:pPr>
      <w:r w:rsidRPr="D5F5E585">
        <w:rPr>
          <w:rFonts w:ascii="Times New Roman" w:cs="Times New Roman"/>
          <w:sz w:val="28"/>
          <w:szCs w:val="28"/>
          <w:rPrChange w:id="6882" w:author="user pc" w:date="2022-03-15T10:14:00Z">
            <w:rPr/>
          </w:rPrChange>
        </w:rPr>
        <w:t>2mol</w:t>
      </w:r>
      <w:r>
        <w:rPr>
          <w:rFonts w:ascii="Times New Roman" w:cs="Times New Roman" w:hAnsi="Times New Roman"/>
          <w:sz w:val="28"/>
          <w:szCs w:val="28"/>
        </w:rPr>
        <w:t xml:space="preserve">         </w:t>
      </w:r>
      <w:r w:rsidRPr="7C456CDF">
        <w:rPr>
          <w:rFonts w:ascii="Times New Roman" w:cs="Times New Roman"/>
          <w:sz w:val="28"/>
          <w:szCs w:val="28"/>
          <w:rPrChange w:id="6883" w:author="user pc" w:date="2022-03-15T10:14:00Z">
            <w:rPr/>
          </w:rPrChange>
        </w:rPr>
        <w:t>1mol       2mol</w:t>
      </w:r>
    </w:p>
    <w:p>
      <w:pPr>
        <w:pStyle w:val="style0"/>
        <w:rPr>
          <w:rFonts w:ascii="Times New Roman" w:cs="Times New Roman"/>
          <w:sz w:val="28"/>
          <w:szCs w:val="28"/>
          <w:rPrChange w:id="6884" w:author="user pc" w:date="2022-03-15T10:14:00Z">
            <w:rPr/>
          </w:rPrChange>
        </w:rPr>
      </w:pPr>
      <w:r w:rsidRPr="6A1D14B3">
        <w:rPr>
          <w:rFonts w:ascii="Times New Roman" w:cs="Times New Roman"/>
          <w:sz w:val="28"/>
          <w:szCs w:val="28"/>
          <w:rPrChange w:id="6885" w:author="user pc" w:date="2022-03-15T10:14:00Z">
            <w:rPr/>
          </w:rPrChange>
        </w:rPr>
        <w:t>2vol           1vol        2vol</w:t>
      </w:r>
    </w:p>
    <w:p>
      <w:pPr>
        <w:pStyle w:val="style0"/>
        <w:rPr>
          <w:rFonts w:ascii="Times New Roman" w:cs="Times New Roman"/>
          <w:sz w:val="28"/>
          <w:szCs w:val="28"/>
          <w:rPrChange w:id="6886" w:author="user pc" w:date="2022-03-15T10:14:00Z">
            <w:rPr/>
          </w:rPrChange>
        </w:rPr>
      </w:pPr>
      <w:r w:rsidRPr="77E46740">
        <w:rPr>
          <w:rFonts w:ascii="Times New Roman" w:cs="Times New Roman"/>
          <w:sz w:val="28"/>
          <w:szCs w:val="28"/>
          <w:rPrChange w:id="6887" w:author="user pc" w:date="2022-03-15T10:14:00Z">
            <w:rPr/>
          </w:rPrChange>
        </w:rPr>
        <w:t>2 cm</w:t>
      </w:r>
      <w:r w:rsidRPr="BDFE4E88">
        <w:rPr>
          <w:rFonts w:ascii="Times New Roman" w:cs="Times New Roman"/>
          <w:sz w:val="28"/>
          <w:szCs w:val="28"/>
          <w:vertAlign w:val="superscript"/>
          <w:rPrChange w:id="6888" w:author="user pc" w:date="2022-03-15T10:14:00Z">
            <w:rPr>
              <w:vertAlign w:val="superscript"/>
            </w:rPr>
          </w:rPrChange>
        </w:rPr>
        <w:t xml:space="preserve">3  </w:t>
      </w:r>
      <w:r w:rsidRPr="BFBC16CC">
        <w:rPr>
          <w:rFonts w:ascii="Times New Roman" w:cs="Times New Roman"/>
          <w:sz w:val="28"/>
          <w:szCs w:val="28"/>
          <w:rPrChange w:id="6889" w:author="user pc" w:date="2022-03-15T10:14:00Z">
            <w:rPr/>
          </w:rPrChange>
        </w:rPr>
        <w:t xml:space="preserve">      1cm</w:t>
      </w:r>
      <w:r w:rsidRPr="3E5CDA0E">
        <w:rPr>
          <w:rFonts w:ascii="Times New Roman" w:cs="Times New Roman"/>
          <w:sz w:val="28"/>
          <w:szCs w:val="28"/>
          <w:vertAlign w:val="superscript"/>
          <w:rPrChange w:id="6890"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1AFC3154">
        <w:rPr>
          <w:rFonts w:ascii="Times New Roman" w:cs="Times New Roman"/>
          <w:sz w:val="28"/>
          <w:szCs w:val="28"/>
          <w:rPrChange w:id="6891" w:author="user pc" w:date="2022-03-15T10:14:00Z">
            <w:rPr/>
          </w:rPrChange>
        </w:rPr>
        <w:t xml:space="preserve"> 2cm</w:t>
      </w:r>
      <w:r w:rsidRPr="8F646B30">
        <w:rPr>
          <w:rFonts w:ascii="Times New Roman" w:cs="Times New Roman"/>
          <w:sz w:val="28"/>
          <w:szCs w:val="28"/>
          <w:vertAlign w:val="superscript"/>
          <w:rPrChange w:id="6892" w:author="user pc" w:date="2022-03-15T10:14:00Z">
            <w:rPr>
              <w:vertAlign w:val="superscript"/>
            </w:rPr>
          </w:rPrChange>
        </w:rPr>
        <w:t>3</w:t>
      </w:r>
    </w:p>
    <w:p>
      <w:pPr>
        <w:pStyle w:val="style0"/>
        <w:rPr>
          <w:rFonts w:ascii="Times New Roman" w:cs="Times New Roman"/>
          <w:sz w:val="28"/>
          <w:szCs w:val="28"/>
          <w:rPrChange w:id="6893" w:author="user pc" w:date="2022-03-15T10:14:00Z">
            <w:rPr/>
          </w:rPrChange>
        </w:rPr>
      </w:pPr>
      <w:r w:rsidRPr="0E36858F">
        <w:rPr>
          <w:rFonts w:ascii="Times New Roman" w:cs="Times New Roman"/>
          <w:sz w:val="28"/>
          <w:szCs w:val="28"/>
          <w:rPrChange w:id="6894" w:author="user pc" w:date="2022-03-15T10:14:00Z">
            <w:rPr/>
          </w:rPrChange>
        </w:rPr>
        <w:t>From the above reactio</w:t>
      </w:r>
      <w:r>
        <w:rPr>
          <w:rFonts w:ascii="Times New Roman" w:cs="Times New Roman" w:hAnsi="Times New Roman"/>
          <w:sz w:val="28"/>
          <w:szCs w:val="28"/>
        </w:rPr>
        <w:t xml:space="preserve">n, it means that when water is </w:t>
      </w:r>
      <w:r w:rsidRPr="1CA72E5D">
        <w:rPr>
          <w:rFonts w:ascii="Times New Roman" w:cs="Times New Roman"/>
          <w:sz w:val="28"/>
          <w:szCs w:val="28"/>
          <w:rPrChange w:id="6895" w:author="user pc" w:date="2022-03-15T10:14:00Z">
            <w:rPr/>
          </w:rPrChange>
        </w:rPr>
        <w:t>in its gaseous state, 2 vol of H</w:t>
      </w:r>
      <w:r w:rsidRPr="3DD9E219">
        <w:rPr>
          <w:rFonts w:ascii="Times New Roman" w:cs="Times New Roman"/>
          <w:sz w:val="28"/>
          <w:szCs w:val="28"/>
          <w:vertAlign w:val="subscript"/>
          <w:rPrChange w:id="6896" w:author="user pc" w:date="2022-03-15T10:14:00Z">
            <w:rPr>
              <w:vertAlign w:val="subscript"/>
            </w:rPr>
          </w:rPrChange>
        </w:rPr>
        <w:t xml:space="preserve">2 </w:t>
      </w:r>
      <w:r w:rsidRPr="CF1D93D7">
        <w:rPr>
          <w:rFonts w:ascii="Times New Roman" w:cs="Times New Roman"/>
          <w:sz w:val="28"/>
          <w:szCs w:val="28"/>
          <w:rPrChange w:id="6897" w:author="user pc" w:date="2022-03-15T10:14:00Z">
            <w:rPr/>
          </w:rPrChange>
        </w:rPr>
        <w:t>will combine with 1 vol of oxygen to produce 2 vol of H</w:t>
      </w:r>
      <w:r w:rsidRPr="F9328CC2">
        <w:rPr>
          <w:rFonts w:ascii="Times New Roman" w:cs="Times New Roman"/>
          <w:sz w:val="28"/>
          <w:szCs w:val="28"/>
          <w:vertAlign w:val="subscript"/>
          <w:rPrChange w:id="6898" w:author="user pc" w:date="2022-03-15T10:14:00Z">
            <w:rPr>
              <w:vertAlign w:val="subscript"/>
            </w:rPr>
          </w:rPrChange>
        </w:rPr>
        <w:t>2</w:t>
      </w:r>
      <w:r w:rsidRPr="BD9EA696">
        <w:rPr>
          <w:rFonts w:ascii="Times New Roman" w:cs="Times New Roman"/>
          <w:sz w:val="28"/>
          <w:szCs w:val="28"/>
          <w:rPrChange w:id="6899" w:author="user pc" w:date="2022-03-15T10:14:00Z">
            <w:rPr/>
          </w:rPrChange>
        </w:rPr>
        <w:t>O to give a simple mole ratio of 2:1:2</w:t>
      </w:r>
    </w:p>
    <w:p>
      <w:pPr>
        <w:pStyle w:val="style0"/>
        <w:rPr>
          <w:rFonts w:ascii="Times New Roman" w:cs="Times New Roman"/>
          <w:sz w:val="28"/>
          <w:szCs w:val="28"/>
          <w:rPrChange w:id="6900" w:author="user pc" w:date="2022-03-15T10:14:00Z">
            <w:rPr/>
          </w:rPrChange>
        </w:rPr>
      </w:pPr>
    </w:p>
    <w:p>
      <w:pPr>
        <w:pStyle w:val="style0"/>
        <w:rPr>
          <w:rFonts w:ascii="Times New Roman" w:cs="Times New Roman"/>
          <w:b/>
          <w:bCs/>
          <w:sz w:val="28"/>
          <w:szCs w:val="28"/>
          <w:rPrChange w:id="6901" w:author="user pc" w:date="2022-03-15T10:14:00Z">
            <w:rPr>
              <w:b/>
              <w:bCs/>
            </w:rPr>
          </w:rPrChange>
        </w:rPr>
      </w:pPr>
      <w:r w:rsidRPr="1904E76E">
        <w:rPr>
          <w:rFonts w:ascii="Times New Roman" w:cs="Times New Roman"/>
          <w:b/>
          <w:bCs/>
          <w:sz w:val="28"/>
          <w:szCs w:val="28"/>
          <w:rPrChange w:id="6902" w:author="user pc" w:date="2022-03-15T10:14:00Z">
            <w:rPr>
              <w:b/>
              <w:bCs/>
            </w:rPr>
          </w:rPrChange>
        </w:rPr>
        <w:t>SOLVED EXAMPLE 1</w:t>
      </w:r>
    </w:p>
    <w:p>
      <w:pPr>
        <w:pStyle w:val="style0"/>
        <w:rPr>
          <w:rFonts w:ascii="Times New Roman" w:cs="Times New Roman"/>
          <w:sz w:val="28"/>
          <w:szCs w:val="28"/>
          <w:rPrChange w:id="6903" w:author="user pc" w:date="2022-03-15T10:14:00Z">
            <w:rPr/>
          </w:rPrChange>
        </w:rPr>
      </w:pPr>
      <w:r w:rsidRPr="C3392527">
        <w:rPr>
          <w:rFonts w:ascii="Times New Roman" w:cs="Times New Roman"/>
          <w:sz w:val="28"/>
          <w:szCs w:val="28"/>
          <w:rPrChange w:id="6904" w:author="user pc" w:date="2022-03-15T10:14:00Z">
            <w:rPr/>
          </w:rPrChange>
        </w:rPr>
        <w:t>65 cm</w:t>
      </w:r>
      <w:r w:rsidRPr="36B2ACD1">
        <w:rPr>
          <w:rFonts w:ascii="Times New Roman" w:cs="Times New Roman"/>
          <w:sz w:val="28"/>
          <w:szCs w:val="28"/>
          <w:vertAlign w:val="superscript"/>
          <w:rPrChange w:id="6905" w:author="user pc" w:date="2022-03-15T10:14:00Z">
            <w:rPr>
              <w:vertAlign w:val="superscript"/>
            </w:rPr>
          </w:rPrChange>
        </w:rPr>
        <w:t xml:space="preserve">3 </w:t>
      </w:r>
      <w:r w:rsidRPr="5A9381F3">
        <w:rPr>
          <w:rFonts w:ascii="Times New Roman" w:cs="Times New Roman"/>
          <w:sz w:val="28"/>
          <w:szCs w:val="28"/>
          <w:rPrChange w:id="6906" w:author="user pc" w:date="2022-03-15T10:14:00Z">
            <w:rPr/>
          </w:rPrChange>
        </w:rPr>
        <w:t>of H</w:t>
      </w:r>
      <w:r w:rsidRPr="859552C9">
        <w:rPr>
          <w:rFonts w:ascii="Times New Roman" w:cs="Times New Roman"/>
          <w:sz w:val="28"/>
          <w:szCs w:val="28"/>
          <w:vertAlign w:val="subscript"/>
          <w:rPrChange w:id="6907" w:author="user pc" w:date="2022-03-15T10:14:00Z">
            <w:rPr>
              <w:vertAlign w:val="subscript"/>
            </w:rPr>
          </w:rPrChange>
        </w:rPr>
        <w:t xml:space="preserve">2 </w:t>
      </w:r>
      <w:r w:rsidRPr="7F860E3A">
        <w:rPr>
          <w:rFonts w:ascii="Times New Roman" w:cs="Times New Roman"/>
          <w:sz w:val="28"/>
          <w:szCs w:val="28"/>
          <w:rPrChange w:id="6908" w:author="user pc" w:date="2022-03-15T10:14:00Z">
            <w:rPr/>
          </w:rPrChange>
        </w:rPr>
        <w:t>are spark of with 30 cm</w:t>
      </w:r>
      <w:r w:rsidRPr="9751603C">
        <w:rPr>
          <w:rFonts w:ascii="Times New Roman" w:cs="Times New Roman"/>
          <w:sz w:val="28"/>
          <w:szCs w:val="28"/>
          <w:vertAlign w:val="superscript"/>
          <w:rPrChange w:id="6909" w:author="user pc" w:date="2022-03-15T10:14:00Z">
            <w:rPr>
              <w:vertAlign w:val="superscript"/>
            </w:rPr>
          </w:rPrChange>
        </w:rPr>
        <w:t>3</w:t>
      </w:r>
      <w:r w:rsidRPr="EE138A46">
        <w:rPr>
          <w:rFonts w:ascii="Times New Roman" w:cs="Times New Roman"/>
          <w:sz w:val="28"/>
          <w:szCs w:val="28"/>
          <w:rPrChange w:id="6910" w:author="user pc" w:date="2022-03-15T10:14:00Z">
            <w:rPr/>
          </w:rPrChange>
        </w:rPr>
        <w:t>of O</w:t>
      </w:r>
      <w:r w:rsidRPr="3F72621F">
        <w:rPr>
          <w:rFonts w:ascii="Times New Roman" w:cs="Times New Roman"/>
          <w:sz w:val="28"/>
          <w:szCs w:val="28"/>
          <w:vertAlign w:val="subscript"/>
          <w:rPrChange w:id="6911" w:author="user pc" w:date="2022-03-15T10:14:00Z">
            <w:rPr>
              <w:vertAlign w:val="subscript"/>
            </w:rPr>
          </w:rPrChange>
        </w:rPr>
        <w:t>2</w:t>
      </w:r>
      <w:r w:rsidRPr="2FBF266D">
        <w:rPr>
          <w:rFonts w:ascii="Times New Roman" w:cs="Times New Roman"/>
          <w:sz w:val="28"/>
          <w:szCs w:val="28"/>
          <w:rPrChange w:id="6912" w:author="user pc" w:date="2022-03-15T10:14:00Z">
            <w:rPr/>
          </w:rPrChange>
        </w:rPr>
        <w:t xml:space="preserve"> at 100°C and 1 atm. Calculat</w:t>
      </w:r>
      <w:r>
        <w:rPr>
          <w:rFonts w:ascii="Times New Roman" w:cs="Times New Roman" w:hAnsi="Times New Roman"/>
          <w:sz w:val="28"/>
          <w:szCs w:val="28"/>
        </w:rPr>
        <w:t>e the total volume of residual g</w:t>
      </w:r>
      <w:r w:rsidRPr="23795FBB">
        <w:rPr>
          <w:rFonts w:ascii="Times New Roman" w:cs="Times New Roman"/>
          <w:sz w:val="28"/>
          <w:szCs w:val="28"/>
          <w:rPrChange w:id="6913" w:author="user pc" w:date="2022-03-15T10:14:00Z">
            <w:rPr/>
          </w:rPrChange>
        </w:rPr>
        <w:t>as at:</w:t>
      </w:r>
    </w:p>
    <w:p>
      <w:pPr>
        <w:pStyle w:val="style0"/>
        <w:rPr>
          <w:rFonts w:ascii="Times New Roman" w:cs="Times New Roman"/>
          <w:sz w:val="28"/>
          <w:szCs w:val="28"/>
          <w:rPrChange w:id="6914" w:author="user pc" w:date="2022-03-15T10:14:00Z">
            <w:rPr/>
          </w:rPrChange>
        </w:rPr>
      </w:pPr>
      <w:r w:rsidRPr="CF556005">
        <w:rPr>
          <w:rFonts w:ascii="Times New Roman" w:cs="Times New Roman"/>
          <w:sz w:val="28"/>
          <w:szCs w:val="28"/>
          <w:rPrChange w:id="6915" w:author="user pc" w:date="2022-03-15T10:14:00Z">
            <w:rPr/>
          </w:rPrChange>
        </w:rPr>
        <w:t>a) 100°C</w:t>
      </w:r>
    </w:p>
    <w:p>
      <w:pPr>
        <w:pStyle w:val="style0"/>
        <w:rPr>
          <w:rFonts w:ascii="Times New Roman" w:cs="Times New Roman"/>
          <w:sz w:val="28"/>
          <w:szCs w:val="28"/>
          <w:rPrChange w:id="6916" w:author="user pc" w:date="2022-03-15T10:14:00Z">
            <w:rPr/>
          </w:rPrChange>
        </w:rPr>
      </w:pPr>
      <w:r>
        <w:rPr>
          <w:rFonts w:ascii="Times New Roman" w:cs="Times New Roman" w:hAnsi="Times New Roman"/>
          <w:sz w:val="28"/>
          <w:szCs w:val="28"/>
        </w:rPr>
        <w:t>b) 37°C (</w:t>
      </w:r>
      <w:r w:rsidRPr="C7938C07">
        <w:rPr>
          <w:rFonts w:ascii="Times New Roman" w:cs="Times New Roman"/>
          <w:sz w:val="28"/>
          <w:szCs w:val="28"/>
          <w:rPrChange w:id="6917" w:author="user pc" w:date="2022-03-15T10:14:00Z">
            <w:rPr/>
          </w:rPrChange>
        </w:rPr>
        <w:t>room temperature)</w:t>
      </w:r>
    </w:p>
    <w:p>
      <w:pPr>
        <w:pStyle w:val="style0"/>
        <w:rPr>
          <w:rFonts w:ascii="Times New Roman" w:cs="Times New Roman"/>
          <w:b/>
          <w:bCs/>
          <w:sz w:val="28"/>
          <w:szCs w:val="28"/>
          <w:rPrChange w:id="6918" w:author="user pc" w:date="2022-03-15T10:14:00Z">
            <w:rPr/>
          </w:rPrChange>
        </w:rPr>
      </w:pPr>
      <w:r w:rsidRPr="E0E13D95">
        <w:rPr>
          <w:rFonts w:ascii="Times New Roman" w:cs="Times New Roman"/>
          <w:b/>
          <w:bCs/>
          <w:color w:val="auto"/>
          <w:sz w:val="28"/>
          <w:szCs w:val="28"/>
          <w:rPrChange w:id="6919" w:author="user pc" w:date="2022-03-15T10:14:00Z">
            <w:rPr>
              <w:b/>
              <w:bCs/>
              <w:color w:val="c00000"/>
            </w:rPr>
          </w:rPrChange>
        </w:rPr>
        <w:t>Solution</w:t>
      </w:r>
    </w:p>
    <w:p>
      <w:pPr>
        <w:pStyle w:val="style0"/>
        <w:rPr>
          <w:rFonts w:ascii="Times New Roman" w:cs="Times New Roman"/>
          <w:sz w:val="28"/>
          <w:szCs w:val="28"/>
          <w:rPrChange w:id="6920" w:author="user pc" w:date="2022-03-15T10:14:00Z">
            <w:rPr/>
          </w:rPrChange>
        </w:rPr>
      </w:pPr>
      <w:r>
        <w:rPr>
          <w:rFonts w:ascii="Times New Roman" w:cs="Times New Roman" w:hAnsi="Times New Roman"/>
          <w:sz w:val="28"/>
          <w:szCs w:val="28"/>
        </w:rPr>
        <w:t xml:space="preserve">                                 </w:t>
      </w:r>
      <w:r w:rsidRPr="9D434EE8">
        <w:rPr>
          <w:rFonts w:ascii="Times New Roman" w:cs="Times New Roman"/>
          <w:sz w:val="28"/>
          <w:szCs w:val="28"/>
          <w:rPrChange w:id="6921" w:author="user pc" w:date="2022-03-15T10:14:00Z">
            <w:rPr/>
          </w:rPrChange>
        </w:rPr>
        <w:t>2H</w:t>
      </w:r>
      <w:r w:rsidRPr="F328E1EF">
        <w:rPr>
          <w:rFonts w:ascii="Times New Roman" w:cs="Times New Roman"/>
          <w:sz w:val="28"/>
          <w:szCs w:val="28"/>
          <w:vertAlign w:val="subscript"/>
          <w:rPrChange w:id="6922" w:author="user pc" w:date="2022-03-15T10:14:00Z">
            <w:rPr>
              <w:vertAlign w:val="subscript"/>
            </w:rPr>
          </w:rPrChange>
        </w:rPr>
        <w:t>2(g)</w:t>
      </w:r>
      <w:r>
        <w:rPr>
          <w:rFonts w:ascii="Times New Roman" w:cs="Times New Roman" w:hAnsi="Times New Roman"/>
          <w:sz w:val="28"/>
          <w:szCs w:val="28"/>
          <w:vertAlign w:val="subscript"/>
        </w:rPr>
        <w:t xml:space="preserve">  </w:t>
      </w:r>
      <w:r w:rsidRPr="AC0DA6D8">
        <w:rPr>
          <w:rFonts w:ascii="Times New Roman" w:cs="Times New Roman"/>
          <w:sz w:val="28"/>
          <w:szCs w:val="28"/>
          <w:rPrChange w:id="6923" w:author="user pc" w:date="2022-03-15T10:14:00Z">
            <w:rPr/>
          </w:rPrChange>
        </w:rPr>
        <w:t>+</w:t>
      </w:r>
      <w:r>
        <w:rPr>
          <w:rFonts w:ascii="Times New Roman" w:cs="Times New Roman" w:hAnsi="Times New Roman"/>
          <w:sz w:val="28"/>
          <w:szCs w:val="28"/>
        </w:rPr>
        <w:t xml:space="preserve">  </w:t>
      </w:r>
      <w:r w:rsidRPr="37539E10">
        <w:rPr>
          <w:rFonts w:ascii="Times New Roman" w:cs="Times New Roman"/>
          <w:sz w:val="28"/>
          <w:szCs w:val="28"/>
          <w:rPrChange w:id="6924" w:author="user pc" w:date="2022-03-15T10:14:00Z">
            <w:rPr/>
          </w:rPrChange>
        </w:rPr>
        <w:t>O</w:t>
      </w:r>
      <w:r w:rsidRPr="EEF216C7">
        <w:rPr>
          <w:rFonts w:ascii="Times New Roman" w:cs="Times New Roman"/>
          <w:sz w:val="28"/>
          <w:szCs w:val="28"/>
          <w:vertAlign w:val="subscript"/>
          <w:rPrChange w:id="6925" w:author="user pc" w:date="2022-03-15T10:14:00Z">
            <w:rPr>
              <w:vertAlign w:val="subscript"/>
            </w:rPr>
          </w:rPrChange>
        </w:rPr>
        <w:t>2(g)</w:t>
      </w:r>
      <w:r>
        <w:rPr>
          <w:rFonts w:ascii="Times New Roman" w:cs="Times New Roman" w:hAnsi="Times New Roman"/>
          <w:sz w:val="28"/>
          <w:szCs w:val="28"/>
          <w:vertAlign w:val="subscript"/>
        </w:rPr>
        <w:t xml:space="preserve">    </w:t>
      </w:r>
      <w:r w:rsidRPr="F4F23288">
        <w:rPr>
          <w:rFonts w:ascii="Times New Roman" w:cs="Times New Roman"/>
          <w:sz w:val="28"/>
          <w:szCs w:val="28"/>
          <w:rPrChange w:id="6926" w:author="user pc" w:date="2022-03-15T10:14:00Z">
            <w:rPr/>
          </w:rPrChange>
        </w:rPr>
        <w:t>=&gt;</w:t>
      </w:r>
      <w:r>
        <w:rPr>
          <w:rFonts w:ascii="Times New Roman" w:cs="Times New Roman" w:hAnsi="Times New Roman"/>
          <w:sz w:val="28"/>
          <w:szCs w:val="28"/>
        </w:rPr>
        <w:t xml:space="preserve">  </w:t>
      </w:r>
      <w:r w:rsidRPr="43B07A7C">
        <w:rPr>
          <w:rFonts w:ascii="Times New Roman" w:cs="Times New Roman"/>
          <w:sz w:val="28"/>
          <w:szCs w:val="28"/>
          <w:rPrChange w:id="6927" w:author="user pc" w:date="2022-03-15T10:14:00Z">
            <w:rPr/>
          </w:rPrChange>
        </w:rPr>
        <w:t>2H</w:t>
      </w:r>
      <w:r w:rsidRPr="4BED74BE">
        <w:rPr>
          <w:rFonts w:ascii="Times New Roman" w:cs="Times New Roman"/>
          <w:sz w:val="28"/>
          <w:szCs w:val="28"/>
          <w:vertAlign w:val="subscript"/>
          <w:rPrChange w:id="6928" w:author="user pc" w:date="2022-03-15T10:14:00Z">
            <w:rPr>
              <w:vertAlign w:val="subscript"/>
            </w:rPr>
          </w:rPrChange>
        </w:rPr>
        <w:t>2</w:t>
      </w:r>
      <w:r w:rsidRPr="405E7781">
        <w:rPr>
          <w:rFonts w:ascii="Times New Roman" w:cs="Times New Roman"/>
          <w:sz w:val="28"/>
          <w:szCs w:val="28"/>
          <w:rPrChange w:id="6929" w:author="user pc" w:date="2022-03-15T10:14:00Z">
            <w:rPr/>
          </w:rPrChange>
        </w:rPr>
        <w:t>O</w:t>
      </w:r>
      <w:r w:rsidRPr="9C3BEFB4">
        <w:rPr>
          <w:rFonts w:ascii="Times New Roman" w:cs="Times New Roman"/>
          <w:sz w:val="28"/>
          <w:szCs w:val="28"/>
          <w:vertAlign w:val="subscript"/>
          <w:rPrChange w:id="6930" w:author="user pc" w:date="2022-03-15T10:14:00Z">
            <w:rPr>
              <w:vertAlign w:val="subscript"/>
            </w:rPr>
          </w:rPrChange>
        </w:rPr>
        <w:t>(g)</w:t>
      </w:r>
    </w:p>
    <w:p>
      <w:pPr>
        <w:pStyle w:val="style0"/>
        <w:rPr>
          <w:rFonts w:ascii="Times New Roman" w:cs="Times New Roman"/>
          <w:sz w:val="28"/>
          <w:szCs w:val="28"/>
          <w:rPrChange w:id="6931" w:author="user pc" w:date="2022-03-15T10:14:00Z">
            <w:rPr/>
          </w:rPrChange>
        </w:rPr>
      </w:pPr>
      <w:r>
        <w:rPr>
          <w:rFonts w:ascii="Times New Roman" w:cs="Times New Roman" w:hAnsi="Times New Roman"/>
          <w:sz w:val="28"/>
          <w:szCs w:val="28"/>
        </w:rPr>
        <w:t xml:space="preserve">                                 </w:t>
      </w:r>
      <w:r w:rsidRPr="534D33F8">
        <w:rPr>
          <w:rFonts w:ascii="Times New Roman" w:cs="Times New Roman"/>
          <w:sz w:val="28"/>
          <w:szCs w:val="28"/>
          <w:rPrChange w:id="6932" w:author="user pc" w:date="2022-03-15T10:14:00Z">
            <w:rPr/>
          </w:rPrChange>
        </w:rPr>
        <w:t xml:space="preserve">2  :   </w:t>
      </w:r>
      <w:r>
        <w:rPr>
          <w:rFonts w:ascii="Times New Roman" w:cs="Times New Roman" w:hAnsi="Times New Roman"/>
          <w:sz w:val="28"/>
          <w:szCs w:val="28"/>
        </w:rPr>
        <w:t xml:space="preserve">       </w:t>
      </w:r>
      <w:r w:rsidRPr="2DBC047D">
        <w:rPr>
          <w:rFonts w:ascii="Times New Roman" w:cs="Times New Roman"/>
          <w:sz w:val="28"/>
          <w:szCs w:val="28"/>
          <w:rPrChange w:id="6933" w:author="user pc" w:date="2022-03-15T10:14:00Z">
            <w:rPr/>
          </w:rPrChange>
        </w:rPr>
        <w:t xml:space="preserve">1             </w:t>
      </w:r>
      <w:r>
        <w:rPr>
          <w:rFonts w:ascii="Times New Roman" w:cs="Times New Roman" w:hAnsi="Times New Roman"/>
          <w:sz w:val="28"/>
          <w:szCs w:val="28"/>
        </w:rPr>
        <w:t xml:space="preserve"> </w:t>
      </w:r>
      <w:r w:rsidRPr="6BC8E851">
        <w:rPr>
          <w:rFonts w:ascii="Times New Roman" w:cs="Times New Roman"/>
          <w:sz w:val="28"/>
          <w:szCs w:val="28"/>
          <w:rPrChange w:id="6934" w:author="user pc" w:date="2022-03-15T10:14:00Z">
            <w:rPr/>
          </w:rPrChange>
        </w:rPr>
        <w:t>2</w:t>
      </w:r>
    </w:p>
    <w:p>
      <w:pPr>
        <w:pStyle w:val="style0"/>
        <w:rPr>
          <w:rFonts w:ascii="Times New Roman" w:cs="Times New Roman"/>
          <w:sz w:val="28"/>
          <w:szCs w:val="28"/>
          <w:rPrChange w:id="6935" w:author="user pc" w:date="2022-03-15T10:14:00Z">
            <w:rPr/>
          </w:rPrChange>
        </w:rPr>
      </w:pPr>
      <w:r>
        <w:rPr>
          <w:rFonts w:ascii="Times New Roman" w:cs="Times New Roman" w:hAnsi="Times New Roman"/>
          <w:sz w:val="28"/>
          <w:szCs w:val="28"/>
        </w:rPr>
        <w:t xml:space="preserve">                                </w:t>
      </w:r>
      <w:r w:rsidRPr="F68FC6F0">
        <w:rPr>
          <w:rFonts w:ascii="Times New Roman" w:cs="Times New Roman"/>
          <w:sz w:val="28"/>
          <w:szCs w:val="28"/>
          <w:rPrChange w:id="6936" w:author="user pc" w:date="2022-03-15T10:14:00Z">
            <w:rPr/>
          </w:rPrChange>
        </w:rPr>
        <w:t>2vol</w:t>
      </w:r>
      <w:r>
        <w:rPr>
          <w:rFonts w:ascii="Times New Roman" w:cs="Times New Roman" w:hAnsi="Times New Roman"/>
          <w:sz w:val="28"/>
          <w:szCs w:val="28"/>
        </w:rPr>
        <w:t xml:space="preserve">        </w:t>
      </w:r>
      <w:r w:rsidRPr="D62E3800">
        <w:rPr>
          <w:rFonts w:ascii="Times New Roman" w:cs="Times New Roman"/>
          <w:sz w:val="28"/>
          <w:szCs w:val="28"/>
          <w:rPrChange w:id="6937" w:author="user pc" w:date="2022-03-15T10:14:00Z">
            <w:rPr/>
          </w:rPrChange>
        </w:rPr>
        <w:t>1vol</w:t>
      </w:r>
      <w:r>
        <w:rPr>
          <w:rFonts w:ascii="Times New Roman" w:cs="Times New Roman" w:hAnsi="Times New Roman"/>
          <w:sz w:val="28"/>
          <w:szCs w:val="28"/>
        </w:rPr>
        <w:t xml:space="preserve">        </w:t>
      </w:r>
      <w:r w:rsidRPr="2162FEEC">
        <w:rPr>
          <w:rFonts w:ascii="Times New Roman" w:cs="Times New Roman"/>
          <w:sz w:val="28"/>
          <w:szCs w:val="28"/>
          <w:rPrChange w:id="6938" w:author="user pc" w:date="2022-03-15T10:14:00Z">
            <w:rPr/>
          </w:rPrChange>
        </w:rPr>
        <w:t>2vol</w:t>
      </w:r>
    </w:p>
    <w:p>
      <w:pPr>
        <w:pStyle w:val="style0"/>
        <w:rPr>
          <w:rFonts w:ascii="Times New Roman" w:cs="Times New Roman"/>
          <w:sz w:val="28"/>
          <w:szCs w:val="28"/>
          <w:rPrChange w:id="6939" w:author="user pc" w:date="2022-03-15T10:14:00Z">
            <w:rPr/>
          </w:rPrChange>
        </w:rPr>
      </w:pPr>
      <w:r w:rsidRPr="7C163845">
        <w:rPr>
          <w:rFonts w:ascii="Times New Roman" w:cs="Times New Roman"/>
          <w:sz w:val="28"/>
          <w:szCs w:val="28"/>
          <w:rPrChange w:id="6940" w:author="user pc" w:date="2022-03-15T10:14:00Z">
            <w:rPr/>
          </w:rPrChange>
        </w:rPr>
        <w:t>Before sparking:</w:t>
      </w:r>
      <w:r>
        <w:rPr>
          <w:rFonts w:ascii="Times New Roman" w:cs="Times New Roman" w:hAnsi="Times New Roman"/>
          <w:sz w:val="28"/>
          <w:szCs w:val="28"/>
        </w:rPr>
        <w:t xml:space="preserve">  </w:t>
      </w:r>
      <w:r w:rsidRPr="5839FBBF">
        <w:rPr>
          <w:rFonts w:ascii="Times New Roman" w:cs="Times New Roman"/>
          <w:sz w:val="28"/>
          <w:szCs w:val="28"/>
          <w:rPrChange w:id="6941" w:author="user pc" w:date="2022-03-15T10:14:00Z">
            <w:rPr/>
          </w:rPrChange>
        </w:rPr>
        <w:t>65cm</w:t>
      </w:r>
      <w:r w:rsidRPr="F35748CF">
        <w:rPr>
          <w:rFonts w:ascii="Times New Roman" w:cs="Times New Roman"/>
          <w:sz w:val="28"/>
          <w:szCs w:val="28"/>
          <w:vertAlign w:val="superscript"/>
          <w:rPrChange w:id="6942" w:author="user pc" w:date="2022-03-15T10:14:00Z">
            <w:rPr>
              <w:vertAlign w:val="superscript"/>
            </w:rPr>
          </w:rPrChange>
        </w:rPr>
        <w:t>3</w:t>
      </w:r>
      <w:r>
        <w:rPr>
          <w:rFonts w:ascii="Times New Roman" w:cs="Times New Roman" w:hAnsi="Times New Roman"/>
          <w:sz w:val="28"/>
          <w:szCs w:val="28"/>
          <w:vertAlign w:val="superscript"/>
        </w:rPr>
        <w:t xml:space="preserve">       </w:t>
      </w:r>
      <w:r w:rsidRPr="D56062F7">
        <w:rPr>
          <w:rFonts w:ascii="Times New Roman" w:cs="Times New Roman"/>
          <w:sz w:val="28"/>
          <w:szCs w:val="28"/>
          <w:rPrChange w:id="6943" w:author="user pc" w:date="2022-03-15T10:14:00Z">
            <w:rPr/>
          </w:rPrChange>
        </w:rPr>
        <w:t>30cm</w:t>
      </w:r>
      <w:r w:rsidRPr="4A2492AA">
        <w:rPr>
          <w:rFonts w:ascii="Times New Roman" w:cs="Times New Roman"/>
          <w:sz w:val="28"/>
          <w:szCs w:val="28"/>
          <w:vertAlign w:val="superscript"/>
          <w:rPrChange w:id="6944"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7C6EA6B5">
        <w:rPr>
          <w:rFonts w:ascii="Times New Roman" w:cs="Times New Roman"/>
          <w:sz w:val="28"/>
          <w:szCs w:val="28"/>
          <w:rPrChange w:id="6945" w:author="user pc" w:date="2022-03-15T10:14:00Z">
            <w:rPr/>
          </w:rPrChange>
        </w:rPr>
        <w:t>........</w:t>
      </w:r>
    </w:p>
    <w:p>
      <w:pPr>
        <w:pStyle w:val="style0"/>
        <w:rPr>
          <w:rFonts w:ascii="Times New Roman" w:cs="Times New Roman"/>
          <w:sz w:val="28"/>
          <w:szCs w:val="28"/>
          <w:rPrChange w:id="6946" w:author="user pc" w:date="2022-03-15T10:14:00Z">
            <w:rPr/>
          </w:rPrChange>
        </w:rPr>
      </w:pPr>
      <w:r w:rsidRPr="CFBE1FA3">
        <w:rPr>
          <w:rFonts w:ascii="Times New Roman" w:cs="Times New Roman"/>
          <w:sz w:val="28"/>
          <w:szCs w:val="28"/>
          <w:rPrChange w:id="6947" w:author="user pc" w:date="2022-03-15T10:14:00Z">
            <w:rPr/>
          </w:rPrChange>
        </w:rPr>
        <w:t xml:space="preserve">On sparking: </w:t>
      </w:r>
      <w:r>
        <w:rPr>
          <w:rFonts w:ascii="Times New Roman" w:cs="Times New Roman" w:hAnsi="Times New Roman"/>
          <w:sz w:val="28"/>
          <w:szCs w:val="28"/>
        </w:rPr>
        <w:t xml:space="preserve">        </w:t>
      </w:r>
      <w:r w:rsidRPr="60FBA7C6">
        <w:rPr>
          <w:rFonts w:ascii="Times New Roman" w:cs="Times New Roman"/>
          <w:sz w:val="28"/>
          <w:szCs w:val="28"/>
          <w:rPrChange w:id="6948" w:author="user pc" w:date="2022-03-15T10:14:00Z">
            <w:rPr/>
          </w:rPrChange>
        </w:rPr>
        <w:t>60cm</w:t>
      </w:r>
      <w:r w:rsidRPr="ED408437">
        <w:rPr>
          <w:rFonts w:ascii="Times New Roman" w:cs="Times New Roman"/>
          <w:sz w:val="28"/>
          <w:szCs w:val="28"/>
          <w:vertAlign w:val="superscript"/>
          <w:rPrChange w:id="6949" w:author="user pc" w:date="2022-03-15T10:14:00Z">
            <w:rPr>
              <w:vertAlign w:val="superscript"/>
            </w:rPr>
          </w:rPrChange>
        </w:rPr>
        <w:t xml:space="preserve">3 </w:t>
      </w:r>
      <w:r w:rsidRPr="C71CFCFB">
        <w:rPr>
          <w:rFonts w:ascii="Times New Roman" w:cs="Times New Roman"/>
          <w:sz w:val="28"/>
          <w:szCs w:val="28"/>
          <w:rPrChange w:id="6950" w:author="user pc" w:date="2022-03-15T10:14:00Z">
            <w:rPr/>
          </w:rPrChange>
        </w:rPr>
        <w:t xml:space="preserve"> </w:t>
      </w:r>
      <w:r>
        <w:rPr>
          <w:rFonts w:ascii="Times New Roman" w:cs="Times New Roman" w:hAnsi="Times New Roman"/>
          <w:sz w:val="28"/>
          <w:szCs w:val="28"/>
        </w:rPr>
        <w:t xml:space="preserve">   </w:t>
      </w:r>
      <w:r w:rsidRPr="0FBF7EFE">
        <w:rPr>
          <w:rFonts w:ascii="Times New Roman" w:cs="Times New Roman"/>
          <w:sz w:val="28"/>
          <w:szCs w:val="28"/>
          <w:rPrChange w:id="6951" w:author="user pc" w:date="2022-03-15T10:14:00Z">
            <w:rPr/>
          </w:rPrChange>
        </w:rPr>
        <w:t>30cm</w:t>
      </w:r>
      <w:r w:rsidRPr="328DE15B">
        <w:rPr>
          <w:rFonts w:ascii="Times New Roman" w:cs="Times New Roman"/>
          <w:sz w:val="28"/>
          <w:szCs w:val="28"/>
          <w:vertAlign w:val="superscript"/>
          <w:rPrChange w:id="6952" w:author="user pc" w:date="2022-03-15T10:14:00Z">
            <w:rPr>
              <w:vertAlign w:val="superscript"/>
            </w:rPr>
          </w:rPrChange>
        </w:rPr>
        <w:t>3</w:t>
      </w:r>
      <w:r w:rsidRPr="881C3844">
        <w:rPr>
          <w:rFonts w:ascii="Times New Roman" w:cs="Times New Roman"/>
          <w:sz w:val="28"/>
          <w:szCs w:val="28"/>
          <w:rPrChange w:id="6953" w:author="user pc" w:date="2022-03-15T10:14:00Z">
            <w:rPr/>
          </w:rPrChange>
        </w:rPr>
        <w:t xml:space="preserve"> </w:t>
      </w:r>
      <w:r>
        <w:rPr>
          <w:rFonts w:ascii="Times New Roman" w:cs="Times New Roman" w:hAnsi="Times New Roman"/>
          <w:sz w:val="28"/>
          <w:szCs w:val="28"/>
        </w:rPr>
        <w:t xml:space="preserve">    </w:t>
      </w:r>
      <w:r w:rsidRPr="75A6EA12">
        <w:rPr>
          <w:rFonts w:ascii="Times New Roman" w:cs="Times New Roman"/>
          <w:sz w:val="28"/>
          <w:szCs w:val="28"/>
          <w:rPrChange w:id="6954" w:author="user pc" w:date="2022-03-15T10:14:00Z">
            <w:rPr/>
          </w:rPrChange>
        </w:rPr>
        <w:t>60cm</w:t>
      </w:r>
      <w:r w:rsidRPr="94EB52DE">
        <w:rPr>
          <w:rFonts w:ascii="Times New Roman" w:cs="Times New Roman"/>
          <w:sz w:val="28"/>
          <w:szCs w:val="28"/>
          <w:vertAlign w:val="superscript"/>
          <w:rPrChange w:id="6955" w:author="user pc" w:date="2022-03-15T10:14:00Z">
            <w:rPr>
              <w:vertAlign w:val="superscript"/>
            </w:rPr>
          </w:rPrChange>
        </w:rPr>
        <w:t>3</w:t>
      </w:r>
    </w:p>
    <w:p>
      <w:pPr>
        <w:pStyle w:val="style0"/>
        <w:rPr>
          <w:rFonts w:ascii="Times New Roman" w:cs="Times New Roman"/>
          <w:sz w:val="28"/>
          <w:szCs w:val="28"/>
          <w:rPrChange w:id="6956" w:author="user pc" w:date="2022-03-15T10:14:00Z">
            <w:rPr/>
          </w:rPrChange>
        </w:rPr>
      </w:pPr>
      <w:r w:rsidRPr="3C5B9521">
        <w:rPr>
          <w:rFonts w:ascii="Times New Roman" w:cs="Times New Roman"/>
          <w:sz w:val="28"/>
          <w:szCs w:val="28"/>
          <w:rPrChange w:id="6957" w:author="user pc" w:date="2022-03-15T10:14:00Z">
            <w:rPr/>
          </w:rPrChange>
        </w:rPr>
        <w:t>After sparking:     5cm</w:t>
      </w:r>
      <w:r w:rsidRPr="036327D3">
        <w:rPr>
          <w:rFonts w:ascii="Times New Roman" w:cs="Times New Roman"/>
          <w:sz w:val="28"/>
          <w:szCs w:val="28"/>
          <w:vertAlign w:val="superscript"/>
          <w:rPrChange w:id="6958"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3656F258">
        <w:rPr>
          <w:rFonts w:ascii="Times New Roman" w:cs="Times New Roman"/>
          <w:sz w:val="28"/>
          <w:szCs w:val="28"/>
          <w:rPrChange w:id="6959" w:author="user pc" w:date="2022-03-15T10:14:00Z">
            <w:rPr/>
          </w:rPrChange>
        </w:rPr>
        <w:t>0cm</w:t>
      </w:r>
      <w:r w:rsidRPr="3E94F014">
        <w:rPr>
          <w:rFonts w:ascii="Times New Roman" w:cs="Times New Roman"/>
          <w:sz w:val="28"/>
          <w:szCs w:val="28"/>
          <w:vertAlign w:val="superscript"/>
          <w:rPrChange w:id="6960" w:author="user pc" w:date="2022-03-15T10:14:00Z">
            <w:rPr>
              <w:vertAlign w:val="superscript"/>
            </w:rPr>
          </w:rPrChange>
        </w:rPr>
        <w:t>3</w:t>
      </w:r>
      <w:r>
        <w:rPr>
          <w:rFonts w:ascii="Times New Roman" w:cs="Times New Roman" w:hAnsi="Times New Roman"/>
          <w:sz w:val="28"/>
          <w:szCs w:val="28"/>
          <w:vertAlign w:val="superscript"/>
        </w:rPr>
        <w:t xml:space="preserve">         </w:t>
      </w:r>
      <w:r w:rsidRPr="3639B625">
        <w:rPr>
          <w:rFonts w:ascii="Times New Roman" w:cs="Times New Roman"/>
          <w:sz w:val="28"/>
          <w:szCs w:val="28"/>
          <w:rPrChange w:id="6961" w:author="user pc" w:date="2022-03-15T10:14:00Z">
            <w:rPr/>
          </w:rPrChange>
        </w:rPr>
        <w:t xml:space="preserve"> 60cm</w:t>
      </w:r>
      <w:r w:rsidRPr="E2DCB31B">
        <w:rPr>
          <w:rFonts w:ascii="Times New Roman" w:cs="Times New Roman"/>
          <w:sz w:val="28"/>
          <w:szCs w:val="28"/>
          <w:vertAlign w:val="superscript"/>
          <w:rPrChange w:id="6962" w:author="user pc" w:date="2022-03-15T10:14:00Z">
            <w:rPr>
              <w:vertAlign w:val="superscript"/>
            </w:rPr>
          </w:rPrChange>
        </w:rPr>
        <w:t>3</w:t>
      </w:r>
    </w:p>
    <w:p>
      <w:pPr>
        <w:pStyle w:val="style0"/>
        <w:rPr>
          <w:rFonts w:ascii="Times New Roman" w:cs="Times New Roman"/>
          <w:sz w:val="28"/>
          <w:szCs w:val="28"/>
          <w:rPrChange w:id="6963" w:author="user pc" w:date="2022-03-15T10:14:00Z">
            <w:rPr/>
          </w:rPrChange>
        </w:rPr>
      </w:pPr>
      <w:r w:rsidRPr="06100B04">
        <w:rPr>
          <w:rFonts w:ascii="Times New Roman" w:cs="Times New Roman"/>
          <w:sz w:val="28"/>
          <w:szCs w:val="28"/>
          <w:rPrChange w:id="6964" w:author="user pc" w:date="2022-03-15T10:14:00Z">
            <w:rPr/>
          </w:rPrChange>
        </w:rPr>
        <w:t>Total volume of residual gas = 5cm</w:t>
      </w:r>
      <w:r w:rsidRPr="776D73D1">
        <w:rPr>
          <w:rFonts w:ascii="Times New Roman" w:cs="Times New Roman"/>
          <w:sz w:val="28"/>
          <w:szCs w:val="28"/>
          <w:vertAlign w:val="superscript"/>
          <w:rPrChange w:id="6965" w:author="user pc" w:date="2022-03-15T10:14:00Z">
            <w:rPr>
              <w:vertAlign w:val="superscript"/>
            </w:rPr>
          </w:rPrChange>
        </w:rPr>
        <w:t>3</w:t>
      </w:r>
      <w:r w:rsidRPr="FFC822D8">
        <w:rPr>
          <w:rFonts w:ascii="Times New Roman" w:cs="Times New Roman"/>
          <w:sz w:val="28"/>
          <w:szCs w:val="28"/>
          <w:rPrChange w:id="6966" w:author="user pc" w:date="2022-03-15T10:14:00Z">
            <w:rPr/>
          </w:rPrChange>
        </w:rPr>
        <w:t xml:space="preserve"> of hydrogen gas left + 60cm</w:t>
      </w:r>
      <w:r w:rsidRPr="F8C65BBF">
        <w:rPr>
          <w:rFonts w:ascii="Times New Roman" w:cs="Times New Roman"/>
          <w:sz w:val="28"/>
          <w:szCs w:val="28"/>
          <w:vertAlign w:val="superscript"/>
          <w:rPrChange w:id="6967" w:author="user pc" w:date="2022-03-15T10:14:00Z">
            <w:rPr>
              <w:vertAlign w:val="superscript"/>
            </w:rPr>
          </w:rPrChange>
        </w:rPr>
        <w:t xml:space="preserve">3 </w:t>
      </w:r>
      <w:r w:rsidRPr="E897800C">
        <w:rPr>
          <w:rFonts w:ascii="Times New Roman" w:cs="Times New Roman"/>
          <w:sz w:val="28"/>
          <w:szCs w:val="28"/>
          <w:rPrChange w:id="6968" w:author="user pc" w:date="2022-03-15T10:14:00Z">
            <w:rPr/>
          </w:rPrChange>
        </w:rPr>
        <w:t>of the steam formed</w:t>
      </w:r>
      <w:r>
        <w:rPr>
          <w:rFonts w:ascii="Times New Roman" w:cs="Times New Roman" w:hAnsi="Times New Roman"/>
          <w:sz w:val="28"/>
          <w:szCs w:val="28"/>
        </w:rPr>
        <w:t>.</w:t>
      </w:r>
    </w:p>
    <w:p>
      <w:pPr>
        <w:pStyle w:val="style0"/>
        <w:rPr>
          <w:rFonts w:ascii="Times New Roman" w:cs="Times New Roman"/>
          <w:b/>
          <w:sz w:val="28"/>
          <w:szCs w:val="28"/>
          <w:rPrChange w:id="6969" w:author="user pc" w:date="2022-03-15T10:14:00Z">
            <w:rPr/>
          </w:rPrChange>
        </w:rPr>
      </w:pPr>
      <w:r w:rsidRPr="8A5450CB">
        <w:rPr>
          <w:rFonts w:ascii="Times New Roman" w:cs="Times New Roman"/>
          <w:b/>
          <w:sz w:val="28"/>
          <w:szCs w:val="28"/>
          <w:rPrChange w:id="6970" w:author="user pc" w:date="2022-03-15T10:14:00Z">
            <w:rPr/>
          </w:rPrChange>
        </w:rPr>
        <w:t>Total</w:t>
      </w:r>
      <w:r>
        <w:rPr>
          <w:rFonts w:ascii="Times New Roman" w:cs="Times New Roman" w:hAnsi="Times New Roman"/>
          <w:b/>
          <w:sz w:val="28"/>
          <w:szCs w:val="28"/>
        </w:rPr>
        <w:t xml:space="preserve"> </w:t>
      </w:r>
      <w:r w:rsidRPr="9AE4FAFD">
        <w:rPr>
          <w:rFonts w:ascii="Times New Roman" w:cs="Times New Roman"/>
          <w:b/>
          <w:sz w:val="28"/>
          <w:szCs w:val="28"/>
          <w:rPrChange w:id="6971" w:author="user pc" w:date="2022-03-15T10:14:00Z">
            <w:rPr/>
          </w:rPrChange>
        </w:rPr>
        <w:t>volume</w:t>
      </w:r>
      <w:r>
        <w:rPr>
          <w:rFonts w:ascii="Times New Roman" w:cs="Times New Roman" w:hAnsi="Times New Roman"/>
          <w:b/>
          <w:sz w:val="28"/>
          <w:szCs w:val="28"/>
        </w:rPr>
        <w:t xml:space="preserve"> </w:t>
      </w:r>
      <w:r w:rsidRPr="E45DB14D">
        <w:rPr>
          <w:rFonts w:ascii="Times New Roman" w:cs="Times New Roman"/>
          <w:b/>
          <w:sz w:val="28"/>
          <w:szCs w:val="28"/>
          <w:rPrChange w:id="6972" w:author="user pc" w:date="2022-03-15T10:14:00Z">
            <w:rPr/>
          </w:rPrChange>
        </w:rPr>
        <w:t>of</w:t>
      </w:r>
      <w:r>
        <w:rPr>
          <w:rFonts w:ascii="Times New Roman" w:cs="Times New Roman" w:hAnsi="Times New Roman"/>
          <w:b/>
          <w:sz w:val="28"/>
          <w:szCs w:val="28"/>
        </w:rPr>
        <w:t xml:space="preserve"> </w:t>
      </w:r>
      <w:r w:rsidRPr="4CDAE22B">
        <w:rPr>
          <w:rFonts w:ascii="Times New Roman" w:cs="Times New Roman"/>
          <w:b/>
          <w:sz w:val="28"/>
          <w:szCs w:val="28"/>
          <w:rPrChange w:id="6973" w:author="user pc" w:date="2022-03-15T10:14:00Z">
            <w:rPr/>
          </w:rPrChange>
        </w:rPr>
        <w:t>residual</w:t>
      </w:r>
      <w:r>
        <w:rPr>
          <w:rFonts w:ascii="Times New Roman" w:cs="Times New Roman" w:hAnsi="Times New Roman"/>
          <w:b/>
          <w:sz w:val="28"/>
          <w:szCs w:val="28"/>
        </w:rPr>
        <w:t xml:space="preserve"> </w:t>
      </w:r>
      <w:r w:rsidRPr="83D64A8F">
        <w:rPr>
          <w:rFonts w:ascii="Times New Roman" w:cs="Times New Roman"/>
          <w:b/>
          <w:sz w:val="28"/>
          <w:szCs w:val="28"/>
          <w:rPrChange w:id="6974" w:author="user pc" w:date="2022-03-15T10:14:00Z">
            <w:rPr/>
          </w:rPrChange>
        </w:rPr>
        <w:t>gas</w:t>
      </w:r>
      <w:r>
        <w:rPr>
          <w:rFonts w:ascii="Times New Roman" w:cs="Times New Roman" w:hAnsi="Times New Roman"/>
          <w:b/>
          <w:sz w:val="28"/>
          <w:szCs w:val="28"/>
        </w:rPr>
        <w:t xml:space="preserve"> </w:t>
      </w:r>
      <w:r w:rsidRPr="F8903AA1">
        <w:rPr>
          <w:rFonts w:ascii="Times New Roman" w:cs="Times New Roman"/>
          <w:b/>
          <w:sz w:val="28"/>
          <w:szCs w:val="28"/>
          <w:rPrChange w:id="6975" w:author="user pc" w:date="2022-03-15T10:14:00Z">
            <w:rPr/>
          </w:rPrChange>
        </w:rPr>
        <w:t>= 65cm</w:t>
      </w:r>
      <w:r w:rsidRPr="BC5EB71C">
        <w:rPr>
          <w:rFonts w:ascii="Times New Roman" w:cs="Times New Roman"/>
          <w:b/>
          <w:sz w:val="28"/>
          <w:szCs w:val="28"/>
          <w:vertAlign w:val="superscript"/>
          <w:rPrChange w:id="6976" w:author="user pc" w:date="2022-03-15T10:14:00Z">
            <w:rPr>
              <w:vertAlign w:val="superscript"/>
            </w:rPr>
          </w:rPrChange>
        </w:rPr>
        <w:t xml:space="preserve">3 </w:t>
      </w:r>
      <w:r w:rsidRPr="6CB73BDE">
        <w:rPr>
          <w:rFonts w:ascii="Times New Roman" w:cs="Times New Roman"/>
          <w:b/>
          <w:sz w:val="28"/>
          <w:szCs w:val="28"/>
          <w:rPrChange w:id="6977" w:author="user pc" w:date="2022-03-15T10:14:00Z">
            <w:rPr/>
          </w:rPrChange>
        </w:rPr>
        <w:t>of gases.</w:t>
      </w:r>
    </w:p>
    <w:p>
      <w:pPr>
        <w:pStyle w:val="style0"/>
        <w:rPr>
          <w:rFonts w:ascii="Times New Roman" w:cs="Times New Roman" w:hAnsi="Times New Roman"/>
          <w:b/>
          <w:bCs/>
          <w:color w:val="0000ff"/>
          <w:sz w:val="28"/>
          <w:szCs w:val="28"/>
        </w:rPr>
      </w:pPr>
    </w:p>
    <w:p>
      <w:pPr>
        <w:pStyle w:val="style0"/>
        <w:rPr>
          <w:rFonts w:ascii="Times New Roman" w:cs="Times New Roman"/>
          <w:b/>
          <w:bCs/>
          <w:color w:val="0000ff"/>
          <w:sz w:val="28"/>
          <w:szCs w:val="28"/>
          <w:rPrChange w:id="6978" w:author="user pc" w:date="2022-03-15T10:14:00Z">
            <w:rPr>
              <w:b/>
              <w:bCs/>
              <w:color w:val="0000ff"/>
            </w:rPr>
          </w:rPrChange>
        </w:rPr>
      </w:pPr>
      <w:r w:rsidRPr="03FDBF5F">
        <w:rPr>
          <w:rFonts w:ascii="Times New Roman" w:cs="Times New Roman"/>
          <w:b/>
          <w:bCs/>
          <w:color w:val="0000ff"/>
          <w:sz w:val="28"/>
          <w:szCs w:val="28"/>
          <w:rPrChange w:id="6979" w:author="user pc" w:date="2022-03-15T10:14:00Z">
            <w:rPr>
              <w:b/>
              <w:bCs/>
              <w:color w:val="0000ff"/>
            </w:rPr>
          </w:rPrChange>
        </w:rPr>
        <w:t>Explanation:</w:t>
      </w:r>
    </w:p>
    <w:p>
      <w:pPr>
        <w:pStyle w:val="style179"/>
        <w:numPr>
          <w:ilvl w:val="0"/>
          <w:numId w:val="39"/>
        </w:numPr>
        <w:rPr>
          <w:rFonts w:ascii="Times New Roman" w:cs="Times New Roman"/>
          <w:sz w:val="28"/>
          <w:szCs w:val="28"/>
          <w:rPrChange w:id="6980" w:author="user pc" w:date="2022-03-15T10:14:00Z">
            <w:rPr/>
          </w:rPrChange>
        </w:rPr>
      </w:pPr>
      <w:r w:rsidRPr="709E9D29">
        <w:rPr>
          <w:rFonts w:ascii="Times New Roman" w:cs="Times New Roman"/>
          <w:sz w:val="28"/>
          <w:szCs w:val="28"/>
          <w:rPrChange w:id="6981" w:author="user pc" w:date="2022-03-15T10:14:00Z">
            <w:rPr/>
          </w:rPrChange>
        </w:rPr>
        <w:t>From stoichiometry, 2 volumes of H</w:t>
      </w:r>
      <w:r w:rsidRPr="45F7DB00">
        <w:rPr>
          <w:rFonts w:ascii="Times New Roman" w:cs="Times New Roman"/>
          <w:sz w:val="28"/>
          <w:szCs w:val="28"/>
          <w:vertAlign w:val="subscript"/>
          <w:rPrChange w:id="6982" w:author="user pc" w:date="2022-03-15T10:14:00Z">
            <w:rPr>
              <w:vertAlign w:val="subscript"/>
            </w:rPr>
          </w:rPrChange>
        </w:rPr>
        <w:t xml:space="preserve">2 </w:t>
      </w:r>
      <w:r w:rsidRPr="3509D1A3">
        <w:rPr>
          <w:rFonts w:ascii="Times New Roman" w:cs="Times New Roman"/>
          <w:sz w:val="28"/>
          <w:szCs w:val="28"/>
          <w:rPrChange w:id="6983" w:author="user pc" w:date="2022-03-15T10:14:00Z">
            <w:rPr/>
          </w:rPrChange>
        </w:rPr>
        <w:t>will combine with 1 volume of O</w:t>
      </w:r>
      <w:r w:rsidRPr="9FC19044">
        <w:rPr>
          <w:rFonts w:ascii="Times New Roman" w:cs="Times New Roman"/>
          <w:sz w:val="28"/>
          <w:szCs w:val="28"/>
          <w:vertAlign w:val="subscript"/>
          <w:rPrChange w:id="6984" w:author="user pc" w:date="2022-03-15T10:14:00Z">
            <w:rPr>
              <w:vertAlign w:val="subscript"/>
            </w:rPr>
          </w:rPrChange>
        </w:rPr>
        <w:t>2</w:t>
      </w:r>
      <w:r w:rsidRPr="42A28949">
        <w:rPr>
          <w:rFonts w:ascii="Times New Roman" w:cs="Times New Roman"/>
          <w:sz w:val="28"/>
          <w:szCs w:val="28"/>
          <w:rPrChange w:id="6985" w:author="user pc" w:date="2022-03-15T10:14:00Z">
            <w:rPr/>
          </w:rPrChange>
        </w:rPr>
        <w:t xml:space="preserve"> to produce 2 volumes of H</w:t>
      </w:r>
      <w:r w:rsidRPr="44A50CC0">
        <w:rPr>
          <w:rFonts w:ascii="Times New Roman" w:cs="Times New Roman"/>
          <w:sz w:val="28"/>
          <w:szCs w:val="28"/>
          <w:vertAlign w:val="subscript"/>
          <w:rPrChange w:id="6986" w:author="user pc" w:date="2022-03-15T10:14:00Z">
            <w:rPr>
              <w:vertAlign w:val="subscript"/>
            </w:rPr>
          </w:rPrChange>
        </w:rPr>
        <w:t>2</w:t>
      </w:r>
      <w:r w:rsidRPr="A953160C">
        <w:rPr>
          <w:rFonts w:ascii="Times New Roman" w:cs="Times New Roman"/>
          <w:sz w:val="28"/>
          <w:szCs w:val="28"/>
          <w:rPrChange w:id="6987" w:author="user pc" w:date="2022-03-15T10:14:00Z">
            <w:rPr/>
          </w:rPrChange>
        </w:rPr>
        <w:t>O</w:t>
      </w:r>
      <w:r>
        <w:rPr>
          <w:rFonts w:ascii="Times New Roman" w:cs="Times New Roman" w:hAnsi="Times New Roman"/>
          <w:sz w:val="28"/>
          <w:szCs w:val="28"/>
        </w:rPr>
        <w:t xml:space="preserve"> </w:t>
      </w:r>
      <w:r w:rsidRPr="ABE1AA83">
        <w:rPr>
          <w:rFonts w:ascii="Times New Roman" w:cs="Times New Roman"/>
          <w:sz w:val="28"/>
          <w:szCs w:val="28"/>
          <w:rPrChange w:id="6988" w:author="user pc" w:date="2022-03-15T10:14:00Z">
            <w:rPr/>
          </w:rPrChange>
        </w:rPr>
        <w:t>(steam). Going by the volumes of gases available, what volume of O</w:t>
      </w:r>
      <w:r w:rsidRPr="2BDE2B59">
        <w:rPr>
          <w:rFonts w:ascii="Times New Roman" w:cs="Times New Roman"/>
          <w:sz w:val="28"/>
          <w:szCs w:val="28"/>
          <w:vertAlign w:val="subscript"/>
          <w:rPrChange w:id="6989" w:author="user pc" w:date="2022-03-15T10:14:00Z">
            <w:rPr>
              <w:vertAlign w:val="subscript"/>
            </w:rPr>
          </w:rPrChange>
        </w:rPr>
        <w:t xml:space="preserve">2 </w:t>
      </w:r>
      <w:r w:rsidRPr="1D59DC3A">
        <w:rPr>
          <w:rFonts w:ascii="Times New Roman" w:cs="Times New Roman"/>
          <w:sz w:val="28"/>
          <w:szCs w:val="28"/>
          <w:rPrChange w:id="6990" w:author="user pc" w:date="2022-03-15T10:14:00Z">
            <w:rPr/>
          </w:rPrChange>
        </w:rPr>
        <w:t>will you need to completely spark 65cm</w:t>
      </w:r>
      <w:r w:rsidRPr="2F74D91A">
        <w:rPr>
          <w:rFonts w:ascii="Times New Roman" w:cs="Times New Roman"/>
          <w:sz w:val="28"/>
          <w:szCs w:val="28"/>
          <w:vertAlign w:val="superscript"/>
          <w:rPrChange w:id="6991" w:author="user pc" w:date="2022-03-15T10:14:00Z">
            <w:rPr>
              <w:vertAlign w:val="superscript"/>
            </w:rPr>
          </w:rPrChange>
        </w:rPr>
        <w:t>3</w:t>
      </w:r>
      <w:r w:rsidRPr="D5F4DC24">
        <w:rPr>
          <w:rFonts w:ascii="Times New Roman" w:cs="Times New Roman"/>
          <w:sz w:val="28"/>
          <w:szCs w:val="28"/>
          <w:rPrChange w:id="6992" w:author="user pc" w:date="2022-03-15T10:14:00Z">
            <w:rPr/>
          </w:rPrChange>
        </w:rPr>
        <w:t xml:space="preserve"> of H</w:t>
      </w:r>
      <w:r w:rsidRPr="A9D46B2C">
        <w:rPr>
          <w:rFonts w:ascii="Times New Roman" w:cs="Times New Roman"/>
          <w:sz w:val="28"/>
          <w:szCs w:val="28"/>
          <w:vertAlign w:val="subscript"/>
          <w:rPrChange w:id="6993" w:author="user pc" w:date="2022-03-15T10:14:00Z">
            <w:rPr>
              <w:vertAlign w:val="subscript"/>
            </w:rPr>
          </w:rPrChange>
        </w:rPr>
        <w:t>2</w:t>
      </w:r>
      <w:r w:rsidRPr="AC60F23E">
        <w:rPr>
          <w:rFonts w:ascii="Times New Roman" w:cs="Times New Roman"/>
          <w:sz w:val="28"/>
          <w:szCs w:val="28"/>
          <w:rPrChange w:id="6994" w:author="user pc" w:date="2022-03-15T10:14:00Z">
            <w:rPr/>
          </w:rPrChange>
        </w:rPr>
        <w:t>?</w:t>
      </w:r>
    </w:p>
    <w:p>
      <w:pPr>
        <w:pStyle w:val="style0"/>
        <w:rPr>
          <w:rFonts w:ascii="Times New Roman" w:cs="Times New Roman"/>
          <w:sz w:val="28"/>
          <w:szCs w:val="28"/>
          <w:rPrChange w:id="6995" w:author="user pc" w:date="2022-03-15T10:14:00Z">
            <w:rPr/>
          </w:rPrChange>
        </w:rPr>
      </w:pPr>
      <w:r w:rsidRPr="ECBBFAD3">
        <w:rPr>
          <w:rFonts w:ascii="Times New Roman" w:cs="Times New Roman"/>
          <w:sz w:val="28"/>
          <w:szCs w:val="28"/>
          <w:rPrChange w:id="6996" w:author="user pc" w:date="2022-03-15T10:14:00Z">
            <w:rPr/>
          </w:rPrChange>
        </w:rPr>
        <w:t>1/2 of 65 = 1/2 × 65 = 65/2 = 32.5cm</w:t>
      </w:r>
      <w:r w:rsidRPr="A3D9FB5C">
        <w:rPr>
          <w:rFonts w:ascii="Times New Roman" w:cs="Times New Roman"/>
          <w:sz w:val="28"/>
          <w:szCs w:val="28"/>
          <w:vertAlign w:val="superscript"/>
          <w:rPrChange w:id="6997" w:author="user pc" w:date="2022-03-15T10:14:00Z">
            <w:rPr>
              <w:vertAlign w:val="superscript"/>
            </w:rPr>
          </w:rPrChange>
        </w:rPr>
        <w:t>3</w:t>
      </w:r>
      <w:r w:rsidRPr="0F901ECD">
        <w:rPr>
          <w:rFonts w:ascii="Times New Roman" w:cs="Times New Roman"/>
          <w:sz w:val="28"/>
          <w:szCs w:val="28"/>
          <w:rPrChange w:id="6998" w:author="user pc" w:date="2022-03-15T10:14:00Z">
            <w:rPr/>
          </w:rPrChange>
        </w:rPr>
        <w:t xml:space="preserve"> of Oxygen.</w:t>
      </w:r>
    </w:p>
    <w:p>
      <w:pPr>
        <w:pStyle w:val="style0"/>
        <w:rPr>
          <w:rFonts w:ascii="Times New Roman" w:cs="Times New Roman"/>
          <w:sz w:val="28"/>
          <w:szCs w:val="28"/>
          <w:rPrChange w:id="6999" w:author="user pc" w:date="2022-03-15T10:14:00Z">
            <w:rPr/>
          </w:rPrChange>
        </w:rPr>
      </w:pPr>
      <w:r w:rsidRPr="AFAAD184">
        <w:rPr>
          <w:rFonts w:ascii="Times New Roman" w:cs="Times New Roman"/>
          <w:sz w:val="28"/>
          <w:szCs w:val="28"/>
          <w:rPrChange w:id="7000" w:author="user pc" w:date="2022-03-15T10:14:00Z">
            <w:rPr/>
          </w:rPrChange>
        </w:rPr>
        <w:t>But the volume of O</w:t>
      </w:r>
      <w:r w:rsidRPr="09C9B4A3">
        <w:rPr>
          <w:rFonts w:ascii="Times New Roman" w:cs="Times New Roman"/>
          <w:sz w:val="28"/>
          <w:szCs w:val="28"/>
          <w:vertAlign w:val="subscript"/>
          <w:rPrChange w:id="7001" w:author="user pc" w:date="2022-03-15T10:14:00Z">
            <w:rPr>
              <w:vertAlign w:val="subscript"/>
            </w:rPr>
          </w:rPrChange>
        </w:rPr>
        <w:t>2</w:t>
      </w:r>
      <w:r w:rsidRPr="4C90B3D9">
        <w:rPr>
          <w:rFonts w:ascii="Times New Roman" w:cs="Times New Roman"/>
          <w:sz w:val="28"/>
          <w:szCs w:val="28"/>
          <w:rPrChange w:id="7002" w:author="user pc" w:date="2022-03-15T10:14:00Z">
            <w:rPr/>
          </w:rPrChange>
        </w:rPr>
        <w:t xml:space="preserve"> available is only 30 cm</w:t>
      </w:r>
      <w:r w:rsidRPr="F61BCE3F">
        <w:rPr>
          <w:rFonts w:ascii="Times New Roman" w:cs="Times New Roman"/>
          <w:sz w:val="28"/>
          <w:szCs w:val="28"/>
          <w:vertAlign w:val="superscript"/>
          <w:rPrChange w:id="7003" w:author="user pc" w:date="2022-03-15T10:14:00Z">
            <w:rPr>
              <w:vertAlign w:val="superscript"/>
            </w:rPr>
          </w:rPrChange>
        </w:rPr>
        <w:t>3</w:t>
      </w:r>
      <w:r>
        <w:rPr>
          <w:rFonts w:ascii="Times New Roman" w:cs="Times New Roman" w:hAnsi="Times New Roman"/>
          <w:sz w:val="28"/>
          <w:szCs w:val="28"/>
          <w:vertAlign w:val="superscript"/>
        </w:rPr>
        <w:t xml:space="preserve"> </w:t>
      </w:r>
      <w:r w:rsidRPr="AFA102DA">
        <w:rPr>
          <w:rFonts w:ascii="Times New Roman" w:cs="Times New Roman"/>
          <w:sz w:val="28"/>
          <w:szCs w:val="28"/>
          <w:rPrChange w:id="7004" w:author="user pc" w:date="2022-03-15T10:14:00Z">
            <w:rPr/>
          </w:rPrChange>
        </w:rPr>
        <w:t xml:space="preserve">(you can't </w:t>
      </w:r>
      <w:r>
        <w:rPr>
          <w:rFonts w:ascii="Times New Roman" w:cs="Times New Roman" w:hAnsi="Times New Roman"/>
          <w:sz w:val="28"/>
          <w:szCs w:val="28"/>
        </w:rPr>
        <w:t xml:space="preserve">use </w:t>
      </w:r>
      <w:r w:rsidRPr="0A52D269">
        <w:rPr>
          <w:rFonts w:ascii="Times New Roman" w:cs="Times New Roman"/>
          <w:sz w:val="28"/>
          <w:szCs w:val="28"/>
          <w:rPrChange w:id="7005" w:author="user pc" w:date="2022-03-15T10:14:00Z">
            <w:rPr/>
          </w:rPrChange>
        </w:rPr>
        <w:t>the volume you don't have) implying that it is enough to completely spark the available H</w:t>
      </w:r>
      <w:r w:rsidRPr="EB0C484E">
        <w:rPr>
          <w:rFonts w:ascii="Times New Roman" w:cs="Times New Roman"/>
          <w:sz w:val="28"/>
          <w:szCs w:val="28"/>
          <w:vertAlign w:val="subscript"/>
          <w:rPrChange w:id="7006" w:author="user pc" w:date="2022-03-15T10:14:00Z">
            <w:rPr>
              <w:vertAlign w:val="subscript"/>
            </w:rPr>
          </w:rPrChange>
        </w:rPr>
        <w:t>2</w:t>
      </w:r>
      <w:r w:rsidRPr="BD134645">
        <w:rPr>
          <w:rFonts w:ascii="Times New Roman" w:cs="Times New Roman"/>
          <w:sz w:val="28"/>
          <w:szCs w:val="28"/>
          <w:rPrChange w:id="7007" w:author="user pc" w:date="2022-03-15T10:14:00Z">
            <w:rPr/>
          </w:rPrChange>
        </w:rPr>
        <w:t>. So we make use of the available O</w:t>
      </w:r>
      <w:r w:rsidRPr="3C642DCC">
        <w:rPr>
          <w:rFonts w:ascii="Times New Roman" w:cs="Times New Roman"/>
          <w:sz w:val="28"/>
          <w:szCs w:val="28"/>
          <w:vertAlign w:val="subscript"/>
          <w:rPrChange w:id="7008" w:author="user pc" w:date="2022-03-15T10:14:00Z">
            <w:rPr>
              <w:vertAlign w:val="subscript"/>
            </w:rPr>
          </w:rPrChange>
        </w:rPr>
        <w:t xml:space="preserve">2 </w:t>
      </w:r>
      <w:r w:rsidRPr="EC15E49D">
        <w:rPr>
          <w:rFonts w:ascii="Times New Roman" w:cs="Times New Roman"/>
          <w:sz w:val="28"/>
          <w:szCs w:val="28"/>
          <w:rPrChange w:id="7009" w:author="user pc" w:date="2022-03-15T10:14:00Z">
            <w:rPr/>
          </w:rPrChange>
        </w:rPr>
        <w:t>which means that 30 × 2 = 60cm</w:t>
      </w:r>
      <w:r w:rsidRPr="2EB42755">
        <w:rPr>
          <w:rFonts w:ascii="Times New Roman" w:cs="Times New Roman"/>
          <w:sz w:val="28"/>
          <w:szCs w:val="28"/>
          <w:vertAlign w:val="superscript"/>
          <w:rPrChange w:id="7010" w:author="user pc" w:date="2022-03-15T10:14:00Z">
            <w:rPr>
              <w:vertAlign w:val="superscript"/>
            </w:rPr>
          </w:rPrChange>
        </w:rPr>
        <w:t xml:space="preserve">3 </w:t>
      </w:r>
      <w:r w:rsidRPr="CDAD46E2">
        <w:rPr>
          <w:rFonts w:ascii="Times New Roman" w:cs="Times New Roman"/>
          <w:sz w:val="28"/>
          <w:szCs w:val="28"/>
          <w:rPrChange w:id="7011" w:author="user pc" w:date="2022-03-15T10:14:00Z">
            <w:rPr/>
          </w:rPrChange>
        </w:rPr>
        <w:t>will react while 65 - 60 cm</w:t>
      </w:r>
      <w:r w:rsidRPr="05853885">
        <w:rPr>
          <w:rFonts w:ascii="Times New Roman" w:cs="Times New Roman"/>
          <w:sz w:val="28"/>
          <w:szCs w:val="28"/>
          <w:vertAlign w:val="superscript"/>
          <w:rPrChange w:id="7012" w:author="user pc" w:date="2022-03-15T10:14:00Z">
            <w:rPr>
              <w:vertAlign w:val="superscript"/>
            </w:rPr>
          </w:rPrChange>
        </w:rPr>
        <w:t xml:space="preserve">3 </w:t>
      </w:r>
      <w:r w:rsidRPr="52BE8AC7">
        <w:rPr>
          <w:rFonts w:ascii="Times New Roman" w:cs="Times New Roman"/>
          <w:sz w:val="28"/>
          <w:szCs w:val="28"/>
          <w:rPrChange w:id="7013" w:author="user pc" w:date="2022-03-15T10:14:00Z">
            <w:rPr/>
          </w:rPrChange>
        </w:rPr>
        <w:t>gives 5 cm</w:t>
      </w:r>
      <w:r w:rsidRPr="6FB9EFD6">
        <w:rPr>
          <w:rFonts w:ascii="Times New Roman" w:cs="Times New Roman"/>
          <w:sz w:val="28"/>
          <w:szCs w:val="28"/>
          <w:vertAlign w:val="superscript"/>
          <w:rPrChange w:id="7014" w:author="user pc" w:date="2022-03-15T10:14:00Z">
            <w:rPr>
              <w:vertAlign w:val="superscript"/>
            </w:rPr>
          </w:rPrChange>
        </w:rPr>
        <w:t xml:space="preserve">3 </w:t>
      </w:r>
      <w:r w:rsidRPr="FEA10FAC">
        <w:rPr>
          <w:rFonts w:ascii="Times New Roman" w:cs="Times New Roman"/>
          <w:sz w:val="28"/>
          <w:szCs w:val="28"/>
          <w:rPrChange w:id="7015" w:author="user pc" w:date="2022-03-15T10:14:00Z">
            <w:rPr/>
          </w:rPrChange>
        </w:rPr>
        <w:t>of H</w:t>
      </w:r>
      <w:r w:rsidRPr="BB94E58C">
        <w:rPr>
          <w:rFonts w:ascii="Times New Roman" w:cs="Times New Roman"/>
          <w:sz w:val="28"/>
          <w:szCs w:val="28"/>
          <w:vertAlign w:val="subscript"/>
          <w:rPrChange w:id="7016" w:author="user pc" w:date="2022-03-15T10:14:00Z">
            <w:rPr>
              <w:vertAlign w:val="subscript"/>
            </w:rPr>
          </w:rPrChange>
        </w:rPr>
        <w:t>2</w:t>
      </w:r>
      <w:r w:rsidRPr="D5954C5E">
        <w:rPr>
          <w:rFonts w:ascii="Times New Roman" w:cs="Times New Roman"/>
          <w:sz w:val="28"/>
          <w:szCs w:val="28"/>
          <w:rPrChange w:id="7017" w:author="user pc" w:date="2022-03-15T10:14:00Z">
            <w:rPr/>
          </w:rPrChange>
        </w:rPr>
        <w:t xml:space="preserve"> that will be left unreactive. Since, the O</w:t>
      </w:r>
      <w:r w:rsidRPr="84B4283F">
        <w:rPr>
          <w:rFonts w:ascii="Times New Roman" w:cs="Times New Roman"/>
          <w:sz w:val="28"/>
          <w:szCs w:val="28"/>
          <w:vertAlign w:val="subscript"/>
          <w:rPrChange w:id="7018" w:author="user pc" w:date="2022-03-15T10:14:00Z">
            <w:rPr>
              <w:vertAlign w:val="subscript"/>
            </w:rPr>
          </w:rPrChange>
        </w:rPr>
        <w:t>2</w:t>
      </w:r>
      <w:r w:rsidRPr="FD08450B">
        <w:rPr>
          <w:rFonts w:ascii="Times New Roman" w:cs="Times New Roman"/>
          <w:sz w:val="28"/>
          <w:szCs w:val="28"/>
          <w:rPrChange w:id="7019" w:author="user pc" w:date="2022-03-15T10:14:00Z">
            <w:rPr/>
          </w:rPrChange>
        </w:rPr>
        <w:t xml:space="preserve"> is not enough to completely react with H</w:t>
      </w:r>
      <w:r w:rsidRPr="A62A1725">
        <w:rPr>
          <w:rFonts w:ascii="Times New Roman" w:cs="Times New Roman"/>
          <w:sz w:val="28"/>
          <w:szCs w:val="28"/>
          <w:vertAlign w:val="subscript"/>
          <w:rPrChange w:id="7020" w:author="user pc" w:date="2022-03-15T10:14:00Z">
            <w:rPr>
              <w:vertAlign w:val="subscript"/>
            </w:rPr>
          </w:rPrChange>
        </w:rPr>
        <w:t>2.</w:t>
      </w:r>
      <w:r w:rsidRPr="58E62256">
        <w:rPr>
          <w:rFonts w:ascii="Times New Roman" w:cs="Times New Roman"/>
          <w:sz w:val="28"/>
          <w:szCs w:val="28"/>
          <w:rPrChange w:id="7021" w:author="user pc" w:date="2022-03-15T10:14:00Z">
            <w:rPr/>
          </w:rPrChange>
        </w:rPr>
        <w:t xml:space="preserve"> It means it was used up (limited reagent) and nothing was left unreactive.</w:t>
      </w:r>
    </w:p>
    <w:p>
      <w:pPr>
        <w:pStyle w:val="style0"/>
        <w:spacing w:lineRule="auto" w:line="240"/>
        <w:rPr>
          <w:rFonts w:ascii="Times New Roman" w:cs="Times New Roman"/>
          <w:sz w:val="28"/>
          <w:szCs w:val="28"/>
          <w:rPrChange w:id="7022" w:author="user pc" w:date="2022-03-15T10:14:00Z">
            <w:rPr/>
          </w:rPrChange>
        </w:rPr>
      </w:pPr>
      <w:r w:rsidRPr="A04D25E9">
        <w:rPr>
          <w:rFonts w:ascii="Times New Roman" w:cs="Times New Roman"/>
          <w:sz w:val="28"/>
          <w:szCs w:val="28"/>
          <w:rPrChange w:id="7023" w:author="user pc" w:date="2022-03-15T10:14:00Z">
            <w:rPr/>
          </w:rPrChange>
        </w:rPr>
        <w:t>b) Recall that; no steam was produced before the sparking. Therefore, 60cm</w:t>
      </w:r>
      <w:r w:rsidRPr="FE7E64F6">
        <w:rPr>
          <w:rFonts w:ascii="Times New Roman" w:cs="Times New Roman"/>
          <w:sz w:val="28"/>
          <w:szCs w:val="28"/>
          <w:vertAlign w:val="superscript"/>
          <w:rPrChange w:id="7024" w:author="user pc" w:date="2022-03-15T10:14:00Z">
            <w:rPr>
              <w:vertAlign w:val="superscript"/>
            </w:rPr>
          </w:rPrChange>
        </w:rPr>
        <w:t>3</w:t>
      </w:r>
      <w:r>
        <w:rPr>
          <w:rFonts w:ascii="Times New Roman" w:cs="Times New Roman" w:hAnsi="Times New Roman"/>
          <w:sz w:val="28"/>
          <w:szCs w:val="28"/>
        </w:rPr>
        <w:t xml:space="preserve"> of steam will be left as </w:t>
      </w:r>
      <w:r w:rsidRPr="7C4D85FD">
        <w:rPr>
          <w:rFonts w:ascii="Times New Roman" w:cs="Times New Roman"/>
          <w:sz w:val="28"/>
          <w:szCs w:val="28"/>
          <w:rPrChange w:id="7025" w:author="user pc" w:date="2022-03-15T10:14:00Z">
            <w:rPr/>
          </w:rPrChange>
        </w:rPr>
        <w:t>a residual gas in addition to the 5 cm</w:t>
      </w:r>
      <w:r w:rsidRPr="81EC0C66">
        <w:rPr>
          <w:rFonts w:ascii="Times New Roman" w:cs="Times New Roman"/>
          <w:sz w:val="28"/>
          <w:szCs w:val="28"/>
          <w:vertAlign w:val="superscript"/>
          <w:rPrChange w:id="7026" w:author="user pc" w:date="2022-03-15T10:14:00Z">
            <w:rPr>
              <w:vertAlign w:val="superscript"/>
            </w:rPr>
          </w:rPrChange>
        </w:rPr>
        <w:t xml:space="preserve">3 </w:t>
      </w:r>
      <w:r w:rsidRPr="C9D9E8AA">
        <w:rPr>
          <w:rFonts w:ascii="Times New Roman" w:cs="Times New Roman"/>
          <w:sz w:val="28"/>
          <w:szCs w:val="28"/>
          <w:rPrChange w:id="7027" w:author="user pc" w:date="2022-03-15T10:14:00Z">
            <w:rPr/>
          </w:rPrChange>
        </w:rPr>
        <w:t>of the unreactive H</w:t>
      </w:r>
      <w:r w:rsidRPr="038BE7EC">
        <w:rPr>
          <w:rFonts w:ascii="Times New Roman" w:cs="Times New Roman"/>
          <w:sz w:val="28"/>
          <w:szCs w:val="28"/>
          <w:vertAlign w:val="subscript"/>
          <w:rPrChange w:id="7028" w:author="user pc" w:date="2022-03-15T10:14:00Z">
            <w:rPr>
              <w:vertAlign w:val="subscript"/>
            </w:rPr>
          </w:rPrChange>
        </w:rPr>
        <w:t>2</w:t>
      </w:r>
      <w:r w:rsidRPr="9EC71907">
        <w:rPr>
          <w:rFonts w:ascii="Times New Roman" w:cs="Times New Roman"/>
          <w:sz w:val="28"/>
          <w:szCs w:val="28"/>
          <w:rPrChange w:id="7029" w:author="user pc" w:date="2022-03-15T10:14:00Z">
            <w:rPr/>
          </w:rPrChange>
        </w:rPr>
        <w:t xml:space="preserve"> to give 60 + 5 = 65cm</w:t>
      </w:r>
      <w:r w:rsidRPr="AF35E7F6">
        <w:rPr>
          <w:rFonts w:ascii="Times New Roman" w:cs="Times New Roman"/>
          <w:sz w:val="28"/>
          <w:szCs w:val="28"/>
          <w:vertAlign w:val="superscript"/>
          <w:rPrChange w:id="7030" w:author="user pc" w:date="2022-03-15T10:14:00Z">
            <w:rPr>
              <w:vertAlign w:val="superscript"/>
            </w:rPr>
          </w:rPrChange>
        </w:rPr>
        <w:t xml:space="preserve">3 </w:t>
      </w:r>
      <w:r w:rsidRPr="B92C735A">
        <w:rPr>
          <w:rFonts w:ascii="Times New Roman" w:cs="Times New Roman"/>
          <w:sz w:val="28"/>
          <w:szCs w:val="28"/>
          <w:rPrChange w:id="7031" w:author="user pc" w:date="2022-03-15T10:14:00Z">
            <w:rPr/>
          </w:rPrChange>
        </w:rPr>
        <w:t>of residual gas.</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b/>
          <w:sz w:val="28"/>
          <w:szCs w:val="28"/>
          <w:rPrChange w:id="7032" w:author="user pc" w:date="2022-03-15T10:14:00Z">
            <w:rPr>
              <w:b/>
            </w:rPr>
          </w:rPrChange>
        </w:rPr>
      </w:pPr>
      <w:r w:rsidRPr="C3763AE7">
        <w:rPr>
          <w:rFonts w:ascii="Times New Roman" w:cs="Times New Roman"/>
          <w:b/>
          <w:sz w:val="28"/>
          <w:szCs w:val="28"/>
          <w:rPrChange w:id="7033" w:author="user pc" w:date="2022-03-15T10:14:00Z">
            <w:rPr>
              <w:b/>
            </w:rPr>
          </w:rPrChange>
        </w:rPr>
        <w:t>SOLVED</w:t>
      </w:r>
      <w:r>
        <w:rPr>
          <w:rFonts w:ascii="Times New Roman" w:cs="Times New Roman" w:hAnsi="Times New Roman"/>
          <w:b/>
          <w:sz w:val="28"/>
          <w:szCs w:val="28"/>
        </w:rPr>
        <w:t xml:space="preserve"> </w:t>
      </w:r>
      <w:r w:rsidRPr="8B3D285C">
        <w:rPr>
          <w:rFonts w:ascii="Times New Roman" w:cs="Times New Roman"/>
          <w:b/>
          <w:sz w:val="28"/>
          <w:szCs w:val="28"/>
          <w:rPrChange w:id="7034" w:author="user pc" w:date="2022-03-15T10:14:00Z">
            <w:rPr>
              <w:b/>
            </w:rPr>
          </w:rPrChange>
        </w:rPr>
        <w:t>EXAMPLE</w:t>
      </w:r>
      <w:r>
        <w:rPr>
          <w:rFonts w:ascii="Times New Roman" w:cs="Times New Roman" w:hAnsi="Times New Roman"/>
          <w:b/>
          <w:sz w:val="28"/>
          <w:szCs w:val="28"/>
        </w:rPr>
        <w:t xml:space="preserve"> </w:t>
      </w:r>
      <w:r w:rsidRPr="C770E325">
        <w:rPr>
          <w:rFonts w:ascii="Times New Roman" w:cs="Times New Roman"/>
          <w:b/>
          <w:sz w:val="28"/>
          <w:szCs w:val="28"/>
          <w:rPrChange w:id="7035" w:author="user pc" w:date="2022-03-15T10:14:00Z">
            <w:rPr>
              <w:b/>
            </w:rPr>
          </w:rPrChange>
        </w:rPr>
        <w:t>2</w:t>
      </w:r>
    </w:p>
    <w:p>
      <w:pPr>
        <w:pStyle w:val="style0"/>
        <w:rPr>
          <w:rFonts w:ascii="Times New Roman" w:cs="Times New Roman"/>
          <w:sz w:val="28"/>
          <w:szCs w:val="28"/>
          <w:rPrChange w:id="7036" w:author="user pc" w:date="2022-03-15T10:14:00Z">
            <w:rPr/>
          </w:rPrChange>
        </w:rPr>
      </w:pPr>
      <w:r w:rsidRPr="E8D21F5F">
        <w:rPr>
          <w:rFonts w:ascii="Times New Roman" w:cs="Times New Roman"/>
          <w:sz w:val="28"/>
          <w:szCs w:val="28"/>
          <w:rPrChange w:id="7037" w:author="user pc" w:date="2022-03-15T10:14:00Z">
            <w:rPr/>
          </w:rPrChange>
        </w:rPr>
        <w:t>25cm</w:t>
      </w:r>
      <w:r w:rsidRPr="BDE8FED4">
        <w:rPr>
          <w:rFonts w:ascii="Times New Roman" w:cs="Times New Roman"/>
          <w:sz w:val="28"/>
          <w:szCs w:val="28"/>
          <w:vertAlign w:val="superscript"/>
          <w:rPrChange w:id="7038" w:author="user pc" w:date="2022-03-15T10:14:00Z">
            <w:rPr>
              <w:vertAlign w:val="superscript"/>
            </w:rPr>
          </w:rPrChange>
        </w:rPr>
        <w:t>3</w:t>
      </w:r>
      <w:r w:rsidRPr="68F8970B">
        <w:rPr>
          <w:rFonts w:ascii="Times New Roman" w:cs="Times New Roman"/>
          <w:sz w:val="28"/>
          <w:szCs w:val="28"/>
          <w:rPrChange w:id="7039" w:author="user pc" w:date="2022-03-15T10:14:00Z">
            <w:rPr/>
          </w:rPrChange>
        </w:rPr>
        <w:t xml:space="preserve"> of CO reacts with O</w:t>
      </w:r>
      <w:r w:rsidRPr="A8E934C2">
        <w:rPr>
          <w:rFonts w:ascii="Times New Roman" w:cs="Times New Roman"/>
          <w:sz w:val="28"/>
          <w:szCs w:val="28"/>
          <w:vertAlign w:val="subscript"/>
          <w:rPrChange w:id="7040" w:author="user pc" w:date="2022-03-15T10:14:00Z">
            <w:rPr>
              <w:vertAlign w:val="subscript"/>
            </w:rPr>
          </w:rPrChange>
        </w:rPr>
        <w:t>2</w:t>
      </w:r>
      <w:r w:rsidRPr="DC643A5A">
        <w:rPr>
          <w:rFonts w:ascii="Times New Roman" w:cs="Times New Roman"/>
          <w:sz w:val="28"/>
          <w:szCs w:val="28"/>
          <w:rPrChange w:id="7041" w:author="user pc" w:date="2022-03-15T10:14:00Z">
            <w:rPr/>
          </w:rPrChange>
        </w:rPr>
        <w:t xml:space="preserve"> to give CO</w:t>
      </w:r>
      <w:r w:rsidRPr="2F5E63F9">
        <w:rPr>
          <w:rFonts w:ascii="Times New Roman" w:cs="Times New Roman"/>
          <w:sz w:val="28"/>
          <w:szCs w:val="28"/>
          <w:vertAlign w:val="subscript"/>
          <w:rPrChange w:id="7042" w:author="user pc" w:date="2022-03-15T10:14:00Z">
            <w:rPr>
              <w:vertAlign w:val="subscript"/>
            </w:rPr>
          </w:rPrChange>
        </w:rPr>
        <w:t>2</w:t>
      </w:r>
      <w:r w:rsidRPr="F60AB1D3">
        <w:rPr>
          <w:rFonts w:ascii="Times New Roman" w:cs="Times New Roman"/>
          <w:sz w:val="28"/>
          <w:szCs w:val="28"/>
          <w:rPrChange w:id="7043" w:author="user pc" w:date="2022-03-15T10:14:00Z">
            <w:rPr/>
          </w:rPrChange>
        </w:rPr>
        <w:t>.</w:t>
      </w:r>
      <w:r>
        <w:rPr>
          <w:rFonts w:ascii="Times New Roman" w:cs="Times New Roman" w:hAnsi="Times New Roman"/>
          <w:sz w:val="28"/>
          <w:szCs w:val="28"/>
        </w:rPr>
        <w:t xml:space="preserve"> </w:t>
      </w:r>
      <w:r w:rsidRPr="DBF62D37">
        <w:rPr>
          <w:rFonts w:ascii="Times New Roman" w:cs="Times New Roman"/>
          <w:sz w:val="28"/>
          <w:szCs w:val="28"/>
          <w:rPrChange w:id="7044" w:author="user pc" w:date="2022-03-15T10:14:00Z">
            <w:rPr/>
          </w:rPrChange>
        </w:rPr>
        <w:t>How many volume of O</w:t>
      </w:r>
      <w:r w:rsidRPr="08E114F9">
        <w:rPr>
          <w:rFonts w:ascii="Times New Roman" w:cs="Times New Roman"/>
          <w:sz w:val="28"/>
          <w:szCs w:val="28"/>
          <w:vertAlign w:val="subscript"/>
          <w:rPrChange w:id="7045" w:author="user pc" w:date="2022-03-15T10:14:00Z">
            <w:rPr/>
          </w:rPrChange>
        </w:rPr>
        <w:t>2</w:t>
      </w:r>
      <w:r w:rsidRPr="DE72C946">
        <w:rPr>
          <w:rFonts w:ascii="Times New Roman" w:cs="Times New Roman"/>
          <w:sz w:val="28"/>
          <w:szCs w:val="28"/>
          <w:rPrChange w:id="7046" w:author="user pc" w:date="2022-03-15T10:14:00Z">
            <w:rPr/>
          </w:rPrChange>
        </w:rPr>
        <w:t xml:space="preserve"> will combine to produce CO</w:t>
      </w:r>
      <w:r w:rsidRPr="22E64740">
        <w:rPr>
          <w:rFonts w:ascii="Times New Roman" w:cs="Times New Roman"/>
          <w:sz w:val="28"/>
          <w:szCs w:val="28"/>
          <w:vertAlign w:val="subscript"/>
          <w:rPrChange w:id="7047" w:author="user pc" w:date="2022-03-15T10:14:00Z">
            <w:rPr>
              <w:vertAlign w:val="subscript"/>
            </w:rPr>
          </w:rPrChange>
        </w:rPr>
        <w:t>2</w:t>
      </w:r>
      <w:r w:rsidRPr="1CF2D83C">
        <w:rPr>
          <w:rFonts w:ascii="Times New Roman" w:cs="Times New Roman"/>
          <w:sz w:val="28"/>
          <w:szCs w:val="28"/>
          <w:rPrChange w:id="7048" w:author="user pc" w:date="2022-03-15T10:14:00Z">
            <w:rPr/>
          </w:rPrChange>
        </w:rPr>
        <w:t>.</w:t>
      </w:r>
    </w:p>
    <w:p>
      <w:pPr>
        <w:pStyle w:val="style0"/>
        <w:rPr>
          <w:rFonts w:ascii="Times New Roman" w:cs="Times New Roman"/>
          <w:b/>
          <w:bCs/>
          <w:sz w:val="28"/>
          <w:szCs w:val="28"/>
          <w:rPrChange w:id="7049" w:author="user pc" w:date="2022-03-15T10:14:00Z">
            <w:rPr>
              <w:b/>
              <w:bCs/>
            </w:rPr>
          </w:rPrChange>
        </w:rPr>
      </w:pPr>
      <w:r w:rsidRPr="8CD9DED8">
        <w:rPr>
          <w:rFonts w:ascii="Times New Roman" w:cs="Times New Roman"/>
          <w:b/>
          <w:bCs/>
          <w:sz w:val="28"/>
          <w:szCs w:val="28"/>
          <w:rPrChange w:id="7050" w:author="user pc" w:date="2022-03-15T10:14:00Z">
            <w:rPr>
              <w:b/>
              <w:bCs/>
            </w:rPr>
          </w:rPrChange>
        </w:rPr>
        <w:t>Solution</w:t>
      </w:r>
    </w:p>
    <w:p>
      <w:pPr>
        <w:pStyle w:val="style0"/>
        <w:rPr>
          <w:rFonts w:ascii="Times New Roman" w:cs="Times New Roman"/>
          <w:color w:val="000000"/>
          <w:sz w:val="28"/>
          <w:szCs w:val="28"/>
          <w:rPrChange w:id="7051" w:author="user pc" w:date="2022-03-15T10:14:00Z">
            <w:rPr>
              <w:color w:val="000000"/>
            </w:rPr>
          </w:rPrChange>
        </w:rPr>
      </w:pPr>
      <w:r>
        <w:rPr>
          <w:rFonts w:ascii="Times New Roman" w:cs="Times New Roman" w:hAnsi="Times New Roman"/>
          <w:color w:val="000000"/>
          <w:sz w:val="28"/>
          <w:szCs w:val="28"/>
        </w:rPr>
        <w:t xml:space="preserve">                                              </w:t>
      </w:r>
      <w:r w:rsidRPr="10CD2617">
        <w:rPr>
          <w:rFonts w:ascii="Times New Roman" w:cs="Times New Roman"/>
          <w:color w:val="000000"/>
          <w:sz w:val="28"/>
          <w:szCs w:val="28"/>
          <w:rPrChange w:id="7052" w:author="user pc" w:date="2022-03-15T10:14:00Z">
            <w:rPr>
              <w:color w:val="000000"/>
            </w:rPr>
          </w:rPrChange>
        </w:rPr>
        <w:t xml:space="preserve">2CO + </w:t>
      </w:r>
      <w:r>
        <w:rPr>
          <w:rFonts w:ascii="Times New Roman" w:cs="Times New Roman" w:hAnsi="Times New Roman"/>
          <w:color w:val="000000"/>
          <w:sz w:val="28"/>
          <w:szCs w:val="28"/>
        </w:rPr>
        <w:t xml:space="preserve">  </w:t>
      </w:r>
      <w:r w:rsidRPr="197E5701">
        <w:rPr>
          <w:rFonts w:ascii="Times New Roman" w:cs="Times New Roman"/>
          <w:color w:val="000000"/>
          <w:sz w:val="28"/>
          <w:szCs w:val="28"/>
          <w:rPrChange w:id="7053" w:author="user pc" w:date="2022-03-15T10:14:00Z">
            <w:rPr>
              <w:color w:val="000000"/>
            </w:rPr>
          </w:rPrChange>
        </w:rPr>
        <w:t>O</w:t>
      </w:r>
      <w:r w:rsidRPr="44437178">
        <w:rPr>
          <w:rFonts w:ascii="Times New Roman" w:cs="Times New Roman"/>
          <w:color w:val="000000"/>
          <w:sz w:val="28"/>
          <w:szCs w:val="28"/>
          <w:vertAlign w:val="subscript"/>
          <w:rPrChange w:id="7054" w:author="user pc" w:date="2022-03-15T10:14:00Z">
            <w:rPr>
              <w:color w:val="000000"/>
              <w:vertAlign w:val="subscript"/>
            </w:rPr>
          </w:rPrChange>
        </w:rPr>
        <w:t xml:space="preserve">2 </w:t>
      </w:r>
      <w:r>
        <w:rPr>
          <w:rFonts w:ascii="Times New Roman" w:cs="Times New Roman" w:hAnsi="Times New Roman"/>
          <w:color w:val="000000"/>
          <w:sz w:val="28"/>
          <w:szCs w:val="28"/>
          <w:vertAlign w:val="subscript"/>
        </w:rPr>
        <w:t xml:space="preserve">           </w:t>
      </w:r>
      <w:r w:rsidRPr="36F583EF">
        <w:rPr>
          <w:rFonts w:ascii="Times New Roman" w:cs="Times New Roman"/>
          <w:color w:val="000000"/>
          <w:sz w:val="28"/>
          <w:szCs w:val="28"/>
          <w:rPrChange w:id="7055" w:author="user pc" w:date="2022-03-15T10:14:00Z">
            <w:rPr>
              <w:color w:val="000000"/>
            </w:rPr>
          </w:rPrChange>
        </w:rPr>
        <w:t>=&gt; 2CO</w:t>
      </w:r>
      <w:r w:rsidRPr="C8115A91">
        <w:rPr>
          <w:rFonts w:ascii="Times New Roman" w:cs="Times New Roman"/>
          <w:color w:val="000000"/>
          <w:sz w:val="28"/>
          <w:szCs w:val="28"/>
          <w:vertAlign w:val="subscript"/>
          <w:rPrChange w:id="7056" w:author="user pc" w:date="2022-03-15T10:14:00Z">
            <w:rPr>
              <w:color w:val="000000"/>
              <w:vertAlign w:val="subscript"/>
            </w:rPr>
          </w:rPrChange>
        </w:rPr>
        <w:t>2</w:t>
      </w:r>
    </w:p>
    <w:p>
      <w:pPr>
        <w:pStyle w:val="style0"/>
        <w:rPr>
          <w:rFonts w:ascii="Times New Roman" w:cs="Times New Roman"/>
          <w:color w:val="000000"/>
          <w:sz w:val="28"/>
          <w:szCs w:val="28"/>
          <w:rPrChange w:id="7057" w:author="user pc" w:date="2022-03-15T10:14:00Z">
            <w:rPr>
              <w:color w:val="000000"/>
            </w:rPr>
          </w:rPrChange>
        </w:rPr>
      </w:pPr>
      <w:r>
        <w:rPr>
          <w:rFonts w:ascii="Times New Roman" w:cs="Times New Roman" w:hAnsi="Times New Roman"/>
          <w:color w:val="000000"/>
          <w:sz w:val="28"/>
          <w:szCs w:val="28"/>
        </w:rPr>
        <w:t xml:space="preserve">                                              </w:t>
      </w:r>
      <w:r w:rsidRPr="476AA4D9">
        <w:rPr>
          <w:rFonts w:ascii="Times New Roman" w:cs="Times New Roman"/>
          <w:color w:val="000000"/>
          <w:sz w:val="28"/>
          <w:szCs w:val="28"/>
          <w:rPrChange w:id="7058" w:author="user pc" w:date="2022-03-15T10:14:00Z">
            <w:rPr>
              <w:color w:val="000000"/>
            </w:rPr>
          </w:rPrChange>
        </w:rPr>
        <w:t>2mol</w:t>
      </w:r>
      <w:r>
        <w:rPr>
          <w:rFonts w:ascii="Times New Roman" w:cs="Times New Roman" w:hAnsi="Times New Roman"/>
          <w:color w:val="000000"/>
          <w:sz w:val="28"/>
          <w:szCs w:val="28"/>
        </w:rPr>
        <w:t xml:space="preserve">    </w:t>
      </w:r>
      <w:r w:rsidRPr="DEE9CBF2">
        <w:rPr>
          <w:rFonts w:ascii="Times New Roman" w:cs="Times New Roman"/>
          <w:color w:val="000000"/>
          <w:sz w:val="28"/>
          <w:szCs w:val="28"/>
          <w:rPrChange w:id="7059" w:author="user pc" w:date="2022-03-15T10:14:00Z">
            <w:rPr>
              <w:color w:val="000000"/>
            </w:rPr>
          </w:rPrChange>
        </w:rPr>
        <w:t xml:space="preserve">1mol   </w:t>
      </w:r>
      <w:r>
        <w:rPr>
          <w:rFonts w:ascii="Times New Roman" w:cs="Times New Roman" w:hAnsi="Times New Roman"/>
          <w:color w:val="000000"/>
          <w:sz w:val="28"/>
          <w:szCs w:val="28"/>
        </w:rPr>
        <w:t xml:space="preserve">    </w:t>
      </w:r>
      <w:r w:rsidRPr="DFEF9AD8">
        <w:rPr>
          <w:rFonts w:ascii="Times New Roman" w:cs="Times New Roman"/>
          <w:color w:val="000000"/>
          <w:sz w:val="28"/>
          <w:szCs w:val="28"/>
          <w:rPrChange w:id="7060" w:author="user pc" w:date="2022-03-15T10:14:00Z">
            <w:rPr>
              <w:color w:val="000000"/>
            </w:rPr>
          </w:rPrChange>
        </w:rPr>
        <w:t xml:space="preserve"> 2mol</w:t>
      </w:r>
    </w:p>
    <w:p>
      <w:pPr>
        <w:pStyle w:val="style0"/>
        <w:rPr>
          <w:rFonts w:ascii="Times New Roman" w:cs="Times New Roman"/>
          <w:color w:val="000000"/>
          <w:sz w:val="28"/>
          <w:szCs w:val="28"/>
          <w:rPrChange w:id="7061" w:author="user pc" w:date="2022-03-15T10:14:00Z">
            <w:rPr>
              <w:color w:val="000000"/>
            </w:rPr>
          </w:rPrChange>
        </w:rPr>
      </w:pPr>
      <w:r>
        <w:rPr>
          <w:rFonts w:ascii="Times New Roman" w:cs="Times New Roman" w:hAnsi="Times New Roman"/>
          <w:color w:val="000000"/>
          <w:sz w:val="28"/>
          <w:szCs w:val="28"/>
        </w:rPr>
        <w:t xml:space="preserve">                                              </w:t>
      </w:r>
      <w:r w:rsidRPr="5A680E1D">
        <w:rPr>
          <w:rFonts w:ascii="Times New Roman" w:cs="Times New Roman"/>
          <w:color w:val="000000"/>
          <w:sz w:val="28"/>
          <w:szCs w:val="28"/>
          <w:rPrChange w:id="7062" w:author="user pc" w:date="2022-03-15T10:14:00Z">
            <w:rPr>
              <w:color w:val="000000"/>
            </w:rPr>
          </w:rPrChange>
        </w:rPr>
        <w:t>2vol</w:t>
      </w:r>
      <w:r>
        <w:rPr>
          <w:rFonts w:ascii="Times New Roman" w:cs="Times New Roman" w:hAnsi="Times New Roman"/>
          <w:color w:val="000000"/>
          <w:sz w:val="28"/>
          <w:szCs w:val="28"/>
        </w:rPr>
        <w:t xml:space="preserve">      </w:t>
      </w:r>
      <w:r w:rsidRPr="21259943">
        <w:rPr>
          <w:rFonts w:ascii="Times New Roman" w:cs="Times New Roman"/>
          <w:color w:val="000000"/>
          <w:sz w:val="28"/>
          <w:szCs w:val="28"/>
          <w:rPrChange w:id="7063" w:author="user pc" w:date="2022-03-15T10:14:00Z">
            <w:rPr>
              <w:color w:val="000000"/>
            </w:rPr>
          </w:rPrChange>
        </w:rPr>
        <w:t xml:space="preserve">1vol     </w:t>
      </w:r>
      <w:r>
        <w:rPr>
          <w:rFonts w:ascii="Times New Roman" w:cs="Times New Roman" w:hAnsi="Times New Roman"/>
          <w:color w:val="000000"/>
          <w:sz w:val="28"/>
          <w:szCs w:val="28"/>
        </w:rPr>
        <w:t xml:space="preserve">    </w:t>
      </w:r>
      <w:r w:rsidRPr="2271F5A6">
        <w:rPr>
          <w:rFonts w:ascii="Times New Roman" w:cs="Times New Roman"/>
          <w:color w:val="000000"/>
          <w:sz w:val="28"/>
          <w:szCs w:val="28"/>
          <w:rPrChange w:id="7064" w:author="user pc" w:date="2022-03-15T10:14:00Z">
            <w:rPr>
              <w:color w:val="000000"/>
            </w:rPr>
          </w:rPrChange>
        </w:rPr>
        <w:t>2vol</w:t>
      </w:r>
    </w:p>
    <w:p>
      <w:pPr>
        <w:pStyle w:val="style0"/>
        <w:rPr>
          <w:rFonts w:ascii="Times New Roman" w:cs="Times New Roman"/>
          <w:color w:val="000000"/>
          <w:sz w:val="28"/>
          <w:szCs w:val="28"/>
          <w:rPrChange w:id="7065" w:author="user pc" w:date="2022-03-15T10:14:00Z">
            <w:rPr>
              <w:color w:val="000000"/>
            </w:rPr>
          </w:rPrChange>
        </w:rPr>
      </w:pPr>
      <w:r>
        <w:rPr>
          <w:rFonts w:ascii="Times New Roman" w:cs="Times New Roman" w:hAnsi="Times New Roman"/>
          <w:color w:val="000000"/>
          <w:sz w:val="28"/>
          <w:szCs w:val="28"/>
        </w:rPr>
        <w:t xml:space="preserve">                                             </w:t>
      </w:r>
      <w:r w:rsidRPr="F2AC729D">
        <w:rPr>
          <w:rFonts w:ascii="Times New Roman" w:cs="Times New Roman"/>
          <w:color w:val="000000"/>
          <w:sz w:val="28"/>
          <w:szCs w:val="28"/>
          <w:rPrChange w:id="7066" w:author="user pc" w:date="2022-03-15T10:14:00Z">
            <w:rPr>
              <w:color w:val="000000"/>
            </w:rPr>
          </w:rPrChange>
        </w:rPr>
        <w:t>25cm</w:t>
      </w:r>
      <w:r w:rsidRPr="2CDA7C58">
        <w:rPr>
          <w:rFonts w:ascii="Times New Roman" w:cs="Times New Roman"/>
          <w:color w:val="000000"/>
          <w:sz w:val="28"/>
          <w:szCs w:val="28"/>
          <w:vertAlign w:val="superscript"/>
          <w:rPrChange w:id="7067"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m:oMath>
        <m:r>
          <w:rPr>
            <w:rFonts w:ascii="Cambria Math" w:cs="Times New Roman" w:hAnsi="Cambria Math"/>
            <w:color w:val="000000"/>
            <w:sz w:val="28"/>
            <w:szCs w:val="28"/>
          </w:rPr>
          <m:t xml:space="preserve">x </m:t>
        </m:r>
      </m:oMath>
      <w:r w:rsidRPr="594849A1">
        <w:rPr>
          <w:rFonts w:ascii="Times New Roman" w:cs="Times New Roman"/>
          <w:color w:val="000000"/>
          <w:sz w:val="28"/>
          <w:szCs w:val="28"/>
          <w:rPrChange w:id="7068" w:author="user pc" w:date="2022-03-15T10:14:00Z">
            <w:rPr>
              <w:color w:val="000000"/>
            </w:rPr>
          </w:rPrChange>
        </w:rPr>
        <w:t>vol</w:t>
      </w:r>
      <w:r>
        <w:rPr>
          <w:rFonts w:ascii="Times New Roman" w:cs="Times New Roman" w:hAnsi="Times New Roman"/>
          <w:color w:val="000000"/>
          <w:sz w:val="28"/>
          <w:szCs w:val="28"/>
        </w:rPr>
        <w:t xml:space="preserve">       </w:t>
      </w:r>
      <w:r w:rsidRPr="EFF4AFF7">
        <w:rPr>
          <w:rFonts w:ascii="Times New Roman" w:cs="Times New Roman"/>
          <w:color w:val="000000"/>
          <w:sz w:val="28"/>
          <w:szCs w:val="28"/>
          <w:rPrChange w:id="7069" w:author="user pc" w:date="2022-03-15T10:14:00Z">
            <w:rPr>
              <w:color w:val="000000"/>
            </w:rPr>
          </w:rPrChange>
        </w:rPr>
        <w:t>25cm</w:t>
      </w:r>
      <w:r w:rsidRPr="59222EE9">
        <w:rPr>
          <w:rFonts w:ascii="Times New Roman" w:cs="Times New Roman"/>
          <w:color w:val="000000"/>
          <w:sz w:val="28"/>
          <w:szCs w:val="28"/>
          <w:vertAlign w:val="superscript"/>
          <w:rPrChange w:id="7070" w:author="user pc" w:date="2022-03-15T10:14:00Z">
            <w:rPr>
              <w:color w:val="000000"/>
              <w:vertAlign w:val="superscript"/>
            </w:rPr>
          </w:rPrChange>
        </w:rPr>
        <w:t>3</w:t>
      </w:r>
    </w:p>
    <w:p>
      <w:pPr>
        <w:pStyle w:val="style0"/>
        <w:rPr>
          <w:rFonts w:ascii="Times New Roman" w:cs="Times New Roman"/>
          <w:color w:val="000000"/>
          <w:sz w:val="28"/>
          <w:szCs w:val="28"/>
          <w:vertAlign w:val="superscript"/>
          <w:rPrChange w:id="7071" w:author="user pc" w:date="2022-03-15T10:14:00Z">
            <w:rPr>
              <w:color w:val="000000"/>
            </w:rPr>
          </w:rPrChange>
        </w:rPr>
      </w:pPr>
      <w:r>
        <w:rPr>
          <w:rFonts w:ascii="Times New Roman" w:cs="Times New Roman" w:hAnsi="Times New Roman"/>
          <w:color w:val="000000"/>
          <w:sz w:val="28"/>
          <w:szCs w:val="28"/>
        </w:rPr>
        <w:t xml:space="preserve">                                             </w:t>
      </w:r>
      <m:oMath>
        <m:r>
          <w:rPr>
            <w:rFonts w:ascii="Cambria Math" w:cs="Times New Roman" w:hAnsi="Cambria Math"/>
            <w:color w:val="000000"/>
            <w:sz w:val="28"/>
            <w:szCs w:val="28"/>
          </w:rPr>
          <m:t>x</m:t>
        </m:r>
      </m:oMath>
      <w:r>
        <w:rPr>
          <w:rFonts w:ascii="Times New Roman" w:cs="Times New Roman" w:hAnsi="Times New Roman"/>
          <w:color w:val="000000"/>
          <w:sz w:val="28"/>
          <w:szCs w:val="28"/>
        </w:rPr>
        <w:t xml:space="preserve"> </w:t>
      </w:r>
      <w:r w:rsidRPr="0D01AE05">
        <w:rPr>
          <w:rFonts w:ascii="Times New Roman" w:cs="Times New Roman"/>
          <w:color w:val="000000"/>
          <w:sz w:val="28"/>
          <w:szCs w:val="28"/>
          <w:rPrChange w:id="7072" w:author="user pc" w:date="2022-03-15T10:14:00Z">
            <w:rPr>
              <w:color w:val="000000"/>
            </w:rPr>
          </w:rPrChange>
        </w:rPr>
        <w:t>=</w:t>
      </w:r>
      <w:r>
        <w:rPr>
          <w:rFonts w:ascii="Times New Roman" w:cs="Times New Roman" w:hAnsi="Times New Roman"/>
          <w:color w:val="000000"/>
          <w:sz w:val="28"/>
          <w:szCs w:val="28"/>
        </w:rPr>
        <w:t xml:space="preserve"> </w:t>
      </w:r>
      <w:r w:rsidRPr="218CAA7D">
        <w:rPr>
          <w:rFonts w:ascii="Times New Roman" w:cs="Times New Roman"/>
          <w:color w:val="000000"/>
          <w:sz w:val="28"/>
          <w:szCs w:val="28"/>
          <w:rPrChange w:id="7073" w:author="user pc" w:date="2022-03-15T10:14:00Z">
            <w:rPr>
              <w:color w:val="000000"/>
            </w:rPr>
          </w:rPrChange>
        </w:rPr>
        <w:t>25cm</w:t>
      </w:r>
      <w:r w:rsidRPr="E44F8A0D">
        <w:rPr>
          <w:rFonts w:ascii="Times New Roman" w:cs="Times New Roman"/>
          <w:color w:val="000000"/>
          <w:sz w:val="28"/>
          <w:szCs w:val="28"/>
          <w:vertAlign w:val="superscript"/>
          <w:rPrChange w:id="7074" w:author="user pc" w:date="2022-03-15T10:14:00Z">
            <w:rPr>
              <w:color w:val="000000"/>
              <w:vertAlign w:val="superscript"/>
            </w:rPr>
          </w:rPrChange>
        </w:rPr>
        <w:t>3</w:t>
      </w:r>
      <w:r w:rsidRPr="4782EFDC">
        <w:rPr>
          <w:rFonts w:ascii="Times New Roman" w:cs="Times New Roman"/>
          <w:color w:val="000000"/>
          <w:sz w:val="28"/>
          <w:szCs w:val="28"/>
          <w:rPrChange w:id="7075" w:author="user pc" w:date="2022-03-15T10:14:00Z">
            <w:rPr>
              <w:color w:val="000000"/>
            </w:rPr>
          </w:rPrChange>
        </w:rPr>
        <w:t>/2 =</w:t>
      </w:r>
      <w:r>
        <w:rPr>
          <w:rFonts w:ascii="Times New Roman" w:cs="Times New Roman" w:hAnsi="Times New Roman"/>
          <w:color w:val="000000"/>
          <w:sz w:val="28"/>
          <w:szCs w:val="28"/>
        </w:rPr>
        <w:t xml:space="preserve"> </w:t>
      </w:r>
      <w:r w:rsidRPr="BDE1417F">
        <w:rPr>
          <w:rFonts w:ascii="Times New Roman" w:cs="Times New Roman"/>
          <w:color w:val="000000"/>
          <w:sz w:val="28"/>
          <w:szCs w:val="28"/>
          <w:rPrChange w:id="7076" w:author="user pc" w:date="2022-03-15T10:14:00Z">
            <w:rPr>
              <w:color w:val="000000"/>
            </w:rPr>
          </w:rPrChange>
        </w:rPr>
        <w:t>12.5cm</w:t>
      </w:r>
      <w:r w:rsidRPr="DA1117A5">
        <w:rPr>
          <w:rFonts w:ascii="Times New Roman" w:cs="Times New Roman"/>
          <w:color w:val="000000"/>
          <w:sz w:val="28"/>
          <w:szCs w:val="28"/>
          <w:vertAlign w:val="superscript"/>
          <w:rPrChange w:id="7077" w:author="user pc" w:date="2022-03-15T10:14:00Z">
            <w:rPr>
              <w:color w:val="000000"/>
              <w:vertAlign w:val="superscript"/>
            </w:rPr>
          </w:rPrChange>
        </w:rPr>
        <w:t>3</w:t>
      </w:r>
    </w:p>
    <w:p>
      <w:pPr>
        <w:pStyle w:val="style0"/>
        <w:rPr>
          <w:rFonts w:ascii="Times New Roman" w:cs="Times New Roman"/>
          <w:b/>
          <w:sz w:val="28"/>
          <w:szCs w:val="28"/>
          <w:rPrChange w:id="7078" w:author="user pc" w:date="2022-03-15T10:14:00Z">
            <w:rPr>
              <w:b/>
            </w:rPr>
          </w:rPrChange>
        </w:rPr>
      </w:pPr>
      <w:r w:rsidRPr="C8E4BA88">
        <w:rPr>
          <w:rFonts w:ascii="Times New Roman" w:cs="Times New Roman"/>
          <w:b/>
          <w:sz w:val="28"/>
          <w:szCs w:val="28"/>
          <w:rPrChange w:id="7079" w:author="user pc" w:date="2022-03-15T10:14:00Z">
            <w:rPr>
              <w:b/>
            </w:rPr>
          </w:rPrChange>
        </w:rPr>
        <w:t>SOLVED</w:t>
      </w:r>
      <w:r>
        <w:rPr>
          <w:rFonts w:ascii="Times New Roman" w:cs="Times New Roman" w:hAnsi="Times New Roman"/>
          <w:b/>
          <w:sz w:val="28"/>
          <w:szCs w:val="28"/>
        </w:rPr>
        <w:t xml:space="preserve"> </w:t>
      </w:r>
      <w:r w:rsidRPr="2DF6835C">
        <w:rPr>
          <w:rFonts w:ascii="Times New Roman" w:cs="Times New Roman"/>
          <w:b/>
          <w:sz w:val="28"/>
          <w:szCs w:val="28"/>
          <w:rPrChange w:id="7080" w:author="user pc" w:date="2022-03-15T10:14:00Z">
            <w:rPr>
              <w:b/>
            </w:rPr>
          </w:rPrChange>
        </w:rPr>
        <w:t>EXAMPLE</w:t>
      </w:r>
      <w:r>
        <w:rPr>
          <w:rFonts w:ascii="Times New Roman" w:cs="Times New Roman" w:hAnsi="Times New Roman"/>
          <w:b/>
          <w:sz w:val="28"/>
          <w:szCs w:val="28"/>
        </w:rPr>
        <w:t xml:space="preserve"> </w:t>
      </w:r>
      <w:r w:rsidRPr="FE08F658">
        <w:rPr>
          <w:rFonts w:ascii="Times New Roman" w:cs="Times New Roman"/>
          <w:b/>
          <w:sz w:val="28"/>
          <w:szCs w:val="28"/>
          <w:rPrChange w:id="7081" w:author="user pc" w:date="2022-03-15T10:14:00Z">
            <w:rPr>
              <w:b/>
            </w:rPr>
          </w:rPrChange>
        </w:rPr>
        <w:t>3</w:t>
      </w:r>
    </w:p>
    <w:p>
      <w:pPr>
        <w:pStyle w:val="style0"/>
        <w:rPr>
          <w:rFonts w:ascii="Times New Roman" w:cs="Times New Roman"/>
          <w:color w:val="000000"/>
          <w:sz w:val="28"/>
          <w:szCs w:val="28"/>
          <w:rPrChange w:id="7082" w:author="user pc" w:date="2022-03-15T10:14:00Z">
            <w:rPr>
              <w:color w:val="000000"/>
            </w:rPr>
          </w:rPrChange>
        </w:rPr>
      </w:pPr>
      <w:r w:rsidRPr="953F7D1B">
        <w:rPr>
          <w:rFonts w:ascii="Times New Roman" w:cs="Times New Roman"/>
          <w:color w:val="000000"/>
          <w:sz w:val="28"/>
          <w:szCs w:val="28"/>
          <w:rPrChange w:id="7083" w:author="user pc" w:date="2022-03-15T10:14:00Z">
            <w:rPr>
              <w:color w:val="000000"/>
            </w:rPr>
          </w:rPrChange>
        </w:rPr>
        <w:t>25cm</w:t>
      </w:r>
      <w:r w:rsidRPr="63FF9AE2">
        <w:rPr>
          <w:rFonts w:ascii="Times New Roman" w:cs="Times New Roman"/>
          <w:color w:val="000000"/>
          <w:sz w:val="28"/>
          <w:szCs w:val="28"/>
          <w:vertAlign w:val="superscript"/>
          <w:rPrChange w:id="7084" w:author="user pc" w:date="2022-03-15T10:14:00Z">
            <w:rPr>
              <w:color w:val="000000"/>
              <w:vertAlign w:val="superscript"/>
            </w:rPr>
          </w:rPrChange>
        </w:rPr>
        <w:t xml:space="preserve">3 </w:t>
      </w:r>
      <w:r w:rsidRPr="352A3A40">
        <w:rPr>
          <w:rFonts w:ascii="Times New Roman" w:cs="Times New Roman"/>
          <w:color w:val="000000"/>
          <w:sz w:val="28"/>
          <w:szCs w:val="28"/>
          <w:rPrChange w:id="7085" w:author="user pc" w:date="2022-03-15T10:14:00Z">
            <w:rPr>
              <w:color w:val="000000"/>
            </w:rPr>
          </w:rPrChange>
        </w:rPr>
        <w:t>of H</w:t>
      </w:r>
      <w:r w:rsidRPr="DC7653E0">
        <w:rPr>
          <w:rFonts w:ascii="Times New Roman" w:cs="Times New Roman"/>
          <w:color w:val="000000"/>
          <w:sz w:val="28"/>
          <w:szCs w:val="28"/>
          <w:vertAlign w:val="subscript"/>
          <w:rPrChange w:id="7086" w:author="user pc" w:date="2022-03-15T10:14:00Z">
            <w:rPr>
              <w:color w:val="000000"/>
              <w:vertAlign w:val="subscript"/>
            </w:rPr>
          </w:rPrChange>
        </w:rPr>
        <w:t>2</w:t>
      </w:r>
      <w:r w:rsidRPr="61C05252">
        <w:rPr>
          <w:rFonts w:ascii="Times New Roman" w:cs="Times New Roman"/>
          <w:color w:val="000000"/>
          <w:sz w:val="28"/>
          <w:szCs w:val="28"/>
          <w:rPrChange w:id="7087" w:author="user pc" w:date="2022-03-15T10:14:00Z">
            <w:rPr>
              <w:color w:val="000000"/>
            </w:rPr>
          </w:rPrChange>
        </w:rPr>
        <w:t xml:space="preserve"> was sparked with 20cm</w:t>
      </w:r>
      <w:r w:rsidRPr="961E30FE">
        <w:rPr>
          <w:rFonts w:ascii="Times New Roman" w:cs="Times New Roman"/>
          <w:color w:val="000000"/>
          <w:sz w:val="28"/>
          <w:szCs w:val="28"/>
          <w:vertAlign w:val="superscript"/>
          <w:rPrChange w:id="7088" w:author="user pc" w:date="2022-03-15T10:14:00Z">
            <w:rPr>
              <w:color w:val="000000"/>
              <w:vertAlign w:val="superscript"/>
            </w:rPr>
          </w:rPrChange>
        </w:rPr>
        <w:t>3</w:t>
      </w:r>
      <w:r w:rsidRPr="3013CE9E">
        <w:rPr>
          <w:rFonts w:ascii="Times New Roman" w:cs="Times New Roman"/>
          <w:color w:val="000000"/>
          <w:sz w:val="28"/>
          <w:szCs w:val="28"/>
          <w:rPrChange w:id="7089" w:author="user pc" w:date="2022-03-15T10:14:00Z">
            <w:rPr>
              <w:color w:val="000000"/>
            </w:rPr>
          </w:rPrChange>
        </w:rPr>
        <w:t xml:space="preserve"> of O</w:t>
      </w:r>
      <w:r w:rsidRPr="4D84A2E0">
        <w:rPr>
          <w:rFonts w:ascii="Times New Roman" w:cs="Times New Roman"/>
          <w:color w:val="000000"/>
          <w:sz w:val="28"/>
          <w:szCs w:val="28"/>
          <w:vertAlign w:val="subscript"/>
          <w:rPrChange w:id="7090" w:author="user pc" w:date="2022-03-15T10:14:00Z">
            <w:rPr>
              <w:color w:val="000000"/>
              <w:vertAlign w:val="subscript"/>
            </w:rPr>
          </w:rPrChange>
        </w:rPr>
        <w:t>2</w:t>
      </w:r>
      <w:r w:rsidRPr="6DC5B5A5">
        <w:rPr>
          <w:rFonts w:ascii="Times New Roman" w:cs="Times New Roman"/>
          <w:color w:val="000000"/>
          <w:sz w:val="28"/>
          <w:szCs w:val="28"/>
          <w:rPrChange w:id="7091" w:author="user pc" w:date="2022-03-15T10:14:00Z">
            <w:rPr>
              <w:color w:val="000000"/>
            </w:rPr>
          </w:rPrChange>
        </w:rPr>
        <w:t xml:space="preserve"> at 120°C.</w:t>
      </w:r>
      <w:r>
        <w:rPr>
          <w:rFonts w:ascii="Times New Roman" w:cs="Times New Roman" w:hAnsi="Times New Roman"/>
          <w:color w:val="000000"/>
          <w:sz w:val="28"/>
          <w:szCs w:val="28"/>
        </w:rPr>
        <w:t xml:space="preserve"> </w:t>
      </w:r>
      <w:r w:rsidRPr="80CDC01E">
        <w:rPr>
          <w:rFonts w:ascii="Times New Roman" w:cs="Times New Roman"/>
          <w:color w:val="000000"/>
          <w:sz w:val="28"/>
          <w:szCs w:val="28"/>
          <w:rPrChange w:id="7092" w:author="user pc" w:date="2022-03-15T10:14:00Z">
            <w:rPr>
              <w:color w:val="000000"/>
            </w:rPr>
          </w:rPrChange>
        </w:rPr>
        <w:t>What is the total volume of the residual gas?</w:t>
      </w:r>
    </w:p>
    <w:p>
      <w:pPr>
        <w:pStyle w:val="style0"/>
        <w:rPr>
          <w:rFonts w:ascii="Times New Roman" w:cs="Times New Roman"/>
          <w:b/>
          <w:bCs/>
          <w:sz w:val="28"/>
          <w:szCs w:val="28"/>
          <w:rPrChange w:id="7093" w:author="user pc" w:date="2022-03-15T10:14:00Z">
            <w:rPr>
              <w:b/>
              <w:bCs/>
            </w:rPr>
          </w:rPrChange>
        </w:rPr>
      </w:pPr>
      <w:r w:rsidRPr="F380A509">
        <w:rPr>
          <w:rFonts w:ascii="Times New Roman" w:cs="Times New Roman"/>
          <w:b/>
          <w:bCs/>
          <w:sz w:val="28"/>
          <w:szCs w:val="28"/>
          <w:rPrChange w:id="7094" w:author="user pc" w:date="2022-03-15T10:14:00Z">
            <w:rPr>
              <w:b/>
              <w:bCs/>
            </w:rPr>
          </w:rPrChange>
        </w:rPr>
        <w:t>Solution</w:t>
      </w:r>
    </w:p>
    <w:p>
      <w:pPr>
        <w:pStyle w:val="style0"/>
        <w:rPr>
          <w:rFonts w:ascii="Times New Roman" w:cs="Times New Roman"/>
          <w:color w:val="000000"/>
          <w:sz w:val="28"/>
          <w:szCs w:val="28"/>
          <w:rPrChange w:id="7095" w:author="user pc" w:date="2022-03-15T10:14:00Z">
            <w:rPr>
              <w:color w:val="000000"/>
            </w:rPr>
          </w:rPrChange>
        </w:rPr>
      </w:pPr>
      <w:r>
        <w:rPr>
          <w:rFonts w:ascii="Times New Roman" w:cs="Times New Roman" w:hAnsi="Times New Roman"/>
          <w:color w:val="000000"/>
          <w:sz w:val="28"/>
          <w:szCs w:val="28"/>
        </w:rPr>
        <w:t xml:space="preserve">                                                  </w:t>
      </w:r>
      <w:r w:rsidRPr="4C147E60">
        <w:rPr>
          <w:rFonts w:ascii="Times New Roman" w:cs="Times New Roman"/>
          <w:color w:val="000000"/>
          <w:sz w:val="28"/>
          <w:szCs w:val="28"/>
          <w:rPrChange w:id="7096" w:author="user pc" w:date="2022-03-15T10:14:00Z">
            <w:rPr>
              <w:color w:val="000000"/>
            </w:rPr>
          </w:rPrChange>
        </w:rPr>
        <w:t>2H</w:t>
      </w:r>
      <w:r w:rsidRPr="6DDAC15B">
        <w:rPr>
          <w:rFonts w:ascii="Times New Roman" w:cs="Times New Roman"/>
          <w:color w:val="000000"/>
          <w:sz w:val="28"/>
          <w:szCs w:val="28"/>
          <w:vertAlign w:val="subscript"/>
          <w:rPrChange w:id="7097" w:author="user pc" w:date="2022-03-15T10:14:00Z">
            <w:rPr>
              <w:color w:val="000000"/>
              <w:vertAlign w:val="subscript"/>
            </w:rPr>
          </w:rPrChange>
        </w:rPr>
        <w:t>2(g)</w:t>
      </w:r>
      <w:r>
        <w:rPr>
          <w:rFonts w:ascii="Times New Roman" w:cs="Times New Roman" w:hAnsi="Times New Roman"/>
          <w:color w:val="000000"/>
          <w:sz w:val="28"/>
          <w:szCs w:val="28"/>
        </w:rPr>
        <w:t xml:space="preserve"> </w:t>
      </w:r>
      <w:r w:rsidRPr="56911AE5">
        <w:rPr>
          <w:rFonts w:ascii="Times New Roman" w:cs="Times New Roman"/>
          <w:color w:val="000000"/>
          <w:sz w:val="28"/>
          <w:szCs w:val="28"/>
          <w:rPrChange w:id="7098" w:author="user pc" w:date="2022-03-15T10:14:00Z">
            <w:rPr>
              <w:color w:val="000000"/>
            </w:rPr>
          </w:rPrChange>
        </w:rPr>
        <w:t xml:space="preserve">+ </w:t>
      </w:r>
      <w:r>
        <w:rPr>
          <w:rFonts w:ascii="Times New Roman" w:cs="Times New Roman" w:hAnsi="Times New Roman"/>
          <w:color w:val="000000"/>
          <w:sz w:val="28"/>
          <w:szCs w:val="28"/>
        </w:rPr>
        <w:t xml:space="preserve">    </w:t>
      </w:r>
      <w:r w:rsidRPr="C22D5080">
        <w:rPr>
          <w:rFonts w:ascii="Times New Roman" w:cs="Times New Roman"/>
          <w:color w:val="000000"/>
          <w:sz w:val="28"/>
          <w:szCs w:val="28"/>
          <w:rPrChange w:id="7099" w:author="user pc" w:date="2022-03-15T10:14:00Z">
            <w:rPr>
              <w:color w:val="000000"/>
            </w:rPr>
          </w:rPrChange>
        </w:rPr>
        <w:t>O</w:t>
      </w:r>
      <w:r w:rsidRPr="E4D645EC">
        <w:rPr>
          <w:rFonts w:ascii="Times New Roman" w:cs="Times New Roman"/>
          <w:color w:val="000000"/>
          <w:sz w:val="28"/>
          <w:szCs w:val="28"/>
          <w:vertAlign w:val="subscript"/>
          <w:rPrChange w:id="7100" w:author="user pc" w:date="2022-03-15T10:14:00Z">
            <w:rPr>
              <w:color w:val="000000"/>
              <w:vertAlign w:val="subscript"/>
            </w:rPr>
          </w:rPrChange>
        </w:rPr>
        <w:t>2(g)</w:t>
      </w:r>
      <w:r w:rsidRPr="F81BFF19">
        <w:rPr>
          <w:rFonts w:ascii="Times New Roman" w:cs="Times New Roman"/>
          <w:color w:val="000000"/>
          <w:sz w:val="28"/>
          <w:szCs w:val="28"/>
          <w:rPrChange w:id="7101" w:author="user pc" w:date="2022-03-15T10:14:00Z">
            <w:rPr>
              <w:color w:val="000000"/>
            </w:rPr>
          </w:rPrChange>
        </w:rPr>
        <w:t xml:space="preserve"> </w:t>
      </w:r>
      <w:r>
        <w:rPr>
          <w:rFonts w:ascii="Times New Roman" w:cs="Times New Roman" w:hAnsi="Times New Roman"/>
          <w:color w:val="000000"/>
          <w:sz w:val="28"/>
          <w:szCs w:val="28"/>
        </w:rPr>
        <w:t xml:space="preserve">    </w:t>
      </w:r>
      <w:r w:rsidRPr="F0859D56">
        <w:rPr>
          <w:rFonts w:ascii="Times New Roman" w:cs="Times New Roman"/>
          <w:color w:val="000000"/>
          <w:sz w:val="28"/>
          <w:szCs w:val="28"/>
          <w:rPrChange w:id="7102" w:author="user pc" w:date="2022-03-15T10:14:00Z">
            <w:rPr>
              <w:color w:val="000000"/>
            </w:rPr>
          </w:rPrChange>
        </w:rPr>
        <w:t xml:space="preserve">=&gt; </w:t>
      </w:r>
      <w:r>
        <w:rPr>
          <w:rFonts w:ascii="Times New Roman" w:cs="Times New Roman" w:hAnsi="Times New Roman"/>
          <w:color w:val="000000"/>
          <w:sz w:val="28"/>
          <w:szCs w:val="28"/>
        </w:rPr>
        <w:t xml:space="preserve">   </w:t>
      </w:r>
      <w:r w:rsidRPr="0396D09C">
        <w:rPr>
          <w:rFonts w:ascii="Times New Roman" w:cs="Times New Roman"/>
          <w:color w:val="000000"/>
          <w:sz w:val="28"/>
          <w:szCs w:val="28"/>
          <w:rPrChange w:id="7103" w:author="user pc" w:date="2022-03-15T10:14:00Z">
            <w:rPr>
              <w:color w:val="000000"/>
            </w:rPr>
          </w:rPrChange>
        </w:rPr>
        <w:t>2H</w:t>
      </w:r>
      <w:r w:rsidRPr="1CC31F9D">
        <w:rPr>
          <w:rFonts w:ascii="Times New Roman" w:cs="Times New Roman"/>
          <w:color w:val="000000"/>
          <w:sz w:val="28"/>
          <w:szCs w:val="28"/>
          <w:vertAlign w:val="subscript"/>
          <w:rPrChange w:id="7104" w:author="user pc" w:date="2022-03-15T10:14:00Z">
            <w:rPr>
              <w:color w:val="000000"/>
              <w:vertAlign w:val="subscript"/>
            </w:rPr>
          </w:rPrChange>
        </w:rPr>
        <w:t>2</w:t>
      </w:r>
      <w:r w:rsidRPr="3E84766F">
        <w:rPr>
          <w:rFonts w:ascii="Times New Roman" w:cs="Times New Roman"/>
          <w:color w:val="000000"/>
          <w:sz w:val="28"/>
          <w:szCs w:val="28"/>
          <w:rPrChange w:id="7105" w:author="user pc" w:date="2022-03-15T10:14:00Z">
            <w:rPr>
              <w:color w:val="000000"/>
            </w:rPr>
          </w:rPrChange>
        </w:rPr>
        <w:t>O</w:t>
      </w:r>
      <w:r w:rsidRPr="E497E2DA">
        <w:rPr>
          <w:rFonts w:ascii="Times New Roman" w:cs="Times New Roman"/>
          <w:color w:val="000000"/>
          <w:sz w:val="28"/>
          <w:szCs w:val="28"/>
          <w:vertAlign w:val="subscript"/>
          <w:rPrChange w:id="7106" w:author="user pc" w:date="2022-03-15T10:14:00Z">
            <w:rPr>
              <w:color w:val="000000"/>
            </w:rPr>
          </w:rPrChange>
        </w:rPr>
        <w:t>(g)</w:t>
      </w:r>
    </w:p>
    <w:p>
      <w:pPr>
        <w:pStyle w:val="style0"/>
        <w:rPr>
          <w:rFonts w:ascii="Times New Roman" w:cs="Times New Roman" w:hAnsi="Times New Roman"/>
          <w:color w:val="000000"/>
          <w:sz w:val="28"/>
          <w:szCs w:val="28"/>
        </w:rPr>
      </w:pPr>
      <w:r>
        <w:rPr>
          <w:rFonts w:ascii="Times New Roman" w:cs="Times New Roman" w:hAnsi="Times New Roman"/>
          <w:color w:val="000000"/>
          <w:sz w:val="28"/>
          <w:szCs w:val="28"/>
        </w:rPr>
        <w:t xml:space="preserve">                                                    </w:t>
      </w:r>
      <w:r w:rsidRPr="B43BE4A3">
        <w:rPr>
          <w:rFonts w:ascii="Times New Roman" w:cs="Times New Roman"/>
          <w:color w:val="000000"/>
          <w:sz w:val="28"/>
          <w:szCs w:val="28"/>
          <w:rPrChange w:id="7107" w:author="user pc" w:date="2022-03-15T10:14:00Z">
            <w:rPr>
              <w:color w:val="000000"/>
            </w:rPr>
          </w:rPrChange>
        </w:rPr>
        <w:t xml:space="preserve">  2:</w:t>
      </w:r>
      <w:r>
        <w:rPr>
          <w:rFonts w:ascii="Times New Roman" w:cs="Times New Roman" w:hAnsi="Times New Roman"/>
          <w:color w:val="000000"/>
          <w:sz w:val="28"/>
          <w:szCs w:val="28"/>
        </w:rPr>
        <w:t xml:space="preserve">           </w:t>
      </w:r>
      <w:r w:rsidRPr="5ED153E6">
        <w:rPr>
          <w:rFonts w:ascii="Times New Roman" w:cs="Times New Roman"/>
          <w:color w:val="000000"/>
          <w:sz w:val="28"/>
          <w:szCs w:val="28"/>
          <w:rPrChange w:id="7108" w:author="user pc" w:date="2022-03-15T10:14:00Z">
            <w:rPr>
              <w:color w:val="000000"/>
            </w:rPr>
          </w:rPrChange>
        </w:rPr>
        <w:t>1      :</w:t>
      </w:r>
      <w:r>
        <w:rPr>
          <w:rFonts w:ascii="Times New Roman" w:cs="Times New Roman" w:hAnsi="Times New Roman"/>
          <w:color w:val="000000"/>
          <w:sz w:val="28"/>
          <w:szCs w:val="28"/>
        </w:rPr>
        <w:t xml:space="preserve">           </w:t>
      </w:r>
      <w:r w:rsidRPr="11BD82B5">
        <w:rPr>
          <w:rFonts w:ascii="Times New Roman" w:cs="Times New Roman"/>
          <w:color w:val="000000"/>
          <w:sz w:val="28"/>
          <w:szCs w:val="28"/>
          <w:rPrChange w:id="7109" w:author="user pc" w:date="2022-03-15T10:14:00Z">
            <w:rPr>
              <w:color w:val="000000"/>
            </w:rPr>
          </w:rPrChange>
        </w:rPr>
        <w:t>2</w:t>
      </w:r>
      <w:r>
        <w:rPr>
          <w:rFonts w:ascii="Times New Roman" w:cs="Times New Roman" w:hAnsi="Times New Roman"/>
          <w:color w:val="000000"/>
          <w:sz w:val="28"/>
          <w:szCs w:val="28"/>
        </w:rPr>
        <w:t xml:space="preserve"> </w:t>
      </w:r>
    </w:p>
    <w:p>
      <w:pPr>
        <w:pStyle w:val="style0"/>
        <w:rPr>
          <w:rFonts w:ascii="Times New Roman" w:cs="Times New Roman"/>
          <w:color w:val="000000"/>
          <w:sz w:val="28"/>
          <w:szCs w:val="28"/>
          <w:rPrChange w:id="7110" w:author="user pc" w:date="2022-03-15T10:14:00Z">
            <w:rPr>
              <w:color w:val="000000"/>
            </w:rPr>
          </w:rPrChange>
        </w:rPr>
      </w:pPr>
      <w:r>
        <w:rPr>
          <w:rFonts w:ascii="Times New Roman" w:cs="Times New Roman" w:hAnsi="Times New Roman"/>
          <w:color w:val="000000"/>
          <w:sz w:val="28"/>
          <w:szCs w:val="28"/>
        </w:rPr>
        <w:t xml:space="preserve">                  </w:t>
      </w:r>
      <w:r w:rsidRPr="4D7BDFAC">
        <w:rPr>
          <w:rFonts w:ascii="Times New Roman" w:cs="Times New Roman"/>
          <w:color w:val="000000"/>
          <w:sz w:val="28"/>
          <w:szCs w:val="28"/>
          <w:rPrChange w:id="7111" w:author="user pc" w:date="2022-03-15T10:14:00Z">
            <w:rPr>
              <w:color w:val="000000"/>
            </w:rPr>
          </w:rPrChange>
        </w:rPr>
        <w:t>Before</w:t>
      </w:r>
      <w:r>
        <w:rPr>
          <w:rFonts w:ascii="Times New Roman" w:cs="Times New Roman" w:hAnsi="Times New Roman"/>
          <w:color w:val="000000"/>
          <w:sz w:val="28"/>
          <w:szCs w:val="28"/>
        </w:rPr>
        <w:t xml:space="preserve"> </w:t>
      </w:r>
      <w:r w:rsidRPr="DACD25F3">
        <w:rPr>
          <w:rFonts w:ascii="Times New Roman" w:cs="Times New Roman"/>
          <w:color w:val="000000"/>
          <w:sz w:val="28"/>
          <w:szCs w:val="28"/>
          <w:rPrChange w:id="7112" w:author="user pc" w:date="2022-03-15T10:14:00Z">
            <w:rPr>
              <w:color w:val="000000"/>
            </w:rPr>
          </w:rPrChange>
        </w:rPr>
        <w:t>sparking:</w:t>
      </w:r>
      <w:r>
        <w:rPr>
          <w:rFonts w:ascii="Times New Roman" w:cs="Times New Roman" w:hAnsi="Times New Roman"/>
          <w:color w:val="000000"/>
          <w:sz w:val="28"/>
          <w:szCs w:val="28"/>
        </w:rPr>
        <w:t xml:space="preserve">      </w:t>
      </w:r>
      <w:r w:rsidRPr="3802960E">
        <w:rPr>
          <w:rFonts w:ascii="Times New Roman" w:cs="Times New Roman"/>
          <w:color w:val="000000"/>
          <w:sz w:val="28"/>
          <w:szCs w:val="28"/>
          <w:rPrChange w:id="7113" w:author="user pc" w:date="2022-03-15T10:14:00Z">
            <w:rPr>
              <w:color w:val="000000"/>
            </w:rPr>
          </w:rPrChange>
        </w:rPr>
        <w:t>25cm</w:t>
      </w:r>
      <w:r w:rsidRPr="E0F37A79">
        <w:rPr>
          <w:rFonts w:ascii="Times New Roman" w:cs="Times New Roman"/>
          <w:color w:val="000000"/>
          <w:sz w:val="28"/>
          <w:szCs w:val="28"/>
          <w:vertAlign w:val="superscript"/>
          <w:rPrChange w:id="7114"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947D737C">
        <w:rPr>
          <w:rFonts w:ascii="Times New Roman" w:cs="Times New Roman"/>
          <w:color w:val="000000"/>
          <w:sz w:val="28"/>
          <w:szCs w:val="28"/>
          <w:rPrChange w:id="7115" w:author="user pc" w:date="2022-03-15T10:14:00Z">
            <w:rPr>
              <w:color w:val="000000"/>
            </w:rPr>
          </w:rPrChange>
        </w:rPr>
        <w:t>20cm</w:t>
      </w:r>
      <w:r w:rsidRPr="A6869D0E">
        <w:rPr>
          <w:rFonts w:ascii="Times New Roman" w:cs="Times New Roman"/>
          <w:color w:val="000000"/>
          <w:sz w:val="28"/>
          <w:szCs w:val="28"/>
          <w:vertAlign w:val="superscript"/>
          <w:rPrChange w:id="7116"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10BFD0FD">
        <w:rPr>
          <w:rFonts w:ascii="Times New Roman" w:cs="Times New Roman"/>
          <w:color w:val="000000"/>
          <w:sz w:val="28"/>
          <w:szCs w:val="28"/>
          <w:rPrChange w:id="7117" w:author="user pc" w:date="2022-03-15T10:14:00Z">
            <w:rPr>
              <w:color w:val="000000"/>
            </w:rPr>
          </w:rPrChange>
        </w:rPr>
        <w:t>........</w:t>
      </w:r>
    </w:p>
    <w:p>
      <w:pPr>
        <w:pStyle w:val="style0"/>
        <w:rPr>
          <w:rFonts w:ascii="Times New Roman" w:cs="Times New Roman"/>
          <w:color w:val="000000"/>
          <w:sz w:val="28"/>
          <w:szCs w:val="28"/>
          <w:rPrChange w:id="7118" w:author="user pc" w:date="2022-03-15T10:14:00Z">
            <w:rPr>
              <w:color w:val="000000"/>
            </w:rPr>
          </w:rPrChange>
        </w:rPr>
      </w:pPr>
      <w:r>
        <w:rPr>
          <w:rFonts w:ascii="Times New Roman" w:cs="Times New Roman" w:hAnsi="Times New Roman"/>
          <w:color w:val="000000"/>
          <w:sz w:val="28"/>
          <w:szCs w:val="28"/>
        </w:rPr>
        <w:t xml:space="preserve">                  </w:t>
      </w:r>
      <w:r w:rsidRPr="CFA6A43C">
        <w:rPr>
          <w:rFonts w:ascii="Times New Roman" w:cs="Times New Roman"/>
          <w:color w:val="000000"/>
          <w:sz w:val="28"/>
          <w:szCs w:val="28"/>
          <w:rPrChange w:id="7119" w:author="user pc" w:date="2022-03-15T10:14:00Z">
            <w:rPr>
              <w:color w:val="000000"/>
            </w:rPr>
          </w:rPrChange>
        </w:rPr>
        <w:t>On</w:t>
      </w:r>
      <w:r>
        <w:rPr>
          <w:rFonts w:ascii="Times New Roman" w:cs="Times New Roman" w:hAnsi="Times New Roman"/>
          <w:color w:val="000000"/>
          <w:sz w:val="28"/>
          <w:szCs w:val="28"/>
        </w:rPr>
        <w:t xml:space="preserve"> </w:t>
      </w:r>
      <w:r w:rsidRPr="08C80044">
        <w:rPr>
          <w:rFonts w:ascii="Times New Roman" w:cs="Times New Roman"/>
          <w:color w:val="000000"/>
          <w:sz w:val="28"/>
          <w:szCs w:val="28"/>
          <w:rPrChange w:id="7120" w:author="user pc" w:date="2022-03-15T10:14:00Z">
            <w:rPr>
              <w:color w:val="000000"/>
            </w:rPr>
          </w:rPrChange>
        </w:rPr>
        <w:t>sparking:</w:t>
      </w:r>
      <w:r>
        <w:rPr>
          <w:rFonts w:ascii="Times New Roman" w:cs="Times New Roman" w:hAnsi="Times New Roman"/>
          <w:color w:val="000000"/>
          <w:sz w:val="28"/>
          <w:szCs w:val="28"/>
        </w:rPr>
        <w:t xml:space="preserve">             </w:t>
      </w:r>
      <w:r w:rsidRPr="25C9FF3E">
        <w:rPr>
          <w:rFonts w:ascii="Times New Roman" w:cs="Times New Roman"/>
          <w:color w:val="000000"/>
          <w:sz w:val="28"/>
          <w:szCs w:val="28"/>
          <w:rPrChange w:id="7121" w:author="user pc" w:date="2022-03-15T10:14:00Z">
            <w:rPr>
              <w:color w:val="000000"/>
            </w:rPr>
          </w:rPrChange>
        </w:rPr>
        <w:t>25cm</w:t>
      </w:r>
      <w:r w:rsidRPr="448F31C3">
        <w:rPr>
          <w:rFonts w:ascii="Times New Roman" w:cs="Times New Roman"/>
          <w:color w:val="000000"/>
          <w:sz w:val="28"/>
          <w:szCs w:val="28"/>
          <w:vertAlign w:val="superscript"/>
          <w:rPrChange w:id="7122"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65F3C36B">
        <w:rPr>
          <w:rFonts w:ascii="Times New Roman" w:cs="Times New Roman"/>
          <w:color w:val="000000"/>
          <w:sz w:val="28"/>
          <w:szCs w:val="28"/>
          <w:rPrChange w:id="7123" w:author="user pc" w:date="2022-03-15T10:14:00Z">
            <w:rPr>
              <w:color w:val="000000"/>
            </w:rPr>
          </w:rPrChange>
        </w:rPr>
        <w:t>12.5cm</w:t>
      </w:r>
      <w:r w:rsidRPr="67C5E848">
        <w:rPr>
          <w:rFonts w:ascii="Times New Roman" w:cs="Times New Roman"/>
          <w:color w:val="000000"/>
          <w:sz w:val="28"/>
          <w:szCs w:val="28"/>
          <w:vertAlign w:val="superscript"/>
          <w:rPrChange w:id="7124" w:author="user pc" w:date="2022-03-15T10:14:00Z">
            <w:rPr>
              <w:color w:val="000000"/>
              <w:vertAlign w:val="superscript"/>
            </w:rPr>
          </w:rPrChange>
        </w:rPr>
        <w:t xml:space="preserve">3  </w:t>
      </w:r>
      <w:r>
        <w:rPr>
          <w:rFonts w:ascii="Times New Roman" w:cs="Times New Roman" w:hAnsi="Times New Roman"/>
          <w:color w:val="000000"/>
          <w:sz w:val="28"/>
          <w:szCs w:val="28"/>
          <w:vertAlign w:val="superscript"/>
        </w:rPr>
        <w:t xml:space="preserve">        </w:t>
      </w:r>
      <w:r w:rsidRPr="97590DD3">
        <w:rPr>
          <w:rFonts w:ascii="Times New Roman" w:cs="Times New Roman"/>
          <w:color w:val="000000"/>
          <w:sz w:val="28"/>
          <w:szCs w:val="28"/>
          <w:rPrChange w:id="7125" w:author="user pc" w:date="2022-03-15T10:14:00Z">
            <w:rPr>
              <w:color w:val="000000"/>
            </w:rPr>
          </w:rPrChange>
        </w:rPr>
        <w:t>25cm</w:t>
      </w:r>
      <w:r w:rsidRPr="B3974482">
        <w:rPr>
          <w:rFonts w:ascii="Times New Roman" w:cs="Times New Roman"/>
          <w:color w:val="000000"/>
          <w:sz w:val="28"/>
          <w:szCs w:val="28"/>
          <w:vertAlign w:val="superscript"/>
          <w:rPrChange w:id="7126" w:author="user pc" w:date="2022-03-15T10:14:00Z">
            <w:rPr>
              <w:color w:val="000000"/>
              <w:vertAlign w:val="superscript"/>
            </w:rPr>
          </w:rPrChange>
        </w:rPr>
        <w:t>3</w:t>
      </w:r>
    </w:p>
    <w:p>
      <w:pPr>
        <w:pStyle w:val="style0"/>
        <w:rPr>
          <w:rFonts w:ascii="Times New Roman" w:cs="Times New Roman"/>
          <w:color w:val="000000"/>
          <w:sz w:val="28"/>
          <w:szCs w:val="28"/>
          <w:rPrChange w:id="7127" w:author="user pc" w:date="2022-03-15T10:14:00Z">
            <w:rPr>
              <w:color w:val="000000"/>
            </w:rPr>
          </w:rPrChange>
        </w:rPr>
      </w:pPr>
      <w:r>
        <w:rPr>
          <w:rFonts w:ascii="Times New Roman" w:cs="Times New Roman" w:hAnsi="Times New Roman"/>
          <w:color w:val="000000"/>
          <w:sz w:val="28"/>
          <w:szCs w:val="28"/>
        </w:rPr>
        <w:t xml:space="preserve">                   </w:t>
      </w:r>
      <w:r w:rsidRPr="C4640B96">
        <w:rPr>
          <w:rFonts w:ascii="Times New Roman" w:cs="Times New Roman"/>
          <w:color w:val="000000"/>
          <w:sz w:val="28"/>
          <w:szCs w:val="28"/>
          <w:rPrChange w:id="7128" w:author="user pc" w:date="2022-03-15T10:14:00Z">
            <w:rPr>
              <w:color w:val="000000"/>
            </w:rPr>
          </w:rPrChange>
        </w:rPr>
        <w:t>After</w:t>
      </w:r>
      <w:r>
        <w:rPr>
          <w:rFonts w:ascii="Times New Roman" w:cs="Times New Roman" w:hAnsi="Times New Roman"/>
          <w:color w:val="000000"/>
          <w:sz w:val="28"/>
          <w:szCs w:val="28"/>
        </w:rPr>
        <w:t xml:space="preserve"> </w:t>
      </w:r>
      <w:r w:rsidRPr="D0EB4E5C">
        <w:rPr>
          <w:rFonts w:ascii="Times New Roman" w:cs="Times New Roman"/>
          <w:color w:val="000000"/>
          <w:sz w:val="28"/>
          <w:szCs w:val="28"/>
          <w:rPrChange w:id="7129" w:author="user pc" w:date="2022-03-15T10:14:00Z">
            <w:rPr>
              <w:color w:val="000000"/>
            </w:rPr>
          </w:rPrChange>
        </w:rPr>
        <w:t>sparking:</w:t>
      </w:r>
      <w:r>
        <w:rPr>
          <w:rFonts w:ascii="Times New Roman" w:cs="Times New Roman" w:hAnsi="Times New Roman"/>
          <w:color w:val="000000"/>
          <w:sz w:val="28"/>
          <w:szCs w:val="28"/>
        </w:rPr>
        <w:t xml:space="preserve">        </w:t>
      </w:r>
      <w:r w:rsidRPr="512F6D7A">
        <w:rPr>
          <w:rFonts w:ascii="Times New Roman" w:cs="Times New Roman"/>
          <w:color w:val="000000"/>
          <w:sz w:val="28"/>
          <w:szCs w:val="28"/>
          <w:rPrChange w:id="7130" w:author="user pc" w:date="2022-03-15T10:14:00Z">
            <w:rPr>
              <w:color w:val="000000"/>
            </w:rPr>
          </w:rPrChange>
        </w:rPr>
        <w:t>0cm</w:t>
      </w:r>
      <w:r w:rsidRPr="55668A44">
        <w:rPr>
          <w:rFonts w:ascii="Times New Roman" w:cs="Times New Roman"/>
          <w:color w:val="000000"/>
          <w:sz w:val="28"/>
          <w:szCs w:val="28"/>
          <w:vertAlign w:val="superscript"/>
          <w:rPrChange w:id="7131"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43B828DB">
        <w:rPr>
          <w:rFonts w:ascii="Times New Roman" w:cs="Times New Roman"/>
          <w:color w:val="000000"/>
          <w:sz w:val="28"/>
          <w:szCs w:val="28"/>
          <w:rPrChange w:id="7132" w:author="user pc" w:date="2022-03-15T10:14:00Z">
            <w:rPr>
              <w:color w:val="000000"/>
            </w:rPr>
          </w:rPrChange>
        </w:rPr>
        <w:t>7.5cm</w:t>
      </w:r>
      <w:r w:rsidRPr="80C91BAB">
        <w:rPr>
          <w:rFonts w:ascii="Times New Roman" w:cs="Times New Roman"/>
          <w:color w:val="000000"/>
          <w:sz w:val="28"/>
          <w:szCs w:val="28"/>
          <w:vertAlign w:val="superscript"/>
          <w:rPrChange w:id="7133" w:author="user pc" w:date="2022-03-15T10:14:00Z">
            <w:rPr>
              <w:color w:val="000000"/>
            </w:rPr>
          </w:rPrChange>
        </w:rPr>
        <w:t>3</w:t>
      </w:r>
      <w:r>
        <w:rPr>
          <w:rFonts w:ascii="Times New Roman" w:cs="Times New Roman" w:hAnsi="Times New Roman"/>
          <w:color w:val="000000"/>
          <w:sz w:val="28"/>
          <w:szCs w:val="28"/>
        </w:rPr>
        <w:t xml:space="preserve">         </w:t>
      </w:r>
      <w:r w:rsidRPr="AF4B12E1">
        <w:rPr>
          <w:rFonts w:ascii="Times New Roman" w:cs="Times New Roman"/>
          <w:color w:val="000000"/>
          <w:sz w:val="28"/>
          <w:szCs w:val="28"/>
          <w:rPrChange w:id="7134" w:author="user pc" w:date="2022-03-15T10:14:00Z">
            <w:rPr>
              <w:color w:val="000000"/>
            </w:rPr>
          </w:rPrChange>
        </w:rPr>
        <w:t>25cm</w:t>
      </w:r>
      <w:r w:rsidRPr="C59C5FB7">
        <w:rPr>
          <w:rFonts w:ascii="Times New Roman" w:cs="Times New Roman"/>
          <w:color w:val="000000"/>
          <w:sz w:val="28"/>
          <w:szCs w:val="28"/>
          <w:vertAlign w:val="superscript"/>
          <w:rPrChange w:id="7135" w:author="user pc" w:date="2022-03-15T10:14:00Z">
            <w:rPr>
              <w:color w:val="000000"/>
            </w:rPr>
          </w:rPrChange>
        </w:rPr>
        <w:t>3</w:t>
      </w:r>
    </w:p>
    <w:p>
      <w:pPr>
        <w:pStyle w:val="style0"/>
        <w:rPr>
          <w:rFonts w:ascii="Times New Roman" w:cs="Times New Roman"/>
          <w:b/>
          <w:bCs/>
          <w:color w:val="000000"/>
          <w:sz w:val="28"/>
          <w:szCs w:val="28"/>
          <w:rPrChange w:id="7136" w:author="user pc" w:date="2022-03-15T10:14:00Z">
            <w:rPr>
              <w:b/>
              <w:bCs/>
              <w:color w:val="000000"/>
            </w:rPr>
          </w:rPrChange>
        </w:rPr>
      </w:pPr>
      <w:r w:rsidRPr="F745B397">
        <w:rPr>
          <w:rFonts w:ascii="Times New Roman" w:cs="Times New Roman"/>
          <w:b/>
          <w:bCs/>
          <w:color w:val="000000"/>
          <w:sz w:val="28"/>
          <w:szCs w:val="28"/>
          <w:rPrChange w:id="7137" w:author="user pc" w:date="2022-03-15T10:14:00Z">
            <w:rPr>
              <w:b/>
              <w:bCs/>
              <w:color w:val="000000"/>
            </w:rPr>
          </w:rPrChange>
        </w:rPr>
        <w:t>Total volume of the residual gas = 25</w:t>
      </w:r>
      <w:r>
        <w:rPr>
          <w:rFonts w:ascii="Times New Roman" w:cs="Times New Roman" w:hAnsi="Times New Roman"/>
          <w:b/>
          <w:bCs/>
          <w:color w:val="000000"/>
          <w:sz w:val="28"/>
          <w:szCs w:val="28"/>
        </w:rPr>
        <w:t xml:space="preserve"> </w:t>
      </w:r>
      <w:r w:rsidRPr="3CCDFBA6">
        <w:rPr>
          <w:rFonts w:ascii="Times New Roman" w:cs="Times New Roman"/>
          <w:b/>
          <w:bCs/>
          <w:color w:val="000000"/>
          <w:sz w:val="28"/>
          <w:szCs w:val="28"/>
          <w:rPrChange w:id="7138" w:author="user pc" w:date="2022-03-15T10:14:00Z">
            <w:rPr>
              <w:b/>
              <w:bCs/>
              <w:color w:val="000000"/>
            </w:rPr>
          </w:rPrChange>
        </w:rPr>
        <w:t>+</w:t>
      </w:r>
      <w:r>
        <w:rPr>
          <w:rFonts w:ascii="Times New Roman" w:cs="Times New Roman" w:hAnsi="Times New Roman"/>
          <w:b/>
          <w:bCs/>
          <w:color w:val="000000"/>
          <w:sz w:val="28"/>
          <w:szCs w:val="28"/>
        </w:rPr>
        <w:t xml:space="preserve"> </w:t>
      </w:r>
      <w:r w:rsidRPr="899E67D1">
        <w:rPr>
          <w:rFonts w:ascii="Times New Roman" w:cs="Times New Roman"/>
          <w:b/>
          <w:bCs/>
          <w:color w:val="000000"/>
          <w:sz w:val="28"/>
          <w:szCs w:val="28"/>
          <w:rPrChange w:id="7139" w:author="user pc" w:date="2022-03-15T10:14:00Z">
            <w:rPr>
              <w:b/>
              <w:bCs/>
              <w:color w:val="000000"/>
            </w:rPr>
          </w:rPrChange>
        </w:rPr>
        <w:t>7.5</w:t>
      </w:r>
    </w:p>
    <w:p>
      <w:pPr>
        <w:pStyle w:val="style0"/>
        <w:rPr>
          <w:rFonts w:ascii="Times New Roman" w:cs="Times New Roman" w:hAnsi="Times New Roman"/>
          <w:b/>
          <w:bCs/>
          <w:color w:val="000000"/>
          <w:sz w:val="28"/>
          <w:szCs w:val="28"/>
        </w:rPr>
      </w:pPr>
      <w:r w:rsidRPr="650B26F3">
        <w:rPr>
          <w:rFonts w:ascii="Times New Roman" w:cs="Times New Roman"/>
          <w:b/>
          <w:bCs/>
          <w:color w:val="000000"/>
          <w:sz w:val="28"/>
          <w:szCs w:val="28"/>
          <w:rPrChange w:id="7140" w:author="user pc" w:date="2022-03-15T10:14:00Z">
            <w:rPr>
              <w:b/>
              <w:bCs/>
              <w:color w:val="000000"/>
            </w:rPr>
          </w:rPrChange>
        </w:rPr>
        <w:t xml:space="preserve">                                                          = 32.5cm</w:t>
      </w:r>
      <w:r w:rsidRPr="87535A10">
        <w:rPr>
          <w:rFonts w:ascii="Times New Roman" w:cs="Times New Roman"/>
          <w:b/>
          <w:bCs/>
          <w:color w:val="000000"/>
          <w:sz w:val="28"/>
          <w:szCs w:val="28"/>
          <w:vertAlign w:val="superscript"/>
          <w:rPrChange w:id="7141" w:author="user pc" w:date="2022-03-15T10:14:00Z">
            <w:rPr>
              <w:b/>
              <w:bCs/>
              <w:color w:val="000000"/>
            </w:rPr>
          </w:rPrChange>
        </w:rPr>
        <w:t>3</w:t>
      </w:r>
    </w:p>
    <w:p>
      <w:pPr>
        <w:pStyle w:val="style0"/>
        <w:rPr>
          <w:rFonts w:ascii="Times New Roman" w:cs="Times New Roman"/>
          <w:b/>
          <w:bCs/>
          <w:color w:val="000000"/>
          <w:sz w:val="28"/>
          <w:szCs w:val="28"/>
          <w:rPrChange w:id="7142" w:author="user pc" w:date="2022-03-15T10:14:00Z">
            <w:rPr>
              <w:b/>
              <w:bCs/>
              <w:color w:val="000000"/>
            </w:rPr>
          </w:rPrChange>
        </w:rPr>
      </w:pPr>
      <w:r w:rsidRPr="E58960D4">
        <w:rPr>
          <w:rFonts w:ascii="Times New Roman" w:cs="Times New Roman"/>
          <w:b/>
          <w:bCs/>
          <w:color w:val="000000"/>
          <w:sz w:val="28"/>
          <w:szCs w:val="28"/>
          <w:rPrChange w:id="7143" w:author="user pc" w:date="2022-03-15T10:14:00Z">
            <w:rPr>
              <w:b/>
              <w:bCs/>
              <w:color w:val="000000"/>
            </w:rPr>
          </w:rPrChange>
        </w:rPr>
        <w:t>SOLVED EXAMPLE 4</w:t>
      </w:r>
    </w:p>
    <w:p>
      <w:pPr>
        <w:pStyle w:val="style0"/>
        <w:rPr>
          <w:rFonts w:ascii="Times New Roman" w:cs="Times New Roman"/>
          <w:color w:val="000000"/>
          <w:sz w:val="28"/>
          <w:szCs w:val="28"/>
          <w:rPrChange w:id="7144" w:author="user pc" w:date="2022-03-15T10:14:00Z">
            <w:rPr>
              <w:color w:val="000000"/>
            </w:rPr>
          </w:rPrChange>
        </w:rPr>
      </w:pPr>
      <w:r w:rsidRPr="3CCE1974">
        <w:rPr>
          <w:rFonts w:ascii="Times New Roman" w:cs="Times New Roman"/>
          <w:color w:val="000000"/>
          <w:sz w:val="28"/>
          <w:szCs w:val="28"/>
          <w:rPrChange w:id="7145" w:author="user pc" w:date="2022-03-15T10:14:00Z">
            <w:rPr>
              <w:color w:val="000000"/>
            </w:rPr>
          </w:rPrChange>
        </w:rPr>
        <w:t>35cm</w:t>
      </w:r>
      <w:r w:rsidRPr="577C7811">
        <w:rPr>
          <w:rFonts w:ascii="Times New Roman" w:cs="Times New Roman"/>
          <w:color w:val="000000"/>
          <w:sz w:val="28"/>
          <w:szCs w:val="28"/>
          <w:vertAlign w:val="superscript"/>
          <w:rPrChange w:id="7146" w:author="user pc" w:date="2022-03-15T10:14:00Z">
            <w:rPr>
              <w:color w:val="000000"/>
              <w:vertAlign w:val="superscript"/>
            </w:rPr>
          </w:rPrChange>
        </w:rPr>
        <w:t>3</w:t>
      </w:r>
      <w:r w:rsidRPr="5114B04E">
        <w:rPr>
          <w:rFonts w:ascii="Times New Roman" w:cs="Times New Roman"/>
          <w:color w:val="000000"/>
          <w:sz w:val="28"/>
          <w:szCs w:val="28"/>
          <w:rPrChange w:id="7147" w:author="user pc" w:date="2022-03-15T10:14:00Z">
            <w:rPr>
              <w:color w:val="000000"/>
            </w:rPr>
          </w:rPrChange>
        </w:rPr>
        <w:t xml:space="preserve"> of H</w:t>
      </w:r>
      <w:r w:rsidRPr="91B9B822">
        <w:rPr>
          <w:rFonts w:ascii="Times New Roman" w:cs="Times New Roman"/>
          <w:color w:val="000000"/>
          <w:sz w:val="28"/>
          <w:szCs w:val="28"/>
          <w:vertAlign w:val="subscript"/>
          <w:rPrChange w:id="7148" w:author="user pc" w:date="2022-03-15T10:14:00Z">
            <w:rPr>
              <w:color w:val="000000"/>
              <w:vertAlign w:val="subscript"/>
            </w:rPr>
          </w:rPrChange>
        </w:rPr>
        <w:t>2</w:t>
      </w:r>
      <w:r w:rsidRPr="CF41B420">
        <w:rPr>
          <w:rFonts w:ascii="Times New Roman" w:cs="Times New Roman"/>
          <w:color w:val="000000"/>
          <w:sz w:val="28"/>
          <w:szCs w:val="28"/>
          <w:rPrChange w:id="7149" w:author="user pc" w:date="2022-03-15T10:14:00Z">
            <w:rPr>
              <w:color w:val="000000"/>
            </w:rPr>
          </w:rPrChange>
        </w:rPr>
        <w:t xml:space="preserve"> was sparked with 12cm</w:t>
      </w:r>
      <w:r w:rsidRPr="9234EA29">
        <w:rPr>
          <w:rFonts w:ascii="Times New Roman" w:cs="Times New Roman"/>
          <w:color w:val="000000"/>
          <w:sz w:val="28"/>
          <w:szCs w:val="28"/>
          <w:vertAlign w:val="superscript"/>
          <w:rPrChange w:id="7150" w:author="user pc" w:date="2022-03-15T10:14:00Z">
            <w:rPr>
              <w:color w:val="000000"/>
              <w:vertAlign w:val="superscript"/>
            </w:rPr>
          </w:rPrChange>
        </w:rPr>
        <w:t>3</w:t>
      </w:r>
      <w:r w:rsidRPr="6DB240D3">
        <w:rPr>
          <w:rFonts w:ascii="Times New Roman" w:cs="Times New Roman"/>
          <w:color w:val="000000"/>
          <w:sz w:val="28"/>
          <w:szCs w:val="28"/>
          <w:rPrChange w:id="7151" w:author="user pc" w:date="2022-03-15T10:14:00Z">
            <w:rPr>
              <w:color w:val="000000"/>
            </w:rPr>
          </w:rPrChange>
        </w:rPr>
        <w:t xml:space="preserve"> of O</w:t>
      </w:r>
      <w:r w:rsidRPr="1F06846C">
        <w:rPr>
          <w:rFonts w:ascii="Times New Roman" w:cs="Times New Roman"/>
          <w:color w:val="000000"/>
          <w:sz w:val="28"/>
          <w:szCs w:val="28"/>
          <w:vertAlign w:val="subscript"/>
          <w:rPrChange w:id="7152" w:author="user pc" w:date="2022-03-15T10:14:00Z">
            <w:rPr>
              <w:color w:val="000000"/>
              <w:vertAlign w:val="subscript"/>
            </w:rPr>
          </w:rPrChange>
        </w:rPr>
        <w:t>2</w:t>
      </w:r>
      <w:r w:rsidRPr="87249B48">
        <w:rPr>
          <w:rFonts w:ascii="Times New Roman" w:cs="Times New Roman"/>
          <w:color w:val="000000"/>
          <w:sz w:val="28"/>
          <w:szCs w:val="28"/>
          <w:rPrChange w:id="7153" w:author="user pc" w:date="2022-03-15T10:14:00Z">
            <w:rPr>
              <w:color w:val="000000"/>
            </w:rPr>
          </w:rPrChange>
        </w:rPr>
        <w:t xml:space="preserve"> at 110°C.</w:t>
      </w:r>
      <w:r>
        <w:rPr>
          <w:rFonts w:ascii="Times New Roman" w:cs="Times New Roman" w:hAnsi="Times New Roman"/>
          <w:color w:val="000000"/>
          <w:sz w:val="28"/>
          <w:szCs w:val="28"/>
        </w:rPr>
        <w:t xml:space="preserve"> </w:t>
      </w:r>
      <w:r w:rsidRPr="907EC0CB">
        <w:rPr>
          <w:rFonts w:ascii="Times New Roman" w:cs="Times New Roman"/>
          <w:color w:val="000000"/>
          <w:sz w:val="28"/>
          <w:szCs w:val="28"/>
          <w:rPrChange w:id="7154" w:author="user pc" w:date="2022-03-15T10:14:00Z">
            <w:rPr>
              <w:color w:val="000000"/>
            </w:rPr>
          </w:rPrChange>
        </w:rPr>
        <w:t>What is the total volume of gas</w:t>
      </w:r>
      <w:r>
        <w:rPr>
          <w:rFonts w:ascii="Times New Roman" w:cs="Times New Roman" w:hAnsi="Times New Roman"/>
          <w:color w:val="000000"/>
          <w:sz w:val="28"/>
          <w:szCs w:val="28"/>
        </w:rPr>
        <w:t xml:space="preserve"> </w:t>
      </w:r>
      <w:r w:rsidRPr="F8E206EB">
        <w:rPr>
          <w:rFonts w:ascii="Times New Roman" w:cs="Times New Roman"/>
          <w:color w:val="000000"/>
          <w:sz w:val="28"/>
          <w:szCs w:val="28"/>
          <w:rPrChange w:id="7155" w:author="user pc" w:date="2022-03-15T10:14:00Z">
            <w:rPr>
              <w:color w:val="000000"/>
            </w:rPr>
          </w:rPrChange>
        </w:rPr>
        <w:t>left after the reaction?</w:t>
      </w:r>
    </w:p>
    <w:p>
      <w:pPr>
        <w:pStyle w:val="style0"/>
        <w:rPr>
          <w:rFonts w:ascii="Times New Roman" w:cs="Times New Roman"/>
          <w:b/>
          <w:bCs/>
          <w:sz w:val="28"/>
          <w:szCs w:val="28"/>
          <w:rPrChange w:id="7156" w:author="user pc" w:date="2022-03-15T10:14:00Z">
            <w:rPr>
              <w:b/>
              <w:bCs/>
            </w:rPr>
          </w:rPrChange>
        </w:rPr>
      </w:pPr>
      <w:r w:rsidRPr="50CAFF0B">
        <w:rPr>
          <w:rFonts w:ascii="Times New Roman" w:cs="Times New Roman"/>
          <w:b/>
          <w:bCs/>
          <w:sz w:val="28"/>
          <w:szCs w:val="28"/>
          <w:rPrChange w:id="7157" w:author="user pc" w:date="2022-03-15T10:14:00Z">
            <w:rPr>
              <w:b/>
              <w:bCs/>
            </w:rPr>
          </w:rPrChange>
        </w:rPr>
        <w:t>Solution</w:t>
      </w:r>
    </w:p>
    <w:p>
      <w:pPr>
        <w:pStyle w:val="style0"/>
        <w:rPr>
          <w:rFonts w:ascii="Times New Roman" w:cs="Times New Roman"/>
          <w:sz w:val="28"/>
          <w:szCs w:val="28"/>
          <w:rPrChange w:id="7158" w:author="user pc" w:date="2022-03-15T10:14:00Z">
            <w:rPr/>
          </w:rPrChange>
        </w:rPr>
      </w:pPr>
      <w:r>
        <w:rPr>
          <w:rFonts w:ascii="Times New Roman" w:cs="Times New Roman" w:hAnsi="Times New Roman"/>
          <w:color w:val="000000"/>
          <w:sz w:val="28"/>
          <w:szCs w:val="28"/>
        </w:rPr>
        <w:t xml:space="preserve">                                                               </w:t>
      </w:r>
      <w:r w:rsidRPr="2804614E">
        <w:rPr>
          <w:rFonts w:ascii="Times New Roman" w:cs="Times New Roman"/>
          <w:color w:val="000000"/>
          <w:sz w:val="28"/>
          <w:szCs w:val="28"/>
          <w:rPrChange w:id="7159" w:author="user pc" w:date="2022-03-15T10:14:00Z">
            <w:rPr>
              <w:color w:val="000000"/>
            </w:rPr>
          </w:rPrChange>
        </w:rPr>
        <w:t>2H</w:t>
      </w:r>
      <w:r w:rsidRPr="6C40D24F">
        <w:rPr>
          <w:rFonts w:ascii="Times New Roman" w:cs="Times New Roman"/>
          <w:color w:val="000000"/>
          <w:sz w:val="28"/>
          <w:szCs w:val="28"/>
          <w:vertAlign w:val="subscript"/>
          <w:rPrChange w:id="7160" w:author="user pc" w:date="2022-03-15T10:14:00Z">
            <w:rPr>
              <w:color w:val="000000"/>
              <w:vertAlign w:val="subscript"/>
            </w:rPr>
          </w:rPrChange>
        </w:rPr>
        <w:t>2(g)</w:t>
      </w:r>
      <w:r>
        <w:rPr>
          <w:rFonts w:ascii="Times New Roman" w:cs="Times New Roman" w:hAnsi="Times New Roman"/>
          <w:color w:val="000000"/>
          <w:sz w:val="28"/>
          <w:szCs w:val="28"/>
          <w:vertAlign w:val="subscript"/>
        </w:rPr>
        <w:t xml:space="preserve"> </w:t>
      </w:r>
      <w:r w:rsidRPr="40F24BC1">
        <w:rPr>
          <w:rFonts w:ascii="Times New Roman" w:cs="Times New Roman"/>
          <w:color w:val="000000"/>
          <w:sz w:val="28"/>
          <w:szCs w:val="28"/>
          <w:vertAlign w:val="subscript"/>
          <w:rPrChange w:id="7161" w:author="user pc" w:date="2022-03-15T10:14:00Z">
            <w:rPr>
              <w:color w:val="000000"/>
              <w:vertAlign w:val="subscript"/>
            </w:rPr>
          </w:rPrChange>
        </w:rPr>
        <w:t xml:space="preserve"> </w:t>
      </w:r>
      <w:r w:rsidRPr="638F7AA6">
        <w:rPr>
          <w:rFonts w:ascii="Times New Roman" w:cs="Times New Roman"/>
          <w:color w:val="000000"/>
          <w:sz w:val="28"/>
          <w:szCs w:val="28"/>
          <w:rPrChange w:id="7162" w:author="user pc" w:date="2022-03-15T10:14:00Z">
            <w:rPr>
              <w:color w:val="000000"/>
            </w:rPr>
          </w:rPrChange>
        </w:rPr>
        <w:t>+</w:t>
      </w:r>
      <w:r>
        <w:rPr>
          <w:rFonts w:ascii="Times New Roman" w:cs="Times New Roman" w:hAnsi="Times New Roman"/>
          <w:color w:val="000000"/>
          <w:sz w:val="28"/>
          <w:szCs w:val="28"/>
        </w:rPr>
        <w:t xml:space="preserve"> </w:t>
      </w:r>
      <w:r w:rsidRPr="87F5C84E">
        <w:rPr>
          <w:rFonts w:ascii="Times New Roman" w:cs="Times New Roman"/>
          <w:color w:val="000000"/>
          <w:sz w:val="28"/>
          <w:szCs w:val="28"/>
          <w:rPrChange w:id="7163" w:author="user pc" w:date="2022-03-15T10:14:00Z">
            <w:rPr>
              <w:color w:val="000000"/>
            </w:rPr>
          </w:rPrChange>
        </w:rPr>
        <w:t>O</w:t>
      </w:r>
      <w:r w:rsidRPr="6DDF6FF6">
        <w:rPr>
          <w:rFonts w:ascii="Times New Roman" w:cs="Times New Roman"/>
          <w:color w:val="000000"/>
          <w:sz w:val="28"/>
          <w:szCs w:val="28"/>
          <w:vertAlign w:val="subscript"/>
          <w:rPrChange w:id="7164" w:author="user pc" w:date="2022-03-15T10:14:00Z">
            <w:rPr>
              <w:color w:val="000000"/>
              <w:vertAlign w:val="subscript"/>
            </w:rPr>
          </w:rPrChange>
        </w:rPr>
        <w:t>2(g)</w:t>
      </w:r>
      <w:r w:rsidRPr="BBF6A897">
        <w:rPr>
          <w:rFonts w:ascii="Times New Roman" w:cs="Times New Roman"/>
          <w:color w:val="000000"/>
          <w:sz w:val="28"/>
          <w:szCs w:val="28"/>
          <w:rPrChange w:id="7165" w:author="user pc" w:date="2022-03-15T10:14:00Z">
            <w:rPr>
              <w:color w:val="000000"/>
            </w:rPr>
          </w:rPrChange>
        </w:rPr>
        <w:t>=&gt;</w:t>
      </w:r>
      <w:r>
        <w:rPr>
          <w:rFonts w:ascii="Times New Roman" w:cs="Times New Roman" w:hAnsi="Times New Roman"/>
          <w:color w:val="000000"/>
          <w:sz w:val="28"/>
          <w:szCs w:val="28"/>
        </w:rPr>
        <w:t xml:space="preserve">   </w:t>
      </w:r>
      <w:r w:rsidRPr="69665C53">
        <w:rPr>
          <w:rFonts w:ascii="Times New Roman" w:cs="Times New Roman"/>
          <w:color w:val="000000"/>
          <w:sz w:val="28"/>
          <w:szCs w:val="28"/>
          <w:rPrChange w:id="7166" w:author="user pc" w:date="2022-03-15T10:14:00Z">
            <w:rPr>
              <w:color w:val="000000"/>
            </w:rPr>
          </w:rPrChange>
        </w:rPr>
        <w:t>2H</w:t>
      </w:r>
      <w:r w:rsidRPr="B0718094">
        <w:rPr>
          <w:rFonts w:ascii="Times New Roman" w:cs="Times New Roman"/>
          <w:color w:val="000000"/>
          <w:sz w:val="28"/>
          <w:szCs w:val="28"/>
          <w:vertAlign w:val="subscript"/>
          <w:rPrChange w:id="7167" w:author="user pc" w:date="2022-03-15T10:14:00Z">
            <w:rPr>
              <w:color w:val="000000"/>
              <w:vertAlign w:val="subscript"/>
            </w:rPr>
          </w:rPrChange>
        </w:rPr>
        <w:t>2</w:t>
      </w:r>
      <w:r w:rsidRPr="976B37EF">
        <w:rPr>
          <w:rFonts w:ascii="Times New Roman" w:cs="Times New Roman"/>
          <w:color w:val="000000"/>
          <w:sz w:val="28"/>
          <w:szCs w:val="28"/>
          <w:rPrChange w:id="7168" w:author="user pc" w:date="2022-03-15T10:14:00Z">
            <w:rPr>
              <w:color w:val="000000"/>
            </w:rPr>
          </w:rPrChange>
        </w:rPr>
        <w:t>O</w:t>
      </w:r>
      <w:r w:rsidRPr="77C94B5E">
        <w:rPr>
          <w:rFonts w:ascii="Times New Roman" w:cs="Times New Roman"/>
          <w:color w:val="000000"/>
          <w:sz w:val="28"/>
          <w:szCs w:val="28"/>
          <w:vertAlign w:val="subscript"/>
          <w:rPrChange w:id="7169" w:author="user pc" w:date="2022-03-15T10:14:00Z">
            <w:rPr>
              <w:color w:val="000000"/>
              <w:vertAlign w:val="subscript"/>
            </w:rPr>
          </w:rPrChange>
        </w:rPr>
        <w:t>(g)</w:t>
      </w:r>
    </w:p>
    <w:p>
      <w:pPr>
        <w:pStyle w:val="style0"/>
        <w:rPr>
          <w:rFonts w:ascii="Times New Roman" w:cs="Times New Roman" w:hAnsi="Times New Roman"/>
          <w:color w:val="000000"/>
          <w:sz w:val="28"/>
          <w:szCs w:val="28"/>
        </w:rPr>
      </w:pPr>
      <w:r>
        <w:rPr>
          <w:rFonts w:ascii="Times New Roman" w:cs="Times New Roman" w:hAnsi="Times New Roman"/>
          <w:color w:val="000000"/>
          <w:sz w:val="28"/>
          <w:szCs w:val="28"/>
        </w:rPr>
        <w:t xml:space="preserve">                                                                </w:t>
      </w:r>
      <w:r w:rsidRPr="A380A5BA">
        <w:rPr>
          <w:rFonts w:ascii="Times New Roman" w:cs="Times New Roman"/>
          <w:color w:val="000000"/>
          <w:sz w:val="28"/>
          <w:szCs w:val="28"/>
          <w:rPrChange w:id="7170" w:author="user pc" w:date="2022-03-15T10:14:00Z">
            <w:rPr>
              <w:color w:val="000000"/>
            </w:rPr>
          </w:rPrChange>
        </w:rPr>
        <w:t>2:</w:t>
      </w:r>
      <w:r>
        <w:rPr>
          <w:rFonts w:ascii="Times New Roman" w:cs="Times New Roman" w:hAnsi="Times New Roman"/>
          <w:color w:val="000000"/>
          <w:sz w:val="28"/>
          <w:szCs w:val="28"/>
        </w:rPr>
        <w:t xml:space="preserve">           </w:t>
      </w:r>
      <w:r w:rsidRPr="30E0450E">
        <w:rPr>
          <w:rFonts w:ascii="Times New Roman" w:cs="Times New Roman"/>
          <w:color w:val="000000"/>
          <w:sz w:val="28"/>
          <w:szCs w:val="28"/>
          <w:rPrChange w:id="7171" w:author="user pc" w:date="2022-03-15T10:14:00Z">
            <w:rPr>
              <w:color w:val="000000"/>
            </w:rPr>
          </w:rPrChange>
        </w:rPr>
        <w:t>1:</w:t>
      </w:r>
      <w:r>
        <w:rPr>
          <w:rFonts w:ascii="Times New Roman" w:cs="Times New Roman" w:hAnsi="Times New Roman"/>
          <w:color w:val="000000"/>
          <w:sz w:val="28"/>
          <w:szCs w:val="28"/>
        </w:rPr>
        <w:t xml:space="preserve">             </w:t>
      </w:r>
      <w:r w:rsidRPr="604F612F">
        <w:rPr>
          <w:rFonts w:ascii="Times New Roman" w:cs="Times New Roman"/>
          <w:color w:val="000000"/>
          <w:sz w:val="28"/>
          <w:szCs w:val="28"/>
          <w:rPrChange w:id="7172" w:author="user pc" w:date="2022-03-15T10:14:00Z">
            <w:rPr>
              <w:color w:val="000000"/>
            </w:rPr>
          </w:rPrChange>
        </w:rPr>
        <w:t>2</w:t>
      </w:r>
    </w:p>
    <w:p>
      <w:pPr>
        <w:pStyle w:val="style0"/>
        <w:rPr>
          <w:rFonts w:ascii="Times New Roman" w:cs="Times New Roman"/>
          <w:color w:val="000000"/>
          <w:sz w:val="28"/>
          <w:szCs w:val="28"/>
          <w:rPrChange w:id="7173" w:author="user pc" w:date="2022-03-15T10:14:00Z">
            <w:rPr>
              <w:color w:val="000000"/>
            </w:rPr>
          </w:rPrChange>
        </w:rPr>
      </w:pPr>
      <w:r w:rsidRPr="3D82FC9D">
        <w:rPr>
          <w:rFonts w:ascii="Times New Roman" w:cs="Times New Roman"/>
          <w:color w:val="000000"/>
          <w:sz w:val="28"/>
          <w:szCs w:val="28"/>
          <w:rPrChange w:id="7174" w:author="user pc" w:date="2022-03-15T10:14:00Z">
            <w:rPr>
              <w:color w:val="000000"/>
            </w:rPr>
          </w:rPrChange>
        </w:rPr>
        <w:t>Before</w:t>
      </w:r>
      <w:r>
        <w:rPr>
          <w:rFonts w:ascii="Times New Roman" w:cs="Times New Roman" w:hAnsi="Times New Roman"/>
          <w:color w:val="000000"/>
          <w:sz w:val="28"/>
          <w:szCs w:val="28"/>
        </w:rPr>
        <w:t xml:space="preserve"> </w:t>
      </w:r>
      <w:r w:rsidRPr="9D131C27">
        <w:rPr>
          <w:rFonts w:ascii="Times New Roman" w:cs="Times New Roman"/>
          <w:color w:val="000000"/>
          <w:sz w:val="28"/>
          <w:szCs w:val="28"/>
          <w:rPrChange w:id="7175" w:author="user pc" w:date="2022-03-15T10:14:00Z">
            <w:rPr>
              <w:color w:val="000000"/>
            </w:rPr>
          </w:rPrChange>
        </w:rPr>
        <w:t>sparking:</w:t>
      </w:r>
      <w:r>
        <w:rPr>
          <w:rFonts w:ascii="Times New Roman" w:cs="Times New Roman" w:hAnsi="Times New Roman"/>
          <w:color w:val="000000"/>
          <w:sz w:val="28"/>
          <w:szCs w:val="28"/>
        </w:rPr>
        <w:t xml:space="preserve">                                   </w:t>
      </w:r>
      <w:r w:rsidRPr="8B4F01A8">
        <w:rPr>
          <w:rFonts w:ascii="Times New Roman" w:cs="Times New Roman"/>
          <w:color w:val="000000"/>
          <w:sz w:val="28"/>
          <w:szCs w:val="28"/>
          <w:rPrChange w:id="7176" w:author="user pc" w:date="2022-03-15T10:14:00Z">
            <w:rPr>
              <w:color w:val="000000"/>
            </w:rPr>
          </w:rPrChange>
        </w:rPr>
        <w:t>35cm</w:t>
      </w:r>
      <w:r w:rsidRPr="A4812EF2">
        <w:rPr>
          <w:rFonts w:ascii="Times New Roman" w:cs="Times New Roman"/>
          <w:color w:val="000000"/>
          <w:sz w:val="28"/>
          <w:szCs w:val="28"/>
          <w:vertAlign w:val="superscript"/>
          <w:rPrChange w:id="7177"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4BAA41E3">
        <w:rPr>
          <w:rFonts w:ascii="Times New Roman" w:cs="Times New Roman"/>
          <w:color w:val="000000"/>
          <w:sz w:val="28"/>
          <w:szCs w:val="28"/>
          <w:rPrChange w:id="7178" w:author="user pc" w:date="2022-03-15T10:14:00Z">
            <w:rPr>
              <w:color w:val="000000"/>
            </w:rPr>
          </w:rPrChange>
        </w:rPr>
        <w:t>12cm</w:t>
      </w:r>
      <w:r w:rsidRPr="8BB9CC39">
        <w:rPr>
          <w:rFonts w:ascii="Times New Roman" w:cs="Times New Roman"/>
          <w:color w:val="000000"/>
          <w:sz w:val="28"/>
          <w:szCs w:val="28"/>
          <w:vertAlign w:val="superscript"/>
          <w:rPrChange w:id="7179"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DE84DBA7">
        <w:rPr>
          <w:rFonts w:ascii="Times New Roman" w:cs="Times New Roman"/>
          <w:color w:val="000000"/>
          <w:sz w:val="28"/>
          <w:szCs w:val="28"/>
          <w:rPrChange w:id="7180" w:author="user pc" w:date="2022-03-15T10:14:00Z">
            <w:rPr>
              <w:color w:val="000000"/>
            </w:rPr>
          </w:rPrChange>
        </w:rPr>
        <w:t>.......</w:t>
      </w:r>
    </w:p>
    <w:p>
      <w:pPr>
        <w:pStyle w:val="style0"/>
        <w:rPr>
          <w:rFonts w:ascii="Times New Roman" w:cs="Times New Roman"/>
          <w:color w:val="000000"/>
          <w:sz w:val="28"/>
          <w:szCs w:val="28"/>
          <w:rPrChange w:id="7181" w:author="user pc" w:date="2022-03-15T10:14:00Z">
            <w:rPr>
              <w:color w:val="000000"/>
            </w:rPr>
          </w:rPrChange>
        </w:rPr>
      </w:pPr>
      <w:r w:rsidRPr="963CB79A">
        <w:rPr>
          <w:rFonts w:ascii="Times New Roman" w:cs="Times New Roman"/>
          <w:color w:val="000000"/>
          <w:sz w:val="28"/>
          <w:szCs w:val="28"/>
          <w:rPrChange w:id="7182" w:author="user pc" w:date="2022-03-15T10:14:00Z">
            <w:rPr>
              <w:color w:val="000000"/>
            </w:rPr>
          </w:rPrChange>
        </w:rPr>
        <w:t>On</w:t>
      </w:r>
      <w:r>
        <w:rPr>
          <w:rFonts w:ascii="Times New Roman" w:cs="Times New Roman" w:hAnsi="Times New Roman"/>
          <w:color w:val="000000"/>
          <w:sz w:val="28"/>
          <w:szCs w:val="28"/>
        </w:rPr>
        <w:t xml:space="preserve"> </w:t>
      </w:r>
      <w:r w:rsidRPr="6167A33F">
        <w:rPr>
          <w:rFonts w:ascii="Times New Roman" w:cs="Times New Roman"/>
          <w:color w:val="000000"/>
          <w:sz w:val="28"/>
          <w:szCs w:val="28"/>
          <w:rPrChange w:id="7183" w:author="user pc" w:date="2022-03-15T10:14:00Z">
            <w:rPr>
              <w:color w:val="000000"/>
            </w:rPr>
          </w:rPrChange>
        </w:rPr>
        <w:t>sparking:</w:t>
      </w:r>
      <w:r>
        <w:rPr>
          <w:rFonts w:ascii="Times New Roman" w:cs="Times New Roman" w:hAnsi="Times New Roman"/>
          <w:color w:val="000000"/>
          <w:sz w:val="28"/>
          <w:szCs w:val="28"/>
        </w:rPr>
        <w:t xml:space="preserve">                                         </w:t>
      </w:r>
      <w:r w:rsidRPr="11C81D7D">
        <w:rPr>
          <w:rFonts w:ascii="Times New Roman" w:cs="Times New Roman"/>
          <w:color w:val="000000"/>
          <w:sz w:val="28"/>
          <w:szCs w:val="28"/>
          <w:rPrChange w:id="7184" w:author="user pc" w:date="2022-03-15T10:14:00Z">
            <w:rPr>
              <w:color w:val="000000"/>
            </w:rPr>
          </w:rPrChange>
        </w:rPr>
        <w:t>24cm</w:t>
      </w:r>
      <w:r w:rsidRPr="3349B625">
        <w:rPr>
          <w:rFonts w:ascii="Times New Roman" w:cs="Times New Roman"/>
          <w:color w:val="000000"/>
          <w:sz w:val="28"/>
          <w:szCs w:val="28"/>
          <w:vertAlign w:val="superscript"/>
          <w:rPrChange w:id="7185"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7DD9033E">
        <w:rPr>
          <w:rFonts w:ascii="Times New Roman" w:cs="Times New Roman"/>
          <w:color w:val="000000"/>
          <w:sz w:val="28"/>
          <w:szCs w:val="28"/>
          <w:rPrChange w:id="7186" w:author="user pc" w:date="2022-03-15T10:14:00Z">
            <w:rPr>
              <w:color w:val="000000"/>
            </w:rPr>
          </w:rPrChange>
        </w:rPr>
        <w:t>12cm</w:t>
      </w:r>
      <w:r w:rsidRPr="90F085CF">
        <w:rPr>
          <w:rFonts w:ascii="Times New Roman" w:cs="Times New Roman"/>
          <w:color w:val="000000"/>
          <w:sz w:val="28"/>
          <w:szCs w:val="28"/>
          <w:vertAlign w:val="superscript"/>
          <w:rPrChange w:id="7187"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32AAF761">
        <w:rPr>
          <w:rFonts w:ascii="Times New Roman" w:cs="Times New Roman"/>
          <w:color w:val="000000"/>
          <w:sz w:val="28"/>
          <w:szCs w:val="28"/>
          <w:rPrChange w:id="7188" w:author="user pc" w:date="2022-03-15T10:14:00Z">
            <w:rPr>
              <w:color w:val="000000"/>
            </w:rPr>
          </w:rPrChange>
        </w:rPr>
        <w:t>24cm</w:t>
      </w:r>
      <w:r w:rsidRPr="261527EA">
        <w:rPr>
          <w:rFonts w:ascii="Times New Roman" w:cs="Times New Roman"/>
          <w:color w:val="000000"/>
          <w:sz w:val="28"/>
          <w:szCs w:val="28"/>
          <w:vertAlign w:val="superscript"/>
          <w:rPrChange w:id="7189" w:author="user pc" w:date="2022-03-15T10:14:00Z">
            <w:rPr>
              <w:color w:val="000000"/>
              <w:vertAlign w:val="superscript"/>
            </w:rPr>
          </w:rPrChange>
        </w:rPr>
        <w:t>3</w:t>
      </w:r>
    </w:p>
    <w:p>
      <w:pPr>
        <w:pStyle w:val="style0"/>
        <w:rPr>
          <w:rFonts w:ascii="Times New Roman" w:cs="Times New Roman"/>
          <w:sz w:val="28"/>
          <w:szCs w:val="28"/>
          <w:rPrChange w:id="7190" w:author="user pc" w:date="2022-03-15T10:14:00Z">
            <w:rPr/>
          </w:rPrChange>
        </w:rPr>
      </w:pPr>
      <w:r w:rsidRPr="68137946">
        <w:rPr>
          <w:rFonts w:ascii="Times New Roman" w:cs="Times New Roman"/>
          <w:color w:val="000000"/>
          <w:sz w:val="28"/>
          <w:szCs w:val="28"/>
          <w:rPrChange w:id="7191" w:author="user pc" w:date="2022-03-15T10:14:00Z">
            <w:rPr>
              <w:color w:val="000000"/>
            </w:rPr>
          </w:rPrChange>
        </w:rPr>
        <w:t>After</w:t>
      </w:r>
      <w:r>
        <w:rPr>
          <w:rFonts w:ascii="Times New Roman" w:cs="Times New Roman" w:hAnsi="Times New Roman"/>
          <w:color w:val="000000"/>
          <w:sz w:val="28"/>
          <w:szCs w:val="28"/>
        </w:rPr>
        <w:t xml:space="preserve"> </w:t>
      </w:r>
      <w:r w:rsidRPr="81322B95">
        <w:rPr>
          <w:rFonts w:ascii="Times New Roman" w:cs="Times New Roman"/>
          <w:color w:val="000000"/>
          <w:sz w:val="28"/>
          <w:szCs w:val="28"/>
          <w:rPrChange w:id="7192" w:author="user pc" w:date="2022-03-15T10:14:00Z">
            <w:rPr>
              <w:color w:val="000000"/>
            </w:rPr>
          </w:rPrChange>
        </w:rPr>
        <w:t xml:space="preserve">sparking:      </w:t>
      </w:r>
      <w:r>
        <w:rPr>
          <w:rFonts w:ascii="Times New Roman" w:cs="Times New Roman" w:hAnsi="Times New Roman"/>
          <w:color w:val="000000"/>
          <w:sz w:val="28"/>
          <w:szCs w:val="28"/>
        </w:rPr>
        <w:t xml:space="preserve">                               </w:t>
      </w:r>
      <w:r w:rsidRPr="8DEDD1F3">
        <w:rPr>
          <w:rFonts w:ascii="Times New Roman" w:cs="Times New Roman"/>
          <w:color w:val="000000"/>
          <w:sz w:val="28"/>
          <w:szCs w:val="28"/>
          <w:rPrChange w:id="7193" w:author="user pc" w:date="2022-03-15T10:14:00Z">
            <w:rPr>
              <w:color w:val="000000"/>
            </w:rPr>
          </w:rPrChange>
        </w:rPr>
        <w:t>11cm</w:t>
      </w:r>
      <w:r w:rsidRPr="16AF16B0">
        <w:rPr>
          <w:rFonts w:ascii="Times New Roman" w:cs="Times New Roman"/>
          <w:color w:val="000000"/>
          <w:sz w:val="28"/>
          <w:szCs w:val="28"/>
          <w:vertAlign w:val="superscript"/>
          <w:rPrChange w:id="7194"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DD071D44">
        <w:rPr>
          <w:rFonts w:ascii="Times New Roman" w:cs="Times New Roman"/>
          <w:color w:val="000000"/>
          <w:sz w:val="28"/>
          <w:szCs w:val="28"/>
          <w:rPrChange w:id="7195" w:author="user pc" w:date="2022-03-15T10:14:00Z">
            <w:rPr>
              <w:color w:val="000000"/>
            </w:rPr>
          </w:rPrChange>
        </w:rPr>
        <w:t>0cm</w:t>
      </w:r>
      <w:r w:rsidRPr="B8B2FCC6">
        <w:rPr>
          <w:rFonts w:ascii="Times New Roman" w:cs="Times New Roman"/>
          <w:color w:val="000000"/>
          <w:sz w:val="28"/>
          <w:szCs w:val="28"/>
          <w:vertAlign w:val="superscript"/>
          <w:rPrChange w:id="7196" w:author="user pc" w:date="2022-03-15T10:14:00Z">
            <w:rPr>
              <w:color w:val="000000"/>
              <w:vertAlign w:val="superscript"/>
            </w:rPr>
          </w:rPrChange>
        </w:rPr>
        <w:t>3</w:t>
      </w:r>
      <w:r w:rsidRPr="4E72DCC5">
        <w:rPr>
          <w:rFonts w:ascii="Times New Roman" w:cs="Times New Roman"/>
          <w:color w:val="000000"/>
          <w:sz w:val="28"/>
          <w:szCs w:val="28"/>
          <w:rPrChange w:id="7197" w:author="user pc" w:date="2022-03-15T10:14:00Z">
            <w:rPr>
              <w:color w:val="000000"/>
            </w:rPr>
          </w:rPrChange>
        </w:rPr>
        <w:t xml:space="preserve">     </w:t>
      </w:r>
      <w:r>
        <w:rPr>
          <w:rFonts w:ascii="Times New Roman" w:cs="Times New Roman" w:hAnsi="Times New Roman"/>
          <w:color w:val="000000"/>
          <w:sz w:val="28"/>
          <w:szCs w:val="28"/>
        </w:rPr>
        <w:t xml:space="preserve"> </w:t>
      </w:r>
      <w:r w:rsidRPr="5DD94A75">
        <w:rPr>
          <w:rFonts w:ascii="Times New Roman" w:cs="Times New Roman"/>
          <w:color w:val="000000"/>
          <w:sz w:val="28"/>
          <w:szCs w:val="28"/>
          <w:rPrChange w:id="7198" w:author="user pc" w:date="2022-03-15T10:14:00Z">
            <w:rPr>
              <w:color w:val="000000"/>
            </w:rPr>
          </w:rPrChange>
        </w:rPr>
        <w:t>24cm</w:t>
      </w:r>
      <w:r w:rsidRPr="21CFC85B">
        <w:rPr>
          <w:rFonts w:ascii="Times New Roman" w:cs="Times New Roman"/>
          <w:color w:val="000000"/>
          <w:sz w:val="28"/>
          <w:szCs w:val="28"/>
          <w:vertAlign w:val="superscript"/>
          <w:rPrChange w:id="7199" w:author="user pc" w:date="2022-03-15T10:14:00Z">
            <w:rPr>
              <w:color w:val="000000"/>
              <w:vertAlign w:val="superscript"/>
            </w:rPr>
          </w:rPrChange>
        </w:rPr>
        <w:t>3</w:t>
      </w:r>
    </w:p>
    <w:p>
      <w:pPr>
        <w:pStyle w:val="style0"/>
        <w:rPr>
          <w:rFonts w:ascii="Times New Roman" w:cs="Times New Roman"/>
          <w:b/>
          <w:bCs/>
          <w:color w:val="auto"/>
          <w:sz w:val="28"/>
          <w:szCs w:val="28"/>
          <w:rPrChange w:id="7200" w:author="user pc" w:date="2022-03-15T10:14:00Z">
            <w:rPr>
              <w:color w:val="000000"/>
            </w:rPr>
          </w:rPrChange>
        </w:rPr>
      </w:pPr>
      <w:r w:rsidRPr="8000FB2B">
        <w:rPr>
          <w:rFonts w:ascii="Times New Roman" w:cs="Times New Roman"/>
          <w:b/>
          <w:bCs/>
          <w:color w:val="000000"/>
          <w:sz w:val="28"/>
          <w:szCs w:val="28"/>
          <w:rPrChange w:id="7201" w:author="user pc" w:date="2022-03-15T10:14:00Z">
            <w:rPr>
              <w:b/>
              <w:bCs/>
              <w:color w:val="000000"/>
            </w:rPr>
          </w:rPrChange>
        </w:rPr>
        <w:t>Total volume of the residual gas = (11</w:t>
      </w:r>
      <w:r>
        <w:rPr>
          <w:rFonts w:ascii="Times New Roman" w:cs="Times New Roman" w:hAnsi="Times New Roman"/>
          <w:b/>
          <w:bCs/>
          <w:color w:val="000000"/>
          <w:sz w:val="28"/>
          <w:szCs w:val="28"/>
        </w:rPr>
        <w:t xml:space="preserve"> </w:t>
      </w:r>
      <w:r w:rsidRPr="CEA8F65F">
        <w:rPr>
          <w:rFonts w:ascii="Times New Roman" w:cs="Times New Roman"/>
          <w:b/>
          <w:bCs/>
          <w:color w:val="000000"/>
          <w:sz w:val="28"/>
          <w:szCs w:val="28"/>
          <w:rPrChange w:id="7202" w:author="user pc" w:date="2022-03-15T10:14:00Z">
            <w:rPr>
              <w:b/>
              <w:bCs/>
              <w:color w:val="000000"/>
            </w:rPr>
          </w:rPrChange>
        </w:rPr>
        <w:t>+ 24) cm</w:t>
      </w:r>
      <w:r w:rsidRPr="FC8E3C02">
        <w:rPr>
          <w:rFonts w:ascii="Times New Roman" w:cs="Times New Roman"/>
          <w:b/>
          <w:bCs/>
          <w:color w:val="000000"/>
          <w:sz w:val="28"/>
          <w:szCs w:val="28"/>
          <w:vertAlign w:val="superscript"/>
          <w:rPrChange w:id="7203" w:author="user pc" w:date="2022-03-15T10:14:00Z">
            <w:rPr>
              <w:b/>
              <w:bCs/>
              <w:color w:val="000000"/>
              <w:vertAlign w:val="superscript"/>
            </w:rPr>
          </w:rPrChange>
        </w:rPr>
        <w:t>3</w:t>
      </w:r>
      <w:r>
        <w:rPr>
          <w:rFonts w:ascii="Times New Roman" w:cs="Times New Roman" w:hAnsi="Times New Roman"/>
          <w:b/>
          <w:bCs/>
          <w:sz w:val="28"/>
          <w:szCs w:val="28"/>
        </w:rPr>
        <w:t xml:space="preserve"> </w:t>
      </w:r>
      <w:r w:rsidRPr="499C8D22">
        <w:rPr>
          <w:rFonts w:ascii="Times New Roman" w:cs="Times New Roman"/>
          <w:b/>
          <w:bCs/>
          <w:color w:val="000000"/>
          <w:sz w:val="28"/>
          <w:szCs w:val="28"/>
          <w:rPrChange w:id="7204" w:author="user pc" w:date="2022-03-15T10:14:00Z">
            <w:rPr>
              <w:b/>
              <w:bCs/>
              <w:color w:val="000000"/>
            </w:rPr>
          </w:rPrChange>
        </w:rPr>
        <w:t>= 35cm</w:t>
      </w:r>
      <w:r w:rsidRPr="C681C149">
        <w:rPr>
          <w:rFonts w:ascii="Times New Roman" w:cs="Times New Roman"/>
          <w:b/>
          <w:bCs/>
          <w:color w:val="000000"/>
          <w:sz w:val="28"/>
          <w:szCs w:val="28"/>
          <w:vertAlign w:val="superscript"/>
          <w:rPrChange w:id="7205" w:author="user pc" w:date="2022-03-15T10:14:00Z">
            <w:rPr>
              <w:b/>
              <w:bCs/>
              <w:color w:val="000000"/>
              <w:vertAlign w:val="superscript"/>
            </w:rPr>
          </w:rPrChange>
        </w:rPr>
        <w:t>3</w:t>
      </w:r>
    </w:p>
    <w:p>
      <w:pPr>
        <w:pStyle w:val="style0"/>
        <w:rPr>
          <w:rFonts w:ascii="Times New Roman" w:cs="Times New Roman" w:hAnsi="Times New Roman"/>
          <w:color w:val="000000"/>
          <w:sz w:val="28"/>
          <w:szCs w:val="28"/>
        </w:rPr>
      </w:pPr>
    </w:p>
    <w:p>
      <w:pPr>
        <w:pStyle w:val="style0"/>
        <w:rPr>
          <w:rFonts w:ascii="Times New Roman" w:cs="Times New Roman"/>
          <w:color w:val="000000"/>
          <w:sz w:val="28"/>
          <w:szCs w:val="28"/>
          <w:rPrChange w:id="7206" w:author="user pc" w:date="2022-03-15T10:14:00Z">
            <w:rPr>
              <w:color w:val="000000"/>
            </w:rPr>
          </w:rPrChange>
        </w:rPr>
      </w:pPr>
    </w:p>
    <w:p>
      <w:pPr>
        <w:pStyle w:val="style0"/>
        <w:rPr>
          <w:rFonts w:ascii="Times New Roman" w:cs="Times New Roman"/>
          <w:b/>
          <w:bCs/>
          <w:color w:val="000000"/>
          <w:sz w:val="28"/>
          <w:szCs w:val="28"/>
          <w:rPrChange w:id="7207" w:author="user pc" w:date="2022-03-15T10:14:00Z">
            <w:rPr>
              <w:b/>
              <w:bCs/>
              <w:color w:val="000000"/>
            </w:rPr>
          </w:rPrChange>
        </w:rPr>
      </w:pPr>
      <w:r w:rsidRPr="75A16CD6">
        <w:rPr>
          <w:rFonts w:ascii="Times New Roman" w:cs="Times New Roman"/>
          <w:b/>
          <w:bCs/>
          <w:color w:val="000000"/>
          <w:sz w:val="28"/>
          <w:szCs w:val="28"/>
          <w:rPrChange w:id="7208" w:author="user pc" w:date="2022-03-15T10:14:00Z">
            <w:rPr>
              <w:b/>
              <w:bCs/>
              <w:color w:val="000000"/>
            </w:rPr>
          </w:rPrChange>
        </w:rPr>
        <w:t>SOLVED EXAMPLE 5</w:t>
      </w:r>
    </w:p>
    <w:p>
      <w:pPr>
        <w:pStyle w:val="style0"/>
        <w:rPr>
          <w:rFonts w:ascii="Times New Roman" w:cs="Times New Roman"/>
          <w:color w:val="000000"/>
          <w:sz w:val="28"/>
          <w:szCs w:val="28"/>
          <w:rPrChange w:id="7209" w:author="user pc" w:date="2022-03-15T10:14:00Z">
            <w:rPr>
              <w:color w:val="000000"/>
            </w:rPr>
          </w:rPrChange>
        </w:rPr>
      </w:pPr>
      <w:r w:rsidRPr="B2384E36">
        <w:rPr>
          <w:rFonts w:ascii="Times New Roman" w:cs="Times New Roman"/>
          <w:color w:val="000000"/>
          <w:sz w:val="28"/>
          <w:szCs w:val="28"/>
          <w:rPrChange w:id="7210" w:author="user pc" w:date="2022-03-15T10:14:00Z">
            <w:rPr>
              <w:color w:val="000000"/>
            </w:rPr>
          </w:rPrChange>
        </w:rPr>
        <w:t>10 cm</w:t>
      </w:r>
      <w:r w:rsidRPr="5EE2D3E5">
        <w:rPr>
          <w:rFonts w:ascii="Times New Roman" w:cs="Times New Roman"/>
          <w:color w:val="000000"/>
          <w:sz w:val="28"/>
          <w:szCs w:val="28"/>
          <w:vertAlign w:val="superscript"/>
          <w:rPrChange w:id="7211" w:author="user pc" w:date="2022-03-15T10:14:00Z">
            <w:rPr>
              <w:color w:val="000000"/>
              <w:vertAlign w:val="superscript"/>
            </w:rPr>
          </w:rPrChange>
        </w:rPr>
        <w:t>3</w:t>
      </w:r>
      <w:r w:rsidRPr="3B6A5B24">
        <w:rPr>
          <w:rFonts w:ascii="Times New Roman" w:cs="Times New Roman"/>
          <w:color w:val="000000"/>
          <w:sz w:val="28"/>
          <w:szCs w:val="28"/>
          <w:rPrChange w:id="7212" w:author="user pc" w:date="2022-03-15T10:14:00Z">
            <w:rPr>
              <w:color w:val="000000"/>
            </w:rPr>
          </w:rPrChange>
        </w:rPr>
        <w:t xml:space="preserve"> of H</w:t>
      </w:r>
      <w:r w:rsidRPr="B00FA734">
        <w:rPr>
          <w:rFonts w:ascii="Times New Roman" w:cs="Times New Roman"/>
          <w:color w:val="000000"/>
          <w:sz w:val="28"/>
          <w:szCs w:val="28"/>
          <w:vertAlign w:val="subscript"/>
          <w:rPrChange w:id="7213" w:author="user pc" w:date="2022-03-15T10:14:00Z">
            <w:rPr>
              <w:color w:val="000000"/>
              <w:vertAlign w:val="subscript"/>
            </w:rPr>
          </w:rPrChange>
        </w:rPr>
        <w:t>2</w:t>
      </w:r>
      <w:r w:rsidRPr="7F21F39E">
        <w:rPr>
          <w:rFonts w:ascii="Times New Roman" w:cs="Times New Roman"/>
          <w:color w:val="000000"/>
          <w:sz w:val="28"/>
          <w:szCs w:val="28"/>
          <w:rPrChange w:id="7214" w:author="user pc" w:date="2022-03-15T10:14:00Z">
            <w:rPr>
              <w:color w:val="000000"/>
            </w:rPr>
          </w:rPrChange>
        </w:rPr>
        <w:t xml:space="preserve"> was sparked with 10cm</w:t>
      </w:r>
      <w:r w:rsidRPr="802FFAAA">
        <w:rPr>
          <w:rFonts w:ascii="Times New Roman" w:cs="Times New Roman"/>
          <w:color w:val="000000"/>
          <w:sz w:val="28"/>
          <w:szCs w:val="28"/>
          <w:vertAlign w:val="superscript"/>
          <w:rPrChange w:id="7215" w:author="user pc" w:date="2022-03-15T10:14:00Z">
            <w:rPr>
              <w:color w:val="000000"/>
              <w:vertAlign w:val="subscript"/>
            </w:rPr>
          </w:rPrChange>
        </w:rPr>
        <w:t xml:space="preserve">3 </w:t>
      </w:r>
      <w:r w:rsidRPr="6813CF80">
        <w:rPr>
          <w:rFonts w:ascii="Times New Roman" w:cs="Times New Roman"/>
          <w:color w:val="000000"/>
          <w:sz w:val="28"/>
          <w:szCs w:val="28"/>
          <w:rPrChange w:id="7216" w:author="user pc" w:date="2022-03-15T10:14:00Z">
            <w:rPr>
              <w:color w:val="000000"/>
            </w:rPr>
          </w:rPrChange>
        </w:rPr>
        <w:t>of O</w:t>
      </w:r>
      <w:r w:rsidRPr="9D35373C">
        <w:rPr>
          <w:rFonts w:ascii="Times New Roman" w:cs="Times New Roman"/>
          <w:color w:val="000000"/>
          <w:sz w:val="28"/>
          <w:szCs w:val="28"/>
          <w:vertAlign w:val="subscript"/>
          <w:rPrChange w:id="7217" w:author="user pc" w:date="2022-03-15T10:14:00Z">
            <w:rPr>
              <w:color w:val="000000"/>
              <w:vertAlign w:val="subscript"/>
            </w:rPr>
          </w:rPrChange>
        </w:rPr>
        <w:t>2</w:t>
      </w:r>
      <w:r w:rsidRPr="D7A6F066">
        <w:rPr>
          <w:rFonts w:ascii="Times New Roman" w:cs="Times New Roman"/>
          <w:color w:val="000000"/>
          <w:sz w:val="28"/>
          <w:szCs w:val="28"/>
          <w:rPrChange w:id="7218" w:author="user pc" w:date="2022-03-15T10:14:00Z">
            <w:rPr>
              <w:color w:val="000000"/>
            </w:rPr>
          </w:rPrChange>
        </w:rPr>
        <w:t xml:space="preserve"> at s.t.p. Calculate the volume of the unreacted gas.</w:t>
      </w:r>
    </w:p>
    <w:p>
      <w:pPr>
        <w:pStyle w:val="style0"/>
        <w:rPr>
          <w:rFonts w:ascii="Times New Roman" w:cs="Times New Roman"/>
          <w:b/>
          <w:bCs/>
          <w:color w:val="000000"/>
          <w:sz w:val="28"/>
          <w:szCs w:val="28"/>
          <w:rPrChange w:id="7219" w:author="user pc" w:date="2022-03-15T10:14:00Z">
            <w:rPr>
              <w:b/>
              <w:bCs/>
              <w:color w:val="000000"/>
            </w:rPr>
          </w:rPrChange>
        </w:rPr>
      </w:pPr>
      <w:r w:rsidRPr="88C57362">
        <w:rPr>
          <w:rFonts w:ascii="Times New Roman" w:cs="Times New Roman"/>
          <w:b/>
          <w:bCs/>
          <w:color w:val="000000"/>
          <w:sz w:val="28"/>
          <w:szCs w:val="28"/>
          <w:rPrChange w:id="7220" w:author="user pc" w:date="2022-03-15T10:14:00Z">
            <w:rPr>
              <w:b/>
              <w:bCs/>
              <w:color w:val="000000"/>
            </w:rPr>
          </w:rPrChange>
        </w:rPr>
        <w:t>Solution</w:t>
      </w:r>
    </w:p>
    <w:p>
      <w:pPr>
        <w:pStyle w:val="style0"/>
        <w:rPr>
          <w:rFonts w:ascii="Times New Roman" w:cs="Times New Roman"/>
          <w:sz w:val="28"/>
          <w:szCs w:val="28"/>
          <w:rPrChange w:id="7221" w:author="user pc" w:date="2022-03-15T10:14:00Z">
            <w:rPr/>
          </w:rPrChange>
        </w:rPr>
      </w:pPr>
      <w:r>
        <w:rPr>
          <w:rFonts w:ascii="Times New Roman" w:cs="Times New Roman" w:hAnsi="Times New Roman"/>
          <w:color w:val="000000"/>
          <w:sz w:val="28"/>
          <w:szCs w:val="28"/>
        </w:rPr>
        <w:t xml:space="preserve">                                 </w:t>
      </w:r>
      <w:r w:rsidRPr="3B50000B">
        <w:rPr>
          <w:rFonts w:ascii="Times New Roman" w:cs="Times New Roman"/>
          <w:color w:val="000000"/>
          <w:sz w:val="28"/>
          <w:szCs w:val="28"/>
          <w:rPrChange w:id="7222" w:author="user pc" w:date="2022-03-15T10:14:00Z">
            <w:rPr>
              <w:color w:val="000000"/>
            </w:rPr>
          </w:rPrChange>
        </w:rPr>
        <w:t xml:space="preserve"> 2H</w:t>
      </w:r>
      <w:r w:rsidRPr="889CDA27">
        <w:rPr>
          <w:rFonts w:ascii="Times New Roman" w:cs="Times New Roman"/>
          <w:color w:val="000000"/>
          <w:sz w:val="28"/>
          <w:szCs w:val="28"/>
          <w:vertAlign w:val="subscript"/>
          <w:rPrChange w:id="7223" w:author="user pc" w:date="2022-03-15T10:14:00Z">
            <w:rPr>
              <w:color w:val="000000"/>
              <w:vertAlign w:val="subscript"/>
            </w:rPr>
          </w:rPrChange>
        </w:rPr>
        <w:t xml:space="preserve">2(g) </w:t>
      </w:r>
      <w:r w:rsidRPr="53C8946D">
        <w:rPr>
          <w:rFonts w:ascii="Times New Roman" w:cs="Times New Roman"/>
          <w:color w:val="000000"/>
          <w:sz w:val="28"/>
          <w:szCs w:val="28"/>
          <w:rPrChange w:id="7224" w:author="user pc" w:date="2022-03-15T10:14:00Z">
            <w:rPr>
              <w:color w:val="000000"/>
            </w:rPr>
          </w:rPrChange>
        </w:rPr>
        <w:t>+ O</w:t>
      </w:r>
      <w:r w:rsidRPr="09184D59">
        <w:rPr>
          <w:rFonts w:ascii="Times New Roman" w:cs="Times New Roman"/>
          <w:color w:val="000000"/>
          <w:sz w:val="28"/>
          <w:szCs w:val="28"/>
          <w:vertAlign w:val="subscript"/>
          <w:rPrChange w:id="7225" w:author="user pc" w:date="2022-03-15T10:14:00Z">
            <w:rPr>
              <w:color w:val="000000"/>
              <w:vertAlign w:val="subscript"/>
            </w:rPr>
          </w:rPrChange>
        </w:rPr>
        <w:t>2(g)</w:t>
      </w:r>
      <w:r w:rsidRPr="9DB3D9DF">
        <w:rPr>
          <w:rFonts w:ascii="Times New Roman" w:cs="Times New Roman"/>
          <w:color w:val="000000"/>
          <w:sz w:val="28"/>
          <w:szCs w:val="28"/>
          <w:rPrChange w:id="7226" w:author="user pc" w:date="2022-03-15T10:14:00Z">
            <w:rPr>
              <w:color w:val="000000"/>
            </w:rPr>
          </w:rPrChange>
        </w:rPr>
        <w:t xml:space="preserve"> =&gt; 2H</w:t>
      </w:r>
      <w:r w:rsidRPr="B4CD0FCF">
        <w:rPr>
          <w:rFonts w:ascii="Times New Roman" w:cs="Times New Roman"/>
          <w:color w:val="000000"/>
          <w:sz w:val="28"/>
          <w:szCs w:val="28"/>
          <w:vertAlign w:val="subscript"/>
          <w:rPrChange w:id="7227" w:author="user pc" w:date="2022-03-15T10:14:00Z">
            <w:rPr>
              <w:color w:val="000000"/>
              <w:vertAlign w:val="subscript"/>
            </w:rPr>
          </w:rPrChange>
        </w:rPr>
        <w:t>2</w:t>
      </w:r>
      <w:r w:rsidRPr="519114D3">
        <w:rPr>
          <w:rFonts w:ascii="Times New Roman" w:cs="Times New Roman"/>
          <w:color w:val="000000"/>
          <w:sz w:val="28"/>
          <w:szCs w:val="28"/>
          <w:rPrChange w:id="7228" w:author="user pc" w:date="2022-03-15T10:14:00Z">
            <w:rPr>
              <w:color w:val="000000"/>
            </w:rPr>
          </w:rPrChange>
        </w:rPr>
        <w:t>O</w:t>
      </w:r>
      <w:r w:rsidRPr="4539831B">
        <w:rPr>
          <w:rFonts w:ascii="Times New Roman" w:cs="Times New Roman"/>
          <w:color w:val="000000"/>
          <w:sz w:val="28"/>
          <w:szCs w:val="28"/>
          <w:vertAlign w:val="subscript"/>
          <w:rPrChange w:id="7229" w:author="user pc" w:date="2022-03-15T10:14:00Z">
            <w:rPr>
              <w:color w:val="000000"/>
              <w:vertAlign w:val="subscript"/>
            </w:rPr>
          </w:rPrChange>
        </w:rPr>
        <w:t>(g)</w:t>
      </w:r>
    </w:p>
    <w:p>
      <w:pPr>
        <w:pStyle w:val="style0"/>
        <w:rPr>
          <w:rFonts w:ascii="Times New Roman" w:cs="Times New Roman"/>
          <w:color w:val="000000"/>
          <w:sz w:val="28"/>
          <w:szCs w:val="28"/>
          <w:rPrChange w:id="7230" w:author="user pc" w:date="2022-03-15T10:14:00Z">
            <w:rPr>
              <w:color w:val="000000"/>
            </w:rPr>
          </w:rPrChange>
        </w:rPr>
      </w:pPr>
      <w:r>
        <w:rPr>
          <w:rFonts w:ascii="Times New Roman" w:cs="Times New Roman" w:hAnsi="Times New Roman"/>
          <w:color w:val="000000"/>
          <w:sz w:val="28"/>
          <w:szCs w:val="28"/>
        </w:rPr>
        <w:t xml:space="preserve">                                 </w:t>
      </w:r>
      <w:r w:rsidRPr="79EA8033">
        <w:rPr>
          <w:rFonts w:ascii="Times New Roman" w:cs="Times New Roman"/>
          <w:color w:val="000000"/>
          <w:sz w:val="28"/>
          <w:szCs w:val="28"/>
          <w:rPrChange w:id="7231" w:author="user pc" w:date="2022-03-15T10:14:00Z">
            <w:rPr>
              <w:color w:val="000000"/>
            </w:rPr>
          </w:rPrChange>
        </w:rPr>
        <w:t xml:space="preserve"> 2      :    1      :       2          </w:t>
      </w:r>
    </w:p>
    <w:p>
      <w:pPr>
        <w:pStyle w:val="style0"/>
        <w:rPr>
          <w:rFonts w:ascii="Times New Roman" w:cs="Times New Roman"/>
          <w:color w:val="000000"/>
          <w:sz w:val="28"/>
          <w:szCs w:val="28"/>
          <w:rPrChange w:id="7232" w:author="user pc" w:date="2022-03-15T10:14:00Z">
            <w:rPr>
              <w:color w:val="000000"/>
            </w:rPr>
          </w:rPrChange>
        </w:rPr>
      </w:pPr>
      <w:r w:rsidRPr="14D15466">
        <w:rPr>
          <w:rFonts w:ascii="Times New Roman" w:cs="Times New Roman"/>
          <w:color w:val="000000"/>
          <w:sz w:val="28"/>
          <w:szCs w:val="28"/>
          <w:rPrChange w:id="7233" w:author="user pc" w:date="2022-03-15T10:14:00Z">
            <w:rPr>
              <w:color w:val="000000"/>
            </w:rPr>
          </w:rPrChange>
        </w:rPr>
        <w:t>Before sparking:   10cm</w:t>
      </w:r>
      <w:r w:rsidRPr="6A1C46DB">
        <w:rPr>
          <w:rFonts w:ascii="Times New Roman" w:cs="Times New Roman"/>
          <w:color w:val="000000"/>
          <w:sz w:val="28"/>
          <w:szCs w:val="28"/>
          <w:vertAlign w:val="superscript"/>
          <w:rPrChange w:id="7234" w:author="user pc" w:date="2022-03-15T10:14:00Z">
            <w:rPr>
              <w:color w:val="000000"/>
              <w:vertAlign w:val="superscript"/>
            </w:rPr>
          </w:rPrChange>
        </w:rPr>
        <w:t>3</w:t>
      </w:r>
      <w:r w:rsidRPr="83160055">
        <w:rPr>
          <w:rFonts w:ascii="Times New Roman" w:cs="Times New Roman"/>
          <w:color w:val="000000"/>
          <w:sz w:val="28"/>
          <w:szCs w:val="28"/>
          <w:rPrChange w:id="7235" w:author="user pc" w:date="2022-03-15T10:14:00Z">
            <w:rPr>
              <w:color w:val="000000"/>
            </w:rPr>
          </w:rPrChange>
        </w:rPr>
        <w:t xml:space="preserve">    10cm</w:t>
      </w:r>
      <w:r w:rsidRPr="0BF11953">
        <w:rPr>
          <w:rFonts w:ascii="Times New Roman" w:cs="Times New Roman"/>
          <w:color w:val="000000"/>
          <w:sz w:val="28"/>
          <w:szCs w:val="28"/>
          <w:vertAlign w:val="superscript"/>
          <w:rPrChange w:id="7236" w:author="user pc" w:date="2022-03-15T10:14:00Z">
            <w:rPr>
              <w:color w:val="000000"/>
              <w:vertAlign w:val="superscript"/>
            </w:rPr>
          </w:rPrChange>
        </w:rPr>
        <w:t>3</w:t>
      </w:r>
      <w:r w:rsidRPr="6554BCF6">
        <w:rPr>
          <w:rFonts w:ascii="Times New Roman" w:cs="Times New Roman"/>
          <w:color w:val="000000"/>
          <w:sz w:val="28"/>
          <w:szCs w:val="28"/>
          <w:rPrChange w:id="7237" w:author="user pc" w:date="2022-03-15T10:14:00Z">
            <w:rPr>
              <w:color w:val="000000"/>
            </w:rPr>
          </w:rPrChange>
        </w:rPr>
        <w:t xml:space="preserve">   ........                             </w:t>
      </w:r>
    </w:p>
    <w:p>
      <w:pPr>
        <w:pStyle w:val="style0"/>
        <w:rPr>
          <w:rFonts w:ascii="Times New Roman" w:cs="Times New Roman"/>
          <w:color w:val="000000"/>
          <w:sz w:val="28"/>
          <w:szCs w:val="28"/>
          <w:rPrChange w:id="7238" w:author="user pc" w:date="2022-03-15T10:14:00Z">
            <w:rPr>
              <w:color w:val="000000"/>
            </w:rPr>
          </w:rPrChange>
        </w:rPr>
      </w:pPr>
      <w:r w:rsidRPr="5477BDF2">
        <w:rPr>
          <w:rFonts w:ascii="Times New Roman" w:cs="Times New Roman"/>
          <w:color w:val="000000"/>
          <w:sz w:val="28"/>
          <w:szCs w:val="28"/>
          <w:rPrChange w:id="7239" w:author="user pc" w:date="2022-03-15T10:14:00Z">
            <w:rPr>
              <w:color w:val="000000"/>
            </w:rPr>
          </w:rPrChange>
        </w:rPr>
        <w:t>On sparking:          10cm</w:t>
      </w:r>
      <w:r w:rsidRPr="55D9339B">
        <w:rPr>
          <w:rFonts w:ascii="Times New Roman" w:cs="Times New Roman"/>
          <w:color w:val="000000"/>
          <w:sz w:val="28"/>
          <w:szCs w:val="28"/>
          <w:vertAlign w:val="superscript"/>
          <w:rPrChange w:id="7240" w:author="user pc" w:date="2022-03-15T10:14:00Z">
            <w:rPr>
              <w:color w:val="000000"/>
              <w:vertAlign w:val="superscript"/>
            </w:rPr>
          </w:rPrChange>
        </w:rPr>
        <w:t>3</w:t>
      </w:r>
      <w:r w:rsidRPr="60EB6DD8">
        <w:rPr>
          <w:rFonts w:ascii="Times New Roman" w:cs="Times New Roman"/>
          <w:color w:val="000000"/>
          <w:sz w:val="28"/>
          <w:szCs w:val="28"/>
          <w:rPrChange w:id="7241" w:author="user pc" w:date="2022-03-15T10:14:00Z">
            <w:rPr>
              <w:color w:val="000000"/>
            </w:rPr>
          </w:rPrChange>
        </w:rPr>
        <w:t xml:space="preserve">    5cm</w:t>
      </w:r>
      <w:r w:rsidRPr="D382D754">
        <w:rPr>
          <w:rFonts w:ascii="Times New Roman" w:cs="Times New Roman"/>
          <w:color w:val="000000"/>
          <w:sz w:val="28"/>
          <w:szCs w:val="28"/>
          <w:vertAlign w:val="superscript"/>
          <w:rPrChange w:id="7242" w:author="user pc" w:date="2022-03-15T10:14:00Z">
            <w:rPr>
              <w:color w:val="000000"/>
              <w:vertAlign w:val="superscript"/>
            </w:rPr>
          </w:rPrChange>
        </w:rPr>
        <w:t>3</w:t>
      </w:r>
      <w:r w:rsidRPr="A09147F9">
        <w:rPr>
          <w:rFonts w:ascii="Times New Roman" w:cs="Times New Roman"/>
          <w:color w:val="000000"/>
          <w:sz w:val="28"/>
          <w:szCs w:val="28"/>
          <w:rPrChange w:id="7243" w:author="user pc" w:date="2022-03-15T10:14:00Z">
            <w:rPr>
              <w:color w:val="000000"/>
            </w:rPr>
          </w:rPrChange>
        </w:rPr>
        <w:t xml:space="preserve">   </w:t>
      </w:r>
      <w:r>
        <w:rPr>
          <w:rFonts w:ascii="Times New Roman" w:cs="Times New Roman" w:hAnsi="Times New Roman"/>
          <w:color w:val="000000"/>
          <w:sz w:val="28"/>
          <w:szCs w:val="28"/>
        </w:rPr>
        <w:t xml:space="preserve"> </w:t>
      </w:r>
      <w:r w:rsidRPr="6B84EE22">
        <w:rPr>
          <w:rFonts w:ascii="Times New Roman" w:cs="Times New Roman"/>
          <w:color w:val="000000"/>
          <w:sz w:val="28"/>
          <w:szCs w:val="28"/>
          <w:rPrChange w:id="7244" w:author="user pc" w:date="2022-03-15T10:14:00Z">
            <w:rPr>
              <w:color w:val="000000"/>
            </w:rPr>
          </w:rPrChange>
        </w:rPr>
        <w:t>10cm</w:t>
      </w:r>
      <w:r w:rsidRPr="5CE9CCF7">
        <w:rPr>
          <w:rFonts w:ascii="Times New Roman" w:cs="Times New Roman"/>
          <w:color w:val="000000"/>
          <w:sz w:val="28"/>
          <w:szCs w:val="28"/>
          <w:vertAlign w:val="superscript"/>
          <w:rPrChange w:id="7245" w:author="user pc" w:date="2022-03-15T10:14:00Z">
            <w:rPr>
              <w:color w:val="000000"/>
              <w:vertAlign w:val="superscript"/>
            </w:rPr>
          </w:rPrChange>
        </w:rPr>
        <w:t>3</w:t>
      </w:r>
    </w:p>
    <w:p>
      <w:pPr>
        <w:pStyle w:val="style0"/>
        <w:rPr>
          <w:rFonts w:ascii="Times New Roman" w:cs="Times New Roman"/>
          <w:color w:val="000000"/>
          <w:sz w:val="28"/>
          <w:szCs w:val="28"/>
          <w:rPrChange w:id="7246" w:author="user pc" w:date="2022-03-15T10:14:00Z">
            <w:rPr>
              <w:color w:val="000000"/>
            </w:rPr>
          </w:rPrChange>
        </w:rPr>
      </w:pPr>
      <w:r>
        <w:rPr>
          <w:rFonts w:ascii="Times New Roman" w:cs="Times New Roman" w:hAnsi="Times New Roman"/>
          <w:color w:val="000000"/>
          <w:sz w:val="28"/>
          <w:szCs w:val="28"/>
        </w:rPr>
        <w:t xml:space="preserve"> After sparking:      </w:t>
      </w:r>
      <w:r w:rsidRPr="C3C32A3A">
        <w:rPr>
          <w:rFonts w:ascii="Times New Roman" w:cs="Times New Roman"/>
          <w:color w:val="000000"/>
          <w:sz w:val="28"/>
          <w:szCs w:val="28"/>
          <w:rPrChange w:id="7247" w:author="user pc" w:date="2022-03-15T10:14:00Z">
            <w:rPr>
              <w:color w:val="000000"/>
            </w:rPr>
          </w:rPrChange>
        </w:rPr>
        <w:t>0cm</w:t>
      </w:r>
      <w:r w:rsidRPr="C42B427D">
        <w:rPr>
          <w:rFonts w:ascii="Times New Roman" w:cs="Times New Roman"/>
          <w:color w:val="000000"/>
          <w:sz w:val="28"/>
          <w:szCs w:val="28"/>
          <w:vertAlign w:val="superscript"/>
          <w:rPrChange w:id="7248" w:author="user pc" w:date="2022-03-15T10:14:00Z">
            <w:rPr>
              <w:color w:val="000000"/>
              <w:vertAlign w:val="superscript"/>
            </w:rPr>
          </w:rPrChange>
        </w:rPr>
        <w:t xml:space="preserve">3  </w:t>
      </w:r>
      <w:r w:rsidRPr="AF32D9F5">
        <w:rPr>
          <w:rFonts w:ascii="Times New Roman" w:cs="Times New Roman"/>
          <w:color w:val="000000"/>
          <w:sz w:val="28"/>
          <w:szCs w:val="28"/>
          <w:rPrChange w:id="7249" w:author="user pc" w:date="2022-03-15T10:14:00Z">
            <w:rPr>
              <w:color w:val="000000"/>
            </w:rPr>
          </w:rPrChange>
        </w:rPr>
        <w:t xml:space="preserve">    5cm</w:t>
      </w:r>
      <w:r w:rsidRPr="5E66C389">
        <w:rPr>
          <w:rFonts w:ascii="Times New Roman" w:cs="Times New Roman"/>
          <w:color w:val="000000"/>
          <w:sz w:val="28"/>
          <w:szCs w:val="28"/>
          <w:vertAlign w:val="superscript"/>
          <w:rPrChange w:id="7250" w:author="user pc" w:date="2022-03-15T10:14:00Z">
            <w:rPr>
              <w:color w:val="000000"/>
              <w:vertAlign w:val="superscript"/>
            </w:rPr>
          </w:rPrChange>
        </w:rPr>
        <w:t>3</w:t>
      </w:r>
      <w:r w:rsidRPr="FBE4105E">
        <w:rPr>
          <w:rFonts w:ascii="Times New Roman" w:cs="Times New Roman"/>
          <w:color w:val="000000"/>
          <w:sz w:val="28"/>
          <w:szCs w:val="28"/>
          <w:rPrChange w:id="7251" w:author="user pc" w:date="2022-03-15T10:14:00Z">
            <w:rPr>
              <w:color w:val="000000"/>
            </w:rPr>
          </w:rPrChange>
        </w:rPr>
        <w:t xml:space="preserve">    10cm</w:t>
      </w:r>
      <w:r w:rsidRPr="3AD91C65">
        <w:rPr>
          <w:rFonts w:ascii="Times New Roman" w:cs="Times New Roman"/>
          <w:color w:val="000000"/>
          <w:sz w:val="28"/>
          <w:szCs w:val="28"/>
          <w:vertAlign w:val="superscript"/>
          <w:rPrChange w:id="7252" w:author="user pc" w:date="2022-03-15T10:14:00Z">
            <w:rPr>
              <w:color w:val="000000"/>
              <w:vertAlign w:val="superscript"/>
            </w:rPr>
          </w:rPrChange>
        </w:rPr>
        <w:t>3</w:t>
      </w:r>
    </w:p>
    <w:p>
      <w:pPr>
        <w:pStyle w:val="style0"/>
        <w:rPr>
          <w:rFonts w:ascii="Times New Roman" w:cs="Times New Roman"/>
          <w:b/>
          <w:bCs/>
          <w:color w:val="000000"/>
          <w:sz w:val="28"/>
          <w:szCs w:val="28"/>
          <w:rPrChange w:id="7253" w:author="user pc" w:date="2022-03-15T10:14:00Z">
            <w:rPr>
              <w:b/>
              <w:bCs/>
              <w:color w:val="000000"/>
            </w:rPr>
          </w:rPrChange>
        </w:rPr>
      </w:pPr>
      <w:r w:rsidRPr="238EFF88">
        <w:rPr>
          <w:rFonts w:ascii="Times New Roman" w:cs="Times New Roman"/>
          <w:b/>
          <w:bCs/>
          <w:color w:val="000000"/>
          <w:sz w:val="28"/>
          <w:szCs w:val="28"/>
          <w:rPrChange w:id="7254" w:author="user pc" w:date="2022-03-15T10:14:00Z">
            <w:rPr>
              <w:b/>
              <w:bCs/>
              <w:color w:val="000000"/>
            </w:rPr>
          </w:rPrChange>
        </w:rPr>
        <w:t xml:space="preserve"> Volume of unreacted gas = 5 cm</w:t>
      </w:r>
      <w:r w:rsidRPr="9D32A417">
        <w:rPr>
          <w:rFonts w:ascii="Times New Roman" w:cs="Times New Roman"/>
          <w:b/>
          <w:bCs/>
          <w:color w:val="000000"/>
          <w:sz w:val="28"/>
          <w:szCs w:val="28"/>
          <w:vertAlign w:val="superscript"/>
          <w:rPrChange w:id="7255" w:author="user pc" w:date="2022-03-15T10:14:00Z">
            <w:rPr>
              <w:b/>
              <w:bCs/>
              <w:color w:val="000000"/>
              <w:vertAlign w:val="superscript"/>
            </w:rPr>
          </w:rPrChange>
        </w:rPr>
        <w:t>3</w:t>
      </w:r>
    </w:p>
    <w:p>
      <w:pPr>
        <w:pStyle w:val="style0"/>
        <w:rPr>
          <w:rFonts w:ascii="Times New Roman" w:cs="Times New Roman" w:hAnsi="Times New Roman"/>
          <w:b/>
          <w:bCs/>
          <w:sz w:val="28"/>
          <w:szCs w:val="28"/>
        </w:rPr>
      </w:pPr>
    </w:p>
    <w:p>
      <w:pPr>
        <w:pStyle w:val="style0"/>
        <w:rPr>
          <w:rFonts w:ascii="Times New Roman" w:cs="Times New Roman"/>
          <w:b/>
          <w:bCs/>
          <w:sz w:val="28"/>
          <w:szCs w:val="28"/>
          <w:rPrChange w:id="7256" w:author="user pc" w:date="2022-03-15T10:14:00Z">
            <w:rPr>
              <w:b/>
              <w:bCs/>
            </w:rPr>
          </w:rPrChange>
        </w:rPr>
      </w:pPr>
      <w:r w:rsidRPr="9DA27E5B">
        <w:rPr>
          <w:rFonts w:ascii="Times New Roman" w:cs="Times New Roman"/>
          <w:b/>
          <w:bCs/>
          <w:sz w:val="28"/>
          <w:szCs w:val="28"/>
          <w:rPrChange w:id="7257" w:author="user pc" w:date="2022-03-15T10:14:00Z">
            <w:rPr>
              <w:b/>
              <w:bCs/>
            </w:rPr>
          </w:rPrChange>
        </w:rPr>
        <w:t>Example 6:</w:t>
      </w:r>
    </w:p>
    <w:p>
      <w:pPr>
        <w:pStyle w:val="style0"/>
        <w:rPr>
          <w:rFonts w:ascii="Times New Roman" w:cs="Times New Roman" w:hAnsi="Times New Roman"/>
          <w:sz w:val="28"/>
          <w:szCs w:val="28"/>
        </w:rPr>
      </w:pPr>
      <w:r w:rsidRPr="791D207D">
        <w:rPr>
          <w:rFonts w:ascii="Times New Roman" w:cs="Times New Roman"/>
          <w:sz w:val="28"/>
          <w:szCs w:val="28"/>
          <w:rPrChange w:id="7258" w:author="user pc" w:date="2022-03-15T10:14:00Z">
            <w:rPr/>
          </w:rPrChange>
        </w:rPr>
        <w:t xml:space="preserve"> 50 cm</w:t>
      </w:r>
      <w:r w:rsidRPr="B4CA9A97">
        <w:rPr>
          <w:rFonts w:ascii="Times New Roman" w:cs="Times New Roman"/>
          <w:sz w:val="28"/>
          <w:szCs w:val="28"/>
          <w:vertAlign w:val="superscript"/>
          <w:rPrChange w:id="7259" w:author="user pc" w:date="2022-03-15T10:14:00Z">
            <w:rPr>
              <w:vertAlign w:val="superscript"/>
            </w:rPr>
          </w:rPrChange>
        </w:rPr>
        <w:t>3</w:t>
      </w:r>
      <w:r w:rsidRPr="215161A4">
        <w:rPr>
          <w:rFonts w:ascii="Times New Roman" w:cs="Times New Roman"/>
          <w:sz w:val="28"/>
          <w:szCs w:val="28"/>
          <w:rPrChange w:id="7260" w:author="user pc" w:date="2022-03-15T10:14:00Z">
            <w:rPr/>
          </w:rPrChange>
        </w:rPr>
        <w:t xml:space="preserve"> of methane was sparked with 150 cm</w:t>
      </w:r>
      <w:r w:rsidRPr="BFCDFA83">
        <w:rPr>
          <w:rFonts w:ascii="Times New Roman" w:cs="Times New Roman"/>
          <w:sz w:val="28"/>
          <w:szCs w:val="28"/>
          <w:vertAlign w:val="superscript"/>
          <w:rPrChange w:id="7261" w:author="user pc" w:date="2022-03-15T10:14:00Z">
            <w:rPr>
              <w:vertAlign w:val="superscript"/>
            </w:rPr>
          </w:rPrChange>
        </w:rPr>
        <w:t xml:space="preserve">3 </w:t>
      </w:r>
      <w:r w:rsidRPr="0DFF6BE5">
        <w:rPr>
          <w:rFonts w:ascii="Times New Roman" w:cs="Times New Roman"/>
          <w:sz w:val="28"/>
          <w:szCs w:val="28"/>
          <w:rPrChange w:id="7262" w:author="user pc" w:date="2022-03-15T10:14:00Z">
            <w:rPr/>
          </w:rPrChange>
        </w:rPr>
        <w:t>of air containing 21%of oxygen. Calculate the volume of the residual gases if methane combines with</w:t>
      </w:r>
      <w:r>
        <w:rPr>
          <w:rFonts w:ascii="Times New Roman" w:cs="Times New Roman" w:hAnsi="Times New Roman"/>
          <w:sz w:val="28"/>
          <w:szCs w:val="28"/>
        </w:rPr>
        <w:t xml:space="preserve"> </w:t>
      </w:r>
      <w:r w:rsidRPr="7E58A545">
        <w:rPr>
          <w:rFonts w:ascii="Times New Roman" w:cs="Times New Roman"/>
          <w:sz w:val="28"/>
          <w:szCs w:val="28"/>
          <w:rPrChange w:id="7263" w:author="user pc" w:date="2022-03-15T10:14:00Z">
            <w:rPr/>
          </w:rPrChange>
        </w:rPr>
        <w:t>oxygen as follows:</w:t>
      </w:r>
      <w:r w:rsidRPr="E9910FB3">
        <w:rPr>
          <w:rFonts w:ascii="Times New Roman" w:cs="Times New Roman"/>
          <w:sz w:val="28"/>
          <w:szCs w:val="28"/>
          <w:rPrChange w:id="7264" w:author="user pc" w:date="2022-03-15T10:14:00Z">
            <w:rPr/>
          </w:rPrChange>
        </w:rPr>
        <w:cr/>
      </w:r>
      <w:r w:rsidRPr="360BBC77">
        <w:rPr>
          <w:rFonts w:ascii="Times New Roman" w:cs="Times New Roman"/>
          <w:sz w:val="28"/>
          <w:szCs w:val="28"/>
          <w:rPrChange w:id="7265" w:author="user pc" w:date="2022-03-15T10:14:00Z">
            <w:rPr/>
          </w:rPrChange>
        </w:rPr>
        <w:t>CH</w:t>
      </w:r>
      <w:r w:rsidRPr="2EFE3478">
        <w:rPr>
          <w:rFonts w:ascii="Times New Roman" w:cs="Times New Roman"/>
          <w:sz w:val="28"/>
          <w:szCs w:val="28"/>
          <w:vertAlign w:val="subscript"/>
          <w:rPrChange w:id="7266" w:author="user pc" w:date="2022-03-15T10:14:00Z">
            <w:rPr>
              <w:vertAlign w:val="subscript"/>
            </w:rPr>
          </w:rPrChange>
        </w:rPr>
        <w:t>4(g)</w:t>
      </w:r>
      <w:r>
        <w:rPr>
          <w:rFonts w:ascii="Times New Roman" w:cs="Times New Roman" w:hAnsi="Times New Roman"/>
          <w:sz w:val="28"/>
          <w:szCs w:val="28"/>
          <w:vertAlign w:val="subscript"/>
        </w:rPr>
        <w:t xml:space="preserve">    </w:t>
      </w:r>
      <w:r w:rsidRPr="065039AE">
        <w:rPr>
          <w:rFonts w:ascii="Times New Roman" w:cs="Times New Roman"/>
          <w:sz w:val="28"/>
          <w:szCs w:val="28"/>
          <w:rPrChange w:id="7267" w:author="user pc" w:date="2022-03-15T10:14:00Z">
            <w:rPr/>
          </w:rPrChange>
        </w:rPr>
        <w:t>+</w:t>
      </w:r>
      <w:r>
        <w:rPr>
          <w:rFonts w:ascii="Times New Roman" w:cs="Times New Roman" w:hAnsi="Times New Roman"/>
          <w:sz w:val="28"/>
          <w:szCs w:val="28"/>
        </w:rPr>
        <w:t xml:space="preserve">  </w:t>
      </w:r>
      <w:r w:rsidRPr="960D584A">
        <w:rPr>
          <w:rFonts w:ascii="Times New Roman" w:cs="Times New Roman"/>
          <w:sz w:val="28"/>
          <w:szCs w:val="28"/>
          <w:rPrChange w:id="7268" w:author="user pc" w:date="2022-03-15T10:14:00Z">
            <w:rPr/>
          </w:rPrChange>
        </w:rPr>
        <w:t>2O</w:t>
      </w:r>
      <w:r w:rsidRPr="4EB9FC8F">
        <w:rPr>
          <w:rFonts w:ascii="Times New Roman" w:cs="Times New Roman"/>
          <w:sz w:val="28"/>
          <w:szCs w:val="28"/>
          <w:vertAlign w:val="subscript"/>
          <w:rPrChange w:id="7269" w:author="user pc" w:date="2022-03-15T10:14:00Z">
            <w:rPr>
              <w:vertAlign w:val="subscript"/>
            </w:rPr>
          </w:rPrChange>
        </w:rPr>
        <w:t>2(g)</w:t>
      </w:r>
      <w:r>
        <w:rPr>
          <w:rFonts w:ascii="Times New Roman" w:cs="Times New Roman" w:hAnsi="Times New Roman"/>
          <w:sz w:val="28"/>
          <w:szCs w:val="28"/>
          <w:vertAlign w:val="subscript"/>
        </w:rPr>
        <w:t xml:space="preserve">         </w:t>
      </w:r>
      <w:r w:rsidRPr="976109AE">
        <w:rPr>
          <w:rFonts w:ascii="Times New Roman" w:cs="Times New Roman"/>
          <w:sz w:val="28"/>
          <w:szCs w:val="28"/>
          <w:rPrChange w:id="7270" w:author="user pc" w:date="2022-03-15T10:14:00Z">
            <w:rPr/>
          </w:rPrChange>
        </w:rPr>
        <w:t>→2H</w:t>
      </w:r>
      <w:r w:rsidRPr="AEA164B9">
        <w:rPr>
          <w:rFonts w:ascii="Times New Roman" w:cs="Times New Roman"/>
          <w:sz w:val="28"/>
          <w:szCs w:val="28"/>
          <w:vertAlign w:val="subscript"/>
          <w:rPrChange w:id="7271" w:author="user pc" w:date="2022-03-15T10:14:00Z">
            <w:rPr>
              <w:vertAlign w:val="subscript"/>
            </w:rPr>
          </w:rPrChange>
        </w:rPr>
        <w:t>2</w:t>
      </w:r>
      <w:r w:rsidRPr="CCBC4900">
        <w:rPr>
          <w:rFonts w:ascii="Times New Roman" w:cs="Times New Roman"/>
          <w:sz w:val="28"/>
          <w:szCs w:val="28"/>
          <w:rPrChange w:id="7272" w:author="user pc" w:date="2022-03-15T10:14:00Z">
            <w:rPr/>
          </w:rPrChange>
        </w:rPr>
        <w:t>O</w:t>
      </w:r>
      <w:r w:rsidRPr="3172980F">
        <w:rPr>
          <w:rFonts w:ascii="Times New Roman" w:cs="Times New Roman"/>
          <w:sz w:val="28"/>
          <w:szCs w:val="28"/>
          <w:vertAlign w:val="subscript"/>
          <w:rPrChange w:id="7273" w:author="user pc" w:date="2022-03-15T10:14:00Z">
            <w:rPr>
              <w:vertAlign w:val="subscript"/>
            </w:rPr>
          </w:rPrChange>
        </w:rPr>
        <w:t>(g)</w:t>
      </w:r>
      <w:r>
        <w:rPr>
          <w:rFonts w:ascii="Times New Roman" w:cs="Times New Roman" w:hAnsi="Times New Roman"/>
          <w:sz w:val="28"/>
          <w:szCs w:val="28"/>
          <w:vertAlign w:val="subscript"/>
        </w:rPr>
        <w:t xml:space="preserve">    </w:t>
      </w:r>
      <w:r w:rsidRPr="1F38DB84">
        <w:rPr>
          <w:rFonts w:ascii="Times New Roman" w:cs="Times New Roman"/>
          <w:sz w:val="28"/>
          <w:szCs w:val="28"/>
          <w:rPrChange w:id="7274" w:author="user pc" w:date="2022-03-15T10:14:00Z">
            <w:rPr/>
          </w:rPrChange>
        </w:rPr>
        <w:t>+</w:t>
      </w:r>
      <w:r>
        <w:rPr>
          <w:rFonts w:ascii="Times New Roman" w:cs="Times New Roman" w:hAnsi="Times New Roman"/>
          <w:sz w:val="28"/>
          <w:szCs w:val="28"/>
        </w:rPr>
        <w:t xml:space="preserve">   </w:t>
      </w:r>
      <w:r w:rsidRPr="F11C1D1F">
        <w:rPr>
          <w:rFonts w:ascii="Times New Roman" w:cs="Times New Roman"/>
          <w:sz w:val="28"/>
          <w:szCs w:val="28"/>
          <w:rPrChange w:id="7275" w:author="user pc" w:date="2022-03-15T10:14:00Z">
            <w:rPr/>
          </w:rPrChange>
        </w:rPr>
        <w:t>CO</w:t>
      </w:r>
      <w:r w:rsidRPr="0E89B029">
        <w:rPr>
          <w:rFonts w:ascii="Times New Roman" w:cs="Times New Roman"/>
          <w:sz w:val="28"/>
          <w:szCs w:val="28"/>
          <w:vertAlign w:val="subscript"/>
          <w:rPrChange w:id="7276" w:author="user pc" w:date="2022-03-15T10:14:00Z">
            <w:rPr>
              <w:vertAlign w:val="subscript"/>
            </w:rPr>
          </w:rPrChange>
        </w:rPr>
        <w:t xml:space="preserve">2(g) </w:t>
      </w:r>
      <w:r w:rsidRPr="F6806ABE">
        <w:rPr>
          <w:rFonts w:ascii="Times New Roman" w:cs="Times New Roman"/>
          <w:sz w:val="28"/>
          <w:szCs w:val="28"/>
          <w:rPrChange w:id="7277" w:author="user pc" w:date="2022-03-15T10:14:00Z">
            <w:rPr/>
          </w:rPrChange>
        </w:rPr>
        <w:cr/>
      </w:r>
    </w:p>
    <w:p>
      <w:pPr>
        <w:pStyle w:val="style0"/>
        <w:rPr>
          <w:rFonts w:ascii="Times New Roman" w:cs="Times New Roman" w:hAnsi="Times New Roman"/>
          <w:sz w:val="28"/>
          <w:szCs w:val="28"/>
        </w:rPr>
      </w:pPr>
    </w:p>
    <w:p>
      <w:pPr>
        <w:pStyle w:val="style0"/>
        <w:rPr>
          <w:rFonts w:ascii="Times New Roman" w:cs="Times New Roman"/>
          <w:sz w:val="28"/>
          <w:szCs w:val="28"/>
          <w:rPrChange w:id="7278" w:author="user pc" w:date="2022-03-15T10:14:00Z">
            <w:rPr/>
          </w:rPrChange>
        </w:rPr>
      </w:pPr>
      <w:r w:rsidRPr="3B91C919">
        <w:rPr>
          <w:rFonts w:ascii="Times New Roman" w:cs="Times New Roman"/>
          <w:b/>
          <w:bCs/>
          <w:sz w:val="28"/>
          <w:szCs w:val="28"/>
          <w:rPrChange w:id="7279" w:author="user pc" w:date="2022-03-15T10:14:00Z">
            <w:rPr>
              <w:b/>
              <w:bCs/>
            </w:rPr>
          </w:rPrChange>
        </w:rPr>
        <w:t xml:space="preserve">Solution </w:t>
      </w:r>
    </w:p>
    <w:p>
      <w:pPr>
        <w:pStyle w:val="style0"/>
        <w:rPr>
          <w:rFonts w:ascii="Times New Roman" w:cs="Times New Roman"/>
          <w:sz w:val="28"/>
          <w:szCs w:val="28"/>
          <w:rPrChange w:id="7280" w:author="user pc" w:date="2022-03-15T10:14:00Z">
            <w:rPr/>
          </w:rPrChange>
        </w:rPr>
      </w:pPr>
      <w:r w:rsidRPr="F3582DB9">
        <w:rPr>
          <w:rFonts w:ascii="Times New Roman" w:cs="Times New Roman"/>
          <w:sz w:val="28"/>
          <w:szCs w:val="28"/>
          <w:rPrChange w:id="7281" w:author="user pc" w:date="2022-03-15T10:14:00Z">
            <w:rPr/>
          </w:rPrChange>
        </w:rPr>
        <w:t>We begin by calculating the volume of oxygen by obtaining the value</w:t>
      </w:r>
      <w:r>
        <w:rPr>
          <w:rFonts w:ascii="Times New Roman" w:cs="Times New Roman" w:hAnsi="Times New Roman"/>
          <w:sz w:val="28"/>
          <w:szCs w:val="28"/>
        </w:rPr>
        <w:t xml:space="preserve"> </w:t>
      </w:r>
      <w:r w:rsidRPr="9FFDFBF1">
        <w:rPr>
          <w:rFonts w:ascii="Times New Roman" w:cs="Times New Roman"/>
          <w:sz w:val="28"/>
          <w:szCs w:val="28"/>
          <w:rPrChange w:id="7282" w:author="user pc" w:date="2022-03-15T10:14:00Z">
            <w:rPr/>
          </w:rPrChange>
        </w:rPr>
        <w:t>of 21% of 150 cm</w:t>
      </w:r>
      <w:r w:rsidRPr="A59CEB5A">
        <w:rPr>
          <w:rFonts w:ascii="Times New Roman" w:cs="Times New Roman"/>
          <w:sz w:val="28"/>
          <w:szCs w:val="28"/>
          <w:vertAlign w:val="superscript"/>
          <w:rPrChange w:id="7283" w:author="user pc" w:date="2022-03-15T10:14:00Z">
            <w:rPr/>
          </w:rPrChange>
        </w:rPr>
        <w:t>3</w:t>
      </w:r>
      <w:r w:rsidRPr="CDFFF6F3">
        <w:rPr>
          <w:rFonts w:ascii="Times New Roman" w:cs="Times New Roman"/>
          <w:sz w:val="28"/>
          <w:szCs w:val="28"/>
          <w:rPrChange w:id="7284" w:author="user pc" w:date="2022-03-15T10:14:00Z">
            <w:rPr/>
          </w:rPrChange>
        </w:rPr>
        <w:t xml:space="preserve"> of air,</w:t>
      </w:r>
      <w:r>
        <w:rPr>
          <w:rFonts w:ascii="Times New Roman" w:cs="Times New Roman" w:hAnsi="Times New Roman"/>
          <w:sz w:val="28"/>
          <w:szCs w:val="28"/>
        </w:rPr>
        <w:t xml:space="preserve"> </w:t>
      </w:r>
      <w:r w:rsidRPr="81BFEF84">
        <w:rPr>
          <w:rFonts w:ascii="Times New Roman" w:cs="Times New Roman"/>
          <w:sz w:val="28"/>
          <w:szCs w:val="28"/>
          <w:rPrChange w:id="7285" w:author="user pc" w:date="2022-03-15T10:14:00Z">
            <w:rPr/>
          </w:rPrChange>
        </w:rPr>
        <w:t>i.e. V = 21/100 × 150 = 31.5 cm</w:t>
      </w:r>
      <w:r w:rsidRPr="1DD2BA7A">
        <w:rPr>
          <w:rFonts w:ascii="Times New Roman" w:cs="Times New Roman"/>
          <w:sz w:val="28"/>
          <w:szCs w:val="28"/>
          <w:vertAlign w:val="superscript"/>
          <w:rPrChange w:id="7286" w:author="user pc" w:date="2022-03-15T10:14:00Z">
            <w:rPr>
              <w:vertAlign w:val="superscript"/>
            </w:rPr>
          </w:rPrChange>
        </w:rPr>
        <w:t>3</w:t>
      </w:r>
      <w:r w:rsidRPr="42022B3F">
        <w:rPr>
          <w:rFonts w:ascii="Times New Roman" w:cs="Times New Roman"/>
          <w:sz w:val="28"/>
          <w:szCs w:val="28"/>
          <w:rPrChange w:id="7287" w:author="user pc" w:date="2022-03-15T10:14:00Z">
            <w:rPr/>
          </w:rPrChange>
        </w:rPr>
        <w:cr/>
      </w:r>
      <w:r>
        <w:rPr>
          <w:rFonts w:ascii="Times New Roman" w:cs="Times New Roman" w:hAnsi="Times New Roman"/>
          <w:sz w:val="28"/>
          <w:szCs w:val="28"/>
        </w:rPr>
        <w:t xml:space="preserve">                                  </w:t>
      </w:r>
      <w:r w:rsidRPr="88A03CF9">
        <w:rPr>
          <w:rFonts w:ascii="Times New Roman" w:cs="Times New Roman"/>
          <w:sz w:val="28"/>
          <w:szCs w:val="28"/>
          <w:rPrChange w:id="7288" w:author="user pc" w:date="2022-03-15T10:14:00Z">
            <w:rPr/>
          </w:rPrChange>
        </w:rPr>
        <w:t>CH</w:t>
      </w:r>
      <w:r w:rsidRPr="CE6D7961">
        <w:rPr>
          <w:rFonts w:ascii="Times New Roman" w:cs="Times New Roman"/>
          <w:sz w:val="28"/>
          <w:szCs w:val="28"/>
          <w:vertAlign w:val="subscript"/>
          <w:rPrChange w:id="7289" w:author="user pc" w:date="2022-03-15T10:14:00Z">
            <w:rPr>
              <w:vertAlign w:val="subscript"/>
            </w:rPr>
          </w:rPrChange>
        </w:rPr>
        <w:t>4(g)</w:t>
      </w:r>
      <w:r>
        <w:rPr>
          <w:rFonts w:ascii="Times New Roman" w:cs="Times New Roman" w:hAnsi="Times New Roman"/>
          <w:sz w:val="28"/>
          <w:szCs w:val="28"/>
          <w:vertAlign w:val="subscript"/>
        </w:rPr>
        <w:t xml:space="preserve">       </w:t>
      </w:r>
      <w:r w:rsidRPr="9AF60AD1">
        <w:rPr>
          <w:rFonts w:ascii="Times New Roman" w:cs="Times New Roman"/>
          <w:sz w:val="28"/>
          <w:szCs w:val="28"/>
          <w:rPrChange w:id="7290" w:author="user pc" w:date="2022-03-15T10:14:00Z">
            <w:rPr/>
          </w:rPrChange>
        </w:rPr>
        <w:t>+</w:t>
      </w:r>
      <w:r>
        <w:rPr>
          <w:rFonts w:ascii="Times New Roman" w:cs="Times New Roman" w:hAnsi="Times New Roman"/>
          <w:sz w:val="28"/>
          <w:szCs w:val="28"/>
        </w:rPr>
        <w:t xml:space="preserve">   </w:t>
      </w:r>
      <w:r w:rsidRPr="1D1D2C44">
        <w:rPr>
          <w:rFonts w:ascii="Times New Roman" w:cs="Times New Roman"/>
          <w:sz w:val="28"/>
          <w:szCs w:val="28"/>
          <w:rPrChange w:id="7291" w:author="user pc" w:date="2022-03-15T10:14:00Z">
            <w:rPr/>
          </w:rPrChange>
        </w:rPr>
        <w:t>2O</w:t>
      </w:r>
      <w:r w:rsidRPr="98C6F0C2">
        <w:rPr>
          <w:rFonts w:ascii="Times New Roman" w:cs="Times New Roman"/>
          <w:sz w:val="28"/>
          <w:szCs w:val="28"/>
          <w:vertAlign w:val="subscript"/>
          <w:rPrChange w:id="7292" w:author="user pc" w:date="2022-03-15T10:14:00Z">
            <w:rPr>
              <w:vertAlign w:val="subscript"/>
            </w:rPr>
          </w:rPrChange>
        </w:rPr>
        <w:t xml:space="preserve">2(g) </w:t>
      </w:r>
      <w:r w:rsidRPr="CF9535E5">
        <w:rPr>
          <w:rFonts w:ascii="Times New Roman" w:cs="Times New Roman"/>
          <w:sz w:val="28"/>
          <w:szCs w:val="28"/>
          <w:rPrChange w:id="7293" w:author="user pc" w:date="2022-03-15T10:14:00Z">
            <w:rPr/>
          </w:rPrChange>
        </w:rPr>
        <w:t>→</w:t>
      </w:r>
      <w:r>
        <w:rPr>
          <w:rFonts w:ascii="Times New Roman" w:cs="Times New Roman" w:hAnsi="Times New Roman"/>
          <w:sz w:val="28"/>
          <w:szCs w:val="28"/>
        </w:rPr>
        <w:t xml:space="preserve">        </w:t>
      </w:r>
      <w:r w:rsidRPr="21DE54C4">
        <w:rPr>
          <w:rFonts w:ascii="Times New Roman" w:cs="Times New Roman"/>
          <w:sz w:val="28"/>
          <w:szCs w:val="28"/>
          <w:rPrChange w:id="7294" w:author="user pc" w:date="2022-03-15T10:14:00Z">
            <w:rPr/>
          </w:rPrChange>
        </w:rPr>
        <w:t>2H</w:t>
      </w:r>
      <w:r w:rsidRPr="79FEE8BA">
        <w:rPr>
          <w:rFonts w:ascii="Times New Roman" w:cs="Times New Roman"/>
          <w:sz w:val="28"/>
          <w:szCs w:val="28"/>
          <w:vertAlign w:val="subscript"/>
          <w:rPrChange w:id="7295" w:author="user pc" w:date="2022-03-15T10:14:00Z">
            <w:rPr>
              <w:vertAlign w:val="subscript"/>
            </w:rPr>
          </w:rPrChange>
        </w:rPr>
        <w:t>2</w:t>
      </w:r>
      <w:r w:rsidRPr="312431F5">
        <w:rPr>
          <w:rFonts w:ascii="Times New Roman" w:cs="Times New Roman"/>
          <w:sz w:val="28"/>
          <w:szCs w:val="28"/>
          <w:rPrChange w:id="7296" w:author="user pc" w:date="2022-03-15T10:14:00Z">
            <w:rPr/>
          </w:rPrChange>
        </w:rPr>
        <w:t>O</w:t>
      </w:r>
      <w:r w:rsidRPr="19686CC7">
        <w:rPr>
          <w:rFonts w:ascii="Times New Roman" w:cs="Times New Roman"/>
          <w:sz w:val="28"/>
          <w:szCs w:val="28"/>
          <w:vertAlign w:val="subscript"/>
          <w:rPrChange w:id="7297" w:author="user pc" w:date="2022-03-15T10:14:00Z">
            <w:rPr>
              <w:vertAlign w:val="subscript"/>
            </w:rPr>
          </w:rPrChange>
        </w:rPr>
        <w:t>(g)</w:t>
      </w:r>
      <w:r>
        <w:rPr>
          <w:rFonts w:ascii="Times New Roman" w:cs="Times New Roman" w:hAnsi="Times New Roman"/>
          <w:sz w:val="28"/>
          <w:szCs w:val="28"/>
          <w:vertAlign w:val="subscript"/>
        </w:rPr>
        <w:t xml:space="preserve">     </w:t>
      </w:r>
      <w:r w:rsidRPr="9C32A07D">
        <w:rPr>
          <w:rFonts w:ascii="Times New Roman" w:cs="Times New Roman"/>
          <w:sz w:val="28"/>
          <w:szCs w:val="28"/>
          <w:rPrChange w:id="7298" w:author="user pc" w:date="2022-03-15T10:14:00Z">
            <w:rPr/>
          </w:rPrChange>
        </w:rPr>
        <w:t>+</w:t>
      </w:r>
      <w:r>
        <w:rPr>
          <w:rFonts w:ascii="Times New Roman" w:cs="Times New Roman" w:hAnsi="Times New Roman"/>
          <w:sz w:val="28"/>
          <w:szCs w:val="28"/>
        </w:rPr>
        <w:t xml:space="preserve">   </w:t>
      </w:r>
      <w:r w:rsidRPr="680A83B6">
        <w:rPr>
          <w:rFonts w:ascii="Times New Roman" w:cs="Times New Roman"/>
          <w:sz w:val="28"/>
          <w:szCs w:val="28"/>
          <w:rPrChange w:id="7299" w:author="user pc" w:date="2022-03-15T10:14:00Z">
            <w:rPr/>
          </w:rPrChange>
        </w:rPr>
        <w:t>CO</w:t>
      </w:r>
      <w:r w:rsidRPr="F5358091">
        <w:rPr>
          <w:rFonts w:ascii="Times New Roman" w:cs="Times New Roman"/>
          <w:sz w:val="28"/>
          <w:szCs w:val="28"/>
          <w:vertAlign w:val="subscript"/>
          <w:rPrChange w:id="7300" w:author="user pc" w:date="2022-03-15T10:14:00Z">
            <w:rPr>
              <w:vertAlign w:val="subscript"/>
            </w:rPr>
          </w:rPrChange>
        </w:rPr>
        <w:t>2(g)</w:t>
      </w:r>
    </w:p>
    <w:p>
      <w:pPr>
        <w:pStyle w:val="style0"/>
        <w:rPr>
          <w:rFonts w:ascii="Times New Roman" w:cs="Times New Roman"/>
          <w:sz w:val="28"/>
          <w:szCs w:val="28"/>
          <w:rPrChange w:id="7301" w:author="user pc" w:date="2022-03-15T10:14:00Z">
            <w:rPr/>
          </w:rPrChange>
        </w:rPr>
      </w:pPr>
      <w:r w:rsidRPr="02F1D806">
        <w:rPr>
          <w:rFonts w:ascii="Times New Roman" w:cs="Times New Roman"/>
          <w:sz w:val="28"/>
          <w:szCs w:val="28"/>
          <w:rPrChange w:id="7302" w:author="user pc" w:date="2022-03-15T10:14:00Z">
            <w:rPr/>
          </w:rPrChange>
        </w:rPr>
        <w:t>Volume ratio:</w:t>
      </w:r>
      <w:r>
        <w:rPr>
          <w:rFonts w:ascii="Times New Roman" w:cs="Times New Roman" w:hAnsi="Times New Roman"/>
          <w:sz w:val="28"/>
          <w:szCs w:val="28"/>
        </w:rPr>
        <w:t xml:space="preserve">          </w:t>
      </w:r>
      <w:r w:rsidRPr="6638C64C">
        <w:rPr>
          <w:rFonts w:ascii="Times New Roman" w:cs="Times New Roman"/>
          <w:sz w:val="28"/>
          <w:szCs w:val="28"/>
          <w:rPrChange w:id="7303" w:author="user pc" w:date="2022-03-15T10:14:00Z">
            <w:rPr/>
          </w:rPrChange>
        </w:rPr>
        <w:t xml:space="preserve">1 : </w:t>
      </w:r>
      <w:r>
        <w:rPr>
          <w:rFonts w:ascii="Times New Roman" w:cs="Times New Roman" w:hAnsi="Times New Roman"/>
          <w:sz w:val="28"/>
          <w:szCs w:val="28"/>
        </w:rPr>
        <w:t xml:space="preserve">              </w:t>
      </w:r>
      <w:r w:rsidRPr="A36EC40D">
        <w:rPr>
          <w:rFonts w:ascii="Times New Roman" w:cs="Times New Roman"/>
          <w:sz w:val="28"/>
          <w:szCs w:val="28"/>
          <w:rPrChange w:id="7304" w:author="user pc" w:date="2022-03-15T10:14:00Z">
            <w:rPr/>
          </w:rPrChange>
        </w:rPr>
        <w:t xml:space="preserve">2 : </w:t>
      </w:r>
      <w:r>
        <w:rPr>
          <w:rFonts w:ascii="Times New Roman" w:cs="Times New Roman" w:hAnsi="Times New Roman"/>
          <w:sz w:val="28"/>
          <w:szCs w:val="28"/>
        </w:rPr>
        <w:t xml:space="preserve">                </w:t>
      </w:r>
      <w:r w:rsidRPr="F7F555FE">
        <w:rPr>
          <w:rFonts w:ascii="Times New Roman" w:cs="Times New Roman"/>
          <w:sz w:val="28"/>
          <w:szCs w:val="28"/>
          <w:rPrChange w:id="7305" w:author="user pc" w:date="2022-03-15T10:14:00Z">
            <w:rPr/>
          </w:rPrChange>
        </w:rPr>
        <w:t>2 :</w:t>
      </w:r>
      <w:r>
        <w:rPr>
          <w:rFonts w:ascii="Times New Roman" w:cs="Times New Roman" w:hAnsi="Times New Roman"/>
          <w:sz w:val="28"/>
          <w:szCs w:val="28"/>
        </w:rPr>
        <w:t xml:space="preserve">                 </w:t>
      </w:r>
      <w:r w:rsidRPr="C10E1D0E">
        <w:rPr>
          <w:rFonts w:ascii="Times New Roman" w:cs="Times New Roman"/>
          <w:sz w:val="28"/>
          <w:szCs w:val="28"/>
          <w:rPrChange w:id="7306" w:author="user pc" w:date="2022-03-15T10:14:00Z">
            <w:rPr/>
          </w:rPrChange>
        </w:rPr>
        <w:t>1</w:t>
      </w:r>
      <w:r w:rsidRPr="F6F9BBFD">
        <w:rPr>
          <w:rFonts w:ascii="Times New Roman" w:cs="Times New Roman"/>
          <w:sz w:val="28"/>
          <w:szCs w:val="28"/>
          <w:rPrChange w:id="7307" w:author="user pc" w:date="2022-03-15T10:14:00Z">
            <w:rPr/>
          </w:rPrChange>
        </w:rPr>
        <w:cr/>
      </w:r>
      <w:r w:rsidRPr="91CA20C0">
        <w:rPr>
          <w:rFonts w:ascii="Times New Roman" w:cs="Times New Roman"/>
          <w:sz w:val="28"/>
          <w:szCs w:val="28"/>
          <w:rPrChange w:id="7308" w:author="user pc" w:date="2022-03-15T10:14:00Z">
            <w:rPr/>
          </w:rPrChange>
        </w:rPr>
        <w:t>Volume available: 50 cm</w:t>
      </w:r>
      <w:r w:rsidRPr="C27AFD73">
        <w:rPr>
          <w:rFonts w:ascii="Times New Roman" w:cs="Times New Roman"/>
          <w:sz w:val="28"/>
          <w:szCs w:val="28"/>
          <w:vertAlign w:val="superscript"/>
          <w:rPrChange w:id="7309" w:author="user pc" w:date="2022-03-15T10:14:00Z">
            <w:rPr>
              <w:vertAlign w:val="superscript"/>
            </w:rPr>
          </w:rPrChange>
        </w:rPr>
        <w:t>3</w:t>
      </w:r>
      <w:r>
        <w:rPr>
          <w:rFonts w:ascii="Times New Roman" w:cs="Times New Roman" w:hAnsi="Times New Roman"/>
          <w:sz w:val="28"/>
          <w:szCs w:val="28"/>
          <w:vertAlign w:val="superscript"/>
        </w:rPr>
        <w:t xml:space="preserve">            </w:t>
      </w:r>
      <w:r w:rsidRPr="BE4136EC">
        <w:rPr>
          <w:rFonts w:ascii="Times New Roman" w:cs="Times New Roman"/>
          <w:sz w:val="28"/>
          <w:szCs w:val="28"/>
          <w:rPrChange w:id="7310" w:author="user pc" w:date="2022-03-15T10:14:00Z">
            <w:rPr/>
          </w:rPrChange>
        </w:rPr>
        <w:t>31.5 cm</w:t>
      </w:r>
      <w:r w:rsidRPr="FB2F226D">
        <w:rPr>
          <w:rFonts w:ascii="Times New Roman" w:cs="Times New Roman"/>
          <w:sz w:val="28"/>
          <w:szCs w:val="28"/>
          <w:vertAlign w:val="superscript"/>
          <w:rPrChange w:id="7311"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7CB53F83">
        <w:rPr>
          <w:rFonts w:ascii="Times New Roman" w:cs="Times New Roman"/>
          <w:sz w:val="28"/>
          <w:szCs w:val="28"/>
          <w:rPrChange w:id="7312" w:author="user pc" w:date="2022-03-15T10:14:00Z">
            <w:rPr/>
          </w:rPrChange>
        </w:rPr>
        <w:t>0cm</w:t>
      </w:r>
      <w:r w:rsidRPr="80FE95EF">
        <w:rPr>
          <w:rFonts w:ascii="Times New Roman" w:cs="Times New Roman"/>
          <w:sz w:val="28"/>
          <w:szCs w:val="28"/>
          <w:vertAlign w:val="superscript"/>
          <w:rPrChange w:id="7313" w:author="user pc" w:date="2022-03-15T10:14:00Z">
            <w:rPr>
              <w:vertAlign w:val="superscript"/>
            </w:rPr>
          </w:rPrChange>
        </w:rPr>
        <w:t>3</w:t>
      </w:r>
      <w:r w:rsidRPr="B0AB5CE4">
        <w:rPr>
          <w:rFonts w:ascii="Times New Roman" w:cs="Times New Roman"/>
          <w:sz w:val="28"/>
          <w:szCs w:val="28"/>
          <w:rPrChange w:id="7314" w:author="user pc" w:date="2022-03-15T10:14:00Z">
            <w:rPr/>
          </w:rPrChange>
        </w:rPr>
        <w:t xml:space="preserve">    </w:t>
      </w:r>
      <w:r>
        <w:rPr>
          <w:rFonts w:ascii="Times New Roman" w:cs="Times New Roman" w:hAnsi="Times New Roman"/>
          <w:sz w:val="28"/>
          <w:szCs w:val="28"/>
        </w:rPr>
        <w:t xml:space="preserve">      </w:t>
      </w:r>
      <w:r w:rsidRPr="8B31A058">
        <w:rPr>
          <w:rFonts w:ascii="Times New Roman" w:cs="Times New Roman"/>
          <w:sz w:val="28"/>
          <w:szCs w:val="28"/>
          <w:rPrChange w:id="7315" w:author="user pc" w:date="2022-03-15T10:14:00Z">
            <w:rPr/>
          </w:rPrChange>
        </w:rPr>
        <w:t xml:space="preserve"> </w:t>
      </w:r>
      <w:r>
        <w:rPr>
          <w:rFonts w:ascii="Times New Roman" w:cs="Times New Roman" w:hAnsi="Times New Roman"/>
          <w:sz w:val="28"/>
          <w:szCs w:val="28"/>
        </w:rPr>
        <w:t xml:space="preserve">  </w:t>
      </w:r>
      <w:r w:rsidRPr="DE98EB94">
        <w:rPr>
          <w:rFonts w:ascii="Times New Roman" w:cs="Times New Roman"/>
          <w:sz w:val="28"/>
          <w:szCs w:val="28"/>
          <w:rPrChange w:id="7316" w:author="user pc" w:date="2022-03-15T10:14:00Z">
            <w:rPr/>
          </w:rPrChange>
        </w:rPr>
        <w:t>0cm</w:t>
      </w:r>
      <w:r w:rsidRPr="D46B5A10">
        <w:rPr>
          <w:rFonts w:ascii="Times New Roman" w:cs="Times New Roman"/>
          <w:sz w:val="28"/>
          <w:szCs w:val="28"/>
          <w:vertAlign w:val="superscript"/>
          <w:rPrChange w:id="7317" w:author="user pc" w:date="2022-03-15T10:14:00Z">
            <w:rPr>
              <w:vertAlign w:val="superscript"/>
            </w:rPr>
          </w:rPrChange>
        </w:rPr>
        <w:t>3</w:t>
      </w:r>
      <w:r w:rsidRPr="D51DE0A9">
        <w:rPr>
          <w:rFonts w:ascii="Times New Roman" w:cs="Times New Roman"/>
          <w:sz w:val="28"/>
          <w:szCs w:val="28"/>
          <w:rPrChange w:id="7318" w:author="user pc" w:date="2022-03-15T10:14:00Z">
            <w:rPr/>
          </w:rPrChange>
        </w:rPr>
        <w:cr/>
      </w:r>
      <w:r w:rsidRPr="2D7DF7C6">
        <w:rPr>
          <w:rFonts w:ascii="Times New Roman" w:cs="Times New Roman"/>
          <w:sz w:val="28"/>
          <w:szCs w:val="28"/>
          <w:rPrChange w:id="7319" w:author="user pc" w:date="2022-03-15T10:14:00Z">
            <w:rPr/>
          </w:rPrChange>
        </w:rPr>
        <w:t>Reacting volume: 15.75 cm</w:t>
      </w:r>
      <w:r w:rsidRPr="32A22ABC">
        <w:rPr>
          <w:rFonts w:ascii="Times New Roman" w:cs="Times New Roman"/>
          <w:sz w:val="28"/>
          <w:szCs w:val="28"/>
          <w:vertAlign w:val="superscript"/>
          <w:rPrChange w:id="7320" w:author="user pc" w:date="2022-03-15T10:14:00Z">
            <w:rPr>
              <w:vertAlign w:val="superscript"/>
            </w:rPr>
          </w:rPrChange>
        </w:rPr>
        <w:t>3</w:t>
      </w:r>
      <w:r>
        <w:rPr>
          <w:rFonts w:ascii="Times New Roman" w:cs="Times New Roman" w:hAnsi="Times New Roman"/>
          <w:sz w:val="28"/>
          <w:szCs w:val="28"/>
          <w:vertAlign w:val="superscript"/>
        </w:rPr>
        <w:t xml:space="preserve">     </w:t>
      </w:r>
      <w:r w:rsidRPr="18C4A6D4">
        <w:rPr>
          <w:rFonts w:ascii="Times New Roman" w:cs="Times New Roman"/>
          <w:sz w:val="28"/>
          <w:szCs w:val="28"/>
          <w:rPrChange w:id="7321" w:author="user pc" w:date="2022-03-15T10:14:00Z">
            <w:rPr/>
          </w:rPrChange>
        </w:rPr>
        <w:t>31.5cm</w:t>
      </w:r>
      <w:r w:rsidRPr="8C077D23">
        <w:rPr>
          <w:rFonts w:ascii="Times New Roman" w:cs="Times New Roman"/>
          <w:sz w:val="28"/>
          <w:szCs w:val="28"/>
          <w:vertAlign w:val="superscript"/>
          <w:rPrChange w:id="7322"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8AC6A77E">
        <w:rPr>
          <w:rFonts w:ascii="Times New Roman" w:cs="Times New Roman"/>
          <w:sz w:val="28"/>
          <w:szCs w:val="28"/>
          <w:rPrChange w:id="7323" w:author="user pc" w:date="2022-03-15T10:14:00Z">
            <w:rPr/>
          </w:rPrChange>
        </w:rPr>
        <w:t>31.5 cm</w:t>
      </w:r>
      <w:r w:rsidRPr="E64233B4">
        <w:rPr>
          <w:rFonts w:ascii="Times New Roman" w:cs="Times New Roman"/>
          <w:sz w:val="28"/>
          <w:szCs w:val="28"/>
          <w:vertAlign w:val="superscript"/>
          <w:rPrChange w:id="7324"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0C2FBC27">
        <w:rPr>
          <w:rFonts w:ascii="Times New Roman" w:cs="Times New Roman"/>
          <w:sz w:val="28"/>
          <w:szCs w:val="28"/>
          <w:rPrChange w:id="7325" w:author="user pc" w:date="2022-03-15T10:14:00Z">
            <w:rPr/>
          </w:rPrChange>
        </w:rPr>
        <w:t>15.75 cm</w:t>
      </w:r>
      <w:r w:rsidRPr="1C104D72">
        <w:rPr>
          <w:rFonts w:ascii="Times New Roman" w:cs="Times New Roman"/>
          <w:sz w:val="28"/>
          <w:szCs w:val="28"/>
          <w:vertAlign w:val="superscript"/>
          <w:rPrChange w:id="7326" w:author="user pc" w:date="2022-03-15T10:14:00Z">
            <w:rPr>
              <w:vertAlign w:val="superscript"/>
            </w:rPr>
          </w:rPrChange>
        </w:rPr>
        <w:t>3</w:t>
      </w:r>
      <w:r w:rsidRPr="99F9AFB8">
        <w:rPr>
          <w:rFonts w:ascii="Times New Roman" w:cs="Times New Roman"/>
          <w:sz w:val="28"/>
          <w:szCs w:val="28"/>
          <w:rPrChange w:id="7327" w:author="user pc" w:date="2022-03-15T10:14:00Z">
            <w:rPr/>
          </w:rPrChange>
        </w:rPr>
        <w:cr/>
      </w:r>
      <w:r w:rsidRPr="B44CE6C4">
        <w:rPr>
          <w:rFonts w:ascii="Times New Roman" w:cs="Times New Roman"/>
          <w:sz w:val="28"/>
          <w:szCs w:val="28"/>
          <w:rPrChange w:id="7328" w:author="user pc" w:date="2022-03-15T10:14:00Z">
            <w:rPr/>
          </w:rPrChange>
        </w:rPr>
        <w:t>Residual volume:</w:t>
      </w:r>
      <w:r>
        <w:rPr>
          <w:rFonts w:ascii="Times New Roman" w:cs="Times New Roman" w:hAnsi="Times New Roman"/>
          <w:sz w:val="28"/>
          <w:szCs w:val="28"/>
        </w:rPr>
        <w:t xml:space="preserve"> </w:t>
      </w:r>
      <w:r w:rsidRPr="6A8072BD">
        <w:rPr>
          <w:rFonts w:ascii="Times New Roman" w:cs="Times New Roman"/>
          <w:sz w:val="28"/>
          <w:szCs w:val="28"/>
          <w:rPrChange w:id="7329" w:author="user pc" w:date="2022-03-15T10:14:00Z">
            <w:rPr/>
          </w:rPrChange>
        </w:rPr>
        <w:t>34.25 cm</w:t>
      </w:r>
      <w:r w:rsidRPr="CFCFB031">
        <w:rPr>
          <w:rFonts w:ascii="Times New Roman" w:cs="Times New Roman"/>
          <w:sz w:val="28"/>
          <w:szCs w:val="28"/>
          <w:vertAlign w:val="superscript"/>
          <w:rPrChange w:id="7330"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2B916E15">
        <w:rPr>
          <w:rFonts w:ascii="Times New Roman" w:cs="Times New Roman"/>
          <w:sz w:val="28"/>
          <w:szCs w:val="28"/>
          <w:rPrChange w:id="7331" w:author="user pc" w:date="2022-03-15T10:14:00Z">
            <w:rPr/>
          </w:rPrChange>
        </w:rPr>
        <w:t>0 cm</w:t>
      </w:r>
      <w:r w:rsidRPr="F8F3ACAD">
        <w:rPr>
          <w:rFonts w:ascii="Times New Roman" w:cs="Times New Roman"/>
          <w:sz w:val="28"/>
          <w:szCs w:val="28"/>
          <w:vertAlign w:val="superscript"/>
          <w:rPrChange w:id="7332"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457AFB22">
        <w:rPr>
          <w:rFonts w:ascii="Times New Roman" w:cs="Times New Roman"/>
          <w:sz w:val="28"/>
          <w:szCs w:val="28"/>
          <w:rPrChange w:id="7333" w:author="user pc" w:date="2022-03-15T10:14:00Z">
            <w:rPr/>
          </w:rPrChange>
        </w:rPr>
        <w:t>31.5cm</w:t>
      </w:r>
      <w:r w:rsidRPr="19E69AFE">
        <w:rPr>
          <w:rFonts w:ascii="Times New Roman" w:cs="Times New Roman"/>
          <w:sz w:val="28"/>
          <w:szCs w:val="28"/>
          <w:vertAlign w:val="superscript"/>
          <w:rPrChange w:id="7334" w:author="user pc" w:date="2022-03-15T10:14:00Z">
            <w:rPr>
              <w:vertAlign w:val="superscript"/>
            </w:rPr>
          </w:rPrChange>
        </w:rPr>
        <w:t xml:space="preserve">3 </w:t>
      </w:r>
      <w:r>
        <w:rPr>
          <w:rFonts w:ascii="Times New Roman" w:cs="Times New Roman" w:hAnsi="Times New Roman"/>
          <w:sz w:val="28"/>
          <w:szCs w:val="28"/>
          <w:vertAlign w:val="superscript"/>
        </w:rPr>
        <w:t xml:space="preserve">    </w:t>
      </w:r>
      <w:r w:rsidRPr="6582C4D3">
        <w:rPr>
          <w:rFonts w:ascii="Times New Roman" w:cs="Times New Roman"/>
          <w:sz w:val="28"/>
          <w:szCs w:val="28"/>
          <w:rPrChange w:id="7335" w:author="user pc" w:date="2022-03-15T10:14:00Z">
            <w:rPr/>
          </w:rPrChange>
        </w:rPr>
        <w:t>15.75 cm</w:t>
      </w:r>
      <w:r w:rsidRPr="A954DFC9">
        <w:rPr>
          <w:rFonts w:ascii="Times New Roman" w:cs="Times New Roman"/>
          <w:sz w:val="28"/>
          <w:szCs w:val="28"/>
          <w:vertAlign w:val="superscript"/>
          <w:rPrChange w:id="7336" w:author="user pc" w:date="2022-03-15T10:14:00Z">
            <w:rPr>
              <w:vertAlign w:val="superscript"/>
            </w:rPr>
          </w:rPrChange>
        </w:rPr>
        <w:t>3</w:t>
      </w:r>
    </w:p>
    <w:p>
      <w:pPr>
        <w:pStyle w:val="style0"/>
        <w:rPr>
          <w:rFonts w:ascii="Times New Roman" w:cs="Times New Roman" w:hAnsi="Times New Roman"/>
          <w:b w:val="false"/>
          <w:bCs/>
          <w:color w:val="auto"/>
          <w:sz w:val="28"/>
          <w:szCs w:val="28"/>
          <w:rPrChange w:id="7337" w:author="user pc" w:date="2022-03-15T10:14:00Z">
            <w:rPr>
              <w:rFonts w:ascii="Dancing Script" w:hAnsi="Dancing Script"/>
              <w:b/>
              <w:bCs/>
              <w:color w:val="0000ff"/>
            </w:rPr>
          </w:rPrChange>
        </w:rPr>
      </w:pPr>
      <w:r w:rsidRPr="766D223A">
        <w:rPr>
          <w:rFonts w:ascii="Times New Roman" w:cs="Times New Roman" w:hAnsi="Times New Roman"/>
          <w:b w:val="false"/>
          <w:bCs/>
          <w:color w:val="auto"/>
          <w:sz w:val="28"/>
          <w:szCs w:val="28"/>
          <w:rPrChange w:id="7338" w:author="user pc" w:date="2022-03-15T10:14:00Z">
            <w:rPr>
              <w:rFonts w:ascii="Dancing Script" w:hAnsi="Dancing Script"/>
              <w:b/>
              <w:bCs/>
              <w:color w:val="0000ff"/>
            </w:rPr>
          </w:rPrChange>
        </w:rPr>
        <w:t>Finally, we now calculate the total volume of residual gases as follows.</w:t>
      </w:r>
      <w:r>
        <w:rPr>
          <w:rFonts w:ascii="Times New Roman" w:cs="Times New Roman" w:hAnsi="Times New Roman"/>
          <w:bCs/>
          <w:sz w:val="28"/>
          <w:szCs w:val="28"/>
        </w:rPr>
        <w:t xml:space="preserve"> </w:t>
      </w:r>
      <w:r w:rsidRPr="478A013C">
        <w:rPr>
          <w:rFonts w:ascii="Times New Roman" w:cs="Times New Roman" w:hAnsi="Times New Roman"/>
          <w:b w:val="false"/>
          <w:bCs/>
          <w:color w:val="auto"/>
          <w:sz w:val="28"/>
          <w:szCs w:val="28"/>
          <w:rPrChange w:id="7339" w:author="user pc" w:date="2022-03-15T10:14:00Z">
            <w:rPr>
              <w:rFonts w:ascii="Dancing Script" w:hAnsi="Dancing Script"/>
              <w:b/>
              <w:bCs/>
              <w:color w:val="0000ff"/>
            </w:rPr>
          </w:rPrChange>
        </w:rPr>
        <w:t xml:space="preserve">V = remaining volume of air + excess reactants + volume of </w:t>
      </w:r>
      <w:r>
        <w:rPr>
          <w:rFonts w:ascii="Times New Roman" w:cs="Times New Roman" w:hAnsi="Times New Roman"/>
          <w:bCs/>
          <w:sz w:val="28"/>
          <w:szCs w:val="28"/>
        </w:rPr>
        <w:t>products =</w:t>
      </w:r>
      <w:r w:rsidRPr="CA362370">
        <w:rPr>
          <w:rFonts w:ascii="Times New Roman" w:cs="Times New Roman" w:hAnsi="Times New Roman"/>
          <w:b w:val="false"/>
          <w:bCs/>
          <w:color w:val="auto"/>
          <w:sz w:val="28"/>
          <w:szCs w:val="28"/>
          <w:rPrChange w:id="7340" w:author="user pc" w:date="2022-03-15T10:14:00Z">
            <w:rPr>
              <w:rFonts w:ascii="Dancing Script" w:hAnsi="Dancing Script"/>
              <w:b/>
              <w:bCs/>
              <w:color w:val="0000ff"/>
            </w:rPr>
          </w:rPrChange>
        </w:rPr>
        <w:t xml:space="preserve"> 118.5 cm</w:t>
      </w:r>
      <w:r w:rsidRPr="A2C995FD">
        <w:rPr>
          <w:rFonts w:ascii="Times New Roman" w:cs="Times New Roman" w:hAnsi="Times New Roman"/>
          <w:b w:val="false"/>
          <w:bCs/>
          <w:color w:val="auto"/>
          <w:sz w:val="28"/>
          <w:szCs w:val="28"/>
          <w:vertAlign w:val="superscript"/>
          <w:rPrChange w:id="7341" w:author="user pc" w:date="2022-03-15T10:14:00Z">
            <w:rPr>
              <w:rFonts w:ascii="Dancing Script" w:hAnsi="Dancing Script"/>
              <w:b/>
              <w:bCs/>
              <w:color w:val="0000ff"/>
              <w:vertAlign w:val="superscript"/>
            </w:rPr>
          </w:rPrChange>
        </w:rPr>
        <w:t xml:space="preserve">3 </w:t>
      </w:r>
      <w:r w:rsidRPr="7A4A390D">
        <w:rPr>
          <w:rFonts w:ascii="Times New Roman" w:cs="Times New Roman" w:hAnsi="Times New Roman"/>
          <w:b w:val="false"/>
          <w:bCs/>
          <w:color w:val="auto"/>
          <w:sz w:val="28"/>
          <w:szCs w:val="28"/>
          <w:rPrChange w:id="7342" w:author="user pc" w:date="2022-03-15T10:14:00Z">
            <w:rPr>
              <w:rFonts w:ascii="Dancing Script" w:hAnsi="Dancing Script"/>
              <w:b/>
              <w:bCs/>
              <w:color w:val="0000ff"/>
            </w:rPr>
          </w:rPrChange>
        </w:rPr>
        <w:t>+ 34.25 cm</w:t>
      </w:r>
      <w:r w:rsidRPr="85BB355F">
        <w:rPr>
          <w:rFonts w:ascii="Times New Roman" w:cs="Times New Roman" w:hAnsi="Times New Roman"/>
          <w:b w:val="false"/>
          <w:bCs/>
          <w:color w:val="auto"/>
          <w:sz w:val="28"/>
          <w:szCs w:val="28"/>
          <w:vertAlign w:val="superscript"/>
          <w:rPrChange w:id="7343" w:author="user pc" w:date="2022-03-15T10:14:00Z">
            <w:rPr>
              <w:rFonts w:ascii="Dancing Script" w:hAnsi="Dancing Script"/>
              <w:b/>
              <w:bCs/>
              <w:color w:val="0000ff"/>
              <w:vertAlign w:val="superscript"/>
            </w:rPr>
          </w:rPrChange>
        </w:rPr>
        <w:t>3</w:t>
      </w:r>
      <w:r>
        <w:rPr>
          <w:rFonts w:ascii="Times New Roman" w:cs="Times New Roman" w:hAnsi="Times New Roman"/>
          <w:bCs/>
          <w:sz w:val="28"/>
          <w:szCs w:val="28"/>
        </w:rPr>
        <w:t xml:space="preserve"> + </w:t>
      </w:r>
      <w:r w:rsidRPr="FA024D9C">
        <w:rPr>
          <w:rFonts w:ascii="Times New Roman" w:cs="Times New Roman" w:hAnsi="Times New Roman"/>
          <w:b w:val="false"/>
          <w:bCs/>
          <w:color w:val="auto"/>
          <w:sz w:val="28"/>
          <w:szCs w:val="28"/>
          <w:rPrChange w:id="7344" w:author="user pc" w:date="2022-03-15T10:14:00Z">
            <w:rPr>
              <w:rFonts w:ascii="Dancing Script" w:hAnsi="Dancing Script"/>
              <w:b/>
              <w:bCs/>
              <w:color w:val="0000ff"/>
            </w:rPr>
          </w:rPrChange>
        </w:rPr>
        <w:t>0cm</w:t>
      </w:r>
      <w:r w:rsidRPr="2F3D49FF">
        <w:rPr>
          <w:rFonts w:ascii="Times New Roman" w:cs="Times New Roman" w:hAnsi="Times New Roman"/>
          <w:b w:val="false"/>
          <w:bCs/>
          <w:color w:val="auto"/>
          <w:sz w:val="28"/>
          <w:szCs w:val="28"/>
          <w:vertAlign w:val="superscript"/>
          <w:rPrChange w:id="7345" w:author="user pc" w:date="2022-03-15T10:14:00Z">
            <w:rPr>
              <w:rFonts w:ascii="Dancing Script" w:hAnsi="Dancing Script"/>
              <w:b/>
              <w:bCs/>
              <w:color w:val="0000ff"/>
              <w:vertAlign w:val="superscript"/>
            </w:rPr>
          </w:rPrChange>
        </w:rPr>
        <w:t xml:space="preserve">3 </w:t>
      </w:r>
      <w:r w:rsidRPr="44F8EDAC">
        <w:rPr>
          <w:rFonts w:ascii="Times New Roman" w:cs="Times New Roman" w:hAnsi="Times New Roman"/>
          <w:b w:val="false"/>
          <w:bCs/>
          <w:color w:val="auto"/>
          <w:sz w:val="28"/>
          <w:szCs w:val="28"/>
          <w:rPrChange w:id="7346" w:author="user pc" w:date="2022-03-15T10:14:00Z">
            <w:rPr>
              <w:rFonts w:ascii="Dancing Script" w:hAnsi="Dancing Script"/>
              <w:b/>
              <w:bCs/>
              <w:color w:val="0000ff"/>
            </w:rPr>
          </w:rPrChange>
        </w:rPr>
        <w:t>+ 31.5cm</w:t>
      </w:r>
      <w:r w:rsidRPr="B451F902">
        <w:rPr>
          <w:rFonts w:ascii="Times New Roman" w:cs="Times New Roman" w:hAnsi="Times New Roman"/>
          <w:b w:val="false"/>
          <w:bCs/>
          <w:color w:val="auto"/>
          <w:sz w:val="28"/>
          <w:szCs w:val="28"/>
          <w:vertAlign w:val="superscript"/>
          <w:rPrChange w:id="7347" w:author="user pc" w:date="2022-03-15T10:14:00Z">
            <w:rPr>
              <w:rFonts w:ascii="Dancing Script" w:hAnsi="Dancing Script"/>
              <w:b/>
              <w:bCs/>
              <w:color w:val="0000ff"/>
              <w:vertAlign w:val="superscript"/>
            </w:rPr>
          </w:rPrChange>
        </w:rPr>
        <w:t>3</w:t>
      </w:r>
      <w:r>
        <w:rPr>
          <w:rFonts w:ascii="Times New Roman" w:cs="Times New Roman" w:hAnsi="Times New Roman"/>
          <w:bCs/>
          <w:sz w:val="28"/>
          <w:szCs w:val="28"/>
          <w:vertAlign w:val="superscript"/>
        </w:rPr>
        <w:t xml:space="preserve"> </w:t>
      </w:r>
      <w:r w:rsidRPr="3889C6CF">
        <w:rPr>
          <w:rFonts w:ascii="Times New Roman" w:cs="Times New Roman" w:hAnsi="Times New Roman"/>
          <w:b w:val="false"/>
          <w:bCs/>
          <w:color w:val="auto"/>
          <w:sz w:val="28"/>
          <w:szCs w:val="28"/>
          <w:rPrChange w:id="7348" w:author="user pc" w:date="2022-03-15T10:14:00Z">
            <w:rPr>
              <w:rFonts w:ascii="Dancing Script" w:hAnsi="Dancing Script"/>
              <w:b/>
              <w:bCs/>
              <w:color w:val="0000ff"/>
            </w:rPr>
          </w:rPrChange>
        </w:rPr>
        <w:t>+ 15.75cm</w:t>
      </w:r>
      <w:r w:rsidRPr="CA0F91CC">
        <w:rPr>
          <w:rFonts w:ascii="Times New Roman" w:cs="Times New Roman" w:hAnsi="Times New Roman"/>
          <w:b w:val="false"/>
          <w:bCs/>
          <w:color w:val="auto"/>
          <w:sz w:val="28"/>
          <w:szCs w:val="28"/>
          <w:vertAlign w:val="superscript"/>
          <w:rPrChange w:id="7349" w:author="user pc" w:date="2022-03-15T10:14:00Z">
            <w:rPr>
              <w:rFonts w:ascii="Dancing Script" w:hAnsi="Dancing Script"/>
              <w:b/>
              <w:bCs/>
              <w:color w:val="0000ff"/>
              <w:vertAlign w:val="superscript"/>
            </w:rPr>
          </w:rPrChange>
        </w:rPr>
        <w:t>3</w:t>
      </w:r>
      <w:r>
        <w:rPr>
          <w:rFonts w:ascii="Times New Roman" w:cs="Times New Roman" w:hAnsi="Times New Roman"/>
          <w:bCs/>
          <w:sz w:val="28"/>
          <w:szCs w:val="28"/>
          <w:vertAlign w:val="superscript"/>
        </w:rPr>
        <w:t xml:space="preserve">  </w:t>
      </w:r>
      <w:r w:rsidRPr="37AEA5DE">
        <w:rPr>
          <w:rFonts w:ascii="Times New Roman" w:cs="Times New Roman" w:hAnsi="Times New Roman"/>
          <w:b w:val="false"/>
          <w:bCs/>
          <w:color w:val="auto"/>
          <w:sz w:val="28"/>
          <w:szCs w:val="28"/>
          <w:rPrChange w:id="7350" w:author="user pc" w:date="2022-03-15T10:14:00Z">
            <w:rPr>
              <w:rFonts w:ascii="Dancing Script" w:hAnsi="Dancing Script"/>
              <w:b/>
              <w:bCs/>
              <w:color w:val="0000ff"/>
            </w:rPr>
          </w:rPrChange>
        </w:rPr>
        <w:t>= 200 cm</w:t>
      </w:r>
      <w:r w:rsidRPr="DF07C5D6">
        <w:rPr>
          <w:rFonts w:ascii="Times New Roman" w:cs="Times New Roman" w:hAnsi="Times New Roman"/>
          <w:b w:val="false"/>
          <w:bCs/>
          <w:color w:val="auto"/>
          <w:sz w:val="28"/>
          <w:szCs w:val="28"/>
          <w:vertAlign w:val="superscript"/>
          <w:rPrChange w:id="7351" w:author="user pc" w:date="2022-03-15T10:14:00Z">
            <w:rPr>
              <w:rFonts w:ascii="Dancing Script" w:hAnsi="Dancing Script"/>
              <w:b/>
              <w:bCs/>
              <w:color w:val="0000ff"/>
              <w:vertAlign w:val="superscript"/>
            </w:rPr>
          </w:rPrChange>
        </w:rPr>
        <w:t>3</w:t>
      </w:r>
    </w:p>
    <w:p>
      <w:pPr>
        <w:pStyle w:val="style0"/>
        <w:rPr>
          <w:rFonts w:ascii="Times New Roman" w:cs="Times New Roman"/>
          <w:sz w:val="28"/>
          <w:szCs w:val="28"/>
          <w:rPrChange w:id="7352" w:author="user pc" w:date="2022-03-15T10:14:00Z">
            <w:rPr/>
          </w:rPrChange>
        </w:rPr>
      </w:pPr>
    </w:p>
    <w:p>
      <w:pPr>
        <w:pStyle w:val="style0"/>
        <w:rPr>
          <w:rFonts w:ascii="Times New Roman" w:cs="Times New Roman"/>
          <w:sz w:val="28"/>
          <w:szCs w:val="28"/>
          <w:rPrChange w:id="7353" w:author="user pc" w:date="2022-03-15T10:14:00Z">
            <w:rPr/>
          </w:rPrChange>
        </w:rPr>
      </w:pPr>
      <w:r w:rsidRPr="120A1FBB">
        <w:rPr>
          <w:rFonts w:ascii="Times New Roman" w:cs="Times New Roman"/>
          <w:b/>
          <w:color w:val="000000"/>
          <w:sz w:val="28"/>
          <w:szCs w:val="28"/>
          <w:rPrChange w:id="7354" w:author="user pc" w:date="2022-03-15T10:14:00Z">
            <w:rPr>
              <w:b/>
              <w:color w:val="000000"/>
            </w:rPr>
          </w:rPrChange>
        </w:rPr>
        <w:t>SOLVED</w:t>
      </w:r>
      <w:r>
        <w:rPr>
          <w:rFonts w:ascii="Times New Roman" w:cs="Times New Roman" w:hAnsi="Times New Roman"/>
          <w:b/>
          <w:color w:val="000000"/>
          <w:sz w:val="28"/>
          <w:szCs w:val="28"/>
        </w:rPr>
        <w:t xml:space="preserve"> </w:t>
      </w:r>
      <w:r w:rsidRPr="A6F762EC">
        <w:rPr>
          <w:rFonts w:ascii="Times New Roman" w:cs="Times New Roman"/>
          <w:b/>
          <w:color w:val="000000"/>
          <w:sz w:val="28"/>
          <w:szCs w:val="28"/>
          <w:rPrChange w:id="7355" w:author="user pc" w:date="2022-03-15T10:14:00Z">
            <w:rPr>
              <w:b/>
              <w:color w:val="000000"/>
            </w:rPr>
          </w:rPrChange>
        </w:rPr>
        <w:t>EXAMPLE</w:t>
      </w:r>
      <w:r>
        <w:rPr>
          <w:rFonts w:ascii="Times New Roman" w:cs="Times New Roman" w:hAnsi="Times New Roman"/>
          <w:b/>
          <w:color w:val="000000"/>
          <w:sz w:val="28"/>
          <w:szCs w:val="28"/>
        </w:rPr>
        <w:t xml:space="preserve"> </w:t>
      </w:r>
      <w:r w:rsidRPr="14130003">
        <w:rPr>
          <w:rFonts w:ascii="Times New Roman" w:cs="Times New Roman"/>
          <w:b/>
          <w:color w:val="000000"/>
          <w:sz w:val="28"/>
          <w:szCs w:val="28"/>
          <w:rPrChange w:id="7356" w:author="user pc" w:date="2022-03-15T10:14:00Z">
            <w:rPr>
              <w:b/>
              <w:color w:val="000000"/>
            </w:rPr>
          </w:rPrChange>
        </w:rPr>
        <w:t>7</w:t>
      </w:r>
    </w:p>
    <w:p>
      <w:pPr>
        <w:pStyle w:val="style0"/>
        <w:rPr>
          <w:rFonts w:ascii="Times New Roman" w:cs="Times New Roman"/>
          <w:sz w:val="28"/>
          <w:szCs w:val="28"/>
          <w:rPrChange w:id="7357" w:author="user pc" w:date="2022-03-15T10:14:00Z">
            <w:rPr/>
          </w:rPrChange>
        </w:rPr>
      </w:pPr>
      <w:r w:rsidRPr="08AB3AB6">
        <w:rPr>
          <w:rFonts w:ascii="Times New Roman" w:cs="Times New Roman"/>
          <w:sz w:val="28"/>
          <w:szCs w:val="28"/>
          <w:rPrChange w:id="7358" w:author="user pc" w:date="2022-03-15T10:14:00Z">
            <w:rPr/>
          </w:rPrChange>
        </w:rPr>
        <w:t>What</w:t>
      </w:r>
      <w:r>
        <w:rPr>
          <w:rFonts w:ascii="Times New Roman" w:cs="Times New Roman" w:hAnsi="Times New Roman"/>
          <w:sz w:val="28"/>
          <w:szCs w:val="28"/>
        </w:rPr>
        <w:t xml:space="preserve"> </w:t>
      </w:r>
      <w:r w:rsidRPr="07871367">
        <w:rPr>
          <w:rFonts w:ascii="Times New Roman" w:cs="Times New Roman"/>
          <w:sz w:val="28"/>
          <w:szCs w:val="28"/>
          <w:rPrChange w:id="7359" w:author="user pc" w:date="2022-03-15T10:14:00Z">
            <w:rPr/>
          </w:rPrChange>
        </w:rPr>
        <w:t>volume</w:t>
      </w:r>
      <w:r>
        <w:rPr>
          <w:rFonts w:ascii="Times New Roman" w:cs="Times New Roman" w:hAnsi="Times New Roman"/>
          <w:sz w:val="28"/>
          <w:szCs w:val="28"/>
        </w:rPr>
        <w:t xml:space="preserve"> </w:t>
      </w:r>
      <w:r w:rsidRPr="ADF5D42A">
        <w:rPr>
          <w:rFonts w:ascii="Times New Roman" w:cs="Times New Roman"/>
          <w:sz w:val="28"/>
          <w:szCs w:val="28"/>
          <w:rPrChange w:id="7360" w:author="user pc" w:date="2022-03-15T10:14:00Z">
            <w:rPr/>
          </w:rPrChange>
        </w:rPr>
        <w:t>of</w:t>
      </w:r>
      <w:r>
        <w:rPr>
          <w:rFonts w:ascii="Times New Roman" w:cs="Times New Roman" w:hAnsi="Times New Roman"/>
          <w:sz w:val="28"/>
          <w:szCs w:val="28"/>
        </w:rPr>
        <w:t xml:space="preserve"> </w:t>
      </w:r>
      <w:r w:rsidRPr="0FC7AFC1">
        <w:rPr>
          <w:rFonts w:ascii="Times New Roman" w:cs="Times New Roman"/>
          <w:sz w:val="28"/>
          <w:szCs w:val="28"/>
          <w:rPrChange w:id="7361" w:author="user pc" w:date="2022-03-15T10:14:00Z">
            <w:rPr/>
          </w:rPrChange>
        </w:rPr>
        <w:t>hydrogen</w:t>
      </w:r>
      <w:r>
        <w:rPr>
          <w:rFonts w:ascii="Times New Roman" w:cs="Times New Roman" w:hAnsi="Times New Roman"/>
          <w:sz w:val="28"/>
          <w:szCs w:val="28"/>
        </w:rPr>
        <w:t xml:space="preserve"> </w:t>
      </w:r>
      <w:r w:rsidRPr="018FCCDE">
        <w:rPr>
          <w:rFonts w:ascii="Times New Roman" w:cs="Times New Roman"/>
          <w:sz w:val="28"/>
          <w:szCs w:val="28"/>
          <w:rPrChange w:id="7362" w:author="user pc" w:date="2022-03-15T10:14:00Z">
            <w:rPr/>
          </w:rPrChange>
        </w:rPr>
        <w:t>will</w:t>
      </w:r>
      <w:r>
        <w:rPr>
          <w:rFonts w:ascii="Times New Roman" w:cs="Times New Roman" w:hAnsi="Times New Roman"/>
          <w:sz w:val="28"/>
          <w:szCs w:val="28"/>
        </w:rPr>
        <w:t xml:space="preserve"> </w:t>
      </w:r>
      <w:r w:rsidRPr="043A7C73">
        <w:rPr>
          <w:rFonts w:ascii="Times New Roman" w:cs="Times New Roman"/>
          <w:sz w:val="28"/>
          <w:szCs w:val="28"/>
          <w:rPrChange w:id="7363" w:author="user pc" w:date="2022-03-15T10:14:00Z">
            <w:rPr/>
          </w:rPrChange>
        </w:rPr>
        <w:t>be</w:t>
      </w:r>
      <w:r>
        <w:rPr>
          <w:rFonts w:ascii="Times New Roman" w:cs="Times New Roman" w:hAnsi="Times New Roman"/>
          <w:sz w:val="28"/>
          <w:szCs w:val="28"/>
        </w:rPr>
        <w:t xml:space="preserve"> </w:t>
      </w:r>
      <w:r w:rsidRPr="DFD9DB29">
        <w:rPr>
          <w:rFonts w:ascii="Times New Roman" w:cs="Times New Roman"/>
          <w:sz w:val="28"/>
          <w:szCs w:val="28"/>
          <w:rPrChange w:id="7364" w:author="user pc" w:date="2022-03-15T10:14:00Z">
            <w:rPr/>
          </w:rPrChange>
        </w:rPr>
        <w:t>leftover</w:t>
      </w:r>
      <w:r>
        <w:rPr>
          <w:rFonts w:ascii="Times New Roman" w:cs="Times New Roman" w:hAnsi="Times New Roman"/>
          <w:sz w:val="28"/>
          <w:szCs w:val="28"/>
        </w:rPr>
        <w:t xml:space="preserve"> </w:t>
      </w:r>
      <w:r w:rsidRPr="8E11C5EC">
        <w:rPr>
          <w:rFonts w:ascii="Times New Roman" w:cs="Times New Roman"/>
          <w:sz w:val="28"/>
          <w:szCs w:val="28"/>
          <w:rPrChange w:id="7365" w:author="user pc" w:date="2022-03-15T10:14:00Z">
            <w:rPr/>
          </w:rPrChange>
        </w:rPr>
        <w:t>when</w:t>
      </w:r>
      <w:r>
        <w:rPr>
          <w:rFonts w:ascii="Times New Roman" w:cs="Times New Roman" w:hAnsi="Times New Roman"/>
          <w:sz w:val="28"/>
          <w:szCs w:val="28"/>
        </w:rPr>
        <w:t xml:space="preserve"> </w:t>
      </w:r>
      <w:r w:rsidRPr="4D120860">
        <w:rPr>
          <w:rFonts w:ascii="Times New Roman" w:cs="Times New Roman"/>
          <w:sz w:val="28"/>
          <w:szCs w:val="28"/>
          <w:rPrChange w:id="7366" w:author="user pc" w:date="2022-03-15T10:14:00Z">
            <w:rPr/>
          </w:rPrChange>
        </w:rPr>
        <w:t>300cm</w:t>
      </w:r>
      <w:r w:rsidRPr="09E87675">
        <w:rPr>
          <w:rFonts w:ascii="Times New Roman" w:cs="Times New Roman"/>
          <w:sz w:val="28"/>
          <w:szCs w:val="28"/>
          <w:vertAlign w:val="superscript"/>
          <w:rPrChange w:id="7367" w:author="user pc" w:date="2022-03-15T10:14:00Z">
            <w:rPr>
              <w:vertAlign w:val="superscript"/>
            </w:rPr>
          </w:rPrChange>
        </w:rPr>
        <w:t>3</w:t>
      </w:r>
      <w:r>
        <w:rPr>
          <w:rFonts w:ascii="Times New Roman" w:cs="Times New Roman" w:hAnsi="Times New Roman"/>
          <w:sz w:val="28"/>
          <w:szCs w:val="28"/>
          <w:vertAlign w:val="superscript"/>
        </w:rPr>
        <w:t xml:space="preserve"> </w:t>
      </w:r>
      <w:r w:rsidRPr="2AF4FB3D">
        <w:rPr>
          <w:rFonts w:ascii="Times New Roman" w:cs="Times New Roman"/>
          <w:sz w:val="28"/>
          <w:szCs w:val="28"/>
          <w:rPrChange w:id="7368" w:author="user pc" w:date="2022-03-15T10:14:00Z">
            <w:rPr/>
          </w:rPrChange>
        </w:rPr>
        <w:t>of</w:t>
      </w:r>
      <w:r>
        <w:rPr>
          <w:rFonts w:ascii="Times New Roman" w:cs="Times New Roman" w:hAnsi="Times New Roman"/>
          <w:sz w:val="28"/>
          <w:szCs w:val="28"/>
        </w:rPr>
        <w:t xml:space="preserve"> </w:t>
      </w:r>
      <w:r w:rsidRPr="63282AA6">
        <w:rPr>
          <w:rFonts w:ascii="Times New Roman" w:cs="Times New Roman"/>
          <w:sz w:val="28"/>
          <w:szCs w:val="28"/>
          <w:rPrChange w:id="7369" w:author="user pc" w:date="2022-03-15T10:14:00Z">
            <w:rPr/>
          </w:rPrChange>
        </w:rPr>
        <w:t>oxygen</w:t>
      </w:r>
      <w:r>
        <w:rPr>
          <w:rFonts w:ascii="Times New Roman" w:cs="Times New Roman" w:hAnsi="Times New Roman"/>
          <w:sz w:val="28"/>
          <w:szCs w:val="28"/>
        </w:rPr>
        <w:t xml:space="preserve"> </w:t>
      </w:r>
      <w:r w:rsidRPr="25293550">
        <w:rPr>
          <w:rFonts w:ascii="Times New Roman" w:cs="Times New Roman"/>
          <w:sz w:val="28"/>
          <w:szCs w:val="28"/>
          <w:rPrChange w:id="7370" w:author="user pc" w:date="2022-03-15T10:14:00Z">
            <w:rPr/>
          </w:rPrChange>
        </w:rPr>
        <w:t>and</w:t>
      </w:r>
      <w:r>
        <w:rPr>
          <w:rFonts w:ascii="Times New Roman" w:cs="Times New Roman" w:hAnsi="Times New Roman"/>
          <w:sz w:val="28"/>
          <w:szCs w:val="28"/>
        </w:rPr>
        <w:t xml:space="preserve"> </w:t>
      </w:r>
      <w:r w:rsidRPr="7CE03D83">
        <w:rPr>
          <w:rFonts w:ascii="Times New Roman" w:cs="Times New Roman"/>
          <w:sz w:val="28"/>
          <w:szCs w:val="28"/>
          <w:rPrChange w:id="7371" w:author="user pc" w:date="2022-03-15T10:14:00Z">
            <w:rPr/>
          </w:rPrChange>
        </w:rPr>
        <w:t>1000cm</w:t>
      </w:r>
      <w:r w:rsidRPr="B75DFFC0">
        <w:rPr>
          <w:rFonts w:ascii="Times New Roman" w:cs="Times New Roman"/>
          <w:sz w:val="28"/>
          <w:szCs w:val="28"/>
          <w:vertAlign w:val="superscript"/>
          <w:rPrChange w:id="7372" w:author="user pc" w:date="2022-03-15T10:14:00Z">
            <w:rPr>
              <w:vertAlign w:val="superscript"/>
            </w:rPr>
          </w:rPrChange>
        </w:rPr>
        <w:t>3</w:t>
      </w:r>
      <w:r>
        <w:rPr>
          <w:rFonts w:ascii="Times New Roman" w:cs="Times New Roman" w:hAnsi="Times New Roman"/>
          <w:sz w:val="28"/>
          <w:szCs w:val="28"/>
          <w:vertAlign w:val="superscript"/>
        </w:rPr>
        <w:t xml:space="preserve"> </w:t>
      </w:r>
      <w:r w:rsidRPr="E97ED945">
        <w:rPr>
          <w:rFonts w:ascii="Times New Roman" w:cs="Times New Roman"/>
          <w:sz w:val="28"/>
          <w:szCs w:val="28"/>
          <w:rPrChange w:id="7373" w:author="user pc" w:date="2022-03-15T10:14:00Z">
            <w:rPr/>
          </w:rPrChange>
        </w:rPr>
        <w:t>of</w:t>
      </w:r>
      <w:r>
        <w:rPr>
          <w:rFonts w:ascii="Times New Roman" w:cs="Times New Roman" w:hAnsi="Times New Roman"/>
          <w:sz w:val="28"/>
          <w:szCs w:val="28"/>
        </w:rPr>
        <w:t xml:space="preserve"> </w:t>
      </w:r>
      <w:r w:rsidRPr="2F55C3A8">
        <w:rPr>
          <w:rFonts w:ascii="Times New Roman" w:cs="Times New Roman"/>
          <w:sz w:val="28"/>
          <w:szCs w:val="28"/>
          <w:rPrChange w:id="7374" w:author="user pc" w:date="2022-03-15T10:14:00Z">
            <w:rPr/>
          </w:rPrChange>
        </w:rPr>
        <w:t>hydrogen</w:t>
      </w:r>
      <w:r>
        <w:rPr>
          <w:rFonts w:ascii="Times New Roman" w:cs="Times New Roman" w:hAnsi="Times New Roman"/>
          <w:sz w:val="28"/>
          <w:szCs w:val="28"/>
        </w:rPr>
        <w:t xml:space="preserve"> </w:t>
      </w:r>
      <w:r w:rsidRPr="364CB516">
        <w:rPr>
          <w:rFonts w:ascii="Times New Roman" w:cs="Times New Roman"/>
          <w:sz w:val="28"/>
          <w:szCs w:val="28"/>
          <w:rPrChange w:id="7375" w:author="user pc" w:date="2022-03-15T10:14:00Z">
            <w:rPr/>
          </w:rPrChange>
        </w:rPr>
        <w:t>are</w:t>
      </w:r>
      <w:r>
        <w:rPr>
          <w:rFonts w:ascii="Times New Roman" w:cs="Times New Roman" w:hAnsi="Times New Roman"/>
          <w:sz w:val="28"/>
          <w:szCs w:val="28"/>
        </w:rPr>
        <w:t xml:space="preserve"> </w:t>
      </w:r>
      <w:r w:rsidRPr="681424CF">
        <w:rPr>
          <w:rFonts w:ascii="Times New Roman" w:cs="Times New Roman"/>
          <w:sz w:val="28"/>
          <w:szCs w:val="28"/>
          <w:rPrChange w:id="7376" w:author="user pc" w:date="2022-03-15T10:14:00Z">
            <w:rPr/>
          </w:rPrChange>
        </w:rPr>
        <w:t>exploded?</w:t>
      </w:r>
    </w:p>
    <w:p>
      <w:pPr>
        <w:pStyle w:val="style0"/>
        <w:rPr>
          <w:rFonts w:ascii="Times New Roman" w:cs="Times New Roman"/>
          <w:sz w:val="28"/>
          <w:szCs w:val="28"/>
          <w:rPrChange w:id="7377" w:author="user pc" w:date="2022-03-15T10:14:00Z">
            <w:rPr/>
          </w:rPrChange>
        </w:rPr>
      </w:pPr>
      <w:r>
        <w:rPr>
          <w:rFonts w:ascii="Times New Roman" w:cs="Times New Roman" w:hAnsi="Times New Roman"/>
          <w:color w:val="000000"/>
          <w:sz w:val="28"/>
          <w:szCs w:val="28"/>
        </w:rPr>
        <w:t xml:space="preserve">                                   </w:t>
      </w:r>
      <w:r w:rsidRPr="ACADF990">
        <w:rPr>
          <w:rFonts w:ascii="Times New Roman" w:cs="Times New Roman"/>
          <w:color w:val="000000"/>
          <w:sz w:val="28"/>
          <w:szCs w:val="28"/>
          <w:rPrChange w:id="7378" w:author="user pc" w:date="2022-03-15T10:14:00Z">
            <w:rPr>
              <w:color w:val="000000"/>
            </w:rPr>
          </w:rPrChange>
        </w:rPr>
        <w:t>2H</w:t>
      </w:r>
      <w:r w:rsidRPr="FCDBB2FE">
        <w:rPr>
          <w:rFonts w:ascii="Times New Roman" w:cs="Times New Roman"/>
          <w:color w:val="000000"/>
          <w:sz w:val="28"/>
          <w:szCs w:val="28"/>
          <w:vertAlign w:val="subscript"/>
          <w:rPrChange w:id="7379" w:author="user pc" w:date="2022-03-15T10:14:00Z">
            <w:rPr>
              <w:color w:val="000000"/>
              <w:vertAlign w:val="subscript"/>
            </w:rPr>
          </w:rPrChange>
        </w:rPr>
        <w:t>2(g)</w:t>
      </w:r>
      <w:r>
        <w:rPr>
          <w:rFonts w:ascii="Times New Roman" w:cs="Times New Roman" w:hAnsi="Times New Roman"/>
          <w:color w:val="000000"/>
          <w:sz w:val="28"/>
          <w:szCs w:val="28"/>
          <w:vertAlign w:val="subscript"/>
        </w:rPr>
        <w:t xml:space="preserve">     </w:t>
      </w:r>
      <w:r w:rsidRPr="3881392C">
        <w:rPr>
          <w:rFonts w:ascii="Times New Roman" w:cs="Times New Roman"/>
          <w:color w:val="000000"/>
          <w:sz w:val="28"/>
          <w:szCs w:val="28"/>
          <w:rPrChange w:id="7380" w:author="user pc" w:date="2022-03-15T10:14:00Z">
            <w:rPr>
              <w:color w:val="000000"/>
            </w:rPr>
          </w:rPrChange>
        </w:rPr>
        <w:t>+</w:t>
      </w:r>
      <w:r>
        <w:rPr>
          <w:rFonts w:ascii="Times New Roman" w:cs="Times New Roman" w:hAnsi="Times New Roman"/>
          <w:color w:val="000000"/>
          <w:sz w:val="28"/>
          <w:szCs w:val="28"/>
        </w:rPr>
        <w:t xml:space="preserve">    </w:t>
      </w:r>
      <w:r w:rsidRPr="7907F09F">
        <w:rPr>
          <w:rFonts w:ascii="Times New Roman" w:cs="Times New Roman"/>
          <w:color w:val="000000"/>
          <w:sz w:val="28"/>
          <w:szCs w:val="28"/>
          <w:rPrChange w:id="7381" w:author="user pc" w:date="2022-03-15T10:14:00Z">
            <w:rPr>
              <w:color w:val="000000"/>
            </w:rPr>
          </w:rPrChange>
        </w:rPr>
        <w:t>O</w:t>
      </w:r>
      <w:r w:rsidRPr="EF10C1DF">
        <w:rPr>
          <w:rFonts w:ascii="Times New Roman" w:cs="Times New Roman"/>
          <w:color w:val="000000"/>
          <w:sz w:val="28"/>
          <w:szCs w:val="28"/>
          <w:vertAlign w:val="subscript"/>
          <w:rPrChange w:id="7382" w:author="user pc" w:date="2022-03-15T10:14:00Z">
            <w:rPr>
              <w:color w:val="000000"/>
              <w:vertAlign w:val="subscript"/>
            </w:rPr>
          </w:rPrChange>
        </w:rPr>
        <w:t>2(g)</w:t>
      </w:r>
      <w:r>
        <w:rPr>
          <w:rFonts w:ascii="Times New Roman" w:cs="Times New Roman" w:hAnsi="Times New Roman"/>
          <w:color w:val="000000"/>
          <w:sz w:val="28"/>
          <w:szCs w:val="28"/>
          <w:vertAlign w:val="subscript"/>
        </w:rPr>
        <w:t xml:space="preserve">        </w:t>
      </w:r>
      <w:r w:rsidRPr="EA9A8595">
        <w:rPr>
          <w:rFonts w:ascii="Times New Roman" w:cs="Times New Roman"/>
          <w:color w:val="000000"/>
          <w:sz w:val="28"/>
          <w:szCs w:val="28"/>
          <w:rPrChange w:id="7383" w:author="user pc" w:date="2022-03-15T10:14:00Z">
            <w:rPr>
              <w:color w:val="000000"/>
            </w:rPr>
          </w:rPrChange>
        </w:rPr>
        <w:t>=&gt;</w:t>
      </w:r>
      <w:r>
        <w:rPr>
          <w:rFonts w:ascii="Times New Roman" w:cs="Times New Roman" w:hAnsi="Times New Roman"/>
          <w:color w:val="000000"/>
          <w:sz w:val="28"/>
          <w:szCs w:val="28"/>
        </w:rPr>
        <w:t xml:space="preserve">         </w:t>
      </w:r>
      <w:r w:rsidRPr="8BE17A66">
        <w:rPr>
          <w:rFonts w:ascii="Times New Roman" w:cs="Times New Roman"/>
          <w:color w:val="000000"/>
          <w:sz w:val="28"/>
          <w:szCs w:val="28"/>
          <w:rPrChange w:id="7384" w:author="user pc" w:date="2022-03-15T10:14:00Z">
            <w:rPr>
              <w:color w:val="000000"/>
            </w:rPr>
          </w:rPrChange>
        </w:rPr>
        <w:t>2H</w:t>
      </w:r>
      <w:r w:rsidRPr="E6B4DE9E">
        <w:rPr>
          <w:rFonts w:ascii="Times New Roman" w:cs="Times New Roman"/>
          <w:color w:val="000000"/>
          <w:sz w:val="28"/>
          <w:szCs w:val="28"/>
          <w:vertAlign w:val="subscript"/>
          <w:rPrChange w:id="7385" w:author="user pc" w:date="2022-03-15T10:14:00Z">
            <w:rPr>
              <w:color w:val="000000"/>
              <w:vertAlign w:val="subscript"/>
            </w:rPr>
          </w:rPrChange>
        </w:rPr>
        <w:t>2</w:t>
      </w:r>
      <w:r w:rsidRPr="D6D85EE1">
        <w:rPr>
          <w:rFonts w:ascii="Times New Roman" w:cs="Times New Roman"/>
          <w:color w:val="000000"/>
          <w:sz w:val="28"/>
          <w:szCs w:val="28"/>
          <w:rPrChange w:id="7386" w:author="user pc" w:date="2022-03-15T10:14:00Z">
            <w:rPr>
              <w:color w:val="000000"/>
            </w:rPr>
          </w:rPrChange>
        </w:rPr>
        <w:t>O(g)</w:t>
      </w:r>
    </w:p>
    <w:p>
      <w:pPr>
        <w:pStyle w:val="style0"/>
        <w:rPr>
          <w:rFonts w:ascii="Times New Roman" w:cs="Times New Roman"/>
          <w:sz w:val="28"/>
          <w:szCs w:val="28"/>
          <w:rPrChange w:id="7387" w:author="user pc" w:date="2022-03-15T10:14:00Z">
            <w:rPr/>
          </w:rPrChange>
        </w:rPr>
      </w:pPr>
      <w:r>
        <w:rPr>
          <w:rFonts w:ascii="Times New Roman" w:cs="Times New Roman" w:hAnsi="Times New Roman"/>
          <w:color w:val="000000"/>
          <w:sz w:val="28"/>
          <w:szCs w:val="28"/>
        </w:rPr>
        <w:t xml:space="preserve">                                   </w:t>
      </w:r>
      <w:r w:rsidRPr="900A8F36">
        <w:rPr>
          <w:rFonts w:ascii="Times New Roman" w:cs="Times New Roman"/>
          <w:color w:val="000000"/>
          <w:sz w:val="28"/>
          <w:szCs w:val="28"/>
          <w:rPrChange w:id="7388" w:author="user pc" w:date="2022-03-15T10:14:00Z">
            <w:rPr>
              <w:color w:val="000000"/>
            </w:rPr>
          </w:rPrChange>
        </w:rPr>
        <w:t>2:</w:t>
      </w:r>
      <w:r>
        <w:rPr>
          <w:rFonts w:ascii="Times New Roman" w:cs="Times New Roman" w:hAnsi="Times New Roman"/>
          <w:color w:val="000000"/>
          <w:sz w:val="28"/>
          <w:szCs w:val="28"/>
        </w:rPr>
        <w:t xml:space="preserve">               </w:t>
      </w:r>
      <w:r w:rsidRPr="76A6A8F0">
        <w:rPr>
          <w:rFonts w:ascii="Times New Roman" w:cs="Times New Roman"/>
          <w:color w:val="000000"/>
          <w:sz w:val="28"/>
          <w:szCs w:val="28"/>
          <w:rPrChange w:id="7389" w:author="user pc" w:date="2022-03-15T10:14:00Z">
            <w:rPr>
              <w:color w:val="000000"/>
            </w:rPr>
          </w:rPrChange>
        </w:rPr>
        <w:t>1:</w:t>
      </w:r>
      <w:r>
        <w:rPr>
          <w:rFonts w:ascii="Times New Roman" w:cs="Times New Roman" w:hAnsi="Times New Roman"/>
          <w:color w:val="000000"/>
          <w:sz w:val="28"/>
          <w:szCs w:val="28"/>
        </w:rPr>
        <w:t xml:space="preserve">                       </w:t>
      </w:r>
      <w:r w:rsidRPr="51BF055A">
        <w:rPr>
          <w:rFonts w:ascii="Times New Roman" w:cs="Times New Roman"/>
          <w:color w:val="000000"/>
          <w:sz w:val="28"/>
          <w:szCs w:val="28"/>
          <w:rPrChange w:id="7390" w:author="user pc" w:date="2022-03-15T10:14:00Z">
            <w:rPr>
              <w:color w:val="000000"/>
            </w:rPr>
          </w:rPrChange>
        </w:rPr>
        <w:t>2</w:t>
      </w:r>
    </w:p>
    <w:p>
      <w:pPr>
        <w:pStyle w:val="style0"/>
        <w:rPr>
          <w:rFonts w:ascii="Times New Roman" w:cs="Times New Roman"/>
          <w:sz w:val="28"/>
          <w:szCs w:val="28"/>
          <w:rPrChange w:id="7391" w:author="user pc" w:date="2022-03-15T10:14:00Z">
            <w:rPr/>
          </w:rPrChange>
        </w:rPr>
      </w:pPr>
      <w:r w:rsidRPr="28BD442C">
        <w:rPr>
          <w:rFonts w:ascii="Times New Roman" w:cs="Times New Roman"/>
          <w:color w:val="000000"/>
          <w:sz w:val="28"/>
          <w:szCs w:val="28"/>
          <w:rPrChange w:id="7392" w:author="user pc" w:date="2022-03-15T10:14:00Z">
            <w:rPr>
              <w:color w:val="000000"/>
            </w:rPr>
          </w:rPrChange>
        </w:rPr>
        <w:t>Before</w:t>
      </w:r>
      <w:r>
        <w:rPr>
          <w:rFonts w:ascii="Times New Roman" w:cs="Times New Roman" w:hAnsi="Times New Roman"/>
          <w:color w:val="000000"/>
          <w:sz w:val="28"/>
          <w:szCs w:val="28"/>
        </w:rPr>
        <w:t xml:space="preserve"> </w:t>
      </w:r>
      <w:r w:rsidRPr="F486D93C">
        <w:rPr>
          <w:rFonts w:ascii="Times New Roman" w:cs="Times New Roman"/>
          <w:color w:val="000000"/>
          <w:sz w:val="28"/>
          <w:szCs w:val="28"/>
          <w:rPrChange w:id="7393" w:author="user pc" w:date="2022-03-15T10:14:00Z">
            <w:rPr>
              <w:color w:val="000000"/>
            </w:rPr>
          </w:rPrChange>
        </w:rPr>
        <w:t>sparking:</w:t>
      </w:r>
      <w:r>
        <w:rPr>
          <w:rFonts w:ascii="Times New Roman" w:cs="Times New Roman" w:hAnsi="Times New Roman"/>
          <w:color w:val="000000"/>
          <w:sz w:val="28"/>
          <w:szCs w:val="28"/>
        </w:rPr>
        <w:t xml:space="preserve">    </w:t>
      </w:r>
      <w:r w:rsidRPr="1E43A3CB">
        <w:rPr>
          <w:rFonts w:ascii="Times New Roman" w:cs="Times New Roman"/>
          <w:color w:val="000000"/>
          <w:sz w:val="28"/>
          <w:szCs w:val="28"/>
          <w:rPrChange w:id="7394" w:author="user pc" w:date="2022-03-15T10:14:00Z">
            <w:rPr>
              <w:color w:val="000000"/>
            </w:rPr>
          </w:rPrChange>
        </w:rPr>
        <w:t>1000cm</w:t>
      </w:r>
      <w:r w:rsidRPr="70EE2678">
        <w:rPr>
          <w:rFonts w:ascii="Times New Roman" w:cs="Times New Roman"/>
          <w:color w:val="000000"/>
          <w:sz w:val="28"/>
          <w:szCs w:val="28"/>
          <w:vertAlign w:val="superscript"/>
          <w:rPrChange w:id="7395" w:author="user pc" w:date="2022-03-15T10:14:00Z">
            <w:rPr>
              <w:color w:val="000000"/>
              <w:vertAlign w:val="superscript"/>
            </w:rPr>
          </w:rPrChange>
        </w:rPr>
        <w:t>3</w:t>
      </w:r>
      <w:r>
        <w:rPr>
          <w:rFonts w:ascii="Times New Roman" w:cs="Times New Roman" w:hAnsi="Times New Roman"/>
          <w:color w:val="000000"/>
          <w:sz w:val="28"/>
          <w:szCs w:val="28"/>
        </w:rPr>
        <w:t xml:space="preserve">   </w:t>
      </w:r>
      <w:r w:rsidRPr="8D43EE8B">
        <w:rPr>
          <w:rFonts w:ascii="Times New Roman" w:cs="Times New Roman"/>
          <w:color w:val="000000"/>
          <w:sz w:val="28"/>
          <w:szCs w:val="28"/>
          <w:rPrChange w:id="7396" w:author="user pc" w:date="2022-03-15T10:14:00Z">
            <w:rPr>
              <w:color w:val="000000"/>
            </w:rPr>
          </w:rPrChange>
        </w:rPr>
        <w:t>300cm</w:t>
      </w:r>
      <w:r w:rsidRPr="A1E4EC42">
        <w:rPr>
          <w:rFonts w:ascii="Times New Roman" w:cs="Times New Roman"/>
          <w:color w:val="000000"/>
          <w:sz w:val="28"/>
          <w:szCs w:val="28"/>
          <w:vertAlign w:val="superscript"/>
          <w:rPrChange w:id="7397" w:author="user pc" w:date="2022-03-15T10:14:00Z">
            <w:rPr>
              <w:color w:val="000000"/>
              <w:vertAlign w:val="superscript"/>
            </w:rPr>
          </w:rPrChange>
        </w:rPr>
        <w:t>3</w:t>
      </w:r>
      <w:r>
        <w:rPr>
          <w:rFonts w:ascii="Times New Roman" w:cs="Times New Roman" w:hAnsi="Times New Roman"/>
          <w:color w:val="000000"/>
          <w:sz w:val="28"/>
          <w:szCs w:val="28"/>
        </w:rPr>
        <w:t xml:space="preserve">              ………</w:t>
      </w:r>
    </w:p>
    <w:p>
      <w:pPr>
        <w:pStyle w:val="style0"/>
        <w:rPr>
          <w:rFonts w:ascii="Times New Roman" w:cs="Times New Roman"/>
          <w:sz w:val="28"/>
          <w:szCs w:val="28"/>
          <w:rPrChange w:id="7398" w:author="user pc" w:date="2022-03-15T10:14:00Z">
            <w:rPr/>
          </w:rPrChange>
        </w:rPr>
      </w:pPr>
      <w:r w:rsidRPr="AE21255C">
        <w:rPr>
          <w:rFonts w:ascii="Times New Roman" w:cs="Times New Roman"/>
          <w:color w:val="000000"/>
          <w:sz w:val="28"/>
          <w:szCs w:val="28"/>
          <w:rPrChange w:id="7399" w:author="user pc" w:date="2022-03-15T10:14:00Z">
            <w:rPr>
              <w:color w:val="000000"/>
            </w:rPr>
          </w:rPrChange>
        </w:rPr>
        <w:t>On</w:t>
      </w:r>
      <w:r>
        <w:rPr>
          <w:rFonts w:ascii="Times New Roman" w:cs="Times New Roman" w:hAnsi="Times New Roman"/>
          <w:color w:val="000000"/>
          <w:sz w:val="28"/>
          <w:szCs w:val="28"/>
        </w:rPr>
        <w:t xml:space="preserve"> </w:t>
      </w:r>
      <w:r w:rsidRPr="81D99970">
        <w:rPr>
          <w:rFonts w:ascii="Times New Roman" w:cs="Times New Roman"/>
          <w:color w:val="000000"/>
          <w:sz w:val="28"/>
          <w:szCs w:val="28"/>
          <w:rPrChange w:id="7400" w:author="user pc" w:date="2022-03-15T10:14:00Z">
            <w:rPr>
              <w:color w:val="000000"/>
            </w:rPr>
          </w:rPrChange>
        </w:rPr>
        <w:t>sparking:</w:t>
      </w:r>
      <w:r>
        <w:rPr>
          <w:rFonts w:ascii="Times New Roman" w:cs="Times New Roman" w:hAnsi="Times New Roman"/>
          <w:color w:val="000000"/>
          <w:sz w:val="28"/>
          <w:szCs w:val="28"/>
        </w:rPr>
        <w:t xml:space="preserve">           </w:t>
      </w:r>
      <w:r w:rsidRPr="2EE2E22F">
        <w:rPr>
          <w:rFonts w:ascii="Times New Roman" w:cs="Times New Roman"/>
          <w:color w:val="000000"/>
          <w:sz w:val="28"/>
          <w:szCs w:val="28"/>
          <w:rPrChange w:id="7401" w:author="user pc" w:date="2022-03-15T10:14:00Z">
            <w:rPr>
              <w:color w:val="000000"/>
            </w:rPr>
          </w:rPrChange>
        </w:rPr>
        <w:t>600cm</w:t>
      </w:r>
      <w:r w:rsidRPr="B3306498">
        <w:rPr>
          <w:rFonts w:ascii="Times New Roman" w:cs="Times New Roman"/>
          <w:color w:val="000000"/>
          <w:sz w:val="28"/>
          <w:szCs w:val="28"/>
          <w:vertAlign w:val="superscript"/>
          <w:rPrChange w:id="7402" w:author="user pc" w:date="2022-03-15T10:14:00Z">
            <w:rPr>
              <w:color w:val="000000"/>
              <w:vertAlign w:val="superscript"/>
            </w:rPr>
          </w:rPrChange>
        </w:rPr>
        <w:t>3</w:t>
      </w:r>
      <w:r>
        <w:rPr>
          <w:rFonts w:ascii="Times New Roman" w:cs="Times New Roman" w:hAnsi="Times New Roman"/>
          <w:color w:val="000000"/>
          <w:sz w:val="28"/>
          <w:szCs w:val="28"/>
        </w:rPr>
        <w:t xml:space="preserve">     </w:t>
      </w:r>
      <w:r w:rsidRPr="F88D357C">
        <w:rPr>
          <w:rFonts w:ascii="Times New Roman" w:cs="Times New Roman"/>
          <w:color w:val="000000"/>
          <w:sz w:val="28"/>
          <w:szCs w:val="28"/>
          <w:rPrChange w:id="7403" w:author="user pc" w:date="2022-03-15T10:14:00Z">
            <w:rPr>
              <w:color w:val="000000"/>
            </w:rPr>
          </w:rPrChange>
        </w:rPr>
        <w:t>300cm</w:t>
      </w:r>
      <w:r w:rsidRPr="EF746138">
        <w:rPr>
          <w:rFonts w:ascii="Times New Roman" w:cs="Times New Roman"/>
          <w:color w:val="000000"/>
          <w:sz w:val="28"/>
          <w:szCs w:val="28"/>
          <w:vertAlign w:val="superscript"/>
          <w:rPrChange w:id="7404" w:author="user pc" w:date="2022-03-15T10:14:00Z">
            <w:rPr>
              <w:color w:val="000000"/>
              <w:vertAlign w:val="superscript"/>
            </w:rPr>
          </w:rPrChange>
        </w:rPr>
        <w:t>3</w:t>
      </w:r>
      <w:r>
        <w:rPr>
          <w:rFonts w:ascii="Times New Roman" w:cs="Times New Roman" w:hAnsi="Times New Roman"/>
          <w:color w:val="000000"/>
          <w:sz w:val="28"/>
          <w:szCs w:val="28"/>
          <w:vertAlign w:val="superscript"/>
        </w:rPr>
        <w:t xml:space="preserve">                    </w:t>
      </w:r>
      <w:r w:rsidRPr="21AA0032">
        <w:rPr>
          <w:rFonts w:ascii="Times New Roman" w:cs="Times New Roman"/>
          <w:color w:val="000000"/>
          <w:sz w:val="28"/>
          <w:szCs w:val="28"/>
          <w:rPrChange w:id="7405" w:author="user pc" w:date="2022-03-15T10:14:00Z">
            <w:rPr>
              <w:color w:val="000000"/>
            </w:rPr>
          </w:rPrChange>
        </w:rPr>
        <w:t>600cm</w:t>
      </w:r>
      <w:r w:rsidRPr="65DF8186">
        <w:rPr>
          <w:rFonts w:ascii="Times New Roman" w:cs="Times New Roman"/>
          <w:color w:val="000000"/>
          <w:sz w:val="28"/>
          <w:szCs w:val="28"/>
          <w:vertAlign w:val="superscript"/>
          <w:rPrChange w:id="7406" w:author="user pc" w:date="2022-03-15T10:14:00Z">
            <w:rPr>
              <w:color w:val="000000"/>
              <w:vertAlign w:val="superscript"/>
            </w:rPr>
          </w:rPrChange>
        </w:rPr>
        <w:t>3</w:t>
      </w:r>
    </w:p>
    <w:p>
      <w:pPr>
        <w:pStyle w:val="style0"/>
        <w:rPr>
          <w:rFonts w:ascii="Times New Roman" w:cs="Times New Roman"/>
          <w:sz w:val="28"/>
          <w:szCs w:val="28"/>
          <w:rPrChange w:id="7407" w:author="user pc" w:date="2022-03-15T10:14:00Z">
            <w:rPr/>
          </w:rPrChange>
        </w:rPr>
      </w:pPr>
      <w:r w:rsidRPr="414FA123">
        <w:rPr>
          <w:rFonts w:ascii="Times New Roman" w:cs="Times New Roman"/>
          <w:color w:val="000000"/>
          <w:sz w:val="28"/>
          <w:szCs w:val="28"/>
          <w:rPrChange w:id="7408" w:author="user pc" w:date="2022-03-15T10:14:00Z">
            <w:rPr>
              <w:color w:val="000000"/>
            </w:rPr>
          </w:rPrChange>
        </w:rPr>
        <w:t>After</w:t>
      </w:r>
      <w:r>
        <w:rPr>
          <w:rFonts w:ascii="Times New Roman" w:cs="Times New Roman" w:hAnsi="Times New Roman"/>
          <w:color w:val="000000"/>
          <w:sz w:val="28"/>
          <w:szCs w:val="28"/>
        </w:rPr>
        <w:t xml:space="preserve"> </w:t>
      </w:r>
      <w:r w:rsidRPr="1A71974E">
        <w:rPr>
          <w:rFonts w:ascii="Times New Roman" w:cs="Times New Roman"/>
          <w:color w:val="000000"/>
          <w:sz w:val="28"/>
          <w:szCs w:val="28"/>
          <w:rPrChange w:id="7409" w:author="user pc" w:date="2022-03-15T10:14:00Z">
            <w:rPr>
              <w:color w:val="000000"/>
            </w:rPr>
          </w:rPrChange>
        </w:rPr>
        <w:t>sparking:</w:t>
      </w:r>
      <w:r>
        <w:rPr>
          <w:rFonts w:ascii="Times New Roman" w:cs="Times New Roman" w:hAnsi="Times New Roman"/>
          <w:color w:val="000000"/>
          <w:sz w:val="28"/>
          <w:szCs w:val="28"/>
        </w:rPr>
        <w:t xml:space="preserve">        </w:t>
      </w:r>
      <w:r w:rsidRPr="2EC10FD8">
        <w:rPr>
          <w:rFonts w:ascii="Times New Roman" w:cs="Times New Roman"/>
          <w:color w:val="000000"/>
          <w:sz w:val="28"/>
          <w:szCs w:val="28"/>
          <w:rPrChange w:id="7410" w:author="user pc" w:date="2022-03-15T10:14:00Z">
            <w:rPr>
              <w:color w:val="000000"/>
            </w:rPr>
          </w:rPrChange>
        </w:rPr>
        <w:t>400cm</w:t>
      </w:r>
      <w:r w:rsidRPr="A6E47FF5">
        <w:rPr>
          <w:rFonts w:ascii="Times New Roman" w:cs="Times New Roman"/>
          <w:color w:val="000000"/>
          <w:sz w:val="28"/>
          <w:szCs w:val="28"/>
          <w:vertAlign w:val="superscript"/>
          <w:rPrChange w:id="7411" w:author="user pc" w:date="2022-03-15T10:14:00Z">
            <w:rPr>
              <w:color w:val="000000"/>
              <w:vertAlign w:val="superscript"/>
            </w:rPr>
          </w:rPrChange>
        </w:rPr>
        <w:t>3</w:t>
      </w:r>
      <w:r>
        <w:rPr>
          <w:rFonts w:ascii="Times New Roman" w:cs="Times New Roman" w:hAnsi="Times New Roman"/>
          <w:color w:val="000000"/>
          <w:sz w:val="28"/>
          <w:szCs w:val="28"/>
        </w:rPr>
        <w:t xml:space="preserve">    </w:t>
      </w:r>
      <w:r w:rsidRPr="F638D734">
        <w:rPr>
          <w:rFonts w:ascii="Times New Roman" w:cs="Times New Roman"/>
          <w:color w:val="000000"/>
          <w:sz w:val="28"/>
          <w:szCs w:val="28"/>
          <w:rPrChange w:id="7412" w:author="user pc" w:date="2022-03-15T10:14:00Z">
            <w:rPr>
              <w:color w:val="000000"/>
            </w:rPr>
          </w:rPrChange>
        </w:rPr>
        <w:t>0cm</w:t>
      </w:r>
      <w:r w:rsidRPr="942AE472">
        <w:rPr>
          <w:rFonts w:ascii="Times New Roman" w:cs="Times New Roman"/>
          <w:color w:val="000000"/>
          <w:sz w:val="28"/>
          <w:szCs w:val="28"/>
          <w:vertAlign w:val="superscript"/>
          <w:rPrChange w:id="7413" w:author="user pc" w:date="2022-03-15T10:14:00Z">
            <w:rPr>
              <w:color w:val="000000"/>
            </w:rPr>
          </w:rPrChange>
        </w:rPr>
        <w:t>3</w:t>
      </w:r>
      <w:r>
        <w:rPr>
          <w:rFonts w:ascii="Times New Roman" w:cs="Times New Roman" w:hAnsi="Times New Roman"/>
          <w:color w:val="000000"/>
          <w:sz w:val="28"/>
          <w:szCs w:val="28"/>
        </w:rPr>
        <w:t xml:space="preserve">                  </w:t>
      </w:r>
      <w:r w:rsidRPr="492F7075">
        <w:rPr>
          <w:rFonts w:ascii="Times New Roman" w:cs="Times New Roman"/>
          <w:color w:val="000000"/>
          <w:sz w:val="28"/>
          <w:szCs w:val="28"/>
          <w:rPrChange w:id="7414" w:author="user pc" w:date="2022-03-15T10:14:00Z">
            <w:rPr>
              <w:color w:val="000000"/>
            </w:rPr>
          </w:rPrChange>
        </w:rPr>
        <w:t>600cm</w:t>
      </w:r>
      <w:r w:rsidRPr="61745B2D">
        <w:rPr>
          <w:rFonts w:ascii="Times New Roman" w:cs="Times New Roman"/>
          <w:color w:val="000000"/>
          <w:sz w:val="28"/>
          <w:szCs w:val="28"/>
          <w:vertAlign w:val="superscript"/>
          <w:rPrChange w:id="7415" w:author="user pc" w:date="2022-03-15T10:14:00Z">
            <w:rPr>
              <w:color w:val="000000"/>
              <w:vertAlign w:val="superscript"/>
            </w:rPr>
          </w:rPrChange>
        </w:rPr>
        <w:t>3</w:t>
      </w:r>
    </w:p>
    <w:p>
      <w:pPr>
        <w:pStyle w:val="style0"/>
        <w:rPr>
          <w:rFonts w:ascii="Times New Roman" w:cs="Times New Roman"/>
          <w:b/>
          <w:sz w:val="28"/>
          <w:szCs w:val="28"/>
          <w:rPrChange w:id="7416" w:author="user pc" w:date="2022-03-15T10:14:00Z">
            <w:rPr/>
          </w:rPrChange>
        </w:rPr>
      </w:pPr>
      <w:r w:rsidRPr="47825DC6">
        <w:rPr>
          <w:rFonts w:ascii="Times New Roman" w:cs="Times New Roman"/>
          <w:b/>
          <w:sz w:val="28"/>
          <w:szCs w:val="28"/>
          <w:rPrChange w:id="7417" w:author="user pc" w:date="2022-03-15T10:14:00Z">
            <w:rPr/>
          </w:rPrChange>
        </w:rPr>
        <w:t>Volume</w:t>
      </w:r>
      <w:r>
        <w:rPr>
          <w:rFonts w:ascii="Times New Roman" w:cs="Times New Roman" w:hAnsi="Times New Roman"/>
          <w:b/>
          <w:sz w:val="28"/>
          <w:szCs w:val="28"/>
        </w:rPr>
        <w:t xml:space="preserve"> </w:t>
      </w:r>
      <w:r w:rsidRPr="90A06ADD">
        <w:rPr>
          <w:rFonts w:ascii="Times New Roman" w:cs="Times New Roman"/>
          <w:b/>
          <w:sz w:val="28"/>
          <w:szCs w:val="28"/>
          <w:rPrChange w:id="7418" w:author="user pc" w:date="2022-03-15T10:14:00Z">
            <w:rPr/>
          </w:rPrChange>
        </w:rPr>
        <w:t>of</w:t>
      </w:r>
      <w:r>
        <w:rPr>
          <w:rFonts w:ascii="Times New Roman" w:cs="Times New Roman" w:hAnsi="Times New Roman"/>
          <w:b/>
          <w:sz w:val="28"/>
          <w:szCs w:val="28"/>
        </w:rPr>
        <w:t xml:space="preserve"> </w:t>
      </w:r>
      <w:r w:rsidRPr="63543907">
        <w:rPr>
          <w:rFonts w:ascii="Times New Roman" w:cs="Times New Roman"/>
          <w:b/>
          <w:sz w:val="28"/>
          <w:szCs w:val="28"/>
          <w:rPrChange w:id="7419" w:author="user pc" w:date="2022-03-15T10:14:00Z">
            <w:rPr/>
          </w:rPrChange>
        </w:rPr>
        <w:t>hydrogen</w:t>
      </w:r>
      <w:r>
        <w:rPr>
          <w:rFonts w:ascii="Times New Roman" w:cs="Times New Roman" w:hAnsi="Times New Roman"/>
          <w:b/>
          <w:sz w:val="28"/>
          <w:szCs w:val="28"/>
        </w:rPr>
        <w:t xml:space="preserve"> </w:t>
      </w:r>
      <w:r w:rsidRPr="9BFD7ED7">
        <w:rPr>
          <w:rFonts w:ascii="Times New Roman" w:cs="Times New Roman"/>
          <w:b/>
          <w:sz w:val="28"/>
          <w:szCs w:val="28"/>
          <w:rPrChange w:id="7420" w:author="user pc" w:date="2022-03-15T10:14:00Z">
            <w:rPr/>
          </w:rPrChange>
        </w:rPr>
        <w:t>gas</w:t>
      </w:r>
      <w:r>
        <w:rPr>
          <w:rFonts w:ascii="Times New Roman" w:cs="Times New Roman" w:hAnsi="Times New Roman"/>
          <w:b/>
          <w:sz w:val="28"/>
          <w:szCs w:val="28"/>
        </w:rPr>
        <w:t xml:space="preserve"> </w:t>
      </w:r>
      <w:r w:rsidRPr="90180147">
        <w:rPr>
          <w:rFonts w:ascii="Times New Roman" w:cs="Times New Roman"/>
          <w:b/>
          <w:sz w:val="28"/>
          <w:szCs w:val="28"/>
          <w:rPrChange w:id="7421" w:author="user pc" w:date="2022-03-15T10:14:00Z">
            <w:rPr/>
          </w:rPrChange>
        </w:rPr>
        <w:t>leftover</w:t>
      </w:r>
      <w:r>
        <w:rPr>
          <w:rFonts w:ascii="Times New Roman" w:cs="Times New Roman" w:hAnsi="Times New Roman"/>
          <w:b/>
          <w:sz w:val="28"/>
          <w:szCs w:val="28"/>
        </w:rPr>
        <w:t xml:space="preserve"> </w:t>
      </w:r>
      <w:r w:rsidRPr="F8A79A25">
        <w:rPr>
          <w:rFonts w:ascii="Times New Roman" w:cs="Times New Roman"/>
          <w:b/>
          <w:sz w:val="28"/>
          <w:szCs w:val="28"/>
          <w:rPrChange w:id="7422" w:author="user pc" w:date="2022-03-15T10:14:00Z">
            <w:rPr/>
          </w:rPrChange>
        </w:rPr>
        <w:t>=</w:t>
      </w:r>
      <w:r>
        <w:rPr>
          <w:rFonts w:ascii="Times New Roman" w:cs="Times New Roman" w:hAnsi="Times New Roman"/>
          <w:b/>
          <w:sz w:val="28"/>
          <w:szCs w:val="28"/>
        </w:rPr>
        <w:t xml:space="preserve"> </w:t>
      </w:r>
      <w:r w:rsidRPr="2376997C">
        <w:rPr>
          <w:rFonts w:ascii="Times New Roman" w:cs="Times New Roman"/>
          <w:b/>
          <w:sz w:val="28"/>
          <w:szCs w:val="28"/>
          <w:rPrChange w:id="7423" w:author="user pc" w:date="2022-03-15T10:14:00Z">
            <w:rPr/>
          </w:rPrChange>
        </w:rPr>
        <w:t>400cm</w:t>
      </w:r>
      <w:r w:rsidRPr="B59724D4">
        <w:rPr>
          <w:rFonts w:ascii="Times New Roman" w:cs="Times New Roman"/>
          <w:b/>
          <w:sz w:val="28"/>
          <w:szCs w:val="28"/>
          <w:vertAlign w:val="superscript"/>
          <w:rPrChange w:id="7424" w:author="user pc" w:date="2022-03-15T10:14:00Z">
            <w:rPr>
              <w:vertAlign w:val="superscript"/>
            </w:rPr>
          </w:rPrChange>
        </w:rPr>
        <w:t>3</w:t>
      </w:r>
    </w:p>
    <w:p>
      <w:pPr>
        <w:pStyle w:val="style0"/>
        <w:rPr>
          <w:rFonts w:ascii="Times New Roman" w:cs="Times New Roman"/>
          <w:sz w:val="28"/>
          <w:szCs w:val="28"/>
          <w:rPrChange w:id="7425" w:author="user pc" w:date="2022-03-15T10:14:00Z">
            <w:rPr/>
          </w:rPrChange>
        </w:rPr>
      </w:pPr>
    </w:p>
    <w:p>
      <w:pPr>
        <w:pStyle w:val="style0"/>
        <w:rPr>
          <w:rFonts w:ascii="Times New Roman" w:cs="Times New Roman"/>
          <w:b/>
          <w:bCs/>
          <w:color w:val="0000ff"/>
          <w:sz w:val="28"/>
          <w:szCs w:val="28"/>
          <w:rPrChange w:id="7426" w:author="user pc" w:date="2022-03-15T10:14:00Z">
            <w:rPr>
              <w:b/>
              <w:bCs/>
              <w:color w:val="0000ff"/>
            </w:rPr>
          </w:rPrChange>
        </w:rPr>
      </w:pPr>
      <w:r w:rsidRPr="E4B1D7CB">
        <w:rPr>
          <w:rFonts w:ascii="Times New Roman" w:cs="Times New Roman"/>
          <w:b/>
          <w:bCs/>
          <w:color w:val="0000ff"/>
          <w:sz w:val="28"/>
          <w:szCs w:val="28"/>
          <w:rPrChange w:id="7427" w:author="user pc" w:date="2022-03-15T10:14:00Z">
            <w:rPr>
              <w:b/>
              <w:bCs/>
              <w:color w:val="0000ff"/>
            </w:rPr>
          </w:rPrChange>
        </w:rPr>
        <w:t>AVOGADRO'S LAW</w:t>
      </w:r>
    </w:p>
    <w:p>
      <w:pPr>
        <w:pStyle w:val="style0"/>
        <w:rPr>
          <w:rFonts w:ascii="Times New Roman" w:cs="Times New Roman" w:hAnsi="Times New Roman"/>
          <w:b/>
          <w:bCs/>
          <w:sz w:val="28"/>
          <w:szCs w:val="28"/>
          <w:rPrChange w:id="7428" w:author="user pc" w:date="2022-03-15T10:14:00Z">
            <w:rPr>
              <w:rFonts w:ascii="Dancing Script" w:hAnsi="Dancing Script"/>
              <w:b/>
              <w:bCs/>
            </w:rPr>
          </w:rPrChange>
        </w:rPr>
      </w:pPr>
      <w:r w:rsidRPr="6362260B">
        <w:rPr>
          <w:rFonts w:ascii="Times New Roman" w:cs="Times New Roman" w:hAnsi="Times New Roman"/>
          <w:b/>
          <w:bCs/>
          <w:sz w:val="28"/>
          <w:szCs w:val="28"/>
          <w:rPrChange w:id="7429" w:author="user pc" w:date="2022-03-15T10:14:00Z">
            <w:rPr>
              <w:rFonts w:ascii="Dancing Script" w:hAnsi="Dancing Script"/>
              <w:b/>
              <w:bCs/>
            </w:rPr>
          </w:rPrChange>
        </w:rPr>
        <w:t>Avogadro's Law states that 'equal volumes of gases at the same temperature and pressure contain the same number of molecules' or moles of gas.</w:t>
      </w:r>
    </w:p>
    <w:p>
      <w:pPr>
        <w:pStyle w:val="style0"/>
        <w:rPr>
          <w:rFonts w:ascii="Times New Roman" w:cs="Times New Roman"/>
          <w:sz w:val="28"/>
          <w:szCs w:val="28"/>
          <w:rPrChange w:id="7430" w:author="user pc" w:date="2022-03-15T10:14:00Z">
            <w:rPr/>
          </w:rPrChange>
        </w:rPr>
      </w:pPr>
      <w:r w:rsidRPr="915C4FAE">
        <w:rPr>
          <w:rFonts w:ascii="Times New Roman" w:cs="Times New Roman"/>
          <w:sz w:val="28"/>
          <w:szCs w:val="28"/>
          <w:rPrChange w:id="7431" w:author="user pc" w:date="2022-03-15T10:14:00Z">
            <w:rPr/>
          </w:rPrChange>
        </w:rPr>
        <w:t>I.</w:t>
      </w:r>
      <w:r>
        <w:rPr>
          <w:rFonts w:ascii="Times New Roman" w:cs="Times New Roman" w:hAnsi="Times New Roman"/>
          <w:sz w:val="28"/>
          <w:szCs w:val="28"/>
        </w:rPr>
        <w:t xml:space="preserve"> </w:t>
      </w:r>
      <w:r w:rsidRPr="3D73616B">
        <w:rPr>
          <w:rFonts w:ascii="Times New Roman" w:cs="Times New Roman"/>
          <w:sz w:val="28"/>
          <w:szCs w:val="28"/>
          <w:rPrChange w:id="7432" w:author="user pc" w:date="2022-03-15T10:14:00Z">
            <w:rPr/>
          </w:rPrChange>
        </w:rPr>
        <w:t>The</w:t>
      </w:r>
      <w:r>
        <w:rPr>
          <w:rFonts w:ascii="Times New Roman" w:cs="Times New Roman" w:hAnsi="Times New Roman"/>
          <w:sz w:val="28"/>
          <w:szCs w:val="28"/>
        </w:rPr>
        <w:t xml:space="preserve"> </w:t>
      </w:r>
      <w:r w:rsidRPr="02226F10">
        <w:rPr>
          <w:rFonts w:ascii="Times New Roman" w:cs="Times New Roman"/>
          <w:sz w:val="28"/>
          <w:szCs w:val="28"/>
          <w:rPrChange w:id="7433" w:author="user pc" w:date="2022-03-15T10:14:00Z">
            <w:rPr/>
          </w:rPrChange>
        </w:rPr>
        <w:t>pressure</w:t>
      </w:r>
      <w:r>
        <w:rPr>
          <w:rFonts w:ascii="Times New Roman" w:cs="Times New Roman" w:hAnsi="Times New Roman"/>
          <w:sz w:val="28"/>
          <w:szCs w:val="28"/>
        </w:rPr>
        <w:t xml:space="preserve"> </w:t>
      </w:r>
      <w:r w:rsidRPr="9F3D825A">
        <w:rPr>
          <w:rFonts w:ascii="Times New Roman" w:cs="Times New Roman"/>
          <w:sz w:val="28"/>
          <w:szCs w:val="28"/>
          <w:rPrChange w:id="7434" w:author="user pc" w:date="2022-03-15T10:14:00Z">
            <w:rPr/>
          </w:rPrChange>
        </w:rPr>
        <w:t>of</w:t>
      </w:r>
      <w:r>
        <w:rPr>
          <w:rFonts w:ascii="Times New Roman" w:cs="Times New Roman" w:hAnsi="Times New Roman"/>
          <w:sz w:val="28"/>
          <w:szCs w:val="28"/>
        </w:rPr>
        <w:t xml:space="preserve"> </w:t>
      </w:r>
      <w:r w:rsidRPr="D36921CD">
        <w:rPr>
          <w:rFonts w:ascii="Times New Roman" w:cs="Times New Roman"/>
          <w:sz w:val="28"/>
          <w:szCs w:val="28"/>
          <w:rPrChange w:id="7435" w:author="user pc" w:date="2022-03-15T10:14:00Z">
            <w:rPr/>
          </w:rPrChange>
        </w:rPr>
        <w:t>a</w:t>
      </w:r>
      <w:r>
        <w:rPr>
          <w:rFonts w:ascii="Times New Roman" w:cs="Times New Roman" w:hAnsi="Times New Roman"/>
          <w:sz w:val="28"/>
          <w:szCs w:val="28"/>
        </w:rPr>
        <w:t xml:space="preserve"> </w:t>
      </w:r>
      <w:r w:rsidRPr="34505762">
        <w:rPr>
          <w:rFonts w:ascii="Times New Roman" w:cs="Times New Roman"/>
          <w:sz w:val="28"/>
          <w:szCs w:val="28"/>
          <w:rPrChange w:id="7436" w:author="user pc" w:date="2022-03-15T10:14:00Z">
            <w:rPr/>
          </w:rPrChange>
        </w:rPr>
        <w:t>given</w:t>
      </w:r>
      <w:r>
        <w:rPr>
          <w:rFonts w:ascii="Times New Roman" w:cs="Times New Roman" w:hAnsi="Times New Roman"/>
          <w:sz w:val="28"/>
          <w:szCs w:val="28"/>
        </w:rPr>
        <w:t xml:space="preserve"> </w:t>
      </w:r>
      <w:r w:rsidRPr="4D30D7AC">
        <w:rPr>
          <w:rFonts w:ascii="Times New Roman" w:cs="Times New Roman"/>
          <w:sz w:val="28"/>
          <w:szCs w:val="28"/>
          <w:rPrChange w:id="7437" w:author="user pc" w:date="2022-03-15T10:14:00Z">
            <w:rPr/>
          </w:rPrChange>
        </w:rPr>
        <w:t>gas</w:t>
      </w:r>
      <w:r>
        <w:rPr>
          <w:rFonts w:ascii="Times New Roman" w:cs="Times New Roman" w:hAnsi="Times New Roman"/>
          <w:sz w:val="28"/>
          <w:szCs w:val="28"/>
        </w:rPr>
        <w:t xml:space="preserve"> </w:t>
      </w:r>
      <w:r w:rsidRPr="78B82170">
        <w:rPr>
          <w:rFonts w:ascii="Times New Roman" w:cs="Times New Roman"/>
          <w:sz w:val="28"/>
          <w:szCs w:val="28"/>
          <w:rPrChange w:id="7438" w:author="user pc" w:date="2022-03-15T10:14:00Z">
            <w:rPr/>
          </w:rPrChange>
        </w:rPr>
        <w:t>varies</w:t>
      </w:r>
      <w:r>
        <w:rPr>
          <w:rFonts w:ascii="Times New Roman" w:cs="Times New Roman" w:hAnsi="Times New Roman"/>
          <w:sz w:val="28"/>
          <w:szCs w:val="28"/>
        </w:rPr>
        <w:t xml:space="preserve"> </w:t>
      </w:r>
      <w:r w:rsidRPr="0B284B77">
        <w:rPr>
          <w:rFonts w:ascii="Times New Roman" w:cs="Times New Roman"/>
          <w:sz w:val="28"/>
          <w:szCs w:val="28"/>
          <w:rPrChange w:id="7439" w:author="user pc" w:date="2022-03-15T10:14:00Z">
            <w:rPr/>
          </w:rPrChange>
        </w:rPr>
        <w:t>with</w:t>
      </w:r>
      <w:r>
        <w:rPr>
          <w:rFonts w:ascii="Times New Roman" w:cs="Times New Roman" w:hAnsi="Times New Roman"/>
          <w:sz w:val="28"/>
          <w:szCs w:val="28"/>
        </w:rPr>
        <w:t xml:space="preserve"> </w:t>
      </w:r>
      <w:r w:rsidRPr="172042A1">
        <w:rPr>
          <w:rFonts w:ascii="Times New Roman" w:cs="Times New Roman"/>
          <w:sz w:val="28"/>
          <w:szCs w:val="28"/>
          <w:rPrChange w:id="7440" w:author="user pc" w:date="2022-03-15T10:14:00Z">
            <w:rPr/>
          </w:rPrChange>
        </w:rPr>
        <w:t>the</w:t>
      </w:r>
      <w:r>
        <w:rPr>
          <w:rFonts w:ascii="Times New Roman" w:cs="Times New Roman" w:hAnsi="Times New Roman"/>
          <w:sz w:val="28"/>
          <w:szCs w:val="28"/>
        </w:rPr>
        <w:t xml:space="preserve"> </w:t>
      </w:r>
      <w:r w:rsidRPr="5094C35D">
        <w:rPr>
          <w:rFonts w:ascii="Times New Roman" w:cs="Times New Roman"/>
          <w:sz w:val="28"/>
          <w:szCs w:val="28"/>
          <w:rPrChange w:id="7441" w:author="user pc" w:date="2022-03-15T10:14:00Z">
            <w:rPr/>
          </w:rPrChange>
        </w:rPr>
        <w:t>Kelvin</w:t>
      </w:r>
      <w:r>
        <w:rPr>
          <w:rFonts w:ascii="Times New Roman" w:cs="Times New Roman" w:hAnsi="Times New Roman"/>
          <w:sz w:val="28"/>
          <w:szCs w:val="28"/>
        </w:rPr>
        <w:t xml:space="preserve"> </w:t>
      </w:r>
      <w:r w:rsidRPr="464A03CC">
        <w:rPr>
          <w:rFonts w:ascii="Times New Roman" w:cs="Times New Roman"/>
          <w:sz w:val="28"/>
          <w:szCs w:val="28"/>
          <w:rPrChange w:id="7442" w:author="user pc" w:date="2022-03-15T10:14:00Z">
            <w:rPr/>
          </w:rPrChange>
        </w:rPr>
        <w:t>temperature</w:t>
      </w:r>
      <w:r>
        <w:rPr>
          <w:rFonts w:ascii="Times New Roman" w:cs="Times New Roman" w:hAnsi="Times New Roman"/>
          <w:sz w:val="28"/>
          <w:szCs w:val="28"/>
        </w:rPr>
        <w:t xml:space="preserve"> </w:t>
      </w:r>
      <w:r w:rsidRPr="B9C4058F">
        <w:rPr>
          <w:rFonts w:ascii="Times New Roman" w:cs="Times New Roman"/>
          <w:sz w:val="28"/>
          <w:szCs w:val="28"/>
          <w:rPrChange w:id="7443" w:author="user pc" w:date="2022-03-15T10:14:00Z">
            <w:rPr/>
          </w:rPrChange>
        </w:rPr>
        <w:t>when</w:t>
      </w:r>
      <w:r>
        <w:rPr>
          <w:rFonts w:ascii="Times New Roman" w:cs="Times New Roman" w:hAnsi="Times New Roman"/>
          <w:sz w:val="28"/>
          <w:szCs w:val="28"/>
        </w:rPr>
        <w:t xml:space="preserve"> </w:t>
      </w:r>
      <w:r w:rsidRPr="B7B7196F">
        <w:rPr>
          <w:rFonts w:ascii="Times New Roman" w:cs="Times New Roman"/>
          <w:sz w:val="28"/>
          <w:szCs w:val="28"/>
          <w:rPrChange w:id="7444" w:author="user pc" w:date="2022-03-15T10:14:00Z">
            <w:rPr/>
          </w:rPrChange>
        </w:rPr>
        <w:t>the</w:t>
      </w:r>
      <w:r>
        <w:rPr>
          <w:rFonts w:ascii="Times New Roman" w:cs="Times New Roman" w:hAnsi="Times New Roman"/>
          <w:sz w:val="28"/>
          <w:szCs w:val="28"/>
        </w:rPr>
        <w:t xml:space="preserve"> </w:t>
      </w:r>
      <w:r w:rsidRPr="C9E3EF2B">
        <w:rPr>
          <w:rFonts w:ascii="Times New Roman" w:cs="Times New Roman"/>
          <w:sz w:val="28"/>
          <w:szCs w:val="28"/>
          <w:rPrChange w:id="7445" w:author="user pc" w:date="2022-03-15T10:14:00Z">
            <w:rPr/>
          </w:rPrChange>
        </w:rPr>
        <w:t>volume</w:t>
      </w:r>
      <w:r>
        <w:rPr>
          <w:rFonts w:ascii="Times New Roman" w:cs="Times New Roman" w:hAnsi="Times New Roman"/>
          <w:sz w:val="28"/>
          <w:szCs w:val="28"/>
        </w:rPr>
        <w:t xml:space="preserve"> </w:t>
      </w:r>
      <w:r w:rsidRPr="12677169">
        <w:rPr>
          <w:rFonts w:ascii="Times New Roman" w:cs="Times New Roman"/>
          <w:sz w:val="28"/>
          <w:szCs w:val="28"/>
          <w:rPrChange w:id="7446" w:author="user pc" w:date="2022-03-15T10:14:00Z">
            <w:rPr/>
          </w:rPrChange>
        </w:rPr>
        <w:t>remains</w:t>
      </w:r>
      <w:r>
        <w:rPr>
          <w:rFonts w:ascii="Times New Roman" w:cs="Times New Roman" w:hAnsi="Times New Roman"/>
          <w:sz w:val="28"/>
          <w:szCs w:val="28"/>
        </w:rPr>
        <w:t xml:space="preserve"> </w:t>
      </w:r>
      <w:r w:rsidRPr="D7C09EC4">
        <w:rPr>
          <w:rFonts w:ascii="Times New Roman" w:cs="Times New Roman"/>
          <w:sz w:val="28"/>
          <w:szCs w:val="28"/>
          <w:rPrChange w:id="7447" w:author="user pc" w:date="2022-03-15T10:14:00Z">
            <w:rPr/>
          </w:rPrChange>
        </w:rPr>
        <w:t>constant.</w:t>
      </w:r>
    </w:p>
    <w:p>
      <w:pPr>
        <w:pStyle w:val="style0"/>
        <w:rPr>
          <w:rFonts w:ascii="Times New Roman" w:cs="Times New Roman"/>
          <w:sz w:val="28"/>
          <w:szCs w:val="28"/>
          <w:rPrChange w:id="7448" w:author="user pc" w:date="2022-03-15T10:14:00Z">
            <w:rPr/>
          </w:rPrChange>
        </w:rPr>
      </w:pPr>
      <w:r w:rsidRPr="04B8F8FA">
        <w:rPr>
          <w:rFonts w:ascii="Times New Roman" w:cs="Times New Roman"/>
          <w:sz w:val="28"/>
          <w:szCs w:val="28"/>
          <w:rPrChange w:id="7449" w:author="user pc" w:date="2022-03-15T10:14:00Z">
            <w:rPr/>
          </w:rPrChange>
        </w:rPr>
        <w:t>2.</w:t>
      </w:r>
      <w:r>
        <w:rPr>
          <w:rFonts w:ascii="Times New Roman" w:cs="Times New Roman" w:hAnsi="Times New Roman"/>
          <w:sz w:val="28"/>
          <w:szCs w:val="28"/>
        </w:rPr>
        <w:t xml:space="preserve"> </w:t>
      </w:r>
      <w:r w:rsidRPr="2B1637F7">
        <w:rPr>
          <w:rFonts w:ascii="Times New Roman" w:cs="Times New Roman"/>
          <w:sz w:val="28"/>
          <w:szCs w:val="28"/>
          <w:rPrChange w:id="7450" w:author="user pc" w:date="2022-03-15T10:14:00Z">
            <w:rPr/>
          </w:rPrChange>
        </w:rPr>
        <w:t>This</w:t>
      </w:r>
      <w:r>
        <w:rPr>
          <w:rFonts w:ascii="Times New Roman" w:cs="Times New Roman" w:hAnsi="Times New Roman"/>
          <w:sz w:val="28"/>
          <w:szCs w:val="28"/>
        </w:rPr>
        <w:t xml:space="preserve"> </w:t>
      </w:r>
      <w:r w:rsidRPr="B2634504">
        <w:rPr>
          <w:rFonts w:ascii="Times New Roman" w:cs="Times New Roman"/>
          <w:sz w:val="28"/>
          <w:szCs w:val="28"/>
          <w:rPrChange w:id="7451" w:author="user pc" w:date="2022-03-15T10:14:00Z">
            <w:rPr/>
          </w:rPrChange>
        </w:rPr>
        <w:t>is</w:t>
      </w:r>
      <w:r>
        <w:rPr>
          <w:rFonts w:ascii="Times New Roman" w:cs="Times New Roman" w:hAnsi="Times New Roman"/>
          <w:sz w:val="28"/>
          <w:szCs w:val="28"/>
        </w:rPr>
        <w:t xml:space="preserve"> </w:t>
      </w:r>
      <w:r w:rsidRPr="2745D06B">
        <w:rPr>
          <w:rFonts w:ascii="Times New Roman" w:cs="Times New Roman"/>
          <w:sz w:val="28"/>
          <w:szCs w:val="28"/>
          <w:rPrChange w:id="7452" w:author="user pc" w:date="2022-03-15T10:14:00Z">
            <w:rPr/>
          </w:rPrChange>
        </w:rPr>
        <w:t>expressed</w:t>
      </w:r>
      <w:r>
        <w:rPr>
          <w:rFonts w:ascii="Times New Roman" w:cs="Times New Roman" w:hAnsi="Times New Roman"/>
          <w:sz w:val="28"/>
          <w:szCs w:val="28"/>
        </w:rPr>
        <w:t xml:space="preserve"> </w:t>
      </w:r>
      <w:r w:rsidRPr="C93A881F">
        <w:rPr>
          <w:rFonts w:ascii="Times New Roman" w:cs="Times New Roman"/>
          <w:sz w:val="28"/>
          <w:szCs w:val="28"/>
          <w:rPrChange w:id="7453" w:author="user pc" w:date="2022-03-15T10:14:00Z">
            <w:rPr/>
          </w:rPrChange>
        </w:rPr>
        <w:t>as:</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 xml:space="preserve"> =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w:r>
        <w:rPr>
          <w:rFonts w:ascii="Times New Roman" w:cs="Times New Roman" w:hAnsi="Times New Roman"/>
          <w:sz w:val="28"/>
          <w:szCs w:val="28"/>
        </w:rPr>
        <w:t xml:space="preserve">As the </w:t>
      </w:r>
      <w:r w:rsidRPr="E05EE9DF">
        <w:rPr>
          <w:rFonts w:ascii="Times New Roman" w:cs="Times New Roman"/>
          <w:sz w:val="28"/>
          <w:szCs w:val="28"/>
          <w:rPrChange w:id="7454" w:author="user pc" w:date="2022-03-15T10:14:00Z">
            <w:rPr/>
          </w:rPrChange>
        </w:rPr>
        <w:t>temperature</w:t>
      </w:r>
      <w:r>
        <w:rPr>
          <w:rFonts w:ascii="Times New Roman" w:cs="Times New Roman" w:hAnsi="Times New Roman"/>
          <w:sz w:val="28"/>
          <w:szCs w:val="28"/>
        </w:rPr>
        <w:t xml:space="preserve"> </w:t>
      </w:r>
      <w:r w:rsidRPr="50377232">
        <w:rPr>
          <w:rFonts w:ascii="Times New Roman" w:cs="Times New Roman"/>
          <w:sz w:val="28"/>
          <w:szCs w:val="28"/>
          <w:rPrChange w:id="7455" w:author="user pc" w:date="2022-03-15T10:14:00Z">
            <w:rPr/>
          </w:rPrChange>
        </w:rPr>
        <w:t>of</w:t>
      </w:r>
      <w:r>
        <w:rPr>
          <w:rFonts w:ascii="Times New Roman" w:cs="Times New Roman" w:hAnsi="Times New Roman"/>
          <w:sz w:val="28"/>
          <w:szCs w:val="28"/>
        </w:rPr>
        <w:t xml:space="preserve"> </w:t>
      </w:r>
      <w:r w:rsidRPr="1B6F082A">
        <w:rPr>
          <w:rFonts w:ascii="Times New Roman" w:cs="Times New Roman"/>
          <w:sz w:val="28"/>
          <w:szCs w:val="28"/>
          <w:rPrChange w:id="7456" w:author="user pc" w:date="2022-03-15T10:14:00Z">
            <w:rPr/>
          </w:rPrChange>
        </w:rPr>
        <w:t>an</w:t>
      </w:r>
      <w:r>
        <w:rPr>
          <w:rFonts w:ascii="Times New Roman" w:cs="Times New Roman" w:hAnsi="Times New Roman"/>
          <w:sz w:val="28"/>
          <w:szCs w:val="28"/>
        </w:rPr>
        <w:t xml:space="preserve"> </w:t>
      </w:r>
      <w:r w:rsidRPr="2093EB34">
        <w:rPr>
          <w:rFonts w:ascii="Times New Roman" w:cs="Times New Roman"/>
          <w:sz w:val="28"/>
          <w:szCs w:val="28"/>
          <w:rPrChange w:id="7457" w:author="user pc" w:date="2022-03-15T10:14:00Z">
            <w:rPr/>
          </w:rPrChange>
        </w:rPr>
        <w:t>enclosed</w:t>
      </w:r>
      <w:r>
        <w:rPr>
          <w:rFonts w:ascii="Times New Roman" w:cs="Times New Roman" w:hAnsi="Times New Roman"/>
          <w:sz w:val="28"/>
          <w:szCs w:val="28"/>
        </w:rPr>
        <w:t xml:space="preserve"> </w:t>
      </w:r>
      <w:r w:rsidRPr="E0E48985">
        <w:rPr>
          <w:rFonts w:ascii="Times New Roman" w:cs="Times New Roman"/>
          <w:sz w:val="28"/>
          <w:szCs w:val="28"/>
          <w:rPrChange w:id="7458" w:author="user pc" w:date="2022-03-15T10:14:00Z">
            <w:rPr/>
          </w:rPrChange>
        </w:rPr>
        <w:t>gas</w:t>
      </w:r>
      <w:r>
        <w:rPr>
          <w:rFonts w:ascii="Times New Roman" w:cs="Times New Roman" w:hAnsi="Times New Roman"/>
          <w:sz w:val="28"/>
          <w:szCs w:val="28"/>
        </w:rPr>
        <w:t xml:space="preserve"> </w:t>
      </w:r>
      <w:r w:rsidRPr="FC31F015">
        <w:rPr>
          <w:rFonts w:ascii="Times New Roman" w:cs="Times New Roman"/>
          <w:sz w:val="28"/>
          <w:szCs w:val="28"/>
          <w:rPrChange w:id="7459" w:author="user pc" w:date="2022-03-15T10:14:00Z">
            <w:rPr/>
          </w:rPrChange>
        </w:rPr>
        <w:t>increases,</w:t>
      </w:r>
      <w:r>
        <w:rPr>
          <w:rFonts w:ascii="Times New Roman" w:cs="Times New Roman" w:hAnsi="Times New Roman"/>
          <w:sz w:val="28"/>
          <w:szCs w:val="28"/>
        </w:rPr>
        <w:t xml:space="preserve"> </w:t>
      </w:r>
      <w:r w:rsidRPr="0290C222">
        <w:rPr>
          <w:rFonts w:ascii="Times New Roman" w:cs="Times New Roman"/>
          <w:sz w:val="28"/>
          <w:szCs w:val="28"/>
          <w:rPrChange w:id="7460" w:author="user pc" w:date="2022-03-15T10:14:00Z">
            <w:rPr/>
          </w:rPrChange>
        </w:rPr>
        <w:t>the</w:t>
      </w:r>
      <w:r>
        <w:rPr>
          <w:rFonts w:ascii="Times New Roman" w:cs="Times New Roman" w:hAnsi="Times New Roman"/>
          <w:sz w:val="28"/>
          <w:szCs w:val="28"/>
        </w:rPr>
        <w:t xml:space="preserve"> </w:t>
      </w:r>
      <w:r w:rsidRPr="CFF93F2F">
        <w:rPr>
          <w:rFonts w:ascii="Times New Roman" w:cs="Times New Roman"/>
          <w:sz w:val="28"/>
          <w:szCs w:val="28"/>
          <w:rPrChange w:id="7461" w:author="user pc" w:date="2022-03-15T10:14:00Z">
            <w:rPr/>
          </w:rPrChange>
        </w:rPr>
        <w:t>pressure</w:t>
      </w:r>
      <w:r>
        <w:rPr>
          <w:rFonts w:ascii="Times New Roman" w:cs="Times New Roman" w:hAnsi="Times New Roman"/>
          <w:sz w:val="28"/>
          <w:szCs w:val="28"/>
        </w:rPr>
        <w:t xml:space="preserve"> </w:t>
      </w:r>
      <w:r w:rsidRPr="B43524CC">
        <w:rPr>
          <w:rFonts w:ascii="Times New Roman" w:cs="Times New Roman"/>
          <w:sz w:val="28"/>
          <w:szCs w:val="28"/>
          <w:rPrChange w:id="7462" w:author="user pc" w:date="2022-03-15T10:14:00Z">
            <w:rPr/>
          </w:rPrChange>
        </w:rPr>
        <w:t>increases</w:t>
      </w:r>
      <w:r>
        <w:rPr>
          <w:rFonts w:ascii="Times New Roman" w:cs="Times New Roman" w:hAnsi="Times New Roman"/>
          <w:sz w:val="28"/>
          <w:szCs w:val="28"/>
        </w:rPr>
        <w:t xml:space="preserve"> </w:t>
      </w:r>
      <w:r w:rsidRPr="9B6BA794">
        <w:rPr>
          <w:rFonts w:ascii="Times New Roman" w:cs="Times New Roman"/>
          <w:sz w:val="28"/>
          <w:szCs w:val="28"/>
          <w:rPrChange w:id="7463" w:author="user pc" w:date="2022-03-15T10:14:00Z">
            <w:rPr/>
          </w:rPrChange>
        </w:rPr>
        <w:t>at</w:t>
      </w:r>
      <w:r>
        <w:rPr>
          <w:rFonts w:ascii="Times New Roman" w:cs="Times New Roman" w:hAnsi="Times New Roman"/>
          <w:sz w:val="28"/>
          <w:szCs w:val="28"/>
        </w:rPr>
        <w:t xml:space="preserve"> </w:t>
      </w:r>
      <w:r w:rsidRPr="64FB1E35">
        <w:rPr>
          <w:rFonts w:ascii="Times New Roman" w:cs="Times New Roman"/>
          <w:sz w:val="28"/>
          <w:szCs w:val="28"/>
          <w:rPrChange w:id="7464" w:author="user pc" w:date="2022-03-15T10:14:00Z">
            <w:rPr/>
          </w:rPrChange>
        </w:rPr>
        <w:t>constant</w:t>
      </w:r>
      <w:r>
        <w:rPr>
          <w:rFonts w:ascii="Times New Roman" w:cs="Times New Roman" w:hAnsi="Times New Roman"/>
          <w:sz w:val="28"/>
          <w:szCs w:val="28"/>
        </w:rPr>
        <w:t xml:space="preserve"> </w:t>
      </w:r>
      <w:r w:rsidRPr="11DE73B1">
        <w:rPr>
          <w:rFonts w:ascii="Times New Roman" w:cs="Times New Roman"/>
          <w:sz w:val="28"/>
          <w:szCs w:val="28"/>
          <w:rPrChange w:id="7465" w:author="user pc" w:date="2022-03-15T10:14:00Z">
            <w:rPr/>
          </w:rPrChange>
        </w:rPr>
        <w:t>volume.</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P</m:t>
              </m:r>
            </m:num>
            <m:den>
              <m:r>
                <w:rPr>
                  <w:rFonts w:ascii="Cambria Math" w:cs="Times New Roman" w:hAnsi="Cambria Math"/>
                  <w:sz w:val="28"/>
                  <w:szCs w:val="28"/>
                </w:rPr>
                <m:t>T</m:t>
              </m:r>
            </m:den>
          </m:f>
          <m:r>
            <w:rPr>
              <w:rFonts w:ascii="Cambria Math" w:cs="Times New Roman" w:hAnsi="Cambria Math"/>
              <w:sz w:val="28"/>
              <w:szCs w:val="28"/>
            </w:rPr>
            <m:t>=K</m:t>
          </m:r>
        </m:oMath>
      </m:oMathPara>
    </w:p>
    <w:p>
      <w:pPr>
        <w:pStyle w:val="style0"/>
        <w:rPr>
          <w:rFonts w:ascii="Times New Roman" w:cs="Times New Roman"/>
          <w:sz w:val="28"/>
          <w:szCs w:val="28"/>
          <w:rPrChange w:id="7466" w:author="user pc" w:date="2022-03-15T10:14:00Z">
            <w:rPr/>
          </w:rPrChange>
        </w:rPr>
      </w:pPr>
      <w:r w:rsidRPr="7A5DAF20">
        <w:rPr>
          <w:rFonts w:ascii="Times New Roman" w:cs="Times New Roman"/>
          <w:b/>
          <w:sz w:val="28"/>
          <w:szCs w:val="28"/>
          <w:rPrChange w:id="7467" w:author="user pc" w:date="2022-03-15T10:14:00Z">
            <w:rPr>
              <w:b/>
            </w:rPr>
          </w:rPrChange>
        </w:rPr>
        <w:t>Example</w:t>
      </w:r>
      <w:r>
        <w:rPr>
          <w:rFonts w:ascii="Times New Roman" w:cs="Times New Roman" w:hAnsi="Times New Roman"/>
          <w:b/>
          <w:sz w:val="28"/>
          <w:szCs w:val="28"/>
        </w:rPr>
        <w:t xml:space="preserve"> </w:t>
      </w:r>
      <w:r w:rsidRPr="B16F55C4">
        <w:rPr>
          <w:rFonts w:ascii="Times New Roman" w:cs="Times New Roman"/>
          <w:b/>
          <w:sz w:val="28"/>
          <w:szCs w:val="28"/>
          <w:rPrChange w:id="7468" w:author="user pc" w:date="2022-03-15T10:14:00Z">
            <w:rPr>
              <w:b/>
            </w:rPr>
          </w:rPrChange>
        </w:rPr>
        <w:t>1:</w:t>
      </w:r>
      <w:r>
        <w:rPr>
          <w:rFonts w:ascii="Times New Roman" w:cs="Times New Roman" w:hAnsi="Times New Roman"/>
          <w:b/>
          <w:sz w:val="28"/>
          <w:szCs w:val="28"/>
        </w:rPr>
        <w:t xml:space="preserve"> </w:t>
      </w:r>
      <w:r w:rsidRPr="17A9C09B">
        <w:rPr>
          <w:rFonts w:ascii="Times New Roman" w:cs="Times New Roman"/>
          <w:sz w:val="28"/>
          <w:szCs w:val="28"/>
          <w:rPrChange w:id="7469" w:author="user pc" w:date="2022-03-15T10:14:00Z">
            <w:rPr/>
          </w:rPrChange>
        </w:rPr>
        <w:t>The</w:t>
      </w:r>
      <w:r>
        <w:rPr>
          <w:rFonts w:ascii="Times New Roman" w:cs="Times New Roman" w:hAnsi="Times New Roman"/>
          <w:sz w:val="28"/>
          <w:szCs w:val="28"/>
        </w:rPr>
        <w:t xml:space="preserve"> </w:t>
      </w:r>
      <w:r w:rsidRPr="17D7562C">
        <w:rPr>
          <w:rFonts w:ascii="Times New Roman" w:cs="Times New Roman"/>
          <w:sz w:val="28"/>
          <w:szCs w:val="28"/>
          <w:rPrChange w:id="7470" w:author="user pc" w:date="2022-03-15T10:14:00Z">
            <w:rPr/>
          </w:rPrChange>
        </w:rPr>
        <w:t>gas</w:t>
      </w:r>
      <w:r>
        <w:rPr>
          <w:rFonts w:ascii="Times New Roman" w:cs="Times New Roman" w:hAnsi="Times New Roman"/>
          <w:sz w:val="28"/>
          <w:szCs w:val="28"/>
        </w:rPr>
        <w:t xml:space="preserve"> </w:t>
      </w:r>
      <w:r w:rsidRPr="9F2B4C70">
        <w:rPr>
          <w:rFonts w:ascii="Times New Roman" w:cs="Times New Roman"/>
          <w:sz w:val="28"/>
          <w:szCs w:val="28"/>
          <w:rPrChange w:id="7471" w:author="user pc" w:date="2022-03-15T10:14:00Z">
            <w:rPr/>
          </w:rPrChange>
        </w:rPr>
        <w:t>in</w:t>
      </w:r>
      <w:r>
        <w:rPr>
          <w:rFonts w:ascii="Times New Roman" w:cs="Times New Roman" w:hAnsi="Times New Roman"/>
          <w:sz w:val="28"/>
          <w:szCs w:val="28"/>
        </w:rPr>
        <w:t xml:space="preserve"> </w:t>
      </w:r>
      <w:r w:rsidRPr="6E1A2D50">
        <w:rPr>
          <w:rFonts w:ascii="Times New Roman" w:cs="Times New Roman"/>
          <w:sz w:val="28"/>
          <w:szCs w:val="28"/>
          <w:rPrChange w:id="7472" w:author="user pc" w:date="2022-03-15T10:14:00Z">
            <w:rPr/>
          </w:rPrChange>
        </w:rPr>
        <w:t>a</w:t>
      </w:r>
      <w:r>
        <w:rPr>
          <w:rFonts w:ascii="Times New Roman" w:cs="Times New Roman" w:hAnsi="Times New Roman"/>
          <w:sz w:val="28"/>
          <w:szCs w:val="28"/>
        </w:rPr>
        <w:t xml:space="preserve"> </w:t>
      </w:r>
      <w:r w:rsidRPr="E19F60E7">
        <w:rPr>
          <w:rFonts w:ascii="Times New Roman" w:cs="Times New Roman"/>
          <w:sz w:val="28"/>
          <w:szCs w:val="28"/>
          <w:rPrChange w:id="7473" w:author="user pc" w:date="2022-03-15T10:14:00Z">
            <w:rPr/>
          </w:rPrChange>
        </w:rPr>
        <w:t>used</w:t>
      </w:r>
      <w:r>
        <w:rPr>
          <w:rFonts w:ascii="Times New Roman" w:cs="Times New Roman" w:hAnsi="Times New Roman"/>
          <w:sz w:val="28"/>
          <w:szCs w:val="28"/>
        </w:rPr>
        <w:t xml:space="preserve"> </w:t>
      </w:r>
      <w:r w:rsidRPr="4073ECB4">
        <w:rPr>
          <w:rFonts w:ascii="Times New Roman" w:cs="Times New Roman"/>
          <w:sz w:val="28"/>
          <w:szCs w:val="28"/>
          <w:rPrChange w:id="7474" w:author="user pc" w:date="2022-03-15T10:14:00Z">
            <w:rPr/>
          </w:rPrChange>
        </w:rPr>
        <w:t>aerosol</w:t>
      </w:r>
      <w:r>
        <w:rPr>
          <w:rFonts w:ascii="Times New Roman" w:cs="Times New Roman" w:hAnsi="Times New Roman"/>
          <w:sz w:val="28"/>
          <w:szCs w:val="28"/>
        </w:rPr>
        <w:t xml:space="preserve"> </w:t>
      </w:r>
      <w:r w:rsidRPr="AE1DDD74">
        <w:rPr>
          <w:rFonts w:ascii="Times New Roman" w:cs="Times New Roman"/>
          <w:sz w:val="28"/>
          <w:szCs w:val="28"/>
          <w:rPrChange w:id="7475" w:author="user pc" w:date="2022-03-15T10:14:00Z">
            <w:rPr/>
          </w:rPrChange>
        </w:rPr>
        <w:t>can</w:t>
      </w:r>
      <w:r>
        <w:rPr>
          <w:rFonts w:ascii="Times New Roman" w:cs="Times New Roman" w:hAnsi="Times New Roman"/>
          <w:sz w:val="28"/>
          <w:szCs w:val="28"/>
        </w:rPr>
        <w:t xml:space="preserve"> </w:t>
      </w:r>
      <w:r w:rsidRPr="2D915C64">
        <w:rPr>
          <w:rFonts w:ascii="Times New Roman" w:cs="Times New Roman"/>
          <w:sz w:val="28"/>
          <w:szCs w:val="28"/>
          <w:rPrChange w:id="7476" w:author="user pc" w:date="2022-03-15T10:14:00Z">
            <w:rPr/>
          </w:rPrChange>
        </w:rPr>
        <w:t>is</w:t>
      </w:r>
      <w:r>
        <w:rPr>
          <w:rFonts w:ascii="Times New Roman" w:cs="Times New Roman" w:hAnsi="Times New Roman"/>
          <w:sz w:val="28"/>
          <w:szCs w:val="28"/>
        </w:rPr>
        <w:t xml:space="preserve"> </w:t>
      </w:r>
      <w:r w:rsidRPr="B84DA6B4">
        <w:rPr>
          <w:rFonts w:ascii="Times New Roman" w:cs="Times New Roman"/>
          <w:sz w:val="28"/>
          <w:szCs w:val="28"/>
          <w:rPrChange w:id="7477" w:author="user pc" w:date="2022-03-15T10:14:00Z">
            <w:rPr/>
          </w:rPrChange>
        </w:rPr>
        <w:t>at</w:t>
      </w:r>
      <w:r>
        <w:rPr>
          <w:rFonts w:ascii="Times New Roman" w:cs="Times New Roman" w:hAnsi="Times New Roman"/>
          <w:sz w:val="28"/>
          <w:szCs w:val="28"/>
        </w:rPr>
        <w:t xml:space="preserve"> </w:t>
      </w:r>
      <w:r w:rsidRPr="E0990881">
        <w:rPr>
          <w:rFonts w:ascii="Times New Roman" w:cs="Times New Roman"/>
          <w:sz w:val="28"/>
          <w:szCs w:val="28"/>
          <w:rPrChange w:id="7478" w:author="user pc" w:date="2022-03-15T10:14:00Z">
            <w:rPr/>
          </w:rPrChange>
        </w:rPr>
        <w:t>a</w:t>
      </w:r>
      <w:r>
        <w:rPr>
          <w:rFonts w:ascii="Times New Roman" w:cs="Times New Roman" w:hAnsi="Times New Roman"/>
          <w:sz w:val="28"/>
          <w:szCs w:val="28"/>
        </w:rPr>
        <w:t xml:space="preserve"> </w:t>
      </w:r>
      <w:r w:rsidRPr="8741DC83">
        <w:rPr>
          <w:rFonts w:ascii="Times New Roman" w:cs="Times New Roman"/>
          <w:sz w:val="28"/>
          <w:szCs w:val="28"/>
          <w:rPrChange w:id="7479" w:author="user pc" w:date="2022-03-15T10:14:00Z">
            <w:rPr/>
          </w:rPrChange>
        </w:rPr>
        <w:t>pressure</w:t>
      </w:r>
      <w:r>
        <w:rPr>
          <w:rFonts w:ascii="Times New Roman" w:cs="Times New Roman" w:hAnsi="Times New Roman"/>
          <w:sz w:val="28"/>
          <w:szCs w:val="28"/>
        </w:rPr>
        <w:t xml:space="preserve"> </w:t>
      </w:r>
      <w:r w:rsidRPr="B4650FB2">
        <w:rPr>
          <w:rFonts w:ascii="Times New Roman" w:cs="Times New Roman"/>
          <w:sz w:val="28"/>
          <w:szCs w:val="28"/>
          <w:rPrChange w:id="7480" w:author="user pc" w:date="2022-03-15T10:14:00Z">
            <w:rPr/>
          </w:rPrChange>
        </w:rPr>
        <w:t>of</w:t>
      </w:r>
      <w:r>
        <w:rPr>
          <w:rFonts w:ascii="Times New Roman" w:cs="Times New Roman" w:hAnsi="Times New Roman"/>
          <w:sz w:val="28"/>
          <w:szCs w:val="28"/>
        </w:rPr>
        <w:t xml:space="preserve"> </w:t>
      </w:r>
      <w:r w:rsidRPr="179DBCA2">
        <w:rPr>
          <w:rFonts w:ascii="Times New Roman" w:cs="Times New Roman"/>
          <w:sz w:val="28"/>
          <w:szCs w:val="28"/>
          <w:rPrChange w:id="7481" w:author="user pc" w:date="2022-03-15T10:14:00Z">
            <w:rPr/>
          </w:rPrChange>
        </w:rPr>
        <w:t>103kPa</w:t>
      </w:r>
      <w:r>
        <w:rPr>
          <w:rFonts w:ascii="Times New Roman" w:cs="Times New Roman" w:hAnsi="Times New Roman"/>
          <w:sz w:val="28"/>
          <w:szCs w:val="28"/>
        </w:rPr>
        <w:t xml:space="preserve"> </w:t>
      </w:r>
      <w:r w:rsidRPr="71A57E78">
        <w:rPr>
          <w:rFonts w:ascii="Times New Roman" w:cs="Times New Roman"/>
          <w:sz w:val="28"/>
          <w:szCs w:val="28"/>
          <w:rPrChange w:id="7482" w:author="user pc" w:date="2022-03-15T10:14:00Z">
            <w:rPr/>
          </w:rPrChange>
        </w:rPr>
        <w:t>at</w:t>
      </w:r>
      <w:r>
        <w:rPr>
          <w:rFonts w:ascii="Times New Roman" w:cs="Times New Roman" w:hAnsi="Times New Roman"/>
          <w:sz w:val="28"/>
          <w:szCs w:val="28"/>
        </w:rPr>
        <w:t xml:space="preserve"> </w:t>
      </w:r>
      <w:r w:rsidRPr="E75373D6">
        <w:rPr>
          <w:rFonts w:ascii="Times New Roman" w:cs="Times New Roman"/>
          <w:sz w:val="28"/>
          <w:szCs w:val="28"/>
          <w:rPrChange w:id="7483" w:author="user pc" w:date="2022-03-15T10:14:00Z">
            <w:rPr/>
          </w:rPrChange>
        </w:rPr>
        <w:t>25°C.</w:t>
      </w:r>
      <w:r>
        <w:rPr>
          <w:rFonts w:ascii="Times New Roman" w:cs="Times New Roman" w:hAnsi="Times New Roman"/>
          <w:sz w:val="28"/>
          <w:szCs w:val="28"/>
        </w:rPr>
        <w:t xml:space="preserve"> </w:t>
      </w:r>
      <w:r w:rsidRPr="9144E97C">
        <w:rPr>
          <w:rFonts w:ascii="Times New Roman" w:cs="Times New Roman"/>
          <w:sz w:val="28"/>
          <w:szCs w:val="28"/>
          <w:rPrChange w:id="7484" w:author="user pc" w:date="2022-03-15T10:14:00Z">
            <w:rPr/>
          </w:rPrChange>
        </w:rPr>
        <w:t>If</w:t>
      </w:r>
      <w:r>
        <w:rPr>
          <w:rFonts w:ascii="Times New Roman" w:cs="Times New Roman" w:hAnsi="Times New Roman"/>
          <w:sz w:val="28"/>
          <w:szCs w:val="28"/>
        </w:rPr>
        <w:t xml:space="preserve"> </w:t>
      </w:r>
      <w:r w:rsidRPr="C91EA860">
        <w:rPr>
          <w:rFonts w:ascii="Times New Roman" w:cs="Times New Roman"/>
          <w:sz w:val="28"/>
          <w:szCs w:val="28"/>
          <w:rPrChange w:id="7485" w:author="user pc" w:date="2022-03-15T10:14:00Z">
            <w:rPr/>
          </w:rPrChange>
        </w:rPr>
        <w:t>the</w:t>
      </w:r>
      <w:r>
        <w:rPr>
          <w:rFonts w:ascii="Times New Roman" w:cs="Times New Roman" w:hAnsi="Times New Roman"/>
          <w:sz w:val="28"/>
          <w:szCs w:val="28"/>
        </w:rPr>
        <w:t xml:space="preserve"> </w:t>
      </w:r>
      <w:r w:rsidRPr="A8CEE950">
        <w:rPr>
          <w:rFonts w:ascii="Times New Roman" w:cs="Times New Roman"/>
          <w:sz w:val="28"/>
          <w:szCs w:val="28"/>
          <w:rPrChange w:id="7486" w:author="user pc" w:date="2022-03-15T10:14:00Z">
            <w:rPr/>
          </w:rPrChange>
        </w:rPr>
        <w:t>can</w:t>
      </w:r>
      <w:r>
        <w:rPr>
          <w:rFonts w:ascii="Times New Roman" w:cs="Times New Roman" w:hAnsi="Times New Roman"/>
          <w:sz w:val="28"/>
          <w:szCs w:val="28"/>
        </w:rPr>
        <w:t xml:space="preserve"> </w:t>
      </w:r>
      <w:r w:rsidRPr="261C5439">
        <w:rPr>
          <w:rFonts w:ascii="Times New Roman" w:cs="Times New Roman"/>
          <w:sz w:val="28"/>
          <w:szCs w:val="28"/>
          <w:rPrChange w:id="7487" w:author="user pc" w:date="2022-03-15T10:14:00Z">
            <w:rPr/>
          </w:rPrChange>
        </w:rPr>
        <w:t>is</w:t>
      </w:r>
      <w:r>
        <w:rPr>
          <w:rFonts w:ascii="Times New Roman" w:cs="Times New Roman" w:hAnsi="Times New Roman"/>
          <w:sz w:val="28"/>
          <w:szCs w:val="28"/>
        </w:rPr>
        <w:t xml:space="preserve"> </w:t>
      </w:r>
      <w:r w:rsidRPr="7FCA2435">
        <w:rPr>
          <w:rFonts w:ascii="Times New Roman" w:cs="Times New Roman"/>
          <w:sz w:val="28"/>
          <w:szCs w:val="28"/>
          <w:rPrChange w:id="7488" w:author="user pc" w:date="2022-03-15T10:14:00Z">
            <w:rPr/>
          </w:rPrChange>
        </w:rPr>
        <w:t>thrown</w:t>
      </w:r>
      <w:r>
        <w:rPr>
          <w:rFonts w:ascii="Times New Roman" w:cs="Times New Roman" w:hAnsi="Times New Roman"/>
          <w:sz w:val="28"/>
          <w:szCs w:val="28"/>
        </w:rPr>
        <w:t xml:space="preserve"> </w:t>
      </w:r>
      <w:r w:rsidRPr="B6656282">
        <w:rPr>
          <w:rFonts w:ascii="Times New Roman" w:cs="Times New Roman"/>
          <w:sz w:val="28"/>
          <w:szCs w:val="28"/>
          <w:rPrChange w:id="7489" w:author="user pc" w:date="2022-03-15T10:14:00Z">
            <w:rPr/>
          </w:rPrChange>
        </w:rPr>
        <w:t>onto</w:t>
      </w:r>
      <w:r>
        <w:rPr>
          <w:rFonts w:ascii="Times New Roman" w:cs="Times New Roman" w:hAnsi="Times New Roman"/>
          <w:sz w:val="28"/>
          <w:szCs w:val="28"/>
        </w:rPr>
        <w:t xml:space="preserve"> </w:t>
      </w:r>
      <w:r w:rsidRPr="2EE446E2">
        <w:rPr>
          <w:rFonts w:ascii="Times New Roman" w:cs="Times New Roman"/>
          <w:sz w:val="28"/>
          <w:szCs w:val="28"/>
          <w:rPrChange w:id="7490" w:author="user pc" w:date="2022-03-15T10:14:00Z">
            <w:rPr/>
          </w:rPrChange>
        </w:rPr>
        <w:t>a</w:t>
      </w:r>
      <w:r>
        <w:rPr>
          <w:rFonts w:ascii="Times New Roman" w:cs="Times New Roman" w:hAnsi="Times New Roman"/>
          <w:sz w:val="28"/>
          <w:szCs w:val="28"/>
        </w:rPr>
        <w:t xml:space="preserve"> </w:t>
      </w:r>
      <w:r w:rsidRPr="404BC2FE">
        <w:rPr>
          <w:rFonts w:ascii="Times New Roman" w:cs="Times New Roman"/>
          <w:sz w:val="28"/>
          <w:szCs w:val="28"/>
          <w:rPrChange w:id="7491" w:author="user pc" w:date="2022-03-15T10:14:00Z">
            <w:rPr/>
          </w:rPrChange>
        </w:rPr>
        <w:t>fire,</w:t>
      </w:r>
      <w:r>
        <w:rPr>
          <w:rFonts w:ascii="Times New Roman" w:cs="Times New Roman" w:hAnsi="Times New Roman"/>
          <w:sz w:val="28"/>
          <w:szCs w:val="28"/>
        </w:rPr>
        <w:t xml:space="preserve"> </w:t>
      </w:r>
      <w:r w:rsidRPr="2AEEBB67">
        <w:rPr>
          <w:rFonts w:ascii="Times New Roman" w:cs="Times New Roman"/>
          <w:sz w:val="28"/>
          <w:szCs w:val="28"/>
          <w:rPrChange w:id="7492" w:author="user pc" w:date="2022-03-15T10:14:00Z">
            <w:rPr/>
          </w:rPrChange>
        </w:rPr>
        <w:t>what</w:t>
      </w:r>
      <w:r>
        <w:rPr>
          <w:rFonts w:ascii="Times New Roman" w:cs="Times New Roman" w:hAnsi="Times New Roman"/>
          <w:sz w:val="28"/>
          <w:szCs w:val="28"/>
        </w:rPr>
        <w:t xml:space="preserve"> </w:t>
      </w:r>
      <w:r w:rsidRPr="2EB61797">
        <w:rPr>
          <w:rFonts w:ascii="Times New Roman" w:cs="Times New Roman"/>
          <w:sz w:val="28"/>
          <w:szCs w:val="28"/>
          <w:rPrChange w:id="7493" w:author="user pc" w:date="2022-03-15T10:14:00Z">
            <w:rPr/>
          </w:rPrChange>
        </w:rPr>
        <w:t>will</w:t>
      </w:r>
      <w:r>
        <w:rPr>
          <w:rFonts w:ascii="Times New Roman" w:cs="Times New Roman" w:hAnsi="Times New Roman"/>
          <w:sz w:val="28"/>
          <w:szCs w:val="28"/>
        </w:rPr>
        <w:t xml:space="preserve"> </w:t>
      </w:r>
      <w:r w:rsidRPr="B046A5A2">
        <w:rPr>
          <w:rFonts w:ascii="Times New Roman" w:cs="Times New Roman"/>
          <w:sz w:val="28"/>
          <w:szCs w:val="28"/>
          <w:rPrChange w:id="7494" w:author="user pc" w:date="2022-03-15T10:14:00Z">
            <w:rPr/>
          </w:rPrChange>
        </w:rPr>
        <w:t>the</w:t>
      </w:r>
      <w:r>
        <w:rPr>
          <w:rFonts w:ascii="Times New Roman" w:cs="Times New Roman" w:hAnsi="Times New Roman"/>
          <w:sz w:val="28"/>
          <w:szCs w:val="28"/>
        </w:rPr>
        <w:t xml:space="preserve"> </w:t>
      </w:r>
      <w:r w:rsidRPr="7DED1335">
        <w:rPr>
          <w:rFonts w:ascii="Times New Roman" w:cs="Times New Roman"/>
          <w:sz w:val="28"/>
          <w:szCs w:val="28"/>
          <w:rPrChange w:id="7495" w:author="user pc" w:date="2022-03-15T10:14:00Z">
            <w:rPr/>
          </w:rPrChange>
        </w:rPr>
        <w:t>pressure</w:t>
      </w:r>
      <w:r>
        <w:rPr>
          <w:rFonts w:ascii="Times New Roman" w:cs="Times New Roman" w:hAnsi="Times New Roman"/>
          <w:sz w:val="28"/>
          <w:szCs w:val="28"/>
        </w:rPr>
        <w:t xml:space="preserve"> </w:t>
      </w:r>
      <w:r w:rsidRPr="5253BED7">
        <w:rPr>
          <w:rFonts w:ascii="Times New Roman" w:cs="Times New Roman"/>
          <w:sz w:val="28"/>
          <w:szCs w:val="28"/>
          <w:rPrChange w:id="7496" w:author="user pc" w:date="2022-03-15T10:14:00Z">
            <w:rPr/>
          </w:rPrChange>
        </w:rPr>
        <w:t>be</w:t>
      </w:r>
      <w:r>
        <w:rPr>
          <w:rFonts w:ascii="Times New Roman" w:cs="Times New Roman" w:hAnsi="Times New Roman"/>
          <w:sz w:val="28"/>
          <w:szCs w:val="28"/>
        </w:rPr>
        <w:t xml:space="preserve"> </w:t>
      </w:r>
      <w:r w:rsidRPr="D1D7E67A">
        <w:rPr>
          <w:rFonts w:ascii="Times New Roman" w:cs="Times New Roman"/>
          <w:sz w:val="28"/>
          <w:szCs w:val="28"/>
          <w:rPrChange w:id="7497" w:author="user pc" w:date="2022-03-15T10:14:00Z">
            <w:rPr/>
          </w:rPrChange>
        </w:rPr>
        <w:t>when</w:t>
      </w:r>
      <w:r>
        <w:rPr>
          <w:rFonts w:ascii="Times New Roman" w:cs="Times New Roman" w:hAnsi="Times New Roman"/>
          <w:sz w:val="28"/>
          <w:szCs w:val="28"/>
        </w:rPr>
        <w:t xml:space="preserve"> </w:t>
      </w:r>
      <w:r w:rsidRPr="6380A66D">
        <w:rPr>
          <w:rFonts w:ascii="Times New Roman" w:cs="Times New Roman"/>
          <w:sz w:val="28"/>
          <w:szCs w:val="28"/>
          <w:rPrChange w:id="7498" w:author="user pc" w:date="2022-03-15T10:14:00Z">
            <w:rPr/>
          </w:rPrChange>
        </w:rPr>
        <w:t>the</w:t>
      </w:r>
      <w:r>
        <w:rPr>
          <w:rFonts w:ascii="Times New Roman" w:cs="Times New Roman" w:hAnsi="Times New Roman"/>
          <w:sz w:val="28"/>
          <w:szCs w:val="28"/>
        </w:rPr>
        <w:t xml:space="preserve"> </w:t>
      </w:r>
      <w:r w:rsidRPr="782FFE1B">
        <w:rPr>
          <w:rFonts w:ascii="Times New Roman" w:cs="Times New Roman"/>
          <w:sz w:val="28"/>
          <w:szCs w:val="28"/>
          <w:rPrChange w:id="7499" w:author="user pc" w:date="2022-03-15T10:14:00Z">
            <w:rPr/>
          </w:rPrChange>
        </w:rPr>
        <w:t>temperature</w:t>
      </w:r>
      <w:r>
        <w:rPr>
          <w:rFonts w:ascii="Times New Roman" w:cs="Times New Roman" w:hAnsi="Times New Roman"/>
          <w:sz w:val="28"/>
          <w:szCs w:val="28"/>
        </w:rPr>
        <w:t xml:space="preserve"> </w:t>
      </w:r>
      <w:r w:rsidRPr="62F733E6">
        <w:rPr>
          <w:rFonts w:ascii="Times New Roman" w:cs="Times New Roman"/>
          <w:sz w:val="28"/>
          <w:szCs w:val="28"/>
          <w:rPrChange w:id="7500" w:author="user pc" w:date="2022-03-15T10:14:00Z">
            <w:rPr/>
          </w:rPrChange>
        </w:rPr>
        <w:t>reaches</w:t>
      </w:r>
      <w:r>
        <w:rPr>
          <w:rFonts w:ascii="Times New Roman" w:cs="Times New Roman" w:hAnsi="Times New Roman"/>
          <w:sz w:val="28"/>
          <w:szCs w:val="28"/>
        </w:rPr>
        <w:t xml:space="preserve"> </w:t>
      </w:r>
      <w:r w:rsidRPr="7E35AFE8">
        <w:rPr>
          <w:rFonts w:ascii="Times New Roman" w:cs="Times New Roman"/>
          <w:sz w:val="28"/>
          <w:szCs w:val="28"/>
          <w:rPrChange w:id="7501" w:author="user pc" w:date="2022-03-15T10:14:00Z">
            <w:rPr/>
          </w:rPrChange>
        </w:rPr>
        <w:t>928°C?</w:t>
      </w:r>
    </w:p>
    <w:p>
      <w:pPr>
        <w:pStyle w:val="style0"/>
        <w:rPr>
          <w:rFonts w:ascii="Times New Roman" w:cs="Times New Roman"/>
          <w:sz w:val="28"/>
          <w:szCs w:val="28"/>
          <w:rPrChange w:id="7502" w:author="user pc" w:date="2022-03-15T10:14:00Z">
            <w:rPr/>
          </w:rPrChange>
        </w:rPr>
      </w:pPr>
      <w:r w:rsidRPr="F4798ECF">
        <w:rPr>
          <w:rFonts w:ascii="Times New Roman" w:cs="Times New Roman"/>
          <w:b/>
          <w:sz w:val="28"/>
          <w:szCs w:val="28"/>
          <w:rPrChange w:id="7503"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 xml:space="preserve"> =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w:r w:rsidRPr="531C2939">
        <w:rPr>
          <w:rFonts w:ascii="Times New Roman" w:cs="Times New Roman"/>
          <w:sz w:val="28"/>
          <w:szCs w:val="28"/>
          <w:rPrChange w:id="7504" w:author="user pc" w:date="2022-03-15T10:14:00Z">
            <w:rPr/>
          </w:rPrChange>
        </w:rPr>
        <w:t>To</w:t>
      </w:r>
      <w:r>
        <w:rPr>
          <w:rFonts w:ascii="Times New Roman" w:cs="Times New Roman" w:hAnsi="Times New Roman"/>
          <w:sz w:val="28"/>
          <w:szCs w:val="28"/>
        </w:rPr>
        <w:t xml:space="preserve"> </w:t>
      </w:r>
      <w:r w:rsidRPr="C783CB53">
        <w:rPr>
          <w:rFonts w:ascii="Times New Roman" w:cs="Times New Roman"/>
          <w:sz w:val="28"/>
          <w:szCs w:val="28"/>
          <w:rPrChange w:id="7505" w:author="user pc" w:date="2022-03-15T10:14:00Z">
            <w:rPr/>
          </w:rPrChange>
        </w:rPr>
        <w:t>get</w:t>
      </w:r>
      <w:r>
        <w:rPr>
          <w:rFonts w:ascii="Times New Roman" w:cs="Times New Roman" w:hAnsi="Times New Roman"/>
          <w:sz w:val="28"/>
          <w:szCs w:val="28"/>
        </w:rPr>
        <w:t xml:space="preserve"> </w:t>
      </w:r>
      <w:r w:rsidRPr="BB6F25D8">
        <w:rPr>
          <w:rFonts w:ascii="Times New Roman" w:cs="Times New Roman"/>
          <w:sz w:val="28"/>
          <w:szCs w:val="28"/>
          <w:rPrChange w:id="7506" w:author="user pc" w:date="2022-03-15T10:14:00Z">
            <w:rPr/>
          </w:rPrChange>
        </w:rPr>
        <w:t>from</w:t>
      </w:r>
      <w:r>
        <w:rPr>
          <w:rFonts w:ascii="Times New Roman" w:cs="Times New Roman" w:hAnsi="Times New Roman"/>
          <w:sz w:val="28"/>
          <w:szCs w:val="28"/>
        </w:rPr>
        <w:t xml:space="preserve"> </w:t>
      </w:r>
      <w:r w:rsidRPr="E6EB954B">
        <w:rPr>
          <w:rFonts w:ascii="Times New Roman" w:cs="Times New Roman"/>
          <w:sz w:val="28"/>
          <w:szCs w:val="28"/>
          <w:rPrChange w:id="7507" w:author="user pc" w:date="2022-03-15T10:14:00Z">
            <w:rPr/>
          </w:rPrChange>
        </w:rPr>
        <w:t>°C</w:t>
      </w:r>
      <w:r>
        <w:rPr>
          <w:rFonts w:ascii="Times New Roman" w:cs="Times New Roman" w:hAnsi="Times New Roman"/>
          <w:sz w:val="28"/>
          <w:szCs w:val="28"/>
        </w:rPr>
        <w:t xml:space="preserve"> </w:t>
      </w:r>
      <w:r w:rsidRPr="F82DE09C">
        <w:rPr>
          <w:rFonts w:ascii="Times New Roman" w:cs="Times New Roman"/>
          <w:sz w:val="28"/>
          <w:szCs w:val="28"/>
          <w:rPrChange w:id="7508" w:author="user pc" w:date="2022-03-15T10:14:00Z">
            <w:rPr/>
          </w:rPrChange>
        </w:rPr>
        <w:t>to</w:t>
      </w:r>
      <w:r>
        <w:rPr>
          <w:rFonts w:ascii="Times New Roman" w:cs="Times New Roman" w:hAnsi="Times New Roman"/>
          <w:sz w:val="28"/>
          <w:szCs w:val="28"/>
        </w:rPr>
        <w:t xml:space="preserve"> </w:t>
      </w:r>
      <w:r w:rsidRPr="F64BB4F5">
        <w:rPr>
          <w:rFonts w:ascii="Times New Roman" w:cs="Times New Roman"/>
          <w:sz w:val="28"/>
          <w:szCs w:val="28"/>
          <w:rPrChange w:id="7509" w:author="user pc" w:date="2022-03-15T10:14:00Z">
            <w:rPr/>
          </w:rPrChange>
        </w:rPr>
        <w:t>K,</w:t>
      </w:r>
      <w:r>
        <w:rPr>
          <w:rFonts w:ascii="Times New Roman" w:cs="Times New Roman" w:hAnsi="Times New Roman"/>
          <w:sz w:val="28"/>
          <w:szCs w:val="28"/>
        </w:rPr>
        <w:t xml:space="preserve"> </w:t>
      </w:r>
      <w:r w:rsidRPr="4F39FD87">
        <w:rPr>
          <w:rFonts w:ascii="Times New Roman" w:cs="Times New Roman"/>
          <w:sz w:val="28"/>
          <w:szCs w:val="28"/>
          <w:rPrChange w:id="7510" w:author="user pc" w:date="2022-03-15T10:14:00Z">
            <w:rPr/>
          </w:rPrChange>
        </w:rPr>
        <w:t>add</w:t>
      </w:r>
      <w:r>
        <w:rPr>
          <w:rFonts w:ascii="Times New Roman" w:cs="Times New Roman" w:hAnsi="Times New Roman"/>
          <w:sz w:val="28"/>
          <w:szCs w:val="28"/>
        </w:rPr>
        <w:t xml:space="preserve"> </w:t>
      </w:r>
      <w:r w:rsidRPr="0EFBD491">
        <w:rPr>
          <w:rFonts w:ascii="Times New Roman" w:cs="Times New Roman"/>
          <w:sz w:val="28"/>
          <w:szCs w:val="28"/>
          <w:rPrChange w:id="7511" w:author="user pc" w:date="2022-03-15T10:14:00Z">
            <w:rPr/>
          </w:rPrChange>
        </w:rPr>
        <w:t>273.</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1</m:t>
              </m:r>
            </m:sub>
          </m:sSub>
          <m:r>
            <w:rPr>
              <w:rFonts w:ascii="Cambria Math" w:cs="Times New Roman" w:hAnsi="Cambria Math"/>
              <w:sz w:val="28"/>
              <w:szCs w:val="28"/>
            </w:rPr>
            <m:t xml:space="preserve">=103kPa,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r>
            <w:rPr>
              <w:rFonts w:ascii="Cambria Math" w:cs="Times New Roman" w:hAnsi="Cambria Math"/>
              <w:sz w:val="28"/>
              <w:szCs w:val="28"/>
            </w:rPr>
            <m:t xml:space="preserve">=25+273=298K,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 xml:space="preserve">=928+273=1201K, </m:t>
          </m:r>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xml:space="preserve">= ? </m:t>
          </m:r>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103</m:t>
              </m:r>
            </m:num>
            <m:den>
              <m:r>
                <w:rPr>
                  <w:rFonts w:ascii="Cambria Math" w:cs="Times New Roman" w:hAnsi="Cambria Math"/>
                  <w:sz w:val="28"/>
                  <w:szCs w:val="28"/>
                </w:rPr>
                <m:t>298</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num>
            <m:den>
              <m:r>
                <w:rPr>
                  <w:rFonts w:ascii="Cambria Math" w:cs="Times New Roman" w:hAnsi="Cambria Math"/>
                  <w:sz w:val="28"/>
                  <w:szCs w:val="28"/>
                </w:rPr>
                <m:t>1201</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298 × </m:t>
          </m:r>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xml:space="preserve">=103 ×1201 </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103 ×1201</m:t>
              </m:r>
            </m:num>
            <m:den>
              <m:r>
                <w:rPr>
                  <w:rFonts w:ascii="Cambria Math" w:cs="Times New Roman" w:hAnsi="Cambria Math"/>
                  <w:sz w:val="28"/>
                  <w:szCs w:val="28"/>
                </w:rPr>
                <m:t xml:space="preserve">298 </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=415.11KPa</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7512" w:author="user pc" w:date="2022-03-15T10:14:00Z">
            <w:rPr/>
          </w:rPrChange>
        </w:rPr>
      </w:pPr>
      <w:r w:rsidRPr="0D3C0927">
        <w:rPr>
          <w:rFonts w:ascii="Times New Roman" w:cs="Times New Roman"/>
          <w:b/>
          <w:sz w:val="28"/>
          <w:szCs w:val="28"/>
          <w:rPrChange w:id="7513" w:author="user pc" w:date="2022-03-15T10:14:00Z">
            <w:rPr>
              <w:b/>
            </w:rPr>
          </w:rPrChange>
        </w:rPr>
        <w:t>Example</w:t>
      </w:r>
      <w:r>
        <w:rPr>
          <w:rFonts w:ascii="Times New Roman" w:cs="Times New Roman" w:hAnsi="Times New Roman"/>
          <w:b/>
          <w:sz w:val="28"/>
          <w:szCs w:val="28"/>
        </w:rPr>
        <w:t xml:space="preserve"> </w:t>
      </w:r>
      <w:r w:rsidRPr="BAA3BAA6">
        <w:rPr>
          <w:rFonts w:ascii="Times New Roman" w:cs="Times New Roman"/>
          <w:b/>
          <w:sz w:val="28"/>
          <w:szCs w:val="28"/>
          <w:rPrChange w:id="7514" w:author="user pc" w:date="2022-03-15T10:14:00Z">
            <w:rPr>
              <w:b/>
            </w:rPr>
          </w:rPrChange>
        </w:rPr>
        <w:t>2:</w:t>
      </w:r>
      <w:r>
        <w:rPr>
          <w:rFonts w:ascii="Times New Roman" w:cs="Times New Roman" w:hAnsi="Times New Roman"/>
          <w:b/>
          <w:sz w:val="28"/>
          <w:szCs w:val="28"/>
        </w:rPr>
        <w:t xml:space="preserve"> </w:t>
      </w:r>
      <w:r w:rsidRPr="94936024">
        <w:rPr>
          <w:rFonts w:ascii="Times New Roman" w:cs="Times New Roman"/>
          <w:sz w:val="28"/>
          <w:szCs w:val="28"/>
          <w:rPrChange w:id="7515" w:author="user pc" w:date="2022-03-15T10:14:00Z">
            <w:rPr/>
          </w:rPrChange>
        </w:rPr>
        <w:t>The</w:t>
      </w:r>
      <w:r>
        <w:rPr>
          <w:rFonts w:ascii="Times New Roman" w:cs="Times New Roman" w:hAnsi="Times New Roman"/>
          <w:sz w:val="28"/>
          <w:szCs w:val="28"/>
        </w:rPr>
        <w:t xml:space="preserve"> </w:t>
      </w:r>
      <w:r w:rsidRPr="D4E59392">
        <w:rPr>
          <w:rFonts w:ascii="Times New Roman" w:cs="Times New Roman"/>
          <w:sz w:val="28"/>
          <w:szCs w:val="28"/>
          <w:rPrChange w:id="7516" w:author="user pc" w:date="2022-03-15T10:14:00Z">
            <w:rPr/>
          </w:rPrChange>
        </w:rPr>
        <w:t>pressure</w:t>
      </w:r>
      <w:r>
        <w:rPr>
          <w:rFonts w:ascii="Times New Roman" w:cs="Times New Roman" w:hAnsi="Times New Roman"/>
          <w:sz w:val="28"/>
          <w:szCs w:val="28"/>
        </w:rPr>
        <w:t xml:space="preserve"> </w:t>
      </w:r>
      <w:r w:rsidRPr="102C60F2">
        <w:rPr>
          <w:rFonts w:ascii="Times New Roman" w:cs="Times New Roman"/>
          <w:sz w:val="28"/>
          <w:szCs w:val="28"/>
          <w:rPrChange w:id="7517" w:author="user pc" w:date="2022-03-15T10:14:00Z">
            <w:rPr/>
          </w:rPrChange>
        </w:rPr>
        <w:t>of</w:t>
      </w:r>
      <w:r>
        <w:rPr>
          <w:rFonts w:ascii="Times New Roman" w:cs="Times New Roman" w:hAnsi="Times New Roman"/>
          <w:sz w:val="28"/>
          <w:szCs w:val="28"/>
        </w:rPr>
        <w:t xml:space="preserve"> </w:t>
      </w:r>
      <w:r w:rsidRPr="9B239140">
        <w:rPr>
          <w:rFonts w:ascii="Times New Roman" w:cs="Times New Roman"/>
          <w:sz w:val="28"/>
          <w:szCs w:val="28"/>
          <w:rPrChange w:id="7518" w:author="user pc" w:date="2022-03-15T10:14:00Z">
            <w:rPr/>
          </w:rPrChange>
        </w:rPr>
        <w:t>a</w:t>
      </w:r>
      <w:r>
        <w:rPr>
          <w:rFonts w:ascii="Times New Roman" w:cs="Times New Roman" w:hAnsi="Times New Roman"/>
          <w:sz w:val="28"/>
          <w:szCs w:val="28"/>
        </w:rPr>
        <w:t xml:space="preserve"> </w:t>
      </w:r>
      <w:r w:rsidRPr="16C1DCB9">
        <w:rPr>
          <w:rFonts w:ascii="Times New Roman" w:cs="Times New Roman"/>
          <w:sz w:val="28"/>
          <w:szCs w:val="28"/>
          <w:rPrChange w:id="7519" w:author="user pc" w:date="2022-03-15T10:14:00Z">
            <w:rPr/>
          </w:rPrChange>
        </w:rPr>
        <w:t>gas</w:t>
      </w:r>
      <w:r>
        <w:rPr>
          <w:rFonts w:ascii="Times New Roman" w:cs="Times New Roman" w:hAnsi="Times New Roman"/>
          <w:sz w:val="28"/>
          <w:szCs w:val="28"/>
        </w:rPr>
        <w:t xml:space="preserve"> </w:t>
      </w:r>
      <w:r w:rsidRPr="886952FE">
        <w:rPr>
          <w:rFonts w:ascii="Times New Roman" w:cs="Times New Roman"/>
          <w:sz w:val="28"/>
          <w:szCs w:val="28"/>
          <w:rPrChange w:id="7520" w:author="user pc" w:date="2022-03-15T10:14:00Z">
            <w:rPr/>
          </w:rPrChange>
        </w:rPr>
        <w:t>in</w:t>
      </w:r>
      <w:r>
        <w:rPr>
          <w:rFonts w:ascii="Times New Roman" w:cs="Times New Roman" w:hAnsi="Times New Roman"/>
          <w:sz w:val="28"/>
          <w:szCs w:val="28"/>
        </w:rPr>
        <w:t xml:space="preserve"> </w:t>
      </w:r>
      <w:r w:rsidRPr="DFA9E3E6">
        <w:rPr>
          <w:rFonts w:ascii="Times New Roman" w:cs="Times New Roman"/>
          <w:sz w:val="28"/>
          <w:szCs w:val="28"/>
          <w:rPrChange w:id="7521" w:author="user pc" w:date="2022-03-15T10:14:00Z">
            <w:rPr/>
          </w:rPrChange>
        </w:rPr>
        <w:t>a</w:t>
      </w:r>
      <w:r>
        <w:rPr>
          <w:rFonts w:ascii="Times New Roman" w:cs="Times New Roman" w:hAnsi="Times New Roman"/>
          <w:sz w:val="28"/>
          <w:szCs w:val="28"/>
        </w:rPr>
        <w:t xml:space="preserve"> </w:t>
      </w:r>
      <w:r w:rsidRPr="D5E11B9F">
        <w:rPr>
          <w:rFonts w:ascii="Times New Roman" w:cs="Times New Roman"/>
          <w:sz w:val="28"/>
          <w:szCs w:val="28"/>
          <w:rPrChange w:id="7522" w:author="user pc" w:date="2022-03-15T10:14:00Z">
            <w:rPr/>
          </w:rPrChange>
        </w:rPr>
        <w:t>tank</w:t>
      </w:r>
      <w:r>
        <w:rPr>
          <w:rFonts w:ascii="Times New Roman" w:cs="Times New Roman" w:hAnsi="Times New Roman"/>
          <w:sz w:val="28"/>
          <w:szCs w:val="28"/>
        </w:rPr>
        <w:t xml:space="preserve"> </w:t>
      </w:r>
      <w:r w:rsidRPr="F597982E">
        <w:rPr>
          <w:rFonts w:ascii="Times New Roman" w:cs="Times New Roman"/>
          <w:sz w:val="28"/>
          <w:szCs w:val="28"/>
          <w:rPrChange w:id="7523" w:author="user pc" w:date="2022-03-15T10:14:00Z">
            <w:rPr/>
          </w:rPrChange>
        </w:rPr>
        <w:t>is</w:t>
      </w:r>
      <w:r>
        <w:rPr>
          <w:rFonts w:ascii="Times New Roman" w:cs="Times New Roman" w:hAnsi="Times New Roman"/>
          <w:sz w:val="28"/>
          <w:szCs w:val="28"/>
        </w:rPr>
        <w:t xml:space="preserve"> </w:t>
      </w:r>
      <w:r w:rsidRPr="054B0BB4">
        <w:rPr>
          <w:rFonts w:ascii="Times New Roman" w:cs="Times New Roman"/>
          <w:sz w:val="28"/>
          <w:szCs w:val="28"/>
          <w:rPrChange w:id="7524" w:author="user pc" w:date="2022-03-15T10:14:00Z">
            <w:rPr/>
          </w:rPrChange>
        </w:rPr>
        <w:t>324.24kPa</w:t>
      </w:r>
      <w:r>
        <w:rPr>
          <w:rFonts w:ascii="Times New Roman" w:cs="Times New Roman" w:hAnsi="Times New Roman"/>
          <w:sz w:val="28"/>
          <w:szCs w:val="28"/>
        </w:rPr>
        <w:t xml:space="preserve"> </w:t>
      </w:r>
      <w:r w:rsidRPr="93DAA32A">
        <w:rPr>
          <w:rFonts w:ascii="Times New Roman" w:cs="Times New Roman"/>
          <w:sz w:val="28"/>
          <w:szCs w:val="28"/>
          <w:rPrChange w:id="7525" w:author="user pc" w:date="2022-03-15T10:14:00Z">
            <w:rPr/>
          </w:rPrChange>
        </w:rPr>
        <w:t>at</w:t>
      </w:r>
      <w:r>
        <w:rPr>
          <w:rFonts w:ascii="Times New Roman" w:cs="Times New Roman" w:hAnsi="Times New Roman"/>
          <w:sz w:val="28"/>
          <w:szCs w:val="28"/>
        </w:rPr>
        <w:t xml:space="preserve"> </w:t>
      </w:r>
      <w:r w:rsidRPr="DCC619C9">
        <w:rPr>
          <w:rFonts w:ascii="Times New Roman" w:cs="Times New Roman"/>
          <w:sz w:val="28"/>
          <w:szCs w:val="28"/>
          <w:rPrChange w:id="7526" w:author="user pc" w:date="2022-03-15T10:14:00Z">
            <w:rPr/>
          </w:rPrChange>
        </w:rPr>
        <w:t>295.0K.</w:t>
      </w:r>
      <w:r>
        <w:rPr>
          <w:rFonts w:ascii="Times New Roman" w:cs="Times New Roman" w:hAnsi="Times New Roman"/>
          <w:sz w:val="28"/>
          <w:szCs w:val="28"/>
        </w:rPr>
        <w:t xml:space="preserve"> </w:t>
      </w:r>
      <w:r w:rsidRPr="B274ACBB">
        <w:rPr>
          <w:rFonts w:ascii="Times New Roman" w:cs="Times New Roman"/>
          <w:sz w:val="28"/>
          <w:szCs w:val="28"/>
          <w:rPrChange w:id="7527" w:author="user pc" w:date="2022-03-15T10:14:00Z">
            <w:rPr/>
          </w:rPrChange>
        </w:rPr>
        <w:t>Determine</w:t>
      </w:r>
      <w:r>
        <w:rPr>
          <w:rFonts w:ascii="Times New Roman" w:cs="Times New Roman" w:hAnsi="Times New Roman"/>
          <w:sz w:val="28"/>
          <w:szCs w:val="28"/>
        </w:rPr>
        <w:t xml:space="preserve"> </w:t>
      </w:r>
      <w:r w:rsidRPr="A5EC5658">
        <w:rPr>
          <w:rFonts w:ascii="Times New Roman" w:cs="Times New Roman"/>
          <w:sz w:val="28"/>
          <w:szCs w:val="28"/>
          <w:rPrChange w:id="7528" w:author="user pc" w:date="2022-03-15T10:14:00Z">
            <w:rPr/>
          </w:rPrChange>
        </w:rPr>
        <w:t>the</w:t>
      </w:r>
      <w:r>
        <w:rPr>
          <w:rFonts w:ascii="Times New Roman" w:cs="Times New Roman" w:hAnsi="Times New Roman"/>
          <w:sz w:val="28"/>
          <w:szCs w:val="28"/>
        </w:rPr>
        <w:t xml:space="preserve"> </w:t>
      </w:r>
      <w:r w:rsidRPr="D7D311D4">
        <w:rPr>
          <w:rFonts w:ascii="Times New Roman" w:cs="Times New Roman"/>
          <w:sz w:val="28"/>
          <w:szCs w:val="28"/>
          <w:rPrChange w:id="7529" w:author="user pc" w:date="2022-03-15T10:14:00Z">
            <w:rPr/>
          </w:rPrChange>
        </w:rPr>
        <w:t>gas</w:t>
      </w:r>
      <w:r>
        <w:rPr>
          <w:rFonts w:ascii="Times New Roman" w:cs="Times New Roman" w:hAnsi="Times New Roman"/>
          <w:sz w:val="28"/>
          <w:szCs w:val="28"/>
        </w:rPr>
        <w:t xml:space="preserve"> </w:t>
      </w:r>
      <w:r w:rsidRPr="216E254D">
        <w:rPr>
          <w:rFonts w:ascii="Times New Roman" w:cs="Times New Roman"/>
          <w:sz w:val="28"/>
          <w:szCs w:val="28"/>
          <w:rPrChange w:id="7530" w:author="user pc" w:date="2022-03-15T10:14:00Z">
            <w:rPr/>
          </w:rPrChange>
        </w:rPr>
        <w:t>pressure</w:t>
      </w:r>
      <w:r>
        <w:rPr>
          <w:rFonts w:ascii="Times New Roman" w:cs="Times New Roman" w:hAnsi="Times New Roman"/>
          <w:sz w:val="28"/>
          <w:szCs w:val="28"/>
        </w:rPr>
        <w:t xml:space="preserve"> </w:t>
      </w:r>
      <w:r w:rsidRPr="EC4AA367">
        <w:rPr>
          <w:rFonts w:ascii="Times New Roman" w:cs="Times New Roman"/>
          <w:sz w:val="28"/>
          <w:szCs w:val="28"/>
          <w:rPrChange w:id="7531" w:author="user pc" w:date="2022-03-15T10:14:00Z">
            <w:rPr/>
          </w:rPrChange>
        </w:rPr>
        <w:t>if</w:t>
      </w:r>
      <w:r>
        <w:rPr>
          <w:rFonts w:ascii="Times New Roman" w:cs="Times New Roman" w:hAnsi="Times New Roman"/>
          <w:sz w:val="28"/>
          <w:szCs w:val="28"/>
        </w:rPr>
        <w:t xml:space="preserve"> </w:t>
      </w:r>
      <w:r w:rsidRPr="25B82D51">
        <w:rPr>
          <w:rFonts w:ascii="Times New Roman" w:cs="Times New Roman"/>
          <w:sz w:val="28"/>
          <w:szCs w:val="28"/>
          <w:rPrChange w:id="7532" w:author="user pc" w:date="2022-03-15T10:14:00Z">
            <w:rPr/>
          </w:rPrChange>
        </w:rPr>
        <w:t>the</w:t>
      </w:r>
      <w:r>
        <w:rPr>
          <w:rFonts w:ascii="Times New Roman" w:cs="Times New Roman" w:hAnsi="Times New Roman"/>
          <w:sz w:val="28"/>
          <w:szCs w:val="28"/>
        </w:rPr>
        <w:t xml:space="preserve"> </w:t>
      </w:r>
      <w:r w:rsidRPr="6C5A2E7A">
        <w:rPr>
          <w:rFonts w:ascii="Times New Roman" w:cs="Times New Roman"/>
          <w:sz w:val="28"/>
          <w:szCs w:val="28"/>
          <w:rPrChange w:id="7533" w:author="user pc" w:date="2022-03-15T10:14:00Z">
            <w:rPr/>
          </w:rPrChange>
        </w:rPr>
        <w:t>temperature</w:t>
      </w:r>
      <w:r>
        <w:rPr>
          <w:rFonts w:ascii="Times New Roman" w:cs="Times New Roman" w:hAnsi="Times New Roman"/>
          <w:sz w:val="28"/>
          <w:szCs w:val="28"/>
        </w:rPr>
        <w:t xml:space="preserve"> </w:t>
      </w:r>
      <w:r w:rsidRPr="AC775D3F">
        <w:rPr>
          <w:rFonts w:ascii="Times New Roman" w:cs="Times New Roman"/>
          <w:sz w:val="28"/>
          <w:szCs w:val="28"/>
          <w:rPrChange w:id="7534" w:author="user pc" w:date="2022-03-15T10:14:00Z">
            <w:rPr/>
          </w:rPrChange>
        </w:rPr>
        <w:t>is</w:t>
      </w:r>
      <w:r>
        <w:rPr>
          <w:rFonts w:ascii="Times New Roman" w:cs="Times New Roman" w:hAnsi="Times New Roman"/>
          <w:sz w:val="28"/>
          <w:szCs w:val="28"/>
        </w:rPr>
        <w:t xml:space="preserve"> </w:t>
      </w:r>
      <w:r w:rsidRPr="533149BC">
        <w:rPr>
          <w:rFonts w:ascii="Times New Roman" w:cs="Times New Roman"/>
          <w:sz w:val="28"/>
          <w:szCs w:val="28"/>
          <w:rPrChange w:id="7535" w:author="user pc" w:date="2022-03-15T10:14:00Z">
            <w:rPr/>
          </w:rPrChange>
        </w:rPr>
        <w:t>raised</w:t>
      </w:r>
      <w:r>
        <w:rPr>
          <w:rFonts w:ascii="Times New Roman" w:cs="Times New Roman" w:hAnsi="Times New Roman"/>
          <w:sz w:val="28"/>
          <w:szCs w:val="28"/>
        </w:rPr>
        <w:t xml:space="preserve"> </w:t>
      </w:r>
      <w:r w:rsidRPr="2971A264">
        <w:rPr>
          <w:rFonts w:ascii="Times New Roman" w:cs="Times New Roman"/>
          <w:sz w:val="28"/>
          <w:szCs w:val="28"/>
          <w:rPrChange w:id="7536" w:author="user pc" w:date="2022-03-15T10:14:00Z">
            <w:rPr/>
          </w:rPrChange>
        </w:rPr>
        <w:t>to</w:t>
      </w:r>
      <w:r>
        <w:rPr>
          <w:rFonts w:ascii="Times New Roman" w:cs="Times New Roman" w:hAnsi="Times New Roman"/>
          <w:sz w:val="28"/>
          <w:szCs w:val="28"/>
        </w:rPr>
        <w:t xml:space="preserve"> </w:t>
      </w:r>
      <w:r w:rsidRPr="93CE3209">
        <w:rPr>
          <w:rFonts w:ascii="Times New Roman" w:cs="Times New Roman"/>
          <w:sz w:val="28"/>
          <w:szCs w:val="28"/>
          <w:rPrChange w:id="7537" w:author="user pc" w:date="2022-03-15T10:14:00Z">
            <w:rPr/>
          </w:rPrChange>
        </w:rPr>
        <w:t>333.0K.</w:t>
      </w:r>
    </w:p>
    <w:p>
      <w:pPr>
        <w:pStyle w:val="style0"/>
        <w:rPr>
          <w:rFonts w:ascii="Times New Roman" w:cs="Times New Roman"/>
          <w:sz w:val="28"/>
          <w:szCs w:val="28"/>
          <w:rPrChange w:id="7538" w:author="user pc" w:date="2022-03-15T10:14:00Z">
            <w:rPr/>
          </w:rPrChange>
        </w:rPr>
      </w:pPr>
      <w:r w:rsidRPr="7786AEBD">
        <w:rPr>
          <w:rFonts w:ascii="Times New Roman" w:cs="Times New Roman"/>
          <w:b/>
          <w:sz w:val="28"/>
          <w:szCs w:val="28"/>
          <w:rPrChange w:id="7539"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 xml:space="preserve"> =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1</m:t>
              </m:r>
            </m:sub>
          </m:sSub>
          <m:r>
            <w:rPr>
              <w:rFonts w:ascii="Cambria Math" w:cs="Times New Roman" w:hAnsi="Cambria Math"/>
              <w:sz w:val="28"/>
              <w:szCs w:val="28"/>
            </w:rPr>
            <m:t xml:space="preserve">=324.24kPa,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r>
            <w:rPr>
              <w:rFonts w:ascii="Cambria Math" w:cs="Times New Roman" w:hAnsi="Cambria Math"/>
              <w:sz w:val="28"/>
              <w:szCs w:val="28"/>
            </w:rPr>
            <m:t xml:space="preserve">=295K,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 xml:space="preserve">=333KPa, </m:t>
          </m:r>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m:t>
          </m:r>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324.24</m:t>
              </m:r>
            </m:num>
            <m:den>
              <m:r>
                <w:rPr>
                  <w:rFonts w:ascii="Cambria Math" w:cs="Times New Roman" w:hAnsi="Cambria Math"/>
                  <w:sz w:val="28"/>
                  <w:szCs w:val="28"/>
                </w:rPr>
                <m:t>295</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num>
            <m:den>
              <m:r>
                <w:rPr>
                  <w:rFonts w:ascii="Cambria Math" w:cs="Times New Roman" w:hAnsi="Cambria Math"/>
                  <w:sz w:val="28"/>
                  <w:szCs w:val="28"/>
                </w:rPr>
                <m:t>333</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324.24 ×333=295 ×</m:t>
          </m:r>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324.24 ×333</m:t>
              </m:r>
            </m:num>
            <m:den>
              <m:r>
                <w:rPr>
                  <w:rFonts w:ascii="Cambria Math" w:cs="Times New Roman" w:hAnsi="Cambria Math"/>
                  <w:sz w:val="28"/>
                  <w:szCs w:val="28"/>
                </w:rPr>
                <m:t>295</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=366KPa</m:t>
          </m:r>
        </m:oMath>
      </m:oMathPara>
    </w:p>
    <w:p>
      <w:pPr>
        <w:pStyle w:val="style0"/>
        <w:rPr>
          <w:rFonts w:ascii="Times New Roman" w:cs="Times New Roman"/>
          <w:sz w:val="28"/>
          <w:szCs w:val="28"/>
          <w:rPrChange w:id="7540" w:author="user pc" w:date="2022-03-15T10:14:00Z">
            <w:rPr/>
          </w:rPrChange>
        </w:rPr>
      </w:pPr>
    </w:p>
    <w:p>
      <w:pPr>
        <w:pStyle w:val="style0"/>
        <w:rPr>
          <w:rFonts w:ascii="Times New Roman" w:cs="Times New Roman"/>
          <w:sz w:val="28"/>
          <w:szCs w:val="28"/>
          <w:rPrChange w:id="7541" w:author="user pc" w:date="2022-03-15T10:14:00Z">
            <w:rPr/>
          </w:rPrChange>
        </w:rPr>
      </w:pPr>
      <w:r w:rsidRPr="AC679C42">
        <w:rPr>
          <w:rFonts w:ascii="Times New Roman" w:cs="Times New Roman"/>
          <w:b/>
          <w:sz w:val="28"/>
          <w:szCs w:val="28"/>
          <w:rPrChange w:id="7542" w:author="user pc" w:date="2022-03-15T10:14:00Z">
            <w:rPr>
              <w:b/>
            </w:rPr>
          </w:rPrChange>
        </w:rPr>
        <w:t>Example</w:t>
      </w:r>
      <w:r>
        <w:rPr>
          <w:rFonts w:ascii="Times New Roman" w:cs="Times New Roman" w:hAnsi="Times New Roman"/>
          <w:b/>
          <w:sz w:val="28"/>
          <w:szCs w:val="28"/>
        </w:rPr>
        <w:t xml:space="preserve"> </w:t>
      </w:r>
      <w:r w:rsidRPr="4FDD7B18">
        <w:rPr>
          <w:rFonts w:ascii="Times New Roman" w:cs="Times New Roman"/>
          <w:b/>
          <w:sz w:val="28"/>
          <w:szCs w:val="28"/>
          <w:rPrChange w:id="7543" w:author="user pc" w:date="2022-03-15T10:14:00Z">
            <w:rPr>
              <w:b/>
            </w:rPr>
          </w:rPrChange>
        </w:rPr>
        <w:t>3:</w:t>
      </w:r>
      <w:r>
        <w:rPr>
          <w:rFonts w:ascii="Times New Roman" w:cs="Times New Roman" w:hAnsi="Times New Roman"/>
          <w:b/>
          <w:sz w:val="28"/>
          <w:szCs w:val="28"/>
        </w:rPr>
        <w:t xml:space="preserve"> </w:t>
      </w:r>
      <w:r w:rsidRPr="02360477">
        <w:rPr>
          <w:rFonts w:ascii="Times New Roman" w:cs="Times New Roman"/>
          <w:sz w:val="28"/>
          <w:szCs w:val="28"/>
          <w:rPrChange w:id="7544" w:author="user pc" w:date="2022-03-15T10:14:00Z">
            <w:rPr/>
          </w:rPrChange>
        </w:rPr>
        <w:t>A</w:t>
      </w:r>
      <w:r>
        <w:rPr>
          <w:rFonts w:ascii="Times New Roman" w:cs="Times New Roman" w:hAnsi="Times New Roman"/>
          <w:sz w:val="28"/>
          <w:szCs w:val="28"/>
        </w:rPr>
        <w:t xml:space="preserve"> </w:t>
      </w:r>
      <w:r w:rsidRPr="2C1F92F0">
        <w:rPr>
          <w:rFonts w:ascii="Times New Roman" w:cs="Times New Roman"/>
          <w:sz w:val="28"/>
          <w:szCs w:val="28"/>
          <w:rPrChange w:id="7545" w:author="user pc" w:date="2022-03-15T10:14:00Z">
            <w:rPr/>
          </w:rPrChange>
        </w:rPr>
        <w:t>gas</w:t>
      </w:r>
      <w:r>
        <w:rPr>
          <w:rFonts w:ascii="Times New Roman" w:cs="Times New Roman" w:hAnsi="Times New Roman"/>
          <w:sz w:val="28"/>
          <w:szCs w:val="28"/>
        </w:rPr>
        <w:t xml:space="preserve"> </w:t>
      </w:r>
      <w:r w:rsidRPr="13822CCA">
        <w:rPr>
          <w:rFonts w:ascii="Times New Roman" w:cs="Times New Roman"/>
          <w:sz w:val="28"/>
          <w:szCs w:val="28"/>
          <w:rPrChange w:id="7546" w:author="user pc" w:date="2022-03-15T10:14:00Z">
            <w:rPr/>
          </w:rPrChange>
        </w:rPr>
        <w:t>in</w:t>
      </w:r>
      <w:r>
        <w:rPr>
          <w:rFonts w:ascii="Times New Roman" w:cs="Times New Roman" w:hAnsi="Times New Roman"/>
          <w:sz w:val="28"/>
          <w:szCs w:val="28"/>
        </w:rPr>
        <w:t xml:space="preserve"> </w:t>
      </w:r>
      <w:r w:rsidRPr="E57C1897">
        <w:rPr>
          <w:rFonts w:ascii="Times New Roman" w:cs="Times New Roman"/>
          <w:sz w:val="28"/>
          <w:szCs w:val="28"/>
          <w:rPrChange w:id="7547" w:author="user pc" w:date="2022-03-15T10:14:00Z">
            <w:rPr/>
          </w:rPrChange>
        </w:rPr>
        <w:t>a</w:t>
      </w:r>
      <w:r>
        <w:rPr>
          <w:rFonts w:ascii="Times New Roman" w:cs="Times New Roman" w:hAnsi="Times New Roman"/>
          <w:sz w:val="28"/>
          <w:szCs w:val="28"/>
        </w:rPr>
        <w:t xml:space="preserve"> </w:t>
      </w:r>
      <w:r w:rsidRPr="9D1DFC34">
        <w:rPr>
          <w:rFonts w:ascii="Times New Roman" w:cs="Times New Roman"/>
          <w:sz w:val="28"/>
          <w:szCs w:val="28"/>
          <w:rPrChange w:id="7548" w:author="user pc" w:date="2022-03-15T10:14:00Z">
            <w:rPr/>
          </w:rPrChange>
        </w:rPr>
        <w:t>sealed</w:t>
      </w:r>
      <w:r>
        <w:rPr>
          <w:rFonts w:ascii="Times New Roman" w:cs="Times New Roman" w:hAnsi="Times New Roman"/>
          <w:sz w:val="28"/>
          <w:szCs w:val="28"/>
        </w:rPr>
        <w:t xml:space="preserve"> </w:t>
      </w:r>
      <w:r w:rsidRPr="7F7D44BE">
        <w:rPr>
          <w:rFonts w:ascii="Times New Roman" w:cs="Times New Roman"/>
          <w:sz w:val="28"/>
          <w:szCs w:val="28"/>
          <w:rPrChange w:id="7549" w:author="user pc" w:date="2022-03-15T10:14:00Z">
            <w:rPr/>
          </w:rPrChange>
        </w:rPr>
        <w:t>container</w:t>
      </w:r>
      <w:r>
        <w:rPr>
          <w:rFonts w:ascii="Times New Roman" w:cs="Times New Roman" w:hAnsi="Times New Roman"/>
          <w:sz w:val="28"/>
          <w:szCs w:val="28"/>
        </w:rPr>
        <w:t xml:space="preserve"> </w:t>
      </w:r>
      <w:r w:rsidRPr="271CDE78">
        <w:rPr>
          <w:rFonts w:ascii="Times New Roman" w:cs="Times New Roman"/>
          <w:sz w:val="28"/>
          <w:szCs w:val="28"/>
          <w:rPrChange w:id="7550" w:author="user pc" w:date="2022-03-15T10:14:00Z">
            <w:rPr/>
          </w:rPrChange>
        </w:rPr>
        <w:t>has</w:t>
      </w:r>
      <w:r>
        <w:rPr>
          <w:rFonts w:ascii="Times New Roman" w:cs="Times New Roman" w:hAnsi="Times New Roman"/>
          <w:sz w:val="28"/>
          <w:szCs w:val="28"/>
        </w:rPr>
        <w:t xml:space="preserve"> </w:t>
      </w:r>
      <w:r w:rsidRPr="AC625CDC">
        <w:rPr>
          <w:rFonts w:ascii="Times New Roman" w:cs="Times New Roman"/>
          <w:sz w:val="28"/>
          <w:szCs w:val="28"/>
          <w:rPrChange w:id="7551" w:author="user pc" w:date="2022-03-15T10:14:00Z">
            <w:rPr/>
          </w:rPrChange>
        </w:rPr>
        <w:t>a</w:t>
      </w:r>
      <w:r>
        <w:rPr>
          <w:rFonts w:ascii="Times New Roman" w:cs="Times New Roman" w:hAnsi="Times New Roman"/>
          <w:sz w:val="28"/>
          <w:szCs w:val="28"/>
        </w:rPr>
        <w:t xml:space="preserve"> </w:t>
      </w:r>
      <w:r w:rsidRPr="F5EB128C">
        <w:rPr>
          <w:rFonts w:ascii="Times New Roman" w:cs="Times New Roman"/>
          <w:sz w:val="28"/>
          <w:szCs w:val="28"/>
          <w:rPrChange w:id="7552" w:author="user pc" w:date="2022-03-15T10:14:00Z">
            <w:rPr/>
          </w:rPrChange>
        </w:rPr>
        <w:t>pressure</w:t>
      </w:r>
      <w:r>
        <w:rPr>
          <w:rFonts w:ascii="Times New Roman" w:cs="Times New Roman" w:hAnsi="Times New Roman"/>
          <w:sz w:val="28"/>
          <w:szCs w:val="28"/>
        </w:rPr>
        <w:t xml:space="preserve"> </w:t>
      </w:r>
      <w:r w:rsidRPr="247848C8">
        <w:rPr>
          <w:rFonts w:ascii="Times New Roman" w:cs="Times New Roman"/>
          <w:sz w:val="28"/>
          <w:szCs w:val="28"/>
          <w:rPrChange w:id="7553" w:author="user pc" w:date="2022-03-15T10:14:00Z">
            <w:rPr/>
          </w:rPrChange>
        </w:rPr>
        <w:t>of</w:t>
      </w:r>
      <w:r>
        <w:rPr>
          <w:rFonts w:ascii="Times New Roman" w:cs="Times New Roman" w:hAnsi="Times New Roman"/>
          <w:sz w:val="28"/>
          <w:szCs w:val="28"/>
        </w:rPr>
        <w:t xml:space="preserve"> </w:t>
      </w:r>
      <w:r w:rsidRPr="EAC90904">
        <w:rPr>
          <w:rFonts w:ascii="Times New Roman" w:cs="Times New Roman"/>
          <w:sz w:val="28"/>
          <w:szCs w:val="28"/>
          <w:rPrChange w:id="7554" w:author="user pc" w:date="2022-03-15T10:14:00Z">
            <w:rPr/>
          </w:rPrChange>
        </w:rPr>
        <w:t>125.0kPa</w:t>
      </w:r>
      <w:r>
        <w:rPr>
          <w:rFonts w:ascii="Times New Roman" w:cs="Times New Roman" w:hAnsi="Times New Roman"/>
          <w:sz w:val="28"/>
          <w:szCs w:val="28"/>
        </w:rPr>
        <w:t xml:space="preserve"> </w:t>
      </w:r>
      <w:r w:rsidRPr="78F2AB4D">
        <w:rPr>
          <w:rFonts w:ascii="Times New Roman" w:cs="Times New Roman"/>
          <w:sz w:val="28"/>
          <w:szCs w:val="28"/>
          <w:rPrChange w:id="7555" w:author="user pc" w:date="2022-03-15T10:14:00Z">
            <w:rPr/>
          </w:rPrChange>
        </w:rPr>
        <w:t>at</w:t>
      </w:r>
      <w:r>
        <w:rPr>
          <w:rFonts w:ascii="Times New Roman" w:cs="Times New Roman" w:hAnsi="Times New Roman"/>
          <w:sz w:val="28"/>
          <w:szCs w:val="28"/>
        </w:rPr>
        <w:t xml:space="preserve"> </w:t>
      </w:r>
      <w:r w:rsidRPr="8E51098E">
        <w:rPr>
          <w:rFonts w:ascii="Times New Roman" w:cs="Times New Roman"/>
          <w:sz w:val="28"/>
          <w:szCs w:val="28"/>
          <w:rPrChange w:id="7556" w:author="user pc" w:date="2022-03-15T10:14:00Z">
            <w:rPr/>
          </w:rPrChange>
        </w:rPr>
        <w:t>30.0°C.</w:t>
      </w:r>
      <w:r>
        <w:rPr>
          <w:rFonts w:ascii="Times New Roman" w:cs="Times New Roman" w:hAnsi="Times New Roman"/>
          <w:sz w:val="28"/>
          <w:szCs w:val="28"/>
        </w:rPr>
        <w:t xml:space="preserve"> </w:t>
      </w:r>
      <w:r w:rsidRPr="3978E9D0">
        <w:rPr>
          <w:rFonts w:ascii="Times New Roman" w:cs="Times New Roman"/>
          <w:sz w:val="28"/>
          <w:szCs w:val="28"/>
          <w:rPrChange w:id="7557" w:author="user pc" w:date="2022-03-15T10:14:00Z">
            <w:rPr/>
          </w:rPrChange>
        </w:rPr>
        <w:t>Determine</w:t>
      </w:r>
      <w:r>
        <w:rPr>
          <w:rFonts w:ascii="Times New Roman" w:cs="Times New Roman" w:hAnsi="Times New Roman"/>
          <w:sz w:val="28"/>
          <w:szCs w:val="28"/>
        </w:rPr>
        <w:t xml:space="preserve"> </w:t>
      </w:r>
      <w:r w:rsidRPr="A05B4F09">
        <w:rPr>
          <w:rFonts w:ascii="Times New Roman" w:cs="Times New Roman"/>
          <w:sz w:val="28"/>
          <w:szCs w:val="28"/>
          <w:rPrChange w:id="7558" w:author="user pc" w:date="2022-03-15T10:14:00Z">
            <w:rPr/>
          </w:rPrChange>
        </w:rPr>
        <w:t>the</w:t>
      </w:r>
      <w:r>
        <w:rPr>
          <w:rFonts w:ascii="Times New Roman" w:cs="Times New Roman" w:hAnsi="Times New Roman"/>
          <w:sz w:val="28"/>
          <w:szCs w:val="28"/>
        </w:rPr>
        <w:t xml:space="preserve"> </w:t>
      </w:r>
      <w:r w:rsidRPr="D5B6C24C">
        <w:rPr>
          <w:rFonts w:ascii="Times New Roman" w:cs="Times New Roman"/>
          <w:sz w:val="28"/>
          <w:szCs w:val="28"/>
          <w:rPrChange w:id="7559" w:author="user pc" w:date="2022-03-15T10:14:00Z">
            <w:rPr/>
          </w:rPrChange>
        </w:rPr>
        <w:t>temperature</w:t>
      </w:r>
      <w:r>
        <w:rPr>
          <w:rFonts w:ascii="Times New Roman" w:cs="Times New Roman" w:hAnsi="Times New Roman"/>
          <w:sz w:val="28"/>
          <w:szCs w:val="28"/>
        </w:rPr>
        <w:t xml:space="preserve"> </w:t>
      </w:r>
      <w:r w:rsidRPr="D3A21BC1">
        <w:rPr>
          <w:rFonts w:ascii="Times New Roman" w:cs="Times New Roman"/>
          <w:sz w:val="28"/>
          <w:szCs w:val="28"/>
          <w:rPrChange w:id="7560" w:author="user pc" w:date="2022-03-15T10:14:00Z">
            <w:rPr/>
          </w:rPrChange>
        </w:rPr>
        <w:t>in</w:t>
      </w:r>
      <w:r>
        <w:rPr>
          <w:rFonts w:ascii="Times New Roman" w:cs="Times New Roman" w:hAnsi="Times New Roman"/>
          <w:sz w:val="28"/>
          <w:szCs w:val="28"/>
        </w:rPr>
        <w:t xml:space="preserve"> </w:t>
      </w:r>
      <w:r w:rsidRPr="E3D19426">
        <w:rPr>
          <w:rFonts w:ascii="Times New Roman" w:cs="Times New Roman"/>
          <w:sz w:val="28"/>
          <w:szCs w:val="28"/>
          <w:rPrChange w:id="7561" w:author="user pc" w:date="2022-03-15T10:14:00Z">
            <w:rPr/>
          </w:rPrChange>
        </w:rPr>
        <w:t>the</w:t>
      </w:r>
      <w:r>
        <w:rPr>
          <w:rFonts w:ascii="Times New Roman" w:cs="Times New Roman" w:hAnsi="Times New Roman"/>
          <w:sz w:val="28"/>
          <w:szCs w:val="28"/>
        </w:rPr>
        <w:t xml:space="preserve"> </w:t>
      </w:r>
      <w:r w:rsidRPr="813483C7">
        <w:rPr>
          <w:rFonts w:ascii="Times New Roman" w:cs="Times New Roman"/>
          <w:sz w:val="28"/>
          <w:szCs w:val="28"/>
          <w:rPrChange w:id="7562" w:author="user pc" w:date="2022-03-15T10:14:00Z">
            <w:rPr/>
          </w:rPrChange>
        </w:rPr>
        <w:t>container</w:t>
      </w:r>
      <w:r>
        <w:rPr>
          <w:rFonts w:ascii="Times New Roman" w:cs="Times New Roman" w:hAnsi="Times New Roman"/>
          <w:sz w:val="28"/>
          <w:szCs w:val="28"/>
        </w:rPr>
        <w:t xml:space="preserve"> </w:t>
      </w:r>
      <w:r w:rsidRPr="2E87A7AB">
        <w:rPr>
          <w:rFonts w:ascii="Times New Roman" w:cs="Times New Roman"/>
          <w:sz w:val="28"/>
          <w:szCs w:val="28"/>
          <w:rPrChange w:id="7563" w:author="user pc" w:date="2022-03-15T10:14:00Z">
            <w:rPr/>
          </w:rPrChange>
        </w:rPr>
        <w:t>if</w:t>
      </w:r>
      <w:r>
        <w:rPr>
          <w:rFonts w:ascii="Times New Roman" w:cs="Times New Roman" w:hAnsi="Times New Roman"/>
          <w:sz w:val="28"/>
          <w:szCs w:val="28"/>
        </w:rPr>
        <w:t xml:space="preserve"> </w:t>
      </w:r>
      <w:r w:rsidRPr="F02EE18D">
        <w:rPr>
          <w:rFonts w:ascii="Times New Roman" w:cs="Times New Roman"/>
          <w:sz w:val="28"/>
          <w:szCs w:val="28"/>
          <w:rPrChange w:id="7564" w:author="user pc" w:date="2022-03-15T10:14:00Z">
            <w:rPr/>
          </w:rPrChange>
        </w:rPr>
        <w:t>the</w:t>
      </w:r>
      <w:r>
        <w:rPr>
          <w:rFonts w:ascii="Times New Roman" w:cs="Times New Roman" w:hAnsi="Times New Roman"/>
          <w:sz w:val="28"/>
          <w:szCs w:val="28"/>
        </w:rPr>
        <w:t xml:space="preserve"> </w:t>
      </w:r>
      <w:r w:rsidRPr="CDDB593A">
        <w:rPr>
          <w:rFonts w:ascii="Times New Roman" w:cs="Times New Roman"/>
          <w:sz w:val="28"/>
          <w:szCs w:val="28"/>
          <w:rPrChange w:id="7565" w:author="user pc" w:date="2022-03-15T10:14:00Z">
            <w:rPr/>
          </w:rPrChange>
        </w:rPr>
        <w:t>pressure</w:t>
      </w:r>
      <w:r>
        <w:rPr>
          <w:rFonts w:ascii="Times New Roman" w:cs="Times New Roman" w:hAnsi="Times New Roman"/>
          <w:sz w:val="28"/>
          <w:szCs w:val="28"/>
        </w:rPr>
        <w:t xml:space="preserve"> </w:t>
      </w:r>
      <w:r w:rsidRPr="B30CA924">
        <w:rPr>
          <w:rFonts w:ascii="Times New Roman" w:cs="Times New Roman"/>
          <w:sz w:val="28"/>
          <w:szCs w:val="28"/>
          <w:rPrChange w:id="7566" w:author="user pc" w:date="2022-03-15T10:14:00Z">
            <w:rPr/>
          </w:rPrChange>
        </w:rPr>
        <w:t>is</w:t>
      </w:r>
      <w:r>
        <w:rPr>
          <w:rFonts w:ascii="Times New Roman" w:cs="Times New Roman" w:hAnsi="Times New Roman"/>
          <w:sz w:val="28"/>
          <w:szCs w:val="28"/>
        </w:rPr>
        <w:t xml:space="preserve"> </w:t>
      </w:r>
      <w:r w:rsidRPr="0EE3685F">
        <w:rPr>
          <w:rFonts w:ascii="Times New Roman" w:cs="Times New Roman"/>
          <w:sz w:val="28"/>
          <w:szCs w:val="28"/>
          <w:rPrChange w:id="7567" w:author="user pc" w:date="2022-03-15T10:14:00Z">
            <w:rPr/>
          </w:rPrChange>
        </w:rPr>
        <w:t>increased</w:t>
      </w:r>
      <w:r>
        <w:rPr>
          <w:rFonts w:ascii="Times New Roman" w:cs="Times New Roman" w:hAnsi="Times New Roman"/>
          <w:sz w:val="28"/>
          <w:szCs w:val="28"/>
        </w:rPr>
        <w:t xml:space="preserve"> </w:t>
      </w:r>
      <w:r w:rsidRPr="31F4A8D8">
        <w:rPr>
          <w:rFonts w:ascii="Times New Roman" w:cs="Times New Roman"/>
          <w:sz w:val="28"/>
          <w:szCs w:val="28"/>
          <w:rPrChange w:id="7568" w:author="user pc" w:date="2022-03-15T10:14:00Z">
            <w:rPr/>
          </w:rPrChange>
        </w:rPr>
        <w:t>to</w:t>
      </w:r>
      <w:r>
        <w:rPr>
          <w:rFonts w:ascii="Times New Roman" w:cs="Times New Roman" w:hAnsi="Times New Roman"/>
          <w:sz w:val="28"/>
          <w:szCs w:val="28"/>
        </w:rPr>
        <w:t xml:space="preserve"> </w:t>
      </w:r>
      <w:r w:rsidRPr="851E9871">
        <w:rPr>
          <w:rFonts w:ascii="Times New Roman" w:cs="Times New Roman"/>
          <w:sz w:val="28"/>
          <w:szCs w:val="28"/>
          <w:rPrChange w:id="7569" w:author="user pc" w:date="2022-03-15T10:14:00Z">
            <w:rPr/>
          </w:rPrChange>
        </w:rPr>
        <w:t>201.0kPa.</w:t>
      </w:r>
    </w:p>
    <w:p>
      <w:pPr>
        <w:pStyle w:val="style0"/>
        <w:rPr>
          <w:rFonts w:ascii="Times New Roman" w:cs="Times New Roman"/>
          <w:sz w:val="28"/>
          <w:szCs w:val="28"/>
          <w:rPrChange w:id="7570" w:author="user pc" w:date="2022-03-15T10:14:00Z">
            <w:rPr/>
          </w:rPrChange>
        </w:rPr>
      </w:pPr>
      <w:r w:rsidRPr="B6B29F72">
        <w:rPr>
          <w:rFonts w:ascii="Times New Roman" w:cs="Times New Roman"/>
          <w:b/>
          <w:sz w:val="28"/>
          <w:szCs w:val="28"/>
          <w:rPrChange w:id="7571"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r>
            <w:rPr>
              <w:rFonts w:ascii="Cambria Math" w:cs="Times New Roman" w:hAnsi="Cambria Math"/>
              <w:sz w:val="28"/>
              <w:szCs w:val="28"/>
            </w:rPr>
            <m:t xml:space="preserve"> =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1</m:t>
              </m:r>
            </m:sub>
          </m:sSub>
          <m:r>
            <w:rPr>
              <w:rFonts w:ascii="Cambria Math" w:cs="Times New Roman" w:hAnsi="Cambria Math"/>
              <w:sz w:val="28"/>
              <w:szCs w:val="28"/>
            </w:rPr>
            <m:t xml:space="preserve">=125kPa,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r>
            <w:rPr>
              <w:rFonts w:ascii="Cambria Math" w:cs="Times New Roman" w:hAnsi="Cambria Math"/>
              <w:sz w:val="28"/>
              <w:szCs w:val="28"/>
            </w:rPr>
            <m:t xml:space="preserve">=30+273=303K,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 xml:space="preserve">=?, </m:t>
          </m:r>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2</m:t>
              </m:r>
            </m:sub>
          </m:sSub>
          <m:r>
            <w:rPr>
              <w:rFonts w:ascii="Cambria Math" w:cs="Times New Roman" w:hAnsi="Cambria Math"/>
              <w:sz w:val="28"/>
              <w:szCs w:val="28"/>
            </w:rPr>
            <m:t>= 201KPa</m:t>
          </m:r>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125</m:t>
              </m:r>
            </m:num>
            <m:den>
              <m:r>
                <w:rPr>
                  <w:rFonts w:ascii="Cambria Math" w:cs="Times New Roman" w:hAnsi="Cambria Math"/>
                  <w:sz w:val="28"/>
                  <w:szCs w:val="28"/>
                </w:rPr>
                <m:t>303</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201</m:t>
              </m:r>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201 ×303</m:t>
              </m:r>
            </m:num>
            <m:den>
              <m:r>
                <w:rPr>
                  <w:rFonts w:ascii="Cambria Math" w:cs="Times New Roman" w:hAnsi="Cambria Math"/>
                  <w:sz w:val="28"/>
                  <w:szCs w:val="28"/>
                </w:rPr>
                <m:t>125</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=487K</m:t>
          </m:r>
        </m:oMath>
      </m:oMathPara>
    </w:p>
    <w:p>
      <w:pPr>
        <w:pStyle w:val="style0"/>
        <w:rPr>
          <w:rFonts w:ascii="Times New Roman" w:cs="Times New Roman"/>
          <w:sz w:val="28"/>
          <w:szCs w:val="28"/>
          <w:rPrChange w:id="7572" w:author="user pc" w:date="2022-03-15T10:14:00Z">
            <w:rPr/>
          </w:rPrChange>
        </w:rPr>
      </w:pPr>
    </w:p>
    <w:p>
      <w:pPr>
        <w:pStyle w:val="style0"/>
        <w:rPr>
          <w:rFonts w:ascii="Times New Roman" w:cs="Times New Roman" w:hAnsi="Times New Roman"/>
          <w:b/>
          <w:bCs/>
          <w:sz w:val="28"/>
          <w:szCs w:val="28"/>
        </w:rPr>
      </w:pPr>
    </w:p>
    <w:p>
      <w:pPr>
        <w:pStyle w:val="style0"/>
        <w:rPr>
          <w:rFonts w:ascii="Times New Roman" w:cs="Times New Roman"/>
          <w:b/>
          <w:bCs/>
          <w:sz w:val="28"/>
          <w:szCs w:val="28"/>
          <w:rPrChange w:id="7573" w:author="user pc" w:date="2022-03-15T10:14:00Z">
            <w:rPr>
              <w:b/>
              <w:bCs/>
            </w:rPr>
          </w:rPrChange>
        </w:rPr>
      </w:pPr>
      <w:r w:rsidRPr="96F8B479">
        <w:rPr>
          <w:rFonts w:ascii="Times New Roman" w:cs="Times New Roman"/>
          <w:b/>
          <w:bCs/>
          <w:sz w:val="28"/>
          <w:szCs w:val="28"/>
          <w:rPrChange w:id="7574" w:author="user pc" w:date="2022-03-15T10:14:00Z">
            <w:rPr>
              <w:b/>
              <w:bCs/>
            </w:rPr>
          </w:rPrChange>
        </w:rPr>
        <w:t>DALTON'S LAW OF PARTIAL PRESSURE</w:t>
      </w:r>
    </w:p>
    <w:p>
      <w:pPr>
        <w:pStyle w:val="style0"/>
        <w:rPr>
          <w:rFonts w:ascii="Times New Roman" w:cs="Times New Roman"/>
          <w:b/>
          <w:sz w:val="28"/>
          <w:szCs w:val="28"/>
          <w:rPrChange w:id="7575" w:author="user pc" w:date="2022-03-15T10:14:00Z">
            <w:rPr/>
          </w:rPrChange>
        </w:rPr>
      </w:pPr>
      <w:r>
        <w:rPr>
          <w:rFonts w:ascii="Times New Roman" w:cs="Times New Roman" w:hAnsi="Times New Roman"/>
          <w:sz w:val="28"/>
          <w:szCs w:val="28"/>
        </w:rPr>
        <w:t xml:space="preserve"> </w:t>
      </w:r>
      <w:r w:rsidRPr="2C8C8CB7">
        <w:rPr>
          <w:rFonts w:ascii="Times New Roman" w:cs="Times New Roman"/>
          <w:b/>
          <w:sz w:val="28"/>
          <w:szCs w:val="28"/>
          <w:rPrChange w:id="7576" w:author="user pc" w:date="2022-03-15T10:14:00Z">
            <w:rPr/>
          </w:rPrChange>
        </w:rPr>
        <w:t>This</w:t>
      </w:r>
      <w:r>
        <w:rPr>
          <w:rFonts w:ascii="Times New Roman" w:cs="Times New Roman" w:hAnsi="Times New Roman"/>
          <w:b/>
          <w:sz w:val="28"/>
          <w:szCs w:val="28"/>
        </w:rPr>
        <w:t xml:space="preserve"> </w:t>
      </w:r>
      <w:r w:rsidRPr="FF0E6265">
        <w:rPr>
          <w:rFonts w:ascii="Times New Roman" w:cs="Times New Roman"/>
          <w:b/>
          <w:sz w:val="28"/>
          <w:szCs w:val="28"/>
          <w:rPrChange w:id="7577" w:author="user pc" w:date="2022-03-15T10:14:00Z">
            <w:rPr/>
          </w:rPrChange>
        </w:rPr>
        <w:t>law</w:t>
      </w:r>
      <w:r>
        <w:rPr>
          <w:rFonts w:ascii="Times New Roman" w:cs="Times New Roman" w:hAnsi="Times New Roman"/>
          <w:b/>
          <w:sz w:val="28"/>
          <w:szCs w:val="28"/>
        </w:rPr>
        <w:t xml:space="preserve"> </w:t>
      </w:r>
      <w:r w:rsidRPr="6DFFD92D">
        <w:rPr>
          <w:rFonts w:ascii="Times New Roman" w:cs="Times New Roman"/>
          <w:b/>
          <w:sz w:val="28"/>
          <w:szCs w:val="28"/>
          <w:rPrChange w:id="7578" w:author="user pc" w:date="2022-03-15T10:14:00Z">
            <w:rPr/>
          </w:rPrChange>
        </w:rPr>
        <w:t>states</w:t>
      </w:r>
      <w:r>
        <w:rPr>
          <w:rFonts w:ascii="Times New Roman" w:cs="Times New Roman" w:hAnsi="Times New Roman"/>
          <w:b/>
          <w:sz w:val="28"/>
          <w:szCs w:val="28"/>
        </w:rPr>
        <w:t xml:space="preserve"> </w:t>
      </w:r>
      <w:r w:rsidRPr="C89B1FD7">
        <w:rPr>
          <w:rFonts w:ascii="Times New Roman" w:cs="Times New Roman"/>
          <w:b/>
          <w:sz w:val="28"/>
          <w:szCs w:val="28"/>
          <w:rPrChange w:id="7579" w:author="user pc" w:date="2022-03-15T10:14:00Z">
            <w:rPr/>
          </w:rPrChange>
        </w:rPr>
        <w:t>that</w:t>
      </w:r>
      <w:r>
        <w:rPr>
          <w:rFonts w:ascii="Times New Roman" w:cs="Times New Roman" w:hAnsi="Times New Roman"/>
          <w:b/>
          <w:sz w:val="28"/>
          <w:szCs w:val="28"/>
        </w:rPr>
        <w:t xml:space="preserve"> </w:t>
      </w:r>
      <w:r w:rsidRPr="C271B4EB">
        <w:rPr>
          <w:rFonts w:ascii="Times New Roman" w:cs="Times New Roman"/>
          <w:b/>
          <w:sz w:val="28"/>
          <w:szCs w:val="28"/>
          <w:rPrChange w:id="7580" w:author="user pc" w:date="2022-03-15T10:14:00Z">
            <w:rPr/>
          </w:rPrChange>
        </w:rPr>
        <w:t>the</w:t>
      </w:r>
      <w:r>
        <w:rPr>
          <w:rFonts w:ascii="Times New Roman" w:cs="Times New Roman" w:hAnsi="Times New Roman"/>
          <w:b/>
          <w:sz w:val="28"/>
          <w:szCs w:val="28"/>
        </w:rPr>
        <w:t xml:space="preserve"> </w:t>
      </w:r>
      <w:r w:rsidRPr="95367AAB">
        <w:rPr>
          <w:rFonts w:ascii="Times New Roman" w:cs="Times New Roman"/>
          <w:b/>
          <w:sz w:val="28"/>
          <w:szCs w:val="28"/>
          <w:rPrChange w:id="7581" w:author="user pc" w:date="2022-03-15T10:14:00Z">
            <w:rPr/>
          </w:rPrChange>
        </w:rPr>
        <w:t>total</w:t>
      </w:r>
      <w:r>
        <w:rPr>
          <w:rFonts w:ascii="Times New Roman" w:cs="Times New Roman" w:hAnsi="Times New Roman"/>
          <w:b/>
          <w:sz w:val="28"/>
          <w:szCs w:val="28"/>
        </w:rPr>
        <w:t xml:space="preserve"> </w:t>
      </w:r>
      <w:r w:rsidRPr="7160D1BE">
        <w:rPr>
          <w:rFonts w:ascii="Times New Roman" w:cs="Times New Roman"/>
          <w:b/>
          <w:sz w:val="28"/>
          <w:szCs w:val="28"/>
          <w:rPrChange w:id="7582" w:author="user pc" w:date="2022-03-15T10:14:00Z">
            <w:rPr/>
          </w:rPrChange>
        </w:rPr>
        <w:t>pressure</w:t>
      </w:r>
      <w:r>
        <w:rPr>
          <w:rFonts w:ascii="Times New Roman" w:cs="Times New Roman" w:hAnsi="Times New Roman"/>
          <w:b/>
          <w:sz w:val="28"/>
          <w:szCs w:val="28"/>
        </w:rPr>
        <w:t xml:space="preserve"> </w:t>
      </w:r>
      <w:r w:rsidRPr="CEBFD9C9">
        <w:rPr>
          <w:rFonts w:ascii="Times New Roman" w:cs="Times New Roman"/>
          <w:b/>
          <w:sz w:val="28"/>
          <w:szCs w:val="28"/>
          <w:rPrChange w:id="7583" w:author="user pc" w:date="2022-03-15T10:14:00Z">
            <w:rPr/>
          </w:rPrChange>
        </w:rPr>
        <w:t>in</w:t>
      </w:r>
      <w:r>
        <w:rPr>
          <w:rFonts w:ascii="Times New Roman" w:cs="Times New Roman" w:hAnsi="Times New Roman"/>
          <w:b/>
          <w:sz w:val="28"/>
          <w:szCs w:val="28"/>
        </w:rPr>
        <w:t xml:space="preserve"> </w:t>
      </w:r>
      <w:r w:rsidRPr="376D84E8">
        <w:rPr>
          <w:rFonts w:ascii="Times New Roman" w:cs="Times New Roman"/>
          <w:b/>
          <w:sz w:val="28"/>
          <w:szCs w:val="28"/>
          <w:rPrChange w:id="7584" w:author="user pc" w:date="2022-03-15T10:14:00Z">
            <w:rPr/>
          </w:rPrChange>
        </w:rPr>
        <w:t>a</w:t>
      </w:r>
      <w:r>
        <w:rPr>
          <w:rFonts w:ascii="Times New Roman" w:cs="Times New Roman" w:hAnsi="Times New Roman"/>
          <w:b/>
          <w:sz w:val="28"/>
          <w:szCs w:val="28"/>
        </w:rPr>
        <w:t xml:space="preserve"> </w:t>
      </w:r>
      <w:r w:rsidRPr="36983E91">
        <w:rPr>
          <w:rFonts w:ascii="Times New Roman" w:cs="Times New Roman"/>
          <w:b/>
          <w:sz w:val="28"/>
          <w:szCs w:val="28"/>
          <w:rPrChange w:id="7585" w:author="user pc" w:date="2022-03-15T10:14:00Z">
            <w:rPr/>
          </w:rPrChange>
        </w:rPr>
        <w:t>gas</w:t>
      </w:r>
      <w:r>
        <w:rPr>
          <w:rFonts w:ascii="Times New Roman" w:cs="Times New Roman" w:hAnsi="Times New Roman"/>
          <w:b/>
          <w:sz w:val="28"/>
          <w:szCs w:val="28"/>
        </w:rPr>
        <w:t xml:space="preserve"> </w:t>
      </w:r>
      <w:r w:rsidRPr="914C5459">
        <w:rPr>
          <w:rFonts w:ascii="Times New Roman" w:cs="Times New Roman"/>
          <w:b/>
          <w:sz w:val="28"/>
          <w:szCs w:val="28"/>
          <w:rPrChange w:id="7586" w:author="user pc" w:date="2022-03-15T10:14:00Z">
            <w:rPr/>
          </w:rPrChange>
        </w:rPr>
        <w:t>mixture</w:t>
      </w:r>
      <w:r>
        <w:rPr>
          <w:rFonts w:ascii="Times New Roman" w:cs="Times New Roman" w:hAnsi="Times New Roman"/>
          <w:b/>
          <w:sz w:val="28"/>
          <w:szCs w:val="28"/>
        </w:rPr>
        <w:t xml:space="preserve"> </w:t>
      </w:r>
      <w:r w:rsidRPr="A9092C03">
        <w:rPr>
          <w:rFonts w:ascii="Times New Roman" w:cs="Times New Roman"/>
          <w:b/>
          <w:sz w:val="28"/>
          <w:szCs w:val="28"/>
          <w:rPrChange w:id="7587" w:author="user pc" w:date="2022-03-15T10:14:00Z">
            <w:rPr/>
          </w:rPrChange>
        </w:rPr>
        <w:t>is</w:t>
      </w:r>
      <w:r>
        <w:rPr>
          <w:rFonts w:ascii="Times New Roman" w:cs="Times New Roman" w:hAnsi="Times New Roman"/>
          <w:b/>
          <w:sz w:val="28"/>
          <w:szCs w:val="28"/>
        </w:rPr>
        <w:t xml:space="preserve"> </w:t>
      </w:r>
      <w:r w:rsidRPr="E701EF7F">
        <w:rPr>
          <w:rFonts w:ascii="Times New Roman" w:cs="Times New Roman"/>
          <w:b/>
          <w:sz w:val="28"/>
          <w:szCs w:val="28"/>
          <w:rPrChange w:id="7588" w:author="user pc" w:date="2022-03-15T10:14:00Z">
            <w:rPr/>
          </w:rPrChange>
        </w:rPr>
        <w:t>the</w:t>
      </w:r>
      <w:r>
        <w:rPr>
          <w:rFonts w:ascii="Times New Roman" w:cs="Times New Roman" w:hAnsi="Times New Roman"/>
          <w:b/>
          <w:sz w:val="28"/>
          <w:szCs w:val="28"/>
        </w:rPr>
        <w:t xml:space="preserve"> </w:t>
      </w:r>
      <w:r w:rsidRPr="2D0D0772">
        <w:rPr>
          <w:rFonts w:ascii="Times New Roman" w:cs="Times New Roman"/>
          <w:b/>
          <w:sz w:val="28"/>
          <w:szCs w:val="28"/>
          <w:rPrChange w:id="7589" w:author="user pc" w:date="2022-03-15T10:14:00Z">
            <w:rPr/>
          </w:rPrChange>
        </w:rPr>
        <w:t>sum</w:t>
      </w:r>
      <w:r>
        <w:rPr>
          <w:rFonts w:ascii="Times New Roman" w:cs="Times New Roman" w:hAnsi="Times New Roman"/>
          <w:b/>
          <w:sz w:val="28"/>
          <w:szCs w:val="28"/>
        </w:rPr>
        <w:t xml:space="preserve"> </w:t>
      </w:r>
      <w:r w:rsidRPr="23D0972B">
        <w:rPr>
          <w:rFonts w:ascii="Times New Roman" w:cs="Times New Roman"/>
          <w:b/>
          <w:sz w:val="28"/>
          <w:szCs w:val="28"/>
          <w:rPrChange w:id="7590" w:author="user pc" w:date="2022-03-15T10:14:00Z">
            <w:rPr/>
          </w:rPrChange>
        </w:rPr>
        <w:t>of</w:t>
      </w:r>
      <w:r>
        <w:rPr>
          <w:rFonts w:ascii="Times New Roman" w:cs="Times New Roman" w:hAnsi="Times New Roman"/>
          <w:b/>
          <w:sz w:val="28"/>
          <w:szCs w:val="28"/>
        </w:rPr>
        <w:t xml:space="preserve"> </w:t>
      </w:r>
      <w:r w:rsidRPr="DFB1D611">
        <w:rPr>
          <w:rFonts w:ascii="Times New Roman" w:cs="Times New Roman"/>
          <w:b/>
          <w:sz w:val="28"/>
          <w:szCs w:val="28"/>
          <w:rPrChange w:id="7591" w:author="user pc" w:date="2022-03-15T10:14:00Z">
            <w:rPr/>
          </w:rPrChange>
        </w:rPr>
        <w:t>the</w:t>
      </w:r>
      <w:r>
        <w:rPr>
          <w:rFonts w:ascii="Times New Roman" w:cs="Times New Roman" w:hAnsi="Times New Roman"/>
          <w:b/>
          <w:sz w:val="28"/>
          <w:szCs w:val="28"/>
        </w:rPr>
        <w:t xml:space="preserve"> </w:t>
      </w:r>
      <w:r w:rsidRPr="C8A26A1A">
        <w:rPr>
          <w:rFonts w:ascii="Times New Roman" w:cs="Times New Roman"/>
          <w:b/>
          <w:sz w:val="28"/>
          <w:szCs w:val="28"/>
          <w:rPrChange w:id="7592" w:author="user pc" w:date="2022-03-15T10:14:00Z">
            <w:rPr/>
          </w:rPrChange>
        </w:rPr>
        <w:t>partial</w:t>
      </w:r>
      <w:r>
        <w:rPr>
          <w:rFonts w:ascii="Times New Roman" w:cs="Times New Roman" w:hAnsi="Times New Roman"/>
          <w:b/>
          <w:sz w:val="28"/>
          <w:szCs w:val="28"/>
        </w:rPr>
        <w:t xml:space="preserve"> </w:t>
      </w:r>
      <w:r w:rsidRPr="8D4C5FD9">
        <w:rPr>
          <w:rFonts w:ascii="Times New Roman" w:cs="Times New Roman"/>
          <w:b/>
          <w:sz w:val="28"/>
          <w:szCs w:val="28"/>
          <w:rPrChange w:id="7593" w:author="user pc" w:date="2022-03-15T10:14:00Z">
            <w:rPr/>
          </w:rPrChange>
        </w:rPr>
        <w:t>pressures</w:t>
      </w:r>
      <w:r>
        <w:rPr>
          <w:rFonts w:ascii="Times New Roman" w:cs="Times New Roman" w:hAnsi="Times New Roman"/>
          <w:b/>
          <w:sz w:val="28"/>
          <w:szCs w:val="28"/>
        </w:rPr>
        <w:t xml:space="preserve"> </w:t>
      </w:r>
      <w:r w:rsidRPr="52FC6824">
        <w:rPr>
          <w:rFonts w:ascii="Times New Roman" w:cs="Times New Roman"/>
          <w:b/>
          <w:sz w:val="28"/>
          <w:szCs w:val="28"/>
          <w:rPrChange w:id="7594" w:author="user pc" w:date="2022-03-15T10:14:00Z">
            <w:rPr/>
          </w:rPrChange>
        </w:rPr>
        <w:t>of</w:t>
      </w:r>
      <w:r>
        <w:rPr>
          <w:rFonts w:ascii="Times New Roman" w:cs="Times New Roman" w:hAnsi="Times New Roman"/>
          <w:b/>
          <w:sz w:val="28"/>
          <w:szCs w:val="28"/>
        </w:rPr>
        <w:t xml:space="preserve"> </w:t>
      </w:r>
      <w:r w:rsidRPr="1FFA8791">
        <w:rPr>
          <w:rFonts w:ascii="Times New Roman" w:cs="Times New Roman"/>
          <w:b/>
          <w:sz w:val="28"/>
          <w:szCs w:val="28"/>
          <w:rPrChange w:id="7595" w:author="user pc" w:date="2022-03-15T10:14:00Z">
            <w:rPr/>
          </w:rPrChange>
        </w:rPr>
        <w:t>the</w:t>
      </w:r>
      <w:r>
        <w:rPr>
          <w:rFonts w:ascii="Times New Roman" w:cs="Times New Roman" w:hAnsi="Times New Roman"/>
          <w:b/>
          <w:sz w:val="28"/>
          <w:szCs w:val="28"/>
        </w:rPr>
        <w:t xml:space="preserve"> </w:t>
      </w:r>
      <w:r w:rsidRPr="B4865421">
        <w:rPr>
          <w:rFonts w:ascii="Times New Roman" w:cs="Times New Roman"/>
          <w:b/>
          <w:sz w:val="28"/>
          <w:szCs w:val="28"/>
          <w:rPrChange w:id="7596" w:author="user pc" w:date="2022-03-15T10:14:00Z">
            <w:rPr/>
          </w:rPrChange>
        </w:rPr>
        <w:t>individual</w:t>
      </w:r>
      <w:r>
        <w:rPr>
          <w:rFonts w:ascii="Times New Roman" w:cs="Times New Roman" w:hAnsi="Times New Roman"/>
          <w:b/>
          <w:sz w:val="28"/>
          <w:szCs w:val="28"/>
        </w:rPr>
        <w:t xml:space="preserve"> </w:t>
      </w:r>
      <w:r w:rsidRPr="9595E10E">
        <w:rPr>
          <w:rFonts w:ascii="Times New Roman" w:cs="Times New Roman"/>
          <w:b/>
          <w:sz w:val="28"/>
          <w:szCs w:val="28"/>
          <w:rPrChange w:id="7597" w:author="user pc" w:date="2022-03-15T10:14:00Z">
            <w:rPr/>
          </w:rPrChange>
        </w:rPr>
        <w:t>components.</w:t>
      </w:r>
    </w:p>
    <w:p>
      <w:pPr>
        <w:pStyle w:val="style179"/>
        <w:numPr>
          <w:ilvl w:val="0"/>
          <w:numId w:val="78"/>
        </w:numPr>
        <w:rPr>
          <w:rFonts w:ascii="Times New Roman" w:cs="Times New Roman"/>
          <w:sz w:val="28"/>
          <w:szCs w:val="28"/>
          <w:rPrChange w:id="7598" w:author="user pc" w:date="2022-03-15T10:14:00Z">
            <w:rPr/>
          </w:rPrChange>
        </w:rPr>
      </w:pPr>
      <w:r w:rsidRPr="D9FD89DF">
        <w:rPr>
          <w:rFonts w:ascii="Times New Roman" w:cs="Times New Roman"/>
          <w:sz w:val="28"/>
          <w:szCs w:val="28"/>
          <w:rPrChange w:id="7599" w:author="user pc" w:date="2022-03-15T10:14:00Z">
            <w:rPr/>
          </w:rPrChange>
        </w:rPr>
        <w:t>The</w:t>
      </w:r>
      <w:r>
        <w:rPr>
          <w:rFonts w:ascii="Times New Roman" w:cs="Times New Roman" w:hAnsi="Times New Roman"/>
          <w:sz w:val="28"/>
          <w:szCs w:val="28"/>
        </w:rPr>
        <w:t xml:space="preserve"> </w:t>
      </w:r>
      <w:r w:rsidRPr="4B2FF09E">
        <w:rPr>
          <w:rFonts w:ascii="Times New Roman" w:cs="Times New Roman"/>
          <w:sz w:val="28"/>
          <w:szCs w:val="28"/>
          <w:rPrChange w:id="7600" w:author="user pc" w:date="2022-03-15T10:14:00Z">
            <w:rPr/>
          </w:rPrChange>
        </w:rPr>
        <w:t>partial</w:t>
      </w:r>
      <w:r>
        <w:rPr>
          <w:rFonts w:ascii="Times New Roman" w:cs="Times New Roman" w:hAnsi="Times New Roman"/>
          <w:sz w:val="28"/>
          <w:szCs w:val="28"/>
        </w:rPr>
        <w:t xml:space="preserve"> </w:t>
      </w:r>
      <w:r w:rsidRPr="E1A2D5F4">
        <w:rPr>
          <w:rFonts w:ascii="Times New Roman" w:cs="Times New Roman"/>
          <w:sz w:val="28"/>
          <w:szCs w:val="28"/>
          <w:rPrChange w:id="7601" w:author="user pc" w:date="2022-03-15T10:14:00Z">
            <w:rPr/>
          </w:rPrChange>
        </w:rPr>
        <w:t>pressure</w:t>
      </w:r>
      <w:r>
        <w:rPr>
          <w:rFonts w:ascii="Times New Roman" w:cs="Times New Roman" w:hAnsi="Times New Roman"/>
          <w:sz w:val="28"/>
          <w:szCs w:val="28"/>
        </w:rPr>
        <w:t xml:space="preserve"> </w:t>
      </w:r>
      <w:r w:rsidRPr="24553F7C">
        <w:rPr>
          <w:rFonts w:ascii="Times New Roman" w:cs="Times New Roman"/>
          <w:sz w:val="28"/>
          <w:szCs w:val="28"/>
          <w:rPrChange w:id="7602" w:author="user pc" w:date="2022-03-15T10:14:00Z">
            <w:rPr/>
          </w:rPrChange>
        </w:rPr>
        <w:t>of</w:t>
      </w:r>
      <w:r>
        <w:rPr>
          <w:rFonts w:ascii="Times New Roman" w:cs="Times New Roman" w:hAnsi="Times New Roman"/>
          <w:sz w:val="28"/>
          <w:szCs w:val="28"/>
        </w:rPr>
        <w:t xml:space="preserve"> </w:t>
      </w:r>
      <w:r w:rsidRPr="1EA6D112">
        <w:rPr>
          <w:rFonts w:ascii="Times New Roman" w:cs="Times New Roman"/>
          <w:sz w:val="28"/>
          <w:szCs w:val="28"/>
          <w:rPrChange w:id="7603" w:author="user pc" w:date="2022-03-15T10:14:00Z">
            <w:rPr/>
          </w:rPrChange>
        </w:rPr>
        <w:t>a</w:t>
      </w:r>
      <w:r>
        <w:rPr>
          <w:rFonts w:ascii="Times New Roman" w:cs="Times New Roman" w:hAnsi="Times New Roman"/>
          <w:sz w:val="28"/>
          <w:szCs w:val="28"/>
        </w:rPr>
        <w:t xml:space="preserve"> </w:t>
      </w:r>
      <w:r w:rsidRPr="9036D623">
        <w:rPr>
          <w:rFonts w:ascii="Times New Roman" w:cs="Times New Roman"/>
          <w:sz w:val="28"/>
          <w:szCs w:val="28"/>
          <w:rPrChange w:id="7604" w:author="user pc" w:date="2022-03-15T10:14:00Z">
            <w:rPr/>
          </w:rPrChange>
        </w:rPr>
        <w:t>gas</w:t>
      </w:r>
      <w:r>
        <w:rPr>
          <w:rFonts w:ascii="Times New Roman" w:cs="Times New Roman" w:hAnsi="Times New Roman"/>
          <w:sz w:val="28"/>
          <w:szCs w:val="28"/>
        </w:rPr>
        <w:t xml:space="preserve"> </w:t>
      </w:r>
      <w:r w:rsidRPr="118EB712">
        <w:rPr>
          <w:rFonts w:ascii="Times New Roman" w:cs="Times New Roman"/>
          <w:sz w:val="28"/>
          <w:szCs w:val="28"/>
          <w:rPrChange w:id="7605" w:author="user pc" w:date="2022-03-15T10:14:00Z">
            <w:rPr/>
          </w:rPrChange>
        </w:rPr>
        <w:t>is</w:t>
      </w:r>
      <w:r>
        <w:rPr>
          <w:rFonts w:ascii="Times New Roman" w:cs="Times New Roman" w:hAnsi="Times New Roman"/>
          <w:sz w:val="28"/>
          <w:szCs w:val="28"/>
        </w:rPr>
        <w:t xml:space="preserve"> </w:t>
      </w:r>
      <w:r w:rsidRPr="0D8F99F6">
        <w:rPr>
          <w:rFonts w:ascii="Times New Roman" w:cs="Times New Roman"/>
          <w:sz w:val="28"/>
          <w:szCs w:val="28"/>
          <w:rPrChange w:id="7606" w:author="user pc" w:date="2022-03-15T10:14:00Z">
            <w:rPr/>
          </w:rPrChange>
        </w:rPr>
        <w:t>the</w:t>
      </w:r>
      <w:r>
        <w:rPr>
          <w:rFonts w:ascii="Times New Roman" w:cs="Times New Roman" w:hAnsi="Times New Roman"/>
          <w:sz w:val="28"/>
          <w:szCs w:val="28"/>
        </w:rPr>
        <w:t xml:space="preserve"> </w:t>
      </w:r>
      <w:r w:rsidRPr="C167A82C">
        <w:rPr>
          <w:rFonts w:ascii="Times New Roman" w:cs="Times New Roman"/>
          <w:sz w:val="28"/>
          <w:szCs w:val="28"/>
          <w:rPrChange w:id="7607" w:author="user pc" w:date="2022-03-15T10:14:00Z">
            <w:rPr/>
          </w:rPrChange>
        </w:rPr>
        <w:t>pressure</w:t>
      </w:r>
      <w:r>
        <w:rPr>
          <w:rFonts w:ascii="Times New Roman" w:cs="Times New Roman" w:hAnsi="Times New Roman"/>
          <w:sz w:val="28"/>
          <w:szCs w:val="28"/>
        </w:rPr>
        <w:t xml:space="preserve"> </w:t>
      </w:r>
      <w:r w:rsidRPr="886EF8EB">
        <w:rPr>
          <w:rFonts w:ascii="Times New Roman" w:cs="Times New Roman"/>
          <w:sz w:val="28"/>
          <w:szCs w:val="28"/>
          <w:rPrChange w:id="7608" w:author="user pc" w:date="2022-03-15T10:14:00Z">
            <w:rPr/>
          </w:rPrChange>
        </w:rPr>
        <w:t>of</w:t>
      </w:r>
      <w:r>
        <w:rPr>
          <w:rFonts w:ascii="Times New Roman" w:cs="Times New Roman" w:hAnsi="Times New Roman"/>
          <w:sz w:val="28"/>
          <w:szCs w:val="28"/>
        </w:rPr>
        <w:t xml:space="preserve"> </w:t>
      </w:r>
      <w:r w:rsidRPr="C4C2D3EE">
        <w:rPr>
          <w:rFonts w:ascii="Times New Roman" w:cs="Times New Roman"/>
          <w:sz w:val="28"/>
          <w:szCs w:val="28"/>
          <w:rPrChange w:id="7609" w:author="user pc" w:date="2022-03-15T10:14:00Z">
            <w:rPr/>
          </w:rPrChange>
        </w:rPr>
        <w:t>an</w:t>
      </w:r>
      <w:r>
        <w:rPr>
          <w:rFonts w:ascii="Times New Roman" w:cs="Times New Roman" w:hAnsi="Times New Roman"/>
          <w:sz w:val="28"/>
          <w:szCs w:val="28"/>
        </w:rPr>
        <w:t xml:space="preserve"> </w:t>
      </w:r>
      <w:r w:rsidRPr="4E5B8815">
        <w:rPr>
          <w:rFonts w:ascii="Times New Roman" w:cs="Times New Roman"/>
          <w:sz w:val="28"/>
          <w:szCs w:val="28"/>
          <w:rPrChange w:id="7610" w:author="user pc" w:date="2022-03-15T10:14:00Z">
            <w:rPr/>
          </w:rPrChange>
        </w:rPr>
        <w:t>individual</w:t>
      </w:r>
      <w:r>
        <w:rPr>
          <w:rFonts w:ascii="Times New Roman" w:cs="Times New Roman" w:hAnsi="Times New Roman"/>
          <w:sz w:val="28"/>
          <w:szCs w:val="28"/>
        </w:rPr>
        <w:t xml:space="preserve"> </w:t>
      </w:r>
      <w:r w:rsidRPr="06FC6C8C">
        <w:rPr>
          <w:rFonts w:ascii="Times New Roman" w:cs="Times New Roman"/>
          <w:sz w:val="28"/>
          <w:szCs w:val="28"/>
          <w:rPrChange w:id="7611" w:author="user pc" w:date="2022-03-15T10:14:00Z">
            <w:rPr/>
          </w:rPrChange>
        </w:rPr>
        <w:t>gas</w:t>
      </w:r>
      <w:r>
        <w:rPr>
          <w:rFonts w:ascii="Times New Roman" w:cs="Times New Roman" w:hAnsi="Times New Roman"/>
          <w:sz w:val="28"/>
          <w:szCs w:val="28"/>
        </w:rPr>
        <w:t xml:space="preserve"> </w:t>
      </w:r>
      <w:r w:rsidRPr="B173B33E">
        <w:rPr>
          <w:rFonts w:ascii="Times New Roman" w:cs="Times New Roman"/>
          <w:sz w:val="28"/>
          <w:szCs w:val="28"/>
          <w:rPrChange w:id="7612" w:author="user pc" w:date="2022-03-15T10:14:00Z">
            <w:rPr/>
          </w:rPrChange>
        </w:rPr>
        <w:t>in</w:t>
      </w:r>
      <w:r>
        <w:rPr>
          <w:rFonts w:ascii="Times New Roman" w:cs="Times New Roman" w:hAnsi="Times New Roman"/>
          <w:sz w:val="28"/>
          <w:szCs w:val="28"/>
        </w:rPr>
        <w:t xml:space="preserve"> </w:t>
      </w:r>
      <w:r w:rsidRPr="DDE2BDA1">
        <w:rPr>
          <w:rFonts w:ascii="Times New Roman" w:cs="Times New Roman"/>
          <w:sz w:val="28"/>
          <w:szCs w:val="28"/>
          <w:rPrChange w:id="7613" w:author="user pc" w:date="2022-03-15T10:14:00Z">
            <w:rPr/>
          </w:rPrChange>
        </w:rPr>
        <w:t>a</w:t>
      </w:r>
      <w:r>
        <w:rPr>
          <w:rFonts w:ascii="Times New Roman" w:cs="Times New Roman" w:hAnsi="Times New Roman"/>
          <w:sz w:val="28"/>
          <w:szCs w:val="28"/>
        </w:rPr>
        <w:t xml:space="preserve"> </w:t>
      </w:r>
      <w:r w:rsidRPr="72CD6FDB">
        <w:rPr>
          <w:rFonts w:ascii="Times New Roman" w:cs="Times New Roman"/>
          <w:sz w:val="28"/>
          <w:szCs w:val="28"/>
          <w:rPrChange w:id="7614" w:author="user pc" w:date="2022-03-15T10:14:00Z">
            <w:rPr/>
          </w:rPrChange>
        </w:rPr>
        <w:t>gas</w:t>
      </w:r>
      <w:r>
        <w:rPr>
          <w:rFonts w:ascii="Times New Roman" w:cs="Times New Roman" w:hAnsi="Times New Roman"/>
          <w:sz w:val="28"/>
          <w:szCs w:val="28"/>
        </w:rPr>
        <w:t xml:space="preserve"> </w:t>
      </w:r>
      <w:r w:rsidRPr="C50E0CA7">
        <w:rPr>
          <w:rFonts w:ascii="Times New Roman" w:cs="Times New Roman"/>
          <w:sz w:val="28"/>
          <w:szCs w:val="28"/>
          <w:rPrChange w:id="7615" w:author="user pc" w:date="2022-03-15T10:14:00Z">
            <w:rPr/>
          </w:rPrChange>
        </w:rPr>
        <w:t>mixture</w:t>
      </w:r>
      <w:r>
        <w:rPr>
          <w:rFonts w:ascii="Times New Roman" w:cs="Times New Roman" w:hAnsi="Times New Roman"/>
          <w:sz w:val="28"/>
          <w:szCs w:val="28"/>
        </w:rPr>
        <w:t xml:space="preserve"> </w:t>
      </w:r>
      <w:r w:rsidRPr="7730701A">
        <w:rPr>
          <w:rFonts w:ascii="Times New Roman" w:cs="Times New Roman"/>
          <w:sz w:val="28"/>
          <w:szCs w:val="28"/>
          <w:rPrChange w:id="7616" w:author="user pc" w:date="2022-03-15T10:14:00Z">
            <w:rPr/>
          </w:rPrChange>
        </w:rPr>
        <w:t>that</w:t>
      </w:r>
      <w:r>
        <w:rPr>
          <w:rFonts w:ascii="Times New Roman" w:cs="Times New Roman" w:hAnsi="Times New Roman"/>
          <w:sz w:val="28"/>
          <w:szCs w:val="28"/>
        </w:rPr>
        <w:t xml:space="preserve"> </w:t>
      </w:r>
      <w:r w:rsidRPr="DE7C46A8">
        <w:rPr>
          <w:rFonts w:ascii="Times New Roman" w:cs="Times New Roman"/>
          <w:sz w:val="28"/>
          <w:szCs w:val="28"/>
          <w:rPrChange w:id="7617" w:author="user pc" w:date="2022-03-15T10:14:00Z">
            <w:rPr/>
          </w:rPrChange>
        </w:rPr>
        <w:t>contributes</w:t>
      </w:r>
      <w:r>
        <w:rPr>
          <w:rFonts w:ascii="Times New Roman" w:cs="Times New Roman" w:hAnsi="Times New Roman"/>
          <w:sz w:val="28"/>
          <w:szCs w:val="28"/>
        </w:rPr>
        <w:t xml:space="preserve"> </w:t>
      </w:r>
      <w:r w:rsidRPr="7E4F86E6">
        <w:rPr>
          <w:rFonts w:ascii="Times New Roman" w:cs="Times New Roman"/>
          <w:sz w:val="28"/>
          <w:szCs w:val="28"/>
          <w:rPrChange w:id="7618" w:author="user pc" w:date="2022-03-15T10:14:00Z">
            <w:rPr/>
          </w:rPrChange>
        </w:rPr>
        <w:t>to</w:t>
      </w:r>
      <w:r>
        <w:rPr>
          <w:rFonts w:ascii="Times New Roman" w:cs="Times New Roman" w:hAnsi="Times New Roman"/>
          <w:sz w:val="28"/>
          <w:szCs w:val="28"/>
        </w:rPr>
        <w:t xml:space="preserve"> </w:t>
      </w:r>
      <w:r w:rsidRPr="DCE03DF7">
        <w:rPr>
          <w:rFonts w:ascii="Times New Roman" w:cs="Times New Roman"/>
          <w:sz w:val="28"/>
          <w:szCs w:val="28"/>
          <w:rPrChange w:id="7619" w:author="user pc" w:date="2022-03-15T10:14:00Z">
            <w:rPr/>
          </w:rPrChange>
        </w:rPr>
        <w:t>the</w:t>
      </w:r>
      <w:r>
        <w:rPr>
          <w:rFonts w:ascii="Times New Roman" w:cs="Times New Roman" w:hAnsi="Times New Roman"/>
          <w:sz w:val="28"/>
          <w:szCs w:val="28"/>
        </w:rPr>
        <w:t xml:space="preserve"> </w:t>
      </w:r>
      <w:r w:rsidRPr="4976DC0F">
        <w:rPr>
          <w:rFonts w:ascii="Times New Roman" w:cs="Times New Roman"/>
          <w:sz w:val="28"/>
          <w:szCs w:val="28"/>
          <w:rPrChange w:id="7620" w:author="user pc" w:date="2022-03-15T10:14:00Z">
            <w:rPr/>
          </w:rPrChange>
        </w:rPr>
        <w:t>total</w:t>
      </w:r>
      <w:r>
        <w:rPr>
          <w:rFonts w:ascii="Times New Roman" w:cs="Times New Roman" w:hAnsi="Times New Roman"/>
          <w:sz w:val="28"/>
          <w:szCs w:val="28"/>
        </w:rPr>
        <w:t xml:space="preserve"> </w:t>
      </w:r>
      <w:r w:rsidRPr="D2172BF7">
        <w:rPr>
          <w:rFonts w:ascii="Times New Roman" w:cs="Times New Roman"/>
          <w:sz w:val="28"/>
          <w:szCs w:val="28"/>
          <w:rPrChange w:id="7621" w:author="user pc" w:date="2022-03-15T10:14:00Z">
            <w:rPr/>
          </w:rPrChange>
        </w:rPr>
        <w:t>pressure</w:t>
      </w:r>
      <w:r>
        <w:rPr>
          <w:rFonts w:ascii="Times New Roman" w:cs="Times New Roman" w:hAnsi="Times New Roman"/>
          <w:sz w:val="28"/>
          <w:szCs w:val="28"/>
        </w:rPr>
        <w:t xml:space="preserve"> </w:t>
      </w:r>
      <w:r w:rsidRPr="49A4C7F5">
        <w:rPr>
          <w:rFonts w:ascii="Times New Roman" w:cs="Times New Roman"/>
          <w:sz w:val="28"/>
          <w:szCs w:val="28"/>
          <w:rPrChange w:id="7622" w:author="user pc" w:date="2022-03-15T10:14:00Z">
            <w:rPr/>
          </w:rPrChange>
        </w:rPr>
        <w:t>of</w:t>
      </w:r>
      <w:r>
        <w:rPr>
          <w:rFonts w:ascii="Times New Roman" w:cs="Times New Roman" w:hAnsi="Times New Roman"/>
          <w:sz w:val="28"/>
          <w:szCs w:val="28"/>
        </w:rPr>
        <w:t xml:space="preserve"> </w:t>
      </w:r>
      <w:r w:rsidRPr="B8D89E32">
        <w:rPr>
          <w:rFonts w:ascii="Times New Roman" w:cs="Times New Roman"/>
          <w:sz w:val="28"/>
          <w:szCs w:val="28"/>
          <w:rPrChange w:id="7623" w:author="user pc" w:date="2022-03-15T10:14:00Z">
            <w:rPr/>
          </w:rPrChange>
        </w:rPr>
        <w:t>the</w:t>
      </w:r>
      <w:r>
        <w:rPr>
          <w:rFonts w:ascii="Times New Roman" w:cs="Times New Roman" w:hAnsi="Times New Roman"/>
          <w:sz w:val="28"/>
          <w:szCs w:val="28"/>
        </w:rPr>
        <w:t xml:space="preserve"> </w:t>
      </w:r>
      <w:r w:rsidRPr="2A4CC06A">
        <w:rPr>
          <w:rFonts w:ascii="Times New Roman" w:cs="Times New Roman"/>
          <w:sz w:val="28"/>
          <w:szCs w:val="28"/>
          <w:rPrChange w:id="7624" w:author="user pc" w:date="2022-03-15T10:14:00Z">
            <w:rPr/>
          </w:rPrChange>
        </w:rPr>
        <w:t>mixture.</w:t>
      </w:r>
    </w:p>
    <w:p>
      <w:pPr>
        <w:pStyle w:val="style0"/>
        <w:rPr>
          <w:rFonts w:ascii="Times New Roman" w:cs="Times New Roman"/>
          <w:sz w:val="28"/>
          <w:szCs w:val="28"/>
          <w:rPrChange w:id="7625" w:author="user pc" w:date="2022-03-15T10:14:00Z">
            <w:rPr/>
          </w:rPrChange>
        </w:rPr>
      </w:pPr>
      <w:r w:rsidRPr="68E73CAA">
        <w:rPr>
          <w:rFonts w:ascii="Times New Roman" w:cs="Times New Roman"/>
          <w:sz w:val="28"/>
          <w:szCs w:val="28"/>
          <w:rPrChange w:id="7626" w:author="user pc" w:date="2022-03-15T10:14:00Z">
            <w:rPr/>
          </w:rPrChange>
        </w:rPr>
        <w:t>This</w:t>
      </w:r>
      <w:r>
        <w:rPr>
          <w:rFonts w:ascii="Times New Roman" w:cs="Times New Roman" w:hAnsi="Times New Roman"/>
          <w:sz w:val="28"/>
          <w:szCs w:val="28"/>
        </w:rPr>
        <w:t xml:space="preserve"> </w:t>
      </w:r>
      <w:r w:rsidRPr="A8BA33BF">
        <w:rPr>
          <w:rFonts w:ascii="Times New Roman" w:cs="Times New Roman"/>
          <w:sz w:val="28"/>
          <w:szCs w:val="28"/>
          <w:rPrChange w:id="7627" w:author="user pc" w:date="2022-03-15T10:14:00Z">
            <w:rPr/>
          </w:rPrChange>
        </w:rPr>
        <w:t>is</w:t>
      </w:r>
      <w:r>
        <w:rPr>
          <w:rFonts w:ascii="Times New Roman" w:cs="Times New Roman" w:hAnsi="Times New Roman"/>
          <w:sz w:val="28"/>
          <w:szCs w:val="28"/>
        </w:rPr>
        <w:t xml:space="preserve"> </w:t>
      </w:r>
      <w:r w:rsidRPr="6B99EC95">
        <w:rPr>
          <w:rFonts w:ascii="Times New Roman" w:cs="Times New Roman"/>
          <w:sz w:val="28"/>
          <w:szCs w:val="28"/>
          <w:rPrChange w:id="7628" w:author="user pc" w:date="2022-03-15T10:14:00Z">
            <w:rPr/>
          </w:rPrChange>
        </w:rPr>
        <w:t>expressed</w:t>
      </w:r>
      <w:r>
        <w:rPr>
          <w:rFonts w:ascii="Times New Roman" w:cs="Times New Roman" w:hAnsi="Times New Roman"/>
          <w:sz w:val="28"/>
          <w:szCs w:val="28"/>
        </w:rPr>
        <w:t xml:space="preserve"> </w:t>
      </w:r>
      <w:r w:rsidRPr="39590AE1">
        <w:rPr>
          <w:rFonts w:ascii="Times New Roman" w:cs="Times New Roman"/>
          <w:sz w:val="28"/>
          <w:szCs w:val="28"/>
          <w:rPrChange w:id="7629" w:author="user pc" w:date="2022-03-15T10:14:00Z">
            <w:rPr/>
          </w:rPrChange>
        </w:rPr>
        <w:t>mathematically</w:t>
      </w:r>
      <w:r>
        <w:rPr>
          <w:rFonts w:ascii="Times New Roman" w:cs="Times New Roman" w:hAnsi="Times New Roman"/>
          <w:sz w:val="28"/>
          <w:szCs w:val="28"/>
        </w:rPr>
        <w:t xml:space="preserve"> </w:t>
      </w:r>
      <w:r w:rsidRPr="987A9F91">
        <w:rPr>
          <w:rFonts w:ascii="Times New Roman" w:cs="Times New Roman"/>
          <w:sz w:val="28"/>
          <w:szCs w:val="28"/>
          <w:rPrChange w:id="7630" w:author="user pc" w:date="2022-03-15T10:14:00Z">
            <w:rPr/>
          </w:rPrChange>
        </w:rPr>
        <w:t>as:</w:t>
      </w:r>
    </w:p>
    <w:p>
      <w:pPr>
        <w:pStyle w:val="style0"/>
        <w:rPr>
          <w:rFonts w:ascii="Times New Roman" w:cs="Times New Roman" w:hAnsi="Times New Roman"/>
          <w:sz w:val="28"/>
          <w:szCs w:val="28"/>
        </w:rPr>
      </w:pPr>
      <w:r w:rsidRPr="16340165">
        <w:rPr>
          <w:rFonts w:ascii="Times New Roman" w:cs="Times New Roman"/>
          <w:b w:val="false"/>
          <w:sz w:val="28"/>
          <w:szCs w:val="28"/>
          <w:highlight w:val="none"/>
          <w:rPrChange w:id="7631" w:author="user pc" w:date="2022-03-15T10:14:00Z">
            <w:rPr>
              <w:b/>
              <w:highlight w:val="yellow"/>
            </w:rPr>
          </w:rPrChange>
        </w:rPr>
        <w:t>P</w:t>
      </w:r>
      <w:r w:rsidRPr="6A80D1BD">
        <w:rPr>
          <w:rFonts w:ascii="Times New Roman" w:cs="Times New Roman"/>
          <w:b w:val="false"/>
          <w:sz w:val="28"/>
          <w:szCs w:val="28"/>
          <w:highlight w:val="none"/>
          <w:vertAlign w:val="subscript"/>
          <w:rPrChange w:id="7632" w:author="user pc" w:date="2022-03-15T10:14:00Z">
            <w:rPr>
              <w:b/>
              <w:highlight w:val="yellow"/>
              <w:vertAlign w:val="subscript"/>
            </w:rPr>
          </w:rPrChange>
        </w:rPr>
        <w:t xml:space="preserve">Total </w:t>
      </w:r>
      <w:r>
        <w:rPr>
          <w:rFonts w:ascii="Times New Roman" w:cs="Times New Roman" w:hAnsi="Times New Roman"/>
          <w:sz w:val="28"/>
          <w:szCs w:val="28"/>
          <w:vertAlign w:val="subscript"/>
        </w:rPr>
        <w:t xml:space="preserve"> </w:t>
      </w:r>
      <w:r w:rsidRPr="169095F9">
        <w:rPr>
          <w:rFonts w:ascii="Times New Roman" w:cs="Times New Roman"/>
          <w:b w:val="false"/>
          <w:sz w:val="28"/>
          <w:szCs w:val="28"/>
          <w:highlight w:val="none"/>
          <w:rPrChange w:id="7633" w:author="user pc" w:date="2022-03-15T10:14:00Z">
            <w:rPr>
              <w:b/>
              <w:highlight w:val="yellow"/>
            </w:rPr>
          </w:rPrChange>
        </w:rPr>
        <w:t>=</w:t>
      </w:r>
      <w:r>
        <w:rPr>
          <w:rFonts w:ascii="Times New Roman" w:cs="Times New Roman" w:hAnsi="Times New Roman"/>
          <w:sz w:val="28"/>
          <w:szCs w:val="28"/>
        </w:rPr>
        <w:t xml:space="preserve"> </w:t>
      </w:r>
      <w:r w:rsidRPr="B7F89A60">
        <w:rPr>
          <w:rFonts w:ascii="Times New Roman" w:cs="Times New Roman"/>
          <w:b w:val="false"/>
          <w:sz w:val="28"/>
          <w:szCs w:val="28"/>
          <w:highlight w:val="none"/>
          <w:rPrChange w:id="7634" w:author="user pc" w:date="2022-03-15T10:14:00Z">
            <w:rPr>
              <w:b/>
              <w:highlight w:val="yellow"/>
            </w:rPr>
          </w:rPrChange>
        </w:rPr>
        <w:t>P</w:t>
      </w:r>
      <w:r w:rsidRPr="FA18A145">
        <w:rPr>
          <w:rFonts w:ascii="Times New Roman" w:cs="Times New Roman"/>
          <w:b w:val="false"/>
          <w:sz w:val="28"/>
          <w:szCs w:val="28"/>
          <w:highlight w:val="none"/>
          <w:vertAlign w:val="subscript"/>
          <w:rPrChange w:id="7635" w:author="user pc" w:date="2022-03-15T10:14:00Z">
            <w:rPr>
              <w:b/>
              <w:highlight w:val="yellow"/>
              <w:vertAlign w:val="subscript"/>
            </w:rPr>
          </w:rPrChange>
        </w:rPr>
        <w:t xml:space="preserve">T </w:t>
      </w:r>
      <w:r>
        <w:rPr>
          <w:rFonts w:ascii="Times New Roman" w:cs="Times New Roman" w:hAnsi="Times New Roman"/>
          <w:sz w:val="28"/>
          <w:szCs w:val="28"/>
          <w:vertAlign w:val="subscript"/>
        </w:rPr>
        <w:t xml:space="preserve"> </w:t>
      </w:r>
      <w:r w:rsidRPr="DE32B4B5">
        <w:rPr>
          <w:rFonts w:ascii="Times New Roman" w:cs="Times New Roman"/>
          <w:b w:val="false"/>
          <w:sz w:val="28"/>
          <w:szCs w:val="28"/>
          <w:highlight w:val="none"/>
          <w:rPrChange w:id="7636" w:author="user pc" w:date="2022-03-15T10:14:00Z">
            <w:rPr>
              <w:b/>
              <w:highlight w:val="yellow"/>
            </w:rPr>
          </w:rPrChange>
        </w:rPr>
        <w:t>=</w:t>
      </w:r>
      <w:r>
        <w:rPr>
          <w:rFonts w:ascii="Times New Roman" w:cs="Times New Roman" w:hAnsi="Times New Roman"/>
          <w:sz w:val="28"/>
          <w:szCs w:val="28"/>
        </w:rPr>
        <w:t xml:space="preserve"> </w:t>
      </w:r>
      <w:r w:rsidRPr="B906533F">
        <w:rPr>
          <w:rFonts w:ascii="Times New Roman" w:cs="Times New Roman"/>
          <w:b w:val="false"/>
          <w:sz w:val="28"/>
          <w:szCs w:val="28"/>
          <w:highlight w:val="none"/>
          <w:rPrChange w:id="7637" w:author="user pc" w:date="2022-03-15T10:14:00Z">
            <w:rPr>
              <w:b/>
              <w:highlight w:val="yellow"/>
            </w:rPr>
          </w:rPrChange>
        </w:rPr>
        <w:t>P</w:t>
      </w:r>
      <w:r w:rsidRPr="6EAC2480">
        <w:rPr>
          <w:rFonts w:ascii="Times New Roman" w:cs="Times New Roman"/>
          <w:b w:val="false"/>
          <w:sz w:val="28"/>
          <w:szCs w:val="28"/>
          <w:highlight w:val="none"/>
          <w:vertAlign w:val="subscript"/>
          <w:rPrChange w:id="7638" w:author="user pc" w:date="2022-03-15T10:14:00Z">
            <w:rPr>
              <w:b/>
              <w:highlight w:val="yellow"/>
              <w:vertAlign w:val="subscript"/>
            </w:rPr>
          </w:rPrChange>
        </w:rPr>
        <w:t>1</w:t>
      </w:r>
      <w:r>
        <w:rPr>
          <w:rFonts w:ascii="Times New Roman" w:cs="Times New Roman" w:hAnsi="Times New Roman"/>
          <w:sz w:val="28"/>
          <w:szCs w:val="28"/>
          <w:vertAlign w:val="subscript"/>
        </w:rPr>
        <w:t xml:space="preserve"> </w:t>
      </w:r>
      <w:r w:rsidRPr="55801B0A">
        <w:rPr>
          <w:rFonts w:ascii="Times New Roman" w:cs="Times New Roman"/>
          <w:b w:val="false"/>
          <w:sz w:val="28"/>
          <w:szCs w:val="28"/>
          <w:highlight w:val="none"/>
          <w:rPrChange w:id="7639" w:author="user pc" w:date="2022-03-15T10:14:00Z">
            <w:rPr>
              <w:b/>
              <w:highlight w:val="yellow"/>
            </w:rPr>
          </w:rPrChange>
        </w:rPr>
        <w:t>+</w:t>
      </w:r>
      <w:r>
        <w:rPr>
          <w:rFonts w:ascii="Times New Roman" w:cs="Times New Roman" w:hAnsi="Times New Roman"/>
          <w:sz w:val="28"/>
          <w:szCs w:val="28"/>
        </w:rPr>
        <w:t xml:space="preserve"> </w:t>
      </w:r>
      <w:r w:rsidRPr="61BA9A1A">
        <w:rPr>
          <w:rFonts w:ascii="Times New Roman" w:cs="Times New Roman"/>
          <w:b w:val="false"/>
          <w:sz w:val="28"/>
          <w:szCs w:val="28"/>
          <w:highlight w:val="none"/>
          <w:rPrChange w:id="7640" w:author="user pc" w:date="2022-03-15T10:14:00Z">
            <w:rPr>
              <w:b/>
              <w:highlight w:val="yellow"/>
            </w:rPr>
          </w:rPrChange>
        </w:rPr>
        <w:t>P</w:t>
      </w:r>
      <w:r w:rsidRPr="44A597F4">
        <w:rPr>
          <w:rFonts w:ascii="Times New Roman" w:cs="Times New Roman"/>
          <w:b w:val="false"/>
          <w:sz w:val="28"/>
          <w:szCs w:val="28"/>
          <w:highlight w:val="none"/>
          <w:vertAlign w:val="subscript"/>
          <w:rPrChange w:id="7641" w:author="user pc" w:date="2022-03-15T10:14:00Z">
            <w:rPr>
              <w:b/>
              <w:highlight w:val="yellow"/>
              <w:vertAlign w:val="subscript"/>
            </w:rPr>
          </w:rPrChange>
        </w:rPr>
        <w:t>2</w:t>
      </w:r>
      <w:r>
        <w:rPr>
          <w:rFonts w:ascii="Times New Roman" w:cs="Times New Roman" w:hAnsi="Times New Roman"/>
          <w:sz w:val="28"/>
          <w:szCs w:val="28"/>
          <w:vertAlign w:val="subscript"/>
        </w:rPr>
        <w:t xml:space="preserve"> </w:t>
      </w:r>
      <w:r w:rsidRPr="7A85C5CC">
        <w:rPr>
          <w:rFonts w:ascii="Times New Roman" w:cs="Times New Roman"/>
          <w:b w:val="false"/>
          <w:sz w:val="28"/>
          <w:szCs w:val="28"/>
          <w:highlight w:val="none"/>
          <w:vertAlign w:val="subscript"/>
          <w:rPrChange w:id="7642" w:author="user pc" w:date="2022-03-15T10:14:00Z">
            <w:rPr>
              <w:b/>
              <w:highlight w:val="yellow"/>
              <w:vertAlign w:val="subscript"/>
            </w:rPr>
          </w:rPrChange>
        </w:rPr>
        <w:t xml:space="preserve"> </w:t>
      </w:r>
      <w:r w:rsidRPr="C874695E">
        <w:rPr>
          <w:rFonts w:ascii="Times New Roman" w:cs="Times New Roman"/>
          <w:b w:val="false"/>
          <w:sz w:val="28"/>
          <w:szCs w:val="28"/>
          <w:highlight w:val="none"/>
          <w:rPrChange w:id="7643" w:author="user pc" w:date="2022-03-15T10:14:00Z">
            <w:rPr>
              <w:b/>
              <w:highlight w:val="yellow"/>
            </w:rPr>
          </w:rPrChange>
        </w:rPr>
        <w:t>+</w:t>
      </w:r>
      <w:r>
        <w:rPr>
          <w:rFonts w:ascii="Times New Roman" w:cs="Times New Roman" w:hAnsi="Times New Roman"/>
          <w:sz w:val="28"/>
          <w:szCs w:val="28"/>
        </w:rPr>
        <w:t xml:space="preserve"> </w:t>
      </w:r>
      <w:r w:rsidRPr="3A4850B6">
        <w:rPr>
          <w:rFonts w:ascii="Times New Roman" w:cs="Times New Roman"/>
          <w:b w:val="false"/>
          <w:sz w:val="28"/>
          <w:szCs w:val="28"/>
          <w:highlight w:val="none"/>
          <w:rPrChange w:id="7644" w:author="user pc" w:date="2022-03-15T10:14:00Z">
            <w:rPr>
              <w:b/>
              <w:highlight w:val="yellow"/>
            </w:rPr>
          </w:rPrChange>
        </w:rPr>
        <w:t>P</w:t>
      </w:r>
      <w:r w:rsidRPr="1ACC5C89">
        <w:rPr>
          <w:rFonts w:ascii="Times New Roman" w:cs="Times New Roman"/>
          <w:b w:val="false"/>
          <w:sz w:val="28"/>
          <w:szCs w:val="28"/>
          <w:highlight w:val="none"/>
          <w:vertAlign w:val="subscript"/>
          <w:rPrChange w:id="7645" w:author="user pc" w:date="2022-03-15T10:14:00Z">
            <w:rPr>
              <w:b/>
              <w:highlight w:val="yellow"/>
              <w:vertAlign w:val="subscript"/>
            </w:rPr>
          </w:rPrChange>
        </w:rPr>
        <w:t>3</w:t>
      </w:r>
      <w:r>
        <w:rPr>
          <w:rFonts w:ascii="Times New Roman" w:cs="Times New Roman" w:hAnsi="Times New Roman"/>
          <w:sz w:val="28"/>
          <w:szCs w:val="28"/>
          <w:vertAlign w:val="subscript"/>
        </w:rPr>
        <w:t xml:space="preserve"> </w:t>
      </w:r>
      <w:r w:rsidRPr="28CAC198">
        <w:rPr>
          <w:rFonts w:ascii="Times New Roman" w:cs="Times New Roman"/>
          <w:b w:val="false"/>
          <w:sz w:val="28"/>
          <w:szCs w:val="28"/>
          <w:highlight w:val="none"/>
          <w:rPrChange w:id="7646" w:author="user pc" w:date="2022-03-15T10:14:00Z">
            <w:rPr>
              <w:b/>
              <w:highlight w:val="yellow"/>
            </w:rPr>
          </w:rPrChange>
        </w:rPr>
        <w:t>+.....</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gas </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gas</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 xml:space="preserve">Total </m:t>
                  </m:r>
                </m:sub>
              </m:sSub>
              <m:r>
                <w:rPr>
                  <w:rFonts w:ascii="Cambria Math" w:cs="Times New Roman" w:hAnsi="Cambria Math"/>
                  <w:sz w:val="28"/>
                  <w:szCs w:val="28"/>
                </w:rPr>
                <m:t>×</m:t>
              </m:r>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Total </m:t>
                  </m:r>
                </m:sub>
              </m:sSub>
              <m:r>
                <w:rPr>
                  <w:rFonts w:ascii="Cambria Math" w:cs="Times New Roman" w:hAnsi="Cambria Math"/>
                  <w:sz w:val="28"/>
                  <w:szCs w:val="28"/>
                </w:rPr>
                <m:t xml:space="preserve"> </m:t>
              </m:r>
            </m:den>
          </m:f>
        </m:oMath>
      </m:oMathPara>
    </w:p>
    <w:p>
      <w:pPr>
        <w:pStyle w:val="style0"/>
        <w:rPr>
          <w:rFonts w:ascii="Times New Roman" w:cs="Times New Roman"/>
          <w:sz w:val="28"/>
          <w:szCs w:val="28"/>
          <w:rPrChange w:id="7647" w:author="user pc" w:date="2022-03-15T10:14:00Z">
            <w:rPr/>
          </w:rPrChange>
        </w:rPr>
      </w:pPr>
      <w:r w:rsidRPr="A0373E29">
        <w:rPr>
          <w:rFonts w:ascii="Times New Roman" w:cs="Times New Roman"/>
          <w:b w:val="false"/>
          <w:sz w:val="28"/>
          <w:szCs w:val="28"/>
          <w:highlight w:val="none"/>
          <w:rPrChange w:id="7648" w:author="user pc" w:date="2022-03-15T10:14:00Z">
            <w:rPr>
              <w:b/>
              <w:highlight w:val="yellow"/>
            </w:rPr>
          </w:rPrChange>
        </w:rPr>
        <w:t>Where</w:t>
      </w:r>
      <w:r>
        <w:rPr>
          <w:rFonts w:ascii="Times New Roman" w:cs="Times New Roman" w:hAnsi="Times New Roman"/>
          <w:sz w:val="28"/>
          <w:szCs w:val="28"/>
        </w:rPr>
        <w:t xml:space="preserve"> </w:t>
      </w:r>
      <w:r w:rsidRPr="ED3BB675">
        <w:rPr>
          <w:rFonts w:ascii="Times New Roman" w:cs="Times New Roman"/>
          <w:b w:val="false"/>
          <w:sz w:val="28"/>
          <w:szCs w:val="28"/>
          <w:highlight w:val="none"/>
          <w:rPrChange w:id="7649" w:author="user pc" w:date="2022-03-15T10:14:00Z">
            <w:rPr>
              <w:b/>
              <w:highlight w:val="yellow"/>
            </w:rPr>
          </w:rPrChange>
        </w:rPr>
        <w:t>P</w:t>
      </w:r>
      <w:r>
        <w:rPr>
          <w:rFonts w:ascii="Times New Roman" w:cs="Times New Roman" w:hAnsi="Times New Roman"/>
          <w:sz w:val="28"/>
          <w:szCs w:val="28"/>
          <w:vertAlign w:val="subscript"/>
        </w:rPr>
        <w:t xml:space="preserve">gas </w:t>
      </w:r>
      <w:r>
        <w:rPr>
          <w:rFonts w:ascii="Times New Roman" w:cs="Times New Roman" w:hAnsi="Times New Roman"/>
          <w:sz w:val="28"/>
          <w:szCs w:val="28"/>
        </w:rPr>
        <w:t>=</w:t>
      </w:r>
      <w:r w:rsidRPr="9B5D6DF4">
        <w:rPr>
          <w:rFonts w:ascii="Times New Roman" w:cs="Times New Roman"/>
          <w:b w:val="false"/>
          <w:sz w:val="28"/>
          <w:szCs w:val="28"/>
          <w:highlight w:val="none"/>
          <w:vertAlign w:val="subscript"/>
          <w:rPrChange w:id="7650" w:author="user pc" w:date="2022-03-15T10:14:00Z">
            <w:rPr>
              <w:b/>
              <w:highlight w:val="yellow"/>
              <w:vertAlign w:val="subscript"/>
            </w:rPr>
          </w:rPrChange>
        </w:rPr>
        <w:t xml:space="preserve"> </w:t>
      </w:r>
      <w:r w:rsidRPr="E75FF8D2">
        <w:rPr>
          <w:rFonts w:ascii="Times New Roman" w:cs="Times New Roman"/>
          <w:b w:val="false"/>
          <w:sz w:val="28"/>
          <w:szCs w:val="28"/>
          <w:highlight w:val="none"/>
          <w:rPrChange w:id="7651" w:author="user pc" w:date="2022-03-15T10:14:00Z">
            <w:rPr>
              <w:b/>
              <w:highlight w:val="yellow"/>
            </w:rPr>
          </w:rPrChange>
        </w:rPr>
        <w:t>partial</w:t>
      </w:r>
      <w:r>
        <w:rPr>
          <w:rFonts w:ascii="Times New Roman" w:cs="Times New Roman" w:hAnsi="Times New Roman"/>
          <w:sz w:val="28"/>
          <w:szCs w:val="28"/>
        </w:rPr>
        <w:t xml:space="preserve"> </w:t>
      </w:r>
      <w:r w:rsidRPr="86A2D1C6">
        <w:rPr>
          <w:rFonts w:ascii="Times New Roman" w:cs="Times New Roman"/>
          <w:b w:val="false"/>
          <w:sz w:val="28"/>
          <w:szCs w:val="28"/>
          <w:highlight w:val="none"/>
          <w:rPrChange w:id="7652" w:author="user pc" w:date="2022-03-15T10:14:00Z">
            <w:rPr>
              <w:b/>
              <w:highlight w:val="yellow"/>
            </w:rPr>
          </w:rPrChange>
        </w:rPr>
        <w:t>pressure</w:t>
      </w:r>
      <w:r>
        <w:rPr>
          <w:rFonts w:ascii="Times New Roman" w:cs="Times New Roman" w:hAnsi="Times New Roman"/>
          <w:sz w:val="28"/>
          <w:szCs w:val="28"/>
        </w:rPr>
        <w:t xml:space="preserve"> </w:t>
      </w:r>
      <w:r w:rsidRPr="B9B59B47">
        <w:rPr>
          <w:rFonts w:ascii="Times New Roman" w:cs="Times New Roman"/>
          <w:b w:val="false"/>
          <w:sz w:val="28"/>
          <w:szCs w:val="28"/>
          <w:highlight w:val="none"/>
          <w:rPrChange w:id="7653" w:author="user pc" w:date="2022-03-15T10:14:00Z">
            <w:rPr>
              <w:b/>
              <w:highlight w:val="yellow"/>
            </w:rPr>
          </w:rPrChange>
        </w:rPr>
        <w:t>for</w:t>
      </w:r>
      <w:r>
        <w:rPr>
          <w:rFonts w:ascii="Times New Roman" w:cs="Times New Roman" w:hAnsi="Times New Roman"/>
          <w:sz w:val="28"/>
          <w:szCs w:val="28"/>
        </w:rPr>
        <w:t xml:space="preserve"> </w:t>
      </w:r>
      <w:r w:rsidRPr="D69D3B30">
        <w:rPr>
          <w:rFonts w:ascii="Times New Roman" w:cs="Times New Roman"/>
          <w:b w:val="false"/>
          <w:sz w:val="28"/>
          <w:szCs w:val="28"/>
          <w:highlight w:val="none"/>
          <w:rPrChange w:id="7654" w:author="user pc" w:date="2022-03-15T10:14:00Z">
            <w:rPr>
              <w:b/>
              <w:highlight w:val="yellow"/>
            </w:rPr>
          </w:rPrChange>
        </w:rPr>
        <w:t>the</w:t>
      </w:r>
      <w:r>
        <w:rPr>
          <w:rFonts w:ascii="Times New Roman" w:cs="Times New Roman" w:hAnsi="Times New Roman"/>
          <w:sz w:val="28"/>
          <w:szCs w:val="28"/>
        </w:rPr>
        <w:t xml:space="preserve"> </w:t>
      </w:r>
      <w:r w:rsidRPr="AC3C04D7">
        <w:rPr>
          <w:rFonts w:ascii="Times New Roman" w:cs="Times New Roman"/>
          <w:b w:val="false"/>
          <w:sz w:val="28"/>
          <w:szCs w:val="28"/>
          <w:highlight w:val="none"/>
          <w:rPrChange w:id="7655" w:author="user pc" w:date="2022-03-15T10:14:00Z">
            <w:rPr>
              <w:b/>
              <w:highlight w:val="yellow"/>
            </w:rPr>
          </w:rPrChange>
        </w:rPr>
        <w:t>gas</w:t>
      </w:r>
      <w:r>
        <w:rPr>
          <w:rFonts w:ascii="Times New Roman" w:cs="Times New Roman" w:hAnsi="Times New Roman"/>
          <w:sz w:val="28"/>
          <w:szCs w:val="28"/>
        </w:rPr>
        <w:t xml:space="preserve"> </w:t>
      </w:r>
      <w:r w:rsidRPr="AE14C1BA">
        <w:rPr>
          <w:rFonts w:ascii="Times New Roman" w:cs="Times New Roman"/>
          <w:b w:val="false"/>
          <w:sz w:val="28"/>
          <w:szCs w:val="28"/>
          <w:highlight w:val="none"/>
          <w:rPrChange w:id="7656" w:author="user pc" w:date="2022-03-15T10:14:00Z">
            <w:rPr>
              <w:b/>
              <w:highlight w:val="yellow"/>
            </w:rPr>
          </w:rPrChange>
        </w:rPr>
        <w:t>in</w:t>
      </w:r>
      <w:r>
        <w:rPr>
          <w:rFonts w:ascii="Times New Roman" w:cs="Times New Roman" w:hAnsi="Times New Roman"/>
          <w:sz w:val="28"/>
          <w:szCs w:val="28"/>
        </w:rPr>
        <w:t xml:space="preserve"> </w:t>
      </w:r>
      <w:r w:rsidRPr="DE4B40FE">
        <w:rPr>
          <w:rFonts w:ascii="Times New Roman" w:cs="Times New Roman"/>
          <w:b w:val="false"/>
          <w:sz w:val="28"/>
          <w:szCs w:val="28"/>
          <w:highlight w:val="none"/>
          <w:rPrChange w:id="7657" w:author="user pc" w:date="2022-03-15T10:14:00Z">
            <w:rPr>
              <w:b/>
              <w:highlight w:val="yellow"/>
            </w:rPr>
          </w:rPrChange>
        </w:rPr>
        <w:t>question,</w:t>
      </w:r>
      <w:r>
        <w:rPr>
          <w:rFonts w:ascii="Times New Roman" w:cs="Times New Roman" w:hAnsi="Times New Roman"/>
          <w:sz w:val="28"/>
          <w:szCs w:val="28"/>
        </w:rPr>
        <w:t xml:space="preserve"> </w:t>
      </w:r>
      <w:r w:rsidRPr="76C12FA3">
        <w:rPr>
          <w:rFonts w:ascii="Times New Roman" w:cs="Times New Roman"/>
          <w:b w:val="false"/>
          <w:sz w:val="28"/>
          <w:szCs w:val="28"/>
          <w:highlight w:val="none"/>
          <w:rPrChange w:id="7658" w:author="user pc" w:date="2022-03-15T10:14:00Z">
            <w:rPr>
              <w:b/>
              <w:highlight w:val="yellow"/>
            </w:rPr>
          </w:rPrChange>
        </w:rPr>
        <w:t>n</w:t>
      </w:r>
      <w:r>
        <w:rPr>
          <w:rFonts w:ascii="Times New Roman" w:cs="Times New Roman" w:hAnsi="Times New Roman"/>
          <w:sz w:val="28"/>
          <w:szCs w:val="28"/>
          <w:vertAlign w:val="subscript"/>
        </w:rPr>
        <w:t xml:space="preserve">gas </w:t>
      </w:r>
      <w:r>
        <w:rPr>
          <w:rFonts w:ascii="Times New Roman" w:cs="Times New Roman" w:hAnsi="Times New Roman"/>
          <w:sz w:val="28"/>
          <w:szCs w:val="28"/>
        </w:rPr>
        <w:t>=</w:t>
      </w:r>
      <w:r w:rsidRPr="E2AB10DE">
        <w:rPr>
          <w:rFonts w:ascii="Times New Roman" w:cs="Times New Roman"/>
          <w:b w:val="false"/>
          <w:sz w:val="28"/>
          <w:szCs w:val="28"/>
          <w:highlight w:val="none"/>
          <w:vertAlign w:val="subscript"/>
          <w:rPrChange w:id="7659" w:author="user pc" w:date="2022-03-15T10:14:00Z">
            <w:rPr>
              <w:b/>
              <w:highlight w:val="yellow"/>
              <w:vertAlign w:val="subscript"/>
            </w:rPr>
          </w:rPrChange>
        </w:rPr>
        <w:t xml:space="preserve"> </w:t>
      </w:r>
      <w:r w:rsidRPr="C8F77673">
        <w:rPr>
          <w:rFonts w:ascii="Times New Roman" w:cs="Times New Roman"/>
          <w:b w:val="false"/>
          <w:sz w:val="28"/>
          <w:szCs w:val="28"/>
          <w:highlight w:val="none"/>
          <w:rPrChange w:id="7660" w:author="user pc" w:date="2022-03-15T10:14:00Z">
            <w:rPr>
              <w:b/>
              <w:highlight w:val="yellow"/>
            </w:rPr>
          </w:rPrChange>
        </w:rPr>
        <w:t>moles</w:t>
      </w:r>
      <w:r>
        <w:rPr>
          <w:rFonts w:ascii="Times New Roman" w:cs="Times New Roman" w:hAnsi="Times New Roman"/>
          <w:sz w:val="28"/>
          <w:szCs w:val="28"/>
        </w:rPr>
        <w:t xml:space="preserve"> </w:t>
      </w:r>
      <w:r w:rsidRPr="22C0AF98">
        <w:rPr>
          <w:rFonts w:ascii="Times New Roman" w:cs="Times New Roman"/>
          <w:b w:val="false"/>
          <w:sz w:val="28"/>
          <w:szCs w:val="28"/>
          <w:highlight w:val="none"/>
          <w:rPrChange w:id="7661" w:author="user pc" w:date="2022-03-15T10:14:00Z">
            <w:rPr>
              <w:b/>
              <w:highlight w:val="yellow"/>
            </w:rPr>
          </w:rPrChange>
        </w:rPr>
        <w:t>of</w:t>
      </w:r>
      <w:r>
        <w:rPr>
          <w:rFonts w:ascii="Times New Roman" w:cs="Times New Roman" w:hAnsi="Times New Roman"/>
          <w:sz w:val="28"/>
          <w:szCs w:val="28"/>
        </w:rPr>
        <w:t xml:space="preserve"> </w:t>
      </w:r>
      <w:r w:rsidRPr="B077DBA8">
        <w:rPr>
          <w:rFonts w:ascii="Times New Roman" w:cs="Times New Roman"/>
          <w:b w:val="false"/>
          <w:sz w:val="28"/>
          <w:szCs w:val="28"/>
          <w:highlight w:val="none"/>
          <w:rPrChange w:id="7662" w:author="user pc" w:date="2022-03-15T10:14:00Z">
            <w:rPr>
              <w:b/>
              <w:highlight w:val="yellow"/>
            </w:rPr>
          </w:rPrChange>
        </w:rPr>
        <w:t>the</w:t>
      </w:r>
      <w:r>
        <w:rPr>
          <w:rFonts w:ascii="Times New Roman" w:cs="Times New Roman" w:hAnsi="Times New Roman"/>
          <w:sz w:val="28"/>
          <w:szCs w:val="28"/>
        </w:rPr>
        <w:t xml:space="preserve"> </w:t>
      </w:r>
      <w:r w:rsidRPr="A1EBD619">
        <w:rPr>
          <w:rFonts w:ascii="Times New Roman" w:cs="Times New Roman"/>
          <w:b w:val="false"/>
          <w:sz w:val="28"/>
          <w:szCs w:val="28"/>
          <w:highlight w:val="none"/>
          <w:rPrChange w:id="7663" w:author="user pc" w:date="2022-03-15T10:14:00Z">
            <w:rPr>
              <w:b/>
              <w:highlight w:val="yellow"/>
            </w:rPr>
          </w:rPrChange>
        </w:rPr>
        <w:t>gas</w:t>
      </w:r>
      <w:r>
        <w:rPr>
          <w:rFonts w:ascii="Times New Roman" w:cs="Times New Roman" w:hAnsi="Times New Roman"/>
          <w:sz w:val="28"/>
          <w:szCs w:val="28"/>
        </w:rPr>
        <w:t xml:space="preserve"> </w:t>
      </w:r>
      <w:r w:rsidRPr="4E39483E">
        <w:rPr>
          <w:rFonts w:ascii="Times New Roman" w:cs="Times New Roman"/>
          <w:b w:val="false"/>
          <w:sz w:val="28"/>
          <w:szCs w:val="28"/>
          <w:highlight w:val="none"/>
          <w:rPrChange w:id="7664" w:author="user pc" w:date="2022-03-15T10:14:00Z">
            <w:rPr>
              <w:b/>
              <w:highlight w:val="yellow"/>
            </w:rPr>
          </w:rPrChange>
        </w:rPr>
        <w:t>in</w:t>
      </w:r>
      <w:r>
        <w:rPr>
          <w:rFonts w:ascii="Times New Roman" w:cs="Times New Roman" w:hAnsi="Times New Roman"/>
          <w:sz w:val="28"/>
          <w:szCs w:val="28"/>
        </w:rPr>
        <w:t xml:space="preserve"> </w:t>
      </w:r>
      <w:r w:rsidRPr="1C9F57E8">
        <w:rPr>
          <w:rFonts w:ascii="Times New Roman" w:cs="Times New Roman"/>
          <w:b w:val="false"/>
          <w:sz w:val="28"/>
          <w:szCs w:val="28"/>
          <w:highlight w:val="none"/>
          <w:rPrChange w:id="7665" w:author="user pc" w:date="2022-03-15T10:14:00Z">
            <w:rPr>
              <w:b/>
              <w:highlight w:val="yellow"/>
            </w:rPr>
          </w:rPrChange>
        </w:rPr>
        <w:t>question,</w:t>
      </w:r>
      <w:r>
        <w:rPr>
          <w:rFonts w:ascii="Times New Roman" w:cs="Times New Roman" w:hAnsi="Times New Roman"/>
          <w:sz w:val="28"/>
          <w:szCs w:val="28"/>
        </w:rPr>
        <w:t xml:space="preserve"> </w:t>
      </w:r>
      <w:r w:rsidRPr="83C409E9">
        <w:rPr>
          <w:rFonts w:ascii="Times New Roman" w:cs="Times New Roman"/>
          <w:b w:val="false"/>
          <w:sz w:val="28"/>
          <w:szCs w:val="28"/>
          <w:highlight w:val="none"/>
          <w:rPrChange w:id="7666" w:author="user pc" w:date="2022-03-15T10:14:00Z">
            <w:rPr>
              <w:b/>
              <w:highlight w:val="yellow"/>
            </w:rPr>
          </w:rPrChange>
        </w:rPr>
        <w:t>n</w:t>
      </w:r>
      <w:r w:rsidRPr="5E4561B3">
        <w:rPr>
          <w:rFonts w:ascii="Times New Roman" w:cs="Times New Roman"/>
          <w:b w:val="false"/>
          <w:sz w:val="28"/>
          <w:szCs w:val="28"/>
          <w:highlight w:val="none"/>
          <w:vertAlign w:val="subscript"/>
          <w:rPrChange w:id="7667" w:author="user pc" w:date="2022-03-15T10:14:00Z">
            <w:rPr>
              <w:b/>
              <w:highlight w:val="yellow"/>
              <w:vertAlign w:val="subscript"/>
            </w:rPr>
          </w:rPrChange>
        </w:rPr>
        <w:t xml:space="preserve">Total </w:t>
      </w:r>
      <w:r>
        <w:rPr>
          <w:rFonts w:ascii="Times New Roman" w:cs="Times New Roman" w:hAnsi="Times New Roman"/>
          <w:sz w:val="28"/>
          <w:szCs w:val="28"/>
          <w:vertAlign w:val="subscript"/>
        </w:rPr>
        <w:t xml:space="preserve"> </w:t>
      </w:r>
      <w:r w:rsidRPr="DE337332">
        <w:rPr>
          <w:rFonts w:ascii="Times New Roman" w:cs="Times New Roman"/>
          <w:b w:val="false"/>
          <w:sz w:val="28"/>
          <w:szCs w:val="28"/>
          <w:highlight w:val="none"/>
          <w:rPrChange w:id="7668" w:author="user pc" w:date="2022-03-15T10:14:00Z">
            <w:rPr>
              <w:b/>
              <w:highlight w:val="yellow"/>
            </w:rPr>
          </w:rPrChange>
        </w:rPr>
        <w:t>=</w:t>
      </w:r>
      <w:r>
        <w:rPr>
          <w:rFonts w:ascii="Times New Roman" w:cs="Times New Roman" w:hAnsi="Times New Roman"/>
          <w:sz w:val="28"/>
          <w:szCs w:val="28"/>
        </w:rPr>
        <w:t xml:space="preserve"> </w:t>
      </w:r>
      <w:r w:rsidRPr="32DAC3AC">
        <w:rPr>
          <w:rFonts w:ascii="Times New Roman" w:cs="Times New Roman"/>
          <w:b w:val="false"/>
          <w:sz w:val="28"/>
          <w:szCs w:val="28"/>
          <w:highlight w:val="none"/>
          <w:rPrChange w:id="7669" w:author="user pc" w:date="2022-03-15T10:14:00Z">
            <w:rPr>
              <w:b/>
              <w:highlight w:val="yellow"/>
            </w:rPr>
          </w:rPrChange>
        </w:rPr>
        <w:t>total</w:t>
      </w:r>
      <w:r>
        <w:rPr>
          <w:rFonts w:ascii="Times New Roman" w:cs="Times New Roman" w:hAnsi="Times New Roman"/>
          <w:sz w:val="28"/>
          <w:szCs w:val="28"/>
        </w:rPr>
        <w:t xml:space="preserve"> </w:t>
      </w:r>
      <w:r w:rsidRPr="E9BDAFDF">
        <w:rPr>
          <w:rFonts w:ascii="Times New Roman" w:cs="Times New Roman"/>
          <w:b w:val="false"/>
          <w:sz w:val="28"/>
          <w:szCs w:val="28"/>
          <w:highlight w:val="none"/>
          <w:rPrChange w:id="7670" w:author="user pc" w:date="2022-03-15T10:14:00Z">
            <w:rPr>
              <w:b/>
              <w:highlight w:val="yellow"/>
            </w:rPr>
          </w:rPrChange>
        </w:rPr>
        <w:t>moles</w:t>
      </w:r>
      <w:r>
        <w:rPr>
          <w:rFonts w:ascii="Times New Roman" w:cs="Times New Roman" w:hAnsi="Times New Roman"/>
          <w:sz w:val="28"/>
          <w:szCs w:val="28"/>
        </w:rPr>
        <w:t xml:space="preserve"> </w:t>
      </w:r>
      <w:r w:rsidRPr="EDF41500">
        <w:rPr>
          <w:rFonts w:ascii="Times New Roman" w:cs="Times New Roman"/>
          <w:b w:val="false"/>
          <w:sz w:val="28"/>
          <w:szCs w:val="28"/>
          <w:highlight w:val="none"/>
          <w:rPrChange w:id="7671" w:author="user pc" w:date="2022-03-15T10:14:00Z">
            <w:rPr>
              <w:b/>
              <w:highlight w:val="yellow"/>
            </w:rPr>
          </w:rPrChange>
        </w:rPr>
        <w:t>of</w:t>
      </w:r>
      <w:r>
        <w:rPr>
          <w:rFonts w:ascii="Times New Roman" w:cs="Times New Roman" w:hAnsi="Times New Roman"/>
          <w:sz w:val="28"/>
          <w:szCs w:val="28"/>
        </w:rPr>
        <w:t xml:space="preserve"> </w:t>
      </w:r>
      <w:r w:rsidRPr="91B1E54C">
        <w:rPr>
          <w:rFonts w:ascii="Times New Roman" w:cs="Times New Roman"/>
          <w:b w:val="false"/>
          <w:sz w:val="28"/>
          <w:szCs w:val="28"/>
          <w:highlight w:val="none"/>
          <w:rPrChange w:id="7672" w:author="user pc" w:date="2022-03-15T10:14:00Z">
            <w:rPr>
              <w:b/>
              <w:highlight w:val="yellow"/>
            </w:rPr>
          </w:rPrChange>
        </w:rPr>
        <w:t>all</w:t>
      </w:r>
      <w:r>
        <w:rPr>
          <w:rFonts w:ascii="Times New Roman" w:cs="Times New Roman" w:hAnsi="Times New Roman"/>
          <w:sz w:val="28"/>
          <w:szCs w:val="28"/>
        </w:rPr>
        <w:t xml:space="preserve"> </w:t>
      </w:r>
      <w:r w:rsidRPr="8887B2DE">
        <w:rPr>
          <w:rFonts w:ascii="Times New Roman" w:cs="Times New Roman"/>
          <w:b w:val="false"/>
          <w:sz w:val="28"/>
          <w:szCs w:val="28"/>
          <w:highlight w:val="none"/>
          <w:rPrChange w:id="7673" w:author="user pc" w:date="2022-03-15T10:14:00Z">
            <w:rPr>
              <w:b/>
              <w:highlight w:val="yellow"/>
            </w:rPr>
          </w:rPrChange>
        </w:rPr>
        <w:t>gases</w:t>
      </w:r>
      <w:r>
        <w:rPr>
          <w:rFonts w:ascii="Times New Roman" w:cs="Times New Roman" w:hAnsi="Times New Roman"/>
          <w:sz w:val="28"/>
          <w:szCs w:val="28"/>
        </w:rPr>
        <w:t xml:space="preserve"> </w:t>
      </w:r>
      <w:r w:rsidRPr="2A52E298">
        <w:rPr>
          <w:rFonts w:ascii="Times New Roman" w:cs="Times New Roman"/>
          <w:b w:val="false"/>
          <w:sz w:val="28"/>
          <w:szCs w:val="28"/>
          <w:highlight w:val="none"/>
          <w:rPrChange w:id="7674" w:author="user pc" w:date="2022-03-15T10:14:00Z">
            <w:rPr>
              <w:b/>
              <w:highlight w:val="yellow"/>
            </w:rPr>
          </w:rPrChange>
        </w:rPr>
        <w:t>in</w:t>
      </w:r>
      <w:r>
        <w:rPr>
          <w:rFonts w:ascii="Times New Roman" w:cs="Times New Roman" w:hAnsi="Times New Roman"/>
          <w:sz w:val="28"/>
          <w:szCs w:val="28"/>
        </w:rPr>
        <w:t xml:space="preserve"> </w:t>
      </w:r>
      <w:r w:rsidRPr="04E9F4F4">
        <w:rPr>
          <w:rFonts w:ascii="Times New Roman" w:cs="Times New Roman"/>
          <w:b w:val="false"/>
          <w:sz w:val="28"/>
          <w:szCs w:val="28"/>
          <w:highlight w:val="none"/>
          <w:rPrChange w:id="7675" w:author="user pc" w:date="2022-03-15T10:14:00Z">
            <w:rPr>
              <w:b/>
              <w:highlight w:val="yellow"/>
            </w:rPr>
          </w:rPrChange>
        </w:rPr>
        <w:t>the</w:t>
      </w:r>
      <w:r>
        <w:rPr>
          <w:rFonts w:ascii="Times New Roman" w:cs="Times New Roman" w:hAnsi="Times New Roman"/>
          <w:sz w:val="28"/>
          <w:szCs w:val="28"/>
        </w:rPr>
        <w:t xml:space="preserve"> </w:t>
      </w:r>
      <w:r w:rsidRPr="49274ADB">
        <w:rPr>
          <w:rFonts w:ascii="Times New Roman" w:cs="Times New Roman"/>
          <w:b w:val="false"/>
          <w:sz w:val="28"/>
          <w:szCs w:val="28"/>
          <w:highlight w:val="none"/>
          <w:rPrChange w:id="7676" w:author="user pc" w:date="2022-03-15T10:14:00Z">
            <w:rPr>
              <w:b/>
              <w:highlight w:val="yellow"/>
            </w:rPr>
          </w:rPrChange>
        </w:rPr>
        <w:t>mixture</w:t>
      </w:r>
      <w:r>
        <w:rPr>
          <w:rFonts w:ascii="Times New Roman" w:cs="Times New Roman" w:hAnsi="Times New Roman"/>
          <w:sz w:val="28"/>
          <w:szCs w:val="28"/>
        </w:rPr>
        <w:t xml:space="preserve"> </w:t>
      </w:r>
      <w:r w:rsidRPr="9D573A4A">
        <w:rPr>
          <w:rFonts w:ascii="Times New Roman" w:cs="Times New Roman"/>
          <w:b w:val="false"/>
          <w:sz w:val="28"/>
          <w:szCs w:val="28"/>
          <w:highlight w:val="none"/>
          <w:rPrChange w:id="7677" w:author="user pc" w:date="2022-03-15T10:14:00Z">
            <w:rPr>
              <w:b/>
              <w:highlight w:val="yellow"/>
            </w:rPr>
          </w:rPrChange>
        </w:rPr>
        <w:t>and</w:t>
      </w:r>
      <w:r>
        <w:rPr>
          <w:rFonts w:ascii="Times New Roman" w:cs="Times New Roman" w:hAnsi="Times New Roman"/>
          <w:sz w:val="28"/>
          <w:szCs w:val="28"/>
        </w:rPr>
        <w:t xml:space="preserve"> </w:t>
      </w:r>
      <w:r w:rsidRPr="569CD3BB">
        <w:rPr>
          <w:rFonts w:ascii="Times New Roman" w:cs="Times New Roman"/>
          <w:b w:val="false"/>
          <w:sz w:val="28"/>
          <w:szCs w:val="28"/>
          <w:highlight w:val="none"/>
          <w:rPrChange w:id="7678" w:author="user pc" w:date="2022-03-15T10:14:00Z">
            <w:rPr>
              <w:b/>
              <w:highlight w:val="yellow"/>
            </w:rPr>
          </w:rPrChange>
        </w:rPr>
        <w:t>P</w:t>
      </w:r>
      <w:r w:rsidRPr="5DFFFCD9">
        <w:rPr>
          <w:rFonts w:ascii="Times New Roman" w:cs="Times New Roman"/>
          <w:b w:val="false"/>
          <w:sz w:val="28"/>
          <w:szCs w:val="28"/>
          <w:highlight w:val="none"/>
          <w:vertAlign w:val="subscript"/>
          <w:rPrChange w:id="7679" w:author="user pc" w:date="2022-03-15T10:14:00Z">
            <w:rPr>
              <w:b/>
              <w:highlight w:val="yellow"/>
              <w:vertAlign w:val="subscript"/>
            </w:rPr>
          </w:rPrChange>
        </w:rPr>
        <w:t xml:space="preserve">Total </w:t>
      </w:r>
      <w:r>
        <w:rPr>
          <w:rFonts w:ascii="Times New Roman" w:cs="Times New Roman" w:hAnsi="Times New Roman"/>
          <w:sz w:val="28"/>
          <w:szCs w:val="28"/>
          <w:vertAlign w:val="subscript"/>
        </w:rPr>
        <w:t xml:space="preserve"> </w:t>
      </w:r>
      <w:r w:rsidRPr="DCEAFD1E">
        <w:rPr>
          <w:rFonts w:ascii="Times New Roman" w:cs="Times New Roman"/>
          <w:b w:val="false"/>
          <w:sz w:val="28"/>
          <w:szCs w:val="28"/>
          <w:highlight w:val="none"/>
          <w:rPrChange w:id="7680" w:author="user pc" w:date="2022-03-15T10:14:00Z">
            <w:rPr>
              <w:b/>
              <w:highlight w:val="yellow"/>
            </w:rPr>
          </w:rPrChange>
        </w:rPr>
        <w:t>=</w:t>
      </w:r>
      <w:r>
        <w:rPr>
          <w:rFonts w:ascii="Times New Roman" w:cs="Times New Roman" w:hAnsi="Times New Roman"/>
          <w:sz w:val="28"/>
          <w:szCs w:val="28"/>
        </w:rPr>
        <w:t xml:space="preserve"> </w:t>
      </w:r>
      <w:r w:rsidRPr="B38CB760">
        <w:rPr>
          <w:rFonts w:ascii="Times New Roman" w:cs="Times New Roman"/>
          <w:b w:val="false"/>
          <w:sz w:val="28"/>
          <w:szCs w:val="28"/>
          <w:highlight w:val="none"/>
          <w:rPrChange w:id="7681" w:author="user pc" w:date="2022-03-15T10:14:00Z">
            <w:rPr>
              <w:b/>
              <w:highlight w:val="yellow"/>
            </w:rPr>
          </w:rPrChange>
        </w:rPr>
        <w:t>total</w:t>
      </w:r>
      <w:r>
        <w:rPr>
          <w:rFonts w:ascii="Times New Roman" w:cs="Times New Roman" w:hAnsi="Times New Roman"/>
          <w:sz w:val="28"/>
          <w:szCs w:val="28"/>
        </w:rPr>
        <w:t xml:space="preserve"> </w:t>
      </w:r>
      <w:r w:rsidRPr="4B191AC9">
        <w:rPr>
          <w:rFonts w:ascii="Times New Roman" w:cs="Times New Roman"/>
          <w:b w:val="false"/>
          <w:sz w:val="28"/>
          <w:szCs w:val="28"/>
          <w:highlight w:val="none"/>
          <w:rPrChange w:id="7682" w:author="user pc" w:date="2022-03-15T10:14:00Z">
            <w:rPr>
              <w:b/>
              <w:highlight w:val="yellow"/>
            </w:rPr>
          </w:rPrChange>
        </w:rPr>
        <w:t>pressure.</w:t>
      </w:r>
    </w:p>
    <w:p>
      <w:pPr>
        <w:pStyle w:val="style0"/>
        <w:rPr>
          <w:rFonts w:ascii="Times New Roman" w:cs="Times New Roman"/>
          <w:sz w:val="28"/>
          <w:szCs w:val="28"/>
          <w:rPrChange w:id="7683" w:author="user pc" w:date="2022-03-15T10:14:00Z">
            <w:rPr/>
          </w:rPrChange>
        </w:rPr>
      </w:pPr>
      <w:r w:rsidRPr="8D14B72A">
        <w:rPr>
          <w:rFonts w:ascii="Times New Roman" w:cs="Times New Roman"/>
          <w:b/>
          <w:i/>
          <w:sz w:val="28"/>
          <w:szCs w:val="28"/>
          <w:highlight w:val="none"/>
          <w:rPrChange w:id="7684" w:author="user pc" w:date="2022-03-15T10:14:00Z">
            <w:rPr>
              <w:b/>
              <w:i/>
              <w:highlight w:val="yellow"/>
            </w:rPr>
          </w:rPrChange>
        </w:rPr>
        <w:t>Note:</w:t>
      </w:r>
      <w:r>
        <w:rPr>
          <w:rFonts w:ascii="Times New Roman" w:cs="Times New Roman" w:hAnsi="Times New Roman"/>
          <w:i/>
          <w:sz w:val="28"/>
          <w:szCs w:val="28"/>
        </w:rPr>
        <w:t xml:space="preserve"> </w:t>
      </w:r>
      <w:r w:rsidRPr="4F3EAD4B">
        <w:rPr>
          <w:rFonts w:ascii="Times New Roman" w:cs="Times New Roman"/>
          <w:b w:val="false"/>
          <w:i/>
          <w:sz w:val="28"/>
          <w:szCs w:val="28"/>
          <w:highlight w:val="none"/>
          <w:rPrChange w:id="7685" w:author="user pc" w:date="2022-03-15T10:14:00Z">
            <w:rPr>
              <w:b/>
              <w:i/>
              <w:highlight w:val="yellow"/>
            </w:rPr>
          </w:rPrChange>
        </w:rPr>
        <w:t>The</w:t>
      </w:r>
      <w:r>
        <w:rPr>
          <w:rFonts w:ascii="Times New Roman" w:cs="Times New Roman" w:hAnsi="Times New Roman"/>
          <w:i/>
          <w:sz w:val="28"/>
          <w:szCs w:val="28"/>
        </w:rPr>
        <w:t xml:space="preserve"> </w:t>
      </w:r>
      <w:r w:rsidRPr="4B57CEA5">
        <w:rPr>
          <w:rFonts w:ascii="Times New Roman" w:cs="Times New Roman"/>
          <w:b w:val="false"/>
          <w:i/>
          <w:sz w:val="28"/>
          <w:szCs w:val="28"/>
          <w:highlight w:val="none"/>
          <w:rPrChange w:id="7686" w:author="user pc" w:date="2022-03-15T10:14:00Z">
            <w:rPr>
              <w:b/>
              <w:i/>
              <w:highlight w:val="yellow"/>
            </w:rPr>
          </w:rPrChange>
        </w:rPr>
        <w:t>formula</w:t>
      </w:r>
      <w:r>
        <w:rPr>
          <w:rFonts w:ascii="Times New Roman" w:cs="Times New Roman" w:hAnsi="Times New Roman"/>
          <w:i/>
          <w:sz w:val="28"/>
          <w:szCs w:val="28"/>
        </w:rPr>
        <w:t xml:space="preserve"> </w:t>
      </w:r>
      <w:r w:rsidRPr="36B52828">
        <w:rPr>
          <w:rFonts w:ascii="Times New Roman" w:cs="Times New Roman"/>
          <w:b w:val="false"/>
          <w:i/>
          <w:sz w:val="28"/>
          <w:szCs w:val="28"/>
          <w:highlight w:val="none"/>
          <w:rPrChange w:id="7687" w:author="user pc" w:date="2022-03-15T10:14:00Z">
            <w:rPr>
              <w:b/>
              <w:i/>
              <w:highlight w:val="yellow"/>
            </w:rPr>
          </w:rPrChange>
        </w:rPr>
        <w:t>for</w:t>
      </w:r>
      <w:r>
        <w:rPr>
          <w:rFonts w:ascii="Times New Roman" w:cs="Times New Roman" w:hAnsi="Times New Roman"/>
          <w:i/>
          <w:sz w:val="28"/>
          <w:szCs w:val="28"/>
        </w:rPr>
        <w:t xml:space="preserve"> </w:t>
      </w:r>
      <w:r w:rsidRPr="0A643511">
        <w:rPr>
          <w:rFonts w:ascii="Times New Roman" w:cs="Times New Roman"/>
          <w:b w:val="false"/>
          <w:i/>
          <w:sz w:val="28"/>
          <w:szCs w:val="28"/>
          <w:highlight w:val="none"/>
          <w:rPrChange w:id="7688" w:author="user pc" w:date="2022-03-15T10:14:00Z">
            <w:rPr>
              <w:b/>
              <w:i/>
              <w:highlight w:val="yellow"/>
            </w:rPr>
          </w:rPrChange>
        </w:rPr>
        <w:t>partial</w:t>
      </w:r>
      <w:r>
        <w:rPr>
          <w:rFonts w:ascii="Times New Roman" w:cs="Times New Roman" w:hAnsi="Times New Roman"/>
          <w:i/>
          <w:sz w:val="28"/>
          <w:szCs w:val="28"/>
        </w:rPr>
        <w:t xml:space="preserve"> </w:t>
      </w:r>
      <w:r w:rsidRPr="071FDF41">
        <w:rPr>
          <w:rFonts w:ascii="Times New Roman" w:cs="Times New Roman"/>
          <w:b w:val="false"/>
          <w:i/>
          <w:sz w:val="28"/>
          <w:szCs w:val="28"/>
          <w:highlight w:val="none"/>
          <w:rPrChange w:id="7689" w:author="user pc" w:date="2022-03-15T10:14:00Z">
            <w:rPr>
              <w:b/>
              <w:i/>
              <w:highlight w:val="yellow"/>
            </w:rPr>
          </w:rPrChange>
        </w:rPr>
        <w:t>pressure</w:t>
      </w:r>
      <w:r>
        <w:rPr>
          <w:rFonts w:ascii="Times New Roman" w:cs="Times New Roman" w:hAnsi="Times New Roman"/>
          <w:i/>
          <w:sz w:val="28"/>
          <w:szCs w:val="28"/>
        </w:rPr>
        <w:t xml:space="preserve"> </w:t>
      </w:r>
      <w:r w:rsidRPr="B2B33356">
        <w:rPr>
          <w:rFonts w:ascii="Times New Roman" w:cs="Times New Roman"/>
          <w:b w:val="false"/>
          <w:i/>
          <w:sz w:val="28"/>
          <w:szCs w:val="28"/>
          <w:highlight w:val="none"/>
          <w:rPrChange w:id="7690" w:author="user pc" w:date="2022-03-15T10:14:00Z">
            <w:rPr>
              <w:b/>
              <w:i/>
              <w:highlight w:val="yellow"/>
            </w:rPr>
          </w:rPrChange>
        </w:rPr>
        <w:t>involves</w:t>
      </w:r>
      <w:r>
        <w:rPr>
          <w:rFonts w:ascii="Times New Roman" w:cs="Times New Roman" w:hAnsi="Times New Roman"/>
          <w:i/>
          <w:sz w:val="28"/>
          <w:szCs w:val="28"/>
        </w:rPr>
        <w:t xml:space="preserve"> </w:t>
      </w:r>
      <w:r w:rsidRPr="7148F796">
        <w:rPr>
          <w:rFonts w:ascii="Times New Roman" w:cs="Times New Roman"/>
          <w:b w:val="false"/>
          <w:i/>
          <w:sz w:val="28"/>
          <w:szCs w:val="28"/>
          <w:highlight w:val="none"/>
          <w:rPrChange w:id="7691" w:author="user pc" w:date="2022-03-15T10:14:00Z">
            <w:rPr>
              <w:b/>
              <w:i/>
              <w:highlight w:val="yellow"/>
            </w:rPr>
          </w:rPrChange>
        </w:rPr>
        <w:t>multiplying</w:t>
      </w:r>
      <w:r>
        <w:rPr>
          <w:rFonts w:ascii="Times New Roman" w:cs="Times New Roman" w:hAnsi="Times New Roman"/>
          <w:i/>
          <w:sz w:val="28"/>
          <w:szCs w:val="28"/>
        </w:rPr>
        <w:t xml:space="preserve"> </w:t>
      </w:r>
      <w:r w:rsidRPr="17E12140">
        <w:rPr>
          <w:rFonts w:ascii="Times New Roman" w:cs="Times New Roman"/>
          <w:b w:val="false"/>
          <w:i/>
          <w:sz w:val="28"/>
          <w:szCs w:val="28"/>
          <w:highlight w:val="none"/>
          <w:rPrChange w:id="7692" w:author="user pc" w:date="2022-03-15T10:14:00Z">
            <w:rPr>
              <w:b/>
              <w:i/>
              <w:highlight w:val="yellow"/>
            </w:rPr>
          </w:rPrChange>
        </w:rPr>
        <w:t>the</w:t>
      </w:r>
      <w:r>
        <w:rPr>
          <w:rFonts w:ascii="Times New Roman" w:cs="Times New Roman" w:hAnsi="Times New Roman"/>
          <w:i/>
          <w:sz w:val="28"/>
          <w:szCs w:val="28"/>
        </w:rPr>
        <w:t xml:space="preserve"> </w:t>
      </w:r>
      <w:r w:rsidRPr="950F3C1D">
        <w:rPr>
          <w:rFonts w:ascii="Times New Roman" w:cs="Times New Roman"/>
          <w:b w:val="false"/>
          <w:i/>
          <w:sz w:val="28"/>
          <w:szCs w:val="28"/>
          <w:highlight w:val="none"/>
          <w:rPrChange w:id="7693" w:author="user pc" w:date="2022-03-15T10:14:00Z">
            <w:rPr>
              <w:b/>
              <w:i/>
              <w:highlight w:val="yellow"/>
            </w:rPr>
          </w:rPrChange>
        </w:rPr>
        <w:t>mole</w:t>
      </w:r>
      <w:r>
        <w:rPr>
          <w:rFonts w:ascii="Times New Roman" w:cs="Times New Roman" w:hAnsi="Times New Roman"/>
          <w:i/>
          <w:sz w:val="28"/>
          <w:szCs w:val="28"/>
        </w:rPr>
        <w:t xml:space="preserve"> </w:t>
      </w:r>
      <w:r w:rsidRPr="D3AE000A">
        <w:rPr>
          <w:rFonts w:ascii="Times New Roman" w:cs="Times New Roman"/>
          <w:b w:val="false"/>
          <w:i/>
          <w:sz w:val="28"/>
          <w:szCs w:val="28"/>
          <w:highlight w:val="none"/>
          <w:rPrChange w:id="7694" w:author="user pc" w:date="2022-03-15T10:14:00Z">
            <w:rPr>
              <w:b/>
              <w:i/>
              <w:highlight w:val="yellow"/>
            </w:rPr>
          </w:rPrChange>
        </w:rPr>
        <w:t>fraction</w:t>
      </w:r>
      <w:r>
        <w:rPr>
          <w:rFonts w:ascii="Times New Roman" w:cs="Times New Roman" w:hAnsi="Times New Roman"/>
          <w:i/>
          <w:sz w:val="28"/>
          <w:szCs w:val="28"/>
        </w:rPr>
        <w:t xml:space="preserve"> </w:t>
      </w:r>
      <w:r w:rsidRPr="A2A4C323">
        <w:rPr>
          <w:rFonts w:ascii="Times New Roman" w:cs="Times New Roman"/>
          <w:b w:val="false"/>
          <w:i/>
          <w:sz w:val="28"/>
          <w:szCs w:val="28"/>
          <w:highlight w:val="none"/>
          <w:rPrChange w:id="7695" w:author="user pc" w:date="2022-03-15T10:14:00Z">
            <w:rPr>
              <w:b/>
              <w:i/>
              <w:highlight w:val="yellow"/>
            </w:rPr>
          </w:rPrChange>
        </w:rPr>
        <w:t>by</w:t>
      </w:r>
      <w:r>
        <w:rPr>
          <w:rFonts w:ascii="Times New Roman" w:cs="Times New Roman" w:hAnsi="Times New Roman"/>
          <w:i/>
          <w:sz w:val="28"/>
          <w:szCs w:val="28"/>
        </w:rPr>
        <w:t xml:space="preserve"> </w:t>
      </w:r>
      <w:r w:rsidRPr="E8C1F429">
        <w:rPr>
          <w:rFonts w:ascii="Times New Roman" w:cs="Times New Roman"/>
          <w:b w:val="false"/>
          <w:i/>
          <w:sz w:val="28"/>
          <w:szCs w:val="28"/>
          <w:highlight w:val="none"/>
          <w:rPrChange w:id="7696" w:author="user pc" w:date="2022-03-15T10:14:00Z">
            <w:rPr>
              <w:b/>
              <w:i/>
              <w:highlight w:val="yellow"/>
            </w:rPr>
          </w:rPrChange>
        </w:rPr>
        <w:t>the</w:t>
      </w:r>
      <w:r>
        <w:rPr>
          <w:rFonts w:ascii="Times New Roman" w:cs="Times New Roman" w:hAnsi="Times New Roman"/>
          <w:i/>
          <w:sz w:val="28"/>
          <w:szCs w:val="28"/>
        </w:rPr>
        <w:t xml:space="preserve"> </w:t>
      </w:r>
      <w:r w:rsidRPr="A1826F2A">
        <w:rPr>
          <w:rFonts w:ascii="Times New Roman" w:cs="Times New Roman"/>
          <w:b w:val="false"/>
          <w:i/>
          <w:sz w:val="28"/>
          <w:szCs w:val="28"/>
          <w:highlight w:val="none"/>
          <w:rPrChange w:id="7697" w:author="user pc" w:date="2022-03-15T10:14:00Z">
            <w:rPr>
              <w:b/>
              <w:i/>
              <w:highlight w:val="yellow"/>
            </w:rPr>
          </w:rPrChange>
        </w:rPr>
        <w:t>total</w:t>
      </w:r>
      <w:r>
        <w:rPr>
          <w:rFonts w:ascii="Times New Roman" w:cs="Times New Roman" w:hAnsi="Times New Roman"/>
          <w:i/>
          <w:sz w:val="28"/>
          <w:szCs w:val="28"/>
        </w:rPr>
        <w:t xml:space="preserve"> </w:t>
      </w:r>
      <w:r w:rsidRPr="ADE1815D">
        <w:rPr>
          <w:rFonts w:ascii="Times New Roman" w:cs="Times New Roman"/>
          <w:b w:val="false"/>
          <w:i/>
          <w:sz w:val="28"/>
          <w:szCs w:val="28"/>
          <w:highlight w:val="none"/>
          <w:rPrChange w:id="7698" w:author="user pc" w:date="2022-03-15T10:14:00Z">
            <w:rPr>
              <w:b/>
              <w:i/>
              <w:highlight w:val="yellow"/>
            </w:rPr>
          </w:rPrChange>
        </w:rPr>
        <w:t>pressure.</w:t>
      </w:r>
      <w:r>
        <w:rPr>
          <w:rFonts w:ascii="Times New Roman" w:cs="Times New Roman" w:hAnsi="Times New Roman"/>
          <w:i/>
          <w:sz w:val="28"/>
          <w:szCs w:val="28"/>
        </w:rPr>
        <w:t xml:space="preserve"> </w:t>
      </w:r>
      <w:r w:rsidRPr="F1FC5803">
        <w:rPr>
          <w:rFonts w:ascii="Times New Roman" w:cs="Times New Roman"/>
          <w:b w:val="false"/>
          <w:i/>
          <w:sz w:val="28"/>
          <w:szCs w:val="28"/>
          <w:highlight w:val="none"/>
          <w:rPrChange w:id="7699" w:author="user pc" w:date="2022-03-15T10:14:00Z">
            <w:rPr>
              <w:b/>
              <w:i/>
              <w:highlight w:val="yellow"/>
            </w:rPr>
          </w:rPrChange>
        </w:rPr>
        <w:t>The</w:t>
      </w:r>
      <w:r>
        <w:rPr>
          <w:rFonts w:ascii="Times New Roman" w:cs="Times New Roman" w:hAnsi="Times New Roman"/>
          <w:i/>
          <w:sz w:val="28"/>
          <w:szCs w:val="28"/>
        </w:rPr>
        <w:t xml:space="preserve"> </w:t>
      </w:r>
      <w:r w:rsidRPr="B5EEAA21">
        <w:rPr>
          <w:rFonts w:ascii="Times New Roman" w:cs="Times New Roman"/>
          <w:b w:val="false"/>
          <w:i/>
          <w:sz w:val="28"/>
          <w:szCs w:val="28"/>
          <w:highlight w:val="none"/>
          <w:rPrChange w:id="7700" w:author="user pc" w:date="2022-03-15T10:14:00Z">
            <w:rPr>
              <w:b/>
              <w:i/>
              <w:highlight w:val="yellow"/>
            </w:rPr>
          </w:rPrChange>
        </w:rPr>
        <w:t>mole</w:t>
      </w:r>
      <w:r>
        <w:rPr>
          <w:rFonts w:ascii="Times New Roman" w:cs="Times New Roman" w:hAnsi="Times New Roman"/>
          <w:i/>
          <w:sz w:val="28"/>
          <w:szCs w:val="28"/>
        </w:rPr>
        <w:t xml:space="preserve"> </w:t>
      </w:r>
      <w:r w:rsidRPr="41C82A40">
        <w:rPr>
          <w:rFonts w:ascii="Times New Roman" w:cs="Times New Roman"/>
          <w:b w:val="false"/>
          <w:i/>
          <w:sz w:val="28"/>
          <w:szCs w:val="28"/>
          <w:highlight w:val="none"/>
          <w:rPrChange w:id="7701" w:author="user pc" w:date="2022-03-15T10:14:00Z">
            <w:rPr>
              <w:b/>
              <w:i/>
              <w:highlight w:val="yellow"/>
            </w:rPr>
          </w:rPrChange>
        </w:rPr>
        <w:t>fraction</w:t>
      </w:r>
      <w:r>
        <w:rPr>
          <w:rFonts w:ascii="Times New Roman" w:cs="Times New Roman" w:hAnsi="Times New Roman"/>
          <w:i/>
          <w:sz w:val="28"/>
          <w:szCs w:val="28"/>
        </w:rPr>
        <w:t xml:space="preserve"> </w:t>
      </w:r>
      <w:r w:rsidRPr="E1351BDB">
        <w:rPr>
          <w:rFonts w:ascii="Times New Roman" w:cs="Times New Roman"/>
          <w:b w:val="false"/>
          <w:i/>
          <w:sz w:val="28"/>
          <w:szCs w:val="28"/>
          <w:highlight w:val="none"/>
          <w:rPrChange w:id="7702" w:author="user pc" w:date="2022-03-15T10:14:00Z">
            <w:rPr>
              <w:b/>
              <w:i/>
              <w:highlight w:val="yellow"/>
            </w:rPr>
          </w:rPrChange>
        </w:rPr>
        <w:t>is</w:t>
      </w:r>
      <w:r>
        <w:rPr>
          <w:rFonts w:ascii="Times New Roman" w:cs="Times New Roman" w:hAnsi="Times New Roman"/>
          <w:i/>
          <w:sz w:val="28"/>
          <w:szCs w:val="28"/>
        </w:rPr>
        <w:t xml:space="preserve"> </w:t>
      </w:r>
      <w:r w:rsidRPr="9A408E35">
        <w:rPr>
          <w:rFonts w:ascii="Times New Roman" w:cs="Times New Roman"/>
          <w:b w:val="false"/>
          <w:i/>
          <w:sz w:val="28"/>
          <w:szCs w:val="28"/>
          <w:highlight w:val="none"/>
          <w:rPrChange w:id="7703" w:author="user pc" w:date="2022-03-15T10:14:00Z">
            <w:rPr>
              <w:b/>
              <w:i/>
              <w:highlight w:val="yellow"/>
            </w:rPr>
          </w:rPrChange>
        </w:rPr>
        <w:t>simply</w:t>
      </w:r>
      <w:r>
        <w:rPr>
          <w:rFonts w:ascii="Times New Roman" w:cs="Times New Roman" w:hAnsi="Times New Roman"/>
          <w:i/>
          <w:sz w:val="28"/>
          <w:szCs w:val="28"/>
        </w:rPr>
        <w:t xml:space="preserve"> </w:t>
      </w:r>
      <w:r w:rsidRPr="6C5E738A">
        <w:rPr>
          <w:rFonts w:ascii="Times New Roman" w:cs="Times New Roman"/>
          <w:b w:val="false"/>
          <w:i/>
          <w:sz w:val="28"/>
          <w:szCs w:val="28"/>
          <w:highlight w:val="none"/>
          <w:rPrChange w:id="7704" w:author="user pc" w:date="2022-03-15T10:14:00Z">
            <w:rPr>
              <w:b/>
              <w:i/>
              <w:highlight w:val="yellow"/>
            </w:rPr>
          </w:rPrChange>
        </w:rPr>
        <w:t>the</w:t>
      </w:r>
      <w:r>
        <w:rPr>
          <w:rFonts w:ascii="Times New Roman" w:cs="Times New Roman" w:hAnsi="Times New Roman"/>
          <w:i/>
          <w:sz w:val="28"/>
          <w:szCs w:val="28"/>
        </w:rPr>
        <w:t xml:space="preserve"> </w:t>
      </w:r>
      <w:r w:rsidRPr="FB5C7D15">
        <w:rPr>
          <w:rFonts w:ascii="Times New Roman" w:cs="Times New Roman"/>
          <w:b w:val="false"/>
          <w:i/>
          <w:sz w:val="28"/>
          <w:szCs w:val="28"/>
          <w:highlight w:val="none"/>
          <w:rPrChange w:id="7705" w:author="user pc" w:date="2022-03-15T10:14:00Z">
            <w:rPr>
              <w:b/>
              <w:i/>
              <w:highlight w:val="yellow"/>
            </w:rPr>
          </w:rPrChange>
        </w:rPr>
        <w:t>number</w:t>
      </w:r>
      <w:r>
        <w:rPr>
          <w:rFonts w:ascii="Times New Roman" w:cs="Times New Roman" w:hAnsi="Times New Roman"/>
          <w:i/>
          <w:sz w:val="28"/>
          <w:szCs w:val="28"/>
        </w:rPr>
        <w:t xml:space="preserve"> </w:t>
      </w:r>
      <w:r w:rsidRPr="38ACF2C3">
        <w:rPr>
          <w:rFonts w:ascii="Times New Roman" w:cs="Times New Roman"/>
          <w:b w:val="false"/>
          <w:i/>
          <w:sz w:val="28"/>
          <w:szCs w:val="28"/>
          <w:highlight w:val="none"/>
          <w:rPrChange w:id="7706" w:author="user pc" w:date="2022-03-15T10:14:00Z">
            <w:rPr>
              <w:b/>
              <w:i/>
              <w:highlight w:val="yellow"/>
            </w:rPr>
          </w:rPrChange>
        </w:rPr>
        <w:t>of</w:t>
      </w:r>
      <w:r>
        <w:rPr>
          <w:rFonts w:ascii="Times New Roman" w:cs="Times New Roman" w:hAnsi="Times New Roman"/>
          <w:i/>
          <w:sz w:val="28"/>
          <w:szCs w:val="28"/>
        </w:rPr>
        <w:t xml:space="preserve"> </w:t>
      </w:r>
      <w:r w:rsidRPr="62A061F8">
        <w:rPr>
          <w:rFonts w:ascii="Times New Roman" w:cs="Times New Roman"/>
          <w:b w:val="false"/>
          <w:i/>
          <w:sz w:val="28"/>
          <w:szCs w:val="28"/>
          <w:highlight w:val="none"/>
          <w:rPrChange w:id="7707" w:author="user pc" w:date="2022-03-15T10:14:00Z">
            <w:rPr>
              <w:b/>
              <w:i/>
              <w:highlight w:val="yellow"/>
            </w:rPr>
          </w:rPrChange>
        </w:rPr>
        <w:t>moles</w:t>
      </w:r>
      <w:r>
        <w:rPr>
          <w:rFonts w:ascii="Times New Roman" w:cs="Times New Roman" w:hAnsi="Times New Roman"/>
          <w:i/>
          <w:sz w:val="28"/>
          <w:szCs w:val="28"/>
        </w:rPr>
        <w:t xml:space="preserve"> </w:t>
      </w:r>
      <w:r w:rsidRPr="07DDC334">
        <w:rPr>
          <w:rFonts w:ascii="Times New Roman" w:cs="Times New Roman"/>
          <w:b w:val="false"/>
          <w:i/>
          <w:sz w:val="28"/>
          <w:szCs w:val="28"/>
          <w:highlight w:val="none"/>
          <w:rPrChange w:id="7708" w:author="user pc" w:date="2022-03-15T10:14:00Z">
            <w:rPr>
              <w:b/>
              <w:i/>
              <w:highlight w:val="yellow"/>
            </w:rPr>
          </w:rPrChange>
        </w:rPr>
        <w:t>of</w:t>
      </w:r>
      <w:r>
        <w:rPr>
          <w:rFonts w:ascii="Times New Roman" w:cs="Times New Roman" w:hAnsi="Times New Roman"/>
          <w:i/>
          <w:sz w:val="28"/>
          <w:szCs w:val="28"/>
        </w:rPr>
        <w:t xml:space="preserve"> </w:t>
      </w:r>
      <w:r w:rsidRPr="575ACDCC">
        <w:rPr>
          <w:rFonts w:ascii="Times New Roman" w:cs="Times New Roman"/>
          <w:b w:val="false"/>
          <w:i/>
          <w:sz w:val="28"/>
          <w:szCs w:val="28"/>
          <w:highlight w:val="none"/>
          <w:rPrChange w:id="7709" w:author="user pc" w:date="2022-03-15T10:14:00Z">
            <w:rPr>
              <w:b/>
              <w:i/>
              <w:highlight w:val="yellow"/>
            </w:rPr>
          </w:rPrChange>
        </w:rPr>
        <w:t>a</w:t>
      </w:r>
      <w:r>
        <w:rPr>
          <w:rFonts w:ascii="Times New Roman" w:cs="Times New Roman" w:hAnsi="Times New Roman"/>
          <w:i/>
          <w:sz w:val="28"/>
          <w:szCs w:val="28"/>
        </w:rPr>
        <w:t xml:space="preserve"> </w:t>
      </w:r>
      <w:r w:rsidRPr="57B5B70E">
        <w:rPr>
          <w:rFonts w:ascii="Times New Roman" w:cs="Times New Roman"/>
          <w:b w:val="false"/>
          <w:i/>
          <w:sz w:val="28"/>
          <w:szCs w:val="28"/>
          <w:highlight w:val="none"/>
          <w:rPrChange w:id="7710" w:author="user pc" w:date="2022-03-15T10:14:00Z">
            <w:rPr>
              <w:b/>
              <w:i/>
              <w:highlight w:val="yellow"/>
            </w:rPr>
          </w:rPrChange>
        </w:rPr>
        <w:t>particular</w:t>
      </w:r>
      <w:r>
        <w:rPr>
          <w:rFonts w:ascii="Times New Roman" w:cs="Times New Roman" w:hAnsi="Times New Roman"/>
          <w:i/>
          <w:sz w:val="28"/>
          <w:szCs w:val="28"/>
        </w:rPr>
        <w:t xml:space="preserve"> </w:t>
      </w:r>
      <w:r w:rsidRPr="D37DB07D">
        <w:rPr>
          <w:rFonts w:ascii="Times New Roman" w:cs="Times New Roman"/>
          <w:b w:val="false"/>
          <w:i/>
          <w:sz w:val="28"/>
          <w:szCs w:val="28"/>
          <w:highlight w:val="none"/>
          <w:rPrChange w:id="7711" w:author="user pc" w:date="2022-03-15T10:14:00Z">
            <w:rPr>
              <w:b/>
              <w:i/>
              <w:highlight w:val="yellow"/>
            </w:rPr>
          </w:rPrChange>
        </w:rPr>
        <w:t>gas</w:t>
      </w:r>
      <w:r>
        <w:rPr>
          <w:rFonts w:ascii="Times New Roman" w:cs="Times New Roman" w:hAnsi="Times New Roman"/>
          <w:i/>
          <w:sz w:val="28"/>
          <w:szCs w:val="28"/>
        </w:rPr>
        <w:t xml:space="preserve"> </w:t>
      </w:r>
      <w:r w:rsidRPr="0EBC5F00">
        <w:rPr>
          <w:rFonts w:ascii="Times New Roman" w:cs="Times New Roman"/>
          <w:b w:val="false"/>
          <w:i/>
          <w:sz w:val="28"/>
          <w:szCs w:val="28"/>
          <w:highlight w:val="none"/>
          <w:rPrChange w:id="7712" w:author="user pc" w:date="2022-03-15T10:14:00Z">
            <w:rPr>
              <w:b/>
              <w:i/>
              <w:highlight w:val="yellow"/>
            </w:rPr>
          </w:rPrChange>
        </w:rPr>
        <w:t>divided</w:t>
      </w:r>
      <w:r>
        <w:rPr>
          <w:rFonts w:ascii="Times New Roman" w:cs="Times New Roman" w:hAnsi="Times New Roman"/>
          <w:i/>
          <w:sz w:val="28"/>
          <w:szCs w:val="28"/>
        </w:rPr>
        <w:t xml:space="preserve"> </w:t>
      </w:r>
      <w:r w:rsidRPr="7DBE46D2">
        <w:rPr>
          <w:rFonts w:ascii="Times New Roman" w:cs="Times New Roman"/>
          <w:b w:val="false"/>
          <w:i/>
          <w:sz w:val="28"/>
          <w:szCs w:val="28"/>
          <w:highlight w:val="none"/>
          <w:rPrChange w:id="7713" w:author="user pc" w:date="2022-03-15T10:14:00Z">
            <w:rPr>
              <w:b/>
              <w:i/>
              <w:highlight w:val="yellow"/>
            </w:rPr>
          </w:rPrChange>
        </w:rPr>
        <w:t>by</w:t>
      </w:r>
      <w:r>
        <w:rPr>
          <w:rFonts w:ascii="Times New Roman" w:cs="Times New Roman" w:hAnsi="Times New Roman"/>
          <w:i/>
          <w:sz w:val="28"/>
          <w:szCs w:val="28"/>
        </w:rPr>
        <w:t xml:space="preserve"> </w:t>
      </w:r>
      <w:r w:rsidRPr="CEAFE2AE">
        <w:rPr>
          <w:rFonts w:ascii="Times New Roman" w:cs="Times New Roman"/>
          <w:b w:val="false"/>
          <w:i/>
          <w:sz w:val="28"/>
          <w:szCs w:val="28"/>
          <w:highlight w:val="none"/>
          <w:rPrChange w:id="7714" w:author="user pc" w:date="2022-03-15T10:14:00Z">
            <w:rPr>
              <w:b/>
              <w:i/>
              <w:highlight w:val="yellow"/>
            </w:rPr>
          </w:rPrChange>
        </w:rPr>
        <w:t>the</w:t>
      </w:r>
      <w:r>
        <w:rPr>
          <w:rFonts w:ascii="Times New Roman" w:cs="Times New Roman" w:hAnsi="Times New Roman"/>
          <w:i/>
          <w:sz w:val="28"/>
          <w:szCs w:val="28"/>
        </w:rPr>
        <w:t xml:space="preserve"> </w:t>
      </w:r>
      <w:r w:rsidRPr="A7A48BDD">
        <w:rPr>
          <w:rFonts w:ascii="Times New Roman" w:cs="Times New Roman"/>
          <w:b w:val="false"/>
          <w:i/>
          <w:sz w:val="28"/>
          <w:szCs w:val="28"/>
          <w:highlight w:val="none"/>
          <w:rPrChange w:id="7715" w:author="user pc" w:date="2022-03-15T10:14:00Z">
            <w:rPr>
              <w:b/>
              <w:i/>
              <w:highlight w:val="yellow"/>
            </w:rPr>
          </w:rPrChange>
        </w:rPr>
        <w:t>total</w:t>
      </w:r>
      <w:r>
        <w:rPr>
          <w:rFonts w:ascii="Times New Roman" w:cs="Times New Roman" w:hAnsi="Times New Roman"/>
          <w:i/>
          <w:sz w:val="28"/>
          <w:szCs w:val="28"/>
        </w:rPr>
        <w:t xml:space="preserve"> </w:t>
      </w:r>
      <w:r w:rsidRPr="78B956C6">
        <w:rPr>
          <w:rFonts w:ascii="Times New Roman" w:cs="Times New Roman"/>
          <w:b w:val="false"/>
          <w:i/>
          <w:sz w:val="28"/>
          <w:szCs w:val="28"/>
          <w:highlight w:val="none"/>
          <w:rPrChange w:id="7716" w:author="user pc" w:date="2022-03-15T10:14:00Z">
            <w:rPr>
              <w:b/>
              <w:i/>
              <w:highlight w:val="yellow"/>
            </w:rPr>
          </w:rPrChange>
        </w:rPr>
        <w:t>moles</w:t>
      </w:r>
      <w:r>
        <w:rPr>
          <w:rFonts w:ascii="Times New Roman" w:cs="Times New Roman" w:hAnsi="Times New Roman"/>
          <w:i/>
          <w:sz w:val="28"/>
          <w:szCs w:val="28"/>
        </w:rPr>
        <w:t xml:space="preserve"> </w:t>
      </w:r>
      <w:r w:rsidRPr="D9DACDEA">
        <w:rPr>
          <w:rFonts w:ascii="Times New Roman" w:cs="Times New Roman"/>
          <w:b w:val="false"/>
          <w:i/>
          <w:sz w:val="28"/>
          <w:szCs w:val="28"/>
          <w:highlight w:val="none"/>
          <w:rPrChange w:id="7717" w:author="user pc" w:date="2022-03-15T10:14:00Z">
            <w:rPr>
              <w:b/>
              <w:i/>
              <w:highlight w:val="yellow"/>
            </w:rPr>
          </w:rPrChange>
        </w:rPr>
        <w:t>of</w:t>
      </w:r>
      <w:r>
        <w:rPr>
          <w:rFonts w:ascii="Times New Roman" w:cs="Times New Roman" w:hAnsi="Times New Roman"/>
          <w:i/>
          <w:sz w:val="28"/>
          <w:szCs w:val="28"/>
        </w:rPr>
        <w:t xml:space="preserve"> </w:t>
      </w:r>
      <w:r w:rsidRPr="EEDCE41A">
        <w:rPr>
          <w:rFonts w:ascii="Times New Roman" w:cs="Times New Roman"/>
          <w:b w:val="false"/>
          <w:i/>
          <w:sz w:val="28"/>
          <w:szCs w:val="28"/>
          <w:highlight w:val="none"/>
          <w:rPrChange w:id="7718" w:author="user pc" w:date="2022-03-15T10:14:00Z">
            <w:rPr>
              <w:b/>
              <w:i/>
              <w:highlight w:val="yellow"/>
            </w:rPr>
          </w:rPrChange>
        </w:rPr>
        <w:t>gas</w:t>
      </w:r>
      <w:r>
        <w:rPr>
          <w:rFonts w:ascii="Times New Roman" w:cs="Times New Roman" w:hAnsi="Times New Roman"/>
          <w:i/>
          <w:sz w:val="28"/>
          <w:szCs w:val="28"/>
        </w:rPr>
        <w:t xml:space="preserve"> </w:t>
      </w:r>
      <w:r w:rsidRPr="B30F5A4C">
        <w:rPr>
          <w:rFonts w:ascii="Times New Roman" w:cs="Times New Roman"/>
          <w:b w:val="false"/>
          <w:i/>
          <w:sz w:val="28"/>
          <w:szCs w:val="28"/>
          <w:highlight w:val="none"/>
          <w:rPrChange w:id="7719" w:author="user pc" w:date="2022-03-15T10:14:00Z">
            <w:rPr>
              <w:b/>
              <w:i/>
              <w:highlight w:val="yellow"/>
            </w:rPr>
          </w:rPrChange>
        </w:rPr>
        <w:t>in</w:t>
      </w:r>
      <w:r>
        <w:rPr>
          <w:rFonts w:ascii="Times New Roman" w:cs="Times New Roman" w:hAnsi="Times New Roman"/>
          <w:i/>
          <w:sz w:val="28"/>
          <w:szCs w:val="28"/>
        </w:rPr>
        <w:t xml:space="preserve"> </w:t>
      </w:r>
      <w:r w:rsidRPr="007D0578">
        <w:rPr>
          <w:rFonts w:ascii="Times New Roman" w:cs="Times New Roman"/>
          <w:b w:val="false"/>
          <w:i/>
          <w:sz w:val="28"/>
          <w:szCs w:val="28"/>
          <w:highlight w:val="none"/>
          <w:rPrChange w:id="7720" w:author="user pc" w:date="2022-03-15T10:14:00Z">
            <w:rPr>
              <w:b/>
              <w:i/>
              <w:highlight w:val="yellow"/>
            </w:rPr>
          </w:rPrChange>
        </w:rPr>
        <w:t>the</w:t>
      </w:r>
      <w:r>
        <w:rPr>
          <w:rFonts w:ascii="Times New Roman" w:cs="Times New Roman" w:hAnsi="Times New Roman"/>
          <w:i/>
          <w:sz w:val="28"/>
          <w:szCs w:val="28"/>
        </w:rPr>
        <w:t xml:space="preserve"> </w:t>
      </w:r>
      <w:r w:rsidRPr="AD85D885">
        <w:rPr>
          <w:rFonts w:ascii="Times New Roman" w:cs="Times New Roman"/>
          <w:b w:val="false"/>
          <w:i/>
          <w:sz w:val="28"/>
          <w:szCs w:val="28"/>
          <w:highlight w:val="none"/>
          <w:rPrChange w:id="7721" w:author="user pc" w:date="2022-03-15T10:14:00Z">
            <w:rPr>
              <w:b/>
              <w:i/>
              <w:highlight w:val="yellow"/>
            </w:rPr>
          </w:rPrChange>
        </w:rPr>
        <w:t>mixture.</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fraction=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gas</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 xml:space="preserve">Total </m:t>
                  </m:r>
                </m:sub>
              </m:sSub>
            </m:den>
          </m:f>
        </m:oMath>
      </m:oMathPara>
    </w:p>
    <w:p>
      <w:pPr>
        <w:pStyle w:val="style0"/>
        <w:rPr>
          <w:rFonts w:ascii="Times New Roman" w:cs="Times New Roman"/>
          <w:sz w:val="28"/>
          <w:szCs w:val="28"/>
          <w:rPrChange w:id="7722" w:author="user pc" w:date="2022-03-15T10:14:00Z">
            <w:rPr/>
          </w:rPrChange>
        </w:rPr>
      </w:pPr>
      <w:r w:rsidRPr="8671348F">
        <w:rPr>
          <w:rFonts w:ascii="Times New Roman" w:cs="Times New Roman"/>
          <w:sz w:val="28"/>
          <w:szCs w:val="28"/>
          <w:rPrChange w:id="7723" w:author="user pc" w:date="2022-03-15T10:14:00Z">
            <w:rPr/>
          </w:rPrChange>
        </w:rPr>
        <w:t>Mole fraction can also be determined as:</w:t>
      </w:r>
    </w:p>
    <w:p>
      <w:pPr>
        <w:pStyle w:val="style0"/>
        <w:rPr>
          <w:rFonts w:ascii="Times New Roman" w:cs="Times New Roman" w:hAnsi="Times New Roman"/>
          <w:sz w:val="28"/>
          <w:szCs w:val="28"/>
        </w:rPr>
      </w:pPr>
      <w:r w:rsidRPr="C14F8087">
        <w:rPr>
          <w:rFonts w:ascii="Times New Roman" w:cs="Times New Roman"/>
          <w:sz w:val="28"/>
          <w:szCs w:val="28"/>
          <w:rPrChange w:id="7724" w:author="user pc" w:date="2022-03-15T10:14:00Z">
            <w:rPr/>
          </w:rPrChange>
        </w:rPr>
        <w:t>a)</w:t>
      </w:r>
      <m:oMath>
        <m:r>
          <w:rPr>
            <w:rFonts w:ascii="Cambria Math" w:cs="Times New Roman" w:hAnsi="Cambria Math"/>
            <w:sz w:val="28"/>
            <w:szCs w:val="28"/>
          </w:rPr>
          <m:t xml:space="preserve">mole fraction=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gas</m:t>
                </m:r>
              </m:sub>
            </m:sSub>
          </m:num>
          <m:den>
            <m:sSub>
              <m:sSubPr>
                <m:ctrlPr>
                  <w:rPr>
                    <w:rFonts w:ascii="Cambria Math" w:cs="Times New Roman" w:hAnsi="Cambria Math"/>
                    <w:i/>
                    <w:sz w:val="28"/>
                    <w:szCs w:val="28"/>
                  </w:rPr>
                </m:ctrlPr>
              </m:sSubPr>
              <m:e>
                <m:r>
                  <w:rPr>
                    <w:rFonts w:ascii="Cambria Math" w:cs="Times New Roman" w:hAnsi="Cambria Math"/>
                    <w:sz w:val="28"/>
                    <w:szCs w:val="28"/>
                  </w:rPr>
                  <m:t>P</m:t>
                </m:r>
              </m:e>
              <m:sub>
                <m:r>
                  <w:rPr>
                    <w:rFonts w:ascii="Cambria Math" w:cs="Times New Roman" w:hAnsi="Cambria Math"/>
                    <w:sz w:val="28"/>
                    <w:szCs w:val="28"/>
                  </w:rPr>
                  <m:t xml:space="preserve">Total </m:t>
                </m:r>
              </m:sub>
            </m:sSub>
          </m:den>
        </m:f>
      </m:oMath>
    </w:p>
    <w:p>
      <w:pPr>
        <w:pStyle w:val="style0"/>
        <w:rPr>
          <w:rFonts w:ascii="Times New Roman" w:cs="Times New Roman"/>
          <w:sz w:val="28"/>
          <w:szCs w:val="28"/>
          <w:rPrChange w:id="7725" w:author="user pc" w:date="2022-03-15T10:14:00Z">
            <w:rPr/>
          </w:rPrChange>
        </w:rPr>
      </w:pPr>
      <w:r w:rsidRPr="B8D4DF7F">
        <w:rPr>
          <w:rFonts w:ascii="Times New Roman" w:cs="Times New Roman"/>
          <w:sz w:val="28"/>
          <w:szCs w:val="28"/>
          <w:rPrChange w:id="7726" w:author="user pc" w:date="2022-03-15T10:14:00Z">
            <w:rPr/>
          </w:rPrChange>
        </w:rPr>
        <w:t xml:space="preserve">b) </w:t>
      </w:r>
      <m:oMath>
        <m:r>
          <w:rPr>
            <w:rFonts w:ascii="Cambria Math" w:cs="Times New Roman" w:hAnsi="Cambria Math"/>
            <w:sz w:val="28"/>
            <w:szCs w:val="28"/>
          </w:rPr>
          <m:t xml:space="preserve">mole fraction=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gas</m:t>
                </m:r>
              </m:sub>
            </m:sSub>
          </m:num>
          <m:den>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 xml:space="preserve">Total </m:t>
                </m:r>
              </m:sub>
            </m:sSub>
          </m:den>
        </m:f>
      </m:oMath>
    </w:p>
    <w:p>
      <w:pPr>
        <w:pStyle w:val="style179"/>
        <w:numPr>
          <w:ilvl w:val="0"/>
          <w:numId w:val="78"/>
        </w:numPr>
        <w:rPr>
          <w:rFonts w:ascii="Times New Roman" w:cs="Times New Roman"/>
          <w:sz w:val="28"/>
          <w:szCs w:val="28"/>
          <w:rPrChange w:id="7727" w:author="user pc" w:date="2022-03-15T10:14:00Z">
            <w:rPr/>
          </w:rPrChange>
        </w:rPr>
      </w:pPr>
      <w:r w:rsidRPr="04BC1985">
        <w:rPr>
          <w:rFonts w:ascii="Times New Roman" w:cs="Times New Roman"/>
          <w:sz w:val="28"/>
          <w:szCs w:val="28"/>
          <w:rPrChange w:id="7728" w:author="user pc" w:date="2022-03-15T10:14:00Z">
            <w:rPr/>
          </w:rPrChange>
        </w:rPr>
        <w:t>Dalton's</w:t>
      </w:r>
      <w:r>
        <w:rPr>
          <w:rFonts w:ascii="Times New Roman" w:cs="Times New Roman" w:hAnsi="Times New Roman"/>
          <w:sz w:val="28"/>
          <w:szCs w:val="28"/>
        </w:rPr>
        <w:t xml:space="preserve"> </w:t>
      </w:r>
      <w:r w:rsidRPr="76630326">
        <w:rPr>
          <w:rFonts w:ascii="Times New Roman" w:cs="Times New Roman"/>
          <w:sz w:val="28"/>
          <w:szCs w:val="28"/>
          <w:rPrChange w:id="7729" w:author="user pc" w:date="2022-03-15T10:14:00Z">
            <w:rPr/>
          </w:rPrChange>
        </w:rPr>
        <w:t>law</w:t>
      </w:r>
      <w:r>
        <w:rPr>
          <w:rFonts w:ascii="Times New Roman" w:cs="Times New Roman" w:hAnsi="Times New Roman"/>
          <w:sz w:val="28"/>
          <w:szCs w:val="28"/>
        </w:rPr>
        <w:t xml:space="preserve"> </w:t>
      </w:r>
      <w:r w:rsidRPr="C21E3806">
        <w:rPr>
          <w:rFonts w:ascii="Times New Roman" w:cs="Times New Roman"/>
          <w:sz w:val="28"/>
          <w:szCs w:val="28"/>
          <w:rPrChange w:id="7730" w:author="user pc" w:date="2022-03-15T10:14:00Z">
            <w:rPr/>
          </w:rPrChange>
        </w:rPr>
        <w:t>is</w:t>
      </w:r>
      <w:r>
        <w:rPr>
          <w:rFonts w:ascii="Times New Roman" w:cs="Times New Roman" w:hAnsi="Times New Roman"/>
          <w:sz w:val="28"/>
          <w:szCs w:val="28"/>
        </w:rPr>
        <w:t xml:space="preserve"> </w:t>
      </w:r>
      <w:r w:rsidRPr="01A8BDDE">
        <w:rPr>
          <w:rFonts w:ascii="Times New Roman" w:cs="Times New Roman"/>
          <w:sz w:val="28"/>
          <w:szCs w:val="28"/>
          <w:rPrChange w:id="7731" w:author="user pc" w:date="2022-03-15T10:14:00Z">
            <w:rPr/>
          </w:rPrChange>
        </w:rPr>
        <w:t>often</w:t>
      </w:r>
      <w:r>
        <w:rPr>
          <w:rFonts w:ascii="Times New Roman" w:cs="Times New Roman" w:hAnsi="Times New Roman"/>
          <w:sz w:val="28"/>
          <w:szCs w:val="28"/>
        </w:rPr>
        <w:t xml:space="preserve"> </w:t>
      </w:r>
      <w:r w:rsidRPr="1BB8D60B">
        <w:rPr>
          <w:rFonts w:ascii="Times New Roman" w:cs="Times New Roman"/>
          <w:sz w:val="28"/>
          <w:szCs w:val="28"/>
          <w:rPrChange w:id="7732" w:author="user pc" w:date="2022-03-15T10:14:00Z">
            <w:rPr/>
          </w:rPrChange>
        </w:rPr>
        <w:t>used</w:t>
      </w:r>
      <w:r>
        <w:rPr>
          <w:rFonts w:ascii="Times New Roman" w:cs="Times New Roman" w:hAnsi="Times New Roman"/>
          <w:sz w:val="28"/>
          <w:szCs w:val="28"/>
        </w:rPr>
        <w:t xml:space="preserve"> </w:t>
      </w:r>
      <w:r w:rsidRPr="2D09BCE4">
        <w:rPr>
          <w:rFonts w:ascii="Times New Roman" w:cs="Times New Roman"/>
          <w:sz w:val="28"/>
          <w:szCs w:val="28"/>
          <w:rPrChange w:id="7733" w:author="user pc" w:date="2022-03-15T10:14:00Z">
            <w:rPr/>
          </w:rPrChange>
        </w:rPr>
        <w:t>to</w:t>
      </w:r>
      <w:r>
        <w:rPr>
          <w:rFonts w:ascii="Times New Roman" w:cs="Times New Roman" w:hAnsi="Times New Roman"/>
          <w:sz w:val="28"/>
          <w:szCs w:val="28"/>
        </w:rPr>
        <w:t xml:space="preserve"> </w:t>
      </w:r>
      <w:r w:rsidRPr="BD96CC3C">
        <w:rPr>
          <w:rFonts w:ascii="Times New Roman" w:cs="Times New Roman"/>
          <w:sz w:val="28"/>
          <w:szCs w:val="28"/>
          <w:rPrChange w:id="7734" w:author="user pc" w:date="2022-03-15T10:14:00Z">
            <w:rPr/>
          </w:rPrChange>
        </w:rPr>
        <w:t>determine</w:t>
      </w:r>
      <w:r>
        <w:rPr>
          <w:rFonts w:ascii="Times New Roman" w:cs="Times New Roman" w:hAnsi="Times New Roman"/>
          <w:sz w:val="28"/>
          <w:szCs w:val="28"/>
        </w:rPr>
        <w:t xml:space="preserve"> </w:t>
      </w:r>
      <w:r w:rsidRPr="38C9B2D2">
        <w:rPr>
          <w:rFonts w:ascii="Times New Roman" w:cs="Times New Roman"/>
          <w:sz w:val="28"/>
          <w:szCs w:val="28"/>
          <w:rPrChange w:id="7735" w:author="user pc" w:date="2022-03-15T10:14:00Z">
            <w:rPr/>
          </w:rPrChange>
        </w:rPr>
        <w:t>the</w:t>
      </w:r>
      <w:r>
        <w:rPr>
          <w:rFonts w:ascii="Times New Roman" w:cs="Times New Roman" w:hAnsi="Times New Roman"/>
          <w:sz w:val="28"/>
          <w:szCs w:val="28"/>
        </w:rPr>
        <w:t xml:space="preserve"> </w:t>
      </w:r>
      <w:r w:rsidRPr="06F301DC">
        <w:rPr>
          <w:rFonts w:ascii="Times New Roman" w:cs="Times New Roman"/>
          <w:sz w:val="28"/>
          <w:szCs w:val="28"/>
          <w:rPrChange w:id="7736" w:author="user pc" w:date="2022-03-15T10:14:00Z">
            <w:rPr/>
          </w:rPrChange>
        </w:rPr>
        <w:t>pressure</w:t>
      </w:r>
      <w:r>
        <w:rPr>
          <w:rFonts w:ascii="Times New Roman" w:cs="Times New Roman" w:hAnsi="Times New Roman"/>
          <w:sz w:val="28"/>
          <w:szCs w:val="28"/>
        </w:rPr>
        <w:t xml:space="preserve"> </w:t>
      </w:r>
      <w:r w:rsidRPr="6CF3A300">
        <w:rPr>
          <w:rFonts w:ascii="Times New Roman" w:cs="Times New Roman"/>
          <w:sz w:val="28"/>
          <w:szCs w:val="28"/>
          <w:rPrChange w:id="7737" w:author="user pc" w:date="2022-03-15T10:14:00Z">
            <w:rPr/>
          </w:rPrChange>
        </w:rPr>
        <w:t>of</w:t>
      </w:r>
      <w:r>
        <w:rPr>
          <w:rFonts w:ascii="Times New Roman" w:cs="Times New Roman" w:hAnsi="Times New Roman"/>
          <w:sz w:val="28"/>
          <w:szCs w:val="28"/>
        </w:rPr>
        <w:t xml:space="preserve"> </w:t>
      </w:r>
      <w:r w:rsidRPr="D5C5CE94">
        <w:rPr>
          <w:rFonts w:ascii="Times New Roman" w:cs="Times New Roman"/>
          <w:sz w:val="28"/>
          <w:szCs w:val="28"/>
          <w:rPrChange w:id="7738" w:author="user pc" w:date="2022-03-15T10:14:00Z">
            <w:rPr/>
          </w:rPrChange>
        </w:rPr>
        <w:t>a</w:t>
      </w:r>
      <w:r>
        <w:rPr>
          <w:rFonts w:ascii="Times New Roman" w:cs="Times New Roman" w:hAnsi="Times New Roman"/>
          <w:sz w:val="28"/>
          <w:szCs w:val="28"/>
        </w:rPr>
        <w:t xml:space="preserve"> </w:t>
      </w:r>
      <w:r w:rsidRPr="01817710">
        <w:rPr>
          <w:rFonts w:ascii="Times New Roman" w:cs="Times New Roman"/>
          <w:sz w:val="28"/>
          <w:szCs w:val="28"/>
          <w:rPrChange w:id="7739" w:author="user pc" w:date="2022-03-15T10:14:00Z">
            <w:rPr/>
          </w:rPrChange>
        </w:rPr>
        <w:t>gas</w:t>
      </w:r>
      <w:r>
        <w:rPr>
          <w:rFonts w:ascii="Times New Roman" w:cs="Times New Roman" w:hAnsi="Times New Roman"/>
          <w:sz w:val="28"/>
          <w:szCs w:val="28"/>
        </w:rPr>
        <w:t xml:space="preserve"> </w:t>
      </w:r>
      <w:r w:rsidRPr="E8503F4A">
        <w:rPr>
          <w:rFonts w:ascii="Times New Roman" w:cs="Times New Roman"/>
          <w:sz w:val="28"/>
          <w:szCs w:val="28"/>
          <w:rPrChange w:id="7740" w:author="user pc" w:date="2022-03-15T10:14:00Z">
            <w:rPr/>
          </w:rPrChange>
        </w:rPr>
        <w:t>collected</w:t>
      </w:r>
      <w:r>
        <w:rPr>
          <w:rFonts w:ascii="Times New Roman" w:cs="Times New Roman" w:hAnsi="Times New Roman"/>
          <w:sz w:val="28"/>
          <w:szCs w:val="28"/>
        </w:rPr>
        <w:t xml:space="preserve"> </w:t>
      </w:r>
      <w:r w:rsidRPr="207C21F8">
        <w:rPr>
          <w:rFonts w:ascii="Times New Roman" w:cs="Times New Roman"/>
          <w:sz w:val="28"/>
          <w:szCs w:val="28"/>
          <w:rPrChange w:id="7741" w:author="user pc" w:date="2022-03-15T10:14:00Z">
            <w:rPr/>
          </w:rPrChange>
        </w:rPr>
        <w:t>overwater.</w:t>
      </w:r>
    </w:p>
    <w:p>
      <w:pPr>
        <w:pStyle w:val="style0"/>
        <w:rPr>
          <w:rFonts w:ascii="Times New Roman" w:cs="Times New Roman"/>
          <w:sz w:val="28"/>
          <w:szCs w:val="28"/>
          <w:rPrChange w:id="7742" w:author="user pc" w:date="2022-03-15T10:14:00Z">
            <w:rPr/>
          </w:rPrChange>
        </w:rPr>
      </w:pPr>
      <w:r w:rsidRPr="F17406B2">
        <w:rPr>
          <w:rFonts w:ascii="Times New Roman" w:cs="Times New Roman"/>
          <w:b/>
          <w:sz w:val="28"/>
          <w:szCs w:val="28"/>
          <w:rPrChange w:id="7743" w:author="user pc" w:date="2022-03-15T10:14:00Z">
            <w:rPr>
              <w:b/>
            </w:rPr>
          </w:rPrChange>
        </w:rPr>
        <w:t>Example</w:t>
      </w:r>
      <w:r>
        <w:rPr>
          <w:rFonts w:ascii="Times New Roman" w:cs="Times New Roman" w:hAnsi="Times New Roman"/>
          <w:b/>
          <w:sz w:val="28"/>
          <w:szCs w:val="28"/>
        </w:rPr>
        <w:t xml:space="preserve"> </w:t>
      </w:r>
      <w:r w:rsidRPr="BEC5B9D8">
        <w:rPr>
          <w:rFonts w:ascii="Times New Roman" w:cs="Times New Roman"/>
          <w:b/>
          <w:sz w:val="28"/>
          <w:szCs w:val="28"/>
          <w:rPrChange w:id="7744" w:author="user pc" w:date="2022-03-15T10:14:00Z">
            <w:rPr>
              <w:b/>
            </w:rPr>
          </w:rPrChange>
        </w:rPr>
        <w:t>1:</w:t>
      </w:r>
      <w:r>
        <w:rPr>
          <w:rFonts w:ascii="Times New Roman" w:cs="Times New Roman" w:hAnsi="Times New Roman"/>
          <w:b/>
          <w:sz w:val="28"/>
          <w:szCs w:val="28"/>
        </w:rPr>
        <w:t xml:space="preserve"> </w:t>
      </w:r>
      <w:r w:rsidRPr="94B23632">
        <w:rPr>
          <w:rFonts w:ascii="Times New Roman" w:cs="Times New Roman"/>
          <w:sz w:val="28"/>
          <w:szCs w:val="28"/>
          <w:rPrChange w:id="7745" w:author="user pc" w:date="2022-03-15T10:14:00Z">
            <w:rPr/>
          </w:rPrChange>
        </w:rPr>
        <w:t>Hydrogen</w:t>
      </w:r>
      <w:r>
        <w:rPr>
          <w:rFonts w:ascii="Times New Roman" w:cs="Times New Roman" w:hAnsi="Times New Roman"/>
          <w:sz w:val="28"/>
          <w:szCs w:val="28"/>
        </w:rPr>
        <w:t xml:space="preserve"> </w:t>
      </w:r>
      <w:r w:rsidRPr="4C4B5EEC">
        <w:rPr>
          <w:rFonts w:ascii="Times New Roman" w:cs="Times New Roman"/>
          <w:sz w:val="28"/>
          <w:szCs w:val="28"/>
          <w:rPrChange w:id="7746" w:author="user pc" w:date="2022-03-15T10:14:00Z">
            <w:rPr/>
          </w:rPrChange>
        </w:rPr>
        <w:t>gas</w:t>
      </w:r>
      <w:r>
        <w:rPr>
          <w:rFonts w:ascii="Times New Roman" w:cs="Times New Roman" w:hAnsi="Times New Roman"/>
          <w:sz w:val="28"/>
          <w:szCs w:val="28"/>
        </w:rPr>
        <w:t xml:space="preserve"> </w:t>
      </w:r>
      <w:r w:rsidRPr="4482575C">
        <w:rPr>
          <w:rFonts w:ascii="Times New Roman" w:cs="Times New Roman"/>
          <w:sz w:val="28"/>
          <w:szCs w:val="28"/>
          <w:rPrChange w:id="7747" w:author="user pc" w:date="2022-03-15T10:14:00Z">
            <w:rPr/>
          </w:rPrChange>
        </w:rPr>
        <w:t>is</w:t>
      </w:r>
      <w:r>
        <w:rPr>
          <w:rFonts w:ascii="Times New Roman" w:cs="Times New Roman" w:hAnsi="Times New Roman"/>
          <w:sz w:val="28"/>
          <w:szCs w:val="28"/>
        </w:rPr>
        <w:t xml:space="preserve"> </w:t>
      </w:r>
      <w:r w:rsidRPr="AB9D5F20">
        <w:rPr>
          <w:rFonts w:ascii="Times New Roman" w:cs="Times New Roman"/>
          <w:sz w:val="28"/>
          <w:szCs w:val="28"/>
          <w:rPrChange w:id="7748" w:author="user pc" w:date="2022-03-15T10:14:00Z">
            <w:rPr/>
          </w:rPrChange>
        </w:rPr>
        <w:t>collected</w:t>
      </w:r>
      <w:r>
        <w:rPr>
          <w:rFonts w:ascii="Times New Roman" w:cs="Times New Roman" w:hAnsi="Times New Roman"/>
          <w:sz w:val="28"/>
          <w:szCs w:val="28"/>
        </w:rPr>
        <w:t xml:space="preserve"> </w:t>
      </w:r>
      <w:r w:rsidRPr="531E7D0C">
        <w:rPr>
          <w:rFonts w:ascii="Times New Roman" w:cs="Times New Roman"/>
          <w:sz w:val="28"/>
          <w:szCs w:val="28"/>
          <w:rPrChange w:id="7749" w:author="user pc" w:date="2022-03-15T10:14:00Z">
            <w:rPr/>
          </w:rPrChange>
        </w:rPr>
        <w:t>overwater</w:t>
      </w:r>
      <w:r>
        <w:rPr>
          <w:rFonts w:ascii="Times New Roman" w:cs="Times New Roman" w:hAnsi="Times New Roman"/>
          <w:sz w:val="28"/>
          <w:szCs w:val="28"/>
        </w:rPr>
        <w:t xml:space="preserve"> </w:t>
      </w:r>
      <w:r w:rsidRPr="8A316159">
        <w:rPr>
          <w:rFonts w:ascii="Times New Roman" w:cs="Times New Roman"/>
          <w:sz w:val="28"/>
          <w:szCs w:val="28"/>
          <w:rPrChange w:id="7750" w:author="user pc" w:date="2022-03-15T10:14:00Z">
            <w:rPr/>
          </w:rPrChange>
        </w:rPr>
        <w:t>at</w:t>
      </w:r>
      <w:r>
        <w:rPr>
          <w:rFonts w:ascii="Times New Roman" w:cs="Times New Roman" w:hAnsi="Times New Roman"/>
          <w:sz w:val="28"/>
          <w:szCs w:val="28"/>
        </w:rPr>
        <w:t xml:space="preserve"> </w:t>
      </w:r>
      <w:r w:rsidRPr="6332216D">
        <w:rPr>
          <w:rFonts w:ascii="Times New Roman" w:cs="Times New Roman"/>
          <w:sz w:val="28"/>
          <w:szCs w:val="28"/>
          <w:rPrChange w:id="7751" w:author="user pc" w:date="2022-03-15T10:14:00Z">
            <w:rPr/>
          </w:rPrChange>
        </w:rPr>
        <w:t>a</w:t>
      </w:r>
      <w:r>
        <w:rPr>
          <w:rFonts w:ascii="Times New Roman" w:cs="Times New Roman" w:hAnsi="Times New Roman"/>
          <w:sz w:val="28"/>
          <w:szCs w:val="28"/>
        </w:rPr>
        <w:t xml:space="preserve"> </w:t>
      </w:r>
      <w:r w:rsidRPr="FF5B41F6">
        <w:rPr>
          <w:rFonts w:ascii="Times New Roman" w:cs="Times New Roman"/>
          <w:sz w:val="28"/>
          <w:szCs w:val="28"/>
          <w:rPrChange w:id="7752" w:author="user pc" w:date="2022-03-15T10:14:00Z">
            <w:rPr/>
          </w:rPrChange>
        </w:rPr>
        <w:t>total</w:t>
      </w:r>
      <w:r>
        <w:rPr>
          <w:rFonts w:ascii="Times New Roman" w:cs="Times New Roman" w:hAnsi="Times New Roman"/>
          <w:sz w:val="28"/>
          <w:szCs w:val="28"/>
        </w:rPr>
        <w:t xml:space="preserve"> </w:t>
      </w:r>
      <w:r w:rsidRPr="53B0C331">
        <w:rPr>
          <w:rFonts w:ascii="Times New Roman" w:cs="Times New Roman"/>
          <w:sz w:val="28"/>
          <w:szCs w:val="28"/>
          <w:rPrChange w:id="7753" w:author="user pc" w:date="2022-03-15T10:14:00Z">
            <w:rPr/>
          </w:rPrChange>
        </w:rPr>
        <w:t>pressure</w:t>
      </w:r>
      <w:r>
        <w:rPr>
          <w:rFonts w:ascii="Times New Roman" w:cs="Times New Roman" w:hAnsi="Times New Roman"/>
          <w:sz w:val="28"/>
          <w:szCs w:val="28"/>
        </w:rPr>
        <w:t xml:space="preserve"> </w:t>
      </w:r>
      <w:r w:rsidRPr="247F0A09">
        <w:rPr>
          <w:rFonts w:ascii="Times New Roman" w:cs="Times New Roman"/>
          <w:sz w:val="28"/>
          <w:szCs w:val="28"/>
          <w:rPrChange w:id="7754" w:author="user pc" w:date="2022-03-15T10:14:00Z">
            <w:rPr/>
          </w:rPrChange>
        </w:rPr>
        <w:t>of</w:t>
      </w:r>
      <w:r>
        <w:rPr>
          <w:rFonts w:ascii="Times New Roman" w:cs="Times New Roman" w:hAnsi="Times New Roman"/>
          <w:sz w:val="28"/>
          <w:szCs w:val="28"/>
        </w:rPr>
        <w:t xml:space="preserve"> </w:t>
      </w:r>
      <w:r w:rsidRPr="142C8870">
        <w:rPr>
          <w:rFonts w:ascii="Times New Roman" w:cs="Times New Roman"/>
          <w:sz w:val="28"/>
          <w:szCs w:val="28"/>
          <w:rPrChange w:id="7755" w:author="user pc" w:date="2022-03-15T10:14:00Z">
            <w:rPr/>
          </w:rPrChange>
        </w:rPr>
        <w:t>95.0kPa.</w:t>
      </w:r>
      <w:r>
        <w:rPr>
          <w:rFonts w:ascii="Times New Roman" w:cs="Times New Roman" w:hAnsi="Times New Roman"/>
          <w:sz w:val="28"/>
          <w:szCs w:val="28"/>
        </w:rPr>
        <w:t xml:space="preserve"> </w:t>
      </w:r>
      <w:r w:rsidRPr="FAF38BCE">
        <w:rPr>
          <w:rFonts w:ascii="Times New Roman" w:cs="Times New Roman"/>
          <w:sz w:val="28"/>
          <w:szCs w:val="28"/>
          <w:rPrChange w:id="7756" w:author="user pc" w:date="2022-03-15T10:14:00Z">
            <w:rPr/>
          </w:rPrChange>
        </w:rPr>
        <w:t>The</w:t>
      </w:r>
      <w:r>
        <w:rPr>
          <w:rFonts w:ascii="Times New Roman" w:cs="Times New Roman" w:hAnsi="Times New Roman"/>
          <w:sz w:val="28"/>
          <w:szCs w:val="28"/>
        </w:rPr>
        <w:t xml:space="preserve"> </w:t>
      </w:r>
      <w:r w:rsidRPr="F7C7A42E">
        <w:rPr>
          <w:rFonts w:ascii="Times New Roman" w:cs="Times New Roman"/>
          <w:sz w:val="28"/>
          <w:szCs w:val="28"/>
          <w:rPrChange w:id="7757" w:author="user pc" w:date="2022-03-15T10:14:00Z">
            <w:rPr/>
          </w:rPrChange>
        </w:rPr>
        <w:t>volume</w:t>
      </w:r>
      <w:r>
        <w:rPr>
          <w:rFonts w:ascii="Times New Roman" w:cs="Times New Roman" w:hAnsi="Times New Roman"/>
          <w:sz w:val="28"/>
          <w:szCs w:val="28"/>
        </w:rPr>
        <w:t xml:space="preserve"> </w:t>
      </w:r>
      <w:r w:rsidRPr="C22D50CF">
        <w:rPr>
          <w:rFonts w:ascii="Times New Roman" w:cs="Times New Roman"/>
          <w:sz w:val="28"/>
          <w:szCs w:val="28"/>
          <w:rPrChange w:id="7758" w:author="user pc" w:date="2022-03-15T10:14:00Z">
            <w:rPr/>
          </w:rPrChange>
        </w:rPr>
        <w:t>of</w:t>
      </w:r>
      <w:r>
        <w:rPr>
          <w:rFonts w:ascii="Times New Roman" w:cs="Times New Roman" w:hAnsi="Times New Roman"/>
          <w:sz w:val="28"/>
          <w:szCs w:val="28"/>
        </w:rPr>
        <w:t xml:space="preserve"> </w:t>
      </w:r>
      <w:r w:rsidRPr="A61A56D8">
        <w:rPr>
          <w:rFonts w:ascii="Times New Roman" w:cs="Times New Roman"/>
          <w:sz w:val="28"/>
          <w:szCs w:val="28"/>
          <w:rPrChange w:id="7759" w:author="user pc" w:date="2022-03-15T10:14:00Z">
            <w:rPr/>
          </w:rPrChange>
        </w:rPr>
        <w:t>gas</w:t>
      </w:r>
      <w:r>
        <w:rPr>
          <w:rFonts w:ascii="Times New Roman" w:cs="Times New Roman" w:hAnsi="Times New Roman"/>
          <w:sz w:val="28"/>
          <w:szCs w:val="28"/>
        </w:rPr>
        <w:t xml:space="preserve"> </w:t>
      </w:r>
      <w:r w:rsidRPr="A223A05A">
        <w:rPr>
          <w:rFonts w:ascii="Times New Roman" w:cs="Times New Roman"/>
          <w:sz w:val="28"/>
          <w:szCs w:val="28"/>
          <w:rPrChange w:id="7760" w:author="user pc" w:date="2022-03-15T10:14:00Z">
            <w:rPr/>
          </w:rPrChange>
        </w:rPr>
        <w:t>collected</w:t>
      </w:r>
      <w:r>
        <w:rPr>
          <w:rFonts w:ascii="Times New Roman" w:cs="Times New Roman" w:hAnsi="Times New Roman"/>
          <w:sz w:val="28"/>
          <w:szCs w:val="28"/>
        </w:rPr>
        <w:t xml:space="preserve"> </w:t>
      </w:r>
      <w:r w:rsidRPr="C35A0F44">
        <w:rPr>
          <w:rFonts w:ascii="Times New Roman" w:cs="Times New Roman"/>
          <w:sz w:val="28"/>
          <w:szCs w:val="28"/>
          <w:rPrChange w:id="7761" w:author="user pc" w:date="2022-03-15T10:14:00Z">
            <w:rPr/>
          </w:rPrChange>
        </w:rPr>
        <w:t>is</w:t>
      </w:r>
      <w:r>
        <w:rPr>
          <w:rFonts w:ascii="Times New Roman" w:cs="Times New Roman" w:hAnsi="Times New Roman"/>
          <w:sz w:val="28"/>
          <w:szCs w:val="28"/>
        </w:rPr>
        <w:t xml:space="preserve"> </w:t>
      </w:r>
      <w:r w:rsidRPr="38DCA92A">
        <w:rPr>
          <w:rFonts w:ascii="Times New Roman" w:cs="Times New Roman"/>
          <w:sz w:val="28"/>
          <w:szCs w:val="28"/>
          <w:rPrChange w:id="7762" w:author="user pc" w:date="2022-03-15T10:14:00Z">
            <w:rPr/>
          </w:rPrChange>
        </w:rPr>
        <w:t>28.0mL</w:t>
      </w:r>
      <w:r>
        <w:rPr>
          <w:rFonts w:ascii="Times New Roman" w:cs="Times New Roman" w:hAnsi="Times New Roman"/>
          <w:sz w:val="28"/>
          <w:szCs w:val="28"/>
        </w:rPr>
        <w:t xml:space="preserve"> </w:t>
      </w:r>
      <w:r w:rsidRPr="605BC0EC">
        <w:rPr>
          <w:rFonts w:ascii="Times New Roman" w:cs="Times New Roman"/>
          <w:sz w:val="28"/>
          <w:szCs w:val="28"/>
          <w:rPrChange w:id="7763" w:author="user pc" w:date="2022-03-15T10:14:00Z">
            <w:rPr/>
          </w:rPrChange>
        </w:rPr>
        <w:t>at</w:t>
      </w:r>
      <w:r>
        <w:rPr>
          <w:rFonts w:ascii="Times New Roman" w:cs="Times New Roman" w:hAnsi="Times New Roman"/>
          <w:sz w:val="28"/>
          <w:szCs w:val="28"/>
        </w:rPr>
        <w:t xml:space="preserve"> </w:t>
      </w:r>
      <w:r w:rsidRPr="23C75777">
        <w:rPr>
          <w:rFonts w:ascii="Times New Roman" w:cs="Times New Roman"/>
          <w:sz w:val="28"/>
          <w:szCs w:val="28"/>
          <w:rPrChange w:id="7764" w:author="user pc" w:date="2022-03-15T10:14:00Z">
            <w:rPr/>
          </w:rPrChange>
        </w:rPr>
        <w:t>25.0°C.</w:t>
      </w:r>
      <w:r>
        <w:rPr>
          <w:rFonts w:ascii="Times New Roman" w:cs="Times New Roman" w:hAnsi="Times New Roman"/>
          <w:sz w:val="28"/>
          <w:szCs w:val="28"/>
        </w:rPr>
        <w:t xml:space="preserve"> </w:t>
      </w:r>
      <w:r w:rsidRPr="7173C57F">
        <w:rPr>
          <w:rFonts w:ascii="Times New Roman" w:cs="Times New Roman"/>
          <w:sz w:val="28"/>
          <w:szCs w:val="28"/>
          <w:rPrChange w:id="7765" w:author="user pc" w:date="2022-03-15T10:14:00Z">
            <w:rPr/>
          </w:rPrChange>
        </w:rPr>
        <w:t>Determine</w:t>
      </w:r>
      <w:r>
        <w:rPr>
          <w:rFonts w:ascii="Times New Roman" w:cs="Times New Roman" w:hAnsi="Times New Roman"/>
          <w:sz w:val="28"/>
          <w:szCs w:val="28"/>
        </w:rPr>
        <w:t xml:space="preserve"> </w:t>
      </w:r>
      <w:r w:rsidRPr="B18CA8CA">
        <w:rPr>
          <w:rFonts w:ascii="Times New Roman" w:cs="Times New Roman"/>
          <w:sz w:val="28"/>
          <w:szCs w:val="28"/>
          <w:rPrChange w:id="7766" w:author="user pc" w:date="2022-03-15T10:14:00Z">
            <w:rPr/>
          </w:rPrChange>
        </w:rPr>
        <w:t>the</w:t>
      </w:r>
      <w:r>
        <w:rPr>
          <w:rFonts w:ascii="Times New Roman" w:cs="Times New Roman" w:hAnsi="Times New Roman"/>
          <w:sz w:val="28"/>
          <w:szCs w:val="28"/>
        </w:rPr>
        <w:t xml:space="preserve"> </w:t>
      </w:r>
      <w:r w:rsidRPr="1E84E300">
        <w:rPr>
          <w:rFonts w:ascii="Times New Roman" w:cs="Times New Roman"/>
          <w:sz w:val="28"/>
          <w:szCs w:val="28"/>
          <w:rPrChange w:id="7767" w:author="user pc" w:date="2022-03-15T10:14:00Z">
            <w:rPr/>
          </w:rPrChange>
        </w:rPr>
        <w:t>partial</w:t>
      </w:r>
      <w:r>
        <w:rPr>
          <w:rFonts w:ascii="Times New Roman" w:cs="Times New Roman" w:hAnsi="Times New Roman"/>
          <w:sz w:val="28"/>
          <w:szCs w:val="28"/>
        </w:rPr>
        <w:t xml:space="preserve"> </w:t>
      </w:r>
      <w:r w:rsidRPr="572D7149">
        <w:rPr>
          <w:rFonts w:ascii="Times New Roman" w:cs="Times New Roman"/>
          <w:sz w:val="28"/>
          <w:szCs w:val="28"/>
          <w:rPrChange w:id="7768" w:author="user pc" w:date="2022-03-15T10:14:00Z">
            <w:rPr/>
          </w:rPrChange>
        </w:rPr>
        <w:t>pressure</w:t>
      </w:r>
      <w:r>
        <w:rPr>
          <w:rFonts w:ascii="Times New Roman" w:cs="Times New Roman" w:hAnsi="Times New Roman"/>
          <w:sz w:val="28"/>
          <w:szCs w:val="28"/>
        </w:rPr>
        <w:t xml:space="preserve"> </w:t>
      </w:r>
      <w:r w:rsidRPr="7AB32507">
        <w:rPr>
          <w:rFonts w:ascii="Times New Roman" w:cs="Times New Roman"/>
          <w:sz w:val="28"/>
          <w:szCs w:val="28"/>
          <w:rPrChange w:id="7769" w:author="user pc" w:date="2022-03-15T10:14:00Z">
            <w:rPr/>
          </w:rPrChange>
        </w:rPr>
        <w:t>of</w:t>
      </w:r>
      <w:r>
        <w:rPr>
          <w:rFonts w:ascii="Times New Roman" w:cs="Times New Roman" w:hAnsi="Times New Roman"/>
          <w:sz w:val="28"/>
          <w:szCs w:val="28"/>
        </w:rPr>
        <w:t xml:space="preserve"> </w:t>
      </w:r>
      <w:r w:rsidRPr="3A491253">
        <w:rPr>
          <w:rFonts w:ascii="Times New Roman" w:cs="Times New Roman"/>
          <w:sz w:val="28"/>
          <w:szCs w:val="28"/>
          <w:rPrChange w:id="7770" w:author="user pc" w:date="2022-03-15T10:14:00Z">
            <w:rPr/>
          </w:rPrChange>
        </w:rPr>
        <w:t>the</w:t>
      </w:r>
      <w:r>
        <w:rPr>
          <w:rFonts w:ascii="Times New Roman" w:cs="Times New Roman" w:hAnsi="Times New Roman"/>
          <w:sz w:val="28"/>
          <w:szCs w:val="28"/>
        </w:rPr>
        <w:t xml:space="preserve"> </w:t>
      </w:r>
      <w:r w:rsidRPr="B3676EE5">
        <w:rPr>
          <w:rFonts w:ascii="Times New Roman" w:cs="Times New Roman"/>
          <w:sz w:val="28"/>
          <w:szCs w:val="28"/>
          <w:rPrChange w:id="7771" w:author="user pc" w:date="2022-03-15T10:14:00Z">
            <w:rPr/>
          </w:rPrChange>
        </w:rPr>
        <w:t>hydrogen</w:t>
      </w:r>
      <w:r>
        <w:rPr>
          <w:rFonts w:ascii="Times New Roman" w:cs="Times New Roman" w:hAnsi="Times New Roman"/>
          <w:sz w:val="28"/>
          <w:szCs w:val="28"/>
        </w:rPr>
        <w:t xml:space="preserve"> </w:t>
      </w:r>
      <w:r w:rsidRPr="17FCA8A4">
        <w:rPr>
          <w:rFonts w:ascii="Times New Roman" w:cs="Times New Roman"/>
          <w:sz w:val="28"/>
          <w:szCs w:val="28"/>
          <w:rPrChange w:id="7772" w:author="user pc" w:date="2022-03-15T10:14:00Z">
            <w:rPr/>
          </w:rPrChange>
        </w:rPr>
        <w:t>gas</w:t>
      </w:r>
      <w:r>
        <w:rPr>
          <w:rFonts w:ascii="Times New Roman" w:cs="Times New Roman" w:hAnsi="Times New Roman"/>
          <w:sz w:val="28"/>
          <w:szCs w:val="28"/>
        </w:rPr>
        <w:t xml:space="preserve"> </w:t>
      </w:r>
      <w:r w:rsidRPr="B087D5B5">
        <w:rPr>
          <w:rFonts w:ascii="Times New Roman" w:cs="Times New Roman"/>
          <w:sz w:val="28"/>
          <w:szCs w:val="28"/>
          <w:rPrChange w:id="7773" w:author="user pc" w:date="2022-03-15T10:14:00Z">
            <w:rPr/>
          </w:rPrChange>
        </w:rPr>
        <w:t>if</w:t>
      </w:r>
      <w:r>
        <w:rPr>
          <w:rFonts w:ascii="Times New Roman" w:cs="Times New Roman" w:hAnsi="Times New Roman"/>
          <w:sz w:val="28"/>
          <w:szCs w:val="28"/>
        </w:rPr>
        <w:t xml:space="preserve"> </w:t>
      </w:r>
      <w:r w:rsidRPr="9F564860">
        <w:rPr>
          <w:rFonts w:ascii="Times New Roman" w:cs="Times New Roman"/>
          <w:sz w:val="28"/>
          <w:szCs w:val="28"/>
          <w:rPrChange w:id="7774" w:author="user pc" w:date="2022-03-15T10:14:00Z">
            <w:rPr/>
          </w:rPrChange>
        </w:rPr>
        <w:t>the</w:t>
      </w:r>
      <w:r>
        <w:rPr>
          <w:rFonts w:ascii="Times New Roman" w:cs="Times New Roman" w:hAnsi="Times New Roman"/>
          <w:sz w:val="28"/>
          <w:szCs w:val="28"/>
        </w:rPr>
        <w:t xml:space="preserve"> </w:t>
      </w:r>
      <w:r w:rsidRPr="D0053CA2">
        <w:rPr>
          <w:rFonts w:ascii="Times New Roman" w:cs="Times New Roman"/>
          <w:sz w:val="28"/>
          <w:szCs w:val="28"/>
          <w:rPrChange w:id="7775" w:author="user pc" w:date="2022-03-15T10:14:00Z">
            <w:rPr/>
          </w:rPrChange>
        </w:rPr>
        <w:t>water</w:t>
      </w:r>
      <w:r>
        <w:rPr>
          <w:rFonts w:ascii="Times New Roman" w:cs="Times New Roman" w:hAnsi="Times New Roman"/>
          <w:sz w:val="28"/>
          <w:szCs w:val="28"/>
        </w:rPr>
        <w:t xml:space="preserve"> </w:t>
      </w:r>
      <w:r w:rsidRPr="076D07AD">
        <w:rPr>
          <w:rFonts w:ascii="Times New Roman" w:cs="Times New Roman"/>
          <w:sz w:val="28"/>
          <w:szCs w:val="28"/>
          <w:rPrChange w:id="7776" w:author="user pc" w:date="2022-03-15T10:14:00Z">
            <w:rPr/>
          </w:rPrChange>
        </w:rPr>
        <w:t>vapor</w:t>
      </w:r>
      <w:r>
        <w:rPr>
          <w:rFonts w:ascii="Times New Roman" w:cs="Times New Roman" w:hAnsi="Times New Roman"/>
          <w:sz w:val="28"/>
          <w:szCs w:val="28"/>
        </w:rPr>
        <w:t xml:space="preserve"> </w:t>
      </w:r>
      <w:r w:rsidRPr="43D72AE9">
        <w:rPr>
          <w:rFonts w:ascii="Times New Roman" w:cs="Times New Roman"/>
          <w:sz w:val="28"/>
          <w:szCs w:val="28"/>
          <w:rPrChange w:id="7777" w:author="user pc" w:date="2022-03-15T10:14:00Z">
            <w:rPr/>
          </w:rPrChange>
        </w:rPr>
        <w:t>pressure</w:t>
      </w:r>
      <w:r>
        <w:rPr>
          <w:rFonts w:ascii="Times New Roman" w:cs="Times New Roman" w:hAnsi="Times New Roman"/>
          <w:sz w:val="28"/>
          <w:szCs w:val="28"/>
        </w:rPr>
        <w:t xml:space="preserve"> </w:t>
      </w:r>
      <w:r w:rsidRPr="F6836CCA">
        <w:rPr>
          <w:rFonts w:ascii="Times New Roman" w:cs="Times New Roman"/>
          <w:sz w:val="28"/>
          <w:szCs w:val="28"/>
          <w:rPrChange w:id="7778" w:author="user pc" w:date="2022-03-15T10:14:00Z">
            <w:rPr/>
          </w:rPrChange>
        </w:rPr>
        <w:t>is</w:t>
      </w:r>
      <w:ins w:id="7779" w:author="user pc" w:date="2022-03-26T15:04:00Z">
        <w:r w:rsidR="E84EB263">
          <w:rPr>
            <w:rFonts w:ascii="Times New Roman" w:cs="Times New Roman" w:hAnsi="Times New Roman"/>
            <w:sz w:val="28"/>
            <w:szCs w:val="28"/>
          </w:rPr>
          <w:t xml:space="preserve"> </w:t>
        </w:r>
      </w:ins>
      <w:r w:rsidRPr="6FAF62C1">
        <w:rPr>
          <w:rFonts w:ascii="Times New Roman" w:cs="Times New Roman"/>
          <w:sz w:val="28"/>
          <w:szCs w:val="28"/>
          <w:rPrChange w:id="7780" w:author="user pc" w:date="2022-03-15T10:14:00Z">
            <w:rPr/>
          </w:rPrChange>
        </w:rPr>
        <w:t>3.17kPa.</w:t>
      </w:r>
    </w:p>
    <w:p>
      <w:pPr>
        <w:pStyle w:val="style0"/>
        <w:rPr>
          <w:rFonts w:ascii="Times New Roman" w:cs="Times New Roman"/>
          <w:sz w:val="28"/>
          <w:szCs w:val="28"/>
          <w:rPrChange w:id="7781" w:author="user pc" w:date="2022-03-15T10:14:00Z">
            <w:rPr/>
          </w:rPrChange>
        </w:rPr>
      </w:pPr>
      <w:r w:rsidRPr="54E8B029">
        <w:rPr>
          <w:rFonts w:ascii="Times New Roman" w:cs="Times New Roman"/>
          <w:b/>
          <w:sz w:val="28"/>
          <w:szCs w:val="28"/>
          <w:rPrChange w:id="7782" w:author="user pc" w:date="2022-03-15T10:14:00Z">
            <w:rPr>
              <w:b/>
            </w:rPr>
          </w:rPrChange>
        </w:rPr>
        <w:t>Solution</w:t>
      </w:r>
    </w:p>
    <w:p>
      <w:pPr>
        <w:pStyle w:val="style0"/>
        <w:rPr>
          <w:rFonts w:ascii="Times New Roman" w:cs="Times New Roman"/>
          <w:sz w:val="28"/>
          <w:szCs w:val="28"/>
          <w:rPrChange w:id="7783" w:author="user pc" w:date="2022-03-15T10:14:00Z">
            <w:rPr/>
          </w:rPrChange>
        </w:rPr>
      </w:pPr>
      <w:r w:rsidRPr="DF971D94">
        <w:rPr>
          <w:rFonts w:ascii="Times New Roman" w:cs="Times New Roman"/>
          <w:sz w:val="28"/>
          <w:szCs w:val="28"/>
          <w:rPrChange w:id="7784" w:author="user pc" w:date="2022-03-15T10:14:00Z">
            <w:rPr/>
          </w:rPrChange>
        </w:rPr>
        <w:t>P</w:t>
      </w:r>
      <w:r w:rsidRPr="EBA789AD">
        <w:rPr>
          <w:rFonts w:ascii="Times New Roman" w:cs="Times New Roman"/>
          <w:sz w:val="28"/>
          <w:szCs w:val="28"/>
          <w:vertAlign w:val="subscript"/>
          <w:rPrChange w:id="7785" w:author="user pc" w:date="2022-03-15T10:14:00Z">
            <w:rPr>
              <w:vertAlign w:val="subscript"/>
            </w:rPr>
          </w:rPrChange>
        </w:rPr>
        <w:t>Total</w:t>
      </w:r>
      <w:ins w:id="7786" w:author="user pc" w:date="2022-03-26T15:03:00Z">
        <w:r w:rsidR="86BC959A">
          <w:rPr>
            <w:rFonts w:ascii="Times New Roman" w:cs="Times New Roman" w:hAnsi="Times New Roman"/>
            <w:sz w:val="28"/>
            <w:szCs w:val="28"/>
            <w:vertAlign w:val="subscript"/>
          </w:rPr>
          <w:t xml:space="preserve"> </w:t>
        </w:r>
      </w:ins>
      <w:r w:rsidRPr="AB7927E3">
        <w:rPr>
          <w:rFonts w:ascii="Times New Roman" w:cs="Times New Roman"/>
          <w:sz w:val="28"/>
          <w:szCs w:val="28"/>
          <w:rPrChange w:id="7787" w:author="user pc" w:date="2022-03-15T10:14:00Z">
            <w:rPr/>
          </w:rPrChange>
        </w:rPr>
        <w:t>=</w:t>
      </w:r>
      <w:ins w:id="7788" w:author="user pc" w:date="2022-03-26T15:03:00Z">
        <w:r w:rsidR="1F389E9D">
          <w:rPr>
            <w:rFonts w:ascii="Times New Roman" w:cs="Times New Roman" w:hAnsi="Times New Roman"/>
            <w:sz w:val="28"/>
            <w:szCs w:val="28"/>
          </w:rPr>
          <w:t xml:space="preserve"> </w:t>
        </w:r>
      </w:ins>
      <w:r w:rsidRPr="29A13D8A">
        <w:rPr>
          <w:rFonts w:ascii="Times New Roman" w:cs="Times New Roman"/>
          <w:sz w:val="28"/>
          <w:szCs w:val="28"/>
          <w:rPrChange w:id="7789" w:author="user pc" w:date="2022-03-15T10:14:00Z">
            <w:rPr/>
          </w:rPrChange>
        </w:rPr>
        <w:t>P</w:t>
      </w:r>
      <w:r w:rsidRPr="2A532EC2">
        <w:rPr>
          <w:rFonts w:ascii="Times New Roman" w:cs="Times New Roman"/>
          <w:sz w:val="28"/>
          <w:szCs w:val="28"/>
          <w:vertAlign w:val="subscript"/>
          <w:rPrChange w:id="7790" w:author="user pc" w:date="2022-03-15T10:14:00Z">
            <w:rPr>
              <w:vertAlign w:val="subscript"/>
            </w:rPr>
          </w:rPrChange>
        </w:rPr>
        <w:t xml:space="preserve">H2 </w:t>
      </w:r>
      <w:r w:rsidRPr="4B15F7D3">
        <w:rPr>
          <w:rFonts w:ascii="Times New Roman" w:cs="Times New Roman"/>
          <w:sz w:val="28"/>
          <w:szCs w:val="28"/>
          <w:rPrChange w:id="7791" w:author="user pc" w:date="2022-03-15T10:14:00Z">
            <w:rPr/>
          </w:rPrChange>
        </w:rPr>
        <w:t>+</w:t>
      </w:r>
      <w:ins w:id="7792" w:author="user pc" w:date="2022-03-26T15:04:00Z">
        <w:r w:rsidR="8C7114B1">
          <w:rPr>
            <w:rFonts w:ascii="Times New Roman" w:cs="Times New Roman" w:hAnsi="Times New Roman"/>
            <w:sz w:val="28"/>
            <w:szCs w:val="28"/>
          </w:rPr>
          <w:t xml:space="preserve"> </w:t>
        </w:r>
      </w:ins>
      <w:r w:rsidRPr="7FEA62ED">
        <w:rPr>
          <w:rFonts w:ascii="Times New Roman" w:cs="Times New Roman"/>
          <w:sz w:val="28"/>
          <w:szCs w:val="28"/>
          <w:rPrChange w:id="7793" w:author="user pc" w:date="2022-03-15T10:14:00Z">
            <w:rPr/>
          </w:rPrChange>
        </w:rPr>
        <w:t>P</w:t>
      </w:r>
      <w:r w:rsidRPr="5F069413">
        <w:rPr>
          <w:rFonts w:ascii="Times New Roman" w:cs="Times New Roman"/>
          <w:sz w:val="28"/>
          <w:szCs w:val="28"/>
          <w:vertAlign w:val="subscript"/>
          <w:rPrChange w:id="7794" w:author="user pc" w:date="2022-03-15T10:14:00Z">
            <w:rPr>
              <w:vertAlign w:val="subscript"/>
            </w:rPr>
          </w:rPrChange>
        </w:rPr>
        <w:t>H2O</w:t>
      </w:r>
    </w:p>
    <w:p>
      <w:pPr>
        <w:pStyle w:val="style0"/>
        <w:rPr>
          <w:rFonts w:ascii="Times New Roman" w:cs="Times New Roman"/>
          <w:sz w:val="28"/>
          <w:szCs w:val="28"/>
          <w:rPrChange w:id="7795" w:author="user pc" w:date="2022-03-15T10:14:00Z">
            <w:rPr/>
          </w:rPrChange>
        </w:rPr>
      </w:pPr>
      <w:r w:rsidRPr="D67272EE">
        <w:rPr>
          <w:rFonts w:ascii="Times New Roman" w:cs="Times New Roman"/>
          <w:sz w:val="28"/>
          <w:szCs w:val="28"/>
          <w:rPrChange w:id="7796" w:author="user pc" w:date="2022-03-15T10:14:00Z">
            <w:rPr/>
          </w:rPrChange>
        </w:rPr>
        <w:t>95.0</w:t>
      </w:r>
      <w:ins w:id="7797" w:author="user pc" w:date="2022-03-26T15:03:00Z">
        <w:r w:rsidR="078DA1F9">
          <w:rPr>
            <w:rFonts w:ascii="Times New Roman" w:cs="Times New Roman" w:hAnsi="Times New Roman"/>
            <w:sz w:val="28"/>
            <w:szCs w:val="28"/>
          </w:rPr>
          <w:t xml:space="preserve"> </w:t>
        </w:r>
      </w:ins>
      <w:r w:rsidRPr="EEF81D4D">
        <w:rPr>
          <w:rFonts w:ascii="Times New Roman" w:cs="Times New Roman"/>
          <w:sz w:val="28"/>
          <w:szCs w:val="28"/>
          <w:rPrChange w:id="7798" w:author="user pc" w:date="2022-03-15T10:14:00Z">
            <w:rPr/>
          </w:rPrChange>
        </w:rPr>
        <w:t>=</w:t>
      </w:r>
      <w:ins w:id="7799" w:author="user pc" w:date="2022-03-26T15:04:00Z">
        <w:r w:rsidR="DBA2B2E5">
          <w:rPr>
            <w:rFonts w:ascii="Times New Roman" w:cs="Times New Roman" w:hAnsi="Times New Roman"/>
            <w:sz w:val="28"/>
            <w:szCs w:val="28"/>
          </w:rPr>
          <w:t xml:space="preserve"> </w:t>
        </w:r>
      </w:ins>
      <w:r w:rsidRPr="ABB8C6DA">
        <w:rPr>
          <w:rFonts w:ascii="Times New Roman" w:cs="Times New Roman"/>
          <w:sz w:val="28"/>
          <w:szCs w:val="28"/>
          <w:rPrChange w:id="7800" w:author="user pc" w:date="2022-03-15T10:14:00Z">
            <w:rPr/>
          </w:rPrChange>
        </w:rPr>
        <w:t>P</w:t>
      </w:r>
      <w:r w:rsidRPr="DD515792">
        <w:rPr>
          <w:rFonts w:ascii="Times New Roman" w:cs="Times New Roman"/>
          <w:sz w:val="28"/>
          <w:szCs w:val="28"/>
          <w:vertAlign w:val="subscript"/>
          <w:rPrChange w:id="7801" w:author="user pc" w:date="2022-03-15T10:14:00Z">
            <w:rPr>
              <w:vertAlign w:val="subscript"/>
            </w:rPr>
          </w:rPrChange>
        </w:rPr>
        <w:t xml:space="preserve">H2 </w:t>
      </w:r>
      <w:r w:rsidRPr="DB8E1E48">
        <w:rPr>
          <w:rFonts w:ascii="Times New Roman" w:cs="Times New Roman"/>
          <w:sz w:val="28"/>
          <w:szCs w:val="28"/>
          <w:rPrChange w:id="7802" w:author="user pc" w:date="2022-03-15T10:14:00Z">
            <w:rPr/>
          </w:rPrChange>
        </w:rPr>
        <w:t>+</w:t>
      </w:r>
      <w:ins w:id="7803" w:author="user pc" w:date="2022-03-26T15:04:00Z">
        <w:r w:rsidR="2166F81F">
          <w:rPr>
            <w:rFonts w:ascii="Times New Roman" w:cs="Times New Roman" w:hAnsi="Times New Roman"/>
            <w:sz w:val="28"/>
            <w:szCs w:val="28"/>
          </w:rPr>
          <w:t xml:space="preserve"> </w:t>
        </w:r>
      </w:ins>
      <w:r w:rsidRPr="DC7C4CCB">
        <w:rPr>
          <w:rFonts w:ascii="Times New Roman" w:cs="Times New Roman"/>
          <w:sz w:val="28"/>
          <w:szCs w:val="28"/>
          <w:rPrChange w:id="7804" w:author="user pc" w:date="2022-03-15T10:14:00Z">
            <w:rPr/>
          </w:rPrChange>
        </w:rPr>
        <w:t>3.17</w:t>
      </w:r>
    </w:p>
    <w:p>
      <w:pPr>
        <w:pStyle w:val="style0"/>
        <w:rPr>
          <w:rFonts w:ascii="Times New Roman" w:cs="Times New Roman"/>
          <w:sz w:val="28"/>
          <w:szCs w:val="28"/>
          <w:rPrChange w:id="7805" w:author="user pc" w:date="2022-03-15T10:14:00Z">
            <w:rPr/>
          </w:rPrChange>
        </w:rPr>
      </w:pPr>
      <w:r w:rsidRPr="E88A2BEF">
        <w:rPr>
          <w:rFonts w:ascii="Times New Roman" w:cs="Times New Roman"/>
          <w:sz w:val="28"/>
          <w:szCs w:val="28"/>
          <w:rPrChange w:id="7806" w:author="user pc" w:date="2022-03-15T10:14:00Z">
            <w:rPr/>
          </w:rPrChange>
        </w:rPr>
        <w:t>P</w:t>
      </w:r>
      <w:r w:rsidRPr="73414373">
        <w:rPr>
          <w:rFonts w:ascii="Times New Roman" w:cs="Times New Roman"/>
          <w:sz w:val="28"/>
          <w:szCs w:val="28"/>
          <w:vertAlign w:val="subscript"/>
          <w:rPrChange w:id="7807" w:author="user pc" w:date="2022-03-15T10:14:00Z">
            <w:rPr>
              <w:vertAlign w:val="subscript"/>
            </w:rPr>
          </w:rPrChange>
        </w:rPr>
        <w:t xml:space="preserve">H2 </w:t>
      </w:r>
      <w:r w:rsidRPr="F705E688">
        <w:rPr>
          <w:rFonts w:ascii="Times New Roman" w:cs="Times New Roman"/>
          <w:sz w:val="28"/>
          <w:szCs w:val="28"/>
          <w:rPrChange w:id="7808" w:author="user pc" w:date="2022-03-15T10:14:00Z">
            <w:rPr/>
          </w:rPrChange>
        </w:rPr>
        <w:t>=</w:t>
      </w:r>
      <w:ins w:id="7809" w:author="user pc" w:date="2022-03-26T15:04:00Z">
        <w:r w:rsidR="64229E5D">
          <w:rPr>
            <w:rFonts w:ascii="Times New Roman" w:cs="Times New Roman" w:hAnsi="Times New Roman"/>
            <w:sz w:val="28"/>
            <w:szCs w:val="28"/>
          </w:rPr>
          <w:t xml:space="preserve"> </w:t>
        </w:r>
      </w:ins>
      <w:r w:rsidRPr="D4D02D8F">
        <w:rPr>
          <w:rFonts w:ascii="Times New Roman" w:cs="Times New Roman"/>
          <w:sz w:val="28"/>
          <w:szCs w:val="28"/>
          <w:rPrChange w:id="7810" w:author="user pc" w:date="2022-03-15T10:14:00Z">
            <w:rPr/>
          </w:rPrChange>
        </w:rPr>
        <w:t>95.0</w:t>
      </w:r>
      <w:ins w:id="7811" w:author="user pc" w:date="2022-03-26T15:04:00Z">
        <w:r w:rsidR="CD767898">
          <w:rPr>
            <w:rFonts w:ascii="Times New Roman" w:cs="Times New Roman" w:hAnsi="Times New Roman"/>
            <w:sz w:val="28"/>
            <w:szCs w:val="28"/>
          </w:rPr>
          <w:t xml:space="preserve"> </w:t>
        </w:r>
      </w:ins>
      <w:r w:rsidRPr="A181D830">
        <w:rPr>
          <w:rFonts w:ascii="Times New Roman" w:cs="Times New Roman"/>
          <w:sz w:val="28"/>
          <w:szCs w:val="28"/>
          <w:rPrChange w:id="7812" w:author="user pc" w:date="2022-03-15T10:14:00Z">
            <w:rPr/>
          </w:rPrChange>
        </w:rPr>
        <w:t>-</w:t>
      </w:r>
      <w:ins w:id="7813" w:author="user pc" w:date="2022-03-26T15:04:00Z">
        <w:r w:rsidR="4EA6EA7A">
          <w:rPr>
            <w:rFonts w:ascii="Times New Roman" w:cs="Times New Roman" w:hAnsi="Times New Roman"/>
            <w:sz w:val="28"/>
            <w:szCs w:val="28"/>
          </w:rPr>
          <w:t xml:space="preserve"> </w:t>
        </w:r>
      </w:ins>
      <w:r w:rsidRPr="92B6BE51">
        <w:rPr>
          <w:rFonts w:ascii="Times New Roman" w:cs="Times New Roman"/>
          <w:sz w:val="28"/>
          <w:szCs w:val="28"/>
          <w:rPrChange w:id="7814" w:author="user pc" w:date="2022-03-15T10:14:00Z">
            <w:rPr/>
          </w:rPrChange>
        </w:rPr>
        <w:t>3.17</w:t>
      </w:r>
    </w:p>
    <w:p>
      <w:pPr>
        <w:pStyle w:val="style0"/>
        <w:rPr>
          <w:rFonts w:ascii="Times New Roman" w:cs="Times New Roman"/>
          <w:sz w:val="28"/>
          <w:szCs w:val="28"/>
          <w:rPrChange w:id="7815" w:author="user pc" w:date="2022-03-15T10:14:00Z">
            <w:rPr/>
          </w:rPrChange>
        </w:rPr>
      </w:pPr>
      <w:r w:rsidRPr="3846EF5A">
        <w:rPr>
          <w:rFonts w:ascii="Times New Roman" w:cs="Times New Roman"/>
          <w:sz w:val="28"/>
          <w:szCs w:val="28"/>
          <w:rPrChange w:id="7816" w:author="user pc" w:date="2022-03-15T10:14:00Z">
            <w:rPr/>
          </w:rPrChange>
        </w:rPr>
        <w:t>P</w:t>
      </w:r>
      <w:r w:rsidRPr="077E6A62">
        <w:rPr>
          <w:rFonts w:ascii="Times New Roman" w:cs="Times New Roman"/>
          <w:sz w:val="28"/>
          <w:szCs w:val="28"/>
          <w:vertAlign w:val="subscript"/>
          <w:rPrChange w:id="7817" w:author="user pc" w:date="2022-03-15T10:14:00Z">
            <w:rPr>
              <w:vertAlign w:val="subscript"/>
            </w:rPr>
          </w:rPrChange>
        </w:rPr>
        <w:t>H2</w:t>
      </w:r>
      <w:ins w:id="7818" w:author="user pc" w:date="2022-03-26T15:04:00Z">
        <w:r w:rsidR="F83DA305">
          <w:rPr>
            <w:rFonts w:ascii="Times New Roman" w:cs="Times New Roman" w:hAnsi="Times New Roman"/>
            <w:sz w:val="28"/>
            <w:szCs w:val="28"/>
            <w:vertAlign w:val="subscript"/>
          </w:rPr>
          <w:t xml:space="preserve"> </w:t>
        </w:r>
      </w:ins>
      <w:r w:rsidRPr="8814BB8E">
        <w:rPr>
          <w:rFonts w:ascii="Times New Roman" w:cs="Times New Roman"/>
          <w:sz w:val="28"/>
          <w:szCs w:val="28"/>
          <w:rPrChange w:id="7819" w:author="user pc" w:date="2022-03-15T10:14:00Z">
            <w:rPr/>
          </w:rPrChange>
        </w:rPr>
        <w:t>=</w:t>
      </w:r>
      <w:ins w:id="7820" w:author="user pc" w:date="2022-03-26T15:04:00Z">
        <w:r w:rsidR="2E46787D">
          <w:rPr>
            <w:rFonts w:ascii="Times New Roman" w:cs="Times New Roman" w:hAnsi="Times New Roman"/>
            <w:sz w:val="28"/>
            <w:szCs w:val="28"/>
          </w:rPr>
          <w:t xml:space="preserve"> </w:t>
        </w:r>
      </w:ins>
      <w:r w:rsidRPr="65F53A54">
        <w:rPr>
          <w:rFonts w:ascii="Times New Roman" w:cs="Times New Roman"/>
          <w:sz w:val="28"/>
          <w:szCs w:val="28"/>
          <w:rPrChange w:id="7821" w:author="user pc" w:date="2022-03-15T10:14:00Z">
            <w:rPr/>
          </w:rPrChange>
        </w:rPr>
        <w:t>91.8kPa</w:t>
      </w:r>
    </w:p>
    <w:p>
      <w:pPr>
        <w:pStyle w:val="style0"/>
        <w:rPr>
          <w:rFonts w:ascii="Times New Roman" w:cs="Times New Roman"/>
          <w:sz w:val="28"/>
          <w:szCs w:val="28"/>
          <w:rPrChange w:id="7822" w:author="user pc" w:date="2022-03-15T10:14:00Z">
            <w:rPr/>
          </w:rPrChange>
        </w:rPr>
      </w:pPr>
    </w:p>
    <w:p>
      <w:pPr>
        <w:pStyle w:val="style0"/>
        <w:rPr>
          <w:rFonts w:ascii="Times New Roman" w:cs="Times New Roman"/>
          <w:sz w:val="28"/>
          <w:szCs w:val="28"/>
          <w:rPrChange w:id="7823" w:author="user pc" w:date="2022-03-15T10:14:00Z">
            <w:rPr/>
          </w:rPrChange>
        </w:rPr>
      </w:pPr>
      <w:r w:rsidRPr="A9BBA692">
        <w:rPr>
          <w:rFonts w:ascii="Times New Roman" w:cs="Times New Roman"/>
          <w:b/>
          <w:sz w:val="28"/>
          <w:szCs w:val="28"/>
          <w:rPrChange w:id="7824" w:author="user pc" w:date="2022-03-15T10:14:00Z">
            <w:rPr>
              <w:b/>
            </w:rPr>
          </w:rPrChange>
        </w:rPr>
        <w:t>Example</w:t>
      </w:r>
      <w:ins w:id="7825" w:author="user pc" w:date="2022-03-26T15:04:00Z">
        <w:r w:rsidR="B07AA187">
          <w:rPr>
            <w:rFonts w:ascii="Times New Roman" w:cs="Times New Roman" w:hAnsi="Times New Roman"/>
            <w:b/>
            <w:sz w:val="28"/>
            <w:szCs w:val="28"/>
          </w:rPr>
          <w:t xml:space="preserve"> </w:t>
        </w:r>
      </w:ins>
      <w:r w:rsidRPr="1EFEFC08">
        <w:rPr>
          <w:rFonts w:ascii="Times New Roman" w:cs="Times New Roman"/>
          <w:b/>
          <w:sz w:val="28"/>
          <w:szCs w:val="28"/>
          <w:rPrChange w:id="7826" w:author="user pc" w:date="2022-03-15T10:14:00Z">
            <w:rPr>
              <w:b/>
            </w:rPr>
          </w:rPrChange>
        </w:rPr>
        <w:t>2:</w:t>
      </w:r>
      <w:ins w:id="7827" w:author="user pc" w:date="2022-03-26T15:04:00Z">
        <w:r w:rsidR="D9941941">
          <w:rPr>
            <w:rFonts w:ascii="Times New Roman" w:cs="Times New Roman" w:hAnsi="Times New Roman"/>
            <w:b/>
            <w:sz w:val="28"/>
            <w:szCs w:val="28"/>
          </w:rPr>
          <w:t xml:space="preserve"> </w:t>
        </w:r>
      </w:ins>
      <w:r w:rsidRPr="0F7750F7">
        <w:rPr>
          <w:rFonts w:ascii="Times New Roman" w:cs="Times New Roman"/>
          <w:sz w:val="28"/>
          <w:szCs w:val="28"/>
          <w:rPrChange w:id="7828" w:author="user pc" w:date="2022-03-15T10:14:00Z">
            <w:rPr/>
          </w:rPrChange>
        </w:rPr>
        <w:t>A</w:t>
      </w:r>
      <w:ins w:id="7829" w:author="user pc" w:date="2022-03-26T15:04:00Z">
        <w:r w:rsidR="BEABC43B">
          <w:rPr>
            <w:rFonts w:ascii="Times New Roman" w:cs="Times New Roman" w:hAnsi="Times New Roman"/>
            <w:sz w:val="28"/>
            <w:szCs w:val="28"/>
          </w:rPr>
          <w:t xml:space="preserve"> </w:t>
        </w:r>
      </w:ins>
      <w:r w:rsidRPr="CD04198E">
        <w:rPr>
          <w:rFonts w:ascii="Times New Roman" w:cs="Times New Roman"/>
          <w:sz w:val="28"/>
          <w:szCs w:val="28"/>
          <w:rPrChange w:id="7830" w:author="user pc" w:date="2022-03-15T10:14:00Z">
            <w:rPr/>
          </w:rPrChange>
        </w:rPr>
        <w:t>gas</w:t>
      </w:r>
      <w:ins w:id="7831" w:author="user pc" w:date="2022-03-26T15:04:00Z">
        <w:r w:rsidR="9D38EAA9">
          <w:rPr>
            <w:rFonts w:ascii="Times New Roman" w:cs="Times New Roman" w:hAnsi="Times New Roman"/>
            <w:sz w:val="28"/>
            <w:szCs w:val="28"/>
          </w:rPr>
          <w:t xml:space="preserve"> </w:t>
        </w:r>
      </w:ins>
      <w:r w:rsidRPr="FD8F2B96">
        <w:rPr>
          <w:rFonts w:ascii="Times New Roman" w:cs="Times New Roman"/>
          <w:sz w:val="28"/>
          <w:szCs w:val="28"/>
          <w:rPrChange w:id="7832" w:author="user pc" w:date="2022-03-15T10:14:00Z">
            <w:rPr/>
          </w:rPrChange>
        </w:rPr>
        <w:t>is</w:t>
      </w:r>
      <w:ins w:id="7833" w:author="user pc" w:date="2022-03-26T15:04:00Z">
        <w:r w:rsidR="1B8EE30A">
          <w:rPr>
            <w:rFonts w:ascii="Times New Roman" w:cs="Times New Roman" w:hAnsi="Times New Roman"/>
            <w:sz w:val="28"/>
            <w:szCs w:val="28"/>
          </w:rPr>
          <w:t xml:space="preserve"> </w:t>
        </w:r>
      </w:ins>
      <w:r w:rsidRPr="A0CA16BB">
        <w:rPr>
          <w:rFonts w:ascii="Times New Roman" w:cs="Times New Roman"/>
          <w:sz w:val="28"/>
          <w:szCs w:val="28"/>
          <w:rPrChange w:id="7834" w:author="user pc" w:date="2022-03-15T10:14:00Z">
            <w:rPr/>
          </w:rPrChange>
        </w:rPr>
        <w:t>collected</w:t>
      </w:r>
      <w:ins w:id="7835" w:author="user pc" w:date="2022-03-26T15:05:00Z">
        <w:r w:rsidR="5E193565">
          <w:rPr>
            <w:rFonts w:ascii="Times New Roman" w:cs="Times New Roman" w:hAnsi="Times New Roman"/>
            <w:sz w:val="28"/>
            <w:szCs w:val="28"/>
          </w:rPr>
          <w:t xml:space="preserve"> </w:t>
        </w:r>
      </w:ins>
      <w:r w:rsidRPr="5905DD46">
        <w:rPr>
          <w:rFonts w:ascii="Times New Roman" w:cs="Times New Roman"/>
          <w:sz w:val="28"/>
          <w:szCs w:val="28"/>
          <w:rPrChange w:id="7836" w:author="user pc" w:date="2022-03-15T10:14:00Z">
            <w:rPr/>
          </w:rPrChange>
        </w:rPr>
        <w:t>over</w:t>
      </w:r>
      <w:ins w:id="7837" w:author="user pc" w:date="2022-03-26T15:05:00Z">
        <w:r w:rsidR="3672BB83">
          <w:rPr>
            <w:rFonts w:ascii="Times New Roman" w:cs="Times New Roman" w:hAnsi="Times New Roman"/>
            <w:sz w:val="28"/>
            <w:szCs w:val="28"/>
          </w:rPr>
          <w:t xml:space="preserve"> </w:t>
        </w:r>
      </w:ins>
      <w:r w:rsidRPr="26014BCE">
        <w:rPr>
          <w:rFonts w:ascii="Times New Roman" w:cs="Times New Roman"/>
          <w:sz w:val="28"/>
          <w:szCs w:val="28"/>
          <w:rPrChange w:id="7838" w:author="user pc" w:date="2022-03-15T10:14:00Z">
            <w:rPr/>
          </w:rPrChange>
        </w:rPr>
        <w:t>water</w:t>
      </w:r>
      <w:ins w:id="7839" w:author="user pc" w:date="2022-03-26T15:05:00Z">
        <w:r w:rsidR="F80FC04E">
          <w:rPr>
            <w:rFonts w:ascii="Times New Roman" w:cs="Times New Roman" w:hAnsi="Times New Roman"/>
            <w:sz w:val="28"/>
            <w:szCs w:val="28"/>
          </w:rPr>
          <w:t xml:space="preserve"> </w:t>
        </w:r>
      </w:ins>
      <w:r w:rsidRPr="EB739870">
        <w:rPr>
          <w:rFonts w:ascii="Times New Roman" w:cs="Times New Roman"/>
          <w:sz w:val="28"/>
          <w:szCs w:val="28"/>
          <w:rPrChange w:id="7840" w:author="user pc" w:date="2022-03-15T10:14:00Z">
            <w:rPr/>
          </w:rPrChange>
        </w:rPr>
        <w:t>at</w:t>
      </w:r>
      <w:ins w:id="7841" w:author="user pc" w:date="2022-03-26T15:05:00Z">
        <w:r w:rsidR="EC0ADDF8">
          <w:rPr>
            <w:rFonts w:ascii="Times New Roman" w:cs="Times New Roman" w:hAnsi="Times New Roman"/>
            <w:sz w:val="28"/>
            <w:szCs w:val="28"/>
          </w:rPr>
          <w:t xml:space="preserve"> </w:t>
        </w:r>
      </w:ins>
      <w:r w:rsidRPr="ACFC0685">
        <w:rPr>
          <w:rFonts w:ascii="Times New Roman" w:cs="Times New Roman"/>
          <w:sz w:val="28"/>
          <w:szCs w:val="28"/>
          <w:rPrChange w:id="7842" w:author="user pc" w:date="2022-03-15T10:14:00Z">
            <w:rPr/>
          </w:rPrChange>
        </w:rPr>
        <w:t>50.0°C</w:t>
      </w:r>
      <w:ins w:id="7843" w:author="user pc" w:date="2022-03-26T15:05:00Z">
        <w:r w:rsidR="D08579A4">
          <w:rPr>
            <w:rFonts w:ascii="Times New Roman" w:cs="Times New Roman" w:hAnsi="Times New Roman"/>
            <w:sz w:val="28"/>
            <w:szCs w:val="28"/>
          </w:rPr>
          <w:t xml:space="preserve"> </w:t>
        </w:r>
      </w:ins>
      <w:r w:rsidRPr="E40D19F5">
        <w:rPr>
          <w:rFonts w:ascii="Times New Roman" w:cs="Times New Roman"/>
          <w:sz w:val="28"/>
          <w:szCs w:val="28"/>
          <w:rPrChange w:id="7844" w:author="user pc" w:date="2022-03-15T10:14:00Z">
            <w:rPr/>
          </w:rPrChange>
        </w:rPr>
        <w:t>and</w:t>
      </w:r>
      <w:ins w:id="7845" w:author="user pc" w:date="2022-03-26T15:05:00Z">
        <w:r w:rsidR="719B0C97">
          <w:rPr>
            <w:rFonts w:ascii="Times New Roman" w:cs="Times New Roman" w:hAnsi="Times New Roman"/>
            <w:sz w:val="28"/>
            <w:szCs w:val="28"/>
          </w:rPr>
          <w:t xml:space="preserve"> </w:t>
        </w:r>
      </w:ins>
      <w:r w:rsidRPr="6201FD9B">
        <w:rPr>
          <w:rFonts w:ascii="Times New Roman" w:cs="Times New Roman"/>
          <w:sz w:val="28"/>
          <w:szCs w:val="28"/>
          <w:rPrChange w:id="7846" w:author="user pc" w:date="2022-03-15T10:14:00Z">
            <w:rPr/>
          </w:rPrChange>
        </w:rPr>
        <w:t>a</w:t>
      </w:r>
      <w:ins w:id="7847" w:author="user pc" w:date="2022-03-26T15:05:00Z">
        <w:r w:rsidR="B4723E44">
          <w:rPr>
            <w:rFonts w:ascii="Times New Roman" w:cs="Times New Roman" w:hAnsi="Times New Roman"/>
            <w:sz w:val="28"/>
            <w:szCs w:val="28"/>
          </w:rPr>
          <w:t xml:space="preserve"> </w:t>
        </w:r>
      </w:ins>
      <w:r w:rsidRPr="CCE1324F">
        <w:rPr>
          <w:rFonts w:ascii="Times New Roman" w:cs="Times New Roman"/>
          <w:sz w:val="28"/>
          <w:szCs w:val="28"/>
          <w:rPrChange w:id="7848" w:author="user pc" w:date="2022-03-15T10:14:00Z">
            <w:rPr/>
          </w:rPrChange>
        </w:rPr>
        <w:t>barometric</w:t>
      </w:r>
      <w:ins w:id="7849" w:author="user pc" w:date="2022-03-26T15:05:00Z">
        <w:r w:rsidR="AE90F7B7">
          <w:rPr>
            <w:rFonts w:ascii="Times New Roman" w:cs="Times New Roman" w:hAnsi="Times New Roman"/>
            <w:sz w:val="28"/>
            <w:szCs w:val="28"/>
          </w:rPr>
          <w:t xml:space="preserve"> </w:t>
        </w:r>
      </w:ins>
      <w:r w:rsidRPr="0868F892">
        <w:rPr>
          <w:rFonts w:ascii="Times New Roman" w:cs="Times New Roman"/>
          <w:sz w:val="28"/>
          <w:szCs w:val="28"/>
          <w:rPrChange w:id="7850" w:author="user pc" w:date="2022-03-15T10:14:00Z">
            <w:rPr/>
          </w:rPrChange>
        </w:rPr>
        <w:t>pressure</w:t>
      </w:r>
      <w:ins w:id="7851" w:author="user pc" w:date="2022-03-26T15:05:00Z">
        <w:r w:rsidR="4946601A">
          <w:rPr>
            <w:rFonts w:ascii="Times New Roman" w:cs="Times New Roman" w:hAnsi="Times New Roman"/>
            <w:sz w:val="28"/>
            <w:szCs w:val="28"/>
          </w:rPr>
          <w:t xml:space="preserve"> </w:t>
        </w:r>
      </w:ins>
      <w:r w:rsidRPr="F8033CF6">
        <w:rPr>
          <w:rFonts w:ascii="Times New Roman" w:cs="Times New Roman"/>
          <w:sz w:val="28"/>
          <w:szCs w:val="28"/>
          <w:rPrChange w:id="7852" w:author="user pc" w:date="2022-03-15T10:14:00Z">
            <w:rPr/>
          </w:rPrChange>
        </w:rPr>
        <w:t>of</w:t>
      </w:r>
      <w:ins w:id="7853" w:author="user pc" w:date="2022-03-26T15:05:00Z">
        <w:r w:rsidR="A70CEB74">
          <w:rPr>
            <w:rFonts w:ascii="Times New Roman" w:cs="Times New Roman" w:hAnsi="Times New Roman"/>
            <w:sz w:val="28"/>
            <w:szCs w:val="28"/>
          </w:rPr>
          <w:t xml:space="preserve"> 1</w:t>
        </w:r>
      </w:ins>
      <w:del w:id="7854" w:author="user pc" w:date="2022-03-26T15:05:00Z">
        <w:r w:rsidDel="7F29AFB2" w:rsidRPr="3D419FD3">
          <w:rPr>
            <w:rFonts w:ascii="Times New Roman" w:cs="Times New Roman"/>
            <w:sz w:val="28"/>
            <w:szCs w:val="28"/>
            <w:rPrChange w:id="7855" w:author="user pc" w:date="2022-03-15T10:14:00Z">
              <w:rPr/>
            </w:rPrChange>
          </w:rPr>
          <w:delText>I</w:delText>
        </w:r>
      </w:del>
      <w:r w:rsidRPr="82DB2A04">
        <w:rPr>
          <w:rFonts w:ascii="Times New Roman" w:cs="Times New Roman"/>
          <w:sz w:val="28"/>
          <w:szCs w:val="28"/>
          <w:rPrChange w:id="7856" w:author="user pc" w:date="2022-03-15T10:14:00Z">
            <w:rPr/>
          </w:rPrChange>
        </w:rPr>
        <w:t>05.00kPa.</w:t>
      </w:r>
      <w:ins w:id="7857" w:author="user pc" w:date="2022-03-26T15:05:00Z">
        <w:r w:rsidR="E8CF427D">
          <w:rPr>
            <w:rFonts w:ascii="Times New Roman" w:cs="Times New Roman" w:hAnsi="Times New Roman"/>
            <w:sz w:val="28"/>
            <w:szCs w:val="28"/>
          </w:rPr>
          <w:t xml:space="preserve"> </w:t>
        </w:r>
      </w:ins>
      <w:r w:rsidRPr="2A942850">
        <w:rPr>
          <w:rFonts w:ascii="Times New Roman" w:cs="Times New Roman"/>
          <w:sz w:val="28"/>
          <w:szCs w:val="28"/>
          <w:rPrChange w:id="7858" w:author="user pc" w:date="2022-03-15T10:14:00Z">
            <w:rPr/>
          </w:rPrChange>
        </w:rPr>
        <w:t>Determine</w:t>
      </w:r>
      <w:ins w:id="7859" w:author="user pc" w:date="2022-03-26T15:05:00Z">
        <w:r w:rsidR="5AD38DD7">
          <w:rPr>
            <w:rFonts w:ascii="Times New Roman" w:cs="Times New Roman" w:hAnsi="Times New Roman"/>
            <w:sz w:val="28"/>
            <w:szCs w:val="28"/>
          </w:rPr>
          <w:t xml:space="preserve"> </w:t>
        </w:r>
      </w:ins>
      <w:r w:rsidRPr="2639FE1B">
        <w:rPr>
          <w:rFonts w:ascii="Times New Roman" w:cs="Times New Roman"/>
          <w:sz w:val="28"/>
          <w:szCs w:val="28"/>
          <w:rPrChange w:id="7860" w:author="user pc" w:date="2022-03-15T10:14:00Z">
            <w:rPr/>
          </w:rPrChange>
        </w:rPr>
        <w:t>the</w:t>
      </w:r>
      <w:ins w:id="7861" w:author="user pc" w:date="2022-03-26T15:05:00Z">
        <w:r w:rsidR="2D09B22B">
          <w:rPr>
            <w:rFonts w:ascii="Times New Roman" w:cs="Times New Roman" w:hAnsi="Times New Roman"/>
            <w:sz w:val="28"/>
            <w:szCs w:val="28"/>
          </w:rPr>
          <w:t xml:space="preserve"> </w:t>
        </w:r>
      </w:ins>
      <w:r w:rsidRPr="5F371153">
        <w:rPr>
          <w:rFonts w:ascii="Times New Roman" w:cs="Times New Roman"/>
          <w:sz w:val="28"/>
          <w:szCs w:val="28"/>
          <w:rPrChange w:id="7862" w:author="user pc" w:date="2022-03-15T10:14:00Z">
            <w:rPr/>
          </w:rPrChange>
        </w:rPr>
        <w:t>pressure</w:t>
      </w:r>
      <w:ins w:id="7863" w:author="user pc" w:date="2022-03-26T15:05:00Z">
        <w:r w:rsidR="ABEC8676">
          <w:rPr>
            <w:rFonts w:ascii="Times New Roman" w:cs="Times New Roman" w:hAnsi="Times New Roman"/>
            <w:sz w:val="28"/>
            <w:szCs w:val="28"/>
          </w:rPr>
          <w:t xml:space="preserve"> </w:t>
        </w:r>
      </w:ins>
      <w:r w:rsidRPr="9A5BEC86">
        <w:rPr>
          <w:rFonts w:ascii="Times New Roman" w:cs="Times New Roman"/>
          <w:sz w:val="28"/>
          <w:szCs w:val="28"/>
          <w:rPrChange w:id="7864" w:author="user pc" w:date="2022-03-15T10:14:00Z">
            <w:rPr/>
          </w:rPrChange>
        </w:rPr>
        <w:t>of</w:t>
      </w:r>
      <w:ins w:id="7865" w:author="user pc" w:date="2022-03-26T15:05:00Z">
        <w:r w:rsidR="21F0C3D6">
          <w:rPr>
            <w:rFonts w:ascii="Times New Roman" w:cs="Times New Roman" w:hAnsi="Times New Roman"/>
            <w:sz w:val="28"/>
            <w:szCs w:val="28"/>
          </w:rPr>
          <w:t xml:space="preserve"> </w:t>
        </w:r>
      </w:ins>
      <w:r w:rsidRPr="9941E3F4">
        <w:rPr>
          <w:rFonts w:ascii="Times New Roman" w:cs="Times New Roman"/>
          <w:sz w:val="28"/>
          <w:szCs w:val="28"/>
          <w:rPrChange w:id="7866" w:author="user pc" w:date="2022-03-15T10:14:00Z">
            <w:rPr/>
          </w:rPrChange>
        </w:rPr>
        <w:t>the</w:t>
      </w:r>
      <w:ins w:id="7867" w:author="user pc" w:date="2022-03-26T15:06:00Z">
        <w:r w:rsidR="64E5BD61">
          <w:rPr>
            <w:rFonts w:ascii="Times New Roman" w:cs="Times New Roman" w:hAnsi="Times New Roman"/>
            <w:sz w:val="28"/>
            <w:szCs w:val="28"/>
          </w:rPr>
          <w:t xml:space="preserve"> </w:t>
        </w:r>
      </w:ins>
      <w:r w:rsidRPr="3CEF6F9E">
        <w:rPr>
          <w:rFonts w:ascii="Times New Roman" w:cs="Times New Roman"/>
          <w:sz w:val="28"/>
          <w:szCs w:val="28"/>
          <w:rPrChange w:id="7868" w:author="user pc" w:date="2022-03-15T10:14:00Z">
            <w:rPr/>
          </w:rPrChange>
        </w:rPr>
        <w:t>gas</w:t>
      </w:r>
      <w:ins w:id="7869" w:author="user pc" w:date="2022-03-26T15:06:00Z">
        <w:r w:rsidR="AFDB0F64">
          <w:rPr>
            <w:rFonts w:ascii="Times New Roman" w:cs="Times New Roman" w:hAnsi="Times New Roman"/>
            <w:sz w:val="28"/>
            <w:szCs w:val="28"/>
          </w:rPr>
          <w:t xml:space="preserve"> </w:t>
        </w:r>
      </w:ins>
      <w:r w:rsidRPr="51E1CCC4">
        <w:rPr>
          <w:rFonts w:ascii="Times New Roman" w:cs="Times New Roman"/>
          <w:sz w:val="28"/>
          <w:szCs w:val="28"/>
          <w:rPrChange w:id="7870" w:author="user pc" w:date="2022-03-15T10:14:00Z">
            <w:rPr/>
          </w:rPrChange>
        </w:rPr>
        <w:t>if</w:t>
      </w:r>
      <w:ins w:id="7871" w:author="user pc" w:date="2022-03-26T15:06:00Z">
        <w:r w:rsidR="7E1A0C5B">
          <w:rPr>
            <w:rFonts w:ascii="Times New Roman" w:cs="Times New Roman" w:hAnsi="Times New Roman"/>
            <w:sz w:val="28"/>
            <w:szCs w:val="28"/>
          </w:rPr>
          <w:t xml:space="preserve"> </w:t>
        </w:r>
      </w:ins>
      <w:r w:rsidRPr="66CB036E">
        <w:rPr>
          <w:rFonts w:ascii="Times New Roman" w:cs="Times New Roman"/>
          <w:sz w:val="28"/>
          <w:szCs w:val="28"/>
          <w:rPrChange w:id="7872" w:author="user pc" w:date="2022-03-15T10:14:00Z">
            <w:rPr/>
          </w:rPrChange>
        </w:rPr>
        <w:t>the</w:t>
      </w:r>
      <w:ins w:id="7873" w:author="user pc" w:date="2022-03-26T15:06:00Z">
        <w:r w:rsidR="04810B22">
          <w:rPr>
            <w:rFonts w:ascii="Times New Roman" w:cs="Times New Roman" w:hAnsi="Times New Roman"/>
            <w:sz w:val="28"/>
            <w:szCs w:val="28"/>
          </w:rPr>
          <w:t xml:space="preserve"> </w:t>
        </w:r>
      </w:ins>
      <w:r w:rsidRPr="8D95A0F3">
        <w:rPr>
          <w:rFonts w:ascii="Times New Roman" w:cs="Times New Roman"/>
          <w:sz w:val="28"/>
          <w:szCs w:val="28"/>
          <w:rPrChange w:id="7874" w:author="user pc" w:date="2022-03-15T10:14:00Z">
            <w:rPr/>
          </w:rPrChange>
        </w:rPr>
        <w:t>water</w:t>
      </w:r>
      <w:ins w:id="7875" w:author="user pc" w:date="2022-03-26T15:06:00Z">
        <w:r w:rsidR="CEB0792F">
          <w:rPr>
            <w:rFonts w:ascii="Times New Roman" w:cs="Times New Roman" w:hAnsi="Times New Roman"/>
            <w:sz w:val="28"/>
            <w:szCs w:val="28"/>
          </w:rPr>
          <w:t xml:space="preserve"> </w:t>
        </w:r>
      </w:ins>
      <w:r w:rsidRPr="DD71669A">
        <w:rPr>
          <w:rFonts w:ascii="Times New Roman" w:cs="Times New Roman"/>
          <w:sz w:val="28"/>
          <w:szCs w:val="28"/>
          <w:rPrChange w:id="7876" w:author="user pc" w:date="2022-03-15T10:14:00Z">
            <w:rPr/>
          </w:rPrChange>
        </w:rPr>
        <w:t>vapor</w:t>
      </w:r>
      <w:ins w:id="7877" w:author="user pc" w:date="2022-03-26T15:06:00Z">
        <w:r w:rsidR="44C984D6">
          <w:rPr>
            <w:rFonts w:ascii="Times New Roman" w:cs="Times New Roman" w:hAnsi="Times New Roman"/>
            <w:sz w:val="28"/>
            <w:szCs w:val="28"/>
          </w:rPr>
          <w:t xml:space="preserve"> </w:t>
        </w:r>
      </w:ins>
      <w:r w:rsidRPr="3B7563CE">
        <w:rPr>
          <w:rFonts w:ascii="Times New Roman" w:cs="Times New Roman"/>
          <w:sz w:val="28"/>
          <w:szCs w:val="28"/>
          <w:rPrChange w:id="7878" w:author="user pc" w:date="2022-03-15T10:14:00Z">
            <w:rPr/>
          </w:rPrChange>
        </w:rPr>
        <w:t>pressure</w:t>
      </w:r>
      <w:ins w:id="7879" w:author="user pc" w:date="2022-03-26T15:06:00Z">
        <w:r w:rsidR="6DB4A6E4">
          <w:rPr>
            <w:rFonts w:ascii="Times New Roman" w:cs="Times New Roman" w:hAnsi="Times New Roman"/>
            <w:sz w:val="28"/>
            <w:szCs w:val="28"/>
          </w:rPr>
          <w:t xml:space="preserve"> </w:t>
        </w:r>
      </w:ins>
      <w:r w:rsidRPr="941E857C">
        <w:rPr>
          <w:rFonts w:ascii="Times New Roman" w:cs="Times New Roman"/>
          <w:sz w:val="28"/>
          <w:szCs w:val="28"/>
          <w:rPrChange w:id="7880" w:author="user pc" w:date="2022-03-15T10:14:00Z">
            <w:rPr/>
          </w:rPrChange>
        </w:rPr>
        <w:t>is</w:t>
      </w:r>
      <w:ins w:id="7881" w:author="user pc" w:date="2022-03-26T15:06:00Z">
        <w:r w:rsidR="57BC1814">
          <w:rPr>
            <w:rFonts w:ascii="Times New Roman" w:cs="Times New Roman" w:hAnsi="Times New Roman"/>
            <w:sz w:val="28"/>
            <w:szCs w:val="28"/>
          </w:rPr>
          <w:t xml:space="preserve"> </w:t>
        </w:r>
      </w:ins>
      <w:r w:rsidRPr="622E2089">
        <w:rPr>
          <w:rFonts w:ascii="Times New Roman" w:cs="Times New Roman"/>
          <w:sz w:val="28"/>
          <w:szCs w:val="28"/>
          <w:rPrChange w:id="7882" w:author="user pc" w:date="2022-03-15T10:14:00Z">
            <w:rPr/>
          </w:rPrChange>
        </w:rPr>
        <w:t>12.34kPa.</w:t>
      </w:r>
    </w:p>
    <w:p>
      <w:pPr>
        <w:pStyle w:val="style0"/>
        <w:rPr>
          <w:rFonts w:ascii="Times New Roman" w:cs="Times New Roman"/>
          <w:sz w:val="28"/>
          <w:szCs w:val="28"/>
          <w:rPrChange w:id="7883" w:author="user pc" w:date="2022-03-15T10:14:00Z">
            <w:rPr/>
          </w:rPrChange>
        </w:rPr>
      </w:pPr>
      <w:r w:rsidRPr="6F15738F">
        <w:rPr>
          <w:rFonts w:ascii="Times New Roman" w:cs="Times New Roman"/>
          <w:b/>
          <w:sz w:val="28"/>
          <w:szCs w:val="28"/>
          <w:rPrChange w:id="7884" w:author="user pc" w:date="2022-03-15T10:14:00Z">
            <w:rPr>
              <w:b/>
            </w:rPr>
          </w:rPrChange>
        </w:rPr>
        <w:t>Solution</w:t>
      </w:r>
    </w:p>
    <w:p>
      <w:pPr>
        <w:pStyle w:val="style0"/>
        <w:rPr>
          <w:rFonts w:ascii="Times New Roman" w:cs="Times New Roman"/>
          <w:sz w:val="28"/>
          <w:szCs w:val="28"/>
          <w:rPrChange w:id="7885" w:author="user pc" w:date="2022-03-15T10:14:00Z">
            <w:rPr/>
          </w:rPrChange>
        </w:rPr>
      </w:pPr>
      <w:r w:rsidRPr="1C3B1C3E">
        <w:rPr>
          <w:rFonts w:ascii="Times New Roman" w:cs="Times New Roman"/>
          <w:sz w:val="28"/>
          <w:szCs w:val="28"/>
          <w:rPrChange w:id="7886" w:author="user pc" w:date="2022-03-15T10:14:00Z">
            <w:rPr/>
          </w:rPrChange>
        </w:rPr>
        <w:t>P</w:t>
      </w:r>
      <w:r w:rsidRPr="497ED928">
        <w:rPr>
          <w:rFonts w:ascii="Times New Roman" w:cs="Times New Roman"/>
          <w:sz w:val="28"/>
          <w:szCs w:val="28"/>
          <w:vertAlign w:val="subscript"/>
          <w:rPrChange w:id="7887" w:author="user pc" w:date="2022-03-15T10:14:00Z">
            <w:rPr>
              <w:vertAlign w:val="subscript"/>
            </w:rPr>
          </w:rPrChange>
        </w:rPr>
        <w:t>Total</w:t>
      </w:r>
      <w:ins w:id="7888" w:author="user pc" w:date="2022-03-26T15:06:00Z">
        <w:r w:rsidR="848A1710">
          <w:rPr>
            <w:rFonts w:ascii="Times New Roman" w:cs="Times New Roman" w:hAnsi="Times New Roman"/>
            <w:sz w:val="28"/>
            <w:szCs w:val="28"/>
            <w:vertAlign w:val="subscript"/>
          </w:rPr>
          <w:t xml:space="preserve"> </w:t>
        </w:r>
      </w:ins>
      <w:r>
        <w:rPr>
          <w:rFonts w:ascii="Times New Roman" w:cs="Times New Roman" w:hAnsi="Times New Roman"/>
          <w:sz w:val="28"/>
          <w:szCs w:val="28"/>
          <w:vertAlign w:val="subscript"/>
        </w:rPr>
        <w:t xml:space="preserve"> </w:t>
      </w:r>
      <w:r w:rsidRPr="93849134">
        <w:rPr>
          <w:rFonts w:ascii="Times New Roman" w:cs="Times New Roman"/>
          <w:sz w:val="28"/>
          <w:szCs w:val="28"/>
          <w:rPrChange w:id="7889" w:author="user pc" w:date="2022-03-15T10:14:00Z">
            <w:rPr/>
          </w:rPrChange>
        </w:rPr>
        <w:t>=</w:t>
      </w:r>
      <w:ins w:id="7890" w:author="user pc" w:date="2022-03-26T15:06:00Z">
        <w:r w:rsidR="05F1A435">
          <w:rPr>
            <w:rFonts w:ascii="Times New Roman" w:cs="Times New Roman" w:hAnsi="Times New Roman"/>
            <w:sz w:val="28"/>
            <w:szCs w:val="28"/>
          </w:rPr>
          <w:t xml:space="preserve"> </w:t>
        </w:r>
      </w:ins>
      <w:r w:rsidRPr="55A1DE40">
        <w:rPr>
          <w:rFonts w:ascii="Times New Roman" w:cs="Times New Roman"/>
          <w:sz w:val="28"/>
          <w:szCs w:val="28"/>
          <w:rPrChange w:id="7891" w:author="user pc" w:date="2022-03-15T10:14:00Z">
            <w:rPr/>
          </w:rPrChange>
        </w:rPr>
        <w:t>P</w:t>
      </w:r>
      <w:r w:rsidRPr="DF076AE2">
        <w:rPr>
          <w:rFonts w:ascii="Times New Roman" w:cs="Times New Roman"/>
          <w:sz w:val="28"/>
          <w:szCs w:val="28"/>
          <w:vertAlign w:val="subscript"/>
          <w:rPrChange w:id="7892" w:author="user pc" w:date="2022-03-15T10:14:00Z">
            <w:rPr>
              <w:vertAlign w:val="subscript"/>
            </w:rPr>
          </w:rPrChange>
        </w:rPr>
        <w:t>gas</w:t>
      </w:r>
      <w:ins w:id="7893" w:author="user pc" w:date="2022-03-26T15:06:00Z">
        <w:r w:rsidR="B4E405B3">
          <w:rPr>
            <w:rFonts w:ascii="Times New Roman" w:cs="Times New Roman" w:hAnsi="Times New Roman"/>
            <w:sz w:val="28"/>
            <w:szCs w:val="28"/>
            <w:vertAlign w:val="subscript"/>
          </w:rPr>
          <w:t xml:space="preserve"> </w:t>
        </w:r>
      </w:ins>
      <w:r w:rsidRPr="FD84FC65">
        <w:rPr>
          <w:rFonts w:ascii="Times New Roman" w:cs="Times New Roman"/>
          <w:sz w:val="28"/>
          <w:szCs w:val="28"/>
          <w:rPrChange w:id="7894" w:author="user pc" w:date="2022-03-15T10:14:00Z">
            <w:rPr/>
          </w:rPrChange>
        </w:rPr>
        <w:t>+</w:t>
      </w:r>
      <w:ins w:id="7895" w:author="user pc" w:date="2022-03-26T15:06:00Z">
        <w:r w:rsidR="879BB672">
          <w:rPr>
            <w:rFonts w:ascii="Times New Roman" w:cs="Times New Roman" w:hAnsi="Times New Roman"/>
            <w:sz w:val="28"/>
            <w:szCs w:val="28"/>
          </w:rPr>
          <w:t xml:space="preserve"> </w:t>
        </w:r>
      </w:ins>
      <w:r w:rsidRPr="A7DD7AB1">
        <w:rPr>
          <w:rFonts w:ascii="Times New Roman" w:cs="Times New Roman"/>
          <w:sz w:val="28"/>
          <w:szCs w:val="28"/>
          <w:rPrChange w:id="7896" w:author="user pc" w:date="2022-03-15T10:14:00Z">
            <w:rPr/>
          </w:rPrChange>
        </w:rPr>
        <w:t>P</w:t>
      </w:r>
      <w:r w:rsidRPr="3F7A4A5E">
        <w:rPr>
          <w:rFonts w:ascii="Times New Roman" w:cs="Times New Roman"/>
          <w:sz w:val="28"/>
          <w:szCs w:val="28"/>
          <w:vertAlign w:val="subscript"/>
          <w:rPrChange w:id="7897" w:author="user pc" w:date="2022-03-15T10:14:00Z">
            <w:rPr>
              <w:vertAlign w:val="subscript"/>
            </w:rPr>
          </w:rPrChange>
        </w:rPr>
        <w:t>H2O</w:t>
      </w:r>
    </w:p>
    <w:p>
      <w:pPr>
        <w:pStyle w:val="style0"/>
        <w:rPr>
          <w:rFonts w:ascii="Times New Roman" w:cs="Times New Roman"/>
          <w:sz w:val="28"/>
          <w:szCs w:val="28"/>
          <w:rPrChange w:id="7898" w:author="user pc" w:date="2022-03-15T10:14:00Z">
            <w:rPr/>
          </w:rPrChange>
        </w:rPr>
      </w:pPr>
      <w:r w:rsidRPr="064C9AB9">
        <w:rPr>
          <w:rFonts w:ascii="Times New Roman" w:cs="Times New Roman"/>
          <w:sz w:val="28"/>
          <w:szCs w:val="28"/>
          <w:rPrChange w:id="7899" w:author="user pc" w:date="2022-03-15T10:14:00Z">
            <w:rPr/>
          </w:rPrChange>
        </w:rPr>
        <w:t>105.0</w:t>
      </w:r>
      <w:ins w:id="7900" w:author="user pc" w:date="2022-03-26T15:07:00Z">
        <w:r w:rsidR="DB307D5A">
          <w:rPr>
            <w:rFonts w:ascii="Times New Roman" w:cs="Times New Roman" w:hAnsi="Times New Roman"/>
            <w:sz w:val="28"/>
            <w:szCs w:val="28"/>
          </w:rPr>
          <w:t xml:space="preserve"> </w:t>
        </w:r>
      </w:ins>
      <w:r w:rsidRPr="DEF40676">
        <w:rPr>
          <w:rFonts w:ascii="Times New Roman" w:cs="Times New Roman"/>
          <w:sz w:val="28"/>
          <w:szCs w:val="28"/>
          <w:rPrChange w:id="7901" w:author="user pc" w:date="2022-03-15T10:14:00Z">
            <w:rPr/>
          </w:rPrChange>
        </w:rPr>
        <w:t>=</w:t>
      </w:r>
      <w:ins w:id="7902" w:author="user pc" w:date="2022-03-26T15:07:00Z">
        <w:r w:rsidR="516BD799">
          <w:rPr>
            <w:rFonts w:ascii="Times New Roman" w:cs="Times New Roman" w:hAnsi="Times New Roman"/>
            <w:sz w:val="28"/>
            <w:szCs w:val="28"/>
          </w:rPr>
          <w:t xml:space="preserve"> </w:t>
        </w:r>
      </w:ins>
      <w:r w:rsidRPr="4EB534C1">
        <w:rPr>
          <w:rFonts w:ascii="Times New Roman" w:cs="Times New Roman"/>
          <w:sz w:val="28"/>
          <w:szCs w:val="28"/>
          <w:rPrChange w:id="7903" w:author="user pc" w:date="2022-03-15T10:14:00Z">
            <w:rPr/>
          </w:rPrChange>
        </w:rPr>
        <w:t>P</w:t>
      </w:r>
      <w:r w:rsidRPr="DCF4B18A">
        <w:rPr>
          <w:rFonts w:ascii="Times New Roman" w:cs="Times New Roman"/>
          <w:sz w:val="28"/>
          <w:szCs w:val="28"/>
          <w:vertAlign w:val="subscript"/>
          <w:rPrChange w:id="7904" w:author="user pc" w:date="2022-03-15T10:14:00Z">
            <w:rPr>
              <w:vertAlign w:val="subscript"/>
            </w:rPr>
          </w:rPrChange>
        </w:rPr>
        <w:t>gas</w:t>
      </w:r>
      <w:ins w:id="7905" w:author="user pc" w:date="2022-03-26T15:07:00Z">
        <w:r w:rsidR="22EB1B41">
          <w:rPr>
            <w:rFonts w:ascii="Times New Roman" w:cs="Times New Roman" w:hAnsi="Times New Roman"/>
            <w:sz w:val="28"/>
            <w:szCs w:val="28"/>
            <w:vertAlign w:val="subscript"/>
          </w:rPr>
          <w:t xml:space="preserve"> </w:t>
        </w:r>
      </w:ins>
      <w:r w:rsidRPr="7961EA20">
        <w:rPr>
          <w:rFonts w:ascii="Times New Roman" w:cs="Times New Roman"/>
          <w:sz w:val="28"/>
          <w:szCs w:val="28"/>
          <w:rPrChange w:id="7906" w:author="user pc" w:date="2022-03-15T10:14:00Z">
            <w:rPr/>
          </w:rPrChange>
        </w:rPr>
        <w:t>+</w:t>
      </w:r>
      <w:ins w:id="7907" w:author="user pc" w:date="2022-03-26T15:07:00Z">
        <w:r w:rsidR="115F2EE0">
          <w:rPr>
            <w:rFonts w:ascii="Times New Roman" w:cs="Times New Roman" w:hAnsi="Times New Roman"/>
            <w:sz w:val="28"/>
            <w:szCs w:val="28"/>
          </w:rPr>
          <w:t xml:space="preserve"> </w:t>
        </w:r>
      </w:ins>
      <w:r w:rsidRPr="FCB8E0A5">
        <w:rPr>
          <w:rFonts w:ascii="Times New Roman" w:cs="Times New Roman"/>
          <w:sz w:val="28"/>
          <w:szCs w:val="28"/>
          <w:rPrChange w:id="7908" w:author="user pc" w:date="2022-03-15T10:14:00Z">
            <w:rPr/>
          </w:rPrChange>
        </w:rPr>
        <w:t>12.34</w:t>
      </w:r>
    </w:p>
    <w:p>
      <w:pPr>
        <w:pStyle w:val="style0"/>
        <w:rPr>
          <w:rFonts w:ascii="Times New Roman" w:cs="Times New Roman"/>
          <w:sz w:val="28"/>
          <w:szCs w:val="28"/>
          <w:rPrChange w:id="7909" w:author="user pc" w:date="2022-03-15T10:14:00Z">
            <w:rPr/>
          </w:rPrChange>
        </w:rPr>
      </w:pPr>
      <w:r w:rsidRPr="A2926AB2">
        <w:rPr>
          <w:rFonts w:ascii="Times New Roman" w:cs="Times New Roman"/>
          <w:sz w:val="28"/>
          <w:szCs w:val="28"/>
          <w:rPrChange w:id="7910" w:author="user pc" w:date="2022-03-15T10:14:00Z">
            <w:rPr/>
          </w:rPrChange>
        </w:rPr>
        <w:t>P</w:t>
      </w:r>
      <w:r w:rsidRPr="DDAA4F47">
        <w:rPr>
          <w:rFonts w:ascii="Times New Roman" w:cs="Times New Roman"/>
          <w:sz w:val="28"/>
          <w:szCs w:val="28"/>
          <w:vertAlign w:val="subscript"/>
          <w:rPrChange w:id="7911" w:author="user pc" w:date="2022-03-15T10:14:00Z">
            <w:rPr>
              <w:vertAlign w:val="subscript"/>
            </w:rPr>
          </w:rPrChange>
        </w:rPr>
        <w:t>gas</w:t>
      </w:r>
      <w:ins w:id="7912" w:author="user pc" w:date="2022-03-26T15:07:00Z">
        <w:r w:rsidR="D7DBABE8">
          <w:rPr>
            <w:rFonts w:ascii="Times New Roman" w:cs="Times New Roman" w:hAnsi="Times New Roman"/>
            <w:sz w:val="28"/>
            <w:szCs w:val="28"/>
            <w:vertAlign w:val="subscript"/>
          </w:rPr>
          <w:t xml:space="preserve"> </w:t>
        </w:r>
      </w:ins>
      <w:r>
        <w:rPr>
          <w:rFonts w:ascii="Times New Roman" w:cs="Times New Roman" w:hAnsi="Times New Roman"/>
          <w:sz w:val="28"/>
          <w:szCs w:val="28"/>
          <w:vertAlign w:val="subscript"/>
        </w:rPr>
        <w:t xml:space="preserve"> </w:t>
      </w:r>
      <w:r w:rsidRPr="889805E1">
        <w:rPr>
          <w:rFonts w:ascii="Times New Roman" w:cs="Times New Roman"/>
          <w:sz w:val="28"/>
          <w:szCs w:val="28"/>
          <w:rPrChange w:id="7913" w:author="user pc" w:date="2022-03-15T10:14:00Z">
            <w:rPr/>
          </w:rPrChange>
        </w:rPr>
        <w:t>=</w:t>
      </w:r>
      <w:r>
        <w:rPr>
          <w:rFonts w:ascii="Times New Roman" w:cs="Times New Roman" w:hAnsi="Times New Roman"/>
          <w:sz w:val="28"/>
          <w:szCs w:val="28"/>
        </w:rPr>
        <w:t xml:space="preserve"> </w:t>
      </w:r>
      <w:r w:rsidRPr="B3B76932">
        <w:rPr>
          <w:rFonts w:ascii="Times New Roman" w:cs="Times New Roman"/>
          <w:sz w:val="28"/>
          <w:szCs w:val="28"/>
          <w:rPrChange w:id="7914" w:author="user pc" w:date="2022-03-15T10:14:00Z">
            <w:rPr/>
          </w:rPrChange>
        </w:rPr>
        <w:t>105.0</w:t>
      </w:r>
      <w:ins w:id="7915" w:author="user pc" w:date="2022-03-26T15:07:00Z">
        <w:r w:rsidR="F7F39274">
          <w:rPr>
            <w:rFonts w:ascii="Times New Roman" w:cs="Times New Roman" w:hAnsi="Times New Roman"/>
            <w:sz w:val="28"/>
            <w:szCs w:val="28"/>
          </w:rPr>
          <w:t xml:space="preserve"> </w:t>
        </w:r>
      </w:ins>
      <w:r w:rsidRPr="A4E607D1">
        <w:rPr>
          <w:rFonts w:ascii="Times New Roman" w:cs="Times New Roman"/>
          <w:sz w:val="28"/>
          <w:szCs w:val="28"/>
          <w:rPrChange w:id="7916" w:author="user pc" w:date="2022-03-15T10:14:00Z">
            <w:rPr/>
          </w:rPrChange>
        </w:rPr>
        <w:t>-</w:t>
      </w:r>
      <w:ins w:id="7917" w:author="user pc" w:date="2022-03-26T15:07:00Z">
        <w:r w:rsidR="66539252">
          <w:rPr>
            <w:rFonts w:ascii="Times New Roman" w:cs="Times New Roman" w:hAnsi="Times New Roman"/>
            <w:sz w:val="28"/>
            <w:szCs w:val="28"/>
          </w:rPr>
          <w:t xml:space="preserve"> </w:t>
        </w:r>
      </w:ins>
      <w:r w:rsidRPr="097F888D">
        <w:rPr>
          <w:rFonts w:ascii="Times New Roman" w:cs="Times New Roman"/>
          <w:sz w:val="28"/>
          <w:szCs w:val="28"/>
          <w:rPrChange w:id="7918" w:author="user pc" w:date="2022-03-15T10:14:00Z">
            <w:rPr/>
          </w:rPrChange>
        </w:rPr>
        <w:t>12.34</w:t>
      </w:r>
    </w:p>
    <w:p>
      <w:pPr>
        <w:pStyle w:val="style0"/>
        <w:rPr>
          <w:rFonts w:ascii="Times New Roman" w:cs="Times New Roman"/>
          <w:sz w:val="28"/>
          <w:szCs w:val="28"/>
          <w:rPrChange w:id="7919" w:author="user pc" w:date="2022-03-15T10:14:00Z">
            <w:rPr/>
          </w:rPrChange>
        </w:rPr>
      </w:pPr>
      <w:r w:rsidRPr="798789BD">
        <w:rPr>
          <w:rFonts w:ascii="Times New Roman" w:cs="Times New Roman"/>
          <w:sz w:val="28"/>
          <w:szCs w:val="28"/>
          <w:rPrChange w:id="7920" w:author="user pc" w:date="2022-03-15T10:14:00Z">
            <w:rPr/>
          </w:rPrChange>
        </w:rPr>
        <w:t>P</w:t>
      </w:r>
      <w:r w:rsidRPr="7E88AD16">
        <w:rPr>
          <w:rFonts w:ascii="Times New Roman" w:cs="Times New Roman"/>
          <w:sz w:val="28"/>
          <w:szCs w:val="28"/>
          <w:vertAlign w:val="subscript"/>
          <w:rPrChange w:id="7921" w:author="user pc" w:date="2022-03-15T10:14:00Z">
            <w:rPr>
              <w:vertAlign w:val="subscript"/>
            </w:rPr>
          </w:rPrChange>
        </w:rPr>
        <w:t>gas</w:t>
      </w:r>
      <w:r>
        <w:rPr>
          <w:rFonts w:ascii="Times New Roman" w:cs="Times New Roman" w:hAnsi="Times New Roman"/>
          <w:sz w:val="28"/>
          <w:szCs w:val="28"/>
          <w:vertAlign w:val="subscript"/>
        </w:rPr>
        <w:t xml:space="preserve"> </w:t>
      </w:r>
      <w:r w:rsidRPr="73923EFE">
        <w:rPr>
          <w:rFonts w:ascii="Times New Roman" w:cs="Times New Roman"/>
          <w:sz w:val="28"/>
          <w:szCs w:val="28"/>
          <w:vertAlign w:val="subscript"/>
          <w:rPrChange w:id="7922" w:author="user pc" w:date="2022-03-15T10:14:00Z">
            <w:rPr>
              <w:vertAlign w:val="subscript"/>
            </w:rPr>
          </w:rPrChange>
        </w:rPr>
        <w:t xml:space="preserve"> </w:t>
      </w:r>
      <w:r w:rsidRPr="74E3FC24">
        <w:rPr>
          <w:rFonts w:ascii="Times New Roman" w:cs="Times New Roman"/>
          <w:sz w:val="28"/>
          <w:szCs w:val="28"/>
          <w:rPrChange w:id="7923" w:author="user pc" w:date="2022-03-15T10:14:00Z">
            <w:rPr/>
          </w:rPrChange>
        </w:rPr>
        <w:t>=</w:t>
      </w:r>
      <w:ins w:id="7924" w:author="user pc" w:date="2022-03-26T15:07:00Z">
        <w:r w:rsidR="25576BD3">
          <w:rPr>
            <w:rFonts w:ascii="Times New Roman" w:cs="Times New Roman" w:hAnsi="Times New Roman"/>
            <w:sz w:val="28"/>
            <w:szCs w:val="28"/>
          </w:rPr>
          <w:t xml:space="preserve"> </w:t>
        </w:r>
      </w:ins>
      <w:r w:rsidRPr="1E926CBB">
        <w:rPr>
          <w:rFonts w:ascii="Times New Roman" w:cs="Times New Roman"/>
          <w:sz w:val="28"/>
          <w:szCs w:val="28"/>
          <w:rPrChange w:id="7925" w:author="user pc" w:date="2022-03-15T10:14:00Z">
            <w:rPr/>
          </w:rPrChange>
        </w:rPr>
        <w:t>92.66kPa</w:t>
      </w:r>
      <w:r>
        <w:rPr>
          <w:rFonts w:ascii="Times New Roman" w:cs="Times New Roman" w:hAnsi="Times New Roman"/>
          <w:sz w:val="28"/>
          <w:szCs w:val="28"/>
        </w:rPr>
        <w:t xml:space="preserve"> </w:t>
      </w:r>
      <w:r w:rsidRPr="3D61568D">
        <w:rPr>
          <w:rFonts w:ascii="Times New Roman" w:cs="Times New Roman"/>
          <w:sz w:val="28"/>
          <w:szCs w:val="28"/>
          <w:rPrChange w:id="7926" w:author="user pc" w:date="2022-03-15T10:14:00Z">
            <w:rPr/>
          </w:rPrChange>
        </w:rPr>
        <w:t>~</w:t>
      </w:r>
      <w:r>
        <w:rPr>
          <w:rFonts w:ascii="Times New Roman" w:cs="Times New Roman" w:hAnsi="Times New Roman"/>
          <w:sz w:val="28"/>
          <w:szCs w:val="28"/>
        </w:rPr>
        <w:t xml:space="preserve"> </w:t>
      </w:r>
      <w:r w:rsidRPr="2007DEC7">
        <w:rPr>
          <w:rFonts w:ascii="Times New Roman" w:cs="Times New Roman"/>
          <w:sz w:val="28"/>
          <w:szCs w:val="28"/>
          <w:rPrChange w:id="7927" w:author="user pc" w:date="2022-03-15T10:14:00Z">
            <w:rPr/>
          </w:rPrChange>
        </w:rPr>
        <w:t>92.7kPa</w:t>
      </w:r>
    </w:p>
    <w:p>
      <w:pPr>
        <w:pStyle w:val="style0"/>
        <w:rPr>
          <w:rFonts w:ascii="Times New Roman" w:cs="Times New Roman"/>
          <w:sz w:val="28"/>
          <w:szCs w:val="28"/>
          <w:rPrChange w:id="7928" w:author="user pc" w:date="2022-03-15T10:14:00Z">
            <w:rPr/>
          </w:rPrChange>
        </w:rPr>
      </w:pPr>
      <w:r w:rsidRPr="07671B0B">
        <w:rPr>
          <w:rFonts w:ascii="Times New Roman" w:cs="Times New Roman"/>
          <w:b/>
          <w:sz w:val="28"/>
          <w:szCs w:val="28"/>
          <w:rPrChange w:id="7929" w:author="user pc" w:date="2022-03-15T10:14:00Z">
            <w:rPr>
              <w:b/>
            </w:rPr>
          </w:rPrChange>
        </w:rPr>
        <w:t>Example</w:t>
      </w:r>
      <w:ins w:id="7930" w:author="user pc" w:date="2022-03-26T15:07:00Z">
        <w:r w:rsidR="F57371D8">
          <w:rPr>
            <w:rFonts w:ascii="Times New Roman" w:cs="Times New Roman" w:hAnsi="Times New Roman"/>
            <w:b/>
            <w:sz w:val="28"/>
            <w:szCs w:val="28"/>
          </w:rPr>
          <w:t xml:space="preserve"> </w:t>
        </w:r>
      </w:ins>
      <w:r w:rsidRPr="C1304C16">
        <w:rPr>
          <w:rFonts w:ascii="Times New Roman" w:cs="Times New Roman"/>
          <w:b/>
          <w:sz w:val="28"/>
          <w:szCs w:val="28"/>
          <w:rPrChange w:id="7931" w:author="user pc" w:date="2022-03-15T10:14:00Z">
            <w:rPr>
              <w:b/>
            </w:rPr>
          </w:rPrChange>
        </w:rPr>
        <w:t>3:</w:t>
      </w:r>
      <w:ins w:id="7932" w:author="user pc" w:date="2022-03-26T15:08:00Z">
        <w:r w:rsidR="2AE3E403">
          <w:rPr>
            <w:rFonts w:ascii="Times New Roman" w:cs="Times New Roman" w:hAnsi="Times New Roman"/>
            <w:b/>
            <w:sz w:val="28"/>
            <w:szCs w:val="28"/>
          </w:rPr>
          <w:t xml:space="preserve"> </w:t>
        </w:r>
      </w:ins>
      <w:r w:rsidRPr="469623A1">
        <w:rPr>
          <w:rFonts w:ascii="Times New Roman" w:cs="Times New Roman"/>
          <w:sz w:val="28"/>
          <w:szCs w:val="28"/>
          <w:rPrChange w:id="7933" w:author="user pc" w:date="2022-03-15T10:14:00Z">
            <w:rPr/>
          </w:rPrChange>
        </w:rPr>
        <w:t>Air</w:t>
      </w:r>
      <w:ins w:id="7934" w:author="user pc" w:date="2022-03-26T15:08:00Z">
        <w:r w:rsidR="3E4B9915">
          <w:rPr>
            <w:rFonts w:ascii="Times New Roman" w:cs="Times New Roman" w:hAnsi="Times New Roman"/>
            <w:sz w:val="28"/>
            <w:szCs w:val="28"/>
          </w:rPr>
          <w:t xml:space="preserve"> </w:t>
        </w:r>
      </w:ins>
      <w:r w:rsidRPr="C0CBFAAA">
        <w:rPr>
          <w:rFonts w:ascii="Times New Roman" w:cs="Times New Roman"/>
          <w:sz w:val="28"/>
          <w:szCs w:val="28"/>
          <w:rPrChange w:id="7935" w:author="user pc" w:date="2022-03-15T10:14:00Z">
            <w:rPr/>
          </w:rPrChange>
        </w:rPr>
        <w:t>contains</w:t>
      </w:r>
      <w:ins w:id="7936" w:author="user pc" w:date="2022-03-26T15:08:00Z">
        <w:r w:rsidR="FA4ED0CB">
          <w:rPr>
            <w:rFonts w:ascii="Times New Roman" w:cs="Times New Roman" w:hAnsi="Times New Roman"/>
            <w:sz w:val="28"/>
            <w:szCs w:val="28"/>
          </w:rPr>
          <w:t xml:space="preserve"> </w:t>
        </w:r>
      </w:ins>
      <w:r w:rsidRPr="A81DD7BF">
        <w:rPr>
          <w:rFonts w:ascii="Times New Roman" w:cs="Times New Roman"/>
          <w:sz w:val="28"/>
          <w:szCs w:val="28"/>
          <w:rPrChange w:id="7937" w:author="user pc" w:date="2022-03-15T10:14:00Z">
            <w:rPr/>
          </w:rPrChange>
        </w:rPr>
        <w:t>O</w:t>
      </w:r>
      <w:r w:rsidRPr="B3CE1356">
        <w:rPr>
          <w:rFonts w:ascii="Times New Roman" w:cs="Times New Roman"/>
          <w:sz w:val="28"/>
          <w:szCs w:val="28"/>
          <w:vertAlign w:val="subscript"/>
          <w:rPrChange w:id="7938" w:author="user pc" w:date="2022-03-15T10:14:00Z">
            <w:rPr>
              <w:vertAlign w:val="subscript"/>
            </w:rPr>
          </w:rPrChange>
        </w:rPr>
        <w:t>2,</w:t>
      </w:r>
      <w:ins w:id="7939" w:author="user pc" w:date="2022-03-26T15:09:00Z">
        <w:r w:rsidR="46B64661">
          <w:rPr>
            <w:rFonts w:ascii="Times New Roman" w:cs="Times New Roman" w:hAnsi="Times New Roman"/>
            <w:sz w:val="28"/>
            <w:szCs w:val="28"/>
            <w:vertAlign w:val="subscript"/>
          </w:rPr>
          <w:t xml:space="preserve"> </w:t>
        </w:r>
      </w:ins>
      <w:r w:rsidRPr="48998E9E">
        <w:rPr>
          <w:rFonts w:ascii="Times New Roman" w:cs="Times New Roman"/>
          <w:sz w:val="28"/>
          <w:szCs w:val="28"/>
          <w:rPrChange w:id="7940" w:author="user pc" w:date="2022-03-15T10:14:00Z">
            <w:rPr/>
          </w:rPrChange>
        </w:rPr>
        <w:t>N</w:t>
      </w:r>
      <w:r w:rsidRPr="CDB91B5F">
        <w:rPr>
          <w:rFonts w:ascii="Times New Roman" w:cs="Times New Roman"/>
          <w:sz w:val="28"/>
          <w:szCs w:val="28"/>
          <w:vertAlign w:val="subscript"/>
          <w:rPrChange w:id="7941" w:author="user pc" w:date="2022-03-15T10:14:00Z">
            <w:rPr>
              <w:vertAlign w:val="subscript"/>
            </w:rPr>
          </w:rPrChange>
        </w:rPr>
        <w:t xml:space="preserve">2, </w:t>
      </w:r>
      <w:r w:rsidRPr="8743100F">
        <w:rPr>
          <w:rFonts w:ascii="Times New Roman" w:cs="Times New Roman"/>
          <w:sz w:val="28"/>
          <w:szCs w:val="28"/>
          <w:rPrChange w:id="7942" w:author="user pc" w:date="2022-03-15T10:14:00Z">
            <w:rPr/>
          </w:rPrChange>
        </w:rPr>
        <w:t>CO</w:t>
      </w:r>
      <w:r w:rsidRPr="C955F596">
        <w:rPr>
          <w:rFonts w:ascii="Times New Roman" w:cs="Times New Roman"/>
          <w:sz w:val="28"/>
          <w:szCs w:val="28"/>
          <w:vertAlign w:val="subscript"/>
          <w:rPrChange w:id="7943" w:author="user pc" w:date="2022-03-15T10:14:00Z">
            <w:rPr>
              <w:vertAlign w:val="subscript"/>
            </w:rPr>
          </w:rPrChange>
        </w:rPr>
        <w:t>2</w:t>
      </w:r>
      <w:r w:rsidRPr="EDFB8C9C">
        <w:rPr>
          <w:rFonts w:ascii="Times New Roman" w:cs="Times New Roman"/>
          <w:sz w:val="28"/>
          <w:szCs w:val="28"/>
          <w:rPrChange w:id="7944" w:author="user pc" w:date="2022-03-15T10:14:00Z">
            <w:rPr/>
          </w:rPrChange>
        </w:rPr>
        <w:t>,</w:t>
      </w:r>
      <w:ins w:id="7945" w:author="user pc" w:date="2022-03-26T15:08:00Z">
        <w:r w:rsidR="99B24F87">
          <w:rPr>
            <w:rFonts w:ascii="Times New Roman" w:cs="Times New Roman" w:hAnsi="Times New Roman"/>
            <w:sz w:val="28"/>
            <w:szCs w:val="28"/>
          </w:rPr>
          <w:t xml:space="preserve"> </w:t>
        </w:r>
      </w:ins>
      <w:r w:rsidRPr="571BE4D5">
        <w:rPr>
          <w:rFonts w:ascii="Times New Roman" w:cs="Times New Roman"/>
          <w:sz w:val="28"/>
          <w:szCs w:val="28"/>
          <w:rPrChange w:id="7946" w:author="user pc" w:date="2022-03-15T10:14:00Z">
            <w:rPr/>
          </w:rPrChange>
        </w:rPr>
        <w:t>and</w:t>
      </w:r>
      <w:ins w:id="7947" w:author="user pc" w:date="2022-03-26T15:08:00Z">
        <w:r w:rsidR="0AC69D93">
          <w:rPr>
            <w:rFonts w:ascii="Times New Roman" w:cs="Times New Roman" w:hAnsi="Times New Roman"/>
            <w:sz w:val="28"/>
            <w:szCs w:val="28"/>
          </w:rPr>
          <w:t xml:space="preserve"> </w:t>
        </w:r>
      </w:ins>
      <w:r w:rsidRPr="EEA24943">
        <w:rPr>
          <w:rFonts w:ascii="Times New Roman" w:cs="Times New Roman"/>
          <w:sz w:val="28"/>
          <w:szCs w:val="28"/>
          <w:rPrChange w:id="7948" w:author="user pc" w:date="2022-03-15T10:14:00Z">
            <w:rPr/>
          </w:rPrChange>
        </w:rPr>
        <w:t>trace</w:t>
      </w:r>
      <w:ins w:id="7949" w:author="user pc" w:date="2022-03-26T15:08:00Z">
        <w:r w:rsidR="DE4A0DE1">
          <w:rPr>
            <w:rFonts w:ascii="Times New Roman" w:cs="Times New Roman" w:hAnsi="Times New Roman"/>
            <w:sz w:val="28"/>
            <w:szCs w:val="28"/>
          </w:rPr>
          <w:t xml:space="preserve"> </w:t>
        </w:r>
      </w:ins>
      <w:r w:rsidRPr="6EA7E368">
        <w:rPr>
          <w:rFonts w:ascii="Times New Roman" w:cs="Times New Roman"/>
          <w:sz w:val="28"/>
          <w:szCs w:val="28"/>
          <w:rPrChange w:id="7950" w:author="user pc" w:date="2022-03-15T10:14:00Z">
            <w:rPr/>
          </w:rPrChange>
        </w:rPr>
        <w:t>amounts</w:t>
      </w:r>
      <w:ins w:id="7951" w:author="user pc" w:date="2022-03-26T15:08:00Z">
        <w:r w:rsidR="74CF5A43">
          <w:rPr>
            <w:rFonts w:ascii="Times New Roman" w:cs="Times New Roman" w:hAnsi="Times New Roman"/>
            <w:sz w:val="28"/>
            <w:szCs w:val="28"/>
          </w:rPr>
          <w:t xml:space="preserve"> </w:t>
        </w:r>
      </w:ins>
      <w:r w:rsidRPr="BDB94214">
        <w:rPr>
          <w:rFonts w:ascii="Times New Roman" w:cs="Times New Roman"/>
          <w:sz w:val="28"/>
          <w:szCs w:val="28"/>
          <w:rPrChange w:id="7952" w:author="user pc" w:date="2022-03-15T10:14:00Z">
            <w:rPr/>
          </w:rPrChange>
        </w:rPr>
        <w:t>of</w:t>
      </w:r>
      <w:ins w:id="7953" w:author="user pc" w:date="2022-03-26T15:08:00Z">
        <w:r w:rsidR="2C95898A">
          <w:rPr>
            <w:rFonts w:ascii="Times New Roman" w:cs="Times New Roman" w:hAnsi="Times New Roman"/>
            <w:sz w:val="28"/>
            <w:szCs w:val="28"/>
          </w:rPr>
          <w:t xml:space="preserve"> </w:t>
        </w:r>
      </w:ins>
      <w:r w:rsidRPr="C1320BF3">
        <w:rPr>
          <w:rFonts w:ascii="Times New Roman" w:cs="Times New Roman"/>
          <w:sz w:val="28"/>
          <w:szCs w:val="28"/>
          <w:rPrChange w:id="7954" w:author="user pc" w:date="2022-03-15T10:14:00Z">
            <w:rPr/>
          </w:rPrChange>
        </w:rPr>
        <w:t>other</w:t>
      </w:r>
      <w:ins w:id="7955" w:author="user pc" w:date="2022-03-26T15:08:00Z">
        <w:r w:rsidR="0160CD2B">
          <w:rPr>
            <w:rFonts w:ascii="Times New Roman" w:cs="Times New Roman" w:hAnsi="Times New Roman"/>
            <w:sz w:val="28"/>
            <w:szCs w:val="28"/>
          </w:rPr>
          <w:t xml:space="preserve"> </w:t>
        </w:r>
      </w:ins>
      <w:r w:rsidRPr="0F0EB977">
        <w:rPr>
          <w:rFonts w:ascii="Times New Roman" w:cs="Times New Roman"/>
          <w:sz w:val="28"/>
          <w:szCs w:val="28"/>
          <w:rPrChange w:id="7956" w:author="user pc" w:date="2022-03-15T10:14:00Z">
            <w:rPr/>
          </w:rPrChange>
        </w:rPr>
        <w:t>gases.</w:t>
      </w:r>
      <w:ins w:id="7957" w:author="user pc" w:date="2022-03-26T15:08:00Z">
        <w:r w:rsidR="47A1A92A">
          <w:rPr>
            <w:rFonts w:ascii="Times New Roman" w:cs="Times New Roman" w:hAnsi="Times New Roman"/>
            <w:sz w:val="28"/>
            <w:szCs w:val="28"/>
          </w:rPr>
          <w:t xml:space="preserve"> </w:t>
        </w:r>
      </w:ins>
      <w:r w:rsidRPr="DBD11F91">
        <w:rPr>
          <w:rFonts w:ascii="Times New Roman" w:cs="Times New Roman"/>
          <w:sz w:val="28"/>
          <w:szCs w:val="28"/>
          <w:rPrChange w:id="7958" w:author="user pc" w:date="2022-03-15T10:14:00Z">
            <w:rPr/>
          </w:rPrChange>
        </w:rPr>
        <w:t>What</w:t>
      </w:r>
      <w:ins w:id="7959" w:author="user pc" w:date="2022-03-26T15:08:00Z">
        <w:r w:rsidR="AA7F979B">
          <w:rPr>
            <w:rFonts w:ascii="Times New Roman" w:cs="Times New Roman" w:hAnsi="Times New Roman"/>
            <w:sz w:val="28"/>
            <w:szCs w:val="28"/>
          </w:rPr>
          <w:t xml:space="preserve"> </w:t>
        </w:r>
      </w:ins>
      <w:r w:rsidRPr="E7A476DB">
        <w:rPr>
          <w:rFonts w:ascii="Times New Roman" w:cs="Times New Roman"/>
          <w:sz w:val="28"/>
          <w:szCs w:val="28"/>
          <w:rPrChange w:id="7960" w:author="user pc" w:date="2022-03-15T10:14:00Z">
            <w:rPr/>
          </w:rPrChange>
        </w:rPr>
        <w:t>is</w:t>
      </w:r>
      <w:ins w:id="7961" w:author="user pc" w:date="2022-03-26T15:08:00Z">
        <w:r w:rsidR="97E52E44">
          <w:rPr>
            <w:rFonts w:ascii="Times New Roman" w:cs="Times New Roman" w:hAnsi="Times New Roman"/>
            <w:sz w:val="28"/>
            <w:szCs w:val="28"/>
          </w:rPr>
          <w:t xml:space="preserve"> </w:t>
        </w:r>
      </w:ins>
      <w:r w:rsidRPr="B5C7D713">
        <w:rPr>
          <w:rFonts w:ascii="Times New Roman" w:cs="Times New Roman"/>
          <w:sz w:val="28"/>
          <w:szCs w:val="28"/>
          <w:rPrChange w:id="7962" w:author="user pc" w:date="2022-03-15T10:14:00Z">
            <w:rPr/>
          </w:rPrChange>
        </w:rPr>
        <w:t>the</w:t>
      </w:r>
      <w:ins w:id="7963" w:author="user pc" w:date="2022-03-26T15:08:00Z">
        <w:r w:rsidR="091FC420">
          <w:rPr>
            <w:rFonts w:ascii="Times New Roman" w:cs="Times New Roman" w:hAnsi="Times New Roman"/>
            <w:sz w:val="28"/>
            <w:szCs w:val="28"/>
          </w:rPr>
          <w:t xml:space="preserve"> </w:t>
        </w:r>
      </w:ins>
      <w:r w:rsidRPr="30C9E521">
        <w:rPr>
          <w:rFonts w:ascii="Times New Roman" w:cs="Times New Roman"/>
          <w:sz w:val="28"/>
          <w:szCs w:val="28"/>
          <w:rPrChange w:id="7964" w:author="user pc" w:date="2022-03-15T10:14:00Z">
            <w:rPr/>
          </w:rPrChange>
        </w:rPr>
        <w:t>partial</w:t>
      </w:r>
      <w:ins w:id="7965" w:author="user pc" w:date="2022-03-26T15:08:00Z">
        <w:r w:rsidR="00DD7DCE">
          <w:rPr>
            <w:rFonts w:ascii="Times New Roman" w:cs="Times New Roman" w:hAnsi="Times New Roman"/>
            <w:sz w:val="28"/>
            <w:szCs w:val="28"/>
          </w:rPr>
          <w:t xml:space="preserve"> </w:t>
        </w:r>
      </w:ins>
      <w:r w:rsidRPr="C0EB4200">
        <w:rPr>
          <w:rFonts w:ascii="Times New Roman" w:cs="Times New Roman"/>
          <w:sz w:val="28"/>
          <w:szCs w:val="28"/>
          <w:rPrChange w:id="7966" w:author="user pc" w:date="2022-03-15T10:14:00Z">
            <w:rPr/>
          </w:rPrChange>
        </w:rPr>
        <w:t>pressure</w:t>
      </w:r>
      <w:ins w:id="7967" w:author="user pc" w:date="2022-03-26T15:08:00Z">
        <w:r w:rsidR="59C8D33C">
          <w:rPr>
            <w:rFonts w:ascii="Times New Roman" w:cs="Times New Roman" w:hAnsi="Times New Roman"/>
            <w:sz w:val="28"/>
            <w:szCs w:val="28"/>
          </w:rPr>
          <w:t xml:space="preserve"> </w:t>
        </w:r>
      </w:ins>
      <w:r w:rsidRPr="E34F333A">
        <w:rPr>
          <w:rFonts w:ascii="Times New Roman" w:cs="Times New Roman"/>
          <w:sz w:val="28"/>
          <w:szCs w:val="28"/>
          <w:rPrChange w:id="7968" w:author="user pc" w:date="2022-03-15T10:14:00Z">
            <w:rPr/>
          </w:rPrChange>
        </w:rPr>
        <w:t>of</w:t>
      </w:r>
      <w:ins w:id="7969" w:author="user pc" w:date="2022-03-26T15:08:00Z">
        <w:r w:rsidR="8456DE04">
          <w:rPr>
            <w:rFonts w:ascii="Times New Roman" w:cs="Times New Roman" w:hAnsi="Times New Roman"/>
            <w:sz w:val="28"/>
            <w:szCs w:val="28"/>
          </w:rPr>
          <w:t xml:space="preserve"> </w:t>
        </w:r>
      </w:ins>
      <w:r w:rsidRPr="2E6191DC">
        <w:rPr>
          <w:rFonts w:ascii="Times New Roman" w:cs="Times New Roman"/>
          <w:sz w:val="28"/>
          <w:szCs w:val="28"/>
          <w:rPrChange w:id="7970" w:author="user pc" w:date="2022-03-15T10:14:00Z">
            <w:rPr/>
          </w:rPrChange>
        </w:rPr>
        <w:t>O</w:t>
      </w:r>
      <w:r w:rsidRPr="87215F58">
        <w:rPr>
          <w:rFonts w:ascii="Times New Roman" w:cs="Times New Roman"/>
          <w:sz w:val="28"/>
          <w:szCs w:val="28"/>
          <w:vertAlign w:val="subscript"/>
          <w:rPrChange w:id="7971" w:author="user pc" w:date="2022-03-15T10:14:00Z">
            <w:rPr>
              <w:vertAlign w:val="subscript"/>
            </w:rPr>
          </w:rPrChange>
        </w:rPr>
        <w:t>2</w:t>
      </w:r>
      <w:ins w:id="7972" w:author="user pc" w:date="2022-03-26T15:08:00Z">
        <w:r w:rsidR="B7375B0E">
          <w:rPr>
            <w:rFonts w:ascii="Times New Roman" w:cs="Times New Roman" w:hAnsi="Times New Roman"/>
            <w:sz w:val="28"/>
            <w:szCs w:val="28"/>
            <w:vertAlign w:val="subscript"/>
          </w:rPr>
          <w:t xml:space="preserve"> </w:t>
        </w:r>
      </w:ins>
      <w:r w:rsidRPr="159A3D78">
        <w:rPr>
          <w:rFonts w:ascii="Times New Roman" w:cs="Times New Roman"/>
          <w:sz w:val="28"/>
          <w:szCs w:val="28"/>
          <w:rPrChange w:id="7973" w:author="user pc" w:date="2022-03-15T10:14:00Z">
            <w:rPr/>
          </w:rPrChange>
        </w:rPr>
        <w:t>at</w:t>
      </w:r>
      <w:ins w:id="7974" w:author="user pc" w:date="2022-03-26T15:08:00Z">
        <w:r w:rsidR="D86BD5AD">
          <w:rPr>
            <w:rFonts w:ascii="Times New Roman" w:cs="Times New Roman" w:hAnsi="Times New Roman"/>
            <w:sz w:val="28"/>
            <w:szCs w:val="28"/>
          </w:rPr>
          <w:t xml:space="preserve"> </w:t>
        </w:r>
      </w:ins>
      <w:r w:rsidRPr="48FC8BF9">
        <w:rPr>
          <w:rFonts w:ascii="Times New Roman" w:cs="Times New Roman"/>
          <w:sz w:val="28"/>
          <w:szCs w:val="28"/>
          <w:rPrChange w:id="7975" w:author="user pc" w:date="2022-03-15T10:14:00Z">
            <w:rPr/>
          </w:rPrChange>
        </w:rPr>
        <w:t>101.30kPa</w:t>
      </w:r>
      <w:ins w:id="7976" w:author="user pc" w:date="2022-03-26T15:08:00Z">
        <w:r w:rsidR="0A49329F">
          <w:rPr>
            <w:rFonts w:ascii="Times New Roman" w:cs="Times New Roman" w:hAnsi="Times New Roman"/>
            <w:sz w:val="28"/>
            <w:szCs w:val="28"/>
          </w:rPr>
          <w:t xml:space="preserve"> </w:t>
        </w:r>
      </w:ins>
      <w:r w:rsidRPr="1FC7D76D">
        <w:rPr>
          <w:rFonts w:ascii="Times New Roman" w:cs="Times New Roman"/>
          <w:sz w:val="28"/>
          <w:szCs w:val="28"/>
          <w:rPrChange w:id="7977" w:author="user pc" w:date="2022-03-15T10:14:00Z">
            <w:rPr/>
          </w:rPrChange>
        </w:rPr>
        <w:t>of</w:t>
      </w:r>
      <w:ins w:id="7978" w:author="user pc" w:date="2022-03-26T15:08:00Z">
        <w:r w:rsidR="3C1169BA">
          <w:rPr>
            <w:rFonts w:ascii="Times New Roman" w:cs="Times New Roman" w:hAnsi="Times New Roman"/>
            <w:sz w:val="28"/>
            <w:szCs w:val="28"/>
          </w:rPr>
          <w:t xml:space="preserve"> </w:t>
        </w:r>
      </w:ins>
      <w:r w:rsidRPr="7972B432">
        <w:rPr>
          <w:rFonts w:ascii="Times New Roman" w:cs="Times New Roman"/>
          <w:sz w:val="28"/>
          <w:szCs w:val="28"/>
          <w:rPrChange w:id="7979" w:author="user pc" w:date="2022-03-15T10:14:00Z">
            <w:rPr/>
          </w:rPrChange>
        </w:rPr>
        <w:t>total</w:t>
      </w:r>
      <w:ins w:id="7980" w:author="user pc" w:date="2022-03-26T15:08:00Z">
        <w:r w:rsidR="B33DEB6E">
          <w:rPr>
            <w:rFonts w:ascii="Times New Roman" w:cs="Times New Roman" w:hAnsi="Times New Roman"/>
            <w:sz w:val="28"/>
            <w:szCs w:val="28"/>
          </w:rPr>
          <w:t xml:space="preserve"> </w:t>
        </w:r>
      </w:ins>
      <w:r w:rsidRPr="5F474966">
        <w:rPr>
          <w:rFonts w:ascii="Times New Roman" w:cs="Times New Roman"/>
          <w:sz w:val="28"/>
          <w:szCs w:val="28"/>
          <w:rPrChange w:id="7981" w:author="user pc" w:date="2022-03-15T10:14:00Z">
            <w:rPr/>
          </w:rPrChange>
        </w:rPr>
        <w:t>pressure</w:t>
      </w:r>
      <w:ins w:id="7982" w:author="user pc" w:date="2022-03-26T15:08:00Z">
        <w:r w:rsidR="FDAC1F95">
          <w:rPr>
            <w:rFonts w:ascii="Times New Roman" w:cs="Times New Roman" w:hAnsi="Times New Roman"/>
            <w:sz w:val="28"/>
            <w:szCs w:val="28"/>
          </w:rPr>
          <w:t xml:space="preserve"> </w:t>
        </w:r>
      </w:ins>
      <w:r w:rsidRPr="CC320C59">
        <w:rPr>
          <w:rFonts w:ascii="Times New Roman" w:cs="Times New Roman"/>
          <w:sz w:val="28"/>
          <w:szCs w:val="28"/>
          <w:rPrChange w:id="7983" w:author="user pc" w:date="2022-03-15T10:14:00Z">
            <w:rPr/>
          </w:rPrChange>
        </w:rPr>
        <w:t>if</w:t>
      </w:r>
      <w:ins w:id="7984" w:author="user pc" w:date="2022-03-26T15:08:00Z">
        <w:r w:rsidR="AA4DA41D">
          <w:rPr>
            <w:rFonts w:ascii="Times New Roman" w:cs="Times New Roman" w:hAnsi="Times New Roman"/>
            <w:sz w:val="28"/>
            <w:szCs w:val="28"/>
          </w:rPr>
          <w:t xml:space="preserve"> </w:t>
        </w:r>
      </w:ins>
      <w:r w:rsidRPr="6BAAEDF9">
        <w:rPr>
          <w:rFonts w:ascii="Times New Roman" w:cs="Times New Roman"/>
          <w:sz w:val="28"/>
          <w:szCs w:val="28"/>
          <w:rPrChange w:id="7985" w:author="user pc" w:date="2022-03-15T10:14:00Z">
            <w:rPr/>
          </w:rPrChange>
        </w:rPr>
        <w:t>the</w:t>
      </w:r>
      <w:ins w:id="7986" w:author="user pc" w:date="2022-03-26T15:08:00Z">
        <w:r w:rsidR="75C0625C">
          <w:rPr>
            <w:rFonts w:ascii="Times New Roman" w:cs="Times New Roman" w:hAnsi="Times New Roman"/>
            <w:sz w:val="28"/>
            <w:szCs w:val="28"/>
          </w:rPr>
          <w:t xml:space="preserve"> </w:t>
        </w:r>
      </w:ins>
      <w:r w:rsidRPr="5DCB2AFD">
        <w:rPr>
          <w:rFonts w:ascii="Times New Roman" w:cs="Times New Roman"/>
          <w:sz w:val="28"/>
          <w:szCs w:val="28"/>
          <w:rPrChange w:id="7987" w:author="user pc" w:date="2022-03-15T10:14:00Z">
            <w:rPr/>
          </w:rPrChange>
        </w:rPr>
        <w:t>partial</w:t>
      </w:r>
      <w:ins w:id="7988" w:author="user pc" w:date="2022-03-26T15:08:00Z">
        <w:r w:rsidR="A8C0F055">
          <w:rPr>
            <w:rFonts w:ascii="Times New Roman" w:cs="Times New Roman" w:hAnsi="Times New Roman"/>
            <w:sz w:val="28"/>
            <w:szCs w:val="28"/>
          </w:rPr>
          <w:t xml:space="preserve"> </w:t>
        </w:r>
      </w:ins>
      <w:del w:id="7989" w:author="user pc" w:date="2022-03-26T15:11:00Z">
        <w:r w:rsidDel="66ED90E8" w:rsidRPr="187CDB3B">
          <w:rPr>
            <w:rFonts w:ascii="Times New Roman" w:cs="Times New Roman"/>
            <w:sz w:val="28"/>
            <w:szCs w:val="28"/>
            <w:rPrChange w:id="7990" w:author="user pc" w:date="2022-03-15T10:14:00Z">
              <w:rPr/>
            </w:rPrChange>
          </w:rPr>
          <w:delText>pressuresofN</w:delText>
        </w:r>
      </w:del>
      <w:del w:id="7991" w:author="user pc" w:date="2022-03-26T15:11:00Z">
        <w:r w:rsidDel="9488AD16" w:rsidRPr="1A387AE9">
          <w:rPr>
            <w:rFonts w:ascii="Times New Roman" w:cs="Times New Roman"/>
            <w:sz w:val="28"/>
            <w:szCs w:val="28"/>
            <w:vertAlign w:val="subscript"/>
            <w:rPrChange w:id="7992" w:author="user pc" w:date="2022-03-15T10:14:00Z">
              <w:rPr>
                <w:vertAlign w:val="subscript"/>
              </w:rPr>
            </w:rPrChange>
          </w:rPr>
          <w:delText>2</w:delText>
        </w:r>
      </w:del>
      <w:del w:id="7993" w:author="user pc" w:date="2022-03-26T15:11:00Z">
        <w:r w:rsidDel="C5CED071" w:rsidRPr="55F15A34">
          <w:rPr>
            <w:rFonts w:ascii="Times New Roman" w:cs="Times New Roman"/>
            <w:sz w:val="28"/>
            <w:szCs w:val="28"/>
            <w:rPrChange w:id="7994" w:author="user pc" w:date="2022-03-15T10:14:00Z">
              <w:rPr/>
            </w:rPrChange>
          </w:rPr>
          <w:delText>,CO</w:delText>
        </w:r>
      </w:del>
      <w:del w:id="7995" w:author="user pc" w:date="2022-03-26T15:11:00Z">
        <w:r w:rsidDel="79A0697E" w:rsidRPr="51CA263B">
          <w:rPr>
            <w:rFonts w:ascii="Times New Roman" w:cs="Times New Roman"/>
            <w:sz w:val="28"/>
            <w:szCs w:val="28"/>
            <w:vertAlign w:val="subscript"/>
            <w:rPrChange w:id="7996" w:author="user pc" w:date="2022-03-15T10:14:00Z">
              <w:rPr>
                <w:vertAlign w:val="subscript"/>
              </w:rPr>
            </w:rPrChange>
          </w:rPr>
          <w:delText>2</w:delText>
        </w:r>
      </w:del>
      <w:del w:id="7997" w:author="user pc" w:date="2022-03-26T15:11:00Z">
        <w:r w:rsidDel="AC83BFE4" w:rsidRPr="FBC50722">
          <w:rPr>
            <w:rFonts w:ascii="Times New Roman" w:cs="Times New Roman"/>
            <w:sz w:val="28"/>
            <w:szCs w:val="28"/>
            <w:rPrChange w:id="7998" w:author="user pc" w:date="2022-03-15T10:14:00Z">
              <w:rPr/>
            </w:rPrChange>
          </w:rPr>
          <w:delText>,andothergasesis</w:delText>
        </w:r>
      </w:del>
      <w:ins w:id="7999" w:author="user pc" w:date="2022-03-26T15:11:00Z">
        <w:r w:rsidR="AB7FE7A0">
          <w:rPr>
            <w:rFonts w:ascii="Times New Roman" w:cs="Times New Roman" w:hAnsi="Times New Roman"/>
            <w:sz w:val="28"/>
            <w:szCs w:val="28"/>
          </w:rPr>
          <w:t>pressures of N</w:t>
        </w:r>
      </w:ins>
      <w:ins w:id="8000" w:author="user pc" w:date="2022-03-26T15:11:00Z">
        <w:r w:rsidR="ED254EDE">
          <w:rPr>
            <w:rFonts w:ascii="Times New Roman" w:cs="Times New Roman" w:hAnsi="Times New Roman"/>
            <w:sz w:val="28"/>
            <w:szCs w:val="28"/>
            <w:vertAlign w:val="subscript"/>
          </w:rPr>
          <w:t>2</w:t>
        </w:r>
      </w:ins>
      <w:ins w:id="8001" w:author="user pc" w:date="2022-03-26T15:11:00Z">
        <w:r w:rsidR="60369F76">
          <w:rPr>
            <w:rFonts w:ascii="Times New Roman" w:cs="Times New Roman" w:hAnsi="Times New Roman"/>
            <w:sz w:val="28"/>
            <w:szCs w:val="28"/>
          </w:rPr>
          <w:t>, CO</w:t>
        </w:r>
      </w:ins>
      <w:ins w:id="8002" w:author="user pc" w:date="2022-03-26T15:11:00Z">
        <w:r w:rsidR="97301EFA">
          <w:rPr>
            <w:rFonts w:ascii="Times New Roman" w:cs="Times New Roman" w:hAnsi="Times New Roman"/>
            <w:sz w:val="28"/>
            <w:szCs w:val="28"/>
            <w:vertAlign w:val="subscript"/>
          </w:rPr>
          <w:t>2</w:t>
        </w:r>
      </w:ins>
      <w:ins w:id="8003" w:author="user pc" w:date="2022-03-26T15:11:00Z">
        <w:r w:rsidR="E7DD0D6E">
          <w:rPr>
            <w:rFonts w:ascii="Times New Roman" w:cs="Times New Roman" w:hAnsi="Times New Roman"/>
            <w:sz w:val="28"/>
            <w:szCs w:val="28"/>
          </w:rPr>
          <w:t>, and other gases are</w:t>
        </w:r>
      </w:ins>
      <w:ins w:id="8004" w:author="user pc" w:date="2022-03-26T15:09:00Z">
        <w:r w:rsidR="8EE6147C">
          <w:rPr>
            <w:rFonts w:ascii="Times New Roman" w:cs="Times New Roman" w:hAnsi="Times New Roman"/>
            <w:sz w:val="28"/>
            <w:szCs w:val="28"/>
          </w:rPr>
          <w:t xml:space="preserve"> </w:t>
        </w:r>
      </w:ins>
      <w:r w:rsidRPr="5A29BD55">
        <w:rPr>
          <w:rFonts w:ascii="Times New Roman" w:cs="Times New Roman"/>
          <w:sz w:val="28"/>
          <w:szCs w:val="28"/>
          <w:rPrChange w:id="8005" w:author="user pc" w:date="2022-03-15T10:14:00Z">
            <w:rPr/>
          </w:rPrChange>
        </w:rPr>
        <w:t>79.10kPa,</w:t>
      </w:r>
      <w:ins w:id="8006" w:author="user pc" w:date="2022-03-26T15:09:00Z">
        <w:r w:rsidR="C77DC154">
          <w:rPr>
            <w:rFonts w:ascii="Times New Roman" w:cs="Times New Roman" w:hAnsi="Times New Roman"/>
            <w:sz w:val="28"/>
            <w:szCs w:val="28"/>
          </w:rPr>
          <w:t xml:space="preserve"> </w:t>
        </w:r>
      </w:ins>
      <w:r w:rsidRPr="B94F3898">
        <w:rPr>
          <w:rFonts w:ascii="Times New Roman" w:cs="Times New Roman"/>
          <w:sz w:val="28"/>
          <w:szCs w:val="28"/>
          <w:rPrChange w:id="8007" w:author="user pc" w:date="2022-03-15T10:14:00Z">
            <w:rPr/>
          </w:rPrChange>
        </w:rPr>
        <w:t>0.040kPa,</w:t>
      </w:r>
      <w:ins w:id="8008" w:author="user pc" w:date="2022-03-26T15:09:00Z">
        <w:r w:rsidR="A959CCFA">
          <w:rPr>
            <w:rFonts w:ascii="Times New Roman" w:cs="Times New Roman" w:hAnsi="Times New Roman"/>
            <w:sz w:val="28"/>
            <w:szCs w:val="28"/>
          </w:rPr>
          <w:t xml:space="preserve"> </w:t>
        </w:r>
      </w:ins>
      <w:r w:rsidRPr="79FED3FC">
        <w:rPr>
          <w:rFonts w:ascii="Times New Roman" w:cs="Times New Roman"/>
          <w:sz w:val="28"/>
          <w:szCs w:val="28"/>
          <w:rPrChange w:id="8009" w:author="user pc" w:date="2022-03-15T10:14:00Z">
            <w:rPr/>
          </w:rPrChange>
        </w:rPr>
        <w:t>and</w:t>
      </w:r>
      <w:ins w:id="8010" w:author="user pc" w:date="2022-03-26T15:09:00Z">
        <w:r w:rsidR="929E922A">
          <w:rPr>
            <w:rFonts w:ascii="Times New Roman" w:cs="Times New Roman" w:hAnsi="Times New Roman"/>
            <w:sz w:val="28"/>
            <w:szCs w:val="28"/>
          </w:rPr>
          <w:t xml:space="preserve"> </w:t>
        </w:r>
      </w:ins>
      <w:r w:rsidRPr="4FC436FA">
        <w:rPr>
          <w:rFonts w:ascii="Times New Roman" w:cs="Times New Roman"/>
          <w:sz w:val="28"/>
          <w:szCs w:val="28"/>
          <w:rPrChange w:id="8011" w:author="user pc" w:date="2022-03-15T10:14:00Z">
            <w:rPr/>
          </w:rPrChange>
        </w:rPr>
        <w:t>0.94kPa,</w:t>
      </w:r>
      <w:ins w:id="8012" w:author="user pc" w:date="2022-03-26T15:09:00Z">
        <w:r w:rsidR="627505D9">
          <w:rPr>
            <w:rFonts w:ascii="Times New Roman" w:cs="Times New Roman" w:hAnsi="Times New Roman"/>
            <w:sz w:val="28"/>
            <w:szCs w:val="28"/>
          </w:rPr>
          <w:t xml:space="preserve"> </w:t>
        </w:r>
      </w:ins>
      <w:del w:id="8013" w:author="user pc" w:date="2022-03-26T15:11:00Z">
        <w:r w:rsidDel="1AE579C7" w:rsidRPr="569D33DE">
          <w:rPr>
            <w:rFonts w:ascii="Times New Roman" w:cs="Times New Roman"/>
            <w:sz w:val="28"/>
            <w:szCs w:val="28"/>
            <w:rPrChange w:id="8014" w:author="user pc" w:date="2022-03-15T10:14:00Z">
              <w:rPr/>
            </w:rPrChange>
          </w:rPr>
          <w:delText>respectively.</w:delText>
        </w:r>
      </w:del>
      <w:ins w:id="8015" w:author="user pc" w:date="2022-03-26T15:11:00Z">
        <w:r w:rsidR="E867D255">
          <w:rPr>
            <w:rFonts w:ascii="Times New Roman" w:cs="Times New Roman" w:hAnsi="Times New Roman"/>
            <w:sz w:val="28"/>
            <w:szCs w:val="28"/>
          </w:rPr>
          <w:t>respectively?</w:t>
        </w:r>
      </w:ins>
    </w:p>
    <w:p>
      <w:pPr>
        <w:pStyle w:val="style0"/>
        <w:rPr>
          <w:rFonts w:ascii="Times New Roman" w:cs="Times New Roman"/>
          <w:sz w:val="28"/>
          <w:szCs w:val="28"/>
          <w:rPrChange w:id="8016" w:author="user pc" w:date="2022-03-15T10:14:00Z">
            <w:rPr/>
          </w:rPrChange>
        </w:rPr>
      </w:pPr>
      <w:r w:rsidRPr="B08875C9">
        <w:rPr>
          <w:rFonts w:ascii="Times New Roman" w:cs="Times New Roman"/>
          <w:b/>
          <w:sz w:val="28"/>
          <w:szCs w:val="28"/>
          <w:rPrChange w:id="8017" w:author="user pc" w:date="2022-03-15T10:14:00Z">
            <w:rPr>
              <w:b/>
            </w:rPr>
          </w:rPrChange>
        </w:rPr>
        <w:t>Solution</w:t>
      </w:r>
    </w:p>
    <w:p>
      <w:pPr>
        <w:pStyle w:val="style0"/>
        <w:rPr>
          <w:rFonts w:ascii="Times New Roman" w:cs="Times New Roman"/>
          <w:sz w:val="28"/>
          <w:szCs w:val="28"/>
          <w:rPrChange w:id="8018" w:author="user pc" w:date="2022-03-15T10:14:00Z">
            <w:rPr/>
          </w:rPrChange>
        </w:rPr>
      </w:pPr>
      <w:r w:rsidRPr="4FCBE341">
        <w:rPr>
          <w:rFonts w:ascii="Times New Roman" w:cs="Times New Roman"/>
          <w:sz w:val="28"/>
          <w:szCs w:val="28"/>
          <w:rPrChange w:id="8019" w:author="user pc" w:date="2022-03-15T10:14:00Z">
            <w:rPr/>
          </w:rPrChange>
        </w:rPr>
        <w:t>P</w:t>
      </w:r>
      <w:r w:rsidRPr="0AF290F6">
        <w:rPr>
          <w:rFonts w:ascii="Times New Roman" w:cs="Times New Roman"/>
          <w:sz w:val="28"/>
          <w:szCs w:val="28"/>
          <w:vertAlign w:val="subscript"/>
          <w:rPrChange w:id="8020" w:author="user pc" w:date="2022-03-15T10:14:00Z">
            <w:rPr>
              <w:vertAlign w:val="subscript"/>
            </w:rPr>
          </w:rPrChange>
        </w:rPr>
        <w:t xml:space="preserve">Total </w:t>
      </w:r>
      <w:r w:rsidRPr="65BB0DDD">
        <w:rPr>
          <w:rFonts w:ascii="Times New Roman" w:cs="Times New Roman"/>
          <w:sz w:val="28"/>
          <w:szCs w:val="28"/>
          <w:rPrChange w:id="8021" w:author="user pc" w:date="2022-03-15T10:14:00Z">
            <w:rPr/>
          </w:rPrChange>
        </w:rPr>
        <w:t>=</w:t>
      </w:r>
      <w:ins w:id="8022" w:author="user pc" w:date="2022-03-26T15:10:00Z">
        <w:r w:rsidR="01C29151">
          <w:rPr>
            <w:rFonts w:ascii="Times New Roman" w:cs="Times New Roman" w:hAnsi="Times New Roman"/>
            <w:sz w:val="28"/>
            <w:szCs w:val="28"/>
          </w:rPr>
          <w:t xml:space="preserve"> </w:t>
        </w:r>
      </w:ins>
      <w:r w:rsidRPr="138A1F62">
        <w:rPr>
          <w:rFonts w:ascii="Times New Roman" w:cs="Times New Roman"/>
          <w:sz w:val="28"/>
          <w:szCs w:val="28"/>
          <w:rPrChange w:id="8023" w:author="user pc" w:date="2022-03-15T10:14:00Z">
            <w:rPr/>
          </w:rPrChange>
        </w:rPr>
        <w:t>P</w:t>
      </w:r>
      <w:r w:rsidRPr="B3E27853">
        <w:rPr>
          <w:rFonts w:ascii="Times New Roman" w:cs="Times New Roman"/>
          <w:sz w:val="28"/>
          <w:szCs w:val="28"/>
          <w:vertAlign w:val="subscript"/>
          <w:rPrChange w:id="8024" w:author="user pc" w:date="2022-03-15T10:14:00Z">
            <w:rPr>
              <w:vertAlign w:val="subscript"/>
            </w:rPr>
          </w:rPrChange>
        </w:rPr>
        <w:t xml:space="preserve">O2 </w:t>
      </w:r>
      <w:r w:rsidRPr="AD64A1FB">
        <w:rPr>
          <w:rFonts w:ascii="Times New Roman" w:cs="Times New Roman"/>
          <w:sz w:val="28"/>
          <w:szCs w:val="28"/>
          <w:rPrChange w:id="8025" w:author="user pc" w:date="2022-03-15T10:14:00Z">
            <w:rPr/>
          </w:rPrChange>
        </w:rPr>
        <w:t>+</w:t>
      </w:r>
      <w:ins w:id="8026" w:author="user pc" w:date="2022-03-26T15:10:00Z">
        <w:r w:rsidR="FD71B783">
          <w:rPr>
            <w:rFonts w:ascii="Times New Roman" w:cs="Times New Roman" w:hAnsi="Times New Roman"/>
            <w:sz w:val="28"/>
            <w:szCs w:val="28"/>
          </w:rPr>
          <w:t xml:space="preserve"> </w:t>
        </w:r>
      </w:ins>
      <w:r w:rsidRPr="767816DA">
        <w:rPr>
          <w:rFonts w:ascii="Times New Roman" w:cs="Times New Roman"/>
          <w:sz w:val="28"/>
          <w:szCs w:val="28"/>
          <w:rPrChange w:id="8027" w:author="user pc" w:date="2022-03-15T10:14:00Z">
            <w:rPr/>
          </w:rPrChange>
        </w:rPr>
        <w:t>P</w:t>
      </w:r>
      <w:r w:rsidRPr="0E75B0DA">
        <w:rPr>
          <w:rFonts w:ascii="Times New Roman" w:cs="Times New Roman"/>
          <w:sz w:val="28"/>
          <w:szCs w:val="28"/>
          <w:vertAlign w:val="subscript"/>
          <w:rPrChange w:id="8028" w:author="user pc" w:date="2022-03-15T10:14:00Z">
            <w:rPr>
              <w:vertAlign w:val="subscript"/>
            </w:rPr>
          </w:rPrChange>
        </w:rPr>
        <w:t xml:space="preserve">N2 </w:t>
      </w:r>
      <w:r w:rsidRPr="0F3A28CC">
        <w:rPr>
          <w:rFonts w:ascii="Times New Roman" w:cs="Times New Roman"/>
          <w:sz w:val="28"/>
          <w:szCs w:val="28"/>
          <w:rPrChange w:id="8029" w:author="user pc" w:date="2022-03-15T10:14:00Z">
            <w:rPr/>
          </w:rPrChange>
        </w:rPr>
        <w:t>+</w:t>
      </w:r>
      <w:ins w:id="8030" w:author="user pc" w:date="2022-03-26T15:10:00Z">
        <w:r w:rsidR="87B52143">
          <w:rPr>
            <w:rFonts w:ascii="Times New Roman" w:cs="Times New Roman" w:hAnsi="Times New Roman"/>
            <w:sz w:val="28"/>
            <w:szCs w:val="28"/>
          </w:rPr>
          <w:t xml:space="preserve"> </w:t>
        </w:r>
      </w:ins>
      <w:r w:rsidRPr="6F1914FE">
        <w:rPr>
          <w:rFonts w:ascii="Times New Roman" w:cs="Times New Roman"/>
          <w:sz w:val="28"/>
          <w:szCs w:val="28"/>
          <w:rPrChange w:id="8031" w:author="user pc" w:date="2022-03-15T10:14:00Z">
            <w:rPr/>
          </w:rPrChange>
        </w:rPr>
        <w:t>P</w:t>
      </w:r>
      <w:r w:rsidRPr="4F5C3DC0">
        <w:rPr>
          <w:rFonts w:ascii="Times New Roman" w:cs="Times New Roman"/>
          <w:sz w:val="28"/>
          <w:szCs w:val="28"/>
          <w:vertAlign w:val="subscript"/>
          <w:rPrChange w:id="8032" w:author="user pc" w:date="2022-03-15T10:14:00Z">
            <w:rPr>
              <w:vertAlign w:val="subscript"/>
            </w:rPr>
          </w:rPrChange>
        </w:rPr>
        <w:t>CO2</w:t>
      </w:r>
      <w:ins w:id="8033" w:author="user pc" w:date="2022-03-26T15:10:00Z">
        <w:r w:rsidR="CABA617F">
          <w:rPr>
            <w:rFonts w:ascii="Times New Roman" w:cs="Times New Roman" w:hAnsi="Times New Roman"/>
            <w:sz w:val="28"/>
            <w:szCs w:val="28"/>
            <w:vertAlign w:val="subscript"/>
          </w:rPr>
          <w:t xml:space="preserve"> </w:t>
        </w:r>
      </w:ins>
      <w:r w:rsidRPr="884BB7F8">
        <w:rPr>
          <w:rFonts w:ascii="Times New Roman" w:cs="Times New Roman"/>
          <w:sz w:val="28"/>
          <w:szCs w:val="28"/>
          <w:vertAlign w:val="subscript"/>
          <w:rPrChange w:id="8034" w:author="user pc" w:date="2022-03-15T10:14:00Z">
            <w:rPr>
              <w:vertAlign w:val="subscript"/>
            </w:rPr>
          </w:rPrChange>
        </w:rPr>
        <w:t xml:space="preserve"> </w:t>
      </w:r>
      <w:r w:rsidRPr="1A80D84B">
        <w:rPr>
          <w:rFonts w:ascii="Times New Roman" w:cs="Times New Roman"/>
          <w:sz w:val="28"/>
          <w:szCs w:val="28"/>
          <w:rPrChange w:id="8035" w:author="user pc" w:date="2022-03-15T10:14:00Z">
            <w:rPr/>
          </w:rPrChange>
        </w:rPr>
        <w:t>+</w:t>
      </w:r>
      <w:ins w:id="8036" w:author="user pc" w:date="2022-03-26T15:10:00Z">
        <w:r w:rsidR="4FEB6D72">
          <w:rPr>
            <w:rFonts w:ascii="Times New Roman" w:cs="Times New Roman" w:hAnsi="Times New Roman"/>
            <w:sz w:val="28"/>
            <w:szCs w:val="28"/>
          </w:rPr>
          <w:t xml:space="preserve"> </w:t>
        </w:r>
      </w:ins>
      <w:r w:rsidRPr="5CDACEDD">
        <w:rPr>
          <w:rFonts w:ascii="Times New Roman" w:cs="Times New Roman"/>
          <w:sz w:val="28"/>
          <w:szCs w:val="28"/>
          <w:rPrChange w:id="8037" w:author="user pc" w:date="2022-03-15T10:14:00Z">
            <w:rPr/>
          </w:rPrChange>
        </w:rPr>
        <w:t>P</w:t>
      </w:r>
      <w:r w:rsidRPr="3D085CCC">
        <w:rPr>
          <w:rFonts w:ascii="Times New Roman" w:cs="Times New Roman"/>
          <w:sz w:val="28"/>
          <w:szCs w:val="28"/>
          <w:vertAlign w:val="subscript"/>
          <w:rPrChange w:id="8038" w:author="user pc" w:date="2022-03-15T10:14:00Z">
            <w:rPr>
              <w:vertAlign w:val="subscript"/>
            </w:rPr>
          </w:rPrChange>
        </w:rPr>
        <w:t>OTHERS</w:t>
      </w:r>
    </w:p>
    <w:p>
      <w:pPr>
        <w:pStyle w:val="style0"/>
        <w:rPr>
          <w:rFonts w:ascii="Times New Roman" w:cs="Times New Roman"/>
          <w:sz w:val="28"/>
          <w:szCs w:val="28"/>
          <w:rPrChange w:id="8039" w:author="user pc" w:date="2022-03-15T10:14:00Z">
            <w:rPr/>
          </w:rPrChange>
        </w:rPr>
      </w:pPr>
      <w:r w:rsidRPr="146EAEB4">
        <w:rPr>
          <w:rFonts w:ascii="Times New Roman" w:cs="Times New Roman"/>
          <w:sz w:val="28"/>
          <w:szCs w:val="28"/>
          <w:rPrChange w:id="8040" w:author="user pc" w:date="2022-03-15T10:14:00Z">
            <w:rPr/>
          </w:rPrChange>
        </w:rPr>
        <w:t>101.30</w:t>
      </w:r>
      <w:ins w:id="8041" w:author="user pc" w:date="2022-03-26T18:10:00Z">
        <w:r w:rsidR="0520CF9B">
          <w:rPr>
            <w:rFonts w:ascii="Times New Roman" w:cs="Times New Roman" w:hAnsi="Times New Roman"/>
            <w:sz w:val="28"/>
            <w:szCs w:val="28"/>
          </w:rPr>
          <w:t xml:space="preserve"> </w:t>
        </w:r>
      </w:ins>
      <w:r w:rsidRPr="B6CCBC6B">
        <w:rPr>
          <w:rFonts w:ascii="Times New Roman" w:cs="Times New Roman"/>
          <w:sz w:val="28"/>
          <w:szCs w:val="28"/>
          <w:rPrChange w:id="8042" w:author="user pc" w:date="2022-03-15T10:14:00Z">
            <w:rPr/>
          </w:rPrChange>
        </w:rPr>
        <w:t>=</w:t>
      </w:r>
      <w:ins w:id="8043" w:author="user pc" w:date="2022-03-26T18:10:00Z">
        <w:r w:rsidR="82CCFA93">
          <w:rPr>
            <w:rFonts w:ascii="Times New Roman" w:cs="Times New Roman" w:hAnsi="Times New Roman"/>
            <w:sz w:val="28"/>
            <w:szCs w:val="28"/>
          </w:rPr>
          <w:t xml:space="preserve"> </w:t>
        </w:r>
      </w:ins>
      <w:r w:rsidRPr="14CE140D">
        <w:rPr>
          <w:rFonts w:ascii="Times New Roman" w:cs="Times New Roman"/>
          <w:sz w:val="28"/>
          <w:szCs w:val="28"/>
          <w:rPrChange w:id="8044" w:author="user pc" w:date="2022-03-15T10:14:00Z">
            <w:rPr/>
          </w:rPrChange>
        </w:rPr>
        <w:t>P</w:t>
      </w:r>
      <w:r w:rsidRPr="26C367EE">
        <w:rPr>
          <w:rFonts w:ascii="Times New Roman" w:cs="Times New Roman"/>
          <w:sz w:val="28"/>
          <w:szCs w:val="28"/>
          <w:vertAlign w:val="subscript"/>
          <w:rPrChange w:id="8045" w:author="user pc" w:date="2022-03-15T10:14:00Z">
            <w:rPr>
              <w:vertAlign w:val="subscript"/>
            </w:rPr>
          </w:rPrChange>
        </w:rPr>
        <w:t>O2</w:t>
      </w:r>
      <w:ins w:id="8046" w:author="user pc" w:date="2022-03-26T18:10:00Z">
        <w:r w:rsidR="BC771B0A">
          <w:rPr>
            <w:rFonts w:ascii="Times New Roman" w:cs="Times New Roman" w:hAnsi="Times New Roman"/>
            <w:sz w:val="28"/>
            <w:szCs w:val="28"/>
            <w:vertAlign w:val="subscript"/>
          </w:rPr>
          <w:t xml:space="preserve"> </w:t>
        </w:r>
      </w:ins>
      <w:r w:rsidRPr="526A235F">
        <w:rPr>
          <w:rFonts w:ascii="Times New Roman" w:cs="Times New Roman"/>
          <w:sz w:val="28"/>
          <w:szCs w:val="28"/>
          <w:rPrChange w:id="8047" w:author="user pc" w:date="2022-03-15T10:14:00Z">
            <w:rPr/>
          </w:rPrChange>
        </w:rPr>
        <w:t>+</w:t>
      </w:r>
      <w:ins w:id="8048" w:author="user pc" w:date="2022-03-26T18:10:00Z">
        <w:r w:rsidR="EB8F2962">
          <w:rPr>
            <w:rFonts w:ascii="Times New Roman" w:cs="Times New Roman" w:hAnsi="Times New Roman"/>
            <w:sz w:val="28"/>
            <w:szCs w:val="28"/>
          </w:rPr>
          <w:t xml:space="preserve"> </w:t>
        </w:r>
      </w:ins>
      <w:r w:rsidRPr="B7279064">
        <w:rPr>
          <w:rFonts w:ascii="Times New Roman" w:cs="Times New Roman"/>
          <w:sz w:val="28"/>
          <w:szCs w:val="28"/>
          <w:rPrChange w:id="8049" w:author="user pc" w:date="2022-03-15T10:14:00Z">
            <w:rPr/>
          </w:rPrChange>
        </w:rPr>
        <w:t>79.10</w:t>
      </w:r>
      <w:ins w:id="8050" w:author="user pc" w:date="2022-03-26T18:10:00Z">
        <w:r w:rsidR="08125CAA">
          <w:rPr>
            <w:rFonts w:ascii="Times New Roman" w:cs="Times New Roman" w:hAnsi="Times New Roman"/>
            <w:sz w:val="28"/>
            <w:szCs w:val="28"/>
          </w:rPr>
          <w:t xml:space="preserve"> </w:t>
        </w:r>
      </w:ins>
      <w:r w:rsidRPr="960BB7A1">
        <w:rPr>
          <w:rFonts w:ascii="Times New Roman" w:cs="Times New Roman"/>
          <w:sz w:val="28"/>
          <w:szCs w:val="28"/>
          <w:rPrChange w:id="8051" w:author="user pc" w:date="2022-03-15T10:14:00Z">
            <w:rPr/>
          </w:rPrChange>
        </w:rPr>
        <w:t>+</w:t>
      </w:r>
      <w:ins w:id="8052" w:author="user pc" w:date="2022-03-26T18:10:00Z">
        <w:r w:rsidR="385AFFE1">
          <w:rPr>
            <w:rFonts w:ascii="Times New Roman" w:cs="Times New Roman" w:hAnsi="Times New Roman"/>
            <w:sz w:val="28"/>
            <w:szCs w:val="28"/>
          </w:rPr>
          <w:t xml:space="preserve"> </w:t>
        </w:r>
      </w:ins>
      <w:r w:rsidRPr="CDD21DF2">
        <w:rPr>
          <w:rFonts w:ascii="Times New Roman" w:cs="Times New Roman"/>
          <w:sz w:val="28"/>
          <w:szCs w:val="28"/>
          <w:rPrChange w:id="8053" w:author="user pc" w:date="2022-03-15T10:14:00Z">
            <w:rPr/>
          </w:rPrChange>
        </w:rPr>
        <w:t>0.040</w:t>
      </w:r>
      <w:ins w:id="8054" w:author="user pc" w:date="2022-03-26T18:10:00Z">
        <w:r w:rsidR="31C7CD9D">
          <w:rPr>
            <w:rFonts w:ascii="Times New Roman" w:cs="Times New Roman" w:hAnsi="Times New Roman"/>
            <w:sz w:val="28"/>
            <w:szCs w:val="28"/>
          </w:rPr>
          <w:t xml:space="preserve"> </w:t>
        </w:r>
      </w:ins>
      <w:r w:rsidRPr="D17622A6">
        <w:rPr>
          <w:rFonts w:ascii="Times New Roman" w:cs="Times New Roman"/>
          <w:sz w:val="28"/>
          <w:szCs w:val="28"/>
          <w:rPrChange w:id="8055" w:author="user pc" w:date="2022-03-15T10:14:00Z">
            <w:rPr/>
          </w:rPrChange>
        </w:rPr>
        <w:t>+</w:t>
      </w:r>
      <w:ins w:id="8056" w:author="user pc" w:date="2022-03-26T18:10:00Z">
        <w:r w:rsidR="707E9420">
          <w:rPr>
            <w:rFonts w:ascii="Times New Roman" w:cs="Times New Roman" w:hAnsi="Times New Roman"/>
            <w:sz w:val="28"/>
            <w:szCs w:val="28"/>
          </w:rPr>
          <w:t xml:space="preserve"> </w:t>
        </w:r>
      </w:ins>
      <w:r w:rsidRPr="28079749">
        <w:rPr>
          <w:rFonts w:ascii="Times New Roman" w:cs="Times New Roman"/>
          <w:sz w:val="28"/>
          <w:szCs w:val="28"/>
          <w:rPrChange w:id="8057" w:author="user pc" w:date="2022-03-15T10:14:00Z">
            <w:rPr/>
          </w:rPrChange>
        </w:rPr>
        <w:t>0.94</w:t>
      </w:r>
    </w:p>
    <w:p>
      <w:pPr>
        <w:pStyle w:val="style0"/>
        <w:rPr>
          <w:rFonts w:ascii="Times New Roman" w:cs="Times New Roman"/>
          <w:sz w:val="28"/>
          <w:szCs w:val="28"/>
          <w:rPrChange w:id="8058" w:author="user pc" w:date="2022-03-15T10:14:00Z">
            <w:rPr/>
          </w:rPrChange>
        </w:rPr>
      </w:pPr>
      <w:r w:rsidRPr="B8F71ADA">
        <w:rPr>
          <w:rFonts w:ascii="Times New Roman" w:cs="Times New Roman"/>
          <w:sz w:val="28"/>
          <w:szCs w:val="28"/>
          <w:rPrChange w:id="8059" w:author="user pc" w:date="2022-03-15T10:14:00Z">
            <w:rPr/>
          </w:rPrChange>
        </w:rPr>
        <w:t>101.30</w:t>
      </w:r>
      <w:ins w:id="8060" w:author="user pc" w:date="2022-03-26T15:11:00Z">
        <w:r w:rsidR="A788F285">
          <w:rPr>
            <w:rFonts w:ascii="Times New Roman" w:cs="Times New Roman" w:hAnsi="Times New Roman"/>
            <w:sz w:val="28"/>
            <w:szCs w:val="28"/>
          </w:rPr>
          <w:t xml:space="preserve"> </w:t>
        </w:r>
      </w:ins>
      <w:r w:rsidRPr="ED038B6C">
        <w:rPr>
          <w:rFonts w:ascii="Times New Roman" w:cs="Times New Roman"/>
          <w:sz w:val="28"/>
          <w:szCs w:val="28"/>
          <w:rPrChange w:id="8061" w:author="user pc" w:date="2022-03-15T10:14:00Z">
            <w:rPr/>
          </w:rPrChange>
        </w:rPr>
        <w:t>=</w:t>
      </w:r>
      <w:ins w:id="8062" w:author="user pc" w:date="2022-03-26T15:11:00Z">
        <w:r w:rsidR="014BCD2B">
          <w:rPr>
            <w:rFonts w:ascii="Times New Roman" w:cs="Times New Roman" w:hAnsi="Times New Roman"/>
            <w:sz w:val="28"/>
            <w:szCs w:val="28"/>
          </w:rPr>
          <w:t xml:space="preserve"> </w:t>
        </w:r>
      </w:ins>
      <w:r w:rsidRPr="5CF9EC7D">
        <w:rPr>
          <w:rFonts w:ascii="Times New Roman" w:cs="Times New Roman"/>
          <w:sz w:val="28"/>
          <w:szCs w:val="28"/>
          <w:rPrChange w:id="8063" w:author="user pc" w:date="2022-03-15T10:14:00Z">
            <w:rPr/>
          </w:rPrChange>
        </w:rPr>
        <w:t>P</w:t>
      </w:r>
      <w:r w:rsidRPr="4E7CBDE7">
        <w:rPr>
          <w:rFonts w:ascii="Times New Roman" w:cs="Times New Roman"/>
          <w:sz w:val="28"/>
          <w:szCs w:val="28"/>
          <w:vertAlign w:val="subscript"/>
          <w:rPrChange w:id="8064" w:author="user pc" w:date="2022-03-15T10:14:00Z">
            <w:rPr>
              <w:vertAlign w:val="subscript"/>
            </w:rPr>
          </w:rPrChange>
        </w:rPr>
        <w:t xml:space="preserve">O2 </w:t>
      </w:r>
      <w:ins w:id="8065" w:author="user pc" w:date="2022-03-26T18:10:00Z">
        <w:r w:rsidR="EC363D86">
          <w:rPr>
            <w:rFonts w:ascii="Times New Roman" w:cs="Times New Roman" w:hAnsi="Times New Roman"/>
            <w:sz w:val="28"/>
            <w:szCs w:val="28"/>
            <w:vertAlign w:val="subscript"/>
          </w:rPr>
          <w:t xml:space="preserve"> </w:t>
        </w:r>
      </w:ins>
      <w:r w:rsidRPr="58369E1F">
        <w:rPr>
          <w:rFonts w:ascii="Times New Roman" w:cs="Times New Roman"/>
          <w:sz w:val="28"/>
          <w:szCs w:val="28"/>
          <w:rPrChange w:id="8066" w:author="user pc" w:date="2022-03-15T10:14:00Z">
            <w:rPr/>
          </w:rPrChange>
        </w:rPr>
        <w:t>+</w:t>
      </w:r>
      <w:ins w:id="8067" w:author="user pc" w:date="2022-03-26T15:11:00Z">
        <w:r w:rsidR="99893B97">
          <w:rPr>
            <w:rFonts w:ascii="Times New Roman" w:cs="Times New Roman" w:hAnsi="Times New Roman"/>
            <w:sz w:val="28"/>
            <w:szCs w:val="28"/>
          </w:rPr>
          <w:t xml:space="preserve"> </w:t>
        </w:r>
      </w:ins>
      <w:r w:rsidRPr="A740FC75">
        <w:rPr>
          <w:rFonts w:ascii="Times New Roman" w:cs="Times New Roman"/>
          <w:sz w:val="28"/>
          <w:szCs w:val="28"/>
          <w:rPrChange w:id="8068" w:author="user pc" w:date="2022-03-15T10:14:00Z">
            <w:rPr/>
          </w:rPrChange>
        </w:rPr>
        <w:t>80.08</w:t>
      </w:r>
    </w:p>
    <w:p>
      <w:pPr>
        <w:pStyle w:val="style0"/>
        <w:rPr>
          <w:rFonts w:ascii="Times New Roman" w:cs="Times New Roman"/>
          <w:sz w:val="28"/>
          <w:szCs w:val="28"/>
          <w:rPrChange w:id="8069" w:author="user pc" w:date="2022-03-15T10:14:00Z">
            <w:rPr/>
          </w:rPrChange>
        </w:rPr>
      </w:pPr>
      <w:r w:rsidRPr="FE4BB5DD">
        <w:rPr>
          <w:rFonts w:ascii="Times New Roman" w:cs="Times New Roman"/>
          <w:sz w:val="28"/>
          <w:szCs w:val="28"/>
          <w:rPrChange w:id="8070" w:author="user pc" w:date="2022-03-15T10:14:00Z">
            <w:rPr/>
          </w:rPrChange>
        </w:rPr>
        <w:t>P</w:t>
      </w:r>
      <w:r w:rsidRPr="66D67129">
        <w:rPr>
          <w:rFonts w:ascii="Times New Roman" w:cs="Times New Roman"/>
          <w:sz w:val="28"/>
          <w:szCs w:val="28"/>
          <w:vertAlign w:val="subscript"/>
          <w:rPrChange w:id="8071" w:author="user pc" w:date="2022-03-15T10:14:00Z">
            <w:rPr>
              <w:vertAlign w:val="subscript"/>
            </w:rPr>
          </w:rPrChange>
        </w:rPr>
        <w:t xml:space="preserve">O2 </w:t>
      </w:r>
      <w:ins w:id="8072" w:author="user pc" w:date="2022-03-26T15:11:00Z">
        <w:r w:rsidR="7E574ED7">
          <w:rPr>
            <w:rFonts w:ascii="Times New Roman" w:cs="Times New Roman" w:hAnsi="Times New Roman"/>
            <w:sz w:val="28"/>
            <w:szCs w:val="28"/>
            <w:vertAlign w:val="subscript"/>
          </w:rPr>
          <w:t xml:space="preserve"> </w:t>
        </w:r>
      </w:ins>
      <w:r w:rsidRPr="73D4A8B2">
        <w:rPr>
          <w:rFonts w:ascii="Times New Roman" w:cs="Times New Roman"/>
          <w:sz w:val="28"/>
          <w:szCs w:val="28"/>
          <w:rPrChange w:id="8073" w:author="user pc" w:date="2022-03-15T10:14:00Z">
            <w:rPr/>
          </w:rPrChange>
        </w:rPr>
        <w:t>=</w:t>
      </w:r>
      <w:ins w:id="8074" w:author="user pc" w:date="2022-03-26T15:11:00Z">
        <w:r w:rsidR="DD5A0AC6">
          <w:rPr>
            <w:rFonts w:ascii="Times New Roman" w:cs="Times New Roman" w:hAnsi="Times New Roman"/>
            <w:sz w:val="28"/>
            <w:szCs w:val="28"/>
          </w:rPr>
          <w:t xml:space="preserve"> </w:t>
        </w:r>
      </w:ins>
      <w:r w:rsidRPr="64AE47A4">
        <w:rPr>
          <w:rFonts w:ascii="Times New Roman" w:cs="Times New Roman"/>
          <w:sz w:val="28"/>
          <w:szCs w:val="28"/>
          <w:rPrChange w:id="8075" w:author="user pc" w:date="2022-03-15T10:14:00Z">
            <w:rPr/>
          </w:rPrChange>
        </w:rPr>
        <w:t>101.30</w:t>
      </w:r>
      <w:ins w:id="8076" w:author="user pc" w:date="2022-03-26T15:11:00Z">
        <w:r w:rsidR="549BF592">
          <w:rPr>
            <w:rFonts w:ascii="Times New Roman" w:cs="Times New Roman" w:hAnsi="Times New Roman"/>
            <w:sz w:val="28"/>
            <w:szCs w:val="28"/>
          </w:rPr>
          <w:t xml:space="preserve"> </w:t>
        </w:r>
      </w:ins>
      <w:r w:rsidRPr="DE5E70C3">
        <w:rPr>
          <w:rFonts w:ascii="Times New Roman" w:cs="Times New Roman"/>
          <w:sz w:val="28"/>
          <w:szCs w:val="28"/>
          <w:rPrChange w:id="8077" w:author="user pc" w:date="2022-03-15T10:14:00Z">
            <w:rPr/>
          </w:rPrChange>
        </w:rPr>
        <w:t>-</w:t>
      </w:r>
      <w:ins w:id="8078" w:author="user pc" w:date="2022-03-26T15:11:00Z">
        <w:r w:rsidR="9AF2D3E0">
          <w:rPr>
            <w:rFonts w:ascii="Times New Roman" w:cs="Times New Roman" w:hAnsi="Times New Roman"/>
            <w:sz w:val="28"/>
            <w:szCs w:val="28"/>
          </w:rPr>
          <w:t xml:space="preserve"> </w:t>
        </w:r>
      </w:ins>
      <w:r w:rsidRPr="6D452A9E">
        <w:rPr>
          <w:rFonts w:ascii="Times New Roman" w:cs="Times New Roman"/>
          <w:sz w:val="28"/>
          <w:szCs w:val="28"/>
          <w:rPrChange w:id="8079" w:author="user pc" w:date="2022-03-15T10:14:00Z">
            <w:rPr/>
          </w:rPrChange>
        </w:rPr>
        <w:t>80.08</w:t>
      </w:r>
    </w:p>
    <w:p>
      <w:pPr>
        <w:pStyle w:val="style0"/>
        <w:rPr>
          <w:rFonts w:ascii="Times New Roman" w:cs="Times New Roman"/>
          <w:sz w:val="28"/>
          <w:szCs w:val="28"/>
          <w:rPrChange w:id="8080" w:author="user pc" w:date="2022-03-15T10:14:00Z">
            <w:rPr/>
          </w:rPrChange>
        </w:rPr>
      </w:pPr>
      <w:r w:rsidRPr="E8358132">
        <w:rPr>
          <w:rFonts w:ascii="Times New Roman" w:cs="Times New Roman"/>
          <w:sz w:val="28"/>
          <w:szCs w:val="28"/>
          <w:rPrChange w:id="8081" w:author="user pc" w:date="2022-03-15T10:14:00Z">
            <w:rPr/>
          </w:rPrChange>
        </w:rPr>
        <w:t>P</w:t>
      </w:r>
      <w:r w:rsidRPr="7D37031F">
        <w:rPr>
          <w:rFonts w:ascii="Times New Roman" w:cs="Times New Roman"/>
          <w:sz w:val="28"/>
          <w:szCs w:val="28"/>
          <w:vertAlign w:val="subscript"/>
          <w:rPrChange w:id="8082" w:author="user pc" w:date="2022-03-15T10:14:00Z">
            <w:rPr>
              <w:vertAlign w:val="subscript"/>
            </w:rPr>
          </w:rPrChange>
        </w:rPr>
        <w:t>O2</w:t>
      </w:r>
      <w:ins w:id="8083" w:author="user pc" w:date="2022-03-26T15:11:00Z">
        <w:r w:rsidR="4B3D5DC3">
          <w:rPr>
            <w:rFonts w:ascii="Times New Roman" w:cs="Times New Roman" w:hAnsi="Times New Roman"/>
            <w:sz w:val="28"/>
            <w:szCs w:val="28"/>
            <w:vertAlign w:val="subscript"/>
          </w:rPr>
          <w:t xml:space="preserve"> </w:t>
        </w:r>
      </w:ins>
      <w:r w:rsidRPr="4526859F">
        <w:rPr>
          <w:rFonts w:ascii="Times New Roman" w:cs="Times New Roman"/>
          <w:sz w:val="28"/>
          <w:szCs w:val="28"/>
          <w:rPrChange w:id="8084" w:author="user pc" w:date="2022-03-15T10:14:00Z">
            <w:rPr/>
          </w:rPrChange>
        </w:rPr>
        <w:t>=</w:t>
      </w:r>
      <w:ins w:id="8085" w:author="user pc" w:date="2022-03-26T15:11:00Z">
        <w:r w:rsidR="CC97D30E">
          <w:rPr>
            <w:rFonts w:ascii="Times New Roman" w:cs="Times New Roman" w:hAnsi="Times New Roman"/>
            <w:sz w:val="28"/>
            <w:szCs w:val="28"/>
          </w:rPr>
          <w:t xml:space="preserve"> </w:t>
        </w:r>
      </w:ins>
      <w:r w:rsidRPr="7C8B9FE6">
        <w:rPr>
          <w:rFonts w:ascii="Times New Roman" w:cs="Times New Roman"/>
          <w:sz w:val="28"/>
          <w:szCs w:val="28"/>
          <w:rPrChange w:id="8086" w:author="user pc" w:date="2022-03-15T10:14:00Z">
            <w:rPr/>
          </w:rPrChange>
        </w:rPr>
        <w:t>21.22kPa</w:t>
      </w:r>
    </w:p>
    <w:p>
      <w:pPr>
        <w:pStyle w:val="style0"/>
        <w:rPr>
          <w:rFonts w:ascii="Times New Roman" w:cs="Times New Roman"/>
          <w:sz w:val="28"/>
          <w:szCs w:val="28"/>
          <w:rPrChange w:id="8087" w:author="user pc" w:date="2022-03-15T10:14:00Z">
            <w:rPr/>
          </w:rPrChange>
        </w:rPr>
      </w:pPr>
    </w:p>
    <w:p>
      <w:pPr>
        <w:pStyle w:val="style0"/>
        <w:rPr>
          <w:rFonts w:ascii="Times New Roman" w:cs="Times New Roman"/>
          <w:sz w:val="28"/>
          <w:szCs w:val="28"/>
          <w:rPrChange w:id="8088" w:author="user pc" w:date="2022-03-15T10:14:00Z">
            <w:rPr/>
          </w:rPrChange>
        </w:rPr>
      </w:pPr>
      <w:r w:rsidRPr="A6F2F8C3">
        <w:rPr>
          <w:rFonts w:ascii="Times New Roman" w:cs="Times New Roman"/>
          <w:b/>
          <w:sz w:val="28"/>
          <w:szCs w:val="28"/>
          <w:rPrChange w:id="8089" w:author="user pc" w:date="2022-03-15T10:14:00Z">
            <w:rPr>
              <w:b/>
            </w:rPr>
          </w:rPrChange>
        </w:rPr>
        <w:t>Example</w:t>
      </w:r>
      <w:ins w:id="8090" w:author="user pc" w:date="2022-03-26T15:12:00Z">
        <w:r w:rsidR="48DAC5CC">
          <w:rPr>
            <w:rFonts w:ascii="Times New Roman" w:cs="Times New Roman" w:hAnsi="Times New Roman"/>
            <w:b/>
            <w:sz w:val="28"/>
            <w:szCs w:val="28"/>
          </w:rPr>
          <w:t xml:space="preserve"> </w:t>
        </w:r>
      </w:ins>
      <w:r w:rsidRPr="4A423827">
        <w:rPr>
          <w:rFonts w:ascii="Times New Roman" w:cs="Times New Roman"/>
          <w:b/>
          <w:sz w:val="28"/>
          <w:szCs w:val="28"/>
          <w:rPrChange w:id="8091" w:author="user pc" w:date="2022-03-15T10:14:00Z">
            <w:rPr>
              <w:b/>
            </w:rPr>
          </w:rPrChange>
        </w:rPr>
        <w:t>4:</w:t>
      </w:r>
      <w:ins w:id="8092" w:author="user pc" w:date="2022-03-26T15:12:00Z">
        <w:r w:rsidR="2B6DBCC5">
          <w:rPr>
            <w:rFonts w:ascii="Times New Roman" w:cs="Times New Roman" w:hAnsi="Times New Roman"/>
            <w:b/>
            <w:sz w:val="28"/>
            <w:szCs w:val="28"/>
          </w:rPr>
          <w:t xml:space="preserve"> </w:t>
        </w:r>
      </w:ins>
      <w:r w:rsidRPr="948E4EAF">
        <w:rPr>
          <w:rFonts w:ascii="Times New Roman" w:cs="Times New Roman"/>
          <w:sz w:val="28"/>
          <w:szCs w:val="28"/>
          <w:rPrChange w:id="8093" w:author="user pc" w:date="2022-03-15T10:14:00Z">
            <w:rPr/>
          </w:rPrChange>
        </w:rPr>
        <w:t>A</w:t>
      </w:r>
      <w:ins w:id="8094" w:author="user pc" w:date="2022-03-26T15:12:00Z">
        <w:r w:rsidR="A71F4BA2">
          <w:rPr>
            <w:rFonts w:ascii="Times New Roman" w:cs="Times New Roman" w:hAnsi="Times New Roman"/>
            <w:sz w:val="28"/>
            <w:szCs w:val="28"/>
          </w:rPr>
          <w:t xml:space="preserve"> </w:t>
        </w:r>
      </w:ins>
      <w:r w:rsidRPr="41AFB347">
        <w:rPr>
          <w:rFonts w:ascii="Times New Roman" w:cs="Times New Roman"/>
          <w:sz w:val="28"/>
          <w:szCs w:val="28"/>
          <w:rPrChange w:id="8095" w:author="user pc" w:date="2022-03-15T10:14:00Z">
            <w:rPr/>
          </w:rPrChange>
        </w:rPr>
        <w:t>container</w:t>
      </w:r>
      <w:ins w:id="8096" w:author="user pc" w:date="2022-03-26T15:12:00Z">
        <w:r w:rsidR="5FAF315C">
          <w:rPr>
            <w:rFonts w:ascii="Times New Roman" w:cs="Times New Roman" w:hAnsi="Times New Roman"/>
            <w:sz w:val="28"/>
            <w:szCs w:val="28"/>
          </w:rPr>
          <w:t xml:space="preserve"> </w:t>
        </w:r>
      </w:ins>
      <w:r w:rsidRPr="3E4F20F4">
        <w:rPr>
          <w:rFonts w:ascii="Times New Roman" w:cs="Times New Roman"/>
          <w:sz w:val="28"/>
          <w:szCs w:val="28"/>
          <w:rPrChange w:id="8097" w:author="user pc" w:date="2022-03-15T10:14:00Z">
            <w:rPr/>
          </w:rPrChange>
        </w:rPr>
        <w:t>has</w:t>
      </w:r>
      <w:ins w:id="8098" w:author="user pc" w:date="2022-03-26T15:12:00Z">
        <w:r w:rsidR="0B5556B5">
          <w:rPr>
            <w:rFonts w:ascii="Times New Roman" w:cs="Times New Roman" w:hAnsi="Times New Roman"/>
            <w:sz w:val="28"/>
            <w:szCs w:val="28"/>
          </w:rPr>
          <w:t xml:space="preserve"> </w:t>
        </w:r>
      </w:ins>
      <w:r w:rsidRPr="E1E1A6F9">
        <w:rPr>
          <w:rFonts w:ascii="Times New Roman" w:cs="Times New Roman"/>
          <w:sz w:val="28"/>
          <w:szCs w:val="28"/>
          <w:rPrChange w:id="8099" w:author="user pc" w:date="2022-03-15T10:14:00Z">
            <w:rPr/>
          </w:rPrChange>
        </w:rPr>
        <w:t>three</w:t>
      </w:r>
      <w:ins w:id="8100" w:author="user pc" w:date="2022-03-26T15:12:00Z">
        <w:r w:rsidR="EA563C0F">
          <w:rPr>
            <w:rFonts w:ascii="Times New Roman" w:cs="Times New Roman" w:hAnsi="Times New Roman"/>
            <w:sz w:val="28"/>
            <w:szCs w:val="28"/>
          </w:rPr>
          <w:t xml:space="preserve"> </w:t>
        </w:r>
      </w:ins>
      <w:r w:rsidRPr="D538DA8F">
        <w:rPr>
          <w:rFonts w:ascii="Times New Roman" w:cs="Times New Roman"/>
          <w:sz w:val="28"/>
          <w:szCs w:val="28"/>
          <w:rPrChange w:id="8101" w:author="user pc" w:date="2022-03-15T10:14:00Z">
            <w:rPr/>
          </w:rPrChange>
        </w:rPr>
        <w:t>gases</w:t>
      </w:r>
      <w:ins w:id="8102" w:author="user pc" w:date="2022-03-26T15:12:00Z">
        <w:r w:rsidR="03CA5E50">
          <w:rPr>
            <w:rFonts w:ascii="Times New Roman" w:cs="Times New Roman" w:hAnsi="Times New Roman"/>
            <w:sz w:val="28"/>
            <w:szCs w:val="28"/>
          </w:rPr>
          <w:t xml:space="preserve"> </w:t>
        </w:r>
      </w:ins>
      <w:r w:rsidRPr="44044D6B">
        <w:rPr>
          <w:rFonts w:ascii="Times New Roman" w:cs="Times New Roman"/>
          <w:sz w:val="28"/>
          <w:szCs w:val="28"/>
          <w:rPrChange w:id="8103" w:author="user pc" w:date="2022-03-15T10:14:00Z">
            <w:rPr/>
          </w:rPrChange>
        </w:rPr>
        <w:t>mixed</w:t>
      </w:r>
      <w:ins w:id="8104" w:author="user pc" w:date="2022-03-26T15:12:00Z">
        <w:r w:rsidR="39534868">
          <w:rPr>
            <w:rFonts w:ascii="Times New Roman" w:cs="Times New Roman" w:hAnsi="Times New Roman"/>
            <w:sz w:val="28"/>
            <w:szCs w:val="28"/>
          </w:rPr>
          <w:t xml:space="preserve"> </w:t>
        </w:r>
      </w:ins>
      <w:r w:rsidRPr="CBD891A9">
        <w:rPr>
          <w:rFonts w:ascii="Times New Roman" w:cs="Times New Roman"/>
          <w:sz w:val="28"/>
          <w:szCs w:val="28"/>
          <w:rPrChange w:id="8105" w:author="user pc" w:date="2022-03-15T10:14:00Z">
            <w:rPr/>
          </w:rPrChange>
        </w:rPr>
        <w:t>together</w:t>
      </w:r>
      <w:ins w:id="8106" w:author="user pc" w:date="2022-03-26T15:12:00Z">
        <w:r w:rsidR="016B6384">
          <w:rPr>
            <w:rFonts w:ascii="Times New Roman" w:cs="Times New Roman" w:hAnsi="Times New Roman"/>
            <w:sz w:val="28"/>
            <w:szCs w:val="28"/>
          </w:rPr>
          <w:t xml:space="preserve"> </w:t>
        </w:r>
      </w:ins>
      <w:r w:rsidRPr="C562DAD7">
        <w:rPr>
          <w:rFonts w:ascii="Times New Roman" w:cs="Times New Roman"/>
          <w:sz w:val="28"/>
          <w:szCs w:val="28"/>
          <w:rPrChange w:id="8107" w:author="user pc" w:date="2022-03-15T10:14:00Z">
            <w:rPr/>
          </w:rPrChange>
        </w:rPr>
        <w:t>at</w:t>
      </w:r>
      <w:ins w:id="8108" w:author="user pc" w:date="2022-03-26T15:12:00Z">
        <w:r w:rsidR="8FFFEDEF">
          <w:rPr>
            <w:rFonts w:ascii="Times New Roman" w:cs="Times New Roman" w:hAnsi="Times New Roman"/>
            <w:sz w:val="28"/>
            <w:szCs w:val="28"/>
          </w:rPr>
          <w:t xml:space="preserve"> </w:t>
        </w:r>
      </w:ins>
      <w:r w:rsidRPr="39EC852D">
        <w:rPr>
          <w:rFonts w:ascii="Times New Roman" w:cs="Times New Roman"/>
          <w:sz w:val="28"/>
          <w:szCs w:val="28"/>
          <w:rPrChange w:id="8109" w:author="user pc" w:date="2022-03-15T10:14:00Z">
            <w:rPr/>
          </w:rPrChange>
        </w:rPr>
        <w:t>STP.</w:t>
      </w:r>
      <w:ins w:id="8110" w:author="user pc" w:date="2022-03-26T15:13:00Z">
        <w:r w:rsidR="5D58612A">
          <w:rPr>
            <w:rFonts w:ascii="Times New Roman" w:cs="Times New Roman" w:hAnsi="Times New Roman"/>
            <w:sz w:val="28"/>
            <w:szCs w:val="28"/>
          </w:rPr>
          <w:t xml:space="preserve"> </w:t>
        </w:r>
      </w:ins>
      <w:r w:rsidRPr="9981C73C">
        <w:rPr>
          <w:rFonts w:ascii="Times New Roman" w:cs="Times New Roman"/>
          <w:sz w:val="28"/>
          <w:szCs w:val="28"/>
          <w:rPrChange w:id="8111" w:author="user pc" w:date="2022-03-15T10:14:00Z">
            <w:rPr/>
          </w:rPrChange>
        </w:rPr>
        <w:t>The</w:t>
      </w:r>
      <w:ins w:id="8112" w:author="user pc" w:date="2022-03-26T15:12:00Z">
        <w:r w:rsidR="E47809CE">
          <w:rPr>
            <w:rFonts w:ascii="Times New Roman" w:cs="Times New Roman" w:hAnsi="Times New Roman"/>
            <w:sz w:val="28"/>
            <w:szCs w:val="28"/>
          </w:rPr>
          <w:t xml:space="preserve"> </w:t>
        </w:r>
      </w:ins>
      <w:r w:rsidRPr="038D5F9A">
        <w:rPr>
          <w:rFonts w:ascii="Times New Roman" w:cs="Times New Roman"/>
          <w:sz w:val="28"/>
          <w:szCs w:val="28"/>
          <w:rPrChange w:id="8113" w:author="user pc" w:date="2022-03-15T10:14:00Z">
            <w:rPr/>
          </w:rPrChange>
        </w:rPr>
        <w:t>container</w:t>
      </w:r>
      <w:ins w:id="8114" w:author="user pc" w:date="2022-03-26T15:12:00Z">
        <w:r w:rsidR="8AF03828">
          <w:rPr>
            <w:rFonts w:ascii="Times New Roman" w:cs="Times New Roman" w:hAnsi="Times New Roman"/>
            <w:sz w:val="28"/>
            <w:szCs w:val="28"/>
          </w:rPr>
          <w:t xml:space="preserve"> </w:t>
        </w:r>
      </w:ins>
      <w:r w:rsidRPr="96277F50">
        <w:rPr>
          <w:rFonts w:ascii="Times New Roman" w:cs="Times New Roman"/>
          <w:sz w:val="28"/>
          <w:szCs w:val="28"/>
          <w:rPrChange w:id="8115" w:author="user pc" w:date="2022-03-15T10:14:00Z">
            <w:rPr/>
          </w:rPrChange>
        </w:rPr>
        <w:t>has</w:t>
      </w:r>
      <w:ins w:id="8116" w:author="user pc" w:date="2022-03-26T15:12:00Z">
        <w:r w:rsidR="47384EB7">
          <w:rPr>
            <w:rFonts w:ascii="Times New Roman" w:cs="Times New Roman" w:hAnsi="Times New Roman"/>
            <w:sz w:val="28"/>
            <w:szCs w:val="28"/>
          </w:rPr>
          <w:t xml:space="preserve"> </w:t>
        </w:r>
      </w:ins>
      <w:r w:rsidRPr="CB285319">
        <w:rPr>
          <w:rFonts w:ascii="Times New Roman" w:cs="Times New Roman"/>
          <w:sz w:val="28"/>
          <w:szCs w:val="28"/>
          <w:rPrChange w:id="8117" w:author="user pc" w:date="2022-03-15T10:14:00Z">
            <w:rPr/>
          </w:rPrChange>
        </w:rPr>
        <w:t>(by</w:t>
      </w:r>
      <w:ins w:id="8118" w:author="user pc" w:date="2022-03-26T15:12:00Z">
        <w:r w:rsidR="0EF89BF4">
          <w:rPr>
            <w:rFonts w:ascii="Times New Roman" w:cs="Times New Roman" w:hAnsi="Times New Roman"/>
            <w:sz w:val="28"/>
            <w:szCs w:val="28"/>
          </w:rPr>
          <w:t xml:space="preserve"> </w:t>
        </w:r>
      </w:ins>
      <w:r w:rsidRPr="CF8AB0B4">
        <w:rPr>
          <w:rFonts w:ascii="Times New Roman" w:cs="Times New Roman"/>
          <w:sz w:val="28"/>
          <w:szCs w:val="28"/>
          <w:rPrChange w:id="8119" w:author="user pc" w:date="2022-03-15T10:14:00Z">
            <w:rPr/>
          </w:rPrChange>
        </w:rPr>
        <w:t>volume)</w:t>
      </w:r>
      <w:ins w:id="8120" w:author="user pc" w:date="2022-03-26T15:12:00Z">
        <w:r w:rsidR="533B6F05">
          <w:rPr>
            <w:rFonts w:ascii="Times New Roman" w:cs="Times New Roman" w:hAnsi="Times New Roman"/>
            <w:sz w:val="28"/>
            <w:szCs w:val="28"/>
          </w:rPr>
          <w:t xml:space="preserve"> </w:t>
        </w:r>
      </w:ins>
      <w:r w:rsidRPr="F2F662D1">
        <w:rPr>
          <w:rFonts w:ascii="Times New Roman" w:cs="Times New Roman"/>
          <w:sz w:val="28"/>
          <w:szCs w:val="28"/>
          <w:rPrChange w:id="8121" w:author="user pc" w:date="2022-03-15T10:14:00Z">
            <w:rPr/>
          </w:rPrChange>
        </w:rPr>
        <w:t>10%</w:t>
      </w:r>
      <w:ins w:id="8122" w:author="user pc" w:date="2022-03-26T15:12:00Z">
        <w:r w:rsidR="BCB9C356">
          <w:rPr>
            <w:rFonts w:ascii="Times New Roman" w:cs="Times New Roman" w:hAnsi="Times New Roman"/>
            <w:sz w:val="28"/>
            <w:szCs w:val="28"/>
          </w:rPr>
          <w:t xml:space="preserve"> </w:t>
        </w:r>
      </w:ins>
      <w:r w:rsidRPr="6A9CA569">
        <w:rPr>
          <w:rFonts w:ascii="Times New Roman" w:cs="Times New Roman"/>
          <w:sz w:val="28"/>
          <w:szCs w:val="28"/>
          <w:rPrChange w:id="8123" w:author="user pc" w:date="2022-03-15T10:14:00Z">
            <w:rPr/>
          </w:rPrChange>
        </w:rPr>
        <w:t>He,</w:t>
      </w:r>
      <w:ins w:id="8124" w:author="user pc" w:date="2022-03-26T15:12:00Z">
        <w:r w:rsidR="6CBD4521">
          <w:rPr>
            <w:rFonts w:ascii="Times New Roman" w:cs="Times New Roman" w:hAnsi="Times New Roman"/>
            <w:sz w:val="28"/>
            <w:szCs w:val="28"/>
          </w:rPr>
          <w:t xml:space="preserve"> </w:t>
        </w:r>
      </w:ins>
      <w:r w:rsidRPr="A08E6D7A">
        <w:rPr>
          <w:rFonts w:ascii="Times New Roman" w:cs="Times New Roman"/>
          <w:sz w:val="28"/>
          <w:szCs w:val="28"/>
          <w:rPrChange w:id="8125" w:author="user pc" w:date="2022-03-15T10:14:00Z">
            <w:rPr/>
          </w:rPrChange>
        </w:rPr>
        <w:t>40%</w:t>
      </w:r>
      <w:ins w:id="8126" w:author="user pc" w:date="2022-03-26T15:12:00Z">
        <w:r w:rsidR="891DE171">
          <w:rPr>
            <w:rFonts w:ascii="Times New Roman" w:cs="Times New Roman" w:hAnsi="Times New Roman"/>
            <w:sz w:val="28"/>
            <w:szCs w:val="28"/>
          </w:rPr>
          <w:t xml:space="preserve"> </w:t>
        </w:r>
      </w:ins>
      <w:r w:rsidRPr="CFD96282">
        <w:rPr>
          <w:rFonts w:ascii="Times New Roman" w:cs="Times New Roman"/>
          <w:sz w:val="28"/>
          <w:szCs w:val="28"/>
          <w:rPrChange w:id="8127" w:author="user pc" w:date="2022-03-15T10:14:00Z">
            <w:rPr/>
          </w:rPrChange>
        </w:rPr>
        <w:t>neon,</w:t>
      </w:r>
      <w:ins w:id="8128" w:author="user pc" w:date="2022-03-26T15:12:00Z">
        <w:r w:rsidR="C55D9E27">
          <w:rPr>
            <w:rFonts w:ascii="Times New Roman" w:cs="Times New Roman" w:hAnsi="Times New Roman"/>
            <w:sz w:val="28"/>
            <w:szCs w:val="28"/>
          </w:rPr>
          <w:t xml:space="preserve"> </w:t>
        </w:r>
      </w:ins>
      <w:r w:rsidRPr="C8F4CD30">
        <w:rPr>
          <w:rFonts w:ascii="Times New Roman" w:cs="Times New Roman"/>
          <w:sz w:val="28"/>
          <w:szCs w:val="28"/>
          <w:rPrChange w:id="8129" w:author="user pc" w:date="2022-03-15T10:14:00Z">
            <w:rPr/>
          </w:rPrChange>
        </w:rPr>
        <w:t>and</w:t>
      </w:r>
      <w:ins w:id="8130" w:author="user pc" w:date="2022-03-26T15:12:00Z">
        <w:r w:rsidR="E660AB03">
          <w:rPr>
            <w:rFonts w:ascii="Times New Roman" w:cs="Times New Roman" w:hAnsi="Times New Roman"/>
            <w:sz w:val="28"/>
            <w:szCs w:val="28"/>
          </w:rPr>
          <w:t xml:space="preserve"> </w:t>
        </w:r>
      </w:ins>
      <w:r w:rsidRPr="396E7E1B">
        <w:rPr>
          <w:rFonts w:ascii="Times New Roman" w:cs="Times New Roman"/>
          <w:sz w:val="28"/>
          <w:szCs w:val="28"/>
          <w:rPrChange w:id="8131" w:author="user pc" w:date="2022-03-15T10:14:00Z">
            <w:rPr/>
          </w:rPrChange>
        </w:rPr>
        <w:t>50%</w:t>
      </w:r>
      <w:ins w:id="8132" w:author="user pc" w:date="2022-03-26T15:12:00Z">
        <w:r w:rsidR="9BD28AC8">
          <w:rPr>
            <w:rFonts w:ascii="Times New Roman" w:cs="Times New Roman" w:hAnsi="Times New Roman"/>
            <w:sz w:val="28"/>
            <w:szCs w:val="28"/>
          </w:rPr>
          <w:t xml:space="preserve"> </w:t>
        </w:r>
      </w:ins>
      <w:r w:rsidRPr="CE64A089">
        <w:rPr>
          <w:rFonts w:ascii="Times New Roman" w:cs="Times New Roman"/>
          <w:sz w:val="28"/>
          <w:szCs w:val="28"/>
          <w:rPrChange w:id="8133" w:author="user pc" w:date="2022-03-15T10:14:00Z">
            <w:rPr/>
          </w:rPrChange>
        </w:rPr>
        <w:t>argon.</w:t>
      </w:r>
      <w:ins w:id="8134" w:author="user pc" w:date="2022-03-26T15:12:00Z">
        <w:r w:rsidR="80DB6BEB">
          <w:rPr>
            <w:rFonts w:ascii="Times New Roman" w:cs="Times New Roman" w:hAnsi="Times New Roman"/>
            <w:sz w:val="28"/>
            <w:szCs w:val="28"/>
          </w:rPr>
          <w:t xml:space="preserve"> </w:t>
        </w:r>
      </w:ins>
      <w:r w:rsidRPr="BF24E089">
        <w:rPr>
          <w:rFonts w:ascii="Times New Roman" w:cs="Times New Roman"/>
          <w:sz w:val="28"/>
          <w:szCs w:val="28"/>
          <w:rPrChange w:id="8135" w:author="user pc" w:date="2022-03-15T10:14:00Z">
            <w:rPr/>
          </w:rPrChange>
        </w:rPr>
        <w:t>What</w:t>
      </w:r>
      <w:ins w:id="8136" w:author="user pc" w:date="2022-03-26T15:12:00Z">
        <w:r w:rsidR="85F45A71">
          <w:rPr>
            <w:rFonts w:ascii="Times New Roman" w:cs="Times New Roman" w:hAnsi="Times New Roman"/>
            <w:sz w:val="28"/>
            <w:szCs w:val="28"/>
          </w:rPr>
          <w:t xml:space="preserve"> </w:t>
        </w:r>
      </w:ins>
      <w:r w:rsidRPr="883C10E9">
        <w:rPr>
          <w:rFonts w:ascii="Times New Roman" w:cs="Times New Roman"/>
          <w:sz w:val="28"/>
          <w:szCs w:val="28"/>
          <w:rPrChange w:id="8137" w:author="user pc" w:date="2022-03-15T10:14:00Z">
            <w:rPr/>
          </w:rPrChange>
        </w:rPr>
        <w:t>is</w:t>
      </w:r>
      <w:ins w:id="8138" w:author="user pc" w:date="2022-03-26T15:13:00Z">
        <w:r w:rsidR="933E70EB">
          <w:rPr>
            <w:rFonts w:ascii="Times New Roman" w:cs="Times New Roman" w:hAnsi="Times New Roman"/>
            <w:sz w:val="28"/>
            <w:szCs w:val="28"/>
          </w:rPr>
          <w:t xml:space="preserve"> </w:t>
        </w:r>
      </w:ins>
      <w:r w:rsidRPr="4088E4D2">
        <w:rPr>
          <w:rFonts w:ascii="Times New Roman" w:cs="Times New Roman"/>
          <w:sz w:val="28"/>
          <w:szCs w:val="28"/>
          <w:rPrChange w:id="8139" w:author="user pc" w:date="2022-03-15T10:14:00Z">
            <w:rPr/>
          </w:rPrChange>
        </w:rPr>
        <w:t>the</w:t>
      </w:r>
      <w:ins w:id="8140" w:author="user pc" w:date="2022-03-26T15:13:00Z">
        <w:r w:rsidR="B3EBA4AD">
          <w:rPr>
            <w:rFonts w:ascii="Times New Roman" w:cs="Times New Roman" w:hAnsi="Times New Roman"/>
            <w:sz w:val="28"/>
            <w:szCs w:val="28"/>
          </w:rPr>
          <w:t xml:space="preserve"> </w:t>
        </w:r>
      </w:ins>
      <w:r w:rsidRPr="9A362A14">
        <w:rPr>
          <w:rFonts w:ascii="Times New Roman" w:cs="Times New Roman"/>
          <w:sz w:val="28"/>
          <w:szCs w:val="28"/>
          <w:rPrChange w:id="8141" w:author="user pc" w:date="2022-03-15T10:14:00Z">
            <w:rPr/>
          </w:rPrChange>
        </w:rPr>
        <w:t>partial</w:t>
      </w:r>
      <w:ins w:id="8142" w:author="user pc" w:date="2022-03-26T15:13:00Z">
        <w:r w:rsidR="1650C9AF">
          <w:rPr>
            <w:rFonts w:ascii="Times New Roman" w:cs="Times New Roman" w:hAnsi="Times New Roman"/>
            <w:sz w:val="28"/>
            <w:szCs w:val="28"/>
          </w:rPr>
          <w:t xml:space="preserve"> </w:t>
        </w:r>
      </w:ins>
      <w:r w:rsidRPr="558F8C5F">
        <w:rPr>
          <w:rFonts w:ascii="Times New Roman" w:cs="Times New Roman"/>
          <w:sz w:val="28"/>
          <w:szCs w:val="28"/>
          <w:rPrChange w:id="8143" w:author="user pc" w:date="2022-03-15T10:14:00Z">
            <w:rPr/>
          </w:rPrChange>
        </w:rPr>
        <w:t>pressure</w:t>
      </w:r>
      <w:ins w:id="8144" w:author="user pc" w:date="2022-03-26T15:13:00Z">
        <w:r w:rsidR="94EC04C7">
          <w:rPr>
            <w:rFonts w:ascii="Times New Roman" w:cs="Times New Roman" w:hAnsi="Times New Roman"/>
            <w:sz w:val="28"/>
            <w:szCs w:val="28"/>
          </w:rPr>
          <w:t xml:space="preserve"> </w:t>
        </w:r>
      </w:ins>
      <w:r w:rsidRPr="8FB21704">
        <w:rPr>
          <w:rFonts w:ascii="Times New Roman" w:cs="Times New Roman"/>
          <w:sz w:val="28"/>
          <w:szCs w:val="28"/>
          <w:rPrChange w:id="8145" w:author="user pc" w:date="2022-03-15T10:14:00Z">
            <w:rPr/>
          </w:rPrChange>
        </w:rPr>
        <w:t>of</w:t>
      </w:r>
      <w:ins w:id="8146" w:author="user pc" w:date="2022-03-26T15:13:00Z">
        <w:r w:rsidR="4A5BA70E">
          <w:rPr>
            <w:rFonts w:ascii="Times New Roman" w:cs="Times New Roman" w:hAnsi="Times New Roman"/>
            <w:sz w:val="28"/>
            <w:szCs w:val="28"/>
          </w:rPr>
          <w:t xml:space="preserve"> </w:t>
        </w:r>
      </w:ins>
      <w:r w:rsidRPr="26AEB9EF">
        <w:rPr>
          <w:rFonts w:ascii="Times New Roman" w:cs="Times New Roman"/>
          <w:sz w:val="28"/>
          <w:szCs w:val="28"/>
          <w:rPrChange w:id="8147" w:author="user pc" w:date="2022-03-15T10:14:00Z">
            <w:rPr/>
          </w:rPrChange>
        </w:rPr>
        <w:t>the</w:t>
      </w:r>
      <w:ins w:id="8148" w:author="user pc" w:date="2022-03-26T15:13:00Z">
        <w:r w:rsidR="8F6C6BB3">
          <w:rPr>
            <w:rFonts w:ascii="Times New Roman" w:cs="Times New Roman" w:hAnsi="Times New Roman"/>
            <w:sz w:val="28"/>
            <w:szCs w:val="28"/>
          </w:rPr>
          <w:t xml:space="preserve"> </w:t>
        </w:r>
      </w:ins>
      <w:r w:rsidRPr="1B70D7FC">
        <w:rPr>
          <w:rFonts w:ascii="Times New Roman" w:cs="Times New Roman"/>
          <w:sz w:val="28"/>
          <w:szCs w:val="28"/>
          <w:rPrChange w:id="8149" w:author="user pc" w:date="2022-03-15T10:14:00Z">
            <w:rPr/>
          </w:rPrChange>
        </w:rPr>
        <w:t>three</w:t>
      </w:r>
      <w:ins w:id="8150" w:author="user pc" w:date="2022-03-26T15:13:00Z">
        <w:r w:rsidR="7EF6D98E">
          <w:rPr>
            <w:rFonts w:ascii="Times New Roman" w:cs="Times New Roman" w:hAnsi="Times New Roman"/>
            <w:sz w:val="28"/>
            <w:szCs w:val="28"/>
          </w:rPr>
          <w:t xml:space="preserve"> </w:t>
        </w:r>
      </w:ins>
      <w:r w:rsidRPr="5249A7CF">
        <w:rPr>
          <w:rFonts w:ascii="Times New Roman" w:cs="Times New Roman"/>
          <w:sz w:val="28"/>
          <w:szCs w:val="28"/>
          <w:rPrChange w:id="8151" w:author="user pc" w:date="2022-03-15T10:14:00Z">
            <w:rPr/>
          </w:rPrChange>
        </w:rPr>
        <w:t>gases?</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b/>
          <w:sz w:val="28"/>
          <w:szCs w:val="28"/>
          <w:rPrChange w:id="8152" w:author="user pc" w:date="2022-03-15T10:14:00Z">
            <w:rPr>
              <w:b/>
            </w:rPr>
          </w:rPrChange>
        </w:rPr>
      </w:pPr>
      <w:r w:rsidRPr="512FC5DC">
        <w:rPr>
          <w:rFonts w:ascii="Times New Roman" w:cs="Times New Roman"/>
          <w:b/>
          <w:sz w:val="28"/>
          <w:szCs w:val="28"/>
          <w:rPrChange w:id="8153" w:author="user pc" w:date="2022-03-15T10:14:00Z">
            <w:rPr>
              <w:b/>
            </w:rPr>
          </w:rPrChange>
        </w:rPr>
        <w:t>Solution:</w:t>
      </w:r>
    </w:p>
    <w:p>
      <w:pPr>
        <w:pStyle w:val="style0"/>
        <w:rPr>
          <w:rFonts w:ascii="Times New Roman" w:cs="Times New Roman"/>
          <w:sz w:val="28"/>
          <w:szCs w:val="28"/>
          <w:rPrChange w:id="8154" w:author="user pc" w:date="2022-03-15T10:14:00Z">
            <w:rPr/>
          </w:rPrChange>
        </w:rPr>
      </w:pPr>
      <w:r w:rsidRPr="E5B20D47">
        <w:rPr>
          <w:rFonts w:ascii="Times New Roman" w:cs="Times New Roman"/>
          <w:sz w:val="28"/>
          <w:szCs w:val="28"/>
          <w:rPrChange w:id="8155" w:author="user pc" w:date="2022-03-15T10:14:00Z">
            <w:rPr/>
          </w:rPrChange>
        </w:rPr>
        <w:t>Because</w:t>
      </w:r>
      <w:ins w:id="8156" w:author="user pc" w:date="2022-03-26T15:16:00Z">
        <w:r w:rsidR="61C22522">
          <w:rPr>
            <w:rFonts w:ascii="Times New Roman" w:cs="Times New Roman" w:hAnsi="Times New Roman"/>
            <w:sz w:val="28"/>
            <w:szCs w:val="28"/>
          </w:rPr>
          <w:t xml:space="preserve"> </w:t>
        </w:r>
      </w:ins>
      <w:r w:rsidRPr="6E1776B7">
        <w:rPr>
          <w:rFonts w:ascii="Times New Roman" w:cs="Times New Roman"/>
          <w:sz w:val="28"/>
          <w:szCs w:val="28"/>
          <w:rPrChange w:id="8157" w:author="user pc" w:date="2022-03-15T10:14:00Z">
            <w:rPr/>
          </w:rPrChange>
        </w:rPr>
        <w:t>this</w:t>
      </w:r>
      <w:ins w:id="8158" w:author="user pc" w:date="2022-03-26T15:16:00Z">
        <w:r w:rsidR="C8DFD75E">
          <w:rPr>
            <w:rFonts w:ascii="Times New Roman" w:cs="Times New Roman" w:hAnsi="Times New Roman"/>
            <w:sz w:val="28"/>
            <w:szCs w:val="28"/>
          </w:rPr>
          <w:t xml:space="preserve"> </w:t>
        </w:r>
      </w:ins>
      <w:r w:rsidRPr="AF11A757">
        <w:rPr>
          <w:rFonts w:ascii="Times New Roman" w:cs="Times New Roman"/>
          <w:sz w:val="28"/>
          <w:szCs w:val="28"/>
          <w:rPrChange w:id="8159" w:author="user pc" w:date="2022-03-15T10:14:00Z">
            <w:rPr/>
          </w:rPrChange>
        </w:rPr>
        <w:t>mixture</w:t>
      </w:r>
      <w:ins w:id="8160" w:author="user pc" w:date="2022-03-26T18:11:00Z">
        <w:r w:rsidR="24D5AE4F">
          <w:rPr>
            <w:rFonts w:ascii="Times New Roman" w:cs="Times New Roman" w:hAnsi="Times New Roman"/>
            <w:sz w:val="28"/>
            <w:szCs w:val="28"/>
          </w:rPr>
          <w:t xml:space="preserve"> </w:t>
        </w:r>
      </w:ins>
      <w:r w:rsidRPr="645BD7A2">
        <w:rPr>
          <w:rFonts w:ascii="Times New Roman" w:cs="Times New Roman"/>
          <w:sz w:val="28"/>
          <w:szCs w:val="28"/>
          <w:rPrChange w:id="8161" w:author="user pc" w:date="2022-03-15T10:14:00Z">
            <w:rPr/>
          </w:rPrChange>
        </w:rPr>
        <w:t>of</w:t>
      </w:r>
      <w:ins w:id="8162" w:author="user pc" w:date="2022-03-26T18:11:00Z">
        <w:r w:rsidR="21D7A851">
          <w:rPr>
            <w:rFonts w:ascii="Times New Roman" w:cs="Times New Roman" w:hAnsi="Times New Roman"/>
            <w:sz w:val="28"/>
            <w:szCs w:val="28"/>
          </w:rPr>
          <w:t xml:space="preserve"> </w:t>
        </w:r>
      </w:ins>
      <w:r w:rsidRPr="829718A3">
        <w:rPr>
          <w:rFonts w:ascii="Times New Roman" w:cs="Times New Roman"/>
          <w:sz w:val="28"/>
          <w:szCs w:val="28"/>
          <w:rPrChange w:id="8163" w:author="user pc" w:date="2022-03-15T10:14:00Z">
            <w:rPr/>
          </w:rPrChange>
        </w:rPr>
        <w:t>gases</w:t>
      </w:r>
      <w:ins w:id="8164" w:author="user pc" w:date="2022-03-26T18:11:00Z">
        <w:r w:rsidR="79572B28">
          <w:rPr>
            <w:rFonts w:ascii="Times New Roman" w:cs="Times New Roman" w:hAnsi="Times New Roman"/>
            <w:sz w:val="28"/>
            <w:szCs w:val="28"/>
          </w:rPr>
          <w:t xml:space="preserve"> </w:t>
        </w:r>
      </w:ins>
      <w:r w:rsidRPr="86E38FCE">
        <w:rPr>
          <w:rFonts w:ascii="Times New Roman" w:cs="Times New Roman"/>
          <w:sz w:val="28"/>
          <w:szCs w:val="28"/>
          <w:rPrChange w:id="8165" w:author="user pc" w:date="2022-03-15T10:14:00Z">
            <w:rPr/>
          </w:rPrChange>
        </w:rPr>
        <w:t>is</w:t>
      </w:r>
      <w:ins w:id="8166" w:author="user pc" w:date="2022-03-26T18:11:00Z">
        <w:r w:rsidR="1C3C7877">
          <w:rPr>
            <w:rFonts w:ascii="Times New Roman" w:cs="Times New Roman" w:hAnsi="Times New Roman"/>
            <w:sz w:val="28"/>
            <w:szCs w:val="28"/>
          </w:rPr>
          <w:t xml:space="preserve"> </w:t>
        </w:r>
      </w:ins>
      <w:r w:rsidRPr="637C54AB">
        <w:rPr>
          <w:rFonts w:ascii="Times New Roman" w:cs="Times New Roman"/>
          <w:sz w:val="28"/>
          <w:szCs w:val="28"/>
          <w:rPrChange w:id="8167" w:author="user pc" w:date="2022-03-15T10:14:00Z">
            <w:rPr/>
          </w:rPrChange>
        </w:rPr>
        <w:t>at</w:t>
      </w:r>
      <w:ins w:id="8168" w:author="user pc" w:date="2022-03-26T18:11:00Z">
        <w:r w:rsidR="7B0067FA">
          <w:rPr>
            <w:rFonts w:ascii="Times New Roman" w:cs="Times New Roman" w:hAnsi="Times New Roman"/>
            <w:sz w:val="28"/>
            <w:szCs w:val="28"/>
          </w:rPr>
          <w:t xml:space="preserve"> </w:t>
        </w:r>
      </w:ins>
      <w:r w:rsidRPr="609A00D9">
        <w:rPr>
          <w:rFonts w:ascii="Times New Roman" w:cs="Times New Roman"/>
          <w:sz w:val="28"/>
          <w:szCs w:val="28"/>
          <w:rPrChange w:id="8169" w:author="user pc" w:date="2022-03-15T10:14:00Z">
            <w:rPr/>
          </w:rPrChange>
        </w:rPr>
        <w:t>STP,</w:t>
      </w:r>
      <w:ins w:id="8170" w:author="user pc" w:date="2022-03-26T18:11:00Z">
        <w:r w:rsidR="67DBA145">
          <w:rPr>
            <w:rFonts w:ascii="Times New Roman" w:cs="Times New Roman" w:hAnsi="Times New Roman"/>
            <w:sz w:val="28"/>
            <w:szCs w:val="28"/>
          </w:rPr>
          <w:t xml:space="preserve"> </w:t>
        </w:r>
      </w:ins>
      <w:r w:rsidRPr="382C0A3E">
        <w:rPr>
          <w:rFonts w:ascii="Times New Roman" w:cs="Times New Roman"/>
          <w:sz w:val="28"/>
          <w:szCs w:val="28"/>
          <w:rPrChange w:id="8171" w:author="user pc" w:date="2022-03-15T10:14:00Z">
            <w:rPr/>
          </w:rPrChange>
        </w:rPr>
        <w:t>the</w:t>
      </w:r>
      <w:ins w:id="8172" w:author="user pc" w:date="2022-03-26T18:11:00Z">
        <w:r w:rsidR="70232553">
          <w:rPr>
            <w:rFonts w:ascii="Times New Roman" w:cs="Times New Roman" w:hAnsi="Times New Roman"/>
            <w:sz w:val="28"/>
            <w:szCs w:val="28"/>
          </w:rPr>
          <w:t xml:space="preserve"> </w:t>
        </w:r>
      </w:ins>
      <w:r w:rsidRPr="89707860">
        <w:rPr>
          <w:rFonts w:ascii="Times New Roman" w:cs="Times New Roman"/>
          <w:sz w:val="28"/>
          <w:szCs w:val="28"/>
          <w:rPrChange w:id="8173" w:author="user pc" w:date="2022-03-15T10:14:00Z">
            <w:rPr/>
          </w:rPrChange>
        </w:rPr>
        <w:t>total</w:t>
      </w:r>
      <w:ins w:id="8174" w:author="user pc" w:date="2022-03-26T18:11:00Z">
        <w:r w:rsidR="78B81837">
          <w:rPr>
            <w:rFonts w:ascii="Times New Roman" w:cs="Times New Roman" w:hAnsi="Times New Roman"/>
            <w:sz w:val="28"/>
            <w:szCs w:val="28"/>
          </w:rPr>
          <w:t xml:space="preserve"> </w:t>
        </w:r>
      </w:ins>
      <w:r w:rsidRPr="DB2EC130">
        <w:rPr>
          <w:rFonts w:ascii="Times New Roman" w:cs="Times New Roman"/>
          <w:sz w:val="28"/>
          <w:szCs w:val="28"/>
          <w:rPrChange w:id="8175" w:author="user pc" w:date="2022-03-15T10:14:00Z">
            <w:rPr/>
          </w:rPrChange>
        </w:rPr>
        <w:t>pressure</w:t>
      </w:r>
      <w:ins w:id="8176" w:author="user pc" w:date="2022-03-26T18:11:00Z">
        <w:r w:rsidR="813E75A1">
          <w:rPr>
            <w:rFonts w:ascii="Times New Roman" w:cs="Times New Roman" w:hAnsi="Times New Roman"/>
            <w:sz w:val="28"/>
            <w:szCs w:val="28"/>
          </w:rPr>
          <w:t xml:space="preserve"> </w:t>
        </w:r>
      </w:ins>
      <w:r w:rsidRPr="8E4866D8">
        <w:rPr>
          <w:rFonts w:ascii="Times New Roman" w:cs="Times New Roman"/>
          <w:sz w:val="28"/>
          <w:szCs w:val="28"/>
          <w:rPrChange w:id="8177" w:author="user pc" w:date="2022-03-15T10:14:00Z">
            <w:rPr/>
          </w:rPrChange>
        </w:rPr>
        <w:t>will</w:t>
      </w:r>
      <w:ins w:id="8178" w:author="user pc" w:date="2022-03-26T18:11:00Z">
        <w:r w:rsidR="16763F17">
          <w:rPr>
            <w:rFonts w:ascii="Times New Roman" w:cs="Times New Roman" w:hAnsi="Times New Roman"/>
            <w:sz w:val="28"/>
            <w:szCs w:val="28"/>
          </w:rPr>
          <w:t xml:space="preserve"> </w:t>
        </w:r>
      </w:ins>
      <w:r w:rsidRPr="FFDF9F4A">
        <w:rPr>
          <w:rFonts w:ascii="Times New Roman" w:cs="Times New Roman"/>
          <w:sz w:val="28"/>
          <w:szCs w:val="28"/>
          <w:rPrChange w:id="8179" w:author="user pc" w:date="2022-03-15T10:14:00Z">
            <w:rPr/>
          </w:rPrChange>
        </w:rPr>
        <w:t>be</w:t>
      </w:r>
      <w:ins w:id="8180" w:author="user pc" w:date="2022-03-26T18:11:00Z">
        <w:r w:rsidR="ABD9D118">
          <w:rPr>
            <w:rFonts w:ascii="Times New Roman" w:cs="Times New Roman" w:hAnsi="Times New Roman"/>
            <w:sz w:val="28"/>
            <w:szCs w:val="28"/>
          </w:rPr>
          <w:t xml:space="preserve"> </w:t>
        </w:r>
      </w:ins>
      <w:r w:rsidRPr="3A49AF9E">
        <w:rPr>
          <w:rFonts w:ascii="Times New Roman" w:cs="Times New Roman"/>
          <w:sz w:val="28"/>
          <w:szCs w:val="28"/>
          <w:rPrChange w:id="8181" w:author="user pc" w:date="2022-03-15T10:14:00Z">
            <w:rPr/>
          </w:rPrChange>
        </w:rPr>
        <w:t>standard</w:t>
      </w:r>
      <w:ins w:id="8182" w:author="user pc" w:date="2022-03-26T18:11:00Z">
        <w:r w:rsidR="4C7DF47E">
          <w:rPr>
            <w:rFonts w:ascii="Times New Roman" w:cs="Times New Roman" w:hAnsi="Times New Roman"/>
            <w:sz w:val="28"/>
            <w:szCs w:val="28"/>
          </w:rPr>
          <w:t xml:space="preserve"> </w:t>
        </w:r>
      </w:ins>
      <w:r w:rsidRPr="BD740882">
        <w:rPr>
          <w:rFonts w:ascii="Times New Roman" w:cs="Times New Roman"/>
          <w:sz w:val="28"/>
          <w:szCs w:val="28"/>
          <w:rPrChange w:id="8183" w:author="user pc" w:date="2022-03-15T10:14:00Z">
            <w:rPr/>
          </w:rPrChange>
        </w:rPr>
        <w:t>pressure,</w:t>
      </w:r>
      <w:ins w:id="8184" w:author="user pc" w:date="2022-03-26T18:11:00Z">
        <w:r w:rsidR="96A303D9">
          <w:rPr>
            <w:rFonts w:ascii="Times New Roman" w:cs="Times New Roman" w:hAnsi="Times New Roman"/>
            <w:sz w:val="28"/>
            <w:szCs w:val="28"/>
          </w:rPr>
          <w:t xml:space="preserve"> </w:t>
        </w:r>
      </w:ins>
      <w:r w:rsidRPr="8CC5664B">
        <w:rPr>
          <w:rFonts w:ascii="Times New Roman" w:cs="Times New Roman"/>
          <w:sz w:val="28"/>
          <w:szCs w:val="28"/>
          <w:rPrChange w:id="8185" w:author="user pc" w:date="2022-03-15T10:14:00Z">
            <w:rPr/>
          </w:rPrChange>
        </w:rPr>
        <w:t>760torr.</w:t>
      </w:r>
      <w:ins w:id="8186" w:author="user pc" w:date="2022-03-26T18:11:00Z">
        <w:r w:rsidR="330EA89B">
          <w:rPr>
            <w:rFonts w:ascii="Times New Roman" w:cs="Times New Roman" w:hAnsi="Times New Roman"/>
            <w:sz w:val="28"/>
            <w:szCs w:val="28"/>
          </w:rPr>
          <w:t xml:space="preserve"> </w:t>
        </w:r>
      </w:ins>
      <w:r w:rsidRPr="53E08E6B">
        <w:rPr>
          <w:rFonts w:ascii="Times New Roman" w:cs="Times New Roman"/>
          <w:sz w:val="28"/>
          <w:szCs w:val="28"/>
          <w:rPrChange w:id="8187" w:author="user pc" w:date="2022-03-15T10:14:00Z">
            <w:rPr/>
          </w:rPrChange>
        </w:rPr>
        <w:t>Because</w:t>
      </w:r>
      <w:ins w:id="8188" w:author="user pc" w:date="2022-03-26T18:11:00Z">
        <w:r w:rsidR="6CFA5A50">
          <w:rPr>
            <w:rFonts w:ascii="Times New Roman" w:cs="Times New Roman" w:hAnsi="Times New Roman"/>
            <w:sz w:val="28"/>
            <w:szCs w:val="28"/>
          </w:rPr>
          <w:t xml:space="preserve"> </w:t>
        </w:r>
      </w:ins>
      <w:r w:rsidRPr="C7F68D4D">
        <w:rPr>
          <w:rFonts w:ascii="Times New Roman" w:cs="Times New Roman"/>
          <w:sz w:val="28"/>
          <w:szCs w:val="28"/>
          <w:rPrChange w:id="8189" w:author="user pc" w:date="2022-03-15T10:14:00Z">
            <w:rPr/>
          </w:rPrChange>
        </w:rPr>
        <w:t>the</w:t>
      </w:r>
      <w:ins w:id="8190" w:author="user pc" w:date="2022-03-26T18:11:00Z">
        <w:r w:rsidR="6AF97A33">
          <w:rPr>
            <w:rFonts w:ascii="Times New Roman" w:cs="Times New Roman" w:hAnsi="Times New Roman"/>
            <w:sz w:val="28"/>
            <w:szCs w:val="28"/>
          </w:rPr>
          <w:t xml:space="preserve"> </w:t>
        </w:r>
      </w:ins>
      <w:r w:rsidRPr="47D8E2EE">
        <w:rPr>
          <w:rFonts w:ascii="Times New Roman" w:cs="Times New Roman"/>
          <w:sz w:val="28"/>
          <w:szCs w:val="28"/>
          <w:rPrChange w:id="8191" w:author="user pc" w:date="2022-03-15T10:14:00Z">
            <w:rPr/>
          </w:rPrChange>
        </w:rPr>
        <w:t>percentages</w:t>
      </w:r>
      <w:ins w:id="8192" w:author="user pc" w:date="2022-03-26T18:11:00Z">
        <w:r w:rsidR="94EAAFDD">
          <w:rPr>
            <w:rFonts w:ascii="Times New Roman" w:cs="Times New Roman" w:hAnsi="Times New Roman"/>
            <w:sz w:val="28"/>
            <w:szCs w:val="28"/>
          </w:rPr>
          <w:t xml:space="preserve"> </w:t>
        </w:r>
      </w:ins>
      <w:r w:rsidRPr="7FF7A9B2">
        <w:rPr>
          <w:rFonts w:ascii="Times New Roman" w:cs="Times New Roman"/>
          <w:sz w:val="28"/>
          <w:szCs w:val="28"/>
          <w:rPrChange w:id="8193" w:author="user pc" w:date="2022-03-15T10:14:00Z">
            <w:rPr/>
          </w:rPrChange>
        </w:rPr>
        <w:t>of</w:t>
      </w:r>
      <w:ins w:id="8194" w:author="user pc" w:date="2022-03-26T18:11:00Z">
        <w:r w:rsidR="3E719FE8">
          <w:rPr>
            <w:rFonts w:ascii="Times New Roman" w:cs="Times New Roman" w:hAnsi="Times New Roman"/>
            <w:sz w:val="28"/>
            <w:szCs w:val="28"/>
          </w:rPr>
          <w:t xml:space="preserve"> </w:t>
        </w:r>
      </w:ins>
      <w:r w:rsidRPr="9CCFC23A">
        <w:rPr>
          <w:rFonts w:ascii="Times New Roman" w:cs="Times New Roman"/>
          <w:sz w:val="28"/>
          <w:szCs w:val="28"/>
          <w:rPrChange w:id="8195" w:author="user pc" w:date="2022-03-15T10:14:00Z">
            <w:rPr/>
          </w:rPrChange>
        </w:rPr>
        <w:t>the</w:t>
      </w:r>
      <w:ins w:id="8196" w:author="user pc" w:date="2022-03-26T18:11:00Z">
        <w:r w:rsidR="924143B5">
          <w:rPr>
            <w:rFonts w:ascii="Times New Roman" w:cs="Times New Roman" w:hAnsi="Times New Roman"/>
            <w:sz w:val="28"/>
            <w:szCs w:val="28"/>
          </w:rPr>
          <w:t xml:space="preserve"> </w:t>
        </w:r>
      </w:ins>
      <w:r w:rsidRPr="AF5D4047">
        <w:rPr>
          <w:rFonts w:ascii="Times New Roman" w:cs="Times New Roman"/>
          <w:sz w:val="28"/>
          <w:szCs w:val="28"/>
          <w:rPrChange w:id="8197" w:author="user pc" w:date="2022-03-15T10:14:00Z">
            <w:rPr/>
          </w:rPrChange>
        </w:rPr>
        <w:t>gases</w:t>
      </w:r>
      <w:ins w:id="8198" w:author="user pc" w:date="2022-03-26T18:11:00Z">
        <w:r w:rsidR="D9A3A1BD">
          <w:rPr>
            <w:rFonts w:ascii="Times New Roman" w:cs="Times New Roman" w:hAnsi="Times New Roman"/>
            <w:sz w:val="28"/>
            <w:szCs w:val="28"/>
          </w:rPr>
          <w:t xml:space="preserve"> </w:t>
        </w:r>
      </w:ins>
      <w:r w:rsidRPr="48B707F8">
        <w:rPr>
          <w:rFonts w:ascii="Times New Roman" w:cs="Times New Roman"/>
          <w:sz w:val="28"/>
          <w:szCs w:val="28"/>
          <w:rPrChange w:id="8199" w:author="user pc" w:date="2022-03-15T10:14:00Z">
            <w:rPr/>
          </w:rPrChange>
        </w:rPr>
        <w:t>have</w:t>
      </w:r>
      <w:ins w:id="8200" w:author="user pc" w:date="2022-03-26T18:11:00Z">
        <w:r w:rsidR="8653780A">
          <w:rPr>
            <w:rFonts w:ascii="Times New Roman" w:cs="Times New Roman" w:hAnsi="Times New Roman"/>
            <w:sz w:val="28"/>
            <w:szCs w:val="28"/>
          </w:rPr>
          <w:t xml:space="preserve"> </w:t>
        </w:r>
      </w:ins>
      <w:r w:rsidRPr="35528FE1">
        <w:rPr>
          <w:rFonts w:ascii="Times New Roman" w:cs="Times New Roman"/>
          <w:sz w:val="28"/>
          <w:szCs w:val="28"/>
          <w:rPrChange w:id="8201" w:author="user pc" w:date="2022-03-15T10:14:00Z">
            <w:rPr/>
          </w:rPrChange>
        </w:rPr>
        <w:t>been</w:t>
      </w:r>
      <w:ins w:id="8202" w:author="user pc" w:date="2022-03-26T18:11:00Z">
        <w:r w:rsidR="69C826D9">
          <w:rPr>
            <w:rFonts w:ascii="Times New Roman" w:cs="Times New Roman" w:hAnsi="Times New Roman"/>
            <w:sz w:val="28"/>
            <w:szCs w:val="28"/>
          </w:rPr>
          <w:t xml:space="preserve"> </w:t>
        </w:r>
      </w:ins>
      <w:r w:rsidRPr="FC8F63C3">
        <w:rPr>
          <w:rFonts w:ascii="Times New Roman" w:cs="Times New Roman"/>
          <w:sz w:val="28"/>
          <w:szCs w:val="28"/>
          <w:rPrChange w:id="8203" w:author="user pc" w:date="2022-03-15T10:14:00Z">
            <w:rPr/>
          </w:rPrChange>
        </w:rPr>
        <w:t>given,</w:t>
      </w:r>
      <w:ins w:id="8204" w:author="user pc" w:date="2022-03-26T18:11:00Z">
        <w:r w:rsidR="A43EDF6A">
          <w:rPr>
            <w:rFonts w:ascii="Times New Roman" w:cs="Times New Roman" w:hAnsi="Times New Roman"/>
            <w:sz w:val="28"/>
            <w:szCs w:val="28"/>
          </w:rPr>
          <w:t xml:space="preserve"> </w:t>
        </w:r>
      </w:ins>
      <w:r w:rsidRPr="F1171CFA">
        <w:rPr>
          <w:rFonts w:ascii="Times New Roman" w:cs="Times New Roman"/>
          <w:sz w:val="28"/>
          <w:szCs w:val="28"/>
          <w:rPrChange w:id="8205" w:author="user pc" w:date="2022-03-15T10:14:00Z">
            <w:rPr/>
          </w:rPrChange>
        </w:rPr>
        <w:t>you</w:t>
      </w:r>
      <w:ins w:id="8206" w:author="user pc" w:date="2022-03-26T18:11:00Z">
        <w:r w:rsidR="A16F5B8A">
          <w:rPr>
            <w:rFonts w:ascii="Times New Roman" w:cs="Times New Roman" w:hAnsi="Times New Roman"/>
            <w:sz w:val="28"/>
            <w:szCs w:val="28"/>
          </w:rPr>
          <w:t xml:space="preserve"> </w:t>
        </w:r>
      </w:ins>
      <w:r w:rsidRPr="B9DA60D7">
        <w:rPr>
          <w:rFonts w:ascii="Times New Roman" w:cs="Times New Roman"/>
          <w:sz w:val="28"/>
          <w:szCs w:val="28"/>
          <w:rPrChange w:id="8207" w:author="user pc" w:date="2022-03-15T10:14:00Z">
            <w:rPr/>
          </w:rPrChange>
        </w:rPr>
        <w:t>can</w:t>
      </w:r>
      <w:ins w:id="8208" w:author="user pc" w:date="2022-03-26T18:12:00Z">
        <w:r w:rsidR="77523C64">
          <w:rPr>
            <w:rFonts w:ascii="Times New Roman" w:cs="Times New Roman" w:hAnsi="Times New Roman"/>
            <w:sz w:val="28"/>
            <w:szCs w:val="28"/>
          </w:rPr>
          <w:t xml:space="preserve"> </w:t>
        </w:r>
      </w:ins>
      <w:r w:rsidRPr="F590E27F">
        <w:rPr>
          <w:rFonts w:ascii="Times New Roman" w:cs="Times New Roman"/>
          <w:sz w:val="28"/>
          <w:szCs w:val="28"/>
          <w:rPrChange w:id="8209" w:author="user pc" w:date="2022-03-15T10:14:00Z">
            <w:rPr/>
          </w:rPrChange>
        </w:rPr>
        <w:t>setup</w:t>
      </w:r>
      <w:ins w:id="8210" w:author="user pc" w:date="2022-03-26T18:12:00Z">
        <w:r w:rsidR="E10E338C">
          <w:rPr>
            <w:rFonts w:ascii="Times New Roman" w:cs="Times New Roman" w:hAnsi="Times New Roman"/>
            <w:sz w:val="28"/>
            <w:szCs w:val="28"/>
          </w:rPr>
          <w:t xml:space="preserve"> </w:t>
        </w:r>
      </w:ins>
      <w:r w:rsidRPr="0EF8B507">
        <w:rPr>
          <w:rFonts w:ascii="Times New Roman" w:cs="Times New Roman"/>
          <w:sz w:val="28"/>
          <w:szCs w:val="28"/>
          <w:rPrChange w:id="8211" w:author="user pc" w:date="2022-03-15T10:14:00Z">
            <w:rPr/>
          </w:rPrChange>
        </w:rPr>
        <w:t>the</w:t>
      </w:r>
      <w:ins w:id="8212" w:author="user pc" w:date="2022-03-26T18:12:00Z">
        <w:r w:rsidR="B3145770">
          <w:rPr>
            <w:rFonts w:ascii="Times New Roman" w:cs="Times New Roman" w:hAnsi="Times New Roman"/>
            <w:sz w:val="28"/>
            <w:szCs w:val="28"/>
          </w:rPr>
          <w:t xml:space="preserve"> </w:t>
        </w:r>
      </w:ins>
      <w:r w:rsidRPr="26903BE7">
        <w:rPr>
          <w:rFonts w:ascii="Times New Roman" w:cs="Times New Roman"/>
          <w:sz w:val="28"/>
          <w:szCs w:val="28"/>
          <w:rPrChange w:id="8213" w:author="user pc" w:date="2022-03-15T10:14:00Z">
            <w:rPr/>
          </w:rPrChange>
        </w:rPr>
        <w:t>following:</w:t>
      </w:r>
    </w:p>
    <w:p>
      <w:pPr>
        <w:pStyle w:val="style0"/>
        <w:rPr>
          <w:rFonts w:ascii="Times New Roman" w:cs="Times New Roman"/>
          <w:sz w:val="28"/>
          <w:szCs w:val="28"/>
          <w:rPrChange w:id="8214" w:author="user pc" w:date="2022-03-15T10:14:00Z">
            <w:rPr/>
          </w:rPrChange>
        </w:rPr>
      </w:pPr>
      <w:r w:rsidRPr="16AA0AF4">
        <w:rPr>
          <w:rFonts w:ascii="Times New Roman" w:cs="Times New Roman"/>
          <w:sz w:val="28"/>
          <w:szCs w:val="28"/>
          <w:rPrChange w:id="8215" w:author="user pc" w:date="2022-03-15T10:14:00Z">
            <w:rPr/>
          </w:rPrChange>
        </w:rPr>
        <w:t>He</w:t>
      </w:r>
      <w:ins w:id="8216" w:author="user pc" w:date="2022-03-26T18:12:00Z">
        <w:r w:rsidR="4C47CF10">
          <w:rPr>
            <w:rFonts w:ascii="Times New Roman" w:cs="Times New Roman" w:hAnsi="Times New Roman"/>
            <w:sz w:val="28"/>
            <w:szCs w:val="28"/>
          </w:rPr>
          <w:t xml:space="preserve"> </w:t>
        </w:r>
      </w:ins>
      <w:r w:rsidRPr="659FDC87">
        <w:rPr>
          <w:rFonts w:ascii="Times New Roman" w:cs="Times New Roman"/>
          <w:sz w:val="28"/>
          <w:szCs w:val="28"/>
          <w:rPrChange w:id="8217" w:author="user pc" w:date="2022-03-15T10:14:00Z">
            <w:rPr/>
          </w:rPrChange>
        </w:rPr>
        <w:t>10%</w:t>
      </w:r>
      <w:ins w:id="8218" w:author="user pc" w:date="2022-03-26T18:12:00Z">
        <w:r w:rsidR="B4FB74E7">
          <w:rPr>
            <w:rFonts w:ascii="Times New Roman" w:cs="Times New Roman" w:hAnsi="Times New Roman"/>
            <w:sz w:val="28"/>
            <w:szCs w:val="28"/>
          </w:rPr>
          <w:t xml:space="preserve"> </w:t>
        </w:r>
      </w:ins>
      <w:r w:rsidRPr="C882BB7B">
        <w:rPr>
          <w:rFonts w:ascii="Times New Roman" w:cs="Times New Roman"/>
          <w:sz w:val="28"/>
          <w:szCs w:val="28"/>
          <w:rPrChange w:id="8219" w:author="user pc" w:date="2022-03-15T10:14:00Z">
            <w:rPr/>
          </w:rPrChange>
        </w:rPr>
        <w:t>(0.10)(760)</w:t>
      </w:r>
      <w:ins w:id="8220" w:author="user pc" w:date="2022-03-26T18:12:00Z">
        <w:r w:rsidR="0E994632">
          <w:rPr>
            <w:rFonts w:ascii="Times New Roman" w:cs="Times New Roman" w:hAnsi="Times New Roman"/>
            <w:sz w:val="28"/>
            <w:szCs w:val="28"/>
          </w:rPr>
          <w:t xml:space="preserve"> </w:t>
        </w:r>
      </w:ins>
      <w:r w:rsidRPr="470C6824">
        <w:rPr>
          <w:rFonts w:ascii="Times New Roman" w:cs="Times New Roman"/>
          <w:sz w:val="28"/>
          <w:szCs w:val="28"/>
          <w:rPrChange w:id="8221" w:author="user pc" w:date="2022-03-15T10:14:00Z">
            <w:rPr/>
          </w:rPrChange>
        </w:rPr>
        <w:t>=</w:t>
      </w:r>
      <w:ins w:id="8222" w:author="user pc" w:date="2022-03-26T18:12:00Z">
        <w:r w:rsidR="394D1AB6">
          <w:rPr>
            <w:rFonts w:ascii="Times New Roman" w:cs="Times New Roman" w:hAnsi="Times New Roman"/>
            <w:sz w:val="28"/>
            <w:szCs w:val="28"/>
          </w:rPr>
          <w:t xml:space="preserve"> </w:t>
        </w:r>
      </w:ins>
      <w:r w:rsidRPr="CC7F2A6F">
        <w:rPr>
          <w:rFonts w:ascii="Times New Roman" w:cs="Times New Roman"/>
          <w:sz w:val="28"/>
          <w:szCs w:val="28"/>
          <w:rPrChange w:id="8223" w:author="user pc" w:date="2022-03-15T10:14:00Z">
            <w:rPr/>
          </w:rPrChange>
        </w:rPr>
        <w:t>76</w:t>
      </w:r>
      <w:r>
        <w:rPr>
          <w:rFonts w:ascii="Times New Roman" w:cs="Times New Roman" w:hAnsi="Times New Roman"/>
          <w:sz w:val="28"/>
          <w:szCs w:val="28"/>
        </w:rPr>
        <w:t xml:space="preserve"> </w:t>
      </w:r>
      <w:r w:rsidRPr="A59794D8">
        <w:rPr>
          <w:rFonts w:ascii="Times New Roman" w:cs="Times New Roman"/>
          <w:sz w:val="28"/>
          <w:szCs w:val="28"/>
          <w:rPrChange w:id="8224" w:author="user pc" w:date="2022-03-15T10:14:00Z">
            <w:rPr/>
          </w:rPrChange>
        </w:rPr>
        <w:t>torr</w:t>
      </w:r>
    </w:p>
    <w:p>
      <w:pPr>
        <w:pStyle w:val="style0"/>
        <w:rPr>
          <w:rFonts w:ascii="Times New Roman" w:cs="Times New Roman"/>
          <w:sz w:val="28"/>
          <w:szCs w:val="28"/>
          <w:rPrChange w:id="8225" w:author="user pc" w:date="2022-03-15T10:14:00Z">
            <w:rPr/>
          </w:rPrChange>
        </w:rPr>
      </w:pPr>
      <w:r w:rsidRPr="7A90270E">
        <w:rPr>
          <w:rFonts w:ascii="Times New Roman" w:cs="Times New Roman"/>
          <w:sz w:val="28"/>
          <w:szCs w:val="28"/>
          <w:rPrChange w:id="8226" w:author="user pc" w:date="2022-03-15T10:14:00Z">
            <w:rPr/>
          </w:rPrChange>
        </w:rPr>
        <w:t>Ne</w:t>
      </w:r>
      <w:ins w:id="8227" w:author="user pc" w:date="2022-03-26T18:12:00Z">
        <w:r w:rsidR="D223BA88">
          <w:rPr>
            <w:rFonts w:ascii="Times New Roman" w:cs="Times New Roman" w:hAnsi="Times New Roman"/>
            <w:sz w:val="28"/>
            <w:szCs w:val="28"/>
          </w:rPr>
          <w:t xml:space="preserve"> </w:t>
        </w:r>
      </w:ins>
      <w:r w:rsidRPr="E76BDEFA">
        <w:rPr>
          <w:rFonts w:ascii="Times New Roman" w:cs="Times New Roman"/>
          <w:sz w:val="28"/>
          <w:szCs w:val="28"/>
          <w:rPrChange w:id="8228" w:author="user pc" w:date="2022-03-15T10:14:00Z">
            <w:rPr/>
          </w:rPrChange>
        </w:rPr>
        <w:t>40%</w:t>
      </w:r>
      <w:ins w:id="8229" w:author="user pc" w:date="2022-03-26T18:12:00Z">
        <w:r w:rsidR="15EB5DDB">
          <w:rPr>
            <w:rFonts w:ascii="Times New Roman" w:cs="Times New Roman" w:hAnsi="Times New Roman"/>
            <w:sz w:val="28"/>
            <w:szCs w:val="28"/>
          </w:rPr>
          <w:t xml:space="preserve"> </w:t>
        </w:r>
      </w:ins>
      <w:r w:rsidRPr="34518983">
        <w:rPr>
          <w:rFonts w:ascii="Times New Roman" w:cs="Times New Roman"/>
          <w:sz w:val="28"/>
          <w:szCs w:val="28"/>
          <w:rPrChange w:id="8230" w:author="user pc" w:date="2022-03-15T10:14:00Z">
            <w:rPr/>
          </w:rPrChange>
        </w:rPr>
        <w:t>(0.40)(760)</w:t>
      </w:r>
      <w:ins w:id="8231" w:author="user pc" w:date="2022-03-26T18:12:00Z">
        <w:r w:rsidR="8F138C9A">
          <w:rPr>
            <w:rFonts w:ascii="Times New Roman" w:cs="Times New Roman" w:hAnsi="Times New Roman"/>
            <w:sz w:val="28"/>
            <w:szCs w:val="28"/>
          </w:rPr>
          <w:t xml:space="preserve"> </w:t>
        </w:r>
      </w:ins>
      <w:r w:rsidRPr="06C1B5AA">
        <w:rPr>
          <w:rFonts w:ascii="Times New Roman" w:cs="Times New Roman"/>
          <w:sz w:val="28"/>
          <w:szCs w:val="28"/>
          <w:rPrChange w:id="8232" w:author="user pc" w:date="2022-03-15T10:14:00Z">
            <w:rPr/>
          </w:rPrChange>
        </w:rPr>
        <w:t>=</w:t>
      </w:r>
      <w:ins w:id="8233" w:author="user pc" w:date="2022-03-26T18:12:00Z">
        <w:r w:rsidR="A0C5406A">
          <w:rPr>
            <w:rFonts w:ascii="Times New Roman" w:cs="Times New Roman" w:hAnsi="Times New Roman"/>
            <w:sz w:val="28"/>
            <w:szCs w:val="28"/>
          </w:rPr>
          <w:t xml:space="preserve"> </w:t>
        </w:r>
      </w:ins>
      <w:r w:rsidRPr="8AB7F7EE">
        <w:rPr>
          <w:rFonts w:ascii="Times New Roman" w:cs="Times New Roman"/>
          <w:sz w:val="28"/>
          <w:szCs w:val="28"/>
          <w:rPrChange w:id="8234" w:author="user pc" w:date="2022-03-15T10:14:00Z">
            <w:rPr/>
          </w:rPrChange>
        </w:rPr>
        <w:t>304</w:t>
      </w:r>
      <w:r>
        <w:rPr>
          <w:rFonts w:ascii="Times New Roman" w:cs="Times New Roman" w:hAnsi="Times New Roman"/>
          <w:sz w:val="28"/>
          <w:szCs w:val="28"/>
        </w:rPr>
        <w:t xml:space="preserve"> </w:t>
      </w:r>
      <w:r w:rsidRPr="A0F77E09">
        <w:rPr>
          <w:rFonts w:ascii="Times New Roman" w:cs="Times New Roman"/>
          <w:sz w:val="28"/>
          <w:szCs w:val="28"/>
          <w:rPrChange w:id="8235" w:author="user pc" w:date="2022-03-15T10:14:00Z">
            <w:rPr/>
          </w:rPrChange>
        </w:rPr>
        <w:t>torr</w:t>
      </w:r>
    </w:p>
    <w:p>
      <w:pPr>
        <w:pStyle w:val="style0"/>
        <w:rPr>
          <w:rFonts w:ascii="Times New Roman" w:cs="Times New Roman"/>
          <w:sz w:val="28"/>
          <w:szCs w:val="28"/>
          <w:rPrChange w:id="8236" w:author="user pc" w:date="2022-03-15T10:14:00Z">
            <w:rPr/>
          </w:rPrChange>
        </w:rPr>
      </w:pPr>
      <w:r w:rsidRPr="44C658C9">
        <w:rPr>
          <w:rFonts w:ascii="Times New Roman" w:cs="Times New Roman"/>
          <w:sz w:val="28"/>
          <w:szCs w:val="28"/>
          <w:rPrChange w:id="8237" w:author="user pc" w:date="2022-03-15T10:14:00Z">
            <w:rPr/>
          </w:rPrChange>
        </w:rPr>
        <w:t>Ar</w:t>
      </w:r>
      <w:ins w:id="8238" w:author="user pc" w:date="2022-03-26T18:12:00Z">
        <w:r w:rsidR="322EA670">
          <w:rPr>
            <w:rFonts w:ascii="Times New Roman" w:cs="Times New Roman" w:hAnsi="Times New Roman"/>
            <w:sz w:val="28"/>
            <w:szCs w:val="28"/>
          </w:rPr>
          <w:t xml:space="preserve"> </w:t>
        </w:r>
      </w:ins>
      <w:r w:rsidRPr="EE321A7B">
        <w:rPr>
          <w:rFonts w:ascii="Times New Roman" w:cs="Times New Roman"/>
          <w:sz w:val="28"/>
          <w:szCs w:val="28"/>
          <w:rPrChange w:id="8239" w:author="user pc" w:date="2022-03-15T10:14:00Z">
            <w:rPr/>
          </w:rPrChange>
        </w:rPr>
        <w:t>50%</w:t>
      </w:r>
      <w:ins w:id="8240" w:author="user pc" w:date="2022-03-26T18:12:00Z">
        <w:r w:rsidR="A762DD19">
          <w:rPr>
            <w:rFonts w:ascii="Times New Roman" w:cs="Times New Roman" w:hAnsi="Times New Roman"/>
            <w:sz w:val="28"/>
            <w:szCs w:val="28"/>
          </w:rPr>
          <w:t xml:space="preserve"> </w:t>
        </w:r>
      </w:ins>
      <w:r w:rsidRPr="6EE1F15F">
        <w:rPr>
          <w:rFonts w:ascii="Times New Roman" w:cs="Times New Roman"/>
          <w:sz w:val="28"/>
          <w:szCs w:val="28"/>
          <w:rPrChange w:id="8241" w:author="user pc" w:date="2022-03-15T10:14:00Z">
            <w:rPr/>
          </w:rPrChange>
        </w:rPr>
        <w:t>(0.50)(760)</w:t>
      </w:r>
      <w:ins w:id="8242" w:author="user pc" w:date="2022-03-26T18:12:00Z">
        <w:r w:rsidR="E8B4FBB6">
          <w:rPr>
            <w:rFonts w:ascii="Times New Roman" w:cs="Times New Roman" w:hAnsi="Times New Roman"/>
            <w:sz w:val="28"/>
            <w:szCs w:val="28"/>
          </w:rPr>
          <w:t xml:space="preserve"> </w:t>
        </w:r>
      </w:ins>
      <w:r w:rsidRPr="0F7474D0">
        <w:rPr>
          <w:rFonts w:ascii="Times New Roman" w:cs="Times New Roman"/>
          <w:sz w:val="28"/>
          <w:szCs w:val="28"/>
          <w:rPrChange w:id="8243" w:author="user pc" w:date="2022-03-15T10:14:00Z">
            <w:rPr/>
          </w:rPrChange>
        </w:rPr>
        <w:t>=</w:t>
      </w:r>
      <w:ins w:id="8244" w:author="user pc" w:date="2022-03-26T18:12:00Z">
        <w:r w:rsidR="586EBB43">
          <w:rPr>
            <w:rFonts w:ascii="Times New Roman" w:cs="Times New Roman" w:hAnsi="Times New Roman"/>
            <w:sz w:val="28"/>
            <w:szCs w:val="28"/>
          </w:rPr>
          <w:t xml:space="preserve"> </w:t>
        </w:r>
      </w:ins>
      <w:r w:rsidRPr="4D40F2BF">
        <w:rPr>
          <w:rFonts w:ascii="Times New Roman" w:cs="Times New Roman"/>
          <w:sz w:val="28"/>
          <w:szCs w:val="28"/>
          <w:rPrChange w:id="8245" w:author="user pc" w:date="2022-03-15T10:14:00Z">
            <w:rPr/>
          </w:rPrChange>
        </w:rPr>
        <w:t>380</w:t>
      </w:r>
      <w:r>
        <w:rPr>
          <w:rFonts w:ascii="Times New Roman" w:cs="Times New Roman" w:hAnsi="Times New Roman"/>
          <w:sz w:val="28"/>
          <w:szCs w:val="28"/>
        </w:rPr>
        <w:t xml:space="preserve"> </w:t>
      </w:r>
      <w:r w:rsidRPr="AFBEC57D">
        <w:rPr>
          <w:rFonts w:ascii="Times New Roman" w:cs="Times New Roman"/>
          <w:sz w:val="28"/>
          <w:szCs w:val="28"/>
          <w:rPrChange w:id="8246" w:author="user pc" w:date="2022-03-15T10:14:00Z">
            <w:rPr/>
          </w:rPrChange>
        </w:rPr>
        <w:t>torr</w:t>
      </w:r>
    </w:p>
    <w:p>
      <w:pPr>
        <w:pStyle w:val="style0"/>
        <w:rPr>
          <w:rFonts w:ascii="Times New Roman" w:cs="Times New Roman"/>
          <w:sz w:val="28"/>
          <w:szCs w:val="28"/>
          <w:rPrChange w:id="8247" w:author="user pc" w:date="2022-03-15T10:14:00Z">
            <w:rPr/>
          </w:rPrChange>
        </w:rPr>
      </w:pPr>
      <w:r w:rsidRPr="8F3B8ADA">
        <w:rPr>
          <w:rFonts w:ascii="Times New Roman" w:cs="Times New Roman"/>
          <w:sz w:val="28"/>
          <w:szCs w:val="28"/>
          <w:rPrChange w:id="8248" w:author="user pc" w:date="2022-03-15T10:14:00Z">
            <w:rPr/>
          </w:rPrChange>
        </w:rPr>
        <w:t>Check</w:t>
      </w:r>
      <w:ins w:id="8249" w:author="user pc" w:date="2022-03-26T18:12:00Z">
        <w:r w:rsidR="E42414F7">
          <w:rPr>
            <w:rFonts w:ascii="Times New Roman" w:cs="Times New Roman" w:hAnsi="Times New Roman"/>
            <w:sz w:val="28"/>
            <w:szCs w:val="28"/>
          </w:rPr>
          <w:t xml:space="preserve"> </w:t>
        </w:r>
      </w:ins>
      <w:r w:rsidRPr="3A44B158">
        <w:rPr>
          <w:rFonts w:ascii="Times New Roman" w:cs="Times New Roman"/>
          <w:sz w:val="28"/>
          <w:szCs w:val="28"/>
          <w:rPrChange w:id="8250" w:author="user pc" w:date="2022-03-15T10:14:00Z">
            <w:rPr/>
          </w:rPrChange>
        </w:rPr>
        <w:t>your</w:t>
      </w:r>
      <w:ins w:id="8251" w:author="user pc" w:date="2022-03-26T18:12:00Z">
        <w:r w:rsidR="6D399B20">
          <w:rPr>
            <w:rFonts w:ascii="Times New Roman" w:cs="Times New Roman" w:hAnsi="Times New Roman"/>
            <w:sz w:val="28"/>
            <w:szCs w:val="28"/>
          </w:rPr>
          <w:t xml:space="preserve"> </w:t>
        </w:r>
      </w:ins>
      <w:r w:rsidRPr="7F09AE50">
        <w:rPr>
          <w:rFonts w:ascii="Times New Roman" w:cs="Times New Roman"/>
          <w:sz w:val="28"/>
          <w:szCs w:val="28"/>
          <w:rPrChange w:id="8252" w:author="user pc" w:date="2022-03-15T10:14:00Z">
            <w:rPr/>
          </w:rPrChange>
        </w:rPr>
        <w:t>work.</w:t>
      </w:r>
      <w:ins w:id="8253" w:author="user pc" w:date="2022-03-26T18:12:00Z">
        <w:r w:rsidR="E7A75225">
          <w:rPr>
            <w:rFonts w:ascii="Times New Roman" w:cs="Times New Roman" w:hAnsi="Times New Roman"/>
            <w:sz w:val="28"/>
            <w:szCs w:val="28"/>
          </w:rPr>
          <w:t xml:space="preserve"> </w:t>
        </w:r>
      </w:ins>
      <w:r w:rsidRPr="365D0DB1">
        <w:rPr>
          <w:rFonts w:ascii="Times New Roman" w:cs="Times New Roman"/>
          <w:sz w:val="28"/>
          <w:szCs w:val="28"/>
          <w:rPrChange w:id="8254" w:author="user pc" w:date="2022-03-15T10:14:00Z">
            <w:rPr/>
          </w:rPrChange>
        </w:rPr>
        <w:t>Does</w:t>
      </w:r>
      <w:ins w:id="8255" w:author="user pc" w:date="2022-03-26T18:13:00Z">
        <w:r w:rsidR="FF0E4701">
          <w:rPr>
            <w:rFonts w:ascii="Times New Roman" w:cs="Times New Roman" w:hAnsi="Times New Roman"/>
            <w:sz w:val="28"/>
            <w:szCs w:val="28"/>
          </w:rPr>
          <w:t xml:space="preserve"> </w:t>
        </w:r>
      </w:ins>
      <w:r w:rsidRPr="E0A0F349">
        <w:rPr>
          <w:rFonts w:ascii="Times New Roman" w:cs="Times New Roman"/>
          <w:sz w:val="28"/>
          <w:szCs w:val="28"/>
          <w:rPrChange w:id="8256" w:author="user pc" w:date="2022-03-15T10:14:00Z">
            <w:rPr/>
          </w:rPrChange>
        </w:rPr>
        <w:t>the</w:t>
      </w:r>
      <w:ins w:id="8257" w:author="user pc" w:date="2022-03-26T18:13:00Z">
        <w:r w:rsidR="36B16E4E">
          <w:rPr>
            <w:rFonts w:ascii="Times New Roman" w:cs="Times New Roman" w:hAnsi="Times New Roman"/>
            <w:sz w:val="28"/>
            <w:szCs w:val="28"/>
          </w:rPr>
          <w:t xml:space="preserve"> </w:t>
        </w:r>
      </w:ins>
      <w:r w:rsidRPr="E8B1170D">
        <w:rPr>
          <w:rFonts w:ascii="Times New Roman" w:cs="Times New Roman"/>
          <w:sz w:val="28"/>
          <w:szCs w:val="28"/>
          <w:rPrChange w:id="8258" w:author="user pc" w:date="2022-03-15T10:14:00Z">
            <w:rPr/>
          </w:rPrChange>
        </w:rPr>
        <w:t>sum</w:t>
      </w:r>
      <w:ins w:id="8259" w:author="user pc" w:date="2022-03-26T18:13:00Z">
        <w:r w:rsidR="D1BF3534">
          <w:rPr>
            <w:rFonts w:ascii="Times New Roman" w:cs="Times New Roman" w:hAnsi="Times New Roman"/>
            <w:sz w:val="28"/>
            <w:szCs w:val="28"/>
          </w:rPr>
          <w:t xml:space="preserve"> </w:t>
        </w:r>
      </w:ins>
      <w:r w:rsidRPr="13F1EB7D">
        <w:rPr>
          <w:rFonts w:ascii="Times New Roman" w:cs="Times New Roman"/>
          <w:sz w:val="28"/>
          <w:szCs w:val="28"/>
          <w:rPrChange w:id="8260" w:author="user pc" w:date="2022-03-15T10:14:00Z">
            <w:rPr/>
          </w:rPrChange>
        </w:rPr>
        <w:t>of</w:t>
      </w:r>
      <w:ins w:id="8261" w:author="user pc" w:date="2022-03-26T18:13:00Z">
        <w:r w:rsidR="CCB3A872">
          <w:rPr>
            <w:rFonts w:ascii="Times New Roman" w:cs="Times New Roman" w:hAnsi="Times New Roman"/>
            <w:sz w:val="28"/>
            <w:szCs w:val="28"/>
          </w:rPr>
          <w:t xml:space="preserve"> </w:t>
        </w:r>
      </w:ins>
      <w:r w:rsidRPr="EAA35593">
        <w:rPr>
          <w:rFonts w:ascii="Times New Roman" w:cs="Times New Roman"/>
          <w:sz w:val="28"/>
          <w:szCs w:val="28"/>
          <w:rPrChange w:id="8262" w:author="user pc" w:date="2022-03-15T10:14:00Z">
            <w:rPr/>
          </w:rPrChange>
        </w:rPr>
        <w:t>the</w:t>
      </w:r>
      <w:ins w:id="8263" w:author="user pc" w:date="2022-03-26T18:13:00Z">
        <w:r w:rsidR="388CA8B7">
          <w:rPr>
            <w:rFonts w:ascii="Times New Roman" w:cs="Times New Roman" w:hAnsi="Times New Roman"/>
            <w:sz w:val="28"/>
            <w:szCs w:val="28"/>
          </w:rPr>
          <w:t xml:space="preserve"> </w:t>
        </w:r>
      </w:ins>
      <w:r w:rsidRPr="7EF96FE2">
        <w:rPr>
          <w:rFonts w:ascii="Times New Roman" w:cs="Times New Roman"/>
          <w:sz w:val="28"/>
          <w:szCs w:val="28"/>
          <w:rPrChange w:id="8264" w:author="user pc" w:date="2022-03-15T10:14:00Z">
            <w:rPr/>
          </w:rPrChange>
        </w:rPr>
        <w:t>partial</w:t>
      </w:r>
      <w:ins w:id="8265" w:author="user pc" w:date="2022-03-26T18:13:00Z">
        <w:r w:rsidR="AD8AE8DB">
          <w:rPr>
            <w:rFonts w:ascii="Times New Roman" w:cs="Times New Roman" w:hAnsi="Times New Roman"/>
            <w:sz w:val="28"/>
            <w:szCs w:val="28"/>
          </w:rPr>
          <w:t xml:space="preserve"> </w:t>
        </w:r>
      </w:ins>
      <w:r w:rsidRPr="763FCECE">
        <w:rPr>
          <w:rFonts w:ascii="Times New Roman" w:cs="Times New Roman"/>
          <w:sz w:val="28"/>
          <w:szCs w:val="28"/>
          <w:rPrChange w:id="8266" w:author="user pc" w:date="2022-03-15T10:14:00Z">
            <w:rPr/>
          </w:rPrChange>
        </w:rPr>
        <w:t>pressures</w:t>
      </w:r>
      <w:ins w:id="8267" w:author="user pc" w:date="2022-03-26T18:13:00Z">
        <w:r w:rsidR="FD7459B7">
          <w:rPr>
            <w:rFonts w:ascii="Times New Roman" w:cs="Times New Roman" w:hAnsi="Times New Roman"/>
            <w:sz w:val="28"/>
            <w:szCs w:val="28"/>
          </w:rPr>
          <w:t xml:space="preserve"> </w:t>
        </w:r>
      </w:ins>
      <w:r w:rsidRPr="8EB6B209">
        <w:rPr>
          <w:rFonts w:ascii="Times New Roman" w:cs="Times New Roman"/>
          <w:sz w:val="28"/>
          <w:szCs w:val="28"/>
          <w:rPrChange w:id="8268" w:author="user pc" w:date="2022-03-15T10:14:00Z">
            <w:rPr/>
          </w:rPrChange>
        </w:rPr>
        <w:t>equal</w:t>
      </w:r>
      <w:ins w:id="8269" w:author="user pc" w:date="2022-03-26T18:14:00Z">
        <w:r w:rsidR="221500B5">
          <w:rPr>
            <w:rFonts w:ascii="Times New Roman" w:cs="Times New Roman" w:hAnsi="Times New Roman"/>
            <w:sz w:val="28"/>
            <w:szCs w:val="28"/>
          </w:rPr>
          <w:t xml:space="preserve"> </w:t>
        </w:r>
      </w:ins>
      <w:r w:rsidRPr="3D570FB1">
        <w:rPr>
          <w:rFonts w:ascii="Times New Roman" w:cs="Times New Roman"/>
          <w:sz w:val="28"/>
          <w:szCs w:val="28"/>
          <w:rPrChange w:id="8270" w:author="user pc" w:date="2022-03-15T10:14:00Z">
            <w:rPr/>
          </w:rPrChange>
        </w:rPr>
        <w:t>the</w:t>
      </w:r>
      <w:ins w:id="8271" w:author="user pc" w:date="2022-03-26T18:14:00Z">
        <w:r w:rsidR="F6645146">
          <w:rPr>
            <w:rFonts w:ascii="Times New Roman" w:cs="Times New Roman" w:hAnsi="Times New Roman"/>
            <w:sz w:val="28"/>
            <w:szCs w:val="28"/>
          </w:rPr>
          <w:t xml:space="preserve"> </w:t>
        </w:r>
      </w:ins>
      <w:r w:rsidRPr="91267FC8">
        <w:rPr>
          <w:rFonts w:ascii="Times New Roman" w:cs="Times New Roman"/>
          <w:sz w:val="28"/>
          <w:szCs w:val="28"/>
          <w:rPrChange w:id="8272" w:author="user pc" w:date="2022-03-15T10:14:00Z">
            <w:rPr/>
          </w:rPrChange>
        </w:rPr>
        <w:t>total</w:t>
      </w:r>
      <w:ins w:id="8273" w:author="user pc" w:date="2022-03-26T18:14:00Z">
        <w:r w:rsidR="DA21CEE3">
          <w:rPr>
            <w:rFonts w:ascii="Times New Roman" w:cs="Times New Roman" w:hAnsi="Times New Roman"/>
            <w:sz w:val="28"/>
            <w:szCs w:val="28"/>
          </w:rPr>
          <w:t xml:space="preserve"> </w:t>
        </w:r>
      </w:ins>
      <w:r w:rsidRPr="4FB152DB">
        <w:rPr>
          <w:rFonts w:ascii="Times New Roman" w:cs="Times New Roman"/>
          <w:sz w:val="28"/>
          <w:szCs w:val="28"/>
          <w:rPrChange w:id="8274" w:author="user pc" w:date="2022-03-15T10:14:00Z">
            <w:rPr/>
          </w:rPrChange>
        </w:rPr>
        <w:t>pressure</w:t>
      </w:r>
      <w:ins w:id="8275" w:author="user pc" w:date="2022-03-26T18:14:00Z">
        <w:r w:rsidR="3C134C4A">
          <w:rPr>
            <w:rFonts w:ascii="Times New Roman" w:cs="Times New Roman" w:hAnsi="Times New Roman"/>
            <w:sz w:val="28"/>
            <w:szCs w:val="28"/>
          </w:rPr>
          <w:t xml:space="preserve"> </w:t>
        </w:r>
      </w:ins>
      <w:r w:rsidRPr="493C9D18">
        <w:rPr>
          <w:rFonts w:ascii="Times New Roman" w:cs="Times New Roman"/>
          <w:sz w:val="28"/>
          <w:szCs w:val="28"/>
          <w:rPrChange w:id="8276" w:author="user pc" w:date="2022-03-15T10:14:00Z">
            <w:rPr/>
          </w:rPrChange>
        </w:rPr>
        <w:t>of</w:t>
      </w:r>
      <w:ins w:id="8277" w:author="user pc" w:date="2022-03-26T18:14:00Z">
        <w:r w:rsidR="8A915E0F">
          <w:rPr>
            <w:rFonts w:ascii="Times New Roman" w:cs="Times New Roman" w:hAnsi="Times New Roman"/>
            <w:sz w:val="28"/>
            <w:szCs w:val="28"/>
          </w:rPr>
          <w:t xml:space="preserve"> </w:t>
        </w:r>
      </w:ins>
      <w:r w:rsidRPr="8F57471D">
        <w:rPr>
          <w:rFonts w:ascii="Times New Roman" w:cs="Times New Roman"/>
          <w:sz w:val="28"/>
          <w:szCs w:val="28"/>
          <w:rPrChange w:id="8278" w:author="user pc" w:date="2022-03-15T10:14:00Z">
            <w:rPr/>
          </w:rPrChange>
        </w:rPr>
        <w:t>760</w:t>
      </w:r>
      <w:r>
        <w:rPr>
          <w:rFonts w:ascii="Times New Roman" w:cs="Times New Roman" w:hAnsi="Times New Roman"/>
          <w:sz w:val="28"/>
          <w:szCs w:val="28"/>
        </w:rPr>
        <w:t xml:space="preserve"> </w:t>
      </w:r>
      <w:r w:rsidRPr="8907D9B9">
        <w:rPr>
          <w:rFonts w:ascii="Times New Roman" w:cs="Times New Roman"/>
          <w:sz w:val="28"/>
          <w:szCs w:val="28"/>
          <w:rPrChange w:id="8279" w:author="user pc" w:date="2022-03-15T10:14:00Z">
            <w:rPr/>
          </w:rPrChange>
        </w:rPr>
        <w:t>torr?</w:t>
      </w:r>
    </w:p>
    <w:p>
      <w:pPr>
        <w:pStyle w:val="style0"/>
        <w:rPr>
          <w:rFonts w:ascii="Times New Roman" w:cs="Times New Roman"/>
          <w:sz w:val="28"/>
          <w:szCs w:val="28"/>
          <w:rPrChange w:id="8280" w:author="user pc" w:date="2022-03-15T10:14:00Z">
            <w:rPr/>
          </w:rPrChange>
        </w:rPr>
      </w:pPr>
    </w:p>
    <w:p>
      <w:pPr>
        <w:pStyle w:val="style0"/>
        <w:rPr>
          <w:rFonts w:ascii="Times New Roman" w:cs="Times New Roman"/>
          <w:b/>
          <w:sz w:val="28"/>
          <w:szCs w:val="28"/>
          <w:rPrChange w:id="8281" w:author="user pc" w:date="2022-03-15T10:14:00Z">
            <w:rPr>
              <w:b/>
            </w:rPr>
          </w:rPrChange>
        </w:rPr>
      </w:pPr>
      <w:r w:rsidRPr="E5C23A38">
        <w:rPr>
          <w:rFonts w:ascii="Times New Roman" w:cs="Times New Roman"/>
          <w:b/>
          <w:sz w:val="28"/>
          <w:szCs w:val="28"/>
          <w:rPrChange w:id="8282" w:author="user pc" w:date="2022-03-15T10:14:00Z">
            <w:rPr>
              <w:b/>
            </w:rPr>
          </w:rPrChange>
        </w:rPr>
        <w:t>Example</w:t>
      </w:r>
      <w:ins w:id="8283" w:author="user pc" w:date="2022-03-26T18:14:00Z">
        <w:r w:rsidR="8A36A802">
          <w:rPr>
            <w:rFonts w:ascii="Times New Roman" w:cs="Times New Roman" w:hAnsi="Times New Roman"/>
            <w:b/>
            <w:sz w:val="28"/>
            <w:szCs w:val="28"/>
          </w:rPr>
          <w:t xml:space="preserve"> </w:t>
        </w:r>
      </w:ins>
      <w:r w:rsidRPr="B26FBC34">
        <w:rPr>
          <w:rFonts w:ascii="Times New Roman" w:cs="Times New Roman"/>
          <w:b/>
          <w:sz w:val="28"/>
          <w:szCs w:val="28"/>
          <w:rPrChange w:id="8284" w:author="user pc" w:date="2022-03-15T10:14:00Z">
            <w:rPr>
              <w:b/>
            </w:rPr>
          </w:rPrChange>
        </w:rPr>
        <w:t>6:</w:t>
      </w:r>
      <w:r w:rsidRPr="53DD2A37">
        <w:rPr>
          <w:rFonts w:ascii="Times New Roman" w:cs="Times New Roman"/>
          <w:sz w:val="28"/>
          <w:szCs w:val="28"/>
          <w:rPrChange w:id="8285" w:author="user pc" w:date="2022-03-15T10:14:00Z">
            <w:rPr/>
          </w:rPrChange>
        </w:rPr>
        <w:t xml:space="preserve"> Calculate the mole fraction of benzene in solution containing 30% by mass in CCl</w:t>
      </w:r>
      <w:r w:rsidRPr="219DABEA">
        <w:rPr>
          <w:rFonts w:ascii="Times New Roman" w:cs="Times New Roman"/>
          <w:sz w:val="28"/>
          <w:szCs w:val="28"/>
          <w:vertAlign w:val="subscript"/>
          <w:rPrChange w:id="8286" w:author="user pc" w:date="2022-03-15T10:14:00Z">
            <w:rPr>
              <w:vertAlign w:val="subscript"/>
            </w:rPr>
          </w:rPrChange>
        </w:rPr>
        <w:t>4</w:t>
      </w:r>
      <w:r w:rsidRPr="3433B5CE">
        <w:rPr>
          <w:rFonts w:ascii="Times New Roman" w:cs="Times New Roman"/>
          <w:sz w:val="28"/>
          <w:szCs w:val="28"/>
          <w:rPrChange w:id="8287" w:author="user pc" w:date="2022-03-15T10:14:00Z">
            <w:rPr/>
          </w:rPrChange>
        </w:rPr>
        <w:t>.</w:t>
      </w:r>
    </w:p>
    <w:p>
      <w:pPr>
        <w:pStyle w:val="style0"/>
        <w:rPr>
          <w:rFonts w:ascii="Times New Roman" w:cs="Times New Roman"/>
          <w:b/>
          <w:sz w:val="28"/>
          <w:szCs w:val="28"/>
          <w:rPrChange w:id="8288" w:author="user pc" w:date="2022-03-15T10:14:00Z">
            <w:rPr>
              <w:b/>
            </w:rPr>
          </w:rPrChange>
        </w:rPr>
      </w:pPr>
      <w:r w:rsidRPr="E9BA57AA">
        <w:rPr>
          <w:rFonts w:ascii="Times New Roman" w:cs="Times New Roman"/>
          <w:b/>
          <w:sz w:val="28"/>
          <w:szCs w:val="28"/>
          <w:rPrChange w:id="8289" w:author="user pc" w:date="2022-03-15T10:14:00Z">
            <w:rPr>
              <w:b/>
            </w:rPr>
          </w:rPrChange>
        </w:rPr>
        <w:t>Solution</w:t>
      </w:r>
    </w:p>
    <w:p>
      <w:pPr>
        <w:pStyle w:val="style0"/>
        <w:rPr>
          <w:rFonts w:ascii="Times New Roman" w:cs="Times New Roman"/>
          <w:sz w:val="28"/>
          <w:szCs w:val="28"/>
          <w:rPrChange w:id="8290" w:author="user pc" w:date="2022-03-15T10:14:00Z">
            <w:rPr/>
          </w:rPrChange>
        </w:rPr>
      </w:pPr>
      <w:r w:rsidRPr="B77959E8">
        <w:rPr>
          <w:rFonts w:ascii="Times New Roman" w:cs="Times New Roman"/>
          <w:sz w:val="28"/>
          <w:szCs w:val="28"/>
          <w:rPrChange w:id="8291" w:author="user pc" w:date="2022-03-15T10:14:00Z">
            <w:rPr/>
          </w:rPrChange>
        </w:rPr>
        <w:t>Concentration 30% by mass shows that 30g C</w:t>
      </w:r>
      <w:r w:rsidRPr="7EF03BC7">
        <w:rPr>
          <w:rFonts w:ascii="Times New Roman" w:cs="Times New Roman"/>
          <w:sz w:val="28"/>
          <w:szCs w:val="28"/>
          <w:vertAlign w:val="subscript"/>
          <w:rPrChange w:id="8292" w:author="user pc" w:date="2022-03-15T10:14:00Z">
            <w:rPr>
              <w:vertAlign w:val="subscript"/>
            </w:rPr>
          </w:rPrChange>
        </w:rPr>
        <w:t>6</w:t>
      </w:r>
      <w:r w:rsidRPr="A581F3F4">
        <w:rPr>
          <w:rFonts w:ascii="Times New Roman" w:cs="Times New Roman"/>
          <w:sz w:val="28"/>
          <w:szCs w:val="28"/>
          <w:rPrChange w:id="8293" w:author="user pc" w:date="2022-03-15T10:14:00Z">
            <w:rPr/>
          </w:rPrChange>
        </w:rPr>
        <w:t>H</w:t>
      </w:r>
      <w:r w:rsidRPr="FAA4AFB4">
        <w:rPr>
          <w:rFonts w:ascii="Times New Roman" w:cs="Times New Roman"/>
          <w:sz w:val="28"/>
          <w:szCs w:val="28"/>
          <w:vertAlign w:val="subscript"/>
          <w:rPrChange w:id="8294" w:author="user pc" w:date="2022-03-15T10:14:00Z">
            <w:rPr>
              <w:vertAlign w:val="subscript"/>
            </w:rPr>
          </w:rPrChange>
        </w:rPr>
        <w:t>6</w:t>
      </w:r>
      <w:r w:rsidRPr="DF035678">
        <w:rPr>
          <w:rFonts w:ascii="Times New Roman" w:cs="Times New Roman"/>
          <w:sz w:val="28"/>
          <w:szCs w:val="28"/>
          <w:rPrChange w:id="8295" w:author="user pc" w:date="2022-03-15T10:14:00Z">
            <w:rPr/>
          </w:rPrChange>
        </w:rPr>
        <w:t xml:space="preserve"> is dissolved in 100g of solution or 70g CCl</w:t>
      </w:r>
      <w:r w:rsidRPr="E16519B9">
        <w:rPr>
          <w:rFonts w:ascii="Times New Roman" w:cs="Times New Roman"/>
          <w:sz w:val="28"/>
          <w:szCs w:val="28"/>
          <w:vertAlign w:val="subscript"/>
          <w:rPrChange w:id="8296" w:author="user pc" w:date="2022-03-15T10:14:00Z">
            <w:rPr>
              <w:vertAlign w:val="subscript"/>
            </w:rPr>
          </w:rPrChange>
        </w:rPr>
        <w:t>4</w:t>
      </w:r>
      <w:r w:rsidRPr="31AFB39C">
        <w:rPr>
          <w:rFonts w:ascii="Times New Roman" w:cs="Times New Roman"/>
          <w:sz w:val="28"/>
          <w:szCs w:val="28"/>
          <w:rPrChange w:id="8297" w:author="user pc" w:date="2022-03-15T10:14:00Z">
            <w:rPr/>
          </w:rPrChange>
        </w:rPr>
        <w:t>. So calculate the moles of each by dividing their masses with their molecular masses.</w:t>
      </w:r>
      <w:ins w:id="8298" w:author="user pc" w:date="2022-03-26T18:14:00Z">
        <w:r w:rsidR="858729C0">
          <w:rPr>
            <w:rFonts w:ascii="Times New Roman" w:cs="Times New Roman" w:hAnsi="Times New Roman"/>
            <w:sz w:val="28"/>
            <w:szCs w:val="28"/>
          </w:rPr>
          <w:t xml:space="preserve"> </w:t>
        </w:r>
      </w:ins>
      <w:r w:rsidRPr="5DAB6B77">
        <w:rPr>
          <w:rFonts w:ascii="Times New Roman" w:cs="Times New Roman"/>
          <w:sz w:val="28"/>
          <w:szCs w:val="28"/>
          <w:rPrChange w:id="8299" w:author="user pc" w:date="2022-03-15T10:14:00Z">
            <w:rPr/>
          </w:rPrChange>
        </w:rPr>
        <w:t>Then</w:t>
      </w:r>
      <w:ins w:id="8300" w:author="user pc" w:date="2022-03-26T18:14:00Z">
        <w:r w:rsidR="067B9DA1">
          <w:rPr>
            <w:rFonts w:ascii="Times New Roman" w:cs="Times New Roman" w:hAnsi="Times New Roman"/>
            <w:sz w:val="28"/>
            <w:szCs w:val="28"/>
          </w:rPr>
          <w:t xml:space="preserve"> </w:t>
        </w:r>
      </w:ins>
      <w:r w:rsidRPr="E56E7DA6">
        <w:rPr>
          <w:rFonts w:ascii="Times New Roman" w:cs="Times New Roman"/>
          <w:sz w:val="28"/>
          <w:szCs w:val="28"/>
          <w:rPrChange w:id="8301" w:author="user pc" w:date="2022-03-15T10:14:00Z">
            <w:rPr/>
          </w:rPrChange>
        </w:rPr>
        <w:t>calculate</w:t>
      </w:r>
      <w:ins w:id="8302" w:author="user pc" w:date="2022-03-26T18:14:00Z">
        <w:r w:rsidR="82C4B215">
          <w:rPr>
            <w:rFonts w:ascii="Times New Roman" w:cs="Times New Roman" w:hAnsi="Times New Roman"/>
            <w:sz w:val="28"/>
            <w:szCs w:val="28"/>
          </w:rPr>
          <w:t xml:space="preserve"> </w:t>
        </w:r>
      </w:ins>
      <w:r w:rsidRPr="63981C5E">
        <w:rPr>
          <w:rFonts w:ascii="Times New Roman" w:cs="Times New Roman"/>
          <w:sz w:val="28"/>
          <w:szCs w:val="28"/>
          <w:rPrChange w:id="8303" w:author="user pc" w:date="2022-03-15T10:14:00Z">
            <w:rPr/>
          </w:rPrChange>
        </w:rPr>
        <w:t>the</w:t>
      </w:r>
      <w:ins w:id="8304" w:author="user pc" w:date="2022-03-26T18:14:00Z">
        <w:r w:rsidR="29EFF078">
          <w:rPr>
            <w:rFonts w:ascii="Times New Roman" w:cs="Times New Roman" w:hAnsi="Times New Roman"/>
            <w:sz w:val="28"/>
            <w:szCs w:val="28"/>
          </w:rPr>
          <w:t xml:space="preserve"> </w:t>
        </w:r>
      </w:ins>
      <w:r w:rsidRPr="16408A70">
        <w:rPr>
          <w:rFonts w:ascii="Times New Roman" w:cs="Times New Roman"/>
          <w:sz w:val="28"/>
          <w:szCs w:val="28"/>
          <w:rPrChange w:id="8305" w:author="user pc" w:date="2022-03-15T10:14:00Z">
            <w:rPr/>
          </w:rPrChange>
        </w:rPr>
        <w:t>moles</w:t>
      </w:r>
      <w:ins w:id="8306" w:author="user pc" w:date="2022-03-26T18:14:00Z">
        <w:r w:rsidR="13F13845">
          <w:rPr>
            <w:rFonts w:ascii="Times New Roman" w:cs="Times New Roman" w:hAnsi="Times New Roman"/>
            <w:sz w:val="28"/>
            <w:szCs w:val="28"/>
          </w:rPr>
          <w:t xml:space="preserve"> </w:t>
        </w:r>
      </w:ins>
      <w:r w:rsidRPr="4CE59D20">
        <w:rPr>
          <w:rFonts w:ascii="Times New Roman" w:cs="Times New Roman"/>
          <w:sz w:val="28"/>
          <w:szCs w:val="28"/>
          <w:rPrChange w:id="8307" w:author="user pc" w:date="2022-03-15T10:14:00Z">
            <w:rPr/>
          </w:rPrChange>
        </w:rPr>
        <w:t>fraction</w:t>
      </w:r>
      <w:ins w:id="8308" w:author="user pc" w:date="2022-03-26T18:15:00Z">
        <w:r w:rsidR="53148178">
          <w:rPr>
            <w:rFonts w:ascii="Times New Roman" w:cs="Times New Roman" w:hAnsi="Times New Roman"/>
            <w:sz w:val="28"/>
            <w:szCs w:val="28"/>
          </w:rPr>
          <w:t xml:space="preserve"> </w:t>
        </w:r>
      </w:ins>
      <w:r w:rsidRPr="C00A1BBE">
        <w:rPr>
          <w:rFonts w:ascii="Times New Roman" w:cs="Times New Roman"/>
          <w:sz w:val="28"/>
          <w:szCs w:val="28"/>
          <w:rPrChange w:id="8309" w:author="user pc" w:date="2022-03-15T10:14:00Z">
            <w:rPr/>
          </w:rPrChange>
        </w:rPr>
        <w:t>by</w:t>
      </w:r>
      <w:ins w:id="8310" w:author="user pc" w:date="2022-03-26T18:15:00Z">
        <w:r w:rsidR="795A3D31">
          <w:rPr>
            <w:rFonts w:ascii="Times New Roman" w:cs="Times New Roman" w:hAnsi="Times New Roman"/>
            <w:sz w:val="28"/>
            <w:szCs w:val="28"/>
          </w:rPr>
          <w:t xml:space="preserve"> </w:t>
        </w:r>
      </w:ins>
      <w:r w:rsidRPr="10BC1A5A">
        <w:rPr>
          <w:rFonts w:ascii="Times New Roman" w:cs="Times New Roman"/>
          <w:sz w:val="28"/>
          <w:szCs w:val="28"/>
          <w:rPrChange w:id="8311" w:author="user pc" w:date="2022-03-15T10:14:00Z">
            <w:rPr/>
          </w:rPrChange>
        </w:rPr>
        <w:t>using</w:t>
      </w:r>
      <w:ins w:id="8312" w:author="user pc" w:date="2022-03-26T18:15:00Z">
        <w:r w:rsidR="4E1D7C4A">
          <w:rPr>
            <w:rFonts w:ascii="Times New Roman" w:cs="Times New Roman" w:hAnsi="Times New Roman"/>
            <w:sz w:val="28"/>
            <w:szCs w:val="28"/>
          </w:rPr>
          <w:t xml:space="preserve"> </w:t>
        </w:r>
      </w:ins>
      <w:r w:rsidRPr="97872213">
        <w:rPr>
          <w:rFonts w:ascii="Times New Roman" w:cs="Times New Roman"/>
          <w:sz w:val="28"/>
          <w:szCs w:val="28"/>
          <w:rPrChange w:id="8313" w:author="user pc" w:date="2022-03-15T10:14:00Z">
            <w:rPr/>
          </w:rPrChange>
        </w:rPr>
        <w:t>the</w:t>
      </w:r>
      <w:ins w:id="8314" w:author="user pc" w:date="2022-03-26T18:15:00Z">
        <w:r w:rsidR="E217AFCE">
          <w:rPr>
            <w:rFonts w:ascii="Times New Roman" w:cs="Times New Roman" w:hAnsi="Times New Roman"/>
            <w:sz w:val="28"/>
            <w:szCs w:val="28"/>
          </w:rPr>
          <w:t xml:space="preserve"> </w:t>
        </w:r>
      </w:ins>
      <w:r w:rsidRPr="7B85D0C9">
        <w:rPr>
          <w:rFonts w:ascii="Times New Roman" w:cs="Times New Roman"/>
          <w:sz w:val="28"/>
          <w:szCs w:val="28"/>
          <w:rPrChange w:id="8315" w:author="user pc" w:date="2022-03-15T10:14:00Z">
            <w:rPr/>
          </w:rPrChange>
        </w:rPr>
        <w:t>formula:</w:t>
      </w:r>
    </w:p>
    <w:p>
      <w:pPr>
        <w:pStyle w:val="style0"/>
        <w:rPr>
          <w:ins w:id="8316" w:author="user pc" w:date="2022-03-26T18:15:00Z"/>
          <w:rFonts w:ascii="Times New Roman" w:cs="Times New Roman" w:hAnsi="Times New Roman"/>
          <w:sz w:val="28"/>
          <w:szCs w:val="28"/>
        </w:rPr>
      </w:pPr>
      <m:oMathPara>
        <m:oMathParaPr>
          <m:jc m:val="left"/>
        </m:oMathParaPr>
        <m:oMath>
          <w:ins w:id="8317" w:author="user pc" w:date="2022-03-26T18:16:00Z">
            <m:r w:rsidR="62E56342">
              <w:rPr>
                <w:rFonts w:ascii="Cambria Math" w:cs="Times New Roman" w:hAnsi="Cambria Math"/>
                <w:sz w:val="28"/>
                <w:szCs w:val="28"/>
              </w:rPr>
              <m:t>Mole fraction of a component=</m:t>
            </m:r>
          </w:ins>
          <m:f>
            <m:fPr>
              <m:ctrlPr>
                <w:ins w:id="8318" w:author="user pc" w:date="2022-03-26T18:16:00Z">
                  <w:rPr>
                    <w:rFonts w:ascii="Cambria Math" w:cs="Times New Roman" w:hAnsi="Cambria Math"/>
                    <w:i/>
                    <w:sz w:val="28"/>
                    <w:szCs w:val="28"/>
                  </w:rPr>
                </w:ins>
              </m:ctrlPr>
            </m:fPr>
            <m:num>
              <w:ins w:id="8319" w:author="user pc" w:date="2022-03-26T18:16:00Z">
                <m:r w:rsidR="132AA7FC">
                  <w:rPr>
                    <w:rFonts w:ascii="Cambria Math" w:cs="Times New Roman" w:hAnsi="Cambria Math"/>
                    <w:sz w:val="28"/>
                    <w:szCs w:val="28"/>
                  </w:rPr>
                  <m:t xml:space="preserve">Moles of component </m:t>
                </m:r>
              </w:ins>
            </m:num>
            <m:den>
              <w:ins w:id="8320" w:author="user pc" w:date="2022-03-26T18:16:00Z">
                <m:r w:rsidR="3097A8AB">
                  <w:rPr>
                    <w:rFonts w:ascii="Cambria Math" w:cs="Times New Roman" w:hAnsi="Cambria Math"/>
                    <w:sz w:val="28"/>
                    <w:szCs w:val="28"/>
                  </w:rPr>
                  <m:t>Total m</m:t>
                </m:r>
              </w:ins>
              <w:ins w:id="8321" w:author="user pc" w:date="2022-03-26T18:17:00Z">
                <m:r w:rsidR="7DC1F643">
                  <w:rPr>
                    <w:rFonts w:ascii="Cambria Math" w:cs="Times New Roman" w:hAnsi="Cambria Math"/>
                    <w:sz w:val="28"/>
                    <w:szCs w:val="28"/>
                  </w:rPr>
                  <m:t>oles of components</m:t>
                </m:r>
              </w:ins>
            </m:den>
          </m:f>
        </m:oMath>
      </m:oMathPara>
    </w:p>
    <w:p>
      <w:pPr>
        <w:pStyle w:val="style0"/>
        <w:rPr>
          <w:ins w:id="8322" w:author="user pc" w:date="2022-03-26T18:18:00Z"/>
          <w:rFonts w:ascii="Times New Roman" w:cs="Times New Roman" w:hAnsi="Times New Roman"/>
          <w:sz w:val="28"/>
          <w:szCs w:val="28"/>
        </w:rPr>
      </w:pPr>
      <m:oMathPara>
        <m:oMathParaPr>
          <m:jc m:val="left"/>
        </m:oMathParaPr>
        <m:oMath>
          <m:sSub>
            <m:sSubPr>
              <m:ctrlPr>
                <w:ins w:id="8323" w:author="user pc" w:date="2022-03-26T18:18:00Z">
                  <w:rPr>
                    <w:rFonts w:ascii="Cambria Math" w:cs="Times New Roman" w:hAnsi="Cambria Math"/>
                    <w:i/>
                    <w:sz w:val="28"/>
                    <w:szCs w:val="28"/>
                  </w:rPr>
                </w:ins>
              </m:ctrlPr>
            </m:sSubPr>
            <m:e>
              <w:ins w:id="8324" w:author="user pc" w:date="2022-03-26T18:18:00Z">
                <m:r w:rsidR="9647865F">
                  <w:rPr>
                    <w:rFonts w:ascii="Cambria Math" w:cs="Times New Roman" w:hAnsi="Cambria Math"/>
                    <w:sz w:val="28"/>
                    <w:szCs w:val="28"/>
                  </w:rPr>
                  <m:t>X</m:t>
                </m:r>
              </w:ins>
            </m:e>
            <m:sub>
              <w:ins w:id="8325" w:author="user pc" w:date="2022-03-26T18:18:00Z">
                <m:r w:rsidR="8262284A">
                  <w:rPr>
                    <w:rFonts w:ascii="Cambria Math" w:cs="Times New Roman" w:hAnsi="Cambria Math"/>
                    <w:sz w:val="28"/>
                    <w:szCs w:val="28"/>
                  </w:rPr>
                  <m:t>A</m:t>
                </m:r>
              </w:ins>
            </m:sub>
          </m:sSub>
          <w:ins w:id="8326" w:author="user pc" w:date="2022-03-26T18:18:00Z">
            <m:r w:rsidR="4FA1C5AD">
              <w:rPr>
                <w:rFonts w:ascii="Cambria Math" w:cs="Times New Roman" w:hAnsi="Cambria Math"/>
                <w:sz w:val="28"/>
                <w:szCs w:val="28"/>
              </w:rPr>
              <m:t xml:space="preserve">= </m:t>
            </m:r>
          </w:ins>
          <m:f>
            <m:fPr>
              <m:ctrlPr>
                <w:ins w:id="8327" w:author="user pc" w:date="2022-03-26T18:19:00Z">
                  <w:rPr>
                    <w:rFonts w:ascii="Cambria Math" w:cs="Times New Roman" w:hAnsi="Cambria Math"/>
                    <w:i/>
                    <w:sz w:val="28"/>
                    <w:szCs w:val="28"/>
                  </w:rPr>
                </w:ins>
              </m:ctrlPr>
            </m:fPr>
            <m:num>
              <m:sSub>
                <m:sSubPr>
                  <m:ctrlPr>
                    <w:ins w:id="8328" w:author="user pc" w:date="2022-03-26T18:19:00Z">
                      <w:rPr>
                        <w:rFonts w:ascii="Cambria Math" w:cs="Times New Roman" w:hAnsi="Cambria Math"/>
                        <w:i/>
                        <w:sz w:val="28"/>
                        <w:szCs w:val="28"/>
                      </w:rPr>
                    </w:ins>
                  </m:ctrlPr>
                </m:sSubPr>
                <m:e>
                  <w:ins w:id="8329" w:author="user pc" w:date="2022-03-26T18:19:00Z">
                    <m:r w:rsidR="4EED1F15">
                      <w:rPr>
                        <w:rFonts w:ascii="Cambria Math" w:cs="Times New Roman" w:hAnsi="Cambria Math"/>
                        <w:sz w:val="28"/>
                        <w:szCs w:val="28"/>
                      </w:rPr>
                      <m:t>n</m:t>
                    </m:r>
                  </w:ins>
                </m:e>
                <m:sub>
                  <w:ins w:id="8330" w:author="user pc" w:date="2022-03-26T18:19:00Z">
                    <m:r w:rsidR="73FA4B0C">
                      <w:rPr>
                        <w:rFonts w:ascii="Cambria Math" w:cs="Times New Roman" w:hAnsi="Cambria Math"/>
                        <w:sz w:val="28"/>
                        <w:szCs w:val="28"/>
                      </w:rPr>
                      <m:t>A</m:t>
                    </m:r>
                  </w:ins>
                </m:sub>
              </m:sSub>
            </m:num>
            <m:den>
              <m:sSub>
                <m:sSubPr>
                  <m:ctrlPr>
                    <w:ins w:id="8331" w:author="user pc" w:date="2022-03-26T18:19:00Z">
                      <w:rPr>
                        <w:rFonts w:ascii="Cambria Math" w:cs="Times New Roman" w:hAnsi="Cambria Math"/>
                        <w:i/>
                        <w:sz w:val="28"/>
                        <w:szCs w:val="28"/>
                      </w:rPr>
                    </w:ins>
                  </m:ctrlPr>
                </m:sSubPr>
                <m:e>
                  <w:ins w:id="8332" w:author="user pc" w:date="2022-03-26T18:22:00Z">
                    <m:r w:rsidR="71FA68CA">
                      <w:rPr>
                        <w:rFonts w:ascii="Cambria Math" w:cs="Times New Roman" w:hAnsi="Cambria Math"/>
                        <w:sz w:val="28"/>
                        <w:szCs w:val="28"/>
                      </w:rPr>
                      <m:t>n</m:t>
                    </m:r>
                  </w:ins>
                </m:e>
                <m:sub>
                  <w:ins w:id="8333" w:author="user pc" w:date="2022-03-26T18:22:00Z">
                    <m:r w:rsidR="B3ECCC85">
                      <w:rPr>
                        <w:rFonts w:ascii="Cambria Math" w:cs="Times New Roman" w:hAnsi="Cambria Math"/>
                        <w:sz w:val="28"/>
                        <w:szCs w:val="28"/>
                      </w:rPr>
                      <m:t>A</m:t>
                    </m:r>
                  </w:ins>
                </m:sub>
              </m:sSub>
              <w:ins w:id="8334" w:author="user pc" w:date="2022-03-26T18:24:00Z">
                <m:r w:rsidR="7DA0AC65">
                  <w:rPr>
                    <w:rFonts w:ascii="Cambria Math" w:cs="Times New Roman" w:hAnsi="Cambria Math"/>
                    <w:sz w:val="28"/>
                    <w:szCs w:val="28"/>
                  </w:rPr>
                  <m:t>+</m:t>
                </m:r>
              </w:ins>
              <m:sSub>
                <m:sSubPr>
                  <m:ctrlPr>
                    <w:ins w:id="8335" w:author="user pc" w:date="2022-03-26T18:24:00Z">
                      <w:rPr>
                        <w:rFonts w:ascii="Cambria Math" w:cs="Times New Roman" w:hAnsi="Cambria Math"/>
                        <w:i/>
                        <w:sz w:val="28"/>
                        <w:szCs w:val="28"/>
                      </w:rPr>
                    </w:ins>
                  </m:ctrlPr>
                </m:sSubPr>
                <m:e>
                  <w:ins w:id="8336" w:author="user pc" w:date="2022-03-26T18:24:00Z">
                    <m:r w:rsidR="BBD09F31">
                      <w:rPr>
                        <w:rFonts w:ascii="Cambria Math" w:cs="Times New Roman" w:hAnsi="Cambria Math"/>
                        <w:sz w:val="28"/>
                        <w:szCs w:val="28"/>
                      </w:rPr>
                      <m:t>n</m:t>
                    </m:r>
                  </w:ins>
                </m:e>
                <m:sub>
                  <w:ins w:id="8337" w:author="user pc" w:date="2022-03-26T18:24:00Z">
                    <m:r w:rsidR="8EB20770">
                      <w:rPr>
                        <w:rFonts w:ascii="Cambria Math" w:cs="Times New Roman" w:hAnsi="Cambria Math"/>
                        <w:sz w:val="28"/>
                        <w:szCs w:val="28"/>
                      </w:rPr>
                      <m:t>B</m:t>
                    </m:r>
                  </w:ins>
                </m:sub>
              </m:sSub>
            </m:den>
          </m:f>
          <w:ins w:id="8338" w:author="user pc" w:date="2022-03-26T18:23:00Z">
            <m:r w:rsidR="E7FBEF3B">
              <w:rPr>
                <w:rFonts w:ascii="Cambria Math" w:cs="Times New Roman" w:hAnsi="Cambria Math"/>
                <w:sz w:val="28"/>
                <w:szCs w:val="28"/>
              </w:rPr>
              <m:t xml:space="preserve"> </m:t>
            </m:r>
          </w:ins>
        </m:oMath>
      </m:oMathPara>
    </w:p>
    <w:p>
      <w:pPr>
        <w:pStyle w:val="style0"/>
        <w:rPr>
          <w:rFonts w:ascii="Times New Roman" w:cs="Times New Roman"/>
          <w:sz w:val="28"/>
          <w:szCs w:val="28"/>
          <w:rPrChange w:id="8339" w:author="user pc" w:date="2022-03-15T10:14:00Z">
            <w:rPr/>
          </w:rPrChange>
        </w:rPr>
      </w:pPr>
      <w:r w:rsidRPr="D311D0EB">
        <w:rPr>
          <w:rFonts w:ascii="Times New Roman" w:cs="Times New Roman"/>
          <w:sz w:val="28"/>
          <w:szCs w:val="28"/>
          <w:rPrChange w:id="8340" w:author="user pc" w:date="2022-03-15T10:14:00Z">
            <w:rPr/>
          </w:rPrChange>
        </w:rPr>
        <w:t>For 100g of the solution:</w:t>
      </w:r>
    </w:p>
    <w:p>
      <w:pPr>
        <w:pStyle w:val="style0"/>
        <w:rPr>
          <w:rFonts w:ascii="Times New Roman" w:cs="Times New Roman"/>
          <w:sz w:val="28"/>
          <w:szCs w:val="28"/>
          <w:rPrChange w:id="8341" w:author="user pc" w:date="2022-03-15T10:14:00Z">
            <w:rPr/>
          </w:rPrChange>
        </w:rPr>
      </w:pPr>
      <w:r w:rsidRPr="831AD782">
        <w:rPr>
          <w:rFonts w:ascii="Times New Roman" w:cs="Times New Roman"/>
          <w:sz w:val="28"/>
          <w:szCs w:val="28"/>
          <w:rPrChange w:id="8342" w:author="user pc" w:date="2022-03-15T10:14:00Z">
            <w:rPr/>
          </w:rPrChange>
        </w:rPr>
        <w:t>Mass of benzene = 30g</w:t>
      </w:r>
    </w:p>
    <w:p>
      <w:pPr>
        <w:pStyle w:val="style0"/>
        <w:rPr>
          <w:rFonts w:ascii="Times New Roman" w:cs="Times New Roman"/>
          <w:sz w:val="28"/>
          <w:szCs w:val="28"/>
          <w:rPrChange w:id="8343" w:author="user pc" w:date="2022-03-15T10:14:00Z">
            <w:rPr/>
          </w:rPrChange>
        </w:rPr>
      </w:pPr>
      <w:r w:rsidRPr="D5956000">
        <w:rPr>
          <w:rFonts w:ascii="Times New Roman" w:cs="Times New Roman"/>
          <w:sz w:val="28"/>
          <w:szCs w:val="28"/>
          <w:rPrChange w:id="8344" w:author="user pc" w:date="2022-03-15T10:14:00Z">
            <w:rPr/>
          </w:rPrChange>
        </w:rPr>
        <w:t>Mass of carbon tetrachloride = 100 - 30 = 70g</w:t>
      </w:r>
    </w:p>
    <w:p>
      <w:pPr>
        <w:pStyle w:val="style0"/>
        <w:rPr>
          <w:rFonts w:ascii="Times New Roman" w:cs="Times New Roman"/>
          <w:sz w:val="28"/>
          <w:szCs w:val="28"/>
          <w:rPrChange w:id="8345" w:author="user pc" w:date="2022-03-15T10:14:00Z">
            <w:rPr/>
          </w:rPrChange>
        </w:rPr>
      </w:pPr>
      <w:r w:rsidRPr="A6E67662">
        <w:rPr>
          <w:rFonts w:ascii="Times New Roman" w:cs="Times New Roman"/>
          <w:sz w:val="28"/>
          <w:szCs w:val="28"/>
          <w:rPrChange w:id="8346" w:author="user pc" w:date="2022-03-15T10:14:00Z">
            <w:rPr/>
          </w:rPrChange>
        </w:rPr>
        <w:t>Molar mass of C</w:t>
      </w:r>
      <w:r w:rsidRPr="1357781D">
        <w:rPr>
          <w:rFonts w:ascii="Times New Roman" w:cs="Times New Roman"/>
          <w:sz w:val="28"/>
          <w:szCs w:val="28"/>
          <w:vertAlign w:val="subscript"/>
          <w:rPrChange w:id="8347" w:author="user pc" w:date="2022-03-15T10:14:00Z">
            <w:rPr>
              <w:vertAlign w:val="subscript"/>
            </w:rPr>
          </w:rPrChange>
        </w:rPr>
        <w:t>6</w:t>
      </w:r>
      <w:r w:rsidRPr="D1586368">
        <w:rPr>
          <w:rFonts w:ascii="Times New Roman" w:cs="Times New Roman"/>
          <w:sz w:val="28"/>
          <w:szCs w:val="28"/>
          <w:rPrChange w:id="8348" w:author="user pc" w:date="2022-03-15T10:14:00Z">
            <w:rPr/>
          </w:rPrChange>
        </w:rPr>
        <w:t>H</w:t>
      </w:r>
      <w:r w:rsidRPr="4D73042E">
        <w:rPr>
          <w:rFonts w:ascii="Times New Roman" w:cs="Times New Roman"/>
          <w:sz w:val="28"/>
          <w:szCs w:val="28"/>
          <w:vertAlign w:val="subscript"/>
          <w:rPrChange w:id="8349" w:author="user pc" w:date="2022-03-15T10:14:00Z">
            <w:rPr>
              <w:vertAlign w:val="subscript"/>
            </w:rPr>
          </w:rPrChange>
        </w:rPr>
        <w:t>6</w:t>
      </w:r>
      <w:ins w:id="8350" w:author="user pc" w:date="2022-03-26T18:25:00Z">
        <w:r w:rsidR="0228613B">
          <w:rPr>
            <w:rFonts w:ascii="Times New Roman" w:cs="Times New Roman" w:hAnsi="Times New Roman"/>
            <w:sz w:val="28"/>
            <w:szCs w:val="28"/>
            <w:vertAlign w:val="subscript"/>
          </w:rPr>
          <w:t xml:space="preserve"> </w:t>
        </w:r>
      </w:ins>
      <w:r w:rsidRPr="92A602B4">
        <w:rPr>
          <w:rFonts w:ascii="Times New Roman" w:cs="Times New Roman"/>
          <w:sz w:val="28"/>
          <w:szCs w:val="28"/>
          <w:rPrChange w:id="8351" w:author="user pc" w:date="2022-03-15T10:14:00Z">
            <w:rPr/>
          </w:rPrChange>
        </w:rPr>
        <w:t>= 12 × 6 + 6 × 1 = 78gmol</w:t>
      </w:r>
      <w:r w:rsidRPr="5DB05FAC">
        <w:rPr>
          <w:rFonts w:ascii="Times New Roman" w:cs="Times New Roman"/>
          <w:sz w:val="28"/>
          <w:szCs w:val="28"/>
          <w:vertAlign w:val="superscript"/>
          <w:rPrChange w:id="8352" w:author="user pc" w:date="2022-03-15T10:14:00Z">
            <w:rPr>
              <w:vertAlign w:val="superscript"/>
            </w:rPr>
          </w:rPrChange>
        </w:rPr>
        <w:t>-1</w:t>
      </w:r>
    </w:p>
    <w:p>
      <w:pPr>
        <w:pStyle w:val="style0"/>
        <w:rPr>
          <w:ins w:id="8353" w:author="user pc" w:date="2022-03-26T18:26:00Z"/>
          <w:rFonts w:ascii="Times New Roman" w:cs="Times New Roman" w:hAnsi="Times New Roman"/>
          <w:sz w:val="28"/>
          <w:szCs w:val="28"/>
        </w:rPr>
      </w:pPr>
      <m:oMathPara>
        <m:oMathParaPr>
          <m:jc m:val="left"/>
        </m:oMathParaPr>
        <m:oMath>
          <w:ins w:id="8354" w:author="user pc" w:date="2022-03-26T18:56:00Z">
            <m:r w:rsidR="F90ED4E9">
              <w:rPr>
                <w:rFonts w:ascii="Cambria Math" w:cs="Times New Roman" w:hAnsi="Cambria Math"/>
                <w:sz w:val="28"/>
                <w:szCs w:val="28"/>
              </w:rPr>
              <m:t>M</m:t>
            </m:r>
          </w:ins>
          <w:ins w:id="8355" w:author="user pc" w:date="2022-03-26T18:57:00Z">
            <m:r w:rsidR="4C390403">
              <w:rPr>
                <w:rFonts w:ascii="Cambria Math" w:cs="Times New Roman" w:hAnsi="Cambria Math"/>
                <w:sz w:val="28"/>
                <w:szCs w:val="28"/>
              </w:rPr>
              <m:t xml:space="preserve">ole of </m:t>
            </m:r>
          </w:ins>
          <m:sSub>
            <m:sSubPr>
              <m:ctrlPr>
                <w:ins w:id="8356" w:author="user pc" w:date="2022-03-26T18:57:00Z">
                  <w:rPr>
                    <w:rFonts w:ascii="Cambria Math" w:cs="Times New Roman" w:hAnsi="Cambria Math"/>
                    <w:i/>
                    <w:sz w:val="28"/>
                    <w:szCs w:val="28"/>
                  </w:rPr>
                </w:ins>
              </m:ctrlPr>
            </m:sSubPr>
            <m:e>
              <w:ins w:id="8357" w:author="user pc" w:date="2022-03-26T18:57:00Z">
                <m:r w:rsidR="FB3A415B">
                  <w:rPr>
                    <w:rFonts w:ascii="Cambria Math" w:cs="Times New Roman" w:hAnsi="Cambria Math"/>
                    <w:sz w:val="28"/>
                    <w:szCs w:val="28"/>
                  </w:rPr>
                  <m:t>C</m:t>
                </m:r>
              </w:ins>
            </m:e>
            <m:sub>
              <w:ins w:id="8358" w:author="user pc" w:date="2022-03-26T18:58:00Z">
                <m:r w:rsidR="A0B94948">
                  <w:rPr>
                    <w:rFonts w:ascii="Cambria Math" w:cs="Times New Roman" w:hAnsi="Cambria Math"/>
                    <w:sz w:val="28"/>
                    <w:szCs w:val="28"/>
                  </w:rPr>
                  <m:t>6</m:t>
                </m:r>
              </w:ins>
            </m:sub>
          </m:sSub>
          <m:sSub>
            <m:sSubPr>
              <m:ctrlPr>
                <w:ins w:id="8359" w:author="user pc" w:date="2022-03-26T18:58:00Z">
                  <w:rPr>
                    <w:rFonts w:ascii="Cambria Math" w:cs="Times New Roman" w:hAnsi="Cambria Math"/>
                    <w:i/>
                    <w:sz w:val="28"/>
                    <w:szCs w:val="28"/>
                  </w:rPr>
                </w:ins>
              </m:ctrlPr>
            </m:sSubPr>
            <m:e>
              <w:ins w:id="8360" w:author="user pc" w:date="2022-03-26T18:58:00Z">
                <m:r w:rsidR="D37ABC65">
                  <w:rPr>
                    <w:rFonts w:ascii="Cambria Math" w:cs="Times New Roman" w:hAnsi="Cambria Math"/>
                    <w:sz w:val="28"/>
                    <w:szCs w:val="28"/>
                  </w:rPr>
                  <m:t>H</m:t>
                </m:r>
              </w:ins>
            </m:e>
            <m:sub>
              <w:ins w:id="8361" w:author="user pc" w:date="2022-03-26T18:58:00Z">
                <m:r w:rsidR="97E3FDAF">
                  <w:rPr>
                    <w:rFonts w:ascii="Cambria Math" w:cs="Times New Roman" w:hAnsi="Cambria Math"/>
                    <w:sz w:val="28"/>
                    <w:szCs w:val="28"/>
                  </w:rPr>
                  <m:t xml:space="preserve">6 </m:t>
                </m:r>
              </w:ins>
            </m:sub>
          </m:sSub>
          <w:ins w:id="8362" w:author="user pc" w:date="2022-03-26T18:58:00Z">
            <m:r w:rsidR="54FC38FA">
              <w:rPr>
                <w:rFonts w:ascii="Cambria Math" w:cs="Times New Roman" w:hAnsi="Cambria Math"/>
                <w:sz w:val="28"/>
                <w:szCs w:val="28"/>
              </w:rPr>
              <m:t xml:space="preserve">= </m:t>
            </m:r>
          </w:ins>
          <m:f>
            <m:fPr>
              <m:ctrlPr>
                <w:ins w:id="8363" w:author="user pc" w:date="2022-03-26T18:59:00Z">
                  <w:rPr>
                    <w:rFonts w:ascii="Cambria Math" w:cs="Times New Roman" w:hAnsi="Cambria Math"/>
                    <w:i/>
                    <w:sz w:val="28"/>
                    <w:szCs w:val="28"/>
                  </w:rPr>
                </w:ins>
              </m:ctrlPr>
            </m:fPr>
            <m:num>
              <w:ins w:id="8364" w:author="user pc" w:date="2022-03-26T19:00:00Z">
                <m:r w:rsidR="9E0F770C">
                  <w:rPr>
                    <w:rFonts w:ascii="Cambria Math" w:cs="Times New Roman" w:hAnsi="Cambria Math"/>
                    <w:sz w:val="28"/>
                    <w:szCs w:val="28"/>
                  </w:rPr>
                  <m:t>Mass</m:t>
                </m:r>
              </w:ins>
            </m:num>
            <m:den>
              <w:ins w:id="8365" w:author="user pc" w:date="2022-03-26T19:00:00Z">
                <m:r w:rsidR="7A327E3A">
                  <w:rPr>
                    <w:rFonts w:ascii="Cambria Math" w:cs="Times New Roman" w:hAnsi="Cambria Math"/>
                    <w:sz w:val="28"/>
                    <w:szCs w:val="28"/>
                  </w:rPr>
                  <m:t>Molar mass</m:t>
                </m:r>
              </w:ins>
            </m:den>
          </m:f>
          <w:ins w:id="8366" w:author="user pc" w:date="2022-03-26T19:00:00Z">
            <m:r w:rsidR="C3332167">
              <w:rPr>
                <w:rFonts w:ascii="Cambria Math" w:cs="Times New Roman" w:hAnsi="Cambria Math"/>
                <w:sz w:val="28"/>
                <w:szCs w:val="28"/>
              </w:rPr>
              <m:t xml:space="preserve"> = </m:t>
            </m:r>
          </w:ins>
          <m:f>
            <m:fPr>
              <m:ctrlPr>
                <w:ins w:id="8367" w:author="user pc" w:date="2022-03-26T19:00:00Z">
                  <w:rPr>
                    <w:rFonts w:ascii="Cambria Math" w:cs="Times New Roman" w:hAnsi="Cambria Math"/>
                    <w:i/>
                    <w:sz w:val="28"/>
                    <w:szCs w:val="28"/>
                  </w:rPr>
                </w:ins>
              </m:ctrlPr>
            </m:fPr>
            <m:num>
              <w:ins w:id="8368" w:author="user pc" w:date="2022-03-26T19:00:00Z">
                <m:r w:rsidR="FDBA9FFD">
                  <w:rPr>
                    <w:rFonts w:ascii="Cambria Math" w:cs="Times New Roman" w:hAnsi="Cambria Math"/>
                    <w:sz w:val="28"/>
                    <w:szCs w:val="28"/>
                  </w:rPr>
                  <m:t>30</m:t>
                </m:r>
              </w:ins>
            </m:num>
            <m:den>
              <w:ins w:id="8369" w:author="user pc" w:date="2022-03-26T19:00:00Z">
                <m:r w:rsidR="0DE7FD4A">
                  <w:rPr>
                    <w:rFonts w:ascii="Cambria Math" w:cs="Times New Roman" w:hAnsi="Cambria Math"/>
                    <w:sz w:val="28"/>
                    <w:szCs w:val="28"/>
                  </w:rPr>
                  <m:t>78</m:t>
                </m:r>
              </w:ins>
            </m:den>
          </m:f>
          <w:ins w:id="8370" w:author="user pc" w:date="2022-03-26T19:00:00Z">
            <m:r w:rsidR="6CE3FF04">
              <w:rPr>
                <w:rFonts w:ascii="Cambria Math" w:cs="Times New Roman" w:hAnsi="Cambria Math"/>
                <w:sz w:val="28"/>
                <w:szCs w:val="28"/>
              </w:rPr>
              <m:t xml:space="preserve">=0.385 </m:t>
            </m:r>
          </w:ins>
          <w:ins w:id="8371" w:author="user pc" w:date="2022-03-26T19:01:00Z">
            <m:r w:rsidR="7D31F57C">
              <w:rPr>
                <w:rFonts w:ascii="Cambria Math" w:cs="Times New Roman" w:hAnsi="Cambria Math"/>
                <w:sz w:val="28"/>
                <w:szCs w:val="28"/>
              </w:rPr>
              <m:t>mole</m:t>
            </m:r>
          </w:ins>
        </m:oMath>
      </m:oMathPara>
    </w:p>
    <w:p>
      <w:pPr>
        <w:pStyle w:val="style0"/>
        <w:rPr>
          <w:del w:id="8372" w:author="user pc" w:date="2022-03-26T19:01:00Z"/>
          <w:rFonts w:ascii="Times New Roman" w:cs="Times New Roman"/>
          <w:sz w:val="28"/>
          <w:szCs w:val="28"/>
          <w:rPrChange w:id="8373" w:author="user pc" w:date="2022-03-15T10:14:00Z">
            <w:rPr>
              <w:del w:id="8374" w:author="user pc" w:date="2022-03-26T19:01:00Z"/>
            </w:rPr>
          </w:rPrChange>
        </w:rPr>
      </w:pPr>
      <w:del w:id="8375" w:author="user pc" w:date="2022-03-26T19:01:00Z">
        <w:r w:rsidDel="907676E6" w:rsidRPr="1D339069">
          <w:rPr>
            <w:rFonts w:ascii="Times New Roman" w:cs="Times New Roman"/>
            <w:sz w:val="28"/>
            <w:szCs w:val="28"/>
            <w:rPrChange w:id="8376" w:author="user pc" w:date="2022-03-15T10:14:00Z">
              <w:rPr/>
            </w:rPrChange>
          </w:rPr>
          <w:delText>Mole of C</w:delText>
        </w:r>
      </w:del>
      <w:del w:id="8377" w:author="user pc" w:date="2022-03-26T19:01:00Z">
        <w:r w:rsidDel="5C6880E1" w:rsidRPr="BEFFB63C">
          <w:rPr>
            <w:rFonts w:ascii="Times New Roman" w:cs="Times New Roman"/>
            <w:sz w:val="28"/>
            <w:szCs w:val="28"/>
            <w:vertAlign w:val="subscript"/>
            <w:rPrChange w:id="8378" w:author="user pc" w:date="2022-03-15T10:14:00Z">
              <w:rPr>
                <w:vertAlign w:val="subscript"/>
              </w:rPr>
            </w:rPrChange>
          </w:rPr>
          <w:delText>6</w:delText>
        </w:r>
      </w:del>
      <w:del w:id="8379" w:author="user pc" w:date="2022-03-26T19:01:00Z">
        <w:r w:rsidDel="E94A74A5" w:rsidRPr="2D5443C9">
          <w:rPr>
            <w:rFonts w:ascii="Times New Roman" w:cs="Times New Roman"/>
            <w:sz w:val="28"/>
            <w:szCs w:val="28"/>
            <w:rPrChange w:id="8380" w:author="user pc" w:date="2022-03-15T10:14:00Z">
              <w:rPr/>
            </w:rPrChange>
          </w:rPr>
          <w:delText>H</w:delText>
        </w:r>
      </w:del>
      <w:del w:id="8381" w:author="user pc" w:date="2022-03-26T19:01:00Z">
        <w:r w:rsidDel="170EA7E4" w:rsidRPr="BBF73DE2">
          <w:rPr>
            <w:rFonts w:ascii="Times New Roman" w:cs="Times New Roman"/>
            <w:sz w:val="28"/>
            <w:szCs w:val="28"/>
            <w:vertAlign w:val="subscript"/>
            <w:rPrChange w:id="8382" w:author="user pc" w:date="2022-03-15T10:14:00Z">
              <w:rPr>
                <w:vertAlign w:val="subscript"/>
              </w:rPr>
            </w:rPrChange>
          </w:rPr>
          <w:delText>6</w:delText>
        </w:r>
      </w:del>
      <w:del w:id="8383" w:author="user pc" w:date="2022-03-26T19:01:00Z">
        <w:r w:rsidDel="B2BA5F1E" w:rsidRPr="35C05043">
          <w:rPr>
            <w:rFonts w:ascii="Times New Roman" w:cs="Times New Roman"/>
            <w:sz w:val="28"/>
            <w:szCs w:val="28"/>
            <w:rPrChange w:id="8384" w:author="user pc" w:date="2022-03-15T10:14:00Z">
              <w:rPr/>
            </w:rPrChange>
          </w:rPr>
          <w:delText xml:space="preserve"> = mass / molar mass = 30/78 = 0.385mol</w:delText>
        </w:r>
      </w:del>
    </w:p>
    <w:p>
      <w:pPr>
        <w:pStyle w:val="style0"/>
        <w:rPr>
          <w:rFonts w:ascii="Times New Roman" w:cs="Times New Roman"/>
          <w:sz w:val="28"/>
          <w:szCs w:val="28"/>
          <w:rPrChange w:id="8385" w:author="user pc" w:date="2022-03-15T10:14:00Z">
            <w:rPr/>
          </w:rPrChange>
        </w:rPr>
      </w:pPr>
      <w:r w:rsidRPr="C3EF3517">
        <w:rPr>
          <w:rFonts w:ascii="Times New Roman" w:cs="Times New Roman"/>
          <w:sz w:val="28"/>
          <w:szCs w:val="28"/>
          <w:rPrChange w:id="8386" w:author="user pc" w:date="2022-03-15T10:14:00Z">
            <w:rPr/>
          </w:rPrChange>
        </w:rPr>
        <w:t>Molar mass of CCl</w:t>
      </w:r>
      <w:r w:rsidRPr="4C1D9CBB">
        <w:rPr>
          <w:rFonts w:ascii="Times New Roman" w:cs="Times New Roman"/>
          <w:sz w:val="28"/>
          <w:szCs w:val="28"/>
          <w:vertAlign w:val="subscript"/>
          <w:rPrChange w:id="8387" w:author="user pc" w:date="2022-03-15T10:14:00Z">
            <w:rPr>
              <w:vertAlign w:val="subscript"/>
            </w:rPr>
          </w:rPrChange>
        </w:rPr>
        <w:t>4</w:t>
      </w:r>
      <w:r w:rsidRPr="42E3589B">
        <w:rPr>
          <w:rFonts w:ascii="Times New Roman" w:cs="Times New Roman"/>
          <w:sz w:val="28"/>
          <w:szCs w:val="28"/>
          <w:rPrChange w:id="8388" w:author="user pc" w:date="2022-03-15T10:14:00Z">
            <w:rPr/>
          </w:rPrChange>
        </w:rPr>
        <w:t xml:space="preserve"> = 12 + (35.5 ×</w:t>
      </w:r>
      <w:ins w:id="8389" w:author="user pc" w:date="2022-03-26T18:26:00Z">
        <w:r w:rsidR="D8644F10">
          <w:rPr>
            <w:rFonts w:ascii="Times New Roman" w:cs="Times New Roman" w:hAnsi="Times New Roman"/>
            <w:sz w:val="28"/>
            <w:szCs w:val="28"/>
          </w:rPr>
          <w:t xml:space="preserve"> 4</w:t>
        </w:r>
      </w:ins>
      <w:del w:id="8390" w:author="user pc" w:date="2022-03-26T19:03:00Z">
        <w:r w:rsidDel="006E704C" w:rsidRPr="C7119B22">
          <w:rPr>
            <w:rFonts w:ascii="Times New Roman" w:cs="Times New Roman"/>
            <w:sz w:val="28"/>
            <w:szCs w:val="28"/>
            <w:rPrChange w:id="8391" w:author="user pc" w:date="2022-03-15T10:14:00Z">
              <w:rPr/>
            </w:rPrChange>
          </w:rPr>
          <w:delText xml:space="preserve"> </w:delText>
        </w:r>
      </w:del>
      <w:r w:rsidRPr="7F984F4B">
        <w:rPr>
          <w:rFonts w:ascii="Times New Roman" w:cs="Times New Roman"/>
          <w:sz w:val="28"/>
          <w:szCs w:val="28"/>
          <w:rPrChange w:id="8392" w:author="user pc" w:date="2022-03-15T10:14:00Z">
            <w:rPr/>
          </w:rPrChange>
        </w:rPr>
        <w:t>) = 154gmol</w:t>
      </w:r>
      <w:r w:rsidRPr="5A5675D1">
        <w:rPr>
          <w:rFonts w:ascii="Times New Roman" w:cs="Times New Roman"/>
          <w:sz w:val="28"/>
          <w:szCs w:val="28"/>
          <w:vertAlign w:val="superscript"/>
          <w:rPrChange w:id="8393" w:author="user pc" w:date="2022-03-15T10:14:00Z">
            <w:rPr>
              <w:vertAlign w:val="superscript"/>
            </w:rPr>
          </w:rPrChange>
        </w:rPr>
        <w:t>-1</w:t>
      </w:r>
    </w:p>
    <w:p>
      <w:pPr>
        <w:pStyle w:val="style0"/>
        <w:rPr>
          <w:ins w:id="8394" w:author="user pc" w:date="2022-03-26T19:03:00Z"/>
          <w:rFonts w:ascii="Times New Roman" w:cs="Times New Roman" w:hAnsi="Times New Roman"/>
          <w:sz w:val="28"/>
          <w:szCs w:val="28"/>
        </w:rPr>
      </w:pPr>
      <m:oMathPara>
        <m:oMathParaPr>
          <m:jc m:val="left"/>
        </m:oMathParaPr>
        <m:oMath>
          <w:ins w:id="8395" w:author="user pc" w:date="2022-03-26T19:03:00Z">
            <m:r w:rsidR="91783FAA">
              <w:rPr>
                <w:rFonts w:ascii="Cambria Math" w:cs="Times New Roman" w:hAnsi="Cambria Math"/>
                <w:sz w:val="28"/>
                <w:szCs w:val="28"/>
              </w:rPr>
              <m:t xml:space="preserve">Mole of </m:t>
            </m:r>
          </w:ins>
          <m:sSub>
            <m:sSubPr>
              <m:ctrlPr>
                <w:ins w:id="8396" w:author="user pc" w:date="2022-03-26T19:03:00Z">
                  <w:rPr>
                    <w:rFonts w:ascii="Cambria Math" w:cs="Times New Roman" w:hAnsi="Cambria Math"/>
                    <w:i/>
                    <w:sz w:val="28"/>
                    <w:szCs w:val="28"/>
                  </w:rPr>
                </w:ins>
              </m:ctrlPr>
            </m:sSubPr>
            <m:e>
              <w:ins w:id="8397" w:author="user pc" w:date="2022-03-26T19:03:00Z">
                <m:r w:rsidR="6044B7AB">
                  <w:rPr>
                    <w:rFonts w:ascii="Cambria Math" w:cs="Times New Roman" w:hAnsi="Cambria Math"/>
                    <w:sz w:val="28"/>
                    <w:szCs w:val="28"/>
                  </w:rPr>
                  <m:t>CCl</m:t>
                </m:r>
              </w:ins>
            </m:e>
            <m:sub>
              <w:ins w:id="8398" w:author="user pc" w:date="2022-03-26T19:04:00Z">
                <m:r w:rsidR="32B537E4">
                  <w:rPr>
                    <w:rFonts w:ascii="Cambria Math" w:cs="Times New Roman" w:hAnsi="Cambria Math"/>
                    <w:sz w:val="28"/>
                    <w:szCs w:val="28"/>
                  </w:rPr>
                  <m:t>4</m:t>
                </m:r>
              </w:ins>
            </m:sub>
          </m:sSub>
          <w:ins w:id="8399" w:author="user pc" w:date="2022-03-26T19:03:00Z">
            <m:r w:rsidR="6B086B0A">
              <w:rPr>
                <w:rFonts w:ascii="Cambria Math" w:cs="Times New Roman" w:hAnsi="Cambria Math"/>
                <w:sz w:val="28"/>
                <w:szCs w:val="28"/>
              </w:rPr>
              <m:t xml:space="preserve">= </m:t>
            </m:r>
          </w:ins>
          <m:f>
            <m:fPr>
              <m:ctrlPr>
                <w:ins w:id="8400" w:author="user pc" w:date="2022-03-26T19:03:00Z">
                  <w:rPr>
                    <w:rFonts w:ascii="Cambria Math" w:cs="Times New Roman" w:hAnsi="Cambria Math"/>
                    <w:i/>
                    <w:sz w:val="28"/>
                    <w:szCs w:val="28"/>
                  </w:rPr>
                </w:ins>
              </m:ctrlPr>
            </m:fPr>
            <m:num>
              <w:ins w:id="8401" w:author="user pc" w:date="2022-03-26T19:03:00Z">
                <m:r w:rsidR="54CBF767">
                  <w:rPr>
                    <w:rFonts w:ascii="Cambria Math" w:cs="Times New Roman" w:hAnsi="Cambria Math"/>
                    <w:sz w:val="28"/>
                    <w:szCs w:val="28"/>
                  </w:rPr>
                  <m:t>Mass</m:t>
                </m:r>
              </w:ins>
            </m:num>
            <m:den>
              <w:ins w:id="8402" w:author="user pc" w:date="2022-03-26T19:03:00Z">
                <m:r w:rsidR="4D3932EA">
                  <w:rPr>
                    <w:rFonts w:ascii="Cambria Math" w:cs="Times New Roman" w:hAnsi="Cambria Math"/>
                    <w:sz w:val="28"/>
                    <w:szCs w:val="28"/>
                  </w:rPr>
                  <m:t>Molar mass</m:t>
                </m:r>
              </w:ins>
            </m:den>
          </m:f>
          <w:ins w:id="8403" w:author="user pc" w:date="2022-03-26T19:03:00Z">
            <m:r w:rsidR="A3B68453">
              <w:rPr>
                <w:rFonts w:ascii="Cambria Math" w:cs="Times New Roman" w:hAnsi="Cambria Math"/>
                <w:sz w:val="28"/>
                <w:szCs w:val="28"/>
              </w:rPr>
              <m:t xml:space="preserve"> = </m:t>
            </m:r>
          </w:ins>
          <m:f>
            <m:fPr>
              <m:ctrlPr>
                <w:ins w:id="8404" w:author="user pc" w:date="2022-03-26T19:03:00Z">
                  <w:rPr>
                    <w:rFonts w:ascii="Cambria Math" w:cs="Times New Roman" w:hAnsi="Cambria Math"/>
                    <w:i/>
                    <w:sz w:val="28"/>
                    <w:szCs w:val="28"/>
                  </w:rPr>
                </w:ins>
              </m:ctrlPr>
            </m:fPr>
            <m:num>
              <w:ins w:id="8405" w:author="user pc" w:date="2022-03-26T19:04:00Z">
                <m:r w:rsidR="ECBC9A18">
                  <w:rPr>
                    <w:rFonts w:ascii="Cambria Math" w:cs="Times New Roman" w:hAnsi="Cambria Math"/>
                    <w:sz w:val="28"/>
                    <w:szCs w:val="28"/>
                  </w:rPr>
                  <m:t>7</m:t>
                </m:r>
              </w:ins>
              <w:ins w:id="8406" w:author="user pc" w:date="2022-03-26T19:03:00Z">
                <m:r w:rsidR="EE9D4BFC">
                  <w:rPr>
                    <w:rFonts w:ascii="Cambria Math" w:cs="Times New Roman" w:hAnsi="Cambria Math"/>
                    <w:sz w:val="28"/>
                    <w:szCs w:val="28"/>
                  </w:rPr>
                  <m:t>0</m:t>
                </m:r>
              </w:ins>
            </m:num>
            <m:den>
              <w:ins w:id="8407" w:author="user pc" w:date="2022-03-26T19:04:00Z">
                <m:r w:rsidR="5A263F1F">
                  <w:rPr>
                    <w:rFonts w:ascii="Cambria Math" w:cs="Times New Roman" w:hAnsi="Cambria Math"/>
                    <w:sz w:val="28"/>
                    <w:szCs w:val="28"/>
                  </w:rPr>
                  <m:t>154</m:t>
                </m:r>
              </w:ins>
            </m:den>
          </m:f>
          <w:ins w:id="8408" w:author="user pc" w:date="2022-03-26T19:03:00Z">
            <m:r w:rsidR="47F8BE8D">
              <w:rPr>
                <w:rFonts w:ascii="Cambria Math" w:cs="Times New Roman" w:hAnsi="Cambria Math"/>
                <w:sz w:val="28"/>
                <w:szCs w:val="28"/>
              </w:rPr>
              <m:t>=0.</m:t>
            </m:r>
          </w:ins>
          <w:ins w:id="8409" w:author="user pc" w:date="2022-03-26T19:04:00Z">
            <m:r w:rsidR="1902DA6E">
              <w:rPr>
                <w:rFonts w:ascii="Cambria Math" w:cs="Times New Roman" w:hAnsi="Cambria Math"/>
                <w:sz w:val="28"/>
                <w:szCs w:val="28"/>
              </w:rPr>
              <m:t>454</m:t>
            </m:r>
          </w:ins>
          <w:ins w:id="8410" w:author="user pc" w:date="2022-03-26T19:03:00Z">
            <m:r w:rsidR="8F965BA4">
              <w:rPr>
                <w:rFonts w:ascii="Cambria Math" w:cs="Times New Roman" w:hAnsi="Cambria Math"/>
                <w:sz w:val="28"/>
                <w:szCs w:val="28"/>
              </w:rPr>
              <m:t xml:space="preserve"> mole</m:t>
            </m:r>
          </w:ins>
        </m:oMath>
      </m:oMathPara>
    </w:p>
    <w:p>
      <w:pPr>
        <w:pStyle w:val="style0"/>
        <w:rPr>
          <w:ins w:id="8411" w:author="user pc" w:date="2022-03-26T19:03:00Z"/>
          <w:rFonts w:ascii="Times New Roman" w:cs="Times New Roman" w:hAnsi="Times New Roman"/>
          <w:b/>
          <w:sz w:val="28"/>
          <w:szCs w:val="28"/>
        </w:rPr>
      </w:pPr>
      <m:oMathPara>
        <m:oMathParaPr>
          <m:jc m:val="left"/>
        </m:oMathParaPr>
        <m:oMath>
          <w:ins w:id="8412" w:author="user pc" w:date="2022-03-26T19:11:00Z">
            <m:r w:rsidR="133C580E">
              <w:rPr>
                <w:rFonts w:ascii="Cambria Math" w:cs="Times New Roman" w:hAnsi="Cambria Math"/>
                <w:sz w:val="28"/>
                <w:szCs w:val="28"/>
              </w:rPr>
              <m:t>Mole fraction</m:t>
            </m:r>
          </w:ins>
          <w:ins w:id="8413" w:author="user pc" w:date="2022-03-26T19:12:00Z">
            <m:r w:rsidR="AC707D4B">
              <w:rPr>
                <w:rFonts w:ascii="Cambria Math" w:cs="Times New Roman" w:hAnsi="Cambria Math"/>
                <w:sz w:val="28"/>
                <w:szCs w:val="28"/>
              </w:rPr>
              <m:t xml:space="preserve"> of benzene</m:t>
            </m:r>
          </w:ins>
          <w:ins w:id="8414" w:author="user pc" w:date="2022-03-26T19:11:00Z">
            <m:r w:rsidR="6CA450E7">
              <w:rPr>
                <w:rFonts w:ascii="Cambria Math" w:cs="Times New Roman" w:hAnsi="Cambria Math"/>
                <w:sz w:val="28"/>
                <w:szCs w:val="28"/>
              </w:rPr>
              <m:t xml:space="preserve"> =</m:t>
            </m:r>
          </w:ins>
          <m:f>
            <m:fPr>
              <m:ctrlPr>
                <w:ins w:id="8415" w:author="user pc" w:date="2022-03-26T19:11:00Z">
                  <w:rPr>
                    <w:rFonts w:ascii="Cambria Math" w:cs="Times New Roman" w:hAnsi="Cambria Math"/>
                    <w:i/>
                    <w:sz w:val="28"/>
                    <w:szCs w:val="28"/>
                  </w:rPr>
                </w:ins>
              </m:ctrlPr>
            </m:fPr>
            <m:num>
              <m:sSub>
                <m:sSubPr>
                  <m:ctrlPr>
                    <w:ins w:id="8416" w:author="user pc" w:date="2022-03-26T19:11:00Z">
                      <w:rPr>
                        <w:rFonts w:ascii="Cambria Math" w:cs="Times New Roman" w:hAnsi="Cambria Math"/>
                        <w:i/>
                        <w:sz w:val="28"/>
                        <w:szCs w:val="28"/>
                      </w:rPr>
                    </w:ins>
                  </m:ctrlPr>
                </m:sSubPr>
                <m:e>
                  <w:ins w:id="8417" w:author="user pc" w:date="2022-03-26T19:11:00Z">
                    <m:r w:rsidR="0D94BB97">
                      <w:rPr>
                        <w:rFonts w:ascii="Cambria Math" w:cs="Times New Roman" w:hAnsi="Cambria Math"/>
                        <w:sz w:val="28"/>
                        <w:szCs w:val="28"/>
                      </w:rPr>
                      <m:t>n</m:t>
                    </m:r>
                  </w:ins>
                </m:e>
                <m:sub>
                  <w:ins w:id="8418" w:author="user pc" w:date="2022-03-26T19:11:00Z">
                    <m:r w:rsidR="A2853886">
                      <w:rPr>
                        <w:rFonts w:ascii="Cambria Math" w:cs="Times New Roman" w:hAnsi="Cambria Math"/>
                        <w:sz w:val="28"/>
                        <w:szCs w:val="28"/>
                      </w:rPr>
                      <m:t>A</m:t>
                    </m:r>
                  </w:ins>
                </m:sub>
              </m:sSub>
            </m:num>
            <m:den>
              <m:sSub>
                <m:sSubPr>
                  <m:ctrlPr>
                    <w:ins w:id="8419" w:author="user pc" w:date="2022-03-26T19:11:00Z">
                      <w:rPr>
                        <w:rFonts w:ascii="Cambria Math" w:cs="Times New Roman" w:hAnsi="Cambria Math"/>
                        <w:i/>
                        <w:sz w:val="28"/>
                        <w:szCs w:val="28"/>
                      </w:rPr>
                    </w:ins>
                  </m:ctrlPr>
                </m:sSubPr>
                <m:e>
                  <w:ins w:id="8420" w:author="user pc" w:date="2022-03-26T19:11:00Z">
                    <m:r w:rsidR="648EC14F">
                      <w:rPr>
                        <w:rFonts w:ascii="Cambria Math" w:cs="Times New Roman" w:hAnsi="Cambria Math"/>
                        <w:sz w:val="28"/>
                        <w:szCs w:val="28"/>
                      </w:rPr>
                      <m:t>n</m:t>
                    </m:r>
                  </w:ins>
                </m:e>
                <m:sub>
                  <w:ins w:id="8421" w:author="user pc" w:date="2022-03-26T19:11:00Z">
                    <m:r w:rsidR="E2487550">
                      <w:rPr>
                        <w:rFonts w:ascii="Cambria Math" w:cs="Times New Roman" w:hAnsi="Cambria Math"/>
                        <w:sz w:val="28"/>
                        <w:szCs w:val="28"/>
                      </w:rPr>
                      <m:t>A</m:t>
                    </m:r>
                  </w:ins>
                </m:sub>
              </m:sSub>
              <w:ins w:id="8422" w:author="user pc" w:date="2022-03-26T19:11:00Z">
                <m:r w:rsidR="9D3AF481">
                  <w:rPr>
                    <w:rFonts w:ascii="Cambria Math" w:cs="Times New Roman" w:hAnsi="Cambria Math"/>
                    <w:sz w:val="28"/>
                    <w:szCs w:val="28"/>
                  </w:rPr>
                  <m:t>+</m:t>
                </m:r>
              </w:ins>
              <m:sSub>
                <m:sSubPr>
                  <m:ctrlPr>
                    <w:ins w:id="8423" w:author="user pc" w:date="2022-03-26T19:11:00Z">
                      <w:rPr>
                        <w:rFonts w:ascii="Cambria Math" w:cs="Times New Roman" w:hAnsi="Cambria Math"/>
                        <w:i/>
                        <w:sz w:val="28"/>
                        <w:szCs w:val="28"/>
                      </w:rPr>
                    </w:ins>
                  </m:ctrlPr>
                </m:sSubPr>
                <m:e>
                  <w:ins w:id="8424" w:author="user pc" w:date="2022-03-26T19:11:00Z">
                    <m:r w:rsidR="959505F0">
                      <w:rPr>
                        <w:rFonts w:ascii="Cambria Math" w:cs="Times New Roman" w:hAnsi="Cambria Math"/>
                        <w:sz w:val="28"/>
                        <w:szCs w:val="28"/>
                      </w:rPr>
                      <m:t>n</m:t>
                    </m:r>
                  </w:ins>
                </m:e>
                <m:sub>
                  <w:ins w:id="8425" w:author="user pc" w:date="2022-03-26T19:11:00Z">
                    <m:r w:rsidR="8E6201E4">
                      <w:rPr>
                        <w:rFonts w:ascii="Cambria Math" w:cs="Times New Roman" w:hAnsi="Cambria Math"/>
                        <w:sz w:val="28"/>
                        <w:szCs w:val="28"/>
                      </w:rPr>
                      <m:t>B</m:t>
                    </m:r>
                  </w:ins>
                </m:sub>
              </m:sSub>
            </m:den>
          </m:f>
        </m:oMath>
      </m:oMathPara>
    </w:p>
    <w:p>
      <w:pPr>
        <w:pStyle w:val="style0"/>
        <w:rPr>
          <w:ins w:id="8426" w:author="user pc" w:date="2022-03-26T19:13:00Z"/>
          <w:rFonts w:ascii="Times New Roman" w:cs="Times New Roman" w:hAnsi="Times New Roman"/>
          <w:b/>
          <w:sz w:val="28"/>
          <w:szCs w:val="28"/>
        </w:rPr>
      </w:pPr>
      <m:oMathPara>
        <m:oMathParaPr>
          <m:jc m:val="left"/>
        </m:oMathParaPr>
        <m:oMath>
          <w:ins w:id="8427" w:author="user pc" w:date="2022-03-26T19:13:00Z">
            <m:r w:rsidR="BA59C83C">
              <w:rPr>
                <w:rFonts w:ascii="Cambria Math" w:cs="Times New Roman" w:hAnsi="Cambria Math"/>
                <w:sz w:val="28"/>
                <w:szCs w:val="28"/>
              </w:rPr>
              <m:t>Mole fraction of benzene =</m:t>
            </m:r>
          </w:ins>
          <m:f>
            <m:fPr>
              <m:ctrlPr>
                <w:ins w:id="8428" w:author="user pc" w:date="2022-03-26T19:13:00Z">
                  <w:rPr>
                    <w:rFonts w:ascii="Cambria Math" w:cs="Times New Roman" w:hAnsi="Cambria Math"/>
                    <w:i/>
                    <w:sz w:val="28"/>
                    <w:szCs w:val="28"/>
                  </w:rPr>
                </w:ins>
              </m:ctrlPr>
            </m:fPr>
            <m:num>
              <w:ins w:id="8429" w:author="user pc" w:date="2022-03-26T19:13:00Z">
                <m:r w:rsidR="326531C2">
                  <w:rPr>
                    <w:rFonts w:ascii="Cambria Math" w:cs="Times New Roman" w:hAnsi="Cambria Math"/>
                    <w:sz w:val="28"/>
                    <w:szCs w:val="28"/>
                  </w:rPr>
                  <m:t>0.385</m:t>
                </m:r>
              </w:ins>
            </m:num>
            <m:den>
              <w:ins w:id="8430" w:author="user pc" w:date="2022-03-26T19:13:00Z">
                <m:r w:rsidR="76231AA5">
                  <w:rPr>
                    <w:rFonts w:ascii="Cambria Math" w:cs="Times New Roman" w:hAnsi="Cambria Math"/>
                    <w:sz w:val="28"/>
                    <w:szCs w:val="28"/>
                  </w:rPr>
                  <m:t>0.385+0.454</m:t>
                </m:r>
              </w:ins>
            </m:den>
          </m:f>
          <w:ins w:id="8431" w:author="user pc" w:date="2022-03-26T19:13:00Z">
            <m:r w:rsidR="CCB57EE9">
              <w:rPr>
                <w:rFonts w:ascii="Cambria Math" w:cs="Times New Roman" w:hAnsi="Cambria Math"/>
                <w:sz w:val="28"/>
                <w:szCs w:val="28"/>
              </w:rPr>
              <m:t>=0.459</m:t>
            </m:r>
          </w:ins>
        </m:oMath>
      </m:oMathPara>
    </w:p>
    <w:p>
      <w:pPr>
        <w:pStyle w:val="style0"/>
        <w:rPr>
          <w:ins w:id="8432" w:author="user pc" w:date="2022-03-26T19:13:00Z"/>
          <w:rFonts w:ascii="Times New Roman" w:cs="Times New Roman" w:hAnsi="Times New Roman"/>
          <w:sz w:val="28"/>
          <w:szCs w:val="28"/>
        </w:rPr>
      </w:pPr>
    </w:p>
    <w:p>
      <w:pPr>
        <w:pStyle w:val="style0"/>
        <w:rPr>
          <w:rFonts w:ascii="Times New Roman" w:cs="Times New Roman"/>
          <w:sz w:val="28"/>
          <w:szCs w:val="28"/>
          <w:rPrChange w:id="8433" w:author="user pc" w:date="2022-03-15T10:14:00Z">
            <w:rPr/>
          </w:rPrChange>
        </w:rPr>
      </w:pPr>
      <w:r w:rsidRPr="B8FA9A34">
        <w:rPr>
          <w:rFonts w:ascii="Times New Roman" w:cs="Times New Roman"/>
          <w:b/>
          <w:sz w:val="28"/>
          <w:szCs w:val="28"/>
          <w:rPrChange w:id="8434" w:author="user pc" w:date="2022-03-15T10:14:00Z">
            <w:rPr>
              <w:b/>
            </w:rPr>
          </w:rPrChange>
        </w:rPr>
        <w:t>Example</w:t>
      </w:r>
      <w:ins w:id="8435" w:author="user pc" w:date="2022-03-26T23:54:00Z">
        <w:r w:rsidR="D3979B24">
          <w:rPr>
            <w:rFonts w:ascii="Times New Roman" w:cs="Times New Roman" w:hAnsi="Times New Roman"/>
            <w:b/>
            <w:sz w:val="28"/>
            <w:szCs w:val="28"/>
          </w:rPr>
          <w:t xml:space="preserve"> </w:t>
        </w:r>
      </w:ins>
      <w:r w:rsidRPr="402FB301">
        <w:rPr>
          <w:rFonts w:ascii="Times New Roman" w:cs="Times New Roman"/>
          <w:b/>
          <w:sz w:val="28"/>
          <w:szCs w:val="28"/>
          <w:rPrChange w:id="8436" w:author="user pc" w:date="2022-03-15T10:14:00Z">
            <w:rPr>
              <w:b/>
            </w:rPr>
          </w:rPrChange>
        </w:rPr>
        <w:t>6:</w:t>
      </w:r>
      <w:ins w:id="8437" w:author="user pc" w:date="2022-03-26T23:54:00Z">
        <w:r w:rsidR="5A385C54">
          <w:rPr>
            <w:rFonts w:ascii="Times New Roman" w:cs="Times New Roman" w:hAnsi="Times New Roman"/>
            <w:b/>
            <w:sz w:val="28"/>
            <w:szCs w:val="28"/>
          </w:rPr>
          <w:t xml:space="preserve"> </w:t>
        </w:r>
      </w:ins>
      <w:r w:rsidRPr="57B719B4">
        <w:rPr>
          <w:rFonts w:ascii="Times New Roman" w:cs="Times New Roman"/>
          <w:sz w:val="28"/>
          <w:szCs w:val="28"/>
          <w:rPrChange w:id="8438" w:author="user pc" w:date="2022-03-15T10:14:00Z">
            <w:rPr/>
          </w:rPrChange>
        </w:rPr>
        <w:t>A</w:t>
      </w:r>
      <w:ins w:id="8439" w:author="user pc" w:date="2022-03-26T23:54:00Z">
        <w:r w:rsidR="FF3CE230">
          <w:rPr>
            <w:rFonts w:ascii="Times New Roman" w:cs="Times New Roman" w:hAnsi="Times New Roman"/>
            <w:sz w:val="28"/>
            <w:szCs w:val="28"/>
          </w:rPr>
          <w:t xml:space="preserve"> </w:t>
        </w:r>
      </w:ins>
      <w:r w:rsidRPr="3B7ABF75">
        <w:rPr>
          <w:rFonts w:ascii="Times New Roman" w:cs="Times New Roman"/>
          <w:sz w:val="28"/>
          <w:szCs w:val="28"/>
          <w:rPrChange w:id="8440" w:author="user pc" w:date="2022-03-15T10:14:00Z">
            <w:rPr/>
          </w:rPrChange>
        </w:rPr>
        <w:t>mixture</w:t>
      </w:r>
      <w:ins w:id="8441" w:author="user pc" w:date="2022-03-26T23:54:00Z">
        <w:r w:rsidR="A68764A0">
          <w:rPr>
            <w:rFonts w:ascii="Times New Roman" w:cs="Times New Roman" w:hAnsi="Times New Roman"/>
            <w:sz w:val="28"/>
            <w:szCs w:val="28"/>
          </w:rPr>
          <w:t xml:space="preserve"> </w:t>
        </w:r>
      </w:ins>
      <w:r w:rsidRPr="A07116E2">
        <w:rPr>
          <w:rFonts w:ascii="Times New Roman" w:cs="Times New Roman"/>
          <w:sz w:val="28"/>
          <w:szCs w:val="28"/>
          <w:rPrChange w:id="8442" w:author="user pc" w:date="2022-03-15T10:14:00Z">
            <w:rPr/>
          </w:rPrChange>
        </w:rPr>
        <w:t>of</w:t>
      </w:r>
      <w:ins w:id="8443" w:author="user pc" w:date="2022-03-26T23:54:00Z">
        <w:r w:rsidR="DFF40BF4">
          <w:rPr>
            <w:rFonts w:ascii="Times New Roman" w:cs="Times New Roman" w:hAnsi="Times New Roman"/>
            <w:sz w:val="28"/>
            <w:szCs w:val="28"/>
          </w:rPr>
          <w:t xml:space="preserve"> </w:t>
        </w:r>
      </w:ins>
      <w:r w:rsidRPr="B171BDC0">
        <w:rPr>
          <w:rFonts w:ascii="Times New Roman" w:cs="Times New Roman"/>
          <w:sz w:val="28"/>
          <w:szCs w:val="28"/>
          <w:rPrChange w:id="8444" w:author="user pc" w:date="2022-03-15T10:14:00Z">
            <w:rPr/>
          </w:rPrChange>
        </w:rPr>
        <w:t>gases</w:t>
      </w:r>
      <w:ins w:id="8445" w:author="user pc" w:date="2022-03-26T23:54:00Z">
        <w:r w:rsidR="36DA474C">
          <w:rPr>
            <w:rFonts w:ascii="Times New Roman" w:cs="Times New Roman" w:hAnsi="Times New Roman"/>
            <w:sz w:val="28"/>
            <w:szCs w:val="28"/>
          </w:rPr>
          <w:t xml:space="preserve"> </w:t>
        </w:r>
      </w:ins>
      <w:r w:rsidRPr="982C0714">
        <w:rPr>
          <w:rFonts w:ascii="Times New Roman" w:cs="Times New Roman"/>
          <w:sz w:val="28"/>
          <w:szCs w:val="28"/>
          <w:rPrChange w:id="8446" w:author="user pc" w:date="2022-03-15T10:14:00Z">
            <w:rPr/>
          </w:rPrChange>
        </w:rPr>
        <w:t>exerted</w:t>
      </w:r>
      <w:ins w:id="8447" w:author="user pc" w:date="2022-03-26T23:54:00Z">
        <w:r w:rsidR="8A6505A7">
          <w:rPr>
            <w:rFonts w:ascii="Times New Roman" w:cs="Times New Roman" w:hAnsi="Times New Roman"/>
            <w:sz w:val="28"/>
            <w:szCs w:val="28"/>
          </w:rPr>
          <w:t xml:space="preserve"> </w:t>
        </w:r>
      </w:ins>
      <w:r w:rsidRPr="CE26AA52">
        <w:rPr>
          <w:rFonts w:ascii="Times New Roman" w:cs="Times New Roman"/>
          <w:sz w:val="28"/>
          <w:szCs w:val="28"/>
          <w:rPrChange w:id="8448" w:author="user pc" w:date="2022-03-15T10:14:00Z">
            <w:rPr/>
          </w:rPrChange>
        </w:rPr>
        <w:t>a</w:t>
      </w:r>
      <w:ins w:id="8449" w:author="user pc" w:date="2022-03-26T23:55:00Z">
        <w:r w:rsidR="B2C8FD3A">
          <w:rPr>
            <w:rFonts w:ascii="Times New Roman" w:cs="Times New Roman" w:hAnsi="Times New Roman"/>
            <w:sz w:val="28"/>
            <w:szCs w:val="28"/>
          </w:rPr>
          <w:t xml:space="preserve"> </w:t>
        </w:r>
      </w:ins>
      <w:r w:rsidRPr="AF52507D">
        <w:rPr>
          <w:rFonts w:ascii="Times New Roman" w:cs="Times New Roman"/>
          <w:sz w:val="28"/>
          <w:szCs w:val="28"/>
          <w:rPrChange w:id="8450" w:author="user pc" w:date="2022-03-15T10:14:00Z">
            <w:rPr/>
          </w:rPrChange>
        </w:rPr>
        <w:t>pressure</w:t>
      </w:r>
      <w:ins w:id="8451" w:author="user pc" w:date="2022-03-26T23:55:00Z">
        <w:r w:rsidR="94FD2BC7">
          <w:rPr>
            <w:rFonts w:ascii="Times New Roman" w:cs="Times New Roman" w:hAnsi="Times New Roman"/>
            <w:sz w:val="28"/>
            <w:szCs w:val="28"/>
          </w:rPr>
          <w:t xml:space="preserve"> </w:t>
        </w:r>
      </w:ins>
      <w:r w:rsidRPr="FFE4E671">
        <w:rPr>
          <w:rFonts w:ascii="Times New Roman" w:cs="Times New Roman"/>
          <w:sz w:val="28"/>
          <w:szCs w:val="28"/>
          <w:rPrChange w:id="8452" w:author="user pc" w:date="2022-03-15T10:14:00Z">
            <w:rPr/>
          </w:rPrChange>
        </w:rPr>
        <w:t>of</w:t>
      </w:r>
      <w:ins w:id="8453" w:author="user pc" w:date="2022-03-26T23:55:00Z">
        <w:r w:rsidR="85F6EC03">
          <w:rPr>
            <w:rFonts w:ascii="Times New Roman" w:cs="Times New Roman" w:hAnsi="Times New Roman"/>
            <w:sz w:val="28"/>
            <w:szCs w:val="28"/>
          </w:rPr>
          <w:t xml:space="preserve"> </w:t>
        </w:r>
      </w:ins>
      <w:r w:rsidRPr="332113AF">
        <w:rPr>
          <w:rFonts w:ascii="Times New Roman" w:cs="Times New Roman"/>
          <w:sz w:val="28"/>
          <w:szCs w:val="28"/>
          <w:rPrChange w:id="8454" w:author="user pc" w:date="2022-03-15T10:14:00Z">
            <w:rPr/>
          </w:rPrChange>
        </w:rPr>
        <w:t>840</w:t>
      </w:r>
      <w:ins w:id="8455" w:author="user pc" w:date="2022-03-26T23:59:00Z">
        <w:r w:rsidR="7790AF4F">
          <w:rPr>
            <w:rFonts w:ascii="Times New Roman" w:cs="Times New Roman" w:hAnsi="Times New Roman"/>
            <w:sz w:val="28"/>
            <w:szCs w:val="28"/>
          </w:rPr>
          <w:t xml:space="preserve"> </w:t>
        </w:r>
      </w:ins>
      <w:r w:rsidRPr="13C6075D">
        <w:rPr>
          <w:rFonts w:ascii="Times New Roman" w:cs="Times New Roman"/>
          <w:sz w:val="28"/>
          <w:szCs w:val="28"/>
          <w:rPrChange w:id="8456" w:author="user pc" w:date="2022-03-15T10:14:00Z">
            <w:rPr/>
          </w:rPrChange>
        </w:rPr>
        <w:t>torr</w:t>
      </w:r>
      <w:ins w:id="8457" w:author="user pc" w:date="2022-03-26T23:55:00Z">
        <w:r w:rsidR="EAB9704F">
          <w:rPr>
            <w:rFonts w:ascii="Times New Roman" w:cs="Times New Roman" w:hAnsi="Times New Roman"/>
            <w:sz w:val="28"/>
            <w:szCs w:val="28"/>
          </w:rPr>
          <w:t xml:space="preserve"> </w:t>
        </w:r>
      </w:ins>
      <w:r w:rsidRPr="D4488960">
        <w:rPr>
          <w:rFonts w:ascii="Times New Roman" w:cs="Times New Roman"/>
          <w:sz w:val="28"/>
          <w:szCs w:val="28"/>
          <w:rPrChange w:id="8458" w:author="user pc" w:date="2022-03-15T10:14:00Z">
            <w:rPr/>
          </w:rPrChange>
        </w:rPr>
        <w:t>consists</w:t>
      </w:r>
      <w:ins w:id="8459" w:author="user pc" w:date="2022-03-26T23:55:00Z">
        <w:r w:rsidR="5A909A28">
          <w:rPr>
            <w:rFonts w:ascii="Times New Roman" w:cs="Times New Roman" w:hAnsi="Times New Roman"/>
            <w:sz w:val="28"/>
            <w:szCs w:val="28"/>
          </w:rPr>
          <w:t xml:space="preserve"> </w:t>
        </w:r>
      </w:ins>
      <w:r w:rsidRPr="AAA1F3B4">
        <w:rPr>
          <w:rFonts w:ascii="Times New Roman" w:cs="Times New Roman"/>
          <w:sz w:val="28"/>
          <w:szCs w:val="28"/>
          <w:rPrChange w:id="8460" w:author="user pc" w:date="2022-03-15T10:14:00Z">
            <w:rPr/>
          </w:rPrChange>
        </w:rPr>
        <w:t>of</w:t>
      </w:r>
      <w:ins w:id="8461" w:author="user pc" w:date="2022-03-26T23:55:00Z">
        <w:r w:rsidR="3EEC3966">
          <w:rPr>
            <w:rFonts w:ascii="Times New Roman" w:cs="Times New Roman" w:hAnsi="Times New Roman"/>
            <w:sz w:val="28"/>
            <w:szCs w:val="28"/>
          </w:rPr>
          <w:t xml:space="preserve"> </w:t>
        </w:r>
      </w:ins>
      <w:r w:rsidRPr="540DF870">
        <w:rPr>
          <w:rFonts w:ascii="Times New Roman" w:cs="Times New Roman"/>
          <w:sz w:val="28"/>
          <w:szCs w:val="28"/>
          <w:rPrChange w:id="8462" w:author="user pc" w:date="2022-03-15T10:14:00Z">
            <w:rPr/>
          </w:rPrChange>
        </w:rPr>
        <w:t>0.2</w:t>
      </w:r>
      <w:ins w:id="8463" w:author="user pc" w:date="2022-03-26T23:55:00Z">
        <w:r w:rsidR="953826DF">
          <w:rPr>
            <w:rFonts w:ascii="Times New Roman" w:cs="Times New Roman" w:hAnsi="Times New Roman"/>
            <w:sz w:val="28"/>
            <w:szCs w:val="28"/>
          </w:rPr>
          <w:t xml:space="preserve"> </w:t>
        </w:r>
      </w:ins>
      <w:r w:rsidRPr="A118F318">
        <w:rPr>
          <w:rFonts w:ascii="Times New Roman" w:cs="Times New Roman"/>
          <w:sz w:val="28"/>
          <w:szCs w:val="28"/>
          <w:rPrChange w:id="8464" w:author="user pc" w:date="2022-03-15T10:14:00Z">
            <w:rPr/>
          </w:rPrChange>
        </w:rPr>
        <w:t>mole</w:t>
      </w:r>
      <w:ins w:id="8465" w:author="user pc" w:date="2022-03-26T23:55:00Z">
        <w:r w:rsidR="FD774A07">
          <w:rPr>
            <w:rFonts w:ascii="Times New Roman" w:cs="Times New Roman" w:hAnsi="Times New Roman"/>
            <w:sz w:val="28"/>
            <w:szCs w:val="28"/>
          </w:rPr>
          <w:t xml:space="preserve"> </w:t>
        </w:r>
      </w:ins>
      <w:r w:rsidRPr="C288882A">
        <w:rPr>
          <w:rFonts w:ascii="Times New Roman" w:cs="Times New Roman"/>
          <w:sz w:val="28"/>
          <w:szCs w:val="28"/>
          <w:rPrChange w:id="8466" w:author="user pc" w:date="2022-03-15T10:14:00Z">
            <w:rPr/>
          </w:rPrChange>
        </w:rPr>
        <w:t>of</w:t>
      </w:r>
      <w:ins w:id="8467" w:author="user pc" w:date="2022-03-26T23:55:00Z">
        <w:r w:rsidR="A10B5F97">
          <w:rPr>
            <w:rFonts w:ascii="Times New Roman" w:cs="Times New Roman" w:hAnsi="Times New Roman"/>
            <w:sz w:val="28"/>
            <w:szCs w:val="28"/>
          </w:rPr>
          <w:t xml:space="preserve"> </w:t>
        </w:r>
      </w:ins>
      <w:r w:rsidRPr="A03C940E">
        <w:rPr>
          <w:rFonts w:ascii="Times New Roman" w:cs="Times New Roman"/>
          <w:sz w:val="28"/>
          <w:szCs w:val="28"/>
          <w:rPrChange w:id="8468" w:author="user pc" w:date="2022-03-15T10:14:00Z">
            <w:rPr/>
          </w:rPrChange>
        </w:rPr>
        <w:t>oxygen,</w:t>
      </w:r>
      <w:ins w:id="8469" w:author="user pc" w:date="2022-03-26T23:55:00Z">
        <w:r w:rsidR="BAF3B278">
          <w:rPr>
            <w:rFonts w:ascii="Times New Roman" w:cs="Times New Roman" w:hAnsi="Times New Roman"/>
            <w:sz w:val="28"/>
            <w:szCs w:val="28"/>
          </w:rPr>
          <w:t xml:space="preserve"> </w:t>
        </w:r>
      </w:ins>
      <w:r w:rsidRPr="F26272CA">
        <w:rPr>
          <w:rFonts w:ascii="Times New Roman" w:cs="Times New Roman"/>
          <w:sz w:val="28"/>
          <w:szCs w:val="28"/>
          <w:rPrChange w:id="8470" w:author="user pc" w:date="2022-03-15T10:14:00Z">
            <w:rPr/>
          </w:rPrChange>
        </w:rPr>
        <w:t>0.3</w:t>
      </w:r>
      <w:ins w:id="8471" w:author="user pc" w:date="2022-03-26T23:55:00Z">
        <w:r w:rsidR="002C3841">
          <w:rPr>
            <w:rFonts w:ascii="Times New Roman" w:cs="Times New Roman" w:hAnsi="Times New Roman"/>
            <w:sz w:val="28"/>
            <w:szCs w:val="28"/>
          </w:rPr>
          <w:t xml:space="preserve"> </w:t>
        </w:r>
      </w:ins>
      <w:r w:rsidRPr="E5468C29">
        <w:rPr>
          <w:rFonts w:ascii="Times New Roman" w:cs="Times New Roman"/>
          <w:sz w:val="28"/>
          <w:szCs w:val="28"/>
          <w:rPrChange w:id="8472" w:author="user pc" w:date="2022-03-15T10:14:00Z">
            <w:rPr/>
          </w:rPrChange>
        </w:rPr>
        <w:t>mole</w:t>
      </w:r>
      <w:ins w:id="8473" w:author="user pc" w:date="2022-03-26T23:55:00Z">
        <w:r w:rsidR="551957DE">
          <w:rPr>
            <w:rFonts w:ascii="Times New Roman" w:cs="Times New Roman" w:hAnsi="Times New Roman"/>
            <w:sz w:val="28"/>
            <w:szCs w:val="28"/>
          </w:rPr>
          <w:t xml:space="preserve"> </w:t>
        </w:r>
      </w:ins>
      <w:r w:rsidRPr="E51C5C3E">
        <w:rPr>
          <w:rFonts w:ascii="Times New Roman" w:cs="Times New Roman"/>
          <w:sz w:val="28"/>
          <w:szCs w:val="28"/>
          <w:rPrChange w:id="8474" w:author="user pc" w:date="2022-03-15T10:14:00Z">
            <w:rPr/>
          </w:rPrChange>
        </w:rPr>
        <w:t>of</w:t>
      </w:r>
      <w:ins w:id="8475" w:author="user pc" w:date="2022-03-26T23:55:00Z">
        <w:r w:rsidR="CAAA980B">
          <w:rPr>
            <w:rFonts w:ascii="Times New Roman" w:cs="Times New Roman" w:hAnsi="Times New Roman"/>
            <w:sz w:val="28"/>
            <w:szCs w:val="28"/>
          </w:rPr>
          <w:t xml:space="preserve"> </w:t>
        </w:r>
      </w:ins>
      <w:r w:rsidRPr="A41AF667">
        <w:rPr>
          <w:rFonts w:ascii="Times New Roman" w:cs="Times New Roman"/>
          <w:sz w:val="28"/>
          <w:szCs w:val="28"/>
          <w:rPrChange w:id="8476" w:author="user pc" w:date="2022-03-15T10:14:00Z">
            <w:rPr/>
          </w:rPrChange>
        </w:rPr>
        <w:t>hydrogen</w:t>
      </w:r>
      <w:ins w:id="8477" w:author="user pc" w:date="2022-03-26T23:55:00Z">
        <w:r w:rsidR="24715CCE">
          <w:rPr>
            <w:rFonts w:ascii="Times New Roman" w:cs="Times New Roman" w:hAnsi="Times New Roman"/>
            <w:sz w:val="28"/>
            <w:szCs w:val="28"/>
          </w:rPr>
          <w:t xml:space="preserve"> </w:t>
        </w:r>
      </w:ins>
      <w:r w:rsidRPr="FE68D130">
        <w:rPr>
          <w:rFonts w:ascii="Times New Roman" w:cs="Times New Roman"/>
          <w:sz w:val="28"/>
          <w:szCs w:val="28"/>
          <w:rPrChange w:id="8478" w:author="user pc" w:date="2022-03-15T10:14:00Z">
            <w:rPr/>
          </w:rPrChange>
        </w:rPr>
        <w:t>and</w:t>
      </w:r>
      <w:ins w:id="8479" w:author="user pc" w:date="2022-03-26T23:55:00Z">
        <w:r w:rsidR="50470616">
          <w:rPr>
            <w:rFonts w:ascii="Times New Roman" w:cs="Times New Roman" w:hAnsi="Times New Roman"/>
            <w:sz w:val="28"/>
            <w:szCs w:val="28"/>
          </w:rPr>
          <w:t xml:space="preserve"> </w:t>
        </w:r>
      </w:ins>
      <w:r w:rsidRPr="1C4593DA">
        <w:rPr>
          <w:rFonts w:ascii="Times New Roman" w:cs="Times New Roman"/>
          <w:sz w:val="28"/>
          <w:szCs w:val="28"/>
          <w:rPrChange w:id="8480" w:author="user pc" w:date="2022-03-15T10:14:00Z">
            <w:rPr/>
          </w:rPrChange>
        </w:rPr>
        <w:t>0.7</w:t>
      </w:r>
      <w:ins w:id="8481" w:author="user pc" w:date="2022-03-26T23:55:00Z">
        <w:r w:rsidR="436DFF23">
          <w:rPr>
            <w:rFonts w:ascii="Times New Roman" w:cs="Times New Roman" w:hAnsi="Times New Roman"/>
            <w:sz w:val="28"/>
            <w:szCs w:val="28"/>
          </w:rPr>
          <w:t xml:space="preserve"> </w:t>
        </w:r>
      </w:ins>
      <w:r w:rsidRPr="12123244">
        <w:rPr>
          <w:rFonts w:ascii="Times New Roman" w:cs="Times New Roman"/>
          <w:sz w:val="28"/>
          <w:szCs w:val="28"/>
          <w:rPrChange w:id="8482" w:author="user pc" w:date="2022-03-15T10:14:00Z">
            <w:rPr/>
          </w:rPrChange>
        </w:rPr>
        <w:t>mole</w:t>
      </w:r>
      <w:ins w:id="8483" w:author="user pc" w:date="2022-03-26T23:55:00Z">
        <w:r w:rsidR="6F66ED6B">
          <w:rPr>
            <w:rFonts w:ascii="Times New Roman" w:cs="Times New Roman" w:hAnsi="Times New Roman"/>
            <w:sz w:val="28"/>
            <w:szCs w:val="28"/>
          </w:rPr>
          <w:t xml:space="preserve"> </w:t>
        </w:r>
      </w:ins>
      <w:r w:rsidRPr="50F7F28A">
        <w:rPr>
          <w:rFonts w:ascii="Times New Roman" w:cs="Times New Roman"/>
          <w:sz w:val="28"/>
          <w:szCs w:val="28"/>
          <w:rPrChange w:id="8484" w:author="user pc" w:date="2022-03-15T10:14:00Z">
            <w:rPr/>
          </w:rPrChange>
        </w:rPr>
        <w:t>of</w:t>
      </w:r>
      <w:ins w:id="8485" w:author="user pc" w:date="2022-03-26T23:55:00Z">
        <w:r w:rsidR="CEC1FF11">
          <w:rPr>
            <w:rFonts w:ascii="Times New Roman" w:cs="Times New Roman" w:hAnsi="Times New Roman"/>
            <w:sz w:val="28"/>
            <w:szCs w:val="28"/>
          </w:rPr>
          <w:t xml:space="preserve"> </w:t>
        </w:r>
      </w:ins>
      <w:r w:rsidRPr="AE3D8F9E">
        <w:rPr>
          <w:rFonts w:ascii="Times New Roman" w:cs="Times New Roman"/>
          <w:sz w:val="28"/>
          <w:szCs w:val="28"/>
          <w:rPrChange w:id="8486" w:author="user pc" w:date="2022-03-15T10:14:00Z">
            <w:rPr/>
          </w:rPrChange>
        </w:rPr>
        <w:t>carbon</w:t>
      </w:r>
      <w:ins w:id="8487" w:author="user pc" w:date="2022-03-26T23:56:00Z">
        <w:r w:rsidR="1A74AC2E">
          <w:rPr>
            <w:rFonts w:ascii="Times New Roman" w:cs="Times New Roman" w:hAnsi="Times New Roman"/>
            <w:sz w:val="28"/>
            <w:szCs w:val="28"/>
          </w:rPr>
          <w:t xml:space="preserve"> </w:t>
        </w:r>
      </w:ins>
      <w:r w:rsidRPr="3C889E99">
        <w:rPr>
          <w:rFonts w:ascii="Times New Roman" w:cs="Times New Roman"/>
          <w:sz w:val="28"/>
          <w:szCs w:val="28"/>
          <w:rPrChange w:id="8488" w:author="user pc" w:date="2022-03-15T10:14:00Z">
            <w:rPr/>
          </w:rPrChange>
        </w:rPr>
        <w:t>(IV)</w:t>
      </w:r>
      <w:ins w:id="8489" w:author="user pc" w:date="2022-03-26T23:55:00Z">
        <w:r w:rsidR="9DDEE37A">
          <w:rPr>
            <w:rFonts w:ascii="Times New Roman" w:cs="Times New Roman" w:hAnsi="Times New Roman"/>
            <w:sz w:val="28"/>
            <w:szCs w:val="28"/>
          </w:rPr>
          <w:t xml:space="preserve"> </w:t>
        </w:r>
      </w:ins>
      <w:r w:rsidRPr="F00138A6">
        <w:rPr>
          <w:rFonts w:ascii="Times New Roman" w:cs="Times New Roman"/>
          <w:sz w:val="28"/>
          <w:szCs w:val="28"/>
          <w:rPrChange w:id="8490" w:author="user pc" w:date="2022-03-15T10:14:00Z">
            <w:rPr/>
          </w:rPrChange>
        </w:rPr>
        <w:t>oxide.</w:t>
      </w:r>
      <w:ins w:id="8491" w:author="user pc" w:date="2022-03-26T23:56:00Z">
        <w:r w:rsidR="A1D4E214">
          <w:rPr>
            <w:rFonts w:ascii="Times New Roman" w:cs="Times New Roman" w:hAnsi="Times New Roman"/>
            <w:sz w:val="28"/>
            <w:szCs w:val="28"/>
          </w:rPr>
          <w:t xml:space="preserve"> </w:t>
        </w:r>
      </w:ins>
      <w:r w:rsidRPr="9D51C1A8">
        <w:rPr>
          <w:rFonts w:ascii="Times New Roman" w:cs="Times New Roman"/>
          <w:sz w:val="28"/>
          <w:szCs w:val="28"/>
          <w:rPrChange w:id="8492" w:author="user pc" w:date="2022-03-15T10:14:00Z">
            <w:rPr/>
          </w:rPrChange>
        </w:rPr>
        <w:t>Determine</w:t>
      </w:r>
      <w:ins w:id="8493" w:author="user pc" w:date="2022-03-26T23:56:00Z">
        <w:r w:rsidR="2922AF80">
          <w:rPr>
            <w:rFonts w:ascii="Times New Roman" w:cs="Times New Roman" w:hAnsi="Times New Roman"/>
            <w:sz w:val="28"/>
            <w:szCs w:val="28"/>
          </w:rPr>
          <w:t xml:space="preserve"> </w:t>
        </w:r>
      </w:ins>
      <w:r w:rsidRPr="526E040F">
        <w:rPr>
          <w:rFonts w:ascii="Times New Roman" w:cs="Times New Roman"/>
          <w:sz w:val="28"/>
          <w:szCs w:val="28"/>
          <w:rPrChange w:id="8494" w:author="user pc" w:date="2022-03-15T10:14:00Z">
            <w:rPr/>
          </w:rPrChange>
        </w:rPr>
        <w:t>the</w:t>
      </w:r>
      <w:ins w:id="8495" w:author="user pc" w:date="2022-03-26T23:56:00Z">
        <w:r w:rsidR="0D3DB212">
          <w:rPr>
            <w:rFonts w:ascii="Times New Roman" w:cs="Times New Roman" w:hAnsi="Times New Roman"/>
            <w:sz w:val="28"/>
            <w:szCs w:val="28"/>
          </w:rPr>
          <w:t xml:space="preserve"> </w:t>
        </w:r>
      </w:ins>
      <w:r w:rsidRPr="0ECFD479">
        <w:rPr>
          <w:rFonts w:ascii="Times New Roman" w:cs="Times New Roman"/>
          <w:sz w:val="28"/>
          <w:szCs w:val="28"/>
          <w:rPrChange w:id="8496" w:author="user pc" w:date="2022-03-15T10:14:00Z">
            <w:rPr/>
          </w:rPrChange>
        </w:rPr>
        <w:t>partial</w:t>
      </w:r>
      <w:ins w:id="8497" w:author="user pc" w:date="2022-03-26T23:56:00Z">
        <w:r w:rsidR="CAB2DD5A">
          <w:rPr>
            <w:rFonts w:ascii="Times New Roman" w:cs="Times New Roman" w:hAnsi="Times New Roman"/>
            <w:sz w:val="28"/>
            <w:szCs w:val="28"/>
          </w:rPr>
          <w:t xml:space="preserve"> </w:t>
        </w:r>
      </w:ins>
      <w:r w:rsidRPr="1C969414">
        <w:rPr>
          <w:rFonts w:ascii="Times New Roman" w:cs="Times New Roman"/>
          <w:sz w:val="28"/>
          <w:szCs w:val="28"/>
          <w:rPrChange w:id="8498" w:author="user pc" w:date="2022-03-15T10:14:00Z">
            <w:rPr/>
          </w:rPrChange>
        </w:rPr>
        <w:t>pressure</w:t>
      </w:r>
      <w:ins w:id="8499" w:author="user pc" w:date="2022-03-26T23:56:00Z">
        <w:r w:rsidR="62D3EB56">
          <w:rPr>
            <w:rFonts w:ascii="Times New Roman" w:cs="Times New Roman" w:hAnsi="Times New Roman"/>
            <w:sz w:val="28"/>
            <w:szCs w:val="28"/>
          </w:rPr>
          <w:t xml:space="preserve"> </w:t>
        </w:r>
      </w:ins>
      <w:r w:rsidRPr="DCC746D5">
        <w:rPr>
          <w:rFonts w:ascii="Times New Roman" w:cs="Times New Roman"/>
          <w:sz w:val="28"/>
          <w:szCs w:val="28"/>
          <w:rPrChange w:id="8500" w:author="user pc" w:date="2022-03-15T10:14:00Z">
            <w:rPr/>
          </w:rPrChange>
        </w:rPr>
        <w:t>contributed</w:t>
      </w:r>
      <w:ins w:id="8501" w:author="user pc" w:date="2022-03-26T23:56:00Z">
        <w:r w:rsidR="F88BB26B">
          <w:rPr>
            <w:rFonts w:ascii="Times New Roman" w:cs="Times New Roman" w:hAnsi="Times New Roman"/>
            <w:sz w:val="28"/>
            <w:szCs w:val="28"/>
          </w:rPr>
          <w:t xml:space="preserve"> </w:t>
        </w:r>
      </w:ins>
      <w:r w:rsidRPr="BA101B04">
        <w:rPr>
          <w:rFonts w:ascii="Times New Roman" w:cs="Times New Roman"/>
          <w:sz w:val="28"/>
          <w:szCs w:val="28"/>
          <w:rPrChange w:id="8502" w:author="user pc" w:date="2022-03-15T10:14:00Z">
            <w:rPr/>
          </w:rPrChange>
        </w:rPr>
        <w:t>by:</w:t>
      </w:r>
    </w:p>
    <w:p>
      <w:pPr>
        <w:pStyle w:val="style0"/>
        <w:rPr>
          <w:rFonts w:ascii="Times New Roman" w:cs="Times New Roman"/>
          <w:sz w:val="28"/>
          <w:szCs w:val="28"/>
          <w:rPrChange w:id="8503" w:author="user pc" w:date="2022-03-15T10:14:00Z">
            <w:rPr/>
          </w:rPrChange>
        </w:rPr>
      </w:pPr>
      <w:r w:rsidRPr="D94241B0">
        <w:rPr>
          <w:rFonts w:ascii="Times New Roman" w:cs="Times New Roman"/>
          <w:sz w:val="28"/>
          <w:szCs w:val="28"/>
          <w:rPrChange w:id="8504" w:author="user pc" w:date="2022-03-15T10:14:00Z">
            <w:rPr/>
          </w:rPrChange>
        </w:rPr>
        <w:t>a)</w:t>
      </w:r>
      <w:ins w:id="8505" w:author="user pc" w:date="2022-03-26T23:56:00Z">
        <w:r w:rsidR="8F284090">
          <w:rPr>
            <w:rFonts w:ascii="Times New Roman" w:cs="Times New Roman" w:hAnsi="Times New Roman"/>
            <w:sz w:val="28"/>
            <w:szCs w:val="28"/>
          </w:rPr>
          <w:t xml:space="preserve"> </w:t>
        </w:r>
      </w:ins>
      <w:r w:rsidRPr="871C6401">
        <w:rPr>
          <w:rFonts w:ascii="Times New Roman" w:cs="Times New Roman"/>
          <w:sz w:val="28"/>
          <w:szCs w:val="28"/>
          <w:rPrChange w:id="8506" w:author="user pc" w:date="2022-03-15T10:14:00Z">
            <w:rPr/>
          </w:rPrChange>
        </w:rPr>
        <w:t>Hydrogen</w:t>
      </w:r>
    </w:p>
    <w:p>
      <w:pPr>
        <w:pStyle w:val="style0"/>
        <w:rPr>
          <w:rFonts w:ascii="Times New Roman" w:cs="Times New Roman"/>
          <w:sz w:val="28"/>
          <w:szCs w:val="28"/>
          <w:rPrChange w:id="8507" w:author="user pc" w:date="2022-03-15T10:14:00Z">
            <w:rPr/>
          </w:rPrChange>
        </w:rPr>
      </w:pPr>
      <w:r w:rsidRPr="D7A5E78A">
        <w:rPr>
          <w:rFonts w:ascii="Times New Roman" w:cs="Times New Roman"/>
          <w:sz w:val="28"/>
          <w:szCs w:val="28"/>
          <w:rPrChange w:id="8508" w:author="user pc" w:date="2022-03-15T10:14:00Z">
            <w:rPr/>
          </w:rPrChange>
        </w:rPr>
        <w:t>b)</w:t>
      </w:r>
      <w:ins w:id="8509" w:author="user pc" w:date="2022-03-26T23:56:00Z">
        <w:r w:rsidR="6598A8B9">
          <w:rPr>
            <w:rFonts w:ascii="Times New Roman" w:cs="Times New Roman" w:hAnsi="Times New Roman"/>
            <w:sz w:val="28"/>
            <w:szCs w:val="28"/>
          </w:rPr>
          <w:t xml:space="preserve"> </w:t>
        </w:r>
      </w:ins>
      <w:r w:rsidRPr="96652403">
        <w:rPr>
          <w:rFonts w:ascii="Times New Roman" w:cs="Times New Roman"/>
          <w:sz w:val="28"/>
          <w:szCs w:val="28"/>
          <w:rPrChange w:id="8510" w:author="user pc" w:date="2022-03-15T10:14:00Z">
            <w:rPr/>
          </w:rPrChange>
        </w:rPr>
        <w:t>Carbon</w:t>
      </w:r>
      <w:ins w:id="8511" w:author="user pc" w:date="2022-03-26T23:56:00Z">
        <w:r w:rsidR="722D74D7">
          <w:rPr>
            <w:rFonts w:ascii="Times New Roman" w:cs="Times New Roman" w:hAnsi="Times New Roman"/>
            <w:sz w:val="28"/>
            <w:szCs w:val="28"/>
          </w:rPr>
          <w:t xml:space="preserve"> </w:t>
        </w:r>
      </w:ins>
      <w:r w:rsidRPr="4930B717">
        <w:rPr>
          <w:rFonts w:ascii="Times New Roman" w:cs="Times New Roman"/>
          <w:sz w:val="28"/>
          <w:szCs w:val="28"/>
          <w:rPrChange w:id="8512" w:author="user pc" w:date="2022-03-15T10:14:00Z">
            <w:rPr/>
          </w:rPrChange>
        </w:rPr>
        <w:t>(IV)</w:t>
      </w:r>
      <w:ins w:id="8513" w:author="user pc" w:date="2022-03-26T23:57:00Z">
        <w:r w:rsidR="A32172BA">
          <w:rPr>
            <w:rFonts w:ascii="Times New Roman" w:cs="Times New Roman" w:hAnsi="Times New Roman"/>
            <w:sz w:val="28"/>
            <w:szCs w:val="28"/>
          </w:rPr>
          <w:t xml:space="preserve"> </w:t>
        </w:r>
      </w:ins>
      <w:r w:rsidRPr="1E2CD723">
        <w:rPr>
          <w:rFonts w:ascii="Times New Roman" w:cs="Times New Roman"/>
          <w:sz w:val="28"/>
          <w:szCs w:val="28"/>
          <w:rPrChange w:id="8514" w:author="user pc" w:date="2022-03-15T10:14:00Z">
            <w:rPr/>
          </w:rPrChange>
        </w:rPr>
        <w:t>oxide</w:t>
      </w:r>
    </w:p>
    <w:p>
      <w:pPr>
        <w:pStyle w:val="style0"/>
        <w:rPr>
          <w:rFonts w:ascii="Times New Roman" w:cs="Times New Roman"/>
          <w:sz w:val="28"/>
          <w:szCs w:val="28"/>
          <w:rPrChange w:id="8515" w:author="user pc" w:date="2022-03-15T10:14:00Z">
            <w:rPr/>
          </w:rPrChange>
        </w:rPr>
      </w:pPr>
      <w:r w:rsidRPr="B829F421">
        <w:rPr>
          <w:rFonts w:ascii="Times New Roman" w:cs="Times New Roman"/>
          <w:sz w:val="28"/>
          <w:szCs w:val="28"/>
          <w:rPrChange w:id="8516" w:author="user pc" w:date="2022-03-15T10:14:00Z">
            <w:rPr/>
          </w:rPrChange>
        </w:rPr>
        <w:t>Calculate</w:t>
      </w:r>
      <w:ins w:id="8517" w:author="user pc" w:date="2022-03-26T23:56:00Z">
        <w:r w:rsidR="34D80E63">
          <w:rPr>
            <w:rFonts w:ascii="Times New Roman" w:cs="Times New Roman" w:hAnsi="Times New Roman"/>
            <w:sz w:val="28"/>
            <w:szCs w:val="28"/>
          </w:rPr>
          <w:t xml:space="preserve"> </w:t>
        </w:r>
      </w:ins>
      <w:r w:rsidRPr="7E59AE16">
        <w:rPr>
          <w:rFonts w:ascii="Times New Roman" w:cs="Times New Roman"/>
          <w:sz w:val="28"/>
          <w:szCs w:val="28"/>
          <w:rPrChange w:id="8518" w:author="user pc" w:date="2022-03-15T10:14:00Z">
            <w:rPr/>
          </w:rPrChange>
        </w:rPr>
        <w:t>the</w:t>
      </w:r>
      <w:ins w:id="8519" w:author="user pc" w:date="2022-03-26T23:56:00Z">
        <w:r w:rsidR="9C72C1CA">
          <w:rPr>
            <w:rFonts w:ascii="Times New Roman" w:cs="Times New Roman" w:hAnsi="Times New Roman"/>
            <w:sz w:val="28"/>
            <w:szCs w:val="28"/>
          </w:rPr>
          <w:t xml:space="preserve"> </w:t>
        </w:r>
      </w:ins>
      <w:r w:rsidRPr="91243AAD">
        <w:rPr>
          <w:rFonts w:ascii="Times New Roman" w:cs="Times New Roman"/>
          <w:sz w:val="28"/>
          <w:szCs w:val="28"/>
          <w:rPrChange w:id="8520" w:author="user pc" w:date="2022-03-15T10:14:00Z">
            <w:rPr/>
          </w:rPrChange>
        </w:rPr>
        <w:t>mole</w:t>
      </w:r>
      <w:ins w:id="8521" w:author="user pc" w:date="2022-03-26T23:56:00Z">
        <w:r w:rsidR="2C5DD1CD">
          <w:rPr>
            <w:rFonts w:ascii="Times New Roman" w:cs="Times New Roman" w:hAnsi="Times New Roman"/>
            <w:sz w:val="28"/>
            <w:szCs w:val="28"/>
          </w:rPr>
          <w:t xml:space="preserve"> </w:t>
        </w:r>
      </w:ins>
      <w:r w:rsidRPr="E4034FF6">
        <w:rPr>
          <w:rFonts w:ascii="Times New Roman" w:cs="Times New Roman"/>
          <w:sz w:val="28"/>
          <w:szCs w:val="28"/>
          <w:rPrChange w:id="8522" w:author="user pc" w:date="2022-03-15T10:14:00Z">
            <w:rPr/>
          </w:rPrChange>
        </w:rPr>
        <w:t>fractions</w:t>
      </w:r>
      <w:ins w:id="8523" w:author="user pc" w:date="2022-03-26T23:57:00Z">
        <w:r w:rsidR="E6FA40A9">
          <w:rPr>
            <w:rFonts w:ascii="Times New Roman" w:cs="Times New Roman" w:hAnsi="Times New Roman"/>
            <w:sz w:val="28"/>
            <w:szCs w:val="28"/>
          </w:rPr>
          <w:t xml:space="preserve"> </w:t>
        </w:r>
      </w:ins>
      <w:r w:rsidRPr="3B33A05D">
        <w:rPr>
          <w:rFonts w:ascii="Times New Roman" w:cs="Times New Roman"/>
          <w:sz w:val="28"/>
          <w:szCs w:val="28"/>
          <w:rPrChange w:id="8524" w:author="user pc" w:date="2022-03-15T10:14:00Z">
            <w:rPr/>
          </w:rPrChange>
        </w:rPr>
        <w:t>of</w:t>
      </w:r>
      <w:ins w:id="8525" w:author="user pc" w:date="2022-03-26T23:57:00Z">
        <w:r w:rsidR="311C08F6">
          <w:rPr>
            <w:rFonts w:ascii="Times New Roman" w:cs="Times New Roman" w:hAnsi="Times New Roman"/>
            <w:sz w:val="28"/>
            <w:szCs w:val="28"/>
          </w:rPr>
          <w:t xml:space="preserve"> </w:t>
        </w:r>
      </w:ins>
      <w:r w:rsidRPr="2A747448">
        <w:rPr>
          <w:rFonts w:ascii="Times New Roman" w:cs="Times New Roman"/>
          <w:sz w:val="28"/>
          <w:szCs w:val="28"/>
          <w:rPrChange w:id="8526" w:author="user pc" w:date="2022-03-15T10:14:00Z">
            <w:rPr/>
          </w:rPrChange>
        </w:rPr>
        <w:t>the</w:t>
      </w:r>
      <w:ins w:id="8527" w:author="user pc" w:date="2022-03-26T23:57:00Z">
        <w:r w:rsidR="365223AB">
          <w:rPr>
            <w:rFonts w:ascii="Times New Roman" w:cs="Times New Roman" w:hAnsi="Times New Roman"/>
            <w:sz w:val="28"/>
            <w:szCs w:val="28"/>
          </w:rPr>
          <w:t xml:space="preserve"> </w:t>
        </w:r>
      </w:ins>
      <w:r w:rsidRPr="031A0814">
        <w:rPr>
          <w:rFonts w:ascii="Times New Roman" w:cs="Times New Roman"/>
          <w:sz w:val="28"/>
          <w:szCs w:val="28"/>
          <w:rPrChange w:id="8528" w:author="user pc" w:date="2022-03-15T10:14:00Z">
            <w:rPr/>
          </w:rPrChange>
        </w:rPr>
        <w:t>gases</w:t>
      </w:r>
      <w:ins w:id="8529" w:author="user pc" w:date="2022-03-26T23:57:00Z">
        <w:r w:rsidR="C878EA90">
          <w:rPr>
            <w:rFonts w:ascii="Times New Roman" w:cs="Times New Roman" w:hAnsi="Times New Roman"/>
            <w:sz w:val="28"/>
            <w:szCs w:val="28"/>
          </w:rPr>
          <w:t xml:space="preserve"> </w:t>
        </w:r>
      </w:ins>
      <w:r w:rsidRPr="B91D993A">
        <w:rPr>
          <w:rFonts w:ascii="Times New Roman" w:cs="Times New Roman"/>
          <w:sz w:val="28"/>
          <w:szCs w:val="28"/>
          <w:rPrChange w:id="8530" w:author="user pc" w:date="2022-03-15T10:14:00Z">
            <w:rPr/>
          </w:rPrChange>
        </w:rPr>
        <w:t>in</w:t>
      </w:r>
      <w:ins w:id="8531" w:author="user pc" w:date="2022-03-26T23:57:00Z">
        <w:r w:rsidR="4B494C08">
          <w:rPr>
            <w:rFonts w:ascii="Times New Roman" w:cs="Times New Roman" w:hAnsi="Times New Roman"/>
            <w:sz w:val="28"/>
            <w:szCs w:val="28"/>
          </w:rPr>
          <w:t xml:space="preserve"> </w:t>
        </w:r>
      </w:ins>
      <w:r w:rsidRPr="C8728BDF">
        <w:rPr>
          <w:rFonts w:ascii="Times New Roman" w:cs="Times New Roman"/>
          <w:sz w:val="28"/>
          <w:szCs w:val="28"/>
          <w:rPrChange w:id="8532" w:author="user pc" w:date="2022-03-15T10:14:00Z">
            <w:rPr/>
          </w:rPrChange>
        </w:rPr>
        <w:t>the</w:t>
      </w:r>
      <w:ins w:id="8533" w:author="user pc" w:date="2022-03-26T23:57:00Z">
        <w:r w:rsidR="68A68615">
          <w:rPr>
            <w:rFonts w:ascii="Times New Roman" w:cs="Times New Roman" w:hAnsi="Times New Roman"/>
            <w:sz w:val="28"/>
            <w:szCs w:val="28"/>
          </w:rPr>
          <w:t xml:space="preserve"> </w:t>
        </w:r>
      </w:ins>
      <w:del w:id="8534" w:author="user pc" w:date="2022-03-26T23:57:00Z">
        <w:r w:rsidDel="42065A2C" w:rsidRPr="6D3A6203">
          <w:rPr>
            <w:rFonts w:ascii="Times New Roman" w:cs="Times New Roman"/>
            <w:sz w:val="28"/>
            <w:szCs w:val="28"/>
            <w:rPrChange w:id="8535" w:author="user pc" w:date="2022-03-15T10:14:00Z">
              <w:rPr/>
            </w:rPrChange>
          </w:rPr>
          <w:delText>mixtur</w:delText>
        </w:r>
      </w:del>
      <w:ins w:id="8536" w:author="user pc" w:date="2022-03-26T23:57:00Z">
        <w:r w:rsidR="C90F2112">
          <w:rPr>
            <w:rFonts w:ascii="Times New Roman" w:cs="Times New Roman" w:hAnsi="Times New Roman"/>
            <w:sz w:val="28"/>
            <w:szCs w:val="28"/>
          </w:rPr>
          <w:t xml:space="preserve">mixture </w:t>
        </w:r>
      </w:ins>
      <w:del w:id="8537" w:author="user pc" w:date="2022-03-26T23:57:00Z">
        <w:r w:rsidDel="BA29FF1F" w:rsidRPr="B11F2A71">
          <w:rPr>
            <w:rFonts w:ascii="Times New Roman" w:cs="Times New Roman"/>
            <w:sz w:val="28"/>
            <w:szCs w:val="28"/>
            <w:rPrChange w:id="8538" w:author="user pc" w:date="2022-03-15T10:14:00Z">
              <w:rPr/>
            </w:rPrChange>
          </w:rPr>
          <w:delText>e</w:delText>
        </w:r>
      </w:del>
      <w:r w:rsidRPr="E254725F">
        <w:rPr>
          <w:rFonts w:ascii="Times New Roman" w:cs="Times New Roman"/>
          <w:sz w:val="28"/>
          <w:szCs w:val="28"/>
          <w:rPrChange w:id="8539" w:author="user pc" w:date="2022-03-15T10:14:00Z">
            <w:rPr/>
          </w:rPrChange>
        </w:rPr>
        <w:t>above.</w:t>
      </w:r>
    </w:p>
    <w:p>
      <w:pPr>
        <w:pStyle w:val="style0"/>
        <w:rPr>
          <w:rFonts w:ascii="Times New Roman" w:cs="Times New Roman"/>
          <w:sz w:val="28"/>
          <w:szCs w:val="28"/>
          <w:rPrChange w:id="8540" w:author="user pc" w:date="2022-03-15T10:14:00Z">
            <w:rPr/>
          </w:rPrChange>
        </w:rPr>
      </w:pPr>
      <w:r w:rsidRPr="5F4AA9F5">
        <w:rPr>
          <w:rFonts w:ascii="Times New Roman" w:cs="Times New Roman"/>
          <w:b/>
          <w:sz w:val="28"/>
          <w:szCs w:val="28"/>
          <w:rPrChange w:id="8541" w:author="user pc" w:date="2022-03-15T10:14:00Z">
            <w:rPr>
              <w:b/>
            </w:rPr>
          </w:rPrChange>
        </w:rPr>
        <w:t>Solution</w:t>
      </w:r>
    </w:p>
    <w:p>
      <w:pPr>
        <w:pStyle w:val="style0"/>
        <w:rPr>
          <w:rFonts w:ascii="Times New Roman" w:cs="Times New Roman"/>
          <w:sz w:val="28"/>
          <w:szCs w:val="28"/>
          <w:rPrChange w:id="8542" w:author="user pc" w:date="2022-03-15T10:14:00Z">
            <w:rPr/>
          </w:rPrChange>
        </w:rPr>
      </w:pPr>
      <w:del w:id="8543" w:author="user pc" w:date="2022-03-26T23:58:00Z">
        <w:r w:rsidDel="DACB6F12" w:rsidRPr="C03D6E12">
          <w:rPr>
            <w:rFonts w:ascii="Times New Roman" w:cs="Times New Roman"/>
            <w:sz w:val="28"/>
            <w:szCs w:val="28"/>
            <w:rPrChange w:id="8544" w:author="user pc" w:date="2022-03-15T10:14:00Z">
              <w:rPr/>
            </w:rPrChange>
          </w:rPr>
          <w:delText>a)</w:delText>
        </w:r>
      </w:del>
      <w:r>
        <w:rPr>
          <w:rFonts w:ascii="Times New Roman" w:cs="Times New Roman" w:hAnsi="Times New Roman"/>
          <w:sz w:val="28"/>
          <w:szCs w:val="28"/>
        </w:rPr>
        <w:t xml:space="preserve"> </w:t>
      </w:r>
      <w:r w:rsidRPr="237DDD68">
        <w:rPr>
          <w:rFonts w:ascii="Times New Roman" w:cs="Times New Roman"/>
          <w:sz w:val="28"/>
          <w:szCs w:val="28"/>
          <w:rPrChange w:id="8545" w:author="user pc" w:date="2022-03-15T10:14:00Z">
            <w:rPr/>
          </w:rPrChange>
        </w:rPr>
        <w:t>n</w:t>
      </w:r>
      <w:r w:rsidRPr="92287C62">
        <w:rPr>
          <w:rFonts w:ascii="Times New Roman" w:cs="Times New Roman"/>
          <w:sz w:val="28"/>
          <w:szCs w:val="28"/>
          <w:vertAlign w:val="subscript"/>
          <w:rPrChange w:id="8546" w:author="user pc" w:date="2022-03-15T10:14:00Z">
            <w:rPr>
              <w:vertAlign w:val="subscript"/>
            </w:rPr>
          </w:rPrChange>
        </w:rPr>
        <w:t xml:space="preserve">Total </w:t>
      </w:r>
      <w:r>
        <w:rPr>
          <w:rFonts w:ascii="Times New Roman" w:cs="Times New Roman" w:hAnsi="Times New Roman"/>
          <w:sz w:val="28"/>
          <w:szCs w:val="28"/>
          <w:vertAlign w:val="subscript"/>
        </w:rPr>
        <w:t xml:space="preserve"> </w:t>
      </w:r>
      <w:r w:rsidRPr="D9C38738">
        <w:rPr>
          <w:rFonts w:ascii="Times New Roman" w:cs="Times New Roman"/>
          <w:sz w:val="28"/>
          <w:szCs w:val="28"/>
          <w:rPrChange w:id="8547" w:author="user pc" w:date="2022-03-15T10:14:00Z">
            <w:rPr/>
          </w:rPrChange>
        </w:rPr>
        <w:t>=</w:t>
      </w:r>
      <w:ins w:id="8548" w:author="user pc" w:date="2022-03-26T23:58:00Z">
        <w:r w:rsidR="33EEDDC0">
          <w:rPr>
            <w:rFonts w:ascii="Times New Roman" w:cs="Times New Roman" w:hAnsi="Times New Roman"/>
            <w:sz w:val="28"/>
            <w:szCs w:val="28"/>
          </w:rPr>
          <w:t xml:space="preserve"> </w:t>
        </w:r>
      </w:ins>
      <w:r w:rsidRPr="C0DD8DE0">
        <w:rPr>
          <w:rFonts w:ascii="Times New Roman" w:cs="Times New Roman"/>
          <w:sz w:val="28"/>
          <w:szCs w:val="28"/>
          <w:rPrChange w:id="8549" w:author="user pc" w:date="2022-03-15T10:14:00Z">
            <w:rPr/>
          </w:rPrChange>
        </w:rPr>
        <w:t>0.2</w:t>
      </w:r>
      <w:ins w:id="8550" w:author="user pc" w:date="2022-03-26T23:58:00Z">
        <w:r w:rsidR="1B7D38DF">
          <w:rPr>
            <w:rFonts w:ascii="Times New Roman" w:cs="Times New Roman" w:hAnsi="Times New Roman"/>
            <w:sz w:val="28"/>
            <w:szCs w:val="28"/>
          </w:rPr>
          <w:t xml:space="preserve"> </w:t>
        </w:r>
      </w:ins>
      <w:r w:rsidRPr="8C858A4A">
        <w:rPr>
          <w:rFonts w:ascii="Times New Roman" w:cs="Times New Roman"/>
          <w:sz w:val="28"/>
          <w:szCs w:val="28"/>
          <w:rPrChange w:id="8551" w:author="user pc" w:date="2022-03-15T10:14:00Z">
            <w:rPr/>
          </w:rPrChange>
        </w:rPr>
        <w:t>+</w:t>
      </w:r>
      <w:ins w:id="8552" w:author="user pc" w:date="2022-03-26T23:59:00Z">
        <w:r w:rsidR="E5AC6EA1">
          <w:rPr>
            <w:rFonts w:ascii="Times New Roman" w:cs="Times New Roman" w:hAnsi="Times New Roman"/>
            <w:sz w:val="28"/>
            <w:szCs w:val="28"/>
          </w:rPr>
          <w:t xml:space="preserve"> </w:t>
        </w:r>
      </w:ins>
      <w:r w:rsidRPr="F40505B1">
        <w:rPr>
          <w:rFonts w:ascii="Times New Roman" w:cs="Times New Roman"/>
          <w:sz w:val="28"/>
          <w:szCs w:val="28"/>
          <w:rPrChange w:id="8553" w:author="user pc" w:date="2022-03-15T10:14:00Z">
            <w:rPr/>
          </w:rPrChange>
        </w:rPr>
        <w:t>0.3</w:t>
      </w:r>
      <w:ins w:id="8554" w:author="user pc" w:date="2022-03-26T23:59:00Z">
        <w:r w:rsidR="33146D99">
          <w:rPr>
            <w:rFonts w:ascii="Times New Roman" w:cs="Times New Roman" w:hAnsi="Times New Roman"/>
            <w:sz w:val="28"/>
            <w:szCs w:val="28"/>
          </w:rPr>
          <w:t xml:space="preserve"> </w:t>
        </w:r>
      </w:ins>
      <w:r w:rsidRPr="BEB9CA8F">
        <w:rPr>
          <w:rFonts w:ascii="Times New Roman" w:cs="Times New Roman"/>
          <w:sz w:val="28"/>
          <w:szCs w:val="28"/>
          <w:rPrChange w:id="8555" w:author="user pc" w:date="2022-03-15T10:14:00Z">
            <w:rPr/>
          </w:rPrChange>
        </w:rPr>
        <w:t>+</w:t>
      </w:r>
      <w:ins w:id="8556" w:author="user pc" w:date="2022-03-26T23:59:00Z">
        <w:r w:rsidR="DA844B5A">
          <w:rPr>
            <w:rFonts w:ascii="Times New Roman" w:cs="Times New Roman" w:hAnsi="Times New Roman"/>
            <w:sz w:val="28"/>
            <w:szCs w:val="28"/>
          </w:rPr>
          <w:t xml:space="preserve"> </w:t>
        </w:r>
      </w:ins>
      <w:r w:rsidRPr="70904EB3">
        <w:rPr>
          <w:rFonts w:ascii="Times New Roman" w:cs="Times New Roman"/>
          <w:sz w:val="28"/>
          <w:szCs w:val="28"/>
          <w:rPrChange w:id="8557" w:author="user pc" w:date="2022-03-15T10:14:00Z">
            <w:rPr/>
          </w:rPrChange>
        </w:rPr>
        <w:t>0.7</w:t>
      </w:r>
      <w:ins w:id="8558" w:author="user pc" w:date="2022-03-26T23:59:00Z">
        <w:r w:rsidR="8D5D83E5">
          <w:rPr>
            <w:rFonts w:ascii="Times New Roman" w:cs="Times New Roman" w:hAnsi="Times New Roman"/>
            <w:sz w:val="28"/>
            <w:szCs w:val="28"/>
          </w:rPr>
          <w:t xml:space="preserve"> </w:t>
        </w:r>
      </w:ins>
      <w:r w:rsidRPr="444A32D1">
        <w:rPr>
          <w:rFonts w:ascii="Times New Roman" w:cs="Times New Roman"/>
          <w:sz w:val="28"/>
          <w:szCs w:val="28"/>
          <w:rPrChange w:id="8559" w:author="user pc" w:date="2022-03-15T10:14:00Z">
            <w:rPr/>
          </w:rPrChange>
        </w:rPr>
        <w:t>=</w:t>
      </w:r>
      <w:ins w:id="8560" w:author="user pc" w:date="2022-03-26T23:59:00Z">
        <w:r w:rsidR="34F779F1">
          <w:rPr>
            <w:rFonts w:ascii="Times New Roman" w:cs="Times New Roman" w:hAnsi="Times New Roman"/>
            <w:sz w:val="28"/>
            <w:szCs w:val="28"/>
          </w:rPr>
          <w:t xml:space="preserve"> </w:t>
        </w:r>
      </w:ins>
      <w:r w:rsidRPr="57302110">
        <w:rPr>
          <w:rFonts w:ascii="Times New Roman" w:cs="Times New Roman"/>
          <w:sz w:val="28"/>
          <w:szCs w:val="28"/>
          <w:rPrChange w:id="8561" w:author="user pc" w:date="2022-03-15T10:14:00Z">
            <w:rPr/>
          </w:rPrChange>
        </w:rPr>
        <w:t>1.2moles</w:t>
      </w:r>
      <w:ins w:id="8562" w:author="user pc" w:date="2022-03-26T23:59:00Z">
        <w:r w:rsidR="C94DB6E4">
          <w:rPr>
            <w:rFonts w:ascii="Times New Roman" w:cs="Times New Roman" w:hAnsi="Times New Roman"/>
            <w:sz w:val="28"/>
            <w:szCs w:val="28"/>
          </w:rPr>
          <w:t xml:space="preserve"> </w:t>
        </w:r>
      </w:ins>
      <w:r w:rsidRPr="CE638354">
        <w:rPr>
          <w:rFonts w:ascii="Times New Roman" w:cs="Times New Roman"/>
          <w:sz w:val="28"/>
          <w:szCs w:val="28"/>
          <w:rPrChange w:id="8563" w:author="user pc" w:date="2022-03-15T10:14:00Z">
            <w:rPr/>
          </w:rPrChange>
        </w:rPr>
        <w:t>in</w:t>
      </w:r>
      <w:ins w:id="8564" w:author="user pc" w:date="2022-03-26T23:59:00Z">
        <w:r w:rsidR="CC3407B4">
          <w:rPr>
            <w:rFonts w:ascii="Times New Roman" w:cs="Times New Roman" w:hAnsi="Times New Roman"/>
            <w:sz w:val="28"/>
            <w:szCs w:val="28"/>
          </w:rPr>
          <w:t xml:space="preserve"> </w:t>
        </w:r>
      </w:ins>
      <w:r w:rsidRPr="0B0D6B5F">
        <w:rPr>
          <w:rFonts w:ascii="Times New Roman" w:cs="Times New Roman"/>
          <w:sz w:val="28"/>
          <w:szCs w:val="28"/>
          <w:rPrChange w:id="8565" w:author="user pc" w:date="2022-03-15T10:14:00Z">
            <w:rPr/>
          </w:rPrChange>
        </w:rPr>
        <w:t>the</w:t>
      </w:r>
      <w:ins w:id="8566" w:author="user pc" w:date="2022-03-26T23:59:00Z">
        <w:r w:rsidR="8272FC08">
          <w:rPr>
            <w:rFonts w:ascii="Times New Roman" w:cs="Times New Roman" w:hAnsi="Times New Roman"/>
            <w:sz w:val="28"/>
            <w:szCs w:val="28"/>
          </w:rPr>
          <w:t xml:space="preserve"> </w:t>
        </w:r>
      </w:ins>
      <w:r w:rsidRPr="6C18EA03">
        <w:rPr>
          <w:rFonts w:ascii="Times New Roman" w:cs="Times New Roman"/>
          <w:sz w:val="28"/>
          <w:szCs w:val="28"/>
          <w:rPrChange w:id="8567" w:author="user pc" w:date="2022-03-15T10:14:00Z">
            <w:rPr/>
          </w:rPrChange>
        </w:rPr>
        <w:t>mixture.</w:t>
      </w:r>
    </w:p>
    <w:p>
      <w:pPr>
        <w:pStyle w:val="style0"/>
        <w:rPr>
          <w:rFonts w:ascii="Times New Roman" w:cs="Times New Roman"/>
          <w:sz w:val="28"/>
          <w:szCs w:val="28"/>
          <w:rPrChange w:id="8568" w:author="user pc" w:date="2022-03-15T10:14:00Z">
            <w:rPr/>
          </w:rPrChange>
        </w:rPr>
      </w:pPr>
      <w:r w:rsidRPr="FC54C7F2">
        <w:rPr>
          <w:rFonts w:ascii="Times New Roman" w:cs="Times New Roman"/>
          <w:sz w:val="28"/>
          <w:szCs w:val="28"/>
          <w:rPrChange w:id="8569" w:author="user pc" w:date="2022-03-15T10:14:00Z">
            <w:rPr/>
          </w:rPrChange>
        </w:rPr>
        <w:t>Pressure</w:t>
      </w:r>
      <w:ins w:id="8570" w:author="user pc" w:date="2022-03-26T23:59:00Z">
        <w:r w:rsidR="DB2E6FD7">
          <w:rPr>
            <w:rFonts w:ascii="Times New Roman" w:cs="Times New Roman" w:hAnsi="Times New Roman"/>
            <w:sz w:val="28"/>
            <w:szCs w:val="28"/>
          </w:rPr>
          <w:t xml:space="preserve"> </w:t>
        </w:r>
      </w:ins>
      <w:r w:rsidRPr="1FAC69EC">
        <w:rPr>
          <w:rFonts w:ascii="Times New Roman" w:cs="Times New Roman"/>
          <w:sz w:val="28"/>
          <w:szCs w:val="28"/>
          <w:rPrChange w:id="8571" w:author="user pc" w:date="2022-03-15T10:14:00Z">
            <w:rPr/>
          </w:rPrChange>
        </w:rPr>
        <w:t>contributed</w:t>
      </w:r>
      <w:ins w:id="8572" w:author="user pc" w:date="2022-03-27T00:00:00Z">
        <w:r w:rsidR="F2897D66">
          <w:rPr>
            <w:rFonts w:ascii="Times New Roman" w:cs="Times New Roman" w:hAnsi="Times New Roman"/>
            <w:sz w:val="28"/>
            <w:szCs w:val="28"/>
          </w:rPr>
          <w:t xml:space="preserve"> </w:t>
        </w:r>
      </w:ins>
      <w:r w:rsidRPr="1273736B">
        <w:rPr>
          <w:rFonts w:ascii="Times New Roman" w:cs="Times New Roman"/>
          <w:sz w:val="28"/>
          <w:szCs w:val="28"/>
          <w:rPrChange w:id="8573" w:author="user pc" w:date="2022-03-15T10:14:00Z">
            <w:rPr/>
          </w:rPrChange>
        </w:rPr>
        <w:t>by</w:t>
      </w:r>
      <w:ins w:id="8574" w:author="user pc" w:date="2022-03-27T00:00:00Z">
        <w:r w:rsidR="26A24AEF">
          <w:rPr>
            <w:rFonts w:ascii="Times New Roman" w:cs="Times New Roman" w:hAnsi="Times New Roman"/>
            <w:sz w:val="28"/>
            <w:szCs w:val="28"/>
          </w:rPr>
          <w:t xml:space="preserve"> </w:t>
        </w:r>
      </w:ins>
      <w:r w:rsidRPr="5AB1C5EE">
        <w:rPr>
          <w:rFonts w:ascii="Times New Roman" w:cs="Times New Roman"/>
          <w:sz w:val="28"/>
          <w:szCs w:val="28"/>
          <w:rPrChange w:id="8575" w:author="user pc" w:date="2022-03-15T10:14:00Z">
            <w:rPr/>
          </w:rPrChange>
        </w:rPr>
        <w:t>hydrogen</w:t>
      </w:r>
      <w:ins w:id="8576" w:author="user pc" w:date="2022-03-27T00:00:00Z">
        <w:r w:rsidR="EBDEB6D2">
          <w:rPr>
            <w:rFonts w:ascii="Times New Roman" w:cs="Times New Roman" w:hAnsi="Times New Roman"/>
            <w:sz w:val="28"/>
            <w:szCs w:val="28"/>
          </w:rPr>
          <w:t xml:space="preserve"> </w:t>
        </w:r>
      </w:ins>
      <w:r w:rsidRPr="87149895">
        <w:rPr>
          <w:rFonts w:ascii="Times New Roman" w:cs="Times New Roman"/>
          <w:sz w:val="28"/>
          <w:szCs w:val="28"/>
          <w:rPrChange w:id="8577" w:author="user pc" w:date="2022-03-15T10:14:00Z">
            <w:rPr/>
          </w:rPrChange>
        </w:rPr>
        <w:t>in</w:t>
      </w:r>
      <w:ins w:id="8578" w:author="user pc" w:date="2022-03-27T00:01:00Z">
        <w:r w:rsidR="781BA349">
          <w:rPr>
            <w:rFonts w:ascii="Times New Roman" w:cs="Times New Roman" w:hAnsi="Times New Roman"/>
            <w:sz w:val="28"/>
            <w:szCs w:val="28"/>
          </w:rPr>
          <w:t xml:space="preserve"> </w:t>
        </w:r>
      </w:ins>
      <w:r w:rsidRPr="3468E2B1">
        <w:rPr>
          <w:rFonts w:ascii="Times New Roman" w:cs="Times New Roman"/>
          <w:sz w:val="28"/>
          <w:szCs w:val="28"/>
          <w:rPrChange w:id="8579" w:author="user pc" w:date="2022-03-15T10:14:00Z">
            <w:rPr/>
          </w:rPrChange>
        </w:rPr>
        <w:t>the</w:t>
      </w:r>
      <w:ins w:id="8580" w:author="user pc" w:date="2022-03-27T00:01:00Z">
        <w:r w:rsidR="E38E85EC">
          <w:rPr>
            <w:rFonts w:ascii="Times New Roman" w:cs="Times New Roman" w:hAnsi="Times New Roman"/>
            <w:sz w:val="28"/>
            <w:szCs w:val="28"/>
          </w:rPr>
          <w:t xml:space="preserve"> </w:t>
        </w:r>
      </w:ins>
      <w:r w:rsidRPr="04870570">
        <w:rPr>
          <w:rFonts w:ascii="Times New Roman" w:cs="Times New Roman"/>
          <w:sz w:val="28"/>
          <w:szCs w:val="28"/>
          <w:rPrChange w:id="8581" w:author="user pc" w:date="2022-03-15T10:14:00Z">
            <w:rPr/>
          </w:rPrChange>
        </w:rPr>
        <w:t>mixture</w:t>
      </w:r>
      <w:ins w:id="8582" w:author="user pc" w:date="2022-03-27T00:02:00Z">
        <w:r w:rsidR="3B807DC1">
          <w:rPr>
            <w:rFonts w:ascii="Times New Roman" w:cs="Times New Roman" w:hAnsi="Times New Roman"/>
            <w:sz w:val="28"/>
            <w:szCs w:val="28"/>
          </w:rPr>
          <w:t xml:space="preserve"> </w:t>
        </w:r>
      </w:ins>
      <w:r w:rsidRPr="D207D3D5">
        <w:rPr>
          <w:rFonts w:ascii="Times New Roman" w:cs="Times New Roman"/>
          <w:sz w:val="28"/>
          <w:szCs w:val="28"/>
          <w:rPrChange w:id="8583" w:author="user pc" w:date="2022-03-15T10:14:00Z">
            <w:rPr/>
          </w:rPrChange>
        </w:rPr>
        <w:t>is</w:t>
      </w:r>
      <w:ins w:id="8584" w:author="user pc" w:date="2022-03-27T00:01:00Z">
        <w:r w:rsidR="0DE2F17C">
          <w:rPr>
            <w:rFonts w:ascii="Times New Roman" w:cs="Times New Roman" w:hAnsi="Times New Roman"/>
            <w:sz w:val="28"/>
            <w:szCs w:val="28"/>
          </w:rPr>
          <w:t xml:space="preserve"> </w:t>
        </w:r>
      </w:ins>
      <w:r w:rsidRPr="D4209D8D">
        <w:rPr>
          <w:rFonts w:ascii="Times New Roman" w:cs="Times New Roman"/>
          <w:sz w:val="28"/>
          <w:szCs w:val="28"/>
          <w:rPrChange w:id="8585" w:author="user pc" w:date="2022-03-15T10:14:00Z">
            <w:rPr/>
          </w:rPrChange>
        </w:rPr>
        <w:t>calculated</w:t>
      </w:r>
      <w:ins w:id="8586" w:author="user pc" w:date="2022-03-27T00:01:00Z">
        <w:r w:rsidR="8BCEF3D5">
          <w:rPr>
            <w:rFonts w:ascii="Times New Roman" w:cs="Times New Roman" w:hAnsi="Times New Roman"/>
            <w:sz w:val="28"/>
            <w:szCs w:val="28"/>
          </w:rPr>
          <w:t xml:space="preserve"> </w:t>
        </w:r>
      </w:ins>
      <w:r w:rsidRPr="3F7C086D">
        <w:rPr>
          <w:rFonts w:ascii="Times New Roman" w:cs="Times New Roman"/>
          <w:sz w:val="28"/>
          <w:szCs w:val="28"/>
          <w:rPrChange w:id="8587" w:author="user pc" w:date="2022-03-15T10:14:00Z">
            <w:rPr/>
          </w:rPrChange>
        </w:rPr>
        <w:t>as</w:t>
      </w:r>
      <w:ins w:id="8588" w:author="user pc" w:date="2022-03-27T00:02:00Z">
        <w:r w:rsidR="9B6CE227">
          <w:rPr>
            <w:rFonts w:ascii="Times New Roman" w:cs="Times New Roman" w:hAnsi="Times New Roman"/>
            <w:sz w:val="28"/>
            <w:szCs w:val="28"/>
          </w:rPr>
          <w:t xml:space="preserve"> </w:t>
        </w:r>
      </w:ins>
      <w:r w:rsidRPr="8CB61D9C">
        <w:rPr>
          <w:rFonts w:ascii="Times New Roman" w:cs="Times New Roman"/>
          <w:sz w:val="28"/>
          <w:szCs w:val="28"/>
          <w:rPrChange w:id="8589" w:author="user pc" w:date="2022-03-15T10:14:00Z">
            <w:rPr/>
          </w:rPrChange>
        </w:rPr>
        <w:t>follows:</w:t>
      </w:r>
    </w:p>
    <w:p>
      <w:pPr>
        <w:pStyle w:val="style0"/>
        <w:rPr>
          <w:ins w:id="8590" w:author="user pc" w:date="2022-03-27T11:58:00Z"/>
          <w:rFonts w:ascii="Times New Roman" w:cs="Times New Roman" w:hAnsi="Times New Roman"/>
          <w:sz w:val="28"/>
          <w:szCs w:val="28"/>
        </w:rPr>
      </w:pPr>
      <m:oMathPara>
        <m:oMathParaPr>
          <m:jc m:val="left"/>
        </m:oMathParaPr>
        <m:oMath>
          <m:sSub>
            <m:sSubPr>
              <m:ctrlPr>
                <w:ins w:id="8591" w:author="user pc" w:date="2022-03-27T12:00:00Z">
                  <w:rPr>
                    <w:rFonts w:ascii="Cambria Math" w:cs="Times New Roman" w:hAnsi="Cambria Math"/>
                    <w:i/>
                    <w:sz w:val="28"/>
                    <w:szCs w:val="28"/>
                  </w:rPr>
                </w:ins>
              </m:ctrlPr>
            </m:sSubPr>
            <m:e>
              <w:ins w:id="8592" w:author="user pc" w:date="2022-03-27T12:00:00Z">
                <m:r w:rsidR="AD36BA17">
                  <w:rPr>
                    <w:rFonts w:ascii="Cambria Math" w:cs="Times New Roman" w:hAnsi="Cambria Math"/>
                    <w:sz w:val="28"/>
                    <w:szCs w:val="28"/>
                  </w:rPr>
                  <m:t>P</m:t>
                </m:r>
              </w:ins>
            </m:e>
            <m:sub>
              <m:sSub>
                <m:sSubPr>
                  <m:ctrlPr>
                    <w:ins w:id="8593" w:author="user pc" w:date="2022-03-27T12:00:00Z">
                      <w:rPr>
                        <w:rFonts w:ascii="Cambria Math" w:cs="Times New Roman" w:hAnsi="Cambria Math"/>
                        <w:i/>
                        <w:sz w:val="28"/>
                        <w:szCs w:val="28"/>
                      </w:rPr>
                    </w:ins>
                  </m:ctrlPr>
                </m:sSubPr>
                <m:e>
                  <w:ins w:id="8594" w:author="user pc" w:date="2022-03-27T12:00:00Z">
                    <m:r w:rsidR="9E80505A">
                      <w:rPr>
                        <w:rFonts w:ascii="Cambria Math" w:cs="Times New Roman" w:hAnsi="Cambria Math"/>
                        <w:sz w:val="28"/>
                        <w:szCs w:val="28"/>
                      </w:rPr>
                      <m:t>H</m:t>
                    </m:r>
                  </w:ins>
                </m:e>
                <m:sub>
                  <w:ins w:id="8595" w:author="user pc" w:date="2022-03-27T12:00:00Z">
                    <m:r w:rsidR="D4C486E3">
                      <w:rPr>
                        <w:rFonts w:ascii="Cambria Math" w:cs="Times New Roman" w:hAnsi="Cambria Math"/>
                        <w:sz w:val="28"/>
                        <w:szCs w:val="28"/>
                      </w:rPr>
                      <m:t>2</m:t>
                    </m:r>
                  </w:ins>
                </m:sub>
              </m:sSub>
            </m:sub>
          </m:sSub>
          <w:ins w:id="8596" w:author="user pc" w:date="2022-03-27T12:00:00Z">
            <m:r w:rsidR="9E9642DA">
              <w:rPr>
                <w:rFonts w:ascii="Cambria Math" w:cs="Times New Roman" w:hAnsi="Cambria Math"/>
                <w:sz w:val="28"/>
                <w:szCs w:val="28"/>
              </w:rPr>
              <m:t>=</m:t>
            </m:r>
          </w:ins>
          <m:f>
            <m:fPr>
              <m:ctrlPr>
                <w:ins w:id="8597" w:author="user pc" w:date="2022-03-27T12:01:00Z">
                  <w:rPr>
                    <w:rFonts w:ascii="Cambria Math" w:cs="Times New Roman" w:hAnsi="Cambria Math"/>
                    <w:i/>
                    <w:sz w:val="28"/>
                    <w:szCs w:val="28"/>
                  </w:rPr>
                </w:ins>
              </m:ctrlPr>
            </m:fPr>
            <m:num>
              <m:sSub>
                <m:sSubPr>
                  <m:ctrlPr>
                    <w:ins w:id="8598" w:author="user pc" w:date="2022-03-27T12:01:00Z">
                      <w:rPr>
                        <w:rFonts w:ascii="Cambria Math" w:cs="Times New Roman" w:hAnsi="Cambria Math"/>
                        <w:i/>
                        <w:sz w:val="28"/>
                        <w:szCs w:val="28"/>
                      </w:rPr>
                    </w:ins>
                  </m:ctrlPr>
                </m:sSubPr>
                <m:e>
                  <w:ins w:id="8599" w:author="user pc" w:date="2022-03-27T12:01:00Z">
                    <m:r w:rsidR="82A38DA4">
                      <w:rPr>
                        <w:rFonts w:ascii="Cambria Math" w:cs="Times New Roman" w:hAnsi="Cambria Math"/>
                        <w:sz w:val="28"/>
                        <w:szCs w:val="28"/>
                      </w:rPr>
                      <m:t>n</m:t>
                    </m:r>
                  </w:ins>
                </m:e>
                <m:sub>
                  <m:sSub>
                    <m:sSubPr>
                      <m:ctrlPr>
                        <w:ins w:id="8600" w:author="user pc" w:date="2022-03-27T12:01:00Z">
                          <w:rPr>
                            <w:rFonts w:ascii="Cambria Math" w:cs="Times New Roman" w:hAnsi="Cambria Math"/>
                            <w:i/>
                            <w:sz w:val="28"/>
                            <w:szCs w:val="28"/>
                          </w:rPr>
                        </w:ins>
                      </m:ctrlPr>
                    </m:sSubPr>
                    <m:e>
                      <w:ins w:id="8601" w:author="user pc" w:date="2022-03-27T12:01:00Z">
                        <m:r w:rsidR="67592371">
                          <w:rPr>
                            <w:rFonts w:ascii="Cambria Math" w:cs="Times New Roman" w:hAnsi="Cambria Math"/>
                            <w:sz w:val="28"/>
                            <w:szCs w:val="28"/>
                          </w:rPr>
                          <m:t>H</m:t>
                        </m:r>
                      </w:ins>
                    </m:e>
                    <m:sub>
                      <w:ins w:id="8602" w:author="user pc" w:date="2022-03-27T12:01:00Z">
                        <m:r w:rsidR="17E1B87C">
                          <w:rPr>
                            <w:rFonts w:ascii="Cambria Math" w:cs="Times New Roman" w:hAnsi="Cambria Math"/>
                            <w:sz w:val="28"/>
                            <w:szCs w:val="28"/>
                          </w:rPr>
                          <m:t>2</m:t>
                        </m:r>
                      </w:ins>
                    </m:sub>
                  </m:sSub>
                </m:sub>
              </m:sSub>
            </m:num>
            <m:den>
              <m:sSub>
                <m:sSubPr>
                  <m:ctrlPr>
                    <w:ins w:id="8603" w:author="user pc" w:date="2022-03-27T12:01:00Z">
                      <w:rPr>
                        <w:rFonts w:ascii="Cambria Math" w:cs="Times New Roman" w:hAnsi="Cambria Math"/>
                        <w:i/>
                        <w:sz w:val="28"/>
                        <w:szCs w:val="28"/>
                      </w:rPr>
                    </w:ins>
                  </m:ctrlPr>
                </m:sSubPr>
                <m:e>
                  <w:ins w:id="8604" w:author="user pc" w:date="2022-03-27T12:02:00Z">
                    <m:r w:rsidR="F8B4E12F">
                      <w:rPr>
                        <w:rFonts w:ascii="Cambria Math" w:cs="Times New Roman" w:hAnsi="Cambria Math"/>
                        <w:sz w:val="28"/>
                        <w:szCs w:val="28"/>
                      </w:rPr>
                      <m:t>n</m:t>
                    </m:r>
                  </w:ins>
                </m:e>
                <m:sub>
                  <w:ins w:id="8605" w:author="user pc" w:date="2022-03-27T12:02:00Z">
                    <m:r w:rsidR="F84AAC02">
                      <w:rPr>
                        <w:rFonts w:ascii="Cambria Math" w:cs="Times New Roman" w:hAnsi="Cambria Math"/>
                        <w:sz w:val="28"/>
                        <w:szCs w:val="28"/>
                      </w:rPr>
                      <m:t xml:space="preserve">Total </m:t>
                    </m:r>
                  </w:ins>
                </m:sub>
              </m:sSub>
              <w:ins w:id="8606" w:author="user pc" w:date="2022-03-27T12:03:00Z">
                <m:r w:rsidR="E4CA1C97">
                  <w:rPr>
                    <w:rFonts w:ascii="Cambria Math" w:cs="Times New Roman" w:hAnsi="Cambria Math"/>
                    <w:sz w:val="28"/>
                    <w:szCs w:val="28"/>
                  </w:rPr>
                  <m:t>×</m:t>
                </m:r>
              </w:ins>
              <m:sSub>
                <m:sSubPr>
                  <m:ctrlPr>
                    <w:ins w:id="8607" w:author="user pc" w:date="2022-03-27T12:03:00Z">
                      <w:rPr>
                        <w:rFonts w:ascii="Cambria Math" w:cs="Times New Roman" w:hAnsi="Cambria Math"/>
                        <w:i/>
                        <w:sz w:val="28"/>
                        <w:szCs w:val="28"/>
                      </w:rPr>
                    </w:ins>
                  </m:ctrlPr>
                </m:sSubPr>
                <m:e>
                  <w:ins w:id="8608" w:author="user pc" w:date="2022-03-27T12:03:00Z">
                    <m:r w:rsidR="E9473360">
                      <w:rPr>
                        <w:rFonts w:ascii="Cambria Math" w:cs="Times New Roman" w:hAnsi="Cambria Math"/>
                        <w:sz w:val="28"/>
                        <w:szCs w:val="28"/>
                      </w:rPr>
                      <m:t>P</m:t>
                    </m:r>
                  </w:ins>
                </m:e>
                <m:sub>
                  <w:ins w:id="8609" w:author="user pc" w:date="2022-03-27T12:03:00Z">
                    <m:r w:rsidR="0967D1A7">
                      <w:rPr>
                        <w:rFonts w:ascii="Cambria Math" w:cs="Times New Roman" w:hAnsi="Cambria Math"/>
                        <w:sz w:val="28"/>
                        <w:szCs w:val="28"/>
                      </w:rPr>
                      <m:t>Total</m:t>
                    </m:r>
                  </w:ins>
                </m:sub>
              </m:sSub>
            </m:den>
          </m:f>
        </m:oMath>
      </m:oMathPara>
    </w:p>
    <w:p>
      <w:pPr>
        <w:pStyle w:val="style0"/>
        <w:rPr>
          <w:ins w:id="8610" w:author="user pc" w:date="2022-03-27T12:04:00Z"/>
          <w:rFonts w:ascii="Times New Roman" w:cs="Times New Roman" w:hAnsi="Times New Roman"/>
          <w:sz w:val="28"/>
          <w:szCs w:val="28"/>
        </w:rPr>
      </w:pPr>
      <m:oMathPara>
        <m:oMathParaPr>
          <m:jc m:val="left"/>
        </m:oMathParaPr>
        <m:oMath>
          <m:sSub>
            <m:sSubPr>
              <m:ctrlPr>
                <w:ins w:id="8611" w:author="user pc" w:date="2022-03-27T12:04:00Z">
                  <w:rPr>
                    <w:rFonts w:ascii="Cambria Math" w:cs="Times New Roman" w:hAnsi="Cambria Math"/>
                    <w:i/>
                    <w:sz w:val="28"/>
                    <w:szCs w:val="28"/>
                  </w:rPr>
                </w:ins>
              </m:ctrlPr>
            </m:sSubPr>
            <m:e>
              <w:ins w:id="8612" w:author="user pc" w:date="2022-03-27T12:04:00Z">
                <m:r w:rsidR="12E6A72F">
                  <w:rPr>
                    <w:rFonts w:ascii="Cambria Math" w:cs="Times New Roman" w:hAnsi="Cambria Math"/>
                    <w:sz w:val="28"/>
                    <w:szCs w:val="28"/>
                  </w:rPr>
                  <m:t>P</m:t>
                </m:r>
              </w:ins>
            </m:e>
            <m:sub>
              <m:sSub>
                <m:sSubPr>
                  <m:ctrlPr>
                    <w:ins w:id="8613" w:author="user pc" w:date="2022-03-27T12:04:00Z">
                      <w:rPr>
                        <w:rFonts w:ascii="Cambria Math" w:cs="Times New Roman" w:hAnsi="Cambria Math"/>
                        <w:i/>
                        <w:sz w:val="28"/>
                        <w:szCs w:val="28"/>
                      </w:rPr>
                    </w:ins>
                  </m:ctrlPr>
                </m:sSubPr>
                <m:e>
                  <w:ins w:id="8614" w:author="user pc" w:date="2022-03-27T12:04:00Z">
                    <m:r w:rsidR="389E4E84">
                      <w:rPr>
                        <w:rFonts w:ascii="Cambria Math" w:cs="Times New Roman" w:hAnsi="Cambria Math"/>
                        <w:sz w:val="28"/>
                        <w:szCs w:val="28"/>
                      </w:rPr>
                      <m:t>H</m:t>
                    </m:r>
                  </w:ins>
                </m:e>
                <m:sub>
                  <w:ins w:id="8615" w:author="user pc" w:date="2022-03-27T12:04:00Z">
                    <m:r w:rsidR="84DEA094">
                      <w:rPr>
                        <w:rFonts w:ascii="Cambria Math" w:cs="Times New Roman" w:hAnsi="Cambria Math"/>
                        <w:sz w:val="28"/>
                        <w:szCs w:val="28"/>
                      </w:rPr>
                      <m:t>2</m:t>
                    </m:r>
                  </w:ins>
                </m:sub>
              </m:sSub>
            </m:sub>
          </m:sSub>
          <w:ins w:id="8616" w:author="user pc" w:date="2022-03-27T12:04:00Z">
            <m:r w:rsidR="A3199E46">
              <w:rPr>
                <w:rFonts w:ascii="Cambria Math" w:cs="Times New Roman" w:hAnsi="Cambria Math"/>
                <w:sz w:val="28"/>
                <w:szCs w:val="28"/>
              </w:rPr>
              <m:t>=</m:t>
            </m:r>
          </w:ins>
          <m:f>
            <m:fPr>
              <m:ctrlPr>
                <w:ins w:id="8617" w:author="user pc" w:date="2022-03-27T12:04:00Z">
                  <w:rPr>
                    <w:rFonts w:ascii="Cambria Math" w:cs="Times New Roman" w:hAnsi="Cambria Math"/>
                    <w:i/>
                    <w:sz w:val="28"/>
                    <w:szCs w:val="28"/>
                  </w:rPr>
                </w:ins>
              </m:ctrlPr>
            </m:fPr>
            <m:num>
              <w:ins w:id="8618" w:author="user pc" w:date="2022-03-27T12:05:00Z">
                <m:r w:rsidR="C65408F4">
                  <w:rPr>
                    <w:rFonts w:ascii="Cambria Math" w:cs="Times New Roman" w:hAnsi="Cambria Math"/>
                    <w:sz w:val="28"/>
                    <w:szCs w:val="28"/>
                  </w:rPr>
                  <m:t>0.3</m:t>
                </m:r>
              </w:ins>
            </m:num>
            <m:den>
              <w:ins w:id="8619" w:author="user pc" w:date="2022-03-27T12:05:00Z">
                <m:r w:rsidR="F222F6ED">
                  <w:rPr>
                    <w:rFonts w:ascii="Cambria Math" w:cs="Times New Roman" w:hAnsi="Cambria Math"/>
                    <w:sz w:val="28"/>
                    <w:szCs w:val="28"/>
                  </w:rPr>
                  <m:t>1.2</m:t>
                </m:r>
              </w:ins>
              <w:ins w:id="8620" w:author="user pc" w:date="2022-03-27T12:04:00Z">
                <m:r w:rsidR="6A04E84D">
                  <w:rPr>
                    <w:rFonts w:ascii="Cambria Math" w:cs="Times New Roman" w:hAnsi="Cambria Math"/>
                    <w:sz w:val="28"/>
                    <w:szCs w:val="28"/>
                  </w:rPr>
                  <m:t>×</m:t>
                </m:r>
              </w:ins>
              <w:ins w:id="8621" w:author="user pc" w:date="2022-03-27T12:05:00Z">
                <m:r w:rsidR="5D1CA69B">
                  <w:rPr>
                    <w:rFonts w:ascii="Cambria Math" w:cs="Times New Roman" w:hAnsi="Cambria Math"/>
                    <w:sz w:val="28"/>
                    <w:szCs w:val="28"/>
                  </w:rPr>
                  <m:t>840</m:t>
                </m:r>
              </w:ins>
            </m:den>
          </m:f>
          <w:ins w:id="8622" w:author="user pc" w:date="2022-03-27T12:05:00Z">
            <m:r w:rsidR="64EB8067">
              <w:rPr>
                <w:rFonts w:ascii="Cambria Math" w:cs="Times New Roman" w:hAnsi="Cambria Math"/>
                <w:sz w:val="28"/>
                <w:szCs w:val="28"/>
              </w:rPr>
              <m:t>=210 t</m:t>
            </m:r>
          </w:ins>
          <w:ins w:id="8623" w:author="user pc" w:date="2022-03-27T12:06:00Z">
            <m:r w:rsidR="1D1F8A68">
              <w:rPr>
                <w:rFonts w:ascii="Cambria Math" w:cs="Times New Roman" w:hAnsi="Cambria Math"/>
                <w:sz w:val="28"/>
                <w:szCs w:val="28"/>
              </w:rPr>
              <m:t>orr</m:t>
            </m:r>
          </w:ins>
        </m:oMath>
      </m:oMathPara>
    </w:p>
    <w:p>
      <w:pPr>
        <w:pStyle w:val="style0"/>
        <w:rPr>
          <w:rFonts w:ascii="Times New Roman" w:cs="Times New Roman"/>
          <w:sz w:val="28"/>
          <w:szCs w:val="28"/>
          <w:rPrChange w:id="8624" w:author="user pc" w:date="2022-03-15T10:14:00Z">
            <w:rPr/>
          </w:rPrChange>
        </w:rPr>
      </w:pPr>
      <w:del w:id="8625" w:author="user pc" w:date="2022-03-27T12:06:00Z">
        <w:r w:rsidDel="0129EB8F" w:rsidRPr="EC2A0CE5">
          <w:rPr>
            <w:rFonts w:ascii="Times New Roman" w:cs="Times New Roman"/>
            <w:sz w:val="28"/>
            <w:szCs w:val="28"/>
            <w:rPrChange w:id="8626" w:author="user pc" w:date="2022-03-15T10:14:00Z">
              <w:rPr/>
            </w:rPrChange>
          </w:rPr>
          <w:delText>b)</w:delText>
        </w:r>
      </w:del>
      <w:r>
        <w:rPr>
          <w:rFonts w:ascii="Times New Roman" w:cs="Times New Roman" w:hAnsi="Times New Roman"/>
          <w:sz w:val="28"/>
          <w:szCs w:val="28"/>
        </w:rPr>
        <w:t xml:space="preserve"> </w:t>
      </w:r>
      <w:r w:rsidRPr="3BC2405D">
        <w:rPr>
          <w:rFonts w:ascii="Times New Roman" w:cs="Times New Roman"/>
          <w:sz w:val="28"/>
          <w:szCs w:val="28"/>
          <w:rPrChange w:id="8627" w:author="user pc" w:date="2022-03-15T10:14:00Z">
            <w:rPr/>
          </w:rPrChange>
        </w:rPr>
        <w:t>Pressure</w:t>
      </w:r>
      <w:ins w:id="8628" w:author="user pc" w:date="2022-03-27T12:06:00Z">
        <w:r w:rsidR="C3FAA9DC">
          <w:rPr>
            <w:rFonts w:ascii="Times New Roman" w:cs="Times New Roman" w:hAnsi="Times New Roman"/>
            <w:sz w:val="28"/>
            <w:szCs w:val="28"/>
          </w:rPr>
          <w:t xml:space="preserve"> </w:t>
        </w:r>
      </w:ins>
      <w:r w:rsidRPr="C02FC670">
        <w:rPr>
          <w:rFonts w:ascii="Times New Roman" w:cs="Times New Roman"/>
          <w:sz w:val="28"/>
          <w:szCs w:val="28"/>
          <w:rPrChange w:id="8629" w:author="user pc" w:date="2022-03-15T10:14:00Z">
            <w:rPr/>
          </w:rPrChange>
        </w:rPr>
        <w:t>contributed</w:t>
      </w:r>
      <w:ins w:id="8630" w:author="user pc" w:date="2022-03-27T12:06:00Z">
        <w:r w:rsidR="EB582B01">
          <w:rPr>
            <w:rFonts w:ascii="Times New Roman" w:cs="Times New Roman" w:hAnsi="Times New Roman"/>
            <w:sz w:val="28"/>
            <w:szCs w:val="28"/>
          </w:rPr>
          <w:t xml:space="preserve"> </w:t>
        </w:r>
      </w:ins>
      <w:r w:rsidRPr="8624290C">
        <w:rPr>
          <w:rFonts w:ascii="Times New Roman" w:cs="Times New Roman"/>
          <w:sz w:val="28"/>
          <w:szCs w:val="28"/>
          <w:rPrChange w:id="8631" w:author="user pc" w:date="2022-03-15T10:14:00Z">
            <w:rPr/>
          </w:rPrChange>
        </w:rPr>
        <w:t>by</w:t>
      </w:r>
      <w:ins w:id="8632" w:author="user pc" w:date="2022-03-27T12:06:00Z">
        <w:r w:rsidR="B4AA60B0">
          <w:rPr>
            <w:rFonts w:ascii="Times New Roman" w:cs="Times New Roman" w:hAnsi="Times New Roman"/>
            <w:sz w:val="28"/>
            <w:szCs w:val="28"/>
          </w:rPr>
          <w:t xml:space="preserve"> </w:t>
        </w:r>
      </w:ins>
      <w:r w:rsidRPr="081BEE04">
        <w:rPr>
          <w:rFonts w:ascii="Times New Roman" w:cs="Times New Roman"/>
          <w:sz w:val="28"/>
          <w:szCs w:val="28"/>
          <w:rPrChange w:id="8633" w:author="user pc" w:date="2022-03-15T10:14:00Z">
            <w:rPr/>
          </w:rPrChange>
        </w:rPr>
        <w:t>carbon</w:t>
      </w:r>
      <w:ins w:id="8634" w:author="user pc" w:date="2022-03-27T12:06:00Z">
        <w:r w:rsidR="E2904CA6">
          <w:rPr>
            <w:rFonts w:ascii="Times New Roman" w:cs="Times New Roman" w:hAnsi="Times New Roman"/>
            <w:sz w:val="28"/>
            <w:szCs w:val="28"/>
          </w:rPr>
          <w:t xml:space="preserve"> </w:t>
        </w:r>
      </w:ins>
      <w:r w:rsidRPr="D9587B15">
        <w:rPr>
          <w:rFonts w:ascii="Times New Roman" w:cs="Times New Roman"/>
          <w:sz w:val="28"/>
          <w:szCs w:val="28"/>
          <w:rPrChange w:id="8635" w:author="user pc" w:date="2022-03-15T10:14:00Z">
            <w:rPr/>
          </w:rPrChange>
        </w:rPr>
        <w:t>(IV)</w:t>
      </w:r>
      <w:ins w:id="8636" w:author="user pc" w:date="2022-03-27T12:06:00Z">
        <w:r w:rsidR="A16B7B94">
          <w:rPr>
            <w:rFonts w:ascii="Times New Roman" w:cs="Times New Roman" w:hAnsi="Times New Roman"/>
            <w:sz w:val="28"/>
            <w:szCs w:val="28"/>
          </w:rPr>
          <w:t xml:space="preserve"> </w:t>
        </w:r>
      </w:ins>
      <w:r w:rsidRPr="13AD8EA3">
        <w:rPr>
          <w:rFonts w:ascii="Times New Roman" w:cs="Times New Roman"/>
          <w:sz w:val="28"/>
          <w:szCs w:val="28"/>
          <w:rPrChange w:id="8637" w:author="user pc" w:date="2022-03-15T10:14:00Z">
            <w:rPr/>
          </w:rPrChange>
        </w:rPr>
        <w:t>oxide</w:t>
      </w:r>
      <w:ins w:id="8638" w:author="user pc" w:date="2022-03-27T12:06:00Z">
        <w:r w:rsidR="4E237216">
          <w:rPr>
            <w:rFonts w:ascii="Times New Roman" w:cs="Times New Roman" w:hAnsi="Times New Roman"/>
            <w:sz w:val="28"/>
            <w:szCs w:val="28"/>
          </w:rPr>
          <w:t xml:space="preserve"> </w:t>
        </w:r>
      </w:ins>
      <w:r w:rsidRPr="7A6B522D">
        <w:rPr>
          <w:rFonts w:ascii="Times New Roman" w:cs="Times New Roman"/>
          <w:sz w:val="28"/>
          <w:szCs w:val="28"/>
          <w:rPrChange w:id="8639" w:author="user pc" w:date="2022-03-15T10:14:00Z">
            <w:rPr/>
          </w:rPrChange>
        </w:rPr>
        <w:t>in</w:t>
      </w:r>
      <w:ins w:id="8640" w:author="user pc" w:date="2022-03-27T12:06:00Z">
        <w:r w:rsidR="B50B29C4">
          <w:rPr>
            <w:rFonts w:ascii="Times New Roman" w:cs="Times New Roman" w:hAnsi="Times New Roman"/>
            <w:sz w:val="28"/>
            <w:szCs w:val="28"/>
          </w:rPr>
          <w:t xml:space="preserve"> </w:t>
        </w:r>
      </w:ins>
      <w:r w:rsidRPr="EBE48A08">
        <w:rPr>
          <w:rFonts w:ascii="Times New Roman" w:cs="Times New Roman"/>
          <w:sz w:val="28"/>
          <w:szCs w:val="28"/>
          <w:rPrChange w:id="8641" w:author="user pc" w:date="2022-03-15T10:14:00Z">
            <w:rPr/>
          </w:rPrChange>
        </w:rPr>
        <w:t>the</w:t>
      </w:r>
      <w:ins w:id="8642" w:author="user pc" w:date="2022-03-27T12:06:00Z">
        <w:r w:rsidR="E5BFCF30">
          <w:rPr>
            <w:rFonts w:ascii="Times New Roman" w:cs="Times New Roman" w:hAnsi="Times New Roman"/>
            <w:sz w:val="28"/>
            <w:szCs w:val="28"/>
          </w:rPr>
          <w:t xml:space="preserve"> </w:t>
        </w:r>
      </w:ins>
      <w:r w:rsidRPr="0501250E">
        <w:rPr>
          <w:rFonts w:ascii="Times New Roman" w:cs="Times New Roman"/>
          <w:sz w:val="28"/>
          <w:szCs w:val="28"/>
          <w:rPrChange w:id="8643" w:author="user pc" w:date="2022-03-15T10:14:00Z">
            <w:rPr/>
          </w:rPrChange>
        </w:rPr>
        <w:t>mixture</w:t>
      </w:r>
      <w:ins w:id="8644" w:author="user pc" w:date="2022-03-27T12:06:00Z">
        <w:r w:rsidR="4F2CE011">
          <w:rPr>
            <w:rFonts w:ascii="Times New Roman" w:cs="Times New Roman" w:hAnsi="Times New Roman"/>
            <w:sz w:val="28"/>
            <w:szCs w:val="28"/>
          </w:rPr>
          <w:t xml:space="preserve"> </w:t>
        </w:r>
      </w:ins>
      <w:r w:rsidRPr="4D84606B">
        <w:rPr>
          <w:rFonts w:ascii="Times New Roman" w:cs="Times New Roman"/>
          <w:sz w:val="28"/>
          <w:szCs w:val="28"/>
          <w:rPrChange w:id="8645" w:author="user pc" w:date="2022-03-15T10:14:00Z">
            <w:rPr/>
          </w:rPrChange>
        </w:rPr>
        <w:t>is</w:t>
      </w:r>
      <w:ins w:id="8646" w:author="user pc" w:date="2022-03-27T12:06:00Z">
        <w:r w:rsidR="290600F1">
          <w:rPr>
            <w:rFonts w:ascii="Times New Roman" w:cs="Times New Roman" w:hAnsi="Times New Roman"/>
            <w:sz w:val="28"/>
            <w:szCs w:val="28"/>
          </w:rPr>
          <w:t xml:space="preserve"> </w:t>
        </w:r>
      </w:ins>
      <w:r w:rsidRPr="22A326AF">
        <w:rPr>
          <w:rFonts w:ascii="Times New Roman" w:cs="Times New Roman"/>
          <w:sz w:val="28"/>
          <w:szCs w:val="28"/>
          <w:rPrChange w:id="8647" w:author="user pc" w:date="2022-03-15T10:14:00Z">
            <w:rPr/>
          </w:rPrChange>
        </w:rPr>
        <w:t>calculated</w:t>
      </w:r>
      <w:ins w:id="8648" w:author="user pc" w:date="2022-03-27T12:06:00Z">
        <w:r w:rsidR="63147408">
          <w:rPr>
            <w:rFonts w:ascii="Times New Roman" w:cs="Times New Roman" w:hAnsi="Times New Roman"/>
            <w:sz w:val="28"/>
            <w:szCs w:val="28"/>
          </w:rPr>
          <w:t xml:space="preserve"> </w:t>
        </w:r>
      </w:ins>
      <w:r w:rsidRPr="D6B416CE">
        <w:rPr>
          <w:rFonts w:ascii="Times New Roman" w:cs="Times New Roman"/>
          <w:sz w:val="28"/>
          <w:szCs w:val="28"/>
          <w:rPrChange w:id="8649" w:author="user pc" w:date="2022-03-15T10:14:00Z">
            <w:rPr/>
          </w:rPrChange>
        </w:rPr>
        <w:t>as</w:t>
      </w:r>
      <w:ins w:id="8650" w:author="user pc" w:date="2022-03-27T12:06:00Z">
        <w:r w:rsidR="A2FD973C">
          <w:rPr>
            <w:rFonts w:ascii="Times New Roman" w:cs="Times New Roman" w:hAnsi="Times New Roman"/>
            <w:sz w:val="28"/>
            <w:szCs w:val="28"/>
          </w:rPr>
          <w:t xml:space="preserve"> </w:t>
        </w:r>
      </w:ins>
      <w:r w:rsidRPr="EFD406B5">
        <w:rPr>
          <w:rFonts w:ascii="Times New Roman" w:cs="Times New Roman"/>
          <w:sz w:val="28"/>
          <w:szCs w:val="28"/>
          <w:rPrChange w:id="8651" w:author="user pc" w:date="2022-03-15T10:14:00Z">
            <w:rPr/>
          </w:rPrChange>
        </w:rPr>
        <w:t>follows:</w:t>
      </w:r>
    </w:p>
    <w:p>
      <w:pPr>
        <w:pStyle w:val="style179"/>
        <w:rPr>
          <w:ins w:id="8652" w:author="user pc" w:date="2022-03-27T12:07:00Z"/>
          <w:rFonts w:ascii="Times New Roman" w:cs="Times New Roman" w:hAnsi="Times New Roman"/>
          <w:sz w:val="28"/>
          <w:szCs w:val="28"/>
        </w:rPr>
      </w:pPr>
      <m:oMathPara>
        <m:oMathParaPr>
          <m:jc m:val="left"/>
        </m:oMathParaPr>
        <m:oMath>
          <m:sSub>
            <m:sSubPr>
              <m:ctrlPr>
                <w:ins w:id="8653" w:author="user pc" w:date="2022-03-27T12:07:00Z">
                  <w:rPr>
                    <w:rFonts w:ascii="Cambria Math" w:cs="Times New Roman" w:hAnsi="Cambria Math"/>
                    <w:i/>
                    <w:sz w:val="28"/>
                    <w:szCs w:val="28"/>
                  </w:rPr>
                </w:ins>
              </m:ctrlPr>
            </m:sSubPr>
            <m:e>
              <w:ins w:id="8654" w:author="user pc" w:date="2022-03-27T12:07:00Z">
                <m:r w:rsidR="6DA1F6DD">
                  <w:rPr>
                    <w:rFonts w:ascii="Cambria Math" w:cs="Times New Roman" w:hAnsi="Cambria Math"/>
                    <w:sz w:val="28"/>
                    <w:szCs w:val="28"/>
                  </w:rPr>
                  <m:t>P</m:t>
                </m:r>
              </w:ins>
            </m:e>
            <m:sub>
              <w:ins w:id="8655" w:author="user pc" w:date="2022-03-27T12:07:00Z">
                <m:r w:rsidR="65CBC529">
                  <w:rPr>
                    <w:rFonts w:ascii="Cambria Math" w:cs="Times New Roman" w:hAnsi="Cambria Math"/>
                    <w:sz w:val="28"/>
                    <w:szCs w:val="28"/>
                  </w:rPr>
                  <m:t>C</m:t>
                </m:r>
              </w:ins>
              <m:sSub>
                <m:sSubPr>
                  <m:ctrlPr>
                    <w:ins w:id="8656" w:author="user pc" w:date="2022-03-27T12:08:00Z">
                      <w:rPr>
                        <w:rFonts w:ascii="Cambria Math" w:cs="Times New Roman" w:hAnsi="Cambria Math"/>
                        <w:i/>
                        <w:sz w:val="28"/>
                        <w:szCs w:val="28"/>
                      </w:rPr>
                    </w:ins>
                  </m:ctrlPr>
                </m:sSubPr>
                <m:e>
                  <w:ins w:id="8657" w:author="user pc" w:date="2022-03-27T12:08:00Z">
                    <m:r w:rsidR="E9C5025E">
                      <w:rPr>
                        <w:rFonts w:ascii="Cambria Math" w:cs="Times New Roman" w:hAnsi="Cambria Math"/>
                        <w:sz w:val="28"/>
                        <w:szCs w:val="28"/>
                      </w:rPr>
                      <m:t>O</m:t>
                    </m:r>
                  </w:ins>
                </m:e>
                <m:sub>
                  <w:ins w:id="8658" w:author="user pc" w:date="2022-03-27T12:08:00Z">
                    <m:r w:rsidR="EACCD7CB">
                      <w:rPr>
                        <w:rFonts w:ascii="Cambria Math" w:cs="Times New Roman" w:hAnsi="Cambria Math"/>
                        <w:sz w:val="28"/>
                        <w:szCs w:val="28"/>
                      </w:rPr>
                      <m:t>2</m:t>
                    </m:r>
                  </w:ins>
                </m:sub>
              </m:sSub>
            </m:sub>
          </m:sSub>
          <w:ins w:id="8659" w:author="user pc" w:date="2022-03-27T12:07:00Z">
            <m:r w:rsidR="22708D6A">
              <w:rPr>
                <w:rFonts w:ascii="Cambria Math" w:cs="Times New Roman" w:hAnsi="Cambria Math"/>
                <w:sz w:val="28"/>
                <w:szCs w:val="28"/>
              </w:rPr>
              <m:t>=</m:t>
            </m:r>
          </w:ins>
          <m:f>
            <m:fPr>
              <m:ctrlPr>
                <w:ins w:id="8660" w:author="user pc" w:date="2022-03-27T12:07:00Z">
                  <w:rPr>
                    <w:rFonts w:ascii="Cambria Math" w:cs="Times New Roman" w:hAnsi="Cambria Math"/>
                    <w:i/>
                    <w:sz w:val="28"/>
                    <w:szCs w:val="28"/>
                  </w:rPr>
                </w:ins>
              </m:ctrlPr>
            </m:fPr>
            <m:num>
              <m:sSub>
                <m:sSubPr>
                  <m:ctrlPr>
                    <w:ins w:id="8661" w:author="user pc" w:date="2022-03-27T12:07:00Z">
                      <w:rPr>
                        <w:rFonts w:ascii="Cambria Math" w:cs="Times New Roman" w:hAnsi="Cambria Math"/>
                        <w:i/>
                        <w:sz w:val="28"/>
                        <w:szCs w:val="28"/>
                      </w:rPr>
                    </w:ins>
                  </m:ctrlPr>
                </m:sSubPr>
                <m:e>
                  <w:ins w:id="8662" w:author="user pc" w:date="2022-03-27T12:07:00Z">
                    <m:r w:rsidR="6053E3AD">
                      <w:rPr>
                        <w:rFonts w:ascii="Cambria Math" w:cs="Times New Roman" w:hAnsi="Cambria Math"/>
                        <w:sz w:val="28"/>
                        <w:szCs w:val="28"/>
                      </w:rPr>
                      <m:t>n</m:t>
                    </m:r>
                  </w:ins>
                </m:e>
                <m:sub>
                  <w:ins w:id="8663" w:author="user pc" w:date="2022-03-27T12:08:00Z">
                    <m:r w:rsidR="170DCC64">
                      <w:rPr>
                        <w:rFonts w:ascii="Cambria Math" w:cs="Times New Roman" w:hAnsi="Cambria Math"/>
                        <w:sz w:val="28"/>
                        <w:szCs w:val="28"/>
                      </w:rPr>
                      <m:t>C</m:t>
                    </m:r>
                  </w:ins>
                  <m:sSub>
                    <m:sSubPr>
                      <m:ctrlPr>
                        <w:ins w:id="8664" w:author="user pc" w:date="2022-03-27T12:08:00Z">
                          <w:rPr>
                            <w:rFonts w:ascii="Cambria Math" w:cs="Times New Roman" w:hAnsi="Cambria Math"/>
                            <w:i/>
                            <w:sz w:val="28"/>
                            <w:szCs w:val="28"/>
                          </w:rPr>
                        </w:ins>
                      </m:ctrlPr>
                    </m:sSubPr>
                    <m:e>
                      <w:ins w:id="8665" w:author="user pc" w:date="2022-03-27T12:08:00Z">
                        <m:r w:rsidR="5B705814">
                          <w:rPr>
                            <w:rFonts w:ascii="Cambria Math" w:cs="Times New Roman" w:hAnsi="Cambria Math"/>
                            <w:sz w:val="28"/>
                            <w:szCs w:val="28"/>
                          </w:rPr>
                          <m:t>O</m:t>
                        </m:r>
                      </w:ins>
                    </m:e>
                    <m:sub>
                      <w:ins w:id="8666" w:author="user pc" w:date="2022-03-27T12:08:00Z">
                        <m:r w:rsidR="EE83389F">
                          <w:rPr>
                            <w:rFonts w:ascii="Cambria Math" w:cs="Times New Roman" w:hAnsi="Cambria Math"/>
                            <w:sz w:val="28"/>
                            <w:szCs w:val="28"/>
                          </w:rPr>
                          <m:t>2</m:t>
                        </m:r>
                      </w:ins>
                    </m:sub>
                  </m:sSub>
                </m:sub>
              </m:sSub>
            </m:num>
            <m:den>
              <m:sSub>
                <m:sSubPr>
                  <m:ctrlPr>
                    <w:ins w:id="8667" w:author="user pc" w:date="2022-03-27T12:07:00Z">
                      <w:rPr>
                        <w:rFonts w:ascii="Cambria Math" w:cs="Times New Roman" w:hAnsi="Cambria Math"/>
                        <w:i/>
                        <w:sz w:val="28"/>
                        <w:szCs w:val="28"/>
                      </w:rPr>
                    </w:ins>
                  </m:ctrlPr>
                </m:sSubPr>
                <m:e>
                  <w:ins w:id="8668" w:author="user pc" w:date="2022-03-27T12:07:00Z">
                    <m:r w:rsidR="8B1E261E">
                      <w:rPr>
                        <w:rFonts w:ascii="Cambria Math" w:cs="Times New Roman" w:hAnsi="Cambria Math"/>
                        <w:sz w:val="28"/>
                        <w:szCs w:val="28"/>
                      </w:rPr>
                      <m:t>n</m:t>
                    </m:r>
                  </w:ins>
                </m:e>
                <m:sub>
                  <w:ins w:id="8669" w:author="user pc" w:date="2022-03-27T12:07:00Z">
                    <m:r w:rsidR="B778EA34">
                      <w:rPr>
                        <w:rFonts w:ascii="Cambria Math" w:cs="Times New Roman" w:hAnsi="Cambria Math"/>
                        <w:sz w:val="28"/>
                        <w:szCs w:val="28"/>
                      </w:rPr>
                      <m:t xml:space="preserve">Total </m:t>
                    </m:r>
                  </w:ins>
                </m:sub>
              </m:sSub>
              <w:ins w:id="8670" w:author="user pc" w:date="2022-03-27T12:07:00Z">
                <m:r w:rsidR="FA76D435">
                  <w:rPr>
                    <w:rFonts w:ascii="Cambria Math" w:cs="Times New Roman" w:hAnsi="Cambria Math"/>
                    <w:sz w:val="28"/>
                    <w:szCs w:val="28"/>
                  </w:rPr>
                  <m:t>×</m:t>
                </m:r>
              </w:ins>
              <m:sSub>
                <m:sSubPr>
                  <m:ctrlPr>
                    <w:ins w:id="8671" w:author="user pc" w:date="2022-03-27T12:07:00Z">
                      <w:rPr>
                        <w:rFonts w:ascii="Cambria Math" w:cs="Times New Roman" w:hAnsi="Cambria Math"/>
                        <w:i/>
                        <w:sz w:val="28"/>
                        <w:szCs w:val="28"/>
                      </w:rPr>
                    </w:ins>
                  </m:ctrlPr>
                </m:sSubPr>
                <m:e>
                  <w:ins w:id="8672" w:author="user pc" w:date="2022-03-27T12:07:00Z">
                    <m:r w:rsidR="50C28405">
                      <w:rPr>
                        <w:rFonts w:ascii="Cambria Math" w:cs="Times New Roman" w:hAnsi="Cambria Math"/>
                        <w:sz w:val="28"/>
                        <w:szCs w:val="28"/>
                      </w:rPr>
                      <m:t>P</m:t>
                    </m:r>
                  </w:ins>
                </m:e>
                <m:sub>
                  <w:ins w:id="8673" w:author="user pc" w:date="2022-03-27T12:07:00Z">
                    <m:r w:rsidR="07DC971F">
                      <w:rPr>
                        <w:rFonts w:ascii="Cambria Math" w:cs="Times New Roman" w:hAnsi="Cambria Math"/>
                        <w:sz w:val="28"/>
                        <w:szCs w:val="28"/>
                      </w:rPr>
                      <m:t>Total</m:t>
                    </m:r>
                  </w:ins>
                </m:sub>
              </m:sSub>
            </m:den>
          </m:f>
        </m:oMath>
      </m:oMathPara>
    </w:p>
    <w:p>
      <w:pPr>
        <w:pStyle w:val="style0"/>
        <w:rPr>
          <w:ins w:id="8674" w:author="user pc" w:date="2022-03-27T12:07:00Z"/>
          <w:rFonts w:ascii="Times New Roman" w:cs="Times New Roman" w:hAnsi="Times New Roman"/>
          <w:sz w:val="28"/>
          <w:szCs w:val="28"/>
        </w:rPr>
      </w:pPr>
    </w:p>
    <w:p>
      <w:pPr>
        <w:pStyle w:val="style179"/>
        <w:rPr>
          <w:ins w:id="8675" w:author="user pc" w:date="2022-03-27T12:09:00Z"/>
          <w:rFonts w:ascii="Times New Roman" w:cs="Times New Roman" w:hAnsi="Times New Roman"/>
          <w:sz w:val="28"/>
          <w:szCs w:val="28"/>
        </w:rPr>
      </w:pPr>
      <m:oMathPara>
        <m:oMathParaPr>
          <m:jc m:val="left"/>
        </m:oMathParaPr>
        <m:oMath>
          <m:sSub>
            <m:sSubPr>
              <m:ctrlPr>
                <w:ins w:id="8676" w:author="user pc" w:date="2022-03-27T12:09:00Z">
                  <w:rPr>
                    <w:rFonts w:ascii="Cambria Math" w:cs="Times New Roman" w:hAnsi="Cambria Math"/>
                    <w:i/>
                    <w:sz w:val="28"/>
                    <w:szCs w:val="28"/>
                  </w:rPr>
                </w:ins>
              </m:ctrlPr>
            </m:sSubPr>
            <m:e>
              <w:ins w:id="8677" w:author="user pc" w:date="2022-03-27T12:09:00Z">
                <m:r w:rsidR="86FBB7A5">
                  <w:rPr>
                    <w:rFonts w:ascii="Cambria Math" w:cs="Times New Roman" w:hAnsi="Cambria Math"/>
                    <w:sz w:val="28"/>
                    <w:szCs w:val="28"/>
                  </w:rPr>
                  <m:t>P</m:t>
                </m:r>
              </w:ins>
            </m:e>
            <m:sub>
              <w:ins w:id="8678" w:author="user pc" w:date="2022-03-27T12:09:00Z">
                <m:r w:rsidR="276D6ECE">
                  <w:rPr>
                    <w:rFonts w:ascii="Cambria Math" w:cs="Times New Roman" w:hAnsi="Cambria Math"/>
                    <w:sz w:val="28"/>
                    <w:szCs w:val="28"/>
                  </w:rPr>
                  <m:t>C</m:t>
                </m:r>
              </w:ins>
              <m:sSub>
                <m:sSubPr>
                  <m:ctrlPr>
                    <w:ins w:id="8679" w:author="user pc" w:date="2022-03-27T12:09:00Z">
                      <w:rPr>
                        <w:rFonts w:ascii="Cambria Math" w:cs="Times New Roman" w:hAnsi="Cambria Math"/>
                        <w:i/>
                        <w:sz w:val="28"/>
                        <w:szCs w:val="28"/>
                      </w:rPr>
                    </w:ins>
                  </m:ctrlPr>
                </m:sSubPr>
                <m:e>
                  <w:ins w:id="8680" w:author="user pc" w:date="2022-03-27T12:09:00Z">
                    <m:r w:rsidR="A7EB95CA">
                      <w:rPr>
                        <w:rFonts w:ascii="Cambria Math" w:cs="Times New Roman" w:hAnsi="Cambria Math"/>
                        <w:sz w:val="28"/>
                        <w:szCs w:val="28"/>
                      </w:rPr>
                      <m:t>O</m:t>
                    </m:r>
                  </w:ins>
                </m:e>
                <m:sub>
                  <w:ins w:id="8681" w:author="user pc" w:date="2022-03-27T12:09:00Z">
                    <m:r w:rsidR="2F40D903">
                      <w:rPr>
                        <w:rFonts w:ascii="Cambria Math" w:cs="Times New Roman" w:hAnsi="Cambria Math"/>
                        <w:sz w:val="28"/>
                        <w:szCs w:val="28"/>
                      </w:rPr>
                      <m:t>2</m:t>
                    </m:r>
                  </w:ins>
                </m:sub>
              </m:sSub>
            </m:sub>
          </m:sSub>
          <w:ins w:id="8682" w:author="user pc" w:date="2022-03-27T12:09:00Z">
            <m:r w:rsidR="CA104CF7">
              <w:rPr>
                <w:rFonts w:ascii="Cambria Math" w:cs="Times New Roman" w:hAnsi="Cambria Math"/>
                <w:sz w:val="28"/>
                <w:szCs w:val="28"/>
              </w:rPr>
              <m:t>=</m:t>
            </m:r>
          </w:ins>
          <m:f>
            <m:fPr>
              <m:ctrlPr>
                <w:ins w:id="8683" w:author="user pc" w:date="2022-03-27T12:09:00Z">
                  <w:rPr>
                    <w:rFonts w:ascii="Cambria Math" w:cs="Times New Roman" w:hAnsi="Cambria Math"/>
                    <w:i/>
                    <w:sz w:val="28"/>
                    <w:szCs w:val="28"/>
                  </w:rPr>
                </w:ins>
              </m:ctrlPr>
            </m:fPr>
            <m:num>
              <w:ins w:id="8684" w:author="user pc" w:date="2022-03-27T12:09:00Z">
                <m:r w:rsidR="875544C3">
                  <w:rPr>
                    <w:rFonts w:ascii="Cambria Math" w:cs="Times New Roman" w:hAnsi="Cambria Math"/>
                    <w:sz w:val="28"/>
                    <w:szCs w:val="28"/>
                  </w:rPr>
                  <m:t>0.7</m:t>
                </m:r>
              </w:ins>
            </m:num>
            <m:den>
              <w:ins w:id="8685" w:author="user pc" w:date="2022-03-27T12:09:00Z">
                <m:r w:rsidR="10BF8E78">
                  <w:rPr>
                    <w:rFonts w:ascii="Cambria Math" w:cs="Times New Roman" w:hAnsi="Cambria Math"/>
                    <w:sz w:val="28"/>
                    <w:szCs w:val="28"/>
                  </w:rPr>
                  <m:t>1.2×840</m:t>
                </m:r>
              </w:ins>
            </m:den>
          </m:f>
          <w:ins w:id="8686" w:author="user pc" w:date="2022-03-27T12:09:00Z">
            <m:r w:rsidR="EA021FD6">
              <w:rPr>
                <w:rFonts w:ascii="Cambria Math" w:cs="Times New Roman" w:hAnsi="Cambria Math"/>
                <w:sz w:val="28"/>
                <w:szCs w:val="28"/>
              </w:rPr>
              <m:t>=490 torr</m:t>
            </m:r>
          </w:ins>
        </m:oMath>
      </m:oMathPara>
    </w:p>
    <w:p>
      <w:pPr>
        <w:pStyle w:val="style0"/>
        <w:rPr>
          <w:rFonts w:ascii="Times New Roman" w:cs="Times New Roman"/>
          <w:sz w:val="28"/>
          <w:szCs w:val="28"/>
          <w:rPrChange w:id="8687" w:author="user pc" w:date="2022-03-15T10:14:00Z">
            <w:rPr/>
          </w:rPrChange>
        </w:rPr>
      </w:pPr>
      <w:r w:rsidRPr="D1368C93">
        <w:rPr>
          <w:rFonts w:ascii="Times New Roman" w:cs="Times New Roman"/>
          <w:sz w:val="28"/>
          <w:szCs w:val="28"/>
          <w:rPrChange w:id="8688" w:author="user pc" w:date="2022-03-15T10:14:00Z">
            <w:rPr/>
          </w:rPrChange>
        </w:rPr>
        <w:t xml:space="preserve">The mole </w:t>
      </w:r>
      <w:del w:id="8689" w:author="user pc" w:date="2022-03-27T12:10:00Z">
        <w:r w:rsidDel="C1F64818" w:rsidRPr="DBE9E055">
          <w:rPr>
            <w:rFonts w:ascii="Times New Roman" w:cs="Times New Roman"/>
            <w:sz w:val="28"/>
            <w:szCs w:val="28"/>
            <w:rPrChange w:id="8690" w:author="user pc" w:date="2022-03-15T10:14:00Z">
              <w:rPr/>
            </w:rPrChange>
          </w:rPr>
          <w:delText>fractions of the gases is</w:delText>
        </w:r>
      </w:del>
      <w:ins w:id="8691" w:author="user pc" w:date="2022-03-27T12:10:00Z">
        <w:r w:rsidR="83AB3FB1">
          <w:rPr>
            <w:rFonts w:ascii="Times New Roman" w:cs="Times New Roman" w:hAnsi="Times New Roman"/>
            <w:sz w:val="28"/>
            <w:szCs w:val="28"/>
          </w:rPr>
          <w:t>fractions of the gases are</w:t>
        </w:r>
      </w:ins>
      <w:r w:rsidRPr="9F0E218F">
        <w:rPr>
          <w:rFonts w:ascii="Times New Roman" w:cs="Times New Roman"/>
          <w:sz w:val="28"/>
          <w:szCs w:val="28"/>
          <w:rPrChange w:id="8692" w:author="user pc" w:date="2022-03-15T10:14:00Z">
            <w:rPr/>
          </w:rPrChange>
        </w:rPr>
        <w:t xml:space="preserve"> calculated as:</w:t>
      </w:r>
    </w:p>
    <w:p>
      <w:pPr>
        <w:pStyle w:val="style0"/>
        <w:rPr>
          <w:ins w:id="8693" w:author="user pc" w:date="2022-03-27T12:11:00Z"/>
          <w:rFonts w:ascii="Times New Roman" w:cs="Times New Roman" w:hAnsi="Times New Roman"/>
          <w:sz w:val="28"/>
          <w:szCs w:val="28"/>
        </w:rPr>
      </w:pPr>
      <m:oMathPara>
        <m:oMathParaPr>
          <m:jc m:val="left"/>
        </m:oMathParaPr>
        <m:oMath>
          <w:ins w:id="8694" w:author="user pc" w:date="2022-03-27T12:11:00Z">
            <m:r w:rsidR="D7F0562E">
              <w:rPr>
                <w:rFonts w:ascii="Cambria Math" w:cs="Times New Roman" w:hAnsi="Cambria Math"/>
                <w:sz w:val="28"/>
                <w:szCs w:val="28"/>
              </w:rPr>
              <m:t xml:space="preserve">Mole fraction of </m:t>
            </m:r>
          </w:ins>
          <m:sSub>
            <m:sSubPr>
              <m:ctrlPr>
                <w:ins w:id="8695" w:author="user pc" w:date="2022-03-27T12:12:00Z">
                  <w:rPr>
                    <w:rFonts w:ascii="Cambria Math" w:cs="Times New Roman" w:hAnsi="Cambria Math"/>
                    <w:i/>
                    <w:sz w:val="28"/>
                    <w:szCs w:val="28"/>
                  </w:rPr>
                </w:ins>
              </m:ctrlPr>
            </m:sSubPr>
            <m:e>
              <w:ins w:id="8696" w:author="user pc" w:date="2022-03-27T12:12:00Z">
                <m:r w:rsidR="67C4ADF5">
                  <w:rPr>
                    <w:rFonts w:ascii="Cambria Math" w:cs="Times New Roman" w:hAnsi="Cambria Math"/>
                    <w:sz w:val="28"/>
                    <w:szCs w:val="28"/>
                  </w:rPr>
                  <m:t>H</m:t>
                </m:r>
              </w:ins>
            </m:e>
            <m:sub>
              <w:ins w:id="8697" w:author="user pc" w:date="2022-03-27T12:12:00Z">
                <m:r w:rsidR="A7D1E608">
                  <w:rPr>
                    <w:rFonts w:ascii="Cambria Math" w:cs="Times New Roman" w:hAnsi="Cambria Math"/>
                    <w:sz w:val="28"/>
                    <w:szCs w:val="28"/>
                  </w:rPr>
                  <m:t>2</m:t>
                </m:r>
              </w:ins>
            </m:sub>
          </m:sSub>
          <w:ins w:id="8698" w:author="user pc" w:date="2022-03-27T12:12:00Z">
            <m:r w:rsidR="77274CAD">
              <w:rPr>
                <w:rFonts w:ascii="Cambria Math" w:cs="Times New Roman" w:hAnsi="Cambria Math"/>
                <w:sz w:val="28"/>
                <w:szCs w:val="28"/>
              </w:rPr>
              <m:t xml:space="preserve">= </m:t>
            </m:r>
          </w:ins>
          <m:f>
            <m:fPr>
              <m:ctrlPr>
                <w:ins w:id="8699" w:author="user pc" w:date="2022-03-27T12:13:00Z">
                  <w:rPr>
                    <w:rFonts w:ascii="Cambria Math" w:cs="Times New Roman" w:hAnsi="Cambria Math"/>
                    <w:i/>
                    <w:sz w:val="28"/>
                    <w:szCs w:val="28"/>
                  </w:rPr>
                </w:ins>
              </m:ctrlPr>
            </m:fPr>
            <m:num>
              <m:sSub>
                <m:sSubPr>
                  <m:ctrlPr>
                    <w:ins w:id="8700" w:author="user pc" w:date="2022-03-27T12:14:00Z">
                      <w:rPr>
                        <w:rFonts w:ascii="Cambria Math" w:cs="Times New Roman" w:hAnsi="Cambria Math"/>
                        <w:i/>
                        <w:sz w:val="28"/>
                        <w:szCs w:val="28"/>
                      </w:rPr>
                    </w:ins>
                  </m:ctrlPr>
                </m:sSubPr>
                <m:e>
                  <w:ins w:id="8701" w:author="user pc" w:date="2022-03-27T12:14:00Z">
                    <m:r w:rsidR="81E3219F">
                      <w:rPr>
                        <w:rFonts w:ascii="Cambria Math" w:cs="Times New Roman" w:hAnsi="Cambria Math"/>
                        <w:sz w:val="28"/>
                        <w:szCs w:val="28"/>
                      </w:rPr>
                      <m:t>n</m:t>
                    </m:r>
                  </w:ins>
                </m:e>
                <m:sub>
                  <m:sSub>
                    <m:sSubPr>
                      <m:ctrlPr>
                        <w:ins w:id="8702" w:author="user pc" w:date="2022-03-27T12:14:00Z">
                          <w:rPr>
                            <w:rFonts w:ascii="Cambria Math" w:cs="Times New Roman" w:hAnsi="Cambria Math"/>
                            <w:i/>
                            <w:sz w:val="28"/>
                            <w:szCs w:val="28"/>
                          </w:rPr>
                        </w:ins>
                      </m:ctrlPr>
                    </m:sSubPr>
                    <m:e>
                      <w:ins w:id="8703" w:author="user pc" w:date="2022-03-27T12:14:00Z">
                        <m:r w:rsidR="BAEEB2D3">
                          <w:rPr>
                            <w:rFonts w:ascii="Cambria Math" w:cs="Times New Roman" w:hAnsi="Cambria Math"/>
                            <w:sz w:val="28"/>
                            <w:szCs w:val="28"/>
                          </w:rPr>
                          <m:t>H</m:t>
                        </m:r>
                      </w:ins>
                    </m:e>
                    <m:sub>
                      <w:ins w:id="8704" w:author="user pc" w:date="2022-03-27T12:14:00Z">
                        <m:r w:rsidR="61AAD02B">
                          <w:rPr>
                            <w:rFonts w:ascii="Cambria Math" w:cs="Times New Roman" w:hAnsi="Cambria Math"/>
                            <w:sz w:val="28"/>
                            <w:szCs w:val="28"/>
                          </w:rPr>
                          <m:t>2</m:t>
                        </m:r>
                      </w:ins>
                    </m:sub>
                  </m:sSub>
                </m:sub>
              </m:sSub>
            </m:num>
            <m:den>
              <m:sSub>
                <m:sSubPr>
                  <m:ctrlPr>
                    <w:ins w:id="8705" w:author="user pc" w:date="2022-03-27T12:14:00Z">
                      <w:rPr>
                        <w:rFonts w:ascii="Cambria Math" w:cs="Times New Roman" w:hAnsi="Cambria Math"/>
                        <w:i/>
                        <w:sz w:val="28"/>
                        <w:szCs w:val="28"/>
                      </w:rPr>
                    </w:ins>
                  </m:ctrlPr>
                </m:sSubPr>
                <m:e>
                  <w:ins w:id="8706" w:author="user pc" w:date="2022-03-27T12:14:00Z">
                    <m:r w:rsidR="8EFEB516">
                      <w:rPr>
                        <w:rFonts w:ascii="Cambria Math" w:cs="Times New Roman" w:hAnsi="Cambria Math"/>
                        <w:sz w:val="28"/>
                        <w:szCs w:val="28"/>
                      </w:rPr>
                      <m:t>n</m:t>
                    </m:r>
                  </w:ins>
                </m:e>
                <m:sub>
                  <w:ins w:id="8707" w:author="user pc" w:date="2022-03-27T12:14:00Z">
                    <m:r w:rsidR="2951D308">
                      <w:rPr>
                        <w:rFonts w:ascii="Cambria Math" w:cs="Times New Roman" w:hAnsi="Cambria Math"/>
                        <w:sz w:val="28"/>
                        <w:szCs w:val="28"/>
                      </w:rPr>
                      <m:t>Total</m:t>
                    </m:r>
                  </w:ins>
                </m:sub>
              </m:sSub>
            </m:den>
          </m:f>
        </m:oMath>
      </m:oMathPara>
    </w:p>
    <w:p>
      <w:pPr>
        <w:pStyle w:val="style0"/>
        <w:rPr>
          <w:ins w:id="8708" w:author="user pc" w:date="2022-03-27T12:14:00Z"/>
          <w:rFonts w:ascii="Times New Roman" w:cs="Times New Roman" w:hAnsi="Times New Roman"/>
          <w:sz w:val="28"/>
          <w:szCs w:val="28"/>
        </w:rPr>
      </w:pPr>
      <m:oMathPara>
        <m:oMathParaPr>
          <m:jc m:val="left"/>
        </m:oMathParaPr>
        <m:oMath>
          <w:ins w:id="8709" w:author="user pc" w:date="2022-03-27T12:15:00Z">
            <m:r w:rsidR="A491EE93">
              <w:rPr>
                <w:rFonts w:ascii="Cambria Math" w:cs="Times New Roman" w:hAnsi="Cambria Math"/>
                <w:sz w:val="28"/>
                <w:szCs w:val="28"/>
              </w:rPr>
              <m:t xml:space="preserve">Mole fraction of </m:t>
            </m:r>
          </w:ins>
          <m:sSub>
            <m:sSubPr>
              <m:ctrlPr>
                <w:ins w:id="8710" w:author="user pc" w:date="2022-03-27T12:15:00Z">
                  <w:rPr>
                    <w:rFonts w:ascii="Cambria Math" w:cs="Times New Roman" w:hAnsi="Cambria Math"/>
                    <w:i/>
                    <w:sz w:val="28"/>
                    <w:szCs w:val="28"/>
                  </w:rPr>
                </w:ins>
              </m:ctrlPr>
            </m:sSubPr>
            <m:e>
              <w:ins w:id="8711" w:author="user pc" w:date="2022-03-27T12:15:00Z">
                <m:r w:rsidR="DBDB3B99">
                  <w:rPr>
                    <w:rFonts w:ascii="Cambria Math" w:cs="Times New Roman" w:hAnsi="Cambria Math"/>
                    <w:sz w:val="28"/>
                    <w:szCs w:val="28"/>
                  </w:rPr>
                  <m:t>H</m:t>
                </m:r>
              </w:ins>
            </m:e>
            <m:sub>
              <w:ins w:id="8712" w:author="user pc" w:date="2022-03-27T12:15:00Z">
                <m:r w:rsidR="78ED4A93">
                  <w:rPr>
                    <w:rFonts w:ascii="Cambria Math" w:cs="Times New Roman" w:hAnsi="Cambria Math"/>
                    <w:sz w:val="28"/>
                    <w:szCs w:val="28"/>
                  </w:rPr>
                  <m:t>2</m:t>
                </m:r>
              </w:ins>
            </m:sub>
          </m:sSub>
          <w:ins w:id="8713" w:author="user pc" w:date="2022-03-27T12:15:00Z">
            <m:r w:rsidR="5FDFC0D0">
              <w:rPr>
                <w:rFonts w:ascii="Cambria Math" w:cs="Times New Roman" w:hAnsi="Cambria Math"/>
                <w:sz w:val="28"/>
                <w:szCs w:val="28"/>
              </w:rPr>
              <m:t xml:space="preserve">= </m:t>
            </m:r>
          </w:ins>
          <m:f>
            <m:fPr>
              <m:ctrlPr>
                <w:ins w:id="8714" w:author="user pc" w:date="2022-03-27T12:15:00Z">
                  <w:rPr>
                    <w:rFonts w:ascii="Cambria Math" w:cs="Times New Roman" w:hAnsi="Cambria Math"/>
                    <w:i/>
                    <w:sz w:val="28"/>
                    <w:szCs w:val="28"/>
                  </w:rPr>
                </w:ins>
              </m:ctrlPr>
            </m:fPr>
            <m:num>
              <w:ins w:id="8715" w:author="user pc" w:date="2022-03-27T12:15:00Z">
                <m:r w:rsidR="EFF790C0">
                  <w:rPr>
                    <w:rFonts w:ascii="Cambria Math" w:cs="Times New Roman" w:hAnsi="Cambria Math"/>
                    <w:sz w:val="28"/>
                    <w:szCs w:val="28"/>
                  </w:rPr>
                  <m:t>0.3</m:t>
                </m:r>
              </w:ins>
            </m:num>
            <m:den>
              <w:ins w:id="8716" w:author="user pc" w:date="2022-03-27T12:15:00Z">
                <m:r w:rsidR="F9F69623">
                  <w:rPr>
                    <w:rFonts w:ascii="Cambria Math" w:cs="Times New Roman" w:hAnsi="Cambria Math"/>
                    <w:sz w:val="28"/>
                    <w:szCs w:val="28"/>
                  </w:rPr>
                  <m:t>1.2</m:t>
                </m:r>
              </w:ins>
            </m:den>
          </m:f>
          <w:ins w:id="8717" w:author="user pc" w:date="2022-03-27T12:15:00Z">
            <m:r w:rsidR="E27F3327">
              <w:rPr>
                <w:rFonts w:ascii="Cambria Math" w:cs="Times New Roman" w:hAnsi="Cambria Math"/>
                <w:sz w:val="28"/>
                <w:szCs w:val="28"/>
              </w:rPr>
              <m:t xml:space="preserve">= </m:t>
            </m:r>
          </w:ins>
          <m:f>
            <m:fPr>
              <m:ctrlPr>
                <w:ins w:id="8718" w:author="user pc" w:date="2022-03-27T12:15:00Z">
                  <w:rPr>
                    <w:rFonts w:ascii="Cambria Math" w:cs="Times New Roman" w:hAnsi="Cambria Math"/>
                    <w:i/>
                    <w:sz w:val="28"/>
                    <w:szCs w:val="28"/>
                  </w:rPr>
                </w:ins>
              </m:ctrlPr>
            </m:fPr>
            <m:num>
              <w:ins w:id="8719" w:author="user pc" w:date="2022-03-27T12:16:00Z">
                <m:r w:rsidR="159AFC5A">
                  <w:rPr>
                    <w:rFonts w:ascii="Cambria Math" w:cs="Times New Roman" w:hAnsi="Cambria Math"/>
                    <w:sz w:val="28"/>
                    <w:szCs w:val="28"/>
                  </w:rPr>
                  <m:t>3</m:t>
                </m:r>
              </w:ins>
            </m:num>
            <m:den>
              <w:ins w:id="8720" w:author="user pc" w:date="2022-03-27T12:16:00Z">
                <m:r w:rsidR="70D9762F">
                  <w:rPr>
                    <w:rFonts w:ascii="Cambria Math" w:cs="Times New Roman" w:hAnsi="Cambria Math"/>
                    <w:sz w:val="28"/>
                    <w:szCs w:val="28"/>
                  </w:rPr>
                  <m:t>12</m:t>
                </m:r>
              </w:ins>
            </m:den>
          </m:f>
          <w:ins w:id="8721" w:author="user pc" w:date="2022-03-27T12:16:00Z">
            <m:r w:rsidR="428B9023">
              <w:rPr>
                <w:rFonts w:ascii="Cambria Math" w:cs="Times New Roman" w:hAnsi="Cambria Math"/>
                <w:sz w:val="28"/>
                <w:szCs w:val="28"/>
              </w:rPr>
              <m:t>=</m:t>
            </m:r>
          </w:ins>
          <m:f>
            <m:fPr>
              <m:ctrlPr>
                <w:ins w:id="8722" w:author="user pc" w:date="2022-03-27T12:16:00Z">
                  <w:rPr>
                    <w:rFonts w:ascii="Cambria Math" w:cs="Times New Roman" w:hAnsi="Cambria Math"/>
                    <w:i/>
                    <w:sz w:val="28"/>
                    <w:szCs w:val="28"/>
                  </w:rPr>
                </w:ins>
              </m:ctrlPr>
            </m:fPr>
            <m:num>
              <w:ins w:id="8723" w:author="user pc" w:date="2022-03-27T12:16:00Z">
                <m:r w:rsidR="9D201CDC">
                  <w:rPr>
                    <w:rFonts w:ascii="Cambria Math" w:cs="Times New Roman" w:hAnsi="Cambria Math"/>
                    <w:sz w:val="28"/>
                    <w:szCs w:val="28"/>
                  </w:rPr>
                  <m:t>1</m:t>
                </m:r>
              </w:ins>
            </m:num>
            <m:den>
              <w:ins w:id="8724" w:author="user pc" w:date="2022-03-27T12:16:00Z">
                <m:r w:rsidR="E3047F50">
                  <w:rPr>
                    <w:rFonts w:ascii="Cambria Math" w:cs="Times New Roman" w:hAnsi="Cambria Math"/>
                    <w:sz w:val="28"/>
                    <w:szCs w:val="28"/>
                  </w:rPr>
                  <m:t>4</m:t>
                </m:r>
              </w:ins>
            </m:den>
          </m:f>
          <w:ins w:id="8725" w:author="user pc" w:date="2022-03-27T12:16:00Z">
            <m:r w:rsidR="726BDCDD">
              <w:rPr>
                <w:rFonts w:ascii="Cambria Math" w:cs="Times New Roman" w:hAnsi="Cambria Math"/>
                <w:sz w:val="28"/>
                <w:szCs w:val="28"/>
              </w:rPr>
              <m:t>=0.250</m:t>
            </m:r>
          </w:ins>
        </m:oMath>
      </m:oMathPara>
    </w:p>
    <w:p>
      <w:pPr>
        <w:pStyle w:val="style0"/>
        <w:rPr>
          <w:ins w:id="8726" w:author="user pc" w:date="2022-03-27T12:17:00Z"/>
          <w:rFonts w:ascii="Times New Roman" w:cs="Times New Roman" w:hAnsi="Times New Roman"/>
          <w:sz w:val="28"/>
          <w:szCs w:val="28"/>
        </w:rPr>
      </w:pPr>
      <m:oMathPara>
        <m:oMathParaPr>
          <m:jc m:val="left"/>
        </m:oMathParaPr>
        <m:oMath>
          <w:ins w:id="8727" w:author="user pc" w:date="2022-03-27T12:17:00Z">
            <m:r w:rsidR="9BB26F83">
              <w:rPr>
                <w:rFonts w:ascii="Cambria Math" w:cs="Times New Roman" w:hAnsi="Cambria Math"/>
                <w:sz w:val="28"/>
                <w:szCs w:val="28"/>
              </w:rPr>
              <m:t xml:space="preserve">Mole fraction of </m:t>
            </m:r>
          </w:ins>
          <m:sSub>
            <m:sSubPr>
              <m:ctrlPr>
                <w:ins w:id="8728" w:author="user pc" w:date="2022-03-27T12:17:00Z">
                  <w:rPr>
                    <w:rFonts w:ascii="Cambria Math" w:cs="Times New Roman" w:hAnsi="Cambria Math"/>
                    <w:i/>
                    <w:sz w:val="28"/>
                    <w:szCs w:val="28"/>
                  </w:rPr>
                </w:ins>
              </m:ctrlPr>
            </m:sSubPr>
            <m:e>
              <w:ins w:id="8729" w:author="user pc" w:date="2022-03-27T12:18:00Z">
                <m:r w:rsidR="BC1E7049">
                  <w:rPr>
                    <w:rFonts w:ascii="Cambria Math" w:cs="Times New Roman" w:hAnsi="Cambria Math"/>
                    <w:sz w:val="28"/>
                    <w:szCs w:val="28"/>
                  </w:rPr>
                  <m:t>CO</m:t>
                </m:r>
              </w:ins>
            </m:e>
            <m:sub>
              <w:ins w:id="8730" w:author="user pc" w:date="2022-03-27T12:17:00Z">
                <m:r w:rsidR="913F1D1A">
                  <w:rPr>
                    <w:rFonts w:ascii="Cambria Math" w:cs="Times New Roman" w:hAnsi="Cambria Math"/>
                    <w:sz w:val="28"/>
                    <w:szCs w:val="28"/>
                  </w:rPr>
                  <m:t>2</m:t>
                </m:r>
              </w:ins>
            </m:sub>
          </m:sSub>
          <w:ins w:id="8731" w:author="user pc" w:date="2022-03-27T12:17:00Z">
            <m:r w:rsidR="40B8A9CF">
              <w:rPr>
                <w:rFonts w:ascii="Cambria Math" w:cs="Times New Roman" w:hAnsi="Cambria Math"/>
                <w:sz w:val="28"/>
                <w:szCs w:val="28"/>
              </w:rPr>
              <m:t xml:space="preserve">= </m:t>
            </m:r>
          </w:ins>
          <m:f>
            <m:fPr>
              <m:ctrlPr>
                <w:ins w:id="8732" w:author="user pc" w:date="2022-03-27T12:17:00Z">
                  <w:rPr>
                    <w:rFonts w:ascii="Cambria Math" w:cs="Times New Roman" w:hAnsi="Cambria Math"/>
                    <w:i/>
                    <w:sz w:val="28"/>
                    <w:szCs w:val="28"/>
                  </w:rPr>
                </w:ins>
              </m:ctrlPr>
            </m:fPr>
            <m:num>
              <m:sSub>
                <m:sSubPr>
                  <m:ctrlPr>
                    <w:ins w:id="8733" w:author="user pc" w:date="2022-03-27T12:17:00Z">
                      <w:rPr>
                        <w:rFonts w:ascii="Cambria Math" w:cs="Times New Roman" w:hAnsi="Cambria Math"/>
                        <w:i/>
                        <w:sz w:val="28"/>
                        <w:szCs w:val="28"/>
                      </w:rPr>
                    </w:ins>
                  </m:ctrlPr>
                </m:sSubPr>
                <m:e>
                  <w:ins w:id="8734" w:author="user pc" w:date="2022-03-27T12:17:00Z">
                    <m:r w:rsidR="6E0BF56F">
                      <w:rPr>
                        <w:rFonts w:ascii="Cambria Math" w:cs="Times New Roman" w:hAnsi="Cambria Math"/>
                        <w:sz w:val="28"/>
                        <w:szCs w:val="28"/>
                      </w:rPr>
                      <m:t>n</m:t>
                    </m:r>
                  </w:ins>
                </m:e>
                <m:sub>
                  <m:sSub>
                    <m:sSubPr>
                      <m:ctrlPr>
                        <w:ins w:id="8735" w:author="user pc" w:date="2022-03-27T12:17:00Z">
                          <w:rPr>
                            <w:rFonts w:ascii="Cambria Math" w:cs="Times New Roman" w:hAnsi="Cambria Math"/>
                            <w:i/>
                            <w:sz w:val="28"/>
                            <w:szCs w:val="28"/>
                          </w:rPr>
                        </w:ins>
                      </m:ctrlPr>
                    </m:sSubPr>
                    <m:e>
                      <w:ins w:id="8736" w:author="user pc" w:date="2022-03-27T12:18:00Z">
                        <m:r w:rsidR="C8494040">
                          <w:rPr>
                            <w:rFonts w:ascii="Cambria Math" w:cs="Times New Roman" w:hAnsi="Cambria Math"/>
                            <w:sz w:val="28"/>
                            <w:szCs w:val="28"/>
                          </w:rPr>
                          <m:t>CO</m:t>
                        </m:r>
                      </w:ins>
                    </m:e>
                    <m:sub>
                      <w:ins w:id="8737" w:author="user pc" w:date="2022-03-27T12:17:00Z">
                        <m:r w:rsidR="D7DA2910">
                          <w:rPr>
                            <w:rFonts w:ascii="Cambria Math" w:cs="Times New Roman" w:hAnsi="Cambria Math"/>
                            <w:sz w:val="28"/>
                            <w:szCs w:val="28"/>
                          </w:rPr>
                          <m:t>2</m:t>
                        </m:r>
                      </w:ins>
                    </m:sub>
                  </m:sSub>
                </m:sub>
              </m:sSub>
            </m:num>
            <m:den>
              <m:sSub>
                <m:sSubPr>
                  <m:ctrlPr>
                    <w:ins w:id="8738" w:author="user pc" w:date="2022-03-27T12:17:00Z">
                      <w:rPr>
                        <w:rFonts w:ascii="Cambria Math" w:cs="Times New Roman" w:hAnsi="Cambria Math"/>
                        <w:i/>
                        <w:sz w:val="28"/>
                        <w:szCs w:val="28"/>
                      </w:rPr>
                    </w:ins>
                  </m:ctrlPr>
                </m:sSubPr>
                <m:e>
                  <w:ins w:id="8739" w:author="user pc" w:date="2022-03-27T12:17:00Z">
                    <m:r w:rsidR="F4E64802">
                      <w:rPr>
                        <w:rFonts w:ascii="Cambria Math" w:cs="Times New Roman" w:hAnsi="Cambria Math"/>
                        <w:sz w:val="28"/>
                        <w:szCs w:val="28"/>
                      </w:rPr>
                      <m:t>n</m:t>
                    </m:r>
                  </w:ins>
                </m:e>
                <m:sub>
                  <w:ins w:id="8740" w:author="user pc" w:date="2022-03-27T12:17:00Z">
                    <m:r w:rsidR="59BCA5BE">
                      <w:rPr>
                        <w:rFonts w:ascii="Cambria Math" w:cs="Times New Roman" w:hAnsi="Cambria Math"/>
                        <w:sz w:val="28"/>
                        <w:szCs w:val="28"/>
                      </w:rPr>
                      <m:t>Total</m:t>
                    </m:r>
                  </w:ins>
                </m:sub>
              </m:sSub>
            </m:den>
          </m:f>
        </m:oMath>
      </m:oMathPara>
    </w:p>
    <w:p>
      <w:pPr>
        <w:pStyle w:val="style0"/>
        <w:rPr>
          <w:ins w:id="8741" w:author="user pc" w:date="2022-03-27T12:18:00Z"/>
          <w:rFonts w:ascii="Times New Roman" w:cs="Times New Roman" w:hAnsi="Times New Roman"/>
          <w:sz w:val="28"/>
          <w:szCs w:val="28"/>
        </w:rPr>
      </w:pPr>
      <m:oMathPara>
        <m:oMathParaPr>
          <m:jc m:val="left"/>
        </m:oMathParaPr>
        <m:oMath>
          <w:ins w:id="8742" w:author="user pc" w:date="2022-03-27T12:18:00Z">
            <m:r w:rsidR="DA1F77FC">
              <w:rPr>
                <w:rFonts w:ascii="Cambria Math" w:cs="Times New Roman" w:hAnsi="Cambria Math"/>
                <w:sz w:val="28"/>
                <w:szCs w:val="28"/>
              </w:rPr>
              <m:t xml:space="preserve">Mole fraction of </m:t>
            </m:r>
          </w:ins>
          <m:sSub>
            <m:sSubPr>
              <m:ctrlPr>
                <w:ins w:id="8743" w:author="user pc" w:date="2022-03-27T12:18:00Z">
                  <w:rPr>
                    <w:rFonts w:ascii="Cambria Math" w:cs="Times New Roman" w:hAnsi="Cambria Math"/>
                    <w:i/>
                    <w:sz w:val="28"/>
                    <w:szCs w:val="28"/>
                  </w:rPr>
                </w:ins>
              </m:ctrlPr>
            </m:sSubPr>
            <m:e>
              <w:ins w:id="8744" w:author="user pc" w:date="2022-03-27T12:18:00Z">
                <m:r w:rsidR="B47FFD6C">
                  <w:rPr>
                    <w:rFonts w:ascii="Cambria Math" w:cs="Times New Roman" w:hAnsi="Cambria Math"/>
                    <w:sz w:val="28"/>
                    <w:szCs w:val="28"/>
                  </w:rPr>
                  <m:t>CO</m:t>
                </m:r>
              </w:ins>
            </m:e>
            <m:sub>
              <w:ins w:id="8745" w:author="user pc" w:date="2022-03-27T12:18:00Z">
                <m:r w:rsidR="B9B5909E">
                  <w:rPr>
                    <w:rFonts w:ascii="Cambria Math" w:cs="Times New Roman" w:hAnsi="Cambria Math"/>
                    <w:sz w:val="28"/>
                    <w:szCs w:val="28"/>
                  </w:rPr>
                  <m:t>2</m:t>
                </m:r>
              </w:ins>
            </m:sub>
          </m:sSub>
          <w:ins w:id="8746" w:author="user pc" w:date="2022-03-27T12:18:00Z">
            <m:r w:rsidR="E545BBE2">
              <w:rPr>
                <w:rFonts w:ascii="Cambria Math" w:cs="Times New Roman" w:hAnsi="Cambria Math"/>
                <w:sz w:val="28"/>
                <w:szCs w:val="28"/>
              </w:rPr>
              <m:t xml:space="preserve">= </m:t>
            </m:r>
          </w:ins>
          <m:f>
            <m:fPr>
              <m:ctrlPr>
                <w:ins w:id="8747" w:author="user pc" w:date="2022-03-27T12:18:00Z">
                  <w:rPr>
                    <w:rFonts w:ascii="Cambria Math" w:cs="Times New Roman" w:hAnsi="Cambria Math"/>
                    <w:i/>
                    <w:sz w:val="28"/>
                    <w:szCs w:val="28"/>
                  </w:rPr>
                </w:ins>
              </m:ctrlPr>
            </m:fPr>
            <m:num>
              <w:ins w:id="8748" w:author="user pc" w:date="2022-03-27T12:18:00Z">
                <m:r w:rsidR="651D4CFB">
                  <w:rPr>
                    <w:rFonts w:ascii="Cambria Math" w:cs="Times New Roman" w:hAnsi="Cambria Math"/>
                    <w:sz w:val="28"/>
                    <w:szCs w:val="28"/>
                  </w:rPr>
                  <m:t>0.7</m:t>
                </m:r>
              </w:ins>
            </m:num>
            <m:den>
              <w:ins w:id="8749" w:author="user pc" w:date="2022-03-27T12:19:00Z">
                <m:r w:rsidR="463A1D8B">
                  <w:rPr>
                    <w:rFonts w:ascii="Cambria Math" w:cs="Times New Roman" w:hAnsi="Cambria Math"/>
                    <w:sz w:val="28"/>
                    <w:szCs w:val="28"/>
                  </w:rPr>
                  <m:t>1.2</m:t>
                </m:r>
              </w:ins>
            </m:den>
          </m:f>
          <w:ins w:id="8750" w:author="user pc" w:date="2022-03-27T12:19:00Z">
            <m:r w:rsidR="0ABBC871">
              <w:rPr>
                <w:rFonts w:ascii="Cambria Math" w:cs="Times New Roman" w:hAnsi="Cambria Math"/>
                <w:sz w:val="28"/>
                <w:szCs w:val="28"/>
              </w:rPr>
              <m:t xml:space="preserve">= </m:t>
            </m:r>
          </w:ins>
          <m:f>
            <m:fPr>
              <m:ctrlPr>
                <w:ins w:id="8751" w:author="user pc" w:date="2022-03-27T12:19:00Z">
                  <w:rPr>
                    <w:rFonts w:ascii="Cambria Math" w:cs="Times New Roman" w:hAnsi="Cambria Math"/>
                    <w:i/>
                    <w:sz w:val="28"/>
                    <w:szCs w:val="28"/>
                  </w:rPr>
                </w:ins>
              </m:ctrlPr>
            </m:fPr>
            <m:num>
              <w:ins w:id="8752" w:author="user pc" w:date="2022-03-27T12:19:00Z">
                <m:r w:rsidR="BDA89A3D">
                  <w:rPr>
                    <w:rFonts w:ascii="Cambria Math" w:cs="Times New Roman" w:hAnsi="Cambria Math"/>
                    <w:sz w:val="28"/>
                    <w:szCs w:val="28"/>
                  </w:rPr>
                  <m:t>7</m:t>
                </m:r>
              </w:ins>
            </m:num>
            <m:den>
              <w:ins w:id="8753" w:author="user pc" w:date="2022-03-27T12:19:00Z">
                <m:r w:rsidR="670881E9">
                  <w:rPr>
                    <w:rFonts w:ascii="Cambria Math" w:cs="Times New Roman" w:hAnsi="Cambria Math"/>
                    <w:sz w:val="28"/>
                    <w:szCs w:val="28"/>
                  </w:rPr>
                  <m:t>12</m:t>
                </m:r>
              </w:ins>
            </m:den>
          </m:f>
          <w:ins w:id="8754" w:author="user pc" w:date="2022-03-27T12:19:00Z">
            <m:r w:rsidR="873FBB76">
              <w:rPr>
                <w:rFonts w:ascii="Cambria Math" w:cs="Times New Roman" w:hAnsi="Cambria Math"/>
                <w:sz w:val="28"/>
                <w:szCs w:val="28"/>
              </w:rPr>
              <m:t xml:space="preserve"> =0.583</m:t>
            </m:r>
          </w:ins>
        </m:oMath>
      </m:oMathPara>
    </w:p>
    <w:p>
      <w:pPr>
        <w:pStyle w:val="style0"/>
        <w:rPr>
          <w:ins w:id="8755" w:author="user pc" w:date="2022-03-27T12:20:00Z"/>
          <w:rFonts w:ascii="Times New Roman" w:cs="Times New Roman" w:hAnsi="Times New Roman"/>
          <w:sz w:val="28"/>
          <w:szCs w:val="28"/>
        </w:rPr>
      </w:pPr>
      <m:oMathPara>
        <m:oMathParaPr>
          <m:jc m:val="left"/>
        </m:oMathParaPr>
        <m:oMath>
          <w:ins w:id="8756" w:author="user pc" w:date="2022-03-27T12:20:00Z">
            <m:r w:rsidR="160FA30C">
              <w:rPr>
                <w:rFonts w:ascii="Cambria Math" w:cs="Times New Roman" w:hAnsi="Cambria Math"/>
                <w:sz w:val="28"/>
                <w:szCs w:val="28"/>
              </w:rPr>
              <m:t xml:space="preserve">Mole fraction of </m:t>
            </m:r>
          </w:ins>
          <m:sSub>
            <m:sSubPr>
              <m:ctrlPr>
                <w:ins w:id="8757" w:author="user pc" w:date="2022-03-27T12:20:00Z">
                  <w:rPr>
                    <w:rFonts w:ascii="Cambria Math" w:cs="Times New Roman" w:hAnsi="Cambria Math"/>
                    <w:i/>
                    <w:sz w:val="28"/>
                    <w:szCs w:val="28"/>
                  </w:rPr>
                </w:ins>
              </m:ctrlPr>
            </m:sSubPr>
            <m:e>
              <w:ins w:id="8758" w:author="user pc" w:date="2022-03-27T12:20:00Z">
                <m:r w:rsidR="E6646BCF">
                  <w:rPr>
                    <w:rFonts w:ascii="Cambria Math" w:cs="Times New Roman" w:hAnsi="Cambria Math"/>
                    <w:sz w:val="28"/>
                    <w:szCs w:val="28"/>
                  </w:rPr>
                  <m:t>O</m:t>
                </m:r>
              </w:ins>
            </m:e>
            <m:sub>
              <w:ins w:id="8759" w:author="user pc" w:date="2022-03-27T12:20:00Z">
                <m:r w:rsidR="CF1B939A">
                  <w:rPr>
                    <w:rFonts w:ascii="Cambria Math" w:cs="Times New Roman" w:hAnsi="Cambria Math"/>
                    <w:sz w:val="28"/>
                    <w:szCs w:val="28"/>
                  </w:rPr>
                  <m:t>2</m:t>
                </m:r>
              </w:ins>
            </m:sub>
          </m:sSub>
          <w:ins w:id="8760" w:author="user pc" w:date="2022-03-27T12:20:00Z">
            <m:r w:rsidR="3DD2AF69">
              <w:rPr>
                <w:rFonts w:ascii="Cambria Math" w:cs="Times New Roman" w:hAnsi="Cambria Math"/>
                <w:sz w:val="28"/>
                <w:szCs w:val="28"/>
              </w:rPr>
              <m:t xml:space="preserve">= </m:t>
            </m:r>
          </w:ins>
          <m:f>
            <m:fPr>
              <m:ctrlPr>
                <w:ins w:id="8761" w:author="user pc" w:date="2022-03-27T12:20:00Z">
                  <w:rPr>
                    <w:rFonts w:ascii="Cambria Math" w:cs="Times New Roman" w:hAnsi="Cambria Math"/>
                    <w:i/>
                    <w:sz w:val="28"/>
                    <w:szCs w:val="28"/>
                  </w:rPr>
                </w:ins>
              </m:ctrlPr>
            </m:fPr>
            <m:num>
              <m:sSub>
                <m:sSubPr>
                  <m:ctrlPr>
                    <w:ins w:id="8762" w:author="user pc" w:date="2022-03-27T12:20:00Z">
                      <w:rPr>
                        <w:rFonts w:ascii="Cambria Math" w:cs="Times New Roman" w:hAnsi="Cambria Math"/>
                        <w:i/>
                        <w:sz w:val="28"/>
                        <w:szCs w:val="28"/>
                      </w:rPr>
                    </w:ins>
                  </m:ctrlPr>
                </m:sSubPr>
                <m:e>
                  <w:ins w:id="8763" w:author="user pc" w:date="2022-03-27T12:20:00Z">
                    <m:r w:rsidR="813FFC01">
                      <w:rPr>
                        <w:rFonts w:ascii="Cambria Math" w:cs="Times New Roman" w:hAnsi="Cambria Math"/>
                        <w:sz w:val="28"/>
                        <w:szCs w:val="28"/>
                      </w:rPr>
                      <m:t>n</m:t>
                    </m:r>
                  </w:ins>
                </m:e>
                <m:sub>
                  <m:sSub>
                    <m:sSubPr>
                      <m:ctrlPr>
                        <w:ins w:id="8764" w:author="user pc" w:date="2022-03-27T12:20:00Z">
                          <w:rPr>
                            <w:rFonts w:ascii="Cambria Math" w:cs="Times New Roman" w:hAnsi="Cambria Math"/>
                            <w:i/>
                            <w:sz w:val="28"/>
                            <w:szCs w:val="28"/>
                          </w:rPr>
                        </w:ins>
                      </m:ctrlPr>
                    </m:sSubPr>
                    <m:e>
                      <w:ins w:id="8765" w:author="user pc" w:date="2022-03-27T12:20:00Z">
                        <m:r w:rsidR="D34993A1">
                          <w:rPr>
                            <w:rFonts w:ascii="Cambria Math" w:cs="Times New Roman" w:hAnsi="Cambria Math"/>
                            <w:sz w:val="28"/>
                            <w:szCs w:val="28"/>
                          </w:rPr>
                          <m:t>O</m:t>
                        </m:r>
                      </w:ins>
                    </m:e>
                    <m:sub>
                      <w:ins w:id="8766" w:author="user pc" w:date="2022-03-27T12:20:00Z">
                        <m:r w:rsidR="BFB2DA1A">
                          <w:rPr>
                            <w:rFonts w:ascii="Cambria Math" w:cs="Times New Roman" w:hAnsi="Cambria Math"/>
                            <w:sz w:val="28"/>
                            <w:szCs w:val="28"/>
                          </w:rPr>
                          <m:t>2</m:t>
                        </m:r>
                      </w:ins>
                    </m:sub>
                  </m:sSub>
                </m:sub>
              </m:sSub>
            </m:num>
            <m:den>
              <m:sSub>
                <m:sSubPr>
                  <m:ctrlPr>
                    <w:ins w:id="8767" w:author="user pc" w:date="2022-03-27T12:20:00Z">
                      <w:rPr>
                        <w:rFonts w:ascii="Cambria Math" w:cs="Times New Roman" w:hAnsi="Cambria Math"/>
                        <w:i/>
                        <w:sz w:val="28"/>
                        <w:szCs w:val="28"/>
                      </w:rPr>
                    </w:ins>
                  </m:ctrlPr>
                </m:sSubPr>
                <m:e>
                  <w:ins w:id="8768" w:author="user pc" w:date="2022-03-27T12:20:00Z">
                    <m:r w:rsidR="B10CAA49">
                      <w:rPr>
                        <w:rFonts w:ascii="Cambria Math" w:cs="Times New Roman" w:hAnsi="Cambria Math"/>
                        <w:sz w:val="28"/>
                        <w:szCs w:val="28"/>
                      </w:rPr>
                      <m:t>n</m:t>
                    </m:r>
                  </w:ins>
                </m:e>
                <m:sub>
                  <w:ins w:id="8769" w:author="user pc" w:date="2022-03-27T12:20:00Z">
                    <m:r w:rsidR="9DC57CBB">
                      <w:rPr>
                        <w:rFonts w:ascii="Cambria Math" w:cs="Times New Roman" w:hAnsi="Cambria Math"/>
                        <w:sz w:val="28"/>
                        <w:szCs w:val="28"/>
                      </w:rPr>
                      <m:t>Total</m:t>
                    </m:r>
                  </w:ins>
                </m:sub>
              </m:sSub>
            </m:den>
          </m:f>
        </m:oMath>
      </m:oMathPara>
    </w:p>
    <w:p>
      <w:pPr>
        <w:pStyle w:val="style0"/>
        <w:rPr>
          <w:ins w:id="8770" w:author="user pc" w:date="2022-03-27T12:18:00Z"/>
          <w:rFonts w:ascii="Times New Roman" w:cs="Times New Roman" w:hAnsi="Times New Roman"/>
          <w:sz w:val="28"/>
          <w:szCs w:val="28"/>
        </w:rPr>
      </w:pPr>
      <m:oMathPara>
        <m:oMathParaPr>
          <m:jc m:val="left"/>
        </m:oMathParaPr>
        <m:oMath>
          <w:ins w:id="8771" w:author="user pc" w:date="2022-03-27T12:21:00Z">
            <m:r w:rsidR="A2E719DC">
              <w:rPr>
                <w:rFonts w:ascii="Cambria Math" w:cs="Times New Roman" w:hAnsi="Cambria Math"/>
                <w:sz w:val="28"/>
                <w:szCs w:val="28"/>
              </w:rPr>
              <m:t xml:space="preserve">Mole fraction of </m:t>
            </m:r>
          </w:ins>
          <m:sSub>
            <m:sSubPr>
              <m:ctrlPr>
                <w:ins w:id="8772" w:author="user pc" w:date="2022-03-27T12:21:00Z">
                  <w:rPr>
                    <w:rFonts w:ascii="Cambria Math" w:cs="Times New Roman" w:hAnsi="Cambria Math"/>
                    <w:i/>
                    <w:sz w:val="28"/>
                    <w:szCs w:val="28"/>
                  </w:rPr>
                </w:ins>
              </m:ctrlPr>
            </m:sSubPr>
            <m:e>
              <w:ins w:id="8773" w:author="user pc" w:date="2022-03-27T12:21:00Z">
                <m:r w:rsidR="1DF2BF28">
                  <w:rPr>
                    <w:rFonts w:ascii="Cambria Math" w:cs="Times New Roman" w:hAnsi="Cambria Math"/>
                    <w:sz w:val="28"/>
                    <w:szCs w:val="28"/>
                  </w:rPr>
                  <m:t>O</m:t>
                </m:r>
              </w:ins>
            </m:e>
            <m:sub>
              <w:ins w:id="8774" w:author="user pc" w:date="2022-03-27T12:21:00Z">
                <m:r w:rsidR="15985ADD">
                  <w:rPr>
                    <w:rFonts w:ascii="Cambria Math" w:cs="Times New Roman" w:hAnsi="Cambria Math"/>
                    <w:sz w:val="28"/>
                    <w:szCs w:val="28"/>
                  </w:rPr>
                  <m:t>2</m:t>
                </m:r>
              </w:ins>
            </m:sub>
          </m:sSub>
          <w:ins w:id="8775" w:author="user pc" w:date="2022-03-27T12:21:00Z">
            <m:r w:rsidR="A3C9D3D1">
              <w:rPr>
                <w:rFonts w:ascii="Cambria Math" w:cs="Times New Roman" w:hAnsi="Cambria Math"/>
                <w:sz w:val="28"/>
                <w:szCs w:val="28"/>
              </w:rPr>
              <m:t xml:space="preserve">= </m:t>
            </m:r>
          </w:ins>
          <m:f>
            <m:fPr>
              <m:ctrlPr>
                <w:ins w:id="8776" w:author="user pc" w:date="2022-03-27T12:21:00Z">
                  <w:rPr>
                    <w:rFonts w:ascii="Cambria Math" w:cs="Times New Roman" w:hAnsi="Cambria Math"/>
                    <w:i/>
                    <w:sz w:val="28"/>
                    <w:szCs w:val="28"/>
                  </w:rPr>
                </w:ins>
              </m:ctrlPr>
            </m:fPr>
            <m:num>
              <w:ins w:id="8777" w:author="user pc" w:date="2022-03-27T12:21:00Z">
                <m:r w:rsidR="09C05ED4">
                  <w:rPr>
                    <w:rFonts w:ascii="Cambria Math" w:cs="Times New Roman" w:hAnsi="Cambria Math"/>
                    <w:sz w:val="28"/>
                    <w:szCs w:val="28"/>
                  </w:rPr>
                  <m:t>0.2</m:t>
                </m:r>
              </w:ins>
            </m:num>
            <m:den>
              <w:ins w:id="8778" w:author="user pc" w:date="2022-03-27T12:21:00Z">
                <m:r w:rsidR="3CC9A5A3">
                  <w:rPr>
                    <w:rFonts w:ascii="Cambria Math" w:cs="Times New Roman" w:hAnsi="Cambria Math"/>
                    <w:sz w:val="28"/>
                    <w:szCs w:val="28"/>
                  </w:rPr>
                  <m:t>1.2</m:t>
                </m:r>
              </w:ins>
            </m:den>
          </m:f>
          <w:ins w:id="8779" w:author="user pc" w:date="2022-03-27T12:21:00Z">
            <m:r w:rsidR="CD533BCE">
              <w:rPr>
                <w:rFonts w:ascii="Cambria Math" w:cs="Times New Roman" w:hAnsi="Cambria Math"/>
                <w:sz w:val="28"/>
                <w:szCs w:val="28"/>
              </w:rPr>
              <m:t xml:space="preserve">= </m:t>
            </m:r>
          </w:ins>
          <m:f>
            <m:fPr>
              <m:ctrlPr>
                <w:ins w:id="8780" w:author="user pc" w:date="2022-03-27T12:21:00Z">
                  <w:rPr>
                    <w:rFonts w:ascii="Cambria Math" w:cs="Times New Roman" w:hAnsi="Cambria Math"/>
                    <w:i/>
                    <w:sz w:val="28"/>
                    <w:szCs w:val="28"/>
                  </w:rPr>
                </w:ins>
              </m:ctrlPr>
            </m:fPr>
            <m:num>
              <w:ins w:id="8781" w:author="user pc" w:date="2022-03-27T12:21:00Z">
                <m:r w:rsidR="5500628C">
                  <w:rPr>
                    <w:rFonts w:ascii="Cambria Math" w:cs="Times New Roman" w:hAnsi="Cambria Math"/>
                    <w:sz w:val="28"/>
                    <w:szCs w:val="28"/>
                  </w:rPr>
                  <m:t>2</m:t>
                </m:r>
              </w:ins>
            </m:num>
            <m:den>
              <w:ins w:id="8782" w:author="user pc" w:date="2022-03-27T12:21:00Z">
                <m:r w:rsidR="A24EF1A3">
                  <w:rPr>
                    <w:rFonts w:ascii="Cambria Math" w:cs="Times New Roman" w:hAnsi="Cambria Math"/>
                    <w:sz w:val="28"/>
                    <w:szCs w:val="28"/>
                  </w:rPr>
                  <m:t>12</m:t>
                </m:r>
              </w:ins>
            </m:den>
          </m:f>
          <w:ins w:id="8783" w:author="user pc" w:date="2022-03-27T12:21:00Z">
            <m:r w:rsidR="39B39983">
              <w:rPr>
                <w:rFonts w:ascii="Cambria Math" w:cs="Times New Roman" w:hAnsi="Cambria Math"/>
                <w:sz w:val="28"/>
                <w:szCs w:val="28"/>
              </w:rPr>
              <m:t xml:space="preserve">= </m:t>
            </m:r>
          </w:ins>
          <m:f>
            <m:fPr>
              <m:ctrlPr>
                <w:ins w:id="8784" w:author="user pc" w:date="2022-03-27T12:22:00Z">
                  <w:rPr>
                    <w:rFonts w:ascii="Cambria Math" w:cs="Times New Roman" w:hAnsi="Cambria Math"/>
                    <w:i/>
                    <w:sz w:val="28"/>
                    <w:szCs w:val="28"/>
                  </w:rPr>
                </w:ins>
              </m:ctrlPr>
            </m:fPr>
            <m:num>
              <w:ins w:id="8785" w:author="user pc" w:date="2022-03-27T12:22:00Z">
                <m:r w:rsidR="412098D1">
                  <w:rPr>
                    <w:rFonts w:ascii="Cambria Math" w:cs="Times New Roman" w:hAnsi="Cambria Math"/>
                    <w:sz w:val="28"/>
                    <w:szCs w:val="28"/>
                  </w:rPr>
                  <m:t>1</m:t>
                </m:r>
              </w:ins>
            </m:num>
            <m:den>
              <w:ins w:id="8786" w:author="user pc" w:date="2022-03-27T12:22:00Z">
                <m:r w:rsidR="E2F9409D">
                  <w:rPr>
                    <w:rFonts w:ascii="Cambria Math" w:cs="Times New Roman" w:hAnsi="Cambria Math"/>
                    <w:sz w:val="28"/>
                    <w:szCs w:val="28"/>
                  </w:rPr>
                  <m:t>6</m:t>
                </m:r>
              </w:ins>
            </m:den>
          </m:f>
          <w:ins w:id="8787" w:author="user pc" w:date="2022-03-27T12:22:00Z">
            <m:r w:rsidR="42C53279">
              <w:rPr>
                <w:rFonts w:ascii="Cambria Math" w:cs="Times New Roman" w:hAnsi="Cambria Math"/>
                <w:sz w:val="28"/>
                <w:szCs w:val="28"/>
              </w:rPr>
              <m:t>=0.167</m:t>
            </m:r>
          </w:ins>
        </m:oMath>
      </m:oMathPara>
    </w:p>
    <w:p>
      <w:pPr>
        <w:pStyle w:val="style0"/>
        <w:rPr>
          <w:rFonts w:ascii="Times New Roman" w:cs="Times New Roman"/>
          <w:sz w:val="28"/>
          <w:szCs w:val="28"/>
          <w:rPrChange w:id="8788" w:author="user pc" w:date="2022-03-15T10:14:00Z">
            <w:rPr/>
          </w:rPrChange>
        </w:rPr>
      </w:pPr>
      <w:r w:rsidRPr="59EA55F0">
        <w:rPr>
          <w:rFonts w:ascii="Times New Roman" w:cs="Times New Roman"/>
          <w:sz w:val="28"/>
          <w:szCs w:val="28"/>
          <w:rPrChange w:id="8789" w:author="user pc" w:date="2022-03-15T10:14:00Z">
            <w:rPr/>
          </w:rPrChange>
        </w:rPr>
        <w:t>Hence,</w:t>
      </w:r>
      <w:ins w:id="8790" w:author="user pc" w:date="2022-03-27T12:22:00Z">
        <w:r w:rsidR="99CB5A7F">
          <w:rPr>
            <w:rFonts w:ascii="Times New Roman" w:cs="Times New Roman" w:hAnsi="Times New Roman"/>
            <w:sz w:val="28"/>
            <w:szCs w:val="28"/>
          </w:rPr>
          <w:t xml:space="preserve"> </w:t>
        </w:r>
      </w:ins>
      <w:r w:rsidRPr="019E0841">
        <w:rPr>
          <w:rFonts w:ascii="Times New Roman" w:cs="Times New Roman"/>
          <w:sz w:val="28"/>
          <w:szCs w:val="28"/>
          <w:rPrChange w:id="8791" w:author="user pc" w:date="2022-03-15T10:14:00Z">
            <w:rPr/>
          </w:rPrChange>
        </w:rPr>
        <w:t>the</w:t>
      </w:r>
      <w:ins w:id="8792" w:author="user pc" w:date="2022-03-27T12:22:00Z">
        <w:r w:rsidR="32E2E2C8">
          <w:rPr>
            <w:rFonts w:ascii="Times New Roman" w:cs="Times New Roman" w:hAnsi="Times New Roman"/>
            <w:sz w:val="28"/>
            <w:szCs w:val="28"/>
          </w:rPr>
          <w:t xml:space="preserve"> </w:t>
        </w:r>
      </w:ins>
      <w:r w:rsidRPr="5D377F4F">
        <w:rPr>
          <w:rFonts w:ascii="Times New Roman" w:cs="Times New Roman"/>
          <w:sz w:val="28"/>
          <w:szCs w:val="28"/>
          <w:rPrChange w:id="8793" w:author="user pc" w:date="2022-03-15T10:14:00Z">
            <w:rPr/>
          </w:rPrChange>
        </w:rPr>
        <w:t>mole</w:t>
      </w:r>
      <w:ins w:id="8794" w:author="user pc" w:date="2022-03-27T12:22:00Z">
        <w:r w:rsidR="F9AD182E">
          <w:rPr>
            <w:rFonts w:ascii="Times New Roman" w:cs="Times New Roman" w:hAnsi="Times New Roman"/>
            <w:sz w:val="28"/>
            <w:szCs w:val="28"/>
          </w:rPr>
          <w:t xml:space="preserve"> </w:t>
        </w:r>
      </w:ins>
      <w:del w:id="8795" w:author="user pc" w:date="2022-03-27T12:24:00Z">
        <w:r w:rsidDel="B9C2C5F0" w:rsidRPr="1AA31C53">
          <w:rPr>
            <w:rFonts w:ascii="Times New Roman" w:cs="Times New Roman"/>
            <w:sz w:val="28"/>
            <w:szCs w:val="28"/>
            <w:rPrChange w:id="8796" w:author="user pc" w:date="2022-03-15T10:14:00Z">
              <w:rPr/>
            </w:rPrChange>
          </w:rPr>
          <w:delText>fractionofallgasesinthemixtureadd</w:delText>
        </w:r>
      </w:del>
      <w:ins w:id="8797" w:author="user pc" w:date="2022-03-27T12:24:00Z">
        <w:r w:rsidR="CB9C7808">
          <w:rPr>
            <w:rFonts w:ascii="Times New Roman" w:cs="Times New Roman" w:hAnsi="Times New Roman"/>
            <w:sz w:val="28"/>
            <w:szCs w:val="28"/>
          </w:rPr>
          <w:t>fractions of all gases in the mixture add</w:t>
        </w:r>
      </w:ins>
      <w:ins w:id="8798" w:author="user pc" w:date="2022-03-27T12:23:00Z">
        <w:r w:rsidR="80C21685">
          <w:rPr>
            <w:rFonts w:ascii="Times New Roman" w:cs="Times New Roman" w:hAnsi="Times New Roman"/>
            <w:sz w:val="28"/>
            <w:szCs w:val="28"/>
          </w:rPr>
          <w:t xml:space="preserve"> </w:t>
        </w:r>
      </w:ins>
      <w:r w:rsidRPr="999690CA">
        <w:rPr>
          <w:rFonts w:ascii="Times New Roman" w:cs="Times New Roman"/>
          <w:sz w:val="28"/>
          <w:szCs w:val="28"/>
          <w:rPrChange w:id="8799" w:author="user pc" w:date="2022-03-15T10:14:00Z">
            <w:rPr/>
          </w:rPrChange>
        </w:rPr>
        <w:t>up</w:t>
      </w:r>
      <w:ins w:id="8800" w:author="user pc" w:date="2022-03-27T12:23:00Z">
        <w:r w:rsidR="9DEF8851">
          <w:rPr>
            <w:rFonts w:ascii="Times New Roman" w:cs="Times New Roman" w:hAnsi="Times New Roman"/>
            <w:sz w:val="28"/>
            <w:szCs w:val="28"/>
          </w:rPr>
          <w:t xml:space="preserve"> </w:t>
        </w:r>
      </w:ins>
      <w:r w:rsidRPr="07EBC2BB">
        <w:rPr>
          <w:rFonts w:ascii="Times New Roman" w:cs="Times New Roman"/>
          <w:sz w:val="28"/>
          <w:szCs w:val="28"/>
          <w:rPrChange w:id="8801" w:author="user pc" w:date="2022-03-15T10:14:00Z">
            <w:rPr/>
          </w:rPrChange>
        </w:rPr>
        <w:t>to</w:t>
      </w:r>
      <w:ins w:id="8802" w:author="user pc" w:date="2022-03-27T12:23:00Z">
        <w:r w:rsidR="AE4A159D">
          <w:rPr>
            <w:rFonts w:ascii="Times New Roman" w:cs="Times New Roman" w:hAnsi="Times New Roman"/>
            <w:sz w:val="28"/>
            <w:szCs w:val="28"/>
          </w:rPr>
          <w:t xml:space="preserve"> </w:t>
        </w:r>
      </w:ins>
      <w:r w:rsidRPr="8B2AB03C">
        <w:rPr>
          <w:rFonts w:ascii="Times New Roman" w:cs="Times New Roman"/>
          <w:sz w:val="28"/>
          <w:szCs w:val="28"/>
          <w:rPrChange w:id="8803" w:author="user pc" w:date="2022-03-15T10:14:00Z">
            <w:rPr/>
          </w:rPrChange>
        </w:rPr>
        <w:t>1.0</w:t>
      </w:r>
      <w:ins w:id="8804" w:author="user pc" w:date="2022-03-27T12:23:00Z">
        <w:r w:rsidR="0458635D">
          <w:rPr>
            <w:rFonts w:ascii="Times New Roman" w:cs="Times New Roman" w:hAnsi="Times New Roman"/>
            <w:sz w:val="28"/>
            <w:szCs w:val="28"/>
          </w:rPr>
          <w:t xml:space="preserve"> </w:t>
        </w:r>
      </w:ins>
      <w:r w:rsidRPr="A4716C9F">
        <w:rPr>
          <w:rFonts w:ascii="Times New Roman" w:cs="Times New Roman"/>
          <w:sz w:val="28"/>
          <w:szCs w:val="28"/>
          <w:rPrChange w:id="8805" w:author="user pc" w:date="2022-03-15T10:14:00Z">
            <w:rPr/>
          </w:rPrChange>
        </w:rPr>
        <w:t>(0.250</w:t>
      </w:r>
      <w:ins w:id="8806" w:author="user pc" w:date="2022-03-27T12:23:00Z">
        <w:r w:rsidR="5591884E">
          <w:rPr>
            <w:rFonts w:ascii="Times New Roman" w:cs="Times New Roman" w:hAnsi="Times New Roman"/>
            <w:sz w:val="28"/>
            <w:szCs w:val="28"/>
          </w:rPr>
          <w:t xml:space="preserve"> </w:t>
        </w:r>
      </w:ins>
      <w:r w:rsidRPr="6B4C410F">
        <w:rPr>
          <w:rFonts w:ascii="Times New Roman" w:cs="Times New Roman"/>
          <w:sz w:val="28"/>
          <w:szCs w:val="28"/>
          <w:rPrChange w:id="8807" w:author="user pc" w:date="2022-03-15T10:14:00Z">
            <w:rPr/>
          </w:rPrChange>
        </w:rPr>
        <w:t>+</w:t>
      </w:r>
      <w:ins w:id="8808" w:author="user pc" w:date="2022-03-27T12:23:00Z">
        <w:r w:rsidR="C2B6BD6D">
          <w:rPr>
            <w:rFonts w:ascii="Times New Roman" w:cs="Times New Roman" w:hAnsi="Times New Roman"/>
            <w:sz w:val="28"/>
            <w:szCs w:val="28"/>
          </w:rPr>
          <w:t xml:space="preserve"> </w:t>
        </w:r>
      </w:ins>
      <w:r w:rsidRPr="441195DA">
        <w:rPr>
          <w:rFonts w:ascii="Times New Roman" w:cs="Times New Roman"/>
          <w:sz w:val="28"/>
          <w:szCs w:val="28"/>
          <w:rPrChange w:id="8809" w:author="user pc" w:date="2022-03-15T10:14:00Z">
            <w:rPr/>
          </w:rPrChange>
        </w:rPr>
        <w:t>0.583</w:t>
      </w:r>
      <w:ins w:id="8810" w:author="user pc" w:date="2022-03-27T12:23:00Z">
        <w:r w:rsidR="6BDD17F6">
          <w:rPr>
            <w:rFonts w:ascii="Times New Roman" w:cs="Times New Roman" w:hAnsi="Times New Roman"/>
            <w:sz w:val="28"/>
            <w:szCs w:val="28"/>
          </w:rPr>
          <w:t xml:space="preserve"> </w:t>
        </w:r>
      </w:ins>
      <w:r w:rsidRPr="BFDD67DB">
        <w:rPr>
          <w:rFonts w:ascii="Times New Roman" w:cs="Times New Roman"/>
          <w:sz w:val="28"/>
          <w:szCs w:val="28"/>
          <w:rPrChange w:id="8811" w:author="user pc" w:date="2022-03-15T10:14:00Z">
            <w:rPr/>
          </w:rPrChange>
        </w:rPr>
        <w:t>+</w:t>
      </w:r>
      <w:ins w:id="8812" w:author="user pc" w:date="2022-03-27T12:23:00Z">
        <w:r w:rsidR="5D6B2D36">
          <w:rPr>
            <w:rFonts w:ascii="Times New Roman" w:cs="Times New Roman" w:hAnsi="Times New Roman"/>
            <w:sz w:val="28"/>
            <w:szCs w:val="28"/>
          </w:rPr>
          <w:t xml:space="preserve"> </w:t>
        </w:r>
      </w:ins>
      <w:r w:rsidRPr="5C56AB13">
        <w:rPr>
          <w:rFonts w:ascii="Times New Roman" w:cs="Times New Roman"/>
          <w:sz w:val="28"/>
          <w:szCs w:val="28"/>
          <w:rPrChange w:id="8813" w:author="user pc" w:date="2022-03-15T10:14:00Z">
            <w:rPr/>
          </w:rPrChange>
        </w:rPr>
        <w:t>0.167)</w:t>
      </w:r>
      <w:ins w:id="8814" w:author="user pc" w:date="2022-03-27T12:23:00Z">
        <w:r w:rsidR="DCA32078">
          <w:rPr>
            <w:rFonts w:ascii="Times New Roman" w:cs="Times New Roman" w:hAnsi="Times New Roman"/>
            <w:sz w:val="28"/>
            <w:szCs w:val="28"/>
          </w:rPr>
          <w:t>.</w:t>
        </w:r>
      </w:ins>
    </w:p>
    <w:p>
      <w:pPr>
        <w:pStyle w:val="style0"/>
        <w:rPr>
          <w:rFonts w:ascii="Times New Roman" w:cs="Times New Roman" w:hAnsi="Times New Roman"/>
          <w:sz w:val="28"/>
          <w:szCs w:val="28"/>
          <w:rPrChange w:id="8815" w:author="user pc" w:date="2022-03-15T10:14:00Z">
            <w:rPr>
              <w:rFonts w:ascii="Dancing Script" w:hAnsi="Dancing Script"/>
            </w:rPr>
          </w:rPrChange>
        </w:rPr>
      </w:pPr>
      <w:r w:rsidRPr="0449D5CE">
        <w:rPr>
          <w:rFonts w:ascii="Times New Roman" w:cs="Times New Roman" w:hAnsi="Times New Roman"/>
          <w:b/>
          <w:sz w:val="28"/>
          <w:szCs w:val="28"/>
          <w:highlight w:val="yellow"/>
          <w:rPrChange w:id="8816" w:author="user pc" w:date="2022-03-15T10:14:00Z">
            <w:rPr>
              <w:rFonts w:ascii="Dancing Script" w:hAnsi="Dancing Script"/>
              <w:b/>
              <w:highlight w:val="yellow"/>
            </w:rPr>
          </w:rPrChange>
        </w:rPr>
        <w:t>The sum of mole fraction of all</w:t>
      </w:r>
      <w:ins w:id="8817" w:author="user pc" w:date="2022-03-27T12:24:00Z">
        <w:r w:rsidR="11312444">
          <w:rPr>
            <w:rFonts w:ascii="Times New Roman" w:cs="Times New Roman" w:hAnsi="Times New Roman"/>
            <w:b/>
            <w:sz w:val="28"/>
            <w:szCs w:val="28"/>
            <w:highlight w:val="yellow"/>
          </w:rPr>
          <w:t xml:space="preserve"> </w:t>
        </w:r>
      </w:ins>
      <w:r w:rsidRPr="23126887">
        <w:rPr>
          <w:rFonts w:ascii="Times New Roman" w:cs="Times New Roman" w:hAnsi="Times New Roman"/>
          <w:b/>
          <w:sz w:val="28"/>
          <w:szCs w:val="28"/>
          <w:highlight w:val="yellow"/>
          <w:rPrChange w:id="8818" w:author="user pc" w:date="2022-03-15T10:14:00Z">
            <w:rPr>
              <w:rFonts w:ascii="Dancing Script" w:hAnsi="Dancing Script"/>
              <w:b/>
              <w:highlight w:val="yellow"/>
            </w:rPr>
          </w:rPrChange>
        </w:rPr>
        <w:t>components of a solution is unity.</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sz w:val="28"/>
          <w:szCs w:val="28"/>
          <w:rPrChange w:id="8819" w:author="user pc" w:date="2022-03-15T10:14:00Z">
            <w:rPr/>
          </w:rPrChange>
        </w:rPr>
      </w:pPr>
    </w:p>
    <w:p>
      <w:pPr>
        <w:pStyle w:val="style0"/>
        <w:rPr>
          <w:rFonts w:ascii="Times New Roman" w:cs="Times New Roman"/>
          <w:b/>
          <w:bCs/>
          <w:sz w:val="28"/>
          <w:szCs w:val="28"/>
          <w:rPrChange w:id="8820" w:author="user pc" w:date="2022-03-15T10:14:00Z">
            <w:rPr>
              <w:b/>
              <w:bCs/>
            </w:rPr>
          </w:rPrChange>
        </w:rPr>
      </w:pPr>
      <w:r w:rsidRPr="4CF3DCD4">
        <w:rPr>
          <w:rFonts w:ascii="Times New Roman" w:cs="Times New Roman"/>
          <w:b/>
          <w:bCs/>
          <w:sz w:val="28"/>
          <w:szCs w:val="28"/>
          <w:rPrChange w:id="8821" w:author="user pc" w:date="2022-03-15T10:14:00Z">
            <w:rPr>
              <w:b/>
              <w:bCs/>
            </w:rPr>
          </w:rPrChange>
        </w:rPr>
        <w:t xml:space="preserve">‌IDEAL GAS LAW </w:t>
      </w:r>
    </w:p>
    <w:p>
      <w:pPr>
        <w:pStyle w:val="style0"/>
        <w:rPr>
          <w:rFonts w:ascii="Times New Roman" w:cs="Times New Roman"/>
          <w:sz w:val="28"/>
          <w:szCs w:val="28"/>
          <w:rPrChange w:id="8822" w:author="user pc" w:date="2022-03-15T10:14:00Z">
            <w:rPr/>
          </w:rPrChange>
        </w:rPr>
      </w:pPr>
      <w:del w:id="8823" w:author="user pc" w:date="2022-03-27T12:25:00Z">
        <w:r w:rsidDel="A970E1A0" w:rsidRPr="A57EDD4B">
          <w:rPr>
            <w:rFonts w:ascii="Times New Roman" w:cs="Times New Roman"/>
            <w:sz w:val="28"/>
            <w:szCs w:val="28"/>
            <w:rPrChange w:id="8824" w:author="user pc" w:date="2022-03-15T10:14:00Z">
              <w:rPr/>
            </w:rPrChange>
          </w:rPr>
          <w:delText>1.</w:delText>
        </w:r>
      </w:del>
      <w:r w:rsidRPr="6C3558E4">
        <w:rPr>
          <w:rFonts w:ascii="Times New Roman" w:cs="Times New Roman"/>
          <w:sz w:val="28"/>
          <w:szCs w:val="28"/>
          <w:rPrChange w:id="8825" w:author="user pc" w:date="2022-03-15T10:14:00Z">
            <w:rPr/>
          </w:rPrChange>
        </w:rPr>
        <w:t>The</w:t>
      </w:r>
      <w:ins w:id="8826" w:author="user pc" w:date="2022-03-27T12:25:00Z">
        <w:r w:rsidR="98F73F64">
          <w:rPr>
            <w:rFonts w:ascii="Times New Roman" w:cs="Times New Roman" w:hAnsi="Times New Roman"/>
            <w:sz w:val="28"/>
            <w:szCs w:val="28"/>
          </w:rPr>
          <w:t xml:space="preserve"> </w:t>
        </w:r>
      </w:ins>
      <w:r w:rsidRPr="43443644">
        <w:rPr>
          <w:rFonts w:ascii="Times New Roman" w:cs="Times New Roman"/>
          <w:sz w:val="28"/>
          <w:szCs w:val="28"/>
          <w:rPrChange w:id="8827" w:author="user pc" w:date="2022-03-15T10:14:00Z">
            <w:rPr/>
          </w:rPrChange>
        </w:rPr>
        <w:t>number</w:t>
      </w:r>
      <w:ins w:id="8828" w:author="user pc" w:date="2022-03-27T12:25:00Z">
        <w:r w:rsidR="E30B828C">
          <w:rPr>
            <w:rFonts w:ascii="Times New Roman" w:cs="Times New Roman" w:hAnsi="Times New Roman"/>
            <w:sz w:val="28"/>
            <w:szCs w:val="28"/>
          </w:rPr>
          <w:t xml:space="preserve"> </w:t>
        </w:r>
      </w:ins>
      <w:r w:rsidRPr="36EF8BE8">
        <w:rPr>
          <w:rFonts w:ascii="Times New Roman" w:cs="Times New Roman"/>
          <w:sz w:val="28"/>
          <w:szCs w:val="28"/>
          <w:rPrChange w:id="8829" w:author="user pc" w:date="2022-03-15T10:14:00Z">
            <w:rPr/>
          </w:rPrChange>
        </w:rPr>
        <w:t>of</w:t>
      </w:r>
      <w:ins w:id="8830" w:author="user pc" w:date="2022-03-27T12:25:00Z">
        <w:r w:rsidR="EAC24777">
          <w:rPr>
            <w:rFonts w:ascii="Times New Roman" w:cs="Times New Roman" w:hAnsi="Times New Roman"/>
            <w:sz w:val="28"/>
            <w:szCs w:val="28"/>
          </w:rPr>
          <w:t xml:space="preserve"> </w:t>
        </w:r>
      </w:ins>
      <w:r w:rsidRPr="13AD9655">
        <w:rPr>
          <w:rFonts w:ascii="Times New Roman" w:cs="Times New Roman"/>
          <w:sz w:val="28"/>
          <w:szCs w:val="28"/>
          <w:rPrChange w:id="8831" w:author="user pc" w:date="2022-03-15T10:14:00Z">
            <w:rPr/>
          </w:rPrChange>
        </w:rPr>
        <w:t>moles</w:t>
      </w:r>
      <w:ins w:id="8832" w:author="user pc" w:date="2022-03-27T12:25:00Z">
        <w:r w:rsidR="E919F85E">
          <w:rPr>
            <w:rFonts w:ascii="Times New Roman" w:cs="Times New Roman" w:hAnsi="Times New Roman"/>
            <w:sz w:val="28"/>
            <w:szCs w:val="28"/>
          </w:rPr>
          <w:t xml:space="preserve"> </w:t>
        </w:r>
      </w:ins>
      <w:r w:rsidRPr="23BCF47A">
        <w:rPr>
          <w:rFonts w:ascii="Times New Roman" w:cs="Times New Roman"/>
          <w:sz w:val="28"/>
          <w:szCs w:val="28"/>
          <w:rPrChange w:id="8833" w:author="user pc" w:date="2022-03-15T10:14:00Z">
            <w:rPr/>
          </w:rPrChange>
        </w:rPr>
        <w:t>is</w:t>
      </w:r>
      <w:ins w:id="8834" w:author="user pc" w:date="2022-03-27T12:25:00Z">
        <w:r w:rsidR="65B757E5">
          <w:rPr>
            <w:rFonts w:ascii="Times New Roman" w:cs="Times New Roman" w:hAnsi="Times New Roman"/>
            <w:sz w:val="28"/>
            <w:szCs w:val="28"/>
          </w:rPr>
          <w:t xml:space="preserve"> </w:t>
        </w:r>
      </w:ins>
      <w:r w:rsidRPr="375C66CC">
        <w:rPr>
          <w:rFonts w:ascii="Times New Roman" w:cs="Times New Roman"/>
          <w:sz w:val="28"/>
          <w:szCs w:val="28"/>
          <w:rPrChange w:id="8835" w:author="user pc" w:date="2022-03-15T10:14:00Z">
            <w:rPr/>
          </w:rPrChange>
        </w:rPr>
        <w:t>the</w:t>
      </w:r>
      <w:ins w:id="8836" w:author="user pc" w:date="2022-03-27T12:25:00Z">
        <w:r w:rsidR="824F0B1E">
          <w:rPr>
            <w:rFonts w:ascii="Times New Roman" w:cs="Times New Roman" w:hAnsi="Times New Roman"/>
            <w:sz w:val="28"/>
            <w:szCs w:val="28"/>
          </w:rPr>
          <w:t xml:space="preserve"> </w:t>
        </w:r>
      </w:ins>
      <w:r w:rsidRPr="D0AB216A">
        <w:rPr>
          <w:rFonts w:ascii="Times New Roman" w:cs="Times New Roman"/>
          <w:sz w:val="28"/>
          <w:szCs w:val="28"/>
          <w:rPrChange w:id="8837" w:author="user pc" w:date="2022-03-15T10:14:00Z">
            <w:rPr/>
          </w:rPrChange>
        </w:rPr>
        <w:t>fourth</w:t>
      </w:r>
      <w:ins w:id="8838" w:author="user pc" w:date="2022-03-27T12:25:00Z">
        <w:r w:rsidR="BEEF6E19">
          <w:rPr>
            <w:rFonts w:ascii="Times New Roman" w:cs="Times New Roman" w:hAnsi="Times New Roman"/>
            <w:sz w:val="28"/>
            <w:szCs w:val="28"/>
          </w:rPr>
          <w:t xml:space="preserve"> </w:t>
        </w:r>
      </w:ins>
      <w:r w:rsidRPr="CE4BF099">
        <w:rPr>
          <w:rFonts w:ascii="Times New Roman" w:cs="Times New Roman"/>
          <w:sz w:val="28"/>
          <w:szCs w:val="28"/>
          <w:rPrChange w:id="8839" w:author="user pc" w:date="2022-03-15T10:14:00Z">
            <w:rPr/>
          </w:rPrChange>
        </w:rPr>
        <w:t>variable</w:t>
      </w:r>
      <w:ins w:id="8840" w:author="user pc" w:date="2022-03-27T12:25:00Z">
        <w:r w:rsidR="5C9254A4">
          <w:rPr>
            <w:rFonts w:ascii="Times New Roman" w:cs="Times New Roman" w:hAnsi="Times New Roman"/>
            <w:sz w:val="28"/>
            <w:szCs w:val="28"/>
          </w:rPr>
          <w:t xml:space="preserve"> </w:t>
        </w:r>
      </w:ins>
      <w:r w:rsidRPr="5407F419">
        <w:rPr>
          <w:rFonts w:ascii="Times New Roman" w:cs="Times New Roman"/>
          <w:sz w:val="28"/>
          <w:szCs w:val="28"/>
          <w:rPrChange w:id="8841" w:author="user pc" w:date="2022-03-15T10:14:00Z">
            <w:rPr/>
          </w:rPrChange>
        </w:rPr>
        <w:t>that</w:t>
      </w:r>
      <w:ins w:id="8842" w:author="user pc" w:date="2022-03-27T12:25:00Z">
        <w:r w:rsidR="80C89523">
          <w:rPr>
            <w:rFonts w:ascii="Times New Roman" w:cs="Times New Roman" w:hAnsi="Times New Roman"/>
            <w:sz w:val="28"/>
            <w:szCs w:val="28"/>
          </w:rPr>
          <w:t xml:space="preserve"> </w:t>
        </w:r>
      </w:ins>
      <w:r w:rsidRPr="140ADD20">
        <w:rPr>
          <w:rFonts w:ascii="Times New Roman" w:cs="Times New Roman"/>
          <w:sz w:val="28"/>
          <w:szCs w:val="28"/>
          <w:rPrChange w:id="8843" w:author="user pc" w:date="2022-03-15T10:14:00Z">
            <w:rPr/>
          </w:rPrChange>
        </w:rPr>
        <w:t>can</w:t>
      </w:r>
      <w:ins w:id="8844" w:author="user pc" w:date="2022-03-27T12:25:00Z">
        <w:r w:rsidR="EC3E71A8">
          <w:rPr>
            <w:rFonts w:ascii="Times New Roman" w:cs="Times New Roman" w:hAnsi="Times New Roman"/>
            <w:sz w:val="28"/>
            <w:szCs w:val="28"/>
          </w:rPr>
          <w:t xml:space="preserve"> </w:t>
        </w:r>
      </w:ins>
      <w:r w:rsidRPr="38103406">
        <w:rPr>
          <w:rFonts w:ascii="Times New Roman" w:cs="Times New Roman"/>
          <w:sz w:val="28"/>
          <w:szCs w:val="28"/>
          <w:rPrChange w:id="8845" w:author="user pc" w:date="2022-03-15T10:14:00Z">
            <w:rPr/>
          </w:rPrChange>
        </w:rPr>
        <w:t>be</w:t>
      </w:r>
      <w:ins w:id="8846" w:author="user pc" w:date="2022-03-27T12:25:00Z">
        <w:r w:rsidR="7141B3B9">
          <w:rPr>
            <w:rFonts w:ascii="Times New Roman" w:cs="Times New Roman" w:hAnsi="Times New Roman"/>
            <w:sz w:val="28"/>
            <w:szCs w:val="28"/>
          </w:rPr>
          <w:t xml:space="preserve"> </w:t>
        </w:r>
      </w:ins>
      <w:r w:rsidRPr="D39985E4">
        <w:rPr>
          <w:rFonts w:ascii="Times New Roman" w:cs="Times New Roman"/>
          <w:sz w:val="28"/>
          <w:szCs w:val="28"/>
          <w:rPrChange w:id="8847" w:author="user pc" w:date="2022-03-15T10:14:00Z">
            <w:rPr/>
          </w:rPrChange>
        </w:rPr>
        <w:t>used</w:t>
      </w:r>
      <w:ins w:id="8848" w:author="user pc" w:date="2022-03-27T12:26:00Z">
        <w:r w:rsidR="0F54A961">
          <w:rPr>
            <w:rFonts w:ascii="Times New Roman" w:cs="Times New Roman" w:hAnsi="Times New Roman"/>
            <w:sz w:val="28"/>
            <w:szCs w:val="28"/>
          </w:rPr>
          <w:t xml:space="preserve"> </w:t>
        </w:r>
      </w:ins>
      <w:r w:rsidRPr="23BB47A9">
        <w:rPr>
          <w:rFonts w:ascii="Times New Roman" w:cs="Times New Roman"/>
          <w:sz w:val="28"/>
          <w:szCs w:val="28"/>
          <w:rPrChange w:id="8849" w:author="user pc" w:date="2022-03-15T10:14:00Z">
            <w:rPr/>
          </w:rPrChange>
        </w:rPr>
        <w:t>along</w:t>
      </w:r>
      <w:ins w:id="8850" w:author="user pc" w:date="2022-03-27T12:26:00Z">
        <w:r w:rsidR="B436B67E">
          <w:rPr>
            <w:rFonts w:ascii="Times New Roman" w:cs="Times New Roman" w:hAnsi="Times New Roman"/>
            <w:sz w:val="28"/>
            <w:szCs w:val="28"/>
          </w:rPr>
          <w:t xml:space="preserve"> </w:t>
        </w:r>
      </w:ins>
      <w:r w:rsidRPr="F7B10B81">
        <w:rPr>
          <w:rFonts w:ascii="Times New Roman" w:cs="Times New Roman"/>
          <w:sz w:val="28"/>
          <w:szCs w:val="28"/>
          <w:rPrChange w:id="8851" w:author="user pc" w:date="2022-03-15T10:14:00Z">
            <w:rPr/>
          </w:rPrChange>
        </w:rPr>
        <w:t>with</w:t>
      </w:r>
      <w:ins w:id="8852" w:author="user pc" w:date="2022-03-27T12:26:00Z">
        <w:r w:rsidR="1B50EB6E">
          <w:rPr>
            <w:rFonts w:ascii="Times New Roman" w:cs="Times New Roman" w:hAnsi="Times New Roman"/>
            <w:sz w:val="28"/>
            <w:szCs w:val="28"/>
          </w:rPr>
          <w:t xml:space="preserve"> </w:t>
        </w:r>
      </w:ins>
      <w:r w:rsidRPr="FA49267F">
        <w:rPr>
          <w:rFonts w:ascii="Times New Roman" w:cs="Times New Roman"/>
          <w:sz w:val="28"/>
          <w:szCs w:val="28"/>
          <w:rPrChange w:id="8853" w:author="user pc" w:date="2022-03-15T10:14:00Z">
            <w:rPr/>
          </w:rPrChange>
        </w:rPr>
        <w:t>pressure,</w:t>
      </w:r>
      <w:ins w:id="8854" w:author="user pc" w:date="2022-03-27T12:26:00Z">
        <w:r w:rsidR="44BE9A86">
          <w:rPr>
            <w:rFonts w:ascii="Times New Roman" w:cs="Times New Roman" w:hAnsi="Times New Roman"/>
            <w:sz w:val="28"/>
            <w:szCs w:val="28"/>
          </w:rPr>
          <w:t xml:space="preserve"> </w:t>
        </w:r>
      </w:ins>
      <w:r w:rsidRPr="DEF067DF">
        <w:rPr>
          <w:rFonts w:ascii="Times New Roman" w:cs="Times New Roman"/>
          <w:sz w:val="28"/>
          <w:szCs w:val="28"/>
          <w:rPrChange w:id="8855" w:author="user pc" w:date="2022-03-15T10:14:00Z">
            <w:rPr/>
          </w:rPrChange>
        </w:rPr>
        <w:t>volume</w:t>
      </w:r>
      <w:ins w:id="8856" w:author="user pc" w:date="2022-03-27T12:26:00Z">
        <w:r w:rsidR="12A547F9">
          <w:rPr>
            <w:rFonts w:ascii="Times New Roman" w:cs="Times New Roman" w:hAnsi="Times New Roman"/>
            <w:sz w:val="28"/>
            <w:szCs w:val="28"/>
          </w:rPr>
          <w:t xml:space="preserve"> </w:t>
        </w:r>
      </w:ins>
      <w:r w:rsidRPr="87F4D866">
        <w:rPr>
          <w:rFonts w:ascii="Times New Roman" w:cs="Times New Roman"/>
          <w:sz w:val="28"/>
          <w:szCs w:val="28"/>
          <w:rPrChange w:id="8857" w:author="user pc" w:date="2022-03-15T10:14:00Z">
            <w:rPr/>
          </w:rPrChange>
        </w:rPr>
        <w:t>and</w:t>
      </w:r>
      <w:ins w:id="8858" w:author="user pc" w:date="2022-03-29T23:40:00Z">
        <w:r w:rsidR="15011C19">
          <w:rPr>
            <w:rFonts w:ascii="Times New Roman" w:cs="Times New Roman" w:hAnsi="Times New Roman"/>
            <w:sz w:val="28"/>
            <w:szCs w:val="28"/>
          </w:rPr>
          <w:t xml:space="preserve"> </w:t>
        </w:r>
      </w:ins>
      <w:r w:rsidRPr="F98BEFA4">
        <w:rPr>
          <w:rFonts w:ascii="Times New Roman" w:cs="Times New Roman"/>
          <w:sz w:val="28"/>
          <w:szCs w:val="28"/>
          <w:rPrChange w:id="8859" w:author="user pc" w:date="2022-03-15T10:14:00Z">
            <w:rPr/>
          </w:rPrChange>
        </w:rPr>
        <w:t>temperature</w:t>
      </w:r>
      <w:ins w:id="8860" w:author="user pc" w:date="2022-03-27T12:28:00Z">
        <w:r w:rsidR="65B24619">
          <w:rPr>
            <w:rFonts w:ascii="Times New Roman" w:cs="Times New Roman" w:hAnsi="Times New Roman"/>
            <w:sz w:val="28"/>
            <w:szCs w:val="28"/>
          </w:rPr>
          <w:t xml:space="preserve"> </w:t>
        </w:r>
      </w:ins>
      <w:r w:rsidRPr="257F162A">
        <w:rPr>
          <w:rFonts w:ascii="Times New Roman" w:cs="Times New Roman"/>
          <w:sz w:val="28"/>
          <w:szCs w:val="28"/>
          <w:rPrChange w:id="8861" w:author="user pc" w:date="2022-03-15T10:14:00Z">
            <w:rPr/>
          </w:rPrChange>
        </w:rPr>
        <w:t>to</w:t>
      </w:r>
      <w:ins w:id="8862" w:author="user pc" w:date="2022-03-27T12:27:00Z">
        <w:r w:rsidR="9CF20DB7">
          <w:rPr>
            <w:rFonts w:ascii="Times New Roman" w:cs="Times New Roman" w:hAnsi="Times New Roman"/>
            <w:sz w:val="28"/>
            <w:szCs w:val="28"/>
          </w:rPr>
          <w:t xml:space="preserve"> </w:t>
        </w:r>
      </w:ins>
      <w:r w:rsidRPr="8EEEF6EA">
        <w:rPr>
          <w:rFonts w:ascii="Times New Roman" w:cs="Times New Roman"/>
          <w:sz w:val="28"/>
          <w:szCs w:val="28"/>
          <w:rPrChange w:id="8863" w:author="user pc" w:date="2022-03-15T10:14:00Z">
            <w:rPr/>
          </w:rPrChange>
        </w:rPr>
        <w:t>describe</w:t>
      </w:r>
      <w:ins w:id="8864" w:author="user pc" w:date="2022-03-27T12:27:00Z">
        <w:r w:rsidR="4083BC78">
          <w:rPr>
            <w:rFonts w:ascii="Times New Roman" w:cs="Times New Roman" w:hAnsi="Times New Roman"/>
            <w:sz w:val="28"/>
            <w:szCs w:val="28"/>
          </w:rPr>
          <w:t xml:space="preserve"> </w:t>
        </w:r>
      </w:ins>
      <w:r w:rsidRPr="6B69DF5F">
        <w:rPr>
          <w:rFonts w:ascii="Times New Roman" w:cs="Times New Roman"/>
          <w:sz w:val="28"/>
          <w:szCs w:val="28"/>
          <w:rPrChange w:id="8865" w:author="user pc" w:date="2022-03-15T10:14:00Z">
            <w:rPr/>
          </w:rPrChange>
        </w:rPr>
        <w:t>a</w:t>
      </w:r>
      <w:ins w:id="8866" w:author="user pc" w:date="2022-03-27T12:27:00Z">
        <w:r w:rsidR="AABC9B5C">
          <w:rPr>
            <w:rFonts w:ascii="Times New Roman" w:cs="Times New Roman" w:hAnsi="Times New Roman"/>
            <w:sz w:val="28"/>
            <w:szCs w:val="28"/>
          </w:rPr>
          <w:t xml:space="preserve"> </w:t>
        </w:r>
      </w:ins>
      <w:r w:rsidRPr="D4868D32">
        <w:rPr>
          <w:rFonts w:ascii="Times New Roman" w:cs="Times New Roman"/>
          <w:sz w:val="28"/>
          <w:szCs w:val="28"/>
          <w:rPrChange w:id="8867" w:author="user pc" w:date="2022-03-15T10:14:00Z">
            <w:rPr/>
          </w:rPrChange>
        </w:rPr>
        <w:t>gas.</w:t>
      </w:r>
    </w:p>
    <w:p>
      <w:pPr>
        <w:pStyle w:val="style0"/>
        <w:rPr>
          <w:rFonts w:ascii="Times New Roman" w:cs="Times New Roman"/>
          <w:sz w:val="28"/>
          <w:szCs w:val="28"/>
          <w:rPrChange w:id="8868" w:author="user pc" w:date="2022-03-15T10:14:00Z">
            <w:rPr/>
          </w:rPrChange>
        </w:rPr>
      </w:pPr>
      <w:del w:id="8869" w:author="user pc" w:date="2022-03-27T12:27:00Z">
        <w:r w:rsidDel="81F71970" w:rsidRPr="3388FE05">
          <w:rPr>
            <w:rFonts w:ascii="Times New Roman" w:cs="Times New Roman"/>
            <w:sz w:val="28"/>
            <w:szCs w:val="28"/>
            <w:rPrChange w:id="8870" w:author="user pc" w:date="2022-03-15T10:14:00Z">
              <w:rPr/>
            </w:rPrChange>
          </w:rPr>
          <w:delText>2.</w:delText>
        </w:r>
      </w:del>
      <w:r w:rsidRPr="66E78497">
        <w:rPr>
          <w:rFonts w:ascii="Times New Roman" w:cs="Times New Roman"/>
          <w:sz w:val="28"/>
          <w:szCs w:val="28"/>
          <w:rPrChange w:id="8871" w:author="user pc" w:date="2022-03-15T10:14:00Z">
            <w:rPr/>
          </w:rPrChange>
        </w:rPr>
        <w:t>The</w:t>
      </w:r>
      <w:ins w:id="8872" w:author="user pc" w:date="2022-03-27T12:27:00Z">
        <w:r w:rsidR="F231FE0B">
          <w:rPr>
            <w:rFonts w:ascii="Times New Roman" w:cs="Times New Roman" w:hAnsi="Times New Roman"/>
            <w:sz w:val="28"/>
            <w:szCs w:val="28"/>
          </w:rPr>
          <w:t xml:space="preserve"> </w:t>
        </w:r>
      </w:ins>
      <w:r w:rsidRPr="91898BF8">
        <w:rPr>
          <w:rFonts w:ascii="Times New Roman" w:cs="Times New Roman"/>
          <w:sz w:val="28"/>
          <w:szCs w:val="28"/>
          <w:rPrChange w:id="8873" w:author="user pc" w:date="2022-03-15T10:14:00Z">
            <w:rPr/>
          </w:rPrChange>
        </w:rPr>
        <w:t>ideal</w:t>
      </w:r>
      <w:ins w:id="8874" w:author="user pc" w:date="2022-03-27T12:27:00Z">
        <w:r w:rsidR="C4EB6372">
          <w:rPr>
            <w:rFonts w:ascii="Times New Roman" w:cs="Times New Roman" w:hAnsi="Times New Roman"/>
            <w:sz w:val="28"/>
            <w:szCs w:val="28"/>
          </w:rPr>
          <w:t xml:space="preserve"> </w:t>
        </w:r>
      </w:ins>
      <w:r w:rsidRPr="DAF13846">
        <w:rPr>
          <w:rFonts w:ascii="Times New Roman" w:cs="Times New Roman"/>
          <w:sz w:val="28"/>
          <w:szCs w:val="28"/>
          <w:rPrChange w:id="8875" w:author="user pc" w:date="2022-03-15T10:14:00Z">
            <w:rPr/>
          </w:rPrChange>
        </w:rPr>
        <w:t>gas</w:t>
      </w:r>
      <w:ins w:id="8876" w:author="user pc" w:date="2022-03-27T12:27:00Z">
        <w:r w:rsidR="61F351B2">
          <w:rPr>
            <w:rFonts w:ascii="Times New Roman" w:cs="Times New Roman" w:hAnsi="Times New Roman"/>
            <w:sz w:val="28"/>
            <w:szCs w:val="28"/>
          </w:rPr>
          <w:t xml:space="preserve"> </w:t>
        </w:r>
      </w:ins>
      <w:r w:rsidRPr="A128CE50">
        <w:rPr>
          <w:rFonts w:ascii="Times New Roman" w:cs="Times New Roman"/>
          <w:sz w:val="28"/>
          <w:szCs w:val="28"/>
          <w:rPrChange w:id="8877" w:author="user pc" w:date="2022-03-15T10:14:00Z">
            <w:rPr/>
          </w:rPrChange>
        </w:rPr>
        <w:t>law</w:t>
      </w:r>
      <w:ins w:id="8878" w:author="user pc" w:date="2022-03-27T12:27:00Z">
        <w:r w:rsidR="26F30E2C">
          <w:rPr>
            <w:rFonts w:ascii="Times New Roman" w:cs="Times New Roman" w:hAnsi="Times New Roman"/>
            <w:sz w:val="28"/>
            <w:szCs w:val="28"/>
          </w:rPr>
          <w:t xml:space="preserve"> </w:t>
        </w:r>
      </w:ins>
      <w:r w:rsidRPr="50B1C62D">
        <w:rPr>
          <w:rFonts w:ascii="Times New Roman" w:cs="Times New Roman"/>
          <w:sz w:val="28"/>
          <w:szCs w:val="28"/>
          <w:rPrChange w:id="8879" w:author="user pc" w:date="2022-03-15T10:14:00Z">
            <w:rPr/>
          </w:rPrChange>
        </w:rPr>
        <w:t>is:</w:t>
      </w:r>
      <w:ins w:id="8880" w:author="user pc" w:date="2022-03-27T12:27:00Z">
        <w:r w:rsidR="01412F85">
          <w:rPr>
            <w:rFonts w:ascii="Times New Roman" w:cs="Times New Roman" w:hAnsi="Times New Roman"/>
            <w:sz w:val="28"/>
            <w:szCs w:val="28"/>
          </w:rPr>
          <w:t xml:space="preserve"> </w:t>
        </w:r>
      </w:ins>
      <w:r w:rsidRPr="F3DDFA68">
        <w:rPr>
          <w:rFonts w:ascii="Times New Roman" w:cs="Times New Roman"/>
          <w:sz w:val="28"/>
          <w:szCs w:val="28"/>
          <w:rPrChange w:id="8881" w:author="user pc" w:date="2022-03-15T10:14:00Z">
            <w:rPr/>
          </w:rPrChange>
        </w:rPr>
        <w:t>PV</w:t>
      </w:r>
      <w:ins w:id="8882" w:author="user pc" w:date="2022-03-27T12:27:00Z">
        <w:r w:rsidR="18BCF1C9">
          <w:rPr>
            <w:rFonts w:ascii="Times New Roman" w:cs="Times New Roman" w:hAnsi="Times New Roman"/>
            <w:sz w:val="28"/>
            <w:szCs w:val="28"/>
          </w:rPr>
          <w:t xml:space="preserve"> </w:t>
        </w:r>
      </w:ins>
      <w:r w:rsidRPr="7CE7AFF2">
        <w:rPr>
          <w:rFonts w:ascii="Times New Roman" w:cs="Times New Roman"/>
          <w:sz w:val="28"/>
          <w:szCs w:val="28"/>
          <w:rPrChange w:id="8883" w:author="user pc" w:date="2022-03-15T10:14:00Z">
            <w:rPr/>
          </w:rPrChange>
        </w:rPr>
        <w:t>=</w:t>
      </w:r>
      <w:ins w:id="8884" w:author="user pc" w:date="2022-03-27T12:27:00Z">
        <w:r w:rsidR="2048D464">
          <w:rPr>
            <w:rFonts w:ascii="Times New Roman" w:cs="Times New Roman" w:hAnsi="Times New Roman"/>
            <w:sz w:val="28"/>
            <w:szCs w:val="28"/>
          </w:rPr>
          <w:t xml:space="preserve"> </w:t>
        </w:r>
      </w:ins>
      <w:r w:rsidRPr="EAA838DA">
        <w:rPr>
          <w:rFonts w:ascii="Times New Roman" w:cs="Times New Roman"/>
          <w:sz w:val="28"/>
          <w:szCs w:val="28"/>
          <w:rPrChange w:id="8885" w:author="user pc" w:date="2022-03-15T10:14:00Z">
            <w:rPr/>
          </w:rPrChange>
        </w:rPr>
        <w:t>nRT</w:t>
      </w:r>
    </w:p>
    <w:p>
      <w:pPr>
        <w:pStyle w:val="style0"/>
        <w:rPr>
          <w:rFonts w:ascii="Times New Roman" w:cs="Times New Roman"/>
          <w:sz w:val="28"/>
          <w:szCs w:val="28"/>
          <w:rPrChange w:id="8886" w:author="user pc" w:date="2022-03-15T10:14:00Z">
            <w:rPr/>
          </w:rPrChange>
        </w:rPr>
      </w:pPr>
      <w:ins w:id="8887" w:author="user pc" w:date="2022-03-27T12:28:00Z">
        <w:r w:rsidR="7B481726">
          <w:rPr>
            <w:rFonts w:ascii="Times New Roman" w:cs="Times New Roman" w:hAnsi="Times New Roman"/>
            <w:sz w:val="28"/>
            <w:szCs w:val="28"/>
          </w:rPr>
          <w:t xml:space="preserve">Where </w:t>
        </w:r>
      </w:ins>
      <w:r w:rsidRPr="2845EFDB">
        <w:rPr>
          <w:rFonts w:ascii="Times New Roman" w:cs="Times New Roman"/>
          <w:sz w:val="28"/>
          <w:szCs w:val="28"/>
          <w:rPrChange w:id="8888" w:author="user pc" w:date="2022-03-15T10:14:00Z">
            <w:rPr/>
          </w:rPrChange>
        </w:rPr>
        <w:t>P</w:t>
      </w:r>
      <w:ins w:id="8889" w:author="user pc" w:date="2022-03-27T12:28:00Z">
        <w:r w:rsidR="25257A3C">
          <w:rPr>
            <w:rFonts w:ascii="Times New Roman" w:cs="Times New Roman" w:hAnsi="Times New Roman"/>
            <w:sz w:val="28"/>
            <w:szCs w:val="28"/>
          </w:rPr>
          <w:t xml:space="preserve"> </w:t>
        </w:r>
      </w:ins>
      <w:r w:rsidRPr="A6281694">
        <w:rPr>
          <w:rFonts w:ascii="Times New Roman" w:cs="Times New Roman"/>
          <w:sz w:val="28"/>
          <w:szCs w:val="28"/>
          <w:rPrChange w:id="8890" w:author="user pc" w:date="2022-03-15T10:14:00Z">
            <w:rPr/>
          </w:rPrChange>
        </w:rPr>
        <w:t>=</w:t>
      </w:r>
      <w:ins w:id="8891" w:author="user pc" w:date="2022-03-27T12:29:00Z">
        <w:r w:rsidR="5A7008BA">
          <w:rPr>
            <w:rFonts w:ascii="Times New Roman" w:cs="Times New Roman" w:hAnsi="Times New Roman"/>
            <w:sz w:val="28"/>
            <w:szCs w:val="28"/>
          </w:rPr>
          <w:t xml:space="preserve"> </w:t>
        </w:r>
      </w:ins>
      <w:r w:rsidRPr="21F9FC83">
        <w:rPr>
          <w:rFonts w:ascii="Times New Roman" w:cs="Times New Roman"/>
          <w:sz w:val="28"/>
          <w:szCs w:val="28"/>
          <w:rPrChange w:id="8892" w:author="user pc" w:date="2022-03-15T10:14:00Z">
            <w:rPr/>
          </w:rPrChange>
        </w:rPr>
        <w:t>Pressure,</w:t>
      </w:r>
      <w:ins w:id="8893" w:author="user pc" w:date="2022-03-27T12:29:00Z">
        <w:r w:rsidR="2FFCF1B5">
          <w:rPr>
            <w:rFonts w:ascii="Times New Roman" w:cs="Times New Roman" w:hAnsi="Times New Roman"/>
            <w:sz w:val="28"/>
            <w:szCs w:val="28"/>
          </w:rPr>
          <w:t xml:space="preserve"> </w:t>
        </w:r>
      </w:ins>
      <w:r w:rsidRPr="63980E0F">
        <w:rPr>
          <w:rFonts w:ascii="Times New Roman" w:cs="Times New Roman"/>
          <w:sz w:val="28"/>
          <w:szCs w:val="28"/>
          <w:rPrChange w:id="8894" w:author="user pc" w:date="2022-03-15T10:14:00Z">
            <w:rPr/>
          </w:rPrChange>
        </w:rPr>
        <w:t>V=</w:t>
      </w:r>
      <w:ins w:id="8895" w:author="user pc" w:date="2022-03-27T12:29:00Z">
        <w:r w:rsidR="D5DA8BB1">
          <w:rPr>
            <w:rFonts w:ascii="Times New Roman" w:cs="Times New Roman" w:hAnsi="Times New Roman"/>
            <w:sz w:val="28"/>
            <w:szCs w:val="28"/>
          </w:rPr>
          <w:t xml:space="preserve"> </w:t>
        </w:r>
      </w:ins>
      <w:r w:rsidRPr="9A963AA8">
        <w:rPr>
          <w:rFonts w:ascii="Times New Roman" w:cs="Times New Roman"/>
          <w:sz w:val="28"/>
          <w:szCs w:val="28"/>
          <w:rPrChange w:id="8896" w:author="user pc" w:date="2022-03-15T10:14:00Z">
            <w:rPr/>
          </w:rPrChange>
        </w:rPr>
        <w:t>Volume,</w:t>
      </w:r>
      <w:ins w:id="8897" w:author="user pc" w:date="2022-03-27T12:29:00Z">
        <w:r w:rsidR="7ADE24D2">
          <w:rPr>
            <w:rFonts w:ascii="Times New Roman" w:cs="Times New Roman" w:hAnsi="Times New Roman"/>
            <w:sz w:val="28"/>
            <w:szCs w:val="28"/>
          </w:rPr>
          <w:t xml:space="preserve"> </w:t>
        </w:r>
      </w:ins>
      <w:r w:rsidRPr="8F91094C">
        <w:rPr>
          <w:rFonts w:ascii="Times New Roman" w:cs="Times New Roman"/>
          <w:sz w:val="28"/>
          <w:szCs w:val="28"/>
          <w:rPrChange w:id="8898" w:author="user pc" w:date="2022-03-15T10:14:00Z">
            <w:rPr/>
          </w:rPrChange>
        </w:rPr>
        <w:t>n</w:t>
      </w:r>
      <w:ins w:id="8899" w:author="user pc" w:date="2022-03-27T12:29:00Z">
        <w:r w:rsidR="319C6716">
          <w:rPr>
            <w:rFonts w:ascii="Times New Roman" w:cs="Times New Roman" w:hAnsi="Times New Roman"/>
            <w:sz w:val="28"/>
            <w:szCs w:val="28"/>
          </w:rPr>
          <w:t xml:space="preserve"> </w:t>
        </w:r>
      </w:ins>
      <w:r w:rsidRPr="FB78312C">
        <w:rPr>
          <w:rFonts w:ascii="Times New Roman" w:cs="Times New Roman"/>
          <w:sz w:val="28"/>
          <w:szCs w:val="28"/>
          <w:rPrChange w:id="8900" w:author="user pc" w:date="2022-03-15T10:14:00Z">
            <w:rPr/>
          </w:rPrChange>
        </w:rPr>
        <w:t>=</w:t>
      </w:r>
      <w:ins w:id="8901" w:author="user pc" w:date="2022-03-27T12:29:00Z">
        <w:r w:rsidR="99C0A49A">
          <w:rPr>
            <w:rFonts w:ascii="Times New Roman" w:cs="Times New Roman" w:hAnsi="Times New Roman"/>
            <w:sz w:val="28"/>
            <w:szCs w:val="28"/>
          </w:rPr>
          <w:t xml:space="preserve"> </w:t>
        </w:r>
      </w:ins>
      <w:r w:rsidRPr="F1B9ADDA">
        <w:rPr>
          <w:rFonts w:ascii="Times New Roman" w:cs="Times New Roman"/>
          <w:sz w:val="28"/>
          <w:szCs w:val="28"/>
          <w:rPrChange w:id="8902" w:author="user pc" w:date="2022-03-15T10:14:00Z">
            <w:rPr/>
          </w:rPrChange>
        </w:rPr>
        <w:t>Number</w:t>
      </w:r>
      <w:ins w:id="8903" w:author="user pc" w:date="2022-03-27T12:29:00Z">
        <w:r w:rsidR="F241D330">
          <w:rPr>
            <w:rFonts w:ascii="Times New Roman" w:cs="Times New Roman" w:hAnsi="Times New Roman"/>
            <w:sz w:val="28"/>
            <w:szCs w:val="28"/>
          </w:rPr>
          <w:t xml:space="preserve"> </w:t>
        </w:r>
      </w:ins>
      <w:r w:rsidRPr="74B2D8AA">
        <w:rPr>
          <w:rFonts w:ascii="Times New Roman" w:cs="Times New Roman"/>
          <w:sz w:val="28"/>
          <w:szCs w:val="28"/>
          <w:rPrChange w:id="8904" w:author="user pc" w:date="2022-03-15T10:14:00Z">
            <w:rPr/>
          </w:rPrChange>
        </w:rPr>
        <w:t>of</w:t>
      </w:r>
      <w:ins w:id="8905" w:author="user pc" w:date="2022-03-27T12:29:00Z">
        <w:r w:rsidR="5B3DC3DF">
          <w:rPr>
            <w:rFonts w:ascii="Times New Roman" w:cs="Times New Roman" w:hAnsi="Times New Roman"/>
            <w:sz w:val="28"/>
            <w:szCs w:val="28"/>
          </w:rPr>
          <w:t xml:space="preserve"> </w:t>
        </w:r>
      </w:ins>
      <w:r w:rsidRPr="836D8D2B">
        <w:rPr>
          <w:rFonts w:ascii="Times New Roman" w:cs="Times New Roman"/>
          <w:sz w:val="28"/>
          <w:szCs w:val="28"/>
          <w:rPrChange w:id="8906" w:author="user pc" w:date="2022-03-15T10:14:00Z">
            <w:rPr/>
          </w:rPrChange>
        </w:rPr>
        <w:t>moles,</w:t>
      </w:r>
      <w:ins w:id="8907" w:author="user pc" w:date="2022-03-27T12:30:00Z">
        <w:r w:rsidR="F83989F5">
          <w:rPr>
            <w:rFonts w:ascii="Times New Roman" w:cs="Times New Roman" w:hAnsi="Times New Roman"/>
            <w:sz w:val="28"/>
            <w:szCs w:val="28"/>
          </w:rPr>
          <w:t xml:space="preserve"> </w:t>
        </w:r>
      </w:ins>
      <w:r w:rsidRPr="9D5CD4DD">
        <w:rPr>
          <w:rFonts w:ascii="Times New Roman" w:cs="Times New Roman"/>
          <w:sz w:val="28"/>
          <w:szCs w:val="28"/>
          <w:rPrChange w:id="8908" w:author="user pc" w:date="2022-03-15T10:14:00Z">
            <w:rPr/>
          </w:rPrChange>
        </w:rPr>
        <w:t>R</w:t>
      </w:r>
      <w:ins w:id="8909" w:author="user pc" w:date="2022-03-27T12:29:00Z">
        <w:r w:rsidR="F19EDED6">
          <w:rPr>
            <w:rFonts w:ascii="Times New Roman" w:cs="Times New Roman" w:hAnsi="Times New Roman"/>
            <w:sz w:val="28"/>
            <w:szCs w:val="28"/>
          </w:rPr>
          <w:t xml:space="preserve"> </w:t>
        </w:r>
      </w:ins>
      <w:r w:rsidRPr="1390969A">
        <w:rPr>
          <w:rFonts w:ascii="Times New Roman" w:cs="Times New Roman"/>
          <w:sz w:val="28"/>
          <w:szCs w:val="28"/>
          <w:rPrChange w:id="8910" w:author="user pc" w:date="2022-03-15T10:14:00Z">
            <w:rPr/>
          </w:rPrChange>
        </w:rPr>
        <w:t>=</w:t>
      </w:r>
      <w:ins w:id="8911" w:author="user pc" w:date="2022-03-27T12:29:00Z">
        <w:r w:rsidR="CCFBEABB">
          <w:rPr>
            <w:rFonts w:ascii="Times New Roman" w:cs="Times New Roman" w:hAnsi="Times New Roman"/>
            <w:sz w:val="28"/>
            <w:szCs w:val="28"/>
          </w:rPr>
          <w:t xml:space="preserve"> </w:t>
        </w:r>
      </w:ins>
      <w:r w:rsidRPr="793E6043">
        <w:rPr>
          <w:rFonts w:ascii="Times New Roman" w:cs="Times New Roman"/>
          <w:sz w:val="28"/>
          <w:szCs w:val="28"/>
          <w:rPrChange w:id="8912" w:author="user pc" w:date="2022-03-15T10:14:00Z">
            <w:rPr/>
          </w:rPrChange>
        </w:rPr>
        <w:t>Molar</w:t>
      </w:r>
      <w:ins w:id="8913" w:author="user pc" w:date="2022-03-27T12:29:00Z">
        <w:r w:rsidR="12D007EA">
          <w:rPr>
            <w:rFonts w:ascii="Times New Roman" w:cs="Times New Roman" w:hAnsi="Times New Roman"/>
            <w:sz w:val="28"/>
            <w:szCs w:val="28"/>
          </w:rPr>
          <w:t xml:space="preserve"> </w:t>
        </w:r>
      </w:ins>
      <w:r w:rsidRPr="139925AF">
        <w:rPr>
          <w:rFonts w:ascii="Times New Roman" w:cs="Times New Roman"/>
          <w:sz w:val="28"/>
          <w:szCs w:val="28"/>
          <w:rPrChange w:id="8914" w:author="user pc" w:date="2022-03-15T10:14:00Z">
            <w:rPr/>
          </w:rPrChange>
        </w:rPr>
        <w:t>constant</w:t>
      </w:r>
      <w:ins w:id="8915" w:author="user pc" w:date="2022-03-27T12:29:00Z">
        <w:r w:rsidR="17D42535">
          <w:rPr>
            <w:rFonts w:ascii="Times New Roman" w:cs="Times New Roman" w:hAnsi="Times New Roman"/>
            <w:sz w:val="28"/>
            <w:szCs w:val="28"/>
          </w:rPr>
          <w:t xml:space="preserve"> </w:t>
        </w:r>
      </w:ins>
      <w:r w:rsidRPr="1FFFCDFD">
        <w:rPr>
          <w:rFonts w:ascii="Times New Roman" w:cs="Times New Roman"/>
          <w:sz w:val="28"/>
          <w:szCs w:val="28"/>
          <w:rPrChange w:id="8916" w:author="user pc" w:date="2022-03-15T10:14:00Z">
            <w:rPr/>
          </w:rPrChange>
        </w:rPr>
        <w:t>and</w:t>
      </w:r>
      <w:ins w:id="8917" w:author="user pc" w:date="2022-03-27T12:29:00Z">
        <w:r w:rsidR="66102DCC">
          <w:rPr>
            <w:rFonts w:ascii="Times New Roman" w:cs="Times New Roman" w:hAnsi="Times New Roman"/>
            <w:sz w:val="28"/>
            <w:szCs w:val="28"/>
          </w:rPr>
          <w:t xml:space="preserve"> </w:t>
        </w:r>
      </w:ins>
      <w:r w:rsidRPr="003630A2">
        <w:rPr>
          <w:rFonts w:ascii="Times New Roman" w:cs="Times New Roman"/>
          <w:sz w:val="28"/>
          <w:szCs w:val="28"/>
          <w:rPrChange w:id="8918" w:author="user pc" w:date="2022-03-15T10:14:00Z">
            <w:rPr/>
          </w:rPrChange>
        </w:rPr>
        <w:t>T</w:t>
      </w:r>
      <w:ins w:id="8919" w:author="user pc" w:date="2022-03-27T12:30:00Z">
        <w:r w:rsidR="D41C9F9C">
          <w:rPr>
            <w:rFonts w:ascii="Times New Roman" w:cs="Times New Roman" w:hAnsi="Times New Roman"/>
            <w:sz w:val="28"/>
            <w:szCs w:val="28"/>
          </w:rPr>
          <w:t xml:space="preserve"> </w:t>
        </w:r>
      </w:ins>
      <w:r w:rsidRPr="68A3C5F9">
        <w:rPr>
          <w:rFonts w:ascii="Times New Roman" w:cs="Times New Roman"/>
          <w:sz w:val="28"/>
          <w:szCs w:val="28"/>
          <w:rPrChange w:id="8920" w:author="user pc" w:date="2022-03-15T10:14:00Z">
            <w:rPr/>
          </w:rPrChange>
        </w:rPr>
        <w:t>=</w:t>
      </w:r>
      <w:ins w:id="8921" w:author="user pc" w:date="2022-03-27T12:30:00Z">
        <w:r w:rsidR="02350ECE">
          <w:rPr>
            <w:rFonts w:ascii="Times New Roman" w:cs="Times New Roman" w:hAnsi="Times New Roman"/>
            <w:sz w:val="28"/>
            <w:szCs w:val="28"/>
          </w:rPr>
          <w:t xml:space="preserve">   </w:t>
        </w:r>
      </w:ins>
      <w:r w:rsidRPr="5A4B5B1D">
        <w:rPr>
          <w:rFonts w:ascii="Times New Roman" w:cs="Times New Roman"/>
          <w:sz w:val="28"/>
          <w:szCs w:val="28"/>
          <w:rPrChange w:id="8922" w:author="user pc" w:date="2022-03-15T10:14:00Z">
            <w:rPr/>
          </w:rPrChange>
        </w:rPr>
        <w:t>Temperature.</w:t>
      </w:r>
    </w:p>
    <w:p>
      <w:pPr>
        <w:pStyle w:val="style0"/>
        <w:rPr>
          <w:rFonts w:ascii="Times New Roman" w:cs="Times New Roman"/>
          <w:sz w:val="28"/>
          <w:szCs w:val="28"/>
          <w:rPrChange w:id="8923" w:author="user pc" w:date="2022-03-15T10:14:00Z">
            <w:rPr/>
          </w:rPrChange>
        </w:rPr>
      </w:pPr>
      <w:del w:id="8924" w:author="user pc" w:date="2022-03-27T12:30:00Z">
        <w:r w:rsidDel="BB269F52" w:rsidRPr="E5EA8D71">
          <w:rPr>
            <w:rFonts w:ascii="Times New Roman" w:cs="Times New Roman"/>
            <w:sz w:val="28"/>
            <w:szCs w:val="28"/>
            <w:rPrChange w:id="8925" w:author="user pc" w:date="2022-03-15T10:14:00Z">
              <w:rPr/>
            </w:rPrChange>
          </w:rPr>
          <w:delText>3.</w:delText>
        </w:r>
      </w:del>
      <w:r w:rsidRPr="1054F146">
        <w:rPr>
          <w:rFonts w:ascii="Times New Roman" w:cs="Times New Roman"/>
          <w:sz w:val="28"/>
          <w:szCs w:val="28"/>
          <w:rPrChange w:id="8926" w:author="user pc" w:date="2022-03-15T10:14:00Z">
            <w:rPr/>
          </w:rPrChange>
        </w:rPr>
        <w:t>If</w:t>
      </w:r>
      <w:ins w:id="8927" w:author="user pc" w:date="2022-03-27T12:30:00Z">
        <w:r w:rsidR="89DBE1D1">
          <w:rPr>
            <w:rFonts w:ascii="Times New Roman" w:cs="Times New Roman" w:hAnsi="Times New Roman"/>
            <w:sz w:val="28"/>
            <w:szCs w:val="28"/>
          </w:rPr>
          <w:t xml:space="preserve"> </w:t>
        </w:r>
      </w:ins>
      <w:r w:rsidRPr="23CE7CF6">
        <w:rPr>
          <w:rFonts w:ascii="Times New Roman" w:cs="Times New Roman"/>
          <w:sz w:val="28"/>
          <w:szCs w:val="28"/>
          <w:rPrChange w:id="8928" w:author="user pc" w:date="2022-03-15T10:14:00Z">
            <w:rPr/>
          </w:rPrChange>
        </w:rPr>
        <w:t>pressure</w:t>
      </w:r>
      <w:ins w:id="8929" w:author="user pc" w:date="2022-03-27T12:30:00Z">
        <w:r w:rsidR="C9BA3A3C">
          <w:rPr>
            <w:rFonts w:ascii="Times New Roman" w:cs="Times New Roman" w:hAnsi="Times New Roman"/>
            <w:sz w:val="28"/>
            <w:szCs w:val="28"/>
          </w:rPr>
          <w:t xml:space="preserve"> </w:t>
        </w:r>
      </w:ins>
      <w:r w:rsidRPr="98E20EFC">
        <w:rPr>
          <w:rFonts w:ascii="Times New Roman" w:cs="Times New Roman"/>
          <w:sz w:val="28"/>
          <w:szCs w:val="28"/>
          <w:rPrChange w:id="8930" w:author="user pc" w:date="2022-03-15T10:14:00Z">
            <w:rPr/>
          </w:rPrChange>
        </w:rPr>
        <w:t>is</w:t>
      </w:r>
      <w:ins w:id="8931" w:author="user pc" w:date="2022-03-27T12:30:00Z">
        <w:r w:rsidR="CB042C22">
          <w:rPr>
            <w:rFonts w:ascii="Times New Roman" w:cs="Times New Roman" w:hAnsi="Times New Roman"/>
            <w:sz w:val="28"/>
            <w:szCs w:val="28"/>
          </w:rPr>
          <w:t xml:space="preserve"> </w:t>
        </w:r>
      </w:ins>
      <w:r w:rsidRPr="7E4E1089">
        <w:rPr>
          <w:rFonts w:ascii="Times New Roman" w:cs="Times New Roman"/>
          <w:sz w:val="28"/>
          <w:szCs w:val="28"/>
          <w:rPrChange w:id="8932" w:author="user pc" w:date="2022-03-15T10:14:00Z">
            <w:rPr/>
          </w:rPrChange>
        </w:rPr>
        <w:t>expressed</w:t>
      </w:r>
      <w:ins w:id="8933" w:author="user pc" w:date="2022-03-27T12:30:00Z">
        <w:r w:rsidR="1B2126CE">
          <w:rPr>
            <w:rFonts w:ascii="Times New Roman" w:cs="Times New Roman" w:hAnsi="Times New Roman"/>
            <w:sz w:val="28"/>
            <w:szCs w:val="28"/>
          </w:rPr>
          <w:t xml:space="preserve"> </w:t>
        </w:r>
      </w:ins>
      <w:r w:rsidRPr="64F37760">
        <w:rPr>
          <w:rFonts w:ascii="Times New Roman" w:cs="Times New Roman"/>
          <w:sz w:val="28"/>
          <w:szCs w:val="28"/>
          <w:rPrChange w:id="8934" w:author="user pc" w:date="2022-03-15T10:14:00Z">
            <w:rPr/>
          </w:rPrChange>
        </w:rPr>
        <w:t>in</w:t>
      </w:r>
      <w:ins w:id="8935" w:author="user pc" w:date="2022-03-27T12:30:00Z">
        <w:r w:rsidR="4AABE68E">
          <w:rPr>
            <w:rFonts w:ascii="Times New Roman" w:cs="Times New Roman" w:hAnsi="Times New Roman"/>
            <w:sz w:val="28"/>
            <w:szCs w:val="28"/>
          </w:rPr>
          <w:t xml:space="preserve"> </w:t>
        </w:r>
      </w:ins>
      <w:r w:rsidRPr="B4962788">
        <w:rPr>
          <w:rFonts w:ascii="Times New Roman" w:cs="Times New Roman"/>
          <w:sz w:val="28"/>
          <w:szCs w:val="28"/>
          <w:rPrChange w:id="8936" w:author="user pc" w:date="2022-03-15T10:14:00Z">
            <w:rPr/>
          </w:rPrChange>
        </w:rPr>
        <w:t>atmospheres,</w:t>
      </w:r>
      <w:ins w:id="8937" w:author="user pc" w:date="2022-03-27T12:30:00Z">
        <w:r w:rsidR="55C75636">
          <w:rPr>
            <w:rFonts w:ascii="Times New Roman" w:cs="Times New Roman" w:hAnsi="Times New Roman"/>
            <w:sz w:val="28"/>
            <w:szCs w:val="28"/>
          </w:rPr>
          <w:t xml:space="preserve"> </w:t>
        </w:r>
      </w:ins>
      <w:r w:rsidRPr="10F1E096">
        <w:rPr>
          <w:rFonts w:ascii="Times New Roman" w:cs="Times New Roman"/>
          <w:sz w:val="28"/>
          <w:szCs w:val="28"/>
          <w:rPrChange w:id="8938" w:author="user pc" w:date="2022-03-15T10:14:00Z">
            <w:rPr/>
          </w:rPrChange>
        </w:rPr>
        <w:t>then:R</w:t>
      </w:r>
      <w:ins w:id="8939" w:author="user pc" w:date="2022-03-27T12:30:00Z">
        <w:r w:rsidR="54EA56D4">
          <w:rPr>
            <w:rFonts w:ascii="Times New Roman" w:cs="Times New Roman" w:hAnsi="Times New Roman"/>
            <w:sz w:val="28"/>
            <w:szCs w:val="28"/>
          </w:rPr>
          <w:t xml:space="preserve"> </w:t>
        </w:r>
      </w:ins>
      <w:r w:rsidRPr="AC5066B1">
        <w:rPr>
          <w:rFonts w:ascii="Times New Roman" w:cs="Times New Roman"/>
          <w:sz w:val="28"/>
          <w:szCs w:val="28"/>
          <w:rPrChange w:id="8940" w:author="user pc" w:date="2022-03-15T10:14:00Z">
            <w:rPr/>
          </w:rPrChange>
        </w:rPr>
        <w:t>=</w:t>
      </w:r>
      <w:ins w:id="8941" w:author="user pc" w:date="2022-03-27T12:30:00Z">
        <w:r w:rsidR="DD4D5E82">
          <w:rPr>
            <w:rFonts w:ascii="Times New Roman" w:cs="Times New Roman" w:hAnsi="Times New Roman"/>
            <w:sz w:val="28"/>
            <w:szCs w:val="28"/>
          </w:rPr>
          <w:t xml:space="preserve"> </w:t>
        </w:r>
      </w:ins>
      <w:r w:rsidRPr="2CD6B7CC">
        <w:rPr>
          <w:rFonts w:ascii="Times New Roman" w:cs="Times New Roman"/>
          <w:sz w:val="28"/>
          <w:szCs w:val="28"/>
          <w:rPrChange w:id="8942" w:author="user pc" w:date="2022-03-15T10:14:00Z">
            <w:rPr/>
          </w:rPrChange>
        </w:rPr>
        <w:t>0.0821L.atm/mol.K</w:t>
      </w:r>
    </w:p>
    <w:p>
      <w:pPr>
        <w:pStyle w:val="style0"/>
        <w:rPr>
          <w:rFonts w:ascii="Times New Roman" w:cs="Times New Roman"/>
          <w:sz w:val="28"/>
          <w:szCs w:val="28"/>
          <w:rPrChange w:id="8943" w:author="user pc" w:date="2022-03-15T10:14:00Z">
            <w:rPr/>
          </w:rPrChange>
        </w:rPr>
      </w:pPr>
      <w:del w:id="8944" w:author="user pc" w:date="2022-03-27T12:30:00Z">
        <w:r w:rsidDel="48BFD7A2" w:rsidRPr="545A0F95">
          <w:rPr>
            <w:rFonts w:ascii="Times New Roman" w:cs="Times New Roman"/>
            <w:sz w:val="28"/>
            <w:szCs w:val="28"/>
            <w:rPrChange w:id="8945" w:author="user pc" w:date="2022-03-15T10:14:00Z">
              <w:rPr/>
            </w:rPrChange>
          </w:rPr>
          <w:delText>4.</w:delText>
        </w:r>
      </w:del>
      <w:r w:rsidRPr="344EA17A">
        <w:rPr>
          <w:rFonts w:ascii="Times New Roman" w:cs="Times New Roman"/>
          <w:sz w:val="28"/>
          <w:szCs w:val="28"/>
          <w:rPrChange w:id="8946" w:author="user pc" w:date="2022-03-15T10:14:00Z">
            <w:rPr/>
          </w:rPrChange>
        </w:rPr>
        <w:t>If</w:t>
      </w:r>
      <w:ins w:id="8947" w:author="user pc" w:date="2022-03-27T12:31:00Z">
        <w:r w:rsidR="62F9DCF3">
          <w:rPr>
            <w:rFonts w:ascii="Times New Roman" w:cs="Times New Roman" w:hAnsi="Times New Roman"/>
            <w:sz w:val="28"/>
            <w:szCs w:val="28"/>
          </w:rPr>
          <w:t xml:space="preserve"> </w:t>
        </w:r>
      </w:ins>
      <w:r w:rsidRPr="736A2CC0">
        <w:rPr>
          <w:rFonts w:ascii="Times New Roman" w:cs="Times New Roman"/>
          <w:sz w:val="28"/>
          <w:szCs w:val="28"/>
          <w:rPrChange w:id="8948" w:author="user pc" w:date="2022-03-15T10:14:00Z">
            <w:rPr/>
          </w:rPrChange>
        </w:rPr>
        <w:t>pressure</w:t>
      </w:r>
      <w:ins w:id="8949" w:author="user pc" w:date="2022-03-27T12:31:00Z">
        <w:r w:rsidR="ADDB333E">
          <w:rPr>
            <w:rFonts w:ascii="Times New Roman" w:cs="Times New Roman" w:hAnsi="Times New Roman"/>
            <w:sz w:val="28"/>
            <w:szCs w:val="28"/>
          </w:rPr>
          <w:t xml:space="preserve"> </w:t>
        </w:r>
      </w:ins>
      <w:r w:rsidRPr="7E4D39EB">
        <w:rPr>
          <w:rFonts w:ascii="Times New Roman" w:cs="Times New Roman"/>
          <w:sz w:val="28"/>
          <w:szCs w:val="28"/>
          <w:rPrChange w:id="8950" w:author="user pc" w:date="2022-03-15T10:14:00Z">
            <w:rPr/>
          </w:rPrChange>
        </w:rPr>
        <w:t>is</w:t>
      </w:r>
      <w:ins w:id="8951" w:author="user pc" w:date="2022-03-27T12:31:00Z">
        <w:r w:rsidR="9435E56A">
          <w:rPr>
            <w:rFonts w:ascii="Times New Roman" w:cs="Times New Roman" w:hAnsi="Times New Roman"/>
            <w:sz w:val="28"/>
            <w:szCs w:val="28"/>
          </w:rPr>
          <w:t xml:space="preserve"> </w:t>
        </w:r>
      </w:ins>
      <w:r w:rsidRPr="26B6DF5A">
        <w:rPr>
          <w:rFonts w:ascii="Times New Roman" w:cs="Times New Roman"/>
          <w:sz w:val="28"/>
          <w:szCs w:val="28"/>
          <w:rPrChange w:id="8952" w:author="user pc" w:date="2022-03-15T10:14:00Z">
            <w:rPr/>
          </w:rPrChange>
        </w:rPr>
        <w:t>expressed</w:t>
      </w:r>
      <w:ins w:id="8953" w:author="user pc" w:date="2022-03-27T12:31:00Z">
        <w:r w:rsidR="A909BA85">
          <w:rPr>
            <w:rFonts w:ascii="Times New Roman" w:cs="Times New Roman" w:hAnsi="Times New Roman"/>
            <w:sz w:val="28"/>
            <w:szCs w:val="28"/>
          </w:rPr>
          <w:t xml:space="preserve"> </w:t>
        </w:r>
      </w:ins>
      <w:r w:rsidRPr="6CFDD9FD">
        <w:rPr>
          <w:rFonts w:ascii="Times New Roman" w:cs="Times New Roman"/>
          <w:sz w:val="28"/>
          <w:szCs w:val="28"/>
          <w:rPrChange w:id="8954" w:author="user pc" w:date="2022-03-15T10:14:00Z">
            <w:rPr/>
          </w:rPrChange>
        </w:rPr>
        <w:t>in</w:t>
      </w:r>
      <w:ins w:id="8955" w:author="user pc" w:date="2022-03-27T12:31:00Z">
        <w:r w:rsidR="7469F8A3">
          <w:rPr>
            <w:rFonts w:ascii="Times New Roman" w:cs="Times New Roman" w:hAnsi="Times New Roman"/>
            <w:sz w:val="28"/>
            <w:szCs w:val="28"/>
          </w:rPr>
          <w:t xml:space="preserve"> </w:t>
        </w:r>
      </w:ins>
      <w:r w:rsidRPr="18DF8C0D">
        <w:rPr>
          <w:rFonts w:ascii="Times New Roman" w:cs="Times New Roman"/>
          <w:sz w:val="28"/>
          <w:szCs w:val="28"/>
          <w:rPrChange w:id="8956" w:author="user pc" w:date="2022-03-15T10:14:00Z">
            <w:rPr/>
          </w:rPrChange>
        </w:rPr>
        <w:t>kPa,</w:t>
      </w:r>
      <w:ins w:id="8957" w:author="user pc" w:date="2022-03-27T12:35:00Z">
        <w:r w:rsidR="70F2EC47">
          <w:rPr>
            <w:rFonts w:ascii="Times New Roman" w:cs="Times New Roman" w:hAnsi="Times New Roman"/>
            <w:sz w:val="28"/>
            <w:szCs w:val="28"/>
          </w:rPr>
          <w:t xml:space="preserve"> </w:t>
        </w:r>
      </w:ins>
      <w:r w:rsidRPr="E3756424">
        <w:rPr>
          <w:rFonts w:ascii="Times New Roman" w:cs="Times New Roman"/>
          <w:sz w:val="28"/>
          <w:szCs w:val="28"/>
          <w:rPrChange w:id="8958" w:author="user pc" w:date="2022-03-15T10:14:00Z">
            <w:rPr/>
          </w:rPrChange>
        </w:rPr>
        <w:t>then:R</w:t>
      </w:r>
      <w:ins w:id="8959" w:author="user pc" w:date="2022-03-27T12:31:00Z">
        <w:r w:rsidR="A7343A74">
          <w:rPr>
            <w:rFonts w:ascii="Times New Roman" w:cs="Times New Roman" w:hAnsi="Times New Roman"/>
            <w:sz w:val="28"/>
            <w:szCs w:val="28"/>
          </w:rPr>
          <w:t xml:space="preserve"> </w:t>
        </w:r>
      </w:ins>
      <w:r w:rsidRPr="A55F3169">
        <w:rPr>
          <w:rFonts w:ascii="Times New Roman" w:cs="Times New Roman"/>
          <w:sz w:val="28"/>
          <w:szCs w:val="28"/>
          <w:rPrChange w:id="8960" w:author="user pc" w:date="2022-03-15T10:14:00Z">
            <w:rPr/>
          </w:rPrChange>
        </w:rPr>
        <w:t>=</w:t>
      </w:r>
      <w:ins w:id="8961" w:author="user pc" w:date="2022-03-27T12:31:00Z">
        <w:r w:rsidR="EA4D6904">
          <w:rPr>
            <w:rFonts w:ascii="Times New Roman" w:cs="Times New Roman" w:hAnsi="Times New Roman"/>
            <w:sz w:val="28"/>
            <w:szCs w:val="28"/>
          </w:rPr>
          <w:t xml:space="preserve"> </w:t>
        </w:r>
      </w:ins>
      <w:r w:rsidRPr="2A455DB4">
        <w:rPr>
          <w:rFonts w:ascii="Times New Roman" w:cs="Times New Roman"/>
          <w:sz w:val="28"/>
          <w:szCs w:val="28"/>
          <w:rPrChange w:id="8962" w:author="user pc" w:date="2022-03-15T10:14:00Z">
            <w:rPr/>
          </w:rPrChange>
        </w:rPr>
        <w:t>8.314L.kPa/mol.K</w:t>
      </w:r>
    </w:p>
    <w:p>
      <w:pPr>
        <w:pStyle w:val="style0"/>
        <w:rPr>
          <w:rFonts w:ascii="Times New Roman" w:cs="Times New Roman"/>
          <w:sz w:val="28"/>
          <w:szCs w:val="28"/>
          <w:rPrChange w:id="8963" w:author="user pc" w:date="2022-03-15T10:14:00Z">
            <w:rPr/>
          </w:rPrChange>
        </w:rPr>
      </w:pPr>
      <w:r w:rsidRPr="95C434D4">
        <w:rPr>
          <w:rFonts w:ascii="Times New Roman" w:cs="Times New Roman"/>
          <w:b/>
          <w:sz w:val="28"/>
          <w:szCs w:val="28"/>
          <w:rPrChange w:id="8964" w:author="user pc" w:date="2022-03-15T10:14:00Z">
            <w:rPr>
              <w:b/>
            </w:rPr>
          </w:rPrChange>
        </w:rPr>
        <w:t>Example</w:t>
      </w:r>
      <w:ins w:id="8965" w:author="user pc" w:date="2022-03-27T12:31:00Z">
        <w:r w:rsidR="1F7A17F7">
          <w:rPr>
            <w:rFonts w:ascii="Times New Roman" w:cs="Times New Roman" w:hAnsi="Times New Roman"/>
            <w:b/>
            <w:sz w:val="28"/>
            <w:szCs w:val="28"/>
          </w:rPr>
          <w:t xml:space="preserve"> </w:t>
        </w:r>
      </w:ins>
      <w:r w:rsidRPr="A750D85F">
        <w:rPr>
          <w:rFonts w:ascii="Times New Roman" w:cs="Times New Roman"/>
          <w:b/>
          <w:sz w:val="28"/>
          <w:szCs w:val="28"/>
          <w:rPrChange w:id="8966" w:author="user pc" w:date="2022-03-15T10:14:00Z">
            <w:rPr>
              <w:b/>
            </w:rPr>
          </w:rPrChange>
        </w:rPr>
        <w:t>1:</w:t>
      </w:r>
      <w:ins w:id="8967" w:author="user pc" w:date="2022-03-27T12:31:00Z">
        <w:r w:rsidR="BECEFCD7">
          <w:rPr>
            <w:rFonts w:ascii="Times New Roman" w:cs="Times New Roman" w:hAnsi="Times New Roman"/>
            <w:b/>
            <w:sz w:val="28"/>
            <w:szCs w:val="28"/>
          </w:rPr>
          <w:t xml:space="preserve"> </w:t>
        </w:r>
      </w:ins>
      <w:r w:rsidRPr="3AA351AE">
        <w:rPr>
          <w:rFonts w:ascii="Times New Roman" w:cs="Times New Roman"/>
          <w:sz w:val="28"/>
          <w:szCs w:val="28"/>
          <w:rPrChange w:id="8968" w:author="user pc" w:date="2022-03-15T10:14:00Z">
            <w:rPr/>
          </w:rPrChange>
        </w:rPr>
        <w:t>Determine</w:t>
      </w:r>
      <w:ins w:id="8969" w:author="user pc" w:date="2022-03-27T12:31:00Z">
        <w:r w:rsidR="CFFE5166">
          <w:rPr>
            <w:rFonts w:ascii="Times New Roman" w:cs="Times New Roman" w:hAnsi="Times New Roman"/>
            <w:sz w:val="28"/>
            <w:szCs w:val="28"/>
          </w:rPr>
          <w:t xml:space="preserve"> </w:t>
        </w:r>
      </w:ins>
      <w:r w:rsidRPr="9447EFFB">
        <w:rPr>
          <w:rFonts w:ascii="Times New Roman" w:cs="Times New Roman"/>
          <w:sz w:val="28"/>
          <w:szCs w:val="28"/>
          <w:rPrChange w:id="8970" w:author="user pc" w:date="2022-03-15T10:14:00Z">
            <w:rPr/>
          </w:rPrChange>
        </w:rPr>
        <w:t>the</w:t>
      </w:r>
      <w:ins w:id="8971" w:author="user pc" w:date="2022-03-27T12:31:00Z">
        <w:r w:rsidR="3F31978D">
          <w:rPr>
            <w:rFonts w:ascii="Times New Roman" w:cs="Times New Roman" w:hAnsi="Times New Roman"/>
            <w:sz w:val="28"/>
            <w:szCs w:val="28"/>
          </w:rPr>
          <w:t xml:space="preserve"> </w:t>
        </w:r>
      </w:ins>
      <w:r w:rsidRPr="10A7D6B5">
        <w:rPr>
          <w:rFonts w:ascii="Times New Roman" w:cs="Times New Roman"/>
          <w:sz w:val="28"/>
          <w:szCs w:val="28"/>
          <w:rPrChange w:id="8972" w:author="user pc" w:date="2022-03-15T10:14:00Z">
            <w:rPr/>
          </w:rPrChange>
        </w:rPr>
        <w:t>number</w:t>
      </w:r>
      <w:ins w:id="8973" w:author="user pc" w:date="2022-03-27T12:32:00Z">
        <w:r w:rsidR="9FC5DA3B">
          <w:rPr>
            <w:rFonts w:ascii="Times New Roman" w:cs="Times New Roman" w:hAnsi="Times New Roman"/>
            <w:sz w:val="28"/>
            <w:szCs w:val="28"/>
          </w:rPr>
          <w:t xml:space="preserve"> </w:t>
        </w:r>
      </w:ins>
      <w:r w:rsidRPr="AA36E088">
        <w:rPr>
          <w:rFonts w:ascii="Times New Roman" w:cs="Times New Roman"/>
          <w:sz w:val="28"/>
          <w:szCs w:val="28"/>
          <w:rPrChange w:id="8974" w:author="user pc" w:date="2022-03-15T10:14:00Z">
            <w:rPr/>
          </w:rPrChange>
        </w:rPr>
        <w:t>of</w:t>
      </w:r>
      <w:ins w:id="8975" w:author="user pc" w:date="2022-03-27T12:32:00Z">
        <w:r w:rsidR="34F5314A">
          <w:rPr>
            <w:rFonts w:ascii="Times New Roman" w:cs="Times New Roman" w:hAnsi="Times New Roman"/>
            <w:sz w:val="28"/>
            <w:szCs w:val="28"/>
          </w:rPr>
          <w:t xml:space="preserve"> </w:t>
        </w:r>
      </w:ins>
      <w:r w:rsidRPr="C69FD5AB">
        <w:rPr>
          <w:rFonts w:ascii="Times New Roman" w:cs="Times New Roman"/>
          <w:sz w:val="28"/>
          <w:szCs w:val="28"/>
          <w:rPrChange w:id="8976" w:author="user pc" w:date="2022-03-15T10:14:00Z">
            <w:rPr/>
          </w:rPrChange>
        </w:rPr>
        <w:t>moles</w:t>
      </w:r>
      <w:ins w:id="8977" w:author="user pc" w:date="2022-03-27T12:32:00Z">
        <w:r w:rsidR="C05084D4">
          <w:rPr>
            <w:rFonts w:ascii="Times New Roman" w:cs="Times New Roman" w:hAnsi="Times New Roman"/>
            <w:sz w:val="28"/>
            <w:szCs w:val="28"/>
          </w:rPr>
          <w:t xml:space="preserve"> </w:t>
        </w:r>
      </w:ins>
      <w:r w:rsidRPr="43E1F871">
        <w:rPr>
          <w:rFonts w:ascii="Times New Roman" w:cs="Times New Roman"/>
          <w:sz w:val="28"/>
          <w:szCs w:val="28"/>
          <w:rPrChange w:id="8978" w:author="user pc" w:date="2022-03-15T10:14:00Z">
            <w:rPr/>
          </w:rPrChange>
        </w:rPr>
        <w:t>of</w:t>
      </w:r>
      <w:ins w:id="8979" w:author="user pc" w:date="2022-03-27T12:32:00Z">
        <w:r w:rsidR="47FE3CD4">
          <w:rPr>
            <w:rFonts w:ascii="Times New Roman" w:cs="Times New Roman" w:hAnsi="Times New Roman"/>
            <w:sz w:val="28"/>
            <w:szCs w:val="28"/>
          </w:rPr>
          <w:t xml:space="preserve"> </w:t>
        </w:r>
      </w:ins>
      <w:r w:rsidRPr="96292936">
        <w:rPr>
          <w:rFonts w:ascii="Times New Roman" w:cs="Times New Roman"/>
          <w:sz w:val="28"/>
          <w:szCs w:val="28"/>
          <w:rPrChange w:id="8980" w:author="user pc" w:date="2022-03-15T10:14:00Z">
            <w:rPr/>
          </w:rPrChange>
        </w:rPr>
        <w:t>gas</w:t>
      </w:r>
      <w:ins w:id="8981" w:author="user pc" w:date="2022-03-27T12:32:00Z">
        <w:r w:rsidR="4BD88B16">
          <w:rPr>
            <w:rFonts w:ascii="Times New Roman" w:cs="Times New Roman" w:hAnsi="Times New Roman"/>
            <w:sz w:val="28"/>
            <w:szCs w:val="28"/>
          </w:rPr>
          <w:t xml:space="preserve"> </w:t>
        </w:r>
      </w:ins>
      <w:r w:rsidRPr="0477EB12">
        <w:rPr>
          <w:rFonts w:ascii="Times New Roman" w:cs="Times New Roman"/>
          <w:sz w:val="28"/>
          <w:szCs w:val="28"/>
          <w:rPrChange w:id="8982" w:author="user pc" w:date="2022-03-15T10:14:00Z">
            <w:rPr/>
          </w:rPrChange>
        </w:rPr>
        <w:t>in</w:t>
      </w:r>
      <w:ins w:id="8983" w:author="user pc" w:date="2022-03-27T12:32:00Z">
        <w:r w:rsidR="312900B8">
          <w:rPr>
            <w:rFonts w:ascii="Times New Roman" w:cs="Times New Roman" w:hAnsi="Times New Roman"/>
            <w:sz w:val="28"/>
            <w:szCs w:val="28"/>
          </w:rPr>
          <w:t xml:space="preserve"> </w:t>
        </w:r>
      </w:ins>
      <w:r w:rsidRPr="5B8E7506">
        <w:rPr>
          <w:rFonts w:ascii="Times New Roman" w:cs="Times New Roman"/>
          <w:sz w:val="28"/>
          <w:szCs w:val="28"/>
          <w:rPrChange w:id="8984" w:author="user pc" w:date="2022-03-15T10:14:00Z">
            <w:rPr/>
          </w:rPrChange>
        </w:rPr>
        <w:t>a</w:t>
      </w:r>
      <w:ins w:id="8985" w:author="user pc" w:date="2022-03-27T12:32:00Z">
        <w:r w:rsidR="55BBF5C8">
          <w:rPr>
            <w:rFonts w:ascii="Times New Roman" w:cs="Times New Roman" w:hAnsi="Times New Roman"/>
            <w:sz w:val="28"/>
            <w:szCs w:val="28"/>
          </w:rPr>
          <w:t xml:space="preserve"> </w:t>
        </w:r>
      </w:ins>
      <w:r w:rsidRPr="A0B8477A">
        <w:rPr>
          <w:rFonts w:ascii="Times New Roman" w:cs="Times New Roman"/>
          <w:sz w:val="28"/>
          <w:szCs w:val="28"/>
          <w:rPrChange w:id="8986" w:author="user pc" w:date="2022-03-15T10:14:00Z">
            <w:rPr/>
          </w:rPrChange>
        </w:rPr>
        <w:t>3.00L</w:t>
      </w:r>
      <w:ins w:id="8987" w:author="user pc" w:date="2022-03-27T12:32:00Z">
        <w:r w:rsidR="630E40C7">
          <w:rPr>
            <w:rFonts w:ascii="Times New Roman" w:cs="Times New Roman" w:hAnsi="Times New Roman"/>
            <w:sz w:val="28"/>
            <w:szCs w:val="28"/>
          </w:rPr>
          <w:t xml:space="preserve"> </w:t>
        </w:r>
      </w:ins>
      <w:r w:rsidRPr="F0B1843C">
        <w:rPr>
          <w:rFonts w:ascii="Times New Roman" w:cs="Times New Roman"/>
          <w:sz w:val="28"/>
          <w:szCs w:val="28"/>
          <w:rPrChange w:id="8988" w:author="user pc" w:date="2022-03-15T10:14:00Z">
            <w:rPr/>
          </w:rPrChange>
        </w:rPr>
        <w:t>container</w:t>
      </w:r>
      <w:ins w:id="8989" w:author="user pc" w:date="2022-03-27T12:32:00Z">
        <w:r w:rsidR="ED44A51D">
          <w:rPr>
            <w:rFonts w:ascii="Times New Roman" w:cs="Times New Roman" w:hAnsi="Times New Roman"/>
            <w:sz w:val="28"/>
            <w:szCs w:val="28"/>
          </w:rPr>
          <w:t xml:space="preserve"> </w:t>
        </w:r>
      </w:ins>
      <w:r w:rsidRPr="06441771">
        <w:rPr>
          <w:rFonts w:ascii="Times New Roman" w:cs="Times New Roman"/>
          <w:sz w:val="28"/>
          <w:szCs w:val="28"/>
          <w:rPrChange w:id="8990" w:author="user pc" w:date="2022-03-15T10:14:00Z">
            <w:rPr/>
          </w:rPrChange>
        </w:rPr>
        <w:t>at</w:t>
      </w:r>
      <w:ins w:id="8991" w:author="user pc" w:date="2022-03-27T12:32:00Z">
        <w:r w:rsidR="45E48AC0">
          <w:rPr>
            <w:rFonts w:ascii="Times New Roman" w:cs="Times New Roman" w:hAnsi="Times New Roman"/>
            <w:sz w:val="28"/>
            <w:szCs w:val="28"/>
          </w:rPr>
          <w:t xml:space="preserve"> </w:t>
        </w:r>
      </w:ins>
      <w:r w:rsidRPr="E4D2AA0A">
        <w:rPr>
          <w:rFonts w:ascii="Times New Roman" w:cs="Times New Roman"/>
          <w:sz w:val="28"/>
          <w:szCs w:val="28"/>
          <w:rPrChange w:id="8992" w:author="user pc" w:date="2022-03-15T10:14:00Z">
            <w:rPr/>
          </w:rPrChange>
        </w:rPr>
        <w:t>300.0K</w:t>
      </w:r>
      <w:ins w:id="8993" w:author="user pc" w:date="2022-03-27T12:32:00Z">
        <w:r w:rsidR="CD8FCE92">
          <w:rPr>
            <w:rFonts w:ascii="Times New Roman" w:cs="Times New Roman" w:hAnsi="Times New Roman"/>
            <w:sz w:val="28"/>
            <w:szCs w:val="28"/>
          </w:rPr>
          <w:t xml:space="preserve"> </w:t>
        </w:r>
      </w:ins>
      <w:r w:rsidRPr="13AAEABC">
        <w:rPr>
          <w:rFonts w:ascii="Times New Roman" w:cs="Times New Roman"/>
          <w:sz w:val="28"/>
          <w:szCs w:val="28"/>
          <w:rPrChange w:id="8994" w:author="user pc" w:date="2022-03-15T10:14:00Z">
            <w:rPr/>
          </w:rPrChange>
        </w:rPr>
        <w:t>and</w:t>
      </w:r>
      <w:ins w:id="8995" w:author="user pc" w:date="2022-03-27T12:33:00Z">
        <w:r w:rsidR="A7DD1A4E">
          <w:rPr>
            <w:rFonts w:ascii="Times New Roman" w:cs="Times New Roman" w:hAnsi="Times New Roman"/>
            <w:sz w:val="28"/>
            <w:szCs w:val="28"/>
          </w:rPr>
          <w:t xml:space="preserve"> </w:t>
        </w:r>
      </w:ins>
      <w:r w:rsidRPr="85DB0896">
        <w:rPr>
          <w:rFonts w:ascii="Times New Roman" w:cs="Times New Roman"/>
          <w:sz w:val="28"/>
          <w:szCs w:val="28"/>
          <w:rPrChange w:id="8996" w:author="user pc" w:date="2022-03-15T10:14:00Z">
            <w:rPr/>
          </w:rPrChange>
        </w:rPr>
        <w:t>a</w:t>
      </w:r>
      <w:ins w:id="8997" w:author="user pc" w:date="2022-03-27T12:33:00Z">
        <w:r w:rsidR="200F03FA">
          <w:rPr>
            <w:rFonts w:ascii="Times New Roman" w:cs="Times New Roman" w:hAnsi="Times New Roman"/>
            <w:sz w:val="28"/>
            <w:szCs w:val="28"/>
          </w:rPr>
          <w:t xml:space="preserve"> </w:t>
        </w:r>
      </w:ins>
      <w:r w:rsidRPr="3426D29F">
        <w:rPr>
          <w:rFonts w:ascii="Times New Roman" w:cs="Times New Roman"/>
          <w:sz w:val="28"/>
          <w:szCs w:val="28"/>
          <w:rPrChange w:id="8998" w:author="user pc" w:date="2022-03-15T10:14:00Z">
            <w:rPr/>
          </w:rPrChange>
        </w:rPr>
        <w:t>pressure</w:t>
      </w:r>
      <w:ins w:id="8999" w:author="user pc" w:date="2022-03-27T12:33:00Z">
        <w:r w:rsidR="45D68834">
          <w:rPr>
            <w:rFonts w:ascii="Times New Roman" w:cs="Times New Roman" w:hAnsi="Times New Roman"/>
            <w:sz w:val="28"/>
            <w:szCs w:val="28"/>
          </w:rPr>
          <w:t xml:space="preserve"> </w:t>
        </w:r>
      </w:ins>
      <w:r w:rsidRPr="39C9E223">
        <w:rPr>
          <w:rFonts w:ascii="Times New Roman" w:cs="Times New Roman"/>
          <w:sz w:val="28"/>
          <w:szCs w:val="28"/>
          <w:rPrChange w:id="9000" w:author="user pc" w:date="2022-03-15T10:14:00Z">
            <w:rPr/>
          </w:rPrChange>
        </w:rPr>
        <w:t>of</w:t>
      </w:r>
      <w:ins w:id="9001" w:author="user pc" w:date="2022-03-27T12:33:00Z">
        <w:r w:rsidR="CC2A17D6">
          <w:rPr>
            <w:rFonts w:ascii="Times New Roman" w:cs="Times New Roman" w:hAnsi="Times New Roman"/>
            <w:sz w:val="28"/>
            <w:szCs w:val="28"/>
          </w:rPr>
          <w:t xml:space="preserve"> </w:t>
        </w:r>
      </w:ins>
      <w:r w:rsidRPr="101E11A2">
        <w:rPr>
          <w:rFonts w:ascii="Times New Roman" w:cs="Times New Roman"/>
          <w:sz w:val="28"/>
          <w:szCs w:val="28"/>
          <w:rPrChange w:id="9002" w:author="user pc" w:date="2022-03-15T10:14:00Z">
            <w:rPr/>
          </w:rPrChange>
        </w:rPr>
        <w:t>1.50atm.</w:t>
      </w:r>
    </w:p>
    <w:p>
      <w:pPr>
        <w:pStyle w:val="style0"/>
        <w:rPr>
          <w:rFonts w:ascii="Times New Roman" w:cs="Times New Roman"/>
          <w:sz w:val="28"/>
          <w:szCs w:val="28"/>
          <w:rPrChange w:id="9003" w:author="user pc" w:date="2022-03-15T10:14:00Z">
            <w:rPr/>
          </w:rPrChange>
        </w:rPr>
      </w:pPr>
      <w:r w:rsidRPr="AE435872">
        <w:rPr>
          <w:rFonts w:ascii="Times New Roman" w:cs="Times New Roman"/>
          <w:b/>
          <w:sz w:val="28"/>
          <w:szCs w:val="28"/>
          <w:rPrChange w:id="9004" w:author="user pc" w:date="2022-03-15T10:14:00Z">
            <w:rPr>
              <w:b/>
            </w:rPr>
          </w:rPrChange>
        </w:rPr>
        <w:t>Solution</w:t>
      </w:r>
    </w:p>
    <w:p>
      <w:pPr>
        <w:pStyle w:val="style0"/>
        <w:rPr>
          <w:ins w:id="9005" w:author="user pc" w:date="2022-03-27T12:34:00Z"/>
          <w:rFonts w:ascii="Times New Roman" w:cs="Times New Roman" w:hAnsi="Times New Roman"/>
          <w:sz w:val="28"/>
          <w:szCs w:val="28"/>
        </w:rPr>
      </w:pPr>
      <w:r w:rsidRPr="B7A98398">
        <w:rPr>
          <w:rFonts w:ascii="Times New Roman" w:cs="Times New Roman"/>
          <w:sz w:val="28"/>
          <w:szCs w:val="28"/>
          <w:rPrChange w:id="9006" w:author="user pc" w:date="2022-03-15T10:14:00Z">
            <w:rPr/>
          </w:rPrChange>
        </w:rPr>
        <w:t>PV</w:t>
      </w:r>
      <w:ins w:id="9007" w:author="user pc" w:date="2022-03-27T12:33:00Z">
        <w:r w:rsidR="6620BD9A">
          <w:rPr>
            <w:rFonts w:ascii="Times New Roman" w:cs="Times New Roman" w:hAnsi="Times New Roman"/>
            <w:sz w:val="28"/>
            <w:szCs w:val="28"/>
          </w:rPr>
          <w:t xml:space="preserve"> </w:t>
        </w:r>
      </w:ins>
      <w:r w:rsidRPr="5B413E66">
        <w:rPr>
          <w:rFonts w:ascii="Times New Roman" w:cs="Times New Roman"/>
          <w:sz w:val="28"/>
          <w:szCs w:val="28"/>
          <w:rPrChange w:id="9008" w:author="user pc" w:date="2022-03-15T10:14:00Z">
            <w:rPr/>
          </w:rPrChange>
        </w:rPr>
        <w:t>=</w:t>
      </w:r>
      <w:ins w:id="9009" w:author="user pc" w:date="2022-03-27T12:33:00Z">
        <w:r w:rsidR="C90DAF0C">
          <w:rPr>
            <w:rFonts w:ascii="Times New Roman" w:cs="Times New Roman" w:hAnsi="Times New Roman"/>
            <w:sz w:val="28"/>
            <w:szCs w:val="28"/>
          </w:rPr>
          <w:t xml:space="preserve"> </w:t>
        </w:r>
      </w:ins>
      <w:r w:rsidRPr="12CB01DC">
        <w:rPr>
          <w:rFonts w:ascii="Times New Roman" w:cs="Times New Roman"/>
          <w:sz w:val="28"/>
          <w:szCs w:val="28"/>
          <w:rPrChange w:id="9010" w:author="user pc" w:date="2022-03-15T10:14:00Z">
            <w:rPr/>
          </w:rPrChange>
        </w:rPr>
        <w:t>nRT</w:t>
      </w:r>
    </w:p>
    <w:p>
      <w:pPr>
        <w:pStyle w:val="style0"/>
        <w:rPr>
          <w:rFonts w:ascii="Times New Roman" w:cs="Times New Roman"/>
          <w:sz w:val="28"/>
          <w:szCs w:val="28"/>
          <w:rPrChange w:id="9011" w:author="user pc" w:date="2022-03-15T10:14:00Z">
            <w:rPr/>
          </w:rPrChange>
        </w:rPr>
      </w:pPr>
      <m:oMathPara>
        <m:oMathParaPr>
          <m:jc m:val="left"/>
        </m:oMathParaPr>
        <m:oMath>
          <w:ins w:id="9012" w:author="user pc" w:date="2022-03-27T12:39:00Z">
            <m:r w:rsidR="12CCDFE6">
              <w:rPr>
                <w:rFonts w:ascii="Cambria Math" w:cs="Times New Roman" w:hAnsi="Cambria Math"/>
                <w:sz w:val="28"/>
                <w:szCs w:val="28"/>
              </w:rPr>
              <m:t>1.5 ×3.0=</m:t>
            </m:r>
          </w:ins>
          <w:ins w:id="9013" w:author="user pc" w:date="2022-03-27T12:37:00Z">
            <m:r w:rsidR="F6668B3E">
              <w:rPr>
                <w:rFonts w:ascii="Cambria Math" w:cs="Times New Roman" w:hAnsi="Cambria Math"/>
                <w:sz w:val="28"/>
                <w:szCs w:val="28"/>
              </w:rPr>
              <m:t>n</m:t>
            </m:r>
          </w:ins>
          <w:ins w:id="9014" w:author="user pc" w:date="2022-03-27T12:40:00Z">
            <m:r w:rsidR="5BEF47DD">
              <w:rPr>
                <w:rFonts w:ascii="Cambria Math" w:cs="Times New Roman" w:hAnsi="Cambria Math"/>
                <w:sz w:val="28"/>
                <w:szCs w:val="28"/>
              </w:rPr>
              <m:t>×</m:t>
            </m:r>
          </w:ins>
          <w:ins w:id="9015" w:author="user pc" w:date="2022-03-27T12:37:00Z">
            <m:r w:rsidR="7E023DAE">
              <w:rPr>
                <w:rFonts w:ascii="Cambria Math" w:cs="Times New Roman" w:hAnsi="Cambria Math"/>
                <w:sz w:val="28"/>
                <w:szCs w:val="28"/>
              </w:rPr>
              <m:t>0.0821 ×3</m:t>
            </m:r>
          </w:ins>
          <w:ins w:id="9016" w:author="user pc" w:date="2022-03-27T12:38:00Z">
            <m:r w:rsidR="D4B2E406">
              <w:rPr>
                <w:rFonts w:ascii="Cambria Math" w:cs="Times New Roman" w:hAnsi="Cambria Math"/>
                <w:sz w:val="28"/>
                <w:szCs w:val="28"/>
              </w:rPr>
              <m:t>00</m:t>
            </m:r>
          </w:ins>
        </m:oMath>
      </m:oMathPara>
    </w:p>
    <w:p>
      <w:pPr>
        <w:pStyle w:val="style0"/>
        <w:rPr>
          <w:ins w:id="9017" w:author="user pc" w:date="2022-03-27T12:36:00Z"/>
          <w:rFonts w:ascii="Times New Roman" w:cs="Times New Roman" w:hAnsi="Times New Roman"/>
          <w:sz w:val="28"/>
          <w:szCs w:val="28"/>
        </w:rPr>
      </w:pPr>
      <m:oMathPara>
        <m:oMathParaPr>
          <m:jc m:val="left"/>
        </m:oMathParaPr>
        <m:oMath>
          <w:ins w:id="9018" w:author="user pc" w:date="2022-03-27T12:41:00Z">
            <m:r w:rsidR="190B1BDD">
              <w:rPr>
                <w:rFonts w:ascii="Cambria Math" w:cs="Times New Roman" w:hAnsi="Cambria Math"/>
                <w:sz w:val="28"/>
                <w:szCs w:val="28"/>
              </w:rPr>
              <m:t xml:space="preserve">n= </m:t>
            </m:r>
          </w:ins>
          <m:f>
            <m:fPr>
              <m:ctrlPr>
                <w:ins w:id="9019" w:author="user pc" w:date="2022-03-27T12:41:00Z">
                  <w:rPr>
                    <w:rFonts w:ascii="Cambria Math" w:cs="Times New Roman" w:hAnsi="Cambria Math"/>
                    <w:i/>
                    <w:sz w:val="28"/>
                    <w:szCs w:val="28"/>
                  </w:rPr>
                </w:ins>
              </m:ctrlPr>
            </m:fPr>
            <m:num>
              <w:ins w:id="9020" w:author="user pc" w:date="2022-03-27T12:43:00Z">
                <m:r w:rsidR="3890AD68">
                  <w:rPr>
                    <w:rFonts w:ascii="Cambria Math" w:cs="Times New Roman" w:hAnsi="Cambria Math"/>
                    <w:sz w:val="28"/>
                    <w:szCs w:val="28"/>
                  </w:rPr>
                  <m:t>1.5 ×3.0</m:t>
                </m:r>
              </w:ins>
            </m:num>
            <m:den>
              <w:ins w:id="9021" w:author="user pc" w:date="2022-03-27T12:43:00Z">
                <m:r w:rsidR="F6EBE2DD">
                  <w:rPr>
                    <w:rFonts w:ascii="Cambria Math" w:cs="Times New Roman" w:hAnsi="Cambria Math"/>
                    <w:sz w:val="28"/>
                    <w:szCs w:val="28"/>
                  </w:rPr>
                  <m:t>0.0821 ×300</m:t>
                </m:r>
              </w:ins>
            </m:den>
          </m:f>
        </m:oMath>
      </m:oMathPara>
    </w:p>
    <w:p>
      <w:pPr>
        <w:pStyle w:val="style0"/>
        <w:rPr>
          <w:ins w:id="9022" w:author="user pc" w:date="2022-03-27T12:45:00Z"/>
          <w:rFonts w:ascii="Times New Roman" w:cs="Times New Roman" w:hAnsi="Times New Roman"/>
          <w:sz w:val="28"/>
          <w:szCs w:val="28"/>
        </w:rPr>
      </w:pPr>
      <m:oMathPara>
        <m:oMathParaPr>
          <m:jc m:val="left"/>
        </m:oMathParaPr>
        <m:oMath>
          <w:ins w:id="9023" w:author="user pc" w:date="2022-03-27T12:45:00Z">
            <m:r w:rsidR="17977BDE">
              <w:rPr>
                <w:rFonts w:ascii="Cambria Math" w:cs="Times New Roman" w:hAnsi="Cambria Math"/>
                <w:sz w:val="28"/>
                <w:szCs w:val="28"/>
              </w:rPr>
              <m:t xml:space="preserve">n= </m:t>
            </m:r>
          </w:ins>
          <m:f>
            <m:fPr>
              <m:ctrlPr>
                <w:ins w:id="9024" w:author="user pc" w:date="2022-03-27T12:45:00Z">
                  <w:rPr>
                    <w:rFonts w:ascii="Cambria Math" w:cs="Times New Roman" w:hAnsi="Cambria Math"/>
                    <w:i/>
                    <w:sz w:val="28"/>
                    <w:szCs w:val="28"/>
                  </w:rPr>
                </w:ins>
              </m:ctrlPr>
            </m:fPr>
            <m:num>
              <w:ins w:id="9025" w:author="user pc" w:date="2022-03-27T12:46:00Z">
                <m:r w:rsidR="8C1C5C4F">
                  <w:rPr>
                    <w:rFonts w:ascii="Cambria Math" w:cs="Times New Roman" w:hAnsi="Cambria Math"/>
                    <w:sz w:val="28"/>
                    <w:szCs w:val="28"/>
                  </w:rPr>
                  <m:t>4.5</m:t>
                </m:r>
              </w:ins>
            </m:num>
            <m:den>
              <w:ins w:id="9026" w:author="user pc" w:date="2022-03-27T12:46:00Z">
                <m:r w:rsidR="BFCEEF5C">
                  <w:rPr>
                    <w:rFonts w:ascii="Cambria Math" w:cs="Times New Roman" w:hAnsi="Cambria Math"/>
                    <w:sz w:val="28"/>
                    <w:szCs w:val="28"/>
                  </w:rPr>
                  <m:t>24.63</m:t>
                </m:r>
              </w:ins>
            </m:den>
          </m:f>
        </m:oMath>
      </m:oMathPara>
    </w:p>
    <w:p>
      <w:pPr>
        <w:pStyle w:val="style0"/>
        <w:rPr>
          <w:ins w:id="9027" w:author="user pc" w:date="2022-03-27T12:45:00Z"/>
          <w:rFonts w:ascii="Times New Roman" w:cs="Times New Roman" w:hAnsi="Times New Roman"/>
          <w:sz w:val="28"/>
          <w:szCs w:val="28"/>
        </w:rPr>
      </w:pPr>
      <m:oMathPara>
        <m:oMathParaPr>
          <m:jc m:val="left"/>
        </m:oMathParaPr>
        <m:oMath>
          <w:ins w:id="9028" w:author="user pc" w:date="2022-03-27T12:47:00Z">
            <m:r w:rsidR="8B02DA56">
              <w:rPr>
                <w:rFonts w:ascii="Cambria Math" w:cs="Times New Roman" w:hAnsi="Cambria Math"/>
                <w:sz w:val="28"/>
                <w:szCs w:val="28"/>
              </w:rPr>
              <m:t>n=0.183 mole</m:t>
            </m:r>
          </w:ins>
        </m:oMath>
      </m:oMathPara>
    </w:p>
    <w:p>
      <w:pPr>
        <w:pStyle w:val="style0"/>
        <w:rPr>
          <w:ins w:id="9029" w:author="user pc" w:date="2022-03-27T12:48:00Z"/>
          <w:rFonts w:ascii="Times New Roman" w:cs="Times New Roman" w:hAnsi="Times New Roman"/>
          <w:b/>
          <w:sz w:val="28"/>
          <w:szCs w:val="28"/>
        </w:rPr>
      </w:pPr>
    </w:p>
    <w:p>
      <w:pPr>
        <w:pStyle w:val="style0"/>
        <w:rPr>
          <w:rFonts w:ascii="Times New Roman" w:cs="Times New Roman"/>
          <w:sz w:val="28"/>
          <w:szCs w:val="28"/>
          <w:rPrChange w:id="9030" w:author="user pc" w:date="2022-03-15T10:14:00Z">
            <w:rPr/>
          </w:rPrChange>
        </w:rPr>
      </w:pPr>
      <w:r w:rsidRPr="109A2ECD">
        <w:rPr>
          <w:rFonts w:ascii="Times New Roman" w:cs="Times New Roman"/>
          <w:b/>
          <w:sz w:val="28"/>
          <w:szCs w:val="28"/>
          <w:rPrChange w:id="9031" w:author="user pc" w:date="2022-03-15T10:14:00Z">
            <w:rPr>
              <w:b/>
            </w:rPr>
          </w:rPrChange>
        </w:rPr>
        <w:t>Example</w:t>
      </w:r>
      <w:ins w:id="9032" w:author="user pc" w:date="2022-03-27T12:48:00Z">
        <w:r w:rsidR="1A0387F0">
          <w:rPr>
            <w:rFonts w:ascii="Times New Roman" w:cs="Times New Roman" w:hAnsi="Times New Roman"/>
            <w:b/>
            <w:sz w:val="28"/>
            <w:szCs w:val="28"/>
          </w:rPr>
          <w:t xml:space="preserve"> </w:t>
        </w:r>
      </w:ins>
      <w:r w:rsidRPr="2E3B5FEF">
        <w:rPr>
          <w:rFonts w:ascii="Times New Roman" w:cs="Times New Roman"/>
          <w:b/>
          <w:sz w:val="28"/>
          <w:szCs w:val="28"/>
          <w:rPrChange w:id="9033" w:author="user pc" w:date="2022-03-15T10:14:00Z">
            <w:rPr>
              <w:b/>
            </w:rPr>
          </w:rPrChange>
        </w:rPr>
        <w:t>2:</w:t>
      </w:r>
      <w:ins w:id="9034" w:author="user pc" w:date="2022-03-27T12:48:00Z">
        <w:r w:rsidR="2DB35FD3">
          <w:rPr>
            <w:rFonts w:ascii="Times New Roman" w:cs="Times New Roman" w:hAnsi="Times New Roman"/>
            <w:b/>
            <w:sz w:val="28"/>
            <w:szCs w:val="28"/>
          </w:rPr>
          <w:t xml:space="preserve"> </w:t>
        </w:r>
      </w:ins>
      <w:r w:rsidRPr="68BC9B28">
        <w:rPr>
          <w:rFonts w:ascii="Times New Roman" w:cs="Times New Roman"/>
          <w:sz w:val="28"/>
          <w:szCs w:val="28"/>
          <w:rPrChange w:id="9035" w:author="user pc" w:date="2022-03-15T10:14:00Z">
            <w:rPr/>
          </w:rPrChange>
        </w:rPr>
        <w:t>Determine</w:t>
      </w:r>
      <w:ins w:id="9036" w:author="user pc" w:date="2022-03-27T12:48:00Z">
        <w:r w:rsidR="E20B8370">
          <w:rPr>
            <w:rFonts w:ascii="Times New Roman" w:cs="Times New Roman" w:hAnsi="Times New Roman"/>
            <w:sz w:val="28"/>
            <w:szCs w:val="28"/>
          </w:rPr>
          <w:t xml:space="preserve"> </w:t>
        </w:r>
      </w:ins>
      <w:r w:rsidRPr="8407DD76">
        <w:rPr>
          <w:rFonts w:ascii="Times New Roman" w:cs="Times New Roman"/>
          <w:sz w:val="28"/>
          <w:szCs w:val="28"/>
          <w:rPrChange w:id="9037" w:author="user pc" w:date="2022-03-15T10:14:00Z">
            <w:rPr/>
          </w:rPrChange>
        </w:rPr>
        <w:t>the</w:t>
      </w:r>
      <w:ins w:id="9038" w:author="user pc" w:date="2022-03-27T12:48:00Z">
        <w:r w:rsidR="F98017C2">
          <w:rPr>
            <w:rFonts w:ascii="Times New Roman" w:cs="Times New Roman" w:hAnsi="Times New Roman"/>
            <w:sz w:val="28"/>
            <w:szCs w:val="28"/>
          </w:rPr>
          <w:t xml:space="preserve"> </w:t>
        </w:r>
      </w:ins>
      <w:r w:rsidRPr="BD4B02D0">
        <w:rPr>
          <w:rFonts w:ascii="Times New Roman" w:cs="Times New Roman"/>
          <w:sz w:val="28"/>
          <w:szCs w:val="28"/>
          <w:rPrChange w:id="9039" w:author="user pc" w:date="2022-03-15T10:14:00Z">
            <w:rPr/>
          </w:rPrChange>
        </w:rPr>
        <w:t>Celsius</w:t>
      </w:r>
      <w:ins w:id="9040" w:author="user pc" w:date="2022-03-27T12:48:00Z">
        <w:r w:rsidR="C5B199DA">
          <w:rPr>
            <w:rFonts w:ascii="Times New Roman" w:cs="Times New Roman" w:hAnsi="Times New Roman"/>
            <w:sz w:val="28"/>
            <w:szCs w:val="28"/>
          </w:rPr>
          <w:t xml:space="preserve"> </w:t>
        </w:r>
      </w:ins>
      <w:r w:rsidRPr="46EBA9A7">
        <w:rPr>
          <w:rFonts w:ascii="Times New Roman" w:cs="Times New Roman"/>
          <w:sz w:val="28"/>
          <w:szCs w:val="28"/>
          <w:rPrChange w:id="9041" w:author="user pc" w:date="2022-03-15T10:14:00Z">
            <w:rPr/>
          </w:rPrChange>
        </w:rPr>
        <w:t>temperature</w:t>
      </w:r>
      <w:ins w:id="9042" w:author="user pc" w:date="2022-03-27T12:48:00Z">
        <w:r w:rsidR="27E6D903">
          <w:rPr>
            <w:rFonts w:ascii="Times New Roman" w:cs="Times New Roman" w:hAnsi="Times New Roman"/>
            <w:sz w:val="28"/>
            <w:szCs w:val="28"/>
          </w:rPr>
          <w:t xml:space="preserve"> </w:t>
        </w:r>
      </w:ins>
      <w:r w:rsidRPr="871E4F9E">
        <w:rPr>
          <w:rFonts w:ascii="Times New Roman" w:cs="Times New Roman"/>
          <w:sz w:val="28"/>
          <w:szCs w:val="28"/>
          <w:rPrChange w:id="9043" w:author="user pc" w:date="2022-03-15T10:14:00Z">
            <w:rPr/>
          </w:rPrChange>
        </w:rPr>
        <w:t>of</w:t>
      </w:r>
      <w:ins w:id="9044" w:author="user pc" w:date="2022-03-27T12:48:00Z">
        <w:r w:rsidR="B8165159">
          <w:rPr>
            <w:rFonts w:ascii="Times New Roman" w:cs="Times New Roman" w:hAnsi="Times New Roman"/>
            <w:sz w:val="28"/>
            <w:szCs w:val="28"/>
          </w:rPr>
          <w:t xml:space="preserve"> </w:t>
        </w:r>
      </w:ins>
      <w:r w:rsidRPr="898C9D9E">
        <w:rPr>
          <w:rFonts w:ascii="Times New Roman" w:cs="Times New Roman"/>
          <w:sz w:val="28"/>
          <w:szCs w:val="28"/>
          <w:rPrChange w:id="9045" w:author="user pc" w:date="2022-03-15T10:14:00Z">
            <w:rPr/>
          </w:rPrChange>
        </w:rPr>
        <w:t>2.49</w:t>
      </w:r>
      <w:ins w:id="9046" w:author="user pc" w:date="2022-03-27T12:48:00Z">
        <w:r w:rsidR="AEE1D816">
          <w:rPr>
            <w:rFonts w:ascii="Times New Roman" w:cs="Times New Roman" w:hAnsi="Times New Roman"/>
            <w:sz w:val="28"/>
            <w:szCs w:val="28"/>
          </w:rPr>
          <w:t xml:space="preserve"> </w:t>
        </w:r>
      </w:ins>
      <w:r w:rsidRPr="DAEF1C74">
        <w:rPr>
          <w:rFonts w:ascii="Times New Roman" w:cs="Times New Roman"/>
          <w:sz w:val="28"/>
          <w:szCs w:val="28"/>
          <w:rPrChange w:id="9047" w:author="user pc" w:date="2022-03-15T10:14:00Z">
            <w:rPr/>
          </w:rPrChange>
        </w:rPr>
        <w:t>moles</w:t>
      </w:r>
      <w:ins w:id="9048" w:author="user pc" w:date="2022-03-27T12:48:00Z">
        <w:r w:rsidR="3B87AD62">
          <w:rPr>
            <w:rFonts w:ascii="Times New Roman" w:cs="Times New Roman" w:hAnsi="Times New Roman"/>
            <w:sz w:val="28"/>
            <w:szCs w:val="28"/>
          </w:rPr>
          <w:t xml:space="preserve"> </w:t>
        </w:r>
      </w:ins>
      <w:r w:rsidRPr="5772A093">
        <w:rPr>
          <w:rFonts w:ascii="Times New Roman" w:cs="Times New Roman"/>
          <w:sz w:val="28"/>
          <w:szCs w:val="28"/>
          <w:rPrChange w:id="9049" w:author="user pc" w:date="2022-03-15T10:14:00Z">
            <w:rPr/>
          </w:rPrChange>
        </w:rPr>
        <w:t>of</w:t>
      </w:r>
      <w:ins w:id="9050" w:author="user pc" w:date="2022-03-27T12:48:00Z">
        <w:r w:rsidR="35D0936E">
          <w:rPr>
            <w:rFonts w:ascii="Times New Roman" w:cs="Times New Roman" w:hAnsi="Times New Roman"/>
            <w:sz w:val="28"/>
            <w:szCs w:val="28"/>
          </w:rPr>
          <w:t xml:space="preserve"> </w:t>
        </w:r>
      </w:ins>
      <w:r w:rsidRPr="92B2F2B5">
        <w:rPr>
          <w:rFonts w:ascii="Times New Roman" w:cs="Times New Roman"/>
          <w:sz w:val="28"/>
          <w:szCs w:val="28"/>
          <w:rPrChange w:id="9051" w:author="user pc" w:date="2022-03-15T10:14:00Z">
            <w:rPr/>
          </w:rPrChange>
        </w:rPr>
        <w:t>gas</w:t>
      </w:r>
      <w:ins w:id="9052" w:author="user pc" w:date="2022-03-27T12:48:00Z">
        <w:r w:rsidR="025A9119">
          <w:rPr>
            <w:rFonts w:ascii="Times New Roman" w:cs="Times New Roman" w:hAnsi="Times New Roman"/>
            <w:sz w:val="28"/>
            <w:szCs w:val="28"/>
          </w:rPr>
          <w:t xml:space="preserve"> </w:t>
        </w:r>
      </w:ins>
      <w:r w:rsidRPr="EC2C646F">
        <w:rPr>
          <w:rFonts w:ascii="Times New Roman" w:cs="Times New Roman"/>
          <w:sz w:val="28"/>
          <w:szCs w:val="28"/>
          <w:rPrChange w:id="9053" w:author="user pc" w:date="2022-03-15T10:14:00Z">
            <w:rPr/>
          </w:rPrChange>
        </w:rPr>
        <w:t>contained</w:t>
      </w:r>
      <w:ins w:id="9054" w:author="user pc" w:date="2022-03-27T12:48:00Z">
        <w:r w:rsidR="C1F91678">
          <w:rPr>
            <w:rFonts w:ascii="Times New Roman" w:cs="Times New Roman" w:hAnsi="Times New Roman"/>
            <w:sz w:val="28"/>
            <w:szCs w:val="28"/>
          </w:rPr>
          <w:t xml:space="preserve"> </w:t>
        </w:r>
      </w:ins>
      <w:r w:rsidRPr="228B6AF6">
        <w:rPr>
          <w:rFonts w:ascii="Times New Roman" w:cs="Times New Roman"/>
          <w:sz w:val="28"/>
          <w:szCs w:val="28"/>
          <w:rPrChange w:id="9055" w:author="user pc" w:date="2022-03-15T10:14:00Z">
            <w:rPr/>
          </w:rPrChange>
        </w:rPr>
        <w:t>in</w:t>
      </w:r>
      <w:ins w:id="9056" w:author="user pc" w:date="2022-03-27T12:48:00Z">
        <w:r w:rsidR="AE0D63F4">
          <w:rPr>
            <w:rFonts w:ascii="Times New Roman" w:cs="Times New Roman" w:hAnsi="Times New Roman"/>
            <w:sz w:val="28"/>
            <w:szCs w:val="28"/>
          </w:rPr>
          <w:t xml:space="preserve"> </w:t>
        </w:r>
      </w:ins>
      <w:r w:rsidRPr="342AD7A2">
        <w:rPr>
          <w:rFonts w:ascii="Times New Roman" w:cs="Times New Roman"/>
          <w:sz w:val="28"/>
          <w:szCs w:val="28"/>
          <w:rPrChange w:id="9057" w:author="user pc" w:date="2022-03-15T10:14:00Z">
            <w:rPr/>
          </w:rPrChange>
        </w:rPr>
        <w:t>a</w:t>
      </w:r>
      <w:ins w:id="9058" w:author="user pc" w:date="2022-03-27T12:48:00Z">
        <w:r w:rsidR="83ABE8DC">
          <w:rPr>
            <w:rFonts w:ascii="Times New Roman" w:cs="Times New Roman" w:hAnsi="Times New Roman"/>
            <w:sz w:val="28"/>
            <w:szCs w:val="28"/>
          </w:rPr>
          <w:t xml:space="preserve"> 1</w:t>
        </w:r>
      </w:ins>
      <w:r w:rsidRPr="C4BA24F5">
        <w:rPr>
          <w:rFonts w:ascii="Times New Roman" w:cs="Times New Roman"/>
          <w:sz w:val="28"/>
          <w:szCs w:val="28"/>
          <w:rPrChange w:id="9059" w:author="user pc" w:date="2022-03-15T10:14:00Z">
            <w:rPr/>
          </w:rPrChange>
        </w:rPr>
        <w:t>.OOL</w:t>
      </w:r>
      <w:ins w:id="9060" w:author="user pc" w:date="2022-03-27T12:48:00Z">
        <w:r w:rsidR="E3DDDC9E">
          <w:rPr>
            <w:rFonts w:ascii="Times New Roman" w:cs="Times New Roman" w:hAnsi="Times New Roman"/>
            <w:sz w:val="28"/>
            <w:szCs w:val="28"/>
          </w:rPr>
          <w:t xml:space="preserve"> </w:t>
        </w:r>
      </w:ins>
      <w:r w:rsidRPr="E7016033">
        <w:rPr>
          <w:rFonts w:ascii="Times New Roman" w:cs="Times New Roman"/>
          <w:sz w:val="28"/>
          <w:szCs w:val="28"/>
          <w:rPrChange w:id="9061" w:author="user pc" w:date="2022-03-15T10:14:00Z">
            <w:rPr/>
          </w:rPrChange>
        </w:rPr>
        <w:t>container</w:t>
      </w:r>
      <w:ins w:id="9062" w:author="user pc" w:date="2022-03-27T12:48:00Z">
        <w:r w:rsidR="87212E02">
          <w:rPr>
            <w:rFonts w:ascii="Times New Roman" w:cs="Times New Roman" w:hAnsi="Times New Roman"/>
            <w:sz w:val="28"/>
            <w:szCs w:val="28"/>
          </w:rPr>
          <w:t xml:space="preserve"> </w:t>
        </w:r>
      </w:ins>
      <w:r w:rsidRPr="F7C7CAC9">
        <w:rPr>
          <w:rFonts w:ascii="Times New Roman" w:cs="Times New Roman"/>
          <w:sz w:val="28"/>
          <w:szCs w:val="28"/>
          <w:rPrChange w:id="9063" w:author="user pc" w:date="2022-03-15T10:14:00Z">
            <w:rPr/>
          </w:rPrChange>
        </w:rPr>
        <w:t>at</w:t>
      </w:r>
      <w:ins w:id="9064" w:author="user pc" w:date="2022-03-27T12:48:00Z">
        <w:r w:rsidR="1C36161D">
          <w:rPr>
            <w:rFonts w:ascii="Times New Roman" w:cs="Times New Roman" w:hAnsi="Times New Roman"/>
            <w:sz w:val="28"/>
            <w:szCs w:val="28"/>
          </w:rPr>
          <w:t xml:space="preserve"> </w:t>
        </w:r>
      </w:ins>
      <w:r w:rsidRPr="8F063417">
        <w:rPr>
          <w:rFonts w:ascii="Times New Roman" w:cs="Times New Roman"/>
          <w:sz w:val="28"/>
          <w:szCs w:val="28"/>
          <w:rPrChange w:id="9065" w:author="user pc" w:date="2022-03-15T10:14:00Z">
            <w:rPr/>
          </w:rPrChange>
        </w:rPr>
        <w:t>a</w:t>
      </w:r>
      <w:ins w:id="9066" w:author="user pc" w:date="2022-03-27T12:48:00Z">
        <w:r w:rsidR="4889B8D7">
          <w:rPr>
            <w:rFonts w:ascii="Times New Roman" w:cs="Times New Roman" w:hAnsi="Times New Roman"/>
            <w:sz w:val="28"/>
            <w:szCs w:val="28"/>
          </w:rPr>
          <w:t xml:space="preserve"> </w:t>
        </w:r>
      </w:ins>
      <w:r w:rsidRPr="123B935B">
        <w:rPr>
          <w:rFonts w:ascii="Times New Roman" w:cs="Times New Roman"/>
          <w:sz w:val="28"/>
          <w:szCs w:val="28"/>
          <w:rPrChange w:id="9067" w:author="user pc" w:date="2022-03-15T10:14:00Z">
            <w:rPr/>
          </w:rPrChange>
        </w:rPr>
        <w:t>pressure</w:t>
      </w:r>
      <w:ins w:id="9068" w:author="user pc" w:date="2022-03-27T12:48:00Z">
        <w:r w:rsidR="41F35336">
          <w:rPr>
            <w:rFonts w:ascii="Times New Roman" w:cs="Times New Roman" w:hAnsi="Times New Roman"/>
            <w:sz w:val="28"/>
            <w:szCs w:val="28"/>
          </w:rPr>
          <w:t xml:space="preserve"> </w:t>
        </w:r>
      </w:ins>
      <w:r w:rsidRPr="C62F62C7">
        <w:rPr>
          <w:rFonts w:ascii="Times New Roman" w:cs="Times New Roman"/>
          <w:sz w:val="28"/>
          <w:szCs w:val="28"/>
          <w:rPrChange w:id="9069" w:author="user pc" w:date="2022-03-15T10:14:00Z">
            <w:rPr/>
          </w:rPrChange>
        </w:rPr>
        <w:t>of</w:t>
      </w:r>
      <w:ins w:id="9070" w:author="user pc" w:date="2022-03-27T12:49:00Z">
        <w:r w:rsidR="613717D0">
          <w:rPr>
            <w:rFonts w:ascii="Times New Roman" w:cs="Times New Roman" w:hAnsi="Times New Roman"/>
            <w:sz w:val="28"/>
            <w:szCs w:val="28"/>
          </w:rPr>
          <w:t xml:space="preserve"> </w:t>
        </w:r>
      </w:ins>
      <w:r w:rsidRPr="8323F814">
        <w:rPr>
          <w:rFonts w:ascii="Times New Roman" w:cs="Times New Roman"/>
          <w:sz w:val="28"/>
          <w:szCs w:val="28"/>
          <w:rPrChange w:id="9071" w:author="user pc" w:date="2022-03-15T10:14:00Z">
            <w:rPr/>
          </w:rPrChange>
        </w:rPr>
        <w:t>143kPa.</w:t>
      </w:r>
    </w:p>
    <w:p>
      <w:pPr>
        <w:pStyle w:val="style0"/>
        <w:rPr>
          <w:rFonts w:ascii="Times New Roman" w:cs="Times New Roman" w:hAnsi="Times New Roman"/>
          <w:b/>
          <w:sz w:val="28"/>
          <w:szCs w:val="28"/>
        </w:rPr>
      </w:pPr>
    </w:p>
    <w:p>
      <w:pPr>
        <w:pStyle w:val="style0"/>
        <w:rPr>
          <w:rFonts w:ascii="Times New Roman" w:cs="Times New Roman"/>
          <w:sz w:val="28"/>
          <w:szCs w:val="28"/>
          <w:rPrChange w:id="9072" w:author="user pc" w:date="2022-03-15T10:14:00Z">
            <w:rPr/>
          </w:rPrChange>
        </w:rPr>
      </w:pPr>
      <w:r w:rsidRPr="B8BE640C">
        <w:rPr>
          <w:rFonts w:ascii="Times New Roman" w:cs="Times New Roman"/>
          <w:b/>
          <w:sz w:val="28"/>
          <w:szCs w:val="28"/>
          <w:rPrChange w:id="9073" w:author="user pc" w:date="2022-03-15T10:14:00Z">
            <w:rPr>
              <w:b/>
            </w:rPr>
          </w:rPrChange>
        </w:rPr>
        <w:t>Solution</w:t>
      </w:r>
    </w:p>
    <w:p>
      <w:pPr>
        <w:pStyle w:val="style0"/>
        <w:rPr>
          <w:ins w:id="9074" w:author="user pc" w:date="2022-03-27T12:53:00Z"/>
          <w:rFonts w:ascii="Times New Roman" w:cs="Times New Roman" w:hAnsi="Times New Roman"/>
          <w:sz w:val="28"/>
          <w:szCs w:val="28"/>
        </w:rPr>
      </w:pPr>
      <w:r w:rsidRPr="BD8891D7">
        <w:rPr>
          <w:rFonts w:ascii="Times New Roman" w:cs="Times New Roman"/>
          <w:sz w:val="28"/>
          <w:szCs w:val="28"/>
          <w:rPrChange w:id="9075" w:author="user pc" w:date="2022-03-15T10:14:00Z">
            <w:rPr/>
          </w:rPrChange>
        </w:rPr>
        <w:t>PV</w:t>
      </w:r>
      <w:ins w:id="9076" w:author="user pc" w:date="2022-03-27T12:49:00Z">
        <w:r w:rsidR="97396216">
          <w:rPr>
            <w:rFonts w:ascii="Times New Roman" w:cs="Times New Roman" w:hAnsi="Times New Roman"/>
            <w:sz w:val="28"/>
            <w:szCs w:val="28"/>
          </w:rPr>
          <w:t xml:space="preserve"> </w:t>
        </w:r>
      </w:ins>
      <w:r w:rsidRPr="9515401C">
        <w:rPr>
          <w:rFonts w:ascii="Times New Roman" w:cs="Times New Roman"/>
          <w:sz w:val="28"/>
          <w:szCs w:val="28"/>
          <w:rPrChange w:id="9077" w:author="user pc" w:date="2022-03-15T10:14:00Z">
            <w:rPr/>
          </w:rPrChange>
        </w:rPr>
        <w:t>=</w:t>
      </w:r>
      <w:ins w:id="9078" w:author="user pc" w:date="2022-03-27T12:49:00Z">
        <w:r w:rsidR="6585A784">
          <w:rPr>
            <w:rFonts w:ascii="Times New Roman" w:cs="Times New Roman" w:hAnsi="Times New Roman"/>
            <w:sz w:val="28"/>
            <w:szCs w:val="28"/>
          </w:rPr>
          <w:t xml:space="preserve"> </w:t>
        </w:r>
      </w:ins>
      <w:r w:rsidRPr="81E85131">
        <w:rPr>
          <w:rFonts w:ascii="Times New Roman" w:cs="Times New Roman"/>
          <w:sz w:val="28"/>
          <w:szCs w:val="28"/>
          <w:rPrChange w:id="9079" w:author="user pc" w:date="2022-03-15T10:14:00Z">
            <w:rPr/>
          </w:rPrChange>
        </w:rPr>
        <w:t>nRT</w:t>
      </w:r>
    </w:p>
    <w:p>
      <w:pPr>
        <w:pStyle w:val="style0"/>
        <w:rPr>
          <w:rFonts w:ascii="Times New Roman" w:cs="Times New Roman" w:hAnsi="Times New Roman"/>
          <w:sz w:val="28"/>
          <w:szCs w:val="28"/>
        </w:rPr>
      </w:pPr>
      <m:oMathPara>
        <m:oMathParaPr>
          <m:jc m:val="left"/>
        </m:oMathParaPr>
        <m:oMath>
          <w:ins w:id="9080" w:author="user pc" w:date="2022-03-27T12:53:00Z">
            <m:r w:rsidR="75AD7621">
              <w:rPr>
                <w:rFonts w:ascii="Cambria Math" w:cs="Times New Roman" w:hAnsi="Cambria Math"/>
                <w:sz w:val="28"/>
                <w:szCs w:val="28"/>
              </w:rPr>
              <m:t xml:space="preserve">Recall that R will be </m:t>
            </m:r>
          </w:ins>
          <w:ins w:id="9081" w:author="user pc" w:date="2022-03-27T12:54:00Z">
            <m:r w:rsidR="422DA4EA">
              <w:rPr>
                <w:rFonts w:ascii="Cambria Math" w:cs="Times New Roman" w:hAnsi="Cambria Math"/>
                <w:sz w:val="28"/>
                <w:szCs w:val="28"/>
              </w:rPr>
              <m:t>8.314</m:t>
            </m:r>
          </w:ins>
          <w:ins w:id="9082" w:author="user pc" w:date="2022-03-27T12:54:00Z">
            <m:r w:rsidR="EF5EAE76">
              <m:rPr>
                <m:sty m:val="p"/>
              </m:rPr>
              <w:rPr>
                <w:rFonts w:ascii="Cambria Math" w:cs="Times New Roman" w:hAnsi="Cambria Math"/>
                <w:sz w:val="28"/>
                <w:szCs w:val="28"/>
              </w:rPr>
              <m:t>L.</m:t>
            </m:r>
          </w:ins>
          <m:f>
            <m:fPr>
              <m:ctrlPr>
                <w:ins w:id="9083" w:author="user pc" w:date="2022-03-27T12:54:00Z">
                  <w:rPr>
                    <w:rFonts w:ascii="Cambria Math" w:cs="Times New Roman" w:hAnsi="Cambria Math"/>
                    <w:sz w:val="28"/>
                    <w:szCs w:val="28"/>
                  </w:rPr>
                </w:ins>
              </m:ctrlPr>
            </m:fPr>
            <m:num>
              <w:ins w:id="9084" w:author="user pc" w:date="2022-03-27T12:54:00Z">
                <m:r w:rsidR="40581CD6">
                  <m:rPr>
                    <m:sty m:val="p"/>
                  </m:rPr>
                  <w:rPr>
                    <w:rFonts w:ascii="Cambria Math" w:cs="Times New Roman" w:hAnsi="Cambria Math"/>
                    <w:sz w:val="28"/>
                    <w:szCs w:val="28"/>
                  </w:rPr>
                  <m:t>kPa</m:t>
                </m:r>
              </w:ins>
            </m:num>
            <m:den>
              <w:ins w:id="9085" w:author="user pc" w:date="2022-03-27T12:54:00Z">
                <m:r w:rsidR="64DB7CBA">
                  <m:rPr>
                    <m:sty m:val="p"/>
                  </m:rPr>
                  <w:rPr>
                    <w:rFonts w:ascii="Cambria Math" w:cs="Times New Roman" w:hAnsi="Cambria Math"/>
                    <w:sz w:val="28"/>
                    <w:szCs w:val="28"/>
                  </w:rPr>
                  <m:t>mol</m:t>
                </m:r>
              </w:ins>
            </m:den>
          </m:f>
          <w:ins w:id="9086" w:author="user pc" w:date="2022-03-27T12:54:00Z">
            <m:r w:rsidR="754CD7C2">
              <m:rPr>
                <m:sty m:val="p"/>
              </m:rPr>
              <w:rPr>
                <w:rFonts w:ascii="Cambria Math" w:cs="Times New Roman" w:hAnsi="Cambria Math"/>
                <w:sz w:val="28"/>
                <w:szCs w:val="28"/>
              </w:rPr>
              <m:t>.K</m:t>
            </m:r>
          </w:ins>
          <w:ins w:id="9087" w:author="user pc" w:date="2022-03-27T12:55:00Z">
            <m:r w:rsidR="397C6930">
              <m:rPr>
                <m:sty m:val="p"/>
              </m:rPr>
              <w:rPr>
                <w:rFonts w:ascii="Cambria Math" w:cs="Times New Roman" w:hAnsi="Cambria Math"/>
                <w:sz w:val="28"/>
                <w:szCs w:val="28"/>
              </w:rPr>
              <m:t xml:space="preserve"> to </m:t>
            </m:r>
          </w:ins>
          <w:ins w:id="9088" w:author="user pc" w:date="2022-03-27T12:56:00Z">
            <m:r w:rsidR="AB517D4D">
              <m:rPr>
                <m:sty m:val="p"/>
              </m:rPr>
              <w:rPr>
                <w:rFonts w:ascii="Cambria Math" w:cs="Times New Roman" w:hAnsi="Cambria Math"/>
                <w:sz w:val="28"/>
                <w:szCs w:val="28"/>
              </w:rPr>
              <m:t>be in line with the</m:t>
            </m:r>
          </w:ins>
        </m:oMath>
      </m:oMathPara>
    </w:p>
    <w:p>
      <w:pPr>
        <w:pStyle w:val="style0"/>
        <w:rPr>
          <w:rFonts w:ascii="Times New Roman" w:cs="Times New Roman"/>
          <w:sz w:val="28"/>
          <w:szCs w:val="28"/>
          <w:rPrChange w:id="9089" w:author="user pc" w:date="2022-03-15T10:14:00Z">
            <w:rPr/>
          </w:rPrChange>
        </w:rPr>
      </w:pPr>
      <m:oMathPara>
        <m:oMathParaPr>
          <m:jc m:val="left"/>
        </m:oMathParaPr>
        <m:oMath>
          <w:ins w:id="9090" w:author="user pc" w:date="2022-03-27T12:56:00Z">
            <m:r w:rsidR="8EEC9884">
              <m:rPr>
                <m:sty m:val="p"/>
              </m:rPr>
              <w:rPr>
                <w:rFonts w:ascii="Cambria Math" w:cs="Times New Roman" w:hAnsi="Cambria Math"/>
                <w:sz w:val="28"/>
                <w:szCs w:val="28"/>
              </w:rPr>
              <m:t xml:space="preserve"> given units in the question.</m:t>
            </m:r>
          </w:ins>
        </m:oMath>
      </m:oMathPara>
    </w:p>
    <w:p>
      <w:pPr>
        <w:pStyle w:val="style0"/>
        <w:rPr>
          <w:ins w:id="9091" w:author="user pc" w:date="2022-03-27T12:49:00Z"/>
          <w:rFonts w:ascii="Times New Roman" w:cs="Times New Roman" w:hAnsi="Times New Roman"/>
          <w:sz w:val="28"/>
          <w:szCs w:val="28"/>
        </w:rPr>
      </w:pPr>
      <m:oMathPara>
        <m:oMathParaPr>
          <m:jc m:val="left"/>
        </m:oMathParaPr>
        <m:oMath>
          <w:ins w:id="9092" w:author="user pc" w:date="2022-03-27T12:50:00Z">
            <m:r w:rsidR="E40225F3">
              <w:rPr>
                <w:rFonts w:ascii="Cambria Math" w:cs="Times New Roman" w:hAnsi="Cambria Math"/>
                <w:sz w:val="28"/>
                <w:szCs w:val="28"/>
              </w:rPr>
              <m:t xml:space="preserve">T= </m:t>
            </m:r>
          </w:ins>
          <m:f>
            <m:fPr>
              <m:ctrlPr>
                <w:ins w:id="9093" w:author="user pc" w:date="2022-03-27T12:50:00Z">
                  <w:rPr>
                    <w:rFonts w:ascii="Cambria Math" w:cs="Times New Roman" w:hAnsi="Cambria Math"/>
                    <w:i/>
                    <w:sz w:val="28"/>
                    <w:szCs w:val="28"/>
                  </w:rPr>
                </w:ins>
              </m:ctrlPr>
            </m:fPr>
            <m:num>
              <w:ins w:id="9094" w:author="user pc" w:date="2022-03-27T12:50:00Z">
                <m:r w:rsidR="1F3626B5">
                  <w:rPr>
                    <w:rFonts w:ascii="Cambria Math" w:cs="Times New Roman" w:hAnsi="Cambria Math"/>
                    <w:sz w:val="28"/>
                    <w:szCs w:val="28"/>
                  </w:rPr>
                  <m:t>PV</m:t>
                </m:r>
              </w:ins>
            </m:num>
            <m:den>
              <w:ins w:id="9095" w:author="user pc" w:date="2022-03-27T12:50:00Z">
                <m:r w:rsidR="470D6A52">
                  <w:rPr>
                    <w:rFonts w:ascii="Cambria Math" w:cs="Times New Roman" w:hAnsi="Cambria Math"/>
                    <w:sz w:val="28"/>
                    <w:szCs w:val="28"/>
                  </w:rPr>
                  <m:t>nR</m:t>
                </m:r>
              </w:ins>
            </m:den>
          </m:f>
        </m:oMath>
      </m:oMathPara>
    </w:p>
    <w:p>
      <w:pPr>
        <w:pStyle w:val="style0"/>
        <w:rPr>
          <w:ins w:id="9096" w:author="user pc" w:date="2022-03-27T12:51:00Z"/>
          <w:rFonts w:ascii="Times New Roman" w:cs="Times New Roman" w:hAnsi="Times New Roman"/>
          <w:sz w:val="28"/>
          <w:szCs w:val="28"/>
        </w:rPr>
      </w:pPr>
      <m:oMathPara>
        <m:oMathParaPr>
          <m:jc m:val="left"/>
        </m:oMathParaPr>
        <m:oMath>
          <w:ins w:id="9097" w:author="user pc" w:date="2022-03-27T12:51:00Z">
            <m:r w:rsidR="347BF2B9">
              <w:rPr>
                <w:rFonts w:ascii="Cambria Math" w:cs="Times New Roman" w:hAnsi="Cambria Math"/>
                <w:sz w:val="28"/>
                <w:szCs w:val="28"/>
              </w:rPr>
              <m:t xml:space="preserve">T= </m:t>
            </m:r>
          </w:ins>
          <m:f>
            <m:fPr>
              <m:ctrlPr>
                <w:ins w:id="9098" w:author="user pc" w:date="2022-03-27T12:51:00Z">
                  <w:rPr>
                    <w:rFonts w:ascii="Cambria Math" w:cs="Times New Roman" w:hAnsi="Cambria Math"/>
                    <w:i/>
                    <w:sz w:val="28"/>
                    <w:szCs w:val="28"/>
                  </w:rPr>
                </w:ins>
              </m:ctrlPr>
            </m:fPr>
            <m:num>
              <w:ins w:id="9099" w:author="user pc" w:date="2022-03-27T12:51:00Z">
                <m:r w:rsidR="185B6A06">
                  <w:rPr>
                    <w:rFonts w:ascii="Cambria Math" w:cs="Times New Roman" w:hAnsi="Cambria Math"/>
                    <w:sz w:val="28"/>
                    <w:szCs w:val="28"/>
                  </w:rPr>
                  <m:t>143 ×1.0</m:t>
                </m:r>
              </w:ins>
            </m:num>
            <m:den>
              <w:ins w:id="9100" w:author="user pc" w:date="2022-03-27T12:51:00Z">
                <m:r w:rsidR="85FA274C">
                  <w:rPr>
                    <w:rFonts w:ascii="Cambria Math" w:cs="Times New Roman" w:hAnsi="Cambria Math"/>
                    <w:sz w:val="28"/>
                    <w:szCs w:val="28"/>
                  </w:rPr>
                  <m:t>2.49 ×8</m:t>
                </m:r>
              </w:ins>
              <w:ins w:id="9101" w:author="user pc" w:date="2022-03-27T12:52:00Z">
                <m:r w:rsidR="AE90DFC5">
                  <w:rPr>
                    <w:rFonts w:ascii="Cambria Math" w:cs="Times New Roman" w:hAnsi="Cambria Math"/>
                    <w:sz w:val="28"/>
                    <w:szCs w:val="28"/>
                  </w:rPr>
                  <m:t>.314</m:t>
                </m:r>
              </w:ins>
            </m:den>
          </m:f>
        </m:oMath>
      </m:oMathPara>
    </w:p>
    <w:p>
      <w:pPr>
        <w:pStyle w:val="style0"/>
        <w:rPr>
          <w:ins w:id="9102" w:author="user pc" w:date="2022-03-27T12:50:00Z"/>
          <w:rFonts w:ascii="Times New Roman" w:cs="Times New Roman" w:hAnsi="Times New Roman"/>
          <w:sz w:val="28"/>
          <w:szCs w:val="28"/>
        </w:rPr>
      </w:pPr>
      <m:oMathPara>
        <m:oMathParaPr>
          <m:jc m:val="left"/>
        </m:oMathParaPr>
        <m:oMath>
          <w:ins w:id="9103" w:author="user pc" w:date="2022-03-27T12:58:00Z">
            <m:r w:rsidR="77AE488E">
              <w:rPr>
                <w:rFonts w:ascii="Cambria Math" w:cs="Times New Roman" w:hAnsi="Cambria Math"/>
                <w:sz w:val="28"/>
                <w:szCs w:val="28"/>
              </w:rPr>
              <m:t>T=6.91K</m:t>
            </m:r>
          </w:ins>
        </m:oMath>
      </m:oMathPara>
    </w:p>
    <w:p>
      <w:pPr>
        <w:pStyle w:val="style0"/>
        <w:rPr>
          <w:rFonts w:ascii="Times New Roman" w:cs="Times New Roman"/>
          <w:sz w:val="28"/>
          <w:szCs w:val="28"/>
          <w:rPrChange w:id="9104" w:author="user pc" w:date="2022-03-15T10:14:00Z">
            <w:rPr/>
          </w:rPrChange>
        </w:rPr>
      </w:pPr>
      <w:r w:rsidRPr="494DA1A3">
        <w:rPr>
          <w:rFonts w:ascii="Times New Roman" w:cs="Times New Roman"/>
          <w:sz w:val="28"/>
          <w:szCs w:val="28"/>
          <w:rPrChange w:id="9105" w:author="user pc" w:date="2022-03-15T10:14:00Z">
            <w:rPr/>
          </w:rPrChange>
        </w:rPr>
        <w:t>K</w:t>
      </w:r>
      <w:ins w:id="9106" w:author="user pc" w:date="2022-03-27T12:58:00Z">
        <w:r w:rsidR="10D1B1A6">
          <w:rPr>
            <w:rFonts w:ascii="Times New Roman" w:cs="Times New Roman" w:hAnsi="Times New Roman"/>
            <w:sz w:val="28"/>
            <w:szCs w:val="28"/>
          </w:rPr>
          <w:t xml:space="preserve"> </w:t>
        </w:r>
      </w:ins>
      <w:r w:rsidRPr="7F829AD3">
        <w:rPr>
          <w:rFonts w:ascii="Times New Roman" w:cs="Times New Roman"/>
          <w:sz w:val="28"/>
          <w:szCs w:val="28"/>
          <w:rPrChange w:id="9107" w:author="user pc" w:date="2022-03-15T10:14:00Z">
            <w:rPr/>
          </w:rPrChange>
        </w:rPr>
        <w:t>=</w:t>
      </w:r>
      <w:ins w:id="9108" w:author="user pc" w:date="2022-03-27T12:58:00Z">
        <w:r w:rsidR="4B1EDAA6">
          <w:rPr>
            <w:rFonts w:ascii="Times New Roman" w:cs="Times New Roman" w:hAnsi="Times New Roman"/>
            <w:sz w:val="28"/>
            <w:szCs w:val="28"/>
          </w:rPr>
          <w:t xml:space="preserve"> </w:t>
        </w:r>
      </w:ins>
      <w:r w:rsidRPr="FFA804A2">
        <w:rPr>
          <w:rFonts w:ascii="Times New Roman" w:cs="Times New Roman"/>
          <w:sz w:val="28"/>
          <w:szCs w:val="28"/>
          <w:rPrChange w:id="9109" w:author="user pc" w:date="2022-03-15T10:14:00Z">
            <w:rPr/>
          </w:rPrChange>
        </w:rPr>
        <w:t>°C</w:t>
      </w:r>
      <w:ins w:id="9110" w:author="user pc" w:date="2022-03-27T12:58:00Z">
        <w:r w:rsidR="F42A45EE">
          <w:rPr>
            <w:rFonts w:ascii="Times New Roman" w:cs="Times New Roman" w:hAnsi="Times New Roman"/>
            <w:sz w:val="28"/>
            <w:szCs w:val="28"/>
          </w:rPr>
          <w:t xml:space="preserve"> </w:t>
        </w:r>
      </w:ins>
      <w:r w:rsidRPr="705BC40F">
        <w:rPr>
          <w:rFonts w:ascii="Times New Roman" w:cs="Times New Roman"/>
          <w:sz w:val="28"/>
          <w:szCs w:val="28"/>
          <w:rPrChange w:id="9111" w:author="user pc" w:date="2022-03-15T10:14:00Z">
            <w:rPr/>
          </w:rPrChange>
        </w:rPr>
        <w:t>+</w:t>
      </w:r>
      <w:ins w:id="9112" w:author="user pc" w:date="2022-03-27T12:58:00Z">
        <w:r w:rsidR="DE64074C">
          <w:rPr>
            <w:rFonts w:ascii="Times New Roman" w:cs="Times New Roman" w:hAnsi="Times New Roman"/>
            <w:sz w:val="28"/>
            <w:szCs w:val="28"/>
          </w:rPr>
          <w:t xml:space="preserve"> </w:t>
        </w:r>
      </w:ins>
      <w:r w:rsidRPr="EEA7626F">
        <w:rPr>
          <w:rFonts w:ascii="Times New Roman" w:cs="Times New Roman"/>
          <w:sz w:val="28"/>
          <w:szCs w:val="28"/>
          <w:rPrChange w:id="9113" w:author="user pc" w:date="2022-03-15T10:14:00Z">
            <w:rPr/>
          </w:rPrChange>
        </w:rPr>
        <w:t>273</w:t>
      </w:r>
    </w:p>
    <w:p>
      <w:pPr>
        <w:pStyle w:val="style0"/>
        <w:rPr>
          <w:rFonts w:ascii="Times New Roman" w:cs="Times New Roman"/>
          <w:sz w:val="28"/>
          <w:szCs w:val="28"/>
          <w:rPrChange w:id="9114" w:author="user pc" w:date="2022-03-15T10:14:00Z">
            <w:rPr/>
          </w:rPrChange>
        </w:rPr>
      </w:pPr>
      <w:r w:rsidRPr="C76DC736">
        <w:rPr>
          <w:rFonts w:ascii="Times New Roman" w:cs="Times New Roman"/>
          <w:sz w:val="28"/>
          <w:szCs w:val="28"/>
          <w:rPrChange w:id="9115" w:author="user pc" w:date="2022-03-15T10:14:00Z">
            <w:rPr/>
          </w:rPrChange>
        </w:rPr>
        <w:t>°C</w:t>
      </w:r>
      <w:ins w:id="9116" w:author="user pc" w:date="2022-03-27T12:59:00Z">
        <w:r w:rsidR="F2BFA228">
          <w:rPr>
            <w:rFonts w:ascii="Times New Roman" w:cs="Times New Roman" w:hAnsi="Times New Roman"/>
            <w:sz w:val="28"/>
            <w:szCs w:val="28"/>
          </w:rPr>
          <w:t xml:space="preserve"> </w:t>
        </w:r>
      </w:ins>
      <w:r w:rsidRPr="5EBA12A6">
        <w:rPr>
          <w:rFonts w:ascii="Times New Roman" w:cs="Times New Roman"/>
          <w:sz w:val="28"/>
          <w:szCs w:val="28"/>
          <w:rPrChange w:id="9117" w:author="user pc" w:date="2022-03-15T10:14:00Z">
            <w:rPr/>
          </w:rPrChange>
        </w:rPr>
        <w:t>=</w:t>
      </w:r>
      <w:ins w:id="9118" w:author="user pc" w:date="2022-03-27T12:59:00Z">
        <w:r w:rsidR="18CDC49C">
          <w:rPr>
            <w:rFonts w:ascii="Times New Roman" w:cs="Times New Roman" w:hAnsi="Times New Roman"/>
            <w:sz w:val="28"/>
            <w:szCs w:val="28"/>
          </w:rPr>
          <w:t xml:space="preserve"> </w:t>
        </w:r>
      </w:ins>
      <w:r w:rsidRPr="B08E3BB3">
        <w:rPr>
          <w:rFonts w:ascii="Times New Roman" w:cs="Times New Roman"/>
          <w:sz w:val="28"/>
          <w:szCs w:val="28"/>
          <w:rPrChange w:id="9119" w:author="user pc" w:date="2022-03-15T10:14:00Z">
            <w:rPr/>
          </w:rPrChange>
        </w:rPr>
        <w:t>K</w:t>
      </w:r>
      <w:ins w:id="9120" w:author="user pc" w:date="2022-03-27T12:59:00Z">
        <w:r w:rsidR="DBB60AF4">
          <w:rPr>
            <w:rFonts w:ascii="Times New Roman" w:cs="Times New Roman" w:hAnsi="Times New Roman"/>
            <w:sz w:val="28"/>
            <w:szCs w:val="28"/>
          </w:rPr>
          <w:t xml:space="preserve"> </w:t>
        </w:r>
      </w:ins>
      <w:r w:rsidRPr="3C98D0AA">
        <w:rPr>
          <w:rFonts w:ascii="Times New Roman" w:cs="Times New Roman"/>
          <w:sz w:val="28"/>
          <w:szCs w:val="28"/>
          <w:rPrChange w:id="9121" w:author="user pc" w:date="2022-03-15T10:14:00Z">
            <w:rPr/>
          </w:rPrChange>
        </w:rPr>
        <w:t>-</w:t>
      </w:r>
      <w:ins w:id="9122" w:author="user pc" w:date="2022-03-27T12:59:00Z">
        <w:r w:rsidR="FD5E039C">
          <w:rPr>
            <w:rFonts w:ascii="Times New Roman" w:cs="Times New Roman" w:hAnsi="Times New Roman"/>
            <w:sz w:val="28"/>
            <w:szCs w:val="28"/>
          </w:rPr>
          <w:t xml:space="preserve"> </w:t>
        </w:r>
      </w:ins>
      <w:r w:rsidRPr="BCF35957">
        <w:rPr>
          <w:rFonts w:ascii="Times New Roman" w:cs="Times New Roman"/>
          <w:sz w:val="28"/>
          <w:szCs w:val="28"/>
          <w:rPrChange w:id="9123" w:author="user pc" w:date="2022-03-15T10:14:00Z">
            <w:rPr/>
          </w:rPrChange>
        </w:rPr>
        <w:t>273</w:t>
      </w:r>
    </w:p>
    <w:p>
      <w:pPr>
        <w:pStyle w:val="style0"/>
        <w:rPr>
          <w:rFonts w:ascii="Times New Roman" w:cs="Times New Roman"/>
          <w:sz w:val="28"/>
          <w:szCs w:val="28"/>
          <w:rPrChange w:id="9124" w:author="user pc" w:date="2022-03-15T10:14:00Z">
            <w:rPr/>
          </w:rPrChange>
        </w:rPr>
      </w:pPr>
      <w:r w:rsidRPr="8F9A2AB9">
        <w:rPr>
          <w:rFonts w:ascii="Times New Roman" w:cs="Times New Roman"/>
          <w:sz w:val="28"/>
          <w:szCs w:val="28"/>
          <w:rPrChange w:id="9125" w:author="user pc" w:date="2022-03-15T10:14:00Z">
            <w:rPr/>
          </w:rPrChange>
        </w:rPr>
        <w:t>°C</w:t>
      </w:r>
      <w:ins w:id="9126" w:author="user pc" w:date="2022-03-27T12:59:00Z">
        <w:r w:rsidR="61C8E7C9">
          <w:rPr>
            <w:rFonts w:ascii="Times New Roman" w:cs="Times New Roman" w:hAnsi="Times New Roman"/>
            <w:sz w:val="28"/>
            <w:szCs w:val="28"/>
          </w:rPr>
          <w:t xml:space="preserve"> </w:t>
        </w:r>
      </w:ins>
      <w:r w:rsidRPr="65434F8E">
        <w:rPr>
          <w:rFonts w:ascii="Times New Roman" w:cs="Times New Roman"/>
          <w:sz w:val="28"/>
          <w:szCs w:val="28"/>
          <w:rPrChange w:id="9127" w:author="user pc" w:date="2022-03-15T10:14:00Z">
            <w:rPr/>
          </w:rPrChange>
        </w:rPr>
        <w:t>=</w:t>
      </w:r>
      <w:ins w:id="9128" w:author="user pc" w:date="2022-03-27T12:59:00Z">
        <w:r w:rsidR="4D05EBB4">
          <w:rPr>
            <w:rFonts w:ascii="Times New Roman" w:cs="Times New Roman" w:hAnsi="Times New Roman"/>
            <w:sz w:val="28"/>
            <w:szCs w:val="28"/>
          </w:rPr>
          <w:t xml:space="preserve"> </w:t>
        </w:r>
      </w:ins>
      <w:r w:rsidRPr="AEE54E3A">
        <w:rPr>
          <w:rFonts w:ascii="Times New Roman" w:cs="Times New Roman"/>
          <w:sz w:val="28"/>
          <w:szCs w:val="28"/>
          <w:rPrChange w:id="9129" w:author="user pc" w:date="2022-03-15T10:14:00Z">
            <w:rPr/>
          </w:rPrChange>
        </w:rPr>
        <w:t>6.91</w:t>
      </w:r>
      <w:ins w:id="9130" w:author="user pc" w:date="2022-03-27T12:59:00Z">
        <w:r w:rsidR="6C7AD874">
          <w:rPr>
            <w:rFonts w:ascii="Times New Roman" w:cs="Times New Roman" w:hAnsi="Times New Roman"/>
            <w:sz w:val="28"/>
            <w:szCs w:val="28"/>
          </w:rPr>
          <w:t xml:space="preserve"> </w:t>
        </w:r>
      </w:ins>
      <w:r w:rsidRPr="86E55BD3">
        <w:rPr>
          <w:rFonts w:ascii="Times New Roman" w:cs="Times New Roman"/>
          <w:sz w:val="28"/>
          <w:szCs w:val="28"/>
          <w:rPrChange w:id="9131" w:author="user pc" w:date="2022-03-15T10:14:00Z">
            <w:rPr/>
          </w:rPrChange>
        </w:rPr>
        <w:t>-</w:t>
      </w:r>
      <w:ins w:id="9132" w:author="user pc" w:date="2022-03-27T12:59:00Z">
        <w:r w:rsidR="1A2DC33B">
          <w:rPr>
            <w:rFonts w:ascii="Times New Roman" w:cs="Times New Roman" w:hAnsi="Times New Roman"/>
            <w:sz w:val="28"/>
            <w:szCs w:val="28"/>
          </w:rPr>
          <w:t xml:space="preserve"> </w:t>
        </w:r>
      </w:ins>
      <w:r w:rsidRPr="CE14C559">
        <w:rPr>
          <w:rFonts w:ascii="Times New Roman" w:cs="Times New Roman"/>
          <w:sz w:val="28"/>
          <w:szCs w:val="28"/>
          <w:rPrChange w:id="9133" w:author="user pc" w:date="2022-03-15T10:14:00Z">
            <w:rPr/>
          </w:rPrChange>
        </w:rPr>
        <w:t>273</w:t>
      </w:r>
    </w:p>
    <w:p>
      <w:pPr>
        <w:pStyle w:val="style0"/>
        <w:rPr>
          <w:rFonts w:ascii="Times New Roman" w:cs="Times New Roman"/>
          <w:sz w:val="28"/>
          <w:szCs w:val="28"/>
          <w:rPrChange w:id="9134" w:author="user pc" w:date="2022-03-15T10:14:00Z">
            <w:rPr/>
          </w:rPrChange>
        </w:rPr>
      </w:pPr>
      <w:r w:rsidRPr="95A95365">
        <w:rPr>
          <w:rFonts w:ascii="Times New Roman" w:cs="Times New Roman"/>
          <w:sz w:val="28"/>
          <w:szCs w:val="28"/>
          <w:rPrChange w:id="9135" w:author="user pc" w:date="2022-03-15T10:14:00Z">
            <w:rPr/>
          </w:rPrChange>
        </w:rPr>
        <w:t>°C</w:t>
      </w:r>
      <w:ins w:id="9136" w:author="user pc" w:date="2022-03-27T12:59:00Z">
        <w:r w:rsidR="7A2D48DF">
          <w:rPr>
            <w:rFonts w:ascii="Times New Roman" w:cs="Times New Roman" w:hAnsi="Times New Roman"/>
            <w:sz w:val="28"/>
            <w:szCs w:val="28"/>
          </w:rPr>
          <w:t xml:space="preserve"> </w:t>
        </w:r>
      </w:ins>
      <w:r w:rsidRPr="19CEF9D5">
        <w:rPr>
          <w:rFonts w:ascii="Times New Roman" w:cs="Times New Roman"/>
          <w:sz w:val="28"/>
          <w:szCs w:val="28"/>
          <w:rPrChange w:id="9137" w:author="user pc" w:date="2022-03-15T10:14:00Z">
            <w:rPr/>
          </w:rPrChange>
        </w:rPr>
        <w:t>=</w:t>
      </w:r>
      <w:ins w:id="9138" w:author="user pc" w:date="2022-03-27T12:59:00Z">
        <w:r w:rsidR="F6D73DB1">
          <w:rPr>
            <w:rFonts w:ascii="Times New Roman" w:cs="Times New Roman" w:hAnsi="Times New Roman"/>
            <w:sz w:val="28"/>
            <w:szCs w:val="28"/>
          </w:rPr>
          <w:t xml:space="preserve"> </w:t>
        </w:r>
      </w:ins>
      <w:r w:rsidRPr="6AF1943A">
        <w:rPr>
          <w:rFonts w:ascii="Times New Roman" w:cs="Times New Roman"/>
          <w:sz w:val="28"/>
          <w:szCs w:val="28"/>
          <w:rPrChange w:id="9139" w:author="user pc" w:date="2022-03-15T10:14:00Z">
            <w:rPr/>
          </w:rPrChange>
        </w:rPr>
        <w:t>-</w:t>
      </w:r>
      <w:ins w:id="9140" w:author="user pc" w:date="2022-03-27T12:59:00Z">
        <w:r w:rsidR="08A66790">
          <w:rPr>
            <w:rFonts w:ascii="Times New Roman" w:cs="Times New Roman" w:hAnsi="Times New Roman"/>
            <w:sz w:val="28"/>
            <w:szCs w:val="28"/>
          </w:rPr>
          <w:t xml:space="preserve"> </w:t>
        </w:r>
      </w:ins>
      <w:r w:rsidRPr="3EE39118">
        <w:rPr>
          <w:rFonts w:ascii="Times New Roman" w:cs="Times New Roman"/>
          <w:sz w:val="28"/>
          <w:szCs w:val="28"/>
          <w:rPrChange w:id="9141" w:author="user pc" w:date="2022-03-15T10:14:00Z">
            <w:rPr/>
          </w:rPrChange>
        </w:rPr>
        <w:t>266°C</w:t>
      </w:r>
    </w:p>
    <w:p>
      <w:pPr>
        <w:pStyle w:val="style0"/>
        <w:rPr>
          <w:rFonts w:ascii="Times New Roman" w:cs="Times New Roman" w:hAnsi="Times New Roman"/>
          <w:sz w:val="28"/>
          <w:szCs w:val="28"/>
        </w:rPr>
      </w:pPr>
      <w:r>
        <w:rPr>
          <w:rFonts w:ascii="Times New Roman" w:cs="Times New Roman" w:hAnsi="Times New Roman"/>
          <w:b/>
          <w:sz w:val="28"/>
          <w:szCs w:val="28"/>
        </w:rPr>
        <w:t xml:space="preserve">Example 3: </w:t>
      </w:r>
      <w:r>
        <w:rPr>
          <w:rFonts w:ascii="Times New Roman" w:cs="Times New Roman" w:hAnsi="Times New Roman"/>
          <w:sz w:val="28"/>
          <w:szCs w:val="28"/>
        </w:rPr>
        <w:t>Determine the molecular weight of a gas if 4.50g of it occupies 4.0L at 950 mmHg and 182</w:t>
      </w:r>
      <m:oMath>
        <m:r>
          <w:rPr>
            <w:rFonts w:ascii="Cambria Math" w:cs="Times New Roman" w:hAnsi="Cambria Math"/>
            <w:sz w:val="28"/>
            <w:szCs w:val="28"/>
          </w:rPr>
          <m:t xml:space="preserve"> ℃</m:t>
        </m:r>
      </m:oMath>
      <w:r>
        <w:rPr>
          <w:rFonts w:ascii="Times New Roman" w:cs="Times New Roman" w:hAnsi="Times New Roman"/>
          <w:sz w:val="28"/>
          <w:szCs w:val="28"/>
        </w:rPr>
        <w:t>. [R = 0.082057L.atm.mol</w:t>
      </w:r>
      <w:r>
        <w:rPr>
          <w:rFonts w:ascii="Times New Roman" w:cs="Times New Roman" w:hAnsi="Times New Roman"/>
          <w:sz w:val="28"/>
          <w:szCs w:val="28"/>
          <w:vertAlign w:val="superscript"/>
        </w:rPr>
        <w:t>-1</w:t>
      </w:r>
      <w:r>
        <w:rPr>
          <w:rFonts w:ascii="Times New Roman" w:cs="Times New Roman" w:hAnsi="Times New Roman"/>
          <w:sz w:val="28"/>
          <w:szCs w:val="28"/>
        </w:rPr>
        <w:t>K</w:t>
      </w:r>
      <w:r>
        <w:rPr>
          <w:rFonts w:ascii="Times New Roman" w:cs="Times New Roman" w:hAnsi="Times New Roman"/>
          <w:sz w:val="28"/>
          <w:szCs w:val="28"/>
          <w:vertAlign w:val="superscript"/>
        </w:rPr>
        <w:t>-1</w:t>
      </w:r>
      <w:r>
        <w:rPr>
          <w:rFonts w:ascii="Times New Roman" w:cs="Times New Roman" w:hAnsi="Times New Roman"/>
          <w:sz w:val="28"/>
          <w:szCs w:val="28"/>
        </w:rPr>
        <w:t>]</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Mass (m) = 4.50g, P = 950 mmHg, R = 0.082L.atm.mol</w:t>
      </w:r>
      <w:r>
        <w:rPr>
          <w:rFonts w:ascii="Times New Roman" w:cs="Times New Roman" w:hAnsi="Times New Roman"/>
          <w:sz w:val="28"/>
          <w:szCs w:val="28"/>
          <w:vertAlign w:val="superscript"/>
        </w:rPr>
        <w:t>-1</w:t>
      </w:r>
      <w:r>
        <w:rPr>
          <w:rFonts w:ascii="Times New Roman" w:cs="Times New Roman" w:hAnsi="Times New Roman"/>
          <w:sz w:val="28"/>
          <w:szCs w:val="28"/>
        </w:rPr>
        <w:t>K</w:t>
      </w:r>
      <w:r>
        <w:rPr>
          <w:rFonts w:ascii="Times New Roman" w:cs="Times New Roman" w:hAnsi="Times New Roman"/>
          <w:sz w:val="28"/>
          <w:szCs w:val="28"/>
          <w:vertAlign w:val="superscript"/>
        </w:rPr>
        <w:t>-1</w:t>
      </w:r>
      <w:r>
        <w:rPr>
          <w:rFonts w:ascii="Times New Roman" w:cs="Times New Roman" w:hAnsi="Times New Roman"/>
          <w:sz w:val="28"/>
          <w:szCs w:val="28"/>
        </w:rPr>
        <w:t xml:space="preserve">,V = 4.0L, T = 182 </w:t>
      </w:r>
      <m:oMath>
        <m:r>
          <w:rPr>
            <w:rFonts w:ascii="Cambria Math" w:cs="Times New Roman" w:hAnsi="Cambria Math"/>
            <w:sz w:val="28"/>
            <w:szCs w:val="28"/>
          </w:rPr>
          <m:t>℃</m:t>
        </m:r>
      </m:oMath>
      <w:r>
        <w:rPr>
          <w:rFonts w:ascii="Times New Roman" w:cs="Times New Roman" w:hAnsi="Times New Roman"/>
          <w:sz w:val="28"/>
          <w:szCs w:val="28"/>
        </w:rPr>
        <w:t xml:space="preserve"> = 455K, n = ?</w:t>
      </w:r>
    </w:p>
    <w:p>
      <w:pPr>
        <w:pStyle w:val="style0"/>
        <w:rPr>
          <w:rFonts w:ascii="Times New Roman" w:cs="Times New Roman" w:hAnsi="Times New Roman"/>
          <w:sz w:val="28"/>
          <w:szCs w:val="28"/>
        </w:rPr>
      </w:pPr>
      <w:r>
        <w:rPr>
          <w:rFonts w:ascii="Times New Roman" w:cs="Times New Roman" w:hAnsi="Times New Roman"/>
          <w:sz w:val="28"/>
          <w:szCs w:val="28"/>
        </w:rPr>
        <w:t>Convert the unit of pressure from mmHg to atmosphere (atm) to be in line with the unit of R.</w:t>
      </w:r>
    </w:p>
    <w:p>
      <w:pPr>
        <w:pStyle w:val="style0"/>
        <w:rPr>
          <w:rFonts w:ascii="Times New Roman" w:cs="Times New Roman" w:hAnsi="Times New Roman"/>
          <w:sz w:val="28"/>
          <w:szCs w:val="28"/>
        </w:rPr>
      </w:pPr>
      <w:r>
        <w:rPr>
          <w:rFonts w:ascii="Times New Roman" w:cs="Times New Roman" w:hAnsi="Times New Roman"/>
          <w:sz w:val="28"/>
          <w:szCs w:val="28"/>
        </w:rPr>
        <w:t>760 mmHg = 1 atm</w:t>
      </w:r>
    </w:p>
    <w:p>
      <w:pPr>
        <w:pStyle w:val="style0"/>
        <w:rPr>
          <w:rFonts w:ascii="Times New Roman" w:cs="Times New Roman" w:hAnsi="Times New Roman"/>
          <w:sz w:val="28"/>
          <w:szCs w:val="28"/>
        </w:rPr>
      </w:pPr>
      <w:r>
        <w:rPr>
          <w:rFonts w:ascii="Times New Roman" w:cs="Times New Roman" w:hAnsi="Times New Roman"/>
          <w:sz w:val="28"/>
          <w:szCs w:val="28"/>
        </w:rPr>
        <w:t>950 mmHg = ?</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950 mmHg ×1 atm</m:t>
              </m:r>
            </m:num>
            <m:den>
              <m:r>
                <w:rPr>
                  <w:rFonts w:ascii="Cambria Math" w:cs="Times New Roman" w:hAnsi="Cambria Math"/>
                  <w:sz w:val="28"/>
                  <w:szCs w:val="28"/>
                </w:rPr>
                <m:t>760 mmHg</m:t>
              </m:r>
            </m:den>
          </m:f>
          <m:r>
            <w:rPr>
              <w:rFonts w:ascii="Cambria Math" w:cs="Times New Roman" w:hAnsi="Cambria Math"/>
              <w:sz w:val="28"/>
              <w:szCs w:val="28"/>
            </w:rPr>
            <m:t>=1.25 atm</m:t>
          </m:r>
        </m:oMath>
      </m:oMathPara>
    </w:p>
    <w:p>
      <w:pPr>
        <w:pStyle w:val="style0"/>
        <w:rPr>
          <w:rFonts w:ascii="Times New Roman" w:cs="Times New Roman" w:hAnsi="Times New Roman"/>
          <w:sz w:val="28"/>
          <w:szCs w:val="28"/>
        </w:rPr>
      </w:pPr>
      <w:r>
        <w:rPr>
          <w:rFonts w:ascii="Times New Roman" w:cs="Times New Roman" w:hAnsi="Times New Roman"/>
          <w:sz w:val="28"/>
          <w:szCs w:val="28"/>
        </w:rPr>
        <w:t xml:space="preserve">Using the ideal gas equation, PV = nRT, we can calculate the value of n. After that, the molecular weight can then be determined using: </w:t>
      </w:r>
      <m:oMath>
        <m:r>
          <w:rPr>
            <w:rFonts w:ascii="Cambria Math" w:cs="Times New Roman" w:hAnsi="Cambria Math"/>
            <w:sz w:val="28"/>
            <w:szCs w:val="28"/>
          </w:rPr>
          <m:t xml:space="preserve">Amount=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Molecular mass</m:t>
            </m:r>
          </m:den>
        </m:f>
      </m:oMath>
    </w:p>
    <w:p>
      <w:pPr>
        <w:pStyle w:val="style0"/>
        <w:rPr>
          <w:rFonts w:ascii="Times New Roman" w:cs="Times New Roman" w:hAnsi="Times New Roman"/>
          <w:sz w:val="28"/>
          <w:szCs w:val="28"/>
        </w:rPr>
      </w:pPr>
      <w:r>
        <w:rPr>
          <w:rFonts w:ascii="Times New Roman" w:cs="Times New Roman" w:hAnsi="Times New Roman"/>
          <w:sz w:val="28"/>
          <w:szCs w:val="28"/>
        </w:rPr>
        <w:t xml:space="preserve">From ideal gas equation, </w:t>
      </w:r>
      <m:oMath>
        <m:r>
          <w:rPr>
            <w:rFonts w:ascii="Cambria Math" w:cs="Times New Roman" w:hAnsi="Cambria Math"/>
            <w:sz w:val="28"/>
            <w:szCs w:val="28"/>
          </w:rPr>
          <m:t>n=</m:t>
        </m:r>
        <m:f>
          <m:fPr>
            <m:ctrlPr>
              <w:rPr>
                <w:rFonts w:ascii="Cambria Math" w:cs="Times New Roman" w:hAnsi="Cambria Math"/>
                <w:i/>
                <w:sz w:val="28"/>
                <w:szCs w:val="28"/>
              </w:rPr>
            </m:ctrlPr>
          </m:fPr>
          <m:num>
            <m:r>
              <w:rPr>
                <w:rFonts w:ascii="Cambria Math" w:cs="Times New Roman" w:hAnsi="Cambria Math"/>
                <w:sz w:val="28"/>
                <w:szCs w:val="28"/>
              </w:rPr>
              <m:t>PV</m:t>
            </m:r>
          </m:num>
          <m:den>
            <m:r>
              <w:rPr>
                <w:rFonts w:ascii="Cambria Math" w:cs="Times New Roman" w:hAnsi="Cambria Math"/>
                <w:sz w:val="28"/>
                <w:szCs w:val="28"/>
              </w:rPr>
              <m:t>RT</m:t>
            </m:r>
          </m:den>
        </m:f>
      </m:oMath>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n= </m:t>
          </m:r>
          <m:f>
            <m:fPr>
              <m:ctrlPr>
                <w:rPr>
                  <w:rFonts w:ascii="Cambria Math" w:cs="Times New Roman" w:hAnsi="Cambria Math"/>
                  <w:i/>
                  <w:sz w:val="28"/>
                  <w:szCs w:val="28"/>
                </w:rPr>
              </m:ctrlPr>
            </m:fPr>
            <m:num>
              <m:r>
                <w:rPr>
                  <w:rFonts w:ascii="Cambria Math" w:cs="Times New Roman" w:hAnsi="Cambria Math"/>
                  <w:sz w:val="28"/>
                  <w:szCs w:val="28"/>
                </w:rPr>
                <m:t>1.25 atm ×4.0L</m:t>
              </m:r>
            </m:num>
            <m:den>
              <m:r>
                <w:rPr>
                  <w:rFonts w:ascii="Cambria Math" w:cs="Times New Roman" w:hAnsi="Cambria Math"/>
                  <w:sz w:val="28"/>
                  <w:szCs w:val="28"/>
                </w:rPr>
                <m:t>0.082057L.atm.</m:t>
              </m:r>
              <m:sSup>
                <m:sSupPr>
                  <m:ctrlPr>
                    <w:rPr>
                      <w:rFonts w:ascii="Cambria Math" w:cs="Times New Roman" w:hAnsi="Cambria Math"/>
                      <w:i/>
                      <w:sz w:val="28"/>
                      <w:szCs w:val="28"/>
                    </w:rPr>
                  </m:ctrlPr>
                </m:sSupPr>
                <m:e>
                  <m:r>
                    <w:rPr>
                      <w:rFonts w:ascii="Cambria Math" w:cs="Times New Roman" w:hAnsi="Cambria Math"/>
                      <w:sz w:val="28"/>
                      <w:szCs w:val="28"/>
                    </w:rPr>
                    <m:t>K</m:t>
                  </m:r>
                </m:e>
                <m:sup>
                  <m:r>
                    <w:rPr>
                      <w:rFonts w:ascii="Cambria Math" w:cs="Times New Roman" w:hAnsi="Cambria Math"/>
                      <w:sz w:val="28"/>
                      <w:szCs w:val="28"/>
                    </w:rPr>
                    <m:t>-1</m:t>
                  </m:r>
                </m:sup>
              </m:sSup>
              <m:sSup>
                <m:sSupPr>
                  <m:ctrlPr>
                    <w:rPr>
                      <w:rFonts w:ascii="Cambria Math" w:cs="Times New Roman" w:hAnsi="Cambria Math"/>
                      <w:i/>
                      <w:sz w:val="28"/>
                      <w:szCs w:val="28"/>
                    </w:rPr>
                  </m:ctrlPr>
                </m:sSupPr>
                <m:e>
                  <m:r>
                    <w:rPr>
                      <w:rFonts w:ascii="Cambria Math" w:cs="Times New Roman" w:hAnsi="Cambria Math"/>
                      <w:sz w:val="28"/>
                      <w:szCs w:val="28"/>
                    </w:rPr>
                    <m:t>mol</m:t>
                  </m:r>
                </m:e>
                <m:sup>
                  <m:r>
                    <w:rPr>
                      <w:rFonts w:ascii="Cambria Math" w:cs="Times New Roman" w:hAnsi="Cambria Math"/>
                      <w:sz w:val="28"/>
                      <w:szCs w:val="28"/>
                    </w:rPr>
                    <m:t>-1</m:t>
                  </m:r>
                </m:sup>
              </m:sSup>
              <m:r>
                <w:rPr>
                  <w:rFonts w:ascii="Cambria Math" w:cs="Times New Roman" w:hAnsi="Cambria Math"/>
                  <w:sz w:val="28"/>
                  <w:szCs w:val="28"/>
                </w:rPr>
                <m:t>×455K</m:t>
              </m:r>
            </m:den>
          </m:f>
          <m:r>
            <w:rPr>
              <w:rFonts w:ascii="Cambria Math" w:cs="Times New Roman" w:hAnsi="Cambria Math"/>
              <w:sz w:val="28"/>
              <w:szCs w:val="28"/>
            </w:rPr>
            <m:t xml:space="preserve">=0.1339 </m:t>
          </m:r>
          <m:r>
            <w:rPr>
              <w:rFonts w:ascii="Times New Roman" w:cs="Times New Roman" w:hAnsi="Times New Roman"/>
              <w:sz w:val="28"/>
              <w:szCs w:val="28"/>
            </w:rPr>
            <m:t>m</m:t>
          </m:r>
          <m:r>
            <w:rPr>
              <w:rFonts w:ascii="Cambria Math" w:cs="Times New Roman" w:hAnsi="Cambria Math"/>
              <w:sz w:val="28"/>
              <w:szCs w:val="28"/>
            </w:rPr>
            <m:t>ol</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n=0.134 mol</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Using amount</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Molecular mass</m:t>
              </m:r>
            </m:den>
          </m:f>
          <m:r>
            <w:rPr>
              <w:rFonts w:ascii="Cambria Math" w:cs="Times New Roman" w:hAnsi="Cambria Math"/>
              <w:sz w:val="28"/>
              <w:szCs w:val="28"/>
            </w:rPr>
            <m:t>;</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Molecular mass=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Amount</m:t>
              </m:r>
              <m:d>
                <m:dPr>
                  <m:endChr m:val=")"/>
                  <m:ctrlPr>
                    <w:rPr>
                      <w:rFonts w:ascii="Cambria Math" w:cs="Times New Roman" w:hAnsi="Cambria Math"/>
                      <w:i/>
                      <w:sz w:val="28"/>
                      <w:szCs w:val="28"/>
                    </w:rPr>
                  </m:ctrlPr>
                </m:dPr>
                <m:e>
                  <m:r>
                    <w:rPr>
                      <w:rFonts w:ascii="Cambria Math" w:cs="Times New Roman" w:hAnsi="Cambria Math"/>
                      <w:sz w:val="28"/>
                      <w:szCs w:val="28"/>
                    </w:rPr>
                    <m:t>mol</m:t>
                  </m:r>
                </m:e>
              </m:d>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4.50 g</m:t>
              </m:r>
            </m:num>
            <m:den>
              <m:r>
                <w:rPr>
                  <w:rFonts w:ascii="Cambria Math" w:cs="Times New Roman" w:hAnsi="Cambria Math"/>
                  <w:sz w:val="28"/>
                  <w:szCs w:val="28"/>
                </w:rPr>
                <m:t>0.134</m:t>
              </m:r>
            </m:den>
          </m:f>
        </m:oMath>
      </m:oMathPara>
    </w:p>
    <w:p>
      <w:pPr>
        <w:pStyle w:val="style0"/>
        <w:rPr>
          <w:rFonts w:ascii="Times New Roman" w:cs="Times New Roman"/>
          <w:sz w:val="28"/>
          <w:szCs w:val="28"/>
          <w:rPrChange w:id="9142" w:author="user pc" w:date="2022-03-15T10:14:00Z">
            <w:rPr/>
          </w:rPrChange>
        </w:rPr>
      </w:pPr>
      <m:oMathPara>
        <m:oMathParaPr>
          <m:jc m:val="left"/>
        </m:oMathParaPr>
        <m:oMath>
          <m:r>
            <w:rPr>
              <w:rFonts w:ascii="Cambria Math" w:cs="Times New Roman" w:hAnsi="Cambria Math"/>
              <w:sz w:val="28"/>
              <w:szCs w:val="28"/>
            </w:rPr>
            <m:t>Molecular mass=33.6</m:t>
          </m:r>
          <m:sSup>
            <m:sSupPr>
              <m:ctrlPr>
                <w:rPr>
                  <w:rFonts w:ascii="Cambria Math" w:cs="Times New Roman" w:hAnsi="Cambria Math"/>
                  <w:i/>
                  <w:sz w:val="28"/>
                  <w:szCs w:val="28"/>
                </w:rPr>
              </m:ctrlPr>
            </m:sSupPr>
            <m:e>
              <m:r>
                <w:rPr>
                  <w:rFonts w:ascii="Cambria Math" w:cs="Times New Roman" w:hAnsi="Cambria Math"/>
                  <w:sz w:val="28"/>
                  <w:szCs w:val="28"/>
                </w:rPr>
                <m:t>gmol</m:t>
              </m:r>
            </m:e>
            <m:sup>
              <m:r>
                <w:rPr>
                  <w:rFonts w:ascii="Cambria Math" w:cs="Times New Roman" w:hAnsi="Cambria Math"/>
                  <w:sz w:val="28"/>
                  <w:szCs w:val="28"/>
                </w:rPr>
                <m:t>-1</m:t>
              </m:r>
            </m:sup>
          </m:sSup>
        </m:oMath>
      </m:oMathPara>
    </w:p>
    <w:p>
      <w:pPr>
        <w:pStyle w:val="style0"/>
        <w:rPr>
          <w:rFonts w:ascii="Times New Roman" w:cs="Times New Roman"/>
          <w:b/>
          <w:bCs/>
          <w:sz w:val="28"/>
          <w:szCs w:val="28"/>
          <w:rPrChange w:id="9143" w:author="user pc" w:date="2022-03-15T10:14:00Z">
            <w:rPr>
              <w:b/>
              <w:bCs/>
            </w:rPr>
          </w:rPrChange>
        </w:rPr>
      </w:pPr>
    </w:p>
    <w:p>
      <w:pPr>
        <w:pStyle w:val="style0"/>
        <w:rPr>
          <w:rFonts w:ascii="Times New Roman" w:cs="Times New Roman"/>
          <w:b/>
          <w:bCs/>
          <w:sz w:val="28"/>
          <w:szCs w:val="28"/>
          <w:rPrChange w:id="9144" w:author="user pc" w:date="2022-03-15T10:14:00Z">
            <w:rPr>
              <w:b/>
              <w:bCs/>
            </w:rPr>
          </w:rPrChange>
        </w:rPr>
      </w:pPr>
      <w:r w:rsidRPr="67D9F587">
        <w:rPr>
          <w:rFonts w:ascii="Times New Roman" w:cs="Times New Roman"/>
          <w:b/>
          <w:bCs/>
          <w:sz w:val="28"/>
          <w:szCs w:val="28"/>
          <w:rPrChange w:id="9145" w:author="user pc" w:date="2022-03-15T10:14:00Z">
            <w:rPr>
              <w:b/>
              <w:bCs/>
            </w:rPr>
          </w:rPrChange>
        </w:rPr>
        <w:t>GRAHAM'S LAW OF DIFFUSION</w:t>
      </w:r>
    </w:p>
    <w:p>
      <w:pPr>
        <w:pStyle w:val="style0"/>
        <w:rPr>
          <w:rFonts w:ascii="Times New Roman" w:cs="Times New Roman"/>
          <w:sz w:val="28"/>
          <w:szCs w:val="28"/>
          <w:rPrChange w:id="9146" w:author="user pc" w:date="2022-03-15T10:14:00Z">
            <w:rPr/>
          </w:rPrChange>
        </w:rPr>
      </w:pPr>
      <w:r w:rsidRPr="B37A6D92">
        <w:rPr>
          <w:rFonts w:ascii="Times New Roman" w:cs="Times New Roman"/>
          <w:b/>
          <w:sz w:val="28"/>
          <w:szCs w:val="28"/>
          <w:rPrChange w:id="9147" w:author="user pc" w:date="2022-03-15T10:14:00Z">
            <w:rPr>
              <w:b/>
            </w:rPr>
          </w:rPrChange>
        </w:rPr>
        <w:t>Diffusion:</w:t>
      </w:r>
      <w:ins w:id="9148" w:author="user pc" w:date="2022-03-27T13:00:00Z">
        <w:r w:rsidR="3E36D697">
          <w:rPr>
            <w:rFonts w:ascii="Times New Roman" w:cs="Times New Roman" w:hAnsi="Times New Roman"/>
            <w:b/>
            <w:sz w:val="28"/>
            <w:szCs w:val="28"/>
          </w:rPr>
          <w:t xml:space="preserve"> </w:t>
        </w:r>
      </w:ins>
      <w:r w:rsidRPr="9ECEA11B">
        <w:rPr>
          <w:rFonts w:ascii="Times New Roman" w:cs="Times New Roman"/>
          <w:sz w:val="28"/>
          <w:szCs w:val="28"/>
          <w:rPrChange w:id="9149" w:author="user pc" w:date="2022-03-15T10:14:00Z">
            <w:rPr/>
          </w:rPrChange>
        </w:rPr>
        <w:t>Th</w:t>
      </w:r>
      <w:ins w:id="9150" w:author="user pc" w:date="2022-03-27T13:01:00Z">
        <w:r w:rsidR="E08AA1CC">
          <w:rPr>
            <w:rFonts w:ascii="Times New Roman" w:cs="Times New Roman" w:hAnsi="Times New Roman"/>
            <w:sz w:val="28"/>
            <w:szCs w:val="28"/>
          </w:rPr>
          <w:t>is is the</w:t>
        </w:r>
      </w:ins>
      <w:del w:id="9151" w:author="user pc" w:date="2022-03-27T13:01:00Z">
        <w:r w:rsidDel="CF365BA8" w:rsidRPr="97F992F1">
          <w:rPr>
            <w:rFonts w:ascii="Times New Roman" w:cs="Times New Roman"/>
            <w:sz w:val="28"/>
            <w:szCs w:val="28"/>
            <w:rPrChange w:id="9152" w:author="user pc" w:date="2022-03-15T10:14:00Z">
              <w:rPr/>
            </w:rPrChange>
          </w:rPr>
          <w:delText>e</w:delText>
        </w:r>
      </w:del>
      <w:ins w:id="9153" w:author="user pc" w:date="2022-03-27T13:00:00Z">
        <w:r w:rsidR="0941FD30">
          <w:rPr>
            <w:rFonts w:ascii="Times New Roman" w:cs="Times New Roman" w:hAnsi="Times New Roman"/>
            <w:sz w:val="28"/>
            <w:szCs w:val="28"/>
          </w:rPr>
          <w:t xml:space="preserve"> </w:t>
        </w:r>
      </w:ins>
      <w:r w:rsidRPr="8961736C">
        <w:rPr>
          <w:rFonts w:ascii="Times New Roman" w:cs="Times New Roman"/>
          <w:sz w:val="28"/>
          <w:szCs w:val="28"/>
          <w:rPrChange w:id="9154" w:author="user pc" w:date="2022-03-15T10:14:00Z">
            <w:rPr/>
          </w:rPrChange>
        </w:rPr>
        <w:t>tendency</w:t>
      </w:r>
      <w:ins w:id="9155" w:author="user pc" w:date="2022-03-27T13:00:00Z">
        <w:r w:rsidR="6EB2B2D2">
          <w:rPr>
            <w:rFonts w:ascii="Times New Roman" w:cs="Times New Roman" w:hAnsi="Times New Roman"/>
            <w:sz w:val="28"/>
            <w:szCs w:val="28"/>
          </w:rPr>
          <w:t xml:space="preserve"> </w:t>
        </w:r>
      </w:ins>
      <w:r w:rsidRPr="40CE5BEA">
        <w:rPr>
          <w:rFonts w:ascii="Times New Roman" w:cs="Times New Roman"/>
          <w:sz w:val="28"/>
          <w:szCs w:val="28"/>
          <w:rPrChange w:id="9156" w:author="user pc" w:date="2022-03-15T10:14:00Z">
            <w:rPr/>
          </w:rPrChange>
        </w:rPr>
        <w:t>of</w:t>
      </w:r>
      <w:ins w:id="9157" w:author="user pc" w:date="2022-03-27T13:01:00Z">
        <w:r w:rsidR="AA54EB9D">
          <w:rPr>
            <w:rFonts w:ascii="Times New Roman" w:cs="Times New Roman" w:hAnsi="Times New Roman"/>
            <w:sz w:val="28"/>
            <w:szCs w:val="28"/>
          </w:rPr>
          <w:t xml:space="preserve"> </w:t>
        </w:r>
      </w:ins>
      <w:r w:rsidRPr="D9E10707">
        <w:rPr>
          <w:rFonts w:ascii="Times New Roman" w:cs="Times New Roman"/>
          <w:sz w:val="28"/>
          <w:szCs w:val="28"/>
          <w:rPrChange w:id="9158" w:author="user pc" w:date="2022-03-15T10:14:00Z">
            <w:rPr/>
          </w:rPrChange>
        </w:rPr>
        <w:t>molecules</w:t>
      </w:r>
      <w:ins w:id="9159" w:author="user pc" w:date="2022-03-27T13:01:00Z">
        <w:r w:rsidR="D995F0A6">
          <w:rPr>
            <w:rFonts w:ascii="Times New Roman" w:cs="Times New Roman" w:hAnsi="Times New Roman"/>
            <w:sz w:val="28"/>
            <w:szCs w:val="28"/>
          </w:rPr>
          <w:t xml:space="preserve"> </w:t>
        </w:r>
      </w:ins>
      <w:r w:rsidRPr="5AFD8D30">
        <w:rPr>
          <w:rFonts w:ascii="Times New Roman" w:cs="Times New Roman"/>
          <w:sz w:val="28"/>
          <w:szCs w:val="28"/>
          <w:rPrChange w:id="9160" w:author="user pc" w:date="2022-03-15T10:14:00Z">
            <w:rPr/>
          </w:rPrChange>
        </w:rPr>
        <w:t>to</w:t>
      </w:r>
      <w:ins w:id="9161" w:author="user pc" w:date="2022-03-27T13:01:00Z">
        <w:r w:rsidR="9B1C4D04">
          <w:rPr>
            <w:rFonts w:ascii="Times New Roman" w:cs="Times New Roman" w:hAnsi="Times New Roman"/>
            <w:sz w:val="28"/>
            <w:szCs w:val="28"/>
          </w:rPr>
          <w:t xml:space="preserve"> </w:t>
        </w:r>
      </w:ins>
      <w:r w:rsidRPr="9F292F9D">
        <w:rPr>
          <w:rFonts w:ascii="Times New Roman" w:cs="Times New Roman"/>
          <w:sz w:val="28"/>
          <w:szCs w:val="28"/>
          <w:rPrChange w:id="9162" w:author="user pc" w:date="2022-03-15T10:14:00Z">
            <w:rPr/>
          </w:rPrChange>
        </w:rPr>
        <w:t>move</w:t>
      </w:r>
      <w:ins w:id="9163" w:author="user pc" w:date="2022-03-27T13:01:00Z">
        <w:r w:rsidR="BE861968">
          <w:rPr>
            <w:rFonts w:ascii="Times New Roman" w:cs="Times New Roman" w:hAnsi="Times New Roman"/>
            <w:sz w:val="28"/>
            <w:szCs w:val="28"/>
          </w:rPr>
          <w:t xml:space="preserve"> </w:t>
        </w:r>
      </w:ins>
      <w:r w:rsidRPr="D9AC4E8B">
        <w:rPr>
          <w:rFonts w:ascii="Times New Roman" w:cs="Times New Roman"/>
          <w:sz w:val="28"/>
          <w:szCs w:val="28"/>
          <w:rPrChange w:id="9164" w:author="user pc" w:date="2022-03-15T10:14:00Z">
            <w:rPr/>
          </w:rPrChange>
        </w:rPr>
        <w:t>toward</w:t>
      </w:r>
      <w:ins w:id="9165" w:author="user pc" w:date="2022-03-27T13:01:00Z">
        <w:r w:rsidR="E976186A">
          <w:rPr>
            <w:rFonts w:ascii="Times New Roman" w:cs="Times New Roman" w:hAnsi="Times New Roman"/>
            <w:sz w:val="28"/>
            <w:szCs w:val="28"/>
          </w:rPr>
          <w:t xml:space="preserve"> </w:t>
        </w:r>
      </w:ins>
      <w:r w:rsidRPr="C13AA71B">
        <w:rPr>
          <w:rFonts w:ascii="Times New Roman" w:cs="Times New Roman"/>
          <w:sz w:val="28"/>
          <w:szCs w:val="28"/>
          <w:rPrChange w:id="9166" w:author="user pc" w:date="2022-03-15T10:14:00Z">
            <w:rPr/>
          </w:rPrChange>
        </w:rPr>
        <w:t>areas</w:t>
      </w:r>
      <w:ins w:id="9167" w:author="user pc" w:date="2022-03-27T13:01:00Z">
        <w:r w:rsidR="D2FB2BC2">
          <w:rPr>
            <w:rFonts w:ascii="Times New Roman" w:cs="Times New Roman" w:hAnsi="Times New Roman"/>
            <w:sz w:val="28"/>
            <w:szCs w:val="28"/>
          </w:rPr>
          <w:t xml:space="preserve"> </w:t>
        </w:r>
      </w:ins>
      <w:r w:rsidRPr="635B8F89">
        <w:rPr>
          <w:rFonts w:ascii="Times New Roman" w:cs="Times New Roman"/>
          <w:sz w:val="28"/>
          <w:szCs w:val="28"/>
          <w:rPrChange w:id="9168" w:author="user pc" w:date="2022-03-15T10:14:00Z">
            <w:rPr/>
          </w:rPrChange>
        </w:rPr>
        <w:t>of</w:t>
      </w:r>
      <w:ins w:id="9169" w:author="user pc" w:date="2022-03-27T13:01:00Z">
        <w:r w:rsidR="515FD809">
          <w:rPr>
            <w:rFonts w:ascii="Times New Roman" w:cs="Times New Roman" w:hAnsi="Times New Roman"/>
            <w:sz w:val="28"/>
            <w:szCs w:val="28"/>
          </w:rPr>
          <w:t xml:space="preserve"> </w:t>
        </w:r>
      </w:ins>
      <w:r w:rsidRPr="CC60AC98">
        <w:rPr>
          <w:rFonts w:ascii="Times New Roman" w:cs="Times New Roman"/>
          <w:sz w:val="28"/>
          <w:szCs w:val="28"/>
          <w:rPrChange w:id="9170" w:author="user pc" w:date="2022-03-15T10:14:00Z">
            <w:rPr/>
          </w:rPrChange>
        </w:rPr>
        <w:t>lower</w:t>
      </w:r>
      <w:ins w:id="9171" w:author="user pc" w:date="2022-03-27T13:01:00Z">
        <w:r w:rsidR="18189BB4">
          <w:rPr>
            <w:rFonts w:ascii="Times New Roman" w:cs="Times New Roman" w:hAnsi="Times New Roman"/>
            <w:sz w:val="28"/>
            <w:szCs w:val="28"/>
          </w:rPr>
          <w:t xml:space="preserve"> </w:t>
        </w:r>
      </w:ins>
      <w:r w:rsidRPr="F7E8995E">
        <w:rPr>
          <w:rFonts w:ascii="Times New Roman" w:cs="Times New Roman"/>
          <w:sz w:val="28"/>
          <w:szCs w:val="28"/>
          <w:rPrChange w:id="9172" w:author="user pc" w:date="2022-03-15T10:14:00Z">
            <w:rPr/>
          </w:rPrChange>
        </w:rPr>
        <w:t>concentration</w:t>
      </w:r>
      <w:ins w:id="9173" w:author="user pc" w:date="2022-03-27T13:01:00Z">
        <w:r w:rsidR="A4779F64">
          <w:rPr>
            <w:rFonts w:ascii="Times New Roman" w:cs="Times New Roman" w:hAnsi="Times New Roman"/>
            <w:sz w:val="28"/>
            <w:szCs w:val="28"/>
          </w:rPr>
          <w:t xml:space="preserve"> </w:t>
        </w:r>
      </w:ins>
      <w:r w:rsidRPr="129FC2DB">
        <w:rPr>
          <w:rFonts w:ascii="Times New Roman" w:cs="Times New Roman"/>
          <w:sz w:val="28"/>
          <w:szCs w:val="28"/>
          <w:rPrChange w:id="9174" w:author="user pc" w:date="2022-03-15T10:14:00Z">
            <w:rPr/>
          </w:rPrChange>
        </w:rPr>
        <w:t>until</w:t>
      </w:r>
      <w:ins w:id="9175" w:author="user pc" w:date="2022-03-27T13:01:00Z">
        <w:r w:rsidR="AFAF08C9">
          <w:rPr>
            <w:rFonts w:ascii="Times New Roman" w:cs="Times New Roman" w:hAnsi="Times New Roman"/>
            <w:sz w:val="28"/>
            <w:szCs w:val="28"/>
          </w:rPr>
          <w:t xml:space="preserve"> </w:t>
        </w:r>
      </w:ins>
      <w:r w:rsidRPr="3BEA5B04">
        <w:rPr>
          <w:rFonts w:ascii="Times New Roman" w:cs="Times New Roman"/>
          <w:sz w:val="28"/>
          <w:szCs w:val="28"/>
          <w:rPrChange w:id="9176" w:author="user pc" w:date="2022-03-15T10:14:00Z">
            <w:rPr/>
          </w:rPrChange>
        </w:rPr>
        <w:t>the</w:t>
      </w:r>
      <w:ins w:id="9177" w:author="user pc" w:date="2022-03-27T13:01:00Z">
        <w:r w:rsidR="1C4DCE9C">
          <w:rPr>
            <w:rFonts w:ascii="Times New Roman" w:cs="Times New Roman" w:hAnsi="Times New Roman"/>
            <w:sz w:val="28"/>
            <w:szCs w:val="28"/>
          </w:rPr>
          <w:t xml:space="preserve"> </w:t>
        </w:r>
      </w:ins>
      <w:r w:rsidRPr="17735320">
        <w:rPr>
          <w:rFonts w:ascii="Times New Roman" w:cs="Times New Roman"/>
          <w:sz w:val="28"/>
          <w:szCs w:val="28"/>
          <w:rPrChange w:id="9178" w:author="user pc" w:date="2022-03-15T10:14:00Z">
            <w:rPr/>
          </w:rPrChange>
        </w:rPr>
        <w:t>concentration</w:t>
      </w:r>
      <w:ins w:id="9179" w:author="user pc" w:date="2022-03-27T13:01:00Z">
        <w:r w:rsidR="20E6A38B">
          <w:rPr>
            <w:rFonts w:ascii="Times New Roman" w:cs="Times New Roman" w:hAnsi="Times New Roman"/>
            <w:sz w:val="28"/>
            <w:szCs w:val="28"/>
          </w:rPr>
          <w:t xml:space="preserve"> </w:t>
        </w:r>
      </w:ins>
      <w:r w:rsidRPr="EB54D3AA">
        <w:rPr>
          <w:rFonts w:ascii="Times New Roman" w:cs="Times New Roman"/>
          <w:sz w:val="28"/>
          <w:szCs w:val="28"/>
          <w:rPrChange w:id="9180" w:author="user pc" w:date="2022-03-15T10:14:00Z">
            <w:rPr/>
          </w:rPrChange>
        </w:rPr>
        <w:t>is</w:t>
      </w:r>
      <w:ins w:id="9181" w:author="user pc" w:date="2022-03-27T13:01:00Z">
        <w:r w:rsidR="C7BF3702">
          <w:rPr>
            <w:rFonts w:ascii="Times New Roman" w:cs="Times New Roman" w:hAnsi="Times New Roman"/>
            <w:sz w:val="28"/>
            <w:szCs w:val="28"/>
          </w:rPr>
          <w:t xml:space="preserve"> </w:t>
        </w:r>
      </w:ins>
      <w:r w:rsidRPr="2C7C381B">
        <w:rPr>
          <w:rFonts w:ascii="Times New Roman" w:cs="Times New Roman"/>
          <w:sz w:val="28"/>
          <w:szCs w:val="28"/>
          <w:rPrChange w:id="9182" w:author="user pc" w:date="2022-03-15T10:14:00Z">
            <w:rPr/>
          </w:rPrChange>
        </w:rPr>
        <w:t>uniform</w:t>
      </w:r>
      <w:ins w:id="9183" w:author="user pc" w:date="2022-03-27T13:02:00Z">
        <w:r w:rsidR="7F25F638">
          <w:rPr>
            <w:rFonts w:ascii="Times New Roman" w:cs="Times New Roman" w:hAnsi="Times New Roman"/>
            <w:sz w:val="28"/>
            <w:szCs w:val="28"/>
          </w:rPr>
          <w:t xml:space="preserve"> </w:t>
        </w:r>
      </w:ins>
      <w:r w:rsidRPr="DFFE3F4B">
        <w:rPr>
          <w:rFonts w:ascii="Times New Roman" w:cs="Times New Roman"/>
          <w:sz w:val="28"/>
          <w:szCs w:val="28"/>
          <w:rPrChange w:id="9184" w:author="user pc" w:date="2022-03-15T10:14:00Z">
            <w:rPr/>
          </w:rPrChange>
        </w:rPr>
        <w:t>throughout.</w:t>
      </w:r>
    </w:p>
    <w:p>
      <w:pPr>
        <w:pStyle w:val="style0"/>
        <w:rPr>
          <w:rFonts w:ascii="Times New Roman" w:cs="Times New Roman"/>
          <w:sz w:val="28"/>
          <w:szCs w:val="28"/>
          <w:rPrChange w:id="9185" w:author="user pc" w:date="2022-03-15T10:14:00Z">
            <w:rPr/>
          </w:rPrChange>
        </w:rPr>
      </w:pPr>
      <w:r w:rsidRPr="5F5E753D">
        <w:rPr>
          <w:rFonts w:ascii="Times New Roman" w:cs="Times New Roman"/>
          <w:b/>
          <w:sz w:val="28"/>
          <w:szCs w:val="28"/>
          <w:rPrChange w:id="9186" w:author="user pc" w:date="2022-03-15T10:14:00Z">
            <w:rPr>
              <w:b/>
            </w:rPr>
          </w:rPrChange>
        </w:rPr>
        <w:t>Effusion:</w:t>
      </w:r>
      <w:ins w:id="9187" w:author="user pc" w:date="2022-03-27T13:03:00Z">
        <w:r w:rsidR="CED004B4">
          <w:rPr>
            <w:rFonts w:ascii="Times New Roman" w:cs="Times New Roman" w:hAnsi="Times New Roman"/>
            <w:b/>
            <w:sz w:val="28"/>
            <w:szCs w:val="28"/>
          </w:rPr>
          <w:t xml:space="preserve"> </w:t>
        </w:r>
      </w:ins>
      <w:ins w:id="9188" w:author="user pc" w:date="2022-03-27T13:02:00Z">
        <w:r w:rsidR="D437E99C">
          <w:rPr>
            <w:rFonts w:ascii="Times New Roman" w:cs="Times New Roman" w:hAnsi="Times New Roman"/>
            <w:sz w:val="28"/>
            <w:szCs w:val="28"/>
          </w:rPr>
          <w:t>This is th</w:t>
        </w:r>
      </w:ins>
      <w:ins w:id="9189" w:author="user pc" w:date="2022-03-27T13:03:00Z">
        <w:r w:rsidR="661C92CC">
          <w:rPr>
            <w:rFonts w:ascii="Times New Roman" w:cs="Times New Roman" w:hAnsi="Times New Roman"/>
            <w:sz w:val="28"/>
            <w:szCs w:val="28"/>
          </w:rPr>
          <w:t xml:space="preserve">e tendency of a </w:t>
        </w:r>
      </w:ins>
      <w:r w:rsidRPr="A82C9E35">
        <w:rPr>
          <w:rFonts w:ascii="Times New Roman" w:cs="Times New Roman"/>
          <w:sz w:val="28"/>
          <w:szCs w:val="28"/>
          <w:rPrChange w:id="9190" w:author="user pc" w:date="2022-03-15T10:14:00Z">
            <w:rPr/>
          </w:rPrChange>
        </w:rPr>
        <w:t>gas</w:t>
      </w:r>
      <w:ins w:id="9191" w:author="user pc" w:date="2022-03-27T13:03:00Z">
        <w:r w:rsidR="2DAFF7C2">
          <w:rPr>
            <w:rFonts w:ascii="Times New Roman" w:cs="Times New Roman" w:hAnsi="Times New Roman"/>
            <w:sz w:val="28"/>
            <w:szCs w:val="28"/>
          </w:rPr>
          <w:t xml:space="preserve"> to es</w:t>
        </w:r>
      </w:ins>
      <w:del w:id="9192" w:author="user pc" w:date="2022-03-27T13:03:00Z">
        <w:r w:rsidDel="4066CB2A" w:rsidRPr="09C6497E">
          <w:rPr>
            <w:rFonts w:ascii="Times New Roman" w:cs="Times New Roman"/>
            <w:sz w:val="28"/>
            <w:szCs w:val="28"/>
            <w:rPrChange w:id="9193" w:author="user pc" w:date="2022-03-15T10:14:00Z">
              <w:rPr/>
            </w:rPrChange>
          </w:rPr>
          <w:delText>es</w:delText>
        </w:r>
      </w:del>
      <w:r w:rsidRPr="00A3B2B9">
        <w:rPr>
          <w:rFonts w:ascii="Times New Roman" w:cs="Times New Roman"/>
          <w:sz w:val="28"/>
          <w:szCs w:val="28"/>
          <w:rPrChange w:id="9194" w:author="user pc" w:date="2022-03-15T10:14:00Z">
            <w:rPr/>
          </w:rPrChange>
        </w:rPr>
        <w:t>cape</w:t>
      </w:r>
      <w:ins w:id="9195" w:author="user pc" w:date="2022-03-27T13:03:00Z">
        <w:r w:rsidR="0F97C76E">
          <w:rPr>
            <w:rFonts w:ascii="Times New Roman" w:cs="Times New Roman" w:hAnsi="Times New Roman"/>
            <w:sz w:val="28"/>
            <w:szCs w:val="28"/>
          </w:rPr>
          <w:t xml:space="preserve"> </w:t>
        </w:r>
      </w:ins>
      <w:del w:id="9196" w:author="user pc" w:date="2022-03-27T13:03:00Z">
        <w:r w:rsidDel="72A654C3" w:rsidRPr="5A1C71E0">
          <w:rPr>
            <w:rFonts w:ascii="Times New Roman" w:cs="Times New Roman"/>
            <w:sz w:val="28"/>
            <w:szCs w:val="28"/>
            <w:rPrChange w:id="9197" w:author="user pc" w:date="2022-03-15T10:14:00Z">
              <w:rPr/>
            </w:rPrChange>
          </w:rPr>
          <w:delText>s</w:delText>
        </w:r>
      </w:del>
      <w:r w:rsidRPr="07627285">
        <w:rPr>
          <w:rFonts w:ascii="Times New Roman" w:cs="Times New Roman"/>
          <w:sz w:val="28"/>
          <w:szCs w:val="28"/>
          <w:rPrChange w:id="9198" w:author="user pc" w:date="2022-03-15T10:14:00Z">
            <w:rPr/>
          </w:rPrChange>
        </w:rPr>
        <w:t>through</w:t>
      </w:r>
      <w:ins w:id="9199" w:author="user pc" w:date="2022-03-27T13:03:00Z">
        <w:r w:rsidR="5E1A98CD">
          <w:rPr>
            <w:rFonts w:ascii="Times New Roman" w:cs="Times New Roman" w:hAnsi="Times New Roman"/>
            <w:sz w:val="28"/>
            <w:szCs w:val="28"/>
          </w:rPr>
          <w:t xml:space="preserve"> </w:t>
        </w:r>
      </w:ins>
      <w:r w:rsidRPr="FB420D15">
        <w:rPr>
          <w:rFonts w:ascii="Times New Roman" w:cs="Times New Roman"/>
          <w:sz w:val="28"/>
          <w:szCs w:val="28"/>
          <w:rPrChange w:id="9200" w:author="user pc" w:date="2022-03-15T10:14:00Z">
            <w:rPr/>
          </w:rPrChange>
        </w:rPr>
        <w:t>a</w:t>
      </w:r>
      <w:ins w:id="9201" w:author="user pc" w:date="2022-03-27T13:03:00Z">
        <w:r w:rsidR="717F7BA7">
          <w:rPr>
            <w:rFonts w:ascii="Times New Roman" w:cs="Times New Roman" w:hAnsi="Times New Roman"/>
            <w:sz w:val="28"/>
            <w:szCs w:val="28"/>
          </w:rPr>
          <w:t xml:space="preserve"> </w:t>
        </w:r>
      </w:ins>
      <w:r w:rsidRPr="AB736DA3">
        <w:rPr>
          <w:rFonts w:ascii="Times New Roman" w:cs="Times New Roman"/>
          <w:sz w:val="28"/>
          <w:szCs w:val="28"/>
          <w:rPrChange w:id="9202" w:author="user pc" w:date="2022-03-15T10:14:00Z">
            <w:rPr/>
          </w:rPrChange>
        </w:rPr>
        <w:t>tiny</w:t>
      </w:r>
      <w:ins w:id="9203" w:author="user pc" w:date="2022-03-27T13:03:00Z">
        <w:r w:rsidR="83A2C2E9">
          <w:rPr>
            <w:rFonts w:ascii="Times New Roman" w:cs="Times New Roman" w:hAnsi="Times New Roman"/>
            <w:sz w:val="28"/>
            <w:szCs w:val="28"/>
          </w:rPr>
          <w:t xml:space="preserve"> </w:t>
        </w:r>
      </w:ins>
      <w:r w:rsidRPr="5678E495">
        <w:rPr>
          <w:rFonts w:ascii="Times New Roman" w:cs="Times New Roman"/>
          <w:sz w:val="28"/>
          <w:szCs w:val="28"/>
          <w:rPrChange w:id="9204" w:author="user pc" w:date="2022-03-15T10:14:00Z">
            <w:rPr/>
          </w:rPrChange>
        </w:rPr>
        <w:t>hole</w:t>
      </w:r>
      <w:ins w:id="9205" w:author="user pc" w:date="2022-03-27T13:03:00Z">
        <w:r w:rsidR="403EFD70">
          <w:rPr>
            <w:rFonts w:ascii="Times New Roman" w:cs="Times New Roman" w:hAnsi="Times New Roman"/>
            <w:sz w:val="28"/>
            <w:szCs w:val="28"/>
          </w:rPr>
          <w:t xml:space="preserve"> </w:t>
        </w:r>
      </w:ins>
      <w:r w:rsidRPr="343154ED">
        <w:rPr>
          <w:rFonts w:ascii="Times New Roman" w:cs="Times New Roman"/>
          <w:sz w:val="28"/>
          <w:szCs w:val="28"/>
          <w:rPrChange w:id="9206" w:author="user pc" w:date="2022-03-15T10:14:00Z">
            <w:rPr/>
          </w:rPrChange>
        </w:rPr>
        <w:t>in</w:t>
      </w:r>
      <w:ins w:id="9207" w:author="user pc" w:date="2022-03-27T13:03:00Z">
        <w:r w:rsidR="99AEAEF5">
          <w:rPr>
            <w:rFonts w:ascii="Times New Roman" w:cs="Times New Roman" w:hAnsi="Times New Roman"/>
            <w:sz w:val="28"/>
            <w:szCs w:val="28"/>
          </w:rPr>
          <w:t xml:space="preserve"> </w:t>
        </w:r>
      </w:ins>
      <w:r w:rsidRPr="15C763A2">
        <w:rPr>
          <w:rFonts w:ascii="Times New Roman" w:cs="Times New Roman"/>
          <w:sz w:val="28"/>
          <w:szCs w:val="28"/>
          <w:rPrChange w:id="9208" w:author="user pc" w:date="2022-03-15T10:14:00Z">
            <w:rPr/>
          </w:rPrChange>
        </w:rPr>
        <w:t>a</w:t>
      </w:r>
      <w:ins w:id="9209" w:author="user pc" w:date="2022-03-27T13:03:00Z">
        <w:r w:rsidR="87D3B215">
          <w:rPr>
            <w:rFonts w:ascii="Times New Roman" w:cs="Times New Roman" w:hAnsi="Times New Roman"/>
            <w:sz w:val="28"/>
            <w:szCs w:val="28"/>
          </w:rPr>
          <w:t xml:space="preserve"> </w:t>
        </w:r>
      </w:ins>
      <w:r w:rsidRPr="B4014ED0">
        <w:rPr>
          <w:rFonts w:ascii="Times New Roman" w:cs="Times New Roman"/>
          <w:sz w:val="28"/>
          <w:szCs w:val="28"/>
          <w:rPrChange w:id="9210" w:author="user pc" w:date="2022-03-15T10:14:00Z">
            <w:rPr/>
          </w:rPrChange>
        </w:rPr>
        <w:t>container.</w:t>
      </w:r>
    </w:p>
    <w:p>
      <w:pPr>
        <w:pStyle w:val="style0"/>
        <w:rPr>
          <w:del w:id="9211" w:author="user pc" w:date="2022-03-27T13:04:00Z"/>
          <w:rFonts w:ascii="Times New Roman" w:cs="Times New Roman"/>
          <w:b/>
          <w:sz w:val="28"/>
          <w:szCs w:val="28"/>
          <w:rPrChange w:id="9212" w:author="user pc" w:date="2022-03-15T10:14:00Z">
            <w:rPr>
              <w:del w:id="9213" w:author="user pc" w:date="2022-03-27T13:04:00Z"/>
            </w:rPr>
          </w:rPrChange>
        </w:rPr>
      </w:pPr>
      <w:del w:id="9214" w:author="user pc" w:date="2022-03-27T13:04:00Z">
        <w:r w:rsidDel="79D75452" w:rsidRPr="B833EC88">
          <w:rPr>
            <w:rFonts w:ascii="Times New Roman" w:cs="Times New Roman"/>
            <w:b/>
            <w:sz w:val="28"/>
            <w:szCs w:val="28"/>
            <w:highlight w:val="yellow"/>
            <w:rPrChange w:id="9215" w:author="user pc" w:date="2022-03-15T10:14:00Z">
              <w:rPr>
                <w:highlight w:val="yellow"/>
              </w:rPr>
            </w:rPrChange>
          </w:rPr>
          <w:delText>Diffusion</w:delText>
        </w:r>
      </w:del>
      <w:r>
        <w:rPr>
          <w:rFonts w:ascii="Times New Roman" w:cs="Times New Roman" w:hAnsi="Times New Roman"/>
          <w:b/>
          <w:sz w:val="28"/>
          <w:szCs w:val="28"/>
          <w:highlight w:val="yellow"/>
        </w:rPr>
        <w:t xml:space="preserve"> </w:t>
      </w:r>
      <w:del w:id="9216" w:author="user pc" w:date="2022-03-27T13:04:00Z">
        <w:r w:rsidDel="896BDE0A" w:rsidRPr="C09E2147">
          <w:rPr>
            <w:rFonts w:ascii="Times New Roman" w:cs="Times New Roman"/>
            <w:b/>
            <w:sz w:val="28"/>
            <w:szCs w:val="28"/>
            <w:highlight w:val="yellow"/>
            <w:rPrChange w:id="9217" w:author="user pc" w:date="2022-03-15T10:14:00Z">
              <w:rPr>
                <w:highlight w:val="yellow"/>
              </w:rPr>
            </w:rPrChange>
          </w:rPr>
          <w:delText>indicates</w:delText>
        </w:r>
      </w:del>
      <w:r>
        <w:rPr>
          <w:rFonts w:ascii="Times New Roman" w:cs="Times New Roman" w:hAnsi="Times New Roman"/>
          <w:b/>
          <w:sz w:val="28"/>
          <w:szCs w:val="28"/>
          <w:highlight w:val="yellow"/>
        </w:rPr>
        <w:t xml:space="preserve"> </w:t>
      </w:r>
      <w:del w:id="9218" w:author="user pc" w:date="2022-03-27T13:04:00Z">
        <w:r w:rsidDel="9234DA55" w:rsidRPr="5AFE1AA5">
          <w:rPr>
            <w:rFonts w:ascii="Times New Roman" w:cs="Times New Roman"/>
            <w:b/>
            <w:sz w:val="28"/>
            <w:szCs w:val="28"/>
            <w:highlight w:val="yellow"/>
            <w:rPrChange w:id="9219" w:author="user pc" w:date="2022-03-15T10:14:00Z">
              <w:rPr>
                <w:highlight w:val="yellow"/>
              </w:rPr>
            </w:rPrChange>
          </w:rPr>
          <w:delText>one</w:delText>
        </w:r>
      </w:del>
      <w:r>
        <w:rPr>
          <w:rFonts w:ascii="Times New Roman" w:cs="Times New Roman" w:hAnsi="Times New Roman"/>
          <w:b/>
          <w:sz w:val="28"/>
          <w:szCs w:val="28"/>
          <w:highlight w:val="yellow"/>
        </w:rPr>
        <w:t xml:space="preserve"> </w:t>
      </w:r>
      <w:del w:id="9220" w:author="user pc" w:date="2022-03-27T13:04:00Z">
        <w:r w:rsidDel="E0F2007B" w:rsidRPr="CC3B382E">
          <w:rPr>
            <w:rFonts w:ascii="Times New Roman" w:cs="Times New Roman"/>
            <w:b/>
            <w:sz w:val="28"/>
            <w:szCs w:val="28"/>
            <w:highlight w:val="yellow"/>
            <w:rPrChange w:id="9221" w:author="user pc" w:date="2022-03-15T10:14:00Z">
              <w:rPr>
                <w:highlight w:val="yellow"/>
              </w:rPr>
            </w:rPrChange>
          </w:rPr>
          <w:delText>gas</w:delText>
        </w:r>
      </w:del>
      <w:r>
        <w:rPr>
          <w:rFonts w:ascii="Times New Roman" w:cs="Times New Roman" w:hAnsi="Times New Roman"/>
          <w:b/>
          <w:sz w:val="28"/>
          <w:szCs w:val="28"/>
          <w:highlight w:val="yellow"/>
        </w:rPr>
        <w:t xml:space="preserve"> </w:t>
      </w:r>
      <w:del w:id="9222" w:author="user pc" w:date="2022-03-27T13:04:00Z">
        <w:r w:rsidDel="8C924B1C" w:rsidRPr="2CE44309">
          <w:rPr>
            <w:rFonts w:ascii="Times New Roman" w:cs="Times New Roman"/>
            <w:b/>
            <w:sz w:val="28"/>
            <w:szCs w:val="28"/>
            <w:highlight w:val="yellow"/>
            <w:rPrChange w:id="9223" w:author="user pc" w:date="2022-03-15T10:14:00Z">
              <w:rPr>
                <w:highlight w:val="yellow"/>
              </w:rPr>
            </w:rPrChange>
          </w:rPr>
          <w:delText>mixing</w:delText>
        </w:r>
      </w:del>
      <w:r>
        <w:rPr>
          <w:rFonts w:ascii="Times New Roman" w:cs="Times New Roman" w:hAnsi="Times New Roman"/>
          <w:b/>
          <w:sz w:val="28"/>
          <w:szCs w:val="28"/>
          <w:highlight w:val="yellow"/>
        </w:rPr>
        <w:t xml:space="preserve"> </w:t>
      </w:r>
      <w:del w:id="9224" w:author="user pc" w:date="2022-03-27T13:04:00Z">
        <w:r w:rsidDel="80022CAD" w:rsidRPr="0B8DF210">
          <w:rPr>
            <w:rFonts w:ascii="Times New Roman" w:cs="Times New Roman"/>
            <w:b/>
            <w:sz w:val="28"/>
            <w:szCs w:val="28"/>
            <w:highlight w:val="yellow"/>
            <w:rPrChange w:id="9225" w:author="user pc" w:date="2022-03-15T10:14:00Z">
              <w:rPr>
                <w:highlight w:val="yellow"/>
              </w:rPr>
            </w:rPrChange>
          </w:rPr>
          <w:delText>into</w:delText>
        </w:r>
      </w:del>
      <w:r>
        <w:rPr>
          <w:rFonts w:ascii="Times New Roman" w:cs="Times New Roman" w:hAnsi="Times New Roman"/>
          <w:b/>
          <w:sz w:val="28"/>
          <w:szCs w:val="28"/>
          <w:highlight w:val="yellow"/>
        </w:rPr>
        <w:t xml:space="preserve"> </w:t>
      </w:r>
      <w:del w:id="9226" w:author="user pc" w:date="2022-03-27T13:04:00Z">
        <w:r w:rsidDel="FA28140E" w:rsidRPr="81EBFE8D">
          <w:rPr>
            <w:rFonts w:ascii="Times New Roman" w:cs="Times New Roman"/>
            <w:b/>
            <w:sz w:val="28"/>
            <w:szCs w:val="28"/>
            <w:highlight w:val="yellow"/>
            <w:rPrChange w:id="9227" w:author="user pc" w:date="2022-03-15T10:14:00Z">
              <w:rPr>
                <w:highlight w:val="yellow"/>
              </w:rPr>
            </w:rPrChange>
          </w:rPr>
          <w:delText>another</w:delText>
        </w:r>
      </w:del>
      <w:r>
        <w:rPr>
          <w:rFonts w:ascii="Times New Roman" w:cs="Times New Roman" w:hAnsi="Times New Roman"/>
          <w:b/>
          <w:sz w:val="28"/>
          <w:szCs w:val="28"/>
          <w:highlight w:val="yellow"/>
        </w:rPr>
        <w:t xml:space="preserve"> </w:t>
      </w:r>
      <w:del w:id="9228" w:author="user pc" w:date="2022-03-27T13:04:00Z">
        <w:r w:rsidDel="F360C56C" w:rsidRPr="E3F5FEA4">
          <w:rPr>
            <w:rFonts w:ascii="Times New Roman" w:cs="Times New Roman"/>
            <w:b/>
            <w:sz w:val="28"/>
            <w:szCs w:val="28"/>
            <w:highlight w:val="yellow"/>
            <w:rPrChange w:id="9229" w:author="user pc" w:date="2022-03-15T10:14:00Z">
              <w:rPr>
                <w:highlight w:val="yellow"/>
              </w:rPr>
            </w:rPrChange>
          </w:rPr>
          <w:delText>gas</w:delText>
        </w:r>
      </w:del>
      <w:r>
        <w:rPr>
          <w:rFonts w:ascii="Times New Roman" w:cs="Times New Roman" w:hAnsi="Times New Roman"/>
          <w:b/>
          <w:sz w:val="28"/>
          <w:szCs w:val="28"/>
          <w:highlight w:val="yellow"/>
        </w:rPr>
        <w:t xml:space="preserve"> </w:t>
      </w:r>
      <w:del w:id="9230" w:author="user pc" w:date="2022-03-27T13:04:00Z">
        <w:r w:rsidDel="EF144BBA" w:rsidRPr="D87915AE">
          <w:rPr>
            <w:rFonts w:ascii="Times New Roman" w:cs="Times New Roman"/>
            <w:b/>
            <w:sz w:val="28"/>
            <w:szCs w:val="28"/>
            <w:highlight w:val="yellow"/>
            <w:rPrChange w:id="9231" w:author="user pc" w:date="2022-03-15T10:14:00Z">
              <w:rPr>
                <w:highlight w:val="yellow"/>
              </w:rPr>
            </w:rPrChange>
          </w:rPr>
          <w:delText>while</w:delText>
        </w:r>
      </w:del>
      <w:r>
        <w:rPr>
          <w:rFonts w:ascii="Times New Roman" w:cs="Times New Roman" w:hAnsi="Times New Roman"/>
          <w:b/>
          <w:sz w:val="28"/>
          <w:szCs w:val="28"/>
          <w:highlight w:val="yellow"/>
        </w:rPr>
        <w:t xml:space="preserve"> </w:t>
      </w:r>
      <w:del w:id="9232" w:author="user pc" w:date="2022-03-27T13:04:00Z">
        <w:r w:rsidDel="2CB8218B" w:rsidRPr="6F88F818">
          <w:rPr>
            <w:rFonts w:ascii="Times New Roman" w:cs="Times New Roman"/>
            <w:b/>
            <w:sz w:val="28"/>
            <w:szCs w:val="28"/>
            <w:highlight w:val="yellow"/>
            <w:rPrChange w:id="9233" w:author="user pc" w:date="2022-03-15T10:14:00Z">
              <w:rPr>
                <w:highlight w:val="yellow"/>
              </w:rPr>
            </w:rPrChange>
          </w:rPr>
          <w:delText>effusion</w:delText>
        </w:r>
      </w:del>
      <w:r>
        <w:rPr>
          <w:rFonts w:ascii="Times New Roman" w:cs="Times New Roman" w:hAnsi="Times New Roman"/>
          <w:b/>
          <w:sz w:val="28"/>
          <w:szCs w:val="28"/>
          <w:highlight w:val="yellow"/>
        </w:rPr>
        <w:t xml:space="preserve"> </w:t>
      </w:r>
      <w:del w:id="9234" w:author="user pc" w:date="2022-03-27T13:04:00Z">
        <w:r w:rsidDel="F326341B" w:rsidRPr="45AD0F80">
          <w:rPr>
            <w:rFonts w:ascii="Times New Roman" w:cs="Times New Roman"/>
            <w:b/>
            <w:sz w:val="28"/>
            <w:szCs w:val="28"/>
            <w:highlight w:val="yellow"/>
            <w:rPrChange w:id="9235" w:author="user pc" w:date="2022-03-15T10:14:00Z">
              <w:rPr>
                <w:highlight w:val="yellow"/>
              </w:rPr>
            </w:rPrChange>
          </w:rPr>
          <w:delText>indicates</w:delText>
        </w:r>
      </w:del>
      <w:r>
        <w:rPr>
          <w:rFonts w:ascii="Times New Roman" w:cs="Times New Roman" w:hAnsi="Times New Roman"/>
          <w:b/>
          <w:sz w:val="28"/>
          <w:szCs w:val="28"/>
          <w:highlight w:val="yellow"/>
        </w:rPr>
        <w:t xml:space="preserve"> </w:t>
      </w:r>
      <w:del w:id="9236" w:author="user pc" w:date="2022-03-27T13:04:00Z">
        <w:r w:rsidDel="E2A7A1BF" w:rsidRPr="D7598D24">
          <w:rPr>
            <w:rFonts w:ascii="Times New Roman" w:cs="Times New Roman"/>
            <w:b/>
            <w:sz w:val="28"/>
            <w:szCs w:val="28"/>
            <w:highlight w:val="yellow"/>
            <w:rPrChange w:id="9237" w:author="user pc" w:date="2022-03-15T10:14:00Z">
              <w:rPr>
                <w:highlight w:val="yellow"/>
              </w:rPr>
            </w:rPrChange>
          </w:rPr>
          <w:delText>a</w:delText>
        </w:r>
      </w:del>
      <w:r>
        <w:rPr>
          <w:rFonts w:ascii="Times New Roman" w:cs="Times New Roman" w:hAnsi="Times New Roman"/>
          <w:b/>
          <w:sz w:val="28"/>
          <w:szCs w:val="28"/>
          <w:highlight w:val="yellow"/>
        </w:rPr>
        <w:t xml:space="preserve"> </w:t>
      </w:r>
      <w:del w:id="9238" w:author="user pc" w:date="2022-03-27T13:04:00Z">
        <w:r w:rsidDel="84691D1C" w:rsidRPr="1BBC3BE2">
          <w:rPr>
            <w:rFonts w:ascii="Times New Roman" w:cs="Times New Roman"/>
            <w:b/>
            <w:sz w:val="28"/>
            <w:szCs w:val="28"/>
            <w:highlight w:val="yellow"/>
            <w:rPrChange w:id="9239" w:author="user pc" w:date="2022-03-15T10:14:00Z">
              <w:rPr>
                <w:highlight w:val="yellow"/>
              </w:rPr>
            </w:rPrChange>
          </w:rPr>
          <w:delText>gas</w:delText>
        </w:r>
      </w:del>
      <w:r>
        <w:rPr>
          <w:rFonts w:ascii="Times New Roman" w:cs="Times New Roman" w:hAnsi="Times New Roman"/>
          <w:b/>
          <w:sz w:val="28"/>
          <w:szCs w:val="28"/>
          <w:highlight w:val="yellow"/>
        </w:rPr>
        <w:t xml:space="preserve"> </w:t>
      </w:r>
      <w:del w:id="9240" w:author="user pc" w:date="2022-03-27T13:04:00Z">
        <w:r w:rsidDel="4A13C0CB" w:rsidRPr="423EB85B">
          <w:rPr>
            <w:rFonts w:ascii="Times New Roman" w:cs="Times New Roman"/>
            <w:b/>
            <w:sz w:val="28"/>
            <w:szCs w:val="28"/>
            <w:highlight w:val="yellow"/>
            <w:rPrChange w:id="9241" w:author="user pc" w:date="2022-03-15T10:14:00Z">
              <w:rPr>
                <w:highlight w:val="yellow"/>
              </w:rPr>
            </w:rPrChange>
          </w:rPr>
          <w:delText>moving</w:delText>
        </w:r>
      </w:del>
      <w:r>
        <w:rPr>
          <w:rFonts w:ascii="Times New Roman" w:cs="Times New Roman" w:hAnsi="Times New Roman"/>
          <w:b/>
          <w:sz w:val="28"/>
          <w:szCs w:val="28"/>
          <w:highlight w:val="yellow"/>
        </w:rPr>
        <w:t xml:space="preserve"> </w:t>
      </w:r>
      <w:del w:id="9242" w:author="user pc" w:date="2022-03-27T13:04:00Z">
        <w:r w:rsidDel="971C6B5E" w:rsidRPr="714CACF2">
          <w:rPr>
            <w:rFonts w:ascii="Times New Roman" w:cs="Times New Roman"/>
            <w:b/>
            <w:sz w:val="28"/>
            <w:szCs w:val="28"/>
            <w:highlight w:val="yellow"/>
            <w:rPrChange w:id="9243" w:author="user pc" w:date="2022-03-15T10:14:00Z">
              <w:rPr>
                <w:highlight w:val="yellow"/>
              </w:rPr>
            </w:rPrChange>
          </w:rPr>
          <w:delText>into</w:delText>
        </w:r>
      </w:del>
      <w:r>
        <w:rPr>
          <w:rFonts w:ascii="Times New Roman" w:cs="Times New Roman" w:hAnsi="Times New Roman"/>
          <w:b/>
          <w:sz w:val="28"/>
          <w:szCs w:val="28"/>
          <w:highlight w:val="yellow"/>
        </w:rPr>
        <w:t xml:space="preserve"> </w:t>
      </w:r>
      <w:del w:id="9244" w:author="user pc" w:date="2022-03-27T13:04:00Z">
        <w:r w:rsidDel="9CA481DD" w:rsidRPr="2C0698C3">
          <w:rPr>
            <w:rFonts w:ascii="Times New Roman" w:cs="Times New Roman"/>
            <w:b/>
            <w:sz w:val="28"/>
            <w:szCs w:val="28"/>
            <w:highlight w:val="yellow"/>
            <w:rPrChange w:id="9245" w:author="user pc" w:date="2022-03-15T10:14:00Z">
              <w:rPr>
                <w:highlight w:val="yellow"/>
              </w:rPr>
            </w:rPrChange>
          </w:rPr>
          <w:delText>a</w:delText>
        </w:r>
      </w:del>
      <w:r>
        <w:rPr>
          <w:rFonts w:ascii="Times New Roman" w:cs="Times New Roman" w:hAnsi="Times New Roman"/>
          <w:b/>
          <w:sz w:val="28"/>
          <w:szCs w:val="28"/>
          <w:highlight w:val="yellow"/>
        </w:rPr>
        <w:t xml:space="preserve"> </w:t>
      </w:r>
      <w:del w:id="9246" w:author="user pc" w:date="2022-03-27T13:04:00Z">
        <w:r w:rsidDel="655EC737" w:rsidRPr="2946D3C3">
          <w:rPr>
            <w:rFonts w:ascii="Times New Roman" w:cs="Times New Roman"/>
            <w:b/>
            <w:sz w:val="28"/>
            <w:szCs w:val="28"/>
            <w:highlight w:val="yellow"/>
            <w:rPrChange w:id="9247" w:author="user pc" w:date="2022-03-15T10:14:00Z">
              <w:rPr>
                <w:highlight w:val="yellow"/>
              </w:rPr>
            </w:rPrChange>
          </w:rPr>
          <w:delText>vaccum.</w:delText>
        </w:r>
      </w:del>
    </w:p>
    <w:p>
      <w:pPr>
        <w:pStyle w:val="style179"/>
        <w:numPr>
          <w:ilvl w:val="0"/>
          <w:numId w:val="43"/>
        </w:numPr>
        <w:rPr>
          <w:rFonts w:ascii="Times New Roman" w:cs="Times New Roman" w:hAnsi="Times New Roman"/>
          <w:sz w:val="28"/>
          <w:szCs w:val="28"/>
          <w:rPrChange w:id="9248" w:author="user pc" w:date="2022-03-15T10:14:00Z">
            <w:rPr>
              <w:rFonts w:ascii="Dancing Script" w:hAnsi="Dancing Script"/>
            </w:rPr>
          </w:rPrChange>
        </w:rPr>
      </w:pPr>
      <w:r w:rsidRPr="13A5BFA8">
        <w:rPr>
          <w:rFonts w:ascii="Times New Roman" w:cs="Times New Roman" w:hAnsi="Times New Roman"/>
          <w:b/>
          <w:color w:val="0000ff"/>
          <w:sz w:val="28"/>
          <w:szCs w:val="28"/>
          <w:rPrChange w:id="9249" w:author="user pc" w:date="2022-03-15T10:14:00Z">
            <w:rPr>
              <w:rFonts w:ascii="Dancing Script" w:hAnsi="Dancing Script"/>
              <w:b/>
              <w:color w:val="0000ff"/>
            </w:rPr>
          </w:rPrChange>
        </w:rPr>
        <w:t>Gases of lower molar mass diffuse and effuse faster than gasses of higher molar mass.</w:t>
      </w:r>
    </w:p>
    <w:p>
      <w:pPr>
        <w:pStyle w:val="style0"/>
        <w:rPr>
          <w:rFonts w:ascii="Times New Roman" w:cs="Times New Roman"/>
          <w:sz w:val="28"/>
          <w:szCs w:val="28"/>
          <w:rPrChange w:id="9250" w:author="user pc" w:date="2022-03-15T10:14:00Z">
            <w:rPr/>
          </w:rPrChange>
        </w:rPr>
      </w:pPr>
      <w:r w:rsidRPr="7CC6B44D">
        <w:rPr>
          <w:rFonts w:ascii="Times New Roman" w:cs="Times New Roman"/>
          <w:sz w:val="28"/>
          <w:szCs w:val="28"/>
          <w:rPrChange w:id="9251" w:author="user pc" w:date="2022-03-15T10:14:00Z">
            <w:rPr/>
          </w:rPrChange>
        </w:rPr>
        <w:t>Graham’s</w:t>
      </w:r>
      <w:ins w:id="9252" w:author="user pc" w:date="2022-03-27T13:04:00Z">
        <w:r w:rsidR="77B42B12">
          <w:rPr>
            <w:rFonts w:ascii="Times New Roman" w:cs="Times New Roman" w:hAnsi="Times New Roman"/>
            <w:sz w:val="28"/>
            <w:szCs w:val="28"/>
          </w:rPr>
          <w:t xml:space="preserve">   </w:t>
        </w:r>
      </w:ins>
      <w:r w:rsidRPr="86AD07AC">
        <w:rPr>
          <w:rFonts w:ascii="Times New Roman" w:cs="Times New Roman"/>
          <w:sz w:val="28"/>
          <w:szCs w:val="28"/>
          <w:rPrChange w:id="9253" w:author="user pc" w:date="2022-03-15T10:14:00Z">
            <w:rPr/>
          </w:rPrChange>
        </w:rPr>
        <w:t>law</w:t>
      </w:r>
      <w:ins w:id="9254" w:author="user pc" w:date="2022-03-27T13:04:00Z">
        <w:r w:rsidR="20C32F85">
          <w:rPr>
            <w:rFonts w:ascii="Times New Roman" w:cs="Times New Roman" w:hAnsi="Times New Roman"/>
            <w:sz w:val="28"/>
            <w:szCs w:val="28"/>
          </w:rPr>
          <w:t xml:space="preserve"> </w:t>
        </w:r>
      </w:ins>
      <w:r w:rsidRPr="0057E4A5">
        <w:rPr>
          <w:rFonts w:ascii="Times New Roman" w:cs="Times New Roman"/>
          <w:sz w:val="28"/>
          <w:szCs w:val="28"/>
          <w:rPrChange w:id="9255" w:author="user pc" w:date="2022-03-15T10:14:00Z">
            <w:rPr/>
          </w:rPrChange>
        </w:rPr>
        <w:t>of</w:t>
      </w:r>
      <w:ins w:id="9256" w:author="user pc" w:date="2022-03-27T13:04:00Z">
        <w:r w:rsidR="59C85CBE">
          <w:rPr>
            <w:rFonts w:ascii="Times New Roman" w:cs="Times New Roman" w:hAnsi="Times New Roman"/>
            <w:sz w:val="28"/>
            <w:szCs w:val="28"/>
          </w:rPr>
          <w:t xml:space="preserve"> </w:t>
        </w:r>
      </w:ins>
      <w:r w:rsidRPr="E25D4923">
        <w:rPr>
          <w:rFonts w:ascii="Times New Roman" w:cs="Times New Roman"/>
          <w:sz w:val="28"/>
          <w:szCs w:val="28"/>
          <w:rPrChange w:id="9257" w:author="user pc" w:date="2022-03-15T10:14:00Z">
            <w:rPr/>
          </w:rPrChange>
        </w:rPr>
        <w:t>diffusion</w:t>
      </w:r>
      <w:ins w:id="9258" w:author="user pc" w:date="2022-03-27T13:04:00Z">
        <w:r w:rsidR="4262C9E6">
          <w:rPr>
            <w:rFonts w:ascii="Times New Roman" w:cs="Times New Roman" w:hAnsi="Times New Roman"/>
            <w:sz w:val="28"/>
            <w:szCs w:val="28"/>
          </w:rPr>
          <w:t xml:space="preserve"> </w:t>
        </w:r>
      </w:ins>
      <w:r w:rsidRPr="4995CB6D">
        <w:rPr>
          <w:rFonts w:ascii="Times New Roman" w:cs="Times New Roman"/>
          <w:sz w:val="28"/>
          <w:szCs w:val="28"/>
          <w:rPrChange w:id="9259" w:author="user pc" w:date="2022-03-15T10:14:00Z">
            <w:rPr/>
          </w:rPrChange>
        </w:rPr>
        <w:t>states</w:t>
      </w:r>
      <w:ins w:id="9260" w:author="user pc" w:date="2022-03-27T13:04:00Z">
        <w:r w:rsidR="0036F40D">
          <w:rPr>
            <w:rFonts w:ascii="Times New Roman" w:cs="Times New Roman" w:hAnsi="Times New Roman"/>
            <w:sz w:val="28"/>
            <w:szCs w:val="28"/>
          </w:rPr>
          <w:t xml:space="preserve"> </w:t>
        </w:r>
      </w:ins>
      <w:r w:rsidRPr="80517F9D">
        <w:rPr>
          <w:rFonts w:ascii="Times New Roman" w:cs="Times New Roman"/>
          <w:sz w:val="28"/>
          <w:szCs w:val="28"/>
          <w:rPrChange w:id="9261" w:author="user pc" w:date="2022-03-15T10:14:00Z">
            <w:rPr/>
          </w:rPrChange>
        </w:rPr>
        <w:t>that</w:t>
      </w:r>
      <w:ins w:id="9262" w:author="user pc" w:date="2022-03-27T13:04:00Z">
        <w:r w:rsidR="6608C582">
          <w:rPr>
            <w:rFonts w:ascii="Times New Roman" w:cs="Times New Roman" w:hAnsi="Times New Roman"/>
            <w:sz w:val="28"/>
            <w:szCs w:val="28"/>
          </w:rPr>
          <w:t xml:space="preserve"> </w:t>
        </w:r>
      </w:ins>
      <w:r w:rsidRPr="0DECD18D">
        <w:rPr>
          <w:rFonts w:ascii="Times New Roman" w:cs="Times New Roman"/>
          <w:sz w:val="28"/>
          <w:szCs w:val="28"/>
          <w:rPrChange w:id="9263" w:author="user pc" w:date="2022-03-15T10:14:00Z">
            <w:rPr/>
          </w:rPrChange>
        </w:rPr>
        <w:t>the</w:t>
      </w:r>
      <w:ins w:id="9264" w:author="user pc" w:date="2022-03-27T13:04:00Z">
        <w:r w:rsidR="592DD0F2">
          <w:rPr>
            <w:rFonts w:ascii="Times New Roman" w:cs="Times New Roman" w:hAnsi="Times New Roman"/>
            <w:sz w:val="28"/>
            <w:szCs w:val="28"/>
          </w:rPr>
          <w:t xml:space="preserve"> </w:t>
        </w:r>
      </w:ins>
      <w:r w:rsidRPr="132D34C3">
        <w:rPr>
          <w:rFonts w:ascii="Times New Roman" w:cs="Times New Roman"/>
          <w:sz w:val="28"/>
          <w:szCs w:val="28"/>
          <w:rPrChange w:id="9265" w:author="user pc" w:date="2022-03-15T10:14:00Z">
            <w:rPr/>
          </w:rPrChange>
        </w:rPr>
        <w:t>rate</w:t>
      </w:r>
      <w:ins w:id="9266" w:author="user pc" w:date="2022-03-27T13:04:00Z">
        <w:r w:rsidR="1D92F746">
          <w:rPr>
            <w:rFonts w:ascii="Times New Roman" w:cs="Times New Roman" w:hAnsi="Times New Roman"/>
            <w:sz w:val="28"/>
            <w:szCs w:val="28"/>
          </w:rPr>
          <w:t xml:space="preserve"> </w:t>
        </w:r>
      </w:ins>
      <w:r w:rsidRPr="15D07B22">
        <w:rPr>
          <w:rFonts w:ascii="Times New Roman" w:cs="Times New Roman"/>
          <w:sz w:val="28"/>
          <w:szCs w:val="28"/>
          <w:rPrChange w:id="9267" w:author="user pc" w:date="2022-03-15T10:14:00Z">
            <w:rPr/>
          </w:rPrChange>
        </w:rPr>
        <w:t>of</w:t>
      </w:r>
      <w:ins w:id="9268" w:author="user pc" w:date="2022-03-27T13:04:00Z">
        <w:r w:rsidR="0FC40D64">
          <w:rPr>
            <w:rFonts w:ascii="Times New Roman" w:cs="Times New Roman" w:hAnsi="Times New Roman"/>
            <w:sz w:val="28"/>
            <w:szCs w:val="28"/>
          </w:rPr>
          <w:t xml:space="preserve"> </w:t>
        </w:r>
      </w:ins>
      <w:r w:rsidRPr="70464466">
        <w:rPr>
          <w:rFonts w:ascii="Times New Roman" w:cs="Times New Roman"/>
          <w:sz w:val="28"/>
          <w:szCs w:val="28"/>
          <w:rPrChange w:id="9269" w:author="user pc" w:date="2022-03-15T10:14:00Z">
            <w:rPr/>
          </w:rPrChange>
        </w:rPr>
        <w:t>diffusion</w:t>
      </w:r>
      <w:ins w:id="9270" w:author="user pc" w:date="2022-03-27T13:04:00Z">
        <w:r w:rsidR="BA243F30">
          <w:rPr>
            <w:rFonts w:ascii="Times New Roman" w:cs="Times New Roman" w:hAnsi="Times New Roman"/>
            <w:sz w:val="28"/>
            <w:szCs w:val="28"/>
          </w:rPr>
          <w:t xml:space="preserve"> </w:t>
        </w:r>
      </w:ins>
      <w:r w:rsidRPr="2C859BB6">
        <w:rPr>
          <w:rFonts w:ascii="Times New Roman" w:cs="Times New Roman"/>
          <w:sz w:val="28"/>
          <w:szCs w:val="28"/>
          <w:rPrChange w:id="9271" w:author="user pc" w:date="2022-03-15T10:14:00Z">
            <w:rPr/>
          </w:rPrChange>
        </w:rPr>
        <w:t>of</w:t>
      </w:r>
      <w:ins w:id="9272" w:author="user pc" w:date="2022-03-27T13:04:00Z">
        <w:r w:rsidR="87E8EF88">
          <w:rPr>
            <w:rFonts w:ascii="Times New Roman" w:cs="Times New Roman" w:hAnsi="Times New Roman"/>
            <w:sz w:val="28"/>
            <w:szCs w:val="28"/>
          </w:rPr>
          <w:t xml:space="preserve"> </w:t>
        </w:r>
      </w:ins>
      <w:r w:rsidRPr="F31E4DD4">
        <w:rPr>
          <w:rFonts w:ascii="Times New Roman" w:cs="Times New Roman"/>
          <w:sz w:val="28"/>
          <w:szCs w:val="28"/>
          <w:rPrChange w:id="9273" w:author="user pc" w:date="2022-03-15T10:14:00Z">
            <w:rPr/>
          </w:rPrChange>
        </w:rPr>
        <w:t>a</w:t>
      </w:r>
      <w:ins w:id="9274" w:author="user pc" w:date="2022-03-27T13:04:00Z">
        <w:r w:rsidR="141B4111">
          <w:rPr>
            <w:rFonts w:ascii="Times New Roman" w:cs="Times New Roman" w:hAnsi="Times New Roman"/>
            <w:sz w:val="28"/>
            <w:szCs w:val="28"/>
          </w:rPr>
          <w:t xml:space="preserve"> </w:t>
        </w:r>
      </w:ins>
      <w:r w:rsidRPr="3ADF19B2">
        <w:rPr>
          <w:rFonts w:ascii="Times New Roman" w:cs="Times New Roman"/>
          <w:sz w:val="28"/>
          <w:szCs w:val="28"/>
          <w:rPrChange w:id="9275" w:author="user pc" w:date="2022-03-15T10:14:00Z">
            <w:rPr/>
          </w:rPrChange>
        </w:rPr>
        <w:t>gas</w:t>
      </w:r>
      <w:ins w:id="9276" w:author="user pc" w:date="2022-03-27T13:04:00Z">
        <w:r w:rsidR="9F4D5A0E">
          <w:rPr>
            <w:rFonts w:ascii="Times New Roman" w:cs="Times New Roman" w:hAnsi="Times New Roman"/>
            <w:sz w:val="28"/>
            <w:szCs w:val="28"/>
          </w:rPr>
          <w:t xml:space="preserve"> </w:t>
        </w:r>
      </w:ins>
      <w:r w:rsidRPr="AFF1666E">
        <w:rPr>
          <w:rFonts w:ascii="Times New Roman" w:cs="Times New Roman"/>
          <w:sz w:val="28"/>
          <w:szCs w:val="28"/>
          <w:rPrChange w:id="9277" w:author="user pc" w:date="2022-03-15T10:14:00Z">
            <w:rPr/>
          </w:rPrChange>
        </w:rPr>
        <w:t>at</w:t>
      </w:r>
      <w:ins w:id="9278" w:author="user pc" w:date="2022-03-27T13:04:00Z">
        <w:r w:rsidR="3EB56594">
          <w:rPr>
            <w:rFonts w:ascii="Times New Roman" w:cs="Times New Roman" w:hAnsi="Times New Roman"/>
            <w:sz w:val="28"/>
            <w:szCs w:val="28"/>
          </w:rPr>
          <w:t xml:space="preserve"> </w:t>
        </w:r>
      </w:ins>
      <w:r w:rsidRPr="9E3EF510">
        <w:rPr>
          <w:rFonts w:ascii="Times New Roman" w:cs="Times New Roman"/>
          <w:sz w:val="28"/>
          <w:szCs w:val="28"/>
          <w:rPrChange w:id="9279" w:author="user pc" w:date="2022-03-15T10:14:00Z">
            <w:rPr/>
          </w:rPrChange>
        </w:rPr>
        <w:t>a</w:t>
      </w:r>
      <w:ins w:id="9280" w:author="user pc" w:date="2022-03-27T13:04:00Z">
        <w:r w:rsidR="EAC95EDA">
          <w:rPr>
            <w:rFonts w:ascii="Times New Roman" w:cs="Times New Roman" w:hAnsi="Times New Roman"/>
            <w:sz w:val="28"/>
            <w:szCs w:val="28"/>
          </w:rPr>
          <w:t xml:space="preserve"> </w:t>
        </w:r>
      </w:ins>
      <w:r w:rsidRPr="40E4E177">
        <w:rPr>
          <w:rFonts w:ascii="Times New Roman" w:cs="Times New Roman"/>
          <w:sz w:val="28"/>
          <w:szCs w:val="28"/>
          <w:rPrChange w:id="9281" w:author="user pc" w:date="2022-03-15T10:14:00Z">
            <w:rPr/>
          </w:rPrChange>
        </w:rPr>
        <w:t>given</w:t>
      </w:r>
      <w:ins w:id="9282" w:author="user pc" w:date="2022-03-27T13:04:00Z">
        <w:r w:rsidR="FBF2677E">
          <w:rPr>
            <w:rFonts w:ascii="Times New Roman" w:cs="Times New Roman" w:hAnsi="Times New Roman"/>
            <w:sz w:val="28"/>
            <w:szCs w:val="28"/>
          </w:rPr>
          <w:t xml:space="preserve"> </w:t>
        </w:r>
      </w:ins>
      <w:r w:rsidRPr="24148554">
        <w:rPr>
          <w:rFonts w:ascii="Times New Roman" w:cs="Times New Roman"/>
          <w:sz w:val="28"/>
          <w:szCs w:val="28"/>
          <w:rPrChange w:id="9283" w:author="user pc" w:date="2022-03-15T10:14:00Z">
            <w:rPr/>
          </w:rPrChange>
        </w:rPr>
        <w:t>temperature</w:t>
      </w:r>
      <w:ins w:id="9284" w:author="user pc" w:date="2022-03-27T13:05:00Z">
        <w:r w:rsidR="EBB5D7E7">
          <w:rPr>
            <w:rFonts w:ascii="Times New Roman" w:cs="Times New Roman" w:hAnsi="Times New Roman"/>
            <w:sz w:val="28"/>
            <w:szCs w:val="28"/>
          </w:rPr>
          <w:t xml:space="preserve"> </w:t>
        </w:r>
      </w:ins>
      <w:r w:rsidRPr="A6BA412E">
        <w:rPr>
          <w:rFonts w:ascii="Times New Roman" w:cs="Times New Roman"/>
          <w:sz w:val="28"/>
          <w:szCs w:val="28"/>
          <w:rPrChange w:id="9285" w:author="user pc" w:date="2022-03-15T10:14:00Z">
            <w:rPr/>
          </w:rPrChange>
        </w:rPr>
        <w:t>is</w:t>
      </w:r>
      <w:ins w:id="9286" w:author="user pc" w:date="2022-03-27T13:05:00Z">
        <w:r w:rsidR="C3CCF137">
          <w:rPr>
            <w:rFonts w:ascii="Times New Roman" w:cs="Times New Roman" w:hAnsi="Times New Roman"/>
            <w:sz w:val="28"/>
            <w:szCs w:val="28"/>
          </w:rPr>
          <w:t xml:space="preserve"> </w:t>
        </w:r>
      </w:ins>
      <w:r w:rsidRPr="A82C22BC">
        <w:rPr>
          <w:rFonts w:ascii="Times New Roman" w:cs="Times New Roman"/>
          <w:sz w:val="28"/>
          <w:szCs w:val="28"/>
          <w:rPrChange w:id="9287" w:author="user pc" w:date="2022-03-15T10:14:00Z">
            <w:rPr/>
          </w:rPrChange>
        </w:rPr>
        <w:t>inversely</w:t>
      </w:r>
      <w:ins w:id="9288" w:author="user pc" w:date="2022-03-27T13:05:00Z">
        <w:r w:rsidR="1DCC2A68">
          <w:rPr>
            <w:rFonts w:ascii="Times New Roman" w:cs="Times New Roman" w:hAnsi="Times New Roman"/>
            <w:sz w:val="28"/>
            <w:szCs w:val="28"/>
          </w:rPr>
          <w:t xml:space="preserve"> </w:t>
        </w:r>
      </w:ins>
      <w:r w:rsidRPr="5797A51D">
        <w:rPr>
          <w:rFonts w:ascii="Times New Roman" w:cs="Times New Roman"/>
          <w:sz w:val="28"/>
          <w:szCs w:val="28"/>
          <w:rPrChange w:id="9289" w:author="user pc" w:date="2022-03-15T10:14:00Z">
            <w:rPr/>
          </w:rPrChange>
        </w:rPr>
        <w:t>proportional</w:t>
      </w:r>
      <w:ins w:id="9290" w:author="user pc" w:date="2022-03-27T13:05:00Z">
        <w:r w:rsidR="B0210E88">
          <w:rPr>
            <w:rFonts w:ascii="Times New Roman" w:cs="Times New Roman" w:hAnsi="Times New Roman"/>
            <w:sz w:val="28"/>
            <w:szCs w:val="28"/>
          </w:rPr>
          <w:t xml:space="preserve"> </w:t>
        </w:r>
      </w:ins>
      <w:r w:rsidRPr="68B3AEB5">
        <w:rPr>
          <w:rFonts w:ascii="Times New Roman" w:cs="Times New Roman"/>
          <w:sz w:val="28"/>
          <w:szCs w:val="28"/>
          <w:rPrChange w:id="9291" w:author="user pc" w:date="2022-03-15T10:14:00Z">
            <w:rPr/>
          </w:rPrChange>
        </w:rPr>
        <w:t>to</w:t>
      </w:r>
      <w:ins w:id="9292" w:author="user pc" w:date="2022-03-27T13:05:00Z">
        <w:r w:rsidR="329C982F">
          <w:rPr>
            <w:rFonts w:ascii="Times New Roman" w:cs="Times New Roman" w:hAnsi="Times New Roman"/>
            <w:sz w:val="28"/>
            <w:szCs w:val="28"/>
          </w:rPr>
          <w:t xml:space="preserve"> </w:t>
        </w:r>
      </w:ins>
      <w:r w:rsidRPr="9DB849B3">
        <w:rPr>
          <w:rFonts w:ascii="Times New Roman" w:cs="Times New Roman"/>
          <w:sz w:val="28"/>
          <w:szCs w:val="28"/>
          <w:rPrChange w:id="9293" w:author="user pc" w:date="2022-03-15T10:14:00Z">
            <w:rPr/>
          </w:rPrChange>
        </w:rPr>
        <w:t>the</w:t>
      </w:r>
      <w:ins w:id="9294" w:author="user pc" w:date="2022-03-27T13:05:00Z">
        <w:r w:rsidR="54E176A5">
          <w:rPr>
            <w:rFonts w:ascii="Times New Roman" w:cs="Times New Roman" w:hAnsi="Times New Roman"/>
            <w:sz w:val="28"/>
            <w:szCs w:val="28"/>
          </w:rPr>
          <w:t xml:space="preserve"> </w:t>
        </w:r>
      </w:ins>
      <w:r w:rsidRPr="A91AAF91">
        <w:rPr>
          <w:rFonts w:ascii="Times New Roman" w:cs="Times New Roman"/>
          <w:sz w:val="28"/>
          <w:szCs w:val="28"/>
          <w:rPrChange w:id="9295" w:author="user pc" w:date="2022-03-15T10:14:00Z">
            <w:rPr/>
          </w:rPrChange>
        </w:rPr>
        <w:t>square</w:t>
      </w:r>
      <w:ins w:id="9296" w:author="user pc" w:date="2022-03-27T13:05:00Z">
        <w:r w:rsidR="65CDC352">
          <w:rPr>
            <w:rFonts w:ascii="Times New Roman" w:cs="Times New Roman" w:hAnsi="Times New Roman"/>
            <w:sz w:val="28"/>
            <w:szCs w:val="28"/>
          </w:rPr>
          <w:t xml:space="preserve"> </w:t>
        </w:r>
      </w:ins>
      <w:r w:rsidRPr="19ECED10">
        <w:rPr>
          <w:rFonts w:ascii="Times New Roman" w:cs="Times New Roman"/>
          <w:sz w:val="28"/>
          <w:szCs w:val="28"/>
          <w:rPrChange w:id="9297" w:author="user pc" w:date="2022-03-15T10:14:00Z">
            <w:rPr/>
          </w:rPrChange>
        </w:rPr>
        <w:t>root</w:t>
      </w:r>
      <w:ins w:id="9298" w:author="user pc" w:date="2022-03-27T13:05:00Z">
        <w:r w:rsidR="76C8F26E">
          <w:rPr>
            <w:rFonts w:ascii="Times New Roman" w:cs="Times New Roman" w:hAnsi="Times New Roman"/>
            <w:sz w:val="28"/>
            <w:szCs w:val="28"/>
          </w:rPr>
          <w:t xml:space="preserve"> </w:t>
        </w:r>
      </w:ins>
      <w:r w:rsidRPr="1C2BF377">
        <w:rPr>
          <w:rFonts w:ascii="Times New Roman" w:cs="Times New Roman"/>
          <w:sz w:val="28"/>
          <w:szCs w:val="28"/>
          <w:rPrChange w:id="9299" w:author="user pc" w:date="2022-03-15T10:14:00Z">
            <w:rPr/>
          </w:rPrChange>
        </w:rPr>
        <w:t>of</w:t>
      </w:r>
      <w:ins w:id="9300" w:author="user pc" w:date="2022-03-27T13:05:00Z">
        <w:r w:rsidR="835E480B">
          <w:rPr>
            <w:rFonts w:ascii="Times New Roman" w:cs="Times New Roman" w:hAnsi="Times New Roman"/>
            <w:sz w:val="28"/>
            <w:szCs w:val="28"/>
          </w:rPr>
          <w:t xml:space="preserve"> </w:t>
        </w:r>
      </w:ins>
      <w:r w:rsidRPr="F3FD2D20">
        <w:rPr>
          <w:rFonts w:ascii="Times New Roman" w:cs="Times New Roman"/>
          <w:sz w:val="28"/>
          <w:szCs w:val="28"/>
          <w:rPrChange w:id="9301" w:author="user pc" w:date="2022-03-15T10:14:00Z">
            <w:rPr/>
          </w:rPrChange>
        </w:rPr>
        <w:t>its</w:t>
      </w:r>
      <w:ins w:id="9302" w:author="user pc" w:date="2022-03-27T13:05:00Z">
        <w:r w:rsidR="31C562F1">
          <w:rPr>
            <w:rFonts w:ascii="Times New Roman" w:cs="Times New Roman" w:hAnsi="Times New Roman"/>
            <w:sz w:val="28"/>
            <w:szCs w:val="28"/>
          </w:rPr>
          <w:t xml:space="preserve"> </w:t>
        </w:r>
      </w:ins>
      <w:r w:rsidRPr="E129EE9A">
        <w:rPr>
          <w:rFonts w:ascii="Times New Roman" w:cs="Times New Roman"/>
          <w:sz w:val="28"/>
          <w:szCs w:val="28"/>
          <w:rPrChange w:id="9303" w:author="user pc" w:date="2022-03-15T10:14:00Z">
            <w:rPr/>
          </w:rPrChange>
        </w:rPr>
        <w:t>molecular</w:t>
      </w:r>
      <w:ins w:id="9304" w:author="user pc" w:date="2022-03-27T13:05:00Z">
        <w:r w:rsidR="194B90E0">
          <w:rPr>
            <w:rFonts w:ascii="Times New Roman" w:cs="Times New Roman" w:hAnsi="Times New Roman"/>
            <w:sz w:val="28"/>
            <w:szCs w:val="28"/>
          </w:rPr>
          <w:t xml:space="preserve"> </w:t>
        </w:r>
      </w:ins>
      <w:r w:rsidRPr="AA7832EB">
        <w:rPr>
          <w:rFonts w:ascii="Times New Roman" w:cs="Times New Roman"/>
          <w:sz w:val="28"/>
          <w:szCs w:val="28"/>
          <w:rPrChange w:id="9305" w:author="user pc" w:date="2022-03-15T10:14:00Z">
            <w:rPr/>
          </w:rPrChange>
        </w:rPr>
        <w:t>mass,</w:t>
      </w:r>
      <w:ins w:id="9306" w:author="user pc" w:date="2022-03-27T13:05:00Z">
        <w:r w:rsidR="B82E2C33">
          <w:rPr>
            <w:rFonts w:ascii="Times New Roman" w:cs="Times New Roman" w:hAnsi="Times New Roman"/>
            <w:sz w:val="28"/>
            <w:szCs w:val="28"/>
          </w:rPr>
          <w:t xml:space="preserve"> </w:t>
        </w:r>
      </w:ins>
      <w:r w:rsidRPr="369648AD">
        <w:rPr>
          <w:rFonts w:ascii="Times New Roman" w:cs="Times New Roman"/>
          <w:sz w:val="28"/>
          <w:szCs w:val="28"/>
          <w:rPrChange w:id="9307" w:author="user pc" w:date="2022-03-15T10:14:00Z">
            <w:rPr/>
          </w:rPrChange>
        </w:rPr>
        <w:t>m.</w:t>
      </w:r>
    </w:p>
    <w:p>
      <w:pPr>
        <w:pStyle w:val="style0"/>
        <w:rPr>
          <w:ins w:id="9308" w:author="user pc" w:date="2022-03-27T13:05:00Z"/>
          <w:rFonts w:ascii="Times New Roman" w:cs="Times New Roman" w:hAnsi="Times New Roman"/>
          <w:sz w:val="28"/>
          <w:szCs w:val="28"/>
        </w:rPr>
      </w:pPr>
      <m:oMathPara>
        <m:oMathParaPr>
          <m:jc m:val="left"/>
        </m:oMathParaPr>
        <m:oMath>
          <w:ins w:id="9309" w:author="user pc" w:date="2022-03-27T13:06:00Z">
            <m:r w:rsidR="CD943F2A">
              <w:rPr>
                <w:rFonts w:ascii="Cambria Math" w:cs="Times New Roman" w:hAnsi="Cambria Math"/>
                <w:sz w:val="28"/>
                <w:szCs w:val="28"/>
              </w:rPr>
              <m:t xml:space="preserve">That is R ∝ </m:t>
            </m:r>
          </w:ins>
          <m:f>
            <m:fPr>
              <m:ctrlPr>
                <w:ins w:id="9310" w:author="user pc" w:date="2022-03-27T13:06:00Z">
                  <w:rPr>
                    <w:rFonts w:ascii="Cambria Math" w:cs="Times New Roman" w:hAnsi="Cambria Math"/>
                    <w:i/>
                    <w:sz w:val="28"/>
                    <w:szCs w:val="28"/>
                  </w:rPr>
                </w:ins>
              </m:ctrlPr>
            </m:fPr>
            <m:num>
              <w:ins w:id="9311" w:author="user pc" w:date="2022-03-27T13:06:00Z">
                <m:r w:rsidR="A2E04D96">
                  <w:rPr>
                    <w:rFonts w:ascii="Cambria Math" w:cs="Times New Roman" w:hAnsi="Cambria Math"/>
                    <w:sz w:val="28"/>
                    <w:szCs w:val="28"/>
                  </w:rPr>
                  <m:t>1</m:t>
                </m:r>
              </w:ins>
            </m:num>
            <m:den>
              <w:ins w:id="9312" w:author="user pc" w:date="2022-03-27T13:06:00Z">
                <m:r w:rsidR="BC9710FB">
                  <w:rPr>
                    <w:rFonts w:ascii="Cambria Math" w:cs="Times New Roman" w:hAnsi="Cambria Math"/>
                    <w:sz w:val="28"/>
                    <w:szCs w:val="28"/>
                  </w:rPr>
                  <m:t>√m</m:t>
                </m:r>
              </w:ins>
            </m:den>
          </m:f>
        </m:oMath>
      </m:oMathPara>
    </w:p>
    <w:p>
      <w:pPr>
        <w:pStyle w:val="style0"/>
        <w:rPr>
          <w:ins w:id="9313" w:author="user pc" w:date="2022-03-27T13:07:00Z"/>
          <w:rFonts w:ascii="Times New Roman" w:cs="Times New Roman" w:hAnsi="Times New Roman"/>
          <w:sz w:val="28"/>
          <w:szCs w:val="28"/>
        </w:rPr>
      </w:pPr>
      <m:oMathPara>
        <m:oMathParaPr>
          <m:jc m:val="left"/>
        </m:oMathParaPr>
        <m:oMath>
          <w:ins w:id="9314" w:author="user pc" w:date="2022-03-27T13:07:00Z">
            <m:r w:rsidR="BEF4861F">
              <w:rPr>
                <w:rFonts w:ascii="Cambria Math" w:cs="Times New Roman" w:hAnsi="Cambria Math"/>
                <w:sz w:val="28"/>
                <w:szCs w:val="28"/>
              </w:rPr>
              <m:t xml:space="preserve">Also, vapour density </m:t>
            </m:r>
          </w:ins>
          <m:d>
            <m:dPr>
              <m:endChr m:val=")"/>
              <m:ctrlPr>
                <w:ins w:id="9315" w:author="user pc" w:date="2022-03-27T13:07:00Z">
                  <w:rPr>
                    <w:rFonts w:ascii="Cambria Math" w:cs="Times New Roman" w:hAnsi="Cambria Math"/>
                    <w:i/>
                    <w:sz w:val="28"/>
                    <w:szCs w:val="28"/>
                  </w:rPr>
                </w:ins>
              </m:ctrlPr>
            </m:dPr>
            <m:e>
              <w:ins w:id="9316" w:author="user pc" w:date="2022-03-27T13:08:00Z">
                <m:r w:rsidR="24705983">
                  <w:rPr>
                    <w:rFonts w:ascii="Cambria Math" w:cs="Times New Roman" w:hAnsi="Cambria Math"/>
                    <w:sz w:val="28"/>
                    <w:szCs w:val="28"/>
                  </w:rPr>
                  <m:t>ρ</m:t>
                </m:r>
              </w:ins>
            </m:e>
          </m:d>
          <w:ins w:id="9317" w:author="user pc" w:date="2022-03-27T13:08:00Z">
            <m:r w:rsidR="C091389A">
              <w:rPr>
                <w:rFonts w:ascii="Cambria Math" w:cs="Times New Roman" w:hAnsi="Cambria Math"/>
                <w:sz w:val="28"/>
                <w:szCs w:val="28"/>
              </w:rPr>
              <m:t xml:space="preserve">= </m:t>
            </m:r>
          </w:ins>
          <m:f>
            <m:fPr>
              <m:ctrlPr>
                <w:ins w:id="9318" w:author="user pc" w:date="2022-03-27T13:08:00Z">
                  <w:rPr>
                    <w:rFonts w:ascii="Cambria Math" w:cs="Times New Roman" w:hAnsi="Cambria Math"/>
                    <w:i/>
                    <w:sz w:val="28"/>
                    <w:szCs w:val="28"/>
                  </w:rPr>
                </w:ins>
              </m:ctrlPr>
            </m:fPr>
            <m:num>
              <w:ins w:id="9319" w:author="user pc" w:date="2022-03-27T13:08:00Z">
                <m:r w:rsidR="51A87777">
                  <w:rPr>
                    <w:rFonts w:ascii="Cambria Math" w:cs="Times New Roman" w:hAnsi="Cambria Math"/>
                    <w:sz w:val="28"/>
                    <w:szCs w:val="28"/>
                  </w:rPr>
                  <m:t>molar mass</m:t>
                </m:r>
              </w:ins>
            </m:num>
            <m:den>
              <w:ins w:id="9320" w:author="user pc" w:date="2022-03-27T13:08:00Z">
                <m:r w:rsidR="981C88B1">
                  <w:rPr>
                    <w:rFonts w:ascii="Cambria Math" w:cs="Times New Roman" w:hAnsi="Cambria Math"/>
                    <w:sz w:val="28"/>
                    <w:szCs w:val="28"/>
                  </w:rPr>
                  <m:t>molar volume</m:t>
                </m:r>
              </w:ins>
            </m:den>
          </m:f>
        </m:oMath>
      </m:oMathPara>
    </w:p>
    <w:p>
      <w:pPr>
        <w:pStyle w:val="style0"/>
        <w:rPr>
          <w:ins w:id="9321" w:author="user pc" w:date="2022-03-27T13:07:00Z"/>
          <w:rFonts w:ascii="Times New Roman" w:cs="Times New Roman" w:hAnsi="Times New Roman"/>
          <w:sz w:val="28"/>
          <w:szCs w:val="28"/>
        </w:rPr>
      </w:pPr>
      <m:oMathPara>
        <m:oMathParaPr>
          <m:jc m:val="left"/>
        </m:oMathParaPr>
        <m:oMath>
          <w:ins w:id="9322" w:author="user pc" w:date="2022-03-27T13:09:00Z">
            <m:r w:rsidR="4E02E03C">
              <w:rPr>
                <w:rFonts w:ascii="Cambria Math" w:cs="Times New Roman" w:hAnsi="Cambria Math"/>
                <w:sz w:val="28"/>
                <w:szCs w:val="28"/>
              </w:rPr>
              <m:t xml:space="preserve">Therefore, R ∝ </m:t>
            </m:r>
          </w:ins>
          <m:f>
            <m:fPr>
              <m:ctrlPr>
                <w:ins w:id="9323" w:author="user pc" w:date="2022-03-27T13:09:00Z">
                  <w:rPr>
                    <w:rFonts w:ascii="Cambria Math" w:cs="Times New Roman" w:hAnsi="Cambria Math"/>
                    <w:i/>
                    <w:sz w:val="28"/>
                    <w:szCs w:val="28"/>
                  </w:rPr>
                </w:ins>
              </m:ctrlPr>
            </m:fPr>
            <m:num>
              <w:ins w:id="9324" w:author="user pc" w:date="2022-03-27T13:09:00Z">
                <m:r w:rsidR="211FCD5A">
                  <w:rPr>
                    <w:rFonts w:ascii="Cambria Math" w:cs="Times New Roman" w:hAnsi="Cambria Math"/>
                    <w:sz w:val="28"/>
                    <w:szCs w:val="28"/>
                  </w:rPr>
                  <m:t>1</m:t>
                </m:r>
              </w:ins>
            </m:num>
            <m:den>
              <w:ins w:id="9325" w:author="user pc" w:date="2022-03-27T13:10:00Z">
                <m:r w:rsidR="54C845CF">
                  <w:rPr>
                    <w:rFonts w:ascii="Cambria Math" w:cs="Times New Roman" w:hAnsi="Cambria Math"/>
                    <w:sz w:val="28"/>
                    <w:szCs w:val="28"/>
                  </w:rPr>
                  <m:t>√ρv</m:t>
                </m:r>
              </w:ins>
            </m:den>
          </m:f>
        </m:oMath>
      </m:oMathPara>
    </w:p>
    <w:p>
      <w:pPr>
        <w:pStyle w:val="style0"/>
        <w:rPr>
          <w:rFonts w:ascii="Times New Roman" w:cs="Times New Roman"/>
          <w:sz w:val="28"/>
          <w:szCs w:val="28"/>
          <w:rPrChange w:id="9326" w:author="user pc" w:date="2022-03-15T10:14:00Z">
            <w:rPr/>
          </w:rPrChange>
        </w:rPr>
      </w:pPr>
      <w:r w:rsidRPr="64E046E3">
        <w:rPr>
          <w:rFonts w:ascii="Times New Roman" w:cs="Times New Roman"/>
          <w:sz w:val="28"/>
          <w:szCs w:val="28"/>
          <w:rPrChange w:id="9327" w:author="user pc" w:date="2022-03-15T10:14:00Z">
            <w:rPr/>
          </w:rPrChange>
        </w:rPr>
        <w:t>For</w:t>
      </w:r>
      <w:ins w:id="9328" w:author="user pc" w:date="2022-03-27T13:11:00Z">
        <w:r w:rsidR="019F44B4">
          <w:rPr>
            <w:rFonts w:ascii="Times New Roman" w:cs="Times New Roman" w:hAnsi="Times New Roman"/>
            <w:sz w:val="28"/>
            <w:szCs w:val="28"/>
          </w:rPr>
          <w:t xml:space="preserve"> </w:t>
        </w:r>
      </w:ins>
      <w:r w:rsidRPr="9F92B068">
        <w:rPr>
          <w:rFonts w:ascii="Times New Roman" w:cs="Times New Roman"/>
          <w:sz w:val="28"/>
          <w:szCs w:val="28"/>
          <w:rPrChange w:id="9329" w:author="user pc" w:date="2022-03-15T10:14:00Z">
            <w:rPr/>
          </w:rPrChange>
        </w:rPr>
        <w:t>two</w:t>
      </w:r>
      <w:ins w:id="9330" w:author="user pc" w:date="2022-03-27T13:11:00Z">
        <w:r w:rsidR="34BEA4D9">
          <w:rPr>
            <w:rFonts w:ascii="Times New Roman" w:cs="Times New Roman" w:hAnsi="Times New Roman"/>
            <w:sz w:val="28"/>
            <w:szCs w:val="28"/>
          </w:rPr>
          <w:t xml:space="preserve"> </w:t>
        </w:r>
      </w:ins>
      <w:r w:rsidRPr="8F6E5A27">
        <w:rPr>
          <w:rFonts w:ascii="Times New Roman" w:cs="Times New Roman"/>
          <w:sz w:val="28"/>
          <w:szCs w:val="28"/>
          <w:rPrChange w:id="9331" w:author="user pc" w:date="2022-03-15T10:14:00Z">
            <w:rPr/>
          </w:rPrChange>
        </w:rPr>
        <w:t>gases</w:t>
      </w:r>
      <w:ins w:id="9332" w:author="user pc" w:date="2022-03-27T13:11:00Z">
        <w:r w:rsidR="5B89563D">
          <w:rPr>
            <w:rFonts w:ascii="Times New Roman" w:cs="Times New Roman" w:hAnsi="Times New Roman"/>
            <w:sz w:val="28"/>
            <w:szCs w:val="28"/>
          </w:rPr>
          <w:t xml:space="preserve"> </w:t>
        </w:r>
      </w:ins>
      <w:r w:rsidRPr="64096539">
        <w:rPr>
          <w:rFonts w:ascii="Times New Roman" w:cs="Times New Roman"/>
          <w:sz w:val="28"/>
          <w:szCs w:val="28"/>
          <w:rPrChange w:id="9333" w:author="user pc" w:date="2022-03-15T10:14:00Z">
            <w:rPr/>
          </w:rPrChange>
        </w:rPr>
        <w:t>with</w:t>
      </w:r>
      <w:ins w:id="9334" w:author="user pc" w:date="2022-03-27T13:11:00Z">
        <w:r w:rsidR="5246B427">
          <w:rPr>
            <w:rFonts w:ascii="Times New Roman" w:cs="Times New Roman" w:hAnsi="Times New Roman"/>
            <w:sz w:val="28"/>
            <w:szCs w:val="28"/>
          </w:rPr>
          <w:t xml:space="preserve"> </w:t>
        </w:r>
      </w:ins>
      <w:r w:rsidRPr="A1E388B6">
        <w:rPr>
          <w:rFonts w:ascii="Times New Roman" w:cs="Times New Roman"/>
          <w:sz w:val="28"/>
          <w:szCs w:val="28"/>
          <w:rPrChange w:id="9335" w:author="user pc" w:date="2022-03-15T10:14:00Z">
            <w:rPr/>
          </w:rPrChange>
        </w:rPr>
        <w:t>molecular</w:t>
      </w:r>
      <w:ins w:id="9336" w:author="user pc" w:date="2022-03-27T13:11:00Z">
        <w:r w:rsidR="0B8D69DC">
          <w:rPr>
            <w:rFonts w:ascii="Times New Roman" w:cs="Times New Roman" w:hAnsi="Times New Roman"/>
            <w:sz w:val="28"/>
            <w:szCs w:val="28"/>
          </w:rPr>
          <w:t xml:space="preserve"> </w:t>
        </w:r>
      </w:ins>
      <w:r w:rsidRPr="1E827C05">
        <w:rPr>
          <w:rFonts w:ascii="Times New Roman" w:cs="Times New Roman"/>
          <w:sz w:val="28"/>
          <w:szCs w:val="28"/>
          <w:rPrChange w:id="9337" w:author="user pc" w:date="2022-03-15T10:14:00Z">
            <w:rPr/>
          </w:rPrChange>
        </w:rPr>
        <w:t>masses</w:t>
      </w:r>
      <w:ins w:id="9338" w:author="user pc" w:date="2022-03-27T13:11:00Z">
        <w:r w:rsidR="AE914D0B">
          <w:rPr>
            <w:rFonts w:ascii="Times New Roman" w:cs="Times New Roman" w:hAnsi="Times New Roman"/>
            <w:sz w:val="28"/>
            <w:szCs w:val="28"/>
          </w:rPr>
          <w:t xml:space="preserve"> </w:t>
        </w:r>
      </w:ins>
      <w:r w:rsidRPr="046CA88E">
        <w:rPr>
          <w:rFonts w:ascii="Times New Roman" w:cs="Times New Roman"/>
          <w:sz w:val="28"/>
          <w:szCs w:val="28"/>
          <w:rPrChange w:id="9339" w:author="user pc" w:date="2022-03-15T10:14:00Z">
            <w:rPr/>
          </w:rPrChange>
        </w:rPr>
        <w:t>m</w:t>
      </w:r>
      <w:r w:rsidRPr="2A565C45">
        <w:rPr>
          <w:rFonts w:ascii="Times New Roman" w:cs="Times New Roman"/>
          <w:sz w:val="28"/>
          <w:szCs w:val="28"/>
          <w:vertAlign w:val="subscript"/>
          <w:rPrChange w:id="9340" w:author="user pc" w:date="2022-03-15T10:14:00Z">
            <w:rPr>
              <w:vertAlign w:val="subscript"/>
            </w:rPr>
          </w:rPrChange>
        </w:rPr>
        <w:t>1</w:t>
      </w:r>
      <w:ins w:id="9341" w:author="user pc" w:date="2022-03-27T13:11:00Z">
        <w:r w:rsidR="89F915DF">
          <w:rPr>
            <w:rFonts w:ascii="Times New Roman" w:cs="Times New Roman" w:hAnsi="Times New Roman"/>
            <w:sz w:val="28"/>
            <w:szCs w:val="28"/>
            <w:vertAlign w:val="subscript"/>
          </w:rPr>
          <w:t xml:space="preserve"> </w:t>
        </w:r>
      </w:ins>
      <w:r w:rsidRPr="E2A78BD2">
        <w:rPr>
          <w:rFonts w:ascii="Times New Roman" w:cs="Times New Roman"/>
          <w:sz w:val="28"/>
          <w:szCs w:val="28"/>
          <w:rPrChange w:id="9342" w:author="user pc" w:date="2022-03-15T10:14:00Z">
            <w:rPr/>
          </w:rPrChange>
        </w:rPr>
        <w:t>and</w:t>
      </w:r>
      <w:ins w:id="9343" w:author="user pc" w:date="2022-03-27T13:11:00Z">
        <w:r w:rsidR="E2BC8E7E">
          <w:rPr>
            <w:rFonts w:ascii="Times New Roman" w:cs="Times New Roman" w:hAnsi="Times New Roman"/>
            <w:sz w:val="28"/>
            <w:szCs w:val="28"/>
          </w:rPr>
          <w:t xml:space="preserve"> </w:t>
        </w:r>
      </w:ins>
      <w:r w:rsidRPr="CFCD55A1">
        <w:rPr>
          <w:rFonts w:ascii="Times New Roman" w:cs="Times New Roman"/>
          <w:sz w:val="28"/>
          <w:szCs w:val="28"/>
          <w:rPrChange w:id="9344" w:author="user pc" w:date="2022-03-15T10:14:00Z">
            <w:rPr/>
          </w:rPrChange>
        </w:rPr>
        <w:t>m</w:t>
      </w:r>
      <w:r w:rsidRPr="E78A1900">
        <w:rPr>
          <w:rFonts w:ascii="Times New Roman" w:cs="Times New Roman"/>
          <w:sz w:val="28"/>
          <w:szCs w:val="28"/>
          <w:vertAlign w:val="subscript"/>
          <w:rPrChange w:id="9345" w:author="user pc" w:date="2022-03-15T10:14:00Z">
            <w:rPr>
              <w:vertAlign w:val="subscript"/>
            </w:rPr>
          </w:rPrChange>
        </w:rPr>
        <w:t>2</w:t>
      </w:r>
      <w:del w:id="9346" w:author="user pc" w:date="2022-03-27T13:12:00Z">
        <w:r w:rsidDel="46E9F527" w:rsidRPr="DD0B601D">
          <w:rPr>
            <w:rFonts w:ascii="Times New Roman" w:cs="Times New Roman"/>
            <w:sz w:val="28"/>
            <w:szCs w:val="28"/>
            <w:vertAlign w:val="subscript"/>
            <w:rPrChange w:id="9347" w:author="user pc" w:date="2022-03-15T10:14:00Z">
              <w:rPr>
                <w:vertAlign w:val="subscript"/>
              </w:rPr>
            </w:rPrChange>
          </w:rPr>
          <w:delText xml:space="preserve"> </w:delText>
        </w:r>
      </w:del>
      <w:r w:rsidRPr="F860E66D">
        <w:rPr>
          <w:rFonts w:ascii="Times New Roman" w:cs="Times New Roman"/>
          <w:sz w:val="28"/>
          <w:szCs w:val="28"/>
          <w:rPrChange w:id="9348" w:author="user pc" w:date="2022-03-15T10:14:00Z">
            <w:rPr/>
          </w:rPrChange>
        </w:rPr>
        <w:t>;</w:t>
      </w:r>
      <w:ins w:id="9349" w:author="user pc" w:date="2022-03-27T13:11:00Z">
        <w:r w:rsidR="DBE055DA">
          <w:rPr>
            <w:rFonts w:ascii="Times New Roman" w:cs="Times New Roman" w:hAnsi="Times New Roman"/>
            <w:sz w:val="28"/>
            <w:szCs w:val="28"/>
          </w:rPr>
          <w:t xml:space="preserve"> </w:t>
        </w:r>
      </w:ins>
      <w:r w:rsidRPr="E9DC3795">
        <w:rPr>
          <w:rFonts w:ascii="Times New Roman" w:cs="Times New Roman"/>
          <w:sz w:val="28"/>
          <w:szCs w:val="28"/>
          <w:rPrChange w:id="9350" w:author="user pc" w:date="2022-03-15T10:14:00Z">
            <w:rPr/>
          </w:rPrChange>
        </w:rPr>
        <w:t>and</w:t>
      </w:r>
      <w:ins w:id="9351" w:author="user pc" w:date="2022-03-27T13:11:00Z">
        <w:r w:rsidR="0A6490FE">
          <w:rPr>
            <w:rFonts w:ascii="Times New Roman" w:cs="Times New Roman" w:hAnsi="Times New Roman"/>
            <w:sz w:val="28"/>
            <w:szCs w:val="28"/>
          </w:rPr>
          <w:t xml:space="preserve"> </w:t>
        </w:r>
      </w:ins>
      <w:r w:rsidRPr="15A68EA1">
        <w:rPr>
          <w:rFonts w:ascii="Times New Roman" w:cs="Times New Roman"/>
          <w:sz w:val="28"/>
          <w:szCs w:val="28"/>
          <w:rPrChange w:id="9352" w:author="user pc" w:date="2022-03-15T10:14:00Z">
            <w:rPr/>
          </w:rPrChange>
        </w:rPr>
        <w:t>rates</w:t>
      </w:r>
      <w:ins w:id="9353" w:author="user pc" w:date="2022-03-27T13:11:00Z">
        <w:r w:rsidR="F095696C">
          <w:rPr>
            <w:rFonts w:ascii="Times New Roman" w:cs="Times New Roman" w:hAnsi="Times New Roman"/>
            <w:sz w:val="28"/>
            <w:szCs w:val="28"/>
          </w:rPr>
          <w:t xml:space="preserve"> </w:t>
        </w:r>
      </w:ins>
      <w:r w:rsidRPr="2F2D014A">
        <w:rPr>
          <w:rFonts w:ascii="Times New Roman" w:cs="Times New Roman"/>
          <w:sz w:val="28"/>
          <w:szCs w:val="28"/>
          <w:rPrChange w:id="9354" w:author="user pc" w:date="2022-03-15T10:14:00Z">
            <w:rPr/>
          </w:rPrChange>
        </w:rPr>
        <w:t>of</w:t>
      </w:r>
      <w:ins w:id="9355" w:author="user pc" w:date="2022-03-27T13:11:00Z">
        <w:r w:rsidR="C1BAFF21">
          <w:rPr>
            <w:rFonts w:ascii="Times New Roman" w:cs="Times New Roman" w:hAnsi="Times New Roman"/>
            <w:sz w:val="28"/>
            <w:szCs w:val="28"/>
          </w:rPr>
          <w:t xml:space="preserve"> </w:t>
        </w:r>
      </w:ins>
      <w:r w:rsidRPr="906B1315">
        <w:rPr>
          <w:rFonts w:ascii="Times New Roman" w:cs="Times New Roman"/>
          <w:sz w:val="28"/>
          <w:szCs w:val="28"/>
          <w:rPrChange w:id="9356" w:author="user pc" w:date="2022-03-15T10:14:00Z">
            <w:rPr/>
          </w:rPrChange>
        </w:rPr>
        <w:t>diffusion</w:t>
      </w:r>
      <w:ins w:id="9357" w:author="user pc" w:date="2022-03-27T13:11:00Z">
        <w:r w:rsidR="120DF0D8">
          <w:rPr>
            <w:rFonts w:ascii="Times New Roman" w:cs="Times New Roman" w:hAnsi="Times New Roman"/>
            <w:sz w:val="28"/>
            <w:szCs w:val="28"/>
          </w:rPr>
          <w:t xml:space="preserve"> </w:t>
        </w:r>
      </w:ins>
      <w:r w:rsidRPr="213EEE1D">
        <w:rPr>
          <w:rFonts w:ascii="Times New Roman" w:cs="Times New Roman"/>
          <w:sz w:val="28"/>
          <w:szCs w:val="28"/>
          <w:rPrChange w:id="9358" w:author="user pc" w:date="2022-03-15T10:14:00Z">
            <w:rPr/>
          </w:rPrChange>
        </w:rPr>
        <w:t>R</w:t>
      </w:r>
      <w:r w:rsidRPr="3ABDE2AB">
        <w:rPr>
          <w:rFonts w:ascii="Times New Roman" w:cs="Times New Roman"/>
          <w:sz w:val="28"/>
          <w:szCs w:val="28"/>
          <w:vertAlign w:val="subscript"/>
          <w:rPrChange w:id="9359" w:author="user pc" w:date="2022-03-15T10:14:00Z">
            <w:rPr>
              <w:vertAlign w:val="subscript"/>
            </w:rPr>
          </w:rPrChange>
        </w:rPr>
        <w:t>1</w:t>
      </w:r>
      <w:ins w:id="9360" w:author="user pc" w:date="2022-03-27T13:11:00Z">
        <w:r w:rsidR="A4A84520">
          <w:rPr>
            <w:rFonts w:ascii="Times New Roman" w:cs="Times New Roman" w:hAnsi="Times New Roman"/>
            <w:sz w:val="28"/>
            <w:szCs w:val="28"/>
            <w:vertAlign w:val="subscript"/>
          </w:rPr>
          <w:t xml:space="preserve"> </w:t>
        </w:r>
      </w:ins>
      <w:r w:rsidRPr="4BACE232">
        <w:rPr>
          <w:rFonts w:ascii="Times New Roman" w:cs="Times New Roman"/>
          <w:sz w:val="28"/>
          <w:szCs w:val="28"/>
          <w:rPrChange w:id="9361" w:author="user pc" w:date="2022-03-15T10:14:00Z">
            <w:rPr/>
          </w:rPrChange>
        </w:rPr>
        <w:t>and</w:t>
      </w:r>
      <w:ins w:id="9362" w:author="user pc" w:date="2022-03-27T13:11:00Z">
        <w:r w:rsidR="7043D1D1">
          <w:rPr>
            <w:rFonts w:ascii="Times New Roman" w:cs="Times New Roman" w:hAnsi="Times New Roman"/>
            <w:sz w:val="28"/>
            <w:szCs w:val="28"/>
          </w:rPr>
          <w:t xml:space="preserve"> </w:t>
        </w:r>
      </w:ins>
      <w:r w:rsidRPr="1FE084D9">
        <w:rPr>
          <w:rFonts w:ascii="Times New Roman" w:cs="Times New Roman"/>
          <w:sz w:val="28"/>
          <w:szCs w:val="28"/>
          <w:rPrChange w:id="9363" w:author="user pc" w:date="2022-03-15T10:14:00Z">
            <w:rPr/>
          </w:rPrChange>
        </w:rPr>
        <w:t>R</w:t>
      </w:r>
      <w:r w:rsidRPr="BE1D2082">
        <w:rPr>
          <w:rFonts w:ascii="Times New Roman" w:cs="Times New Roman"/>
          <w:sz w:val="28"/>
          <w:szCs w:val="28"/>
          <w:vertAlign w:val="subscript"/>
          <w:rPrChange w:id="9364" w:author="user pc" w:date="2022-03-15T10:14:00Z">
            <w:rPr>
              <w:vertAlign w:val="subscript"/>
            </w:rPr>
          </w:rPrChange>
        </w:rPr>
        <w:t>2</w:t>
      </w:r>
      <w:r w:rsidRPr="25A31E9A">
        <w:rPr>
          <w:rFonts w:ascii="Times New Roman" w:cs="Times New Roman"/>
          <w:sz w:val="28"/>
          <w:szCs w:val="28"/>
          <w:rPrChange w:id="9365" w:author="user pc" w:date="2022-03-15T10:14:00Z">
            <w:rPr/>
          </w:rPrChange>
        </w:rPr>
        <w:t>:</w:t>
      </w:r>
    </w:p>
    <w:p>
      <w:pPr>
        <w:pStyle w:val="style0"/>
        <w:rPr>
          <w:ins w:id="9366" w:author="user pc" w:date="2022-03-27T13:12:00Z"/>
          <w:rFonts w:ascii="Times New Roman" w:cs="Times New Roman" w:hAnsi="Times New Roman"/>
          <w:sz w:val="28"/>
          <w:szCs w:val="28"/>
        </w:rPr>
      </w:pPr>
      <m:oMathPara>
        <m:oMathParaPr>
          <m:jc m:val="left"/>
        </m:oMathParaPr>
        <m:oMath>
          <m:f>
            <m:fPr>
              <m:ctrlPr>
                <w:ins w:id="9367" w:author="user pc" w:date="2022-03-27T13:12:00Z">
                  <w:rPr>
                    <w:rFonts w:ascii="Cambria Math" w:cs="Times New Roman" w:hAnsi="Cambria Math"/>
                    <w:i/>
                    <w:sz w:val="28"/>
                    <w:szCs w:val="28"/>
                  </w:rPr>
                </w:ins>
              </m:ctrlPr>
            </m:fPr>
            <m:num>
              <m:sSub>
                <m:sSubPr>
                  <m:ctrlPr>
                    <w:ins w:id="9368" w:author="user pc" w:date="2022-03-27T13:12:00Z">
                      <w:rPr>
                        <w:rFonts w:ascii="Cambria Math" w:cs="Times New Roman" w:hAnsi="Cambria Math"/>
                        <w:i/>
                        <w:sz w:val="28"/>
                        <w:szCs w:val="28"/>
                      </w:rPr>
                    </w:ins>
                  </m:ctrlPr>
                </m:sSubPr>
                <m:e>
                  <w:ins w:id="9369" w:author="user pc" w:date="2022-03-27T13:12:00Z">
                    <m:r w:rsidR="4E5D918C">
                      <w:rPr>
                        <w:rFonts w:ascii="Cambria Math" w:cs="Times New Roman" w:hAnsi="Cambria Math"/>
                        <w:sz w:val="28"/>
                        <w:szCs w:val="28"/>
                      </w:rPr>
                      <m:t>R</m:t>
                    </m:r>
                  </w:ins>
                </m:e>
                <m:sub>
                  <w:ins w:id="9370" w:author="user pc" w:date="2022-03-27T13:12:00Z">
                    <m:r w:rsidR="25BE87E1">
                      <w:rPr>
                        <w:rFonts w:ascii="Cambria Math" w:cs="Times New Roman" w:hAnsi="Cambria Math"/>
                        <w:sz w:val="28"/>
                        <w:szCs w:val="28"/>
                      </w:rPr>
                      <m:t>1</m:t>
                    </m:r>
                  </w:ins>
                </m:sub>
              </m:sSub>
            </m:num>
            <m:den>
              <m:sSub>
                <m:sSubPr>
                  <m:ctrlPr>
                    <w:ins w:id="9371" w:author="user pc" w:date="2022-03-27T13:12:00Z">
                      <w:rPr>
                        <w:rFonts w:ascii="Cambria Math" w:cs="Times New Roman" w:hAnsi="Cambria Math"/>
                        <w:i/>
                        <w:sz w:val="28"/>
                        <w:szCs w:val="28"/>
                      </w:rPr>
                    </w:ins>
                  </m:ctrlPr>
                </m:sSubPr>
                <m:e>
                  <w:ins w:id="9372" w:author="user pc" w:date="2022-03-27T13:12:00Z">
                    <m:r w:rsidR="908C055B">
                      <w:rPr>
                        <w:rFonts w:ascii="Cambria Math" w:cs="Times New Roman" w:hAnsi="Cambria Math"/>
                        <w:sz w:val="28"/>
                        <w:szCs w:val="28"/>
                      </w:rPr>
                      <m:t>R</m:t>
                    </m:r>
                  </w:ins>
                </m:e>
                <m:sub>
                  <w:ins w:id="9373" w:author="user pc" w:date="2022-03-27T13:12:00Z">
                    <m:r w:rsidR="26E57176">
                      <w:rPr>
                        <w:rFonts w:ascii="Cambria Math" w:cs="Times New Roman" w:hAnsi="Cambria Math"/>
                        <w:sz w:val="28"/>
                        <w:szCs w:val="28"/>
                      </w:rPr>
                      <m:t>2</m:t>
                    </m:r>
                  </w:ins>
                </m:sub>
              </m:sSub>
            </m:den>
          </m:f>
          <w:ins w:id="9374" w:author="user pc" w:date="2022-03-27T13:13:00Z">
            <m:r w:rsidR="E6CAD144">
              <w:rPr>
                <w:rFonts w:ascii="Cambria Math" w:cs="Times New Roman" w:hAnsi="Cambria Math"/>
                <w:sz w:val="28"/>
                <w:szCs w:val="28"/>
              </w:rPr>
              <m:t xml:space="preserve">= </m:t>
            </m:r>
          </w:ins>
          <m:f>
            <m:fPr>
              <m:ctrlPr>
                <w:ins w:id="9375" w:author="user pc" w:date="2022-03-27T13:13:00Z">
                  <w:rPr>
                    <w:rFonts w:ascii="Cambria Math" w:cs="Times New Roman" w:hAnsi="Cambria Math"/>
                    <w:i/>
                    <w:sz w:val="28"/>
                    <w:szCs w:val="28"/>
                  </w:rPr>
                </w:ins>
              </m:ctrlPr>
            </m:fPr>
            <m:num>
              <w:ins w:id="9376" w:author="user pc" w:date="2022-03-27T13:13:00Z">
                <m:r w:rsidR="6D6E2ED4">
                  <w:rPr>
                    <w:rFonts w:ascii="Cambria Math" w:cs="Times New Roman" w:hAnsi="Cambria Math"/>
                    <w:sz w:val="28"/>
                    <w:szCs w:val="28"/>
                  </w:rPr>
                  <m:t>√</m:t>
                </m:r>
              </w:ins>
              <m:sSub>
                <m:sSubPr>
                  <m:ctrlPr>
                    <w:ins w:id="9377" w:author="user pc" w:date="2022-03-27T13:13:00Z">
                      <w:rPr>
                        <w:rFonts w:ascii="Cambria Math" w:cs="Times New Roman" w:hAnsi="Cambria Math"/>
                        <w:i/>
                        <w:sz w:val="28"/>
                        <w:szCs w:val="28"/>
                      </w:rPr>
                    </w:ins>
                  </m:ctrlPr>
                </m:sSubPr>
                <m:e>
                  <w:ins w:id="9378" w:author="user pc" w:date="2022-03-27T13:13:00Z">
                    <m:r w:rsidR="FCB9D9E0">
                      <w:rPr>
                        <w:rFonts w:ascii="Cambria Math" w:cs="Times New Roman" w:hAnsi="Cambria Math"/>
                        <w:sz w:val="28"/>
                        <w:szCs w:val="28"/>
                      </w:rPr>
                      <m:t>m</m:t>
                    </m:r>
                  </w:ins>
                </m:e>
                <m:sub>
                  <w:ins w:id="9379" w:author="user pc" w:date="2022-03-27T13:13:00Z">
                    <m:r w:rsidR="93489530">
                      <w:rPr>
                        <w:rFonts w:ascii="Cambria Math" w:cs="Times New Roman" w:hAnsi="Cambria Math"/>
                        <w:sz w:val="28"/>
                        <w:szCs w:val="28"/>
                      </w:rPr>
                      <m:t>2</m:t>
                    </m:r>
                  </w:ins>
                </m:sub>
              </m:sSub>
            </m:num>
            <m:den>
              <w:ins w:id="9380" w:author="user pc" w:date="2022-03-27T13:13:00Z">
                <m:r w:rsidR="10CA992D">
                  <w:rPr>
                    <w:rFonts w:ascii="Cambria Math" w:cs="Times New Roman" w:hAnsi="Cambria Math"/>
                    <w:sz w:val="28"/>
                    <w:szCs w:val="28"/>
                  </w:rPr>
                  <m:t>√</m:t>
                </m:r>
              </w:ins>
              <m:sSub>
                <m:sSubPr>
                  <m:ctrlPr>
                    <w:ins w:id="9381" w:author="user pc" w:date="2022-03-27T13:13:00Z">
                      <w:rPr>
                        <w:rFonts w:ascii="Cambria Math" w:cs="Times New Roman" w:hAnsi="Cambria Math"/>
                        <w:i/>
                        <w:sz w:val="28"/>
                        <w:szCs w:val="28"/>
                      </w:rPr>
                    </w:ins>
                  </m:ctrlPr>
                </m:sSubPr>
                <m:e>
                  <w:ins w:id="9382" w:author="user pc" w:date="2022-03-27T13:13:00Z">
                    <m:r w:rsidR="FBED9BD2">
                      <w:rPr>
                        <w:rFonts w:ascii="Cambria Math" w:cs="Times New Roman" w:hAnsi="Cambria Math"/>
                        <w:sz w:val="28"/>
                        <w:szCs w:val="28"/>
                      </w:rPr>
                      <m:t>m</m:t>
                    </m:r>
                  </w:ins>
                </m:e>
                <m:sub>
                  <w:ins w:id="9383" w:author="user pc" w:date="2022-03-27T13:13:00Z">
                    <m:r w:rsidR="50725178">
                      <w:rPr>
                        <w:rFonts w:ascii="Cambria Math" w:cs="Times New Roman" w:hAnsi="Cambria Math"/>
                        <w:sz w:val="28"/>
                        <w:szCs w:val="28"/>
                      </w:rPr>
                      <m:t>1</m:t>
                    </m:r>
                  </w:ins>
                </m:sub>
              </m:sSub>
            </m:den>
          </m:f>
          <w:ins w:id="9384" w:author="user pc" w:date="2022-03-27T13:13:00Z">
            <m:r w:rsidR="82177741">
              <w:rPr>
                <w:rFonts w:ascii="Cambria Math" w:cs="Times New Roman" w:hAnsi="Cambria Math"/>
                <w:sz w:val="28"/>
                <w:szCs w:val="28"/>
              </w:rPr>
              <m:t>-</m:t>
            </m:r>
          </w:ins>
          <w:ins w:id="9385" w:author="user pc" w:date="2022-03-27T13:14:00Z">
            <m:r w:rsidR="5A882290">
              <w:rPr>
                <w:rFonts w:ascii="Cambria Math" w:cs="Times New Roman" w:hAnsi="Cambria Math"/>
                <w:sz w:val="28"/>
                <w:szCs w:val="28"/>
              </w:rPr>
              <m:t>--------------(1)</m:t>
            </m:r>
          </w:ins>
        </m:oMath>
      </m:oMathPara>
    </w:p>
    <w:p>
      <w:pPr>
        <w:pStyle w:val="style0"/>
        <w:rPr>
          <w:ins w:id="9386" w:author="user pc" w:date="2022-03-27T13:14:00Z"/>
          <w:rFonts w:ascii="Times New Roman" w:cs="Times New Roman" w:hAnsi="Times New Roman"/>
          <w:sz w:val="28"/>
          <w:szCs w:val="28"/>
        </w:rPr>
      </w:pPr>
      <m:oMathPara>
        <m:oMathParaPr>
          <m:jc m:val="left"/>
        </m:oMathParaPr>
        <m:oMath>
          <m:f>
            <m:fPr>
              <m:ctrlPr>
                <w:ins w:id="9387" w:author="user pc" w:date="2022-03-27T13:15:00Z">
                  <w:rPr>
                    <w:rFonts w:ascii="Cambria Math" w:cs="Times New Roman" w:hAnsi="Cambria Math"/>
                    <w:i/>
                    <w:sz w:val="28"/>
                    <w:szCs w:val="28"/>
                  </w:rPr>
                </w:ins>
              </m:ctrlPr>
            </m:fPr>
            <m:num>
              <m:sSub>
                <m:sSubPr>
                  <m:ctrlPr>
                    <w:ins w:id="9388" w:author="user pc" w:date="2022-03-27T13:15:00Z">
                      <w:rPr>
                        <w:rFonts w:ascii="Cambria Math" w:cs="Times New Roman" w:hAnsi="Cambria Math"/>
                        <w:i/>
                        <w:sz w:val="28"/>
                        <w:szCs w:val="28"/>
                      </w:rPr>
                    </w:ins>
                  </m:ctrlPr>
                </m:sSubPr>
                <m:e>
                  <w:ins w:id="9389" w:author="user pc" w:date="2022-03-27T13:15:00Z">
                    <m:r w:rsidR="34DE5BB6">
                      <w:rPr>
                        <w:rFonts w:ascii="Cambria Math" w:cs="Times New Roman" w:hAnsi="Cambria Math"/>
                        <w:sz w:val="28"/>
                        <w:szCs w:val="28"/>
                      </w:rPr>
                      <m:t>R</m:t>
                    </m:r>
                  </w:ins>
                </m:e>
                <m:sub>
                  <w:ins w:id="9390" w:author="user pc" w:date="2022-03-27T13:15:00Z">
                    <m:r w:rsidR="8EF5F601">
                      <w:rPr>
                        <w:rFonts w:ascii="Cambria Math" w:cs="Times New Roman" w:hAnsi="Cambria Math"/>
                        <w:sz w:val="28"/>
                        <w:szCs w:val="28"/>
                      </w:rPr>
                      <m:t>1</m:t>
                    </m:r>
                  </w:ins>
                </m:sub>
              </m:sSub>
            </m:num>
            <m:den>
              <m:sSub>
                <m:sSubPr>
                  <m:ctrlPr>
                    <w:ins w:id="9391" w:author="user pc" w:date="2022-03-27T13:15:00Z">
                      <w:rPr>
                        <w:rFonts w:ascii="Cambria Math" w:cs="Times New Roman" w:hAnsi="Cambria Math"/>
                        <w:i/>
                        <w:sz w:val="28"/>
                        <w:szCs w:val="28"/>
                      </w:rPr>
                    </w:ins>
                  </m:ctrlPr>
                </m:sSubPr>
                <m:e>
                  <w:ins w:id="9392" w:author="user pc" w:date="2022-03-27T13:15:00Z">
                    <m:r w:rsidR="C80F589D">
                      <w:rPr>
                        <w:rFonts w:ascii="Cambria Math" w:cs="Times New Roman" w:hAnsi="Cambria Math"/>
                        <w:sz w:val="28"/>
                        <w:szCs w:val="28"/>
                      </w:rPr>
                      <m:t>R</m:t>
                    </m:r>
                  </w:ins>
                </m:e>
                <m:sub>
                  <w:ins w:id="9393" w:author="user pc" w:date="2022-03-27T13:15:00Z">
                    <m:r w:rsidR="C407B9D6">
                      <w:rPr>
                        <w:rFonts w:ascii="Cambria Math" w:cs="Times New Roman" w:hAnsi="Cambria Math"/>
                        <w:sz w:val="28"/>
                        <w:szCs w:val="28"/>
                      </w:rPr>
                      <m:t>2</m:t>
                    </m:r>
                  </w:ins>
                </m:sub>
              </m:sSub>
            </m:den>
          </m:f>
          <w:ins w:id="9394" w:author="user pc" w:date="2022-03-27T13:15:00Z">
            <m:r w:rsidR="7EF3809D">
              <w:rPr>
                <w:rFonts w:ascii="Cambria Math" w:cs="Times New Roman" w:hAnsi="Cambria Math"/>
                <w:sz w:val="28"/>
                <w:szCs w:val="28"/>
              </w:rPr>
              <m:t xml:space="preserve">= </m:t>
            </m:r>
          </w:ins>
          <m:f>
            <m:fPr>
              <m:ctrlPr>
                <w:ins w:id="9395" w:author="user pc" w:date="2022-03-27T13:15:00Z">
                  <w:rPr>
                    <w:rFonts w:ascii="Cambria Math" w:cs="Times New Roman" w:hAnsi="Cambria Math"/>
                    <w:i/>
                    <w:sz w:val="28"/>
                    <w:szCs w:val="28"/>
                  </w:rPr>
                </w:ins>
              </m:ctrlPr>
            </m:fPr>
            <m:num>
              <w:ins w:id="9396" w:author="user pc" w:date="2022-03-27T13:15:00Z">
                <m:r w:rsidR="30F87361">
                  <w:rPr>
                    <w:rFonts w:ascii="Cambria Math" w:cs="Times New Roman" w:hAnsi="Cambria Math"/>
                    <w:sz w:val="28"/>
                    <w:szCs w:val="28"/>
                  </w:rPr>
                  <m:t>√</m:t>
                </m:r>
              </w:ins>
              <m:sSub>
                <m:sSubPr>
                  <m:ctrlPr>
                    <w:ins w:id="9397" w:author="user pc" w:date="2022-03-27T13:15:00Z">
                      <w:rPr>
                        <w:rFonts w:ascii="Cambria Math" w:cs="Times New Roman" w:hAnsi="Cambria Math"/>
                        <w:i/>
                        <w:sz w:val="28"/>
                        <w:szCs w:val="28"/>
                      </w:rPr>
                    </w:ins>
                  </m:ctrlPr>
                </m:sSubPr>
                <m:e>
                  <w:ins w:id="9398" w:author="user pc" w:date="2022-03-27T13:16:00Z">
                    <m:r w:rsidR="D4342213">
                      <w:rPr>
                        <w:rFonts w:ascii="Cambria Math" w:cs="Times New Roman" w:hAnsi="Cambria Math"/>
                        <w:sz w:val="28"/>
                        <w:szCs w:val="28"/>
                      </w:rPr>
                      <m:t>ρ</m:t>
                    </m:r>
                  </w:ins>
                </m:e>
                <m:sub>
                  <w:ins w:id="9399" w:author="user pc" w:date="2022-03-27T13:15:00Z">
                    <m:r w:rsidR="8F03E736">
                      <w:rPr>
                        <w:rFonts w:ascii="Cambria Math" w:cs="Times New Roman" w:hAnsi="Cambria Math"/>
                        <w:sz w:val="28"/>
                        <w:szCs w:val="28"/>
                      </w:rPr>
                      <m:t>2</m:t>
                    </m:r>
                  </w:ins>
                </m:sub>
              </m:sSub>
              <m:sSub>
                <m:sSubPr>
                  <m:ctrlPr>
                    <w:ins w:id="9400" w:author="user pc" w:date="2022-03-27T13:16:00Z">
                      <w:rPr>
                        <w:rFonts w:ascii="Cambria Math" w:cs="Times New Roman" w:hAnsi="Cambria Math"/>
                        <w:i/>
                        <w:sz w:val="28"/>
                        <w:szCs w:val="28"/>
                      </w:rPr>
                    </w:ins>
                  </m:ctrlPr>
                </m:sSubPr>
                <m:e>
                  <w:ins w:id="9401" w:author="user pc" w:date="2022-03-27T13:16:00Z">
                    <m:r w:rsidR="09CE2FE7">
                      <w:rPr>
                        <w:rFonts w:ascii="Cambria Math" w:cs="Times New Roman" w:hAnsi="Cambria Math"/>
                        <w:sz w:val="28"/>
                        <w:szCs w:val="28"/>
                      </w:rPr>
                      <m:t>V</m:t>
                    </m:r>
                  </w:ins>
                </m:e>
                <m:sub>
                  <w:ins w:id="9402" w:author="user pc" w:date="2022-03-27T13:16:00Z">
                    <m:r w:rsidR="359F84FD">
                      <w:rPr>
                        <w:rFonts w:ascii="Cambria Math" w:cs="Times New Roman" w:hAnsi="Cambria Math"/>
                        <w:sz w:val="28"/>
                        <w:szCs w:val="28"/>
                      </w:rPr>
                      <m:t>2</m:t>
                    </m:r>
                  </w:ins>
                </m:sub>
              </m:sSub>
            </m:num>
            <m:den>
              <w:ins w:id="9403" w:author="user pc" w:date="2022-03-27T13:15:00Z">
                <m:r w:rsidR="52A0F99E">
                  <w:rPr>
                    <w:rFonts w:ascii="Cambria Math" w:cs="Times New Roman" w:hAnsi="Cambria Math"/>
                    <w:sz w:val="28"/>
                    <w:szCs w:val="28"/>
                  </w:rPr>
                  <m:t>√</m:t>
                </m:r>
              </w:ins>
              <m:sSub>
                <m:sSubPr>
                  <m:ctrlPr>
                    <w:ins w:id="9404" w:author="user pc" w:date="2022-03-27T13:15:00Z">
                      <w:rPr>
                        <w:rFonts w:ascii="Cambria Math" w:cs="Times New Roman" w:hAnsi="Cambria Math"/>
                        <w:i/>
                        <w:sz w:val="28"/>
                        <w:szCs w:val="28"/>
                      </w:rPr>
                    </w:ins>
                  </m:ctrlPr>
                </m:sSubPr>
                <m:e>
                  <w:ins w:id="9405" w:author="user pc" w:date="2022-03-27T13:16:00Z">
                    <m:r w:rsidR="2C346CD5">
                      <w:rPr>
                        <w:rFonts w:ascii="Cambria Math" w:cs="Times New Roman" w:hAnsi="Cambria Math"/>
                        <w:sz w:val="28"/>
                        <w:szCs w:val="28"/>
                      </w:rPr>
                      <m:t>ρ</m:t>
                    </m:r>
                  </w:ins>
                </m:e>
                <m:sub>
                  <w:ins w:id="9406" w:author="user pc" w:date="2022-03-27T13:15:00Z">
                    <m:r w:rsidR="6970BD4D">
                      <w:rPr>
                        <w:rFonts w:ascii="Cambria Math" w:cs="Times New Roman" w:hAnsi="Cambria Math"/>
                        <w:sz w:val="28"/>
                        <w:szCs w:val="28"/>
                      </w:rPr>
                      <m:t>1</m:t>
                    </m:r>
                  </w:ins>
                </m:sub>
              </m:sSub>
              <m:sSub>
                <m:sSubPr>
                  <m:ctrlPr>
                    <w:ins w:id="9407" w:author="user pc" w:date="2022-03-27T13:17:00Z">
                      <w:rPr>
                        <w:rFonts w:ascii="Cambria Math" w:cs="Times New Roman" w:hAnsi="Cambria Math"/>
                        <w:i/>
                        <w:sz w:val="28"/>
                        <w:szCs w:val="28"/>
                      </w:rPr>
                    </w:ins>
                  </m:ctrlPr>
                </m:sSubPr>
                <m:e>
                  <w:ins w:id="9408" w:author="user pc" w:date="2022-03-27T13:17:00Z">
                    <m:r w:rsidR="B90D429D">
                      <w:rPr>
                        <w:rFonts w:ascii="Cambria Math" w:cs="Times New Roman" w:hAnsi="Cambria Math"/>
                        <w:sz w:val="28"/>
                        <w:szCs w:val="28"/>
                      </w:rPr>
                      <m:t>V</m:t>
                    </m:r>
                  </w:ins>
                </m:e>
                <m:sub>
                  <w:ins w:id="9409" w:author="user pc" w:date="2022-03-27T13:17:00Z">
                    <m:r w:rsidR="806EE322">
                      <w:rPr>
                        <w:rFonts w:ascii="Cambria Math" w:cs="Times New Roman" w:hAnsi="Cambria Math"/>
                        <w:sz w:val="28"/>
                        <w:szCs w:val="28"/>
                      </w:rPr>
                      <m:t>1</m:t>
                    </m:r>
                  </w:ins>
                </m:sub>
              </m:sSub>
            </m:den>
          </m:f>
          <w:ins w:id="9410" w:author="user pc" w:date="2022-03-27T13:15:00Z">
            <m:r w:rsidR="1F6F9D91">
              <w:rPr>
                <w:rFonts w:ascii="Cambria Math" w:cs="Times New Roman" w:hAnsi="Cambria Math"/>
                <w:sz w:val="28"/>
                <w:szCs w:val="28"/>
              </w:rPr>
              <m:t>---------------(</m:t>
            </m:r>
          </w:ins>
          <w:ins w:id="9411" w:author="user pc" w:date="2022-03-27T13:17:00Z">
            <m:r w:rsidR="28475842">
              <w:rPr>
                <w:rFonts w:ascii="Cambria Math" w:cs="Times New Roman" w:hAnsi="Cambria Math"/>
                <w:sz w:val="28"/>
                <w:szCs w:val="28"/>
              </w:rPr>
              <m:t>2</m:t>
            </m:r>
          </w:ins>
          <w:ins w:id="9412" w:author="user pc" w:date="2022-03-27T13:15:00Z">
            <m:r w:rsidR="D678704D">
              <w:rPr>
                <w:rFonts w:ascii="Cambria Math" w:cs="Times New Roman" w:hAnsi="Cambria Math"/>
                <w:sz w:val="28"/>
                <w:szCs w:val="28"/>
              </w:rPr>
              <m:t>)</m:t>
            </m:r>
          </w:ins>
        </m:oMath>
      </m:oMathPara>
    </w:p>
    <w:p>
      <w:pPr>
        <w:pStyle w:val="style0"/>
        <w:rPr>
          <w:ins w:id="9413" w:author="user pc" w:date="2022-03-27T13:21:00Z"/>
          <w:rFonts w:ascii="Times New Roman" w:cs="Times New Roman" w:hAnsi="Times New Roman"/>
          <w:sz w:val="28"/>
          <w:szCs w:val="28"/>
        </w:rPr>
      </w:pPr>
      <m:oMathPara>
        <m:oMathParaPr>
          <m:jc m:val="left"/>
        </m:oMathParaPr>
        <m:oMath>
          <w:ins w:id="9414" w:author="user pc" w:date="2022-03-27T13:18:00Z">
            <m:r w:rsidR="E9139C77">
              <w:rPr>
                <w:rFonts w:ascii="Cambria Math" w:cs="Times New Roman" w:hAnsi="Cambria Math"/>
                <w:sz w:val="28"/>
                <w:szCs w:val="28"/>
              </w:rPr>
              <m:t xml:space="preserve">Also, rate of diffusion= </m:t>
            </m:r>
          </w:ins>
          <m:f>
            <m:fPr>
              <m:ctrlPr>
                <w:ins w:id="9415" w:author="user pc" w:date="2022-03-27T13:18:00Z">
                  <w:rPr>
                    <w:rFonts w:ascii="Cambria Math" w:cs="Times New Roman" w:hAnsi="Cambria Math"/>
                    <w:i/>
                    <w:sz w:val="28"/>
                    <w:szCs w:val="28"/>
                  </w:rPr>
                </w:ins>
              </m:ctrlPr>
            </m:fPr>
            <m:num>
              <w:ins w:id="9416" w:author="user pc" w:date="2022-03-27T13:18:00Z">
                <m:r w:rsidR="1EBEA199">
                  <w:rPr>
                    <w:rFonts w:ascii="Cambria Math" w:cs="Times New Roman" w:hAnsi="Cambria Math"/>
                    <w:sz w:val="28"/>
                    <w:szCs w:val="28"/>
                  </w:rPr>
                  <m:t>volume</m:t>
                </m:r>
              </w:ins>
            </m:num>
            <m:den>
              <w:ins w:id="9417" w:author="user pc" w:date="2022-03-27T13:18:00Z">
                <m:r w:rsidR="9EB8823C">
                  <w:rPr>
                    <w:rFonts w:ascii="Cambria Math" w:cs="Times New Roman" w:hAnsi="Cambria Math"/>
                    <w:sz w:val="28"/>
                    <w:szCs w:val="28"/>
                  </w:rPr>
                  <m:t>time</m:t>
                </m:r>
              </w:ins>
            </m:den>
          </m:f>
          <w:ins w:id="9418" w:author="user pc" w:date="2022-03-27T13:18:00Z">
            <m:r w:rsidR="75B10E94">
              <w:rPr>
                <w:rFonts w:ascii="Cambria Math" w:cs="Times New Roman" w:hAnsi="Cambria Math"/>
                <w:sz w:val="28"/>
                <w:szCs w:val="28"/>
              </w:rPr>
              <m:t>.</m:t>
            </m:r>
          </w:ins>
        </m:oMath>
      </m:oMathPara>
    </w:p>
    <w:p>
      <w:pPr>
        <w:pStyle w:val="style0"/>
        <w:rPr>
          <w:ins w:id="9419" w:author="user pc" w:date="2022-03-27T13:17:00Z"/>
          <w:rFonts w:ascii="Times New Roman" w:cs="Times New Roman" w:hAnsi="Times New Roman"/>
          <w:sz w:val="28"/>
          <w:szCs w:val="28"/>
        </w:rPr>
      </w:pPr>
      <m:oMathPara>
        <m:oMathParaPr>
          <m:jc m:val="left"/>
        </m:oMathParaPr>
        <m:oMath>
          <w:ins w:id="9420" w:author="user pc" w:date="2022-03-27T13:18:00Z">
            <m:r w:rsidR="2F9DC25D">
              <w:rPr>
                <w:rFonts w:ascii="Cambria Math" w:cs="Times New Roman" w:hAnsi="Cambria Math"/>
                <w:sz w:val="28"/>
                <w:szCs w:val="28"/>
              </w:rPr>
              <m:t xml:space="preserve">That is the greater the </m:t>
            </m:r>
          </w:ins>
          <w:ins w:id="9421" w:author="user pc" w:date="2022-03-27T13:19:00Z">
            <m:r w:rsidR="23312B51">
              <w:rPr>
                <w:rFonts w:ascii="Cambria Math" w:cs="Times New Roman" w:hAnsi="Cambria Math"/>
                <w:sz w:val="28"/>
                <w:szCs w:val="28"/>
              </w:rPr>
              <m:t>rate, the shorter the time.</m:t>
            </m:r>
          </w:ins>
        </m:oMath>
      </m:oMathPara>
    </w:p>
    <w:p>
      <w:pPr>
        <w:pStyle w:val="style0"/>
        <w:rPr>
          <w:ins w:id="9422" w:author="user pc" w:date="2022-03-27T13:17:00Z"/>
          <w:rFonts w:ascii="Times New Roman" w:cs="Times New Roman" w:hAnsi="Times New Roman"/>
          <w:sz w:val="28"/>
          <w:szCs w:val="28"/>
        </w:rPr>
      </w:pPr>
    </w:p>
    <w:p>
      <w:pPr>
        <w:pStyle w:val="style0"/>
        <w:rPr>
          <w:ins w:id="9423" w:author="user pc" w:date="2022-03-27T13:22:00Z"/>
          <w:rFonts w:ascii="Times New Roman" w:cs="Times New Roman" w:hAnsi="Times New Roman"/>
          <w:sz w:val="28"/>
          <w:szCs w:val="28"/>
        </w:rPr>
      </w:pPr>
      <w:r w:rsidRPr="D73DB734">
        <w:rPr>
          <w:rFonts w:ascii="Times New Roman" w:cs="Times New Roman"/>
          <w:sz w:val="28"/>
          <w:szCs w:val="28"/>
          <w:rPrChange w:id="9424" w:author="user pc" w:date="2022-03-15T10:14:00Z">
            <w:rPr/>
          </w:rPrChange>
        </w:rPr>
        <w:t>Comparing</w:t>
      </w:r>
      <w:ins w:id="9425" w:author="user pc" w:date="2022-03-27T13:22:00Z">
        <w:r w:rsidR="E42742BC">
          <w:rPr>
            <w:rFonts w:ascii="Times New Roman" w:cs="Times New Roman" w:hAnsi="Times New Roman"/>
            <w:sz w:val="28"/>
            <w:szCs w:val="28"/>
          </w:rPr>
          <w:t xml:space="preserve"> </w:t>
        </w:r>
      </w:ins>
      <w:r w:rsidRPr="2E25FC85">
        <w:rPr>
          <w:rFonts w:ascii="Times New Roman" w:cs="Times New Roman"/>
          <w:sz w:val="28"/>
          <w:szCs w:val="28"/>
          <w:rPrChange w:id="9426" w:author="user pc" w:date="2022-03-15T10:14:00Z">
            <w:rPr/>
          </w:rPrChange>
        </w:rPr>
        <w:t>the</w:t>
      </w:r>
      <w:ins w:id="9427" w:author="user pc" w:date="2022-03-27T13:22:00Z">
        <w:r w:rsidR="D6B540E7">
          <w:rPr>
            <w:rFonts w:ascii="Times New Roman" w:cs="Times New Roman" w:hAnsi="Times New Roman"/>
            <w:sz w:val="28"/>
            <w:szCs w:val="28"/>
          </w:rPr>
          <w:t xml:space="preserve"> </w:t>
        </w:r>
      </w:ins>
      <w:r w:rsidRPr="3B42FF62">
        <w:rPr>
          <w:rFonts w:ascii="Times New Roman" w:cs="Times New Roman"/>
          <w:sz w:val="28"/>
          <w:szCs w:val="28"/>
          <w:rPrChange w:id="9428" w:author="user pc" w:date="2022-03-15T10:14:00Z">
            <w:rPr/>
          </w:rPrChange>
        </w:rPr>
        <w:t>rates</w:t>
      </w:r>
      <w:ins w:id="9429" w:author="user pc" w:date="2022-03-27T13:22:00Z">
        <w:r w:rsidR="7A5D40D1">
          <w:rPr>
            <w:rFonts w:ascii="Times New Roman" w:cs="Times New Roman" w:hAnsi="Times New Roman"/>
            <w:sz w:val="28"/>
            <w:szCs w:val="28"/>
          </w:rPr>
          <w:t xml:space="preserve"> </w:t>
        </w:r>
      </w:ins>
      <w:r w:rsidRPr="F42C2A58">
        <w:rPr>
          <w:rFonts w:ascii="Times New Roman" w:cs="Times New Roman"/>
          <w:sz w:val="28"/>
          <w:szCs w:val="28"/>
          <w:rPrChange w:id="9430" w:author="user pc" w:date="2022-03-15T10:14:00Z">
            <w:rPr/>
          </w:rPrChange>
        </w:rPr>
        <w:t>of</w:t>
      </w:r>
      <w:ins w:id="9431" w:author="user pc" w:date="2022-03-27T13:22:00Z">
        <w:r w:rsidR="9B6157E9">
          <w:rPr>
            <w:rFonts w:ascii="Times New Roman" w:cs="Times New Roman" w:hAnsi="Times New Roman"/>
            <w:sz w:val="28"/>
            <w:szCs w:val="28"/>
          </w:rPr>
          <w:t xml:space="preserve"> </w:t>
        </w:r>
      </w:ins>
      <w:r w:rsidRPr="2A4F10F4">
        <w:rPr>
          <w:rFonts w:ascii="Times New Roman" w:cs="Times New Roman"/>
          <w:sz w:val="28"/>
          <w:szCs w:val="28"/>
          <w:rPrChange w:id="9432" w:author="user pc" w:date="2022-03-15T10:14:00Z">
            <w:rPr/>
          </w:rPrChange>
        </w:rPr>
        <w:t>diffusion</w:t>
      </w:r>
      <w:ins w:id="9433" w:author="user pc" w:date="2022-03-27T13:22:00Z">
        <w:r w:rsidR="DDF7677E">
          <w:rPr>
            <w:rFonts w:ascii="Times New Roman" w:cs="Times New Roman" w:hAnsi="Times New Roman"/>
            <w:sz w:val="28"/>
            <w:szCs w:val="28"/>
          </w:rPr>
          <w:t xml:space="preserve"> </w:t>
        </w:r>
      </w:ins>
      <w:r w:rsidRPr="C6BFB0A7">
        <w:rPr>
          <w:rFonts w:ascii="Times New Roman" w:cs="Times New Roman"/>
          <w:sz w:val="28"/>
          <w:szCs w:val="28"/>
          <w:rPrChange w:id="9434" w:author="user pc" w:date="2022-03-15T10:14:00Z">
            <w:rPr/>
          </w:rPrChange>
        </w:rPr>
        <w:t>of</w:t>
      </w:r>
      <w:ins w:id="9435" w:author="user pc" w:date="2022-03-27T13:22:00Z">
        <w:r w:rsidR="0A120C1D">
          <w:rPr>
            <w:rFonts w:ascii="Times New Roman" w:cs="Times New Roman" w:hAnsi="Times New Roman"/>
            <w:sz w:val="28"/>
            <w:szCs w:val="28"/>
          </w:rPr>
          <w:t xml:space="preserve"> </w:t>
        </w:r>
      </w:ins>
      <w:r w:rsidRPr="B9E7D326">
        <w:rPr>
          <w:rFonts w:ascii="Times New Roman" w:cs="Times New Roman"/>
          <w:sz w:val="28"/>
          <w:szCs w:val="28"/>
          <w:rPrChange w:id="9436" w:author="user pc" w:date="2022-03-15T10:14:00Z">
            <w:rPr/>
          </w:rPrChange>
        </w:rPr>
        <w:t>equal</w:t>
      </w:r>
      <w:ins w:id="9437" w:author="user pc" w:date="2022-03-27T13:22:00Z">
        <w:r w:rsidR="2630B6E7">
          <w:rPr>
            <w:rFonts w:ascii="Times New Roman" w:cs="Times New Roman" w:hAnsi="Times New Roman"/>
            <w:sz w:val="28"/>
            <w:szCs w:val="28"/>
          </w:rPr>
          <w:t xml:space="preserve"> </w:t>
        </w:r>
      </w:ins>
      <w:r w:rsidRPr="AD6A38B5">
        <w:rPr>
          <w:rFonts w:ascii="Times New Roman" w:cs="Times New Roman"/>
          <w:sz w:val="28"/>
          <w:szCs w:val="28"/>
          <w:rPrChange w:id="9438" w:author="user pc" w:date="2022-03-15T10:14:00Z">
            <w:rPr/>
          </w:rPrChange>
        </w:rPr>
        <w:t>volumes</w:t>
      </w:r>
      <w:ins w:id="9439" w:author="user pc" w:date="2022-03-27T13:22:00Z">
        <w:r w:rsidR="20A33B12">
          <w:rPr>
            <w:rFonts w:ascii="Times New Roman" w:cs="Times New Roman" w:hAnsi="Times New Roman"/>
            <w:sz w:val="28"/>
            <w:szCs w:val="28"/>
          </w:rPr>
          <w:t xml:space="preserve"> </w:t>
        </w:r>
      </w:ins>
      <w:r w:rsidRPr="2E71DB04">
        <w:rPr>
          <w:rFonts w:ascii="Times New Roman" w:cs="Times New Roman"/>
          <w:sz w:val="28"/>
          <w:szCs w:val="28"/>
          <w:rPrChange w:id="9440" w:author="user pc" w:date="2022-03-15T10:14:00Z">
            <w:rPr/>
          </w:rPrChange>
        </w:rPr>
        <w:t>of</w:t>
      </w:r>
      <w:ins w:id="9441" w:author="user pc" w:date="2022-03-27T13:22:00Z">
        <w:r w:rsidR="40921731">
          <w:rPr>
            <w:rFonts w:ascii="Times New Roman" w:cs="Times New Roman" w:hAnsi="Times New Roman"/>
            <w:sz w:val="28"/>
            <w:szCs w:val="28"/>
          </w:rPr>
          <w:t xml:space="preserve"> </w:t>
        </w:r>
      </w:ins>
      <w:r w:rsidRPr="9FACED82">
        <w:rPr>
          <w:rFonts w:ascii="Times New Roman" w:cs="Times New Roman"/>
          <w:sz w:val="28"/>
          <w:szCs w:val="28"/>
          <w:rPrChange w:id="9442" w:author="user pc" w:date="2022-03-15T10:14:00Z">
            <w:rPr/>
          </w:rPrChange>
        </w:rPr>
        <w:t>two</w:t>
      </w:r>
      <w:ins w:id="9443" w:author="user pc" w:date="2022-03-27T13:22:00Z">
        <w:r w:rsidR="80ED20FB">
          <w:rPr>
            <w:rFonts w:ascii="Times New Roman" w:cs="Times New Roman" w:hAnsi="Times New Roman"/>
            <w:sz w:val="28"/>
            <w:szCs w:val="28"/>
          </w:rPr>
          <w:t xml:space="preserve"> </w:t>
        </w:r>
      </w:ins>
      <w:r w:rsidRPr="E77F4E53">
        <w:rPr>
          <w:rFonts w:ascii="Times New Roman" w:cs="Times New Roman"/>
          <w:sz w:val="28"/>
          <w:szCs w:val="28"/>
          <w:rPrChange w:id="9444" w:author="user pc" w:date="2022-03-15T10:14:00Z">
            <w:rPr/>
          </w:rPrChange>
        </w:rPr>
        <w:t>gases</w:t>
      </w:r>
      <w:ins w:id="9445" w:author="user pc" w:date="2022-03-27T13:22:00Z">
        <w:r w:rsidR="5091CB9D">
          <w:rPr>
            <w:rFonts w:ascii="Times New Roman" w:cs="Times New Roman" w:hAnsi="Times New Roman"/>
            <w:sz w:val="28"/>
            <w:szCs w:val="28"/>
          </w:rPr>
          <w:t xml:space="preserve"> </w:t>
        </w:r>
      </w:ins>
      <w:r w:rsidRPr="EBB8734E">
        <w:rPr>
          <w:rFonts w:ascii="Times New Roman" w:cs="Times New Roman"/>
          <w:sz w:val="28"/>
          <w:szCs w:val="28"/>
          <w:rPrChange w:id="9446" w:author="user pc" w:date="2022-03-15T10:14:00Z">
            <w:rPr/>
          </w:rPrChange>
        </w:rPr>
        <w:t>in</w:t>
      </w:r>
      <w:ins w:id="9447" w:author="user pc" w:date="2022-03-27T13:22:00Z">
        <w:r w:rsidR="1B2953E9">
          <w:rPr>
            <w:rFonts w:ascii="Times New Roman" w:cs="Times New Roman" w:hAnsi="Times New Roman"/>
            <w:sz w:val="28"/>
            <w:szCs w:val="28"/>
          </w:rPr>
          <w:t xml:space="preserve"> </w:t>
        </w:r>
      </w:ins>
      <w:r w:rsidRPr="526F90B0">
        <w:rPr>
          <w:rFonts w:ascii="Times New Roman" w:cs="Times New Roman"/>
          <w:sz w:val="28"/>
          <w:szCs w:val="28"/>
          <w:rPrChange w:id="9448" w:author="user pc" w:date="2022-03-15T10:14:00Z">
            <w:rPr/>
          </w:rPrChange>
        </w:rPr>
        <w:t>times</w:t>
      </w:r>
      <w:ins w:id="9449" w:author="user pc" w:date="2022-03-27T13:22:00Z">
        <w:r w:rsidR="484E82D9">
          <w:rPr>
            <w:rFonts w:ascii="Times New Roman" w:cs="Times New Roman" w:hAnsi="Times New Roman"/>
            <w:sz w:val="28"/>
            <w:szCs w:val="28"/>
          </w:rPr>
          <w:t xml:space="preserve"> </w:t>
        </w:r>
      </w:ins>
      <w:r w:rsidRPr="342E5360">
        <w:rPr>
          <w:rFonts w:ascii="Times New Roman" w:cs="Times New Roman"/>
          <w:sz w:val="28"/>
          <w:szCs w:val="28"/>
          <w:rPrChange w:id="9450" w:author="user pc" w:date="2022-03-15T10:14:00Z">
            <w:rPr/>
          </w:rPrChange>
        </w:rPr>
        <w:t>t</w:t>
      </w:r>
      <w:r w:rsidRPr="50CFBE3C">
        <w:rPr>
          <w:rFonts w:ascii="Times New Roman" w:cs="Times New Roman"/>
          <w:sz w:val="28"/>
          <w:szCs w:val="28"/>
          <w:vertAlign w:val="subscript"/>
          <w:rPrChange w:id="9451" w:author="user pc" w:date="2022-03-15T10:14:00Z">
            <w:rPr>
              <w:vertAlign w:val="subscript"/>
            </w:rPr>
          </w:rPrChange>
        </w:rPr>
        <w:t>1</w:t>
      </w:r>
      <w:ins w:id="9452" w:author="user pc" w:date="2022-03-27T13:22:00Z">
        <w:r w:rsidR="C67A1EF9">
          <w:rPr>
            <w:rFonts w:ascii="Times New Roman" w:cs="Times New Roman" w:hAnsi="Times New Roman"/>
            <w:sz w:val="28"/>
            <w:szCs w:val="28"/>
            <w:vertAlign w:val="subscript"/>
          </w:rPr>
          <w:t xml:space="preserve"> </w:t>
        </w:r>
      </w:ins>
      <w:r w:rsidRPr="527A9892">
        <w:rPr>
          <w:rFonts w:ascii="Times New Roman" w:cs="Times New Roman"/>
          <w:sz w:val="28"/>
          <w:szCs w:val="28"/>
          <w:rPrChange w:id="9453" w:author="user pc" w:date="2022-03-15T10:14:00Z">
            <w:rPr/>
          </w:rPrChange>
        </w:rPr>
        <w:t>and</w:t>
      </w:r>
      <w:ins w:id="9454" w:author="user pc" w:date="2022-03-27T13:22:00Z">
        <w:r w:rsidR="B2A6E003">
          <w:rPr>
            <w:rFonts w:ascii="Times New Roman" w:cs="Times New Roman" w:hAnsi="Times New Roman"/>
            <w:sz w:val="28"/>
            <w:szCs w:val="28"/>
          </w:rPr>
          <w:t xml:space="preserve"> </w:t>
        </w:r>
      </w:ins>
      <w:r w:rsidRPr="3E244C57">
        <w:rPr>
          <w:rFonts w:ascii="Times New Roman" w:cs="Times New Roman"/>
          <w:sz w:val="28"/>
          <w:szCs w:val="28"/>
          <w:rPrChange w:id="9455" w:author="user pc" w:date="2022-03-15T10:14:00Z">
            <w:rPr/>
          </w:rPrChange>
        </w:rPr>
        <w:t>t</w:t>
      </w:r>
      <w:r w:rsidRPr="5A013CED">
        <w:rPr>
          <w:rFonts w:ascii="Times New Roman" w:cs="Times New Roman"/>
          <w:sz w:val="28"/>
          <w:szCs w:val="28"/>
          <w:vertAlign w:val="subscript"/>
          <w:rPrChange w:id="9456" w:author="user pc" w:date="2022-03-15T10:14:00Z">
            <w:rPr>
              <w:vertAlign w:val="subscript"/>
            </w:rPr>
          </w:rPrChange>
        </w:rPr>
        <w:t>2</w:t>
      </w:r>
      <w:r w:rsidRPr="39C15C4D">
        <w:rPr>
          <w:rFonts w:ascii="Times New Roman" w:cs="Times New Roman"/>
          <w:sz w:val="28"/>
          <w:szCs w:val="28"/>
          <w:rPrChange w:id="9457" w:author="user pc" w:date="2022-03-15T10:14:00Z">
            <w:rPr/>
          </w:rPrChange>
        </w:rPr>
        <w:t>,</w:t>
      </w:r>
      <w:ins w:id="9458" w:author="user pc" w:date="2022-03-27T13:22:00Z">
        <w:r w:rsidR="5EE2D4D1">
          <w:rPr>
            <w:rFonts w:ascii="Times New Roman" w:cs="Times New Roman" w:hAnsi="Times New Roman"/>
            <w:sz w:val="28"/>
            <w:szCs w:val="28"/>
          </w:rPr>
          <w:t xml:space="preserve"> </w:t>
        </w:r>
      </w:ins>
      <w:r w:rsidRPr="B7054192">
        <w:rPr>
          <w:rFonts w:ascii="Times New Roman" w:cs="Times New Roman"/>
          <w:sz w:val="28"/>
          <w:szCs w:val="28"/>
          <w:rPrChange w:id="9459" w:author="user pc" w:date="2022-03-15T10:14:00Z">
            <w:rPr/>
          </w:rPrChange>
        </w:rPr>
        <w:t>we</w:t>
      </w:r>
      <w:ins w:id="9460" w:author="user pc" w:date="2022-03-27T13:22:00Z">
        <w:r w:rsidR="CFAF590E">
          <w:rPr>
            <w:rFonts w:ascii="Times New Roman" w:cs="Times New Roman" w:hAnsi="Times New Roman"/>
            <w:sz w:val="28"/>
            <w:szCs w:val="28"/>
          </w:rPr>
          <w:t xml:space="preserve"> </w:t>
        </w:r>
      </w:ins>
      <w:r w:rsidRPr="94397177">
        <w:rPr>
          <w:rFonts w:ascii="Times New Roman" w:cs="Times New Roman"/>
          <w:sz w:val="28"/>
          <w:szCs w:val="28"/>
          <w:rPrChange w:id="9461" w:author="user pc" w:date="2022-03-15T10:14:00Z">
            <w:rPr/>
          </w:rPrChange>
        </w:rPr>
        <w:t>have</w:t>
      </w:r>
      <w:ins w:id="9462" w:author="user pc" w:date="2022-03-27T13:23:00Z">
        <w:r w:rsidR="1B403733">
          <w:rPr>
            <w:rFonts w:ascii="Times New Roman" w:cs="Times New Roman" w:hAnsi="Times New Roman"/>
            <w:sz w:val="28"/>
            <w:szCs w:val="28"/>
          </w:rPr>
          <w:t>:</w:t>
        </w:r>
      </w:ins>
      <w:ins w:id="9463" w:author="user pc" w:date="2022-03-27T13:22:00Z">
        <w:r w:rsidR="A8156874">
          <w:rPr>
            <w:rFonts w:ascii="Times New Roman" w:cs="Times New Roman" w:hAnsi="Times New Roman"/>
            <w:sz w:val="28"/>
            <w:szCs w:val="28"/>
          </w:rPr>
          <w:t xml:space="preserve"> </w:t>
        </w:r>
      </w:ins>
    </w:p>
    <w:p>
      <w:pPr>
        <w:pStyle w:val="style0"/>
        <w:rPr>
          <w:ins w:id="9464" w:author="user pc" w:date="2022-03-27T13:23:00Z"/>
          <w:rFonts w:ascii="Times New Roman" w:cs="Times New Roman" w:hAnsi="Times New Roman"/>
          <w:sz w:val="28"/>
          <w:szCs w:val="28"/>
        </w:rPr>
      </w:pPr>
      <m:oMathPara>
        <m:oMathParaPr>
          <m:jc m:val="left"/>
        </m:oMathParaPr>
        <m:oMath>
          <m:sSub>
            <m:sSubPr>
              <m:ctrlPr>
                <w:ins w:id="9465" w:author="user pc" w:date="2022-03-27T13:24:00Z">
                  <w:rPr>
                    <w:rFonts w:ascii="Cambria Math" w:cs="Times New Roman" w:hAnsi="Cambria Math"/>
                    <w:i/>
                    <w:sz w:val="28"/>
                    <w:szCs w:val="28"/>
                  </w:rPr>
                </w:ins>
              </m:ctrlPr>
            </m:sSubPr>
            <m:e>
              <w:ins w:id="9466" w:author="user pc" w:date="2022-03-27T13:24:00Z">
                <m:r w:rsidR="FA7E3B27">
                  <w:rPr>
                    <w:rFonts w:ascii="Cambria Math" w:cs="Times New Roman" w:hAnsi="Cambria Math"/>
                    <w:sz w:val="28"/>
                    <w:szCs w:val="28"/>
                  </w:rPr>
                  <m:t>R</m:t>
                </m:r>
              </w:ins>
            </m:e>
            <m:sub>
              <w:ins w:id="9467" w:author="user pc" w:date="2022-03-27T13:24:00Z">
                <m:r w:rsidR="A75C9221">
                  <w:rPr>
                    <w:rFonts w:ascii="Cambria Math" w:cs="Times New Roman" w:hAnsi="Cambria Math"/>
                    <w:sz w:val="28"/>
                    <w:szCs w:val="28"/>
                  </w:rPr>
                  <m:t>1</m:t>
                </m:r>
              </w:ins>
            </m:sub>
          </m:sSub>
          <w:ins w:id="9468" w:author="user pc" w:date="2022-03-27T13:24:00Z">
            <m:r w:rsidR="AE65CEEA">
              <w:rPr>
                <w:rFonts w:ascii="Cambria Math" w:cs="Times New Roman" w:hAnsi="Cambria Math"/>
                <w:sz w:val="28"/>
                <w:szCs w:val="28"/>
              </w:rPr>
              <m:t xml:space="preserve">= </m:t>
            </m:r>
          </w:ins>
          <m:f>
            <m:fPr>
              <m:ctrlPr>
                <w:ins w:id="9469" w:author="user pc" w:date="2022-03-27T13:24:00Z">
                  <w:rPr>
                    <w:rFonts w:ascii="Cambria Math" w:cs="Times New Roman" w:hAnsi="Cambria Math"/>
                    <w:i/>
                    <w:sz w:val="28"/>
                    <w:szCs w:val="28"/>
                  </w:rPr>
                </w:ins>
              </m:ctrlPr>
            </m:fPr>
            <m:num>
              <w:ins w:id="9470" w:author="user pc" w:date="2022-03-27T13:24:00Z">
                <m:r w:rsidR="01543044">
                  <w:rPr>
                    <w:rFonts w:ascii="Cambria Math" w:cs="Times New Roman" w:hAnsi="Cambria Math"/>
                    <w:sz w:val="28"/>
                    <w:szCs w:val="28"/>
                  </w:rPr>
                  <m:t>V</m:t>
                </m:r>
              </w:ins>
            </m:num>
            <m:den>
              <m:sSub>
                <m:sSubPr>
                  <m:ctrlPr>
                    <w:ins w:id="9471" w:author="user pc" w:date="2022-03-27T13:25:00Z">
                      <w:rPr>
                        <w:rFonts w:ascii="Cambria Math" w:cs="Times New Roman" w:hAnsi="Cambria Math"/>
                        <w:i/>
                        <w:sz w:val="28"/>
                        <w:szCs w:val="28"/>
                      </w:rPr>
                    </w:ins>
                  </m:ctrlPr>
                </m:sSubPr>
                <m:e>
                  <w:ins w:id="9472" w:author="user pc" w:date="2022-03-27T13:25:00Z">
                    <m:r w:rsidR="9838E610">
                      <w:rPr>
                        <w:rFonts w:ascii="Cambria Math" w:cs="Times New Roman" w:hAnsi="Cambria Math"/>
                        <w:sz w:val="28"/>
                        <w:szCs w:val="28"/>
                      </w:rPr>
                      <m:t>t</m:t>
                    </m:r>
                  </w:ins>
                </m:e>
                <m:sub>
                  <w:ins w:id="9473" w:author="user pc" w:date="2022-03-27T13:25:00Z">
                    <m:r w:rsidR="95219B1E">
                      <w:rPr>
                        <w:rFonts w:ascii="Cambria Math" w:cs="Times New Roman" w:hAnsi="Cambria Math"/>
                        <w:sz w:val="28"/>
                        <w:szCs w:val="28"/>
                      </w:rPr>
                      <m:t>1</m:t>
                    </m:r>
                  </w:ins>
                </m:sub>
              </m:sSub>
            </m:den>
          </m:f>
          <w:ins w:id="9474" w:author="user pc" w:date="2022-03-27T13:25:00Z">
            <m:r w:rsidR="9C1BBAFA">
              <w:rPr>
                <w:rFonts w:ascii="Cambria Math" w:cs="Times New Roman" w:hAnsi="Cambria Math"/>
                <w:sz w:val="28"/>
                <w:szCs w:val="28"/>
              </w:rPr>
              <m:t xml:space="preserve"> and </m:t>
            </m:r>
          </w:ins>
          <m:sSub>
            <m:sSubPr>
              <m:ctrlPr>
                <w:ins w:id="9475" w:author="user pc" w:date="2022-03-27T13:25:00Z">
                  <w:rPr>
                    <w:rFonts w:ascii="Cambria Math" w:cs="Times New Roman" w:hAnsi="Cambria Math"/>
                    <w:i/>
                    <w:sz w:val="28"/>
                    <w:szCs w:val="28"/>
                  </w:rPr>
                </w:ins>
              </m:ctrlPr>
            </m:sSubPr>
            <m:e>
              <w:ins w:id="9476" w:author="user pc" w:date="2022-03-27T13:25:00Z">
                <m:r w:rsidR="95FFF9C7">
                  <w:rPr>
                    <w:rFonts w:ascii="Cambria Math" w:cs="Times New Roman" w:hAnsi="Cambria Math"/>
                    <w:sz w:val="28"/>
                    <w:szCs w:val="28"/>
                  </w:rPr>
                  <m:t>R</m:t>
                </m:r>
              </w:ins>
            </m:e>
            <m:sub>
              <w:ins w:id="9477" w:author="user pc" w:date="2022-03-27T13:25:00Z">
                <m:r w:rsidR="41A11F3A">
                  <w:rPr>
                    <w:rFonts w:ascii="Cambria Math" w:cs="Times New Roman" w:hAnsi="Cambria Math"/>
                    <w:sz w:val="28"/>
                    <w:szCs w:val="28"/>
                  </w:rPr>
                  <m:t>2</m:t>
                </m:r>
              </w:ins>
            </m:sub>
          </m:sSub>
          <w:ins w:id="9478" w:author="user pc" w:date="2022-03-27T13:25:00Z">
            <m:r w:rsidR="0E0EDE1E">
              <w:rPr>
                <w:rFonts w:ascii="Cambria Math" w:cs="Times New Roman" w:hAnsi="Cambria Math"/>
                <w:sz w:val="28"/>
                <w:szCs w:val="28"/>
              </w:rPr>
              <m:t xml:space="preserve">= </m:t>
            </m:r>
          </w:ins>
          <m:f>
            <m:fPr>
              <m:ctrlPr>
                <w:ins w:id="9479" w:author="user pc" w:date="2022-03-27T13:25:00Z">
                  <w:rPr>
                    <w:rFonts w:ascii="Cambria Math" w:cs="Times New Roman" w:hAnsi="Cambria Math"/>
                    <w:i/>
                    <w:sz w:val="28"/>
                    <w:szCs w:val="28"/>
                  </w:rPr>
                </w:ins>
              </m:ctrlPr>
            </m:fPr>
            <m:num>
              <w:ins w:id="9480" w:author="user pc" w:date="2022-03-27T13:25:00Z">
                <m:r w:rsidR="1263EB8F">
                  <w:rPr>
                    <w:rFonts w:ascii="Cambria Math" w:cs="Times New Roman" w:hAnsi="Cambria Math"/>
                    <w:sz w:val="28"/>
                    <w:szCs w:val="28"/>
                  </w:rPr>
                  <m:t>V</m:t>
                </m:r>
              </w:ins>
            </m:num>
            <m:den>
              <m:sSub>
                <m:sSubPr>
                  <m:ctrlPr>
                    <w:ins w:id="9481" w:author="user pc" w:date="2022-03-27T13:25:00Z">
                      <w:rPr>
                        <w:rFonts w:ascii="Cambria Math" w:cs="Times New Roman" w:hAnsi="Cambria Math"/>
                        <w:i/>
                        <w:sz w:val="28"/>
                        <w:szCs w:val="28"/>
                      </w:rPr>
                    </w:ins>
                  </m:ctrlPr>
                </m:sSubPr>
                <m:e>
                  <w:ins w:id="9482" w:author="user pc" w:date="2022-03-27T13:25:00Z">
                    <m:r w:rsidR="D89E98A6">
                      <w:rPr>
                        <w:rFonts w:ascii="Cambria Math" w:cs="Times New Roman" w:hAnsi="Cambria Math"/>
                        <w:sz w:val="28"/>
                        <w:szCs w:val="28"/>
                      </w:rPr>
                      <m:t>t</m:t>
                    </m:r>
                  </w:ins>
                </m:e>
                <m:sub>
                  <w:ins w:id="9483" w:author="user pc" w:date="2022-03-27T13:25:00Z">
                    <m:r w:rsidR="A91415C2">
                      <w:rPr>
                        <w:rFonts w:ascii="Cambria Math" w:cs="Times New Roman" w:hAnsi="Cambria Math"/>
                        <w:sz w:val="28"/>
                        <w:szCs w:val="28"/>
                      </w:rPr>
                      <m:t>2</m:t>
                    </m:r>
                  </w:ins>
                </m:sub>
              </m:sSub>
            </m:den>
          </m:f>
        </m:oMath>
      </m:oMathPara>
    </w:p>
    <w:p>
      <w:pPr>
        <w:pStyle w:val="style179"/>
        <w:numPr>
          <w:ilvl w:val="0"/>
          <w:numId w:val="44"/>
        </w:numPr>
        <w:rPr>
          <w:rFonts w:ascii="Times New Roman" w:cs="Times New Roman"/>
          <w:sz w:val="28"/>
          <w:szCs w:val="28"/>
          <w:rPrChange w:id="9484" w:author="user pc" w:date="2022-03-15T10:14:00Z">
            <w:rPr/>
          </w:rPrChange>
        </w:rPr>
      </w:pPr>
      <w:r w:rsidRPr="C5857060">
        <w:rPr>
          <w:rFonts w:ascii="Times New Roman" w:cs="Times New Roman"/>
          <w:sz w:val="28"/>
          <w:szCs w:val="28"/>
          <w:rPrChange w:id="9485" w:author="user pc" w:date="2022-03-15T10:14:00Z">
            <w:rPr/>
          </w:rPrChange>
        </w:rPr>
        <w:t>The</w:t>
      </w:r>
      <w:ins w:id="9486" w:author="user pc" w:date="2022-03-27T13:26:00Z">
        <w:r w:rsidR="F66F1BB0">
          <w:rPr>
            <w:rFonts w:ascii="Times New Roman" w:cs="Times New Roman" w:hAnsi="Times New Roman"/>
            <w:sz w:val="28"/>
            <w:szCs w:val="28"/>
          </w:rPr>
          <w:t xml:space="preserve"> </w:t>
        </w:r>
      </w:ins>
      <w:r w:rsidRPr="D098F986">
        <w:rPr>
          <w:rFonts w:ascii="Times New Roman" w:cs="Times New Roman"/>
          <w:sz w:val="28"/>
          <w:szCs w:val="28"/>
          <w:rPrChange w:id="9487" w:author="user pc" w:date="2022-03-15T10:14:00Z">
            <w:rPr/>
          </w:rPrChange>
        </w:rPr>
        <w:t>lighter</w:t>
      </w:r>
      <w:ins w:id="9488" w:author="user pc" w:date="2022-03-27T13:26:00Z">
        <w:r w:rsidR="D7AE69CE">
          <w:rPr>
            <w:rFonts w:ascii="Times New Roman" w:cs="Times New Roman" w:hAnsi="Times New Roman"/>
            <w:sz w:val="28"/>
            <w:szCs w:val="28"/>
          </w:rPr>
          <w:t xml:space="preserve"> </w:t>
        </w:r>
      </w:ins>
      <w:r w:rsidRPr="4637B9F0">
        <w:rPr>
          <w:rFonts w:ascii="Times New Roman" w:cs="Times New Roman"/>
          <w:sz w:val="28"/>
          <w:szCs w:val="28"/>
          <w:rPrChange w:id="9489" w:author="user pc" w:date="2022-03-15T10:14:00Z">
            <w:rPr/>
          </w:rPrChange>
        </w:rPr>
        <w:t>or</w:t>
      </w:r>
      <w:ins w:id="9490" w:author="user pc" w:date="2022-03-27T13:26:00Z">
        <w:r w:rsidR="82D2DCC8">
          <w:rPr>
            <w:rFonts w:ascii="Times New Roman" w:cs="Times New Roman" w:hAnsi="Times New Roman"/>
            <w:sz w:val="28"/>
            <w:szCs w:val="28"/>
          </w:rPr>
          <w:t xml:space="preserve"> </w:t>
        </w:r>
      </w:ins>
      <w:r w:rsidRPr="9973E4E0">
        <w:rPr>
          <w:rFonts w:ascii="Times New Roman" w:cs="Times New Roman"/>
          <w:sz w:val="28"/>
          <w:szCs w:val="28"/>
          <w:rPrChange w:id="9491" w:author="user pc" w:date="2022-03-15T10:14:00Z">
            <w:rPr/>
          </w:rPrChange>
        </w:rPr>
        <w:t>less</w:t>
      </w:r>
      <w:ins w:id="9492" w:author="user pc" w:date="2022-03-27T13:26:00Z">
        <w:r w:rsidR="FFBCF8ED">
          <w:rPr>
            <w:rFonts w:ascii="Times New Roman" w:cs="Times New Roman" w:hAnsi="Times New Roman"/>
            <w:sz w:val="28"/>
            <w:szCs w:val="28"/>
          </w:rPr>
          <w:t xml:space="preserve"> </w:t>
        </w:r>
      </w:ins>
      <w:r w:rsidRPr="364EB305">
        <w:rPr>
          <w:rFonts w:ascii="Times New Roman" w:cs="Times New Roman"/>
          <w:sz w:val="28"/>
          <w:szCs w:val="28"/>
          <w:rPrChange w:id="9493" w:author="user pc" w:date="2022-03-15T10:14:00Z">
            <w:rPr/>
          </w:rPrChange>
        </w:rPr>
        <w:t>dense</w:t>
      </w:r>
      <w:ins w:id="9494" w:author="user pc" w:date="2022-03-27T13:26:00Z">
        <w:r w:rsidR="446E086A">
          <w:rPr>
            <w:rFonts w:ascii="Times New Roman" w:cs="Times New Roman" w:hAnsi="Times New Roman"/>
            <w:sz w:val="28"/>
            <w:szCs w:val="28"/>
          </w:rPr>
          <w:t xml:space="preserve"> </w:t>
        </w:r>
      </w:ins>
      <w:r w:rsidRPr="C9D870FF">
        <w:rPr>
          <w:rFonts w:ascii="Times New Roman" w:cs="Times New Roman"/>
          <w:sz w:val="28"/>
          <w:szCs w:val="28"/>
          <w:rPrChange w:id="9495" w:author="user pc" w:date="2022-03-15T10:14:00Z">
            <w:rPr/>
          </w:rPrChange>
        </w:rPr>
        <w:t>a</w:t>
      </w:r>
      <w:ins w:id="9496" w:author="user pc" w:date="2022-03-27T13:26:00Z">
        <w:r w:rsidR="8F6CB174">
          <w:rPr>
            <w:rFonts w:ascii="Times New Roman" w:cs="Times New Roman" w:hAnsi="Times New Roman"/>
            <w:sz w:val="28"/>
            <w:szCs w:val="28"/>
          </w:rPr>
          <w:t xml:space="preserve"> </w:t>
        </w:r>
      </w:ins>
      <w:r w:rsidRPr="07338802">
        <w:rPr>
          <w:rFonts w:ascii="Times New Roman" w:cs="Times New Roman"/>
          <w:sz w:val="28"/>
          <w:szCs w:val="28"/>
          <w:rPrChange w:id="9497" w:author="user pc" w:date="2022-03-15T10:14:00Z">
            <w:rPr/>
          </w:rPrChange>
        </w:rPr>
        <w:t>gas</w:t>
      </w:r>
      <w:ins w:id="9498" w:author="user pc" w:date="2022-03-27T13:26:00Z">
        <w:r w:rsidR="944018C5">
          <w:rPr>
            <w:rFonts w:ascii="Times New Roman" w:cs="Times New Roman" w:hAnsi="Times New Roman"/>
            <w:sz w:val="28"/>
            <w:szCs w:val="28"/>
          </w:rPr>
          <w:t xml:space="preserve"> </w:t>
        </w:r>
      </w:ins>
      <w:r w:rsidRPr="B2553E52">
        <w:rPr>
          <w:rFonts w:ascii="Times New Roman" w:cs="Times New Roman"/>
          <w:sz w:val="28"/>
          <w:szCs w:val="28"/>
          <w:rPrChange w:id="9499" w:author="user pc" w:date="2022-03-15T10:14:00Z">
            <w:rPr/>
          </w:rPrChange>
        </w:rPr>
        <w:t>is,</w:t>
      </w:r>
      <w:ins w:id="9500" w:author="user pc" w:date="2022-03-27T13:26:00Z">
        <w:r w:rsidR="EA060EA2">
          <w:rPr>
            <w:rFonts w:ascii="Times New Roman" w:cs="Times New Roman" w:hAnsi="Times New Roman"/>
            <w:sz w:val="28"/>
            <w:szCs w:val="28"/>
          </w:rPr>
          <w:t xml:space="preserve"> </w:t>
        </w:r>
      </w:ins>
      <w:r w:rsidRPr="A8A5D6BD">
        <w:rPr>
          <w:rFonts w:ascii="Times New Roman" w:cs="Times New Roman"/>
          <w:sz w:val="28"/>
          <w:szCs w:val="28"/>
          <w:rPrChange w:id="9501" w:author="user pc" w:date="2022-03-15T10:14:00Z">
            <w:rPr/>
          </w:rPrChange>
        </w:rPr>
        <w:t>the</w:t>
      </w:r>
      <w:ins w:id="9502" w:author="user pc" w:date="2022-03-27T13:26:00Z">
        <w:r w:rsidR="49E994C2">
          <w:rPr>
            <w:rFonts w:ascii="Times New Roman" w:cs="Times New Roman" w:hAnsi="Times New Roman"/>
            <w:sz w:val="28"/>
            <w:szCs w:val="28"/>
          </w:rPr>
          <w:t xml:space="preserve"> </w:t>
        </w:r>
      </w:ins>
      <w:r w:rsidRPr="00D3E13A">
        <w:rPr>
          <w:rFonts w:ascii="Times New Roman" w:cs="Times New Roman"/>
          <w:sz w:val="28"/>
          <w:szCs w:val="28"/>
          <w:rPrChange w:id="9503" w:author="user pc" w:date="2022-03-15T10:14:00Z">
            <w:rPr/>
          </w:rPrChange>
        </w:rPr>
        <w:t>greater</w:t>
      </w:r>
      <w:ins w:id="9504" w:author="user pc" w:date="2022-03-27T13:26:00Z">
        <w:r w:rsidR="FF76F5C9">
          <w:rPr>
            <w:rFonts w:ascii="Times New Roman" w:cs="Times New Roman" w:hAnsi="Times New Roman"/>
            <w:sz w:val="28"/>
            <w:szCs w:val="28"/>
          </w:rPr>
          <w:t xml:space="preserve"> </w:t>
        </w:r>
      </w:ins>
      <w:r w:rsidRPr="6672CC51">
        <w:rPr>
          <w:rFonts w:ascii="Times New Roman" w:cs="Times New Roman"/>
          <w:sz w:val="28"/>
          <w:szCs w:val="28"/>
          <w:rPrChange w:id="9505" w:author="user pc" w:date="2022-03-15T10:14:00Z">
            <w:rPr/>
          </w:rPrChange>
        </w:rPr>
        <w:t>is</w:t>
      </w:r>
      <w:ins w:id="9506" w:author="user pc" w:date="2022-03-27T13:26:00Z">
        <w:r w:rsidR="FEE03B43">
          <w:rPr>
            <w:rFonts w:ascii="Times New Roman" w:cs="Times New Roman" w:hAnsi="Times New Roman"/>
            <w:sz w:val="28"/>
            <w:szCs w:val="28"/>
          </w:rPr>
          <w:t xml:space="preserve"> </w:t>
        </w:r>
      </w:ins>
      <w:r w:rsidRPr="175E6601">
        <w:rPr>
          <w:rFonts w:ascii="Times New Roman" w:cs="Times New Roman"/>
          <w:sz w:val="28"/>
          <w:szCs w:val="28"/>
          <w:rPrChange w:id="9507" w:author="user pc" w:date="2022-03-15T10:14:00Z">
            <w:rPr/>
          </w:rPrChange>
        </w:rPr>
        <w:t>its</w:t>
      </w:r>
      <w:ins w:id="9508" w:author="user pc" w:date="2022-03-27T13:26:00Z">
        <w:r w:rsidR="EFE91D32">
          <w:rPr>
            <w:rFonts w:ascii="Times New Roman" w:cs="Times New Roman" w:hAnsi="Times New Roman"/>
            <w:sz w:val="28"/>
            <w:szCs w:val="28"/>
          </w:rPr>
          <w:t xml:space="preserve"> </w:t>
        </w:r>
      </w:ins>
      <w:r w:rsidRPr="421FCC33">
        <w:rPr>
          <w:rFonts w:ascii="Times New Roman" w:cs="Times New Roman"/>
          <w:sz w:val="28"/>
          <w:szCs w:val="28"/>
          <w:rPrChange w:id="9509" w:author="user pc" w:date="2022-03-15T10:14:00Z">
            <w:rPr/>
          </w:rPrChange>
        </w:rPr>
        <w:t>rate</w:t>
      </w:r>
      <w:ins w:id="9510" w:author="user pc" w:date="2022-03-27T13:26:00Z">
        <w:r w:rsidR="ECA41EAF">
          <w:rPr>
            <w:rFonts w:ascii="Times New Roman" w:cs="Times New Roman" w:hAnsi="Times New Roman"/>
            <w:sz w:val="28"/>
            <w:szCs w:val="28"/>
          </w:rPr>
          <w:t xml:space="preserve"> </w:t>
        </w:r>
      </w:ins>
      <w:r w:rsidRPr="3524A009">
        <w:rPr>
          <w:rFonts w:ascii="Times New Roman" w:cs="Times New Roman"/>
          <w:sz w:val="28"/>
          <w:szCs w:val="28"/>
          <w:rPrChange w:id="9511" w:author="user pc" w:date="2022-03-15T10:14:00Z">
            <w:rPr/>
          </w:rPrChange>
        </w:rPr>
        <w:t>of</w:t>
      </w:r>
      <w:ins w:id="9512" w:author="user pc" w:date="2022-03-27T13:26:00Z">
        <w:r w:rsidR="641D7D3D">
          <w:rPr>
            <w:rFonts w:ascii="Times New Roman" w:cs="Times New Roman" w:hAnsi="Times New Roman"/>
            <w:sz w:val="28"/>
            <w:szCs w:val="28"/>
          </w:rPr>
          <w:t xml:space="preserve"> </w:t>
        </w:r>
      </w:ins>
      <w:r w:rsidRPr="3EAFF483">
        <w:rPr>
          <w:rFonts w:ascii="Times New Roman" w:cs="Times New Roman"/>
          <w:sz w:val="28"/>
          <w:szCs w:val="28"/>
          <w:rPrChange w:id="9513" w:author="user pc" w:date="2022-03-15T10:14:00Z">
            <w:rPr/>
          </w:rPrChange>
        </w:rPr>
        <w:t>diffusion.</w:t>
      </w:r>
    </w:p>
    <w:p>
      <w:pPr>
        <w:pStyle w:val="style179"/>
        <w:numPr>
          <w:ilvl w:val="0"/>
          <w:numId w:val="44"/>
        </w:numPr>
        <w:rPr>
          <w:ins w:id="9514" w:author="user pc" w:date="2022-03-27T13:36:00Z"/>
          <w:rFonts w:ascii="Times New Roman" w:cs="Times New Roman" w:hAnsi="Times New Roman"/>
          <w:sz w:val="28"/>
          <w:szCs w:val="28"/>
        </w:rPr>
      </w:pPr>
      <w:r w:rsidRPr="F12AB848">
        <w:rPr>
          <w:rFonts w:ascii="Times New Roman" w:cs="Times New Roman"/>
          <w:sz w:val="28"/>
          <w:szCs w:val="28"/>
          <w:rPrChange w:id="9515" w:author="user pc" w:date="2022-03-15T10:14:00Z">
            <w:rPr/>
          </w:rPrChange>
        </w:rPr>
        <w:t>If</w:t>
      </w:r>
      <w:ins w:id="9516" w:author="user pc" w:date="2022-03-27T13:34:00Z">
        <w:r w:rsidR="88AB2FCD">
          <w:rPr>
            <w:rFonts w:ascii="Times New Roman" w:cs="Times New Roman" w:hAnsi="Times New Roman"/>
            <w:sz w:val="28"/>
            <w:szCs w:val="28"/>
          </w:rPr>
          <w:t xml:space="preserve"> </w:t>
        </w:r>
      </w:ins>
      <w:r w:rsidRPr="7F4D13A4">
        <w:rPr>
          <w:rFonts w:ascii="Times New Roman" w:cs="Times New Roman"/>
          <w:sz w:val="28"/>
          <w:szCs w:val="28"/>
          <w:rPrChange w:id="9517" w:author="user pc" w:date="2022-03-15T10:14:00Z">
            <w:rPr/>
          </w:rPrChange>
        </w:rPr>
        <w:t>the</w:t>
      </w:r>
      <w:ins w:id="9518" w:author="user pc" w:date="2022-03-27T13:34:00Z">
        <w:r w:rsidR="D2EB1E31">
          <w:rPr>
            <w:rFonts w:ascii="Times New Roman" w:cs="Times New Roman" w:hAnsi="Times New Roman"/>
            <w:sz w:val="28"/>
            <w:szCs w:val="28"/>
          </w:rPr>
          <w:t xml:space="preserve"> </w:t>
        </w:r>
      </w:ins>
      <w:r w:rsidRPr="8EADAEF3">
        <w:rPr>
          <w:rFonts w:ascii="Times New Roman" w:cs="Times New Roman"/>
          <w:sz w:val="28"/>
          <w:szCs w:val="28"/>
          <w:rPrChange w:id="9519" w:author="user pc" w:date="2022-03-15T10:14:00Z">
            <w:rPr/>
          </w:rPrChange>
        </w:rPr>
        <w:t>gases</w:t>
      </w:r>
      <w:ins w:id="9520" w:author="user pc" w:date="2022-03-27T13:34:00Z">
        <w:r w:rsidR="F34261E2">
          <w:rPr>
            <w:rFonts w:ascii="Times New Roman" w:cs="Times New Roman" w:hAnsi="Times New Roman"/>
            <w:sz w:val="28"/>
            <w:szCs w:val="28"/>
          </w:rPr>
          <w:t xml:space="preserve"> </w:t>
        </w:r>
      </w:ins>
      <w:r w:rsidRPr="0511E30E">
        <w:rPr>
          <w:rFonts w:ascii="Times New Roman" w:cs="Times New Roman"/>
          <w:sz w:val="28"/>
          <w:szCs w:val="28"/>
          <w:rPrChange w:id="9521" w:author="user pc" w:date="2022-03-15T10:14:00Z">
            <w:rPr/>
          </w:rPrChange>
        </w:rPr>
        <w:t>are</w:t>
      </w:r>
      <w:ins w:id="9522" w:author="user pc" w:date="2022-03-27T13:34:00Z">
        <w:r w:rsidR="7A322BB4">
          <w:rPr>
            <w:rFonts w:ascii="Times New Roman" w:cs="Times New Roman" w:hAnsi="Times New Roman"/>
            <w:sz w:val="28"/>
            <w:szCs w:val="28"/>
          </w:rPr>
          <w:t xml:space="preserve"> </w:t>
        </w:r>
      </w:ins>
      <w:r w:rsidRPr="DAE1C479">
        <w:rPr>
          <w:rFonts w:ascii="Times New Roman" w:cs="Times New Roman"/>
          <w:sz w:val="28"/>
          <w:szCs w:val="28"/>
          <w:rPrChange w:id="9523" w:author="user pc" w:date="2022-03-15T10:14:00Z">
            <w:rPr/>
          </w:rPrChange>
        </w:rPr>
        <w:t>at</w:t>
      </w:r>
      <w:ins w:id="9524" w:author="user pc" w:date="2022-03-27T13:34:00Z">
        <w:r w:rsidR="77FA3B86">
          <w:rPr>
            <w:rFonts w:ascii="Times New Roman" w:cs="Times New Roman" w:hAnsi="Times New Roman"/>
            <w:sz w:val="28"/>
            <w:szCs w:val="28"/>
          </w:rPr>
          <w:t xml:space="preserve"> </w:t>
        </w:r>
      </w:ins>
      <w:r w:rsidRPr="FDBC9B62">
        <w:rPr>
          <w:rFonts w:ascii="Times New Roman" w:cs="Times New Roman"/>
          <w:sz w:val="28"/>
          <w:szCs w:val="28"/>
          <w:rPrChange w:id="9525" w:author="user pc" w:date="2022-03-15T10:14:00Z">
            <w:rPr/>
          </w:rPrChange>
        </w:rPr>
        <w:t>the</w:t>
      </w:r>
      <w:ins w:id="9526" w:author="user pc" w:date="2022-03-27T13:34:00Z">
        <w:r w:rsidR="18B6E1C7">
          <w:rPr>
            <w:rFonts w:ascii="Times New Roman" w:cs="Times New Roman" w:hAnsi="Times New Roman"/>
            <w:sz w:val="28"/>
            <w:szCs w:val="28"/>
          </w:rPr>
          <w:t xml:space="preserve"> </w:t>
        </w:r>
      </w:ins>
      <w:r w:rsidRPr="0579FDB2">
        <w:rPr>
          <w:rFonts w:ascii="Times New Roman" w:cs="Times New Roman"/>
          <w:sz w:val="28"/>
          <w:szCs w:val="28"/>
          <w:rPrChange w:id="9527" w:author="user pc" w:date="2022-03-15T10:14:00Z">
            <w:rPr/>
          </w:rPrChange>
        </w:rPr>
        <w:t>same</w:t>
      </w:r>
      <w:ins w:id="9528" w:author="user pc" w:date="2022-03-27T13:34:00Z">
        <w:r w:rsidR="13BAE1ED">
          <w:rPr>
            <w:rFonts w:ascii="Times New Roman" w:cs="Times New Roman" w:hAnsi="Times New Roman"/>
            <w:sz w:val="28"/>
            <w:szCs w:val="28"/>
          </w:rPr>
          <w:t xml:space="preserve"> </w:t>
        </w:r>
      </w:ins>
      <w:r w:rsidRPr="01EE35BE">
        <w:rPr>
          <w:rFonts w:ascii="Times New Roman" w:cs="Times New Roman"/>
          <w:sz w:val="28"/>
          <w:szCs w:val="28"/>
          <w:rPrChange w:id="9529" w:author="user pc" w:date="2022-03-15T10:14:00Z">
            <w:rPr/>
          </w:rPrChange>
        </w:rPr>
        <w:t>temperature</w:t>
      </w:r>
      <w:ins w:id="9530" w:author="user pc" w:date="2022-03-27T13:34:00Z">
        <w:r w:rsidR="E3A201C9">
          <w:rPr>
            <w:rFonts w:ascii="Times New Roman" w:cs="Times New Roman" w:hAnsi="Times New Roman"/>
            <w:sz w:val="28"/>
            <w:szCs w:val="28"/>
          </w:rPr>
          <w:t xml:space="preserve"> </w:t>
        </w:r>
      </w:ins>
      <w:r w:rsidRPr="30A73758">
        <w:rPr>
          <w:rFonts w:ascii="Times New Roman" w:cs="Times New Roman"/>
          <w:sz w:val="28"/>
          <w:szCs w:val="28"/>
          <w:rPrChange w:id="9531" w:author="user pc" w:date="2022-03-15T10:14:00Z">
            <w:rPr/>
          </w:rPrChange>
        </w:rPr>
        <w:t>and</w:t>
      </w:r>
      <w:ins w:id="9532" w:author="user pc" w:date="2022-03-27T13:34:00Z">
        <w:r w:rsidR="EE42F7D7">
          <w:rPr>
            <w:rFonts w:ascii="Times New Roman" w:cs="Times New Roman" w:hAnsi="Times New Roman"/>
            <w:sz w:val="28"/>
            <w:szCs w:val="28"/>
          </w:rPr>
          <w:t xml:space="preserve"> </w:t>
        </w:r>
      </w:ins>
      <w:r w:rsidRPr="F70BEE52">
        <w:rPr>
          <w:rFonts w:ascii="Times New Roman" w:cs="Times New Roman"/>
          <w:sz w:val="28"/>
          <w:szCs w:val="28"/>
          <w:rPrChange w:id="9533" w:author="user pc" w:date="2022-03-15T10:14:00Z">
            <w:rPr/>
          </w:rPrChange>
        </w:rPr>
        <w:t>pressure,</w:t>
      </w:r>
      <w:ins w:id="9534" w:author="user pc" w:date="2022-03-27T13:34:00Z">
        <w:r w:rsidR="1D555AF7">
          <w:rPr>
            <w:rFonts w:ascii="Times New Roman" w:cs="Times New Roman" w:hAnsi="Times New Roman"/>
            <w:sz w:val="28"/>
            <w:szCs w:val="28"/>
          </w:rPr>
          <w:t xml:space="preserve"> </w:t>
        </w:r>
      </w:ins>
      <w:r w:rsidRPr="ED307CB5">
        <w:rPr>
          <w:rFonts w:ascii="Times New Roman" w:cs="Times New Roman"/>
          <w:sz w:val="28"/>
          <w:szCs w:val="28"/>
          <w:rPrChange w:id="9535" w:author="user pc" w:date="2022-03-15T10:14:00Z">
            <w:rPr/>
          </w:rPrChange>
        </w:rPr>
        <w:t>they</w:t>
      </w:r>
      <w:ins w:id="9536" w:author="user pc" w:date="2022-03-27T13:34:00Z">
        <w:r w:rsidR="145A4039">
          <w:rPr>
            <w:rFonts w:ascii="Times New Roman" w:cs="Times New Roman" w:hAnsi="Times New Roman"/>
            <w:sz w:val="28"/>
            <w:szCs w:val="28"/>
          </w:rPr>
          <w:t xml:space="preserve"> </w:t>
        </w:r>
      </w:ins>
      <w:r w:rsidRPr="FC1DDC33">
        <w:rPr>
          <w:rFonts w:ascii="Times New Roman" w:cs="Times New Roman"/>
          <w:sz w:val="28"/>
          <w:szCs w:val="28"/>
          <w:rPrChange w:id="9537" w:author="user pc" w:date="2022-03-15T10:14:00Z">
            <w:rPr/>
          </w:rPrChange>
        </w:rPr>
        <w:t>must</w:t>
      </w:r>
      <w:ins w:id="9538" w:author="user pc" w:date="2022-03-27T13:34:00Z">
        <w:r w:rsidR="BC0AE7A4">
          <w:rPr>
            <w:rFonts w:ascii="Times New Roman" w:cs="Times New Roman" w:hAnsi="Times New Roman"/>
            <w:sz w:val="28"/>
            <w:szCs w:val="28"/>
          </w:rPr>
          <w:t xml:space="preserve"> </w:t>
        </w:r>
      </w:ins>
      <w:r w:rsidRPr="132D959E">
        <w:rPr>
          <w:rFonts w:ascii="Times New Roman" w:cs="Times New Roman"/>
          <w:sz w:val="28"/>
          <w:szCs w:val="28"/>
          <w:rPrChange w:id="9539" w:author="user pc" w:date="2022-03-15T10:14:00Z">
            <w:rPr/>
          </w:rPrChange>
        </w:rPr>
        <w:t>have</w:t>
      </w:r>
      <w:ins w:id="9540" w:author="user pc" w:date="2022-03-27T13:34:00Z">
        <w:r w:rsidR="CFB9471B">
          <w:rPr>
            <w:rFonts w:ascii="Times New Roman" w:cs="Times New Roman" w:hAnsi="Times New Roman"/>
            <w:sz w:val="28"/>
            <w:szCs w:val="28"/>
          </w:rPr>
          <w:t xml:space="preserve"> </w:t>
        </w:r>
      </w:ins>
      <w:r w:rsidRPr="635EB26F">
        <w:rPr>
          <w:rFonts w:ascii="Times New Roman" w:cs="Times New Roman"/>
          <w:sz w:val="28"/>
          <w:szCs w:val="28"/>
          <w:rPrChange w:id="9541" w:author="user pc" w:date="2022-03-15T10:14:00Z">
            <w:rPr/>
          </w:rPrChange>
        </w:rPr>
        <w:t>the</w:t>
      </w:r>
      <w:ins w:id="9542" w:author="user pc" w:date="2022-03-27T13:34:00Z">
        <w:r w:rsidR="29F1FAC9">
          <w:rPr>
            <w:rFonts w:ascii="Times New Roman" w:cs="Times New Roman" w:hAnsi="Times New Roman"/>
            <w:sz w:val="28"/>
            <w:szCs w:val="28"/>
          </w:rPr>
          <w:t xml:space="preserve"> </w:t>
        </w:r>
      </w:ins>
      <w:r w:rsidRPr="3307FF9F">
        <w:rPr>
          <w:rFonts w:ascii="Times New Roman" w:cs="Times New Roman"/>
          <w:sz w:val="28"/>
          <w:szCs w:val="28"/>
          <w:rPrChange w:id="9543" w:author="user pc" w:date="2022-03-15T10:14:00Z">
            <w:rPr/>
          </w:rPrChange>
        </w:rPr>
        <w:t>same</w:t>
      </w:r>
      <w:ins w:id="9544" w:author="user pc" w:date="2022-03-27T13:35:00Z">
        <w:r w:rsidR="784834C3">
          <w:rPr>
            <w:rFonts w:ascii="Times New Roman" w:cs="Times New Roman" w:hAnsi="Times New Roman"/>
            <w:sz w:val="28"/>
            <w:szCs w:val="28"/>
          </w:rPr>
          <w:t xml:space="preserve"> </w:t>
        </w:r>
      </w:ins>
      <w:r w:rsidRPr="18DDFE60">
        <w:rPr>
          <w:rFonts w:ascii="Times New Roman" w:cs="Times New Roman"/>
          <w:sz w:val="28"/>
          <w:szCs w:val="28"/>
          <w:rPrChange w:id="9545" w:author="user pc" w:date="2022-03-15T10:14:00Z">
            <w:rPr/>
          </w:rPrChange>
        </w:rPr>
        <w:t>molar</w:t>
      </w:r>
      <w:ins w:id="9546" w:author="user pc" w:date="2022-03-27T13:35:00Z">
        <w:r w:rsidR="09B341C0">
          <w:rPr>
            <w:rFonts w:ascii="Times New Roman" w:cs="Times New Roman" w:hAnsi="Times New Roman"/>
            <w:sz w:val="28"/>
            <w:szCs w:val="28"/>
          </w:rPr>
          <w:t xml:space="preserve"> </w:t>
        </w:r>
      </w:ins>
      <w:r w:rsidRPr="73F5C677">
        <w:rPr>
          <w:rFonts w:ascii="Times New Roman" w:cs="Times New Roman"/>
          <w:sz w:val="28"/>
          <w:szCs w:val="28"/>
          <w:rPrChange w:id="9547" w:author="user pc" w:date="2022-03-15T10:14:00Z">
            <w:rPr/>
          </w:rPrChange>
        </w:rPr>
        <w:t>volumes.</w:t>
      </w:r>
      <w:ins w:id="9548" w:author="user pc" w:date="2022-03-27T13:35:00Z">
        <w:r w:rsidR="AFD52F13">
          <w:rPr>
            <w:rFonts w:ascii="Times New Roman" w:cs="Times New Roman" w:hAnsi="Times New Roman"/>
            <w:sz w:val="28"/>
            <w:szCs w:val="28"/>
          </w:rPr>
          <w:t xml:space="preserve"> </w:t>
        </w:r>
      </w:ins>
      <w:r w:rsidRPr="6AD77745">
        <w:rPr>
          <w:rFonts w:ascii="Times New Roman" w:cs="Times New Roman"/>
          <w:sz w:val="28"/>
          <w:szCs w:val="28"/>
          <w:rPrChange w:id="9549" w:author="user pc" w:date="2022-03-15T10:14:00Z">
            <w:rPr/>
          </w:rPrChange>
        </w:rPr>
        <w:t>Therefore,</w:t>
      </w:r>
    </w:p>
    <w:p>
      <w:pPr>
        <w:pStyle w:val="style0"/>
        <w:rPr>
          <w:ins w:id="9550" w:author="user pc" w:date="2022-03-27T13:38:00Z"/>
          <w:rFonts w:ascii="Times New Roman" w:cs="Times New Roman" w:hAnsi="Times New Roman"/>
          <w:sz w:val="28"/>
          <w:szCs w:val="28"/>
        </w:rPr>
      </w:pPr>
      <m:oMathPara>
        <m:oMathParaPr>
          <m:jc m:val="left"/>
        </m:oMathParaPr>
        <m:oMath>
          <m:f>
            <m:fPr>
              <m:ctrlPr>
                <w:ins w:id="9551" w:author="user pc" w:date="2022-03-27T13:38:00Z">
                  <w:rPr>
                    <w:rFonts w:ascii="Cambria Math" w:cs="Times New Roman" w:hAnsi="Cambria Math"/>
                    <w:i/>
                    <w:sz w:val="28"/>
                    <w:szCs w:val="28"/>
                  </w:rPr>
                </w:ins>
              </m:ctrlPr>
            </m:fPr>
            <m:num>
              <m:sSub>
                <m:sSubPr>
                  <m:ctrlPr>
                    <w:ins w:id="9552" w:author="user pc" w:date="2022-03-27T13:38:00Z">
                      <w:rPr>
                        <w:rFonts w:ascii="Cambria Math" w:cs="Times New Roman" w:hAnsi="Cambria Math"/>
                        <w:i/>
                        <w:sz w:val="28"/>
                        <w:szCs w:val="28"/>
                      </w:rPr>
                    </w:ins>
                  </m:ctrlPr>
                </m:sSubPr>
                <m:e>
                  <w:ins w:id="9553" w:author="user pc" w:date="2022-03-27T13:38:00Z">
                    <m:r w:rsidR="3777330E">
                      <w:rPr>
                        <w:rFonts w:ascii="Cambria Math" w:cs="Times New Roman" w:hAnsi="Cambria Math"/>
                        <w:sz w:val="28"/>
                        <w:szCs w:val="28"/>
                      </w:rPr>
                      <m:t>R</m:t>
                    </m:r>
                  </w:ins>
                </m:e>
                <m:sub>
                  <w:ins w:id="9554" w:author="user pc" w:date="2022-03-27T13:38:00Z">
                    <m:r w:rsidR="52C21CDC">
                      <w:rPr>
                        <w:rFonts w:ascii="Cambria Math" w:cs="Times New Roman" w:hAnsi="Cambria Math"/>
                        <w:sz w:val="28"/>
                        <w:szCs w:val="28"/>
                      </w:rPr>
                      <m:t>1</m:t>
                    </m:r>
                  </w:ins>
                </m:sub>
              </m:sSub>
            </m:num>
            <m:den>
              <m:sSub>
                <m:sSubPr>
                  <m:ctrlPr>
                    <w:ins w:id="9555" w:author="user pc" w:date="2022-03-27T13:38:00Z">
                      <w:rPr>
                        <w:rFonts w:ascii="Cambria Math" w:cs="Times New Roman" w:hAnsi="Cambria Math"/>
                        <w:i/>
                        <w:sz w:val="28"/>
                        <w:szCs w:val="28"/>
                      </w:rPr>
                    </w:ins>
                  </m:ctrlPr>
                </m:sSubPr>
                <m:e>
                  <w:ins w:id="9556" w:author="user pc" w:date="2022-03-27T13:38:00Z">
                    <m:r w:rsidR="45466162">
                      <w:rPr>
                        <w:rFonts w:ascii="Cambria Math" w:cs="Times New Roman" w:hAnsi="Cambria Math"/>
                        <w:sz w:val="28"/>
                        <w:szCs w:val="28"/>
                      </w:rPr>
                      <m:t>R</m:t>
                    </m:r>
                  </w:ins>
                </m:e>
                <m:sub>
                  <w:ins w:id="9557" w:author="user pc" w:date="2022-03-27T13:38:00Z">
                    <m:r w:rsidR="66EBD476">
                      <w:rPr>
                        <w:rFonts w:ascii="Cambria Math" w:cs="Times New Roman" w:hAnsi="Cambria Math"/>
                        <w:sz w:val="28"/>
                        <w:szCs w:val="28"/>
                      </w:rPr>
                      <m:t>2</m:t>
                    </m:r>
                  </w:ins>
                </m:sub>
              </m:sSub>
            </m:den>
          </m:f>
          <w:ins w:id="9558" w:author="user pc" w:date="2022-03-27T13:38:00Z">
            <m:r w:rsidR="6B318B10">
              <w:rPr>
                <w:rFonts w:ascii="Cambria Math" w:cs="Times New Roman" w:hAnsi="Cambria Math"/>
                <w:sz w:val="28"/>
                <w:szCs w:val="28"/>
              </w:rPr>
              <m:t xml:space="preserve">= </m:t>
            </m:r>
          </w:ins>
          <m:f>
            <m:fPr>
              <m:ctrlPr>
                <w:ins w:id="9559" w:author="user pc" w:date="2022-03-27T13:38:00Z">
                  <w:rPr>
                    <w:rFonts w:ascii="Cambria Math" w:cs="Times New Roman" w:hAnsi="Cambria Math"/>
                    <w:i/>
                    <w:sz w:val="28"/>
                    <w:szCs w:val="28"/>
                  </w:rPr>
                </w:ins>
              </m:ctrlPr>
            </m:fPr>
            <m:num>
              <w:ins w:id="9560" w:author="user pc" w:date="2022-03-27T13:38:00Z">
                <m:r w:rsidR="F4BC9D42">
                  <w:rPr>
                    <w:rFonts w:ascii="Cambria Math" w:cs="Times New Roman" w:hAnsi="Cambria Math"/>
                    <w:sz w:val="28"/>
                    <w:szCs w:val="28"/>
                  </w:rPr>
                  <m:t>√</m:t>
                </m:r>
              </w:ins>
              <m:sSub>
                <m:sSubPr>
                  <m:ctrlPr>
                    <w:ins w:id="9561" w:author="user pc" w:date="2022-03-27T13:38:00Z">
                      <w:rPr>
                        <w:rFonts w:ascii="Cambria Math" w:cs="Times New Roman" w:hAnsi="Cambria Math"/>
                        <w:i/>
                        <w:sz w:val="28"/>
                        <w:szCs w:val="28"/>
                      </w:rPr>
                    </w:ins>
                  </m:ctrlPr>
                </m:sSubPr>
                <m:e>
                  <w:ins w:id="9562" w:author="user pc" w:date="2022-03-27T13:39:00Z">
                    <m:r w:rsidR="AFAA727C">
                      <w:rPr>
                        <w:rFonts w:ascii="Cambria Math" w:cs="Times New Roman" w:hAnsi="Cambria Math"/>
                        <w:sz w:val="28"/>
                        <w:szCs w:val="28"/>
                      </w:rPr>
                      <m:t>ρ</m:t>
                    </m:r>
                  </w:ins>
                </m:e>
                <m:sub>
                  <w:ins w:id="9563" w:author="user pc" w:date="2022-03-27T13:38:00Z">
                    <m:r w:rsidR="B61E17DA">
                      <w:rPr>
                        <w:rFonts w:ascii="Cambria Math" w:cs="Times New Roman" w:hAnsi="Cambria Math"/>
                        <w:sz w:val="28"/>
                        <w:szCs w:val="28"/>
                      </w:rPr>
                      <m:t>2</m:t>
                    </m:r>
                  </w:ins>
                </m:sub>
              </m:sSub>
            </m:num>
            <m:den>
              <w:ins w:id="9564" w:author="user pc" w:date="2022-03-27T13:38:00Z">
                <m:r w:rsidR="D8A05411">
                  <w:rPr>
                    <w:rFonts w:ascii="Cambria Math" w:cs="Times New Roman" w:hAnsi="Cambria Math"/>
                    <w:sz w:val="28"/>
                    <w:szCs w:val="28"/>
                  </w:rPr>
                  <m:t>√</m:t>
                </m:r>
              </w:ins>
              <m:sSub>
                <m:sSubPr>
                  <m:ctrlPr>
                    <w:ins w:id="9565" w:author="user pc" w:date="2022-03-27T13:38:00Z">
                      <w:rPr>
                        <w:rFonts w:ascii="Cambria Math" w:cs="Times New Roman" w:hAnsi="Cambria Math"/>
                        <w:i/>
                        <w:sz w:val="28"/>
                        <w:szCs w:val="28"/>
                      </w:rPr>
                    </w:ins>
                  </m:ctrlPr>
                </m:sSubPr>
                <m:e>
                  <w:ins w:id="9566" w:author="user pc" w:date="2022-03-27T13:40:00Z">
                    <m:r w:rsidR="EF847BAB">
                      <w:rPr>
                        <w:rFonts w:ascii="Cambria Math" w:cs="Times New Roman" w:hAnsi="Cambria Math"/>
                        <w:sz w:val="28"/>
                        <w:szCs w:val="28"/>
                      </w:rPr>
                      <m:t>ρ</m:t>
                    </m:r>
                  </w:ins>
                </m:e>
                <m:sub>
                  <w:ins w:id="9567" w:author="user pc" w:date="2022-03-27T13:38:00Z">
                    <m:r w:rsidR="C30B88AA">
                      <w:rPr>
                        <w:rFonts w:ascii="Cambria Math" w:cs="Times New Roman" w:hAnsi="Cambria Math"/>
                        <w:sz w:val="28"/>
                        <w:szCs w:val="28"/>
                      </w:rPr>
                      <m:t>1</m:t>
                    </m:r>
                  </w:ins>
                </m:sub>
              </m:sSub>
            </m:den>
          </m:f>
          <w:ins w:id="9568" w:author="user pc" w:date="2022-03-27T13:38:00Z">
            <m:r w:rsidR="8FCC9F66">
              <w:rPr>
                <w:rFonts w:ascii="Cambria Math" w:cs="Times New Roman" w:hAnsi="Cambria Math"/>
                <w:sz w:val="28"/>
                <w:szCs w:val="28"/>
              </w:rPr>
              <m:t>--------------(</m:t>
            </m:r>
          </w:ins>
          <w:ins w:id="9569" w:author="user pc" w:date="2022-03-27T13:40:00Z">
            <m:r w:rsidR="1AF7D02B">
              <w:rPr>
                <w:rFonts w:ascii="Cambria Math" w:cs="Times New Roman" w:hAnsi="Cambria Math"/>
                <w:sz w:val="28"/>
                <w:szCs w:val="28"/>
              </w:rPr>
              <m:t>3</m:t>
            </m:r>
          </w:ins>
          <w:ins w:id="9570" w:author="user pc" w:date="2022-03-27T13:38:00Z">
            <m:r w:rsidR="310A7D66">
              <w:rPr>
                <w:rFonts w:ascii="Cambria Math" w:cs="Times New Roman" w:hAnsi="Cambria Math"/>
                <w:sz w:val="28"/>
                <w:szCs w:val="28"/>
              </w:rPr>
              <m:t>)</m:t>
            </m:r>
          </w:ins>
        </m:oMath>
      </m:oMathPara>
    </w:p>
    <w:p>
      <w:pPr>
        <w:pStyle w:val="style0"/>
        <w:rPr>
          <w:ins w:id="9571" w:author="user pc" w:date="2022-03-27T13:36:00Z"/>
          <w:rFonts w:ascii="Times New Roman" w:cs="Times New Roman" w:hAnsi="Times New Roman"/>
          <w:sz w:val="28"/>
          <w:szCs w:val="28"/>
        </w:rPr>
      </w:pPr>
      <m:oMathPara>
        <m:oMathParaPr>
          <m:jc m:val="left"/>
        </m:oMathParaPr>
        <m:oMath>
          <m:f>
            <m:fPr>
              <m:ctrlPr>
                <w:ins w:id="9572" w:author="user pc" w:date="2022-03-27T13:43:00Z">
                  <w:rPr>
                    <w:rFonts w:ascii="Cambria Math" w:cs="Times New Roman" w:hAnsi="Cambria Math"/>
                    <w:i/>
                    <w:sz w:val="28"/>
                    <w:szCs w:val="28"/>
                  </w:rPr>
                </w:ins>
              </m:ctrlPr>
            </m:fPr>
            <m:num>
              <m:sSub>
                <m:sSubPr>
                  <m:ctrlPr>
                    <w:ins w:id="9573" w:author="user pc" w:date="2022-03-27T13:43:00Z">
                      <w:rPr>
                        <w:rFonts w:ascii="Cambria Math" w:cs="Times New Roman" w:hAnsi="Cambria Math"/>
                        <w:i/>
                        <w:sz w:val="28"/>
                        <w:szCs w:val="28"/>
                      </w:rPr>
                    </w:ins>
                  </m:ctrlPr>
                </m:sSubPr>
                <m:e>
                  <w:ins w:id="9574" w:author="user pc" w:date="2022-03-27T13:43:00Z">
                    <m:r w:rsidR="12F0BC35">
                      <w:rPr>
                        <w:rFonts w:ascii="Cambria Math" w:cs="Times New Roman" w:hAnsi="Cambria Math"/>
                        <w:sz w:val="28"/>
                        <w:szCs w:val="28"/>
                      </w:rPr>
                      <m:t>R</m:t>
                    </m:r>
                  </w:ins>
                </m:e>
                <m:sub>
                  <w:ins w:id="9575" w:author="user pc" w:date="2022-03-27T13:43:00Z">
                    <m:r w:rsidR="3BDE9719">
                      <w:rPr>
                        <w:rFonts w:ascii="Cambria Math" w:cs="Times New Roman" w:hAnsi="Cambria Math"/>
                        <w:sz w:val="28"/>
                        <w:szCs w:val="28"/>
                      </w:rPr>
                      <m:t>1</m:t>
                    </m:r>
                  </w:ins>
                </m:sub>
              </m:sSub>
            </m:num>
            <m:den>
              <m:sSub>
                <m:sSubPr>
                  <m:ctrlPr>
                    <w:ins w:id="9576" w:author="user pc" w:date="2022-03-27T13:43:00Z">
                      <w:rPr>
                        <w:rFonts w:ascii="Cambria Math" w:cs="Times New Roman" w:hAnsi="Cambria Math"/>
                        <w:i/>
                        <w:sz w:val="28"/>
                        <w:szCs w:val="28"/>
                      </w:rPr>
                    </w:ins>
                  </m:ctrlPr>
                </m:sSubPr>
                <m:e>
                  <w:ins w:id="9577" w:author="user pc" w:date="2022-03-27T13:43:00Z">
                    <m:r w:rsidR="14AADACE">
                      <w:rPr>
                        <w:rFonts w:ascii="Cambria Math" w:cs="Times New Roman" w:hAnsi="Cambria Math"/>
                        <w:sz w:val="28"/>
                        <w:szCs w:val="28"/>
                      </w:rPr>
                      <m:t>R</m:t>
                    </m:r>
                  </w:ins>
                </m:e>
                <m:sub>
                  <w:ins w:id="9578" w:author="user pc" w:date="2022-03-27T13:43:00Z">
                    <m:r w:rsidR="6D711E25">
                      <w:rPr>
                        <w:rFonts w:ascii="Cambria Math" w:cs="Times New Roman" w:hAnsi="Cambria Math"/>
                        <w:sz w:val="28"/>
                        <w:szCs w:val="28"/>
                      </w:rPr>
                      <m:t>2</m:t>
                    </m:r>
                  </w:ins>
                </m:sub>
              </m:sSub>
            </m:den>
          </m:f>
          <w:ins w:id="9579" w:author="user pc" w:date="2022-03-27T13:43:00Z">
            <m:r w:rsidR="637CD4F7">
              <w:rPr>
                <w:rFonts w:ascii="Cambria Math" w:cs="Times New Roman" w:hAnsi="Cambria Math"/>
                <w:sz w:val="28"/>
                <w:szCs w:val="28"/>
              </w:rPr>
              <m:t xml:space="preserve">= </m:t>
            </m:r>
          </w:ins>
          <m:f>
            <m:fPr>
              <m:ctrlPr>
                <w:ins w:id="9580" w:author="user pc" w:date="2022-03-27T13:43:00Z">
                  <w:rPr>
                    <w:rFonts w:ascii="Cambria Math" w:cs="Times New Roman" w:hAnsi="Cambria Math"/>
                    <w:i/>
                    <w:sz w:val="28"/>
                    <w:szCs w:val="28"/>
                  </w:rPr>
                </w:ins>
              </m:ctrlPr>
            </m:fPr>
            <m:num>
              <m:sSub>
                <m:sSubPr>
                  <m:ctrlPr>
                    <w:ins w:id="9581" w:author="user pc" w:date="2022-03-27T13:43:00Z">
                      <w:rPr>
                        <w:rFonts w:ascii="Cambria Math" w:cs="Times New Roman" w:hAnsi="Cambria Math"/>
                        <w:i/>
                        <w:sz w:val="28"/>
                        <w:szCs w:val="28"/>
                      </w:rPr>
                    </w:ins>
                  </m:ctrlPr>
                </m:sSubPr>
                <m:e>
                  <w:ins w:id="9582" w:author="user pc" w:date="2022-03-27T13:43:00Z">
                    <m:r w:rsidR="7E1056CB">
                      <w:rPr>
                        <w:rFonts w:ascii="Cambria Math" w:cs="Times New Roman" w:hAnsi="Cambria Math"/>
                        <w:sz w:val="28"/>
                        <w:szCs w:val="28"/>
                      </w:rPr>
                      <m:t>t</m:t>
                    </m:r>
                  </w:ins>
                </m:e>
                <m:sub>
                  <w:ins w:id="9583" w:author="user pc" w:date="2022-03-27T13:43:00Z">
                    <m:r w:rsidR="1D49F327">
                      <w:rPr>
                        <w:rFonts w:ascii="Cambria Math" w:cs="Times New Roman" w:hAnsi="Cambria Math"/>
                        <w:sz w:val="28"/>
                        <w:szCs w:val="28"/>
                      </w:rPr>
                      <m:t>2</m:t>
                    </m:r>
                  </w:ins>
                </m:sub>
              </m:sSub>
            </m:num>
            <m:den>
              <m:sSub>
                <m:sSubPr>
                  <m:ctrlPr>
                    <w:ins w:id="9584" w:author="user pc" w:date="2022-03-27T13:43:00Z">
                      <w:rPr>
                        <w:rFonts w:ascii="Cambria Math" w:cs="Times New Roman" w:hAnsi="Cambria Math"/>
                        <w:i/>
                        <w:sz w:val="28"/>
                        <w:szCs w:val="28"/>
                      </w:rPr>
                    </w:ins>
                  </m:ctrlPr>
                </m:sSubPr>
                <m:e>
                  <w:ins w:id="9585" w:author="user pc" w:date="2022-03-27T13:43:00Z">
                    <m:r w:rsidR="F4A8D958">
                      <w:rPr>
                        <w:rFonts w:ascii="Cambria Math" w:cs="Times New Roman" w:hAnsi="Cambria Math"/>
                        <w:sz w:val="28"/>
                        <w:szCs w:val="28"/>
                      </w:rPr>
                      <m:t>t</m:t>
                    </m:r>
                  </w:ins>
                </m:e>
                <m:sub>
                  <w:ins w:id="9586" w:author="user pc" w:date="2022-03-27T13:43:00Z">
                    <m:r w:rsidR="67BB4F89">
                      <w:rPr>
                        <w:rFonts w:ascii="Cambria Math" w:cs="Times New Roman" w:hAnsi="Cambria Math"/>
                        <w:sz w:val="28"/>
                        <w:szCs w:val="28"/>
                      </w:rPr>
                      <m:t>1</m:t>
                    </m:r>
                  </w:ins>
                </m:sub>
              </m:sSub>
            </m:den>
          </m:f>
          <w:ins w:id="9587" w:author="user pc" w:date="2022-03-27T13:43:00Z">
            <m:r w:rsidR="F475632B">
              <w:rPr>
                <w:rFonts w:ascii="Cambria Math" w:cs="Times New Roman" w:hAnsi="Cambria Math"/>
                <w:sz w:val="28"/>
                <w:szCs w:val="28"/>
              </w:rPr>
              <m:t>---------------(4)</m:t>
            </m:r>
          </w:ins>
        </m:oMath>
      </m:oMathPara>
    </w:p>
    <w:p>
      <w:pPr>
        <w:pStyle w:val="style0"/>
        <w:rPr>
          <w:ins w:id="9588" w:author="user pc" w:date="2022-03-27T13:44:00Z"/>
          <w:rFonts w:ascii="Times New Roman" w:cs="Times New Roman" w:hAnsi="Times New Roman"/>
          <w:sz w:val="28"/>
          <w:szCs w:val="28"/>
        </w:rPr>
      </w:pPr>
      <m:oMathPara>
        <m:oMathParaPr>
          <m:jc m:val="left"/>
        </m:oMathParaPr>
        <m:oMath>
          <m:f>
            <m:fPr>
              <m:ctrlPr>
                <w:ins w:id="9589" w:author="user pc" w:date="2022-03-27T13:45:00Z">
                  <w:rPr>
                    <w:rFonts w:ascii="Cambria Math" w:cs="Times New Roman" w:hAnsi="Cambria Math"/>
                    <w:i/>
                    <w:sz w:val="28"/>
                    <w:szCs w:val="28"/>
                  </w:rPr>
                </w:ins>
              </m:ctrlPr>
            </m:fPr>
            <m:num>
              <m:sSub>
                <m:sSubPr>
                  <m:ctrlPr>
                    <w:ins w:id="9590" w:author="user pc" w:date="2022-03-27T13:45:00Z">
                      <w:rPr>
                        <w:rFonts w:ascii="Cambria Math" w:cs="Times New Roman" w:hAnsi="Cambria Math"/>
                        <w:i/>
                        <w:sz w:val="28"/>
                        <w:szCs w:val="28"/>
                      </w:rPr>
                    </w:ins>
                  </m:ctrlPr>
                </m:sSubPr>
                <m:e>
                  <w:ins w:id="9591" w:author="user pc" w:date="2022-03-27T13:45:00Z">
                    <m:r w:rsidR="A906D82F">
                      <w:rPr>
                        <w:rFonts w:ascii="Cambria Math" w:cs="Times New Roman" w:hAnsi="Cambria Math"/>
                        <w:sz w:val="28"/>
                        <w:szCs w:val="28"/>
                      </w:rPr>
                      <m:t>R</m:t>
                    </m:r>
                  </w:ins>
                </m:e>
                <m:sub>
                  <w:ins w:id="9592" w:author="user pc" w:date="2022-03-27T13:45:00Z">
                    <m:r w:rsidR="BFF4C87A">
                      <w:rPr>
                        <w:rFonts w:ascii="Cambria Math" w:cs="Times New Roman" w:hAnsi="Cambria Math"/>
                        <w:sz w:val="28"/>
                        <w:szCs w:val="28"/>
                      </w:rPr>
                      <m:t>1</m:t>
                    </m:r>
                  </w:ins>
                </m:sub>
              </m:sSub>
            </m:num>
            <m:den>
              <m:sSub>
                <m:sSubPr>
                  <m:ctrlPr>
                    <w:ins w:id="9593" w:author="user pc" w:date="2022-03-27T13:45:00Z">
                      <w:rPr>
                        <w:rFonts w:ascii="Cambria Math" w:cs="Times New Roman" w:hAnsi="Cambria Math"/>
                        <w:i/>
                        <w:sz w:val="28"/>
                        <w:szCs w:val="28"/>
                      </w:rPr>
                    </w:ins>
                  </m:ctrlPr>
                </m:sSubPr>
                <m:e>
                  <w:ins w:id="9594" w:author="user pc" w:date="2022-03-27T13:45:00Z">
                    <m:r w:rsidR="A2FBAB24">
                      <w:rPr>
                        <w:rFonts w:ascii="Cambria Math" w:cs="Times New Roman" w:hAnsi="Cambria Math"/>
                        <w:sz w:val="28"/>
                        <w:szCs w:val="28"/>
                      </w:rPr>
                      <m:t>R</m:t>
                    </m:r>
                  </w:ins>
                </m:e>
                <m:sub>
                  <w:ins w:id="9595" w:author="user pc" w:date="2022-03-27T13:45:00Z">
                    <m:r w:rsidR="61EFEE81">
                      <w:rPr>
                        <w:rFonts w:ascii="Cambria Math" w:cs="Times New Roman" w:hAnsi="Cambria Math"/>
                        <w:sz w:val="28"/>
                        <w:szCs w:val="28"/>
                      </w:rPr>
                      <m:t>2</m:t>
                    </m:r>
                  </w:ins>
                </m:sub>
              </m:sSub>
            </m:den>
          </m:f>
          <w:ins w:id="9596" w:author="user pc" w:date="2022-03-27T13:45:00Z">
            <m:r w:rsidR="B72D50D7">
              <w:rPr>
                <w:rFonts w:ascii="Cambria Math" w:cs="Times New Roman" w:hAnsi="Cambria Math"/>
                <w:sz w:val="28"/>
                <w:szCs w:val="28"/>
              </w:rPr>
              <m:t xml:space="preserve">= </m:t>
            </m:r>
          </w:ins>
          <m:f>
            <m:fPr>
              <m:ctrlPr>
                <w:ins w:id="9597" w:author="user pc" w:date="2022-03-27T13:45:00Z">
                  <w:rPr>
                    <w:rFonts w:ascii="Cambria Math" w:cs="Times New Roman" w:hAnsi="Cambria Math"/>
                    <w:i/>
                    <w:sz w:val="28"/>
                    <w:szCs w:val="28"/>
                  </w:rPr>
                </w:ins>
              </m:ctrlPr>
            </m:fPr>
            <m:num>
              <m:sSub>
                <m:sSubPr>
                  <m:ctrlPr>
                    <w:ins w:id="9598" w:author="user pc" w:date="2022-03-27T13:45:00Z">
                      <w:rPr>
                        <w:rFonts w:ascii="Cambria Math" w:cs="Times New Roman" w:hAnsi="Cambria Math"/>
                        <w:i/>
                        <w:sz w:val="28"/>
                        <w:szCs w:val="28"/>
                      </w:rPr>
                    </w:ins>
                  </m:ctrlPr>
                </m:sSubPr>
                <m:e>
                  <w:ins w:id="9599" w:author="user pc" w:date="2022-03-27T13:45:00Z">
                    <m:r w:rsidR="414C5641">
                      <w:rPr>
                        <w:rFonts w:ascii="Cambria Math" w:cs="Times New Roman" w:hAnsi="Cambria Math"/>
                        <w:sz w:val="28"/>
                        <w:szCs w:val="28"/>
                      </w:rPr>
                      <m:t>t</m:t>
                    </m:r>
                  </w:ins>
                </m:e>
                <m:sub>
                  <w:ins w:id="9600" w:author="user pc" w:date="2022-03-27T13:45:00Z">
                    <m:r w:rsidR="0E159158">
                      <w:rPr>
                        <w:rFonts w:ascii="Cambria Math" w:cs="Times New Roman" w:hAnsi="Cambria Math"/>
                        <w:sz w:val="28"/>
                        <w:szCs w:val="28"/>
                      </w:rPr>
                      <m:t>2</m:t>
                    </m:r>
                  </w:ins>
                </m:sub>
              </m:sSub>
            </m:num>
            <m:den>
              <m:sSub>
                <m:sSubPr>
                  <m:ctrlPr>
                    <w:ins w:id="9601" w:author="user pc" w:date="2022-03-27T13:45:00Z">
                      <w:rPr>
                        <w:rFonts w:ascii="Cambria Math" w:cs="Times New Roman" w:hAnsi="Cambria Math"/>
                        <w:i/>
                        <w:sz w:val="28"/>
                        <w:szCs w:val="28"/>
                      </w:rPr>
                    </w:ins>
                  </m:ctrlPr>
                </m:sSubPr>
                <m:e>
                  <w:ins w:id="9602" w:author="user pc" w:date="2022-03-27T13:45:00Z">
                    <m:r w:rsidR="251DFDCF">
                      <w:rPr>
                        <w:rFonts w:ascii="Cambria Math" w:cs="Times New Roman" w:hAnsi="Cambria Math"/>
                        <w:sz w:val="28"/>
                        <w:szCs w:val="28"/>
                      </w:rPr>
                      <m:t>t</m:t>
                    </m:r>
                  </w:ins>
                </m:e>
                <m:sub>
                  <w:ins w:id="9603" w:author="user pc" w:date="2022-03-27T13:45:00Z">
                    <m:r w:rsidR="0F6D7554">
                      <w:rPr>
                        <w:rFonts w:ascii="Cambria Math" w:cs="Times New Roman" w:hAnsi="Cambria Math"/>
                        <w:sz w:val="28"/>
                        <w:szCs w:val="28"/>
                      </w:rPr>
                      <m:t>1</m:t>
                    </m:r>
                  </w:ins>
                </m:sub>
              </m:sSub>
            </m:den>
          </m:f>
          <w:ins w:id="9604" w:author="user pc" w:date="2022-03-27T13:47:00Z">
            <m:r w:rsidR="2D645C8A">
              <w:rPr>
                <w:rFonts w:ascii="Cambria Math" w:cs="Times New Roman" w:hAnsi="Cambria Math"/>
                <w:sz w:val="28"/>
                <w:szCs w:val="28"/>
              </w:rPr>
              <m:t xml:space="preserve">= </m:t>
            </m:r>
          </w:ins>
          <m:f>
            <m:fPr>
              <m:ctrlPr>
                <w:ins w:id="9605" w:author="user pc" w:date="2022-03-27T13:47:00Z">
                  <w:rPr>
                    <w:rFonts w:ascii="Cambria Math" w:cs="Times New Roman" w:hAnsi="Cambria Math"/>
                    <w:i/>
                    <w:sz w:val="28"/>
                    <w:szCs w:val="28"/>
                  </w:rPr>
                </w:ins>
              </m:ctrlPr>
            </m:fPr>
            <m:num>
              <m:sSub>
                <m:sSubPr>
                  <m:ctrlPr>
                    <w:ins w:id="9606" w:author="user pc" w:date="2022-03-27T13:47:00Z">
                      <w:rPr>
                        <w:rFonts w:ascii="Cambria Math" w:cs="Times New Roman" w:hAnsi="Cambria Math"/>
                        <w:i/>
                        <w:sz w:val="28"/>
                        <w:szCs w:val="28"/>
                      </w:rPr>
                    </w:ins>
                  </m:ctrlPr>
                </m:sSubPr>
                <m:e>
                  <w:ins w:id="9607" w:author="user pc" w:date="2022-04-02T12:32:00Z">
                    <m:r w:rsidR="29A9B49E">
                      <w:rPr>
                        <w:rFonts w:ascii="Cambria Math" w:cs="Times New Roman" w:hAnsi="Cambria Math"/>
                        <w:sz w:val="28"/>
                        <w:szCs w:val="28"/>
                      </w:rPr>
                      <m:t>√</m:t>
                    </m:r>
                  </w:ins>
                  <w:ins w:id="9608" w:author="user pc" w:date="2022-03-27T13:47:00Z">
                    <m:r w:rsidR="52BF8576">
                      <w:rPr>
                        <w:rFonts w:ascii="Cambria Math" w:cs="Times New Roman" w:hAnsi="Cambria Math"/>
                        <w:sz w:val="28"/>
                        <w:szCs w:val="28"/>
                      </w:rPr>
                      <m:t>m</m:t>
                    </m:r>
                  </w:ins>
                </m:e>
                <m:sub>
                  <w:ins w:id="9609" w:author="user pc" w:date="2022-03-27T13:47:00Z">
                    <m:r w:rsidR="18AD2834">
                      <w:rPr>
                        <w:rFonts w:ascii="Cambria Math" w:cs="Times New Roman" w:hAnsi="Cambria Math"/>
                        <w:sz w:val="28"/>
                        <w:szCs w:val="28"/>
                      </w:rPr>
                      <m:t>2</m:t>
                    </m:r>
                  </w:ins>
                </m:sub>
              </m:sSub>
            </m:num>
            <m:den>
              <m:sSub>
                <m:sSubPr>
                  <m:ctrlPr>
                    <w:ins w:id="9610" w:author="user pc" w:date="2022-03-27T13:47:00Z">
                      <w:rPr>
                        <w:rFonts w:ascii="Cambria Math" w:cs="Times New Roman" w:hAnsi="Cambria Math"/>
                        <w:i/>
                        <w:sz w:val="28"/>
                        <w:szCs w:val="28"/>
                      </w:rPr>
                    </w:ins>
                  </m:ctrlPr>
                </m:sSubPr>
                <m:e>
                  <w:ins w:id="9611" w:author="user pc" w:date="2022-04-02T12:32:00Z">
                    <m:r w:rsidR="BCB6EC6F">
                      <w:rPr>
                        <w:rFonts w:ascii="Cambria Math" w:cs="Times New Roman" w:hAnsi="Cambria Math"/>
                        <w:sz w:val="28"/>
                        <w:szCs w:val="28"/>
                      </w:rPr>
                      <m:t>√</m:t>
                    </m:r>
                  </w:ins>
                  <w:ins w:id="9612" w:author="user pc" w:date="2022-03-27T13:47:00Z">
                    <m:r w:rsidR="399C4502">
                      <w:rPr>
                        <w:rFonts w:ascii="Cambria Math" w:cs="Times New Roman" w:hAnsi="Cambria Math"/>
                        <w:sz w:val="28"/>
                        <w:szCs w:val="28"/>
                      </w:rPr>
                      <m:t>m</m:t>
                    </m:r>
                  </w:ins>
                </m:e>
                <m:sub>
                  <w:ins w:id="9613" w:author="user pc" w:date="2022-03-27T13:47:00Z">
                    <m:r w:rsidR="AD9D373E">
                      <w:rPr>
                        <w:rFonts w:ascii="Cambria Math" w:cs="Times New Roman" w:hAnsi="Cambria Math"/>
                        <w:sz w:val="28"/>
                        <w:szCs w:val="28"/>
                      </w:rPr>
                      <m:t>1</m:t>
                    </m:r>
                  </w:ins>
                </m:sub>
              </m:sSub>
            </m:den>
          </m:f>
          <w:ins w:id="9614" w:author="user pc" w:date="2022-03-27T13:47:00Z">
            <m:r w:rsidR="AC500675">
              <w:rPr>
                <w:rFonts w:ascii="Cambria Math" w:cs="Times New Roman" w:hAnsi="Cambria Math"/>
                <w:sz w:val="28"/>
                <w:szCs w:val="28"/>
              </w:rPr>
              <m:t>------------(</m:t>
            </m:r>
          </w:ins>
          <w:ins w:id="9615" w:author="user pc" w:date="2022-03-27T13:48:00Z">
            <m:r w:rsidR="C2DAA43D">
              <w:rPr>
                <w:rFonts w:ascii="Cambria Math" w:cs="Times New Roman" w:hAnsi="Cambria Math"/>
                <w:sz w:val="28"/>
                <w:szCs w:val="28"/>
              </w:rPr>
              <m:t>5</m:t>
            </m:r>
          </w:ins>
          <w:ins w:id="9616" w:author="user pc" w:date="2022-03-27T13:47:00Z">
            <m:r w:rsidR="80F61196">
              <w:rPr>
                <w:rFonts w:ascii="Cambria Math" w:cs="Times New Roman" w:hAnsi="Cambria Math"/>
                <w:sz w:val="28"/>
                <w:szCs w:val="28"/>
              </w:rPr>
              <m:t>)</m:t>
            </m:r>
          </w:ins>
        </m:oMath>
      </m:oMathPara>
    </w:p>
    <w:p>
      <w:pPr>
        <w:pStyle w:val="style0"/>
        <w:rPr>
          <w:rFonts w:ascii="Times New Roman" w:cs="Times New Roman"/>
          <w:sz w:val="28"/>
          <w:szCs w:val="28"/>
          <w:rPrChange w:id="9617" w:author="user pc" w:date="2022-03-15T10:14:00Z">
            <w:rPr/>
          </w:rPrChange>
        </w:rPr>
      </w:pPr>
      <w:r w:rsidRPr="62BFA701">
        <w:rPr>
          <w:rFonts w:ascii="Times New Roman" w:cs="Times New Roman"/>
          <w:sz w:val="28"/>
          <w:szCs w:val="28"/>
          <w:rPrChange w:id="9618" w:author="user pc" w:date="2022-03-15T10:14:00Z">
            <w:rPr/>
          </w:rPrChange>
        </w:rPr>
        <w:t>By</w:t>
      </w:r>
      <w:ins w:id="9619" w:author="user pc" w:date="2022-03-27T13:48:00Z">
        <w:r w:rsidR="6BB21994">
          <w:rPr>
            <w:rFonts w:ascii="Times New Roman" w:cs="Times New Roman" w:hAnsi="Times New Roman"/>
            <w:sz w:val="28"/>
            <w:szCs w:val="28"/>
          </w:rPr>
          <w:t xml:space="preserve"> </w:t>
        </w:r>
      </w:ins>
      <w:r w:rsidRPr="92A8CD01">
        <w:rPr>
          <w:rFonts w:ascii="Times New Roman" w:cs="Times New Roman"/>
          <w:sz w:val="28"/>
          <w:szCs w:val="28"/>
          <w:rPrChange w:id="9620" w:author="user pc" w:date="2022-03-15T10:14:00Z">
            <w:rPr/>
          </w:rPrChange>
        </w:rPr>
        <w:t>the</w:t>
      </w:r>
      <w:ins w:id="9621" w:author="user pc" w:date="2022-03-27T13:48:00Z">
        <w:r w:rsidR="B63A4465">
          <w:rPr>
            <w:rFonts w:ascii="Times New Roman" w:cs="Times New Roman" w:hAnsi="Times New Roman"/>
            <w:sz w:val="28"/>
            <w:szCs w:val="28"/>
          </w:rPr>
          <w:t xml:space="preserve"> </w:t>
        </w:r>
      </w:ins>
      <w:r w:rsidRPr="28EF008B">
        <w:rPr>
          <w:rFonts w:ascii="Times New Roman" w:cs="Times New Roman"/>
          <w:sz w:val="28"/>
          <w:szCs w:val="28"/>
          <w:rPrChange w:id="9622" w:author="user pc" w:date="2022-03-15T10:14:00Z">
            <w:rPr/>
          </w:rPrChange>
        </w:rPr>
        <w:t>above</w:t>
      </w:r>
      <w:ins w:id="9623" w:author="user pc" w:date="2022-03-27T13:48:00Z">
        <w:r w:rsidR="D8FF424A">
          <w:rPr>
            <w:rFonts w:ascii="Times New Roman" w:cs="Times New Roman" w:hAnsi="Times New Roman"/>
            <w:sz w:val="28"/>
            <w:szCs w:val="28"/>
          </w:rPr>
          <w:t xml:space="preserve"> </w:t>
        </w:r>
      </w:ins>
      <w:r w:rsidRPr="56A56C9E">
        <w:rPr>
          <w:rFonts w:ascii="Times New Roman" w:cs="Times New Roman"/>
          <w:sz w:val="28"/>
          <w:szCs w:val="28"/>
          <w:rPrChange w:id="9624" w:author="user pc" w:date="2022-03-15T10:14:00Z">
            <w:rPr/>
          </w:rPrChange>
        </w:rPr>
        <w:t>last</w:t>
      </w:r>
      <w:ins w:id="9625" w:author="user pc" w:date="2022-03-27T13:48:00Z">
        <w:r w:rsidR="3F4435BD">
          <w:rPr>
            <w:rFonts w:ascii="Times New Roman" w:cs="Times New Roman" w:hAnsi="Times New Roman"/>
            <w:sz w:val="28"/>
            <w:szCs w:val="28"/>
          </w:rPr>
          <w:t xml:space="preserve"> </w:t>
        </w:r>
      </w:ins>
      <w:r w:rsidRPr="B905B00B">
        <w:rPr>
          <w:rFonts w:ascii="Times New Roman" w:cs="Times New Roman"/>
          <w:sz w:val="28"/>
          <w:szCs w:val="28"/>
          <w:rPrChange w:id="9626" w:author="user pc" w:date="2022-03-15T10:14:00Z">
            <w:rPr/>
          </w:rPrChange>
        </w:rPr>
        <w:t>equation,</w:t>
      </w:r>
      <w:ins w:id="9627" w:author="user pc" w:date="2022-03-27T13:49:00Z">
        <w:r w:rsidR="49073DF6">
          <w:rPr>
            <w:rFonts w:ascii="Times New Roman" w:cs="Times New Roman" w:hAnsi="Times New Roman"/>
            <w:sz w:val="28"/>
            <w:szCs w:val="28"/>
          </w:rPr>
          <w:t xml:space="preserve"> </w:t>
        </w:r>
      </w:ins>
      <w:r w:rsidRPr="46067FB2">
        <w:rPr>
          <w:rFonts w:ascii="Times New Roman" w:cs="Times New Roman"/>
          <w:sz w:val="28"/>
          <w:szCs w:val="28"/>
          <w:rPrChange w:id="9628" w:author="user pc" w:date="2022-03-15T10:14:00Z">
            <w:rPr/>
          </w:rPrChange>
        </w:rPr>
        <w:t>equation</w:t>
      </w:r>
      <w:ins w:id="9629" w:author="user pc" w:date="2022-03-27T13:49:00Z">
        <w:r w:rsidR="FA2B0299">
          <w:rPr>
            <w:rFonts w:ascii="Times New Roman" w:cs="Times New Roman" w:hAnsi="Times New Roman"/>
            <w:sz w:val="28"/>
            <w:szCs w:val="28"/>
          </w:rPr>
          <w:t xml:space="preserve"> </w:t>
        </w:r>
      </w:ins>
      <w:r w:rsidRPr="3596C3B0">
        <w:rPr>
          <w:rFonts w:ascii="Times New Roman" w:cs="Times New Roman"/>
          <w:sz w:val="28"/>
          <w:szCs w:val="28"/>
          <w:rPrChange w:id="9630" w:author="user pc" w:date="2022-03-15T10:14:00Z">
            <w:rPr/>
          </w:rPrChange>
        </w:rPr>
        <w:t>(5),</w:t>
      </w:r>
      <w:ins w:id="9631" w:author="user pc" w:date="2022-03-27T13:49:00Z">
        <w:r w:rsidR="5EE1EAA1">
          <w:rPr>
            <w:rFonts w:ascii="Times New Roman" w:cs="Times New Roman" w:hAnsi="Times New Roman"/>
            <w:sz w:val="28"/>
            <w:szCs w:val="28"/>
          </w:rPr>
          <w:t xml:space="preserve"> </w:t>
        </w:r>
      </w:ins>
      <w:r w:rsidRPr="E27C3818">
        <w:rPr>
          <w:rFonts w:ascii="Times New Roman" w:cs="Times New Roman"/>
          <w:sz w:val="28"/>
          <w:szCs w:val="28"/>
          <w:rPrChange w:id="9632" w:author="user pc" w:date="2022-03-15T10:14:00Z">
            <w:rPr/>
          </w:rPrChange>
        </w:rPr>
        <w:t>you</w:t>
      </w:r>
      <w:ins w:id="9633" w:author="user pc" w:date="2022-03-27T13:52:00Z">
        <w:r w:rsidR="50989DFE">
          <w:rPr>
            <w:rFonts w:ascii="Times New Roman" w:cs="Times New Roman" w:hAnsi="Times New Roman"/>
            <w:sz w:val="28"/>
            <w:szCs w:val="28"/>
          </w:rPr>
          <w:t xml:space="preserve"> </w:t>
        </w:r>
      </w:ins>
      <w:r w:rsidRPr="EAC6AE28">
        <w:rPr>
          <w:rFonts w:ascii="Times New Roman" w:cs="Times New Roman"/>
          <w:sz w:val="28"/>
          <w:szCs w:val="28"/>
          <w:rPrChange w:id="9634" w:author="user pc" w:date="2022-03-15T10:14:00Z">
            <w:rPr/>
          </w:rPrChange>
        </w:rPr>
        <w:t>could</w:t>
      </w:r>
      <w:ins w:id="9635" w:author="user pc" w:date="2022-03-27T13:52:00Z">
        <w:r w:rsidR="B2E190BE">
          <w:rPr>
            <w:rFonts w:ascii="Times New Roman" w:cs="Times New Roman" w:hAnsi="Times New Roman"/>
            <w:sz w:val="28"/>
            <w:szCs w:val="28"/>
          </w:rPr>
          <w:t xml:space="preserve"> </w:t>
        </w:r>
      </w:ins>
      <w:r w:rsidRPr="73DDD91F">
        <w:rPr>
          <w:rFonts w:ascii="Times New Roman" w:cs="Times New Roman"/>
          <w:sz w:val="28"/>
          <w:szCs w:val="28"/>
          <w:rPrChange w:id="9636" w:author="user pc" w:date="2022-03-15T10:14:00Z">
            <w:rPr/>
          </w:rPrChange>
        </w:rPr>
        <w:t>determine</w:t>
      </w:r>
      <w:ins w:id="9637" w:author="user pc" w:date="2022-03-27T13:52:00Z">
        <w:r w:rsidR="090CA7C6">
          <w:rPr>
            <w:rFonts w:ascii="Times New Roman" w:cs="Times New Roman" w:hAnsi="Times New Roman"/>
            <w:sz w:val="28"/>
            <w:szCs w:val="28"/>
          </w:rPr>
          <w:t xml:space="preserve"> </w:t>
        </w:r>
      </w:ins>
      <w:r w:rsidRPr="A2C6AA1E">
        <w:rPr>
          <w:rFonts w:ascii="Times New Roman" w:cs="Times New Roman"/>
          <w:sz w:val="28"/>
          <w:szCs w:val="28"/>
          <w:rPrChange w:id="9638" w:author="user pc" w:date="2022-03-15T10:14:00Z">
            <w:rPr/>
          </w:rPrChange>
        </w:rPr>
        <w:t>the</w:t>
      </w:r>
      <w:ins w:id="9639" w:author="user pc" w:date="2022-03-27T13:52:00Z">
        <w:r w:rsidR="DC34DA57">
          <w:rPr>
            <w:rFonts w:ascii="Times New Roman" w:cs="Times New Roman" w:hAnsi="Times New Roman"/>
            <w:sz w:val="28"/>
            <w:szCs w:val="28"/>
          </w:rPr>
          <w:t xml:space="preserve"> </w:t>
        </w:r>
      </w:ins>
      <w:r w:rsidRPr="A228B0B3">
        <w:rPr>
          <w:rFonts w:ascii="Times New Roman" w:cs="Times New Roman"/>
          <w:sz w:val="28"/>
          <w:szCs w:val="28"/>
          <w:rPrChange w:id="9640" w:author="user pc" w:date="2022-03-15T10:14:00Z">
            <w:rPr/>
          </w:rPrChange>
        </w:rPr>
        <w:t>value</w:t>
      </w:r>
      <w:ins w:id="9641" w:author="user pc" w:date="2022-03-27T13:52:00Z">
        <w:r w:rsidR="D172D8FA">
          <w:rPr>
            <w:rFonts w:ascii="Times New Roman" w:cs="Times New Roman" w:hAnsi="Times New Roman"/>
            <w:sz w:val="28"/>
            <w:szCs w:val="28"/>
          </w:rPr>
          <w:t xml:space="preserve"> </w:t>
        </w:r>
      </w:ins>
      <w:r w:rsidRPr="82A45204">
        <w:rPr>
          <w:rFonts w:ascii="Times New Roman" w:cs="Times New Roman"/>
          <w:sz w:val="28"/>
          <w:szCs w:val="28"/>
          <w:rPrChange w:id="9642" w:author="user pc" w:date="2022-03-15T10:14:00Z">
            <w:rPr/>
          </w:rPrChange>
        </w:rPr>
        <w:t>of</w:t>
      </w:r>
      <w:ins w:id="9643" w:author="user pc" w:date="2022-03-27T13:52:00Z">
        <w:r w:rsidR="D8548989">
          <w:rPr>
            <w:rFonts w:ascii="Times New Roman" w:cs="Times New Roman" w:hAnsi="Times New Roman"/>
            <w:sz w:val="28"/>
            <w:szCs w:val="28"/>
          </w:rPr>
          <w:t xml:space="preserve"> </w:t>
        </w:r>
      </w:ins>
      <w:r w:rsidRPr="DC12FEBA">
        <w:rPr>
          <w:rFonts w:ascii="Times New Roman" w:cs="Times New Roman"/>
          <w:sz w:val="28"/>
          <w:szCs w:val="28"/>
          <w:rPrChange w:id="9644" w:author="user pc" w:date="2022-03-15T10:14:00Z">
            <w:rPr/>
          </w:rPrChange>
        </w:rPr>
        <w:t>any</w:t>
      </w:r>
      <w:ins w:id="9645" w:author="user pc" w:date="2022-03-27T13:52:00Z">
        <w:r w:rsidR="EFC36167">
          <w:rPr>
            <w:rFonts w:ascii="Times New Roman" w:cs="Times New Roman" w:hAnsi="Times New Roman"/>
            <w:sz w:val="28"/>
            <w:szCs w:val="28"/>
          </w:rPr>
          <w:t xml:space="preserve"> </w:t>
        </w:r>
      </w:ins>
      <w:r w:rsidRPr="EF147011">
        <w:rPr>
          <w:rFonts w:ascii="Times New Roman" w:cs="Times New Roman"/>
          <w:sz w:val="28"/>
          <w:szCs w:val="28"/>
          <w:rPrChange w:id="9646" w:author="user pc" w:date="2022-03-15T10:14:00Z">
            <w:rPr/>
          </w:rPrChange>
        </w:rPr>
        <w:t>of</w:t>
      </w:r>
      <w:ins w:id="9647" w:author="user pc" w:date="2022-03-27T13:52:00Z">
        <w:r w:rsidR="E7F1A232">
          <w:rPr>
            <w:rFonts w:ascii="Times New Roman" w:cs="Times New Roman" w:hAnsi="Times New Roman"/>
            <w:sz w:val="28"/>
            <w:szCs w:val="28"/>
          </w:rPr>
          <w:t xml:space="preserve"> </w:t>
        </w:r>
      </w:ins>
      <w:r w:rsidRPr="EBDB6EC0">
        <w:rPr>
          <w:rFonts w:ascii="Times New Roman" w:cs="Times New Roman"/>
          <w:sz w:val="28"/>
          <w:szCs w:val="28"/>
          <w:rPrChange w:id="9648" w:author="user pc" w:date="2022-03-15T10:14:00Z">
            <w:rPr/>
          </w:rPrChange>
        </w:rPr>
        <w:t>the</w:t>
      </w:r>
      <w:ins w:id="9649" w:author="user pc" w:date="2022-03-27T13:52:00Z">
        <w:r w:rsidR="60D30A6B">
          <w:rPr>
            <w:rFonts w:ascii="Times New Roman" w:cs="Times New Roman" w:hAnsi="Times New Roman"/>
            <w:sz w:val="28"/>
            <w:szCs w:val="28"/>
          </w:rPr>
          <w:t xml:space="preserve"> </w:t>
        </w:r>
      </w:ins>
      <w:r w:rsidRPr="9DCC4A8D">
        <w:rPr>
          <w:rFonts w:ascii="Times New Roman" w:cs="Times New Roman"/>
          <w:sz w:val="28"/>
          <w:szCs w:val="28"/>
          <w:rPrChange w:id="9650" w:author="user pc" w:date="2022-03-15T10:14:00Z">
            <w:rPr/>
          </w:rPrChange>
        </w:rPr>
        <w:t>parameters</w:t>
      </w:r>
      <w:ins w:id="9651" w:author="user pc" w:date="2022-03-27T13:52:00Z">
        <w:r w:rsidR="732FFAE8">
          <w:rPr>
            <w:rFonts w:ascii="Times New Roman" w:cs="Times New Roman" w:hAnsi="Times New Roman"/>
            <w:sz w:val="28"/>
            <w:szCs w:val="28"/>
          </w:rPr>
          <w:t xml:space="preserve"> </w:t>
        </w:r>
      </w:ins>
      <w:r w:rsidRPr="FB6407D5">
        <w:rPr>
          <w:rFonts w:ascii="Times New Roman" w:cs="Times New Roman"/>
          <w:sz w:val="28"/>
          <w:szCs w:val="28"/>
          <w:rPrChange w:id="9652" w:author="user pc" w:date="2022-03-15T10:14:00Z">
            <w:rPr/>
          </w:rPrChange>
        </w:rPr>
        <w:t>by</w:t>
      </w:r>
      <w:ins w:id="9653" w:author="user pc" w:date="2022-03-27T13:52:00Z">
        <w:r w:rsidR="A982330F">
          <w:rPr>
            <w:rFonts w:ascii="Times New Roman" w:cs="Times New Roman" w:hAnsi="Times New Roman"/>
            <w:sz w:val="28"/>
            <w:szCs w:val="28"/>
          </w:rPr>
          <w:t xml:space="preserve"> </w:t>
        </w:r>
      </w:ins>
      <w:r w:rsidRPr="976CF04C">
        <w:rPr>
          <w:rFonts w:ascii="Times New Roman" w:cs="Times New Roman"/>
          <w:sz w:val="28"/>
          <w:szCs w:val="28"/>
          <w:rPrChange w:id="9654" w:author="user pc" w:date="2022-03-15T10:14:00Z">
            <w:rPr/>
          </w:rPrChange>
        </w:rPr>
        <w:t>establishing</w:t>
      </w:r>
      <w:ins w:id="9655" w:author="user pc" w:date="2022-03-27T13:52:00Z">
        <w:r w:rsidR="4344692C">
          <w:rPr>
            <w:rFonts w:ascii="Times New Roman" w:cs="Times New Roman" w:hAnsi="Times New Roman"/>
            <w:sz w:val="28"/>
            <w:szCs w:val="28"/>
          </w:rPr>
          <w:t xml:space="preserve"> </w:t>
        </w:r>
      </w:ins>
      <w:r w:rsidRPr="1031B6B5">
        <w:rPr>
          <w:rFonts w:ascii="Times New Roman" w:cs="Times New Roman"/>
          <w:sz w:val="28"/>
          <w:szCs w:val="28"/>
          <w:rPrChange w:id="9656" w:author="user pc" w:date="2022-03-15T10:14:00Z">
            <w:rPr/>
          </w:rPrChange>
        </w:rPr>
        <w:t>an</w:t>
      </w:r>
      <w:ins w:id="9657" w:author="user pc" w:date="2022-03-27T13:52:00Z">
        <w:r w:rsidR="C9D6F95A">
          <w:rPr>
            <w:rFonts w:ascii="Times New Roman" w:cs="Times New Roman" w:hAnsi="Times New Roman"/>
            <w:sz w:val="28"/>
            <w:szCs w:val="28"/>
          </w:rPr>
          <w:t xml:space="preserve"> </w:t>
        </w:r>
      </w:ins>
      <w:r w:rsidRPr="2C384977">
        <w:rPr>
          <w:rFonts w:ascii="Times New Roman" w:cs="Times New Roman"/>
          <w:sz w:val="28"/>
          <w:szCs w:val="28"/>
          <w:rPrChange w:id="9658" w:author="user pc" w:date="2022-03-15T10:14:00Z">
            <w:rPr/>
          </w:rPrChange>
        </w:rPr>
        <w:t>equation</w:t>
      </w:r>
      <w:ins w:id="9659" w:author="user pc" w:date="2022-03-27T13:52:00Z">
        <w:r w:rsidR="CD4CFCDE">
          <w:rPr>
            <w:rFonts w:ascii="Times New Roman" w:cs="Times New Roman" w:hAnsi="Times New Roman"/>
            <w:sz w:val="28"/>
            <w:szCs w:val="28"/>
          </w:rPr>
          <w:t xml:space="preserve"> </w:t>
        </w:r>
      </w:ins>
      <w:r w:rsidRPr="95D7D629">
        <w:rPr>
          <w:rFonts w:ascii="Times New Roman" w:cs="Times New Roman"/>
          <w:sz w:val="28"/>
          <w:szCs w:val="28"/>
          <w:rPrChange w:id="9660" w:author="user pc" w:date="2022-03-15T10:14:00Z">
            <w:rPr/>
          </w:rPrChange>
        </w:rPr>
        <w:t>with</w:t>
      </w:r>
      <w:ins w:id="9661" w:author="user pc" w:date="2022-03-27T13:52:00Z">
        <w:r w:rsidR="3D8024E4">
          <w:rPr>
            <w:rFonts w:ascii="Times New Roman" w:cs="Times New Roman" w:hAnsi="Times New Roman"/>
            <w:sz w:val="28"/>
            <w:szCs w:val="28"/>
          </w:rPr>
          <w:t xml:space="preserve"> </w:t>
        </w:r>
      </w:ins>
      <w:r w:rsidRPr="62FFF092">
        <w:rPr>
          <w:rFonts w:ascii="Times New Roman" w:cs="Times New Roman"/>
          <w:sz w:val="28"/>
          <w:szCs w:val="28"/>
          <w:rPrChange w:id="9662" w:author="user pc" w:date="2022-03-15T10:14:00Z">
            <w:rPr/>
          </w:rPrChange>
        </w:rPr>
        <w:t>those</w:t>
      </w:r>
      <w:ins w:id="9663" w:author="user pc" w:date="2022-03-27T13:52:00Z">
        <w:r w:rsidR="8CACFEF4">
          <w:rPr>
            <w:rFonts w:ascii="Times New Roman" w:cs="Times New Roman" w:hAnsi="Times New Roman"/>
            <w:sz w:val="28"/>
            <w:szCs w:val="28"/>
          </w:rPr>
          <w:t xml:space="preserve"> </w:t>
        </w:r>
      </w:ins>
      <w:r w:rsidRPr="63E959AD">
        <w:rPr>
          <w:rFonts w:ascii="Times New Roman" w:cs="Times New Roman"/>
          <w:sz w:val="28"/>
          <w:szCs w:val="28"/>
          <w:rPrChange w:id="9664" w:author="user pc" w:date="2022-03-15T10:14:00Z">
            <w:rPr/>
          </w:rPrChange>
        </w:rPr>
        <w:t>whose</w:t>
      </w:r>
      <w:ins w:id="9665" w:author="user pc" w:date="2022-03-27T13:52:00Z">
        <w:r w:rsidR="B703A6A8">
          <w:rPr>
            <w:rFonts w:ascii="Times New Roman" w:cs="Times New Roman" w:hAnsi="Times New Roman"/>
            <w:sz w:val="28"/>
            <w:szCs w:val="28"/>
          </w:rPr>
          <w:t xml:space="preserve"> </w:t>
        </w:r>
      </w:ins>
      <w:r w:rsidRPr="223A17B9">
        <w:rPr>
          <w:rFonts w:ascii="Times New Roman" w:cs="Times New Roman"/>
          <w:sz w:val="28"/>
          <w:szCs w:val="28"/>
          <w:rPrChange w:id="9666" w:author="user pc" w:date="2022-03-15T10:14:00Z">
            <w:rPr/>
          </w:rPrChange>
        </w:rPr>
        <w:t>values</w:t>
      </w:r>
      <w:ins w:id="9667" w:author="user pc" w:date="2022-03-27T13:52:00Z">
        <w:r w:rsidR="999DA766">
          <w:rPr>
            <w:rFonts w:ascii="Times New Roman" w:cs="Times New Roman" w:hAnsi="Times New Roman"/>
            <w:sz w:val="28"/>
            <w:szCs w:val="28"/>
          </w:rPr>
          <w:t xml:space="preserve"> </w:t>
        </w:r>
      </w:ins>
      <w:r w:rsidRPr="31FF7E53">
        <w:rPr>
          <w:rFonts w:ascii="Times New Roman" w:cs="Times New Roman"/>
          <w:sz w:val="28"/>
          <w:szCs w:val="28"/>
          <w:rPrChange w:id="9668" w:author="user pc" w:date="2022-03-15T10:14:00Z">
            <w:rPr/>
          </w:rPrChange>
        </w:rPr>
        <w:t>are</w:t>
      </w:r>
      <w:ins w:id="9669" w:author="user pc" w:date="2022-03-27T13:52:00Z">
        <w:r w:rsidR="53B4C21E">
          <w:rPr>
            <w:rFonts w:ascii="Times New Roman" w:cs="Times New Roman" w:hAnsi="Times New Roman"/>
            <w:sz w:val="28"/>
            <w:szCs w:val="28"/>
          </w:rPr>
          <w:t xml:space="preserve"> </w:t>
        </w:r>
      </w:ins>
      <w:r w:rsidRPr="AF28FE2C">
        <w:rPr>
          <w:rFonts w:ascii="Times New Roman" w:cs="Times New Roman"/>
          <w:sz w:val="28"/>
          <w:szCs w:val="28"/>
          <w:rPrChange w:id="9670" w:author="user pc" w:date="2022-03-15T10:14:00Z">
            <w:rPr/>
          </w:rPrChange>
        </w:rPr>
        <w:t>given.</w:t>
      </w:r>
    </w:p>
    <w:p>
      <w:pPr>
        <w:pStyle w:val="style0"/>
        <w:rPr>
          <w:rFonts w:ascii="Times New Roman" w:cs="Times New Roman"/>
          <w:sz w:val="28"/>
          <w:szCs w:val="28"/>
          <w:rPrChange w:id="9671" w:author="user pc" w:date="2022-03-15T10:14:00Z">
            <w:rPr/>
          </w:rPrChange>
        </w:rPr>
      </w:pPr>
      <w:r w:rsidRPr="2B0025E7">
        <w:rPr>
          <w:rFonts w:ascii="Times New Roman" w:cs="Times New Roman"/>
          <w:sz w:val="28"/>
          <w:szCs w:val="28"/>
          <w:rPrChange w:id="9672" w:author="user pc" w:date="2022-03-15T10:14:00Z">
            <w:rPr/>
          </w:rPrChange>
        </w:rPr>
        <w:t>Note:</w:t>
      </w:r>
      <w:ins w:id="9673" w:author="user pc" w:date="2022-03-27T13:53:00Z">
        <w:r w:rsidR="C3BB3389">
          <w:rPr>
            <w:rFonts w:ascii="Times New Roman" w:cs="Times New Roman" w:hAnsi="Times New Roman"/>
            <w:sz w:val="28"/>
            <w:szCs w:val="28"/>
          </w:rPr>
          <w:t xml:space="preserve"> </w:t>
        </w:r>
      </w:ins>
      <w:del w:id="9674" w:author="user pc" w:date="2022-03-27T13:53:00Z">
        <w:r w:rsidDel="52C5BA0E" w:rsidRPr="28899CEB">
          <w:rPr>
            <w:rFonts w:ascii="Times New Roman" w:cs="Times New Roman"/>
            <w:sz w:val="28"/>
            <w:szCs w:val="28"/>
            <w:rPrChange w:id="9675" w:author="user pc" w:date="2022-03-15T10:14:00Z">
              <w:rPr/>
            </w:rPrChange>
          </w:rPr>
          <w:delText>-</w:delText>
        </w:r>
      </w:del>
      <w:r w:rsidRPr="36CC4052">
        <w:rPr>
          <w:rFonts w:ascii="Times New Roman" w:cs="Times New Roman"/>
          <w:sz w:val="28"/>
          <w:szCs w:val="28"/>
          <w:rPrChange w:id="9676" w:author="user pc" w:date="2022-03-15T10:14:00Z">
            <w:rPr/>
          </w:rPrChange>
        </w:rPr>
        <w:t>The</w:t>
      </w:r>
      <w:ins w:id="9677" w:author="user pc" w:date="2022-03-27T13:53:00Z">
        <w:r w:rsidR="3C35E78D">
          <w:rPr>
            <w:rFonts w:ascii="Times New Roman" w:cs="Times New Roman" w:hAnsi="Times New Roman"/>
            <w:sz w:val="28"/>
            <w:szCs w:val="28"/>
          </w:rPr>
          <w:t xml:space="preserve"> </w:t>
        </w:r>
      </w:ins>
      <w:r w:rsidRPr="37E75A69">
        <w:rPr>
          <w:rFonts w:ascii="Times New Roman" w:cs="Times New Roman"/>
          <w:sz w:val="28"/>
          <w:szCs w:val="28"/>
          <w:rPrChange w:id="9678" w:author="user pc" w:date="2022-03-15T10:14:00Z">
            <w:rPr/>
          </w:rPrChange>
        </w:rPr>
        <w:t>vapour</w:t>
      </w:r>
      <w:ins w:id="9679" w:author="user pc" w:date="2022-03-27T13:53:00Z">
        <w:r w:rsidR="DD30402C">
          <w:rPr>
            <w:rFonts w:ascii="Times New Roman" w:cs="Times New Roman" w:hAnsi="Times New Roman"/>
            <w:sz w:val="28"/>
            <w:szCs w:val="28"/>
          </w:rPr>
          <w:t xml:space="preserve"> </w:t>
        </w:r>
      </w:ins>
      <w:r w:rsidRPr="3120E743">
        <w:rPr>
          <w:rFonts w:ascii="Times New Roman" w:cs="Times New Roman"/>
          <w:sz w:val="28"/>
          <w:szCs w:val="28"/>
          <w:rPrChange w:id="9680" w:author="user pc" w:date="2022-03-15T10:14:00Z">
            <w:rPr/>
          </w:rPrChange>
        </w:rPr>
        <w:t>density</w:t>
      </w:r>
      <w:ins w:id="9681" w:author="user pc" w:date="2022-03-27T13:53:00Z">
        <w:r w:rsidR="C7191804">
          <w:rPr>
            <w:rFonts w:ascii="Times New Roman" w:cs="Times New Roman" w:hAnsi="Times New Roman"/>
            <w:sz w:val="28"/>
            <w:szCs w:val="28"/>
          </w:rPr>
          <w:t xml:space="preserve"> </w:t>
        </w:r>
      </w:ins>
      <w:r w:rsidRPr="662BA575">
        <w:rPr>
          <w:rFonts w:ascii="Times New Roman" w:cs="Times New Roman"/>
          <w:sz w:val="28"/>
          <w:szCs w:val="28"/>
          <w:rPrChange w:id="9682" w:author="user pc" w:date="2022-03-15T10:14:00Z">
            <w:rPr/>
          </w:rPrChange>
        </w:rPr>
        <w:t>(v.d.)</w:t>
      </w:r>
      <w:ins w:id="9683" w:author="user pc" w:date="2022-03-27T13:53:00Z">
        <w:r w:rsidR="266164CE">
          <w:rPr>
            <w:rFonts w:ascii="Times New Roman" w:cs="Times New Roman" w:hAnsi="Times New Roman"/>
            <w:sz w:val="28"/>
            <w:szCs w:val="28"/>
          </w:rPr>
          <w:t xml:space="preserve"> </w:t>
        </w:r>
      </w:ins>
      <w:r w:rsidRPr="13FC100B">
        <w:rPr>
          <w:rFonts w:ascii="Times New Roman" w:cs="Times New Roman"/>
          <w:sz w:val="28"/>
          <w:szCs w:val="28"/>
          <w:rPrChange w:id="9684" w:author="user pc" w:date="2022-03-15T10:14:00Z">
            <w:rPr/>
          </w:rPrChange>
        </w:rPr>
        <w:t>of</w:t>
      </w:r>
      <w:ins w:id="9685" w:author="user pc" w:date="2022-03-27T13:53:00Z">
        <w:r w:rsidR="7E10E211">
          <w:rPr>
            <w:rFonts w:ascii="Times New Roman" w:cs="Times New Roman" w:hAnsi="Times New Roman"/>
            <w:sz w:val="28"/>
            <w:szCs w:val="28"/>
          </w:rPr>
          <w:t xml:space="preserve"> </w:t>
        </w:r>
      </w:ins>
      <w:r w:rsidRPr="19B6F719">
        <w:rPr>
          <w:rFonts w:ascii="Times New Roman" w:cs="Times New Roman"/>
          <w:sz w:val="28"/>
          <w:szCs w:val="28"/>
          <w:rPrChange w:id="9686" w:author="user pc" w:date="2022-03-15T10:14:00Z">
            <w:rPr/>
          </w:rPrChange>
        </w:rPr>
        <w:t>a</w:t>
      </w:r>
      <w:ins w:id="9687" w:author="user pc" w:date="2022-03-27T13:53:00Z">
        <w:r w:rsidR="5C0FDCFE">
          <w:rPr>
            <w:rFonts w:ascii="Times New Roman" w:cs="Times New Roman" w:hAnsi="Times New Roman"/>
            <w:sz w:val="28"/>
            <w:szCs w:val="28"/>
          </w:rPr>
          <w:t xml:space="preserve"> </w:t>
        </w:r>
      </w:ins>
      <w:r w:rsidRPr="B57FF7C8">
        <w:rPr>
          <w:rFonts w:ascii="Times New Roman" w:cs="Times New Roman"/>
          <w:sz w:val="28"/>
          <w:szCs w:val="28"/>
          <w:rPrChange w:id="9688" w:author="user pc" w:date="2022-03-15T10:14:00Z">
            <w:rPr/>
          </w:rPrChange>
        </w:rPr>
        <w:t>gas</w:t>
      </w:r>
      <w:ins w:id="9689" w:author="user pc" w:date="2022-03-27T13:53:00Z">
        <w:r w:rsidR="A0AEA974">
          <w:rPr>
            <w:rFonts w:ascii="Times New Roman" w:cs="Times New Roman" w:hAnsi="Times New Roman"/>
            <w:sz w:val="28"/>
            <w:szCs w:val="28"/>
          </w:rPr>
          <w:t xml:space="preserve"> </w:t>
        </w:r>
      </w:ins>
      <w:r w:rsidRPr="653503B2">
        <w:rPr>
          <w:rFonts w:ascii="Times New Roman" w:cs="Times New Roman"/>
          <w:sz w:val="28"/>
          <w:szCs w:val="28"/>
          <w:rPrChange w:id="9690" w:author="user pc" w:date="2022-03-15T10:14:00Z">
            <w:rPr/>
          </w:rPrChange>
        </w:rPr>
        <w:t>is</w:t>
      </w:r>
      <w:ins w:id="9691" w:author="user pc" w:date="2022-03-27T13:53:00Z">
        <w:r w:rsidR="61F295E4">
          <w:rPr>
            <w:rFonts w:ascii="Times New Roman" w:cs="Times New Roman" w:hAnsi="Times New Roman"/>
            <w:sz w:val="28"/>
            <w:szCs w:val="28"/>
          </w:rPr>
          <w:t xml:space="preserve"> </w:t>
        </w:r>
      </w:ins>
      <w:r w:rsidRPr="1B5EADC5">
        <w:rPr>
          <w:rFonts w:ascii="Times New Roman" w:cs="Times New Roman"/>
          <w:sz w:val="28"/>
          <w:szCs w:val="28"/>
          <w:rPrChange w:id="9692" w:author="user pc" w:date="2022-03-15T10:14:00Z">
            <w:rPr/>
          </w:rPrChange>
        </w:rPr>
        <w:t>equal</w:t>
      </w:r>
      <w:ins w:id="9693" w:author="user pc" w:date="2022-03-27T13:53:00Z">
        <w:r w:rsidR="03B8DD1F">
          <w:rPr>
            <w:rFonts w:ascii="Times New Roman" w:cs="Times New Roman" w:hAnsi="Times New Roman"/>
            <w:sz w:val="28"/>
            <w:szCs w:val="28"/>
          </w:rPr>
          <w:t xml:space="preserve"> </w:t>
        </w:r>
      </w:ins>
      <w:r w:rsidRPr="D1DC8312">
        <w:rPr>
          <w:rFonts w:ascii="Times New Roman" w:cs="Times New Roman"/>
          <w:sz w:val="28"/>
          <w:szCs w:val="28"/>
          <w:rPrChange w:id="9694" w:author="user pc" w:date="2022-03-15T10:14:00Z">
            <w:rPr/>
          </w:rPrChange>
        </w:rPr>
        <w:t>to</w:t>
      </w:r>
      <w:ins w:id="9695" w:author="user pc" w:date="2022-03-27T13:54:00Z">
        <w:r w:rsidR="346A0060">
          <w:rPr>
            <w:rFonts w:ascii="Times New Roman" w:cs="Times New Roman" w:hAnsi="Times New Roman"/>
            <w:sz w:val="28"/>
            <w:szCs w:val="28"/>
          </w:rPr>
          <w:t xml:space="preserve"> </w:t>
        </w:r>
      </w:ins>
      <w:r w:rsidRPr="32896021">
        <w:rPr>
          <w:rFonts w:ascii="Times New Roman" w:cs="Times New Roman"/>
          <w:sz w:val="28"/>
          <w:szCs w:val="28"/>
          <w:rPrChange w:id="9696" w:author="user pc" w:date="2022-03-15T10:14:00Z">
            <w:rPr/>
          </w:rPrChange>
        </w:rPr>
        <w:t>half</w:t>
      </w:r>
      <w:ins w:id="9697" w:author="user pc" w:date="2022-03-27T13:54:00Z">
        <w:r w:rsidR="A4D9F10A">
          <w:rPr>
            <w:rFonts w:ascii="Times New Roman" w:cs="Times New Roman" w:hAnsi="Times New Roman"/>
            <w:sz w:val="28"/>
            <w:szCs w:val="28"/>
          </w:rPr>
          <w:t xml:space="preserve"> </w:t>
        </w:r>
      </w:ins>
      <w:r w:rsidRPr="9CD407CA">
        <w:rPr>
          <w:rFonts w:ascii="Times New Roman" w:cs="Times New Roman"/>
          <w:sz w:val="28"/>
          <w:szCs w:val="28"/>
          <w:rPrChange w:id="9698" w:author="user pc" w:date="2022-03-15T10:14:00Z">
            <w:rPr/>
          </w:rPrChange>
        </w:rPr>
        <w:t>its</w:t>
      </w:r>
      <w:ins w:id="9699" w:author="user pc" w:date="2022-03-27T13:54:00Z">
        <w:r w:rsidR="1086D0F5">
          <w:rPr>
            <w:rFonts w:ascii="Times New Roman" w:cs="Times New Roman" w:hAnsi="Times New Roman"/>
            <w:sz w:val="28"/>
            <w:szCs w:val="28"/>
          </w:rPr>
          <w:t xml:space="preserve"> </w:t>
        </w:r>
      </w:ins>
      <w:r w:rsidRPr="77754EAE">
        <w:rPr>
          <w:rFonts w:ascii="Times New Roman" w:cs="Times New Roman"/>
          <w:sz w:val="28"/>
          <w:szCs w:val="28"/>
          <w:rPrChange w:id="9700" w:author="user pc" w:date="2022-03-15T10:14:00Z">
            <w:rPr/>
          </w:rPrChange>
        </w:rPr>
        <w:t>relative</w:t>
      </w:r>
      <w:ins w:id="9701" w:author="user pc" w:date="2022-03-27T13:54:00Z">
        <w:r w:rsidR="E464A143">
          <w:rPr>
            <w:rFonts w:ascii="Times New Roman" w:cs="Times New Roman" w:hAnsi="Times New Roman"/>
            <w:sz w:val="28"/>
            <w:szCs w:val="28"/>
          </w:rPr>
          <w:t xml:space="preserve"> </w:t>
        </w:r>
      </w:ins>
      <w:r w:rsidRPr="D27686AC">
        <w:rPr>
          <w:rFonts w:ascii="Times New Roman" w:cs="Times New Roman"/>
          <w:sz w:val="28"/>
          <w:szCs w:val="28"/>
          <w:rPrChange w:id="9702" w:author="user pc" w:date="2022-03-15T10:14:00Z">
            <w:rPr/>
          </w:rPrChange>
        </w:rPr>
        <w:t>molecular</w:t>
      </w:r>
      <w:ins w:id="9703" w:author="user pc" w:date="2022-03-27T13:54:00Z">
        <w:r w:rsidR="07A84B05">
          <w:rPr>
            <w:rFonts w:ascii="Times New Roman" w:cs="Times New Roman" w:hAnsi="Times New Roman"/>
            <w:sz w:val="28"/>
            <w:szCs w:val="28"/>
          </w:rPr>
          <w:t xml:space="preserve"> </w:t>
        </w:r>
      </w:ins>
      <w:r w:rsidRPr="7402881A">
        <w:rPr>
          <w:rFonts w:ascii="Times New Roman" w:cs="Times New Roman"/>
          <w:sz w:val="28"/>
          <w:szCs w:val="28"/>
          <w:rPrChange w:id="9704" w:author="user pc" w:date="2022-03-15T10:14:00Z">
            <w:rPr/>
          </w:rPrChange>
        </w:rPr>
        <w:t>mass</w:t>
      </w:r>
      <w:ins w:id="9705" w:author="user pc" w:date="2022-03-27T13:55:00Z">
        <w:r w:rsidR="03B0D248">
          <w:rPr>
            <w:rFonts w:ascii="Times New Roman" w:cs="Times New Roman" w:hAnsi="Times New Roman"/>
            <w:sz w:val="28"/>
            <w:szCs w:val="28"/>
          </w:rPr>
          <w:t xml:space="preserve"> </w:t>
        </w:r>
      </w:ins>
      <w:r w:rsidRPr="32DA528B">
        <w:rPr>
          <w:rFonts w:ascii="Times New Roman" w:cs="Times New Roman"/>
          <w:sz w:val="28"/>
          <w:szCs w:val="28"/>
          <w:rPrChange w:id="9706" w:author="user pc" w:date="2022-03-15T10:14:00Z">
            <w:rPr/>
          </w:rPrChange>
        </w:rPr>
        <w:t>(r.m.m.).</w:t>
      </w:r>
    </w:p>
    <w:p>
      <w:pPr>
        <w:pStyle w:val="style0"/>
        <w:rPr>
          <w:rFonts w:ascii="Times New Roman" w:cs="Times New Roman"/>
          <w:sz w:val="28"/>
          <w:szCs w:val="28"/>
          <w:rPrChange w:id="9707" w:author="user pc" w:date="2022-03-15T10:14:00Z">
            <w:rPr/>
          </w:rPrChange>
        </w:rPr>
      </w:pPr>
      <w:del w:id="9708" w:author="user pc" w:date="2022-03-27T13:54:00Z">
        <w:r w:rsidDel="FA2ED554" w:rsidRPr="9AF5A298">
          <w:rPr>
            <w:rFonts w:ascii="Times New Roman" w:cs="Times New Roman"/>
            <w:sz w:val="28"/>
            <w:szCs w:val="28"/>
            <w:rPrChange w:id="9709" w:author="user pc" w:date="2022-03-15T10:14:00Z">
              <w:rPr/>
            </w:rPrChange>
          </w:rPr>
          <w:delText>I.e.r.m.m</w:delText>
        </w:r>
      </w:del>
      <w:ins w:id="9710" w:author="user pc" w:date="2022-03-27T13:54:00Z">
        <w:r w:rsidR="D7E59044">
          <w:rPr>
            <w:rFonts w:ascii="Times New Roman" w:cs="Times New Roman" w:hAnsi="Times New Roman"/>
            <w:sz w:val="28"/>
            <w:szCs w:val="28"/>
          </w:rPr>
          <w:t xml:space="preserve">That is molecular mass </w:t>
        </w:r>
      </w:ins>
      <w:r w:rsidRPr="6A688554">
        <w:rPr>
          <w:rFonts w:ascii="Times New Roman" w:cs="Times New Roman"/>
          <w:sz w:val="28"/>
          <w:szCs w:val="28"/>
          <w:rPrChange w:id="9711" w:author="user pc" w:date="2022-03-15T10:14:00Z">
            <w:rPr/>
          </w:rPrChange>
        </w:rPr>
        <w:t>=</w:t>
      </w:r>
      <w:ins w:id="9712" w:author="user pc" w:date="2022-03-27T13:55:00Z">
        <w:r w:rsidR="60817728">
          <w:rPr>
            <w:rFonts w:ascii="Times New Roman" w:cs="Times New Roman" w:hAnsi="Times New Roman"/>
            <w:sz w:val="28"/>
            <w:szCs w:val="28"/>
          </w:rPr>
          <w:t xml:space="preserve"> </w:t>
        </w:r>
      </w:ins>
      <w:r w:rsidRPr="2ABA8187">
        <w:rPr>
          <w:rFonts w:ascii="Times New Roman" w:cs="Times New Roman"/>
          <w:sz w:val="28"/>
          <w:szCs w:val="28"/>
          <w:rPrChange w:id="9713" w:author="user pc" w:date="2022-03-15T10:14:00Z">
            <w:rPr/>
          </w:rPrChange>
        </w:rPr>
        <w:t>2</w:t>
      </w:r>
      <w:ins w:id="9714" w:author="user pc" w:date="2022-03-27T13:55:00Z">
        <w:r w:rsidR="A0676702">
          <w:rPr>
            <w:rFonts w:ascii="Times New Roman" w:cs="Times New Roman" w:hAnsi="Times New Roman"/>
            <w:sz w:val="28"/>
            <w:szCs w:val="28"/>
          </w:rPr>
          <w:t xml:space="preserve"> </w:t>
        </w:r>
      </w:ins>
      <w:r w:rsidRPr="8DC0A8F0">
        <w:rPr>
          <w:rFonts w:ascii="Times New Roman" w:cs="Times New Roman"/>
          <w:sz w:val="28"/>
          <w:szCs w:val="28"/>
          <w:rPrChange w:id="9715" w:author="user pc" w:date="2022-03-15T10:14:00Z">
            <w:rPr/>
          </w:rPrChange>
        </w:rPr>
        <w:t>x</w:t>
      </w:r>
      <w:ins w:id="9716" w:author="user pc" w:date="2022-03-27T13:55:00Z">
        <w:r w:rsidR="54C29A2C">
          <w:rPr>
            <w:rFonts w:ascii="Times New Roman" w:cs="Times New Roman" w:hAnsi="Times New Roman"/>
            <w:sz w:val="28"/>
            <w:szCs w:val="28"/>
          </w:rPr>
          <w:t xml:space="preserve"> </w:t>
        </w:r>
      </w:ins>
      <w:r w:rsidRPr="34425F52">
        <w:rPr>
          <w:rFonts w:ascii="Times New Roman" w:cs="Times New Roman"/>
          <w:sz w:val="28"/>
          <w:szCs w:val="28"/>
          <w:rPrChange w:id="9717" w:author="user pc" w:date="2022-03-15T10:14:00Z">
            <w:rPr/>
          </w:rPrChange>
        </w:rPr>
        <w:t>v.d</w:t>
      </w:r>
    </w:p>
    <w:p>
      <w:pPr>
        <w:pStyle w:val="style0"/>
        <w:rPr>
          <w:rFonts w:ascii="Times New Roman" w:cs="Times New Roman" w:hAnsi="Times New Roman"/>
          <w:b/>
          <w:highlight w:val="yellow"/>
        </w:rPr>
      </w:pPr>
      <m:oMathPara>
        <m:oMathParaPr>
          <m:jc m:val="left"/>
        </m:oMathParaPr>
        <m:oMath>
          <m:r w:rsidRPr="8D5D70BC">
            <m:rPr>
              <m:sty m:val="bi"/>
            </m:rPr>
            <w:rPr>
              <w:rFonts w:ascii="Cambria Math" w:cs="Times New Roman" w:hAnsi="Cambria Math"/>
              <w:highlight w:val="yellow"/>
              <w:rPrChange w:id="9718" w:author="user pc" w:date="2022-03-15T10:14:00Z">
                <w:rPr>
                  <w:rFonts w:ascii="Cambria Math" w:hAnsi="Cambria Math"/>
                  <w:highlight w:val="yellow"/>
                </w:rPr>
              </w:rPrChange>
            </w:rPr>
            <m:t>Think</m:t>
          </m:r>
          <w:ins w:id="9719" w:author="user pc" w:date="2022-03-27T13:54:00Z">
            <m:r w:rsidR="38AE61E7">
              <m:rPr>
                <m:sty m:val="bi"/>
              </m:rPr>
              <w:rPr>
                <w:rFonts w:ascii="Cambria Math" w:cs="Times New Roman" w:hAnsi="Cambria Math"/>
                <w:highlight w:val="yellow"/>
              </w:rPr>
              <m:t xml:space="preserve"> </m:t>
            </m:r>
          </w:ins>
          <m:r w:rsidRPr="D55BA4DF">
            <m:rPr>
              <m:sty m:val="bi"/>
            </m:rPr>
            <w:rPr>
              <w:rFonts w:ascii="Cambria Math" w:cs="Times New Roman" w:hAnsi="Cambria Math"/>
              <w:highlight w:val="yellow"/>
              <w:rPrChange w:id="9720" w:author="user pc" w:date="2022-03-15T10:14:00Z">
                <w:rPr>
                  <w:rFonts w:ascii="Cambria Math" w:hAnsi="Cambria Math"/>
                  <w:highlight w:val="yellow"/>
                </w:rPr>
              </w:rPrChange>
            </w:rPr>
            <m:t>about</m:t>
          </m:r>
          <w:ins w:id="9721" w:author="user pc" w:date="2022-03-27T13:54:00Z">
            <m:r w:rsidR="2EF14A72">
              <m:rPr>
                <m:sty m:val="bi"/>
              </m:rPr>
              <w:rPr>
                <w:rFonts w:ascii="Cambria Math" w:cs="Times New Roman" w:hAnsi="Cambria Math"/>
                <w:highlight w:val="yellow"/>
              </w:rPr>
              <m:t xml:space="preserve"> </m:t>
            </m:r>
          </w:ins>
          <m:r w:rsidRPr="6B012F02">
            <m:rPr>
              <m:sty m:val="bi"/>
            </m:rPr>
            <w:rPr>
              <w:rFonts w:ascii="Cambria Math" w:cs="Times New Roman" w:hAnsi="Cambria Math"/>
              <w:highlight w:val="yellow"/>
              <w:rPrChange w:id="9722" w:author="user pc" w:date="2022-03-15T10:14:00Z">
                <w:rPr>
                  <w:rFonts w:ascii="Cambria Math" w:hAnsi="Cambria Math"/>
                  <w:highlight w:val="yellow"/>
                </w:rPr>
              </w:rPrChange>
            </w:rPr>
            <m:t>this:</m:t>
          </m:r>
          <w:ins w:id="9723" w:author="user pc" w:date="2022-03-27T13:55:00Z">
            <m:r w:rsidR="3CBBE7AF">
              <m:rPr>
                <m:sty m:val="bi"/>
              </m:rPr>
              <w:rPr>
                <w:rFonts w:ascii="Cambria Math" w:cs="Times New Roman" w:hAnsi="Cambria Math"/>
                <w:highlight w:val="yellow"/>
              </w:rPr>
              <m:t xml:space="preserve"> </m:t>
            </m:r>
          </w:ins>
          <m:r w:rsidRPr="A7EBC40E">
            <m:rPr>
              <m:sty m:val="bi"/>
            </m:rPr>
            <w:rPr>
              <w:rFonts w:ascii="Cambria Math" w:cs="Times New Roman" w:hAnsi="Cambria Math"/>
              <w:highlight w:val="yellow"/>
              <w:rPrChange w:id="9724" w:author="user pc" w:date="2022-03-15T10:14:00Z">
                <w:rPr>
                  <w:rFonts w:ascii="Cambria Math" w:hAnsi="Cambria Math"/>
                  <w:highlight w:val="yellow"/>
                </w:rPr>
              </w:rPrChange>
            </w:rPr>
            <m:t>The mass of a baseball is 145 grams and the</m:t>
          </m:r>
        </m:oMath>
      </m:oMathPara>
    </w:p>
    <w:p>
      <w:pPr>
        <w:pStyle w:val="style0"/>
        <w:rPr>
          <w:rFonts w:ascii="Times New Roman" w:cs="Times New Roman" w:hAnsi="Times New Roman"/>
          <w:b/>
          <w:bCs/>
          <w:highlight w:val="yellow"/>
        </w:rPr>
      </w:pPr>
      <m:oMath>
        <m:r w:rsidRPr="9FDE0E34">
          <m:rPr>
            <m:sty m:val="bi"/>
          </m:rPr>
          <w:rPr>
            <w:rFonts w:ascii="Cambria Math" w:cs="Times New Roman" w:hAnsi="Cambria Math"/>
            <w:highlight w:val="yellow"/>
            <w:rPrChange w:id="9725" w:author="user pc" w:date="2022-03-15T10:14:00Z">
              <w:rPr>
                <w:rFonts w:ascii="Cambria Math" w:hAnsi="Cambria Math"/>
                <w:highlight w:val="yellow"/>
              </w:rPr>
            </w:rPrChange>
          </w:rPr>
          <m:t xml:space="preserve"> mass of a bowling ball can be more</m:t>
        </m:r>
      </m:oMath>
      <w:r>
        <w:rPr>
          <w:rFonts w:ascii="Times New Roman" w:cs="Times New Roman" w:hAnsi="Times New Roman"/>
          <w:b/>
          <w:bCs/>
          <w:highlight w:val="yellow"/>
        </w:rPr>
        <w:t xml:space="preserve"> </w:t>
      </w:r>
      <m:oMath>
        <m:r w:rsidRPr="36B187F9">
          <m:rPr>
            <m:sty m:val="bi"/>
          </m:rPr>
          <w:rPr>
            <w:rFonts w:ascii="Cambria Math" w:cs="Times New Roman" w:hAnsi="Cambria Math"/>
            <w:highlight w:val="yellow"/>
            <w:rPrChange w:id="9726" w:author="user pc" w:date="2022-03-15T10:14:00Z">
              <w:rPr>
                <w:rFonts w:ascii="Cambria Math" w:hAnsi="Cambria Math"/>
                <w:highlight w:val="yellow"/>
              </w:rPr>
            </w:rPrChange>
          </w:rPr>
          <m:t xml:space="preserve">than 22,000 grams. </m:t>
        </m:r>
      </m:oMath>
    </w:p>
    <w:p>
      <w:pPr>
        <w:pStyle w:val="style0"/>
        <w:rPr>
          <w:rFonts w:ascii="Times New Roman" w:cs="Times New Roman" w:hAnsi="Times New Roman"/>
          <w:b/>
          <w:highlight w:val="yellow"/>
        </w:rPr>
      </w:pPr>
      <m:oMathPara>
        <m:oMathParaPr>
          <m:jc m:val="left"/>
        </m:oMathParaPr>
        <m:oMath>
          <m:r w:rsidRPr="F49B100E">
            <m:rPr>
              <m:sty m:val="bi"/>
            </m:rPr>
            <w:rPr>
              <w:rFonts w:ascii="Cambria Math" w:cs="Times New Roman" w:hAnsi="Cambria Math"/>
              <w:highlight w:val="yellow"/>
              <w:rPrChange w:id="9727" w:author="user pc" w:date="2022-03-15T10:14:00Z">
                <w:rPr>
                  <w:rFonts w:ascii="Cambria Math" w:hAnsi="Cambria Math"/>
                  <w:highlight w:val="yellow"/>
                </w:rPr>
              </w:rPrChange>
            </w:rPr>
            <m:t>Which one would you be able to throw through the air with a</m:t>
          </m:r>
        </m:oMath>
      </m:oMathPara>
    </w:p>
    <w:p>
      <w:pPr>
        <w:pStyle w:val="style0"/>
        <w:rPr>
          <w:rFonts w:ascii="Times New Roman" w:cs="Times New Roman"/>
          <w:b/>
          <w:bCs/>
          <w:highlight w:val="yellow"/>
          <w:rPrChange w:id="9728" w:author="user pc" w:date="2022-03-15T10:14:00Z">
            <w:rPr/>
          </w:rPrChange>
        </w:rPr>
      </w:pPr>
      <m:oMathPara>
        <m:oMathParaPr>
          <m:jc m:val="left"/>
        </m:oMathParaPr>
        <m:oMath>
          <m:r w:rsidRPr="C1C6A689">
            <m:rPr>
              <m:sty m:val="bi"/>
            </m:rPr>
            <w:rPr>
              <w:rFonts w:ascii="Cambria Math" w:cs="Times New Roman" w:hAnsi="Cambria Math"/>
              <w:highlight w:val="yellow"/>
              <w:rPrChange w:id="9729" w:author="user pc" w:date="2022-03-15T10:14:00Z">
                <w:rPr>
                  <w:rFonts w:ascii="Cambria Math" w:hAnsi="Cambria Math"/>
                  <w:highlight w:val="yellow"/>
                </w:rPr>
              </w:rPrChange>
            </w:rPr>
            <m:t xml:space="preserve"> greater speed?</m:t>
          </m:r>
        </m:oMath>
      </m:oMathPara>
    </w:p>
    <w:p>
      <w:pPr>
        <w:pStyle w:val="style0"/>
        <w:rPr>
          <w:ins w:id="9730" w:author="user pc" w:date="2022-03-27T13:56:00Z"/>
          <w:rFonts w:ascii="Times New Roman" w:cs="Times New Roman" w:hAnsi="Times New Roman"/>
          <w:sz w:val="28"/>
          <w:szCs w:val="28"/>
        </w:rPr>
      </w:pPr>
      <w:r w:rsidRPr="336F1913">
        <w:rPr>
          <w:rFonts w:ascii="Times New Roman" w:cs="Times New Roman"/>
          <w:b/>
          <w:sz w:val="28"/>
          <w:szCs w:val="28"/>
          <w:rPrChange w:id="9731" w:author="user pc" w:date="2022-03-15T10:14:00Z">
            <w:rPr>
              <w:b/>
            </w:rPr>
          </w:rPrChange>
        </w:rPr>
        <w:t>Example</w:t>
      </w:r>
      <w:ins w:id="9732" w:author="user pc" w:date="2022-03-27T13:55:00Z">
        <w:r w:rsidR="420730B6">
          <w:rPr>
            <w:rFonts w:ascii="Times New Roman" w:cs="Times New Roman" w:hAnsi="Times New Roman"/>
            <w:b/>
            <w:sz w:val="28"/>
            <w:szCs w:val="28"/>
          </w:rPr>
          <w:t xml:space="preserve"> </w:t>
        </w:r>
      </w:ins>
      <w:r w:rsidRPr="D7B79D1A">
        <w:rPr>
          <w:rFonts w:ascii="Times New Roman" w:cs="Times New Roman"/>
          <w:b/>
          <w:sz w:val="28"/>
          <w:szCs w:val="28"/>
          <w:rPrChange w:id="9733" w:author="user pc" w:date="2022-03-15T10:14:00Z">
            <w:rPr>
              <w:b/>
            </w:rPr>
          </w:rPrChange>
        </w:rPr>
        <w:t>1:</w:t>
      </w:r>
      <w:ins w:id="9734" w:author="user pc" w:date="2022-03-27T13:55:00Z">
        <w:r w:rsidR="05AE2164">
          <w:rPr>
            <w:rFonts w:ascii="Times New Roman" w:cs="Times New Roman" w:hAnsi="Times New Roman"/>
            <w:b/>
            <w:sz w:val="28"/>
            <w:szCs w:val="28"/>
          </w:rPr>
          <w:t xml:space="preserve"> </w:t>
        </w:r>
      </w:ins>
      <w:r w:rsidRPr="AC949E4A">
        <w:rPr>
          <w:rFonts w:ascii="Times New Roman" w:cs="Times New Roman"/>
          <w:sz w:val="28"/>
          <w:szCs w:val="28"/>
          <w:rPrChange w:id="9735" w:author="user pc" w:date="2022-03-15T10:14:00Z">
            <w:rPr/>
          </w:rPrChange>
        </w:rPr>
        <w:t>30cm</w:t>
      </w:r>
      <w:r w:rsidRPr="5D629E56">
        <w:rPr>
          <w:rFonts w:ascii="Times New Roman" w:cs="Times New Roman"/>
          <w:sz w:val="28"/>
          <w:szCs w:val="28"/>
          <w:vertAlign w:val="superscript"/>
          <w:rPrChange w:id="9736" w:author="user pc" w:date="2022-03-15T10:14:00Z">
            <w:rPr>
              <w:vertAlign w:val="superscript"/>
            </w:rPr>
          </w:rPrChange>
        </w:rPr>
        <w:t xml:space="preserve">3 </w:t>
      </w:r>
      <w:r w:rsidRPr="1123A39F">
        <w:rPr>
          <w:rFonts w:ascii="Times New Roman" w:cs="Times New Roman"/>
          <w:sz w:val="28"/>
          <w:szCs w:val="28"/>
          <w:rPrChange w:id="9737" w:author="user pc" w:date="2022-03-15T10:14:00Z">
            <w:rPr/>
          </w:rPrChange>
        </w:rPr>
        <w:t>of</w:t>
      </w:r>
      <w:ins w:id="9738" w:author="user pc" w:date="2022-03-27T13:55:00Z">
        <w:r w:rsidR="567C0DC1">
          <w:rPr>
            <w:rFonts w:ascii="Times New Roman" w:cs="Times New Roman" w:hAnsi="Times New Roman"/>
            <w:sz w:val="28"/>
            <w:szCs w:val="28"/>
          </w:rPr>
          <w:t xml:space="preserve"> </w:t>
        </w:r>
      </w:ins>
      <w:r w:rsidRPr="5CD72D2A">
        <w:rPr>
          <w:rFonts w:ascii="Times New Roman" w:cs="Times New Roman"/>
          <w:sz w:val="28"/>
          <w:szCs w:val="28"/>
          <w:rPrChange w:id="9739" w:author="user pc" w:date="2022-03-15T10:14:00Z">
            <w:rPr/>
          </w:rPrChange>
        </w:rPr>
        <w:t>a</w:t>
      </w:r>
      <w:ins w:id="9740" w:author="user pc" w:date="2022-03-27T13:55:00Z">
        <w:r w:rsidR="CED5ED45">
          <w:rPr>
            <w:rFonts w:ascii="Times New Roman" w:cs="Times New Roman" w:hAnsi="Times New Roman"/>
            <w:sz w:val="28"/>
            <w:szCs w:val="28"/>
          </w:rPr>
          <w:t xml:space="preserve"> </w:t>
        </w:r>
      </w:ins>
      <w:r w:rsidRPr="0429FF71">
        <w:rPr>
          <w:rFonts w:ascii="Times New Roman" w:cs="Times New Roman"/>
          <w:sz w:val="28"/>
          <w:szCs w:val="28"/>
          <w:rPrChange w:id="9741" w:author="user pc" w:date="2022-03-15T10:14:00Z">
            <w:rPr/>
          </w:rPrChange>
        </w:rPr>
        <w:t>gas,</w:t>
      </w:r>
      <w:ins w:id="9742" w:author="user pc" w:date="2022-03-27T13:55:00Z">
        <w:r w:rsidR="7990E06A">
          <w:rPr>
            <w:rFonts w:ascii="Times New Roman" w:cs="Times New Roman" w:hAnsi="Times New Roman"/>
            <w:sz w:val="28"/>
            <w:szCs w:val="28"/>
          </w:rPr>
          <w:t xml:space="preserve"> </w:t>
        </w:r>
      </w:ins>
      <w:r w:rsidRPr="D9072CD2">
        <w:rPr>
          <w:rFonts w:ascii="Times New Roman" w:cs="Times New Roman"/>
          <w:sz w:val="28"/>
          <w:szCs w:val="28"/>
          <w:rPrChange w:id="9743" w:author="user pc" w:date="2022-03-15T10:14:00Z">
            <w:rPr/>
          </w:rPrChange>
        </w:rPr>
        <w:t>the</w:t>
      </w:r>
      <w:ins w:id="9744" w:author="user pc" w:date="2022-03-27T13:55:00Z">
        <w:r w:rsidR="A64EBE76">
          <w:rPr>
            <w:rFonts w:ascii="Times New Roman" w:cs="Times New Roman" w:hAnsi="Times New Roman"/>
            <w:sz w:val="28"/>
            <w:szCs w:val="28"/>
          </w:rPr>
          <w:t xml:space="preserve"> </w:t>
        </w:r>
      </w:ins>
      <w:r w:rsidRPr="379F9A5D">
        <w:rPr>
          <w:rFonts w:ascii="Times New Roman" w:cs="Times New Roman"/>
          <w:sz w:val="28"/>
          <w:szCs w:val="28"/>
          <w:rPrChange w:id="9745" w:author="user pc" w:date="2022-03-15T10:14:00Z">
            <w:rPr/>
          </w:rPrChange>
        </w:rPr>
        <w:t>empirical</w:t>
      </w:r>
      <w:ins w:id="9746" w:author="user pc" w:date="2022-03-27T13:55:00Z">
        <w:r w:rsidR="4D3A827A">
          <w:rPr>
            <w:rFonts w:ascii="Times New Roman" w:cs="Times New Roman" w:hAnsi="Times New Roman"/>
            <w:sz w:val="28"/>
            <w:szCs w:val="28"/>
          </w:rPr>
          <w:t xml:space="preserve"> </w:t>
        </w:r>
      </w:ins>
      <w:r w:rsidRPr="A5DA0CF4">
        <w:rPr>
          <w:rFonts w:ascii="Times New Roman" w:cs="Times New Roman"/>
          <w:sz w:val="28"/>
          <w:szCs w:val="28"/>
          <w:rPrChange w:id="9747" w:author="user pc" w:date="2022-03-15T10:14:00Z">
            <w:rPr/>
          </w:rPrChange>
        </w:rPr>
        <w:t>formula</w:t>
      </w:r>
      <w:ins w:id="9748" w:author="user pc" w:date="2022-03-27T13:55:00Z">
        <w:r w:rsidR="32E63EBF">
          <w:rPr>
            <w:rFonts w:ascii="Times New Roman" w:cs="Times New Roman" w:hAnsi="Times New Roman"/>
            <w:sz w:val="28"/>
            <w:szCs w:val="28"/>
          </w:rPr>
          <w:t xml:space="preserve"> </w:t>
        </w:r>
      </w:ins>
      <w:r w:rsidRPr="1B57CCBA">
        <w:rPr>
          <w:rFonts w:ascii="Times New Roman" w:cs="Times New Roman"/>
          <w:sz w:val="28"/>
          <w:szCs w:val="28"/>
          <w:rPrChange w:id="9749" w:author="user pc" w:date="2022-03-15T10:14:00Z">
            <w:rPr/>
          </w:rPrChange>
        </w:rPr>
        <w:t>of</w:t>
      </w:r>
      <w:ins w:id="9750" w:author="user pc" w:date="2022-03-27T13:55:00Z">
        <w:r w:rsidR="A7723CFC">
          <w:rPr>
            <w:rFonts w:ascii="Times New Roman" w:cs="Times New Roman" w:hAnsi="Times New Roman"/>
            <w:sz w:val="28"/>
            <w:szCs w:val="28"/>
          </w:rPr>
          <w:t xml:space="preserve"> </w:t>
        </w:r>
      </w:ins>
      <w:r w:rsidRPr="BD29F011">
        <w:rPr>
          <w:rFonts w:ascii="Times New Roman" w:cs="Times New Roman"/>
          <w:sz w:val="28"/>
          <w:szCs w:val="28"/>
          <w:rPrChange w:id="9751" w:author="user pc" w:date="2022-03-15T10:14:00Z">
            <w:rPr/>
          </w:rPrChange>
        </w:rPr>
        <w:t>which</w:t>
      </w:r>
      <w:ins w:id="9752" w:author="user pc" w:date="2022-03-27T13:55:00Z">
        <w:r w:rsidR="F1D75701">
          <w:rPr>
            <w:rFonts w:ascii="Times New Roman" w:cs="Times New Roman" w:hAnsi="Times New Roman"/>
            <w:sz w:val="28"/>
            <w:szCs w:val="28"/>
          </w:rPr>
          <w:t xml:space="preserve"> </w:t>
        </w:r>
      </w:ins>
      <w:r w:rsidRPr="8F6734BD">
        <w:rPr>
          <w:rFonts w:ascii="Times New Roman" w:cs="Times New Roman"/>
          <w:sz w:val="28"/>
          <w:szCs w:val="28"/>
          <w:rPrChange w:id="9753" w:author="user pc" w:date="2022-03-15T10:14:00Z">
            <w:rPr/>
          </w:rPrChange>
        </w:rPr>
        <w:t>was</w:t>
      </w:r>
      <w:ins w:id="9754" w:author="user pc" w:date="2022-03-27T13:55:00Z">
        <w:r w:rsidR="5437DFB1">
          <w:rPr>
            <w:rFonts w:ascii="Times New Roman" w:cs="Times New Roman" w:hAnsi="Times New Roman"/>
            <w:sz w:val="28"/>
            <w:szCs w:val="28"/>
          </w:rPr>
          <w:t xml:space="preserve"> </w:t>
        </w:r>
      </w:ins>
      <w:r w:rsidRPr="744944E6">
        <w:rPr>
          <w:rFonts w:ascii="Times New Roman" w:cs="Times New Roman"/>
          <w:sz w:val="28"/>
          <w:szCs w:val="28"/>
          <w:rPrChange w:id="9755" w:author="user pc" w:date="2022-03-15T10:14:00Z">
            <w:rPr/>
          </w:rPrChange>
        </w:rPr>
        <w:t>CH</w:t>
      </w:r>
      <w:r w:rsidRPr="CAE53A8B">
        <w:rPr>
          <w:rFonts w:ascii="Times New Roman" w:cs="Times New Roman"/>
          <w:sz w:val="28"/>
          <w:szCs w:val="28"/>
          <w:vertAlign w:val="subscript"/>
          <w:rPrChange w:id="9756" w:author="user pc" w:date="2022-03-15T10:14:00Z">
            <w:rPr>
              <w:vertAlign w:val="subscript"/>
            </w:rPr>
          </w:rPrChange>
        </w:rPr>
        <w:t>3</w:t>
      </w:r>
      <w:r w:rsidRPr="BBEC2F0B">
        <w:rPr>
          <w:rFonts w:ascii="Times New Roman" w:cs="Times New Roman"/>
          <w:sz w:val="28"/>
          <w:szCs w:val="28"/>
          <w:rPrChange w:id="9757" w:author="user pc" w:date="2022-03-15T10:14:00Z">
            <w:rPr/>
          </w:rPrChange>
        </w:rPr>
        <w:t>,</w:t>
      </w:r>
      <w:ins w:id="9758" w:author="user pc" w:date="2022-03-27T13:56:00Z">
        <w:r w:rsidR="92B21010">
          <w:rPr>
            <w:rFonts w:ascii="Times New Roman" w:cs="Times New Roman" w:hAnsi="Times New Roman"/>
            <w:sz w:val="28"/>
            <w:szCs w:val="28"/>
          </w:rPr>
          <w:t xml:space="preserve"> </w:t>
        </w:r>
      </w:ins>
      <w:r w:rsidRPr="19720325">
        <w:rPr>
          <w:rFonts w:ascii="Times New Roman" w:cs="Times New Roman"/>
          <w:sz w:val="28"/>
          <w:szCs w:val="28"/>
          <w:rPrChange w:id="9759" w:author="user pc" w:date="2022-03-15T10:14:00Z">
            <w:rPr/>
          </w:rPrChange>
        </w:rPr>
        <w:t>diffuses</w:t>
      </w:r>
      <w:ins w:id="9760" w:author="user pc" w:date="2022-03-27T13:56:00Z">
        <w:r w:rsidR="1731F7BF">
          <w:rPr>
            <w:rFonts w:ascii="Times New Roman" w:cs="Times New Roman" w:hAnsi="Times New Roman"/>
            <w:sz w:val="28"/>
            <w:szCs w:val="28"/>
          </w:rPr>
          <w:t xml:space="preserve"> </w:t>
        </w:r>
      </w:ins>
      <w:r w:rsidRPr="4F8DC48F">
        <w:rPr>
          <w:rFonts w:ascii="Times New Roman" w:cs="Times New Roman"/>
          <w:sz w:val="28"/>
          <w:szCs w:val="28"/>
          <w:rPrChange w:id="9761" w:author="user pc" w:date="2022-03-15T10:14:00Z">
            <w:rPr/>
          </w:rPrChange>
        </w:rPr>
        <w:t>through</w:t>
      </w:r>
      <w:ins w:id="9762" w:author="user pc" w:date="2022-03-27T13:56:00Z">
        <w:r w:rsidR="D256048D">
          <w:rPr>
            <w:rFonts w:ascii="Times New Roman" w:cs="Times New Roman" w:hAnsi="Times New Roman"/>
            <w:sz w:val="28"/>
            <w:szCs w:val="28"/>
          </w:rPr>
          <w:t xml:space="preserve"> </w:t>
        </w:r>
      </w:ins>
      <w:r w:rsidRPr="CA9F7F68">
        <w:rPr>
          <w:rFonts w:ascii="Times New Roman" w:cs="Times New Roman"/>
          <w:sz w:val="28"/>
          <w:szCs w:val="28"/>
          <w:rPrChange w:id="9763" w:author="user pc" w:date="2022-03-15T10:14:00Z">
            <w:rPr/>
          </w:rPrChange>
        </w:rPr>
        <w:t>a</w:t>
      </w:r>
      <w:ins w:id="9764" w:author="user pc" w:date="2022-03-27T13:56:00Z">
        <w:r w:rsidR="CD5AEEF6">
          <w:rPr>
            <w:rFonts w:ascii="Times New Roman" w:cs="Times New Roman" w:hAnsi="Times New Roman"/>
            <w:sz w:val="28"/>
            <w:szCs w:val="28"/>
          </w:rPr>
          <w:t xml:space="preserve"> </w:t>
        </w:r>
      </w:ins>
      <w:r w:rsidRPr="2C9B218D">
        <w:rPr>
          <w:rFonts w:ascii="Times New Roman" w:cs="Times New Roman"/>
          <w:sz w:val="28"/>
          <w:szCs w:val="28"/>
          <w:rPrChange w:id="9765" w:author="user pc" w:date="2022-03-15T10:14:00Z">
            <w:rPr/>
          </w:rPrChange>
        </w:rPr>
        <w:t>porous</w:t>
      </w:r>
      <w:ins w:id="9766" w:author="user pc" w:date="2022-03-27T13:56:00Z">
        <w:r w:rsidR="CCB9301E">
          <w:rPr>
            <w:rFonts w:ascii="Times New Roman" w:cs="Times New Roman" w:hAnsi="Times New Roman"/>
            <w:sz w:val="28"/>
            <w:szCs w:val="28"/>
          </w:rPr>
          <w:t xml:space="preserve"> </w:t>
        </w:r>
      </w:ins>
      <w:r w:rsidRPr="699D0A62">
        <w:rPr>
          <w:rFonts w:ascii="Times New Roman" w:cs="Times New Roman"/>
          <w:sz w:val="28"/>
          <w:szCs w:val="28"/>
          <w:rPrChange w:id="9767" w:author="user pc" w:date="2022-03-15T10:14:00Z">
            <w:rPr/>
          </w:rPrChange>
        </w:rPr>
        <w:t>partition</w:t>
      </w:r>
      <w:ins w:id="9768" w:author="user pc" w:date="2022-03-27T13:56:00Z">
        <w:r w:rsidR="6AAB53A1">
          <w:rPr>
            <w:rFonts w:ascii="Times New Roman" w:cs="Times New Roman" w:hAnsi="Times New Roman"/>
            <w:sz w:val="28"/>
            <w:szCs w:val="28"/>
          </w:rPr>
          <w:t xml:space="preserve"> </w:t>
        </w:r>
      </w:ins>
      <w:r w:rsidRPr="58C2E9F7">
        <w:rPr>
          <w:rFonts w:ascii="Times New Roman" w:cs="Times New Roman"/>
          <w:sz w:val="28"/>
          <w:szCs w:val="28"/>
          <w:rPrChange w:id="9769" w:author="user pc" w:date="2022-03-15T10:14:00Z">
            <w:rPr/>
          </w:rPrChange>
        </w:rPr>
        <w:t>in</w:t>
      </w:r>
      <w:ins w:id="9770" w:author="user pc" w:date="2022-03-27T13:56:00Z">
        <w:r w:rsidR="E1D3A1FA">
          <w:rPr>
            <w:rFonts w:ascii="Times New Roman" w:cs="Times New Roman" w:hAnsi="Times New Roman"/>
            <w:sz w:val="28"/>
            <w:szCs w:val="28"/>
          </w:rPr>
          <w:t xml:space="preserve"> </w:t>
        </w:r>
      </w:ins>
      <w:r w:rsidRPr="C702CF57">
        <w:rPr>
          <w:rFonts w:ascii="Times New Roman" w:cs="Times New Roman"/>
          <w:sz w:val="28"/>
          <w:szCs w:val="28"/>
          <w:rPrChange w:id="9771" w:author="user pc" w:date="2022-03-15T10:14:00Z">
            <w:rPr/>
          </w:rPrChange>
        </w:rPr>
        <w:t>45.2</w:t>
      </w:r>
      <w:r>
        <w:rPr>
          <w:rFonts w:ascii="Times New Roman" w:cs="Times New Roman" w:hAnsi="Times New Roman"/>
          <w:sz w:val="28"/>
          <w:szCs w:val="28"/>
        </w:rPr>
        <w:t xml:space="preserve"> </w:t>
      </w:r>
      <w:r w:rsidRPr="1B931BB0">
        <w:rPr>
          <w:rFonts w:ascii="Times New Roman" w:cs="Times New Roman"/>
          <w:sz w:val="28"/>
          <w:szCs w:val="28"/>
          <w:rPrChange w:id="9772" w:author="user pc" w:date="2022-03-15T10:14:00Z">
            <w:rPr/>
          </w:rPrChange>
        </w:rPr>
        <w:t>s</w:t>
      </w:r>
      <w:r>
        <w:rPr>
          <w:rFonts w:ascii="Times New Roman" w:cs="Times New Roman" w:hAnsi="Times New Roman"/>
          <w:sz w:val="28"/>
          <w:szCs w:val="28"/>
        </w:rPr>
        <w:t>econds</w:t>
      </w:r>
      <w:r w:rsidRPr="7AFAFEFF">
        <w:rPr>
          <w:rFonts w:ascii="Times New Roman" w:cs="Times New Roman"/>
          <w:sz w:val="28"/>
          <w:szCs w:val="28"/>
          <w:rPrChange w:id="9773" w:author="user pc" w:date="2022-03-15T10:14:00Z">
            <w:rPr/>
          </w:rPrChange>
        </w:rPr>
        <w:t>.</w:t>
      </w:r>
      <w:ins w:id="9774" w:author="user pc" w:date="2022-03-27T13:56:00Z">
        <w:r w:rsidR="6BA21DA3">
          <w:rPr>
            <w:rFonts w:ascii="Times New Roman" w:cs="Times New Roman" w:hAnsi="Times New Roman"/>
            <w:sz w:val="28"/>
            <w:szCs w:val="28"/>
          </w:rPr>
          <w:t xml:space="preserve"> </w:t>
        </w:r>
      </w:ins>
      <w:r w:rsidRPr="7B7DA5CD">
        <w:rPr>
          <w:rFonts w:ascii="Times New Roman" w:cs="Times New Roman"/>
          <w:sz w:val="28"/>
          <w:szCs w:val="28"/>
          <w:rPrChange w:id="9775" w:author="user pc" w:date="2022-03-15T10:14:00Z">
            <w:rPr/>
          </w:rPrChange>
        </w:rPr>
        <w:t>30cm</w:t>
      </w:r>
      <w:r w:rsidRPr="2F930136">
        <w:rPr>
          <w:rFonts w:ascii="Times New Roman" w:cs="Times New Roman"/>
          <w:sz w:val="28"/>
          <w:szCs w:val="28"/>
          <w:vertAlign w:val="superscript"/>
          <w:rPrChange w:id="9776" w:author="user pc" w:date="2022-03-15T10:14:00Z">
            <w:rPr>
              <w:vertAlign w:val="superscript"/>
            </w:rPr>
          </w:rPrChange>
        </w:rPr>
        <w:t>3</w:t>
      </w:r>
      <w:r w:rsidRPr="FBA689ED">
        <w:rPr>
          <w:rFonts w:ascii="Times New Roman" w:cs="Times New Roman"/>
          <w:sz w:val="28"/>
          <w:szCs w:val="28"/>
          <w:rPrChange w:id="9777" w:author="user pc" w:date="2022-03-15T10:14:00Z">
            <w:rPr/>
          </w:rPrChange>
        </w:rPr>
        <w:t>of</w:t>
      </w:r>
      <w:ins w:id="9778" w:author="user pc" w:date="2022-03-27T13:56:00Z">
        <w:r w:rsidR="6F832F27">
          <w:rPr>
            <w:rFonts w:ascii="Times New Roman" w:cs="Times New Roman" w:hAnsi="Times New Roman"/>
            <w:sz w:val="28"/>
            <w:szCs w:val="28"/>
          </w:rPr>
          <w:t xml:space="preserve"> </w:t>
        </w:r>
      </w:ins>
      <w:r w:rsidRPr="B355CA83">
        <w:rPr>
          <w:rFonts w:ascii="Times New Roman" w:cs="Times New Roman"/>
          <w:sz w:val="28"/>
          <w:szCs w:val="28"/>
          <w:rPrChange w:id="9779" w:author="user pc" w:date="2022-03-15T10:14:00Z">
            <w:rPr/>
          </w:rPrChange>
        </w:rPr>
        <w:t>hydrogen</w:t>
      </w:r>
      <w:ins w:id="9780" w:author="user pc" w:date="2022-03-27T13:56:00Z">
        <w:r w:rsidR="E4B47A4D">
          <w:rPr>
            <w:rFonts w:ascii="Times New Roman" w:cs="Times New Roman" w:hAnsi="Times New Roman"/>
            <w:sz w:val="28"/>
            <w:szCs w:val="28"/>
          </w:rPr>
          <w:t xml:space="preserve"> </w:t>
        </w:r>
      </w:ins>
      <w:r w:rsidRPr="AD916031">
        <w:rPr>
          <w:rFonts w:ascii="Times New Roman" w:cs="Times New Roman"/>
          <w:sz w:val="28"/>
          <w:szCs w:val="28"/>
          <w:rPrChange w:id="9781" w:author="user pc" w:date="2022-03-15T10:14:00Z">
            <w:rPr/>
          </w:rPrChange>
        </w:rPr>
        <w:t>diffused</w:t>
      </w:r>
      <w:ins w:id="9782" w:author="user pc" w:date="2022-03-27T13:56:00Z">
        <w:r w:rsidR="079ABFA1">
          <w:rPr>
            <w:rFonts w:ascii="Times New Roman" w:cs="Times New Roman" w:hAnsi="Times New Roman"/>
            <w:sz w:val="28"/>
            <w:szCs w:val="28"/>
          </w:rPr>
          <w:t xml:space="preserve"> </w:t>
        </w:r>
      </w:ins>
      <w:r w:rsidRPr="E6F3B3A2">
        <w:rPr>
          <w:rFonts w:ascii="Times New Roman" w:cs="Times New Roman"/>
          <w:sz w:val="28"/>
          <w:szCs w:val="28"/>
          <w:rPrChange w:id="9783" w:author="user pc" w:date="2022-03-15T10:14:00Z">
            <w:rPr/>
          </w:rPrChange>
        </w:rPr>
        <w:t>in</w:t>
      </w:r>
      <w:ins w:id="9784" w:author="user pc" w:date="2022-03-27T13:56:00Z">
        <w:r w:rsidR="06AECB36">
          <w:rPr>
            <w:rFonts w:ascii="Times New Roman" w:cs="Times New Roman" w:hAnsi="Times New Roman"/>
            <w:sz w:val="28"/>
            <w:szCs w:val="28"/>
          </w:rPr>
          <w:t xml:space="preserve"> </w:t>
        </w:r>
      </w:ins>
      <w:r w:rsidRPr="D03514BB">
        <w:rPr>
          <w:rFonts w:ascii="Times New Roman" w:cs="Times New Roman"/>
          <w:sz w:val="28"/>
          <w:szCs w:val="28"/>
          <w:rPrChange w:id="9785" w:author="user pc" w:date="2022-03-15T10:14:00Z">
            <w:rPr/>
          </w:rPrChange>
        </w:rPr>
        <w:t>11.7</w:t>
      </w:r>
      <w:r>
        <w:rPr>
          <w:rFonts w:ascii="Times New Roman" w:cs="Times New Roman" w:hAnsi="Times New Roman"/>
          <w:sz w:val="28"/>
          <w:szCs w:val="28"/>
        </w:rPr>
        <w:t xml:space="preserve"> </w:t>
      </w:r>
      <w:r w:rsidRPr="393BEE06">
        <w:rPr>
          <w:rFonts w:ascii="Times New Roman" w:cs="Times New Roman"/>
          <w:sz w:val="28"/>
          <w:szCs w:val="28"/>
          <w:rPrChange w:id="9786" w:author="user pc" w:date="2022-03-15T10:14:00Z">
            <w:rPr/>
          </w:rPrChange>
        </w:rPr>
        <w:t>s</w:t>
      </w:r>
      <w:r>
        <w:rPr>
          <w:rFonts w:ascii="Times New Roman" w:cs="Times New Roman" w:hAnsi="Times New Roman"/>
          <w:sz w:val="28"/>
          <w:szCs w:val="28"/>
        </w:rPr>
        <w:t>econds</w:t>
      </w:r>
      <w:ins w:id="9787" w:author="user pc" w:date="2022-03-27T13:56:00Z">
        <w:r w:rsidR="0B617432">
          <w:rPr>
            <w:rFonts w:ascii="Times New Roman" w:cs="Times New Roman" w:hAnsi="Times New Roman"/>
            <w:sz w:val="28"/>
            <w:szCs w:val="28"/>
          </w:rPr>
          <w:t xml:space="preserve"> </w:t>
        </w:r>
      </w:ins>
      <w:r w:rsidRPr="1C4896C5">
        <w:rPr>
          <w:rFonts w:ascii="Times New Roman" w:cs="Times New Roman"/>
          <w:sz w:val="28"/>
          <w:szCs w:val="28"/>
          <w:rPrChange w:id="9788" w:author="user pc" w:date="2022-03-15T10:14:00Z">
            <w:rPr/>
          </w:rPrChange>
        </w:rPr>
        <w:t>under</w:t>
      </w:r>
      <w:ins w:id="9789" w:author="user pc" w:date="2022-03-27T13:56:00Z">
        <w:r w:rsidR="DE2D4A8A">
          <w:rPr>
            <w:rFonts w:ascii="Times New Roman" w:cs="Times New Roman" w:hAnsi="Times New Roman"/>
            <w:sz w:val="28"/>
            <w:szCs w:val="28"/>
          </w:rPr>
          <w:t xml:space="preserve"> </w:t>
        </w:r>
      </w:ins>
      <w:r w:rsidRPr="D711301D">
        <w:rPr>
          <w:rFonts w:ascii="Times New Roman" w:cs="Times New Roman"/>
          <w:sz w:val="28"/>
          <w:szCs w:val="28"/>
          <w:rPrChange w:id="9790" w:author="user pc" w:date="2022-03-15T10:14:00Z">
            <w:rPr/>
          </w:rPrChange>
        </w:rPr>
        <w:t>the</w:t>
      </w:r>
      <w:ins w:id="9791" w:author="user pc" w:date="2022-03-27T13:56:00Z">
        <w:r w:rsidR="D2BA62CF">
          <w:rPr>
            <w:rFonts w:ascii="Times New Roman" w:cs="Times New Roman" w:hAnsi="Times New Roman"/>
            <w:sz w:val="28"/>
            <w:szCs w:val="28"/>
          </w:rPr>
          <w:t xml:space="preserve"> </w:t>
        </w:r>
      </w:ins>
      <w:r w:rsidRPr="EC9790FB">
        <w:rPr>
          <w:rFonts w:ascii="Times New Roman" w:cs="Times New Roman"/>
          <w:sz w:val="28"/>
          <w:szCs w:val="28"/>
          <w:rPrChange w:id="9792" w:author="user pc" w:date="2022-03-15T10:14:00Z">
            <w:rPr/>
          </w:rPrChange>
        </w:rPr>
        <w:t>same</w:t>
      </w:r>
      <w:ins w:id="9793" w:author="user pc" w:date="2022-03-27T13:56:00Z">
        <w:r w:rsidR="6B061C83">
          <w:rPr>
            <w:rFonts w:ascii="Times New Roman" w:cs="Times New Roman" w:hAnsi="Times New Roman"/>
            <w:sz w:val="28"/>
            <w:szCs w:val="28"/>
          </w:rPr>
          <w:t xml:space="preserve"> </w:t>
        </w:r>
      </w:ins>
      <w:r w:rsidRPr="F2B6FFCF">
        <w:rPr>
          <w:rFonts w:ascii="Times New Roman" w:cs="Times New Roman"/>
          <w:sz w:val="28"/>
          <w:szCs w:val="28"/>
          <w:rPrChange w:id="9794" w:author="user pc" w:date="2022-03-15T10:14:00Z">
            <w:rPr/>
          </w:rPrChange>
        </w:rPr>
        <w:t>conditions.</w:t>
      </w:r>
      <w:ins w:id="9795" w:author="user pc" w:date="2022-03-27T13:56:00Z">
        <w:r w:rsidR="B561F79C">
          <w:rPr>
            <w:rFonts w:ascii="Times New Roman" w:cs="Times New Roman" w:hAnsi="Times New Roman"/>
            <w:sz w:val="28"/>
            <w:szCs w:val="28"/>
          </w:rPr>
          <w:t xml:space="preserve"> </w:t>
        </w:r>
      </w:ins>
      <w:r w:rsidRPr="EBB637F4">
        <w:rPr>
          <w:rFonts w:ascii="Times New Roman" w:cs="Times New Roman"/>
          <w:sz w:val="28"/>
          <w:szCs w:val="28"/>
          <w:rPrChange w:id="9796" w:author="user pc" w:date="2022-03-15T10:14:00Z">
            <w:rPr/>
          </w:rPrChange>
        </w:rPr>
        <w:t>Calculate</w:t>
      </w:r>
      <w:ins w:id="9797" w:author="user pc" w:date="2022-03-27T13:56:00Z">
        <w:r w:rsidR="DAE8AE83">
          <w:rPr>
            <w:rFonts w:ascii="Times New Roman" w:cs="Times New Roman" w:hAnsi="Times New Roman"/>
            <w:sz w:val="28"/>
            <w:szCs w:val="28"/>
          </w:rPr>
          <w:t>:</w:t>
        </w:r>
      </w:ins>
    </w:p>
    <w:p>
      <w:pPr>
        <w:pStyle w:val="style179"/>
        <w:numPr>
          <w:ilvl w:val="0"/>
          <w:numId w:val="45"/>
        </w:numPr>
        <w:rPr>
          <w:ins w:id="9798" w:author="user pc" w:date="2022-03-27T13:57:00Z"/>
          <w:rFonts w:ascii="Times New Roman" w:cs="Times New Roman" w:hAnsi="Times New Roman"/>
          <w:sz w:val="28"/>
          <w:szCs w:val="28"/>
        </w:rPr>
      </w:pPr>
      <w:del w:id="9799" w:author="user pc" w:date="2022-03-27T13:56:00Z">
        <w:r w:rsidDel="7CF61576" w:rsidRPr="A5A1B703">
          <w:rPr>
            <w:rFonts w:ascii="Times New Roman" w:cs="Times New Roman"/>
            <w:sz w:val="28"/>
            <w:szCs w:val="28"/>
            <w:rPrChange w:id="9800" w:author="user pc" w:date="2022-03-15T10:14:00Z">
              <w:rPr/>
            </w:rPrChange>
          </w:rPr>
          <w:delText>(i)</w:delText>
        </w:r>
      </w:del>
      <w:r w:rsidRPr="DA573BB7">
        <w:rPr>
          <w:rFonts w:ascii="Times New Roman" w:cs="Times New Roman"/>
          <w:sz w:val="28"/>
          <w:szCs w:val="28"/>
          <w:rPrChange w:id="9801" w:author="user pc" w:date="2022-03-15T10:14:00Z">
            <w:rPr/>
          </w:rPrChange>
        </w:rPr>
        <w:t>the</w:t>
      </w:r>
      <w:ins w:id="9802" w:author="user pc" w:date="2022-03-27T13:56:00Z">
        <w:r w:rsidR="CC4A897D">
          <w:rPr>
            <w:rFonts w:ascii="Times New Roman" w:cs="Times New Roman" w:hAnsi="Times New Roman"/>
            <w:sz w:val="28"/>
            <w:szCs w:val="28"/>
          </w:rPr>
          <w:t xml:space="preserve"> </w:t>
        </w:r>
      </w:ins>
      <w:r w:rsidRPr="2880326C">
        <w:rPr>
          <w:rFonts w:ascii="Times New Roman" w:cs="Times New Roman"/>
          <w:sz w:val="28"/>
          <w:szCs w:val="28"/>
          <w:rPrChange w:id="9803" w:author="user pc" w:date="2022-03-15T10:14:00Z">
            <w:rPr/>
          </w:rPrChange>
        </w:rPr>
        <w:t>vapour</w:t>
      </w:r>
      <w:ins w:id="9804" w:author="user pc" w:date="2022-03-27T13:57:00Z">
        <w:r w:rsidR="F470581B">
          <w:rPr>
            <w:rFonts w:ascii="Times New Roman" w:cs="Times New Roman" w:hAnsi="Times New Roman"/>
            <w:sz w:val="28"/>
            <w:szCs w:val="28"/>
          </w:rPr>
          <w:t xml:space="preserve"> </w:t>
        </w:r>
      </w:ins>
      <w:r w:rsidRPr="9D6B362A">
        <w:rPr>
          <w:rFonts w:ascii="Times New Roman" w:cs="Times New Roman"/>
          <w:sz w:val="28"/>
          <w:szCs w:val="28"/>
          <w:rPrChange w:id="9805" w:author="user pc" w:date="2022-03-15T10:14:00Z">
            <w:rPr/>
          </w:rPrChange>
        </w:rPr>
        <w:t>density</w:t>
      </w:r>
      <w:ins w:id="9806" w:author="user pc" w:date="2022-03-27T13:57:00Z">
        <w:r w:rsidR="BCDB1EB7">
          <w:rPr>
            <w:rFonts w:ascii="Times New Roman" w:cs="Times New Roman" w:hAnsi="Times New Roman"/>
            <w:sz w:val="28"/>
            <w:szCs w:val="28"/>
          </w:rPr>
          <w:t xml:space="preserve"> </w:t>
        </w:r>
      </w:ins>
      <w:r w:rsidRPr="31AC136F">
        <w:rPr>
          <w:rFonts w:ascii="Times New Roman" w:cs="Times New Roman"/>
          <w:sz w:val="28"/>
          <w:szCs w:val="28"/>
          <w:rPrChange w:id="9807" w:author="user pc" w:date="2022-03-15T10:14:00Z">
            <w:rPr/>
          </w:rPrChange>
        </w:rPr>
        <w:t>of</w:t>
      </w:r>
      <w:ins w:id="9808" w:author="user pc" w:date="2022-03-27T13:57:00Z">
        <w:r w:rsidR="C7332770">
          <w:rPr>
            <w:rFonts w:ascii="Times New Roman" w:cs="Times New Roman" w:hAnsi="Times New Roman"/>
            <w:sz w:val="28"/>
            <w:szCs w:val="28"/>
          </w:rPr>
          <w:t xml:space="preserve"> </w:t>
        </w:r>
      </w:ins>
      <w:r w:rsidRPr="5A1D4B9F">
        <w:rPr>
          <w:rFonts w:ascii="Times New Roman" w:cs="Times New Roman"/>
          <w:sz w:val="28"/>
          <w:szCs w:val="28"/>
          <w:rPrChange w:id="9809" w:author="user pc" w:date="2022-03-15T10:14:00Z">
            <w:rPr/>
          </w:rPrChange>
        </w:rPr>
        <w:t>the</w:t>
      </w:r>
      <w:ins w:id="9810" w:author="user pc" w:date="2022-03-27T13:57:00Z">
        <w:r w:rsidR="D334E84F">
          <w:rPr>
            <w:rFonts w:ascii="Times New Roman" w:cs="Times New Roman" w:hAnsi="Times New Roman"/>
            <w:sz w:val="28"/>
            <w:szCs w:val="28"/>
          </w:rPr>
          <w:t xml:space="preserve"> </w:t>
        </w:r>
      </w:ins>
      <w:r w:rsidRPr="64020F45">
        <w:rPr>
          <w:rFonts w:ascii="Times New Roman" w:cs="Times New Roman"/>
          <w:sz w:val="28"/>
          <w:szCs w:val="28"/>
          <w:rPrChange w:id="9811" w:author="user pc" w:date="2022-03-15T10:14:00Z">
            <w:rPr/>
          </w:rPrChange>
        </w:rPr>
        <w:t>gas</w:t>
      </w:r>
    </w:p>
    <w:p>
      <w:pPr>
        <w:pStyle w:val="style179"/>
        <w:numPr>
          <w:ilvl w:val="0"/>
          <w:numId w:val="45"/>
        </w:numPr>
        <w:rPr>
          <w:rFonts w:ascii="Times New Roman" w:cs="Times New Roman"/>
          <w:sz w:val="28"/>
          <w:szCs w:val="28"/>
          <w:rPrChange w:id="9812" w:author="user pc" w:date="2022-03-15T10:14:00Z">
            <w:rPr/>
          </w:rPrChange>
        </w:rPr>
      </w:pPr>
      <w:del w:id="9813" w:author="user pc" w:date="2022-03-27T13:57:00Z">
        <w:r w:rsidDel="814863A0" w:rsidRPr="3C21E074">
          <w:rPr>
            <w:rFonts w:ascii="Times New Roman" w:cs="Times New Roman"/>
            <w:sz w:val="28"/>
            <w:szCs w:val="28"/>
            <w:rPrChange w:id="9814" w:author="user pc" w:date="2022-03-15T10:14:00Z">
              <w:rPr/>
            </w:rPrChange>
          </w:rPr>
          <w:delText>(ii)</w:delText>
        </w:r>
      </w:del>
      <w:r w:rsidRPr="B48E0CC3">
        <w:rPr>
          <w:rFonts w:ascii="Times New Roman" w:cs="Times New Roman"/>
          <w:sz w:val="28"/>
          <w:szCs w:val="28"/>
          <w:rPrChange w:id="9815" w:author="user pc" w:date="2022-03-15T10:14:00Z">
            <w:rPr/>
          </w:rPrChange>
        </w:rPr>
        <w:t>the</w:t>
      </w:r>
      <w:ins w:id="9816" w:author="user pc" w:date="2022-03-27T13:57:00Z">
        <w:r w:rsidR="E8A8E288">
          <w:rPr>
            <w:rFonts w:ascii="Times New Roman" w:cs="Times New Roman" w:hAnsi="Times New Roman"/>
            <w:sz w:val="28"/>
            <w:szCs w:val="28"/>
          </w:rPr>
          <w:t xml:space="preserve"> </w:t>
        </w:r>
      </w:ins>
      <w:r w:rsidRPr="9B95EAD7">
        <w:rPr>
          <w:rFonts w:ascii="Times New Roman" w:cs="Times New Roman"/>
          <w:sz w:val="28"/>
          <w:szCs w:val="28"/>
          <w:rPrChange w:id="9817" w:author="user pc" w:date="2022-03-15T10:14:00Z">
            <w:rPr/>
          </w:rPrChange>
        </w:rPr>
        <w:t>molecular</w:t>
      </w:r>
      <w:ins w:id="9818" w:author="user pc" w:date="2022-03-27T13:57:00Z">
        <w:r w:rsidR="2769F649">
          <w:rPr>
            <w:rFonts w:ascii="Times New Roman" w:cs="Times New Roman" w:hAnsi="Times New Roman"/>
            <w:sz w:val="28"/>
            <w:szCs w:val="28"/>
          </w:rPr>
          <w:t xml:space="preserve"> </w:t>
        </w:r>
      </w:ins>
      <w:r w:rsidRPr="693BB03B">
        <w:rPr>
          <w:rFonts w:ascii="Times New Roman" w:cs="Times New Roman"/>
          <w:sz w:val="28"/>
          <w:szCs w:val="28"/>
          <w:rPrChange w:id="9819" w:author="user pc" w:date="2022-03-15T10:14:00Z">
            <w:rPr/>
          </w:rPrChange>
        </w:rPr>
        <w:t>formula</w:t>
      </w:r>
      <w:ins w:id="9820" w:author="user pc" w:date="2022-03-27T13:57:00Z">
        <w:r w:rsidR="F02CC243">
          <w:rPr>
            <w:rFonts w:ascii="Times New Roman" w:cs="Times New Roman" w:hAnsi="Times New Roman"/>
            <w:sz w:val="28"/>
            <w:szCs w:val="28"/>
          </w:rPr>
          <w:t xml:space="preserve"> </w:t>
        </w:r>
      </w:ins>
      <w:r w:rsidRPr="A392FF9B">
        <w:rPr>
          <w:rFonts w:ascii="Times New Roman" w:cs="Times New Roman"/>
          <w:sz w:val="28"/>
          <w:szCs w:val="28"/>
          <w:rPrChange w:id="9821" w:author="user pc" w:date="2022-03-15T10:14:00Z">
            <w:rPr/>
          </w:rPrChange>
        </w:rPr>
        <w:t>of</w:t>
      </w:r>
      <w:ins w:id="9822" w:author="user pc" w:date="2022-03-27T13:57:00Z">
        <w:r w:rsidR="995400EA">
          <w:rPr>
            <w:rFonts w:ascii="Times New Roman" w:cs="Times New Roman" w:hAnsi="Times New Roman"/>
            <w:sz w:val="28"/>
            <w:szCs w:val="28"/>
          </w:rPr>
          <w:t xml:space="preserve"> </w:t>
        </w:r>
      </w:ins>
      <w:r w:rsidRPr="A6C36C32">
        <w:rPr>
          <w:rFonts w:ascii="Times New Roman" w:cs="Times New Roman"/>
          <w:sz w:val="28"/>
          <w:szCs w:val="28"/>
          <w:rPrChange w:id="9823" w:author="user pc" w:date="2022-03-15T10:14:00Z">
            <w:rPr/>
          </w:rPrChange>
        </w:rPr>
        <w:t>the</w:t>
      </w:r>
      <w:ins w:id="9824" w:author="user pc" w:date="2022-03-27T13:57:00Z">
        <w:r w:rsidR="E82E1F35">
          <w:rPr>
            <w:rFonts w:ascii="Times New Roman" w:cs="Times New Roman" w:hAnsi="Times New Roman"/>
            <w:sz w:val="28"/>
            <w:szCs w:val="28"/>
          </w:rPr>
          <w:t xml:space="preserve"> </w:t>
        </w:r>
      </w:ins>
      <w:r w:rsidRPr="521353CD">
        <w:rPr>
          <w:rFonts w:ascii="Times New Roman" w:cs="Times New Roman"/>
          <w:sz w:val="28"/>
          <w:szCs w:val="28"/>
          <w:rPrChange w:id="9825" w:author="user pc" w:date="2022-03-15T10:14:00Z">
            <w:rPr/>
          </w:rPrChange>
        </w:rPr>
        <w:t>gas</w:t>
      </w:r>
      <w:del w:id="9826" w:author="user pc" w:date="2022-03-27T13:57:00Z">
        <w:r w:rsidDel="CF145EB0" w:rsidRPr="618B6956">
          <w:rPr>
            <w:rFonts w:ascii="Times New Roman" w:cs="Times New Roman"/>
            <w:sz w:val="28"/>
            <w:szCs w:val="28"/>
            <w:rPrChange w:id="9827" w:author="user pc" w:date="2022-03-15T10:14:00Z">
              <w:rPr/>
            </w:rPrChange>
          </w:rPr>
          <w:delText>?</w:delText>
        </w:r>
      </w:del>
    </w:p>
    <w:p>
      <w:pPr>
        <w:pStyle w:val="style0"/>
        <w:rPr>
          <w:rFonts w:ascii="Times New Roman" w:cs="Times New Roman"/>
          <w:sz w:val="28"/>
          <w:szCs w:val="28"/>
          <w:rPrChange w:id="9828" w:author="user pc" w:date="2022-03-15T10:14:00Z">
            <w:rPr/>
          </w:rPrChange>
        </w:rPr>
      </w:pPr>
      <w:r w:rsidRPr="3EFFD7E5">
        <w:rPr>
          <w:rFonts w:ascii="Times New Roman" w:cs="Times New Roman"/>
          <w:b/>
          <w:sz w:val="28"/>
          <w:szCs w:val="28"/>
          <w:rPrChange w:id="9829" w:author="user pc" w:date="2022-03-15T10:14:00Z">
            <w:rPr>
              <w:b/>
            </w:rPr>
          </w:rPrChange>
        </w:rPr>
        <w:t>Solution:</w:t>
      </w:r>
    </w:p>
    <w:p>
      <w:pPr>
        <w:pStyle w:val="style0"/>
        <w:rPr>
          <w:rFonts w:ascii="Times New Roman" w:cs="Times New Roman"/>
          <w:sz w:val="28"/>
          <w:szCs w:val="28"/>
          <w:rPrChange w:id="9830" w:author="user pc" w:date="2022-03-15T10:14:00Z">
            <w:rPr/>
          </w:rPrChange>
        </w:rPr>
      </w:pPr>
      <w:r w:rsidRPr="1C9A79AE">
        <w:rPr>
          <w:rFonts w:ascii="Times New Roman" w:cs="Times New Roman"/>
          <w:sz w:val="28"/>
          <w:szCs w:val="28"/>
          <w:rPrChange w:id="9831" w:author="user pc" w:date="2022-03-15T10:14:00Z">
            <w:rPr/>
          </w:rPrChange>
        </w:rPr>
        <w:t>(i).The</w:t>
      </w:r>
      <w:ins w:id="9832" w:author="user pc" w:date="2022-03-27T13:58:00Z">
        <w:r w:rsidR="9A26FB85">
          <w:rPr>
            <w:rFonts w:ascii="Times New Roman" w:cs="Times New Roman" w:hAnsi="Times New Roman"/>
            <w:sz w:val="28"/>
            <w:szCs w:val="28"/>
          </w:rPr>
          <w:t xml:space="preserve"> </w:t>
        </w:r>
      </w:ins>
      <w:r w:rsidRPr="73FC8347">
        <w:rPr>
          <w:rFonts w:ascii="Times New Roman" w:cs="Times New Roman"/>
          <w:sz w:val="28"/>
          <w:szCs w:val="28"/>
          <w:rPrChange w:id="9833" w:author="user pc" w:date="2022-03-15T10:14:00Z">
            <w:rPr/>
          </w:rPrChange>
        </w:rPr>
        <w:t>two</w:t>
      </w:r>
      <w:ins w:id="9834" w:author="user pc" w:date="2022-03-27T13:58:00Z">
        <w:r w:rsidR="043D0292">
          <w:rPr>
            <w:rFonts w:ascii="Times New Roman" w:cs="Times New Roman" w:hAnsi="Times New Roman"/>
            <w:sz w:val="28"/>
            <w:szCs w:val="28"/>
          </w:rPr>
          <w:t xml:space="preserve"> </w:t>
        </w:r>
      </w:ins>
      <w:r w:rsidRPr="B8EA8B13">
        <w:rPr>
          <w:rFonts w:ascii="Times New Roman" w:cs="Times New Roman"/>
          <w:sz w:val="28"/>
          <w:szCs w:val="28"/>
          <w:rPrChange w:id="9835" w:author="user pc" w:date="2022-03-15T10:14:00Z">
            <w:rPr/>
          </w:rPrChange>
        </w:rPr>
        <w:t>gases</w:t>
      </w:r>
      <w:ins w:id="9836" w:author="user pc" w:date="2022-03-27T13:58:00Z">
        <w:r w:rsidR="B2B1FE0E">
          <w:rPr>
            <w:rFonts w:ascii="Times New Roman" w:cs="Times New Roman" w:hAnsi="Times New Roman"/>
            <w:sz w:val="28"/>
            <w:szCs w:val="28"/>
          </w:rPr>
          <w:t xml:space="preserve"> </w:t>
        </w:r>
      </w:ins>
      <w:r w:rsidRPr="2931CDDB">
        <w:rPr>
          <w:rFonts w:ascii="Times New Roman" w:cs="Times New Roman"/>
          <w:sz w:val="28"/>
          <w:szCs w:val="28"/>
          <w:rPrChange w:id="9837" w:author="user pc" w:date="2022-03-15T10:14:00Z">
            <w:rPr/>
          </w:rPrChange>
        </w:rPr>
        <w:t>are</w:t>
      </w:r>
      <w:ins w:id="9838" w:author="user pc" w:date="2022-03-27T13:58:00Z">
        <w:r w:rsidR="A8D8BE6E">
          <w:rPr>
            <w:rFonts w:ascii="Times New Roman" w:cs="Times New Roman" w:hAnsi="Times New Roman"/>
            <w:sz w:val="28"/>
            <w:szCs w:val="28"/>
          </w:rPr>
          <w:t xml:space="preserve"> </w:t>
        </w:r>
      </w:ins>
      <w:r w:rsidRPr="6A4B4CDE">
        <w:rPr>
          <w:rFonts w:ascii="Times New Roman" w:cs="Times New Roman"/>
          <w:sz w:val="28"/>
          <w:szCs w:val="28"/>
          <w:rPrChange w:id="9839" w:author="user pc" w:date="2022-03-15T10:14:00Z">
            <w:rPr/>
          </w:rPrChange>
        </w:rPr>
        <w:t>of</w:t>
      </w:r>
      <w:ins w:id="9840" w:author="user pc" w:date="2022-03-27T13:58:00Z">
        <w:r w:rsidR="AC10BD2B">
          <w:rPr>
            <w:rFonts w:ascii="Times New Roman" w:cs="Times New Roman" w:hAnsi="Times New Roman"/>
            <w:sz w:val="28"/>
            <w:szCs w:val="28"/>
          </w:rPr>
          <w:t xml:space="preserve"> </w:t>
        </w:r>
      </w:ins>
      <w:r w:rsidRPr="C43BAEDC">
        <w:rPr>
          <w:rFonts w:ascii="Times New Roman" w:cs="Times New Roman"/>
          <w:sz w:val="28"/>
          <w:szCs w:val="28"/>
          <w:rPrChange w:id="9841" w:author="user pc" w:date="2022-03-15T10:14:00Z">
            <w:rPr/>
          </w:rPrChange>
        </w:rPr>
        <w:t>equal</w:t>
      </w:r>
      <w:ins w:id="9842" w:author="user pc" w:date="2022-03-27T13:58:00Z">
        <w:r w:rsidR="354A6D3C">
          <w:rPr>
            <w:rFonts w:ascii="Times New Roman" w:cs="Times New Roman" w:hAnsi="Times New Roman"/>
            <w:sz w:val="28"/>
            <w:szCs w:val="28"/>
          </w:rPr>
          <w:t xml:space="preserve"> </w:t>
        </w:r>
      </w:ins>
      <w:r w:rsidRPr="3CDCFCE2">
        <w:rPr>
          <w:rFonts w:ascii="Times New Roman" w:cs="Times New Roman"/>
          <w:sz w:val="28"/>
          <w:szCs w:val="28"/>
          <w:rPrChange w:id="9843" w:author="user pc" w:date="2022-03-15T10:14:00Z">
            <w:rPr/>
          </w:rPrChange>
        </w:rPr>
        <w:t>volumes,</w:t>
      </w:r>
    </w:p>
    <w:p>
      <w:pPr>
        <w:pStyle w:val="style0"/>
        <w:rPr>
          <w:ins w:id="9844" w:author="user pc" w:date="2022-03-27T14:02:00Z"/>
          <w:rFonts w:ascii="Times New Roman" w:cs="Times New Roman" w:hAnsi="Times New Roman"/>
          <w:sz w:val="28"/>
          <w:szCs w:val="28"/>
        </w:rPr>
      </w:pPr>
      <m:oMathPara>
        <m:oMathParaPr>
          <m:jc m:val="left"/>
        </m:oMathParaPr>
        <m:oMath>
          <m:f>
            <m:fPr>
              <m:ctrlPr>
                <w:ins w:id="9845" w:author="user pc" w:date="2022-03-27T13:59:00Z">
                  <w:rPr>
                    <w:rFonts w:ascii="Cambria Math" w:cs="Times New Roman" w:hAnsi="Cambria Math"/>
                    <w:i/>
                    <w:sz w:val="28"/>
                    <w:szCs w:val="28"/>
                  </w:rPr>
                </w:ins>
              </m:ctrlPr>
            </m:fPr>
            <m:num>
              <m:sSub>
                <m:sSubPr>
                  <m:ctrlPr>
                    <w:ins w:id="9846" w:author="user pc" w:date="2022-03-27T13:59:00Z">
                      <w:rPr>
                        <w:rFonts w:ascii="Cambria Math" w:cs="Times New Roman" w:hAnsi="Cambria Math"/>
                        <w:i/>
                        <w:sz w:val="28"/>
                        <w:szCs w:val="28"/>
                      </w:rPr>
                    </w:ins>
                  </m:ctrlPr>
                </m:sSubPr>
                <m:e>
                  <w:ins w:id="9847" w:author="user pc" w:date="2022-03-27T13:59:00Z">
                    <m:r w:rsidR="2A368F9C">
                      <w:rPr>
                        <w:rFonts w:ascii="Cambria Math" w:cs="Times New Roman" w:hAnsi="Cambria Math"/>
                        <w:sz w:val="28"/>
                        <w:szCs w:val="28"/>
                      </w:rPr>
                      <m:t>t</m:t>
                    </m:r>
                  </w:ins>
                </m:e>
                <m:sub>
                  <w:ins w:id="9848" w:author="user pc" w:date="2022-03-27T13:59:00Z">
                    <m:r w:rsidR="FDF9A1FC">
                      <w:rPr>
                        <w:rFonts w:ascii="Cambria Math" w:cs="Times New Roman" w:hAnsi="Cambria Math"/>
                        <w:sz w:val="28"/>
                        <w:szCs w:val="28"/>
                      </w:rPr>
                      <m:t>x</m:t>
                    </m:r>
                  </w:ins>
                </m:sub>
              </m:sSub>
            </m:num>
            <m:den>
              <m:sSub>
                <m:sSubPr>
                  <m:ctrlPr>
                    <w:ins w:id="9849" w:author="user pc" w:date="2022-03-27T13:59:00Z">
                      <w:rPr>
                        <w:rFonts w:ascii="Cambria Math" w:cs="Times New Roman" w:hAnsi="Cambria Math"/>
                        <w:i/>
                        <w:sz w:val="28"/>
                        <w:szCs w:val="28"/>
                      </w:rPr>
                    </w:ins>
                  </m:ctrlPr>
                </m:sSubPr>
                <m:e>
                  <w:ins w:id="9850" w:author="user pc" w:date="2022-03-27T13:59:00Z">
                    <m:r w:rsidR="954A58C1">
                      <w:rPr>
                        <w:rFonts w:ascii="Cambria Math" w:cs="Times New Roman" w:hAnsi="Cambria Math"/>
                        <w:sz w:val="28"/>
                        <w:szCs w:val="28"/>
                      </w:rPr>
                      <m:t>t</m:t>
                    </m:r>
                  </w:ins>
                </m:e>
                <m:sub>
                  <w:ins w:id="9851" w:author="user pc" w:date="2022-03-27T13:59:00Z">
                    <m:r w:rsidR="BEC9A7A9">
                      <w:rPr>
                        <w:rFonts w:ascii="Cambria Math" w:cs="Times New Roman" w:hAnsi="Cambria Math"/>
                        <w:sz w:val="28"/>
                        <w:szCs w:val="28"/>
                      </w:rPr>
                      <m:t>H</m:t>
                    </m:r>
                  </w:ins>
                </m:sub>
              </m:sSub>
            </m:den>
          </m:f>
          <w:ins w:id="9852" w:author="user pc" w:date="2022-03-27T14:00:00Z">
            <m:r w:rsidR="F3440A8E">
              <w:rPr>
                <w:rFonts w:ascii="Cambria Math" w:cs="Times New Roman" w:hAnsi="Cambria Math"/>
                <w:sz w:val="28"/>
                <w:szCs w:val="28"/>
              </w:rPr>
              <m:t xml:space="preserve">= </m:t>
            </m:r>
          </w:ins>
          <m:f>
            <m:fPr>
              <m:ctrlPr>
                <w:ins w:id="9853" w:author="user pc" w:date="2022-03-27T14:00:00Z">
                  <w:rPr>
                    <w:rFonts w:ascii="Cambria Math" w:cs="Times New Roman" w:hAnsi="Cambria Math"/>
                    <w:i/>
                    <w:sz w:val="28"/>
                    <w:szCs w:val="28"/>
                  </w:rPr>
                </w:ins>
              </m:ctrlPr>
            </m:fPr>
            <m:num>
              <m:sSub>
                <m:sSubPr>
                  <m:ctrlPr>
                    <w:ins w:id="9854" w:author="user pc" w:date="2022-03-27T14:00:00Z">
                      <w:rPr>
                        <w:rFonts w:ascii="Cambria Math" w:cs="Times New Roman" w:hAnsi="Cambria Math"/>
                        <w:i/>
                        <w:sz w:val="28"/>
                        <w:szCs w:val="28"/>
                      </w:rPr>
                    </w:ins>
                  </m:ctrlPr>
                </m:sSubPr>
                <m:e>
                  <w:ins w:id="9855" w:author="user pc" w:date="2022-03-27T14:00:00Z">
                    <m:r w:rsidR="A24A1077">
                      <w:rPr>
                        <w:rFonts w:ascii="Cambria Math" w:cs="Times New Roman" w:hAnsi="Cambria Math"/>
                        <w:sz w:val="28"/>
                        <w:szCs w:val="28"/>
                      </w:rPr>
                      <m:t>√m</m:t>
                    </m:r>
                  </w:ins>
                </m:e>
                <m:sub>
                  <w:ins w:id="9856" w:author="user pc" w:date="2022-03-27T14:00:00Z">
                    <m:r w:rsidR="37F24073">
                      <w:rPr>
                        <w:rFonts w:ascii="Cambria Math" w:cs="Times New Roman" w:hAnsi="Cambria Math"/>
                        <w:sz w:val="28"/>
                        <w:szCs w:val="28"/>
                      </w:rPr>
                      <m:t>x</m:t>
                    </m:r>
                  </w:ins>
                </m:sub>
              </m:sSub>
            </m:num>
            <m:den>
              <w:ins w:id="9857" w:author="user pc" w:date="2022-03-27T14:01:00Z">
                <m:r w:rsidR="2E9FE3D6">
                  <w:rPr>
                    <w:rFonts w:ascii="Cambria Math" w:cs="Times New Roman" w:hAnsi="Cambria Math"/>
                    <w:sz w:val="28"/>
                    <w:szCs w:val="28"/>
                  </w:rPr>
                  <m:t>√</m:t>
                </m:r>
              </w:ins>
              <m:sSub>
                <m:sSubPr>
                  <m:ctrlPr>
                    <w:ins w:id="9858" w:author="user pc" w:date="2022-03-27T14:01:00Z">
                      <w:rPr>
                        <w:rFonts w:ascii="Cambria Math" w:cs="Times New Roman" w:hAnsi="Cambria Math"/>
                        <w:i/>
                        <w:sz w:val="28"/>
                        <w:szCs w:val="28"/>
                      </w:rPr>
                    </w:ins>
                  </m:ctrlPr>
                </m:sSubPr>
                <m:e>
                  <w:ins w:id="9859" w:author="user pc" w:date="2022-03-27T14:01:00Z">
                    <m:r w:rsidR="D005B03F">
                      <w:rPr>
                        <w:rFonts w:ascii="Cambria Math" w:cs="Times New Roman" w:hAnsi="Cambria Math"/>
                        <w:sz w:val="28"/>
                        <w:szCs w:val="28"/>
                      </w:rPr>
                      <m:t>m</m:t>
                    </m:r>
                  </w:ins>
                </m:e>
                <m:sub>
                  <w:ins w:id="9860" w:author="user pc" w:date="2022-03-27T14:01:00Z">
                    <m:r w:rsidR="6F45984C">
                      <w:rPr>
                        <w:rFonts w:ascii="Cambria Math" w:cs="Times New Roman" w:hAnsi="Cambria Math"/>
                        <w:sz w:val="28"/>
                        <w:szCs w:val="28"/>
                      </w:rPr>
                      <m:t>H</m:t>
                    </m:r>
                  </w:ins>
                </m:sub>
              </m:sSub>
            </m:den>
          </m:f>
        </m:oMath>
      </m:oMathPara>
    </w:p>
    <w:p>
      <w:pPr>
        <w:pStyle w:val="style0"/>
        <w:rPr>
          <w:rFonts w:ascii="Times New Roman" w:cs="Times New Roman" w:hAnsi="Times New Roman"/>
          <w:sz w:val="28"/>
          <w:szCs w:val="28"/>
        </w:rPr>
      </w:pPr>
      <m:oMathPara>
        <m:oMath>
          <m:sSub>
            <m:sSubPr>
              <m:ctrlPr>
                <w:ins w:id="9861" w:author="user pc" w:date="2022-03-27T14:02:00Z">
                  <w:rPr>
                    <w:rFonts w:ascii="Cambria Math" w:cs="Times New Roman" w:hAnsi="Cambria Math"/>
                    <w:i/>
                    <w:sz w:val="28"/>
                    <w:szCs w:val="28"/>
                  </w:rPr>
                </w:ins>
              </m:ctrlPr>
            </m:sSubPr>
            <m:e>
              <w:ins w:id="9862" w:author="user pc" w:date="2022-03-27T14:02:00Z">
                <m:r w:rsidR="5DA4A221">
                  <w:rPr>
                    <w:rFonts w:ascii="Cambria Math" w:cs="Times New Roman" w:hAnsi="Cambria Math"/>
                    <w:sz w:val="28"/>
                    <w:szCs w:val="28"/>
                  </w:rPr>
                  <m:t>t</m:t>
                </m:r>
              </w:ins>
            </m:e>
            <m:sub>
              <w:ins w:id="9863" w:author="user pc" w:date="2022-03-27T14:02:00Z">
                <m:r w:rsidR="F9752532">
                  <w:rPr>
                    <w:rFonts w:ascii="Cambria Math" w:cs="Times New Roman" w:hAnsi="Cambria Math"/>
                    <w:sz w:val="28"/>
                    <w:szCs w:val="28"/>
                  </w:rPr>
                  <m:t>x</m:t>
                </m:r>
              </w:ins>
            </m:sub>
          </m:sSub>
          <w:ins w:id="9864" w:author="user pc" w:date="2022-03-27T14:02:00Z">
            <m:r w:rsidR="EB1A782E">
              <w:rPr>
                <w:rFonts w:ascii="Cambria Math" w:cs="Times New Roman" w:hAnsi="Cambria Math"/>
                <w:sz w:val="28"/>
                <w:szCs w:val="28"/>
              </w:rPr>
              <m:t>=</m:t>
            </m:r>
          </w:ins>
          <w:ins w:id="9865" w:author="user pc" w:date="2022-03-27T14:03:00Z">
            <m:r w:rsidR="525BFF10">
              <w:rPr>
                <w:rFonts w:ascii="Cambria Math" w:cs="Times New Roman" w:hAnsi="Cambria Math"/>
                <w:sz w:val="28"/>
                <w:szCs w:val="28"/>
              </w:rPr>
              <m:t>time of diffusion of the first gas with empirical</m:t>
            </m:r>
          </w:ins>
        </m:oMath>
      </m:oMathPara>
    </w:p>
    <w:p>
      <w:pPr>
        <w:pStyle w:val="style0"/>
        <w:rPr>
          <w:ins w:id="9866" w:author="user pc" w:date="2022-03-27T14:05:00Z"/>
          <w:rFonts w:ascii="Times New Roman" w:cs="Times New Roman" w:hAnsi="Times New Roman"/>
          <w:sz w:val="28"/>
          <w:szCs w:val="28"/>
        </w:rPr>
      </w:pPr>
      <m:oMath>
        <w:ins w:id="9867" w:author="user pc" w:date="2022-03-27T14:03:00Z">
          <m:r w:rsidR="ED1C81F2">
            <w:rPr>
              <w:rFonts w:ascii="Cambria Math" w:cs="Times New Roman" w:hAnsi="Cambria Math"/>
              <w:sz w:val="28"/>
              <w:szCs w:val="28"/>
            </w:rPr>
            <m:t xml:space="preserve"> formula </m:t>
          </m:r>
        </w:ins>
        <w:ins w:id="9868" w:author="user pc" w:date="2022-03-27T14:04:00Z">
          <m:r w:rsidR="B5D8CD12">
            <w:rPr>
              <w:rFonts w:ascii="Cambria Math" w:cs="Times New Roman" w:hAnsi="Cambria Math"/>
              <w:sz w:val="28"/>
              <w:szCs w:val="28"/>
            </w:rPr>
            <m:t>C</m:t>
          </m:r>
        </w:ins>
        <m:sSub>
          <m:sSubPr>
            <m:ctrlPr>
              <w:ins w:id="9869" w:author="user pc" w:date="2022-03-27T14:04:00Z">
                <w:rPr>
                  <w:rFonts w:ascii="Cambria Math" w:cs="Times New Roman" w:hAnsi="Cambria Math"/>
                  <w:i/>
                  <w:sz w:val="28"/>
                  <w:szCs w:val="28"/>
                </w:rPr>
              </w:ins>
            </m:ctrlPr>
          </m:sSubPr>
          <m:e>
            <w:ins w:id="9870" w:author="user pc" w:date="2022-03-27T14:04:00Z">
              <m:r w:rsidR="D5E4DB91">
                <w:rPr>
                  <w:rFonts w:ascii="Cambria Math" w:cs="Times New Roman" w:hAnsi="Cambria Math"/>
                  <w:sz w:val="28"/>
                  <w:szCs w:val="28"/>
                </w:rPr>
                <m:t>H</m:t>
              </m:r>
            </w:ins>
          </m:e>
          <m:sub>
            <w:ins w:id="9871" w:author="user pc" w:date="2022-03-27T14:04:00Z">
              <m:r w:rsidR="2156DD43">
                <w:rPr>
                  <w:rFonts w:ascii="Cambria Math" w:cs="Times New Roman" w:hAnsi="Cambria Math"/>
                  <w:sz w:val="28"/>
                  <w:szCs w:val="28"/>
                </w:rPr>
                <m:t>3</m:t>
              </m:r>
            </w:ins>
          </m:sub>
        </m:sSub>
      </m:oMath>
      <w:r>
        <w:rPr>
          <w:rFonts w:ascii="Times New Roman" w:cs="Times New Roman" w:hAnsi="Times New Roman"/>
          <w:sz w:val="28"/>
          <w:szCs w:val="28"/>
        </w:rPr>
        <w:t>.</w:t>
      </w:r>
    </w:p>
    <w:p>
      <w:pPr>
        <w:pStyle w:val="style0"/>
        <w:rPr>
          <w:ins w:id="9872" w:author="user pc" w:date="2022-03-27T14:05:00Z"/>
          <w:rFonts w:ascii="Times New Roman" w:cs="Times New Roman" w:hAnsi="Times New Roman"/>
          <w:sz w:val="28"/>
          <w:szCs w:val="28"/>
        </w:rPr>
      </w:pPr>
      <m:oMathPara>
        <m:oMathParaPr>
          <m:jc m:val="left"/>
        </m:oMathParaPr>
        <m:oMath>
          <m:sSub>
            <m:sSubPr>
              <m:ctrlPr>
                <w:ins w:id="9873" w:author="user pc" w:date="2022-03-27T14:04:00Z">
                  <w:rPr>
                    <w:rFonts w:ascii="Cambria Math" w:cs="Times New Roman" w:hAnsi="Cambria Math"/>
                    <w:i/>
                    <w:sz w:val="28"/>
                    <w:szCs w:val="28"/>
                  </w:rPr>
                </w:ins>
              </m:ctrlPr>
            </m:sSubPr>
            <m:e>
              <w:ins w:id="9874" w:author="user pc" w:date="2022-03-27T14:04:00Z">
                <m:r w:rsidR="4CB7C134">
                  <w:rPr>
                    <w:rFonts w:ascii="Cambria Math" w:cs="Times New Roman" w:hAnsi="Cambria Math"/>
                    <w:sz w:val="28"/>
                    <w:szCs w:val="28"/>
                  </w:rPr>
                  <m:t>t</m:t>
                </m:r>
              </w:ins>
            </m:e>
            <m:sub>
              <w:ins w:id="9875" w:author="user pc" w:date="2022-03-27T14:04:00Z">
                <m:r w:rsidR="D51EA902">
                  <w:rPr>
                    <w:rFonts w:ascii="Cambria Math" w:cs="Times New Roman" w:hAnsi="Cambria Math"/>
                    <w:sz w:val="28"/>
                    <w:szCs w:val="28"/>
                  </w:rPr>
                  <m:t>H</m:t>
                </m:r>
              </w:ins>
            </m:sub>
          </m:sSub>
          <w:ins w:id="9876" w:author="user pc" w:date="2022-03-27T14:04:00Z">
            <m:r w:rsidR="755EF025">
              <w:rPr>
                <w:rFonts w:ascii="Cambria Math" w:cs="Times New Roman" w:hAnsi="Cambria Math"/>
                <w:sz w:val="28"/>
                <w:szCs w:val="28"/>
              </w:rPr>
              <m:t>=</m:t>
            </m:r>
          </w:ins>
          <w:ins w:id="9877" w:author="user pc" w:date="2022-03-27T14:05:00Z">
            <m:r w:rsidR="0CAD4604">
              <w:rPr>
                <w:rFonts w:ascii="Cambria Math" w:cs="Times New Roman" w:hAnsi="Cambria Math"/>
                <w:sz w:val="28"/>
                <w:szCs w:val="28"/>
              </w:rPr>
              <m:t xml:space="preserve">time of diffusion of the hydrogen gas. </m:t>
            </m:r>
          </w:ins>
        </m:oMath>
      </m:oMathPara>
    </w:p>
    <w:p>
      <w:pPr>
        <w:pStyle w:val="style0"/>
        <w:rPr>
          <w:ins w:id="9878" w:author="user pc" w:date="2022-03-27T14:06:00Z"/>
          <w:rFonts w:ascii="Times New Roman" w:cs="Times New Roman" w:hAnsi="Times New Roman"/>
          <w:sz w:val="28"/>
          <w:szCs w:val="28"/>
        </w:rPr>
      </w:pPr>
      <m:oMathPara>
        <m:oMathParaPr>
          <m:jc m:val="left"/>
        </m:oMathParaPr>
        <m:oMath>
          <m:sSub>
            <m:sSubPr>
              <m:ctrlPr>
                <w:ins w:id="9879" w:author="user pc" w:date="2022-03-27T14:06:00Z">
                  <w:rPr>
                    <w:rFonts w:ascii="Cambria Math" w:cs="Times New Roman" w:hAnsi="Cambria Math"/>
                    <w:i/>
                    <w:sz w:val="28"/>
                    <w:szCs w:val="28"/>
                  </w:rPr>
                </w:ins>
              </m:ctrlPr>
            </m:sSubPr>
            <m:e>
              <w:ins w:id="9880" w:author="user pc" w:date="2022-03-27T14:06:00Z">
                <m:r w:rsidR="CFA4329D">
                  <w:rPr>
                    <w:rFonts w:ascii="Cambria Math" w:cs="Times New Roman" w:hAnsi="Cambria Math"/>
                    <w:sz w:val="28"/>
                    <w:szCs w:val="28"/>
                  </w:rPr>
                  <m:t>m</m:t>
                </m:r>
              </w:ins>
            </m:e>
            <m:sub>
              <w:ins w:id="9881" w:author="user pc" w:date="2022-03-27T14:06:00Z">
                <m:r w:rsidR="3EC81F02">
                  <w:rPr>
                    <w:rFonts w:ascii="Cambria Math" w:cs="Times New Roman" w:hAnsi="Cambria Math"/>
                    <w:sz w:val="28"/>
                    <w:szCs w:val="28"/>
                  </w:rPr>
                  <m:t>x</m:t>
                </m:r>
              </w:ins>
            </m:sub>
          </m:sSub>
          <w:ins w:id="9882" w:author="user pc" w:date="2022-03-27T14:06:00Z">
            <m:r w:rsidR="D7C339B8">
              <w:rPr>
                <w:rFonts w:ascii="Cambria Math" w:cs="Times New Roman" w:hAnsi="Cambria Math"/>
                <w:sz w:val="28"/>
                <w:szCs w:val="28"/>
              </w:rPr>
              <m:t>=mass of the first gas with empirical formula C</m:t>
            </m:r>
          </w:ins>
          <m:sSub>
            <m:sSubPr>
              <m:ctrlPr>
                <w:ins w:id="9883" w:author="user pc" w:date="2022-03-27T14:06:00Z">
                  <w:rPr>
                    <w:rFonts w:ascii="Cambria Math" w:cs="Times New Roman" w:hAnsi="Cambria Math"/>
                    <w:i/>
                    <w:sz w:val="28"/>
                    <w:szCs w:val="28"/>
                  </w:rPr>
                </w:ins>
              </m:ctrlPr>
            </m:sSubPr>
            <m:e>
              <w:ins w:id="9884" w:author="user pc" w:date="2022-03-27T14:06:00Z">
                <m:r w:rsidR="305E212D">
                  <w:rPr>
                    <w:rFonts w:ascii="Cambria Math" w:cs="Times New Roman" w:hAnsi="Cambria Math"/>
                    <w:sz w:val="28"/>
                    <w:szCs w:val="28"/>
                  </w:rPr>
                  <m:t>H</m:t>
                </m:r>
              </w:ins>
            </m:e>
            <m:sub>
              <w:ins w:id="9885" w:author="user pc" w:date="2022-03-27T14:06:00Z">
                <m:r w:rsidR="4DF49611">
                  <w:rPr>
                    <w:rFonts w:ascii="Cambria Math" w:cs="Times New Roman" w:hAnsi="Cambria Math"/>
                    <w:sz w:val="28"/>
                    <w:szCs w:val="28"/>
                  </w:rPr>
                  <m:t>3</m:t>
                </m:r>
              </w:ins>
            </m:sub>
          </m:sSub>
          <w:ins w:id="9886" w:author="user pc" w:date="2022-03-27T14:06:00Z">
            <m:r w:rsidR="D41F2BE0">
              <w:rPr>
                <w:rFonts w:ascii="Cambria Math" w:cs="Times New Roman" w:hAnsi="Cambria Math"/>
                <w:sz w:val="28"/>
                <w:szCs w:val="28"/>
              </w:rPr>
              <m:t>.</m:t>
            </m:r>
          </w:ins>
        </m:oMath>
      </m:oMathPara>
    </w:p>
    <w:p>
      <w:pPr>
        <w:pStyle w:val="style0"/>
        <w:rPr>
          <w:ins w:id="9887" w:author="user pc" w:date="2022-03-27T14:04:00Z"/>
          <w:rFonts w:ascii="Times New Roman" w:cs="Times New Roman" w:hAnsi="Times New Roman"/>
          <w:sz w:val="28"/>
          <w:szCs w:val="28"/>
        </w:rPr>
      </w:pPr>
      <m:oMathPara>
        <m:oMathParaPr>
          <m:jc m:val="left"/>
        </m:oMathParaPr>
        <m:oMath>
          <m:sSub>
            <m:sSubPr>
              <m:ctrlPr>
                <w:ins w:id="9888" w:author="user pc" w:date="2022-03-27T14:06:00Z">
                  <w:rPr>
                    <w:rFonts w:ascii="Cambria Math" w:cs="Times New Roman" w:hAnsi="Cambria Math"/>
                    <w:i/>
                    <w:sz w:val="28"/>
                    <w:szCs w:val="28"/>
                  </w:rPr>
                </w:ins>
              </m:ctrlPr>
            </m:sSubPr>
            <m:e>
              <w:ins w:id="9889" w:author="user pc" w:date="2022-03-27T14:06:00Z">
                <m:r w:rsidR="E6971A05">
                  <w:rPr>
                    <w:rFonts w:ascii="Cambria Math" w:cs="Times New Roman" w:hAnsi="Cambria Math"/>
                    <w:sz w:val="28"/>
                    <w:szCs w:val="28"/>
                  </w:rPr>
                  <m:t>m</m:t>
                </m:r>
              </w:ins>
            </m:e>
            <m:sub>
              <w:ins w:id="9890" w:author="user pc" w:date="2022-03-27T14:06:00Z">
                <m:r w:rsidR="6DBB1074">
                  <w:rPr>
                    <w:rFonts w:ascii="Cambria Math" w:cs="Times New Roman" w:hAnsi="Cambria Math"/>
                    <w:sz w:val="28"/>
                    <w:szCs w:val="28"/>
                  </w:rPr>
                  <m:t>H</m:t>
                </m:r>
              </w:ins>
            </m:sub>
          </m:sSub>
          <w:ins w:id="9891" w:author="user pc" w:date="2022-03-27T14:06:00Z">
            <m:r w:rsidR="A6599BFF">
              <w:rPr>
                <w:rFonts w:ascii="Cambria Math" w:cs="Times New Roman" w:hAnsi="Cambria Math"/>
                <w:sz w:val="28"/>
                <w:szCs w:val="28"/>
              </w:rPr>
              <m:t>=m</m:t>
            </m:r>
          </w:ins>
          <w:ins w:id="9892" w:author="user pc" w:date="2022-03-27T14:07:00Z">
            <m:r w:rsidR="06F680B5">
              <w:rPr>
                <w:rFonts w:ascii="Cambria Math" w:cs="Times New Roman" w:hAnsi="Cambria Math"/>
                <w:sz w:val="28"/>
                <w:szCs w:val="28"/>
              </w:rPr>
              <m:t>ass of hydrogen gas.</m:t>
            </m:r>
          </w:ins>
        </m:oMath>
      </m:oMathPara>
    </w:p>
    <w:p>
      <w:pPr>
        <w:pStyle w:val="style0"/>
        <w:rPr>
          <w:ins w:id="9893" w:author="user pc" w:date="2022-03-27T14:19:00Z"/>
          <w:rFonts w:ascii="Times New Roman" w:cs="Times New Roman" w:hAnsi="Times New Roman"/>
          <w:sz w:val="28"/>
          <w:szCs w:val="28"/>
        </w:rPr>
      </w:pPr>
      <m:oMathPara>
        <m:oMathParaPr>
          <m:jc m:val="left"/>
        </m:oMathParaPr>
        <m:oMath>
          <m:f>
            <m:fPr>
              <m:ctrlPr>
                <w:ins w:id="9894" w:author="user pc" w:date="2022-03-27T14:19:00Z">
                  <w:rPr>
                    <w:rFonts w:ascii="Cambria Math" w:cs="Times New Roman" w:hAnsi="Cambria Math"/>
                    <w:i/>
                    <w:sz w:val="28"/>
                    <w:szCs w:val="28"/>
                  </w:rPr>
                </w:ins>
              </m:ctrlPr>
            </m:fPr>
            <m:num>
              <w:ins w:id="9895" w:author="user pc" w:date="2022-03-27T14:19:00Z">
                <m:r w:rsidR="9F8B3A2A">
                  <w:rPr>
                    <w:rFonts w:ascii="Cambria Math" w:cs="Times New Roman" w:hAnsi="Cambria Math"/>
                    <w:sz w:val="28"/>
                    <w:szCs w:val="28"/>
                  </w:rPr>
                  <m:t>45.2</m:t>
                </m:r>
              </w:ins>
            </m:num>
            <m:den>
              <w:ins w:id="9896" w:author="user pc" w:date="2022-03-27T14:19:00Z">
                <m:r w:rsidR="003BA808">
                  <w:rPr>
                    <w:rFonts w:ascii="Cambria Math" w:cs="Times New Roman" w:hAnsi="Cambria Math"/>
                    <w:sz w:val="28"/>
                    <w:szCs w:val="28"/>
                  </w:rPr>
                  <m:t>11.7</m:t>
                </m:r>
              </w:ins>
            </m:den>
          </m:f>
          <w:ins w:id="9897" w:author="user pc" w:date="2022-03-27T14:19:00Z">
            <m:r w:rsidR="05E64179">
              <w:rPr>
                <w:rFonts w:ascii="Cambria Math" w:cs="Times New Roman" w:hAnsi="Cambria Math"/>
                <w:sz w:val="28"/>
                <w:szCs w:val="28"/>
              </w:rPr>
              <m:t xml:space="preserve">= </m:t>
            </m:r>
          </w:ins>
          <m:f>
            <m:fPr>
              <m:ctrlPr>
                <w:ins w:id="9898" w:author="user pc" w:date="2022-03-27T14:19:00Z">
                  <w:rPr>
                    <w:rFonts w:ascii="Cambria Math" w:cs="Times New Roman" w:hAnsi="Cambria Math"/>
                    <w:i/>
                    <w:sz w:val="28"/>
                    <w:szCs w:val="28"/>
                  </w:rPr>
                </w:ins>
              </m:ctrlPr>
            </m:fPr>
            <m:num>
              <m:sSub>
                <m:sSubPr>
                  <m:ctrlPr>
                    <w:ins w:id="9899" w:author="user pc" w:date="2022-03-27T14:19:00Z">
                      <w:rPr>
                        <w:rFonts w:ascii="Cambria Math" w:cs="Times New Roman" w:hAnsi="Cambria Math"/>
                        <w:i/>
                        <w:sz w:val="28"/>
                        <w:szCs w:val="28"/>
                      </w:rPr>
                    </w:ins>
                  </m:ctrlPr>
                </m:sSubPr>
                <m:e>
                  <w:ins w:id="9900" w:author="user pc" w:date="2022-03-27T14:19:00Z">
                    <m:r w:rsidR="CDA3E8AF">
                      <w:rPr>
                        <w:rFonts w:ascii="Cambria Math" w:cs="Times New Roman" w:hAnsi="Cambria Math"/>
                        <w:sz w:val="28"/>
                        <w:szCs w:val="28"/>
                      </w:rPr>
                      <m:t>√m</m:t>
                    </m:r>
                  </w:ins>
                </m:e>
                <m:sub>
                  <w:ins w:id="9901" w:author="user pc" w:date="2022-03-27T14:19:00Z">
                    <m:r w:rsidR="E241A66C">
                      <w:rPr>
                        <w:rFonts w:ascii="Cambria Math" w:cs="Times New Roman" w:hAnsi="Cambria Math"/>
                        <w:sz w:val="28"/>
                        <w:szCs w:val="28"/>
                      </w:rPr>
                      <m:t>x</m:t>
                    </m:r>
                  </w:ins>
                </m:sub>
              </m:sSub>
            </m:num>
            <m:den>
              <w:ins w:id="9902" w:author="user pc" w:date="2022-03-27T14:19:00Z">
                <m:r w:rsidR="E3C858E6">
                  <w:rPr>
                    <w:rFonts w:ascii="Cambria Math" w:cs="Times New Roman" w:hAnsi="Cambria Math"/>
                    <w:sz w:val="28"/>
                    <w:szCs w:val="28"/>
                  </w:rPr>
                  <m:t>√2</m:t>
                </m:r>
              </w:ins>
            </m:den>
          </m:f>
        </m:oMath>
      </m:oMathPara>
    </w:p>
    <w:p>
      <w:pPr>
        <w:pStyle w:val="style0"/>
        <w:rPr>
          <w:ins w:id="9903" w:author="user pc" w:date="2022-03-27T14:04:00Z"/>
          <w:rFonts w:ascii="Times New Roman" w:cs="Times New Roman" w:hAnsi="Times New Roman"/>
          <w:sz w:val="28"/>
          <w:szCs w:val="28"/>
        </w:rPr>
      </w:pPr>
      <m:oMathPara>
        <m:oMathParaPr>
          <m:jc m:val="left"/>
        </m:oMathParaPr>
        <m:oMath>
          <w:ins w:id="9904" w:author="user pc" w:date="2022-03-29T23:44:00Z">
            <m:r w:rsidR="30C59B46">
              <w:rPr>
                <w:rFonts w:ascii="Cambria Math" w:cs="Times New Roman" w:hAnsi="Cambria Math"/>
                <w:sz w:val="28"/>
                <w:szCs w:val="28"/>
              </w:rPr>
              <m:t xml:space="preserve">45.2 × </m:t>
            </m:r>
          </w:ins>
          <m:rad>
            <m:radPr>
              <m:degHide m:val="1"/>
              <m:ctrlPr>
                <w:ins w:id="9905" w:author="user pc" w:date="2022-03-29T23:44:00Z">
                  <w:rPr>
                    <w:rFonts w:ascii="Cambria Math" w:cs="Times New Roman" w:hAnsi="Cambria Math"/>
                    <w:i/>
                    <w:sz w:val="28"/>
                    <w:szCs w:val="28"/>
                  </w:rPr>
                </w:ins>
              </m:ctrlPr>
            </m:radPr>
            <m:deg/>
            <m:e>
              <w:ins w:id="9906" w:author="user pc" w:date="2022-03-29T23:44:00Z">
                <m:r w:rsidR="345C2B81">
                  <w:rPr>
                    <w:rFonts w:ascii="Cambria Math" w:cs="Times New Roman" w:hAnsi="Cambria Math"/>
                    <w:sz w:val="28"/>
                    <w:szCs w:val="28"/>
                  </w:rPr>
                  <m:t>2</m:t>
                </m:r>
              </w:ins>
            </m:e>
          </m:rad>
          <w:ins w:id="9907" w:author="user pc" w:date="2022-03-29T23:44:00Z">
            <m:r w:rsidR="5E431D4C">
              <w:rPr>
                <w:rFonts w:ascii="Cambria Math" w:cs="Times New Roman" w:hAnsi="Cambria Math"/>
                <w:sz w:val="28"/>
                <w:szCs w:val="28"/>
              </w:rPr>
              <m:t xml:space="preserve">=11.7 </m:t>
            </m:r>
          </w:ins>
          <w:ins w:id="9908" w:author="user pc" w:date="2022-03-29T23:45:00Z">
            <m:r w:rsidR="784E34ED">
              <w:rPr>
                <w:rFonts w:ascii="Cambria Math" w:cs="Times New Roman" w:hAnsi="Cambria Math"/>
                <w:sz w:val="28"/>
                <w:szCs w:val="28"/>
              </w:rPr>
              <m:t xml:space="preserve">× </m:t>
            </m:r>
          </w:ins>
          <m:sSub>
            <m:sSubPr>
              <m:ctrlPr>
                <w:ins w:id="9909" w:author="user pc" w:date="2022-03-29T23:45:00Z">
                  <w:rPr>
                    <w:rFonts w:ascii="Cambria Math" w:cs="Times New Roman" w:hAnsi="Cambria Math"/>
                    <w:i/>
                    <w:sz w:val="28"/>
                    <w:szCs w:val="28"/>
                  </w:rPr>
                </w:ins>
              </m:ctrlPr>
            </m:sSubPr>
            <m:e>
              <w:ins w:id="9910" w:author="user pc" w:date="2022-03-29T23:45:00Z">
                <m:r w:rsidR="1008C1C8">
                  <w:rPr>
                    <w:rFonts w:ascii="Cambria Math" w:cs="Times New Roman" w:hAnsi="Cambria Math"/>
                    <w:sz w:val="28"/>
                    <w:szCs w:val="28"/>
                  </w:rPr>
                  <m:t>√m</m:t>
                </m:r>
              </w:ins>
            </m:e>
            <m:sub>
              <w:ins w:id="9911" w:author="user pc" w:date="2022-03-29T23:45:00Z">
                <m:r w:rsidR="224C6716">
                  <w:rPr>
                    <w:rFonts w:ascii="Cambria Math" w:cs="Times New Roman" w:hAnsi="Cambria Math"/>
                    <w:sz w:val="28"/>
                    <w:szCs w:val="28"/>
                  </w:rPr>
                  <m:t>x</m:t>
                </m:r>
              </w:ins>
            </m:sub>
          </m:sSub>
          <w:ins w:id="9912" w:author="user pc" w:date="2022-03-29T23:45:00Z">
            <m:r w:rsidR="F3DCE170">
              <w:rPr>
                <w:rFonts w:ascii="Cambria Math" w:cs="Times New Roman" w:hAnsi="Cambria Math"/>
                <w:sz w:val="28"/>
                <w:szCs w:val="28"/>
              </w:rPr>
              <m:t xml:space="preserve"> </m:t>
            </m:r>
          </w:ins>
        </m:oMath>
      </m:oMathPara>
    </w:p>
    <w:p>
      <w:pPr>
        <w:pStyle w:val="style0"/>
        <w:rPr>
          <w:ins w:id="9913" w:author="user pc" w:date="2022-03-27T14:04:00Z"/>
          <w:rFonts w:ascii="Times New Roman" w:cs="Times New Roman" w:hAnsi="Times New Roman"/>
          <w:sz w:val="28"/>
          <w:szCs w:val="28"/>
        </w:rPr>
      </w:pPr>
      <m:oMathPara>
        <m:oMathParaPr>
          <m:jc m:val="left"/>
        </m:oMathParaPr>
        <m:oMath>
          <m:sSub>
            <m:sSubPr>
              <m:ctrlPr>
                <w:ins w:id="9914" w:author="user pc" w:date="2022-03-29T23:45:00Z">
                  <w:rPr>
                    <w:rFonts w:ascii="Cambria Math" w:cs="Times New Roman" w:hAnsi="Cambria Math"/>
                    <w:i/>
                    <w:sz w:val="28"/>
                    <w:szCs w:val="28"/>
                  </w:rPr>
                </w:ins>
              </m:ctrlPr>
            </m:sSubPr>
            <m:e>
              <w:ins w:id="9915" w:author="user pc" w:date="2022-03-29T23:45:00Z">
                <m:r w:rsidR="E027C753">
                  <w:rPr>
                    <w:rFonts w:ascii="Cambria Math" w:cs="Times New Roman" w:hAnsi="Cambria Math"/>
                    <w:sz w:val="28"/>
                    <w:szCs w:val="28"/>
                  </w:rPr>
                  <m:t>√m</m:t>
                </m:r>
              </w:ins>
            </m:e>
            <m:sub>
              <w:ins w:id="9916" w:author="user pc" w:date="2022-03-29T23:45:00Z">
                <m:r w:rsidR="FEEA1BA9">
                  <w:rPr>
                    <w:rFonts w:ascii="Cambria Math" w:cs="Times New Roman" w:hAnsi="Cambria Math"/>
                    <w:sz w:val="28"/>
                    <w:szCs w:val="28"/>
                  </w:rPr>
                  <m:t>x</m:t>
                </m:r>
              </w:ins>
            </m:sub>
          </m:sSub>
          <w:ins w:id="9917" w:author="user pc" w:date="2022-03-29T23:45:00Z">
            <m:r w:rsidR="D1439946">
              <w:rPr>
                <w:rFonts w:ascii="Cambria Math" w:cs="Times New Roman" w:hAnsi="Cambria Math"/>
                <w:sz w:val="28"/>
                <w:szCs w:val="28"/>
              </w:rPr>
              <m:t xml:space="preserve">= </m:t>
            </m:r>
          </w:ins>
          <m:f>
            <m:fPr>
              <m:ctrlPr>
                <w:ins w:id="9918" w:author="user pc" w:date="2022-03-29T23:46:00Z">
                  <w:rPr>
                    <w:rFonts w:ascii="Cambria Math" w:cs="Times New Roman" w:hAnsi="Cambria Math"/>
                    <w:i/>
                    <w:sz w:val="28"/>
                    <w:szCs w:val="28"/>
                  </w:rPr>
                </w:ins>
              </m:ctrlPr>
            </m:fPr>
            <m:num>
              <w:ins w:id="9919" w:author="user pc" w:date="2022-03-29T23:46:00Z">
                <m:r w:rsidR="2D647247">
                  <w:rPr>
                    <w:rFonts w:ascii="Cambria Math" w:cs="Times New Roman" w:hAnsi="Cambria Math"/>
                    <w:sz w:val="28"/>
                    <w:szCs w:val="28"/>
                  </w:rPr>
                  <m:t xml:space="preserve">45.2 × </m:t>
                </m:r>
              </w:ins>
              <m:rad>
                <m:radPr>
                  <m:degHide m:val="1"/>
                  <m:ctrlPr>
                    <w:ins w:id="9920" w:author="user pc" w:date="2022-03-29T23:46:00Z">
                      <w:rPr>
                        <w:rFonts w:ascii="Cambria Math" w:cs="Times New Roman" w:hAnsi="Cambria Math"/>
                        <w:i/>
                        <w:sz w:val="28"/>
                        <w:szCs w:val="28"/>
                      </w:rPr>
                    </w:ins>
                  </m:ctrlPr>
                </m:radPr>
                <m:deg/>
                <m:e>
                  <w:ins w:id="9921" w:author="user pc" w:date="2022-03-29T23:46:00Z">
                    <m:r w:rsidR="70DF17C3">
                      <w:rPr>
                        <w:rFonts w:ascii="Cambria Math" w:cs="Times New Roman" w:hAnsi="Cambria Math"/>
                        <w:sz w:val="28"/>
                        <w:szCs w:val="28"/>
                      </w:rPr>
                      <m:t>2</m:t>
                    </m:r>
                  </w:ins>
                </m:e>
              </m:rad>
            </m:num>
            <m:den>
              <w:ins w:id="9922" w:author="user pc" w:date="2022-03-29T23:46:00Z">
                <m:r w:rsidR="E67F71E5">
                  <w:rPr>
                    <w:rFonts w:ascii="Cambria Math" w:cs="Times New Roman" w:hAnsi="Cambria Math"/>
                    <w:sz w:val="28"/>
                    <w:szCs w:val="28"/>
                  </w:rPr>
                  <m:t>11.7</m:t>
                </m:r>
              </w:ins>
            </m:den>
          </m:f>
        </m:oMath>
      </m:oMathPara>
    </w:p>
    <w:p>
      <w:pPr>
        <w:pStyle w:val="style0"/>
        <w:rPr>
          <w:ins w:id="9923" w:author="user pc" w:date="2022-03-29T23:47:00Z"/>
          <w:rFonts w:ascii="Times New Roman" w:cs="Times New Roman" w:hAnsi="Times New Roman"/>
          <w:sz w:val="28"/>
          <w:szCs w:val="28"/>
        </w:rPr>
      </w:pPr>
      <m:oMathPara>
        <m:oMathParaPr>
          <m:jc m:val="left"/>
        </m:oMathParaPr>
        <m:oMath>
          <m:sSub>
            <m:sSubPr>
              <m:ctrlPr>
                <w:ins w:id="9924" w:author="user pc" w:date="2022-03-29T23:48:00Z">
                  <w:rPr>
                    <w:rFonts w:ascii="Cambria Math" w:cs="Times New Roman" w:hAnsi="Cambria Math"/>
                    <w:i/>
                    <w:sz w:val="28"/>
                    <w:szCs w:val="28"/>
                  </w:rPr>
                </w:ins>
              </m:ctrlPr>
            </m:sSubPr>
            <m:e>
              <w:ins w:id="9925" w:author="user pc" w:date="2022-03-29T23:48:00Z">
                <m:r w:rsidR="4D37F19D">
                  <w:rPr>
                    <w:rFonts w:ascii="Cambria Math" w:cs="Times New Roman" w:hAnsi="Cambria Math"/>
                    <w:sz w:val="28"/>
                    <w:szCs w:val="28"/>
                  </w:rPr>
                  <m:t>√m</m:t>
                </m:r>
              </w:ins>
            </m:e>
            <m:sub>
              <w:ins w:id="9926" w:author="user pc" w:date="2022-03-29T23:48:00Z">
                <m:r w:rsidR="4438BC25">
                  <w:rPr>
                    <w:rFonts w:ascii="Cambria Math" w:cs="Times New Roman" w:hAnsi="Cambria Math"/>
                    <w:sz w:val="28"/>
                    <w:szCs w:val="28"/>
                  </w:rPr>
                  <m:t>x</m:t>
                </m:r>
              </w:ins>
            </m:sub>
          </m:sSub>
          <w:ins w:id="9927" w:author="user pc" w:date="2022-03-29T23:48:00Z">
            <m:r w:rsidR="33260EBD">
              <w:rPr>
                <w:rFonts w:ascii="Cambria Math" w:cs="Times New Roman" w:hAnsi="Cambria Math"/>
                <w:sz w:val="28"/>
                <w:szCs w:val="28"/>
              </w:rPr>
              <m:t>=5.463</m:t>
            </m:r>
          </w:ins>
        </m:oMath>
      </m:oMathPara>
    </w:p>
    <w:p>
      <w:pPr>
        <w:pStyle w:val="style0"/>
        <w:rPr>
          <w:ins w:id="9928" w:author="user pc" w:date="2022-03-29T23:48:00Z"/>
          <w:rFonts w:ascii="Times New Roman" w:cs="Times New Roman" w:hAnsi="Times New Roman"/>
          <w:sz w:val="28"/>
          <w:szCs w:val="28"/>
        </w:rPr>
      </w:pPr>
      <m:oMathPara>
        <m:oMathParaPr>
          <m:jc m:val="left"/>
        </m:oMathParaPr>
        <m:oMath>
          <w:ins w:id="9929" w:author="user pc" w:date="2022-03-29T23:50:00Z">
            <m:r w:rsidR="BD0D30EA">
              <w:rPr>
                <w:rFonts w:ascii="Cambria Math" w:cs="Times New Roman" w:hAnsi="Cambria Math"/>
                <w:sz w:val="28"/>
                <w:szCs w:val="28"/>
              </w:rPr>
              <m:t>Squaring both sides;</m:t>
            </m:r>
          </w:ins>
        </m:oMath>
      </m:oMathPara>
    </w:p>
    <w:p>
      <w:pPr>
        <w:pStyle w:val="style0"/>
        <w:rPr>
          <w:ins w:id="9930" w:author="user pc" w:date="2022-03-29T23:48:00Z"/>
          <w:rFonts w:ascii="Times New Roman" w:cs="Times New Roman" w:hAnsi="Times New Roman"/>
          <w:sz w:val="28"/>
          <w:szCs w:val="28"/>
        </w:rPr>
      </w:pPr>
      <m:oMathPara>
        <m:oMathParaPr>
          <m:jc m:val="left"/>
        </m:oMathParaPr>
        <m:oMath>
          <m:sSub>
            <m:sSubPr>
              <m:ctrlPr>
                <w:ins w:id="9931" w:author="user pc" w:date="2022-03-29T23:50:00Z">
                  <w:rPr>
                    <w:rFonts w:ascii="Cambria Math" w:cs="Times New Roman" w:hAnsi="Cambria Math"/>
                    <w:i/>
                    <w:sz w:val="28"/>
                    <w:szCs w:val="28"/>
                  </w:rPr>
                </w:ins>
              </m:ctrlPr>
            </m:sSubPr>
            <m:e>
              <w:ins w:id="9932" w:author="user pc" w:date="2022-03-29T23:50:00Z">
                <m:r w:rsidR="CD12D86C">
                  <w:rPr>
                    <w:rFonts w:ascii="Cambria Math" w:cs="Times New Roman" w:hAnsi="Cambria Math"/>
                    <w:sz w:val="28"/>
                    <w:szCs w:val="28"/>
                  </w:rPr>
                  <m:t>m</m:t>
                </m:r>
              </w:ins>
            </m:e>
            <m:sub>
              <w:ins w:id="9933" w:author="user pc" w:date="2022-03-29T23:50:00Z">
                <m:r w:rsidR="3B2A1D1C">
                  <w:rPr>
                    <w:rFonts w:ascii="Cambria Math" w:cs="Times New Roman" w:hAnsi="Cambria Math"/>
                    <w:sz w:val="28"/>
                    <w:szCs w:val="28"/>
                  </w:rPr>
                  <m:t>x</m:t>
                </m:r>
              </w:ins>
            </m:sub>
          </m:sSub>
          <w:ins w:id="9934" w:author="user pc" w:date="2022-03-29T23:50:00Z">
            <m:r w:rsidR="CB9D1D36">
              <w:rPr>
                <w:rFonts w:ascii="Cambria Math" w:cs="Times New Roman" w:hAnsi="Cambria Math"/>
                <w:sz w:val="28"/>
                <w:szCs w:val="28"/>
              </w:rPr>
              <m:t>=</m:t>
            </m:r>
          </w:ins>
          <w:ins w:id="9935" w:author="user pc" w:date="2022-03-29T23:51:00Z">
            <m:r w:rsidR="9E6AB38F">
              <w:rPr>
                <w:rFonts w:ascii="Cambria Math" w:cs="Times New Roman" w:hAnsi="Cambria Math"/>
                <w:sz w:val="28"/>
                <w:szCs w:val="28"/>
              </w:rPr>
              <m:t>29.84</m:t>
            </m:r>
          </w:ins>
        </m:oMath>
      </m:oMathPara>
    </w:p>
    <w:p>
      <w:pPr>
        <w:pStyle w:val="style0"/>
        <w:rPr>
          <w:ins w:id="9936" w:author="user pc" w:date="2022-03-29T23:52:00Z"/>
          <w:rFonts w:ascii="Times New Roman" w:cs="Times New Roman" w:hAnsi="Times New Roman"/>
          <w:sz w:val="28"/>
          <w:szCs w:val="28"/>
        </w:rPr>
      </w:pPr>
    </w:p>
    <w:p>
      <w:pPr>
        <w:pStyle w:val="style0"/>
        <w:rPr>
          <w:ins w:id="9937" w:author="user pc" w:date="2022-03-29T23:54:00Z"/>
          <w:rFonts w:ascii="Times New Roman" w:cs="Times New Roman" w:hAnsi="Times New Roman"/>
          <w:sz w:val="28"/>
          <w:szCs w:val="28"/>
        </w:rPr>
      </w:pPr>
      <m:oMathPara>
        <m:oMathParaPr>
          <m:jc m:val="left"/>
        </m:oMathParaPr>
        <m:oMath>
          <w:ins w:id="9938" w:author="user pc" w:date="2022-03-29T23:55:00Z">
            <m:r w:rsidR="B5F4376A">
              <w:rPr>
                <w:rFonts w:ascii="Cambria Math" w:cs="Times New Roman" w:hAnsi="Cambria Math"/>
                <w:sz w:val="28"/>
                <w:szCs w:val="28"/>
              </w:rPr>
              <m:t xml:space="preserve">Vapour density= </m:t>
            </m:r>
          </w:ins>
          <m:f>
            <m:fPr>
              <m:ctrlPr>
                <w:ins w:id="9939" w:author="user pc" w:date="2022-03-29T23:55:00Z">
                  <w:rPr>
                    <w:rFonts w:ascii="Cambria Math" w:cs="Times New Roman" w:hAnsi="Cambria Math"/>
                    <w:i/>
                    <w:sz w:val="28"/>
                    <w:szCs w:val="28"/>
                  </w:rPr>
                </w:ins>
              </m:ctrlPr>
            </m:fPr>
            <m:num>
              <w:ins w:id="9940" w:author="user pc" w:date="2022-03-29T23:55:00Z">
                <m:r w:rsidR="7A40DB58">
                  <w:rPr>
                    <w:rFonts w:ascii="Cambria Math" w:cs="Times New Roman" w:hAnsi="Cambria Math"/>
                    <w:sz w:val="28"/>
                    <w:szCs w:val="28"/>
                  </w:rPr>
                  <m:t xml:space="preserve"> Relative molecular mass</m:t>
                </m:r>
              </w:ins>
            </m:num>
            <m:den>
              <w:ins w:id="9941" w:author="user pc" w:date="2022-03-29T23:55:00Z">
                <m:r w:rsidR="97225325">
                  <w:rPr>
                    <w:rFonts w:ascii="Cambria Math" w:cs="Times New Roman" w:hAnsi="Cambria Math"/>
                    <w:sz w:val="28"/>
                    <w:szCs w:val="28"/>
                  </w:rPr>
                  <m:t>2</m:t>
                </m:r>
              </w:ins>
            </m:den>
          </m:f>
        </m:oMath>
      </m:oMathPara>
    </w:p>
    <w:p>
      <w:pPr>
        <w:pStyle w:val="style0"/>
        <w:rPr>
          <w:del w:id="9942" w:author="user pc" w:date="2022-03-29T23:52:00Z"/>
          <w:rFonts w:ascii="Times New Roman" w:cs="Times New Roman"/>
          <w:sz w:val="28"/>
          <w:szCs w:val="28"/>
          <w:rPrChange w:id="9943" w:author="user pc" w:date="2022-03-15T10:14:00Z">
            <w:rPr>
              <w:del w:id="9944" w:author="user pc" w:date="2022-03-29T23:52:00Z"/>
            </w:rPr>
          </w:rPrChange>
        </w:rPr>
      </w:pPr>
      <w:del w:id="9945" w:author="user pc" w:date="2022-03-29T23:52:00Z">
        <w:r w:rsidDel="E330647E" w:rsidRPr="4C17DC40">
          <w:rPr>
            <w:rFonts w:ascii="Times New Roman" w:cs="Times New Roman"/>
            <w:sz w:val="28"/>
            <w:szCs w:val="28"/>
            <w:rPrChange w:id="9946" w:author="user pc" w:date="2022-03-15T10:14:00Z">
              <w:rPr/>
            </w:rPrChange>
          </w:rPr>
          <w:delText>r.m.m.</w:delText>
        </w:r>
      </w:del>
      <w:r>
        <w:rPr>
          <w:rFonts w:ascii="Times New Roman" w:cs="Times New Roman" w:hAnsi="Times New Roman"/>
          <w:sz w:val="28"/>
          <w:szCs w:val="28"/>
        </w:rPr>
        <w:t xml:space="preserve"> </w:t>
      </w:r>
      <w:del w:id="9947" w:author="user pc" w:date="2022-03-29T23:52:00Z">
        <w:r w:rsidDel="841990DF" w:rsidRPr="5A787389">
          <w:rPr>
            <w:rFonts w:ascii="Times New Roman" w:cs="Times New Roman"/>
            <w:sz w:val="28"/>
            <w:szCs w:val="28"/>
            <w:rPrChange w:id="9948" w:author="user pc" w:date="2022-03-15T10:14:00Z">
              <w:rPr/>
            </w:rPrChange>
          </w:rPr>
          <w:delText>=</w:delText>
        </w:r>
      </w:del>
      <w:r>
        <w:rPr>
          <w:rFonts w:ascii="Times New Roman" w:cs="Times New Roman" w:hAnsi="Times New Roman"/>
          <w:sz w:val="28"/>
          <w:szCs w:val="28"/>
        </w:rPr>
        <w:t xml:space="preserve"> </w:t>
      </w:r>
      <w:del w:id="9949" w:author="user pc" w:date="2022-03-29T23:52:00Z">
        <w:r w:rsidDel="9C1179AC" w:rsidRPr="B8D0A733">
          <w:rPr>
            <w:rFonts w:ascii="Times New Roman" w:cs="Times New Roman"/>
            <w:sz w:val="28"/>
            <w:szCs w:val="28"/>
            <w:rPrChange w:id="9950" w:author="user pc" w:date="2022-03-15T10:14:00Z">
              <w:rPr/>
            </w:rPrChange>
          </w:rPr>
          <w:delText>2xv.d.</w:delText>
        </w:r>
      </w:del>
    </w:p>
    <w:p>
      <w:pPr>
        <w:pStyle w:val="style0"/>
        <w:rPr>
          <w:del w:id="9951" w:author="user pc" w:date="2022-03-29T23:56:00Z"/>
          <w:rFonts w:ascii="Times New Roman" w:cs="Times New Roman"/>
          <w:sz w:val="28"/>
          <w:szCs w:val="28"/>
          <w:rPrChange w:id="9952" w:author="user pc" w:date="2022-03-15T10:14:00Z">
            <w:rPr>
              <w:del w:id="9953" w:author="user pc" w:date="2022-03-29T23:56:00Z"/>
            </w:rPr>
          </w:rPrChange>
        </w:rPr>
      </w:pPr>
      <w:del w:id="9954" w:author="user pc" w:date="2022-03-29T23:56:00Z">
        <w:r w:rsidDel="3E1A5417" w:rsidRPr="1C0864A4">
          <w:rPr>
            <w:rFonts w:ascii="Times New Roman" w:cs="Times New Roman"/>
            <w:sz w:val="28"/>
            <w:szCs w:val="28"/>
            <w:rPrChange w:id="9955" w:author="user pc" w:date="2022-03-15T10:14:00Z">
              <w:rPr/>
            </w:rPrChange>
          </w:rPr>
          <w:delText>v.d.</w:delText>
        </w:r>
      </w:del>
      <w:r>
        <w:rPr>
          <w:rFonts w:ascii="Times New Roman" w:cs="Times New Roman" w:hAnsi="Times New Roman"/>
          <w:sz w:val="28"/>
          <w:szCs w:val="28"/>
        </w:rPr>
        <w:t xml:space="preserve"> </w:t>
      </w:r>
      <w:del w:id="9956" w:author="user pc" w:date="2022-03-29T23:56:00Z">
        <w:r w:rsidDel="21AAFAAD" w:rsidRPr="4CB8E3BC">
          <w:rPr>
            <w:rFonts w:ascii="Times New Roman" w:cs="Times New Roman"/>
            <w:sz w:val="28"/>
            <w:szCs w:val="28"/>
            <w:rPrChange w:id="9957" w:author="user pc" w:date="2022-03-15T10:14:00Z">
              <w:rPr/>
            </w:rPrChange>
          </w:rPr>
          <w:delText>=</w:delText>
        </w:r>
      </w:del>
      <w:r>
        <w:rPr>
          <w:rFonts w:ascii="Times New Roman" w:cs="Times New Roman" w:hAnsi="Times New Roman"/>
          <w:sz w:val="28"/>
          <w:szCs w:val="28"/>
        </w:rPr>
        <w:t xml:space="preserve"> </w:t>
      </w:r>
      <w:del w:id="9958" w:author="user pc" w:date="2022-03-29T23:56:00Z">
        <w:r w:rsidDel="A786684D" w:rsidRPr="0AFD2D15">
          <w:rPr>
            <w:rFonts w:ascii="Times New Roman" w:cs="Times New Roman"/>
            <w:sz w:val="28"/>
            <w:szCs w:val="28"/>
            <w:rPrChange w:id="9959" w:author="user pc" w:date="2022-03-15T10:14:00Z">
              <w:rPr/>
            </w:rPrChange>
          </w:rPr>
          <w:delText>r.m.m./2</w:delText>
        </w:r>
      </w:del>
    </w:p>
    <w:p>
      <w:pPr>
        <w:pStyle w:val="style0"/>
        <w:rPr>
          <w:ins w:id="9960" w:author="user pc" w:date="2022-03-29T23:57:00Z"/>
          <w:rFonts w:ascii="Times New Roman" w:cs="Times New Roman" w:hAnsi="Times New Roman"/>
          <w:sz w:val="28"/>
          <w:szCs w:val="28"/>
        </w:rPr>
      </w:pPr>
      <m:oMathPara>
        <m:oMathParaPr>
          <m:jc m:val="left"/>
        </m:oMathParaPr>
        <m:oMath>
          <w:ins w:id="9961" w:author="user pc" w:date="2022-03-29T23:57:00Z">
            <m:r w:rsidR="237E07CB">
              <w:rPr>
                <w:rFonts w:ascii="Cambria Math" w:cs="Times New Roman" w:hAnsi="Cambria Math"/>
                <w:sz w:val="28"/>
                <w:szCs w:val="28"/>
              </w:rPr>
              <m:t xml:space="preserve">Vapour density= </m:t>
            </m:r>
          </w:ins>
          <m:f>
            <m:fPr>
              <m:ctrlPr>
                <w:ins w:id="9962" w:author="user pc" w:date="2022-03-29T23:57:00Z">
                  <w:rPr>
                    <w:rFonts w:ascii="Cambria Math" w:cs="Times New Roman" w:hAnsi="Cambria Math"/>
                    <w:i/>
                    <w:sz w:val="28"/>
                    <w:szCs w:val="28"/>
                  </w:rPr>
                </w:ins>
              </m:ctrlPr>
            </m:fPr>
            <m:num>
              <w:ins w:id="9963" w:author="user pc" w:date="2022-03-29T23:57:00Z">
                <m:r w:rsidR="AB347E74">
                  <w:rPr>
                    <w:rFonts w:ascii="Cambria Math" w:cs="Times New Roman" w:hAnsi="Cambria Math"/>
                    <w:sz w:val="28"/>
                    <w:szCs w:val="28"/>
                  </w:rPr>
                  <m:t xml:space="preserve"> 29.</m:t>
                </m:r>
              </w:ins>
              <w:ins w:id="9964" w:author="user pc" w:date="2022-03-29T23:58:00Z">
                <m:r w:rsidR="C66787D2">
                  <w:rPr>
                    <w:rFonts w:ascii="Cambria Math" w:cs="Times New Roman" w:hAnsi="Cambria Math"/>
                    <w:sz w:val="28"/>
                    <w:szCs w:val="28"/>
                  </w:rPr>
                  <m:t>84</m:t>
                </m:r>
              </w:ins>
            </m:num>
            <m:den>
              <w:ins w:id="9965" w:author="user pc" w:date="2022-03-29T23:57:00Z">
                <m:r w:rsidR="115B5FF2">
                  <w:rPr>
                    <w:rFonts w:ascii="Cambria Math" w:cs="Times New Roman" w:hAnsi="Cambria Math"/>
                    <w:sz w:val="28"/>
                    <w:szCs w:val="28"/>
                  </w:rPr>
                  <m:t>2</m:t>
                </m:r>
              </w:ins>
            </m:den>
          </m:f>
        </m:oMath>
      </m:oMathPara>
    </w:p>
    <w:p>
      <w:pPr>
        <w:pStyle w:val="style0"/>
        <w:rPr>
          <w:ins w:id="9966" w:author="user pc" w:date="2022-03-29T23:58:00Z"/>
          <w:rFonts w:ascii="Times New Roman" w:cs="Times New Roman" w:hAnsi="Times New Roman"/>
          <w:sz w:val="28"/>
          <w:szCs w:val="28"/>
        </w:rPr>
      </w:pPr>
      <m:oMathPara>
        <m:oMathParaPr>
          <m:jc m:val="left"/>
        </m:oMathParaPr>
        <m:oMath>
          <w:ins w:id="9967" w:author="user pc" w:date="2022-03-29T23:58:00Z">
            <m:r w:rsidR="E67193C5">
              <w:rPr>
                <w:rFonts w:ascii="Cambria Math" w:cs="Times New Roman" w:hAnsi="Cambria Math"/>
                <w:sz w:val="28"/>
                <w:szCs w:val="28"/>
              </w:rPr>
              <m:t>Vapour density=14.92</m:t>
            </m:r>
          </w:ins>
        </m:oMath>
      </m:oMathPara>
    </w:p>
    <w:p>
      <w:pPr>
        <w:pStyle w:val="style0"/>
        <w:rPr>
          <w:ins w:id="9968" w:author="user pc" w:date="2022-03-29T23:58:00Z"/>
          <w:rFonts w:ascii="Times New Roman" w:cs="Times New Roman" w:hAnsi="Times New Roman"/>
          <w:sz w:val="28"/>
          <w:szCs w:val="28"/>
        </w:rPr>
      </w:pPr>
    </w:p>
    <w:p>
      <w:pPr>
        <w:pStyle w:val="style0"/>
        <w:rPr>
          <w:del w:id="9969" w:author="user pc" w:date="2022-03-29T23:57:00Z"/>
          <w:rFonts w:ascii="Times New Roman" w:cs="Times New Roman"/>
          <w:sz w:val="28"/>
          <w:szCs w:val="28"/>
          <w:rPrChange w:id="9970" w:author="user pc" w:date="2022-03-15T10:14:00Z">
            <w:rPr>
              <w:del w:id="9971" w:author="user pc" w:date="2022-03-29T23:57:00Z"/>
            </w:rPr>
          </w:rPrChange>
        </w:rPr>
      </w:pPr>
      <w:ins w:id="9972" w:author="user pc" w:date="2022-03-29T23:57:00Z">
        <w:r w:rsidR="49A7B7ED">
          <w:rPr>
            <w:rFonts w:ascii="Times New Roman" w:cs="Times New Roman" w:hAnsi="Times New Roman"/>
            <w:sz w:val="28"/>
            <w:szCs w:val="28"/>
          </w:rPr>
          <w:t xml:space="preserve"> </w:t>
        </w:r>
      </w:ins>
    </w:p>
    <w:p>
      <w:pPr>
        <w:pStyle w:val="style0"/>
        <w:rPr>
          <w:rFonts w:ascii="Times New Roman" w:cs="Times New Roman"/>
          <w:sz w:val="28"/>
          <w:szCs w:val="28"/>
          <w:rPrChange w:id="9973" w:author="user pc" w:date="2022-03-15T10:14:00Z">
            <w:rPr/>
          </w:rPrChange>
        </w:rPr>
      </w:pPr>
      <w:r w:rsidRPr="1CAC918A">
        <w:rPr>
          <w:rFonts w:ascii="Times New Roman" w:cs="Times New Roman"/>
          <w:sz w:val="28"/>
          <w:szCs w:val="28"/>
          <w:rPrChange w:id="9974" w:author="user pc" w:date="2022-03-15T10:14:00Z">
            <w:rPr/>
          </w:rPrChange>
        </w:rPr>
        <w:t>(ii)</w:t>
      </w:r>
      <w:ins w:id="9975" w:author="user pc" w:date="2022-03-30T00:00:00Z">
        <w:r w:rsidR="37FDEB4E">
          <w:rPr>
            <w:rFonts w:ascii="Times New Roman" w:cs="Times New Roman" w:hAnsi="Times New Roman"/>
            <w:sz w:val="28"/>
            <w:szCs w:val="28"/>
          </w:rPr>
          <w:t xml:space="preserve"> </w:t>
        </w:r>
      </w:ins>
      <w:r w:rsidRPr="BC0B81D3">
        <w:rPr>
          <w:rFonts w:ascii="Times New Roman" w:cs="Times New Roman"/>
          <w:sz w:val="28"/>
          <w:szCs w:val="28"/>
          <w:rPrChange w:id="9976" w:author="user pc" w:date="2022-03-15T10:14:00Z">
            <w:rPr/>
          </w:rPrChange>
        </w:rPr>
        <w:t>xCH</w:t>
      </w:r>
      <w:r w:rsidRPr="8CCE8B3F">
        <w:rPr>
          <w:rFonts w:ascii="Times New Roman" w:cs="Times New Roman"/>
          <w:sz w:val="28"/>
          <w:szCs w:val="28"/>
          <w:vertAlign w:val="subscript"/>
          <w:rPrChange w:id="9977" w:author="user pc" w:date="2022-03-15T10:14:00Z">
            <w:rPr>
              <w:vertAlign w:val="subscript"/>
            </w:rPr>
          </w:rPrChange>
        </w:rPr>
        <w:t>3</w:t>
      </w:r>
      <w:ins w:id="9978" w:author="user pc" w:date="2022-03-30T00:00:00Z">
        <w:r w:rsidR="AC56BA61">
          <w:rPr>
            <w:rFonts w:ascii="Times New Roman" w:cs="Times New Roman" w:hAnsi="Times New Roman"/>
            <w:sz w:val="28"/>
            <w:szCs w:val="28"/>
            <w:vertAlign w:val="subscript"/>
          </w:rPr>
          <w:t xml:space="preserve"> </w:t>
        </w:r>
      </w:ins>
      <w:r w:rsidRPr="15965870">
        <w:rPr>
          <w:rFonts w:ascii="Times New Roman" w:cs="Times New Roman"/>
          <w:sz w:val="28"/>
          <w:szCs w:val="28"/>
          <w:rPrChange w:id="9979" w:author="user pc" w:date="2022-03-15T10:14:00Z">
            <w:rPr/>
          </w:rPrChange>
        </w:rPr>
        <w:t>=</w:t>
      </w:r>
      <w:ins w:id="9980" w:author="user pc" w:date="2022-03-30T00:00:00Z">
        <w:r w:rsidR="233D0656">
          <w:rPr>
            <w:rFonts w:ascii="Times New Roman" w:cs="Times New Roman" w:hAnsi="Times New Roman"/>
            <w:sz w:val="28"/>
            <w:szCs w:val="28"/>
          </w:rPr>
          <w:t xml:space="preserve"> </w:t>
        </w:r>
      </w:ins>
      <w:r w:rsidRPr="E6DBBA2C">
        <w:rPr>
          <w:rFonts w:ascii="Times New Roman" w:cs="Times New Roman"/>
          <w:sz w:val="28"/>
          <w:szCs w:val="28"/>
          <w:rPrChange w:id="9981" w:author="user pc" w:date="2022-03-15T10:14:00Z">
            <w:rPr/>
          </w:rPrChange>
        </w:rPr>
        <w:t>30</w:t>
      </w:r>
    </w:p>
    <w:p>
      <w:pPr>
        <w:pStyle w:val="style0"/>
        <w:rPr>
          <w:ins w:id="9982" w:author="user pc" w:date="2022-03-30T00:00:00Z"/>
          <w:rFonts w:ascii="Times New Roman" w:cs="Times New Roman" w:hAnsi="Times New Roman"/>
          <w:sz w:val="28"/>
          <w:szCs w:val="28"/>
        </w:rPr>
      </w:pPr>
      <w:ins w:id="9983" w:author="user pc" w:date="2022-03-30T00:00:00Z">
        <w:r w:rsidR="FA3F217E">
          <w:rPr>
            <w:rFonts w:ascii="Times New Roman" w:cs="Times New Roman" w:hAnsi="Times New Roman"/>
            <w:sz w:val="28"/>
            <w:szCs w:val="28"/>
          </w:rPr>
          <w:t xml:space="preserve">(12 + 1 </w:t>
        </w:r>
      </w:ins>
      <w:ins w:id="9984" w:author="user pc" w:date="2022-03-30T00:01:00Z">
        <w:r w:rsidR="62F44847">
          <w:rPr>
            <w:rFonts w:ascii="Times New Roman" w:cs="Times New Roman" w:hAnsi="Times New Roman"/>
            <w:sz w:val="28"/>
            <w:szCs w:val="28"/>
          </w:rPr>
          <w:t>× 3</w:t>
        </w:r>
      </w:ins>
      <w:ins w:id="9985" w:author="user pc" w:date="2022-03-30T00:00:00Z">
        <w:r w:rsidR="CDBC1388">
          <w:rPr>
            <w:rFonts w:ascii="Times New Roman" w:cs="Times New Roman" w:hAnsi="Times New Roman"/>
            <w:sz w:val="28"/>
            <w:szCs w:val="28"/>
          </w:rPr>
          <w:t>)</w:t>
        </w:r>
      </w:ins>
      <w:ins w:id="9986" w:author="user pc" w:date="2022-03-30T00:01:00Z">
        <w:r w:rsidR="C049E851">
          <w:rPr>
            <w:rFonts w:ascii="Times New Roman" w:cs="Times New Roman" w:hAnsi="Times New Roman"/>
            <w:sz w:val="28"/>
            <w:szCs w:val="28"/>
          </w:rPr>
          <w:t>x = 30</w:t>
        </w:r>
      </w:ins>
    </w:p>
    <w:p>
      <w:pPr>
        <w:pStyle w:val="style0"/>
        <w:rPr>
          <w:rFonts w:ascii="Times New Roman" w:cs="Times New Roman"/>
          <w:sz w:val="28"/>
          <w:szCs w:val="28"/>
          <w:rPrChange w:id="9987" w:author="user pc" w:date="2022-03-15T10:14:00Z">
            <w:rPr/>
          </w:rPrChange>
        </w:rPr>
      </w:pPr>
      <w:r w:rsidRPr="7060B54A">
        <w:rPr>
          <w:rFonts w:ascii="Times New Roman" w:cs="Times New Roman"/>
          <w:sz w:val="28"/>
          <w:szCs w:val="28"/>
          <w:rPrChange w:id="9988" w:author="user pc" w:date="2022-03-15T10:14:00Z">
            <w:rPr/>
          </w:rPrChange>
        </w:rPr>
        <w:t>15x</w:t>
      </w:r>
      <w:ins w:id="9989" w:author="user pc" w:date="2022-04-02T01:28:00Z">
        <w:r w:rsidR="A7CA81CE">
          <w:rPr>
            <w:rFonts w:ascii="Times New Roman" w:cs="Times New Roman" w:hAnsi="Times New Roman"/>
            <w:sz w:val="28"/>
            <w:szCs w:val="28"/>
          </w:rPr>
          <w:t xml:space="preserve"> </w:t>
        </w:r>
      </w:ins>
      <w:r w:rsidRPr="1597A4EE">
        <w:rPr>
          <w:rFonts w:ascii="Times New Roman" w:cs="Times New Roman"/>
          <w:sz w:val="28"/>
          <w:szCs w:val="28"/>
          <w:rPrChange w:id="9990" w:author="user pc" w:date="2022-03-15T10:14:00Z">
            <w:rPr/>
          </w:rPrChange>
        </w:rPr>
        <w:t>=</w:t>
      </w:r>
      <w:ins w:id="9991" w:author="user pc" w:date="2022-04-02T01:28:00Z">
        <w:r w:rsidR="A7605358">
          <w:rPr>
            <w:rFonts w:ascii="Times New Roman" w:cs="Times New Roman" w:hAnsi="Times New Roman"/>
            <w:sz w:val="28"/>
            <w:szCs w:val="28"/>
          </w:rPr>
          <w:t xml:space="preserve"> </w:t>
        </w:r>
      </w:ins>
      <w:r w:rsidRPr="6ED85500">
        <w:rPr>
          <w:rFonts w:ascii="Times New Roman" w:cs="Times New Roman"/>
          <w:sz w:val="28"/>
          <w:szCs w:val="28"/>
          <w:rPrChange w:id="9992" w:author="user pc" w:date="2022-03-15T10:14:00Z">
            <w:rPr/>
          </w:rPrChange>
        </w:rPr>
        <w:t>30</w:t>
      </w:r>
    </w:p>
    <w:p>
      <w:pPr>
        <w:pStyle w:val="style0"/>
        <w:rPr>
          <w:rFonts w:ascii="Times New Roman" w:cs="Times New Roman"/>
          <w:sz w:val="28"/>
          <w:szCs w:val="28"/>
          <w:rPrChange w:id="9993" w:author="user pc" w:date="2022-03-15T10:14:00Z">
            <w:rPr/>
          </w:rPrChange>
        </w:rPr>
      </w:pPr>
      <w:r>
        <w:rPr>
          <w:rFonts w:ascii="Times New Roman" w:cs="Times New Roman" w:hAnsi="Times New Roman"/>
          <w:sz w:val="28"/>
          <w:szCs w:val="28"/>
        </w:rPr>
        <w:t>X</w:t>
      </w:r>
      <w:ins w:id="9994" w:author="user pc" w:date="2022-04-02T01:28:00Z">
        <w:r w:rsidR="A6D10361">
          <w:rPr>
            <w:rFonts w:ascii="Times New Roman" w:cs="Times New Roman" w:hAnsi="Times New Roman"/>
            <w:sz w:val="28"/>
            <w:szCs w:val="28"/>
          </w:rPr>
          <w:t xml:space="preserve"> </w:t>
        </w:r>
      </w:ins>
      <w:r w:rsidRPr="FCA294C7">
        <w:rPr>
          <w:rFonts w:ascii="Times New Roman" w:cs="Times New Roman"/>
          <w:sz w:val="28"/>
          <w:szCs w:val="28"/>
          <w:rPrChange w:id="9995" w:author="user pc" w:date="2022-03-15T10:14:00Z">
            <w:rPr/>
          </w:rPrChange>
        </w:rPr>
        <w:t>=</w:t>
      </w:r>
      <w:r>
        <w:rPr>
          <w:rFonts w:ascii="Times New Roman" w:cs="Times New Roman" w:hAnsi="Times New Roman"/>
          <w:sz w:val="28"/>
          <w:szCs w:val="28"/>
        </w:rPr>
        <w:t xml:space="preserve"> </w:t>
      </w:r>
      <w:r w:rsidRPr="70284668">
        <w:rPr>
          <w:rFonts w:ascii="Times New Roman" w:cs="Times New Roman"/>
          <w:sz w:val="28"/>
          <w:szCs w:val="28"/>
          <w:rPrChange w:id="9996" w:author="user pc" w:date="2022-03-15T10:14:00Z">
            <w:rPr/>
          </w:rPrChange>
        </w:rPr>
        <w:t>2</w:t>
      </w:r>
    </w:p>
    <w:p>
      <w:pPr>
        <w:pStyle w:val="style0"/>
        <w:rPr>
          <w:rFonts w:ascii="Times New Roman" w:cs="Times New Roman"/>
          <w:sz w:val="28"/>
          <w:szCs w:val="28"/>
          <w:rPrChange w:id="9997" w:author="user pc" w:date="2022-03-15T10:14:00Z">
            <w:rPr/>
          </w:rPrChange>
        </w:rPr>
      </w:pPr>
      <w:r w:rsidRPr="C20329E8">
        <w:rPr>
          <w:rFonts w:ascii="Times New Roman" w:cs="Times New Roman"/>
          <w:b/>
          <w:sz w:val="28"/>
          <w:szCs w:val="28"/>
          <w:rPrChange w:id="9998" w:author="user pc" w:date="2022-03-15T10:14:00Z">
            <w:rPr>
              <w:b/>
            </w:rPr>
          </w:rPrChange>
        </w:rPr>
        <w:t>Example</w:t>
      </w:r>
      <w:ins w:id="9999" w:author="user pc" w:date="2022-04-02T12:18:00Z">
        <w:r w:rsidR="98B5FF92">
          <w:rPr>
            <w:rFonts w:ascii="Times New Roman" w:cs="Times New Roman" w:hAnsi="Times New Roman"/>
            <w:b/>
            <w:sz w:val="28"/>
            <w:szCs w:val="28"/>
          </w:rPr>
          <w:t xml:space="preserve"> </w:t>
        </w:r>
      </w:ins>
      <w:r w:rsidRPr="21A52F82">
        <w:rPr>
          <w:rFonts w:ascii="Times New Roman" w:cs="Times New Roman"/>
          <w:b/>
          <w:sz w:val="28"/>
          <w:szCs w:val="28"/>
          <w:rPrChange w:id="10000" w:author="user pc" w:date="2022-03-15T10:14:00Z">
            <w:rPr>
              <w:b/>
            </w:rPr>
          </w:rPrChange>
        </w:rPr>
        <w:t>2:</w:t>
      </w:r>
      <w:ins w:id="10001" w:author="user pc" w:date="2022-03-29T23:42:00Z">
        <w:r w:rsidR="3443695D">
          <w:rPr>
            <w:rFonts w:ascii="Times New Roman" w:cs="Times New Roman" w:hAnsi="Times New Roman"/>
            <w:b/>
            <w:sz w:val="28"/>
            <w:szCs w:val="28"/>
          </w:rPr>
          <w:t xml:space="preserve"> </w:t>
        </w:r>
      </w:ins>
      <w:r w:rsidRPr="00EFB530">
        <w:rPr>
          <w:rFonts w:ascii="Times New Roman" w:cs="Times New Roman"/>
          <w:sz w:val="28"/>
          <w:szCs w:val="28"/>
          <w:rPrChange w:id="10002" w:author="user pc" w:date="2022-03-15T10:14:00Z">
            <w:rPr/>
          </w:rPrChange>
        </w:rPr>
        <w:t>If</w:t>
      </w:r>
      <w:ins w:id="10003" w:author="user pc" w:date="2022-03-29T23:42:00Z">
        <w:r w:rsidR="2CA6D7BC">
          <w:rPr>
            <w:rFonts w:ascii="Times New Roman" w:cs="Times New Roman" w:hAnsi="Times New Roman"/>
            <w:sz w:val="28"/>
            <w:szCs w:val="28"/>
          </w:rPr>
          <w:t xml:space="preserve"> </w:t>
        </w:r>
      </w:ins>
      <w:r w:rsidRPr="CFE08335">
        <w:rPr>
          <w:rFonts w:ascii="Times New Roman" w:cs="Times New Roman"/>
          <w:sz w:val="28"/>
          <w:szCs w:val="28"/>
          <w:rPrChange w:id="10004" w:author="user pc" w:date="2022-03-15T10:14:00Z">
            <w:rPr/>
          </w:rPrChange>
        </w:rPr>
        <w:t>80cm</w:t>
      </w:r>
      <w:r w:rsidRPr="CA54AA43">
        <w:rPr>
          <w:rFonts w:ascii="Times New Roman" w:cs="Times New Roman"/>
          <w:sz w:val="28"/>
          <w:szCs w:val="28"/>
          <w:vertAlign w:val="superscript"/>
          <w:rPrChange w:id="10005" w:author="user pc" w:date="2022-03-15T10:14:00Z">
            <w:rPr>
              <w:vertAlign w:val="superscript"/>
            </w:rPr>
          </w:rPrChange>
        </w:rPr>
        <w:t xml:space="preserve">3 </w:t>
      </w:r>
      <w:r w:rsidRPr="68A14AD3">
        <w:rPr>
          <w:rFonts w:ascii="Times New Roman" w:cs="Times New Roman"/>
          <w:sz w:val="28"/>
          <w:szCs w:val="28"/>
          <w:rPrChange w:id="10006" w:author="user pc" w:date="2022-03-15T10:14:00Z">
            <w:rPr/>
          </w:rPrChange>
        </w:rPr>
        <w:t>of</w:t>
      </w:r>
      <w:ins w:id="10007" w:author="user pc" w:date="2022-03-29T23:42:00Z">
        <w:r w:rsidR="8A9D0916">
          <w:rPr>
            <w:rFonts w:ascii="Times New Roman" w:cs="Times New Roman" w:hAnsi="Times New Roman"/>
            <w:sz w:val="28"/>
            <w:szCs w:val="28"/>
          </w:rPr>
          <w:t xml:space="preserve"> </w:t>
        </w:r>
      </w:ins>
      <w:r w:rsidRPr="E9D1C171">
        <w:rPr>
          <w:rFonts w:ascii="Times New Roman" w:cs="Times New Roman"/>
          <w:sz w:val="28"/>
          <w:szCs w:val="28"/>
          <w:rPrChange w:id="10008" w:author="user pc" w:date="2022-03-15T10:14:00Z">
            <w:rPr/>
          </w:rPrChange>
        </w:rPr>
        <w:t>methane</w:t>
      </w:r>
      <w:ins w:id="10009" w:author="user pc" w:date="2022-03-29T23:42:00Z">
        <w:r w:rsidR="2AE68E8C">
          <w:rPr>
            <w:rFonts w:ascii="Times New Roman" w:cs="Times New Roman" w:hAnsi="Times New Roman"/>
            <w:sz w:val="28"/>
            <w:szCs w:val="28"/>
          </w:rPr>
          <w:t xml:space="preserve"> </w:t>
        </w:r>
      </w:ins>
      <w:r w:rsidRPr="2F585021">
        <w:rPr>
          <w:rFonts w:ascii="Times New Roman" w:cs="Times New Roman"/>
          <w:sz w:val="28"/>
          <w:szCs w:val="28"/>
          <w:rPrChange w:id="10010" w:author="user pc" w:date="2022-03-15T10:14:00Z">
            <w:rPr/>
          </w:rPrChange>
        </w:rPr>
        <w:t>(CH</w:t>
      </w:r>
      <w:r w:rsidRPr="0C8A10AE">
        <w:rPr>
          <w:rFonts w:ascii="Times New Roman" w:cs="Times New Roman"/>
          <w:sz w:val="28"/>
          <w:szCs w:val="28"/>
          <w:vertAlign w:val="subscript"/>
          <w:rPrChange w:id="10011" w:author="user pc" w:date="2022-03-15T10:14:00Z">
            <w:rPr>
              <w:vertAlign w:val="subscript"/>
            </w:rPr>
          </w:rPrChange>
        </w:rPr>
        <w:t>4</w:t>
      </w:r>
      <w:r w:rsidRPr="C7911598">
        <w:rPr>
          <w:rFonts w:ascii="Times New Roman" w:cs="Times New Roman"/>
          <w:sz w:val="28"/>
          <w:szCs w:val="28"/>
          <w:rPrChange w:id="10012" w:author="user pc" w:date="2022-03-15T10:14:00Z">
            <w:rPr/>
          </w:rPrChange>
        </w:rPr>
        <w:t>)</w:t>
      </w:r>
      <w:ins w:id="10013" w:author="user pc" w:date="2022-03-29T23:42:00Z">
        <w:r w:rsidR="37E371AD">
          <w:rPr>
            <w:rFonts w:ascii="Times New Roman" w:cs="Times New Roman" w:hAnsi="Times New Roman"/>
            <w:sz w:val="28"/>
            <w:szCs w:val="28"/>
          </w:rPr>
          <w:t xml:space="preserve"> </w:t>
        </w:r>
      </w:ins>
      <w:r w:rsidRPr="3EC5C922">
        <w:rPr>
          <w:rFonts w:ascii="Times New Roman" w:cs="Times New Roman"/>
          <w:sz w:val="28"/>
          <w:szCs w:val="28"/>
          <w:rPrChange w:id="10014" w:author="user pc" w:date="2022-03-15T10:14:00Z">
            <w:rPr/>
          </w:rPrChange>
        </w:rPr>
        <w:t>diffuses</w:t>
      </w:r>
      <w:ins w:id="10015" w:author="user pc" w:date="2022-03-29T23:42:00Z">
        <w:r w:rsidR="FB478984">
          <w:rPr>
            <w:rFonts w:ascii="Times New Roman" w:cs="Times New Roman" w:hAnsi="Times New Roman"/>
            <w:sz w:val="28"/>
            <w:szCs w:val="28"/>
          </w:rPr>
          <w:t xml:space="preserve"> </w:t>
        </w:r>
      </w:ins>
      <w:r w:rsidRPr="D2B2F719">
        <w:rPr>
          <w:rFonts w:ascii="Times New Roman" w:cs="Times New Roman"/>
          <w:sz w:val="28"/>
          <w:szCs w:val="28"/>
          <w:rPrChange w:id="10016" w:author="user pc" w:date="2022-03-15T10:14:00Z">
            <w:rPr/>
          </w:rPrChange>
        </w:rPr>
        <w:t>through</w:t>
      </w:r>
      <w:ins w:id="10017" w:author="user pc" w:date="2022-03-29T23:42:00Z">
        <w:r w:rsidR="25CD7861">
          <w:rPr>
            <w:rFonts w:ascii="Times New Roman" w:cs="Times New Roman" w:hAnsi="Times New Roman"/>
            <w:sz w:val="28"/>
            <w:szCs w:val="28"/>
          </w:rPr>
          <w:t xml:space="preserve"> </w:t>
        </w:r>
      </w:ins>
      <w:r w:rsidRPr="E366A3DB">
        <w:rPr>
          <w:rFonts w:ascii="Times New Roman" w:cs="Times New Roman"/>
          <w:sz w:val="28"/>
          <w:szCs w:val="28"/>
          <w:rPrChange w:id="10018" w:author="user pc" w:date="2022-03-15T10:14:00Z">
            <w:rPr/>
          </w:rPrChange>
        </w:rPr>
        <w:t>a</w:t>
      </w:r>
      <w:ins w:id="10019" w:author="user pc" w:date="2022-03-29T23:42:00Z">
        <w:r w:rsidR="98C55083">
          <w:rPr>
            <w:rFonts w:ascii="Times New Roman" w:cs="Times New Roman" w:hAnsi="Times New Roman"/>
            <w:sz w:val="28"/>
            <w:szCs w:val="28"/>
          </w:rPr>
          <w:t xml:space="preserve"> </w:t>
        </w:r>
      </w:ins>
      <w:r w:rsidRPr="0D2AB05E">
        <w:rPr>
          <w:rFonts w:ascii="Times New Roman" w:cs="Times New Roman"/>
          <w:sz w:val="28"/>
          <w:szCs w:val="28"/>
          <w:rPrChange w:id="10020" w:author="user pc" w:date="2022-03-15T10:14:00Z">
            <w:rPr/>
          </w:rPrChange>
        </w:rPr>
        <w:t>porous</w:t>
      </w:r>
      <w:ins w:id="10021" w:author="user pc" w:date="2022-03-29T23:42:00Z">
        <w:r w:rsidR="8192D7BC">
          <w:rPr>
            <w:rFonts w:ascii="Times New Roman" w:cs="Times New Roman" w:hAnsi="Times New Roman"/>
            <w:sz w:val="28"/>
            <w:szCs w:val="28"/>
          </w:rPr>
          <w:t xml:space="preserve"> </w:t>
        </w:r>
      </w:ins>
      <w:r w:rsidRPr="DE31F3D0">
        <w:rPr>
          <w:rFonts w:ascii="Times New Roman" w:cs="Times New Roman"/>
          <w:sz w:val="28"/>
          <w:szCs w:val="28"/>
          <w:rPrChange w:id="10022" w:author="user pc" w:date="2022-03-15T10:14:00Z">
            <w:rPr/>
          </w:rPrChange>
        </w:rPr>
        <w:t>membrane</w:t>
      </w:r>
      <w:ins w:id="10023" w:author="user pc" w:date="2022-03-29T23:42:00Z">
        <w:r w:rsidR="866173AF">
          <w:rPr>
            <w:rFonts w:ascii="Times New Roman" w:cs="Times New Roman" w:hAnsi="Times New Roman"/>
            <w:sz w:val="28"/>
            <w:szCs w:val="28"/>
          </w:rPr>
          <w:t xml:space="preserve"> </w:t>
        </w:r>
      </w:ins>
      <w:r w:rsidRPr="4193EFE8">
        <w:rPr>
          <w:rFonts w:ascii="Times New Roman" w:cs="Times New Roman"/>
          <w:sz w:val="28"/>
          <w:szCs w:val="28"/>
          <w:rPrChange w:id="10024" w:author="user pc" w:date="2022-03-15T10:14:00Z">
            <w:rPr/>
          </w:rPrChange>
        </w:rPr>
        <w:t>in</w:t>
      </w:r>
      <w:ins w:id="10025" w:author="user pc" w:date="2022-03-29T23:42:00Z">
        <w:r w:rsidR="DD76F97F">
          <w:rPr>
            <w:rFonts w:ascii="Times New Roman" w:cs="Times New Roman" w:hAnsi="Times New Roman"/>
            <w:sz w:val="28"/>
            <w:szCs w:val="28"/>
          </w:rPr>
          <w:t xml:space="preserve"> </w:t>
        </w:r>
      </w:ins>
      <w:r w:rsidRPr="CFF0E1CA">
        <w:rPr>
          <w:rFonts w:ascii="Times New Roman" w:cs="Times New Roman"/>
          <w:sz w:val="28"/>
          <w:szCs w:val="28"/>
          <w:rPrChange w:id="10026" w:author="user pc" w:date="2022-03-15T10:14:00Z">
            <w:rPr/>
          </w:rPrChange>
        </w:rPr>
        <w:t>20</w:t>
      </w:r>
      <w:ins w:id="10027" w:author="user pc" w:date="2022-03-29T23:42:00Z">
        <w:r w:rsidR="7B73609A">
          <w:rPr>
            <w:rFonts w:ascii="Times New Roman" w:cs="Times New Roman" w:hAnsi="Times New Roman"/>
            <w:sz w:val="28"/>
            <w:szCs w:val="28"/>
          </w:rPr>
          <w:t xml:space="preserve"> </w:t>
        </w:r>
      </w:ins>
      <w:r w:rsidRPr="3321C7B7">
        <w:rPr>
          <w:rFonts w:ascii="Times New Roman" w:cs="Times New Roman"/>
          <w:sz w:val="28"/>
          <w:szCs w:val="28"/>
          <w:rPrChange w:id="10028" w:author="user pc" w:date="2022-03-15T10:14:00Z">
            <w:rPr/>
          </w:rPrChange>
        </w:rPr>
        <w:t>seconds</w:t>
      </w:r>
      <w:ins w:id="10029" w:author="user pc" w:date="2022-03-29T23:42:00Z">
        <w:r w:rsidR="1B7911AE">
          <w:rPr>
            <w:rFonts w:ascii="Times New Roman" w:cs="Times New Roman" w:hAnsi="Times New Roman"/>
            <w:sz w:val="28"/>
            <w:szCs w:val="28"/>
          </w:rPr>
          <w:t xml:space="preserve"> </w:t>
        </w:r>
      </w:ins>
      <w:r w:rsidRPr="4DBF53DA">
        <w:rPr>
          <w:rFonts w:ascii="Times New Roman" w:cs="Times New Roman"/>
          <w:sz w:val="28"/>
          <w:szCs w:val="28"/>
          <w:rPrChange w:id="10030" w:author="user pc" w:date="2022-03-15T10:14:00Z">
            <w:rPr/>
          </w:rPrChange>
        </w:rPr>
        <w:t>while</w:t>
      </w:r>
      <w:ins w:id="10031" w:author="user pc" w:date="2022-03-29T23:42:00Z">
        <w:r w:rsidR="F2B7061C">
          <w:rPr>
            <w:rFonts w:ascii="Times New Roman" w:cs="Times New Roman" w:hAnsi="Times New Roman"/>
            <w:sz w:val="28"/>
            <w:szCs w:val="28"/>
          </w:rPr>
          <w:t xml:space="preserve"> </w:t>
        </w:r>
      </w:ins>
      <w:r w:rsidRPr="DE73BEEE">
        <w:rPr>
          <w:rFonts w:ascii="Times New Roman" w:cs="Times New Roman"/>
          <w:sz w:val="28"/>
          <w:szCs w:val="28"/>
          <w:rPrChange w:id="10032" w:author="user pc" w:date="2022-03-15T10:14:00Z">
            <w:rPr/>
          </w:rPrChange>
        </w:rPr>
        <w:t>50cm</w:t>
      </w:r>
      <w:r w:rsidRPr="F115F960">
        <w:rPr>
          <w:rFonts w:ascii="Times New Roman" w:cs="Times New Roman"/>
          <w:sz w:val="28"/>
          <w:szCs w:val="28"/>
          <w:vertAlign w:val="superscript"/>
          <w:rPrChange w:id="10033" w:author="user pc" w:date="2022-03-15T10:14:00Z">
            <w:rPr>
              <w:vertAlign w:val="superscript"/>
            </w:rPr>
          </w:rPrChange>
        </w:rPr>
        <w:t xml:space="preserve">3 </w:t>
      </w:r>
      <w:r w:rsidRPr="B8A0919D">
        <w:rPr>
          <w:rFonts w:ascii="Times New Roman" w:cs="Times New Roman"/>
          <w:sz w:val="28"/>
          <w:szCs w:val="28"/>
          <w:rPrChange w:id="10034" w:author="user pc" w:date="2022-03-15T10:14:00Z">
            <w:rPr/>
          </w:rPrChange>
        </w:rPr>
        <w:t>of</w:t>
      </w:r>
      <w:ins w:id="10035" w:author="user pc" w:date="2022-03-29T23:42:00Z">
        <w:r w:rsidR="E6DBDD42">
          <w:rPr>
            <w:rFonts w:ascii="Times New Roman" w:cs="Times New Roman" w:hAnsi="Times New Roman"/>
            <w:sz w:val="28"/>
            <w:szCs w:val="28"/>
          </w:rPr>
          <w:t xml:space="preserve"> </w:t>
        </w:r>
      </w:ins>
      <w:r w:rsidRPr="1D77D9B7">
        <w:rPr>
          <w:rFonts w:ascii="Times New Roman" w:cs="Times New Roman"/>
          <w:sz w:val="28"/>
          <w:szCs w:val="28"/>
          <w:rPrChange w:id="10036" w:author="user pc" w:date="2022-03-15T10:14:00Z">
            <w:rPr/>
          </w:rPrChange>
        </w:rPr>
        <w:t>gas</w:t>
      </w:r>
      <w:ins w:id="10037" w:author="user pc" w:date="2022-03-29T23:42:00Z">
        <w:r w:rsidR="BFCC62D5">
          <w:rPr>
            <w:rFonts w:ascii="Times New Roman" w:cs="Times New Roman" w:hAnsi="Times New Roman"/>
            <w:sz w:val="28"/>
            <w:szCs w:val="28"/>
          </w:rPr>
          <w:t xml:space="preserve"> </w:t>
        </w:r>
      </w:ins>
      <w:r w:rsidRPr="8F0368C0">
        <w:rPr>
          <w:rFonts w:ascii="Times New Roman" w:cs="Times New Roman"/>
          <w:sz w:val="28"/>
          <w:szCs w:val="28"/>
          <w:rPrChange w:id="10038" w:author="user pc" w:date="2022-03-15T10:14:00Z">
            <w:rPr/>
          </w:rPrChange>
        </w:rPr>
        <w:t>Q</w:t>
      </w:r>
      <w:ins w:id="10039" w:author="user pc" w:date="2022-03-29T23:42:00Z">
        <w:r w:rsidR="62470D86">
          <w:rPr>
            <w:rFonts w:ascii="Times New Roman" w:cs="Times New Roman" w:hAnsi="Times New Roman"/>
            <w:sz w:val="28"/>
            <w:szCs w:val="28"/>
          </w:rPr>
          <w:t xml:space="preserve"> </w:t>
        </w:r>
      </w:ins>
      <w:r w:rsidRPr="C18ABB64">
        <w:rPr>
          <w:rFonts w:ascii="Times New Roman" w:cs="Times New Roman"/>
          <w:sz w:val="28"/>
          <w:szCs w:val="28"/>
          <w:rPrChange w:id="10040" w:author="user pc" w:date="2022-03-15T10:14:00Z">
            <w:rPr/>
          </w:rPrChange>
        </w:rPr>
        <w:t>diffuse</w:t>
      </w:r>
      <w:ins w:id="10041" w:author="user pc" w:date="2022-03-29T23:42:00Z">
        <w:r w:rsidR="44A7BACD">
          <w:rPr>
            <w:rFonts w:ascii="Times New Roman" w:cs="Times New Roman" w:hAnsi="Times New Roman"/>
            <w:sz w:val="28"/>
            <w:szCs w:val="28"/>
          </w:rPr>
          <w:t xml:space="preserve"> </w:t>
        </w:r>
      </w:ins>
      <w:r w:rsidRPr="82C595C6">
        <w:rPr>
          <w:rFonts w:ascii="Times New Roman" w:cs="Times New Roman"/>
          <w:sz w:val="28"/>
          <w:szCs w:val="28"/>
          <w:rPrChange w:id="10042" w:author="user pc" w:date="2022-03-15T10:14:00Z">
            <w:rPr/>
          </w:rPrChange>
        </w:rPr>
        <w:t>through</w:t>
      </w:r>
      <w:ins w:id="10043" w:author="user pc" w:date="2022-03-29T23:43:00Z">
        <w:r w:rsidR="7B572040">
          <w:rPr>
            <w:rFonts w:ascii="Times New Roman" w:cs="Times New Roman" w:hAnsi="Times New Roman"/>
            <w:sz w:val="28"/>
            <w:szCs w:val="28"/>
          </w:rPr>
          <w:t xml:space="preserve"> </w:t>
        </w:r>
      </w:ins>
      <w:r w:rsidRPr="D67546D6">
        <w:rPr>
          <w:rFonts w:ascii="Times New Roman" w:cs="Times New Roman"/>
          <w:sz w:val="28"/>
          <w:szCs w:val="28"/>
          <w:rPrChange w:id="10044" w:author="user pc" w:date="2022-03-15T10:14:00Z">
            <w:rPr/>
          </w:rPrChange>
        </w:rPr>
        <w:t>the</w:t>
      </w:r>
      <w:ins w:id="10045" w:author="user pc" w:date="2022-03-29T23:43:00Z">
        <w:r w:rsidR="90874B17">
          <w:rPr>
            <w:rFonts w:ascii="Times New Roman" w:cs="Times New Roman" w:hAnsi="Times New Roman"/>
            <w:sz w:val="28"/>
            <w:szCs w:val="28"/>
          </w:rPr>
          <w:t xml:space="preserve"> </w:t>
        </w:r>
      </w:ins>
      <w:r w:rsidRPr="50FE7508">
        <w:rPr>
          <w:rFonts w:ascii="Times New Roman" w:cs="Times New Roman"/>
          <w:sz w:val="28"/>
          <w:szCs w:val="28"/>
          <w:rPrChange w:id="10046" w:author="user pc" w:date="2022-03-15T10:14:00Z">
            <w:rPr/>
          </w:rPrChange>
        </w:rPr>
        <w:t>same</w:t>
      </w:r>
      <w:ins w:id="10047" w:author="user pc" w:date="2022-03-29T23:43:00Z">
        <w:r w:rsidR="F86AF75C">
          <w:rPr>
            <w:rFonts w:ascii="Times New Roman" w:cs="Times New Roman" w:hAnsi="Times New Roman"/>
            <w:sz w:val="28"/>
            <w:szCs w:val="28"/>
          </w:rPr>
          <w:t xml:space="preserve"> </w:t>
        </w:r>
      </w:ins>
      <w:r w:rsidRPr="40F96122">
        <w:rPr>
          <w:rFonts w:ascii="Times New Roman" w:cs="Times New Roman"/>
          <w:sz w:val="28"/>
          <w:szCs w:val="28"/>
          <w:rPrChange w:id="10048" w:author="user pc" w:date="2022-03-15T10:14:00Z">
            <w:rPr/>
          </w:rPrChange>
        </w:rPr>
        <w:t>membrane</w:t>
      </w:r>
      <w:ins w:id="10049" w:author="user pc" w:date="2022-03-29T23:43:00Z">
        <w:r w:rsidR="A81C7267">
          <w:rPr>
            <w:rFonts w:ascii="Times New Roman" w:cs="Times New Roman" w:hAnsi="Times New Roman"/>
            <w:sz w:val="28"/>
            <w:szCs w:val="28"/>
          </w:rPr>
          <w:t xml:space="preserve"> </w:t>
        </w:r>
      </w:ins>
      <w:r w:rsidRPr="96D53FFD">
        <w:rPr>
          <w:rFonts w:ascii="Times New Roman" w:cs="Times New Roman"/>
          <w:sz w:val="28"/>
          <w:szCs w:val="28"/>
          <w:rPrChange w:id="10050" w:author="user pc" w:date="2022-03-15T10:14:00Z">
            <w:rPr/>
          </w:rPrChange>
        </w:rPr>
        <w:t>in</w:t>
      </w:r>
      <w:ins w:id="10051" w:author="user pc" w:date="2022-03-29T23:43:00Z">
        <w:r w:rsidR="DCD4FB4D">
          <w:rPr>
            <w:rFonts w:ascii="Times New Roman" w:cs="Times New Roman" w:hAnsi="Times New Roman"/>
            <w:sz w:val="28"/>
            <w:szCs w:val="28"/>
          </w:rPr>
          <w:t xml:space="preserve"> </w:t>
        </w:r>
      </w:ins>
      <w:r w:rsidRPr="3295BA70">
        <w:rPr>
          <w:rFonts w:ascii="Times New Roman" w:cs="Times New Roman"/>
          <w:sz w:val="28"/>
          <w:szCs w:val="28"/>
          <w:rPrChange w:id="10052" w:author="user pc" w:date="2022-03-15T10:14:00Z">
            <w:rPr/>
          </w:rPrChange>
        </w:rPr>
        <w:t>25</w:t>
      </w:r>
      <w:ins w:id="10053" w:author="user pc" w:date="2022-03-29T23:43:00Z">
        <w:r w:rsidR="9EF4056C">
          <w:rPr>
            <w:rFonts w:ascii="Times New Roman" w:cs="Times New Roman" w:hAnsi="Times New Roman"/>
            <w:sz w:val="28"/>
            <w:szCs w:val="28"/>
          </w:rPr>
          <w:t xml:space="preserve"> </w:t>
        </w:r>
      </w:ins>
      <w:r w:rsidRPr="98275ABB">
        <w:rPr>
          <w:rFonts w:ascii="Times New Roman" w:cs="Times New Roman"/>
          <w:sz w:val="28"/>
          <w:szCs w:val="28"/>
          <w:rPrChange w:id="10054" w:author="user pc" w:date="2022-03-15T10:14:00Z">
            <w:rPr/>
          </w:rPrChange>
        </w:rPr>
        <w:t>seconds,</w:t>
      </w:r>
      <w:ins w:id="10055" w:author="user pc" w:date="2022-03-29T23:43:00Z">
        <w:r w:rsidR="54FEB441">
          <w:rPr>
            <w:rFonts w:ascii="Times New Roman" w:cs="Times New Roman" w:hAnsi="Times New Roman"/>
            <w:sz w:val="28"/>
            <w:szCs w:val="28"/>
          </w:rPr>
          <w:t xml:space="preserve"> </w:t>
        </w:r>
      </w:ins>
      <w:r w:rsidRPr="0442C127">
        <w:rPr>
          <w:rFonts w:ascii="Times New Roman" w:cs="Times New Roman"/>
          <w:sz w:val="28"/>
          <w:szCs w:val="28"/>
          <w:rPrChange w:id="10056" w:author="user pc" w:date="2022-03-15T10:14:00Z">
            <w:rPr/>
          </w:rPrChange>
        </w:rPr>
        <w:t>calculate</w:t>
      </w:r>
      <w:ins w:id="10057" w:author="user pc" w:date="2022-03-29T23:43:00Z">
        <w:r w:rsidR="D98C2D22">
          <w:rPr>
            <w:rFonts w:ascii="Times New Roman" w:cs="Times New Roman" w:hAnsi="Times New Roman"/>
            <w:sz w:val="28"/>
            <w:szCs w:val="28"/>
          </w:rPr>
          <w:t xml:space="preserve"> </w:t>
        </w:r>
      </w:ins>
      <w:r w:rsidRPr="D60775BD">
        <w:rPr>
          <w:rFonts w:ascii="Times New Roman" w:cs="Times New Roman"/>
          <w:sz w:val="28"/>
          <w:szCs w:val="28"/>
          <w:rPrChange w:id="10058" w:author="user pc" w:date="2022-03-15T10:14:00Z">
            <w:rPr/>
          </w:rPrChange>
        </w:rPr>
        <w:t>the</w:t>
      </w:r>
      <w:ins w:id="10059" w:author="user pc" w:date="2022-03-29T23:43:00Z">
        <w:r w:rsidR="1B904296">
          <w:rPr>
            <w:rFonts w:ascii="Times New Roman" w:cs="Times New Roman" w:hAnsi="Times New Roman"/>
            <w:sz w:val="28"/>
            <w:szCs w:val="28"/>
          </w:rPr>
          <w:t xml:space="preserve"> </w:t>
        </w:r>
      </w:ins>
      <w:r w:rsidRPr="61692346">
        <w:rPr>
          <w:rFonts w:ascii="Times New Roman" w:cs="Times New Roman"/>
          <w:sz w:val="28"/>
          <w:szCs w:val="28"/>
          <w:rPrChange w:id="10060" w:author="user pc" w:date="2022-03-15T10:14:00Z">
            <w:rPr/>
          </w:rPrChange>
        </w:rPr>
        <w:t>molecular</w:t>
      </w:r>
      <w:ins w:id="10061" w:author="user pc" w:date="2022-03-29T23:43:00Z">
        <w:r w:rsidR="D0B95664">
          <w:rPr>
            <w:rFonts w:ascii="Times New Roman" w:cs="Times New Roman" w:hAnsi="Times New Roman"/>
            <w:sz w:val="28"/>
            <w:szCs w:val="28"/>
          </w:rPr>
          <w:t xml:space="preserve"> </w:t>
        </w:r>
      </w:ins>
      <w:r w:rsidRPr="246687E6">
        <w:rPr>
          <w:rFonts w:ascii="Times New Roman" w:cs="Times New Roman"/>
          <w:sz w:val="28"/>
          <w:szCs w:val="28"/>
          <w:rPrChange w:id="10062" w:author="user pc" w:date="2022-03-15T10:14:00Z">
            <w:rPr/>
          </w:rPrChange>
        </w:rPr>
        <w:t>mass</w:t>
      </w:r>
      <w:ins w:id="10063" w:author="user pc" w:date="2022-03-29T23:43:00Z">
        <w:r w:rsidR="76B26A8C">
          <w:rPr>
            <w:rFonts w:ascii="Times New Roman" w:cs="Times New Roman" w:hAnsi="Times New Roman"/>
            <w:sz w:val="28"/>
            <w:szCs w:val="28"/>
          </w:rPr>
          <w:t xml:space="preserve"> </w:t>
        </w:r>
      </w:ins>
      <w:r w:rsidRPr="55748214">
        <w:rPr>
          <w:rFonts w:ascii="Times New Roman" w:cs="Times New Roman"/>
          <w:sz w:val="28"/>
          <w:szCs w:val="28"/>
          <w:rPrChange w:id="10064" w:author="user pc" w:date="2022-03-15T10:14:00Z">
            <w:rPr/>
          </w:rPrChange>
        </w:rPr>
        <w:t>of</w:t>
      </w:r>
      <w:ins w:id="10065" w:author="user pc" w:date="2022-03-29T23:43:00Z">
        <w:r w:rsidR="79B206C4">
          <w:rPr>
            <w:rFonts w:ascii="Times New Roman" w:cs="Times New Roman" w:hAnsi="Times New Roman"/>
            <w:sz w:val="28"/>
            <w:szCs w:val="28"/>
          </w:rPr>
          <w:t xml:space="preserve"> </w:t>
        </w:r>
      </w:ins>
      <w:r w:rsidRPr="A3C3E4C6">
        <w:rPr>
          <w:rFonts w:ascii="Times New Roman" w:cs="Times New Roman"/>
          <w:sz w:val="28"/>
          <w:szCs w:val="28"/>
          <w:rPrChange w:id="10066" w:author="user pc" w:date="2022-03-15T10:14:00Z">
            <w:rPr/>
          </w:rPrChange>
        </w:rPr>
        <w:t>gas</w:t>
      </w:r>
      <w:ins w:id="10067" w:author="user pc" w:date="2022-03-29T23:43:00Z">
        <w:r w:rsidR="3AB9273B">
          <w:rPr>
            <w:rFonts w:ascii="Times New Roman" w:cs="Times New Roman" w:hAnsi="Times New Roman"/>
            <w:sz w:val="28"/>
            <w:szCs w:val="28"/>
          </w:rPr>
          <w:t xml:space="preserve"> </w:t>
        </w:r>
      </w:ins>
      <w:r w:rsidRPr="BF6B3BFC">
        <w:rPr>
          <w:rFonts w:ascii="Times New Roman" w:cs="Times New Roman"/>
          <w:sz w:val="28"/>
          <w:szCs w:val="28"/>
          <w:rPrChange w:id="10068" w:author="user pc" w:date="2022-03-15T10:14:00Z">
            <w:rPr/>
          </w:rPrChange>
        </w:rPr>
        <w:t>Q</w:t>
      </w:r>
      <w:ins w:id="10069" w:author="user pc" w:date="2022-04-02T12:16:00Z">
        <w:r w:rsidR="B342AA9E">
          <w:rPr>
            <w:rFonts w:ascii="Times New Roman" w:cs="Times New Roman" w:hAnsi="Times New Roman"/>
            <w:sz w:val="28"/>
            <w:szCs w:val="28"/>
          </w:rPr>
          <w:t>.</w:t>
        </w:r>
      </w:ins>
      <w:r w:rsidRPr="1DD1F31B">
        <w:rPr>
          <w:rFonts w:ascii="Times New Roman" w:cs="Times New Roman"/>
          <w:sz w:val="28"/>
          <w:szCs w:val="28"/>
          <w:rPrChange w:id="10070" w:author="user pc" w:date="2022-03-15T10:14:00Z">
            <w:rPr/>
          </w:rPrChange>
        </w:rPr>
        <w:t>[CH</w:t>
      </w:r>
      <w:r w:rsidRPr="F1EFF8C6">
        <w:rPr>
          <w:rFonts w:ascii="Times New Roman" w:cs="Times New Roman"/>
          <w:sz w:val="28"/>
          <w:szCs w:val="28"/>
          <w:vertAlign w:val="subscript"/>
          <w:rPrChange w:id="10071" w:author="user pc" w:date="2022-03-15T10:14:00Z">
            <w:rPr/>
          </w:rPrChange>
        </w:rPr>
        <w:t>4</w:t>
      </w:r>
      <w:ins w:id="10072" w:author="user pc" w:date="2022-03-29T23:43:00Z">
        <w:r w:rsidR="021E70B1">
          <w:rPr>
            <w:rFonts w:ascii="Times New Roman" w:cs="Times New Roman" w:hAnsi="Times New Roman"/>
            <w:sz w:val="28"/>
            <w:szCs w:val="28"/>
          </w:rPr>
          <w:t xml:space="preserve"> </w:t>
        </w:r>
      </w:ins>
      <w:r w:rsidRPr="7727B06B">
        <w:rPr>
          <w:rFonts w:ascii="Times New Roman" w:cs="Times New Roman"/>
          <w:sz w:val="28"/>
          <w:szCs w:val="28"/>
          <w:rPrChange w:id="10073" w:author="user pc" w:date="2022-03-15T10:14:00Z">
            <w:rPr/>
          </w:rPrChange>
        </w:rPr>
        <w:t>=</w:t>
      </w:r>
      <w:ins w:id="10074" w:author="user pc" w:date="2022-03-29T23:43:00Z">
        <w:r w:rsidR="06D14799">
          <w:rPr>
            <w:rFonts w:ascii="Times New Roman" w:cs="Times New Roman" w:hAnsi="Times New Roman"/>
            <w:sz w:val="28"/>
            <w:szCs w:val="28"/>
          </w:rPr>
          <w:t xml:space="preserve"> </w:t>
        </w:r>
      </w:ins>
      <w:r w:rsidRPr="EF2061D0">
        <w:rPr>
          <w:rFonts w:ascii="Times New Roman" w:cs="Times New Roman"/>
          <w:sz w:val="28"/>
          <w:szCs w:val="28"/>
          <w:rPrChange w:id="10075" w:author="user pc" w:date="2022-03-15T10:14:00Z">
            <w:rPr/>
          </w:rPrChange>
        </w:rPr>
        <w:t>16.0]</w:t>
      </w:r>
    </w:p>
    <w:p>
      <w:pPr>
        <w:pStyle w:val="style0"/>
        <w:rPr>
          <w:rFonts w:ascii="Times New Roman" w:cs="Times New Roman"/>
          <w:sz w:val="28"/>
          <w:szCs w:val="28"/>
          <w:rPrChange w:id="10076" w:author="user pc" w:date="2022-03-15T10:14:00Z">
            <w:rPr/>
          </w:rPrChange>
        </w:rPr>
      </w:pPr>
      <w:r w:rsidRPr="4F9D8552">
        <w:rPr>
          <w:rFonts w:ascii="Times New Roman" w:cs="Times New Roman"/>
          <w:b/>
          <w:sz w:val="28"/>
          <w:szCs w:val="28"/>
          <w:rPrChange w:id="10077" w:author="user pc" w:date="2022-03-15T10:14:00Z">
            <w:rPr>
              <w:b/>
            </w:rPr>
          </w:rPrChange>
        </w:rPr>
        <w:t>Solution</w:t>
      </w:r>
    </w:p>
    <w:p>
      <w:pPr>
        <w:pStyle w:val="style0"/>
        <w:rPr>
          <w:ins w:id="10078" w:author="user pc" w:date="2022-04-02T12:16:00Z"/>
          <w:rFonts w:ascii="Times New Roman" w:cs="Times New Roman" w:hAnsi="Times New Roman"/>
          <w:sz w:val="28"/>
          <w:szCs w:val="28"/>
        </w:rPr>
      </w:pPr>
      <m:oMathPara>
        <m:oMathParaPr>
          <m:jc m:val="left"/>
        </m:oMathParaPr>
        <m:oMath>
          <m:f>
            <m:fPr>
              <m:ctrlPr>
                <w:ins w:id="10079" w:author="user pc" w:date="2022-04-02T12:18:00Z">
                  <w:rPr>
                    <w:rFonts w:ascii="Cambria Math" w:cs="Times New Roman" w:hAnsi="Cambria Math"/>
                    <w:i/>
                    <w:sz w:val="28"/>
                    <w:szCs w:val="28"/>
                  </w:rPr>
                </w:ins>
              </m:ctrlPr>
            </m:fPr>
            <m:num>
              <m:sSub>
                <m:sSubPr>
                  <m:ctrlPr>
                    <w:ins w:id="10080" w:author="user pc" w:date="2022-04-02T12:18:00Z">
                      <w:rPr>
                        <w:rFonts w:ascii="Cambria Math" w:cs="Times New Roman" w:hAnsi="Cambria Math"/>
                        <w:i/>
                        <w:sz w:val="28"/>
                        <w:szCs w:val="28"/>
                      </w:rPr>
                    </w:ins>
                  </m:ctrlPr>
                </m:sSubPr>
                <m:e>
                  <w:ins w:id="10081" w:author="user pc" w:date="2022-04-02T12:18:00Z">
                    <m:r w:rsidR="CA1B4704">
                      <w:rPr>
                        <w:rFonts w:ascii="Cambria Math" w:cs="Times New Roman" w:hAnsi="Cambria Math"/>
                        <w:sz w:val="28"/>
                        <w:szCs w:val="28"/>
                      </w:rPr>
                      <m:t>t</m:t>
                    </m:r>
                  </w:ins>
                </m:e>
                <m:sub>
                  <w:ins w:id="10082" w:author="user pc" w:date="2022-04-02T12:19:00Z">
                    <m:r w:rsidR="B278B9FF">
                      <w:rPr>
                        <w:rFonts w:ascii="Cambria Math" w:cs="Times New Roman" w:hAnsi="Cambria Math"/>
                        <w:sz w:val="28"/>
                        <w:szCs w:val="28"/>
                      </w:rPr>
                      <m:t>1</m:t>
                    </m:r>
                  </w:ins>
                </m:sub>
              </m:sSub>
            </m:num>
            <m:den>
              <m:sSub>
                <m:sSubPr>
                  <m:ctrlPr>
                    <w:ins w:id="10083" w:author="user pc" w:date="2022-04-02T12:18:00Z">
                      <w:rPr>
                        <w:rFonts w:ascii="Cambria Math" w:cs="Times New Roman" w:hAnsi="Cambria Math"/>
                        <w:i/>
                        <w:sz w:val="28"/>
                        <w:szCs w:val="28"/>
                      </w:rPr>
                    </w:ins>
                  </m:ctrlPr>
                </m:sSubPr>
                <m:e>
                  <w:ins w:id="10084" w:author="user pc" w:date="2022-04-02T12:18:00Z">
                    <m:r w:rsidR="E5A0860A">
                      <w:rPr>
                        <w:rFonts w:ascii="Cambria Math" w:cs="Times New Roman" w:hAnsi="Cambria Math"/>
                        <w:sz w:val="28"/>
                        <w:szCs w:val="28"/>
                      </w:rPr>
                      <m:t>t</m:t>
                    </m:r>
                  </w:ins>
                </m:e>
                <m:sub>
                  <w:ins w:id="10085" w:author="user pc" w:date="2022-04-02T12:19:00Z">
                    <m:r w:rsidR="7A263EC8">
                      <w:rPr>
                        <w:rFonts w:ascii="Cambria Math" w:cs="Times New Roman" w:hAnsi="Cambria Math"/>
                        <w:sz w:val="28"/>
                        <w:szCs w:val="28"/>
                      </w:rPr>
                      <m:t>2</m:t>
                    </m:r>
                  </w:ins>
                </m:sub>
              </m:sSub>
            </m:den>
          </m:f>
          <w:ins w:id="10086" w:author="user pc" w:date="2022-04-02T12:18:00Z">
            <m:r w:rsidR="D5E86377">
              <w:rPr>
                <w:rFonts w:ascii="Cambria Math" w:cs="Times New Roman" w:hAnsi="Cambria Math"/>
                <w:sz w:val="28"/>
                <w:szCs w:val="28"/>
              </w:rPr>
              <m:t xml:space="preserve">= </m:t>
            </m:r>
          </w:ins>
          <m:f>
            <m:fPr>
              <m:ctrlPr>
                <w:ins w:id="10087" w:author="user pc" w:date="2022-04-02T12:18:00Z">
                  <w:rPr>
                    <w:rFonts w:ascii="Cambria Math" w:cs="Times New Roman" w:hAnsi="Cambria Math"/>
                    <w:i/>
                    <w:sz w:val="28"/>
                    <w:szCs w:val="28"/>
                  </w:rPr>
                </w:ins>
              </m:ctrlPr>
            </m:fPr>
            <m:num>
              <m:sSub>
                <m:sSubPr>
                  <m:ctrlPr>
                    <w:ins w:id="10088" w:author="user pc" w:date="2022-04-02T12:18:00Z">
                      <w:rPr>
                        <w:rFonts w:ascii="Cambria Math" w:cs="Times New Roman" w:hAnsi="Cambria Math"/>
                        <w:i/>
                        <w:sz w:val="28"/>
                        <w:szCs w:val="28"/>
                      </w:rPr>
                    </w:ins>
                  </m:ctrlPr>
                </m:sSubPr>
                <m:e>
                  <w:ins w:id="10089" w:author="user pc" w:date="2022-04-02T12:18:00Z">
                    <m:r w:rsidR="177979D4">
                      <w:rPr>
                        <w:rFonts w:ascii="Cambria Math" w:cs="Times New Roman" w:hAnsi="Cambria Math"/>
                        <w:sz w:val="28"/>
                        <w:szCs w:val="28"/>
                      </w:rPr>
                      <m:t>√m</m:t>
                    </m:r>
                  </w:ins>
                </m:e>
                <m:sub>
                  <w:ins w:id="10090" w:author="user pc" w:date="2022-04-02T12:19:00Z">
                    <m:r w:rsidR="DC0F1D83">
                      <w:rPr>
                        <w:rFonts w:ascii="Cambria Math" w:cs="Times New Roman" w:hAnsi="Cambria Math"/>
                        <w:sz w:val="28"/>
                        <w:szCs w:val="28"/>
                      </w:rPr>
                      <m:t>1</m:t>
                    </m:r>
                  </w:ins>
                </m:sub>
              </m:sSub>
            </m:num>
            <m:den>
              <w:ins w:id="10091" w:author="user pc" w:date="2022-04-02T12:18:00Z">
                <m:r w:rsidR="0CA80F63">
                  <w:rPr>
                    <w:rFonts w:ascii="Cambria Math" w:cs="Times New Roman" w:hAnsi="Cambria Math"/>
                    <w:sz w:val="28"/>
                    <w:szCs w:val="28"/>
                  </w:rPr>
                  <m:t>√</m:t>
                </m:r>
              </w:ins>
              <m:sSub>
                <m:sSubPr>
                  <m:ctrlPr>
                    <w:ins w:id="10092" w:author="user pc" w:date="2022-04-02T12:18:00Z">
                      <w:rPr>
                        <w:rFonts w:ascii="Cambria Math" w:cs="Times New Roman" w:hAnsi="Cambria Math"/>
                        <w:i/>
                        <w:sz w:val="28"/>
                        <w:szCs w:val="28"/>
                      </w:rPr>
                    </w:ins>
                  </m:ctrlPr>
                </m:sSubPr>
                <m:e>
                  <w:ins w:id="10093" w:author="user pc" w:date="2022-04-02T12:18:00Z">
                    <m:r w:rsidR="6A9E12DF">
                      <w:rPr>
                        <w:rFonts w:ascii="Cambria Math" w:cs="Times New Roman" w:hAnsi="Cambria Math"/>
                        <w:sz w:val="28"/>
                        <w:szCs w:val="28"/>
                      </w:rPr>
                      <m:t>m</m:t>
                    </m:r>
                  </w:ins>
                </m:e>
                <m:sub>
                  <w:ins w:id="10094" w:author="user pc" w:date="2022-04-02T12:19:00Z">
                    <m:r w:rsidR="2DF5C0D6">
                      <w:rPr>
                        <w:rFonts w:ascii="Cambria Math" w:cs="Times New Roman" w:hAnsi="Cambria Math"/>
                        <w:sz w:val="28"/>
                        <w:szCs w:val="28"/>
                      </w:rPr>
                      <m:t>2</m:t>
                    </m:r>
                  </w:ins>
                </m:sub>
              </m:sSub>
            </m:den>
          </m:f>
        </m:oMath>
      </m:oMathPara>
    </w:p>
    <w:p>
      <w:pPr>
        <w:pStyle w:val="style0"/>
        <w:rPr>
          <w:ins w:id="10095" w:author="user pc" w:date="2022-04-02T12:19:00Z"/>
          <w:rFonts w:ascii="Times New Roman" w:cs="Times New Roman" w:hAnsi="Times New Roman"/>
          <w:sz w:val="28"/>
          <w:szCs w:val="28"/>
        </w:rPr>
      </w:pPr>
      <m:oMathPara>
        <m:oMathParaPr>
          <m:jc m:val="left"/>
        </m:oMathParaPr>
        <m:oMath>
          <m:f>
            <m:fPr>
              <m:ctrlPr>
                <w:ins w:id="10096" w:author="user pc" w:date="2022-04-02T12:20:00Z">
                  <w:rPr>
                    <w:rFonts w:ascii="Cambria Math" w:cs="Times New Roman" w:hAnsi="Cambria Math"/>
                    <w:i/>
                    <w:sz w:val="28"/>
                    <w:szCs w:val="28"/>
                  </w:rPr>
                </w:ins>
              </m:ctrlPr>
            </m:fPr>
            <m:num>
              <w:ins w:id="10097" w:author="user pc" w:date="2022-04-02T12:20:00Z">
                <m:r w:rsidR="F7C600F3">
                  <w:rPr>
                    <w:rFonts w:ascii="Cambria Math" w:cs="Times New Roman" w:hAnsi="Cambria Math"/>
                    <w:sz w:val="28"/>
                    <w:szCs w:val="28"/>
                  </w:rPr>
                  <m:t>20</m:t>
                </m:r>
              </w:ins>
            </m:num>
            <m:den>
              <w:ins w:id="10098" w:author="user pc" w:date="2022-04-02T12:20:00Z">
                <m:r w:rsidR="1D968DF3">
                  <w:rPr>
                    <w:rFonts w:ascii="Cambria Math" w:cs="Times New Roman" w:hAnsi="Cambria Math"/>
                    <w:sz w:val="28"/>
                    <w:szCs w:val="28"/>
                  </w:rPr>
                  <m:t>25</m:t>
                </m:r>
              </w:ins>
            </m:den>
          </m:f>
          <w:ins w:id="10099" w:author="user pc" w:date="2022-04-02T12:20:00Z">
            <m:r w:rsidR="F824774E">
              <w:rPr>
                <w:rFonts w:ascii="Cambria Math" w:cs="Times New Roman" w:hAnsi="Cambria Math"/>
                <w:sz w:val="28"/>
                <w:szCs w:val="28"/>
              </w:rPr>
              <m:t xml:space="preserve">= </m:t>
            </m:r>
          </w:ins>
          <m:f>
            <m:fPr>
              <m:ctrlPr>
                <w:ins w:id="10100" w:author="user pc" w:date="2022-04-02T12:20:00Z">
                  <w:rPr>
                    <w:rFonts w:ascii="Cambria Math" w:cs="Times New Roman" w:hAnsi="Cambria Math"/>
                    <w:i/>
                    <w:sz w:val="28"/>
                    <w:szCs w:val="28"/>
                  </w:rPr>
                </w:ins>
              </m:ctrlPr>
            </m:fPr>
            <m:num>
              <w:ins w:id="10101" w:author="user pc" w:date="2022-04-02T12:21:00Z">
                <m:r w:rsidR="A2847F87">
                  <w:rPr>
                    <w:rFonts w:ascii="Cambria Math" w:cs="Times New Roman" w:hAnsi="Cambria Math"/>
                    <w:sz w:val="28"/>
                    <w:szCs w:val="28"/>
                  </w:rPr>
                  <m:t>√16</m:t>
                </m:r>
              </w:ins>
            </m:num>
            <m:den>
              <w:ins w:id="10102" w:author="user pc" w:date="2022-04-02T12:20:00Z">
                <m:r w:rsidR="935375AA">
                  <w:rPr>
                    <w:rFonts w:ascii="Cambria Math" w:cs="Times New Roman" w:hAnsi="Cambria Math"/>
                    <w:sz w:val="28"/>
                    <w:szCs w:val="28"/>
                  </w:rPr>
                  <m:t>√</m:t>
                </m:r>
              </w:ins>
              <m:sSub>
                <m:sSubPr>
                  <m:ctrlPr>
                    <w:ins w:id="10103" w:author="user pc" w:date="2022-04-02T12:20:00Z">
                      <w:rPr>
                        <w:rFonts w:ascii="Cambria Math" w:cs="Times New Roman" w:hAnsi="Cambria Math"/>
                        <w:i/>
                        <w:sz w:val="28"/>
                        <w:szCs w:val="28"/>
                      </w:rPr>
                    </w:ins>
                  </m:ctrlPr>
                </m:sSubPr>
                <m:e>
                  <w:ins w:id="10104" w:author="user pc" w:date="2022-04-02T12:20:00Z">
                    <m:r w:rsidR="42F20663">
                      <w:rPr>
                        <w:rFonts w:ascii="Cambria Math" w:cs="Times New Roman" w:hAnsi="Cambria Math"/>
                        <w:sz w:val="28"/>
                        <w:szCs w:val="28"/>
                      </w:rPr>
                      <m:t>m</m:t>
                    </m:r>
                  </w:ins>
                </m:e>
                <m:sub>
                  <w:ins w:id="10105" w:author="user pc" w:date="2022-04-02T12:20:00Z">
                    <m:r w:rsidR="2B1C63CC">
                      <w:rPr>
                        <w:rFonts w:ascii="Cambria Math" w:cs="Times New Roman" w:hAnsi="Cambria Math"/>
                        <w:sz w:val="28"/>
                        <w:szCs w:val="28"/>
                      </w:rPr>
                      <m:t>2</m:t>
                    </m:r>
                  </w:ins>
                </m:sub>
              </m:sSub>
            </m:den>
          </m:f>
        </m:oMath>
      </m:oMathPara>
    </w:p>
    <w:p>
      <w:pPr>
        <w:pStyle w:val="style0"/>
        <w:rPr>
          <w:ins w:id="10106" w:author="user pc" w:date="2022-04-02T12:22:00Z"/>
          <w:rFonts w:ascii="Times New Roman" w:cs="Times New Roman" w:hAnsi="Times New Roman"/>
          <w:sz w:val="28"/>
          <w:szCs w:val="28"/>
        </w:rPr>
      </w:pPr>
      <m:oMathPara>
        <m:oMathParaPr>
          <m:jc m:val="left"/>
        </m:oMathParaPr>
        <m:oMath>
          <w:ins w:id="10107" w:author="user pc" w:date="2022-04-02T12:22:00Z">
            <m:r w:rsidR="3D132404">
              <w:rPr>
                <w:rFonts w:ascii="Cambria Math" w:cs="Times New Roman" w:hAnsi="Cambria Math"/>
                <w:sz w:val="28"/>
                <w:szCs w:val="28"/>
              </w:rPr>
              <m:t xml:space="preserve">0.8= </m:t>
            </m:r>
          </w:ins>
          <m:f>
            <m:fPr>
              <m:ctrlPr>
                <w:ins w:id="10108" w:author="user pc" w:date="2022-04-02T12:22:00Z">
                  <w:rPr>
                    <w:rFonts w:ascii="Cambria Math" w:cs="Times New Roman" w:hAnsi="Cambria Math"/>
                    <w:i/>
                    <w:sz w:val="28"/>
                    <w:szCs w:val="28"/>
                  </w:rPr>
                </w:ins>
              </m:ctrlPr>
            </m:fPr>
            <m:num>
              <w:ins w:id="10109" w:author="user pc" w:date="2022-04-02T12:22:00Z">
                <m:r w:rsidR="48CDF347">
                  <w:rPr>
                    <w:rFonts w:ascii="Cambria Math" w:cs="Times New Roman" w:hAnsi="Cambria Math"/>
                    <w:sz w:val="28"/>
                    <w:szCs w:val="28"/>
                  </w:rPr>
                  <m:t>√16</m:t>
                </m:r>
              </w:ins>
            </m:num>
            <m:den>
              <w:ins w:id="10110" w:author="user pc" w:date="2022-04-02T12:23:00Z">
                <m:r w:rsidR="1B501E9A">
                  <w:rPr>
                    <w:rFonts w:ascii="Cambria Math" w:cs="Times New Roman" w:hAnsi="Cambria Math"/>
                    <w:sz w:val="28"/>
                    <w:szCs w:val="28"/>
                  </w:rPr>
                  <m:t>√</m:t>
                </m:r>
              </w:ins>
              <m:sSub>
                <m:sSubPr>
                  <m:ctrlPr>
                    <w:ins w:id="10111" w:author="user pc" w:date="2022-04-02T12:23:00Z">
                      <w:rPr>
                        <w:rFonts w:ascii="Cambria Math" w:cs="Times New Roman" w:hAnsi="Cambria Math"/>
                        <w:i/>
                        <w:sz w:val="28"/>
                        <w:szCs w:val="28"/>
                      </w:rPr>
                    </w:ins>
                  </m:ctrlPr>
                </m:sSubPr>
                <m:e>
                  <w:ins w:id="10112" w:author="user pc" w:date="2022-04-02T12:23:00Z">
                    <m:r w:rsidR="396B72F3">
                      <w:rPr>
                        <w:rFonts w:ascii="Cambria Math" w:cs="Times New Roman" w:hAnsi="Cambria Math"/>
                        <w:sz w:val="28"/>
                        <w:szCs w:val="28"/>
                      </w:rPr>
                      <m:t>m</m:t>
                    </m:r>
                  </w:ins>
                </m:e>
                <m:sub>
                  <w:ins w:id="10113" w:author="user pc" w:date="2022-04-02T12:23:00Z">
                    <m:r w:rsidR="F9130F9F">
                      <w:rPr>
                        <w:rFonts w:ascii="Cambria Math" w:cs="Times New Roman" w:hAnsi="Cambria Math"/>
                        <w:sz w:val="28"/>
                        <w:szCs w:val="28"/>
                      </w:rPr>
                      <m:t>2</m:t>
                    </m:r>
                  </w:ins>
                </m:sub>
              </m:sSub>
            </m:den>
          </m:f>
        </m:oMath>
      </m:oMathPara>
    </w:p>
    <w:p>
      <w:pPr>
        <w:pStyle w:val="style0"/>
        <w:rPr>
          <w:ins w:id="10114" w:author="user pc" w:date="2022-04-02T12:23:00Z"/>
          <w:rFonts w:ascii="Times New Roman" w:cs="Times New Roman" w:hAnsi="Times New Roman"/>
          <w:sz w:val="28"/>
          <w:szCs w:val="28"/>
        </w:rPr>
      </w:pPr>
      <m:oMathPara>
        <m:oMathParaPr>
          <m:jc m:val="left"/>
        </m:oMathParaPr>
        <m:oMath>
          <w:ins w:id="10115" w:author="user pc" w:date="2022-04-02T12:23:00Z">
            <m:r w:rsidR="CCC760DE">
              <w:rPr>
                <w:rFonts w:ascii="Cambria Math" w:cs="Times New Roman" w:hAnsi="Cambria Math"/>
                <w:sz w:val="28"/>
                <w:szCs w:val="28"/>
              </w:rPr>
              <m:t xml:space="preserve">0.8= </m:t>
            </m:r>
          </w:ins>
          <m:f>
            <m:fPr>
              <m:ctrlPr>
                <w:ins w:id="10116" w:author="user pc" w:date="2022-04-02T12:23:00Z">
                  <w:rPr>
                    <w:rFonts w:ascii="Cambria Math" w:cs="Times New Roman" w:hAnsi="Cambria Math"/>
                    <w:i/>
                    <w:sz w:val="28"/>
                    <w:szCs w:val="28"/>
                  </w:rPr>
                </w:ins>
              </m:ctrlPr>
            </m:fPr>
            <m:num>
              <w:ins w:id="10117" w:author="user pc" w:date="2022-04-02T12:23:00Z">
                <m:r w:rsidR="2B51CBB8">
                  <w:rPr>
                    <w:rFonts w:ascii="Cambria Math" w:cs="Times New Roman" w:hAnsi="Cambria Math"/>
                    <w:sz w:val="28"/>
                    <w:szCs w:val="28"/>
                  </w:rPr>
                  <m:t>4</m:t>
                </m:r>
              </w:ins>
            </m:num>
            <m:den>
              <w:ins w:id="10118" w:author="user pc" w:date="2022-04-02T12:23:00Z">
                <m:r w:rsidR="8B161BCD">
                  <w:rPr>
                    <w:rFonts w:ascii="Cambria Math" w:cs="Times New Roman" w:hAnsi="Cambria Math"/>
                    <w:sz w:val="28"/>
                    <w:szCs w:val="28"/>
                  </w:rPr>
                  <m:t>√</m:t>
                </m:r>
              </w:ins>
              <m:sSub>
                <m:sSubPr>
                  <m:ctrlPr>
                    <w:ins w:id="10119" w:author="user pc" w:date="2022-04-02T12:23:00Z">
                      <w:rPr>
                        <w:rFonts w:ascii="Cambria Math" w:cs="Times New Roman" w:hAnsi="Cambria Math"/>
                        <w:i/>
                        <w:sz w:val="28"/>
                        <w:szCs w:val="28"/>
                      </w:rPr>
                    </w:ins>
                  </m:ctrlPr>
                </m:sSubPr>
                <m:e>
                  <w:ins w:id="10120" w:author="user pc" w:date="2022-04-02T12:23:00Z">
                    <m:r w:rsidR="9DB176CB">
                      <w:rPr>
                        <w:rFonts w:ascii="Cambria Math" w:cs="Times New Roman" w:hAnsi="Cambria Math"/>
                        <w:sz w:val="28"/>
                        <w:szCs w:val="28"/>
                      </w:rPr>
                      <m:t>m</m:t>
                    </m:r>
                  </w:ins>
                </m:e>
                <m:sub>
                  <w:ins w:id="10121" w:author="user pc" w:date="2022-04-02T12:23:00Z">
                    <m:r w:rsidR="587ABE00">
                      <w:rPr>
                        <w:rFonts w:ascii="Cambria Math" w:cs="Times New Roman" w:hAnsi="Cambria Math"/>
                        <w:sz w:val="28"/>
                        <w:szCs w:val="28"/>
                      </w:rPr>
                      <m:t>2</m:t>
                    </m:r>
                  </w:ins>
                </m:sub>
              </m:sSub>
            </m:den>
          </m:f>
        </m:oMath>
      </m:oMathPara>
    </w:p>
    <w:p>
      <w:pPr>
        <w:pStyle w:val="style0"/>
        <w:rPr>
          <w:ins w:id="10122" w:author="user pc" w:date="2022-04-02T12:25:00Z"/>
          <w:rFonts w:ascii="Times New Roman" w:cs="Times New Roman" w:hAnsi="Times New Roman"/>
          <w:sz w:val="28"/>
          <w:szCs w:val="28"/>
        </w:rPr>
      </w:pPr>
      <m:oMathPara>
        <m:oMathParaPr>
          <m:jc m:val="left"/>
        </m:oMathParaPr>
        <m:oMath>
          <m:rad>
            <m:radPr>
              <m:degHide m:val="1"/>
              <m:ctrlPr>
                <w:ins w:id="10123" w:author="user pc" w:date="2022-04-02T12:25:00Z">
                  <w:rPr>
                    <w:rFonts w:ascii="Cambria Math" w:cs="Times New Roman" w:hAnsi="Cambria Math"/>
                    <w:i/>
                    <w:sz w:val="28"/>
                    <w:szCs w:val="28"/>
                  </w:rPr>
                </w:ins>
              </m:ctrlPr>
            </m:radPr>
            <m:deg/>
            <m:e>
              <m:sSub>
                <m:sSubPr>
                  <m:ctrlPr>
                    <w:ins w:id="10124" w:author="user pc" w:date="2022-04-02T12:25:00Z">
                      <w:rPr>
                        <w:rFonts w:ascii="Cambria Math" w:cs="Times New Roman" w:hAnsi="Cambria Math"/>
                        <w:i/>
                        <w:sz w:val="28"/>
                        <w:szCs w:val="28"/>
                      </w:rPr>
                    </w:ins>
                  </m:ctrlPr>
                </m:sSubPr>
                <m:e>
                  <w:ins w:id="10125" w:author="user pc" w:date="2022-04-02T12:25:00Z">
                    <m:r w:rsidR="8789A407">
                      <w:rPr>
                        <w:rFonts w:ascii="Cambria Math" w:cs="Times New Roman" w:hAnsi="Cambria Math"/>
                        <w:sz w:val="28"/>
                        <w:szCs w:val="28"/>
                      </w:rPr>
                      <m:t>m</m:t>
                    </m:r>
                  </w:ins>
                </m:e>
                <m:sub>
                  <w:ins w:id="10126" w:author="user pc" w:date="2022-04-02T12:25:00Z">
                    <m:r w:rsidR="0FA6FD71">
                      <w:rPr>
                        <w:rFonts w:ascii="Cambria Math" w:cs="Times New Roman" w:hAnsi="Cambria Math"/>
                        <w:sz w:val="28"/>
                        <w:szCs w:val="28"/>
                      </w:rPr>
                      <m:t>2</m:t>
                    </m:r>
                  </w:ins>
                </m:sub>
              </m:sSub>
            </m:e>
          </m:rad>
          <w:ins w:id="10127" w:author="user pc" w:date="2022-04-02T12:25:00Z">
            <m:r w:rsidR="D2C4DDBD">
              <w:rPr>
                <w:rFonts w:ascii="Cambria Math" w:cs="Times New Roman" w:hAnsi="Cambria Math"/>
                <w:sz w:val="28"/>
                <w:szCs w:val="28"/>
              </w:rPr>
              <m:t>=</m:t>
            </m:r>
          </w:ins>
          <m:f>
            <m:fPr>
              <m:ctrlPr>
                <w:ins w:id="10128" w:author="user pc" w:date="2022-04-02T12:25:00Z">
                  <w:rPr>
                    <w:rFonts w:ascii="Cambria Math" w:cs="Times New Roman" w:hAnsi="Cambria Math"/>
                    <w:i/>
                    <w:sz w:val="28"/>
                    <w:szCs w:val="28"/>
                  </w:rPr>
                </w:ins>
              </m:ctrlPr>
            </m:fPr>
            <m:num>
              <w:ins w:id="10129" w:author="user pc" w:date="2022-04-02T12:25:00Z">
                <m:r w:rsidR="40342B55">
                  <w:rPr>
                    <w:rFonts w:ascii="Cambria Math" w:cs="Times New Roman" w:hAnsi="Cambria Math"/>
                    <w:sz w:val="28"/>
                    <w:szCs w:val="28"/>
                  </w:rPr>
                  <m:t>4</m:t>
                </m:r>
              </w:ins>
            </m:num>
            <m:den>
              <w:ins w:id="10130" w:author="user pc" w:date="2022-04-02T12:25:00Z">
                <m:r w:rsidR="66DEB06C">
                  <w:rPr>
                    <w:rFonts w:ascii="Cambria Math" w:cs="Times New Roman" w:hAnsi="Cambria Math"/>
                    <w:sz w:val="28"/>
                    <w:szCs w:val="28"/>
                  </w:rPr>
                  <m:t>0.8</m:t>
                </m:r>
              </w:ins>
            </m:den>
          </m:f>
        </m:oMath>
      </m:oMathPara>
    </w:p>
    <w:p>
      <w:pPr>
        <w:pStyle w:val="style0"/>
        <w:rPr>
          <w:ins w:id="10131" w:author="user pc" w:date="2022-04-02T12:26:00Z"/>
          <w:rFonts w:ascii="Times New Roman" w:cs="Times New Roman" w:hAnsi="Times New Roman"/>
          <w:sz w:val="28"/>
          <w:szCs w:val="28"/>
        </w:rPr>
      </w:pPr>
      <m:oMathPara>
        <m:oMathParaPr>
          <m:jc m:val="left"/>
        </m:oMathParaPr>
        <m:oMath>
          <m:rad>
            <m:radPr>
              <m:degHide m:val="1"/>
              <m:ctrlPr>
                <w:ins w:id="10132" w:author="user pc" w:date="2022-04-02T12:26:00Z">
                  <w:rPr>
                    <w:rFonts w:ascii="Cambria Math" w:cs="Times New Roman" w:hAnsi="Cambria Math"/>
                    <w:i/>
                    <w:sz w:val="28"/>
                    <w:szCs w:val="28"/>
                  </w:rPr>
                </w:ins>
              </m:ctrlPr>
            </m:radPr>
            <m:deg/>
            <m:e>
              <m:sSub>
                <m:sSubPr>
                  <m:ctrlPr>
                    <w:ins w:id="10133" w:author="user pc" w:date="2022-04-02T12:26:00Z">
                      <w:rPr>
                        <w:rFonts w:ascii="Cambria Math" w:cs="Times New Roman" w:hAnsi="Cambria Math"/>
                        <w:i/>
                        <w:sz w:val="28"/>
                        <w:szCs w:val="28"/>
                      </w:rPr>
                    </w:ins>
                  </m:ctrlPr>
                </m:sSubPr>
                <m:e>
                  <w:ins w:id="10134" w:author="user pc" w:date="2022-04-02T12:26:00Z">
                    <m:r w:rsidR="4C280037">
                      <w:rPr>
                        <w:rFonts w:ascii="Cambria Math" w:cs="Times New Roman" w:hAnsi="Cambria Math"/>
                        <w:sz w:val="28"/>
                        <w:szCs w:val="28"/>
                      </w:rPr>
                      <m:t>m</m:t>
                    </m:r>
                  </w:ins>
                </m:e>
                <m:sub>
                  <w:ins w:id="10135" w:author="user pc" w:date="2022-04-02T12:26:00Z">
                    <m:r w:rsidR="C9F08854">
                      <w:rPr>
                        <w:rFonts w:ascii="Cambria Math" w:cs="Times New Roman" w:hAnsi="Cambria Math"/>
                        <w:sz w:val="28"/>
                        <w:szCs w:val="28"/>
                      </w:rPr>
                      <m:t>2</m:t>
                    </m:r>
                  </w:ins>
                </m:sub>
              </m:sSub>
            </m:e>
          </m:rad>
          <w:ins w:id="10136" w:author="user pc" w:date="2022-04-02T12:26:00Z">
            <m:r w:rsidR="4D49C57F">
              <w:rPr>
                <w:rFonts w:ascii="Cambria Math" w:cs="Times New Roman" w:hAnsi="Cambria Math"/>
                <w:sz w:val="28"/>
                <w:szCs w:val="28"/>
              </w:rPr>
              <m:t>=5</m:t>
            </m:r>
          </w:ins>
        </m:oMath>
      </m:oMathPara>
    </w:p>
    <w:p>
      <w:pPr>
        <w:pStyle w:val="style0"/>
        <w:rPr>
          <w:rFonts w:ascii="Times New Roman" w:cs="Times New Roman"/>
          <w:sz w:val="28"/>
          <w:szCs w:val="28"/>
          <w:rPrChange w:id="10137" w:author="user pc" w:date="2022-03-15T10:14:00Z">
            <w:rPr/>
          </w:rPrChange>
        </w:rPr>
      </w:pPr>
      <w:r w:rsidRPr="886BB4EA">
        <w:rPr>
          <w:rFonts w:ascii="Times New Roman" w:cs="Times New Roman"/>
          <w:sz w:val="28"/>
          <w:szCs w:val="28"/>
          <w:rPrChange w:id="10138" w:author="user pc" w:date="2022-03-15T10:14:00Z">
            <w:rPr/>
          </w:rPrChange>
        </w:rPr>
        <w:t>Square</w:t>
      </w:r>
      <w:ins w:id="10139" w:author="user pc" w:date="2022-04-02T01:29:00Z">
        <w:r w:rsidR="BCB12985">
          <w:rPr>
            <w:rFonts w:ascii="Times New Roman" w:cs="Times New Roman" w:hAnsi="Times New Roman"/>
            <w:sz w:val="28"/>
            <w:szCs w:val="28"/>
          </w:rPr>
          <w:t xml:space="preserve"> </w:t>
        </w:r>
      </w:ins>
      <w:r w:rsidRPr="8301F9CC">
        <w:rPr>
          <w:rFonts w:ascii="Times New Roman" w:cs="Times New Roman"/>
          <w:sz w:val="28"/>
          <w:szCs w:val="28"/>
          <w:rPrChange w:id="10140" w:author="user pc" w:date="2022-03-15T10:14:00Z">
            <w:rPr/>
          </w:rPrChange>
        </w:rPr>
        <w:t>both</w:t>
      </w:r>
      <w:ins w:id="10141" w:author="user pc" w:date="2022-04-02T01:29:00Z">
        <w:r w:rsidR="90EBFBDD">
          <w:rPr>
            <w:rFonts w:ascii="Times New Roman" w:cs="Times New Roman" w:hAnsi="Times New Roman"/>
            <w:sz w:val="28"/>
            <w:szCs w:val="28"/>
          </w:rPr>
          <w:t xml:space="preserve"> </w:t>
        </w:r>
      </w:ins>
      <w:r w:rsidRPr="319199D5">
        <w:rPr>
          <w:rFonts w:ascii="Times New Roman" w:cs="Times New Roman"/>
          <w:sz w:val="28"/>
          <w:szCs w:val="28"/>
          <w:rPrChange w:id="10142" w:author="user pc" w:date="2022-03-15T10:14:00Z">
            <w:rPr/>
          </w:rPrChange>
        </w:rPr>
        <w:t>sides</w:t>
      </w:r>
    </w:p>
    <w:p>
      <w:pPr>
        <w:pStyle w:val="style0"/>
        <w:rPr>
          <w:rFonts w:ascii="Times New Roman" w:cs="Times New Roman"/>
          <w:sz w:val="28"/>
          <w:szCs w:val="28"/>
          <w:rPrChange w:id="10143" w:author="user pc" w:date="2022-03-15T10:14:00Z">
            <w:rPr/>
          </w:rPrChange>
        </w:rPr>
      </w:pPr>
      <m:oMathPara>
        <m:oMathParaPr>
          <m:jc m:val="left"/>
        </m:oMathParaPr>
        <m:oMath>
          <m:sSub>
            <m:sSubPr>
              <m:ctrlPr>
                <w:ins w:id="10144" w:author="user pc" w:date="2022-04-02T12:27:00Z">
                  <w:rPr>
                    <w:rFonts w:ascii="Cambria Math" w:cs="Times New Roman" w:hAnsi="Cambria Math"/>
                    <w:i/>
                    <w:sz w:val="28"/>
                    <w:szCs w:val="28"/>
                  </w:rPr>
                </w:ins>
              </m:ctrlPr>
            </m:sSubPr>
            <m:e>
              <w:ins w:id="10145" w:author="user pc" w:date="2022-04-02T12:27:00Z">
                <m:r w:rsidR="921DB9A1">
                  <w:rPr>
                    <w:rFonts w:ascii="Cambria Math" w:cs="Times New Roman" w:hAnsi="Cambria Math"/>
                    <w:sz w:val="28"/>
                    <w:szCs w:val="28"/>
                  </w:rPr>
                  <m:t>m</m:t>
                </m:r>
              </w:ins>
            </m:e>
            <m:sub>
              <w:ins w:id="10146" w:author="user pc" w:date="2022-04-02T12:27:00Z">
                <m:r w:rsidR="900D90C4">
                  <w:rPr>
                    <w:rFonts w:ascii="Cambria Math" w:cs="Times New Roman" w:hAnsi="Cambria Math"/>
                    <w:sz w:val="28"/>
                    <w:szCs w:val="28"/>
                  </w:rPr>
                  <m:t>2</m:t>
                </m:r>
              </w:ins>
            </m:sub>
          </m:sSub>
          <w:ins w:id="10147" w:author="user pc" w:date="2022-04-02T12:27:00Z">
            <m:r w:rsidR="278C06F5">
              <w:rPr>
                <w:rFonts w:ascii="Cambria Math" w:cs="Times New Roman" w:hAnsi="Cambria Math"/>
                <w:sz w:val="28"/>
                <w:szCs w:val="28"/>
              </w:rPr>
              <m:t>=2</m:t>
            </m:r>
          </w:ins>
          <w:ins w:id="10148" w:author="user pc" w:date="2022-04-02T12:28:00Z">
            <m:r w:rsidR="B6559FEF">
              <w:rPr>
                <w:rFonts w:ascii="Cambria Math" w:cs="Times New Roman" w:hAnsi="Cambria Math"/>
                <w:sz w:val="28"/>
                <w:szCs w:val="28"/>
              </w:rPr>
              <m:t>5</m:t>
            </m:r>
          </w:ins>
        </m:oMath>
      </m:oMathPara>
    </w:p>
    <w:p>
      <w:pPr>
        <w:pStyle w:val="style0"/>
        <w:rPr>
          <w:rFonts w:ascii="Times New Roman" w:cs="Times New Roman" w:hAnsi="Times New Roman"/>
          <w:b/>
          <w:sz w:val="28"/>
          <w:szCs w:val="28"/>
        </w:rPr>
      </w:pPr>
    </w:p>
    <w:p>
      <w:pPr>
        <w:pStyle w:val="style0"/>
        <w:rPr>
          <w:rFonts w:ascii="Times New Roman" w:cs="Times New Roman"/>
          <w:sz w:val="28"/>
          <w:szCs w:val="28"/>
          <w:rPrChange w:id="10149" w:author="user pc" w:date="2022-03-15T10:14:00Z">
            <w:rPr/>
          </w:rPrChange>
        </w:rPr>
      </w:pPr>
      <w:r w:rsidRPr="A3141583">
        <w:rPr>
          <w:rFonts w:ascii="Times New Roman" w:cs="Times New Roman"/>
          <w:b/>
          <w:sz w:val="28"/>
          <w:szCs w:val="28"/>
          <w:rPrChange w:id="10150" w:author="user pc" w:date="2022-03-15T10:14:00Z">
            <w:rPr>
              <w:b/>
            </w:rPr>
          </w:rPrChange>
        </w:rPr>
        <w:t>Example</w:t>
      </w:r>
      <w:ins w:id="10151" w:author="user pc" w:date="2022-04-02T12:41:00Z">
        <w:r w:rsidR="14B5C0F1">
          <w:rPr>
            <w:rFonts w:ascii="Times New Roman" w:cs="Times New Roman" w:hAnsi="Times New Roman"/>
            <w:b/>
            <w:sz w:val="28"/>
            <w:szCs w:val="28"/>
          </w:rPr>
          <w:t xml:space="preserve"> </w:t>
        </w:r>
      </w:ins>
      <w:r w:rsidRPr="31926D41">
        <w:rPr>
          <w:rFonts w:ascii="Times New Roman" w:cs="Times New Roman"/>
          <w:b/>
          <w:sz w:val="28"/>
          <w:szCs w:val="28"/>
          <w:rPrChange w:id="10152" w:author="user pc" w:date="2022-03-15T10:14:00Z">
            <w:rPr>
              <w:b/>
            </w:rPr>
          </w:rPrChange>
        </w:rPr>
        <w:t>3</w:t>
      </w:r>
    </w:p>
    <w:p>
      <w:pPr>
        <w:pStyle w:val="style0"/>
        <w:rPr>
          <w:rFonts w:ascii="Times New Roman" w:cs="Times New Roman"/>
          <w:sz w:val="28"/>
          <w:szCs w:val="28"/>
          <w:rPrChange w:id="10153" w:author="user pc" w:date="2022-03-15T10:14:00Z">
            <w:rPr/>
          </w:rPrChange>
        </w:rPr>
      </w:pPr>
      <w:r w:rsidRPr="5B94F5A4">
        <w:rPr>
          <w:rFonts w:ascii="Times New Roman" w:cs="Times New Roman"/>
          <w:sz w:val="28"/>
          <w:szCs w:val="28"/>
          <w:rPrChange w:id="10154" w:author="user pc" w:date="2022-03-15T10:14:00Z">
            <w:rPr/>
          </w:rPrChange>
        </w:rPr>
        <w:t>Calculate</w:t>
      </w:r>
      <w:ins w:id="10155" w:author="user pc" w:date="2022-04-02T12:28:00Z">
        <w:r w:rsidR="AF1B000F">
          <w:rPr>
            <w:rFonts w:ascii="Times New Roman" w:cs="Times New Roman" w:hAnsi="Times New Roman"/>
            <w:sz w:val="28"/>
            <w:szCs w:val="28"/>
          </w:rPr>
          <w:t xml:space="preserve"> </w:t>
        </w:r>
      </w:ins>
      <w:r w:rsidRPr="4F4D1AC8">
        <w:rPr>
          <w:rFonts w:ascii="Times New Roman" w:cs="Times New Roman"/>
          <w:sz w:val="28"/>
          <w:szCs w:val="28"/>
          <w:rPrChange w:id="10156" w:author="user pc" w:date="2022-03-15T10:14:00Z">
            <w:rPr/>
          </w:rPrChange>
        </w:rPr>
        <w:t>the</w:t>
      </w:r>
      <w:ins w:id="10157" w:author="user pc" w:date="2022-04-02T12:28:00Z">
        <w:r w:rsidR="B916FAC5">
          <w:rPr>
            <w:rFonts w:ascii="Times New Roman" w:cs="Times New Roman" w:hAnsi="Times New Roman"/>
            <w:sz w:val="28"/>
            <w:szCs w:val="28"/>
          </w:rPr>
          <w:t xml:space="preserve"> </w:t>
        </w:r>
      </w:ins>
      <w:r w:rsidRPr="42C3407F">
        <w:rPr>
          <w:rFonts w:ascii="Times New Roman" w:cs="Times New Roman"/>
          <w:sz w:val="28"/>
          <w:szCs w:val="28"/>
          <w:rPrChange w:id="10158" w:author="user pc" w:date="2022-03-15T10:14:00Z">
            <w:rPr/>
          </w:rPrChange>
        </w:rPr>
        <w:t>molar</w:t>
      </w:r>
      <w:ins w:id="10159" w:author="user pc" w:date="2022-04-02T12:28:00Z">
        <w:r w:rsidR="ACCAF6CE">
          <w:rPr>
            <w:rFonts w:ascii="Times New Roman" w:cs="Times New Roman" w:hAnsi="Times New Roman"/>
            <w:sz w:val="28"/>
            <w:szCs w:val="28"/>
          </w:rPr>
          <w:t xml:space="preserve"> </w:t>
        </w:r>
      </w:ins>
      <w:r w:rsidRPr="2C41EE30">
        <w:rPr>
          <w:rFonts w:ascii="Times New Roman" w:cs="Times New Roman"/>
          <w:sz w:val="28"/>
          <w:szCs w:val="28"/>
          <w:rPrChange w:id="10160" w:author="user pc" w:date="2022-03-15T10:14:00Z">
            <w:rPr/>
          </w:rPrChange>
        </w:rPr>
        <w:t>mass</w:t>
      </w:r>
      <w:ins w:id="10161" w:author="user pc" w:date="2022-04-02T12:28:00Z">
        <w:r w:rsidR="BD8C9D50">
          <w:rPr>
            <w:rFonts w:ascii="Times New Roman" w:cs="Times New Roman" w:hAnsi="Times New Roman"/>
            <w:sz w:val="28"/>
            <w:szCs w:val="28"/>
          </w:rPr>
          <w:t xml:space="preserve"> </w:t>
        </w:r>
      </w:ins>
      <w:r w:rsidRPr="17DDB379">
        <w:rPr>
          <w:rFonts w:ascii="Times New Roman" w:cs="Times New Roman"/>
          <w:sz w:val="28"/>
          <w:szCs w:val="28"/>
          <w:rPrChange w:id="10162" w:author="user pc" w:date="2022-03-15T10:14:00Z">
            <w:rPr/>
          </w:rPrChange>
        </w:rPr>
        <w:t>of</w:t>
      </w:r>
      <w:ins w:id="10163" w:author="user pc" w:date="2022-04-02T12:28:00Z">
        <w:r w:rsidR="97F7F465">
          <w:rPr>
            <w:rFonts w:ascii="Times New Roman" w:cs="Times New Roman" w:hAnsi="Times New Roman"/>
            <w:sz w:val="28"/>
            <w:szCs w:val="28"/>
          </w:rPr>
          <w:t xml:space="preserve"> </w:t>
        </w:r>
      </w:ins>
      <w:r w:rsidRPr="665C0AA9">
        <w:rPr>
          <w:rFonts w:ascii="Times New Roman" w:cs="Times New Roman"/>
          <w:sz w:val="28"/>
          <w:szCs w:val="28"/>
          <w:rPrChange w:id="10164" w:author="user pc" w:date="2022-03-15T10:14:00Z">
            <w:rPr/>
          </w:rPrChange>
        </w:rPr>
        <w:t>a</w:t>
      </w:r>
      <w:ins w:id="10165" w:author="user pc" w:date="2022-04-02T12:28:00Z">
        <w:r w:rsidR="764A2C56">
          <w:rPr>
            <w:rFonts w:ascii="Times New Roman" w:cs="Times New Roman" w:hAnsi="Times New Roman"/>
            <w:sz w:val="28"/>
            <w:szCs w:val="28"/>
          </w:rPr>
          <w:t xml:space="preserve"> </w:t>
        </w:r>
      </w:ins>
      <w:r w:rsidRPr="E25B2689">
        <w:rPr>
          <w:rFonts w:ascii="Times New Roman" w:cs="Times New Roman"/>
          <w:sz w:val="28"/>
          <w:szCs w:val="28"/>
          <w:rPrChange w:id="10166" w:author="user pc" w:date="2022-03-15T10:14:00Z">
            <w:rPr/>
          </w:rPrChange>
        </w:rPr>
        <w:t>given</w:t>
      </w:r>
      <w:ins w:id="10167" w:author="user pc" w:date="2022-04-02T12:28:00Z">
        <w:r w:rsidR="F71030F4">
          <w:rPr>
            <w:rFonts w:ascii="Times New Roman" w:cs="Times New Roman" w:hAnsi="Times New Roman"/>
            <w:sz w:val="28"/>
            <w:szCs w:val="28"/>
          </w:rPr>
          <w:t xml:space="preserve"> </w:t>
        </w:r>
      </w:ins>
      <w:r w:rsidRPr="CEAB1B10">
        <w:rPr>
          <w:rFonts w:ascii="Times New Roman" w:cs="Times New Roman"/>
          <w:sz w:val="28"/>
          <w:szCs w:val="28"/>
          <w:rPrChange w:id="10168" w:author="user pc" w:date="2022-03-15T10:14:00Z">
            <w:rPr/>
          </w:rPrChange>
        </w:rPr>
        <w:t>gas</w:t>
      </w:r>
      <w:ins w:id="10169" w:author="user pc" w:date="2022-04-02T12:28:00Z">
        <w:r w:rsidR="39B9797D">
          <w:rPr>
            <w:rFonts w:ascii="Times New Roman" w:cs="Times New Roman" w:hAnsi="Times New Roman"/>
            <w:sz w:val="28"/>
            <w:szCs w:val="28"/>
          </w:rPr>
          <w:t xml:space="preserve"> </w:t>
        </w:r>
      </w:ins>
      <w:r w:rsidRPr="A5D2BCF8">
        <w:rPr>
          <w:rFonts w:ascii="Times New Roman" w:cs="Times New Roman"/>
          <w:sz w:val="28"/>
          <w:szCs w:val="28"/>
          <w:rPrChange w:id="10170" w:author="user pc" w:date="2022-03-15T10:14:00Z">
            <w:rPr/>
          </w:rPrChange>
        </w:rPr>
        <w:t>whose</w:t>
      </w:r>
      <w:ins w:id="10171" w:author="user pc" w:date="2022-04-02T12:28:00Z">
        <w:r w:rsidR="6F1AA8FB">
          <w:rPr>
            <w:rFonts w:ascii="Times New Roman" w:cs="Times New Roman" w:hAnsi="Times New Roman"/>
            <w:sz w:val="28"/>
            <w:szCs w:val="28"/>
          </w:rPr>
          <w:t xml:space="preserve"> </w:t>
        </w:r>
      </w:ins>
      <w:r w:rsidRPr="5F06FA4C">
        <w:rPr>
          <w:rFonts w:ascii="Times New Roman" w:cs="Times New Roman"/>
          <w:sz w:val="28"/>
          <w:szCs w:val="28"/>
          <w:rPrChange w:id="10172" w:author="user pc" w:date="2022-03-15T10:14:00Z">
            <w:rPr/>
          </w:rPrChange>
        </w:rPr>
        <w:t>diffusion</w:t>
      </w:r>
      <w:ins w:id="10173" w:author="user pc" w:date="2022-04-02T12:28:00Z">
        <w:r w:rsidR="7F5099FC">
          <w:rPr>
            <w:rFonts w:ascii="Times New Roman" w:cs="Times New Roman" w:hAnsi="Times New Roman"/>
            <w:sz w:val="28"/>
            <w:szCs w:val="28"/>
          </w:rPr>
          <w:t xml:space="preserve"> </w:t>
        </w:r>
      </w:ins>
      <w:r w:rsidRPr="FC2FDE67">
        <w:rPr>
          <w:rFonts w:ascii="Times New Roman" w:cs="Times New Roman"/>
          <w:sz w:val="28"/>
          <w:szCs w:val="28"/>
          <w:rPrChange w:id="10174" w:author="user pc" w:date="2022-03-15T10:14:00Z">
            <w:rPr/>
          </w:rPrChange>
        </w:rPr>
        <w:t>rate</w:t>
      </w:r>
      <w:ins w:id="10175" w:author="user pc" w:date="2022-04-02T12:28:00Z">
        <w:r w:rsidR="2541BC0F">
          <w:rPr>
            <w:rFonts w:ascii="Times New Roman" w:cs="Times New Roman" w:hAnsi="Times New Roman"/>
            <w:sz w:val="28"/>
            <w:szCs w:val="28"/>
          </w:rPr>
          <w:t xml:space="preserve"> </w:t>
        </w:r>
      </w:ins>
      <w:r w:rsidRPr="B29AFDFA">
        <w:rPr>
          <w:rFonts w:ascii="Times New Roman" w:cs="Times New Roman"/>
          <w:sz w:val="28"/>
          <w:szCs w:val="28"/>
          <w:rPrChange w:id="10176" w:author="user pc" w:date="2022-03-15T10:14:00Z">
            <w:rPr/>
          </w:rPrChange>
        </w:rPr>
        <w:t>is</w:t>
      </w:r>
      <w:ins w:id="10177" w:author="user pc" w:date="2022-04-02T12:28:00Z">
        <w:r w:rsidR="5F200671">
          <w:rPr>
            <w:rFonts w:ascii="Times New Roman" w:cs="Times New Roman" w:hAnsi="Times New Roman"/>
            <w:sz w:val="28"/>
            <w:szCs w:val="28"/>
          </w:rPr>
          <w:t xml:space="preserve"> </w:t>
        </w:r>
      </w:ins>
      <w:r w:rsidRPr="453E3C16">
        <w:rPr>
          <w:rFonts w:ascii="Times New Roman" w:cs="Times New Roman"/>
          <w:sz w:val="28"/>
          <w:szCs w:val="28"/>
          <w:rPrChange w:id="10178" w:author="user pc" w:date="2022-03-15T10:14:00Z">
            <w:rPr/>
          </w:rPrChange>
        </w:rPr>
        <w:t>2.92</w:t>
      </w:r>
      <w:ins w:id="10179" w:author="user pc" w:date="2022-04-02T12:28:00Z">
        <w:r w:rsidR="9CDC82CA">
          <w:rPr>
            <w:rFonts w:ascii="Times New Roman" w:cs="Times New Roman" w:hAnsi="Times New Roman"/>
            <w:sz w:val="28"/>
            <w:szCs w:val="28"/>
          </w:rPr>
          <w:t xml:space="preserve"> </w:t>
        </w:r>
      </w:ins>
      <w:r w:rsidRPr="C808C74C">
        <w:rPr>
          <w:rFonts w:ascii="Times New Roman" w:cs="Times New Roman"/>
          <w:sz w:val="28"/>
          <w:szCs w:val="28"/>
          <w:rPrChange w:id="10180" w:author="user pc" w:date="2022-03-15T10:14:00Z">
            <w:rPr/>
          </w:rPrChange>
        </w:rPr>
        <w:t>times</w:t>
      </w:r>
      <w:ins w:id="10181" w:author="user pc" w:date="2022-04-02T12:29:00Z">
        <w:r w:rsidR="CC8263F0">
          <w:rPr>
            <w:rFonts w:ascii="Times New Roman" w:cs="Times New Roman" w:hAnsi="Times New Roman"/>
            <w:sz w:val="28"/>
            <w:szCs w:val="28"/>
          </w:rPr>
          <w:t xml:space="preserve"> </w:t>
        </w:r>
      </w:ins>
      <w:r w:rsidRPr="489A6662">
        <w:rPr>
          <w:rFonts w:ascii="Times New Roman" w:cs="Times New Roman"/>
          <w:sz w:val="28"/>
          <w:szCs w:val="28"/>
          <w:rPrChange w:id="10182" w:author="user pc" w:date="2022-03-15T10:14:00Z">
            <w:rPr/>
          </w:rPrChange>
        </w:rPr>
        <w:t>the</w:t>
      </w:r>
      <w:ins w:id="10183" w:author="user pc" w:date="2022-04-02T12:29:00Z">
        <w:r w:rsidR="1EE31003">
          <w:rPr>
            <w:rFonts w:ascii="Times New Roman" w:cs="Times New Roman" w:hAnsi="Times New Roman"/>
            <w:sz w:val="28"/>
            <w:szCs w:val="28"/>
          </w:rPr>
          <w:t xml:space="preserve"> </w:t>
        </w:r>
      </w:ins>
      <w:r w:rsidRPr="B46CBE2E">
        <w:rPr>
          <w:rFonts w:ascii="Times New Roman" w:cs="Times New Roman"/>
          <w:sz w:val="28"/>
          <w:szCs w:val="28"/>
          <w:rPrChange w:id="10184" w:author="user pc" w:date="2022-03-15T10:14:00Z">
            <w:rPr/>
          </w:rPrChange>
        </w:rPr>
        <w:t>diffusion</w:t>
      </w:r>
      <w:ins w:id="10185" w:author="user pc" w:date="2022-04-02T12:29:00Z">
        <w:r w:rsidR="92D74A5F">
          <w:rPr>
            <w:rFonts w:ascii="Times New Roman" w:cs="Times New Roman" w:hAnsi="Times New Roman"/>
            <w:sz w:val="28"/>
            <w:szCs w:val="28"/>
          </w:rPr>
          <w:t xml:space="preserve"> </w:t>
        </w:r>
      </w:ins>
      <w:r w:rsidRPr="4CD7B68F">
        <w:rPr>
          <w:rFonts w:ascii="Times New Roman" w:cs="Times New Roman"/>
          <w:sz w:val="28"/>
          <w:szCs w:val="28"/>
          <w:rPrChange w:id="10186" w:author="user pc" w:date="2022-03-15T10:14:00Z">
            <w:rPr/>
          </w:rPrChange>
        </w:rPr>
        <w:t>rate</w:t>
      </w:r>
      <w:ins w:id="10187" w:author="user pc" w:date="2022-04-02T12:29:00Z">
        <w:r w:rsidR="1DC9113E">
          <w:rPr>
            <w:rFonts w:ascii="Times New Roman" w:cs="Times New Roman" w:hAnsi="Times New Roman"/>
            <w:sz w:val="28"/>
            <w:szCs w:val="28"/>
          </w:rPr>
          <w:t xml:space="preserve"> </w:t>
        </w:r>
      </w:ins>
      <w:r w:rsidRPr="168C9AAA">
        <w:rPr>
          <w:rFonts w:ascii="Times New Roman" w:cs="Times New Roman"/>
          <w:sz w:val="28"/>
          <w:szCs w:val="28"/>
          <w:rPrChange w:id="10188" w:author="user pc" w:date="2022-03-15T10:14:00Z">
            <w:rPr/>
          </w:rPrChange>
        </w:rPr>
        <w:t>of</w:t>
      </w:r>
      <w:ins w:id="10189" w:author="user pc" w:date="2022-04-02T12:29:00Z">
        <w:r w:rsidR="8FF39C00">
          <w:rPr>
            <w:rFonts w:ascii="Times New Roman" w:cs="Times New Roman" w:hAnsi="Times New Roman"/>
            <w:sz w:val="28"/>
            <w:szCs w:val="28"/>
          </w:rPr>
          <w:t xml:space="preserve"> </w:t>
        </w:r>
      </w:ins>
      <w:r w:rsidRPr="FC7490C7">
        <w:rPr>
          <w:rFonts w:ascii="Times New Roman" w:cs="Times New Roman"/>
          <w:sz w:val="28"/>
          <w:szCs w:val="28"/>
          <w:rPrChange w:id="10190" w:author="user pc" w:date="2022-03-15T10:14:00Z">
            <w:rPr/>
          </w:rPrChange>
        </w:rPr>
        <w:t>ammonia.</w:t>
      </w:r>
    </w:p>
    <w:p>
      <w:pPr>
        <w:pStyle w:val="style0"/>
        <w:rPr>
          <w:rFonts w:ascii="Times New Roman" w:cs="Times New Roman"/>
          <w:sz w:val="28"/>
          <w:szCs w:val="28"/>
          <w:rPrChange w:id="10191" w:author="user pc" w:date="2022-03-15T10:14:00Z">
            <w:rPr/>
          </w:rPrChange>
        </w:rPr>
      </w:pPr>
      <w:r w:rsidRPr="1B1AA08C">
        <w:rPr>
          <w:rFonts w:ascii="Times New Roman" w:cs="Times New Roman"/>
          <w:b/>
          <w:sz w:val="28"/>
          <w:szCs w:val="28"/>
          <w:rPrChange w:id="10192" w:author="user pc" w:date="2022-03-15T10:14:00Z">
            <w:rPr>
              <w:b/>
            </w:rPr>
          </w:rPrChange>
        </w:rPr>
        <w:t>Solution</w:t>
      </w:r>
    </w:p>
    <w:p>
      <w:pPr>
        <w:pStyle w:val="style0"/>
        <w:rPr>
          <w:ins w:id="10193" w:author="user pc" w:date="2022-04-02T12:32:00Z"/>
          <w:rFonts w:ascii="Times New Roman" w:cs="Times New Roman" w:hAnsi="Times New Roman"/>
          <w:sz w:val="28"/>
          <w:szCs w:val="28"/>
        </w:rPr>
      </w:pPr>
      <w:r w:rsidRPr="73424262">
        <w:rPr>
          <w:rFonts w:ascii="Times New Roman" w:cs="Times New Roman"/>
          <w:sz w:val="28"/>
          <w:szCs w:val="28"/>
          <w:rPrChange w:id="10194" w:author="user pc" w:date="2022-03-15T10:14:00Z">
            <w:rPr/>
          </w:rPrChange>
        </w:rPr>
        <w:t>We</w:t>
      </w:r>
      <w:ins w:id="10195" w:author="user pc" w:date="2022-04-02T12:29:00Z">
        <w:r w:rsidR="600568B9">
          <w:rPr>
            <w:rFonts w:ascii="Times New Roman" w:cs="Times New Roman" w:hAnsi="Times New Roman"/>
            <w:sz w:val="28"/>
            <w:szCs w:val="28"/>
          </w:rPr>
          <w:t xml:space="preserve"> </w:t>
        </w:r>
      </w:ins>
      <w:r w:rsidRPr="347E7149">
        <w:rPr>
          <w:rFonts w:ascii="Times New Roman" w:cs="Times New Roman"/>
          <w:sz w:val="28"/>
          <w:szCs w:val="28"/>
          <w:rPrChange w:id="10196" w:author="user pc" w:date="2022-03-15T10:14:00Z">
            <w:rPr/>
          </w:rPrChange>
        </w:rPr>
        <w:t>know</w:t>
      </w:r>
      <w:ins w:id="10197" w:author="user pc" w:date="2022-04-02T12:29:00Z">
        <w:r w:rsidR="FE61640D">
          <w:rPr>
            <w:rFonts w:ascii="Times New Roman" w:cs="Times New Roman" w:hAnsi="Times New Roman"/>
            <w:sz w:val="28"/>
            <w:szCs w:val="28"/>
          </w:rPr>
          <w:t xml:space="preserve"> </w:t>
        </w:r>
      </w:ins>
      <w:r w:rsidRPr="7D760068">
        <w:rPr>
          <w:rFonts w:ascii="Times New Roman" w:cs="Times New Roman"/>
          <w:sz w:val="28"/>
          <w:szCs w:val="28"/>
          <w:rPrChange w:id="10198" w:author="user pc" w:date="2022-03-15T10:14:00Z">
            <w:rPr/>
          </w:rPrChange>
        </w:rPr>
        <w:t>that</w:t>
      </w:r>
      <w:ins w:id="10199" w:author="user pc" w:date="2022-04-02T12:29:00Z">
        <w:r w:rsidR="9012C902">
          <w:rPr>
            <w:rFonts w:ascii="Times New Roman" w:cs="Times New Roman" w:hAnsi="Times New Roman"/>
            <w:sz w:val="28"/>
            <w:szCs w:val="28"/>
          </w:rPr>
          <w:t xml:space="preserve"> </w:t>
        </w:r>
      </w:ins>
      <w:r w:rsidRPr="E43E981C">
        <w:rPr>
          <w:rFonts w:ascii="Times New Roman" w:cs="Times New Roman"/>
          <w:sz w:val="28"/>
          <w:szCs w:val="28"/>
          <w:rPrChange w:id="10200" w:author="user pc" w:date="2022-03-15T10:14:00Z">
            <w:rPr/>
          </w:rPrChange>
        </w:rPr>
        <w:t>the</w:t>
      </w:r>
      <w:ins w:id="10201" w:author="user pc" w:date="2022-04-02T12:29:00Z">
        <w:r w:rsidR="4979689C">
          <w:rPr>
            <w:rFonts w:ascii="Times New Roman" w:cs="Times New Roman" w:hAnsi="Times New Roman"/>
            <w:sz w:val="28"/>
            <w:szCs w:val="28"/>
          </w:rPr>
          <w:t xml:space="preserve"> </w:t>
        </w:r>
      </w:ins>
      <w:r w:rsidRPr="30ECCA53">
        <w:rPr>
          <w:rFonts w:ascii="Times New Roman" w:cs="Times New Roman"/>
          <w:sz w:val="28"/>
          <w:szCs w:val="28"/>
          <w:rPrChange w:id="10202" w:author="user pc" w:date="2022-03-15T10:14:00Z">
            <w:rPr/>
          </w:rPrChange>
        </w:rPr>
        <w:t>diffusion</w:t>
      </w:r>
      <w:ins w:id="10203" w:author="user pc" w:date="2022-04-02T12:29:00Z">
        <w:r w:rsidR="93584D0E">
          <w:rPr>
            <w:rFonts w:ascii="Times New Roman" w:cs="Times New Roman" w:hAnsi="Times New Roman"/>
            <w:sz w:val="28"/>
            <w:szCs w:val="28"/>
          </w:rPr>
          <w:t xml:space="preserve"> </w:t>
        </w:r>
      </w:ins>
      <w:r w:rsidRPr="18343471">
        <w:rPr>
          <w:rFonts w:ascii="Times New Roman" w:cs="Times New Roman"/>
          <w:sz w:val="28"/>
          <w:szCs w:val="28"/>
          <w:rPrChange w:id="10204" w:author="user pc" w:date="2022-03-15T10:14:00Z">
            <w:rPr/>
          </w:rPrChange>
        </w:rPr>
        <w:t>rate</w:t>
      </w:r>
      <w:ins w:id="10205" w:author="user pc" w:date="2022-04-02T12:29:00Z">
        <w:r w:rsidR="64345C8D">
          <w:rPr>
            <w:rFonts w:ascii="Times New Roman" w:cs="Times New Roman" w:hAnsi="Times New Roman"/>
            <w:sz w:val="28"/>
            <w:szCs w:val="28"/>
          </w:rPr>
          <w:t xml:space="preserve"> </w:t>
        </w:r>
      </w:ins>
      <w:r w:rsidRPr="61843518">
        <w:rPr>
          <w:rFonts w:ascii="Times New Roman" w:cs="Times New Roman"/>
          <w:sz w:val="28"/>
          <w:szCs w:val="28"/>
          <w:rPrChange w:id="10206" w:author="user pc" w:date="2022-03-15T10:14:00Z">
            <w:rPr/>
          </w:rPrChange>
        </w:rPr>
        <w:t>is</w:t>
      </w:r>
      <w:ins w:id="10207" w:author="user pc" w:date="2022-04-02T12:29:00Z">
        <w:r w:rsidR="B36D4C58">
          <w:rPr>
            <w:rFonts w:ascii="Times New Roman" w:cs="Times New Roman" w:hAnsi="Times New Roman"/>
            <w:sz w:val="28"/>
            <w:szCs w:val="28"/>
          </w:rPr>
          <w:t xml:space="preserve"> </w:t>
        </w:r>
      </w:ins>
      <w:r w:rsidRPr="4C646686">
        <w:rPr>
          <w:rFonts w:ascii="Times New Roman" w:cs="Times New Roman"/>
          <w:sz w:val="28"/>
          <w:szCs w:val="28"/>
          <w:rPrChange w:id="10208" w:author="user pc" w:date="2022-03-15T10:14:00Z">
            <w:rPr/>
          </w:rPrChange>
        </w:rPr>
        <w:t>2.92</w:t>
      </w:r>
      <w:ins w:id="10209" w:author="user pc" w:date="2022-04-02T12:29:00Z">
        <w:r w:rsidR="18C38B77">
          <w:rPr>
            <w:rFonts w:ascii="Times New Roman" w:cs="Times New Roman" w:hAnsi="Times New Roman"/>
            <w:sz w:val="28"/>
            <w:szCs w:val="28"/>
          </w:rPr>
          <w:t xml:space="preserve"> </w:t>
        </w:r>
      </w:ins>
      <w:r w:rsidRPr="0F066268">
        <w:rPr>
          <w:rFonts w:ascii="Times New Roman" w:cs="Times New Roman"/>
          <w:sz w:val="28"/>
          <w:szCs w:val="28"/>
          <w:rPrChange w:id="10210" w:author="user pc" w:date="2022-03-15T10:14:00Z">
            <w:rPr/>
          </w:rPrChange>
        </w:rPr>
        <w:t>times</w:t>
      </w:r>
      <w:ins w:id="10211" w:author="user pc" w:date="2022-04-02T12:29:00Z">
        <w:r w:rsidR="B11D2C06">
          <w:rPr>
            <w:rFonts w:ascii="Times New Roman" w:cs="Times New Roman" w:hAnsi="Times New Roman"/>
            <w:sz w:val="28"/>
            <w:szCs w:val="28"/>
          </w:rPr>
          <w:t xml:space="preserve"> </w:t>
        </w:r>
      </w:ins>
      <w:r w:rsidRPr="61F16250">
        <w:rPr>
          <w:rFonts w:ascii="Times New Roman" w:cs="Times New Roman"/>
          <w:sz w:val="28"/>
          <w:szCs w:val="28"/>
          <w:rPrChange w:id="10212" w:author="user pc" w:date="2022-03-15T10:14:00Z">
            <w:rPr/>
          </w:rPrChange>
        </w:rPr>
        <w:t>that</w:t>
      </w:r>
      <w:ins w:id="10213" w:author="user pc" w:date="2022-04-02T12:29:00Z">
        <w:r w:rsidR="D5F2630A">
          <w:rPr>
            <w:rFonts w:ascii="Times New Roman" w:cs="Times New Roman" w:hAnsi="Times New Roman"/>
            <w:sz w:val="28"/>
            <w:szCs w:val="28"/>
          </w:rPr>
          <w:t xml:space="preserve"> </w:t>
        </w:r>
      </w:ins>
      <w:r w:rsidRPr="5E47A833">
        <w:rPr>
          <w:rFonts w:ascii="Times New Roman" w:cs="Times New Roman"/>
          <w:sz w:val="28"/>
          <w:szCs w:val="28"/>
          <w:rPrChange w:id="10214" w:author="user pc" w:date="2022-03-15T10:14:00Z">
            <w:rPr/>
          </w:rPrChange>
        </w:rPr>
        <w:t>of</w:t>
      </w:r>
      <w:ins w:id="10215" w:author="user pc" w:date="2022-04-02T12:29:00Z">
        <w:r w:rsidR="60384A18">
          <w:rPr>
            <w:rFonts w:ascii="Times New Roman" w:cs="Times New Roman" w:hAnsi="Times New Roman"/>
            <w:sz w:val="28"/>
            <w:szCs w:val="28"/>
          </w:rPr>
          <w:t xml:space="preserve"> </w:t>
        </w:r>
      </w:ins>
      <w:r w:rsidRPr="964F4C9B">
        <w:rPr>
          <w:rFonts w:ascii="Times New Roman" w:cs="Times New Roman"/>
          <w:sz w:val="28"/>
          <w:szCs w:val="28"/>
          <w:rPrChange w:id="10216" w:author="user pc" w:date="2022-03-15T10:14:00Z">
            <w:rPr/>
          </w:rPrChange>
        </w:rPr>
        <w:t>ammonia,</w:t>
      </w:r>
      <w:ins w:id="10217" w:author="user pc" w:date="2022-04-02T12:30:00Z">
        <w:r w:rsidR="8486F363">
          <w:rPr>
            <w:rFonts w:ascii="Times New Roman" w:cs="Times New Roman" w:hAnsi="Times New Roman"/>
            <w:sz w:val="28"/>
            <w:szCs w:val="28"/>
          </w:rPr>
          <w:t xml:space="preserve"> </w:t>
        </w:r>
      </w:ins>
      <w:r w:rsidRPr="4BF8AC6D">
        <w:rPr>
          <w:rFonts w:ascii="Times New Roman" w:cs="Times New Roman"/>
          <w:sz w:val="28"/>
          <w:szCs w:val="28"/>
          <w:rPrChange w:id="10218" w:author="user pc" w:date="2022-03-15T10:14:00Z">
            <w:rPr/>
          </w:rPrChange>
        </w:rPr>
        <w:t>therefore</w:t>
      </w:r>
      <w:ins w:id="10219" w:author="user pc" w:date="2022-04-02T12:30:00Z">
        <w:r w:rsidR="20ABE7DE">
          <w:rPr>
            <w:rFonts w:ascii="Times New Roman" w:cs="Times New Roman" w:hAnsi="Times New Roman"/>
            <w:sz w:val="28"/>
            <w:szCs w:val="28"/>
          </w:rPr>
          <w:t xml:space="preserve"> </w:t>
        </w:r>
      </w:ins>
      <w:r w:rsidRPr="4A074674">
        <w:rPr>
          <w:rFonts w:ascii="Times New Roman" w:cs="Times New Roman"/>
          <w:sz w:val="28"/>
          <w:szCs w:val="28"/>
          <w:rPrChange w:id="10220" w:author="user pc" w:date="2022-03-15T10:14:00Z">
            <w:rPr/>
          </w:rPrChange>
        </w:rPr>
        <w:t>we</w:t>
      </w:r>
      <w:ins w:id="10221" w:author="user pc" w:date="2022-04-02T12:30:00Z">
        <w:r w:rsidR="9CB9A0A0">
          <w:rPr>
            <w:rFonts w:ascii="Times New Roman" w:cs="Times New Roman" w:hAnsi="Times New Roman"/>
            <w:sz w:val="28"/>
            <w:szCs w:val="28"/>
          </w:rPr>
          <w:t xml:space="preserve"> </w:t>
        </w:r>
      </w:ins>
      <w:r w:rsidRPr="6697F913">
        <w:rPr>
          <w:rFonts w:ascii="Times New Roman" w:cs="Times New Roman"/>
          <w:sz w:val="28"/>
          <w:szCs w:val="28"/>
          <w:rPrChange w:id="10222" w:author="user pc" w:date="2022-03-15T10:14:00Z">
            <w:rPr/>
          </w:rPrChange>
        </w:rPr>
        <w:t>understand</w:t>
      </w:r>
      <w:ins w:id="10223" w:author="user pc" w:date="2022-04-02T12:30:00Z">
        <w:r w:rsidR="0109C7AB">
          <w:rPr>
            <w:rFonts w:ascii="Times New Roman" w:cs="Times New Roman" w:hAnsi="Times New Roman"/>
            <w:sz w:val="28"/>
            <w:szCs w:val="28"/>
          </w:rPr>
          <w:t xml:space="preserve"> </w:t>
        </w:r>
      </w:ins>
      <w:r w:rsidRPr="06154ACA">
        <w:rPr>
          <w:rFonts w:ascii="Times New Roman" w:cs="Times New Roman"/>
          <w:sz w:val="28"/>
          <w:szCs w:val="28"/>
          <w:rPrChange w:id="10224" w:author="user pc" w:date="2022-03-15T10:14:00Z">
            <w:rPr/>
          </w:rPrChange>
        </w:rPr>
        <w:t>that</w:t>
      </w:r>
      <w:ins w:id="10225" w:author="user pc" w:date="2022-04-02T12:30:00Z">
        <w:r w:rsidR="4F7DD9B7">
          <w:rPr>
            <w:rFonts w:ascii="Times New Roman" w:cs="Times New Roman" w:hAnsi="Times New Roman"/>
            <w:sz w:val="28"/>
            <w:szCs w:val="28"/>
          </w:rPr>
          <w:t xml:space="preserve"> </w:t>
        </w:r>
      </w:ins>
      <w:r w:rsidRPr="1A1A4C70">
        <w:rPr>
          <w:rFonts w:ascii="Times New Roman" w:cs="Times New Roman"/>
          <w:sz w:val="28"/>
          <w:szCs w:val="28"/>
          <w:rPrChange w:id="10226" w:author="user pc" w:date="2022-03-15T10:14:00Z">
            <w:rPr/>
          </w:rPrChange>
        </w:rPr>
        <w:t>the</w:t>
      </w:r>
      <w:ins w:id="10227" w:author="user pc" w:date="2022-04-02T12:30:00Z">
        <w:r w:rsidR="23FF71C7">
          <w:rPr>
            <w:rFonts w:ascii="Times New Roman" w:cs="Times New Roman" w:hAnsi="Times New Roman"/>
            <w:sz w:val="28"/>
            <w:szCs w:val="28"/>
          </w:rPr>
          <w:t xml:space="preserve"> </w:t>
        </w:r>
      </w:ins>
      <w:r w:rsidRPr="0093C252">
        <w:rPr>
          <w:rFonts w:ascii="Times New Roman" w:cs="Times New Roman"/>
          <w:sz w:val="28"/>
          <w:szCs w:val="28"/>
          <w:rPrChange w:id="10228" w:author="user pc" w:date="2022-03-15T10:14:00Z">
            <w:rPr/>
          </w:rPrChange>
        </w:rPr>
        <w:t>ratio</w:t>
      </w:r>
      <w:ins w:id="10229" w:author="user pc" w:date="2022-04-02T12:30:00Z">
        <w:r w:rsidR="389EE883">
          <w:rPr>
            <w:rFonts w:ascii="Times New Roman" w:cs="Times New Roman" w:hAnsi="Times New Roman"/>
            <w:sz w:val="28"/>
            <w:szCs w:val="28"/>
          </w:rPr>
          <w:t xml:space="preserve"> </w:t>
        </w:r>
      </w:ins>
      <w:r w:rsidRPr="9391299C">
        <w:rPr>
          <w:rFonts w:ascii="Times New Roman" w:cs="Times New Roman"/>
          <w:sz w:val="28"/>
          <w:szCs w:val="28"/>
          <w:rPrChange w:id="10230" w:author="user pc" w:date="2022-03-15T10:14:00Z">
            <w:rPr/>
          </w:rPrChange>
        </w:rPr>
        <w:t>of</w:t>
      </w:r>
      <w:ins w:id="10231" w:author="user pc" w:date="2022-04-02T12:30:00Z">
        <w:r w:rsidR="05C854A9">
          <w:rPr>
            <w:rFonts w:ascii="Times New Roman" w:cs="Times New Roman" w:hAnsi="Times New Roman"/>
            <w:sz w:val="28"/>
            <w:szCs w:val="28"/>
          </w:rPr>
          <w:t xml:space="preserve"> </w:t>
        </w:r>
      </w:ins>
      <w:r w:rsidRPr="FF31F1AB">
        <w:rPr>
          <w:rFonts w:ascii="Times New Roman" w:cs="Times New Roman"/>
          <w:sz w:val="28"/>
          <w:szCs w:val="28"/>
          <w:rPrChange w:id="10232" w:author="user pc" w:date="2022-03-15T10:14:00Z">
            <w:rPr/>
          </w:rPrChange>
        </w:rPr>
        <w:t>diffusion</w:t>
      </w:r>
      <w:ins w:id="10233" w:author="user pc" w:date="2022-04-02T12:30:00Z">
        <w:r w:rsidR="F3512F1F">
          <w:rPr>
            <w:rFonts w:ascii="Times New Roman" w:cs="Times New Roman" w:hAnsi="Times New Roman"/>
            <w:sz w:val="28"/>
            <w:szCs w:val="28"/>
          </w:rPr>
          <w:t xml:space="preserve"> </w:t>
        </w:r>
      </w:ins>
      <w:r w:rsidRPr="E18B6D45">
        <w:rPr>
          <w:rFonts w:ascii="Times New Roman" w:cs="Times New Roman"/>
          <w:sz w:val="28"/>
          <w:szCs w:val="28"/>
          <w:rPrChange w:id="10234" w:author="user pc" w:date="2022-03-15T10:14:00Z">
            <w:rPr/>
          </w:rPrChange>
        </w:rPr>
        <w:t>rate</w:t>
      </w:r>
      <w:ins w:id="10235" w:author="user pc" w:date="2022-04-02T12:30:00Z">
        <w:r w:rsidR="27A53465">
          <w:rPr>
            <w:rFonts w:ascii="Times New Roman" w:cs="Times New Roman" w:hAnsi="Times New Roman"/>
            <w:sz w:val="28"/>
            <w:szCs w:val="28"/>
          </w:rPr>
          <w:t xml:space="preserve"> </w:t>
        </w:r>
      </w:ins>
      <w:r w:rsidRPr="FE20A5C3">
        <w:rPr>
          <w:rFonts w:ascii="Times New Roman" w:cs="Times New Roman"/>
          <w:sz w:val="28"/>
          <w:szCs w:val="28"/>
          <w:rPrChange w:id="10236" w:author="user pc" w:date="2022-03-15T10:14:00Z">
            <w:rPr/>
          </w:rPrChange>
        </w:rPr>
        <w:t>of</w:t>
      </w:r>
      <w:ins w:id="10237" w:author="user pc" w:date="2022-04-02T12:30:00Z">
        <w:r w:rsidR="74096677">
          <w:rPr>
            <w:rFonts w:ascii="Times New Roman" w:cs="Times New Roman" w:hAnsi="Times New Roman"/>
            <w:sz w:val="28"/>
            <w:szCs w:val="28"/>
          </w:rPr>
          <w:t xml:space="preserve"> </w:t>
        </w:r>
      </w:ins>
      <w:r w:rsidRPr="9F63EAB1">
        <w:rPr>
          <w:rFonts w:ascii="Times New Roman" w:cs="Times New Roman"/>
          <w:sz w:val="28"/>
          <w:szCs w:val="28"/>
          <w:rPrChange w:id="10238" w:author="user pc" w:date="2022-03-15T10:14:00Z">
            <w:rPr/>
          </w:rPrChange>
        </w:rPr>
        <w:t>the</w:t>
      </w:r>
      <w:ins w:id="10239" w:author="user pc" w:date="2022-04-02T12:30:00Z">
        <w:r w:rsidR="D9169D63">
          <w:rPr>
            <w:rFonts w:ascii="Times New Roman" w:cs="Times New Roman" w:hAnsi="Times New Roman"/>
            <w:sz w:val="28"/>
            <w:szCs w:val="28"/>
          </w:rPr>
          <w:t xml:space="preserve"> </w:t>
        </w:r>
      </w:ins>
      <w:r w:rsidRPr="36F2C278">
        <w:rPr>
          <w:rFonts w:ascii="Times New Roman" w:cs="Times New Roman"/>
          <w:sz w:val="28"/>
          <w:szCs w:val="28"/>
          <w:rPrChange w:id="10240" w:author="user pc" w:date="2022-03-15T10:14:00Z">
            <w:rPr/>
          </w:rPrChange>
        </w:rPr>
        <w:t>given</w:t>
      </w:r>
      <w:ins w:id="10241" w:author="user pc" w:date="2022-04-02T12:30:00Z">
        <w:r w:rsidR="6D70B21B">
          <w:rPr>
            <w:rFonts w:ascii="Times New Roman" w:cs="Times New Roman" w:hAnsi="Times New Roman"/>
            <w:sz w:val="28"/>
            <w:szCs w:val="28"/>
          </w:rPr>
          <w:t xml:space="preserve"> </w:t>
        </w:r>
      </w:ins>
      <w:r w:rsidRPr="5A6E5503">
        <w:rPr>
          <w:rFonts w:ascii="Times New Roman" w:cs="Times New Roman"/>
          <w:sz w:val="28"/>
          <w:szCs w:val="28"/>
          <w:rPrChange w:id="10242" w:author="user pc" w:date="2022-03-15T10:14:00Z">
            <w:rPr/>
          </w:rPrChange>
        </w:rPr>
        <w:t>gases</w:t>
      </w:r>
      <w:ins w:id="10243" w:author="user pc" w:date="2022-04-02T12:30:00Z">
        <w:r w:rsidR="A83F4E51">
          <w:rPr>
            <w:rFonts w:ascii="Times New Roman" w:cs="Times New Roman" w:hAnsi="Times New Roman"/>
            <w:sz w:val="28"/>
            <w:szCs w:val="28"/>
          </w:rPr>
          <w:t xml:space="preserve"> </w:t>
        </w:r>
      </w:ins>
      <w:r w:rsidRPr="AAA59781">
        <w:rPr>
          <w:rFonts w:ascii="Times New Roman" w:cs="Times New Roman"/>
          <w:sz w:val="28"/>
          <w:szCs w:val="28"/>
          <w:rPrChange w:id="10244" w:author="user pc" w:date="2022-03-15T10:14:00Z">
            <w:rPr/>
          </w:rPrChange>
        </w:rPr>
        <w:t>should</w:t>
      </w:r>
      <w:ins w:id="10245" w:author="user pc" w:date="2022-04-02T12:30:00Z">
        <w:r w:rsidR="8C659D56">
          <w:rPr>
            <w:rFonts w:ascii="Times New Roman" w:cs="Times New Roman" w:hAnsi="Times New Roman"/>
            <w:sz w:val="28"/>
            <w:szCs w:val="28"/>
          </w:rPr>
          <w:t xml:space="preserve"> </w:t>
        </w:r>
      </w:ins>
      <w:r w:rsidRPr="A832F8BC">
        <w:rPr>
          <w:rFonts w:ascii="Times New Roman" w:cs="Times New Roman"/>
          <w:sz w:val="28"/>
          <w:szCs w:val="28"/>
          <w:rPrChange w:id="10246" w:author="user pc" w:date="2022-03-15T10:14:00Z">
            <w:rPr/>
          </w:rPrChange>
        </w:rPr>
        <w:t>be</w:t>
      </w:r>
      <w:ins w:id="10247" w:author="user pc" w:date="2022-04-02T12:30:00Z">
        <w:r w:rsidR="FFAECD5A">
          <w:rPr>
            <w:rFonts w:ascii="Times New Roman" w:cs="Times New Roman" w:hAnsi="Times New Roman"/>
            <w:sz w:val="28"/>
            <w:szCs w:val="28"/>
          </w:rPr>
          <w:t xml:space="preserve"> </w:t>
        </w:r>
      </w:ins>
    </w:p>
    <w:p>
      <w:pPr>
        <w:pStyle w:val="style0"/>
        <w:rPr>
          <w:ins w:id="10248" w:author="user pc" w:date="2022-04-02T12:33:00Z"/>
          <w:rFonts w:ascii="Times New Roman" w:cs="Times New Roman" w:hAnsi="Times New Roman"/>
          <w:sz w:val="28"/>
          <w:szCs w:val="28"/>
        </w:rPr>
      </w:pPr>
      <m:oMathPara>
        <m:oMathParaPr>
          <m:jc m:val="left"/>
        </m:oMathParaPr>
        <m:oMath>
          <m:f>
            <m:fPr>
              <m:ctrlPr>
                <w:ins w:id="10249" w:author="user pc" w:date="2022-04-02T12:33:00Z">
                  <w:rPr>
                    <w:rFonts w:ascii="Cambria Math" w:cs="Times New Roman" w:hAnsi="Cambria Math"/>
                    <w:i/>
                    <w:sz w:val="28"/>
                    <w:szCs w:val="28"/>
                  </w:rPr>
                </w:ins>
              </m:ctrlPr>
            </m:fPr>
            <m:num>
              <m:sSub>
                <m:sSubPr>
                  <m:ctrlPr>
                    <w:ins w:id="10250" w:author="user pc" w:date="2022-04-02T12:33:00Z">
                      <w:rPr>
                        <w:rFonts w:ascii="Cambria Math" w:cs="Times New Roman" w:hAnsi="Cambria Math"/>
                        <w:i/>
                        <w:sz w:val="28"/>
                        <w:szCs w:val="28"/>
                      </w:rPr>
                    </w:ins>
                  </m:ctrlPr>
                </m:sSubPr>
                <m:e>
                  <w:ins w:id="10251" w:author="user pc" w:date="2022-04-02T12:33:00Z">
                    <m:r w:rsidR="9F239C97">
                      <w:rPr>
                        <w:rFonts w:ascii="Cambria Math" w:cs="Times New Roman" w:hAnsi="Cambria Math"/>
                        <w:sz w:val="28"/>
                        <w:szCs w:val="28"/>
                      </w:rPr>
                      <m:t>R</m:t>
                    </m:r>
                  </w:ins>
                </m:e>
                <m:sub>
                  <w:ins w:id="10252" w:author="user pc" w:date="2022-04-02T12:33:00Z">
                    <m:r w:rsidR="2EAE8DAF">
                      <w:rPr>
                        <w:rFonts w:ascii="Cambria Math" w:cs="Times New Roman" w:hAnsi="Cambria Math"/>
                        <w:sz w:val="28"/>
                        <w:szCs w:val="28"/>
                      </w:rPr>
                      <m:t>1</m:t>
                    </m:r>
                  </w:ins>
                </m:sub>
              </m:sSub>
            </m:num>
            <m:den>
              <m:sSub>
                <m:sSubPr>
                  <m:ctrlPr>
                    <w:ins w:id="10253" w:author="user pc" w:date="2022-04-02T12:33:00Z">
                      <w:rPr>
                        <w:rFonts w:ascii="Cambria Math" w:cs="Times New Roman" w:hAnsi="Cambria Math"/>
                        <w:i/>
                        <w:sz w:val="28"/>
                        <w:szCs w:val="28"/>
                      </w:rPr>
                    </w:ins>
                  </m:ctrlPr>
                </m:sSubPr>
                <m:e>
                  <w:ins w:id="10254" w:author="user pc" w:date="2022-04-02T12:33:00Z">
                    <m:r w:rsidR="A98F882A">
                      <w:rPr>
                        <w:rFonts w:ascii="Cambria Math" w:cs="Times New Roman" w:hAnsi="Cambria Math"/>
                        <w:sz w:val="28"/>
                        <w:szCs w:val="28"/>
                      </w:rPr>
                      <m:t>R</m:t>
                    </m:r>
                  </w:ins>
                </m:e>
                <m:sub>
                  <w:ins w:id="10255" w:author="user pc" w:date="2022-04-02T12:33:00Z">
                    <m:r w:rsidR="A1D7C1C5">
                      <w:rPr>
                        <w:rFonts w:ascii="Cambria Math" w:cs="Times New Roman" w:hAnsi="Cambria Math"/>
                        <w:sz w:val="28"/>
                        <w:szCs w:val="28"/>
                      </w:rPr>
                      <m:t>2</m:t>
                    </m:r>
                  </w:ins>
                </m:sub>
              </m:sSub>
            </m:den>
          </m:f>
          <w:ins w:id="10256" w:author="user pc" w:date="2022-04-02T12:33:00Z">
            <m:r w:rsidR="7CFDCCF2">
              <w:rPr>
                <w:rFonts w:ascii="Cambria Math" w:cs="Times New Roman" w:hAnsi="Cambria Math"/>
                <w:sz w:val="28"/>
                <w:szCs w:val="28"/>
              </w:rPr>
              <m:t xml:space="preserve">= </m:t>
            </m:r>
          </w:ins>
          <m:f>
            <m:fPr>
              <m:ctrlPr>
                <w:ins w:id="10257" w:author="user pc" w:date="2022-04-02T12:33:00Z">
                  <w:rPr>
                    <w:rFonts w:ascii="Cambria Math" w:cs="Times New Roman" w:hAnsi="Cambria Math"/>
                    <w:i/>
                    <w:sz w:val="28"/>
                    <w:szCs w:val="28"/>
                  </w:rPr>
                </w:ins>
              </m:ctrlPr>
            </m:fPr>
            <m:num>
              <w:ins w:id="10258" w:author="user pc" w:date="2022-04-02T12:33:00Z">
                <m:r w:rsidR="A0C504E9">
                  <w:rPr>
                    <w:rFonts w:ascii="Cambria Math" w:cs="Times New Roman" w:hAnsi="Cambria Math"/>
                    <w:sz w:val="28"/>
                    <w:szCs w:val="28"/>
                  </w:rPr>
                  <m:t>√</m:t>
                </m:r>
              </w:ins>
              <m:sSub>
                <m:sSubPr>
                  <m:ctrlPr>
                    <w:ins w:id="10259" w:author="user pc" w:date="2022-04-02T12:33:00Z">
                      <w:rPr>
                        <w:rFonts w:ascii="Cambria Math" w:cs="Times New Roman" w:hAnsi="Cambria Math"/>
                        <w:i/>
                        <w:sz w:val="28"/>
                        <w:szCs w:val="28"/>
                      </w:rPr>
                    </w:ins>
                  </m:ctrlPr>
                </m:sSubPr>
                <m:e>
                  <w:ins w:id="10260" w:author="user pc" w:date="2022-04-02T12:33:00Z">
                    <m:r w:rsidR="38A8D64E">
                      <w:rPr>
                        <w:rFonts w:ascii="Cambria Math" w:cs="Times New Roman" w:hAnsi="Cambria Math"/>
                        <w:sz w:val="28"/>
                        <w:szCs w:val="28"/>
                      </w:rPr>
                      <m:t>m</m:t>
                    </m:r>
                  </w:ins>
                </m:e>
                <m:sub>
                  <w:ins w:id="10261" w:author="user pc" w:date="2022-04-02T12:33:00Z">
                    <m:r w:rsidR="18651BA0">
                      <w:rPr>
                        <w:rFonts w:ascii="Cambria Math" w:cs="Times New Roman" w:hAnsi="Cambria Math"/>
                        <w:sz w:val="28"/>
                        <w:szCs w:val="28"/>
                      </w:rPr>
                      <m:t>2</m:t>
                    </m:r>
                  </w:ins>
                </m:sub>
              </m:sSub>
            </m:num>
            <m:den>
              <w:ins w:id="10262" w:author="user pc" w:date="2022-04-02T12:33:00Z">
                <m:r w:rsidR="9B66C1ED">
                  <w:rPr>
                    <w:rFonts w:ascii="Cambria Math" w:cs="Times New Roman" w:hAnsi="Cambria Math"/>
                    <w:sz w:val="28"/>
                    <w:szCs w:val="28"/>
                  </w:rPr>
                  <m:t>√</m:t>
                </m:r>
              </w:ins>
              <m:sSub>
                <m:sSubPr>
                  <m:ctrlPr>
                    <w:ins w:id="10263" w:author="user pc" w:date="2022-04-02T12:33:00Z">
                      <w:rPr>
                        <w:rFonts w:ascii="Cambria Math" w:cs="Times New Roman" w:hAnsi="Cambria Math"/>
                        <w:i/>
                        <w:sz w:val="28"/>
                        <w:szCs w:val="28"/>
                      </w:rPr>
                    </w:ins>
                  </m:ctrlPr>
                </m:sSubPr>
                <m:e>
                  <w:ins w:id="10264" w:author="user pc" w:date="2022-04-02T12:33:00Z">
                    <m:r w:rsidR="A21A00C6">
                      <w:rPr>
                        <w:rFonts w:ascii="Cambria Math" w:cs="Times New Roman" w:hAnsi="Cambria Math"/>
                        <w:sz w:val="28"/>
                        <w:szCs w:val="28"/>
                      </w:rPr>
                      <m:t>m</m:t>
                    </m:r>
                  </w:ins>
                </m:e>
                <m:sub>
                  <w:ins w:id="10265" w:author="user pc" w:date="2022-04-02T12:33:00Z">
                    <m:r w:rsidR="8EFE656F">
                      <w:rPr>
                        <w:rFonts w:ascii="Cambria Math" w:cs="Times New Roman" w:hAnsi="Cambria Math"/>
                        <w:sz w:val="28"/>
                        <w:szCs w:val="28"/>
                      </w:rPr>
                      <m:t>1</m:t>
                    </m:r>
                  </w:ins>
                </m:sub>
              </m:sSub>
            </m:den>
          </m:f>
        </m:oMath>
      </m:oMathPara>
    </w:p>
    <w:p>
      <w:pPr>
        <w:pStyle w:val="style0"/>
        <w:rPr>
          <w:rFonts w:ascii="Times New Roman" w:cs="Times New Roman"/>
          <w:sz w:val="28"/>
          <w:szCs w:val="28"/>
          <w:rPrChange w:id="10266" w:author="user pc" w:date="2022-03-15T10:14:00Z">
            <w:rPr/>
          </w:rPrChange>
        </w:rPr>
      </w:pPr>
      <w:r w:rsidRPr="D7B8F1A9">
        <w:rPr>
          <w:rFonts w:ascii="Times New Roman" w:cs="Times New Roman"/>
          <w:sz w:val="28"/>
          <w:szCs w:val="28"/>
          <w:rPrChange w:id="10267" w:author="user pc" w:date="2022-03-15T10:14:00Z">
            <w:rPr/>
          </w:rPrChange>
        </w:rPr>
        <w:t>The</w:t>
      </w:r>
      <w:ins w:id="10268" w:author="user pc" w:date="2022-04-02T12:30:00Z">
        <w:r w:rsidR="FE98AFC9">
          <w:rPr>
            <w:rFonts w:ascii="Times New Roman" w:cs="Times New Roman" w:hAnsi="Times New Roman"/>
            <w:sz w:val="28"/>
            <w:szCs w:val="28"/>
          </w:rPr>
          <w:t xml:space="preserve"> </w:t>
        </w:r>
      </w:ins>
      <w:r w:rsidRPr="67D56EA2">
        <w:rPr>
          <w:rFonts w:ascii="Times New Roman" w:cs="Times New Roman"/>
          <w:sz w:val="28"/>
          <w:szCs w:val="28"/>
          <w:rPrChange w:id="10269" w:author="user pc" w:date="2022-03-15T10:14:00Z">
            <w:rPr/>
          </w:rPrChange>
        </w:rPr>
        <w:t>molar</w:t>
      </w:r>
      <w:ins w:id="10270" w:author="user pc" w:date="2022-04-02T12:31:00Z">
        <w:r w:rsidR="6D724FF8">
          <w:rPr>
            <w:rFonts w:ascii="Times New Roman" w:cs="Times New Roman" w:hAnsi="Times New Roman"/>
            <w:sz w:val="28"/>
            <w:szCs w:val="28"/>
          </w:rPr>
          <w:t xml:space="preserve"> </w:t>
        </w:r>
      </w:ins>
      <w:r w:rsidRPr="69BAC457">
        <w:rPr>
          <w:rFonts w:ascii="Times New Roman" w:cs="Times New Roman"/>
          <w:sz w:val="28"/>
          <w:szCs w:val="28"/>
          <w:rPrChange w:id="10271" w:author="user pc" w:date="2022-03-15T10:14:00Z">
            <w:rPr/>
          </w:rPrChange>
        </w:rPr>
        <w:t>mass</w:t>
      </w:r>
      <w:ins w:id="10272" w:author="user pc" w:date="2022-04-02T12:31:00Z">
        <w:r w:rsidR="106A03D7">
          <w:rPr>
            <w:rFonts w:ascii="Times New Roman" w:cs="Times New Roman" w:hAnsi="Times New Roman"/>
            <w:sz w:val="28"/>
            <w:szCs w:val="28"/>
          </w:rPr>
          <w:t xml:space="preserve"> </w:t>
        </w:r>
      </w:ins>
      <w:r w:rsidRPr="0D48B7C6">
        <w:rPr>
          <w:rFonts w:ascii="Times New Roman" w:cs="Times New Roman"/>
          <w:sz w:val="28"/>
          <w:szCs w:val="28"/>
          <w:rPrChange w:id="10273" w:author="user pc" w:date="2022-03-15T10:14:00Z">
            <w:rPr/>
          </w:rPrChange>
        </w:rPr>
        <w:t>of</w:t>
      </w:r>
      <w:ins w:id="10274" w:author="user pc" w:date="2022-04-02T12:31:00Z">
        <w:r w:rsidR="CEA8A92D">
          <w:rPr>
            <w:rFonts w:ascii="Times New Roman" w:cs="Times New Roman" w:hAnsi="Times New Roman"/>
            <w:sz w:val="28"/>
            <w:szCs w:val="28"/>
          </w:rPr>
          <w:t xml:space="preserve"> </w:t>
        </w:r>
      </w:ins>
      <w:r w:rsidRPr="334B2953">
        <w:rPr>
          <w:rFonts w:ascii="Times New Roman" w:cs="Times New Roman"/>
          <w:sz w:val="28"/>
          <w:szCs w:val="28"/>
          <w:rPrChange w:id="10275" w:author="user pc" w:date="2022-03-15T10:14:00Z">
            <w:rPr/>
          </w:rPrChange>
        </w:rPr>
        <w:t>NH</w:t>
      </w:r>
      <w:r w:rsidRPr="CAB9716A">
        <w:rPr>
          <w:rFonts w:ascii="Times New Roman" w:cs="Times New Roman"/>
          <w:sz w:val="28"/>
          <w:szCs w:val="28"/>
          <w:vertAlign w:val="subscript"/>
          <w:rPrChange w:id="10276" w:author="user pc" w:date="2022-03-15T10:14:00Z">
            <w:rPr>
              <w:vertAlign w:val="subscript"/>
            </w:rPr>
          </w:rPrChange>
        </w:rPr>
        <w:t xml:space="preserve">3 </w:t>
      </w:r>
      <w:r w:rsidRPr="DDBABEBE">
        <w:rPr>
          <w:rFonts w:ascii="Times New Roman" w:cs="Times New Roman"/>
          <w:sz w:val="28"/>
          <w:szCs w:val="28"/>
          <w:rPrChange w:id="10277" w:author="user pc" w:date="2022-03-15T10:14:00Z">
            <w:rPr/>
          </w:rPrChange>
        </w:rPr>
        <w:t>=</w:t>
      </w:r>
      <w:ins w:id="10278" w:author="user pc" w:date="2022-04-02T12:31:00Z">
        <w:r w:rsidR="267DF9C7">
          <w:rPr>
            <w:rFonts w:ascii="Times New Roman" w:cs="Times New Roman" w:hAnsi="Times New Roman"/>
            <w:sz w:val="28"/>
            <w:szCs w:val="28"/>
          </w:rPr>
          <w:t xml:space="preserve"> </w:t>
        </w:r>
      </w:ins>
      <w:r w:rsidRPr="D7522BEF">
        <w:rPr>
          <w:rFonts w:ascii="Times New Roman" w:cs="Times New Roman"/>
          <w:sz w:val="28"/>
          <w:szCs w:val="28"/>
          <w:rPrChange w:id="10279" w:author="user pc" w:date="2022-03-15T10:14:00Z">
            <w:rPr/>
          </w:rPrChange>
        </w:rPr>
        <w:t>14</w:t>
      </w:r>
      <w:ins w:id="10280" w:author="user pc" w:date="2022-04-02T12:40:00Z">
        <w:r w:rsidR="7F396213">
          <w:rPr>
            <w:rFonts w:ascii="Times New Roman" w:cs="Times New Roman" w:hAnsi="Times New Roman"/>
            <w:sz w:val="28"/>
            <w:szCs w:val="28"/>
          </w:rPr>
          <w:t xml:space="preserve"> </w:t>
        </w:r>
      </w:ins>
      <w:r w:rsidRPr="AEECF31C">
        <w:rPr>
          <w:rFonts w:ascii="Times New Roman" w:cs="Times New Roman"/>
          <w:sz w:val="28"/>
          <w:szCs w:val="28"/>
          <w:rPrChange w:id="10281" w:author="user pc" w:date="2022-03-15T10:14:00Z">
            <w:rPr/>
          </w:rPrChange>
        </w:rPr>
        <w:t>+</w:t>
      </w:r>
      <w:r>
        <w:rPr>
          <w:rFonts w:ascii="Times New Roman" w:cs="Times New Roman" w:hAnsi="Times New Roman"/>
          <w:sz w:val="28"/>
          <w:szCs w:val="28"/>
        </w:rPr>
        <w:t xml:space="preserve"> </w:t>
      </w:r>
      <w:r w:rsidRPr="C75CC41E">
        <w:rPr>
          <w:rFonts w:ascii="Times New Roman" w:cs="Times New Roman"/>
          <w:sz w:val="28"/>
          <w:szCs w:val="28"/>
          <w:rPrChange w:id="10282" w:author="user pc" w:date="2022-03-15T10:14:00Z">
            <w:rPr/>
          </w:rPrChange>
        </w:rPr>
        <w:t>1</w:t>
      </w:r>
      <w:ins w:id="10283" w:author="user pc" w:date="2022-04-02T12:40:00Z">
        <w:r w:rsidR="1611BC11">
          <w:rPr>
            <w:rFonts w:ascii="Times New Roman" w:cs="Times New Roman" w:hAnsi="Times New Roman"/>
            <w:sz w:val="28"/>
            <w:szCs w:val="28"/>
          </w:rPr>
          <w:t xml:space="preserve"> </w:t>
        </w:r>
      </w:ins>
      <w:r w:rsidRPr="EFCA43E2">
        <w:rPr>
          <w:rFonts w:ascii="Times New Roman" w:cs="Times New Roman"/>
          <w:sz w:val="28"/>
          <w:szCs w:val="28"/>
          <w:rPrChange w:id="10284" w:author="user pc" w:date="2022-03-15T10:14:00Z">
            <w:rPr/>
          </w:rPrChange>
        </w:rPr>
        <w:t>×</w:t>
      </w:r>
      <w:ins w:id="10285" w:author="user pc" w:date="2022-04-02T12:40:00Z">
        <w:r w:rsidR="52251BB1">
          <w:rPr>
            <w:rFonts w:ascii="Times New Roman" w:cs="Times New Roman" w:hAnsi="Times New Roman"/>
            <w:sz w:val="28"/>
            <w:szCs w:val="28"/>
          </w:rPr>
          <w:t xml:space="preserve"> </w:t>
        </w:r>
      </w:ins>
      <w:r w:rsidRPr="471450D4">
        <w:rPr>
          <w:rFonts w:ascii="Times New Roman" w:cs="Times New Roman"/>
          <w:sz w:val="28"/>
          <w:szCs w:val="28"/>
          <w:rPrChange w:id="10286" w:author="user pc" w:date="2022-03-15T10:14:00Z">
            <w:rPr/>
          </w:rPrChange>
        </w:rPr>
        <w:t>3</w:t>
      </w:r>
      <w:ins w:id="10287" w:author="user pc" w:date="2022-04-02T12:40:00Z">
        <w:r w:rsidR="9DF41FDE">
          <w:rPr>
            <w:rFonts w:ascii="Times New Roman" w:cs="Times New Roman" w:hAnsi="Times New Roman"/>
            <w:sz w:val="28"/>
            <w:szCs w:val="28"/>
          </w:rPr>
          <w:t xml:space="preserve"> </w:t>
        </w:r>
      </w:ins>
      <w:r w:rsidRPr="9A78AB0B">
        <w:rPr>
          <w:rFonts w:ascii="Times New Roman" w:cs="Times New Roman"/>
          <w:sz w:val="28"/>
          <w:szCs w:val="28"/>
          <w:rPrChange w:id="10288" w:author="user pc" w:date="2022-03-15T10:14:00Z">
            <w:rPr/>
          </w:rPrChange>
        </w:rPr>
        <w:t>=</w:t>
      </w:r>
      <w:ins w:id="10289" w:author="user pc" w:date="2022-04-02T12:40:00Z">
        <w:r w:rsidR="7CCB0166">
          <w:rPr>
            <w:rFonts w:ascii="Times New Roman" w:cs="Times New Roman" w:hAnsi="Times New Roman"/>
            <w:sz w:val="28"/>
            <w:szCs w:val="28"/>
          </w:rPr>
          <w:t xml:space="preserve"> </w:t>
        </w:r>
      </w:ins>
      <w:r w:rsidRPr="84E4E317">
        <w:rPr>
          <w:rFonts w:ascii="Times New Roman" w:cs="Times New Roman"/>
          <w:sz w:val="28"/>
          <w:szCs w:val="28"/>
          <w:rPrChange w:id="10290" w:author="user pc" w:date="2022-03-15T10:14:00Z">
            <w:rPr/>
          </w:rPrChange>
        </w:rPr>
        <w:t>17g/mol.</w:t>
      </w:r>
    </w:p>
    <w:p>
      <w:pPr>
        <w:pStyle w:val="style0"/>
        <w:rPr>
          <w:ins w:id="10291" w:author="user pc" w:date="2022-04-02T12:41:00Z"/>
          <w:rFonts w:ascii="Times New Roman" w:cs="Times New Roman" w:hAnsi="Times New Roman"/>
          <w:sz w:val="28"/>
          <w:szCs w:val="28"/>
        </w:rPr>
      </w:pPr>
      <m:oMathPara>
        <m:oMathParaPr>
          <m:jc m:val="left"/>
        </m:oMathParaPr>
        <m:oMath>
          <m:f>
            <m:fPr>
              <m:ctrlPr>
                <w:ins w:id="10292" w:author="user pc" w:date="2022-04-02T12:41:00Z">
                  <w:rPr>
                    <w:rFonts w:ascii="Cambria Math" w:cs="Times New Roman" w:hAnsi="Cambria Math"/>
                    <w:i/>
                    <w:sz w:val="28"/>
                    <w:szCs w:val="28"/>
                  </w:rPr>
                </w:ins>
              </m:ctrlPr>
            </m:fPr>
            <m:num>
              <w:ins w:id="10293" w:author="user pc" w:date="2022-04-02T12:41:00Z">
                <m:r w:rsidR="A5B5734D">
                  <w:rPr>
                    <w:rFonts w:ascii="Cambria Math" w:cs="Times New Roman" w:hAnsi="Cambria Math"/>
                    <w:sz w:val="28"/>
                    <w:szCs w:val="28"/>
                  </w:rPr>
                  <m:t>2.92</m:t>
                </m:r>
              </w:ins>
            </m:num>
            <m:den>
              <w:ins w:id="10294" w:author="user pc" w:date="2022-04-02T12:41:00Z">
                <m:r w:rsidR="2F646D23">
                  <w:rPr>
                    <w:rFonts w:ascii="Cambria Math" w:cs="Times New Roman" w:hAnsi="Cambria Math"/>
                    <w:sz w:val="28"/>
                    <w:szCs w:val="28"/>
                  </w:rPr>
                  <m:t>1</m:t>
                </m:r>
              </w:ins>
            </m:den>
          </m:f>
          <w:ins w:id="10295" w:author="user pc" w:date="2022-04-02T12:41:00Z">
            <m:r w:rsidR="BC085B5E">
              <w:rPr>
                <w:rFonts w:ascii="Cambria Math" w:cs="Times New Roman" w:hAnsi="Cambria Math"/>
                <w:sz w:val="28"/>
                <w:szCs w:val="28"/>
              </w:rPr>
              <m:t xml:space="preserve">= </m:t>
            </m:r>
          </w:ins>
          <m:f>
            <m:fPr>
              <m:ctrlPr>
                <w:ins w:id="10296" w:author="user pc" w:date="2022-04-02T12:41:00Z">
                  <w:rPr>
                    <w:rFonts w:ascii="Cambria Math" w:cs="Times New Roman" w:hAnsi="Cambria Math"/>
                    <w:i/>
                    <w:sz w:val="28"/>
                    <w:szCs w:val="28"/>
                  </w:rPr>
                </w:ins>
              </m:ctrlPr>
            </m:fPr>
            <m:num>
              <w:ins w:id="10297" w:author="user pc" w:date="2022-04-02T12:41:00Z">
                <m:r w:rsidR="4B3AF7F2">
                  <w:rPr>
                    <w:rFonts w:ascii="Cambria Math" w:cs="Times New Roman" w:hAnsi="Cambria Math"/>
                    <w:sz w:val="28"/>
                    <w:szCs w:val="28"/>
                  </w:rPr>
                  <m:t>√17</m:t>
                </m:r>
              </w:ins>
            </m:num>
            <m:den>
              <w:ins w:id="10298" w:author="user pc" w:date="2022-04-02T12:41:00Z">
                <m:r w:rsidR="EA5B890A">
                  <w:rPr>
                    <w:rFonts w:ascii="Cambria Math" w:cs="Times New Roman" w:hAnsi="Cambria Math"/>
                    <w:sz w:val="28"/>
                    <w:szCs w:val="28"/>
                  </w:rPr>
                  <m:t>√</m:t>
                </m:r>
              </w:ins>
              <m:sSub>
                <m:sSubPr>
                  <m:ctrlPr>
                    <w:ins w:id="10299" w:author="user pc" w:date="2022-04-02T12:41:00Z">
                      <w:rPr>
                        <w:rFonts w:ascii="Cambria Math" w:cs="Times New Roman" w:hAnsi="Cambria Math"/>
                        <w:i/>
                        <w:sz w:val="28"/>
                        <w:szCs w:val="28"/>
                      </w:rPr>
                    </w:ins>
                  </m:ctrlPr>
                </m:sSubPr>
                <m:e>
                  <w:ins w:id="10300" w:author="user pc" w:date="2022-04-02T12:41:00Z">
                    <m:r w:rsidR="8020180B">
                      <w:rPr>
                        <w:rFonts w:ascii="Cambria Math" w:cs="Times New Roman" w:hAnsi="Cambria Math"/>
                        <w:sz w:val="28"/>
                        <w:szCs w:val="28"/>
                      </w:rPr>
                      <m:t>m</m:t>
                    </m:r>
                  </w:ins>
                </m:e>
                <m:sub>
                  <w:ins w:id="10301" w:author="user pc" w:date="2022-04-02T12:41:00Z">
                    <m:r w:rsidR="528BBFF7">
                      <w:rPr>
                        <w:rFonts w:ascii="Cambria Math" w:cs="Times New Roman" w:hAnsi="Cambria Math"/>
                        <w:sz w:val="28"/>
                        <w:szCs w:val="28"/>
                      </w:rPr>
                      <m:t>1</m:t>
                    </m:r>
                  </w:ins>
                </m:sub>
              </m:sSub>
            </m:den>
          </m:f>
        </m:oMath>
      </m:oMathPara>
    </w:p>
    <w:p>
      <w:pPr>
        <w:pStyle w:val="style0"/>
        <w:rPr>
          <w:ins w:id="10302" w:author="user pc" w:date="2022-04-02T12:40:00Z"/>
          <w:rFonts w:ascii="Times New Roman" w:cs="Times New Roman" w:hAnsi="Times New Roman"/>
          <w:sz w:val="28"/>
          <w:szCs w:val="28"/>
        </w:rPr>
      </w:pPr>
      <m:oMathPara>
        <m:oMathParaPr>
          <m:jc m:val="left"/>
        </m:oMathParaPr>
        <m:oMath>
          <m:rad>
            <m:radPr>
              <m:degHide m:val="1"/>
              <m:ctrlPr>
                <w:ins w:id="10303" w:author="user pc" w:date="2022-04-02T12:42:00Z">
                  <w:rPr>
                    <w:rFonts w:ascii="Cambria Math" w:cs="Times New Roman" w:hAnsi="Cambria Math"/>
                    <w:i/>
                    <w:sz w:val="28"/>
                    <w:szCs w:val="28"/>
                  </w:rPr>
                </w:ins>
              </m:ctrlPr>
            </m:radPr>
            <m:deg/>
            <m:e>
              <m:sSub>
                <m:sSubPr>
                  <m:ctrlPr>
                    <w:ins w:id="10304" w:author="user pc" w:date="2022-04-02T12:42:00Z">
                      <w:rPr>
                        <w:rFonts w:ascii="Cambria Math" w:cs="Times New Roman" w:hAnsi="Cambria Math"/>
                        <w:i/>
                        <w:sz w:val="28"/>
                        <w:szCs w:val="28"/>
                      </w:rPr>
                    </w:ins>
                  </m:ctrlPr>
                </m:sSubPr>
                <m:e>
                  <w:ins w:id="10305" w:author="user pc" w:date="2022-04-02T12:42:00Z">
                    <m:r w:rsidR="3B1FADDF">
                      <w:rPr>
                        <w:rFonts w:ascii="Cambria Math" w:cs="Times New Roman" w:hAnsi="Cambria Math"/>
                        <w:sz w:val="28"/>
                        <w:szCs w:val="28"/>
                      </w:rPr>
                      <m:t>m</m:t>
                    </m:r>
                  </w:ins>
                </m:e>
                <m:sub>
                  <w:ins w:id="10306" w:author="user pc" w:date="2022-04-02T12:42:00Z">
                    <m:r w:rsidR="A384382F">
                      <w:rPr>
                        <w:rFonts w:ascii="Cambria Math" w:cs="Times New Roman" w:hAnsi="Cambria Math"/>
                        <w:sz w:val="28"/>
                        <w:szCs w:val="28"/>
                      </w:rPr>
                      <m:t>1</m:t>
                    </m:r>
                  </w:ins>
                </m:sub>
              </m:sSub>
              <m:ctrlPr>
                <w:rPr>
                  <w:rFonts w:ascii="Cambria Math" w:cs="Times New Roman" w:hAnsi="Cambria Math"/>
                  <w:i/>
                  <w:sz w:val="28"/>
                  <w:szCs w:val="28"/>
                </w:rPr>
              </m:ctrlPr>
            </m:e>
          </m:rad>
          <w:ins w:id="10307" w:author="user pc" w:date="2022-04-02T12:43:00Z">
            <m:r w:rsidR="AAE9F0B3">
              <w:rPr>
                <w:rFonts w:ascii="Cambria Math" w:cs="Times New Roman" w:hAnsi="Cambria Math"/>
                <w:sz w:val="28"/>
                <w:szCs w:val="28"/>
              </w:rPr>
              <m:t xml:space="preserve">= </m:t>
            </m:r>
          </w:ins>
          <m:f>
            <m:fPr>
              <m:ctrlPr>
                <w:ins w:id="10308" w:author="user pc" w:date="2022-04-02T12:43:00Z">
                  <w:rPr>
                    <w:rFonts w:ascii="Cambria Math" w:cs="Times New Roman" w:hAnsi="Cambria Math"/>
                    <w:i/>
                    <w:sz w:val="28"/>
                    <w:szCs w:val="28"/>
                  </w:rPr>
                </w:ins>
              </m:ctrlPr>
            </m:fPr>
            <m:num>
              <w:ins w:id="10309" w:author="user pc" w:date="2022-04-02T12:43:00Z">
                <m:r w:rsidR="425C8729">
                  <w:rPr>
                    <w:rFonts w:ascii="Cambria Math" w:cs="Times New Roman" w:hAnsi="Cambria Math"/>
                    <w:sz w:val="28"/>
                    <w:szCs w:val="28"/>
                  </w:rPr>
                  <m:t>√17</m:t>
                </m:r>
              </w:ins>
            </m:num>
            <m:den>
              <w:ins w:id="10310" w:author="user pc" w:date="2022-04-02T12:43:00Z">
                <m:r w:rsidR="20E6D11A">
                  <w:rPr>
                    <w:rFonts w:ascii="Cambria Math" w:cs="Times New Roman" w:hAnsi="Cambria Math"/>
                    <w:sz w:val="28"/>
                    <w:szCs w:val="28"/>
                  </w:rPr>
                  <m:t>2.92</m:t>
                </m:r>
              </w:ins>
            </m:den>
          </m:f>
          <w:ins w:id="10311" w:author="user pc" w:date="2022-04-02T12:42:00Z">
            <m:r w:rsidR="8D6A2C01">
              <w:rPr>
                <w:rFonts w:ascii="Cambria Math" w:cs="Times New Roman" w:hAnsi="Cambria Math"/>
                <w:sz w:val="28"/>
                <w:szCs w:val="28"/>
              </w:rPr>
              <m:t xml:space="preserve"> </m:t>
            </m:r>
          </w:ins>
        </m:oMath>
      </m:oMathPara>
    </w:p>
    <w:p>
      <w:pPr>
        <w:pStyle w:val="style0"/>
        <w:rPr>
          <w:ins w:id="10312" w:author="user pc" w:date="2022-04-02T12:43:00Z"/>
          <w:rFonts w:ascii="Times New Roman" w:cs="Times New Roman" w:hAnsi="Times New Roman"/>
          <w:sz w:val="28"/>
          <w:szCs w:val="28"/>
        </w:rPr>
      </w:pPr>
      <m:oMathPara>
        <m:oMathParaPr>
          <m:jc m:val="left"/>
        </m:oMathParaPr>
        <m:oMath>
          <m:rad>
            <m:radPr>
              <m:degHide m:val="1"/>
              <m:ctrlPr>
                <w:ins w:id="10313" w:author="user pc" w:date="2022-04-02T12:43:00Z">
                  <w:rPr>
                    <w:rFonts w:ascii="Cambria Math" w:cs="Times New Roman" w:hAnsi="Cambria Math"/>
                    <w:i/>
                    <w:sz w:val="28"/>
                    <w:szCs w:val="28"/>
                  </w:rPr>
                </w:ins>
              </m:ctrlPr>
            </m:radPr>
            <m:deg/>
            <m:e>
              <m:sSub>
                <m:sSubPr>
                  <m:ctrlPr>
                    <w:ins w:id="10314" w:author="user pc" w:date="2022-04-02T12:43:00Z">
                      <w:rPr>
                        <w:rFonts w:ascii="Cambria Math" w:cs="Times New Roman" w:hAnsi="Cambria Math"/>
                        <w:i/>
                        <w:sz w:val="28"/>
                        <w:szCs w:val="28"/>
                      </w:rPr>
                    </w:ins>
                  </m:ctrlPr>
                </m:sSubPr>
                <m:e>
                  <w:ins w:id="10315" w:author="user pc" w:date="2022-04-02T12:43:00Z">
                    <m:r w:rsidR="D9A346F3">
                      <w:rPr>
                        <w:rFonts w:ascii="Cambria Math" w:cs="Times New Roman" w:hAnsi="Cambria Math"/>
                        <w:sz w:val="28"/>
                        <w:szCs w:val="28"/>
                      </w:rPr>
                      <m:t>m</m:t>
                    </m:r>
                  </w:ins>
                </m:e>
                <m:sub>
                  <w:ins w:id="10316" w:author="user pc" w:date="2022-04-02T12:43:00Z">
                    <m:r w:rsidR="1DFAA096">
                      <w:rPr>
                        <w:rFonts w:ascii="Cambria Math" w:cs="Times New Roman" w:hAnsi="Cambria Math"/>
                        <w:sz w:val="28"/>
                        <w:szCs w:val="28"/>
                      </w:rPr>
                      <m:t>1</m:t>
                    </m:r>
                  </w:ins>
                </m:sub>
              </m:sSub>
            </m:e>
          </m:rad>
          <w:ins w:id="10317" w:author="user pc" w:date="2022-04-02T12:43:00Z">
            <m:r w:rsidR="8947A7F1">
              <w:rPr>
                <w:rFonts w:ascii="Cambria Math" w:cs="Times New Roman" w:hAnsi="Cambria Math"/>
                <w:sz w:val="28"/>
                <w:szCs w:val="28"/>
              </w:rPr>
              <m:t>=1</m:t>
            </m:r>
          </w:ins>
          <w:ins w:id="10318" w:author="user pc" w:date="2022-04-02T12:44:00Z">
            <m:r w:rsidR="460869D9">
              <w:rPr>
                <w:rFonts w:ascii="Cambria Math" w:cs="Times New Roman" w:hAnsi="Cambria Math"/>
                <w:sz w:val="28"/>
                <w:szCs w:val="28"/>
              </w:rPr>
              <m:t>.4120</m:t>
            </m:r>
          </w:ins>
        </m:oMath>
      </m:oMathPara>
    </w:p>
    <w:p>
      <w:pPr>
        <w:pStyle w:val="style0"/>
        <w:rPr>
          <w:rFonts w:ascii="Times New Roman" w:cs="Times New Roman"/>
          <w:sz w:val="28"/>
          <w:szCs w:val="28"/>
          <w:rPrChange w:id="10319" w:author="user pc" w:date="2022-03-15T10:14:00Z">
            <w:rPr/>
          </w:rPrChange>
        </w:rPr>
      </w:pPr>
      <w:r w:rsidRPr="31250D1D">
        <w:rPr>
          <w:rFonts w:ascii="Times New Roman" w:cs="Times New Roman"/>
          <w:sz w:val="28"/>
          <w:szCs w:val="28"/>
          <w:rPrChange w:id="10320" w:author="user pc" w:date="2022-03-15T10:14:00Z">
            <w:rPr/>
          </w:rPrChange>
        </w:rPr>
        <w:t>Square</w:t>
      </w:r>
      <w:ins w:id="10321" w:author="user pc" w:date="2022-04-02T12:44:00Z">
        <w:r w:rsidR="CB48347E">
          <w:rPr>
            <w:rFonts w:ascii="Times New Roman" w:cs="Times New Roman" w:hAnsi="Times New Roman"/>
            <w:sz w:val="28"/>
            <w:szCs w:val="28"/>
          </w:rPr>
          <w:t xml:space="preserve"> </w:t>
        </w:r>
      </w:ins>
      <w:r w:rsidRPr="0451A240">
        <w:rPr>
          <w:rFonts w:ascii="Times New Roman" w:cs="Times New Roman"/>
          <w:sz w:val="28"/>
          <w:szCs w:val="28"/>
          <w:rPrChange w:id="10322" w:author="user pc" w:date="2022-03-15T10:14:00Z">
            <w:rPr/>
          </w:rPrChange>
        </w:rPr>
        <w:t>both</w:t>
      </w:r>
      <w:ins w:id="10323" w:author="user pc" w:date="2022-04-02T12:44:00Z">
        <w:r w:rsidR="AA0205E4">
          <w:rPr>
            <w:rFonts w:ascii="Times New Roman" w:cs="Times New Roman" w:hAnsi="Times New Roman"/>
            <w:sz w:val="28"/>
            <w:szCs w:val="28"/>
          </w:rPr>
          <w:t xml:space="preserve"> </w:t>
        </w:r>
      </w:ins>
      <w:r w:rsidRPr="44821D3E">
        <w:rPr>
          <w:rFonts w:ascii="Times New Roman" w:cs="Times New Roman"/>
          <w:sz w:val="28"/>
          <w:szCs w:val="28"/>
          <w:rPrChange w:id="10324" w:author="user pc" w:date="2022-03-15T10:14:00Z">
            <w:rPr/>
          </w:rPrChange>
        </w:rPr>
        <w:t>sides;</w:t>
      </w:r>
    </w:p>
    <w:p>
      <w:pPr>
        <w:pStyle w:val="style0"/>
        <w:rPr>
          <w:ins w:id="10325" w:author="user pc" w:date="2022-04-02T12:44:00Z"/>
          <w:rFonts w:ascii="Times New Roman" w:cs="Times New Roman" w:hAnsi="Times New Roman"/>
          <w:sz w:val="28"/>
          <w:szCs w:val="28"/>
        </w:rPr>
      </w:pPr>
      <m:oMathPara>
        <m:oMathParaPr>
          <m:jc m:val="left"/>
        </m:oMathParaPr>
        <m:oMath>
          <m:sSup>
            <m:sSupPr>
              <m:ctrlPr>
                <w:rPr>
                  <w:rFonts w:ascii="Cambria Math" w:cs="Times New Roman" w:hAnsi="Cambria Math"/>
                  <w:i/>
                  <w:sz w:val="28"/>
                  <w:szCs w:val="28"/>
                </w:rPr>
              </m:ctrlPr>
            </m:sSupPr>
            <m:e>
              <w:ins w:id="10326" w:author="user pc" w:date="2022-04-02T12:44:00Z">
                <m:r w:rsidR="21BD5306">
                  <w:rPr>
                    <w:rFonts w:ascii="Cambria Math" w:cs="Times New Roman" w:hAnsi="Cambria Math"/>
                    <w:sz w:val="28"/>
                    <w:szCs w:val="28"/>
                  </w:rPr>
                  <m:t>(</m:t>
                </m:r>
              </w:ins>
              <m:rad>
                <m:radPr>
                  <m:degHide m:val="1"/>
                  <m:ctrlPr>
                    <w:ins w:id="10327" w:author="user pc" w:date="2022-04-02T12:44:00Z">
                      <w:rPr>
                        <w:rFonts w:ascii="Cambria Math" w:cs="Times New Roman" w:hAnsi="Cambria Math"/>
                        <w:i/>
                        <w:sz w:val="28"/>
                        <w:szCs w:val="28"/>
                      </w:rPr>
                    </w:ins>
                  </m:ctrlPr>
                </m:radPr>
                <m:deg/>
                <m:e>
                  <m:sSub>
                    <m:sSubPr>
                      <m:ctrlPr>
                        <w:ins w:id="10328" w:author="user pc" w:date="2022-04-02T12:44:00Z">
                          <w:rPr>
                            <w:rFonts w:ascii="Cambria Math" w:cs="Times New Roman" w:hAnsi="Cambria Math"/>
                            <w:i/>
                            <w:sz w:val="28"/>
                            <w:szCs w:val="28"/>
                          </w:rPr>
                        </w:ins>
                      </m:ctrlPr>
                    </m:sSubPr>
                    <m:e>
                      <w:ins w:id="10329" w:author="user pc" w:date="2022-04-02T12:44:00Z">
                        <m:r w:rsidR="26772713">
                          <w:rPr>
                            <w:rFonts w:ascii="Cambria Math" w:cs="Times New Roman" w:hAnsi="Cambria Math"/>
                            <w:sz w:val="28"/>
                            <w:szCs w:val="28"/>
                          </w:rPr>
                          <m:t>m</m:t>
                        </m:r>
                      </w:ins>
                    </m:e>
                    <m:sub>
                      <w:ins w:id="10330" w:author="user pc" w:date="2022-04-02T12:44:00Z">
                        <m:r w:rsidR="1184F66E">
                          <w:rPr>
                            <w:rFonts w:ascii="Cambria Math" w:cs="Times New Roman" w:hAnsi="Cambria Math"/>
                            <w:sz w:val="28"/>
                            <w:szCs w:val="28"/>
                          </w:rPr>
                          <m:t>1</m:t>
                        </m:r>
                      </w:ins>
                    </m:sub>
                  </m:sSub>
                  <w:ins w:id="10331" w:author="user pc" w:date="2022-04-02T12:44:00Z">
                    <m:r w:rsidR="2E3D7C99">
                      <w:rPr>
                        <w:rFonts w:ascii="Cambria Math" w:cs="Times New Roman" w:hAnsi="Cambria Math"/>
                        <w:sz w:val="28"/>
                        <w:szCs w:val="28"/>
                      </w:rPr>
                      <m:t xml:space="preserve"> )</m:t>
                    </m:r>
                  </w:ins>
                </m:e>
              </m:rad>
            </m:e>
            <m:sup>
              <m:r>
                <w:rPr>
                  <w:rFonts w:ascii="Cambria Math" w:cs="Times New Roman" w:hAnsi="Cambria Math"/>
                  <w:sz w:val="28"/>
                  <w:szCs w:val="28"/>
                </w:rPr>
                <m:t>2</m:t>
              </m:r>
            </m:sup>
          </m:sSup>
          <w:ins w:id="10332" w:author="user pc" w:date="2022-04-02T12:44:00Z">
            <m:r w:rsidR="A5740813">
              <w:rPr>
                <w:rFonts w:ascii="Cambria Math" w:cs="Times New Roman" w:hAnsi="Cambria Math"/>
                <w:sz w:val="28"/>
                <w:szCs w:val="28"/>
              </w:rPr>
              <m:t>=</m:t>
            </m:r>
          </w:ins>
          <m:sSup>
            <m:sSupPr>
              <m:ctrlPr>
                <w:rPr>
                  <w:rFonts w:ascii="Cambria Math" w:cs="Times New Roman" w:hAnsi="Cambria Math"/>
                  <w:sz w:val="28"/>
                  <w:szCs w:val="28"/>
                  <w:vertAlign w:val="superscript"/>
                </w:rPr>
              </m:ctrlPr>
            </m:sSupPr>
            <m:e>
              <m:r w:rsidRPr="2B67395D">
                <m:rPr>
                  <m:sty m:val="p"/>
                </m:rPr>
                <w:rPr>
                  <w:rFonts w:ascii="Cambria Math" w:cs="Times New Roman" w:hAnsi="Cambria Math"/>
                  <w:sz w:val="28"/>
                  <w:szCs w:val="28"/>
                  <w:rPrChange w:id="10333" w:author="user pc" w:date="2022-03-15T10:14:00Z">
                    <w:rPr>
                      <w:rFonts w:ascii="Cambria Math" w:hAnsi="Cambria Math"/>
                      <w:sz w:val="28"/>
                      <w:szCs w:val="28"/>
                    </w:rPr>
                  </w:rPrChange>
                </w:rPr>
                <m:t>1.4120</m:t>
              </m:r>
            </m:e>
            <m:sup>
              <m:r>
                <m:rPr>
                  <m:sty m:val="p"/>
                </m:rPr>
                <w:rPr>
                  <w:rFonts w:ascii="Cambria Math" w:cs="Times New Roman" w:hAnsi="Cambria Math"/>
                  <w:sz w:val="28"/>
                  <w:szCs w:val="28"/>
                  <w:vertAlign w:val="superscript"/>
                </w:rPr>
                <m:t>2</m:t>
              </m:r>
            </m:sup>
          </m:sSup>
        </m:oMath>
      </m:oMathPara>
    </w:p>
    <w:p>
      <w:pPr>
        <w:pStyle w:val="style0"/>
        <w:rPr>
          <w:rFonts w:ascii="Times New Roman" w:cs="Times New Roman"/>
          <w:sz w:val="28"/>
          <w:szCs w:val="28"/>
          <w:rPrChange w:id="10334" w:author="user pc" w:date="2022-03-15T10:14:00Z">
            <w:rPr/>
          </w:rPrChange>
        </w:rPr>
      </w:pPr>
      <w:r w:rsidRPr="AFF26C9E">
        <w:rPr>
          <w:rFonts w:ascii="Times New Roman" w:cs="Times New Roman"/>
          <w:sz w:val="28"/>
          <w:szCs w:val="28"/>
          <w:rPrChange w:id="10335" w:author="user pc" w:date="2022-03-15T10:14:00Z">
            <w:rPr/>
          </w:rPrChange>
        </w:rPr>
        <w:t>M</w:t>
      </w:r>
      <w:r w:rsidRPr="0DB532FE">
        <w:rPr>
          <w:rFonts w:ascii="Times New Roman" w:cs="Times New Roman"/>
          <w:sz w:val="28"/>
          <w:szCs w:val="28"/>
          <w:vertAlign w:val="subscript"/>
          <w:rPrChange w:id="10336" w:author="user pc" w:date="2022-03-15T10:14:00Z">
            <w:rPr>
              <w:vertAlign w:val="subscript"/>
            </w:rPr>
          </w:rPrChange>
        </w:rPr>
        <w:t>1</w:t>
      </w:r>
      <w:ins w:id="10337" w:author="user pc" w:date="2022-04-07T00:36:00Z">
        <w:r w:rsidR="627679CF">
          <w:rPr>
            <w:rFonts w:ascii="Times New Roman" w:cs="Times New Roman" w:hAnsi="Times New Roman"/>
            <w:sz w:val="28"/>
            <w:szCs w:val="28"/>
            <w:vertAlign w:val="subscript"/>
          </w:rPr>
          <w:t xml:space="preserve"> </w:t>
        </w:r>
      </w:ins>
      <w:r w:rsidRPr="18DE1F52">
        <w:rPr>
          <w:rFonts w:ascii="Times New Roman" w:cs="Times New Roman"/>
          <w:sz w:val="28"/>
          <w:szCs w:val="28"/>
          <w:rPrChange w:id="10338" w:author="user pc" w:date="2022-03-15T10:14:00Z">
            <w:rPr/>
          </w:rPrChange>
        </w:rPr>
        <w:t>=</w:t>
      </w:r>
      <w:ins w:id="10339" w:author="user pc" w:date="2022-04-07T00:36:00Z">
        <w:r w:rsidR="56EFCC1B">
          <w:rPr>
            <w:rFonts w:ascii="Times New Roman" w:cs="Times New Roman" w:hAnsi="Times New Roman"/>
            <w:sz w:val="28"/>
            <w:szCs w:val="28"/>
          </w:rPr>
          <w:t xml:space="preserve"> </w:t>
        </w:r>
      </w:ins>
      <w:r w:rsidRPr="3AD1B17F">
        <w:rPr>
          <w:rFonts w:ascii="Times New Roman" w:cs="Times New Roman"/>
          <w:sz w:val="28"/>
          <w:szCs w:val="28"/>
          <w:rPrChange w:id="10340" w:author="user pc" w:date="2022-03-15T10:14:00Z">
            <w:rPr/>
          </w:rPrChange>
        </w:rPr>
        <w:t>1.993</w:t>
      </w:r>
      <w:r>
        <w:rPr>
          <w:rFonts w:ascii="Times New Roman" w:cs="Times New Roman" w:hAnsi="Times New Roman"/>
          <w:sz w:val="28"/>
          <w:szCs w:val="28"/>
        </w:rPr>
        <w:t xml:space="preserve"> </w:t>
      </w:r>
      <w:r w:rsidRPr="78DBCA80">
        <w:rPr>
          <w:rFonts w:ascii="Times New Roman" w:cs="Times New Roman"/>
          <w:sz w:val="28"/>
          <w:szCs w:val="28"/>
          <w:rPrChange w:id="10341" w:author="user pc" w:date="2022-03-15T10:14:00Z">
            <w:rPr/>
          </w:rPrChange>
        </w:rPr>
        <w:t>~</w:t>
      </w:r>
      <w:r>
        <w:rPr>
          <w:rFonts w:ascii="Times New Roman" w:cs="Times New Roman" w:hAnsi="Times New Roman"/>
          <w:sz w:val="28"/>
          <w:szCs w:val="28"/>
        </w:rPr>
        <w:t xml:space="preserve"> </w:t>
      </w:r>
      <w:r w:rsidRPr="635A287F">
        <w:rPr>
          <w:rFonts w:ascii="Times New Roman" w:cs="Times New Roman"/>
          <w:sz w:val="28"/>
          <w:szCs w:val="28"/>
          <w:rPrChange w:id="10342" w:author="user pc" w:date="2022-03-15T10:14:00Z">
            <w:rPr/>
          </w:rPrChange>
        </w:rPr>
        <w:t>2</w:t>
      </w:r>
    </w:p>
    <w:p>
      <w:pPr>
        <w:pStyle w:val="style0"/>
        <w:rPr>
          <w:rFonts w:ascii="Times New Roman" w:cs="Times New Roman" w:hAnsi="Times New Roman"/>
          <w:sz w:val="28"/>
          <w:szCs w:val="28"/>
        </w:rPr>
      </w:pPr>
      <w:r w:rsidRPr="8AA4C7B6">
        <w:rPr>
          <w:rFonts w:ascii="Times New Roman" w:cs="Times New Roman"/>
          <w:sz w:val="28"/>
          <w:szCs w:val="28"/>
          <w:rPrChange w:id="10343" w:author="user pc" w:date="2022-03-15T10:14:00Z">
            <w:rPr/>
          </w:rPrChange>
        </w:rPr>
        <w:t>M</w:t>
      </w:r>
      <w:r w:rsidRPr="256695E9">
        <w:rPr>
          <w:rFonts w:ascii="Times New Roman" w:cs="Times New Roman"/>
          <w:sz w:val="28"/>
          <w:szCs w:val="28"/>
          <w:vertAlign w:val="subscript"/>
          <w:rPrChange w:id="10344" w:author="user pc" w:date="2022-03-15T10:14:00Z">
            <w:rPr>
              <w:vertAlign w:val="subscript"/>
            </w:rPr>
          </w:rPrChange>
        </w:rPr>
        <w:t xml:space="preserve">1 </w:t>
      </w:r>
      <w:r w:rsidRPr="B6928E76">
        <w:rPr>
          <w:rFonts w:ascii="Times New Roman" w:cs="Times New Roman"/>
          <w:sz w:val="28"/>
          <w:szCs w:val="28"/>
          <w:rPrChange w:id="10345" w:author="user pc" w:date="2022-03-15T10:14:00Z">
            <w:rPr/>
          </w:rPrChange>
        </w:rPr>
        <w:t>=</w:t>
      </w:r>
      <w:ins w:id="10346" w:author="user pc" w:date="2022-04-07T00:36:00Z">
        <w:r w:rsidR="2ACFFEF8">
          <w:rPr>
            <w:rFonts w:ascii="Times New Roman" w:cs="Times New Roman" w:hAnsi="Times New Roman"/>
            <w:sz w:val="28"/>
            <w:szCs w:val="28"/>
          </w:rPr>
          <w:t xml:space="preserve"> </w:t>
        </w:r>
      </w:ins>
      <w:r w:rsidRPr="041AB1E7">
        <w:rPr>
          <w:rFonts w:ascii="Times New Roman" w:cs="Times New Roman"/>
          <w:sz w:val="28"/>
          <w:szCs w:val="28"/>
          <w:rPrChange w:id="10347" w:author="user pc" w:date="2022-03-15T10:14:00Z">
            <w:rPr/>
          </w:rPrChange>
        </w:rPr>
        <w:t>2.0</w:t>
      </w:r>
      <m:oMath>
        <m:sSup>
          <m:sSupPr>
            <m:ctrlPr>
              <w:rPr>
                <w:rFonts w:ascii="Cambria Math" w:cs="Times New Roman" w:hAnsi="Cambria Math"/>
                <w:i/>
                <w:sz w:val="28"/>
                <w:szCs w:val="28"/>
              </w:rPr>
            </m:ctrlPr>
          </m:sSupPr>
          <m:e>
            <m:r w:rsidRPr="D73A3F52">
              <w:rPr>
                <w:rFonts w:ascii="Cambria Math" w:cs="Times New Roman" w:hAnsi="Cambria Math"/>
                <w:sz w:val="28"/>
                <w:szCs w:val="28"/>
                <w:rPrChange w:id="10348" w:author="user pc" w:date="2022-03-15T10:14:00Z">
                  <w:rPr>
                    <w:rFonts w:ascii="Cambria Math" w:hAnsi="Cambria Math"/>
                    <w:sz w:val="28"/>
                    <w:szCs w:val="28"/>
                  </w:rPr>
                </w:rPrChange>
              </w:rPr>
              <m:t>gmol</m:t>
            </m:r>
          </m:e>
          <m:sup>
            <m:r>
              <w:rPr>
                <w:rFonts w:ascii="Cambria Math" w:cs="Times New Roman" w:hAnsi="Cambria Math"/>
                <w:sz w:val="28"/>
                <w:szCs w:val="28"/>
              </w:rPr>
              <m:t>-1</m:t>
            </m:r>
          </m:sup>
        </m:sSup>
      </m:oMath>
    </w:p>
    <w:p>
      <w:pPr>
        <w:pStyle w:val="style0"/>
        <w:rPr>
          <w:rFonts w:ascii="Times New Roman" w:cs="Times New Roman" w:hAnsi="Times New Roman"/>
          <w:sz w:val="28"/>
          <w:szCs w:val="28"/>
        </w:rPr>
      </w:pPr>
    </w:p>
    <w:p>
      <w:pPr>
        <w:pStyle w:val="style0"/>
        <w:rPr>
          <w:rFonts w:ascii="Times New Roman" w:cs="Times New Roman"/>
          <w:sz w:val="28"/>
          <w:szCs w:val="28"/>
          <w:rPrChange w:id="10349" w:author="user pc" w:date="2022-03-15T10:14:00Z">
            <w:rPr/>
          </w:rPrChange>
        </w:rPr>
      </w:pPr>
      <w:r w:rsidRPr="AF48EE02">
        <w:rPr>
          <w:rFonts w:ascii="Times New Roman" w:cs="Times New Roman"/>
          <w:b/>
          <w:sz w:val="28"/>
          <w:szCs w:val="28"/>
          <w:rPrChange w:id="10350" w:author="user pc" w:date="2022-03-15T10:14:00Z">
            <w:rPr>
              <w:b/>
            </w:rPr>
          </w:rPrChange>
        </w:rPr>
        <w:t>Example</w:t>
      </w:r>
      <w:ins w:id="10351" w:author="user pc" w:date="2022-04-06T01:23:00Z">
        <w:r w:rsidR="B1FE48A9">
          <w:rPr>
            <w:rFonts w:ascii="Times New Roman" w:cs="Times New Roman" w:hAnsi="Times New Roman"/>
            <w:b/>
            <w:sz w:val="28"/>
            <w:szCs w:val="28"/>
          </w:rPr>
          <w:t xml:space="preserve"> </w:t>
        </w:r>
      </w:ins>
      <w:r w:rsidRPr="31BEBF31">
        <w:rPr>
          <w:rFonts w:ascii="Times New Roman" w:cs="Times New Roman"/>
          <w:b/>
          <w:sz w:val="28"/>
          <w:szCs w:val="28"/>
          <w:rPrChange w:id="10352" w:author="user pc" w:date="2022-03-15T10:14:00Z">
            <w:rPr>
              <w:b/>
            </w:rPr>
          </w:rPrChange>
        </w:rPr>
        <w:t>4:</w:t>
      </w:r>
      <w:ins w:id="10353" w:author="user pc" w:date="2022-04-06T01:19:00Z">
        <w:r w:rsidR="56029F9F">
          <w:rPr>
            <w:rFonts w:ascii="Times New Roman" w:cs="Times New Roman" w:hAnsi="Times New Roman"/>
            <w:b/>
            <w:sz w:val="28"/>
            <w:szCs w:val="28"/>
          </w:rPr>
          <w:t xml:space="preserve"> </w:t>
        </w:r>
      </w:ins>
      <w:r w:rsidRPr="550A41AE">
        <w:rPr>
          <w:rFonts w:ascii="Times New Roman" w:cs="Times New Roman"/>
          <w:sz w:val="28"/>
          <w:szCs w:val="28"/>
          <w:rPrChange w:id="10354" w:author="user pc" w:date="2022-03-15T10:14:00Z">
            <w:rPr/>
          </w:rPrChange>
        </w:rPr>
        <w:t>If</w:t>
      </w:r>
      <w:ins w:id="10355" w:author="user pc" w:date="2022-04-06T01:19:00Z">
        <w:r w:rsidR="F50B226D">
          <w:rPr>
            <w:rFonts w:ascii="Times New Roman" w:cs="Times New Roman" w:hAnsi="Times New Roman"/>
            <w:sz w:val="28"/>
            <w:szCs w:val="28"/>
          </w:rPr>
          <w:t xml:space="preserve"> </w:t>
        </w:r>
      </w:ins>
      <w:r w:rsidRPr="34A27542">
        <w:rPr>
          <w:rFonts w:ascii="Times New Roman" w:cs="Times New Roman"/>
          <w:sz w:val="28"/>
          <w:szCs w:val="28"/>
          <w:rPrChange w:id="10356" w:author="user pc" w:date="2022-03-15T10:14:00Z">
            <w:rPr/>
          </w:rPrChange>
        </w:rPr>
        <w:t>equal</w:t>
      </w:r>
      <w:ins w:id="10357" w:author="user pc" w:date="2022-04-06T01:19:00Z">
        <w:r w:rsidR="6BB1CBF4">
          <w:rPr>
            <w:rFonts w:ascii="Times New Roman" w:cs="Times New Roman" w:hAnsi="Times New Roman"/>
            <w:sz w:val="28"/>
            <w:szCs w:val="28"/>
          </w:rPr>
          <w:t xml:space="preserve"> </w:t>
        </w:r>
      </w:ins>
      <w:r w:rsidRPr="017C1F5E">
        <w:rPr>
          <w:rFonts w:ascii="Times New Roman" w:cs="Times New Roman"/>
          <w:sz w:val="28"/>
          <w:szCs w:val="28"/>
          <w:rPrChange w:id="10358" w:author="user pc" w:date="2022-03-15T10:14:00Z">
            <w:rPr/>
          </w:rPrChange>
        </w:rPr>
        <w:t>amounts</w:t>
      </w:r>
      <w:ins w:id="10359" w:author="user pc" w:date="2022-04-06T01:19:00Z">
        <w:r w:rsidR="A68C7652">
          <w:rPr>
            <w:rFonts w:ascii="Times New Roman" w:cs="Times New Roman" w:hAnsi="Times New Roman"/>
            <w:sz w:val="28"/>
            <w:szCs w:val="28"/>
          </w:rPr>
          <w:t xml:space="preserve"> </w:t>
        </w:r>
      </w:ins>
      <w:r w:rsidRPr="1E7405AD">
        <w:rPr>
          <w:rFonts w:ascii="Times New Roman" w:cs="Times New Roman"/>
          <w:sz w:val="28"/>
          <w:szCs w:val="28"/>
          <w:rPrChange w:id="10360" w:author="user pc" w:date="2022-03-15T10:14:00Z">
            <w:rPr/>
          </w:rPrChange>
        </w:rPr>
        <w:t>of</w:t>
      </w:r>
      <w:ins w:id="10361" w:author="user pc" w:date="2022-04-06T01:19:00Z">
        <w:r w:rsidR="CC938737">
          <w:rPr>
            <w:rFonts w:ascii="Times New Roman" w:cs="Times New Roman" w:hAnsi="Times New Roman"/>
            <w:sz w:val="28"/>
            <w:szCs w:val="28"/>
          </w:rPr>
          <w:t xml:space="preserve"> </w:t>
        </w:r>
      </w:ins>
      <w:r w:rsidRPr="8386E288">
        <w:rPr>
          <w:rFonts w:ascii="Times New Roman" w:cs="Times New Roman"/>
          <w:sz w:val="28"/>
          <w:szCs w:val="28"/>
          <w:rPrChange w:id="10362" w:author="user pc" w:date="2022-03-15T10:14:00Z">
            <w:rPr/>
          </w:rPrChange>
        </w:rPr>
        <w:t>helium</w:t>
      </w:r>
      <w:ins w:id="10363" w:author="user pc" w:date="2022-04-06T01:19:00Z">
        <w:r w:rsidR="E625B393">
          <w:rPr>
            <w:rFonts w:ascii="Times New Roman" w:cs="Times New Roman" w:hAnsi="Times New Roman"/>
            <w:sz w:val="28"/>
            <w:szCs w:val="28"/>
          </w:rPr>
          <w:t xml:space="preserve"> </w:t>
        </w:r>
      </w:ins>
      <w:r w:rsidRPr="7A0D0D66">
        <w:rPr>
          <w:rFonts w:ascii="Times New Roman" w:cs="Times New Roman"/>
          <w:sz w:val="28"/>
          <w:szCs w:val="28"/>
          <w:rPrChange w:id="10364" w:author="user pc" w:date="2022-03-15T10:14:00Z">
            <w:rPr/>
          </w:rPrChange>
        </w:rPr>
        <w:t>and</w:t>
      </w:r>
      <w:ins w:id="10365" w:author="user pc" w:date="2022-04-06T01:19:00Z">
        <w:r w:rsidR="8D444DBC">
          <w:rPr>
            <w:rFonts w:ascii="Times New Roman" w:cs="Times New Roman" w:hAnsi="Times New Roman"/>
            <w:sz w:val="28"/>
            <w:szCs w:val="28"/>
          </w:rPr>
          <w:t xml:space="preserve"> </w:t>
        </w:r>
      </w:ins>
      <w:r w:rsidRPr="34E301B9">
        <w:rPr>
          <w:rFonts w:ascii="Times New Roman" w:cs="Times New Roman"/>
          <w:sz w:val="28"/>
          <w:szCs w:val="28"/>
          <w:rPrChange w:id="10366" w:author="user pc" w:date="2022-03-15T10:14:00Z">
            <w:rPr/>
          </w:rPrChange>
        </w:rPr>
        <w:t>argon</w:t>
      </w:r>
      <w:ins w:id="10367" w:author="user pc" w:date="2022-04-06T01:19:00Z">
        <w:r w:rsidR="28489C41">
          <w:rPr>
            <w:rFonts w:ascii="Times New Roman" w:cs="Times New Roman" w:hAnsi="Times New Roman"/>
            <w:sz w:val="28"/>
            <w:szCs w:val="28"/>
          </w:rPr>
          <w:t xml:space="preserve"> </w:t>
        </w:r>
      </w:ins>
      <w:r w:rsidRPr="18C938D6">
        <w:rPr>
          <w:rFonts w:ascii="Times New Roman" w:cs="Times New Roman"/>
          <w:sz w:val="28"/>
          <w:szCs w:val="28"/>
          <w:rPrChange w:id="10368" w:author="user pc" w:date="2022-03-15T10:14:00Z">
            <w:rPr/>
          </w:rPrChange>
        </w:rPr>
        <w:t>are</w:t>
      </w:r>
      <w:ins w:id="10369" w:author="user pc" w:date="2022-04-06T01:20:00Z">
        <w:r w:rsidR="3274D4FC">
          <w:rPr>
            <w:rFonts w:ascii="Times New Roman" w:cs="Times New Roman" w:hAnsi="Times New Roman"/>
            <w:sz w:val="28"/>
            <w:szCs w:val="28"/>
          </w:rPr>
          <w:t xml:space="preserve"> </w:t>
        </w:r>
      </w:ins>
      <w:r w:rsidRPr="8F13BFDD">
        <w:rPr>
          <w:rFonts w:ascii="Times New Roman" w:cs="Times New Roman"/>
          <w:sz w:val="28"/>
          <w:szCs w:val="28"/>
          <w:rPrChange w:id="10370" w:author="user pc" w:date="2022-03-15T10:14:00Z">
            <w:rPr/>
          </w:rPrChange>
        </w:rPr>
        <w:t>placed</w:t>
      </w:r>
      <w:ins w:id="10371" w:author="user pc" w:date="2022-04-06T01:20:00Z">
        <w:r w:rsidR="42E5D731">
          <w:rPr>
            <w:rFonts w:ascii="Times New Roman" w:cs="Times New Roman" w:hAnsi="Times New Roman"/>
            <w:sz w:val="28"/>
            <w:szCs w:val="28"/>
          </w:rPr>
          <w:t xml:space="preserve"> </w:t>
        </w:r>
      </w:ins>
      <w:r w:rsidRPr="41C5A0BB">
        <w:rPr>
          <w:rFonts w:ascii="Times New Roman" w:cs="Times New Roman"/>
          <w:sz w:val="28"/>
          <w:szCs w:val="28"/>
          <w:rPrChange w:id="10372" w:author="user pc" w:date="2022-03-15T10:14:00Z">
            <w:rPr/>
          </w:rPrChange>
        </w:rPr>
        <w:t>in</w:t>
      </w:r>
      <w:ins w:id="10373" w:author="user pc" w:date="2022-04-06T01:20:00Z">
        <w:r w:rsidR="168970AA">
          <w:rPr>
            <w:rFonts w:ascii="Times New Roman" w:cs="Times New Roman" w:hAnsi="Times New Roman"/>
            <w:sz w:val="28"/>
            <w:szCs w:val="28"/>
          </w:rPr>
          <w:t xml:space="preserve"> </w:t>
        </w:r>
      </w:ins>
      <w:r w:rsidRPr="2B852DBD">
        <w:rPr>
          <w:rFonts w:ascii="Times New Roman" w:cs="Times New Roman"/>
          <w:sz w:val="28"/>
          <w:szCs w:val="28"/>
          <w:rPrChange w:id="10374" w:author="user pc" w:date="2022-03-15T10:14:00Z">
            <w:rPr/>
          </w:rPrChange>
        </w:rPr>
        <w:t>a</w:t>
      </w:r>
      <w:ins w:id="10375" w:author="user pc" w:date="2022-04-06T01:20:00Z">
        <w:r w:rsidR="4D402D37">
          <w:rPr>
            <w:rFonts w:ascii="Times New Roman" w:cs="Times New Roman" w:hAnsi="Times New Roman"/>
            <w:sz w:val="28"/>
            <w:szCs w:val="28"/>
          </w:rPr>
          <w:t xml:space="preserve"> </w:t>
        </w:r>
      </w:ins>
      <w:r w:rsidRPr="4BBE914C">
        <w:rPr>
          <w:rFonts w:ascii="Times New Roman" w:cs="Times New Roman"/>
          <w:sz w:val="28"/>
          <w:szCs w:val="28"/>
          <w:rPrChange w:id="10376" w:author="user pc" w:date="2022-03-15T10:14:00Z">
            <w:rPr/>
          </w:rPrChange>
        </w:rPr>
        <w:t>porous</w:t>
      </w:r>
      <w:ins w:id="10377" w:author="user pc" w:date="2022-04-06T01:20:00Z">
        <w:r w:rsidR="FB223503">
          <w:rPr>
            <w:rFonts w:ascii="Times New Roman" w:cs="Times New Roman" w:hAnsi="Times New Roman"/>
            <w:sz w:val="28"/>
            <w:szCs w:val="28"/>
          </w:rPr>
          <w:t xml:space="preserve"> </w:t>
        </w:r>
      </w:ins>
      <w:r w:rsidRPr="86CA3FC8">
        <w:rPr>
          <w:rFonts w:ascii="Times New Roman" w:cs="Times New Roman"/>
          <w:sz w:val="28"/>
          <w:szCs w:val="28"/>
          <w:rPrChange w:id="10378" w:author="user pc" w:date="2022-03-15T10:14:00Z">
            <w:rPr/>
          </w:rPrChange>
        </w:rPr>
        <w:t>container</w:t>
      </w:r>
      <w:ins w:id="10379" w:author="user pc" w:date="2022-04-06T01:20:00Z">
        <w:r w:rsidR="9199E593">
          <w:rPr>
            <w:rFonts w:ascii="Times New Roman" w:cs="Times New Roman" w:hAnsi="Times New Roman"/>
            <w:sz w:val="28"/>
            <w:szCs w:val="28"/>
          </w:rPr>
          <w:t xml:space="preserve"> </w:t>
        </w:r>
      </w:ins>
      <w:r w:rsidRPr="17E01F9F">
        <w:rPr>
          <w:rFonts w:ascii="Times New Roman" w:cs="Times New Roman"/>
          <w:sz w:val="28"/>
          <w:szCs w:val="28"/>
          <w:rPrChange w:id="10380" w:author="user pc" w:date="2022-03-15T10:14:00Z">
            <w:rPr/>
          </w:rPrChange>
        </w:rPr>
        <w:t>and</w:t>
      </w:r>
      <w:ins w:id="10381" w:author="user pc" w:date="2022-04-06T01:20:00Z">
        <w:r w:rsidR="2A526A6A">
          <w:rPr>
            <w:rFonts w:ascii="Times New Roman" w:cs="Times New Roman" w:hAnsi="Times New Roman"/>
            <w:sz w:val="28"/>
            <w:szCs w:val="28"/>
          </w:rPr>
          <w:t xml:space="preserve"> </w:t>
        </w:r>
      </w:ins>
      <w:r w:rsidRPr="DB7FFC15">
        <w:rPr>
          <w:rFonts w:ascii="Times New Roman" w:cs="Times New Roman"/>
          <w:sz w:val="28"/>
          <w:szCs w:val="28"/>
          <w:rPrChange w:id="10382" w:author="user pc" w:date="2022-03-15T10:14:00Z">
            <w:rPr/>
          </w:rPrChange>
        </w:rPr>
        <w:t>allowed</w:t>
      </w:r>
      <w:ins w:id="10383" w:author="user pc" w:date="2022-04-06T01:20:00Z">
        <w:r w:rsidR="BEF6F5AB">
          <w:rPr>
            <w:rFonts w:ascii="Times New Roman" w:cs="Times New Roman" w:hAnsi="Times New Roman"/>
            <w:sz w:val="28"/>
            <w:szCs w:val="28"/>
          </w:rPr>
          <w:t xml:space="preserve"> </w:t>
        </w:r>
      </w:ins>
      <w:r w:rsidRPr="CA40314F">
        <w:rPr>
          <w:rFonts w:ascii="Times New Roman" w:cs="Times New Roman"/>
          <w:sz w:val="28"/>
          <w:szCs w:val="28"/>
          <w:rPrChange w:id="10384" w:author="user pc" w:date="2022-03-15T10:14:00Z">
            <w:rPr/>
          </w:rPrChange>
        </w:rPr>
        <w:t>to</w:t>
      </w:r>
      <w:ins w:id="10385" w:author="user pc" w:date="2022-04-06T01:20:00Z">
        <w:r w:rsidR="E8A32633">
          <w:rPr>
            <w:rFonts w:ascii="Times New Roman" w:cs="Times New Roman" w:hAnsi="Times New Roman"/>
            <w:sz w:val="28"/>
            <w:szCs w:val="28"/>
          </w:rPr>
          <w:t xml:space="preserve"> </w:t>
        </w:r>
      </w:ins>
      <w:r w:rsidRPr="BE2704A8">
        <w:rPr>
          <w:rFonts w:ascii="Times New Roman" w:cs="Times New Roman"/>
          <w:sz w:val="28"/>
          <w:szCs w:val="28"/>
          <w:rPrChange w:id="10386" w:author="user pc" w:date="2022-03-15T10:14:00Z">
            <w:rPr/>
          </w:rPrChange>
        </w:rPr>
        <w:t>escape,</w:t>
      </w:r>
      <w:ins w:id="10387" w:author="user pc" w:date="2022-04-06T01:20:00Z">
        <w:r w:rsidR="25A5F7FA">
          <w:rPr>
            <w:rFonts w:ascii="Times New Roman" w:cs="Times New Roman" w:hAnsi="Times New Roman"/>
            <w:sz w:val="28"/>
            <w:szCs w:val="28"/>
          </w:rPr>
          <w:t xml:space="preserve"> </w:t>
        </w:r>
      </w:ins>
      <w:r w:rsidRPr="DEFEDA59">
        <w:rPr>
          <w:rFonts w:ascii="Times New Roman" w:cs="Times New Roman"/>
          <w:sz w:val="28"/>
          <w:szCs w:val="28"/>
          <w:rPrChange w:id="10388" w:author="user pc" w:date="2022-03-15T10:14:00Z">
            <w:rPr/>
          </w:rPrChange>
        </w:rPr>
        <w:t>which</w:t>
      </w:r>
      <w:ins w:id="10389" w:author="user pc" w:date="2022-04-06T01:20:00Z">
        <w:r w:rsidR="CE661CBE">
          <w:rPr>
            <w:rFonts w:ascii="Times New Roman" w:cs="Times New Roman" w:hAnsi="Times New Roman"/>
            <w:sz w:val="28"/>
            <w:szCs w:val="28"/>
          </w:rPr>
          <w:t xml:space="preserve"> </w:t>
        </w:r>
      </w:ins>
      <w:r w:rsidRPr="909501F3">
        <w:rPr>
          <w:rFonts w:ascii="Times New Roman" w:cs="Times New Roman"/>
          <w:sz w:val="28"/>
          <w:szCs w:val="28"/>
          <w:rPrChange w:id="10390" w:author="user pc" w:date="2022-03-15T10:14:00Z">
            <w:rPr/>
          </w:rPrChange>
        </w:rPr>
        <w:t>gas</w:t>
      </w:r>
      <w:ins w:id="10391" w:author="user pc" w:date="2022-04-06T01:20:00Z">
        <w:r w:rsidR="6DED1E48">
          <w:rPr>
            <w:rFonts w:ascii="Times New Roman" w:cs="Times New Roman" w:hAnsi="Times New Roman"/>
            <w:sz w:val="28"/>
            <w:szCs w:val="28"/>
          </w:rPr>
          <w:t xml:space="preserve"> </w:t>
        </w:r>
      </w:ins>
      <w:r w:rsidRPr="B3743546">
        <w:rPr>
          <w:rFonts w:ascii="Times New Roman" w:cs="Times New Roman"/>
          <w:sz w:val="28"/>
          <w:szCs w:val="28"/>
          <w:rPrChange w:id="10392" w:author="user pc" w:date="2022-03-15T10:14:00Z">
            <w:rPr/>
          </w:rPrChange>
        </w:rPr>
        <w:t>will</w:t>
      </w:r>
      <w:ins w:id="10393" w:author="user pc" w:date="2022-04-06T01:20:00Z">
        <w:r w:rsidR="D99B00C8">
          <w:rPr>
            <w:rFonts w:ascii="Times New Roman" w:cs="Times New Roman" w:hAnsi="Times New Roman"/>
            <w:sz w:val="28"/>
            <w:szCs w:val="28"/>
          </w:rPr>
          <w:t xml:space="preserve"> </w:t>
        </w:r>
      </w:ins>
      <w:r w:rsidRPr="EDB3B1A0">
        <w:rPr>
          <w:rFonts w:ascii="Times New Roman" w:cs="Times New Roman"/>
          <w:sz w:val="28"/>
          <w:szCs w:val="28"/>
          <w:rPrChange w:id="10394" w:author="user pc" w:date="2022-03-15T10:14:00Z">
            <w:rPr/>
          </w:rPrChange>
        </w:rPr>
        <w:t>escape</w:t>
      </w:r>
      <w:ins w:id="10395" w:author="user pc" w:date="2022-04-06T01:20:00Z">
        <w:r w:rsidR="B457931B">
          <w:rPr>
            <w:rFonts w:ascii="Times New Roman" w:cs="Times New Roman" w:hAnsi="Times New Roman"/>
            <w:sz w:val="28"/>
            <w:szCs w:val="28"/>
          </w:rPr>
          <w:t xml:space="preserve"> </w:t>
        </w:r>
      </w:ins>
      <w:r w:rsidRPr="87A1198F">
        <w:rPr>
          <w:rFonts w:ascii="Times New Roman" w:cs="Times New Roman"/>
          <w:sz w:val="28"/>
          <w:szCs w:val="28"/>
          <w:rPrChange w:id="10396" w:author="user pc" w:date="2022-03-15T10:14:00Z">
            <w:rPr/>
          </w:rPrChange>
        </w:rPr>
        <w:t>faster</w:t>
      </w:r>
      <w:ins w:id="10397" w:author="user pc" w:date="2022-04-06T01:20:00Z">
        <w:r w:rsidR="2AFB03FD">
          <w:rPr>
            <w:rFonts w:ascii="Times New Roman" w:cs="Times New Roman" w:hAnsi="Times New Roman"/>
            <w:sz w:val="28"/>
            <w:szCs w:val="28"/>
          </w:rPr>
          <w:t xml:space="preserve"> </w:t>
        </w:r>
      </w:ins>
      <w:r w:rsidRPr="5D5B9D8D">
        <w:rPr>
          <w:rFonts w:ascii="Times New Roman" w:cs="Times New Roman"/>
          <w:sz w:val="28"/>
          <w:szCs w:val="28"/>
          <w:rPrChange w:id="10398" w:author="user pc" w:date="2022-03-15T10:14:00Z">
            <w:rPr/>
          </w:rPrChange>
        </w:rPr>
        <w:t>and</w:t>
      </w:r>
      <w:ins w:id="10399" w:author="user pc" w:date="2022-04-06T01:20:00Z">
        <w:r w:rsidR="CDF2FE6D">
          <w:rPr>
            <w:rFonts w:ascii="Times New Roman" w:cs="Times New Roman" w:hAnsi="Times New Roman"/>
            <w:sz w:val="28"/>
            <w:szCs w:val="28"/>
          </w:rPr>
          <w:t xml:space="preserve"> </w:t>
        </w:r>
      </w:ins>
      <w:r w:rsidRPr="3F8A543C">
        <w:rPr>
          <w:rFonts w:ascii="Times New Roman" w:cs="Times New Roman"/>
          <w:sz w:val="28"/>
          <w:szCs w:val="28"/>
          <w:rPrChange w:id="10400" w:author="user pc" w:date="2022-03-15T10:14:00Z">
            <w:rPr/>
          </w:rPrChange>
        </w:rPr>
        <w:t>how</w:t>
      </w:r>
      <w:ins w:id="10401" w:author="user pc" w:date="2022-04-06T01:20:00Z">
        <w:r w:rsidR="BDE34CD0">
          <w:rPr>
            <w:rFonts w:ascii="Times New Roman" w:cs="Times New Roman" w:hAnsi="Times New Roman"/>
            <w:sz w:val="28"/>
            <w:szCs w:val="28"/>
          </w:rPr>
          <w:t xml:space="preserve"> </w:t>
        </w:r>
      </w:ins>
      <w:r w:rsidRPr="C074BF17">
        <w:rPr>
          <w:rFonts w:ascii="Times New Roman" w:cs="Times New Roman"/>
          <w:sz w:val="28"/>
          <w:szCs w:val="28"/>
          <w:rPrChange w:id="10402" w:author="user pc" w:date="2022-03-15T10:14:00Z">
            <w:rPr/>
          </w:rPrChange>
        </w:rPr>
        <w:t>much</w:t>
      </w:r>
      <w:ins w:id="10403" w:author="user pc" w:date="2022-04-06T01:20:00Z">
        <w:r w:rsidR="1F94219E">
          <w:rPr>
            <w:rFonts w:ascii="Times New Roman" w:cs="Times New Roman" w:hAnsi="Times New Roman"/>
            <w:sz w:val="28"/>
            <w:szCs w:val="28"/>
          </w:rPr>
          <w:t xml:space="preserve"> </w:t>
        </w:r>
      </w:ins>
      <w:r w:rsidRPr="0C7C46CD">
        <w:rPr>
          <w:rFonts w:ascii="Times New Roman" w:cs="Times New Roman"/>
          <w:sz w:val="28"/>
          <w:szCs w:val="28"/>
          <w:rPrChange w:id="10404" w:author="user pc" w:date="2022-03-15T10:14:00Z">
            <w:rPr/>
          </w:rPrChange>
        </w:rPr>
        <w:t>faster?</w:t>
      </w:r>
    </w:p>
    <w:p>
      <w:pPr>
        <w:pStyle w:val="style0"/>
        <w:rPr>
          <w:rFonts w:ascii="Times New Roman" w:cs="Times New Roman"/>
          <w:sz w:val="28"/>
          <w:szCs w:val="28"/>
          <w:rPrChange w:id="10405" w:author="user pc" w:date="2022-03-15T10:14:00Z">
            <w:rPr/>
          </w:rPrChange>
        </w:rPr>
      </w:pPr>
      <w:r w:rsidRPr="4767929B">
        <w:rPr>
          <w:rFonts w:ascii="Times New Roman" w:cs="Times New Roman"/>
          <w:b/>
          <w:sz w:val="28"/>
          <w:szCs w:val="28"/>
          <w:rPrChange w:id="10406" w:author="user pc" w:date="2022-03-15T10:14:00Z">
            <w:rPr>
              <w:b/>
            </w:rPr>
          </w:rPrChange>
        </w:rPr>
        <w:t>Solution:</w:t>
      </w:r>
    </w:p>
    <w:p>
      <w:pPr>
        <w:pStyle w:val="style179"/>
        <w:numPr>
          <w:ilvl w:val="0"/>
          <w:numId w:val="46"/>
        </w:numPr>
        <w:rPr>
          <w:rFonts w:ascii="Times New Roman" w:cs="Times New Roman"/>
          <w:sz w:val="28"/>
          <w:szCs w:val="28"/>
          <w:rPrChange w:id="10407" w:author="user pc" w:date="2022-03-15T10:14:00Z">
            <w:rPr/>
          </w:rPrChange>
        </w:rPr>
      </w:pPr>
      <w:r w:rsidRPr="0DAF105E">
        <w:rPr>
          <w:rFonts w:ascii="Times New Roman" w:cs="Times New Roman"/>
          <w:sz w:val="28"/>
          <w:szCs w:val="28"/>
          <w:rPrChange w:id="10408" w:author="user pc" w:date="2022-03-15T10:14:00Z">
            <w:rPr/>
          </w:rPrChange>
        </w:rPr>
        <w:t>Set</w:t>
      </w:r>
      <w:ins w:id="10409" w:author="user pc" w:date="2022-04-06T01:21:00Z">
        <w:r w:rsidR="FAAA68B1">
          <w:rPr>
            <w:rFonts w:ascii="Times New Roman" w:cs="Times New Roman" w:hAnsi="Times New Roman"/>
            <w:sz w:val="28"/>
            <w:szCs w:val="28"/>
          </w:rPr>
          <w:t xml:space="preserve"> </w:t>
        </w:r>
      </w:ins>
      <w:r w:rsidRPr="7C8D5F3A">
        <w:rPr>
          <w:rFonts w:ascii="Times New Roman" w:cs="Times New Roman"/>
          <w:sz w:val="28"/>
          <w:szCs w:val="28"/>
          <w:rPrChange w:id="10410" w:author="user pc" w:date="2022-03-15T10:14:00Z">
            <w:rPr/>
          </w:rPrChange>
        </w:rPr>
        <w:t>rates</w:t>
      </w:r>
      <w:ins w:id="10411" w:author="user pc" w:date="2022-04-06T01:21:00Z">
        <w:r w:rsidR="28EC3EA0">
          <w:rPr>
            <w:rFonts w:ascii="Times New Roman" w:cs="Times New Roman" w:hAnsi="Times New Roman"/>
            <w:sz w:val="28"/>
            <w:szCs w:val="28"/>
          </w:rPr>
          <w:t xml:space="preserve"> </w:t>
        </w:r>
      </w:ins>
      <w:r w:rsidRPr="B4A1A505">
        <w:rPr>
          <w:rFonts w:ascii="Times New Roman" w:cs="Times New Roman"/>
          <w:sz w:val="28"/>
          <w:szCs w:val="28"/>
          <w:rPrChange w:id="10412" w:author="user pc" w:date="2022-03-15T10:14:00Z">
            <w:rPr/>
          </w:rPrChange>
        </w:rPr>
        <w:t>and</w:t>
      </w:r>
      <w:ins w:id="10413" w:author="user pc" w:date="2022-04-06T01:21:00Z">
        <w:r w:rsidR="EA412E72">
          <w:rPr>
            <w:rFonts w:ascii="Times New Roman" w:cs="Times New Roman" w:hAnsi="Times New Roman"/>
            <w:sz w:val="28"/>
            <w:szCs w:val="28"/>
          </w:rPr>
          <w:t xml:space="preserve"> </w:t>
        </w:r>
      </w:ins>
      <w:r w:rsidRPr="11F6B6DB">
        <w:rPr>
          <w:rFonts w:ascii="Times New Roman" w:cs="Times New Roman"/>
          <w:sz w:val="28"/>
          <w:szCs w:val="28"/>
          <w:rPrChange w:id="10414" w:author="user pc" w:date="2022-03-15T10:14:00Z">
            <w:rPr/>
          </w:rPrChange>
        </w:rPr>
        <w:t>get</w:t>
      </w:r>
      <w:ins w:id="10415" w:author="user pc" w:date="2022-04-06T01:21:00Z">
        <w:r w:rsidR="2B27CB4B">
          <w:rPr>
            <w:rFonts w:ascii="Times New Roman" w:cs="Times New Roman" w:hAnsi="Times New Roman"/>
            <w:sz w:val="28"/>
            <w:szCs w:val="28"/>
          </w:rPr>
          <w:t xml:space="preserve"> </w:t>
        </w:r>
      </w:ins>
      <w:r w:rsidRPr="BE04777E">
        <w:rPr>
          <w:rFonts w:ascii="Times New Roman" w:cs="Times New Roman"/>
          <w:sz w:val="28"/>
          <w:szCs w:val="28"/>
          <w:rPrChange w:id="10416" w:author="user pc" w:date="2022-03-15T10:14:00Z">
            <w:rPr/>
          </w:rPrChange>
        </w:rPr>
        <w:t>atomic</w:t>
      </w:r>
      <w:ins w:id="10417" w:author="user pc" w:date="2022-04-06T01:21:00Z">
        <w:r w:rsidR="EC507FA1">
          <w:rPr>
            <w:rFonts w:ascii="Times New Roman" w:cs="Times New Roman" w:hAnsi="Times New Roman"/>
            <w:sz w:val="28"/>
            <w:szCs w:val="28"/>
          </w:rPr>
          <w:t xml:space="preserve"> </w:t>
        </w:r>
      </w:ins>
      <w:r w:rsidRPr="11CB7275">
        <w:rPr>
          <w:rFonts w:ascii="Times New Roman" w:cs="Times New Roman"/>
          <w:sz w:val="28"/>
          <w:szCs w:val="28"/>
          <w:rPrChange w:id="10418" w:author="user pc" w:date="2022-03-15T10:14:00Z">
            <w:rPr/>
          </w:rPrChange>
        </w:rPr>
        <w:t>weights:</w:t>
      </w:r>
    </w:p>
    <w:p>
      <w:pPr>
        <w:pStyle w:val="style0"/>
        <w:rPr>
          <w:rFonts w:ascii="Times New Roman" w:cs="Times New Roman"/>
          <w:sz w:val="28"/>
          <w:szCs w:val="28"/>
          <w:rPrChange w:id="10419" w:author="user pc" w:date="2022-03-15T10:14:00Z">
            <w:rPr/>
          </w:rPrChange>
        </w:rPr>
      </w:pPr>
      <w:r w:rsidRPr="3272990A">
        <w:rPr>
          <w:rFonts w:ascii="Times New Roman" w:cs="Times New Roman"/>
          <w:sz w:val="28"/>
          <w:szCs w:val="28"/>
          <w:rPrChange w:id="10420" w:author="user pc" w:date="2022-03-15T10:14:00Z">
            <w:rPr/>
          </w:rPrChange>
        </w:rPr>
        <w:t>rate</w:t>
      </w:r>
      <w:r w:rsidRPr="9DE931B8">
        <w:rPr>
          <w:rFonts w:ascii="Times New Roman" w:cs="Times New Roman"/>
          <w:sz w:val="28"/>
          <w:szCs w:val="28"/>
          <w:vertAlign w:val="subscript"/>
          <w:rPrChange w:id="10421" w:author="user pc" w:date="2022-03-15T10:14:00Z">
            <w:rPr>
              <w:vertAlign w:val="subscript"/>
            </w:rPr>
          </w:rPrChange>
        </w:rPr>
        <w:t>1</w:t>
      </w:r>
      <w:ins w:id="10422" w:author="user pc" w:date="2022-04-06T01:21:00Z">
        <w:r w:rsidR="AAF7AE8E">
          <w:rPr>
            <w:rFonts w:ascii="Times New Roman" w:cs="Times New Roman" w:hAnsi="Times New Roman"/>
            <w:sz w:val="28"/>
            <w:szCs w:val="28"/>
            <w:vertAlign w:val="subscript"/>
          </w:rPr>
          <w:t xml:space="preserve"> </w:t>
        </w:r>
      </w:ins>
      <w:r w:rsidRPr="BFC416C6">
        <w:rPr>
          <w:rFonts w:ascii="Times New Roman" w:cs="Times New Roman"/>
          <w:sz w:val="28"/>
          <w:szCs w:val="28"/>
          <w:rPrChange w:id="10423" w:author="user pc" w:date="2022-03-15T10:14:00Z">
            <w:rPr/>
          </w:rPrChange>
        </w:rPr>
        <w:t>=</w:t>
      </w:r>
      <w:ins w:id="10424" w:author="user pc" w:date="2022-04-06T01:21:00Z">
        <w:r w:rsidR="9CC27393">
          <w:rPr>
            <w:rFonts w:ascii="Times New Roman" w:cs="Times New Roman" w:hAnsi="Times New Roman"/>
            <w:sz w:val="28"/>
            <w:szCs w:val="28"/>
          </w:rPr>
          <w:t xml:space="preserve"> </w:t>
        </w:r>
      </w:ins>
      <w:r w:rsidRPr="017CD02D">
        <w:rPr>
          <w:rFonts w:ascii="Times New Roman" w:cs="Times New Roman"/>
          <w:sz w:val="28"/>
          <w:szCs w:val="28"/>
          <w:rPrChange w:id="10425" w:author="user pc" w:date="2022-03-15T10:14:00Z">
            <w:rPr/>
          </w:rPrChange>
        </w:rPr>
        <w:t>He</w:t>
      </w:r>
      <w:ins w:id="10426" w:author="user pc" w:date="2022-04-06T01:21:00Z">
        <w:r w:rsidR="BD0D8BFE">
          <w:rPr>
            <w:rFonts w:ascii="Times New Roman" w:cs="Times New Roman" w:hAnsi="Times New Roman"/>
            <w:sz w:val="28"/>
            <w:szCs w:val="28"/>
          </w:rPr>
          <w:t xml:space="preserve"> </w:t>
        </w:r>
      </w:ins>
      <w:r w:rsidRPr="854EF1D7">
        <w:rPr>
          <w:rFonts w:ascii="Times New Roman" w:cs="Times New Roman"/>
          <w:sz w:val="28"/>
          <w:szCs w:val="28"/>
          <w:rPrChange w:id="10427" w:author="user pc" w:date="2022-03-15T10:14:00Z">
            <w:rPr/>
          </w:rPrChange>
        </w:rPr>
        <w:t>=</w:t>
      </w:r>
      <w:ins w:id="10428" w:author="user pc" w:date="2022-04-06T01:21:00Z">
        <w:r w:rsidR="54A58214">
          <w:rPr>
            <w:rFonts w:ascii="Times New Roman" w:cs="Times New Roman" w:hAnsi="Times New Roman"/>
            <w:sz w:val="28"/>
            <w:szCs w:val="28"/>
          </w:rPr>
          <w:t xml:space="preserve"> </w:t>
        </w:r>
      </w:ins>
      <w:r w:rsidRPr="78B8F707">
        <w:rPr>
          <w:rFonts w:ascii="Times New Roman" w:cs="Times New Roman"/>
          <w:sz w:val="28"/>
          <w:szCs w:val="28"/>
          <w:rPrChange w:id="10429" w:author="user pc" w:date="2022-03-15T10:14:00Z">
            <w:rPr/>
          </w:rPrChange>
        </w:rPr>
        <w:t>x</w:t>
      </w:r>
    </w:p>
    <w:p>
      <w:pPr>
        <w:pStyle w:val="style0"/>
        <w:rPr>
          <w:rFonts w:ascii="Times New Roman" w:cs="Times New Roman"/>
          <w:sz w:val="28"/>
          <w:szCs w:val="28"/>
          <w:rPrChange w:id="10430" w:author="user pc" w:date="2022-03-15T10:14:00Z">
            <w:rPr/>
          </w:rPrChange>
        </w:rPr>
      </w:pPr>
      <w:r w:rsidRPr="46B32C4A">
        <w:rPr>
          <w:rFonts w:ascii="Times New Roman" w:cs="Times New Roman"/>
          <w:sz w:val="28"/>
          <w:szCs w:val="28"/>
          <w:rPrChange w:id="10431" w:author="user pc" w:date="2022-03-15T10:14:00Z">
            <w:rPr/>
          </w:rPrChange>
        </w:rPr>
        <w:t>rate</w:t>
      </w:r>
      <w:r w:rsidRPr="E5E0AB37">
        <w:rPr>
          <w:rFonts w:ascii="Times New Roman" w:cs="Times New Roman"/>
          <w:sz w:val="28"/>
          <w:szCs w:val="28"/>
          <w:vertAlign w:val="subscript"/>
          <w:rPrChange w:id="10432" w:author="user pc" w:date="2022-03-15T10:14:00Z">
            <w:rPr>
              <w:vertAlign w:val="subscript"/>
            </w:rPr>
          </w:rPrChange>
        </w:rPr>
        <w:t>2</w:t>
      </w:r>
      <w:ins w:id="10433" w:author="user pc" w:date="2022-04-06T01:21:00Z">
        <w:r w:rsidR="202542B3">
          <w:rPr>
            <w:rFonts w:ascii="Times New Roman" w:cs="Times New Roman" w:hAnsi="Times New Roman"/>
            <w:sz w:val="28"/>
            <w:szCs w:val="28"/>
            <w:vertAlign w:val="subscript"/>
          </w:rPr>
          <w:t xml:space="preserve"> </w:t>
        </w:r>
      </w:ins>
      <w:r w:rsidRPr="9BB5064A">
        <w:rPr>
          <w:rFonts w:ascii="Times New Roman" w:cs="Times New Roman"/>
          <w:sz w:val="28"/>
          <w:szCs w:val="28"/>
          <w:rPrChange w:id="10434" w:author="user pc" w:date="2022-03-15T10:14:00Z">
            <w:rPr/>
          </w:rPrChange>
        </w:rPr>
        <w:t>=</w:t>
      </w:r>
      <w:ins w:id="10435" w:author="user pc" w:date="2022-04-06T01:21:00Z">
        <w:r w:rsidR="B18BAF0A">
          <w:rPr>
            <w:rFonts w:ascii="Times New Roman" w:cs="Times New Roman" w:hAnsi="Times New Roman"/>
            <w:sz w:val="28"/>
            <w:szCs w:val="28"/>
          </w:rPr>
          <w:t xml:space="preserve"> </w:t>
        </w:r>
      </w:ins>
      <w:r w:rsidRPr="A4DD223F">
        <w:rPr>
          <w:rFonts w:ascii="Times New Roman" w:cs="Times New Roman"/>
          <w:sz w:val="28"/>
          <w:szCs w:val="28"/>
          <w:rPrChange w:id="10436" w:author="user pc" w:date="2022-03-15T10:14:00Z">
            <w:rPr/>
          </w:rPrChange>
        </w:rPr>
        <w:t>Ar</w:t>
      </w:r>
      <w:ins w:id="10437" w:author="user pc" w:date="2022-04-06T01:22:00Z">
        <w:r w:rsidR="450FE917">
          <w:rPr>
            <w:rFonts w:ascii="Times New Roman" w:cs="Times New Roman" w:hAnsi="Times New Roman"/>
            <w:sz w:val="28"/>
            <w:szCs w:val="28"/>
          </w:rPr>
          <w:t xml:space="preserve"> </w:t>
        </w:r>
      </w:ins>
      <w:r w:rsidRPr="E4E58CE3">
        <w:rPr>
          <w:rFonts w:ascii="Times New Roman" w:cs="Times New Roman"/>
          <w:sz w:val="28"/>
          <w:szCs w:val="28"/>
          <w:rPrChange w:id="10438" w:author="user pc" w:date="2022-03-15T10:14:00Z">
            <w:rPr/>
          </w:rPrChange>
        </w:rPr>
        <w:t>=</w:t>
      </w:r>
      <w:ins w:id="10439" w:author="user pc" w:date="2022-04-06T01:22:00Z">
        <w:r w:rsidR="055F123C">
          <w:rPr>
            <w:rFonts w:ascii="Times New Roman" w:cs="Times New Roman" w:hAnsi="Times New Roman"/>
            <w:sz w:val="28"/>
            <w:szCs w:val="28"/>
          </w:rPr>
          <w:t xml:space="preserve"> </w:t>
        </w:r>
      </w:ins>
      <w:r w:rsidRPr="F2EBF227">
        <w:rPr>
          <w:rFonts w:ascii="Times New Roman" w:cs="Times New Roman"/>
          <w:sz w:val="28"/>
          <w:szCs w:val="28"/>
          <w:rPrChange w:id="10440" w:author="user pc" w:date="2022-03-15T10:14:00Z">
            <w:rPr/>
          </w:rPrChange>
        </w:rPr>
        <w:t>1</w:t>
      </w:r>
    </w:p>
    <w:p>
      <w:pPr>
        <w:pStyle w:val="style0"/>
        <w:rPr>
          <w:rFonts w:ascii="Times New Roman" w:cs="Times New Roman"/>
          <w:sz w:val="28"/>
          <w:szCs w:val="28"/>
          <w:rPrChange w:id="10441" w:author="user pc" w:date="2022-03-15T10:14:00Z">
            <w:rPr/>
          </w:rPrChange>
        </w:rPr>
      </w:pPr>
      <w:r w:rsidRPr="FE962796">
        <w:rPr>
          <w:rFonts w:ascii="Times New Roman" w:cs="Times New Roman"/>
          <w:sz w:val="28"/>
          <w:szCs w:val="28"/>
          <w:rPrChange w:id="10442" w:author="user pc" w:date="2022-03-15T10:14:00Z">
            <w:rPr/>
          </w:rPrChange>
        </w:rPr>
        <w:t>The</w:t>
      </w:r>
      <w:ins w:id="10443" w:author="user pc" w:date="2022-04-06T01:22:00Z">
        <w:r w:rsidR="11508DB6">
          <w:rPr>
            <w:rFonts w:ascii="Times New Roman" w:cs="Times New Roman" w:hAnsi="Times New Roman"/>
            <w:sz w:val="28"/>
            <w:szCs w:val="28"/>
          </w:rPr>
          <w:t xml:space="preserve"> </w:t>
        </w:r>
      </w:ins>
      <w:r w:rsidRPr="7D94970B">
        <w:rPr>
          <w:rFonts w:ascii="Times New Roman" w:cs="Times New Roman"/>
          <w:sz w:val="28"/>
          <w:szCs w:val="28"/>
          <w:rPrChange w:id="10444" w:author="user pc" w:date="2022-03-15T10:14:00Z">
            <w:rPr/>
          </w:rPrChange>
        </w:rPr>
        <w:t>atomic</w:t>
      </w:r>
      <w:ins w:id="10445" w:author="user pc" w:date="2022-04-06T01:22:00Z">
        <w:r w:rsidR="13B83438">
          <w:rPr>
            <w:rFonts w:ascii="Times New Roman" w:cs="Times New Roman" w:hAnsi="Times New Roman"/>
            <w:sz w:val="28"/>
            <w:szCs w:val="28"/>
          </w:rPr>
          <w:t xml:space="preserve"> </w:t>
        </w:r>
      </w:ins>
      <w:r w:rsidRPr="F867451C">
        <w:rPr>
          <w:rFonts w:ascii="Times New Roman" w:cs="Times New Roman"/>
          <w:sz w:val="28"/>
          <w:szCs w:val="28"/>
          <w:rPrChange w:id="10446" w:author="user pc" w:date="2022-03-15T10:14:00Z">
            <w:rPr/>
          </w:rPrChange>
        </w:rPr>
        <w:t>weight</w:t>
      </w:r>
      <w:ins w:id="10447" w:author="user pc" w:date="2022-04-06T01:22:00Z">
        <w:r w:rsidR="F60AFCB0">
          <w:rPr>
            <w:rFonts w:ascii="Times New Roman" w:cs="Times New Roman" w:hAnsi="Times New Roman"/>
            <w:sz w:val="28"/>
            <w:szCs w:val="28"/>
          </w:rPr>
          <w:t xml:space="preserve"> </w:t>
        </w:r>
      </w:ins>
      <w:r w:rsidRPr="76E949C7">
        <w:rPr>
          <w:rFonts w:ascii="Times New Roman" w:cs="Times New Roman"/>
          <w:sz w:val="28"/>
          <w:szCs w:val="28"/>
          <w:rPrChange w:id="10448" w:author="user pc" w:date="2022-03-15T10:14:00Z">
            <w:rPr/>
          </w:rPrChange>
        </w:rPr>
        <w:t>of</w:t>
      </w:r>
      <w:ins w:id="10449" w:author="user pc" w:date="2022-04-06T01:22:00Z">
        <w:r w:rsidR="3F293752">
          <w:rPr>
            <w:rFonts w:ascii="Times New Roman" w:cs="Times New Roman" w:hAnsi="Times New Roman"/>
            <w:sz w:val="28"/>
            <w:szCs w:val="28"/>
          </w:rPr>
          <w:t xml:space="preserve"> </w:t>
        </w:r>
      </w:ins>
      <w:r w:rsidRPr="0818565F">
        <w:rPr>
          <w:rFonts w:ascii="Times New Roman" w:cs="Times New Roman"/>
          <w:sz w:val="28"/>
          <w:szCs w:val="28"/>
          <w:rPrChange w:id="10450" w:author="user pc" w:date="2022-03-15T10:14:00Z">
            <w:rPr/>
          </w:rPrChange>
        </w:rPr>
        <w:t>He</w:t>
      </w:r>
      <w:ins w:id="10451" w:author="user pc" w:date="2022-04-06T01:22:00Z">
        <w:r w:rsidR="8BABE8BC">
          <w:rPr>
            <w:rFonts w:ascii="Times New Roman" w:cs="Times New Roman" w:hAnsi="Times New Roman"/>
            <w:sz w:val="28"/>
            <w:szCs w:val="28"/>
          </w:rPr>
          <w:t xml:space="preserve"> </w:t>
        </w:r>
      </w:ins>
      <w:r w:rsidRPr="D761E1DD">
        <w:rPr>
          <w:rFonts w:ascii="Times New Roman" w:cs="Times New Roman"/>
          <w:sz w:val="28"/>
          <w:szCs w:val="28"/>
          <w:rPrChange w:id="10452" w:author="user pc" w:date="2022-03-15T10:14:00Z">
            <w:rPr/>
          </w:rPrChange>
        </w:rPr>
        <w:t>=</w:t>
      </w:r>
      <w:ins w:id="10453" w:author="user pc" w:date="2022-04-06T01:22:00Z">
        <w:r w:rsidR="3DDDE4C9">
          <w:rPr>
            <w:rFonts w:ascii="Times New Roman" w:cs="Times New Roman" w:hAnsi="Times New Roman"/>
            <w:sz w:val="28"/>
            <w:szCs w:val="28"/>
          </w:rPr>
          <w:t xml:space="preserve"> </w:t>
        </w:r>
      </w:ins>
      <w:r w:rsidRPr="1EA15CF5">
        <w:rPr>
          <w:rFonts w:ascii="Times New Roman" w:cs="Times New Roman"/>
          <w:sz w:val="28"/>
          <w:szCs w:val="28"/>
          <w:rPrChange w:id="10454" w:author="user pc" w:date="2022-03-15T10:14:00Z">
            <w:rPr/>
          </w:rPrChange>
        </w:rPr>
        <w:t>4.00</w:t>
      </w:r>
    </w:p>
    <w:p>
      <w:pPr>
        <w:pStyle w:val="style0"/>
        <w:rPr>
          <w:ins w:id="10455" w:author="user pc" w:date="2022-04-06T01:22:00Z"/>
          <w:rFonts w:ascii="Times New Roman" w:cs="Times New Roman" w:hAnsi="Times New Roman"/>
          <w:sz w:val="28"/>
          <w:szCs w:val="28"/>
        </w:rPr>
      </w:pPr>
      <w:r w:rsidRPr="C668719C">
        <w:rPr>
          <w:rFonts w:ascii="Times New Roman" w:cs="Times New Roman"/>
          <w:sz w:val="28"/>
          <w:szCs w:val="28"/>
          <w:rPrChange w:id="10456" w:author="user pc" w:date="2022-03-15T10:14:00Z">
            <w:rPr/>
          </w:rPrChange>
        </w:rPr>
        <w:t>The</w:t>
      </w:r>
      <w:ins w:id="10457" w:author="user pc" w:date="2022-04-06T01:22:00Z">
        <w:r w:rsidR="9CC685CE">
          <w:rPr>
            <w:rFonts w:ascii="Times New Roman" w:cs="Times New Roman" w:hAnsi="Times New Roman"/>
            <w:sz w:val="28"/>
            <w:szCs w:val="28"/>
          </w:rPr>
          <w:t xml:space="preserve"> </w:t>
        </w:r>
      </w:ins>
      <w:r w:rsidRPr="25785DEA">
        <w:rPr>
          <w:rFonts w:ascii="Times New Roman" w:cs="Times New Roman"/>
          <w:sz w:val="28"/>
          <w:szCs w:val="28"/>
          <w:rPrChange w:id="10458" w:author="user pc" w:date="2022-03-15T10:14:00Z">
            <w:rPr/>
          </w:rPrChange>
        </w:rPr>
        <w:t>atomic</w:t>
      </w:r>
      <w:ins w:id="10459" w:author="user pc" w:date="2022-04-06T01:22:00Z">
        <w:r w:rsidR="79C01A70">
          <w:rPr>
            <w:rFonts w:ascii="Times New Roman" w:cs="Times New Roman" w:hAnsi="Times New Roman"/>
            <w:sz w:val="28"/>
            <w:szCs w:val="28"/>
          </w:rPr>
          <w:t xml:space="preserve"> </w:t>
        </w:r>
      </w:ins>
      <w:r w:rsidRPr="4BD1007D">
        <w:rPr>
          <w:rFonts w:ascii="Times New Roman" w:cs="Times New Roman"/>
          <w:sz w:val="28"/>
          <w:szCs w:val="28"/>
          <w:rPrChange w:id="10460" w:author="user pc" w:date="2022-03-15T10:14:00Z">
            <w:rPr/>
          </w:rPrChange>
        </w:rPr>
        <w:t>weight</w:t>
      </w:r>
      <w:ins w:id="10461" w:author="user pc" w:date="2022-04-06T01:22:00Z">
        <w:r w:rsidR="0A5B55C2">
          <w:rPr>
            <w:rFonts w:ascii="Times New Roman" w:cs="Times New Roman" w:hAnsi="Times New Roman"/>
            <w:sz w:val="28"/>
            <w:szCs w:val="28"/>
          </w:rPr>
          <w:t xml:space="preserve"> </w:t>
        </w:r>
      </w:ins>
      <w:r w:rsidRPr="AB74BCC2">
        <w:rPr>
          <w:rFonts w:ascii="Times New Roman" w:cs="Times New Roman"/>
          <w:sz w:val="28"/>
          <w:szCs w:val="28"/>
          <w:rPrChange w:id="10462" w:author="user pc" w:date="2022-03-15T10:14:00Z">
            <w:rPr/>
          </w:rPrChange>
        </w:rPr>
        <w:t>of</w:t>
      </w:r>
      <w:ins w:id="10463" w:author="user pc" w:date="2022-04-06T01:22:00Z">
        <w:r w:rsidR="93167302">
          <w:rPr>
            <w:rFonts w:ascii="Times New Roman" w:cs="Times New Roman" w:hAnsi="Times New Roman"/>
            <w:sz w:val="28"/>
            <w:szCs w:val="28"/>
          </w:rPr>
          <w:t xml:space="preserve"> </w:t>
        </w:r>
      </w:ins>
      <w:r w:rsidRPr="0C2807CF">
        <w:rPr>
          <w:rFonts w:ascii="Times New Roman" w:cs="Times New Roman"/>
          <w:sz w:val="28"/>
          <w:szCs w:val="28"/>
          <w:rPrChange w:id="10464" w:author="user pc" w:date="2022-03-15T10:14:00Z">
            <w:rPr/>
          </w:rPrChange>
        </w:rPr>
        <w:t>Ar</w:t>
      </w:r>
      <w:ins w:id="10465" w:author="user pc" w:date="2022-04-06T01:22:00Z">
        <w:r w:rsidR="2732EC0B">
          <w:rPr>
            <w:rFonts w:ascii="Times New Roman" w:cs="Times New Roman" w:hAnsi="Times New Roman"/>
            <w:sz w:val="28"/>
            <w:szCs w:val="28"/>
          </w:rPr>
          <w:t xml:space="preserve"> </w:t>
        </w:r>
      </w:ins>
      <w:r w:rsidRPr="3F5EC2BD">
        <w:rPr>
          <w:rFonts w:ascii="Times New Roman" w:cs="Times New Roman"/>
          <w:sz w:val="28"/>
          <w:szCs w:val="28"/>
          <w:rPrChange w:id="10466" w:author="user pc" w:date="2022-03-15T10:14:00Z">
            <w:rPr/>
          </w:rPrChange>
        </w:rPr>
        <w:t>=</w:t>
      </w:r>
      <w:ins w:id="10467" w:author="user pc" w:date="2022-04-06T01:22:00Z">
        <w:r w:rsidR="4CB0771C">
          <w:rPr>
            <w:rFonts w:ascii="Times New Roman" w:cs="Times New Roman" w:hAnsi="Times New Roman"/>
            <w:sz w:val="28"/>
            <w:szCs w:val="28"/>
          </w:rPr>
          <w:t xml:space="preserve"> </w:t>
        </w:r>
      </w:ins>
      <w:r w:rsidRPr="92599597">
        <w:rPr>
          <w:rFonts w:ascii="Times New Roman" w:cs="Times New Roman"/>
          <w:sz w:val="28"/>
          <w:szCs w:val="28"/>
          <w:rPrChange w:id="10468" w:author="user pc" w:date="2022-03-15T10:14:00Z">
            <w:rPr/>
          </w:rPrChange>
        </w:rPr>
        <w:t>39.95</w:t>
      </w:r>
    </w:p>
    <w:p>
      <w:pPr>
        <w:pStyle w:val="style0"/>
        <w:rPr>
          <w:rFonts w:ascii="Times New Roman" w:cs="Times New Roman"/>
          <w:sz w:val="28"/>
          <w:szCs w:val="28"/>
          <w:rPrChange w:id="10469" w:author="user pc" w:date="2022-03-15T10:14:00Z">
            <w:rPr/>
          </w:rPrChange>
        </w:rPr>
      </w:pPr>
    </w:p>
    <w:p>
      <w:pPr>
        <w:pStyle w:val="style179"/>
        <w:numPr>
          <w:ilvl w:val="0"/>
          <w:numId w:val="46"/>
        </w:numPr>
        <w:rPr>
          <w:ins w:id="10470" w:author="user pc" w:date="2022-04-06T01:24:00Z"/>
          <w:rFonts w:ascii="Times New Roman" w:cs="Times New Roman" w:hAnsi="Times New Roman"/>
          <w:sz w:val="28"/>
          <w:szCs w:val="28"/>
        </w:rPr>
      </w:pPr>
      <w:r w:rsidRPr="65A9F210">
        <w:rPr>
          <w:rFonts w:ascii="Times New Roman" w:cs="Times New Roman"/>
          <w:sz w:val="28"/>
          <w:szCs w:val="28"/>
          <w:rPrChange w:id="10471" w:author="user pc" w:date="2022-03-15T10:14:00Z">
            <w:rPr/>
          </w:rPrChange>
        </w:rPr>
        <w:t>Graham's</w:t>
      </w:r>
      <w:r>
        <w:rPr>
          <w:rFonts w:ascii="Times New Roman" w:cs="Times New Roman" w:hAnsi="Times New Roman"/>
          <w:sz w:val="28"/>
          <w:szCs w:val="28"/>
        </w:rPr>
        <w:t xml:space="preserve"> </w:t>
      </w:r>
      <w:r w:rsidRPr="34ED39B1">
        <w:rPr>
          <w:rFonts w:ascii="Times New Roman" w:cs="Times New Roman"/>
          <w:sz w:val="28"/>
          <w:szCs w:val="28"/>
          <w:rPrChange w:id="10472" w:author="user pc" w:date="2022-03-15T10:14:00Z">
            <w:rPr/>
          </w:rPrChange>
        </w:rPr>
        <w:t>Law</w:t>
      </w:r>
      <w:r>
        <w:rPr>
          <w:rFonts w:ascii="Times New Roman" w:cs="Times New Roman" w:hAnsi="Times New Roman"/>
          <w:sz w:val="28"/>
          <w:szCs w:val="28"/>
        </w:rPr>
        <w:t xml:space="preserve"> </w:t>
      </w:r>
      <w:r w:rsidRPr="F8DC650E">
        <w:rPr>
          <w:rFonts w:ascii="Times New Roman" w:cs="Times New Roman"/>
          <w:sz w:val="28"/>
          <w:szCs w:val="28"/>
          <w:rPrChange w:id="10473" w:author="user pc" w:date="2022-03-15T10:14:00Z">
            <w:rPr/>
          </w:rPrChange>
        </w:rPr>
        <w:t>is:</w:t>
      </w:r>
    </w:p>
    <w:p>
      <w:pPr>
        <w:pStyle w:val="style0"/>
        <w:rPr>
          <w:ins w:id="10474" w:author="user pc" w:date="2022-04-06T01:24:00Z"/>
          <w:rFonts w:ascii="Times New Roman" w:cs="Times New Roman" w:hAnsi="Times New Roman"/>
          <w:sz w:val="28"/>
          <w:szCs w:val="28"/>
        </w:rPr>
      </w:pPr>
      <m:oMathPara>
        <m:oMathParaPr>
          <m:jc m:val="left"/>
        </m:oMathParaPr>
        <m:oMath>
          <m:f>
            <m:fPr>
              <m:ctrlPr>
                <w:ins w:id="10475" w:author="user pc" w:date="2022-04-06T01:24:00Z">
                  <w:rPr>
                    <w:rFonts w:ascii="Cambria Math" w:cs="Times New Roman" w:hAnsi="Cambria Math"/>
                    <w:i/>
                    <w:sz w:val="28"/>
                    <w:szCs w:val="28"/>
                  </w:rPr>
                </w:ins>
              </m:ctrlPr>
            </m:fPr>
            <m:num>
              <m:sSub>
                <m:sSubPr>
                  <m:ctrlPr>
                    <w:ins w:id="10476" w:author="user pc" w:date="2022-04-06T01:24:00Z">
                      <w:rPr>
                        <w:rFonts w:ascii="Cambria Math" w:cs="Times New Roman" w:hAnsi="Cambria Math"/>
                        <w:i/>
                        <w:sz w:val="28"/>
                        <w:szCs w:val="28"/>
                      </w:rPr>
                    </w:ins>
                  </m:ctrlPr>
                </m:sSubPr>
                <m:e>
                  <w:ins w:id="10477" w:author="user pc" w:date="2022-04-06T01:24:00Z">
                    <m:r w:rsidR="2D5E34A2">
                      <w:rPr>
                        <w:rFonts w:ascii="Cambria Math" w:cs="Times New Roman" w:hAnsi="Cambria Math"/>
                        <w:sz w:val="28"/>
                        <w:szCs w:val="28"/>
                      </w:rPr>
                      <m:t>R</m:t>
                    </m:r>
                  </w:ins>
                </m:e>
                <m:sub>
                  <w:ins w:id="10478" w:author="user pc" w:date="2022-04-06T01:24:00Z">
                    <m:r w:rsidR="53CED1A1">
                      <w:rPr>
                        <w:rFonts w:ascii="Cambria Math" w:cs="Times New Roman" w:hAnsi="Cambria Math"/>
                        <w:sz w:val="28"/>
                        <w:szCs w:val="28"/>
                      </w:rPr>
                      <m:t>1</m:t>
                    </m:r>
                  </w:ins>
                </m:sub>
              </m:sSub>
            </m:num>
            <m:den>
              <m:sSub>
                <m:sSubPr>
                  <m:ctrlPr>
                    <w:ins w:id="10479" w:author="user pc" w:date="2022-04-06T01:24:00Z">
                      <w:rPr>
                        <w:rFonts w:ascii="Cambria Math" w:cs="Times New Roman" w:hAnsi="Cambria Math"/>
                        <w:i/>
                        <w:sz w:val="28"/>
                        <w:szCs w:val="28"/>
                      </w:rPr>
                    </w:ins>
                  </m:ctrlPr>
                </m:sSubPr>
                <m:e>
                  <w:ins w:id="10480" w:author="user pc" w:date="2022-04-06T01:24:00Z">
                    <m:r w:rsidR="4F710431">
                      <w:rPr>
                        <w:rFonts w:ascii="Cambria Math" w:cs="Times New Roman" w:hAnsi="Cambria Math"/>
                        <w:sz w:val="28"/>
                        <w:szCs w:val="28"/>
                      </w:rPr>
                      <m:t>R</m:t>
                    </m:r>
                  </w:ins>
                </m:e>
                <m:sub>
                  <w:ins w:id="10481" w:author="user pc" w:date="2022-04-06T01:24:00Z">
                    <m:r w:rsidR="50BDACAD">
                      <w:rPr>
                        <w:rFonts w:ascii="Cambria Math" w:cs="Times New Roman" w:hAnsi="Cambria Math"/>
                        <w:sz w:val="28"/>
                        <w:szCs w:val="28"/>
                      </w:rPr>
                      <m:t>2</m:t>
                    </m:r>
                  </w:ins>
                </m:sub>
              </m:sSub>
            </m:den>
          </m:f>
          <w:ins w:id="10482" w:author="user pc" w:date="2022-04-06T01:24:00Z">
            <m:r w:rsidR="FB1DBFAD">
              <w:rPr>
                <w:rFonts w:ascii="Cambria Math" w:cs="Times New Roman" w:hAnsi="Cambria Math"/>
                <w:sz w:val="28"/>
                <w:szCs w:val="28"/>
              </w:rPr>
              <m:t xml:space="preserve">= </m:t>
            </m:r>
          </w:ins>
          <m:f>
            <m:fPr>
              <m:ctrlPr>
                <w:ins w:id="10483" w:author="user pc" w:date="2022-04-06T01:24:00Z">
                  <w:rPr>
                    <w:rFonts w:ascii="Cambria Math" w:cs="Times New Roman" w:hAnsi="Cambria Math"/>
                    <w:i/>
                    <w:sz w:val="28"/>
                    <w:szCs w:val="28"/>
                  </w:rPr>
                </w:ins>
              </m:ctrlPr>
            </m:fPr>
            <m:num>
              <w:ins w:id="10484" w:author="user pc" w:date="2022-04-06T01:24:00Z">
                <m:r w:rsidR="B9FBC95B">
                  <w:rPr>
                    <w:rFonts w:ascii="Cambria Math" w:cs="Times New Roman" w:hAnsi="Cambria Math"/>
                    <w:sz w:val="28"/>
                    <w:szCs w:val="28"/>
                  </w:rPr>
                  <m:t>√</m:t>
                </m:r>
              </w:ins>
              <m:sSub>
                <m:sSubPr>
                  <m:ctrlPr>
                    <w:ins w:id="10485" w:author="user pc" w:date="2022-04-06T01:24:00Z">
                      <w:rPr>
                        <w:rFonts w:ascii="Cambria Math" w:cs="Times New Roman" w:hAnsi="Cambria Math"/>
                        <w:i/>
                        <w:sz w:val="28"/>
                        <w:szCs w:val="28"/>
                      </w:rPr>
                    </w:ins>
                  </m:ctrlPr>
                </m:sSubPr>
                <m:e>
                  <w:ins w:id="10486" w:author="user pc" w:date="2022-04-06T01:24:00Z">
                    <m:r w:rsidR="F4AEC8F1">
                      <w:rPr>
                        <w:rFonts w:ascii="Cambria Math" w:cs="Times New Roman" w:hAnsi="Cambria Math"/>
                        <w:sz w:val="28"/>
                        <w:szCs w:val="28"/>
                      </w:rPr>
                      <m:t>m</m:t>
                    </m:r>
                  </w:ins>
                </m:e>
                <m:sub>
                  <w:ins w:id="10487" w:author="user pc" w:date="2022-04-06T01:24:00Z">
                    <m:r w:rsidR="7511EDF8">
                      <w:rPr>
                        <w:rFonts w:ascii="Cambria Math" w:cs="Times New Roman" w:hAnsi="Cambria Math"/>
                        <w:sz w:val="28"/>
                        <w:szCs w:val="28"/>
                      </w:rPr>
                      <m:t>2</m:t>
                    </m:r>
                  </w:ins>
                </m:sub>
              </m:sSub>
            </m:num>
            <m:den>
              <w:ins w:id="10488" w:author="user pc" w:date="2022-04-06T01:24:00Z">
                <m:r w:rsidR="17850468">
                  <w:rPr>
                    <w:rFonts w:ascii="Cambria Math" w:cs="Times New Roman" w:hAnsi="Cambria Math"/>
                    <w:sz w:val="28"/>
                    <w:szCs w:val="28"/>
                  </w:rPr>
                  <m:t>√</m:t>
                </m:r>
              </w:ins>
              <m:sSub>
                <m:sSubPr>
                  <m:ctrlPr>
                    <w:ins w:id="10489" w:author="user pc" w:date="2022-04-06T01:24:00Z">
                      <w:rPr>
                        <w:rFonts w:ascii="Cambria Math" w:cs="Times New Roman" w:hAnsi="Cambria Math"/>
                        <w:i/>
                        <w:sz w:val="28"/>
                        <w:szCs w:val="28"/>
                      </w:rPr>
                    </w:ins>
                  </m:ctrlPr>
                </m:sSubPr>
                <m:e>
                  <w:ins w:id="10490" w:author="user pc" w:date="2022-04-06T01:24:00Z">
                    <m:r w:rsidR="A9EBD7AC">
                      <w:rPr>
                        <w:rFonts w:ascii="Cambria Math" w:cs="Times New Roman" w:hAnsi="Cambria Math"/>
                        <w:sz w:val="28"/>
                        <w:szCs w:val="28"/>
                      </w:rPr>
                      <m:t>m</m:t>
                    </m:r>
                  </w:ins>
                </m:e>
                <m:sub>
                  <w:ins w:id="10491" w:author="user pc" w:date="2022-04-06T01:24:00Z">
                    <m:r w:rsidR="CFE1CB8E">
                      <w:rPr>
                        <w:rFonts w:ascii="Cambria Math" w:cs="Times New Roman" w:hAnsi="Cambria Math"/>
                        <w:sz w:val="28"/>
                        <w:szCs w:val="28"/>
                      </w:rPr>
                      <m:t>1</m:t>
                    </m:r>
                  </w:ins>
                </m:sub>
              </m:sSub>
            </m:den>
          </m:f>
        </m:oMath>
      </m:oMathPara>
    </w:p>
    <w:p>
      <w:pPr>
        <w:pStyle w:val="style0"/>
        <w:rPr>
          <w:rFonts w:ascii="Times New Roman" w:cs="Times New Roman"/>
          <w:sz w:val="28"/>
          <w:szCs w:val="28"/>
          <w:rPrChange w:id="10492" w:author="user pc" w:date="2022-03-15T10:14:00Z">
            <w:rPr/>
          </w:rPrChange>
        </w:rPr>
      </w:pPr>
      <w:del w:id="10493" w:author="user pc" w:date="2022-04-06T01:24:00Z">
        <w:r w:rsidDel="26C8E316" w:rsidRPr="4D8415B3">
          <w:rPr>
            <w:rFonts w:ascii="Times New Roman" w:cs="Times New Roman"/>
            <w:sz w:val="28"/>
            <w:szCs w:val="28"/>
            <w:rPrChange w:id="10494" w:author="user pc" w:date="2022-03-15T10:14:00Z">
              <w:rPr/>
            </w:rPrChange>
          </w:rPr>
          <w:delText>3)</w:delText>
        </w:r>
      </w:del>
      <w:r>
        <w:rPr>
          <w:rFonts w:ascii="Times New Roman" w:cs="Times New Roman" w:hAnsi="Times New Roman"/>
          <w:sz w:val="28"/>
          <w:szCs w:val="28"/>
        </w:rPr>
        <w:t xml:space="preserve"> </w:t>
      </w:r>
      <w:r w:rsidRPr="025FD3BB">
        <w:rPr>
          <w:rFonts w:ascii="Times New Roman" w:cs="Times New Roman"/>
          <w:sz w:val="28"/>
          <w:szCs w:val="28"/>
          <w:rPrChange w:id="10495" w:author="user pc" w:date="2022-03-15T10:14:00Z">
            <w:rPr/>
          </w:rPrChange>
        </w:rPr>
        <w:t>Substituting,</w:t>
      </w:r>
      <w:ins w:id="10496" w:author="user pc" w:date="2022-04-06T01:24:00Z">
        <w:r w:rsidR="65D1D80E">
          <w:rPr>
            <w:rFonts w:ascii="Times New Roman" w:cs="Times New Roman" w:hAnsi="Times New Roman"/>
            <w:sz w:val="28"/>
            <w:szCs w:val="28"/>
          </w:rPr>
          <w:t xml:space="preserve"> </w:t>
        </w:r>
      </w:ins>
      <w:r w:rsidRPr="82935242">
        <w:rPr>
          <w:rFonts w:ascii="Times New Roman" w:cs="Times New Roman"/>
          <w:sz w:val="28"/>
          <w:szCs w:val="28"/>
          <w:rPrChange w:id="10497" w:author="user pc" w:date="2022-03-15T10:14:00Z">
            <w:rPr/>
          </w:rPrChange>
        </w:rPr>
        <w:t>we</w:t>
      </w:r>
      <w:ins w:id="10498" w:author="user pc" w:date="2022-04-06T01:24:00Z">
        <w:r w:rsidR="964465B8">
          <w:rPr>
            <w:rFonts w:ascii="Times New Roman" w:cs="Times New Roman" w:hAnsi="Times New Roman"/>
            <w:sz w:val="28"/>
            <w:szCs w:val="28"/>
          </w:rPr>
          <w:t xml:space="preserve"> </w:t>
        </w:r>
      </w:ins>
      <w:r w:rsidRPr="DCC3657E">
        <w:rPr>
          <w:rFonts w:ascii="Times New Roman" w:cs="Times New Roman"/>
          <w:sz w:val="28"/>
          <w:szCs w:val="28"/>
          <w:rPrChange w:id="10499" w:author="user pc" w:date="2022-03-15T10:14:00Z">
            <w:rPr/>
          </w:rPrChange>
        </w:rPr>
        <w:t>have:</w:t>
      </w:r>
    </w:p>
    <w:p>
      <w:pPr>
        <w:pStyle w:val="style0"/>
        <w:rPr>
          <w:ins w:id="10500" w:author="user pc" w:date="2022-04-06T01:25:00Z"/>
          <w:rFonts w:ascii="Times New Roman" w:cs="Times New Roman" w:hAnsi="Times New Roman"/>
          <w:sz w:val="28"/>
          <w:szCs w:val="28"/>
        </w:rPr>
      </w:pPr>
      <m:oMathPara>
        <m:oMathParaPr>
          <m:jc m:val="left"/>
        </m:oMathParaPr>
        <m:oMath>
          <m:f>
            <m:fPr>
              <m:ctrlPr>
                <w:ins w:id="10501" w:author="user pc" w:date="2022-04-06T01:26:00Z">
                  <w:rPr>
                    <w:rFonts w:ascii="Cambria Math" w:cs="Times New Roman" w:hAnsi="Cambria Math"/>
                    <w:i/>
                    <w:sz w:val="28"/>
                    <w:szCs w:val="28"/>
                  </w:rPr>
                </w:ins>
              </m:ctrlPr>
            </m:fPr>
            <m:num>
              <w:ins w:id="10502" w:author="user pc" w:date="2022-04-06T01:26:00Z">
                <m:r w:rsidR="F027ACCE">
                  <w:rPr>
                    <w:rFonts w:ascii="Cambria Math" w:cs="Times New Roman" w:hAnsi="Cambria Math"/>
                    <w:sz w:val="28"/>
                    <w:szCs w:val="28"/>
                  </w:rPr>
                  <m:t>x</m:t>
                </m:r>
              </w:ins>
            </m:num>
            <m:den>
              <w:ins w:id="10503" w:author="user pc" w:date="2022-04-06T01:26:00Z">
                <m:r w:rsidR="92385C50">
                  <w:rPr>
                    <w:rFonts w:ascii="Cambria Math" w:cs="Times New Roman" w:hAnsi="Cambria Math"/>
                    <w:sz w:val="28"/>
                    <w:szCs w:val="28"/>
                  </w:rPr>
                  <m:t>1</m:t>
                </m:r>
              </w:ins>
            </m:den>
          </m:f>
          <w:ins w:id="10504" w:author="user pc" w:date="2022-04-06T01:26:00Z">
            <m:r w:rsidR="47D10E01">
              <w:rPr>
                <w:rFonts w:ascii="Cambria Math" w:cs="Times New Roman" w:hAnsi="Cambria Math"/>
                <w:sz w:val="28"/>
                <w:szCs w:val="28"/>
              </w:rPr>
              <m:t xml:space="preserve">= </m:t>
            </m:r>
          </w:ins>
          <m:f>
            <m:fPr>
              <m:ctrlPr>
                <w:ins w:id="10505" w:author="user pc" w:date="2022-04-06T01:26:00Z">
                  <w:rPr>
                    <w:rFonts w:ascii="Cambria Math" w:cs="Times New Roman" w:hAnsi="Cambria Math"/>
                    <w:i/>
                    <w:sz w:val="28"/>
                    <w:szCs w:val="28"/>
                  </w:rPr>
                </w:ins>
              </m:ctrlPr>
            </m:fPr>
            <m:num>
              <w:ins w:id="10506" w:author="user pc" w:date="2022-04-06T01:26:00Z">
                <m:r w:rsidR="C863B02C">
                  <w:rPr>
                    <w:rFonts w:ascii="Cambria Math" w:cs="Times New Roman" w:hAnsi="Cambria Math"/>
                    <w:sz w:val="28"/>
                    <w:szCs w:val="28"/>
                  </w:rPr>
                  <m:t>√39.95</m:t>
                </m:r>
              </w:ins>
            </m:num>
            <m:den>
              <w:ins w:id="10507" w:author="user pc" w:date="2022-04-06T01:27:00Z">
                <m:r w:rsidR="1247949C">
                  <w:rPr>
                    <w:rFonts w:ascii="Cambria Math" w:cs="Times New Roman" w:hAnsi="Cambria Math"/>
                    <w:sz w:val="28"/>
                    <w:szCs w:val="28"/>
                  </w:rPr>
                  <m:t>√4.00</m:t>
                </m:r>
              </w:ins>
            </m:den>
          </m:f>
        </m:oMath>
      </m:oMathPara>
    </w:p>
    <w:p>
      <w:pPr>
        <w:pStyle w:val="style0"/>
        <w:rPr>
          <w:ins w:id="10508" w:author="user pc" w:date="2022-04-06T01:27:00Z"/>
          <w:rFonts w:ascii="Times New Roman" w:cs="Times New Roman" w:hAnsi="Times New Roman"/>
          <w:sz w:val="28"/>
          <w:szCs w:val="28"/>
        </w:rPr>
      </w:pPr>
      <m:oMathPara>
        <m:oMathParaPr>
          <m:jc m:val="left"/>
        </m:oMathParaPr>
        <m:oMath>
          <w:ins w:id="10509" w:author="user pc" w:date="2022-04-06T01:27:00Z">
            <m:r w:rsidR="56707C9B">
              <w:rPr>
                <w:rFonts w:ascii="Cambria Math" w:cs="Times New Roman" w:hAnsi="Cambria Math"/>
                <w:sz w:val="28"/>
                <w:szCs w:val="28"/>
              </w:rPr>
              <m:t>x=3.16</m:t>
            </m:r>
          </w:ins>
        </m:oMath>
      </m:oMathPara>
    </w:p>
    <w:p>
      <w:pPr>
        <w:pStyle w:val="style0"/>
        <w:rPr>
          <w:ins w:id="10510" w:author="user pc" w:date="2022-04-06T01:29:00Z"/>
          <w:rFonts w:ascii="Times New Roman" w:cs="Times New Roman" w:hAnsi="Times New Roman"/>
          <w:sz w:val="28"/>
          <w:szCs w:val="28"/>
        </w:rPr>
      </w:pPr>
      <w:r w:rsidRPr="71DEC36D">
        <w:rPr>
          <w:rFonts w:ascii="Times New Roman" w:cs="Times New Roman"/>
          <w:sz w:val="28"/>
          <w:szCs w:val="28"/>
          <w:rPrChange w:id="10511" w:author="user pc" w:date="2022-03-15T10:14:00Z">
            <w:rPr/>
          </w:rPrChange>
        </w:rPr>
        <w:t>Helium</w:t>
      </w:r>
      <w:ins w:id="10512" w:author="user pc" w:date="2022-04-06T01:28:00Z">
        <w:r w:rsidR="95E4A6C5">
          <w:rPr>
            <w:rFonts w:ascii="Times New Roman" w:cs="Times New Roman" w:hAnsi="Times New Roman"/>
            <w:sz w:val="28"/>
            <w:szCs w:val="28"/>
          </w:rPr>
          <w:t xml:space="preserve"> </w:t>
        </w:r>
      </w:ins>
      <w:r w:rsidRPr="038A131A">
        <w:rPr>
          <w:rFonts w:ascii="Times New Roman" w:cs="Times New Roman"/>
          <w:sz w:val="28"/>
          <w:szCs w:val="28"/>
          <w:rPrChange w:id="10513" w:author="user pc" w:date="2022-03-15T10:14:00Z">
            <w:rPr/>
          </w:rPrChange>
        </w:rPr>
        <w:t>escapes</w:t>
      </w:r>
      <w:ins w:id="10514" w:author="user pc" w:date="2022-04-06T01:28:00Z">
        <w:r w:rsidR="83CD01A7">
          <w:rPr>
            <w:rFonts w:ascii="Times New Roman" w:cs="Times New Roman" w:hAnsi="Times New Roman"/>
            <w:sz w:val="28"/>
            <w:szCs w:val="28"/>
          </w:rPr>
          <w:t xml:space="preserve"> </w:t>
        </w:r>
      </w:ins>
      <w:r w:rsidRPr="8CD19569">
        <w:rPr>
          <w:rFonts w:ascii="Times New Roman" w:cs="Times New Roman"/>
          <w:sz w:val="28"/>
          <w:szCs w:val="28"/>
          <w:rPrChange w:id="10515" w:author="user pc" w:date="2022-03-15T10:14:00Z">
            <w:rPr/>
          </w:rPrChange>
        </w:rPr>
        <w:t>faster</w:t>
      </w:r>
      <w:ins w:id="10516" w:author="user pc" w:date="2022-04-06T01:28:00Z">
        <w:r w:rsidR="DD7C480C">
          <w:rPr>
            <w:rFonts w:ascii="Times New Roman" w:cs="Times New Roman" w:hAnsi="Times New Roman"/>
            <w:sz w:val="28"/>
            <w:szCs w:val="28"/>
          </w:rPr>
          <w:t xml:space="preserve"> </w:t>
        </w:r>
      </w:ins>
      <w:r w:rsidRPr="6BE8F0D1">
        <w:rPr>
          <w:rFonts w:ascii="Times New Roman" w:cs="Times New Roman"/>
          <w:sz w:val="28"/>
          <w:szCs w:val="28"/>
          <w:rPrChange w:id="10517" w:author="user pc" w:date="2022-03-15T10:14:00Z">
            <w:rPr/>
          </w:rPrChange>
        </w:rPr>
        <w:t>than</w:t>
      </w:r>
      <w:ins w:id="10518" w:author="user pc" w:date="2022-04-06T01:28:00Z">
        <w:r w:rsidR="AB6E324B">
          <w:rPr>
            <w:rFonts w:ascii="Times New Roman" w:cs="Times New Roman" w:hAnsi="Times New Roman"/>
            <w:sz w:val="28"/>
            <w:szCs w:val="28"/>
          </w:rPr>
          <w:t xml:space="preserve"> </w:t>
        </w:r>
      </w:ins>
      <w:r w:rsidRPr="67D948FD">
        <w:rPr>
          <w:rFonts w:ascii="Times New Roman" w:cs="Times New Roman"/>
          <w:sz w:val="28"/>
          <w:szCs w:val="28"/>
          <w:rPrChange w:id="10519" w:author="user pc" w:date="2022-03-15T10:14:00Z">
            <w:rPr/>
          </w:rPrChange>
        </w:rPr>
        <w:t>Ar.</w:t>
      </w:r>
      <w:ins w:id="10520" w:author="user pc" w:date="2022-04-06T01:28:00Z">
        <w:r w:rsidR="F7AE24FF">
          <w:rPr>
            <w:rFonts w:ascii="Times New Roman" w:cs="Times New Roman" w:hAnsi="Times New Roman"/>
            <w:sz w:val="28"/>
            <w:szCs w:val="28"/>
          </w:rPr>
          <w:t xml:space="preserve"> </w:t>
        </w:r>
      </w:ins>
      <w:r w:rsidRPr="D63B8966">
        <w:rPr>
          <w:rFonts w:ascii="Times New Roman" w:cs="Times New Roman"/>
          <w:sz w:val="28"/>
          <w:szCs w:val="28"/>
          <w:rPrChange w:id="10521" w:author="user pc" w:date="2022-03-15T10:14:00Z">
            <w:rPr/>
          </w:rPrChange>
        </w:rPr>
        <w:t>It</w:t>
      </w:r>
      <w:ins w:id="10522" w:author="user pc" w:date="2022-04-06T01:28:00Z">
        <w:r w:rsidR="A5A56D8C">
          <w:rPr>
            <w:rFonts w:ascii="Times New Roman" w:cs="Times New Roman" w:hAnsi="Times New Roman"/>
            <w:sz w:val="28"/>
            <w:szCs w:val="28"/>
          </w:rPr>
          <w:t xml:space="preserve"> </w:t>
        </w:r>
      </w:ins>
      <w:r w:rsidRPr="39B737D9">
        <w:rPr>
          <w:rFonts w:ascii="Times New Roman" w:cs="Times New Roman"/>
          <w:sz w:val="28"/>
          <w:szCs w:val="28"/>
          <w:rPrChange w:id="10523" w:author="user pc" w:date="2022-03-15T10:14:00Z">
            <w:rPr/>
          </w:rPrChange>
        </w:rPr>
        <w:t>does</w:t>
      </w:r>
      <w:ins w:id="10524" w:author="user pc" w:date="2022-04-06T01:28:00Z">
        <w:r w:rsidR="24CB191E">
          <w:rPr>
            <w:rFonts w:ascii="Times New Roman" w:cs="Times New Roman" w:hAnsi="Times New Roman"/>
            <w:sz w:val="28"/>
            <w:szCs w:val="28"/>
          </w:rPr>
          <w:t xml:space="preserve"> </w:t>
        </w:r>
      </w:ins>
      <w:r w:rsidRPr="104BF5EC">
        <w:rPr>
          <w:rFonts w:ascii="Times New Roman" w:cs="Times New Roman"/>
          <w:sz w:val="28"/>
          <w:szCs w:val="28"/>
          <w:rPrChange w:id="10525" w:author="user pc" w:date="2022-03-15T10:14:00Z">
            <w:rPr/>
          </w:rPrChange>
        </w:rPr>
        <w:t>so</w:t>
      </w:r>
      <w:ins w:id="10526" w:author="user pc" w:date="2022-04-06T01:28:00Z">
        <w:r w:rsidR="5E453493">
          <w:rPr>
            <w:rFonts w:ascii="Times New Roman" w:cs="Times New Roman" w:hAnsi="Times New Roman"/>
            <w:sz w:val="28"/>
            <w:szCs w:val="28"/>
          </w:rPr>
          <w:t xml:space="preserve"> </w:t>
        </w:r>
      </w:ins>
      <w:r w:rsidRPr="6372039F">
        <w:rPr>
          <w:rFonts w:ascii="Times New Roman" w:cs="Times New Roman"/>
          <w:sz w:val="28"/>
          <w:szCs w:val="28"/>
          <w:rPrChange w:id="10527" w:author="user pc" w:date="2022-03-15T10:14:00Z">
            <w:rPr/>
          </w:rPrChange>
        </w:rPr>
        <w:t>at</w:t>
      </w:r>
      <w:ins w:id="10528" w:author="user pc" w:date="2022-04-06T01:28:00Z">
        <w:r w:rsidR="69072DF9">
          <w:rPr>
            <w:rFonts w:ascii="Times New Roman" w:cs="Times New Roman" w:hAnsi="Times New Roman"/>
            <w:sz w:val="28"/>
            <w:szCs w:val="28"/>
          </w:rPr>
          <w:t xml:space="preserve"> </w:t>
        </w:r>
      </w:ins>
      <w:r w:rsidRPr="F75652C0">
        <w:rPr>
          <w:rFonts w:ascii="Times New Roman" w:cs="Times New Roman"/>
          <w:sz w:val="28"/>
          <w:szCs w:val="28"/>
          <w:rPrChange w:id="10529" w:author="user pc" w:date="2022-03-15T10:14:00Z">
            <w:rPr/>
          </w:rPrChange>
        </w:rPr>
        <w:t>3.16</w:t>
      </w:r>
      <w:ins w:id="10530" w:author="user pc" w:date="2022-04-06T01:28:00Z">
        <w:r w:rsidR="14F2A483">
          <w:rPr>
            <w:rFonts w:ascii="Times New Roman" w:cs="Times New Roman" w:hAnsi="Times New Roman"/>
            <w:sz w:val="28"/>
            <w:szCs w:val="28"/>
          </w:rPr>
          <w:t xml:space="preserve"> </w:t>
        </w:r>
      </w:ins>
      <w:r w:rsidRPr="FAEC59D6">
        <w:rPr>
          <w:rFonts w:ascii="Times New Roman" w:cs="Times New Roman"/>
          <w:sz w:val="28"/>
          <w:szCs w:val="28"/>
          <w:rPrChange w:id="10531" w:author="user pc" w:date="2022-03-15T10:14:00Z">
            <w:rPr/>
          </w:rPrChange>
        </w:rPr>
        <w:t>times</w:t>
      </w:r>
      <w:ins w:id="10532" w:author="user pc" w:date="2022-04-06T01:28:00Z">
        <w:r w:rsidR="3FA8421A">
          <w:rPr>
            <w:rFonts w:ascii="Times New Roman" w:cs="Times New Roman" w:hAnsi="Times New Roman"/>
            <w:sz w:val="28"/>
            <w:szCs w:val="28"/>
          </w:rPr>
          <w:t xml:space="preserve"> </w:t>
        </w:r>
      </w:ins>
      <w:r w:rsidRPr="3F06A694">
        <w:rPr>
          <w:rFonts w:ascii="Times New Roman" w:cs="Times New Roman"/>
          <w:sz w:val="28"/>
          <w:szCs w:val="28"/>
          <w:rPrChange w:id="10533" w:author="user pc" w:date="2022-03-15T10:14:00Z">
            <w:rPr/>
          </w:rPrChange>
        </w:rPr>
        <w:t>the</w:t>
      </w:r>
      <w:ins w:id="10534" w:author="user pc" w:date="2022-04-06T01:28:00Z">
        <w:r w:rsidR="934CD201">
          <w:rPr>
            <w:rFonts w:ascii="Times New Roman" w:cs="Times New Roman" w:hAnsi="Times New Roman"/>
            <w:sz w:val="28"/>
            <w:szCs w:val="28"/>
          </w:rPr>
          <w:t xml:space="preserve"> </w:t>
        </w:r>
      </w:ins>
      <w:r w:rsidRPr="0B8F8324">
        <w:rPr>
          <w:rFonts w:ascii="Times New Roman" w:cs="Times New Roman"/>
          <w:sz w:val="28"/>
          <w:szCs w:val="28"/>
          <w:rPrChange w:id="10535" w:author="user pc" w:date="2022-03-15T10:14:00Z">
            <w:rPr/>
          </w:rPrChange>
        </w:rPr>
        <w:t>rate</w:t>
      </w:r>
      <w:ins w:id="10536" w:author="user pc" w:date="2022-04-06T01:28:00Z">
        <w:r w:rsidR="7C3DBA22">
          <w:rPr>
            <w:rFonts w:ascii="Times New Roman" w:cs="Times New Roman" w:hAnsi="Times New Roman"/>
            <w:sz w:val="28"/>
            <w:szCs w:val="28"/>
          </w:rPr>
          <w:t xml:space="preserve"> </w:t>
        </w:r>
      </w:ins>
      <w:r w:rsidRPr="E485A6CC">
        <w:rPr>
          <w:rFonts w:ascii="Times New Roman" w:cs="Times New Roman"/>
          <w:sz w:val="28"/>
          <w:szCs w:val="28"/>
          <w:rPrChange w:id="10537" w:author="user pc" w:date="2022-03-15T10:14:00Z">
            <w:rPr/>
          </w:rPrChange>
        </w:rPr>
        <w:t>of</w:t>
      </w:r>
      <w:ins w:id="10538" w:author="user pc" w:date="2022-04-06T01:28:00Z">
        <w:r w:rsidR="772FD8F6">
          <w:rPr>
            <w:rFonts w:ascii="Times New Roman" w:cs="Times New Roman" w:hAnsi="Times New Roman"/>
            <w:sz w:val="28"/>
            <w:szCs w:val="28"/>
          </w:rPr>
          <w:t xml:space="preserve"> </w:t>
        </w:r>
      </w:ins>
      <w:r w:rsidRPr="F5B331BC">
        <w:rPr>
          <w:rFonts w:ascii="Times New Roman" w:cs="Times New Roman"/>
          <w:sz w:val="28"/>
          <w:szCs w:val="28"/>
          <w:rPrChange w:id="10539" w:author="user pc" w:date="2022-03-15T10:14:00Z">
            <w:rPr/>
          </w:rPrChange>
        </w:rPr>
        <w:t>the</w:t>
      </w:r>
      <w:ins w:id="10540" w:author="user pc" w:date="2022-04-06T01:29:00Z">
        <w:r w:rsidR="183FA031">
          <w:rPr>
            <w:rFonts w:ascii="Times New Roman" w:cs="Times New Roman" w:hAnsi="Times New Roman"/>
            <w:sz w:val="28"/>
            <w:szCs w:val="28"/>
          </w:rPr>
          <w:t xml:space="preserve"> </w:t>
        </w:r>
      </w:ins>
      <w:r w:rsidRPr="599CED08">
        <w:rPr>
          <w:rFonts w:ascii="Times New Roman" w:cs="Times New Roman"/>
          <w:sz w:val="28"/>
          <w:szCs w:val="28"/>
          <w:rPrChange w:id="10541" w:author="user pc" w:date="2022-03-15T10:14:00Z">
            <w:rPr/>
          </w:rPrChange>
        </w:rPr>
        <w:t>argon.</w:t>
      </w:r>
    </w:p>
    <w:p>
      <w:pPr>
        <w:pStyle w:val="style0"/>
        <w:rPr>
          <w:rFonts w:ascii="Times New Roman" w:cs="Times New Roman" w:hAnsi="Times New Roman"/>
          <w:b/>
          <w:sz w:val="28"/>
          <w:szCs w:val="28"/>
        </w:rPr>
      </w:pPr>
    </w:p>
    <w:p>
      <w:pPr>
        <w:pStyle w:val="style0"/>
        <w:rPr>
          <w:rFonts w:ascii="Times New Roman" w:cs="Times New Roman"/>
          <w:sz w:val="28"/>
          <w:szCs w:val="28"/>
          <w:rPrChange w:id="10542" w:author="user pc" w:date="2022-03-15T10:14:00Z">
            <w:rPr/>
          </w:rPrChange>
        </w:rPr>
      </w:pPr>
      <w:r w:rsidRPr="B20F4314">
        <w:rPr>
          <w:rFonts w:ascii="Times New Roman" w:cs="Times New Roman"/>
          <w:b/>
          <w:sz w:val="28"/>
          <w:szCs w:val="28"/>
          <w:rPrChange w:id="10543" w:author="user pc" w:date="2022-03-15T10:14:00Z">
            <w:rPr>
              <w:b/>
            </w:rPr>
          </w:rPrChange>
        </w:rPr>
        <w:t>Example</w:t>
      </w:r>
      <w:ins w:id="10544" w:author="user pc" w:date="2022-04-06T01:29:00Z">
        <w:r w:rsidR="C875D58B">
          <w:rPr>
            <w:rFonts w:ascii="Times New Roman" w:cs="Times New Roman" w:hAnsi="Times New Roman"/>
            <w:b/>
            <w:sz w:val="28"/>
            <w:szCs w:val="28"/>
          </w:rPr>
          <w:t xml:space="preserve"> </w:t>
        </w:r>
      </w:ins>
      <w:r w:rsidRPr="D3707201">
        <w:rPr>
          <w:rFonts w:ascii="Times New Roman" w:cs="Times New Roman"/>
          <w:b/>
          <w:sz w:val="28"/>
          <w:szCs w:val="28"/>
          <w:rPrChange w:id="10545" w:author="user pc" w:date="2022-03-15T10:14:00Z">
            <w:rPr>
              <w:b/>
            </w:rPr>
          </w:rPrChange>
        </w:rPr>
        <w:t>5:</w:t>
      </w:r>
      <w:ins w:id="10546" w:author="user pc" w:date="2022-04-06T01:30:00Z">
        <w:r w:rsidR="77EAB395">
          <w:rPr>
            <w:rFonts w:ascii="Times New Roman" w:cs="Times New Roman" w:hAnsi="Times New Roman"/>
            <w:b/>
            <w:sz w:val="28"/>
            <w:szCs w:val="28"/>
          </w:rPr>
          <w:t xml:space="preserve"> </w:t>
        </w:r>
      </w:ins>
      <w:r w:rsidRPr="7A1B68DB">
        <w:rPr>
          <w:rFonts w:ascii="Times New Roman" w:cs="Times New Roman"/>
          <w:sz w:val="28"/>
          <w:szCs w:val="28"/>
          <w:rPrChange w:id="10547" w:author="user pc" w:date="2022-03-15T10:14:00Z">
            <w:rPr/>
          </w:rPrChange>
        </w:rPr>
        <w:t>What</w:t>
      </w:r>
      <w:ins w:id="10548" w:author="user pc" w:date="2022-04-06T01:29:00Z">
        <w:r w:rsidR="F86E3A77">
          <w:rPr>
            <w:rFonts w:ascii="Times New Roman" w:cs="Times New Roman" w:hAnsi="Times New Roman"/>
            <w:sz w:val="28"/>
            <w:szCs w:val="28"/>
          </w:rPr>
          <w:t xml:space="preserve"> </w:t>
        </w:r>
      </w:ins>
      <w:r w:rsidRPr="01D46198">
        <w:rPr>
          <w:rFonts w:ascii="Times New Roman" w:cs="Times New Roman"/>
          <w:sz w:val="28"/>
          <w:szCs w:val="28"/>
          <w:rPrChange w:id="10549" w:author="user pc" w:date="2022-03-15T10:14:00Z">
            <w:rPr/>
          </w:rPrChange>
        </w:rPr>
        <w:t>is</w:t>
      </w:r>
      <w:ins w:id="10550" w:author="user pc" w:date="2022-04-06T01:29:00Z">
        <w:r w:rsidR="E1715CC9">
          <w:rPr>
            <w:rFonts w:ascii="Times New Roman" w:cs="Times New Roman" w:hAnsi="Times New Roman"/>
            <w:sz w:val="28"/>
            <w:szCs w:val="28"/>
          </w:rPr>
          <w:t xml:space="preserve"> </w:t>
        </w:r>
      </w:ins>
      <w:r w:rsidRPr="EC0BED2A">
        <w:rPr>
          <w:rFonts w:ascii="Times New Roman" w:cs="Times New Roman"/>
          <w:sz w:val="28"/>
          <w:szCs w:val="28"/>
          <w:rPrChange w:id="10551" w:author="user pc" w:date="2022-03-15T10:14:00Z">
            <w:rPr/>
          </w:rPrChange>
        </w:rPr>
        <w:t>the</w:t>
      </w:r>
      <w:ins w:id="10552" w:author="user pc" w:date="2022-04-06T01:29:00Z">
        <w:r w:rsidR="2D52F06A">
          <w:rPr>
            <w:rFonts w:ascii="Times New Roman" w:cs="Times New Roman" w:hAnsi="Times New Roman"/>
            <w:sz w:val="28"/>
            <w:szCs w:val="28"/>
          </w:rPr>
          <w:t xml:space="preserve"> </w:t>
        </w:r>
      </w:ins>
      <w:r w:rsidRPr="D5239C2C">
        <w:rPr>
          <w:rFonts w:ascii="Times New Roman" w:cs="Times New Roman"/>
          <w:sz w:val="28"/>
          <w:szCs w:val="28"/>
          <w:rPrChange w:id="10553" w:author="user pc" w:date="2022-03-15T10:14:00Z">
            <w:rPr/>
          </w:rPrChange>
        </w:rPr>
        <w:t>molecular</w:t>
      </w:r>
      <w:ins w:id="10554" w:author="user pc" w:date="2022-04-06T01:30:00Z">
        <w:r w:rsidR="565A57D2">
          <w:rPr>
            <w:rFonts w:ascii="Times New Roman" w:cs="Times New Roman" w:hAnsi="Times New Roman"/>
            <w:sz w:val="28"/>
            <w:szCs w:val="28"/>
          </w:rPr>
          <w:t xml:space="preserve"> </w:t>
        </w:r>
      </w:ins>
      <w:r w:rsidRPr="205A05F9">
        <w:rPr>
          <w:rFonts w:ascii="Times New Roman" w:cs="Times New Roman"/>
          <w:sz w:val="28"/>
          <w:szCs w:val="28"/>
          <w:rPrChange w:id="10555" w:author="user pc" w:date="2022-03-15T10:14:00Z">
            <w:rPr/>
          </w:rPrChange>
        </w:rPr>
        <w:t>weight</w:t>
      </w:r>
      <w:ins w:id="10556" w:author="user pc" w:date="2022-04-06T01:30:00Z">
        <w:r w:rsidR="32E01A65">
          <w:rPr>
            <w:rFonts w:ascii="Times New Roman" w:cs="Times New Roman" w:hAnsi="Times New Roman"/>
            <w:sz w:val="28"/>
            <w:szCs w:val="28"/>
          </w:rPr>
          <w:t xml:space="preserve"> </w:t>
        </w:r>
      </w:ins>
      <w:r w:rsidRPr="81EC792B">
        <w:rPr>
          <w:rFonts w:ascii="Times New Roman" w:cs="Times New Roman"/>
          <w:sz w:val="28"/>
          <w:szCs w:val="28"/>
          <w:rPrChange w:id="10557" w:author="user pc" w:date="2022-03-15T10:14:00Z">
            <w:rPr/>
          </w:rPrChange>
        </w:rPr>
        <w:t>of</w:t>
      </w:r>
      <w:ins w:id="10558" w:author="user pc" w:date="2022-04-06T01:30:00Z">
        <w:r w:rsidR="5B038E2A">
          <w:rPr>
            <w:rFonts w:ascii="Times New Roman" w:cs="Times New Roman" w:hAnsi="Times New Roman"/>
            <w:sz w:val="28"/>
            <w:szCs w:val="28"/>
          </w:rPr>
          <w:t xml:space="preserve"> </w:t>
        </w:r>
      </w:ins>
      <w:r w:rsidRPr="F2B96BD4">
        <w:rPr>
          <w:rFonts w:ascii="Times New Roman" w:cs="Times New Roman"/>
          <w:sz w:val="28"/>
          <w:szCs w:val="28"/>
          <w:rPrChange w:id="10559" w:author="user pc" w:date="2022-03-15T10:14:00Z">
            <w:rPr/>
          </w:rPrChange>
        </w:rPr>
        <w:t>a</w:t>
      </w:r>
      <w:ins w:id="10560" w:author="user pc" w:date="2022-04-06T01:30:00Z">
        <w:r w:rsidR="D74ABF9B">
          <w:rPr>
            <w:rFonts w:ascii="Times New Roman" w:cs="Times New Roman" w:hAnsi="Times New Roman"/>
            <w:sz w:val="28"/>
            <w:szCs w:val="28"/>
          </w:rPr>
          <w:t xml:space="preserve"> </w:t>
        </w:r>
      </w:ins>
      <w:r w:rsidRPr="190E9EEB">
        <w:rPr>
          <w:rFonts w:ascii="Times New Roman" w:cs="Times New Roman"/>
          <w:sz w:val="28"/>
          <w:szCs w:val="28"/>
          <w:rPrChange w:id="10561" w:author="user pc" w:date="2022-03-15T10:14:00Z">
            <w:rPr/>
          </w:rPrChange>
        </w:rPr>
        <w:t>gas</w:t>
      </w:r>
      <w:ins w:id="10562" w:author="user pc" w:date="2022-04-06T01:30:00Z">
        <w:r w:rsidR="18227866">
          <w:rPr>
            <w:rFonts w:ascii="Times New Roman" w:cs="Times New Roman" w:hAnsi="Times New Roman"/>
            <w:sz w:val="28"/>
            <w:szCs w:val="28"/>
          </w:rPr>
          <w:t xml:space="preserve"> </w:t>
        </w:r>
      </w:ins>
      <w:r>
        <w:rPr>
          <w:rFonts w:ascii="Times New Roman" w:cs="Times New Roman" w:hAnsi="Times New Roman"/>
          <w:sz w:val="28"/>
          <w:szCs w:val="28"/>
        </w:rPr>
        <w:t>whose</w:t>
      </w:r>
      <w:ins w:id="10563" w:author="user pc" w:date="2022-04-06T01:30:00Z">
        <w:r w:rsidR="904427CD">
          <w:rPr>
            <w:rFonts w:ascii="Times New Roman" w:cs="Times New Roman" w:hAnsi="Times New Roman"/>
            <w:sz w:val="28"/>
            <w:szCs w:val="28"/>
          </w:rPr>
          <w:t xml:space="preserve"> </w:t>
        </w:r>
      </w:ins>
      <w:del w:id="10564" w:author="user pc" w:date="2022-04-06T01:31:00Z">
        <w:r w:rsidDel="43E0B455" w:rsidRPr="593E03BA">
          <w:rPr>
            <w:rFonts w:ascii="Times New Roman" w:cs="Times New Roman"/>
            <w:sz w:val="28"/>
            <w:szCs w:val="28"/>
            <w:rPrChange w:id="10565" w:author="user pc" w:date="2022-03-15T10:14:00Z">
              <w:rPr/>
            </w:rPrChange>
          </w:rPr>
          <w:delText>diffus</w:delText>
        </w:r>
      </w:del>
      <w:r>
        <w:rPr>
          <w:rFonts w:ascii="Times New Roman" w:cs="Times New Roman" w:hAnsi="Times New Roman"/>
          <w:sz w:val="28"/>
          <w:szCs w:val="28"/>
        </w:rPr>
        <w:t>ion rate</w:t>
      </w:r>
      <w:ins w:id="10566" w:author="user pc" w:date="2022-04-06T01:31:00Z">
        <w:r w:rsidR="98F38BBD">
          <w:rPr>
            <w:rFonts w:ascii="Times New Roman" w:cs="Times New Roman" w:hAnsi="Times New Roman"/>
            <w:sz w:val="28"/>
            <w:szCs w:val="28"/>
          </w:rPr>
          <w:t xml:space="preserve"> </w:t>
        </w:r>
      </w:ins>
      <w:ins w:id="10567" w:author="user pc" w:date="2022-04-07T00:38:00Z">
        <w:r w:rsidR="FBC0CCB4">
          <w:rPr>
            <w:rFonts w:ascii="Times New Roman" w:cs="Times New Roman" w:hAnsi="Times New Roman"/>
            <w:sz w:val="28"/>
            <w:szCs w:val="28"/>
          </w:rPr>
          <w:t xml:space="preserve">is </w:t>
        </w:r>
      </w:ins>
      <w:r w:rsidRPr="3A43AD1A">
        <w:rPr>
          <w:rFonts w:ascii="Times New Roman" w:cs="Times New Roman"/>
          <w:sz w:val="28"/>
          <w:szCs w:val="28"/>
          <w:rPrChange w:id="10568" w:author="user pc" w:date="2022-03-15T10:14:00Z">
            <w:rPr/>
          </w:rPrChange>
        </w:rPr>
        <w:t>1/50</w:t>
      </w:r>
      <w:ins w:id="10569" w:author="user pc" w:date="2022-04-07T00:37:00Z">
        <w:r w:rsidR="B18C6C33">
          <w:rPr>
            <w:rFonts w:ascii="Times New Roman" w:cs="Times New Roman" w:hAnsi="Times New Roman"/>
            <w:sz w:val="28"/>
            <w:szCs w:val="28"/>
          </w:rPr>
          <w:t xml:space="preserve"> </w:t>
        </w:r>
      </w:ins>
      <w:r w:rsidRPr="B4B47BCA">
        <w:rPr>
          <w:rFonts w:ascii="Times New Roman" w:cs="Times New Roman"/>
          <w:sz w:val="28"/>
          <w:szCs w:val="28"/>
          <w:rPrChange w:id="10570" w:author="user pc" w:date="2022-03-15T10:14:00Z">
            <w:rPr/>
          </w:rPrChange>
        </w:rPr>
        <w:t>as</w:t>
      </w:r>
      <w:ins w:id="10571" w:author="user pc" w:date="2022-04-07T00:37:00Z">
        <w:r w:rsidR="E6768F85">
          <w:rPr>
            <w:rFonts w:ascii="Times New Roman" w:cs="Times New Roman" w:hAnsi="Times New Roman"/>
            <w:sz w:val="28"/>
            <w:szCs w:val="28"/>
          </w:rPr>
          <w:t xml:space="preserve"> </w:t>
        </w:r>
      </w:ins>
      <w:r w:rsidRPr="179FE00A">
        <w:rPr>
          <w:rFonts w:ascii="Times New Roman" w:cs="Times New Roman"/>
          <w:sz w:val="28"/>
          <w:szCs w:val="28"/>
          <w:rPrChange w:id="10572" w:author="user pc" w:date="2022-03-15T10:14:00Z">
            <w:rPr/>
          </w:rPrChange>
        </w:rPr>
        <w:t>fast</w:t>
      </w:r>
      <w:ins w:id="10573" w:author="user pc" w:date="2022-04-07T00:37:00Z">
        <w:r w:rsidR="34DBFAD3">
          <w:rPr>
            <w:rFonts w:ascii="Times New Roman" w:cs="Times New Roman" w:hAnsi="Times New Roman"/>
            <w:sz w:val="28"/>
            <w:szCs w:val="28"/>
          </w:rPr>
          <w:t xml:space="preserve"> </w:t>
        </w:r>
      </w:ins>
      <w:r w:rsidRPr="57DA5490">
        <w:rPr>
          <w:rFonts w:ascii="Times New Roman" w:cs="Times New Roman"/>
          <w:sz w:val="28"/>
          <w:szCs w:val="28"/>
          <w:rPrChange w:id="10574" w:author="user pc" w:date="2022-03-15T10:14:00Z">
            <w:rPr/>
          </w:rPrChange>
        </w:rPr>
        <w:t>as</w:t>
      </w:r>
      <w:ins w:id="10575" w:author="user pc" w:date="2022-04-07T00:37:00Z">
        <w:r w:rsidR="EB45F321">
          <w:rPr>
            <w:rFonts w:ascii="Times New Roman" w:cs="Times New Roman" w:hAnsi="Times New Roman"/>
            <w:sz w:val="28"/>
            <w:szCs w:val="28"/>
          </w:rPr>
          <w:t xml:space="preserve"> </w:t>
        </w:r>
      </w:ins>
      <w:r w:rsidRPr="8A60D88A">
        <w:rPr>
          <w:rFonts w:ascii="Times New Roman" w:cs="Times New Roman"/>
          <w:sz w:val="28"/>
          <w:szCs w:val="28"/>
          <w:rPrChange w:id="10576" w:author="user pc" w:date="2022-03-15T10:14:00Z">
            <w:rPr/>
          </w:rPrChange>
        </w:rPr>
        <w:t>hydrogen?</w:t>
      </w:r>
    </w:p>
    <w:p>
      <w:pPr>
        <w:pStyle w:val="style0"/>
        <w:rPr>
          <w:rFonts w:ascii="Times New Roman" w:cs="Times New Roman"/>
          <w:sz w:val="28"/>
          <w:szCs w:val="28"/>
          <w:rPrChange w:id="10577" w:author="user pc" w:date="2022-03-15T10:14:00Z">
            <w:rPr/>
          </w:rPrChange>
        </w:rPr>
      </w:pPr>
      <w:r w:rsidRPr="C900B0BF">
        <w:rPr>
          <w:rFonts w:ascii="Times New Roman" w:cs="Times New Roman"/>
          <w:b/>
          <w:sz w:val="28"/>
          <w:szCs w:val="28"/>
          <w:rPrChange w:id="10578" w:author="user pc" w:date="2022-03-15T10:14:00Z">
            <w:rPr>
              <w:b/>
            </w:rPr>
          </w:rPrChange>
        </w:rPr>
        <w:t>Solution:</w:t>
      </w:r>
    </w:p>
    <w:p>
      <w:pPr>
        <w:pStyle w:val="style179"/>
        <w:numPr>
          <w:ilvl w:val="0"/>
          <w:numId w:val="47"/>
        </w:numPr>
        <w:rPr>
          <w:rFonts w:ascii="Times New Roman" w:cs="Times New Roman"/>
          <w:sz w:val="28"/>
          <w:szCs w:val="28"/>
          <w:rPrChange w:id="10579" w:author="user pc" w:date="2022-03-15T10:14:00Z">
            <w:rPr/>
          </w:rPrChange>
        </w:rPr>
      </w:pPr>
      <w:r w:rsidRPr="59ED6125">
        <w:rPr>
          <w:rFonts w:ascii="Times New Roman" w:cs="Times New Roman"/>
          <w:sz w:val="28"/>
          <w:szCs w:val="28"/>
          <w:rPrChange w:id="10580" w:author="user pc" w:date="2022-03-15T10:14:00Z">
            <w:rPr/>
          </w:rPrChange>
        </w:rPr>
        <w:t>Set</w:t>
      </w:r>
      <w:ins w:id="10581" w:author="user pc" w:date="2022-04-07T00:38:00Z">
        <w:r w:rsidR="350FA017">
          <w:rPr>
            <w:rFonts w:ascii="Times New Roman" w:cs="Times New Roman" w:hAnsi="Times New Roman"/>
            <w:sz w:val="28"/>
            <w:szCs w:val="28"/>
          </w:rPr>
          <w:t xml:space="preserve"> </w:t>
        </w:r>
      </w:ins>
      <w:r w:rsidRPr="F19F9035">
        <w:rPr>
          <w:rFonts w:ascii="Times New Roman" w:cs="Times New Roman"/>
          <w:sz w:val="28"/>
          <w:szCs w:val="28"/>
          <w:rPrChange w:id="10582" w:author="user pc" w:date="2022-03-15T10:14:00Z">
            <w:rPr/>
          </w:rPrChange>
        </w:rPr>
        <w:t>rates</w:t>
      </w:r>
      <w:ins w:id="10583" w:author="user pc" w:date="2022-04-07T00:38:00Z">
        <w:r w:rsidR="1D011AA7">
          <w:rPr>
            <w:rFonts w:ascii="Times New Roman" w:cs="Times New Roman" w:hAnsi="Times New Roman"/>
            <w:sz w:val="28"/>
            <w:szCs w:val="28"/>
          </w:rPr>
          <w:t xml:space="preserve"> </w:t>
        </w:r>
      </w:ins>
      <w:r w:rsidRPr="951DA7B1">
        <w:rPr>
          <w:rFonts w:ascii="Times New Roman" w:cs="Times New Roman"/>
          <w:sz w:val="28"/>
          <w:szCs w:val="28"/>
          <w:rPrChange w:id="10584" w:author="user pc" w:date="2022-03-15T10:14:00Z">
            <w:rPr/>
          </w:rPrChange>
        </w:rPr>
        <w:t>and</w:t>
      </w:r>
      <w:ins w:id="10585" w:author="user pc" w:date="2022-04-07T00:38:00Z">
        <w:r w:rsidR="E5611ECF">
          <w:rPr>
            <w:rFonts w:ascii="Times New Roman" w:cs="Times New Roman" w:hAnsi="Times New Roman"/>
            <w:sz w:val="28"/>
            <w:szCs w:val="28"/>
          </w:rPr>
          <w:t xml:space="preserve"> </w:t>
        </w:r>
      </w:ins>
      <w:r w:rsidRPr="E76992C7">
        <w:rPr>
          <w:rFonts w:ascii="Times New Roman" w:cs="Times New Roman"/>
          <w:sz w:val="28"/>
          <w:szCs w:val="28"/>
          <w:rPrChange w:id="10586" w:author="user pc" w:date="2022-03-15T10:14:00Z">
            <w:rPr/>
          </w:rPrChange>
        </w:rPr>
        <w:t>molecular</w:t>
      </w:r>
      <w:ins w:id="10587" w:author="user pc" w:date="2022-04-07T00:38:00Z">
        <w:r w:rsidR="54445095">
          <w:rPr>
            <w:rFonts w:ascii="Times New Roman" w:cs="Times New Roman" w:hAnsi="Times New Roman"/>
            <w:sz w:val="28"/>
            <w:szCs w:val="28"/>
          </w:rPr>
          <w:t xml:space="preserve"> </w:t>
        </w:r>
      </w:ins>
      <w:r w:rsidRPr="71ACFFB0">
        <w:rPr>
          <w:rFonts w:ascii="Times New Roman" w:cs="Times New Roman"/>
          <w:sz w:val="28"/>
          <w:szCs w:val="28"/>
          <w:rPrChange w:id="10588" w:author="user pc" w:date="2022-03-15T10:14:00Z">
            <w:rPr/>
          </w:rPrChange>
        </w:rPr>
        <w:t>weights:</w:t>
      </w:r>
    </w:p>
    <w:p>
      <w:pPr>
        <w:pStyle w:val="style0"/>
        <w:rPr>
          <w:rFonts w:ascii="Times New Roman" w:cs="Times New Roman"/>
          <w:sz w:val="28"/>
          <w:szCs w:val="28"/>
          <w:rPrChange w:id="10589" w:author="user pc" w:date="2022-03-15T10:14:00Z">
            <w:rPr/>
          </w:rPrChange>
        </w:rPr>
      </w:pPr>
      <w:r w:rsidRPr="390C9B40">
        <w:rPr>
          <w:rFonts w:ascii="Times New Roman" w:cs="Times New Roman"/>
          <w:sz w:val="28"/>
          <w:szCs w:val="28"/>
          <w:rPrChange w:id="10590" w:author="user pc" w:date="2022-03-15T10:14:00Z">
            <w:rPr/>
          </w:rPrChange>
        </w:rPr>
        <w:t>Rate</w:t>
      </w:r>
      <w:r w:rsidRPr="85162982">
        <w:rPr>
          <w:rFonts w:ascii="Times New Roman" w:cs="Times New Roman"/>
          <w:sz w:val="28"/>
          <w:szCs w:val="28"/>
          <w:vertAlign w:val="subscript"/>
          <w:rPrChange w:id="10591" w:author="user pc" w:date="2022-03-15T10:14:00Z">
            <w:rPr>
              <w:vertAlign w:val="subscript"/>
            </w:rPr>
          </w:rPrChange>
        </w:rPr>
        <w:t xml:space="preserve">1 </w:t>
      </w:r>
      <w:r w:rsidRPr="3F1AE6F9">
        <w:rPr>
          <w:rFonts w:ascii="Times New Roman" w:cs="Times New Roman"/>
          <w:sz w:val="28"/>
          <w:szCs w:val="28"/>
          <w:rPrChange w:id="10592" w:author="user pc" w:date="2022-03-15T10:14:00Z">
            <w:rPr/>
          </w:rPrChange>
        </w:rPr>
        <w:t>=</w:t>
      </w:r>
      <w:ins w:id="10593" w:author="user pc" w:date="2022-04-07T00:38:00Z">
        <w:r w:rsidR="07CBBC2D">
          <w:rPr>
            <w:rFonts w:ascii="Times New Roman" w:cs="Times New Roman" w:hAnsi="Times New Roman"/>
            <w:sz w:val="28"/>
            <w:szCs w:val="28"/>
          </w:rPr>
          <w:t xml:space="preserve"> </w:t>
        </w:r>
      </w:ins>
      <w:r w:rsidRPr="642B1EA9">
        <w:rPr>
          <w:rFonts w:ascii="Times New Roman" w:cs="Times New Roman"/>
          <w:sz w:val="28"/>
          <w:szCs w:val="28"/>
          <w:rPrChange w:id="10594" w:author="user pc" w:date="2022-03-15T10:14:00Z">
            <w:rPr/>
          </w:rPrChange>
        </w:rPr>
        <w:t>unknown</w:t>
      </w:r>
      <w:ins w:id="10595" w:author="user pc" w:date="2022-04-07T00:38:00Z">
        <w:r w:rsidR="855E970B">
          <w:rPr>
            <w:rFonts w:ascii="Times New Roman" w:cs="Times New Roman" w:hAnsi="Times New Roman"/>
            <w:sz w:val="28"/>
            <w:szCs w:val="28"/>
          </w:rPr>
          <w:t xml:space="preserve"> </w:t>
        </w:r>
      </w:ins>
      <w:r w:rsidRPr="10853098">
        <w:rPr>
          <w:rFonts w:ascii="Times New Roman" w:cs="Times New Roman"/>
          <w:sz w:val="28"/>
          <w:szCs w:val="28"/>
          <w:rPrChange w:id="10596" w:author="user pc" w:date="2022-03-15T10:14:00Z">
            <w:rPr/>
          </w:rPrChange>
        </w:rPr>
        <w:t>gas</w:t>
      </w:r>
      <w:ins w:id="10597" w:author="user pc" w:date="2022-04-07T00:39:00Z">
        <w:r w:rsidR="99644B0B">
          <w:rPr>
            <w:rFonts w:ascii="Times New Roman" w:cs="Times New Roman" w:hAnsi="Times New Roman"/>
            <w:sz w:val="28"/>
            <w:szCs w:val="28"/>
          </w:rPr>
          <w:t xml:space="preserve"> </w:t>
        </w:r>
      </w:ins>
      <w:r w:rsidRPr="6B04A3CA">
        <w:rPr>
          <w:rFonts w:ascii="Times New Roman" w:cs="Times New Roman"/>
          <w:sz w:val="28"/>
          <w:szCs w:val="28"/>
          <w:rPrChange w:id="10598" w:author="user pc" w:date="2022-03-15T10:14:00Z">
            <w:rPr/>
          </w:rPrChange>
        </w:rPr>
        <w:t>=</w:t>
      </w:r>
      <w:ins w:id="10599" w:author="user pc" w:date="2022-04-07T00:38:00Z">
        <w:r w:rsidR="1493D327">
          <w:rPr>
            <w:rFonts w:ascii="Times New Roman" w:cs="Times New Roman" w:hAnsi="Times New Roman"/>
            <w:sz w:val="28"/>
            <w:szCs w:val="28"/>
          </w:rPr>
          <w:t xml:space="preserve"> </w:t>
        </w:r>
      </w:ins>
      <w:r w:rsidRPr="553F79F1">
        <w:rPr>
          <w:rFonts w:ascii="Times New Roman" w:cs="Times New Roman"/>
          <w:sz w:val="28"/>
          <w:szCs w:val="28"/>
          <w:rPrChange w:id="10600" w:author="user pc" w:date="2022-03-15T10:14:00Z">
            <w:rPr/>
          </w:rPrChange>
        </w:rPr>
        <w:t>1</w:t>
      </w:r>
    </w:p>
    <w:p>
      <w:pPr>
        <w:pStyle w:val="style0"/>
        <w:rPr>
          <w:rFonts w:ascii="Times New Roman" w:cs="Times New Roman"/>
          <w:sz w:val="28"/>
          <w:szCs w:val="28"/>
          <w:rPrChange w:id="10601" w:author="user pc" w:date="2022-03-15T10:14:00Z">
            <w:rPr/>
          </w:rPrChange>
        </w:rPr>
      </w:pPr>
      <w:r w:rsidRPr="92A836F1">
        <w:rPr>
          <w:rFonts w:ascii="Times New Roman" w:cs="Times New Roman"/>
          <w:sz w:val="28"/>
          <w:szCs w:val="28"/>
          <w:rPrChange w:id="10602" w:author="user pc" w:date="2022-03-15T10:14:00Z">
            <w:rPr/>
          </w:rPrChange>
        </w:rPr>
        <w:t>Rate</w:t>
      </w:r>
      <w:r w:rsidRPr="DBE7C29F">
        <w:rPr>
          <w:rFonts w:ascii="Times New Roman" w:cs="Times New Roman"/>
          <w:sz w:val="28"/>
          <w:szCs w:val="28"/>
          <w:vertAlign w:val="subscript"/>
          <w:rPrChange w:id="10603" w:author="user pc" w:date="2022-03-15T10:14:00Z">
            <w:rPr>
              <w:vertAlign w:val="subscript"/>
            </w:rPr>
          </w:rPrChange>
        </w:rPr>
        <w:t>2</w:t>
      </w:r>
      <w:ins w:id="10604" w:author="user pc" w:date="2022-04-07T00:39:00Z">
        <w:r w:rsidR="0D8A4E2B">
          <w:rPr>
            <w:rFonts w:ascii="Times New Roman" w:cs="Times New Roman" w:hAnsi="Times New Roman"/>
            <w:sz w:val="28"/>
            <w:szCs w:val="28"/>
            <w:vertAlign w:val="subscript"/>
          </w:rPr>
          <w:t xml:space="preserve"> </w:t>
        </w:r>
      </w:ins>
      <w:r w:rsidRPr="964AAEE3">
        <w:rPr>
          <w:rFonts w:ascii="Times New Roman" w:cs="Times New Roman"/>
          <w:sz w:val="28"/>
          <w:szCs w:val="28"/>
          <w:rPrChange w:id="10605" w:author="user pc" w:date="2022-03-15T10:14:00Z">
            <w:rPr/>
          </w:rPrChange>
        </w:rPr>
        <w:t>=</w:t>
      </w:r>
      <w:ins w:id="10606" w:author="user pc" w:date="2022-04-07T00:39:00Z">
        <w:r w:rsidR="BEF3D5F1">
          <w:rPr>
            <w:rFonts w:ascii="Times New Roman" w:cs="Times New Roman" w:hAnsi="Times New Roman"/>
            <w:sz w:val="28"/>
            <w:szCs w:val="28"/>
          </w:rPr>
          <w:t xml:space="preserve"> </w:t>
        </w:r>
      </w:ins>
      <w:r w:rsidRPr="20C48ABC">
        <w:rPr>
          <w:rFonts w:ascii="Times New Roman" w:cs="Times New Roman"/>
          <w:sz w:val="28"/>
          <w:szCs w:val="28"/>
          <w:rPrChange w:id="10607" w:author="user pc" w:date="2022-03-15T10:14:00Z">
            <w:rPr/>
          </w:rPrChange>
        </w:rPr>
        <w:t>H</w:t>
      </w:r>
      <w:r w:rsidRPr="D20E9BCA">
        <w:rPr>
          <w:rFonts w:ascii="Times New Roman" w:cs="Times New Roman"/>
          <w:sz w:val="28"/>
          <w:szCs w:val="28"/>
          <w:vertAlign w:val="subscript"/>
          <w:rPrChange w:id="10608" w:author="user pc" w:date="2022-03-15T10:14:00Z">
            <w:rPr>
              <w:vertAlign w:val="subscript"/>
            </w:rPr>
          </w:rPrChange>
        </w:rPr>
        <w:t>2</w:t>
      </w:r>
      <w:ins w:id="10609" w:author="user pc" w:date="2022-04-07T00:39:00Z">
        <w:r w:rsidR="82EC5ADF">
          <w:rPr>
            <w:rFonts w:ascii="Times New Roman" w:cs="Times New Roman" w:hAnsi="Times New Roman"/>
            <w:sz w:val="28"/>
            <w:szCs w:val="28"/>
            <w:vertAlign w:val="subscript"/>
          </w:rPr>
          <w:t xml:space="preserve"> </w:t>
        </w:r>
      </w:ins>
      <w:r w:rsidRPr="C450186D">
        <w:rPr>
          <w:rFonts w:ascii="Times New Roman" w:cs="Times New Roman"/>
          <w:sz w:val="28"/>
          <w:szCs w:val="28"/>
          <w:rPrChange w:id="10610" w:author="user pc" w:date="2022-03-15T10:14:00Z">
            <w:rPr/>
          </w:rPrChange>
        </w:rPr>
        <w:t>=</w:t>
      </w:r>
      <w:ins w:id="10611" w:author="user pc" w:date="2022-04-07T00:39:00Z">
        <w:r w:rsidR="41904E41">
          <w:rPr>
            <w:rFonts w:ascii="Times New Roman" w:cs="Times New Roman" w:hAnsi="Times New Roman"/>
            <w:sz w:val="28"/>
            <w:szCs w:val="28"/>
          </w:rPr>
          <w:t xml:space="preserve"> </w:t>
        </w:r>
      </w:ins>
      <w:r w:rsidRPr="97E8609E">
        <w:rPr>
          <w:rFonts w:ascii="Times New Roman" w:cs="Times New Roman"/>
          <w:sz w:val="28"/>
          <w:szCs w:val="28"/>
          <w:rPrChange w:id="10612" w:author="user pc" w:date="2022-03-15T10:14:00Z">
            <w:rPr/>
          </w:rPrChange>
        </w:rPr>
        <w:t>50</w:t>
      </w:r>
    </w:p>
    <w:p>
      <w:pPr>
        <w:pStyle w:val="style0"/>
        <w:rPr>
          <w:rFonts w:ascii="Times New Roman" w:cs="Times New Roman"/>
          <w:sz w:val="28"/>
          <w:szCs w:val="28"/>
          <w:rPrChange w:id="10613" w:author="user pc" w:date="2022-03-15T10:14:00Z">
            <w:rPr/>
          </w:rPrChange>
        </w:rPr>
      </w:pPr>
      <w:r w:rsidRPr="00479856">
        <w:rPr>
          <w:rFonts w:ascii="Times New Roman" w:cs="Times New Roman"/>
          <w:sz w:val="28"/>
          <w:szCs w:val="28"/>
          <w:rPrChange w:id="10614" w:author="user pc" w:date="2022-03-15T10:14:00Z">
            <w:rPr/>
          </w:rPrChange>
        </w:rPr>
        <w:t>Remember,</w:t>
      </w:r>
      <w:ins w:id="10615" w:author="user pc" w:date="2022-04-07T00:39:00Z">
        <w:r w:rsidR="87BB459B">
          <w:rPr>
            <w:rFonts w:ascii="Times New Roman" w:cs="Times New Roman" w:hAnsi="Times New Roman"/>
            <w:sz w:val="28"/>
            <w:szCs w:val="28"/>
          </w:rPr>
          <w:t xml:space="preserve"> </w:t>
        </w:r>
      </w:ins>
      <w:r w:rsidRPr="3255AFDB">
        <w:rPr>
          <w:rFonts w:ascii="Times New Roman" w:cs="Times New Roman"/>
          <w:sz w:val="28"/>
          <w:szCs w:val="28"/>
          <w:rPrChange w:id="10616" w:author="user pc" w:date="2022-03-15T10:14:00Z">
            <w:rPr/>
          </w:rPrChange>
        </w:rPr>
        <w:t>1/50</w:t>
      </w:r>
      <w:r w:rsidRPr="A47F45B5">
        <w:rPr>
          <w:rFonts w:ascii="Times New Roman" w:cs="Times New Roman"/>
          <w:sz w:val="28"/>
          <w:szCs w:val="28"/>
          <w:vertAlign w:val="superscript"/>
          <w:rPrChange w:id="10617" w:author="user pc" w:date="2022-03-15T10:14:00Z">
            <w:rPr/>
          </w:rPrChange>
        </w:rPr>
        <w:t>th</w:t>
      </w:r>
      <w:ins w:id="10618" w:author="user pc" w:date="2022-04-07T00:39:00Z">
        <w:r w:rsidR="FE0DDEB1">
          <w:rPr>
            <w:rFonts w:ascii="Times New Roman" w:cs="Times New Roman" w:hAnsi="Times New Roman"/>
            <w:sz w:val="28"/>
            <w:szCs w:val="28"/>
          </w:rPr>
          <w:t xml:space="preserve"> </w:t>
        </w:r>
      </w:ins>
      <w:r w:rsidRPr="AA9AA657">
        <w:rPr>
          <w:rFonts w:ascii="Times New Roman" w:cs="Times New Roman"/>
          <w:sz w:val="28"/>
          <w:szCs w:val="28"/>
          <w:rPrChange w:id="10619" w:author="user pc" w:date="2022-03-15T10:14:00Z">
            <w:rPr/>
          </w:rPrChange>
        </w:rPr>
        <w:t>of</w:t>
      </w:r>
      <w:ins w:id="10620" w:author="user pc" w:date="2022-04-07T00:39:00Z">
        <w:r w:rsidR="ACCD7689">
          <w:rPr>
            <w:rFonts w:ascii="Times New Roman" w:cs="Times New Roman" w:hAnsi="Times New Roman"/>
            <w:sz w:val="28"/>
            <w:szCs w:val="28"/>
          </w:rPr>
          <w:t xml:space="preserve"> </w:t>
        </w:r>
      </w:ins>
      <w:r w:rsidRPr="A8756085">
        <w:rPr>
          <w:rFonts w:ascii="Times New Roman" w:cs="Times New Roman"/>
          <w:sz w:val="28"/>
          <w:szCs w:val="28"/>
          <w:rPrChange w:id="10621" w:author="user pc" w:date="2022-03-15T10:14:00Z">
            <w:rPr/>
          </w:rPrChange>
        </w:rPr>
        <w:t>50</w:t>
      </w:r>
      <w:ins w:id="10622" w:author="user pc" w:date="2022-04-07T00:39:00Z">
        <w:r w:rsidR="4301D89D">
          <w:rPr>
            <w:rFonts w:ascii="Times New Roman" w:cs="Times New Roman" w:hAnsi="Times New Roman"/>
            <w:sz w:val="28"/>
            <w:szCs w:val="28"/>
          </w:rPr>
          <w:t xml:space="preserve"> </w:t>
        </w:r>
      </w:ins>
      <w:r w:rsidRPr="6FC60DD3">
        <w:rPr>
          <w:rFonts w:ascii="Times New Roman" w:cs="Times New Roman"/>
          <w:sz w:val="28"/>
          <w:szCs w:val="28"/>
          <w:rPrChange w:id="10623" w:author="user pc" w:date="2022-03-15T10:14:00Z">
            <w:rPr/>
          </w:rPrChange>
        </w:rPr>
        <w:t>is1.</w:t>
      </w:r>
    </w:p>
    <w:p>
      <w:pPr>
        <w:pStyle w:val="style0"/>
        <w:rPr>
          <w:rFonts w:ascii="Times New Roman" w:cs="Times New Roman"/>
          <w:sz w:val="28"/>
          <w:szCs w:val="28"/>
          <w:rPrChange w:id="10624" w:author="user pc" w:date="2022-03-15T10:14:00Z">
            <w:rPr/>
          </w:rPrChange>
        </w:rPr>
      </w:pPr>
      <w:r w:rsidRPr="B31403EE">
        <w:rPr>
          <w:rFonts w:ascii="Times New Roman" w:cs="Times New Roman"/>
          <w:sz w:val="28"/>
          <w:szCs w:val="28"/>
          <w:rPrChange w:id="10625" w:author="user pc" w:date="2022-03-15T10:14:00Z">
            <w:rPr/>
          </w:rPrChange>
        </w:rPr>
        <w:t>The</w:t>
      </w:r>
      <w:ins w:id="10626" w:author="user pc" w:date="2022-04-07T00:39:00Z">
        <w:r w:rsidR="45741894">
          <w:rPr>
            <w:rFonts w:ascii="Times New Roman" w:cs="Times New Roman" w:hAnsi="Times New Roman"/>
            <w:sz w:val="28"/>
            <w:szCs w:val="28"/>
          </w:rPr>
          <w:t xml:space="preserve"> </w:t>
        </w:r>
      </w:ins>
      <w:r w:rsidRPr="FED46338">
        <w:rPr>
          <w:rFonts w:ascii="Times New Roman" w:cs="Times New Roman"/>
          <w:sz w:val="28"/>
          <w:szCs w:val="28"/>
          <w:rPrChange w:id="10627" w:author="user pc" w:date="2022-03-15T10:14:00Z">
            <w:rPr/>
          </w:rPrChange>
        </w:rPr>
        <w:t>molecular</w:t>
      </w:r>
      <w:ins w:id="10628" w:author="user pc" w:date="2022-04-07T00:39:00Z">
        <w:r w:rsidR="22168D68">
          <w:rPr>
            <w:rFonts w:ascii="Times New Roman" w:cs="Times New Roman" w:hAnsi="Times New Roman"/>
            <w:sz w:val="28"/>
            <w:szCs w:val="28"/>
          </w:rPr>
          <w:t xml:space="preserve"> </w:t>
        </w:r>
      </w:ins>
      <w:r w:rsidRPr="78730470">
        <w:rPr>
          <w:rFonts w:ascii="Times New Roman" w:cs="Times New Roman"/>
          <w:sz w:val="28"/>
          <w:szCs w:val="28"/>
          <w:rPrChange w:id="10629" w:author="user pc" w:date="2022-03-15T10:14:00Z">
            <w:rPr/>
          </w:rPrChange>
        </w:rPr>
        <w:t>weight</w:t>
      </w:r>
      <w:ins w:id="10630" w:author="user pc" w:date="2022-04-07T00:39:00Z">
        <w:r w:rsidR="35B967F0">
          <w:rPr>
            <w:rFonts w:ascii="Times New Roman" w:cs="Times New Roman" w:hAnsi="Times New Roman"/>
            <w:sz w:val="28"/>
            <w:szCs w:val="28"/>
          </w:rPr>
          <w:t xml:space="preserve"> </w:t>
        </w:r>
      </w:ins>
      <w:r w:rsidRPr="CAB064A7">
        <w:rPr>
          <w:rFonts w:ascii="Times New Roman" w:cs="Times New Roman"/>
          <w:sz w:val="28"/>
          <w:szCs w:val="28"/>
          <w:rPrChange w:id="10631" w:author="user pc" w:date="2022-03-15T10:14:00Z">
            <w:rPr/>
          </w:rPrChange>
        </w:rPr>
        <w:t>of</w:t>
      </w:r>
      <w:ins w:id="10632" w:author="user pc" w:date="2022-04-07T00:40:00Z">
        <w:r w:rsidR="F8BBD7B0">
          <w:rPr>
            <w:rFonts w:ascii="Times New Roman" w:cs="Times New Roman" w:hAnsi="Times New Roman"/>
            <w:sz w:val="28"/>
            <w:szCs w:val="28"/>
          </w:rPr>
          <w:t xml:space="preserve"> </w:t>
        </w:r>
      </w:ins>
      <w:r w:rsidRPr="1FAB341B">
        <w:rPr>
          <w:rFonts w:ascii="Times New Roman" w:cs="Times New Roman"/>
          <w:sz w:val="28"/>
          <w:szCs w:val="28"/>
          <w:rPrChange w:id="10633" w:author="user pc" w:date="2022-03-15T10:14:00Z">
            <w:rPr/>
          </w:rPrChange>
        </w:rPr>
        <w:t>H</w:t>
      </w:r>
      <w:r w:rsidRPr="9B166CB1">
        <w:rPr>
          <w:rFonts w:ascii="Times New Roman" w:cs="Times New Roman"/>
          <w:sz w:val="28"/>
          <w:szCs w:val="28"/>
          <w:vertAlign w:val="subscript"/>
          <w:rPrChange w:id="10634" w:author="user pc" w:date="2022-03-15T10:14:00Z">
            <w:rPr>
              <w:vertAlign w:val="subscript"/>
            </w:rPr>
          </w:rPrChange>
        </w:rPr>
        <w:t>2</w:t>
      </w:r>
      <w:ins w:id="10635" w:author="user pc" w:date="2022-04-07T00:40:00Z">
        <w:r w:rsidR="E18C53B1">
          <w:rPr>
            <w:rFonts w:ascii="Times New Roman" w:cs="Times New Roman" w:hAnsi="Times New Roman"/>
            <w:sz w:val="28"/>
            <w:szCs w:val="28"/>
            <w:vertAlign w:val="subscript"/>
          </w:rPr>
          <w:t xml:space="preserve"> </w:t>
        </w:r>
      </w:ins>
      <w:r w:rsidRPr="85810A1C">
        <w:rPr>
          <w:rFonts w:ascii="Times New Roman" w:cs="Times New Roman"/>
          <w:sz w:val="28"/>
          <w:szCs w:val="28"/>
          <w:rPrChange w:id="10636" w:author="user pc" w:date="2022-03-15T10:14:00Z">
            <w:rPr/>
          </w:rPrChange>
        </w:rPr>
        <w:t>=</w:t>
      </w:r>
      <w:ins w:id="10637" w:author="user pc" w:date="2022-04-07T00:40:00Z">
        <w:r w:rsidR="CE04A620">
          <w:rPr>
            <w:rFonts w:ascii="Times New Roman" w:cs="Times New Roman" w:hAnsi="Times New Roman"/>
            <w:sz w:val="28"/>
            <w:szCs w:val="28"/>
          </w:rPr>
          <w:t xml:space="preserve"> </w:t>
        </w:r>
      </w:ins>
      <w:r w:rsidRPr="CB99677D">
        <w:rPr>
          <w:rFonts w:ascii="Times New Roman" w:cs="Times New Roman"/>
          <w:sz w:val="28"/>
          <w:szCs w:val="28"/>
          <w:rPrChange w:id="10638" w:author="user pc" w:date="2022-03-15T10:14:00Z">
            <w:rPr/>
          </w:rPrChange>
        </w:rPr>
        <w:t>2.0</w:t>
      </w:r>
    </w:p>
    <w:p>
      <w:pPr>
        <w:pStyle w:val="style0"/>
        <w:rPr>
          <w:rFonts w:ascii="Times New Roman" w:cs="Times New Roman" w:hAnsi="Times New Roman"/>
          <w:sz w:val="28"/>
          <w:szCs w:val="28"/>
        </w:rPr>
      </w:pPr>
      <w:r w:rsidRPr="38FF750D">
        <w:rPr>
          <w:rFonts w:ascii="Times New Roman" w:cs="Times New Roman"/>
          <w:sz w:val="28"/>
          <w:szCs w:val="28"/>
          <w:rPrChange w:id="10639" w:author="user pc" w:date="2022-03-15T10:14:00Z">
            <w:rPr/>
          </w:rPrChange>
        </w:rPr>
        <w:t>The</w:t>
      </w:r>
      <w:ins w:id="10640" w:author="user pc" w:date="2022-04-07T00:40:00Z">
        <w:r w:rsidR="D036AF55">
          <w:rPr>
            <w:rFonts w:ascii="Times New Roman" w:cs="Times New Roman" w:hAnsi="Times New Roman"/>
            <w:sz w:val="28"/>
            <w:szCs w:val="28"/>
          </w:rPr>
          <w:t xml:space="preserve"> </w:t>
        </w:r>
      </w:ins>
      <w:r w:rsidRPr="798D17A5">
        <w:rPr>
          <w:rFonts w:ascii="Times New Roman" w:cs="Times New Roman"/>
          <w:sz w:val="28"/>
          <w:szCs w:val="28"/>
          <w:rPrChange w:id="10641" w:author="user pc" w:date="2022-03-15T10:14:00Z">
            <w:rPr/>
          </w:rPrChange>
        </w:rPr>
        <w:t>molecular</w:t>
      </w:r>
      <w:ins w:id="10642" w:author="user pc" w:date="2022-04-07T00:40:00Z">
        <w:r w:rsidR="33C34DE7">
          <w:rPr>
            <w:rFonts w:ascii="Times New Roman" w:cs="Times New Roman" w:hAnsi="Times New Roman"/>
            <w:sz w:val="28"/>
            <w:szCs w:val="28"/>
          </w:rPr>
          <w:t xml:space="preserve"> </w:t>
        </w:r>
      </w:ins>
      <w:r w:rsidRPr="4D4F5784">
        <w:rPr>
          <w:rFonts w:ascii="Times New Roman" w:cs="Times New Roman"/>
          <w:sz w:val="28"/>
          <w:szCs w:val="28"/>
          <w:rPrChange w:id="10643" w:author="user pc" w:date="2022-03-15T10:14:00Z">
            <w:rPr/>
          </w:rPrChange>
        </w:rPr>
        <w:t>weight</w:t>
      </w:r>
      <w:ins w:id="10644" w:author="user pc" w:date="2022-04-07T00:40:00Z">
        <w:r w:rsidR="8662C168">
          <w:rPr>
            <w:rFonts w:ascii="Times New Roman" w:cs="Times New Roman" w:hAnsi="Times New Roman"/>
            <w:sz w:val="28"/>
            <w:szCs w:val="28"/>
          </w:rPr>
          <w:t xml:space="preserve"> </w:t>
        </w:r>
      </w:ins>
      <w:r w:rsidRPr="466B91D9">
        <w:rPr>
          <w:rFonts w:ascii="Times New Roman" w:cs="Times New Roman"/>
          <w:sz w:val="28"/>
          <w:szCs w:val="28"/>
          <w:rPrChange w:id="10645" w:author="user pc" w:date="2022-03-15T10:14:00Z">
            <w:rPr/>
          </w:rPrChange>
        </w:rPr>
        <w:t>of</w:t>
      </w:r>
      <w:ins w:id="10646" w:author="user pc" w:date="2022-04-07T00:40:00Z">
        <w:r w:rsidR="F931C4F3">
          <w:rPr>
            <w:rFonts w:ascii="Times New Roman" w:cs="Times New Roman" w:hAnsi="Times New Roman"/>
            <w:sz w:val="28"/>
            <w:szCs w:val="28"/>
          </w:rPr>
          <w:t xml:space="preserve"> </w:t>
        </w:r>
      </w:ins>
      <w:r w:rsidRPr="8492162F">
        <w:rPr>
          <w:rFonts w:ascii="Times New Roman" w:cs="Times New Roman"/>
          <w:sz w:val="28"/>
          <w:szCs w:val="28"/>
          <w:rPrChange w:id="10647" w:author="user pc" w:date="2022-03-15T10:14:00Z">
            <w:rPr/>
          </w:rPrChange>
        </w:rPr>
        <w:t>the</w:t>
      </w:r>
      <w:ins w:id="10648" w:author="user pc" w:date="2022-04-07T00:40:00Z">
        <w:r w:rsidR="184191F1">
          <w:rPr>
            <w:rFonts w:ascii="Times New Roman" w:cs="Times New Roman" w:hAnsi="Times New Roman"/>
            <w:sz w:val="28"/>
            <w:szCs w:val="28"/>
          </w:rPr>
          <w:t xml:space="preserve"> </w:t>
        </w:r>
      </w:ins>
      <w:r w:rsidRPr="EA039949">
        <w:rPr>
          <w:rFonts w:ascii="Times New Roman" w:cs="Times New Roman"/>
          <w:sz w:val="28"/>
          <w:szCs w:val="28"/>
          <w:rPrChange w:id="10649" w:author="user pc" w:date="2022-03-15T10:14:00Z">
            <w:rPr/>
          </w:rPrChange>
        </w:rPr>
        <w:t>other</w:t>
      </w:r>
      <w:ins w:id="10650" w:author="user pc" w:date="2022-04-07T00:40:00Z">
        <w:r w:rsidR="468FBFD9">
          <w:rPr>
            <w:rFonts w:ascii="Times New Roman" w:cs="Times New Roman" w:hAnsi="Times New Roman"/>
            <w:sz w:val="28"/>
            <w:szCs w:val="28"/>
          </w:rPr>
          <w:t xml:space="preserve"> </w:t>
        </w:r>
      </w:ins>
      <w:r w:rsidRPr="077609E5">
        <w:rPr>
          <w:rFonts w:ascii="Times New Roman" w:cs="Times New Roman"/>
          <w:sz w:val="28"/>
          <w:szCs w:val="28"/>
          <w:rPrChange w:id="10651" w:author="user pc" w:date="2022-03-15T10:14:00Z">
            <w:rPr/>
          </w:rPrChange>
        </w:rPr>
        <w:t>gas</w:t>
      </w:r>
      <w:ins w:id="10652" w:author="user pc" w:date="2022-04-07T00:58:00Z">
        <w:r w:rsidR="9E2A9076">
          <w:rPr>
            <w:rFonts w:ascii="Times New Roman" w:cs="Times New Roman" w:hAnsi="Times New Roman"/>
            <w:sz w:val="28"/>
            <w:szCs w:val="28"/>
          </w:rPr>
          <w:t xml:space="preserve"> </w:t>
        </w:r>
      </w:ins>
      <w:r w:rsidRPr="7D4B7E71">
        <w:rPr>
          <w:rFonts w:ascii="Times New Roman" w:cs="Times New Roman"/>
          <w:sz w:val="28"/>
          <w:szCs w:val="28"/>
          <w:rPrChange w:id="10653" w:author="user pc" w:date="2022-03-15T10:14:00Z">
            <w:rPr/>
          </w:rPrChange>
        </w:rPr>
        <w:t>=</w:t>
      </w:r>
      <w:ins w:id="10654" w:author="user pc" w:date="2022-04-07T00:58:00Z">
        <w:r w:rsidR="072AC709">
          <w:rPr>
            <w:rFonts w:ascii="Times New Roman" w:cs="Times New Roman" w:hAnsi="Times New Roman"/>
            <w:sz w:val="28"/>
            <w:szCs w:val="28"/>
          </w:rPr>
          <w:t xml:space="preserve"> </w:t>
        </w:r>
      </w:ins>
      <w:r w:rsidRPr="AD4E9DEE">
        <w:rPr>
          <w:rFonts w:ascii="Times New Roman" w:cs="Times New Roman"/>
          <w:sz w:val="28"/>
          <w:szCs w:val="28"/>
          <w:rPrChange w:id="10655" w:author="user pc" w:date="2022-03-15T10:14:00Z">
            <w:rPr/>
          </w:rPrChange>
        </w:rPr>
        <w:t>x.</w:t>
      </w:r>
    </w:p>
    <w:p>
      <w:pPr>
        <w:pStyle w:val="style179"/>
        <w:numPr>
          <w:ilvl w:val="0"/>
          <w:numId w:val="47"/>
        </w:numPr>
        <w:rPr>
          <w:ins w:id="10656" w:author="user pc" w:date="2022-04-07T00:45:00Z"/>
          <w:rFonts w:ascii="Times New Roman" w:cs="Times New Roman" w:hAnsi="Times New Roman"/>
          <w:sz w:val="28"/>
          <w:szCs w:val="28"/>
        </w:rPr>
      </w:pPr>
      <w:r w:rsidRPr="21DEA394">
        <w:rPr>
          <w:rFonts w:ascii="Times New Roman" w:cs="Times New Roman"/>
          <w:sz w:val="28"/>
          <w:szCs w:val="28"/>
          <w:rPrChange w:id="10657" w:author="user pc" w:date="2022-03-15T10:14:00Z">
            <w:rPr/>
          </w:rPrChange>
        </w:rPr>
        <w:t>By</w:t>
      </w:r>
      <w:ins w:id="10658" w:author="user pc" w:date="2022-04-07T00:40:00Z">
        <w:r w:rsidR="D1E72B6F">
          <w:rPr>
            <w:rFonts w:ascii="Times New Roman" w:cs="Times New Roman" w:hAnsi="Times New Roman"/>
            <w:sz w:val="28"/>
            <w:szCs w:val="28"/>
          </w:rPr>
          <w:t xml:space="preserve"> </w:t>
        </w:r>
      </w:ins>
      <w:r w:rsidRPr="A6CD3BFB">
        <w:rPr>
          <w:rFonts w:ascii="Times New Roman" w:cs="Times New Roman"/>
          <w:sz w:val="28"/>
          <w:szCs w:val="28"/>
          <w:rPrChange w:id="10659" w:author="user pc" w:date="2022-03-15T10:14:00Z">
            <w:rPr/>
          </w:rPrChange>
        </w:rPr>
        <w:t>Graham's</w:t>
      </w:r>
      <w:ins w:id="10660" w:author="user pc" w:date="2022-04-07T00:45:00Z">
        <w:r w:rsidR="322B854F">
          <w:rPr>
            <w:rFonts w:ascii="Times New Roman" w:cs="Times New Roman" w:hAnsi="Times New Roman"/>
            <w:sz w:val="28"/>
            <w:szCs w:val="28"/>
          </w:rPr>
          <w:t xml:space="preserve"> </w:t>
        </w:r>
      </w:ins>
      <w:r w:rsidRPr="4C8DCBCF">
        <w:rPr>
          <w:rFonts w:ascii="Times New Roman" w:cs="Times New Roman"/>
          <w:sz w:val="28"/>
          <w:szCs w:val="28"/>
          <w:rPrChange w:id="10661" w:author="user pc" w:date="2022-03-15T10:14:00Z">
            <w:rPr/>
          </w:rPrChange>
        </w:rPr>
        <w:t>Law</w:t>
      </w:r>
      <w:ins w:id="10662" w:author="user pc" w:date="2022-04-07T00:45:00Z">
        <w:r w:rsidR="8E2DA9F8">
          <w:rPr>
            <w:rFonts w:ascii="Times New Roman" w:cs="Times New Roman" w:hAnsi="Times New Roman"/>
            <w:sz w:val="28"/>
            <w:szCs w:val="28"/>
          </w:rPr>
          <w:t xml:space="preserve">, </w:t>
        </w:r>
      </w:ins>
      <w:r w:rsidRPr="6DC8835A">
        <w:rPr>
          <w:rFonts w:ascii="Times New Roman" w:cs="Times New Roman"/>
          <w:sz w:val="28"/>
          <w:szCs w:val="28"/>
          <w:rPrChange w:id="10663" w:author="user pc" w:date="2022-03-15T10:14:00Z">
            <w:rPr/>
          </w:rPrChange>
        </w:rPr>
        <w:t>we</w:t>
      </w:r>
      <w:ins w:id="10664" w:author="user pc" w:date="2022-04-07T00:45:00Z">
        <w:r w:rsidR="AE53A15F">
          <w:rPr>
            <w:rFonts w:ascii="Times New Roman" w:cs="Times New Roman" w:hAnsi="Times New Roman"/>
            <w:sz w:val="28"/>
            <w:szCs w:val="28"/>
          </w:rPr>
          <w:t xml:space="preserve"> </w:t>
        </w:r>
      </w:ins>
      <w:r w:rsidRPr="29BCC76B">
        <w:rPr>
          <w:rFonts w:ascii="Times New Roman" w:cs="Times New Roman"/>
          <w:sz w:val="28"/>
          <w:szCs w:val="28"/>
          <w:rPrChange w:id="10665" w:author="user pc" w:date="2022-03-15T10:14:00Z">
            <w:rPr/>
          </w:rPrChange>
        </w:rPr>
        <w:t>have:</w:t>
      </w:r>
    </w:p>
    <w:p>
      <w:pPr>
        <w:pStyle w:val="style0"/>
        <w:rPr>
          <w:ins w:id="10666" w:author="user pc" w:date="2022-04-07T00:46:00Z"/>
          <w:rFonts w:ascii="Times New Roman" w:cs="Times New Roman" w:hAnsi="Times New Roman"/>
          <w:sz w:val="28"/>
          <w:szCs w:val="28"/>
        </w:rPr>
      </w:pPr>
      <m:oMathPara>
        <m:oMathParaPr>
          <m:jc m:val="left"/>
        </m:oMathParaPr>
        <m:oMath>
          <m:f>
            <m:fPr>
              <m:ctrlPr>
                <w:ins w:id="10667" w:author="user pc" w:date="2022-04-07T00:46:00Z">
                  <w:rPr>
                    <w:rFonts w:ascii="Cambria Math" w:cs="Times New Roman" w:hAnsi="Cambria Math"/>
                    <w:i/>
                    <w:sz w:val="28"/>
                    <w:szCs w:val="28"/>
                  </w:rPr>
                </w:ins>
              </m:ctrlPr>
            </m:fPr>
            <m:num>
              <w:ins w:id="10668" w:author="user pc" w:date="2022-04-07T00:46:00Z">
                <m:r w:rsidR="77749766">
                  <w:rPr>
                    <w:rFonts w:ascii="Cambria Math" w:cs="Times New Roman" w:hAnsi="Cambria Math"/>
                    <w:sz w:val="28"/>
                    <w:szCs w:val="28"/>
                  </w:rPr>
                  <m:t>1</m:t>
                </m:r>
              </w:ins>
            </m:num>
            <m:den>
              <w:ins w:id="10669" w:author="user pc" w:date="2022-04-07T00:46:00Z">
                <m:r w:rsidR="B4FE1173">
                  <w:rPr>
                    <w:rFonts w:ascii="Cambria Math" w:cs="Times New Roman" w:hAnsi="Cambria Math"/>
                    <w:sz w:val="28"/>
                    <w:szCs w:val="28"/>
                  </w:rPr>
                  <m:t>50</m:t>
                </m:r>
              </w:ins>
            </m:den>
          </m:f>
          <w:ins w:id="10670" w:author="user pc" w:date="2022-04-07T00:46:00Z">
            <m:r w:rsidR="87944BFC">
              <w:rPr>
                <w:rFonts w:ascii="Cambria Math" w:cs="Times New Roman" w:hAnsi="Cambria Math"/>
                <w:sz w:val="28"/>
                <w:szCs w:val="28"/>
              </w:rPr>
              <m:t xml:space="preserve">= </m:t>
            </m:r>
          </w:ins>
          <m:f>
            <m:fPr>
              <m:ctrlPr>
                <w:ins w:id="10671" w:author="user pc" w:date="2022-04-07T00:46:00Z">
                  <w:rPr>
                    <w:rFonts w:ascii="Cambria Math" w:cs="Times New Roman" w:hAnsi="Cambria Math"/>
                    <w:i/>
                    <w:sz w:val="28"/>
                    <w:szCs w:val="28"/>
                  </w:rPr>
                </w:ins>
              </m:ctrlPr>
            </m:fPr>
            <m:num>
              <w:ins w:id="10672" w:author="user pc" w:date="2022-04-07T00:46:00Z">
                <m:r w:rsidR="10014730">
                  <w:rPr>
                    <w:rFonts w:ascii="Cambria Math" w:cs="Times New Roman" w:hAnsi="Cambria Math"/>
                    <w:sz w:val="28"/>
                    <w:szCs w:val="28"/>
                  </w:rPr>
                  <m:t>√2</m:t>
                </m:r>
              </w:ins>
              <w:ins w:id="10673" w:author="user pc" w:date="2022-04-07T00:47:00Z">
                <m:r w:rsidR="EB523286">
                  <w:rPr>
                    <w:rFonts w:ascii="Cambria Math" w:cs="Times New Roman" w:hAnsi="Cambria Math"/>
                    <w:sz w:val="28"/>
                    <w:szCs w:val="28"/>
                  </w:rPr>
                  <m:t>.0</m:t>
                </m:r>
              </w:ins>
            </m:num>
            <m:den>
              <w:ins w:id="10674" w:author="user pc" w:date="2022-04-07T00:48:00Z">
                <m:r w:rsidR="DFDFF875">
                  <w:rPr>
                    <w:rFonts w:ascii="Cambria Math" w:cs="Times New Roman" w:hAnsi="Cambria Math"/>
                    <w:sz w:val="28"/>
                    <w:szCs w:val="28"/>
                  </w:rPr>
                  <m:t>√x</m:t>
                </m:r>
              </w:ins>
            </m:den>
          </m:f>
        </m:oMath>
      </m:oMathPara>
    </w:p>
    <w:p>
      <w:pPr>
        <w:pStyle w:val="style0"/>
        <w:rPr>
          <w:ins w:id="10675" w:author="user pc" w:date="2022-04-07T00:49:00Z"/>
          <w:rFonts w:ascii="Times New Roman" w:cs="Times New Roman" w:hAnsi="Times New Roman"/>
          <w:sz w:val="28"/>
          <w:szCs w:val="28"/>
        </w:rPr>
      </w:pPr>
      <m:oMathPara>
        <m:oMathParaPr>
          <m:jc m:val="left"/>
        </m:oMathParaPr>
        <m:oMath>
          <m:rad>
            <m:radPr>
              <m:degHide m:val="1"/>
              <m:ctrlPr>
                <w:ins w:id="10676" w:author="user pc" w:date="2022-04-07T00:49:00Z">
                  <w:rPr>
                    <w:rFonts w:ascii="Cambria Math" w:cs="Times New Roman" w:hAnsi="Cambria Math"/>
                    <w:i/>
                    <w:sz w:val="28"/>
                    <w:szCs w:val="28"/>
                  </w:rPr>
                </w:ins>
              </m:ctrlPr>
            </m:radPr>
            <m:deg/>
            <m:e>
              <w:ins w:id="10677" w:author="user pc" w:date="2022-04-07T00:49:00Z">
                <m:r w:rsidR="2F79FCEE">
                  <w:rPr>
                    <w:rFonts w:ascii="Cambria Math" w:cs="Times New Roman" w:hAnsi="Cambria Math"/>
                    <w:sz w:val="28"/>
                    <w:szCs w:val="28"/>
                  </w:rPr>
                  <m:t>x</m:t>
                </m:r>
              </w:ins>
            </m:e>
          </m:rad>
          <w:ins w:id="10678" w:author="user pc" w:date="2022-04-07T00:49:00Z">
            <m:r w:rsidR="FEB1E9D6">
              <w:rPr>
                <w:rFonts w:ascii="Cambria Math" w:cs="Times New Roman" w:hAnsi="Cambria Math"/>
                <w:sz w:val="28"/>
                <w:szCs w:val="28"/>
              </w:rPr>
              <m:t xml:space="preserve">=50 </m:t>
            </m:r>
          </w:ins>
          <w:ins w:id="10679" w:author="user pc" w:date="2022-04-07T00:50:00Z">
            <m:r w:rsidR="ADDC688B">
              <w:rPr>
                <w:rFonts w:ascii="Cambria Math" w:cs="Times New Roman" w:hAnsi="Cambria Math"/>
                <w:sz w:val="28"/>
                <w:szCs w:val="28"/>
              </w:rPr>
              <m:t>× √2.0</m:t>
            </m:r>
          </w:ins>
        </m:oMath>
      </m:oMathPara>
    </w:p>
    <w:p>
      <w:pPr>
        <w:pStyle w:val="style0"/>
        <w:rPr>
          <w:del w:id="10680" w:author="user pc" w:date="2022-04-07T00:48:00Z"/>
          <w:rFonts w:ascii="Times New Roman" w:cs="Times New Roman"/>
          <w:sz w:val="28"/>
          <w:szCs w:val="28"/>
          <w:rPrChange w:id="10681" w:author="user pc" w:date="2022-03-15T10:14:00Z">
            <w:rPr>
              <w:del w:id="10682" w:author="user pc" w:date="2022-04-07T00:48:00Z"/>
            </w:rPr>
          </w:rPrChange>
        </w:rPr>
      </w:pPr>
      <m:oMath>
        <m:rad>
          <m:radPr>
            <m:degHide m:val="1"/>
            <m:ctrlPr>
              <w:ins w:id="10683" w:author="user pc" w:date="2022-04-07T01:01:00Z">
                <w:rPr>
                  <w:rFonts w:ascii="Cambria Math" w:cs="Times New Roman" w:hAnsi="Cambria Math"/>
                  <w:i/>
                  <w:sz w:val="28"/>
                  <w:szCs w:val="28"/>
                </w:rPr>
              </w:ins>
            </m:ctrlPr>
          </m:radPr>
          <m:deg/>
          <m:e>
            <w:ins w:id="10684" w:author="user pc" w:date="2022-04-07T01:01:00Z">
              <m:r w:rsidR="B47CC2FF">
                <w:rPr>
                  <w:rFonts w:ascii="Cambria Math" w:cs="Times New Roman" w:hAnsi="Cambria Math"/>
                  <w:sz w:val="28"/>
                  <w:szCs w:val="28"/>
                </w:rPr>
                <m:t>x</m:t>
              </m:r>
            </w:ins>
          </m:e>
        </m:rad>
        <w:ins w:id="10685" w:author="user pc" w:date="2022-04-07T01:01:00Z">
          <m:r w:rsidR="87CE8065">
            <w:rPr>
              <w:rFonts w:ascii="Cambria Math" w:cs="Times New Roman" w:hAnsi="Cambria Math"/>
              <w:sz w:val="28"/>
              <w:szCs w:val="28"/>
            </w:rPr>
            <m:t>=70.710678</m:t>
          </m:r>
        </w:ins>
      </m:oMath>
      <w:r>
        <w:rPr>
          <w:rFonts w:ascii="Times New Roman" w:cs="Times New Roman" w:hAnsi="Times New Roman"/>
          <w:sz w:val="28"/>
          <w:szCs w:val="28"/>
        </w:rPr>
        <w:t>1</w:t>
      </w:r>
    </w:p>
    <w:p>
      <w:pPr>
        <w:pStyle w:val="style0"/>
        <w:rPr>
          <w:rFonts w:ascii="Times New Roman" w:cs="Times New Roman" w:hAnsi="Times New Roman"/>
          <w:sz w:val="28"/>
          <w:szCs w:val="28"/>
        </w:rPr>
      </w:pPr>
      <w:r w:rsidRPr="D6C6EB4D">
        <w:rPr>
          <w:rFonts w:ascii="Times New Roman" w:cs="Times New Roman"/>
          <w:sz w:val="28"/>
          <w:szCs w:val="28"/>
          <w:rPrChange w:id="10686" w:author="user pc" w:date="2022-03-15T10:14:00Z">
            <w:rPr/>
          </w:rPrChange>
        </w:rPr>
        <w:t>Square</w:t>
      </w:r>
      <w:ins w:id="10687" w:author="user pc" w:date="2022-04-07T00:45:00Z">
        <w:r w:rsidR="BF6712FA">
          <w:rPr>
            <w:rFonts w:ascii="Times New Roman" w:cs="Times New Roman" w:hAnsi="Times New Roman"/>
            <w:sz w:val="28"/>
            <w:szCs w:val="28"/>
          </w:rPr>
          <w:t xml:space="preserve"> </w:t>
        </w:r>
      </w:ins>
      <w:r w:rsidRPr="C1CEFFD7">
        <w:rPr>
          <w:rFonts w:ascii="Times New Roman" w:cs="Times New Roman"/>
          <w:sz w:val="28"/>
          <w:szCs w:val="28"/>
          <w:rPrChange w:id="10688" w:author="user pc" w:date="2022-03-15T10:14:00Z">
            <w:rPr/>
          </w:rPrChange>
        </w:rPr>
        <w:t>both</w:t>
      </w:r>
      <w:ins w:id="10689" w:author="user pc" w:date="2022-04-07T00:45:00Z">
        <w:r w:rsidR="3F8D9C89">
          <w:rPr>
            <w:rFonts w:ascii="Times New Roman" w:cs="Times New Roman" w:hAnsi="Times New Roman"/>
            <w:sz w:val="28"/>
            <w:szCs w:val="28"/>
          </w:rPr>
          <w:t xml:space="preserve"> </w:t>
        </w:r>
      </w:ins>
      <w:r w:rsidRPr="CB626082">
        <w:rPr>
          <w:rFonts w:ascii="Times New Roman" w:cs="Times New Roman"/>
          <w:sz w:val="28"/>
          <w:szCs w:val="28"/>
          <w:rPrChange w:id="10690" w:author="user pc" w:date="2022-03-15T10:14:00Z">
            <w:rPr/>
          </w:rPrChange>
        </w:rPr>
        <w:t>sides:</w:t>
      </w:r>
    </w:p>
    <w:p>
      <w:pPr>
        <w:pStyle w:val="style0"/>
        <w:rPr>
          <w:del w:id="10691" w:author="user pc" w:date="2022-04-07T00:48:00Z"/>
          <w:rFonts w:ascii="Times New Roman" w:cs="Times New Roman"/>
          <w:sz w:val="28"/>
          <w:szCs w:val="28"/>
          <w:rPrChange w:id="10692" w:author="user pc" w:date="2022-03-15T10:14:00Z">
            <w:rPr>
              <w:del w:id="10693" w:author="user pc" w:date="2022-04-07T00:48:00Z"/>
            </w:rPr>
          </w:rPrChange>
        </w:rPr>
      </w:pPr>
      <m:oMathPara>
        <m:oMathParaPr>
          <m:jc m:val="left"/>
        </m:oMathParaPr>
        <m:oMath>
          <m:sSup>
            <m:sSupPr>
              <m:ctrlPr>
                <w:rPr>
                  <w:rFonts w:ascii="Cambria Math" w:cs="Times New Roman" w:hAnsi="Cambria Math"/>
                  <w:i/>
                  <w:sz w:val="28"/>
                  <w:szCs w:val="28"/>
                </w:rPr>
              </m:ctrlPr>
            </m:sSupPr>
            <m:e>
              <m:r>
                <w:rPr>
                  <w:rFonts w:ascii="Cambria Math" w:cs="Times New Roman" w:hAnsi="Cambria Math"/>
                  <w:sz w:val="28"/>
                  <w:szCs w:val="28"/>
                </w:rPr>
                <m:t>(</m:t>
              </m:r>
              <m:rad>
                <m:radPr>
                  <m:degHide m:val="1"/>
                  <m:ctrlPr>
                    <w:ins w:id="10694" w:author="user pc" w:date="2022-04-07T01:01:00Z">
                      <w:rPr>
                        <w:rFonts w:ascii="Cambria Math" w:cs="Times New Roman" w:hAnsi="Cambria Math"/>
                        <w:i/>
                        <w:sz w:val="28"/>
                        <w:szCs w:val="28"/>
                      </w:rPr>
                    </w:ins>
                  </m:ctrlPr>
                </m:radPr>
                <m:deg/>
                <m:e>
                  <w:ins w:id="10695" w:author="user pc" w:date="2022-04-07T01:01:00Z">
                    <m:r w:rsidR="9DC26569">
                      <w:rPr>
                        <w:rFonts w:ascii="Cambria Math" w:cs="Times New Roman" w:hAnsi="Cambria Math"/>
                        <w:sz w:val="28"/>
                        <w:szCs w:val="28"/>
                      </w:rPr>
                      <m:t>x</m:t>
                    </m:r>
                  </w:ins>
                </m:e>
              </m:rad>
              <m:r>
                <w:rPr>
                  <w:rFonts w:ascii="Cambria Math" w:cs="Times New Roman" w:hAnsi="Cambria Math"/>
                  <w:sz w:val="28"/>
                  <w:szCs w:val="28"/>
                </w:rPr>
                <m:t>)</m:t>
              </m:r>
            </m:e>
            <m:sup>
              <m:r>
                <w:rPr>
                  <w:rFonts w:ascii="Cambria Math" w:cs="Times New Roman" w:hAnsi="Cambria Math"/>
                  <w:sz w:val="28"/>
                  <w:szCs w:val="28"/>
                </w:rPr>
                <m:t>2</m:t>
              </m:r>
            </m:sup>
          </m:sSup>
          <w:ins w:id="10696" w:author="user pc" w:date="2022-04-07T01:01:00Z">
            <m:r w:rsidR="FC93D605">
              <w:rPr>
                <w:rFonts w:ascii="Cambria Math" w:cs="Times New Roman" w:hAnsi="Cambria Math"/>
                <w:sz w:val="28"/>
                <w:szCs w:val="28"/>
              </w:rPr>
              <m:t>=</m:t>
            </m:r>
          </w:ins>
          <m:sSup>
            <m:sSupPr>
              <m:ctrlPr>
                <w:rPr>
                  <w:rFonts w:ascii="Cambria Math" w:cs="Times New Roman" w:hAnsi="Cambria Math"/>
                  <w:i/>
                  <w:sz w:val="28"/>
                  <w:szCs w:val="28"/>
                </w:rPr>
              </m:ctrlPr>
            </m:sSupPr>
            <m:e>
              <m:r>
                <w:rPr>
                  <w:rFonts w:ascii="Cambria Math" w:cs="Times New Roman" w:hAnsi="Cambria Math"/>
                  <w:sz w:val="28"/>
                  <w:szCs w:val="28"/>
                </w:rPr>
                <m:t>(</m:t>
              </m:r>
              <w:ins w:id="10697" w:author="user pc" w:date="2022-04-07T01:01:00Z">
                <m:r w:rsidR="9EB71184">
                  <w:rPr>
                    <w:rFonts w:ascii="Cambria Math" w:cs="Times New Roman" w:hAnsi="Cambria Math"/>
                    <w:sz w:val="28"/>
                    <w:szCs w:val="28"/>
                  </w:rPr>
                  <m:t>70.710678</m:t>
                </m:r>
              </w:ins>
              <m:r>
                <m:rPr>
                  <m:sty m:val="p"/>
                </m:rPr>
                <w:rPr>
                  <w:rFonts w:ascii="Cambria Math" w:cs="Times New Roman" w:hAnsi="Cambria Math"/>
                  <w:sz w:val="28"/>
                  <w:szCs w:val="28"/>
                </w:rPr>
                <m:t>1)</m:t>
              </m:r>
            </m:e>
            <m:sup>
              <m:r>
                <w:rPr>
                  <w:rFonts w:ascii="Cambria Math" w:cs="Times New Roman" w:hAnsi="Cambria Math"/>
                  <w:sz w:val="28"/>
                  <w:szCs w:val="28"/>
                </w:rPr>
                <m:t xml:space="preserve">2   </m:t>
              </m:r>
            </m:sup>
          </m:sSup>
        </m:oMath>
      </m:oMathPara>
    </w:p>
    <w:p>
      <w:pPr>
        <w:pStyle w:val="style0"/>
        <w:rPr>
          <w:rFonts w:ascii="Cambria Math" w:cs="Times New Roman" w:hAnsi="Cambria Math"/>
          <w:sz w:val="28"/>
          <w:szCs w:val="28"/>
          <w:rPrChange w:id="10698" w:author="user pc" w:date="2022-03-15T10:14:00Z">
            <w:rPr/>
          </w:rPrChange>
        </w:rPr>
      </w:pPr>
      <m:oMathPara>
        <m:oMathParaPr>
          <m:jc m:val="left"/>
        </m:oMathParaPr>
        <m:oMath>
          <m:r>
            <w:rPr>
              <w:rFonts w:ascii="Cambria Math" w:cs="Times New Roman" w:hAnsi="Cambria Math"/>
              <w:sz w:val="28"/>
              <w:szCs w:val="28"/>
            </w:rPr>
            <m:t>x</m:t>
          </m:r>
          <w:ins w:id="10699" w:author="user pc" w:date="2022-04-07T01:02:00Z">
            <m:r w:rsidR="022EF661">
              <w:rPr>
                <w:rFonts w:ascii="Cambria Math" w:cs="Times New Roman" w:hAnsi="Cambria Math"/>
                <w:sz w:val="28"/>
                <w:szCs w:val="28"/>
              </w:rPr>
              <m:t xml:space="preserve">=5000 </m:t>
            </m:r>
          </w:ins>
          <m:sSup>
            <m:sSupPr>
              <m:ctrlPr>
                <w:ins w:id="10700" w:author="user pc" w:date="2022-04-07T01:02:00Z">
                  <w:rPr>
                    <w:rFonts w:ascii="Cambria Math" w:cs="Times New Roman" w:hAnsi="Cambria Math"/>
                    <w:i/>
                    <w:sz w:val="28"/>
                    <w:szCs w:val="28"/>
                  </w:rPr>
                </w:ins>
              </m:ctrlPr>
            </m:sSupPr>
            <m:e>
              <w:ins w:id="10701" w:author="user pc" w:date="2022-04-07T01:11:00Z">
                <m:r w:rsidR="08DDB5C3">
                  <w:rPr>
                    <w:rFonts w:ascii="Cambria Math" w:cs="Times New Roman" w:hAnsi="Cambria Math"/>
                    <w:sz w:val="28"/>
                    <w:szCs w:val="28"/>
                  </w:rPr>
                  <m:t>gmol</m:t>
                </m:r>
              </w:ins>
            </m:e>
            <m:sup>
              <w:ins w:id="10702" w:author="user pc" w:date="2022-04-07T01:11:00Z">
                <m:r w:rsidR="3DAECA35">
                  <w:rPr>
                    <w:rFonts w:ascii="Cambria Math" w:cs="Times New Roman" w:hAnsi="Cambria Math"/>
                    <w:sz w:val="28"/>
                    <w:szCs w:val="28"/>
                  </w:rPr>
                  <m:t>-1</m:t>
                </m:r>
              </w:ins>
            </m:sup>
          </m:sSup>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0703" w:author="user pc" w:date="2022-03-15T10:14:00Z">
            <w:rPr/>
          </w:rPrChange>
        </w:rPr>
      </w:pPr>
      <w:r w:rsidRPr="50293B66">
        <w:rPr>
          <w:rFonts w:ascii="Times New Roman" w:cs="Times New Roman"/>
          <w:b/>
          <w:sz w:val="28"/>
          <w:szCs w:val="28"/>
          <w:rPrChange w:id="10704" w:author="user pc" w:date="2022-03-15T10:14:00Z">
            <w:rPr>
              <w:b/>
            </w:rPr>
          </w:rPrChange>
        </w:rPr>
        <w:t>Example</w:t>
      </w:r>
      <w:ins w:id="10705" w:author="user pc" w:date="2022-04-07T02:05:00Z">
        <w:r w:rsidR="0340D6E9">
          <w:rPr>
            <w:rFonts w:ascii="Times New Roman" w:cs="Times New Roman" w:hAnsi="Times New Roman"/>
            <w:b/>
            <w:sz w:val="28"/>
            <w:szCs w:val="28"/>
          </w:rPr>
          <w:t xml:space="preserve"> 6</w:t>
        </w:r>
      </w:ins>
      <w:r w:rsidRPr="F2B90360">
        <w:rPr>
          <w:rFonts w:ascii="Times New Roman" w:cs="Times New Roman"/>
          <w:b/>
          <w:sz w:val="28"/>
          <w:szCs w:val="28"/>
          <w:rPrChange w:id="10706" w:author="user pc" w:date="2022-03-15T10:14:00Z">
            <w:rPr>
              <w:b/>
            </w:rPr>
          </w:rPrChange>
        </w:rPr>
        <w:t>:</w:t>
      </w:r>
      <w:ins w:id="10707" w:author="user pc" w:date="2022-04-07T02:05:00Z">
        <w:r w:rsidR="CBBF2773">
          <w:rPr>
            <w:rFonts w:ascii="Times New Roman" w:cs="Times New Roman" w:hAnsi="Times New Roman"/>
            <w:b/>
            <w:sz w:val="28"/>
            <w:szCs w:val="28"/>
          </w:rPr>
          <w:t xml:space="preserve"> </w:t>
        </w:r>
      </w:ins>
      <w:r w:rsidRPr="C5D83D16">
        <w:rPr>
          <w:rFonts w:ascii="Times New Roman" w:cs="Times New Roman"/>
          <w:sz w:val="28"/>
          <w:szCs w:val="28"/>
          <w:rPrChange w:id="10708" w:author="user pc" w:date="2022-03-15T10:14:00Z">
            <w:rPr/>
          </w:rPrChange>
        </w:rPr>
        <w:t>If</w:t>
      </w:r>
      <w:ins w:id="10709" w:author="user pc" w:date="2022-04-07T02:05:00Z">
        <w:r w:rsidR="30E7A559">
          <w:rPr>
            <w:rFonts w:ascii="Times New Roman" w:cs="Times New Roman" w:hAnsi="Times New Roman"/>
            <w:sz w:val="28"/>
            <w:szCs w:val="28"/>
          </w:rPr>
          <w:t xml:space="preserve"> </w:t>
        </w:r>
      </w:ins>
      <w:r w:rsidRPr="C9B95EC6">
        <w:rPr>
          <w:rFonts w:ascii="Times New Roman" w:cs="Times New Roman"/>
          <w:sz w:val="28"/>
          <w:szCs w:val="28"/>
          <w:rPrChange w:id="10710" w:author="user pc" w:date="2022-03-15T10:14:00Z">
            <w:rPr/>
          </w:rPrChange>
        </w:rPr>
        <w:t>the</w:t>
      </w:r>
      <w:ins w:id="10711" w:author="user pc" w:date="2022-04-07T02:05:00Z">
        <w:r w:rsidR="F39A4CD7">
          <w:rPr>
            <w:rFonts w:ascii="Times New Roman" w:cs="Times New Roman" w:hAnsi="Times New Roman"/>
            <w:sz w:val="28"/>
            <w:szCs w:val="28"/>
          </w:rPr>
          <w:t xml:space="preserve"> </w:t>
        </w:r>
      </w:ins>
      <w:r w:rsidRPr="C296BBFF">
        <w:rPr>
          <w:rFonts w:ascii="Times New Roman" w:cs="Times New Roman"/>
          <w:sz w:val="28"/>
          <w:szCs w:val="28"/>
          <w:rPrChange w:id="10712" w:author="user pc" w:date="2022-03-15T10:14:00Z">
            <w:rPr/>
          </w:rPrChange>
        </w:rPr>
        <w:t>density</w:t>
      </w:r>
      <w:ins w:id="10713" w:author="user pc" w:date="2022-04-07T02:06:00Z">
        <w:r w:rsidR="CB948C14">
          <w:rPr>
            <w:rFonts w:ascii="Times New Roman" w:cs="Times New Roman" w:hAnsi="Times New Roman"/>
            <w:sz w:val="28"/>
            <w:szCs w:val="28"/>
          </w:rPr>
          <w:t xml:space="preserve"> </w:t>
        </w:r>
      </w:ins>
      <w:r w:rsidRPr="97BF2705">
        <w:rPr>
          <w:rFonts w:ascii="Times New Roman" w:cs="Times New Roman"/>
          <w:sz w:val="28"/>
          <w:szCs w:val="28"/>
          <w:rPrChange w:id="10714" w:author="user pc" w:date="2022-03-15T10:14:00Z">
            <w:rPr/>
          </w:rPrChange>
        </w:rPr>
        <w:t>of</w:t>
      </w:r>
      <w:ins w:id="10715" w:author="user pc" w:date="2022-04-07T02:06:00Z">
        <w:r w:rsidR="E8A24907">
          <w:rPr>
            <w:rFonts w:ascii="Times New Roman" w:cs="Times New Roman" w:hAnsi="Times New Roman"/>
            <w:sz w:val="28"/>
            <w:szCs w:val="28"/>
          </w:rPr>
          <w:t xml:space="preserve"> </w:t>
        </w:r>
      </w:ins>
      <w:r w:rsidRPr="42CDE7AD">
        <w:rPr>
          <w:rFonts w:ascii="Times New Roman" w:cs="Times New Roman"/>
          <w:sz w:val="28"/>
          <w:szCs w:val="28"/>
          <w:rPrChange w:id="10716" w:author="user pc" w:date="2022-03-15T10:14:00Z">
            <w:rPr/>
          </w:rPrChange>
        </w:rPr>
        <w:t>hydrogen</w:t>
      </w:r>
      <w:ins w:id="10717" w:author="user pc" w:date="2022-04-07T02:06:00Z">
        <w:r w:rsidR="7600354B">
          <w:rPr>
            <w:rFonts w:ascii="Times New Roman" w:cs="Times New Roman" w:hAnsi="Times New Roman"/>
            <w:sz w:val="28"/>
            <w:szCs w:val="28"/>
          </w:rPr>
          <w:t xml:space="preserve"> </w:t>
        </w:r>
      </w:ins>
      <w:r w:rsidRPr="565FCE2F">
        <w:rPr>
          <w:rFonts w:ascii="Times New Roman" w:cs="Times New Roman"/>
          <w:sz w:val="28"/>
          <w:szCs w:val="28"/>
          <w:rPrChange w:id="10718" w:author="user pc" w:date="2022-03-15T10:14:00Z">
            <w:rPr/>
          </w:rPrChange>
        </w:rPr>
        <w:t>is</w:t>
      </w:r>
      <w:ins w:id="10719" w:author="user pc" w:date="2022-04-07T02:06:00Z">
        <w:r w:rsidR="CDE25A20">
          <w:rPr>
            <w:rFonts w:ascii="Times New Roman" w:cs="Times New Roman" w:hAnsi="Times New Roman"/>
            <w:sz w:val="28"/>
            <w:szCs w:val="28"/>
          </w:rPr>
          <w:t xml:space="preserve"> </w:t>
        </w:r>
      </w:ins>
      <w:r w:rsidRPr="D58FD27C">
        <w:rPr>
          <w:rFonts w:ascii="Times New Roman" w:cs="Times New Roman"/>
          <w:sz w:val="28"/>
          <w:szCs w:val="28"/>
          <w:rPrChange w:id="10720" w:author="user pc" w:date="2022-03-15T10:14:00Z">
            <w:rPr/>
          </w:rPrChange>
        </w:rPr>
        <w:t>0.090g/L</w:t>
      </w:r>
      <w:ins w:id="10721" w:author="user pc" w:date="2022-04-07T02:06:00Z">
        <w:r w:rsidR="ADE7C434">
          <w:rPr>
            <w:rFonts w:ascii="Times New Roman" w:cs="Times New Roman" w:hAnsi="Times New Roman"/>
            <w:sz w:val="28"/>
            <w:szCs w:val="28"/>
          </w:rPr>
          <w:t xml:space="preserve"> </w:t>
        </w:r>
      </w:ins>
      <w:r w:rsidRPr="A32A0516">
        <w:rPr>
          <w:rFonts w:ascii="Times New Roman" w:cs="Times New Roman"/>
          <w:sz w:val="28"/>
          <w:szCs w:val="28"/>
          <w:rPrChange w:id="10722" w:author="user pc" w:date="2022-03-15T10:14:00Z">
            <w:rPr/>
          </w:rPrChange>
        </w:rPr>
        <w:t>and</w:t>
      </w:r>
      <w:ins w:id="10723" w:author="user pc" w:date="2022-04-07T02:06:00Z">
        <w:r w:rsidR="DAED95E7">
          <w:rPr>
            <w:rFonts w:ascii="Times New Roman" w:cs="Times New Roman" w:hAnsi="Times New Roman"/>
            <w:sz w:val="28"/>
            <w:szCs w:val="28"/>
          </w:rPr>
          <w:t xml:space="preserve"> </w:t>
        </w:r>
      </w:ins>
      <w:r w:rsidRPr="EB34A482">
        <w:rPr>
          <w:rFonts w:ascii="Times New Roman" w:cs="Times New Roman"/>
          <w:sz w:val="28"/>
          <w:szCs w:val="28"/>
          <w:rPrChange w:id="10724" w:author="user pc" w:date="2022-03-15T10:14:00Z">
            <w:rPr/>
          </w:rPrChange>
        </w:rPr>
        <w:t>its</w:t>
      </w:r>
      <w:ins w:id="10725" w:author="user pc" w:date="2022-04-07T02:06:00Z">
        <w:r w:rsidR="22E45820">
          <w:rPr>
            <w:rFonts w:ascii="Times New Roman" w:cs="Times New Roman" w:hAnsi="Times New Roman"/>
            <w:sz w:val="28"/>
            <w:szCs w:val="28"/>
          </w:rPr>
          <w:t xml:space="preserve"> </w:t>
        </w:r>
      </w:ins>
      <w:r w:rsidRPr="879C82C9">
        <w:rPr>
          <w:rFonts w:ascii="Times New Roman" w:cs="Times New Roman"/>
          <w:sz w:val="28"/>
          <w:szCs w:val="28"/>
          <w:rPrChange w:id="10726" w:author="user pc" w:date="2022-03-15T10:14:00Z">
            <w:rPr/>
          </w:rPrChange>
        </w:rPr>
        <w:t>rate</w:t>
      </w:r>
      <w:ins w:id="10727" w:author="user pc" w:date="2022-04-07T02:06:00Z">
        <w:r w:rsidR="9CE274FC">
          <w:rPr>
            <w:rFonts w:ascii="Times New Roman" w:cs="Times New Roman" w:hAnsi="Times New Roman"/>
            <w:sz w:val="28"/>
            <w:szCs w:val="28"/>
          </w:rPr>
          <w:t xml:space="preserve"> </w:t>
        </w:r>
      </w:ins>
      <w:r w:rsidRPr="1EDD98AB">
        <w:rPr>
          <w:rFonts w:ascii="Times New Roman" w:cs="Times New Roman"/>
          <w:sz w:val="28"/>
          <w:szCs w:val="28"/>
          <w:rPrChange w:id="10728" w:author="user pc" w:date="2022-03-15T10:14:00Z">
            <w:rPr/>
          </w:rPrChange>
        </w:rPr>
        <w:t>of</w:t>
      </w:r>
      <w:ins w:id="10729" w:author="user pc" w:date="2022-04-07T02:06:00Z">
        <w:r w:rsidR="47CF2CCD">
          <w:rPr>
            <w:rFonts w:ascii="Times New Roman" w:cs="Times New Roman" w:hAnsi="Times New Roman"/>
            <w:sz w:val="28"/>
            <w:szCs w:val="28"/>
          </w:rPr>
          <w:t xml:space="preserve"> </w:t>
        </w:r>
      </w:ins>
      <w:r w:rsidRPr="FB43405F">
        <w:rPr>
          <w:rFonts w:ascii="Times New Roman" w:cs="Times New Roman"/>
          <w:sz w:val="28"/>
          <w:szCs w:val="28"/>
          <w:rPrChange w:id="10730" w:author="user pc" w:date="2022-03-15T10:14:00Z">
            <w:rPr/>
          </w:rPrChange>
        </w:rPr>
        <w:t>effusion</w:t>
      </w:r>
      <w:ins w:id="10731" w:author="user pc" w:date="2022-04-07T02:06:00Z">
        <w:r w:rsidR="B13F5D4E">
          <w:rPr>
            <w:rFonts w:ascii="Times New Roman" w:cs="Times New Roman" w:hAnsi="Times New Roman"/>
            <w:sz w:val="28"/>
            <w:szCs w:val="28"/>
          </w:rPr>
          <w:t xml:space="preserve"> </w:t>
        </w:r>
      </w:ins>
      <w:r w:rsidRPr="F2482824">
        <w:rPr>
          <w:rFonts w:ascii="Times New Roman" w:cs="Times New Roman"/>
          <w:sz w:val="28"/>
          <w:szCs w:val="28"/>
          <w:rPrChange w:id="10732" w:author="user pc" w:date="2022-03-15T10:14:00Z">
            <w:rPr/>
          </w:rPrChange>
        </w:rPr>
        <w:t>is</w:t>
      </w:r>
      <w:ins w:id="10733" w:author="user pc" w:date="2022-04-07T02:06:00Z">
        <w:r w:rsidR="BCD6EBF8">
          <w:rPr>
            <w:rFonts w:ascii="Times New Roman" w:cs="Times New Roman" w:hAnsi="Times New Roman"/>
            <w:sz w:val="28"/>
            <w:szCs w:val="28"/>
          </w:rPr>
          <w:t xml:space="preserve"> </w:t>
        </w:r>
      </w:ins>
      <w:r w:rsidRPr="C2862CF2">
        <w:rPr>
          <w:rFonts w:ascii="Times New Roman" w:cs="Times New Roman"/>
          <w:sz w:val="28"/>
          <w:szCs w:val="28"/>
          <w:rPrChange w:id="10734" w:author="user pc" w:date="2022-03-15T10:14:00Z">
            <w:rPr/>
          </w:rPrChange>
        </w:rPr>
        <w:t>5.93</w:t>
      </w:r>
      <w:ins w:id="10735" w:author="user pc" w:date="2022-04-07T02:07:00Z">
        <w:r w:rsidR="C550DFD1">
          <w:rPr>
            <w:rFonts w:ascii="Times New Roman" w:cs="Times New Roman" w:hAnsi="Times New Roman"/>
            <w:sz w:val="28"/>
            <w:szCs w:val="28"/>
          </w:rPr>
          <w:t xml:space="preserve"> </w:t>
        </w:r>
      </w:ins>
      <w:r w:rsidRPr="951E07FC">
        <w:rPr>
          <w:rFonts w:ascii="Times New Roman" w:cs="Times New Roman"/>
          <w:sz w:val="28"/>
          <w:szCs w:val="28"/>
          <w:rPrChange w:id="10736" w:author="user pc" w:date="2022-03-15T10:14:00Z">
            <w:rPr/>
          </w:rPrChange>
        </w:rPr>
        <w:t>times</w:t>
      </w:r>
      <w:ins w:id="10737" w:author="user pc" w:date="2022-04-07T02:07:00Z">
        <w:r w:rsidR="15A00437">
          <w:rPr>
            <w:rFonts w:ascii="Times New Roman" w:cs="Times New Roman" w:hAnsi="Times New Roman"/>
            <w:sz w:val="28"/>
            <w:szCs w:val="28"/>
          </w:rPr>
          <w:t xml:space="preserve"> </w:t>
        </w:r>
      </w:ins>
      <w:r w:rsidRPr="BBE09DEE">
        <w:rPr>
          <w:rFonts w:ascii="Times New Roman" w:cs="Times New Roman"/>
          <w:sz w:val="28"/>
          <w:szCs w:val="28"/>
          <w:rPrChange w:id="10738" w:author="user pc" w:date="2022-03-15T10:14:00Z">
            <w:rPr/>
          </w:rPrChange>
        </w:rPr>
        <w:t>that</w:t>
      </w:r>
      <w:ins w:id="10739" w:author="user pc" w:date="2022-04-07T02:07:00Z">
        <w:r w:rsidR="BC599D6E">
          <w:rPr>
            <w:rFonts w:ascii="Times New Roman" w:cs="Times New Roman" w:hAnsi="Times New Roman"/>
            <w:sz w:val="28"/>
            <w:szCs w:val="28"/>
          </w:rPr>
          <w:t xml:space="preserve"> </w:t>
        </w:r>
      </w:ins>
      <w:r w:rsidRPr="A494DD09">
        <w:rPr>
          <w:rFonts w:ascii="Times New Roman" w:cs="Times New Roman"/>
          <w:sz w:val="28"/>
          <w:szCs w:val="28"/>
          <w:rPrChange w:id="10740" w:author="user pc" w:date="2022-03-15T10:14:00Z">
            <w:rPr/>
          </w:rPrChange>
        </w:rPr>
        <w:t>of</w:t>
      </w:r>
      <w:ins w:id="10741" w:author="user pc" w:date="2022-04-07T02:07:00Z">
        <w:r w:rsidR="7A131904">
          <w:rPr>
            <w:rFonts w:ascii="Times New Roman" w:cs="Times New Roman" w:hAnsi="Times New Roman"/>
            <w:sz w:val="28"/>
            <w:szCs w:val="28"/>
          </w:rPr>
          <w:t xml:space="preserve"> </w:t>
        </w:r>
      </w:ins>
      <w:r w:rsidRPr="7AE8FF8B">
        <w:rPr>
          <w:rFonts w:ascii="Times New Roman" w:cs="Times New Roman"/>
          <w:sz w:val="28"/>
          <w:szCs w:val="28"/>
          <w:rPrChange w:id="10742" w:author="user pc" w:date="2022-03-15T10:14:00Z">
            <w:rPr/>
          </w:rPrChange>
        </w:rPr>
        <w:t>chlorine,</w:t>
      </w:r>
      <w:ins w:id="10743" w:author="user pc" w:date="2022-04-07T02:07:00Z">
        <w:r w:rsidR="CC1F073B">
          <w:rPr>
            <w:rFonts w:ascii="Times New Roman" w:cs="Times New Roman" w:hAnsi="Times New Roman"/>
            <w:sz w:val="28"/>
            <w:szCs w:val="28"/>
          </w:rPr>
          <w:t xml:space="preserve"> </w:t>
        </w:r>
      </w:ins>
      <w:r w:rsidRPr="0FFACA08">
        <w:rPr>
          <w:rFonts w:ascii="Times New Roman" w:cs="Times New Roman"/>
          <w:sz w:val="28"/>
          <w:szCs w:val="28"/>
          <w:rPrChange w:id="10744" w:author="user pc" w:date="2022-03-15T10:14:00Z">
            <w:rPr/>
          </w:rPrChange>
        </w:rPr>
        <w:t>what</w:t>
      </w:r>
      <w:ins w:id="10745" w:author="user pc" w:date="2022-04-07T02:06:00Z">
        <w:r w:rsidR="7F19E01C">
          <w:rPr>
            <w:rFonts w:ascii="Times New Roman" w:cs="Times New Roman" w:hAnsi="Times New Roman"/>
            <w:sz w:val="28"/>
            <w:szCs w:val="28"/>
          </w:rPr>
          <w:t xml:space="preserve"> </w:t>
        </w:r>
      </w:ins>
      <w:r w:rsidRPr="21048997">
        <w:rPr>
          <w:rFonts w:ascii="Times New Roman" w:cs="Times New Roman"/>
          <w:sz w:val="28"/>
          <w:szCs w:val="28"/>
          <w:rPrChange w:id="10746" w:author="user pc" w:date="2022-03-15T10:14:00Z">
            <w:rPr/>
          </w:rPrChange>
        </w:rPr>
        <w:t>is</w:t>
      </w:r>
      <w:ins w:id="10747" w:author="user pc" w:date="2022-04-07T02:06:00Z">
        <w:r w:rsidR="D2856DEC">
          <w:rPr>
            <w:rFonts w:ascii="Times New Roman" w:cs="Times New Roman" w:hAnsi="Times New Roman"/>
            <w:sz w:val="28"/>
            <w:szCs w:val="28"/>
          </w:rPr>
          <w:t xml:space="preserve"> </w:t>
        </w:r>
      </w:ins>
      <w:r w:rsidRPr="98FB3C07">
        <w:rPr>
          <w:rFonts w:ascii="Times New Roman" w:cs="Times New Roman"/>
          <w:sz w:val="28"/>
          <w:szCs w:val="28"/>
          <w:rPrChange w:id="10748" w:author="user pc" w:date="2022-03-15T10:14:00Z">
            <w:rPr/>
          </w:rPrChange>
        </w:rPr>
        <w:t>the</w:t>
      </w:r>
      <w:r>
        <w:rPr>
          <w:rFonts w:ascii="Times New Roman" w:cs="Times New Roman" w:hAnsi="Times New Roman"/>
          <w:sz w:val="28"/>
          <w:szCs w:val="28"/>
        </w:rPr>
        <w:t xml:space="preserve"> vapour</w:t>
      </w:r>
      <w:ins w:id="10749" w:author="user pc" w:date="2022-04-07T02:06:00Z">
        <w:r w:rsidR="B7BC000A">
          <w:rPr>
            <w:rFonts w:ascii="Times New Roman" w:cs="Times New Roman" w:hAnsi="Times New Roman"/>
            <w:sz w:val="28"/>
            <w:szCs w:val="28"/>
          </w:rPr>
          <w:t xml:space="preserve"> </w:t>
        </w:r>
      </w:ins>
      <w:r w:rsidRPr="9F1AFC78">
        <w:rPr>
          <w:rFonts w:ascii="Times New Roman" w:cs="Times New Roman"/>
          <w:sz w:val="28"/>
          <w:szCs w:val="28"/>
          <w:rPrChange w:id="10750" w:author="user pc" w:date="2022-03-15T10:14:00Z">
            <w:rPr/>
          </w:rPrChange>
        </w:rPr>
        <w:t>density</w:t>
      </w:r>
      <w:ins w:id="10751" w:author="user pc" w:date="2022-04-07T02:06:00Z">
        <w:r w:rsidR="82991488">
          <w:rPr>
            <w:rFonts w:ascii="Times New Roman" w:cs="Times New Roman" w:hAnsi="Times New Roman"/>
            <w:sz w:val="28"/>
            <w:szCs w:val="28"/>
          </w:rPr>
          <w:t xml:space="preserve"> </w:t>
        </w:r>
      </w:ins>
      <w:r w:rsidRPr="7D399907">
        <w:rPr>
          <w:rFonts w:ascii="Times New Roman" w:cs="Times New Roman"/>
          <w:sz w:val="28"/>
          <w:szCs w:val="28"/>
          <w:rPrChange w:id="10752" w:author="user pc" w:date="2022-03-15T10:14:00Z">
            <w:rPr/>
          </w:rPrChange>
        </w:rPr>
        <w:t>of</w:t>
      </w:r>
      <w:ins w:id="10753" w:author="user pc" w:date="2022-04-07T02:06:00Z">
        <w:r w:rsidR="1C12C3FE">
          <w:rPr>
            <w:rFonts w:ascii="Times New Roman" w:cs="Times New Roman" w:hAnsi="Times New Roman"/>
            <w:sz w:val="28"/>
            <w:szCs w:val="28"/>
          </w:rPr>
          <w:t xml:space="preserve"> </w:t>
        </w:r>
      </w:ins>
      <w:r w:rsidRPr="1E5AAA71">
        <w:rPr>
          <w:rFonts w:ascii="Times New Roman" w:cs="Times New Roman"/>
          <w:sz w:val="28"/>
          <w:szCs w:val="28"/>
          <w:rPrChange w:id="10754" w:author="user pc" w:date="2022-03-15T10:14:00Z">
            <w:rPr/>
          </w:rPrChange>
        </w:rPr>
        <w:t>chlorine?</w:t>
      </w:r>
    </w:p>
    <w:p>
      <w:pPr>
        <w:pStyle w:val="style0"/>
        <w:rPr>
          <w:rFonts w:ascii="Times New Roman" w:cs="Times New Roman"/>
          <w:sz w:val="28"/>
          <w:szCs w:val="28"/>
          <w:rPrChange w:id="10755" w:author="user pc" w:date="2022-03-15T10:14:00Z">
            <w:rPr/>
          </w:rPrChange>
        </w:rPr>
      </w:pPr>
      <w:r w:rsidRPr="6095B4DC">
        <w:rPr>
          <w:rFonts w:ascii="Times New Roman" w:cs="Times New Roman"/>
          <w:b/>
          <w:sz w:val="28"/>
          <w:szCs w:val="28"/>
          <w:rPrChange w:id="10756" w:author="user pc" w:date="2022-03-15T10:14:00Z">
            <w:rPr>
              <w:b/>
            </w:rPr>
          </w:rPrChange>
        </w:rPr>
        <w:t>Solution:</w:t>
      </w:r>
    </w:p>
    <w:p>
      <w:pPr>
        <w:pStyle w:val="style179"/>
        <w:numPr>
          <w:ilvl w:val="0"/>
          <w:numId w:val="49"/>
        </w:numPr>
        <w:rPr>
          <w:rFonts w:ascii="Times New Roman" w:cs="Times New Roman"/>
          <w:sz w:val="28"/>
          <w:szCs w:val="28"/>
          <w:rPrChange w:id="10757" w:author="user pc" w:date="2022-03-15T10:14:00Z">
            <w:rPr/>
          </w:rPrChange>
        </w:rPr>
      </w:pPr>
      <w:r w:rsidRPr="E85D5124">
        <w:rPr>
          <w:rFonts w:ascii="Times New Roman" w:cs="Times New Roman"/>
          <w:sz w:val="28"/>
          <w:szCs w:val="28"/>
          <w:rPrChange w:id="10758" w:author="user pc" w:date="2022-03-15T10:14:00Z">
            <w:rPr/>
          </w:rPrChange>
        </w:rPr>
        <w:t>Set</w:t>
      </w:r>
      <w:r>
        <w:rPr>
          <w:rFonts w:ascii="Times New Roman" w:cs="Times New Roman" w:hAnsi="Times New Roman"/>
          <w:sz w:val="28"/>
          <w:szCs w:val="28"/>
        </w:rPr>
        <w:t xml:space="preserve"> </w:t>
      </w:r>
      <w:r w:rsidRPr="FEF5503A">
        <w:rPr>
          <w:rFonts w:ascii="Times New Roman" w:cs="Times New Roman"/>
          <w:sz w:val="28"/>
          <w:szCs w:val="28"/>
          <w:rPrChange w:id="10759" w:author="user pc" w:date="2022-03-15T10:14:00Z">
            <w:rPr/>
          </w:rPrChange>
        </w:rPr>
        <w:t>rates</w:t>
      </w:r>
      <w:r>
        <w:rPr>
          <w:rFonts w:ascii="Times New Roman" w:cs="Times New Roman" w:hAnsi="Times New Roman"/>
          <w:sz w:val="28"/>
          <w:szCs w:val="28"/>
        </w:rPr>
        <w:t xml:space="preserve"> </w:t>
      </w:r>
      <w:r w:rsidRPr="56483058">
        <w:rPr>
          <w:rFonts w:ascii="Times New Roman" w:cs="Times New Roman"/>
          <w:sz w:val="28"/>
          <w:szCs w:val="28"/>
          <w:rPrChange w:id="10760" w:author="user pc" w:date="2022-03-15T10:14:00Z">
            <w:rPr/>
          </w:rPrChange>
        </w:rPr>
        <w:t>and</w:t>
      </w:r>
      <w:r>
        <w:rPr>
          <w:rFonts w:ascii="Times New Roman" w:cs="Times New Roman" w:hAnsi="Times New Roman"/>
          <w:sz w:val="28"/>
          <w:szCs w:val="28"/>
        </w:rPr>
        <w:t xml:space="preserve"> </w:t>
      </w:r>
      <w:r w:rsidRPr="311F87AE">
        <w:rPr>
          <w:rFonts w:ascii="Times New Roman" w:cs="Times New Roman"/>
          <w:sz w:val="28"/>
          <w:szCs w:val="28"/>
          <w:rPrChange w:id="10761" w:author="user pc" w:date="2022-03-15T10:14:00Z">
            <w:rPr/>
          </w:rPrChange>
        </w:rPr>
        <w:t>weights:</w:t>
      </w:r>
    </w:p>
    <w:p>
      <w:pPr>
        <w:pStyle w:val="style0"/>
        <w:rPr>
          <w:rFonts w:ascii="Times New Roman" w:cs="Times New Roman"/>
          <w:sz w:val="28"/>
          <w:szCs w:val="28"/>
          <w:rPrChange w:id="10762" w:author="user pc" w:date="2022-03-15T10:14:00Z">
            <w:rPr/>
          </w:rPrChange>
        </w:rPr>
      </w:pPr>
      <w:r>
        <w:rPr>
          <w:rFonts w:ascii="Times New Roman" w:cs="Times New Roman" w:hAnsi="Times New Roman"/>
          <w:sz w:val="28"/>
          <w:szCs w:val="28"/>
        </w:rPr>
        <w:t>R</w:t>
      </w:r>
      <w:r w:rsidRPr="DB3BCCD4">
        <w:rPr>
          <w:rFonts w:ascii="Times New Roman" w:cs="Times New Roman"/>
          <w:sz w:val="28"/>
          <w:szCs w:val="28"/>
          <w:rPrChange w:id="10763" w:author="user pc" w:date="2022-03-15T10:14:00Z">
            <w:rPr/>
          </w:rPrChange>
        </w:rPr>
        <w:t>ate</w:t>
      </w:r>
      <w:r>
        <w:rPr>
          <w:rFonts w:ascii="Times New Roman" w:cs="Times New Roman" w:hAnsi="Times New Roman"/>
          <w:sz w:val="28"/>
          <w:szCs w:val="28"/>
          <w:vertAlign w:val="subscript"/>
        </w:rPr>
        <w:t>1</w:t>
      </w:r>
      <w:r>
        <w:rPr>
          <w:rFonts w:ascii="Times New Roman" w:cs="Times New Roman" w:hAnsi="Times New Roman"/>
          <w:sz w:val="28"/>
          <w:szCs w:val="28"/>
        </w:rPr>
        <w:t xml:space="preserve"> </w:t>
      </w:r>
      <w:r w:rsidRPr="194326A8">
        <w:rPr>
          <w:rFonts w:ascii="Times New Roman" w:cs="Times New Roman"/>
          <w:sz w:val="28"/>
          <w:szCs w:val="28"/>
          <w:rPrChange w:id="10764" w:author="user pc" w:date="2022-03-15T10:14:00Z">
            <w:rPr/>
          </w:rPrChange>
        </w:rPr>
        <w:t>=</w:t>
      </w:r>
      <w:r>
        <w:rPr>
          <w:rFonts w:ascii="Times New Roman" w:cs="Times New Roman" w:hAnsi="Times New Roman"/>
          <w:sz w:val="28"/>
          <w:szCs w:val="28"/>
        </w:rPr>
        <w:t xml:space="preserve"> </w:t>
      </w:r>
      <w:r w:rsidRPr="BF83A0FB">
        <w:rPr>
          <w:rFonts w:ascii="Times New Roman" w:cs="Times New Roman"/>
          <w:sz w:val="28"/>
          <w:szCs w:val="28"/>
          <w:rPrChange w:id="10765" w:author="user pc" w:date="2022-03-15T10:14:00Z">
            <w:rPr/>
          </w:rPrChange>
        </w:rPr>
        <w:t>H</w:t>
      </w:r>
      <w:r w:rsidRPr="8E5CC2FA">
        <w:rPr>
          <w:rFonts w:ascii="Times New Roman" w:cs="Times New Roman"/>
          <w:sz w:val="28"/>
          <w:szCs w:val="28"/>
          <w:vertAlign w:val="subscript"/>
          <w:rPrChange w:id="10766" w:author="user pc" w:date="2022-03-15T10:14:00Z">
            <w:rPr>
              <w:vertAlign w:val="subscript"/>
            </w:rPr>
          </w:rPrChange>
        </w:rPr>
        <w:t xml:space="preserve">2 </w:t>
      </w:r>
      <w:r w:rsidRPr="717D5489">
        <w:rPr>
          <w:rFonts w:ascii="Times New Roman" w:cs="Times New Roman"/>
          <w:sz w:val="28"/>
          <w:szCs w:val="28"/>
          <w:rPrChange w:id="10767" w:author="user pc" w:date="2022-03-15T10:14:00Z">
            <w:rPr/>
          </w:rPrChange>
        </w:rPr>
        <w:t>=</w:t>
      </w:r>
      <w:r>
        <w:rPr>
          <w:rFonts w:ascii="Times New Roman" w:cs="Times New Roman" w:hAnsi="Times New Roman"/>
          <w:sz w:val="28"/>
          <w:szCs w:val="28"/>
        </w:rPr>
        <w:t xml:space="preserve"> </w:t>
      </w:r>
      <w:r w:rsidRPr="F425CCFD">
        <w:rPr>
          <w:rFonts w:ascii="Times New Roman" w:cs="Times New Roman"/>
          <w:sz w:val="28"/>
          <w:szCs w:val="28"/>
          <w:rPrChange w:id="10768" w:author="user pc" w:date="2022-03-15T10:14:00Z">
            <w:rPr/>
          </w:rPrChange>
        </w:rPr>
        <w:t>5.93</w:t>
      </w:r>
    </w:p>
    <w:p>
      <w:pPr>
        <w:pStyle w:val="style0"/>
        <w:rPr>
          <w:rFonts w:ascii="Times New Roman" w:cs="Times New Roman"/>
          <w:sz w:val="28"/>
          <w:szCs w:val="28"/>
          <w:rPrChange w:id="10769" w:author="user pc" w:date="2022-03-15T10:14:00Z">
            <w:rPr/>
          </w:rPrChange>
        </w:rPr>
      </w:pPr>
      <w:r>
        <w:rPr>
          <w:rFonts w:ascii="Times New Roman" w:cs="Times New Roman" w:hAnsi="Times New Roman"/>
          <w:sz w:val="28"/>
          <w:szCs w:val="28"/>
        </w:rPr>
        <w:t>R</w:t>
      </w:r>
      <w:r w:rsidRPr="555A3B68">
        <w:rPr>
          <w:rFonts w:ascii="Times New Roman" w:cs="Times New Roman"/>
          <w:sz w:val="28"/>
          <w:szCs w:val="28"/>
          <w:rPrChange w:id="10770" w:author="user pc" w:date="2022-03-15T10:14:00Z">
            <w:rPr/>
          </w:rPrChange>
        </w:rPr>
        <w:t>ate</w:t>
      </w:r>
      <w:r>
        <w:rPr>
          <w:rFonts w:ascii="Times New Roman" w:cs="Times New Roman" w:hAnsi="Times New Roman"/>
          <w:sz w:val="28"/>
          <w:szCs w:val="28"/>
          <w:vertAlign w:val="subscript"/>
        </w:rPr>
        <w:t>2</w:t>
      </w:r>
      <w:r>
        <w:rPr>
          <w:rFonts w:ascii="Times New Roman" w:cs="Times New Roman" w:hAnsi="Times New Roman"/>
          <w:sz w:val="28"/>
          <w:szCs w:val="28"/>
        </w:rPr>
        <w:t xml:space="preserve"> </w:t>
      </w:r>
      <w:r w:rsidRPr="C5FE284D">
        <w:rPr>
          <w:rFonts w:ascii="Times New Roman" w:cs="Times New Roman"/>
          <w:sz w:val="28"/>
          <w:szCs w:val="28"/>
          <w:rPrChange w:id="10771" w:author="user pc" w:date="2022-03-15T10:14:00Z">
            <w:rPr/>
          </w:rPrChange>
        </w:rPr>
        <w:t>=</w:t>
      </w:r>
      <w:r>
        <w:rPr>
          <w:rFonts w:ascii="Times New Roman" w:cs="Times New Roman" w:hAnsi="Times New Roman"/>
          <w:sz w:val="28"/>
          <w:szCs w:val="28"/>
        </w:rPr>
        <w:t xml:space="preserve"> </w:t>
      </w:r>
      <w:r w:rsidRPr="3CD7E86E">
        <w:rPr>
          <w:rFonts w:ascii="Times New Roman" w:cs="Times New Roman"/>
          <w:sz w:val="28"/>
          <w:szCs w:val="28"/>
          <w:rPrChange w:id="10772" w:author="user pc" w:date="2022-03-15T10:14:00Z">
            <w:rPr/>
          </w:rPrChange>
        </w:rPr>
        <w:t>Cl</w:t>
      </w:r>
      <w:r w:rsidRPr="BC7FF9D7">
        <w:rPr>
          <w:rFonts w:ascii="Times New Roman" w:cs="Times New Roman"/>
          <w:sz w:val="28"/>
          <w:szCs w:val="28"/>
          <w:vertAlign w:val="subscript"/>
          <w:rPrChange w:id="10773" w:author="user pc" w:date="2022-03-15T10:14:00Z">
            <w:rPr>
              <w:vertAlign w:val="subscript"/>
            </w:rPr>
          </w:rPrChange>
        </w:rPr>
        <w:t xml:space="preserve">2 </w:t>
      </w:r>
      <w:r w:rsidRPr="5CA32BED">
        <w:rPr>
          <w:rFonts w:ascii="Times New Roman" w:cs="Times New Roman"/>
          <w:sz w:val="28"/>
          <w:szCs w:val="28"/>
          <w:rPrChange w:id="10774" w:author="user pc" w:date="2022-03-15T10:14:00Z">
            <w:rPr/>
          </w:rPrChange>
        </w:rPr>
        <w:t>=</w:t>
      </w:r>
      <w:r>
        <w:rPr>
          <w:rFonts w:ascii="Times New Roman" w:cs="Times New Roman" w:hAnsi="Times New Roman"/>
          <w:sz w:val="28"/>
          <w:szCs w:val="28"/>
        </w:rPr>
        <w:t xml:space="preserve"> </w:t>
      </w:r>
      <w:r w:rsidRPr="01BB0FDF">
        <w:rPr>
          <w:rFonts w:ascii="Times New Roman" w:cs="Times New Roman"/>
          <w:sz w:val="28"/>
          <w:szCs w:val="28"/>
          <w:rPrChange w:id="10775" w:author="user pc" w:date="2022-03-15T10:14:00Z">
            <w:rPr/>
          </w:rPrChange>
        </w:rPr>
        <w:t>1</w:t>
      </w:r>
    </w:p>
    <w:p>
      <w:pPr>
        <w:pStyle w:val="style0"/>
        <w:rPr>
          <w:rFonts w:ascii="Times New Roman" w:cs="Times New Roman"/>
          <w:sz w:val="28"/>
          <w:szCs w:val="28"/>
          <w:rPrChange w:id="10776" w:author="user pc" w:date="2022-03-15T10:14:00Z">
            <w:rPr/>
          </w:rPrChange>
        </w:rPr>
      </w:pPr>
      <w:r w:rsidRPr="806ACA71">
        <w:rPr>
          <w:rFonts w:ascii="Times New Roman" w:cs="Times New Roman"/>
          <w:sz w:val="28"/>
          <w:szCs w:val="28"/>
          <w:rPrChange w:id="10777" w:author="user pc" w:date="2022-03-15T10:14:00Z">
            <w:rPr/>
          </w:rPrChange>
        </w:rPr>
        <w:t>The</w:t>
      </w:r>
      <w:r>
        <w:rPr>
          <w:rFonts w:ascii="Times New Roman" w:cs="Times New Roman" w:hAnsi="Times New Roman"/>
          <w:sz w:val="28"/>
          <w:szCs w:val="28"/>
        </w:rPr>
        <w:t xml:space="preserve"> </w:t>
      </w:r>
      <w:r w:rsidRPr="FEBB3A88">
        <w:rPr>
          <w:rFonts w:ascii="Times New Roman" w:cs="Times New Roman"/>
          <w:sz w:val="28"/>
          <w:szCs w:val="28"/>
          <w:rPrChange w:id="10778" w:author="user pc" w:date="2022-03-15T10:14:00Z">
            <w:rPr/>
          </w:rPrChange>
        </w:rPr>
        <w:t>molecular</w:t>
      </w:r>
      <w:r>
        <w:rPr>
          <w:rFonts w:ascii="Times New Roman" w:cs="Times New Roman" w:hAnsi="Times New Roman"/>
          <w:sz w:val="28"/>
          <w:szCs w:val="28"/>
        </w:rPr>
        <w:t xml:space="preserve"> </w:t>
      </w:r>
      <w:r w:rsidRPr="9DA6333D">
        <w:rPr>
          <w:rFonts w:ascii="Times New Roman" w:cs="Times New Roman"/>
          <w:sz w:val="28"/>
          <w:szCs w:val="28"/>
          <w:rPrChange w:id="10779" w:author="user pc" w:date="2022-03-15T10:14:00Z">
            <w:rPr/>
          </w:rPrChange>
        </w:rPr>
        <w:t>weight</w:t>
      </w:r>
      <w:r>
        <w:rPr>
          <w:rFonts w:ascii="Times New Roman" w:cs="Times New Roman" w:hAnsi="Times New Roman"/>
          <w:sz w:val="28"/>
          <w:szCs w:val="28"/>
        </w:rPr>
        <w:t xml:space="preserve"> </w:t>
      </w:r>
      <w:r w:rsidRPr="85376197">
        <w:rPr>
          <w:rFonts w:ascii="Times New Roman" w:cs="Times New Roman"/>
          <w:sz w:val="28"/>
          <w:szCs w:val="28"/>
          <w:rPrChange w:id="10780" w:author="user pc" w:date="2022-03-15T10:14:00Z">
            <w:rPr/>
          </w:rPrChange>
        </w:rPr>
        <w:t>of</w:t>
      </w:r>
      <w:r>
        <w:rPr>
          <w:rFonts w:ascii="Times New Roman" w:cs="Times New Roman" w:hAnsi="Times New Roman"/>
          <w:sz w:val="28"/>
          <w:szCs w:val="28"/>
        </w:rPr>
        <w:t xml:space="preserve"> </w:t>
      </w:r>
      <w:r w:rsidRPr="6F10D78A">
        <w:rPr>
          <w:rFonts w:ascii="Times New Roman" w:cs="Times New Roman"/>
          <w:sz w:val="28"/>
          <w:szCs w:val="28"/>
          <w:rPrChange w:id="10781" w:author="user pc" w:date="2022-03-15T10:14:00Z">
            <w:rPr/>
          </w:rPrChange>
        </w:rPr>
        <w:t>H</w:t>
      </w:r>
      <w:r w:rsidRPr="710C06F1">
        <w:rPr>
          <w:rFonts w:ascii="Times New Roman" w:cs="Times New Roman"/>
          <w:sz w:val="28"/>
          <w:szCs w:val="28"/>
          <w:vertAlign w:val="subscript"/>
          <w:rPrChange w:id="10782" w:author="user pc" w:date="2022-03-15T10:14:00Z">
            <w:rPr>
              <w:vertAlign w:val="subscript"/>
            </w:rPr>
          </w:rPrChange>
        </w:rPr>
        <w:t xml:space="preserve">2 </w:t>
      </w:r>
      <w:r w:rsidRPr="2253975A">
        <w:rPr>
          <w:rFonts w:ascii="Times New Roman" w:cs="Times New Roman"/>
          <w:sz w:val="28"/>
          <w:szCs w:val="28"/>
          <w:rPrChange w:id="10783" w:author="user pc" w:date="2022-03-15T10:14:00Z">
            <w:rPr/>
          </w:rPrChange>
        </w:rPr>
        <w:t>=</w:t>
      </w:r>
      <w:r>
        <w:rPr>
          <w:rFonts w:ascii="Times New Roman" w:cs="Times New Roman" w:hAnsi="Times New Roman"/>
          <w:sz w:val="28"/>
          <w:szCs w:val="28"/>
        </w:rPr>
        <w:t xml:space="preserve"> </w:t>
      </w:r>
      <w:r w:rsidRPr="2F7A857F">
        <w:rPr>
          <w:rFonts w:ascii="Times New Roman" w:cs="Times New Roman"/>
          <w:sz w:val="28"/>
          <w:szCs w:val="28"/>
          <w:rPrChange w:id="10784" w:author="user pc" w:date="2022-03-15T10:14:00Z">
            <w:rPr/>
          </w:rPrChange>
        </w:rPr>
        <w:t>2.016</w:t>
      </w:r>
    </w:p>
    <w:p>
      <w:pPr>
        <w:pStyle w:val="style0"/>
        <w:rPr>
          <w:rFonts w:ascii="Times New Roman" w:cs="Times New Roman"/>
          <w:sz w:val="28"/>
          <w:szCs w:val="28"/>
          <w:rPrChange w:id="10785" w:author="user pc" w:date="2022-03-15T10:14:00Z">
            <w:rPr/>
          </w:rPrChange>
        </w:rPr>
      </w:pPr>
      <w:r w:rsidRPr="1B5B25DD">
        <w:rPr>
          <w:rFonts w:ascii="Times New Roman" w:cs="Times New Roman"/>
          <w:sz w:val="28"/>
          <w:szCs w:val="28"/>
          <w:rPrChange w:id="10786" w:author="user pc" w:date="2022-03-15T10:14:00Z">
            <w:rPr/>
          </w:rPrChange>
        </w:rPr>
        <w:t>The</w:t>
      </w:r>
      <w:r>
        <w:rPr>
          <w:rFonts w:ascii="Times New Roman" w:cs="Times New Roman" w:hAnsi="Times New Roman"/>
          <w:sz w:val="28"/>
          <w:szCs w:val="28"/>
        </w:rPr>
        <w:t xml:space="preserve"> </w:t>
      </w:r>
      <w:r w:rsidRPr="FFA4320E">
        <w:rPr>
          <w:rFonts w:ascii="Times New Roman" w:cs="Times New Roman"/>
          <w:sz w:val="28"/>
          <w:szCs w:val="28"/>
          <w:rPrChange w:id="10787" w:author="user pc" w:date="2022-03-15T10:14:00Z">
            <w:rPr/>
          </w:rPrChange>
        </w:rPr>
        <w:t>molecular</w:t>
      </w:r>
      <w:r>
        <w:rPr>
          <w:rFonts w:ascii="Times New Roman" w:cs="Times New Roman" w:hAnsi="Times New Roman"/>
          <w:sz w:val="28"/>
          <w:szCs w:val="28"/>
        </w:rPr>
        <w:t xml:space="preserve"> </w:t>
      </w:r>
      <w:r w:rsidRPr="C3D8326E">
        <w:rPr>
          <w:rFonts w:ascii="Times New Roman" w:cs="Times New Roman"/>
          <w:sz w:val="28"/>
          <w:szCs w:val="28"/>
          <w:rPrChange w:id="10788" w:author="user pc" w:date="2022-03-15T10:14:00Z">
            <w:rPr/>
          </w:rPrChange>
        </w:rPr>
        <w:t>weight</w:t>
      </w:r>
      <w:r>
        <w:rPr>
          <w:rFonts w:ascii="Times New Roman" w:cs="Times New Roman" w:hAnsi="Times New Roman"/>
          <w:sz w:val="28"/>
          <w:szCs w:val="28"/>
        </w:rPr>
        <w:t xml:space="preserve"> </w:t>
      </w:r>
      <w:r w:rsidRPr="04AA5F3F">
        <w:rPr>
          <w:rFonts w:ascii="Times New Roman" w:cs="Times New Roman"/>
          <w:sz w:val="28"/>
          <w:szCs w:val="28"/>
          <w:rPrChange w:id="10789" w:author="user pc" w:date="2022-03-15T10:14:00Z">
            <w:rPr/>
          </w:rPrChange>
        </w:rPr>
        <w:t>of</w:t>
      </w:r>
      <w:r>
        <w:rPr>
          <w:rFonts w:ascii="Times New Roman" w:cs="Times New Roman" w:hAnsi="Times New Roman"/>
          <w:sz w:val="28"/>
          <w:szCs w:val="28"/>
        </w:rPr>
        <w:t xml:space="preserve"> </w:t>
      </w:r>
      <w:r w:rsidRPr="FA8E0C7F">
        <w:rPr>
          <w:rFonts w:ascii="Times New Roman" w:cs="Times New Roman"/>
          <w:sz w:val="28"/>
          <w:szCs w:val="28"/>
          <w:rPrChange w:id="10790" w:author="user pc" w:date="2022-03-15T10:14:00Z">
            <w:rPr/>
          </w:rPrChange>
        </w:rPr>
        <w:t>Cl</w:t>
      </w:r>
      <w:r w:rsidRPr="3579C94D">
        <w:rPr>
          <w:rFonts w:ascii="Times New Roman" w:cs="Times New Roman"/>
          <w:sz w:val="28"/>
          <w:szCs w:val="28"/>
          <w:vertAlign w:val="subscript"/>
          <w:rPrChange w:id="10791" w:author="user pc" w:date="2022-03-15T10:14:00Z">
            <w:rPr>
              <w:vertAlign w:val="subscript"/>
            </w:rPr>
          </w:rPrChange>
        </w:rPr>
        <w:t xml:space="preserve">2 </w:t>
      </w:r>
      <w:r w:rsidRPr="53830815">
        <w:rPr>
          <w:rFonts w:ascii="Times New Roman" w:cs="Times New Roman"/>
          <w:sz w:val="28"/>
          <w:szCs w:val="28"/>
          <w:rPrChange w:id="10792" w:author="user pc" w:date="2022-03-15T10:14:00Z">
            <w:rPr/>
          </w:rPrChange>
        </w:rPr>
        <w:t>=</w:t>
      </w:r>
      <w:r>
        <w:rPr>
          <w:rFonts w:ascii="Times New Roman" w:cs="Times New Roman" w:hAnsi="Times New Roman"/>
          <w:sz w:val="28"/>
          <w:szCs w:val="28"/>
        </w:rPr>
        <w:t xml:space="preserve"> </w:t>
      </w:r>
      <w:r w:rsidRPr="CAE1E490">
        <w:rPr>
          <w:rFonts w:ascii="Times New Roman" w:cs="Times New Roman"/>
          <w:sz w:val="28"/>
          <w:szCs w:val="28"/>
          <w:rPrChange w:id="10793" w:author="user pc" w:date="2022-03-15T10:14:00Z">
            <w:rPr/>
          </w:rPrChange>
        </w:rPr>
        <w:t>x.</w:t>
      </w:r>
    </w:p>
    <w:p>
      <w:pPr>
        <w:pStyle w:val="style0"/>
        <w:rPr>
          <w:rFonts w:ascii="Times New Roman" w:cs="Times New Roman"/>
          <w:sz w:val="28"/>
          <w:szCs w:val="28"/>
          <w:rPrChange w:id="10794" w:author="user pc" w:date="2022-03-15T10:14:00Z">
            <w:rPr/>
          </w:rPrChange>
        </w:rPr>
      </w:pPr>
      <w:r w:rsidRPr="D06D119B">
        <w:rPr>
          <w:rFonts w:ascii="Times New Roman" w:cs="Times New Roman"/>
          <w:sz w:val="28"/>
          <w:szCs w:val="28"/>
          <w:rPrChange w:id="10795" w:author="user pc" w:date="2022-03-15T10:14:00Z">
            <w:rPr/>
          </w:rPrChange>
        </w:rPr>
        <w:t>2)</w:t>
      </w:r>
      <w:r>
        <w:rPr>
          <w:rFonts w:ascii="Times New Roman" w:cs="Times New Roman" w:hAnsi="Times New Roman"/>
          <w:sz w:val="28"/>
          <w:szCs w:val="28"/>
        </w:rPr>
        <w:t xml:space="preserve"> </w:t>
      </w:r>
      <w:r w:rsidRPr="1974ECA4">
        <w:rPr>
          <w:rFonts w:ascii="Times New Roman" w:cs="Times New Roman"/>
          <w:sz w:val="28"/>
          <w:szCs w:val="28"/>
          <w:rPrChange w:id="10796" w:author="user pc" w:date="2022-03-15T10:14:00Z">
            <w:rPr/>
          </w:rPrChange>
        </w:rPr>
        <w:t>By</w:t>
      </w:r>
      <w:r>
        <w:rPr>
          <w:rFonts w:ascii="Times New Roman" w:cs="Times New Roman" w:hAnsi="Times New Roman"/>
          <w:sz w:val="28"/>
          <w:szCs w:val="28"/>
        </w:rPr>
        <w:t xml:space="preserve"> </w:t>
      </w:r>
      <w:r w:rsidRPr="B5BE55B3">
        <w:rPr>
          <w:rFonts w:ascii="Times New Roman" w:cs="Times New Roman"/>
          <w:sz w:val="28"/>
          <w:szCs w:val="28"/>
          <w:rPrChange w:id="10797" w:author="user pc" w:date="2022-03-15T10:14:00Z">
            <w:rPr/>
          </w:rPrChange>
        </w:rPr>
        <w:t>Graham's</w:t>
      </w:r>
      <w:r>
        <w:rPr>
          <w:rFonts w:ascii="Times New Roman" w:cs="Times New Roman" w:hAnsi="Times New Roman"/>
          <w:sz w:val="28"/>
          <w:szCs w:val="28"/>
        </w:rPr>
        <w:t xml:space="preserve"> </w:t>
      </w:r>
      <w:r w:rsidRPr="27EBDF15">
        <w:rPr>
          <w:rFonts w:ascii="Times New Roman" w:cs="Times New Roman"/>
          <w:sz w:val="28"/>
          <w:szCs w:val="28"/>
          <w:rPrChange w:id="10798" w:author="user pc" w:date="2022-03-15T10:14:00Z">
            <w:rPr/>
          </w:rPrChange>
        </w:rPr>
        <w:t>Law:</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5.93</m:t>
              </m:r>
            </m:num>
            <m:den>
              <m:r>
                <w:rPr>
                  <w:rFonts w:ascii="Cambria Math" w:cs="Times New Roman" w:hAnsi="Cambria Math"/>
                  <w:sz w:val="28"/>
                  <w:szCs w:val="28"/>
                </w:rPr>
                <m:t>1</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√x</m:t>
              </m:r>
            </m:num>
            <m:den>
              <m:r>
                <w:rPr>
                  <w:rFonts w:ascii="Cambria Math" w:cs="Times New Roman" w:hAnsi="Cambria Math"/>
                  <w:sz w:val="28"/>
                  <w:szCs w:val="28"/>
                </w:rPr>
                <m:t>√2.0</m:t>
              </m:r>
            </m:den>
          </m:f>
        </m:oMath>
      </m:oMathPara>
    </w:p>
    <w:p>
      <w:pPr>
        <w:pStyle w:val="style0"/>
        <w:rPr>
          <w:rFonts w:ascii="Times New Roman" w:cs="Times New Roman" w:hAnsi="Times New Roman"/>
          <w:sz w:val="28"/>
          <w:szCs w:val="28"/>
        </w:rPr>
      </w:pPr>
      <m:oMath>
        <m:rad>
          <m:radPr>
            <m:degHide m:val="1"/>
            <m:ctrlPr>
              <w:rPr>
                <w:rFonts w:ascii="Cambria Math" w:cs="Times New Roman" w:hAnsi="Cambria Math"/>
                <w:i/>
                <w:sz w:val="28"/>
                <w:szCs w:val="28"/>
              </w:rPr>
            </m:ctrlPr>
          </m:radPr>
          <m:deg/>
          <m:e>
            <m:r>
              <w:rPr>
                <w:rFonts w:ascii="Cambria Math" w:cs="Times New Roman" w:hAnsi="Cambria Math"/>
                <w:sz w:val="28"/>
                <w:szCs w:val="28"/>
              </w:rPr>
              <m:t>x</m:t>
            </m:r>
          </m:e>
        </m:rad>
        <m:r>
          <w:rPr>
            <w:rFonts w:ascii="Cambria Math" w:cs="Times New Roman" w:hAnsi="Cambria Math"/>
            <w:sz w:val="28"/>
            <w:szCs w:val="28"/>
          </w:rPr>
          <m:t>=5</m:t>
        </m:r>
      </m:oMath>
      <w:r>
        <w:rPr>
          <w:rFonts w:ascii="Times New Roman" w:cs="Times New Roman" w:hAnsi="Times New Roman"/>
          <w:sz w:val="28"/>
          <w:szCs w:val="28"/>
        </w:rPr>
        <w:t xml:space="preserve">.93 </w:t>
      </w:r>
      <m:oMath>
        <m:r>
          <w:rPr>
            <w:rFonts w:ascii="Cambria Math" w:cs="Times New Roman" w:hAnsi="Cambria Math"/>
            <w:sz w:val="28"/>
            <w:szCs w:val="28"/>
          </w:rPr>
          <m:t xml:space="preserve">× √20 </m:t>
        </m:r>
      </m:oMath>
    </w:p>
    <w:p>
      <w:pPr>
        <w:pStyle w:val="style0"/>
        <w:rPr>
          <w:rFonts w:ascii="Times New Roman" w:cs="Times New Roman" w:hAnsi="Times New Roman"/>
          <w:sz w:val="28"/>
          <w:szCs w:val="28"/>
        </w:rPr>
      </w:pPr>
      <m:oMathPara>
        <m:oMathParaPr>
          <m:jc m:val="left"/>
        </m:oMathParaPr>
        <m:oMath>
          <m:rad>
            <m:radPr>
              <m:degHide m:val="1"/>
              <m:ctrlPr>
                <w:rPr>
                  <w:rFonts w:ascii="Cambria Math" w:cs="Times New Roman" w:hAnsi="Cambria Math"/>
                  <w:i/>
                  <w:sz w:val="28"/>
                  <w:szCs w:val="28"/>
                </w:rPr>
              </m:ctrlPr>
            </m:radPr>
            <m:deg/>
            <m:e>
              <m:r>
                <w:rPr>
                  <w:rFonts w:ascii="Cambria Math" w:cs="Times New Roman" w:hAnsi="Cambria Math"/>
                  <w:sz w:val="28"/>
                  <w:szCs w:val="28"/>
                </w:rPr>
                <m:t>x</m:t>
              </m:r>
            </m:e>
          </m:rad>
          <m:r>
            <w:rPr>
              <w:rFonts w:ascii="Cambria Math" w:cs="Times New Roman" w:hAnsi="Cambria Math"/>
              <w:sz w:val="28"/>
              <w:szCs w:val="28"/>
            </w:rPr>
            <m:t>=8.38628642</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Square both sides;</m:t>
          </m:r>
        </m:oMath>
      </m:oMathPara>
    </w:p>
    <w:p>
      <w:pPr>
        <w:pStyle w:val="style0"/>
        <w:rPr>
          <w:rFonts w:ascii="Times New Roman" w:cs="Times New Roman" w:hAnsi="Times New Roman"/>
          <w:sz w:val="28"/>
          <w:szCs w:val="28"/>
        </w:rPr>
      </w:pPr>
      <m:oMathPara>
        <m:oMathParaPr>
          <m:jc m:val="left"/>
        </m:oMathParaPr>
        <m:oMath>
          <m:sSup>
            <m:sSupPr>
              <m:ctrlPr>
                <w:rPr>
                  <w:rFonts w:ascii="Cambria Math" w:cs="Times New Roman" w:hAnsi="Cambria Math"/>
                  <w:i/>
                  <w:sz w:val="28"/>
                  <w:szCs w:val="28"/>
                </w:rPr>
              </m:ctrlPr>
            </m:sSupPr>
            <m:e>
              <m:r>
                <w:rPr>
                  <w:rFonts w:ascii="Cambria Math" w:cs="Times New Roman" w:hAnsi="Cambria Math"/>
                  <w:sz w:val="28"/>
                  <w:szCs w:val="28"/>
                </w:rPr>
                <m:t>(</m:t>
              </m:r>
              <m:rad>
                <m:radPr>
                  <m:degHide m:val="1"/>
                  <m:ctrlPr>
                    <w:rPr>
                      <w:rFonts w:ascii="Cambria Math" w:cs="Times New Roman" w:hAnsi="Cambria Math"/>
                      <w:i/>
                      <w:sz w:val="28"/>
                      <w:szCs w:val="28"/>
                    </w:rPr>
                  </m:ctrlPr>
                </m:radPr>
                <m:deg/>
                <m:e>
                  <m:r>
                    <w:rPr>
                      <w:rFonts w:ascii="Cambria Math" w:cs="Times New Roman" w:hAnsi="Cambria Math"/>
                      <w:sz w:val="28"/>
                      <w:szCs w:val="28"/>
                    </w:rPr>
                    <m:t>x)</m:t>
                  </m:r>
                </m:e>
              </m:rad>
            </m:e>
            <m:sup>
              <m:r>
                <w:rPr>
                  <w:rFonts w:ascii="Cambria Math" w:cs="Times New Roman" w:hAnsi="Cambria Math"/>
                  <w:sz w:val="28"/>
                  <w:szCs w:val="28"/>
                </w:rPr>
                <m:t>2</m:t>
              </m:r>
            </m:sup>
          </m:sSup>
          <m:r>
            <w:rPr>
              <w:rFonts w:ascii="Cambria Math" w:cs="Times New Roman" w:hAnsi="Cambria Math"/>
              <w:sz w:val="28"/>
              <w:szCs w:val="28"/>
            </w:rPr>
            <m:t>=</m:t>
          </m:r>
          <m:sSup>
            <m:sSupPr>
              <m:ctrlPr>
                <w:rPr>
                  <w:rFonts w:ascii="Cambria Math" w:cs="Times New Roman" w:hAnsi="Cambria Math"/>
                  <w:i/>
                  <w:sz w:val="28"/>
                  <w:szCs w:val="28"/>
                </w:rPr>
              </m:ctrlPr>
            </m:sSupPr>
            <m:e>
              <m:r>
                <w:rPr>
                  <w:rFonts w:ascii="Cambria Math" w:cs="Times New Roman" w:hAnsi="Cambria Math"/>
                  <w:sz w:val="28"/>
                  <w:szCs w:val="28"/>
                </w:rPr>
                <m:t>(8.38628642)</m:t>
              </m:r>
            </m:e>
            <m:sup>
              <m:r>
                <w:rPr>
                  <w:rFonts w:ascii="Cambria Math" w:cs="Times New Roman" w:hAnsi="Cambria Math"/>
                  <w:sz w:val="28"/>
                  <w:szCs w:val="28"/>
                </w:rPr>
                <m:t>2</m:t>
              </m:r>
            </m:sup>
          </m:sSup>
        </m:oMath>
      </m:oMathPara>
    </w:p>
    <w:p>
      <w:pPr>
        <w:pStyle w:val="style0"/>
        <w:rPr>
          <w:rFonts w:ascii="Times New Roman" w:cs="Times New Roman" w:hAnsi="Times New Roman"/>
          <w:sz w:val="28"/>
          <w:szCs w:val="28"/>
        </w:rPr>
      </w:pPr>
      <m:oMath>
        <m:r>
          <w:rPr>
            <w:rFonts w:ascii="Cambria Math" w:cs="Times New Roman" w:hAnsi="Cambria Math"/>
            <w:sz w:val="28"/>
            <w:szCs w:val="28"/>
          </w:rPr>
          <m:t>x=70.3297999 ~ 70.33</m:t>
        </m:r>
      </m:oMath>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3) </w:t>
      </w:r>
      <w:r w:rsidRPr="EF22BFBF">
        <w:rPr>
          <w:rFonts w:ascii="Times New Roman" w:cs="Times New Roman"/>
          <w:sz w:val="28"/>
          <w:szCs w:val="28"/>
          <w:rPrChange w:id="10799" w:author="user pc" w:date="2022-03-15T10:14:00Z">
            <w:rPr/>
          </w:rPrChange>
        </w:rPr>
        <w:t>Determine</w:t>
      </w:r>
      <w:r>
        <w:rPr>
          <w:rFonts w:ascii="Times New Roman" w:cs="Times New Roman" w:hAnsi="Times New Roman"/>
          <w:sz w:val="28"/>
          <w:szCs w:val="28"/>
        </w:rPr>
        <w:t xml:space="preserve"> </w:t>
      </w:r>
      <w:r w:rsidRPr="977F4E6F">
        <w:rPr>
          <w:rFonts w:ascii="Times New Roman" w:cs="Times New Roman"/>
          <w:sz w:val="28"/>
          <w:szCs w:val="28"/>
          <w:rPrChange w:id="10800" w:author="user pc" w:date="2022-03-15T10:14:00Z">
            <w:rPr/>
          </w:rPrChange>
        </w:rPr>
        <w:t>gas</w:t>
      </w:r>
      <w:r>
        <w:rPr>
          <w:rFonts w:ascii="Times New Roman" w:cs="Times New Roman" w:hAnsi="Times New Roman"/>
          <w:sz w:val="28"/>
          <w:szCs w:val="28"/>
        </w:rPr>
        <w:t xml:space="preserve"> </w:t>
      </w:r>
      <w:r w:rsidRPr="C6F11B30">
        <w:rPr>
          <w:rFonts w:ascii="Times New Roman" w:cs="Times New Roman"/>
          <w:sz w:val="28"/>
          <w:szCs w:val="28"/>
          <w:rPrChange w:id="10801" w:author="user pc" w:date="2022-03-15T10:14:00Z">
            <w:rPr/>
          </w:rPrChange>
        </w:rPr>
        <w:t>density</w:t>
      </w:r>
      <w:r>
        <w:rPr>
          <w:rFonts w:ascii="Times New Roman" w:cs="Times New Roman" w:hAnsi="Times New Roman"/>
          <w:sz w:val="28"/>
          <w:szCs w:val="28"/>
        </w:rPr>
        <w:t xml:space="preserve"> </w:t>
      </w:r>
      <w:r w:rsidRPr="A98C9317">
        <w:rPr>
          <w:rFonts w:ascii="Times New Roman" w:cs="Times New Roman"/>
          <w:sz w:val="28"/>
          <w:szCs w:val="28"/>
          <w:rPrChange w:id="10802" w:author="user pc" w:date="2022-03-15T10:14:00Z">
            <w:rPr/>
          </w:rPrChange>
        </w:rPr>
        <w:t>using</w:t>
      </w:r>
      <w:r>
        <w:rPr>
          <w:rFonts w:ascii="Times New Roman" w:cs="Times New Roman" w:hAnsi="Times New Roman"/>
          <w:sz w:val="28"/>
          <w:szCs w:val="28"/>
        </w:rPr>
        <w: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Vapour density= </m:t>
          </m:r>
          <m:f>
            <m:fPr>
              <m:ctrlPr>
                <w:rPr>
                  <w:rFonts w:ascii="Cambria Math" w:cs="Times New Roman" w:hAnsi="Cambria Math"/>
                  <w:i/>
                  <w:sz w:val="28"/>
                  <w:szCs w:val="28"/>
                </w:rPr>
              </m:ctrlPr>
            </m:fPr>
            <m:num>
              <m:r>
                <w:rPr>
                  <w:rFonts w:ascii="Cambria Math" w:cs="Times New Roman" w:hAnsi="Cambria Math"/>
                  <w:sz w:val="28"/>
                  <w:szCs w:val="28"/>
                </w:rPr>
                <m:t>molecular mass</m:t>
              </m:r>
            </m:num>
            <m:den>
              <m:r>
                <w:rPr>
                  <w:rFonts w:ascii="Cambria Math" w:cs="Times New Roman" w:hAnsi="Cambria Math"/>
                  <w:sz w:val="28"/>
                  <w:szCs w:val="28"/>
                </w:rPr>
                <m:t>2</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Vapour density= </m:t>
          </m:r>
          <m:f>
            <m:fPr>
              <m:ctrlPr>
                <w:rPr>
                  <w:rFonts w:ascii="Cambria Math" w:cs="Times New Roman" w:hAnsi="Cambria Math"/>
                  <w:i/>
                  <w:sz w:val="28"/>
                  <w:szCs w:val="28"/>
                </w:rPr>
              </m:ctrlPr>
            </m:fPr>
            <m:num>
              <m:r>
                <w:rPr>
                  <w:rFonts w:ascii="Cambria Math" w:cs="Times New Roman" w:hAnsi="Cambria Math"/>
                  <w:sz w:val="28"/>
                  <w:szCs w:val="28"/>
                </w:rPr>
                <m:t>70.33</m:t>
              </m:r>
            </m:num>
            <m:den>
              <m:r>
                <w:rPr>
                  <w:rFonts w:ascii="Cambria Math" w:cs="Times New Roman" w:hAnsi="Cambria Math"/>
                  <w:sz w:val="28"/>
                  <w:szCs w:val="28"/>
                </w:rPr>
                <m:t>2</m:t>
              </m:r>
            </m:den>
          </m:f>
          <m:r>
            <w:rPr>
              <w:rFonts w:ascii="Cambria Math" w:cs="Times New Roman" w:hAnsi="Cambria Math"/>
              <w:sz w:val="28"/>
              <w:szCs w:val="28"/>
            </w:rPr>
            <m:t>=35.165</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The vapour density of chlorine=35.165</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0803" w:author="user pc" w:date="2022-03-15T10:14:00Z">
            <w:rPr/>
          </w:rPrChange>
        </w:rPr>
      </w:pPr>
      <w:r w:rsidRPr="10EB5BCE">
        <w:rPr>
          <w:rFonts w:ascii="Times New Roman" w:cs="Times New Roman"/>
          <w:b/>
          <w:sz w:val="28"/>
          <w:szCs w:val="28"/>
          <w:rPrChange w:id="10804" w:author="user pc" w:date="2022-03-15T10:14:00Z">
            <w:rPr>
              <w:b/>
            </w:rPr>
          </w:rPrChange>
        </w:rPr>
        <w:t>Example</w:t>
      </w:r>
      <w:r>
        <w:rPr>
          <w:rFonts w:ascii="Times New Roman" w:cs="Times New Roman" w:hAnsi="Times New Roman"/>
          <w:b/>
          <w:sz w:val="28"/>
          <w:szCs w:val="28"/>
        </w:rPr>
        <w:t xml:space="preserve"> </w:t>
      </w:r>
      <w:r w:rsidRPr="A7F0FDB8">
        <w:rPr>
          <w:rFonts w:ascii="Times New Roman" w:cs="Times New Roman"/>
          <w:b/>
          <w:sz w:val="28"/>
          <w:szCs w:val="28"/>
          <w:rPrChange w:id="10805" w:author="user pc" w:date="2022-03-15T10:14:00Z">
            <w:rPr>
              <w:b/>
            </w:rPr>
          </w:rPrChange>
        </w:rPr>
        <w:t>8:</w:t>
      </w:r>
      <w:r>
        <w:rPr>
          <w:rFonts w:ascii="Times New Roman" w:cs="Times New Roman" w:hAnsi="Times New Roman"/>
          <w:b/>
          <w:sz w:val="28"/>
          <w:szCs w:val="28"/>
        </w:rPr>
        <w:t xml:space="preserve"> </w:t>
      </w:r>
      <w:r w:rsidRPr="161DC7B4">
        <w:rPr>
          <w:rFonts w:ascii="Times New Roman" w:cs="Times New Roman"/>
          <w:sz w:val="28"/>
          <w:szCs w:val="28"/>
          <w:rPrChange w:id="10806" w:author="user pc" w:date="2022-03-15T10:14:00Z">
            <w:rPr/>
          </w:rPrChange>
        </w:rPr>
        <w:t>How</w:t>
      </w:r>
      <w:r>
        <w:rPr>
          <w:rFonts w:ascii="Times New Roman" w:cs="Times New Roman" w:hAnsi="Times New Roman"/>
          <w:sz w:val="28"/>
          <w:szCs w:val="28"/>
        </w:rPr>
        <w:t xml:space="preserve"> </w:t>
      </w:r>
      <w:r w:rsidRPr="9D6612EA">
        <w:rPr>
          <w:rFonts w:ascii="Times New Roman" w:cs="Times New Roman"/>
          <w:sz w:val="28"/>
          <w:szCs w:val="28"/>
          <w:rPrChange w:id="10807" w:author="user pc" w:date="2022-03-15T10:14:00Z">
            <w:rPr/>
          </w:rPrChange>
        </w:rPr>
        <w:t>much</w:t>
      </w:r>
      <w:r>
        <w:rPr>
          <w:rFonts w:ascii="Times New Roman" w:cs="Times New Roman" w:hAnsi="Times New Roman"/>
          <w:sz w:val="28"/>
          <w:szCs w:val="28"/>
        </w:rPr>
        <w:t xml:space="preserve"> </w:t>
      </w:r>
      <w:r w:rsidRPr="BB0B5544">
        <w:rPr>
          <w:rFonts w:ascii="Times New Roman" w:cs="Times New Roman"/>
          <w:sz w:val="28"/>
          <w:szCs w:val="28"/>
          <w:rPrChange w:id="10808" w:author="user pc" w:date="2022-03-15T10:14:00Z">
            <w:rPr/>
          </w:rPrChange>
        </w:rPr>
        <w:t>faster</w:t>
      </w:r>
      <w:r>
        <w:rPr>
          <w:rFonts w:ascii="Times New Roman" w:cs="Times New Roman" w:hAnsi="Times New Roman"/>
          <w:sz w:val="28"/>
          <w:szCs w:val="28"/>
        </w:rPr>
        <w:t xml:space="preserve"> </w:t>
      </w:r>
      <w:r w:rsidRPr="D8D67779">
        <w:rPr>
          <w:rFonts w:ascii="Times New Roman" w:cs="Times New Roman"/>
          <w:sz w:val="28"/>
          <w:szCs w:val="28"/>
          <w:rPrChange w:id="10809" w:author="user pc" w:date="2022-03-15T10:14:00Z">
            <w:rPr/>
          </w:rPrChange>
        </w:rPr>
        <w:t>does</w:t>
      </w:r>
      <w:r>
        <w:rPr>
          <w:rFonts w:ascii="Times New Roman" w:cs="Times New Roman" w:hAnsi="Times New Roman"/>
          <w:sz w:val="28"/>
          <w:szCs w:val="28"/>
        </w:rPr>
        <w:t xml:space="preserve"> </w:t>
      </w:r>
      <w:r w:rsidRPr="695E921F">
        <w:rPr>
          <w:rFonts w:ascii="Times New Roman" w:cs="Times New Roman"/>
          <w:sz w:val="28"/>
          <w:szCs w:val="28"/>
          <w:rPrChange w:id="10810" w:author="user pc" w:date="2022-03-15T10:14:00Z">
            <w:rPr/>
          </w:rPrChange>
        </w:rPr>
        <w:t>hydrogen</w:t>
      </w:r>
      <w:r>
        <w:rPr>
          <w:rFonts w:ascii="Times New Roman" w:cs="Times New Roman" w:hAnsi="Times New Roman"/>
          <w:sz w:val="28"/>
          <w:szCs w:val="28"/>
        </w:rPr>
        <w:t xml:space="preserve"> </w:t>
      </w:r>
      <w:r w:rsidRPr="FA39DFA3">
        <w:rPr>
          <w:rFonts w:ascii="Times New Roman" w:cs="Times New Roman"/>
          <w:sz w:val="28"/>
          <w:szCs w:val="28"/>
          <w:rPrChange w:id="10811" w:author="user pc" w:date="2022-03-15T10:14:00Z">
            <w:rPr/>
          </w:rPrChange>
        </w:rPr>
        <w:t>escape</w:t>
      </w:r>
      <w:r>
        <w:rPr>
          <w:rFonts w:ascii="Times New Roman" w:cs="Times New Roman" w:hAnsi="Times New Roman"/>
          <w:sz w:val="28"/>
          <w:szCs w:val="28"/>
        </w:rPr>
        <w:t xml:space="preserve"> </w:t>
      </w:r>
      <w:r w:rsidRPr="BE8C5DE2">
        <w:rPr>
          <w:rFonts w:ascii="Times New Roman" w:cs="Times New Roman"/>
          <w:sz w:val="28"/>
          <w:szCs w:val="28"/>
          <w:rPrChange w:id="10812" w:author="user pc" w:date="2022-03-15T10:14:00Z">
            <w:rPr/>
          </w:rPrChange>
        </w:rPr>
        <w:t>through</w:t>
      </w:r>
      <w:r>
        <w:rPr>
          <w:rFonts w:ascii="Times New Roman" w:cs="Times New Roman" w:hAnsi="Times New Roman"/>
          <w:sz w:val="28"/>
          <w:szCs w:val="28"/>
        </w:rPr>
        <w:t xml:space="preserve"> </w:t>
      </w:r>
      <w:r w:rsidRPr="959B46B4">
        <w:rPr>
          <w:rFonts w:ascii="Times New Roman" w:cs="Times New Roman"/>
          <w:sz w:val="28"/>
          <w:szCs w:val="28"/>
          <w:rPrChange w:id="10813" w:author="user pc" w:date="2022-03-15T10:14:00Z">
            <w:rPr/>
          </w:rPrChange>
        </w:rPr>
        <w:t>a</w:t>
      </w:r>
      <w:r>
        <w:rPr>
          <w:rFonts w:ascii="Times New Roman" w:cs="Times New Roman" w:hAnsi="Times New Roman"/>
          <w:sz w:val="28"/>
          <w:szCs w:val="28"/>
        </w:rPr>
        <w:t xml:space="preserve"> </w:t>
      </w:r>
      <w:r w:rsidRPr="F6868261">
        <w:rPr>
          <w:rFonts w:ascii="Times New Roman" w:cs="Times New Roman"/>
          <w:sz w:val="28"/>
          <w:szCs w:val="28"/>
          <w:rPrChange w:id="10814" w:author="user pc" w:date="2022-03-15T10:14:00Z">
            <w:rPr/>
          </w:rPrChange>
        </w:rPr>
        <w:t>porous</w:t>
      </w:r>
      <w:r>
        <w:rPr>
          <w:rFonts w:ascii="Times New Roman" w:cs="Times New Roman" w:hAnsi="Times New Roman"/>
          <w:sz w:val="28"/>
          <w:szCs w:val="28"/>
        </w:rPr>
        <w:t xml:space="preserve"> </w:t>
      </w:r>
      <w:r w:rsidRPr="62B3EBBD">
        <w:rPr>
          <w:rFonts w:ascii="Times New Roman" w:cs="Times New Roman"/>
          <w:sz w:val="28"/>
          <w:szCs w:val="28"/>
          <w:rPrChange w:id="10815" w:author="user pc" w:date="2022-03-15T10:14:00Z">
            <w:rPr/>
          </w:rPrChange>
        </w:rPr>
        <w:t>container</w:t>
      </w:r>
      <w:r>
        <w:rPr>
          <w:rFonts w:ascii="Times New Roman" w:cs="Times New Roman" w:hAnsi="Times New Roman"/>
          <w:sz w:val="28"/>
          <w:szCs w:val="28"/>
        </w:rPr>
        <w:t xml:space="preserve"> </w:t>
      </w:r>
      <w:r w:rsidRPr="F76A6DED">
        <w:rPr>
          <w:rFonts w:ascii="Times New Roman" w:cs="Times New Roman"/>
          <w:sz w:val="28"/>
          <w:szCs w:val="28"/>
          <w:rPrChange w:id="10816" w:author="user pc" w:date="2022-03-15T10:14:00Z">
            <w:rPr/>
          </w:rPrChange>
        </w:rPr>
        <w:t>than</w:t>
      </w:r>
      <w:r>
        <w:rPr>
          <w:rFonts w:ascii="Times New Roman" w:cs="Times New Roman" w:hAnsi="Times New Roman"/>
          <w:sz w:val="28"/>
          <w:szCs w:val="28"/>
        </w:rPr>
        <w:t xml:space="preserve"> sulphur (IV) </w:t>
      </w:r>
      <w:r w:rsidRPr="A428158B">
        <w:rPr>
          <w:rFonts w:ascii="Times New Roman" w:cs="Times New Roman"/>
          <w:sz w:val="28"/>
          <w:szCs w:val="28"/>
          <w:rPrChange w:id="10817" w:author="user pc" w:date="2022-03-15T10:14:00Z">
            <w:rPr/>
          </w:rPrChange>
        </w:rPr>
        <w:t>oxide?</w:t>
      </w:r>
    </w:p>
    <w:p>
      <w:pPr>
        <w:pStyle w:val="style0"/>
        <w:rPr>
          <w:rFonts w:ascii="Times New Roman" w:cs="Times New Roman"/>
          <w:sz w:val="28"/>
          <w:szCs w:val="28"/>
          <w:rPrChange w:id="10818" w:author="user pc" w:date="2022-03-15T10:14:00Z">
            <w:rPr/>
          </w:rPrChange>
        </w:rPr>
      </w:pPr>
      <w:r w:rsidRPr="4CC6F09B">
        <w:rPr>
          <w:rFonts w:ascii="Times New Roman" w:cs="Times New Roman"/>
          <w:b/>
          <w:sz w:val="28"/>
          <w:szCs w:val="28"/>
          <w:rPrChange w:id="10819" w:author="user pc" w:date="2022-03-15T10:14:00Z">
            <w:rPr>
              <w:b/>
            </w:rPr>
          </w:rPrChange>
        </w:rPr>
        <w:t>Solution:</w:t>
      </w:r>
    </w:p>
    <w:p>
      <w:pPr>
        <w:pStyle w:val="style179"/>
        <w:numPr>
          <w:ilvl w:val="0"/>
          <w:numId w:val="50"/>
        </w:numPr>
        <w:rPr>
          <w:rFonts w:ascii="Times New Roman" w:cs="Times New Roman"/>
          <w:sz w:val="28"/>
          <w:szCs w:val="28"/>
          <w:rPrChange w:id="10820" w:author="user pc" w:date="2022-03-15T10:14:00Z">
            <w:rPr/>
          </w:rPrChange>
        </w:rPr>
      </w:pPr>
      <w:r w:rsidRPr="78F44B1F">
        <w:rPr>
          <w:rFonts w:ascii="Times New Roman" w:cs="Times New Roman"/>
          <w:sz w:val="28"/>
          <w:szCs w:val="28"/>
          <w:rPrChange w:id="10821" w:author="user pc" w:date="2022-03-15T10:14:00Z">
            <w:rPr/>
          </w:rPrChange>
        </w:rPr>
        <w:t>Rates</w:t>
      </w:r>
      <w:r>
        <w:rPr>
          <w:rFonts w:ascii="Times New Roman" w:cs="Times New Roman" w:hAnsi="Times New Roman"/>
          <w:sz w:val="28"/>
          <w:szCs w:val="28"/>
        </w:rPr>
        <w:t xml:space="preserve"> </w:t>
      </w:r>
      <w:r w:rsidRPr="D5451AA4">
        <w:rPr>
          <w:rFonts w:ascii="Times New Roman" w:cs="Times New Roman"/>
          <w:sz w:val="28"/>
          <w:szCs w:val="28"/>
          <w:rPrChange w:id="10822" w:author="user pc" w:date="2022-03-15T10:14:00Z">
            <w:rPr/>
          </w:rPrChange>
        </w:rPr>
        <w:t>&amp;</w:t>
      </w:r>
      <w:r>
        <w:rPr>
          <w:rFonts w:ascii="Times New Roman" w:cs="Times New Roman" w:hAnsi="Times New Roman"/>
          <w:sz w:val="28"/>
          <w:szCs w:val="28"/>
        </w:rPr>
        <w:t xml:space="preserve"> </w:t>
      </w:r>
      <w:r w:rsidRPr="78CAE65B">
        <w:rPr>
          <w:rFonts w:ascii="Times New Roman" w:cs="Times New Roman"/>
          <w:sz w:val="28"/>
          <w:szCs w:val="28"/>
          <w:rPrChange w:id="10823" w:author="user pc" w:date="2022-03-15T10:14:00Z">
            <w:rPr/>
          </w:rPrChange>
        </w:rPr>
        <w:t>weights:</w:t>
      </w:r>
    </w:p>
    <w:p>
      <w:pPr>
        <w:pStyle w:val="style0"/>
        <w:rPr>
          <w:rFonts w:ascii="Times New Roman" w:cs="Times New Roman"/>
          <w:sz w:val="28"/>
          <w:szCs w:val="28"/>
          <w:rPrChange w:id="10824" w:author="user pc" w:date="2022-03-15T10:14:00Z">
            <w:rPr/>
          </w:rPrChange>
        </w:rPr>
      </w:pPr>
      <w:r w:rsidRPr="2FA959DA">
        <w:rPr>
          <w:rFonts w:ascii="Times New Roman" w:cs="Times New Roman"/>
          <w:sz w:val="28"/>
          <w:szCs w:val="28"/>
          <w:rPrChange w:id="10825" w:author="user pc" w:date="2022-03-15T10:14:00Z">
            <w:rPr/>
          </w:rPrChange>
        </w:rPr>
        <w:t>rate</w:t>
      </w:r>
      <w:r w:rsidRPr="C325B597">
        <w:rPr>
          <w:rFonts w:ascii="Times New Roman" w:cs="Times New Roman"/>
          <w:sz w:val="28"/>
          <w:szCs w:val="28"/>
          <w:vertAlign w:val="subscript"/>
          <w:rPrChange w:id="10826" w:author="user pc" w:date="2022-03-15T10:14:00Z">
            <w:rPr>
              <w:vertAlign w:val="subscript"/>
            </w:rPr>
          </w:rPrChange>
        </w:rPr>
        <w:t xml:space="preserve">1 </w:t>
      </w:r>
      <w:r w:rsidRPr="BD076C4A">
        <w:rPr>
          <w:rFonts w:ascii="Times New Roman" w:cs="Times New Roman"/>
          <w:sz w:val="28"/>
          <w:szCs w:val="28"/>
          <w:rPrChange w:id="10827" w:author="user pc" w:date="2022-03-15T10:14:00Z">
            <w:rPr/>
          </w:rPrChange>
        </w:rPr>
        <w:t>=</w:t>
      </w:r>
      <w:r>
        <w:rPr>
          <w:rFonts w:ascii="Times New Roman" w:cs="Times New Roman" w:hAnsi="Times New Roman"/>
          <w:sz w:val="28"/>
          <w:szCs w:val="28"/>
        </w:rPr>
        <w:t xml:space="preserve"> </w:t>
      </w:r>
      <w:r w:rsidRPr="0213F1A1">
        <w:rPr>
          <w:rFonts w:ascii="Times New Roman" w:cs="Times New Roman"/>
          <w:sz w:val="28"/>
          <w:szCs w:val="28"/>
          <w:rPrChange w:id="10828" w:author="user pc" w:date="2022-03-15T10:14:00Z">
            <w:rPr/>
          </w:rPrChange>
        </w:rPr>
        <w:t>H</w:t>
      </w:r>
      <w:r w:rsidRPr="2A7C1F08">
        <w:rPr>
          <w:rFonts w:ascii="Times New Roman" w:cs="Times New Roman"/>
          <w:sz w:val="28"/>
          <w:szCs w:val="28"/>
          <w:vertAlign w:val="subscript"/>
          <w:rPrChange w:id="10829" w:author="user pc" w:date="2022-03-15T10:14:00Z">
            <w:rPr>
              <w:vertAlign w:val="subscript"/>
            </w:rPr>
          </w:rPrChange>
        </w:rPr>
        <w:t>2</w:t>
      </w:r>
      <w:r>
        <w:rPr>
          <w:rFonts w:ascii="Times New Roman" w:cs="Times New Roman" w:hAnsi="Times New Roman"/>
          <w:sz w:val="28"/>
          <w:szCs w:val="28"/>
          <w:vertAlign w:val="subscript"/>
        </w:rPr>
        <w:t xml:space="preserve"> </w:t>
      </w:r>
      <w:r w:rsidRPr="6035D80B">
        <w:rPr>
          <w:rFonts w:ascii="Times New Roman" w:cs="Times New Roman"/>
          <w:sz w:val="28"/>
          <w:szCs w:val="28"/>
          <w:rPrChange w:id="10830" w:author="user pc" w:date="2022-03-15T10:14:00Z">
            <w:rPr/>
          </w:rPrChange>
        </w:rPr>
        <w:t>=</w:t>
      </w:r>
      <w:r>
        <w:rPr>
          <w:rFonts w:ascii="Times New Roman" w:cs="Times New Roman" w:hAnsi="Times New Roman"/>
          <w:sz w:val="28"/>
          <w:szCs w:val="28"/>
        </w:rPr>
        <w:t xml:space="preserve"> </w:t>
      </w:r>
      <w:r w:rsidRPr="C697C49A">
        <w:rPr>
          <w:rFonts w:ascii="Times New Roman" w:cs="Times New Roman"/>
          <w:sz w:val="28"/>
          <w:szCs w:val="28"/>
          <w:rPrChange w:id="10831" w:author="user pc" w:date="2022-03-15T10:14:00Z">
            <w:rPr/>
          </w:rPrChange>
        </w:rPr>
        <w:t>x</w:t>
      </w:r>
    </w:p>
    <w:p>
      <w:pPr>
        <w:pStyle w:val="style0"/>
        <w:rPr>
          <w:rFonts w:ascii="Times New Roman" w:cs="Times New Roman"/>
          <w:sz w:val="28"/>
          <w:szCs w:val="28"/>
          <w:rPrChange w:id="10832" w:author="user pc" w:date="2022-03-15T10:14:00Z">
            <w:rPr/>
          </w:rPrChange>
        </w:rPr>
      </w:pPr>
      <w:r w:rsidRPr="0B0427AC">
        <w:rPr>
          <w:rFonts w:ascii="Times New Roman" w:cs="Times New Roman"/>
          <w:sz w:val="28"/>
          <w:szCs w:val="28"/>
          <w:rPrChange w:id="10833" w:author="user pc" w:date="2022-03-15T10:14:00Z">
            <w:rPr/>
          </w:rPrChange>
        </w:rPr>
        <w:t>rate</w:t>
      </w:r>
      <w:r w:rsidRPr="5A33A041">
        <w:rPr>
          <w:rFonts w:ascii="Times New Roman" w:cs="Times New Roman"/>
          <w:sz w:val="28"/>
          <w:szCs w:val="28"/>
          <w:vertAlign w:val="subscript"/>
          <w:rPrChange w:id="10834" w:author="user pc" w:date="2022-03-15T10:14:00Z">
            <w:rPr>
              <w:vertAlign w:val="subscript"/>
            </w:rPr>
          </w:rPrChange>
        </w:rPr>
        <w:t>2</w:t>
      </w:r>
      <w:r>
        <w:rPr>
          <w:rFonts w:ascii="Times New Roman" w:cs="Times New Roman" w:hAnsi="Times New Roman"/>
          <w:sz w:val="28"/>
          <w:szCs w:val="28"/>
          <w:vertAlign w:val="subscript"/>
        </w:rPr>
        <w:t xml:space="preserve"> </w:t>
      </w:r>
      <w:r w:rsidRPr="71E65752">
        <w:rPr>
          <w:rFonts w:ascii="Times New Roman" w:cs="Times New Roman"/>
          <w:sz w:val="28"/>
          <w:szCs w:val="28"/>
          <w:rPrChange w:id="10835" w:author="user pc" w:date="2022-03-15T10:14:00Z">
            <w:rPr/>
          </w:rPrChange>
        </w:rPr>
        <w:t>=</w:t>
      </w:r>
      <w:r>
        <w:rPr>
          <w:rFonts w:ascii="Times New Roman" w:cs="Times New Roman" w:hAnsi="Times New Roman"/>
          <w:sz w:val="28"/>
          <w:szCs w:val="28"/>
        </w:rPr>
        <w:t xml:space="preserve"> </w:t>
      </w:r>
      <w:r w:rsidRPr="A9BA17B0">
        <w:rPr>
          <w:rFonts w:ascii="Times New Roman" w:cs="Times New Roman"/>
          <w:sz w:val="28"/>
          <w:szCs w:val="28"/>
          <w:rPrChange w:id="10836" w:author="user pc" w:date="2022-03-15T10:14:00Z">
            <w:rPr/>
          </w:rPrChange>
        </w:rPr>
        <w:t>SO</w:t>
      </w:r>
      <w:r w:rsidRPr="7B81EE91">
        <w:rPr>
          <w:rFonts w:ascii="Times New Roman" w:cs="Times New Roman"/>
          <w:sz w:val="28"/>
          <w:szCs w:val="28"/>
          <w:vertAlign w:val="subscript"/>
          <w:rPrChange w:id="10837" w:author="user pc" w:date="2022-03-15T10:14:00Z">
            <w:rPr>
              <w:vertAlign w:val="subscript"/>
            </w:rPr>
          </w:rPrChange>
        </w:rPr>
        <w:t>2</w:t>
      </w:r>
      <w:r>
        <w:rPr>
          <w:rFonts w:ascii="Times New Roman" w:cs="Times New Roman" w:hAnsi="Times New Roman"/>
          <w:sz w:val="28"/>
          <w:szCs w:val="28"/>
          <w:vertAlign w:val="subscript"/>
        </w:rPr>
        <w:t xml:space="preserve"> </w:t>
      </w:r>
      <w:r w:rsidRPr="CF743AA8">
        <w:rPr>
          <w:rFonts w:ascii="Times New Roman" w:cs="Times New Roman"/>
          <w:sz w:val="28"/>
          <w:szCs w:val="28"/>
          <w:rPrChange w:id="10838" w:author="user pc" w:date="2022-03-15T10:14:00Z">
            <w:rPr/>
          </w:rPrChange>
        </w:rPr>
        <w:t>=</w:t>
      </w:r>
      <w:r>
        <w:rPr>
          <w:rFonts w:ascii="Times New Roman" w:cs="Times New Roman" w:hAnsi="Times New Roman"/>
          <w:sz w:val="28"/>
          <w:szCs w:val="28"/>
        </w:rPr>
        <w:t xml:space="preserve"> </w:t>
      </w:r>
      <w:r w:rsidRPr="6E68F085">
        <w:rPr>
          <w:rFonts w:ascii="Times New Roman" w:cs="Times New Roman"/>
          <w:sz w:val="28"/>
          <w:szCs w:val="28"/>
          <w:rPrChange w:id="10839" w:author="user pc" w:date="2022-03-15T10:14:00Z">
            <w:rPr/>
          </w:rPrChange>
        </w:rPr>
        <w:t>1</w:t>
      </w:r>
    </w:p>
    <w:p>
      <w:pPr>
        <w:pStyle w:val="style0"/>
        <w:rPr>
          <w:rFonts w:ascii="Times New Roman" w:cs="Times New Roman"/>
          <w:sz w:val="28"/>
          <w:szCs w:val="28"/>
          <w:rPrChange w:id="10840" w:author="user pc" w:date="2022-03-15T10:14:00Z">
            <w:rPr/>
          </w:rPrChange>
        </w:rPr>
      </w:pPr>
      <w:r w:rsidRPr="9502679F">
        <w:rPr>
          <w:rFonts w:ascii="Times New Roman" w:cs="Times New Roman"/>
          <w:sz w:val="28"/>
          <w:szCs w:val="28"/>
          <w:rPrChange w:id="10841" w:author="user pc" w:date="2022-03-15T10:14:00Z">
            <w:rPr/>
          </w:rPrChange>
        </w:rPr>
        <w:t>The</w:t>
      </w:r>
      <w:r>
        <w:rPr>
          <w:rFonts w:ascii="Times New Roman" w:cs="Times New Roman" w:hAnsi="Times New Roman"/>
          <w:sz w:val="28"/>
          <w:szCs w:val="28"/>
        </w:rPr>
        <w:t xml:space="preserve"> </w:t>
      </w:r>
      <w:r w:rsidRPr="04A3ACA3">
        <w:rPr>
          <w:rFonts w:ascii="Times New Roman" w:cs="Times New Roman"/>
          <w:sz w:val="28"/>
          <w:szCs w:val="28"/>
          <w:rPrChange w:id="10842" w:author="user pc" w:date="2022-03-15T10:14:00Z">
            <w:rPr/>
          </w:rPrChange>
        </w:rPr>
        <w:t>molecular</w:t>
      </w:r>
      <w:r>
        <w:rPr>
          <w:rFonts w:ascii="Times New Roman" w:cs="Times New Roman" w:hAnsi="Times New Roman"/>
          <w:sz w:val="28"/>
          <w:szCs w:val="28"/>
        </w:rPr>
        <w:t xml:space="preserve"> </w:t>
      </w:r>
      <w:r w:rsidRPr="D6262DC6">
        <w:rPr>
          <w:rFonts w:ascii="Times New Roman" w:cs="Times New Roman"/>
          <w:sz w:val="28"/>
          <w:szCs w:val="28"/>
          <w:rPrChange w:id="10843" w:author="user pc" w:date="2022-03-15T10:14:00Z">
            <w:rPr/>
          </w:rPrChange>
        </w:rPr>
        <w:t>weight</w:t>
      </w:r>
      <w:r>
        <w:rPr>
          <w:rFonts w:ascii="Times New Roman" w:cs="Times New Roman" w:hAnsi="Times New Roman"/>
          <w:sz w:val="28"/>
          <w:szCs w:val="28"/>
        </w:rPr>
        <w:t xml:space="preserve"> </w:t>
      </w:r>
      <w:r w:rsidRPr="B85D9A72">
        <w:rPr>
          <w:rFonts w:ascii="Times New Roman" w:cs="Times New Roman"/>
          <w:sz w:val="28"/>
          <w:szCs w:val="28"/>
          <w:rPrChange w:id="10844" w:author="user pc" w:date="2022-03-15T10:14:00Z">
            <w:rPr/>
          </w:rPrChange>
        </w:rPr>
        <w:t>of</w:t>
      </w:r>
      <w:r>
        <w:rPr>
          <w:rFonts w:ascii="Times New Roman" w:cs="Times New Roman" w:hAnsi="Times New Roman"/>
          <w:sz w:val="28"/>
          <w:szCs w:val="28"/>
        </w:rPr>
        <w:t xml:space="preserve"> </w:t>
      </w:r>
      <w:r w:rsidRPr="D6DF6C6F">
        <w:rPr>
          <w:rFonts w:ascii="Times New Roman" w:cs="Times New Roman"/>
          <w:sz w:val="28"/>
          <w:szCs w:val="28"/>
          <w:rPrChange w:id="10845" w:author="user pc" w:date="2022-03-15T10:14:00Z">
            <w:rPr/>
          </w:rPrChange>
        </w:rPr>
        <w:t>H</w:t>
      </w:r>
      <w:r w:rsidRPr="9870078F">
        <w:rPr>
          <w:rFonts w:ascii="Times New Roman" w:cs="Times New Roman"/>
          <w:sz w:val="28"/>
          <w:szCs w:val="28"/>
          <w:vertAlign w:val="subscript"/>
          <w:rPrChange w:id="10846" w:author="user pc" w:date="2022-03-15T10:14:00Z">
            <w:rPr>
              <w:vertAlign w:val="subscript"/>
            </w:rPr>
          </w:rPrChange>
        </w:rPr>
        <w:t>2</w:t>
      </w:r>
      <w:r>
        <w:rPr>
          <w:rFonts w:ascii="Times New Roman" w:cs="Times New Roman" w:hAnsi="Times New Roman"/>
          <w:sz w:val="28"/>
          <w:szCs w:val="28"/>
          <w:vertAlign w:val="subscript"/>
        </w:rPr>
        <w:t xml:space="preserve"> </w:t>
      </w:r>
      <w:r>
        <w:rPr>
          <w:rFonts w:ascii="Times New Roman" w:cs="Times New Roman" w:hAnsi="Times New Roman"/>
          <w:sz w:val="28"/>
          <w:szCs w:val="28"/>
        </w:rPr>
        <w:t>= 2.0</w:t>
      </w:r>
    </w:p>
    <w:p>
      <w:pPr>
        <w:pStyle w:val="style0"/>
        <w:rPr>
          <w:rFonts w:ascii="Times New Roman" w:cs="Times New Roman"/>
          <w:sz w:val="28"/>
          <w:szCs w:val="28"/>
          <w:rPrChange w:id="10847" w:author="user pc" w:date="2022-03-15T10:14:00Z">
            <w:rPr/>
          </w:rPrChange>
        </w:rPr>
      </w:pPr>
      <w:r w:rsidRPr="BE2CCC58">
        <w:rPr>
          <w:rFonts w:ascii="Times New Roman" w:cs="Times New Roman"/>
          <w:sz w:val="28"/>
          <w:szCs w:val="28"/>
          <w:rPrChange w:id="10848" w:author="user pc" w:date="2022-03-15T10:14:00Z">
            <w:rPr/>
          </w:rPrChange>
        </w:rPr>
        <w:t>The</w:t>
      </w:r>
      <w:r>
        <w:rPr>
          <w:rFonts w:ascii="Times New Roman" w:cs="Times New Roman" w:hAnsi="Times New Roman"/>
          <w:sz w:val="28"/>
          <w:szCs w:val="28"/>
        </w:rPr>
        <w:t xml:space="preserve"> </w:t>
      </w:r>
      <w:r w:rsidRPr="B401DE20">
        <w:rPr>
          <w:rFonts w:ascii="Times New Roman" w:cs="Times New Roman"/>
          <w:sz w:val="28"/>
          <w:szCs w:val="28"/>
          <w:rPrChange w:id="10849" w:author="user pc" w:date="2022-03-15T10:14:00Z">
            <w:rPr/>
          </w:rPrChange>
        </w:rPr>
        <w:t>molecular</w:t>
      </w:r>
      <w:r>
        <w:rPr>
          <w:rFonts w:ascii="Times New Roman" w:cs="Times New Roman" w:hAnsi="Times New Roman"/>
          <w:sz w:val="28"/>
          <w:szCs w:val="28"/>
        </w:rPr>
        <w:t xml:space="preserve"> </w:t>
      </w:r>
      <w:r w:rsidRPr="1A864804">
        <w:rPr>
          <w:rFonts w:ascii="Times New Roman" w:cs="Times New Roman"/>
          <w:sz w:val="28"/>
          <w:szCs w:val="28"/>
          <w:rPrChange w:id="10850" w:author="user pc" w:date="2022-03-15T10:14:00Z">
            <w:rPr/>
          </w:rPrChange>
        </w:rPr>
        <w:t>weight</w:t>
      </w:r>
      <w:r>
        <w:rPr>
          <w:rFonts w:ascii="Times New Roman" w:cs="Times New Roman" w:hAnsi="Times New Roman"/>
          <w:sz w:val="28"/>
          <w:szCs w:val="28"/>
        </w:rPr>
        <w:t xml:space="preserve"> </w:t>
      </w:r>
      <w:r w:rsidRPr="3644DDAF">
        <w:rPr>
          <w:rFonts w:ascii="Times New Roman" w:cs="Times New Roman"/>
          <w:sz w:val="28"/>
          <w:szCs w:val="28"/>
          <w:rPrChange w:id="10851" w:author="user pc" w:date="2022-03-15T10:14:00Z">
            <w:rPr/>
          </w:rPrChange>
        </w:rPr>
        <w:t>of</w:t>
      </w:r>
      <w:r>
        <w:rPr>
          <w:rFonts w:ascii="Times New Roman" w:cs="Times New Roman" w:hAnsi="Times New Roman"/>
          <w:sz w:val="28"/>
          <w:szCs w:val="28"/>
        </w:rPr>
        <w:t xml:space="preserve"> </w:t>
      </w:r>
      <w:r w:rsidRPr="EE2C1355">
        <w:rPr>
          <w:rFonts w:ascii="Times New Roman" w:cs="Times New Roman"/>
          <w:sz w:val="28"/>
          <w:szCs w:val="28"/>
          <w:rPrChange w:id="10852" w:author="user pc" w:date="2022-03-15T10:14:00Z">
            <w:rPr/>
          </w:rPrChange>
        </w:rPr>
        <w:t>SO</w:t>
      </w:r>
      <w:r w:rsidRPr="DB43906B">
        <w:rPr>
          <w:rFonts w:ascii="Times New Roman" w:cs="Times New Roman"/>
          <w:sz w:val="28"/>
          <w:szCs w:val="28"/>
          <w:vertAlign w:val="subscript"/>
          <w:rPrChange w:id="10853" w:author="user pc" w:date="2022-03-15T10:14:00Z">
            <w:rPr>
              <w:vertAlign w:val="subscript"/>
            </w:rPr>
          </w:rPrChange>
        </w:rPr>
        <w:t xml:space="preserve">2 </w:t>
      </w:r>
      <w:r w:rsidRPr="E4E7655A">
        <w:rPr>
          <w:rFonts w:ascii="Times New Roman" w:cs="Times New Roman"/>
          <w:sz w:val="28"/>
          <w:szCs w:val="28"/>
          <w:rPrChange w:id="10854" w:author="user pc" w:date="2022-03-15T10:14:00Z">
            <w:rPr/>
          </w:rPrChange>
        </w:rPr>
        <w:t>=</w:t>
      </w:r>
      <w:r>
        <w:rPr>
          <w:rFonts w:ascii="Times New Roman" w:cs="Times New Roman" w:hAnsi="Times New Roman"/>
          <w:sz w:val="28"/>
          <w:szCs w:val="28"/>
        </w:rPr>
        <w:t xml:space="preserve"> 64.0</w:t>
      </w:r>
    </w:p>
    <w:p>
      <w:pPr>
        <w:pStyle w:val="style179"/>
        <w:numPr>
          <w:ilvl w:val="0"/>
          <w:numId w:val="50"/>
        </w:numPr>
        <w:rPr>
          <w:rFonts w:ascii="Times New Roman" w:cs="Times New Roman"/>
          <w:sz w:val="28"/>
          <w:szCs w:val="28"/>
          <w:rPrChange w:id="10855" w:author="user pc" w:date="2022-03-15T10:14:00Z">
            <w:rPr/>
          </w:rPrChange>
        </w:rPr>
      </w:pPr>
      <w:r w:rsidRPr="BA6BD7DD">
        <w:rPr>
          <w:rFonts w:ascii="Times New Roman" w:cs="Times New Roman"/>
          <w:sz w:val="28"/>
          <w:szCs w:val="28"/>
          <w:rPrChange w:id="10856" w:author="user pc" w:date="2022-03-15T10:14:00Z">
            <w:rPr/>
          </w:rPrChange>
        </w:rPr>
        <w:t>Graham's</w:t>
      </w:r>
      <w:r>
        <w:rPr>
          <w:rFonts w:ascii="Times New Roman" w:cs="Times New Roman" w:hAnsi="Times New Roman"/>
          <w:sz w:val="28"/>
          <w:szCs w:val="28"/>
        </w:rPr>
        <w:t xml:space="preserve"> </w:t>
      </w:r>
      <w:r w:rsidRPr="0F9C51F4">
        <w:rPr>
          <w:rFonts w:ascii="Times New Roman" w:cs="Times New Roman"/>
          <w:sz w:val="28"/>
          <w:szCs w:val="28"/>
          <w:rPrChange w:id="10857" w:author="user pc" w:date="2022-03-15T10:14:00Z">
            <w:rPr/>
          </w:rPrChange>
        </w:rPr>
        <w:t>Law:</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2</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num>
            <m:den>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den>
          </m:f>
        </m:oMath>
      </m:oMathPara>
    </w:p>
    <w:p>
      <w:pPr>
        <w:pStyle w:val="style179"/>
        <w:numPr>
          <w:ilvl w:val="0"/>
          <w:numId w:val="50"/>
        </w:numPr>
        <w:rPr>
          <w:rFonts w:ascii="Times New Roman" w:cs="Times New Roman"/>
          <w:sz w:val="28"/>
          <w:szCs w:val="28"/>
          <w:rPrChange w:id="10858" w:author="user pc" w:date="2022-03-15T10:14:00Z">
            <w:rPr/>
          </w:rPrChange>
        </w:rPr>
      </w:pPr>
      <w:r>
        <w:rPr>
          <w:rFonts w:ascii="Times New Roman" w:cs="Times New Roman" w:hAnsi="Times New Roman"/>
          <w:sz w:val="28"/>
          <w:szCs w:val="28"/>
        </w:rPr>
        <w:t>Substituting;</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x</m:t>
              </m:r>
            </m:num>
            <m:den>
              <m:r>
                <w:rPr>
                  <w:rFonts w:ascii="Cambria Math" w:cs="Times New Roman" w:hAnsi="Cambria Math"/>
                  <w:sz w:val="28"/>
                  <w:szCs w:val="28"/>
                </w:rPr>
                <m:t>1</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√64.0</m:t>
              </m:r>
            </m:num>
            <m:den>
              <m:r>
                <w:rPr>
                  <w:rFonts w:ascii="Cambria Math" w:cs="Times New Roman" w:hAnsi="Cambria Math"/>
                  <w:sz w:val="28"/>
                  <w:szCs w:val="28"/>
                </w:rPr>
                <m:t>√2.0</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x= </m:t>
          </m:r>
          <m:f>
            <m:fPr>
              <m:ctrlPr>
                <w:rPr>
                  <w:rFonts w:ascii="Cambria Math" w:cs="Times New Roman" w:hAnsi="Cambria Math"/>
                  <w:i/>
                  <w:sz w:val="28"/>
                  <w:szCs w:val="28"/>
                </w:rPr>
              </m:ctrlPr>
            </m:fPr>
            <m:num>
              <m:r>
                <w:rPr>
                  <w:rFonts w:ascii="Cambria Math" w:cs="Times New Roman" w:hAnsi="Cambria Math"/>
                  <w:sz w:val="28"/>
                  <w:szCs w:val="28"/>
                </w:rPr>
                <m:t>8</m:t>
              </m:r>
            </m:num>
            <m:den>
              <m:r>
                <w:rPr>
                  <w:rFonts w:ascii="Cambria Math" w:cs="Times New Roman" w:hAnsi="Cambria Math"/>
                  <w:sz w:val="28"/>
                  <w:szCs w:val="28"/>
                </w:rPr>
                <m:t>1.414</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x=5.657</m:t>
          </m:r>
        </m:oMath>
      </m:oMathPara>
    </w:p>
    <w:p>
      <w:pPr>
        <w:pStyle w:val="style0"/>
        <w:rPr>
          <w:rFonts w:ascii="Times New Roman" w:cs="Times New Roman"/>
          <w:sz w:val="28"/>
          <w:szCs w:val="28"/>
          <w:rPrChange w:id="10859" w:author="user pc" w:date="2022-03-15T10:14:00Z">
            <w:rPr/>
          </w:rPrChange>
        </w:rPr>
      </w:pPr>
      <w:r w:rsidRPr="B7D11127">
        <w:rPr>
          <w:rFonts w:ascii="Times New Roman" w:cs="Times New Roman"/>
          <w:sz w:val="28"/>
          <w:szCs w:val="28"/>
          <w:rPrChange w:id="10860" w:author="user pc" w:date="2022-03-15T10:14:00Z">
            <w:rPr/>
          </w:rPrChange>
        </w:rPr>
        <w:t>Hydrogen</w:t>
      </w:r>
      <w:r>
        <w:rPr>
          <w:rFonts w:ascii="Times New Roman" w:cs="Times New Roman" w:hAnsi="Times New Roman"/>
          <w:sz w:val="28"/>
          <w:szCs w:val="28"/>
        </w:rPr>
        <w:t xml:space="preserve"> </w:t>
      </w:r>
      <w:r w:rsidRPr="B3A6A5E3">
        <w:rPr>
          <w:rFonts w:ascii="Times New Roman" w:cs="Times New Roman"/>
          <w:sz w:val="28"/>
          <w:szCs w:val="28"/>
          <w:rPrChange w:id="10861" w:author="user pc" w:date="2022-03-15T10:14:00Z">
            <w:rPr/>
          </w:rPrChange>
        </w:rPr>
        <w:t>gas</w:t>
      </w:r>
      <w:r>
        <w:rPr>
          <w:rFonts w:ascii="Times New Roman" w:cs="Times New Roman" w:hAnsi="Times New Roman"/>
          <w:sz w:val="28"/>
          <w:szCs w:val="28"/>
        </w:rPr>
        <w:t xml:space="preserve"> </w:t>
      </w:r>
      <w:r w:rsidRPr="DF5808A5">
        <w:rPr>
          <w:rFonts w:ascii="Times New Roman" w:cs="Times New Roman"/>
          <w:sz w:val="28"/>
          <w:szCs w:val="28"/>
          <w:rPrChange w:id="10862" w:author="user pc" w:date="2022-03-15T10:14:00Z">
            <w:rPr/>
          </w:rPrChange>
        </w:rPr>
        <w:t>effuses</w:t>
      </w:r>
      <w:r>
        <w:rPr>
          <w:rFonts w:ascii="Times New Roman" w:cs="Times New Roman" w:hAnsi="Times New Roman"/>
          <w:sz w:val="28"/>
          <w:szCs w:val="28"/>
        </w:rPr>
        <w:t xml:space="preserve"> 5.65</w:t>
      </w:r>
      <w:r w:rsidRPr="0C4BBA43">
        <w:rPr>
          <w:rFonts w:ascii="Times New Roman" w:cs="Times New Roman"/>
          <w:sz w:val="28"/>
          <w:szCs w:val="28"/>
          <w:rPrChange w:id="10863" w:author="user pc" w:date="2022-03-15T10:14:00Z">
            <w:rPr/>
          </w:rPrChange>
        </w:rPr>
        <w:t>7</w:t>
      </w:r>
      <w:r>
        <w:rPr>
          <w:rFonts w:ascii="Times New Roman" w:cs="Times New Roman" w:hAnsi="Times New Roman"/>
          <w:sz w:val="28"/>
          <w:szCs w:val="28"/>
        </w:rPr>
        <w:t xml:space="preserve"> </w:t>
      </w:r>
      <w:r w:rsidRPr="64C9CAC8">
        <w:rPr>
          <w:rFonts w:ascii="Times New Roman" w:cs="Times New Roman"/>
          <w:sz w:val="28"/>
          <w:szCs w:val="28"/>
          <w:rPrChange w:id="10864" w:author="user pc" w:date="2022-03-15T10:14:00Z">
            <w:rPr/>
          </w:rPrChange>
        </w:rPr>
        <w:t>times</w:t>
      </w:r>
      <w:r>
        <w:rPr>
          <w:rFonts w:ascii="Times New Roman" w:cs="Times New Roman" w:hAnsi="Times New Roman"/>
          <w:sz w:val="28"/>
          <w:szCs w:val="28"/>
        </w:rPr>
        <w:t xml:space="preserve"> </w:t>
      </w:r>
      <w:r w:rsidRPr="FFBE02B3">
        <w:rPr>
          <w:rFonts w:ascii="Times New Roman" w:cs="Times New Roman"/>
          <w:sz w:val="28"/>
          <w:szCs w:val="28"/>
          <w:rPrChange w:id="10865" w:author="user pc" w:date="2022-03-15T10:14:00Z">
            <w:rPr/>
          </w:rPrChange>
        </w:rPr>
        <w:t>as</w:t>
      </w:r>
      <w:r>
        <w:rPr>
          <w:rFonts w:ascii="Times New Roman" w:cs="Times New Roman" w:hAnsi="Times New Roman"/>
          <w:sz w:val="28"/>
          <w:szCs w:val="28"/>
        </w:rPr>
        <w:t xml:space="preserve"> </w:t>
      </w:r>
      <w:r w:rsidRPr="0852A230">
        <w:rPr>
          <w:rFonts w:ascii="Times New Roman" w:cs="Times New Roman"/>
          <w:sz w:val="28"/>
          <w:szCs w:val="28"/>
          <w:rPrChange w:id="10866" w:author="user pc" w:date="2022-03-15T10:14:00Z">
            <w:rPr/>
          </w:rPrChange>
        </w:rPr>
        <w:t>fast</w:t>
      </w:r>
      <w:r>
        <w:rPr>
          <w:rFonts w:ascii="Times New Roman" w:cs="Times New Roman" w:hAnsi="Times New Roman"/>
          <w:sz w:val="28"/>
          <w:szCs w:val="28"/>
        </w:rPr>
        <w:t xml:space="preserve"> </w:t>
      </w:r>
      <w:r w:rsidRPr="2AF34AC9">
        <w:rPr>
          <w:rFonts w:ascii="Times New Roman" w:cs="Times New Roman"/>
          <w:sz w:val="28"/>
          <w:szCs w:val="28"/>
          <w:rPrChange w:id="10867" w:author="user pc" w:date="2022-03-15T10:14:00Z">
            <w:rPr/>
          </w:rPrChange>
        </w:rPr>
        <w:t>as</w:t>
      </w:r>
      <w:r>
        <w:rPr>
          <w:rFonts w:ascii="Times New Roman" w:cs="Times New Roman" w:hAnsi="Times New Roman"/>
          <w:sz w:val="28"/>
          <w:szCs w:val="28"/>
        </w:rPr>
        <w:t xml:space="preserve"> </w:t>
      </w:r>
      <w:r w:rsidRPr="8D11E09D">
        <w:rPr>
          <w:rFonts w:ascii="Times New Roman" w:cs="Times New Roman"/>
          <w:sz w:val="28"/>
          <w:szCs w:val="28"/>
          <w:rPrChange w:id="10868" w:author="user pc" w:date="2022-03-15T10:14:00Z">
            <w:rPr/>
          </w:rPrChange>
        </w:rPr>
        <w:t>SO</w:t>
      </w:r>
      <w:r w:rsidRPr="2BC1AA49">
        <w:rPr>
          <w:rFonts w:ascii="Times New Roman" w:cs="Times New Roman"/>
          <w:sz w:val="28"/>
          <w:szCs w:val="28"/>
          <w:vertAlign w:val="subscript"/>
          <w:rPrChange w:id="10869" w:author="user pc" w:date="2022-03-15T10:14:00Z">
            <w:rPr>
              <w:vertAlign w:val="subscript"/>
            </w:rPr>
          </w:rPrChange>
        </w:rPr>
        <w:t>2</w:t>
      </w:r>
      <w:r>
        <w:rPr>
          <w:rFonts w:ascii="Times New Roman" w:cs="Times New Roman" w:hAnsi="Times New Roman"/>
          <w:sz w:val="28"/>
          <w:szCs w:val="28"/>
          <w:vertAlign w:val="subscript"/>
        </w:rPr>
        <w:t xml:space="preserve"> </w:t>
      </w:r>
      <w:r w:rsidRPr="C6B97091">
        <w:rPr>
          <w:rFonts w:ascii="Times New Roman" w:cs="Times New Roman"/>
          <w:sz w:val="28"/>
          <w:szCs w:val="28"/>
          <w:rPrChange w:id="10870" w:author="user pc" w:date="2022-03-15T10:14:00Z">
            <w:rPr/>
          </w:rPrChange>
        </w:rPr>
        <w:t>gas</w:t>
      </w:r>
      <w:r>
        <w:rPr>
          <w:rFonts w:ascii="Times New Roman" w:cs="Times New Roman" w:hAnsi="Times New Roman"/>
          <w:sz w:val="28"/>
          <w:szCs w:val="28"/>
        </w:rPr>
        <w:t xml:space="preserve"> </w:t>
      </w:r>
      <w:r w:rsidRPr="AF07BCD8">
        <w:rPr>
          <w:rFonts w:ascii="Times New Roman" w:cs="Times New Roman"/>
          <w:sz w:val="28"/>
          <w:szCs w:val="28"/>
          <w:rPrChange w:id="10871" w:author="user pc" w:date="2022-03-15T10:14:00Z">
            <w:rPr/>
          </w:rPrChange>
        </w:rPr>
        <w:t>does.</w:t>
      </w:r>
    </w:p>
    <w:p>
      <w:pPr>
        <w:pStyle w:val="style0"/>
        <w:rPr>
          <w:rFonts w:ascii="Times New Roman" w:cs="Times New Roman" w:hAnsi="Times New Roman"/>
          <w:b/>
          <w:sz w:val="28"/>
          <w:szCs w:val="28"/>
        </w:rPr>
      </w:pPr>
    </w:p>
    <w:p>
      <w:pPr>
        <w:pStyle w:val="style0"/>
        <w:rPr>
          <w:rFonts w:ascii="Times New Roman" w:cs="Times New Roman"/>
          <w:sz w:val="28"/>
          <w:szCs w:val="28"/>
          <w:rPrChange w:id="10872" w:author="user pc" w:date="2022-03-15T10:14:00Z">
            <w:rPr/>
          </w:rPrChange>
        </w:rPr>
      </w:pPr>
      <w:r w:rsidRPr="F2A46F48">
        <w:rPr>
          <w:rFonts w:ascii="Times New Roman" w:cs="Times New Roman"/>
          <w:b/>
          <w:sz w:val="28"/>
          <w:szCs w:val="28"/>
          <w:rPrChange w:id="10873" w:author="user pc" w:date="2022-03-15T10:14:00Z">
            <w:rPr>
              <w:b/>
            </w:rPr>
          </w:rPrChange>
        </w:rPr>
        <w:t>Example</w:t>
      </w:r>
      <w:r>
        <w:rPr>
          <w:rFonts w:ascii="Times New Roman" w:cs="Times New Roman" w:hAnsi="Times New Roman"/>
          <w:b/>
          <w:sz w:val="28"/>
          <w:szCs w:val="28"/>
        </w:rPr>
        <w:t xml:space="preserve"> </w:t>
      </w:r>
      <w:r w:rsidRPr="73AB6A5E">
        <w:rPr>
          <w:rFonts w:ascii="Times New Roman" w:cs="Times New Roman"/>
          <w:b/>
          <w:sz w:val="28"/>
          <w:szCs w:val="28"/>
          <w:rPrChange w:id="10874" w:author="user pc" w:date="2022-03-15T10:14:00Z">
            <w:rPr>
              <w:b/>
            </w:rPr>
          </w:rPrChange>
        </w:rPr>
        <w:t>9</w:t>
      </w:r>
      <w:r>
        <w:rPr>
          <w:rFonts w:ascii="Times New Roman" w:cs="Times New Roman" w:hAnsi="Times New Roman"/>
          <w:b/>
          <w:sz w:val="28"/>
          <w:szCs w:val="28"/>
        </w:rPr>
        <w:t>:</w:t>
      </w:r>
      <w:r>
        <w:rPr>
          <w:rFonts w:ascii="Times New Roman" w:cs="Times New Roman" w:hAnsi="Times New Roman"/>
          <w:sz w:val="28"/>
          <w:szCs w:val="28"/>
        </w:rPr>
        <w:t xml:space="preserve"> </w:t>
      </w:r>
      <w:r w:rsidRPr="624B4C4E">
        <w:rPr>
          <w:rFonts w:ascii="Times New Roman" w:cs="Times New Roman"/>
          <w:sz w:val="28"/>
          <w:szCs w:val="28"/>
          <w:rPrChange w:id="10875" w:author="user pc" w:date="2022-03-15T10:14:00Z">
            <w:rPr/>
          </w:rPrChange>
        </w:rPr>
        <w:t>Oxygen</w:t>
      </w:r>
      <w:r>
        <w:rPr>
          <w:rFonts w:ascii="Times New Roman" w:cs="Times New Roman" w:hAnsi="Times New Roman"/>
          <w:sz w:val="28"/>
          <w:szCs w:val="28"/>
        </w:rPr>
        <w:t xml:space="preserve"> </w:t>
      </w:r>
      <w:r w:rsidRPr="5EE9E4CF">
        <w:rPr>
          <w:rFonts w:ascii="Times New Roman" w:cs="Times New Roman"/>
          <w:sz w:val="28"/>
          <w:szCs w:val="28"/>
          <w:rPrChange w:id="10876" w:author="user pc" w:date="2022-03-15T10:14:00Z">
            <w:rPr/>
          </w:rPrChange>
        </w:rPr>
        <w:t>has</w:t>
      </w:r>
      <w:r>
        <w:rPr>
          <w:rFonts w:ascii="Times New Roman" w:cs="Times New Roman" w:hAnsi="Times New Roman"/>
          <w:sz w:val="28"/>
          <w:szCs w:val="28"/>
        </w:rPr>
        <w:t xml:space="preserve"> </w:t>
      </w:r>
      <w:r w:rsidRPr="9FA2FBA3">
        <w:rPr>
          <w:rFonts w:ascii="Times New Roman" w:cs="Times New Roman"/>
          <w:sz w:val="28"/>
          <w:szCs w:val="28"/>
          <w:rPrChange w:id="10877" w:author="user pc" w:date="2022-03-15T10:14:00Z">
            <w:rPr/>
          </w:rPrChange>
        </w:rPr>
        <w:t>an</w:t>
      </w:r>
      <w:r>
        <w:rPr>
          <w:rFonts w:ascii="Times New Roman" w:cs="Times New Roman" w:hAnsi="Times New Roman"/>
          <w:sz w:val="28"/>
          <w:szCs w:val="28"/>
        </w:rPr>
        <w:t xml:space="preserve"> </w:t>
      </w:r>
      <w:r w:rsidRPr="63923345">
        <w:rPr>
          <w:rFonts w:ascii="Times New Roman" w:cs="Times New Roman"/>
          <w:sz w:val="28"/>
          <w:szCs w:val="28"/>
          <w:rPrChange w:id="10878" w:author="user pc" w:date="2022-03-15T10:14:00Z">
            <w:rPr/>
          </w:rPrChange>
        </w:rPr>
        <w:t>effusion</w:t>
      </w:r>
      <w:r>
        <w:rPr>
          <w:rFonts w:ascii="Times New Roman" w:cs="Times New Roman" w:hAnsi="Times New Roman"/>
          <w:sz w:val="28"/>
          <w:szCs w:val="28"/>
        </w:rPr>
        <w:t xml:space="preserve"> </w:t>
      </w:r>
      <w:r w:rsidRPr="FEAAB1DA">
        <w:rPr>
          <w:rFonts w:ascii="Times New Roman" w:cs="Times New Roman"/>
          <w:sz w:val="28"/>
          <w:szCs w:val="28"/>
          <w:rPrChange w:id="10879" w:author="user pc" w:date="2022-03-15T10:14:00Z">
            <w:rPr/>
          </w:rPrChange>
        </w:rPr>
        <w:t>rate</w:t>
      </w:r>
      <w:r>
        <w:rPr>
          <w:rFonts w:ascii="Times New Roman" w:cs="Times New Roman" w:hAnsi="Times New Roman"/>
          <w:sz w:val="28"/>
          <w:szCs w:val="28"/>
        </w:rPr>
        <w:t xml:space="preserve"> </w:t>
      </w:r>
      <w:r w:rsidRPr="0D92BEC9">
        <w:rPr>
          <w:rFonts w:ascii="Times New Roman" w:cs="Times New Roman"/>
          <w:sz w:val="28"/>
          <w:szCs w:val="28"/>
          <w:rPrChange w:id="10880" w:author="user pc" w:date="2022-03-15T10:14:00Z">
            <w:rPr/>
          </w:rPrChange>
        </w:rPr>
        <w:t>of</w:t>
      </w:r>
      <w:r>
        <w:rPr>
          <w:rFonts w:ascii="Times New Roman" w:cs="Times New Roman" w:hAnsi="Times New Roman"/>
          <w:sz w:val="28"/>
          <w:szCs w:val="28"/>
        </w:rPr>
        <w:t xml:space="preserve"> </w:t>
      </w:r>
      <w:r w:rsidRPr="007F6C73">
        <w:rPr>
          <w:rFonts w:ascii="Times New Roman" w:cs="Times New Roman"/>
          <w:sz w:val="28"/>
          <w:szCs w:val="28"/>
          <w:rPrChange w:id="10881" w:author="user pc" w:date="2022-03-15T10:14:00Z">
            <w:rPr/>
          </w:rPrChange>
        </w:rPr>
        <w:t>10mL</w:t>
      </w:r>
      <w:r>
        <w:rPr>
          <w:rFonts w:ascii="Times New Roman" w:cs="Times New Roman" w:hAnsi="Times New Roman"/>
          <w:sz w:val="28"/>
          <w:szCs w:val="28"/>
        </w:rPr>
        <w:t xml:space="preserve"> </w:t>
      </w:r>
      <w:r w:rsidRPr="16F3ED4F">
        <w:rPr>
          <w:rFonts w:ascii="Times New Roman" w:cs="Times New Roman"/>
          <w:sz w:val="28"/>
          <w:szCs w:val="28"/>
          <w:rPrChange w:id="10882" w:author="user pc" w:date="2022-03-15T10:14:00Z">
            <w:rPr/>
          </w:rPrChange>
        </w:rPr>
        <w:t>per</w:t>
      </w:r>
      <w:r>
        <w:rPr>
          <w:rFonts w:ascii="Times New Roman" w:cs="Times New Roman" w:hAnsi="Times New Roman"/>
          <w:sz w:val="28"/>
          <w:szCs w:val="28"/>
        </w:rPr>
        <w:t xml:space="preserve"> </w:t>
      </w:r>
      <w:r w:rsidRPr="5C4654F3">
        <w:rPr>
          <w:rFonts w:ascii="Times New Roman" w:cs="Times New Roman"/>
          <w:sz w:val="28"/>
          <w:szCs w:val="28"/>
          <w:rPrChange w:id="10883" w:author="user pc" w:date="2022-03-15T10:14:00Z">
            <w:rPr/>
          </w:rPrChange>
        </w:rPr>
        <w:t>second</w:t>
      </w:r>
      <w:r>
        <w:rPr>
          <w:rFonts w:ascii="Times New Roman" w:cs="Times New Roman" w:hAnsi="Times New Roman"/>
          <w:sz w:val="28"/>
          <w:szCs w:val="28"/>
        </w:rPr>
        <w:t xml:space="preserve"> </w:t>
      </w:r>
      <w:r w:rsidRPr="AEA97FBA">
        <w:rPr>
          <w:rFonts w:ascii="Times New Roman" w:cs="Times New Roman"/>
          <w:sz w:val="28"/>
          <w:szCs w:val="28"/>
          <w:rPrChange w:id="10884" w:author="user pc" w:date="2022-03-15T10:14:00Z">
            <w:rPr/>
          </w:rPrChange>
        </w:rPr>
        <w:t>and</w:t>
      </w:r>
      <w:r>
        <w:rPr>
          <w:rFonts w:ascii="Times New Roman" w:cs="Times New Roman" w:hAnsi="Times New Roman"/>
          <w:sz w:val="28"/>
          <w:szCs w:val="28"/>
        </w:rPr>
        <w:t xml:space="preserve"> </w:t>
      </w:r>
      <w:r w:rsidRPr="EEBA5709">
        <w:rPr>
          <w:rFonts w:ascii="Times New Roman" w:cs="Times New Roman"/>
          <w:sz w:val="28"/>
          <w:szCs w:val="28"/>
          <w:rPrChange w:id="10885" w:author="user pc" w:date="2022-03-15T10:14:00Z">
            <w:rPr/>
          </w:rPrChange>
        </w:rPr>
        <w:t>a</w:t>
      </w:r>
      <w:r>
        <w:rPr>
          <w:rFonts w:ascii="Times New Roman" w:cs="Times New Roman" w:hAnsi="Times New Roman"/>
          <w:sz w:val="28"/>
          <w:szCs w:val="28"/>
        </w:rPr>
        <w:t xml:space="preserve"> m</w:t>
      </w:r>
      <w:r w:rsidRPr="E8BA5A68">
        <w:rPr>
          <w:rFonts w:ascii="Times New Roman" w:cs="Times New Roman"/>
          <w:sz w:val="28"/>
          <w:szCs w:val="28"/>
          <w:rPrChange w:id="10886" w:author="user pc" w:date="2022-03-15T10:14:00Z">
            <w:rPr/>
          </w:rPrChange>
        </w:rPr>
        <w:t>o</w:t>
      </w:r>
      <w:r>
        <w:rPr>
          <w:rFonts w:ascii="Times New Roman" w:cs="Times New Roman" w:hAnsi="Times New Roman"/>
          <w:sz w:val="28"/>
          <w:szCs w:val="28"/>
        </w:rPr>
        <w:t>lecula</w:t>
      </w:r>
      <w:r w:rsidRPr="EB88290B">
        <w:rPr>
          <w:rFonts w:ascii="Times New Roman" w:cs="Times New Roman"/>
          <w:sz w:val="28"/>
          <w:szCs w:val="28"/>
          <w:rPrChange w:id="10887" w:author="user pc" w:date="2022-03-15T10:14:00Z">
            <w:rPr/>
          </w:rPrChange>
        </w:rPr>
        <w:t>r</w:t>
      </w:r>
      <w:r>
        <w:rPr>
          <w:rFonts w:ascii="Times New Roman" w:cs="Times New Roman" w:hAnsi="Times New Roman"/>
          <w:sz w:val="28"/>
          <w:szCs w:val="28"/>
        </w:rPr>
        <w:t xml:space="preserve"> </w:t>
      </w:r>
      <w:r w:rsidRPr="CA6359F9">
        <w:rPr>
          <w:rFonts w:ascii="Times New Roman" w:cs="Times New Roman"/>
          <w:sz w:val="28"/>
          <w:szCs w:val="28"/>
          <w:rPrChange w:id="10888" w:author="user pc" w:date="2022-03-15T10:14:00Z">
            <w:rPr/>
          </w:rPrChange>
        </w:rPr>
        <w:t>mass</w:t>
      </w:r>
      <w:r>
        <w:rPr>
          <w:rFonts w:ascii="Times New Roman" w:cs="Times New Roman" w:hAnsi="Times New Roman"/>
          <w:sz w:val="28"/>
          <w:szCs w:val="28"/>
        </w:rPr>
        <w:t xml:space="preserve"> </w:t>
      </w:r>
      <w:r w:rsidRPr="C0AE8B47">
        <w:rPr>
          <w:rFonts w:ascii="Times New Roman" w:cs="Times New Roman"/>
          <w:sz w:val="28"/>
          <w:szCs w:val="28"/>
          <w:rPrChange w:id="10889" w:author="user pc" w:date="2022-03-15T10:14:00Z">
            <w:rPr/>
          </w:rPrChange>
        </w:rPr>
        <w:t>of</w:t>
      </w:r>
      <w:r>
        <w:rPr>
          <w:rFonts w:ascii="Times New Roman" w:cs="Times New Roman" w:hAnsi="Times New Roman"/>
          <w:sz w:val="28"/>
          <w:szCs w:val="28"/>
        </w:rPr>
        <w:t xml:space="preserve"> </w:t>
      </w:r>
      <w:r w:rsidRPr="250C121E">
        <w:rPr>
          <w:rFonts w:ascii="Times New Roman" w:cs="Times New Roman"/>
          <w:sz w:val="28"/>
          <w:szCs w:val="28"/>
          <w:rPrChange w:id="10890" w:author="user pc" w:date="2022-03-15T10:14:00Z">
            <w:rPr/>
          </w:rPrChange>
        </w:rPr>
        <w:t>32</w:t>
      </w:r>
      <w:r>
        <w:rPr>
          <w:rFonts w:ascii="Times New Roman" w:cs="Times New Roman" w:hAnsi="Times New Roman"/>
          <w:sz w:val="28"/>
          <w:szCs w:val="28"/>
        </w:rPr>
        <w:t xml:space="preserve"> </w:t>
      </w:r>
      <w:r w:rsidRPr="1E9DAA04">
        <w:rPr>
          <w:rFonts w:ascii="Times New Roman" w:cs="Times New Roman"/>
          <w:sz w:val="28"/>
          <w:szCs w:val="28"/>
          <w:rPrChange w:id="10891" w:author="user pc" w:date="2022-03-15T10:14:00Z">
            <w:rPr/>
          </w:rPrChange>
        </w:rPr>
        <w:t>amu.</w:t>
      </w:r>
      <w:r>
        <w:rPr>
          <w:rFonts w:ascii="Times New Roman" w:cs="Times New Roman" w:hAnsi="Times New Roman"/>
          <w:sz w:val="28"/>
          <w:szCs w:val="28"/>
        </w:rPr>
        <w:t xml:space="preserve"> </w:t>
      </w:r>
      <w:r w:rsidRPr="D5D98ABD">
        <w:rPr>
          <w:rFonts w:ascii="Times New Roman" w:cs="Times New Roman"/>
          <w:sz w:val="28"/>
          <w:szCs w:val="28"/>
          <w:rPrChange w:id="10892" w:author="user pc" w:date="2022-03-15T10:14:00Z">
            <w:rPr/>
          </w:rPrChange>
        </w:rPr>
        <w:t>An</w:t>
      </w:r>
      <w:r>
        <w:rPr>
          <w:rFonts w:ascii="Times New Roman" w:cs="Times New Roman" w:hAnsi="Times New Roman"/>
          <w:sz w:val="28"/>
          <w:szCs w:val="28"/>
        </w:rPr>
        <w:t xml:space="preserve"> </w:t>
      </w:r>
      <w:r w:rsidRPr="8BF6272B">
        <w:rPr>
          <w:rFonts w:ascii="Times New Roman" w:cs="Times New Roman"/>
          <w:sz w:val="28"/>
          <w:szCs w:val="28"/>
          <w:rPrChange w:id="10893" w:author="user pc" w:date="2022-03-15T10:14:00Z">
            <w:rPr/>
          </w:rPrChange>
        </w:rPr>
        <w:t>unknown</w:t>
      </w:r>
      <w:r>
        <w:rPr>
          <w:rFonts w:ascii="Times New Roman" w:cs="Times New Roman" w:hAnsi="Times New Roman"/>
          <w:sz w:val="28"/>
          <w:szCs w:val="28"/>
        </w:rPr>
        <w:t xml:space="preserve"> </w:t>
      </w:r>
      <w:r w:rsidRPr="825CCFA9">
        <w:rPr>
          <w:rFonts w:ascii="Times New Roman" w:cs="Times New Roman"/>
          <w:sz w:val="28"/>
          <w:szCs w:val="28"/>
          <w:rPrChange w:id="10894" w:author="user pc" w:date="2022-03-15T10:14:00Z">
            <w:rPr/>
          </w:rPrChange>
        </w:rPr>
        <w:t>gas</w:t>
      </w:r>
      <w:r>
        <w:rPr>
          <w:rFonts w:ascii="Times New Roman" w:cs="Times New Roman" w:hAnsi="Times New Roman"/>
          <w:sz w:val="28"/>
          <w:szCs w:val="28"/>
        </w:rPr>
        <w:t xml:space="preserve"> </w:t>
      </w:r>
      <w:r w:rsidRPr="FF30ABE2">
        <w:rPr>
          <w:rFonts w:ascii="Times New Roman" w:cs="Times New Roman"/>
          <w:sz w:val="28"/>
          <w:szCs w:val="28"/>
          <w:rPrChange w:id="10895" w:author="user pc" w:date="2022-03-15T10:14:00Z">
            <w:rPr/>
          </w:rPrChange>
        </w:rPr>
        <w:t>has</w:t>
      </w:r>
      <w:r>
        <w:rPr>
          <w:rFonts w:ascii="Times New Roman" w:cs="Times New Roman" w:hAnsi="Times New Roman"/>
          <w:sz w:val="28"/>
          <w:szCs w:val="28"/>
        </w:rPr>
        <w:t xml:space="preserve"> </w:t>
      </w:r>
      <w:r w:rsidRPr="8F4581BE">
        <w:rPr>
          <w:rFonts w:ascii="Times New Roman" w:cs="Times New Roman"/>
          <w:sz w:val="28"/>
          <w:szCs w:val="28"/>
          <w:rPrChange w:id="10896" w:author="user pc" w:date="2022-03-15T10:14:00Z">
            <w:rPr/>
          </w:rPrChange>
        </w:rPr>
        <w:t>an</w:t>
      </w:r>
      <w:r>
        <w:rPr>
          <w:rFonts w:ascii="Times New Roman" w:cs="Times New Roman" w:hAnsi="Times New Roman"/>
          <w:sz w:val="28"/>
          <w:szCs w:val="28"/>
        </w:rPr>
        <w:t xml:space="preserve"> </w:t>
      </w:r>
      <w:r w:rsidRPr="39D4CFAC">
        <w:rPr>
          <w:rFonts w:ascii="Times New Roman" w:cs="Times New Roman"/>
          <w:sz w:val="28"/>
          <w:szCs w:val="28"/>
          <w:rPrChange w:id="10897" w:author="user pc" w:date="2022-03-15T10:14:00Z">
            <w:rPr/>
          </w:rPrChange>
        </w:rPr>
        <w:t>effusion</w:t>
      </w:r>
      <w:r>
        <w:rPr>
          <w:rFonts w:ascii="Times New Roman" w:cs="Times New Roman" w:hAnsi="Times New Roman"/>
          <w:sz w:val="28"/>
          <w:szCs w:val="28"/>
        </w:rPr>
        <w:t xml:space="preserve"> </w:t>
      </w:r>
      <w:r w:rsidRPr="7D261C2B">
        <w:rPr>
          <w:rFonts w:ascii="Times New Roman" w:cs="Times New Roman"/>
          <w:sz w:val="28"/>
          <w:szCs w:val="28"/>
          <w:rPrChange w:id="10898" w:author="user pc" w:date="2022-03-15T10:14:00Z">
            <w:rPr/>
          </w:rPrChange>
        </w:rPr>
        <w:t>rate</w:t>
      </w:r>
      <w:r>
        <w:rPr>
          <w:rFonts w:ascii="Times New Roman" w:cs="Times New Roman" w:hAnsi="Times New Roman"/>
          <w:sz w:val="28"/>
          <w:szCs w:val="28"/>
        </w:rPr>
        <w:t xml:space="preserve"> </w:t>
      </w:r>
      <w:r w:rsidRPr="13B0F1C2">
        <w:rPr>
          <w:rFonts w:ascii="Times New Roman" w:cs="Times New Roman"/>
          <w:sz w:val="28"/>
          <w:szCs w:val="28"/>
          <w:rPrChange w:id="10899" w:author="user pc" w:date="2022-03-15T10:14:00Z">
            <w:rPr/>
          </w:rPrChange>
        </w:rPr>
        <w:t>of</w:t>
      </w:r>
      <w:r>
        <w:rPr>
          <w:rFonts w:ascii="Times New Roman" w:cs="Times New Roman" w:hAnsi="Times New Roman"/>
          <w:sz w:val="28"/>
          <w:szCs w:val="28"/>
        </w:rPr>
        <w:t xml:space="preserve"> </w:t>
      </w:r>
      <w:r w:rsidRPr="7CE55F1C">
        <w:rPr>
          <w:rFonts w:ascii="Times New Roman" w:cs="Times New Roman"/>
          <w:sz w:val="28"/>
          <w:szCs w:val="28"/>
          <w:rPrChange w:id="10900" w:author="user pc" w:date="2022-03-15T10:14:00Z">
            <w:rPr/>
          </w:rPrChange>
        </w:rPr>
        <w:t>5mL</w:t>
      </w:r>
      <w:r>
        <w:rPr>
          <w:rFonts w:ascii="Times New Roman" w:cs="Times New Roman" w:hAnsi="Times New Roman"/>
          <w:sz w:val="28"/>
          <w:szCs w:val="28"/>
        </w:rPr>
        <w:t xml:space="preserve"> </w:t>
      </w:r>
      <w:r w:rsidRPr="9DCC22C9">
        <w:rPr>
          <w:rFonts w:ascii="Times New Roman" w:cs="Times New Roman"/>
          <w:sz w:val="28"/>
          <w:szCs w:val="28"/>
          <w:rPrChange w:id="10901" w:author="user pc" w:date="2022-03-15T10:14:00Z">
            <w:rPr/>
          </w:rPrChange>
        </w:rPr>
        <w:t>per</w:t>
      </w:r>
      <w:r>
        <w:rPr>
          <w:rFonts w:ascii="Times New Roman" w:cs="Times New Roman" w:hAnsi="Times New Roman"/>
          <w:sz w:val="28"/>
          <w:szCs w:val="28"/>
        </w:rPr>
        <w:t xml:space="preserve"> </w:t>
      </w:r>
      <w:r w:rsidRPr="D609D938">
        <w:rPr>
          <w:rFonts w:ascii="Times New Roman" w:cs="Times New Roman"/>
          <w:sz w:val="28"/>
          <w:szCs w:val="28"/>
          <w:rPrChange w:id="10902" w:author="user pc" w:date="2022-03-15T10:14:00Z">
            <w:rPr/>
          </w:rPrChange>
        </w:rPr>
        <w:t>second.</w:t>
      </w:r>
      <w:r>
        <w:rPr>
          <w:rFonts w:ascii="Times New Roman" w:cs="Times New Roman" w:hAnsi="Times New Roman"/>
          <w:sz w:val="28"/>
          <w:szCs w:val="28"/>
        </w:rPr>
        <w:t xml:space="preserve"> </w:t>
      </w:r>
      <w:r w:rsidRPr="462BC00B">
        <w:rPr>
          <w:rFonts w:ascii="Times New Roman" w:cs="Times New Roman"/>
          <w:sz w:val="28"/>
          <w:szCs w:val="28"/>
          <w:rPrChange w:id="10903" w:author="user pc" w:date="2022-03-15T10:14:00Z">
            <w:rPr/>
          </w:rPrChange>
        </w:rPr>
        <w:t>Determine</w:t>
      </w:r>
      <w:r>
        <w:rPr>
          <w:rFonts w:ascii="Times New Roman" w:cs="Times New Roman" w:hAnsi="Times New Roman"/>
          <w:sz w:val="28"/>
          <w:szCs w:val="28"/>
        </w:rPr>
        <w:t xml:space="preserve"> </w:t>
      </w:r>
      <w:r w:rsidRPr="C40FEB80">
        <w:rPr>
          <w:rFonts w:ascii="Times New Roman" w:cs="Times New Roman"/>
          <w:sz w:val="28"/>
          <w:szCs w:val="28"/>
          <w:rPrChange w:id="10904" w:author="user pc" w:date="2022-03-15T10:14:00Z">
            <w:rPr/>
          </w:rPrChange>
        </w:rPr>
        <w:t>the</w:t>
      </w:r>
      <w:r>
        <w:rPr>
          <w:rFonts w:ascii="Times New Roman" w:cs="Times New Roman" w:hAnsi="Times New Roman"/>
          <w:sz w:val="28"/>
          <w:szCs w:val="28"/>
        </w:rPr>
        <w:t xml:space="preserve"> molecular </w:t>
      </w:r>
      <w:r w:rsidRPr="F33CB6DE">
        <w:rPr>
          <w:rFonts w:ascii="Times New Roman" w:cs="Times New Roman"/>
          <w:sz w:val="28"/>
          <w:szCs w:val="28"/>
          <w:rPrChange w:id="10905" w:author="user pc" w:date="2022-03-15T10:14:00Z">
            <w:rPr/>
          </w:rPrChange>
        </w:rPr>
        <w:t>mass</w:t>
      </w:r>
      <w:r>
        <w:rPr>
          <w:rFonts w:ascii="Times New Roman" w:cs="Times New Roman" w:hAnsi="Times New Roman"/>
          <w:sz w:val="28"/>
          <w:szCs w:val="28"/>
        </w:rPr>
        <w:t xml:space="preserve"> </w:t>
      </w:r>
      <w:r w:rsidRPr="EE346F97">
        <w:rPr>
          <w:rFonts w:ascii="Times New Roman" w:cs="Times New Roman"/>
          <w:sz w:val="28"/>
          <w:szCs w:val="28"/>
          <w:rPrChange w:id="10906" w:author="user pc" w:date="2022-03-15T10:14:00Z">
            <w:rPr/>
          </w:rPrChange>
        </w:rPr>
        <w:t>of</w:t>
      </w:r>
      <w:r>
        <w:rPr>
          <w:rFonts w:ascii="Times New Roman" w:cs="Times New Roman" w:hAnsi="Times New Roman"/>
          <w:sz w:val="28"/>
          <w:szCs w:val="28"/>
        </w:rPr>
        <w:t xml:space="preserve"> </w:t>
      </w:r>
      <w:r w:rsidRPr="84CDDDE2">
        <w:rPr>
          <w:rFonts w:ascii="Times New Roman" w:cs="Times New Roman"/>
          <w:sz w:val="28"/>
          <w:szCs w:val="28"/>
          <w:rPrChange w:id="10907" w:author="user pc" w:date="2022-03-15T10:14:00Z">
            <w:rPr/>
          </w:rPrChange>
        </w:rPr>
        <w:t>the</w:t>
      </w:r>
      <w:r>
        <w:rPr>
          <w:rFonts w:ascii="Times New Roman" w:cs="Times New Roman" w:hAnsi="Times New Roman"/>
          <w:sz w:val="28"/>
          <w:szCs w:val="28"/>
        </w:rPr>
        <w:t xml:space="preserve"> </w:t>
      </w:r>
      <w:r w:rsidRPr="3CCD6E80">
        <w:rPr>
          <w:rFonts w:ascii="Times New Roman" w:cs="Times New Roman"/>
          <w:sz w:val="28"/>
          <w:szCs w:val="28"/>
          <w:rPrChange w:id="10908" w:author="user pc" w:date="2022-03-15T10:14:00Z">
            <w:rPr/>
          </w:rPrChange>
        </w:rPr>
        <w:t>unknown</w:t>
      </w:r>
      <w:r>
        <w:rPr>
          <w:rFonts w:ascii="Times New Roman" w:cs="Times New Roman" w:hAnsi="Times New Roman"/>
          <w:sz w:val="28"/>
          <w:szCs w:val="28"/>
        </w:rPr>
        <w:t xml:space="preserve"> </w:t>
      </w:r>
      <w:r w:rsidRPr="E2473B38">
        <w:rPr>
          <w:rFonts w:ascii="Times New Roman" w:cs="Times New Roman"/>
          <w:sz w:val="28"/>
          <w:szCs w:val="28"/>
          <w:rPrChange w:id="10909" w:author="user pc" w:date="2022-03-15T10:14:00Z">
            <w:rPr/>
          </w:rPrChange>
        </w:rPr>
        <w:t>gas.</w:t>
      </w:r>
    </w:p>
    <w:p>
      <w:pPr>
        <w:pStyle w:val="style0"/>
        <w:rPr>
          <w:rFonts w:ascii="Times New Roman" w:cs="Times New Roman"/>
          <w:sz w:val="28"/>
          <w:szCs w:val="28"/>
          <w:rPrChange w:id="10910" w:author="user pc" w:date="2022-03-15T10:14:00Z">
            <w:rPr/>
          </w:rPrChange>
        </w:rPr>
      </w:pPr>
      <w:r w:rsidRPr="D4FFB9E3">
        <w:rPr>
          <w:rFonts w:ascii="Times New Roman" w:cs="Times New Roman"/>
          <w:b/>
          <w:sz w:val="28"/>
          <w:szCs w:val="28"/>
          <w:rPrChange w:id="10911"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2</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num>
            <m:den>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10</m:t>
              </m:r>
            </m:num>
            <m:den>
              <m:r>
                <w:rPr>
                  <w:rFonts w:ascii="Cambria Math" w:cs="Times New Roman" w:hAnsi="Cambria Math"/>
                  <w:sz w:val="28"/>
                  <w:szCs w:val="28"/>
                </w:rPr>
                <m:t>5</m:t>
              </m:r>
            </m:den>
          </m:f>
          <m:r>
            <w:rPr>
              <w:rFonts w:ascii="Cambria Math" w:cs="Times New Roman" w:hAnsi="Cambria Math"/>
              <w:sz w:val="28"/>
              <w:szCs w:val="28"/>
            </w:rPr>
            <m:t>=</m:t>
          </m:r>
          <m:f>
            <m:fPr>
              <m:ctrlPr>
                <w:rPr>
                  <w:rFonts w:ascii="Cambria Math" w:cs="Times New Roman" w:hAnsi="Cambria Math"/>
                  <w:i/>
                  <w:sz w:val="28"/>
                  <w:szCs w:val="28"/>
                </w:rPr>
              </m:ctrlPr>
            </m:fPr>
            <m:num>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num>
            <m:den>
              <m:r>
                <w:rPr>
                  <w:rFonts w:ascii="Cambria Math" w:cs="Times New Roman" w:hAnsi="Cambria Math"/>
                  <w:sz w:val="28"/>
                  <w:szCs w:val="28"/>
                </w:rPr>
                <m:t>√32</m:t>
              </m:r>
            </m:den>
          </m:f>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2= </m:t>
          </m:r>
          <m:f>
            <m:fPr>
              <m:ctrlPr>
                <w:rPr>
                  <w:rFonts w:ascii="Cambria Math" w:cs="Times New Roman" w:hAnsi="Cambria Math"/>
                  <w:i/>
                  <w:sz w:val="28"/>
                  <w:szCs w:val="28"/>
                </w:rPr>
              </m:ctrlPr>
            </m:fPr>
            <m:num>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num>
            <m:den>
              <m:r>
                <w:rPr>
                  <w:rFonts w:ascii="Cambria Math" w:cs="Times New Roman" w:hAnsi="Cambria Math"/>
                  <w:sz w:val="28"/>
                  <w:szCs w:val="28"/>
                </w:rPr>
                <m:t>√32</m:t>
              </m:r>
            </m:den>
          </m:f>
        </m:oMath>
      </m:oMathPara>
    </w:p>
    <w:p>
      <w:pPr>
        <w:pStyle w:val="style0"/>
        <w:rPr>
          <w:rFonts w:ascii="Times New Roman" w:cs="Times New Roman" w:hAnsi="Times New Roman"/>
          <w:sz w:val="28"/>
          <w:szCs w:val="28"/>
        </w:rPr>
      </w:pPr>
      <m:oMathPara>
        <m:oMathParaPr>
          <m:jc m:val="left"/>
        </m:oMathParaPr>
        <m:oMath>
          <m:rad>
            <m:radPr>
              <m:degHide m:val="1"/>
              <m:ctrlPr>
                <w:rPr>
                  <w:rFonts w:ascii="Cambria Math" w:cs="Times New Roman" w:hAnsi="Cambria Math"/>
                  <w:i/>
                  <w:sz w:val="28"/>
                  <w:szCs w:val="28"/>
                </w:rPr>
              </m:ctrlPr>
            </m:radPr>
            <m:deg/>
            <m:e>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e>
          </m:rad>
          <m:r>
            <w:rPr>
              <w:rFonts w:ascii="Cambria Math" w:cs="Times New Roman" w:hAnsi="Cambria Math"/>
              <w:sz w:val="28"/>
              <w:szCs w:val="28"/>
            </w:rPr>
            <m:t>=2 ×√32</m:t>
          </m:r>
        </m:oMath>
      </m:oMathPara>
    </w:p>
    <w:p>
      <w:pPr>
        <w:pStyle w:val="style0"/>
        <w:rPr>
          <w:rFonts w:ascii="Times New Roman" w:cs="Times New Roman" w:hAnsi="Times New Roman"/>
          <w:sz w:val="28"/>
          <w:szCs w:val="28"/>
        </w:rPr>
      </w:pPr>
      <m:oMathPara>
        <m:oMathParaPr>
          <m:jc m:val="left"/>
        </m:oMathParaPr>
        <m:oMath>
          <m:rad>
            <m:radPr>
              <m:degHide m:val="1"/>
              <m:ctrlPr>
                <w:rPr>
                  <w:rFonts w:ascii="Cambria Math" w:cs="Times New Roman" w:hAnsi="Cambria Math"/>
                  <w:i/>
                  <w:sz w:val="28"/>
                  <w:szCs w:val="28"/>
                </w:rPr>
              </m:ctrlPr>
            </m:radPr>
            <m:deg/>
            <m:e>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e>
          </m:rad>
          <m:r>
            <w:rPr>
              <w:rFonts w:ascii="Cambria Math" w:cs="Times New Roman" w:hAnsi="Cambria Math"/>
              <w:sz w:val="28"/>
              <w:szCs w:val="28"/>
            </w:rPr>
            <m:t>=11.314</m:t>
          </m:r>
        </m:oMath>
      </m:oMathPara>
    </w:p>
    <w:p>
      <w:pPr>
        <w:pStyle w:val="style0"/>
        <w:rPr>
          <w:rFonts w:ascii="Cambria Math" w:cs="Times New Roman" w:hAnsi="Cambria Math"/>
          <w:sz w:val="28"/>
          <w:szCs w:val="28"/>
        </w:rPr>
      </w:pPr>
      <m:oMathPara>
        <m:oMathParaPr>
          <m:jc m:val="left"/>
        </m:oMathParaPr>
        <m:oMath>
          <m:r w:rsidRPr="CBBD0748">
            <w:rPr>
              <w:rFonts w:ascii="Cambria Math" w:cs="Times New Roman" w:hAnsi="Cambria Math"/>
              <w:sz w:val="28"/>
              <w:szCs w:val="28"/>
              <w:rPrChange w:id="10912" w:author="user pc" w:date="2022-03-15T10:14:00Z">
                <w:rPr>
                  <w:rFonts w:ascii="Cambria Math" w:hAnsi="Cambria Math"/>
                  <w:sz w:val="28"/>
                  <w:szCs w:val="28"/>
                </w:rPr>
              </w:rPrChange>
            </w:rPr>
            <m:t>Squaring</m:t>
          </m:r>
          <m:r>
            <w:rPr>
              <w:rFonts w:ascii="Cambria Math" w:cs="Times New Roman" w:hAnsi="Cambria Math"/>
              <w:sz w:val="28"/>
              <w:szCs w:val="28"/>
            </w:rPr>
            <m:t xml:space="preserve"> </m:t>
          </m:r>
          <m:r w:rsidRPr="C3468DEC">
            <w:rPr>
              <w:rFonts w:ascii="Cambria Math" w:cs="Times New Roman" w:hAnsi="Cambria Math"/>
              <w:sz w:val="28"/>
              <w:szCs w:val="28"/>
              <w:rPrChange w:id="10913" w:author="user pc" w:date="2022-03-15T10:14:00Z">
                <w:rPr>
                  <w:rFonts w:ascii="Cambria Math" w:hAnsi="Cambria Math"/>
                  <w:sz w:val="28"/>
                  <w:szCs w:val="28"/>
                </w:rPr>
              </w:rPrChange>
            </w:rPr>
            <m:t>both</m:t>
          </m:r>
          <m:r>
            <w:rPr>
              <w:rFonts w:ascii="Cambria Math" w:cs="Times New Roman" w:hAnsi="Cambria Math"/>
              <w:sz w:val="28"/>
              <w:szCs w:val="28"/>
            </w:rPr>
            <m:t xml:space="preserve"> </m:t>
          </m:r>
          <m:r w:rsidRPr="FB9B65CB">
            <w:rPr>
              <w:rFonts w:ascii="Cambria Math" w:cs="Times New Roman" w:hAnsi="Cambria Math"/>
              <w:sz w:val="28"/>
              <w:szCs w:val="28"/>
              <w:rPrChange w:id="10914" w:author="user pc" w:date="2022-03-15T10:14:00Z">
                <w:rPr>
                  <w:rFonts w:ascii="Cambria Math" w:hAnsi="Cambria Math"/>
                  <w:sz w:val="28"/>
                  <w:szCs w:val="28"/>
                </w:rPr>
              </w:rPrChange>
            </w:rPr>
            <m:t>sides,</m:t>
          </m:r>
          <m:r>
            <w:rPr>
              <w:rFonts w:ascii="Cambria Math" w:cs="Times New Roman" w:hAnsi="Cambria Math"/>
              <w:sz w:val="28"/>
              <w:szCs w:val="28"/>
            </w:rPr>
            <m:t xml:space="preserve"> </m:t>
          </m:r>
          <m:r w:rsidRPr="04D2A60D">
            <w:rPr>
              <w:rFonts w:ascii="Cambria Math" w:cs="Times New Roman" w:hAnsi="Cambria Math"/>
              <w:sz w:val="28"/>
              <w:szCs w:val="28"/>
              <w:rPrChange w:id="10915" w:author="user pc" w:date="2022-03-15T10:14:00Z">
                <w:rPr>
                  <w:rFonts w:ascii="Cambria Math" w:hAnsi="Cambria Math"/>
                  <w:sz w:val="28"/>
                  <w:szCs w:val="28"/>
                </w:rPr>
              </w:rPrChange>
            </w:rPr>
            <m:t>we</m:t>
          </m:r>
          <m:r>
            <w:rPr>
              <w:rFonts w:ascii="Cambria Math" w:cs="Times New Roman" w:hAnsi="Cambria Math"/>
              <w:sz w:val="28"/>
              <w:szCs w:val="28"/>
            </w:rPr>
            <m:t xml:space="preserve"> </m:t>
          </m:r>
          <m:r w:rsidRPr="EE646B75">
            <w:rPr>
              <w:rFonts w:ascii="Cambria Math" w:cs="Times New Roman" w:hAnsi="Cambria Math"/>
              <w:sz w:val="28"/>
              <w:szCs w:val="28"/>
              <w:rPrChange w:id="10916" w:author="user pc" w:date="2022-03-15T10:14:00Z">
                <w:rPr>
                  <w:rFonts w:ascii="Cambria Math" w:hAnsi="Cambria Math"/>
                  <w:sz w:val="28"/>
                  <w:szCs w:val="28"/>
                </w:rPr>
              </w:rPrChange>
            </w:rPr>
            <m:t>get;</m:t>
          </m:r>
        </m:oMath>
      </m:oMathPara>
    </w:p>
    <w:p>
      <w:pPr>
        <w:pStyle w:val="style0"/>
        <w:rPr>
          <w:rFonts w:ascii="Times New Roman" w:cs="Times New Roman"/>
          <w:sz w:val="28"/>
          <w:szCs w:val="28"/>
          <w:rPrChange w:id="10917" w:author="user pc" w:date="2022-03-15T10:14:00Z">
            <w:rPr/>
          </w:rPrChange>
        </w:rPr>
      </w:pPr>
      <m:oMathPara>
        <m:oMathParaPr>
          <m:jc m:val="left"/>
        </m:oMathParaPr>
        <m:oMath>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r>
            <w:rPr>
              <w:rFonts w:ascii="Cambria Math" w:cs="Times New Roman" w:hAnsi="Cambria Math"/>
              <w:sz w:val="28"/>
              <w:szCs w:val="28"/>
            </w:rPr>
            <m:t>=128 amu.</m:t>
          </m:r>
        </m:oMath>
      </m:oMathPara>
    </w:p>
    <w:p>
      <w:pPr>
        <w:pStyle w:val="style0"/>
        <w:rPr>
          <w:rFonts w:ascii="Times New Roman" w:cs="Times New Roman"/>
          <w:sz w:val="28"/>
          <w:szCs w:val="28"/>
          <w:rPrChange w:id="10918" w:author="user pc" w:date="2022-03-15T10:14:00Z">
            <w:rPr/>
          </w:rPrChange>
        </w:rPr>
      </w:pPr>
      <w:r w:rsidRPr="B6715EFD">
        <w:rPr>
          <w:rFonts w:ascii="Times New Roman" w:cs="Times New Roman"/>
          <w:b/>
          <w:sz w:val="28"/>
          <w:szCs w:val="28"/>
          <w:rPrChange w:id="10919" w:author="user pc" w:date="2022-03-15T10:14:00Z">
            <w:rPr>
              <w:b/>
            </w:rPr>
          </w:rPrChange>
        </w:rPr>
        <w:t>Example</w:t>
      </w:r>
      <w:r>
        <w:rPr>
          <w:rFonts w:ascii="Times New Roman" w:cs="Times New Roman" w:hAnsi="Times New Roman"/>
          <w:b/>
          <w:sz w:val="28"/>
          <w:szCs w:val="28"/>
        </w:rPr>
        <w:t xml:space="preserve"> </w:t>
      </w:r>
      <w:r w:rsidRPr="6F823044">
        <w:rPr>
          <w:rFonts w:ascii="Times New Roman" w:cs="Times New Roman"/>
          <w:b/>
          <w:sz w:val="28"/>
          <w:szCs w:val="28"/>
          <w:rPrChange w:id="10920" w:author="user pc" w:date="2022-03-15T10:14:00Z">
            <w:rPr>
              <w:b/>
            </w:rPr>
          </w:rPrChange>
        </w:rPr>
        <w:t>10:</w:t>
      </w:r>
      <w:r>
        <w:rPr>
          <w:rFonts w:ascii="Times New Roman" w:cs="Times New Roman" w:hAnsi="Times New Roman"/>
          <w:b/>
          <w:sz w:val="28"/>
          <w:szCs w:val="28"/>
        </w:rPr>
        <w:t xml:space="preserve"> </w:t>
      </w:r>
      <w:r w:rsidRPr="F3DB183A">
        <w:rPr>
          <w:rFonts w:ascii="Times New Roman" w:cs="Times New Roman"/>
          <w:sz w:val="28"/>
          <w:szCs w:val="28"/>
          <w:rPrChange w:id="10921" w:author="user pc" w:date="2022-03-15T10:14:00Z">
            <w:rPr/>
          </w:rPrChange>
        </w:rPr>
        <w:t>The</w:t>
      </w:r>
      <w:r>
        <w:rPr>
          <w:rFonts w:ascii="Times New Roman" w:cs="Times New Roman" w:hAnsi="Times New Roman"/>
          <w:sz w:val="28"/>
          <w:szCs w:val="28"/>
        </w:rPr>
        <w:t xml:space="preserve"> </w:t>
      </w:r>
      <w:r w:rsidRPr="E19931F1">
        <w:rPr>
          <w:rFonts w:ascii="Times New Roman" w:cs="Times New Roman"/>
          <w:sz w:val="28"/>
          <w:szCs w:val="28"/>
          <w:rPrChange w:id="10922" w:author="user pc" w:date="2022-03-15T10:14:00Z">
            <w:rPr/>
          </w:rPrChange>
        </w:rPr>
        <w:t>rates</w:t>
      </w:r>
      <w:r>
        <w:rPr>
          <w:rFonts w:ascii="Times New Roman" w:cs="Times New Roman" w:hAnsi="Times New Roman"/>
          <w:sz w:val="28"/>
          <w:szCs w:val="28"/>
        </w:rPr>
        <w:t xml:space="preserve"> </w:t>
      </w:r>
      <w:r w:rsidRPr="4DB5525E">
        <w:rPr>
          <w:rFonts w:ascii="Times New Roman" w:cs="Times New Roman"/>
          <w:sz w:val="28"/>
          <w:szCs w:val="28"/>
          <w:rPrChange w:id="10923" w:author="user pc" w:date="2022-03-15T10:14:00Z">
            <w:rPr/>
          </w:rPrChange>
        </w:rPr>
        <w:t>of</w:t>
      </w:r>
      <w:r>
        <w:rPr>
          <w:rFonts w:ascii="Times New Roman" w:cs="Times New Roman" w:hAnsi="Times New Roman"/>
          <w:sz w:val="28"/>
          <w:szCs w:val="28"/>
        </w:rPr>
        <w:t xml:space="preserve"> </w:t>
      </w:r>
      <w:r w:rsidRPr="37D901EB">
        <w:rPr>
          <w:rFonts w:ascii="Times New Roman" w:cs="Times New Roman"/>
          <w:sz w:val="28"/>
          <w:szCs w:val="28"/>
          <w:rPrChange w:id="10924" w:author="user pc" w:date="2022-03-15T10:14:00Z">
            <w:rPr/>
          </w:rPrChange>
        </w:rPr>
        <w:t>diffusion</w:t>
      </w:r>
      <w:r>
        <w:rPr>
          <w:rFonts w:ascii="Times New Roman" w:cs="Times New Roman" w:hAnsi="Times New Roman"/>
          <w:sz w:val="28"/>
          <w:szCs w:val="28"/>
        </w:rPr>
        <w:t xml:space="preserve"> </w:t>
      </w:r>
      <w:r w:rsidRPr="21CB73C8">
        <w:rPr>
          <w:rFonts w:ascii="Times New Roman" w:cs="Times New Roman"/>
          <w:sz w:val="28"/>
          <w:szCs w:val="28"/>
          <w:rPrChange w:id="10925" w:author="user pc" w:date="2022-03-15T10:14:00Z">
            <w:rPr/>
          </w:rPrChange>
        </w:rPr>
        <w:t>of</w:t>
      </w:r>
      <w:r>
        <w:rPr>
          <w:rFonts w:ascii="Times New Roman" w:cs="Times New Roman" w:hAnsi="Times New Roman"/>
          <w:sz w:val="28"/>
          <w:szCs w:val="28"/>
        </w:rPr>
        <w:t xml:space="preserve"> </w:t>
      </w:r>
      <w:r w:rsidRPr="0A0D8FE0">
        <w:rPr>
          <w:rFonts w:ascii="Times New Roman" w:cs="Times New Roman"/>
          <w:sz w:val="28"/>
          <w:szCs w:val="28"/>
          <w:rPrChange w:id="10926" w:author="user pc" w:date="2022-03-15T10:14:00Z">
            <w:rPr/>
          </w:rPrChange>
        </w:rPr>
        <w:t>an</w:t>
      </w:r>
      <w:r>
        <w:rPr>
          <w:rFonts w:ascii="Times New Roman" w:cs="Times New Roman" w:hAnsi="Times New Roman"/>
          <w:sz w:val="28"/>
          <w:szCs w:val="28"/>
        </w:rPr>
        <w:t xml:space="preserve"> </w:t>
      </w:r>
      <w:r w:rsidRPr="2425589F">
        <w:rPr>
          <w:rFonts w:ascii="Times New Roman" w:cs="Times New Roman"/>
          <w:sz w:val="28"/>
          <w:szCs w:val="28"/>
          <w:rPrChange w:id="10927" w:author="user pc" w:date="2022-03-15T10:14:00Z">
            <w:rPr/>
          </w:rPrChange>
        </w:rPr>
        <w:t>unknown</w:t>
      </w:r>
      <w:r>
        <w:rPr>
          <w:rFonts w:ascii="Times New Roman" w:cs="Times New Roman" w:hAnsi="Times New Roman"/>
          <w:sz w:val="28"/>
          <w:szCs w:val="28"/>
        </w:rPr>
        <w:t xml:space="preserve"> </w:t>
      </w:r>
      <w:r w:rsidRPr="966C6D46">
        <w:rPr>
          <w:rFonts w:ascii="Times New Roman" w:cs="Times New Roman"/>
          <w:sz w:val="28"/>
          <w:szCs w:val="28"/>
          <w:rPrChange w:id="10928" w:author="user pc" w:date="2022-03-15T10:14:00Z">
            <w:rPr/>
          </w:rPrChange>
        </w:rPr>
        <w:t>gas</w:t>
      </w:r>
      <w:r>
        <w:rPr>
          <w:rFonts w:ascii="Times New Roman" w:cs="Times New Roman" w:hAnsi="Times New Roman"/>
          <w:sz w:val="28"/>
          <w:szCs w:val="28"/>
        </w:rPr>
        <w:t xml:space="preserve"> </w:t>
      </w:r>
      <w:r w:rsidRPr="BB1C85FF">
        <w:rPr>
          <w:rFonts w:ascii="Times New Roman" w:cs="Times New Roman"/>
          <w:sz w:val="28"/>
          <w:szCs w:val="28"/>
          <w:rPrChange w:id="10929" w:author="user pc" w:date="2022-03-15T10:14:00Z">
            <w:rPr/>
          </w:rPrChange>
        </w:rPr>
        <w:t>and</w:t>
      </w:r>
      <w:r>
        <w:rPr>
          <w:rFonts w:ascii="Times New Roman" w:cs="Times New Roman" w:hAnsi="Times New Roman"/>
          <w:sz w:val="28"/>
          <w:szCs w:val="28"/>
        </w:rPr>
        <w:t xml:space="preserve"> </w:t>
      </w:r>
      <w:r w:rsidRPr="3415D579">
        <w:rPr>
          <w:rFonts w:ascii="Times New Roman" w:cs="Times New Roman"/>
          <w:sz w:val="28"/>
          <w:szCs w:val="28"/>
          <w:rPrChange w:id="10930" w:author="user pc" w:date="2022-03-15T10:14:00Z">
            <w:rPr/>
          </w:rPrChange>
        </w:rPr>
        <w:t>chlorine</w:t>
      </w:r>
      <w:r>
        <w:rPr>
          <w:rFonts w:ascii="Times New Roman" w:cs="Times New Roman" w:hAnsi="Times New Roman"/>
          <w:sz w:val="28"/>
          <w:szCs w:val="28"/>
        </w:rPr>
        <w:t xml:space="preserve"> </w:t>
      </w:r>
      <w:r w:rsidRPr="1AB9D5E7">
        <w:rPr>
          <w:rFonts w:ascii="Times New Roman" w:cs="Times New Roman"/>
          <w:sz w:val="28"/>
          <w:szCs w:val="28"/>
          <w:rPrChange w:id="10931" w:author="user pc" w:date="2022-03-15T10:14:00Z">
            <w:rPr/>
          </w:rPrChange>
        </w:rPr>
        <w:t>gas</w:t>
      </w:r>
      <w:r>
        <w:rPr>
          <w:rFonts w:ascii="Times New Roman" w:cs="Times New Roman" w:hAnsi="Times New Roman"/>
          <w:sz w:val="28"/>
          <w:szCs w:val="28"/>
        </w:rPr>
        <w:t xml:space="preserve"> </w:t>
      </w:r>
      <w:r w:rsidRPr="7F8E1FB6">
        <w:rPr>
          <w:rFonts w:ascii="Times New Roman" w:cs="Times New Roman"/>
          <w:sz w:val="28"/>
          <w:szCs w:val="28"/>
          <w:rPrChange w:id="10932" w:author="user pc" w:date="2022-03-15T10:14:00Z">
            <w:rPr/>
          </w:rPrChange>
        </w:rPr>
        <w:t>are</w:t>
      </w:r>
      <w:r>
        <w:rPr>
          <w:rFonts w:ascii="Times New Roman" w:cs="Times New Roman" w:hAnsi="Times New Roman"/>
          <w:sz w:val="28"/>
          <w:szCs w:val="28"/>
        </w:rPr>
        <w:t xml:space="preserve"> </w:t>
      </w:r>
      <w:r w:rsidRPr="77645DF7">
        <w:rPr>
          <w:rFonts w:ascii="Times New Roman" w:cs="Times New Roman"/>
          <w:sz w:val="28"/>
          <w:szCs w:val="28"/>
          <w:rPrChange w:id="10933" w:author="user pc" w:date="2022-03-15T10:14:00Z">
            <w:rPr/>
          </w:rPrChange>
        </w:rPr>
        <w:t>in</w:t>
      </w:r>
      <w:r>
        <w:rPr>
          <w:rFonts w:ascii="Times New Roman" w:cs="Times New Roman" w:hAnsi="Times New Roman"/>
          <w:sz w:val="28"/>
          <w:szCs w:val="28"/>
        </w:rPr>
        <w:t xml:space="preserve"> </w:t>
      </w:r>
      <w:r w:rsidRPr="6A9D6863">
        <w:rPr>
          <w:rFonts w:ascii="Times New Roman" w:cs="Times New Roman"/>
          <w:sz w:val="28"/>
          <w:szCs w:val="28"/>
          <w:rPrChange w:id="10934" w:author="user pc" w:date="2022-03-15T10:14:00Z">
            <w:rPr/>
          </w:rPrChange>
        </w:rPr>
        <w:t>the</w:t>
      </w:r>
      <w:r>
        <w:rPr>
          <w:rFonts w:ascii="Times New Roman" w:cs="Times New Roman" w:hAnsi="Times New Roman"/>
          <w:sz w:val="28"/>
          <w:szCs w:val="28"/>
        </w:rPr>
        <w:t xml:space="preserve"> </w:t>
      </w:r>
      <w:r w:rsidRPr="260D7645">
        <w:rPr>
          <w:rFonts w:ascii="Times New Roman" w:cs="Times New Roman"/>
          <w:sz w:val="28"/>
          <w:szCs w:val="28"/>
          <w:rPrChange w:id="10935" w:author="user pc" w:date="2022-03-15T10:14:00Z">
            <w:rPr/>
          </w:rPrChange>
        </w:rPr>
        <w:t>ratio</w:t>
      </w:r>
      <w:r>
        <w:rPr>
          <w:rFonts w:ascii="Times New Roman" w:cs="Times New Roman" w:hAnsi="Times New Roman"/>
          <w:sz w:val="28"/>
          <w:szCs w:val="28"/>
        </w:rPr>
        <w:t xml:space="preserve"> </w:t>
      </w:r>
      <w:r w:rsidRPr="9EA4C146">
        <w:rPr>
          <w:rFonts w:ascii="Times New Roman" w:cs="Times New Roman"/>
          <w:sz w:val="28"/>
          <w:szCs w:val="28"/>
          <w:rPrChange w:id="10936" w:author="user pc" w:date="2022-03-15T10:14:00Z">
            <w:rPr/>
          </w:rPrChange>
        </w:rPr>
        <w:t>of</w:t>
      </w:r>
      <w:r>
        <w:rPr>
          <w:rFonts w:ascii="Times New Roman" w:cs="Times New Roman" w:hAnsi="Times New Roman"/>
          <w:sz w:val="28"/>
          <w:szCs w:val="28"/>
        </w:rPr>
        <w:t xml:space="preserve"> </w:t>
      </w:r>
      <w:r w:rsidRPr="D3CFBAC8">
        <w:rPr>
          <w:rFonts w:ascii="Times New Roman" w:cs="Times New Roman"/>
          <w:sz w:val="28"/>
          <w:szCs w:val="28"/>
          <w:rPrChange w:id="10937" w:author="user pc" w:date="2022-03-15T10:14:00Z">
            <w:rPr/>
          </w:rPrChange>
        </w:rPr>
        <w:t>6:5.</w:t>
      </w:r>
      <w:r>
        <w:rPr>
          <w:rFonts w:ascii="Times New Roman" w:cs="Times New Roman" w:hAnsi="Times New Roman"/>
          <w:sz w:val="28"/>
          <w:szCs w:val="28"/>
        </w:rPr>
        <w:t xml:space="preserve"> </w:t>
      </w:r>
      <w:r w:rsidRPr="56CD2496">
        <w:rPr>
          <w:rFonts w:ascii="Times New Roman" w:cs="Times New Roman"/>
          <w:sz w:val="28"/>
          <w:szCs w:val="28"/>
          <w:rPrChange w:id="10938" w:author="user pc" w:date="2022-03-15T10:14:00Z">
            <w:rPr/>
          </w:rPrChange>
        </w:rPr>
        <w:t>Assuming</w:t>
      </w:r>
      <w:r>
        <w:rPr>
          <w:rFonts w:ascii="Times New Roman" w:cs="Times New Roman" w:hAnsi="Times New Roman"/>
          <w:sz w:val="28"/>
          <w:szCs w:val="28"/>
        </w:rPr>
        <w:t xml:space="preserve"> </w:t>
      </w:r>
      <w:r w:rsidRPr="3860F92C">
        <w:rPr>
          <w:rFonts w:ascii="Times New Roman" w:cs="Times New Roman"/>
          <w:sz w:val="28"/>
          <w:szCs w:val="28"/>
          <w:rPrChange w:id="10939" w:author="user pc" w:date="2022-03-15T10:14:00Z">
            <w:rPr/>
          </w:rPrChange>
        </w:rPr>
        <w:t>the</w:t>
      </w:r>
      <w:r>
        <w:rPr>
          <w:rFonts w:ascii="Times New Roman" w:cs="Times New Roman" w:hAnsi="Times New Roman"/>
          <w:sz w:val="28"/>
          <w:szCs w:val="28"/>
        </w:rPr>
        <w:t xml:space="preserve"> </w:t>
      </w:r>
      <w:r w:rsidRPr="8983CD0E">
        <w:rPr>
          <w:rFonts w:ascii="Times New Roman" w:cs="Times New Roman"/>
          <w:sz w:val="28"/>
          <w:szCs w:val="28"/>
          <w:rPrChange w:id="10940" w:author="user pc" w:date="2022-03-15T10:14:00Z">
            <w:rPr/>
          </w:rPrChange>
        </w:rPr>
        <w:t>density</w:t>
      </w:r>
      <w:r>
        <w:rPr>
          <w:rFonts w:ascii="Times New Roman" w:cs="Times New Roman" w:hAnsi="Times New Roman"/>
          <w:sz w:val="28"/>
          <w:szCs w:val="28"/>
        </w:rPr>
        <w:t xml:space="preserve"> </w:t>
      </w:r>
      <w:r w:rsidRPr="10230617">
        <w:rPr>
          <w:rFonts w:ascii="Times New Roman" w:cs="Times New Roman"/>
          <w:sz w:val="28"/>
          <w:szCs w:val="28"/>
          <w:rPrChange w:id="10941" w:author="user pc" w:date="2022-03-15T10:14:00Z">
            <w:rPr/>
          </w:rPrChange>
        </w:rPr>
        <w:t>of</w:t>
      </w:r>
      <w:r>
        <w:rPr>
          <w:rFonts w:ascii="Times New Roman" w:cs="Times New Roman" w:hAnsi="Times New Roman"/>
          <w:sz w:val="28"/>
          <w:szCs w:val="28"/>
        </w:rPr>
        <w:t xml:space="preserve"> </w:t>
      </w:r>
      <w:r w:rsidRPr="33070565">
        <w:rPr>
          <w:rFonts w:ascii="Times New Roman" w:cs="Times New Roman"/>
          <w:sz w:val="28"/>
          <w:szCs w:val="28"/>
          <w:rPrChange w:id="10942" w:author="user pc" w:date="2022-03-15T10:14:00Z">
            <w:rPr/>
          </w:rPrChange>
        </w:rPr>
        <w:t>chlorine</w:t>
      </w:r>
      <w:r>
        <w:rPr>
          <w:rFonts w:ascii="Times New Roman" w:cs="Times New Roman" w:hAnsi="Times New Roman"/>
          <w:sz w:val="28"/>
          <w:szCs w:val="28"/>
        </w:rPr>
        <w:t xml:space="preserve"> </w:t>
      </w:r>
      <w:r w:rsidRPr="184BC01D">
        <w:rPr>
          <w:rFonts w:ascii="Times New Roman" w:cs="Times New Roman"/>
          <w:sz w:val="28"/>
          <w:szCs w:val="28"/>
          <w:rPrChange w:id="10943" w:author="user pc" w:date="2022-03-15T10:14:00Z">
            <w:rPr/>
          </w:rPrChange>
        </w:rPr>
        <w:t>to</w:t>
      </w:r>
      <w:r>
        <w:rPr>
          <w:rFonts w:ascii="Times New Roman" w:cs="Times New Roman" w:hAnsi="Times New Roman"/>
          <w:sz w:val="28"/>
          <w:szCs w:val="28"/>
        </w:rPr>
        <w:t xml:space="preserve"> </w:t>
      </w:r>
      <w:r w:rsidRPr="6FBE0BDC">
        <w:rPr>
          <w:rFonts w:ascii="Times New Roman" w:cs="Times New Roman"/>
          <w:sz w:val="28"/>
          <w:szCs w:val="28"/>
          <w:rPrChange w:id="10944" w:author="user pc" w:date="2022-03-15T10:14:00Z">
            <w:rPr/>
          </w:rPrChange>
        </w:rPr>
        <w:t>be</w:t>
      </w:r>
      <w:r>
        <w:rPr>
          <w:rFonts w:ascii="Times New Roman" w:cs="Times New Roman" w:hAnsi="Times New Roman"/>
          <w:sz w:val="28"/>
          <w:szCs w:val="28"/>
        </w:rPr>
        <w:t xml:space="preserve"> </w:t>
      </w:r>
      <w:r w:rsidRPr="3637E3F3">
        <w:rPr>
          <w:rFonts w:ascii="Times New Roman" w:cs="Times New Roman"/>
          <w:sz w:val="28"/>
          <w:szCs w:val="28"/>
          <w:rPrChange w:id="10945" w:author="user pc" w:date="2022-03-15T10:14:00Z">
            <w:rPr/>
          </w:rPrChange>
        </w:rPr>
        <w:t>36,</w:t>
      </w:r>
      <w:r>
        <w:rPr>
          <w:rFonts w:ascii="Times New Roman" w:cs="Times New Roman" w:hAnsi="Times New Roman"/>
          <w:sz w:val="28"/>
          <w:szCs w:val="28"/>
        </w:rPr>
        <w:t xml:space="preserve"> calculate </w:t>
      </w:r>
      <w:r w:rsidRPr="3A04DABF">
        <w:rPr>
          <w:rFonts w:ascii="Times New Roman" w:cs="Times New Roman"/>
          <w:sz w:val="28"/>
          <w:szCs w:val="28"/>
          <w:rPrChange w:id="10946" w:author="user pc" w:date="2022-03-15T10:14:00Z">
            <w:rPr/>
          </w:rPrChange>
        </w:rPr>
        <w:t>the</w:t>
      </w:r>
      <w:r>
        <w:rPr>
          <w:rFonts w:ascii="Times New Roman" w:cs="Times New Roman" w:hAnsi="Times New Roman"/>
          <w:sz w:val="28"/>
          <w:szCs w:val="28"/>
        </w:rPr>
        <w:t xml:space="preserve"> </w:t>
      </w:r>
      <w:r w:rsidRPr="5A5A14A6">
        <w:rPr>
          <w:rFonts w:ascii="Times New Roman" w:cs="Times New Roman"/>
          <w:sz w:val="28"/>
          <w:szCs w:val="28"/>
          <w:rPrChange w:id="10947" w:author="user pc" w:date="2022-03-15T10:14:00Z">
            <w:rPr/>
          </w:rPrChange>
        </w:rPr>
        <w:t>molecular</w:t>
      </w:r>
      <w:r>
        <w:rPr>
          <w:rFonts w:ascii="Times New Roman" w:cs="Times New Roman" w:hAnsi="Times New Roman"/>
          <w:sz w:val="28"/>
          <w:szCs w:val="28"/>
        </w:rPr>
        <w:t xml:space="preserve"> </w:t>
      </w:r>
      <w:r w:rsidRPr="AAD29510">
        <w:rPr>
          <w:rFonts w:ascii="Times New Roman" w:cs="Times New Roman"/>
          <w:sz w:val="28"/>
          <w:szCs w:val="28"/>
          <w:rPrChange w:id="10948" w:author="user pc" w:date="2022-03-15T10:14:00Z">
            <w:rPr/>
          </w:rPrChange>
        </w:rPr>
        <w:t>weight</w:t>
      </w:r>
      <w:r>
        <w:rPr>
          <w:rFonts w:ascii="Times New Roman" w:cs="Times New Roman" w:hAnsi="Times New Roman"/>
          <w:sz w:val="28"/>
          <w:szCs w:val="28"/>
        </w:rPr>
        <w:t xml:space="preserve"> </w:t>
      </w:r>
      <w:r w:rsidRPr="76236BE1">
        <w:rPr>
          <w:rFonts w:ascii="Times New Roman" w:cs="Times New Roman"/>
          <w:sz w:val="28"/>
          <w:szCs w:val="28"/>
          <w:rPrChange w:id="10949" w:author="user pc" w:date="2022-03-15T10:14:00Z">
            <w:rPr/>
          </w:rPrChange>
        </w:rPr>
        <w:t>of</w:t>
      </w:r>
      <w:r>
        <w:rPr>
          <w:rFonts w:ascii="Times New Roman" w:cs="Times New Roman" w:hAnsi="Times New Roman"/>
          <w:sz w:val="28"/>
          <w:szCs w:val="28"/>
        </w:rPr>
        <w:t xml:space="preserve"> </w:t>
      </w:r>
      <w:r w:rsidRPr="30D68EB1">
        <w:rPr>
          <w:rFonts w:ascii="Times New Roman" w:cs="Times New Roman"/>
          <w:sz w:val="28"/>
          <w:szCs w:val="28"/>
          <w:rPrChange w:id="10950" w:author="user pc" w:date="2022-03-15T10:14:00Z">
            <w:rPr/>
          </w:rPrChange>
        </w:rPr>
        <w:t>the</w:t>
      </w:r>
      <w:r>
        <w:rPr>
          <w:rFonts w:ascii="Times New Roman" w:cs="Times New Roman" w:hAnsi="Times New Roman"/>
          <w:sz w:val="28"/>
          <w:szCs w:val="28"/>
        </w:rPr>
        <w:t xml:space="preserve"> </w:t>
      </w:r>
      <w:r w:rsidRPr="2275598A">
        <w:rPr>
          <w:rFonts w:ascii="Times New Roman" w:cs="Times New Roman"/>
          <w:sz w:val="28"/>
          <w:szCs w:val="28"/>
          <w:rPrChange w:id="10951" w:author="user pc" w:date="2022-03-15T10:14:00Z">
            <w:rPr/>
          </w:rPrChange>
        </w:rPr>
        <w:t>unknown</w:t>
      </w:r>
      <w:r>
        <w:rPr>
          <w:rFonts w:ascii="Times New Roman" w:cs="Times New Roman" w:hAnsi="Times New Roman"/>
          <w:sz w:val="28"/>
          <w:szCs w:val="28"/>
        </w:rPr>
        <w:t xml:space="preserve"> </w:t>
      </w:r>
      <w:r w:rsidRPr="27AE79C7">
        <w:rPr>
          <w:rFonts w:ascii="Times New Roman" w:cs="Times New Roman"/>
          <w:sz w:val="28"/>
          <w:szCs w:val="28"/>
          <w:rPrChange w:id="10952" w:author="user pc" w:date="2022-03-15T10:14:00Z">
            <w:rPr/>
          </w:rPrChange>
        </w:rPr>
        <w:t>gas.</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sz w:val="28"/>
          <w:szCs w:val="28"/>
          <w:rPrChange w:id="10953" w:author="user pc" w:date="2022-03-15T10:14:00Z">
            <w:rPr/>
          </w:rPrChange>
        </w:rPr>
      </w:pPr>
      <w:r w:rsidRPr="3B40BF2E">
        <w:rPr>
          <w:rFonts w:ascii="Times New Roman" w:cs="Times New Roman"/>
          <w:b/>
          <w:sz w:val="28"/>
          <w:szCs w:val="28"/>
          <w:rPrChange w:id="10954"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RCl</m:t>
                  </m:r>
                </m:e>
                <m:sub>
                  <m:r>
                    <w:rPr>
                      <w:rFonts w:ascii="Cambria Math" w:cs="Times New Roman" w:hAnsi="Cambria Math"/>
                      <w:sz w:val="28"/>
                      <w:szCs w:val="28"/>
                    </w:rPr>
                    <m:t>2</m:t>
                  </m:r>
                </m:sub>
              </m:sSub>
            </m:num>
            <m:den>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gas</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gas</m:t>
                  </m:r>
                </m:sub>
              </m:sSub>
            </m:num>
            <m:den>
              <m:sSub>
                <m:sSubPr>
                  <m:ctrlPr>
                    <w:rPr>
                      <w:rFonts w:ascii="Cambria Math" w:cs="Times New Roman" w:hAnsi="Cambria Math"/>
                      <w:i/>
                      <w:sz w:val="28"/>
                      <w:szCs w:val="28"/>
                    </w:rPr>
                  </m:ctrlPr>
                </m:sSubPr>
                <m:e>
                  <m:r>
                    <w:rPr>
                      <w:rFonts w:ascii="Cambria Math" w:cs="Times New Roman" w:hAnsi="Cambria Math"/>
                      <w:sz w:val="28"/>
                      <w:szCs w:val="28"/>
                    </w:rPr>
                    <m:t>√dCl</m:t>
                  </m:r>
                </m:e>
                <m:sub>
                  <m:r>
                    <w:rPr>
                      <w:rFonts w:ascii="Cambria Math" w:cs="Times New Roman" w:hAnsi="Cambria Math"/>
                      <w:sz w:val="28"/>
                      <w:szCs w:val="28"/>
                    </w:rPr>
                    <m:t>2</m:t>
                  </m:r>
                </m:sub>
              </m:sSub>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5</m:t>
              </m:r>
            </m:num>
            <m:den>
              <m:r>
                <w:rPr>
                  <w:rFonts w:ascii="Cambria Math" w:cs="Times New Roman" w:hAnsi="Cambria Math"/>
                  <w:sz w:val="28"/>
                  <w:szCs w:val="28"/>
                </w:rPr>
                <m:t>6</m:t>
              </m:r>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gas</m:t>
                  </m:r>
                </m:sub>
              </m:sSub>
            </m:num>
            <m:den>
              <m:r>
                <w:rPr>
                  <w:rFonts w:ascii="Cambria Math" w:cs="Times New Roman" w:hAnsi="Cambria Math"/>
                  <w:sz w:val="28"/>
                  <w:szCs w:val="28"/>
                </w:rPr>
                <m:t>√36</m:t>
              </m:r>
            </m:den>
          </m:f>
        </m:oMath>
      </m:oMathPara>
    </w:p>
    <w:p>
      <w:pPr>
        <w:pStyle w:val="style0"/>
        <w:rPr>
          <w:rFonts w:ascii="Times New Roman" w:cs="Times New Roman"/>
          <w:sz w:val="28"/>
          <w:szCs w:val="28"/>
          <w:rPrChange w:id="10955" w:author="user pc" w:date="2022-03-15T10:14:00Z">
            <w:rPr/>
          </w:rPrChange>
        </w:rPr>
      </w:pPr>
      <w:r w:rsidRPr="ACFB7E3A">
        <w:rPr>
          <w:rFonts w:ascii="Times New Roman" w:cs="Times New Roman"/>
          <w:sz w:val="28"/>
          <w:szCs w:val="28"/>
          <w:rPrChange w:id="10956" w:author="user pc" w:date="2022-03-15T10:14:00Z">
            <w:rPr/>
          </w:rPrChange>
        </w:rPr>
        <w:t>Square</w:t>
      </w:r>
      <w:r>
        <w:rPr>
          <w:rFonts w:ascii="Times New Roman" w:cs="Times New Roman" w:hAnsi="Times New Roman"/>
          <w:sz w:val="28"/>
          <w:szCs w:val="28"/>
        </w:rPr>
        <w:t xml:space="preserve"> </w:t>
      </w:r>
      <w:r w:rsidRPr="1B09F0A3">
        <w:rPr>
          <w:rFonts w:ascii="Times New Roman" w:cs="Times New Roman"/>
          <w:sz w:val="28"/>
          <w:szCs w:val="28"/>
          <w:rPrChange w:id="10957" w:author="user pc" w:date="2022-03-15T10:14:00Z">
            <w:rPr/>
          </w:rPrChange>
        </w:rPr>
        <w:t>both</w:t>
      </w:r>
      <w:r>
        <w:rPr>
          <w:rFonts w:ascii="Times New Roman" w:cs="Times New Roman" w:hAnsi="Times New Roman"/>
          <w:sz w:val="28"/>
          <w:szCs w:val="28"/>
        </w:rPr>
        <w:t xml:space="preserve"> </w:t>
      </w:r>
      <w:r w:rsidRPr="9AC4B012">
        <w:rPr>
          <w:rFonts w:ascii="Times New Roman" w:cs="Times New Roman"/>
          <w:sz w:val="28"/>
          <w:szCs w:val="28"/>
          <w:rPrChange w:id="10958" w:author="user pc" w:date="2022-03-15T10:14:00Z">
            <w:rPr/>
          </w:rPrChange>
        </w:rPr>
        <w:t>sides;</w:t>
      </w:r>
    </w:p>
    <w:p>
      <w:pPr>
        <w:pStyle w:val="style0"/>
        <w:rPr>
          <w:rFonts w:ascii="Times New Roman" w:cs="Times New Roman" w:hAnsi="Times New Roman"/>
          <w:sz w:val="28"/>
          <w:szCs w:val="28"/>
        </w:rPr>
      </w:pPr>
      <m:oMathPara>
        <m:oMathParaPr>
          <m:jc m:val="left"/>
        </m:oMathParaPr>
        <m:oMath>
          <m:sSup>
            <m:sSupPr>
              <m:ctrlPr>
                <w:rPr>
                  <w:rFonts w:ascii="Cambria Math" w:cs="Times New Roman" w:hAnsi="Cambria Math"/>
                  <w:i/>
                  <w:sz w:val="28"/>
                  <w:szCs w:val="28"/>
                </w:rPr>
              </m:ctrlPr>
            </m:sSupPr>
            <m:e>
              <m:r>
                <w:rPr>
                  <w:rFonts w:ascii="Cambria Math" w:cs="Times New Roman" w:hAnsi="Cambria Math"/>
                  <w:sz w:val="28"/>
                  <w:szCs w:val="28"/>
                </w:rPr>
                <m:t>(</m:t>
              </m:r>
              <m:f>
                <m:fPr>
                  <m:ctrlPr>
                    <w:rPr>
                      <w:rFonts w:ascii="Cambria Math" w:cs="Times New Roman" w:hAnsi="Cambria Math"/>
                      <w:i/>
                      <w:sz w:val="28"/>
                      <w:szCs w:val="28"/>
                    </w:rPr>
                  </m:ctrlPr>
                </m:fPr>
                <m:num>
                  <m:r>
                    <w:rPr>
                      <w:rFonts w:ascii="Cambria Math" w:cs="Times New Roman" w:hAnsi="Cambria Math"/>
                      <w:sz w:val="28"/>
                      <w:szCs w:val="28"/>
                    </w:rPr>
                    <m:t>5</m:t>
                  </m:r>
                </m:num>
                <m:den>
                  <m:r>
                    <w:rPr>
                      <w:rFonts w:ascii="Cambria Math" w:cs="Times New Roman" w:hAnsi="Cambria Math"/>
                      <w:sz w:val="28"/>
                      <w:szCs w:val="28"/>
                    </w:rPr>
                    <m:t>6</m:t>
                  </m:r>
                </m:den>
              </m:f>
              <m:r>
                <w:rPr>
                  <w:rFonts w:ascii="Cambria Math" w:cs="Times New Roman" w:hAnsi="Cambria Math"/>
                  <w:sz w:val="28"/>
                  <w:szCs w:val="28"/>
                </w:rPr>
                <m:t>)</m:t>
              </m:r>
            </m:e>
            <m:sup>
              <m:r>
                <w:rPr>
                  <w:rFonts w:ascii="Cambria Math" w:cs="Times New Roman" w:hAnsi="Cambria Math"/>
                  <w:sz w:val="28"/>
                  <w:szCs w:val="28"/>
                </w:rPr>
                <m:t>2</m:t>
              </m:r>
            </m:sup>
          </m:sSup>
          <m:r>
            <w:rPr>
              <w:rFonts w:ascii="Cambria Math" w:cs="Times New Roman" w:hAnsi="Cambria Math"/>
              <w:sz w:val="28"/>
              <w:szCs w:val="28"/>
            </w:rPr>
            <m:t>=</m:t>
          </m:r>
          <m:sSup>
            <m:sSupPr>
              <m:ctrlPr>
                <w:rPr>
                  <w:rFonts w:ascii="Cambria Math" w:cs="Times New Roman" w:hAnsi="Cambria Math"/>
                  <w:i/>
                  <w:sz w:val="28"/>
                  <w:szCs w:val="28"/>
                </w:rPr>
              </m:ctrlPr>
            </m:sSupPr>
            <m:e>
              <m:r>
                <w:rPr>
                  <w:rFonts w:ascii="Cambria Math" w:cs="Times New Roman" w:hAnsi="Cambria Math"/>
                  <w:sz w:val="28"/>
                  <w:szCs w:val="28"/>
                </w:rPr>
                <m:t>(</m:t>
              </m:r>
              <m:rad>
                <m:radPr>
                  <m:degHide m:val="1"/>
                  <m:ctrlPr>
                    <w:rPr>
                      <w:rFonts w:ascii="Cambria Math" w:cs="Times New Roman" w:hAnsi="Cambria Math"/>
                      <w:i/>
                      <w:sz w:val="28"/>
                      <w:szCs w:val="28"/>
                    </w:rPr>
                  </m:ctrlPr>
                </m:radPr>
                <m:deg/>
                <m:e>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gas</m:t>
                          </m:r>
                        </m:sub>
                      </m:sSub>
                    </m:num>
                    <m:den>
                      <m:r>
                        <w:rPr>
                          <w:rFonts w:ascii="Cambria Math" w:cs="Times New Roman" w:hAnsi="Cambria Math"/>
                          <w:sz w:val="28"/>
                          <w:szCs w:val="28"/>
                        </w:rPr>
                        <m:t>36</m:t>
                      </m:r>
                    </m:den>
                  </m:f>
                </m:e>
              </m:rad>
              <m:r>
                <w:rPr>
                  <w:rFonts w:ascii="Cambria Math" w:cs="Times New Roman" w:hAnsi="Cambria Math"/>
                  <w:sz w:val="28"/>
                  <w:szCs w:val="28"/>
                </w:rPr>
                <m:t>)</m:t>
              </m:r>
            </m:e>
            <m:sup>
              <m:r>
                <w:rPr>
                  <w:rFonts w:ascii="Cambria Math" w:cs="Times New Roman" w:hAnsi="Cambria Math"/>
                  <w:sz w:val="28"/>
                  <w:szCs w:val="28"/>
                </w:rPr>
                <m:t>2</m:t>
              </m:r>
            </m:sup>
          </m:sSup>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25</m:t>
              </m:r>
            </m:num>
            <m:den>
              <m:r>
                <w:rPr>
                  <w:rFonts w:ascii="Cambria Math" w:cs="Times New Roman" w:hAnsi="Cambria Math"/>
                  <w:sz w:val="28"/>
                  <w:szCs w:val="28"/>
                </w:rPr>
                <m:t xml:space="preserve">36 </m:t>
              </m:r>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gas</m:t>
                  </m:r>
                </m:sub>
              </m:sSub>
            </m:num>
            <m:den>
              <m:r>
                <w:rPr>
                  <w:rFonts w:ascii="Cambria Math" w:cs="Times New Roman" w:hAnsi="Cambria Math"/>
                  <w:sz w:val="28"/>
                  <w:szCs w:val="28"/>
                </w:rPr>
                <m:t>36</m:t>
              </m:r>
            </m:den>
          </m:f>
        </m:oMath>
      </m:oMathPara>
    </w:p>
    <w:p>
      <w:pPr>
        <w:pStyle w:val="style0"/>
        <w:rPr>
          <w:rFonts w:ascii="Times New Roman" w:cs="Times New Roman" w:hAnsi="Times New Roman"/>
          <w:sz w:val="28"/>
          <w:szCs w:val="28"/>
        </w:rPr>
      </w:pPr>
      <m:oMath>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gas</m:t>
            </m:r>
          </m:sub>
        </m:sSub>
      </m:oMath>
      <w:r>
        <w:rPr>
          <w:rFonts w:ascii="Times New Roman" w:cs="Times New Roman" w:hAnsi="Times New Roman"/>
          <w:sz w:val="28"/>
          <w:szCs w:val="28"/>
        </w:rPr>
        <w:t xml:space="preserve"> </w:t>
      </w:r>
      <m:oMath>
        <m:r>
          <w:rPr>
            <w:rFonts w:ascii="Cambria Math" w:cs="Times New Roman" w:hAnsi="Cambria Math"/>
            <w:sz w:val="28"/>
            <w:szCs w:val="28"/>
          </w:rPr>
          <m:t>×36=25 ×36</m:t>
        </m:r>
      </m:oMath>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gas</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25 ×36</m:t>
              </m:r>
            </m:num>
            <m:den>
              <m:r>
                <w:rPr>
                  <w:rFonts w:ascii="Cambria Math" w:cs="Times New Roman" w:hAnsi="Cambria Math"/>
                  <w:sz w:val="28"/>
                  <w:szCs w:val="28"/>
                </w:rPr>
                <m:t>36</m:t>
              </m:r>
            </m:den>
          </m:f>
          <m:r>
            <w:rPr>
              <w:rFonts w:ascii="Cambria Math" w:cs="Times New Roman" w:hAnsi="Cambria Math"/>
              <w:sz w:val="28"/>
              <w:szCs w:val="28"/>
            </w:rPr>
            <m:t>=25</m:t>
          </m:r>
        </m:oMath>
      </m:oMathPara>
    </w:p>
    <w:p>
      <w:pPr>
        <w:pStyle w:val="style0"/>
        <w:rPr>
          <w:rFonts w:ascii="Times New Roman" w:cs="Times New Roman"/>
          <w:sz w:val="28"/>
          <w:szCs w:val="28"/>
          <w:rPrChange w:id="10959" w:author="user pc" w:date="2022-03-15T10:14:00Z">
            <w:rPr/>
          </w:rPrChange>
        </w:rPr>
      </w:pPr>
      <w:r w:rsidRPr="16568568">
        <w:rPr>
          <w:rFonts w:ascii="Times New Roman" w:cs="Times New Roman"/>
          <w:sz w:val="28"/>
          <w:szCs w:val="28"/>
          <w:rPrChange w:id="10960" w:author="user pc" w:date="2022-03-15T10:14:00Z">
            <w:rPr/>
          </w:rPrChange>
        </w:rPr>
        <w:t>Therefore,</w:t>
      </w:r>
      <w:r>
        <w:rPr>
          <w:rFonts w:ascii="Times New Roman" w:cs="Times New Roman" w:hAnsi="Times New Roman"/>
          <w:sz w:val="28"/>
          <w:szCs w:val="28"/>
        </w:rPr>
        <w:t xml:space="preserve"> </w:t>
      </w:r>
      <w:r w:rsidRPr="1A00F115">
        <w:rPr>
          <w:rFonts w:ascii="Times New Roman" w:cs="Times New Roman"/>
          <w:sz w:val="28"/>
          <w:szCs w:val="28"/>
          <w:rPrChange w:id="10961" w:author="user pc" w:date="2022-03-15T10:14:00Z">
            <w:rPr/>
          </w:rPrChange>
        </w:rPr>
        <w:t>the</w:t>
      </w:r>
      <w:r>
        <w:rPr>
          <w:rFonts w:ascii="Times New Roman" w:cs="Times New Roman" w:hAnsi="Times New Roman"/>
          <w:sz w:val="28"/>
          <w:szCs w:val="28"/>
        </w:rPr>
        <w:t xml:space="preserve"> </w:t>
      </w:r>
      <w:r w:rsidRPr="C5A6D964">
        <w:rPr>
          <w:rFonts w:ascii="Times New Roman" w:cs="Times New Roman"/>
          <w:sz w:val="28"/>
          <w:szCs w:val="28"/>
          <w:rPrChange w:id="10962" w:author="user pc" w:date="2022-03-15T10:14:00Z">
            <w:rPr/>
          </w:rPrChange>
        </w:rPr>
        <w:t>relative</w:t>
      </w:r>
      <w:r>
        <w:rPr>
          <w:rFonts w:ascii="Times New Roman" w:cs="Times New Roman" w:hAnsi="Times New Roman"/>
          <w:sz w:val="28"/>
          <w:szCs w:val="28"/>
        </w:rPr>
        <w:t xml:space="preserve"> </w:t>
      </w:r>
      <w:r w:rsidRPr="8F3674DE">
        <w:rPr>
          <w:rFonts w:ascii="Times New Roman" w:cs="Times New Roman"/>
          <w:sz w:val="28"/>
          <w:szCs w:val="28"/>
          <w:rPrChange w:id="10963" w:author="user pc" w:date="2022-03-15T10:14:00Z">
            <w:rPr/>
          </w:rPrChange>
        </w:rPr>
        <w:t>density</w:t>
      </w:r>
      <w:r>
        <w:rPr>
          <w:rFonts w:ascii="Times New Roman" w:cs="Times New Roman" w:hAnsi="Times New Roman"/>
          <w:sz w:val="28"/>
          <w:szCs w:val="28"/>
        </w:rPr>
        <w:t xml:space="preserve"> </w:t>
      </w:r>
      <w:r w:rsidRPr="310E92F3">
        <w:rPr>
          <w:rFonts w:ascii="Times New Roman" w:cs="Times New Roman"/>
          <w:sz w:val="28"/>
          <w:szCs w:val="28"/>
          <w:rPrChange w:id="10964" w:author="user pc" w:date="2022-03-15T10:14:00Z">
            <w:rPr/>
          </w:rPrChange>
        </w:rPr>
        <w:t>of</w:t>
      </w:r>
      <w:r>
        <w:rPr>
          <w:rFonts w:ascii="Times New Roman" w:cs="Times New Roman" w:hAnsi="Times New Roman"/>
          <w:sz w:val="28"/>
          <w:szCs w:val="28"/>
        </w:rPr>
        <w:t xml:space="preserve"> </w:t>
      </w:r>
      <w:r w:rsidRPr="040E75BE">
        <w:rPr>
          <w:rFonts w:ascii="Times New Roman" w:cs="Times New Roman"/>
          <w:sz w:val="28"/>
          <w:szCs w:val="28"/>
          <w:rPrChange w:id="10965" w:author="user pc" w:date="2022-03-15T10:14:00Z">
            <w:rPr/>
          </w:rPrChange>
        </w:rPr>
        <w:t>gas</w:t>
      </w:r>
      <w:r>
        <w:rPr>
          <w:rFonts w:ascii="Times New Roman" w:cs="Times New Roman" w:hAnsi="Times New Roman"/>
          <w:sz w:val="28"/>
          <w:szCs w:val="28"/>
        </w:rPr>
        <w:t xml:space="preserve"> </w:t>
      </w:r>
      <w:r w:rsidRPr="6CD995DB">
        <w:rPr>
          <w:rFonts w:ascii="Times New Roman" w:cs="Times New Roman"/>
          <w:sz w:val="28"/>
          <w:szCs w:val="28"/>
          <w:rPrChange w:id="10966" w:author="user pc" w:date="2022-03-15T10:14:00Z">
            <w:rPr/>
          </w:rPrChange>
        </w:rPr>
        <w:t>B</w:t>
      </w:r>
      <w:r>
        <w:rPr>
          <w:rFonts w:ascii="Times New Roman" w:cs="Times New Roman" w:hAnsi="Times New Roman"/>
          <w:sz w:val="28"/>
          <w:szCs w:val="28"/>
        </w:rPr>
        <w:t xml:space="preserve"> </w:t>
      </w:r>
      <w:r w:rsidRPr="47DE8FB0">
        <w:rPr>
          <w:rFonts w:ascii="Times New Roman" w:cs="Times New Roman"/>
          <w:sz w:val="28"/>
          <w:szCs w:val="28"/>
          <w:rPrChange w:id="10967" w:author="user pc" w:date="2022-03-15T10:14:00Z">
            <w:rPr/>
          </w:rPrChange>
        </w:rPr>
        <w:t>=</w:t>
      </w:r>
      <w:r>
        <w:rPr>
          <w:rFonts w:ascii="Times New Roman" w:cs="Times New Roman" w:hAnsi="Times New Roman"/>
          <w:sz w:val="28"/>
          <w:szCs w:val="28"/>
        </w:rPr>
        <w:t xml:space="preserve"> </w:t>
      </w:r>
      <w:r w:rsidRPr="95B78747">
        <w:rPr>
          <w:rFonts w:ascii="Times New Roman" w:cs="Times New Roman"/>
          <w:sz w:val="28"/>
          <w:szCs w:val="28"/>
          <w:rPrChange w:id="10968" w:author="user pc" w:date="2022-03-15T10:14:00Z">
            <w:rPr/>
          </w:rPrChange>
        </w:rPr>
        <w:t>25.</w:t>
      </w:r>
      <w:r>
        <w:rPr>
          <w:rFonts w:ascii="Times New Roman" w:cs="Times New Roman" w:hAnsi="Times New Roman"/>
          <w:sz w:val="28"/>
          <w:szCs w:val="28"/>
        </w:rPr>
        <w:t xml:space="preserve"> </w:t>
      </w:r>
      <w:r w:rsidRPr="E9A04B6E">
        <w:rPr>
          <w:rFonts w:ascii="Times New Roman" w:cs="Times New Roman"/>
          <w:sz w:val="28"/>
          <w:szCs w:val="28"/>
          <w:rPrChange w:id="10969" w:author="user pc" w:date="2022-03-15T10:14:00Z">
            <w:rPr/>
          </w:rPrChange>
        </w:rPr>
        <w:t>Hence,</w:t>
      </w:r>
      <w:r>
        <w:rPr>
          <w:rFonts w:ascii="Times New Roman" w:cs="Times New Roman" w:hAnsi="Times New Roman"/>
          <w:sz w:val="28"/>
          <w:szCs w:val="28"/>
        </w:rPr>
        <w:t xml:space="preserve"> </w:t>
      </w:r>
      <w:r w:rsidRPr="5205B5A3">
        <w:rPr>
          <w:rFonts w:ascii="Times New Roman" w:cs="Times New Roman"/>
          <w:sz w:val="28"/>
          <w:szCs w:val="28"/>
          <w:rPrChange w:id="10970" w:author="user pc" w:date="2022-03-15T10:14:00Z">
            <w:rPr/>
          </w:rPrChange>
        </w:rPr>
        <w:t>the</w:t>
      </w:r>
      <w:r>
        <w:rPr>
          <w:rFonts w:ascii="Times New Roman" w:cs="Times New Roman" w:hAnsi="Times New Roman"/>
          <w:sz w:val="28"/>
          <w:szCs w:val="28"/>
        </w:rPr>
        <w:t xml:space="preserve"> </w:t>
      </w:r>
      <w:r w:rsidRPr="589028D2">
        <w:rPr>
          <w:rFonts w:ascii="Times New Roman" w:cs="Times New Roman"/>
          <w:sz w:val="28"/>
          <w:szCs w:val="28"/>
          <w:rPrChange w:id="10971" w:author="user pc" w:date="2022-03-15T10:14:00Z">
            <w:rPr/>
          </w:rPrChange>
        </w:rPr>
        <w:t>molecular</w:t>
      </w:r>
      <w:r>
        <w:rPr>
          <w:rFonts w:ascii="Times New Roman" w:cs="Times New Roman" w:hAnsi="Times New Roman"/>
          <w:sz w:val="28"/>
          <w:szCs w:val="28"/>
        </w:rPr>
        <w:t xml:space="preserve"> </w:t>
      </w:r>
      <w:r w:rsidRPr="A0E9FA01">
        <w:rPr>
          <w:rFonts w:ascii="Times New Roman" w:cs="Times New Roman"/>
          <w:sz w:val="28"/>
          <w:szCs w:val="28"/>
          <w:rPrChange w:id="10972" w:author="user pc" w:date="2022-03-15T10:14:00Z">
            <w:rPr/>
          </w:rPrChange>
        </w:rPr>
        <w:t>weight</w:t>
      </w:r>
      <w:r>
        <w:rPr>
          <w:rFonts w:ascii="Times New Roman" w:cs="Times New Roman" w:hAnsi="Times New Roman"/>
          <w:sz w:val="28"/>
          <w:szCs w:val="28"/>
        </w:rPr>
        <w:t xml:space="preserve"> </w:t>
      </w:r>
      <w:r w:rsidRPr="C7DCCB27">
        <w:rPr>
          <w:rFonts w:ascii="Times New Roman" w:cs="Times New Roman"/>
          <w:sz w:val="28"/>
          <w:szCs w:val="28"/>
          <w:rPrChange w:id="10973" w:author="user pc" w:date="2022-03-15T10:14:00Z">
            <w:rPr/>
          </w:rPrChange>
        </w:rPr>
        <w:t>=</w:t>
      </w:r>
      <w:r>
        <w:rPr>
          <w:rFonts w:ascii="Times New Roman" w:cs="Times New Roman" w:hAnsi="Times New Roman"/>
          <w:sz w:val="28"/>
          <w:szCs w:val="28"/>
        </w:rPr>
        <w:t xml:space="preserve"> </w:t>
      </w:r>
      <w:r w:rsidRPr="0242F960">
        <w:rPr>
          <w:rFonts w:ascii="Times New Roman" w:cs="Times New Roman"/>
          <w:sz w:val="28"/>
          <w:szCs w:val="28"/>
          <w:rPrChange w:id="10974" w:author="user pc" w:date="2022-03-15T10:14:00Z">
            <w:rPr/>
          </w:rPrChange>
        </w:rPr>
        <w:t>25</w:t>
      </w:r>
      <w:r>
        <w:rPr>
          <w:rFonts w:ascii="Times New Roman" w:cs="Times New Roman" w:hAnsi="Times New Roman"/>
          <w:sz w:val="28"/>
          <w:szCs w:val="28"/>
        </w:rPr>
        <w:t xml:space="preserve"> </w:t>
      </w:r>
      <w:r w:rsidRPr="122751B2">
        <w:rPr>
          <w:rFonts w:ascii="Times New Roman" w:cs="Times New Roman"/>
          <w:sz w:val="28"/>
          <w:szCs w:val="28"/>
          <w:rPrChange w:id="10975" w:author="user pc" w:date="2022-03-15T10:14:00Z">
            <w:rPr/>
          </w:rPrChange>
        </w:rPr>
        <w:t>×</w:t>
      </w:r>
      <w:r>
        <w:rPr>
          <w:rFonts w:ascii="Times New Roman" w:cs="Times New Roman" w:hAnsi="Times New Roman"/>
          <w:sz w:val="28"/>
          <w:szCs w:val="28"/>
        </w:rPr>
        <w:t xml:space="preserve"> </w:t>
      </w:r>
      <w:r w:rsidRPr="2F3BD68D">
        <w:rPr>
          <w:rFonts w:ascii="Times New Roman" w:cs="Times New Roman"/>
          <w:sz w:val="28"/>
          <w:szCs w:val="28"/>
          <w:rPrChange w:id="10976" w:author="user pc" w:date="2022-03-15T10:14:00Z">
            <w:rPr/>
          </w:rPrChange>
        </w:rPr>
        <w:t>2</w:t>
      </w:r>
      <w:r>
        <w:rPr>
          <w:rFonts w:ascii="Times New Roman" w:cs="Times New Roman" w:hAnsi="Times New Roman"/>
          <w:sz w:val="28"/>
          <w:szCs w:val="28"/>
        </w:rPr>
        <w:t xml:space="preserve"> </w:t>
      </w:r>
      <w:r w:rsidRPr="8D68E3F1">
        <w:rPr>
          <w:rFonts w:ascii="Times New Roman" w:cs="Times New Roman"/>
          <w:sz w:val="28"/>
          <w:szCs w:val="28"/>
          <w:rPrChange w:id="10977" w:author="user pc" w:date="2022-03-15T10:14:00Z">
            <w:rPr/>
          </w:rPrChange>
        </w:rPr>
        <w:t>=</w:t>
      </w:r>
      <w:r>
        <w:rPr>
          <w:rFonts w:ascii="Times New Roman" w:cs="Times New Roman" w:hAnsi="Times New Roman"/>
          <w:sz w:val="28"/>
          <w:szCs w:val="28"/>
        </w:rPr>
        <w:t xml:space="preserve"> </w:t>
      </w:r>
      <w:r w:rsidRPr="B2AEB973">
        <w:rPr>
          <w:rFonts w:ascii="Times New Roman" w:cs="Times New Roman"/>
          <w:sz w:val="28"/>
          <w:szCs w:val="28"/>
          <w:rPrChange w:id="10978" w:author="user pc" w:date="2022-03-15T10:14:00Z">
            <w:rPr/>
          </w:rPrChange>
        </w:rPr>
        <w:t>50</w:t>
      </w:r>
      <w:r>
        <w:rPr>
          <w:rFonts w:ascii="Times New Roman" w:cs="Times New Roman" w:hAnsi="Times New Roman"/>
          <w:sz w:val="28"/>
          <w:szCs w:val="28"/>
        </w:rPr>
        <w:t xml:space="preserve"> </w:t>
      </w:r>
      <w:r w:rsidRPr="B73FD865">
        <w:rPr>
          <w:rFonts w:ascii="Times New Roman" w:cs="Times New Roman"/>
          <w:sz w:val="28"/>
          <w:szCs w:val="28"/>
          <w:rPrChange w:id="10979" w:author="user pc" w:date="2022-03-15T10:14:00Z">
            <w:rPr/>
          </w:rPrChange>
        </w:rPr>
        <w:t>(Relative</w:t>
      </w:r>
      <w:r>
        <w:rPr>
          <w:rFonts w:ascii="Times New Roman" w:cs="Times New Roman" w:hAnsi="Times New Roman"/>
          <w:sz w:val="28"/>
          <w:szCs w:val="28"/>
        </w:rPr>
        <w:t xml:space="preserve"> vapour </w:t>
      </w:r>
      <w:r w:rsidRPr="83139F11">
        <w:rPr>
          <w:rFonts w:ascii="Times New Roman" w:cs="Times New Roman"/>
          <w:sz w:val="28"/>
          <w:szCs w:val="28"/>
          <w:rPrChange w:id="10980" w:author="user pc" w:date="2022-03-15T10:14:00Z">
            <w:rPr/>
          </w:rPrChange>
        </w:rPr>
        <w:t>density</w:t>
      </w:r>
      <w:r>
        <w:rPr>
          <w:rFonts w:ascii="Times New Roman" w:cs="Times New Roman" w:hAnsi="Times New Roman"/>
          <w:sz w:val="28"/>
          <w:szCs w:val="28"/>
        </w:rPr>
        <w:t xml:space="preserve"> </w:t>
      </w:r>
      <w:r w:rsidRPr="25A46DEA">
        <w:rPr>
          <w:rFonts w:ascii="Times New Roman" w:cs="Times New Roman"/>
          <w:sz w:val="28"/>
          <w:szCs w:val="28"/>
          <w:rPrChange w:id="10981" w:author="user pc" w:date="2022-03-15T10:14:00Z">
            <w:rPr/>
          </w:rPrChange>
        </w:rPr>
        <w:t>=</w:t>
      </w:r>
      <w:r>
        <w:rPr>
          <w:rFonts w:ascii="Times New Roman" w:cs="Times New Roman" w:hAnsi="Times New Roman"/>
          <w:sz w:val="28"/>
          <w:szCs w:val="28"/>
        </w:rPr>
        <w:t xml:space="preserve"> </w:t>
      </w:r>
      <w:r w:rsidRPr="2A2F3D7B">
        <w:rPr>
          <w:rFonts w:ascii="Times New Roman" w:cs="Times New Roman"/>
          <w:sz w:val="28"/>
          <w:szCs w:val="28"/>
          <w:rPrChange w:id="10982" w:author="user pc" w:date="2022-03-15T10:14:00Z">
            <w:rPr/>
          </w:rPrChange>
        </w:rPr>
        <w:t>molecular</w:t>
      </w:r>
      <w:r>
        <w:rPr>
          <w:rFonts w:ascii="Times New Roman" w:cs="Times New Roman" w:hAnsi="Times New Roman"/>
          <w:sz w:val="28"/>
          <w:szCs w:val="28"/>
        </w:rPr>
        <w:t xml:space="preserve"> </w:t>
      </w:r>
      <w:r w:rsidRPr="AAB222DB">
        <w:rPr>
          <w:rFonts w:ascii="Times New Roman" w:cs="Times New Roman"/>
          <w:sz w:val="28"/>
          <w:szCs w:val="28"/>
          <w:rPrChange w:id="10983" w:author="user pc" w:date="2022-03-15T10:14:00Z">
            <w:rPr/>
          </w:rPrChange>
        </w:rPr>
        <w:t>masse/2).</w:t>
      </w:r>
    </w:p>
    <w:p>
      <w:pPr>
        <w:pStyle w:val="style0"/>
        <w:rPr>
          <w:rFonts w:ascii="Times New Roman" w:cs="Times New Roman"/>
          <w:sz w:val="28"/>
          <w:szCs w:val="28"/>
          <w:rPrChange w:id="10984" w:author="user pc" w:date="2022-03-15T10:14:00Z">
            <w:rPr/>
          </w:rPrChange>
        </w:rPr>
      </w:pPr>
      <w:r w:rsidRPr="2DF01AA0">
        <w:rPr>
          <w:rFonts w:ascii="Times New Roman" w:cs="Times New Roman"/>
          <w:b/>
          <w:sz w:val="28"/>
          <w:szCs w:val="28"/>
          <w:rPrChange w:id="10985" w:author="user pc" w:date="2022-03-15T10:14:00Z">
            <w:rPr>
              <w:b/>
            </w:rPr>
          </w:rPrChange>
        </w:rPr>
        <w:t>Example</w:t>
      </w:r>
      <w:r>
        <w:rPr>
          <w:rFonts w:ascii="Times New Roman" w:cs="Times New Roman" w:hAnsi="Times New Roman"/>
          <w:b/>
          <w:sz w:val="28"/>
          <w:szCs w:val="28"/>
        </w:rPr>
        <w:t xml:space="preserve"> </w:t>
      </w:r>
      <w:r w:rsidRPr="2B96881E">
        <w:rPr>
          <w:rFonts w:ascii="Times New Roman" w:cs="Times New Roman"/>
          <w:b/>
          <w:sz w:val="28"/>
          <w:szCs w:val="28"/>
          <w:rPrChange w:id="10986" w:author="user pc" w:date="2022-03-15T10:14:00Z">
            <w:rPr>
              <w:b/>
            </w:rPr>
          </w:rPrChange>
        </w:rPr>
        <w:t>11:</w:t>
      </w:r>
      <w:r>
        <w:rPr>
          <w:rFonts w:ascii="Times New Roman" w:cs="Times New Roman" w:hAnsi="Times New Roman"/>
          <w:b/>
          <w:sz w:val="28"/>
          <w:szCs w:val="28"/>
        </w:rPr>
        <w:t xml:space="preserve"> </w:t>
      </w:r>
      <w:r w:rsidRPr="B4260954">
        <w:rPr>
          <w:rFonts w:ascii="Times New Roman" w:cs="Times New Roman"/>
          <w:sz w:val="28"/>
          <w:szCs w:val="28"/>
          <w:rPrChange w:id="10987" w:author="user pc" w:date="2022-03-15T10:14:00Z">
            <w:rPr/>
          </w:rPrChange>
        </w:rPr>
        <w:t>180mL</w:t>
      </w:r>
      <w:r>
        <w:rPr>
          <w:rFonts w:ascii="Times New Roman" w:cs="Times New Roman" w:hAnsi="Times New Roman"/>
          <w:sz w:val="28"/>
          <w:szCs w:val="28"/>
        </w:rPr>
        <w:t xml:space="preserve"> </w:t>
      </w:r>
      <w:r w:rsidRPr="53EF6B32">
        <w:rPr>
          <w:rFonts w:ascii="Times New Roman" w:cs="Times New Roman"/>
          <w:sz w:val="28"/>
          <w:szCs w:val="28"/>
          <w:rPrChange w:id="10988" w:author="user pc" w:date="2022-03-15T10:14:00Z">
            <w:rPr/>
          </w:rPrChange>
        </w:rPr>
        <w:t>of</w:t>
      </w:r>
      <w:r>
        <w:rPr>
          <w:rFonts w:ascii="Times New Roman" w:cs="Times New Roman" w:hAnsi="Times New Roman"/>
          <w:sz w:val="28"/>
          <w:szCs w:val="28"/>
        </w:rPr>
        <w:t xml:space="preserve"> </w:t>
      </w:r>
      <w:r w:rsidRPr="4DF196A3">
        <w:rPr>
          <w:rFonts w:ascii="Times New Roman" w:cs="Times New Roman"/>
          <w:sz w:val="28"/>
          <w:szCs w:val="28"/>
          <w:rPrChange w:id="10989" w:author="user pc" w:date="2022-03-15T10:14:00Z">
            <w:rPr/>
          </w:rPrChange>
        </w:rPr>
        <w:t>a</w:t>
      </w:r>
      <w:r>
        <w:rPr>
          <w:rFonts w:ascii="Times New Roman" w:cs="Times New Roman" w:hAnsi="Times New Roman"/>
          <w:sz w:val="28"/>
          <w:szCs w:val="28"/>
        </w:rPr>
        <w:t xml:space="preserve"> </w:t>
      </w:r>
      <w:r w:rsidRPr="8D3F9B08">
        <w:rPr>
          <w:rFonts w:ascii="Times New Roman" w:cs="Times New Roman"/>
          <w:sz w:val="28"/>
          <w:szCs w:val="28"/>
          <w:rPrChange w:id="10990" w:author="user pc" w:date="2022-03-15T10:14:00Z">
            <w:rPr/>
          </w:rPrChange>
        </w:rPr>
        <w:t>hydrocarbon</w:t>
      </w:r>
      <w:r>
        <w:rPr>
          <w:rFonts w:ascii="Times New Roman" w:cs="Times New Roman" w:hAnsi="Times New Roman"/>
          <w:sz w:val="28"/>
          <w:szCs w:val="28"/>
        </w:rPr>
        <w:t xml:space="preserve"> </w:t>
      </w:r>
      <w:r w:rsidRPr="84D46413">
        <w:rPr>
          <w:rFonts w:ascii="Times New Roman" w:cs="Times New Roman"/>
          <w:sz w:val="28"/>
          <w:szCs w:val="28"/>
          <w:rPrChange w:id="10991" w:author="user pc" w:date="2022-03-15T10:14:00Z">
            <w:rPr/>
          </w:rPrChange>
        </w:rPr>
        <w:t>diffuses</w:t>
      </w:r>
      <w:r>
        <w:rPr>
          <w:rFonts w:ascii="Times New Roman" w:cs="Times New Roman" w:hAnsi="Times New Roman"/>
          <w:sz w:val="28"/>
          <w:szCs w:val="28"/>
        </w:rPr>
        <w:t xml:space="preserve"> </w:t>
      </w:r>
      <w:r w:rsidRPr="85E0662C">
        <w:rPr>
          <w:rFonts w:ascii="Times New Roman" w:cs="Times New Roman"/>
          <w:sz w:val="28"/>
          <w:szCs w:val="28"/>
          <w:rPrChange w:id="10992" w:author="user pc" w:date="2022-03-15T10:14:00Z">
            <w:rPr/>
          </w:rPrChange>
        </w:rPr>
        <w:t>through</w:t>
      </w:r>
      <w:r>
        <w:rPr>
          <w:rFonts w:ascii="Times New Roman" w:cs="Times New Roman" w:hAnsi="Times New Roman"/>
          <w:sz w:val="28"/>
          <w:szCs w:val="28"/>
        </w:rPr>
        <w:t xml:space="preserve"> </w:t>
      </w:r>
      <w:r w:rsidRPr="EDFFB054">
        <w:rPr>
          <w:rFonts w:ascii="Times New Roman" w:cs="Times New Roman"/>
          <w:sz w:val="28"/>
          <w:szCs w:val="28"/>
          <w:rPrChange w:id="10993" w:author="user pc" w:date="2022-03-15T10:14:00Z">
            <w:rPr/>
          </w:rPrChange>
        </w:rPr>
        <w:t>a</w:t>
      </w:r>
      <w:r>
        <w:rPr>
          <w:rFonts w:ascii="Times New Roman" w:cs="Times New Roman" w:hAnsi="Times New Roman"/>
          <w:sz w:val="28"/>
          <w:szCs w:val="28"/>
        </w:rPr>
        <w:t xml:space="preserve"> </w:t>
      </w:r>
      <w:r w:rsidRPr="B36D7733">
        <w:rPr>
          <w:rFonts w:ascii="Times New Roman" w:cs="Times New Roman"/>
          <w:sz w:val="28"/>
          <w:szCs w:val="28"/>
          <w:rPrChange w:id="10994" w:author="user pc" w:date="2022-03-15T10:14:00Z">
            <w:rPr/>
          </w:rPrChange>
        </w:rPr>
        <w:t>porous</w:t>
      </w:r>
      <w:r>
        <w:rPr>
          <w:rFonts w:ascii="Times New Roman" w:cs="Times New Roman" w:hAnsi="Times New Roman"/>
          <w:sz w:val="28"/>
          <w:szCs w:val="28"/>
        </w:rPr>
        <w:t xml:space="preserve"> </w:t>
      </w:r>
      <w:r w:rsidRPr="62E74050">
        <w:rPr>
          <w:rFonts w:ascii="Times New Roman" w:cs="Times New Roman"/>
          <w:sz w:val="28"/>
          <w:szCs w:val="28"/>
          <w:rPrChange w:id="10995" w:author="user pc" w:date="2022-03-15T10:14:00Z">
            <w:rPr/>
          </w:rPrChange>
        </w:rPr>
        <w:t>membrane</w:t>
      </w:r>
      <w:r>
        <w:rPr>
          <w:rFonts w:ascii="Times New Roman" w:cs="Times New Roman" w:hAnsi="Times New Roman"/>
          <w:sz w:val="28"/>
          <w:szCs w:val="28"/>
        </w:rPr>
        <w:t xml:space="preserve"> </w:t>
      </w:r>
      <w:r w:rsidRPr="DD540D5A">
        <w:rPr>
          <w:rFonts w:ascii="Times New Roman" w:cs="Times New Roman"/>
          <w:sz w:val="28"/>
          <w:szCs w:val="28"/>
          <w:rPrChange w:id="10996" w:author="user pc" w:date="2022-03-15T10:14:00Z">
            <w:rPr/>
          </w:rPrChange>
        </w:rPr>
        <w:t>in</w:t>
      </w:r>
      <w:r>
        <w:rPr>
          <w:rFonts w:ascii="Times New Roman" w:cs="Times New Roman" w:hAnsi="Times New Roman"/>
          <w:sz w:val="28"/>
          <w:szCs w:val="28"/>
        </w:rPr>
        <w:t xml:space="preserve"> </w:t>
      </w:r>
      <w:r w:rsidRPr="AF299803">
        <w:rPr>
          <w:rFonts w:ascii="Times New Roman" w:cs="Times New Roman"/>
          <w:sz w:val="28"/>
          <w:szCs w:val="28"/>
          <w:rPrChange w:id="10997" w:author="user pc" w:date="2022-03-15T10:14:00Z">
            <w:rPr/>
          </w:rPrChange>
        </w:rPr>
        <w:t>15</w:t>
      </w:r>
      <w:r>
        <w:rPr>
          <w:rFonts w:ascii="Times New Roman" w:cs="Times New Roman" w:hAnsi="Times New Roman"/>
          <w:sz w:val="28"/>
          <w:szCs w:val="28"/>
        </w:rPr>
        <w:t xml:space="preserve"> </w:t>
      </w:r>
      <w:r w:rsidRPr="99635D69">
        <w:rPr>
          <w:rFonts w:ascii="Times New Roman" w:cs="Times New Roman"/>
          <w:sz w:val="28"/>
          <w:szCs w:val="28"/>
          <w:rPrChange w:id="10998" w:author="user pc" w:date="2022-03-15T10:14:00Z">
            <w:rPr/>
          </w:rPrChange>
        </w:rPr>
        <w:t>minutes</w:t>
      </w:r>
      <w:r>
        <w:rPr>
          <w:rFonts w:ascii="Times New Roman" w:cs="Times New Roman" w:hAnsi="Times New Roman"/>
          <w:sz w:val="28"/>
          <w:szCs w:val="28"/>
        </w:rPr>
        <w:t xml:space="preserve"> </w:t>
      </w:r>
      <w:r w:rsidRPr="C473F072">
        <w:rPr>
          <w:rFonts w:ascii="Times New Roman" w:cs="Times New Roman"/>
          <w:sz w:val="28"/>
          <w:szCs w:val="28"/>
          <w:rPrChange w:id="10999" w:author="user pc" w:date="2022-03-15T10:14:00Z">
            <w:rPr/>
          </w:rPrChange>
        </w:rPr>
        <w:t>while</w:t>
      </w:r>
      <w:r>
        <w:rPr>
          <w:rFonts w:ascii="Times New Roman" w:cs="Times New Roman" w:hAnsi="Times New Roman"/>
          <w:sz w:val="28"/>
          <w:szCs w:val="28"/>
        </w:rPr>
        <w:t xml:space="preserve"> </w:t>
      </w:r>
      <w:r w:rsidRPr="85C9528C">
        <w:rPr>
          <w:rFonts w:ascii="Times New Roman" w:cs="Times New Roman"/>
          <w:sz w:val="28"/>
          <w:szCs w:val="28"/>
          <w:rPrChange w:id="11000" w:author="user pc" w:date="2022-03-15T10:14:00Z">
            <w:rPr/>
          </w:rPrChange>
        </w:rPr>
        <w:t>120mL</w:t>
      </w:r>
      <w:r>
        <w:rPr>
          <w:rFonts w:ascii="Times New Roman" w:cs="Times New Roman" w:hAnsi="Times New Roman"/>
          <w:sz w:val="28"/>
          <w:szCs w:val="28"/>
        </w:rPr>
        <w:t xml:space="preserve"> </w:t>
      </w:r>
      <w:r w:rsidRPr="63E98D39">
        <w:rPr>
          <w:rFonts w:ascii="Times New Roman" w:cs="Times New Roman"/>
          <w:sz w:val="28"/>
          <w:szCs w:val="28"/>
          <w:rPrChange w:id="11001" w:author="user pc" w:date="2022-03-15T10:14:00Z">
            <w:rPr/>
          </w:rPrChange>
        </w:rPr>
        <w:t>of</w:t>
      </w:r>
      <w:r>
        <w:rPr>
          <w:rFonts w:ascii="Times New Roman" w:cs="Times New Roman" w:hAnsi="Times New Roman"/>
          <w:sz w:val="28"/>
          <w:szCs w:val="28"/>
        </w:rPr>
        <w:t xml:space="preserve"> </w:t>
      </w:r>
      <w:r w:rsidRPr="DEA21306">
        <w:rPr>
          <w:rFonts w:ascii="Times New Roman" w:cs="Times New Roman"/>
          <w:sz w:val="28"/>
          <w:szCs w:val="28"/>
          <w:rPrChange w:id="11002" w:author="user pc" w:date="2022-03-15T10:14:00Z">
            <w:rPr/>
          </w:rPrChange>
        </w:rPr>
        <w:t>SO</w:t>
      </w:r>
      <w:r w:rsidRPr="5B096B7D">
        <w:rPr>
          <w:rFonts w:ascii="Times New Roman" w:cs="Times New Roman"/>
          <w:sz w:val="28"/>
          <w:szCs w:val="28"/>
          <w:vertAlign w:val="subscript"/>
          <w:rPrChange w:id="11003" w:author="user pc" w:date="2022-03-15T10:14:00Z">
            <w:rPr>
              <w:vertAlign w:val="subscript"/>
            </w:rPr>
          </w:rPrChange>
        </w:rPr>
        <w:t xml:space="preserve">2 </w:t>
      </w:r>
      <w:r w:rsidRPr="63C052E0">
        <w:rPr>
          <w:rFonts w:ascii="Times New Roman" w:cs="Times New Roman"/>
          <w:sz w:val="28"/>
          <w:szCs w:val="28"/>
          <w:rPrChange w:id="11004" w:author="user pc" w:date="2022-03-15T10:14:00Z">
            <w:rPr/>
          </w:rPrChange>
        </w:rPr>
        <w:t>under</w:t>
      </w:r>
      <w:r>
        <w:rPr>
          <w:rFonts w:ascii="Times New Roman" w:cs="Times New Roman" w:hAnsi="Times New Roman"/>
          <w:sz w:val="28"/>
          <w:szCs w:val="28"/>
        </w:rPr>
        <w:t xml:space="preserve"> </w:t>
      </w:r>
      <w:r w:rsidRPr="B8C48D51">
        <w:rPr>
          <w:rFonts w:ascii="Times New Roman" w:cs="Times New Roman"/>
          <w:sz w:val="28"/>
          <w:szCs w:val="28"/>
          <w:rPrChange w:id="11005" w:author="user pc" w:date="2022-03-15T10:14:00Z">
            <w:rPr/>
          </w:rPrChange>
        </w:rPr>
        <w:t>the</w:t>
      </w:r>
      <w:r>
        <w:rPr>
          <w:rFonts w:ascii="Times New Roman" w:cs="Times New Roman" w:hAnsi="Times New Roman"/>
          <w:sz w:val="28"/>
          <w:szCs w:val="28"/>
        </w:rPr>
        <w:t xml:space="preserve"> same </w:t>
      </w:r>
      <w:r w:rsidRPr="522E2F02">
        <w:rPr>
          <w:rFonts w:ascii="Times New Roman" w:cs="Times New Roman"/>
          <w:sz w:val="28"/>
          <w:szCs w:val="28"/>
          <w:rPrChange w:id="11006" w:author="user pc" w:date="2022-03-15T10:14:00Z">
            <w:rPr/>
          </w:rPrChange>
        </w:rPr>
        <w:t>identical</w:t>
      </w:r>
      <w:r>
        <w:rPr>
          <w:rFonts w:ascii="Times New Roman" w:cs="Times New Roman" w:hAnsi="Times New Roman"/>
          <w:sz w:val="28"/>
          <w:szCs w:val="28"/>
        </w:rPr>
        <w:t xml:space="preserve"> </w:t>
      </w:r>
      <w:r w:rsidRPr="0180AFC9">
        <w:rPr>
          <w:rFonts w:ascii="Times New Roman" w:cs="Times New Roman"/>
          <w:sz w:val="28"/>
          <w:szCs w:val="28"/>
          <w:rPrChange w:id="11007" w:author="user pc" w:date="2022-03-15T10:14:00Z">
            <w:rPr/>
          </w:rPrChange>
        </w:rPr>
        <w:t>conditions</w:t>
      </w:r>
      <w:r>
        <w:rPr>
          <w:rFonts w:ascii="Times New Roman" w:cs="Times New Roman" w:hAnsi="Times New Roman"/>
          <w:sz w:val="28"/>
          <w:szCs w:val="28"/>
        </w:rPr>
        <w:t xml:space="preserve"> </w:t>
      </w:r>
      <w:r w:rsidRPr="A5121564">
        <w:rPr>
          <w:rFonts w:ascii="Times New Roman" w:cs="Times New Roman"/>
          <w:sz w:val="28"/>
          <w:szCs w:val="28"/>
          <w:rPrChange w:id="11008" w:author="user pc" w:date="2022-03-15T10:14:00Z">
            <w:rPr/>
          </w:rPrChange>
        </w:rPr>
        <w:t>diffuses</w:t>
      </w:r>
      <w:r>
        <w:rPr>
          <w:rFonts w:ascii="Times New Roman" w:cs="Times New Roman" w:hAnsi="Times New Roman"/>
          <w:sz w:val="28"/>
          <w:szCs w:val="28"/>
        </w:rPr>
        <w:t xml:space="preserve"> </w:t>
      </w:r>
      <w:r w:rsidRPr="761DD74D">
        <w:rPr>
          <w:rFonts w:ascii="Times New Roman" w:cs="Times New Roman"/>
          <w:sz w:val="28"/>
          <w:szCs w:val="28"/>
          <w:rPrChange w:id="11009" w:author="user pc" w:date="2022-03-15T10:14:00Z">
            <w:rPr/>
          </w:rPrChange>
        </w:rPr>
        <w:t>in</w:t>
      </w:r>
      <w:r>
        <w:rPr>
          <w:rFonts w:ascii="Times New Roman" w:cs="Times New Roman" w:hAnsi="Times New Roman"/>
          <w:sz w:val="28"/>
          <w:szCs w:val="28"/>
        </w:rPr>
        <w:t xml:space="preserve"> </w:t>
      </w:r>
      <w:r w:rsidRPr="617FB32F">
        <w:rPr>
          <w:rFonts w:ascii="Times New Roman" w:cs="Times New Roman"/>
          <w:sz w:val="28"/>
          <w:szCs w:val="28"/>
          <w:rPrChange w:id="11010" w:author="user pc" w:date="2022-03-15T10:14:00Z">
            <w:rPr/>
          </w:rPrChange>
        </w:rPr>
        <w:t>20</w:t>
      </w:r>
      <w:r>
        <w:rPr>
          <w:rFonts w:ascii="Times New Roman" w:cs="Times New Roman" w:hAnsi="Times New Roman"/>
          <w:sz w:val="28"/>
          <w:szCs w:val="28"/>
        </w:rPr>
        <w:t xml:space="preserve"> </w:t>
      </w:r>
      <w:r w:rsidRPr="7E641CF4">
        <w:rPr>
          <w:rFonts w:ascii="Times New Roman" w:cs="Times New Roman"/>
          <w:sz w:val="28"/>
          <w:szCs w:val="28"/>
          <w:rPrChange w:id="11011" w:author="user pc" w:date="2022-03-15T10:14:00Z">
            <w:rPr/>
          </w:rPrChange>
        </w:rPr>
        <w:t>minutes.</w:t>
      </w:r>
      <w:r>
        <w:rPr>
          <w:rFonts w:ascii="Times New Roman" w:cs="Times New Roman" w:hAnsi="Times New Roman"/>
          <w:sz w:val="28"/>
          <w:szCs w:val="28"/>
        </w:rPr>
        <w:t xml:space="preserve"> </w:t>
      </w:r>
      <w:r w:rsidRPr="E6B31000">
        <w:rPr>
          <w:rFonts w:ascii="Times New Roman" w:cs="Times New Roman"/>
          <w:sz w:val="28"/>
          <w:szCs w:val="28"/>
          <w:rPrChange w:id="11012" w:author="user pc" w:date="2022-03-15T10:14:00Z">
            <w:rPr/>
          </w:rPrChange>
        </w:rPr>
        <w:t>Calculate</w:t>
      </w:r>
      <w:r>
        <w:rPr>
          <w:rFonts w:ascii="Times New Roman" w:cs="Times New Roman" w:hAnsi="Times New Roman"/>
          <w:sz w:val="28"/>
          <w:szCs w:val="28"/>
        </w:rPr>
        <w:t xml:space="preserve"> </w:t>
      </w:r>
      <w:r w:rsidRPr="919E58E6">
        <w:rPr>
          <w:rFonts w:ascii="Times New Roman" w:cs="Times New Roman"/>
          <w:sz w:val="28"/>
          <w:szCs w:val="28"/>
          <w:rPrChange w:id="11013" w:author="user pc" w:date="2022-03-15T10:14:00Z">
            <w:rPr/>
          </w:rPrChange>
        </w:rPr>
        <w:t>the</w:t>
      </w:r>
      <w:r>
        <w:rPr>
          <w:rFonts w:ascii="Times New Roman" w:cs="Times New Roman" w:hAnsi="Times New Roman"/>
          <w:sz w:val="28"/>
          <w:szCs w:val="28"/>
        </w:rPr>
        <w:t xml:space="preserve"> </w:t>
      </w:r>
      <w:r w:rsidRPr="53FB75BE">
        <w:rPr>
          <w:rFonts w:ascii="Times New Roman" w:cs="Times New Roman"/>
          <w:sz w:val="28"/>
          <w:szCs w:val="28"/>
          <w:rPrChange w:id="11014" w:author="user pc" w:date="2022-03-15T10:14:00Z">
            <w:rPr/>
          </w:rPrChange>
        </w:rPr>
        <w:t>molecular</w:t>
      </w:r>
      <w:r>
        <w:rPr>
          <w:rFonts w:ascii="Times New Roman" w:cs="Times New Roman" w:hAnsi="Times New Roman"/>
          <w:sz w:val="28"/>
          <w:szCs w:val="28"/>
        </w:rPr>
        <w:t xml:space="preserve"> </w:t>
      </w:r>
      <w:r w:rsidRPr="A91DF919">
        <w:rPr>
          <w:rFonts w:ascii="Times New Roman" w:cs="Times New Roman"/>
          <w:sz w:val="28"/>
          <w:szCs w:val="28"/>
          <w:rPrChange w:id="11015" w:author="user pc" w:date="2022-03-15T10:14:00Z">
            <w:rPr/>
          </w:rPrChange>
        </w:rPr>
        <w:t>weight</w:t>
      </w:r>
      <w:r>
        <w:rPr>
          <w:rFonts w:ascii="Times New Roman" w:cs="Times New Roman" w:hAnsi="Times New Roman"/>
          <w:sz w:val="28"/>
          <w:szCs w:val="28"/>
        </w:rPr>
        <w:t xml:space="preserve"> </w:t>
      </w:r>
      <w:r w:rsidRPr="B91E9693">
        <w:rPr>
          <w:rFonts w:ascii="Times New Roman" w:cs="Times New Roman"/>
          <w:sz w:val="28"/>
          <w:szCs w:val="28"/>
          <w:rPrChange w:id="11016" w:author="user pc" w:date="2022-03-15T10:14:00Z">
            <w:rPr/>
          </w:rPrChange>
        </w:rPr>
        <w:t>of</w:t>
      </w:r>
      <w:r>
        <w:rPr>
          <w:rFonts w:ascii="Times New Roman" w:cs="Times New Roman" w:hAnsi="Times New Roman"/>
          <w:sz w:val="28"/>
          <w:szCs w:val="28"/>
        </w:rPr>
        <w:t xml:space="preserve"> </w:t>
      </w:r>
      <w:r w:rsidRPr="C2FD58E4">
        <w:rPr>
          <w:rFonts w:ascii="Times New Roman" w:cs="Times New Roman"/>
          <w:sz w:val="28"/>
          <w:szCs w:val="28"/>
          <w:rPrChange w:id="11017" w:author="user pc" w:date="2022-03-15T10:14:00Z">
            <w:rPr/>
          </w:rPrChange>
        </w:rPr>
        <w:t>the</w:t>
      </w:r>
      <w:r>
        <w:rPr>
          <w:rFonts w:ascii="Times New Roman" w:cs="Times New Roman" w:hAnsi="Times New Roman"/>
          <w:sz w:val="28"/>
          <w:szCs w:val="28"/>
        </w:rPr>
        <w:t xml:space="preserve"> </w:t>
      </w:r>
      <w:r w:rsidRPr="CADB1F07">
        <w:rPr>
          <w:rFonts w:ascii="Times New Roman" w:cs="Times New Roman"/>
          <w:sz w:val="28"/>
          <w:szCs w:val="28"/>
          <w:rPrChange w:id="11018" w:author="user pc" w:date="2022-03-15T10:14:00Z">
            <w:rPr/>
          </w:rPrChange>
        </w:rPr>
        <w:t>hydrocarbon.</w:t>
      </w:r>
    </w:p>
    <w:p>
      <w:pPr>
        <w:pStyle w:val="style0"/>
        <w:rPr>
          <w:rFonts w:ascii="Times New Roman" w:cs="Times New Roman"/>
          <w:sz w:val="28"/>
          <w:szCs w:val="28"/>
          <w:rPrChange w:id="11019" w:author="user pc" w:date="2022-03-15T10:14:00Z">
            <w:rPr/>
          </w:rPrChange>
        </w:rPr>
      </w:pPr>
      <w:r w:rsidRPr="1FE7985B">
        <w:rPr>
          <w:rFonts w:ascii="Times New Roman" w:cs="Times New Roman"/>
          <w:b/>
          <w:sz w:val="28"/>
          <w:szCs w:val="28"/>
          <w:rPrChange w:id="11020" w:author="user pc" w:date="2022-03-15T10:14:00Z">
            <w:rPr>
              <w:b/>
            </w:rPr>
          </w:rPrChange>
        </w:rPr>
        <w:t>Solution</w:t>
      </w:r>
    </w:p>
    <w:p>
      <w:pPr>
        <w:pStyle w:val="style0"/>
        <w:rPr>
          <w:rFonts w:ascii="Times New Roman" w:cs="Times New Roman"/>
          <w:sz w:val="28"/>
          <w:szCs w:val="28"/>
          <w:rPrChange w:id="11021" w:author="user pc" w:date="2022-03-15T10:14:00Z">
            <w:rPr/>
          </w:rPrChange>
        </w:rPr>
      </w:pPr>
      <w:r w:rsidRPr="1070BF88">
        <w:rPr>
          <w:rFonts w:ascii="Times New Roman" w:cs="Times New Roman"/>
          <w:sz w:val="28"/>
          <w:szCs w:val="28"/>
          <w:rPrChange w:id="11022" w:author="user pc" w:date="2022-03-15T10:14:00Z">
            <w:rPr/>
          </w:rPrChange>
        </w:rPr>
        <w:t>Rate</w:t>
      </w:r>
      <w:r>
        <w:rPr>
          <w:rFonts w:ascii="Times New Roman" w:cs="Times New Roman" w:hAnsi="Times New Roman"/>
          <w:sz w:val="28"/>
          <w:szCs w:val="28"/>
        </w:rPr>
        <w:t xml:space="preserve"> </w:t>
      </w:r>
      <w:r w:rsidRPr="F4A5C519">
        <w:rPr>
          <w:rFonts w:ascii="Times New Roman" w:cs="Times New Roman"/>
          <w:sz w:val="28"/>
          <w:szCs w:val="28"/>
          <w:rPrChange w:id="11023" w:author="user pc" w:date="2022-03-15T10:14:00Z">
            <w:rPr/>
          </w:rPrChange>
        </w:rPr>
        <w:t>of</w:t>
      </w:r>
      <w:r>
        <w:rPr>
          <w:rFonts w:ascii="Times New Roman" w:cs="Times New Roman" w:hAnsi="Times New Roman"/>
          <w:sz w:val="28"/>
          <w:szCs w:val="28"/>
        </w:rPr>
        <w:t xml:space="preserve"> </w:t>
      </w:r>
      <w:r w:rsidRPr="C9CD4F99">
        <w:rPr>
          <w:rFonts w:ascii="Times New Roman" w:cs="Times New Roman"/>
          <w:sz w:val="28"/>
          <w:szCs w:val="28"/>
          <w:rPrChange w:id="11024" w:author="user pc" w:date="2022-03-15T10:14:00Z">
            <w:rPr/>
          </w:rPrChange>
        </w:rPr>
        <w:t>diffusion</w:t>
      </w:r>
      <w:r>
        <w:rPr>
          <w:rFonts w:ascii="Times New Roman" w:cs="Times New Roman" w:hAnsi="Times New Roman"/>
          <w:sz w:val="28"/>
          <w:szCs w:val="28"/>
        </w:rPr>
        <w:t xml:space="preserve"> </w:t>
      </w:r>
      <w:r w:rsidRPr="01223727">
        <w:rPr>
          <w:rFonts w:ascii="Times New Roman" w:cs="Times New Roman"/>
          <w:sz w:val="28"/>
          <w:szCs w:val="28"/>
          <w:rPrChange w:id="11025" w:author="user pc" w:date="2022-03-15T10:14:00Z">
            <w:rPr/>
          </w:rPrChange>
        </w:rPr>
        <w:t>of</w:t>
      </w:r>
      <w:r>
        <w:rPr>
          <w:rFonts w:ascii="Times New Roman" w:cs="Times New Roman" w:hAnsi="Times New Roman"/>
          <w:sz w:val="28"/>
          <w:szCs w:val="28"/>
        </w:rPr>
        <w:t xml:space="preserve"> </w:t>
      </w:r>
      <w:r w:rsidRPr="14FF422E">
        <w:rPr>
          <w:rFonts w:ascii="Times New Roman" w:cs="Times New Roman"/>
          <w:sz w:val="28"/>
          <w:szCs w:val="28"/>
          <w:rPrChange w:id="11026" w:author="user pc" w:date="2022-03-15T10:14:00Z">
            <w:rPr/>
          </w:rPrChange>
        </w:rPr>
        <w:t>hydrocarbon</w:t>
      </w:r>
      <w:r>
        <w:rPr>
          <w:rFonts w:ascii="Times New Roman" w:cs="Times New Roman" w:hAnsi="Times New Roman"/>
          <w:sz w:val="28"/>
          <w:szCs w:val="28"/>
        </w:rPr>
        <w:t xml:space="preserve"> </w:t>
      </w:r>
      <w:r w:rsidRPr="392E9DE5">
        <w:rPr>
          <w:rFonts w:ascii="Times New Roman" w:cs="Times New Roman"/>
          <w:sz w:val="28"/>
          <w:szCs w:val="28"/>
          <w:rPrChange w:id="11027" w:author="user pc" w:date="2022-03-15T10:14:00Z">
            <w:rPr/>
          </w:rPrChange>
        </w:rPr>
        <w:t>=</w:t>
      </w:r>
      <w:r>
        <w:rPr>
          <w:rFonts w:ascii="Times New Roman" w:cs="Times New Roman" w:hAnsi="Times New Roman"/>
          <w:sz w:val="28"/>
          <w:szCs w:val="28"/>
        </w:rPr>
        <w:t xml:space="preserve"> </w:t>
      </w:r>
      <w:r w:rsidRPr="E378C774">
        <w:rPr>
          <w:rFonts w:ascii="Times New Roman" w:cs="Times New Roman"/>
          <w:sz w:val="28"/>
          <w:szCs w:val="28"/>
          <w:rPrChange w:id="11028" w:author="user pc" w:date="2022-03-15T10:14:00Z">
            <w:rPr/>
          </w:rPrChange>
        </w:rPr>
        <w:t>R</w:t>
      </w:r>
      <w:r w:rsidRPr="930A06B0">
        <w:rPr>
          <w:rFonts w:ascii="Times New Roman" w:cs="Times New Roman"/>
          <w:sz w:val="28"/>
          <w:szCs w:val="28"/>
          <w:vertAlign w:val="subscript"/>
          <w:rPrChange w:id="11029" w:author="user pc" w:date="2022-03-15T10:14:00Z">
            <w:rPr>
              <w:vertAlign w:val="subscript"/>
            </w:rPr>
          </w:rPrChange>
        </w:rPr>
        <w:t>1</w:t>
      </w:r>
      <w:r w:rsidRPr="CB313ED3">
        <w:rPr>
          <w:rFonts w:ascii="Times New Roman" w:cs="Times New Roman"/>
          <w:sz w:val="28"/>
          <w:szCs w:val="28"/>
          <w:rPrChange w:id="11030" w:author="user pc" w:date="2022-03-15T10:14:00Z">
            <w:rPr/>
          </w:rPrChange>
        </w:rPr>
        <w:t>.</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1</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Volume</m:t>
              </m:r>
            </m:num>
            <m:den>
              <m:r>
                <w:rPr>
                  <w:rFonts w:ascii="Cambria Math" w:cs="Times New Roman" w:hAnsi="Cambria Math"/>
                  <w:sz w:val="28"/>
                  <w:szCs w:val="28"/>
                </w:rPr>
                <m:t>Time</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1</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180</m:t>
              </m:r>
            </m:num>
            <m:den>
              <m:r>
                <w:rPr>
                  <w:rFonts w:ascii="Cambria Math" w:cs="Times New Roman" w:hAnsi="Cambria Math"/>
                  <w:sz w:val="28"/>
                  <w:szCs w:val="28"/>
                </w:rPr>
                <m:t>15</m:t>
              </m:r>
            </m:den>
          </m:f>
          <m:r>
            <w:rPr>
              <w:rFonts w:ascii="Cambria Math" w:cs="Times New Roman" w:hAnsi="Cambria Math"/>
              <w:sz w:val="28"/>
              <w:szCs w:val="28"/>
            </w:rPr>
            <m:t>=12 mLmi</m:t>
          </m:r>
          <m:sSup>
            <m:sSupPr>
              <m:ctrlPr>
                <w:rPr>
                  <w:rFonts w:ascii="Cambria Math" w:cs="Times New Roman" w:hAnsi="Cambria Math"/>
                  <w:i/>
                  <w:sz w:val="28"/>
                  <w:szCs w:val="28"/>
                </w:rPr>
              </m:ctrlPr>
            </m:sSupPr>
            <m:e>
              <m:r>
                <w:rPr>
                  <w:rFonts w:ascii="Cambria Math" w:cs="Times New Roman" w:hAnsi="Cambria Math"/>
                  <w:sz w:val="28"/>
                  <w:szCs w:val="28"/>
                </w:rPr>
                <m:t>n</m:t>
              </m:r>
            </m:e>
            <m:sup>
              <m:r>
                <w:rPr>
                  <w:rFonts w:ascii="Cambria Math" w:cs="Times New Roman" w:hAnsi="Cambria Math"/>
                  <w:sz w:val="28"/>
                  <w:szCs w:val="28"/>
                </w:rPr>
                <m:t>-1</m:t>
              </m:r>
            </m:sup>
          </m:sSup>
        </m:oMath>
      </m:oMathPara>
    </w:p>
    <w:p>
      <w:pPr>
        <w:pStyle w:val="style0"/>
        <w:rPr>
          <w:rFonts w:ascii="Times New Roman" w:cs="Times New Roman"/>
          <w:sz w:val="28"/>
          <w:szCs w:val="28"/>
          <w:rPrChange w:id="11031" w:author="user pc" w:date="2022-03-15T10:14:00Z">
            <w:rPr/>
          </w:rPrChange>
        </w:rPr>
      </w:pPr>
      <w:r w:rsidRPr="69F25C1D">
        <w:rPr>
          <w:rFonts w:ascii="Times New Roman" w:cs="Times New Roman"/>
          <w:sz w:val="28"/>
          <w:szCs w:val="28"/>
          <w:rPrChange w:id="11032" w:author="user pc" w:date="2022-03-15T10:14:00Z">
            <w:rPr/>
          </w:rPrChange>
        </w:rPr>
        <w:t>Similarly,</w:t>
      </w:r>
      <w:r>
        <w:rPr>
          <w:rFonts w:ascii="Times New Roman" w:cs="Times New Roman" w:hAnsi="Times New Roman"/>
          <w:sz w:val="28"/>
          <w:szCs w:val="28"/>
        </w:rPr>
        <w:t xml:space="preserve"> </w:t>
      </w:r>
      <w:r w:rsidRPr="7298F890">
        <w:rPr>
          <w:rFonts w:ascii="Times New Roman" w:cs="Times New Roman"/>
          <w:sz w:val="28"/>
          <w:szCs w:val="28"/>
          <w:rPrChange w:id="11033" w:author="user pc" w:date="2022-03-15T10:14:00Z">
            <w:rPr/>
          </w:rPrChange>
        </w:rPr>
        <w:t>rate</w:t>
      </w:r>
      <w:r>
        <w:rPr>
          <w:rFonts w:ascii="Times New Roman" w:cs="Times New Roman" w:hAnsi="Times New Roman"/>
          <w:sz w:val="28"/>
          <w:szCs w:val="28"/>
        </w:rPr>
        <w:t xml:space="preserve"> </w:t>
      </w:r>
      <w:r w:rsidRPr="EECBF108">
        <w:rPr>
          <w:rFonts w:ascii="Times New Roman" w:cs="Times New Roman"/>
          <w:sz w:val="28"/>
          <w:szCs w:val="28"/>
          <w:rPrChange w:id="11034" w:author="user pc" w:date="2022-03-15T10:14:00Z">
            <w:rPr/>
          </w:rPrChange>
        </w:rPr>
        <w:t>of</w:t>
      </w:r>
      <w:r>
        <w:rPr>
          <w:rFonts w:ascii="Times New Roman" w:cs="Times New Roman" w:hAnsi="Times New Roman"/>
          <w:sz w:val="28"/>
          <w:szCs w:val="28"/>
        </w:rPr>
        <w:t xml:space="preserve"> </w:t>
      </w:r>
      <w:r w:rsidRPr="75E733D5">
        <w:rPr>
          <w:rFonts w:ascii="Times New Roman" w:cs="Times New Roman"/>
          <w:sz w:val="28"/>
          <w:szCs w:val="28"/>
          <w:rPrChange w:id="11035" w:author="user pc" w:date="2022-03-15T10:14:00Z">
            <w:rPr/>
          </w:rPrChange>
        </w:rPr>
        <w:t>diffusion</w:t>
      </w:r>
      <w:r>
        <w:rPr>
          <w:rFonts w:ascii="Times New Roman" w:cs="Times New Roman" w:hAnsi="Times New Roman"/>
          <w:sz w:val="28"/>
          <w:szCs w:val="28"/>
        </w:rPr>
        <w:t xml:space="preserve"> </w:t>
      </w:r>
      <w:r w:rsidRPr="012C9933">
        <w:rPr>
          <w:rFonts w:ascii="Times New Roman" w:cs="Times New Roman"/>
          <w:sz w:val="28"/>
          <w:szCs w:val="28"/>
          <w:rPrChange w:id="11036" w:author="user pc" w:date="2022-03-15T10:14:00Z">
            <w:rPr/>
          </w:rPrChange>
        </w:rPr>
        <w:t>of</w:t>
      </w:r>
      <w:r>
        <w:rPr>
          <w:rFonts w:ascii="Times New Roman" w:cs="Times New Roman" w:hAnsi="Times New Roman"/>
          <w:sz w:val="28"/>
          <w:szCs w:val="28"/>
        </w:rPr>
        <w:t xml:space="preserve"> </w:t>
      </w:r>
      <w:r w:rsidRPr="3B2DE37C">
        <w:rPr>
          <w:rFonts w:ascii="Times New Roman" w:cs="Times New Roman"/>
          <w:sz w:val="28"/>
          <w:szCs w:val="28"/>
          <w:rPrChange w:id="11037" w:author="user pc" w:date="2022-03-15T10:14:00Z">
            <w:rPr/>
          </w:rPrChange>
        </w:rPr>
        <w:t>SO</w:t>
      </w:r>
      <w:r w:rsidRPr="25D45713">
        <w:rPr>
          <w:rFonts w:ascii="Times New Roman" w:cs="Times New Roman"/>
          <w:sz w:val="28"/>
          <w:szCs w:val="28"/>
          <w:vertAlign w:val="subscript"/>
          <w:rPrChange w:id="11038" w:author="user pc" w:date="2022-03-15T10:14:00Z">
            <w:rPr>
              <w:vertAlign w:val="subscript"/>
            </w:rPr>
          </w:rPrChange>
        </w:rPr>
        <w:t>2</w:t>
      </w:r>
      <w:r>
        <w:rPr>
          <w:rFonts w:ascii="Times New Roman" w:cs="Times New Roman" w:hAnsi="Times New Roman"/>
          <w:sz w:val="28"/>
          <w:szCs w:val="28"/>
          <w:vertAlign w:val="subscript"/>
        </w:rPr>
        <w:t xml:space="preserve"> </w:t>
      </w:r>
      <w:r w:rsidRPr="1B85CF89">
        <w:rPr>
          <w:rFonts w:ascii="Times New Roman" w:cs="Times New Roman"/>
          <w:sz w:val="28"/>
          <w:szCs w:val="28"/>
          <w:rPrChange w:id="11039" w:author="user pc" w:date="2022-03-15T10:14:00Z">
            <w:rPr/>
          </w:rPrChange>
        </w:rPr>
        <w:t>=</w:t>
      </w:r>
      <w:r>
        <w:rPr>
          <w:rFonts w:ascii="Times New Roman" w:cs="Times New Roman" w:hAnsi="Times New Roman"/>
          <w:sz w:val="28"/>
          <w:szCs w:val="28"/>
        </w:rPr>
        <w:t xml:space="preserve"> </w:t>
      </w:r>
      <w:r w:rsidRPr="70F41A69">
        <w:rPr>
          <w:rFonts w:ascii="Times New Roman" w:cs="Times New Roman"/>
          <w:sz w:val="28"/>
          <w:szCs w:val="28"/>
          <w:rPrChange w:id="11040" w:author="user pc" w:date="2022-03-15T10:14:00Z">
            <w:rPr/>
          </w:rPrChange>
        </w:rPr>
        <w:t>R</w:t>
      </w:r>
      <w:r w:rsidRPr="9AC3DB6F">
        <w:rPr>
          <w:rFonts w:ascii="Times New Roman" w:cs="Times New Roman"/>
          <w:sz w:val="28"/>
          <w:szCs w:val="28"/>
          <w:vertAlign w:val="subscript"/>
          <w:rPrChange w:id="11041" w:author="user pc" w:date="2022-03-15T10:14:00Z">
            <w:rPr>
              <w:vertAlign w:val="subscript"/>
            </w:rPr>
          </w:rPrChange>
        </w:rPr>
        <w:t>2</w:t>
      </w:r>
      <w:r w:rsidRPr="2B38BD3B">
        <w:rPr>
          <w:rFonts w:ascii="Times New Roman" w:cs="Times New Roman"/>
          <w:sz w:val="28"/>
          <w:szCs w:val="28"/>
          <w:rPrChange w:id="11042" w:author="user pc" w:date="2022-03-15T10:14:00Z">
            <w:rPr/>
          </w:rPrChange>
        </w:rPr>
        <w:t>.</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120</m:t>
              </m:r>
            </m:num>
            <m:den>
              <m:r>
                <w:rPr>
                  <w:rFonts w:ascii="Cambria Math" w:cs="Times New Roman" w:hAnsi="Cambria Math"/>
                  <w:sz w:val="28"/>
                  <w:szCs w:val="28"/>
                </w:rPr>
                <m:t>20</m:t>
              </m:r>
            </m:den>
          </m:f>
          <m:r>
            <w:rPr>
              <w:rFonts w:ascii="Cambria Math" w:cs="Times New Roman" w:hAnsi="Cambria Math"/>
              <w:sz w:val="28"/>
              <w:szCs w:val="28"/>
            </w:rPr>
            <m:t>=6 mLmi</m:t>
          </m:r>
          <m:sSup>
            <m:sSupPr>
              <m:ctrlPr>
                <w:rPr>
                  <w:rFonts w:ascii="Cambria Math" w:cs="Times New Roman" w:hAnsi="Cambria Math"/>
                  <w:i/>
                  <w:sz w:val="28"/>
                  <w:szCs w:val="28"/>
                </w:rPr>
              </m:ctrlPr>
            </m:sSupPr>
            <m:e>
              <m:r>
                <w:rPr>
                  <w:rFonts w:ascii="Cambria Math" w:cs="Times New Roman" w:hAnsi="Cambria Math"/>
                  <w:sz w:val="28"/>
                  <w:szCs w:val="28"/>
                </w:rPr>
                <m:t>n</m:t>
              </m:r>
            </m:e>
            <m:sup>
              <m:r>
                <w:rPr>
                  <w:rFonts w:ascii="Cambria Math" w:cs="Times New Roman" w:hAnsi="Cambria Math"/>
                  <w:sz w:val="28"/>
                  <w:szCs w:val="28"/>
                </w:rPr>
                <m:t>-1</m:t>
              </m:r>
            </m:sup>
          </m:sSup>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2</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2</m:t>
                  </m:r>
                </m:sub>
              </m:sSub>
            </m:num>
            <m:den>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den>
          </m:f>
        </m:oMath>
      </m:oMathPara>
    </w:p>
    <w:p>
      <w:pPr>
        <w:pStyle w:val="style0"/>
        <w:rPr>
          <w:rFonts w:ascii="Times New Roman" w:cs="Times New Roman"/>
          <w:sz w:val="28"/>
          <w:szCs w:val="28"/>
          <w:rPrChange w:id="11043" w:author="user pc" w:date="2022-03-15T10:14:00Z">
            <w:rPr/>
          </w:rPrChange>
        </w:rPr>
      </w:pPr>
      <w:r w:rsidRPr="CD6A5266">
        <w:rPr>
          <w:rFonts w:ascii="Times New Roman" w:cs="Times New Roman"/>
          <w:sz w:val="28"/>
          <w:szCs w:val="28"/>
          <w:rPrChange w:id="11044" w:author="user pc" w:date="2022-03-15T10:14:00Z">
            <w:rPr/>
          </w:rPrChange>
        </w:rPr>
        <w:t>Molecular</w:t>
      </w:r>
      <w:r>
        <w:rPr>
          <w:rFonts w:ascii="Times New Roman" w:cs="Times New Roman" w:hAnsi="Times New Roman"/>
          <w:sz w:val="28"/>
          <w:szCs w:val="28"/>
        </w:rPr>
        <w:t xml:space="preserve"> </w:t>
      </w:r>
      <w:r w:rsidRPr="EF19B8BD">
        <w:rPr>
          <w:rFonts w:ascii="Times New Roman" w:cs="Times New Roman"/>
          <w:sz w:val="28"/>
          <w:szCs w:val="28"/>
          <w:rPrChange w:id="11045" w:author="user pc" w:date="2022-03-15T10:14:00Z">
            <w:rPr/>
          </w:rPrChange>
        </w:rPr>
        <w:t>mass</w:t>
      </w:r>
      <w:r>
        <w:rPr>
          <w:rFonts w:ascii="Times New Roman" w:cs="Times New Roman" w:hAnsi="Times New Roman"/>
          <w:sz w:val="28"/>
          <w:szCs w:val="28"/>
        </w:rPr>
        <w:t xml:space="preserve"> </w:t>
      </w:r>
      <w:r w:rsidRPr="1A713942">
        <w:rPr>
          <w:rFonts w:ascii="Times New Roman" w:cs="Times New Roman"/>
          <w:sz w:val="28"/>
          <w:szCs w:val="28"/>
          <w:rPrChange w:id="11046" w:author="user pc" w:date="2022-03-15T10:14:00Z">
            <w:rPr/>
          </w:rPrChange>
        </w:rPr>
        <w:t>(MM</w:t>
      </w:r>
      <w:r>
        <w:rPr>
          <w:rFonts w:ascii="Times New Roman" w:cs="Times New Roman" w:hAnsi="Times New Roman"/>
          <w:sz w:val="28"/>
          <w:szCs w:val="28"/>
          <w:vertAlign w:val="subscript"/>
        </w:rPr>
        <w:t>2</w:t>
      </w:r>
      <w:r w:rsidRPr="CAB14E6A">
        <w:rPr>
          <w:rFonts w:ascii="Times New Roman" w:cs="Times New Roman"/>
          <w:sz w:val="28"/>
          <w:szCs w:val="28"/>
          <w:rPrChange w:id="11047" w:author="user pc" w:date="2022-03-15T10:14:00Z">
            <w:rPr/>
          </w:rPrChange>
        </w:rPr>
        <w:t>)</w:t>
      </w:r>
      <w:r>
        <w:rPr>
          <w:rFonts w:ascii="Times New Roman" w:cs="Times New Roman" w:hAnsi="Times New Roman"/>
          <w:sz w:val="28"/>
          <w:szCs w:val="28"/>
        </w:rPr>
        <w:t xml:space="preserve"> </w:t>
      </w:r>
      <w:r w:rsidRPr="E22B5BEC">
        <w:rPr>
          <w:rFonts w:ascii="Times New Roman" w:cs="Times New Roman"/>
          <w:sz w:val="28"/>
          <w:szCs w:val="28"/>
          <w:rPrChange w:id="11048" w:author="user pc" w:date="2022-03-15T10:14:00Z">
            <w:rPr/>
          </w:rPrChange>
        </w:rPr>
        <w:t>of</w:t>
      </w:r>
      <w:r>
        <w:rPr>
          <w:rFonts w:ascii="Times New Roman" w:cs="Times New Roman" w:hAnsi="Times New Roman"/>
          <w:sz w:val="28"/>
          <w:szCs w:val="28"/>
        </w:rPr>
        <w:t xml:space="preserve"> </w:t>
      </w:r>
      <w:r w:rsidRPr="E3E27C68">
        <w:rPr>
          <w:rFonts w:ascii="Times New Roman" w:cs="Times New Roman"/>
          <w:sz w:val="28"/>
          <w:szCs w:val="28"/>
          <w:rPrChange w:id="11049" w:author="user pc" w:date="2022-03-15T10:14:00Z">
            <w:rPr/>
          </w:rPrChange>
        </w:rPr>
        <w:t>SO</w:t>
      </w:r>
      <w:r w:rsidRPr="99ADDA32">
        <w:rPr>
          <w:rFonts w:ascii="Times New Roman" w:cs="Times New Roman"/>
          <w:sz w:val="28"/>
          <w:szCs w:val="28"/>
          <w:vertAlign w:val="subscript"/>
          <w:rPrChange w:id="11050" w:author="user pc" w:date="2022-03-15T10:14:00Z">
            <w:rPr>
              <w:vertAlign w:val="subscript"/>
            </w:rPr>
          </w:rPrChange>
        </w:rPr>
        <w:t>2</w:t>
      </w:r>
      <w:r>
        <w:rPr>
          <w:rFonts w:ascii="Times New Roman" w:cs="Times New Roman" w:hAnsi="Times New Roman"/>
          <w:sz w:val="28"/>
          <w:szCs w:val="28"/>
          <w:vertAlign w:val="subscript"/>
        </w:rPr>
        <w:t xml:space="preserve"> </w:t>
      </w:r>
      <w:r w:rsidRPr="B394ABAE">
        <w:rPr>
          <w:rFonts w:ascii="Times New Roman" w:cs="Times New Roman"/>
          <w:sz w:val="28"/>
          <w:szCs w:val="28"/>
          <w:rPrChange w:id="11051" w:author="user pc" w:date="2022-03-15T10:14:00Z">
            <w:rPr/>
          </w:rPrChange>
        </w:rPr>
        <w:t>=</w:t>
      </w:r>
      <w:r>
        <w:rPr>
          <w:rFonts w:ascii="Times New Roman" w:cs="Times New Roman" w:hAnsi="Times New Roman"/>
          <w:sz w:val="28"/>
          <w:szCs w:val="28"/>
        </w:rPr>
        <w:t xml:space="preserve"> </w:t>
      </w:r>
      <w:r w:rsidRPr="069D393B">
        <w:rPr>
          <w:rFonts w:ascii="Times New Roman" w:cs="Times New Roman"/>
          <w:sz w:val="28"/>
          <w:szCs w:val="28"/>
          <w:rPrChange w:id="11052" w:author="user pc" w:date="2022-03-15T10:14:00Z">
            <w:rPr/>
          </w:rPrChange>
        </w:rPr>
        <w:t>32</w:t>
      </w:r>
      <w:r>
        <w:rPr>
          <w:rFonts w:ascii="Times New Roman" w:cs="Times New Roman" w:hAnsi="Times New Roman"/>
          <w:sz w:val="28"/>
          <w:szCs w:val="28"/>
        </w:rPr>
        <w:t xml:space="preserve"> </w:t>
      </w:r>
      <w:r w:rsidRPr="33A725B2">
        <w:rPr>
          <w:rFonts w:ascii="Times New Roman" w:cs="Times New Roman"/>
          <w:sz w:val="28"/>
          <w:szCs w:val="28"/>
          <w:rPrChange w:id="11053" w:author="user pc" w:date="2022-03-15T10:14:00Z">
            <w:rPr/>
          </w:rPrChange>
        </w:rPr>
        <w:t>+</w:t>
      </w:r>
      <w:r>
        <w:rPr>
          <w:rFonts w:ascii="Times New Roman" w:cs="Times New Roman" w:hAnsi="Times New Roman"/>
          <w:sz w:val="28"/>
          <w:szCs w:val="28"/>
        </w:rPr>
        <w:t xml:space="preserve"> </w:t>
      </w:r>
      <w:r w:rsidRPr="1C51905C">
        <w:rPr>
          <w:rFonts w:ascii="Times New Roman" w:cs="Times New Roman"/>
          <w:sz w:val="28"/>
          <w:szCs w:val="28"/>
          <w:rPrChange w:id="11054" w:author="user pc" w:date="2022-03-15T10:14:00Z">
            <w:rPr/>
          </w:rPrChange>
        </w:rPr>
        <w:t>16</w:t>
      </w:r>
      <w:r>
        <w:rPr>
          <w:rFonts w:ascii="Times New Roman" w:cs="Times New Roman" w:hAnsi="Times New Roman"/>
          <w:sz w:val="28"/>
          <w:szCs w:val="28"/>
        </w:rPr>
        <w:t xml:space="preserve"> </w:t>
      </w:r>
      <w:r w:rsidRPr="A088E5DD">
        <w:rPr>
          <w:rFonts w:ascii="Times New Roman" w:cs="Times New Roman"/>
          <w:sz w:val="28"/>
          <w:szCs w:val="28"/>
          <w:rPrChange w:id="11055" w:author="user pc" w:date="2022-03-15T10:14:00Z">
            <w:rPr/>
          </w:rPrChange>
        </w:rPr>
        <w:t>×</w:t>
      </w:r>
      <w:r>
        <w:rPr>
          <w:rFonts w:ascii="Times New Roman" w:cs="Times New Roman" w:hAnsi="Times New Roman"/>
          <w:sz w:val="28"/>
          <w:szCs w:val="28"/>
        </w:rPr>
        <w:t xml:space="preserve"> </w:t>
      </w:r>
      <w:r w:rsidRPr="00E925B7">
        <w:rPr>
          <w:rFonts w:ascii="Times New Roman" w:cs="Times New Roman"/>
          <w:sz w:val="28"/>
          <w:szCs w:val="28"/>
          <w:rPrChange w:id="11056" w:author="user pc" w:date="2022-03-15T10:14:00Z">
            <w:rPr/>
          </w:rPrChange>
        </w:rPr>
        <w:t>2</w:t>
      </w:r>
      <w:r>
        <w:rPr>
          <w:rFonts w:ascii="Times New Roman" w:cs="Times New Roman" w:hAnsi="Times New Roman"/>
          <w:sz w:val="28"/>
          <w:szCs w:val="28"/>
        </w:rPr>
        <w:t xml:space="preserve"> </w:t>
      </w:r>
      <w:r w:rsidRPr="C677CCF3">
        <w:rPr>
          <w:rFonts w:ascii="Times New Roman" w:cs="Times New Roman"/>
          <w:sz w:val="28"/>
          <w:szCs w:val="28"/>
          <w:rPrChange w:id="11057" w:author="user pc" w:date="2022-03-15T10:14:00Z">
            <w:rPr/>
          </w:rPrChange>
        </w:rPr>
        <w:t>=</w:t>
      </w:r>
      <w:r>
        <w:rPr>
          <w:rFonts w:ascii="Times New Roman" w:cs="Times New Roman" w:hAnsi="Times New Roman"/>
          <w:sz w:val="28"/>
          <w:szCs w:val="28"/>
        </w:rPr>
        <w:t xml:space="preserve"> </w:t>
      </w:r>
      <w:r w:rsidRPr="A5E5119D">
        <w:rPr>
          <w:rFonts w:ascii="Times New Roman" w:cs="Times New Roman"/>
          <w:sz w:val="28"/>
          <w:szCs w:val="28"/>
          <w:rPrChange w:id="11058" w:author="user pc" w:date="2022-03-15T10:14:00Z">
            <w:rPr/>
          </w:rPrChange>
        </w:rPr>
        <w:t>64</w:t>
      </w:r>
      <w:r>
        <w:rPr>
          <w:rFonts w:ascii="Times New Roman" w:cs="Times New Roman" w:hAnsi="Times New Roman"/>
          <w:sz w:val="28"/>
          <w:szCs w:val="28"/>
        </w:rPr>
        <w:t xml:space="preserve"> </w:t>
      </w:r>
      <w:r w:rsidRPr="C31AE745">
        <w:rPr>
          <w:rFonts w:ascii="Times New Roman" w:cs="Times New Roman"/>
          <w:sz w:val="28"/>
          <w:szCs w:val="28"/>
          <w:rPrChange w:id="11059" w:author="user pc" w:date="2022-03-15T10:14:00Z">
            <w:rPr/>
          </w:rPrChange>
        </w:rPr>
        <w:t>gmol</w:t>
      </w:r>
      <w:r w:rsidRPr="E205DDC8">
        <w:rPr>
          <w:rFonts w:ascii="Times New Roman" w:cs="Times New Roman"/>
          <w:sz w:val="28"/>
          <w:szCs w:val="28"/>
          <w:vertAlign w:val="superscript"/>
          <w:rPrChange w:id="11060"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12</m:t>
              </m:r>
            </m:num>
            <m:den>
              <m:r>
                <w:rPr>
                  <w:rFonts w:ascii="Cambria Math" w:cs="Times New Roman" w:hAnsi="Cambria Math"/>
                  <w:sz w:val="28"/>
                  <w:szCs w:val="28"/>
                </w:rPr>
                <m:t>6</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√64</m:t>
              </m:r>
            </m:num>
            <m:den>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2= </m:t>
          </m:r>
          <m:f>
            <m:fPr>
              <m:ctrlPr>
                <w:rPr>
                  <w:rFonts w:ascii="Cambria Math" w:cs="Times New Roman" w:hAnsi="Cambria Math"/>
                  <w:i/>
                  <w:sz w:val="28"/>
                  <w:szCs w:val="28"/>
                </w:rPr>
              </m:ctrlPr>
            </m:fPr>
            <m:num>
              <m:r>
                <w:rPr>
                  <w:rFonts w:ascii="Cambria Math" w:cs="Times New Roman" w:hAnsi="Cambria Math"/>
                  <w:sz w:val="28"/>
                  <w:szCs w:val="28"/>
                </w:rPr>
                <m:t>8</m:t>
              </m:r>
            </m:num>
            <m:den>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den>
          </m:f>
        </m:oMath>
      </m:oMathPara>
    </w:p>
    <w:p>
      <w:pPr>
        <w:pStyle w:val="style0"/>
        <w:rPr>
          <w:rFonts w:ascii="Times New Roman" w:cs="Times New Roman" w:hAnsi="Times New Roman"/>
          <w:sz w:val="28"/>
          <w:szCs w:val="28"/>
        </w:rPr>
      </w:pPr>
      <m:oMathPara>
        <m:oMathParaPr>
          <m:jc m:val="left"/>
        </m:oMathParaPr>
        <m:oMath>
          <m:rad>
            <m:radPr>
              <m:degHide m:val="1"/>
              <m:ctrlPr>
                <w:rPr>
                  <w:rFonts w:ascii="Cambria Math" w:cs="Times New Roman" w:hAnsi="Cambria Math"/>
                  <w:i/>
                  <w:sz w:val="28"/>
                  <w:szCs w:val="28"/>
                </w:rPr>
              </m:ctrlPr>
            </m:radPr>
            <m:deg/>
            <m:e>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e>
          </m:ra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8</m:t>
              </m:r>
            </m:num>
            <m:den>
              <m:r>
                <w:rPr>
                  <w:rFonts w:ascii="Cambria Math" w:cs="Times New Roman" w:hAnsi="Cambria Math"/>
                  <w:sz w:val="28"/>
                  <w:szCs w:val="28"/>
                </w:rPr>
                <m:t>2</m:t>
              </m:r>
            </m:den>
          </m:f>
        </m:oMath>
      </m:oMathPara>
    </w:p>
    <w:p>
      <w:pPr>
        <w:pStyle w:val="style0"/>
        <w:rPr>
          <w:rFonts w:ascii="Times New Roman" w:cs="Times New Roman" w:hAnsi="Times New Roman"/>
          <w:sz w:val="28"/>
          <w:szCs w:val="28"/>
        </w:rPr>
      </w:pPr>
      <m:oMathPara>
        <m:oMathParaPr>
          <m:jc m:val="left"/>
        </m:oMathParaPr>
        <m:oMath>
          <m:rad>
            <m:radPr>
              <m:degHide m:val="1"/>
              <m:ctrlPr>
                <w:rPr>
                  <w:rFonts w:ascii="Cambria Math" w:cs="Times New Roman" w:hAnsi="Cambria Math"/>
                  <w:i/>
                  <w:sz w:val="28"/>
                  <w:szCs w:val="28"/>
                </w:rPr>
              </m:ctrlPr>
            </m:radPr>
            <m:deg/>
            <m:e>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e>
          </m:rad>
          <m:r>
            <w:rPr>
              <w:rFonts w:ascii="Cambria Math" w:cs="Times New Roman" w:hAnsi="Cambria Math"/>
              <w:sz w:val="28"/>
              <w:szCs w:val="28"/>
            </w:rPr>
            <m:t>=4</m:t>
          </m:r>
        </m:oMath>
      </m:oMathPara>
    </w:p>
    <w:p>
      <w:pPr>
        <w:pStyle w:val="style0"/>
        <w:rPr>
          <w:rFonts w:ascii="Times New Roman" w:cs="Times New Roman"/>
          <w:sz w:val="28"/>
          <w:szCs w:val="28"/>
          <w:rPrChange w:id="11061" w:author="user pc" w:date="2022-03-15T10:14:00Z">
            <w:rPr/>
          </w:rPrChange>
        </w:rPr>
      </w:pPr>
      <w:r w:rsidRPr="B69D3DE3">
        <w:rPr>
          <w:rFonts w:ascii="Times New Roman" w:cs="Times New Roman"/>
          <w:sz w:val="28"/>
          <w:szCs w:val="28"/>
          <w:rPrChange w:id="11062" w:author="user pc" w:date="2022-03-15T10:14:00Z">
            <w:rPr/>
          </w:rPrChange>
        </w:rPr>
        <w:t>Square</w:t>
      </w:r>
      <w:r>
        <w:rPr>
          <w:rFonts w:ascii="Times New Roman" w:cs="Times New Roman" w:hAnsi="Times New Roman"/>
          <w:sz w:val="28"/>
          <w:szCs w:val="28"/>
        </w:rPr>
        <w:t xml:space="preserve"> </w:t>
      </w:r>
      <w:r w:rsidRPr="2E6B1C9E">
        <w:rPr>
          <w:rFonts w:ascii="Times New Roman" w:cs="Times New Roman"/>
          <w:sz w:val="28"/>
          <w:szCs w:val="28"/>
          <w:rPrChange w:id="11063" w:author="user pc" w:date="2022-03-15T10:14:00Z">
            <w:rPr/>
          </w:rPrChange>
        </w:rPr>
        <w:t>both</w:t>
      </w:r>
      <w:r>
        <w:rPr>
          <w:rFonts w:ascii="Times New Roman" w:cs="Times New Roman" w:hAnsi="Times New Roman"/>
          <w:sz w:val="28"/>
          <w:szCs w:val="28"/>
        </w:rPr>
        <w:t xml:space="preserve"> </w:t>
      </w:r>
      <w:r w:rsidRPr="CA440101">
        <w:rPr>
          <w:rFonts w:ascii="Times New Roman" w:cs="Times New Roman"/>
          <w:sz w:val="28"/>
          <w:szCs w:val="28"/>
          <w:rPrChange w:id="11064" w:author="user pc" w:date="2022-03-15T10:14:00Z">
            <w:rPr/>
          </w:rPrChange>
        </w:rPr>
        <w:t>sides:</w:t>
      </w:r>
    </w:p>
    <w:p>
      <w:pPr>
        <w:pStyle w:val="style0"/>
        <w:rPr>
          <w:rFonts w:ascii="Times New Roman" w:cs="Times New Roman" w:hAnsi="Times New Roman"/>
          <w:sz w:val="28"/>
          <w:szCs w:val="28"/>
        </w:rPr>
      </w:pPr>
      <m:oMathPara>
        <m:oMathParaPr>
          <m:jc m:val="left"/>
        </m:oMathParaPr>
        <m:oMath>
          <m:sSup>
            <m:sSupPr>
              <m:ctrlPr>
                <w:rPr>
                  <w:rFonts w:ascii="Cambria Math" w:cs="Times New Roman" w:hAnsi="Cambria Math"/>
                  <w:i/>
                  <w:sz w:val="28"/>
                  <w:szCs w:val="28"/>
                </w:rPr>
              </m:ctrlPr>
            </m:sSupPr>
            <m:e>
              <m:r>
                <w:rPr>
                  <w:rFonts w:ascii="Cambria Math" w:cs="Times New Roman" w:hAnsi="Cambria Math"/>
                  <w:sz w:val="28"/>
                  <w:szCs w:val="28"/>
                </w:rPr>
                <m:t>(</m:t>
              </m:r>
              <m:rad>
                <m:radPr>
                  <m:degHide m:val="1"/>
                  <m:ctrlPr>
                    <w:rPr>
                      <w:rFonts w:ascii="Cambria Math" w:cs="Times New Roman" w:hAnsi="Cambria Math"/>
                      <w:i/>
                      <w:sz w:val="28"/>
                      <w:szCs w:val="28"/>
                    </w:rPr>
                  </m:ctrlPr>
                </m:radPr>
                <m:deg/>
                <m:e>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e>
              </m:rad>
              <m:r>
                <w:rPr>
                  <w:rFonts w:ascii="Cambria Math" w:cs="Times New Roman" w:hAnsi="Cambria Math"/>
                  <w:sz w:val="28"/>
                  <w:szCs w:val="28"/>
                </w:rPr>
                <m:t>)</m:t>
              </m:r>
            </m:e>
            <m:sup>
              <m:r>
                <w:rPr>
                  <w:rFonts w:ascii="Cambria Math" w:cs="Times New Roman" w:hAnsi="Cambria Math"/>
                  <w:sz w:val="28"/>
                  <w:szCs w:val="28"/>
                </w:rPr>
                <m:t>2</m:t>
              </m:r>
            </m:sup>
          </m:sSup>
          <m:r>
            <w:rPr>
              <w:rFonts w:ascii="Cambria Math" w:cs="Times New Roman" w:hAnsi="Cambria Math"/>
              <w:sz w:val="28"/>
              <w:szCs w:val="28"/>
            </w:rPr>
            <m:t>=</m:t>
          </m:r>
          <m:sSup>
            <m:sSupPr>
              <m:ctrlPr>
                <w:rPr>
                  <w:rFonts w:ascii="Cambria Math" w:cs="Times New Roman" w:hAnsi="Cambria Math"/>
                  <w:i/>
                  <w:sz w:val="28"/>
                  <w:szCs w:val="28"/>
                </w:rPr>
              </m:ctrlPr>
            </m:sSupPr>
            <m:e>
              <m:r>
                <w:rPr>
                  <w:rFonts w:ascii="Cambria Math" w:cs="Times New Roman" w:hAnsi="Cambria Math"/>
                  <w:sz w:val="28"/>
                  <w:szCs w:val="28"/>
                </w:rPr>
                <m:t>(4)</m:t>
              </m:r>
            </m:e>
            <m:sup>
              <m:r>
                <w:rPr>
                  <w:rFonts w:ascii="Cambria Math" w:cs="Times New Roman" w:hAnsi="Cambria Math"/>
                  <w:sz w:val="28"/>
                  <w:szCs w:val="28"/>
                </w:rPr>
                <m:t>2</m:t>
              </m:r>
            </m:sup>
          </m:sSup>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m:t>
          </m:r>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1</m:t>
              </m:r>
            </m:sub>
          </m:sSub>
          <m:r>
            <w:rPr>
              <w:rFonts w:ascii="Cambria Math" w:cs="Times New Roman" w:hAnsi="Cambria Math"/>
              <w:sz w:val="28"/>
              <w:szCs w:val="28"/>
            </w:rPr>
            <m:t>=16</m:t>
          </m:r>
        </m:oMath>
      </m:oMathPara>
    </w:p>
    <w:p>
      <w:pPr>
        <w:pStyle w:val="style0"/>
        <w:rPr>
          <w:rFonts w:ascii="Times New Roman" w:cs="Times New Roman"/>
          <w:sz w:val="28"/>
          <w:szCs w:val="28"/>
          <w:rPrChange w:id="11065" w:author="user pc" w:date="2022-03-15T10:14:00Z">
            <w:rPr/>
          </w:rPrChange>
        </w:rPr>
      </w:pPr>
      <w:r w:rsidRPr="8244C7EF">
        <w:rPr>
          <w:rFonts w:ascii="Times New Roman" w:cs="Times New Roman"/>
          <w:sz w:val="28"/>
          <w:szCs w:val="28"/>
          <w:rPrChange w:id="11066" w:author="user pc" w:date="2022-03-15T10:14:00Z">
            <w:rPr/>
          </w:rPrChange>
        </w:rPr>
        <w:t>The</w:t>
      </w:r>
      <w:r>
        <w:rPr>
          <w:rFonts w:ascii="Times New Roman" w:cs="Times New Roman" w:hAnsi="Times New Roman"/>
          <w:sz w:val="28"/>
          <w:szCs w:val="28"/>
        </w:rPr>
        <w:t xml:space="preserve"> </w:t>
      </w:r>
      <w:r w:rsidRPr="B2FA6881">
        <w:rPr>
          <w:rFonts w:ascii="Times New Roman" w:cs="Times New Roman"/>
          <w:sz w:val="28"/>
          <w:szCs w:val="28"/>
          <w:rPrChange w:id="11067" w:author="user pc" w:date="2022-03-15T10:14:00Z">
            <w:rPr/>
          </w:rPrChange>
        </w:rPr>
        <w:t>hydrocarbon</w:t>
      </w:r>
      <w:r>
        <w:rPr>
          <w:rFonts w:ascii="Times New Roman" w:cs="Times New Roman" w:hAnsi="Times New Roman"/>
          <w:sz w:val="28"/>
          <w:szCs w:val="28"/>
        </w:rPr>
        <w:t xml:space="preserve"> </w:t>
      </w:r>
      <w:r w:rsidRPr="A93BF284">
        <w:rPr>
          <w:rFonts w:ascii="Times New Roman" w:cs="Times New Roman"/>
          <w:sz w:val="28"/>
          <w:szCs w:val="28"/>
          <w:rPrChange w:id="11068" w:author="user pc" w:date="2022-03-15T10:14:00Z">
            <w:rPr/>
          </w:rPrChange>
        </w:rPr>
        <w:t>is</w:t>
      </w:r>
      <w:r>
        <w:rPr>
          <w:rFonts w:ascii="Times New Roman" w:cs="Times New Roman" w:hAnsi="Times New Roman"/>
          <w:sz w:val="28"/>
          <w:szCs w:val="28"/>
        </w:rPr>
        <w:t xml:space="preserve"> </w:t>
      </w:r>
      <w:r w:rsidRPr="1DC9F890">
        <w:rPr>
          <w:rFonts w:ascii="Times New Roman" w:cs="Times New Roman"/>
          <w:sz w:val="28"/>
          <w:szCs w:val="28"/>
          <w:rPrChange w:id="11069" w:author="user pc" w:date="2022-03-15T10:14:00Z">
            <w:rPr/>
          </w:rPrChange>
        </w:rPr>
        <w:t>methane,</w:t>
      </w:r>
      <w:r>
        <w:rPr>
          <w:rFonts w:ascii="Times New Roman" w:cs="Times New Roman" w:hAnsi="Times New Roman"/>
          <w:sz w:val="28"/>
          <w:szCs w:val="28"/>
        </w:rPr>
        <w:t xml:space="preserve"> </w:t>
      </w:r>
      <w:r w:rsidRPr="6911265B">
        <w:rPr>
          <w:rFonts w:ascii="Times New Roman" w:cs="Times New Roman"/>
          <w:sz w:val="28"/>
          <w:szCs w:val="28"/>
          <w:rPrChange w:id="11070" w:author="user pc" w:date="2022-03-15T10:14:00Z">
            <w:rPr/>
          </w:rPrChange>
        </w:rPr>
        <w:t>CH</w:t>
      </w:r>
      <w:r w:rsidRPr="498E5A1B">
        <w:rPr>
          <w:rFonts w:ascii="Times New Roman" w:cs="Times New Roman"/>
          <w:sz w:val="28"/>
          <w:szCs w:val="28"/>
          <w:vertAlign w:val="subscript"/>
          <w:rPrChange w:id="11071" w:author="user pc" w:date="2022-03-15T10:14:00Z">
            <w:rPr>
              <w:vertAlign w:val="subscript"/>
            </w:rPr>
          </w:rPrChange>
        </w:rPr>
        <w:t>4</w:t>
      </w:r>
      <w:r>
        <w:rPr>
          <w:rFonts w:ascii="Times New Roman" w:cs="Times New Roman" w:hAnsi="Times New Roman"/>
          <w:sz w:val="28"/>
          <w:szCs w:val="28"/>
          <w:vertAlign w:val="subscript"/>
        </w:rPr>
        <w:t xml:space="preserve"> </w:t>
      </w:r>
      <w:r w:rsidRPr="500EDBA3">
        <w:rPr>
          <w:rFonts w:ascii="Times New Roman" w:cs="Times New Roman"/>
          <w:sz w:val="28"/>
          <w:szCs w:val="28"/>
          <w:rPrChange w:id="11072" w:author="user pc" w:date="2022-03-15T10:14:00Z">
            <w:rPr/>
          </w:rPrChange>
        </w:rPr>
        <w:t>=</w:t>
      </w:r>
      <w:r>
        <w:rPr>
          <w:rFonts w:ascii="Times New Roman" w:cs="Times New Roman" w:hAnsi="Times New Roman"/>
          <w:sz w:val="28"/>
          <w:szCs w:val="28"/>
        </w:rPr>
        <w:t xml:space="preserve"> </w:t>
      </w:r>
      <w:r w:rsidRPr="ABEAE1C0">
        <w:rPr>
          <w:rFonts w:ascii="Times New Roman" w:cs="Times New Roman"/>
          <w:sz w:val="28"/>
          <w:szCs w:val="28"/>
          <w:rPrChange w:id="11073" w:author="user pc" w:date="2022-03-15T10:14:00Z">
            <w:rPr/>
          </w:rPrChange>
        </w:rPr>
        <w:t>12</w:t>
      </w:r>
      <w:r>
        <w:rPr>
          <w:rFonts w:ascii="Times New Roman" w:cs="Times New Roman" w:hAnsi="Times New Roman"/>
          <w:sz w:val="28"/>
          <w:szCs w:val="28"/>
        </w:rPr>
        <w:t xml:space="preserve"> </w:t>
      </w:r>
      <w:r w:rsidRPr="4BE710DF">
        <w:rPr>
          <w:rFonts w:ascii="Times New Roman" w:cs="Times New Roman"/>
          <w:sz w:val="28"/>
          <w:szCs w:val="28"/>
          <w:rPrChange w:id="11074" w:author="user pc" w:date="2022-03-15T10:14:00Z">
            <w:rPr/>
          </w:rPrChange>
        </w:rPr>
        <w:t>+1</w:t>
      </w:r>
      <w:r>
        <w:rPr>
          <w:rFonts w:ascii="Times New Roman" w:cs="Times New Roman" w:hAnsi="Times New Roman"/>
          <w:sz w:val="28"/>
          <w:szCs w:val="28"/>
        </w:rPr>
        <w:t xml:space="preserve"> </w:t>
      </w:r>
      <w:r w:rsidRPr="EF959B1D">
        <w:rPr>
          <w:rFonts w:ascii="Times New Roman" w:cs="Times New Roman"/>
          <w:sz w:val="28"/>
          <w:szCs w:val="28"/>
          <w:rPrChange w:id="11075" w:author="user pc" w:date="2022-03-15T10:14:00Z">
            <w:rPr/>
          </w:rPrChange>
        </w:rPr>
        <w:t>×</w:t>
      </w:r>
      <w:r>
        <w:rPr>
          <w:rFonts w:ascii="Times New Roman" w:cs="Times New Roman" w:hAnsi="Times New Roman"/>
          <w:sz w:val="28"/>
          <w:szCs w:val="28"/>
        </w:rPr>
        <w:t xml:space="preserve"> </w:t>
      </w:r>
      <w:r w:rsidRPr="77E2B4CA">
        <w:rPr>
          <w:rFonts w:ascii="Times New Roman" w:cs="Times New Roman"/>
          <w:sz w:val="28"/>
          <w:szCs w:val="28"/>
          <w:rPrChange w:id="11076" w:author="user pc" w:date="2022-03-15T10:14:00Z">
            <w:rPr/>
          </w:rPrChange>
        </w:rPr>
        <w:t>4</w:t>
      </w:r>
      <w:r>
        <w:rPr>
          <w:rFonts w:ascii="Times New Roman" w:cs="Times New Roman" w:hAnsi="Times New Roman"/>
          <w:sz w:val="28"/>
          <w:szCs w:val="28"/>
        </w:rPr>
        <w:t xml:space="preserve"> </w:t>
      </w:r>
      <w:r w:rsidRPr="381B2D58">
        <w:rPr>
          <w:rFonts w:ascii="Times New Roman" w:cs="Times New Roman"/>
          <w:sz w:val="28"/>
          <w:szCs w:val="28"/>
          <w:rPrChange w:id="11077" w:author="user pc" w:date="2022-03-15T10:14:00Z">
            <w:rPr/>
          </w:rPrChange>
        </w:rPr>
        <w:t>=</w:t>
      </w:r>
      <w:r>
        <w:rPr>
          <w:rFonts w:ascii="Times New Roman" w:cs="Times New Roman" w:hAnsi="Times New Roman"/>
          <w:sz w:val="28"/>
          <w:szCs w:val="28"/>
        </w:rPr>
        <w:t xml:space="preserve"> </w:t>
      </w:r>
      <w:r w:rsidRPr="B3130DCF">
        <w:rPr>
          <w:rFonts w:ascii="Times New Roman" w:cs="Times New Roman"/>
          <w:sz w:val="28"/>
          <w:szCs w:val="28"/>
          <w:rPrChange w:id="11078" w:author="user pc" w:date="2022-03-15T10:14:00Z">
            <w:rPr/>
          </w:rPrChange>
        </w:rPr>
        <w:t>16</w:t>
      </w:r>
    </w:p>
    <w:p>
      <w:pPr>
        <w:pStyle w:val="style0"/>
        <w:rPr>
          <w:rFonts w:ascii="Times New Roman" w:cs="Times New Roman"/>
          <w:sz w:val="28"/>
          <w:szCs w:val="28"/>
          <w:rPrChange w:id="11079" w:author="user pc" w:date="2022-03-15T10:14:00Z">
            <w:rPr/>
          </w:rPrChange>
        </w:rPr>
      </w:pPr>
    </w:p>
    <w:p>
      <w:pPr>
        <w:pStyle w:val="style0"/>
        <w:rPr>
          <w:rFonts w:ascii="Times New Roman" w:cs="Times New Roman"/>
          <w:sz w:val="28"/>
          <w:szCs w:val="28"/>
          <w:rPrChange w:id="11080" w:author="user pc" w:date="2022-03-15T10:14:00Z">
            <w:rPr/>
          </w:rPrChange>
        </w:rPr>
      </w:pPr>
      <w:r w:rsidRPr="36253B95">
        <w:rPr>
          <w:rFonts w:ascii="Times New Roman" w:cs="Times New Roman"/>
          <w:b/>
          <w:sz w:val="28"/>
          <w:szCs w:val="28"/>
          <w:rPrChange w:id="11081" w:author="user pc" w:date="2022-03-15T10:14:00Z">
            <w:rPr>
              <w:b/>
            </w:rPr>
          </w:rPrChange>
        </w:rPr>
        <w:t>Example</w:t>
      </w:r>
      <w:r>
        <w:rPr>
          <w:rFonts w:ascii="Times New Roman" w:cs="Times New Roman" w:hAnsi="Times New Roman"/>
          <w:b/>
          <w:sz w:val="28"/>
          <w:szCs w:val="28"/>
        </w:rPr>
        <w:t xml:space="preserve"> </w:t>
      </w:r>
      <w:r w:rsidRPr="8BBED3E7">
        <w:rPr>
          <w:rFonts w:ascii="Times New Roman" w:cs="Times New Roman"/>
          <w:b/>
          <w:sz w:val="28"/>
          <w:szCs w:val="28"/>
          <w:rPrChange w:id="11082" w:author="user pc" w:date="2022-03-15T10:14:00Z">
            <w:rPr>
              <w:b/>
            </w:rPr>
          </w:rPrChange>
        </w:rPr>
        <w:t>12:</w:t>
      </w:r>
      <w:r>
        <w:rPr>
          <w:rFonts w:ascii="Times New Roman" w:cs="Times New Roman" w:hAnsi="Times New Roman"/>
          <w:b/>
          <w:sz w:val="28"/>
          <w:szCs w:val="28"/>
        </w:rPr>
        <w:t xml:space="preserve"> </w:t>
      </w:r>
      <w:r w:rsidRPr="CF932D44">
        <w:rPr>
          <w:rFonts w:ascii="Times New Roman" w:cs="Times New Roman"/>
          <w:sz w:val="28"/>
          <w:szCs w:val="28"/>
          <w:rPrChange w:id="11083" w:author="user pc" w:date="2022-03-15T10:14:00Z">
            <w:rPr/>
          </w:rPrChange>
        </w:rPr>
        <w:t>200cm</w:t>
      </w:r>
      <w:r w:rsidRPr="5751E55D">
        <w:rPr>
          <w:rFonts w:ascii="Times New Roman" w:cs="Times New Roman"/>
          <w:sz w:val="28"/>
          <w:szCs w:val="28"/>
          <w:vertAlign w:val="superscript"/>
          <w:rPrChange w:id="11084" w:author="user pc" w:date="2022-03-15T10:14:00Z">
            <w:rPr>
              <w:vertAlign w:val="superscript"/>
            </w:rPr>
          </w:rPrChange>
        </w:rPr>
        <w:t>3</w:t>
      </w:r>
      <w:r>
        <w:rPr>
          <w:rFonts w:ascii="Times New Roman" w:cs="Times New Roman" w:hAnsi="Times New Roman"/>
          <w:sz w:val="28"/>
          <w:szCs w:val="28"/>
          <w:vertAlign w:val="superscript"/>
        </w:rPr>
        <w:t xml:space="preserve"> </w:t>
      </w:r>
      <w:r w:rsidRPr="AA6DE492">
        <w:rPr>
          <w:rFonts w:ascii="Times New Roman" w:cs="Times New Roman"/>
          <w:sz w:val="28"/>
          <w:szCs w:val="28"/>
          <w:rPrChange w:id="11085" w:author="user pc" w:date="2022-03-15T10:14:00Z">
            <w:rPr/>
          </w:rPrChange>
        </w:rPr>
        <w:t>of</w:t>
      </w:r>
      <w:r>
        <w:rPr>
          <w:rFonts w:ascii="Times New Roman" w:cs="Times New Roman" w:hAnsi="Times New Roman"/>
          <w:sz w:val="28"/>
          <w:szCs w:val="28"/>
        </w:rPr>
        <w:t xml:space="preserve"> </w:t>
      </w:r>
      <w:r w:rsidRPr="35B4844B">
        <w:rPr>
          <w:rFonts w:ascii="Times New Roman" w:cs="Times New Roman"/>
          <w:sz w:val="28"/>
          <w:szCs w:val="28"/>
          <w:rPrChange w:id="11086" w:author="user pc" w:date="2022-03-15T10:14:00Z">
            <w:rPr/>
          </w:rPrChange>
        </w:rPr>
        <w:t>oxygen</w:t>
      </w:r>
      <w:r>
        <w:rPr>
          <w:rFonts w:ascii="Times New Roman" w:cs="Times New Roman" w:hAnsi="Times New Roman"/>
          <w:sz w:val="28"/>
          <w:szCs w:val="28"/>
        </w:rPr>
        <w:t xml:space="preserve"> </w:t>
      </w:r>
      <w:r w:rsidRPr="1D320987">
        <w:rPr>
          <w:rFonts w:ascii="Times New Roman" w:cs="Times New Roman"/>
          <w:sz w:val="28"/>
          <w:szCs w:val="28"/>
          <w:rPrChange w:id="11087" w:author="user pc" w:date="2022-03-15T10:14:00Z">
            <w:rPr/>
          </w:rPrChange>
        </w:rPr>
        <w:t>diffuses</w:t>
      </w:r>
      <w:r>
        <w:rPr>
          <w:rFonts w:ascii="Times New Roman" w:cs="Times New Roman" w:hAnsi="Times New Roman"/>
          <w:sz w:val="28"/>
          <w:szCs w:val="28"/>
        </w:rPr>
        <w:t xml:space="preserve"> </w:t>
      </w:r>
      <w:r w:rsidRPr="092A708F">
        <w:rPr>
          <w:rFonts w:ascii="Times New Roman" w:cs="Times New Roman"/>
          <w:sz w:val="28"/>
          <w:szCs w:val="28"/>
          <w:rPrChange w:id="11088" w:author="user pc" w:date="2022-03-15T10:14:00Z">
            <w:rPr/>
          </w:rPrChange>
        </w:rPr>
        <w:t>through</w:t>
      </w:r>
      <w:r>
        <w:rPr>
          <w:rFonts w:ascii="Times New Roman" w:cs="Times New Roman" w:hAnsi="Times New Roman"/>
          <w:sz w:val="28"/>
          <w:szCs w:val="28"/>
        </w:rPr>
        <w:t xml:space="preserve"> </w:t>
      </w:r>
      <w:r w:rsidRPr="958F8D22">
        <w:rPr>
          <w:rFonts w:ascii="Times New Roman" w:cs="Times New Roman"/>
          <w:sz w:val="28"/>
          <w:szCs w:val="28"/>
          <w:rPrChange w:id="11089" w:author="user pc" w:date="2022-03-15T10:14:00Z">
            <w:rPr/>
          </w:rPrChange>
        </w:rPr>
        <w:t>a</w:t>
      </w:r>
      <w:r>
        <w:rPr>
          <w:rFonts w:ascii="Times New Roman" w:cs="Times New Roman" w:hAnsi="Times New Roman"/>
          <w:sz w:val="28"/>
          <w:szCs w:val="28"/>
        </w:rPr>
        <w:t xml:space="preserve"> </w:t>
      </w:r>
      <w:r w:rsidRPr="B48D00C8">
        <w:rPr>
          <w:rFonts w:ascii="Times New Roman" w:cs="Times New Roman"/>
          <w:sz w:val="28"/>
          <w:szCs w:val="28"/>
          <w:rPrChange w:id="11090" w:author="user pc" w:date="2022-03-15T10:14:00Z">
            <w:rPr/>
          </w:rPrChange>
        </w:rPr>
        <w:t>porous</w:t>
      </w:r>
      <w:r>
        <w:rPr>
          <w:rFonts w:ascii="Times New Roman" w:cs="Times New Roman" w:hAnsi="Times New Roman"/>
          <w:sz w:val="28"/>
          <w:szCs w:val="28"/>
        </w:rPr>
        <w:t xml:space="preserve"> </w:t>
      </w:r>
      <w:r w:rsidRPr="E8706A17">
        <w:rPr>
          <w:rFonts w:ascii="Times New Roman" w:cs="Times New Roman"/>
          <w:sz w:val="28"/>
          <w:szCs w:val="28"/>
          <w:rPrChange w:id="11091" w:author="user pc" w:date="2022-03-15T10:14:00Z">
            <w:rPr/>
          </w:rPrChange>
        </w:rPr>
        <w:t>plug</w:t>
      </w:r>
      <w:r>
        <w:rPr>
          <w:rFonts w:ascii="Times New Roman" w:cs="Times New Roman" w:hAnsi="Times New Roman"/>
          <w:sz w:val="28"/>
          <w:szCs w:val="28"/>
        </w:rPr>
        <w:t xml:space="preserve"> </w:t>
      </w:r>
      <w:r w:rsidRPr="2C3550DF">
        <w:rPr>
          <w:rFonts w:ascii="Times New Roman" w:cs="Times New Roman"/>
          <w:sz w:val="28"/>
          <w:szCs w:val="28"/>
          <w:rPrChange w:id="11092" w:author="user pc" w:date="2022-03-15T10:14:00Z">
            <w:rPr/>
          </w:rPrChange>
        </w:rPr>
        <w:t>in</w:t>
      </w:r>
      <w:r>
        <w:rPr>
          <w:rFonts w:ascii="Times New Roman" w:cs="Times New Roman" w:hAnsi="Times New Roman"/>
          <w:sz w:val="28"/>
          <w:szCs w:val="28"/>
        </w:rPr>
        <w:t xml:space="preserve"> </w:t>
      </w:r>
      <w:r w:rsidRPr="C6D134DF">
        <w:rPr>
          <w:rFonts w:ascii="Times New Roman" w:cs="Times New Roman"/>
          <w:sz w:val="28"/>
          <w:szCs w:val="28"/>
          <w:rPrChange w:id="11093" w:author="user pc" w:date="2022-03-15T10:14:00Z">
            <w:rPr/>
          </w:rPrChange>
        </w:rPr>
        <w:t>50</w:t>
      </w:r>
      <w:r>
        <w:rPr>
          <w:rFonts w:ascii="Times New Roman" w:cs="Times New Roman" w:hAnsi="Times New Roman"/>
          <w:sz w:val="28"/>
          <w:szCs w:val="28"/>
        </w:rPr>
        <w:t xml:space="preserve"> </w:t>
      </w:r>
      <w:r w:rsidRPr="9576E25F">
        <w:rPr>
          <w:rFonts w:ascii="Times New Roman" w:cs="Times New Roman"/>
          <w:sz w:val="28"/>
          <w:szCs w:val="28"/>
          <w:rPrChange w:id="11094" w:author="user pc" w:date="2022-03-15T10:14:00Z">
            <w:rPr/>
          </w:rPrChange>
        </w:rPr>
        <w:t>seconds.</w:t>
      </w:r>
      <w:r>
        <w:rPr>
          <w:rFonts w:ascii="Times New Roman" w:cs="Times New Roman" w:hAnsi="Times New Roman"/>
          <w:sz w:val="28"/>
          <w:szCs w:val="28"/>
        </w:rPr>
        <w:t xml:space="preserve"> </w:t>
      </w:r>
      <w:r w:rsidRPr="5FA0B458">
        <w:rPr>
          <w:rFonts w:ascii="Times New Roman" w:cs="Times New Roman"/>
          <w:sz w:val="28"/>
          <w:szCs w:val="28"/>
          <w:rPrChange w:id="11095" w:author="user pc" w:date="2022-03-15T10:14:00Z">
            <w:rPr/>
          </w:rPrChange>
        </w:rPr>
        <w:t>How</w:t>
      </w:r>
      <w:r>
        <w:rPr>
          <w:rFonts w:ascii="Times New Roman" w:cs="Times New Roman" w:hAnsi="Times New Roman"/>
          <w:sz w:val="28"/>
          <w:szCs w:val="28"/>
        </w:rPr>
        <w:t xml:space="preserve"> </w:t>
      </w:r>
      <w:r w:rsidRPr="032AC241">
        <w:rPr>
          <w:rFonts w:ascii="Times New Roman" w:cs="Times New Roman"/>
          <w:sz w:val="28"/>
          <w:szCs w:val="28"/>
          <w:rPrChange w:id="11096" w:author="user pc" w:date="2022-03-15T10:14:00Z">
            <w:rPr/>
          </w:rPrChange>
        </w:rPr>
        <w:t>long</w:t>
      </w:r>
      <w:r>
        <w:rPr>
          <w:rFonts w:ascii="Times New Roman" w:cs="Times New Roman" w:hAnsi="Times New Roman"/>
          <w:sz w:val="28"/>
          <w:szCs w:val="28"/>
        </w:rPr>
        <w:t xml:space="preserve"> </w:t>
      </w:r>
      <w:r w:rsidRPr="BBB7D182">
        <w:rPr>
          <w:rFonts w:ascii="Times New Roman" w:cs="Times New Roman"/>
          <w:sz w:val="28"/>
          <w:szCs w:val="28"/>
          <w:rPrChange w:id="11097" w:author="user pc" w:date="2022-03-15T10:14:00Z">
            <w:rPr/>
          </w:rPrChange>
        </w:rPr>
        <w:t>will</w:t>
      </w:r>
      <w:r>
        <w:rPr>
          <w:rFonts w:ascii="Times New Roman" w:cs="Times New Roman" w:hAnsi="Times New Roman"/>
          <w:sz w:val="28"/>
          <w:szCs w:val="28"/>
        </w:rPr>
        <w:t xml:space="preserve"> </w:t>
      </w:r>
      <w:r w:rsidRPr="C197D404">
        <w:rPr>
          <w:rFonts w:ascii="Times New Roman" w:cs="Times New Roman"/>
          <w:sz w:val="28"/>
          <w:szCs w:val="28"/>
          <w:rPrChange w:id="11098" w:author="user pc" w:date="2022-03-15T10:14:00Z">
            <w:rPr/>
          </w:rPrChange>
        </w:rPr>
        <w:t>80cm</w:t>
      </w:r>
      <w:r w:rsidRPr="7014642B">
        <w:rPr>
          <w:rFonts w:ascii="Times New Roman" w:cs="Times New Roman"/>
          <w:sz w:val="28"/>
          <w:szCs w:val="28"/>
          <w:vertAlign w:val="superscript"/>
          <w:rPrChange w:id="11099" w:author="user pc" w:date="2022-03-15T10:14:00Z">
            <w:rPr>
              <w:vertAlign w:val="superscript"/>
            </w:rPr>
          </w:rPrChange>
        </w:rPr>
        <w:t>3</w:t>
      </w:r>
      <w:r>
        <w:rPr>
          <w:rFonts w:ascii="Times New Roman" w:cs="Times New Roman" w:hAnsi="Times New Roman"/>
          <w:sz w:val="28"/>
          <w:szCs w:val="28"/>
          <w:vertAlign w:val="superscript"/>
        </w:rPr>
        <w:t xml:space="preserve"> </w:t>
      </w:r>
      <w:r w:rsidRPr="A864E858">
        <w:rPr>
          <w:rFonts w:ascii="Times New Roman" w:cs="Times New Roman"/>
          <w:sz w:val="28"/>
          <w:szCs w:val="28"/>
          <w:rPrChange w:id="11100" w:author="user pc" w:date="2022-03-15T10:14:00Z">
            <w:rPr/>
          </w:rPrChange>
        </w:rPr>
        <w:t>of</w:t>
      </w:r>
      <w:r>
        <w:rPr>
          <w:rFonts w:ascii="Times New Roman" w:cs="Times New Roman" w:hAnsi="Times New Roman"/>
          <w:sz w:val="28"/>
          <w:szCs w:val="28"/>
        </w:rPr>
        <w:t xml:space="preserve"> </w:t>
      </w:r>
      <w:r w:rsidRPr="28018B75">
        <w:rPr>
          <w:rFonts w:ascii="Times New Roman" w:cs="Times New Roman"/>
          <w:sz w:val="28"/>
          <w:szCs w:val="28"/>
          <w:rPrChange w:id="11101" w:author="user pc" w:date="2022-03-15T10:14:00Z">
            <w:rPr/>
          </w:rPrChange>
        </w:rPr>
        <w:t>methane</w:t>
      </w:r>
      <w:r>
        <w:rPr>
          <w:rFonts w:ascii="Times New Roman" w:cs="Times New Roman" w:hAnsi="Times New Roman"/>
          <w:sz w:val="28"/>
          <w:szCs w:val="28"/>
        </w:rPr>
        <w:t xml:space="preserve"> </w:t>
      </w:r>
      <w:r w:rsidRPr="4CE255A2">
        <w:rPr>
          <w:rFonts w:ascii="Times New Roman" w:cs="Times New Roman"/>
          <w:sz w:val="28"/>
          <w:szCs w:val="28"/>
          <w:rPrChange w:id="11102" w:author="user pc" w:date="2022-03-15T10:14:00Z">
            <w:rPr/>
          </w:rPrChange>
        </w:rPr>
        <w:t>take</w:t>
      </w:r>
      <w:r>
        <w:rPr>
          <w:rFonts w:ascii="Times New Roman" w:cs="Times New Roman" w:hAnsi="Times New Roman"/>
          <w:sz w:val="28"/>
          <w:szCs w:val="28"/>
        </w:rPr>
        <w:t xml:space="preserve"> </w:t>
      </w:r>
      <w:r w:rsidRPr="2405ACA7">
        <w:rPr>
          <w:rFonts w:ascii="Times New Roman" w:cs="Times New Roman"/>
          <w:sz w:val="28"/>
          <w:szCs w:val="28"/>
          <w:rPrChange w:id="11103" w:author="user pc" w:date="2022-03-15T10:14:00Z">
            <w:rPr/>
          </w:rPrChange>
        </w:rPr>
        <w:t>to</w:t>
      </w:r>
      <w:r>
        <w:rPr>
          <w:rFonts w:ascii="Times New Roman" w:cs="Times New Roman" w:hAnsi="Times New Roman"/>
          <w:sz w:val="28"/>
          <w:szCs w:val="28"/>
        </w:rPr>
        <w:t xml:space="preserve"> </w:t>
      </w:r>
      <w:r w:rsidRPr="2EAAF31B">
        <w:rPr>
          <w:rFonts w:ascii="Times New Roman" w:cs="Times New Roman"/>
          <w:sz w:val="28"/>
          <w:szCs w:val="28"/>
          <w:rPrChange w:id="11104" w:author="user pc" w:date="2022-03-15T10:14:00Z">
            <w:rPr/>
          </w:rPrChange>
        </w:rPr>
        <w:t>diffuse</w:t>
      </w:r>
      <w:r>
        <w:rPr>
          <w:rFonts w:ascii="Times New Roman" w:cs="Times New Roman" w:hAnsi="Times New Roman"/>
          <w:sz w:val="28"/>
          <w:szCs w:val="28"/>
        </w:rPr>
        <w:t xml:space="preserve"> </w:t>
      </w:r>
      <w:r w:rsidRPr="6E3FAFA6">
        <w:rPr>
          <w:rFonts w:ascii="Times New Roman" w:cs="Times New Roman"/>
          <w:sz w:val="28"/>
          <w:szCs w:val="28"/>
          <w:rPrChange w:id="11105" w:author="user pc" w:date="2022-03-15T10:14:00Z">
            <w:rPr/>
          </w:rPrChange>
        </w:rPr>
        <w:t>through</w:t>
      </w:r>
      <w:r>
        <w:rPr>
          <w:rFonts w:ascii="Times New Roman" w:cs="Times New Roman" w:hAnsi="Times New Roman"/>
          <w:sz w:val="28"/>
          <w:szCs w:val="28"/>
        </w:rPr>
        <w:t xml:space="preserve"> </w:t>
      </w:r>
      <w:r w:rsidRPr="E6562B63">
        <w:rPr>
          <w:rFonts w:ascii="Times New Roman" w:cs="Times New Roman"/>
          <w:sz w:val="28"/>
          <w:szCs w:val="28"/>
          <w:rPrChange w:id="11106" w:author="user pc" w:date="2022-03-15T10:14:00Z">
            <w:rPr/>
          </w:rPrChange>
        </w:rPr>
        <w:t>the</w:t>
      </w:r>
      <w:r>
        <w:rPr>
          <w:rFonts w:ascii="Times New Roman" w:cs="Times New Roman" w:hAnsi="Times New Roman"/>
          <w:sz w:val="28"/>
          <w:szCs w:val="28"/>
        </w:rPr>
        <w:t xml:space="preserve"> </w:t>
      </w:r>
      <w:r w:rsidRPr="DCADF008">
        <w:rPr>
          <w:rFonts w:ascii="Times New Roman" w:cs="Times New Roman"/>
          <w:sz w:val="28"/>
          <w:szCs w:val="28"/>
          <w:rPrChange w:id="11107" w:author="user pc" w:date="2022-03-15T10:14:00Z">
            <w:rPr/>
          </w:rPrChange>
        </w:rPr>
        <w:t>same</w:t>
      </w:r>
      <w:r>
        <w:rPr>
          <w:rFonts w:ascii="Times New Roman" w:cs="Times New Roman" w:hAnsi="Times New Roman"/>
          <w:sz w:val="28"/>
          <w:szCs w:val="28"/>
        </w:rPr>
        <w:t xml:space="preserve"> </w:t>
      </w:r>
      <w:r w:rsidRPr="B97769B6">
        <w:rPr>
          <w:rFonts w:ascii="Times New Roman" w:cs="Times New Roman"/>
          <w:sz w:val="28"/>
          <w:szCs w:val="28"/>
          <w:rPrChange w:id="11108" w:author="user pc" w:date="2022-03-15T10:14:00Z">
            <w:rPr/>
          </w:rPrChange>
        </w:rPr>
        <w:t>porous</w:t>
      </w:r>
      <w:r>
        <w:rPr>
          <w:rFonts w:ascii="Times New Roman" w:cs="Times New Roman" w:hAnsi="Times New Roman"/>
          <w:sz w:val="28"/>
          <w:szCs w:val="28"/>
        </w:rPr>
        <w:t xml:space="preserve"> </w:t>
      </w:r>
      <w:r w:rsidRPr="DF3D6A9E">
        <w:rPr>
          <w:rFonts w:ascii="Times New Roman" w:cs="Times New Roman"/>
          <w:sz w:val="28"/>
          <w:szCs w:val="28"/>
          <w:rPrChange w:id="11109" w:author="user pc" w:date="2022-03-15T10:14:00Z">
            <w:rPr/>
          </w:rPrChange>
        </w:rPr>
        <w:t>plug</w:t>
      </w:r>
      <w:r>
        <w:rPr>
          <w:rFonts w:ascii="Times New Roman" w:cs="Times New Roman" w:hAnsi="Times New Roman"/>
          <w:sz w:val="28"/>
          <w:szCs w:val="28"/>
        </w:rPr>
        <w:t xml:space="preserve"> </w:t>
      </w:r>
      <w:r w:rsidRPr="F141FD2D">
        <w:rPr>
          <w:rFonts w:ascii="Times New Roman" w:cs="Times New Roman"/>
          <w:sz w:val="28"/>
          <w:szCs w:val="28"/>
          <w:rPrChange w:id="11110" w:author="user pc" w:date="2022-03-15T10:14:00Z">
            <w:rPr/>
          </w:rPrChange>
        </w:rPr>
        <w:t>under</w:t>
      </w:r>
      <w:r>
        <w:rPr>
          <w:rFonts w:ascii="Times New Roman" w:cs="Times New Roman" w:hAnsi="Times New Roman"/>
          <w:sz w:val="28"/>
          <w:szCs w:val="28"/>
        </w:rPr>
        <w:t xml:space="preserve"> </w:t>
      </w:r>
      <w:r w:rsidRPr="8E3742E7">
        <w:rPr>
          <w:rFonts w:ascii="Times New Roman" w:cs="Times New Roman"/>
          <w:sz w:val="28"/>
          <w:szCs w:val="28"/>
          <w:rPrChange w:id="11111" w:author="user pc" w:date="2022-03-15T10:14:00Z">
            <w:rPr/>
          </w:rPrChange>
        </w:rPr>
        <w:t>the</w:t>
      </w:r>
      <w:r>
        <w:rPr>
          <w:rFonts w:ascii="Times New Roman" w:cs="Times New Roman" w:hAnsi="Times New Roman"/>
          <w:sz w:val="28"/>
          <w:szCs w:val="28"/>
        </w:rPr>
        <w:t xml:space="preserve"> </w:t>
      </w:r>
      <w:r w:rsidRPr="0A9DBFAD">
        <w:rPr>
          <w:rFonts w:ascii="Times New Roman" w:cs="Times New Roman"/>
          <w:sz w:val="28"/>
          <w:szCs w:val="28"/>
          <w:rPrChange w:id="11112" w:author="user pc" w:date="2022-03-15T10:14:00Z">
            <w:rPr/>
          </w:rPrChange>
        </w:rPr>
        <w:t>same</w:t>
      </w:r>
      <w:r>
        <w:rPr>
          <w:rFonts w:ascii="Times New Roman" w:cs="Times New Roman" w:hAnsi="Times New Roman"/>
          <w:sz w:val="28"/>
          <w:szCs w:val="28"/>
        </w:rPr>
        <w:t xml:space="preserve"> </w:t>
      </w:r>
      <w:r w:rsidRPr="82AEA0D1">
        <w:rPr>
          <w:rFonts w:ascii="Times New Roman" w:cs="Times New Roman"/>
          <w:sz w:val="28"/>
          <w:szCs w:val="28"/>
          <w:rPrChange w:id="11113" w:author="user pc" w:date="2022-03-15T10:14:00Z">
            <w:rPr/>
          </w:rPrChange>
        </w:rPr>
        <w:t>conditions?</w:t>
      </w:r>
    </w:p>
    <w:p>
      <w:pPr>
        <w:pStyle w:val="style0"/>
        <w:rPr>
          <w:rFonts w:ascii="Times New Roman" w:cs="Times New Roman"/>
          <w:sz w:val="28"/>
          <w:szCs w:val="28"/>
          <w:rPrChange w:id="11114" w:author="user pc" w:date="2022-03-15T10:14:00Z">
            <w:rPr/>
          </w:rPrChange>
        </w:rPr>
      </w:pPr>
      <w:r w:rsidRPr="13666EAB">
        <w:rPr>
          <w:rFonts w:ascii="Times New Roman" w:cs="Times New Roman"/>
          <w:b/>
          <w:sz w:val="28"/>
          <w:szCs w:val="28"/>
          <w:rPrChange w:id="11115" w:author="user pc" w:date="2022-03-15T10:14:00Z">
            <w:rPr>
              <w:b/>
            </w:rPr>
          </w:rPrChange>
        </w:rPr>
        <w:t>Solution</w:t>
      </w:r>
    </w:p>
    <w:p>
      <w:pPr>
        <w:pStyle w:val="style0"/>
        <w:rPr>
          <w:rFonts w:ascii="Times New Roman" w:cs="Times New Roman"/>
          <w:sz w:val="28"/>
          <w:szCs w:val="28"/>
          <w:vertAlign w:val="superscript"/>
          <w:rPrChange w:id="11116" w:author="user pc" w:date="2022-03-15T10:14:00Z">
            <w:rPr/>
          </w:rPrChange>
        </w:rPr>
      </w:pPr>
      <w:r w:rsidRPr="87837837">
        <w:rPr>
          <w:rFonts w:ascii="Times New Roman" w:cs="Times New Roman"/>
          <w:sz w:val="28"/>
          <w:szCs w:val="28"/>
          <w:rPrChange w:id="11117" w:author="user pc" w:date="2022-03-15T10:14:00Z">
            <w:rPr/>
          </w:rPrChange>
        </w:rPr>
        <w:t>R</w:t>
      </w:r>
      <w:r w:rsidRPr="8317161C">
        <w:rPr>
          <w:rFonts w:ascii="Times New Roman" w:cs="Times New Roman"/>
          <w:sz w:val="28"/>
          <w:szCs w:val="28"/>
          <w:vertAlign w:val="subscript"/>
          <w:rPrChange w:id="11118" w:author="user pc" w:date="2022-03-15T10:14:00Z">
            <w:rPr>
              <w:vertAlign w:val="subscript"/>
            </w:rPr>
          </w:rPrChange>
        </w:rPr>
        <w:t>o</w:t>
      </w:r>
      <w:r>
        <w:rPr>
          <w:rFonts w:ascii="Times New Roman" w:cs="Times New Roman" w:hAnsi="Times New Roman"/>
          <w:sz w:val="28"/>
          <w:szCs w:val="28"/>
          <w:vertAlign w:val="subscript"/>
        </w:rPr>
        <w:t xml:space="preserve"> </w:t>
      </w:r>
      <w:r w:rsidRPr="2ABE273F">
        <w:rPr>
          <w:rFonts w:ascii="Times New Roman" w:cs="Times New Roman"/>
          <w:sz w:val="28"/>
          <w:szCs w:val="28"/>
          <w:rPrChange w:id="11119" w:author="user pc" w:date="2022-03-15T10:14:00Z">
            <w:rPr/>
          </w:rPrChange>
        </w:rPr>
        <w:t>=</w:t>
      </w:r>
      <w:r>
        <w:rPr>
          <w:rFonts w:ascii="Times New Roman" w:cs="Times New Roman" w:hAnsi="Times New Roman"/>
          <w:sz w:val="28"/>
          <w:szCs w:val="28"/>
        </w:rPr>
        <w:t xml:space="preserve"> </w:t>
      </w:r>
      <w:r w:rsidRPr="3DD45C29">
        <w:rPr>
          <w:rFonts w:ascii="Times New Roman" w:cs="Times New Roman"/>
          <w:sz w:val="28"/>
          <w:szCs w:val="28"/>
          <w:rPrChange w:id="11120" w:author="user pc" w:date="2022-03-15T10:14:00Z">
            <w:rPr/>
          </w:rPrChange>
        </w:rPr>
        <w:t>Rate</w:t>
      </w:r>
      <w:r>
        <w:rPr>
          <w:rFonts w:ascii="Times New Roman" w:cs="Times New Roman" w:hAnsi="Times New Roman"/>
          <w:sz w:val="28"/>
          <w:szCs w:val="28"/>
        </w:rPr>
        <w:t xml:space="preserve"> </w:t>
      </w:r>
      <w:r w:rsidRPr="2AF2671B">
        <w:rPr>
          <w:rFonts w:ascii="Times New Roman" w:cs="Times New Roman"/>
          <w:sz w:val="28"/>
          <w:szCs w:val="28"/>
          <w:rPrChange w:id="11121" w:author="user pc" w:date="2022-03-15T10:14:00Z">
            <w:rPr/>
          </w:rPrChange>
        </w:rPr>
        <w:t>of</w:t>
      </w:r>
      <w:r>
        <w:rPr>
          <w:rFonts w:ascii="Times New Roman" w:cs="Times New Roman" w:hAnsi="Times New Roman"/>
          <w:sz w:val="28"/>
          <w:szCs w:val="28"/>
        </w:rPr>
        <w:t xml:space="preserve"> </w:t>
      </w:r>
      <w:r w:rsidRPr="723C6EF7">
        <w:rPr>
          <w:rFonts w:ascii="Times New Roman" w:cs="Times New Roman"/>
          <w:sz w:val="28"/>
          <w:szCs w:val="28"/>
          <w:rPrChange w:id="11122" w:author="user pc" w:date="2022-03-15T10:14:00Z">
            <w:rPr/>
          </w:rPrChange>
        </w:rPr>
        <w:t>diffusion</w:t>
      </w:r>
      <w:r>
        <w:rPr>
          <w:rFonts w:ascii="Times New Roman" w:cs="Times New Roman" w:hAnsi="Times New Roman"/>
          <w:sz w:val="28"/>
          <w:szCs w:val="28"/>
        </w:rPr>
        <w:t xml:space="preserve"> </w:t>
      </w:r>
      <w:r w:rsidRPr="3DB36804">
        <w:rPr>
          <w:rFonts w:ascii="Times New Roman" w:cs="Times New Roman"/>
          <w:sz w:val="28"/>
          <w:szCs w:val="28"/>
          <w:rPrChange w:id="11123" w:author="user pc" w:date="2022-03-15T10:14:00Z">
            <w:rPr/>
          </w:rPrChange>
        </w:rPr>
        <w:t>of</w:t>
      </w:r>
      <w:r>
        <w:rPr>
          <w:rFonts w:ascii="Times New Roman" w:cs="Times New Roman" w:hAnsi="Times New Roman"/>
          <w:sz w:val="28"/>
          <w:szCs w:val="28"/>
        </w:rPr>
        <w:t xml:space="preserve"> </w:t>
      </w:r>
      <w:r w:rsidRPr="08340540">
        <w:rPr>
          <w:rFonts w:ascii="Times New Roman" w:cs="Times New Roman"/>
          <w:sz w:val="28"/>
          <w:szCs w:val="28"/>
          <w:rPrChange w:id="11124" w:author="user pc" w:date="2022-03-15T10:14:00Z">
            <w:rPr/>
          </w:rPrChange>
        </w:rPr>
        <w:t>oxygen</w:t>
      </w:r>
      <w:r>
        <w:rPr>
          <w:rFonts w:ascii="Times New Roman" w:cs="Times New Roman" w:hAnsi="Times New Roman"/>
          <w:sz w:val="28"/>
          <w:szCs w:val="28"/>
        </w:rPr>
        <w:t xml:space="preserve"> </w:t>
      </w:r>
      <w:r w:rsidRPr="E413DC32">
        <w:rPr>
          <w:rFonts w:ascii="Times New Roman" w:cs="Times New Roman"/>
          <w:sz w:val="28"/>
          <w:szCs w:val="28"/>
          <w:rPrChange w:id="11125" w:author="user pc" w:date="2022-03-15T10:14:00Z">
            <w:rPr/>
          </w:rPrChange>
        </w:rPr>
        <w:t>=</w:t>
      </w:r>
      <w:r>
        <w:rPr>
          <w:rFonts w:ascii="Times New Roman" w:cs="Times New Roman" w:hAnsi="Times New Roman"/>
          <w:sz w:val="28"/>
          <w:szCs w:val="28"/>
        </w:rPr>
        <w:t xml:space="preserve"> </w:t>
      </w:r>
      <w:r w:rsidRPr="44153811">
        <w:rPr>
          <w:rFonts w:ascii="Times New Roman" w:cs="Times New Roman"/>
          <w:sz w:val="28"/>
          <w:szCs w:val="28"/>
          <w:rPrChange w:id="11126" w:author="user pc" w:date="2022-03-15T10:14:00Z">
            <w:rPr/>
          </w:rPrChange>
        </w:rPr>
        <w:t>volume/time</w:t>
      </w:r>
      <w:r>
        <w:rPr>
          <w:rFonts w:ascii="Times New Roman" w:cs="Times New Roman" w:hAnsi="Times New Roman"/>
          <w:sz w:val="28"/>
          <w:szCs w:val="28"/>
        </w:rPr>
        <w:t xml:space="preserve"> </w:t>
      </w:r>
      <w:r w:rsidRPr="6F962C09">
        <w:rPr>
          <w:rFonts w:ascii="Times New Roman" w:cs="Times New Roman"/>
          <w:sz w:val="28"/>
          <w:szCs w:val="28"/>
          <w:rPrChange w:id="11127" w:author="user pc" w:date="2022-03-15T10:14:00Z">
            <w:rPr/>
          </w:rPrChange>
        </w:rPr>
        <w:t>=</w:t>
      </w:r>
      <w:r>
        <w:rPr>
          <w:rFonts w:ascii="Times New Roman" w:cs="Times New Roman" w:hAnsi="Times New Roman"/>
          <w:sz w:val="28"/>
          <w:szCs w:val="28"/>
        </w:rPr>
        <w:t xml:space="preserve"> </w:t>
      </w:r>
      <w:r w:rsidRPr="E5D044E4">
        <w:rPr>
          <w:rFonts w:ascii="Times New Roman" w:cs="Times New Roman"/>
          <w:sz w:val="28"/>
          <w:szCs w:val="28"/>
          <w:rPrChange w:id="11128" w:author="user pc" w:date="2022-03-15T10:14:00Z">
            <w:rPr/>
          </w:rPrChange>
        </w:rPr>
        <w:t>200/50</w:t>
      </w:r>
      <w:r>
        <w:rPr>
          <w:rFonts w:ascii="Times New Roman" w:cs="Times New Roman" w:hAnsi="Times New Roman"/>
          <w:sz w:val="28"/>
          <w:szCs w:val="28"/>
        </w:rPr>
        <w:t xml:space="preserve"> </w:t>
      </w:r>
      <w:r w:rsidRPr="3C07D3EE">
        <w:rPr>
          <w:rFonts w:ascii="Times New Roman" w:cs="Times New Roman"/>
          <w:sz w:val="28"/>
          <w:szCs w:val="28"/>
          <w:rPrChange w:id="11129" w:author="user pc" w:date="2022-03-15T10:14:00Z">
            <w:rPr/>
          </w:rPrChange>
        </w:rPr>
        <w:t>=</w:t>
      </w:r>
      <w:r>
        <w:rPr>
          <w:rFonts w:ascii="Times New Roman" w:cs="Times New Roman" w:hAnsi="Times New Roman"/>
          <w:sz w:val="28"/>
          <w:szCs w:val="28"/>
        </w:rPr>
        <w:t xml:space="preserve"> 4cms</w:t>
      </w:r>
      <w:r>
        <w:rPr>
          <w:rFonts w:ascii="Times New Roman" w:cs="Times New Roman" w:hAnsi="Times New Roman"/>
          <w:sz w:val="28"/>
          <w:szCs w:val="28"/>
          <w:vertAlign w:val="superscript"/>
        </w:rPr>
        <w:t>-1</w:t>
      </w:r>
    </w:p>
    <w:p>
      <w:pPr>
        <w:pStyle w:val="style0"/>
        <w:rPr>
          <w:rFonts w:ascii="Times New Roman" w:cs="Times New Roman"/>
          <w:sz w:val="28"/>
          <w:szCs w:val="28"/>
          <w:rPrChange w:id="11130" w:author="user pc" w:date="2022-03-15T10:14:00Z">
            <w:rPr/>
          </w:rPrChange>
        </w:rPr>
      </w:pPr>
      <w:r w:rsidRPr="CC50F579">
        <w:rPr>
          <w:rFonts w:ascii="Times New Roman" w:cs="Times New Roman"/>
          <w:sz w:val="28"/>
          <w:szCs w:val="28"/>
          <w:rPrChange w:id="11131" w:author="user pc" w:date="2022-03-15T10:14:00Z">
            <w:rPr/>
          </w:rPrChange>
        </w:rPr>
        <w:t>R</w:t>
      </w:r>
      <w:r w:rsidRPr="6C096839">
        <w:rPr>
          <w:rFonts w:ascii="Times New Roman" w:cs="Times New Roman"/>
          <w:sz w:val="28"/>
          <w:szCs w:val="28"/>
          <w:vertAlign w:val="subscript"/>
          <w:rPrChange w:id="11132" w:author="user pc" w:date="2022-03-15T10:14:00Z">
            <w:rPr>
              <w:vertAlign w:val="subscript"/>
            </w:rPr>
          </w:rPrChange>
        </w:rPr>
        <w:t>m</w:t>
      </w:r>
      <w:r>
        <w:rPr>
          <w:rFonts w:ascii="Times New Roman" w:cs="Times New Roman" w:hAnsi="Times New Roman"/>
          <w:sz w:val="28"/>
          <w:szCs w:val="28"/>
          <w:vertAlign w:val="subscript"/>
        </w:rPr>
        <w:t xml:space="preserve"> </w:t>
      </w:r>
      <w:r w:rsidRPr="D14EEF14">
        <w:rPr>
          <w:rFonts w:ascii="Times New Roman" w:cs="Times New Roman"/>
          <w:sz w:val="28"/>
          <w:szCs w:val="28"/>
          <w:rPrChange w:id="11133" w:author="user pc" w:date="2022-03-15T10:14:00Z">
            <w:rPr/>
          </w:rPrChange>
        </w:rPr>
        <w:t>=</w:t>
      </w:r>
      <w:r>
        <w:rPr>
          <w:rFonts w:ascii="Times New Roman" w:cs="Times New Roman" w:hAnsi="Times New Roman"/>
          <w:sz w:val="28"/>
          <w:szCs w:val="28"/>
        </w:rPr>
        <w:t xml:space="preserve"> </w:t>
      </w:r>
      <w:r w:rsidRPr="34B9A1B1">
        <w:rPr>
          <w:rFonts w:ascii="Times New Roman" w:cs="Times New Roman"/>
          <w:sz w:val="28"/>
          <w:szCs w:val="28"/>
          <w:rPrChange w:id="11134" w:author="user pc" w:date="2022-03-15T10:14:00Z">
            <w:rPr/>
          </w:rPrChange>
        </w:rPr>
        <w:t>Rate</w:t>
      </w:r>
      <w:r>
        <w:rPr>
          <w:rFonts w:ascii="Times New Roman" w:cs="Times New Roman" w:hAnsi="Times New Roman"/>
          <w:sz w:val="28"/>
          <w:szCs w:val="28"/>
        </w:rPr>
        <w:t xml:space="preserve"> </w:t>
      </w:r>
      <w:r w:rsidRPr="AA54D854">
        <w:rPr>
          <w:rFonts w:ascii="Times New Roman" w:cs="Times New Roman"/>
          <w:sz w:val="28"/>
          <w:szCs w:val="28"/>
          <w:rPrChange w:id="11135" w:author="user pc" w:date="2022-03-15T10:14:00Z">
            <w:rPr/>
          </w:rPrChange>
        </w:rPr>
        <w:t>of</w:t>
      </w:r>
      <w:r>
        <w:rPr>
          <w:rFonts w:ascii="Times New Roman" w:cs="Times New Roman" w:hAnsi="Times New Roman"/>
          <w:sz w:val="28"/>
          <w:szCs w:val="28"/>
        </w:rPr>
        <w:t xml:space="preserve"> </w:t>
      </w:r>
      <w:r w:rsidRPr="B2CE9ED9">
        <w:rPr>
          <w:rFonts w:ascii="Times New Roman" w:cs="Times New Roman"/>
          <w:sz w:val="28"/>
          <w:szCs w:val="28"/>
          <w:rPrChange w:id="11136" w:author="user pc" w:date="2022-03-15T10:14:00Z">
            <w:rPr/>
          </w:rPrChange>
        </w:rPr>
        <w:t>diffusion</w:t>
      </w:r>
      <w:r>
        <w:rPr>
          <w:rFonts w:ascii="Times New Roman" w:cs="Times New Roman" w:hAnsi="Times New Roman"/>
          <w:sz w:val="28"/>
          <w:szCs w:val="28"/>
        </w:rPr>
        <w:t xml:space="preserve"> </w:t>
      </w:r>
      <w:r w:rsidRPr="4D85DE8C">
        <w:rPr>
          <w:rFonts w:ascii="Times New Roman" w:cs="Times New Roman"/>
          <w:sz w:val="28"/>
          <w:szCs w:val="28"/>
          <w:rPrChange w:id="11137" w:author="user pc" w:date="2022-03-15T10:14:00Z">
            <w:rPr/>
          </w:rPrChange>
        </w:rPr>
        <w:t>of</w:t>
      </w:r>
      <w:r>
        <w:rPr>
          <w:rFonts w:ascii="Times New Roman" w:cs="Times New Roman" w:hAnsi="Times New Roman"/>
          <w:sz w:val="28"/>
          <w:szCs w:val="28"/>
        </w:rPr>
        <w:t xml:space="preserve"> </w:t>
      </w:r>
      <w:r w:rsidRPr="3481CE0F">
        <w:rPr>
          <w:rFonts w:ascii="Times New Roman" w:cs="Times New Roman"/>
          <w:sz w:val="28"/>
          <w:szCs w:val="28"/>
          <w:rPrChange w:id="11138" w:author="user pc" w:date="2022-03-15T10:14:00Z">
            <w:rPr/>
          </w:rPrChange>
        </w:rPr>
        <w:t>methane</w:t>
      </w:r>
      <w:r>
        <w:rPr>
          <w:rFonts w:ascii="Times New Roman" w:cs="Times New Roman" w:hAnsi="Times New Roman"/>
          <w:sz w:val="28"/>
          <w:szCs w:val="28"/>
        </w:rPr>
        <w:t xml:space="preserve"> </w:t>
      </w:r>
      <w:r w:rsidRPr="462EFC62">
        <w:rPr>
          <w:rFonts w:ascii="Times New Roman" w:cs="Times New Roman"/>
          <w:sz w:val="28"/>
          <w:szCs w:val="28"/>
          <w:rPrChange w:id="11139" w:author="user pc" w:date="2022-03-15T10:14:00Z">
            <w:rPr/>
          </w:rPrChange>
        </w:rPr>
        <w:t>=</w:t>
      </w:r>
      <w:r>
        <w:rPr>
          <w:rFonts w:ascii="Times New Roman" w:cs="Times New Roman" w:hAnsi="Times New Roman"/>
          <w:sz w:val="28"/>
          <w:szCs w:val="28"/>
        </w:rPr>
        <w:t xml:space="preserve"> </w:t>
      </w:r>
      <w:r w:rsidRPr="4AF787AF">
        <w:rPr>
          <w:rFonts w:ascii="Times New Roman" w:cs="Times New Roman"/>
          <w:sz w:val="28"/>
          <w:szCs w:val="28"/>
          <w:rPrChange w:id="11140" w:author="user pc" w:date="2022-03-15T10:14:00Z">
            <w:rPr/>
          </w:rPrChange>
        </w:rPr>
        <w:t>?</w:t>
      </w:r>
    </w:p>
    <w:p>
      <w:pPr>
        <w:pStyle w:val="style0"/>
        <w:rPr>
          <w:rFonts w:ascii="Times New Roman" w:cs="Times New Roman"/>
          <w:sz w:val="28"/>
          <w:szCs w:val="28"/>
          <w:rPrChange w:id="11141" w:author="user pc" w:date="2022-03-15T10:14:00Z">
            <w:rPr/>
          </w:rPrChange>
        </w:rPr>
      </w:pPr>
      <w:r w:rsidRPr="CBCF9524">
        <w:rPr>
          <w:rFonts w:ascii="Times New Roman" w:cs="Times New Roman"/>
          <w:sz w:val="28"/>
          <w:szCs w:val="28"/>
          <w:rPrChange w:id="11142" w:author="user pc" w:date="2022-03-15T10:14:00Z">
            <w:rPr/>
          </w:rPrChange>
        </w:rPr>
        <w:t>M</w:t>
      </w:r>
      <w:r w:rsidRPr="549FCA63">
        <w:rPr>
          <w:rFonts w:ascii="Times New Roman" w:cs="Times New Roman"/>
          <w:sz w:val="28"/>
          <w:szCs w:val="28"/>
          <w:vertAlign w:val="subscript"/>
          <w:rPrChange w:id="11143" w:author="user pc" w:date="2022-03-15T10:14:00Z">
            <w:rPr>
              <w:vertAlign w:val="subscript"/>
            </w:rPr>
          </w:rPrChange>
        </w:rPr>
        <w:t>o</w:t>
      </w:r>
      <w:r>
        <w:rPr>
          <w:rFonts w:ascii="Times New Roman" w:cs="Times New Roman" w:hAnsi="Times New Roman"/>
          <w:sz w:val="28"/>
          <w:szCs w:val="28"/>
          <w:vertAlign w:val="subscript"/>
        </w:rPr>
        <w:t xml:space="preserve"> </w:t>
      </w:r>
      <w:r w:rsidRPr="08AF2825">
        <w:rPr>
          <w:rFonts w:ascii="Times New Roman" w:cs="Times New Roman"/>
          <w:sz w:val="28"/>
          <w:szCs w:val="28"/>
          <w:rPrChange w:id="11144" w:author="user pc" w:date="2022-03-15T10:14:00Z">
            <w:rPr/>
          </w:rPrChange>
        </w:rPr>
        <w:t>=</w:t>
      </w:r>
      <w:r>
        <w:rPr>
          <w:rFonts w:ascii="Times New Roman" w:cs="Times New Roman" w:hAnsi="Times New Roman"/>
          <w:sz w:val="28"/>
          <w:szCs w:val="28"/>
        </w:rPr>
        <w:t xml:space="preserve"> </w:t>
      </w:r>
      <w:r w:rsidRPr="EE050A86">
        <w:rPr>
          <w:rFonts w:ascii="Times New Roman" w:cs="Times New Roman"/>
          <w:sz w:val="28"/>
          <w:szCs w:val="28"/>
          <w:rPrChange w:id="11145" w:author="user pc" w:date="2022-03-15T10:14:00Z">
            <w:rPr/>
          </w:rPrChange>
        </w:rPr>
        <w:t>Molar</w:t>
      </w:r>
      <w:r>
        <w:rPr>
          <w:rFonts w:ascii="Times New Roman" w:cs="Times New Roman" w:hAnsi="Times New Roman"/>
          <w:sz w:val="28"/>
          <w:szCs w:val="28"/>
        </w:rPr>
        <w:t xml:space="preserve"> </w:t>
      </w:r>
      <w:r w:rsidRPr="6EDBC010">
        <w:rPr>
          <w:rFonts w:ascii="Times New Roman" w:cs="Times New Roman"/>
          <w:sz w:val="28"/>
          <w:szCs w:val="28"/>
          <w:rPrChange w:id="11146" w:author="user pc" w:date="2022-03-15T10:14:00Z">
            <w:rPr/>
          </w:rPrChange>
        </w:rPr>
        <w:t>mass</w:t>
      </w:r>
      <w:r>
        <w:rPr>
          <w:rFonts w:ascii="Times New Roman" w:cs="Times New Roman" w:hAnsi="Times New Roman"/>
          <w:sz w:val="28"/>
          <w:szCs w:val="28"/>
        </w:rPr>
        <w:t xml:space="preserve"> </w:t>
      </w:r>
      <w:r w:rsidRPr="40DB388B">
        <w:rPr>
          <w:rFonts w:ascii="Times New Roman" w:cs="Times New Roman"/>
          <w:sz w:val="28"/>
          <w:szCs w:val="28"/>
          <w:rPrChange w:id="11147" w:author="user pc" w:date="2022-03-15T10:14:00Z">
            <w:rPr/>
          </w:rPrChange>
        </w:rPr>
        <w:t>of</w:t>
      </w:r>
      <w:r>
        <w:rPr>
          <w:rFonts w:ascii="Times New Roman" w:cs="Times New Roman" w:hAnsi="Times New Roman"/>
          <w:sz w:val="28"/>
          <w:szCs w:val="28"/>
        </w:rPr>
        <w:t xml:space="preserve"> </w:t>
      </w:r>
      <w:r w:rsidRPr="5C74B181">
        <w:rPr>
          <w:rFonts w:ascii="Times New Roman" w:cs="Times New Roman"/>
          <w:sz w:val="28"/>
          <w:szCs w:val="28"/>
          <w:rPrChange w:id="11148" w:author="user pc" w:date="2022-03-15T10:14:00Z">
            <w:rPr/>
          </w:rPrChange>
        </w:rPr>
        <w:t>oxygen</w:t>
      </w:r>
      <w:r>
        <w:rPr>
          <w:rFonts w:ascii="Times New Roman" w:cs="Times New Roman" w:hAnsi="Times New Roman"/>
          <w:sz w:val="28"/>
          <w:szCs w:val="28"/>
        </w:rPr>
        <w:t xml:space="preserve"> </w:t>
      </w:r>
      <w:r w:rsidRPr="A6BCBD89">
        <w:rPr>
          <w:rFonts w:ascii="Times New Roman" w:cs="Times New Roman"/>
          <w:sz w:val="28"/>
          <w:szCs w:val="28"/>
          <w:rPrChange w:id="11149" w:author="user pc" w:date="2022-03-15T10:14:00Z">
            <w:rPr/>
          </w:rPrChange>
        </w:rPr>
        <w:t>=</w:t>
      </w:r>
      <w:r>
        <w:rPr>
          <w:rFonts w:ascii="Times New Roman" w:cs="Times New Roman" w:hAnsi="Times New Roman"/>
          <w:sz w:val="28"/>
          <w:szCs w:val="28"/>
        </w:rPr>
        <w:t xml:space="preserve"> </w:t>
      </w:r>
      <w:r w:rsidRPr="B273C499">
        <w:rPr>
          <w:rFonts w:ascii="Times New Roman" w:cs="Times New Roman"/>
          <w:sz w:val="28"/>
          <w:szCs w:val="28"/>
          <w:rPrChange w:id="11150" w:author="user pc" w:date="2022-03-15T10:14:00Z">
            <w:rPr/>
          </w:rPrChange>
        </w:rPr>
        <w:t>32g</w:t>
      </w:r>
    </w:p>
    <w:p>
      <w:pPr>
        <w:pStyle w:val="style0"/>
        <w:rPr>
          <w:rFonts w:ascii="Times New Roman" w:cs="Times New Roman"/>
          <w:sz w:val="28"/>
          <w:szCs w:val="28"/>
          <w:rPrChange w:id="11151" w:author="user pc" w:date="2022-03-15T10:14:00Z">
            <w:rPr/>
          </w:rPrChange>
        </w:rPr>
      </w:pPr>
      <w:r w:rsidRPr="EE98B88C">
        <w:rPr>
          <w:rFonts w:ascii="Times New Roman" w:cs="Times New Roman"/>
          <w:sz w:val="28"/>
          <w:szCs w:val="28"/>
          <w:rPrChange w:id="11152" w:author="user pc" w:date="2022-03-15T10:14:00Z">
            <w:rPr/>
          </w:rPrChange>
        </w:rPr>
        <w:t>M</w:t>
      </w:r>
      <w:r w:rsidRPr="ED9D1E46">
        <w:rPr>
          <w:rFonts w:ascii="Times New Roman" w:cs="Times New Roman"/>
          <w:sz w:val="28"/>
          <w:szCs w:val="28"/>
          <w:vertAlign w:val="subscript"/>
          <w:rPrChange w:id="11153" w:author="user pc" w:date="2022-03-15T10:14:00Z">
            <w:rPr>
              <w:vertAlign w:val="subscript"/>
            </w:rPr>
          </w:rPrChange>
        </w:rPr>
        <w:t>m</w:t>
      </w:r>
      <w:r>
        <w:rPr>
          <w:rFonts w:ascii="Times New Roman" w:cs="Times New Roman" w:hAnsi="Times New Roman"/>
          <w:sz w:val="28"/>
          <w:szCs w:val="28"/>
          <w:vertAlign w:val="subscript"/>
        </w:rPr>
        <w:t xml:space="preserve"> </w:t>
      </w:r>
      <w:r w:rsidRPr="2401FF72">
        <w:rPr>
          <w:rFonts w:ascii="Times New Roman" w:cs="Times New Roman"/>
          <w:sz w:val="28"/>
          <w:szCs w:val="28"/>
          <w:vertAlign w:val="subscript"/>
          <w:rPrChange w:id="11154" w:author="user pc" w:date="2022-03-15T10:14:00Z">
            <w:rPr>
              <w:vertAlign w:val="subscript"/>
            </w:rPr>
          </w:rPrChange>
        </w:rPr>
        <w:t xml:space="preserve"> </w:t>
      </w:r>
      <w:r w:rsidRPr="473216B5">
        <w:rPr>
          <w:rFonts w:ascii="Times New Roman" w:cs="Times New Roman"/>
          <w:sz w:val="28"/>
          <w:szCs w:val="28"/>
          <w:rPrChange w:id="11155" w:author="user pc" w:date="2022-03-15T10:14:00Z">
            <w:rPr/>
          </w:rPrChange>
        </w:rPr>
        <w:t>=</w:t>
      </w:r>
      <w:r>
        <w:rPr>
          <w:rFonts w:ascii="Times New Roman" w:cs="Times New Roman" w:hAnsi="Times New Roman"/>
          <w:sz w:val="28"/>
          <w:szCs w:val="28"/>
        </w:rPr>
        <w:t xml:space="preserve"> </w:t>
      </w:r>
      <w:r w:rsidRPr="3663C374">
        <w:rPr>
          <w:rFonts w:ascii="Times New Roman" w:cs="Times New Roman"/>
          <w:sz w:val="28"/>
          <w:szCs w:val="28"/>
          <w:rPrChange w:id="11156" w:author="user pc" w:date="2022-03-15T10:14:00Z">
            <w:rPr/>
          </w:rPrChange>
        </w:rPr>
        <w:t>Molar</w:t>
      </w:r>
      <w:ins w:id="11157" w:author="user pc" w:date="2022-04-02T01:27:00Z">
        <w:r w:rsidR="86079F8C">
          <w:rPr>
            <w:rFonts w:ascii="Times New Roman" w:cs="Times New Roman" w:hAnsi="Times New Roman"/>
            <w:sz w:val="28"/>
            <w:szCs w:val="28"/>
          </w:rPr>
          <w:t xml:space="preserve"> </w:t>
        </w:r>
      </w:ins>
      <w:r w:rsidRPr="4F68CEC0">
        <w:rPr>
          <w:rFonts w:ascii="Times New Roman" w:cs="Times New Roman"/>
          <w:sz w:val="28"/>
          <w:szCs w:val="28"/>
          <w:rPrChange w:id="11158" w:author="user pc" w:date="2022-03-15T10:14:00Z">
            <w:rPr/>
          </w:rPrChange>
        </w:rPr>
        <w:t>mass</w:t>
      </w:r>
      <w:r>
        <w:rPr>
          <w:rFonts w:ascii="Times New Roman" w:cs="Times New Roman" w:hAnsi="Times New Roman"/>
          <w:sz w:val="28"/>
          <w:szCs w:val="28"/>
        </w:rPr>
        <w:t xml:space="preserve"> </w:t>
      </w:r>
      <w:r w:rsidRPr="7E466BDA">
        <w:rPr>
          <w:rFonts w:ascii="Times New Roman" w:cs="Times New Roman"/>
          <w:sz w:val="28"/>
          <w:szCs w:val="28"/>
          <w:rPrChange w:id="11159" w:author="user pc" w:date="2022-03-15T10:14:00Z">
            <w:rPr/>
          </w:rPrChange>
        </w:rPr>
        <w:t>of</w:t>
      </w:r>
      <w:r>
        <w:rPr>
          <w:rFonts w:ascii="Times New Roman" w:cs="Times New Roman" w:hAnsi="Times New Roman"/>
          <w:sz w:val="28"/>
          <w:szCs w:val="28"/>
        </w:rPr>
        <w:t xml:space="preserve"> </w:t>
      </w:r>
      <w:r w:rsidRPr="317D51F3">
        <w:rPr>
          <w:rFonts w:ascii="Times New Roman" w:cs="Times New Roman"/>
          <w:sz w:val="28"/>
          <w:szCs w:val="28"/>
          <w:rPrChange w:id="11160" w:author="user pc" w:date="2022-03-15T10:14:00Z">
            <w:rPr/>
          </w:rPrChange>
        </w:rPr>
        <w:t>methane</w:t>
      </w:r>
      <w:r>
        <w:rPr>
          <w:rFonts w:ascii="Times New Roman" w:cs="Times New Roman" w:hAnsi="Times New Roman"/>
          <w:sz w:val="28"/>
          <w:szCs w:val="28"/>
        </w:rPr>
        <w:t xml:space="preserve"> </w:t>
      </w:r>
      <w:r w:rsidRPr="ECF32987">
        <w:rPr>
          <w:rFonts w:ascii="Times New Roman" w:cs="Times New Roman"/>
          <w:sz w:val="28"/>
          <w:szCs w:val="28"/>
          <w:rPrChange w:id="11161" w:author="user pc" w:date="2022-03-15T10:14:00Z">
            <w:rPr/>
          </w:rPrChange>
        </w:rPr>
        <w:t>=</w:t>
      </w:r>
      <w:r>
        <w:rPr>
          <w:rFonts w:ascii="Times New Roman" w:cs="Times New Roman" w:hAnsi="Times New Roman"/>
          <w:sz w:val="28"/>
          <w:szCs w:val="28"/>
        </w:rPr>
        <w:t xml:space="preserve"> </w:t>
      </w:r>
      <w:r w:rsidRPr="5C1650D9">
        <w:rPr>
          <w:rFonts w:ascii="Times New Roman" w:cs="Times New Roman"/>
          <w:sz w:val="28"/>
          <w:szCs w:val="28"/>
          <w:rPrChange w:id="11162" w:author="user pc" w:date="2022-03-15T10:14:00Z">
            <w:rPr/>
          </w:rPrChange>
        </w:rPr>
        <w:t>16g</w:t>
      </w:r>
    </w:p>
    <w:p>
      <w:pPr>
        <w:pStyle w:val="style0"/>
        <w:rPr>
          <w:rFonts w:ascii="Times New Roman" w:cs="Times New Roman"/>
          <w:sz w:val="28"/>
          <w:szCs w:val="28"/>
          <w:rPrChange w:id="11163" w:author="user pc" w:date="2022-03-15T10:14:00Z">
            <w:rPr/>
          </w:rPrChange>
        </w:rPr>
      </w:pPr>
      <w:r w:rsidRPr="EFF8C3AF">
        <w:rPr>
          <w:rFonts w:ascii="Times New Roman" w:cs="Times New Roman"/>
          <w:sz w:val="28"/>
          <w:szCs w:val="28"/>
          <w:rPrChange w:id="11164" w:author="user pc" w:date="2022-03-15T10:14:00Z">
            <w:rPr/>
          </w:rPrChange>
        </w:rPr>
        <w:t>Now;</w:t>
      </w:r>
      <w:r>
        <w:rPr>
          <w:rFonts w:ascii="Times New Roman" w:cs="Times New Roman" w:hAnsi="Times New Roman"/>
          <w:sz w:val="28"/>
          <w:szCs w:val="28"/>
        </w:rPr>
        <w:t xml:space="preserve"> </w:t>
      </w:r>
      <w:r w:rsidRPr="AD980A54">
        <w:rPr>
          <w:rFonts w:ascii="Times New Roman" w:cs="Times New Roman"/>
          <w:sz w:val="28"/>
          <w:szCs w:val="28"/>
          <w:rPrChange w:id="11165" w:author="user pc" w:date="2022-03-15T10:14:00Z">
            <w:rPr/>
          </w:rPrChange>
        </w:rPr>
        <w:t>R</w:t>
      </w:r>
      <w:r w:rsidRPr="B4CECB4E">
        <w:rPr>
          <w:rFonts w:ascii="Times New Roman" w:cs="Times New Roman"/>
          <w:sz w:val="28"/>
          <w:szCs w:val="28"/>
          <w:vertAlign w:val="subscript"/>
          <w:rPrChange w:id="11166" w:author="user pc" w:date="2022-03-15T10:14:00Z">
            <w:rPr>
              <w:vertAlign w:val="subscript"/>
            </w:rPr>
          </w:rPrChange>
        </w:rPr>
        <w:t>o</w:t>
      </w:r>
      <w:r w:rsidRPr="37CCA24C">
        <w:rPr>
          <w:rFonts w:ascii="Times New Roman" w:cs="Times New Roman"/>
          <w:sz w:val="28"/>
          <w:szCs w:val="28"/>
          <w:rPrChange w:id="11167" w:author="user pc" w:date="2022-03-15T10:14:00Z">
            <w:rPr/>
          </w:rPrChange>
        </w:rPr>
        <w:t>/R</w:t>
      </w:r>
      <w:r w:rsidRPr="BFDFC0E4">
        <w:rPr>
          <w:rFonts w:ascii="Times New Roman" w:cs="Times New Roman"/>
          <w:sz w:val="28"/>
          <w:szCs w:val="28"/>
          <w:vertAlign w:val="subscript"/>
          <w:rPrChange w:id="11168" w:author="user pc" w:date="2022-03-15T10:14:00Z">
            <w:rPr>
              <w:vertAlign w:val="subscript"/>
            </w:rPr>
          </w:rPrChange>
        </w:rPr>
        <w:t>m</w:t>
      </w:r>
      <w:r>
        <w:rPr>
          <w:rFonts w:ascii="Times New Roman" w:cs="Times New Roman" w:hAnsi="Times New Roman"/>
          <w:sz w:val="28"/>
          <w:szCs w:val="28"/>
          <w:vertAlign w:val="subscript"/>
        </w:rPr>
        <w:t xml:space="preserve"> </w:t>
      </w:r>
      <w:r w:rsidRPr="F491DBD7">
        <w:rPr>
          <w:rFonts w:ascii="Times New Roman" w:cs="Times New Roman"/>
          <w:sz w:val="28"/>
          <w:szCs w:val="28"/>
          <w:rPrChange w:id="11169" w:author="user pc" w:date="2022-03-15T10:14:00Z">
            <w:rPr/>
          </w:rPrChange>
        </w:rPr>
        <w:t>=</w:t>
      </w:r>
      <w:r>
        <w:rPr>
          <w:rFonts w:ascii="Times New Roman" w:cs="Times New Roman" w:hAnsi="Times New Roman"/>
          <w:sz w:val="28"/>
          <w:szCs w:val="28"/>
        </w:rPr>
        <w:t xml:space="preserve"> </w:t>
      </w:r>
      <w:r w:rsidRPr="D907FE2B">
        <w:rPr>
          <w:rFonts w:ascii="Times New Roman" w:cs="Times New Roman"/>
          <w:sz w:val="28"/>
          <w:szCs w:val="28"/>
          <w:rPrChange w:id="11170" w:author="user pc" w:date="2022-03-15T10:14:00Z">
            <w:rPr/>
          </w:rPrChange>
        </w:rPr>
        <w:t>√M</w:t>
      </w:r>
      <w:r w:rsidRPr="B07FAFD2">
        <w:rPr>
          <w:rFonts w:ascii="Times New Roman" w:cs="Times New Roman"/>
          <w:sz w:val="28"/>
          <w:szCs w:val="28"/>
          <w:vertAlign w:val="subscript"/>
          <w:rPrChange w:id="11171" w:author="user pc" w:date="2022-03-15T10:14:00Z">
            <w:rPr>
              <w:vertAlign w:val="subscript"/>
            </w:rPr>
          </w:rPrChange>
        </w:rPr>
        <w:t>m</w:t>
      </w:r>
      <w:r w:rsidRPr="A668093F">
        <w:rPr>
          <w:rFonts w:ascii="Times New Roman" w:cs="Times New Roman"/>
          <w:sz w:val="28"/>
          <w:szCs w:val="28"/>
          <w:rPrChange w:id="11172" w:author="user pc" w:date="2022-03-15T10:14:00Z">
            <w:rPr/>
          </w:rPrChange>
        </w:rPr>
        <w:t>/√M</w:t>
      </w:r>
      <w:r w:rsidRPr="F5D972CC">
        <w:rPr>
          <w:rFonts w:ascii="Times New Roman" w:cs="Times New Roman"/>
          <w:sz w:val="28"/>
          <w:szCs w:val="28"/>
          <w:vertAlign w:val="subscript"/>
          <w:rPrChange w:id="11173" w:author="user pc" w:date="2022-03-15T10:14:00Z">
            <w:rPr>
              <w:vertAlign w:val="subscript"/>
            </w:rPr>
          </w:rPrChange>
        </w:rPr>
        <w:t>o</w:t>
      </w:r>
    </w:p>
    <w:p>
      <w:pPr>
        <w:pStyle w:val="style0"/>
        <w:rPr>
          <w:rFonts w:ascii="Times New Roman" w:cs="Times New Roman"/>
          <w:sz w:val="28"/>
          <w:szCs w:val="28"/>
          <w:rPrChange w:id="11174" w:author="user pc" w:date="2022-03-15T10:14:00Z">
            <w:rPr/>
          </w:rPrChange>
        </w:rPr>
      </w:pPr>
      <w:r w:rsidRPr="7A6FA193">
        <w:rPr>
          <w:rFonts w:ascii="Times New Roman" w:cs="Times New Roman"/>
          <w:sz w:val="28"/>
          <w:szCs w:val="28"/>
          <w:rPrChange w:id="11175" w:author="user pc" w:date="2022-03-15T10:14:00Z">
            <w:rPr/>
          </w:rPrChange>
        </w:rPr>
        <w:t>4/R</w:t>
      </w:r>
      <w:r w:rsidRPr="EF7CCD0D">
        <w:rPr>
          <w:rFonts w:ascii="Times New Roman" w:cs="Times New Roman"/>
          <w:sz w:val="28"/>
          <w:szCs w:val="28"/>
          <w:vertAlign w:val="subscript"/>
          <w:rPrChange w:id="11176" w:author="user pc" w:date="2022-03-15T10:14:00Z">
            <w:rPr>
              <w:vertAlign w:val="subscript"/>
            </w:rPr>
          </w:rPrChange>
        </w:rPr>
        <w:t>m</w:t>
      </w:r>
      <w:r>
        <w:rPr>
          <w:rFonts w:ascii="Times New Roman" w:cs="Times New Roman" w:hAnsi="Times New Roman"/>
          <w:sz w:val="28"/>
          <w:szCs w:val="28"/>
          <w:vertAlign w:val="subscript"/>
        </w:rPr>
        <w:t xml:space="preserve"> </w:t>
      </w:r>
      <w:r w:rsidRPr="D5862B1C">
        <w:rPr>
          <w:rFonts w:ascii="Times New Roman" w:cs="Times New Roman"/>
          <w:sz w:val="28"/>
          <w:szCs w:val="28"/>
          <w:rPrChange w:id="11177" w:author="user pc" w:date="2022-03-15T10:14:00Z">
            <w:rPr/>
          </w:rPrChange>
        </w:rPr>
        <w:t>=</w:t>
      </w:r>
      <w:r>
        <w:rPr>
          <w:rFonts w:ascii="Times New Roman" w:cs="Times New Roman" w:hAnsi="Times New Roman"/>
          <w:sz w:val="28"/>
          <w:szCs w:val="28"/>
        </w:rPr>
        <w:t xml:space="preserve"> </w:t>
      </w:r>
      <w:r w:rsidRPr="74DDBB13">
        <w:rPr>
          <w:rFonts w:ascii="Times New Roman" w:cs="Times New Roman"/>
          <w:sz w:val="28"/>
          <w:szCs w:val="28"/>
          <w:rPrChange w:id="11178" w:author="user pc" w:date="2022-03-15T10:14:00Z">
            <w:rPr/>
          </w:rPrChange>
        </w:rPr>
        <w:t>√16/√32</w:t>
      </w:r>
    </w:p>
    <w:p>
      <w:pPr>
        <w:pStyle w:val="style0"/>
        <w:rPr>
          <w:rFonts w:ascii="Times New Roman" w:cs="Times New Roman"/>
          <w:sz w:val="28"/>
          <w:szCs w:val="28"/>
          <w:rPrChange w:id="11179" w:author="user pc" w:date="2022-03-15T10:14:00Z">
            <w:rPr/>
          </w:rPrChange>
        </w:rPr>
      </w:pPr>
      <w:r w:rsidRPr="BC21F494">
        <w:rPr>
          <w:rFonts w:ascii="Times New Roman" w:cs="Times New Roman"/>
          <w:sz w:val="28"/>
          <w:szCs w:val="28"/>
          <w:rPrChange w:id="11180" w:author="user pc" w:date="2022-03-15T10:14:00Z">
            <w:rPr/>
          </w:rPrChange>
        </w:rPr>
        <w:t>R</w:t>
      </w:r>
      <w:r w:rsidRPr="02672571">
        <w:rPr>
          <w:rFonts w:ascii="Times New Roman" w:cs="Times New Roman"/>
          <w:sz w:val="28"/>
          <w:szCs w:val="28"/>
          <w:vertAlign w:val="subscript"/>
          <w:rPrChange w:id="11181" w:author="user pc" w:date="2022-03-15T10:14:00Z">
            <w:rPr>
              <w:vertAlign w:val="subscript"/>
            </w:rPr>
          </w:rPrChange>
        </w:rPr>
        <w:t>m</w:t>
      </w:r>
      <w:r w:rsidRPr="30141289">
        <w:rPr>
          <w:rFonts w:ascii="Times New Roman" w:cs="Times New Roman"/>
          <w:sz w:val="28"/>
          <w:szCs w:val="28"/>
          <w:rPrChange w:id="11182" w:author="user pc" w:date="2022-03-15T10:14:00Z">
            <w:rPr/>
          </w:rPrChange>
        </w:rPr>
        <w:t>√16</w:t>
      </w:r>
      <w:r>
        <w:rPr>
          <w:rFonts w:ascii="Times New Roman" w:cs="Times New Roman" w:hAnsi="Times New Roman"/>
          <w:sz w:val="28"/>
          <w:szCs w:val="28"/>
        </w:rPr>
        <w:t xml:space="preserve"> </w:t>
      </w:r>
      <w:r w:rsidRPr="757AB178">
        <w:rPr>
          <w:rFonts w:ascii="Times New Roman" w:cs="Times New Roman"/>
          <w:sz w:val="28"/>
          <w:szCs w:val="28"/>
          <w:rPrChange w:id="11183" w:author="user pc" w:date="2022-03-15T10:14:00Z">
            <w:rPr/>
          </w:rPrChange>
        </w:rPr>
        <w:t>=</w:t>
      </w:r>
      <w:r>
        <w:rPr>
          <w:rFonts w:ascii="Times New Roman" w:cs="Times New Roman" w:hAnsi="Times New Roman"/>
          <w:sz w:val="28"/>
          <w:szCs w:val="28"/>
        </w:rPr>
        <w:t xml:space="preserve"> </w:t>
      </w:r>
      <w:r w:rsidRPr="0FB9F9C1">
        <w:rPr>
          <w:rFonts w:ascii="Times New Roman" w:cs="Times New Roman"/>
          <w:sz w:val="28"/>
          <w:szCs w:val="28"/>
          <w:rPrChange w:id="11184" w:author="user pc" w:date="2022-03-15T10:14:00Z">
            <w:rPr/>
          </w:rPrChange>
        </w:rPr>
        <w:t>4√32</w:t>
      </w:r>
    </w:p>
    <w:p>
      <w:pPr>
        <w:pStyle w:val="style0"/>
        <w:rPr>
          <w:rFonts w:ascii="Times New Roman" w:cs="Times New Roman"/>
          <w:sz w:val="28"/>
          <w:szCs w:val="28"/>
          <w:rPrChange w:id="11185" w:author="user pc" w:date="2022-03-15T10:14:00Z">
            <w:rPr/>
          </w:rPrChange>
        </w:rPr>
      </w:pPr>
      <w:r w:rsidRPr="B4A79982">
        <w:rPr>
          <w:rFonts w:ascii="Times New Roman" w:cs="Times New Roman"/>
          <w:sz w:val="28"/>
          <w:szCs w:val="28"/>
          <w:rPrChange w:id="11186" w:author="user pc" w:date="2022-03-15T10:14:00Z">
            <w:rPr/>
          </w:rPrChange>
        </w:rPr>
        <w:t>R</w:t>
      </w:r>
      <w:r w:rsidRPr="090E9FCF">
        <w:rPr>
          <w:rFonts w:ascii="Times New Roman" w:cs="Times New Roman"/>
          <w:sz w:val="28"/>
          <w:szCs w:val="28"/>
          <w:vertAlign w:val="subscript"/>
          <w:rPrChange w:id="11187" w:author="user pc" w:date="2022-03-15T10:14:00Z">
            <w:rPr>
              <w:vertAlign w:val="subscript"/>
            </w:rPr>
          </w:rPrChange>
        </w:rPr>
        <w:t>m</w:t>
      </w:r>
      <w:r>
        <w:rPr>
          <w:rFonts w:ascii="Times New Roman" w:cs="Times New Roman" w:hAnsi="Times New Roman"/>
          <w:sz w:val="28"/>
          <w:szCs w:val="28"/>
          <w:vertAlign w:val="subscript"/>
        </w:rPr>
        <w:t xml:space="preserve"> </w:t>
      </w:r>
      <w:r w:rsidRPr="419D3803">
        <w:rPr>
          <w:rFonts w:ascii="Times New Roman" w:cs="Times New Roman"/>
          <w:sz w:val="28"/>
          <w:szCs w:val="28"/>
          <w:rPrChange w:id="11188" w:author="user pc" w:date="2022-03-15T10:14:00Z">
            <w:rPr/>
          </w:rPrChange>
        </w:rPr>
        <w:t>=</w:t>
      </w:r>
      <w:r>
        <w:rPr>
          <w:rFonts w:ascii="Times New Roman" w:cs="Times New Roman" w:hAnsi="Times New Roman"/>
          <w:sz w:val="28"/>
          <w:szCs w:val="28"/>
        </w:rPr>
        <w:t xml:space="preserve"> </w:t>
      </w:r>
      <w:r w:rsidRPr="735024D5">
        <w:rPr>
          <w:rFonts w:ascii="Times New Roman" w:cs="Times New Roman"/>
          <w:sz w:val="28"/>
          <w:szCs w:val="28"/>
          <w:rPrChange w:id="11189" w:author="user pc" w:date="2022-03-15T10:14:00Z">
            <w:rPr/>
          </w:rPrChange>
        </w:rPr>
        <w:t>4√32/√16</w:t>
      </w:r>
    </w:p>
    <w:p>
      <w:pPr>
        <w:pStyle w:val="style0"/>
        <w:rPr>
          <w:rFonts w:ascii="Times New Roman" w:cs="Times New Roman"/>
          <w:sz w:val="28"/>
          <w:szCs w:val="28"/>
          <w:rPrChange w:id="11190" w:author="user pc" w:date="2022-03-15T10:14:00Z">
            <w:rPr/>
          </w:rPrChange>
        </w:rPr>
      </w:pPr>
      <w:r w:rsidRPr="C04B8FF3">
        <w:rPr>
          <w:rFonts w:ascii="Times New Roman" w:cs="Times New Roman"/>
          <w:sz w:val="28"/>
          <w:szCs w:val="28"/>
          <w:rPrChange w:id="11191" w:author="user pc" w:date="2022-03-15T10:14:00Z">
            <w:rPr/>
          </w:rPrChange>
        </w:rPr>
        <w:t>R</w:t>
      </w:r>
      <w:r w:rsidRPr="65FBD675">
        <w:rPr>
          <w:rFonts w:ascii="Times New Roman" w:cs="Times New Roman"/>
          <w:sz w:val="28"/>
          <w:szCs w:val="28"/>
          <w:vertAlign w:val="subscript"/>
          <w:rPrChange w:id="11192" w:author="user pc" w:date="2022-03-15T10:14:00Z">
            <w:rPr>
              <w:vertAlign w:val="subscript"/>
            </w:rPr>
          </w:rPrChange>
        </w:rPr>
        <w:t xml:space="preserve">m </w:t>
      </w:r>
      <w:r>
        <w:rPr>
          <w:rFonts w:ascii="Times New Roman" w:cs="Times New Roman" w:hAnsi="Times New Roman"/>
          <w:sz w:val="28"/>
          <w:szCs w:val="28"/>
          <w:vertAlign w:val="subscript"/>
        </w:rPr>
        <w:t xml:space="preserve"> </w:t>
      </w:r>
      <w:r w:rsidRPr="15C8EEB3">
        <w:rPr>
          <w:rFonts w:ascii="Times New Roman" w:cs="Times New Roman"/>
          <w:sz w:val="28"/>
          <w:szCs w:val="28"/>
          <w:rPrChange w:id="11193" w:author="user pc" w:date="2022-03-15T10:14:00Z">
            <w:rPr/>
          </w:rPrChange>
        </w:rPr>
        <w:t>=</w:t>
      </w:r>
      <w:r>
        <w:rPr>
          <w:rFonts w:ascii="Times New Roman" w:cs="Times New Roman" w:hAnsi="Times New Roman"/>
          <w:sz w:val="28"/>
          <w:szCs w:val="28"/>
        </w:rPr>
        <w:t xml:space="preserve"> </w:t>
      </w:r>
      <w:r w:rsidRPr="D70B0E28">
        <w:rPr>
          <w:rFonts w:ascii="Times New Roman" w:cs="Times New Roman"/>
          <w:sz w:val="28"/>
          <w:szCs w:val="28"/>
          <w:rPrChange w:id="11194" w:author="user pc" w:date="2022-03-15T10:14:00Z">
            <w:rPr/>
          </w:rPrChange>
        </w:rPr>
        <w:t>4</w:t>
      </w:r>
      <w:r>
        <w:rPr>
          <w:rFonts w:ascii="Times New Roman" w:cs="Times New Roman" w:hAnsi="Times New Roman"/>
          <w:sz w:val="28"/>
          <w:szCs w:val="28"/>
        </w:rPr>
        <w:t xml:space="preserve"> </w:t>
      </w:r>
      <w:r w:rsidRPr="AFD157A4">
        <w:rPr>
          <w:rFonts w:ascii="Times New Roman" w:cs="Times New Roman"/>
          <w:sz w:val="28"/>
          <w:szCs w:val="28"/>
          <w:rPrChange w:id="11195" w:author="user pc" w:date="2022-03-15T10:14:00Z">
            <w:rPr/>
          </w:rPrChange>
        </w:rPr>
        <w:t>×</w:t>
      </w:r>
      <w:r>
        <w:rPr>
          <w:rFonts w:ascii="Times New Roman" w:cs="Times New Roman" w:hAnsi="Times New Roman"/>
          <w:sz w:val="28"/>
          <w:szCs w:val="28"/>
        </w:rPr>
        <w:t xml:space="preserve"> </w:t>
      </w:r>
      <w:r w:rsidRPr="14F1B042">
        <w:rPr>
          <w:rFonts w:ascii="Times New Roman" w:cs="Times New Roman"/>
          <w:sz w:val="28"/>
          <w:szCs w:val="28"/>
          <w:rPrChange w:id="11196" w:author="user pc" w:date="2022-03-15T10:14:00Z">
            <w:rPr/>
          </w:rPrChange>
        </w:rPr>
        <w:t>5.65685/4</w:t>
      </w:r>
    </w:p>
    <w:p>
      <w:pPr>
        <w:pStyle w:val="style0"/>
        <w:rPr>
          <w:rFonts w:ascii="Times New Roman" w:cs="Times New Roman"/>
          <w:sz w:val="28"/>
          <w:szCs w:val="28"/>
          <w:rPrChange w:id="11197" w:author="user pc" w:date="2022-03-15T10:14:00Z">
            <w:rPr/>
          </w:rPrChange>
        </w:rPr>
      </w:pPr>
      <w:r w:rsidRPr="21719742">
        <w:rPr>
          <w:rFonts w:ascii="Times New Roman" w:cs="Times New Roman"/>
          <w:sz w:val="28"/>
          <w:szCs w:val="28"/>
          <w:rPrChange w:id="11198" w:author="user pc" w:date="2022-03-15T10:14:00Z">
            <w:rPr/>
          </w:rPrChange>
        </w:rPr>
        <w:t>R</w:t>
      </w:r>
      <w:r w:rsidRPr="358F83B5">
        <w:rPr>
          <w:rFonts w:ascii="Times New Roman" w:cs="Times New Roman"/>
          <w:sz w:val="28"/>
          <w:szCs w:val="28"/>
          <w:vertAlign w:val="subscript"/>
          <w:rPrChange w:id="11199" w:author="user pc" w:date="2022-03-15T10:14:00Z">
            <w:rPr>
              <w:vertAlign w:val="subscript"/>
            </w:rPr>
          </w:rPrChange>
        </w:rPr>
        <w:t>m</w:t>
      </w:r>
      <w:r>
        <w:rPr>
          <w:rFonts w:ascii="Times New Roman" w:cs="Times New Roman" w:hAnsi="Times New Roman"/>
          <w:sz w:val="28"/>
          <w:szCs w:val="28"/>
          <w:vertAlign w:val="subscript"/>
        </w:rPr>
        <w:t xml:space="preserve"> </w:t>
      </w:r>
      <w:r w:rsidRPr="7345DF44">
        <w:rPr>
          <w:rFonts w:ascii="Times New Roman" w:cs="Times New Roman"/>
          <w:sz w:val="28"/>
          <w:szCs w:val="28"/>
          <w:rPrChange w:id="11200" w:author="user pc" w:date="2022-03-15T10:14:00Z">
            <w:rPr/>
          </w:rPrChange>
        </w:rPr>
        <w:t>=</w:t>
      </w:r>
      <w:r>
        <w:rPr>
          <w:rFonts w:ascii="Times New Roman" w:cs="Times New Roman" w:hAnsi="Times New Roman"/>
          <w:sz w:val="28"/>
          <w:szCs w:val="28"/>
        </w:rPr>
        <w:t xml:space="preserve"> </w:t>
      </w:r>
      <w:r w:rsidRPr="6A42E8F1">
        <w:rPr>
          <w:rFonts w:ascii="Times New Roman" w:cs="Times New Roman"/>
          <w:sz w:val="28"/>
          <w:szCs w:val="28"/>
          <w:rPrChange w:id="11201" w:author="user pc" w:date="2022-03-15T10:14:00Z">
            <w:rPr/>
          </w:rPrChange>
        </w:rPr>
        <w:t>5.65</w:t>
      </w:r>
    </w:p>
    <w:p>
      <w:pPr>
        <w:pStyle w:val="style0"/>
        <w:rPr>
          <w:rFonts w:ascii="Times New Roman" w:cs="Times New Roman"/>
          <w:sz w:val="28"/>
          <w:szCs w:val="28"/>
          <w:rPrChange w:id="11202" w:author="user pc" w:date="2022-03-15T10:14:00Z">
            <w:rPr/>
          </w:rPrChange>
        </w:rPr>
      </w:pPr>
      <w:r w:rsidRPr="4CBFEE01">
        <w:rPr>
          <w:rFonts w:ascii="Times New Roman" w:cs="Times New Roman"/>
          <w:sz w:val="28"/>
          <w:szCs w:val="28"/>
          <w:rPrChange w:id="11203" w:author="user pc" w:date="2022-03-15T10:14:00Z">
            <w:rPr/>
          </w:rPrChange>
        </w:rPr>
        <w:t>Recall:</w:t>
      </w:r>
      <w:r>
        <w:rPr>
          <w:rFonts w:ascii="Times New Roman" w:cs="Times New Roman" w:hAnsi="Times New Roman"/>
          <w:sz w:val="28"/>
          <w:szCs w:val="28"/>
        </w:rPr>
        <w:t xml:space="preserve"> </w:t>
      </w:r>
      <w:r w:rsidRPr="EBC5CCEE">
        <w:rPr>
          <w:rFonts w:ascii="Times New Roman" w:cs="Times New Roman"/>
          <w:sz w:val="28"/>
          <w:szCs w:val="28"/>
          <w:rPrChange w:id="11204" w:author="user pc" w:date="2022-03-15T10:14:00Z">
            <w:rPr/>
          </w:rPrChange>
        </w:rPr>
        <w:t>Rate</w:t>
      </w:r>
      <w:r>
        <w:rPr>
          <w:rFonts w:ascii="Times New Roman" w:cs="Times New Roman" w:hAnsi="Times New Roman"/>
          <w:sz w:val="28"/>
          <w:szCs w:val="28"/>
        </w:rPr>
        <w:t xml:space="preserve"> </w:t>
      </w:r>
      <w:r w:rsidRPr="9BE10984">
        <w:rPr>
          <w:rFonts w:ascii="Times New Roman" w:cs="Times New Roman"/>
          <w:sz w:val="28"/>
          <w:szCs w:val="28"/>
          <w:rPrChange w:id="11205" w:author="user pc" w:date="2022-03-15T10:14:00Z">
            <w:rPr/>
          </w:rPrChange>
        </w:rPr>
        <w:t>=</w:t>
      </w:r>
      <w:r>
        <w:rPr>
          <w:rFonts w:ascii="Times New Roman" w:cs="Times New Roman" w:hAnsi="Times New Roman"/>
          <w:sz w:val="28"/>
          <w:szCs w:val="28"/>
        </w:rPr>
        <w:t xml:space="preserve"> </w:t>
      </w:r>
      <w:r w:rsidRPr="DAEB89FE">
        <w:rPr>
          <w:rFonts w:ascii="Times New Roman" w:cs="Times New Roman"/>
          <w:sz w:val="28"/>
          <w:szCs w:val="28"/>
          <w:rPrChange w:id="11206" w:author="user pc" w:date="2022-03-15T10:14:00Z">
            <w:rPr/>
          </w:rPrChange>
        </w:rPr>
        <w:t>volume/time</w:t>
      </w:r>
    </w:p>
    <w:p>
      <w:pPr>
        <w:pStyle w:val="style0"/>
        <w:rPr>
          <w:rFonts w:ascii="Times New Roman" w:cs="Times New Roman"/>
          <w:sz w:val="28"/>
          <w:szCs w:val="28"/>
          <w:rPrChange w:id="11207" w:author="user pc" w:date="2022-03-15T10:14:00Z">
            <w:rPr/>
          </w:rPrChange>
        </w:rPr>
      </w:pPr>
      <w:r w:rsidRPr="2CC5ED6C">
        <w:rPr>
          <w:rFonts w:ascii="Times New Roman" w:cs="Times New Roman"/>
          <w:sz w:val="28"/>
          <w:szCs w:val="28"/>
          <w:rPrChange w:id="11208" w:author="user pc" w:date="2022-03-15T10:14:00Z">
            <w:rPr/>
          </w:rPrChange>
        </w:rPr>
        <w:t>5.65</w:t>
      </w:r>
      <w:r>
        <w:rPr>
          <w:rFonts w:ascii="Times New Roman" w:cs="Times New Roman" w:hAnsi="Times New Roman"/>
          <w:sz w:val="28"/>
          <w:szCs w:val="28"/>
        </w:rPr>
        <w:t xml:space="preserve"> </w:t>
      </w:r>
      <w:r w:rsidRPr="D1A108FA">
        <w:rPr>
          <w:rFonts w:ascii="Times New Roman" w:cs="Times New Roman"/>
          <w:sz w:val="28"/>
          <w:szCs w:val="28"/>
          <w:rPrChange w:id="11209" w:author="user pc" w:date="2022-03-15T10:14:00Z">
            <w:rPr/>
          </w:rPrChange>
        </w:rPr>
        <w:t>=</w:t>
      </w:r>
      <w:r>
        <w:rPr>
          <w:rFonts w:ascii="Times New Roman" w:cs="Times New Roman" w:hAnsi="Times New Roman"/>
          <w:sz w:val="28"/>
          <w:szCs w:val="28"/>
        </w:rPr>
        <w:t xml:space="preserve"> </w:t>
      </w:r>
      <w:r w:rsidRPr="246E05C1">
        <w:rPr>
          <w:rFonts w:ascii="Times New Roman" w:cs="Times New Roman"/>
          <w:sz w:val="28"/>
          <w:szCs w:val="28"/>
          <w:rPrChange w:id="11210" w:author="user pc" w:date="2022-03-15T10:14:00Z">
            <w:rPr/>
          </w:rPrChange>
        </w:rPr>
        <w:t>80cm</w:t>
      </w:r>
      <w:r w:rsidRPr="ADA5CC54">
        <w:rPr>
          <w:rFonts w:ascii="Times New Roman" w:cs="Times New Roman"/>
          <w:sz w:val="28"/>
          <w:szCs w:val="28"/>
          <w:vertAlign w:val="superscript"/>
          <w:rPrChange w:id="11211" w:author="user pc" w:date="2022-03-15T10:14:00Z">
            <w:rPr>
              <w:vertAlign w:val="superscript"/>
            </w:rPr>
          </w:rPrChange>
        </w:rPr>
        <w:t>3</w:t>
      </w:r>
      <w:r w:rsidRPr="A9508908">
        <w:rPr>
          <w:rFonts w:ascii="Times New Roman" w:cs="Times New Roman"/>
          <w:sz w:val="28"/>
          <w:szCs w:val="28"/>
          <w:rPrChange w:id="11212" w:author="user pc" w:date="2022-03-15T10:14:00Z">
            <w:rPr/>
          </w:rPrChange>
        </w:rPr>
        <w:t>/time</w:t>
      </w:r>
    </w:p>
    <w:p>
      <w:pPr>
        <w:pStyle w:val="style0"/>
        <w:rPr>
          <w:rFonts w:ascii="Times New Roman" w:cs="Times New Roman"/>
          <w:sz w:val="28"/>
          <w:szCs w:val="28"/>
          <w:rPrChange w:id="11213" w:author="user pc" w:date="2022-03-15T10:14:00Z">
            <w:rPr/>
          </w:rPrChange>
        </w:rPr>
      </w:pPr>
      <w:r w:rsidRPr="2E6286B4">
        <w:rPr>
          <w:rFonts w:ascii="Times New Roman" w:cs="Times New Roman"/>
          <w:sz w:val="28"/>
          <w:szCs w:val="28"/>
          <w:rPrChange w:id="11214" w:author="user pc" w:date="2022-03-15T10:14:00Z">
            <w:rPr/>
          </w:rPrChange>
        </w:rPr>
        <w:t>Time</w:t>
      </w:r>
      <w:r>
        <w:rPr>
          <w:rFonts w:ascii="Times New Roman" w:cs="Times New Roman" w:hAnsi="Times New Roman"/>
          <w:sz w:val="28"/>
          <w:szCs w:val="28"/>
        </w:rPr>
        <w:t xml:space="preserve"> </w:t>
      </w:r>
      <w:r w:rsidRPr="B6AA9049">
        <w:rPr>
          <w:rFonts w:ascii="Times New Roman" w:cs="Times New Roman"/>
          <w:sz w:val="28"/>
          <w:szCs w:val="28"/>
          <w:rPrChange w:id="11215" w:author="user pc" w:date="2022-03-15T10:14:00Z">
            <w:rPr/>
          </w:rPrChange>
        </w:rPr>
        <w:t>=</w:t>
      </w:r>
      <w:r>
        <w:rPr>
          <w:rFonts w:ascii="Times New Roman" w:cs="Times New Roman" w:hAnsi="Times New Roman"/>
          <w:sz w:val="28"/>
          <w:szCs w:val="28"/>
        </w:rPr>
        <w:t xml:space="preserve"> </w:t>
      </w:r>
      <w:r w:rsidRPr="A32D37CF">
        <w:rPr>
          <w:rFonts w:ascii="Times New Roman" w:cs="Times New Roman"/>
          <w:sz w:val="28"/>
          <w:szCs w:val="28"/>
          <w:rPrChange w:id="11216" w:author="user pc" w:date="2022-03-15T10:14:00Z">
            <w:rPr/>
          </w:rPrChange>
        </w:rPr>
        <w:t>80/5.65</w:t>
      </w:r>
    </w:p>
    <w:p>
      <w:pPr>
        <w:pStyle w:val="style0"/>
        <w:rPr>
          <w:rFonts w:ascii="Times New Roman" w:cs="Times New Roman"/>
          <w:sz w:val="28"/>
          <w:szCs w:val="28"/>
          <w:rPrChange w:id="11217" w:author="user pc" w:date="2022-03-15T10:14:00Z">
            <w:rPr/>
          </w:rPrChange>
        </w:rPr>
      </w:pPr>
      <w:r w:rsidRPr="27A4686D">
        <w:rPr>
          <w:rFonts w:ascii="Times New Roman" w:cs="Times New Roman"/>
          <w:sz w:val="28"/>
          <w:szCs w:val="28"/>
          <w:rPrChange w:id="11218" w:author="user pc" w:date="2022-03-15T10:14:00Z">
            <w:rPr/>
          </w:rPrChange>
        </w:rPr>
        <w:t>Time</w:t>
      </w:r>
      <w:r>
        <w:rPr>
          <w:rFonts w:ascii="Times New Roman" w:cs="Times New Roman" w:hAnsi="Times New Roman"/>
          <w:sz w:val="28"/>
          <w:szCs w:val="28"/>
        </w:rPr>
        <w:t xml:space="preserve"> </w:t>
      </w:r>
      <w:r w:rsidRPr="644920FD">
        <w:rPr>
          <w:rFonts w:ascii="Times New Roman" w:cs="Times New Roman"/>
          <w:sz w:val="28"/>
          <w:szCs w:val="28"/>
          <w:rPrChange w:id="11219" w:author="user pc" w:date="2022-03-15T10:14:00Z">
            <w:rPr/>
          </w:rPrChange>
        </w:rPr>
        <w:t>=</w:t>
      </w:r>
      <w:r>
        <w:rPr>
          <w:rFonts w:ascii="Times New Roman" w:cs="Times New Roman" w:hAnsi="Times New Roman"/>
          <w:sz w:val="28"/>
          <w:szCs w:val="28"/>
        </w:rPr>
        <w:t xml:space="preserve"> </w:t>
      </w:r>
      <w:r w:rsidRPr="1871F374">
        <w:rPr>
          <w:rFonts w:ascii="Times New Roman" w:cs="Times New Roman"/>
          <w:sz w:val="28"/>
          <w:szCs w:val="28"/>
          <w:rPrChange w:id="11220" w:author="user pc" w:date="2022-03-15T10:14:00Z">
            <w:rPr/>
          </w:rPrChange>
        </w:rPr>
        <w:t>14seconds</w:t>
      </w:r>
    </w:p>
    <w:p>
      <w:pPr>
        <w:pStyle w:val="style0"/>
        <w:rPr>
          <w:rFonts w:ascii="Times New Roman" w:cs="Times New Roman"/>
          <w:sz w:val="28"/>
          <w:szCs w:val="28"/>
          <w:rPrChange w:id="11221" w:author="user pc" w:date="2022-03-15T10:14:00Z">
            <w:rPr/>
          </w:rPrChange>
        </w:rPr>
      </w:pPr>
    </w:p>
    <w:p>
      <w:pPr>
        <w:pStyle w:val="style0"/>
        <w:rPr>
          <w:rFonts w:ascii="Times New Roman" w:cs="Times New Roman"/>
          <w:sz w:val="28"/>
          <w:szCs w:val="28"/>
          <w:rPrChange w:id="11222" w:author="user pc" w:date="2022-03-15T10:14:00Z">
            <w:rPr/>
          </w:rPrChange>
        </w:rPr>
      </w:pPr>
      <w:r w:rsidRPr="6288E87C">
        <w:rPr>
          <w:rFonts w:ascii="Times New Roman" w:cs="Times New Roman"/>
          <w:b/>
          <w:sz w:val="28"/>
          <w:szCs w:val="28"/>
          <w:rPrChange w:id="11223" w:author="user pc" w:date="2022-03-15T10:14:00Z">
            <w:rPr>
              <w:b/>
            </w:rPr>
          </w:rPrChange>
        </w:rPr>
        <w:t>Example</w:t>
      </w:r>
      <w:r>
        <w:rPr>
          <w:rFonts w:ascii="Times New Roman" w:cs="Times New Roman" w:hAnsi="Times New Roman"/>
          <w:b/>
          <w:sz w:val="28"/>
          <w:szCs w:val="28"/>
        </w:rPr>
        <w:t xml:space="preserve"> </w:t>
      </w:r>
      <w:r w:rsidRPr="6EF8E373">
        <w:rPr>
          <w:rFonts w:ascii="Times New Roman" w:cs="Times New Roman"/>
          <w:b/>
          <w:sz w:val="28"/>
          <w:szCs w:val="28"/>
          <w:rPrChange w:id="11224" w:author="user pc" w:date="2022-03-15T10:14:00Z">
            <w:rPr>
              <w:b/>
            </w:rPr>
          </w:rPrChange>
        </w:rPr>
        <w:t>13:</w:t>
      </w:r>
      <w:r>
        <w:rPr>
          <w:rFonts w:ascii="Times New Roman" w:cs="Times New Roman" w:hAnsi="Times New Roman"/>
          <w:b/>
          <w:sz w:val="28"/>
          <w:szCs w:val="28"/>
        </w:rPr>
        <w:t xml:space="preserve"> </w:t>
      </w:r>
      <w:r w:rsidRPr="2FE693DC">
        <w:rPr>
          <w:rFonts w:ascii="Times New Roman" w:cs="Times New Roman"/>
          <w:sz w:val="28"/>
          <w:szCs w:val="28"/>
          <w:rPrChange w:id="11225" w:author="user pc" w:date="2022-03-15T10:14:00Z">
            <w:rPr/>
          </w:rPrChange>
        </w:rPr>
        <w:t>If</w:t>
      </w:r>
      <w:r>
        <w:rPr>
          <w:rFonts w:ascii="Times New Roman" w:cs="Times New Roman" w:hAnsi="Times New Roman"/>
          <w:sz w:val="28"/>
          <w:szCs w:val="28"/>
        </w:rPr>
        <w:t xml:space="preserve"> </w:t>
      </w:r>
      <w:r w:rsidRPr="7AD099C6">
        <w:rPr>
          <w:rFonts w:ascii="Times New Roman" w:cs="Times New Roman"/>
          <w:sz w:val="28"/>
          <w:szCs w:val="28"/>
          <w:rPrChange w:id="11226" w:author="user pc" w:date="2022-03-15T10:14:00Z">
            <w:rPr/>
          </w:rPrChange>
        </w:rPr>
        <w:t>sulphur</w:t>
      </w:r>
      <w:r>
        <w:rPr>
          <w:rFonts w:ascii="Times New Roman" w:cs="Times New Roman" w:hAnsi="Times New Roman"/>
          <w:sz w:val="28"/>
          <w:szCs w:val="28"/>
        </w:rPr>
        <w:t xml:space="preserve"> </w:t>
      </w:r>
      <w:r w:rsidRPr="095B09D1">
        <w:rPr>
          <w:rFonts w:ascii="Times New Roman" w:cs="Times New Roman"/>
          <w:sz w:val="28"/>
          <w:szCs w:val="28"/>
          <w:rPrChange w:id="11227" w:author="user pc" w:date="2022-03-15T10:14:00Z">
            <w:rPr/>
          </w:rPrChange>
        </w:rPr>
        <w:t>(IV)</w:t>
      </w:r>
      <w:r>
        <w:rPr>
          <w:rFonts w:ascii="Times New Roman" w:cs="Times New Roman" w:hAnsi="Times New Roman"/>
          <w:sz w:val="28"/>
          <w:szCs w:val="28"/>
        </w:rPr>
        <w:t xml:space="preserve"> </w:t>
      </w:r>
      <w:r w:rsidRPr="60244779">
        <w:rPr>
          <w:rFonts w:ascii="Times New Roman" w:cs="Times New Roman"/>
          <w:sz w:val="28"/>
          <w:szCs w:val="28"/>
          <w:rPrChange w:id="11228" w:author="user pc" w:date="2022-03-15T10:14:00Z">
            <w:rPr/>
          </w:rPrChange>
        </w:rPr>
        <w:t>oxide</w:t>
      </w:r>
      <w:r>
        <w:rPr>
          <w:rFonts w:ascii="Times New Roman" w:cs="Times New Roman" w:hAnsi="Times New Roman"/>
          <w:sz w:val="28"/>
          <w:szCs w:val="28"/>
        </w:rPr>
        <w:t xml:space="preserve"> </w:t>
      </w:r>
      <w:r w:rsidRPr="59EAE758">
        <w:rPr>
          <w:rFonts w:ascii="Times New Roman" w:cs="Times New Roman"/>
          <w:sz w:val="28"/>
          <w:szCs w:val="28"/>
          <w:rPrChange w:id="11229" w:author="user pc" w:date="2022-03-15T10:14:00Z">
            <w:rPr/>
          </w:rPrChange>
        </w:rPr>
        <w:t>and</w:t>
      </w:r>
      <w:r>
        <w:rPr>
          <w:rFonts w:ascii="Times New Roman" w:cs="Times New Roman" w:hAnsi="Times New Roman"/>
          <w:sz w:val="28"/>
          <w:szCs w:val="28"/>
        </w:rPr>
        <w:t xml:space="preserve"> </w:t>
      </w:r>
      <w:r w:rsidRPr="2F5BCE56">
        <w:rPr>
          <w:rFonts w:ascii="Times New Roman" w:cs="Times New Roman"/>
          <w:sz w:val="28"/>
          <w:szCs w:val="28"/>
          <w:rPrChange w:id="11230" w:author="user pc" w:date="2022-03-15T10:14:00Z">
            <w:rPr/>
          </w:rPrChange>
        </w:rPr>
        <w:t>methane</w:t>
      </w:r>
      <w:r>
        <w:rPr>
          <w:rFonts w:ascii="Times New Roman" w:cs="Times New Roman" w:hAnsi="Times New Roman"/>
          <w:sz w:val="28"/>
          <w:szCs w:val="28"/>
        </w:rPr>
        <w:t xml:space="preserve"> </w:t>
      </w:r>
      <w:r w:rsidRPr="097BA9B8">
        <w:rPr>
          <w:rFonts w:ascii="Times New Roman" w:cs="Times New Roman"/>
          <w:sz w:val="28"/>
          <w:szCs w:val="28"/>
          <w:rPrChange w:id="11231" w:author="user pc" w:date="2022-03-15T10:14:00Z">
            <w:rPr/>
          </w:rPrChange>
        </w:rPr>
        <w:t>are</w:t>
      </w:r>
      <w:r>
        <w:rPr>
          <w:rFonts w:ascii="Times New Roman" w:cs="Times New Roman" w:hAnsi="Times New Roman"/>
          <w:sz w:val="28"/>
          <w:szCs w:val="28"/>
        </w:rPr>
        <w:t xml:space="preserve"> </w:t>
      </w:r>
      <w:r w:rsidRPr="1A0C2402">
        <w:rPr>
          <w:rFonts w:ascii="Times New Roman" w:cs="Times New Roman"/>
          <w:sz w:val="28"/>
          <w:szCs w:val="28"/>
          <w:rPrChange w:id="11232" w:author="user pc" w:date="2022-03-15T10:14:00Z">
            <w:rPr/>
          </w:rPrChange>
        </w:rPr>
        <w:t>released</w:t>
      </w:r>
      <w:r>
        <w:rPr>
          <w:rFonts w:ascii="Times New Roman" w:cs="Times New Roman" w:hAnsi="Times New Roman"/>
          <w:sz w:val="28"/>
          <w:szCs w:val="28"/>
        </w:rPr>
        <w:t xml:space="preserve"> </w:t>
      </w:r>
      <w:r w:rsidRPr="337D1B41">
        <w:rPr>
          <w:rFonts w:ascii="Times New Roman" w:cs="Times New Roman"/>
          <w:sz w:val="28"/>
          <w:szCs w:val="28"/>
          <w:rPrChange w:id="11233" w:author="user pc" w:date="2022-03-15T10:14:00Z">
            <w:rPr/>
          </w:rPrChange>
        </w:rPr>
        <w:t>simultaneously</w:t>
      </w:r>
      <w:r>
        <w:rPr>
          <w:rFonts w:ascii="Times New Roman" w:cs="Times New Roman" w:hAnsi="Times New Roman"/>
          <w:sz w:val="28"/>
          <w:szCs w:val="28"/>
        </w:rPr>
        <w:t xml:space="preserve"> </w:t>
      </w:r>
      <w:r w:rsidRPr="8A736FD4">
        <w:rPr>
          <w:rFonts w:ascii="Times New Roman" w:cs="Times New Roman"/>
          <w:sz w:val="28"/>
          <w:szCs w:val="28"/>
          <w:rPrChange w:id="11234" w:author="user pc" w:date="2022-03-15T10:14:00Z">
            <w:rPr/>
          </w:rPrChange>
        </w:rPr>
        <w:t>at</w:t>
      </w:r>
      <w:r>
        <w:rPr>
          <w:rFonts w:ascii="Times New Roman" w:cs="Times New Roman" w:hAnsi="Times New Roman"/>
          <w:sz w:val="28"/>
          <w:szCs w:val="28"/>
        </w:rPr>
        <w:t xml:space="preserve"> </w:t>
      </w:r>
      <w:r w:rsidRPr="AC528E98">
        <w:rPr>
          <w:rFonts w:ascii="Times New Roman" w:cs="Times New Roman"/>
          <w:sz w:val="28"/>
          <w:szCs w:val="28"/>
          <w:rPrChange w:id="11235" w:author="user pc" w:date="2022-03-15T10:14:00Z">
            <w:rPr/>
          </w:rPrChange>
        </w:rPr>
        <w:t>the</w:t>
      </w:r>
      <w:r>
        <w:rPr>
          <w:rFonts w:ascii="Times New Roman" w:cs="Times New Roman" w:hAnsi="Times New Roman"/>
          <w:sz w:val="28"/>
          <w:szCs w:val="28"/>
        </w:rPr>
        <w:t xml:space="preserve"> </w:t>
      </w:r>
      <w:r w:rsidRPr="4EC79544">
        <w:rPr>
          <w:rFonts w:ascii="Times New Roman" w:cs="Times New Roman"/>
          <w:sz w:val="28"/>
          <w:szCs w:val="28"/>
          <w:rPrChange w:id="11236" w:author="user pc" w:date="2022-03-15T10:14:00Z">
            <w:rPr/>
          </w:rPrChange>
        </w:rPr>
        <w:t>opposite</w:t>
      </w:r>
      <w:r>
        <w:rPr>
          <w:rFonts w:ascii="Times New Roman" w:cs="Times New Roman" w:hAnsi="Times New Roman"/>
          <w:sz w:val="28"/>
          <w:szCs w:val="28"/>
        </w:rPr>
        <w:t xml:space="preserve"> </w:t>
      </w:r>
      <w:r w:rsidRPr="C7590087">
        <w:rPr>
          <w:rFonts w:ascii="Times New Roman" w:cs="Times New Roman"/>
          <w:sz w:val="28"/>
          <w:szCs w:val="28"/>
          <w:rPrChange w:id="11237" w:author="user pc" w:date="2022-03-15T10:14:00Z">
            <w:rPr/>
          </w:rPrChange>
        </w:rPr>
        <w:t>ends</w:t>
      </w:r>
      <w:r>
        <w:rPr>
          <w:rFonts w:ascii="Times New Roman" w:cs="Times New Roman" w:hAnsi="Times New Roman"/>
          <w:sz w:val="28"/>
          <w:szCs w:val="28"/>
        </w:rPr>
        <w:t xml:space="preserve"> </w:t>
      </w:r>
      <w:r w:rsidRPr="0E719670">
        <w:rPr>
          <w:rFonts w:ascii="Times New Roman" w:cs="Times New Roman"/>
          <w:sz w:val="28"/>
          <w:szCs w:val="28"/>
          <w:rPrChange w:id="11238" w:author="user pc" w:date="2022-03-15T10:14:00Z">
            <w:rPr/>
          </w:rPrChange>
        </w:rPr>
        <w:t>of</w:t>
      </w:r>
      <w:r>
        <w:rPr>
          <w:rFonts w:ascii="Times New Roman" w:cs="Times New Roman" w:hAnsi="Times New Roman"/>
          <w:sz w:val="28"/>
          <w:szCs w:val="28"/>
        </w:rPr>
        <w:t xml:space="preserve"> </w:t>
      </w:r>
      <w:r w:rsidRPr="57294BAF">
        <w:rPr>
          <w:rFonts w:ascii="Times New Roman" w:cs="Times New Roman"/>
          <w:sz w:val="28"/>
          <w:szCs w:val="28"/>
          <w:rPrChange w:id="11239" w:author="user pc" w:date="2022-03-15T10:14:00Z">
            <w:rPr/>
          </w:rPrChange>
        </w:rPr>
        <w:t>an</w:t>
      </w:r>
      <w:r>
        <w:rPr>
          <w:rFonts w:ascii="Times New Roman" w:cs="Times New Roman" w:hAnsi="Times New Roman"/>
          <w:sz w:val="28"/>
          <w:szCs w:val="28"/>
        </w:rPr>
        <w:t xml:space="preserve"> </w:t>
      </w:r>
      <w:r w:rsidRPr="A93DEC4B">
        <w:rPr>
          <w:rFonts w:ascii="Times New Roman" w:cs="Times New Roman"/>
          <w:sz w:val="28"/>
          <w:szCs w:val="28"/>
          <w:rPrChange w:id="11240" w:author="user pc" w:date="2022-03-15T10:14:00Z">
            <w:rPr/>
          </w:rPrChange>
        </w:rPr>
        <w:t>arrow</w:t>
      </w:r>
      <w:r>
        <w:rPr>
          <w:rFonts w:ascii="Times New Roman" w:cs="Times New Roman" w:hAnsi="Times New Roman"/>
          <w:sz w:val="28"/>
          <w:szCs w:val="28"/>
        </w:rPr>
        <w:t xml:space="preserve"> </w:t>
      </w:r>
      <w:r w:rsidRPr="5D0FFE88">
        <w:rPr>
          <w:rFonts w:ascii="Times New Roman" w:cs="Times New Roman"/>
          <w:sz w:val="28"/>
          <w:szCs w:val="28"/>
          <w:rPrChange w:id="11241" w:author="user pc" w:date="2022-03-15T10:14:00Z">
            <w:rPr/>
          </w:rPrChange>
        </w:rPr>
        <w:t>tube,</w:t>
      </w:r>
      <w:r>
        <w:rPr>
          <w:rFonts w:ascii="Times New Roman" w:cs="Times New Roman" w:hAnsi="Times New Roman"/>
          <w:sz w:val="28"/>
          <w:szCs w:val="28"/>
        </w:rPr>
        <w:t xml:space="preserve"> </w:t>
      </w:r>
      <w:r w:rsidRPr="B3FE8E61">
        <w:rPr>
          <w:rFonts w:ascii="Times New Roman" w:cs="Times New Roman"/>
          <w:sz w:val="28"/>
          <w:szCs w:val="28"/>
          <w:rPrChange w:id="11242" w:author="user pc" w:date="2022-03-15T10:14:00Z">
            <w:rPr/>
          </w:rPrChange>
        </w:rPr>
        <w:t>what</w:t>
      </w:r>
      <w:r>
        <w:rPr>
          <w:rFonts w:ascii="Times New Roman" w:cs="Times New Roman" w:hAnsi="Times New Roman"/>
          <w:sz w:val="28"/>
          <w:szCs w:val="28"/>
        </w:rPr>
        <w:t xml:space="preserve"> </w:t>
      </w:r>
      <w:r w:rsidRPr="F4BC6B8E">
        <w:rPr>
          <w:rFonts w:ascii="Times New Roman" w:cs="Times New Roman"/>
          <w:sz w:val="28"/>
          <w:szCs w:val="28"/>
          <w:rPrChange w:id="11243" w:author="user pc" w:date="2022-03-15T10:14:00Z">
            <w:rPr/>
          </w:rPrChange>
        </w:rPr>
        <w:t>is</w:t>
      </w:r>
      <w:r>
        <w:rPr>
          <w:rFonts w:ascii="Times New Roman" w:cs="Times New Roman" w:hAnsi="Times New Roman"/>
          <w:sz w:val="28"/>
          <w:szCs w:val="28"/>
        </w:rPr>
        <w:t xml:space="preserve"> </w:t>
      </w:r>
      <w:r w:rsidRPr="E709FA64">
        <w:rPr>
          <w:rFonts w:ascii="Times New Roman" w:cs="Times New Roman"/>
          <w:sz w:val="28"/>
          <w:szCs w:val="28"/>
          <w:rPrChange w:id="11244" w:author="user pc" w:date="2022-03-15T10:14:00Z">
            <w:rPr/>
          </w:rPrChange>
        </w:rPr>
        <w:t>the</w:t>
      </w:r>
      <w:r>
        <w:rPr>
          <w:rFonts w:ascii="Times New Roman" w:cs="Times New Roman" w:hAnsi="Times New Roman"/>
          <w:sz w:val="28"/>
          <w:szCs w:val="28"/>
        </w:rPr>
        <w:t xml:space="preserve"> </w:t>
      </w:r>
      <w:r w:rsidRPr="ECBC04A1">
        <w:rPr>
          <w:rFonts w:ascii="Times New Roman" w:cs="Times New Roman"/>
          <w:sz w:val="28"/>
          <w:szCs w:val="28"/>
          <w:rPrChange w:id="11245" w:author="user pc" w:date="2022-03-15T10:14:00Z">
            <w:rPr/>
          </w:rPrChange>
        </w:rPr>
        <w:t>ratio</w:t>
      </w:r>
      <w:r>
        <w:rPr>
          <w:rFonts w:ascii="Times New Roman" w:cs="Times New Roman" w:hAnsi="Times New Roman"/>
          <w:sz w:val="28"/>
          <w:szCs w:val="28"/>
        </w:rPr>
        <w:t xml:space="preserve"> </w:t>
      </w:r>
      <w:r w:rsidRPr="FEBCABE1">
        <w:rPr>
          <w:rFonts w:ascii="Times New Roman" w:cs="Times New Roman"/>
          <w:sz w:val="28"/>
          <w:szCs w:val="28"/>
          <w:rPrChange w:id="11246" w:author="user pc" w:date="2022-03-15T10:14:00Z">
            <w:rPr/>
          </w:rPrChange>
        </w:rPr>
        <w:t>of</w:t>
      </w:r>
      <w:r>
        <w:rPr>
          <w:rFonts w:ascii="Times New Roman" w:cs="Times New Roman" w:hAnsi="Times New Roman"/>
          <w:sz w:val="28"/>
          <w:szCs w:val="28"/>
        </w:rPr>
        <w:t xml:space="preserve"> </w:t>
      </w:r>
      <w:r w:rsidRPr="0E904DC8">
        <w:rPr>
          <w:rFonts w:ascii="Times New Roman" w:cs="Times New Roman"/>
          <w:sz w:val="28"/>
          <w:szCs w:val="28"/>
          <w:rPrChange w:id="11247" w:author="user pc" w:date="2022-03-15T10:14:00Z">
            <w:rPr/>
          </w:rPrChange>
        </w:rPr>
        <w:t>their</w:t>
      </w:r>
      <w:r>
        <w:rPr>
          <w:rFonts w:ascii="Times New Roman" w:cs="Times New Roman" w:hAnsi="Times New Roman"/>
          <w:sz w:val="28"/>
          <w:szCs w:val="28"/>
        </w:rPr>
        <w:t xml:space="preserve"> </w:t>
      </w:r>
      <w:r w:rsidRPr="5ABC2EBF">
        <w:rPr>
          <w:rFonts w:ascii="Times New Roman" w:cs="Times New Roman"/>
          <w:sz w:val="28"/>
          <w:szCs w:val="28"/>
          <w:rPrChange w:id="11248" w:author="user pc" w:date="2022-03-15T10:14:00Z">
            <w:rPr/>
          </w:rPrChange>
        </w:rPr>
        <w:t>rates</w:t>
      </w:r>
      <w:r>
        <w:rPr>
          <w:rFonts w:ascii="Times New Roman" w:cs="Times New Roman" w:hAnsi="Times New Roman"/>
          <w:sz w:val="28"/>
          <w:szCs w:val="28"/>
        </w:rPr>
        <w:t xml:space="preserve"> </w:t>
      </w:r>
      <w:r w:rsidRPr="86F78106">
        <w:rPr>
          <w:rFonts w:ascii="Times New Roman" w:cs="Times New Roman"/>
          <w:sz w:val="28"/>
          <w:szCs w:val="28"/>
          <w:rPrChange w:id="11249" w:author="user pc" w:date="2022-03-15T10:14:00Z">
            <w:rPr/>
          </w:rPrChange>
        </w:rPr>
        <w:t>of</w:t>
      </w:r>
      <w:r>
        <w:rPr>
          <w:rFonts w:ascii="Times New Roman" w:cs="Times New Roman" w:hAnsi="Times New Roman"/>
          <w:sz w:val="28"/>
          <w:szCs w:val="28"/>
        </w:rPr>
        <w:t xml:space="preserve"> </w:t>
      </w:r>
      <w:r w:rsidRPr="6D0EDB7C">
        <w:rPr>
          <w:rFonts w:ascii="Times New Roman" w:cs="Times New Roman"/>
          <w:sz w:val="28"/>
          <w:szCs w:val="28"/>
          <w:rPrChange w:id="11250" w:author="user pc" w:date="2022-03-15T10:14:00Z">
            <w:rPr/>
          </w:rPrChange>
        </w:rPr>
        <w:t>diffusion?</w:t>
      </w:r>
    </w:p>
    <w:p>
      <w:pPr>
        <w:pStyle w:val="style0"/>
        <w:rPr>
          <w:rFonts w:ascii="Times New Roman" w:cs="Times New Roman" w:hAnsi="Times New Roman"/>
          <w:b/>
          <w:sz w:val="28"/>
          <w:szCs w:val="28"/>
        </w:rPr>
      </w:pPr>
    </w:p>
    <w:p>
      <w:pPr>
        <w:pStyle w:val="style0"/>
        <w:rPr>
          <w:rFonts w:ascii="Times New Roman" w:cs="Times New Roman"/>
          <w:sz w:val="28"/>
          <w:szCs w:val="28"/>
          <w:rPrChange w:id="11251" w:author="user pc" w:date="2022-03-15T10:14:00Z">
            <w:rPr/>
          </w:rPrChange>
        </w:rPr>
      </w:pPr>
      <w:r w:rsidRPr="6F6E6A4F">
        <w:rPr>
          <w:rFonts w:ascii="Times New Roman" w:cs="Times New Roman"/>
          <w:b/>
          <w:sz w:val="28"/>
          <w:szCs w:val="28"/>
          <w:rPrChange w:id="11252" w:author="user pc" w:date="2022-03-15T10:14:00Z">
            <w:rPr>
              <w:b/>
            </w:rPr>
          </w:rPrChange>
        </w:rPr>
        <w:t>Solution</w:t>
      </w:r>
    </w:p>
    <w:p>
      <w:pPr>
        <w:pStyle w:val="style0"/>
        <w:rPr>
          <w:rFonts w:ascii="Times New Roman" w:cs="Times New Roman"/>
          <w:sz w:val="28"/>
          <w:szCs w:val="28"/>
          <w:rPrChange w:id="11253" w:author="user pc" w:date="2022-03-15T10:14:00Z">
            <w:rPr/>
          </w:rPrChange>
        </w:rPr>
      </w:pPr>
      <w:r w:rsidRPr="FB81728A">
        <w:rPr>
          <w:rFonts w:ascii="Times New Roman" w:cs="Times New Roman"/>
          <w:sz w:val="28"/>
          <w:szCs w:val="28"/>
          <w:rPrChange w:id="11254" w:author="user pc" w:date="2022-03-15T10:14:00Z">
            <w:rPr/>
          </w:rPrChange>
        </w:rPr>
        <w:t>Molar</w:t>
      </w:r>
      <w:r>
        <w:rPr>
          <w:rFonts w:ascii="Times New Roman" w:cs="Times New Roman" w:hAnsi="Times New Roman"/>
          <w:sz w:val="28"/>
          <w:szCs w:val="28"/>
        </w:rPr>
        <w:t xml:space="preserve"> </w:t>
      </w:r>
      <w:r w:rsidRPr="8AD4F99D">
        <w:rPr>
          <w:rFonts w:ascii="Times New Roman" w:cs="Times New Roman"/>
          <w:sz w:val="28"/>
          <w:szCs w:val="28"/>
          <w:rPrChange w:id="11255" w:author="user pc" w:date="2022-03-15T10:14:00Z">
            <w:rPr/>
          </w:rPrChange>
        </w:rPr>
        <w:t>mass</w:t>
      </w:r>
      <w:r>
        <w:rPr>
          <w:rFonts w:ascii="Times New Roman" w:cs="Times New Roman" w:hAnsi="Times New Roman"/>
          <w:sz w:val="28"/>
          <w:szCs w:val="28"/>
        </w:rPr>
        <w:t xml:space="preserve"> </w:t>
      </w:r>
      <w:r w:rsidRPr="A866ADF5">
        <w:rPr>
          <w:rFonts w:ascii="Times New Roman" w:cs="Times New Roman"/>
          <w:sz w:val="28"/>
          <w:szCs w:val="28"/>
          <w:rPrChange w:id="11256" w:author="user pc" w:date="2022-03-15T10:14:00Z">
            <w:rPr/>
          </w:rPrChange>
        </w:rPr>
        <w:t>of</w:t>
      </w:r>
      <w:r>
        <w:rPr>
          <w:rFonts w:ascii="Times New Roman" w:cs="Times New Roman" w:hAnsi="Times New Roman"/>
          <w:sz w:val="28"/>
          <w:szCs w:val="28"/>
        </w:rPr>
        <w:t xml:space="preserve"> </w:t>
      </w:r>
      <w:r w:rsidRPr="D071DD69">
        <w:rPr>
          <w:rFonts w:ascii="Times New Roman" w:cs="Times New Roman"/>
          <w:sz w:val="28"/>
          <w:szCs w:val="28"/>
          <w:rPrChange w:id="11257" w:author="user pc" w:date="2022-03-15T10:14:00Z">
            <w:rPr/>
          </w:rPrChange>
        </w:rPr>
        <w:t>SO</w:t>
      </w:r>
      <w:r w:rsidRPr="F6D103FA">
        <w:rPr>
          <w:rFonts w:ascii="Times New Roman" w:cs="Times New Roman"/>
          <w:sz w:val="28"/>
          <w:szCs w:val="28"/>
          <w:vertAlign w:val="subscript"/>
          <w:rPrChange w:id="11258" w:author="user pc" w:date="2022-03-15T10:14:00Z">
            <w:rPr>
              <w:vertAlign w:val="subscript"/>
            </w:rPr>
          </w:rPrChange>
        </w:rPr>
        <w:t>2</w:t>
      </w:r>
      <w:r>
        <w:rPr>
          <w:rFonts w:ascii="Times New Roman" w:cs="Times New Roman" w:hAnsi="Times New Roman"/>
          <w:sz w:val="28"/>
          <w:szCs w:val="28"/>
          <w:vertAlign w:val="subscript"/>
        </w:rPr>
        <w:t xml:space="preserve"> </w:t>
      </w:r>
      <w:r w:rsidRPr="FC271442">
        <w:rPr>
          <w:rFonts w:ascii="Times New Roman" w:cs="Times New Roman"/>
          <w:sz w:val="28"/>
          <w:szCs w:val="28"/>
          <w:rPrChange w:id="11259" w:author="user pc" w:date="2022-03-15T10:14:00Z">
            <w:rPr/>
          </w:rPrChange>
        </w:rPr>
        <w:t>=</w:t>
      </w:r>
      <w:r>
        <w:rPr>
          <w:rFonts w:ascii="Times New Roman" w:cs="Times New Roman" w:hAnsi="Times New Roman"/>
          <w:sz w:val="28"/>
          <w:szCs w:val="28"/>
        </w:rPr>
        <w:t xml:space="preserve"> </w:t>
      </w:r>
      <w:r w:rsidRPr="A3B406DC">
        <w:rPr>
          <w:rFonts w:ascii="Times New Roman" w:cs="Times New Roman"/>
          <w:sz w:val="28"/>
          <w:szCs w:val="28"/>
          <w:rPrChange w:id="11260" w:author="user pc" w:date="2022-03-15T10:14:00Z">
            <w:rPr/>
          </w:rPrChange>
        </w:rPr>
        <w:t>(32</w:t>
      </w:r>
      <w:r>
        <w:rPr>
          <w:rFonts w:ascii="Times New Roman" w:cs="Times New Roman" w:hAnsi="Times New Roman"/>
          <w:sz w:val="28"/>
          <w:szCs w:val="28"/>
        </w:rPr>
        <w:t xml:space="preserve"> </w:t>
      </w:r>
      <w:r w:rsidRPr="95045AEC">
        <w:rPr>
          <w:rFonts w:ascii="Times New Roman" w:cs="Times New Roman"/>
          <w:sz w:val="28"/>
          <w:szCs w:val="28"/>
          <w:rPrChange w:id="11261" w:author="user pc" w:date="2022-03-15T10:14:00Z">
            <w:rPr/>
          </w:rPrChange>
        </w:rPr>
        <w:t>+</w:t>
      </w:r>
      <w:r>
        <w:rPr>
          <w:rFonts w:ascii="Times New Roman" w:cs="Times New Roman" w:hAnsi="Times New Roman"/>
          <w:sz w:val="28"/>
          <w:szCs w:val="28"/>
        </w:rPr>
        <w:t xml:space="preserve"> </w:t>
      </w:r>
      <w:r w:rsidRPr="25033D50">
        <w:rPr>
          <w:rFonts w:ascii="Times New Roman" w:cs="Times New Roman"/>
          <w:sz w:val="28"/>
          <w:szCs w:val="28"/>
          <w:rPrChange w:id="11262" w:author="user pc" w:date="2022-03-15T10:14:00Z">
            <w:rPr/>
          </w:rPrChange>
        </w:rPr>
        <w:t>16</w:t>
      </w:r>
      <w:r>
        <w:rPr>
          <w:rFonts w:ascii="Times New Roman" w:cs="Times New Roman" w:hAnsi="Times New Roman"/>
          <w:sz w:val="28"/>
          <w:szCs w:val="28"/>
        </w:rPr>
        <w:t xml:space="preserve"> </w:t>
      </w:r>
      <w:r w:rsidRPr="C214F57D">
        <w:rPr>
          <w:rFonts w:ascii="Times New Roman" w:cs="Times New Roman"/>
          <w:sz w:val="28"/>
          <w:szCs w:val="28"/>
          <w:rPrChange w:id="11263" w:author="user pc" w:date="2022-03-15T10:14:00Z">
            <w:rPr/>
          </w:rPrChange>
        </w:rPr>
        <w:t>×</w:t>
      </w:r>
      <w:r>
        <w:rPr>
          <w:rFonts w:ascii="Times New Roman" w:cs="Times New Roman" w:hAnsi="Times New Roman"/>
          <w:sz w:val="28"/>
          <w:szCs w:val="28"/>
        </w:rPr>
        <w:t xml:space="preserve"> </w:t>
      </w:r>
      <w:r w:rsidRPr="9F835D26">
        <w:rPr>
          <w:rFonts w:ascii="Times New Roman" w:cs="Times New Roman"/>
          <w:sz w:val="28"/>
          <w:szCs w:val="28"/>
          <w:rPrChange w:id="11264" w:author="user pc" w:date="2022-03-15T10:14:00Z">
            <w:rPr/>
          </w:rPrChange>
        </w:rPr>
        <w:t>2)</w:t>
      </w:r>
      <w:r>
        <w:rPr>
          <w:rFonts w:ascii="Times New Roman" w:cs="Times New Roman" w:hAnsi="Times New Roman"/>
          <w:sz w:val="28"/>
          <w:szCs w:val="28"/>
        </w:rPr>
        <w:t xml:space="preserve"> </w:t>
      </w:r>
      <w:r w:rsidRPr="FA235C30">
        <w:rPr>
          <w:rFonts w:ascii="Times New Roman" w:cs="Times New Roman"/>
          <w:sz w:val="28"/>
          <w:szCs w:val="28"/>
          <w:rPrChange w:id="11265" w:author="user pc" w:date="2022-03-15T10:14:00Z">
            <w:rPr/>
          </w:rPrChange>
        </w:rPr>
        <w:t>=</w:t>
      </w:r>
      <w:r>
        <w:rPr>
          <w:rFonts w:ascii="Times New Roman" w:cs="Times New Roman" w:hAnsi="Times New Roman"/>
          <w:sz w:val="28"/>
          <w:szCs w:val="28"/>
        </w:rPr>
        <w:t xml:space="preserve"> </w:t>
      </w:r>
      <w:r w:rsidRPr="92C20FF0">
        <w:rPr>
          <w:rFonts w:ascii="Times New Roman" w:cs="Times New Roman"/>
          <w:sz w:val="28"/>
          <w:szCs w:val="28"/>
          <w:rPrChange w:id="11266" w:author="user pc" w:date="2022-03-15T10:14:00Z">
            <w:rPr/>
          </w:rPrChange>
        </w:rPr>
        <w:t>64g</w:t>
      </w:r>
      <w:r>
        <w:rPr>
          <w:rFonts w:ascii="Times New Roman" w:cs="Times New Roman" w:hAnsi="Times New Roman"/>
          <w:sz w:val="28"/>
          <w:szCs w:val="28"/>
        </w:rPr>
        <w:t xml:space="preserve"> </w:t>
      </w:r>
      <w:r w:rsidRPr="01675D3D">
        <w:rPr>
          <w:rFonts w:ascii="Times New Roman" w:cs="Times New Roman"/>
          <w:sz w:val="28"/>
          <w:szCs w:val="28"/>
          <w:rPrChange w:id="11267" w:author="user pc" w:date="2022-03-15T10:14:00Z">
            <w:rPr/>
          </w:rPrChange>
        </w:rPr>
        <w:t>Vapour</w:t>
      </w:r>
      <w:r>
        <w:rPr>
          <w:rFonts w:ascii="Times New Roman" w:cs="Times New Roman" w:hAnsi="Times New Roman"/>
          <w:sz w:val="28"/>
          <w:szCs w:val="28"/>
        </w:rPr>
        <w:t xml:space="preserve"> </w:t>
      </w:r>
      <w:r w:rsidRPr="8DA008C7">
        <w:rPr>
          <w:rFonts w:ascii="Times New Roman" w:cs="Times New Roman"/>
          <w:sz w:val="28"/>
          <w:szCs w:val="28"/>
          <w:rPrChange w:id="11268" w:author="user pc" w:date="2022-03-15T10:14:00Z">
            <w:rPr/>
          </w:rPrChange>
        </w:rPr>
        <w:t>density</w:t>
      </w:r>
      <w:r>
        <w:rPr>
          <w:rFonts w:ascii="Times New Roman" w:cs="Times New Roman" w:hAnsi="Times New Roman"/>
          <w:sz w:val="28"/>
          <w:szCs w:val="28"/>
        </w:rPr>
        <w:t xml:space="preserve"> </w:t>
      </w:r>
      <w:r w:rsidRPr="6AD06FBE">
        <w:rPr>
          <w:rFonts w:ascii="Times New Roman" w:cs="Times New Roman"/>
          <w:sz w:val="28"/>
          <w:szCs w:val="28"/>
          <w:rPrChange w:id="11269" w:author="user pc" w:date="2022-03-15T10:14:00Z">
            <w:rPr/>
          </w:rPrChange>
        </w:rPr>
        <w:t>of</w:t>
      </w:r>
      <w:r>
        <w:rPr>
          <w:rFonts w:ascii="Times New Roman" w:cs="Times New Roman" w:hAnsi="Times New Roman"/>
          <w:sz w:val="28"/>
          <w:szCs w:val="28"/>
        </w:rPr>
        <w:t xml:space="preserve"> </w:t>
      </w:r>
      <w:r w:rsidRPr="BE69AA9C">
        <w:rPr>
          <w:rFonts w:ascii="Times New Roman" w:cs="Times New Roman"/>
          <w:sz w:val="28"/>
          <w:szCs w:val="28"/>
          <w:rPrChange w:id="11270" w:author="user pc" w:date="2022-03-15T10:14:00Z">
            <w:rPr/>
          </w:rPrChange>
        </w:rPr>
        <w:t>SO</w:t>
      </w:r>
      <w:r w:rsidRPr="B72AA6EB">
        <w:rPr>
          <w:rFonts w:ascii="Times New Roman" w:cs="Times New Roman"/>
          <w:sz w:val="28"/>
          <w:szCs w:val="28"/>
          <w:vertAlign w:val="subscript"/>
          <w:rPrChange w:id="11271" w:author="user pc" w:date="2022-03-15T10:14:00Z">
            <w:rPr>
              <w:vertAlign w:val="subscript"/>
            </w:rPr>
          </w:rPrChange>
        </w:rPr>
        <w:t xml:space="preserve">2 </w:t>
      </w:r>
      <w:r w:rsidRPr="A96E50B1">
        <w:rPr>
          <w:rFonts w:ascii="Times New Roman" w:cs="Times New Roman"/>
          <w:sz w:val="28"/>
          <w:szCs w:val="28"/>
          <w:rPrChange w:id="11272" w:author="user pc" w:date="2022-03-15T10:14:00Z">
            <w:rPr/>
          </w:rPrChange>
        </w:rPr>
        <w:t>=</w:t>
      </w:r>
      <w:r>
        <w:rPr>
          <w:rFonts w:ascii="Times New Roman" w:cs="Times New Roman" w:hAnsi="Times New Roman"/>
          <w:sz w:val="28"/>
          <w:szCs w:val="28"/>
        </w:rPr>
        <w:t xml:space="preserve"> </w:t>
      </w:r>
      <w:r w:rsidRPr="A112BA2E">
        <w:rPr>
          <w:rFonts w:ascii="Times New Roman" w:cs="Times New Roman"/>
          <w:sz w:val="28"/>
          <w:szCs w:val="28"/>
          <w:rPrChange w:id="11273" w:author="user pc" w:date="2022-03-15T10:14:00Z">
            <w:rPr/>
          </w:rPrChange>
        </w:rPr>
        <w:t>Molar</w:t>
      </w:r>
      <w:r>
        <w:rPr>
          <w:rFonts w:ascii="Times New Roman" w:cs="Times New Roman" w:hAnsi="Times New Roman"/>
          <w:sz w:val="28"/>
          <w:szCs w:val="28"/>
        </w:rPr>
        <w:t xml:space="preserve"> </w:t>
      </w:r>
      <w:r w:rsidRPr="E23E073A">
        <w:rPr>
          <w:rFonts w:ascii="Times New Roman" w:cs="Times New Roman"/>
          <w:sz w:val="28"/>
          <w:szCs w:val="28"/>
          <w:rPrChange w:id="11274" w:author="user pc" w:date="2022-03-15T10:14:00Z">
            <w:rPr/>
          </w:rPrChange>
        </w:rPr>
        <w:t>mass/2</w:t>
      </w:r>
      <w:r>
        <w:rPr>
          <w:rFonts w:ascii="Times New Roman" w:cs="Times New Roman" w:hAnsi="Times New Roman"/>
          <w:sz w:val="28"/>
          <w:szCs w:val="28"/>
        </w:rPr>
        <w:t xml:space="preserve"> </w:t>
      </w:r>
      <w:r w:rsidRPr="178A3DE1">
        <w:rPr>
          <w:rFonts w:ascii="Times New Roman" w:cs="Times New Roman"/>
          <w:sz w:val="28"/>
          <w:szCs w:val="28"/>
          <w:rPrChange w:id="11275" w:author="user pc" w:date="2022-03-15T10:14:00Z">
            <w:rPr/>
          </w:rPrChange>
        </w:rPr>
        <w:t>=</w:t>
      </w:r>
      <w:r>
        <w:rPr>
          <w:rFonts w:ascii="Times New Roman" w:cs="Times New Roman" w:hAnsi="Times New Roman"/>
          <w:sz w:val="28"/>
          <w:szCs w:val="28"/>
        </w:rPr>
        <w:t xml:space="preserve"> </w:t>
      </w:r>
      <w:r w:rsidRPr="F8EC3831">
        <w:rPr>
          <w:rFonts w:ascii="Times New Roman" w:cs="Times New Roman"/>
          <w:sz w:val="28"/>
          <w:szCs w:val="28"/>
          <w:rPrChange w:id="11276" w:author="user pc" w:date="2022-03-15T10:14:00Z">
            <w:rPr/>
          </w:rPrChange>
        </w:rPr>
        <w:t>64/2</w:t>
      </w:r>
      <w:r>
        <w:rPr>
          <w:rFonts w:ascii="Times New Roman" w:cs="Times New Roman" w:hAnsi="Times New Roman"/>
          <w:sz w:val="28"/>
          <w:szCs w:val="28"/>
        </w:rPr>
        <w:t xml:space="preserve"> </w:t>
      </w:r>
      <w:r w:rsidRPr="5C0641B8">
        <w:rPr>
          <w:rFonts w:ascii="Times New Roman" w:cs="Times New Roman"/>
          <w:sz w:val="28"/>
          <w:szCs w:val="28"/>
          <w:rPrChange w:id="11277" w:author="user pc" w:date="2022-03-15T10:14:00Z">
            <w:rPr/>
          </w:rPrChange>
        </w:rPr>
        <w:t>=</w:t>
      </w:r>
      <w:r>
        <w:rPr>
          <w:rFonts w:ascii="Times New Roman" w:cs="Times New Roman" w:hAnsi="Times New Roman"/>
          <w:sz w:val="28"/>
          <w:szCs w:val="28"/>
        </w:rPr>
        <w:t xml:space="preserve"> </w:t>
      </w:r>
      <w:r w:rsidRPr="3B4510DA">
        <w:rPr>
          <w:rFonts w:ascii="Times New Roman" w:cs="Times New Roman"/>
          <w:sz w:val="28"/>
          <w:szCs w:val="28"/>
          <w:rPrChange w:id="11278" w:author="user pc" w:date="2022-03-15T10:14:00Z">
            <w:rPr/>
          </w:rPrChange>
        </w:rPr>
        <w:t>32</w:t>
      </w:r>
    </w:p>
    <w:p>
      <w:pPr>
        <w:pStyle w:val="style0"/>
        <w:rPr>
          <w:rFonts w:ascii="Times New Roman" w:cs="Times New Roman"/>
          <w:sz w:val="28"/>
          <w:szCs w:val="28"/>
          <w:rPrChange w:id="11279" w:author="user pc" w:date="2022-03-15T10:14:00Z">
            <w:rPr/>
          </w:rPrChange>
        </w:rPr>
      </w:pPr>
      <w:r w:rsidRPr="F3273E98">
        <w:rPr>
          <w:rFonts w:ascii="Times New Roman" w:cs="Times New Roman"/>
          <w:sz w:val="28"/>
          <w:szCs w:val="28"/>
          <w:rPrChange w:id="11280" w:author="user pc" w:date="2022-03-15T10:14:00Z">
            <w:rPr/>
          </w:rPrChange>
        </w:rPr>
        <w:t>Molar</w:t>
      </w:r>
      <w:r>
        <w:rPr>
          <w:rFonts w:ascii="Times New Roman" w:cs="Times New Roman" w:hAnsi="Times New Roman"/>
          <w:sz w:val="28"/>
          <w:szCs w:val="28"/>
        </w:rPr>
        <w:t xml:space="preserve"> </w:t>
      </w:r>
      <w:r w:rsidRPr="ED5BDF0B">
        <w:rPr>
          <w:rFonts w:ascii="Times New Roman" w:cs="Times New Roman"/>
          <w:sz w:val="28"/>
          <w:szCs w:val="28"/>
          <w:rPrChange w:id="11281" w:author="user pc" w:date="2022-03-15T10:14:00Z">
            <w:rPr/>
          </w:rPrChange>
        </w:rPr>
        <w:t>mass</w:t>
      </w:r>
      <w:r>
        <w:rPr>
          <w:rFonts w:ascii="Times New Roman" w:cs="Times New Roman" w:hAnsi="Times New Roman"/>
          <w:sz w:val="28"/>
          <w:szCs w:val="28"/>
        </w:rPr>
        <w:t xml:space="preserve"> </w:t>
      </w:r>
      <w:r w:rsidRPr="168EA5F8">
        <w:rPr>
          <w:rFonts w:ascii="Times New Roman" w:cs="Times New Roman"/>
          <w:sz w:val="28"/>
          <w:szCs w:val="28"/>
          <w:rPrChange w:id="11282" w:author="user pc" w:date="2022-03-15T10:14:00Z">
            <w:rPr/>
          </w:rPrChange>
        </w:rPr>
        <w:t>of</w:t>
      </w:r>
      <w:r>
        <w:rPr>
          <w:rFonts w:ascii="Times New Roman" w:cs="Times New Roman" w:hAnsi="Times New Roman"/>
          <w:sz w:val="28"/>
          <w:szCs w:val="28"/>
        </w:rPr>
        <w:t xml:space="preserve"> </w:t>
      </w:r>
      <w:r w:rsidRPr="846A4631">
        <w:rPr>
          <w:rFonts w:ascii="Times New Roman" w:cs="Times New Roman"/>
          <w:sz w:val="28"/>
          <w:szCs w:val="28"/>
          <w:rPrChange w:id="11283" w:author="user pc" w:date="2022-03-15T10:14:00Z">
            <w:rPr/>
          </w:rPrChange>
        </w:rPr>
        <w:t>CH</w:t>
      </w:r>
      <w:r w:rsidRPr="6C5BF51D">
        <w:rPr>
          <w:rFonts w:ascii="Times New Roman" w:cs="Times New Roman"/>
          <w:sz w:val="28"/>
          <w:szCs w:val="28"/>
          <w:vertAlign w:val="subscript"/>
          <w:rPrChange w:id="11284" w:author="user pc" w:date="2022-03-15T10:14:00Z">
            <w:rPr>
              <w:vertAlign w:val="subscript"/>
            </w:rPr>
          </w:rPrChange>
        </w:rPr>
        <w:t>4</w:t>
      </w:r>
      <w:r>
        <w:rPr>
          <w:rFonts w:ascii="Times New Roman" w:cs="Times New Roman" w:hAnsi="Times New Roman"/>
          <w:sz w:val="28"/>
          <w:szCs w:val="28"/>
          <w:vertAlign w:val="subscript"/>
        </w:rPr>
        <w:t xml:space="preserve"> </w:t>
      </w:r>
      <w:r w:rsidRPr="09A6E75D">
        <w:rPr>
          <w:rFonts w:ascii="Times New Roman" w:cs="Times New Roman"/>
          <w:sz w:val="28"/>
          <w:szCs w:val="28"/>
          <w:rPrChange w:id="11285" w:author="user pc" w:date="2022-03-15T10:14:00Z">
            <w:rPr/>
          </w:rPrChange>
        </w:rPr>
        <w:t>=</w:t>
      </w:r>
      <w:r>
        <w:rPr>
          <w:rFonts w:ascii="Times New Roman" w:cs="Times New Roman" w:hAnsi="Times New Roman"/>
          <w:sz w:val="28"/>
          <w:szCs w:val="28"/>
        </w:rPr>
        <w:t xml:space="preserve"> </w:t>
      </w:r>
      <w:r w:rsidRPr="6B83FAFD">
        <w:rPr>
          <w:rFonts w:ascii="Times New Roman" w:cs="Times New Roman"/>
          <w:sz w:val="28"/>
          <w:szCs w:val="28"/>
          <w:rPrChange w:id="11286" w:author="user pc" w:date="2022-03-15T10:14:00Z">
            <w:rPr/>
          </w:rPrChange>
        </w:rPr>
        <w:t>(12</w:t>
      </w:r>
      <w:r>
        <w:rPr>
          <w:rFonts w:ascii="Times New Roman" w:cs="Times New Roman" w:hAnsi="Times New Roman"/>
          <w:sz w:val="28"/>
          <w:szCs w:val="28"/>
        </w:rPr>
        <w:t xml:space="preserve"> </w:t>
      </w:r>
      <w:r w:rsidRPr="F5A37B7E">
        <w:rPr>
          <w:rFonts w:ascii="Times New Roman" w:cs="Times New Roman"/>
          <w:sz w:val="28"/>
          <w:szCs w:val="28"/>
          <w:rPrChange w:id="11287" w:author="user pc" w:date="2022-03-15T10:14:00Z">
            <w:rPr/>
          </w:rPrChange>
        </w:rPr>
        <w:t>+</w:t>
      </w:r>
      <w:r>
        <w:rPr>
          <w:rFonts w:ascii="Times New Roman" w:cs="Times New Roman" w:hAnsi="Times New Roman"/>
          <w:sz w:val="28"/>
          <w:szCs w:val="28"/>
        </w:rPr>
        <w:t xml:space="preserve"> </w:t>
      </w:r>
      <w:r w:rsidRPr="BBDE8F02">
        <w:rPr>
          <w:rFonts w:ascii="Times New Roman" w:cs="Times New Roman"/>
          <w:sz w:val="28"/>
          <w:szCs w:val="28"/>
          <w:rPrChange w:id="11288" w:author="user pc" w:date="2022-03-15T10:14:00Z">
            <w:rPr/>
          </w:rPrChange>
        </w:rPr>
        <w:t>1</w:t>
      </w:r>
      <w:r>
        <w:rPr>
          <w:rFonts w:ascii="Times New Roman" w:cs="Times New Roman" w:hAnsi="Times New Roman"/>
          <w:sz w:val="28"/>
          <w:szCs w:val="28"/>
        </w:rPr>
        <w:t xml:space="preserve"> </w:t>
      </w:r>
      <w:r w:rsidRPr="F712E3C3">
        <w:rPr>
          <w:rFonts w:ascii="Times New Roman" w:cs="Times New Roman"/>
          <w:sz w:val="28"/>
          <w:szCs w:val="28"/>
          <w:rPrChange w:id="11289" w:author="user pc" w:date="2022-03-15T10:14:00Z">
            <w:rPr/>
          </w:rPrChange>
        </w:rPr>
        <w:t>×</w:t>
      </w:r>
      <w:r>
        <w:rPr>
          <w:rFonts w:ascii="Times New Roman" w:cs="Times New Roman" w:hAnsi="Times New Roman"/>
          <w:sz w:val="28"/>
          <w:szCs w:val="28"/>
        </w:rPr>
        <w:t xml:space="preserve"> </w:t>
      </w:r>
      <w:r w:rsidRPr="DB6C210B">
        <w:rPr>
          <w:rFonts w:ascii="Times New Roman" w:cs="Times New Roman"/>
          <w:sz w:val="28"/>
          <w:szCs w:val="28"/>
          <w:rPrChange w:id="11290" w:author="user pc" w:date="2022-03-15T10:14:00Z">
            <w:rPr/>
          </w:rPrChange>
        </w:rPr>
        <w:t>4)</w:t>
      </w:r>
      <w:r>
        <w:rPr>
          <w:rFonts w:ascii="Times New Roman" w:cs="Times New Roman" w:hAnsi="Times New Roman"/>
          <w:sz w:val="28"/>
          <w:szCs w:val="28"/>
        </w:rPr>
        <w:t xml:space="preserve"> </w:t>
      </w:r>
      <w:r w:rsidRPr="3C1B89A1">
        <w:rPr>
          <w:rFonts w:ascii="Times New Roman" w:cs="Times New Roman"/>
          <w:sz w:val="28"/>
          <w:szCs w:val="28"/>
          <w:rPrChange w:id="11291" w:author="user pc" w:date="2022-03-15T10:14:00Z">
            <w:rPr/>
          </w:rPrChange>
        </w:rPr>
        <w:t>=</w:t>
      </w:r>
      <w:r>
        <w:rPr>
          <w:rFonts w:ascii="Times New Roman" w:cs="Times New Roman" w:hAnsi="Times New Roman"/>
          <w:sz w:val="28"/>
          <w:szCs w:val="28"/>
        </w:rPr>
        <w:t xml:space="preserve"> </w:t>
      </w:r>
      <w:r w:rsidRPr="1039CFF4">
        <w:rPr>
          <w:rFonts w:ascii="Times New Roman" w:cs="Times New Roman"/>
          <w:sz w:val="28"/>
          <w:szCs w:val="28"/>
          <w:rPrChange w:id="11292" w:author="user pc" w:date="2022-03-15T10:14:00Z">
            <w:rPr/>
          </w:rPrChange>
        </w:rPr>
        <w:t>16g</w:t>
      </w:r>
      <w:r>
        <w:rPr>
          <w:rFonts w:ascii="Times New Roman" w:cs="Times New Roman" w:hAnsi="Times New Roman"/>
          <w:sz w:val="28"/>
          <w:szCs w:val="28"/>
        </w:rPr>
        <w:t xml:space="preserve"> </w:t>
      </w:r>
      <w:r w:rsidRPr="A4ECE9C2">
        <w:rPr>
          <w:rFonts w:ascii="Times New Roman" w:cs="Times New Roman"/>
          <w:sz w:val="28"/>
          <w:szCs w:val="28"/>
          <w:rPrChange w:id="11293" w:author="user pc" w:date="2022-03-15T10:14:00Z">
            <w:rPr/>
          </w:rPrChange>
        </w:rPr>
        <w:t>vapour</w:t>
      </w:r>
      <w:r>
        <w:rPr>
          <w:rFonts w:ascii="Times New Roman" w:cs="Times New Roman" w:hAnsi="Times New Roman"/>
          <w:sz w:val="28"/>
          <w:szCs w:val="28"/>
        </w:rPr>
        <w:t xml:space="preserve"> </w:t>
      </w:r>
      <w:r w:rsidRPr="1CEBB4FA">
        <w:rPr>
          <w:rFonts w:ascii="Times New Roman" w:cs="Times New Roman"/>
          <w:sz w:val="28"/>
          <w:szCs w:val="28"/>
          <w:rPrChange w:id="11294" w:author="user pc" w:date="2022-03-15T10:14:00Z">
            <w:rPr/>
          </w:rPrChange>
        </w:rPr>
        <w:t>density</w:t>
      </w:r>
      <w:r>
        <w:rPr>
          <w:rFonts w:ascii="Times New Roman" w:cs="Times New Roman" w:hAnsi="Times New Roman"/>
          <w:sz w:val="28"/>
          <w:szCs w:val="28"/>
        </w:rPr>
        <w:t xml:space="preserve"> </w:t>
      </w:r>
      <w:r w:rsidRPr="FF6EFC2C">
        <w:rPr>
          <w:rFonts w:ascii="Times New Roman" w:cs="Times New Roman"/>
          <w:sz w:val="28"/>
          <w:szCs w:val="28"/>
          <w:rPrChange w:id="11295" w:author="user pc" w:date="2022-03-15T10:14:00Z">
            <w:rPr/>
          </w:rPrChange>
        </w:rPr>
        <w:t>of</w:t>
      </w:r>
      <w:r>
        <w:rPr>
          <w:rFonts w:ascii="Times New Roman" w:cs="Times New Roman" w:hAnsi="Times New Roman"/>
          <w:sz w:val="28"/>
          <w:szCs w:val="28"/>
        </w:rPr>
        <w:t xml:space="preserve"> </w:t>
      </w:r>
      <w:r w:rsidRPr="F4E3FCB7">
        <w:rPr>
          <w:rFonts w:ascii="Times New Roman" w:cs="Times New Roman"/>
          <w:sz w:val="28"/>
          <w:szCs w:val="28"/>
          <w:rPrChange w:id="11296" w:author="user pc" w:date="2022-03-15T10:14:00Z">
            <w:rPr/>
          </w:rPrChange>
        </w:rPr>
        <w:t>CH</w:t>
      </w:r>
      <w:r w:rsidRPr="39116925">
        <w:rPr>
          <w:rFonts w:ascii="Times New Roman" w:cs="Times New Roman"/>
          <w:sz w:val="28"/>
          <w:szCs w:val="28"/>
          <w:vertAlign w:val="subscript"/>
          <w:rPrChange w:id="11297" w:author="user pc" w:date="2022-03-15T10:14:00Z">
            <w:rPr>
              <w:vertAlign w:val="subscript"/>
            </w:rPr>
          </w:rPrChange>
        </w:rPr>
        <w:t>4</w:t>
      </w:r>
      <w:r>
        <w:rPr>
          <w:rFonts w:ascii="Times New Roman" w:cs="Times New Roman" w:hAnsi="Times New Roman"/>
          <w:sz w:val="28"/>
          <w:szCs w:val="28"/>
          <w:vertAlign w:val="subscript"/>
        </w:rPr>
        <w:t xml:space="preserve"> </w:t>
      </w:r>
      <w:r w:rsidRPr="7221FA9C">
        <w:rPr>
          <w:rFonts w:ascii="Times New Roman" w:cs="Times New Roman"/>
          <w:sz w:val="28"/>
          <w:szCs w:val="28"/>
          <w:rPrChange w:id="11298" w:author="user pc" w:date="2022-03-15T10:14:00Z">
            <w:rPr/>
          </w:rPrChange>
        </w:rPr>
        <w:t>=</w:t>
      </w:r>
      <w:r>
        <w:rPr>
          <w:rFonts w:ascii="Times New Roman" w:cs="Times New Roman" w:hAnsi="Times New Roman"/>
          <w:sz w:val="28"/>
          <w:szCs w:val="28"/>
        </w:rPr>
        <w:t xml:space="preserve"> </w:t>
      </w:r>
      <w:r w:rsidRPr="6C851998">
        <w:rPr>
          <w:rFonts w:ascii="Times New Roman" w:cs="Times New Roman"/>
          <w:sz w:val="28"/>
          <w:szCs w:val="28"/>
          <w:rPrChange w:id="11299" w:author="user pc" w:date="2022-03-15T10:14:00Z">
            <w:rPr/>
          </w:rPrChange>
        </w:rPr>
        <w:t>Molar</w:t>
      </w:r>
      <w:r>
        <w:rPr>
          <w:rFonts w:ascii="Times New Roman" w:cs="Times New Roman" w:hAnsi="Times New Roman"/>
          <w:sz w:val="28"/>
          <w:szCs w:val="28"/>
        </w:rPr>
        <w:t xml:space="preserve"> </w:t>
      </w:r>
      <w:r w:rsidRPr="F0BFB202">
        <w:rPr>
          <w:rFonts w:ascii="Times New Roman" w:cs="Times New Roman"/>
          <w:sz w:val="28"/>
          <w:szCs w:val="28"/>
          <w:rPrChange w:id="11300" w:author="user pc" w:date="2022-03-15T10:14:00Z">
            <w:rPr/>
          </w:rPrChange>
        </w:rPr>
        <w:t>mass/2</w:t>
      </w:r>
      <w:r>
        <w:rPr>
          <w:rFonts w:ascii="Times New Roman" w:cs="Times New Roman" w:hAnsi="Times New Roman"/>
          <w:sz w:val="28"/>
          <w:szCs w:val="28"/>
        </w:rPr>
        <w:t xml:space="preserve"> </w:t>
      </w:r>
      <w:r w:rsidRPr="20088310">
        <w:rPr>
          <w:rFonts w:ascii="Times New Roman" w:cs="Times New Roman"/>
          <w:sz w:val="28"/>
          <w:szCs w:val="28"/>
          <w:rPrChange w:id="11301" w:author="user pc" w:date="2022-03-15T10:14:00Z">
            <w:rPr/>
          </w:rPrChange>
        </w:rPr>
        <w:t>=</w:t>
      </w:r>
      <w:r>
        <w:rPr>
          <w:rFonts w:ascii="Times New Roman" w:cs="Times New Roman" w:hAnsi="Times New Roman"/>
          <w:sz w:val="28"/>
          <w:szCs w:val="28"/>
        </w:rPr>
        <w:t xml:space="preserve"> </w:t>
      </w:r>
      <w:r w:rsidRPr="9965E848">
        <w:rPr>
          <w:rFonts w:ascii="Times New Roman" w:cs="Times New Roman"/>
          <w:sz w:val="28"/>
          <w:szCs w:val="28"/>
          <w:rPrChange w:id="11302" w:author="user pc" w:date="2022-03-15T10:14:00Z">
            <w:rPr/>
          </w:rPrChange>
        </w:rPr>
        <w:t>16/2</w:t>
      </w:r>
      <w:r>
        <w:rPr>
          <w:rFonts w:ascii="Times New Roman" w:cs="Times New Roman" w:hAnsi="Times New Roman"/>
          <w:sz w:val="28"/>
          <w:szCs w:val="28"/>
        </w:rPr>
        <w:t xml:space="preserve"> </w:t>
      </w:r>
      <w:r w:rsidRPr="A416627A">
        <w:rPr>
          <w:rFonts w:ascii="Times New Roman" w:cs="Times New Roman"/>
          <w:sz w:val="28"/>
          <w:szCs w:val="28"/>
          <w:rPrChange w:id="11303" w:author="user pc" w:date="2022-03-15T10:14:00Z">
            <w:rPr/>
          </w:rPrChange>
        </w:rPr>
        <w:t>=</w:t>
      </w:r>
      <w:r>
        <w:rPr>
          <w:rFonts w:ascii="Times New Roman" w:cs="Times New Roman" w:hAnsi="Times New Roman"/>
          <w:sz w:val="28"/>
          <w:szCs w:val="28"/>
        </w:rPr>
        <w:t xml:space="preserve"> </w:t>
      </w:r>
      <w:r w:rsidRPr="C798C5A7">
        <w:rPr>
          <w:rFonts w:ascii="Times New Roman" w:cs="Times New Roman"/>
          <w:sz w:val="28"/>
          <w:szCs w:val="28"/>
          <w:rPrChange w:id="11304" w:author="user pc" w:date="2022-03-15T10:14:00Z">
            <w:rPr/>
          </w:rPrChange>
        </w:rPr>
        <w:t>8</w:t>
      </w:r>
    </w:p>
    <w:p>
      <w:pPr>
        <w:pStyle w:val="style0"/>
        <w:rPr>
          <w:rFonts w:ascii="Times New Roman" w:cs="Times New Roman"/>
          <w:sz w:val="28"/>
          <w:szCs w:val="28"/>
          <w:rPrChange w:id="11305" w:author="user pc" w:date="2022-03-15T10:14:00Z">
            <w:rPr/>
          </w:rPrChange>
        </w:rPr>
      </w:pPr>
      <w:r w:rsidRPr="47C9E696">
        <w:rPr>
          <w:rFonts w:ascii="Times New Roman" w:cs="Times New Roman"/>
          <w:sz w:val="28"/>
          <w:szCs w:val="28"/>
          <w:rPrChange w:id="11306" w:author="user pc" w:date="2022-03-15T10:14:00Z">
            <w:rPr/>
          </w:rPrChange>
        </w:rPr>
        <w:t>R</w:t>
      </w:r>
      <w:r w:rsidRPr="03BF4FF5">
        <w:rPr>
          <w:rFonts w:ascii="Times New Roman" w:cs="Times New Roman"/>
          <w:sz w:val="28"/>
          <w:szCs w:val="28"/>
          <w:vertAlign w:val="subscript"/>
          <w:rPrChange w:id="11307" w:author="user pc" w:date="2022-03-15T10:14:00Z">
            <w:rPr>
              <w:vertAlign w:val="subscript"/>
            </w:rPr>
          </w:rPrChange>
        </w:rPr>
        <w:t>s</w:t>
      </w:r>
      <w:r w:rsidRPr="992B95F7">
        <w:rPr>
          <w:rFonts w:ascii="Times New Roman" w:cs="Times New Roman"/>
          <w:sz w:val="28"/>
          <w:szCs w:val="28"/>
          <w:rPrChange w:id="11308" w:author="user pc" w:date="2022-03-15T10:14:00Z">
            <w:rPr/>
          </w:rPrChange>
        </w:rPr>
        <w:t>/R</w:t>
      </w:r>
      <w:r w:rsidRPr="E9B52D05">
        <w:rPr>
          <w:rFonts w:ascii="Times New Roman" w:cs="Times New Roman"/>
          <w:sz w:val="28"/>
          <w:szCs w:val="28"/>
          <w:vertAlign w:val="subscript"/>
          <w:rPrChange w:id="11309" w:author="user pc" w:date="2022-03-15T10:14:00Z">
            <w:rPr>
              <w:vertAlign w:val="subscript"/>
            </w:rPr>
          </w:rPrChange>
        </w:rPr>
        <w:t xml:space="preserve">m </w:t>
      </w:r>
      <w:r>
        <w:rPr>
          <w:rFonts w:ascii="Times New Roman" w:cs="Times New Roman" w:hAnsi="Times New Roman"/>
          <w:sz w:val="28"/>
          <w:szCs w:val="28"/>
          <w:vertAlign w:val="subscript"/>
        </w:rPr>
        <w:t xml:space="preserve"> </w:t>
      </w:r>
      <w:r w:rsidRPr="41B54866">
        <w:rPr>
          <w:rFonts w:ascii="Times New Roman" w:cs="Times New Roman"/>
          <w:sz w:val="28"/>
          <w:szCs w:val="28"/>
          <w:rPrChange w:id="11310" w:author="user pc" w:date="2022-03-15T10:14:00Z">
            <w:rPr/>
          </w:rPrChange>
        </w:rPr>
        <w:t>=</w:t>
      </w:r>
      <w:r>
        <w:rPr>
          <w:rFonts w:ascii="Times New Roman" w:cs="Times New Roman" w:hAnsi="Times New Roman"/>
          <w:sz w:val="28"/>
          <w:szCs w:val="28"/>
        </w:rPr>
        <w:t xml:space="preserve"> </w:t>
      </w:r>
      <w:r w:rsidRPr="9CDC056F">
        <w:rPr>
          <w:rFonts w:ascii="Times New Roman" w:cs="Times New Roman"/>
          <w:sz w:val="28"/>
          <w:szCs w:val="28"/>
          <w:rPrChange w:id="11311" w:author="user pc" w:date="2022-03-15T10:14:00Z">
            <w:rPr/>
          </w:rPrChange>
        </w:rPr>
        <w:t>√dm/√ds</w:t>
      </w:r>
    </w:p>
    <w:p>
      <w:pPr>
        <w:pStyle w:val="style0"/>
        <w:rPr>
          <w:rFonts w:ascii="Times New Roman" w:cs="Times New Roman"/>
          <w:sz w:val="28"/>
          <w:szCs w:val="28"/>
          <w:rPrChange w:id="11312" w:author="user pc" w:date="2022-03-15T10:14:00Z">
            <w:rPr/>
          </w:rPrChange>
        </w:rPr>
      </w:pPr>
      <w:r w:rsidRPr="DE6F574A">
        <w:rPr>
          <w:rFonts w:ascii="Times New Roman" w:cs="Times New Roman"/>
          <w:sz w:val="28"/>
          <w:szCs w:val="28"/>
          <w:rPrChange w:id="11313" w:author="user pc" w:date="2022-03-15T10:14:00Z">
            <w:rPr/>
          </w:rPrChange>
        </w:rPr>
        <w:t>Where,</w:t>
      </w:r>
    </w:p>
    <w:p>
      <w:pPr>
        <w:pStyle w:val="style0"/>
        <w:rPr>
          <w:rFonts w:ascii="Times New Roman" w:cs="Times New Roman"/>
          <w:sz w:val="28"/>
          <w:szCs w:val="28"/>
          <w:rPrChange w:id="11314" w:author="user pc" w:date="2022-03-15T10:14:00Z">
            <w:rPr/>
          </w:rPrChange>
        </w:rPr>
      </w:pPr>
      <w:r w:rsidRPr="D700E987">
        <w:rPr>
          <w:rFonts w:ascii="Times New Roman" w:cs="Times New Roman"/>
          <w:sz w:val="28"/>
          <w:szCs w:val="28"/>
          <w:rPrChange w:id="11315" w:author="user pc" w:date="2022-03-15T10:14:00Z">
            <w:rPr/>
          </w:rPrChange>
        </w:rPr>
        <w:t>Rs</w:t>
      </w:r>
      <w:r>
        <w:rPr>
          <w:rFonts w:ascii="Times New Roman" w:cs="Times New Roman" w:hAnsi="Times New Roman"/>
          <w:sz w:val="28"/>
          <w:szCs w:val="28"/>
        </w:rPr>
        <w:t xml:space="preserve"> </w:t>
      </w:r>
      <w:r w:rsidRPr="1A82D066">
        <w:rPr>
          <w:rFonts w:ascii="Times New Roman" w:cs="Times New Roman"/>
          <w:sz w:val="28"/>
          <w:szCs w:val="28"/>
          <w:rPrChange w:id="11316" w:author="user pc" w:date="2022-03-15T10:14:00Z">
            <w:rPr/>
          </w:rPrChange>
        </w:rPr>
        <w:t>=</w:t>
      </w:r>
      <w:r>
        <w:rPr>
          <w:rFonts w:ascii="Times New Roman" w:cs="Times New Roman" w:hAnsi="Times New Roman"/>
          <w:sz w:val="28"/>
          <w:szCs w:val="28"/>
        </w:rPr>
        <w:t xml:space="preserve"> </w:t>
      </w:r>
      <w:r w:rsidRPr="17827F73">
        <w:rPr>
          <w:rFonts w:ascii="Times New Roman" w:cs="Times New Roman"/>
          <w:sz w:val="28"/>
          <w:szCs w:val="28"/>
          <w:rPrChange w:id="11317" w:author="user pc" w:date="2022-03-15T10:14:00Z">
            <w:rPr/>
          </w:rPrChange>
        </w:rPr>
        <w:t>rate</w:t>
      </w:r>
      <w:r>
        <w:rPr>
          <w:rFonts w:ascii="Times New Roman" w:cs="Times New Roman" w:hAnsi="Times New Roman"/>
          <w:sz w:val="28"/>
          <w:szCs w:val="28"/>
        </w:rPr>
        <w:t xml:space="preserve"> </w:t>
      </w:r>
      <w:r w:rsidRPr="24634F55">
        <w:rPr>
          <w:rFonts w:ascii="Times New Roman" w:cs="Times New Roman"/>
          <w:sz w:val="28"/>
          <w:szCs w:val="28"/>
          <w:rPrChange w:id="11318" w:author="user pc" w:date="2022-03-15T10:14:00Z">
            <w:rPr/>
          </w:rPrChange>
        </w:rPr>
        <w:t>of</w:t>
      </w:r>
      <w:r>
        <w:rPr>
          <w:rFonts w:ascii="Times New Roman" w:cs="Times New Roman" w:hAnsi="Times New Roman"/>
          <w:sz w:val="28"/>
          <w:szCs w:val="28"/>
        </w:rPr>
        <w:t xml:space="preserve"> </w:t>
      </w:r>
      <w:r w:rsidRPr="B0AF5A46">
        <w:rPr>
          <w:rFonts w:ascii="Times New Roman" w:cs="Times New Roman"/>
          <w:sz w:val="28"/>
          <w:szCs w:val="28"/>
          <w:rPrChange w:id="11319" w:author="user pc" w:date="2022-03-15T10:14:00Z">
            <w:rPr/>
          </w:rPrChange>
        </w:rPr>
        <w:t>diffusion</w:t>
      </w:r>
      <w:r>
        <w:rPr>
          <w:rFonts w:ascii="Times New Roman" w:cs="Times New Roman" w:hAnsi="Times New Roman"/>
          <w:sz w:val="28"/>
          <w:szCs w:val="28"/>
        </w:rPr>
        <w:t xml:space="preserve"> </w:t>
      </w:r>
      <w:r w:rsidRPr="D70303A2">
        <w:rPr>
          <w:rFonts w:ascii="Times New Roman" w:cs="Times New Roman"/>
          <w:sz w:val="28"/>
          <w:szCs w:val="28"/>
          <w:rPrChange w:id="11320" w:author="user pc" w:date="2022-03-15T10:14:00Z">
            <w:rPr/>
          </w:rPrChange>
        </w:rPr>
        <w:t>of</w:t>
      </w:r>
      <w:r>
        <w:rPr>
          <w:rFonts w:ascii="Times New Roman" w:cs="Times New Roman" w:hAnsi="Times New Roman"/>
          <w:sz w:val="28"/>
          <w:szCs w:val="28"/>
        </w:rPr>
        <w:t xml:space="preserve"> </w:t>
      </w:r>
      <w:r w:rsidRPr="41AE1350">
        <w:rPr>
          <w:rFonts w:ascii="Times New Roman" w:cs="Times New Roman"/>
          <w:sz w:val="28"/>
          <w:szCs w:val="28"/>
          <w:rPrChange w:id="11321" w:author="user pc" w:date="2022-03-15T10:14:00Z">
            <w:rPr/>
          </w:rPrChange>
        </w:rPr>
        <w:t>SO</w:t>
      </w:r>
      <w:r w:rsidRPr="BC298943">
        <w:rPr>
          <w:rFonts w:ascii="Times New Roman" w:cs="Times New Roman"/>
          <w:sz w:val="28"/>
          <w:szCs w:val="28"/>
          <w:vertAlign w:val="subscript"/>
          <w:rPrChange w:id="11322" w:author="user pc" w:date="2022-03-15T10:14:00Z">
            <w:rPr>
              <w:vertAlign w:val="subscript"/>
            </w:rPr>
          </w:rPrChange>
        </w:rPr>
        <w:t>2</w:t>
      </w:r>
      <w:r w:rsidRPr="3F24F094">
        <w:rPr>
          <w:rFonts w:ascii="Times New Roman" w:cs="Times New Roman"/>
          <w:sz w:val="28"/>
          <w:szCs w:val="28"/>
          <w:rPrChange w:id="11323" w:author="user pc" w:date="2022-03-15T10:14:00Z">
            <w:rPr/>
          </w:rPrChange>
        </w:rPr>
        <w:t>,</w:t>
      </w:r>
      <w:r>
        <w:rPr>
          <w:rFonts w:ascii="Times New Roman" w:cs="Times New Roman" w:hAnsi="Times New Roman"/>
          <w:sz w:val="28"/>
          <w:szCs w:val="28"/>
        </w:rPr>
        <w:t xml:space="preserve"> </w:t>
      </w:r>
      <w:r w:rsidRPr="2F45E849">
        <w:rPr>
          <w:rFonts w:ascii="Times New Roman" w:cs="Times New Roman"/>
          <w:sz w:val="28"/>
          <w:szCs w:val="28"/>
          <w:rPrChange w:id="11324" w:author="user pc" w:date="2022-03-15T10:14:00Z">
            <w:rPr/>
          </w:rPrChange>
        </w:rPr>
        <w:t>R</w:t>
      </w:r>
      <w:r w:rsidRPr="C3EA5EC0">
        <w:rPr>
          <w:rFonts w:ascii="Times New Roman" w:cs="Times New Roman"/>
          <w:sz w:val="28"/>
          <w:szCs w:val="28"/>
          <w:vertAlign w:val="subscript"/>
          <w:rPrChange w:id="11325" w:author="user pc" w:date="2022-03-15T10:14:00Z">
            <w:rPr>
              <w:vertAlign w:val="subscript"/>
            </w:rPr>
          </w:rPrChange>
        </w:rPr>
        <w:t>m</w:t>
      </w:r>
      <w:r>
        <w:rPr>
          <w:rFonts w:ascii="Times New Roman" w:cs="Times New Roman" w:hAnsi="Times New Roman"/>
          <w:sz w:val="28"/>
          <w:szCs w:val="28"/>
          <w:vertAlign w:val="subscript"/>
        </w:rPr>
        <w:t xml:space="preserve"> </w:t>
      </w:r>
      <w:r w:rsidRPr="D8F90A1A">
        <w:rPr>
          <w:rFonts w:ascii="Times New Roman" w:cs="Times New Roman"/>
          <w:sz w:val="28"/>
          <w:szCs w:val="28"/>
          <w:rPrChange w:id="11326" w:author="user pc" w:date="2022-03-15T10:14:00Z">
            <w:rPr/>
          </w:rPrChange>
        </w:rPr>
        <w:t>=</w:t>
      </w:r>
      <w:r>
        <w:rPr>
          <w:rFonts w:ascii="Times New Roman" w:cs="Times New Roman" w:hAnsi="Times New Roman"/>
          <w:sz w:val="28"/>
          <w:szCs w:val="28"/>
        </w:rPr>
        <w:t xml:space="preserve"> </w:t>
      </w:r>
      <w:r w:rsidRPr="991706EC">
        <w:rPr>
          <w:rFonts w:ascii="Times New Roman" w:cs="Times New Roman"/>
          <w:sz w:val="28"/>
          <w:szCs w:val="28"/>
          <w:rPrChange w:id="11327" w:author="user pc" w:date="2022-03-15T10:14:00Z">
            <w:rPr/>
          </w:rPrChange>
        </w:rPr>
        <w:t>rate</w:t>
      </w:r>
      <w:r>
        <w:rPr>
          <w:rFonts w:ascii="Times New Roman" w:cs="Times New Roman" w:hAnsi="Times New Roman"/>
          <w:sz w:val="28"/>
          <w:szCs w:val="28"/>
        </w:rPr>
        <w:t xml:space="preserve"> </w:t>
      </w:r>
      <w:r w:rsidRPr="F1F018BE">
        <w:rPr>
          <w:rFonts w:ascii="Times New Roman" w:cs="Times New Roman"/>
          <w:sz w:val="28"/>
          <w:szCs w:val="28"/>
          <w:rPrChange w:id="11328" w:author="user pc" w:date="2022-03-15T10:14:00Z">
            <w:rPr/>
          </w:rPrChange>
        </w:rPr>
        <w:t>of</w:t>
      </w:r>
      <w:r>
        <w:rPr>
          <w:rFonts w:ascii="Times New Roman" w:cs="Times New Roman" w:hAnsi="Times New Roman"/>
          <w:sz w:val="28"/>
          <w:szCs w:val="28"/>
        </w:rPr>
        <w:t xml:space="preserve"> </w:t>
      </w:r>
      <w:r w:rsidRPr="6D15D388">
        <w:rPr>
          <w:rFonts w:ascii="Times New Roman" w:cs="Times New Roman"/>
          <w:sz w:val="28"/>
          <w:szCs w:val="28"/>
          <w:rPrChange w:id="11329" w:author="user pc" w:date="2022-03-15T10:14:00Z">
            <w:rPr/>
          </w:rPrChange>
        </w:rPr>
        <w:t>diffusion</w:t>
      </w:r>
      <w:r>
        <w:rPr>
          <w:rFonts w:ascii="Times New Roman" w:cs="Times New Roman" w:hAnsi="Times New Roman"/>
          <w:sz w:val="28"/>
          <w:szCs w:val="28"/>
        </w:rPr>
        <w:t xml:space="preserve"> </w:t>
      </w:r>
      <w:r w:rsidRPr="1F0A8921">
        <w:rPr>
          <w:rFonts w:ascii="Times New Roman" w:cs="Times New Roman"/>
          <w:sz w:val="28"/>
          <w:szCs w:val="28"/>
          <w:rPrChange w:id="11330" w:author="user pc" w:date="2022-03-15T10:14:00Z">
            <w:rPr/>
          </w:rPrChange>
        </w:rPr>
        <w:t>of</w:t>
      </w:r>
      <w:r>
        <w:rPr>
          <w:rFonts w:ascii="Times New Roman" w:cs="Times New Roman" w:hAnsi="Times New Roman"/>
          <w:sz w:val="28"/>
          <w:szCs w:val="28"/>
        </w:rPr>
        <w:t xml:space="preserve"> </w:t>
      </w:r>
      <w:r w:rsidRPr="D7137753">
        <w:rPr>
          <w:rFonts w:ascii="Times New Roman" w:cs="Times New Roman"/>
          <w:sz w:val="28"/>
          <w:szCs w:val="28"/>
          <w:rPrChange w:id="11331" w:author="user pc" w:date="2022-03-15T10:14:00Z">
            <w:rPr/>
          </w:rPrChange>
        </w:rPr>
        <w:t>methane,</w:t>
      </w:r>
      <w:r>
        <w:rPr>
          <w:rFonts w:ascii="Times New Roman" w:cs="Times New Roman" w:hAnsi="Times New Roman"/>
          <w:sz w:val="28"/>
          <w:szCs w:val="28"/>
        </w:rPr>
        <w:t xml:space="preserve"> </w:t>
      </w:r>
      <w:r w:rsidRPr="5396FF7B">
        <w:rPr>
          <w:rFonts w:ascii="Times New Roman" w:cs="Times New Roman"/>
          <w:sz w:val="28"/>
          <w:szCs w:val="28"/>
          <w:rPrChange w:id="11332" w:author="user pc" w:date="2022-03-15T10:14:00Z">
            <w:rPr/>
          </w:rPrChange>
        </w:rPr>
        <w:t>dm</w:t>
      </w:r>
      <w:r>
        <w:rPr>
          <w:rFonts w:ascii="Times New Roman" w:cs="Times New Roman" w:hAnsi="Times New Roman"/>
          <w:sz w:val="28"/>
          <w:szCs w:val="28"/>
        </w:rPr>
        <w:t xml:space="preserve"> </w:t>
      </w:r>
      <w:r w:rsidRPr="2E8E7A65">
        <w:rPr>
          <w:rFonts w:ascii="Times New Roman" w:cs="Times New Roman"/>
          <w:sz w:val="28"/>
          <w:szCs w:val="28"/>
          <w:rPrChange w:id="11333" w:author="user pc" w:date="2022-03-15T10:14:00Z">
            <w:rPr/>
          </w:rPrChange>
        </w:rPr>
        <w:t>=</w:t>
      </w:r>
      <w:r>
        <w:rPr>
          <w:rFonts w:ascii="Times New Roman" w:cs="Times New Roman" w:hAnsi="Times New Roman"/>
          <w:sz w:val="28"/>
          <w:szCs w:val="28"/>
        </w:rPr>
        <w:t xml:space="preserve"> </w:t>
      </w:r>
      <w:r w:rsidRPr="17D4F53E">
        <w:rPr>
          <w:rFonts w:ascii="Times New Roman" w:cs="Times New Roman"/>
          <w:sz w:val="28"/>
          <w:szCs w:val="28"/>
          <w:rPrChange w:id="11334" w:author="user pc" w:date="2022-03-15T10:14:00Z">
            <w:rPr/>
          </w:rPrChange>
        </w:rPr>
        <w:t>density</w:t>
      </w:r>
      <w:r>
        <w:rPr>
          <w:rFonts w:ascii="Times New Roman" w:cs="Times New Roman" w:hAnsi="Times New Roman"/>
          <w:sz w:val="28"/>
          <w:szCs w:val="28"/>
        </w:rPr>
        <w:t xml:space="preserve"> </w:t>
      </w:r>
      <w:r w:rsidRPr="125AC485">
        <w:rPr>
          <w:rFonts w:ascii="Times New Roman" w:cs="Times New Roman"/>
          <w:sz w:val="28"/>
          <w:szCs w:val="28"/>
          <w:rPrChange w:id="11335" w:author="user pc" w:date="2022-03-15T10:14:00Z">
            <w:rPr/>
          </w:rPrChange>
        </w:rPr>
        <w:t>of</w:t>
      </w:r>
      <w:r>
        <w:rPr>
          <w:rFonts w:ascii="Times New Roman" w:cs="Times New Roman" w:hAnsi="Times New Roman"/>
          <w:sz w:val="28"/>
          <w:szCs w:val="28"/>
        </w:rPr>
        <w:t xml:space="preserve"> </w:t>
      </w:r>
      <w:r w:rsidRPr="86991A34">
        <w:rPr>
          <w:rFonts w:ascii="Times New Roman" w:cs="Times New Roman"/>
          <w:sz w:val="28"/>
          <w:szCs w:val="28"/>
          <w:rPrChange w:id="11336" w:author="user pc" w:date="2022-03-15T10:14:00Z">
            <w:rPr/>
          </w:rPrChange>
        </w:rPr>
        <w:t>methane</w:t>
      </w:r>
      <w:r>
        <w:rPr>
          <w:rFonts w:ascii="Times New Roman" w:cs="Times New Roman" w:hAnsi="Times New Roman"/>
          <w:sz w:val="28"/>
          <w:szCs w:val="28"/>
        </w:rPr>
        <w:t xml:space="preserve"> </w:t>
      </w:r>
      <w:r w:rsidRPr="2CC8E163">
        <w:rPr>
          <w:rFonts w:ascii="Times New Roman" w:cs="Times New Roman"/>
          <w:sz w:val="28"/>
          <w:szCs w:val="28"/>
          <w:rPrChange w:id="11337" w:author="user pc" w:date="2022-03-15T10:14:00Z">
            <w:rPr/>
          </w:rPrChange>
        </w:rPr>
        <w:t>and</w:t>
      </w:r>
      <w:r>
        <w:rPr>
          <w:rFonts w:ascii="Times New Roman" w:cs="Times New Roman" w:hAnsi="Times New Roman"/>
          <w:sz w:val="28"/>
          <w:szCs w:val="28"/>
        </w:rPr>
        <w:t xml:space="preserve"> </w:t>
      </w:r>
      <w:r w:rsidRPr="69E066BC">
        <w:rPr>
          <w:rFonts w:ascii="Times New Roman" w:cs="Times New Roman"/>
          <w:sz w:val="28"/>
          <w:szCs w:val="28"/>
          <w:rPrChange w:id="11338" w:author="user pc" w:date="2022-03-15T10:14:00Z">
            <w:rPr/>
          </w:rPrChange>
        </w:rPr>
        <w:t>ds</w:t>
      </w:r>
      <w:r>
        <w:rPr>
          <w:rFonts w:ascii="Times New Roman" w:cs="Times New Roman" w:hAnsi="Times New Roman"/>
          <w:sz w:val="28"/>
          <w:szCs w:val="28"/>
        </w:rPr>
        <w:t xml:space="preserve"> </w:t>
      </w:r>
      <w:r w:rsidRPr="87972272">
        <w:rPr>
          <w:rFonts w:ascii="Times New Roman" w:cs="Times New Roman"/>
          <w:sz w:val="28"/>
          <w:szCs w:val="28"/>
          <w:rPrChange w:id="11339" w:author="user pc" w:date="2022-03-15T10:14:00Z">
            <w:rPr/>
          </w:rPrChange>
        </w:rPr>
        <w:t>=density</w:t>
      </w:r>
      <w:r>
        <w:rPr>
          <w:rFonts w:ascii="Times New Roman" w:cs="Times New Roman" w:hAnsi="Times New Roman"/>
          <w:sz w:val="28"/>
          <w:szCs w:val="28"/>
        </w:rPr>
        <w:t xml:space="preserve"> </w:t>
      </w:r>
      <w:r w:rsidRPr="5794CB3C">
        <w:rPr>
          <w:rFonts w:ascii="Times New Roman" w:cs="Times New Roman"/>
          <w:sz w:val="28"/>
          <w:szCs w:val="28"/>
          <w:rPrChange w:id="11340" w:author="user pc" w:date="2022-03-15T10:14:00Z">
            <w:rPr/>
          </w:rPrChange>
        </w:rPr>
        <w:t>of</w:t>
      </w:r>
      <w:r>
        <w:rPr>
          <w:rFonts w:ascii="Times New Roman" w:cs="Times New Roman" w:hAnsi="Times New Roman"/>
          <w:sz w:val="28"/>
          <w:szCs w:val="28"/>
        </w:rPr>
        <w:t xml:space="preserve"> </w:t>
      </w:r>
      <w:r w:rsidRPr="DE371B6F">
        <w:rPr>
          <w:rFonts w:ascii="Times New Roman" w:cs="Times New Roman"/>
          <w:sz w:val="28"/>
          <w:szCs w:val="28"/>
          <w:rPrChange w:id="11341" w:author="user pc" w:date="2022-03-15T10:14:00Z">
            <w:rPr/>
          </w:rPrChange>
        </w:rPr>
        <w:t>SO</w:t>
      </w:r>
      <w:r w:rsidRPr="7F2FE94E">
        <w:rPr>
          <w:rFonts w:ascii="Times New Roman" w:cs="Times New Roman"/>
          <w:sz w:val="28"/>
          <w:szCs w:val="28"/>
          <w:vertAlign w:val="subscript"/>
          <w:rPrChange w:id="11342" w:author="user pc" w:date="2022-03-15T10:14:00Z">
            <w:rPr>
              <w:vertAlign w:val="subscript"/>
            </w:rPr>
          </w:rPrChange>
        </w:rPr>
        <w:t>2</w:t>
      </w:r>
      <w:r w:rsidRPr="311711E8">
        <w:rPr>
          <w:rFonts w:ascii="Times New Roman" w:cs="Times New Roman"/>
          <w:sz w:val="28"/>
          <w:szCs w:val="28"/>
          <w:rPrChange w:id="11343" w:author="user pc" w:date="2022-03-15T10:14:00Z">
            <w:rPr/>
          </w:rPrChange>
        </w:rPr>
        <w:t>.</w:t>
      </w:r>
    </w:p>
    <w:p>
      <w:pPr>
        <w:pStyle w:val="style0"/>
        <w:rPr>
          <w:rFonts w:ascii="Times New Roman" w:cs="Times New Roman"/>
          <w:sz w:val="28"/>
          <w:szCs w:val="28"/>
          <w:rPrChange w:id="11344" w:author="user pc" w:date="2022-03-15T10:14:00Z">
            <w:rPr/>
          </w:rPrChange>
        </w:rPr>
      </w:pPr>
      <w:r w:rsidRPr="8AE7A52B">
        <w:rPr>
          <w:rFonts w:ascii="Times New Roman" w:cs="Times New Roman"/>
          <w:sz w:val="28"/>
          <w:szCs w:val="28"/>
          <w:rPrChange w:id="11345" w:author="user pc" w:date="2022-03-15T10:14:00Z">
            <w:rPr/>
          </w:rPrChange>
        </w:rPr>
        <w:t>R</w:t>
      </w:r>
      <w:r w:rsidRPr="68EF6253">
        <w:rPr>
          <w:rFonts w:ascii="Times New Roman" w:cs="Times New Roman"/>
          <w:sz w:val="28"/>
          <w:szCs w:val="28"/>
          <w:vertAlign w:val="subscript"/>
          <w:rPrChange w:id="11346" w:author="user pc" w:date="2022-03-15T10:14:00Z">
            <w:rPr>
              <w:vertAlign w:val="subscript"/>
            </w:rPr>
          </w:rPrChange>
        </w:rPr>
        <w:t>s</w:t>
      </w:r>
      <w:r w:rsidRPr="33698390">
        <w:rPr>
          <w:rFonts w:ascii="Times New Roman" w:cs="Times New Roman"/>
          <w:sz w:val="28"/>
          <w:szCs w:val="28"/>
          <w:rPrChange w:id="11347" w:author="user pc" w:date="2022-03-15T10:14:00Z">
            <w:rPr/>
          </w:rPrChange>
        </w:rPr>
        <w:t>/R</w:t>
      </w:r>
      <w:r w:rsidRPr="27EC1CB1">
        <w:rPr>
          <w:rFonts w:ascii="Times New Roman" w:cs="Times New Roman"/>
          <w:sz w:val="28"/>
          <w:szCs w:val="28"/>
          <w:vertAlign w:val="subscript"/>
          <w:rPrChange w:id="11348" w:author="user pc" w:date="2022-03-15T10:14:00Z">
            <w:rPr>
              <w:vertAlign w:val="subscript"/>
            </w:rPr>
          </w:rPrChange>
        </w:rPr>
        <w:t xml:space="preserve">m </w:t>
      </w:r>
      <w:r w:rsidRPr="9D6D4301">
        <w:rPr>
          <w:rFonts w:ascii="Times New Roman" w:cs="Times New Roman"/>
          <w:sz w:val="28"/>
          <w:szCs w:val="28"/>
          <w:rPrChange w:id="11349" w:author="user pc" w:date="2022-03-15T10:14:00Z">
            <w:rPr/>
          </w:rPrChange>
        </w:rPr>
        <w:t>=</w:t>
      </w:r>
      <w:r>
        <w:rPr>
          <w:rFonts w:ascii="Times New Roman" w:cs="Times New Roman" w:hAnsi="Times New Roman"/>
          <w:sz w:val="28"/>
          <w:szCs w:val="28"/>
        </w:rPr>
        <w:t xml:space="preserve"> </w:t>
      </w:r>
      <w:r w:rsidRPr="B623175A">
        <w:rPr>
          <w:rFonts w:ascii="Times New Roman" w:cs="Times New Roman"/>
          <w:sz w:val="28"/>
          <w:szCs w:val="28"/>
          <w:rPrChange w:id="11350" w:author="user pc" w:date="2022-03-15T10:14:00Z">
            <w:rPr/>
          </w:rPrChange>
        </w:rPr>
        <w:t>√dm/√ds</w:t>
      </w:r>
    </w:p>
    <w:p>
      <w:pPr>
        <w:pStyle w:val="style0"/>
        <w:rPr>
          <w:rFonts w:ascii="Times New Roman" w:cs="Times New Roman"/>
          <w:sz w:val="28"/>
          <w:szCs w:val="28"/>
          <w:rPrChange w:id="11351" w:author="user pc" w:date="2022-03-15T10:14:00Z">
            <w:rPr/>
          </w:rPrChange>
        </w:rPr>
      </w:pPr>
      <w:r w:rsidRPr="BAE1ACDE">
        <w:rPr>
          <w:rFonts w:ascii="Times New Roman" w:cs="Times New Roman"/>
          <w:sz w:val="28"/>
          <w:szCs w:val="28"/>
          <w:rPrChange w:id="11352" w:author="user pc" w:date="2022-03-15T10:14:00Z">
            <w:rPr/>
          </w:rPrChange>
        </w:rPr>
        <w:t>R</w:t>
      </w:r>
      <w:r w:rsidRPr="851E2C7A">
        <w:rPr>
          <w:rFonts w:ascii="Times New Roman" w:cs="Times New Roman"/>
          <w:sz w:val="28"/>
          <w:szCs w:val="28"/>
          <w:vertAlign w:val="subscript"/>
          <w:rPrChange w:id="11353" w:author="user pc" w:date="2022-03-15T10:14:00Z">
            <w:rPr>
              <w:vertAlign w:val="subscript"/>
            </w:rPr>
          </w:rPrChange>
        </w:rPr>
        <w:t>s</w:t>
      </w:r>
      <w:r w:rsidRPr="52EA98E9">
        <w:rPr>
          <w:rFonts w:ascii="Times New Roman" w:cs="Times New Roman"/>
          <w:sz w:val="28"/>
          <w:szCs w:val="28"/>
          <w:rPrChange w:id="11354" w:author="user pc" w:date="2022-03-15T10:14:00Z">
            <w:rPr/>
          </w:rPrChange>
        </w:rPr>
        <w:t>/R</w:t>
      </w:r>
      <w:r w:rsidRPr="258043C4">
        <w:rPr>
          <w:rFonts w:ascii="Times New Roman" w:cs="Times New Roman"/>
          <w:sz w:val="28"/>
          <w:szCs w:val="28"/>
          <w:vertAlign w:val="subscript"/>
          <w:rPrChange w:id="11355" w:author="user pc" w:date="2022-03-15T10:14:00Z">
            <w:rPr>
              <w:vertAlign w:val="subscript"/>
            </w:rPr>
          </w:rPrChange>
        </w:rPr>
        <w:t>m</w:t>
      </w:r>
      <w:r>
        <w:rPr>
          <w:rFonts w:ascii="Times New Roman" w:cs="Times New Roman" w:hAnsi="Times New Roman"/>
          <w:sz w:val="28"/>
          <w:szCs w:val="28"/>
          <w:vertAlign w:val="subscript"/>
        </w:rPr>
        <w:t xml:space="preserve"> </w:t>
      </w:r>
      <w:r w:rsidRPr="46E1F962">
        <w:rPr>
          <w:rFonts w:ascii="Times New Roman" w:cs="Times New Roman"/>
          <w:sz w:val="28"/>
          <w:szCs w:val="28"/>
          <w:rPrChange w:id="11356" w:author="user pc" w:date="2022-03-15T10:14:00Z">
            <w:rPr/>
          </w:rPrChange>
        </w:rPr>
        <w:t>=</w:t>
      </w:r>
      <w:r>
        <w:rPr>
          <w:rFonts w:ascii="Times New Roman" w:cs="Times New Roman" w:hAnsi="Times New Roman"/>
          <w:sz w:val="28"/>
          <w:szCs w:val="28"/>
        </w:rPr>
        <w:t xml:space="preserve"> </w:t>
      </w:r>
      <w:r w:rsidRPr="ABCA18D0">
        <w:rPr>
          <w:rFonts w:ascii="Times New Roman" w:cs="Times New Roman"/>
          <w:sz w:val="28"/>
          <w:szCs w:val="28"/>
          <w:rPrChange w:id="11357" w:author="user pc" w:date="2022-03-15T10:14:00Z">
            <w:rPr/>
          </w:rPrChange>
        </w:rPr>
        <w:t>√8/√32</w:t>
      </w:r>
    </w:p>
    <w:p>
      <w:pPr>
        <w:pStyle w:val="style0"/>
        <w:rPr>
          <w:rFonts w:ascii="Times New Roman" w:cs="Times New Roman"/>
          <w:sz w:val="28"/>
          <w:szCs w:val="28"/>
          <w:rPrChange w:id="11358" w:author="user pc" w:date="2022-03-15T10:14:00Z">
            <w:rPr/>
          </w:rPrChange>
        </w:rPr>
      </w:pPr>
      <w:r w:rsidRPr="80FE12E7">
        <w:rPr>
          <w:rFonts w:ascii="Times New Roman" w:cs="Times New Roman"/>
          <w:sz w:val="28"/>
          <w:szCs w:val="28"/>
          <w:rPrChange w:id="11359" w:author="user pc" w:date="2022-03-15T10:14:00Z">
            <w:rPr/>
          </w:rPrChange>
        </w:rPr>
        <w:t>R</w:t>
      </w:r>
      <w:r w:rsidRPr="2E956B42">
        <w:rPr>
          <w:rFonts w:ascii="Times New Roman" w:cs="Times New Roman"/>
          <w:sz w:val="28"/>
          <w:szCs w:val="28"/>
          <w:vertAlign w:val="subscript"/>
          <w:rPrChange w:id="11360" w:author="user pc" w:date="2022-03-15T10:14:00Z">
            <w:rPr>
              <w:vertAlign w:val="subscript"/>
            </w:rPr>
          </w:rPrChange>
        </w:rPr>
        <w:t>s</w:t>
      </w:r>
      <w:r w:rsidRPr="4AEC00C1">
        <w:rPr>
          <w:rFonts w:ascii="Times New Roman" w:cs="Times New Roman"/>
          <w:sz w:val="28"/>
          <w:szCs w:val="28"/>
          <w:rPrChange w:id="11361" w:author="user pc" w:date="2022-03-15T10:14:00Z">
            <w:rPr/>
          </w:rPrChange>
        </w:rPr>
        <w:t>/R</w:t>
      </w:r>
      <w:r w:rsidRPr="964158C5">
        <w:rPr>
          <w:rFonts w:ascii="Times New Roman" w:cs="Times New Roman"/>
          <w:sz w:val="28"/>
          <w:szCs w:val="28"/>
          <w:vertAlign w:val="subscript"/>
          <w:rPrChange w:id="11362" w:author="user pc" w:date="2022-03-15T10:14:00Z">
            <w:rPr>
              <w:vertAlign w:val="subscript"/>
            </w:rPr>
          </w:rPrChange>
        </w:rPr>
        <w:t>m</w:t>
      </w:r>
      <w:r>
        <w:rPr>
          <w:rFonts w:ascii="Times New Roman" w:cs="Times New Roman" w:hAnsi="Times New Roman"/>
          <w:sz w:val="28"/>
          <w:szCs w:val="28"/>
          <w:vertAlign w:val="subscript"/>
        </w:rPr>
        <w:t xml:space="preserve"> </w:t>
      </w:r>
      <w:r w:rsidRPr="DAE51E14">
        <w:rPr>
          <w:rFonts w:ascii="Times New Roman" w:cs="Times New Roman"/>
          <w:sz w:val="28"/>
          <w:szCs w:val="28"/>
          <w:vertAlign w:val="subscript"/>
          <w:rPrChange w:id="11363" w:author="user pc" w:date="2022-03-15T10:14:00Z">
            <w:rPr>
              <w:vertAlign w:val="subscript"/>
            </w:rPr>
          </w:rPrChange>
        </w:rPr>
        <w:t xml:space="preserve"> </w:t>
      </w:r>
      <w:r w:rsidRPr="B65843BB">
        <w:rPr>
          <w:rFonts w:ascii="Times New Roman" w:cs="Times New Roman"/>
          <w:sz w:val="28"/>
          <w:szCs w:val="28"/>
          <w:rPrChange w:id="11364" w:author="user pc" w:date="2022-03-15T10:14:00Z">
            <w:rPr/>
          </w:rPrChange>
        </w:rPr>
        <w:t>=</w:t>
      </w:r>
      <w:r>
        <w:rPr>
          <w:rFonts w:ascii="Times New Roman" w:cs="Times New Roman" w:hAnsi="Times New Roman"/>
          <w:sz w:val="28"/>
          <w:szCs w:val="28"/>
        </w:rPr>
        <w:t xml:space="preserve"> </w:t>
      </w:r>
      <w:r w:rsidRPr="E755A9A6">
        <w:rPr>
          <w:rFonts w:ascii="Times New Roman" w:cs="Times New Roman"/>
          <w:sz w:val="28"/>
          <w:szCs w:val="28"/>
          <w:rPrChange w:id="11365" w:author="user pc" w:date="2022-03-15T10:14:00Z">
            <w:rPr/>
          </w:rPrChange>
        </w:rPr>
        <w:t>√1/√4</w:t>
      </w:r>
    </w:p>
    <w:p>
      <w:pPr>
        <w:pStyle w:val="style0"/>
        <w:rPr>
          <w:rFonts w:ascii="Times New Roman" w:cs="Times New Roman"/>
          <w:sz w:val="28"/>
          <w:szCs w:val="28"/>
          <w:rPrChange w:id="11366" w:author="user pc" w:date="2022-03-15T10:14:00Z">
            <w:rPr/>
          </w:rPrChange>
        </w:rPr>
      </w:pPr>
      <w:r w:rsidRPr="4E0C4735">
        <w:rPr>
          <w:rFonts w:ascii="Times New Roman" w:cs="Times New Roman"/>
          <w:sz w:val="28"/>
          <w:szCs w:val="28"/>
          <w:rPrChange w:id="11367" w:author="user pc" w:date="2022-03-15T10:14:00Z">
            <w:rPr/>
          </w:rPrChange>
        </w:rPr>
        <w:t>R</w:t>
      </w:r>
      <w:r w:rsidRPr="FDC74161">
        <w:rPr>
          <w:rFonts w:ascii="Times New Roman" w:cs="Times New Roman"/>
          <w:sz w:val="28"/>
          <w:szCs w:val="28"/>
          <w:vertAlign w:val="subscript"/>
          <w:rPrChange w:id="11368" w:author="user pc" w:date="2022-03-15T10:14:00Z">
            <w:rPr>
              <w:vertAlign w:val="subscript"/>
            </w:rPr>
          </w:rPrChange>
        </w:rPr>
        <w:t>s</w:t>
      </w:r>
      <w:r w:rsidRPr="63A04DC3">
        <w:rPr>
          <w:rFonts w:ascii="Times New Roman" w:cs="Times New Roman"/>
          <w:sz w:val="28"/>
          <w:szCs w:val="28"/>
          <w:rPrChange w:id="11369" w:author="user pc" w:date="2022-03-15T10:14:00Z">
            <w:rPr/>
          </w:rPrChange>
        </w:rPr>
        <w:t>/R</w:t>
      </w:r>
      <w:r w:rsidRPr="0E1285F4">
        <w:rPr>
          <w:rFonts w:ascii="Times New Roman" w:cs="Times New Roman"/>
          <w:sz w:val="28"/>
          <w:szCs w:val="28"/>
          <w:vertAlign w:val="subscript"/>
          <w:rPrChange w:id="11370" w:author="user pc" w:date="2022-03-15T10:14:00Z">
            <w:rPr>
              <w:vertAlign w:val="subscript"/>
            </w:rPr>
          </w:rPrChange>
        </w:rPr>
        <w:t xml:space="preserve">m </w:t>
      </w:r>
      <w:r>
        <w:rPr>
          <w:rFonts w:ascii="Times New Roman" w:cs="Times New Roman" w:hAnsi="Times New Roman"/>
          <w:sz w:val="28"/>
          <w:szCs w:val="28"/>
          <w:vertAlign w:val="subscript"/>
        </w:rPr>
        <w:t xml:space="preserve"> </w:t>
      </w:r>
      <w:r w:rsidRPr="E0A2A9FF">
        <w:rPr>
          <w:rFonts w:ascii="Times New Roman" w:cs="Times New Roman"/>
          <w:sz w:val="28"/>
          <w:szCs w:val="28"/>
          <w:rPrChange w:id="11371" w:author="user pc" w:date="2022-03-15T10:14:00Z">
            <w:rPr/>
          </w:rPrChange>
        </w:rPr>
        <w:t>=</w:t>
      </w:r>
      <w:r>
        <w:rPr>
          <w:rFonts w:ascii="Times New Roman" w:cs="Times New Roman" w:hAnsi="Times New Roman"/>
          <w:sz w:val="28"/>
          <w:szCs w:val="28"/>
        </w:rPr>
        <w:t xml:space="preserve"> </w:t>
      </w:r>
      <w:r w:rsidRPr="E18EF38B">
        <w:rPr>
          <w:rFonts w:ascii="Times New Roman" w:cs="Times New Roman"/>
          <w:sz w:val="28"/>
          <w:szCs w:val="28"/>
          <w:rPrChange w:id="11372" w:author="user pc" w:date="2022-03-15T10:14:00Z">
            <w:rPr/>
          </w:rPrChange>
        </w:rPr>
        <w:t>1/2</w:t>
      </w:r>
    </w:p>
    <w:p>
      <w:pPr>
        <w:pStyle w:val="style0"/>
        <w:rPr>
          <w:rFonts w:ascii="Times New Roman" w:cs="Times New Roman"/>
          <w:sz w:val="28"/>
          <w:szCs w:val="28"/>
          <w:rPrChange w:id="11373" w:author="user pc" w:date="2022-03-15T10:14:00Z">
            <w:rPr/>
          </w:rPrChange>
        </w:rPr>
      </w:pPr>
      <w:r w:rsidRPr="0D128E58">
        <w:rPr>
          <w:rFonts w:ascii="Times New Roman" w:cs="Times New Roman"/>
          <w:sz w:val="28"/>
          <w:szCs w:val="28"/>
          <w:rPrChange w:id="11374" w:author="user pc" w:date="2022-03-15T10:14:00Z">
            <w:rPr/>
          </w:rPrChange>
        </w:rPr>
        <w:t>Rate</w:t>
      </w:r>
      <w:r>
        <w:rPr>
          <w:rFonts w:ascii="Times New Roman" w:cs="Times New Roman" w:hAnsi="Times New Roman"/>
          <w:sz w:val="28"/>
          <w:szCs w:val="28"/>
        </w:rPr>
        <w:t xml:space="preserve"> </w:t>
      </w:r>
      <w:r w:rsidRPr="FD8621AE">
        <w:rPr>
          <w:rFonts w:ascii="Times New Roman" w:cs="Times New Roman"/>
          <w:sz w:val="28"/>
          <w:szCs w:val="28"/>
          <w:rPrChange w:id="11375" w:author="user pc" w:date="2022-03-15T10:14:00Z">
            <w:rPr/>
          </w:rPrChange>
        </w:rPr>
        <w:t>of</w:t>
      </w:r>
      <w:r>
        <w:rPr>
          <w:rFonts w:ascii="Times New Roman" w:cs="Times New Roman" w:hAnsi="Times New Roman"/>
          <w:sz w:val="28"/>
          <w:szCs w:val="28"/>
        </w:rPr>
        <w:t xml:space="preserve"> </w:t>
      </w:r>
      <w:r w:rsidRPr="BB525FEE">
        <w:rPr>
          <w:rFonts w:ascii="Times New Roman" w:cs="Times New Roman"/>
          <w:sz w:val="28"/>
          <w:szCs w:val="28"/>
          <w:rPrChange w:id="11376" w:author="user pc" w:date="2022-03-15T10:14:00Z">
            <w:rPr/>
          </w:rPrChange>
        </w:rPr>
        <w:t>SO</w:t>
      </w:r>
      <w:r w:rsidRPr="40445817">
        <w:rPr>
          <w:rFonts w:ascii="Times New Roman" w:cs="Times New Roman"/>
          <w:sz w:val="28"/>
          <w:szCs w:val="28"/>
          <w:vertAlign w:val="subscript"/>
          <w:rPrChange w:id="11377" w:author="user pc" w:date="2022-03-15T10:14:00Z">
            <w:rPr>
              <w:vertAlign w:val="subscript"/>
            </w:rPr>
          </w:rPrChange>
        </w:rPr>
        <w:t>2</w:t>
      </w:r>
      <w:r w:rsidRPr="07780EC2">
        <w:rPr>
          <w:rFonts w:ascii="Times New Roman" w:cs="Times New Roman"/>
          <w:sz w:val="28"/>
          <w:szCs w:val="28"/>
          <w:rPrChange w:id="11378" w:author="user pc" w:date="2022-03-15T10:14:00Z">
            <w:rPr/>
          </w:rPrChange>
        </w:rPr>
        <w:t>:</w:t>
      </w:r>
      <w:r>
        <w:rPr>
          <w:rFonts w:ascii="Times New Roman" w:cs="Times New Roman" w:hAnsi="Times New Roman"/>
          <w:sz w:val="28"/>
          <w:szCs w:val="28"/>
        </w:rPr>
        <w:t xml:space="preserve"> </w:t>
      </w:r>
      <w:r w:rsidRPr="458FF5F4">
        <w:rPr>
          <w:rFonts w:ascii="Times New Roman" w:cs="Times New Roman"/>
          <w:sz w:val="28"/>
          <w:szCs w:val="28"/>
          <w:rPrChange w:id="11379" w:author="user pc" w:date="2022-03-15T10:14:00Z">
            <w:rPr/>
          </w:rPrChange>
        </w:rPr>
        <w:t>CH</w:t>
      </w:r>
      <w:r w:rsidRPr="6BA3DE87">
        <w:rPr>
          <w:rFonts w:ascii="Times New Roman" w:cs="Times New Roman"/>
          <w:sz w:val="28"/>
          <w:szCs w:val="28"/>
          <w:vertAlign w:val="subscript"/>
          <w:rPrChange w:id="11380" w:author="user pc" w:date="2022-03-15T10:14:00Z">
            <w:rPr>
              <w:vertAlign w:val="subscript"/>
            </w:rPr>
          </w:rPrChange>
        </w:rPr>
        <w:t xml:space="preserve">4 </w:t>
      </w:r>
      <w:r>
        <w:rPr>
          <w:rFonts w:ascii="Times New Roman" w:cs="Times New Roman" w:hAnsi="Times New Roman"/>
          <w:sz w:val="28"/>
          <w:szCs w:val="28"/>
          <w:vertAlign w:val="subscript"/>
        </w:rPr>
        <w:t xml:space="preserve"> </w:t>
      </w:r>
      <w:r w:rsidRPr="14F74FEF">
        <w:rPr>
          <w:rFonts w:ascii="Times New Roman" w:cs="Times New Roman"/>
          <w:sz w:val="28"/>
          <w:szCs w:val="28"/>
          <w:rPrChange w:id="11381" w:author="user pc" w:date="2022-03-15T10:14:00Z">
            <w:rPr/>
          </w:rPrChange>
        </w:rPr>
        <w:t>=</w:t>
      </w:r>
      <w:r>
        <w:rPr>
          <w:rFonts w:ascii="Times New Roman" w:cs="Times New Roman" w:hAnsi="Times New Roman"/>
          <w:sz w:val="28"/>
          <w:szCs w:val="28"/>
        </w:rPr>
        <w:t xml:space="preserve"> </w:t>
      </w:r>
      <w:r w:rsidRPr="1FDE7ED5">
        <w:rPr>
          <w:rFonts w:ascii="Times New Roman" w:cs="Times New Roman"/>
          <w:sz w:val="28"/>
          <w:szCs w:val="28"/>
          <w:rPrChange w:id="11382" w:author="user pc" w:date="2022-03-15T10:14:00Z">
            <w:rPr/>
          </w:rPrChange>
        </w:rPr>
        <w:t>1</w:t>
      </w:r>
      <w:r>
        <w:rPr>
          <w:rFonts w:ascii="Times New Roman" w:cs="Times New Roman" w:hAnsi="Times New Roman"/>
          <w:sz w:val="28"/>
          <w:szCs w:val="28"/>
        </w:rPr>
        <w:t xml:space="preserve"> </w:t>
      </w:r>
      <w:r w:rsidRPr="0FCAE32E">
        <w:rPr>
          <w:rFonts w:ascii="Times New Roman" w:cs="Times New Roman"/>
          <w:sz w:val="28"/>
          <w:szCs w:val="28"/>
          <w:rPrChange w:id="11383" w:author="user pc" w:date="2022-03-15T10:14:00Z">
            <w:rPr/>
          </w:rPrChange>
        </w:rPr>
        <w:t>:</w:t>
      </w:r>
      <w:r>
        <w:rPr>
          <w:rFonts w:ascii="Times New Roman" w:cs="Times New Roman" w:hAnsi="Times New Roman"/>
          <w:sz w:val="28"/>
          <w:szCs w:val="28"/>
        </w:rPr>
        <w:t xml:space="preserve"> </w:t>
      </w:r>
      <w:r w:rsidRPr="24554FBE">
        <w:rPr>
          <w:rFonts w:ascii="Times New Roman" w:cs="Times New Roman"/>
          <w:sz w:val="28"/>
          <w:szCs w:val="28"/>
          <w:rPrChange w:id="11384" w:author="user pc" w:date="2022-03-15T10:14:00Z">
            <w:rPr/>
          </w:rPrChange>
        </w:rPr>
        <w:t>2</w:t>
      </w:r>
    </w:p>
    <w:p>
      <w:pPr>
        <w:pStyle w:val="style0"/>
        <w:rPr>
          <w:rFonts w:ascii="Times New Roman" w:cs="Times New Roman"/>
          <w:sz w:val="28"/>
          <w:szCs w:val="28"/>
          <w:rPrChange w:id="11385" w:author="user pc" w:date="2022-03-15T10:14:00Z">
            <w:rPr/>
          </w:rPrChange>
        </w:rPr>
      </w:pPr>
    </w:p>
    <w:p>
      <w:pPr>
        <w:pStyle w:val="style0"/>
        <w:rPr>
          <w:rFonts w:ascii="Times New Roman" w:cs="Times New Roman"/>
          <w:b/>
          <w:bCs/>
          <w:color w:val="0000ff"/>
          <w:sz w:val="28"/>
          <w:szCs w:val="28"/>
          <w:rPrChange w:id="11386" w:author="user pc" w:date="2022-03-15T10:14:00Z">
            <w:rPr>
              <w:b/>
              <w:bCs/>
              <w:color w:val="0000ff"/>
            </w:rPr>
          </w:rPrChange>
        </w:rPr>
      </w:pPr>
      <w:r w:rsidRPr="8F04F1D8">
        <w:rPr>
          <w:rFonts w:ascii="Times New Roman" w:cs="Times New Roman"/>
          <w:b/>
          <w:bCs/>
          <w:color w:val="0000ff"/>
          <w:sz w:val="28"/>
          <w:szCs w:val="28"/>
          <w:rPrChange w:id="11387" w:author="user pc" w:date="2022-03-15T10:14:00Z">
            <w:rPr>
              <w:b/>
              <w:bCs/>
              <w:color w:val="0000ff"/>
            </w:rPr>
          </w:rPrChange>
        </w:rPr>
        <w:t>DENSITY</w:t>
      </w:r>
    </w:p>
    <w:p>
      <w:pPr>
        <w:pStyle w:val="style0"/>
        <w:rPr>
          <w:rFonts w:ascii="Times New Roman" w:cs="Times New Roman"/>
          <w:sz w:val="28"/>
          <w:szCs w:val="28"/>
          <w:rPrChange w:id="11388" w:author="user pc" w:date="2022-03-15T10:14:00Z">
            <w:rPr/>
          </w:rPrChange>
        </w:rPr>
      </w:pPr>
      <w:r w:rsidRPr="F53B0AD9">
        <w:rPr>
          <w:rFonts w:ascii="Times New Roman" w:cs="Times New Roman"/>
          <w:sz w:val="28"/>
          <w:szCs w:val="28"/>
          <w:rPrChange w:id="11389" w:author="user pc" w:date="2022-03-15T10:14:00Z">
            <w:rPr/>
          </w:rPrChange>
        </w:rPr>
        <w:t>In</w:t>
      </w:r>
      <w:r>
        <w:rPr>
          <w:rFonts w:ascii="Times New Roman" w:cs="Times New Roman" w:hAnsi="Times New Roman"/>
          <w:sz w:val="28"/>
          <w:szCs w:val="28"/>
        </w:rPr>
        <w:t xml:space="preserve"> </w:t>
      </w:r>
      <w:r w:rsidRPr="D4DDB3E0">
        <w:rPr>
          <w:rFonts w:ascii="Times New Roman" w:cs="Times New Roman"/>
          <w:sz w:val="28"/>
          <w:szCs w:val="28"/>
          <w:rPrChange w:id="11390" w:author="user pc" w:date="2022-03-15T10:14:00Z">
            <w:rPr/>
          </w:rPrChange>
        </w:rPr>
        <w:t>science,</w:t>
      </w:r>
      <w:r>
        <w:rPr>
          <w:rFonts w:ascii="Times New Roman" w:cs="Times New Roman" w:hAnsi="Times New Roman"/>
          <w:sz w:val="28"/>
          <w:szCs w:val="28"/>
        </w:rPr>
        <w:t xml:space="preserve"> </w:t>
      </w:r>
      <w:r w:rsidRPr="6362D143">
        <w:rPr>
          <w:rFonts w:ascii="Times New Roman" w:cs="Times New Roman"/>
          <w:sz w:val="28"/>
          <w:szCs w:val="28"/>
          <w:rPrChange w:id="11391" w:author="user pc" w:date="2022-03-15T10:14:00Z">
            <w:rPr/>
          </w:rPrChange>
        </w:rPr>
        <w:t>densities</w:t>
      </w:r>
      <w:r>
        <w:rPr>
          <w:rFonts w:ascii="Times New Roman" w:cs="Times New Roman" w:hAnsi="Times New Roman"/>
          <w:sz w:val="28"/>
          <w:szCs w:val="28"/>
        </w:rPr>
        <w:t xml:space="preserve"> </w:t>
      </w:r>
      <w:r w:rsidRPr="558F524C">
        <w:rPr>
          <w:rFonts w:ascii="Times New Roman" w:cs="Times New Roman"/>
          <w:sz w:val="28"/>
          <w:szCs w:val="28"/>
          <w:rPrChange w:id="11392" w:author="user pc" w:date="2022-03-15T10:14:00Z">
            <w:rPr/>
          </w:rPrChange>
        </w:rPr>
        <w:t>of</w:t>
      </w:r>
      <w:r>
        <w:rPr>
          <w:rFonts w:ascii="Times New Roman" w:cs="Times New Roman" w:hAnsi="Times New Roman"/>
          <w:sz w:val="28"/>
          <w:szCs w:val="28"/>
        </w:rPr>
        <w:t xml:space="preserve"> </w:t>
      </w:r>
      <w:r w:rsidRPr="7A362A39">
        <w:rPr>
          <w:rFonts w:ascii="Times New Roman" w:cs="Times New Roman"/>
          <w:sz w:val="28"/>
          <w:szCs w:val="28"/>
          <w:rPrChange w:id="11393" w:author="user pc" w:date="2022-03-15T10:14:00Z">
            <w:rPr/>
          </w:rPrChange>
        </w:rPr>
        <w:t>solids</w:t>
      </w:r>
      <w:r>
        <w:rPr>
          <w:rFonts w:ascii="Times New Roman" w:cs="Times New Roman" w:hAnsi="Times New Roman"/>
          <w:sz w:val="28"/>
          <w:szCs w:val="28"/>
        </w:rPr>
        <w:t xml:space="preserve"> </w:t>
      </w:r>
      <w:r w:rsidRPr="134C4AD2">
        <w:rPr>
          <w:rFonts w:ascii="Times New Roman" w:cs="Times New Roman"/>
          <w:sz w:val="28"/>
          <w:szCs w:val="28"/>
          <w:rPrChange w:id="11394" w:author="user pc" w:date="2022-03-15T10:14:00Z">
            <w:rPr/>
          </w:rPrChange>
        </w:rPr>
        <w:t>and</w:t>
      </w:r>
      <w:r>
        <w:rPr>
          <w:rFonts w:ascii="Times New Roman" w:cs="Times New Roman" w:hAnsi="Times New Roman"/>
          <w:sz w:val="28"/>
          <w:szCs w:val="28"/>
        </w:rPr>
        <w:t xml:space="preserve"> </w:t>
      </w:r>
      <w:r w:rsidRPr="36C1A984">
        <w:rPr>
          <w:rFonts w:ascii="Times New Roman" w:cs="Times New Roman"/>
          <w:sz w:val="28"/>
          <w:szCs w:val="28"/>
          <w:rPrChange w:id="11395" w:author="user pc" w:date="2022-03-15T10:14:00Z">
            <w:rPr/>
          </w:rPrChange>
        </w:rPr>
        <w:t>liquids</w:t>
      </w:r>
      <w:r>
        <w:rPr>
          <w:rFonts w:ascii="Times New Roman" w:cs="Times New Roman" w:hAnsi="Times New Roman"/>
          <w:sz w:val="28"/>
          <w:szCs w:val="28"/>
        </w:rPr>
        <w:t xml:space="preserve"> </w:t>
      </w:r>
      <w:r w:rsidRPr="D8B9B549">
        <w:rPr>
          <w:rFonts w:ascii="Times New Roman" w:cs="Times New Roman"/>
          <w:sz w:val="28"/>
          <w:szCs w:val="28"/>
          <w:rPrChange w:id="11396" w:author="user pc" w:date="2022-03-15T10:14:00Z">
            <w:rPr/>
          </w:rPrChange>
        </w:rPr>
        <w:t>are</w:t>
      </w:r>
      <w:r>
        <w:rPr>
          <w:rFonts w:ascii="Times New Roman" w:cs="Times New Roman" w:hAnsi="Times New Roman"/>
          <w:sz w:val="28"/>
          <w:szCs w:val="28"/>
        </w:rPr>
        <w:t xml:space="preserve"> </w:t>
      </w:r>
      <w:r w:rsidRPr="D55178B9">
        <w:rPr>
          <w:rFonts w:ascii="Times New Roman" w:cs="Times New Roman"/>
          <w:sz w:val="28"/>
          <w:szCs w:val="28"/>
          <w:rPrChange w:id="11397" w:author="user pc" w:date="2022-03-15T10:14:00Z">
            <w:rPr/>
          </w:rPrChange>
        </w:rPr>
        <w:t>expressed</w:t>
      </w:r>
      <w:r>
        <w:rPr>
          <w:rFonts w:ascii="Times New Roman" w:cs="Times New Roman" w:hAnsi="Times New Roman"/>
          <w:sz w:val="28"/>
          <w:szCs w:val="28"/>
        </w:rPr>
        <w:t xml:space="preserve"> </w:t>
      </w:r>
      <w:r w:rsidRPr="AE80A824">
        <w:rPr>
          <w:rFonts w:ascii="Times New Roman" w:cs="Times New Roman"/>
          <w:sz w:val="28"/>
          <w:szCs w:val="28"/>
          <w:rPrChange w:id="11398" w:author="user pc" w:date="2022-03-15T10:14:00Z">
            <w:rPr/>
          </w:rPrChange>
        </w:rPr>
        <w:t>in</w:t>
      </w:r>
      <w:r>
        <w:rPr>
          <w:rFonts w:ascii="Times New Roman" w:cs="Times New Roman" w:hAnsi="Times New Roman"/>
          <w:sz w:val="28"/>
          <w:szCs w:val="28"/>
        </w:rPr>
        <w:t xml:space="preserve"> </w:t>
      </w:r>
      <w:r w:rsidRPr="EE0F98AF">
        <w:rPr>
          <w:rFonts w:ascii="Times New Roman" w:cs="Times New Roman"/>
          <w:sz w:val="28"/>
          <w:szCs w:val="28"/>
          <w:rPrChange w:id="11399" w:author="user pc" w:date="2022-03-15T10:14:00Z">
            <w:rPr/>
          </w:rPrChange>
        </w:rPr>
        <w:t>grams</w:t>
      </w:r>
      <w:r>
        <w:rPr>
          <w:rFonts w:ascii="Times New Roman" w:cs="Times New Roman" w:hAnsi="Times New Roman"/>
          <w:sz w:val="28"/>
          <w:szCs w:val="28"/>
        </w:rPr>
        <w:t xml:space="preserve"> </w:t>
      </w:r>
      <w:r w:rsidRPr="1DD95236">
        <w:rPr>
          <w:rFonts w:ascii="Times New Roman" w:cs="Times New Roman"/>
          <w:sz w:val="28"/>
          <w:szCs w:val="28"/>
          <w:rPrChange w:id="11400" w:author="user pc" w:date="2022-03-15T10:14:00Z">
            <w:rPr/>
          </w:rPrChange>
        </w:rPr>
        <w:t>per</w:t>
      </w:r>
      <w:r>
        <w:rPr>
          <w:rFonts w:ascii="Times New Roman" w:cs="Times New Roman" w:hAnsi="Times New Roman"/>
          <w:sz w:val="28"/>
          <w:szCs w:val="28"/>
        </w:rPr>
        <w:t xml:space="preserve"> </w:t>
      </w:r>
      <w:r w:rsidRPr="CCC781DA">
        <w:rPr>
          <w:rFonts w:ascii="Times New Roman" w:cs="Times New Roman"/>
          <w:sz w:val="28"/>
          <w:szCs w:val="28"/>
          <w:rPrChange w:id="11401" w:author="user pc" w:date="2022-03-15T10:14:00Z">
            <w:rPr/>
          </w:rPrChange>
        </w:rPr>
        <w:t>cubic</w:t>
      </w:r>
      <w:r>
        <w:rPr>
          <w:rFonts w:ascii="Times New Roman" w:cs="Times New Roman" w:hAnsi="Times New Roman"/>
          <w:sz w:val="28"/>
          <w:szCs w:val="28"/>
        </w:rPr>
        <w:t xml:space="preserve"> </w:t>
      </w:r>
      <w:r w:rsidRPr="4EF60685">
        <w:rPr>
          <w:rFonts w:ascii="Times New Roman" w:cs="Times New Roman"/>
          <w:sz w:val="28"/>
          <w:szCs w:val="28"/>
          <w:rPrChange w:id="11402" w:author="user pc" w:date="2022-03-15T10:14:00Z">
            <w:rPr/>
          </w:rPrChange>
        </w:rPr>
        <w:t>centimeter</w:t>
      </w:r>
      <w:r>
        <w:rPr>
          <w:rFonts w:ascii="Times New Roman" w:cs="Times New Roman" w:hAnsi="Times New Roman"/>
          <w:sz w:val="28"/>
          <w:szCs w:val="28"/>
        </w:rPr>
        <w:t xml:space="preserve"> </w:t>
      </w:r>
      <w:r w:rsidRPr="77924F45">
        <w:rPr>
          <w:rFonts w:ascii="Times New Roman" w:cs="Times New Roman"/>
          <w:sz w:val="28"/>
          <w:szCs w:val="28"/>
          <w:rPrChange w:id="11403" w:author="user pc" w:date="2022-03-15T10:14:00Z">
            <w:rPr/>
          </w:rPrChange>
        </w:rPr>
        <w:t>or</w:t>
      </w:r>
      <w:r>
        <w:rPr>
          <w:rFonts w:ascii="Times New Roman" w:cs="Times New Roman" w:hAnsi="Times New Roman"/>
          <w:sz w:val="28"/>
          <w:szCs w:val="28"/>
        </w:rPr>
        <w:t xml:space="preserve"> </w:t>
      </w:r>
      <w:r w:rsidRPr="731D8E6A">
        <w:rPr>
          <w:rFonts w:ascii="Times New Roman" w:cs="Times New Roman"/>
          <w:sz w:val="28"/>
          <w:szCs w:val="28"/>
          <w:rPrChange w:id="11404" w:author="user pc" w:date="2022-03-15T10:14:00Z">
            <w:rPr/>
          </w:rPrChange>
        </w:rPr>
        <w:t>grams</w:t>
      </w:r>
      <w:r>
        <w:rPr>
          <w:rFonts w:ascii="Times New Roman" w:cs="Times New Roman" w:hAnsi="Times New Roman"/>
          <w:sz w:val="28"/>
          <w:szCs w:val="28"/>
        </w:rPr>
        <w:t xml:space="preserve"> </w:t>
      </w:r>
      <w:r w:rsidRPr="8A2E393C">
        <w:rPr>
          <w:rFonts w:ascii="Times New Roman" w:cs="Times New Roman"/>
          <w:sz w:val="28"/>
          <w:szCs w:val="28"/>
          <w:rPrChange w:id="11405" w:author="user pc" w:date="2022-03-15T10:14:00Z">
            <w:rPr/>
          </w:rPrChange>
        </w:rPr>
        <w:t>per</w:t>
      </w:r>
      <w:r>
        <w:rPr>
          <w:rFonts w:ascii="Times New Roman" w:cs="Times New Roman" w:hAnsi="Times New Roman"/>
          <w:sz w:val="28"/>
          <w:szCs w:val="28"/>
        </w:rPr>
        <w:t xml:space="preserve"> milliliter </w:t>
      </w:r>
      <w:r w:rsidRPr="1EC7D64D">
        <w:rPr>
          <w:rFonts w:ascii="Times New Roman" w:cs="Times New Roman"/>
          <w:sz w:val="28"/>
          <w:szCs w:val="28"/>
          <w:rPrChange w:id="11406" w:author="user pc" w:date="2022-03-15T10:14:00Z">
            <w:rPr/>
          </w:rPrChange>
        </w:rPr>
        <w:t>whereas</w:t>
      </w:r>
      <w:r>
        <w:rPr>
          <w:rFonts w:ascii="Times New Roman" w:cs="Times New Roman" w:hAnsi="Times New Roman"/>
          <w:sz w:val="28"/>
          <w:szCs w:val="28"/>
        </w:rPr>
        <w:t xml:space="preserve"> </w:t>
      </w:r>
      <w:r w:rsidRPr="81967FEA">
        <w:rPr>
          <w:rFonts w:ascii="Times New Roman" w:cs="Times New Roman"/>
          <w:sz w:val="28"/>
          <w:szCs w:val="28"/>
          <w:rPrChange w:id="11407" w:author="user pc" w:date="2022-03-15T10:14:00Z">
            <w:rPr/>
          </w:rPrChange>
        </w:rPr>
        <w:t>the</w:t>
      </w:r>
      <w:r>
        <w:rPr>
          <w:rFonts w:ascii="Times New Roman" w:cs="Times New Roman" w:hAnsi="Times New Roman"/>
          <w:sz w:val="28"/>
          <w:szCs w:val="28"/>
        </w:rPr>
        <w:t xml:space="preserve"> </w:t>
      </w:r>
      <w:r w:rsidRPr="FF9C63BE">
        <w:rPr>
          <w:rFonts w:ascii="Times New Roman" w:cs="Times New Roman"/>
          <w:sz w:val="28"/>
          <w:szCs w:val="28"/>
          <w:rPrChange w:id="11408" w:author="user pc" w:date="2022-03-15T10:14:00Z">
            <w:rPr/>
          </w:rPrChange>
        </w:rPr>
        <w:t>densities</w:t>
      </w:r>
      <w:r>
        <w:rPr>
          <w:rFonts w:ascii="Times New Roman" w:cs="Times New Roman" w:hAnsi="Times New Roman"/>
          <w:sz w:val="28"/>
          <w:szCs w:val="28"/>
        </w:rPr>
        <w:t xml:space="preserve"> </w:t>
      </w:r>
      <w:r w:rsidRPr="D648D375">
        <w:rPr>
          <w:rFonts w:ascii="Times New Roman" w:cs="Times New Roman"/>
          <w:sz w:val="28"/>
          <w:szCs w:val="28"/>
          <w:rPrChange w:id="11409" w:author="user pc" w:date="2022-03-15T10:14:00Z">
            <w:rPr/>
          </w:rPrChange>
        </w:rPr>
        <w:t>of</w:t>
      </w:r>
      <w:r>
        <w:rPr>
          <w:rFonts w:ascii="Times New Roman" w:cs="Times New Roman" w:hAnsi="Times New Roman"/>
          <w:sz w:val="28"/>
          <w:szCs w:val="28"/>
        </w:rPr>
        <w:t xml:space="preserve"> </w:t>
      </w:r>
      <w:r w:rsidRPr="864987BE">
        <w:rPr>
          <w:rFonts w:ascii="Times New Roman" w:cs="Times New Roman"/>
          <w:sz w:val="28"/>
          <w:szCs w:val="28"/>
          <w:rPrChange w:id="11410" w:author="user pc" w:date="2022-03-15T10:14:00Z">
            <w:rPr/>
          </w:rPrChange>
        </w:rPr>
        <w:t>gases</w:t>
      </w:r>
      <w:r>
        <w:rPr>
          <w:rFonts w:ascii="Times New Roman" w:cs="Times New Roman" w:hAnsi="Times New Roman"/>
          <w:sz w:val="28"/>
          <w:szCs w:val="28"/>
        </w:rPr>
        <w:t xml:space="preserve"> </w:t>
      </w:r>
      <w:r w:rsidRPr="957A165B">
        <w:rPr>
          <w:rFonts w:ascii="Times New Roman" w:cs="Times New Roman"/>
          <w:sz w:val="28"/>
          <w:szCs w:val="28"/>
          <w:rPrChange w:id="11411" w:author="user pc" w:date="2022-03-15T10:14:00Z">
            <w:rPr/>
          </w:rPrChange>
        </w:rPr>
        <w:t>are</w:t>
      </w:r>
      <w:r>
        <w:rPr>
          <w:rFonts w:ascii="Times New Roman" w:cs="Times New Roman" w:hAnsi="Times New Roman"/>
          <w:sz w:val="28"/>
          <w:szCs w:val="28"/>
        </w:rPr>
        <w:t xml:space="preserve"> </w:t>
      </w:r>
      <w:r w:rsidRPr="B4FAFE70">
        <w:rPr>
          <w:rFonts w:ascii="Times New Roman" w:cs="Times New Roman"/>
          <w:sz w:val="28"/>
          <w:szCs w:val="28"/>
          <w:rPrChange w:id="11412" w:author="user pc" w:date="2022-03-15T10:14:00Z">
            <w:rPr/>
          </w:rPrChange>
        </w:rPr>
        <w:t>expressed</w:t>
      </w:r>
      <w:r>
        <w:rPr>
          <w:rFonts w:ascii="Times New Roman" w:cs="Times New Roman" w:hAnsi="Times New Roman"/>
          <w:sz w:val="28"/>
          <w:szCs w:val="28"/>
        </w:rPr>
        <w:t xml:space="preserve"> </w:t>
      </w:r>
      <w:r w:rsidRPr="C1DDD823">
        <w:rPr>
          <w:rFonts w:ascii="Times New Roman" w:cs="Times New Roman"/>
          <w:sz w:val="28"/>
          <w:szCs w:val="28"/>
          <w:rPrChange w:id="11413" w:author="user pc" w:date="2022-03-15T10:14:00Z">
            <w:rPr/>
          </w:rPrChange>
        </w:rPr>
        <w:t>in</w:t>
      </w:r>
      <w:r>
        <w:rPr>
          <w:rFonts w:ascii="Times New Roman" w:cs="Times New Roman" w:hAnsi="Times New Roman"/>
          <w:sz w:val="28"/>
          <w:szCs w:val="28"/>
        </w:rPr>
        <w:t xml:space="preserve"> </w:t>
      </w:r>
      <w:r w:rsidRPr="65DA358C">
        <w:rPr>
          <w:rFonts w:ascii="Times New Roman" w:cs="Times New Roman"/>
          <w:sz w:val="28"/>
          <w:szCs w:val="28"/>
          <w:rPrChange w:id="11414" w:author="user pc" w:date="2022-03-15T10:14:00Z">
            <w:rPr/>
          </w:rPrChange>
        </w:rPr>
        <w:t>grams</w:t>
      </w:r>
      <w:r>
        <w:rPr>
          <w:rFonts w:ascii="Times New Roman" w:cs="Times New Roman" w:hAnsi="Times New Roman"/>
          <w:sz w:val="28"/>
          <w:szCs w:val="28"/>
        </w:rPr>
        <w:t xml:space="preserve"> </w:t>
      </w:r>
      <w:r w:rsidRPr="8BAE699E">
        <w:rPr>
          <w:rFonts w:ascii="Times New Roman" w:cs="Times New Roman"/>
          <w:sz w:val="28"/>
          <w:szCs w:val="28"/>
          <w:rPrChange w:id="11415" w:author="user pc" w:date="2022-03-15T10:14:00Z">
            <w:rPr/>
          </w:rPrChange>
        </w:rPr>
        <w:t>per</w:t>
      </w:r>
      <w:r>
        <w:rPr>
          <w:rFonts w:ascii="Times New Roman" w:cs="Times New Roman" w:hAnsi="Times New Roman"/>
          <w:sz w:val="28"/>
          <w:szCs w:val="28"/>
        </w:rPr>
        <w:t xml:space="preserve"> </w:t>
      </w:r>
      <w:r w:rsidRPr="0D67D549">
        <w:rPr>
          <w:rFonts w:ascii="Times New Roman" w:cs="Times New Roman"/>
          <w:sz w:val="28"/>
          <w:szCs w:val="28"/>
          <w:rPrChange w:id="11416" w:author="user pc" w:date="2022-03-15T10:14:00Z">
            <w:rPr/>
          </w:rPrChange>
        </w:rPr>
        <w:t>litre.</w:t>
      </w:r>
    </w:p>
    <w:p>
      <w:pPr>
        <w:pStyle w:val="style0"/>
        <w:rPr>
          <w:rFonts w:ascii="Times New Roman" w:cs="Times New Roman"/>
          <w:b/>
          <w:i/>
          <w:sz w:val="28"/>
          <w:szCs w:val="28"/>
          <w:rPrChange w:id="11417" w:author="user pc" w:date="2022-03-15T10:14:00Z">
            <w:rPr/>
          </w:rPrChange>
        </w:rPr>
      </w:pPr>
      <w:r w:rsidRPr="23E9F39F">
        <w:rPr>
          <w:rFonts w:ascii="Times New Roman" w:cs="Times New Roman"/>
          <w:b/>
          <w:i/>
          <w:sz w:val="28"/>
          <w:szCs w:val="28"/>
          <w:rPrChange w:id="11418" w:author="user pc" w:date="2022-03-15T10:14:00Z">
            <w:rPr/>
          </w:rPrChange>
        </w:rPr>
        <w:t>Density</w:t>
      </w:r>
      <w:r>
        <w:rPr>
          <w:rFonts w:ascii="Times New Roman" w:cs="Times New Roman" w:hAnsi="Times New Roman"/>
          <w:b/>
          <w:i/>
          <w:sz w:val="28"/>
          <w:szCs w:val="28"/>
        </w:rPr>
        <w:t xml:space="preserve"> (</w:t>
      </w:r>
      <m:oMath>
        <m:r>
          <m:rPr>
            <m:sty m:val="bi"/>
          </m:rPr>
          <w:rPr>
            <w:rFonts w:ascii="Cambria Math" w:cs="Times New Roman" w:hAnsi="Cambria Math"/>
            <w:sz w:val="28"/>
            <w:szCs w:val="28"/>
          </w:rPr>
          <m:t>ρ</m:t>
        </m:r>
      </m:oMath>
      <w:r>
        <w:rPr>
          <w:rFonts w:ascii="Times New Roman" w:cs="Times New Roman" w:hAnsi="Times New Roman"/>
          <w:b/>
          <w:i/>
          <w:sz w:val="28"/>
          <w:szCs w:val="28"/>
        </w:rPr>
        <w:t xml:space="preserve">) </w:t>
      </w:r>
      <w:r w:rsidRPr="DD6EDD7A">
        <w:rPr>
          <w:rFonts w:ascii="Times New Roman" w:cs="Times New Roman"/>
          <w:b/>
          <w:i/>
          <w:sz w:val="28"/>
          <w:szCs w:val="28"/>
          <w:rPrChange w:id="11419" w:author="user pc" w:date="2022-03-15T10:14:00Z">
            <w:rPr/>
          </w:rPrChange>
        </w:rPr>
        <w:t>is</w:t>
      </w:r>
      <w:r>
        <w:rPr>
          <w:rFonts w:ascii="Times New Roman" w:cs="Times New Roman" w:hAnsi="Times New Roman"/>
          <w:b/>
          <w:i/>
          <w:sz w:val="28"/>
          <w:szCs w:val="28"/>
        </w:rPr>
        <w:t xml:space="preserve"> </w:t>
      </w:r>
      <w:r w:rsidRPr="5A5BA002">
        <w:rPr>
          <w:rFonts w:ascii="Times New Roman" w:cs="Times New Roman"/>
          <w:b/>
          <w:i/>
          <w:sz w:val="28"/>
          <w:szCs w:val="28"/>
          <w:rPrChange w:id="11420" w:author="user pc" w:date="2022-03-15T10:14:00Z">
            <w:rPr/>
          </w:rPrChange>
        </w:rPr>
        <w:t>defined</w:t>
      </w:r>
      <w:r>
        <w:rPr>
          <w:rFonts w:ascii="Times New Roman" w:cs="Times New Roman" w:hAnsi="Times New Roman"/>
          <w:b/>
          <w:i/>
          <w:sz w:val="28"/>
          <w:szCs w:val="28"/>
        </w:rPr>
        <w:t xml:space="preserve"> </w:t>
      </w:r>
      <w:r w:rsidRPr="2C27BBC4">
        <w:rPr>
          <w:rFonts w:ascii="Times New Roman" w:cs="Times New Roman"/>
          <w:b/>
          <w:i/>
          <w:sz w:val="28"/>
          <w:szCs w:val="28"/>
          <w:rPrChange w:id="11421" w:author="user pc" w:date="2022-03-15T10:14:00Z">
            <w:rPr/>
          </w:rPrChange>
        </w:rPr>
        <w:t>as</w:t>
      </w:r>
      <w:r>
        <w:rPr>
          <w:rFonts w:ascii="Times New Roman" w:cs="Times New Roman" w:hAnsi="Times New Roman"/>
          <w:b/>
          <w:i/>
          <w:sz w:val="28"/>
          <w:szCs w:val="28"/>
        </w:rPr>
        <w:t xml:space="preserve"> </w:t>
      </w:r>
      <w:r w:rsidRPr="393EC616">
        <w:rPr>
          <w:rFonts w:ascii="Times New Roman" w:cs="Times New Roman"/>
          <w:b/>
          <w:i/>
          <w:sz w:val="28"/>
          <w:szCs w:val="28"/>
          <w:rPrChange w:id="11422" w:author="user pc" w:date="2022-03-15T10:14:00Z">
            <w:rPr/>
          </w:rPrChange>
        </w:rPr>
        <w:t>the</w:t>
      </w:r>
      <w:r>
        <w:rPr>
          <w:rFonts w:ascii="Times New Roman" w:cs="Times New Roman" w:hAnsi="Times New Roman"/>
          <w:b/>
          <w:i/>
          <w:sz w:val="28"/>
          <w:szCs w:val="28"/>
        </w:rPr>
        <w:t xml:space="preserve"> </w:t>
      </w:r>
      <w:r w:rsidRPr="83BBA729">
        <w:rPr>
          <w:rFonts w:ascii="Times New Roman" w:cs="Times New Roman"/>
          <w:b/>
          <w:i/>
          <w:sz w:val="28"/>
          <w:szCs w:val="28"/>
          <w:rPrChange w:id="11423" w:author="user pc" w:date="2022-03-15T10:14:00Z">
            <w:rPr/>
          </w:rPrChange>
        </w:rPr>
        <w:t>ratio</w:t>
      </w:r>
      <w:r>
        <w:rPr>
          <w:rFonts w:ascii="Times New Roman" w:cs="Times New Roman" w:hAnsi="Times New Roman"/>
          <w:b/>
          <w:i/>
          <w:sz w:val="28"/>
          <w:szCs w:val="28"/>
        </w:rPr>
        <w:t xml:space="preserve"> </w:t>
      </w:r>
      <w:r w:rsidRPr="7008CFE4">
        <w:rPr>
          <w:rFonts w:ascii="Times New Roman" w:cs="Times New Roman"/>
          <w:b/>
          <w:i/>
          <w:sz w:val="28"/>
          <w:szCs w:val="28"/>
          <w:rPrChange w:id="11424" w:author="user pc" w:date="2022-03-15T10:14:00Z">
            <w:rPr/>
          </w:rPrChange>
        </w:rPr>
        <w:t>of</w:t>
      </w:r>
      <w:r>
        <w:rPr>
          <w:rFonts w:ascii="Times New Roman" w:cs="Times New Roman" w:hAnsi="Times New Roman"/>
          <w:b/>
          <w:i/>
          <w:sz w:val="28"/>
          <w:szCs w:val="28"/>
        </w:rPr>
        <w:t xml:space="preserve"> </w:t>
      </w:r>
      <w:r w:rsidRPr="55775D57">
        <w:rPr>
          <w:rFonts w:ascii="Times New Roman" w:cs="Times New Roman"/>
          <w:b/>
          <w:i/>
          <w:sz w:val="28"/>
          <w:szCs w:val="28"/>
          <w:rPrChange w:id="11425" w:author="user pc" w:date="2022-03-15T10:14:00Z">
            <w:rPr/>
          </w:rPrChange>
        </w:rPr>
        <w:t>mass</w:t>
      </w:r>
      <w:r>
        <w:rPr>
          <w:rFonts w:ascii="Times New Roman" w:cs="Times New Roman" w:hAnsi="Times New Roman"/>
          <w:b/>
          <w:i/>
          <w:sz w:val="28"/>
          <w:szCs w:val="28"/>
        </w:rPr>
        <w:t xml:space="preserve"> </w:t>
      </w:r>
      <w:r w:rsidRPr="69E3848F">
        <w:rPr>
          <w:rFonts w:ascii="Times New Roman" w:cs="Times New Roman"/>
          <w:b/>
          <w:i/>
          <w:sz w:val="28"/>
          <w:szCs w:val="28"/>
          <w:rPrChange w:id="11426" w:author="user pc" w:date="2022-03-15T10:14:00Z">
            <w:rPr/>
          </w:rPrChange>
        </w:rPr>
        <w:t>of</w:t>
      </w:r>
      <w:r>
        <w:rPr>
          <w:rFonts w:ascii="Times New Roman" w:cs="Times New Roman" w:hAnsi="Times New Roman"/>
          <w:b/>
          <w:i/>
          <w:sz w:val="28"/>
          <w:szCs w:val="28"/>
        </w:rPr>
        <w:t xml:space="preserve"> </w:t>
      </w:r>
      <w:r w:rsidRPr="4FEFA94C">
        <w:rPr>
          <w:rFonts w:ascii="Times New Roman" w:cs="Times New Roman"/>
          <w:b/>
          <w:i/>
          <w:sz w:val="28"/>
          <w:szCs w:val="28"/>
          <w:rPrChange w:id="11427" w:author="user pc" w:date="2022-03-15T10:14:00Z">
            <w:rPr/>
          </w:rPrChange>
        </w:rPr>
        <w:t>a</w:t>
      </w:r>
      <w:r>
        <w:rPr>
          <w:rFonts w:ascii="Times New Roman" w:cs="Times New Roman" w:hAnsi="Times New Roman"/>
          <w:b/>
          <w:i/>
          <w:sz w:val="28"/>
          <w:szCs w:val="28"/>
        </w:rPr>
        <w:t xml:space="preserve"> </w:t>
      </w:r>
      <w:r w:rsidRPr="5DB76EAD">
        <w:rPr>
          <w:rFonts w:ascii="Times New Roman" w:cs="Times New Roman"/>
          <w:b/>
          <w:i/>
          <w:sz w:val="28"/>
          <w:szCs w:val="28"/>
          <w:rPrChange w:id="11428" w:author="user pc" w:date="2022-03-15T10:14:00Z">
            <w:rPr/>
          </w:rPrChange>
        </w:rPr>
        <w:t>substance</w:t>
      </w:r>
      <w:r>
        <w:rPr>
          <w:rFonts w:ascii="Times New Roman" w:cs="Times New Roman" w:hAnsi="Times New Roman"/>
          <w:b/>
          <w:i/>
          <w:sz w:val="28"/>
          <w:szCs w:val="28"/>
        </w:rPr>
        <w:t xml:space="preserve"> </w:t>
      </w:r>
      <w:r w:rsidRPr="430F6388">
        <w:rPr>
          <w:rFonts w:ascii="Times New Roman" w:cs="Times New Roman"/>
          <w:b/>
          <w:i/>
          <w:sz w:val="28"/>
          <w:szCs w:val="28"/>
          <w:rPrChange w:id="11429" w:author="user pc" w:date="2022-03-15T10:14:00Z">
            <w:rPr/>
          </w:rPrChange>
        </w:rPr>
        <w:t>to</w:t>
      </w:r>
      <w:r>
        <w:rPr>
          <w:rFonts w:ascii="Times New Roman" w:cs="Times New Roman" w:hAnsi="Times New Roman"/>
          <w:b/>
          <w:i/>
          <w:sz w:val="28"/>
          <w:szCs w:val="28"/>
        </w:rPr>
        <w:t xml:space="preserve"> </w:t>
      </w:r>
      <w:r w:rsidRPr="DF0B2DA5">
        <w:rPr>
          <w:rFonts w:ascii="Times New Roman" w:cs="Times New Roman"/>
          <w:b/>
          <w:i/>
          <w:sz w:val="28"/>
          <w:szCs w:val="28"/>
          <w:rPrChange w:id="11430" w:author="user pc" w:date="2022-03-15T10:14:00Z">
            <w:rPr/>
          </w:rPrChange>
        </w:rPr>
        <w:t>its</w:t>
      </w:r>
      <w:r>
        <w:rPr>
          <w:rFonts w:ascii="Times New Roman" w:cs="Times New Roman" w:hAnsi="Times New Roman"/>
          <w:b/>
          <w:i/>
          <w:sz w:val="28"/>
          <w:szCs w:val="28"/>
        </w:rPr>
        <w:t xml:space="preserve"> </w:t>
      </w:r>
      <w:r w:rsidRPr="A4439B1E">
        <w:rPr>
          <w:rFonts w:ascii="Times New Roman" w:cs="Times New Roman"/>
          <w:b/>
          <w:i/>
          <w:sz w:val="28"/>
          <w:szCs w:val="28"/>
          <w:rPrChange w:id="11431" w:author="user pc" w:date="2022-03-15T10:14:00Z">
            <w:rPr/>
          </w:rPrChange>
        </w:rPr>
        <w:t>volume.</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mass</m:t>
              </m:r>
            </m:num>
            <m:den>
              <m:r>
                <w:rPr>
                  <w:rFonts w:ascii="Cambria Math" w:cs="Times New Roman" w:hAnsi="Cambria Math"/>
                  <w:sz w:val="28"/>
                  <w:szCs w:val="28"/>
                </w:rPr>
                <m:t>volume</m:t>
              </m:r>
            </m:den>
          </m:f>
        </m:oMath>
      </m:oMathPara>
    </w:p>
    <w:p>
      <w:pPr>
        <w:pStyle w:val="style0"/>
        <w:rPr>
          <w:rFonts w:ascii="Times New Roman" w:cs="Times New Roman"/>
          <w:sz w:val="28"/>
          <w:szCs w:val="28"/>
          <w:rPrChange w:id="11432" w:author="user pc" w:date="2022-03-15T10:14:00Z">
            <w:rPr/>
          </w:rPrChange>
        </w:rPr>
      </w:pPr>
      <w:r w:rsidRPr="007ED012">
        <w:rPr>
          <w:rFonts w:ascii="Times New Roman" w:cs="Times New Roman"/>
          <w:b/>
          <w:sz w:val="28"/>
          <w:szCs w:val="28"/>
          <w:rPrChange w:id="11433" w:author="user pc" w:date="2022-03-15T10:14:00Z">
            <w:rPr>
              <w:b/>
            </w:rPr>
          </w:rPrChange>
        </w:rPr>
        <w:t>Example</w:t>
      </w:r>
      <w:r>
        <w:rPr>
          <w:rFonts w:ascii="Times New Roman" w:cs="Times New Roman" w:hAnsi="Times New Roman"/>
          <w:b/>
          <w:sz w:val="28"/>
          <w:szCs w:val="28"/>
        </w:rPr>
        <w:t xml:space="preserve"> </w:t>
      </w:r>
      <w:r w:rsidRPr="F1D76EB9">
        <w:rPr>
          <w:rFonts w:ascii="Times New Roman" w:cs="Times New Roman"/>
          <w:b/>
          <w:sz w:val="28"/>
          <w:szCs w:val="28"/>
          <w:rPrChange w:id="11434" w:author="user pc" w:date="2022-03-15T10:14:00Z">
            <w:rPr>
              <w:b/>
            </w:rPr>
          </w:rPrChange>
        </w:rPr>
        <w:t>1:</w:t>
      </w:r>
      <w:r>
        <w:rPr>
          <w:rFonts w:ascii="Times New Roman" w:cs="Times New Roman" w:hAnsi="Times New Roman"/>
          <w:b/>
          <w:sz w:val="28"/>
          <w:szCs w:val="28"/>
        </w:rPr>
        <w:t xml:space="preserve"> </w:t>
      </w:r>
      <w:r w:rsidRPr="48FFEEEC">
        <w:rPr>
          <w:rFonts w:ascii="Times New Roman" w:cs="Times New Roman"/>
          <w:sz w:val="28"/>
          <w:szCs w:val="28"/>
          <w:rPrChange w:id="11435" w:author="user pc" w:date="2022-03-15T10:14:00Z">
            <w:rPr/>
          </w:rPrChange>
        </w:rPr>
        <w:t>A</w:t>
      </w:r>
      <w:r>
        <w:rPr>
          <w:rFonts w:ascii="Times New Roman" w:cs="Times New Roman" w:hAnsi="Times New Roman"/>
          <w:sz w:val="28"/>
          <w:szCs w:val="28"/>
        </w:rPr>
        <w:t xml:space="preserve"> </w:t>
      </w:r>
      <w:r w:rsidRPr="F0E27F62">
        <w:rPr>
          <w:rFonts w:ascii="Times New Roman" w:cs="Times New Roman"/>
          <w:sz w:val="28"/>
          <w:szCs w:val="28"/>
          <w:rPrChange w:id="11436" w:author="user pc" w:date="2022-03-15T10:14:00Z">
            <w:rPr/>
          </w:rPrChange>
        </w:rPr>
        <w:t>clean</w:t>
      </w:r>
      <w:r>
        <w:rPr>
          <w:rFonts w:ascii="Times New Roman" w:cs="Times New Roman" w:hAnsi="Times New Roman"/>
          <w:sz w:val="28"/>
          <w:szCs w:val="28"/>
        </w:rPr>
        <w:t xml:space="preserve"> </w:t>
      </w:r>
      <w:r w:rsidRPr="F1CEF66E">
        <w:rPr>
          <w:rFonts w:ascii="Times New Roman" w:cs="Times New Roman"/>
          <w:sz w:val="28"/>
          <w:szCs w:val="28"/>
          <w:rPrChange w:id="11437" w:author="user pc" w:date="2022-03-15T10:14:00Z">
            <w:rPr/>
          </w:rPrChange>
        </w:rPr>
        <w:t>dry</w:t>
      </w:r>
      <w:r>
        <w:rPr>
          <w:rFonts w:ascii="Times New Roman" w:cs="Times New Roman" w:hAnsi="Times New Roman"/>
          <w:sz w:val="28"/>
          <w:szCs w:val="28"/>
        </w:rPr>
        <w:t xml:space="preserve"> </w:t>
      </w:r>
      <w:r w:rsidRPr="C09963F5">
        <w:rPr>
          <w:rFonts w:ascii="Times New Roman" w:cs="Times New Roman"/>
          <w:sz w:val="28"/>
          <w:szCs w:val="28"/>
          <w:rPrChange w:id="11438" w:author="user pc" w:date="2022-03-15T10:14:00Z">
            <w:rPr/>
          </w:rPrChange>
        </w:rPr>
        <w:t>10.0</w:t>
      </w:r>
      <w:r>
        <w:rPr>
          <w:rFonts w:ascii="Times New Roman" w:cs="Times New Roman" w:hAnsi="Times New Roman"/>
          <w:sz w:val="28"/>
          <w:szCs w:val="28"/>
        </w:rPr>
        <w:t xml:space="preserve"> </w:t>
      </w:r>
      <w:r w:rsidRPr="A1422BC4">
        <w:rPr>
          <w:rFonts w:ascii="Times New Roman" w:cs="Times New Roman"/>
          <w:sz w:val="28"/>
          <w:szCs w:val="28"/>
          <w:rPrChange w:id="11439" w:author="user pc" w:date="2022-03-15T10:14:00Z">
            <w:rPr/>
          </w:rPrChange>
        </w:rPr>
        <w:t>ml</w:t>
      </w:r>
      <w:r>
        <w:rPr>
          <w:rFonts w:ascii="Times New Roman" w:cs="Times New Roman" w:hAnsi="Times New Roman"/>
          <w:sz w:val="28"/>
          <w:szCs w:val="28"/>
        </w:rPr>
        <w:t xml:space="preserve"> </w:t>
      </w:r>
      <w:r w:rsidRPr="849DFC9F">
        <w:rPr>
          <w:rFonts w:ascii="Times New Roman" w:cs="Times New Roman"/>
          <w:sz w:val="28"/>
          <w:szCs w:val="28"/>
          <w:rPrChange w:id="11440" w:author="user pc" w:date="2022-03-15T10:14:00Z">
            <w:rPr/>
          </w:rPrChange>
        </w:rPr>
        <w:t>graduated</w:t>
      </w:r>
      <w:r>
        <w:rPr>
          <w:rFonts w:ascii="Times New Roman" w:cs="Times New Roman" w:hAnsi="Times New Roman"/>
          <w:sz w:val="28"/>
          <w:szCs w:val="28"/>
        </w:rPr>
        <w:t xml:space="preserve"> </w:t>
      </w:r>
      <w:r w:rsidRPr="61764EAD">
        <w:rPr>
          <w:rFonts w:ascii="Times New Roman" w:cs="Times New Roman"/>
          <w:sz w:val="28"/>
          <w:szCs w:val="28"/>
          <w:rPrChange w:id="11441" w:author="user pc" w:date="2022-03-15T10:14:00Z">
            <w:rPr/>
          </w:rPrChange>
        </w:rPr>
        <w:t>cylinder</w:t>
      </w:r>
      <w:r>
        <w:rPr>
          <w:rFonts w:ascii="Times New Roman" w:cs="Times New Roman" w:hAnsi="Times New Roman"/>
          <w:sz w:val="28"/>
          <w:szCs w:val="28"/>
        </w:rPr>
        <w:t xml:space="preserve"> </w:t>
      </w:r>
      <w:r w:rsidRPr="FC0FD48E">
        <w:rPr>
          <w:rFonts w:ascii="Times New Roman" w:cs="Times New Roman"/>
          <w:sz w:val="28"/>
          <w:szCs w:val="28"/>
          <w:rPrChange w:id="11442" w:author="user pc" w:date="2022-03-15T10:14:00Z">
            <w:rPr/>
          </w:rPrChange>
        </w:rPr>
        <w:t>weighs</w:t>
      </w:r>
      <w:r>
        <w:rPr>
          <w:rFonts w:ascii="Times New Roman" w:cs="Times New Roman" w:hAnsi="Times New Roman"/>
          <w:sz w:val="28"/>
          <w:szCs w:val="28"/>
        </w:rPr>
        <w:t xml:space="preserve"> </w:t>
      </w:r>
      <w:r w:rsidRPr="7F51AE6C">
        <w:rPr>
          <w:rFonts w:ascii="Times New Roman" w:cs="Times New Roman"/>
          <w:sz w:val="28"/>
          <w:szCs w:val="28"/>
          <w:rPrChange w:id="11443" w:author="user pc" w:date="2022-03-15T10:14:00Z">
            <w:rPr/>
          </w:rPrChange>
        </w:rPr>
        <w:t>37.6g</w:t>
      </w:r>
      <w:r>
        <w:rPr>
          <w:rFonts w:ascii="Times New Roman" w:cs="Times New Roman" w:hAnsi="Times New Roman"/>
          <w:sz w:val="28"/>
          <w:szCs w:val="28"/>
        </w:rPr>
        <w:t xml:space="preserve"> </w:t>
      </w:r>
      <w:r w:rsidRPr="63C948F3">
        <w:rPr>
          <w:rFonts w:ascii="Times New Roman" w:cs="Times New Roman"/>
          <w:sz w:val="28"/>
          <w:szCs w:val="28"/>
          <w:rPrChange w:id="11444" w:author="user pc" w:date="2022-03-15T10:14:00Z">
            <w:rPr/>
          </w:rPrChange>
        </w:rPr>
        <w:t>empty;</w:t>
      </w:r>
      <w:r>
        <w:rPr>
          <w:rFonts w:ascii="Times New Roman" w:cs="Times New Roman" w:hAnsi="Times New Roman"/>
          <w:sz w:val="28"/>
          <w:szCs w:val="28"/>
        </w:rPr>
        <w:t xml:space="preserve"> </w:t>
      </w:r>
      <w:r w:rsidRPr="D2252187">
        <w:rPr>
          <w:rFonts w:ascii="Times New Roman" w:cs="Times New Roman"/>
          <w:sz w:val="28"/>
          <w:szCs w:val="28"/>
          <w:rPrChange w:id="11445" w:author="user pc" w:date="2022-03-15T10:14:00Z">
            <w:rPr/>
          </w:rPrChange>
        </w:rPr>
        <w:t>it</w:t>
      </w:r>
      <w:r>
        <w:rPr>
          <w:rFonts w:ascii="Times New Roman" w:cs="Times New Roman" w:hAnsi="Times New Roman"/>
          <w:sz w:val="28"/>
          <w:szCs w:val="28"/>
        </w:rPr>
        <w:t xml:space="preserve"> </w:t>
      </w:r>
      <w:r w:rsidRPr="98966F48">
        <w:rPr>
          <w:rFonts w:ascii="Times New Roman" w:cs="Times New Roman"/>
          <w:sz w:val="28"/>
          <w:szCs w:val="28"/>
          <w:rPrChange w:id="11446" w:author="user pc" w:date="2022-03-15T10:14:00Z">
            <w:rPr/>
          </w:rPrChange>
        </w:rPr>
        <w:t>weighs</w:t>
      </w:r>
      <w:r>
        <w:rPr>
          <w:rFonts w:ascii="Times New Roman" w:cs="Times New Roman" w:hAnsi="Times New Roman"/>
          <w:sz w:val="28"/>
          <w:szCs w:val="28"/>
        </w:rPr>
        <w:t xml:space="preserve"> </w:t>
      </w:r>
      <w:r w:rsidRPr="47CB0595">
        <w:rPr>
          <w:rFonts w:ascii="Times New Roman" w:cs="Times New Roman"/>
          <w:sz w:val="28"/>
          <w:szCs w:val="28"/>
          <w:rPrChange w:id="11447" w:author="user pc" w:date="2022-03-15T10:14:00Z">
            <w:rPr/>
          </w:rPrChange>
        </w:rPr>
        <w:t>53.2g</w:t>
      </w:r>
      <w:r>
        <w:rPr>
          <w:rFonts w:ascii="Times New Roman" w:cs="Times New Roman" w:hAnsi="Times New Roman"/>
          <w:sz w:val="28"/>
          <w:szCs w:val="28"/>
        </w:rPr>
        <w:t xml:space="preserve"> </w:t>
      </w:r>
      <w:r w:rsidRPr="47B44A88">
        <w:rPr>
          <w:rFonts w:ascii="Times New Roman" w:cs="Times New Roman"/>
          <w:sz w:val="28"/>
          <w:szCs w:val="28"/>
          <w:rPrChange w:id="11448" w:author="user pc" w:date="2022-03-15T10:14:00Z">
            <w:rPr/>
          </w:rPrChange>
        </w:rPr>
        <w:t>when</w:t>
      </w:r>
      <w:r>
        <w:rPr>
          <w:rFonts w:ascii="Times New Roman" w:cs="Times New Roman" w:hAnsi="Times New Roman"/>
          <w:sz w:val="28"/>
          <w:szCs w:val="28"/>
        </w:rPr>
        <w:t xml:space="preserve"> </w:t>
      </w:r>
      <w:r w:rsidRPr="40A861B3">
        <w:rPr>
          <w:rFonts w:ascii="Times New Roman" w:cs="Times New Roman"/>
          <w:sz w:val="28"/>
          <w:szCs w:val="28"/>
          <w:rPrChange w:id="11449" w:author="user pc" w:date="2022-03-15T10:14:00Z">
            <w:rPr/>
          </w:rPrChange>
        </w:rPr>
        <w:t>filled</w:t>
      </w:r>
      <w:r>
        <w:rPr>
          <w:rFonts w:ascii="Times New Roman" w:cs="Times New Roman" w:hAnsi="Times New Roman"/>
          <w:sz w:val="28"/>
          <w:szCs w:val="28"/>
        </w:rPr>
        <w:t xml:space="preserve"> </w:t>
      </w:r>
      <w:r w:rsidRPr="DC6DCB3F">
        <w:rPr>
          <w:rFonts w:ascii="Times New Roman" w:cs="Times New Roman"/>
          <w:sz w:val="28"/>
          <w:szCs w:val="28"/>
          <w:rPrChange w:id="11450" w:author="user pc" w:date="2022-03-15T10:14:00Z">
            <w:rPr/>
          </w:rPrChange>
        </w:rPr>
        <w:t>to</w:t>
      </w:r>
      <w:r>
        <w:rPr>
          <w:rFonts w:ascii="Times New Roman" w:cs="Times New Roman" w:hAnsi="Times New Roman"/>
          <w:sz w:val="28"/>
          <w:szCs w:val="28"/>
        </w:rPr>
        <w:t xml:space="preserve"> </w:t>
      </w:r>
      <w:r w:rsidRPr="63A85D50">
        <w:rPr>
          <w:rFonts w:ascii="Times New Roman" w:cs="Times New Roman"/>
          <w:sz w:val="28"/>
          <w:szCs w:val="28"/>
          <w:rPrChange w:id="11451" w:author="user pc" w:date="2022-03-15T10:14:00Z">
            <w:rPr/>
          </w:rPrChange>
        </w:rPr>
        <w:t>the</w:t>
      </w:r>
      <w:r>
        <w:rPr>
          <w:rFonts w:ascii="Times New Roman" w:cs="Times New Roman" w:hAnsi="Times New Roman"/>
          <w:sz w:val="28"/>
          <w:szCs w:val="28"/>
        </w:rPr>
        <w:t xml:space="preserve"> </w:t>
      </w:r>
      <w:r w:rsidRPr="CE3D7C99">
        <w:rPr>
          <w:rFonts w:ascii="Times New Roman" w:cs="Times New Roman"/>
          <w:sz w:val="28"/>
          <w:szCs w:val="28"/>
          <w:rPrChange w:id="11452" w:author="user pc" w:date="2022-03-15T10:14:00Z">
            <w:rPr/>
          </w:rPrChange>
        </w:rPr>
        <w:t>7.4ml</w:t>
      </w:r>
      <w:r>
        <w:rPr>
          <w:rFonts w:ascii="Times New Roman" w:cs="Times New Roman" w:hAnsi="Times New Roman"/>
          <w:sz w:val="28"/>
          <w:szCs w:val="28"/>
        </w:rPr>
        <w:t xml:space="preserve"> </w:t>
      </w:r>
      <w:r w:rsidRPr="19104678">
        <w:rPr>
          <w:rFonts w:ascii="Times New Roman" w:cs="Times New Roman"/>
          <w:sz w:val="28"/>
          <w:szCs w:val="28"/>
          <w:rPrChange w:id="11453" w:author="user pc" w:date="2022-03-15T10:14:00Z">
            <w:rPr/>
          </w:rPrChange>
        </w:rPr>
        <w:t>mark</w:t>
      </w:r>
      <w:r>
        <w:rPr>
          <w:rFonts w:ascii="Times New Roman" w:cs="Times New Roman" w:hAnsi="Times New Roman"/>
          <w:sz w:val="28"/>
          <w:szCs w:val="28"/>
        </w:rPr>
        <w:t xml:space="preserve"> </w:t>
      </w:r>
      <w:r w:rsidRPr="487C30E3">
        <w:rPr>
          <w:rFonts w:ascii="Times New Roman" w:cs="Times New Roman"/>
          <w:sz w:val="28"/>
          <w:szCs w:val="28"/>
          <w:rPrChange w:id="11454" w:author="user pc" w:date="2022-03-15T10:14:00Z">
            <w:rPr/>
          </w:rPrChange>
        </w:rPr>
        <w:t>with</w:t>
      </w:r>
      <w:r>
        <w:rPr>
          <w:rFonts w:ascii="Times New Roman" w:cs="Times New Roman" w:hAnsi="Times New Roman"/>
          <w:sz w:val="28"/>
          <w:szCs w:val="28"/>
        </w:rPr>
        <w:t xml:space="preserve"> </w:t>
      </w:r>
      <w:r w:rsidRPr="56A0ADC1">
        <w:rPr>
          <w:rFonts w:ascii="Times New Roman" w:cs="Times New Roman"/>
          <w:sz w:val="28"/>
          <w:szCs w:val="28"/>
          <w:rPrChange w:id="11455" w:author="user pc" w:date="2022-03-15T10:14:00Z">
            <w:rPr/>
          </w:rPrChange>
        </w:rPr>
        <w:t>an</w:t>
      </w:r>
      <w:r>
        <w:rPr>
          <w:rFonts w:ascii="Times New Roman" w:cs="Times New Roman" w:hAnsi="Times New Roman"/>
          <w:sz w:val="28"/>
          <w:szCs w:val="28"/>
        </w:rPr>
        <w:t xml:space="preserve"> </w:t>
      </w:r>
      <w:r w:rsidRPr="AA3E8A11">
        <w:rPr>
          <w:rFonts w:ascii="Times New Roman" w:cs="Times New Roman"/>
          <w:sz w:val="28"/>
          <w:szCs w:val="28"/>
          <w:rPrChange w:id="11456" w:author="user pc" w:date="2022-03-15T10:14:00Z">
            <w:rPr/>
          </w:rPrChange>
        </w:rPr>
        <w:t>unknown</w:t>
      </w:r>
      <w:r>
        <w:rPr>
          <w:rFonts w:ascii="Times New Roman" w:cs="Times New Roman" w:hAnsi="Times New Roman"/>
          <w:sz w:val="28"/>
          <w:szCs w:val="28"/>
        </w:rPr>
        <w:t xml:space="preserve"> </w:t>
      </w:r>
      <w:r w:rsidRPr="2F0D7B83">
        <w:rPr>
          <w:rFonts w:ascii="Times New Roman" w:cs="Times New Roman"/>
          <w:sz w:val="28"/>
          <w:szCs w:val="28"/>
          <w:rPrChange w:id="11457" w:author="user pc" w:date="2022-03-15T10:14:00Z">
            <w:rPr/>
          </w:rPrChange>
        </w:rPr>
        <w:t>liquid.</w:t>
      </w:r>
      <w:r>
        <w:rPr>
          <w:rFonts w:ascii="Times New Roman" w:cs="Times New Roman" w:hAnsi="Times New Roman"/>
          <w:sz w:val="28"/>
          <w:szCs w:val="28"/>
        </w:rPr>
        <w:t xml:space="preserve"> </w:t>
      </w:r>
      <w:r w:rsidRPr="00636F44">
        <w:rPr>
          <w:rFonts w:ascii="Times New Roman" w:cs="Times New Roman"/>
          <w:sz w:val="28"/>
          <w:szCs w:val="28"/>
          <w:rPrChange w:id="11458" w:author="user pc" w:date="2022-03-15T10:14:00Z">
            <w:rPr/>
          </w:rPrChange>
        </w:rPr>
        <w:t>Calculate</w:t>
      </w:r>
      <w:r>
        <w:rPr>
          <w:rFonts w:ascii="Times New Roman" w:cs="Times New Roman" w:hAnsi="Times New Roman"/>
          <w:sz w:val="28"/>
          <w:szCs w:val="28"/>
        </w:rPr>
        <w:t xml:space="preserve"> </w:t>
      </w:r>
      <w:r w:rsidRPr="40BEA111">
        <w:rPr>
          <w:rFonts w:ascii="Times New Roman" w:cs="Times New Roman"/>
          <w:sz w:val="28"/>
          <w:szCs w:val="28"/>
          <w:rPrChange w:id="11459" w:author="user pc" w:date="2022-03-15T10:14:00Z">
            <w:rPr/>
          </w:rPrChange>
        </w:rPr>
        <w:t>the</w:t>
      </w:r>
      <w:r>
        <w:rPr>
          <w:rFonts w:ascii="Times New Roman" w:cs="Times New Roman" w:hAnsi="Times New Roman"/>
          <w:sz w:val="28"/>
          <w:szCs w:val="28"/>
        </w:rPr>
        <w:t xml:space="preserve"> </w:t>
      </w:r>
      <w:r w:rsidRPr="F8556E71">
        <w:rPr>
          <w:rFonts w:ascii="Times New Roman" w:cs="Times New Roman"/>
          <w:sz w:val="28"/>
          <w:szCs w:val="28"/>
          <w:rPrChange w:id="11460" w:author="user pc" w:date="2022-03-15T10:14:00Z">
            <w:rPr/>
          </w:rPrChange>
        </w:rPr>
        <w:t>density</w:t>
      </w:r>
      <w:r>
        <w:rPr>
          <w:rFonts w:ascii="Times New Roman" w:cs="Times New Roman" w:hAnsi="Times New Roman"/>
          <w:sz w:val="28"/>
          <w:szCs w:val="28"/>
        </w:rPr>
        <w:t xml:space="preserve"> </w:t>
      </w:r>
      <w:r w:rsidRPr="9550F9FB">
        <w:rPr>
          <w:rFonts w:ascii="Times New Roman" w:cs="Times New Roman"/>
          <w:sz w:val="28"/>
          <w:szCs w:val="28"/>
          <w:rPrChange w:id="11461" w:author="user pc" w:date="2022-03-15T10:14:00Z">
            <w:rPr/>
          </w:rPrChange>
        </w:rPr>
        <w:t>of</w:t>
      </w:r>
      <w:r>
        <w:rPr>
          <w:rFonts w:ascii="Times New Roman" w:cs="Times New Roman" w:hAnsi="Times New Roman"/>
          <w:sz w:val="28"/>
          <w:szCs w:val="28"/>
        </w:rPr>
        <w:t xml:space="preserve"> </w:t>
      </w:r>
      <w:r w:rsidRPr="11C8418F">
        <w:rPr>
          <w:rFonts w:ascii="Times New Roman" w:cs="Times New Roman"/>
          <w:sz w:val="28"/>
          <w:szCs w:val="28"/>
          <w:rPrChange w:id="11462" w:author="user pc" w:date="2022-03-15T10:14:00Z">
            <w:rPr/>
          </w:rPrChange>
        </w:rPr>
        <w:t>the</w:t>
      </w:r>
      <w:r>
        <w:rPr>
          <w:rFonts w:ascii="Times New Roman" w:cs="Times New Roman" w:hAnsi="Times New Roman"/>
          <w:sz w:val="28"/>
          <w:szCs w:val="28"/>
        </w:rPr>
        <w:t xml:space="preserve"> </w:t>
      </w:r>
      <w:r w:rsidRPr="6AAB64A9">
        <w:rPr>
          <w:rFonts w:ascii="Times New Roman" w:cs="Times New Roman"/>
          <w:sz w:val="28"/>
          <w:szCs w:val="28"/>
          <w:rPrChange w:id="11463" w:author="user pc" w:date="2022-03-15T10:14:00Z">
            <w:rPr/>
          </w:rPrChange>
        </w:rPr>
        <w:t>liquid.</w:t>
      </w:r>
    </w:p>
    <w:p>
      <w:pPr>
        <w:pStyle w:val="style0"/>
        <w:rPr>
          <w:rFonts w:ascii="Times New Roman" w:cs="Times New Roman"/>
          <w:sz w:val="28"/>
          <w:szCs w:val="28"/>
          <w:rPrChange w:id="11464" w:author="user pc" w:date="2022-03-15T10:14:00Z">
            <w:rPr/>
          </w:rPrChange>
        </w:rPr>
      </w:pPr>
      <w:r w:rsidRPr="17E7DED2">
        <w:rPr>
          <w:rFonts w:ascii="Times New Roman" w:cs="Times New Roman"/>
          <w:b/>
          <w:sz w:val="28"/>
          <w:szCs w:val="28"/>
          <w:rPrChange w:id="11465" w:author="user pc" w:date="2022-03-15T10:14:00Z">
            <w:rPr>
              <w:b/>
            </w:rPr>
          </w:rPrChange>
        </w:rPr>
        <w:t>Solution</w:t>
      </w:r>
    </w:p>
    <w:p>
      <w:pPr>
        <w:pStyle w:val="style0"/>
        <w:rPr>
          <w:rFonts w:ascii="Times New Roman" w:cs="Times New Roman"/>
          <w:sz w:val="28"/>
          <w:szCs w:val="28"/>
          <w:rPrChange w:id="11466" w:author="user pc" w:date="2022-03-15T10:14:00Z">
            <w:rPr/>
          </w:rPrChange>
        </w:rPr>
      </w:pPr>
      <w:r w:rsidRPr="7B38D99C">
        <w:rPr>
          <w:rFonts w:ascii="Times New Roman" w:cs="Times New Roman"/>
          <w:sz w:val="28"/>
          <w:szCs w:val="28"/>
          <w:rPrChange w:id="11467" w:author="user pc" w:date="2022-03-15T10:14:00Z">
            <w:rPr/>
          </w:rPrChange>
        </w:rPr>
        <w:t>Weight</w:t>
      </w:r>
      <w:r>
        <w:rPr>
          <w:rFonts w:ascii="Times New Roman" w:cs="Times New Roman" w:hAnsi="Times New Roman"/>
          <w:sz w:val="28"/>
          <w:szCs w:val="28"/>
        </w:rPr>
        <w:t xml:space="preserve"> </w:t>
      </w:r>
      <w:r w:rsidRPr="2B200DFA">
        <w:rPr>
          <w:rFonts w:ascii="Times New Roman" w:cs="Times New Roman"/>
          <w:sz w:val="28"/>
          <w:szCs w:val="28"/>
          <w:rPrChange w:id="11468" w:author="user pc" w:date="2022-03-15T10:14:00Z">
            <w:rPr/>
          </w:rPrChange>
        </w:rPr>
        <w:t>of</w:t>
      </w:r>
      <w:r>
        <w:rPr>
          <w:rFonts w:ascii="Times New Roman" w:cs="Times New Roman" w:hAnsi="Times New Roman"/>
          <w:sz w:val="28"/>
          <w:szCs w:val="28"/>
        </w:rPr>
        <w:t xml:space="preserve"> </w:t>
      </w:r>
      <w:r w:rsidRPr="534DD25E">
        <w:rPr>
          <w:rFonts w:ascii="Times New Roman" w:cs="Times New Roman"/>
          <w:sz w:val="28"/>
          <w:szCs w:val="28"/>
          <w:rPrChange w:id="11469" w:author="user pc" w:date="2022-03-15T10:14:00Z">
            <w:rPr/>
          </w:rPrChange>
        </w:rPr>
        <w:t>cylinder</w:t>
      </w:r>
      <w:r>
        <w:rPr>
          <w:rFonts w:ascii="Times New Roman" w:cs="Times New Roman" w:hAnsi="Times New Roman"/>
          <w:sz w:val="28"/>
          <w:szCs w:val="28"/>
        </w:rPr>
        <w:t xml:space="preserve"> </w:t>
      </w:r>
      <w:r w:rsidRPr="6781DE19">
        <w:rPr>
          <w:rFonts w:ascii="Times New Roman" w:cs="Times New Roman"/>
          <w:sz w:val="28"/>
          <w:szCs w:val="28"/>
          <w:rPrChange w:id="11470" w:author="user pc" w:date="2022-03-15T10:14:00Z">
            <w:rPr/>
          </w:rPrChange>
        </w:rPr>
        <w:t>=</w:t>
      </w:r>
      <w:r>
        <w:rPr>
          <w:rFonts w:ascii="Times New Roman" w:cs="Times New Roman" w:hAnsi="Times New Roman"/>
          <w:sz w:val="28"/>
          <w:szCs w:val="28"/>
        </w:rPr>
        <w:t xml:space="preserve"> </w:t>
      </w:r>
      <w:r w:rsidRPr="8D79D864">
        <w:rPr>
          <w:rFonts w:ascii="Times New Roman" w:cs="Times New Roman"/>
          <w:sz w:val="28"/>
          <w:szCs w:val="28"/>
          <w:rPrChange w:id="11471" w:author="user pc" w:date="2022-03-15T10:14:00Z">
            <w:rPr/>
          </w:rPrChange>
        </w:rPr>
        <w:t>37.6g</w:t>
      </w:r>
    </w:p>
    <w:p>
      <w:pPr>
        <w:pStyle w:val="style0"/>
        <w:rPr>
          <w:rFonts w:ascii="Times New Roman" w:cs="Times New Roman"/>
          <w:sz w:val="28"/>
          <w:szCs w:val="28"/>
          <w:rPrChange w:id="11472" w:author="user pc" w:date="2022-03-15T10:14:00Z">
            <w:rPr/>
          </w:rPrChange>
        </w:rPr>
      </w:pPr>
      <w:r w:rsidRPr="AA85D527">
        <w:rPr>
          <w:rFonts w:ascii="Times New Roman" w:cs="Times New Roman"/>
          <w:sz w:val="28"/>
          <w:szCs w:val="28"/>
          <w:rPrChange w:id="11473" w:author="user pc" w:date="2022-03-15T10:14:00Z">
            <w:rPr/>
          </w:rPrChange>
        </w:rPr>
        <w:t>Weight</w:t>
      </w:r>
      <w:r>
        <w:rPr>
          <w:rFonts w:ascii="Times New Roman" w:cs="Times New Roman" w:hAnsi="Times New Roman"/>
          <w:sz w:val="28"/>
          <w:szCs w:val="28"/>
        </w:rPr>
        <w:t xml:space="preserve"> </w:t>
      </w:r>
      <w:r w:rsidRPr="D3B44079">
        <w:rPr>
          <w:rFonts w:ascii="Times New Roman" w:cs="Times New Roman"/>
          <w:sz w:val="28"/>
          <w:szCs w:val="28"/>
          <w:rPrChange w:id="11474" w:author="user pc" w:date="2022-03-15T10:14:00Z">
            <w:rPr/>
          </w:rPrChange>
        </w:rPr>
        <w:t>of</w:t>
      </w:r>
      <w:r>
        <w:rPr>
          <w:rFonts w:ascii="Times New Roman" w:cs="Times New Roman" w:hAnsi="Times New Roman"/>
          <w:sz w:val="28"/>
          <w:szCs w:val="28"/>
        </w:rPr>
        <w:t xml:space="preserve"> </w:t>
      </w:r>
      <w:r w:rsidRPr="F86E7BD0">
        <w:rPr>
          <w:rFonts w:ascii="Times New Roman" w:cs="Times New Roman"/>
          <w:sz w:val="28"/>
          <w:szCs w:val="28"/>
          <w:rPrChange w:id="11475" w:author="user pc" w:date="2022-03-15T10:14:00Z">
            <w:rPr/>
          </w:rPrChange>
        </w:rPr>
        <w:t>cylinder</w:t>
      </w:r>
      <w:r>
        <w:rPr>
          <w:rFonts w:ascii="Times New Roman" w:cs="Times New Roman" w:hAnsi="Times New Roman"/>
          <w:sz w:val="28"/>
          <w:szCs w:val="28"/>
        </w:rPr>
        <w:t xml:space="preserve"> </w:t>
      </w:r>
      <w:r w:rsidRPr="49AF6E98">
        <w:rPr>
          <w:rFonts w:ascii="Times New Roman" w:cs="Times New Roman"/>
          <w:sz w:val="28"/>
          <w:szCs w:val="28"/>
          <w:rPrChange w:id="11476" w:author="user pc" w:date="2022-03-15T10:14:00Z">
            <w:rPr/>
          </w:rPrChange>
        </w:rPr>
        <w:t>and</w:t>
      </w:r>
      <w:r>
        <w:rPr>
          <w:rFonts w:ascii="Times New Roman" w:cs="Times New Roman" w:hAnsi="Times New Roman"/>
          <w:sz w:val="28"/>
          <w:szCs w:val="28"/>
        </w:rPr>
        <w:t xml:space="preserve"> </w:t>
      </w:r>
      <w:r w:rsidRPr="93328602">
        <w:rPr>
          <w:rFonts w:ascii="Times New Roman" w:cs="Times New Roman"/>
          <w:sz w:val="28"/>
          <w:szCs w:val="28"/>
          <w:rPrChange w:id="11477" w:author="user pc" w:date="2022-03-15T10:14:00Z">
            <w:rPr/>
          </w:rPrChange>
        </w:rPr>
        <w:t>unknown</w:t>
      </w:r>
      <w:r>
        <w:rPr>
          <w:rFonts w:ascii="Times New Roman" w:cs="Times New Roman" w:hAnsi="Times New Roman"/>
          <w:sz w:val="28"/>
          <w:szCs w:val="28"/>
        </w:rPr>
        <w:t xml:space="preserve"> </w:t>
      </w:r>
      <w:r w:rsidRPr="CCE0E3D2">
        <w:rPr>
          <w:rFonts w:ascii="Times New Roman" w:cs="Times New Roman"/>
          <w:sz w:val="28"/>
          <w:szCs w:val="28"/>
          <w:rPrChange w:id="11478" w:author="user pc" w:date="2022-03-15T10:14:00Z">
            <w:rPr/>
          </w:rPrChange>
        </w:rPr>
        <w:t>liquid</w:t>
      </w:r>
      <w:r>
        <w:rPr>
          <w:rFonts w:ascii="Times New Roman" w:cs="Times New Roman" w:hAnsi="Times New Roman"/>
          <w:sz w:val="28"/>
          <w:szCs w:val="28"/>
        </w:rPr>
        <w:t xml:space="preserve"> </w:t>
      </w:r>
      <w:r w:rsidRPr="CF35A73D">
        <w:rPr>
          <w:rFonts w:ascii="Times New Roman" w:cs="Times New Roman"/>
          <w:sz w:val="28"/>
          <w:szCs w:val="28"/>
          <w:rPrChange w:id="11479" w:author="user pc" w:date="2022-03-15T10:14:00Z">
            <w:rPr/>
          </w:rPrChange>
        </w:rPr>
        <w:t>=</w:t>
      </w:r>
      <w:r>
        <w:rPr>
          <w:rFonts w:ascii="Times New Roman" w:cs="Times New Roman" w:hAnsi="Times New Roman"/>
          <w:sz w:val="28"/>
          <w:szCs w:val="28"/>
        </w:rPr>
        <w:t xml:space="preserve"> </w:t>
      </w:r>
      <w:r w:rsidRPr="EFC8E083">
        <w:rPr>
          <w:rFonts w:ascii="Times New Roman" w:cs="Times New Roman"/>
          <w:sz w:val="28"/>
          <w:szCs w:val="28"/>
          <w:rPrChange w:id="11480" w:author="user pc" w:date="2022-03-15T10:14:00Z">
            <w:rPr/>
          </w:rPrChange>
        </w:rPr>
        <w:t>53.2g</w:t>
      </w:r>
    </w:p>
    <w:p>
      <w:pPr>
        <w:pStyle w:val="style0"/>
        <w:rPr>
          <w:rFonts w:ascii="Times New Roman" w:cs="Times New Roman"/>
          <w:sz w:val="28"/>
          <w:szCs w:val="28"/>
          <w:rPrChange w:id="11481" w:author="user pc" w:date="2022-03-15T10:14:00Z">
            <w:rPr/>
          </w:rPrChange>
        </w:rPr>
      </w:pPr>
      <w:r w:rsidRPr="94E4636D">
        <w:rPr>
          <w:rFonts w:ascii="Times New Roman" w:cs="Times New Roman"/>
          <w:sz w:val="28"/>
          <w:szCs w:val="28"/>
          <w:rPrChange w:id="11482" w:author="user pc" w:date="2022-03-15T10:14:00Z">
            <w:rPr/>
          </w:rPrChange>
        </w:rPr>
        <w:t>Weight</w:t>
      </w:r>
      <w:r>
        <w:rPr>
          <w:rFonts w:ascii="Times New Roman" w:cs="Times New Roman" w:hAnsi="Times New Roman"/>
          <w:sz w:val="28"/>
          <w:szCs w:val="28"/>
        </w:rPr>
        <w:t xml:space="preserve"> </w:t>
      </w:r>
      <w:r w:rsidRPr="02143C03">
        <w:rPr>
          <w:rFonts w:ascii="Times New Roman" w:cs="Times New Roman"/>
          <w:sz w:val="28"/>
          <w:szCs w:val="28"/>
          <w:rPrChange w:id="11483" w:author="user pc" w:date="2022-03-15T10:14:00Z">
            <w:rPr/>
          </w:rPrChange>
        </w:rPr>
        <w:t>of</w:t>
      </w:r>
      <w:r>
        <w:rPr>
          <w:rFonts w:ascii="Times New Roman" w:cs="Times New Roman" w:hAnsi="Times New Roman"/>
          <w:sz w:val="28"/>
          <w:szCs w:val="28"/>
        </w:rPr>
        <w:t xml:space="preserve"> </w:t>
      </w:r>
      <w:r w:rsidRPr="D0BBE015">
        <w:rPr>
          <w:rFonts w:ascii="Times New Roman" w:cs="Times New Roman"/>
          <w:sz w:val="28"/>
          <w:szCs w:val="28"/>
          <w:rPrChange w:id="11484" w:author="user pc" w:date="2022-03-15T10:14:00Z">
            <w:rPr/>
          </w:rPrChange>
        </w:rPr>
        <w:t>the</w:t>
      </w:r>
      <w:r>
        <w:rPr>
          <w:rFonts w:ascii="Times New Roman" w:cs="Times New Roman" w:hAnsi="Times New Roman"/>
          <w:sz w:val="28"/>
          <w:szCs w:val="28"/>
        </w:rPr>
        <w:t xml:space="preserve"> </w:t>
      </w:r>
      <w:r w:rsidRPr="BF6459DD">
        <w:rPr>
          <w:rFonts w:ascii="Times New Roman" w:cs="Times New Roman"/>
          <w:sz w:val="28"/>
          <w:szCs w:val="28"/>
          <w:rPrChange w:id="11485" w:author="user pc" w:date="2022-03-15T10:14:00Z">
            <w:rPr/>
          </w:rPrChange>
        </w:rPr>
        <w:t>liquid</w:t>
      </w:r>
      <w:r>
        <w:rPr>
          <w:rFonts w:ascii="Times New Roman" w:cs="Times New Roman" w:hAnsi="Times New Roman"/>
          <w:sz w:val="28"/>
          <w:szCs w:val="28"/>
        </w:rPr>
        <w:t xml:space="preserve"> </w:t>
      </w:r>
      <w:r w:rsidRPr="3E27DD0F">
        <w:rPr>
          <w:rFonts w:ascii="Times New Roman" w:cs="Times New Roman"/>
          <w:sz w:val="28"/>
          <w:szCs w:val="28"/>
          <w:rPrChange w:id="11486" w:author="user pc" w:date="2022-03-15T10:14:00Z">
            <w:rPr/>
          </w:rPrChange>
        </w:rPr>
        <w:t>=</w:t>
      </w:r>
      <w:r>
        <w:rPr>
          <w:rFonts w:ascii="Times New Roman" w:cs="Times New Roman" w:hAnsi="Times New Roman"/>
          <w:sz w:val="28"/>
          <w:szCs w:val="28"/>
        </w:rPr>
        <w:t xml:space="preserve"> </w:t>
      </w:r>
      <w:r w:rsidRPr="58B5B232">
        <w:rPr>
          <w:rFonts w:ascii="Times New Roman" w:cs="Times New Roman"/>
          <w:sz w:val="28"/>
          <w:szCs w:val="28"/>
          <w:rPrChange w:id="11487" w:author="user pc" w:date="2022-03-15T10:14:00Z">
            <w:rPr/>
          </w:rPrChange>
        </w:rPr>
        <w:t>53.2g</w:t>
      </w:r>
      <w:r>
        <w:rPr>
          <w:rFonts w:ascii="Times New Roman" w:cs="Times New Roman" w:hAnsi="Times New Roman"/>
          <w:sz w:val="28"/>
          <w:szCs w:val="28"/>
        </w:rPr>
        <w:t xml:space="preserve"> </w:t>
      </w:r>
      <w:r w:rsidRPr="1120CADB">
        <w:rPr>
          <w:rFonts w:ascii="Times New Roman" w:cs="Times New Roman"/>
          <w:sz w:val="28"/>
          <w:szCs w:val="28"/>
          <w:rPrChange w:id="11488" w:author="user pc" w:date="2022-03-15T10:14:00Z">
            <w:rPr/>
          </w:rPrChange>
        </w:rPr>
        <w:t>-</w:t>
      </w:r>
      <w:r>
        <w:rPr>
          <w:rFonts w:ascii="Times New Roman" w:cs="Times New Roman" w:hAnsi="Times New Roman"/>
          <w:sz w:val="28"/>
          <w:szCs w:val="28"/>
        </w:rPr>
        <w:t xml:space="preserve"> </w:t>
      </w:r>
      <w:r w:rsidRPr="9B2B3A26">
        <w:rPr>
          <w:rFonts w:ascii="Times New Roman" w:cs="Times New Roman"/>
          <w:sz w:val="28"/>
          <w:szCs w:val="28"/>
          <w:rPrChange w:id="11489" w:author="user pc" w:date="2022-03-15T10:14:00Z">
            <w:rPr/>
          </w:rPrChange>
        </w:rPr>
        <w:t>37.6g</w:t>
      </w:r>
      <w:r>
        <w:rPr>
          <w:rFonts w:ascii="Times New Roman" w:cs="Times New Roman" w:hAnsi="Times New Roman"/>
          <w:sz w:val="28"/>
          <w:szCs w:val="28"/>
        </w:rPr>
        <w:t xml:space="preserve"> </w:t>
      </w:r>
      <w:r w:rsidRPr="EB3EB838">
        <w:rPr>
          <w:rFonts w:ascii="Times New Roman" w:cs="Times New Roman"/>
          <w:sz w:val="28"/>
          <w:szCs w:val="28"/>
          <w:rPrChange w:id="11490" w:author="user pc" w:date="2022-03-15T10:14:00Z">
            <w:rPr/>
          </w:rPrChange>
        </w:rPr>
        <w:t>=</w:t>
      </w:r>
      <w:r>
        <w:rPr>
          <w:rFonts w:ascii="Times New Roman" w:cs="Times New Roman" w:hAnsi="Times New Roman"/>
          <w:sz w:val="28"/>
          <w:szCs w:val="28"/>
        </w:rPr>
        <w:t xml:space="preserve"> </w:t>
      </w:r>
      <w:r w:rsidRPr="F411087E">
        <w:rPr>
          <w:rFonts w:ascii="Times New Roman" w:cs="Times New Roman"/>
          <w:sz w:val="28"/>
          <w:szCs w:val="28"/>
          <w:rPrChange w:id="11491" w:author="user pc" w:date="2022-03-15T10:14:00Z">
            <w:rPr/>
          </w:rPrChange>
        </w:rPr>
        <w:t>15.6g</w:t>
      </w:r>
    </w:p>
    <w:p>
      <w:pPr>
        <w:pStyle w:val="style0"/>
        <w:rPr>
          <w:rFonts w:ascii="Times New Roman" w:cs="Times New Roman"/>
          <w:sz w:val="28"/>
          <w:szCs w:val="28"/>
          <w:rPrChange w:id="11492" w:author="user pc" w:date="2022-03-15T10:14:00Z">
            <w:rPr/>
          </w:rPrChange>
        </w:rPr>
      </w:pPr>
      <w:r w:rsidRPr="FAA5DFF9">
        <w:rPr>
          <w:rFonts w:ascii="Times New Roman" w:cs="Times New Roman"/>
          <w:sz w:val="28"/>
          <w:szCs w:val="28"/>
          <w:rPrChange w:id="11493" w:author="user pc" w:date="2022-03-15T10:14:00Z">
            <w:rPr/>
          </w:rPrChange>
        </w:rPr>
        <w:t>The</w:t>
      </w:r>
      <w:r>
        <w:rPr>
          <w:rFonts w:ascii="Times New Roman" w:cs="Times New Roman" w:hAnsi="Times New Roman"/>
          <w:sz w:val="28"/>
          <w:szCs w:val="28"/>
        </w:rPr>
        <w:t xml:space="preserve"> </w:t>
      </w:r>
      <w:r w:rsidRPr="71031DAA">
        <w:rPr>
          <w:rFonts w:ascii="Times New Roman" w:cs="Times New Roman"/>
          <w:sz w:val="28"/>
          <w:szCs w:val="28"/>
          <w:rPrChange w:id="11494" w:author="user pc" w:date="2022-03-15T10:14:00Z">
            <w:rPr/>
          </w:rPrChange>
        </w:rPr>
        <w:t>volume</w:t>
      </w:r>
      <w:r>
        <w:rPr>
          <w:rFonts w:ascii="Times New Roman" w:cs="Times New Roman" w:hAnsi="Times New Roman"/>
          <w:sz w:val="28"/>
          <w:szCs w:val="28"/>
        </w:rPr>
        <w:t xml:space="preserve"> </w:t>
      </w:r>
      <w:r w:rsidRPr="8D983F77">
        <w:rPr>
          <w:rFonts w:ascii="Times New Roman" w:cs="Times New Roman"/>
          <w:sz w:val="28"/>
          <w:szCs w:val="28"/>
          <w:rPrChange w:id="11495" w:author="user pc" w:date="2022-03-15T10:14:00Z">
            <w:rPr/>
          </w:rPrChange>
        </w:rPr>
        <w:t>of</w:t>
      </w:r>
      <w:r>
        <w:rPr>
          <w:rFonts w:ascii="Times New Roman" w:cs="Times New Roman" w:hAnsi="Times New Roman"/>
          <w:sz w:val="28"/>
          <w:szCs w:val="28"/>
        </w:rPr>
        <w:t xml:space="preserve"> </w:t>
      </w:r>
      <w:r w:rsidRPr="F99200F1">
        <w:rPr>
          <w:rFonts w:ascii="Times New Roman" w:cs="Times New Roman"/>
          <w:sz w:val="28"/>
          <w:szCs w:val="28"/>
          <w:rPrChange w:id="11496" w:author="user pc" w:date="2022-03-15T10:14:00Z">
            <w:rPr/>
          </w:rPrChange>
        </w:rPr>
        <w:t>the</w:t>
      </w:r>
      <w:r>
        <w:rPr>
          <w:rFonts w:ascii="Times New Roman" w:cs="Times New Roman" w:hAnsi="Times New Roman"/>
          <w:sz w:val="28"/>
          <w:szCs w:val="28"/>
        </w:rPr>
        <w:t xml:space="preserve"> </w:t>
      </w:r>
      <w:r w:rsidRPr="7C3FA883">
        <w:rPr>
          <w:rFonts w:ascii="Times New Roman" w:cs="Times New Roman"/>
          <w:sz w:val="28"/>
          <w:szCs w:val="28"/>
          <w:rPrChange w:id="11497" w:author="user pc" w:date="2022-03-15T10:14:00Z">
            <w:rPr/>
          </w:rPrChange>
        </w:rPr>
        <w:t>liquid</w:t>
      </w:r>
      <w:r>
        <w:rPr>
          <w:rFonts w:ascii="Times New Roman" w:cs="Times New Roman" w:hAnsi="Times New Roman"/>
          <w:sz w:val="28"/>
          <w:szCs w:val="28"/>
        </w:rPr>
        <w:t xml:space="preserve"> </w:t>
      </w:r>
      <w:r w:rsidRPr="9183E328">
        <w:rPr>
          <w:rFonts w:ascii="Times New Roman" w:cs="Times New Roman"/>
          <w:sz w:val="28"/>
          <w:szCs w:val="28"/>
          <w:rPrChange w:id="11498" w:author="user pc" w:date="2022-03-15T10:14:00Z">
            <w:rPr/>
          </w:rPrChange>
        </w:rPr>
        <w:t>=</w:t>
      </w:r>
      <w:r>
        <w:rPr>
          <w:rFonts w:ascii="Times New Roman" w:cs="Times New Roman" w:hAnsi="Times New Roman"/>
          <w:sz w:val="28"/>
          <w:szCs w:val="28"/>
        </w:rPr>
        <w:t xml:space="preserve"> </w:t>
      </w:r>
      <w:r w:rsidRPr="A107D3FC">
        <w:rPr>
          <w:rFonts w:ascii="Times New Roman" w:cs="Times New Roman"/>
          <w:sz w:val="28"/>
          <w:szCs w:val="28"/>
          <w:rPrChange w:id="11499" w:author="user pc" w:date="2022-03-15T10:14:00Z">
            <w:rPr/>
          </w:rPrChange>
        </w:rPr>
        <w:t>7.4ml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mass</m:t>
              </m:r>
            </m:num>
            <m:den>
              <m:r>
                <w:rPr>
                  <w:rFonts w:ascii="Cambria Math" w:cs="Times New Roman" w:hAnsi="Cambria Math"/>
                  <w:sz w:val="28"/>
                  <w:szCs w:val="28"/>
                </w:rPr>
                <m:t>volume</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15.6</m:t>
              </m:r>
            </m:num>
            <m:den>
              <m:r>
                <w:rPr>
                  <w:rFonts w:ascii="Cambria Math" w:cs="Times New Roman" w:hAnsi="Cambria Math"/>
                  <w:sz w:val="28"/>
                  <w:szCs w:val="28"/>
                </w:rPr>
                <m:t>7.4</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ρ=2.1</m:t>
          </m:r>
          <m:sSup>
            <m:sSupPr>
              <m:ctrlPr>
                <w:rPr>
                  <w:rFonts w:ascii="Cambria Math" w:cs="Times New Roman" w:hAnsi="Cambria Math"/>
                  <w:i/>
                  <w:sz w:val="28"/>
                  <w:szCs w:val="28"/>
                </w:rPr>
              </m:ctrlPr>
            </m:sSupPr>
            <m:e>
              <m:r>
                <w:rPr>
                  <w:rFonts w:ascii="Cambria Math" w:cs="Times New Roman" w:hAnsi="Cambria Math"/>
                  <w:sz w:val="28"/>
                  <w:szCs w:val="28"/>
                </w:rPr>
                <m:t>gmL</m:t>
              </m:r>
            </m:e>
            <m:sup>
              <m:r>
                <w:rPr>
                  <w:rFonts w:ascii="Cambria Math" w:cs="Times New Roman" w:hAnsi="Cambria Math"/>
                  <w:sz w:val="28"/>
                  <w:szCs w:val="28"/>
                </w:rPr>
                <m:t>-1</m:t>
              </m:r>
            </m:sup>
          </m:sSup>
        </m:oMath>
      </m:oMathPara>
    </w:p>
    <w:p>
      <w:pPr>
        <w:pStyle w:val="style0"/>
        <w:rPr>
          <w:rFonts w:ascii="Times New Roman" w:cs="Times New Roman"/>
          <w:sz w:val="28"/>
          <w:szCs w:val="28"/>
          <w:rPrChange w:id="11500" w:author="user pc" w:date="2022-03-15T10:14:00Z">
            <w:rPr/>
          </w:rPrChange>
        </w:rPr>
      </w:pPr>
    </w:p>
    <w:p>
      <w:pPr>
        <w:pStyle w:val="style0"/>
        <w:rPr>
          <w:rFonts w:ascii="Times New Roman" w:cs="Times New Roman"/>
          <w:sz w:val="28"/>
          <w:szCs w:val="28"/>
          <w:rPrChange w:id="11501" w:author="user pc" w:date="2022-03-15T10:14:00Z">
            <w:rPr/>
          </w:rPrChange>
        </w:rPr>
      </w:pPr>
      <w:r w:rsidRPr="D1FEEF7F">
        <w:rPr>
          <w:rFonts w:ascii="Times New Roman" w:cs="Times New Roman"/>
          <w:b/>
          <w:sz w:val="28"/>
          <w:szCs w:val="28"/>
          <w:rPrChange w:id="11502" w:author="user pc" w:date="2022-03-15T10:14:00Z">
            <w:rPr>
              <w:b/>
            </w:rPr>
          </w:rPrChange>
        </w:rPr>
        <w:t>Example</w:t>
      </w:r>
      <w:r>
        <w:rPr>
          <w:rFonts w:ascii="Times New Roman" w:cs="Times New Roman" w:hAnsi="Times New Roman"/>
          <w:b/>
          <w:sz w:val="28"/>
          <w:szCs w:val="28"/>
        </w:rPr>
        <w:t xml:space="preserve"> </w:t>
      </w:r>
      <w:r w:rsidRPr="298EECF1">
        <w:rPr>
          <w:rFonts w:ascii="Times New Roman" w:cs="Times New Roman"/>
          <w:b/>
          <w:sz w:val="28"/>
          <w:szCs w:val="28"/>
          <w:rPrChange w:id="11503" w:author="user pc" w:date="2022-03-15T10:14:00Z">
            <w:rPr>
              <w:b/>
            </w:rPr>
          </w:rPrChange>
        </w:rPr>
        <w:t>2:</w:t>
      </w:r>
      <w:r>
        <w:rPr>
          <w:rFonts w:ascii="Times New Roman" w:cs="Times New Roman" w:hAnsi="Times New Roman"/>
          <w:b/>
          <w:sz w:val="28"/>
          <w:szCs w:val="28"/>
        </w:rPr>
        <w:t xml:space="preserve"> </w:t>
      </w:r>
      <w:r w:rsidRPr="D6F571B6">
        <w:rPr>
          <w:rFonts w:ascii="Times New Roman" w:cs="Times New Roman"/>
          <w:sz w:val="28"/>
          <w:szCs w:val="28"/>
          <w:rPrChange w:id="11504" w:author="user pc" w:date="2022-03-15T10:14:00Z">
            <w:rPr/>
          </w:rPrChange>
        </w:rPr>
        <w:t>A</w:t>
      </w:r>
      <w:r>
        <w:rPr>
          <w:rFonts w:ascii="Times New Roman" w:cs="Times New Roman" w:hAnsi="Times New Roman"/>
          <w:sz w:val="28"/>
          <w:szCs w:val="28"/>
        </w:rPr>
        <w:t xml:space="preserve"> </w:t>
      </w:r>
      <w:r w:rsidRPr="EAE2464C">
        <w:rPr>
          <w:rFonts w:ascii="Times New Roman" w:cs="Times New Roman"/>
          <w:sz w:val="28"/>
          <w:szCs w:val="28"/>
          <w:rPrChange w:id="11505" w:author="user pc" w:date="2022-03-15T10:14:00Z">
            <w:rPr/>
          </w:rPrChange>
        </w:rPr>
        <w:t>clean</w:t>
      </w:r>
      <w:r>
        <w:rPr>
          <w:rFonts w:ascii="Times New Roman" w:cs="Times New Roman" w:hAnsi="Times New Roman"/>
          <w:sz w:val="28"/>
          <w:szCs w:val="28"/>
        </w:rPr>
        <w:t xml:space="preserve"> </w:t>
      </w:r>
      <w:r w:rsidRPr="A84F5AC9">
        <w:rPr>
          <w:rFonts w:ascii="Times New Roman" w:cs="Times New Roman"/>
          <w:sz w:val="28"/>
          <w:szCs w:val="28"/>
          <w:rPrChange w:id="11506" w:author="user pc" w:date="2022-03-15T10:14:00Z">
            <w:rPr/>
          </w:rPrChange>
        </w:rPr>
        <w:t>dry</w:t>
      </w:r>
      <w:r>
        <w:rPr>
          <w:rFonts w:ascii="Times New Roman" w:cs="Times New Roman" w:hAnsi="Times New Roman"/>
          <w:sz w:val="28"/>
          <w:szCs w:val="28"/>
        </w:rPr>
        <w:t xml:space="preserve"> </w:t>
      </w:r>
      <w:r w:rsidRPr="A160302F">
        <w:rPr>
          <w:rFonts w:ascii="Times New Roman" w:cs="Times New Roman"/>
          <w:sz w:val="28"/>
          <w:szCs w:val="28"/>
          <w:rPrChange w:id="11507" w:author="user pc" w:date="2022-03-15T10:14:00Z">
            <w:rPr/>
          </w:rPrChange>
        </w:rPr>
        <w:t>volumetric</w:t>
      </w:r>
      <w:r>
        <w:rPr>
          <w:rFonts w:ascii="Times New Roman" w:cs="Times New Roman" w:hAnsi="Times New Roman"/>
          <w:sz w:val="28"/>
          <w:szCs w:val="28"/>
        </w:rPr>
        <w:t xml:space="preserve"> </w:t>
      </w:r>
      <w:r w:rsidRPr="545903E8">
        <w:rPr>
          <w:rFonts w:ascii="Times New Roman" w:cs="Times New Roman"/>
          <w:sz w:val="28"/>
          <w:szCs w:val="28"/>
          <w:rPrChange w:id="11508" w:author="user pc" w:date="2022-03-15T10:14:00Z">
            <w:rPr/>
          </w:rPrChange>
        </w:rPr>
        <w:t>flask,</w:t>
      </w:r>
      <w:r>
        <w:rPr>
          <w:rFonts w:ascii="Times New Roman" w:cs="Times New Roman" w:hAnsi="Times New Roman"/>
          <w:sz w:val="28"/>
          <w:szCs w:val="28"/>
        </w:rPr>
        <w:t xml:space="preserve"> </w:t>
      </w:r>
      <w:r w:rsidRPr="3BE6737C">
        <w:rPr>
          <w:rFonts w:ascii="Times New Roman" w:cs="Times New Roman"/>
          <w:sz w:val="28"/>
          <w:szCs w:val="28"/>
          <w:rPrChange w:id="11509" w:author="user pc" w:date="2022-03-15T10:14:00Z">
            <w:rPr/>
          </w:rPrChange>
        </w:rPr>
        <w:t>known</w:t>
      </w:r>
      <w:r>
        <w:rPr>
          <w:rFonts w:ascii="Times New Roman" w:cs="Times New Roman" w:hAnsi="Times New Roman"/>
          <w:sz w:val="28"/>
          <w:szCs w:val="28"/>
        </w:rPr>
        <w:t xml:space="preserve"> </w:t>
      </w:r>
      <w:r w:rsidRPr="84E6CEF0">
        <w:rPr>
          <w:rFonts w:ascii="Times New Roman" w:cs="Times New Roman"/>
          <w:sz w:val="28"/>
          <w:szCs w:val="28"/>
          <w:rPrChange w:id="11510" w:author="user pc" w:date="2022-03-15T10:14:00Z">
            <w:rPr/>
          </w:rPrChange>
        </w:rPr>
        <w:t>to</w:t>
      </w:r>
      <w:r>
        <w:rPr>
          <w:rFonts w:ascii="Times New Roman" w:cs="Times New Roman" w:hAnsi="Times New Roman"/>
          <w:sz w:val="28"/>
          <w:szCs w:val="28"/>
        </w:rPr>
        <w:t xml:space="preserve"> </w:t>
      </w:r>
      <w:r w:rsidRPr="BF4672BC">
        <w:rPr>
          <w:rFonts w:ascii="Times New Roman" w:cs="Times New Roman"/>
          <w:sz w:val="28"/>
          <w:szCs w:val="28"/>
          <w:rPrChange w:id="11511" w:author="user pc" w:date="2022-03-15T10:14:00Z">
            <w:rPr/>
          </w:rPrChange>
        </w:rPr>
        <w:t>contain</w:t>
      </w:r>
      <w:r>
        <w:rPr>
          <w:rFonts w:ascii="Times New Roman" w:cs="Times New Roman" w:hAnsi="Times New Roman"/>
          <w:sz w:val="28"/>
          <w:szCs w:val="28"/>
        </w:rPr>
        <w:t xml:space="preserve"> </w:t>
      </w:r>
      <w:r w:rsidRPr="3988EC41">
        <w:rPr>
          <w:rFonts w:ascii="Times New Roman" w:cs="Times New Roman"/>
          <w:sz w:val="28"/>
          <w:szCs w:val="28"/>
          <w:rPrChange w:id="11512" w:author="user pc" w:date="2022-03-15T10:14:00Z">
            <w:rPr/>
          </w:rPrChange>
        </w:rPr>
        <w:t>exactly</w:t>
      </w:r>
      <w:r>
        <w:rPr>
          <w:rFonts w:ascii="Times New Roman" w:cs="Times New Roman" w:hAnsi="Times New Roman"/>
          <w:sz w:val="28"/>
          <w:szCs w:val="28"/>
        </w:rPr>
        <w:t xml:space="preserve"> </w:t>
      </w:r>
      <w:r w:rsidRPr="9197A0AE">
        <w:rPr>
          <w:rFonts w:ascii="Times New Roman" w:cs="Times New Roman"/>
          <w:sz w:val="28"/>
          <w:szCs w:val="28"/>
          <w:rPrChange w:id="11513" w:author="user pc" w:date="2022-03-15T10:14:00Z">
            <w:rPr/>
          </w:rPrChange>
        </w:rPr>
        <w:t>10.0ml</w:t>
      </w:r>
      <w:r>
        <w:rPr>
          <w:rFonts w:ascii="Times New Roman" w:cs="Times New Roman" w:hAnsi="Times New Roman"/>
          <w:sz w:val="28"/>
          <w:szCs w:val="28"/>
        </w:rPr>
        <w:t xml:space="preserve"> </w:t>
      </w:r>
      <w:r w:rsidRPr="F9DDEC71">
        <w:rPr>
          <w:rFonts w:ascii="Times New Roman" w:cs="Times New Roman"/>
          <w:sz w:val="28"/>
          <w:szCs w:val="28"/>
          <w:rPrChange w:id="11514" w:author="user pc" w:date="2022-03-15T10:14:00Z">
            <w:rPr/>
          </w:rPrChange>
        </w:rPr>
        <w:t>when</w:t>
      </w:r>
      <w:r>
        <w:rPr>
          <w:rFonts w:ascii="Times New Roman" w:cs="Times New Roman" w:hAnsi="Times New Roman"/>
          <w:sz w:val="28"/>
          <w:szCs w:val="28"/>
        </w:rPr>
        <w:t xml:space="preserve"> </w:t>
      </w:r>
      <w:r w:rsidRPr="AFD7B83B">
        <w:rPr>
          <w:rFonts w:ascii="Times New Roman" w:cs="Times New Roman"/>
          <w:sz w:val="28"/>
          <w:szCs w:val="28"/>
          <w:rPrChange w:id="11515" w:author="user pc" w:date="2022-03-15T10:14:00Z">
            <w:rPr/>
          </w:rPrChange>
        </w:rPr>
        <w:t>it</w:t>
      </w:r>
      <w:r>
        <w:rPr>
          <w:rFonts w:ascii="Times New Roman" w:cs="Times New Roman" w:hAnsi="Times New Roman"/>
          <w:sz w:val="28"/>
          <w:szCs w:val="28"/>
        </w:rPr>
        <w:t xml:space="preserve"> </w:t>
      </w:r>
      <w:r w:rsidRPr="85DD67FD">
        <w:rPr>
          <w:rFonts w:ascii="Times New Roman" w:cs="Times New Roman"/>
          <w:sz w:val="28"/>
          <w:szCs w:val="28"/>
          <w:rPrChange w:id="11516" w:author="user pc" w:date="2022-03-15T10:14:00Z">
            <w:rPr/>
          </w:rPrChange>
        </w:rPr>
        <w:t>is</w:t>
      </w:r>
      <w:r>
        <w:rPr>
          <w:rFonts w:ascii="Times New Roman" w:cs="Times New Roman" w:hAnsi="Times New Roman"/>
          <w:sz w:val="28"/>
          <w:szCs w:val="28"/>
        </w:rPr>
        <w:t xml:space="preserve"> </w:t>
      </w:r>
      <w:r w:rsidRPr="90DD38DC">
        <w:rPr>
          <w:rFonts w:ascii="Times New Roman" w:cs="Times New Roman"/>
          <w:sz w:val="28"/>
          <w:szCs w:val="28"/>
          <w:rPrChange w:id="11517" w:author="user pc" w:date="2022-03-15T10:14:00Z">
            <w:rPr/>
          </w:rPrChange>
        </w:rPr>
        <w:t>properly</w:t>
      </w:r>
      <w:r>
        <w:rPr>
          <w:rFonts w:ascii="Times New Roman" w:cs="Times New Roman" w:hAnsi="Times New Roman"/>
          <w:sz w:val="28"/>
          <w:szCs w:val="28"/>
        </w:rPr>
        <w:t xml:space="preserve"> </w:t>
      </w:r>
      <w:r w:rsidRPr="D61FB762">
        <w:rPr>
          <w:rFonts w:ascii="Times New Roman" w:cs="Times New Roman"/>
          <w:sz w:val="28"/>
          <w:szCs w:val="28"/>
          <w:rPrChange w:id="11518" w:author="user pc" w:date="2022-03-15T10:14:00Z">
            <w:rPr/>
          </w:rPrChange>
        </w:rPr>
        <w:t>filled</w:t>
      </w:r>
      <w:r>
        <w:rPr>
          <w:rFonts w:ascii="Times New Roman" w:cs="Times New Roman" w:hAnsi="Times New Roman"/>
          <w:sz w:val="28"/>
          <w:szCs w:val="28"/>
        </w:rPr>
        <w:t xml:space="preserve"> </w:t>
      </w:r>
      <w:r w:rsidRPr="A29435A6">
        <w:rPr>
          <w:rFonts w:ascii="Times New Roman" w:cs="Times New Roman"/>
          <w:sz w:val="28"/>
          <w:szCs w:val="28"/>
          <w:rPrChange w:id="11519" w:author="user pc" w:date="2022-03-15T10:14:00Z">
            <w:rPr/>
          </w:rPrChange>
        </w:rPr>
        <w:t>to</w:t>
      </w:r>
      <w:r>
        <w:rPr>
          <w:rFonts w:ascii="Times New Roman" w:cs="Times New Roman" w:hAnsi="Times New Roman"/>
          <w:sz w:val="28"/>
          <w:szCs w:val="28"/>
        </w:rPr>
        <w:t xml:space="preserve"> </w:t>
      </w:r>
      <w:r w:rsidRPr="C8F5804B">
        <w:rPr>
          <w:rFonts w:ascii="Times New Roman" w:cs="Times New Roman"/>
          <w:sz w:val="28"/>
          <w:szCs w:val="28"/>
          <w:rPrChange w:id="11520" w:author="user pc" w:date="2022-03-15T10:14:00Z">
            <w:rPr/>
          </w:rPrChange>
        </w:rPr>
        <w:t>the</w:t>
      </w:r>
      <w:r>
        <w:rPr>
          <w:rFonts w:ascii="Times New Roman" w:cs="Times New Roman" w:hAnsi="Times New Roman"/>
          <w:sz w:val="28"/>
          <w:szCs w:val="28"/>
        </w:rPr>
        <w:t xml:space="preserve"> </w:t>
      </w:r>
      <w:r w:rsidRPr="3ED222A7">
        <w:rPr>
          <w:rFonts w:ascii="Times New Roman" w:cs="Times New Roman"/>
          <w:sz w:val="28"/>
          <w:szCs w:val="28"/>
          <w:rPrChange w:id="11521" w:author="user pc" w:date="2022-03-15T10:14:00Z">
            <w:rPr/>
          </w:rPrChange>
        </w:rPr>
        <w:t>mark,</w:t>
      </w:r>
      <w:r>
        <w:rPr>
          <w:rFonts w:ascii="Times New Roman" w:cs="Times New Roman" w:hAnsi="Times New Roman"/>
          <w:sz w:val="28"/>
          <w:szCs w:val="28"/>
        </w:rPr>
        <w:t xml:space="preserve"> </w:t>
      </w:r>
      <w:r w:rsidRPr="A97050B5">
        <w:rPr>
          <w:rFonts w:ascii="Times New Roman" w:cs="Times New Roman"/>
          <w:sz w:val="28"/>
          <w:szCs w:val="28"/>
          <w:rPrChange w:id="11522" w:author="user pc" w:date="2022-03-15T10:14:00Z">
            <w:rPr/>
          </w:rPrChange>
        </w:rPr>
        <w:t>weighs</w:t>
      </w:r>
      <w:r>
        <w:rPr>
          <w:rFonts w:ascii="Times New Roman" w:cs="Times New Roman" w:hAnsi="Times New Roman"/>
          <w:sz w:val="28"/>
          <w:szCs w:val="28"/>
        </w:rPr>
        <w:t xml:space="preserve"> </w:t>
      </w:r>
      <w:r w:rsidRPr="CDE64B39">
        <w:rPr>
          <w:rFonts w:ascii="Times New Roman" w:cs="Times New Roman"/>
          <w:sz w:val="28"/>
          <w:szCs w:val="28"/>
          <w:rPrChange w:id="11523" w:author="user pc" w:date="2022-03-15T10:14:00Z">
            <w:rPr/>
          </w:rPrChange>
        </w:rPr>
        <w:t>12.754g</w:t>
      </w:r>
      <w:r>
        <w:rPr>
          <w:rFonts w:ascii="Times New Roman" w:cs="Times New Roman" w:hAnsi="Times New Roman"/>
          <w:sz w:val="28"/>
          <w:szCs w:val="28"/>
        </w:rPr>
        <w:t xml:space="preserve"> </w:t>
      </w:r>
      <w:r w:rsidRPr="D635AF33">
        <w:rPr>
          <w:rFonts w:ascii="Times New Roman" w:cs="Times New Roman"/>
          <w:sz w:val="28"/>
          <w:szCs w:val="28"/>
          <w:rPrChange w:id="11524" w:author="user pc" w:date="2022-03-15T10:14:00Z">
            <w:rPr/>
          </w:rPrChange>
        </w:rPr>
        <w:t>when</w:t>
      </w:r>
      <w:r>
        <w:rPr>
          <w:rFonts w:ascii="Times New Roman" w:cs="Times New Roman" w:hAnsi="Times New Roman"/>
          <w:sz w:val="28"/>
          <w:szCs w:val="28"/>
        </w:rPr>
        <w:t xml:space="preserve"> </w:t>
      </w:r>
      <w:r w:rsidRPr="F005CD6A">
        <w:rPr>
          <w:rFonts w:ascii="Times New Roman" w:cs="Times New Roman"/>
          <w:sz w:val="28"/>
          <w:szCs w:val="28"/>
          <w:rPrChange w:id="11525" w:author="user pc" w:date="2022-03-15T10:14:00Z">
            <w:rPr/>
          </w:rPrChange>
        </w:rPr>
        <w:t>empty.</w:t>
      </w:r>
      <w:r>
        <w:rPr>
          <w:rFonts w:ascii="Times New Roman" w:cs="Times New Roman" w:hAnsi="Times New Roman"/>
          <w:sz w:val="28"/>
          <w:szCs w:val="28"/>
        </w:rPr>
        <w:t xml:space="preserve"> </w:t>
      </w:r>
      <w:r w:rsidRPr="7B4F7FBE">
        <w:rPr>
          <w:rFonts w:ascii="Times New Roman" w:cs="Times New Roman"/>
          <w:sz w:val="28"/>
          <w:szCs w:val="28"/>
          <w:rPrChange w:id="11526" w:author="user pc" w:date="2022-03-15T10:14:00Z">
            <w:rPr/>
          </w:rPrChange>
        </w:rPr>
        <w:t>When</w:t>
      </w:r>
      <w:r>
        <w:rPr>
          <w:rFonts w:ascii="Times New Roman" w:cs="Times New Roman" w:hAnsi="Times New Roman"/>
          <w:sz w:val="28"/>
          <w:szCs w:val="28"/>
        </w:rPr>
        <w:t xml:space="preserve"> </w:t>
      </w:r>
      <w:r w:rsidRPr="12D3A9B1">
        <w:rPr>
          <w:rFonts w:ascii="Times New Roman" w:cs="Times New Roman"/>
          <w:sz w:val="28"/>
          <w:szCs w:val="28"/>
          <w:rPrChange w:id="11527" w:author="user pc" w:date="2022-03-15T10:14:00Z">
            <w:rPr/>
          </w:rPrChange>
        </w:rPr>
        <w:t>filled</w:t>
      </w:r>
      <w:r>
        <w:rPr>
          <w:rFonts w:ascii="Times New Roman" w:cs="Times New Roman" w:hAnsi="Times New Roman"/>
          <w:sz w:val="28"/>
          <w:szCs w:val="28"/>
        </w:rPr>
        <w:t xml:space="preserve"> </w:t>
      </w:r>
      <w:r w:rsidRPr="02916EB4">
        <w:rPr>
          <w:rFonts w:ascii="Times New Roman" w:cs="Times New Roman"/>
          <w:sz w:val="28"/>
          <w:szCs w:val="28"/>
          <w:rPrChange w:id="11528" w:author="user pc" w:date="2022-03-15T10:14:00Z">
            <w:rPr/>
          </w:rPrChange>
        </w:rPr>
        <w:t>to</w:t>
      </w:r>
      <w:r>
        <w:rPr>
          <w:rFonts w:ascii="Times New Roman" w:cs="Times New Roman" w:hAnsi="Times New Roman"/>
          <w:sz w:val="28"/>
          <w:szCs w:val="28"/>
        </w:rPr>
        <w:t xml:space="preserve"> </w:t>
      </w:r>
      <w:r w:rsidRPr="DB187B8C">
        <w:rPr>
          <w:rFonts w:ascii="Times New Roman" w:cs="Times New Roman"/>
          <w:sz w:val="28"/>
          <w:szCs w:val="28"/>
          <w:rPrChange w:id="11529" w:author="user pc" w:date="2022-03-15T10:14:00Z">
            <w:rPr/>
          </w:rPrChange>
        </w:rPr>
        <w:t>the</w:t>
      </w:r>
      <w:r>
        <w:rPr>
          <w:rFonts w:ascii="Times New Roman" w:cs="Times New Roman" w:hAnsi="Times New Roman"/>
          <w:sz w:val="28"/>
          <w:szCs w:val="28"/>
        </w:rPr>
        <w:t xml:space="preserve"> </w:t>
      </w:r>
      <w:r w:rsidRPr="FFBBCFF2">
        <w:rPr>
          <w:rFonts w:ascii="Times New Roman" w:cs="Times New Roman"/>
          <w:sz w:val="28"/>
          <w:szCs w:val="28"/>
          <w:rPrChange w:id="11530" w:author="user pc" w:date="2022-03-15T10:14:00Z">
            <w:rPr/>
          </w:rPrChange>
        </w:rPr>
        <w:t>mark</w:t>
      </w:r>
      <w:r>
        <w:rPr>
          <w:rFonts w:ascii="Times New Roman" w:cs="Times New Roman" w:hAnsi="Times New Roman"/>
          <w:sz w:val="28"/>
          <w:szCs w:val="28"/>
        </w:rPr>
        <w:t xml:space="preserve"> </w:t>
      </w:r>
      <w:r w:rsidRPr="297F16B6">
        <w:rPr>
          <w:rFonts w:ascii="Times New Roman" w:cs="Times New Roman"/>
          <w:sz w:val="28"/>
          <w:szCs w:val="28"/>
          <w:rPrChange w:id="11531" w:author="user pc" w:date="2022-03-15T10:14:00Z">
            <w:rPr/>
          </w:rPrChange>
        </w:rPr>
        <w:t>with</w:t>
      </w:r>
      <w:r>
        <w:rPr>
          <w:rFonts w:ascii="Times New Roman" w:cs="Times New Roman" w:hAnsi="Times New Roman"/>
          <w:sz w:val="28"/>
          <w:szCs w:val="28"/>
        </w:rPr>
        <w:t xml:space="preserve"> </w:t>
      </w:r>
      <w:r w:rsidRPr="613C162C">
        <w:rPr>
          <w:rFonts w:ascii="Times New Roman" w:cs="Times New Roman"/>
          <w:sz w:val="28"/>
          <w:szCs w:val="28"/>
          <w:rPrChange w:id="11532" w:author="user pc" w:date="2022-03-15T10:14:00Z">
            <w:rPr/>
          </w:rPrChange>
        </w:rPr>
        <w:t>a</w:t>
      </w:r>
      <w:r>
        <w:rPr>
          <w:rFonts w:ascii="Times New Roman" w:cs="Times New Roman" w:hAnsi="Times New Roman"/>
          <w:sz w:val="28"/>
          <w:szCs w:val="28"/>
        </w:rPr>
        <w:t xml:space="preserve"> </w:t>
      </w:r>
      <w:r w:rsidRPr="A7215E15">
        <w:rPr>
          <w:rFonts w:ascii="Times New Roman" w:cs="Times New Roman"/>
          <w:sz w:val="28"/>
          <w:szCs w:val="28"/>
          <w:rPrChange w:id="11533" w:author="user pc" w:date="2022-03-15T10:14:00Z">
            <w:rPr/>
          </w:rPrChange>
        </w:rPr>
        <w:t>liquid</w:t>
      </w:r>
      <w:r>
        <w:rPr>
          <w:rFonts w:ascii="Times New Roman" w:cs="Times New Roman" w:hAnsi="Times New Roman"/>
          <w:sz w:val="28"/>
          <w:szCs w:val="28"/>
        </w:rPr>
        <w:t xml:space="preserve"> </w:t>
      </w:r>
      <w:r w:rsidRPr="B9E346F0">
        <w:rPr>
          <w:rFonts w:ascii="Times New Roman" w:cs="Times New Roman"/>
          <w:sz w:val="28"/>
          <w:szCs w:val="28"/>
          <w:rPrChange w:id="11534" w:author="user pc" w:date="2022-03-15T10:14:00Z">
            <w:rPr/>
          </w:rPrChange>
        </w:rPr>
        <w:t>at</w:t>
      </w:r>
      <w:r>
        <w:rPr>
          <w:rFonts w:ascii="Times New Roman" w:cs="Times New Roman" w:hAnsi="Times New Roman"/>
          <w:sz w:val="28"/>
          <w:szCs w:val="28"/>
        </w:rPr>
        <w:t xml:space="preserve"> </w:t>
      </w:r>
      <w:r w:rsidRPr="6D9D8495">
        <w:rPr>
          <w:rFonts w:ascii="Times New Roman" w:cs="Times New Roman"/>
          <w:sz w:val="28"/>
          <w:szCs w:val="28"/>
          <w:rPrChange w:id="11535" w:author="user pc" w:date="2022-03-15T10:14:00Z">
            <w:rPr/>
          </w:rPrChange>
        </w:rPr>
        <w:t>23°C,</w:t>
      </w:r>
      <w:r>
        <w:rPr>
          <w:rFonts w:ascii="Times New Roman" w:cs="Times New Roman" w:hAnsi="Times New Roman"/>
          <w:sz w:val="28"/>
          <w:szCs w:val="28"/>
        </w:rPr>
        <w:t xml:space="preserve"> </w:t>
      </w:r>
      <w:r w:rsidRPr="F6BFA9FC">
        <w:rPr>
          <w:rFonts w:ascii="Times New Roman" w:cs="Times New Roman"/>
          <w:sz w:val="28"/>
          <w:szCs w:val="28"/>
          <w:rPrChange w:id="11536" w:author="user pc" w:date="2022-03-15T10:14:00Z">
            <w:rPr/>
          </w:rPrChange>
        </w:rPr>
        <w:t>it</w:t>
      </w:r>
      <w:r>
        <w:rPr>
          <w:rFonts w:ascii="Times New Roman" w:cs="Times New Roman" w:hAnsi="Times New Roman"/>
          <w:sz w:val="28"/>
          <w:szCs w:val="28"/>
        </w:rPr>
        <w:t xml:space="preserve"> </w:t>
      </w:r>
      <w:r w:rsidRPr="4E225583">
        <w:rPr>
          <w:rFonts w:ascii="Times New Roman" w:cs="Times New Roman"/>
          <w:sz w:val="28"/>
          <w:szCs w:val="28"/>
          <w:rPrChange w:id="11537" w:author="user pc" w:date="2022-03-15T10:14:00Z">
            <w:rPr/>
          </w:rPrChange>
        </w:rPr>
        <w:t>weighs</w:t>
      </w:r>
      <w:r>
        <w:rPr>
          <w:rFonts w:ascii="Times New Roman" w:cs="Times New Roman" w:hAnsi="Times New Roman"/>
          <w:sz w:val="28"/>
          <w:szCs w:val="28"/>
        </w:rPr>
        <w:t xml:space="preserve"> </w:t>
      </w:r>
      <w:r w:rsidRPr="021AF6C5">
        <w:rPr>
          <w:rFonts w:ascii="Times New Roman" w:cs="Times New Roman"/>
          <w:sz w:val="28"/>
          <w:szCs w:val="28"/>
          <w:rPrChange w:id="11538" w:author="user pc" w:date="2022-03-15T10:14:00Z">
            <w:rPr/>
          </w:rPrChange>
        </w:rPr>
        <w:t>33.671g.</w:t>
      </w:r>
      <w:r>
        <w:rPr>
          <w:rFonts w:ascii="Times New Roman" w:cs="Times New Roman" w:hAnsi="Times New Roman"/>
          <w:sz w:val="28"/>
          <w:szCs w:val="28"/>
        </w:rPr>
        <w:t xml:space="preserve"> </w:t>
      </w:r>
      <w:r w:rsidRPr="A4F87131">
        <w:rPr>
          <w:rFonts w:ascii="Times New Roman" w:cs="Times New Roman"/>
          <w:sz w:val="28"/>
          <w:szCs w:val="28"/>
          <w:rPrChange w:id="11539" w:author="user pc" w:date="2022-03-15T10:14:00Z">
            <w:rPr/>
          </w:rPrChange>
        </w:rPr>
        <w:t>Calculate</w:t>
      </w:r>
      <w:r>
        <w:rPr>
          <w:rFonts w:ascii="Times New Roman" w:cs="Times New Roman" w:hAnsi="Times New Roman"/>
          <w:sz w:val="28"/>
          <w:szCs w:val="28"/>
        </w:rPr>
        <w:t xml:space="preserve"> </w:t>
      </w:r>
      <w:r w:rsidRPr="80BE816B">
        <w:rPr>
          <w:rFonts w:ascii="Times New Roman" w:cs="Times New Roman"/>
          <w:sz w:val="28"/>
          <w:szCs w:val="28"/>
          <w:rPrChange w:id="11540" w:author="user pc" w:date="2022-03-15T10:14:00Z">
            <w:rPr/>
          </w:rPrChange>
        </w:rPr>
        <w:t>the</w:t>
      </w:r>
      <w:r>
        <w:rPr>
          <w:rFonts w:ascii="Times New Roman" w:cs="Times New Roman" w:hAnsi="Times New Roman"/>
          <w:sz w:val="28"/>
          <w:szCs w:val="28"/>
        </w:rPr>
        <w:t xml:space="preserve"> </w:t>
      </w:r>
      <w:r w:rsidRPr="CBB66BDE">
        <w:rPr>
          <w:rFonts w:ascii="Times New Roman" w:cs="Times New Roman"/>
          <w:sz w:val="28"/>
          <w:szCs w:val="28"/>
          <w:rPrChange w:id="11541" w:author="user pc" w:date="2022-03-15T10:14:00Z">
            <w:rPr/>
          </w:rPrChange>
        </w:rPr>
        <w:t>density</w:t>
      </w:r>
      <w:r>
        <w:rPr>
          <w:rFonts w:ascii="Times New Roman" w:cs="Times New Roman" w:hAnsi="Times New Roman"/>
          <w:sz w:val="28"/>
          <w:szCs w:val="28"/>
        </w:rPr>
        <w:t xml:space="preserve"> </w:t>
      </w:r>
      <w:r w:rsidRPr="0A46F06B">
        <w:rPr>
          <w:rFonts w:ascii="Times New Roman" w:cs="Times New Roman"/>
          <w:sz w:val="28"/>
          <w:szCs w:val="28"/>
          <w:rPrChange w:id="11542" w:author="user pc" w:date="2022-03-15T10:14:00Z">
            <w:rPr/>
          </w:rPrChange>
        </w:rPr>
        <w:t>of</w:t>
      </w:r>
      <w:r>
        <w:rPr>
          <w:rFonts w:ascii="Times New Roman" w:cs="Times New Roman" w:hAnsi="Times New Roman"/>
          <w:sz w:val="28"/>
          <w:szCs w:val="28"/>
        </w:rPr>
        <w:t xml:space="preserve"> </w:t>
      </w:r>
      <w:r w:rsidRPr="4D42C03B">
        <w:rPr>
          <w:rFonts w:ascii="Times New Roman" w:cs="Times New Roman"/>
          <w:sz w:val="28"/>
          <w:szCs w:val="28"/>
          <w:rPrChange w:id="11543" w:author="user pc" w:date="2022-03-15T10:14:00Z">
            <w:rPr/>
          </w:rPrChange>
        </w:rPr>
        <w:t>the</w:t>
      </w:r>
      <w:r>
        <w:rPr>
          <w:rFonts w:ascii="Times New Roman" w:cs="Times New Roman" w:hAnsi="Times New Roman"/>
          <w:sz w:val="28"/>
          <w:szCs w:val="28"/>
        </w:rPr>
        <w:t xml:space="preserve"> </w:t>
      </w:r>
      <w:r w:rsidRPr="158EE6CA">
        <w:rPr>
          <w:rFonts w:ascii="Times New Roman" w:cs="Times New Roman"/>
          <w:sz w:val="28"/>
          <w:szCs w:val="28"/>
          <w:rPrChange w:id="11544" w:author="user pc" w:date="2022-03-15T10:14:00Z">
            <w:rPr/>
          </w:rPrChange>
        </w:rPr>
        <w:t>liquid.</w:t>
      </w:r>
    </w:p>
    <w:p>
      <w:pPr>
        <w:pStyle w:val="style0"/>
        <w:rPr>
          <w:rFonts w:ascii="Times New Roman" w:cs="Times New Roman"/>
          <w:sz w:val="28"/>
          <w:szCs w:val="28"/>
          <w:rPrChange w:id="11545" w:author="user pc" w:date="2022-03-15T10:14:00Z">
            <w:rPr/>
          </w:rPrChange>
        </w:rPr>
      </w:pPr>
      <w:r w:rsidRPr="C6705A93">
        <w:rPr>
          <w:rFonts w:ascii="Times New Roman" w:cs="Times New Roman"/>
          <w:b/>
          <w:sz w:val="28"/>
          <w:szCs w:val="28"/>
          <w:rPrChange w:id="11546"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mass</m:t>
              </m:r>
            </m:num>
            <m:den>
              <m:r>
                <w:rPr>
                  <w:rFonts w:ascii="Cambria Math" w:cs="Times New Roman" w:hAnsi="Cambria Math"/>
                  <w:sz w:val="28"/>
                  <w:szCs w:val="28"/>
                </w:rPr>
                <m:t>volume</m:t>
              </m:r>
            </m:den>
          </m:f>
        </m:oMath>
      </m:oMathPara>
    </w:p>
    <w:p>
      <w:pPr>
        <w:pStyle w:val="style0"/>
        <w:rPr>
          <w:rFonts w:ascii="Times New Roman" w:cs="Times New Roman"/>
          <w:sz w:val="28"/>
          <w:szCs w:val="28"/>
          <w:rPrChange w:id="11547" w:author="user pc" w:date="2022-03-15T10:14:00Z">
            <w:rPr/>
          </w:rPrChange>
        </w:rPr>
      </w:pPr>
      <w:r w:rsidRPr="C02E15D9">
        <w:rPr>
          <w:rFonts w:ascii="Times New Roman" w:cs="Times New Roman"/>
          <w:sz w:val="28"/>
          <w:szCs w:val="28"/>
          <w:rPrChange w:id="11548" w:author="user pc" w:date="2022-03-15T10:14:00Z">
            <w:rPr/>
          </w:rPrChange>
        </w:rPr>
        <w:t>Weight</w:t>
      </w:r>
      <w:r>
        <w:rPr>
          <w:rFonts w:ascii="Times New Roman" w:cs="Times New Roman" w:hAnsi="Times New Roman"/>
          <w:sz w:val="28"/>
          <w:szCs w:val="28"/>
        </w:rPr>
        <w:t xml:space="preserve"> </w:t>
      </w:r>
      <w:r w:rsidRPr="55D7BA5B">
        <w:rPr>
          <w:rFonts w:ascii="Times New Roman" w:cs="Times New Roman"/>
          <w:sz w:val="28"/>
          <w:szCs w:val="28"/>
          <w:rPrChange w:id="11549" w:author="user pc" w:date="2022-03-15T10:14:00Z">
            <w:rPr/>
          </w:rPrChange>
        </w:rPr>
        <w:t>of</w:t>
      </w:r>
      <w:r>
        <w:rPr>
          <w:rFonts w:ascii="Times New Roman" w:cs="Times New Roman" w:hAnsi="Times New Roman"/>
          <w:sz w:val="28"/>
          <w:szCs w:val="28"/>
        </w:rPr>
        <w:t xml:space="preserve"> </w:t>
      </w:r>
      <w:r w:rsidRPr="16DFB0A4">
        <w:rPr>
          <w:rFonts w:ascii="Times New Roman" w:cs="Times New Roman"/>
          <w:sz w:val="28"/>
          <w:szCs w:val="28"/>
          <w:rPrChange w:id="11550" w:author="user pc" w:date="2022-03-15T10:14:00Z">
            <w:rPr/>
          </w:rPrChange>
        </w:rPr>
        <w:t>volumetric</w:t>
      </w:r>
      <w:r>
        <w:rPr>
          <w:rFonts w:ascii="Times New Roman" w:cs="Times New Roman" w:hAnsi="Times New Roman"/>
          <w:sz w:val="28"/>
          <w:szCs w:val="28"/>
        </w:rPr>
        <w:t xml:space="preserve"> </w:t>
      </w:r>
      <w:r w:rsidRPr="B9B56D43">
        <w:rPr>
          <w:rFonts w:ascii="Times New Roman" w:cs="Times New Roman"/>
          <w:sz w:val="28"/>
          <w:szCs w:val="28"/>
          <w:rPrChange w:id="11551" w:author="user pc" w:date="2022-03-15T10:14:00Z">
            <w:rPr/>
          </w:rPrChange>
        </w:rPr>
        <w:t>flask</w:t>
      </w:r>
      <w:r>
        <w:rPr>
          <w:rFonts w:ascii="Times New Roman" w:cs="Times New Roman" w:hAnsi="Times New Roman"/>
          <w:sz w:val="28"/>
          <w:szCs w:val="28"/>
        </w:rPr>
        <w:t xml:space="preserve"> </w:t>
      </w:r>
      <w:r w:rsidRPr="3CFA3C69">
        <w:rPr>
          <w:rFonts w:ascii="Times New Roman" w:cs="Times New Roman"/>
          <w:sz w:val="28"/>
          <w:szCs w:val="28"/>
          <w:rPrChange w:id="11552" w:author="user pc" w:date="2022-03-15T10:14:00Z">
            <w:rPr/>
          </w:rPrChange>
        </w:rPr>
        <w:t>=</w:t>
      </w:r>
      <w:r>
        <w:rPr>
          <w:rFonts w:ascii="Times New Roman" w:cs="Times New Roman" w:hAnsi="Times New Roman"/>
          <w:sz w:val="28"/>
          <w:szCs w:val="28"/>
        </w:rPr>
        <w:t xml:space="preserve"> </w:t>
      </w:r>
      <w:r w:rsidRPr="A3CC926E">
        <w:rPr>
          <w:rFonts w:ascii="Times New Roman" w:cs="Times New Roman"/>
          <w:sz w:val="28"/>
          <w:szCs w:val="28"/>
          <w:rPrChange w:id="11553" w:author="user pc" w:date="2022-03-15T10:14:00Z">
            <w:rPr/>
          </w:rPrChange>
        </w:rPr>
        <w:t>12.754g</w:t>
      </w:r>
    </w:p>
    <w:p>
      <w:pPr>
        <w:pStyle w:val="style0"/>
        <w:rPr>
          <w:rFonts w:ascii="Times New Roman" w:cs="Times New Roman"/>
          <w:sz w:val="28"/>
          <w:szCs w:val="28"/>
          <w:rPrChange w:id="11554" w:author="user pc" w:date="2022-03-15T10:14:00Z">
            <w:rPr/>
          </w:rPrChange>
        </w:rPr>
      </w:pPr>
      <w:r w:rsidRPr="60E4C8EC">
        <w:rPr>
          <w:rFonts w:ascii="Times New Roman" w:cs="Times New Roman"/>
          <w:sz w:val="28"/>
          <w:szCs w:val="28"/>
          <w:rPrChange w:id="11555" w:author="user pc" w:date="2022-03-15T10:14:00Z">
            <w:rPr/>
          </w:rPrChange>
        </w:rPr>
        <w:t>Weight</w:t>
      </w:r>
      <w:r>
        <w:rPr>
          <w:rFonts w:ascii="Times New Roman" w:cs="Times New Roman" w:hAnsi="Times New Roman"/>
          <w:sz w:val="28"/>
          <w:szCs w:val="28"/>
        </w:rPr>
        <w:t xml:space="preserve"> </w:t>
      </w:r>
      <w:r w:rsidRPr="E0796142">
        <w:rPr>
          <w:rFonts w:ascii="Times New Roman" w:cs="Times New Roman"/>
          <w:sz w:val="28"/>
          <w:szCs w:val="28"/>
          <w:rPrChange w:id="11556" w:author="user pc" w:date="2022-03-15T10:14:00Z">
            <w:rPr/>
          </w:rPrChange>
        </w:rPr>
        <w:t>of</w:t>
      </w:r>
      <w:r>
        <w:rPr>
          <w:rFonts w:ascii="Times New Roman" w:cs="Times New Roman" w:hAnsi="Times New Roman"/>
          <w:sz w:val="28"/>
          <w:szCs w:val="28"/>
        </w:rPr>
        <w:t xml:space="preserve"> </w:t>
      </w:r>
      <w:r w:rsidRPr="1A6A8E36">
        <w:rPr>
          <w:rFonts w:ascii="Times New Roman" w:cs="Times New Roman"/>
          <w:sz w:val="28"/>
          <w:szCs w:val="28"/>
          <w:rPrChange w:id="11557" w:author="user pc" w:date="2022-03-15T10:14:00Z">
            <w:rPr/>
          </w:rPrChange>
        </w:rPr>
        <w:t>volumetric</w:t>
      </w:r>
      <w:r>
        <w:rPr>
          <w:rFonts w:ascii="Times New Roman" w:cs="Times New Roman" w:hAnsi="Times New Roman"/>
          <w:sz w:val="28"/>
          <w:szCs w:val="28"/>
        </w:rPr>
        <w:t xml:space="preserve"> </w:t>
      </w:r>
      <w:r w:rsidRPr="061BA993">
        <w:rPr>
          <w:rFonts w:ascii="Times New Roman" w:cs="Times New Roman"/>
          <w:sz w:val="28"/>
          <w:szCs w:val="28"/>
          <w:rPrChange w:id="11558" w:author="user pc" w:date="2022-03-15T10:14:00Z">
            <w:rPr/>
          </w:rPrChange>
        </w:rPr>
        <w:t>flask</w:t>
      </w:r>
      <w:r>
        <w:rPr>
          <w:rFonts w:ascii="Times New Roman" w:cs="Times New Roman" w:hAnsi="Times New Roman"/>
          <w:sz w:val="28"/>
          <w:szCs w:val="28"/>
        </w:rPr>
        <w:t xml:space="preserve"> </w:t>
      </w:r>
      <w:r w:rsidRPr="FDC9557F">
        <w:rPr>
          <w:rFonts w:ascii="Times New Roman" w:cs="Times New Roman"/>
          <w:sz w:val="28"/>
          <w:szCs w:val="28"/>
          <w:rPrChange w:id="11559" w:author="user pc" w:date="2022-03-15T10:14:00Z">
            <w:rPr/>
          </w:rPrChange>
        </w:rPr>
        <w:t>+</w:t>
      </w:r>
      <w:r>
        <w:rPr>
          <w:rFonts w:ascii="Times New Roman" w:cs="Times New Roman" w:hAnsi="Times New Roman"/>
          <w:sz w:val="28"/>
          <w:szCs w:val="28"/>
        </w:rPr>
        <w:t xml:space="preserve"> </w:t>
      </w:r>
      <w:r w:rsidRPr="656D5546">
        <w:rPr>
          <w:rFonts w:ascii="Times New Roman" w:cs="Times New Roman"/>
          <w:sz w:val="28"/>
          <w:szCs w:val="28"/>
          <w:rPrChange w:id="11560" w:author="user pc" w:date="2022-03-15T10:14:00Z">
            <w:rPr/>
          </w:rPrChange>
        </w:rPr>
        <w:t>liquid</w:t>
      </w:r>
      <w:r>
        <w:rPr>
          <w:rFonts w:ascii="Times New Roman" w:cs="Times New Roman" w:hAnsi="Times New Roman"/>
          <w:sz w:val="28"/>
          <w:szCs w:val="28"/>
        </w:rPr>
        <w:t xml:space="preserve"> </w:t>
      </w:r>
      <w:r w:rsidRPr="BF93FA55">
        <w:rPr>
          <w:rFonts w:ascii="Times New Roman" w:cs="Times New Roman"/>
          <w:sz w:val="28"/>
          <w:szCs w:val="28"/>
          <w:rPrChange w:id="11561" w:author="user pc" w:date="2022-03-15T10:14:00Z">
            <w:rPr/>
          </w:rPrChange>
        </w:rPr>
        <w:t>=</w:t>
      </w:r>
      <w:r>
        <w:rPr>
          <w:rFonts w:ascii="Times New Roman" w:cs="Times New Roman" w:hAnsi="Times New Roman"/>
          <w:sz w:val="28"/>
          <w:szCs w:val="28"/>
        </w:rPr>
        <w:t xml:space="preserve"> </w:t>
      </w:r>
      <w:r w:rsidRPr="252F657E">
        <w:rPr>
          <w:rFonts w:ascii="Times New Roman" w:cs="Times New Roman"/>
          <w:sz w:val="28"/>
          <w:szCs w:val="28"/>
          <w:rPrChange w:id="11562" w:author="user pc" w:date="2022-03-15T10:14:00Z">
            <w:rPr/>
          </w:rPrChange>
        </w:rPr>
        <w:t>33.671g</w:t>
      </w:r>
    </w:p>
    <w:p>
      <w:pPr>
        <w:pStyle w:val="style0"/>
        <w:rPr>
          <w:rFonts w:ascii="Times New Roman" w:cs="Times New Roman"/>
          <w:sz w:val="28"/>
          <w:szCs w:val="28"/>
          <w:rPrChange w:id="11563" w:author="user pc" w:date="2022-03-15T10:14:00Z">
            <w:rPr/>
          </w:rPrChange>
        </w:rPr>
      </w:pPr>
      <w:r w:rsidRPr="30D312D6">
        <w:rPr>
          <w:rFonts w:ascii="Times New Roman" w:cs="Times New Roman"/>
          <w:sz w:val="28"/>
          <w:szCs w:val="28"/>
          <w:rPrChange w:id="11564" w:author="user pc" w:date="2022-03-15T10:14:00Z">
            <w:rPr/>
          </w:rPrChange>
        </w:rPr>
        <w:t>Weight</w:t>
      </w:r>
      <w:r>
        <w:rPr>
          <w:rFonts w:ascii="Times New Roman" w:cs="Times New Roman" w:hAnsi="Times New Roman"/>
          <w:sz w:val="28"/>
          <w:szCs w:val="28"/>
        </w:rPr>
        <w:t xml:space="preserve"> </w:t>
      </w:r>
      <w:r w:rsidRPr="37863BAC">
        <w:rPr>
          <w:rFonts w:ascii="Times New Roman" w:cs="Times New Roman"/>
          <w:sz w:val="28"/>
          <w:szCs w:val="28"/>
          <w:rPrChange w:id="11565" w:author="user pc" w:date="2022-03-15T10:14:00Z">
            <w:rPr/>
          </w:rPrChange>
        </w:rPr>
        <w:t>of</w:t>
      </w:r>
      <w:r>
        <w:rPr>
          <w:rFonts w:ascii="Times New Roman" w:cs="Times New Roman" w:hAnsi="Times New Roman"/>
          <w:sz w:val="28"/>
          <w:szCs w:val="28"/>
        </w:rPr>
        <w:t xml:space="preserve"> </w:t>
      </w:r>
      <w:r w:rsidRPr="D7289735">
        <w:rPr>
          <w:rFonts w:ascii="Times New Roman" w:cs="Times New Roman"/>
          <w:sz w:val="28"/>
          <w:szCs w:val="28"/>
          <w:rPrChange w:id="11566" w:author="user pc" w:date="2022-03-15T10:14:00Z">
            <w:rPr/>
          </w:rPrChange>
        </w:rPr>
        <w:t>liquid</w:t>
      </w:r>
      <w:r>
        <w:rPr>
          <w:rFonts w:ascii="Times New Roman" w:cs="Times New Roman" w:hAnsi="Times New Roman"/>
          <w:sz w:val="28"/>
          <w:szCs w:val="28"/>
        </w:rPr>
        <w:t xml:space="preserve"> </w:t>
      </w:r>
      <w:r w:rsidRPr="45F66E76">
        <w:rPr>
          <w:rFonts w:ascii="Times New Roman" w:cs="Times New Roman"/>
          <w:sz w:val="28"/>
          <w:szCs w:val="28"/>
          <w:rPrChange w:id="11567" w:author="user pc" w:date="2022-03-15T10:14:00Z">
            <w:rPr/>
          </w:rPrChange>
        </w:rPr>
        <w:t>=</w:t>
      </w:r>
      <w:r>
        <w:rPr>
          <w:rFonts w:ascii="Times New Roman" w:cs="Times New Roman" w:hAnsi="Times New Roman"/>
          <w:sz w:val="28"/>
          <w:szCs w:val="28"/>
        </w:rPr>
        <w:t xml:space="preserve"> </w:t>
      </w:r>
      <w:r w:rsidRPr="7B6E2F73">
        <w:rPr>
          <w:rFonts w:ascii="Times New Roman" w:cs="Times New Roman"/>
          <w:sz w:val="28"/>
          <w:szCs w:val="28"/>
          <w:rPrChange w:id="11568" w:author="user pc" w:date="2022-03-15T10:14:00Z">
            <w:rPr/>
          </w:rPrChange>
        </w:rPr>
        <w:t>33.671</w:t>
      </w:r>
      <w:r>
        <w:rPr>
          <w:rFonts w:ascii="Times New Roman" w:cs="Times New Roman" w:hAnsi="Times New Roman"/>
          <w:sz w:val="28"/>
          <w:szCs w:val="28"/>
        </w:rPr>
        <w:t xml:space="preserve"> </w:t>
      </w:r>
      <w:r w:rsidRPr="B8828A35">
        <w:rPr>
          <w:rFonts w:ascii="Times New Roman" w:cs="Times New Roman"/>
          <w:sz w:val="28"/>
          <w:szCs w:val="28"/>
          <w:rPrChange w:id="11569" w:author="user pc" w:date="2022-03-15T10:14:00Z">
            <w:rPr/>
          </w:rPrChange>
        </w:rPr>
        <w:t>-</w:t>
      </w:r>
      <w:r>
        <w:rPr>
          <w:rFonts w:ascii="Times New Roman" w:cs="Times New Roman" w:hAnsi="Times New Roman"/>
          <w:sz w:val="28"/>
          <w:szCs w:val="28"/>
        </w:rPr>
        <w:t xml:space="preserve"> </w:t>
      </w:r>
      <w:r w:rsidRPr="74642BB5">
        <w:rPr>
          <w:rFonts w:ascii="Times New Roman" w:cs="Times New Roman"/>
          <w:sz w:val="28"/>
          <w:szCs w:val="28"/>
          <w:rPrChange w:id="11570" w:author="user pc" w:date="2022-03-15T10:14:00Z">
            <w:rPr/>
          </w:rPrChange>
        </w:rPr>
        <w:t>12.754</w:t>
      </w:r>
      <w:r>
        <w:rPr>
          <w:rFonts w:ascii="Times New Roman" w:cs="Times New Roman" w:hAnsi="Times New Roman"/>
          <w:sz w:val="28"/>
          <w:szCs w:val="28"/>
        </w:rPr>
        <w:t xml:space="preserve"> </w:t>
      </w:r>
      <w:r w:rsidRPr="E454D87E">
        <w:rPr>
          <w:rFonts w:ascii="Times New Roman" w:cs="Times New Roman"/>
          <w:sz w:val="28"/>
          <w:szCs w:val="28"/>
          <w:rPrChange w:id="11571" w:author="user pc" w:date="2022-03-15T10:14:00Z">
            <w:rPr/>
          </w:rPrChange>
        </w:rPr>
        <w:t>=</w:t>
      </w:r>
      <w:r>
        <w:rPr>
          <w:rFonts w:ascii="Times New Roman" w:cs="Times New Roman" w:hAnsi="Times New Roman"/>
          <w:sz w:val="28"/>
          <w:szCs w:val="28"/>
        </w:rPr>
        <w:t xml:space="preserve"> </w:t>
      </w:r>
      <w:r w:rsidRPr="976743A8">
        <w:rPr>
          <w:rFonts w:ascii="Times New Roman" w:cs="Times New Roman"/>
          <w:sz w:val="28"/>
          <w:szCs w:val="28"/>
          <w:rPrChange w:id="11572" w:author="user pc" w:date="2022-03-15T10:14:00Z">
            <w:rPr/>
          </w:rPrChange>
        </w:rPr>
        <w:t>20.917g</w:t>
      </w:r>
    </w:p>
    <w:p>
      <w:pPr>
        <w:pStyle w:val="style0"/>
        <w:rPr>
          <w:rFonts w:ascii="Times New Roman" w:cs="Times New Roman"/>
          <w:sz w:val="28"/>
          <w:szCs w:val="28"/>
          <w:rPrChange w:id="11573" w:author="user pc" w:date="2022-03-15T10:14:00Z">
            <w:rPr/>
          </w:rPrChange>
        </w:rPr>
      </w:pPr>
      <w:r w:rsidRPr="39238C0C">
        <w:rPr>
          <w:rFonts w:ascii="Times New Roman" w:cs="Times New Roman"/>
          <w:sz w:val="28"/>
          <w:szCs w:val="28"/>
          <w:rPrChange w:id="11574" w:author="user pc" w:date="2022-03-15T10:14:00Z">
            <w:rPr/>
          </w:rPrChange>
        </w:rPr>
        <w:t>Volume</w:t>
      </w:r>
      <w:r>
        <w:rPr>
          <w:rFonts w:ascii="Times New Roman" w:cs="Times New Roman" w:hAnsi="Times New Roman"/>
          <w:sz w:val="28"/>
          <w:szCs w:val="28"/>
        </w:rPr>
        <w:t xml:space="preserve"> </w:t>
      </w:r>
      <w:r w:rsidRPr="E9071BE2">
        <w:rPr>
          <w:rFonts w:ascii="Times New Roman" w:cs="Times New Roman"/>
          <w:sz w:val="28"/>
          <w:szCs w:val="28"/>
          <w:rPrChange w:id="11575" w:author="user pc" w:date="2022-03-15T10:14:00Z">
            <w:rPr/>
          </w:rPrChange>
        </w:rPr>
        <w:t>of</w:t>
      </w:r>
      <w:r>
        <w:rPr>
          <w:rFonts w:ascii="Times New Roman" w:cs="Times New Roman" w:hAnsi="Times New Roman"/>
          <w:sz w:val="28"/>
          <w:szCs w:val="28"/>
        </w:rPr>
        <w:t xml:space="preserve"> </w:t>
      </w:r>
      <w:r w:rsidRPr="2F8E6D28">
        <w:rPr>
          <w:rFonts w:ascii="Times New Roman" w:cs="Times New Roman"/>
          <w:sz w:val="28"/>
          <w:szCs w:val="28"/>
          <w:rPrChange w:id="11576" w:author="user pc" w:date="2022-03-15T10:14:00Z">
            <w:rPr/>
          </w:rPrChange>
        </w:rPr>
        <w:t>the</w:t>
      </w:r>
      <w:r>
        <w:rPr>
          <w:rFonts w:ascii="Times New Roman" w:cs="Times New Roman" w:hAnsi="Times New Roman"/>
          <w:sz w:val="28"/>
          <w:szCs w:val="28"/>
        </w:rPr>
        <w:t xml:space="preserve"> </w:t>
      </w:r>
      <w:r w:rsidRPr="ADFC73DA">
        <w:rPr>
          <w:rFonts w:ascii="Times New Roman" w:cs="Times New Roman"/>
          <w:sz w:val="28"/>
          <w:szCs w:val="28"/>
          <w:rPrChange w:id="11577" w:author="user pc" w:date="2022-03-15T10:14:00Z">
            <w:rPr/>
          </w:rPrChange>
        </w:rPr>
        <w:t>liquid</w:t>
      </w:r>
      <w:r>
        <w:rPr>
          <w:rFonts w:ascii="Times New Roman" w:cs="Times New Roman" w:hAnsi="Times New Roman"/>
          <w:sz w:val="28"/>
          <w:szCs w:val="28"/>
        </w:rPr>
        <w:t xml:space="preserve"> </w:t>
      </w:r>
      <w:r w:rsidRPr="EE69661B">
        <w:rPr>
          <w:rFonts w:ascii="Times New Roman" w:cs="Times New Roman"/>
          <w:sz w:val="28"/>
          <w:szCs w:val="28"/>
          <w:rPrChange w:id="11578" w:author="user pc" w:date="2022-03-15T10:14:00Z">
            <w:rPr/>
          </w:rPrChange>
        </w:rPr>
        <w:t>=</w:t>
      </w:r>
      <w:r>
        <w:rPr>
          <w:rFonts w:ascii="Times New Roman" w:cs="Times New Roman" w:hAnsi="Times New Roman"/>
          <w:sz w:val="28"/>
          <w:szCs w:val="28"/>
        </w:rPr>
        <w:t xml:space="preserve"> </w:t>
      </w:r>
      <w:r w:rsidRPr="3A82C7DA">
        <w:rPr>
          <w:rFonts w:ascii="Times New Roman" w:cs="Times New Roman"/>
          <w:sz w:val="28"/>
          <w:szCs w:val="28"/>
          <w:rPrChange w:id="11579" w:author="user pc" w:date="2022-03-15T10:14:00Z">
            <w:rPr/>
          </w:rPrChange>
        </w:rPr>
        <w:t>10.0ml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20.917</m:t>
              </m:r>
            </m:num>
            <m:den>
              <m:r>
                <w:rPr>
                  <w:rFonts w:ascii="Cambria Math" w:cs="Times New Roman" w:hAnsi="Cambria Math"/>
                  <w:sz w:val="28"/>
                  <w:szCs w:val="28"/>
                </w:rPr>
                <m:t>10.0</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ρ=2.0917 </m:t>
          </m:r>
          <m:sSup>
            <m:sSupPr>
              <m:ctrlPr>
                <w:rPr>
                  <w:rFonts w:ascii="Cambria Math" w:cs="Times New Roman" w:hAnsi="Cambria Math"/>
                  <w:i/>
                  <w:sz w:val="28"/>
                  <w:szCs w:val="28"/>
                </w:rPr>
              </m:ctrlPr>
            </m:sSupPr>
            <m:e>
              <m:r>
                <w:rPr>
                  <w:rFonts w:ascii="Cambria Math" w:cs="Times New Roman" w:hAnsi="Cambria Math"/>
                  <w:sz w:val="28"/>
                  <w:szCs w:val="28"/>
                </w:rPr>
                <m:t>gmL</m:t>
              </m:r>
            </m:e>
            <m:sup>
              <m:r>
                <w:rPr>
                  <w:rFonts w:ascii="Cambria Math" w:cs="Times New Roman" w:hAnsi="Cambria Math"/>
                  <w:sz w:val="28"/>
                  <w:szCs w:val="28"/>
                </w:rPr>
                <m:t>-1</m:t>
              </m:r>
            </m:sup>
          </m:sSup>
        </m:oMath>
      </m:oMathPara>
    </w:p>
    <w:p>
      <w:pPr>
        <w:pStyle w:val="style0"/>
        <w:rPr>
          <w:rFonts w:ascii="Times New Roman" w:cs="Times New Roman"/>
          <w:sz w:val="28"/>
          <w:szCs w:val="28"/>
          <w:rPrChange w:id="11580" w:author="user pc" w:date="2022-03-15T10:14:00Z">
            <w:rPr/>
          </w:rPrChange>
        </w:rPr>
      </w:pPr>
    </w:p>
    <w:p>
      <w:pPr>
        <w:pStyle w:val="style0"/>
        <w:rPr>
          <w:rFonts w:ascii="Times New Roman" w:cs="Times New Roman"/>
          <w:sz w:val="28"/>
          <w:szCs w:val="28"/>
          <w:rPrChange w:id="11581" w:author="user pc" w:date="2022-03-15T10:14:00Z">
            <w:rPr/>
          </w:rPrChange>
        </w:rPr>
      </w:pPr>
      <w:r w:rsidRPr="ACD3BD9D">
        <w:rPr>
          <w:rFonts w:ascii="Times New Roman" w:cs="Times New Roman"/>
          <w:b/>
          <w:sz w:val="28"/>
          <w:szCs w:val="28"/>
          <w:rPrChange w:id="11582" w:author="user pc" w:date="2022-03-15T10:14:00Z">
            <w:rPr>
              <w:b/>
            </w:rPr>
          </w:rPrChange>
        </w:rPr>
        <w:t>Example</w:t>
      </w:r>
      <w:r>
        <w:rPr>
          <w:rFonts w:ascii="Times New Roman" w:cs="Times New Roman" w:hAnsi="Times New Roman"/>
          <w:b/>
          <w:sz w:val="28"/>
          <w:szCs w:val="28"/>
        </w:rPr>
        <w:t xml:space="preserve"> </w:t>
      </w:r>
      <w:r w:rsidRPr="1E5C4232">
        <w:rPr>
          <w:rFonts w:ascii="Times New Roman" w:cs="Times New Roman"/>
          <w:b/>
          <w:sz w:val="28"/>
          <w:szCs w:val="28"/>
          <w:rPrChange w:id="11583" w:author="user pc" w:date="2022-03-15T10:14:00Z">
            <w:rPr>
              <w:b/>
            </w:rPr>
          </w:rPrChange>
        </w:rPr>
        <w:t>3:</w:t>
      </w:r>
      <w:r>
        <w:rPr>
          <w:rFonts w:ascii="Times New Roman" w:cs="Times New Roman" w:hAnsi="Times New Roman"/>
          <w:b/>
          <w:sz w:val="28"/>
          <w:szCs w:val="28"/>
        </w:rPr>
        <w:t xml:space="preserve"> </w:t>
      </w:r>
      <w:r w:rsidRPr="C806353C">
        <w:rPr>
          <w:rFonts w:ascii="Times New Roman" w:cs="Times New Roman"/>
          <w:sz w:val="28"/>
          <w:szCs w:val="28"/>
          <w:rPrChange w:id="11584" w:author="user pc" w:date="2022-03-15T10:14:00Z">
            <w:rPr/>
          </w:rPrChange>
        </w:rPr>
        <w:t>A</w:t>
      </w:r>
      <w:r>
        <w:rPr>
          <w:rFonts w:ascii="Times New Roman" w:cs="Times New Roman" w:hAnsi="Times New Roman"/>
          <w:sz w:val="28"/>
          <w:szCs w:val="28"/>
        </w:rPr>
        <w:t xml:space="preserve"> </w:t>
      </w:r>
      <w:r w:rsidRPr="91A7BAE4">
        <w:rPr>
          <w:rFonts w:ascii="Times New Roman" w:cs="Times New Roman"/>
          <w:sz w:val="28"/>
          <w:szCs w:val="28"/>
          <w:rPrChange w:id="11585" w:author="user pc" w:date="2022-03-15T10:14:00Z">
            <w:rPr/>
          </w:rPrChange>
        </w:rPr>
        <w:t>cylindrical</w:t>
      </w:r>
      <w:r>
        <w:rPr>
          <w:rFonts w:ascii="Times New Roman" w:cs="Times New Roman" w:hAnsi="Times New Roman"/>
          <w:sz w:val="28"/>
          <w:szCs w:val="28"/>
        </w:rPr>
        <w:t xml:space="preserve"> </w:t>
      </w:r>
      <w:r w:rsidRPr="82178967">
        <w:rPr>
          <w:rFonts w:ascii="Times New Roman" w:cs="Times New Roman"/>
          <w:sz w:val="28"/>
          <w:szCs w:val="28"/>
          <w:rPrChange w:id="11586" w:author="user pc" w:date="2022-03-15T10:14:00Z">
            <w:rPr/>
          </w:rPrChange>
        </w:rPr>
        <w:t>rod</w:t>
      </w:r>
      <w:r>
        <w:rPr>
          <w:rFonts w:ascii="Times New Roman" w:cs="Times New Roman" w:hAnsi="Times New Roman"/>
          <w:sz w:val="28"/>
          <w:szCs w:val="28"/>
        </w:rPr>
        <w:t xml:space="preserve"> </w:t>
      </w:r>
      <w:r w:rsidRPr="B0E3D53D">
        <w:rPr>
          <w:rFonts w:ascii="Times New Roman" w:cs="Times New Roman"/>
          <w:sz w:val="28"/>
          <w:szCs w:val="28"/>
          <w:rPrChange w:id="11587" w:author="user pc" w:date="2022-03-15T10:14:00Z">
            <w:rPr/>
          </w:rPrChange>
        </w:rPr>
        <w:t>weighing</w:t>
      </w:r>
      <w:r>
        <w:rPr>
          <w:rFonts w:ascii="Times New Roman" w:cs="Times New Roman" w:hAnsi="Times New Roman"/>
          <w:sz w:val="28"/>
          <w:szCs w:val="28"/>
        </w:rPr>
        <w:t xml:space="preserve"> </w:t>
      </w:r>
      <w:r w:rsidRPr="26E43BCF">
        <w:rPr>
          <w:rFonts w:ascii="Times New Roman" w:cs="Times New Roman"/>
          <w:sz w:val="28"/>
          <w:szCs w:val="28"/>
          <w:rPrChange w:id="11588" w:author="user pc" w:date="2022-03-15T10:14:00Z">
            <w:rPr/>
          </w:rPrChange>
        </w:rPr>
        <w:t>45.0g</w:t>
      </w:r>
      <w:r>
        <w:rPr>
          <w:rFonts w:ascii="Times New Roman" w:cs="Times New Roman" w:hAnsi="Times New Roman"/>
          <w:sz w:val="28"/>
          <w:szCs w:val="28"/>
        </w:rPr>
        <w:t xml:space="preserve"> </w:t>
      </w:r>
      <w:r w:rsidRPr="F56A0246">
        <w:rPr>
          <w:rFonts w:ascii="Times New Roman" w:cs="Times New Roman"/>
          <w:sz w:val="28"/>
          <w:szCs w:val="28"/>
          <w:rPrChange w:id="11589" w:author="user pc" w:date="2022-03-15T10:14:00Z">
            <w:rPr/>
          </w:rPrChange>
        </w:rPr>
        <w:t>is</w:t>
      </w:r>
      <w:r>
        <w:rPr>
          <w:rFonts w:ascii="Times New Roman" w:cs="Times New Roman" w:hAnsi="Times New Roman"/>
          <w:sz w:val="28"/>
          <w:szCs w:val="28"/>
        </w:rPr>
        <w:t xml:space="preserve"> </w:t>
      </w:r>
      <w:r w:rsidRPr="F14260F1">
        <w:rPr>
          <w:rFonts w:ascii="Times New Roman" w:cs="Times New Roman"/>
          <w:sz w:val="28"/>
          <w:szCs w:val="28"/>
          <w:rPrChange w:id="11590" w:author="user pc" w:date="2022-03-15T10:14:00Z">
            <w:rPr/>
          </w:rPrChange>
        </w:rPr>
        <w:t>2.0cm</w:t>
      </w:r>
      <w:r>
        <w:rPr>
          <w:rFonts w:ascii="Times New Roman" w:cs="Times New Roman" w:hAnsi="Times New Roman"/>
          <w:sz w:val="28"/>
          <w:szCs w:val="28"/>
        </w:rPr>
        <w:t xml:space="preserve"> </w:t>
      </w:r>
      <w:r w:rsidRPr="F0B12909">
        <w:rPr>
          <w:rFonts w:ascii="Times New Roman" w:cs="Times New Roman"/>
          <w:sz w:val="28"/>
          <w:szCs w:val="28"/>
          <w:rPrChange w:id="11591" w:author="user pc" w:date="2022-03-15T10:14:00Z">
            <w:rPr/>
          </w:rPrChange>
        </w:rPr>
        <w:t>in</w:t>
      </w:r>
      <w:r>
        <w:rPr>
          <w:rFonts w:ascii="Times New Roman" w:cs="Times New Roman" w:hAnsi="Times New Roman"/>
          <w:sz w:val="28"/>
          <w:szCs w:val="28"/>
        </w:rPr>
        <w:t xml:space="preserve"> </w:t>
      </w:r>
      <w:r w:rsidRPr="499AA3B0">
        <w:rPr>
          <w:rFonts w:ascii="Times New Roman" w:cs="Times New Roman"/>
          <w:sz w:val="28"/>
          <w:szCs w:val="28"/>
          <w:rPrChange w:id="11592" w:author="user pc" w:date="2022-03-15T10:14:00Z">
            <w:rPr/>
          </w:rPrChange>
        </w:rPr>
        <w:t>diameter</w:t>
      </w:r>
      <w:r>
        <w:rPr>
          <w:rFonts w:ascii="Times New Roman" w:cs="Times New Roman" w:hAnsi="Times New Roman"/>
          <w:sz w:val="28"/>
          <w:szCs w:val="28"/>
        </w:rPr>
        <w:t xml:space="preserve"> </w:t>
      </w:r>
      <w:r w:rsidRPr="509D1B46">
        <w:rPr>
          <w:rFonts w:ascii="Times New Roman" w:cs="Times New Roman"/>
          <w:sz w:val="28"/>
          <w:szCs w:val="28"/>
          <w:rPrChange w:id="11593" w:author="user pc" w:date="2022-03-15T10:14:00Z">
            <w:rPr/>
          </w:rPrChange>
        </w:rPr>
        <w:t>and</w:t>
      </w:r>
      <w:r>
        <w:rPr>
          <w:rFonts w:ascii="Times New Roman" w:cs="Times New Roman" w:hAnsi="Times New Roman"/>
          <w:sz w:val="28"/>
          <w:szCs w:val="28"/>
        </w:rPr>
        <w:t xml:space="preserve"> </w:t>
      </w:r>
      <w:r w:rsidRPr="052AFE14">
        <w:rPr>
          <w:rFonts w:ascii="Times New Roman" w:cs="Times New Roman"/>
          <w:sz w:val="28"/>
          <w:szCs w:val="28"/>
          <w:rPrChange w:id="11594" w:author="user pc" w:date="2022-03-15T10:14:00Z">
            <w:rPr/>
          </w:rPrChange>
        </w:rPr>
        <w:t>15.0cm</w:t>
      </w:r>
      <w:r>
        <w:rPr>
          <w:rFonts w:ascii="Times New Roman" w:cs="Times New Roman" w:hAnsi="Times New Roman"/>
          <w:sz w:val="28"/>
          <w:szCs w:val="28"/>
        </w:rPr>
        <w:t xml:space="preserve"> </w:t>
      </w:r>
      <w:r w:rsidRPr="45D09BD3">
        <w:rPr>
          <w:rFonts w:ascii="Times New Roman" w:cs="Times New Roman"/>
          <w:sz w:val="28"/>
          <w:szCs w:val="28"/>
          <w:rPrChange w:id="11595" w:author="user pc" w:date="2022-03-15T10:14:00Z">
            <w:rPr/>
          </w:rPrChange>
        </w:rPr>
        <w:t>in</w:t>
      </w:r>
      <w:r>
        <w:rPr>
          <w:rFonts w:ascii="Times New Roman" w:cs="Times New Roman" w:hAnsi="Times New Roman"/>
          <w:sz w:val="28"/>
          <w:szCs w:val="28"/>
        </w:rPr>
        <w:t xml:space="preserve"> </w:t>
      </w:r>
      <w:r w:rsidRPr="0957B340">
        <w:rPr>
          <w:rFonts w:ascii="Times New Roman" w:cs="Times New Roman"/>
          <w:sz w:val="28"/>
          <w:szCs w:val="28"/>
          <w:rPrChange w:id="11596" w:author="user pc" w:date="2022-03-15T10:14:00Z">
            <w:rPr/>
          </w:rPrChange>
        </w:rPr>
        <w:t>length.</w:t>
      </w:r>
      <w:r>
        <w:rPr>
          <w:rFonts w:ascii="Times New Roman" w:cs="Times New Roman" w:hAnsi="Times New Roman"/>
          <w:sz w:val="28"/>
          <w:szCs w:val="28"/>
        </w:rPr>
        <w:t xml:space="preserve"> </w:t>
      </w:r>
      <w:r w:rsidRPr="D89D93A1">
        <w:rPr>
          <w:rFonts w:ascii="Times New Roman" w:cs="Times New Roman"/>
          <w:sz w:val="28"/>
          <w:szCs w:val="28"/>
          <w:rPrChange w:id="11597" w:author="user pc" w:date="2022-03-15T10:14:00Z">
            <w:rPr/>
          </w:rPrChange>
        </w:rPr>
        <w:t>Find</w:t>
      </w:r>
      <w:r>
        <w:rPr>
          <w:rFonts w:ascii="Times New Roman" w:cs="Times New Roman" w:hAnsi="Times New Roman"/>
          <w:sz w:val="28"/>
          <w:szCs w:val="28"/>
        </w:rPr>
        <w:t xml:space="preserve"> </w:t>
      </w:r>
      <w:r w:rsidRPr="B3C19715">
        <w:rPr>
          <w:rFonts w:ascii="Times New Roman" w:cs="Times New Roman"/>
          <w:sz w:val="28"/>
          <w:szCs w:val="28"/>
          <w:rPrChange w:id="11598" w:author="user pc" w:date="2022-03-15T10:14:00Z">
            <w:rPr/>
          </w:rPrChange>
        </w:rPr>
        <w:t>the</w:t>
      </w:r>
      <w:r>
        <w:rPr>
          <w:rFonts w:ascii="Times New Roman" w:cs="Times New Roman" w:hAnsi="Times New Roman"/>
          <w:sz w:val="28"/>
          <w:szCs w:val="28"/>
        </w:rPr>
        <w:t xml:space="preserve"> </w:t>
      </w:r>
      <w:r w:rsidRPr="6F892DBD">
        <w:rPr>
          <w:rFonts w:ascii="Times New Roman" w:cs="Times New Roman"/>
          <w:sz w:val="28"/>
          <w:szCs w:val="28"/>
          <w:rPrChange w:id="11599" w:author="user pc" w:date="2022-03-15T10:14:00Z">
            <w:rPr/>
          </w:rPrChange>
        </w:rPr>
        <w:t>density.</w:t>
      </w:r>
    </w:p>
    <w:p>
      <w:pPr>
        <w:pStyle w:val="style0"/>
        <w:rPr>
          <w:rFonts w:ascii="Times New Roman" w:cs="Times New Roman"/>
          <w:sz w:val="28"/>
          <w:szCs w:val="28"/>
          <w:rPrChange w:id="11600" w:author="user pc" w:date="2022-03-15T10:14:00Z">
            <w:rPr/>
          </w:rPrChange>
        </w:rPr>
      </w:pPr>
      <w:r w:rsidRPr="525F3FC8">
        <w:rPr>
          <w:rFonts w:ascii="Times New Roman" w:cs="Times New Roman"/>
          <w:b/>
          <w:sz w:val="28"/>
          <w:szCs w:val="28"/>
          <w:rPrChange w:id="11601" w:author="user pc" w:date="2022-03-15T10:14:00Z">
            <w:rPr>
              <w:b/>
            </w:rPr>
          </w:rPrChange>
        </w:rPr>
        <w:t>Solution</w:t>
      </w:r>
    </w:p>
    <w:p>
      <w:pPr>
        <w:pStyle w:val="style0"/>
        <w:rPr>
          <w:rFonts w:ascii="Times New Roman" w:cs="Times New Roman"/>
          <w:sz w:val="28"/>
          <w:szCs w:val="28"/>
          <w:rPrChange w:id="11602" w:author="user pc" w:date="2022-03-15T10:14:00Z">
            <w:rPr/>
          </w:rPrChange>
        </w:rPr>
      </w:pPr>
      <w:r w:rsidRPr="EFE8F3BD">
        <w:rPr>
          <w:rFonts w:ascii="Times New Roman" w:cs="Times New Roman"/>
          <w:sz w:val="28"/>
          <w:szCs w:val="28"/>
          <w:rPrChange w:id="11603" w:author="user pc" w:date="2022-03-15T10:14:00Z">
            <w:rPr/>
          </w:rPrChange>
        </w:rPr>
        <w:t>If</w:t>
      </w:r>
      <w:r>
        <w:rPr>
          <w:rFonts w:ascii="Times New Roman" w:cs="Times New Roman" w:hAnsi="Times New Roman"/>
          <w:sz w:val="28"/>
          <w:szCs w:val="28"/>
        </w:rPr>
        <w:t xml:space="preserve"> </w:t>
      </w:r>
      <w:r w:rsidRPr="31AB8B28">
        <w:rPr>
          <w:rFonts w:ascii="Times New Roman" w:cs="Times New Roman"/>
          <w:sz w:val="28"/>
          <w:szCs w:val="28"/>
          <w:rPrChange w:id="11604" w:author="user pc" w:date="2022-03-15T10:14:00Z">
            <w:rPr/>
          </w:rPrChange>
        </w:rPr>
        <w:t>a</w:t>
      </w:r>
      <w:r>
        <w:rPr>
          <w:rFonts w:ascii="Times New Roman" w:cs="Times New Roman" w:hAnsi="Times New Roman"/>
          <w:sz w:val="28"/>
          <w:szCs w:val="28"/>
        </w:rPr>
        <w:t xml:space="preserve"> </w:t>
      </w:r>
      <w:r w:rsidRPr="5705E8F8">
        <w:rPr>
          <w:rFonts w:ascii="Times New Roman" w:cs="Times New Roman"/>
          <w:sz w:val="28"/>
          <w:szCs w:val="28"/>
          <w:rPrChange w:id="11605" w:author="user pc" w:date="2022-03-15T10:14:00Z">
            <w:rPr/>
          </w:rPrChange>
        </w:rPr>
        <w:t>solid</w:t>
      </w:r>
      <w:r>
        <w:rPr>
          <w:rFonts w:ascii="Times New Roman" w:cs="Times New Roman" w:hAnsi="Times New Roman"/>
          <w:sz w:val="28"/>
          <w:szCs w:val="28"/>
        </w:rPr>
        <w:t xml:space="preserve"> </w:t>
      </w:r>
      <w:r w:rsidRPr="3C34699A">
        <w:rPr>
          <w:rFonts w:ascii="Times New Roman" w:cs="Times New Roman"/>
          <w:sz w:val="28"/>
          <w:szCs w:val="28"/>
          <w:rPrChange w:id="11606" w:author="user pc" w:date="2022-03-15T10:14:00Z">
            <w:rPr/>
          </w:rPrChange>
        </w:rPr>
        <w:t>has</w:t>
      </w:r>
      <w:r>
        <w:rPr>
          <w:rFonts w:ascii="Times New Roman" w:cs="Times New Roman" w:hAnsi="Times New Roman"/>
          <w:sz w:val="28"/>
          <w:szCs w:val="28"/>
        </w:rPr>
        <w:t xml:space="preserve"> </w:t>
      </w:r>
      <w:r w:rsidRPr="7CB145D8">
        <w:rPr>
          <w:rFonts w:ascii="Times New Roman" w:cs="Times New Roman"/>
          <w:sz w:val="28"/>
          <w:szCs w:val="28"/>
          <w:rPrChange w:id="11607" w:author="user pc" w:date="2022-03-15T10:14:00Z">
            <w:rPr/>
          </w:rPrChange>
        </w:rPr>
        <w:t>a</w:t>
      </w:r>
      <w:r>
        <w:rPr>
          <w:rFonts w:ascii="Times New Roman" w:cs="Times New Roman" w:hAnsi="Times New Roman"/>
          <w:sz w:val="28"/>
          <w:szCs w:val="28"/>
        </w:rPr>
        <w:t xml:space="preserve"> </w:t>
      </w:r>
      <w:r w:rsidRPr="C5B64060">
        <w:rPr>
          <w:rFonts w:ascii="Times New Roman" w:cs="Times New Roman"/>
          <w:sz w:val="28"/>
          <w:szCs w:val="28"/>
          <w:rPrChange w:id="11608" w:author="user pc" w:date="2022-03-15T10:14:00Z">
            <w:rPr/>
          </w:rPrChange>
        </w:rPr>
        <w:t>regular</w:t>
      </w:r>
      <w:r>
        <w:rPr>
          <w:rFonts w:ascii="Times New Roman" w:cs="Times New Roman" w:hAnsi="Times New Roman"/>
          <w:sz w:val="28"/>
          <w:szCs w:val="28"/>
        </w:rPr>
        <w:t xml:space="preserve"> </w:t>
      </w:r>
      <w:r w:rsidRPr="C2124886">
        <w:rPr>
          <w:rFonts w:ascii="Times New Roman" w:cs="Times New Roman"/>
          <w:sz w:val="28"/>
          <w:szCs w:val="28"/>
          <w:rPrChange w:id="11609" w:author="user pc" w:date="2022-03-15T10:14:00Z">
            <w:rPr/>
          </w:rPrChange>
        </w:rPr>
        <w:t>geometric</w:t>
      </w:r>
      <w:r>
        <w:rPr>
          <w:rFonts w:ascii="Times New Roman" w:cs="Times New Roman" w:hAnsi="Times New Roman"/>
          <w:sz w:val="28"/>
          <w:szCs w:val="28"/>
        </w:rPr>
        <w:t xml:space="preserve"> </w:t>
      </w:r>
      <w:r w:rsidRPr="C9808B52">
        <w:rPr>
          <w:rFonts w:ascii="Times New Roman" w:cs="Times New Roman"/>
          <w:sz w:val="28"/>
          <w:szCs w:val="28"/>
          <w:rPrChange w:id="11610" w:author="user pc" w:date="2022-03-15T10:14:00Z">
            <w:rPr/>
          </w:rPrChange>
        </w:rPr>
        <w:t>form,</w:t>
      </w:r>
      <w:r>
        <w:rPr>
          <w:rFonts w:ascii="Times New Roman" w:cs="Times New Roman" w:hAnsi="Times New Roman"/>
          <w:sz w:val="28"/>
          <w:szCs w:val="28"/>
        </w:rPr>
        <w:t xml:space="preserve"> </w:t>
      </w:r>
      <w:r w:rsidRPr="411B1C90">
        <w:rPr>
          <w:rFonts w:ascii="Times New Roman" w:cs="Times New Roman"/>
          <w:sz w:val="28"/>
          <w:szCs w:val="28"/>
          <w:rPrChange w:id="11611" w:author="user pc" w:date="2022-03-15T10:14:00Z">
            <w:rPr/>
          </w:rPrChange>
        </w:rPr>
        <w:t>the</w:t>
      </w:r>
      <w:r>
        <w:rPr>
          <w:rFonts w:ascii="Times New Roman" w:cs="Times New Roman" w:hAnsi="Times New Roman"/>
          <w:sz w:val="28"/>
          <w:szCs w:val="28"/>
        </w:rPr>
        <w:t xml:space="preserve"> </w:t>
      </w:r>
      <w:r w:rsidRPr="6F33DD90">
        <w:rPr>
          <w:rFonts w:ascii="Times New Roman" w:cs="Times New Roman"/>
          <w:sz w:val="28"/>
          <w:szCs w:val="28"/>
          <w:rPrChange w:id="11612" w:author="user pc" w:date="2022-03-15T10:14:00Z">
            <w:rPr/>
          </w:rPrChange>
        </w:rPr>
        <w:t>density</w:t>
      </w:r>
      <w:r>
        <w:rPr>
          <w:rFonts w:ascii="Times New Roman" w:cs="Times New Roman" w:hAnsi="Times New Roman"/>
          <w:sz w:val="28"/>
          <w:szCs w:val="28"/>
        </w:rPr>
        <w:t xml:space="preserve"> </w:t>
      </w:r>
      <w:r w:rsidRPr="F212E47F">
        <w:rPr>
          <w:rFonts w:ascii="Times New Roman" w:cs="Times New Roman"/>
          <w:sz w:val="28"/>
          <w:szCs w:val="28"/>
          <w:rPrChange w:id="11613" w:author="user pc" w:date="2022-03-15T10:14:00Z">
            <w:rPr/>
          </w:rPrChange>
        </w:rPr>
        <w:t>may</w:t>
      </w:r>
      <w:r>
        <w:rPr>
          <w:rFonts w:ascii="Times New Roman" w:cs="Times New Roman" w:hAnsi="Times New Roman"/>
          <w:sz w:val="28"/>
          <w:szCs w:val="28"/>
        </w:rPr>
        <w:t xml:space="preserve"> </w:t>
      </w:r>
      <w:r w:rsidRPr="56A9D715">
        <w:rPr>
          <w:rFonts w:ascii="Times New Roman" w:cs="Times New Roman"/>
          <w:sz w:val="28"/>
          <w:szCs w:val="28"/>
          <w:rPrChange w:id="11614" w:author="user pc" w:date="2022-03-15T10:14:00Z">
            <w:rPr/>
          </w:rPrChange>
        </w:rPr>
        <w:t>be</w:t>
      </w:r>
      <w:r>
        <w:rPr>
          <w:rFonts w:ascii="Times New Roman" w:cs="Times New Roman" w:hAnsi="Times New Roman"/>
          <w:sz w:val="28"/>
          <w:szCs w:val="28"/>
        </w:rPr>
        <w:t xml:space="preserve"> </w:t>
      </w:r>
      <w:r w:rsidRPr="167F519B">
        <w:rPr>
          <w:rFonts w:ascii="Times New Roman" w:cs="Times New Roman"/>
          <w:sz w:val="28"/>
          <w:szCs w:val="28"/>
          <w:rPrChange w:id="11615" w:author="user pc" w:date="2022-03-15T10:14:00Z">
            <w:rPr/>
          </w:rPrChange>
        </w:rPr>
        <w:t>calculated</w:t>
      </w:r>
      <w:r>
        <w:rPr>
          <w:rFonts w:ascii="Times New Roman" w:cs="Times New Roman" w:hAnsi="Times New Roman"/>
          <w:sz w:val="28"/>
          <w:szCs w:val="28"/>
        </w:rPr>
        <w:t xml:space="preserve"> </w:t>
      </w:r>
      <w:r w:rsidRPr="562C44CD">
        <w:rPr>
          <w:rFonts w:ascii="Times New Roman" w:cs="Times New Roman"/>
          <w:sz w:val="28"/>
          <w:szCs w:val="28"/>
          <w:rPrChange w:id="11616" w:author="user pc" w:date="2022-03-15T10:14:00Z">
            <w:rPr/>
          </w:rPrChange>
        </w:rPr>
        <w:t>from</w:t>
      </w:r>
      <w:r>
        <w:rPr>
          <w:rFonts w:ascii="Times New Roman" w:cs="Times New Roman" w:hAnsi="Times New Roman"/>
          <w:sz w:val="28"/>
          <w:szCs w:val="28"/>
        </w:rPr>
        <w:t xml:space="preserve"> </w:t>
      </w:r>
      <w:r w:rsidRPr="6BADA170">
        <w:rPr>
          <w:rFonts w:ascii="Times New Roman" w:cs="Times New Roman"/>
          <w:sz w:val="28"/>
          <w:szCs w:val="28"/>
          <w:rPrChange w:id="11617" w:author="user pc" w:date="2022-03-15T10:14:00Z">
            <w:rPr/>
          </w:rPrChange>
        </w:rPr>
        <w:t>its</w:t>
      </w:r>
      <w:r>
        <w:rPr>
          <w:rFonts w:ascii="Times New Roman" w:cs="Times New Roman" w:hAnsi="Times New Roman"/>
          <w:sz w:val="28"/>
          <w:szCs w:val="28"/>
        </w:rPr>
        <w:t xml:space="preserve"> </w:t>
      </w:r>
      <w:r w:rsidRPr="1D2E602C">
        <w:rPr>
          <w:rFonts w:ascii="Times New Roman" w:cs="Times New Roman"/>
          <w:sz w:val="28"/>
          <w:szCs w:val="28"/>
          <w:rPrChange w:id="11618" w:author="user pc" w:date="2022-03-15T10:14:00Z">
            <w:rPr/>
          </w:rPrChange>
        </w:rPr>
        <w:t>weight</w:t>
      </w:r>
      <w:r>
        <w:rPr>
          <w:rFonts w:ascii="Times New Roman" w:cs="Times New Roman" w:hAnsi="Times New Roman"/>
          <w:sz w:val="28"/>
          <w:szCs w:val="28"/>
        </w:rPr>
        <w:t xml:space="preserve"> </w:t>
      </w:r>
      <w:r w:rsidRPr="8275B7D5">
        <w:rPr>
          <w:rFonts w:ascii="Times New Roman" w:cs="Times New Roman"/>
          <w:sz w:val="28"/>
          <w:szCs w:val="28"/>
          <w:rPrChange w:id="11619" w:author="user pc" w:date="2022-03-15T10:14:00Z">
            <w:rPr/>
          </w:rPrChange>
        </w:rPr>
        <w:t>and</w:t>
      </w:r>
      <w:r>
        <w:rPr>
          <w:rFonts w:ascii="Times New Roman" w:cs="Times New Roman" w:hAnsi="Times New Roman"/>
          <w:sz w:val="28"/>
          <w:szCs w:val="28"/>
        </w:rPr>
        <w:t xml:space="preserve"> </w:t>
      </w:r>
      <w:r w:rsidRPr="86FFB164">
        <w:rPr>
          <w:rFonts w:ascii="Times New Roman" w:cs="Times New Roman"/>
          <w:sz w:val="28"/>
          <w:szCs w:val="28"/>
          <w:rPrChange w:id="11620" w:author="user pc" w:date="2022-03-15T10:14:00Z">
            <w:rPr/>
          </w:rPrChange>
        </w:rPr>
        <w:t>volume.</w:t>
      </w:r>
    </w:p>
    <w:p>
      <w:pPr>
        <w:pStyle w:val="style0"/>
        <w:rPr>
          <w:rFonts w:ascii="Times New Roman" w:cs="Times New Roman"/>
          <w:sz w:val="28"/>
          <w:szCs w:val="28"/>
          <w:rPrChange w:id="11621" w:author="user pc" w:date="2022-03-15T10:14:00Z">
            <w:rPr/>
          </w:rPrChange>
        </w:rPr>
      </w:pPr>
      <w:r w:rsidRPr="0B9CEFA0">
        <w:rPr>
          <w:rFonts w:ascii="Times New Roman" w:cs="Times New Roman"/>
          <w:sz w:val="28"/>
          <w:szCs w:val="28"/>
          <w:rPrChange w:id="11622" w:author="user pc" w:date="2022-03-15T10:14:00Z">
            <w:rPr/>
          </w:rPrChange>
        </w:rPr>
        <w:t>Mass</w:t>
      </w:r>
      <w:r>
        <w:rPr>
          <w:rFonts w:ascii="Times New Roman" w:cs="Times New Roman" w:hAnsi="Times New Roman"/>
          <w:sz w:val="28"/>
          <w:szCs w:val="28"/>
        </w:rPr>
        <w:t xml:space="preserve"> </w:t>
      </w:r>
      <w:r w:rsidRPr="AAB93E76">
        <w:rPr>
          <w:rFonts w:ascii="Times New Roman" w:cs="Times New Roman"/>
          <w:sz w:val="28"/>
          <w:szCs w:val="28"/>
          <w:rPrChange w:id="11623" w:author="user pc" w:date="2022-03-15T10:14:00Z">
            <w:rPr/>
          </w:rPrChange>
        </w:rPr>
        <w:t>=</w:t>
      </w:r>
      <w:r>
        <w:rPr>
          <w:rFonts w:ascii="Times New Roman" w:cs="Times New Roman" w:hAnsi="Times New Roman"/>
          <w:sz w:val="28"/>
          <w:szCs w:val="28"/>
        </w:rPr>
        <w:t xml:space="preserve"> </w:t>
      </w:r>
      <w:r w:rsidRPr="4E1A6CF9">
        <w:rPr>
          <w:rFonts w:ascii="Times New Roman" w:cs="Times New Roman"/>
          <w:sz w:val="28"/>
          <w:szCs w:val="28"/>
          <w:rPrChange w:id="11624" w:author="user pc" w:date="2022-03-15T10:14:00Z">
            <w:rPr/>
          </w:rPrChange>
        </w:rPr>
        <w:t>45.0g</w:t>
      </w:r>
    </w:p>
    <w:p>
      <w:pPr>
        <w:pStyle w:val="style0"/>
        <w:rPr>
          <w:rFonts w:ascii="Times New Roman" w:cs="Times New Roman"/>
          <w:sz w:val="28"/>
          <w:szCs w:val="28"/>
          <w:rPrChange w:id="11625" w:author="user pc" w:date="2022-03-15T10:14:00Z">
            <w:rPr/>
          </w:rPrChange>
        </w:rPr>
      </w:pPr>
      <w:r w:rsidRPr="A4DDB7FD">
        <w:rPr>
          <w:rFonts w:ascii="Times New Roman" w:cs="Times New Roman"/>
          <w:sz w:val="28"/>
          <w:szCs w:val="28"/>
          <w:rPrChange w:id="11626" w:author="user pc" w:date="2022-03-15T10:14:00Z">
            <w:rPr/>
          </w:rPrChange>
        </w:rPr>
        <w:t>Volume</w:t>
      </w:r>
      <w:r>
        <w:rPr>
          <w:rFonts w:ascii="Times New Roman" w:cs="Times New Roman" w:hAnsi="Times New Roman"/>
          <w:sz w:val="28"/>
          <w:szCs w:val="28"/>
        </w:rPr>
        <w:t xml:space="preserve"> </w:t>
      </w:r>
      <w:r w:rsidRPr="694E9387">
        <w:rPr>
          <w:rFonts w:ascii="Times New Roman" w:cs="Times New Roman"/>
          <w:sz w:val="28"/>
          <w:szCs w:val="28"/>
          <w:rPrChange w:id="11627" w:author="user pc" w:date="2022-03-15T10:14:00Z">
            <w:rPr/>
          </w:rPrChange>
        </w:rPr>
        <w:t>of</w:t>
      </w:r>
      <w:r>
        <w:rPr>
          <w:rFonts w:ascii="Times New Roman" w:cs="Times New Roman" w:hAnsi="Times New Roman"/>
          <w:sz w:val="28"/>
          <w:szCs w:val="28"/>
        </w:rPr>
        <w:t xml:space="preserve"> </w:t>
      </w:r>
      <w:r w:rsidRPr="DD4C32F3">
        <w:rPr>
          <w:rFonts w:ascii="Times New Roman" w:cs="Times New Roman"/>
          <w:sz w:val="28"/>
          <w:szCs w:val="28"/>
          <w:rPrChange w:id="11628" w:author="user pc" w:date="2022-03-15T10:14:00Z">
            <w:rPr/>
          </w:rPrChange>
        </w:rPr>
        <w:t>cylinder</w:t>
      </w:r>
      <w:r>
        <w:rPr>
          <w:rFonts w:ascii="Times New Roman" w:cs="Times New Roman" w:hAnsi="Times New Roman"/>
          <w:sz w:val="28"/>
          <w:szCs w:val="28"/>
        </w:rPr>
        <w:t xml:space="preserve"> </w:t>
      </w:r>
      <w:r w:rsidRPr="9EB6EEDB">
        <w:rPr>
          <w:rFonts w:ascii="Times New Roman" w:cs="Times New Roman"/>
          <w:sz w:val="28"/>
          <w:szCs w:val="28"/>
          <w:rPrChange w:id="11629" w:author="user pc" w:date="2022-03-15T10:14:00Z">
            <w:rPr/>
          </w:rPrChange>
        </w:rPr>
        <w:t>=</w:t>
      </w:r>
      <w:r>
        <w:rPr>
          <w:rFonts w:ascii="Times New Roman" w:cs="Times New Roman" w:hAnsi="Times New Roman"/>
          <w:sz w:val="28"/>
          <w:szCs w:val="28"/>
        </w:rPr>
        <w:t xml:space="preserve"> </w:t>
      </w:r>
      <w:r w:rsidRPr="D06C0157">
        <w:rPr>
          <w:rFonts w:ascii="Times New Roman" w:cs="Times New Roman"/>
          <w:sz w:val="28"/>
          <w:szCs w:val="28"/>
          <w:rPrChange w:id="11630" w:author="user pc" w:date="2022-03-15T10:14:00Z">
            <w:rPr/>
          </w:rPrChange>
        </w:rPr>
        <w:t>πrl</w:t>
      </w:r>
    </w:p>
    <w:p>
      <w:pPr>
        <w:pStyle w:val="style0"/>
        <w:rPr>
          <w:rFonts w:ascii="Times New Roman" w:cs="Times New Roman"/>
          <w:sz w:val="28"/>
          <w:szCs w:val="28"/>
          <w:rPrChange w:id="11631" w:author="user pc" w:date="2022-03-15T10:14:00Z">
            <w:rPr/>
          </w:rPrChange>
        </w:rPr>
      </w:pPr>
      <w:r w:rsidRPr="45A7E617">
        <w:rPr>
          <w:rFonts w:ascii="Times New Roman" w:cs="Times New Roman"/>
          <w:sz w:val="28"/>
          <w:szCs w:val="28"/>
          <w:rPrChange w:id="11632" w:author="user pc" w:date="2022-03-15T10:14:00Z">
            <w:rPr/>
          </w:rPrChange>
        </w:rPr>
        <w:t>Remember;</w:t>
      </w:r>
      <w:r>
        <w:rPr>
          <w:rFonts w:ascii="Times New Roman" w:cs="Times New Roman" w:hAnsi="Times New Roman"/>
          <w:sz w:val="28"/>
          <w:szCs w:val="28"/>
        </w:rPr>
        <w:t xml:space="preserve"> </w:t>
      </w:r>
      <w:r w:rsidRPr="58AEA5A7">
        <w:rPr>
          <w:rFonts w:ascii="Times New Roman" w:cs="Times New Roman"/>
          <w:sz w:val="28"/>
          <w:szCs w:val="28"/>
          <w:rPrChange w:id="11633" w:author="user pc" w:date="2022-03-15T10:14:00Z">
            <w:rPr/>
          </w:rPrChange>
        </w:rPr>
        <w:t>radius</w:t>
      </w:r>
      <w:r>
        <w:rPr>
          <w:rFonts w:ascii="Times New Roman" w:cs="Times New Roman" w:hAnsi="Times New Roman"/>
          <w:sz w:val="28"/>
          <w:szCs w:val="28"/>
        </w:rPr>
        <w:t xml:space="preserve"> </w:t>
      </w:r>
      <w:r w:rsidRPr="81B01191">
        <w:rPr>
          <w:rFonts w:ascii="Times New Roman" w:cs="Times New Roman"/>
          <w:sz w:val="28"/>
          <w:szCs w:val="28"/>
          <w:rPrChange w:id="11634" w:author="user pc" w:date="2022-03-15T10:14:00Z">
            <w:rPr/>
          </w:rPrChange>
        </w:rPr>
        <w:t>=</w:t>
      </w:r>
      <w:r>
        <w:rPr>
          <w:rFonts w:ascii="Times New Roman" w:cs="Times New Roman" w:hAnsi="Times New Roman"/>
          <w:sz w:val="28"/>
          <w:szCs w:val="28"/>
        </w:rPr>
        <w:t xml:space="preserve"> </w:t>
      </w:r>
      <w:r w:rsidRPr="4D884498">
        <w:rPr>
          <w:rFonts w:ascii="Times New Roman" w:cs="Times New Roman"/>
          <w:sz w:val="28"/>
          <w:szCs w:val="28"/>
          <w:rPrChange w:id="11635" w:author="user pc" w:date="2022-03-15T10:14:00Z">
            <w:rPr/>
          </w:rPrChange>
        </w:rPr>
        <w:t>diameter/2</w:t>
      </w:r>
      <w:r>
        <w:rPr>
          <w:rFonts w:ascii="Times New Roman" w:cs="Times New Roman" w:hAnsi="Times New Roman"/>
          <w:sz w:val="28"/>
          <w:szCs w:val="28"/>
        </w:rPr>
        <w:t xml:space="preserve"> </w:t>
      </w:r>
      <w:r w:rsidRPr="87F67C73">
        <w:rPr>
          <w:rFonts w:ascii="Times New Roman" w:cs="Times New Roman"/>
          <w:sz w:val="28"/>
          <w:szCs w:val="28"/>
          <w:rPrChange w:id="11636" w:author="user pc" w:date="2022-03-15T10:14:00Z">
            <w:rPr/>
          </w:rPrChange>
        </w:rPr>
        <w:t>=</w:t>
      </w:r>
      <w:r>
        <w:rPr>
          <w:rFonts w:ascii="Times New Roman" w:cs="Times New Roman" w:hAnsi="Times New Roman"/>
          <w:sz w:val="28"/>
          <w:szCs w:val="28"/>
        </w:rPr>
        <w:t xml:space="preserve"> </w:t>
      </w:r>
      <w:r w:rsidRPr="3A43D57F">
        <w:rPr>
          <w:rFonts w:ascii="Times New Roman" w:cs="Times New Roman"/>
          <w:sz w:val="28"/>
          <w:szCs w:val="28"/>
          <w:rPrChange w:id="11637" w:author="user pc" w:date="2022-03-15T10:14:00Z">
            <w:rPr/>
          </w:rPrChange>
        </w:rPr>
        <w:t>2cm/2</w:t>
      </w:r>
      <w:r>
        <w:rPr>
          <w:rFonts w:ascii="Times New Roman" w:cs="Times New Roman" w:hAnsi="Times New Roman"/>
          <w:sz w:val="28"/>
          <w:szCs w:val="28"/>
        </w:rPr>
        <w:t xml:space="preserve"> </w:t>
      </w:r>
      <w:r w:rsidRPr="B9D8D4DC">
        <w:rPr>
          <w:rFonts w:ascii="Times New Roman" w:cs="Times New Roman"/>
          <w:sz w:val="28"/>
          <w:szCs w:val="28"/>
          <w:rPrChange w:id="11638" w:author="user pc" w:date="2022-03-15T10:14:00Z">
            <w:rPr/>
          </w:rPrChange>
        </w:rPr>
        <w:t>=</w:t>
      </w:r>
      <w:r>
        <w:rPr>
          <w:rFonts w:ascii="Times New Roman" w:cs="Times New Roman" w:hAnsi="Times New Roman"/>
          <w:sz w:val="28"/>
          <w:szCs w:val="28"/>
        </w:rPr>
        <w:t xml:space="preserve"> </w:t>
      </w:r>
      <w:r w:rsidRPr="C94A3247">
        <w:rPr>
          <w:rFonts w:ascii="Times New Roman" w:cs="Times New Roman"/>
          <w:sz w:val="28"/>
          <w:szCs w:val="28"/>
          <w:rPrChange w:id="11639" w:author="user pc" w:date="2022-03-15T10:14:00Z">
            <w:rPr/>
          </w:rPrChange>
        </w:rPr>
        <w:t>1.0cm</w:t>
      </w:r>
    </w:p>
    <w:p>
      <w:pPr>
        <w:pStyle w:val="style0"/>
        <w:rPr>
          <w:rFonts w:ascii="Times New Roman" w:cs="Times New Roman"/>
          <w:sz w:val="28"/>
          <w:szCs w:val="28"/>
          <w:rPrChange w:id="11640" w:author="user pc" w:date="2022-03-15T10:14:00Z">
            <w:rPr/>
          </w:rPrChange>
        </w:rPr>
      </w:pPr>
      <w:r w:rsidRPr="2EDC8E77">
        <w:rPr>
          <w:rFonts w:ascii="Times New Roman" w:cs="Times New Roman"/>
          <w:sz w:val="28"/>
          <w:szCs w:val="28"/>
          <w:rPrChange w:id="11641" w:author="user pc" w:date="2022-03-15T10:14:00Z">
            <w:rPr/>
          </w:rPrChange>
        </w:rPr>
        <w:t>Volume</w:t>
      </w:r>
      <w:r>
        <w:rPr>
          <w:rFonts w:ascii="Times New Roman" w:cs="Times New Roman" w:hAnsi="Times New Roman"/>
          <w:sz w:val="28"/>
          <w:szCs w:val="28"/>
        </w:rPr>
        <w:t xml:space="preserve"> </w:t>
      </w:r>
      <w:r w:rsidRPr="BF890A7E">
        <w:rPr>
          <w:rFonts w:ascii="Times New Roman" w:cs="Times New Roman"/>
          <w:sz w:val="28"/>
          <w:szCs w:val="28"/>
          <w:rPrChange w:id="11642" w:author="user pc" w:date="2022-03-15T10:14:00Z">
            <w:rPr/>
          </w:rPrChange>
        </w:rPr>
        <w:t>of</w:t>
      </w:r>
      <w:r>
        <w:rPr>
          <w:rFonts w:ascii="Times New Roman" w:cs="Times New Roman" w:hAnsi="Times New Roman"/>
          <w:sz w:val="28"/>
          <w:szCs w:val="28"/>
        </w:rPr>
        <w:t xml:space="preserve"> </w:t>
      </w:r>
      <w:r w:rsidRPr="3800916C">
        <w:rPr>
          <w:rFonts w:ascii="Times New Roman" w:cs="Times New Roman"/>
          <w:sz w:val="28"/>
          <w:szCs w:val="28"/>
          <w:rPrChange w:id="11643" w:author="user pc" w:date="2022-03-15T10:14:00Z">
            <w:rPr/>
          </w:rPrChange>
        </w:rPr>
        <w:t>cylinder</w:t>
      </w:r>
      <w:r>
        <w:rPr>
          <w:rFonts w:ascii="Times New Roman" w:cs="Times New Roman" w:hAnsi="Times New Roman"/>
          <w:sz w:val="28"/>
          <w:szCs w:val="28"/>
        </w:rPr>
        <w:t xml:space="preserve"> </w:t>
      </w:r>
      <w:r w:rsidRPr="D52DEE7A">
        <w:rPr>
          <w:rFonts w:ascii="Times New Roman" w:cs="Times New Roman"/>
          <w:sz w:val="28"/>
          <w:szCs w:val="28"/>
          <w:rPrChange w:id="11644" w:author="user pc" w:date="2022-03-15T10:14:00Z">
            <w:rPr/>
          </w:rPrChange>
        </w:rPr>
        <w:t>=</w:t>
      </w:r>
      <w:r>
        <w:rPr>
          <w:rFonts w:ascii="Times New Roman" w:cs="Times New Roman" w:hAnsi="Times New Roman"/>
          <w:sz w:val="28"/>
          <w:szCs w:val="28"/>
        </w:rPr>
        <w:t xml:space="preserve"> </w:t>
      </w:r>
      <w:r w:rsidRPr="1C691EF3">
        <w:rPr>
          <w:rFonts w:ascii="Times New Roman" w:cs="Times New Roman"/>
          <w:sz w:val="28"/>
          <w:szCs w:val="28"/>
          <w:rPrChange w:id="11645" w:author="user pc" w:date="2022-03-15T10:14:00Z">
            <w:rPr/>
          </w:rPrChange>
        </w:rPr>
        <w:t>(3.14)(1.0cm)</w:t>
      </w:r>
      <w:r w:rsidRPr="E2A3F9D4">
        <w:rPr>
          <w:rFonts w:ascii="Times New Roman" w:cs="Times New Roman"/>
          <w:sz w:val="28"/>
          <w:szCs w:val="28"/>
          <w:vertAlign w:val="superscript"/>
          <w:rPrChange w:id="11646" w:author="user pc" w:date="2022-03-15T10:14:00Z">
            <w:rPr>
              <w:vertAlign w:val="superscript"/>
            </w:rPr>
          </w:rPrChange>
        </w:rPr>
        <w:t>2</w:t>
      </w:r>
      <w:r w:rsidRPr="35B2ECA5">
        <w:rPr>
          <w:rFonts w:ascii="Times New Roman" w:cs="Times New Roman"/>
          <w:sz w:val="28"/>
          <w:szCs w:val="28"/>
          <w:rPrChange w:id="11647" w:author="user pc" w:date="2022-03-15T10:14:00Z">
            <w:rPr/>
          </w:rPrChange>
        </w:rPr>
        <w:t>(15.0)</w:t>
      </w:r>
      <w:r>
        <w:rPr>
          <w:rFonts w:ascii="Times New Roman" w:cs="Times New Roman" w:hAnsi="Times New Roman"/>
          <w:sz w:val="28"/>
          <w:szCs w:val="28"/>
        </w:rPr>
        <w:t xml:space="preserve"> </w:t>
      </w:r>
      <w:r w:rsidRPr="7F5CE924">
        <w:rPr>
          <w:rFonts w:ascii="Times New Roman" w:cs="Times New Roman"/>
          <w:sz w:val="28"/>
          <w:szCs w:val="28"/>
          <w:rPrChange w:id="11648" w:author="user pc" w:date="2022-03-15T10:14:00Z">
            <w:rPr/>
          </w:rPrChange>
        </w:rPr>
        <w:t>=</w:t>
      </w:r>
      <w:r>
        <w:rPr>
          <w:rFonts w:ascii="Times New Roman" w:cs="Times New Roman" w:hAnsi="Times New Roman"/>
          <w:sz w:val="28"/>
          <w:szCs w:val="28"/>
        </w:rPr>
        <w:t xml:space="preserve"> </w:t>
      </w:r>
      <w:r w:rsidRPr="13DF1F7A">
        <w:rPr>
          <w:rFonts w:ascii="Times New Roman" w:cs="Times New Roman"/>
          <w:sz w:val="28"/>
          <w:szCs w:val="28"/>
          <w:rPrChange w:id="11649" w:author="user pc" w:date="2022-03-15T10:14:00Z">
            <w:rPr/>
          </w:rPrChange>
        </w:rPr>
        <w:t>47.1cm</w:t>
      </w:r>
      <w:r w:rsidRPr="6CC1F399">
        <w:rPr>
          <w:rFonts w:ascii="Times New Roman" w:cs="Times New Roman"/>
          <w:sz w:val="28"/>
          <w:szCs w:val="28"/>
          <w:vertAlign w:val="superscript"/>
          <w:rPrChange w:id="11650" w:author="user pc" w:date="2022-03-15T10:14:00Z">
            <w:rPr>
              <w:vertAlign w:val="superscript"/>
            </w:rPr>
          </w:rPrChange>
        </w:rPr>
        <w:t>3</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mass</m:t>
              </m:r>
            </m:num>
            <m:den>
              <m:r>
                <w:rPr>
                  <w:rFonts w:ascii="Cambria Math" w:cs="Times New Roman" w:hAnsi="Cambria Math"/>
                  <w:sz w:val="28"/>
                  <w:szCs w:val="28"/>
                </w:rPr>
                <m:t>volume</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45.0</m:t>
              </m:r>
            </m:num>
            <m:den>
              <m:r>
                <w:rPr>
                  <w:rFonts w:ascii="Cambria Math" w:cs="Times New Roman" w:hAnsi="Cambria Math"/>
                  <w:sz w:val="28"/>
                  <w:szCs w:val="28"/>
                </w:rPr>
                <m:t>47.1</m:t>
              </m:r>
            </m:den>
          </m:f>
          <m:r>
            <w:rPr>
              <w:rFonts w:ascii="Cambria Math" w:cs="Times New Roman" w:hAnsi="Cambria Math"/>
              <w:sz w:val="28"/>
              <w:szCs w:val="28"/>
            </w:rPr>
            <m:t>=0.9554</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ρ=0.96</m:t>
          </m:r>
          <m:sSup>
            <m:sSupPr>
              <m:ctrlPr>
                <w:rPr>
                  <w:rFonts w:ascii="Cambria Math" w:cs="Times New Roman" w:hAnsi="Cambria Math"/>
                  <w:i/>
                  <w:sz w:val="28"/>
                  <w:szCs w:val="28"/>
                </w:rPr>
              </m:ctrlPr>
            </m:sSupPr>
            <m:e>
              <m:r>
                <w:rPr>
                  <w:rFonts w:ascii="Cambria Math" w:cs="Times New Roman" w:hAnsi="Cambria Math"/>
                  <w:sz w:val="28"/>
                  <w:szCs w:val="28"/>
                </w:rPr>
                <m:t>gcm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1651" w:author="user pc" w:date="2022-03-15T10:14:00Z">
            <w:rPr/>
          </w:rPrChange>
        </w:rPr>
      </w:pPr>
      <w:r w:rsidRPr="B7E91886">
        <w:rPr>
          <w:rFonts w:ascii="Times New Roman" w:cs="Times New Roman"/>
          <w:sz w:val="28"/>
          <w:szCs w:val="28"/>
          <w:rPrChange w:id="11652" w:author="user pc" w:date="2022-03-15T10:14:00Z">
            <w:rPr/>
          </w:rPrChange>
        </w:rPr>
        <w:t>Example</w:t>
      </w:r>
      <w:r>
        <w:rPr>
          <w:rFonts w:ascii="Times New Roman" w:cs="Times New Roman" w:hAnsi="Times New Roman"/>
          <w:sz w:val="28"/>
          <w:szCs w:val="28"/>
        </w:rPr>
        <w:t xml:space="preserve"> </w:t>
      </w:r>
      <w:r w:rsidRPr="C738E7CF">
        <w:rPr>
          <w:rFonts w:ascii="Times New Roman" w:cs="Times New Roman"/>
          <w:sz w:val="28"/>
          <w:szCs w:val="28"/>
          <w:rPrChange w:id="11653" w:author="user pc" w:date="2022-03-15T10:14:00Z">
            <w:rPr/>
          </w:rPrChange>
        </w:rPr>
        <w:t>4:</w:t>
      </w:r>
      <w:r>
        <w:rPr>
          <w:rFonts w:ascii="Times New Roman" w:cs="Times New Roman" w:hAnsi="Times New Roman"/>
          <w:sz w:val="28"/>
          <w:szCs w:val="28"/>
        </w:rPr>
        <w:t xml:space="preserve"> </w:t>
      </w:r>
      <w:r w:rsidRPr="A8952368">
        <w:rPr>
          <w:rFonts w:ascii="Times New Roman" w:cs="Times New Roman"/>
          <w:sz w:val="28"/>
          <w:szCs w:val="28"/>
          <w:rPrChange w:id="11654" w:author="user pc" w:date="2022-03-15T10:14:00Z">
            <w:rPr/>
          </w:rPrChange>
        </w:rPr>
        <w:t>A</w:t>
      </w:r>
      <w:r>
        <w:rPr>
          <w:rFonts w:ascii="Times New Roman" w:cs="Times New Roman" w:hAnsi="Times New Roman"/>
          <w:sz w:val="28"/>
          <w:szCs w:val="28"/>
        </w:rPr>
        <w:t xml:space="preserve"> </w:t>
      </w:r>
      <w:r w:rsidRPr="E32FE3F0">
        <w:rPr>
          <w:rFonts w:ascii="Times New Roman" w:cs="Times New Roman"/>
          <w:sz w:val="28"/>
          <w:szCs w:val="28"/>
          <w:rPrChange w:id="11655" w:author="user pc" w:date="2022-03-15T10:14:00Z">
            <w:rPr/>
          </w:rPrChange>
        </w:rPr>
        <w:t>5.7</w:t>
      </w:r>
      <w:r>
        <w:rPr>
          <w:rFonts w:ascii="Times New Roman" w:cs="Times New Roman" w:hAnsi="Times New Roman"/>
          <w:sz w:val="28"/>
          <w:szCs w:val="28"/>
        </w:rPr>
        <w:t xml:space="preserve"> </w:t>
      </w:r>
      <w:r w:rsidRPr="965BE82A">
        <w:rPr>
          <w:rFonts w:ascii="Times New Roman" w:cs="Times New Roman"/>
          <w:sz w:val="28"/>
          <w:szCs w:val="28"/>
          <w:rPrChange w:id="11656" w:author="user pc" w:date="2022-03-15T10:14:00Z">
            <w:rPr/>
          </w:rPrChange>
        </w:rPr>
        <w:t>g</w:t>
      </w:r>
      <w:r>
        <w:rPr>
          <w:rFonts w:ascii="Times New Roman" w:cs="Times New Roman" w:hAnsi="Times New Roman"/>
          <w:sz w:val="28"/>
          <w:szCs w:val="28"/>
        </w:rPr>
        <w:t xml:space="preserve"> </w:t>
      </w:r>
      <w:r w:rsidRPr="974EC142">
        <w:rPr>
          <w:rFonts w:ascii="Times New Roman" w:cs="Times New Roman"/>
          <w:sz w:val="28"/>
          <w:szCs w:val="28"/>
          <w:rPrChange w:id="11657" w:author="user pc" w:date="2022-03-15T10:14:00Z">
            <w:rPr/>
          </w:rPrChange>
        </w:rPr>
        <w:t>sample</w:t>
      </w:r>
      <w:r>
        <w:rPr>
          <w:rFonts w:ascii="Times New Roman" w:cs="Times New Roman" w:hAnsi="Times New Roman"/>
          <w:sz w:val="28"/>
          <w:szCs w:val="28"/>
        </w:rPr>
        <w:t xml:space="preserve"> </w:t>
      </w:r>
      <w:r w:rsidRPr="280B757F">
        <w:rPr>
          <w:rFonts w:ascii="Times New Roman" w:cs="Times New Roman"/>
          <w:sz w:val="28"/>
          <w:szCs w:val="28"/>
          <w:rPrChange w:id="11658" w:author="user pc" w:date="2022-03-15T10:14:00Z">
            <w:rPr/>
          </w:rPrChange>
        </w:rPr>
        <w:t>of</w:t>
      </w:r>
      <w:r>
        <w:rPr>
          <w:rFonts w:ascii="Times New Roman" w:cs="Times New Roman" w:hAnsi="Times New Roman"/>
          <w:sz w:val="28"/>
          <w:szCs w:val="28"/>
        </w:rPr>
        <w:t xml:space="preserve"> </w:t>
      </w:r>
      <w:r w:rsidRPr="29503E34">
        <w:rPr>
          <w:rFonts w:ascii="Times New Roman" w:cs="Times New Roman"/>
          <w:sz w:val="28"/>
          <w:szCs w:val="28"/>
          <w:rPrChange w:id="11659" w:author="user pc" w:date="2022-03-15T10:14:00Z">
            <w:rPr/>
          </w:rPrChange>
        </w:rPr>
        <w:t>metal</w:t>
      </w:r>
      <w:r>
        <w:rPr>
          <w:rFonts w:ascii="Times New Roman" w:cs="Times New Roman" w:hAnsi="Times New Roman"/>
          <w:sz w:val="28"/>
          <w:szCs w:val="28"/>
        </w:rPr>
        <w:t xml:space="preserve"> </w:t>
      </w:r>
      <w:r w:rsidRPr="79DF3177">
        <w:rPr>
          <w:rFonts w:ascii="Times New Roman" w:cs="Times New Roman"/>
          <w:sz w:val="28"/>
          <w:szCs w:val="28"/>
          <w:rPrChange w:id="11660" w:author="user pc" w:date="2022-03-15T10:14:00Z">
            <w:rPr/>
          </w:rPrChange>
        </w:rPr>
        <w:t>pellet</w:t>
      </w:r>
      <w:r>
        <w:rPr>
          <w:rFonts w:ascii="Times New Roman" w:cs="Times New Roman" w:hAnsi="Times New Roman"/>
          <w:sz w:val="28"/>
          <w:szCs w:val="28"/>
        </w:rPr>
        <w:t xml:space="preserve"> </w:t>
      </w:r>
      <w:r w:rsidRPr="CB606A43">
        <w:rPr>
          <w:rFonts w:ascii="Times New Roman" w:cs="Times New Roman"/>
          <w:sz w:val="28"/>
          <w:szCs w:val="28"/>
          <w:rPrChange w:id="11661" w:author="user pc" w:date="2022-03-15T10:14:00Z">
            <w:rPr/>
          </w:rPrChange>
        </w:rPr>
        <w:t>is</w:t>
      </w:r>
      <w:r>
        <w:rPr>
          <w:rFonts w:ascii="Times New Roman" w:cs="Times New Roman" w:hAnsi="Times New Roman"/>
          <w:sz w:val="28"/>
          <w:szCs w:val="28"/>
        </w:rPr>
        <w:t xml:space="preserve"> </w:t>
      </w:r>
      <w:r w:rsidRPr="9A8294C5">
        <w:rPr>
          <w:rFonts w:ascii="Times New Roman" w:cs="Times New Roman"/>
          <w:sz w:val="28"/>
          <w:szCs w:val="28"/>
          <w:rPrChange w:id="11662" w:author="user pc" w:date="2022-03-15T10:14:00Z">
            <w:rPr/>
          </w:rPrChange>
        </w:rPr>
        <w:t>put</w:t>
      </w:r>
      <w:r>
        <w:rPr>
          <w:rFonts w:ascii="Times New Roman" w:cs="Times New Roman" w:hAnsi="Times New Roman"/>
          <w:sz w:val="28"/>
          <w:szCs w:val="28"/>
        </w:rPr>
        <w:t xml:space="preserve"> </w:t>
      </w:r>
      <w:r w:rsidRPr="D2AFBD1C">
        <w:rPr>
          <w:rFonts w:ascii="Times New Roman" w:cs="Times New Roman"/>
          <w:sz w:val="28"/>
          <w:szCs w:val="28"/>
          <w:rPrChange w:id="11663" w:author="user pc" w:date="2022-03-15T10:14:00Z">
            <w:rPr/>
          </w:rPrChange>
        </w:rPr>
        <w:t>into</w:t>
      </w:r>
      <w:r>
        <w:rPr>
          <w:rFonts w:ascii="Times New Roman" w:cs="Times New Roman" w:hAnsi="Times New Roman"/>
          <w:sz w:val="28"/>
          <w:szCs w:val="28"/>
        </w:rPr>
        <w:t xml:space="preserve"> </w:t>
      </w:r>
      <w:r w:rsidRPr="FDFC9353">
        <w:rPr>
          <w:rFonts w:ascii="Times New Roman" w:cs="Times New Roman"/>
          <w:sz w:val="28"/>
          <w:szCs w:val="28"/>
          <w:rPrChange w:id="11664" w:author="user pc" w:date="2022-03-15T10:14:00Z">
            <w:rPr/>
          </w:rPrChange>
        </w:rPr>
        <w:t>a</w:t>
      </w:r>
      <w:r>
        <w:rPr>
          <w:rFonts w:ascii="Times New Roman" w:cs="Times New Roman" w:hAnsi="Times New Roman"/>
          <w:sz w:val="28"/>
          <w:szCs w:val="28"/>
        </w:rPr>
        <w:t xml:space="preserve"> </w:t>
      </w:r>
      <w:r w:rsidRPr="B27ABF37">
        <w:rPr>
          <w:rFonts w:ascii="Times New Roman" w:cs="Times New Roman"/>
          <w:sz w:val="28"/>
          <w:szCs w:val="28"/>
          <w:rPrChange w:id="11665" w:author="user pc" w:date="2022-03-15T10:14:00Z">
            <w:rPr/>
          </w:rPrChange>
        </w:rPr>
        <w:t>graduated</w:t>
      </w:r>
      <w:r>
        <w:rPr>
          <w:rFonts w:ascii="Times New Roman" w:cs="Times New Roman" w:hAnsi="Times New Roman"/>
          <w:sz w:val="28"/>
          <w:szCs w:val="28"/>
        </w:rPr>
        <w:t xml:space="preserve"> </w:t>
      </w:r>
      <w:r w:rsidRPr="D62F450E">
        <w:rPr>
          <w:rFonts w:ascii="Times New Roman" w:cs="Times New Roman"/>
          <w:sz w:val="28"/>
          <w:szCs w:val="28"/>
          <w:rPrChange w:id="11666" w:author="user pc" w:date="2022-03-15T10:14:00Z">
            <w:rPr/>
          </w:rPrChange>
        </w:rPr>
        <w:t>cylinder</w:t>
      </w:r>
      <w:r>
        <w:rPr>
          <w:rFonts w:ascii="Times New Roman" w:cs="Times New Roman" w:hAnsi="Times New Roman"/>
          <w:sz w:val="28"/>
          <w:szCs w:val="28"/>
        </w:rPr>
        <w:t xml:space="preserve"> </w:t>
      </w:r>
      <w:r w:rsidRPr="8B7040B5">
        <w:rPr>
          <w:rFonts w:ascii="Times New Roman" w:cs="Times New Roman"/>
          <w:sz w:val="28"/>
          <w:szCs w:val="28"/>
          <w:rPrChange w:id="11667" w:author="user pc" w:date="2022-03-15T10:14:00Z">
            <w:rPr/>
          </w:rPrChange>
        </w:rPr>
        <w:t>that</w:t>
      </w:r>
      <w:r>
        <w:rPr>
          <w:rFonts w:ascii="Times New Roman" w:cs="Times New Roman" w:hAnsi="Times New Roman"/>
          <w:sz w:val="28"/>
          <w:szCs w:val="28"/>
        </w:rPr>
        <w:t xml:space="preserve"> </w:t>
      </w:r>
      <w:r w:rsidRPr="89082010">
        <w:rPr>
          <w:rFonts w:ascii="Times New Roman" w:cs="Times New Roman"/>
          <w:sz w:val="28"/>
          <w:szCs w:val="28"/>
          <w:rPrChange w:id="11668" w:author="user pc" w:date="2022-03-15T10:14:00Z">
            <w:rPr/>
          </w:rPrChange>
        </w:rPr>
        <w:t>contains</w:t>
      </w:r>
      <w:r>
        <w:rPr>
          <w:rFonts w:ascii="Times New Roman" w:cs="Times New Roman" w:hAnsi="Times New Roman"/>
          <w:sz w:val="28"/>
          <w:szCs w:val="28"/>
        </w:rPr>
        <w:t xml:space="preserve"> </w:t>
      </w:r>
      <w:r w:rsidRPr="254E9C8E">
        <w:rPr>
          <w:rFonts w:ascii="Times New Roman" w:cs="Times New Roman"/>
          <w:sz w:val="28"/>
          <w:szCs w:val="28"/>
          <w:rPrChange w:id="11669" w:author="user pc" w:date="2022-03-15T10:14:00Z">
            <w:rPr/>
          </w:rPrChange>
        </w:rPr>
        <w:t>5.0ml</w:t>
      </w:r>
      <w:r>
        <w:rPr>
          <w:rFonts w:ascii="Times New Roman" w:cs="Times New Roman" w:hAnsi="Times New Roman"/>
          <w:sz w:val="28"/>
          <w:szCs w:val="28"/>
        </w:rPr>
        <w:t xml:space="preserve"> </w:t>
      </w:r>
      <w:r w:rsidRPr="F2299D9C">
        <w:rPr>
          <w:rFonts w:ascii="Times New Roman" w:cs="Times New Roman"/>
          <w:sz w:val="28"/>
          <w:szCs w:val="28"/>
          <w:rPrChange w:id="11670" w:author="user pc" w:date="2022-03-15T10:14:00Z">
            <w:rPr/>
          </w:rPrChange>
        </w:rPr>
        <w:t>of</w:t>
      </w:r>
      <w:r>
        <w:rPr>
          <w:rFonts w:ascii="Times New Roman" w:cs="Times New Roman" w:hAnsi="Times New Roman"/>
          <w:sz w:val="28"/>
          <w:szCs w:val="28"/>
        </w:rPr>
        <w:t xml:space="preserve"> </w:t>
      </w:r>
      <w:r w:rsidRPr="60700955">
        <w:rPr>
          <w:rFonts w:ascii="Times New Roman" w:cs="Times New Roman"/>
          <w:sz w:val="28"/>
          <w:szCs w:val="28"/>
          <w:rPrChange w:id="11671" w:author="user pc" w:date="2022-03-15T10:14:00Z">
            <w:rPr/>
          </w:rPrChange>
        </w:rPr>
        <w:t>water.</w:t>
      </w:r>
      <w:r>
        <w:rPr>
          <w:rFonts w:ascii="Times New Roman" w:cs="Times New Roman" w:hAnsi="Times New Roman"/>
          <w:sz w:val="28"/>
          <w:szCs w:val="28"/>
        </w:rPr>
        <w:t xml:space="preserve"> </w:t>
      </w:r>
      <w:r w:rsidRPr="36ED8584">
        <w:rPr>
          <w:rFonts w:ascii="Times New Roman" w:cs="Times New Roman"/>
          <w:sz w:val="28"/>
          <w:szCs w:val="28"/>
          <w:rPrChange w:id="11672" w:author="user pc" w:date="2022-03-15T10:14:00Z">
            <w:rPr/>
          </w:rPrChange>
        </w:rPr>
        <w:t>After</w:t>
      </w:r>
      <w:r>
        <w:rPr>
          <w:rFonts w:ascii="Times New Roman" w:cs="Times New Roman" w:hAnsi="Times New Roman"/>
          <w:sz w:val="28"/>
          <w:szCs w:val="28"/>
        </w:rPr>
        <w:t xml:space="preserve"> </w:t>
      </w:r>
      <w:r w:rsidRPr="0ACB4E15">
        <w:rPr>
          <w:rFonts w:ascii="Times New Roman" w:cs="Times New Roman"/>
          <w:sz w:val="28"/>
          <w:szCs w:val="28"/>
          <w:rPrChange w:id="11673" w:author="user pc" w:date="2022-03-15T10:14:00Z">
            <w:rPr/>
          </w:rPrChange>
        </w:rPr>
        <w:t>the</w:t>
      </w:r>
      <w:r>
        <w:rPr>
          <w:rFonts w:ascii="Times New Roman" w:cs="Times New Roman" w:hAnsi="Times New Roman"/>
          <w:sz w:val="28"/>
          <w:szCs w:val="28"/>
        </w:rPr>
        <w:t xml:space="preserve"> </w:t>
      </w:r>
      <w:r w:rsidRPr="F5A3E7E8">
        <w:rPr>
          <w:rFonts w:ascii="Times New Roman" w:cs="Times New Roman"/>
          <w:sz w:val="28"/>
          <w:szCs w:val="28"/>
          <w:rPrChange w:id="11674" w:author="user pc" w:date="2022-03-15T10:14:00Z">
            <w:rPr/>
          </w:rPrChange>
        </w:rPr>
        <w:t>pellets</w:t>
      </w:r>
      <w:r>
        <w:rPr>
          <w:rFonts w:ascii="Times New Roman" w:cs="Times New Roman" w:hAnsi="Times New Roman"/>
          <w:sz w:val="28"/>
          <w:szCs w:val="28"/>
        </w:rPr>
        <w:t xml:space="preserve"> </w:t>
      </w:r>
      <w:r w:rsidRPr="FA7AA914">
        <w:rPr>
          <w:rFonts w:ascii="Times New Roman" w:cs="Times New Roman"/>
          <w:sz w:val="28"/>
          <w:szCs w:val="28"/>
          <w:rPrChange w:id="11675" w:author="user pc" w:date="2022-03-15T10:14:00Z">
            <w:rPr/>
          </w:rPrChange>
        </w:rPr>
        <w:t>are</w:t>
      </w:r>
      <w:r>
        <w:rPr>
          <w:rFonts w:ascii="Times New Roman" w:cs="Times New Roman" w:hAnsi="Times New Roman"/>
          <w:sz w:val="28"/>
          <w:szCs w:val="28"/>
        </w:rPr>
        <w:t xml:space="preserve"> </w:t>
      </w:r>
      <w:r w:rsidRPr="34E51379">
        <w:rPr>
          <w:rFonts w:ascii="Times New Roman" w:cs="Times New Roman"/>
          <w:sz w:val="28"/>
          <w:szCs w:val="28"/>
          <w:rPrChange w:id="11676" w:author="user pc" w:date="2022-03-15T10:14:00Z">
            <w:rPr/>
          </w:rPrChange>
        </w:rPr>
        <w:t>added,</w:t>
      </w:r>
      <w:r>
        <w:rPr>
          <w:rFonts w:ascii="Times New Roman" w:cs="Times New Roman" w:hAnsi="Times New Roman"/>
          <w:sz w:val="28"/>
          <w:szCs w:val="28"/>
        </w:rPr>
        <w:t xml:space="preserve"> </w:t>
      </w:r>
      <w:r w:rsidRPr="A4201F88">
        <w:rPr>
          <w:rFonts w:ascii="Times New Roman" w:cs="Times New Roman"/>
          <w:sz w:val="28"/>
          <w:szCs w:val="28"/>
          <w:rPrChange w:id="11677" w:author="user pc" w:date="2022-03-15T10:14:00Z">
            <w:rPr/>
          </w:rPrChange>
        </w:rPr>
        <w:t>the</w:t>
      </w:r>
      <w:r>
        <w:rPr>
          <w:rFonts w:ascii="Times New Roman" w:cs="Times New Roman" w:hAnsi="Times New Roman"/>
          <w:sz w:val="28"/>
          <w:szCs w:val="28"/>
        </w:rPr>
        <w:t xml:space="preserve"> </w:t>
      </w:r>
      <w:r w:rsidRPr="3CEA26A2">
        <w:rPr>
          <w:rFonts w:ascii="Times New Roman" w:cs="Times New Roman"/>
          <w:sz w:val="28"/>
          <w:szCs w:val="28"/>
          <w:rPrChange w:id="11678" w:author="user pc" w:date="2022-03-15T10:14:00Z">
            <w:rPr/>
          </w:rPrChange>
        </w:rPr>
        <w:t>water</w:t>
      </w:r>
      <w:r>
        <w:rPr>
          <w:rFonts w:ascii="Times New Roman" w:cs="Times New Roman" w:hAnsi="Times New Roman"/>
          <w:sz w:val="28"/>
          <w:szCs w:val="28"/>
        </w:rPr>
        <w:t xml:space="preserve"> </w:t>
      </w:r>
      <w:r w:rsidRPr="2213187A">
        <w:rPr>
          <w:rFonts w:ascii="Times New Roman" w:cs="Times New Roman"/>
          <w:sz w:val="28"/>
          <w:szCs w:val="28"/>
          <w:rPrChange w:id="11679" w:author="user pc" w:date="2022-03-15T10:14:00Z">
            <w:rPr/>
          </w:rPrChange>
        </w:rPr>
        <w:t>level</w:t>
      </w:r>
      <w:r>
        <w:rPr>
          <w:rFonts w:ascii="Times New Roman" w:cs="Times New Roman" w:hAnsi="Times New Roman"/>
          <w:sz w:val="28"/>
          <w:szCs w:val="28"/>
        </w:rPr>
        <w:t xml:space="preserve"> </w:t>
      </w:r>
      <w:r w:rsidRPr="9B084448">
        <w:rPr>
          <w:rFonts w:ascii="Times New Roman" w:cs="Times New Roman"/>
          <w:sz w:val="28"/>
          <w:szCs w:val="28"/>
          <w:rPrChange w:id="11680" w:author="user pc" w:date="2022-03-15T10:14:00Z">
            <w:rPr/>
          </w:rPrChange>
        </w:rPr>
        <w:t>stand</w:t>
      </w:r>
      <w:r>
        <w:rPr>
          <w:rFonts w:ascii="Times New Roman" w:cs="Times New Roman" w:hAnsi="Times New Roman"/>
          <w:sz w:val="28"/>
          <w:szCs w:val="28"/>
        </w:rPr>
        <w:t xml:space="preserve"> </w:t>
      </w:r>
      <w:r w:rsidRPr="D2EDE26B">
        <w:rPr>
          <w:rFonts w:ascii="Times New Roman" w:cs="Times New Roman"/>
          <w:sz w:val="28"/>
          <w:szCs w:val="28"/>
          <w:rPrChange w:id="11681" w:author="user pc" w:date="2022-03-15T10:14:00Z">
            <w:rPr/>
          </w:rPrChange>
        </w:rPr>
        <w:t>at</w:t>
      </w:r>
      <w:r>
        <w:rPr>
          <w:rFonts w:ascii="Times New Roman" w:cs="Times New Roman" w:hAnsi="Times New Roman"/>
          <w:sz w:val="28"/>
          <w:szCs w:val="28"/>
        </w:rPr>
        <w:t xml:space="preserve"> </w:t>
      </w:r>
      <w:r w:rsidRPr="122488F7">
        <w:rPr>
          <w:rFonts w:ascii="Times New Roman" w:cs="Times New Roman"/>
          <w:sz w:val="28"/>
          <w:szCs w:val="28"/>
          <w:rPrChange w:id="11682" w:author="user pc" w:date="2022-03-15T10:14:00Z">
            <w:rPr/>
          </w:rPrChange>
        </w:rPr>
        <w:t>7.7mL.</w:t>
      </w:r>
      <w:r>
        <w:rPr>
          <w:rFonts w:ascii="Times New Roman" w:cs="Times New Roman" w:hAnsi="Times New Roman"/>
          <w:sz w:val="28"/>
          <w:szCs w:val="28"/>
        </w:rPr>
        <w:t xml:space="preserve"> </w:t>
      </w:r>
      <w:r w:rsidRPr="B87DE279">
        <w:rPr>
          <w:rFonts w:ascii="Times New Roman" w:cs="Times New Roman"/>
          <w:sz w:val="28"/>
          <w:szCs w:val="28"/>
          <w:rPrChange w:id="11683" w:author="user pc" w:date="2022-03-15T10:14:00Z">
            <w:rPr/>
          </w:rPrChange>
        </w:rPr>
        <w:t>What</w:t>
      </w:r>
      <w:r>
        <w:rPr>
          <w:rFonts w:ascii="Times New Roman" w:cs="Times New Roman" w:hAnsi="Times New Roman"/>
          <w:sz w:val="28"/>
          <w:szCs w:val="28"/>
        </w:rPr>
        <w:t xml:space="preserve"> </w:t>
      </w:r>
      <w:r w:rsidRPr="B613ABBF">
        <w:rPr>
          <w:rFonts w:ascii="Times New Roman" w:cs="Times New Roman"/>
          <w:sz w:val="28"/>
          <w:szCs w:val="28"/>
          <w:rPrChange w:id="11684" w:author="user pc" w:date="2022-03-15T10:14:00Z">
            <w:rPr/>
          </w:rPrChange>
        </w:rPr>
        <w:t>is</w:t>
      </w:r>
      <w:r>
        <w:rPr>
          <w:rFonts w:ascii="Times New Roman" w:cs="Times New Roman" w:hAnsi="Times New Roman"/>
          <w:sz w:val="28"/>
          <w:szCs w:val="28"/>
        </w:rPr>
        <w:t xml:space="preserve"> </w:t>
      </w:r>
      <w:r w:rsidRPr="AFAA7D19">
        <w:rPr>
          <w:rFonts w:ascii="Times New Roman" w:cs="Times New Roman"/>
          <w:sz w:val="28"/>
          <w:szCs w:val="28"/>
          <w:rPrChange w:id="11685" w:author="user pc" w:date="2022-03-15T10:14:00Z">
            <w:rPr/>
          </w:rPrChange>
        </w:rPr>
        <w:t>the</w:t>
      </w:r>
      <w:r>
        <w:rPr>
          <w:rFonts w:ascii="Times New Roman" w:cs="Times New Roman" w:hAnsi="Times New Roman"/>
          <w:sz w:val="28"/>
          <w:szCs w:val="28"/>
        </w:rPr>
        <w:t xml:space="preserve"> </w:t>
      </w:r>
      <w:r w:rsidRPr="66B74E11">
        <w:rPr>
          <w:rFonts w:ascii="Times New Roman" w:cs="Times New Roman"/>
          <w:sz w:val="28"/>
          <w:szCs w:val="28"/>
          <w:rPrChange w:id="11686" w:author="user pc" w:date="2022-03-15T10:14:00Z">
            <w:rPr/>
          </w:rPrChange>
        </w:rPr>
        <w:t>density</w:t>
      </w:r>
      <w:r>
        <w:rPr>
          <w:rFonts w:ascii="Times New Roman" w:cs="Times New Roman" w:hAnsi="Times New Roman"/>
          <w:sz w:val="28"/>
          <w:szCs w:val="28"/>
        </w:rPr>
        <w:t xml:space="preserve"> </w:t>
      </w:r>
      <w:r w:rsidRPr="01AD9B9D">
        <w:rPr>
          <w:rFonts w:ascii="Times New Roman" w:cs="Times New Roman"/>
          <w:sz w:val="28"/>
          <w:szCs w:val="28"/>
          <w:rPrChange w:id="11687" w:author="user pc" w:date="2022-03-15T10:14:00Z">
            <w:rPr/>
          </w:rPrChange>
        </w:rPr>
        <w:t>of</w:t>
      </w:r>
      <w:r>
        <w:rPr>
          <w:rFonts w:ascii="Times New Roman" w:cs="Times New Roman" w:hAnsi="Times New Roman"/>
          <w:sz w:val="28"/>
          <w:szCs w:val="28"/>
        </w:rPr>
        <w:t xml:space="preserve"> </w:t>
      </w:r>
      <w:r w:rsidRPr="F01E704B">
        <w:rPr>
          <w:rFonts w:ascii="Times New Roman" w:cs="Times New Roman"/>
          <w:sz w:val="28"/>
          <w:szCs w:val="28"/>
          <w:rPrChange w:id="11688" w:author="user pc" w:date="2022-03-15T10:14:00Z">
            <w:rPr/>
          </w:rPrChange>
        </w:rPr>
        <w:t>the</w:t>
      </w:r>
      <w:r>
        <w:rPr>
          <w:rFonts w:ascii="Times New Roman" w:cs="Times New Roman" w:hAnsi="Times New Roman"/>
          <w:sz w:val="28"/>
          <w:szCs w:val="28"/>
        </w:rPr>
        <w:t xml:space="preserve"> </w:t>
      </w:r>
      <w:r w:rsidRPr="5BC5D71C">
        <w:rPr>
          <w:rFonts w:ascii="Times New Roman" w:cs="Times New Roman"/>
          <w:sz w:val="28"/>
          <w:szCs w:val="28"/>
          <w:rPrChange w:id="11689" w:author="user pc" w:date="2022-03-15T10:14:00Z">
            <w:rPr/>
          </w:rPrChange>
        </w:rPr>
        <w:t>pellets?</w:t>
      </w:r>
    </w:p>
    <w:p>
      <w:pPr>
        <w:pStyle w:val="style0"/>
        <w:rPr>
          <w:rFonts w:ascii="Times New Roman" w:cs="Times New Roman"/>
          <w:sz w:val="28"/>
          <w:szCs w:val="28"/>
          <w:rPrChange w:id="11690" w:author="user pc" w:date="2022-03-15T10:14:00Z">
            <w:rPr/>
          </w:rPrChange>
        </w:rPr>
      </w:pPr>
      <w:r w:rsidRPr="F6231881">
        <w:rPr>
          <w:rFonts w:ascii="Times New Roman" w:cs="Times New Roman"/>
          <w:b/>
          <w:sz w:val="28"/>
          <w:szCs w:val="28"/>
          <w:rPrChange w:id="11691" w:author="user pc" w:date="2022-03-15T10:14:00Z">
            <w:rPr>
              <w:b/>
            </w:rPr>
          </w:rPrChange>
        </w:rPr>
        <w:t>Solution</w:t>
      </w:r>
    </w:p>
    <w:p>
      <w:pPr>
        <w:pStyle w:val="style0"/>
        <w:rPr>
          <w:rFonts w:ascii="Times New Roman" w:cs="Times New Roman"/>
          <w:sz w:val="28"/>
          <w:szCs w:val="28"/>
          <w:rPrChange w:id="11692" w:author="user pc" w:date="2022-03-15T10:14:00Z">
            <w:rPr/>
          </w:rPrChange>
        </w:rPr>
      </w:pPr>
      <w:r w:rsidRPr="5440B6BF">
        <w:rPr>
          <w:rFonts w:ascii="Times New Roman" w:cs="Times New Roman"/>
          <w:sz w:val="28"/>
          <w:szCs w:val="28"/>
          <w:rPrChange w:id="11693" w:author="user pc" w:date="2022-03-15T10:14:00Z">
            <w:rPr/>
          </w:rPrChange>
        </w:rPr>
        <w:t>Mass</w:t>
      </w:r>
      <w:r>
        <w:rPr>
          <w:rFonts w:ascii="Times New Roman" w:cs="Times New Roman" w:hAnsi="Times New Roman"/>
          <w:sz w:val="28"/>
          <w:szCs w:val="28"/>
        </w:rPr>
        <w:t xml:space="preserve"> </w:t>
      </w:r>
      <w:r w:rsidRPr="B2CF1426">
        <w:rPr>
          <w:rFonts w:ascii="Times New Roman" w:cs="Times New Roman"/>
          <w:sz w:val="28"/>
          <w:szCs w:val="28"/>
          <w:rPrChange w:id="11694" w:author="user pc" w:date="2022-03-15T10:14:00Z">
            <w:rPr/>
          </w:rPrChange>
        </w:rPr>
        <w:t>of</w:t>
      </w:r>
      <w:r>
        <w:rPr>
          <w:rFonts w:ascii="Times New Roman" w:cs="Times New Roman" w:hAnsi="Times New Roman"/>
          <w:sz w:val="28"/>
          <w:szCs w:val="28"/>
        </w:rPr>
        <w:t xml:space="preserve"> </w:t>
      </w:r>
      <w:r w:rsidRPr="2EF61784">
        <w:rPr>
          <w:rFonts w:ascii="Times New Roman" w:cs="Times New Roman"/>
          <w:sz w:val="28"/>
          <w:szCs w:val="28"/>
          <w:rPrChange w:id="11695" w:author="user pc" w:date="2022-03-15T10:14:00Z">
            <w:rPr/>
          </w:rPrChange>
        </w:rPr>
        <w:t>pellets</w:t>
      </w:r>
      <w:r>
        <w:rPr>
          <w:rFonts w:ascii="Times New Roman" w:cs="Times New Roman" w:hAnsi="Times New Roman"/>
          <w:sz w:val="28"/>
          <w:szCs w:val="28"/>
        </w:rPr>
        <w:t xml:space="preserve"> </w:t>
      </w:r>
      <w:r w:rsidRPr="480C85E1">
        <w:rPr>
          <w:rFonts w:ascii="Times New Roman" w:cs="Times New Roman"/>
          <w:sz w:val="28"/>
          <w:szCs w:val="28"/>
          <w:rPrChange w:id="11696" w:author="user pc" w:date="2022-03-15T10:14:00Z">
            <w:rPr/>
          </w:rPrChange>
        </w:rPr>
        <w:t>=</w:t>
      </w:r>
      <w:r>
        <w:rPr>
          <w:rFonts w:ascii="Times New Roman" w:cs="Times New Roman" w:hAnsi="Times New Roman"/>
          <w:sz w:val="28"/>
          <w:szCs w:val="28"/>
        </w:rPr>
        <w:t xml:space="preserve"> </w:t>
      </w:r>
      <w:r w:rsidRPr="CB5B63E2">
        <w:rPr>
          <w:rFonts w:ascii="Times New Roman" w:cs="Times New Roman"/>
          <w:sz w:val="28"/>
          <w:szCs w:val="28"/>
          <w:rPrChange w:id="11697" w:author="user pc" w:date="2022-03-15T10:14:00Z">
            <w:rPr/>
          </w:rPrChange>
        </w:rPr>
        <w:t>5.7g</w:t>
      </w:r>
    </w:p>
    <w:p>
      <w:pPr>
        <w:pStyle w:val="style0"/>
        <w:rPr>
          <w:rFonts w:ascii="Times New Roman" w:cs="Times New Roman"/>
          <w:sz w:val="28"/>
          <w:szCs w:val="28"/>
          <w:rPrChange w:id="11698" w:author="user pc" w:date="2022-03-15T10:14:00Z">
            <w:rPr/>
          </w:rPrChange>
        </w:rPr>
      </w:pPr>
      <w:r w:rsidRPr="A05251BD">
        <w:rPr>
          <w:rFonts w:ascii="Times New Roman" w:cs="Times New Roman"/>
          <w:sz w:val="28"/>
          <w:szCs w:val="28"/>
          <w:rPrChange w:id="11699" w:author="user pc" w:date="2022-03-15T10:14:00Z">
            <w:rPr/>
          </w:rPrChange>
        </w:rPr>
        <w:t>Volume</w:t>
      </w:r>
      <w:r>
        <w:rPr>
          <w:rFonts w:ascii="Times New Roman" w:cs="Times New Roman" w:hAnsi="Times New Roman"/>
          <w:sz w:val="28"/>
          <w:szCs w:val="28"/>
        </w:rPr>
        <w:t xml:space="preserve"> </w:t>
      </w:r>
      <w:r w:rsidRPr="BA376287">
        <w:rPr>
          <w:rFonts w:ascii="Times New Roman" w:cs="Times New Roman"/>
          <w:sz w:val="28"/>
          <w:szCs w:val="28"/>
          <w:rPrChange w:id="11700" w:author="user pc" w:date="2022-03-15T10:14:00Z">
            <w:rPr/>
          </w:rPrChange>
        </w:rPr>
        <w:t>of</w:t>
      </w:r>
      <w:r>
        <w:rPr>
          <w:rFonts w:ascii="Times New Roman" w:cs="Times New Roman" w:hAnsi="Times New Roman"/>
          <w:sz w:val="28"/>
          <w:szCs w:val="28"/>
        </w:rPr>
        <w:t xml:space="preserve"> </w:t>
      </w:r>
      <w:r w:rsidRPr="F40B240C">
        <w:rPr>
          <w:rFonts w:ascii="Times New Roman" w:cs="Times New Roman"/>
          <w:sz w:val="28"/>
          <w:szCs w:val="28"/>
          <w:rPrChange w:id="11701" w:author="user pc" w:date="2022-03-15T10:14:00Z">
            <w:rPr/>
          </w:rPrChange>
        </w:rPr>
        <w:t>pellets</w:t>
      </w:r>
      <w:r>
        <w:rPr>
          <w:rFonts w:ascii="Times New Roman" w:cs="Times New Roman" w:hAnsi="Times New Roman"/>
          <w:sz w:val="28"/>
          <w:szCs w:val="28"/>
        </w:rPr>
        <w:t xml:space="preserve"> </w:t>
      </w:r>
      <w:r w:rsidRPr="4E0B17A1">
        <w:rPr>
          <w:rFonts w:ascii="Times New Roman" w:cs="Times New Roman"/>
          <w:sz w:val="28"/>
          <w:szCs w:val="28"/>
          <w:rPrChange w:id="11702" w:author="user pc" w:date="2022-03-15T10:14:00Z">
            <w:rPr/>
          </w:rPrChange>
        </w:rPr>
        <w:t>=</w:t>
      </w:r>
      <w:r>
        <w:rPr>
          <w:rFonts w:ascii="Times New Roman" w:cs="Times New Roman" w:hAnsi="Times New Roman"/>
          <w:sz w:val="28"/>
          <w:szCs w:val="28"/>
        </w:rPr>
        <w:t xml:space="preserve"> </w:t>
      </w:r>
      <w:r w:rsidRPr="BB00272B">
        <w:rPr>
          <w:rFonts w:ascii="Times New Roman" w:cs="Times New Roman"/>
          <w:sz w:val="28"/>
          <w:szCs w:val="28"/>
          <w:rPrChange w:id="11703" w:author="user pc" w:date="2022-03-15T10:14:00Z">
            <w:rPr/>
          </w:rPrChange>
        </w:rPr>
        <w:t>Volume</w:t>
      </w:r>
      <w:r>
        <w:rPr>
          <w:rFonts w:ascii="Times New Roman" w:cs="Times New Roman" w:hAnsi="Times New Roman"/>
          <w:sz w:val="28"/>
          <w:szCs w:val="28"/>
        </w:rPr>
        <w:t xml:space="preserve"> </w:t>
      </w:r>
      <w:r w:rsidRPr="DB342D80">
        <w:rPr>
          <w:rFonts w:ascii="Times New Roman" w:cs="Times New Roman"/>
          <w:sz w:val="28"/>
          <w:szCs w:val="28"/>
          <w:rPrChange w:id="11704" w:author="user pc" w:date="2022-03-15T10:14:00Z">
            <w:rPr/>
          </w:rPrChange>
        </w:rPr>
        <w:t>of</w:t>
      </w:r>
      <w:r>
        <w:rPr>
          <w:rFonts w:ascii="Times New Roman" w:cs="Times New Roman" w:hAnsi="Times New Roman"/>
          <w:sz w:val="28"/>
          <w:szCs w:val="28"/>
        </w:rPr>
        <w:t xml:space="preserve"> </w:t>
      </w:r>
      <w:r w:rsidRPr="3D42E3C6">
        <w:rPr>
          <w:rFonts w:ascii="Times New Roman" w:cs="Times New Roman"/>
          <w:sz w:val="28"/>
          <w:szCs w:val="28"/>
          <w:rPrChange w:id="11705" w:author="user pc" w:date="2022-03-15T10:14:00Z">
            <w:rPr/>
          </w:rPrChange>
        </w:rPr>
        <w:t>water</w:t>
      </w:r>
      <w:r>
        <w:rPr>
          <w:rFonts w:ascii="Times New Roman" w:cs="Times New Roman" w:hAnsi="Times New Roman"/>
          <w:sz w:val="28"/>
          <w:szCs w:val="28"/>
        </w:rPr>
        <w:t xml:space="preserve"> </w:t>
      </w:r>
      <w:r w:rsidRPr="7C71EBD9">
        <w:rPr>
          <w:rFonts w:ascii="Times New Roman" w:cs="Times New Roman"/>
          <w:sz w:val="28"/>
          <w:szCs w:val="28"/>
          <w:rPrChange w:id="11706" w:author="user pc" w:date="2022-03-15T10:14:00Z">
            <w:rPr/>
          </w:rPrChange>
        </w:rPr>
        <w:t>displaced</w:t>
      </w:r>
      <w:r>
        <w:rPr>
          <w:rFonts w:ascii="Times New Roman" w:cs="Times New Roman" w:hAnsi="Times New Roman"/>
          <w:sz w:val="28"/>
          <w:szCs w:val="28"/>
        </w:rPr>
        <w:t xml:space="preserve"> </w:t>
      </w:r>
      <w:r w:rsidRPr="234F5A31">
        <w:rPr>
          <w:rFonts w:ascii="Times New Roman" w:cs="Times New Roman"/>
          <w:sz w:val="28"/>
          <w:szCs w:val="28"/>
          <w:rPrChange w:id="11707" w:author="user pc" w:date="2022-03-15T10:14:00Z">
            <w:rPr/>
          </w:rPrChange>
        </w:rPr>
        <w:t>=</w:t>
      </w:r>
      <w:r>
        <w:rPr>
          <w:rFonts w:ascii="Times New Roman" w:cs="Times New Roman" w:hAnsi="Times New Roman"/>
          <w:sz w:val="28"/>
          <w:szCs w:val="28"/>
        </w:rPr>
        <w:t xml:space="preserve"> </w:t>
      </w:r>
      <w:r w:rsidRPr="631E4214">
        <w:rPr>
          <w:rFonts w:ascii="Times New Roman" w:cs="Times New Roman"/>
          <w:sz w:val="28"/>
          <w:szCs w:val="28"/>
          <w:rPrChange w:id="11708" w:author="user pc" w:date="2022-03-15T10:14:00Z">
            <w:rPr/>
          </w:rPrChange>
        </w:rPr>
        <w:t>7.7</w:t>
      </w:r>
      <w:r>
        <w:rPr>
          <w:rFonts w:ascii="Times New Roman" w:cs="Times New Roman" w:hAnsi="Times New Roman"/>
          <w:sz w:val="28"/>
          <w:szCs w:val="28"/>
        </w:rPr>
        <w:t xml:space="preserve"> </w:t>
      </w:r>
      <w:r w:rsidRPr="5F0CA126">
        <w:rPr>
          <w:rFonts w:ascii="Times New Roman" w:cs="Times New Roman"/>
          <w:sz w:val="28"/>
          <w:szCs w:val="28"/>
          <w:rPrChange w:id="11709" w:author="user pc" w:date="2022-03-15T10:14:00Z">
            <w:rPr/>
          </w:rPrChange>
        </w:rPr>
        <w:t>-</w:t>
      </w:r>
      <w:r>
        <w:rPr>
          <w:rFonts w:ascii="Times New Roman" w:cs="Times New Roman" w:hAnsi="Times New Roman"/>
          <w:sz w:val="28"/>
          <w:szCs w:val="28"/>
        </w:rPr>
        <w:t xml:space="preserve"> </w:t>
      </w:r>
      <w:r w:rsidRPr="0EDC6248">
        <w:rPr>
          <w:rFonts w:ascii="Times New Roman" w:cs="Times New Roman"/>
          <w:sz w:val="28"/>
          <w:szCs w:val="28"/>
          <w:rPrChange w:id="11710" w:author="user pc" w:date="2022-03-15T10:14:00Z">
            <w:rPr/>
          </w:rPrChange>
        </w:rPr>
        <w:t>5.0</w:t>
      </w:r>
      <w:r>
        <w:rPr>
          <w:rFonts w:ascii="Times New Roman" w:cs="Times New Roman" w:hAnsi="Times New Roman"/>
          <w:sz w:val="28"/>
          <w:szCs w:val="28"/>
        </w:rPr>
        <w:t xml:space="preserve"> </w:t>
      </w:r>
      <w:r w:rsidRPr="162D8E40">
        <w:rPr>
          <w:rFonts w:ascii="Times New Roman" w:cs="Times New Roman"/>
          <w:sz w:val="28"/>
          <w:szCs w:val="28"/>
          <w:rPrChange w:id="11711" w:author="user pc" w:date="2022-03-15T10:14:00Z">
            <w:rPr/>
          </w:rPrChange>
        </w:rPr>
        <w:t>=</w:t>
      </w:r>
      <w:r>
        <w:rPr>
          <w:rFonts w:ascii="Times New Roman" w:cs="Times New Roman" w:hAnsi="Times New Roman"/>
          <w:sz w:val="28"/>
          <w:szCs w:val="28"/>
        </w:rPr>
        <w:t xml:space="preserve"> </w:t>
      </w:r>
      <w:r w:rsidRPr="4CC01C41">
        <w:rPr>
          <w:rFonts w:ascii="Times New Roman" w:cs="Times New Roman"/>
          <w:sz w:val="28"/>
          <w:szCs w:val="28"/>
          <w:rPrChange w:id="11712" w:author="user pc" w:date="2022-03-15T10:14:00Z">
            <w:rPr/>
          </w:rPrChange>
        </w:rPr>
        <w:t>2.7ml</w:t>
      </w:r>
    </w:p>
    <w:p>
      <w:pPr>
        <w:pStyle w:val="style0"/>
        <w:rPr>
          <w:rFonts w:ascii="Times New Roman" w:cs="Times New Roman"/>
          <w:sz w:val="28"/>
          <w:szCs w:val="28"/>
          <w:rPrChange w:id="11713" w:author="user pc" w:date="2022-03-15T10:14:00Z">
            <w:rPr/>
          </w:rPrChange>
        </w:rPr>
      </w:pPr>
      <w:r w:rsidRPr="B8DCA98C">
        <w:rPr>
          <w:rFonts w:ascii="Times New Roman" w:cs="Times New Roman"/>
          <w:sz w:val="28"/>
          <w:szCs w:val="28"/>
          <w:rPrChange w:id="11714" w:author="user pc" w:date="2022-03-15T10:14:00Z">
            <w:rPr/>
          </w:rPrChange>
        </w:rPr>
        <w:t>Density</w:t>
      </w:r>
      <w:r>
        <w:rPr>
          <w:rFonts w:ascii="Times New Roman" w:cs="Times New Roman" w:hAnsi="Times New Roman"/>
          <w:sz w:val="28"/>
          <w:szCs w:val="28"/>
        </w:rPr>
        <w:t xml:space="preserve"> </w:t>
      </w:r>
      <w:r w:rsidRPr="EB997DD5">
        <w:rPr>
          <w:rFonts w:ascii="Times New Roman" w:cs="Times New Roman"/>
          <w:sz w:val="28"/>
          <w:szCs w:val="28"/>
          <w:rPrChange w:id="11715" w:author="user pc" w:date="2022-03-15T10:14:00Z">
            <w:rPr/>
          </w:rPrChange>
        </w:rPr>
        <w:t>of</w:t>
      </w:r>
      <w:r>
        <w:rPr>
          <w:rFonts w:ascii="Times New Roman" w:cs="Times New Roman" w:hAnsi="Times New Roman"/>
          <w:sz w:val="28"/>
          <w:szCs w:val="28"/>
        </w:rPr>
        <w:t xml:space="preserve"> </w:t>
      </w:r>
      <w:r w:rsidRPr="380A8997">
        <w:rPr>
          <w:rFonts w:ascii="Times New Roman" w:cs="Times New Roman"/>
          <w:sz w:val="28"/>
          <w:szCs w:val="28"/>
          <w:rPrChange w:id="11716" w:author="user pc" w:date="2022-03-15T10:14:00Z">
            <w:rPr/>
          </w:rPrChange>
        </w:rPr>
        <w:t>pellets</w:t>
      </w:r>
      <w:r>
        <w:rPr>
          <w:rFonts w:ascii="Times New Roman" w:cs="Times New Roman" w:hAnsi="Times New Roman"/>
          <w:sz w:val="28"/>
          <w:szCs w:val="28"/>
        </w:rPr>
        <w:t xml:space="preserve"> </w:t>
      </w:r>
      <w:r w:rsidRPr="5C2F0D46">
        <w:rPr>
          <w:rFonts w:ascii="Times New Roman" w:cs="Times New Roman"/>
          <w:sz w:val="28"/>
          <w:szCs w:val="28"/>
          <w:rPrChange w:id="11717" w:author="user pc" w:date="2022-03-15T10:14:00Z">
            <w:rPr/>
          </w:rPrChange>
        </w:rPr>
        <w:t>=</w:t>
      </w:r>
      <w:r>
        <w:rPr>
          <w:rFonts w:ascii="Times New Roman" w:cs="Times New Roman" w:hAnsi="Times New Roman"/>
          <w:sz w:val="28"/>
          <w:szCs w:val="28"/>
        </w:rPr>
        <w:t xml:space="preserve"> </w:t>
      </w:r>
      <w:r w:rsidRPr="A7444564">
        <w:rPr>
          <w:rFonts w:ascii="Times New Roman" w:cs="Times New Roman"/>
          <w:sz w:val="28"/>
          <w:szCs w:val="28"/>
          <w:rPrChange w:id="11718" w:author="user pc" w:date="2022-03-15T10:14:00Z">
            <w:rPr/>
          </w:rPrChange>
        </w:rPr>
        <w:t>Mass/Volume</w:t>
      </w:r>
    </w:p>
    <w:p>
      <w:pPr>
        <w:pStyle w:val="style0"/>
        <w:rPr>
          <w:rFonts w:ascii="Times New Roman" w:cs="Times New Roman"/>
          <w:sz w:val="28"/>
          <w:szCs w:val="28"/>
          <w:rPrChange w:id="11719" w:author="user pc" w:date="2022-03-15T10:14:00Z">
            <w:rPr/>
          </w:rPrChange>
        </w:rPr>
      </w:pPr>
      <w:r w:rsidRPr="92538463">
        <w:rPr>
          <w:rFonts w:ascii="Times New Roman" w:cs="Times New Roman"/>
          <w:sz w:val="28"/>
          <w:szCs w:val="28"/>
          <w:rPrChange w:id="11720" w:author="user pc" w:date="2022-03-15T10:14:00Z">
            <w:rPr/>
          </w:rPrChange>
        </w:rPr>
        <w:t>=</w:t>
      </w:r>
      <w:r>
        <w:rPr>
          <w:rFonts w:ascii="Times New Roman" w:cs="Times New Roman" w:hAnsi="Times New Roman"/>
          <w:sz w:val="28"/>
          <w:szCs w:val="28"/>
        </w:rPr>
        <w:t xml:space="preserve"> </w:t>
      </w:r>
      <w:r w:rsidRPr="69DBB0BF">
        <w:rPr>
          <w:rFonts w:ascii="Times New Roman" w:cs="Times New Roman"/>
          <w:sz w:val="28"/>
          <w:szCs w:val="28"/>
          <w:rPrChange w:id="11721" w:author="user pc" w:date="2022-03-15T10:14:00Z">
            <w:rPr/>
          </w:rPrChange>
        </w:rPr>
        <w:t>5.7/2.7</w:t>
      </w:r>
    </w:p>
    <w:p>
      <w:pPr>
        <w:pStyle w:val="style0"/>
        <w:rPr>
          <w:rFonts w:ascii="Times New Roman" w:cs="Times New Roman"/>
          <w:sz w:val="28"/>
          <w:szCs w:val="28"/>
          <w:rPrChange w:id="11722" w:author="user pc" w:date="2022-03-15T10:14:00Z">
            <w:rPr/>
          </w:rPrChange>
        </w:rPr>
      </w:pPr>
      <w:r>
        <w:rPr>
          <w:rFonts w:ascii="Times New Roman" w:cs="Times New Roman" w:hAnsi="Times New Roman"/>
          <w:sz w:val="28"/>
          <w:szCs w:val="28"/>
        </w:rPr>
        <w:t xml:space="preserve"> = 2.11</w:t>
      </w:r>
      <m:oMath>
        <m:sSup>
          <m:sSupPr>
            <m:ctrlPr>
              <w:rPr>
                <w:rFonts w:ascii="Cambria Math" w:cs="Times New Roman" w:hAnsi="Cambria Math"/>
                <w:i/>
                <w:sz w:val="28"/>
                <w:szCs w:val="28"/>
              </w:rPr>
            </m:ctrlPr>
          </m:sSupPr>
          <m:e>
            <m:r>
              <w:rPr>
                <w:rFonts w:ascii="Cambria Math" w:cs="Times New Roman" w:hAnsi="Cambria Math"/>
                <w:sz w:val="28"/>
                <w:szCs w:val="28"/>
              </w:rPr>
              <m:t>gmL</m:t>
            </m:r>
          </m:e>
          <m:sup>
            <m:r>
              <w:rPr>
                <w:rFonts w:ascii="Cambria Math" w:cs="Times New Roman" w:hAnsi="Cambria Math"/>
                <w:sz w:val="28"/>
                <w:szCs w:val="28"/>
              </w:rPr>
              <m:t>-1</m:t>
            </m:r>
          </m:sup>
        </m:sSup>
      </m:oMath>
    </w:p>
    <w:p>
      <w:pPr>
        <w:pStyle w:val="style0"/>
        <w:rPr>
          <w:rFonts w:ascii="Times New Roman" w:cs="Times New Roman"/>
          <w:sz w:val="28"/>
          <w:szCs w:val="28"/>
          <w:rPrChange w:id="11723" w:author="user pc" w:date="2022-03-15T10:14:00Z">
            <w:rPr/>
          </w:rPrChange>
        </w:rPr>
      </w:pPr>
    </w:p>
    <w:p>
      <w:pPr>
        <w:pStyle w:val="style0"/>
        <w:rPr>
          <w:rFonts w:ascii="Times New Roman" w:cs="Times New Roman"/>
          <w:sz w:val="28"/>
          <w:szCs w:val="28"/>
          <w:rPrChange w:id="11724" w:author="user pc" w:date="2022-03-15T10:14:00Z">
            <w:rPr/>
          </w:rPrChange>
        </w:rPr>
      </w:pPr>
      <w:r w:rsidRPr="DEF11939">
        <w:rPr>
          <w:rFonts w:ascii="Times New Roman" w:cs="Times New Roman"/>
          <w:b/>
          <w:sz w:val="28"/>
          <w:szCs w:val="28"/>
          <w:rPrChange w:id="11725" w:author="user pc" w:date="2022-03-15T10:14:00Z">
            <w:rPr>
              <w:b/>
            </w:rPr>
          </w:rPrChange>
        </w:rPr>
        <w:t>Example</w:t>
      </w:r>
      <w:r>
        <w:rPr>
          <w:rFonts w:ascii="Times New Roman" w:cs="Times New Roman" w:hAnsi="Times New Roman"/>
          <w:b/>
          <w:sz w:val="28"/>
          <w:szCs w:val="28"/>
        </w:rPr>
        <w:t xml:space="preserve"> </w:t>
      </w:r>
      <w:r w:rsidRPr="055C4642">
        <w:rPr>
          <w:rFonts w:ascii="Times New Roman" w:cs="Times New Roman"/>
          <w:b/>
          <w:sz w:val="28"/>
          <w:szCs w:val="28"/>
          <w:rPrChange w:id="11726" w:author="user pc" w:date="2022-03-15T10:14:00Z">
            <w:rPr>
              <w:b/>
            </w:rPr>
          </w:rPrChange>
        </w:rPr>
        <w:t>5:</w:t>
      </w:r>
      <w:r>
        <w:rPr>
          <w:rFonts w:ascii="Times New Roman" w:cs="Times New Roman" w:hAnsi="Times New Roman"/>
          <w:b/>
          <w:sz w:val="28"/>
          <w:szCs w:val="28"/>
        </w:rPr>
        <w:t xml:space="preserve"> </w:t>
      </w:r>
      <w:r w:rsidRPr="C5AF5BF3">
        <w:rPr>
          <w:rFonts w:ascii="Times New Roman" w:cs="Times New Roman"/>
          <w:sz w:val="28"/>
          <w:szCs w:val="28"/>
          <w:rPrChange w:id="11727" w:author="user pc" w:date="2022-03-15T10:14:00Z">
            <w:rPr/>
          </w:rPrChange>
        </w:rPr>
        <w:t>What</w:t>
      </w:r>
      <w:r>
        <w:rPr>
          <w:rFonts w:ascii="Times New Roman" w:cs="Times New Roman" w:hAnsi="Times New Roman"/>
          <w:sz w:val="28"/>
          <w:szCs w:val="28"/>
        </w:rPr>
        <w:t xml:space="preserve"> </w:t>
      </w:r>
      <w:r w:rsidRPr="8B0715C8">
        <w:rPr>
          <w:rFonts w:ascii="Times New Roman" w:cs="Times New Roman"/>
          <w:sz w:val="28"/>
          <w:szCs w:val="28"/>
          <w:rPrChange w:id="11728" w:author="user pc" w:date="2022-03-15T10:14:00Z">
            <w:rPr/>
          </w:rPrChange>
        </w:rPr>
        <w:t>is</w:t>
      </w:r>
      <w:r>
        <w:rPr>
          <w:rFonts w:ascii="Times New Roman" w:cs="Times New Roman" w:hAnsi="Times New Roman"/>
          <w:sz w:val="28"/>
          <w:szCs w:val="28"/>
        </w:rPr>
        <w:t xml:space="preserve"> </w:t>
      </w:r>
      <w:r w:rsidRPr="32F03F0F">
        <w:rPr>
          <w:rFonts w:ascii="Times New Roman" w:cs="Times New Roman"/>
          <w:sz w:val="28"/>
          <w:szCs w:val="28"/>
          <w:rPrChange w:id="11729" w:author="user pc" w:date="2022-03-15T10:14:00Z">
            <w:rPr/>
          </w:rPrChange>
        </w:rPr>
        <w:t>the</w:t>
      </w:r>
      <w:r>
        <w:rPr>
          <w:rFonts w:ascii="Times New Roman" w:cs="Times New Roman" w:hAnsi="Times New Roman"/>
          <w:sz w:val="28"/>
          <w:szCs w:val="28"/>
        </w:rPr>
        <w:t xml:space="preserve"> </w:t>
      </w:r>
      <w:r w:rsidRPr="9918F18A">
        <w:rPr>
          <w:rFonts w:ascii="Times New Roman" w:cs="Times New Roman"/>
          <w:sz w:val="28"/>
          <w:szCs w:val="28"/>
          <w:rPrChange w:id="11730" w:author="user pc" w:date="2022-03-15T10:14:00Z">
            <w:rPr/>
          </w:rPrChange>
        </w:rPr>
        <w:t>density</w:t>
      </w:r>
      <w:r>
        <w:rPr>
          <w:rFonts w:ascii="Times New Roman" w:cs="Times New Roman" w:hAnsi="Times New Roman"/>
          <w:sz w:val="28"/>
          <w:szCs w:val="28"/>
        </w:rPr>
        <w:t xml:space="preserve"> </w:t>
      </w:r>
      <w:r w:rsidRPr="185DD557">
        <w:rPr>
          <w:rFonts w:ascii="Times New Roman" w:cs="Times New Roman"/>
          <w:sz w:val="28"/>
          <w:szCs w:val="28"/>
          <w:rPrChange w:id="11731" w:author="user pc" w:date="2022-03-15T10:14:00Z">
            <w:rPr/>
          </w:rPrChange>
        </w:rPr>
        <w:t>of</w:t>
      </w:r>
      <w:r>
        <w:rPr>
          <w:rFonts w:ascii="Times New Roman" w:cs="Times New Roman" w:hAnsi="Times New Roman"/>
          <w:sz w:val="28"/>
          <w:szCs w:val="28"/>
        </w:rPr>
        <w:t xml:space="preserve"> </w:t>
      </w:r>
      <w:r w:rsidRPr="60B41461">
        <w:rPr>
          <w:rFonts w:ascii="Times New Roman" w:cs="Times New Roman"/>
          <w:sz w:val="28"/>
          <w:szCs w:val="28"/>
          <w:rPrChange w:id="11732" w:author="user pc" w:date="2022-03-15T10:14:00Z">
            <w:rPr/>
          </w:rPrChange>
        </w:rPr>
        <w:t>a</w:t>
      </w:r>
      <w:r>
        <w:rPr>
          <w:rFonts w:ascii="Times New Roman" w:cs="Times New Roman" w:hAnsi="Times New Roman"/>
          <w:sz w:val="28"/>
          <w:szCs w:val="28"/>
        </w:rPr>
        <w:t xml:space="preserve"> </w:t>
      </w:r>
      <w:r w:rsidRPr="3E8F65E2">
        <w:rPr>
          <w:rFonts w:ascii="Times New Roman" w:cs="Times New Roman"/>
          <w:sz w:val="28"/>
          <w:szCs w:val="28"/>
          <w:rPrChange w:id="11733" w:author="user pc" w:date="2022-03-15T10:14:00Z">
            <w:rPr/>
          </w:rPrChange>
        </w:rPr>
        <w:t>solid</w:t>
      </w:r>
      <w:r>
        <w:rPr>
          <w:rFonts w:ascii="Times New Roman" w:cs="Times New Roman" w:hAnsi="Times New Roman"/>
          <w:sz w:val="28"/>
          <w:szCs w:val="28"/>
        </w:rPr>
        <w:t xml:space="preserve"> </w:t>
      </w:r>
      <w:r w:rsidRPr="DF3F1AB3">
        <w:rPr>
          <w:rFonts w:ascii="Times New Roman" w:cs="Times New Roman"/>
          <w:sz w:val="28"/>
          <w:szCs w:val="28"/>
          <w:rPrChange w:id="11734" w:author="user pc" w:date="2022-03-15T10:14:00Z">
            <w:rPr/>
          </w:rPrChange>
        </w:rPr>
        <w:t>cube</w:t>
      </w:r>
      <w:r>
        <w:rPr>
          <w:rFonts w:ascii="Times New Roman" w:cs="Times New Roman" w:hAnsi="Times New Roman"/>
          <w:sz w:val="28"/>
          <w:szCs w:val="28"/>
        </w:rPr>
        <w:t xml:space="preserve"> </w:t>
      </w:r>
      <w:r w:rsidRPr="ECC11BF1">
        <w:rPr>
          <w:rFonts w:ascii="Times New Roman" w:cs="Times New Roman"/>
          <w:sz w:val="28"/>
          <w:szCs w:val="28"/>
          <w:rPrChange w:id="11735" w:author="user pc" w:date="2022-03-15T10:14:00Z">
            <w:rPr/>
          </w:rPrChange>
        </w:rPr>
        <w:t>that</w:t>
      </w:r>
      <w:r>
        <w:rPr>
          <w:rFonts w:ascii="Times New Roman" w:cs="Times New Roman" w:hAnsi="Times New Roman"/>
          <w:sz w:val="28"/>
          <w:szCs w:val="28"/>
        </w:rPr>
        <w:t xml:space="preserve"> </w:t>
      </w:r>
      <w:r w:rsidRPr="2BD58E77">
        <w:rPr>
          <w:rFonts w:ascii="Times New Roman" w:cs="Times New Roman"/>
          <w:sz w:val="28"/>
          <w:szCs w:val="28"/>
          <w:rPrChange w:id="11736" w:author="user pc" w:date="2022-03-15T10:14:00Z">
            <w:rPr/>
          </w:rPrChange>
        </w:rPr>
        <w:t>has</w:t>
      </w:r>
      <w:r>
        <w:rPr>
          <w:rFonts w:ascii="Times New Roman" w:cs="Times New Roman" w:hAnsi="Times New Roman"/>
          <w:sz w:val="28"/>
          <w:szCs w:val="28"/>
        </w:rPr>
        <w:t xml:space="preserve"> </w:t>
      </w:r>
      <w:r w:rsidRPr="D355FFF4">
        <w:rPr>
          <w:rFonts w:ascii="Times New Roman" w:cs="Times New Roman"/>
          <w:sz w:val="28"/>
          <w:szCs w:val="28"/>
          <w:rPrChange w:id="11737" w:author="user pc" w:date="2022-03-15T10:14:00Z">
            <w:rPr/>
          </w:rPrChange>
        </w:rPr>
        <w:t>a</w:t>
      </w:r>
      <w:r>
        <w:rPr>
          <w:rFonts w:ascii="Times New Roman" w:cs="Times New Roman" w:hAnsi="Times New Roman"/>
          <w:sz w:val="28"/>
          <w:szCs w:val="28"/>
        </w:rPr>
        <w:t xml:space="preserve"> </w:t>
      </w:r>
      <w:r w:rsidRPr="7F45A297">
        <w:rPr>
          <w:rFonts w:ascii="Times New Roman" w:cs="Times New Roman"/>
          <w:sz w:val="28"/>
          <w:szCs w:val="28"/>
          <w:rPrChange w:id="11738" w:author="user pc" w:date="2022-03-15T10:14:00Z">
            <w:rPr/>
          </w:rPrChange>
        </w:rPr>
        <w:t>length</w:t>
      </w:r>
      <w:r>
        <w:rPr>
          <w:rFonts w:ascii="Times New Roman" w:cs="Times New Roman" w:hAnsi="Times New Roman"/>
          <w:sz w:val="28"/>
          <w:szCs w:val="28"/>
        </w:rPr>
        <w:t xml:space="preserve"> </w:t>
      </w:r>
      <w:r w:rsidRPr="110D0F6A">
        <w:rPr>
          <w:rFonts w:ascii="Times New Roman" w:cs="Times New Roman"/>
          <w:sz w:val="28"/>
          <w:szCs w:val="28"/>
          <w:rPrChange w:id="11739" w:author="user pc" w:date="2022-03-15T10:14:00Z">
            <w:rPr/>
          </w:rPrChange>
        </w:rPr>
        <w:t>of</w:t>
      </w:r>
      <w:r>
        <w:rPr>
          <w:rFonts w:ascii="Times New Roman" w:cs="Times New Roman" w:hAnsi="Times New Roman"/>
          <w:sz w:val="28"/>
          <w:szCs w:val="28"/>
        </w:rPr>
        <w:t xml:space="preserve"> </w:t>
      </w:r>
      <w:r w:rsidRPr="992FD3D4">
        <w:rPr>
          <w:rFonts w:ascii="Times New Roman" w:cs="Times New Roman"/>
          <w:sz w:val="28"/>
          <w:szCs w:val="28"/>
          <w:rPrChange w:id="11740" w:author="user pc" w:date="2022-03-15T10:14:00Z">
            <w:rPr/>
          </w:rPrChange>
        </w:rPr>
        <w:t>2.0cm</w:t>
      </w:r>
      <w:r>
        <w:rPr>
          <w:rFonts w:ascii="Times New Roman" w:cs="Times New Roman" w:hAnsi="Times New Roman"/>
          <w:sz w:val="28"/>
          <w:szCs w:val="28"/>
        </w:rPr>
        <w:t xml:space="preserve"> </w:t>
      </w:r>
      <w:r w:rsidRPr="C4C2F2B6">
        <w:rPr>
          <w:rFonts w:ascii="Times New Roman" w:cs="Times New Roman"/>
          <w:sz w:val="28"/>
          <w:szCs w:val="28"/>
          <w:rPrChange w:id="11741" w:author="user pc" w:date="2022-03-15T10:14:00Z">
            <w:rPr/>
          </w:rPrChange>
        </w:rPr>
        <w:t>on</w:t>
      </w:r>
      <w:r>
        <w:rPr>
          <w:rFonts w:ascii="Times New Roman" w:cs="Times New Roman" w:hAnsi="Times New Roman"/>
          <w:sz w:val="28"/>
          <w:szCs w:val="28"/>
        </w:rPr>
        <w:t xml:space="preserve"> </w:t>
      </w:r>
      <w:r w:rsidRPr="6F64B58C">
        <w:rPr>
          <w:rFonts w:ascii="Times New Roman" w:cs="Times New Roman"/>
          <w:sz w:val="28"/>
          <w:szCs w:val="28"/>
          <w:rPrChange w:id="11742" w:author="user pc" w:date="2022-03-15T10:14:00Z">
            <w:rPr/>
          </w:rPrChange>
        </w:rPr>
        <w:t>each</w:t>
      </w:r>
      <w:r>
        <w:rPr>
          <w:rFonts w:ascii="Times New Roman" w:cs="Times New Roman" w:hAnsi="Times New Roman"/>
          <w:sz w:val="28"/>
          <w:szCs w:val="28"/>
        </w:rPr>
        <w:t xml:space="preserve"> </w:t>
      </w:r>
      <w:r w:rsidRPr="9FEBBB20">
        <w:rPr>
          <w:rFonts w:ascii="Times New Roman" w:cs="Times New Roman"/>
          <w:sz w:val="28"/>
          <w:szCs w:val="28"/>
          <w:rPrChange w:id="11743" w:author="user pc" w:date="2022-03-15T10:14:00Z">
            <w:rPr/>
          </w:rPrChange>
        </w:rPr>
        <w:t>side</w:t>
      </w:r>
      <w:r>
        <w:rPr>
          <w:rFonts w:ascii="Times New Roman" w:cs="Times New Roman" w:hAnsi="Times New Roman"/>
          <w:sz w:val="28"/>
          <w:szCs w:val="28"/>
        </w:rPr>
        <w:t xml:space="preserve"> </w:t>
      </w:r>
      <w:r w:rsidRPr="09D9DB18">
        <w:rPr>
          <w:rFonts w:ascii="Times New Roman" w:cs="Times New Roman"/>
          <w:sz w:val="28"/>
          <w:szCs w:val="28"/>
          <w:rPrChange w:id="11744" w:author="user pc" w:date="2022-03-15T10:14:00Z">
            <w:rPr/>
          </w:rPrChange>
        </w:rPr>
        <w:t>and</w:t>
      </w:r>
      <w:r>
        <w:rPr>
          <w:rFonts w:ascii="Times New Roman" w:cs="Times New Roman" w:hAnsi="Times New Roman"/>
          <w:sz w:val="28"/>
          <w:szCs w:val="28"/>
        </w:rPr>
        <w:t xml:space="preserve"> </w:t>
      </w:r>
      <w:r w:rsidRPr="4CBA109F">
        <w:rPr>
          <w:rFonts w:ascii="Times New Roman" w:cs="Times New Roman"/>
          <w:sz w:val="28"/>
          <w:szCs w:val="28"/>
          <w:rPrChange w:id="11745" w:author="user pc" w:date="2022-03-15T10:14:00Z">
            <w:rPr/>
          </w:rPrChange>
        </w:rPr>
        <w:t>weighs</w:t>
      </w:r>
      <w:r>
        <w:rPr>
          <w:rFonts w:ascii="Times New Roman" w:cs="Times New Roman" w:hAnsi="Times New Roman"/>
          <w:sz w:val="28"/>
          <w:szCs w:val="28"/>
        </w:rPr>
        <w:t xml:space="preserve"> </w:t>
      </w:r>
      <w:r w:rsidRPr="3A1722A1">
        <w:rPr>
          <w:rFonts w:ascii="Times New Roman" w:cs="Times New Roman"/>
          <w:sz w:val="28"/>
          <w:szCs w:val="28"/>
          <w:rPrChange w:id="11746" w:author="user pc" w:date="2022-03-15T10:14:00Z">
            <w:rPr/>
          </w:rPrChange>
        </w:rPr>
        <w:t>6.0</w:t>
      </w:r>
      <w:r>
        <w:rPr>
          <w:rFonts w:ascii="Times New Roman" w:cs="Times New Roman" w:hAnsi="Times New Roman"/>
          <w:sz w:val="28"/>
          <w:szCs w:val="28"/>
        </w:rPr>
        <w:t xml:space="preserve"> </w:t>
      </w:r>
      <w:r w:rsidRPr="37A69618">
        <w:rPr>
          <w:rFonts w:ascii="Times New Roman" w:cs="Times New Roman"/>
          <w:sz w:val="28"/>
          <w:szCs w:val="28"/>
          <w:rPrChange w:id="11747" w:author="user pc" w:date="2022-03-15T10:14:00Z">
            <w:rPr/>
          </w:rPrChange>
        </w:rPr>
        <w:t>grams?</w:t>
      </w:r>
    </w:p>
    <w:p>
      <w:pPr>
        <w:pStyle w:val="style0"/>
        <w:rPr>
          <w:rFonts w:ascii="Times New Roman" w:cs="Times New Roman" w:hAnsi="Times New Roman"/>
          <w:b/>
          <w:sz w:val="28"/>
          <w:szCs w:val="28"/>
        </w:rPr>
      </w:pPr>
      <w:r w:rsidRPr="AC32B496">
        <w:rPr>
          <w:rFonts w:ascii="Times New Roman" w:cs="Times New Roman"/>
          <w:b/>
          <w:sz w:val="28"/>
          <w:szCs w:val="28"/>
          <w:rPrChange w:id="11748" w:author="user pc" w:date="2022-03-15T10:14:00Z">
            <w:rPr>
              <w:b/>
            </w:rPr>
          </w:rPrChange>
        </w:rPr>
        <w:t>Solution:</w:t>
      </w:r>
    </w:p>
    <w:p>
      <w:pPr>
        <w:pStyle w:val="style0"/>
        <w:rPr>
          <w:rFonts w:ascii="Times New Roman" w:cs="Times New Roman" w:hAnsi="Times New Roman"/>
          <w:sz w:val="28"/>
          <w:szCs w:val="28"/>
        </w:rPr>
      </w:pPr>
      <w:r w:rsidRPr="D36EDC3E">
        <w:rPr>
          <w:rFonts w:ascii="Times New Roman" w:cs="Times New Roman"/>
          <w:sz w:val="28"/>
          <w:szCs w:val="28"/>
          <w:rPrChange w:id="11749" w:author="user pc" w:date="2022-03-15T10:14:00Z">
            <w:rPr/>
          </w:rPrChange>
        </w:rPr>
        <w:t>Because</w:t>
      </w:r>
      <w:r>
        <w:rPr>
          <w:rFonts w:ascii="Times New Roman" w:cs="Times New Roman" w:hAnsi="Times New Roman"/>
          <w:sz w:val="28"/>
          <w:szCs w:val="28"/>
        </w:rPr>
        <w:t xml:space="preserve"> </w:t>
      </w:r>
      <w:r w:rsidRPr="36C36327">
        <w:rPr>
          <w:rFonts w:ascii="Times New Roman" w:cs="Times New Roman"/>
          <w:sz w:val="28"/>
          <w:szCs w:val="28"/>
          <w:rPrChange w:id="11750" w:author="user pc" w:date="2022-03-15T10:14:00Z">
            <w:rPr/>
          </w:rPrChange>
        </w:rPr>
        <w:t>the</w:t>
      </w:r>
      <w:r>
        <w:rPr>
          <w:rFonts w:ascii="Times New Roman" w:cs="Times New Roman" w:hAnsi="Times New Roman"/>
          <w:sz w:val="28"/>
          <w:szCs w:val="28"/>
        </w:rPr>
        <w:t xml:space="preserve"> </w:t>
      </w:r>
      <w:r w:rsidRPr="5C8F4E33">
        <w:rPr>
          <w:rFonts w:ascii="Times New Roman" w:cs="Times New Roman"/>
          <w:sz w:val="28"/>
          <w:szCs w:val="28"/>
          <w:rPrChange w:id="11751" w:author="user pc" w:date="2022-03-15T10:14:00Z">
            <w:rPr/>
          </w:rPrChange>
        </w:rPr>
        <w:t>length</w:t>
      </w:r>
      <w:r>
        <w:rPr>
          <w:rFonts w:ascii="Times New Roman" w:cs="Times New Roman" w:hAnsi="Times New Roman"/>
          <w:sz w:val="28"/>
          <w:szCs w:val="28"/>
        </w:rPr>
        <w:t xml:space="preserve"> </w:t>
      </w:r>
      <w:r w:rsidRPr="F500C77B">
        <w:rPr>
          <w:rFonts w:ascii="Times New Roman" w:cs="Times New Roman"/>
          <w:sz w:val="28"/>
          <w:szCs w:val="28"/>
          <w:rPrChange w:id="11752" w:author="user pc" w:date="2022-03-15T10:14:00Z">
            <w:rPr/>
          </w:rPrChange>
        </w:rPr>
        <w:t>of</w:t>
      </w:r>
      <w:r>
        <w:rPr>
          <w:rFonts w:ascii="Times New Roman" w:cs="Times New Roman" w:hAnsi="Times New Roman"/>
          <w:sz w:val="28"/>
          <w:szCs w:val="28"/>
        </w:rPr>
        <w:t xml:space="preserve"> </w:t>
      </w:r>
      <w:r w:rsidRPr="27CFE892">
        <w:rPr>
          <w:rFonts w:ascii="Times New Roman" w:cs="Times New Roman"/>
          <w:sz w:val="28"/>
          <w:szCs w:val="28"/>
          <w:rPrChange w:id="11753" w:author="user pc" w:date="2022-03-15T10:14:00Z">
            <w:rPr/>
          </w:rPrChange>
        </w:rPr>
        <w:t>each</w:t>
      </w:r>
      <w:r>
        <w:rPr>
          <w:rFonts w:ascii="Times New Roman" w:cs="Times New Roman" w:hAnsi="Times New Roman"/>
          <w:sz w:val="28"/>
          <w:szCs w:val="28"/>
        </w:rPr>
        <w:t xml:space="preserve"> </w:t>
      </w:r>
      <w:r w:rsidRPr="AD6F1672">
        <w:rPr>
          <w:rFonts w:ascii="Times New Roman" w:cs="Times New Roman"/>
          <w:sz w:val="28"/>
          <w:szCs w:val="28"/>
          <w:rPrChange w:id="11754" w:author="user pc" w:date="2022-03-15T10:14:00Z">
            <w:rPr/>
          </w:rPrChange>
        </w:rPr>
        <w:t>side</w:t>
      </w:r>
      <w:r>
        <w:rPr>
          <w:rFonts w:ascii="Times New Roman" w:cs="Times New Roman" w:hAnsi="Times New Roman"/>
          <w:sz w:val="28"/>
          <w:szCs w:val="28"/>
        </w:rPr>
        <w:t xml:space="preserve"> </w:t>
      </w:r>
      <w:r w:rsidRPr="FE4D929E">
        <w:rPr>
          <w:rFonts w:ascii="Times New Roman" w:cs="Times New Roman"/>
          <w:sz w:val="28"/>
          <w:szCs w:val="28"/>
          <w:rPrChange w:id="11755" w:author="user pc" w:date="2022-03-15T10:14:00Z">
            <w:rPr/>
          </w:rPrChange>
        </w:rPr>
        <w:t>of</w:t>
      </w:r>
      <w:r>
        <w:rPr>
          <w:rFonts w:ascii="Times New Roman" w:cs="Times New Roman" w:hAnsi="Times New Roman"/>
          <w:sz w:val="28"/>
          <w:szCs w:val="28"/>
        </w:rPr>
        <w:t xml:space="preserve"> </w:t>
      </w:r>
      <w:r w:rsidRPr="80653D35">
        <w:rPr>
          <w:rFonts w:ascii="Times New Roman" w:cs="Times New Roman"/>
          <w:sz w:val="28"/>
          <w:szCs w:val="28"/>
          <w:rPrChange w:id="11756" w:author="user pc" w:date="2022-03-15T10:14:00Z">
            <w:rPr/>
          </w:rPrChange>
        </w:rPr>
        <w:t>this</w:t>
      </w:r>
      <w:r>
        <w:rPr>
          <w:rFonts w:ascii="Times New Roman" w:cs="Times New Roman" w:hAnsi="Times New Roman"/>
          <w:sz w:val="28"/>
          <w:szCs w:val="28"/>
        </w:rPr>
        <w:t xml:space="preserve"> </w:t>
      </w:r>
      <w:r w:rsidRPr="B1D76A99">
        <w:rPr>
          <w:rFonts w:ascii="Times New Roman" w:cs="Times New Roman"/>
          <w:sz w:val="28"/>
          <w:szCs w:val="28"/>
          <w:rPrChange w:id="11757" w:author="user pc" w:date="2022-03-15T10:14:00Z">
            <w:rPr/>
          </w:rPrChange>
        </w:rPr>
        <w:t>cube</w:t>
      </w:r>
      <w:r>
        <w:rPr>
          <w:rFonts w:ascii="Times New Roman" w:cs="Times New Roman" w:hAnsi="Times New Roman"/>
          <w:sz w:val="28"/>
          <w:szCs w:val="28"/>
        </w:rPr>
        <w:t xml:space="preserve"> </w:t>
      </w:r>
      <w:r w:rsidRPr="3247F5E1">
        <w:rPr>
          <w:rFonts w:ascii="Times New Roman" w:cs="Times New Roman"/>
          <w:sz w:val="28"/>
          <w:szCs w:val="28"/>
          <w:rPrChange w:id="11758" w:author="user pc" w:date="2022-03-15T10:14:00Z">
            <w:rPr/>
          </w:rPrChange>
        </w:rPr>
        <w:t>is</w:t>
      </w:r>
      <w:r>
        <w:rPr>
          <w:rFonts w:ascii="Times New Roman" w:cs="Times New Roman" w:hAnsi="Times New Roman"/>
          <w:sz w:val="28"/>
          <w:szCs w:val="28"/>
        </w:rPr>
        <w:t xml:space="preserve"> </w:t>
      </w:r>
      <w:r w:rsidRPr="E81A918F">
        <w:rPr>
          <w:rFonts w:ascii="Times New Roman" w:cs="Times New Roman"/>
          <w:sz w:val="28"/>
          <w:szCs w:val="28"/>
          <w:rPrChange w:id="11759" w:author="user pc" w:date="2022-03-15T10:14:00Z">
            <w:rPr/>
          </w:rPrChange>
        </w:rPr>
        <w:t>2.0cm,</w:t>
      </w:r>
      <w:r>
        <w:rPr>
          <w:rFonts w:ascii="Times New Roman" w:cs="Times New Roman" w:hAnsi="Times New Roman"/>
          <w:sz w:val="28"/>
          <w:szCs w:val="28"/>
        </w:rPr>
        <w:t xml:space="preserve"> </w:t>
      </w:r>
      <w:r w:rsidRPr="48103F11">
        <w:rPr>
          <w:rFonts w:ascii="Times New Roman" w:cs="Times New Roman"/>
          <w:sz w:val="28"/>
          <w:szCs w:val="28"/>
          <w:rPrChange w:id="11760" w:author="user pc" w:date="2022-03-15T10:14:00Z">
            <w:rPr/>
          </w:rPrChange>
        </w:rPr>
        <w:t>the</w:t>
      </w:r>
      <w:r>
        <w:rPr>
          <w:rFonts w:ascii="Times New Roman" w:cs="Times New Roman" w:hAnsi="Times New Roman"/>
          <w:sz w:val="28"/>
          <w:szCs w:val="28"/>
        </w:rPr>
        <w:t xml:space="preserve"> </w:t>
      </w:r>
      <w:r w:rsidRPr="815AD026">
        <w:rPr>
          <w:rFonts w:ascii="Times New Roman" w:cs="Times New Roman"/>
          <w:sz w:val="28"/>
          <w:szCs w:val="28"/>
          <w:rPrChange w:id="11761" w:author="user pc" w:date="2022-03-15T10:14:00Z">
            <w:rPr/>
          </w:rPrChange>
        </w:rPr>
        <w:t>volume</w:t>
      </w:r>
      <w:r>
        <w:rPr>
          <w:rFonts w:ascii="Times New Roman" w:cs="Times New Roman" w:hAnsi="Times New Roman"/>
          <w:sz w:val="28"/>
          <w:szCs w:val="28"/>
        </w:rPr>
        <w:t xml:space="preserve"> </w:t>
      </w:r>
      <w:r w:rsidRPr="58F9851A">
        <w:rPr>
          <w:rFonts w:ascii="Times New Roman" w:cs="Times New Roman"/>
          <w:sz w:val="28"/>
          <w:szCs w:val="28"/>
          <w:rPrChange w:id="11762" w:author="user pc" w:date="2022-03-15T10:14:00Z">
            <w:rPr/>
          </w:rPrChange>
        </w:rPr>
        <w:t>will</w:t>
      </w:r>
      <w:r>
        <w:rPr>
          <w:rFonts w:ascii="Times New Roman" w:cs="Times New Roman" w:hAnsi="Times New Roman"/>
          <w:sz w:val="28"/>
          <w:szCs w:val="28"/>
        </w:rPr>
        <w:t xml:space="preserve"> </w:t>
      </w:r>
      <w:r w:rsidRPr="8F4A1D2D">
        <w:rPr>
          <w:rFonts w:ascii="Times New Roman" w:cs="Times New Roman"/>
          <w:sz w:val="28"/>
          <w:szCs w:val="28"/>
          <w:rPrChange w:id="11763" w:author="user pc" w:date="2022-03-15T10:14:00Z">
            <w:rPr/>
          </w:rPrChange>
        </w:rPr>
        <w:t>be</w:t>
      </w:r>
      <w:r>
        <w:rPr>
          <w:rFonts w:ascii="Times New Roman" w:cs="Times New Roman" w:hAnsi="Times New Roman"/>
          <w:sz w:val="28"/>
          <w:szCs w:val="28"/>
        </w:rPr>
        <w:t xml:space="preserve"> </w:t>
      </w:r>
      <w:r w:rsidRPr="73C8EA26">
        <w:rPr>
          <w:rFonts w:ascii="Times New Roman" w:cs="Times New Roman"/>
          <w:sz w:val="28"/>
          <w:szCs w:val="28"/>
          <w:rPrChange w:id="11764" w:author="user pc" w:date="2022-03-15T10:14:00Z">
            <w:rPr/>
          </w:rPrChange>
        </w:rPr>
        <w:t>the</w:t>
      </w:r>
      <w:r>
        <w:rPr>
          <w:rFonts w:ascii="Times New Roman" w:cs="Times New Roman" w:hAnsi="Times New Roman"/>
          <w:sz w:val="28"/>
          <w:szCs w:val="28"/>
        </w:rPr>
        <w:t xml:space="preserve"> </w:t>
      </w:r>
      <w:r w:rsidRPr="CB3C6FF7">
        <w:rPr>
          <w:rFonts w:ascii="Times New Roman" w:cs="Times New Roman"/>
          <w:sz w:val="28"/>
          <w:szCs w:val="28"/>
          <w:rPrChange w:id="11765" w:author="user pc" w:date="2022-03-15T10:14:00Z">
            <w:rPr/>
          </w:rPrChange>
        </w:rPr>
        <w:t>length</w:t>
      </w:r>
      <w:r>
        <w:rPr>
          <w:rFonts w:ascii="Times New Roman" w:cs="Times New Roman" w:hAnsi="Times New Roman"/>
          <w:sz w:val="28"/>
          <w:szCs w:val="28"/>
        </w:rPr>
        <w:t xml:space="preserve"> </w:t>
      </w:r>
      <w:r w:rsidRPr="5177029A">
        <w:rPr>
          <w:rFonts w:ascii="Times New Roman" w:cs="Times New Roman"/>
          <w:sz w:val="28"/>
          <w:szCs w:val="28"/>
          <w:rPrChange w:id="11766" w:author="user pc" w:date="2022-03-15T10:14:00Z">
            <w:rPr/>
          </w:rPrChange>
        </w:rPr>
        <w:t>×</w:t>
      </w:r>
      <w:r>
        <w:rPr>
          <w:rFonts w:ascii="Times New Roman" w:cs="Times New Roman" w:hAnsi="Times New Roman"/>
          <w:sz w:val="28"/>
          <w:szCs w:val="28"/>
        </w:rPr>
        <w:t xml:space="preserve"> </w:t>
      </w:r>
      <w:r w:rsidRPr="750CABCF">
        <w:rPr>
          <w:rFonts w:ascii="Times New Roman" w:cs="Times New Roman"/>
          <w:sz w:val="28"/>
          <w:szCs w:val="28"/>
          <w:rPrChange w:id="11767" w:author="user pc" w:date="2022-03-15T10:14:00Z">
            <w:rPr/>
          </w:rPrChange>
        </w:rPr>
        <w:t>width</w:t>
      </w:r>
      <w:r>
        <w:rPr>
          <w:rFonts w:ascii="Times New Roman" w:cs="Times New Roman" w:hAnsi="Times New Roman"/>
          <w:sz w:val="28"/>
          <w:szCs w:val="28"/>
        </w:rPr>
        <w:t xml:space="preserve"> </w:t>
      </w:r>
      <w:r w:rsidRPr="8D261D71">
        <w:rPr>
          <w:rFonts w:ascii="Times New Roman" w:cs="Times New Roman"/>
          <w:sz w:val="28"/>
          <w:szCs w:val="28"/>
          <w:rPrChange w:id="11768" w:author="user pc" w:date="2022-03-15T10:14:00Z">
            <w:rPr/>
          </w:rPrChange>
        </w:rPr>
        <w:t>×</w:t>
      </w:r>
      <w:r>
        <w:rPr>
          <w:rFonts w:ascii="Times New Roman" w:cs="Times New Roman" w:hAnsi="Times New Roman"/>
          <w:sz w:val="28"/>
          <w:szCs w:val="28"/>
        </w:rPr>
        <w:t xml:space="preserve"> </w:t>
      </w:r>
      <w:r w:rsidRPr="397FA706">
        <w:rPr>
          <w:rFonts w:ascii="Times New Roman" w:cs="Times New Roman"/>
          <w:sz w:val="28"/>
          <w:szCs w:val="28"/>
          <w:rPrChange w:id="11769" w:author="user pc" w:date="2022-03-15T10:14:00Z">
            <w:rPr/>
          </w:rPrChange>
        </w:rPr>
        <w:t>height.</w:t>
      </w:r>
      <w:r>
        <w:rPr>
          <w:rFonts w:ascii="Times New Roman" w:cs="Times New Roman" w:hAnsi="Times New Roman"/>
          <w:sz w:val="28"/>
          <w:szCs w:val="28"/>
        </w:rPr>
        <w:t xml:space="preserve"> </w:t>
      </w:r>
      <w:r w:rsidRPr="F4555C6C">
        <w:rPr>
          <w:rFonts w:ascii="Times New Roman" w:cs="Times New Roman"/>
          <w:sz w:val="28"/>
          <w:szCs w:val="28"/>
          <w:rPrChange w:id="11770" w:author="user pc" w:date="2022-03-15T10:14:00Z">
            <w:rPr/>
          </w:rPrChange>
        </w:rPr>
        <w:t>This</w:t>
      </w:r>
      <w:r>
        <w:rPr>
          <w:rFonts w:ascii="Times New Roman" w:cs="Times New Roman" w:hAnsi="Times New Roman"/>
          <w:sz w:val="28"/>
          <w:szCs w:val="28"/>
        </w:rPr>
        <w:t xml:space="preserve"> </w:t>
      </w:r>
      <w:r w:rsidRPr="D754A769">
        <w:rPr>
          <w:rFonts w:ascii="Times New Roman" w:cs="Times New Roman"/>
          <w:sz w:val="28"/>
          <w:szCs w:val="28"/>
          <w:rPrChange w:id="11771" w:author="user pc" w:date="2022-03-15T10:14:00Z">
            <w:rPr/>
          </w:rPrChange>
        </w:rPr>
        <w:t>is</w:t>
      </w:r>
      <w:r>
        <w:rPr>
          <w:rFonts w:ascii="Times New Roman" w:cs="Times New Roman" w:hAnsi="Times New Roman"/>
          <w:sz w:val="28"/>
          <w:szCs w:val="28"/>
        </w:rPr>
        <w:t xml:space="preserve"> </w:t>
      </w:r>
      <w:r w:rsidRPr="AD838641">
        <w:rPr>
          <w:rFonts w:ascii="Times New Roman" w:cs="Times New Roman"/>
          <w:sz w:val="28"/>
          <w:szCs w:val="28"/>
          <w:rPrChange w:id="11772" w:author="user pc" w:date="2022-03-15T10:14:00Z">
            <w:rPr/>
          </w:rPrChange>
        </w:rPr>
        <w:t>(2.0cm)(2.0cm)(2.0cm)</w:t>
      </w:r>
      <w:r>
        <w:rPr>
          <w:rFonts w:ascii="Times New Roman" w:cs="Times New Roman" w:hAnsi="Times New Roman"/>
          <w:sz w:val="28"/>
          <w:szCs w:val="28"/>
        </w:rPr>
        <w:t xml:space="preserve"> </w:t>
      </w:r>
      <w:r w:rsidRPr="C9F0F71F">
        <w:rPr>
          <w:rFonts w:ascii="Times New Roman" w:cs="Times New Roman"/>
          <w:sz w:val="28"/>
          <w:szCs w:val="28"/>
          <w:rPrChange w:id="11773" w:author="user pc" w:date="2022-03-15T10:14:00Z">
            <w:rPr/>
          </w:rPrChange>
        </w:rPr>
        <w:t>=</w:t>
      </w:r>
      <w:r>
        <w:rPr>
          <w:rFonts w:ascii="Times New Roman" w:cs="Times New Roman" w:hAnsi="Times New Roman"/>
          <w:sz w:val="28"/>
          <w:szCs w:val="28"/>
        </w:rPr>
        <w:t xml:space="preserve"> </w:t>
      </w:r>
      <w:r w:rsidRPr="24492D38">
        <w:rPr>
          <w:rFonts w:ascii="Times New Roman" w:cs="Times New Roman"/>
          <w:sz w:val="28"/>
          <w:szCs w:val="28"/>
          <w:rPrChange w:id="11774" w:author="user pc" w:date="2022-03-15T10:14:00Z">
            <w:rPr/>
          </w:rPrChange>
        </w:rPr>
        <w:t>8cm</w:t>
      </w:r>
      <w:r w:rsidRPr="1C7CC042">
        <w:rPr>
          <w:rFonts w:ascii="Times New Roman" w:cs="Times New Roman"/>
          <w:sz w:val="28"/>
          <w:szCs w:val="28"/>
          <w:vertAlign w:val="superscript"/>
          <w:rPrChange w:id="11775" w:author="user pc" w:date="2022-03-15T10:14:00Z">
            <w:rPr>
              <w:vertAlign w:val="superscript"/>
            </w:rPr>
          </w:rPrChange>
        </w:rPr>
        <w:t>3</w:t>
      </w:r>
      <w:r w:rsidRPr="18108ED5">
        <w:rPr>
          <w:rFonts w:ascii="Times New Roman" w:cs="Times New Roman"/>
          <w:sz w:val="28"/>
          <w:szCs w:val="28"/>
          <w:rPrChange w:id="11776" w:author="user pc" w:date="2022-03-15T10:14:00Z">
            <w:rPr/>
          </w:rPrChange>
        </w:rPr>
        <w:t>.</w:t>
      </w:r>
      <w:r>
        <w:rPr>
          <w:rFonts w:ascii="Times New Roman" w:cs="Times New Roman" w:hAnsi="Times New Roman"/>
          <w:sz w:val="28"/>
          <w:szCs w:val="28"/>
        </w:rPr>
        <w:t xml:space="preserve"> </w:t>
      </w:r>
      <w:r w:rsidRPr="0818FAB2">
        <w:rPr>
          <w:rFonts w:ascii="Times New Roman" w:cs="Times New Roman"/>
          <w:sz w:val="28"/>
          <w:szCs w:val="28"/>
          <w:rPrChange w:id="11777" w:author="user pc" w:date="2022-03-15T10:14:00Z">
            <w:rPr/>
          </w:rPrChange>
        </w:rPr>
        <w:t>The</w:t>
      </w:r>
      <w:r>
        <w:rPr>
          <w:rFonts w:ascii="Times New Roman" w:cs="Times New Roman" w:hAnsi="Times New Roman"/>
          <w:sz w:val="28"/>
          <w:szCs w:val="28"/>
        </w:rPr>
        <w:t xml:space="preserve"> </w:t>
      </w:r>
      <w:r w:rsidRPr="6119057F">
        <w:rPr>
          <w:rFonts w:ascii="Times New Roman" w:cs="Times New Roman"/>
          <w:sz w:val="28"/>
          <w:szCs w:val="28"/>
          <w:rPrChange w:id="11778" w:author="user pc" w:date="2022-03-15T10:14:00Z">
            <w:rPr/>
          </w:rPrChange>
        </w:rPr>
        <w:t>mass</w:t>
      </w:r>
      <w:r>
        <w:rPr>
          <w:rFonts w:ascii="Times New Roman" w:cs="Times New Roman" w:hAnsi="Times New Roman"/>
          <w:sz w:val="28"/>
          <w:szCs w:val="28"/>
        </w:rPr>
        <w:t xml:space="preserve"> </w:t>
      </w:r>
      <w:r w:rsidRPr="94F436EA">
        <w:rPr>
          <w:rFonts w:ascii="Times New Roman" w:cs="Times New Roman"/>
          <w:sz w:val="28"/>
          <w:szCs w:val="28"/>
          <w:rPrChange w:id="11779" w:author="user pc" w:date="2022-03-15T10:14:00Z">
            <w:rPr/>
          </w:rPrChange>
        </w:rPr>
        <w:t>is</w:t>
      </w:r>
      <w:r>
        <w:rPr>
          <w:rFonts w:ascii="Times New Roman" w:cs="Times New Roman" w:hAnsi="Times New Roman"/>
          <w:sz w:val="28"/>
          <w:szCs w:val="28"/>
        </w:rPr>
        <w:t xml:space="preserve"> </w:t>
      </w:r>
      <w:r w:rsidRPr="3F8D1342">
        <w:rPr>
          <w:rFonts w:ascii="Times New Roman" w:cs="Times New Roman"/>
          <w:sz w:val="28"/>
          <w:szCs w:val="28"/>
          <w:rPrChange w:id="11780" w:author="user pc" w:date="2022-03-15T10:14:00Z">
            <w:rPr/>
          </w:rPrChange>
        </w:rPr>
        <w:t>6.0</w:t>
      </w:r>
      <w:r>
        <w:rPr>
          <w:rFonts w:ascii="Times New Roman" w:cs="Times New Roman" w:hAnsi="Times New Roman"/>
          <w:sz w:val="28"/>
          <w:szCs w:val="28"/>
        </w:rPr>
        <w:t xml:space="preserve"> </w:t>
      </w:r>
      <w:r w:rsidRPr="834A41EA">
        <w:rPr>
          <w:rFonts w:ascii="Times New Roman" w:cs="Times New Roman"/>
          <w:sz w:val="28"/>
          <w:szCs w:val="28"/>
          <w:rPrChange w:id="11781" w:author="user pc" w:date="2022-03-15T10:14:00Z">
            <w:rPr/>
          </w:rPrChange>
        </w:rPr>
        <w:t>grams.</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sidRPr="A6948524">
        <w:rPr>
          <w:rFonts w:ascii="Times New Roman" w:cs="Times New Roman"/>
          <w:sz w:val="28"/>
          <w:szCs w:val="28"/>
          <w:rPrChange w:id="11782" w:author="user pc" w:date="2022-03-15T10:14:00Z">
            <w:rPr/>
          </w:rPrChange>
        </w:rPr>
        <w:t>Substitute</w:t>
      </w:r>
      <w:r>
        <w:rPr>
          <w:rFonts w:ascii="Times New Roman" w:cs="Times New Roman" w:hAnsi="Times New Roman"/>
          <w:sz w:val="28"/>
          <w:szCs w:val="28"/>
        </w:rPr>
        <w:t xml:space="preserve"> </w:t>
      </w:r>
      <w:r w:rsidRPr="6911516B">
        <w:rPr>
          <w:rFonts w:ascii="Times New Roman" w:cs="Times New Roman"/>
          <w:sz w:val="28"/>
          <w:szCs w:val="28"/>
          <w:rPrChange w:id="11783" w:author="user pc" w:date="2022-03-15T10:14:00Z">
            <w:rPr/>
          </w:rPrChange>
        </w:rPr>
        <w:t>into</w:t>
      </w:r>
      <w:r>
        <w:rPr>
          <w:rFonts w:ascii="Times New Roman" w:cs="Times New Roman" w:hAnsi="Times New Roman"/>
          <w:sz w:val="28"/>
          <w:szCs w:val="28"/>
        </w:rPr>
        <w:t xml:space="preserve"> </w:t>
      </w:r>
      <w:r w:rsidRPr="4222009A">
        <w:rPr>
          <w:rFonts w:ascii="Times New Roman" w:cs="Times New Roman"/>
          <w:sz w:val="28"/>
          <w:szCs w:val="28"/>
          <w:rPrChange w:id="11784" w:author="user pc" w:date="2022-03-15T10:14:00Z">
            <w:rPr/>
          </w:rPrChange>
        </w:rPr>
        <w:t>the</w:t>
      </w:r>
      <w:r>
        <w:rPr>
          <w:rFonts w:ascii="Times New Roman" w:cs="Times New Roman" w:hAnsi="Times New Roman"/>
          <w:sz w:val="28"/>
          <w:szCs w:val="28"/>
        </w:rPr>
        <w:t xml:space="preserve"> </w:t>
      </w:r>
      <w:r w:rsidRPr="16076CFD">
        <w:rPr>
          <w:rFonts w:ascii="Times New Roman" w:cs="Times New Roman"/>
          <w:sz w:val="28"/>
          <w:szCs w:val="28"/>
          <w:rPrChange w:id="11785" w:author="user pc" w:date="2022-03-15T10:14:00Z">
            <w:rPr/>
          </w:rPrChange>
        </w:rPr>
        <w:t>equation</w:t>
      </w:r>
      <w:r>
        <w:rPr>
          <w:rFonts w:ascii="Times New Roman" w:cs="Times New Roman" w:hAnsi="Times New Roman"/>
          <w:sz w:val="28"/>
          <w:szCs w:val="28"/>
        </w:rPr>
        <w:t xml:space="preserve">; </w:t>
      </w:r>
      <w:r>
        <w:rPr>
          <w:rFonts w:ascii="Times New Roman" w:cs="Times New Roman" w:hAnsi="Times New Roman"/>
          <w:sz w:val="28"/>
          <w:szCs w:val="28"/>
        </w:rPr>
        <w:br/>
      </w: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mass</m:t>
              </m:r>
            </m:num>
            <m:den>
              <m:r>
                <w:rPr>
                  <w:rFonts w:ascii="Cambria Math" w:cs="Times New Roman" w:hAnsi="Cambria Math"/>
                  <w:sz w:val="28"/>
                  <w:szCs w:val="28"/>
                </w:rPr>
                <m:t>volume</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ρ= </m:t>
          </m:r>
          <m:f>
            <m:fPr>
              <m:ctrlPr>
                <w:rPr>
                  <w:rFonts w:ascii="Cambria Math" w:cs="Times New Roman" w:hAnsi="Cambria Math"/>
                  <w:i/>
                  <w:sz w:val="28"/>
                  <w:szCs w:val="28"/>
                </w:rPr>
              </m:ctrlPr>
            </m:fPr>
            <m:num>
              <m:r>
                <w:rPr>
                  <w:rFonts w:ascii="Cambria Math" w:cs="Times New Roman" w:hAnsi="Cambria Math"/>
                  <w:sz w:val="28"/>
                  <w:szCs w:val="28"/>
                </w:rPr>
                <m:t>6.0</m:t>
              </m:r>
            </m:num>
            <m:den>
              <m:r>
                <w:rPr>
                  <w:rFonts w:ascii="Cambria Math" w:cs="Times New Roman" w:hAnsi="Cambria Math"/>
                  <w:sz w:val="28"/>
                  <w:szCs w:val="28"/>
                </w:rPr>
                <m:t>8.0</m:t>
              </m:r>
            </m:den>
          </m:f>
          <m:r>
            <w:rPr>
              <w:rFonts w:ascii="Cambria Math" w:cs="Times New Roman" w:hAnsi="Cambria Math"/>
              <w:sz w:val="28"/>
              <w:szCs w:val="28"/>
            </w:rPr>
            <m:t>=0.75gram/c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1786" w:author="user pc" w:date="2022-03-15T10:14:00Z">
            <w:rPr/>
          </w:rPrChange>
        </w:rPr>
      </w:pPr>
      <w:r>
        <w:rPr>
          <w:rFonts w:ascii="Times New Roman" w:cs="Times New Roman" w:hAnsi="Times New Roman"/>
          <w:sz w:val="28"/>
          <w:szCs w:val="28"/>
        </w:rPr>
        <w:t xml:space="preserve"> </w:t>
      </w:r>
      <w:r w:rsidRPr="CE796FBE">
        <w:rPr>
          <w:rFonts w:ascii="Times New Roman" w:cs="Times New Roman"/>
          <w:sz w:val="28"/>
          <w:szCs w:val="28"/>
          <w:rPrChange w:id="11787" w:author="user pc" w:date="2022-03-15T10:14:00Z">
            <w:rPr/>
          </w:rPrChange>
        </w:rPr>
        <w:t>The</w:t>
      </w:r>
      <w:r>
        <w:rPr>
          <w:rFonts w:ascii="Times New Roman" w:cs="Times New Roman" w:hAnsi="Times New Roman"/>
          <w:sz w:val="28"/>
          <w:szCs w:val="28"/>
        </w:rPr>
        <w:t xml:space="preserve"> </w:t>
      </w:r>
      <w:r w:rsidRPr="9C02424A">
        <w:rPr>
          <w:rFonts w:ascii="Times New Roman" w:cs="Times New Roman"/>
          <w:sz w:val="28"/>
          <w:szCs w:val="28"/>
          <w:rPrChange w:id="11788" w:author="user pc" w:date="2022-03-15T10:14:00Z">
            <w:rPr/>
          </w:rPrChange>
        </w:rPr>
        <w:t>density</w:t>
      </w:r>
      <w:r>
        <w:rPr>
          <w:rFonts w:ascii="Times New Roman" w:cs="Times New Roman" w:hAnsi="Times New Roman"/>
          <w:sz w:val="28"/>
          <w:szCs w:val="28"/>
        </w:rPr>
        <w:t xml:space="preserve"> </w:t>
      </w:r>
      <w:r w:rsidRPr="1A0017C5">
        <w:rPr>
          <w:rFonts w:ascii="Times New Roman" w:cs="Times New Roman"/>
          <w:sz w:val="28"/>
          <w:szCs w:val="28"/>
          <w:rPrChange w:id="11789" w:author="user pc" w:date="2022-03-15T10:14:00Z">
            <w:rPr/>
          </w:rPrChange>
        </w:rPr>
        <w:t>of</w:t>
      </w:r>
      <w:r>
        <w:rPr>
          <w:rFonts w:ascii="Times New Roman" w:cs="Times New Roman" w:hAnsi="Times New Roman"/>
          <w:sz w:val="28"/>
          <w:szCs w:val="28"/>
        </w:rPr>
        <w:t xml:space="preserve"> </w:t>
      </w:r>
      <w:r w:rsidRPr="C794F1CA">
        <w:rPr>
          <w:rFonts w:ascii="Times New Roman" w:cs="Times New Roman"/>
          <w:sz w:val="28"/>
          <w:szCs w:val="28"/>
          <w:rPrChange w:id="11790" w:author="user pc" w:date="2022-03-15T10:14:00Z">
            <w:rPr/>
          </w:rPrChange>
        </w:rPr>
        <w:t>this</w:t>
      </w:r>
      <w:r>
        <w:rPr>
          <w:rFonts w:ascii="Times New Roman" w:cs="Times New Roman" w:hAnsi="Times New Roman"/>
          <w:sz w:val="28"/>
          <w:szCs w:val="28"/>
        </w:rPr>
        <w:t xml:space="preserve"> </w:t>
      </w:r>
      <w:r w:rsidRPr="A3917380">
        <w:rPr>
          <w:rFonts w:ascii="Times New Roman" w:cs="Times New Roman"/>
          <w:sz w:val="28"/>
          <w:szCs w:val="28"/>
          <w:rPrChange w:id="11791" w:author="user pc" w:date="2022-03-15T10:14:00Z">
            <w:rPr/>
          </w:rPrChange>
        </w:rPr>
        <w:t>solid</w:t>
      </w:r>
      <w:r>
        <w:rPr>
          <w:rFonts w:ascii="Times New Roman" w:cs="Times New Roman" w:hAnsi="Times New Roman"/>
          <w:sz w:val="28"/>
          <w:szCs w:val="28"/>
        </w:rPr>
        <w:t xml:space="preserve"> </w:t>
      </w:r>
      <w:r w:rsidRPr="0562A1C4">
        <w:rPr>
          <w:rFonts w:ascii="Times New Roman" w:cs="Times New Roman"/>
          <w:sz w:val="28"/>
          <w:szCs w:val="28"/>
          <w:rPrChange w:id="11792" w:author="user pc" w:date="2022-03-15T10:14:00Z">
            <w:rPr/>
          </w:rPrChange>
        </w:rPr>
        <w:t>is</w:t>
      </w:r>
      <w:r>
        <w:rPr>
          <w:rFonts w:ascii="Times New Roman" w:cs="Times New Roman" w:hAnsi="Times New Roman"/>
          <w:sz w:val="28"/>
          <w:szCs w:val="28"/>
        </w:rPr>
        <w:t xml:space="preserve"> </w:t>
      </w:r>
      <w:r w:rsidRPr="00B86A90">
        <w:rPr>
          <w:rFonts w:ascii="Times New Roman" w:cs="Times New Roman"/>
          <w:sz w:val="28"/>
          <w:szCs w:val="28"/>
          <w:rPrChange w:id="11793" w:author="user pc" w:date="2022-03-15T10:14:00Z">
            <w:rPr/>
          </w:rPrChange>
        </w:rPr>
        <w:t>0.75grams/cm</w:t>
      </w:r>
      <w:r w:rsidRPr="D3F6C497">
        <w:rPr>
          <w:rFonts w:ascii="Times New Roman" w:cs="Times New Roman"/>
          <w:sz w:val="28"/>
          <w:szCs w:val="28"/>
          <w:vertAlign w:val="superscript"/>
          <w:rPrChange w:id="11794" w:author="user pc" w:date="2022-03-15T10:14:00Z">
            <w:rPr>
              <w:vertAlign w:val="superscript"/>
            </w:rPr>
          </w:rPrChange>
        </w:rPr>
        <w:t>3</w:t>
      </w:r>
      <w:r w:rsidRPr="F7606EE5">
        <w:rPr>
          <w:rFonts w:ascii="Times New Roman" w:cs="Times New Roman"/>
          <w:sz w:val="28"/>
          <w:szCs w:val="28"/>
          <w:rPrChange w:id="11795" w:author="user pc" w:date="2022-03-15T10:14:00Z">
            <w:rPr/>
          </w:rPrChange>
        </w:rPr>
        <w:t>.</w:t>
      </w:r>
    </w:p>
    <w:p>
      <w:pPr>
        <w:pStyle w:val="style0"/>
        <w:rPr>
          <w:rFonts w:ascii="Times New Roman" w:cs="Times New Roman"/>
          <w:sz w:val="28"/>
          <w:szCs w:val="28"/>
          <w:rPrChange w:id="11796" w:author="user pc" w:date="2022-03-15T10:14:00Z">
            <w:rPr/>
          </w:rPrChange>
        </w:rPr>
      </w:pPr>
    </w:p>
    <w:p>
      <w:pPr>
        <w:pStyle w:val="style0"/>
        <w:rPr>
          <w:rFonts w:ascii="Times New Roman" w:cs="Times New Roman"/>
          <w:sz w:val="28"/>
          <w:szCs w:val="28"/>
          <w:rPrChange w:id="11797" w:author="user pc" w:date="2022-03-15T10:14:00Z">
            <w:rPr/>
          </w:rPrChange>
        </w:rPr>
      </w:pPr>
    </w:p>
    <w:p>
      <w:pPr>
        <w:pStyle w:val="style0"/>
        <w:rPr>
          <w:rFonts w:ascii="Times New Roman" w:cs="Times New Roman" w:hAnsi="Times New Roman"/>
          <w:b/>
          <w:color w:val="c00000"/>
          <w:sz w:val="28"/>
          <w:szCs w:val="28"/>
        </w:rPr>
      </w:pPr>
    </w:p>
    <w:p>
      <w:pPr>
        <w:pStyle w:val="style0"/>
        <w:rPr>
          <w:rFonts w:ascii="Times New Roman" w:cs="Times New Roman"/>
          <w:sz w:val="28"/>
          <w:szCs w:val="28"/>
          <w:rPrChange w:id="11798" w:author="user pc" w:date="2022-03-15T10:14:00Z">
            <w:rPr/>
          </w:rPrChange>
        </w:rPr>
      </w:pPr>
      <w:r w:rsidRPr="AC79CEEC">
        <w:rPr>
          <w:rFonts w:ascii="Times New Roman" w:cs="Times New Roman"/>
          <w:b/>
          <w:color w:val="auto"/>
          <w:sz w:val="28"/>
          <w:szCs w:val="28"/>
          <w:rPrChange w:id="11799" w:author="user pc" w:date="2022-03-15T10:14:00Z">
            <w:rPr>
              <w:b/>
              <w:color w:val="c00000"/>
            </w:rPr>
          </w:rPrChange>
        </w:rPr>
        <w:t>TAKE</w:t>
      </w:r>
      <w:r>
        <w:rPr>
          <w:rFonts w:ascii="Times New Roman" w:cs="Times New Roman" w:hAnsi="Times New Roman"/>
          <w:b/>
          <w:sz w:val="28"/>
          <w:szCs w:val="28"/>
        </w:rPr>
        <w:t xml:space="preserve"> </w:t>
      </w:r>
      <w:r w:rsidRPr="CF417377">
        <w:rPr>
          <w:rFonts w:ascii="Times New Roman" w:cs="Times New Roman"/>
          <w:b/>
          <w:color w:val="auto"/>
          <w:sz w:val="28"/>
          <w:szCs w:val="28"/>
          <w:rPrChange w:id="11800" w:author="user pc" w:date="2022-03-15T10:14:00Z">
            <w:rPr>
              <w:b/>
              <w:color w:val="c00000"/>
            </w:rPr>
          </w:rPrChange>
        </w:rPr>
        <w:t>AWAY</w:t>
      </w:r>
    </w:p>
    <w:p>
      <w:pPr>
        <w:pStyle w:val="style179"/>
        <w:numPr>
          <w:ilvl w:val="0"/>
          <w:numId w:val="51"/>
        </w:numPr>
        <w:rPr>
          <w:rFonts w:ascii="Times New Roman" w:cs="Times New Roman"/>
          <w:sz w:val="28"/>
          <w:szCs w:val="28"/>
          <w:rPrChange w:id="11801" w:author="user pc" w:date="2022-03-15T10:14:00Z">
            <w:rPr/>
          </w:rPrChange>
        </w:rPr>
      </w:pPr>
      <w:r w:rsidRPr="4DED2D9F">
        <w:rPr>
          <w:rFonts w:ascii="Times New Roman" w:cs="Times New Roman"/>
          <w:sz w:val="28"/>
          <w:szCs w:val="28"/>
          <w:rPrChange w:id="11802" w:author="user pc" w:date="2022-03-15T10:14:00Z">
            <w:rPr/>
          </w:rPrChange>
        </w:rPr>
        <w:t>Five</w:t>
      </w:r>
      <w:r>
        <w:rPr>
          <w:rFonts w:ascii="Times New Roman" w:cs="Times New Roman" w:hAnsi="Times New Roman"/>
          <w:sz w:val="28"/>
          <w:szCs w:val="28"/>
        </w:rPr>
        <w:t xml:space="preserve"> liters </w:t>
      </w:r>
      <w:r w:rsidRPr="9D2374D4">
        <w:rPr>
          <w:rFonts w:ascii="Times New Roman" w:cs="Times New Roman"/>
          <w:sz w:val="28"/>
          <w:szCs w:val="28"/>
          <w:rPrChange w:id="11803" w:author="user pc" w:date="2022-03-15T10:14:00Z">
            <w:rPr/>
          </w:rPrChange>
        </w:rPr>
        <w:t>of</w:t>
      </w:r>
      <w:r>
        <w:rPr>
          <w:rFonts w:ascii="Times New Roman" w:cs="Times New Roman" w:hAnsi="Times New Roman"/>
          <w:sz w:val="28"/>
          <w:szCs w:val="28"/>
        </w:rPr>
        <w:t xml:space="preserve"> </w:t>
      </w:r>
      <w:r w:rsidRPr="B5187AE2">
        <w:rPr>
          <w:rFonts w:ascii="Times New Roman" w:cs="Times New Roman"/>
          <w:sz w:val="28"/>
          <w:szCs w:val="28"/>
          <w:rPrChange w:id="11804" w:author="user pc" w:date="2022-03-15T10:14:00Z">
            <w:rPr/>
          </w:rPrChange>
        </w:rPr>
        <w:t>a</w:t>
      </w:r>
      <w:r>
        <w:rPr>
          <w:rFonts w:ascii="Times New Roman" w:cs="Times New Roman" w:hAnsi="Times New Roman"/>
          <w:sz w:val="28"/>
          <w:szCs w:val="28"/>
        </w:rPr>
        <w:t xml:space="preserve"> </w:t>
      </w:r>
      <w:r w:rsidRPr="70B82549">
        <w:rPr>
          <w:rFonts w:ascii="Times New Roman" w:cs="Times New Roman"/>
          <w:sz w:val="28"/>
          <w:szCs w:val="28"/>
          <w:rPrChange w:id="11805" w:author="user pc" w:date="2022-03-15T10:14:00Z">
            <w:rPr/>
          </w:rPrChange>
        </w:rPr>
        <w:t>gas</w:t>
      </w:r>
      <w:r>
        <w:rPr>
          <w:rFonts w:ascii="Times New Roman" w:cs="Times New Roman" w:hAnsi="Times New Roman"/>
          <w:sz w:val="28"/>
          <w:szCs w:val="28"/>
        </w:rPr>
        <w:t xml:space="preserve"> </w:t>
      </w:r>
      <w:r w:rsidRPr="F47DDA12">
        <w:rPr>
          <w:rFonts w:ascii="Times New Roman" w:cs="Times New Roman"/>
          <w:sz w:val="28"/>
          <w:szCs w:val="28"/>
          <w:rPrChange w:id="11806" w:author="user pc" w:date="2022-03-15T10:14:00Z">
            <w:rPr/>
          </w:rPrChange>
        </w:rPr>
        <w:t>exist</w:t>
      </w:r>
      <w:r>
        <w:rPr>
          <w:rFonts w:ascii="Times New Roman" w:cs="Times New Roman" w:hAnsi="Times New Roman"/>
          <w:sz w:val="28"/>
          <w:szCs w:val="28"/>
        </w:rPr>
        <w:t xml:space="preserve"> </w:t>
      </w:r>
      <w:r w:rsidRPr="713F72CE">
        <w:rPr>
          <w:rFonts w:ascii="Times New Roman" w:cs="Times New Roman"/>
          <w:sz w:val="28"/>
          <w:szCs w:val="28"/>
          <w:rPrChange w:id="11807" w:author="user pc" w:date="2022-03-15T10:14:00Z">
            <w:rPr/>
          </w:rPrChange>
        </w:rPr>
        <w:t>at</w:t>
      </w:r>
      <w:r>
        <w:rPr>
          <w:rFonts w:ascii="Times New Roman" w:cs="Times New Roman" w:hAnsi="Times New Roman"/>
          <w:sz w:val="28"/>
          <w:szCs w:val="28"/>
        </w:rPr>
        <w:t xml:space="preserve"> </w:t>
      </w:r>
      <w:r w:rsidRPr="8526E97F">
        <w:rPr>
          <w:rFonts w:ascii="Times New Roman" w:cs="Times New Roman"/>
          <w:sz w:val="28"/>
          <w:szCs w:val="28"/>
          <w:rPrChange w:id="11808" w:author="user pc" w:date="2022-03-15T10:14:00Z">
            <w:rPr/>
          </w:rPrChange>
        </w:rPr>
        <w:t>a</w:t>
      </w:r>
      <w:r>
        <w:rPr>
          <w:rFonts w:ascii="Times New Roman" w:cs="Times New Roman" w:hAnsi="Times New Roman"/>
          <w:sz w:val="28"/>
          <w:szCs w:val="28"/>
        </w:rPr>
        <w:t xml:space="preserve"> </w:t>
      </w:r>
      <w:r w:rsidRPr="CE8C274C">
        <w:rPr>
          <w:rFonts w:ascii="Times New Roman" w:cs="Times New Roman"/>
          <w:sz w:val="28"/>
          <w:szCs w:val="28"/>
          <w:rPrChange w:id="11809" w:author="user pc" w:date="2022-03-15T10:14:00Z">
            <w:rPr/>
          </w:rPrChange>
        </w:rPr>
        <w:t>pressure</w:t>
      </w:r>
      <w:r>
        <w:rPr>
          <w:rFonts w:ascii="Times New Roman" w:cs="Times New Roman" w:hAnsi="Times New Roman"/>
          <w:sz w:val="28"/>
          <w:szCs w:val="28"/>
        </w:rPr>
        <w:t xml:space="preserve"> </w:t>
      </w:r>
      <w:r w:rsidRPr="D0B1A76C">
        <w:rPr>
          <w:rFonts w:ascii="Times New Roman" w:cs="Times New Roman"/>
          <w:sz w:val="28"/>
          <w:szCs w:val="28"/>
          <w:rPrChange w:id="11810" w:author="user pc" w:date="2022-03-15T10:14:00Z">
            <w:rPr/>
          </w:rPrChange>
        </w:rPr>
        <w:t>of</w:t>
      </w:r>
      <w:r>
        <w:rPr>
          <w:rFonts w:ascii="Times New Roman" w:cs="Times New Roman" w:hAnsi="Times New Roman"/>
          <w:sz w:val="28"/>
          <w:szCs w:val="28"/>
        </w:rPr>
        <w:t xml:space="preserve"> </w:t>
      </w:r>
      <w:r w:rsidRPr="AAC85FF3">
        <w:rPr>
          <w:rFonts w:ascii="Times New Roman" w:cs="Times New Roman"/>
          <w:sz w:val="28"/>
          <w:szCs w:val="28"/>
          <w:rPrChange w:id="11811" w:author="user pc" w:date="2022-03-15T10:14:00Z">
            <w:rPr/>
          </w:rPrChange>
        </w:rPr>
        <w:t>700</w:t>
      </w:r>
      <w:r>
        <w:rPr>
          <w:rFonts w:ascii="Times New Roman" w:cs="Times New Roman" w:hAnsi="Times New Roman"/>
          <w:sz w:val="28"/>
          <w:szCs w:val="28"/>
        </w:rPr>
        <w:t xml:space="preserve"> </w:t>
      </w:r>
      <w:r w:rsidRPr="6D787026">
        <w:rPr>
          <w:rFonts w:ascii="Times New Roman" w:cs="Times New Roman"/>
          <w:sz w:val="28"/>
          <w:szCs w:val="28"/>
          <w:rPrChange w:id="11812" w:author="user pc" w:date="2022-03-15T10:14:00Z">
            <w:rPr/>
          </w:rPrChange>
        </w:rPr>
        <w:t>torr.</w:t>
      </w:r>
      <w:r>
        <w:rPr>
          <w:rFonts w:ascii="Times New Roman" w:cs="Times New Roman" w:hAnsi="Times New Roman"/>
          <w:sz w:val="28"/>
          <w:szCs w:val="28"/>
        </w:rPr>
        <w:t xml:space="preserve"> </w:t>
      </w:r>
      <w:r w:rsidRPr="C273AA31">
        <w:rPr>
          <w:rFonts w:ascii="Times New Roman" w:cs="Times New Roman"/>
          <w:sz w:val="28"/>
          <w:szCs w:val="28"/>
          <w:rPrChange w:id="11813" w:author="user pc" w:date="2022-03-15T10:14:00Z">
            <w:rPr/>
          </w:rPrChange>
        </w:rPr>
        <w:t>If</w:t>
      </w:r>
      <w:r>
        <w:rPr>
          <w:rFonts w:ascii="Times New Roman" w:cs="Times New Roman" w:hAnsi="Times New Roman"/>
          <w:sz w:val="28"/>
          <w:szCs w:val="28"/>
        </w:rPr>
        <w:t xml:space="preserve"> </w:t>
      </w:r>
      <w:r w:rsidRPr="D7820D21">
        <w:rPr>
          <w:rFonts w:ascii="Times New Roman" w:cs="Times New Roman"/>
          <w:sz w:val="28"/>
          <w:szCs w:val="28"/>
          <w:rPrChange w:id="11814" w:author="user pc" w:date="2022-03-15T10:14:00Z">
            <w:rPr/>
          </w:rPrChange>
        </w:rPr>
        <w:t>the</w:t>
      </w:r>
      <w:r>
        <w:rPr>
          <w:rFonts w:ascii="Times New Roman" w:cs="Times New Roman" w:hAnsi="Times New Roman"/>
          <w:sz w:val="28"/>
          <w:szCs w:val="28"/>
        </w:rPr>
        <w:t xml:space="preserve"> </w:t>
      </w:r>
      <w:r w:rsidRPr="772A7778">
        <w:rPr>
          <w:rFonts w:ascii="Times New Roman" w:cs="Times New Roman"/>
          <w:sz w:val="28"/>
          <w:szCs w:val="28"/>
          <w:rPrChange w:id="11815" w:author="user pc" w:date="2022-03-15T10:14:00Z">
            <w:rPr/>
          </w:rPrChange>
        </w:rPr>
        <w:t>pressure</w:t>
      </w:r>
      <w:r>
        <w:rPr>
          <w:rFonts w:ascii="Times New Roman" w:cs="Times New Roman" w:hAnsi="Times New Roman"/>
          <w:sz w:val="28"/>
          <w:szCs w:val="28"/>
        </w:rPr>
        <w:t xml:space="preserve"> </w:t>
      </w:r>
      <w:r w:rsidRPr="DF8B1AC9">
        <w:rPr>
          <w:rFonts w:ascii="Times New Roman" w:cs="Times New Roman"/>
          <w:sz w:val="28"/>
          <w:szCs w:val="28"/>
          <w:rPrChange w:id="11816" w:author="user pc" w:date="2022-03-15T10:14:00Z">
            <w:rPr/>
          </w:rPrChange>
        </w:rPr>
        <w:t>is</w:t>
      </w:r>
      <w:r>
        <w:rPr>
          <w:rFonts w:ascii="Times New Roman" w:cs="Times New Roman" w:hAnsi="Times New Roman"/>
          <w:sz w:val="28"/>
          <w:szCs w:val="28"/>
        </w:rPr>
        <w:t xml:space="preserve"> </w:t>
      </w:r>
      <w:r w:rsidRPr="90468069">
        <w:rPr>
          <w:rFonts w:ascii="Times New Roman" w:cs="Times New Roman"/>
          <w:sz w:val="28"/>
          <w:szCs w:val="28"/>
          <w:rPrChange w:id="11817" w:author="user pc" w:date="2022-03-15T10:14:00Z">
            <w:rPr/>
          </w:rPrChange>
        </w:rPr>
        <w:t>increased</w:t>
      </w:r>
      <w:r>
        <w:rPr>
          <w:rFonts w:ascii="Times New Roman" w:cs="Times New Roman" w:hAnsi="Times New Roman"/>
          <w:sz w:val="28"/>
          <w:szCs w:val="28"/>
        </w:rPr>
        <w:t xml:space="preserve"> </w:t>
      </w:r>
      <w:r w:rsidRPr="BE36E6EA">
        <w:rPr>
          <w:rFonts w:ascii="Times New Roman" w:cs="Times New Roman"/>
          <w:sz w:val="28"/>
          <w:szCs w:val="28"/>
          <w:rPrChange w:id="11818" w:author="user pc" w:date="2022-03-15T10:14:00Z">
            <w:rPr/>
          </w:rPrChange>
        </w:rPr>
        <w:t>to</w:t>
      </w:r>
      <w:r>
        <w:rPr>
          <w:rFonts w:ascii="Times New Roman" w:cs="Times New Roman" w:hAnsi="Times New Roman"/>
          <w:sz w:val="28"/>
          <w:szCs w:val="28"/>
        </w:rPr>
        <w:t xml:space="preserve"> </w:t>
      </w:r>
      <w:r w:rsidRPr="31B2F71F">
        <w:rPr>
          <w:rFonts w:ascii="Times New Roman" w:cs="Times New Roman"/>
          <w:sz w:val="28"/>
          <w:szCs w:val="28"/>
          <w:rPrChange w:id="11819" w:author="user pc" w:date="2022-03-15T10:14:00Z">
            <w:rPr/>
          </w:rPrChange>
        </w:rPr>
        <w:t>1400,</w:t>
      </w:r>
      <w:r>
        <w:rPr>
          <w:rFonts w:ascii="Times New Roman" w:cs="Times New Roman" w:hAnsi="Times New Roman"/>
          <w:sz w:val="28"/>
          <w:szCs w:val="28"/>
        </w:rPr>
        <w:t xml:space="preserve"> </w:t>
      </w:r>
      <w:r w:rsidRPr="D386BFD9">
        <w:rPr>
          <w:rFonts w:ascii="Times New Roman" w:cs="Times New Roman"/>
          <w:sz w:val="28"/>
          <w:szCs w:val="28"/>
          <w:rPrChange w:id="11820" w:author="user pc" w:date="2022-03-15T10:14:00Z">
            <w:rPr/>
          </w:rPrChange>
        </w:rPr>
        <w:t>the</w:t>
      </w:r>
      <w:r>
        <w:rPr>
          <w:rFonts w:ascii="Times New Roman" w:cs="Times New Roman" w:hAnsi="Times New Roman"/>
          <w:sz w:val="28"/>
          <w:szCs w:val="28"/>
        </w:rPr>
        <w:t xml:space="preserve"> </w:t>
      </w:r>
      <w:r w:rsidRPr="C5F821A7">
        <w:rPr>
          <w:rFonts w:ascii="Times New Roman" w:cs="Times New Roman"/>
          <w:sz w:val="28"/>
          <w:szCs w:val="28"/>
          <w:rPrChange w:id="11821" w:author="user pc" w:date="2022-03-15T10:14:00Z">
            <w:rPr/>
          </w:rPrChange>
        </w:rPr>
        <w:t>volume</w:t>
      </w:r>
      <w:r>
        <w:rPr>
          <w:rFonts w:ascii="Times New Roman" w:cs="Times New Roman" w:hAnsi="Times New Roman"/>
          <w:sz w:val="28"/>
          <w:szCs w:val="28"/>
        </w:rPr>
        <w:t xml:space="preserve"> </w:t>
      </w:r>
      <w:r w:rsidRPr="CBFD0CC8">
        <w:rPr>
          <w:rFonts w:ascii="Times New Roman" w:cs="Times New Roman"/>
          <w:sz w:val="28"/>
          <w:szCs w:val="28"/>
          <w:rPrChange w:id="11822" w:author="user pc" w:date="2022-03-15T10:14:00Z">
            <w:rPr/>
          </w:rPrChange>
        </w:rPr>
        <w:t>is</w:t>
      </w:r>
      <w:r>
        <w:rPr>
          <w:rFonts w:ascii="Times New Roman" w:cs="Times New Roman" w:hAnsi="Times New Roman"/>
          <w:sz w:val="28"/>
          <w:szCs w:val="28"/>
        </w:rPr>
        <w:t xml:space="preserve"> </w:t>
      </w:r>
      <w:r w:rsidRPr="88F270F0">
        <w:rPr>
          <w:rFonts w:ascii="Times New Roman" w:cs="Times New Roman"/>
          <w:sz w:val="28"/>
          <w:szCs w:val="28"/>
          <w:rPrChange w:id="11823" w:author="user pc" w:date="2022-03-15T10:14:00Z">
            <w:rPr/>
          </w:rPrChange>
        </w:rPr>
        <w:t>decreased.</w:t>
      </w:r>
      <w:r>
        <w:rPr>
          <w:rFonts w:ascii="Times New Roman" w:cs="Times New Roman" w:hAnsi="Times New Roman"/>
          <w:sz w:val="28"/>
          <w:szCs w:val="28"/>
        </w:rPr>
        <w:t xml:space="preserve"> </w:t>
      </w:r>
      <w:r w:rsidRPr="727181E8">
        <w:rPr>
          <w:rFonts w:ascii="Times New Roman" w:cs="Times New Roman"/>
          <w:sz w:val="28"/>
          <w:szCs w:val="28"/>
          <w:rPrChange w:id="11824" w:author="user pc" w:date="2022-03-15T10:14:00Z">
            <w:rPr/>
          </w:rPrChange>
        </w:rPr>
        <w:t>Determine</w:t>
      </w:r>
      <w:r>
        <w:rPr>
          <w:rFonts w:ascii="Times New Roman" w:cs="Times New Roman" w:hAnsi="Times New Roman"/>
          <w:sz w:val="28"/>
          <w:szCs w:val="28"/>
        </w:rPr>
        <w:t xml:space="preserve"> </w:t>
      </w:r>
      <w:r w:rsidRPr="9B9C35B4">
        <w:rPr>
          <w:rFonts w:ascii="Times New Roman" w:cs="Times New Roman"/>
          <w:sz w:val="28"/>
          <w:szCs w:val="28"/>
          <w:rPrChange w:id="11825" w:author="user pc" w:date="2022-03-15T10:14:00Z">
            <w:rPr/>
          </w:rPrChange>
        </w:rPr>
        <w:t>the</w:t>
      </w:r>
      <w:r>
        <w:rPr>
          <w:rFonts w:ascii="Times New Roman" w:cs="Times New Roman" w:hAnsi="Times New Roman"/>
          <w:sz w:val="28"/>
          <w:szCs w:val="28"/>
        </w:rPr>
        <w:t xml:space="preserve"> </w:t>
      </w:r>
      <w:r w:rsidRPr="A3FFE747">
        <w:rPr>
          <w:rFonts w:ascii="Times New Roman" w:cs="Times New Roman"/>
          <w:sz w:val="28"/>
          <w:szCs w:val="28"/>
          <w:rPrChange w:id="11826" w:author="user pc" w:date="2022-03-15T10:14:00Z">
            <w:rPr/>
          </w:rPrChange>
        </w:rPr>
        <w:t>new</w:t>
      </w:r>
      <w:r>
        <w:rPr>
          <w:rFonts w:ascii="Times New Roman" w:cs="Times New Roman" w:hAnsi="Times New Roman"/>
          <w:sz w:val="28"/>
          <w:szCs w:val="28"/>
        </w:rPr>
        <w:t xml:space="preserve"> </w:t>
      </w:r>
      <w:r w:rsidRPr="2D860429">
        <w:rPr>
          <w:rFonts w:ascii="Times New Roman" w:cs="Times New Roman"/>
          <w:sz w:val="28"/>
          <w:szCs w:val="28"/>
          <w:rPrChange w:id="11827" w:author="user pc" w:date="2022-03-15T10:14:00Z">
            <w:rPr/>
          </w:rPrChange>
        </w:rPr>
        <w:t>volume.</w:t>
      </w:r>
      <w:r>
        <w:rPr>
          <w:rFonts w:ascii="Times New Roman" w:cs="Times New Roman" w:hAnsi="Times New Roman"/>
          <w:sz w:val="28"/>
          <w:szCs w:val="28"/>
        </w:rPr>
        <w:t xml:space="preserve"> </w:t>
      </w:r>
      <w:r w:rsidRPr="63F8478F">
        <w:rPr>
          <w:rFonts w:ascii="Times New Roman" w:cs="Times New Roman"/>
          <w:b/>
          <w:sz w:val="28"/>
          <w:szCs w:val="28"/>
          <w:rPrChange w:id="11828" w:author="user pc" w:date="2022-03-15T10:14:00Z">
            <w:rPr>
              <w:b/>
            </w:rPr>
          </w:rPrChange>
        </w:rPr>
        <w:t>Ans.</w:t>
      </w:r>
      <w:r>
        <w:rPr>
          <w:rFonts w:ascii="Times New Roman" w:cs="Times New Roman" w:hAnsi="Times New Roman"/>
          <w:b/>
          <w:sz w:val="28"/>
          <w:szCs w:val="28"/>
        </w:rPr>
        <w:t xml:space="preserve"> </w:t>
      </w:r>
      <w:r w:rsidRPr="6BA8787F">
        <w:rPr>
          <w:rFonts w:ascii="Times New Roman" w:cs="Times New Roman"/>
          <w:b/>
          <w:sz w:val="28"/>
          <w:szCs w:val="28"/>
          <w:rPrChange w:id="11829" w:author="user pc" w:date="2022-03-15T10:14:00Z">
            <w:rPr>
              <w:b/>
            </w:rPr>
          </w:rPrChange>
        </w:rPr>
        <w:t>2.5</w:t>
      </w:r>
      <w:r>
        <w:rPr>
          <w:rFonts w:ascii="Times New Roman" w:cs="Times New Roman" w:hAnsi="Times New Roman"/>
          <w:b/>
          <w:sz w:val="28"/>
          <w:szCs w:val="28"/>
        </w:rPr>
        <w:t xml:space="preserve"> </w:t>
      </w:r>
      <w:r w:rsidRPr="46D18407">
        <w:rPr>
          <w:rFonts w:ascii="Times New Roman" w:cs="Times New Roman"/>
          <w:b/>
          <w:sz w:val="28"/>
          <w:szCs w:val="28"/>
          <w:rPrChange w:id="11830" w:author="user pc" w:date="2022-03-15T10:14:00Z">
            <w:rPr>
              <w:b/>
            </w:rPr>
          </w:rPrChange>
        </w:rPr>
        <w:t>litres.</w:t>
      </w:r>
    </w:p>
    <w:p>
      <w:pPr>
        <w:pStyle w:val="style179"/>
        <w:numPr>
          <w:ilvl w:val="0"/>
          <w:numId w:val="51"/>
        </w:numPr>
        <w:rPr>
          <w:rFonts w:ascii="Times New Roman" w:cs="Times New Roman" w:eastAsia="宋体" w:hAnsi="Times New Roman"/>
          <w:b w:val="false"/>
          <w:sz w:val="28"/>
          <w:szCs w:val="28"/>
          <w:rPrChange w:id="11831" w:author="user pc" w:date="2022-03-15T10:14:00Z">
            <w:rPr>
              <w:rFonts w:ascii="Bell MT" w:eastAsia="宋体" w:hAnsi="Bell MT"/>
              <w:b/>
            </w:rPr>
          </w:rPrChange>
        </w:rPr>
      </w:pPr>
      <w:r w:rsidRPr="F46C4D91">
        <w:rPr>
          <w:rFonts w:ascii="Times New Roman" w:cs="Times New Roman"/>
          <w:sz w:val="28"/>
          <w:szCs w:val="28"/>
          <w:rPrChange w:id="11832" w:author="user pc" w:date="2022-03-15T10:14:00Z">
            <w:rPr/>
          </w:rPrChange>
        </w:rPr>
        <w:t>What</w:t>
      </w:r>
      <w:r>
        <w:rPr>
          <w:rFonts w:ascii="Times New Roman" w:cs="Times New Roman" w:hAnsi="Times New Roman"/>
          <w:sz w:val="28"/>
          <w:szCs w:val="28"/>
        </w:rPr>
        <w:t xml:space="preserve"> </w:t>
      </w:r>
      <w:r w:rsidRPr="A2684B77">
        <w:rPr>
          <w:rFonts w:ascii="Times New Roman" w:cs="Times New Roman"/>
          <w:sz w:val="28"/>
          <w:szCs w:val="28"/>
          <w:rPrChange w:id="11833" w:author="user pc" w:date="2022-03-15T10:14:00Z">
            <w:rPr/>
          </w:rPrChange>
        </w:rPr>
        <w:t>is</w:t>
      </w:r>
      <w:r>
        <w:rPr>
          <w:rFonts w:ascii="Times New Roman" w:cs="Times New Roman" w:hAnsi="Times New Roman"/>
          <w:sz w:val="28"/>
          <w:szCs w:val="28"/>
        </w:rPr>
        <w:t xml:space="preserve"> </w:t>
      </w:r>
      <w:r w:rsidRPr="ACA0EE77">
        <w:rPr>
          <w:rFonts w:ascii="Times New Roman" w:cs="Times New Roman"/>
          <w:sz w:val="28"/>
          <w:szCs w:val="28"/>
          <w:rPrChange w:id="11834" w:author="user pc" w:date="2022-03-15T10:14:00Z">
            <w:rPr/>
          </w:rPrChange>
        </w:rPr>
        <w:t>the</w:t>
      </w:r>
      <w:r>
        <w:rPr>
          <w:rFonts w:ascii="Times New Roman" w:cs="Times New Roman" w:hAnsi="Times New Roman"/>
          <w:sz w:val="28"/>
          <w:szCs w:val="28"/>
        </w:rPr>
        <w:t xml:space="preserve"> </w:t>
      </w:r>
      <w:r w:rsidRPr="E81D3E54">
        <w:rPr>
          <w:rFonts w:ascii="Times New Roman" w:cs="Times New Roman"/>
          <w:sz w:val="28"/>
          <w:szCs w:val="28"/>
          <w:rPrChange w:id="11835" w:author="user pc" w:date="2022-03-15T10:14:00Z">
            <w:rPr/>
          </w:rPrChange>
        </w:rPr>
        <w:t>mass</w:t>
      </w:r>
      <w:r>
        <w:rPr>
          <w:rFonts w:ascii="Times New Roman" w:cs="Times New Roman" w:hAnsi="Times New Roman"/>
          <w:sz w:val="28"/>
          <w:szCs w:val="28"/>
        </w:rPr>
        <w:t xml:space="preserve"> </w:t>
      </w:r>
      <w:r w:rsidRPr="8E053740">
        <w:rPr>
          <w:rFonts w:ascii="Times New Roman" w:cs="Times New Roman"/>
          <w:sz w:val="28"/>
          <w:szCs w:val="28"/>
          <w:rPrChange w:id="11836" w:author="user pc" w:date="2022-03-15T10:14:00Z">
            <w:rPr/>
          </w:rPrChange>
        </w:rPr>
        <w:t>of</w:t>
      </w:r>
      <w:r>
        <w:rPr>
          <w:rFonts w:ascii="Times New Roman" w:cs="Times New Roman" w:hAnsi="Times New Roman"/>
          <w:sz w:val="28"/>
          <w:szCs w:val="28"/>
        </w:rPr>
        <w:t xml:space="preserve"> </w:t>
      </w:r>
      <w:r w:rsidRPr="8E07881D">
        <w:rPr>
          <w:rFonts w:ascii="Times New Roman" w:cs="Times New Roman"/>
          <w:sz w:val="28"/>
          <w:szCs w:val="28"/>
          <w:rPrChange w:id="11837" w:author="user pc" w:date="2022-03-15T10:14:00Z">
            <w:rPr/>
          </w:rPrChange>
        </w:rPr>
        <w:t>an</w:t>
      </w:r>
      <w:r>
        <w:rPr>
          <w:rFonts w:ascii="Times New Roman" w:cs="Times New Roman" w:hAnsi="Times New Roman"/>
          <w:sz w:val="28"/>
          <w:szCs w:val="28"/>
        </w:rPr>
        <w:t xml:space="preserve"> </w:t>
      </w:r>
      <w:r w:rsidRPr="8B76D0E4">
        <w:rPr>
          <w:rFonts w:ascii="Times New Roman" w:cs="Times New Roman"/>
          <w:sz w:val="28"/>
          <w:szCs w:val="28"/>
          <w:rPrChange w:id="11838" w:author="user pc" w:date="2022-03-15T10:14:00Z">
            <w:rPr/>
          </w:rPrChange>
        </w:rPr>
        <w:t>object</w:t>
      </w:r>
      <w:r>
        <w:rPr>
          <w:rFonts w:ascii="Times New Roman" w:cs="Times New Roman" w:hAnsi="Times New Roman"/>
          <w:sz w:val="28"/>
          <w:szCs w:val="28"/>
        </w:rPr>
        <w:t xml:space="preserve"> </w:t>
      </w:r>
      <w:r w:rsidRPr="81AC5BEC">
        <w:rPr>
          <w:rFonts w:ascii="Times New Roman" w:cs="Times New Roman"/>
          <w:sz w:val="28"/>
          <w:szCs w:val="28"/>
          <w:rPrChange w:id="11839" w:author="user pc" w:date="2022-03-15T10:14:00Z">
            <w:rPr/>
          </w:rPrChange>
        </w:rPr>
        <w:t>that</w:t>
      </w:r>
      <w:r>
        <w:rPr>
          <w:rFonts w:ascii="Times New Roman" w:cs="Times New Roman" w:hAnsi="Times New Roman"/>
          <w:sz w:val="28"/>
          <w:szCs w:val="28"/>
        </w:rPr>
        <w:t xml:space="preserve"> </w:t>
      </w:r>
      <w:r w:rsidRPr="9789411F">
        <w:rPr>
          <w:rFonts w:ascii="Times New Roman" w:cs="Times New Roman"/>
          <w:sz w:val="28"/>
          <w:szCs w:val="28"/>
          <w:rPrChange w:id="11840" w:author="user pc" w:date="2022-03-15T10:14:00Z">
            <w:rPr/>
          </w:rPrChange>
        </w:rPr>
        <w:t>has</w:t>
      </w:r>
      <w:r>
        <w:rPr>
          <w:rFonts w:ascii="Times New Roman" w:cs="Times New Roman" w:hAnsi="Times New Roman"/>
          <w:sz w:val="28"/>
          <w:szCs w:val="28"/>
        </w:rPr>
        <w:t xml:space="preserve"> </w:t>
      </w:r>
      <w:r w:rsidRPr="30DF67D4">
        <w:rPr>
          <w:rFonts w:ascii="Times New Roman" w:cs="Times New Roman"/>
          <w:sz w:val="28"/>
          <w:szCs w:val="28"/>
          <w:rPrChange w:id="11841" w:author="user pc" w:date="2022-03-15T10:14:00Z">
            <w:rPr/>
          </w:rPrChange>
        </w:rPr>
        <w:t>a</w:t>
      </w:r>
      <w:r>
        <w:rPr>
          <w:rFonts w:ascii="Times New Roman" w:cs="Times New Roman" w:hAnsi="Times New Roman"/>
          <w:sz w:val="28"/>
          <w:szCs w:val="28"/>
        </w:rPr>
        <w:t xml:space="preserve"> </w:t>
      </w:r>
      <w:r w:rsidRPr="89ACA1B2">
        <w:rPr>
          <w:rFonts w:ascii="Times New Roman" w:cs="Times New Roman"/>
          <w:sz w:val="28"/>
          <w:szCs w:val="28"/>
          <w:rPrChange w:id="11842" w:author="user pc" w:date="2022-03-15T10:14:00Z">
            <w:rPr/>
          </w:rPrChange>
        </w:rPr>
        <w:t>density</w:t>
      </w:r>
      <w:r>
        <w:rPr>
          <w:rFonts w:ascii="Times New Roman" w:cs="Times New Roman" w:hAnsi="Times New Roman"/>
          <w:sz w:val="28"/>
          <w:szCs w:val="28"/>
        </w:rPr>
        <w:t xml:space="preserve"> </w:t>
      </w:r>
      <w:r w:rsidRPr="79EA04DB">
        <w:rPr>
          <w:rFonts w:ascii="Times New Roman" w:cs="Times New Roman"/>
          <w:sz w:val="28"/>
          <w:szCs w:val="28"/>
          <w:rPrChange w:id="11843" w:author="user pc" w:date="2022-03-15T10:14:00Z">
            <w:rPr/>
          </w:rPrChange>
        </w:rPr>
        <w:t>of</w:t>
      </w:r>
      <w:r>
        <w:rPr>
          <w:rFonts w:ascii="Times New Roman" w:cs="Times New Roman" w:hAnsi="Times New Roman"/>
          <w:sz w:val="28"/>
          <w:szCs w:val="28"/>
        </w:rPr>
        <w:t xml:space="preserve"> </w:t>
      </w:r>
      <w:r w:rsidRPr="987379C8">
        <w:rPr>
          <w:rFonts w:ascii="Times New Roman" w:cs="Times New Roman"/>
          <w:sz w:val="28"/>
          <w:szCs w:val="28"/>
          <w:rPrChange w:id="11844" w:author="user pc" w:date="2022-03-15T10:14:00Z">
            <w:rPr/>
          </w:rPrChange>
        </w:rPr>
        <w:t>13g/mL</w:t>
      </w:r>
      <w:r>
        <w:rPr>
          <w:rFonts w:ascii="Times New Roman" w:cs="Times New Roman" w:hAnsi="Times New Roman"/>
          <w:sz w:val="28"/>
          <w:szCs w:val="28"/>
        </w:rPr>
        <w:t xml:space="preserve"> </w:t>
      </w:r>
      <w:r w:rsidRPr="270994FB">
        <w:rPr>
          <w:rFonts w:ascii="Times New Roman" w:cs="Times New Roman"/>
          <w:sz w:val="28"/>
          <w:szCs w:val="28"/>
          <w:rPrChange w:id="11845" w:author="user pc" w:date="2022-03-15T10:14:00Z">
            <w:rPr/>
          </w:rPrChange>
        </w:rPr>
        <w:t>and</w:t>
      </w:r>
      <w:r>
        <w:rPr>
          <w:rFonts w:ascii="Times New Roman" w:cs="Times New Roman" w:hAnsi="Times New Roman"/>
          <w:sz w:val="28"/>
          <w:szCs w:val="28"/>
        </w:rPr>
        <w:t xml:space="preserve"> </w:t>
      </w:r>
      <w:r w:rsidRPr="3552E0E8">
        <w:rPr>
          <w:rFonts w:ascii="Times New Roman" w:cs="Times New Roman"/>
          <w:sz w:val="28"/>
          <w:szCs w:val="28"/>
          <w:rPrChange w:id="11846" w:author="user pc" w:date="2022-03-15T10:14:00Z">
            <w:rPr/>
          </w:rPrChange>
        </w:rPr>
        <w:t>a</w:t>
      </w:r>
      <w:r>
        <w:rPr>
          <w:rFonts w:ascii="Times New Roman" w:cs="Times New Roman" w:hAnsi="Times New Roman"/>
          <w:sz w:val="28"/>
          <w:szCs w:val="28"/>
        </w:rPr>
        <w:t xml:space="preserve"> </w:t>
      </w:r>
      <w:r w:rsidRPr="615C4680">
        <w:rPr>
          <w:rFonts w:ascii="Times New Roman" w:cs="Times New Roman"/>
          <w:sz w:val="28"/>
          <w:szCs w:val="28"/>
          <w:rPrChange w:id="11847" w:author="user pc" w:date="2022-03-15T10:14:00Z">
            <w:rPr/>
          </w:rPrChange>
        </w:rPr>
        <w:t>volume</w:t>
      </w:r>
      <w:r>
        <w:rPr>
          <w:rFonts w:ascii="Times New Roman" w:cs="Times New Roman" w:hAnsi="Times New Roman"/>
          <w:sz w:val="28"/>
          <w:szCs w:val="28"/>
        </w:rPr>
        <w:t xml:space="preserve"> </w:t>
      </w:r>
      <w:r w:rsidRPr="91CA250F">
        <w:rPr>
          <w:rFonts w:ascii="Times New Roman" w:cs="Times New Roman"/>
          <w:sz w:val="28"/>
          <w:szCs w:val="28"/>
          <w:rPrChange w:id="11848" w:author="user pc" w:date="2022-03-15T10:14:00Z">
            <w:rPr/>
          </w:rPrChange>
        </w:rPr>
        <w:t>of</w:t>
      </w:r>
      <w:r>
        <w:rPr>
          <w:rFonts w:ascii="Times New Roman" w:cs="Times New Roman" w:hAnsi="Times New Roman"/>
          <w:sz w:val="28"/>
          <w:szCs w:val="28"/>
        </w:rPr>
        <w:t xml:space="preserve"> </w:t>
      </w:r>
      <w:r w:rsidRPr="B3EAB93D">
        <w:rPr>
          <w:rFonts w:ascii="Times New Roman" w:cs="Times New Roman"/>
          <w:sz w:val="28"/>
          <w:szCs w:val="28"/>
          <w:rPrChange w:id="11849" w:author="user pc" w:date="2022-03-15T10:14:00Z">
            <w:rPr/>
          </w:rPrChange>
        </w:rPr>
        <w:t>10mL?</w:t>
      </w:r>
      <w:r>
        <w:rPr>
          <w:rFonts w:ascii="Times New Roman" w:cs="Times New Roman" w:hAnsi="Times New Roman"/>
          <w:sz w:val="28"/>
          <w:szCs w:val="28"/>
        </w:rPr>
        <w:t xml:space="preserve"> </w:t>
      </w:r>
      <w:r w:rsidRPr="517F29F1">
        <w:rPr>
          <w:rFonts w:ascii="Times New Roman" w:cs="Times New Roman"/>
          <w:b/>
          <w:sz w:val="28"/>
          <w:szCs w:val="28"/>
          <w:rPrChange w:id="11850" w:author="user pc" w:date="2022-03-15T10:14:00Z">
            <w:rPr>
              <w:b/>
            </w:rPr>
          </w:rPrChange>
        </w:rPr>
        <w:t>Ans.</w:t>
      </w:r>
      <w:r>
        <w:rPr>
          <w:rFonts w:ascii="Times New Roman" w:cs="Times New Roman" w:hAnsi="Times New Roman"/>
          <w:b/>
          <w:sz w:val="28"/>
          <w:szCs w:val="28"/>
        </w:rPr>
        <w:t xml:space="preserve"> </w:t>
      </w:r>
      <w:r w:rsidRPr="623CE969">
        <w:rPr>
          <w:rFonts w:ascii="Times New Roman" w:cs="Times New Roman"/>
          <w:b/>
          <w:sz w:val="28"/>
          <w:szCs w:val="28"/>
          <w:rPrChange w:id="11851" w:author="user pc" w:date="2022-03-15T10:14:00Z">
            <w:rPr>
              <w:b/>
            </w:rPr>
          </w:rPrChange>
        </w:rPr>
        <w:t>130g.</w:t>
      </w:r>
    </w:p>
    <w:p>
      <w:pPr>
        <w:pStyle w:val="style157"/>
        <w:rPr>
          <w:rFonts w:ascii="Times New Roman" w:cs="Times New Roman" w:eastAsia="宋体" w:hAnsi="Times New Roman"/>
          <w:b/>
          <w:sz w:val="28"/>
          <w:szCs w:val="28"/>
          <w:rPrChange w:id="11852" w:author="user pc" w:date="2022-03-15T10:14:00Z">
            <w:rPr>
              <w:rFonts w:ascii="Bell MT" w:eastAsia="宋体" w:hAnsi="Bell MT"/>
              <w:b/>
            </w:rPr>
          </w:rPrChange>
        </w:rPr>
      </w:pPr>
    </w:p>
    <w:p>
      <w:pPr>
        <w:pStyle w:val="style179"/>
        <w:numPr>
          <w:ilvl w:val="0"/>
          <w:numId w:val="51"/>
        </w:numPr>
        <w:rPr>
          <w:rFonts w:ascii="Times New Roman" w:cs="Times New Roman"/>
          <w:sz w:val="28"/>
          <w:szCs w:val="28"/>
          <w:rPrChange w:id="11853" w:author="user pc" w:date="2022-03-15T10:14:00Z">
            <w:rPr/>
          </w:rPrChange>
        </w:rPr>
      </w:pPr>
      <w:r w:rsidRPr="1AC31DA0">
        <w:rPr>
          <w:rFonts w:ascii="Times New Roman" w:cs="Times New Roman"/>
          <w:sz w:val="28"/>
          <w:szCs w:val="28"/>
          <w:rPrChange w:id="11854" w:author="user pc" w:date="2022-03-15T10:14:00Z">
            <w:rPr/>
          </w:rPrChange>
        </w:rPr>
        <w:t>The</w:t>
      </w:r>
      <w:r>
        <w:rPr>
          <w:rFonts w:ascii="Times New Roman" w:cs="Times New Roman" w:hAnsi="Times New Roman"/>
          <w:sz w:val="28"/>
          <w:szCs w:val="28"/>
        </w:rPr>
        <w:t xml:space="preserve"> </w:t>
      </w:r>
      <w:r w:rsidRPr="710AAD05">
        <w:rPr>
          <w:rFonts w:ascii="Times New Roman" w:cs="Times New Roman"/>
          <w:sz w:val="28"/>
          <w:szCs w:val="28"/>
          <w:rPrChange w:id="11855" w:author="user pc" w:date="2022-03-15T10:14:00Z">
            <w:rPr/>
          </w:rPrChange>
        </w:rPr>
        <w:t>relative</w:t>
      </w:r>
      <w:r>
        <w:rPr>
          <w:rFonts w:ascii="Times New Roman" w:cs="Times New Roman" w:hAnsi="Times New Roman"/>
          <w:sz w:val="28"/>
          <w:szCs w:val="28"/>
        </w:rPr>
        <w:t xml:space="preserve"> </w:t>
      </w:r>
      <w:r w:rsidRPr="450AC785">
        <w:rPr>
          <w:rFonts w:ascii="Times New Roman" w:cs="Times New Roman"/>
          <w:sz w:val="28"/>
          <w:szCs w:val="28"/>
          <w:rPrChange w:id="11856" w:author="user pc" w:date="2022-03-15T10:14:00Z">
            <w:rPr/>
          </w:rPrChange>
        </w:rPr>
        <w:t>rates</w:t>
      </w:r>
      <w:r>
        <w:rPr>
          <w:rFonts w:ascii="Times New Roman" w:cs="Times New Roman" w:hAnsi="Times New Roman"/>
          <w:sz w:val="28"/>
          <w:szCs w:val="28"/>
        </w:rPr>
        <w:t xml:space="preserve"> </w:t>
      </w:r>
      <w:r w:rsidRPr="90892CFA">
        <w:rPr>
          <w:rFonts w:ascii="Times New Roman" w:cs="Times New Roman"/>
          <w:sz w:val="28"/>
          <w:szCs w:val="28"/>
          <w:rPrChange w:id="11857" w:author="user pc" w:date="2022-03-15T10:14:00Z">
            <w:rPr/>
          </w:rPrChange>
        </w:rPr>
        <w:t>of</w:t>
      </w:r>
      <w:r>
        <w:rPr>
          <w:rFonts w:ascii="Times New Roman" w:cs="Times New Roman" w:hAnsi="Times New Roman"/>
          <w:sz w:val="28"/>
          <w:szCs w:val="28"/>
        </w:rPr>
        <w:t xml:space="preserve"> </w:t>
      </w:r>
      <w:r w:rsidRPr="08996874">
        <w:rPr>
          <w:rFonts w:ascii="Times New Roman" w:cs="Times New Roman"/>
          <w:sz w:val="28"/>
          <w:szCs w:val="28"/>
          <w:rPrChange w:id="11858" w:author="user pc" w:date="2022-03-15T10:14:00Z">
            <w:rPr/>
          </w:rPrChange>
        </w:rPr>
        <w:t>diffusion</w:t>
      </w:r>
      <w:r>
        <w:rPr>
          <w:rFonts w:ascii="Times New Roman" w:cs="Times New Roman" w:hAnsi="Times New Roman"/>
          <w:sz w:val="28"/>
          <w:szCs w:val="28"/>
        </w:rPr>
        <w:t xml:space="preserve"> </w:t>
      </w:r>
      <w:r w:rsidRPr="5A460A9F">
        <w:rPr>
          <w:rFonts w:ascii="Times New Roman" w:cs="Times New Roman"/>
          <w:sz w:val="28"/>
          <w:szCs w:val="28"/>
          <w:rPrChange w:id="11859" w:author="user pc" w:date="2022-03-15T10:14:00Z">
            <w:rPr/>
          </w:rPrChange>
        </w:rPr>
        <w:t>of</w:t>
      </w:r>
      <w:r>
        <w:rPr>
          <w:rFonts w:ascii="Times New Roman" w:cs="Times New Roman" w:hAnsi="Times New Roman"/>
          <w:sz w:val="28"/>
          <w:szCs w:val="28"/>
        </w:rPr>
        <w:t xml:space="preserve"> </w:t>
      </w:r>
      <w:r w:rsidRPr="2C80AC43">
        <w:rPr>
          <w:rFonts w:ascii="Times New Roman" w:cs="Times New Roman"/>
          <w:sz w:val="28"/>
          <w:szCs w:val="28"/>
          <w:rPrChange w:id="11860" w:author="user pc" w:date="2022-03-15T10:14:00Z">
            <w:rPr/>
          </w:rPrChange>
        </w:rPr>
        <w:t>two</w:t>
      </w:r>
      <w:r>
        <w:rPr>
          <w:rFonts w:ascii="Times New Roman" w:cs="Times New Roman" w:hAnsi="Times New Roman"/>
          <w:sz w:val="28"/>
          <w:szCs w:val="28"/>
        </w:rPr>
        <w:t xml:space="preserve"> </w:t>
      </w:r>
      <w:r w:rsidRPr="1C8AF6C2">
        <w:rPr>
          <w:rFonts w:ascii="Times New Roman" w:cs="Times New Roman"/>
          <w:sz w:val="28"/>
          <w:szCs w:val="28"/>
          <w:rPrChange w:id="11861" w:author="user pc" w:date="2022-03-15T10:14:00Z">
            <w:rPr/>
          </w:rPrChange>
        </w:rPr>
        <w:t>gases</w:t>
      </w:r>
      <w:r>
        <w:rPr>
          <w:rFonts w:ascii="Times New Roman" w:cs="Times New Roman" w:hAnsi="Times New Roman"/>
          <w:sz w:val="28"/>
          <w:szCs w:val="28"/>
        </w:rPr>
        <w:t xml:space="preserve"> </w:t>
      </w:r>
      <w:r w:rsidRPr="CAA6691D">
        <w:rPr>
          <w:rFonts w:ascii="Times New Roman" w:cs="Times New Roman"/>
          <w:sz w:val="28"/>
          <w:szCs w:val="28"/>
          <w:rPrChange w:id="11862" w:author="user pc" w:date="2022-03-15T10:14:00Z">
            <w:rPr/>
          </w:rPrChange>
        </w:rPr>
        <w:t>A</w:t>
      </w:r>
      <w:r>
        <w:rPr>
          <w:rFonts w:ascii="Times New Roman" w:cs="Times New Roman" w:hAnsi="Times New Roman"/>
          <w:sz w:val="28"/>
          <w:szCs w:val="28"/>
        </w:rPr>
        <w:t xml:space="preserve"> </w:t>
      </w:r>
      <w:r w:rsidRPr="A642B387">
        <w:rPr>
          <w:rFonts w:ascii="Times New Roman" w:cs="Times New Roman"/>
          <w:sz w:val="28"/>
          <w:szCs w:val="28"/>
          <w:rPrChange w:id="11863" w:author="user pc" w:date="2022-03-15T10:14:00Z">
            <w:rPr/>
          </w:rPrChange>
        </w:rPr>
        <w:t>and</w:t>
      </w:r>
      <w:r>
        <w:rPr>
          <w:rFonts w:ascii="Times New Roman" w:cs="Times New Roman" w:hAnsi="Times New Roman"/>
          <w:sz w:val="28"/>
          <w:szCs w:val="28"/>
        </w:rPr>
        <w:t xml:space="preserve"> </w:t>
      </w:r>
      <w:r w:rsidRPr="D0768CC6">
        <w:rPr>
          <w:rFonts w:ascii="Times New Roman" w:cs="Times New Roman"/>
          <w:sz w:val="28"/>
          <w:szCs w:val="28"/>
          <w:rPrChange w:id="11864" w:author="user pc" w:date="2022-03-15T10:14:00Z">
            <w:rPr/>
          </w:rPrChange>
        </w:rPr>
        <w:t>B</w:t>
      </w:r>
      <w:r>
        <w:rPr>
          <w:rFonts w:ascii="Times New Roman" w:cs="Times New Roman" w:hAnsi="Times New Roman"/>
          <w:sz w:val="28"/>
          <w:szCs w:val="28"/>
        </w:rPr>
        <w:t xml:space="preserve"> </w:t>
      </w:r>
      <w:r w:rsidRPr="E8B0F5A6">
        <w:rPr>
          <w:rFonts w:ascii="Times New Roman" w:cs="Times New Roman"/>
          <w:sz w:val="28"/>
          <w:szCs w:val="28"/>
          <w:rPrChange w:id="11865" w:author="user pc" w:date="2022-03-15T10:14:00Z">
            <w:rPr/>
          </w:rPrChange>
        </w:rPr>
        <w:t>are</w:t>
      </w:r>
      <w:r>
        <w:rPr>
          <w:rFonts w:ascii="Times New Roman" w:cs="Times New Roman" w:hAnsi="Times New Roman"/>
          <w:sz w:val="28"/>
          <w:szCs w:val="28"/>
        </w:rPr>
        <w:t xml:space="preserve"> </w:t>
      </w:r>
      <w:r w:rsidRPr="127E3B3E">
        <w:rPr>
          <w:rFonts w:ascii="Times New Roman" w:cs="Times New Roman"/>
          <w:sz w:val="28"/>
          <w:szCs w:val="28"/>
          <w:rPrChange w:id="11866" w:author="user pc" w:date="2022-03-15T10:14:00Z">
            <w:rPr/>
          </w:rPrChange>
        </w:rPr>
        <w:t>found</w:t>
      </w:r>
      <w:r>
        <w:rPr>
          <w:rFonts w:ascii="Times New Roman" w:cs="Times New Roman" w:hAnsi="Times New Roman"/>
          <w:sz w:val="28"/>
          <w:szCs w:val="28"/>
        </w:rPr>
        <w:t xml:space="preserve"> </w:t>
      </w:r>
      <w:r w:rsidRPr="54D63E91">
        <w:rPr>
          <w:rFonts w:ascii="Times New Roman" w:cs="Times New Roman"/>
          <w:sz w:val="28"/>
          <w:szCs w:val="28"/>
          <w:rPrChange w:id="11867" w:author="user pc" w:date="2022-03-15T10:14:00Z">
            <w:rPr/>
          </w:rPrChange>
        </w:rPr>
        <w:t>to</w:t>
      </w:r>
      <w:r>
        <w:rPr>
          <w:rFonts w:ascii="Times New Roman" w:cs="Times New Roman" w:hAnsi="Times New Roman"/>
          <w:sz w:val="28"/>
          <w:szCs w:val="28"/>
        </w:rPr>
        <w:t xml:space="preserve"> </w:t>
      </w:r>
      <w:r w:rsidRPr="D2F9A4E2">
        <w:rPr>
          <w:rFonts w:ascii="Times New Roman" w:cs="Times New Roman"/>
          <w:sz w:val="28"/>
          <w:szCs w:val="28"/>
          <w:rPrChange w:id="11868" w:author="user pc" w:date="2022-03-15T10:14:00Z">
            <w:rPr/>
          </w:rPrChange>
        </w:rPr>
        <w:t>be</w:t>
      </w:r>
      <w:r>
        <w:rPr>
          <w:rFonts w:ascii="Times New Roman" w:cs="Times New Roman" w:hAnsi="Times New Roman"/>
          <w:sz w:val="28"/>
          <w:szCs w:val="28"/>
        </w:rPr>
        <w:t xml:space="preserve"> </w:t>
      </w:r>
      <w:r w:rsidRPr="43F5BE82">
        <w:rPr>
          <w:rFonts w:ascii="Times New Roman" w:cs="Times New Roman"/>
          <w:sz w:val="28"/>
          <w:szCs w:val="28"/>
          <w:rPrChange w:id="11869" w:author="user pc" w:date="2022-03-15T10:14:00Z">
            <w:rPr/>
          </w:rPrChange>
        </w:rPr>
        <w:t>0.3</w:t>
      </w:r>
      <w:r>
        <w:rPr>
          <w:rFonts w:ascii="Times New Roman" w:cs="Times New Roman" w:hAnsi="Times New Roman"/>
          <w:sz w:val="28"/>
          <w:szCs w:val="28"/>
        </w:rPr>
        <w:t xml:space="preserve"> </w:t>
      </w:r>
      <w:r w:rsidRPr="6D7A2A74">
        <w:rPr>
          <w:rFonts w:ascii="Times New Roman" w:cs="Times New Roman"/>
          <w:sz w:val="28"/>
          <w:szCs w:val="28"/>
          <w:rPrChange w:id="11870" w:author="user pc" w:date="2022-03-15T10:14:00Z">
            <w:rPr/>
          </w:rPrChange>
        </w:rPr>
        <w:t>and</w:t>
      </w:r>
      <w:r>
        <w:rPr>
          <w:rFonts w:ascii="Times New Roman" w:cs="Times New Roman" w:hAnsi="Times New Roman"/>
          <w:sz w:val="28"/>
          <w:szCs w:val="28"/>
        </w:rPr>
        <w:t xml:space="preserve"> </w:t>
      </w:r>
      <w:r w:rsidRPr="E23FB8C3">
        <w:rPr>
          <w:rFonts w:ascii="Times New Roman" w:cs="Times New Roman"/>
          <w:sz w:val="28"/>
          <w:szCs w:val="28"/>
          <w:rPrChange w:id="11871" w:author="user pc" w:date="2022-03-15T10:14:00Z">
            <w:rPr/>
          </w:rPrChange>
        </w:rPr>
        <w:t>0.2</w:t>
      </w:r>
      <w:r>
        <w:rPr>
          <w:rFonts w:ascii="Times New Roman" w:cs="Times New Roman" w:hAnsi="Times New Roman"/>
          <w:sz w:val="28"/>
          <w:szCs w:val="28"/>
        </w:rPr>
        <w:t xml:space="preserve"> </w:t>
      </w:r>
      <w:r w:rsidRPr="37EF8FBC">
        <w:rPr>
          <w:rFonts w:ascii="Times New Roman" w:cs="Times New Roman"/>
          <w:sz w:val="28"/>
          <w:szCs w:val="28"/>
          <w:rPrChange w:id="11872" w:author="user pc" w:date="2022-03-15T10:14:00Z">
            <w:rPr/>
          </w:rPrChange>
        </w:rPr>
        <w:t>respectively.</w:t>
      </w:r>
      <w:r>
        <w:rPr>
          <w:rFonts w:ascii="Times New Roman" w:cs="Times New Roman" w:hAnsi="Times New Roman"/>
          <w:sz w:val="28"/>
          <w:szCs w:val="28"/>
        </w:rPr>
        <w:t xml:space="preserve"> </w:t>
      </w:r>
      <w:r w:rsidRPr="FF6B61B2">
        <w:rPr>
          <w:rFonts w:ascii="Times New Roman" w:cs="Times New Roman"/>
          <w:sz w:val="28"/>
          <w:szCs w:val="28"/>
          <w:rPrChange w:id="11873" w:author="user pc" w:date="2022-03-15T10:14:00Z">
            <w:rPr/>
          </w:rPrChange>
        </w:rPr>
        <w:t>If</w:t>
      </w:r>
      <w:r>
        <w:rPr>
          <w:rFonts w:ascii="Times New Roman" w:cs="Times New Roman" w:hAnsi="Times New Roman"/>
          <w:sz w:val="28"/>
          <w:szCs w:val="28"/>
        </w:rPr>
        <w:t xml:space="preserve"> </w:t>
      </w:r>
      <w:r w:rsidRPr="9243D197">
        <w:rPr>
          <w:rFonts w:ascii="Times New Roman" w:cs="Times New Roman"/>
          <w:sz w:val="28"/>
          <w:szCs w:val="28"/>
          <w:rPrChange w:id="11874" w:author="user pc" w:date="2022-03-15T10:14:00Z">
            <w:rPr/>
          </w:rPrChange>
        </w:rPr>
        <w:t>the</w:t>
      </w:r>
      <w:r>
        <w:rPr>
          <w:rFonts w:ascii="Times New Roman" w:cs="Times New Roman" w:hAnsi="Times New Roman"/>
          <w:sz w:val="28"/>
          <w:szCs w:val="28"/>
        </w:rPr>
        <w:t xml:space="preserve"> </w:t>
      </w:r>
      <w:r w:rsidRPr="142B0D49">
        <w:rPr>
          <w:rFonts w:ascii="Times New Roman" w:cs="Times New Roman"/>
          <w:sz w:val="28"/>
          <w:szCs w:val="28"/>
          <w:rPrChange w:id="11875" w:author="user pc" w:date="2022-03-15T10:14:00Z">
            <w:rPr/>
          </w:rPrChange>
        </w:rPr>
        <w:t>density</w:t>
      </w:r>
      <w:r>
        <w:rPr>
          <w:rFonts w:ascii="Times New Roman" w:cs="Times New Roman" w:hAnsi="Times New Roman"/>
          <w:sz w:val="28"/>
          <w:szCs w:val="28"/>
        </w:rPr>
        <w:t xml:space="preserve"> </w:t>
      </w:r>
      <w:r w:rsidRPr="2BDEC2B1">
        <w:rPr>
          <w:rFonts w:ascii="Times New Roman" w:cs="Times New Roman"/>
          <w:sz w:val="28"/>
          <w:szCs w:val="28"/>
          <w:rPrChange w:id="11876" w:author="user pc" w:date="2022-03-15T10:14:00Z">
            <w:rPr/>
          </w:rPrChange>
        </w:rPr>
        <w:t>of</w:t>
      </w:r>
      <w:r>
        <w:rPr>
          <w:rFonts w:ascii="Times New Roman" w:cs="Times New Roman" w:hAnsi="Times New Roman"/>
          <w:sz w:val="28"/>
          <w:szCs w:val="28"/>
        </w:rPr>
        <w:t xml:space="preserve"> </w:t>
      </w:r>
      <w:r w:rsidRPr="32309630">
        <w:rPr>
          <w:rFonts w:ascii="Times New Roman" w:cs="Times New Roman"/>
          <w:sz w:val="28"/>
          <w:szCs w:val="28"/>
          <w:rPrChange w:id="11877" w:author="user pc" w:date="2022-03-15T10:14:00Z">
            <w:rPr/>
          </w:rPrChange>
        </w:rPr>
        <w:t>A</w:t>
      </w:r>
      <w:r>
        <w:rPr>
          <w:rFonts w:ascii="Times New Roman" w:cs="Times New Roman" w:hAnsi="Times New Roman"/>
          <w:sz w:val="28"/>
          <w:szCs w:val="28"/>
        </w:rPr>
        <w:t xml:space="preserve"> </w:t>
      </w:r>
      <w:r w:rsidRPr="235C6A3F">
        <w:rPr>
          <w:rFonts w:ascii="Times New Roman" w:cs="Times New Roman"/>
          <w:sz w:val="28"/>
          <w:szCs w:val="28"/>
          <w:rPrChange w:id="11878" w:author="user pc" w:date="2022-03-15T10:14:00Z">
            <w:rPr/>
          </w:rPrChange>
        </w:rPr>
        <w:t>is</w:t>
      </w:r>
      <w:r>
        <w:rPr>
          <w:rFonts w:ascii="Times New Roman" w:cs="Times New Roman" w:hAnsi="Times New Roman"/>
          <w:sz w:val="28"/>
          <w:szCs w:val="28"/>
        </w:rPr>
        <w:t xml:space="preserve"> </w:t>
      </w:r>
      <w:r w:rsidRPr="246E78AC">
        <w:rPr>
          <w:rFonts w:ascii="Times New Roman" w:cs="Times New Roman"/>
          <w:sz w:val="28"/>
          <w:szCs w:val="28"/>
          <w:rPrChange w:id="11879" w:author="user pc" w:date="2022-03-15T10:14:00Z">
            <w:rPr/>
          </w:rPrChange>
        </w:rPr>
        <w:t>4,</w:t>
      </w:r>
      <w:r>
        <w:rPr>
          <w:rFonts w:ascii="Times New Roman" w:cs="Times New Roman" w:hAnsi="Times New Roman"/>
          <w:sz w:val="28"/>
          <w:szCs w:val="28"/>
        </w:rPr>
        <w:t xml:space="preserve"> </w:t>
      </w:r>
      <w:r w:rsidRPr="B8095275">
        <w:rPr>
          <w:rFonts w:ascii="Times New Roman" w:cs="Times New Roman"/>
          <w:sz w:val="28"/>
          <w:szCs w:val="28"/>
          <w:rPrChange w:id="11880" w:author="user pc" w:date="2022-03-15T10:14:00Z">
            <w:rPr/>
          </w:rPrChange>
        </w:rPr>
        <w:t>find</w:t>
      </w:r>
      <w:r>
        <w:rPr>
          <w:rFonts w:ascii="Times New Roman" w:cs="Times New Roman" w:hAnsi="Times New Roman"/>
          <w:sz w:val="28"/>
          <w:szCs w:val="28"/>
        </w:rPr>
        <w:t xml:space="preserve"> </w:t>
      </w:r>
      <w:r w:rsidRPr="EB2501E1">
        <w:rPr>
          <w:rFonts w:ascii="Times New Roman" w:cs="Times New Roman"/>
          <w:sz w:val="28"/>
          <w:szCs w:val="28"/>
          <w:rPrChange w:id="11881" w:author="user pc" w:date="2022-03-15T10:14:00Z">
            <w:rPr/>
          </w:rPrChange>
        </w:rPr>
        <w:t>the</w:t>
      </w:r>
      <w:r>
        <w:rPr>
          <w:rFonts w:ascii="Times New Roman" w:cs="Times New Roman" w:hAnsi="Times New Roman"/>
          <w:sz w:val="28"/>
          <w:szCs w:val="28"/>
        </w:rPr>
        <w:t xml:space="preserve"> </w:t>
      </w:r>
      <w:r w:rsidRPr="D74B1089">
        <w:rPr>
          <w:rFonts w:ascii="Times New Roman" w:cs="Times New Roman"/>
          <w:sz w:val="28"/>
          <w:szCs w:val="28"/>
          <w:rPrChange w:id="11882" w:author="user pc" w:date="2022-03-15T10:14:00Z">
            <w:rPr/>
          </w:rPrChange>
        </w:rPr>
        <w:t>relative</w:t>
      </w:r>
      <w:r>
        <w:rPr>
          <w:rFonts w:ascii="Times New Roman" w:cs="Times New Roman" w:hAnsi="Times New Roman"/>
          <w:sz w:val="28"/>
          <w:szCs w:val="28"/>
        </w:rPr>
        <w:t xml:space="preserve"> </w:t>
      </w:r>
      <w:r w:rsidRPr="DE4F7B43">
        <w:rPr>
          <w:rFonts w:ascii="Times New Roman" w:cs="Times New Roman"/>
          <w:sz w:val="28"/>
          <w:szCs w:val="28"/>
          <w:rPrChange w:id="11883" w:author="user pc" w:date="2022-03-15T10:14:00Z">
            <w:rPr/>
          </w:rPrChange>
        </w:rPr>
        <w:t>density</w:t>
      </w:r>
      <w:r>
        <w:rPr>
          <w:rFonts w:ascii="Times New Roman" w:cs="Times New Roman" w:hAnsi="Times New Roman"/>
          <w:sz w:val="28"/>
          <w:szCs w:val="28"/>
        </w:rPr>
        <w:t xml:space="preserve"> </w:t>
      </w:r>
      <w:r w:rsidRPr="458C667F">
        <w:rPr>
          <w:rFonts w:ascii="Times New Roman" w:cs="Times New Roman"/>
          <w:sz w:val="28"/>
          <w:szCs w:val="28"/>
          <w:rPrChange w:id="11884" w:author="user pc" w:date="2022-03-15T10:14:00Z">
            <w:rPr/>
          </w:rPrChange>
        </w:rPr>
        <w:t>of</w:t>
      </w:r>
      <w:r>
        <w:rPr>
          <w:rFonts w:ascii="Times New Roman" w:cs="Times New Roman" w:hAnsi="Times New Roman"/>
          <w:sz w:val="28"/>
          <w:szCs w:val="28"/>
        </w:rPr>
        <w:t xml:space="preserve"> </w:t>
      </w:r>
      <w:r w:rsidRPr="5F29332B">
        <w:rPr>
          <w:rFonts w:ascii="Times New Roman" w:cs="Times New Roman"/>
          <w:sz w:val="28"/>
          <w:szCs w:val="28"/>
          <w:rPrChange w:id="11885" w:author="user pc" w:date="2022-03-15T10:14:00Z">
            <w:rPr/>
          </w:rPrChange>
        </w:rPr>
        <w:t>the</w:t>
      </w:r>
      <w:r>
        <w:rPr>
          <w:rFonts w:ascii="Times New Roman" w:cs="Times New Roman" w:hAnsi="Times New Roman"/>
          <w:sz w:val="28"/>
          <w:szCs w:val="28"/>
        </w:rPr>
        <w:t xml:space="preserve"> </w:t>
      </w:r>
      <w:r w:rsidRPr="1084FF1B">
        <w:rPr>
          <w:rFonts w:ascii="Times New Roman" w:cs="Times New Roman"/>
          <w:sz w:val="28"/>
          <w:szCs w:val="28"/>
          <w:rPrChange w:id="11886" w:author="user pc" w:date="2022-03-15T10:14:00Z">
            <w:rPr/>
          </w:rPrChange>
        </w:rPr>
        <w:t>gas</w:t>
      </w:r>
      <w:r>
        <w:rPr>
          <w:rFonts w:ascii="Times New Roman" w:cs="Times New Roman" w:hAnsi="Times New Roman"/>
          <w:sz w:val="28"/>
          <w:szCs w:val="28"/>
        </w:rPr>
        <w:t xml:space="preserve"> </w:t>
      </w:r>
      <w:r w:rsidRPr="BDFFFEE9">
        <w:rPr>
          <w:rFonts w:ascii="Times New Roman" w:cs="Times New Roman"/>
          <w:sz w:val="28"/>
          <w:szCs w:val="28"/>
          <w:rPrChange w:id="11887" w:author="user pc" w:date="2022-03-15T10:14:00Z">
            <w:rPr/>
          </w:rPrChange>
        </w:rPr>
        <w:t>B?</w:t>
      </w:r>
      <w:r>
        <w:rPr>
          <w:rFonts w:ascii="Times New Roman" w:cs="Times New Roman" w:hAnsi="Times New Roman"/>
          <w:sz w:val="28"/>
          <w:szCs w:val="28"/>
        </w:rPr>
        <w:t xml:space="preserve"> </w:t>
      </w:r>
      <w:r w:rsidRPr="4F78FEA4">
        <w:rPr>
          <w:rFonts w:ascii="Times New Roman" w:cs="Times New Roman"/>
          <w:b/>
          <w:sz w:val="28"/>
          <w:szCs w:val="28"/>
          <w:rPrChange w:id="11888" w:author="user pc" w:date="2022-03-15T10:14:00Z">
            <w:rPr>
              <w:b/>
            </w:rPr>
          </w:rPrChange>
        </w:rPr>
        <w:t>Ans.</w:t>
      </w:r>
      <w:r>
        <w:rPr>
          <w:rFonts w:ascii="Times New Roman" w:cs="Times New Roman" w:hAnsi="Times New Roman"/>
          <w:b/>
          <w:sz w:val="28"/>
          <w:szCs w:val="28"/>
        </w:rPr>
        <w:t xml:space="preserve"> </w:t>
      </w:r>
      <w:r w:rsidRPr="6A6C1FCA">
        <w:rPr>
          <w:rFonts w:ascii="Times New Roman" w:cs="Times New Roman"/>
          <w:b/>
          <w:sz w:val="28"/>
          <w:szCs w:val="28"/>
          <w:rPrChange w:id="11889" w:author="user pc" w:date="2022-03-15T10:14:00Z">
            <w:rPr>
              <w:b/>
            </w:rPr>
          </w:rPrChange>
        </w:rPr>
        <w:t>9</w:t>
      </w:r>
    </w:p>
    <w:p>
      <w:pPr>
        <w:pStyle w:val="style179"/>
        <w:numPr>
          <w:ilvl w:val="0"/>
          <w:numId w:val="51"/>
        </w:numPr>
        <w:rPr>
          <w:rFonts w:ascii="Times New Roman" w:cs="Times New Roman" w:eastAsia="宋体" w:hAnsi="Times New Roman"/>
          <w:b/>
          <w:bCs/>
          <w:sz w:val="28"/>
          <w:szCs w:val="28"/>
          <w:rPrChange w:id="11890" w:author="user pc" w:date="2022-03-15T10:14:00Z">
            <w:rPr>
              <w:rFonts w:ascii="Bell MT" w:eastAsia="宋体" w:hAnsi="Bell MT"/>
              <w:b/>
              <w:bCs/>
            </w:rPr>
          </w:rPrChange>
        </w:rPr>
      </w:pPr>
      <w:r w:rsidRPr="9FDBA3EF">
        <w:rPr>
          <w:rFonts w:ascii="Times New Roman" w:cs="Times New Roman"/>
          <w:sz w:val="28"/>
          <w:szCs w:val="28"/>
          <w:rPrChange w:id="11891" w:author="user pc" w:date="2022-03-15T10:14:00Z">
            <w:rPr/>
          </w:rPrChange>
        </w:rPr>
        <w:t>If</w:t>
      </w:r>
      <w:r>
        <w:rPr>
          <w:rFonts w:ascii="Times New Roman" w:cs="Times New Roman" w:hAnsi="Times New Roman"/>
          <w:sz w:val="28"/>
          <w:szCs w:val="28"/>
        </w:rPr>
        <w:t xml:space="preserve"> </w:t>
      </w:r>
      <w:r w:rsidRPr="9C00EF02">
        <w:rPr>
          <w:rFonts w:ascii="Times New Roman" w:cs="Times New Roman"/>
          <w:sz w:val="28"/>
          <w:szCs w:val="28"/>
          <w:rPrChange w:id="11892" w:author="user pc" w:date="2022-03-15T10:14:00Z">
            <w:rPr/>
          </w:rPrChange>
        </w:rPr>
        <w:t>30cm</w:t>
      </w:r>
      <w:r w:rsidRPr="41113CE4">
        <w:rPr>
          <w:rFonts w:ascii="Times New Roman" w:cs="Times New Roman"/>
          <w:sz w:val="28"/>
          <w:szCs w:val="28"/>
          <w:vertAlign w:val="superscript"/>
          <w:rPrChange w:id="11893" w:author="user pc" w:date="2022-03-15T10:14:00Z">
            <w:rPr>
              <w:vertAlign w:val="superscript"/>
            </w:rPr>
          </w:rPrChange>
        </w:rPr>
        <w:t xml:space="preserve">3 </w:t>
      </w:r>
      <w:r w:rsidRPr="2A07CA28">
        <w:rPr>
          <w:rFonts w:ascii="Times New Roman" w:cs="Times New Roman"/>
          <w:sz w:val="28"/>
          <w:szCs w:val="28"/>
          <w:rPrChange w:id="11894" w:author="user pc" w:date="2022-03-15T10:14:00Z">
            <w:rPr/>
          </w:rPrChange>
        </w:rPr>
        <w:t>of</w:t>
      </w:r>
      <w:r>
        <w:rPr>
          <w:rFonts w:ascii="Times New Roman" w:cs="Times New Roman" w:hAnsi="Times New Roman"/>
          <w:sz w:val="28"/>
          <w:szCs w:val="28"/>
        </w:rPr>
        <w:t xml:space="preserve"> </w:t>
      </w:r>
      <w:r w:rsidRPr="C8F86954">
        <w:rPr>
          <w:rFonts w:ascii="Times New Roman" w:cs="Times New Roman"/>
          <w:sz w:val="28"/>
          <w:szCs w:val="28"/>
          <w:rPrChange w:id="11895" w:author="user pc" w:date="2022-03-15T10:14:00Z">
            <w:rPr/>
          </w:rPrChange>
        </w:rPr>
        <w:t>Oxygen</w:t>
      </w:r>
      <w:r>
        <w:rPr>
          <w:rFonts w:ascii="Times New Roman" w:cs="Times New Roman" w:hAnsi="Times New Roman"/>
          <w:sz w:val="28"/>
          <w:szCs w:val="28"/>
        </w:rPr>
        <w:t xml:space="preserve"> </w:t>
      </w:r>
      <w:r w:rsidRPr="011D361F">
        <w:rPr>
          <w:rFonts w:ascii="Times New Roman" w:cs="Times New Roman"/>
          <w:sz w:val="28"/>
          <w:szCs w:val="28"/>
          <w:rPrChange w:id="11896" w:author="user pc" w:date="2022-03-15T10:14:00Z">
            <w:rPr/>
          </w:rPrChange>
        </w:rPr>
        <w:t>diffuses</w:t>
      </w:r>
      <w:r>
        <w:rPr>
          <w:rFonts w:ascii="Times New Roman" w:cs="Times New Roman" w:hAnsi="Times New Roman"/>
          <w:sz w:val="28"/>
          <w:szCs w:val="28"/>
        </w:rPr>
        <w:t xml:space="preserve"> </w:t>
      </w:r>
      <w:r w:rsidRPr="3C97845A">
        <w:rPr>
          <w:rFonts w:ascii="Times New Roman" w:cs="Times New Roman"/>
          <w:sz w:val="28"/>
          <w:szCs w:val="28"/>
          <w:rPrChange w:id="11897" w:author="user pc" w:date="2022-03-15T10:14:00Z">
            <w:rPr/>
          </w:rPrChange>
        </w:rPr>
        <w:t>through</w:t>
      </w:r>
      <w:r>
        <w:rPr>
          <w:rFonts w:ascii="Times New Roman" w:cs="Times New Roman" w:hAnsi="Times New Roman"/>
          <w:sz w:val="28"/>
          <w:szCs w:val="28"/>
        </w:rPr>
        <w:t xml:space="preserve"> </w:t>
      </w:r>
      <w:r w:rsidRPr="173E743B">
        <w:rPr>
          <w:rFonts w:ascii="Times New Roman" w:cs="Times New Roman"/>
          <w:sz w:val="28"/>
          <w:szCs w:val="28"/>
          <w:rPrChange w:id="11898" w:author="user pc" w:date="2022-03-15T10:14:00Z">
            <w:rPr/>
          </w:rPrChange>
        </w:rPr>
        <w:t>a</w:t>
      </w:r>
      <w:r>
        <w:rPr>
          <w:rFonts w:ascii="Times New Roman" w:cs="Times New Roman" w:hAnsi="Times New Roman"/>
          <w:sz w:val="28"/>
          <w:szCs w:val="28"/>
        </w:rPr>
        <w:t xml:space="preserve"> </w:t>
      </w:r>
      <w:r w:rsidRPr="3C1D2433">
        <w:rPr>
          <w:rFonts w:ascii="Times New Roman" w:cs="Times New Roman"/>
          <w:sz w:val="28"/>
          <w:szCs w:val="28"/>
          <w:rPrChange w:id="11899" w:author="user pc" w:date="2022-03-15T10:14:00Z">
            <w:rPr/>
          </w:rPrChange>
        </w:rPr>
        <w:t>porous</w:t>
      </w:r>
      <w:r>
        <w:rPr>
          <w:rFonts w:ascii="Times New Roman" w:cs="Times New Roman" w:hAnsi="Times New Roman"/>
          <w:sz w:val="28"/>
          <w:szCs w:val="28"/>
        </w:rPr>
        <w:t xml:space="preserve"> </w:t>
      </w:r>
      <w:r w:rsidRPr="B7C11151">
        <w:rPr>
          <w:rFonts w:ascii="Times New Roman" w:cs="Times New Roman"/>
          <w:sz w:val="28"/>
          <w:szCs w:val="28"/>
          <w:rPrChange w:id="11900" w:author="user pc" w:date="2022-03-15T10:14:00Z">
            <w:rPr/>
          </w:rPrChange>
        </w:rPr>
        <w:t>plug</w:t>
      </w:r>
      <w:r>
        <w:rPr>
          <w:rFonts w:ascii="Times New Roman" w:cs="Times New Roman" w:hAnsi="Times New Roman"/>
          <w:sz w:val="28"/>
          <w:szCs w:val="28"/>
        </w:rPr>
        <w:t xml:space="preserve"> </w:t>
      </w:r>
      <w:r w:rsidRPr="B11AFB60">
        <w:rPr>
          <w:rFonts w:ascii="Times New Roman" w:cs="Times New Roman"/>
          <w:sz w:val="28"/>
          <w:szCs w:val="28"/>
          <w:rPrChange w:id="11901" w:author="user pc" w:date="2022-03-15T10:14:00Z">
            <w:rPr/>
          </w:rPrChange>
        </w:rPr>
        <w:t>in</w:t>
      </w:r>
      <w:r>
        <w:rPr>
          <w:rFonts w:ascii="Times New Roman" w:cs="Times New Roman" w:hAnsi="Times New Roman"/>
          <w:sz w:val="28"/>
          <w:szCs w:val="28"/>
        </w:rPr>
        <w:t xml:space="preserve"> </w:t>
      </w:r>
      <w:r w:rsidRPr="7CF2038C">
        <w:rPr>
          <w:rFonts w:ascii="Times New Roman" w:cs="Times New Roman"/>
          <w:sz w:val="28"/>
          <w:szCs w:val="28"/>
          <w:rPrChange w:id="11902" w:author="user pc" w:date="2022-03-15T10:14:00Z">
            <w:rPr/>
          </w:rPrChange>
        </w:rPr>
        <w:t>7</w:t>
      </w:r>
      <w:r>
        <w:rPr>
          <w:rFonts w:ascii="Times New Roman" w:cs="Times New Roman" w:hAnsi="Times New Roman"/>
          <w:sz w:val="28"/>
          <w:szCs w:val="28"/>
        </w:rPr>
        <w:t xml:space="preserve"> </w:t>
      </w:r>
      <w:r w:rsidRPr="48637A7C">
        <w:rPr>
          <w:rFonts w:ascii="Times New Roman" w:cs="Times New Roman"/>
          <w:sz w:val="28"/>
          <w:szCs w:val="28"/>
          <w:rPrChange w:id="11903" w:author="user pc" w:date="2022-03-15T10:14:00Z">
            <w:rPr/>
          </w:rPrChange>
        </w:rPr>
        <w:t>seconds,</w:t>
      </w:r>
      <w:r>
        <w:rPr>
          <w:rFonts w:ascii="Times New Roman" w:cs="Times New Roman" w:hAnsi="Times New Roman"/>
          <w:sz w:val="28"/>
          <w:szCs w:val="28"/>
        </w:rPr>
        <w:t xml:space="preserve"> </w:t>
      </w:r>
      <w:r w:rsidRPr="D3FF735F">
        <w:rPr>
          <w:rFonts w:ascii="Times New Roman" w:cs="Times New Roman"/>
          <w:sz w:val="28"/>
          <w:szCs w:val="28"/>
          <w:rPrChange w:id="11904" w:author="user pc" w:date="2022-03-15T10:14:00Z">
            <w:rPr/>
          </w:rPrChange>
        </w:rPr>
        <w:t>how</w:t>
      </w:r>
      <w:r>
        <w:rPr>
          <w:rFonts w:ascii="Times New Roman" w:cs="Times New Roman" w:hAnsi="Times New Roman"/>
          <w:sz w:val="28"/>
          <w:szCs w:val="28"/>
        </w:rPr>
        <w:t xml:space="preserve"> </w:t>
      </w:r>
      <w:r w:rsidRPr="550F8E4F">
        <w:rPr>
          <w:rFonts w:ascii="Times New Roman" w:cs="Times New Roman"/>
          <w:sz w:val="28"/>
          <w:szCs w:val="28"/>
          <w:rPrChange w:id="11905" w:author="user pc" w:date="2022-03-15T10:14:00Z">
            <w:rPr/>
          </w:rPrChange>
        </w:rPr>
        <w:t>long</w:t>
      </w:r>
      <w:r>
        <w:rPr>
          <w:rFonts w:ascii="Times New Roman" w:cs="Times New Roman" w:hAnsi="Times New Roman"/>
          <w:sz w:val="28"/>
          <w:szCs w:val="28"/>
        </w:rPr>
        <w:t xml:space="preserve"> </w:t>
      </w:r>
      <w:r w:rsidRPr="3E915865">
        <w:rPr>
          <w:rFonts w:ascii="Times New Roman" w:cs="Times New Roman"/>
          <w:sz w:val="28"/>
          <w:szCs w:val="28"/>
          <w:rPrChange w:id="11906" w:author="user pc" w:date="2022-03-15T10:14:00Z">
            <w:rPr/>
          </w:rPrChange>
        </w:rPr>
        <w:t>will</w:t>
      </w:r>
      <w:r>
        <w:rPr>
          <w:rFonts w:ascii="Times New Roman" w:cs="Times New Roman" w:hAnsi="Times New Roman"/>
          <w:sz w:val="28"/>
          <w:szCs w:val="28"/>
        </w:rPr>
        <w:t xml:space="preserve"> </w:t>
      </w:r>
      <w:r w:rsidRPr="E0F254E6">
        <w:rPr>
          <w:rFonts w:ascii="Times New Roman" w:cs="Times New Roman"/>
          <w:sz w:val="28"/>
          <w:szCs w:val="28"/>
          <w:rPrChange w:id="11907" w:author="user pc" w:date="2022-03-15T10:14:00Z">
            <w:rPr/>
          </w:rPrChange>
        </w:rPr>
        <w:t>it</w:t>
      </w:r>
      <w:r>
        <w:rPr>
          <w:rFonts w:ascii="Times New Roman" w:cs="Times New Roman" w:hAnsi="Times New Roman"/>
          <w:sz w:val="28"/>
          <w:szCs w:val="28"/>
        </w:rPr>
        <w:t xml:space="preserve"> </w:t>
      </w:r>
      <w:r w:rsidRPr="C6BEC168">
        <w:rPr>
          <w:rFonts w:ascii="Times New Roman" w:cs="Times New Roman"/>
          <w:sz w:val="28"/>
          <w:szCs w:val="28"/>
          <w:rPrChange w:id="11908" w:author="user pc" w:date="2022-03-15T10:14:00Z">
            <w:rPr/>
          </w:rPrChange>
        </w:rPr>
        <w:t>take</w:t>
      </w:r>
      <w:r>
        <w:rPr>
          <w:rFonts w:ascii="Times New Roman" w:cs="Times New Roman" w:hAnsi="Times New Roman"/>
          <w:sz w:val="28"/>
          <w:szCs w:val="28"/>
        </w:rPr>
        <w:t xml:space="preserve"> </w:t>
      </w:r>
      <w:r w:rsidRPr="D0AD55B9">
        <w:rPr>
          <w:rFonts w:ascii="Times New Roman" w:cs="Times New Roman"/>
          <w:sz w:val="28"/>
          <w:szCs w:val="28"/>
          <w:rPrChange w:id="11909" w:author="user pc" w:date="2022-03-15T10:14:00Z">
            <w:rPr/>
          </w:rPrChange>
        </w:rPr>
        <w:t>60cm</w:t>
      </w:r>
      <w:r w:rsidRPr="1A1496F0">
        <w:rPr>
          <w:rFonts w:ascii="Times New Roman" w:cs="Times New Roman"/>
          <w:sz w:val="28"/>
          <w:szCs w:val="28"/>
          <w:vertAlign w:val="superscript"/>
          <w:rPrChange w:id="11910" w:author="user pc" w:date="2022-03-15T10:14:00Z">
            <w:rPr>
              <w:vertAlign w:val="superscript"/>
            </w:rPr>
          </w:rPrChange>
        </w:rPr>
        <w:t>3</w:t>
      </w:r>
      <w:r>
        <w:rPr>
          <w:rFonts w:ascii="Times New Roman" w:cs="Times New Roman" w:hAnsi="Times New Roman"/>
          <w:sz w:val="28"/>
          <w:szCs w:val="28"/>
          <w:vertAlign w:val="superscript"/>
        </w:rPr>
        <w:t xml:space="preserve"> </w:t>
      </w:r>
      <w:r w:rsidRPr="A298FC24">
        <w:rPr>
          <w:rFonts w:ascii="Times New Roman" w:cs="Times New Roman"/>
          <w:sz w:val="28"/>
          <w:szCs w:val="28"/>
          <w:rPrChange w:id="11911" w:author="user pc" w:date="2022-03-15T10:14:00Z">
            <w:rPr/>
          </w:rPrChange>
        </w:rPr>
        <w:t>of</w:t>
      </w:r>
      <w:r>
        <w:rPr>
          <w:rFonts w:ascii="Times New Roman" w:cs="Times New Roman" w:hAnsi="Times New Roman"/>
          <w:sz w:val="28"/>
          <w:szCs w:val="28"/>
        </w:rPr>
        <w:t xml:space="preserve"> </w:t>
      </w:r>
      <w:r w:rsidRPr="20F0FA03">
        <w:rPr>
          <w:rFonts w:ascii="Times New Roman" w:cs="Times New Roman"/>
          <w:sz w:val="28"/>
          <w:szCs w:val="28"/>
          <w:rPrChange w:id="11912" w:author="user pc" w:date="2022-03-15T10:14:00Z">
            <w:rPr/>
          </w:rPrChange>
        </w:rPr>
        <w:t>chlorine</w:t>
      </w:r>
      <w:r>
        <w:rPr>
          <w:rFonts w:ascii="Times New Roman" w:cs="Times New Roman" w:hAnsi="Times New Roman"/>
          <w:sz w:val="28"/>
          <w:szCs w:val="28"/>
        </w:rPr>
        <w:t xml:space="preserve"> </w:t>
      </w:r>
      <w:r w:rsidRPr="9D3398BE">
        <w:rPr>
          <w:rFonts w:ascii="Times New Roman" w:cs="Times New Roman"/>
          <w:sz w:val="28"/>
          <w:szCs w:val="28"/>
          <w:rPrChange w:id="11913" w:author="user pc" w:date="2022-03-15T10:14:00Z">
            <w:rPr/>
          </w:rPrChange>
        </w:rPr>
        <w:t>to</w:t>
      </w:r>
      <w:r>
        <w:rPr>
          <w:rFonts w:ascii="Times New Roman" w:cs="Times New Roman" w:hAnsi="Times New Roman"/>
          <w:sz w:val="28"/>
          <w:szCs w:val="28"/>
        </w:rPr>
        <w:t xml:space="preserve"> </w:t>
      </w:r>
      <w:r w:rsidRPr="E90C9CFC">
        <w:rPr>
          <w:rFonts w:ascii="Times New Roman" w:cs="Times New Roman"/>
          <w:sz w:val="28"/>
          <w:szCs w:val="28"/>
          <w:rPrChange w:id="11914" w:author="user pc" w:date="2022-03-15T10:14:00Z">
            <w:rPr/>
          </w:rPrChange>
        </w:rPr>
        <w:t>diffuse</w:t>
      </w:r>
      <w:r>
        <w:rPr>
          <w:rFonts w:ascii="Times New Roman" w:cs="Times New Roman" w:hAnsi="Times New Roman"/>
          <w:sz w:val="28"/>
          <w:szCs w:val="28"/>
        </w:rPr>
        <w:t xml:space="preserve"> </w:t>
      </w:r>
      <w:r w:rsidRPr="F3E25556">
        <w:rPr>
          <w:rFonts w:ascii="Times New Roman" w:cs="Times New Roman"/>
          <w:sz w:val="28"/>
          <w:szCs w:val="28"/>
          <w:rPrChange w:id="11915" w:author="user pc" w:date="2022-03-15T10:14:00Z">
            <w:rPr/>
          </w:rPrChange>
        </w:rPr>
        <w:t>through</w:t>
      </w:r>
      <w:r>
        <w:rPr>
          <w:rFonts w:ascii="Times New Roman" w:cs="Times New Roman" w:hAnsi="Times New Roman"/>
          <w:sz w:val="28"/>
          <w:szCs w:val="28"/>
        </w:rPr>
        <w:t xml:space="preserve"> </w:t>
      </w:r>
      <w:r w:rsidRPr="D704AAA7">
        <w:rPr>
          <w:rFonts w:ascii="Times New Roman" w:cs="Times New Roman"/>
          <w:sz w:val="28"/>
          <w:szCs w:val="28"/>
          <w:rPrChange w:id="11916" w:author="user pc" w:date="2022-03-15T10:14:00Z">
            <w:rPr/>
          </w:rPrChange>
        </w:rPr>
        <w:t>the</w:t>
      </w:r>
      <w:r>
        <w:rPr>
          <w:rFonts w:ascii="Times New Roman" w:cs="Times New Roman" w:hAnsi="Times New Roman"/>
          <w:sz w:val="28"/>
          <w:szCs w:val="28"/>
        </w:rPr>
        <w:t xml:space="preserve"> </w:t>
      </w:r>
      <w:r w:rsidRPr="28A9209D">
        <w:rPr>
          <w:rFonts w:ascii="Times New Roman" w:cs="Times New Roman"/>
          <w:sz w:val="28"/>
          <w:szCs w:val="28"/>
          <w:rPrChange w:id="11917" w:author="user pc" w:date="2022-03-15T10:14:00Z">
            <w:rPr/>
          </w:rPrChange>
        </w:rPr>
        <w:t>same</w:t>
      </w:r>
      <w:r>
        <w:rPr>
          <w:rFonts w:ascii="Times New Roman" w:cs="Times New Roman" w:hAnsi="Times New Roman"/>
          <w:sz w:val="28"/>
          <w:szCs w:val="28"/>
        </w:rPr>
        <w:t xml:space="preserve"> </w:t>
      </w:r>
      <w:r w:rsidRPr="090D9001">
        <w:rPr>
          <w:rFonts w:ascii="Times New Roman" w:cs="Times New Roman"/>
          <w:sz w:val="28"/>
          <w:szCs w:val="28"/>
          <w:rPrChange w:id="11918" w:author="user pc" w:date="2022-03-15T10:14:00Z">
            <w:rPr/>
          </w:rPrChange>
        </w:rPr>
        <w:t>plug?</w:t>
      </w:r>
      <w:r>
        <w:rPr>
          <w:rFonts w:ascii="Times New Roman" w:cs="Times New Roman" w:hAnsi="Times New Roman"/>
          <w:sz w:val="28"/>
          <w:szCs w:val="28"/>
        </w:rPr>
        <w:t xml:space="preserve"> </w:t>
      </w:r>
      <w:r w:rsidRPr="99BAF1C2">
        <w:rPr>
          <w:rFonts w:ascii="Times New Roman" w:cs="Times New Roman"/>
          <w:sz w:val="28"/>
          <w:szCs w:val="28"/>
          <w:rPrChange w:id="11919" w:author="user pc" w:date="2022-03-15T10:14:00Z">
            <w:rPr/>
          </w:rPrChange>
        </w:rPr>
        <w:t>[O</w:t>
      </w:r>
      <w:r>
        <w:rPr>
          <w:rFonts w:ascii="Times New Roman" w:cs="Times New Roman" w:hAnsi="Times New Roman"/>
          <w:sz w:val="28"/>
          <w:szCs w:val="28"/>
        </w:rPr>
        <w:t xml:space="preserve"> </w:t>
      </w:r>
      <w:r w:rsidRPr="4FA5574D">
        <w:rPr>
          <w:rFonts w:ascii="Times New Roman" w:cs="Times New Roman"/>
          <w:sz w:val="28"/>
          <w:szCs w:val="28"/>
          <w:rPrChange w:id="11920" w:author="user pc" w:date="2022-03-15T10:14:00Z">
            <w:rPr/>
          </w:rPrChange>
        </w:rPr>
        <w:t>=</w:t>
      </w:r>
      <w:r>
        <w:rPr>
          <w:rFonts w:ascii="Times New Roman" w:cs="Times New Roman" w:hAnsi="Times New Roman"/>
          <w:sz w:val="28"/>
          <w:szCs w:val="28"/>
        </w:rPr>
        <w:t xml:space="preserve"> </w:t>
      </w:r>
      <w:r w:rsidRPr="BE15B18D">
        <w:rPr>
          <w:rFonts w:ascii="Times New Roman" w:cs="Times New Roman"/>
          <w:sz w:val="28"/>
          <w:szCs w:val="28"/>
          <w:rPrChange w:id="11921" w:author="user pc" w:date="2022-03-15T10:14:00Z">
            <w:rPr/>
          </w:rPrChange>
        </w:rPr>
        <w:t>16,</w:t>
      </w:r>
      <w:r>
        <w:rPr>
          <w:rFonts w:ascii="Times New Roman" w:cs="Times New Roman" w:hAnsi="Times New Roman"/>
          <w:sz w:val="28"/>
          <w:szCs w:val="28"/>
        </w:rPr>
        <w:t xml:space="preserve"> </w:t>
      </w:r>
      <w:r w:rsidRPr="1A25C761">
        <w:rPr>
          <w:rFonts w:ascii="Times New Roman" w:cs="Times New Roman"/>
          <w:sz w:val="28"/>
          <w:szCs w:val="28"/>
          <w:rPrChange w:id="11922" w:author="user pc" w:date="2022-03-15T10:14:00Z">
            <w:rPr/>
          </w:rPrChange>
        </w:rPr>
        <w:t>Cl</w:t>
      </w:r>
      <w:r>
        <w:rPr>
          <w:rFonts w:ascii="Times New Roman" w:cs="Times New Roman" w:hAnsi="Times New Roman"/>
          <w:sz w:val="28"/>
          <w:szCs w:val="28"/>
        </w:rPr>
        <w:t xml:space="preserve"> </w:t>
      </w:r>
      <w:r w:rsidRPr="953BE5C3">
        <w:rPr>
          <w:rFonts w:ascii="Times New Roman" w:cs="Times New Roman"/>
          <w:sz w:val="28"/>
          <w:szCs w:val="28"/>
          <w:rPrChange w:id="11923" w:author="user pc" w:date="2022-03-15T10:14:00Z">
            <w:rPr/>
          </w:rPrChange>
        </w:rPr>
        <w:t>=</w:t>
      </w:r>
      <w:r>
        <w:rPr>
          <w:rFonts w:ascii="Times New Roman" w:cs="Times New Roman" w:hAnsi="Times New Roman"/>
          <w:sz w:val="28"/>
          <w:szCs w:val="28"/>
        </w:rPr>
        <w:t xml:space="preserve"> </w:t>
      </w:r>
      <w:r w:rsidRPr="D1283853">
        <w:rPr>
          <w:rFonts w:ascii="Times New Roman" w:cs="Times New Roman"/>
          <w:sz w:val="28"/>
          <w:szCs w:val="28"/>
          <w:rPrChange w:id="11924" w:author="user pc" w:date="2022-03-15T10:14:00Z">
            <w:rPr/>
          </w:rPrChange>
        </w:rPr>
        <w:t>35.4]</w:t>
      </w:r>
      <w:r>
        <w:rPr>
          <w:rFonts w:ascii="Times New Roman" w:cs="Times New Roman" w:hAnsi="Times New Roman"/>
          <w:sz w:val="28"/>
          <w:szCs w:val="28"/>
        </w:rPr>
        <w:t xml:space="preserve"> </w:t>
      </w:r>
      <w:r w:rsidRPr="9599BCCD">
        <w:rPr>
          <w:rFonts w:ascii="Times New Roman" w:cs="Times New Roman"/>
          <w:b/>
          <w:bCs/>
          <w:sz w:val="28"/>
          <w:szCs w:val="28"/>
          <w:rPrChange w:id="11925" w:author="user pc" w:date="2022-03-15T10:14:00Z">
            <w:rPr>
              <w:b/>
              <w:bCs/>
            </w:rPr>
          </w:rPrChange>
        </w:rPr>
        <w:t>Ans. 21 seconds</w:t>
      </w:r>
    </w:p>
    <w:p>
      <w:pPr>
        <w:pStyle w:val="style157"/>
        <w:rPr>
          <w:rFonts w:ascii="Times New Roman" w:cs="Times New Roman" w:eastAsia="宋体" w:hAnsi="Times New Roman"/>
          <w:b/>
          <w:sz w:val="28"/>
          <w:szCs w:val="28"/>
          <w:rPrChange w:id="11926"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1927" w:author="user pc" w:date="2022-03-15T10:14:00Z">
            <w:rPr>
              <w:rFonts w:ascii="Bell MT" w:eastAsia="宋体" w:hAnsi="Bell MT"/>
              <w:b/>
            </w:rPr>
          </w:rPrChange>
        </w:rPr>
      </w:pPr>
      <w:r w:rsidRPr="BF6C72A3">
        <w:rPr>
          <w:rFonts w:ascii="Times New Roman" w:cs="Times New Roman" w:eastAsia="宋体" w:hAnsi="Times New Roman"/>
          <w:sz w:val="28"/>
          <w:szCs w:val="28"/>
          <w:rPrChange w:id="11928" w:author="user pc" w:date="2022-03-15T10:14:00Z">
            <w:rPr>
              <w:rFonts w:eastAsia="宋体" w:hAnsi="Bell MT"/>
            </w:rPr>
          </w:rPrChange>
        </w:rPr>
        <w:t>5.</w:t>
      </w:r>
      <w:r>
        <w:rPr>
          <w:rFonts w:ascii="Times New Roman" w:cs="Times New Roman" w:eastAsia="宋体" w:hAnsi="Times New Roman"/>
          <w:sz w:val="28"/>
          <w:szCs w:val="28"/>
        </w:rPr>
        <w:t xml:space="preserve"> </w:t>
      </w:r>
      <w:r w:rsidRPr="98869FFA">
        <w:rPr>
          <w:rFonts w:ascii="Times New Roman" w:cs="Times New Roman" w:eastAsia="宋体" w:hAnsi="Times New Roman"/>
          <w:sz w:val="28"/>
          <w:szCs w:val="28"/>
          <w:rPrChange w:id="11929" w:author="user pc" w:date="2022-03-15T10:14:00Z">
            <w:rPr>
              <w:rFonts w:ascii="Bell MT" w:eastAsia="宋体" w:hAnsi="Bell MT"/>
            </w:rPr>
          </w:rPrChange>
        </w:rPr>
        <w:t>350 cm</w:t>
      </w:r>
      <w:r w:rsidRPr="9D78BDB6">
        <w:rPr>
          <w:rFonts w:ascii="Times New Roman" w:cs="Times New Roman" w:eastAsia="宋体" w:hAnsi="Times New Roman"/>
          <w:sz w:val="28"/>
          <w:szCs w:val="28"/>
          <w:vertAlign w:val="superscript"/>
          <w:rPrChange w:id="11930" w:author="user pc" w:date="2022-03-15T10:14:00Z">
            <w:rPr>
              <w:rFonts w:ascii="Bell MT" w:eastAsia="宋体" w:hAnsi="Bell MT"/>
              <w:vertAlign w:val="superscript"/>
            </w:rPr>
          </w:rPrChange>
        </w:rPr>
        <w:t xml:space="preserve">3 </w:t>
      </w:r>
      <w:r w:rsidRPr="C54511E1">
        <w:rPr>
          <w:rFonts w:ascii="Times New Roman" w:cs="Times New Roman" w:eastAsia="宋体" w:hAnsi="Times New Roman"/>
          <w:sz w:val="28"/>
          <w:szCs w:val="28"/>
          <w:rPrChange w:id="11931" w:author="user pc" w:date="2022-03-15T10:14:00Z">
            <w:rPr>
              <w:rFonts w:ascii="Bell MT" w:eastAsia="宋体" w:hAnsi="Bell MT"/>
            </w:rPr>
          </w:rPrChange>
        </w:rPr>
        <w:t>of a gas diffuses through a porous pot in 10 min. What is its rate of</w:t>
      </w:r>
      <w:r>
        <w:rPr>
          <w:rFonts w:ascii="Times New Roman" w:cs="Times New Roman" w:eastAsia="宋体" w:hAnsi="Times New Roman"/>
          <w:sz w:val="28"/>
          <w:szCs w:val="28"/>
        </w:rPr>
        <w:t xml:space="preserve"> </w:t>
      </w:r>
      <w:r w:rsidRPr="4EC42E14">
        <w:rPr>
          <w:rFonts w:ascii="Times New Roman" w:cs="Times New Roman" w:eastAsia="宋体" w:hAnsi="Times New Roman"/>
          <w:sz w:val="28"/>
          <w:szCs w:val="28"/>
          <w:rPrChange w:id="11932" w:author="user pc" w:date="2022-03-15T10:14:00Z">
            <w:rPr>
              <w:rFonts w:ascii="Bell MT" w:eastAsia="宋体" w:hAnsi="Bell MT"/>
            </w:rPr>
          </w:rPrChange>
        </w:rPr>
        <w:t>diffusion?</w:t>
      </w:r>
      <w:r>
        <w:rPr>
          <w:rFonts w:ascii="Times New Roman" w:cs="Times New Roman" w:eastAsia="宋体" w:hAnsi="Times New Roman"/>
          <w:sz w:val="28"/>
          <w:szCs w:val="28"/>
        </w:rPr>
        <w:t xml:space="preserve"> </w:t>
      </w:r>
      <w:r w:rsidRPr="54EB05A0">
        <w:rPr>
          <w:rFonts w:ascii="Times New Roman" w:cs="Times New Roman" w:eastAsia="宋体" w:hAnsi="Times New Roman"/>
          <w:b/>
          <w:sz w:val="28"/>
          <w:szCs w:val="28"/>
          <w:rPrChange w:id="11933" w:author="user pc" w:date="2022-03-15T10:14:00Z">
            <w:rPr>
              <w:rFonts w:ascii="Bell MT" w:eastAsia="宋体" w:hAnsi="Bell MT"/>
              <w:b/>
            </w:rPr>
          </w:rPrChange>
        </w:rPr>
        <w:t>[Answer: 0.6 cm</w:t>
      </w:r>
      <w:r w:rsidRPr="90BE7CF3">
        <w:rPr>
          <w:rFonts w:ascii="Times New Roman" w:cs="Times New Roman" w:eastAsia="宋体" w:hAnsi="Times New Roman"/>
          <w:b/>
          <w:sz w:val="28"/>
          <w:szCs w:val="28"/>
          <w:vertAlign w:val="superscript"/>
          <w:rPrChange w:id="11934" w:author="user pc" w:date="2022-03-15T10:14:00Z">
            <w:rPr>
              <w:rFonts w:ascii="Bell MT" w:eastAsia="宋体" w:hAnsi="Bell MT"/>
              <w:b/>
              <w:vertAlign w:val="superscript"/>
            </w:rPr>
          </w:rPrChange>
        </w:rPr>
        <w:t>3</w:t>
      </w:r>
      <w:r w:rsidRPr="3759463F">
        <w:rPr>
          <w:rFonts w:ascii="Times New Roman" w:cs="Times New Roman" w:eastAsia="宋体" w:hAnsi="Times New Roman"/>
          <w:b/>
          <w:sz w:val="28"/>
          <w:szCs w:val="28"/>
          <w:rPrChange w:id="11935" w:author="user pc" w:date="2022-03-15T10:14:00Z">
            <w:rPr>
              <w:rFonts w:ascii="Bell MT" w:eastAsia="宋体" w:hAnsi="Bell MT"/>
              <w:b/>
            </w:rPr>
          </w:rPrChange>
        </w:rPr>
        <w:t>s</w:t>
      </w:r>
      <w:r w:rsidRPr="39EE2E0F">
        <w:rPr>
          <w:rFonts w:ascii="Times New Roman" w:cs="Times New Roman" w:eastAsia="宋体" w:hAnsi="Times New Roman"/>
          <w:b/>
          <w:sz w:val="28"/>
          <w:szCs w:val="28"/>
          <w:vertAlign w:val="superscript"/>
          <w:rPrChange w:id="11936" w:author="user pc" w:date="2022-03-15T10:14:00Z">
            <w:rPr>
              <w:rFonts w:ascii="Bell MT" w:eastAsia="宋体" w:hAnsi="Bell MT"/>
              <w:b/>
              <w:vertAlign w:val="superscript"/>
            </w:rPr>
          </w:rPrChange>
        </w:rPr>
        <w:t>−1</w:t>
      </w:r>
      <w:r w:rsidRPr="A72C3B12">
        <w:rPr>
          <w:rFonts w:ascii="Times New Roman" w:cs="Times New Roman" w:eastAsia="宋体" w:hAnsi="Times New Roman"/>
          <w:b/>
          <w:sz w:val="28"/>
          <w:szCs w:val="28"/>
          <w:rPrChange w:id="11937" w:author="user pc" w:date="2022-03-15T10:14:00Z">
            <w:rPr>
              <w:rFonts w:ascii="Bell MT" w:eastAsia="宋体" w:hAnsi="Bell MT"/>
              <w:b/>
            </w:rPr>
          </w:rPrChange>
        </w:rPr>
        <w:t>]</w:t>
      </w:r>
      <w:r w:rsidRPr="9A019B62">
        <w:rPr>
          <w:rFonts w:ascii="Times New Roman" w:cs="Times New Roman" w:eastAsia="宋体" w:hAnsi="Times New Roman"/>
          <w:b/>
          <w:sz w:val="28"/>
          <w:szCs w:val="28"/>
          <w:rPrChange w:id="11938" w:author="user pc" w:date="2022-03-15T10:14:00Z">
            <w:rPr>
              <w:rFonts w:ascii="Bell MT" w:eastAsia="宋体" w:hAnsi="Bell MT"/>
              <w:b/>
            </w:rPr>
          </w:rPrChange>
        </w:rPr>
        <w:cr/>
      </w:r>
    </w:p>
    <w:p>
      <w:pPr>
        <w:pStyle w:val="style157"/>
        <w:rPr>
          <w:rFonts w:ascii="Times New Roman" w:cs="Times New Roman" w:eastAsia="宋体" w:hAnsi="Times New Roman"/>
          <w:b/>
          <w:sz w:val="28"/>
          <w:szCs w:val="28"/>
          <w:rPrChange w:id="11939" w:author="user pc" w:date="2022-03-15T10:14:00Z">
            <w:rPr>
              <w:rFonts w:ascii="Bell MT" w:eastAsia="宋体" w:hAnsi="Bell MT"/>
              <w:b/>
            </w:rPr>
          </w:rPrChange>
        </w:rPr>
      </w:pPr>
      <w:r w:rsidRPr="EF7DD075">
        <w:rPr>
          <w:rFonts w:ascii="Times New Roman" w:cs="Times New Roman" w:eastAsia="宋体" w:hAnsi="Times New Roman"/>
          <w:sz w:val="28"/>
          <w:szCs w:val="28"/>
          <w:rPrChange w:id="11940" w:author="user pc" w:date="2022-03-15T10:14:00Z">
            <w:rPr>
              <w:rFonts w:eastAsia="宋体" w:hAnsi="Bell MT"/>
            </w:rPr>
          </w:rPrChange>
        </w:rPr>
        <w:t>6. In an experiment to determine the rate of diffusion of a gas, a student</w:t>
      </w:r>
      <w:r>
        <w:rPr>
          <w:rFonts w:ascii="Times New Roman" w:cs="Times New Roman" w:eastAsia="宋体" w:hAnsi="Times New Roman"/>
          <w:sz w:val="28"/>
          <w:szCs w:val="28"/>
        </w:rPr>
        <w:t xml:space="preserve"> </w:t>
      </w:r>
      <w:r w:rsidRPr="307E8F7D">
        <w:rPr>
          <w:rFonts w:ascii="Times New Roman" w:cs="Times New Roman" w:eastAsia="宋体" w:hAnsi="Times New Roman"/>
          <w:sz w:val="28"/>
          <w:szCs w:val="28"/>
          <w:rPrChange w:id="11941" w:author="user pc" w:date="2022-03-15T10:14:00Z">
            <w:rPr>
              <w:rFonts w:ascii="Bell MT" w:eastAsia="宋体" w:hAnsi="Bell MT"/>
            </w:rPr>
          </w:rPrChange>
        </w:rPr>
        <w:t>discovered that 650 cm</w:t>
      </w:r>
      <w:r w:rsidRPr="F5A3D8C2">
        <w:rPr>
          <w:rFonts w:ascii="Times New Roman" w:cs="Times New Roman" w:eastAsia="宋体" w:hAnsi="Times New Roman"/>
          <w:sz w:val="28"/>
          <w:szCs w:val="28"/>
          <w:vertAlign w:val="superscript"/>
          <w:rPrChange w:id="11942" w:author="user pc" w:date="2022-03-15T10:14:00Z">
            <w:rPr>
              <w:rFonts w:ascii="Bell MT" w:eastAsia="宋体" w:hAnsi="Bell MT"/>
              <w:vertAlign w:val="superscript"/>
            </w:rPr>
          </w:rPrChange>
        </w:rPr>
        <w:t>3</w:t>
      </w:r>
      <w:r w:rsidRPr="43ADF30F">
        <w:rPr>
          <w:rFonts w:ascii="Times New Roman" w:cs="Times New Roman" w:eastAsia="宋体" w:hAnsi="Times New Roman"/>
          <w:sz w:val="28"/>
          <w:szCs w:val="28"/>
          <w:rPrChange w:id="11943" w:author="user pc" w:date="2022-03-15T10:14:00Z">
            <w:rPr>
              <w:rFonts w:ascii="Bell MT" w:eastAsia="宋体" w:hAnsi="Bell MT"/>
            </w:rPr>
          </w:rPrChange>
        </w:rPr>
        <w:t xml:space="preserve"> of the gas diffused in 136.3 s. What was the error</w:t>
      </w:r>
      <w:r>
        <w:rPr>
          <w:rFonts w:ascii="Times New Roman" w:cs="Times New Roman" w:eastAsia="宋体" w:hAnsi="Times New Roman"/>
          <w:sz w:val="28"/>
          <w:szCs w:val="28"/>
        </w:rPr>
        <w:t xml:space="preserve"> </w:t>
      </w:r>
      <w:r w:rsidRPr="F88996C0">
        <w:rPr>
          <w:rFonts w:ascii="Times New Roman" w:cs="Times New Roman" w:eastAsia="宋体" w:hAnsi="Times New Roman"/>
          <w:sz w:val="28"/>
          <w:szCs w:val="28"/>
          <w:rPrChange w:id="11944" w:author="user pc" w:date="2022-03-15T10:14:00Z">
            <w:rPr>
              <w:rFonts w:ascii="Bell MT" w:eastAsia="宋体" w:hAnsi="Bell MT"/>
            </w:rPr>
          </w:rPrChange>
        </w:rPr>
        <w:t>in his result if the actual rate of diffusion of the gas is 4.71 cm</w:t>
      </w:r>
      <w:r w:rsidRPr="839C103B">
        <w:rPr>
          <w:rFonts w:ascii="Times New Roman" w:cs="Times New Roman" w:eastAsia="宋体" w:hAnsi="Times New Roman"/>
          <w:sz w:val="28"/>
          <w:szCs w:val="28"/>
          <w:vertAlign w:val="superscript"/>
          <w:rPrChange w:id="11945" w:author="user pc" w:date="2022-03-15T10:14:00Z">
            <w:rPr>
              <w:rFonts w:ascii="Bell MT" w:eastAsia="宋体" w:hAnsi="Bell MT"/>
              <w:vertAlign w:val="superscript"/>
            </w:rPr>
          </w:rPrChange>
        </w:rPr>
        <w:t>3</w:t>
      </w:r>
      <w:r w:rsidRPr="AE0C9591">
        <w:rPr>
          <w:rFonts w:ascii="Times New Roman" w:cs="Times New Roman" w:eastAsia="宋体" w:hAnsi="Times New Roman"/>
          <w:sz w:val="28"/>
          <w:szCs w:val="28"/>
          <w:rPrChange w:id="11946" w:author="user pc" w:date="2022-03-15T10:14:00Z">
            <w:rPr>
              <w:rFonts w:ascii="Bell MT" w:eastAsia="宋体" w:hAnsi="Bell MT"/>
            </w:rPr>
          </w:rPrChange>
        </w:rPr>
        <w:t>s</w:t>
      </w:r>
      <w:r w:rsidRPr="F976944A">
        <w:rPr>
          <w:rFonts w:ascii="Times New Roman" w:cs="Times New Roman" w:eastAsia="宋体" w:hAnsi="Times New Roman"/>
          <w:sz w:val="28"/>
          <w:szCs w:val="28"/>
          <w:vertAlign w:val="superscript"/>
          <w:rPrChange w:id="11947" w:author="user pc" w:date="2022-03-15T10:14:00Z">
            <w:rPr>
              <w:rFonts w:ascii="Bell MT" w:eastAsia="宋体" w:hAnsi="Bell MT"/>
              <w:vertAlign w:val="superscript"/>
            </w:rPr>
          </w:rPrChange>
        </w:rPr>
        <w:t>−1</w:t>
      </w:r>
      <w:r w:rsidRPr="DD569D68">
        <w:rPr>
          <w:rFonts w:ascii="Times New Roman" w:cs="Times New Roman" w:eastAsia="宋体" w:hAnsi="Times New Roman"/>
          <w:sz w:val="28"/>
          <w:szCs w:val="28"/>
          <w:rPrChange w:id="11948"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573A3664">
        <w:rPr>
          <w:rFonts w:ascii="Times New Roman" w:cs="Times New Roman" w:eastAsia="宋体" w:hAnsi="Times New Roman"/>
          <w:b/>
          <w:sz w:val="28"/>
          <w:szCs w:val="28"/>
          <w:rPrChange w:id="11949" w:author="user pc" w:date="2022-03-15T10:14:00Z">
            <w:rPr>
              <w:rFonts w:ascii="Bell MT" w:eastAsia="宋体" w:hAnsi="Bell MT"/>
              <w:b/>
            </w:rPr>
          </w:rPrChange>
        </w:rPr>
        <w:t>[Answer: 0.10 s]</w:t>
      </w:r>
      <w:r w:rsidRPr="2E26B31A">
        <w:rPr>
          <w:rFonts w:ascii="Times New Roman" w:cs="Times New Roman" w:eastAsia="宋体" w:hAnsi="Times New Roman"/>
          <w:b/>
          <w:sz w:val="28"/>
          <w:szCs w:val="28"/>
          <w:rPrChange w:id="11950" w:author="user pc" w:date="2022-03-15T10:14:00Z">
            <w:rPr>
              <w:rFonts w:ascii="Bell MT" w:eastAsia="宋体" w:hAnsi="Bell MT"/>
              <w:b/>
            </w:rPr>
          </w:rPrChange>
        </w:rPr>
        <w:cr/>
      </w:r>
    </w:p>
    <w:p>
      <w:pPr>
        <w:pStyle w:val="style157"/>
        <w:rPr>
          <w:rFonts w:ascii="Times New Roman" w:cs="Times New Roman" w:eastAsia="宋体" w:hAnsi="Times New Roman"/>
          <w:b/>
          <w:sz w:val="28"/>
          <w:szCs w:val="28"/>
          <w:rPrChange w:id="11951" w:author="user pc" w:date="2022-03-15T10:14:00Z">
            <w:rPr>
              <w:rFonts w:ascii="Bell MT" w:eastAsia="宋体" w:hAnsi="Bell MT"/>
              <w:b/>
            </w:rPr>
          </w:rPrChange>
        </w:rPr>
      </w:pPr>
      <w:r w:rsidRPr="F739A587">
        <w:rPr>
          <w:rFonts w:ascii="Times New Roman" w:cs="Times New Roman" w:eastAsia="宋体" w:hAnsi="Times New Roman"/>
          <w:sz w:val="28"/>
          <w:szCs w:val="28"/>
          <w:rPrChange w:id="11952" w:author="user pc" w:date="2022-03-15T10:14:00Z">
            <w:rPr>
              <w:rFonts w:eastAsia="宋体" w:hAnsi="Bell MT"/>
            </w:rPr>
          </w:rPrChange>
        </w:rPr>
        <w:t>7. 180 cm</w:t>
      </w:r>
      <w:r w:rsidRPr="2CB459AB">
        <w:rPr>
          <w:rFonts w:ascii="Times New Roman" w:cs="Times New Roman" w:eastAsia="宋体" w:hAnsi="Times New Roman"/>
          <w:sz w:val="28"/>
          <w:szCs w:val="28"/>
          <w:vertAlign w:val="superscript"/>
          <w:rPrChange w:id="11953" w:author="user pc" w:date="2022-03-15T10:14:00Z">
            <w:rPr>
              <w:rFonts w:ascii="Bell MT" w:eastAsia="宋体" w:hAnsi="Bell MT"/>
              <w:vertAlign w:val="superscript"/>
            </w:rPr>
          </w:rPrChange>
        </w:rPr>
        <w:t>3</w:t>
      </w:r>
      <w:r w:rsidRPr="0E8DEFB2">
        <w:rPr>
          <w:rFonts w:ascii="Times New Roman" w:cs="Times New Roman" w:eastAsia="宋体" w:hAnsi="Times New Roman"/>
          <w:sz w:val="28"/>
          <w:szCs w:val="28"/>
          <w:rPrChange w:id="11954" w:author="user pc" w:date="2022-03-15T10:14:00Z">
            <w:rPr>
              <w:rFonts w:ascii="Bell MT" w:eastAsia="宋体" w:hAnsi="Bell MT"/>
            </w:rPr>
          </w:rPrChange>
        </w:rPr>
        <w:t xml:space="preserve"> of a gas diffuses in 20 seconds. How long will it take 400 cm</w:t>
      </w:r>
      <w:r w:rsidRPr="0E1FD9C1">
        <w:rPr>
          <w:rFonts w:ascii="Times New Roman" w:cs="Times New Roman" w:eastAsia="宋体" w:hAnsi="Times New Roman"/>
          <w:sz w:val="28"/>
          <w:szCs w:val="28"/>
          <w:vertAlign w:val="superscript"/>
          <w:rPrChange w:id="11955" w:author="user pc" w:date="2022-03-15T10:14:00Z">
            <w:rPr>
              <w:rFonts w:ascii="Bell MT" w:eastAsia="宋体" w:hAnsi="Bell MT"/>
              <w:vertAlign w:val="superscript"/>
            </w:rPr>
          </w:rPrChange>
        </w:rPr>
        <w:t>3</w:t>
      </w:r>
      <w:r w:rsidRPr="C74C94BF">
        <w:rPr>
          <w:rFonts w:ascii="Times New Roman" w:cs="Times New Roman" w:eastAsia="宋体" w:hAnsi="Times New Roman"/>
          <w:sz w:val="28"/>
          <w:szCs w:val="28"/>
          <w:rPrChange w:id="11956" w:author="user pc" w:date="2022-03-15T10:14:00Z">
            <w:rPr>
              <w:rFonts w:ascii="Bell MT" w:eastAsia="宋体" w:hAnsi="Bell MT"/>
            </w:rPr>
          </w:rPrChange>
        </w:rPr>
        <w:t xml:space="preserve"> of</w:t>
      </w:r>
      <w:r>
        <w:rPr>
          <w:rFonts w:ascii="Times New Roman" w:cs="Times New Roman" w:eastAsia="宋体" w:hAnsi="Times New Roman"/>
          <w:sz w:val="28"/>
          <w:szCs w:val="28"/>
        </w:rPr>
        <w:t xml:space="preserve"> </w:t>
      </w:r>
      <w:r w:rsidRPr="EA69FC66">
        <w:rPr>
          <w:rFonts w:ascii="Times New Roman" w:cs="Times New Roman" w:eastAsia="宋体" w:hAnsi="Times New Roman"/>
          <w:sz w:val="28"/>
          <w:szCs w:val="28"/>
          <w:rPrChange w:id="11957" w:author="user pc" w:date="2022-03-15T10:14:00Z">
            <w:rPr>
              <w:rFonts w:ascii="Bell MT" w:eastAsia="宋体" w:hAnsi="Bell MT"/>
            </w:rPr>
          </w:rPrChange>
        </w:rPr>
        <w:t>oxygen to diffuse under the same conditions if the gas has a vapour density</w:t>
      </w:r>
      <w:r>
        <w:rPr>
          <w:rFonts w:ascii="Times New Roman" w:cs="Times New Roman" w:eastAsia="宋体" w:hAnsi="Times New Roman"/>
          <w:sz w:val="28"/>
          <w:szCs w:val="28"/>
        </w:rPr>
        <w:t xml:space="preserve"> </w:t>
      </w:r>
      <w:r w:rsidRPr="027F433E">
        <w:rPr>
          <w:rFonts w:ascii="Times New Roman" w:cs="Times New Roman" w:eastAsia="宋体" w:hAnsi="Times New Roman"/>
          <w:sz w:val="28"/>
          <w:szCs w:val="28"/>
          <w:rPrChange w:id="11958" w:author="user pc" w:date="2022-03-15T10:14:00Z">
            <w:rPr>
              <w:rFonts w:ascii="Bell MT" w:eastAsia="宋体" w:hAnsi="Bell MT"/>
            </w:rPr>
          </w:rPrChange>
        </w:rPr>
        <w:t>of 15?</w:t>
      </w:r>
      <w:r>
        <w:rPr>
          <w:rFonts w:ascii="Times New Roman" w:cs="Times New Roman" w:eastAsia="宋体" w:hAnsi="Times New Roman"/>
          <w:sz w:val="28"/>
          <w:szCs w:val="28"/>
        </w:rPr>
        <w:t xml:space="preserve"> (O=</w:t>
      </w:r>
      <w:r w:rsidRPr="4B9F44B5">
        <w:rPr>
          <w:rFonts w:ascii="Times New Roman" w:cs="Times New Roman" w:eastAsia="宋体" w:hAnsi="Times New Roman"/>
          <w:sz w:val="28"/>
          <w:szCs w:val="28"/>
          <w:rPrChange w:id="11959" w:author="user pc" w:date="2022-03-15T10:14:00Z">
            <w:rPr>
              <w:rFonts w:ascii="Bell MT" w:eastAsia="宋体" w:hAnsi="Bell MT"/>
            </w:rPr>
          </w:rPrChange>
        </w:rPr>
        <w:t xml:space="preserve">16) </w:t>
      </w:r>
      <w:r>
        <w:rPr>
          <w:rFonts w:ascii="Times New Roman" w:cs="Times New Roman" w:eastAsia="宋体" w:hAnsi="Times New Roman"/>
          <w:b/>
          <w:sz w:val="28"/>
          <w:szCs w:val="28"/>
        </w:rPr>
        <w:t xml:space="preserve">[Answer: 46 </w:t>
      </w:r>
      <w:r w:rsidRPr="0A218F5B">
        <w:rPr>
          <w:rFonts w:ascii="Times New Roman" w:cs="Times New Roman" w:eastAsia="宋体" w:hAnsi="Times New Roman"/>
          <w:b/>
          <w:sz w:val="28"/>
          <w:szCs w:val="28"/>
          <w:rPrChange w:id="11960" w:author="user pc" w:date="2022-03-15T10:14:00Z">
            <w:rPr>
              <w:rFonts w:ascii="Bell MT" w:eastAsia="宋体" w:hAnsi="Bell MT"/>
              <w:b/>
            </w:rPr>
          </w:rPrChange>
        </w:rPr>
        <w:t>s</w:t>
      </w:r>
      <w:r>
        <w:rPr>
          <w:rFonts w:ascii="Times New Roman" w:cs="Times New Roman" w:eastAsia="宋体" w:hAnsi="Times New Roman"/>
          <w:b/>
          <w:sz w:val="28"/>
          <w:szCs w:val="28"/>
        </w:rPr>
        <w:t>econds</w:t>
      </w:r>
      <w:r w:rsidRPr="79AD44EE">
        <w:rPr>
          <w:rFonts w:ascii="Times New Roman" w:cs="Times New Roman" w:eastAsia="宋体" w:hAnsi="Times New Roman"/>
          <w:b/>
          <w:sz w:val="28"/>
          <w:szCs w:val="28"/>
          <w:rPrChange w:id="11961" w:author="user pc" w:date="2022-03-15T10:14:00Z">
            <w:rPr>
              <w:rFonts w:ascii="Bell MT" w:eastAsia="宋体" w:hAnsi="Bell MT"/>
              <w:b/>
            </w:rPr>
          </w:rPrChange>
        </w:rPr>
        <w:t>]</w:t>
      </w:r>
      <w:r w:rsidRPr="08D3FFF7">
        <w:rPr>
          <w:rFonts w:ascii="Times New Roman" w:cs="Times New Roman" w:eastAsia="宋体" w:hAnsi="Times New Roman"/>
          <w:b/>
          <w:sz w:val="28"/>
          <w:szCs w:val="28"/>
          <w:rPrChange w:id="11962" w:author="user pc" w:date="2022-03-15T10:14:00Z">
            <w:rPr>
              <w:rFonts w:ascii="Bell MT" w:eastAsia="宋体" w:hAnsi="Bell MT"/>
              <w:b/>
            </w:rPr>
          </w:rPrChange>
        </w:rPr>
        <w:cr/>
      </w:r>
    </w:p>
    <w:p>
      <w:pPr>
        <w:pStyle w:val="style157"/>
        <w:rPr>
          <w:rFonts w:ascii="Times New Roman" w:cs="Times New Roman" w:eastAsia="宋体" w:hAnsi="Times New Roman"/>
          <w:b/>
          <w:sz w:val="28"/>
          <w:szCs w:val="28"/>
          <w:rPrChange w:id="11963" w:author="user pc" w:date="2022-03-15T10:14:00Z">
            <w:rPr>
              <w:rFonts w:ascii="Bell MT" w:eastAsia="宋体" w:hAnsi="Bell MT"/>
              <w:b/>
            </w:rPr>
          </w:rPrChange>
        </w:rPr>
      </w:pPr>
      <w:r w:rsidRPr="B78B10B4">
        <w:rPr>
          <w:rFonts w:ascii="Times New Roman" w:cs="Times New Roman" w:eastAsia="宋体" w:hAnsi="Times New Roman"/>
          <w:sz w:val="28"/>
          <w:szCs w:val="28"/>
          <w:rPrChange w:id="11964" w:author="user pc" w:date="2022-03-15T10:14:00Z">
            <w:rPr>
              <w:rFonts w:eastAsia="宋体" w:hAnsi="Bell MT"/>
            </w:rPr>
          </w:rPrChange>
        </w:rPr>
        <w:t>8. The rate of diffusion of methane is 3 times as fast as that of a gas x. What is the molar mass of x?</w:t>
      </w:r>
      <w:r>
        <w:rPr>
          <w:rFonts w:ascii="Times New Roman" w:cs="Times New Roman" w:eastAsia="宋体" w:hAnsi="Times New Roman"/>
          <w:sz w:val="28"/>
          <w:szCs w:val="28"/>
        </w:rPr>
        <w:t xml:space="preserve"> </w:t>
      </w:r>
      <w:r w:rsidRPr="A90F3828">
        <w:rPr>
          <w:rFonts w:ascii="Times New Roman" w:cs="Times New Roman" w:eastAsia="宋体" w:hAnsi="Times New Roman"/>
          <w:sz w:val="28"/>
          <w:szCs w:val="28"/>
          <w:rPrChange w:id="11965" w:author="user pc" w:date="2022-03-15T10:14:00Z">
            <w:rPr>
              <w:rFonts w:ascii="Bell MT" w:eastAsia="宋体" w:hAnsi="Bell MT"/>
            </w:rPr>
          </w:rPrChange>
        </w:rPr>
        <w:t>(C = 12, H = 1)</w:t>
      </w:r>
      <w:r w:rsidRPr="9B87BB71">
        <w:rPr>
          <w:rFonts w:ascii="Times New Roman" w:cs="Times New Roman" w:eastAsia="宋体" w:hAnsi="Times New Roman"/>
          <w:b/>
          <w:sz w:val="28"/>
          <w:szCs w:val="28"/>
          <w:rPrChange w:id="11966" w:author="user pc" w:date="2022-03-15T10:14:00Z">
            <w:rPr>
              <w:rFonts w:ascii="Bell MT" w:eastAsia="宋体" w:hAnsi="Bell MT"/>
              <w:b/>
            </w:rPr>
          </w:rPrChange>
        </w:rPr>
        <w:t xml:space="preserve"> [Answer: 144 g mol</w:t>
      </w:r>
      <w:r w:rsidRPr="6A247534">
        <w:rPr>
          <w:rFonts w:ascii="Times New Roman" w:cs="Times New Roman" w:eastAsia="宋体" w:hAnsi="Times New Roman"/>
          <w:b/>
          <w:sz w:val="28"/>
          <w:szCs w:val="28"/>
          <w:vertAlign w:val="superscript"/>
          <w:rPrChange w:id="11967" w:author="user pc" w:date="2022-03-15T10:14:00Z">
            <w:rPr>
              <w:rFonts w:ascii="Bell MT" w:eastAsia="宋体" w:hAnsi="Bell MT"/>
              <w:b/>
              <w:vertAlign w:val="superscript"/>
            </w:rPr>
          </w:rPrChange>
        </w:rPr>
        <w:t>−1</w:t>
      </w:r>
      <w:r w:rsidRPr="ED22A5D5">
        <w:rPr>
          <w:rFonts w:ascii="Times New Roman" w:cs="Times New Roman" w:eastAsia="宋体" w:hAnsi="Times New Roman"/>
          <w:b/>
          <w:sz w:val="28"/>
          <w:szCs w:val="28"/>
          <w:rPrChange w:id="11968" w:author="user pc" w:date="2022-03-15T10:14:00Z">
            <w:rPr>
              <w:rFonts w:ascii="Bell MT" w:eastAsia="宋体" w:hAnsi="Bell MT"/>
              <w:b/>
            </w:rPr>
          </w:rPrChange>
        </w:rPr>
        <w:t>]</w:t>
      </w:r>
      <w:r w:rsidRPr="5A9C8963">
        <w:rPr>
          <w:rFonts w:ascii="Times New Roman" w:cs="Times New Roman" w:eastAsia="宋体" w:hAnsi="Times New Roman"/>
          <w:b/>
          <w:sz w:val="28"/>
          <w:szCs w:val="28"/>
          <w:rPrChange w:id="11969" w:author="user pc" w:date="2022-03-15T10:14:00Z">
            <w:rPr>
              <w:rFonts w:ascii="Bell MT" w:eastAsia="宋体" w:hAnsi="Bell MT"/>
              <w:b/>
            </w:rPr>
          </w:rPrChange>
        </w:rPr>
        <w:cr/>
      </w:r>
    </w:p>
    <w:p>
      <w:pPr>
        <w:pStyle w:val="style157"/>
        <w:rPr>
          <w:rFonts w:ascii="Times New Roman" w:cs="Times New Roman" w:eastAsia="宋体" w:hAnsi="Times New Roman"/>
          <w:b/>
          <w:sz w:val="28"/>
          <w:szCs w:val="28"/>
          <w:rPrChange w:id="11970" w:author="user pc" w:date="2022-03-15T10:14:00Z">
            <w:rPr>
              <w:rFonts w:eastAsia="宋体" w:hAnsi="Bell MT"/>
              <w:b/>
            </w:rPr>
          </w:rPrChange>
        </w:rPr>
      </w:pPr>
      <w:r w:rsidRPr="D1D3D44D">
        <w:rPr>
          <w:rFonts w:ascii="Times New Roman" w:cs="Times New Roman" w:eastAsia="宋体" w:hAnsi="Times New Roman"/>
          <w:sz w:val="28"/>
          <w:szCs w:val="28"/>
          <w:rPrChange w:id="11971" w:author="user pc" w:date="2022-03-15T10:14:00Z">
            <w:rPr>
              <w:rFonts w:eastAsia="宋体" w:hAnsi="Bell MT"/>
            </w:rPr>
          </w:rPrChange>
        </w:rPr>
        <w:t>9.</w:t>
      </w:r>
      <w:r>
        <w:rPr>
          <w:rFonts w:ascii="Times New Roman" w:cs="Times New Roman" w:eastAsia="宋体" w:hAnsi="Times New Roman"/>
          <w:sz w:val="28"/>
          <w:szCs w:val="28"/>
        </w:rPr>
        <w:t xml:space="preserve"> </w:t>
      </w:r>
      <w:r w:rsidRPr="D0AE2E62">
        <w:rPr>
          <w:rFonts w:ascii="Times New Roman" w:cs="Times New Roman" w:eastAsia="宋体" w:hAnsi="Times New Roman"/>
          <w:sz w:val="28"/>
          <w:szCs w:val="28"/>
          <w:rPrChange w:id="11972" w:author="user pc" w:date="2022-03-15T10:14:00Z">
            <w:rPr>
              <w:rFonts w:eastAsia="宋体" w:hAnsi="Bell MT"/>
            </w:rPr>
          </w:rPrChange>
        </w:rPr>
        <w:t>A cylinder contains three gases, A, B a</w:t>
      </w:r>
      <w:r>
        <w:rPr>
          <w:rFonts w:ascii="Times New Roman" w:cs="Times New Roman" w:eastAsia="宋体" w:hAnsi="Times New Roman"/>
          <w:sz w:val="28"/>
          <w:szCs w:val="28"/>
        </w:rPr>
        <w:t xml:space="preserve">nd C whose amounts are 0.2 mol, </w:t>
      </w:r>
      <w:r w:rsidRPr="6B771365">
        <w:rPr>
          <w:rFonts w:ascii="Times New Roman" w:cs="Times New Roman" w:eastAsia="宋体" w:hAnsi="Times New Roman"/>
          <w:sz w:val="28"/>
          <w:szCs w:val="28"/>
          <w:rPrChange w:id="11973" w:author="user pc" w:date="2022-03-15T10:14:00Z">
            <w:rPr>
              <w:rFonts w:eastAsia="宋体" w:hAnsi="Bell MT"/>
            </w:rPr>
          </w:rPrChange>
        </w:rPr>
        <w:t>0.8mol and 1.2 mol respectively. Calculate the partial pressure of each gas if</w:t>
      </w:r>
      <w:r>
        <w:rPr>
          <w:rFonts w:ascii="Times New Roman" w:cs="Times New Roman" w:eastAsia="宋体" w:hAnsi="Times New Roman"/>
          <w:sz w:val="28"/>
          <w:szCs w:val="28"/>
        </w:rPr>
        <w:t xml:space="preserve"> </w:t>
      </w:r>
      <w:r w:rsidRPr="F577257D">
        <w:rPr>
          <w:rFonts w:ascii="Times New Roman" w:cs="Times New Roman" w:eastAsia="宋体" w:hAnsi="Times New Roman"/>
          <w:sz w:val="28"/>
          <w:szCs w:val="28"/>
          <w:rPrChange w:id="11974" w:author="user pc" w:date="2022-03-15T10:14:00Z">
            <w:rPr>
              <w:rFonts w:eastAsia="宋体" w:hAnsi="Bell MT"/>
            </w:rPr>
          </w:rPrChange>
        </w:rPr>
        <w:t>the gases occupy a volume of 2.5 dm</w:t>
      </w:r>
      <w:r w:rsidRPr="F243B397">
        <w:rPr>
          <w:rFonts w:ascii="Times New Roman" w:cs="Times New Roman" w:eastAsia="宋体" w:hAnsi="Times New Roman"/>
          <w:sz w:val="28"/>
          <w:szCs w:val="28"/>
          <w:vertAlign w:val="superscript"/>
          <w:rPrChange w:id="11975" w:author="user pc" w:date="2022-03-15T10:14:00Z">
            <w:rPr>
              <w:rFonts w:eastAsia="宋体" w:hAnsi="Bell MT"/>
              <w:vertAlign w:val="superscript"/>
            </w:rPr>
          </w:rPrChange>
        </w:rPr>
        <w:t>3</w:t>
      </w:r>
      <w:r w:rsidRPr="4F1DC7B5">
        <w:rPr>
          <w:rFonts w:ascii="Times New Roman" w:cs="Times New Roman" w:eastAsia="宋体" w:hAnsi="Times New Roman"/>
          <w:sz w:val="28"/>
          <w:szCs w:val="28"/>
          <w:rPrChange w:id="11976" w:author="user pc" w:date="2022-03-15T10:14:00Z">
            <w:rPr>
              <w:rFonts w:eastAsia="宋体" w:hAnsi="Bell MT"/>
            </w:rPr>
          </w:rPrChange>
        </w:rPr>
        <w:t xml:space="preserve"> at 1.1 atm and  a volume of 2.5 dmlculate </w:t>
      </w:r>
      <w:r w:rsidRPr="24654EC0">
        <w:rPr>
          <w:rFonts w:ascii="Times New Roman" w:cs="Times New Roman" w:eastAsia="宋体" w:hAnsi="Times New Roman"/>
          <w:sz w:val="28"/>
          <w:szCs w:val="28"/>
          <w:vertAlign w:val="superscript"/>
          <w:rPrChange w:id="11977" w:author="user pc" w:date="2022-03-15T10:14:00Z">
            <w:rPr>
              <w:rFonts w:eastAsia="宋体" w:hAnsi="Bell MT"/>
              <w:vertAlign w:val="superscript"/>
            </w:rPr>
          </w:rPrChange>
        </w:rPr>
        <w:t>−1</w:t>
      </w:r>
      <w:r w:rsidRPr="021C8490">
        <w:rPr>
          <w:rFonts w:ascii="Times New Roman" w:cs="Times New Roman" w:eastAsia="宋体" w:hAnsi="Times New Roman"/>
          <w:sz w:val="28"/>
          <w:szCs w:val="28"/>
          <w:rPrChange w:id="11978" w:author="user pc" w:date="2022-03-15T10:14:00Z">
            <w:rPr>
              <w:rFonts w:eastAsia="宋体" w:hAnsi="Bell MT"/>
            </w:rPr>
          </w:rPrChange>
        </w:rPr>
        <w:t xml:space="preserve"> mol</w:t>
      </w:r>
      <w:r w:rsidRPr="B3E0C8C7">
        <w:rPr>
          <w:rFonts w:ascii="Times New Roman" w:cs="Times New Roman" w:eastAsia="宋体" w:hAnsi="Times New Roman"/>
          <w:sz w:val="28"/>
          <w:szCs w:val="28"/>
          <w:vertAlign w:val="superscript"/>
          <w:rPrChange w:id="11979" w:author="user pc" w:date="2022-03-15T10:14:00Z">
            <w:rPr>
              <w:rFonts w:eastAsia="宋体" w:hAnsi="Bell MT"/>
              <w:vertAlign w:val="superscript"/>
            </w:rPr>
          </w:rPrChange>
        </w:rPr>
        <w:t>−1</w:t>
      </w:r>
      <w:r w:rsidRPr="2BDAC649">
        <w:rPr>
          <w:rFonts w:ascii="Times New Roman" w:cs="Times New Roman" w:eastAsia="宋体" w:hAnsi="Times New Roman"/>
          <w:sz w:val="28"/>
          <w:szCs w:val="28"/>
          <w:rPrChange w:id="11980" w:author="user pc" w:date="2022-03-15T10:14:00Z">
            <w:rPr>
              <w:rFonts w:eastAsia="宋体" w:hAnsi="Bell MT"/>
            </w:rPr>
          </w:rPrChange>
        </w:rPr>
        <w:t xml:space="preserve">) </w:t>
      </w:r>
      <w:r w:rsidRPr="52B25969">
        <w:rPr>
          <w:rFonts w:ascii="Times New Roman" w:cs="Times New Roman" w:eastAsia="宋体" w:hAnsi="Times New Roman"/>
          <w:b/>
          <w:sz w:val="28"/>
          <w:szCs w:val="28"/>
          <w:rPrChange w:id="11981" w:author="user pc" w:date="2022-03-15T10:14:00Z">
            <w:rPr>
              <w:rFonts w:eastAsia="宋体" w:hAnsi="Bell MT"/>
              <w:b/>
            </w:rPr>
          </w:rPrChange>
        </w:rPr>
        <w:t>[Answer: PA = 2 atm, PB = 6.8 atm, PC = 11atm]</w:t>
      </w:r>
      <w:r w:rsidRPr="176B4F2F">
        <w:rPr>
          <w:rFonts w:ascii="Times New Roman" w:cs="Times New Roman" w:eastAsia="宋体" w:hAnsi="Times New Roman"/>
          <w:b/>
          <w:sz w:val="28"/>
          <w:szCs w:val="28"/>
          <w:rPrChange w:id="11982" w:author="user pc" w:date="2022-03-15T10:14:00Z">
            <w:rPr>
              <w:rFonts w:eastAsia="宋体" w:hAnsi="Bell MT"/>
              <w:b/>
            </w:rPr>
          </w:rPrChange>
        </w:rPr>
        <w:cr/>
      </w:r>
    </w:p>
    <w:p>
      <w:pPr>
        <w:pStyle w:val="style157"/>
        <w:rPr>
          <w:rFonts w:ascii="Times New Roman" w:cs="Times New Roman" w:eastAsia="宋体" w:hAnsi="Times New Roman"/>
          <w:b/>
          <w:sz w:val="28"/>
          <w:szCs w:val="28"/>
          <w:rPrChange w:id="11983" w:author="user pc" w:date="2022-03-15T10:14:00Z">
            <w:rPr>
              <w:rFonts w:eastAsia="宋体" w:hAnsi="Bell MT"/>
              <w:b/>
            </w:rPr>
          </w:rPrChange>
        </w:rPr>
      </w:pPr>
      <w:r w:rsidRPr="ACC2615B">
        <w:rPr>
          <w:rFonts w:ascii="Times New Roman" w:cs="Times New Roman" w:eastAsia="宋体" w:hAnsi="Times New Roman"/>
          <w:sz w:val="28"/>
          <w:szCs w:val="28"/>
          <w:rPrChange w:id="11984" w:author="user pc" w:date="2022-03-15T10:14:00Z">
            <w:rPr>
              <w:rFonts w:eastAsia="宋体" w:hAnsi="Bell MT"/>
            </w:rPr>
          </w:rPrChange>
        </w:rPr>
        <w:t>10. A mixture of gases contains four gases, A, B, C and D. The partial</w:t>
      </w:r>
      <w:r>
        <w:rPr>
          <w:rFonts w:ascii="Times New Roman" w:cs="Times New Roman" w:eastAsia="宋体" w:hAnsi="Times New Roman"/>
          <w:sz w:val="28"/>
          <w:szCs w:val="28"/>
        </w:rPr>
        <w:t xml:space="preserve"> </w:t>
      </w:r>
      <w:r w:rsidRPr="2B4E638A">
        <w:rPr>
          <w:rFonts w:ascii="Times New Roman" w:cs="Times New Roman" w:eastAsia="宋体" w:hAnsi="Times New Roman"/>
          <w:sz w:val="28"/>
          <w:szCs w:val="28"/>
          <w:rPrChange w:id="11985" w:author="user pc" w:date="2022-03-15T10:14:00Z">
            <w:rPr>
              <w:rFonts w:eastAsia="宋体" w:hAnsi="Bell MT"/>
            </w:rPr>
          </w:rPrChange>
        </w:rPr>
        <w:t>pressures of the gases are 2.5 atm, 0.8 atm, 1.9 atm and 2.7 atm</w:t>
      </w:r>
      <w:r>
        <w:rPr>
          <w:rFonts w:ascii="Times New Roman" w:cs="Times New Roman" w:eastAsia="宋体" w:hAnsi="Times New Roman"/>
          <w:sz w:val="28"/>
          <w:szCs w:val="28"/>
        </w:rPr>
        <w:t xml:space="preserve"> </w:t>
      </w:r>
      <w:r w:rsidRPr="5B550B9F">
        <w:rPr>
          <w:rFonts w:ascii="Times New Roman" w:cs="Times New Roman" w:eastAsia="宋体" w:hAnsi="Times New Roman"/>
          <w:sz w:val="28"/>
          <w:szCs w:val="28"/>
          <w:rPrChange w:id="11986" w:author="user pc" w:date="2022-03-15T10:14:00Z">
            <w:rPr>
              <w:rFonts w:eastAsia="宋体" w:hAnsi="Bell MT"/>
            </w:rPr>
          </w:rPrChange>
        </w:rPr>
        <w:t xml:space="preserve">respectively. Calculate the mole fraction of each gas. </w:t>
      </w:r>
      <w:r w:rsidRPr="B00E7D93">
        <w:rPr>
          <w:rFonts w:ascii="Times New Roman" w:cs="Times New Roman" w:eastAsia="宋体" w:hAnsi="Times New Roman"/>
          <w:b/>
          <w:sz w:val="28"/>
          <w:szCs w:val="28"/>
          <w:rPrChange w:id="11987" w:author="user pc" w:date="2022-03-15T10:14:00Z">
            <w:rPr>
              <w:rFonts w:eastAsia="宋体" w:hAnsi="Bell MT"/>
              <w:b/>
            </w:rPr>
          </w:rPrChange>
        </w:rPr>
        <w:t>[Answers: PA = 0.32,PB = 0.1, PC = 0.24, PD = 0.34]</w:t>
      </w:r>
      <w:r w:rsidRPr="C7ACF4CE">
        <w:rPr>
          <w:rFonts w:ascii="Times New Roman" w:cs="Times New Roman" w:eastAsia="宋体" w:hAnsi="Times New Roman"/>
          <w:b/>
          <w:sz w:val="28"/>
          <w:szCs w:val="28"/>
          <w:rPrChange w:id="11988" w:author="user pc" w:date="2022-03-15T10:14:00Z">
            <w:rPr>
              <w:rFonts w:eastAsia="宋体" w:hAnsi="Bell MT"/>
              <w:b/>
            </w:rPr>
          </w:rPrChange>
        </w:rPr>
        <w:cr/>
      </w:r>
    </w:p>
    <w:p>
      <w:pPr>
        <w:pStyle w:val="style157"/>
        <w:rPr>
          <w:rFonts w:ascii="Times New Roman" w:cs="Times New Roman" w:eastAsia="宋体" w:hAnsi="Times New Roman"/>
          <w:sz w:val="28"/>
          <w:szCs w:val="28"/>
          <w:rPrChange w:id="11989" w:author="user pc" w:date="2022-03-15T10:14:00Z">
            <w:rPr>
              <w:rFonts w:eastAsia="宋体" w:hAnsi="Bell MT"/>
            </w:rPr>
          </w:rPrChange>
        </w:rPr>
      </w:pPr>
      <w:r w:rsidRPr="9493C6D8">
        <w:rPr>
          <w:rFonts w:ascii="Times New Roman" w:cs="Times New Roman" w:eastAsia="宋体" w:hAnsi="Times New Roman"/>
          <w:sz w:val="28"/>
          <w:szCs w:val="28"/>
          <w:rPrChange w:id="11990" w:author="user pc" w:date="2022-03-15T10:14:00Z">
            <w:rPr>
              <w:rFonts w:eastAsia="宋体" w:hAnsi="Bell MT"/>
            </w:rPr>
          </w:rPrChange>
        </w:rPr>
        <w:t>11.</w:t>
      </w:r>
      <w:r>
        <w:rPr>
          <w:rFonts w:ascii="Times New Roman" w:cs="Times New Roman" w:eastAsia="宋体" w:hAnsi="Times New Roman"/>
          <w:sz w:val="28"/>
          <w:szCs w:val="28"/>
        </w:rPr>
        <w:t xml:space="preserve"> </w:t>
      </w:r>
      <w:r w:rsidRPr="ED47969A">
        <w:rPr>
          <w:rFonts w:ascii="Times New Roman" w:cs="Times New Roman" w:eastAsia="宋体" w:hAnsi="Times New Roman"/>
          <w:sz w:val="28"/>
          <w:szCs w:val="28"/>
          <w:rPrChange w:id="11991" w:author="user pc" w:date="2022-03-15T10:14:00Z">
            <w:rPr>
              <w:rFonts w:eastAsia="宋体" w:hAnsi="Bell MT"/>
            </w:rPr>
          </w:rPrChange>
        </w:rPr>
        <w:t>You are required to produce 500 cm</w:t>
      </w:r>
      <w:r w:rsidRPr="A90CFD4E">
        <w:rPr>
          <w:rFonts w:ascii="Times New Roman" w:cs="Times New Roman" w:eastAsia="宋体" w:hAnsi="Times New Roman"/>
          <w:sz w:val="28"/>
          <w:szCs w:val="28"/>
          <w:vertAlign w:val="superscript"/>
          <w:rPrChange w:id="11992" w:author="user pc" w:date="2022-03-15T10:14:00Z">
            <w:rPr>
              <w:rFonts w:eastAsia="宋体" w:hAnsi="Bell MT"/>
              <w:vertAlign w:val="superscript"/>
            </w:rPr>
          </w:rPrChange>
        </w:rPr>
        <w:t>3</w:t>
      </w:r>
      <w:r w:rsidRPr="5CB8C39E">
        <w:rPr>
          <w:rFonts w:ascii="Times New Roman" w:cs="Times New Roman" w:eastAsia="宋体" w:hAnsi="Times New Roman"/>
          <w:sz w:val="28"/>
          <w:szCs w:val="28"/>
          <w:rPrChange w:id="11993" w:author="user pc" w:date="2022-03-15T10:14:00Z">
            <w:rPr>
              <w:rFonts w:eastAsia="宋体" w:hAnsi="Bell MT"/>
            </w:rPr>
          </w:rPrChange>
        </w:rPr>
        <w:t xml:space="preserve"> of ammonia through the Haber</w:t>
      </w:r>
      <w:r>
        <w:rPr>
          <w:rFonts w:ascii="Times New Roman" w:cs="Times New Roman" w:eastAsia="宋体" w:hAnsi="Times New Roman"/>
          <w:sz w:val="28"/>
          <w:szCs w:val="28"/>
        </w:rPr>
        <w:t xml:space="preserve"> </w:t>
      </w:r>
      <w:r w:rsidRPr="7538E746">
        <w:rPr>
          <w:rFonts w:ascii="Times New Roman" w:cs="Times New Roman" w:eastAsia="宋体" w:hAnsi="Times New Roman"/>
          <w:sz w:val="28"/>
          <w:szCs w:val="28"/>
          <w:rPrChange w:id="11994" w:author="user pc" w:date="2022-03-15T10:14:00Z">
            <w:rPr>
              <w:rFonts w:eastAsia="宋体" w:hAnsi="Bell MT"/>
            </w:rPr>
          </w:rPrChange>
        </w:rPr>
        <w:t>process. What volumes of nitrogen and hydrogen would you require to</w:t>
      </w:r>
      <w:r>
        <w:rPr>
          <w:rFonts w:ascii="Times New Roman" w:cs="Times New Roman" w:eastAsia="宋体" w:hAnsi="Times New Roman"/>
          <w:sz w:val="28"/>
          <w:szCs w:val="28"/>
        </w:rPr>
        <w:t xml:space="preserve"> </w:t>
      </w:r>
      <w:r w:rsidRPr="CBD6D405">
        <w:rPr>
          <w:rFonts w:ascii="Times New Roman" w:cs="Times New Roman" w:eastAsia="宋体" w:hAnsi="Times New Roman"/>
          <w:sz w:val="28"/>
          <w:szCs w:val="28"/>
          <w:rPrChange w:id="11995" w:author="user pc" w:date="2022-03-15T10:14:00Z">
            <w:rPr>
              <w:rFonts w:eastAsia="宋体" w:hAnsi="Bell MT"/>
            </w:rPr>
          </w:rPrChange>
        </w:rPr>
        <w:t>obtain this result? The equation of reaction is</w:t>
      </w:r>
    </w:p>
    <w:p>
      <w:pPr>
        <w:pStyle w:val="style157"/>
        <w:rPr>
          <w:rFonts w:ascii="Times New Roman" w:cs="Times New Roman" w:eastAsia="宋体" w:hAnsi="Times New Roman"/>
          <w:b/>
          <w:sz w:val="28"/>
          <w:szCs w:val="28"/>
          <w:rPrChange w:id="11996" w:author="user pc" w:date="2022-03-15T10:14:00Z">
            <w:rPr>
              <w:rFonts w:eastAsia="宋体" w:hAnsi="Bell MT"/>
              <w:b/>
            </w:rPr>
          </w:rPrChange>
        </w:rPr>
      </w:pPr>
      <w:r w:rsidRPr="6FC081E3">
        <w:rPr>
          <w:rFonts w:ascii="Times New Roman" w:cs="Times New Roman" w:eastAsia="宋体" w:hAnsi="Times New Roman"/>
          <w:sz w:val="28"/>
          <w:szCs w:val="28"/>
          <w:rPrChange w:id="11997" w:author="user pc" w:date="2022-03-15T10:14:00Z">
            <w:rPr>
              <w:rFonts w:eastAsia="宋体" w:hAnsi="Bell MT"/>
            </w:rPr>
          </w:rPrChange>
        </w:rPr>
        <w:t xml:space="preserve"> N</w:t>
      </w:r>
      <w:r w:rsidRPr="E40FE7CD">
        <w:rPr>
          <w:rFonts w:ascii="Times New Roman" w:cs="Times New Roman" w:eastAsia="宋体" w:hAnsi="Times New Roman"/>
          <w:sz w:val="28"/>
          <w:szCs w:val="28"/>
          <w:vertAlign w:val="subscript"/>
          <w:rPrChange w:id="11998" w:author="user pc" w:date="2022-03-15T10:14:00Z">
            <w:rPr>
              <w:rFonts w:eastAsia="宋体" w:hAnsi="Bell MT"/>
              <w:vertAlign w:val="subscript"/>
            </w:rPr>
          </w:rPrChange>
        </w:rPr>
        <w:t>2(g)</w:t>
      </w:r>
      <w:r w:rsidRPr="7A741482">
        <w:rPr>
          <w:rFonts w:ascii="Times New Roman" w:cs="Times New Roman" w:eastAsia="宋体" w:hAnsi="Times New Roman"/>
          <w:sz w:val="28"/>
          <w:szCs w:val="28"/>
          <w:rPrChange w:id="11999" w:author="user pc" w:date="2022-03-15T10:14:00Z">
            <w:rPr>
              <w:rFonts w:eastAsia="宋体" w:hAnsi="Bell MT"/>
            </w:rPr>
          </w:rPrChange>
        </w:rPr>
        <w:t xml:space="preserve"> + 3H</w:t>
      </w:r>
      <w:r w:rsidRPr="73D764B9">
        <w:rPr>
          <w:rFonts w:ascii="Times New Roman" w:cs="Times New Roman" w:eastAsia="宋体" w:hAnsi="Times New Roman"/>
          <w:sz w:val="28"/>
          <w:szCs w:val="28"/>
          <w:vertAlign w:val="subscript"/>
          <w:rPrChange w:id="12000" w:author="user pc" w:date="2022-03-15T10:14:00Z">
            <w:rPr>
              <w:rFonts w:eastAsia="宋体" w:hAnsi="Bell MT"/>
              <w:vertAlign w:val="subscript"/>
            </w:rPr>
          </w:rPrChange>
        </w:rPr>
        <w:t xml:space="preserve">2(g) </w:t>
      </w:r>
      <w:r w:rsidRPr="5DB06EAB">
        <w:rPr>
          <w:rFonts w:ascii="Cambria Math" w:cs="Cambria Math" w:eastAsia="宋体" w:hAnsi="Cambria Math"/>
          <w:sz w:val="28"/>
          <w:szCs w:val="28"/>
          <w:rPrChange w:id="12001" w:author="user pc" w:date="2022-03-15T10:14:00Z">
            <w:rPr>
              <w:rFonts w:eastAsia="宋体" w:hAnsi="Bell MT"/>
            </w:rPr>
          </w:rPrChange>
        </w:rPr>
        <w:t>⇔</w:t>
      </w:r>
      <w:r w:rsidRPr="80433F0E">
        <w:rPr>
          <w:rFonts w:ascii="Times New Roman" w:cs="Times New Roman" w:eastAsia="宋体" w:hAnsi="Times New Roman"/>
          <w:sz w:val="28"/>
          <w:szCs w:val="28"/>
          <w:rPrChange w:id="12002" w:author="user pc" w:date="2022-03-15T10:14:00Z">
            <w:rPr>
              <w:rFonts w:eastAsia="宋体" w:hAnsi="Bell MT"/>
            </w:rPr>
          </w:rPrChange>
        </w:rPr>
        <w:t xml:space="preserve"> 2NH</w:t>
      </w:r>
      <w:r w:rsidRPr="8F7E8767">
        <w:rPr>
          <w:rFonts w:ascii="Times New Roman" w:cs="Times New Roman" w:eastAsia="宋体" w:hAnsi="Times New Roman"/>
          <w:sz w:val="28"/>
          <w:szCs w:val="28"/>
          <w:vertAlign w:val="subscript"/>
          <w:rPrChange w:id="12003" w:author="user pc" w:date="2022-03-15T10:14:00Z">
            <w:rPr>
              <w:rFonts w:eastAsia="宋体" w:hAnsi="Bell MT"/>
              <w:vertAlign w:val="subscript"/>
            </w:rPr>
          </w:rPrChange>
        </w:rPr>
        <w:t>3(g)</w:t>
      </w:r>
      <w:r w:rsidRPr="7ECBFDB5">
        <w:rPr>
          <w:rFonts w:ascii="Times New Roman" w:cs="Times New Roman" w:eastAsia="宋体" w:hAnsi="Times New Roman"/>
          <w:sz w:val="28"/>
          <w:szCs w:val="28"/>
          <w:rPrChange w:id="12004" w:author="user pc" w:date="2022-03-15T10:14:00Z">
            <w:rPr>
              <w:rFonts w:eastAsia="宋体" w:hAnsi="Bell MT"/>
            </w:rPr>
          </w:rPrChange>
        </w:rPr>
        <w:t>.</w:t>
      </w:r>
      <w:r w:rsidRPr="86D7C558">
        <w:rPr>
          <w:rFonts w:ascii="Times New Roman" w:cs="Times New Roman" w:eastAsia="宋体" w:hAnsi="Times New Roman"/>
          <w:b/>
          <w:sz w:val="28"/>
          <w:szCs w:val="28"/>
          <w:rPrChange w:id="12005" w:author="user pc" w:date="2022-03-15T10:14:00Z">
            <w:rPr>
              <w:rFonts w:eastAsia="宋体" w:hAnsi="Bell MT"/>
              <w:b/>
            </w:rPr>
          </w:rPrChange>
        </w:rPr>
        <w:cr/>
      </w:r>
    </w:p>
    <w:p>
      <w:pPr>
        <w:pStyle w:val="style157"/>
        <w:rPr>
          <w:rFonts w:ascii="Times New Roman" w:cs="Times New Roman" w:eastAsia="宋体" w:hAnsi="Times New Roman"/>
          <w:b/>
          <w:sz w:val="28"/>
          <w:szCs w:val="28"/>
          <w:rPrChange w:id="12006" w:author="user pc" w:date="2022-03-15T10:14:00Z">
            <w:rPr>
              <w:rFonts w:eastAsia="宋体" w:hAnsi="Bell MT"/>
              <w:b/>
            </w:rPr>
          </w:rPrChange>
        </w:rPr>
      </w:pPr>
      <w:r w:rsidRPr="F5DEC7E2">
        <w:rPr>
          <w:rFonts w:ascii="Times New Roman" w:cs="Times New Roman" w:eastAsia="宋体" w:hAnsi="Times New Roman"/>
          <w:b/>
          <w:sz w:val="28"/>
          <w:szCs w:val="28"/>
          <w:rPrChange w:id="12007" w:author="user pc" w:date="2022-03-15T10:14:00Z">
            <w:rPr>
              <w:rFonts w:eastAsia="宋体" w:hAnsi="Bell MT"/>
              <w:b/>
            </w:rPr>
          </w:rPrChange>
        </w:rPr>
        <w:t>[Answer: N</w:t>
      </w:r>
      <w:r w:rsidRPr="B91C4FE9">
        <w:rPr>
          <w:rFonts w:ascii="Times New Roman" w:cs="Times New Roman" w:eastAsia="宋体" w:hAnsi="Times New Roman"/>
          <w:b/>
          <w:sz w:val="28"/>
          <w:szCs w:val="28"/>
          <w:vertAlign w:val="subscript"/>
          <w:rPrChange w:id="12008" w:author="user pc" w:date="2022-03-15T10:14:00Z">
            <w:rPr>
              <w:rFonts w:eastAsia="宋体" w:hAnsi="Bell MT"/>
              <w:b/>
              <w:vertAlign w:val="subscript"/>
            </w:rPr>
          </w:rPrChange>
        </w:rPr>
        <w:t>2</w:t>
      </w:r>
      <w:r w:rsidRPr="F1518EB5">
        <w:rPr>
          <w:rFonts w:ascii="Times New Roman" w:cs="Times New Roman" w:eastAsia="宋体" w:hAnsi="Times New Roman"/>
          <w:b/>
          <w:sz w:val="28"/>
          <w:szCs w:val="28"/>
          <w:rPrChange w:id="12009" w:author="user pc" w:date="2022-03-15T10:14:00Z">
            <w:rPr>
              <w:rFonts w:eastAsia="宋体" w:hAnsi="Bell MT"/>
              <w:b/>
            </w:rPr>
          </w:rPrChange>
        </w:rPr>
        <w:t xml:space="preserve"> = 250 cm</w:t>
      </w:r>
      <w:r w:rsidRPr="DD48B841">
        <w:rPr>
          <w:rFonts w:ascii="Times New Roman" w:cs="Times New Roman" w:eastAsia="宋体" w:hAnsi="Times New Roman"/>
          <w:b/>
          <w:sz w:val="28"/>
          <w:szCs w:val="28"/>
          <w:vertAlign w:val="superscript"/>
          <w:rPrChange w:id="12010" w:author="user pc" w:date="2022-03-15T10:14:00Z">
            <w:rPr>
              <w:rFonts w:eastAsia="宋体" w:hAnsi="Bell MT"/>
              <w:b/>
              <w:vertAlign w:val="superscript"/>
            </w:rPr>
          </w:rPrChange>
        </w:rPr>
        <w:t>3</w:t>
      </w:r>
      <w:r w:rsidRPr="6912F774">
        <w:rPr>
          <w:rFonts w:ascii="Times New Roman" w:cs="Times New Roman" w:eastAsia="宋体" w:hAnsi="Times New Roman"/>
          <w:b/>
          <w:sz w:val="28"/>
          <w:szCs w:val="28"/>
          <w:rPrChange w:id="12011" w:author="user pc" w:date="2022-03-15T10:14:00Z">
            <w:rPr>
              <w:rFonts w:eastAsia="宋体" w:hAnsi="Bell MT"/>
              <w:b/>
            </w:rPr>
          </w:rPrChange>
        </w:rPr>
        <w:t>, H</w:t>
      </w:r>
      <w:r w:rsidRPr="F5AC10D3">
        <w:rPr>
          <w:rFonts w:ascii="Times New Roman" w:cs="Times New Roman" w:eastAsia="宋体" w:hAnsi="Times New Roman"/>
          <w:b/>
          <w:sz w:val="28"/>
          <w:szCs w:val="28"/>
          <w:vertAlign w:val="subscript"/>
          <w:rPrChange w:id="12012" w:author="user pc" w:date="2022-03-15T10:14:00Z">
            <w:rPr>
              <w:rFonts w:eastAsia="宋体" w:hAnsi="Bell MT"/>
              <w:b/>
              <w:vertAlign w:val="subscript"/>
            </w:rPr>
          </w:rPrChange>
        </w:rPr>
        <w:t>2</w:t>
      </w:r>
      <w:r w:rsidRPr="1E840293">
        <w:rPr>
          <w:rFonts w:ascii="Times New Roman" w:cs="Times New Roman" w:eastAsia="宋体" w:hAnsi="Times New Roman"/>
          <w:b/>
          <w:sz w:val="28"/>
          <w:szCs w:val="28"/>
          <w:rPrChange w:id="12013" w:author="user pc" w:date="2022-03-15T10:14:00Z">
            <w:rPr>
              <w:rFonts w:eastAsia="宋体" w:hAnsi="Bell MT"/>
              <w:b/>
            </w:rPr>
          </w:rPrChange>
        </w:rPr>
        <w:t xml:space="preserve"> = 750 cm</w:t>
      </w:r>
      <w:r w:rsidRPr="BB194F06">
        <w:rPr>
          <w:rFonts w:ascii="Times New Roman" w:cs="Times New Roman" w:eastAsia="宋体" w:hAnsi="Times New Roman"/>
          <w:b/>
          <w:sz w:val="28"/>
          <w:szCs w:val="28"/>
          <w:vertAlign w:val="superscript"/>
          <w:rPrChange w:id="12014" w:author="user pc" w:date="2022-03-15T10:14:00Z">
            <w:rPr>
              <w:rFonts w:eastAsia="宋体" w:hAnsi="Bell MT"/>
              <w:b/>
              <w:vertAlign w:val="superscript"/>
            </w:rPr>
          </w:rPrChange>
        </w:rPr>
        <w:t>3</w:t>
      </w:r>
      <w:r w:rsidRPr="A7BD8BA0">
        <w:rPr>
          <w:rFonts w:ascii="Times New Roman" w:cs="Times New Roman" w:eastAsia="宋体" w:hAnsi="Times New Roman"/>
          <w:b/>
          <w:sz w:val="28"/>
          <w:szCs w:val="28"/>
          <w:rPrChange w:id="12015" w:author="user pc" w:date="2022-03-15T10:14:00Z">
            <w:rPr>
              <w:rFonts w:eastAsia="宋体" w:hAnsi="Bell MT"/>
              <w:b/>
            </w:rPr>
          </w:rPrChange>
        </w:rPr>
        <w:t>]</w:t>
      </w:r>
    </w:p>
    <w:p>
      <w:pPr>
        <w:pStyle w:val="style157"/>
        <w:rPr>
          <w:rFonts w:ascii="Times New Roman" w:cs="Times New Roman" w:eastAsia="宋体" w:hAnsi="Times New Roman"/>
          <w:b/>
          <w:sz w:val="28"/>
          <w:szCs w:val="28"/>
          <w:rPrChange w:id="12016" w:author="user pc" w:date="2022-03-15T10:14:00Z">
            <w:rPr>
              <w:rFonts w:eastAsia="宋体" w:hAnsi="Bell MT"/>
              <w:b/>
            </w:rPr>
          </w:rPrChange>
        </w:rPr>
      </w:pPr>
    </w:p>
    <w:p>
      <w:pPr>
        <w:pStyle w:val="style157"/>
        <w:rPr>
          <w:rFonts w:ascii="Times New Roman" w:cs="Times New Roman" w:eastAsia="宋体" w:hAnsi="Times New Roman"/>
          <w:b/>
          <w:sz w:val="28"/>
          <w:szCs w:val="28"/>
          <w:rPrChange w:id="12017" w:author="user pc" w:date="2022-03-15T10:14:00Z">
            <w:rPr>
              <w:rFonts w:eastAsia="宋体" w:hAnsi="Bell MT"/>
              <w:b/>
            </w:rPr>
          </w:rPrChange>
        </w:rPr>
      </w:pPr>
      <w:r w:rsidRPr="A717EA6F">
        <w:rPr>
          <w:rFonts w:ascii="Times New Roman" w:cs="Times New Roman" w:eastAsia="宋体" w:hAnsi="Times New Roman"/>
          <w:sz w:val="28"/>
          <w:szCs w:val="28"/>
          <w:rPrChange w:id="12018" w:author="user pc" w:date="2022-03-15T10:14:00Z">
            <w:rPr>
              <w:rFonts w:eastAsia="宋体" w:hAnsi="Bell MT"/>
            </w:rPr>
          </w:rPrChange>
        </w:rPr>
        <w:t>12. What number of moles of oxygen would exert a pressure of 10 atm at 320 K in an 8.2 dm</w:t>
      </w:r>
      <w:r w:rsidRPr="D466C2DF">
        <w:rPr>
          <w:rFonts w:ascii="Times New Roman" w:cs="Times New Roman" w:eastAsia="宋体" w:hAnsi="Times New Roman"/>
          <w:sz w:val="28"/>
          <w:szCs w:val="28"/>
          <w:vertAlign w:val="superscript"/>
          <w:rPrChange w:id="12019" w:author="user pc" w:date="2022-03-15T10:14:00Z">
            <w:rPr>
              <w:rFonts w:eastAsia="宋体" w:hAnsi="Bell MT"/>
              <w:vertAlign w:val="superscript"/>
            </w:rPr>
          </w:rPrChange>
        </w:rPr>
        <w:t>3</w:t>
      </w:r>
      <w:r w:rsidRPr="A3B32D07">
        <w:rPr>
          <w:rFonts w:ascii="Times New Roman" w:cs="Times New Roman" w:eastAsia="宋体" w:hAnsi="Times New Roman"/>
          <w:sz w:val="28"/>
          <w:szCs w:val="28"/>
          <w:rPrChange w:id="12020" w:author="user pc" w:date="2022-03-15T10:14:00Z">
            <w:rPr>
              <w:rFonts w:eastAsia="宋体" w:hAnsi="Bell MT"/>
            </w:rPr>
          </w:rPrChange>
        </w:rPr>
        <w:t xml:space="preserve"> </w:t>
      </w:r>
      <w:r>
        <w:rPr>
          <w:rFonts w:ascii="Times New Roman" w:cs="Times New Roman" w:eastAsia="宋体" w:hAnsi="Times New Roman"/>
          <w:sz w:val="28"/>
          <w:szCs w:val="28"/>
        </w:rPr>
        <w:t>cylinder?</w:t>
      </w:r>
      <w:r w:rsidRPr="ED173646">
        <w:rPr>
          <w:rFonts w:ascii="Times New Roman" w:cs="Times New Roman" w:eastAsia="宋体" w:hAnsi="Times New Roman"/>
          <w:sz w:val="28"/>
          <w:szCs w:val="28"/>
          <w:rPrChange w:id="12021" w:author="user pc" w:date="2022-03-15T10:14:00Z">
            <w:rPr>
              <w:rFonts w:eastAsia="宋体" w:hAnsi="Bell MT"/>
            </w:rPr>
          </w:rPrChange>
        </w:rPr>
        <w:t xml:space="preserve"> [R = 0.082 atm dm</w:t>
      </w:r>
      <w:r w:rsidRPr="B5559D87">
        <w:rPr>
          <w:rFonts w:ascii="Times New Roman" w:cs="Times New Roman" w:eastAsia="宋体" w:hAnsi="Times New Roman"/>
          <w:sz w:val="28"/>
          <w:szCs w:val="28"/>
          <w:vertAlign w:val="superscript"/>
          <w:rPrChange w:id="12022" w:author="user pc" w:date="2022-03-15T10:14:00Z">
            <w:rPr>
              <w:rFonts w:eastAsia="宋体" w:hAnsi="Bell MT"/>
              <w:vertAlign w:val="superscript"/>
            </w:rPr>
          </w:rPrChange>
        </w:rPr>
        <w:t>3</w:t>
      </w:r>
      <w:r w:rsidRPr="32ABF4D6">
        <w:rPr>
          <w:rFonts w:ascii="Times New Roman" w:cs="Times New Roman" w:eastAsia="宋体" w:hAnsi="Times New Roman"/>
          <w:sz w:val="28"/>
          <w:szCs w:val="28"/>
          <w:rPrChange w:id="12023" w:author="user pc" w:date="2022-03-15T10:14:00Z">
            <w:rPr>
              <w:rFonts w:eastAsia="宋体" w:hAnsi="Bell MT"/>
            </w:rPr>
          </w:rPrChange>
        </w:rPr>
        <w:t xml:space="preserve"> mol</w:t>
      </w:r>
      <w:r w:rsidRPr="89745185">
        <w:rPr>
          <w:rFonts w:ascii="Times New Roman" w:cs="Times New Roman" w:eastAsia="宋体" w:hAnsi="Times New Roman"/>
          <w:sz w:val="28"/>
          <w:szCs w:val="28"/>
          <w:vertAlign w:val="superscript"/>
          <w:rPrChange w:id="12024" w:author="user pc" w:date="2022-03-15T10:14:00Z">
            <w:rPr>
              <w:rFonts w:eastAsia="宋体" w:hAnsi="Bell MT"/>
              <w:vertAlign w:val="superscript"/>
            </w:rPr>
          </w:rPrChange>
        </w:rPr>
        <w:t>-1</w:t>
      </w:r>
      <w:r w:rsidRPr="1F8EC073">
        <w:rPr>
          <w:rFonts w:ascii="Times New Roman" w:cs="Times New Roman" w:eastAsia="宋体" w:hAnsi="Times New Roman"/>
          <w:sz w:val="28"/>
          <w:szCs w:val="28"/>
          <w:rPrChange w:id="12025" w:author="user pc" w:date="2022-03-15T10:14:00Z">
            <w:rPr>
              <w:rFonts w:eastAsia="宋体" w:hAnsi="Bell MT"/>
            </w:rPr>
          </w:rPrChange>
        </w:rPr>
        <w:t xml:space="preserve"> K</w:t>
      </w:r>
      <w:r w:rsidRPr="6F03E3EB">
        <w:rPr>
          <w:rFonts w:ascii="Times New Roman" w:cs="Times New Roman" w:eastAsia="宋体" w:hAnsi="Times New Roman"/>
          <w:sz w:val="28"/>
          <w:szCs w:val="28"/>
          <w:vertAlign w:val="superscript"/>
          <w:rPrChange w:id="12026" w:author="user pc" w:date="2022-03-15T10:14:00Z">
            <w:rPr>
              <w:rFonts w:eastAsia="宋体" w:hAnsi="Bell MT"/>
              <w:vertAlign w:val="superscript"/>
            </w:rPr>
          </w:rPrChange>
        </w:rPr>
        <w:t>-1</w:t>
      </w:r>
      <w:r w:rsidRPr="3B1731CA">
        <w:rPr>
          <w:rFonts w:ascii="Times New Roman" w:cs="Times New Roman" w:eastAsia="宋体" w:hAnsi="Times New Roman"/>
          <w:sz w:val="28"/>
          <w:szCs w:val="28"/>
          <w:rPrChange w:id="12027" w:author="user pc" w:date="2022-03-15T10:14:00Z">
            <w:rPr>
              <w:rFonts w:eastAsia="宋体" w:hAnsi="Bell MT"/>
            </w:rPr>
          </w:rPrChange>
        </w:rPr>
        <w:t xml:space="preserve">] </w:t>
      </w:r>
      <w:r w:rsidRPr="342D71A9">
        <w:rPr>
          <w:rFonts w:ascii="Times New Roman" w:cs="Times New Roman" w:eastAsia="宋体" w:hAnsi="Times New Roman"/>
          <w:b/>
          <w:bCs/>
          <w:sz w:val="28"/>
          <w:szCs w:val="28"/>
          <w:rPrChange w:id="12028" w:author="user pc" w:date="2022-03-15T10:14:00Z">
            <w:rPr>
              <w:rFonts w:eastAsia="宋体" w:hAnsi="Bell MT"/>
              <w:b/>
              <w:bCs/>
            </w:rPr>
          </w:rPrChange>
        </w:rPr>
        <w:t>Ans. = 3.13 moles</w:t>
      </w:r>
      <w:r w:rsidRPr="372165B6">
        <w:rPr>
          <w:rFonts w:ascii="Times New Roman" w:cs="Times New Roman" w:eastAsia="宋体" w:hAnsi="Times New Roman"/>
          <w:b/>
          <w:bCs/>
          <w:sz w:val="28"/>
          <w:szCs w:val="28"/>
          <w:rPrChange w:id="12029" w:author="user pc" w:date="2022-03-15T10:14:00Z">
            <w:rPr>
              <w:rFonts w:eastAsia="宋体" w:hAnsi="Bell MT"/>
              <w:b/>
              <w:bCs/>
            </w:rPr>
          </w:rPrChange>
        </w:rPr>
        <w:cr/>
      </w:r>
    </w:p>
    <w:p>
      <w:pPr>
        <w:pStyle w:val="style157"/>
        <w:rPr>
          <w:rFonts w:ascii="Times New Roman" w:cs="Times New Roman" w:eastAsia="宋体" w:hAnsi="Times New Roman"/>
          <w:b/>
          <w:sz w:val="28"/>
          <w:szCs w:val="28"/>
          <w:rPrChange w:id="12030" w:author="user pc" w:date="2022-03-15T10:14:00Z">
            <w:rPr>
              <w:rFonts w:eastAsia="宋体" w:hAnsi="Bell MT"/>
              <w:b/>
            </w:rPr>
          </w:rPrChange>
        </w:rPr>
      </w:pPr>
    </w:p>
    <w:p>
      <w:pPr>
        <w:pStyle w:val="style157"/>
        <w:rPr>
          <w:rFonts w:ascii="Times New Roman" w:cs="Times New Roman" w:eastAsia="宋体" w:hAnsi="Times New Roman"/>
          <w:sz w:val="28"/>
          <w:szCs w:val="28"/>
          <w:rPrChange w:id="12031" w:author="user pc" w:date="2022-03-15T10:14:00Z">
            <w:rPr>
              <w:rFonts w:eastAsia="宋体" w:hAnsi="Bell MT"/>
            </w:rPr>
          </w:rPrChange>
        </w:rPr>
      </w:pPr>
      <w:r w:rsidRPr="1DBC98C2">
        <w:rPr>
          <w:rFonts w:ascii="Times New Roman" w:cs="Times New Roman" w:eastAsia="宋体" w:hAnsi="Times New Roman"/>
          <w:sz w:val="28"/>
          <w:szCs w:val="28"/>
          <w:rPrChange w:id="12032" w:author="user pc" w:date="2022-03-15T10:14:00Z">
            <w:rPr>
              <w:rFonts w:eastAsia="宋体" w:hAnsi="Bell MT"/>
            </w:rPr>
          </w:rPrChange>
        </w:rPr>
        <w:t>13. 250 cm</w:t>
      </w:r>
      <w:r w:rsidRPr="4726B451">
        <w:rPr>
          <w:rFonts w:ascii="Times New Roman" w:cs="Times New Roman" w:eastAsia="宋体" w:hAnsi="Times New Roman"/>
          <w:sz w:val="28"/>
          <w:szCs w:val="28"/>
          <w:vertAlign w:val="superscript"/>
          <w:rPrChange w:id="12033" w:author="user pc" w:date="2022-03-15T10:14:00Z">
            <w:rPr>
              <w:rFonts w:eastAsia="宋体" w:hAnsi="Bell MT"/>
              <w:vertAlign w:val="superscript"/>
            </w:rPr>
          </w:rPrChange>
        </w:rPr>
        <w:t>3</w:t>
      </w:r>
      <w:r w:rsidRPr="398ABE4C">
        <w:rPr>
          <w:rFonts w:ascii="Times New Roman" w:cs="Times New Roman" w:eastAsia="宋体" w:hAnsi="Times New Roman"/>
          <w:sz w:val="28"/>
          <w:szCs w:val="28"/>
          <w:rPrChange w:id="12034" w:author="user pc" w:date="2022-03-15T10:14:00Z">
            <w:rPr>
              <w:rFonts w:eastAsia="宋体" w:hAnsi="Bell MT"/>
            </w:rPr>
          </w:rPrChange>
        </w:rPr>
        <w:t xml:space="preserve"> of carbon monoxide was sparked with 1050 cm</w:t>
      </w:r>
      <w:r w:rsidRPr="16E4704F">
        <w:rPr>
          <w:rFonts w:ascii="Times New Roman" w:cs="Times New Roman" w:eastAsia="宋体" w:hAnsi="Times New Roman"/>
          <w:sz w:val="28"/>
          <w:szCs w:val="28"/>
          <w:vertAlign w:val="superscript"/>
          <w:rPrChange w:id="12035" w:author="user pc" w:date="2022-03-15T10:14:00Z">
            <w:rPr>
              <w:rFonts w:eastAsia="宋体" w:hAnsi="Bell MT"/>
              <w:vertAlign w:val="superscript"/>
            </w:rPr>
          </w:rPrChange>
        </w:rPr>
        <w:t xml:space="preserve">3 </w:t>
      </w:r>
      <w:r w:rsidRPr="46FF44F6">
        <w:rPr>
          <w:rFonts w:ascii="Times New Roman" w:cs="Times New Roman" w:eastAsia="宋体" w:hAnsi="Times New Roman"/>
          <w:sz w:val="28"/>
          <w:szCs w:val="28"/>
          <w:rPrChange w:id="12036" w:author="user pc" w:date="2022-03-15T10:14:00Z">
            <w:rPr>
              <w:rFonts w:eastAsia="宋体" w:hAnsi="Bell MT"/>
            </w:rPr>
          </w:rPrChange>
        </w:rPr>
        <w:t>of air containing21% of oxygen. Calculate the total volume of the residual gases after the</w:t>
      </w:r>
      <w:r>
        <w:rPr>
          <w:rFonts w:ascii="Times New Roman" w:cs="Times New Roman" w:eastAsia="宋体" w:hAnsi="Times New Roman"/>
          <w:sz w:val="28"/>
          <w:szCs w:val="28"/>
        </w:rPr>
        <w:t xml:space="preserve"> </w:t>
      </w:r>
      <w:r w:rsidRPr="47E99D3E">
        <w:rPr>
          <w:rFonts w:ascii="Times New Roman" w:cs="Times New Roman" w:eastAsia="宋体" w:hAnsi="Times New Roman"/>
          <w:sz w:val="28"/>
          <w:szCs w:val="28"/>
          <w:rPrChange w:id="12037" w:author="user pc" w:date="2022-03-15T10:14:00Z">
            <w:rPr>
              <w:rFonts w:eastAsia="宋体" w:hAnsi="Bell MT"/>
            </w:rPr>
          </w:rPrChange>
        </w:rPr>
        <w:t>resulting mixture is passed through alkaline pyrogallol? The equation of</w:t>
      </w:r>
      <w:r>
        <w:rPr>
          <w:rFonts w:ascii="Times New Roman" w:cs="Times New Roman" w:eastAsia="宋体" w:hAnsi="Times New Roman"/>
          <w:sz w:val="28"/>
          <w:szCs w:val="28"/>
        </w:rPr>
        <w:t xml:space="preserve"> </w:t>
      </w:r>
      <w:r w:rsidRPr="24604ACD">
        <w:rPr>
          <w:rFonts w:ascii="Times New Roman" w:cs="Times New Roman" w:eastAsia="宋体" w:hAnsi="Times New Roman"/>
          <w:sz w:val="28"/>
          <w:szCs w:val="28"/>
          <w:rPrChange w:id="12038" w:author="user pc" w:date="2022-03-15T10:14:00Z">
            <w:rPr>
              <w:rFonts w:eastAsia="宋体" w:hAnsi="Bell MT"/>
            </w:rPr>
          </w:rPrChange>
        </w:rPr>
        <w:t>reaction is</w:t>
      </w:r>
    </w:p>
    <w:p>
      <w:pPr>
        <w:pStyle w:val="style157"/>
        <w:rPr>
          <w:rFonts w:ascii="Times New Roman" w:cs="Times New Roman" w:eastAsia="宋体" w:hAnsi="Times New Roman"/>
          <w:b/>
          <w:sz w:val="28"/>
          <w:szCs w:val="28"/>
          <w:rPrChange w:id="12039" w:author="user pc" w:date="2022-03-15T10:14:00Z">
            <w:rPr>
              <w:rFonts w:eastAsia="宋体" w:hAnsi="Bell MT"/>
              <w:b/>
            </w:rPr>
          </w:rPrChange>
        </w:rPr>
      </w:pPr>
      <w:r w:rsidRPr="87FA1665">
        <w:rPr>
          <w:rFonts w:ascii="Times New Roman" w:cs="Times New Roman" w:eastAsia="宋体" w:hAnsi="Times New Roman"/>
          <w:sz w:val="28"/>
          <w:szCs w:val="28"/>
          <w:rPrChange w:id="12040" w:author="user pc" w:date="2022-03-15T10:14:00Z">
            <w:rPr>
              <w:rFonts w:eastAsia="宋体" w:hAnsi="Bell MT"/>
            </w:rPr>
          </w:rPrChange>
        </w:rPr>
        <w:t xml:space="preserve"> 2CO</w:t>
      </w:r>
      <w:r w:rsidRPr="8C185E83">
        <w:rPr>
          <w:rFonts w:ascii="Times New Roman" w:cs="Times New Roman" w:eastAsia="宋体" w:hAnsi="Times New Roman"/>
          <w:sz w:val="28"/>
          <w:szCs w:val="28"/>
          <w:vertAlign w:val="subscript"/>
          <w:rPrChange w:id="12041" w:author="user pc" w:date="2022-03-15T10:14:00Z">
            <w:rPr>
              <w:rFonts w:eastAsia="宋体" w:hAnsi="Bell MT"/>
              <w:vertAlign w:val="subscript"/>
            </w:rPr>
          </w:rPrChange>
        </w:rPr>
        <w:t>(g)</w:t>
      </w:r>
      <w:r w:rsidRPr="7C8A42ED">
        <w:rPr>
          <w:rFonts w:ascii="Times New Roman" w:cs="Times New Roman" w:eastAsia="宋体" w:hAnsi="Times New Roman"/>
          <w:sz w:val="28"/>
          <w:szCs w:val="28"/>
          <w:rPrChange w:id="12042" w:author="user pc" w:date="2022-03-15T10:14:00Z">
            <w:rPr>
              <w:rFonts w:eastAsia="宋体" w:hAnsi="Bell MT"/>
            </w:rPr>
          </w:rPrChange>
        </w:rPr>
        <w:t xml:space="preserve"> + O</w:t>
      </w:r>
      <w:r w:rsidRPr="1FE698FB">
        <w:rPr>
          <w:rFonts w:ascii="Times New Roman" w:cs="Times New Roman" w:eastAsia="宋体" w:hAnsi="Times New Roman"/>
          <w:sz w:val="28"/>
          <w:szCs w:val="28"/>
          <w:vertAlign w:val="subscript"/>
          <w:rPrChange w:id="12043" w:author="user pc" w:date="2022-03-15T10:14:00Z">
            <w:rPr>
              <w:rFonts w:eastAsia="宋体" w:hAnsi="Bell MT"/>
              <w:vertAlign w:val="subscript"/>
            </w:rPr>
          </w:rPrChange>
        </w:rPr>
        <w:t>2(g)</w:t>
      </w:r>
      <w:r w:rsidRPr="72A9CC8D">
        <w:rPr>
          <w:rFonts w:ascii="Times New Roman" w:cs="Times New Roman" w:eastAsia="宋体" w:hAnsi="Times New Roman"/>
          <w:sz w:val="28"/>
          <w:szCs w:val="28"/>
          <w:rPrChange w:id="12044" w:author="user pc" w:date="2022-03-15T10:14:00Z">
            <w:rPr>
              <w:rFonts w:eastAsia="宋体" w:hAnsi="Bell MT"/>
            </w:rPr>
          </w:rPrChange>
        </w:rPr>
        <w:t xml:space="preserve"> (g)ti</w:t>
      </w:r>
      <w:r w:rsidRPr="67983ECA">
        <w:rPr>
          <w:rFonts w:ascii="Times New Roman" w:cs="Times New Roman" w:eastAsia="宋体" w:hAnsi="Times New Roman"/>
          <w:sz w:val="28"/>
          <w:szCs w:val="28"/>
          <w:vertAlign w:val="subscript"/>
          <w:rPrChange w:id="12045" w:author="user pc" w:date="2022-03-15T10:14:00Z">
            <w:rPr>
              <w:rFonts w:eastAsia="宋体" w:hAnsi="Bell MT"/>
              <w:vertAlign w:val="subscript"/>
            </w:rPr>
          </w:rPrChange>
        </w:rPr>
        <w:t>2(g)</w:t>
      </w:r>
      <w:r w:rsidRPr="2FE3A169">
        <w:rPr>
          <w:rFonts w:ascii="Times New Roman" w:cs="Times New Roman" w:eastAsia="宋体" w:hAnsi="Times New Roman"/>
          <w:sz w:val="28"/>
          <w:szCs w:val="28"/>
          <w:rPrChange w:id="12046" w:author="user pc" w:date="2022-03-15T10:14:00Z">
            <w:rPr>
              <w:rFonts w:eastAsia="宋体" w:hAnsi="Bell MT"/>
            </w:rPr>
          </w:rPrChange>
        </w:rPr>
        <w:t>.</w:t>
      </w:r>
      <w:r w:rsidRPr="DD5881E0">
        <w:rPr>
          <w:rFonts w:ascii="Times New Roman" w:cs="Times New Roman" w:eastAsia="宋体" w:hAnsi="Times New Roman"/>
          <w:b/>
          <w:sz w:val="28"/>
          <w:szCs w:val="28"/>
          <w:rPrChange w:id="12047" w:author="user pc" w:date="2022-03-15T10:14:00Z">
            <w:rPr>
              <w:rFonts w:eastAsia="宋体" w:hAnsi="Bell MT"/>
              <w:b/>
            </w:rPr>
          </w:rPrChange>
        </w:rPr>
        <w:t>[Answer: 830 cm</w:t>
      </w:r>
      <w:r w:rsidRPr="FA1C35EF">
        <w:rPr>
          <w:rFonts w:ascii="Times New Roman" w:cs="Times New Roman" w:eastAsia="宋体" w:hAnsi="Times New Roman"/>
          <w:b/>
          <w:sz w:val="28"/>
          <w:szCs w:val="28"/>
          <w:vertAlign w:val="superscript"/>
          <w:rPrChange w:id="12048" w:author="user pc" w:date="2022-03-15T10:14:00Z">
            <w:rPr>
              <w:rFonts w:eastAsia="宋体" w:hAnsi="Bell MT"/>
              <w:b/>
              <w:vertAlign w:val="superscript"/>
            </w:rPr>
          </w:rPrChange>
        </w:rPr>
        <w:t>3</w:t>
      </w:r>
      <w:r w:rsidRPr="DFA0EE30">
        <w:rPr>
          <w:rFonts w:ascii="Times New Roman" w:cs="Times New Roman" w:eastAsia="宋体" w:hAnsi="Times New Roman"/>
          <w:b/>
          <w:sz w:val="28"/>
          <w:szCs w:val="28"/>
          <w:rPrChange w:id="12049" w:author="user pc" w:date="2022-03-15T10:14:00Z">
            <w:rPr>
              <w:rFonts w:eastAsia="宋体" w:hAnsi="Bell MT"/>
              <w:b/>
            </w:rPr>
          </w:rPrChange>
        </w:rPr>
        <w:t>]</w:t>
      </w:r>
    </w:p>
    <w:p>
      <w:pPr>
        <w:pStyle w:val="style157"/>
        <w:rPr>
          <w:rFonts w:ascii="Times New Roman" w:cs="Times New Roman" w:eastAsia="宋体" w:hAnsi="Times New Roman"/>
          <w:b/>
          <w:sz w:val="28"/>
          <w:szCs w:val="28"/>
          <w:rPrChange w:id="12050" w:author="user pc" w:date="2022-03-15T10:14:00Z">
            <w:rPr>
              <w:rFonts w:eastAsia="宋体" w:hAnsi="Bell MT"/>
              <w:b/>
            </w:rPr>
          </w:rPrChange>
        </w:rPr>
      </w:pPr>
    </w:p>
    <w:p>
      <w:pPr>
        <w:pStyle w:val="style157"/>
        <w:rPr>
          <w:rFonts w:ascii="Times New Roman" w:cs="Times New Roman" w:eastAsia="宋体" w:hAnsi="Times New Roman"/>
          <w:b/>
          <w:sz w:val="28"/>
          <w:szCs w:val="28"/>
          <w:rPrChange w:id="12051" w:author="user pc" w:date="2022-03-15T10:14:00Z">
            <w:rPr>
              <w:rFonts w:eastAsia="宋体" w:hAnsi="Bell MT"/>
              <w:b/>
            </w:rPr>
          </w:rPrChange>
        </w:rPr>
      </w:pPr>
      <w:r w:rsidRPr="3835F5F3">
        <w:rPr>
          <w:rFonts w:ascii="Times New Roman" w:cs="Times New Roman" w:eastAsia="宋体" w:hAnsi="Times New Roman"/>
          <w:sz w:val="28"/>
          <w:szCs w:val="28"/>
          <w:rPrChange w:id="12052" w:author="user pc" w:date="2022-03-15T10:14:00Z">
            <w:rPr>
              <w:rFonts w:eastAsia="宋体" w:hAnsi="Bell MT"/>
            </w:rPr>
          </w:rPrChange>
        </w:rPr>
        <w:t>14. 0.421 mol of a gas occupies a volume of 5.00 dm</w:t>
      </w:r>
      <w:r w:rsidRPr="B5ECA05C">
        <w:rPr>
          <w:rFonts w:ascii="Times New Roman" w:cs="Times New Roman" w:eastAsia="宋体" w:hAnsi="Times New Roman"/>
          <w:sz w:val="28"/>
          <w:szCs w:val="28"/>
          <w:vertAlign w:val="superscript"/>
          <w:rPrChange w:id="12053" w:author="user pc" w:date="2022-03-15T10:14:00Z">
            <w:rPr>
              <w:rFonts w:eastAsia="宋体" w:hAnsi="Bell MT"/>
              <w:vertAlign w:val="superscript"/>
            </w:rPr>
          </w:rPrChange>
        </w:rPr>
        <w:t>3</w:t>
      </w:r>
      <w:r w:rsidRPr="2F0BC714">
        <w:rPr>
          <w:rFonts w:ascii="Times New Roman" w:cs="Times New Roman" w:eastAsia="宋体" w:hAnsi="Times New Roman"/>
          <w:sz w:val="28"/>
          <w:szCs w:val="28"/>
          <w:rPrChange w:id="12054" w:author="user pc" w:date="2022-03-15T10:14:00Z">
            <w:rPr>
              <w:rFonts w:eastAsia="宋体" w:hAnsi="Bell MT"/>
            </w:rPr>
          </w:rPrChange>
        </w:rPr>
        <w:t xml:space="preserve"> at 0.421 mol of a g</w:t>
      </w:r>
      <w:r>
        <w:rPr>
          <w:rFonts w:ascii="Times New Roman" w:cs="Times New Roman" w:eastAsia="宋体" w:hAnsi="Times New Roman"/>
          <w:sz w:val="28"/>
          <w:szCs w:val="28"/>
        </w:rPr>
        <w:t xml:space="preserve"> </w:t>
      </w:r>
      <w:r w:rsidRPr="4234F792">
        <w:rPr>
          <w:rFonts w:ascii="Times New Roman" w:cs="Times New Roman" w:eastAsia="宋体" w:hAnsi="Times New Roman"/>
          <w:sz w:val="28"/>
          <w:szCs w:val="28"/>
          <w:rPrChange w:id="12055" w:author="user pc" w:date="2022-03-15T10:14:00Z">
            <w:rPr>
              <w:rFonts w:eastAsia="宋体" w:hAnsi="Bell MT"/>
            </w:rPr>
          </w:rPrChange>
        </w:rPr>
        <w:t>pressure of the gas in Torr?(R = 62.4 L Torr K</w:t>
      </w:r>
      <w:r w:rsidRPr="F3744508">
        <w:rPr>
          <w:rFonts w:ascii="Times New Roman" w:cs="Times New Roman" w:eastAsia="宋体" w:hAnsi="Times New Roman"/>
          <w:sz w:val="28"/>
          <w:szCs w:val="28"/>
          <w:vertAlign w:val="superscript"/>
          <w:rPrChange w:id="12056" w:author="user pc" w:date="2022-03-15T10:14:00Z">
            <w:rPr>
              <w:rFonts w:eastAsia="宋体" w:hAnsi="Bell MT"/>
              <w:vertAlign w:val="superscript"/>
            </w:rPr>
          </w:rPrChange>
        </w:rPr>
        <w:t>−1</w:t>
      </w:r>
      <w:r w:rsidRPr="C80733D4">
        <w:rPr>
          <w:rFonts w:ascii="Times New Roman" w:cs="Times New Roman" w:eastAsia="宋体" w:hAnsi="Times New Roman"/>
          <w:sz w:val="28"/>
          <w:szCs w:val="28"/>
          <w:rPrChange w:id="12057" w:author="user pc" w:date="2022-03-15T10:14:00Z">
            <w:rPr>
              <w:rFonts w:eastAsia="宋体" w:hAnsi="Bell MT"/>
            </w:rPr>
          </w:rPrChange>
        </w:rPr>
        <w:t xml:space="preserve"> mol</w:t>
      </w:r>
      <w:r w:rsidRPr="AC372A2E">
        <w:rPr>
          <w:rFonts w:ascii="Times New Roman" w:cs="Times New Roman" w:eastAsia="宋体" w:hAnsi="Times New Roman"/>
          <w:sz w:val="28"/>
          <w:szCs w:val="28"/>
          <w:vertAlign w:val="superscript"/>
          <w:rPrChange w:id="12058" w:author="user pc" w:date="2022-03-15T10:14:00Z">
            <w:rPr>
              <w:rFonts w:eastAsia="宋体" w:hAnsi="Bell MT"/>
              <w:vertAlign w:val="superscript"/>
            </w:rPr>
          </w:rPrChange>
        </w:rPr>
        <w:t>−1</w:t>
      </w:r>
      <w:r w:rsidRPr="4F79AA3C">
        <w:rPr>
          <w:rFonts w:ascii="Times New Roman" w:cs="Times New Roman" w:eastAsia="宋体" w:hAnsi="Times New Roman"/>
          <w:sz w:val="28"/>
          <w:szCs w:val="28"/>
          <w:rPrChange w:id="12059" w:author="user pc" w:date="2022-03-15T10:14:00Z">
            <w:rPr>
              <w:rFonts w:eastAsia="宋体" w:hAnsi="Bell MT"/>
            </w:rPr>
          </w:rPrChange>
        </w:rPr>
        <w:t xml:space="preserve">) </w:t>
      </w:r>
      <w:r w:rsidRPr="29480F0F">
        <w:rPr>
          <w:rFonts w:ascii="Times New Roman" w:cs="Times New Roman" w:eastAsia="宋体" w:hAnsi="Times New Roman"/>
          <w:b/>
          <w:sz w:val="28"/>
          <w:szCs w:val="28"/>
          <w:rPrChange w:id="12060" w:author="user pc" w:date="2022-03-15T10:14:00Z">
            <w:rPr>
              <w:rFonts w:eastAsia="宋体" w:hAnsi="Bell MT"/>
              <w:b/>
            </w:rPr>
          </w:rPrChange>
        </w:rPr>
        <w:t>[Answer: 1430 Torr]</w:t>
      </w:r>
      <w:r w:rsidRPr="9197FA8B">
        <w:rPr>
          <w:rFonts w:ascii="Times New Roman" w:cs="Times New Roman" w:eastAsia="宋体" w:hAnsi="Times New Roman"/>
          <w:b/>
          <w:sz w:val="28"/>
          <w:szCs w:val="28"/>
          <w:rPrChange w:id="12061" w:author="user pc" w:date="2022-03-15T10:14:00Z">
            <w:rPr>
              <w:rFonts w:eastAsia="宋体" w:hAnsi="Bell MT"/>
              <w:b/>
            </w:rPr>
          </w:rPrChange>
        </w:rPr>
        <w:cr/>
      </w:r>
    </w:p>
    <w:p>
      <w:pPr>
        <w:pStyle w:val="style157"/>
        <w:rPr>
          <w:rFonts w:ascii="Times New Roman" w:cs="Times New Roman" w:eastAsia="宋体" w:hAnsi="Times New Roman"/>
          <w:b w:val="false"/>
          <w:sz w:val="28"/>
          <w:szCs w:val="28"/>
          <w:rPrChange w:id="12062" w:author="user pc" w:date="2022-03-15T10:14:00Z">
            <w:rPr>
              <w:rFonts w:ascii="Bell MT" w:eastAsia="宋体" w:hAnsi="Bell MT"/>
              <w:b/>
            </w:rPr>
          </w:rPrChange>
        </w:rPr>
      </w:pPr>
      <w:r>
        <w:rPr>
          <w:rFonts w:ascii="Times New Roman" w:cs="Times New Roman" w:eastAsia="宋体" w:hAnsi="Times New Roman"/>
          <w:sz w:val="28"/>
          <w:szCs w:val="28"/>
        </w:rPr>
        <w:t>15. A gas occupies a volume of 30.0 dm</w:t>
      </w:r>
      <w:r>
        <w:rPr>
          <w:rFonts w:ascii="Times New Roman" w:cs="Times New Roman" w:eastAsia="宋体" w:hAnsi="Times New Roman"/>
          <w:sz w:val="28"/>
          <w:szCs w:val="28"/>
          <w:vertAlign w:val="superscript"/>
        </w:rPr>
        <w:t>3</w:t>
      </w:r>
      <w:r>
        <w:rPr>
          <w:rFonts w:ascii="Times New Roman" w:cs="Times New Roman" w:eastAsia="宋体" w:hAnsi="Times New Roman"/>
          <w:sz w:val="28"/>
          <w:szCs w:val="28"/>
        </w:rPr>
        <w:t xml:space="preserve"> at s.t.p. What volume in dm</w:t>
      </w:r>
      <w:r>
        <w:rPr>
          <w:rFonts w:ascii="Times New Roman" w:cs="Times New Roman" w:eastAsia="宋体" w:hAnsi="Times New Roman"/>
          <w:sz w:val="28"/>
          <w:szCs w:val="28"/>
          <w:vertAlign w:val="superscript"/>
        </w:rPr>
        <w:t>3</w:t>
      </w:r>
      <w:r>
        <w:rPr>
          <w:rFonts w:ascii="Times New Roman" w:cs="Times New Roman" w:eastAsia="宋体" w:hAnsi="Times New Roman"/>
          <w:sz w:val="28"/>
          <w:szCs w:val="28"/>
        </w:rPr>
        <w:t xml:space="preserve"> would it occupy at 91</w:t>
      </w:r>
      <m:oMath>
        <m:r>
          <w:rPr>
            <w:rFonts w:ascii="Cambria Math" w:cs="Times New Roman" w:eastAsia="宋体" w:hAnsi="Cambria Math"/>
            <w:sz w:val="28"/>
            <w:szCs w:val="28"/>
          </w:rPr>
          <m:t>℃</m:t>
        </m:r>
      </m:oMath>
      <w:r>
        <w:rPr>
          <w:rFonts w:ascii="Times New Roman" w:cs="Times New Roman" w:eastAsia="宋体" w:hAnsi="Times New Roman"/>
          <w:sz w:val="28"/>
          <w:szCs w:val="28"/>
        </w:rPr>
        <w:t xml:space="preserve"> and 380 mmHg?  Ans. = 80 dm</w:t>
      </w:r>
      <w:r>
        <w:rPr>
          <w:rFonts w:ascii="Times New Roman" w:cs="Times New Roman" w:eastAsia="宋体" w:hAnsi="Times New Roman"/>
          <w:sz w:val="28"/>
          <w:szCs w:val="28"/>
          <w:vertAlign w:val="superscript"/>
        </w:rPr>
        <w:t>3</w:t>
      </w:r>
    </w:p>
    <w:p>
      <w:pPr>
        <w:pStyle w:val="style157"/>
        <w:rPr>
          <w:rFonts w:ascii="Times New Roman" w:cs="Times New Roman" w:eastAsia="宋体" w:hAnsi="Times New Roman"/>
          <w:b/>
          <w:sz w:val="28"/>
          <w:szCs w:val="28"/>
          <w:rPrChange w:id="12063"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2064"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2065"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2066" w:author="user pc" w:date="2022-03-15T10:14:00Z">
            <w:rPr>
              <w:rFonts w:ascii="Bell MT" w:eastAsia="宋体" w:hAnsi="Bell MT"/>
              <w:b/>
            </w:rPr>
          </w:rPrChange>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Change w:id="12067"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2068" w:author="user pc" w:date="2022-03-15T10:14:00Z">
            <w:rPr>
              <w:rFonts w:ascii="Bell MT" w:eastAsia="宋体" w:hAnsi="Bell MT"/>
              <w:b/>
            </w:rPr>
          </w:rPrChange>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color w:val="ff0000"/>
          <w:sz w:val="28"/>
          <w:szCs w:val="28"/>
          <w:highlight w:val="lightGray"/>
          <w:rPrChange w:id="12069" w:author="user pc" w:date="2022-03-15T10:14:00Z">
            <w:rPr>
              <w:rFonts w:eastAsia="宋体" w:hAnsi="Bell MT"/>
              <w:b/>
            </w:rPr>
          </w:rPrChange>
        </w:rPr>
      </w:pPr>
      <w:r w:rsidRPr="6CC8A2F3">
        <w:rPr>
          <w:rFonts w:ascii="Times New Roman" w:cs="Times New Roman" w:eastAsia="宋体" w:hAnsi="Times New Roman"/>
          <w:b/>
          <w:color w:val="ff0000"/>
          <w:sz w:val="28"/>
          <w:szCs w:val="28"/>
          <w:highlight w:val="lightGray"/>
          <w:rPrChange w:id="12070" w:author="user pc" w:date="2022-03-15T10:14:00Z">
            <w:rPr>
              <w:rFonts w:eastAsia="宋体" w:hAnsi="Bell MT"/>
              <w:b/>
            </w:rPr>
          </w:rPrChange>
        </w:rPr>
        <w:t>CHAPTER 8: SOLUBILITY AND pH OF SOLUTIONS</w:t>
      </w:r>
    </w:p>
    <w:p>
      <w:pPr>
        <w:pStyle w:val="style0"/>
        <w:rPr>
          <w:rFonts w:ascii="Times New Roman" w:cs="Times New Roman" w:hAnsi="Times New Roman"/>
          <w:b/>
          <w:color w:val="ff0000"/>
          <w:sz w:val="28"/>
          <w:szCs w:val="28"/>
          <w:highlight w:val="lightGray"/>
        </w:rPr>
      </w:pPr>
    </w:p>
    <w:p>
      <w:pPr>
        <w:pStyle w:val="style0"/>
        <w:rPr>
          <w:rFonts w:ascii="Times New Roman" w:cs="Times New Roman" w:hAnsi="Times New Roman"/>
          <w:b/>
          <w:color w:val="ff0000"/>
          <w:sz w:val="28"/>
          <w:szCs w:val="28"/>
        </w:rPr>
      </w:pPr>
      <w:r w:rsidRPr="12DA1864">
        <w:rPr>
          <w:rFonts w:ascii="Times New Roman" w:cs="Times New Roman"/>
          <w:b/>
          <w:color w:val="ff0000"/>
          <w:sz w:val="28"/>
          <w:szCs w:val="28"/>
          <w:highlight w:val="lightGray"/>
          <w:rPrChange w:id="12071" w:author="user pc" w:date="2022-03-15T10:14:00Z">
            <w:rPr>
              <w:b/>
              <w:color w:val="800000"/>
            </w:rPr>
          </w:rPrChange>
        </w:rPr>
        <w:t>SOLUBILITY</w:t>
      </w:r>
    </w:p>
    <w:p>
      <w:pPr>
        <w:pStyle w:val="style0"/>
        <w:rPr>
          <w:rFonts w:ascii="Times New Roman" w:cs="Times New Roman"/>
          <w:color w:val="ff0000"/>
          <w:sz w:val="28"/>
          <w:szCs w:val="28"/>
          <w:rPrChange w:id="12072" w:author="user pc" w:date="2022-03-15T10:14:00Z">
            <w:rPr/>
          </w:rPrChange>
        </w:rPr>
      </w:pPr>
    </w:p>
    <w:p>
      <w:pPr>
        <w:pStyle w:val="style0"/>
        <w:rPr>
          <w:rFonts w:ascii="Times New Roman" w:cs="Times New Roman"/>
          <w:sz w:val="28"/>
          <w:szCs w:val="28"/>
          <w:rPrChange w:id="12073" w:author="user pc" w:date="2022-03-15T10:14:00Z">
            <w:rPr/>
          </w:rPrChange>
        </w:rPr>
      </w:pPr>
      <w:r w:rsidRPr="CB78FADA">
        <w:rPr>
          <w:rFonts w:ascii="Times New Roman" w:cs="Times New Roman"/>
          <w:b/>
          <w:color w:val="6600cc"/>
          <w:sz w:val="28"/>
          <w:szCs w:val="28"/>
          <w:rPrChange w:id="12074" w:author="user pc" w:date="2022-03-15T10:14:00Z">
            <w:rPr>
              <w:b/>
              <w:color w:val="6600cc"/>
            </w:rPr>
          </w:rPrChange>
        </w:rPr>
        <w:t>Solubility</w:t>
      </w:r>
      <w:r>
        <w:rPr>
          <w:rFonts w:ascii="Times New Roman" w:cs="Times New Roman" w:hAnsi="Times New Roman"/>
          <w:b/>
          <w:color w:val="6600cc"/>
          <w:sz w:val="28"/>
          <w:szCs w:val="28"/>
        </w:rPr>
        <w:t xml:space="preserve"> </w:t>
      </w:r>
      <w:r w:rsidRPr="8CE69A02">
        <w:rPr>
          <w:rFonts w:ascii="Times New Roman" w:cs="Times New Roman"/>
          <w:b/>
          <w:color w:val="6600cc"/>
          <w:sz w:val="28"/>
          <w:szCs w:val="28"/>
          <w:rPrChange w:id="12075" w:author="user pc" w:date="2022-03-15T10:14:00Z">
            <w:rPr>
              <w:b/>
              <w:color w:val="6600cc"/>
            </w:rPr>
          </w:rPrChange>
        </w:rPr>
        <w:t>is</w:t>
      </w:r>
      <w:r>
        <w:rPr>
          <w:rFonts w:ascii="Times New Roman" w:cs="Times New Roman" w:hAnsi="Times New Roman"/>
          <w:b/>
          <w:color w:val="6600cc"/>
          <w:sz w:val="28"/>
          <w:szCs w:val="28"/>
        </w:rPr>
        <w:t xml:space="preserve"> </w:t>
      </w:r>
      <w:r w:rsidRPr="2D79AD00">
        <w:rPr>
          <w:rFonts w:ascii="Times New Roman" w:cs="Times New Roman"/>
          <w:b/>
          <w:color w:val="6600cc"/>
          <w:sz w:val="28"/>
          <w:szCs w:val="28"/>
          <w:rPrChange w:id="12076" w:author="user pc" w:date="2022-03-15T10:14:00Z">
            <w:rPr>
              <w:b/>
              <w:color w:val="6600cc"/>
            </w:rPr>
          </w:rPrChange>
        </w:rPr>
        <w:t>the</w:t>
      </w:r>
      <w:r>
        <w:rPr>
          <w:rFonts w:ascii="Times New Roman" w:cs="Times New Roman" w:hAnsi="Times New Roman"/>
          <w:b/>
          <w:color w:val="6600cc"/>
          <w:sz w:val="28"/>
          <w:szCs w:val="28"/>
        </w:rPr>
        <w:t xml:space="preserve"> </w:t>
      </w:r>
      <w:r w:rsidRPr="8728AEF6">
        <w:rPr>
          <w:rFonts w:ascii="Times New Roman" w:cs="Times New Roman"/>
          <w:b/>
          <w:color w:val="6600cc"/>
          <w:sz w:val="28"/>
          <w:szCs w:val="28"/>
          <w:rPrChange w:id="12077" w:author="user pc" w:date="2022-03-15T10:14:00Z">
            <w:rPr>
              <w:b/>
              <w:color w:val="6600cc"/>
            </w:rPr>
          </w:rPrChange>
        </w:rPr>
        <w:t>maximum</w:t>
      </w:r>
      <w:r>
        <w:rPr>
          <w:rFonts w:ascii="Times New Roman" w:cs="Times New Roman" w:hAnsi="Times New Roman"/>
          <w:b/>
          <w:color w:val="6600cc"/>
          <w:sz w:val="28"/>
          <w:szCs w:val="28"/>
        </w:rPr>
        <w:t xml:space="preserve"> </w:t>
      </w:r>
      <w:r w:rsidRPr="BFC4391E">
        <w:rPr>
          <w:rFonts w:ascii="Times New Roman" w:cs="Times New Roman"/>
          <w:b/>
          <w:color w:val="6600cc"/>
          <w:sz w:val="28"/>
          <w:szCs w:val="28"/>
          <w:rPrChange w:id="12078" w:author="user pc" w:date="2022-03-15T10:14:00Z">
            <w:rPr>
              <w:b/>
              <w:color w:val="6600cc"/>
            </w:rPr>
          </w:rPrChange>
        </w:rPr>
        <w:t>amount</w:t>
      </w:r>
      <w:r>
        <w:rPr>
          <w:rFonts w:ascii="Times New Roman" w:cs="Times New Roman" w:hAnsi="Times New Roman"/>
          <w:b/>
          <w:color w:val="6600cc"/>
          <w:sz w:val="28"/>
          <w:szCs w:val="28"/>
        </w:rPr>
        <w:t xml:space="preserve"> </w:t>
      </w:r>
      <w:r w:rsidRPr="DE2A5CDE">
        <w:rPr>
          <w:rFonts w:ascii="Times New Roman" w:cs="Times New Roman"/>
          <w:b/>
          <w:color w:val="6600cc"/>
          <w:sz w:val="28"/>
          <w:szCs w:val="28"/>
          <w:rPrChange w:id="12079" w:author="user pc" w:date="2022-03-15T10:14:00Z">
            <w:rPr>
              <w:b/>
              <w:color w:val="6600cc"/>
            </w:rPr>
          </w:rPrChange>
        </w:rPr>
        <w:t>of</w:t>
      </w:r>
      <w:r>
        <w:rPr>
          <w:rFonts w:ascii="Times New Roman" w:cs="Times New Roman" w:hAnsi="Times New Roman"/>
          <w:b/>
          <w:color w:val="6600cc"/>
          <w:sz w:val="28"/>
          <w:szCs w:val="28"/>
        </w:rPr>
        <w:t xml:space="preserve"> </w:t>
      </w:r>
      <w:r w:rsidRPr="CFA572C0">
        <w:rPr>
          <w:rFonts w:ascii="Times New Roman" w:cs="Times New Roman"/>
          <w:b/>
          <w:color w:val="6600cc"/>
          <w:sz w:val="28"/>
          <w:szCs w:val="28"/>
          <w:rPrChange w:id="12080" w:author="user pc" w:date="2022-03-15T10:14:00Z">
            <w:rPr>
              <w:b/>
              <w:color w:val="6600cc"/>
            </w:rPr>
          </w:rPrChange>
        </w:rPr>
        <w:t>solute</w:t>
      </w:r>
      <w:r>
        <w:rPr>
          <w:rFonts w:ascii="Times New Roman" w:cs="Times New Roman" w:hAnsi="Times New Roman"/>
          <w:b/>
          <w:color w:val="6600cc"/>
          <w:sz w:val="28"/>
          <w:szCs w:val="28"/>
        </w:rPr>
        <w:t xml:space="preserve"> </w:t>
      </w:r>
      <w:r w:rsidRPr="6BE729C6">
        <w:rPr>
          <w:rFonts w:ascii="Times New Roman" w:cs="Times New Roman"/>
          <w:b/>
          <w:color w:val="6600cc"/>
          <w:sz w:val="28"/>
          <w:szCs w:val="28"/>
          <w:rPrChange w:id="12081" w:author="user pc" w:date="2022-03-15T10:14:00Z">
            <w:rPr>
              <w:b/>
              <w:color w:val="6600cc"/>
            </w:rPr>
          </w:rPrChange>
        </w:rPr>
        <w:t>that</w:t>
      </w:r>
      <w:r>
        <w:rPr>
          <w:rFonts w:ascii="Times New Roman" w:cs="Times New Roman" w:hAnsi="Times New Roman"/>
          <w:b/>
          <w:color w:val="6600cc"/>
          <w:sz w:val="28"/>
          <w:szCs w:val="28"/>
        </w:rPr>
        <w:t xml:space="preserve"> </w:t>
      </w:r>
      <w:r w:rsidRPr="593C81DD">
        <w:rPr>
          <w:rFonts w:ascii="Times New Roman" w:cs="Times New Roman"/>
          <w:b/>
          <w:color w:val="6600cc"/>
          <w:sz w:val="28"/>
          <w:szCs w:val="28"/>
          <w:rPrChange w:id="12082" w:author="user pc" w:date="2022-03-15T10:14:00Z">
            <w:rPr>
              <w:b/>
              <w:color w:val="6600cc"/>
            </w:rPr>
          </w:rPrChange>
        </w:rPr>
        <w:t>would</w:t>
      </w:r>
      <w:r>
        <w:rPr>
          <w:rFonts w:ascii="Times New Roman" w:cs="Times New Roman" w:hAnsi="Times New Roman"/>
          <w:b/>
          <w:color w:val="6600cc"/>
          <w:sz w:val="28"/>
          <w:szCs w:val="28"/>
        </w:rPr>
        <w:t xml:space="preserve"> dissolve or </w:t>
      </w:r>
      <w:r w:rsidRPr="F443BC87">
        <w:rPr>
          <w:rFonts w:ascii="Times New Roman" w:cs="Times New Roman"/>
          <w:b/>
          <w:color w:val="6600cc"/>
          <w:sz w:val="28"/>
          <w:szCs w:val="28"/>
          <w:rPrChange w:id="12083" w:author="user pc" w:date="2022-03-15T10:14:00Z">
            <w:rPr>
              <w:b/>
              <w:color w:val="6600cc"/>
            </w:rPr>
          </w:rPrChange>
        </w:rPr>
        <w:t>be</w:t>
      </w:r>
      <w:r>
        <w:rPr>
          <w:rFonts w:ascii="Times New Roman" w:cs="Times New Roman" w:hAnsi="Times New Roman"/>
          <w:b/>
          <w:color w:val="6600cc"/>
          <w:sz w:val="28"/>
          <w:szCs w:val="28"/>
        </w:rPr>
        <w:t xml:space="preserve"> </w:t>
      </w:r>
      <w:r w:rsidRPr="B9BAEC19">
        <w:rPr>
          <w:rFonts w:ascii="Times New Roman" w:cs="Times New Roman"/>
          <w:b/>
          <w:color w:val="6600cc"/>
          <w:sz w:val="28"/>
          <w:szCs w:val="28"/>
          <w:rPrChange w:id="12084" w:author="user pc" w:date="2022-03-15T10:14:00Z">
            <w:rPr>
              <w:b/>
              <w:color w:val="6600cc"/>
            </w:rPr>
          </w:rPrChange>
        </w:rPr>
        <w:t>contained</w:t>
      </w:r>
      <w:r>
        <w:rPr>
          <w:rFonts w:ascii="Times New Roman" w:cs="Times New Roman" w:hAnsi="Times New Roman"/>
          <w:b/>
          <w:color w:val="6600cc"/>
          <w:sz w:val="28"/>
          <w:szCs w:val="28"/>
        </w:rPr>
        <w:t xml:space="preserve"> </w:t>
      </w:r>
      <w:r w:rsidRPr="A82EA9C2">
        <w:rPr>
          <w:rFonts w:ascii="Times New Roman" w:cs="Times New Roman"/>
          <w:b/>
          <w:color w:val="6600cc"/>
          <w:sz w:val="28"/>
          <w:szCs w:val="28"/>
          <w:rPrChange w:id="12085" w:author="user pc" w:date="2022-03-15T10:14:00Z">
            <w:rPr>
              <w:b/>
              <w:color w:val="6600cc"/>
            </w:rPr>
          </w:rPrChange>
        </w:rPr>
        <w:t>in</w:t>
      </w:r>
      <w:r>
        <w:rPr>
          <w:rFonts w:ascii="Times New Roman" w:cs="Times New Roman" w:hAnsi="Times New Roman"/>
          <w:b/>
          <w:color w:val="6600cc"/>
          <w:sz w:val="28"/>
          <w:szCs w:val="28"/>
        </w:rPr>
        <w:t xml:space="preserve"> </w:t>
      </w:r>
      <w:r w:rsidRPr="17A0C745">
        <w:rPr>
          <w:rFonts w:ascii="Times New Roman" w:cs="Times New Roman"/>
          <w:b/>
          <w:color w:val="6600cc"/>
          <w:sz w:val="28"/>
          <w:szCs w:val="28"/>
          <w:rPrChange w:id="12086" w:author="user pc" w:date="2022-03-15T10:14:00Z">
            <w:rPr>
              <w:b/>
              <w:color w:val="6600cc"/>
            </w:rPr>
          </w:rPrChange>
        </w:rPr>
        <w:t>1</w:t>
      </w:r>
      <w:r>
        <w:rPr>
          <w:rFonts w:ascii="Times New Roman" w:cs="Times New Roman" w:hAnsi="Times New Roman"/>
          <w:b/>
          <w:color w:val="6600cc"/>
          <w:sz w:val="28"/>
          <w:szCs w:val="28"/>
        </w:rPr>
        <w:t xml:space="preserve">.0 </w:t>
      </w:r>
      <w:r w:rsidRPr="0F826AF6">
        <w:rPr>
          <w:rFonts w:ascii="Times New Roman" w:cs="Times New Roman"/>
          <w:b/>
          <w:color w:val="6600cc"/>
          <w:sz w:val="28"/>
          <w:szCs w:val="28"/>
          <w:rPrChange w:id="12087" w:author="user pc" w:date="2022-03-15T10:14:00Z">
            <w:rPr>
              <w:b/>
              <w:color w:val="6600cc"/>
            </w:rPr>
          </w:rPrChange>
        </w:rPr>
        <w:t>dm</w:t>
      </w:r>
      <w:r w:rsidRPr="1862B4DE">
        <w:rPr>
          <w:rFonts w:ascii="Times New Roman" w:cs="Times New Roman"/>
          <w:b/>
          <w:color w:val="6600cc"/>
          <w:sz w:val="28"/>
          <w:szCs w:val="28"/>
          <w:vertAlign w:val="superscript"/>
          <w:rPrChange w:id="12088" w:author="user pc" w:date="2022-03-15T10:14:00Z">
            <w:rPr>
              <w:b/>
              <w:color w:val="6600cc"/>
            </w:rPr>
          </w:rPrChange>
        </w:rPr>
        <w:t>3</w:t>
      </w:r>
      <w:r>
        <w:rPr>
          <w:rFonts w:ascii="Times New Roman" w:cs="Times New Roman" w:hAnsi="Times New Roman"/>
          <w:b/>
          <w:color w:val="6600cc"/>
          <w:sz w:val="28"/>
          <w:szCs w:val="28"/>
        </w:rPr>
        <w:t xml:space="preserve"> </w:t>
      </w:r>
      <w:r w:rsidRPr="2FA66A29">
        <w:rPr>
          <w:rFonts w:ascii="Times New Roman" w:cs="Times New Roman"/>
          <w:b/>
          <w:color w:val="6600cc"/>
          <w:sz w:val="28"/>
          <w:szCs w:val="28"/>
          <w:rPrChange w:id="12089" w:author="user pc" w:date="2022-03-15T10:14:00Z">
            <w:rPr>
              <w:b/>
              <w:color w:val="6600cc"/>
            </w:rPr>
          </w:rPrChange>
        </w:rPr>
        <w:t>of</w:t>
      </w:r>
      <w:r>
        <w:rPr>
          <w:rFonts w:ascii="Times New Roman" w:cs="Times New Roman" w:hAnsi="Times New Roman"/>
          <w:b/>
          <w:color w:val="6600cc"/>
          <w:sz w:val="28"/>
          <w:szCs w:val="28"/>
        </w:rPr>
        <w:t xml:space="preserve"> </w:t>
      </w:r>
      <w:r w:rsidRPr="46ACB258">
        <w:rPr>
          <w:rFonts w:ascii="Times New Roman" w:cs="Times New Roman"/>
          <w:b/>
          <w:color w:val="6600cc"/>
          <w:sz w:val="28"/>
          <w:szCs w:val="28"/>
          <w:rPrChange w:id="12090" w:author="user pc" w:date="2022-03-15T10:14:00Z">
            <w:rPr>
              <w:b/>
              <w:color w:val="6600cc"/>
            </w:rPr>
          </w:rPrChange>
        </w:rPr>
        <w:t>solution</w:t>
      </w:r>
      <w:r>
        <w:rPr>
          <w:rFonts w:ascii="Times New Roman" w:cs="Times New Roman" w:hAnsi="Times New Roman"/>
          <w:b/>
          <w:color w:val="6600cc"/>
          <w:sz w:val="28"/>
          <w:szCs w:val="28"/>
        </w:rPr>
        <w:t xml:space="preserve"> </w:t>
      </w:r>
      <w:r w:rsidRPr="323DA402">
        <w:rPr>
          <w:rFonts w:ascii="Times New Roman" w:cs="Times New Roman"/>
          <w:b/>
          <w:color w:val="6600cc"/>
          <w:sz w:val="28"/>
          <w:szCs w:val="28"/>
          <w:rPrChange w:id="12091" w:author="user pc" w:date="2022-03-15T10:14:00Z">
            <w:rPr>
              <w:b/>
              <w:color w:val="6600cc"/>
            </w:rPr>
          </w:rPrChange>
        </w:rPr>
        <w:t>at</w:t>
      </w:r>
      <w:r>
        <w:rPr>
          <w:rFonts w:ascii="Times New Roman" w:cs="Times New Roman" w:hAnsi="Times New Roman"/>
          <w:b/>
          <w:color w:val="6600cc"/>
          <w:sz w:val="28"/>
          <w:szCs w:val="28"/>
        </w:rPr>
        <w:t xml:space="preserve"> </w:t>
      </w:r>
      <w:r w:rsidRPr="6EA8B071">
        <w:rPr>
          <w:rFonts w:ascii="Times New Roman" w:cs="Times New Roman"/>
          <w:b/>
          <w:color w:val="6600cc"/>
          <w:sz w:val="28"/>
          <w:szCs w:val="28"/>
          <w:rPrChange w:id="12092" w:author="user pc" w:date="2022-03-15T10:14:00Z">
            <w:rPr>
              <w:b/>
              <w:color w:val="6600cc"/>
            </w:rPr>
          </w:rPrChange>
        </w:rPr>
        <w:t>a</w:t>
      </w:r>
      <w:r>
        <w:rPr>
          <w:rFonts w:ascii="Times New Roman" w:cs="Times New Roman" w:hAnsi="Times New Roman"/>
          <w:b/>
          <w:color w:val="6600cc"/>
          <w:sz w:val="28"/>
          <w:szCs w:val="28"/>
        </w:rPr>
        <w:t xml:space="preserve"> </w:t>
      </w:r>
      <w:r w:rsidRPr="8327EB49">
        <w:rPr>
          <w:rFonts w:ascii="Times New Roman" w:cs="Times New Roman"/>
          <w:b/>
          <w:color w:val="6600cc"/>
          <w:sz w:val="28"/>
          <w:szCs w:val="28"/>
          <w:rPrChange w:id="12093" w:author="user pc" w:date="2022-03-15T10:14:00Z">
            <w:rPr>
              <w:b/>
              <w:color w:val="6600cc"/>
            </w:rPr>
          </w:rPrChange>
        </w:rPr>
        <w:t>given</w:t>
      </w:r>
      <w:r>
        <w:rPr>
          <w:rFonts w:ascii="Times New Roman" w:cs="Times New Roman" w:hAnsi="Times New Roman"/>
          <w:b/>
          <w:color w:val="6600cc"/>
          <w:sz w:val="28"/>
          <w:szCs w:val="28"/>
        </w:rPr>
        <w:t xml:space="preserve"> </w:t>
      </w:r>
      <w:r w:rsidRPr="5BF7D3EE">
        <w:rPr>
          <w:rFonts w:ascii="Times New Roman" w:cs="Times New Roman"/>
          <w:b/>
          <w:color w:val="6600cc"/>
          <w:sz w:val="28"/>
          <w:szCs w:val="28"/>
          <w:rPrChange w:id="12094" w:author="user pc" w:date="2022-03-15T10:14:00Z">
            <w:rPr>
              <w:b/>
              <w:color w:val="6600cc"/>
            </w:rPr>
          </w:rPrChange>
        </w:rPr>
        <w:t>temperature.</w:t>
      </w:r>
    </w:p>
    <w:p>
      <w:pPr>
        <w:pStyle w:val="style0"/>
        <w:rPr>
          <w:rFonts w:ascii="Times New Roman" w:cs="Times New Roman"/>
          <w:sz w:val="28"/>
          <w:szCs w:val="28"/>
          <w:rPrChange w:id="12095" w:author="user pc" w:date="2022-03-15T10:14:00Z">
            <w:rPr/>
          </w:rPrChange>
        </w:rPr>
      </w:pPr>
      <w:r w:rsidRPr="FFF14C65">
        <w:rPr>
          <w:rFonts w:ascii="Times New Roman" w:cs="Times New Roman"/>
          <w:sz w:val="28"/>
          <w:szCs w:val="28"/>
          <w:rPrChange w:id="12096" w:author="user pc" w:date="2022-03-15T10:14:00Z">
            <w:rPr/>
          </w:rPrChange>
        </w:rPr>
        <w:t>Solubility</w:t>
      </w:r>
      <w:r>
        <w:rPr>
          <w:rFonts w:ascii="Times New Roman" w:cs="Times New Roman" w:hAnsi="Times New Roman"/>
          <w:sz w:val="28"/>
          <w:szCs w:val="28"/>
        </w:rPr>
        <w:t xml:space="preserve"> </w:t>
      </w:r>
      <w:r w:rsidRPr="CF3BAA58">
        <w:rPr>
          <w:rFonts w:ascii="Times New Roman" w:cs="Times New Roman"/>
          <w:sz w:val="28"/>
          <w:szCs w:val="28"/>
          <w:rPrChange w:id="12097" w:author="user pc" w:date="2022-03-15T10:14:00Z">
            <w:rPr/>
          </w:rPrChange>
        </w:rPr>
        <w:t>is</w:t>
      </w:r>
      <w:r>
        <w:rPr>
          <w:rFonts w:ascii="Times New Roman" w:cs="Times New Roman" w:hAnsi="Times New Roman"/>
          <w:sz w:val="28"/>
          <w:szCs w:val="28"/>
        </w:rPr>
        <w:t xml:space="preserve"> </w:t>
      </w:r>
      <w:r w:rsidRPr="4EA86200">
        <w:rPr>
          <w:rFonts w:ascii="Times New Roman" w:cs="Times New Roman"/>
          <w:sz w:val="28"/>
          <w:szCs w:val="28"/>
          <w:rPrChange w:id="12098" w:author="user pc" w:date="2022-03-15T10:14:00Z">
            <w:rPr/>
          </w:rPrChange>
        </w:rPr>
        <w:t>measured</w:t>
      </w:r>
      <w:r>
        <w:rPr>
          <w:rFonts w:ascii="Times New Roman" w:cs="Times New Roman" w:hAnsi="Times New Roman"/>
          <w:sz w:val="28"/>
          <w:szCs w:val="28"/>
        </w:rPr>
        <w:t xml:space="preserve"> </w:t>
      </w:r>
      <w:r w:rsidRPr="7E49562D">
        <w:rPr>
          <w:rFonts w:ascii="Times New Roman" w:cs="Times New Roman"/>
          <w:sz w:val="28"/>
          <w:szCs w:val="28"/>
          <w:rPrChange w:id="12099" w:author="user pc" w:date="2022-03-15T10:14:00Z">
            <w:rPr/>
          </w:rPrChange>
        </w:rPr>
        <w:t>either</w:t>
      </w:r>
      <w:r>
        <w:rPr>
          <w:rFonts w:ascii="Times New Roman" w:cs="Times New Roman" w:hAnsi="Times New Roman"/>
          <w:sz w:val="28"/>
          <w:szCs w:val="28"/>
        </w:rPr>
        <w:t xml:space="preserve"> </w:t>
      </w:r>
      <w:r w:rsidRPr="8D2DC964">
        <w:rPr>
          <w:rFonts w:ascii="Times New Roman" w:cs="Times New Roman"/>
          <w:sz w:val="28"/>
          <w:szCs w:val="28"/>
          <w:rPrChange w:id="12100" w:author="user pc" w:date="2022-03-15T10:14:00Z">
            <w:rPr/>
          </w:rPrChange>
        </w:rPr>
        <w:t>in</w:t>
      </w:r>
      <w:r>
        <w:rPr>
          <w:rFonts w:ascii="Times New Roman" w:cs="Times New Roman" w:hAnsi="Times New Roman"/>
          <w:sz w:val="28"/>
          <w:szCs w:val="28"/>
        </w:rPr>
        <w:t xml:space="preserve"> </w:t>
      </w:r>
      <w:r w:rsidRPr="5F090284">
        <w:rPr>
          <w:rFonts w:ascii="Times New Roman" w:cs="Times New Roman"/>
          <w:sz w:val="28"/>
          <w:szCs w:val="28"/>
          <w:rPrChange w:id="12101" w:author="user pc" w:date="2022-03-15T10:14:00Z">
            <w:rPr/>
          </w:rPrChange>
        </w:rPr>
        <w:t>grams</w:t>
      </w:r>
      <w:r>
        <w:rPr>
          <w:rFonts w:ascii="Times New Roman" w:cs="Times New Roman" w:hAnsi="Times New Roman"/>
          <w:sz w:val="28"/>
          <w:szCs w:val="28"/>
        </w:rPr>
        <w:t xml:space="preserve"> </w:t>
      </w:r>
      <w:r w:rsidRPr="E23E0523">
        <w:rPr>
          <w:rFonts w:ascii="Times New Roman" w:cs="Times New Roman"/>
          <w:sz w:val="28"/>
          <w:szCs w:val="28"/>
          <w:rPrChange w:id="12102" w:author="user pc" w:date="2022-03-15T10:14:00Z">
            <w:rPr/>
          </w:rPrChange>
        </w:rPr>
        <w:t>per</w:t>
      </w:r>
      <w:r>
        <w:rPr>
          <w:rFonts w:ascii="Times New Roman" w:cs="Times New Roman" w:hAnsi="Times New Roman"/>
          <w:sz w:val="28"/>
          <w:szCs w:val="28"/>
        </w:rPr>
        <w:t xml:space="preserve"> </w:t>
      </w:r>
      <w:r w:rsidRPr="4D646CEB">
        <w:rPr>
          <w:rFonts w:ascii="Times New Roman" w:cs="Times New Roman"/>
          <w:sz w:val="28"/>
          <w:szCs w:val="28"/>
          <w:rPrChange w:id="12103" w:author="user pc" w:date="2022-03-15T10:14:00Z">
            <w:rPr/>
          </w:rPrChange>
        </w:rPr>
        <w:t>100g</w:t>
      </w:r>
      <w:r>
        <w:rPr>
          <w:rFonts w:ascii="Times New Roman" w:cs="Times New Roman" w:hAnsi="Times New Roman"/>
          <w:sz w:val="28"/>
          <w:szCs w:val="28"/>
        </w:rPr>
        <w:t xml:space="preserve"> </w:t>
      </w:r>
      <w:r w:rsidRPr="CF91AE53">
        <w:rPr>
          <w:rFonts w:ascii="Times New Roman" w:cs="Times New Roman"/>
          <w:sz w:val="28"/>
          <w:szCs w:val="28"/>
          <w:rPrChange w:id="12104" w:author="user pc" w:date="2022-03-15T10:14:00Z">
            <w:rPr/>
          </w:rPrChange>
        </w:rPr>
        <w:t>of</w:t>
      </w:r>
      <w:r>
        <w:rPr>
          <w:rFonts w:ascii="Times New Roman" w:cs="Times New Roman" w:hAnsi="Times New Roman"/>
          <w:sz w:val="28"/>
          <w:szCs w:val="28"/>
        </w:rPr>
        <w:t xml:space="preserve"> solvent (</w:t>
      </w:r>
      <w:r w:rsidRPr="3E3A8B48">
        <w:rPr>
          <w:rFonts w:ascii="Times New Roman" w:cs="Times New Roman"/>
          <w:sz w:val="28"/>
          <w:szCs w:val="28"/>
          <w:rPrChange w:id="12105" w:author="user pc" w:date="2022-03-15T10:14:00Z">
            <w:rPr/>
          </w:rPrChange>
        </w:rPr>
        <w:t>g/100g</w:t>
      </w:r>
      <w:r>
        <w:rPr>
          <w:rFonts w:ascii="Times New Roman" w:cs="Times New Roman" w:hAnsi="Times New Roman"/>
          <w:sz w:val="28"/>
          <w:szCs w:val="28"/>
        </w:rPr>
        <w:t xml:space="preserve">) </w:t>
      </w:r>
      <w:r w:rsidRPr="8EFD7A51">
        <w:rPr>
          <w:rFonts w:ascii="Times New Roman" w:cs="Times New Roman"/>
          <w:sz w:val="28"/>
          <w:szCs w:val="28"/>
          <w:rPrChange w:id="12106" w:author="user pc" w:date="2022-03-15T10:14:00Z">
            <w:rPr/>
          </w:rPrChange>
        </w:rPr>
        <w:t>or</w:t>
      </w:r>
      <w:r>
        <w:rPr>
          <w:rFonts w:ascii="Times New Roman" w:cs="Times New Roman" w:hAnsi="Times New Roman"/>
          <w:sz w:val="28"/>
          <w:szCs w:val="28"/>
        </w:rPr>
        <w:t xml:space="preserve"> </w:t>
      </w:r>
      <w:r w:rsidRPr="2C195B32">
        <w:rPr>
          <w:rFonts w:ascii="Times New Roman" w:cs="Times New Roman"/>
          <w:sz w:val="28"/>
          <w:szCs w:val="28"/>
          <w:rPrChange w:id="12107" w:author="user pc" w:date="2022-03-15T10:14:00Z">
            <w:rPr/>
          </w:rPrChange>
        </w:rPr>
        <w:t>number</w:t>
      </w:r>
      <w:r>
        <w:rPr>
          <w:rFonts w:ascii="Times New Roman" w:cs="Times New Roman" w:hAnsi="Times New Roman"/>
          <w:sz w:val="28"/>
          <w:szCs w:val="28"/>
        </w:rPr>
        <w:t xml:space="preserve"> </w:t>
      </w:r>
      <w:r w:rsidRPr="7A89C9B3">
        <w:rPr>
          <w:rFonts w:ascii="Times New Roman" w:cs="Times New Roman"/>
          <w:sz w:val="28"/>
          <w:szCs w:val="28"/>
          <w:rPrChange w:id="12108" w:author="user pc" w:date="2022-03-15T10:14:00Z">
            <w:rPr/>
          </w:rPrChange>
        </w:rPr>
        <w:t>of</w:t>
      </w:r>
      <w:r>
        <w:rPr>
          <w:rFonts w:ascii="Times New Roman" w:cs="Times New Roman" w:hAnsi="Times New Roman"/>
          <w:sz w:val="28"/>
          <w:szCs w:val="28"/>
        </w:rPr>
        <w:t xml:space="preserve"> </w:t>
      </w:r>
      <w:r w:rsidRPr="FA998800">
        <w:rPr>
          <w:rFonts w:ascii="Times New Roman" w:cs="Times New Roman"/>
          <w:sz w:val="28"/>
          <w:szCs w:val="28"/>
          <w:rPrChange w:id="12109" w:author="user pc" w:date="2022-03-15T10:14:00Z">
            <w:rPr/>
          </w:rPrChange>
        </w:rPr>
        <w:t>moles</w:t>
      </w:r>
      <w:r>
        <w:rPr>
          <w:rFonts w:ascii="Times New Roman" w:cs="Times New Roman" w:hAnsi="Times New Roman"/>
          <w:sz w:val="28"/>
          <w:szCs w:val="28"/>
        </w:rPr>
        <w:t xml:space="preserve"> </w:t>
      </w:r>
      <w:r w:rsidRPr="CBCE0CEF">
        <w:rPr>
          <w:rFonts w:ascii="Times New Roman" w:cs="Times New Roman"/>
          <w:sz w:val="28"/>
          <w:szCs w:val="28"/>
          <w:rPrChange w:id="12110" w:author="user pc" w:date="2022-03-15T10:14:00Z">
            <w:rPr/>
          </w:rPrChange>
        </w:rPr>
        <w:t>per</w:t>
      </w:r>
      <w:r>
        <w:rPr>
          <w:rFonts w:ascii="Times New Roman" w:cs="Times New Roman" w:hAnsi="Times New Roman"/>
          <w:sz w:val="28"/>
          <w:szCs w:val="28"/>
        </w:rPr>
        <w:t xml:space="preserve"> </w:t>
      </w:r>
      <w:r w:rsidRPr="F95DDFC2">
        <w:rPr>
          <w:rFonts w:ascii="Times New Roman" w:cs="Times New Roman"/>
          <w:sz w:val="28"/>
          <w:szCs w:val="28"/>
          <w:rPrChange w:id="12111" w:author="user pc" w:date="2022-03-15T10:14:00Z">
            <w:rPr/>
          </w:rPrChange>
        </w:rPr>
        <w:t>1L</w:t>
      </w:r>
      <w:r>
        <w:rPr>
          <w:rFonts w:ascii="Times New Roman" w:cs="Times New Roman" w:hAnsi="Times New Roman"/>
          <w:sz w:val="28"/>
          <w:szCs w:val="28"/>
        </w:rPr>
        <w:t xml:space="preserve"> </w:t>
      </w:r>
      <w:r w:rsidRPr="BFD7654A">
        <w:rPr>
          <w:rFonts w:ascii="Times New Roman" w:cs="Times New Roman"/>
          <w:sz w:val="28"/>
          <w:szCs w:val="28"/>
          <w:rPrChange w:id="12112" w:author="user pc" w:date="2022-03-15T10:14:00Z">
            <w:rPr/>
          </w:rPrChange>
        </w:rPr>
        <w:t>of</w:t>
      </w:r>
      <w:r>
        <w:rPr>
          <w:rFonts w:ascii="Times New Roman" w:cs="Times New Roman" w:hAnsi="Times New Roman"/>
          <w:sz w:val="28"/>
          <w:szCs w:val="28"/>
        </w:rPr>
        <w:t xml:space="preserve"> </w:t>
      </w:r>
      <w:r w:rsidRPr="27383CBF">
        <w:rPr>
          <w:rFonts w:ascii="Times New Roman" w:cs="Times New Roman"/>
          <w:sz w:val="28"/>
          <w:szCs w:val="28"/>
          <w:rPrChange w:id="12113" w:author="user pc" w:date="2022-03-15T10:14:00Z">
            <w:rPr/>
          </w:rPrChange>
        </w:rPr>
        <w:t>the</w:t>
      </w:r>
      <w:r>
        <w:rPr>
          <w:rFonts w:ascii="Times New Roman" w:cs="Times New Roman" w:hAnsi="Times New Roman"/>
          <w:sz w:val="28"/>
          <w:szCs w:val="28"/>
        </w:rPr>
        <w:t xml:space="preserve"> </w:t>
      </w:r>
      <w:r w:rsidRPr="FAE62D0A">
        <w:rPr>
          <w:rFonts w:ascii="Times New Roman" w:cs="Times New Roman"/>
          <w:sz w:val="28"/>
          <w:szCs w:val="28"/>
          <w:rPrChange w:id="12114" w:author="user pc" w:date="2022-03-15T10:14:00Z">
            <w:rPr/>
          </w:rPrChange>
        </w:rPr>
        <w:t>solution</w:t>
      </w:r>
      <w:r>
        <w:rPr>
          <w:rFonts w:ascii="Times New Roman" w:cs="Times New Roman" w:hAnsi="Times New Roman"/>
          <w:sz w:val="28"/>
          <w:szCs w:val="28"/>
        </w:rPr>
        <w:t xml:space="preserve"> (mol/L)</w:t>
      </w:r>
      <w:r w:rsidRPr="4E181834">
        <w:rPr>
          <w:rFonts w:ascii="Times New Roman" w:cs="Times New Roman"/>
          <w:sz w:val="28"/>
          <w:szCs w:val="28"/>
          <w:rPrChange w:id="12115" w:author="user pc" w:date="2022-03-15T10:14:00Z">
            <w:rPr/>
          </w:rPrChange>
        </w:rPr>
        <w:t>.</w:t>
      </w:r>
      <w:r>
        <w:rPr>
          <w:rFonts w:ascii="Times New Roman" w:cs="Times New Roman" w:hAnsi="Times New Roman"/>
          <w:sz w:val="28"/>
          <w:szCs w:val="28"/>
        </w:rPr>
        <w:t xml:space="preserve"> </w:t>
      </w:r>
      <w:r w:rsidRPr="49B89002">
        <w:rPr>
          <w:rFonts w:ascii="Times New Roman" w:cs="Times New Roman"/>
          <w:sz w:val="28"/>
          <w:szCs w:val="28"/>
          <w:rPrChange w:id="12116" w:author="user pc" w:date="2022-03-15T10:14:00Z">
            <w:rPr/>
          </w:rPrChange>
        </w:rPr>
        <w:t>As</w:t>
      </w:r>
      <w:r>
        <w:rPr>
          <w:rFonts w:ascii="Times New Roman" w:cs="Times New Roman" w:hAnsi="Times New Roman"/>
          <w:sz w:val="28"/>
          <w:szCs w:val="28"/>
        </w:rPr>
        <w:t xml:space="preserve"> </w:t>
      </w:r>
      <w:r w:rsidRPr="E82C3C60">
        <w:rPr>
          <w:rFonts w:ascii="Times New Roman" w:cs="Times New Roman"/>
          <w:sz w:val="28"/>
          <w:szCs w:val="28"/>
          <w:rPrChange w:id="12117" w:author="user pc" w:date="2022-03-15T10:14:00Z">
            <w:rPr/>
          </w:rPrChange>
        </w:rPr>
        <w:t>an</w:t>
      </w:r>
      <w:r>
        <w:rPr>
          <w:rFonts w:ascii="Times New Roman" w:cs="Times New Roman" w:hAnsi="Times New Roman"/>
          <w:sz w:val="28"/>
          <w:szCs w:val="28"/>
        </w:rPr>
        <w:t xml:space="preserve"> </w:t>
      </w:r>
      <w:r w:rsidRPr="9CB4A5E4">
        <w:rPr>
          <w:rFonts w:ascii="Times New Roman" w:cs="Times New Roman"/>
          <w:sz w:val="28"/>
          <w:szCs w:val="28"/>
          <w:rPrChange w:id="12118" w:author="user pc" w:date="2022-03-15T10:14:00Z">
            <w:rPr/>
          </w:rPrChange>
        </w:rPr>
        <w:t>example,</w:t>
      </w:r>
      <w:r>
        <w:rPr>
          <w:rFonts w:ascii="Times New Roman" w:cs="Times New Roman" w:hAnsi="Times New Roman"/>
          <w:sz w:val="28"/>
          <w:szCs w:val="28"/>
        </w:rPr>
        <w:t xml:space="preserve"> </w:t>
      </w:r>
      <w:r w:rsidRPr="6B154F29">
        <w:rPr>
          <w:rFonts w:ascii="Times New Roman" w:cs="Times New Roman"/>
          <w:sz w:val="28"/>
          <w:szCs w:val="28"/>
          <w:rPrChange w:id="12119" w:author="user pc" w:date="2022-03-15T10:14:00Z">
            <w:rPr/>
          </w:rPrChange>
        </w:rPr>
        <w:t>calculate</w:t>
      </w:r>
      <w:r>
        <w:rPr>
          <w:rFonts w:ascii="Times New Roman" w:cs="Times New Roman" w:hAnsi="Times New Roman"/>
          <w:sz w:val="28"/>
          <w:szCs w:val="28"/>
        </w:rPr>
        <w:t xml:space="preserve"> </w:t>
      </w:r>
      <w:r w:rsidRPr="7A30A210">
        <w:rPr>
          <w:rFonts w:ascii="Times New Roman" w:cs="Times New Roman"/>
          <w:sz w:val="28"/>
          <w:szCs w:val="28"/>
          <w:rPrChange w:id="12120" w:author="user pc" w:date="2022-03-15T10:14:00Z">
            <w:rPr/>
          </w:rPrChange>
        </w:rPr>
        <w:t>the</w:t>
      </w:r>
      <w:r>
        <w:rPr>
          <w:rFonts w:ascii="Times New Roman" w:cs="Times New Roman" w:hAnsi="Times New Roman"/>
          <w:sz w:val="28"/>
          <w:szCs w:val="28"/>
        </w:rPr>
        <w:t xml:space="preserve"> </w:t>
      </w:r>
      <w:r w:rsidRPr="145703DA">
        <w:rPr>
          <w:rFonts w:ascii="Times New Roman" w:cs="Times New Roman"/>
          <w:sz w:val="28"/>
          <w:szCs w:val="28"/>
          <w:rPrChange w:id="12121" w:author="user pc" w:date="2022-03-15T10:14:00Z">
            <w:rPr/>
          </w:rPrChange>
        </w:rPr>
        <w:t>solubility</w:t>
      </w:r>
      <w:r>
        <w:rPr>
          <w:rFonts w:ascii="Times New Roman" w:cs="Times New Roman" w:hAnsi="Times New Roman"/>
          <w:sz w:val="28"/>
          <w:szCs w:val="28"/>
        </w:rPr>
        <w:t xml:space="preserve"> </w:t>
      </w:r>
      <w:r w:rsidRPr="F74838AF">
        <w:rPr>
          <w:rFonts w:ascii="Times New Roman" w:cs="Times New Roman"/>
          <w:sz w:val="28"/>
          <w:szCs w:val="28"/>
          <w:rPrChange w:id="12122" w:author="user pc" w:date="2022-03-15T10:14:00Z">
            <w:rPr/>
          </w:rPrChange>
        </w:rPr>
        <w:t>of</w:t>
      </w:r>
      <w:r>
        <w:rPr>
          <w:rFonts w:ascii="Times New Roman" w:cs="Times New Roman" w:hAnsi="Times New Roman"/>
          <w:sz w:val="28"/>
          <w:szCs w:val="28"/>
        </w:rPr>
        <w:t xml:space="preserve"> </w:t>
      </w:r>
      <w:r w:rsidRPr="39E2F9C6">
        <w:rPr>
          <w:rFonts w:ascii="Times New Roman" w:cs="Times New Roman"/>
          <w:sz w:val="28"/>
          <w:szCs w:val="28"/>
          <w:rPrChange w:id="12123" w:author="user pc" w:date="2022-03-15T10:14:00Z">
            <w:rPr/>
          </w:rPrChange>
        </w:rPr>
        <w:t>sodium</w:t>
      </w:r>
      <w:r>
        <w:rPr>
          <w:rFonts w:ascii="Times New Roman" w:cs="Times New Roman" w:hAnsi="Times New Roman"/>
          <w:sz w:val="28"/>
          <w:szCs w:val="28"/>
        </w:rPr>
        <w:t xml:space="preserve"> </w:t>
      </w:r>
      <w:r w:rsidRPr="FA125F58">
        <w:rPr>
          <w:rFonts w:ascii="Times New Roman" w:cs="Times New Roman"/>
          <w:sz w:val="28"/>
          <w:szCs w:val="28"/>
          <w:rPrChange w:id="12124" w:author="user pc" w:date="2022-03-15T10:14:00Z">
            <w:rPr/>
          </w:rPrChange>
        </w:rPr>
        <w:t>nitrate,</w:t>
      </w:r>
      <w:r>
        <w:rPr>
          <w:rFonts w:ascii="Times New Roman" w:cs="Times New Roman" w:hAnsi="Times New Roman"/>
          <w:sz w:val="28"/>
          <w:szCs w:val="28"/>
        </w:rPr>
        <w:t xml:space="preserve"> </w:t>
      </w:r>
      <w:r w:rsidRPr="A3CC76D9">
        <w:rPr>
          <w:rFonts w:ascii="Times New Roman" w:cs="Times New Roman"/>
          <w:sz w:val="28"/>
          <w:szCs w:val="28"/>
          <w:rPrChange w:id="12125" w:author="user pc" w:date="2022-03-15T10:14:00Z">
            <w:rPr/>
          </w:rPrChange>
        </w:rPr>
        <w:t>NaNO</w:t>
      </w:r>
      <w:r w:rsidRPr="5C4F9F98">
        <w:rPr>
          <w:rFonts w:ascii="Times New Roman" w:cs="Times New Roman"/>
          <w:sz w:val="28"/>
          <w:szCs w:val="28"/>
          <w:vertAlign w:val="subscript"/>
          <w:rPrChange w:id="12126" w:author="user pc" w:date="2022-03-15T10:14:00Z">
            <w:rPr/>
          </w:rPrChange>
        </w:rPr>
        <w:t>3</w:t>
      </w:r>
      <w:r w:rsidRPr="5D35985F">
        <w:rPr>
          <w:rFonts w:ascii="Times New Roman" w:cs="Times New Roman"/>
          <w:sz w:val="28"/>
          <w:szCs w:val="28"/>
          <w:rPrChange w:id="12127" w:author="user pc" w:date="2022-03-15T10:14:00Z">
            <w:rPr/>
          </w:rPrChange>
        </w:rPr>
        <w:t>,</w:t>
      </w:r>
      <w:r>
        <w:rPr>
          <w:rFonts w:ascii="Times New Roman" w:cs="Times New Roman" w:hAnsi="Times New Roman"/>
          <w:sz w:val="28"/>
          <w:szCs w:val="28"/>
        </w:rPr>
        <w:t xml:space="preserve"> </w:t>
      </w:r>
      <w:r w:rsidRPr="609F5C0F">
        <w:rPr>
          <w:rFonts w:ascii="Times New Roman" w:cs="Times New Roman"/>
          <w:sz w:val="28"/>
          <w:szCs w:val="28"/>
          <w:rPrChange w:id="12128" w:author="user pc" w:date="2022-03-15T10:14:00Z">
            <w:rPr/>
          </w:rPrChange>
        </w:rPr>
        <w:t>if</w:t>
      </w:r>
      <w:r>
        <w:rPr>
          <w:rFonts w:ascii="Times New Roman" w:cs="Times New Roman" w:hAnsi="Times New Roman"/>
          <w:sz w:val="28"/>
          <w:szCs w:val="28"/>
        </w:rPr>
        <w:t xml:space="preserve"> </w:t>
      </w:r>
      <w:r w:rsidRPr="424C1189">
        <w:rPr>
          <w:rFonts w:ascii="Times New Roman" w:cs="Times New Roman"/>
          <w:sz w:val="28"/>
          <w:szCs w:val="28"/>
          <w:rPrChange w:id="12129" w:author="user pc" w:date="2022-03-15T10:14:00Z">
            <w:rPr/>
          </w:rPrChange>
        </w:rPr>
        <w:t>21.9g</w:t>
      </w:r>
      <w:r>
        <w:rPr>
          <w:rFonts w:ascii="Times New Roman" w:cs="Times New Roman" w:hAnsi="Times New Roman"/>
          <w:sz w:val="28"/>
          <w:szCs w:val="28"/>
        </w:rPr>
        <w:t xml:space="preserve"> </w:t>
      </w:r>
      <w:r w:rsidRPr="30E83D06">
        <w:rPr>
          <w:rFonts w:ascii="Times New Roman" w:cs="Times New Roman"/>
          <w:sz w:val="28"/>
          <w:szCs w:val="28"/>
          <w:rPrChange w:id="12130" w:author="user pc" w:date="2022-03-15T10:14:00Z">
            <w:rPr/>
          </w:rPrChange>
        </w:rPr>
        <w:t>of</w:t>
      </w:r>
      <w:r>
        <w:rPr>
          <w:rFonts w:ascii="Times New Roman" w:cs="Times New Roman" w:hAnsi="Times New Roman"/>
          <w:sz w:val="28"/>
          <w:szCs w:val="28"/>
        </w:rPr>
        <w:t xml:space="preserve"> </w:t>
      </w:r>
      <w:r w:rsidRPr="C0106E71">
        <w:rPr>
          <w:rFonts w:ascii="Times New Roman" w:cs="Times New Roman"/>
          <w:sz w:val="28"/>
          <w:szCs w:val="28"/>
          <w:rPrChange w:id="12131" w:author="user pc" w:date="2022-03-15T10:14:00Z">
            <w:rPr/>
          </w:rPrChange>
        </w:rPr>
        <w:t>the</w:t>
      </w:r>
      <w:r>
        <w:rPr>
          <w:rFonts w:ascii="Times New Roman" w:cs="Times New Roman" w:hAnsi="Times New Roman"/>
          <w:sz w:val="28"/>
          <w:szCs w:val="28"/>
        </w:rPr>
        <w:t xml:space="preserve"> </w:t>
      </w:r>
      <w:r w:rsidRPr="03A687A2">
        <w:rPr>
          <w:rFonts w:ascii="Times New Roman" w:cs="Times New Roman"/>
          <w:sz w:val="28"/>
          <w:szCs w:val="28"/>
          <w:rPrChange w:id="12132" w:author="user pc" w:date="2022-03-15T10:14:00Z">
            <w:rPr/>
          </w:rPrChange>
        </w:rPr>
        <w:t>salt</w:t>
      </w:r>
      <w:r>
        <w:rPr>
          <w:rFonts w:ascii="Times New Roman" w:cs="Times New Roman" w:hAnsi="Times New Roman"/>
          <w:sz w:val="28"/>
          <w:szCs w:val="28"/>
        </w:rPr>
        <w:t xml:space="preserve"> </w:t>
      </w:r>
      <w:r w:rsidRPr="1F3AE3B4">
        <w:rPr>
          <w:rFonts w:ascii="Times New Roman" w:cs="Times New Roman"/>
          <w:sz w:val="28"/>
          <w:szCs w:val="28"/>
          <w:rPrChange w:id="12133" w:author="user pc" w:date="2022-03-15T10:14:00Z">
            <w:rPr/>
          </w:rPrChange>
        </w:rPr>
        <w:t>is</w:t>
      </w:r>
      <w:r>
        <w:rPr>
          <w:rFonts w:ascii="Times New Roman" w:cs="Times New Roman" w:hAnsi="Times New Roman"/>
          <w:sz w:val="28"/>
          <w:szCs w:val="28"/>
        </w:rPr>
        <w:t xml:space="preserve"> </w:t>
      </w:r>
      <w:r w:rsidRPr="E111FB23">
        <w:rPr>
          <w:rFonts w:ascii="Times New Roman" w:cs="Times New Roman"/>
          <w:sz w:val="28"/>
          <w:szCs w:val="28"/>
          <w:rPrChange w:id="12134" w:author="user pc" w:date="2022-03-15T10:14:00Z">
            <w:rPr/>
          </w:rPrChange>
        </w:rPr>
        <w:t>dissolved</w:t>
      </w:r>
      <w:r>
        <w:rPr>
          <w:rFonts w:ascii="Times New Roman" w:cs="Times New Roman" w:hAnsi="Times New Roman"/>
          <w:sz w:val="28"/>
          <w:szCs w:val="28"/>
        </w:rPr>
        <w:t xml:space="preserve"> </w:t>
      </w:r>
      <w:r w:rsidRPr="DE9C45D6">
        <w:rPr>
          <w:rFonts w:ascii="Times New Roman" w:cs="Times New Roman"/>
          <w:sz w:val="28"/>
          <w:szCs w:val="28"/>
          <w:rPrChange w:id="12135" w:author="user pc" w:date="2022-03-15T10:14:00Z">
            <w:rPr/>
          </w:rPrChange>
        </w:rPr>
        <w:t>in</w:t>
      </w:r>
      <w:r>
        <w:rPr>
          <w:rFonts w:ascii="Times New Roman" w:cs="Times New Roman" w:hAnsi="Times New Roman"/>
          <w:sz w:val="28"/>
          <w:szCs w:val="28"/>
        </w:rPr>
        <w:t xml:space="preserve"> </w:t>
      </w:r>
      <w:r w:rsidRPr="FA4601D6">
        <w:rPr>
          <w:rFonts w:ascii="Times New Roman" w:cs="Times New Roman"/>
          <w:sz w:val="28"/>
          <w:szCs w:val="28"/>
          <w:rPrChange w:id="12136" w:author="user pc" w:date="2022-03-15T10:14:00Z">
            <w:rPr/>
          </w:rPrChange>
        </w:rPr>
        <w:t>25g</w:t>
      </w:r>
      <w:r>
        <w:rPr>
          <w:rFonts w:ascii="Times New Roman" w:cs="Times New Roman" w:hAnsi="Times New Roman"/>
          <w:sz w:val="28"/>
          <w:szCs w:val="28"/>
        </w:rPr>
        <w:t xml:space="preserve"> </w:t>
      </w:r>
      <w:r w:rsidRPr="F4D9A90E">
        <w:rPr>
          <w:rFonts w:ascii="Times New Roman" w:cs="Times New Roman"/>
          <w:sz w:val="28"/>
          <w:szCs w:val="28"/>
          <w:rPrChange w:id="12137" w:author="user pc" w:date="2022-03-15T10:14:00Z">
            <w:rPr/>
          </w:rPrChange>
        </w:rPr>
        <w:t>of</w:t>
      </w:r>
      <w:r>
        <w:rPr>
          <w:rFonts w:ascii="Times New Roman" w:cs="Times New Roman" w:hAnsi="Times New Roman"/>
          <w:sz w:val="28"/>
          <w:szCs w:val="28"/>
        </w:rPr>
        <w:t xml:space="preserve"> </w:t>
      </w:r>
      <w:r w:rsidRPr="D1031F9A">
        <w:rPr>
          <w:rFonts w:ascii="Times New Roman" w:cs="Times New Roman"/>
          <w:sz w:val="28"/>
          <w:szCs w:val="28"/>
          <w:rPrChange w:id="12138" w:author="user pc" w:date="2022-03-15T10:14:00Z">
            <w:rPr/>
          </w:rPrChange>
        </w:rPr>
        <w:t>water.</w:t>
      </w:r>
      <w:r>
        <w:rPr>
          <w:rFonts w:ascii="Times New Roman" w:cs="Times New Roman" w:hAnsi="Times New Roman"/>
          <w:sz w:val="28"/>
          <w:szCs w:val="28"/>
        </w:rPr>
        <w:t xml:space="preserve"> </w:t>
      </w:r>
      <w:r w:rsidRPr="07CAB133">
        <w:rPr>
          <w:rFonts w:ascii="Times New Roman" w:cs="Times New Roman"/>
          <w:sz w:val="28"/>
          <w:szCs w:val="28"/>
          <w:rPrChange w:id="12139" w:author="user pc" w:date="2022-03-15T10:14:00Z">
            <w:rPr/>
          </w:rPrChange>
        </w:rPr>
        <w:t>Based</w:t>
      </w:r>
      <w:r>
        <w:rPr>
          <w:rFonts w:ascii="Times New Roman" w:cs="Times New Roman" w:hAnsi="Times New Roman"/>
          <w:sz w:val="28"/>
          <w:szCs w:val="28"/>
        </w:rPr>
        <w:t xml:space="preserve"> </w:t>
      </w:r>
      <w:r w:rsidRPr="98129E2F">
        <w:rPr>
          <w:rFonts w:ascii="Times New Roman" w:cs="Times New Roman"/>
          <w:sz w:val="28"/>
          <w:szCs w:val="28"/>
          <w:rPrChange w:id="12140" w:author="user pc" w:date="2022-03-15T10:14:00Z">
            <w:rPr/>
          </w:rPrChange>
        </w:rPr>
        <w:t>on</w:t>
      </w:r>
      <w:r>
        <w:rPr>
          <w:rFonts w:ascii="Times New Roman" w:cs="Times New Roman" w:hAnsi="Times New Roman"/>
          <w:sz w:val="28"/>
          <w:szCs w:val="28"/>
        </w:rPr>
        <w:t xml:space="preserve"> </w:t>
      </w:r>
      <w:r w:rsidRPr="D05392CF">
        <w:rPr>
          <w:rFonts w:ascii="Times New Roman" w:cs="Times New Roman"/>
          <w:sz w:val="28"/>
          <w:szCs w:val="28"/>
          <w:rPrChange w:id="12141" w:author="user pc" w:date="2022-03-15T10:14:00Z">
            <w:rPr/>
          </w:rPrChange>
        </w:rPr>
        <w:t>this</w:t>
      </w:r>
      <w:r>
        <w:rPr>
          <w:rFonts w:ascii="Times New Roman" w:cs="Times New Roman" w:hAnsi="Times New Roman"/>
          <w:sz w:val="28"/>
          <w:szCs w:val="28"/>
        </w:rPr>
        <w:t xml:space="preserve"> </w:t>
      </w:r>
      <w:r w:rsidRPr="00FF17A2">
        <w:rPr>
          <w:rFonts w:ascii="Times New Roman" w:cs="Times New Roman"/>
          <w:sz w:val="28"/>
          <w:szCs w:val="28"/>
          <w:rPrChange w:id="12142" w:author="user pc" w:date="2022-03-15T10:14:00Z">
            <w:rPr/>
          </w:rPrChange>
        </w:rPr>
        <w:t>calculation,</w:t>
      </w:r>
      <w:r>
        <w:rPr>
          <w:rFonts w:ascii="Times New Roman" w:cs="Times New Roman" w:hAnsi="Times New Roman"/>
          <w:sz w:val="28"/>
          <w:szCs w:val="28"/>
        </w:rPr>
        <w:t xml:space="preserve"> </w:t>
      </w:r>
      <w:r w:rsidRPr="A6C681B4">
        <w:rPr>
          <w:rFonts w:ascii="Times New Roman" w:cs="Times New Roman"/>
          <w:sz w:val="28"/>
          <w:szCs w:val="28"/>
          <w:rPrChange w:id="12143" w:author="user pc" w:date="2022-03-15T10:14:00Z">
            <w:rPr/>
          </w:rPrChange>
        </w:rPr>
        <w:t>the</w:t>
      </w:r>
      <w:r>
        <w:rPr>
          <w:rFonts w:ascii="Times New Roman" w:cs="Times New Roman" w:hAnsi="Times New Roman"/>
          <w:sz w:val="28"/>
          <w:szCs w:val="28"/>
        </w:rPr>
        <w:t xml:space="preserve"> </w:t>
      </w:r>
      <w:r w:rsidRPr="55A9B996">
        <w:rPr>
          <w:rFonts w:ascii="Times New Roman" w:cs="Times New Roman"/>
          <w:sz w:val="28"/>
          <w:szCs w:val="28"/>
          <w:rPrChange w:id="12144" w:author="user pc" w:date="2022-03-15T10:14:00Z">
            <w:rPr/>
          </w:rPrChange>
        </w:rPr>
        <w:t>final</w:t>
      </w:r>
      <w:r>
        <w:rPr>
          <w:rFonts w:ascii="Times New Roman" w:cs="Times New Roman" w:hAnsi="Times New Roman"/>
          <w:sz w:val="28"/>
          <w:szCs w:val="28"/>
        </w:rPr>
        <w:t xml:space="preserve"> </w:t>
      </w:r>
      <w:r w:rsidRPr="48F79682">
        <w:rPr>
          <w:rFonts w:ascii="Times New Roman" w:cs="Times New Roman"/>
          <w:sz w:val="28"/>
          <w:szCs w:val="28"/>
          <w:rPrChange w:id="12145" w:author="user pc" w:date="2022-03-15T10:14:00Z">
            <w:rPr/>
          </w:rPrChange>
        </w:rPr>
        <w:t>volume</w:t>
      </w:r>
      <w:r>
        <w:rPr>
          <w:rFonts w:ascii="Times New Roman" w:cs="Times New Roman" w:hAnsi="Times New Roman"/>
          <w:sz w:val="28"/>
          <w:szCs w:val="28"/>
        </w:rPr>
        <w:t xml:space="preserve"> </w:t>
      </w:r>
      <w:r w:rsidRPr="90FF803C">
        <w:rPr>
          <w:rFonts w:ascii="Times New Roman" w:cs="Times New Roman"/>
          <w:sz w:val="28"/>
          <w:szCs w:val="28"/>
          <w:rPrChange w:id="12146" w:author="user pc" w:date="2022-03-15T10:14:00Z">
            <w:rPr/>
          </w:rPrChange>
        </w:rPr>
        <w:t>of</w:t>
      </w:r>
      <w:r>
        <w:rPr>
          <w:rFonts w:ascii="Times New Roman" w:cs="Times New Roman" w:hAnsi="Times New Roman"/>
          <w:sz w:val="28"/>
          <w:szCs w:val="28"/>
        </w:rPr>
        <w:t xml:space="preserve"> </w:t>
      </w:r>
      <w:r w:rsidRPr="C60963FB">
        <w:rPr>
          <w:rFonts w:ascii="Times New Roman" w:cs="Times New Roman"/>
          <w:sz w:val="28"/>
          <w:szCs w:val="28"/>
          <w:rPrChange w:id="12147" w:author="user pc" w:date="2022-03-15T10:14:00Z">
            <w:rPr/>
          </w:rPrChange>
        </w:rPr>
        <w:t>the</w:t>
      </w:r>
      <w:r>
        <w:rPr>
          <w:rFonts w:ascii="Times New Roman" w:cs="Times New Roman" w:hAnsi="Times New Roman"/>
          <w:sz w:val="28"/>
          <w:szCs w:val="28"/>
        </w:rPr>
        <w:t xml:space="preserve"> </w:t>
      </w:r>
      <w:r w:rsidRPr="54D84635">
        <w:rPr>
          <w:rFonts w:ascii="Times New Roman" w:cs="Times New Roman"/>
          <w:sz w:val="28"/>
          <w:szCs w:val="28"/>
          <w:rPrChange w:id="12148" w:author="user pc" w:date="2022-03-15T10:14:00Z">
            <w:rPr/>
          </w:rPrChange>
        </w:rPr>
        <w:t>NaNO</w:t>
      </w:r>
      <w:r w:rsidRPr="87B7561D">
        <w:rPr>
          <w:rFonts w:ascii="Times New Roman" w:cs="Times New Roman"/>
          <w:sz w:val="28"/>
          <w:szCs w:val="28"/>
          <w:vertAlign w:val="subscript"/>
          <w:rPrChange w:id="12149" w:author="user pc" w:date="2022-03-15T10:14:00Z">
            <w:rPr>
              <w:vertAlign w:val="subscript"/>
            </w:rPr>
          </w:rPrChange>
        </w:rPr>
        <w:t>3</w:t>
      </w:r>
      <w:r>
        <w:rPr>
          <w:rFonts w:ascii="Times New Roman" w:cs="Times New Roman" w:hAnsi="Times New Roman"/>
          <w:sz w:val="28"/>
          <w:szCs w:val="28"/>
          <w:vertAlign w:val="subscript"/>
        </w:rPr>
        <w:t xml:space="preserve"> </w:t>
      </w:r>
      <w:r w:rsidRPr="40AEEEB8">
        <w:rPr>
          <w:rFonts w:ascii="Times New Roman" w:cs="Times New Roman"/>
          <w:sz w:val="28"/>
          <w:szCs w:val="28"/>
          <w:rPrChange w:id="12150" w:author="user pc" w:date="2022-03-15T10:14:00Z">
            <w:rPr/>
          </w:rPrChange>
        </w:rPr>
        <w:t>saturated</w:t>
      </w:r>
      <w:r>
        <w:rPr>
          <w:rFonts w:ascii="Times New Roman" w:cs="Times New Roman" w:hAnsi="Times New Roman"/>
          <w:sz w:val="28"/>
          <w:szCs w:val="28"/>
        </w:rPr>
        <w:t xml:space="preserve"> </w:t>
      </w:r>
      <w:r w:rsidRPr="2EF9D855">
        <w:rPr>
          <w:rFonts w:ascii="Times New Roman" w:cs="Times New Roman"/>
          <w:sz w:val="28"/>
          <w:szCs w:val="28"/>
          <w:rPrChange w:id="12151" w:author="user pc" w:date="2022-03-15T10:14:00Z">
            <w:rPr/>
          </w:rPrChange>
        </w:rPr>
        <w:t>solution</w:t>
      </w:r>
      <w:r>
        <w:rPr>
          <w:rFonts w:ascii="Times New Roman" w:cs="Times New Roman" w:hAnsi="Times New Roman"/>
          <w:sz w:val="28"/>
          <w:szCs w:val="28"/>
        </w:rPr>
        <w:t xml:space="preserve"> </w:t>
      </w:r>
      <w:r w:rsidRPr="ABCC31A5">
        <w:rPr>
          <w:rFonts w:ascii="Times New Roman" w:cs="Times New Roman"/>
          <w:sz w:val="28"/>
          <w:szCs w:val="28"/>
          <w:rPrChange w:id="12152" w:author="user pc" w:date="2022-03-15T10:14:00Z">
            <w:rPr/>
          </w:rPrChange>
        </w:rPr>
        <w:t>is</w:t>
      </w:r>
      <w:r>
        <w:rPr>
          <w:rFonts w:ascii="Times New Roman" w:cs="Times New Roman" w:hAnsi="Times New Roman"/>
          <w:sz w:val="28"/>
          <w:szCs w:val="28"/>
        </w:rPr>
        <w:t xml:space="preserve"> </w:t>
      </w:r>
      <w:r w:rsidRPr="0E23F550">
        <w:rPr>
          <w:rFonts w:ascii="Times New Roman" w:cs="Times New Roman"/>
          <w:sz w:val="28"/>
          <w:szCs w:val="28"/>
          <w:rPrChange w:id="12153" w:author="user pc" w:date="2022-03-15T10:14:00Z">
            <w:rPr/>
          </w:rPrChange>
        </w:rPr>
        <w:t>55ml.</w:t>
      </w:r>
      <w:r>
        <w:rPr>
          <w:rFonts w:ascii="Times New Roman" w:cs="Times New Roman" w:hAnsi="Times New Roman"/>
          <w:sz w:val="28"/>
          <w:szCs w:val="28"/>
        </w:rPr>
        <w:t xml:space="preserve"> </w:t>
      </w:r>
      <w:r w:rsidRPr="D2293D7C">
        <w:rPr>
          <w:rFonts w:ascii="Times New Roman" w:cs="Times New Roman"/>
          <w:b w:val="false"/>
          <w:color w:val="auto"/>
          <w:sz w:val="28"/>
          <w:szCs w:val="28"/>
          <w:highlight w:val="none"/>
          <w:rPrChange w:id="12154" w:author="user pc" w:date="2022-03-15T10:14:00Z">
            <w:rPr>
              <w:b/>
              <w:color w:val="ffc000"/>
              <w:highlight w:val="darkBlue"/>
            </w:rPr>
          </w:rPrChange>
        </w:rPr>
        <w:t>The</w:t>
      </w:r>
      <w:r>
        <w:rPr>
          <w:rFonts w:ascii="Times New Roman" w:cs="Times New Roman" w:hAnsi="Times New Roman"/>
          <w:sz w:val="28"/>
          <w:szCs w:val="28"/>
        </w:rPr>
        <w:t xml:space="preserve"> </w:t>
      </w:r>
      <w:r w:rsidRPr="F773FA2E">
        <w:rPr>
          <w:rFonts w:ascii="Times New Roman" w:cs="Times New Roman"/>
          <w:b w:val="false"/>
          <w:color w:val="auto"/>
          <w:sz w:val="28"/>
          <w:szCs w:val="28"/>
          <w:highlight w:val="none"/>
          <w:rPrChange w:id="12155" w:author="user pc" w:date="2022-03-15T10:14:00Z">
            <w:rPr>
              <w:b/>
              <w:color w:val="ffc000"/>
              <w:highlight w:val="darkBlue"/>
            </w:rPr>
          </w:rPrChange>
        </w:rPr>
        <w:t>above</w:t>
      </w:r>
      <w:r>
        <w:rPr>
          <w:rFonts w:ascii="Times New Roman" w:cs="Times New Roman" w:hAnsi="Times New Roman"/>
          <w:sz w:val="28"/>
          <w:szCs w:val="28"/>
        </w:rPr>
        <w:t xml:space="preserve"> </w:t>
      </w:r>
      <w:r w:rsidRPr="0273894B">
        <w:rPr>
          <w:rFonts w:ascii="Times New Roman" w:cs="Times New Roman"/>
          <w:b w:val="false"/>
          <w:color w:val="auto"/>
          <w:sz w:val="28"/>
          <w:szCs w:val="28"/>
          <w:highlight w:val="none"/>
          <w:rPrChange w:id="12156" w:author="user pc" w:date="2022-03-15T10:14:00Z">
            <w:rPr>
              <w:b/>
              <w:color w:val="ffc000"/>
              <w:highlight w:val="darkBlue"/>
            </w:rPr>
          </w:rPrChange>
        </w:rPr>
        <w:t>question</w:t>
      </w:r>
      <w:r>
        <w:rPr>
          <w:rFonts w:ascii="Times New Roman" w:cs="Times New Roman" w:hAnsi="Times New Roman"/>
          <w:sz w:val="28"/>
          <w:szCs w:val="28"/>
        </w:rPr>
        <w:t xml:space="preserve"> </w:t>
      </w:r>
      <w:r w:rsidRPr="76D27021">
        <w:rPr>
          <w:rFonts w:ascii="Times New Roman" w:cs="Times New Roman"/>
          <w:b w:val="false"/>
          <w:color w:val="auto"/>
          <w:sz w:val="28"/>
          <w:szCs w:val="28"/>
          <w:highlight w:val="none"/>
          <w:rPrChange w:id="12157" w:author="user pc" w:date="2022-03-15T10:14:00Z">
            <w:rPr>
              <w:b/>
              <w:color w:val="ffc000"/>
              <w:highlight w:val="darkBlue"/>
            </w:rPr>
          </w:rPrChange>
        </w:rPr>
        <w:t>can</w:t>
      </w:r>
      <w:r>
        <w:rPr>
          <w:rFonts w:ascii="Times New Roman" w:cs="Times New Roman" w:hAnsi="Times New Roman"/>
          <w:sz w:val="28"/>
          <w:szCs w:val="28"/>
        </w:rPr>
        <w:t xml:space="preserve"> </w:t>
      </w:r>
      <w:r w:rsidRPr="42ED6108">
        <w:rPr>
          <w:rFonts w:ascii="Times New Roman" w:cs="Times New Roman"/>
          <w:b w:val="false"/>
          <w:color w:val="auto"/>
          <w:sz w:val="28"/>
          <w:szCs w:val="28"/>
          <w:highlight w:val="none"/>
          <w:rPrChange w:id="12158" w:author="user pc" w:date="2022-03-15T10:14:00Z">
            <w:rPr>
              <w:b/>
              <w:color w:val="ffc000"/>
              <w:highlight w:val="darkBlue"/>
            </w:rPr>
          </w:rPrChange>
        </w:rPr>
        <w:t>be</w:t>
      </w:r>
      <w:r>
        <w:rPr>
          <w:rFonts w:ascii="Times New Roman" w:cs="Times New Roman" w:hAnsi="Times New Roman"/>
          <w:sz w:val="28"/>
          <w:szCs w:val="28"/>
        </w:rPr>
        <w:t xml:space="preserve"> </w:t>
      </w:r>
      <w:r w:rsidRPr="DDD2CAC7">
        <w:rPr>
          <w:rFonts w:ascii="Times New Roman" w:cs="Times New Roman"/>
          <w:b w:val="false"/>
          <w:color w:val="auto"/>
          <w:sz w:val="28"/>
          <w:szCs w:val="28"/>
          <w:highlight w:val="none"/>
          <w:rPrChange w:id="12159" w:author="user pc" w:date="2022-03-15T10:14:00Z">
            <w:rPr>
              <w:b/>
              <w:color w:val="ffc000"/>
              <w:highlight w:val="darkBlue"/>
            </w:rPr>
          </w:rPrChange>
        </w:rPr>
        <w:t>solved</w:t>
      </w:r>
      <w:r>
        <w:rPr>
          <w:rFonts w:ascii="Times New Roman" w:cs="Times New Roman" w:hAnsi="Times New Roman"/>
          <w:sz w:val="28"/>
          <w:szCs w:val="28"/>
        </w:rPr>
        <w:t xml:space="preserve"> </w:t>
      </w:r>
      <w:r w:rsidRPr="117F00FE">
        <w:rPr>
          <w:rFonts w:ascii="Times New Roman" w:cs="Times New Roman"/>
          <w:b w:val="false"/>
          <w:color w:val="auto"/>
          <w:sz w:val="28"/>
          <w:szCs w:val="28"/>
          <w:highlight w:val="none"/>
          <w:rPrChange w:id="12160" w:author="user pc" w:date="2022-03-15T10:14:00Z">
            <w:rPr>
              <w:b/>
              <w:color w:val="ffc000"/>
              <w:highlight w:val="darkBlue"/>
            </w:rPr>
          </w:rPrChange>
        </w:rPr>
        <w:t>by</w:t>
      </w:r>
      <w:r>
        <w:rPr>
          <w:rFonts w:ascii="Times New Roman" w:cs="Times New Roman" w:hAnsi="Times New Roman"/>
          <w:sz w:val="28"/>
          <w:szCs w:val="28"/>
        </w:rPr>
        <w:t xml:space="preserve"> </w:t>
      </w:r>
      <w:r w:rsidRPr="259646B8">
        <w:rPr>
          <w:rFonts w:ascii="Times New Roman" w:cs="Times New Roman"/>
          <w:b w:val="false"/>
          <w:color w:val="auto"/>
          <w:sz w:val="28"/>
          <w:szCs w:val="28"/>
          <w:highlight w:val="none"/>
          <w:rPrChange w:id="12161" w:author="user pc" w:date="2022-03-15T10:14:00Z">
            <w:rPr>
              <w:b/>
              <w:color w:val="ffc000"/>
              <w:highlight w:val="darkBlue"/>
            </w:rPr>
          </w:rPrChange>
        </w:rPr>
        <w:t>following</w:t>
      </w:r>
      <w:r>
        <w:rPr>
          <w:rFonts w:ascii="Times New Roman" w:cs="Times New Roman" w:hAnsi="Times New Roman"/>
          <w:sz w:val="28"/>
          <w:szCs w:val="28"/>
        </w:rPr>
        <w:t xml:space="preserve"> </w:t>
      </w:r>
      <w:r w:rsidRPr="CAA90934">
        <w:rPr>
          <w:rFonts w:ascii="Times New Roman" w:cs="Times New Roman"/>
          <w:b w:val="false"/>
          <w:color w:val="auto"/>
          <w:sz w:val="28"/>
          <w:szCs w:val="28"/>
          <w:highlight w:val="none"/>
          <w:rPrChange w:id="12162" w:author="user pc" w:date="2022-03-15T10:14:00Z">
            <w:rPr>
              <w:b/>
              <w:color w:val="ffc000"/>
              <w:highlight w:val="darkBlue"/>
            </w:rPr>
          </w:rPrChange>
        </w:rPr>
        <w:t>the</w:t>
      </w:r>
      <w:r>
        <w:rPr>
          <w:rFonts w:ascii="Times New Roman" w:cs="Times New Roman" w:hAnsi="Times New Roman"/>
          <w:sz w:val="28"/>
          <w:szCs w:val="28"/>
        </w:rPr>
        <w:t xml:space="preserve"> </w:t>
      </w:r>
      <w:r w:rsidRPr="5B36F325">
        <w:rPr>
          <w:rFonts w:ascii="Times New Roman" w:cs="Times New Roman"/>
          <w:b w:val="false"/>
          <w:color w:val="auto"/>
          <w:sz w:val="28"/>
          <w:szCs w:val="28"/>
          <w:highlight w:val="none"/>
          <w:rPrChange w:id="12163" w:author="user pc" w:date="2022-03-15T10:14:00Z">
            <w:rPr>
              <w:b/>
              <w:color w:val="ffc000"/>
              <w:highlight w:val="darkBlue"/>
            </w:rPr>
          </w:rPrChange>
        </w:rPr>
        <w:t>steps</w:t>
      </w:r>
      <w:r>
        <w:rPr>
          <w:rFonts w:ascii="Times New Roman" w:cs="Times New Roman" w:hAnsi="Times New Roman"/>
          <w:sz w:val="28"/>
          <w:szCs w:val="28"/>
        </w:rPr>
        <w:t xml:space="preserve"> </w:t>
      </w:r>
      <w:r w:rsidRPr="61B3BFED">
        <w:rPr>
          <w:rFonts w:ascii="Times New Roman" w:cs="Times New Roman"/>
          <w:b w:val="false"/>
          <w:color w:val="auto"/>
          <w:sz w:val="28"/>
          <w:szCs w:val="28"/>
          <w:highlight w:val="none"/>
          <w:rPrChange w:id="12164" w:author="user pc" w:date="2022-03-15T10:14:00Z">
            <w:rPr>
              <w:b/>
              <w:color w:val="ffc000"/>
              <w:highlight w:val="darkBlue"/>
            </w:rPr>
          </w:rPrChange>
        </w:rPr>
        <w:t>below:</w:t>
      </w:r>
    </w:p>
    <w:p>
      <w:pPr>
        <w:pStyle w:val="style179"/>
        <w:numPr>
          <w:ilvl w:val="0"/>
          <w:numId w:val="52"/>
        </w:numPr>
        <w:rPr>
          <w:rFonts w:ascii="Times New Roman" w:cs="Times New Roman"/>
          <w:b w:val="false"/>
          <w:color w:val="auto"/>
          <w:sz w:val="28"/>
          <w:szCs w:val="28"/>
          <w:highlight w:val="none"/>
          <w:rPrChange w:id="12165" w:author="user pc" w:date="2022-03-15T10:14:00Z">
            <w:rPr>
              <w:b/>
              <w:color w:val="ffc000"/>
              <w:highlight w:val="darkBlue"/>
            </w:rPr>
          </w:rPrChange>
        </w:rPr>
      </w:pPr>
      <w:r w:rsidRPr="AB4692BC">
        <w:rPr>
          <w:rFonts w:ascii="Times New Roman" w:cs="Times New Roman"/>
          <w:b w:val="false"/>
          <w:color w:val="auto"/>
          <w:sz w:val="28"/>
          <w:szCs w:val="28"/>
          <w:highlight w:val="none"/>
          <w:rPrChange w:id="12166" w:author="user pc" w:date="2022-03-15T10:14:00Z">
            <w:rPr>
              <w:b/>
              <w:color w:val="ffc000"/>
              <w:highlight w:val="darkBlue"/>
            </w:rPr>
          </w:rPrChange>
        </w:rPr>
        <w:t>Calculate</w:t>
      </w:r>
      <w:r>
        <w:rPr>
          <w:rFonts w:ascii="Times New Roman" w:cs="Times New Roman" w:hAnsi="Times New Roman"/>
          <w:sz w:val="28"/>
          <w:szCs w:val="28"/>
        </w:rPr>
        <w:t xml:space="preserve"> </w:t>
      </w:r>
      <w:r w:rsidRPr="DE23314C">
        <w:rPr>
          <w:rFonts w:ascii="Times New Roman" w:cs="Times New Roman"/>
          <w:b w:val="false"/>
          <w:color w:val="auto"/>
          <w:sz w:val="28"/>
          <w:szCs w:val="28"/>
          <w:highlight w:val="none"/>
          <w:rPrChange w:id="12167" w:author="user pc" w:date="2022-03-15T10:14:00Z">
            <w:rPr>
              <w:b/>
              <w:color w:val="ffc000"/>
              <w:highlight w:val="darkBlue"/>
            </w:rPr>
          </w:rPrChange>
        </w:rPr>
        <w:t>the</w:t>
      </w:r>
      <w:r>
        <w:rPr>
          <w:rFonts w:ascii="Times New Roman" w:cs="Times New Roman" w:hAnsi="Times New Roman"/>
          <w:sz w:val="28"/>
          <w:szCs w:val="28"/>
        </w:rPr>
        <w:t xml:space="preserve"> </w:t>
      </w:r>
      <w:r w:rsidRPr="8E9297C0">
        <w:rPr>
          <w:rFonts w:ascii="Times New Roman" w:cs="Times New Roman"/>
          <w:b w:val="false"/>
          <w:color w:val="auto"/>
          <w:sz w:val="28"/>
          <w:szCs w:val="28"/>
          <w:highlight w:val="none"/>
          <w:rPrChange w:id="12168" w:author="user pc" w:date="2022-03-15T10:14:00Z">
            <w:rPr>
              <w:b/>
              <w:color w:val="ffc000"/>
              <w:highlight w:val="darkBlue"/>
            </w:rPr>
          </w:rPrChange>
        </w:rPr>
        <w:t>molar</w:t>
      </w:r>
      <w:r>
        <w:rPr>
          <w:rFonts w:ascii="Times New Roman" w:cs="Times New Roman" w:hAnsi="Times New Roman"/>
          <w:sz w:val="28"/>
          <w:szCs w:val="28"/>
        </w:rPr>
        <w:t xml:space="preserve"> </w:t>
      </w:r>
      <w:r w:rsidRPr="434ED84D">
        <w:rPr>
          <w:rFonts w:ascii="Times New Roman" w:cs="Times New Roman"/>
          <w:b w:val="false"/>
          <w:color w:val="auto"/>
          <w:sz w:val="28"/>
          <w:szCs w:val="28"/>
          <w:highlight w:val="none"/>
          <w:rPrChange w:id="12169" w:author="user pc" w:date="2022-03-15T10:14:00Z">
            <w:rPr>
              <w:b/>
              <w:color w:val="ffc000"/>
              <w:highlight w:val="darkBlue"/>
            </w:rPr>
          </w:rPrChange>
        </w:rPr>
        <w:t>mass</w:t>
      </w:r>
      <w:r>
        <w:rPr>
          <w:rFonts w:ascii="Times New Roman" w:cs="Times New Roman" w:hAnsi="Times New Roman"/>
          <w:sz w:val="28"/>
          <w:szCs w:val="28"/>
        </w:rPr>
        <w:t xml:space="preserve"> </w:t>
      </w:r>
      <w:r w:rsidRPr="0D2A0CFE">
        <w:rPr>
          <w:rFonts w:ascii="Times New Roman" w:cs="Times New Roman"/>
          <w:b w:val="false"/>
          <w:color w:val="auto"/>
          <w:sz w:val="28"/>
          <w:szCs w:val="28"/>
          <w:highlight w:val="none"/>
          <w:rPrChange w:id="12170" w:author="user pc" w:date="2022-03-15T10:14:00Z">
            <w:rPr>
              <w:b/>
              <w:color w:val="ffc000"/>
              <w:highlight w:val="darkBlue"/>
            </w:rPr>
          </w:rPrChange>
        </w:rPr>
        <w:t>of</w:t>
      </w:r>
      <w:r>
        <w:rPr>
          <w:rFonts w:ascii="Times New Roman" w:cs="Times New Roman" w:hAnsi="Times New Roman"/>
          <w:sz w:val="28"/>
          <w:szCs w:val="28"/>
        </w:rPr>
        <w:t xml:space="preserve"> </w:t>
      </w:r>
      <w:r w:rsidRPr="AC55E4AD">
        <w:rPr>
          <w:rFonts w:ascii="Times New Roman" w:cs="Times New Roman"/>
          <w:b w:val="false"/>
          <w:color w:val="auto"/>
          <w:sz w:val="28"/>
          <w:szCs w:val="28"/>
          <w:highlight w:val="none"/>
          <w:rPrChange w:id="12171" w:author="user pc" w:date="2022-03-15T10:14:00Z">
            <w:rPr>
              <w:b/>
              <w:color w:val="ffc000"/>
              <w:highlight w:val="darkBlue"/>
            </w:rPr>
          </w:rPrChange>
        </w:rPr>
        <w:t>the</w:t>
      </w:r>
      <w:r>
        <w:rPr>
          <w:rFonts w:ascii="Times New Roman" w:cs="Times New Roman" w:hAnsi="Times New Roman"/>
          <w:sz w:val="28"/>
          <w:szCs w:val="28"/>
        </w:rPr>
        <w:t xml:space="preserve"> </w:t>
      </w:r>
      <w:r w:rsidRPr="F71909FC">
        <w:rPr>
          <w:rFonts w:ascii="Times New Roman" w:cs="Times New Roman"/>
          <w:b w:val="false"/>
          <w:color w:val="auto"/>
          <w:sz w:val="28"/>
          <w:szCs w:val="28"/>
          <w:highlight w:val="none"/>
          <w:rPrChange w:id="12172" w:author="user pc" w:date="2022-03-15T10:14:00Z">
            <w:rPr>
              <w:b/>
              <w:color w:val="ffc000"/>
              <w:highlight w:val="darkBlue"/>
            </w:rPr>
          </w:rPrChange>
        </w:rPr>
        <w:t>dissolved</w:t>
      </w:r>
      <w:r>
        <w:rPr>
          <w:rFonts w:ascii="Times New Roman" w:cs="Times New Roman" w:hAnsi="Times New Roman"/>
          <w:sz w:val="28"/>
          <w:szCs w:val="28"/>
        </w:rPr>
        <w:t xml:space="preserve"> </w:t>
      </w:r>
      <w:r w:rsidRPr="899E2C4C">
        <w:rPr>
          <w:rFonts w:ascii="Times New Roman" w:cs="Times New Roman"/>
          <w:b w:val="false"/>
          <w:color w:val="auto"/>
          <w:sz w:val="28"/>
          <w:szCs w:val="28"/>
          <w:highlight w:val="none"/>
          <w:rPrChange w:id="12173" w:author="user pc" w:date="2022-03-15T10:14:00Z">
            <w:rPr>
              <w:b/>
              <w:color w:val="ffc000"/>
              <w:highlight w:val="darkBlue"/>
            </w:rPr>
          </w:rPrChange>
        </w:rPr>
        <w:t>compound</w:t>
      </w:r>
      <w:r>
        <w:rPr>
          <w:rFonts w:ascii="Times New Roman" w:cs="Times New Roman" w:hAnsi="Times New Roman"/>
          <w:sz w:val="28"/>
          <w:szCs w:val="28"/>
        </w:rPr>
        <w:t xml:space="preserve"> </w:t>
      </w:r>
      <w:r w:rsidRPr="5E125801">
        <w:rPr>
          <w:rFonts w:ascii="Times New Roman" w:cs="Times New Roman"/>
          <w:b w:val="false"/>
          <w:color w:val="auto"/>
          <w:sz w:val="28"/>
          <w:szCs w:val="28"/>
          <w:highlight w:val="none"/>
          <w:rPrChange w:id="12174" w:author="user pc" w:date="2022-03-15T10:14:00Z">
            <w:rPr>
              <w:b/>
              <w:color w:val="ffc000"/>
              <w:highlight w:val="darkBlue"/>
            </w:rPr>
          </w:rPrChange>
        </w:rPr>
        <w:t>as</w:t>
      </w:r>
      <w:r>
        <w:rPr>
          <w:rFonts w:ascii="Times New Roman" w:cs="Times New Roman" w:hAnsi="Times New Roman"/>
          <w:sz w:val="28"/>
          <w:szCs w:val="28"/>
        </w:rPr>
        <w:t xml:space="preserve"> </w:t>
      </w:r>
      <w:r w:rsidRPr="AD4A6DDC">
        <w:rPr>
          <w:rFonts w:ascii="Times New Roman" w:cs="Times New Roman"/>
          <w:b w:val="false"/>
          <w:color w:val="auto"/>
          <w:sz w:val="28"/>
          <w:szCs w:val="28"/>
          <w:highlight w:val="none"/>
          <w:rPrChange w:id="12175" w:author="user pc" w:date="2022-03-15T10:14:00Z">
            <w:rPr>
              <w:b/>
              <w:color w:val="ffc000"/>
              <w:highlight w:val="darkBlue"/>
            </w:rPr>
          </w:rPrChange>
        </w:rPr>
        <w:t>the</w:t>
      </w:r>
      <w:r>
        <w:rPr>
          <w:rFonts w:ascii="Times New Roman" w:cs="Times New Roman" w:hAnsi="Times New Roman"/>
          <w:sz w:val="28"/>
          <w:szCs w:val="28"/>
        </w:rPr>
        <w:t xml:space="preserve"> </w:t>
      </w:r>
      <w:r w:rsidRPr="84C2BFAB">
        <w:rPr>
          <w:rFonts w:ascii="Times New Roman" w:cs="Times New Roman"/>
          <w:b w:val="false"/>
          <w:color w:val="auto"/>
          <w:sz w:val="28"/>
          <w:szCs w:val="28"/>
          <w:highlight w:val="none"/>
          <w:rPrChange w:id="12176" w:author="user pc" w:date="2022-03-15T10:14:00Z">
            <w:rPr>
              <w:b/>
              <w:color w:val="ffc000"/>
              <w:highlight w:val="darkBlue"/>
            </w:rPr>
          </w:rPrChange>
        </w:rPr>
        <w:t>sum</w:t>
      </w:r>
      <w:r>
        <w:rPr>
          <w:rFonts w:ascii="Times New Roman" w:cs="Times New Roman" w:hAnsi="Times New Roman"/>
          <w:sz w:val="28"/>
          <w:szCs w:val="28"/>
        </w:rPr>
        <w:t xml:space="preserve"> </w:t>
      </w:r>
      <w:r w:rsidRPr="B23C7A78">
        <w:rPr>
          <w:rFonts w:ascii="Times New Roman" w:cs="Times New Roman"/>
          <w:b w:val="false"/>
          <w:color w:val="auto"/>
          <w:sz w:val="28"/>
          <w:szCs w:val="28"/>
          <w:highlight w:val="none"/>
          <w:rPrChange w:id="12177" w:author="user pc" w:date="2022-03-15T10:14:00Z">
            <w:rPr>
              <w:b/>
              <w:color w:val="ffc000"/>
              <w:highlight w:val="darkBlue"/>
            </w:rPr>
          </w:rPrChange>
        </w:rPr>
        <w:t>of</w:t>
      </w:r>
      <w:r>
        <w:rPr>
          <w:rFonts w:ascii="Times New Roman" w:cs="Times New Roman" w:hAnsi="Times New Roman"/>
          <w:sz w:val="28"/>
          <w:szCs w:val="28"/>
        </w:rPr>
        <w:t xml:space="preserve"> </w:t>
      </w:r>
      <w:r w:rsidRPr="2CDF9EB9">
        <w:rPr>
          <w:rFonts w:ascii="Times New Roman" w:cs="Times New Roman"/>
          <w:b w:val="false"/>
          <w:color w:val="auto"/>
          <w:sz w:val="28"/>
          <w:szCs w:val="28"/>
          <w:highlight w:val="none"/>
          <w:rPrChange w:id="12178" w:author="user pc" w:date="2022-03-15T10:14:00Z">
            <w:rPr>
              <w:b/>
              <w:color w:val="ffc000"/>
              <w:highlight w:val="darkBlue"/>
            </w:rPr>
          </w:rPrChange>
        </w:rPr>
        <w:t>mass</w:t>
      </w:r>
      <w:r>
        <w:rPr>
          <w:rFonts w:ascii="Times New Roman" w:cs="Times New Roman" w:hAnsi="Times New Roman"/>
          <w:sz w:val="28"/>
          <w:szCs w:val="28"/>
        </w:rPr>
        <w:t xml:space="preserve"> </w:t>
      </w:r>
      <w:r w:rsidRPr="FE445585">
        <w:rPr>
          <w:rFonts w:ascii="Times New Roman" w:cs="Times New Roman"/>
          <w:b w:val="false"/>
          <w:color w:val="auto"/>
          <w:sz w:val="28"/>
          <w:szCs w:val="28"/>
          <w:highlight w:val="none"/>
          <w:rPrChange w:id="12179" w:author="user pc" w:date="2022-03-15T10:14:00Z">
            <w:rPr>
              <w:b/>
              <w:color w:val="ffc000"/>
              <w:highlight w:val="darkBlue"/>
            </w:rPr>
          </w:rPrChange>
        </w:rPr>
        <w:t>of</w:t>
      </w:r>
      <w:r>
        <w:rPr>
          <w:rFonts w:ascii="Times New Roman" w:cs="Times New Roman" w:hAnsi="Times New Roman"/>
          <w:sz w:val="28"/>
          <w:szCs w:val="28"/>
        </w:rPr>
        <w:t xml:space="preserve"> </w:t>
      </w:r>
      <w:r w:rsidRPr="3A38573B">
        <w:rPr>
          <w:rFonts w:ascii="Times New Roman" w:cs="Times New Roman"/>
          <w:b w:val="false"/>
          <w:color w:val="auto"/>
          <w:sz w:val="28"/>
          <w:szCs w:val="28"/>
          <w:highlight w:val="none"/>
          <w:rPrChange w:id="12180" w:author="user pc" w:date="2022-03-15T10:14:00Z">
            <w:rPr>
              <w:b/>
              <w:color w:val="ffc000"/>
              <w:highlight w:val="darkBlue"/>
            </w:rPr>
          </w:rPrChange>
        </w:rPr>
        <w:t>all</w:t>
      </w:r>
      <w:r>
        <w:rPr>
          <w:rFonts w:ascii="Times New Roman" w:cs="Times New Roman" w:hAnsi="Times New Roman"/>
          <w:sz w:val="28"/>
          <w:szCs w:val="28"/>
        </w:rPr>
        <w:t xml:space="preserve"> </w:t>
      </w:r>
      <w:r w:rsidRPr="093F08E1">
        <w:rPr>
          <w:rFonts w:ascii="Times New Roman" w:cs="Times New Roman"/>
          <w:b w:val="false"/>
          <w:color w:val="auto"/>
          <w:sz w:val="28"/>
          <w:szCs w:val="28"/>
          <w:highlight w:val="none"/>
          <w:rPrChange w:id="12181" w:author="user pc" w:date="2022-03-15T10:14:00Z">
            <w:rPr>
              <w:b/>
              <w:color w:val="ffc000"/>
              <w:highlight w:val="darkBlue"/>
            </w:rPr>
          </w:rPrChange>
        </w:rPr>
        <w:t>atoms</w:t>
      </w:r>
      <w:r>
        <w:rPr>
          <w:rFonts w:ascii="Times New Roman" w:cs="Times New Roman" w:hAnsi="Times New Roman"/>
          <w:sz w:val="28"/>
          <w:szCs w:val="28"/>
        </w:rPr>
        <w:t xml:space="preserve"> </w:t>
      </w:r>
      <w:r w:rsidRPr="08D0B188">
        <w:rPr>
          <w:rFonts w:ascii="Times New Roman" w:cs="Times New Roman"/>
          <w:b w:val="false"/>
          <w:color w:val="auto"/>
          <w:sz w:val="28"/>
          <w:szCs w:val="28"/>
          <w:highlight w:val="none"/>
          <w:rPrChange w:id="12182" w:author="user pc" w:date="2022-03-15T10:14:00Z">
            <w:rPr>
              <w:b/>
              <w:color w:val="ffc000"/>
              <w:highlight w:val="darkBlue"/>
            </w:rPr>
          </w:rPrChange>
        </w:rPr>
        <w:t>in</w:t>
      </w:r>
      <w:r>
        <w:rPr>
          <w:rFonts w:ascii="Times New Roman" w:cs="Times New Roman" w:hAnsi="Times New Roman"/>
          <w:sz w:val="28"/>
          <w:szCs w:val="28"/>
        </w:rPr>
        <w:t xml:space="preserve"> </w:t>
      </w:r>
      <w:r w:rsidRPr="08716EA0">
        <w:rPr>
          <w:rFonts w:ascii="Times New Roman" w:cs="Times New Roman"/>
          <w:b w:val="false"/>
          <w:color w:val="auto"/>
          <w:sz w:val="28"/>
          <w:szCs w:val="28"/>
          <w:highlight w:val="none"/>
          <w:rPrChange w:id="12183" w:author="user pc" w:date="2022-03-15T10:14:00Z">
            <w:rPr>
              <w:b/>
              <w:color w:val="ffc000"/>
              <w:highlight w:val="darkBlue"/>
            </w:rPr>
          </w:rPrChange>
        </w:rPr>
        <w:t>the</w:t>
      </w:r>
      <w:r>
        <w:rPr>
          <w:rFonts w:ascii="Times New Roman" w:cs="Times New Roman" w:hAnsi="Times New Roman"/>
          <w:sz w:val="28"/>
          <w:szCs w:val="28"/>
        </w:rPr>
        <w:t xml:space="preserve"> </w:t>
      </w:r>
      <w:r w:rsidRPr="EA82ACA6">
        <w:rPr>
          <w:rFonts w:ascii="Times New Roman" w:cs="Times New Roman"/>
          <w:b w:val="false"/>
          <w:color w:val="auto"/>
          <w:sz w:val="28"/>
          <w:szCs w:val="28"/>
          <w:highlight w:val="none"/>
          <w:rPrChange w:id="12184" w:author="user pc" w:date="2022-03-15T10:14:00Z">
            <w:rPr>
              <w:b/>
              <w:color w:val="ffc000"/>
              <w:highlight w:val="darkBlue"/>
            </w:rPr>
          </w:rPrChange>
        </w:rPr>
        <w:t>molecule.</w:t>
      </w:r>
    </w:p>
    <w:p>
      <w:pPr>
        <w:pStyle w:val="style0"/>
        <w:rPr>
          <w:rFonts w:ascii="Times New Roman" w:cs="Times New Roman"/>
          <w:sz w:val="28"/>
          <w:szCs w:val="28"/>
          <w:rPrChange w:id="12185" w:author="user pc" w:date="2022-03-15T10:14:00Z">
            <w:rPr/>
          </w:rPrChange>
        </w:rPr>
      </w:pPr>
      <w:r w:rsidRPr="03DD0508">
        <w:rPr>
          <w:rFonts w:ascii="Times New Roman" w:cs="Times New Roman"/>
          <w:b w:val="false"/>
          <w:color w:val="auto"/>
          <w:sz w:val="28"/>
          <w:szCs w:val="28"/>
          <w:highlight w:val="none"/>
          <w:rPrChange w:id="12186" w:author="user pc" w:date="2022-03-15T10:14:00Z">
            <w:rPr>
              <w:b/>
              <w:color w:val="ffc000"/>
              <w:highlight w:val="darkBlue"/>
            </w:rPr>
          </w:rPrChange>
        </w:rPr>
        <w:t>Molar</w:t>
      </w:r>
      <w:r>
        <w:rPr>
          <w:rFonts w:ascii="Times New Roman" w:cs="Times New Roman" w:hAnsi="Times New Roman"/>
          <w:sz w:val="28"/>
          <w:szCs w:val="28"/>
        </w:rPr>
        <w:t xml:space="preserve"> </w:t>
      </w:r>
      <w:r w:rsidRPr="B0CF67E3">
        <w:rPr>
          <w:rFonts w:ascii="Times New Roman" w:cs="Times New Roman"/>
          <w:b w:val="false"/>
          <w:color w:val="auto"/>
          <w:sz w:val="28"/>
          <w:szCs w:val="28"/>
          <w:highlight w:val="none"/>
          <w:rPrChange w:id="12187" w:author="user pc" w:date="2022-03-15T10:14:00Z">
            <w:rPr>
              <w:b/>
              <w:color w:val="ffc000"/>
              <w:highlight w:val="darkBlue"/>
            </w:rPr>
          </w:rPrChange>
        </w:rPr>
        <w:t>mass</w:t>
      </w:r>
      <w:r>
        <w:rPr>
          <w:rFonts w:ascii="Times New Roman" w:cs="Times New Roman" w:hAnsi="Times New Roman"/>
          <w:sz w:val="28"/>
          <w:szCs w:val="28"/>
        </w:rPr>
        <w:t xml:space="preserve"> of </w:t>
      </w:r>
      <w:r w:rsidRPr="8D67FFD3">
        <w:rPr>
          <w:rFonts w:ascii="Times New Roman" w:cs="Times New Roman"/>
          <w:b w:val="false"/>
          <w:color w:val="auto"/>
          <w:sz w:val="28"/>
          <w:szCs w:val="28"/>
          <w:highlight w:val="none"/>
          <w:rPrChange w:id="12188" w:author="user pc" w:date="2022-03-15T10:14:00Z">
            <w:rPr>
              <w:b/>
              <w:color w:val="ffc000"/>
              <w:highlight w:val="darkBlue"/>
            </w:rPr>
          </w:rPrChange>
        </w:rPr>
        <w:t>NaNO</w:t>
      </w:r>
      <w:r w:rsidRPr="77323E0B">
        <w:rPr>
          <w:rFonts w:ascii="Times New Roman" w:cs="Times New Roman"/>
          <w:b w:val="false"/>
          <w:color w:val="auto"/>
          <w:sz w:val="28"/>
          <w:szCs w:val="28"/>
          <w:highlight w:val="none"/>
          <w:vertAlign w:val="subscript"/>
          <w:rPrChange w:id="12189" w:author="user pc" w:date="2022-03-15T10:14:00Z">
            <w:rPr>
              <w:b/>
              <w:color w:val="ffc000"/>
              <w:highlight w:val="darkBlue"/>
              <w:vertAlign w:val="subscript"/>
            </w:rPr>
          </w:rPrChange>
        </w:rPr>
        <w:t>3</w:t>
      </w:r>
      <w:r>
        <w:rPr>
          <w:rFonts w:ascii="Times New Roman" w:cs="Times New Roman" w:hAnsi="Times New Roman"/>
          <w:sz w:val="28"/>
          <w:szCs w:val="28"/>
          <w:vertAlign w:val="subscript"/>
        </w:rPr>
        <w:t xml:space="preserve"> </w:t>
      </w:r>
      <w:r w:rsidRPr="A5E95907">
        <w:rPr>
          <w:rFonts w:ascii="Times New Roman" w:cs="Times New Roman"/>
          <w:b w:val="false"/>
          <w:color w:val="auto"/>
          <w:sz w:val="28"/>
          <w:szCs w:val="28"/>
          <w:highlight w:val="none"/>
          <w:rPrChange w:id="12190" w:author="user pc" w:date="2022-03-15T10:14:00Z">
            <w:rPr>
              <w:b/>
              <w:color w:val="ffc000"/>
              <w:highlight w:val="darkBlue"/>
            </w:rPr>
          </w:rPrChange>
        </w:rPr>
        <w:t>=</w:t>
      </w:r>
      <w:r>
        <w:rPr>
          <w:rFonts w:ascii="Times New Roman" w:cs="Times New Roman" w:hAnsi="Times New Roman"/>
          <w:sz w:val="28"/>
          <w:szCs w:val="28"/>
        </w:rPr>
        <w:t xml:space="preserve"> </w:t>
      </w:r>
      <w:r w:rsidRPr="A3548078">
        <w:rPr>
          <w:rFonts w:ascii="Times New Roman" w:cs="Times New Roman"/>
          <w:b w:val="false"/>
          <w:color w:val="auto"/>
          <w:sz w:val="28"/>
          <w:szCs w:val="28"/>
          <w:highlight w:val="none"/>
          <w:rPrChange w:id="12191" w:author="user pc" w:date="2022-03-15T10:14:00Z">
            <w:rPr>
              <w:b/>
              <w:color w:val="ffc000"/>
              <w:highlight w:val="darkBlue"/>
            </w:rPr>
          </w:rPrChange>
        </w:rPr>
        <w:t>23</w:t>
      </w:r>
      <w:r>
        <w:rPr>
          <w:rFonts w:ascii="Times New Roman" w:cs="Times New Roman" w:hAnsi="Times New Roman"/>
          <w:sz w:val="28"/>
          <w:szCs w:val="28"/>
        </w:rPr>
        <w:t xml:space="preserve"> </w:t>
      </w:r>
      <w:r w:rsidRPr="800A9D3B">
        <w:rPr>
          <w:rFonts w:ascii="Times New Roman" w:cs="Times New Roman"/>
          <w:b w:val="false"/>
          <w:color w:val="auto"/>
          <w:sz w:val="28"/>
          <w:szCs w:val="28"/>
          <w:highlight w:val="none"/>
          <w:rPrChange w:id="12192" w:author="user pc" w:date="2022-03-15T10:14:00Z">
            <w:rPr>
              <w:b/>
              <w:color w:val="ffc000"/>
              <w:highlight w:val="darkBlue"/>
            </w:rPr>
          </w:rPrChange>
        </w:rPr>
        <w:t>+</w:t>
      </w:r>
      <w:r>
        <w:rPr>
          <w:rFonts w:ascii="Times New Roman" w:cs="Times New Roman" w:hAnsi="Times New Roman"/>
          <w:sz w:val="28"/>
          <w:szCs w:val="28"/>
        </w:rPr>
        <w:t xml:space="preserve"> </w:t>
      </w:r>
      <w:r w:rsidRPr="59A9374E">
        <w:rPr>
          <w:rFonts w:ascii="Times New Roman" w:cs="Times New Roman"/>
          <w:b w:val="false"/>
          <w:color w:val="auto"/>
          <w:sz w:val="28"/>
          <w:szCs w:val="28"/>
          <w:highlight w:val="none"/>
          <w:rPrChange w:id="12193" w:author="user pc" w:date="2022-03-15T10:14:00Z">
            <w:rPr>
              <w:b/>
              <w:color w:val="ffc000"/>
              <w:highlight w:val="darkBlue"/>
            </w:rPr>
          </w:rPrChange>
        </w:rPr>
        <w:t>14</w:t>
      </w:r>
      <w:r>
        <w:rPr>
          <w:rFonts w:ascii="Times New Roman" w:cs="Times New Roman" w:hAnsi="Times New Roman"/>
          <w:sz w:val="28"/>
          <w:szCs w:val="28"/>
        </w:rPr>
        <w:t xml:space="preserve"> </w:t>
      </w:r>
      <w:r w:rsidRPr="2DF14BD2">
        <w:rPr>
          <w:rFonts w:ascii="Times New Roman" w:cs="Times New Roman"/>
          <w:b w:val="false"/>
          <w:color w:val="auto"/>
          <w:sz w:val="28"/>
          <w:szCs w:val="28"/>
          <w:highlight w:val="none"/>
          <w:rPrChange w:id="12194" w:author="user pc" w:date="2022-03-15T10:14:00Z">
            <w:rPr>
              <w:b/>
              <w:color w:val="ffc000"/>
              <w:highlight w:val="darkBlue"/>
            </w:rPr>
          </w:rPrChange>
        </w:rPr>
        <w:t>+</w:t>
      </w:r>
      <w:r>
        <w:rPr>
          <w:rFonts w:ascii="Times New Roman" w:cs="Times New Roman" w:hAnsi="Times New Roman"/>
          <w:sz w:val="28"/>
          <w:szCs w:val="28"/>
        </w:rPr>
        <w:t xml:space="preserve"> </w:t>
      </w:r>
      <w:r w:rsidRPr="26A253F0">
        <w:rPr>
          <w:rFonts w:ascii="Times New Roman" w:cs="Times New Roman"/>
          <w:b w:val="false"/>
          <w:color w:val="auto"/>
          <w:sz w:val="28"/>
          <w:szCs w:val="28"/>
          <w:highlight w:val="none"/>
          <w:rPrChange w:id="12195" w:author="user pc" w:date="2022-03-15T10:14:00Z">
            <w:rPr>
              <w:b/>
              <w:color w:val="ffc000"/>
              <w:highlight w:val="darkBlue"/>
            </w:rPr>
          </w:rPrChange>
        </w:rPr>
        <w:t>3</w:t>
      </w:r>
      <w:r>
        <w:rPr>
          <w:rFonts w:ascii="Times New Roman" w:cs="Times New Roman" w:hAnsi="Times New Roman"/>
          <w:sz w:val="28"/>
          <w:szCs w:val="28"/>
        </w:rPr>
        <w:t xml:space="preserve"> </w:t>
      </w:r>
      <w:r w:rsidRPr="E836ECCF">
        <w:rPr>
          <w:rFonts w:ascii="Times New Roman" w:cs="Times New Roman"/>
          <w:b w:val="false"/>
          <w:color w:val="auto"/>
          <w:sz w:val="28"/>
          <w:szCs w:val="28"/>
          <w:highlight w:val="none"/>
          <w:rPrChange w:id="12196" w:author="user pc" w:date="2022-03-15T10:14:00Z">
            <w:rPr>
              <w:b/>
              <w:color w:val="ffc000"/>
              <w:highlight w:val="darkBlue"/>
            </w:rPr>
          </w:rPrChange>
        </w:rPr>
        <w:t>x</w:t>
      </w:r>
      <w:r>
        <w:rPr>
          <w:rFonts w:ascii="Times New Roman" w:cs="Times New Roman" w:hAnsi="Times New Roman"/>
          <w:sz w:val="28"/>
          <w:szCs w:val="28"/>
        </w:rPr>
        <w:t xml:space="preserve"> </w:t>
      </w:r>
      <w:r w:rsidRPr="9B9F6AB6">
        <w:rPr>
          <w:rFonts w:ascii="Times New Roman" w:cs="Times New Roman"/>
          <w:b w:val="false"/>
          <w:color w:val="auto"/>
          <w:sz w:val="28"/>
          <w:szCs w:val="28"/>
          <w:highlight w:val="none"/>
          <w:rPrChange w:id="12197" w:author="user pc" w:date="2022-03-15T10:14:00Z">
            <w:rPr>
              <w:b/>
              <w:color w:val="ffc000"/>
              <w:highlight w:val="darkBlue"/>
            </w:rPr>
          </w:rPrChange>
        </w:rPr>
        <w:t>16</w:t>
      </w:r>
      <w:r>
        <w:rPr>
          <w:rFonts w:ascii="Times New Roman" w:cs="Times New Roman" w:hAnsi="Times New Roman"/>
          <w:sz w:val="28"/>
          <w:szCs w:val="28"/>
        </w:rPr>
        <w:t xml:space="preserve"> </w:t>
      </w:r>
      <w:r w:rsidRPr="3F205DB6">
        <w:rPr>
          <w:rFonts w:ascii="Times New Roman" w:cs="Times New Roman"/>
          <w:b w:val="false"/>
          <w:color w:val="auto"/>
          <w:sz w:val="28"/>
          <w:szCs w:val="28"/>
          <w:highlight w:val="none"/>
          <w:rPrChange w:id="12198" w:author="user pc" w:date="2022-03-15T10:14:00Z">
            <w:rPr>
              <w:b/>
              <w:color w:val="ffc000"/>
              <w:highlight w:val="darkBlue"/>
            </w:rPr>
          </w:rPrChange>
        </w:rPr>
        <w:t>=</w:t>
      </w:r>
      <w:r>
        <w:rPr>
          <w:rFonts w:ascii="Times New Roman" w:cs="Times New Roman" w:hAnsi="Times New Roman"/>
          <w:sz w:val="28"/>
          <w:szCs w:val="28"/>
        </w:rPr>
        <w:t xml:space="preserve"> 85gmol</w:t>
      </w:r>
      <w:r>
        <w:rPr>
          <w:rFonts w:ascii="Times New Roman" w:cs="Times New Roman" w:hAnsi="Times New Roman"/>
          <w:sz w:val="28"/>
          <w:szCs w:val="28"/>
          <w:vertAlign w:val="superscript"/>
        </w:rPr>
        <w:t>-1</w:t>
      </w:r>
      <w:r w:rsidRPr="FE84F176">
        <w:rPr>
          <w:rFonts w:ascii="Times New Roman" w:cs="Times New Roman"/>
          <w:b w:val="false"/>
          <w:color w:val="auto"/>
          <w:sz w:val="28"/>
          <w:szCs w:val="28"/>
          <w:highlight w:val="none"/>
          <w:rPrChange w:id="12199" w:author="user pc" w:date="2022-03-15T10:14:00Z">
            <w:rPr>
              <w:b/>
              <w:color w:val="ffc000"/>
              <w:highlight w:val="darkBlue"/>
            </w:rPr>
          </w:rPrChange>
        </w:rPr>
        <w:t>.</w:t>
      </w:r>
    </w:p>
    <w:p>
      <w:pPr>
        <w:pStyle w:val="style179"/>
        <w:numPr>
          <w:ilvl w:val="0"/>
          <w:numId w:val="52"/>
        </w:numPr>
        <w:rPr>
          <w:rFonts w:ascii="Times New Roman" w:cs="Times New Roman" w:hAnsi="Times New Roman"/>
          <w:sz w:val="28"/>
          <w:szCs w:val="28"/>
        </w:rPr>
      </w:pPr>
      <w:r>
        <w:rPr>
          <w:rFonts w:ascii="Times New Roman" w:cs="Times New Roman" w:hAnsi="Times New Roman"/>
          <w:sz w:val="28"/>
          <w:szCs w:val="28"/>
        </w:rPr>
        <w:t xml:space="preserve"> </w:t>
      </w:r>
      <w:r w:rsidRPr="CF490B19">
        <w:rPr>
          <w:rFonts w:ascii="Times New Roman" w:cs="Times New Roman"/>
          <w:b w:val="false"/>
          <w:color w:val="auto"/>
          <w:sz w:val="28"/>
          <w:szCs w:val="28"/>
          <w:highlight w:val="none"/>
          <w:rPrChange w:id="12200" w:author="user pc" w:date="2022-03-15T10:14:00Z">
            <w:rPr>
              <w:b/>
              <w:color w:val="ffc000"/>
              <w:highlight w:val="darkBlue"/>
            </w:rPr>
          </w:rPrChange>
        </w:rPr>
        <w:t>Divide</w:t>
      </w:r>
      <w:r>
        <w:rPr>
          <w:rFonts w:ascii="Times New Roman" w:cs="Times New Roman" w:hAnsi="Times New Roman"/>
          <w:sz w:val="28"/>
          <w:szCs w:val="28"/>
        </w:rPr>
        <w:t xml:space="preserve"> </w:t>
      </w:r>
      <w:r w:rsidRPr="C9824B6D">
        <w:rPr>
          <w:rFonts w:ascii="Times New Roman" w:cs="Times New Roman"/>
          <w:b w:val="false"/>
          <w:color w:val="auto"/>
          <w:sz w:val="28"/>
          <w:szCs w:val="28"/>
          <w:highlight w:val="none"/>
          <w:rPrChange w:id="12201" w:author="user pc" w:date="2022-03-15T10:14:00Z">
            <w:rPr>
              <w:b/>
              <w:color w:val="ffc000"/>
              <w:highlight w:val="darkBlue"/>
            </w:rPr>
          </w:rPrChange>
        </w:rPr>
        <w:t>the</w:t>
      </w:r>
      <w:r>
        <w:rPr>
          <w:rFonts w:ascii="Times New Roman" w:cs="Times New Roman" w:hAnsi="Times New Roman"/>
          <w:sz w:val="28"/>
          <w:szCs w:val="28"/>
        </w:rPr>
        <w:t xml:space="preserve"> </w:t>
      </w:r>
      <w:r w:rsidRPr="9E7928C3">
        <w:rPr>
          <w:rFonts w:ascii="Times New Roman" w:cs="Times New Roman"/>
          <w:b w:val="false"/>
          <w:color w:val="auto"/>
          <w:sz w:val="28"/>
          <w:szCs w:val="28"/>
          <w:highlight w:val="none"/>
          <w:rPrChange w:id="12202" w:author="user pc" w:date="2022-03-15T10:14:00Z">
            <w:rPr>
              <w:b/>
              <w:color w:val="ffc000"/>
              <w:highlight w:val="darkBlue"/>
            </w:rPr>
          </w:rPrChange>
        </w:rPr>
        <w:t>mass</w:t>
      </w:r>
      <w:r>
        <w:rPr>
          <w:rFonts w:ascii="Times New Roman" w:cs="Times New Roman" w:hAnsi="Times New Roman"/>
          <w:sz w:val="28"/>
          <w:szCs w:val="28"/>
        </w:rPr>
        <w:t xml:space="preserve"> </w:t>
      </w:r>
      <w:r w:rsidRPr="C8EFB247">
        <w:rPr>
          <w:rFonts w:ascii="Times New Roman" w:cs="Times New Roman"/>
          <w:b w:val="false"/>
          <w:color w:val="auto"/>
          <w:sz w:val="28"/>
          <w:szCs w:val="28"/>
          <w:highlight w:val="none"/>
          <w:rPrChange w:id="12203" w:author="user pc" w:date="2022-03-15T10:14:00Z">
            <w:rPr>
              <w:b/>
              <w:color w:val="ffc000"/>
              <w:highlight w:val="darkBlue"/>
            </w:rPr>
          </w:rPrChange>
        </w:rPr>
        <w:t>of</w:t>
      </w:r>
      <w:r>
        <w:rPr>
          <w:rFonts w:ascii="Times New Roman" w:cs="Times New Roman" w:hAnsi="Times New Roman"/>
          <w:sz w:val="28"/>
          <w:szCs w:val="28"/>
        </w:rPr>
        <w:t xml:space="preserve"> </w:t>
      </w:r>
      <w:r w:rsidRPr="2D7050A1">
        <w:rPr>
          <w:rFonts w:ascii="Times New Roman" w:cs="Times New Roman"/>
          <w:b w:val="false"/>
          <w:color w:val="auto"/>
          <w:sz w:val="28"/>
          <w:szCs w:val="28"/>
          <w:highlight w:val="none"/>
          <w:rPrChange w:id="12204" w:author="user pc" w:date="2022-03-15T10:14:00Z">
            <w:rPr>
              <w:b/>
              <w:color w:val="ffc000"/>
              <w:highlight w:val="darkBlue"/>
            </w:rPr>
          </w:rPrChange>
        </w:rPr>
        <w:t>the</w:t>
      </w:r>
      <w:r>
        <w:rPr>
          <w:rFonts w:ascii="Times New Roman" w:cs="Times New Roman" w:hAnsi="Times New Roman"/>
          <w:sz w:val="28"/>
          <w:szCs w:val="28"/>
        </w:rPr>
        <w:t xml:space="preserve"> </w:t>
      </w:r>
      <w:r w:rsidRPr="F179455D">
        <w:rPr>
          <w:rFonts w:ascii="Times New Roman" w:cs="Times New Roman"/>
          <w:b w:val="false"/>
          <w:color w:val="auto"/>
          <w:sz w:val="28"/>
          <w:szCs w:val="28"/>
          <w:highlight w:val="none"/>
          <w:rPrChange w:id="12205" w:author="user pc" w:date="2022-03-15T10:14:00Z">
            <w:rPr>
              <w:b/>
              <w:color w:val="ffc000"/>
              <w:highlight w:val="darkBlue"/>
            </w:rPr>
          </w:rPrChange>
        </w:rPr>
        <w:t>dissolved</w:t>
      </w:r>
      <w:r>
        <w:rPr>
          <w:rFonts w:ascii="Times New Roman" w:cs="Times New Roman" w:hAnsi="Times New Roman"/>
          <w:sz w:val="28"/>
          <w:szCs w:val="28"/>
        </w:rPr>
        <w:t xml:space="preserve"> </w:t>
      </w:r>
      <w:r w:rsidRPr="8A51D0D3">
        <w:rPr>
          <w:rFonts w:ascii="Times New Roman" w:cs="Times New Roman"/>
          <w:b w:val="false"/>
          <w:color w:val="auto"/>
          <w:sz w:val="28"/>
          <w:szCs w:val="28"/>
          <w:highlight w:val="none"/>
          <w:rPrChange w:id="12206" w:author="user pc" w:date="2022-03-15T10:14:00Z">
            <w:rPr>
              <w:b/>
              <w:color w:val="ffc000"/>
              <w:highlight w:val="darkBlue"/>
            </w:rPr>
          </w:rPrChange>
        </w:rPr>
        <w:t>compound</w:t>
      </w:r>
      <w:r>
        <w:rPr>
          <w:rFonts w:ascii="Times New Roman" w:cs="Times New Roman" w:hAnsi="Times New Roman"/>
          <w:sz w:val="28"/>
          <w:szCs w:val="28"/>
        </w:rPr>
        <w:t xml:space="preserve"> </w:t>
      </w:r>
      <w:r w:rsidRPr="C64C8361">
        <w:rPr>
          <w:rFonts w:ascii="Times New Roman" w:cs="Times New Roman"/>
          <w:b w:val="false"/>
          <w:color w:val="auto"/>
          <w:sz w:val="28"/>
          <w:szCs w:val="28"/>
          <w:highlight w:val="none"/>
          <w:rPrChange w:id="12207" w:author="user pc" w:date="2022-03-15T10:14:00Z">
            <w:rPr>
              <w:b/>
              <w:color w:val="ffc000"/>
              <w:highlight w:val="darkBlue"/>
            </w:rPr>
          </w:rPrChange>
        </w:rPr>
        <w:t>(21.9g)</w:t>
      </w:r>
      <w:r>
        <w:rPr>
          <w:rFonts w:ascii="Times New Roman" w:cs="Times New Roman" w:hAnsi="Times New Roman"/>
          <w:sz w:val="28"/>
          <w:szCs w:val="28"/>
        </w:rPr>
        <w:t xml:space="preserve"> </w:t>
      </w:r>
      <w:r w:rsidRPr="79996B91">
        <w:rPr>
          <w:rFonts w:ascii="Times New Roman" w:cs="Times New Roman"/>
          <w:b w:val="false"/>
          <w:color w:val="auto"/>
          <w:sz w:val="28"/>
          <w:szCs w:val="28"/>
          <w:highlight w:val="none"/>
          <w:rPrChange w:id="12208" w:author="user pc" w:date="2022-03-15T10:14:00Z">
            <w:rPr>
              <w:b/>
              <w:color w:val="ffc000"/>
              <w:highlight w:val="darkBlue"/>
            </w:rPr>
          </w:rPrChange>
        </w:rPr>
        <w:t>by</w:t>
      </w:r>
      <w:r>
        <w:rPr>
          <w:rFonts w:ascii="Times New Roman" w:cs="Times New Roman" w:hAnsi="Times New Roman"/>
          <w:sz w:val="28"/>
          <w:szCs w:val="28"/>
        </w:rPr>
        <w:t xml:space="preserve"> </w:t>
      </w:r>
      <w:r w:rsidRPr="184C0007">
        <w:rPr>
          <w:rFonts w:ascii="Times New Roman" w:cs="Times New Roman"/>
          <w:b w:val="false"/>
          <w:color w:val="auto"/>
          <w:sz w:val="28"/>
          <w:szCs w:val="28"/>
          <w:highlight w:val="none"/>
          <w:rPrChange w:id="12209" w:author="user pc" w:date="2022-03-15T10:14:00Z">
            <w:rPr>
              <w:b/>
              <w:color w:val="ffc000"/>
              <w:highlight w:val="darkBlue"/>
            </w:rPr>
          </w:rPrChange>
        </w:rPr>
        <w:t>its</w:t>
      </w:r>
      <w:r>
        <w:rPr>
          <w:rFonts w:ascii="Times New Roman" w:cs="Times New Roman" w:hAnsi="Times New Roman"/>
          <w:sz w:val="28"/>
          <w:szCs w:val="28"/>
        </w:rPr>
        <w:t xml:space="preserve"> </w:t>
      </w:r>
      <w:r w:rsidRPr="D3D8EFCA">
        <w:rPr>
          <w:rFonts w:ascii="Times New Roman" w:cs="Times New Roman"/>
          <w:b w:val="false"/>
          <w:color w:val="auto"/>
          <w:sz w:val="28"/>
          <w:szCs w:val="28"/>
          <w:highlight w:val="none"/>
          <w:rPrChange w:id="12210" w:author="user pc" w:date="2022-03-15T10:14:00Z">
            <w:rPr>
              <w:b/>
              <w:color w:val="ffc000"/>
              <w:highlight w:val="darkBlue"/>
            </w:rPr>
          </w:rPrChange>
        </w:rPr>
        <w:t>molar</w:t>
      </w:r>
      <w:r>
        <w:rPr>
          <w:rFonts w:ascii="Times New Roman" w:cs="Times New Roman" w:hAnsi="Times New Roman"/>
          <w:sz w:val="28"/>
          <w:szCs w:val="28"/>
        </w:rPr>
        <w:t xml:space="preserve"> </w:t>
      </w:r>
      <w:r w:rsidRPr="EA09967A">
        <w:rPr>
          <w:rFonts w:ascii="Times New Roman" w:cs="Times New Roman"/>
          <w:b w:val="false"/>
          <w:color w:val="auto"/>
          <w:sz w:val="28"/>
          <w:szCs w:val="28"/>
          <w:highlight w:val="none"/>
          <w:rPrChange w:id="12211" w:author="user pc" w:date="2022-03-15T10:14:00Z">
            <w:rPr>
              <w:b/>
              <w:color w:val="ffc000"/>
              <w:highlight w:val="darkBlue"/>
            </w:rPr>
          </w:rPrChange>
        </w:rPr>
        <w:t>mass</w:t>
      </w:r>
      <w:r>
        <w:rPr>
          <w:rFonts w:ascii="Times New Roman" w:cs="Times New Roman" w:hAnsi="Times New Roman"/>
          <w:sz w:val="28"/>
          <w:szCs w:val="28"/>
        </w:rPr>
        <w:t xml:space="preserve"> </w:t>
      </w:r>
      <w:r w:rsidRPr="BBADEF9C">
        <w:rPr>
          <w:rFonts w:ascii="Times New Roman" w:cs="Times New Roman"/>
          <w:b w:val="false"/>
          <w:color w:val="auto"/>
          <w:sz w:val="28"/>
          <w:szCs w:val="28"/>
          <w:highlight w:val="none"/>
          <w:rPrChange w:id="12212" w:author="user pc" w:date="2022-03-15T10:14:00Z">
            <w:rPr>
              <w:b/>
              <w:color w:val="ffc000"/>
              <w:highlight w:val="darkBlue"/>
            </w:rPr>
          </w:rPrChange>
        </w:rPr>
        <w:t>to</w:t>
      </w:r>
      <w:r>
        <w:rPr>
          <w:rFonts w:ascii="Times New Roman" w:cs="Times New Roman" w:hAnsi="Times New Roman"/>
          <w:sz w:val="28"/>
          <w:szCs w:val="28"/>
        </w:rPr>
        <w:t xml:space="preserve"> </w:t>
      </w:r>
      <w:r w:rsidRPr="77E97A94">
        <w:rPr>
          <w:rFonts w:ascii="Times New Roman" w:cs="Times New Roman"/>
          <w:b w:val="false"/>
          <w:color w:val="auto"/>
          <w:sz w:val="28"/>
          <w:szCs w:val="28"/>
          <w:highlight w:val="none"/>
          <w:rPrChange w:id="12213" w:author="user pc" w:date="2022-03-15T10:14:00Z">
            <w:rPr>
              <w:b/>
              <w:color w:val="ffc000"/>
              <w:highlight w:val="darkBlue"/>
            </w:rPr>
          </w:rPrChange>
        </w:rPr>
        <w:t>calculate</w:t>
      </w:r>
      <w:r>
        <w:rPr>
          <w:rFonts w:ascii="Times New Roman" w:cs="Times New Roman" w:hAnsi="Times New Roman"/>
          <w:sz w:val="28"/>
          <w:szCs w:val="28"/>
        </w:rPr>
        <w:t xml:space="preserve"> </w:t>
      </w:r>
      <w:r w:rsidRPr="1C46821E">
        <w:rPr>
          <w:rFonts w:ascii="Times New Roman" w:cs="Times New Roman"/>
          <w:b w:val="false"/>
          <w:color w:val="auto"/>
          <w:sz w:val="28"/>
          <w:szCs w:val="28"/>
          <w:highlight w:val="none"/>
          <w:rPrChange w:id="12214" w:author="user pc" w:date="2022-03-15T10:14:00Z">
            <w:rPr>
              <w:b/>
              <w:color w:val="ffc000"/>
              <w:highlight w:val="darkBlue"/>
            </w:rPr>
          </w:rPrChange>
        </w:rPr>
        <w:t>the</w:t>
      </w:r>
      <w:r>
        <w:rPr>
          <w:rFonts w:ascii="Times New Roman" w:cs="Times New Roman" w:hAnsi="Times New Roman"/>
          <w:sz w:val="28"/>
          <w:szCs w:val="28"/>
        </w:rPr>
        <w:t xml:space="preserve"> </w:t>
      </w:r>
      <w:r w:rsidRPr="5E9CAE33">
        <w:rPr>
          <w:rFonts w:ascii="Times New Roman" w:cs="Times New Roman"/>
          <w:b w:val="false"/>
          <w:color w:val="auto"/>
          <w:sz w:val="28"/>
          <w:szCs w:val="28"/>
          <w:highlight w:val="none"/>
          <w:rPrChange w:id="12215" w:author="user pc" w:date="2022-03-15T10:14:00Z">
            <w:rPr>
              <w:b/>
              <w:color w:val="ffc000"/>
              <w:highlight w:val="darkBlue"/>
            </w:rPr>
          </w:rPrChange>
        </w:rPr>
        <w:t>number</w:t>
      </w:r>
      <w:r>
        <w:rPr>
          <w:rFonts w:ascii="Times New Roman" w:cs="Times New Roman" w:hAnsi="Times New Roman"/>
          <w:sz w:val="28"/>
          <w:szCs w:val="28"/>
        </w:rPr>
        <w:t xml:space="preserve"> </w:t>
      </w:r>
      <w:r w:rsidRPr="1062801A">
        <w:rPr>
          <w:rFonts w:ascii="Times New Roman" w:cs="Times New Roman"/>
          <w:b w:val="false"/>
          <w:color w:val="auto"/>
          <w:sz w:val="28"/>
          <w:szCs w:val="28"/>
          <w:highlight w:val="none"/>
          <w:rPrChange w:id="12216" w:author="user pc" w:date="2022-03-15T10:14:00Z">
            <w:rPr>
              <w:b/>
              <w:color w:val="ffc000"/>
              <w:highlight w:val="darkBlue"/>
            </w:rPr>
          </w:rPrChange>
        </w:rPr>
        <w:t>of</w:t>
      </w:r>
      <w:r>
        <w:rPr>
          <w:rFonts w:ascii="Times New Roman" w:cs="Times New Roman" w:hAnsi="Times New Roman"/>
          <w:sz w:val="28"/>
          <w:szCs w:val="28"/>
        </w:rPr>
        <w:t xml:space="preserve"> </w:t>
      </w:r>
      <w:r w:rsidRPr="E93C5529">
        <w:rPr>
          <w:rFonts w:ascii="Times New Roman" w:cs="Times New Roman"/>
          <w:b w:val="false"/>
          <w:color w:val="auto"/>
          <w:sz w:val="28"/>
          <w:szCs w:val="28"/>
          <w:highlight w:val="none"/>
          <w:rPrChange w:id="12217" w:author="user pc" w:date="2022-03-15T10:14:00Z">
            <w:rPr>
              <w:b/>
              <w:color w:val="ffc000"/>
              <w:highlight w:val="darkBlue"/>
            </w:rPr>
          </w:rPrChange>
        </w:rPr>
        <w:t>moles.</w:t>
      </w:r>
      <w:r>
        <w:rPr>
          <w:rFonts w:ascii="Times New Roman" w:cs="Times New Roman" w:hAnsi="Times New Roman"/>
          <w:sz w:val="28"/>
          <w:szCs w:val="28"/>
        </w:rPr>
        <w:t xml:space="preserve"> </w:t>
      </w:r>
      <w:r w:rsidRPr="0F909799">
        <w:rPr>
          <w:rFonts w:ascii="Times New Roman" w:cs="Times New Roman"/>
          <w:b w:val="false"/>
          <w:color w:val="auto"/>
          <w:sz w:val="28"/>
          <w:szCs w:val="28"/>
          <w:highlight w:val="none"/>
          <w:rPrChange w:id="12218" w:author="user pc" w:date="2022-03-15T10:14:00Z">
            <w:rPr>
              <w:b/>
              <w:color w:val="ffc000"/>
              <w:highlight w:val="darkBlue"/>
            </w:rPr>
          </w:rPrChange>
        </w:rPr>
        <w:t>This</w:t>
      </w:r>
      <w:r>
        <w:rPr>
          <w:rFonts w:ascii="Times New Roman" w:cs="Times New Roman" w:hAnsi="Times New Roman"/>
          <w:sz w:val="28"/>
          <w:szCs w:val="28"/>
        </w:rPr>
        <w:t xml:space="preserve"> </w:t>
      </w:r>
      <w:r w:rsidRPr="C7F2798D">
        <w:rPr>
          <w:rFonts w:ascii="Times New Roman" w:cs="Times New Roman"/>
          <w:b w:val="false"/>
          <w:color w:val="auto"/>
          <w:sz w:val="28"/>
          <w:szCs w:val="28"/>
          <w:highlight w:val="none"/>
          <w:rPrChange w:id="12219" w:author="user pc" w:date="2022-03-15T10:14:00Z">
            <w:rPr>
              <w:b/>
              <w:color w:val="ffc000"/>
              <w:highlight w:val="darkBlue"/>
            </w:rPr>
          </w:rPrChange>
        </w:rPr>
        <w:t>would</w:t>
      </w:r>
      <w:r>
        <w:rPr>
          <w:rFonts w:ascii="Times New Roman" w:cs="Times New Roman" w:hAnsi="Times New Roman"/>
          <w:sz w:val="28"/>
          <w:szCs w:val="28"/>
        </w:rPr>
        <w:t xml:space="preserve"> </w:t>
      </w:r>
      <w:r w:rsidRPr="E5BAF877">
        <w:rPr>
          <w:rFonts w:ascii="Times New Roman" w:cs="Times New Roman"/>
          <w:b w:val="false"/>
          <w:color w:val="auto"/>
          <w:sz w:val="28"/>
          <w:szCs w:val="28"/>
          <w:highlight w:val="none"/>
          <w:rPrChange w:id="12220" w:author="user pc" w:date="2022-03-15T10:14:00Z">
            <w:rPr>
              <w:b/>
              <w:color w:val="ffc000"/>
              <w:highlight w:val="darkBlue"/>
            </w:rPr>
          </w:rPrChange>
        </w:rPr>
        <w:t>be:</w:t>
      </w:r>
      <w:r>
        <w:rPr>
          <w:rFonts w:ascii="Times New Roman" w:cs="Times New Roman" w:hAnsi="Times New Roman"/>
          <w:sz w:val="28"/>
          <w:szCs w:val="28"/>
        </w:rPr>
        <w:t xml:space="preserve"> </w:t>
      </w:r>
      <w:r w:rsidRPr="58E9DB7F">
        <w:rPr>
          <w:rFonts w:ascii="Times New Roman" w:cs="Times New Roman"/>
          <w:b w:val="false"/>
          <w:color w:val="auto"/>
          <w:sz w:val="28"/>
          <w:szCs w:val="28"/>
          <w:highlight w:val="none"/>
          <w:rPrChange w:id="12221" w:author="user pc" w:date="2022-03-15T10:14:00Z">
            <w:rPr>
              <w:b/>
              <w:color w:val="ffc000"/>
              <w:highlight w:val="darkBlue"/>
            </w:rPr>
          </w:rPrChange>
        </w:rPr>
        <w:t>Number</w:t>
      </w:r>
      <w:r>
        <w:rPr>
          <w:rFonts w:ascii="Times New Roman" w:cs="Times New Roman" w:hAnsi="Times New Roman"/>
          <w:sz w:val="28"/>
          <w:szCs w:val="28"/>
        </w:rPr>
        <w:t xml:space="preserve"> </w:t>
      </w:r>
      <w:r w:rsidRPr="D5B3CC5D">
        <w:rPr>
          <w:rFonts w:ascii="Times New Roman" w:cs="Times New Roman"/>
          <w:b w:val="false"/>
          <w:color w:val="auto"/>
          <w:sz w:val="28"/>
          <w:szCs w:val="28"/>
          <w:highlight w:val="none"/>
          <w:rPrChange w:id="12222" w:author="user pc" w:date="2022-03-15T10:14:00Z">
            <w:rPr>
              <w:b/>
              <w:color w:val="ffc000"/>
              <w:highlight w:val="darkBlue"/>
            </w:rPr>
          </w:rPrChange>
        </w:rPr>
        <w:t>of</w:t>
      </w:r>
      <w:r>
        <w:rPr>
          <w:rFonts w:ascii="Times New Roman" w:cs="Times New Roman" w:hAnsi="Times New Roman"/>
          <w:sz w:val="28"/>
          <w:szCs w:val="28"/>
        </w:rPr>
        <w:t xml:space="preserve"> </w:t>
      </w:r>
      <w:r w:rsidRPr="A3B3B29B">
        <w:rPr>
          <w:rFonts w:ascii="Times New Roman" w:cs="Times New Roman"/>
          <w:b w:val="false"/>
          <w:color w:val="auto"/>
          <w:sz w:val="28"/>
          <w:szCs w:val="28"/>
          <w:highlight w:val="none"/>
          <w:rPrChange w:id="12223" w:author="user pc" w:date="2022-03-15T10:14:00Z">
            <w:rPr>
              <w:b/>
              <w:color w:val="ffc000"/>
              <w:highlight w:val="darkBlue"/>
            </w:rPr>
          </w:rPrChange>
        </w:rPr>
        <w:t>moles</w:t>
      </w:r>
      <w:r>
        <w:rPr>
          <w:rFonts w:ascii="Times New Roman" w:cs="Times New Roman" w:hAnsi="Times New Roman"/>
          <w:sz w:val="28"/>
          <w:szCs w:val="28"/>
        </w:rPr>
        <w:t xml:space="preserve"> </w:t>
      </w:r>
      <w:r w:rsidRPr="77FE36CE">
        <w:rPr>
          <w:rFonts w:ascii="Times New Roman" w:cs="Times New Roman"/>
          <w:b w:val="false"/>
          <w:color w:val="auto"/>
          <w:sz w:val="28"/>
          <w:szCs w:val="28"/>
          <w:highlight w:val="none"/>
          <w:rPrChange w:id="12224" w:author="user pc" w:date="2022-03-15T10:14:00Z">
            <w:rPr>
              <w:b/>
              <w:color w:val="ffc000"/>
              <w:highlight w:val="darkBlue"/>
            </w:rPr>
          </w:rPrChange>
        </w:rPr>
        <w:t>(NaNO</w:t>
      </w:r>
      <w:r w:rsidRPr="0A5EA4B2">
        <w:rPr>
          <w:rFonts w:ascii="Times New Roman" w:cs="Times New Roman"/>
          <w:b w:val="false"/>
          <w:color w:val="auto"/>
          <w:sz w:val="28"/>
          <w:szCs w:val="28"/>
          <w:highlight w:val="none"/>
          <w:vertAlign w:val="subscript"/>
          <w:rPrChange w:id="12225" w:author="user pc" w:date="2022-03-15T10:14:00Z">
            <w:rPr>
              <w:b/>
              <w:color w:val="ffc000"/>
              <w:highlight w:val="darkBlue"/>
              <w:vertAlign w:val="subscript"/>
            </w:rPr>
          </w:rPrChange>
        </w:rPr>
        <w:t>3</w:t>
      </w:r>
      <w:r w:rsidRPr="261BCE29">
        <w:rPr>
          <w:rFonts w:ascii="Times New Roman" w:cs="Times New Roman"/>
          <w:b w:val="false"/>
          <w:color w:val="auto"/>
          <w:sz w:val="28"/>
          <w:szCs w:val="28"/>
          <w:highlight w:val="none"/>
          <w:rPrChange w:id="12226" w:author="user pc" w:date="2022-03-15T10:14:00Z">
            <w:rPr>
              <w:b/>
              <w:color w:val="ffc000"/>
              <w:highlight w:val="darkBlue"/>
            </w:rPr>
          </w:rPrChange>
        </w:rPr>
        <w:t>)</w:t>
      </w:r>
      <w:r>
        <w:rPr>
          <w:rFonts w:ascii="Times New Roman" w:cs="Times New Roman" w:hAnsi="Times New Roman"/>
          <w:sz w:val="28"/>
          <w:szCs w:val="28"/>
        </w:rPr>
        <w:t xml:space="preserve"> </w:t>
      </w:r>
      <w:r w:rsidRPr="4730F479">
        <w:rPr>
          <w:rFonts w:ascii="Times New Roman" w:cs="Times New Roman"/>
          <w:b w:val="false"/>
          <w:color w:val="auto"/>
          <w:sz w:val="28"/>
          <w:szCs w:val="28"/>
          <w:highlight w:val="none"/>
          <w:rPrChange w:id="12227" w:author="user pc" w:date="2022-03-15T10:14:00Z">
            <w:rPr>
              <w:b/>
              <w:color w:val="ffc000"/>
              <w:highlight w:val="darkBlue"/>
            </w:rPr>
          </w:rPrChange>
        </w:rPr>
        <w:t>=</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21.9</m:t>
              </m:r>
            </m:num>
            <m:den>
              <m:r>
                <w:rPr>
                  <w:rFonts w:ascii="Cambria Math" w:cs="Times New Roman" w:hAnsi="Cambria Math"/>
                  <w:sz w:val="28"/>
                  <w:szCs w:val="28"/>
                </w:rPr>
                <m:t>85</m:t>
              </m:r>
            </m:den>
          </m:f>
          <m:r>
            <w:rPr>
              <w:rFonts w:ascii="Cambria Math" w:cs="Times New Roman" w:hAnsi="Cambria Math"/>
              <w:sz w:val="28"/>
              <w:szCs w:val="28"/>
            </w:rPr>
            <m:t>=0.258 mole</m:t>
          </m:r>
        </m:oMath>
      </m:oMathPara>
    </w:p>
    <w:p>
      <w:pPr>
        <w:pStyle w:val="style179"/>
        <w:numPr>
          <w:ilvl w:val="0"/>
          <w:numId w:val="52"/>
        </w:numPr>
        <w:rPr>
          <w:rFonts w:ascii="Times New Roman" w:cs="Times New Roman"/>
          <w:sz w:val="28"/>
          <w:szCs w:val="28"/>
          <w:rPrChange w:id="12228" w:author="user pc" w:date="2022-03-15T10:14:00Z">
            <w:rPr/>
          </w:rPrChange>
        </w:rPr>
      </w:pPr>
      <w:r w:rsidRPr="BF64DC58">
        <w:rPr>
          <w:rFonts w:ascii="Times New Roman" w:cs="Times New Roman"/>
          <w:b w:val="false"/>
          <w:color w:val="auto"/>
          <w:sz w:val="28"/>
          <w:szCs w:val="28"/>
          <w:highlight w:val="none"/>
          <w:rPrChange w:id="12229" w:author="user pc" w:date="2022-03-15T10:14:00Z">
            <w:rPr>
              <w:b/>
              <w:color w:val="ffc000"/>
              <w:highlight w:val="darkBlue"/>
            </w:rPr>
          </w:rPrChange>
        </w:rPr>
        <w:t>Divide</w:t>
      </w:r>
      <w:r>
        <w:rPr>
          <w:rFonts w:ascii="Times New Roman" w:cs="Times New Roman" w:hAnsi="Times New Roman"/>
          <w:sz w:val="28"/>
          <w:szCs w:val="28"/>
        </w:rPr>
        <w:t xml:space="preserve"> </w:t>
      </w:r>
      <w:r w:rsidRPr="DEB871D9">
        <w:rPr>
          <w:rFonts w:ascii="Times New Roman" w:cs="Times New Roman"/>
          <w:b w:val="false"/>
          <w:color w:val="auto"/>
          <w:sz w:val="28"/>
          <w:szCs w:val="28"/>
          <w:highlight w:val="none"/>
          <w:rPrChange w:id="12230" w:author="user pc" w:date="2022-03-15T10:14:00Z">
            <w:rPr>
              <w:b/>
              <w:color w:val="ffc000"/>
              <w:highlight w:val="darkBlue"/>
            </w:rPr>
          </w:rPrChange>
        </w:rPr>
        <w:t>the</w:t>
      </w:r>
      <w:r>
        <w:rPr>
          <w:rFonts w:ascii="Times New Roman" w:cs="Times New Roman" w:hAnsi="Times New Roman"/>
          <w:sz w:val="28"/>
          <w:szCs w:val="28"/>
        </w:rPr>
        <w:t xml:space="preserve"> </w:t>
      </w:r>
      <w:r w:rsidRPr="72617C7C">
        <w:rPr>
          <w:rFonts w:ascii="Times New Roman" w:cs="Times New Roman"/>
          <w:b w:val="false"/>
          <w:color w:val="auto"/>
          <w:sz w:val="28"/>
          <w:szCs w:val="28"/>
          <w:highlight w:val="none"/>
          <w:rPrChange w:id="12231" w:author="user pc" w:date="2022-03-15T10:14:00Z">
            <w:rPr>
              <w:b/>
              <w:color w:val="ffc000"/>
              <w:highlight w:val="darkBlue"/>
            </w:rPr>
          </w:rPrChange>
        </w:rPr>
        <w:t>number</w:t>
      </w:r>
      <w:r>
        <w:rPr>
          <w:rFonts w:ascii="Times New Roman" w:cs="Times New Roman" w:hAnsi="Times New Roman"/>
          <w:sz w:val="28"/>
          <w:szCs w:val="28"/>
        </w:rPr>
        <w:t xml:space="preserve"> </w:t>
      </w:r>
      <w:r w:rsidRPr="9E8D1AEA">
        <w:rPr>
          <w:rFonts w:ascii="Times New Roman" w:cs="Times New Roman"/>
          <w:b w:val="false"/>
          <w:color w:val="auto"/>
          <w:sz w:val="28"/>
          <w:szCs w:val="28"/>
          <w:highlight w:val="none"/>
          <w:rPrChange w:id="12232" w:author="user pc" w:date="2022-03-15T10:14:00Z">
            <w:rPr>
              <w:b/>
              <w:color w:val="ffc000"/>
              <w:highlight w:val="darkBlue"/>
            </w:rPr>
          </w:rPrChange>
        </w:rPr>
        <w:t>of</w:t>
      </w:r>
      <w:r>
        <w:rPr>
          <w:rFonts w:ascii="Times New Roman" w:cs="Times New Roman" w:hAnsi="Times New Roman"/>
          <w:sz w:val="28"/>
          <w:szCs w:val="28"/>
        </w:rPr>
        <w:t xml:space="preserve"> </w:t>
      </w:r>
      <w:r w:rsidRPr="F9AD88D4">
        <w:rPr>
          <w:rFonts w:ascii="Times New Roman" w:cs="Times New Roman"/>
          <w:b w:val="false"/>
          <w:color w:val="auto"/>
          <w:sz w:val="28"/>
          <w:szCs w:val="28"/>
          <w:highlight w:val="none"/>
          <w:rPrChange w:id="12233" w:author="user pc" w:date="2022-03-15T10:14:00Z">
            <w:rPr>
              <w:b/>
              <w:color w:val="ffc000"/>
              <w:highlight w:val="darkBlue"/>
            </w:rPr>
          </w:rPrChange>
        </w:rPr>
        <w:t>moles</w:t>
      </w:r>
      <w:r>
        <w:rPr>
          <w:rFonts w:ascii="Times New Roman" w:cs="Times New Roman" w:hAnsi="Times New Roman"/>
          <w:sz w:val="28"/>
          <w:szCs w:val="28"/>
        </w:rPr>
        <w:t xml:space="preserve"> </w:t>
      </w:r>
      <w:r w:rsidRPr="EE101D33">
        <w:rPr>
          <w:rFonts w:ascii="Times New Roman" w:cs="Times New Roman"/>
          <w:b w:val="false"/>
          <w:color w:val="auto"/>
          <w:sz w:val="28"/>
          <w:szCs w:val="28"/>
          <w:highlight w:val="none"/>
          <w:rPrChange w:id="12234" w:author="user pc" w:date="2022-03-15T10:14:00Z">
            <w:rPr>
              <w:b/>
              <w:color w:val="ffc000"/>
              <w:highlight w:val="darkBlue"/>
            </w:rPr>
          </w:rPrChange>
        </w:rPr>
        <w:t>by</w:t>
      </w:r>
      <w:r>
        <w:rPr>
          <w:rFonts w:ascii="Times New Roman" w:cs="Times New Roman" w:hAnsi="Times New Roman"/>
          <w:sz w:val="28"/>
          <w:szCs w:val="28"/>
        </w:rPr>
        <w:t xml:space="preserve"> </w:t>
      </w:r>
      <w:r w:rsidRPr="FD704AAA">
        <w:rPr>
          <w:rFonts w:ascii="Times New Roman" w:cs="Times New Roman"/>
          <w:b w:val="false"/>
          <w:color w:val="auto"/>
          <w:sz w:val="28"/>
          <w:szCs w:val="28"/>
          <w:highlight w:val="none"/>
          <w:rPrChange w:id="12235" w:author="user pc" w:date="2022-03-15T10:14:00Z">
            <w:rPr>
              <w:b/>
              <w:color w:val="ffc000"/>
              <w:highlight w:val="darkBlue"/>
            </w:rPr>
          </w:rPrChange>
        </w:rPr>
        <w:t>the</w:t>
      </w:r>
      <w:r>
        <w:rPr>
          <w:rFonts w:ascii="Times New Roman" w:cs="Times New Roman" w:hAnsi="Times New Roman"/>
          <w:sz w:val="28"/>
          <w:szCs w:val="28"/>
        </w:rPr>
        <w:t xml:space="preserve"> </w:t>
      </w:r>
      <w:r w:rsidRPr="10BC19A7">
        <w:rPr>
          <w:rFonts w:ascii="Times New Roman" w:cs="Times New Roman"/>
          <w:b w:val="false"/>
          <w:color w:val="auto"/>
          <w:sz w:val="28"/>
          <w:szCs w:val="28"/>
          <w:highlight w:val="none"/>
          <w:rPrChange w:id="12236" w:author="user pc" w:date="2022-03-15T10:14:00Z">
            <w:rPr>
              <w:b/>
              <w:color w:val="ffc000"/>
              <w:highlight w:val="darkBlue"/>
            </w:rPr>
          </w:rPrChange>
        </w:rPr>
        <w:t>solution</w:t>
      </w:r>
      <w:r>
        <w:rPr>
          <w:rFonts w:ascii="Times New Roman" w:cs="Times New Roman" w:hAnsi="Times New Roman"/>
          <w:sz w:val="28"/>
          <w:szCs w:val="28"/>
        </w:rPr>
        <w:t xml:space="preserve"> </w:t>
      </w:r>
      <w:r w:rsidRPr="687762EC">
        <w:rPr>
          <w:rFonts w:ascii="Times New Roman" w:cs="Times New Roman"/>
          <w:b w:val="false"/>
          <w:color w:val="auto"/>
          <w:sz w:val="28"/>
          <w:szCs w:val="28"/>
          <w:highlight w:val="none"/>
          <w:rPrChange w:id="12237" w:author="user pc" w:date="2022-03-15T10:14:00Z">
            <w:rPr>
              <w:b/>
              <w:color w:val="ffc000"/>
              <w:highlight w:val="darkBlue"/>
            </w:rPr>
          </w:rPrChange>
        </w:rPr>
        <w:t>volume</w:t>
      </w:r>
      <w:r>
        <w:rPr>
          <w:rFonts w:ascii="Times New Roman" w:cs="Times New Roman" w:hAnsi="Times New Roman"/>
          <w:sz w:val="28"/>
          <w:szCs w:val="28"/>
        </w:rPr>
        <w:t xml:space="preserve"> </w:t>
      </w:r>
      <w:r w:rsidRPr="FD6888E0">
        <w:rPr>
          <w:rFonts w:ascii="Times New Roman" w:cs="Times New Roman"/>
          <w:b w:val="false"/>
          <w:color w:val="auto"/>
          <w:sz w:val="28"/>
          <w:szCs w:val="28"/>
          <w:highlight w:val="none"/>
          <w:rPrChange w:id="12238" w:author="user pc" w:date="2022-03-15T10:14:00Z">
            <w:rPr>
              <w:b/>
              <w:color w:val="ffc000"/>
              <w:highlight w:val="darkBlue"/>
            </w:rPr>
          </w:rPrChange>
        </w:rPr>
        <w:t>in</w:t>
      </w:r>
      <w:r>
        <w:rPr>
          <w:rFonts w:ascii="Times New Roman" w:cs="Times New Roman" w:hAnsi="Times New Roman"/>
          <w:sz w:val="28"/>
          <w:szCs w:val="28"/>
        </w:rPr>
        <w:t xml:space="preserve"> </w:t>
      </w:r>
      <w:r w:rsidRPr="3E16556C">
        <w:rPr>
          <w:rFonts w:ascii="Times New Roman" w:cs="Times New Roman"/>
          <w:b w:val="false"/>
          <w:color w:val="auto"/>
          <w:sz w:val="28"/>
          <w:szCs w:val="28"/>
          <w:highlight w:val="none"/>
          <w:rPrChange w:id="12239" w:author="user pc" w:date="2022-03-15T10:14:00Z">
            <w:rPr>
              <w:b/>
              <w:color w:val="ffc000"/>
              <w:highlight w:val="darkBlue"/>
            </w:rPr>
          </w:rPrChange>
        </w:rPr>
        <w:t>liters or dm</w:t>
      </w:r>
      <w:r w:rsidRPr="22975552">
        <w:rPr>
          <w:rFonts w:ascii="Times New Roman" w:cs="Times New Roman"/>
          <w:b w:val="false"/>
          <w:color w:val="auto"/>
          <w:sz w:val="28"/>
          <w:szCs w:val="28"/>
          <w:highlight w:val="none"/>
          <w:vertAlign w:val="superscript"/>
          <w:rPrChange w:id="12240" w:author="user pc" w:date="2022-03-15T10:14:00Z">
            <w:rPr>
              <w:b/>
              <w:color w:val="ffc000"/>
              <w:highlight w:val="darkBlue"/>
              <w:vertAlign w:val="superscript"/>
            </w:rPr>
          </w:rPrChange>
        </w:rPr>
        <w:t>3</w:t>
      </w:r>
      <w:r>
        <w:rPr>
          <w:rFonts w:ascii="Times New Roman" w:cs="Times New Roman" w:hAnsi="Times New Roman"/>
          <w:sz w:val="28"/>
          <w:szCs w:val="28"/>
          <w:vertAlign w:val="superscript"/>
        </w:rPr>
        <w:t xml:space="preserve"> </w:t>
      </w:r>
      <w:r w:rsidRPr="F4131299">
        <w:rPr>
          <w:rFonts w:ascii="Times New Roman" w:cs="Times New Roman"/>
          <w:b w:val="false"/>
          <w:color w:val="auto"/>
          <w:sz w:val="28"/>
          <w:szCs w:val="28"/>
          <w:highlight w:val="none"/>
          <w:rPrChange w:id="12241" w:author="user pc" w:date="2022-03-15T10:14:00Z">
            <w:rPr>
              <w:b/>
              <w:color w:val="ffc000"/>
              <w:highlight w:val="darkBlue"/>
            </w:rPr>
          </w:rPrChange>
        </w:rPr>
        <w:t>to</w:t>
      </w:r>
      <w:r>
        <w:rPr>
          <w:rFonts w:ascii="Times New Roman" w:cs="Times New Roman" w:hAnsi="Times New Roman"/>
          <w:sz w:val="28"/>
          <w:szCs w:val="28"/>
        </w:rPr>
        <w:t xml:space="preserve"> </w:t>
      </w:r>
      <w:r w:rsidRPr="122B1EB7">
        <w:rPr>
          <w:rFonts w:ascii="Times New Roman" w:cs="Times New Roman"/>
          <w:b w:val="false"/>
          <w:color w:val="auto"/>
          <w:sz w:val="28"/>
          <w:szCs w:val="28"/>
          <w:highlight w:val="none"/>
          <w:rPrChange w:id="12242" w:author="user pc" w:date="2022-03-15T10:14:00Z">
            <w:rPr>
              <w:b/>
              <w:color w:val="ffc000"/>
              <w:highlight w:val="darkBlue"/>
            </w:rPr>
          </w:rPrChange>
        </w:rPr>
        <w:t>calculate</w:t>
      </w:r>
      <w:r>
        <w:rPr>
          <w:rFonts w:ascii="Times New Roman" w:cs="Times New Roman" w:hAnsi="Times New Roman"/>
          <w:sz w:val="28"/>
          <w:szCs w:val="28"/>
        </w:rPr>
        <w:t xml:space="preserve"> </w:t>
      </w:r>
      <w:r w:rsidRPr="CAB7C482">
        <w:rPr>
          <w:rFonts w:ascii="Times New Roman" w:cs="Times New Roman"/>
          <w:b w:val="false"/>
          <w:color w:val="auto"/>
          <w:sz w:val="28"/>
          <w:szCs w:val="28"/>
          <w:highlight w:val="none"/>
          <w:rPrChange w:id="12243" w:author="user pc" w:date="2022-03-15T10:14:00Z">
            <w:rPr>
              <w:b/>
              <w:color w:val="ffc000"/>
              <w:highlight w:val="darkBlue"/>
            </w:rPr>
          </w:rPrChange>
        </w:rPr>
        <w:t>solubility</w:t>
      </w:r>
      <w:r>
        <w:rPr>
          <w:rFonts w:ascii="Times New Roman" w:cs="Times New Roman" w:hAnsi="Times New Roman"/>
          <w:sz w:val="28"/>
          <w:szCs w:val="28"/>
        </w:rPr>
        <w:t xml:space="preserve"> </w:t>
      </w:r>
      <w:r w:rsidRPr="B7071FDF">
        <w:rPr>
          <w:rFonts w:ascii="Times New Roman" w:cs="Times New Roman"/>
          <w:b w:val="false"/>
          <w:color w:val="auto"/>
          <w:sz w:val="28"/>
          <w:szCs w:val="28"/>
          <w:highlight w:val="none"/>
          <w:rPrChange w:id="12244" w:author="user pc" w:date="2022-03-15T10:14:00Z">
            <w:rPr>
              <w:b/>
              <w:color w:val="ffc000"/>
              <w:highlight w:val="darkBlue"/>
            </w:rPr>
          </w:rPrChange>
        </w:rPr>
        <w:t>in</w:t>
      </w:r>
      <w:r>
        <w:rPr>
          <w:rFonts w:ascii="Times New Roman" w:cs="Times New Roman" w:hAnsi="Times New Roman"/>
          <w:sz w:val="28"/>
          <w:szCs w:val="28"/>
        </w:rPr>
        <w:t xml:space="preserve"> </w:t>
      </w:r>
      <w:r w:rsidRPr="94ADE51E">
        <w:rPr>
          <w:rFonts w:ascii="Times New Roman" w:cs="Times New Roman"/>
          <w:b w:val="false"/>
          <w:color w:val="auto"/>
          <w:sz w:val="28"/>
          <w:szCs w:val="28"/>
          <w:highlight w:val="none"/>
          <w:rPrChange w:id="12245" w:author="user pc" w:date="2022-03-15T10:14:00Z">
            <w:rPr>
              <w:b/>
              <w:color w:val="ffc000"/>
              <w:highlight w:val="darkBlue"/>
            </w:rPr>
          </w:rPrChange>
        </w:rPr>
        <w:t>mole/L.</w:t>
      </w:r>
      <w:r>
        <w:rPr>
          <w:rFonts w:ascii="Times New Roman" w:cs="Times New Roman" w:hAnsi="Times New Roman"/>
          <w:sz w:val="28"/>
          <w:szCs w:val="28"/>
        </w:rPr>
        <w:t xml:space="preserve"> </w:t>
      </w:r>
      <w:r w:rsidRPr="543A7841">
        <w:rPr>
          <w:rFonts w:ascii="Times New Roman" w:cs="Times New Roman"/>
          <w:b w:val="false"/>
          <w:color w:val="auto"/>
          <w:sz w:val="28"/>
          <w:szCs w:val="28"/>
          <w:highlight w:val="none"/>
          <w:rPrChange w:id="12246" w:author="user pc" w:date="2022-03-15T10:14:00Z">
            <w:rPr>
              <w:b/>
              <w:color w:val="ffc000"/>
              <w:highlight w:val="darkBlue"/>
            </w:rPr>
          </w:rPrChange>
        </w:rPr>
        <w:t>In</w:t>
      </w:r>
      <w:r>
        <w:rPr>
          <w:rFonts w:ascii="Times New Roman" w:cs="Times New Roman" w:hAnsi="Times New Roman"/>
          <w:sz w:val="28"/>
          <w:szCs w:val="28"/>
        </w:rPr>
        <w:t xml:space="preserve"> </w:t>
      </w:r>
      <w:r w:rsidRPr="D6256736">
        <w:rPr>
          <w:rFonts w:ascii="Times New Roman" w:cs="Times New Roman"/>
          <w:b w:val="false"/>
          <w:color w:val="auto"/>
          <w:sz w:val="28"/>
          <w:szCs w:val="28"/>
          <w:highlight w:val="none"/>
          <w:rPrChange w:id="12247" w:author="user pc" w:date="2022-03-15T10:14:00Z">
            <w:rPr>
              <w:b/>
              <w:color w:val="ffc000"/>
              <w:highlight w:val="darkBlue"/>
            </w:rPr>
          </w:rPrChange>
        </w:rPr>
        <w:t>our</w:t>
      </w:r>
      <w:r>
        <w:rPr>
          <w:rFonts w:ascii="Times New Roman" w:cs="Times New Roman" w:hAnsi="Times New Roman"/>
          <w:sz w:val="28"/>
          <w:szCs w:val="28"/>
        </w:rPr>
        <w:t xml:space="preserve"> </w:t>
      </w:r>
      <w:r w:rsidRPr="5F9D3D0A">
        <w:rPr>
          <w:rFonts w:ascii="Times New Roman" w:cs="Times New Roman"/>
          <w:b w:val="false"/>
          <w:color w:val="auto"/>
          <w:sz w:val="28"/>
          <w:szCs w:val="28"/>
          <w:highlight w:val="none"/>
          <w:rPrChange w:id="12248" w:author="user pc" w:date="2022-03-15T10:14:00Z">
            <w:rPr>
              <w:b/>
              <w:color w:val="ffc000"/>
              <w:highlight w:val="darkBlue"/>
            </w:rPr>
          </w:rPrChange>
        </w:rPr>
        <w:t>example,</w:t>
      </w:r>
      <w:r>
        <w:rPr>
          <w:rFonts w:ascii="Times New Roman" w:cs="Times New Roman" w:hAnsi="Times New Roman"/>
          <w:sz w:val="28"/>
          <w:szCs w:val="28"/>
        </w:rPr>
        <w:t xml:space="preserve"> </w:t>
      </w:r>
      <w:r w:rsidRPr="66C9505C">
        <w:rPr>
          <w:rFonts w:ascii="Times New Roman" w:cs="Times New Roman"/>
          <w:b w:val="false"/>
          <w:color w:val="auto"/>
          <w:sz w:val="28"/>
          <w:szCs w:val="28"/>
          <w:highlight w:val="none"/>
          <w:rPrChange w:id="12249" w:author="user pc" w:date="2022-03-15T10:14:00Z">
            <w:rPr>
              <w:b/>
              <w:color w:val="ffc000"/>
              <w:highlight w:val="darkBlue"/>
            </w:rPr>
          </w:rPrChange>
        </w:rPr>
        <w:t>the</w:t>
      </w:r>
      <w:r>
        <w:rPr>
          <w:rFonts w:ascii="Times New Roman" w:cs="Times New Roman" w:hAnsi="Times New Roman"/>
          <w:sz w:val="28"/>
          <w:szCs w:val="28"/>
        </w:rPr>
        <w:t xml:space="preserve"> </w:t>
      </w:r>
      <w:r w:rsidRPr="0E42C179">
        <w:rPr>
          <w:rFonts w:ascii="Times New Roman" w:cs="Times New Roman"/>
          <w:b w:val="false"/>
          <w:color w:val="auto"/>
          <w:sz w:val="28"/>
          <w:szCs w:val="28"/>
          <w:highlight w:val="none"/>
          <w:rPrChange w:id="12250" w:author="user pc" w:date="2022-03-15T10:14:00Z">
            <w:rPr>
              <w:b/>
              <w:color w:val="ffc000"/>
              <w:highlight w:val="darkBlue"/>
            </w:rPr>
          </w:rPrChange>
        </w:rPr>
        <w:t>solution</w:t>
      </w:r>
      <w:r>
        <w:rPr>
          <w:rFonts w:ascii="Times New Roman" w:cs="Times New Roman" w:hAnsi="Times New Roman"/>
          <w:sz w:val="28"/>
          <w:szCs w:val="28"/>
        </w:rPr>
        <w:t xml:space="preserve"> </w:t>
      </w:r>
      <w:r w:rsidRPr="8F42D9D4">
        <w:rPr>
          <w:rFonts w:ascii="Times New Roman" w:cs="Times New Roman"/>
          <w:b w:val="false"/>
          <w:color w:val="auto"/>
          <w:sz w:val="28"/>
          <w:szCs w:val="28"/>
          <w:highlight w:val="none"/>
          <w:rPrChange w:id="12251" w:author="user pc" w:date="2022-03-15T10:14:00Z">
            <w:rPr>
              <w:b/>
              <w:color w:val="ffc000"/>
              <w:highlight w:val="darkBlue"/>
            </w:rPr>
          </w:rPrChange>
        </w:rPr>
        <w:t>volume</w:t>
      </w:r>
      <w:r>
        <w:rPr>
          <w:rFonts w:ascii="Times New Roman" w:cs="Times New Roman" w:hAnsi="Times New Roman"/>
          <w:sz w:val="28"/>
          <w:szCs w:val="28"/>
        </w:rPr>
        <w:t xml:space="preserve"> </w:t>
      </w:r>
      <w:r w:rsidRPr="7AE90CC0">
        <w:rPr>
          <w:rFonts w:ascii="Times New Roman" w:cs="Times New Roman"/>
          <w:b w:val="false"/>
          <w:color w:val="auto"/>
          <w:sz w:val="28"/>
          <w:szCs w:val="28"/>
          <w:highlight w:val="none"/>
          <w:rPrChange w:id="12252" w:author="user pc" w:date="2022-03-15T10:14:00Z">
            <w:rPr>
              <w:b/>
              <w:color w:val="ffc000"/>
              <w:highlight w:val="darkBlue"/>
            </w:rPr>
          </w:rPrChange>
        </w:rPr>
        <w:t>is</w:t>
      </w:r>
      <w:r>
        <w:rPr>
          <w:rFonts w:ascii="Times New Roman" w:cs="Times New Roman" w:hAnsi="Times New Roman"/>
          <w:sz w:val="28"/>
          <w:szCs w:val="28"/>
        </w:rPr>
        <w:t xml:space="preserve"> </w:t>
      </w:r>
      <w:r w:rsidRPr="FF56D763">
        <w:rPr>
          <w:rFonts w:ascii="Times New Roman" w:cs="Times New Roman"/>
          <w:b w:val="false"/>
          <w:color w:val="auto"/>
          <w:sz w:val="28"/>
          <w:szCs w:val="28"/>
          <w:highlight w:val="none"/>
          <w:rPrChange w:id="12253" w:author="user pc" w:date="2022-03-15T10:14:00Z">
            <w:rPr>
              <w:b/>
              <w:color w:val="ffc000"/>
              <w:highlight w:val="darkBlue"/>
            </w:rPr>
          </w:rPrChange>
        </w:rPr>
        <w:t>55mL</w:t>
      </w:r>
      <w:r>
        <w:rPr>
          <w:rFonts w:ascii="Times New Roman" w:cs="Times New Roman" w:hAnsi="Times New Roman"/>
          <w:sz w:val="28"/>
          <w:szCs w:val="28"/>
        </w:rPr>
        <w:t xml:space="preserve"> </w:t>
      </w:r>
      <w:r w:rsidRPr="9D6703D3">
        <w:rPr>
          <w:rFonts w:ascii="Times New Roman" w:cs="Times New Roman"/>
          <w:b w:val="false"/>
          <w:color w:val="auto"/>
          <w:sz w:val="28"/>
          <w:szCs w:val="28"/>
          <w:highlight w:val="none"/>
          <w:rPrChange w:id="12254" w:author="user pc" w:date="2022-03-15T10:14:00Z">
            <w:rPr>
              <w:b/>
              <w:color w:val="ffc000"/>
              <w:highlight w:val="darkBlue"/>
            </w:rPr>
          </w:rPrChange>
        </w:rPr>
        <w:t>or</w:t>
      </w:r>
      <w:r>
        <w:rPr>
          <w:rFonts w:ascii="Times New Roman" w:cs="Times New Roman" w:hAnsi="Times New Roman"/>
          <w:sz w:val="28"/>
          <w:szCs w:val="28"/>
        </w:rPr>
        <w:t xml:space="preserve"> </w:t>
      </w:r>
      <w:r w:rsidRPr="7EE50E58">
        <w:rPr>
          <w:rFonts w:ascii="Times New Roman" w:cs="Times New Roman"/>
          <w:b w:val="false"/>
          <w:color w:val="auto"/>
          <w:sz w:val="28"/>
          <w:szCs w:val="28"/>
          <w:highlight w:val="none"/>
          <w:rPrChange w:id="12255" w:author="user pc" w:date="2022-03-15T10:14:00Z">
            <w:rPr>
              <w:b/>
              <w:color w:val="ffc000"/>
              <w:highlight w:val="darkBlue"/>
            </w:rPr>
          </w:rPrChange>
        </w:rPr>
        <w:t>0.055L.</w:t>
      </w:r>
      <w:r>
        <w:rPr>
          <w:rFonts w:ascii="Times New Roman" w:cs="Times New Roman" w:hAnsi="Times New Roman"/>
          <w:sz w:val="28"/>
          <w:szCs w:val="28"/>
        </w:rPr>
        <w:t xml:space="preserve"> </w:t>
      </w:r>
      <w:r w:rsidRPr="38F977BE">
        <w:rPr>
          <w:rFonts w:ascii="Times New Roman" w:cs="Times New Roman"/>
          <w:b w:val="false"/>
          <w:color w:val="auto"/>
          <w:sz w:val="28"/>
          <w:szCs w:val="28"/>
          <w:highlight w:val="none"/>
          <w:rPrChange w:id="12256" w:author="user pc" w:date="2022-03-15T10:14:00Z">
            <w:rPr>
              <w:b/>
              <w:color w:val="ffc000"/>
              <w:highlight w:val="darkBlue"/>
            </w:rPr>
          </w:rPrChange>
        </w:rPr>
        <w:t>The</w:t>
      </w:r>
      <w:r>
        <w:rPr>
          <w:rFonts w:ascii="Times New Roman" w:cs="Times New Roman" w:hAnsi="Times New Roman"/>
          <w:sz w:val="28"/>
          <w:szCs w:val="28"/>
        </w:rPr>
        <w:t xml:space="preserve"> </w:t>
      </w:r>
      <w:r w:rsidRPr="70D5244C">
        <w:rPr>
          <w:rFonts w:ascii="Times New Roman" w:cs="Times New Roman"/>
          <w:b w:val="false"/>
          <w:color w:val="auto"/>
          <w:sz w:val="28"/>
          <w:szCs w:val="28"/>
          <w:highlight w:val="none"/>
          <w:rPrChange w:id="12257" w:author="user pc" w:date="2022-03-15T10:14:00Z">
            <w:rPr>
              <w:b/>
              <w:color w:val="ffc000"/>
              <w:highlight w:val="darkBlue"/>
            </w:rPr>
          </w:rPrChange>
        </w:rPr>
        <w:t>solubility</w:t>
      </w:r>
      <w:r>
        <w:rPr>
          <w:rFonts w:ascii="Times New Roman" w:cs="Times New Roman" w:hAnsi="Times New Roman"/>
          <w:sz w:val="28"/>
          <w:szCs w:val="28"/>
        </w:rPr>
        <w:t xml:space="preserve"> </w:t>
      </w:r>
      <w:r w:rsidRPr="6B499D7F">
        <w:rPr>
          <w:rFonts w:ascii="Times New Roman" w:cs="Times New Roman"/>
          <w:b w:val="false"/>
          <w:color w:val="auto"/>
          <w:sz w:val="28"/>
          <w:szCs w:val="28"/>
          <w:highlight w:val="none"/>
          <w:rPrChange w:id="12258" w:author="user pc" w:date="2022-03-15T10:14:00Z">
            <w:rPr>
              <w:b/>
              <w:color w:val="ffc000"/>
              <w:highlight w:val="darkBlue"/>
            </w:rPr>
          </w:rPrChange>
        </w:rPr>
        <w:t>of</w:t>
      </w:r>
      <w:r>
        <w:rPr>
          <w:rFonts w:ascii="Times New Roman" w:cs="Times New Roman" w:hAnsi="Times New Roman"/>
          <w:sz w:val="28"/>
          <w:szCs w:val="28"/>
        </w:rPr>
        <w:t xml:space="preserve"> </w:t>
      </w:r>
      <w:r w:rsidRPr="83442C69">
        <w:rPr>
          <w:rFonts w:ascii="Times New Roman" w:cs="Times New Roman"/>
          <w:b w:val="false"/>
          <w:color w:val="auto"/>
          <w:sz w:val="28"/>
          <w:szCs w:val="28"/>
          <w:highlight w:val="none"/>
          <w:rPrChange w:id="12259" w:author="user pc" w:date="2022-03-15T10:14:00Z">
            <w:rPr>
              <w:b/>
              <w:color w:val="ffc000"/>
              <w:highlight w:val="darkBlue"/>
            </w:rPr>
          </w:rPrChange>
        </w:rPr>
        <w:t>NaNO</w:t>
      </w:r>
      <w:r w:rsidRPr="06FE8278">
        <w:rPr>
          <w:rFonts w:ascii="Times New Roman" w:cs="Times New Roman"/>
          <w:b w:val="false"/>
          <w:color w:val="auto"/>
          <w:sz w:val="28"/>
          <w:szCs w:val="28"/>
          <w:highlight w:val="none"/>
          <w:vertAlign w:val="subscript"/>
          <w:rPrChange w:id="12260" w:author="user pc" w:date="2022-03-15T10:14:00Z">
            <w:rPr>
              <w:b/>
              <w:color w:val="ffc000"/>
              <w:highlight w:val="darkBlue"/>
              <w:vertAlign w:val="subscript"/>
            </w:rPr>
          </w:rPrChange>
        </w:rPr>
        <w:t>3</w:t>
      </w:r>
      <w:r>
        <w:rPr>
          <w:rFonts w:ascii="Times New Roman" w:cs="Times New Roman" w:hAnsi="Times New Roman"/>
          <w:sz w:val="28"/>
          <w:szCs w:val="28"/>
          <w:vertAlign w:val="subscript"/>
        </w:rPr>
        <w:t xml:space="preserve"> </w:t>
      </w:r>
      <w:r w:rsidRPr="6B446B45">
        <w:rPr>
          <w:rFonts w:ascii="Times New Roman" w:cs="Times New Roman"/>
          <w:b w:val="false"/>
          <w:color w:val="auto"/>
          <w:sz w:val="28"/>
          <w:szCs w:val="28"/>
          <w:highlight w:val="none"/>
          <w:rPrChange w:id="12261" w:author="user pc" w:date="2022-03-15T10:14:00Z">
            <w:rPr>
              <w:b/>
              <w:color w:val="ffc000"/>
              <w:highlight w:val="darkBlue"/>
            </w:rPr>
          </w:rPrChange>
        </w:rPr>
        <w:t>=</w:t>
      </w:r>
      <w:r>
        <w:rPr>
          <w:rFonts w:ascii="Times New Roman" w:cs="Times New Roman" w:hAnsi="Times New Roman"/>
          <w:sz w:val="28"/>
          <w:szCs w:val="28"/>
        </w:rPr>
        <w:t xml:space="preserve"> </w:t>
      </w:r>
      <w:r w:rsidRPr="C88E68EE">
        <w:rPr>
          <w:rFonts w:ascii="Times New Roman" w:cs="Times New Roman"/>
          <w:b w:val="false"/>
          <w:color w:val="auto"/>
          <w:sz w:val="28"/>
          <w:szCs w:val="28"/>
          <w:highlight w:val="none"/>
          <w:rPrChange w:id="12262" w:author="user pc" w:date="2022-03-15T10:14:00Z">
            <w:rPr>
              <w:b/>
              <w:color w:val="ffc000"/>
              <w:highlight w:val="darkBlue"/>
            </w:rPr>
          </w:rPrChange>
        </w:rPr>
        <w:t>0.258moles/0.055L</w:t>
      </w:r>
      <w:r>
        <w:rPr>
          <w:rFonts w:ascii="Times New Roman" w:cs="Times New Roman" w:hAnsi="Times New Roman"/>
          <w:sz w:val="28"/>
          <w:szCs w:val="28"/>
        </w:rPr>
        <w:t xml:space="preserve"> </w:t>
      </w:r>
      <w:r w:rsidRPr="AE96FC86">
        <w:rPr>
          <w:rFonts w:ascii="Times New Roman" w:cs="Times New Roman"/>
          <w:b w:val="false"/>
          <w:color w:val="auto"/>
          <w:sz w:val="28"/>
          <w:szCs w:val="28"/>
          <w:highlight w:val="none"/>
          <w:rPrChange w:id="12263" w:author="user pc" w:date="2022-03-15T10:14:00Z">
            <w:rPr>
              <w:b/>
              <w:color w:val="ffc000"/>
              <w:highlight w:val="darkBlue"/>
            </w:rPr>
          </w:rPrChange>
        </w:rPr>
        <w:t>=</w:t>
      </w:r>
      <w:r>
        <w:rPr>
          <w:rFonts w:ascii="Times New Roman" w:cs="Times New Roman" w:hAnsi="Times New Roman"/>
          <w:sz w:val="28"/>
          <w:szCs w:val="28"/>
        </w:rPr>
        <w:t xml:space="preserve"> </w:t>
      </w:r>
      <w:r w:rsidRPr="E5B6AA3B">
        <w:rPr>
          <w:rFonts w:ascii="Times New Roman" w:cs="Times New Roman"/>
          <w:b w:val="false"/>
          <w:color w:val="auto"/>
          <w:sz w:val="28"/>
          <w:szCs w:val="28"/>
          <w:highlight w:val="none"/>
          <w:rPrChange w:id="12264" w:author="user pc" w:date="2022-03-15T10:14:00Z">
            <w:rPr>
              <w:b/>
              <w:color w:val="ffc000"/>
              <w:highlight w:val="darkBlue"/>
            </w:rPr>
          </w:rPrChange>
        </w:rPr>
        <w:t>4.69mole/L.</w:t>
      </w:r>
    </w:p>
    <w:p>
      <w:pPr>
        <w:pStyle w:val="style0"/>
        <w:rPr>
          <w:rFonts w:ascii="Times New Roman" w:cs="Times New Roman"/>
          <w:sz w:val="28"/>
          <w:szCs w:val="28"/>
          <w:rPrChange w:id="12265" w:author="user pc" w:date="2022-03-15T10:14:00Z">
            <w:rPr/>
          </w:rPrChange>
        </w:rPr>
      </w:pPr>
      <w:r w:rsidRPr="E2D95894">
        <w:rPr>
          <w:rFonts w:ascii="Times New Roman" w:cs="Times New Roman"/>
          <w:sz w:val="28"/>
          <w:szCs w:val="28"/>
          <w:rPrChange w:id="12266" w:author="user pc" w:date="2022-03-15T10:14:00Z">
            <w:rPr/>
          </w:rPrChange>
        </w:rPr>
        <w:t xml:space="preserve">OR </w:t>
      </w:r>
    </w:p>
    <w:p>
      <w:pPr>
        <w:pStyle w:val="style0"/>
        <w:rPr>
          <w:rFonts w:ascii="Times New Roman" w:cs="Times New Roman"/>
          <w:sz w:val="28"/>
          <w:szCs w:val="28"/>
          <w:rPrChange w:id="12267" w:author="user pc" w:date="2022-03-15T10:14:00Z">
            <w:rPr/>
          </w:rPrChange>
        </w:rPr>
      </w:pPr>
      <w:r w:rsidRPr="7A727095">
        <w:rPr>
          <w:rFonts w:ascii="Times New Roman" w:cs="Times New Roman"/>
          <w:sz w:val="28"/>
          <w:szCs w:val="28"/>
          <w:rPrChange w:id="12268" w:author="user pc" w:date="2022-03-15T10:14:00Z">
            <w:rPr/>
          </w:rPrChange>
        </w:rPr>
        <w:t>Using the formula below:</w:t>
      </w:r>
    </w:p>
    <w:p>
      <w:pPr>
        <w:pStyle w:val="style0"/>
        <w:rPr>
          <w:rFonts w:ascii="Times New Roman" w:cs="Times New Roman" w:hAnsi="Times New Roman"/>
          <w:sz w:val="28"/>
          <w:szCs w:val="28"/>
        </w:rPr>
      </w:pPr>
      <m:oMathPara>
        <m:oMath>
          <m:r>
            <w:rPr>
              <w:rFonts w:ascii="Cambria Math" w:cs="Times New Roman" w:hAnsi="Cambria Math"/>
              <w:sz w:val="28"/>
              <w:szCs w:val="28"/>
            </w:rPr>
            <m:t xml:space="preserve">Solubility= </m:t>
          </m:r>
          <m:f>
            <m:fPr>
              <m:ctrlPr>
                <w:rPr>
                  <w:rFonts w:ascii="Cambria Math" w:cs="Times New Roman" w:hAnsi="Cambria Math"/>
                  <w:i/>
                  <w:sz w:val="28"/>
                  <w:szCs w:val="28"/>
                </w:rPr>
              </m:ctrlPr>
            </m:fPr>
            <m:num>
              <m:r>
                <w:rPr>
                  <w:rFonts w:ascii="Cambria Math" w:cs="Times New Roman" w:hAnsi="Cambria Math"/>
                  <w:sz w:val="28"/>
                  <w:szCs w:val="28"/>
                </w:rPr>
                <m:t>mass of salt</m:t>
              </m:r>
            </m:num>
            <m:den>
              <m:r>
                <w:rPr>
                  <w:rFonts w:ascii="Cambria Math" w:cs="Times New Roman" w:hAnsi="Cambria Math"/>
                  <w:sz w:val="28"/>
                  <w:szCs w:val="28"/>
                </w:rPr>
                <m:t>molar mass</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 xml:space="preserve">volume of solution </m:t>
              </m:r>
            </m:den>
          </m:f>
          <m:r>
            <w:rPr>
              <w:rFonts w:ascii="Cambria Math" w:cs="Times New Roman" w:hAnsi="Cambria Math"/>
              <w:sz w:val="28"/>
              <w:szCs w:val="28"/>
            </w:rPr>
            <m:t xml:space="preserve"> </m:t>
          </m:r>
        </m:oMath>
      </m:oMathPara>
    </w:p>
    <w:p>
      <w:pPr>
        <w:pStyle w:val="style0"/>
        <w:rPr>
          <w:rFonts w:ascii="Times New Roman" w:cs="Times New Roman"/>
          <w:color w:val="36363d"/>
          <w:sz w:val="28"/>
          <w:szCs w:val="28"/>
          <w:rPrChange w:id="12269" w:author="user pc" w:date="2022-03-15T10:14:00Z">
            <w:rPr>
              <w:color w:val="36363d"/>
            </w:rPr>
          </w:rPrChange>
        </w:rPr>
      </w:pPr>
      <w:r w:rsidRPr="78348AF0">
        <w:rPr>
          <w:rFonts w:ascii="Times New Roman" w:cs="Times New Roman"/>
          <w:color w:val="36363d"/>
          <w:sz w:val="28"/>
          <w:szCs w:val="28"/>
          <w:rPrChange w:id="12270" w:author="user pc" w:date="2022-03-15T10:14:00Z">
            <w:rPr>
              <w:color w:val="36363d"/>
            </w:rPr>
          </w:rPrChange>
        </w:rPr>
        <w:t>Molar mass NaNO</w:t>
      </w:r>
      <w:r w:rsidRPr="11422B25">
        <w:rPr>
          <w:rFonts w:ascii="Times New Roman" w:cs="Times New Roman"/>
          <w:color w:val="36363d"/>
          <w:sz w:val="28"/>
          <w:szCs w:val="28"/>
          <w:vertAlign w:val="subscript"/>
          <w:rPrChange w:id="12271" w:author="user pc" w:date="2022-03-15T10:14:00Z">
            <w:rPr>
              <w:color w:val="36363d"/>
              <w:vertAlign w:val="subscript"/>
            </w:rPr>
          </w:rPrChange>
        </w:rPr>
        <w:t>3</w:t>
      </w:r>
      <w:r>
        <w:rPr>
          <w:rFonts w:ascii="Times New Roman" w:cs="Times New Roman" w:hAnsi="Times New Roman"/>
          <w:color w:val="36363d"/>
          <w:sz w:val="28"/>
          <w:szCs w:val="28"/>
        </w:rPr>
        <w:t xml:space="preserve"> = 23 + 14 + 3 x 16 = 85 gmol</w:t>
      </w:r>
      <w:r>
        <w:rPr>
          <w:rFonts w:ascii="Times New Roman" w:cs="Times New Roman" w:hAnsi="Times New Roman"/>
          <w:color w:val="36363d"/>
          <w:sz w:val="28"/>
          <w:szCs w:val="28"/>
          <w:vertAlign w:val="superscript"/>
        </w:rPr>
        <w:t>-1</w:t>
      </w:r>
      <w:r w:rsidRPr="F23AB8F4">
        <w:rPr>
          <w:rFonts w:ascii="Times New Roman" w:cs="Times New Roman"/>
          <w:color w:val="36363d"/>
          <w:sz w:val="28"/>
          <w:szCs w:val="28"/>
          <w:rPrChange w:id="12272" w:author="user pc" w:date="2022-03-15T10:14:00Z">
            <w:rPr>
              <w:color w:val="36363d"/>
            </w:rPr>
          </w:rPrChange>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Solubility= </m:t>
          </m:r>
          <m:f>
            <m:fPr>
              <m:ctrlPr>
                <w:rPr>
                  <w:rFonts w:ascii="Cambria Math" w:cs="Times New Roman" w:hAnsi="Cambria Math"/>
                  <w:i/>
                  <w:sz w:val="28"/>
                  <w:szCs w:val="28"/>
                </w:rPr>
              </m:ctrlPr>
            </m:fPr>
            <m:num>
              <m:r>
                <w:rPr>
                  <w:rFonts w:ascii="Cambria Math" w:cs="Times New Roman" w:hAnsi="Cambria Math"/>
                  <w:sz w:val="28"/>
                  <w:szCs w:val="28"/>
                </w:rPr>
                <m:t>21.9</m:t>
              </m:r>
            </m:num>
            <m:den>
              <m:r>
                <w:rPr>
                  <w:rFonts w:ascii="Cambria Math" w:cs="Times New Roman" w:hAnsi="Cambria Math"/>
                  <w:sz w:val="28"/>
                  <w:szCs w:val="28"/>
                </w:rPr>
                <m:t>85</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1000</m:t>
              </m:r>
            </m:num>
            <m:den>
              <m:r>
                <w:rPr>
                  <w:rFonts w:ascii="Cambria Math" w:cs="Times New Roman" w:hAnsi="Cambria Math"/>
                  <w:sz w:val="28"/>
                  <w:szCs w:val="28"/>
                </w:rPr>
                <m:t>55</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Solubility=4.69 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m:oMathPara>
    </w:p>
    <w:p>
      <w:pPr>
        <w:pStyle w:val="style0"/>
        <w:rPr>
          <w:rFonts w:ascii="Times New Roman" w:cs="Times New Roman" w:hAnsi="Times New Roman"/>
          <w:b/>
          <w:sz w:val="28"/>
          <w:szCs w:val="28"/>
        </w:rPr>
      </w:pPr>
    </w:p>
    <w:p>
      <w:pPr>
        <w:pStyle w:val="style0"/>
        <w:rPr>
          <w:rFonts w:ascii="Times New Roman" w:cs="Times New Roman"/>
          <w:sz w:val="28"/>
          <w:szCs w:val="28"/>
          <w:rPrChange w:id="12273" w:author="user pc" w:date="2022-03-15T10:14:00Z">
            <w:rPr/>
          </w:rPrChange>
        </w:rPr>
      </w:pPr>
      <w:r w:rsidRPr="EEF51AC9">
        <w:rPr>
          <w:rFonts w:ascii="Times New Roman" w:cs="Times New Roman"/>
          <w:b/>
          <w:sz w:val="28"/>
          <w:szCs w:val="28"/>
          <w:rPrChange w:id="12274" w:author="user pc" w:date="2022-03-15T10:14:00Z">
            <w:rPr>
              <w:b/>
            </w:rPr>
          </w:rPrChange>
        </w:rPr>
        <w:t>Example</w:t>
      </w:r>
      <w:r>
        <w:rPr>
          <w:rFonts w:ascii="Times New Roman" w:cs="Times New Roman" w:hAnsi="Times New Roman"/>
          <w:b/>
          <w:sz w:val="28"/>
          <w:szCs w:val="28"/>
        </w:rPr>
        <w:t xml:space="preserve"> </w:t>
      </w:r>
      <w:r w:rsidRPr="79D57144">
        <w:rPr>
          <w:rFonts w:ascii="Times New Roman" w:cs="Times New Roman"/>
          <w:b/>
          <w:sz w:val="28"/>
          <w:szCs w:val="28"/>
          <w:rPrChange w:id="12275" w:author="user pc" w:date="2022-03-15T10:14:00Z">
            <w:rPr>
              <w:b/>
            </w:rPr>
          </w:rPrChange>
        </w:rPr>
        <w:t>2:</w:t>
      </w:r>
    </w:p>
    <w:p>
      <w:pPr>
        <w:pStyle w:val="style0"/>
        <w:rPr>
          <w:rFonts w:ascii="Times New Roman" w:cs="Times New Roman"/>
          <w:sz w:val="28"/>
          <w:szCs w:val="28"/>
          <w:rPrChange w:id="12276" w:author="user pc" w:date="2022-03-15T10:14:00Z">
            <w:rPr/>
          </w:rPrChange>
        </w:rPr>
      </w:pPr>
      <w:r w:rsidRPr="986E9668">
        <w:rPr>
          <w:rFonts w:ascii="Times New Roman" w:cs="Times New Roman"/>
          <w:sz w:val="28"/>
          <w:szCs w:val="28"/>
          <w:rPrChange w:id="12277" w:author="user pc" w:date="2022-03-15T10:14:00Z">
            <w:rPr/>
          </w:rPrChange>
        </w:rPr>
        <w:t>If</w:t>
      </w:r>
      <w:r>
        <w:rPr>
          <w:rFonts w:ascii="Times New Roman" w:cs="Times New Roman" w:hAnsi="Times New Roman"/>
          <w:sz w:val="28"/>
          <w:szCs w:val="28"/>
        </w:rPr>
        <w:t xml:space="preserve"> </w:t>
      </w:r>
      <w:r w:rsidRPr="3CE62FB9">
        <w:rPr>
          <w:rFonts w:ascii="Times New Roman" w:cs="Times New Roman"/>
          <w:sz w:val="28"/>
          <w:szCs w:val="28"/>
          <w:rPrChange w:id="12278" w:author="user pc" w:date="2022-03-15T10:14:00Z">
            <w:rPr/>
          </w:rPrChange>
        </w:rPr>
        <w:t>1.11g</w:t>
      </w:r>
      <w:r>
        <w:rPr>
          <w:rFonts w:ascii="Times New Roman" w:cs="Times New Roman" w:hAnsi="Times New Roman"/>
          <w:sz w:val="28"/>
          <w:szCs w:val="28"/>
        </w:rPr>
        <w:t xml:space="preserve"> </w:t>
      </w:r>
      <w:r w:rsidRPr="F1E89DD1">
        <w:rPr>
          <w:rFonts w:ascii="Times New Roman" w:cs="Times New Roman"/>
          <w:sz w:val="28"/>
          <w:szCs w:val="28"/>
          <w:rPrChange w:id="12279" w:author="user pc" w:date="2022-03-15T10:14:00Z">
            <w:rPr/>
          </w:rPrChange>
        </w:rPr>
        <w:t>of</w:t>
      </w:r>
      <w:r>
        <w:rPr>
          <w:rFonts w:ascii="Times New Roman" w:cs="Times New Roman" w:hAnsi="Times New Roman"/>
          <w:sz w:val="28"/>
          <w:szCs w:val="28"/>
        </w:rPr>
        <w:t xml:space="preserve"> </w:t>
      </w:r>
      <w:r w:rsidRPr="A6E9987E">
        <w:rPr>
          <w:rFonts w:ascii="Times New Roman" w:cs="Times New Roman"/>
          <w:sz w:val="28"/>
          <w:szCs w:val="28"/>
          <w:rPrChange w:id="12280" w:author="user pc" w:date="2022-03-15T10:14:00Z">
            <w:rPr/>
          </w:rPrChange>
        </w:rPr>
        <w:t>calcium</w:t>
      </w:r>
      <w:r>
        <w:rPr>
          <w:rFonts w:ascii="Times New Roman" w:cs="Times New Roman" w:hAnsi="Times New Roman"/>
          <w:sz w:val="28"/>
          <w:szCs w:val="28"/>
        </w:rPr>
        <w:t xml:space="preserve"> </w:t>
      </w:r>
      <w:r w:rsidRPr="6069BCF3">
        <w:rPr>
          <w:rFonts w:ascii="Times New Roman" w:cs="Times New Roman"/>
          <w:sz w:val="28"/>
          <w:szCs w:val="28"/>
          <w:rPrChange w:id="12281" w:author="user pc" w:date="2022-03-15T10:14:00Z">
            <w:rPr/>
          </w:rPrChange>
        </w:rPr>
        <w:t>chloride</w:t>
      </w:r>
      <w:r>
        <w:rPr>
          <w:rFonts w:ascii="Times New Roman" w:cs="Times New Roman" w:hAnsi="Times New Roman"/>
          <w:sz w:val="28"/>
          <w:szCs w:val="28"/>
        </w:rPr>
        <w:t xml:space="preserve"> </w:t>
      </w:r>
      <w:r w:rsidRPr="6EF612EF">
        <w:rPr>
          <w:rFonts w:ascii="Times New Roman" w:cs="Times New Roman"/>
          <w:sz w:val="28"/>
          <w:szCs w:val="28"/>
          <w:rPrChange w:id="12282" w:author="user pc" w:date="2022-03-15T10:14:00Z">
            <w:rPr/>
          </w:rPrChange>
        </w:rPr>
        <w:t>(CaCl</w:t>
      </w:r>
      <w:r w:rsidRPr="0AD8A75F">
        <w:rPr>
          <w:rFonts w:ascii="Times New Roman" w:cs="Times New Roman"/>
          <w:sz w:val="28"/>
          <w:szCs w:val="28"/>
          <w:vertAlign w:val="subscript"/>
          <w:rPrChange w:id="12283" w:author="user pc" w:date="2022-03-15T10:14:00Z">
            <w:rPr>
              <w:vertAlign w:val="subscript"/>
            </w:rPr>
          </w:rPrChange>
        </w:rPr>
        <w:t>2</w:t>
      </w:r>
      <w:r w:rsidRPr="A9A23A36">
        <w:rPr>
          <w:rFonts w:ascii="Times New Roman" w:cs="Times New Roman"/>
          <w:sz w:val="28"/>
          <w:szCs w:val="28"/>
          <w:rPrChange w:id="12284" w:author="user pc" w:date="2022-03-15T10:14:00Z">
            <w:rPr/>
          </w:rPrChange>
        </w:rPr>
        <w:t>)</w:t>
      </w:r>
      <w:r>
        <w:rPr>
          <w:rFonts w:ascii="Times New Roman" w:cs="Times New Roman" w:hAnsi="Times New Roman"/>
          <w:sz w:val="28"/>
          <w:szCs w:val="28"/>
        </w:rPr>
        <w:t xml:space="preserve"> </w:t>
      </w:r>
      <w:r w:rsidRPr="A89054A1">
        <w:rPr>
          <w:rFonts w:ascii="Times New Roman" w:cs="Times New Roman"/>
          <w:sz w:val="28"/>
          <w:szCs w:val="28"/>
          <w:rPrChange w:id="12285" w:author="user pc" w:date="2022-03-15T10:14:00Z">
            <w:rPr/>
          </w:rPrChange>
        </w:rPr>
        <w:t>were</w:t>
      </w:r>
      <w:r>
        <w:rPr>
          <w:rFonts w:ascii="Times New Roman" w:cs="Times New Roman" w:hAnsi="Times New Roman"/>
          <w:sz w:val="28"/>
          <w:szCs w:val="28"/>
        </w:rPr>
        <w:t xml:space="preserve"> </w:t>
      </w:r>
      <w:r w:rsidRPr="94194C2F">
        <w:rPr>
          <w:rFonts w:ascii="Times New Roman" w:cs="Times New Roman"/>
          <w:sz w:val="28"/>
          <w:szCs w:val="28"/>
          <w:rPrChange w:id="12286" w:author="user pc" w:date="2022-03-15T10:14:00Z">
            <w:rPr/>
          </w:rPrChange>
        </w:rPr>
        <w:t>dissolved</w:t>
      </w:r>
      <w:r>
        <w:rPr>
          <w:rFonts w:ascii="Times New Roman" w:cs="Times New Roman" w:hAnsi="Times New Roman"/>
          <w:sz w:val="28"/>
          <w:szCs w:val="28"/>
        </w:rPr>
        <w:t xml:space="preserve"> </w:t>
      </w:r>
      <w:r w:rsidRPr="CAC2F4D7">
        <w:rPr>
          <w:rFonts w:ascii="Times New Roman" w:cs="Times New Roman"/>
          <w:sz w:val="28"/>
          <w:szCs w:val="28"/>
          <w:rPrChange w:id="12287" w:author="user pc" w:date="2022-03-15T10:14:00Z">
            <w:rPr/>
          </w:rPrChange>
        </w:rPr>
        <w:t>in</w:t>
      </w:r>
      <w:r>
        <w:rPr>
          <w:rFonts w:ascii="Times New Roman" w:cs="Times New Roman" w:hAnsi="Times New Roman"/>
          <w:sz w:val="28"/>
          <w:szCs w:val="28"/>
        </w:rPr>
        <w:t xml:space="preserve"> </w:t>
      </w:r>
      <w:r w:rsidRPr="0521AE14">
        <w:rPr>
          <w:rFonts w:ascii="Times New Roman" w:cs="Times New Roman"/>
          <w:sz w:val="28"/>
          <w:szCs w:val="28"/>
          <w:rPrChange w:id="12288" w:author="user pc" w:date="2022-03-15T10:14:00Z">
            <w:rPr/>
          </w:rPrChange>
        </w:rPr>
        <w:t>20.0g</w:t>
      </w:r>
      <w:r>
        <w:rPr>
          <w:rFonts w:ascii="Times New Roman" w:cs="Times New Roman" w:hAnsi="Times New Roman"/>
          <w:sz w:val="28"/>
          <w:szCs w:val="28"/>
        </w:rPr>
        <w:t xml:space="preserve"> </w:t>
      </w:r>
      <w:r w:rsidRPr="1A6A1F84">
        <w:rPr>
          <w:rFonts w:ascii="Times New Roman" w:cs="Times New Roman"/>
          <w:sz w:val="28"/>
          <w:szCs w:val="28"/>
          <w:rPrChange w:id="12289" w:author="user pc" w:date="2022-03-15T10:14:00Z">
            <w:rPr/>
          </w:rPrChange>
        </w:rPr>
        <w:t>of</w:t>
      </w:r>
      <w:r>
        <w:rPr>
          <w:rFonts w:ascii="Times New Roman" w:cs="Times New Roman" w:hAnsi="Times New Roman"/>
          <w:sz w:val="28"/>
          <w:szCs w:val="28"/>
        </w:rPr>
        <w:t xml:space="preserve"> </w:t>
      </w:r>
      <w:r w:rsidRPr="76D40B1D">
        <w:rPr>
          <w:rFonts w:ascii="Times New Roman" w:cs="Times New Roman"/>
          <w:sz w:val="28"/>
          <w:szCs w:val="28"/>
          <w:rPrChange w:id="12290" w:author="user pc" w:date="2022-03-15T10:14:00Z">
            <w:rPr/>
          </w:rPrChange>
        </w:rPr>
        <w:t>distilled</w:t>
      </w:r>
      <w:r>
        <w:rPr>
          <w:rFonts w:ascii="Times New Roman" w:cs="Times New Roman" w:hAnsi="Times New Roman"/>
          <w:sz w:val="28"/>
          <w:szCs w:val="28"/>
        </w:rPr>
        <w:t xml:space="preserve"> </w:t>
      </w:r>
      <w:r w:rsidRPr="234A4768">
        <w:rPr>
          <w:rFonts w:ascii="Times New Roman" w:cs="Times New Roman"/>
          <w:sz w:val="28"/>
          <w:szCs w:val="28"/>
          <w:rPrChange w:id="12291" w:author="user pc" w:date="2022-03-15T10:14:00Z">
            <w:rPr/>
          </w:rPrChange>
        </w:rPr>
        <w:t>water</w:t>
      </w:r>
      <w:r>
        <w:rPr>
          <w:rFonts w:ascii="Times New Roman" w:cs="Times New Roman" w:hAnsi="Times New Roman"/>
          <w:sz w:val="28"/>
          <w:szCs w:val="28"/>
        </w:rPr>
        <w:t xml:space="preserve"> </w:t>
      </w:r>
      <w:r w:rsidRPr="6825544D">
        <w:rPr>
          <w:rFonts w:ascii="Times New Roman" w:cs="Times New Roman"/>
          <w:sz w:val="28"/>
          <w:szCs w:val="28"/>
          <w:rPrChange w:id="12292" w:author="user pc" w:date="2022-03-15T10:14:00Z">
            <w:rPr/>
          </w:rPrChange>
        </w:rPr>
        <w:t>at</w:t>
      </w:r>
      <w:r>
        <w:rPr>
          <w:rFonts w:ascii="Times New Roman" w:cs="Times New Roman" w:hAnsi="Times New Roman"/>
          <w:sz w:val="28"/>
          <w:szCs w:val="28"/>
        </w:rPr>
        <w:t xml:space="preserve"> </w:t>
      </w:r>
      <w:r w:rsidRPr="226FAF66">
        <w:rPr>
          <w:rFonts w:ascii="Times New Roman" w:cs="Times New Roman"/>
          <w:sz w:val="28"/>
          <w:szCs w:val="28"/>
          <w:rPrChange w:id="12293" w:author="user pc" w:date="2022-03-15T10:14:00Z">
            <w:rPr/>
          </w:rPrChange>
        </w:rPr>
        <w:t>20°C,</w:t>
      </w:r>
      <w:r>
        <w:rPr>
          <w:rFonts w:ascii="Times New Roman" w:cs="Times New Roman" w:hAnsi="Times New Roman"/>
          <w:sz w:val="28"/>
          <w:szCs w:val="28"/>
        </w:rPr>
        <w:t xml:space="preserve"> </w:t>
      </w:r>
      <w:r w:rsidRPr="A11A60BB">
        <w:rPr>
          <w:rFonts w:ascii="Times New Roman" w:cs="Times New Roman"/>
          <w:sz w:val="28"/>
          <w:szCs w:val="28"/>
          <w:rPrChange w:id="12294" w:author="user pc" w:date="2022-03-15T10:14:00Z">
            <w:rPr/>
          </w:rPrChange>
        </w:rPr>
        <w:t>calculate</w:t>
      </w:r>
      <w:r>
        <w:rPr>
          <w:rFonts w:ascii="Times New Roman" w:cs="Times New Roman" w:hAnsi="Times New Roman"/>
          <w:sz w:val="28"/>
          <w:szCs w:val="28"/>
        </w:rPr>
        <w:t xml:space="preserve"> </w:t>
      </w:r>
      <w:r w:rsidRPr="896BCFBC">
        <w:rPr>
          <w:rFonts w:ascii="Times New Roman" w:cs="Times New Roman"/>
          <w:sz w:val="28"/>
          <w:szCs w:val="28"/>
          <w:rPrChange w:id="12295" w:author="user pc" w:date="2022-03-15T10:14:00Z">
            <w:rPr/>
          </w:rPrChange>
        </w:rPr>
        <w:t>the</w:t>
      </w:r>
      <w:r>
        <w:rPr>
          <w:rFonts w:ascii="Times New Roman" w:cs="Times New Roman" w:hAnsi="Times New Roman"/>
          <w:sz w:val="28"/>
          <w:szCs w:val="28"/>
        </w:rPr>
        <w:t xml:space="preserve"> </w:t>
      </w:r>
      <w:r w:rsidRPr="9633C013">
        <w:rPr>
          <w:rFonts w:ascii="Times New Roman" w:cs="Times New Roman"/>
          <w:sz w:val="28"/>
          <w:szCs w:val="28"/>
          <w:rPrChange w:id="12296" w:author="user pc" w:date="2022-03-15T10:14:00Z">
            <w:rPr/>
          </w:rPrChange>
        </w:rPr>
        <w:t>solubility</w:t>
      </w:r>
      <w:r>
        <w:rPr>
          <w:rFonts w:ascii="Times New Roman" w:cs="Times New Roman" w:hAnsi="Times New Roman"/>
          <w:sz w:val="28"/>
          <w:szCs w:val="28"/>
        </w:rPr>
        <w:t xml:space="preserve"> </w:t>
      </w:r>
      <w:r w:rsidRPr="0CC4201D">
        <w:rPr>
          <w:rFonts w:ascii="Times New Roman" w:cs="Times New Roman"/>
          <w:sz w:val="28"/>
          <w:szCs w:val="28"/>
          <w:rPrChange w:id="12297" w:author="user pc" w:date="2022-03-15T10:14:00Z">
            <w:rPr/>
          </w:rPrChange>
        </w:rPr>
        <w:t>of</w:t>
      </w:r>
      <w:r>
        <w:rPr>
          <w:rFonts w:ascii="Times New Roman" w:cs="Times New Roman" w:hAnsi="Times New Roman"/>
          <w:sz w:val="28"/>
          <w:szCs w:val="28"/>
        </w:rPr>
        <w:t xml:space="preserve"> </w:t>
      </w:r>
      <w:r w:rsidRPr="123C0D30">
        <w:rPr>
          <w:rFonts w:ascii="Times New Roman" w:cs="Times New Roman"/>
          <w:sz w:val="28"/>
          <w:szCs w:val="28"/>
          <w:rPrChange w:id="12298" w:author="user pc" w:date="2022-03-15T10:14:00Z">
            <w:rPr/>
          </w:rPrChange>
        </w:rPr>
        <w:t>the</w:t>
      </w:r>
      <w:r>
        <w:rPr>
          <w:rFonts w:ascii="Times New Roman" w:cs="Times New Roman" w:hAnsi="Times New Roman"/>
          <w:sz w:val="28"/>
          <w:szCs w:val="28"/>
        </w:rPr>
        <w:t xml:space="preserve"> </w:t>
      </w:r>
      <w:r w:rsidRPr="EE73E26B">
        <w:rPr>
          <w:rFonts w:ascii="Times New Roman" w:cs="Times New Roman"/>
          <w:sz w:val="28"/>
          <w:szCs w:val="28"/>
          <w:rPrChange w:id="12299" w:author="user pc" w:date="2022-03-15T10:14:00Z">
            <w:rPr/>
          </w:rPrChange>
        </w:rPr>
        <w:t>salt</w:t>
      </w:r>
      <w:r>
        <w:rPr>
          <w:rFonts w:ascii="Times New Roman" w:cs="Times New Roman" w:hAnsi="Times New Roman"/>
          <w:sz w:val="28"/>
          <w:szCs w:val="28"/>
        </w:rPr>
        <w:t xml:space="preserve"> </w:t>
      </w:r>
      <w:r w:rsidRPr="34DDC4F4">
        <w:rPr>
          <w:rFonts w:ascii="Times New Roman" w:cs="Times New Roman"/>
          <w:sz w:val="28"/>
          <w:szCs w:val="28"/>
          <w:rPrChange w:id="12300" w:author="user pc" w:date="2022-03-15T10:14:00Z">
            <w:rPr/>
          </w:rPrChange>
        </w:rPr>
        <w:t>in</w:t>
      </w:r>
      <w:r>
        <w:rPr>
          <w:rFonts w:ascii="Times New Roman" w:cs="Times New Roman" w:hAnsi="Times New Roman"/>
          <w:sz w:val="28"/>
          <w:szCs w:val="28"/>
        </w:rPr>
        <w:t xml:space="preserve"> </w:t>
      </w:r>
      <w:r w:rsidRPr="EC1FA322">
        <w:rPr>
          <w:rFonts w:ascii="Times New Roman" w:cs="Times New Roman"/>
          <w:sz w:val="28"/>
          <w:szCs w:val="28"/>
          <w:rPrChange w:id="12301" w:author="user pc" w:date="2022-03-15T10:14:00Z">
            <w:rPr/>
          </w:rPrChange>
        </w:rPr>
        <w:t>moldm</w:t>
      </w:r>
      <w:r w:rsidRPr="4E98E5CB">
        <w:rPr>
          <w:rFonts w:ascii="Times New Roman" w:cs="Times New Roman"/>
          <w:sz w:val="28"/>
          <w:szCs w:val="28"/>
          <w:vertAlign w:val="superscript"/>
          <w:rPrChange w:id="12302" w:author="user pc" w:date="2022-03-15T10:14:00Z">
            <w:rPr/>
          </w:rPrChange>
        </w:rPr>
        <w:t>-3</w:t>
      </w:r>
      <w:r w:rsidRPr="0724FFB4">
        <w:rPr>
          <w:rFonts w:ascii="Times New Roman" w:cs="Times New Roman"/>
          <w:sz w:val="28"/>
          <w:szCs w:val="28"/>
          <w:rPrChange w:id="12303" w:author="user pc" w:date="2022-03-15T10:14:00Z">
            <w:rPr/>
          </w:rPrChange>
        </w:rPr>
        <w:t>.[Ca=</w:t>
      </w:r>
      <w:r>
        <w:rPr>
          <w:rFonts w:ascii="Times New Roman" w:cs="Times New Roman" w:hAnsi="Times New Roman"/>
          <w:sz w:val="28"/>
          <w:szCs w:val="28"/>
        </w:rPr>
        <w:t xml:space="preserve"> </w:t>
      </w:r>
      <w:r w:rsidRPr="5A38767F">
        <w:rPr>
          <w:rFonts w:ascii="Times New Roman" w:cs="Times New Roman"/>
          <w:sz w:val="28"/>
          <w:szCs w:val="28"/>
          <w:rPrChange w:id="12304" w:author="user pc" w:date="2022-03-15T10:14:00Z">
            <w:rPr/>
          </w:rPrChange>
        </w:rPr>
        <w:t>40.0,Cl</w:t>
      </w:r>
      <w:r>
        <w:rPr>
          <w:rFonts w:ascii="Times New Roman" w:cs="Times New Roman" w:hAnsi="Times New Roman"/>
          <w:sz w:val="28"/>
          <w:szCs w:val="28"/>
        </w:rPr>
        <w:t xml:space="preserve"> </w:t>
      </w:r>
      <w:r w:rsidRPr="C29EB064">
        <w:rPr>
          <w:rFonts w:ascii="Times New Roman" w:cs="Times New Roman"/>
          <w:sz w:val="28"/>
          <w:szCs w:val="28"/>
          <w:rPrChange w:id="12305" w:author="user pc" w:date="2022-03-15T10:14:00Z">
            <w:rPr/>
          </w:rPrChange>
        </w:rPr>
        <w:t>=</w:t>
      </w:r>
      <w:r>
        <w:rPr>
          <w:rFonts w:ascii="Times New Roman" w:cs="Times New Roman" w:hAnsi="Times New Roman"/>
          <w:sz w:val="28"/>
          <w:szCs w:val="28"/>
        </w:rPr>
        <w:t xml:space="preserve"> </w:t>
      </w:r>
      <w:r w:rsidRPr="C1271746">
        <w:rPr>
          <w:rFonts w:ascii="Times New Roman" w:cs="Times New Roman"/>
          <w:sz w:val="28"/>
          <w:szCs w:val="28"/>
          <w:rPrChange w:id="12306" w:author="user pc" w:date="2022-03-15T10:14:00Z">
            <w:rPr/>
          </w:rPrChange>
        </w:rPr>
        <w:t>35.5]</w:t>
      </w:r>
    </w:p>
    <w:p>
      <w:pPr>
        <w:pStyle w:val="style0"/>
        <w:rPr>
          <w:rFonts w:ascii="Times New Roman" w:cs="Times New Roman"/>
          <w:sz w:val="28"/>
          <w:szCs w:val="28"/>
          <w:rPrChange w:id="12307" w:author="user pc" w:date="2022-03-15T10:14:00Z">
            <w:rPr/>
          </w:rPrChange>
        </w:rPr>
      </w:pPr>
      <w:r w:rsidRPr="7504FE2C">
        <w:rPr>
          <w:rFonts w:ascii="Times New Roman" w:cs="Times New Roman"/>
          <w:b/>
          <w:sz w:val="28"/>
          <w:szCs w:val="28"/>
          <w:rPrChange w:id="12308" w:author="user pc" w:date="2022-03-15T10:14:00Z">
            <w:rPr>
              <w:b/>
            </w:rPr>
          </w:rPrChange>
        </w:rPr>
        <w:t>Solution</w:t>
      </w:r>
    </w:p>
    <w:p>
      <w:pPr>
        <w:pStyle w:val="style0"/>
        <w:rPr>
          <w:rFonts w:ascii="Times New Roman" w:cs="Times New Roman"/>
          <w:sz w:val="28"/>
          <w:szCs w:val="28"/>
          <w:rPrChange w:id="12309" w:author="user pc" w:date="2022-03-15T10:14:00Z">
            <w:rPr/>
          </w:rPrChange>
        </w:rPr>
      </w:pPr>
      <w:r w:rsidRPr="07A4C84E">
        <w:rPr>
          <w:rFonts w:ascii="Times New Roman" w:cs="Times New Roman"/>
          <w:sz w:val="28"/>
          <w:szCs w:val="28"/>
          <w:rPrChange w:id="12310" w:author="user pc" w:date="2022-03-15T10:14:00Z">
            <w:rPr/>
          </w:rPrChange>
        </w:rPr>
        <w:t>Molar</w:t>
      </w:r>
      <w:r>
        <w:rPr>
          <w:rFonts w:ascii="Times New Roman" w:cs="Times New Roman" w:hAnsi="Times New Roman"/>
          <w:sz w:val="28"/>
          <w:szCs w:val="28"/>
        </w:rPr>
        <w:t xml:space="preserve"> </w:t>
      </w:r>
      <w:r w:rsidRPr="50A08A2B">
        <w:rPr>
          <w:rFonts w:ascii="Times New Roman" w:cs="Times New Roman"/>
          <w:sz w:val="28"/>
          <w:szCs w:val="28"/>
          <w:rPrChange w:id="12311" w:author="user pc" w:date="2022-03-15T10:14:00Z">
            <w:rPr/>
          </w:rPrChange>
        </w:rPr>
        <w:t>mass</w:t>
      </w:r>
      <w:r>
        <w:rPr>
          <w:rFonts w:ascii="Times New Roman" w:cs="Times New Roman" w:hAnsi="Times New Roman"/>
          <w:sz w:val="28"/>
          <w:szCs w:val="28"/>
        </w:rPr>
        <w:t xml:space="preserve"> </w:t>
      </w:r>
      <w:r w:rsidRPr="3EE56B7D">
        <w:rPr>
          <w:rFonts w:ascii="Times New Roman" w:cs="Times New Roman"/>
          <w:sz w:val="28"/>
          <w:szCs w:val="28"/>
          <w:rPrChange w:id="12312" w:author="user pc" w:date="2022-03-15T10:14:00Z">
            <w:rPr/>
          </w:rPrChange>
        </w:rPr>
        <w:t>of</w:t>
      </w:r>
      <w:r>
        <w:rPr>
          <w:rFonts w:ascii="Times New Roman" w:cs="Times New Roman" w:hAnsi="Times New Roman"/>
          <w:sz w:val="28"/>
          <w:szCs w:val="28"/>
        </w:rPr>
        <w:t xml:space="preserve"> </w:t>
      </w:r>
      <w:r w:rsidRPr="65B03357">
        <w:rPr>
          <w:rFonts w:ascii="Times New Roman" w:cs="Times New Roman"/>
          <w:sz w:val="28"/>
          <w:szCs w:val="28"/>
          <w:rPrChange w:id="12313" w:author="user pc" w:date="2022-03-15T10:14:00Z">
            <w:rPr/>
          </w:rPrChange>
        </w:rPr>
        <w:t>CaCl</w:t>
      </w:r>
      <w:r w:rsidRPr="B7E2E042">
        <w:rPr>
          <w:rFonts w:ascii="Times New Roman" w:cs="Times New Roman"/>
          <w:sz w:val="28"/>
          <w:szCs w:val="28"/>
          <w:vertAlign w:val="subscript"/>
          <w:rPrChange w:id="12314" w:author="user pc" w:date="2022-03-15T10:14:00Z">
            <w:rPr>
              <w:vertAlign w:val="subscript"/>
            </w:rPr>
          </w:rPrChange>
        </w:rPr>
        <w:t xml:space="preserve">2 </w:t>
      </w:r>
      <w:r w:rsidRPr="1EC874D8">
        <w:rPr>
          <w:rFonts w:ascii="Times New Roman" w:cs="Times New Roman"/>
          <w:sz w:val="28"/>
          <w:szCs w:val="28"/>
          <w:rPrChange w:id="12315" w:author="user pc" w:date="2022-03-15T10:14:00Z">
            <w:rPr/>
          </w:rPrChange>
        </w:rPr>
        <w:t>=40</w:t>
      </w:r>
      <w:r>
        <w:rPr>
          <w:rFonts w:ascii="Times New Roman" w:cs="Times New Roman" w:hAnsi="Times New Roman"/>
          <w:sz w:val="28"/>
          <w:szCs w:val="28"/>
        </w:rPr>
        <w:t xml:space="preserve"> </w:t>
      </w:r>
      <w:r w:rsidRPr="ED4BE260">
        <w:rPr>
          <w:rFonts w:ascii="Times New Roman" w:cs="Times New Roman"/>
          <w:sz w:val="28"/>
          <w:szCs w:val="28"/>
          <w:rPrChange w:id="12316" w:author="user pc" w:date="2022-03-15T10:14:00Z">
            <w:rPr/>
          </w:rPrChange>
        </w:rPr>
        <w:t>+</w:t>
      </w:r>
      <w:r>
        <w:rPr>
          <w:rFonts w:ascii="Times New Roman" w:cs="Times New Roman" w:hAnsi="Times New Roman"/>
          <w:sz w:val="28"/>
          <w:szCs w:val="28"/>
        </w:rPr>
        <w:t xml:space="preserve"> </w:t>
      </w:r>
      <w:r w:rsidRPr="CDC10A21">
        <w:rPr>
          <w:rFonts w:ascii="Times New Roman" w:cs="Times New Roman"/>
          <w:sz w:val="28"/>
          <w:szCs w:val="28"/>
          <w:rPrChange w:id="12317" w:author="user pc" w:date="2022-03-15T10:14:00Z">
            <w:rPr/>
          </w:rPrChange>
        </w:rPr>
        <w:t>(35.5</w:t>
      </w:r>
      <w:r>
        <w:rPr>
          <w:rFonts w:ascii="Times New Roman" w:cs="Times New Roman" w:hAnsi="Times New Roman"/>
          <w:sz w:val="28"/>
          <w:szCs w:val="28"/>
        </w:rPr>
        <w:t xml:space="preserve"> </w:t>
      </w:r>
      <w:r w:rsidRPr="7F2EF63B">
        <w:rPr>
          <w:rFonts w:ascii="Times New Roman" w:cs="Times New Roman"/>
          <w:sz w:val="28"/>
          <w:szCs w:val="28"/>
          <w:rPrChange w:id="12318" w:author="user pc" w:date="2022-03-15T10:14:00Z">
            <w:rPr/>
          </w:rPrChange>
        </w:rPr>
        <w:t>×</w:t>
      </w:r>
      <w:r>
        <w:rPr>
          <w:rFonts w:ascii="Times New Roman" w:cs="Times New Roman" w:hAnsi="Times New Roman"/>
          <w:sz w:val="28"/>
          <w:szCs w:val="28"/>
        </w:rPr>
        <w:t xml:space="preserve"> </w:t>
      </w:r>
      <w:r w:rsidRPr="9BF77B40">
        <w:rPr>
          <w:rFonts w:ascii="Times New Roman" w:cs="Times New Roman"/>
          <w:sz w:val="28"/>
          <w:szCs w:val="28"/>
          <w:rPrChange w:id="12319" w:author="user pc" w:date="2022-03-15T10:14:00Z">
            <w:rPr/>
          </w:rPrChange>
        </w:rPr>
        <w:t>2)</w:t>
      </w:r>
      <w:r>
        <w:rPr>
          <w:rFonts w:ascii="Times New Roman" w:cs="Times New Roman" w:hAnsi="Times New Roman"/>
          <w:sz w:val="28"/>
          <w:szCs w:val="28"/>
        </w:rPr>
        <w:t xml:space="preserve"> </w:t>
      </w:r>
      <w:r w:rsidRPr="A8C3CBD7">
        <w:rPr>
          <w:rFonts w:ascii="Times New Roman" w:cs="Times New Roman"/>
          <w:sz w:val="28"/>
          <w:szCs w:val="28"/>
          <w:rPrChange w:id="12320" w:author="user pc" w:date="2022-03-15T10:14:00Z">
            <w:rPr/>
          </w:rPrChange>
        </w:rPr>
        <w:t>=</w:t>
      </w:r>
      <w:r>
        <w:rPr>
          <w:rFonts w:ascii="Times New Roman" w:cs="Times New Roman" w:hAnsi="Times New Roman"/>
          <w:sz w:val="28"/>
          <w:szCs w:val="28"/>
        </w:rPr>
        <w:t xml:space="preserve"> </w:t>
      </w:r>
      <w:r w:rsidRPr="34B3D3C3">
        <w:rPr>
          <w:rFonts w:ascii="Times New Roman" w:cs="Times New Roman"/>
          <w:sz w:val="28"/>
          <w:szCs w:val="28"/>
          <w:rPrChange w:id="12321" w:author="user pc" w:date="2022-03-15T10:14:00Z">
            <w:rPr/>
          </w:rPrChange>
        </w:rPr>
        <w:t>111gmol</w:t>
      </w:r>
      <w:r w:rsidRPr="78BEAC4C">
        <w:rPr>
          <w:rFonts w:ascii="Times New Roman" w:cs="Times New Roman"/>
          <w:sz w:val="28"/>
          <w:szCs w:val="28"/>
          <w:vertAlign w:val="superscript"/>
          <w:rPrChange w:id="12322"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Solubility= </m:t>
          </m:r>
          <m:f>
            <m:fPr>
              <m:ctrlPr>
                <w:rPr>
                  <w:rFonts w:ascii="Cambria Math" w:cs="Times New Roman" w:hAnsi="Cambria Math"/>
                  <w:i/>
                  <w:sz w:val="28"/>
                  <w:szCs w:val="28"/>
                </w:rPr>
              </m:ctrlPr>
            </m:fPr>
            <m:num>
              <m:r>
                <w:rPr>
                  <w:rFonts w:ascii="Cambria Math" w:cs="Times New Roman" w:hAnsi="Cambria Math"/>
                  <w:sz w:val="28"/>
                  <w:szCs w:val="28"/>
                </w:rPr>
                <m:t>mass of salt</m:t>
              </m:r>
            </m:num>
            <m:den>
              <m:r>
                <w:rPr>
                  <w:rFonts w:ascii="Cambria Math" w:cs="Times New Roman" w:hAnsi="Cambria Math"/>
                  <w:sz w:val="28"/>
                  <w:szCs w:val="28"/>
                </w:rPr>
                <m:t>molar mass</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 xml:space="preserve">volume of solution </m:t>
              </m:r>
            </m:den>
          </m:f>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Solubility= </m:t>
          </m:r>
          <m:f>
            <m:fPr>
              <m:ctrlPr>
                <w:rPr>
                  <w:rFonts w:ascii="Cambria Math" w:cs="Times New Roman" w:hAnsi="Cambria Math"/>
                  <w:i/>
                  <w:sz w:val="28"/>
                  <w:szCs w:val="28"/>
                </w:rPr>
              </m:ctrlPr>
            </m:fPr>
            <m:num>
              <m:r>
                <w:rPr>
                  <w:rFonts w:ascii="Cambria Math" w:cs="Times New Roman" w:hAnsi="Cambria Math"/>
                  <w:sz w:val="28"/>
                  <w:szCs w:val="28"/>
                </w:rPr>
                <m:t>1.11</m:t>
              </m:r>
            </m:num>
            <m:den>
              <m:r>
                <w:rPr>
                  <w:rFonts w:ascii="Cambria Math" w:cs="Times New Roman" w:hAnsi="Cambria Math"/>
                  <w:sz w:val="28"/>
                  <w:szCs w:val="28"/>
                </w:rPr>
                <m:t>111</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 xml:space="preserve">20 </m:t>
              </m:r>
            </m:den>
          </m:f>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Solubility=0.50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2323" w:author="user pc" w:date="2022-03-15T10:14:00Z">
            <w:rPr/>
          </w:rPrChange>
        </w:rPr>
      </w:pPr>
      <w:r w:rsidRPr="3A0AECDA">
        <w:rPr>
          <w:rFonts w:ascii="Times New Roman" w:cs="Times New Roman"/>
          <w:sz w:val="28"/>
          <w:szCs w:val="28"/>
          <w:rPrChange w:id="12324" w:author="user pc" w:date="2022-03-15T10:14:00Z">
            <w:rPr/>
          </w:rPrChange>
        </w:rPr>
        <w:t>Or</w:t>
      </w:r>
    </w:p>
    <w:p>
      <w:pPr>
        <w:pStyle w:val="style0"/>
        <w:rPr>
          <w:rFonts w:ascii="Times New Roman" w:cs="Times New Roman"/>
          <w:sz w:val="28"/>
          <w:szCs w:val="28"/>
          <w:rPrChange w:id="12325" w:author="user pc" w:date="2022-03-15T10:14:00Z">
            <w:rPr/>
          </w:rPrChange>
        </w:rPr>
      </w:pPr>
      <w:r w:rsidRPr="0D5EFB0A">
        <w:rPr>
          <w:rFonts w:ascii="Times New Roman" w:cs="Times New Roman"/>
          <w:sz w:val="28"/>
          <w:szCs w:val="28"/>
          <w:rPrChange w:id="12326" w:author="user pc" w:date="2022-03-15T10:14:00Z">
            <w:rPr/>
          </w:rPrChange>
        </w:rPr>
        <w:t>Molar</w:t>
      </w:r>
      <w:r>
        <w:rPr>
          <w:rFonts w:ascii="Times New Roman" w:cs="Times New Roman" w:hAnsi="Times New Roman"/>
          <w:sz w:val="28"/>
          <w:szCs w:val="28"/>
        </w:rPr>
        <w:t xml:space="preserve"> </w:t>
      </w:r>
      <w:r w:rsidRPr="36B88845">
        <w:rPr>
          <w:rFonts w:ascii="Times New Roman" w:cs="Times New Roman"/>
          <w:sz w:val="28"/>
          <w:szCs w:val="28"/>
          <w:rPrChange w:id="12327" w:author="user pc" w:date="2022-03-15T10:14:00Z">
            <w:rPr/>
          </w:rPrChange>
        </w:rPr>
        <w:t>mass</w:t>
      </w:r>
      <w:r>
        <w:rPr>
          <w:rFonts w:ascii="Times New Roman" w:cs="Times New Roman" w:hAnsi="Times New Roman"/>
          <w:sz w:val="28"/>
          <w:szCs w:val="28"/>
        </w:rPr>
        <w:t xml:space="preserve"> </w:t>
      </w:r>
      <w:r w:rsidRPr="C36A877B">
        <w:rPr>
          <w:rFonts w:ascii="Times New Roman" w:cs="Times New Roman"/>
          <w:sz w:val="28"/>
          <w:szCs w:val="28"/>
          <w:rPrChange w:id="12328" w:author="user pc" w:date="2022-03-15T10:14:00Z">
            <w:rPr/>
          </w:rPrChange>
        </w:rPr>
        <w:t>of</w:t>
      </w:r>
      <w:r>
        <w:rPr>
          <w:rFonts w:ascii="Times New Roman" w:cs="Times New Roman" w:hAnsi="Times New Roman"/>
          <w:sz w:val="28"/>
          <w:szCs w:val="28"/>
        </w:rPr>
        <w:t xml:space="preserve"> </w:t>
      </w:r>
      <w:r w:rsidRPr="A9C32ACD">
        <w:rPr>
          <w:rFonts w:ascii="Times New Roman" w:cs="Times New Roman"/>
          <w:sz w:val="28"/>
          <w:szCs w:val="28"/>
          <w:rPrChange w:id="12329" w:author="user pc" w:date="2022-03-15T10:14:00Z">
            <w:rPr/>
          </w:rPrChange>
        </w:rPr>
        <w:t>CaCl</w:t>
      </w:r>
      <w:r w:rsidRPr="31CE314E">
        <w:rPr>
          <w:rFonts w:ascii="Times New Roman" w:cs="Times New Roman"/>
          <w:sz w:val="28"/>
          <w:szCs w:val="28"/>
          <w:vertAlign w:val="subscript"/>
          <w:rPrChange w:id="12330" w:author="user pc" w:date="2022-03-15T10:14:00Z">
            <w:rPr>
              <w:vertAlign w:val="subscript"/>
            </w:rPr>
          </w:rPrChange>
        </w:rPr>
        <w:t xml:space="preserve">2 </w:t>
      </w:r>
      <w:r w:rsidRPr="4FF28719">
        <w:rPr>
          <w:rFonts w:ascii="Times New Roman" w:cs="Times New Roman"/>
          <w:sz w:val="28"/>
          <w:szCs w:val="28"/>
          <w:rPrChange w:id="12331" w:author="user pc" w:date="2022-03-15T10:14:00Z">
            <w:rPr/>
          </w:rPrChange>
        </w:rPr>
        <w:t>=</w:t>
      </w:r>
      <w:r>
        <w:rPr>
          <w:rFonts w:ascii="Times New Roman" w:cs="Times New Roman" w:hAnsi="Times New Roman"/>
          <w:sz w:val="28"/>
          <w:szCs w:val="28"/>
        </w:rPr>
        <w:t xml:space="preserve"> </w:t>
      </w:r>
      <w:r w:rsidRPr="911EEA4B">
        <w:rPr>
          <w:rFonts w:ascii="Times New Roman" w:cs="Times New Roman"/>
          <w:sz w:val="28"/>
          <w:szCs w:val="28"/>
          <w:rPrChange w:id="12332" w:author="user pc" w:date="2022-03-15T10:14:00Z">
            <w:rPr/>
          </w:rPrChange>
        </w:rPr>
        <w:t>40</w:t>
      </w:r>
      <w:r>
        <w:rPr>
          <w:rFonts w:ascii="Times New Roman" w:cs="Times New Roman" w:hAnsi="Times New Roman"/>
          <w:sz w:val="28"/>
          <w:szCs w:val="28"/>
        </w:rPr>
        <w:t xml:space="preserve"> </w:t>
      </w:r>
      <w:r w:rsidRPr="B675B399">
        <w:rPr>
          <w:rFonts w:ascii="Times New Roman" w:cs="Times New Roman"/>
          <w:sz w:val="28"/>
          <w:szCs w:val="28"/>
          <w:rPrChange w:id="12333" w:author="user pc" w:date="2022-03-15T10:14:00Z">
            <w:rPr/>
          </w:rPrChange>
        </w:rPr>
        <w:t>+</w:t>
      </w:r>
      <w:r>
        <w:rPr>
          <w:rFonts w:ascii="Times New Roman" w:cs="Times New Roman" w:hAnsi="Times New Roman"/>
          <w:sz w:val="28"/>
          <w:szCs w:val="28"/>
        </w:rPr>
        <w:t xml:space="preserve"> </w:t>
      </w:r>
      <w:r w:rsidRPr="024FAC39">
        <w:rPr>
          <w:rFonts w:ascii="Times New Roman" w:cs="Times New Roman"/>
          <w:sz w:val="28"/>
          <w:szCs w:val="28"/>
          <w:rPrChange w:id="12334" w:author="user pc" w:date="2022-03-15T10:14:00Z">
            <w:rPr/>
          </w:rPrChange>
        </w:rPr>
        <w:t>(35.5</w:t>
      </w:r>
      <w:r>
        <w:rPr>
          <w:rFonts w:ascii="Times New Roman" w:cs="Times New Roman" w:hAnsi="Times New Roman"/>
          <w:sz w:val="28"/>
          <w:szCs w:val="28"/>
        </w:rPr>
        <w:t xml:space="preserve"> </w:t>
      </w:r>
      <w:r w:rsidRPr="49388241">
        <w:rPr>
          <w:rFonts w:ascii="Times New Roman" w:cs="Times New Roman"/>
          <w:sz w:val="28"/>
          <w:szCs w:val="28"/>
          <w:rPrChange w:id="12335" w:author="user pc" w:date="2022-03-15T10:14:00Z">
            <w:rPr/>
          </w:rPrChange>
        </w:rPr>
        <w:t>×</w:t>
      </w:r>
      <w:r>
        <w:rPr>
          <w:rFonts w:ascii="Times New Roman" w:cs="Times New Roman" w:hAnsi="Times New Roman"/>
          <w:sz w:val="28"/>
          <w:szCs w:val="28"/>
        </w:rPr>
        <w:t xml:space="preserve"> </w:t>
      </w:r>
      <w:r w:rsidRPr="7F9E11FC">
        <w:rPr>
          <w:rFonts w:ascii="Times New Roman" w:cs="Times New Roman"/>
          <w:sz w:val="28"/>
          <w:szCs w:val="28"/>
          <w:rPrChange w:id="12336" w:author="user pc" w:date="2022-03-15T10:14:00Z">
            <w:rPr/>
          </w:rPrChange>
        </w:rPr>
        <w:t>2)</w:t>
      </w:r>
      <w:r>
        <w:rPr>
          <w:rFonts w:ascii="Times New Roman" w:cs="Times New Roman" w:hAnsi="Times New Roman"/>
          <w:sz w:val="28"/>
          <w:szCs w:val="28"/>
        </w:rPr>
        <w:t xml:space="preserve"> </w:t>
      </w:r>
      <w:r w:rsidRPr="AACE366D">
        <w:rPr>
          <w:rFonts w:ascii="Times New Roman" w:cs="Times New Roman"/>
          <w:sz w:val="28"/>
          <w:szCs w:val="28"/>
          <w:rPrChange w:id="12337" w:author="user pc" w:date="2022-03-15T10:14:00Z">
            <w:rPr/>
          </w:rPrChange>
        </w:rPr>
        <w:t>=</w:t>
      </w:r>
      <w:r>
        <w:rPr>
          <w:rFonts w:ascii="Times New Roman" w:cs="Times New Roman" w:hAnsi="Times New Roman"/>
          <w:sz w:val="28"/>
          <w:szCs w:val="28"/>
        </w:rPr>
        <w:t xml:space="preserve"> </w:t>
      </w:r>
      <w:r w:rsidRPr="65748B77">
        <w:rPr>
          <w:rFonts w:ascii="Times New Roman" w:cs="Times New Roman"/>
          <w:sz w:val="28"/>
          <w:szCs w:val="28"/>
          <w:rPrChange w:id="12338" w:author="user pc" w:date="2022-03-15T10:14:00Z">
            <w:rPr/>
          </w:rPrChange>
        </w:rPr>
        <w:t>111gmol</w:t>
      </w:r>
      <w:r w:rsidRPr="797D519A">
        <w:rPr>
          <w:rFonts w:ascii="Times New Roman" w:cs="Times New Roman"/>
          <w:sz w:val="28"/>
          <w:szCs w:val="28"/>
          <w:vertAlign w:val="superscript"/>
          <w:rPrChange w:id="12339"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Moles of CaC</m:t>
          </m:r>
          <m:sSub>
            <m:sSubPr>
              <m:ctrlPr>
                <w:rPr>
                  <w:rFonts w:ascii="Cambria Math" w:cs="Times New Roman" w:hAnsi="Cambria Math"/>
                  <w:i/>
                  <w:sz w:val="28"/>
                  <w:szCs w:val="28"/>
                </w:rPr>
              </m:ctrlPr>
            </m:sSubPr>
            <m:e>
              <m:r>
                <w:rPr>
                  <w:rFonts w:ascii="Cambria Math" w:cs="Times New Roman" w:hAnsi="Cambria Math"/>
                  <w:sz w:val="28"/>
                  <w:szCs w:val="28"/>
                </w:rPr>
                <m:t>l</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1.11</m:t>
              </m:r>
            </m:num>
            <m:den>
              <m:r>
                <w:rPr>
                  <w:rFonts w:ascii="Cambria Math" w:cs="Times New Roman" w:hAnsi="Cambria Math"/>
                  <w:sz w:val="28"/>
                  <w:szCs w:val="28"/>
                </w:rPr>
                <m:t>111</m:t>
              </m:r>
            </m:den>
          </m:f>
          <m:r>
            <w:rPr>
              <w:rFonts w:ascii="Cambria Math" w:cs="Times New Roman" w:hAnsi="Cambria Math"/>
              <w:sz w:val="28"/>
              <w:szCs w:val="28"/>
            </w:rPr>
            <m:t>=0.01mole</m:t>
          </m:r>
        </m:oMath>
      </m:oMathPara>
    </w:p>
    <w:p>
      <w:pPr>
        <w:pStyle w:val="style0"/>
        <w:rPr>
          <w:rFonts w:ascii="Times New Roman" w:cs="Times New Roman"/>
          <w:sz w:val="28"/>
          <w:szCs w:val="28"/>
          <w:rPrChange w:id="12340" w:author="user pc" w:date="2022-03-15T10:14:00Z">
            <w:rPr/>
          </w:rPrChange>
        </w:rPr>
      </w:pPr>
      <w:r w:rsidRPr="2FA168DA">
        <w:rPr>
          <w:rFonts w:ascii="Times New Roman" w:cs="Times New Roman"/>
          <w:sz w:val="28"/>
          <w:szCs w:val="28"/>
          <w:rPrChange w:id="12341" w:author="user pc" w:date="2022-03-15T10:14:00Z">
            <w:rPr/>
          </w:rPrChange>
        </w:rPr>
        <w:t>20g</w:t>
      </w:r>
      <w:r>
        <w:rPr>
          <w:rFonts w:ascii="Times New Roman" w:cs="Times New Roman" w:hAnsi="Times New Roman"/>
          <w:sz w:val="28"/>
          <w:szCs w:val="28"/>
        </w:rPr>
        <w:t xml:space="preserve"> </w:t>
      </w:r>
      <w:r w:rsidRPr="EE04E5C8">
        <w:rPr>
          <w:rFonts w:ascii="Times New Roman" w:cs="Times New Roman"/>
          <w:sz w:val="28"/>
          <w:szCs w:val="28"/>
          <w:rPrChange w:id="12342" w:author="user pc" w:date="2022-03-15T10:14:00Z">
            <w:rPr/>
          </w:rPrChange>
        </w:rPr>
        <w:t>of</w:t>
      </w:r>
      <w:r>
        <w:rPr>
          <w:rFonts w:ascii="Times New Roman" w:cs="Times New Roman" w:hAnsi="Times New Roman"/>
          <w:sz w:val="28"/>
          <w:szCs w:val="28"/>
        </w:rPr>
        <w:t xml:space="preserve"> </w:t>
      </w:r>
      <w:r w:rsidRPr="078E986E">
        <w:rPr>
          <w:rFonts w:ascii="Times New Roman" w:cs="Times New Roman"/>
          <w:sz w:val="28"/>
          <w:szCs w:val="28"/>
          <w:rPrChange w:id="12343" w:author="user pc" w:date="2022-03-15T10:14:00Z">
            <w:rPr/>
          </w:rPrChange>
        </w:rPr>
        <w:t>water</w:t>
      </w:r>
      <w:r>
        <w:rPr>
          <w:rFonts w:ascii="Times New Roman" w:cs="Times New Roman" w:hAnsi="Times New Roman"/>
          <w:sz w:val="28"/>
          <w:szCs w:val="28"/>
        </w:rPr>
        <w:t xml:space="preserve"> </w:t>
      </w:r>
      <w:r w:rsidRPr="6077B30F">
        <w:rPr>
          <w:rFonts w:ascii="Times New Roman" w:cs="Times New Roman"/>
          <w:sz w:val="28"/>
          <w:szCs w:val="28"/>
          <w:rPrChange w:id="12344" w:author="user pc" w:date="2022-03-15T10:14:00Z">
            <w:rPr/>
          </w:rPrChange>
        </w:rPr>
        <w:t>at</w:t>
      </w:r>
      <w:r>
        <w:rPr>
          <w:rFonts w:ascii="Times New Roman" w:cs="Times New Roman" w:hAnsi="Times New Roman"/>
          <w:sz w:val="28"/>
          <w:szCs w:val="28"/>
        </w:rPr>
        <w:t xml:space="preserve"> </w:t>
      </w:r>
      <w:r w:rsidRPr="6BAB9FEE">
        <w:rPr>
          <w:rFonts w:ascii="Times New Roman" w:cs="Times New Roman"/>
          <w:sz w:val="28"/>
          <w:szCs w:val="28"/>
          <w:rPrChange w:id="12345" w:author="user pc" w:date="2022-03-15T10:14:00Z">
            <w:rPr/>
          </w:rPrChange>
        </w:rPr>
        <w:t>20°Cdissolves</w:t>
      </w:r>
      <w:r>
        <w:rPr>
          <w:rFonts w:ascii="Times New Roman" w:cs="Times New Roman" w:hAnsi="Times New Roman"/>
          <w:sz w:val="28"/>
          <w:szCs w:val="28"/>
        </w:rPr>
        <w:t xml:space="preserve"> </w:t>
      </w:r>
      <w:r w:rsidRPr="C8A941BC">
        <w:rPr>
          <w:rFonts w:ascii="Times New Roman" w:cs="Times New Roman"/>
          <w:sz w:val="28"/>
          <w:szCs w:val="28"/>
          <w:rPrChange w:id="12346" w:author="user pc" w:date="2022-03-15T10:14:00Z">
            <w:rPr/>
          </w:rPrChange>
        </w:rPr>
        <w:t>0.01</w:t>
      </w:r>
      <w:r>
        <w:rPr>
          <w:rFonts w:ascii="Times New Roman" w:cs="Times New Roman" w:hAnsi="Times New Roman"/>
          <w:sz w:val="28"/>
          <w:szCs w:val="28"/>
        </w:rPr>
        <w:t xml:space="preserve"> </w:t>
      </w:r>
      <w:r w:rsidRPr="AA6D48E5">
        <w:rPr>
          <w:rFonts w:ascii="Times New Roman" w:cs="Times New Roman"/>
          <w:sz w:val="28"/>
          <w:szCs w:val="28"/>
          <w:rPrChange w:id="12347" w:author="user pc" w:date="2022-03-15T10:14:00Z">
            <w:rPr/>
          </w:rPrChange>
        </w:rPr>
        <w:t>mol</w:t>
      </w:r>
      <w:r>
        <w:rPr>
          <w:rFonts w:ascii="Times New Roman" w:cs="Times New Roman" w:hAnsi="Times New Roman"/>
          <w:sz w:val="28"/>
          <w:szCs w:val="28"/>
        </w:rPr>
        <w:t xml:space="preserve"> </w:t>
      </w:r>
      <w:r w:rsidRPr="FA82CAC6">
        <w:rPr>
          <w:rFonts w:ascii="Times New Roman" w:cs="Times New Roman"/>
          <w:sz w:val="28"/>
          <w:szCs w:val="28"/>
          <w:rPrChange w:id="12348" w:author="user pc" w:date="2022-03-15T10:14:00Z">
            <w:rPr/>
          </w:rPrChange>
        </w:rPr>
        <w:t>of</w:t>
      </w:r>
      <w:r>
        <w:rPr>
          <w:rFonts w:ascii="Times New Roman" w:cs="Times New Roman" w:hAnsi="Times New Roman"/>
          <w:sz w:val="28"/>
          <w:szCs w:val="28"/>
        </w:rPr>
        <w:t xml:space="preserve"> </w:t>
      </w:r>
      <w:r w:rsidRPr="388142C9">
        <w:rPr>
          <w:rFonts w:ascii="Times New Roman" w:cs="Times New Roman"/>
          <w:sz w:val="28"/>
          <w:szCs w:val="28"/>
          <w:rPrChange w:id="12349" w:author="user pc" w:date="2022-03-15T10:14:00Z">
            <w:rPr/>
          </w:rPrChange>
        </w:rPr>
        <w:t>CaCl</w:t>
      </w:r>
      <w:r w:rsidRPr="45AC56BD">
        <w:rPr>
          <w:rFonts w:ascii="Times New Roman" w:cs="Times New Roman"/>
          <w:sz w:val="28"/>
          <w:szCs w:val="28"/>
          <w:vertAlign w:val="subscript"/>
          <w:rPrChange w:id="12350" w:author="user pc" w:date="2022-03-15T10:14:00Z">
            <w:rPr>
              <w:vertAlign w:val="subscript"/>
            </w:rPr>
          </w:rPrChange>
        </w:rPr>
        <w:t>2</w:t>
      </w:r>
    </w:p>
    <w:p>
      <w:pPr>
        <w:pStyle w:val="style0"/>
        <w:rPr>
          <w:rFonts w:ascii="Times New Roman" w:cs="Times New Roman"/>
          <w:sz w:val="28"/>
          <w:szCs w:val="28"/>
          <w:rPrChange w:id="12351" w:author="user pc" w:date="2022-03-15T10:14:00Z">
            <w:rPr/>
          </w:rPrChange>
        </w:rPr>
      </w:pPr>
      <m:oMathPara>
        <m:oMathParaPr>
          <m:jc m:val="left"/>
        </m:oMathParaPr>
        <m:oMath>
          <m:r w:rsidRPr="7AF66710">
            <m:rPr>
              <m:sty m:val="p"/>
            </m:rPr>
            <w:rPr>
              <w:rFonts w:ascii="Cambria Math" w:cs="Times New Roman" w:hAnsi="Cambria Math"/>
              <w:sz w:val="28"/>
              <w:szCs w:val="28"/>
              <w:rPrChange w:id="12352" w:author="user pc" w:date="2022-03-15T10:14:00Z">
                <w:rPr>
                  <w:rFonts w:ascii="Cambria Math" w:hAnsi="Cambria Math"/>
                  <w:sz w:val="28"/>
                  <w:szCs w:val="28"/>
                </w:rPr>
              </w:rPrChange>
            </w:rPr>
            <m:t>1000c</m:t>
          </m:r>
          <m:sSup>
            <m:sSupPr>
              <m:ctrlPr>
                <w:rPr>
                  <w:rFonts w:ascii="Cambria Math" w:cs="Times New Roman" w:hAnsi="Cambria Math"/>
                  <w:sz w:val="28"/>
                  <w:szCs w:val="28"/>
                </w:rPr>
              </m:ctrlPr>
            </m:sSupPr>
            <m:e>
              <m:r>
                <m:rPr>
                  <m:sty m:val="p"/>
                </m:rPr>
                <w:rPr>
                  <w:rFonts w:ascii="Cambria Math" w:cs="Times New Roman" w:hAnsi="Cambria Math"/>
                  <w:sz w:val="28"/>
                  <w:szCs w:val="28"/>
                </w:rPr>
                <m:t>m</m:t>
              </m:r>
            </m:e>
            <m:sup>
              <m:r>
                <m:rPr>
                  <m:sty m:val="p"/>
                </m:rPr>
                <w:rPr>
                  <w:rFonts w:ascii="Cambria Math" w:cs="Times New Roman" w:hAnsi="Cambria Math"/>
                  <w:sz w:val="28"/>
                  <w:szCs w:val="28"/>
                </w:rPr>
                <m:t>3</m:t>
              </m:r>
            </m:sup>
          </m:sSup>
          <m:r>
            <m:rPr>
              <m:sty m:val="p"/>
            </m:rPr>
            <w:rPr>
              <w:rFonts w:ascii="Cambria Math" w:cs="Times New Roman" w:hAnsi="Cambria Math"/>
              <w:sz w:val="28"/>
              <w:szCs w:val="28"/>
            </w:rPr>
            <m:t xml:space="preserve"> </m:t>
          </m:r>
          <m:r w:rsidRPr="5E7B5270">
            <m:rPr>
              <m:sty m:val="p"/>
            </m:rPr>
            <w:rPr>
              <w:rFonts w:ascii="Cambria Math" w:cs="Times New Roman" w:hAnsi="Cambria Math"/>
              <w:sz w:val="28"/>
              <w:szCs w:val="28"/>
              <w:rPrChange w:id="12353" w:author="user pc" w:date="2022-03-15T10:14:00Z">
                <w:rPr>
                  <w:rFonts w:ascii="Cambria Math" w:hAnsi="Cambria Math"/>
                  <w:sz w:val="28"/>
                  <w:szCs w:val="28"/>
                </w:rPr>
              </w:rPrChange>
            </w:rPr>
            <m:t>of</m:t>
          </m:r>
          <m:r>
            <m:rPr>
              <m:sty m:val="p"/>
            </m:rPr>
            <w:rPr>
              <w:rFonts w:ascii="Cambria Math" w:cs="Times New Roman" w:hAnsi="Cambria Math"/>
              <w:sz w:val="28"/>
              <w:szCs w:val="28"/>
            </w:rPr>
            <m:t xml:space="preserve"> </m:t>
          </m:r>
          <m:r w:rsidRPr="EE295A52">
            <m:rPr>
              <m:sty m:val="p"/>
            </m:rPr>
            <w:rPr>
              <w:rFonts w:ascii="Cambria Math" w:cs="Times New Roman" w:hAnsi="Cambria Math"/>
              <w:sz w:val="28"/>
              <w:szCs w:val="28"/>
              <w:rPrChange w:id="12354" w:author="user pc" w:date="2022-03-15T10:14:00Z">
                <w:rPr>
                  <w:rFonts w:ascii="Cambria Math" w:hAnsi="Cambria Math"/>
                  <w:sz w:val="28"/>
                  <w:szCs w:val="28"/>
                </w:rPr>
              </w:rPrChange>
            </w:rPr>
            <m:t>water</m:t>
          </m:r>
          <m:r>
            <m:rPr>
              <m:sty m:val="p"/>
            </m:rPr>
            <w:rPr>
              <w:rFonts w:ascii="Cambria Math" w:cs="Times New Roman" w:hAnsi="Cambria Math"/>
              <w:sz w:val="28"/>
              <w:szCs w:val="28"/>
            </w:rPr>
            <m:t xml:space="preserve"> </m:t>
          </m:r>
          <m:r w:rsidRPr="59651932">
            <m:rPr>
              <m:sty m:val="p"/>
            </m:rPr>
            <w:rPr>
              <w:rFonts w:ascii="Cambria Math" w:cs="Times New Roman" w:hAnsi="Cambria Math"/>
              <w:sz w:val="28"/>
              <w:szCs w:val="28"/>
              <w:rPrChange w:id="12355" w:author="user pc" w:date="2022-03-15T10:14:00Z">
                <w:rPr>
                  <w:rFonts w:ascii="Cambria Math" w:hAnsi="Cambria Math"/>
                  <w:sz w:val="28"/>
                  <w:szCs w:val="28"/>
                </w:rPr>
              </w:rPrChange>
            </w:rPr>
            <m:t>at</m:t>
          </m:r>
          <m:r>
            <m:rPr>
              <m:sty m:val="p"/>
            </m:rPr>
            <w:rPr>
              <w:rFonts w:ascii="Cambria Math" w:cs="Times New Roman" w:hAnsi="Cambria Math"/>
              <w:sz w:val="28"/>
              <w:szCs w:val="28"/>
            </w:rPr>
            <m:t xml:space="preserve"> </m:t>
          </m:r>
          <m:r w:rsidRPr="283C3AA5">
            <m:rPr>
              <m:sty m:val="p"/>
            </m:rPr>
            <w:rPr>
              <w:rFonts w:ascii="Cambria Math" w:cs="Times New Roman" w:hAnsi="Cambria Math"/>
              <w:sz w:val="28"/>
              <w:szCs w:val="28"/>
              <w:rPrChange w:id="12356" w:author="user pc" w:date="2022-03-15T10:14:00Z">
                <w:rPr>
                  <w:rFonts w:ascii="Cambria Math" w:hAnsi="Cambria Math"/>
                  <w:sz w:val="28"/>
                  <w:szCs w:val="28"/>
                </w:rPr>
              </w:rPrChange>
            </w:rPr>
            <m:t>20°C</m:t>
          </m:r>
          <m:r>
            <m:rPr>
              <m:sty m:val="p"/>
            </m:rPr>
            <w:rPr>
              <w:rFonts w:ascii="Cambria Math" w:cs="Times New Roman" w:hAnsi="Cambria Math"/>
              <w:sz w:val="28"/>
              <w:szCs w:val="28"/>
            </w:rPr>
            <m:t xml:space="preserve"> </m:t>
          </m:r>
          <m:r w:rsidRPr="3A441AE1">
            <m:rPr>
              <m:sty m:val="p"/>
            </m:rPr>
            <w:rPr>
              <w:rFonts w:ascii="Cambria Math" w:cs="Times New Roman" w:hAnsi="Cambria Math"/>
              <w:sz w:val="28"/>
              <w:szCs w:val="28"/>
              <w:rPrChange w:id="12357" w:author="user pc" w:date="2022-03-15T10:14:00Z">
                <w:rPr>
                  <w:rFonts w:ascii="Cambria Math" w:hAnsi="Cambria Math"/>
                  <w:sz w:val="28"/>
                  <w:szCs w:val="28"/>
                </w:rPr>
              </w:rPrChange>
            </w:rPr>
            <m:t>=</m:t>
          </m:r>
          <m:r>
            <m:rPr>
              <m:sty m:val="p"/>
            </m:rP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1000 ×0.01</m:t>
              </m:r>
            </m:num>
            <m:den>
              <m:r>
                <w:rPr>
                  <w:rFonts w:ascii="Cambria Math" w:cs="Times New Roman" w:hAnsi="Cambria Math"/>
                  <w:sz w:val="28"/>
                  <w:szCs w:val="28"/>
                </w:rPr>
                <m:t>20</m:t>
              </m:r>
            </m:den>
          </m:f>
          <m:r>
            <w:rPr>
              <w:rFonts w:ascii="Cambria Math" w:cs="Times New Roman" w:hAnsi="Cambria Math"/>
              <w:sz w:val="28"/>
              <w:szCs w:val="28"/>
            </w:rPr>
            <m:t xml:space="preserve"> 0.50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sz w:val="28"/>
          <w:szCs w:val="28"/>
          <w:rPrChange w:id="12358" w:author="user pc" w:date="2022-03-15T10:14:00Z">
            <w:rPr/>
          </w:rPrChange>
        </w:rPr>
      </w:pPr>
    </w:p>
    <w:p>
      <w:pPr>
        <w:pStyle w:val="style0"/>
        <w:rPr>
          <w:rFonts w:ascii="Times New Roman" w:cs="Times New Roman"/>
          <w:sz w:val="28"/>
          <w:szCs w:val="28"/>
          <w:rPrChange w:id="12359" w:author="user pc" w:date="2022-03-15T10:14:00Z">
            <w:rPr/>
          </w:rPrChange>
        </w:rPr>
      </w:pPr>
      <w:r w:rsidRPr="559B4F7B">
        <w:rPr>
          <w:rFonts w:ascii="Times New Roman" w:cs="Times New Roman"/>
          <w:b/>
          <w:sz w:val="28"/>
          <w:szCs w:val="28"/>
          <w:rPrChange w:id="12360" w:author="user pc" w:date="2022-03-15T10:14:00Z">
            <w:rPr>
              <w:b/>
            </w:rPr>
          </w:rPrChange>
        </w:rPr>
        <w:t>Example</w:t>
      </w:r>
      <w:r>
        <w:rPr>
          <w:rFonts w:ascii="Times New Roman" w:cs="Times New Roman" w:hAnsi="Times New Roman"/>
          <w:b/>
          <w:sz w:val="28"/>
          <w:szCs w:val="28"/>
        </w:rPr>
        <w:t xml:space="preserve"> </w:t>
      </w:r>
      <w:r w:rsidRPr="AC556166">
        <w:rPr>
          <w:rFonts w:ascii="Times New Roman" w:cs="Times New Roman"/>
          <w:b/>
          <w:sz w:val="28"/>
          <w:szCs w:val="28"/>
          <w:rPrChange w:id="12361" w:author="user pc" w:date="2022-03-15T10:14:00Z">
            <w:rPr>
              <w:b/>
            </w:rPr>
          </w:rPrChange>
        </w:rPr>
        <w:t>3:</w:t>
      </w:r>
    </w:p>
    <w:p>
      <w:pPr>
        <w:pStyle w:val="style0"/>
        <w:rPr>
          <w:rFonts w:ascii="Times New Roman" w:cs="Times New Roman"/>
          <w:sz w:val="28"/>
          <w:szCs w:val="28"/>
          <w:rPrChange w:id="12362" w:author="user pc" w:date="2022-03-15T10:14:00Z">
            <w:rPr/>
          </w:rPrChange>
        </w:rPr>
      </w:pPr>
      <w:r w:rsidRPr="E9E34130">
        <w:rPr>
          <w:rFonts w:ascii="Times New Roman" w:cs="Times New Roman"/>
          <w:sz w:val="28"/>
          <w:szCs w:val="28"/>
          <w:rPrChange w:id="12363" w:author="user pc" w:date="2022-03-15T10:14:00Z">
            <w:rPr/>
          </w:rPrChange>
        </w:rPr>
        <w:t>Given</w:t>
      </w:r>
      <w:r>
        <w:rPr>
          <w:rFonts w:ascii="Times New Roman" w:cs="Times New Roman" w:hAnsi="Times New Roman"/>
          <w:sz w:val="28"/>
          <w:szCs w:val="28"/>
        </w:rPr>
        <w:t xml:space="preserve"> </w:t>
      </w:r>
      <w:r w:rsidRPr="262F1823">
        <w:rPr>
          <w:rFonts w:ascii="Times New Roman" w:cs="Times New Roman"/>
          <w:sz w:val="28"/>
          <w:szCs w:val="28"/>
          <w:rPrChange w:id="12364" w:author="user pc" w:date="2022-03-15T10:14:00Z">
            <w:rPr/>
          </w:rPrChange>
        </w:rPr>
        <w:t>that</w:t>
      </w:r>
      <w:r>
        <w:rPr>
          <w:rFonts w:ascii="Times New Roman" w:cs="Times New Roman" w:hAnsi="Times New Roman"/>
          <w:sz w:val="28"/>
          <w:szCs w:val="28"/>
        </w:rPr>
        <w:t xml:space="preserve"> </w:t>
      </w:r>
      <w:r w:rsidRPr="D5FAA42E">
        <w:rPr>
          <w:rFonts w:ascii="Times New Roman" w:cs="Times New Roman"/>
          <w:sz w:val="28"/>
          <w:szCs w:val="28"/>
          <w:rPrChange w:id="12365" w:author="user pc" w:date="2022-03-15T10:14:00Z">
            <w:rPr/>
          </w:rPrChange>
        </w:rPr>
        <w:t>sodium</w:t>
      </w:r>
      <w:r>
        <w:rPr>
          <w:rFonts w:ascii="Times New Roman" w:cs="Times New Roman" w:hAnsi="Times New Roman"/>
          <w:sz w:val="28"/>
          <w:szCs w:val="28"/>
        </w:rPr>
        <w:t xml:space="preserve"> </w:t>
      </w:r>
      <w:r w:rsidRPr="AEBBF502">
        <w:rPr>
          <w:rFonts w:ascii="Times New Roman" w:cs="Times New Roman"/>
          <w:sz w:val="28"/>
          <w:szCs w:val="28"/>
          <w:rPrChange w:id="12366" w:author="user pc" w:date="2022-03-15T10:14:00Z">
            <w:rPr/>
          </w:rPrChange>
        </w:rPr>
        <w:t>c</w:t>
      </w:r>
      <w:r>
        <w:rPr>
          <w:rFonts w:ascii="Times New Roman" w:cs="Times New Roman" w:hAnsi="Times New Roman"/>
          <w:sz w:val="28"/>
          <w:szCs w:val="28"/>
        </w:rPr>
        <w:t xml:space="preserve">hloride has a solubility of 36.3 at 30 </w:t>
      </w:r>
      <m:oMath>
        <m:r>
          <w:rPr>
            <w:rFonts w:ascii="Cambria Math" w:cs="Times New Roman" w:hAnsi="Cambria Math"/>
            <w:sz w:val="28"/>
            <w:szCs w:val="28"/>
          </w:rPr>
          <m:t>℃</m:t>
        </m:r>
      </m:oMath>
      <w:r>
        <w:rPr>
          <w:rFonts w:ascii="Times New Roman" w:cs="Times New Roman" w:hAnsi="Times New Roman"/>
          <w:sz w:val="28"/>
          <w:szCs w:val="28"/>
        </w:rPr>
        <w:t xml:space="preserve"> </w:t>
      </w:r>
      <w:r w:rsidRPr="F78515F3">
        <w:rPr>
          <w:rFonts w:ascii="Times New Roman" w:cs="Times New Roman"/>
          <w:sz w:val="28"/>
          <w:szCs w:val="28"/>
          <w:rPrChange w:id="12367" w:author="user pc" w:date="2022-03-15T10:14:00Z">
            <w:rPr/>
          </w:rPrChange>
        </w:rPr>
        <w:t>and</w:t>
      </w:r>
      <w:r>
        <w:rPr>
          <w:rFonts w:ascii="Times New Roman" w:cs="Times New Roman" w:hAnsi="Times New Roman"/>
          <w:sz w:val="28"/>
          <w:szCs w:val="28"/>
        </w:rPr>
        <w:t xml:space="preserve"> </w:t>
      </w:r>
      <w:r w:rsidRPr="A7F3B373">
        <w:rPr>
          <w:rFonts w:ascii="Times New Roman" w:cs="Times New Roman"/>
          <w:sz w:val="28"/>
          <w:szCs w:val="28"/>
          <w:rPrChange w:id="12368" w:author="user pc" w:date="2022-03-15T10:14:00Z">
            <w:rPr/>
          </w:rPrChange>
        </w:rPr>
        <w:t>39.0</w:t>
      </w:r>
      <w:r>
        <w:rPr>
          <w:rFonts w:ascii="Times New Roman" w:cs="Times New Roman" w:hAnsi="Times New Roman"/>
          <w:sz w:val="28"/>
          <w:szCs w:val="28"/>
        </w:rPr>
        <w:t xml:space="preserve"> </w:t>
      </w:r>
      <w:r w:rsidRPr="357F3F19">
        <w:rPr>
          <w:rFonts w:ascii="Times New Roman" w:cs="Times New Roman"/>
          <w:sz w:val="28"/>
          <w:szCs w:val="28"/>
          <w:rPrChange w:id="12369" w:author="user pc" w:date="2022-03-15T10:14:00Z">
            <w:rPr/>
          </w:rPrChange>
        </w:rPr>
        <w:t>at</w:t>
      </w:r>
      <w:r>
        <w:rPr>
          <w:rFonts w:ascii="Times New Roman" w:cs="Times New Roman" w:hAnsi="Times New Roman"/>
          <w:sz w:val="28"/>
          <w:szCs w:val="28"/>
        </w:rPr>
        <w:t xml:space="preserve"> 100</w:t>
      </w:r>
      <m:oMath>
        <m:r>
          <w:rPr>
            <w:rFonts w:ascii="Cambria Math" w:cs="Times New Roman" w:hAnsi="Cambria Math"/>
            <w:sz w:val="28"/>
            <w:szCs w:val="28"/>
          </w:rPr>
          <m:t>℃</m:t>
        </m:r>
      </m:oMath>
      <w:r>
        <w:rPr>
          <w:rFonts w:ascii="Times New Roman" w:cs="Times New Roman" w:hAnsi="Times New Roman"/>
          <w:sz w:val="28"/>
          <w:szCs w:val="28"/>
        </w:rPr>
        <w:t xml:space="preserve"> </w:t>
      </w:r>
      <w:r w:rsidRPr="554632A5">
        <w:rPr>
          <w:rFonts w:ascii="Times New Roman" w:cs="Times New Roman"/>
          <w:sz w:val="28"/>
          <w:szCs w:val="28"/>
          <w:rPrChange w:id="12370" w:author="user pc" w:date="2022-03-15T10:14:00Z">
            <w:rPr/>
          </w:rPrChange>
        </w:rPr>
        <w:t>and</w:t>
      </w:r>
      <w:r>
        <w:rPr>
          <w:rFonts w:ascii="Times New Roman" w:cs="Times New Roman" w:hAnsi="Times New Roman"/>
          <w:sz w:val="28"/>
          <w:szCs w:val="28"/>
        </w:rPr>
        <w:t xml:space="preserve"> </w:t>
      </w:r>
      <w:r w:rsidRPr="46366C7D">
        <w:rPr>
          <w:rFonts w:ascii="Times New Roman" w:cs="Times New Roman"/>
          <w:sz w:val="28"/>
          <w:szCs w:val="28"/>
          <w:rPrChange w:id="12371" w:author="user pc" w:date="2022-03-15T10:14:00Z">
            <w:rPr/>
          </w:rPrChange>
        </w:rPr>
        <w:t>that</w:t>
      </w:r>
      <w:r>
        <w:rPr>
          <w:rFonts w:ascii="Times New Roman" w:cs="Times New Roman" w:hAnsi="Times New Roman"/>
          <w:sz w:val="28"/>
          <w:szCs w:val="28"/>
        </w:rPr>
        <w:t xml:space="preserve"> </w:t>
      </w:r>
      <w:r w:rsidRPr="08E04664">
        <w:rPr>
          <w:rFonts w:ascii="Times New Roman" w:cs="Times New Roman"/>
          <w:sz w:val="28"/>
          <w:szCs w:val="28"/>
          <w:rPrChange w:id="12372" w:author="user pc" w:date="2022-03-15T10:14:00Z">
            <w:rPr/>
          </w:rPrChange>
        </w:rPr>
        <w:t>of</w:t>
      </w:r>
      <w:r>
        <w:rPr>
          <w:rFonts w:ascii="Times New Roman" w:cs="Times New Roman" w:hAnsi="Times New Roman"/>
          <w:sz w:val="28"/>
          <w:szCs w:val="28"/>
        </w:rPr>
        <w:t xml:space="preserve"> </w:t>
      </w:r>
      <w:r w:rsidRPr="855989D2">
        <w:rPr>
          <w:rFonts w:ascii="Times New Roman" w:cs="Times New Roman"/>
          <w:sz w:val="28"/>
          <w:szCs w:val="28"/>
          <w:rPrChange w:id="12373" w:author="user pc" w:date="2022-03-15T10:14:00Z">
            <w:rPr/>
          </w:rPrChange>
        </w:rPr>
        <w:t>silver</w:t>
      </w:r>
      <w:r>
        <w:rPr>
          <w:rFonts w:ascii="Times New Roman" w:cs="Times New Roman" w:hAnsi="Times New Roman"/>
          <w:sz w:val="28"/>
          <w:szCs w:val="28"/>
        </w:rPr>
        <w:t xml:space="preserve"> </w:t>
      </w:r>
      <w:r w:rsidRPr="85DAAFEF">
        <w:rPr>
          <w:rFonts w:ascii="Times New Roman" w:cs="Times New Roman"/>
          <w:sz w:val="28"/>
          <w:szCs w:val="28"/>
          <w:rPrChange w:id="12374" w:author="user pc" w:date="2022-03-15T10:14:00Z">
            <w:rPr/>
          </w:rPrChange>
        </w:rPr>
        <w:t>nitrate</w:t>
      </w:r>
      <w:r>
        <w:rPr>
          <w:rFonts w:ascii="Times New Roman" w:cs="Times New Roman" w:hAnsi="Times New Roman"/>
          <w:sz w:val="28"/>
          <w:szCs w:val="28"/>
        </w:rPr>
        <w:t xml:space="preserve"> </w:t>
      </w:r>
      <w:r w:rsidRPr="9A2568C0">
        <w:rPr>
          <w:rFonts w:ascii="Times New Roman" w:cs="Times New Roman"/>
          <w:sz w:val="28"/>
          <w:szCs w:val="28"/>
          <w:rPrChange w:id="12375" w:author="user pc" w:date="2022-03-15T10:14:00Z">
            <w:rPr/>
          </w:rPrChange>
        </w:rPr>
        <w:t>is</w:t>
      </w:r>
      <w:r>
        <w:rPr>
          <w:rFonts w:ascii="Times New Roman" w:cs="Times New Roman" w:hAnsi="Times New Roman"/>
          <w:sz w:val="28"/>
          <w:szCs w:val="28"/>
        </w:rPr>
        <w:t xml:space="preserve"> </w:t>
      </w:r>
      <w:r w:rsidRPr="5432903E">
        <w:rPr>
          <w:rFonts w:ascii="Times New Roman" w:cs="Times New Roman"/>
          <w:sz w:val="28"/>
          <w:szCs w:val="28"/>
          <w:rPrChange w:id="12376" w:author="user pc" w:date="2022-03-15T10:14:00Z">
            <w:rPr/>
          </w:rPrChange>
        </w:rPr>
        <w:t>297.0</w:t>
      </w:r>
      <w:r>
        <w:rPr>
          <w:rFonts w:ascii="Times New Roman" w:cs="Times New Roman" w:hAnsi="Times New Roman"/>
          <w:sz w:val="28"/>
          <w:szCs w:val="28"/>
        </w:rPr>
        <w:t xml:space="preserve"> </w:t>
      </w:r>
      <w:r w:rsidRPr="05A14322">
        <w:rPr>
          <w:rFonts w:ascii="Times New Roman" w:cs="Times New Roman"/>
          <w:sz w:val="28"/>
          <w:szCs w:val="28"/>
          <w:rPrChange w:id="12377" w:author="user pc" w:date="2022-03-15T10:14:00Z">
            <w:rPr/>
          </w:rPrChange>
        </w:rPr>
        <w:t>at</w:t>
      </w:r>
      <w:r>
        <w:rPr>
          <w:rFonts w:ascii="Times New Roman" w:cs="Times New Roman" w:hAnsi="Times New Roman"/>
          <w:sz w:val="28"/>
          <w:szCs w:val="28"/>
        </w:rPr>
        <w:t xml:space="preserve"> 30</w:t>
      </w:r>
      <m:oMath>
        <m:r>
          <w:rPr>
            <w:rFonts w:ascii="Cambria Math" w:cs="Times New Roman" w:hAnsi="Cambria Math"/>
            <w:sz w:val="28"/>
            <w:szCs w:val="28"/>
          </w:rPr>
          <m:t xml:space="preserve">℃ </m:t>
        </m:r>
      </m:oMath>
      <w:r w:rsidRPr="1D8313A4">
        <w:rPr>
          <w:rFonts w:ascii="Times New Roman" w:cs="Times New Roman"/>
          <w:sz w:val="28"/>
          <w:szCs w:val="28"/>
          <w:rPrChange w:id="12378" w:author="user pc" w:date="2022-03-15T10:14:00Z">
            <w:rPr/>
          </w:rPrChange>
        </w:rPr>
        <w:t>and</w:t>
      </w:r>
      <w:r>
        <w:rPr>
          <w:rFonts w:ascii="Times New Roman" w:cs="Times New Roman" w:hAnsi="Times New Roman"/>
          <w:sz w:val="28"/>
          <w:szCs w:val="28"/>
        </w:rPr>
        <w:t xml:space="preserve"> </w:t>
      </w:r>
      <w:r w:rsidRPr="10B29E2F">
        <w:rPr>
          <w:rFonts w:ascii="Times New Roman" w:cs="Times New Roman"/>
          <w:sz w:val="28"/>
          <w:szCs w:val="28"/>
          <w:rPrChange w:id="12379" w:author="user pc" w:date="2022-03-15T10:14:00Z">
            <w:rPr/>
          </w:rPrChange>
        </w:rPr>
        <w:t>952.0</w:t>
      </w:r>
      <w:r>
        <w:rPr>
          <w:rFonts w:ascii="Times New Roman" w:cs="Times New Roman" w:hAnsi="Times New Roman"/>
          <w:sz w:val="28"/>
          <w:szCs w:val="28"/>
        </w:rPr>
        <w:t xml:space="preserve"> </w:t>
      </w:r>
      <w:r w:rsidRPr="429D1CF2">
        <w:rPr>
          <w:rFonts w:ascii="Times New Roman" w:cs="Times New Roman"/>
          <w:sz w:val="28"/>
          <w:szCs w:val="28"/>
          <w:rPrChange w:id="12380" w:author="user pc" w:date="2022-03-15T10:14:00Z">
            <w:rPr/>
          </w:rPrChange>
        </w:rPr>
        <w:t>at</w:t>
      </w:r>
      <w:r>
        <w:rPr>
          <w:rFonts w:ascii="Times New Roman" w:cs="Times New Roman" w:hAnsi="Times New Roman"/>
          <w:sz w:val="28"/>
          <w:szCs w:val="28"/>
        </w:rPr>
        <w:t xml:space="preserve"> 100</w:t>
      </w:r>
      <m:oMath>
        <m:r>
          <w:rPr>
            <w:rFonts w:ascii="Cambria Math" w:cs="Times New Roman" w:hAnsi="Cambria Math"/>
            <w:sz w:val="28"/>
            <w:szCs w:val="28"/>
          </w:rPr>
          <m:t xml:space="preserve">℃ </m:t>
        </m:r>
      </m:oMath>
      <w:r w:rsidRPr="CD30DD83">
        <w:rPr>
          <w:rFonts w:ascii="Times New Roman" w:cs="Times New Roman"/>
          <w:sz w:val="28"/>
          <w:szCs w:val="28"/>
          <w:rPrChange w:id="12381" w:author="user pc" w:date="2022-03-15T10:14:00Z">
            <w:rPr/>
          </w:rPrChange>
        </w:rPr>
        <w:t>.</w:t>
      </w:r>
      <w:r>
        <w:rPr>
          <w:rFonts w:ascii="Times New Roman" w:cs="Times New Roman" w:hAnsi="Times New Roman"/>
          <w:sz w:val="28"/>
          <w:szCs w:val="28"/>
        </w:rPr>
        <w:t xml:space="preserve"> </w:t>
      </w:r>
      <w:r w:rsidRPr="F487C67F">
        <w:rPr>
          <w:rFonts w:ascii="Times New Roman" w:cs="Times New Roman"/>
          <w:sz w:val="28"/>
          <w:szCs w:val="28"/>
          <w:rPrChange w:id="12382" w:author="user pc" w:date="2022-03-15T10:14:00Z">
            <w:rPr/>
          </w:rPrChange>
        </w:rPr>
        <w:t>Calculate</w:t>
      </w:r>
      <w:r>
        <w:rPr>
          <w:rFonts w:ascii="Times New Roman" w:cs="Times New Roman" w:hAnsi="Times New Roman"/>
          <w:sz w:val="28"/>
          <w:szCs w:val="28"/>
        </w:rPr>
        <w:t xml:space="preserve"> </w:t>
      </w:r>
      <w:r w:rsidRPr="7B97406F">
        <w:rPr>
          <w:rFonts w:ascii="Times New Roman" w:cs="Times New Roman"/>
          <w:sz w:val="28"/>
          <w:szCs w:val="28"/>
          <w:rPrChange w:id="12383" w:author="user pc" w:date="2022-03-15T10:14:00Z">
            <w:rPr/>
          </w:rPrChange>
        </w:rPr>
        <w:t>the</w:t>
      </w:r>
      <w:r>
        <w:rPr>
          <w:rFonts w:ascii="Times New Roman" w:cs="Times New Roman" w:hAnsi="Times New Roman"/>
          <w:sz w:val="28"/>
          <w:szCs w:val="28"/>
        </w:rPr>
        <w:t xml:space="preserve"> </w:t>
      </w:r>
      <w:r w:rsidRPr="573BB9C6">
        <w:rPr>
          <w:rFonts w:ascii="Times New Roman" w:cs="Times New Roman"/>
          <w:sz w:val="28"/>
          <w:szCs w:val="28"/>
          <w:rPrChange w:id="12384" w:author="user pc" w:date="2022-03-15T10:14:00Z">
            <w:rPr/>
          </w:rPrChange>
        </w:rPr>
        <w:t>percentage</w:t>
      </w:r>
      <w:r>
        <w:rPr>
          <w:rFonts w:ascii="Times New Roman" w:cs="Times New Roman" w:hAnsi="Times New Roman"/>
          <w:sz w:val="28"/>
          <w:szCs w:val="28"/>
        </w:rPr>
        <w:t xml:space="preserve"> </w:t>
      </w:r>
      <w:r w:rsidRPr="7DB680F4">
        <w:rPr>
          <w:rFonts w:ascii="Times New Roman" w:cs="Times New Roman"/>
          <w:sz w:val="28"/>
          <w:szCs w:val="28"/>
          <w:rPrChange w:id="12385" w:author="user pc" w:date="2022-03-15T10:14:00Z">
            <w:rPr/>
          </w:rPrChange>
        </w:rPr>
        <w:t>of</w:t>
      </w:r>
      <w:r>
        <w:rPr>
          <w:rFonts w:ascii="Times New Roman" w:cs="Times New Roman" w:hAnsi="Times New Roman"/>
          <w:sz w:val="28"/>
          <w:szCs w:val="28"/>
        </w:rPr>
        <w:t xml:space="preserve"> </w:t>
      </w:r>
      <w:r w:rsidRPr="58C23279">
        <w:rPr>
          <w:rFonts w:ascii="Times New Roman" w:cs="Times New Roman"/>
          <w:sz w:val="28"/>
          <w:szCs w:val="28"/>
          <w:rPrChange w:id="12386" w:author="user pc" w:date="2022-03-15T10:14:00Z">
            <w:rPr/>
          </w:rPrChange>
        </w:rPr>
        <w:t>NaCl</w:t>
      </w:r>
      <w:r>
        <w:rPr>
          <w:rFonts w:ascii="Times New Roman" w:cs="Times New Roman" w:hAnsi="Times New Roman"/>
          <w:sz w:val="28"/>
          <w:szCs w:val="28"/>
        </w:rPr>
        <w:t xml:space="preserve"> </w:t>
      </w:r>
      <w:r w:rsidRPr="A5712B4E">
        <w:rPr>
          <w:rFonts w:ascii="Times New Roman" w:cs="Times New Roman"/>
          <w:sz w:val="28"/>
          <w:szCs w:val="28"/>
          <w:rPrChange w:id="12387" w:author="user pc" w:date="2022-03-15T10:14:00Z">
            <w:rPr/>
          </w:rPrChange>
        </w:rPr>
        <w:t>and</w:t>
      </w:r>
      <w:r>
        <w:rPr>
          <w:rFonts w:ascii="Times New Roman" w:cs="Times New Roman" w:hAnsi="Times New Roman"/>
          <w:sz w:val="28"/>
          <w:szCs w:val="28"/>
        </w:rPr>
        <w:t xml:space="preserve"> </w:t>
      </w:r>
      <w:r w:rsidRPr="CB481037">
        <w:rPr>
          <w:rFonts w:ascii="Times New Roman" w:cs="Times New Roman"/>
          <w:sz w:val="28"/>
          <w:szCs w:val="28"/>
          <w:rPrChange w:id="12388" w:author="user pc" w:date="2022-03-15T10:14:00Z">
            <w:rPr/>
          </w:rPrChange>
        </w:rPr>
        <w:t>AgNO</w:t>
      </w:r>
      <w:r w:rsidRPr="64F2D60B">
        <w:rPr>
          <w:rFonts w:ascii="Times New Roman" w:cs="Times New Roman"/>
          <w:sz w:val="28"/>
          <w:szCs w:val="28"/>
          <w:vertAlign w:val="subscript"/>
          <w:rPrChange w:id="12389" w:author="user pc" w:date="2022-03-15T10:14:00Z">
            <w:rPr>
              <w:vertAlign w:val="subscript"/>
            </w:rPr>
          </w:rPrChange>
        </w:rPr>
        <w:t>3</w:t>
      </w:r>
      <w:r>
        <w:rPr>
          <w:rFonts w:ascii="Times New Roman" w:cs="Times New Roman" w:hAnsi="Times New Roman"/>
          <w:sz w:val="28"/>
          <w:szCs w:val="28"/>
          <w:vertAlign w:val="subscript"/>
        </w:rPr>
        <w:t xml:space="preserve"> </w:t>
      </w:r>
      <w:r w:rsidRPr="2E3D324A">
        <w:rPr>
          <w:rFonts w:ascii="Times New Roman" w:cs="Times New Roman"/>
          <w:sz w:val="28"/>
          <w:szCs w:val="28"/>
          <w:rPrChange w:id="12390" w:author="user pc" w:date="2022-03-15T10:14:00Z">
            <w:rPr/>
          </w:rPrChange>
        </w:rPr>
        <w:t>deposited.</w:t>
      </w:r>
    </w:p>
    <w:p>
      <w:pPr>
        <w:pStyle w:val="style179"/>
        <w:numPr>
          <w:ilvl w:val="0"/>
          <w:numId w:val="53"/>
        </w:numPr>
        <w:rPr>
          <w:rFonts w:ascii="Times New Roman" w:cs="Times New Roman"/>
          <w:sz w:val="28"/>
          <w:szCs w:val="28"/>
          <w:rPrChange w:id="12391" w:author="user pc" w:date="2022-03-15T10:14:00Z">
            <w:rPr/>
          </w:rPrChange>
        </w:rPr>
      </w:pPr>
      <w:r w:rsidRPr="D5C28B1A">
        <w:rPr>
          <w:rFonts w:ascii="Times New Roman" w:cs="Times New Roman"/>
          <w:sz w:val="28"/>
          <w:szCs w:val="28"/>
          <w:rPrChange w:id="12392" w:author="user pc" w:date="2022-03-15T10:14:00Z">
            <w:rPr/>
          </w:rPrChange>
        </w:rPr>
        <w:t>Deduce</w:t>
      </w:r>
      <w:r>
        <w:rPr>
          <w:rFonts w:ascii="Times New Roman" w:cs="Times New Roman" w:hAnsi="Times New Roman"/>
          <w:sz w:val="28"/>
          <w:szCs w:val="28"/>
        </w:rPr>
        <w:t xml:space="preserve"> </w:t>
      </w:r>
      <w:r w:rsidRPr="32B0EE50">
        <w:rPr>
          <w:rFonts w:ascii="Times New Roman" w:cs="Times New Roman"/>
          <w:sz w:val="28"/>
          <w:szCs w:val="28"/>
          <w:rPrChange w:id="12393" w:author="user pc" w:date="2022-03-15T10:14:00Z">
            <w:rPr/>
          </w:rPrChange>
        </w:rPr>
        <w:t>which</w:t>
      </w:r>
      <w:r>
        <w:rPr>
          <w:rFonts w:ascii="Times New Roman" w:cs="Times New Roman" w:hAnsi="Times New Roman"/>
          <w:sz w:val="28"/>
          <w:szCs w:val="28"/>
        </w:rPr>
        <w:t xml:space="preserve"> </w:t>
      </w:r>
      <w:r w:rsidRPr="29EE752F">
        <w:rPr>
          <w:rFonts w:ascii="Times New Roman" w:cs="Times New Roman"/>
          <w:sz w:val="28"/>
          <w:szCs w:val="28"/>
          <w:rPrChange w:id="12394" w:author="user pc" w:date="2022-03-15T10:14:00Z">
            <w:rPr/>
          </w:rPrChange>
        </w:rPr>
        <w:t>of</w:t>
      </w:r>
      <w:r>
        <w:rPr>
          <w:rFonts w:ascii="Times New Roman" w:cs="Times New Roman" w:hAnsi="Times New Roman"/>
          <w:sz w:val="28"/>
          <w:szCs w:val="28"/>
        </w:rPr>
        <w:t xml:space="preserve"> </w:t>
      </w:r>
      <w:r w:rsidRPr="45258557">
        <w:rPr>
          <w:rFonts w:ascii="Times New Roman" w:cs="Times New Roman"/>
          <w:sz w:val="28"/>
          <w:szCs w:val="28"/>
          <w:rPrChange w:id="12395" w:author="user pc" w:date="2022-03-15T10:14:00Z">
            <w:rPr/>
          </w:rPrChange>
        </w:rPr>
        <w:t>the</w:t>
      </w:r>
      <w:r>
        <w:rPr>
          <w:rFonts w:ascii="Times New Roman" w:cs="Times New Roman" w:hAnsi="Times New Roman"/>
          <w:sz w:val="28"/>
          <w:szCs w:val="28"/>
        </w:rPr>
        <w:t xml:space="preserve"> </w:t>
      </w:r>
      <w:r w:rsidRPr="38E1EA03">
        <w:rPr>
          <w:rFonts w:ascii="Times New Roman" w:cs="Times New Roman"/>
          <w:sz w:val="28"/>
          <w:szCs w:val="28"/>
          <w:rPrChange w:id="12396" w:author="user pc" w:date="2022-03-15T10:14:00Z">
            <w:rPr/>
          </w:rPrChange>
        </w:rPr>
        <w:t>two</w:t>
      </w:r>
      <w:r>
        <w:rPr>
          <w:rFonts w:ascii="Times New Roman" w:cs="Times New Roman" w:hAnsi="Times New Roman"/>
          <w:sz w:val="28"/>
          <w:szCs w:val="28"/>
        </w:rPr>
        <w:t xml:space="preserve"> </w:t>
      </w:r>
      <w:r w:rsidRPr="07E3DDC7">
        <w:rPr>
          <w:rFonts w:ascii="Times New Roman" w:cs="Times New Roman"/>
          <w:sz w:val="28"/>
          <w:szCs w:val="28"/>
          <w:rPrChange w:id="12397" w:author="user pc" w:date="2022-03-15T10:14:00Z">
            <w:rPr/>
          </w:rPrChange>
        </w:rPr>
        <w:t>salts</w:t>
      </w:r>
      <w:r>
        <w:rPr>
          <w:rFonts w:ascii="Times New Roman" w:cs="Times New Roman" w:hAnsi="Times New Roman"/>
          <w:sz w:val="28"/>
          <w:szCs w:val="28"/>
        </w:rPr>
        <w:t xml:space="preserve"> </w:t>
      </w:r>
      <w:r w:rsidRPr="C5BBDAEE">
        <w:rPr>
          <w:rFonts w:ascii="Times New Roman" w:cs="Times New Roman"/>
          <w:sz w:val="28"/>
          <w:szCs w:val="28"/>
          <w:rPrChange w:id="12398" w:author="user pc" w:date="2022-03-15T10:14:00Z">
            <w:rPr/>
          </w:rPrChange>
        </w:rPr>
        <w:t>can</w:t>
      </w:r>
      <w:r>
        <w:rPr>
          <w:rFonts w:ascii="Times New Roman" w:cs="Times New Roman" w:hAnsi="Times New Roman"/>
          <w:sz w:val="28"/>
          <w:szCs w:val="28"/>
        </w:rPr>
        <w:t xml:space="preserve"> </w:t>
      </w:r>
      <w:r w:rsidRPr="3A0BD1F3">
        <w:rPr>
          <w:rFonts w:ascii="Times New Roman" w:cs="Times New Roman"/>
          <w:sz w:val="28"/>
          <w:szCs w:val="28"/>
          <w:rPrChange w:id="12399" w:author="user pc" w:date="2022-03-15T10:14:00Z">
            <w:rPr/>
          </w:rPrChange>
        </w:rPr>
        <w:t>be</w:t>
      </w:r>
      <w:r>
        <w:rPr>
          <w:rFonts w:ascii="Times New Roman" w:cs="Times New Roman" w:hAnsi="Times New Roman"/>
          <w:sz w:val="28"/>
          <w:szCs w:val="28"/>
        </w:rPr>
        <w:t xml:space="preserve"> </w:t>
      </w:r>
      <w:r w:rsidRPr="DF5E26EB">
        <w:rPr>
          <w:rFonts w:ascii="Times New Roman" w:cs="Times New Roman"/>
          <w:sz w:val="28"/>
          <w:szCs w:val="28"/>
          <w:rPrChange w:id="12400" w:author="user pc" w:date="2022-03-15T10:14:00Z">
            <w:rPr/>
          </w:rPrChange>
        </w:rPr>
        <w:t>purified</w:t>
      </w:r>
      <w:r>
        <w:rPr>
          <w:rFonts w:ascii="Times New Roman" w:cs="Times New Roman" w:hAnsi="Times New Roman"/>
          <w:sz w:val="28"/>
          <w:szCs w:val="28"/>
        </w:rPr>
        <w:t xml:space="preserve"> </w:t>
      </w:r>
      <w:r w:rsidRPr="A50BD9CE">
        <w:rPr>
          <w:rFonts w:ascii="Times New Roman" w:cs="Times New Roman"/>
          <w:sz w:val="28"/>
          <w:szCs w:val="28"/>
          <w:rPrChange w:id="12401" w:author="user pc" w:date="2022-03-15T10:14:00Z">
            <w:rPr/>
          </w:rPrChange>
        </w:rPr>
        <w:t>more</w:t>
      </w:r>
      <w:r>
        <w:rPr>
          <w:rFonts w:ascii="Times New Roman" w:cs="Times New Roman" w:hAnsi="Times New Roman"/>
          <w:sz w:val="28"/>
          <w:szCs w:val="28"/>
        </w:rPr>
        <w:t xml:space="preserve"> </w:t>
      </w:r>
      <w:r w:rsidRPr="1EAC0C17">
        <w:rPr>
          <w:rFonts w:ascii="Times New Roman" w:cs="Times New Roman"/>
          <w:sz w:val="28"/>
          <w:szCs w:val="28"/>
          <w:rPrChange w:id="12402" w:author="user pc" w:date="2022-03-15T10:14:00Z">
            <w:rPr/>
          </w:rPrChange>
        </w:rPr>
        <w:t>efficiently</w:t>
      </w:r>
      <w:r>
        <w:rPr>
          <w:rFonts w:ascii="Times New Roman" w:cs="Times New Roman" w:hAnsi="Times New Roman"/>
          <w:sz w:val="28"/>
          <w:szCs w:val="28"/>
        </w:rPr>
        <w:t xml:space="preserve"> </w:t>
      </w:r>
      <w:r w:rsidRPr="88D0D4BB">
        <w:rPr>
          <w:rFonts w:ascii="Times New Roman" w:cs="Times New Roman"/>
          <w:sz w:val="28"/>
          <w:szCs w:val="28"/>
          <w:rPrChange w:id="12403" w:author="user pc" w:date="2022-03-15T10:14:00Z">
            <w:rPr/>
          </w:rPrChange>
        </w:rPr>
        <w:t>by</w:t>
      </w:r>
      <w:r>
        <w:rPr>
          <w:rFonts w:ascii="Times New Roman" w:cs="Times New Roman" w:hAnsi="Times New Roman"/>
          <w:sz w:val="28"/>
          <w:szCs w:val="28"/>
        </w:rPr>
        <w:t xml:space="preserve"> </w:t>
      </w:r>
      <w:r w:rsidRPr="CDD1920C">
        <w:rPr>
          <w:rFonts w:ascii="Times New Roman" w:cs="Times New Roman"/>
          <w:sz w:val="28"/>
          <w:szCs w:val="28"/>
          <w:rPrChange w:id="12404" w:author="user pc" w:date="2022-03-15T10:14:00Z">
            <w:rPr/>
          </w:rPrChange>
        </w:rPr>
        <w:t>crystallization.</w:t>
      </w:r>
    </w:p>
    <w:p>
      <w:pPr>
        <w:pStyle w:val="style0"/>
        <w:rPr>
          <w:rFonts w:ascii="Times New Roman" w:cs="Times New Roman"/>
          <w:sz w:val="28"/>
          <w:szCs w:val="28"/>
          <w:rPrChange w:id="12405" w:author="user pc" w:date="2022-03-15T10:14:00Z">
            <w:rPr/>
          </w:rPrChange>
        </w:rPr>
      </w:pPr>
      <w:r w:rsidRPr="8651D28B">
        <w:rPr>
          <w:rFonts w:ascii="Times New Roman" w:cs="Times New Roman"/>
          <w:b/>
          <w:sz w:val="28"/>
          <w:szCs w:val="28"/>
          <w:rPrChange w:id="12406" w:author="user pc" w:date="2022-03-15T10:14:00Z">
            <w:rPr>
              <w:b/>
            </w:rPr>
          </w:rPrChange>
        </w:rPr>
        <w:t>Solution</w:t>
      </w:r>
    </w:p>
    <w:p>
      <w:pPr>
        <w:pStyle w:val="style179"/>
        <w:ind w:left="1080"/>
        <w:rPr>
          <w:rFonts w:ascii="Times New Roman" w:cs="Times New Roman"/>
          <w:sz w:val="28"/>
          <w:szCs w:val="28"/>
          <w:rPrChange w:id="12407" w:author="user pc" w:date="2022-03-15T10:14:00Z">
            <w:rPr/>
          </w:rPrChange>
        </w:rPr>
      </w:pPr>
      <w:r w:rsidRPr="FAB5480F">
        <w:rPr>
          <w:rFonts w:ascii="Times New Roman" w:cs="Times New Roman"/>
          <w:sz w:val="28"/>
          <w:szCs w:val="28"/>
          <w:rPrChange w:id="12408" w:author="user pc" w:date="2022-03-15T10:14:00Z">
            <w:rPr/>
          </w:rPrChange>
        </w:rPr>
        <w:t>Mass</w:t>
      </w:r>
      <w:r>
        <w:rPr>
          <w:rFonts w:ascii="Times New Roman" w:cs="Times New Roman" w:hAnsi="Times New Roman"/>
          <w:sz w:val="28"/>
          <w:szCs w:val="28"/>
        </w:rPr>
        <w:t xml:space="preserve"> </w:t>
      </w:r>
      <w:r w:rsidRPr="82C6B15B">
        <w:rPr>
          <w:rFonts w:ascii="Times New Roman" w:cs="Times New Roman"/>
          <w:sz w:val="28"/>
          <w:szCs w:val="28"/>
          <w:rPrChange w:id="12409" w:author="user pc" w:date="2022-03-15T10:14:00Z">
            <w:rPr/>
          </w:rPrChange>
        </w:rPr>
        <w:t>of</w:t>
      </w:r>
      <w:r>
        <w:rPr>
          <w:rFonts w:ascii="Times New Roman" w:cs="Times New Roman" w:hAnsi="Times New Roman"/>
          <w:sz w:val="28"/>
          <w:szCs w:val="28"/>
        </w:rPr>
        <w:t xml:space="preserve"> </w:t>
      </w:r>
      <w:r w:rsidRPr="9375F642">
        <w:rPr>
          <w:rFonts w:ascii="Times New Roman" w:cs="Times New Roman"/>
          <w:sz w:val="28"/>
          <w:szCs w:val="28"/>
          <w:rPrChange w:id="12410" w:author="user pc" w:date="2022-03-15T10:14:00Z">
            <w:rPr/>
          </w:rPrChange>
        </w:rPr>
        <w:t>NaCl</w:t>
      </w:r>
      <w:r>
        <w:rPr>
          <w:rFonts w:ascii="Times New Roman" w:cs="Times New Roman" w:hAnsi="Times New Roman"/>
          <w:sz w:val="28"/>
          <w:szCs w:val="28"/>
        </w:rPr>
        <w:t xml:space="preserve"> </w:t>
      </w:r>
      <w:r w:rsidRPr="AD5E635D">
        <w:rPr>
          <w:rFonts w:ascii="Times New Roman" w:cs="Times New Roman"/>
          <w:sz w:val="28"/>
          <w:szCs w:val="28"/>
          <w:rPrChange w:id="12411" w:author="user pc" w:date="2022-03-15T10:14:00Z">
            <w:rPr/>
          </w:rPrChange>
        </w:rPr>
        <w:t>deposited</w:t>
      </w:r>
      <w:r>
        <w:rPr>
          <w:rFonts w:ascii="Times New Roman" w:cs="Times New Roman" w:hAnsi="Times New Roman"/>
          <w:sz w:val="28"/>
          <w:szCs w:val="28"/>
        </w:rPr>
        <w:t xml:space="preserve"> </w:t>
      </w:r>
      <w:r w:rsidRPr="602C6669">
        <w:rPr>
          <w:rFonts w:ascii="Times New Roman" w:cs="Times New Roman"/>
          <w:sz w:val="28"/>
          <w:szCs w:val="28"/>
          <w:rPrChange w:id="12412" w:author="user pc" w:date="2022-03-15T10:14:00Z">
            <w:rPr/>
          </w:rPrChange>
        </w:rPr>
        <w:t>=</w:t>
      </w:r>
      <w:r>
        <w:rPr>
          <w:rFonts w:ascii="Times New Roman" w:cs="Times New Roman" w:hAnsi="Times New Roman"/>
          <w:sz w:val="28"/>
          <w:szCs w:val="28"/>
        </w:rPr>
        <w:t xml:space="preserve"> </w:t>
      </w:r>
      <w:r w:rsidRPr="8A514D37">
        <w:rPr>
          <w:rFonts w:ascii="Times New Roman" w:cs="Times New Roman"/>
          <w:sz w:val="28"/>
          <w:szCs w:val="28"/>
          <w:rPrChange w:id="12413" w:author="user pc" w:date="2022-03-15T10:14:00Z">
            <w:rPr/>
          </w:rPrChange>
        </w:rPr>
        <w:t>39.0</w:t>
      </w:r>
      <w:r>
        <w:rPr>
          <w:rFonts w:ascii="Times New Roman" w:cs="Times New Roman" w:hAnsi="Times New Roman"/>
          <w:sz w:val="28"/>
          <w:szCs w:val="28"/>
        </w:rPr>
        <w:t xml:space="preserve"> </w:t>
      </w:r>
      <w:r w:rsidRPr="53FBA248">
        <w:rPr>
          <w:rFonts w:ascii="Times New Roman" w:cs="Times New Roman"/>
          <w:sz w:val="28"/>
          <w:szCs w:val="28"/>
          <w:rPrChange w:id="12414" w:author="user pc" w:date="2022-03-15T10:14:00Z">
            <w:rPr/>
          </w:rPrChange>
        </w:rPr>
        <w:t>-</w:t>
      </w:r>
      <w:r>
        <w:rPr>
          <w:rFonts w:ascii="Times New Roman" w:cs="Times New Roman" w:hAnsi="Times New Roman"/>
          <w:sz w:val="28"/>
          <w:szCs w:val="28"/>
        </w:rPr>
        <w:t xml:space="preserve"> </w:t>
      </w:r>
      <w:r w:rsidRPr="539F2D85">
        <w:rPr>
          <w:rFonts w:ascii="Times New Roman" w:cs="Times New Roman"/>
          <w:sz w:val="28"/>
          <w:szCs w:val="28"/>
          <w:rPrChange w:id="12415" w:author="user pc" w:date="2022-03-15T10:14:00Z">
            <w:rPr/>
          </w:rPrChange>
        </w:rPr>
        <w:t>36.3</w:t>
      </w:r>
      <w:r>
        <w:rPr>
          <w:rFonts w:ascii="Times New Roman" w:cs="Times New Roman" w:hAnsi="Times New Roman"/>
          <w:sz w:val="28"/>
          <w:szCs w:val="28"/>
        </w:rPr>
        <w:t xml:space="preserve"> </w:t>
      </w:r>
      <w:r w:rsidRPr="1023A202">
        <w:rPr>
          <w:rFonts w:ascii="Times New Roman" w:cs="Times New Roman"/>
          <w:sz w:val="28"/>
          <w:szCs w:val="28"/>
          <w:rPrChange w:id="12416" w:author="user pc" w:date="2022-03-15T10:14:00Z">
            <w:rPr/>
          </w:rPrChange>
        </w:rPr>
        <w:t>=</w:t>
      </w:r>
      <w:r>
        <w:rPr>
          <w:rFonts w:ascii="Times New Roman" w:cs="Times New Roman" w:hAnsi="Times New Roman"/>
          <w:sz w:val="28"/>
          <w:szCs w:val="28"/>
        </w:rPr>
        <w:t xml:space="preserve"> </w:t>
      </w:r>
      <w:r w:rsidRPr="1A8218B5">
        <w:rPr>
          <w:rFonts w:ascii="Times New Roman" w:cs="Times New Roman"/>
          <w:sz w:val="28"/>
          <w:szCs w:val="28"/>
          <w:rPrChange w:id="12417" w:author="user pc" w:date="2022-03-15T10:14:00Z">
            <w:rPr/>
          </w:rPrChange>
        </w:rPr>
        <w:t>2.7g</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NaCl deposited= </m:t>
          </m:r>
          <m:f>
            <m:fPr>
              <m:ctrlPr>
                <w:rPr>
                  <w:rFonts w:ascii="Cambria Math" w:cs="Times New Roman" w:hAnsi="Cambria Math"/>
                  <w:i/>
                  <w:sz w:val="28"/>
                  <w:szCs w:val="28"/>
                </w:rPr>
              </m:ctrlPr>
            </m:fPr>
            <m:num>
              <m:r>
                <w:rPr>
                  <w:rFonts w:ascii="Cambria Math" w:cs="Times New Roman" w:hAnsi="Cambria Math"/>
                  <w:sz w:val="28"/>
                  <w:szCs w:val="28"/>
                </w:rPr>
                <m:t>mass of NaCl</m:t>
              </m:r>
            </m:num>
            <m:den>
              <m:r>
                <w:rPr>
                  <w:rFonts w:ascii="Cambria Math" w:cs="Times New Roman" w:hAnsi="Cambria Math"/>
                  <w:sz w:val="28"/>
                  <w:szCs w:val="28"/>
                </w:rPr>
                <m:t>mass of hydrated NaCl</m:t>
              </m:r>
            </m:den>
          </m:f>
          <m:r>
            <w:rPr>
              <w:rFonts w:ascii="Cambria Math" w:cs="Times New Roman" w:hAnsi="Cambria Math"/>
              <w:sz w:val="28"/>
              <w:szCs w:val="28"/>
            </w:rPr>
            <m:t xml:space="preserve"> ×100</m:t>
          </m:r>
        </m:oMath>
      </m:oMathPara>
    </w:p>
    <w:p>
      <w:pPr>
        <w:pStyle w:val="style0"/>
        <w:rPr>
          <w:rFonts w:ascii="Times New Roman" w:cs="Times New Roman"/>
          <w:sz w:val="28"/>
          <w:szCs w:val="28"/>
          <w:rPrChange w:id="12418" w:author="user pc" w:date="2022-03-15T10:14:00Z">
            <w:rPr/>
          </w:rPrChange>
        </w:rPr>
      </w:pPr>
      <m:oMathPara>
        <m:oMathParaPr>
          <m:jc m:val="left"/>
        </m:oMathParaPr>
        <m:oMath>
          <m:r>
            <w:rPr>
              <w:rFonts w:ascii="Cambria Math" w:cs="Times New Roman" w:hAnsi="Cambria Math"/>
              <w:sz w:val="28"/>
              <w:szCs w:val="28"/>
            </w:rPr>
            <m:t xml:space="preserve">% NaCl deposited= </m:t>
          </m:r>
          <m:f>
            <m:fPr>
              <m:ctrlPr>
                <w:rPr>
                  <w:rFonts w:ascii="Cambria Math" w:cs="Times New Roman" w:hAnsi="Cambria Math"/>
                  <w:i/>
                  <w:sz w:val="28"/>
                  <w:szCs w:val="28"/>
                </w:rPr>
              </m:ctrlPr>
            </m:fPr>
            <m:num>
              <m:r>
                <w:rPr>
                  <w:rFonts w:ascii="Cambria Math" w:cs="Times New Roman" w:hAnsi="Cambria Math"/>
                  <w:sz w:val="28"/>
                  <w:szCs w:val="28"/>
                </w:rPr>
                <m:t>2.7</m:t>
              </m:r>
            </m:num>
            <m:den>
              <m:r>
                <w:rPr>
                  <w:rFonts w:ascii="Cambria Math" w:cs="Times New Roman" w:hAnsi="Cambria Math"/>
                  <w:sz w:val="28"/>
                  <w:szCs w:val="28"/>
                </w:rPr>
                <m:t>39</m:t>
              </m:r>
            </m:den>
          </m:f>
          <m:r>
            <w:rPr>
              <w:rFonts w:ascii="Cambria Math" w:cs="Times New Roman" w:hAnsi="Cambria Math"/>
              <w:sz w:val="28"/>
              <w:szCs w:val="28"/>
            </w:rPr>
            <m:t xml:space="preserve"> ×100=6.92 ~ 7.0%</m:t>
          </m:r>
        </m:oMath>
      </m:oMathPara>
    </w:p>
    <w:p>
      <w:pPr>
        <w:pStyle w:val="style0"/>
        <w:rPr>
          <w:rFonts w:ascii="Times New Roman" w:cs="Times New Roman"/>
          <w:sz w:val="28"/>
          <w:szCs w:val="28"/>
          <w:rPrChange w:id="12419" w:author="user pc" w:date="2022-03-15T10:14:00Z">
            <w:rPr/>
          </w:rPrChange>
        </w:rPr>
      </w:pPr>
      <w:r w:rsidRPr="63812417">
        <w:rPr>
          <w:rFonts w:ascii="Times New Roman" w:cs="Times New Roman"/>
          <w:sz w:val="28"/>
          <w:szCs w:val="28"/>
          <w:rPrChange w:id="12420" w:author="user pc" w:date="2022-03-15T10:14:00Z">
            <w:rPr/>
          </w:rPrChange>
        </w:rPr>
        <w:t>Mass</w:t>
      </w:r>
      <w:r>
        <w:rPr>
          <w:rFonts w:ascii="Times New Roman" w:cs="Times New Roman" w:hAnsi="Times New Roman"/>
          <w:sz w:val="28"/>
          <w:szCs w:val="28"/>
        </w:rPr>
        <w:t xml:space="preserve"> </w:t>
      </w:r>
      <w:r w:rsidRPr="FB2C6E09">
        <w:rPr>
          <w:rFonts w:ascii="Times New Roman" w:cs="Times New Roman"/>
          <w:sz w:val="28"/>
          <w:szCs w:val="28"/>
          <w:rPrChange w:id="12421" w:author="user pc" w:date="2022-03-15T10:14:00Z">
            <w:rPr/>
          </w:rPrChange>
        </w:rPr>
        <w:t>of</w:t>
      </w:r>
      <w:r>
        <w:rPr>
          <w:rFonts w:ascii="Times New Roman" w:cs="Times New Roman" w:hAnsi="Times New Roman"/>
          <w:sz w:val="28"/>
          <w:szCs w:val="28"/>
        </w:rPr>
        <w:t xml:space="preserve"> </w:t>
      </w:r>
      <w:r w:rsidRPr="4CB2A6CC">
        <w:rPr>
          <w:rFonts w:ascii="Times New Roman" w:cs="Times New Roman"/>
          <w:sz w:val="28"/>
          <w:szCs w:val="28"/>
          <w:rPrChange w:id="12422" w:author="user pc" w:date="2022-03-15T10:14:00Z">
            <w:rPr/>
          </w:rPrChange>
        </w:rPr>
        <w:t>AgNO</w:t>
      </w:r>
      <w:r w:rsidRPr="8AE6D368">
        <w:rPr>
          <w:rFonts w:ascii="Times New Roman" w:cs="Times New Roman"/>
          <w:sz w:val="28"/>
          <w:szCs w:val="28"/>
          <w:vertAlign w:val="subscript"/>
          <w:rPrChange w:id="12423" w:author="user pc" w:date="2022-03-15T10:14:00Z">
            <w:rPr>
              <w:vertAlign w:val="subscript"/>
            </w:rPr>
          </w:rPrChange>
        </w:rPr>
        <w:t>3</w:t>
      </w:r>
      <w:r>
        <w:rPr>
          <w:rFonts w:ascii="Times New Roman" w:cs="Times New Roman" w:hAnsi="Times New Roman"/>
          <w:sz w:val="28"/>
          <w:szCs w:val="28"/>
          <w:vertAlign w:val="subscript"/>
        </w:rPr>
        <w:t xml:space="preserve"> </w:t>
      </w:r>
      <w:r w:rsidRPr="D27AD160">
        <w:rPr>
          <w:rFonts w:ascii="Times New Roman" w:cs="Times New Roman"/>
          <w:sz w:val="28"/>
          <w:szCs w:val="28"/>
          <w:rPrChange w:id="12424" w:author="user pc" w:date="2022-03-15T10:14:00Z">
            <w:rPr/>
          </w:rPrChange>
        </w:rPr>
        <w:t>deposited</w:t>
      </w:r>
      <w:r>
        <w:rPr>
          <w:rFonts w:ascii="Times New Roman" w:cs="Times New Roman" w:hAnsi="Times New Roman"/>
          <w:sz w:val="28"/>
          <w:szCs w:val="28"/>
        </w:rPr>
        <w:t xml:space="preserve"> </w:t>
      </w:r>
      <w:r w:rsidRPr="03B94FF1">
        <w:rPr>
          <w:rFonts w:ascii="Times New Roman" w:cs="Times New Roman"/>
          <w:sz w:val="28"/>
          <w:szCs w:val="28"/>
          <w:rPrChange w:id="12425" w:author="user pc" w:date="2022-03-15T10:14:00Z">
            <w:rPr/>
          </w:rPrChange>
        </w:rPr>
        <w:t>=</w:t>
      </w:r>
      <w:r>
        <w:rPr>
          <w:rFonts w:ascii="Times New Roman" w:cs="Times New Roman" w:hAnsi="Times New Roman"/>
          <w:sz w:val="28"/>
          <w:szCs w:val="28"/>
        </w:rPr>
        <w:t xml:space="preserve"> </w:t>
      </w:r>
      <w:r w:rsidRPr="9BD45583">
        <w:rPr>
          <w:rFonts w:ascii="Times New Roman" w:cs="Times New Roman"/>
          <w:sz w:val="28"/>
          <w:szCs w:val="28"/>
          <w:rPrChange w:id="12426" w:author="user pc" w:date="2022-03-15T10:14:00Z">
            <w:rPr/>
          </w:rPrChange>
        </w:rPr>
        <w:t>952</w:t>
      </w:r>
      <w:r>
        <w:rPr>
          <w:rFonts w:ascii="Times New Roman" w:cs="Times New Roman" w:hAnsi="Times New Roman"/>
          <w:sz w:val="28"/>
          <w:szCs w:val="28"/>
        </w:rPr>
        <w:t xml:space="preserve"> – </w:t>
      </w:r>
      <w:r w:rsidRPr="5EF83C37">
        <w:rPr>
          <w:rFonts w:ascii="Times New Roman" w:cs="Times New Roman"/>
          <w:sz w:val="28"/>
          <w:szCs w:val="28"/>
          <w:rPrChange w:id="12427" w:author="user pc" w:date="2022-03-15T10:14:00Z">
            <w:rPr/>
          </w:rPrChange>
        </w:rPr>
        <w:t>297</w:t>
      </w:r>
      <w:r>
        <w:rPr>
          <w:rFonts w:ascii="Times New Roman" w:cs="Times New Roman" w:hAnsi="Times New Roman"/>
          <w:sz w:val="28"/>
          <w:szCs w:val="28"/>
        </w:rPr>
        <w:t xml:space="preserve"> </w:t>
      </w:r>
      <w:r w:rsidRPr="4CE75F74">
        <w:rPr>
          <w:rFonts w:ascii="Times New Roman" w:cs="Times New Roman"/>
          <w:sz w:val="28"/>
          <w:szCs w:val="28"/>
          <w:rPrChange w:id="12428" w:author="user pc" w:date="2022-03-15T10:14:00Z">
            <w:rPr/>
          </w:rPrChange>
        </w:rPr>
        <w:t>=</w:t>
      </w:r>
      <w:r>
        <w:rPr>
          <w:rFonts w:ascii="Times New Roman" w:cs="Times New Roman" w:hAnsi="Times New Roman"/>
          <w:sz w:val="28"/>
          <w:szCs w:val="28"/>
        </w:rPr>
        <w:t xml:space="preserve"> </w:t>
      </w:r>
      <w:r w:rsidRPr="FF155D4E">
        <w:rPr>
          <w:rFonts w:ascii="Times New Roman" w:cs="Times New Roman"/>
          <w:sz w:val="28"/>
          <w:szCs w:val="28"/>
          <w:rPrChange w:id="12429" w:author="user pc" w:date="2022-03-15T10:14:00Z">
            <w:rPr/>
          </w:rPrChange>
        </w:rPr>
        <w:t>655g</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AgN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deposited= </m:t>
          </m:r>
          <m:f>
            <m:fPr>
              <m:ctrlPr>
                <w:rPr>
                  <w:rFonts w:ascii="Cambria Math" w:cs="Times New Roman" w:hAnsi="Cambria Math"/>
                  <w:i/>
                  <w:sz w:val="28"/>
                  <w:szCs w:val="28"/>
                </w:rPr>
              </m:ctrlPr>
            </m:fPr>
            <m:num>
              <m:r>
                <w:rPr>
                  <w:rFonts w:ascii="Cambria Math" w:cs="Times New Roman" w:hAnsi="Cambria Math"/>
                  <w:sz w:val="28"/>
                  <w:szCs w:val="28"/>
                </w:rPr>
                <m:t>mass of AgN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mass of hydrated AgN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den>
          </m:f>
          <m:r>
            <w:rPr>
              <w:rFonts w:ascii="Cambria Math" w:cs="Times New Roman" w:hAnsi="Cambria Math"/>
              <w:sz w:val="28"/>
              <w:szCs w:val="28"/>
            </w:rPr>
            <m:t xml:space="preserve"> ×100</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AgN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d</m:t>
          </m:r>
          <m:r>
            <w:rPr>
              <w:rFonts w:ascii="Times New Roman" w:cs="Times New Roman" w:hAnsi="Times New Roman"/>
              <w:sz w:val="28"/>
              <w:szCs w:val="28"/>
            </w:rPr>
            <m:t>e</m:t>
          </m:r>
          <m:r>
            <w:rPr>
              <w:rFonts w:ascii="Cambria Math" w:cs="Times New Roman" w:hAnsi="Cambria Math"/>
              <w:sz w:val="28"/>
              <w:szCs w:val="28"/>
            </w:rPr>
            <m:t xml:space="preserve">posited= </m:t>
          </m:r>
          <m:f>
            <m:fPr>
              <m:ctrlPr>
                <w:rPr>
                  <w:rFonts w:ascii="Cambria Math" w:cs="Times New Roman" w:hAnsi="Cambria Math"/>
                  <w:i/>
                  <w:sz w:val="28"/>
                  <w:szCs w:val="28"/>
                </w:rPr>
              </m:ctrlPr>
            </m:fPr>
            <m:num>
              <m:r>
                <w:rPr>
                  <w:rFonts w:ascii="Cambria Math" w:cs="Times New Roman" w:hAnsi="Cambria Math"/>
                  <w:sz w:val="28"/>
                  <w:szCs w:val="28"/>
                </w:rPr>
                <m:t>655</m:t>
              </m:r>
            </m:num>
            <m:den>
              <m:r>
                <w:rPr>
                  <w:rFonts w:ascii="Cambria Math" w:cs="Times New Roman" w:hAnsi="Cambria Math"/>
                  <w:sz w:val="28"/>
                  <w:szCs w:val="28"/>
                </w:rPr>
                <m:t>952</m:t>
              </m:r>
            </m:den>
          </m:f>
          <m:r>
            <w:rPr>
              <w:rFonts w:ascii="Cambria Math" w:cs="Times New Roman" w:hAnsi="Cambria Math"/>
              <w:sz w:val="28"/>
              <w:szCs w:val="28"/>
            </w:rPr>
            <m:t xml:space="preserve"> ×100=68.8 ~ 69% </m:t>
          </m:r>
        </m:oMath>
      </m:oMathPara>
    </w:p>
    <w:p>
      <w:pPr>
        <w:pStyle w:val="style0"/>
        <w:rPr>
          <w:rFonts w:ascii="Times New Roman" w:cs="Times New Roman"/>
          <w:sz w:val="28"/>
          <w:szCs w:val="28"/>
          <w:rPrChange w:id="12430" w:author="user pc" w:date="2022-03-15T10:14:00Z">
            <w:rPr/>
          </w:rPrChange>
        </w:rPr>
      </w:pPr>
      <w:r w:rsidRPr="4F308169">
        <w:rPr>
          <w:rFonts w:ascii="Times New Roman" w:cs="Times New Roman"/>
          <w:sz w:val="28"/>
          <w:szCs w:val="28"/>
          <w:rPrChange w:id="12431" w:author="user pc" w:date="2022-03-15T10:14:00Z">
            <w:rPr/>
          </w:rPrChange>
        </w:rPr>
        <w:t>AgNO</w:t>
      </w:r>
      <w:r w:rsidRPr="57C0DC6C">
        <w:rPr>
          <w:rFonts w:ascii="Times New Roman" w:cs="Times New Roman"/>
          <w:sz w:val="28"/>
          <w:szCs w:val="28"/>
          <w:vertAlign w:val="subscript"/>
          <w:rPrChange w:id="12432" w:author="user pc" w:date="2022-03-15T10:14:00Z">
            <w:rPr>
              <w:vertAlign w:val="subscript"/>
            </w:rPr>
          </w:rPrChange>
        </w:rPr>
        <w:t>3</w:t>
      </w:r>
      <w:r>
        <w:rPr>
          <w:rFonts w:ascii="Times New Roman" w:cs="Times New Roman" w:hAnsi="Times New Roman"/>
          <w:sz w:val="28"/>
          <w:szCs w:val="28"/>
          <w:vertAlign w:val="subscript"/>
        </w:rPr>
        <w:t xml:space="preserve"> </w:t>
      </w:r>
      <w:r w:rsidRPr="C551E9F6">
        <w:rPr>
          <w:rFonts w:ascii="Times New Roman" w:cs="Times New Roman"/>
          <w:sz w:val="28"/>
          <w:szCs w:val="28"/>
          <w:rPrChange w:id="12433" w:author="user pc" w:date="2022-03-15T10:14:00Z">
            <w:rPr/>
          </w:rPrChange>
        </w:rPr>
        <w:t>(Silver</w:t>
      </w:r>
      <w:r>
        <w:rPr>
          <w:rFonts w:ascii="Times New Roman" w:cs="Times New Roman" w:hAnsi="Times New Roman"/>
          <w:sz w:val="28"/>
          <w:szCs w:val="28"/>
        </w:rPr>
        <w:t xml:space="preserve"> </w:t>
      </w:r>
      <w:r w:rsidRPr="BD4F5B14">
        <w:rPr>
          <w:rFonts w:ascii="Times New Roman" w:cs="Times New Roman"/>
          <w:sz w:val="28"/>
          <w:szCs w:val="28"/>
          <w:rPrChange w:id="12434" w:author="user pc" w:date="2022-03-15T10:14:00Z">
            <w:rPr/>
          </w:rPrChange>
        </w:rPr>
        <w:t>trioxonitrate</w:t>
      </w:r>
      <w:r>
        <w:rPr>
          <w:rFonts w:ascii="Times New Roman" w:cs="Times New Roman" w:hAnsi="Times New Roman"/>
          <w:sz w:val="28"/>
          <w:szCs w:val="28"/>
        </w:rPr>
        <w:t xml:space="preserve"> </w:t>
      </w:r>
      <w:r w:rsidRPr="F130DFFB">
        <w:rPr>
          <w:rFonts w:ascii="Times New Roman" w:cs="Times New Roman"/>
          <w:sz w:val="28"/>
          <w:szCs w:val="28"/>
          <w:rPrChange w:id="12435" w:author="user pc" w:date="2022-03-15T10:14:00Z">
            <w:rPr/>
          </w:rPrChange>
        </w:rPr>
        <w:t>(V))</w:t>
      </w:r>
      <w:r>
        <w:rPr>
          <w:rFonts w:ascii="Times New Roman" w:cs="Times New Roman" w:hAnsi="Times New Roman"/>
          <w:sz w:val="28"/>
          <w:szCs w:val="28"/>
        </w:rPr>
        <w:t xml:space="preserve"> </w:t>
      </w:r>
      <w:r w:rsidRPr="FF558CC7">
        <w:rPr>
          <w:rFonts w:ascii="Times New Roman" w:cs="Times New Roman"/>
          <w:sz w:val="28"/>
          <w:szCs w:val="28"/>
          <w:rPrChange w:id="12436" w:author="user pc" w:date="2022-03-15T10:14:00Z">
            <w:rPr/>
          </w:rPrChange>
        </w:rPr>
        <w:t>will</w:t>
      </w:r>
      <w:r>
        <w:rPr>
          <w:rFonts w:ascii="Times New Roman" w:cs="Times New Roman" w:hAnsi="Times New Roman"/>
          <w:sz w:val="28"/>
          <w:szCs w:val="28"/>
        </w:rPr>
        <w:t xml:space="preserve"> </w:t>
      </w:r>
      <w:r w:rsidRPr="87FE50C8">
        <w:rPr>
          <w:rFonts w:ascii="Times New Roman" w:cs="Times New Roman"/>
          <w:sz w:val="28"/>
          <w:szCs w:val="28"/>
          <w:rPrChange w:id="12437" w:author="user pc" w:date="2022-03-15T10:14:00Z">
            <w:rPr/>
          </w:rPrChange>
        </w:rPr>
        <w:t>be</w:t>
      </w:r>
      <w:r>
        <w:rPr>
          <w:rFonts w:ascii="Times New Roman" w:cs="Times New Roman" w:hAnsi="Times New Roman"/>
          <w:sz w:val="28"/>
          <w:szCs w:val="28"/>
        </w:rPr>
        <w:t xml:space="preserve"> </w:t>
      </w:r>
      <w:r w:rsidRPr="7DFF7D65">
        <w:rPr>
          <w:rFonts w:ascii="Times New Roman" w:cs="Times New Roman"/>
          <w:sz w:val="28"/>
          <w:szCs w:val="28"/>
          <w:rPrChange w:id="12438" w:author="user pc" w:date="2022-03-15T10:14:00Z">
            <w:rPr/>
          </w:rPrChange>
        </w:rPr>
        <w:t>more</w:t>
      </w:r>
      <w:r>
        <w:rPr>
          <w:rFonts w:ascii="Times New Roman" w:cs="Times New Roman" w:hAnsi="Times New Roman"/>
          <w:sz w:val="28"/>
          <w:szCs w:val="28"/>
        </w:rPr>
        <w:t xml:space="preserve"> </w:t>
      </w:r>
      <w:r w:rsidRPr="A009D434">
        <w:rPr>
          <w:rFonts w:ascii="Times New Roman" w:cs="Times New Roman"/>
          <w:sz w:val="28"/>
          <w:szCs w:val="28"/>
          <w:rPrChange w:id="12439" w:author="user pc" w:date="2022-03-15T10:14:00Z">
            <w:rPr/>
          </w:rPrChange>
        </w:rPr>
        <w:t>efficiently</w:t>
      </w:r>
      <w:r>
        <w:rPr>
          <w:rFonts w:ascii="Times New Roman" w:cs="Times New Roman" w:hAnsi="Times New Roman"/>
          <w:sz w:val="28"/>
          <w:szCs w:val="28"/>
        </w:rPr>
        <w:t xml:space="preserve"> </w:t>
      </w:r>
      <w:r w:rsidRPr="2E0E438D">
        <w:rPr>
          <w:rFonts w:ascii="Times New Roman" w:cs="Times New Roman"/>
          <w:sz w:val="28"/>
          <w:szCs w:val="28"/>
          <w:rPrChange w:id="12440" w:author="user pc" w:date="2022-03-15T10:14:00Z">
            <w:rPr/>
          </w:rPrChange>
        </w:rPr>
        <w:t>crystallized</w:t>
      </w:r>
      <w:r>
        <w:rPr>
          <w:rFonts w:ascii="Times New Roman" w:cs="Times New Roman" w:hAnsi="Times New Roman"/>
          <w:sz w:val="28"/>
          <w:szCs w:val="28"/>
        </w:rPr>
        <w:t xml:space="preserve"> </w:t>
      </w:r>
      <w:r w:rsidRPr="70FBD300">
        <w:rPr>
          <w:rFonts w:ascii="Times New Roman" w:cs="Times New Roman"/>
          <w:sz w:val="28"/>
          <w:szCs w:val="28"/>
          <w:rPrChange w:id="12441" w:author="user pc" w:date="2022-03-15T10:14:00Z">
            <w:rPr/>
          </w:rPrChange>
        </w:rPr>
        <w:t>because</w:t>
      </w:r>
      <w:r>
        <w:rPr>
          <w:rFonts w:ascii="Times New Roman" w:cs="Times New Roman" w:hAnsi="Times New Roman"/>
          <w:sz w:val="28"/>
          <w:szCs w:val="28"/>
        </w:rPr>
        <w:t xml:space="preserve"> </w:t>
      </w:r>
      <w:r w:rsidRPr="2D854DDE">
        <w:rPr>
          <w:rFonts w:ascii="Times New Roman" w:cs="Times New Roman"/>
          <w:sz w:val="28"/>
          <w:szCs w:val="28"/>
          <w:rPrChange w:id="12442" w:author="user pc" w:date="2022-03-15T10:14:00Z">
            <w:rPr/>
          </w:rPrChange>
        </w:rPr>
        <w:t>it</w:t>
      </w:r>
      <w:r>
        <w:rPr>
          <w:rFonts w:ascii="Times New Roman" w:cs="Times New Roman" w:hAnsi="Times New Roman"/>
          <w:sz w:val="28"/>
          <w:szCs w:val="28"/>
        </w:rPr>
        <w:t xml:space="preserve"> </w:t>
      </w:r>
      <w:r w:rsidRPr="B75AFB19">
        <w:rPr>
          <w:rFonts w:ascii="Times New Roman" w:cs="Times New Roman"/>
          <w:sz w:val="28"/>
          <w:szCs w:val="28"/>
          <w:rPrChange w:id="12443" w:author="user pc" w:date="2022-03-15T10:14:00Z">
            <w:rPr/>
          </w:rPrChange>
        </w:rPr>
        <w:t>has</w:t>
      </w:r>
      <w:r>
        <w:rPr>
          <w:rFonts w:ascii="Times New Roman" w:cs="Times New Roman" w:hAnsi="Times New Roman"/>
          <w:sz w:val="28"/>
          <w:szCs w:val="28"/>
        </w:rPr>
        <w:t xml:space="preserve"> </w:t>
      </w:r>
      <w:r w:rsidRPr="EC7F98B6">
        <w:rPr>
          <w:rFonts w:ascii="Times New Roman" w:cs="Times New Roman"/>
          <w:sz w:val="28"/>
          <w:szCs w:val="28"/>
          <w:rPrChange w:id="12444" w:author="user pc" w:date="2022-03-15T10:14:00Z">
            <w:rPr/>
          </w:rPrChange>
        </w:rPr>
        <w:t>a</w:t>
      </w:r>
      <w:r>
        <w:rPr>
          <w:rFonts w:ascii="Times New Roman" w:cs="Times New Roman" w:hAnsi="Times New Roman"/>
          <w:sz w:val="28"/>
          <w:szCs w:val="28"/>
        </w:rPr>
        <w:t xml:space="preserve"> </w:t>
      </w:r>
      <w:r w:rsidRPr="3CDF98CB">
        <w:rPr>
          <w:rFonts w:ascii="Times New Roman" w:cs="Times New Roman"/>
          <w:sz w:val="28"/>
          <w:szCs w:val="28"/>
          <w:rPrChange w:id="12445" w:author="user pc" w:date="2022-03-15T10:14:00Z">
            <w:rPr/>
          </w:rPrChange>
        </w:rPr>
        <w:t>higher</w:t>
      </w:r>
      <w:r>
        <w:rPr>
          <w:rFonts w:ascii="Times New Roman" w:cs="Times New Roman" w:hAnsi="Times New Roman"/>
          <w:sz w:val="28"/>
          <w:szCs w:val="28"/>
        </w:rPr>
        <w:t xml:space="preserve"> </w:t>
      </w:r>
      <w:r w:rsidRPr="8DD84ADF">
        <w:rPr>
          <w:rFonts w:ascii="Times New Roman" w:cs="Times New Roman"/>
          <w:sz w:val="28"/>
          <w:szCs w:val="28"/>
          <w:rPrChange w:id="12446" w:author="user pc" w:date="2022-03-15T10:14:00Z">
            <w:rPr/>
          </w:rPrChange>
        </w:rPr>
        <w:t>percentage</w:t>
      </w:r>
      <w:r>
        <w:rPr>
          <w:rFonts w:ascii="Times New Roman" w:cs="Times New Roman" w:hAnsi="Times New Roman"/>
          <w:sz w:val="28"/>
          <w:szCs w:val="28"/>
        </w:rPr>
        <w:t xml:space="preserve"> </w:t>
      </w:r>
      <w:r w:rsidRPr="010B1725">
        <w:rPr>
          <w:rFonts w:ascii="Times New Roman" w:cs="Times New Roman"/>
          <w:sz w:val="28"/>
          <w:szCs w:val="28"/>
          <w:rPrChange w:id="12447" w:author="user pc" w:date="2022-03-15T10:14:00Z">
            <w:rPr/>
          </w:rPrChange>
        </w:rPr>
        <w:t>deposited.</w:t>
      </w:r>
    </w:p>
    <w:p>
      <w:pPr>
        <w:pStyle w:val="style0"/>
        <w:rPr>
          <w:rFonts w:ascii="Times New Roman" w:cs="Times New Roman"/>
          <w:sz w:val="28"/>
          <w:szCs w:val="28"/>
          <w:rPrChange w:id="12448" w:author="user pc" w:date="2022-03-15T10:14:00Z">
            <w:rPr/>
          </w:rPrChange>
        </w:rPr>
      </w:pPr>
    </w:p>
    <w:p>
      <w:pPr>
        <w:pStyle w:val="style0"/>
        <w:rPr>
          <w:rFonts w:ascii="Times New Roman" w:cs="Times New Roman"/>
          <w:sz w:val="28"/>
          <w:szCs w:val="28"/>
          <w:rPrChange w:id="12449" w:author="user pc" w:date="2022-03-15T10:14:00Z">
            <w:rPr/>
          </w:rPrChange>
        </w:rPr>
      </w:pPr>
      <w:r w:rsidRPr="5EAA2A46">
        <w:rPr>
          <w:rFonts w:ascii="Times New Roman" w:cs="Times New Roman"/>
          <w:b/>
          <w:bCs/>
          <w:sz w:val="28"/>
          <w:szCs w:val="28"/>
          <w:rPrChange w:id="12450" w:author="user pc" w:date="2022-03-15T10:14:00Z">
            <w:rPr>
              <w:b/>
              <w:bCs/>
            </w:rPr>
          </w:rPrChange>
        </w:rPr>
        <w:t>Example 4:</w:t>
      </w:r>
      <w:r w:rsidRPr="C32F2C39">
        <w:rPr>
          <w:rFonts w:ascii="Times New Roman" w:cs="Times New Roman"/>
          <w:sz w:val="28"/>
          <w:szCs w:val="28"/>
          <w:rPrChange w:id="12451" w:author="user pc" w:date="2022-03-15T10:14:00Z">
            <w:rPr/>
          </w:rPrChange>
        </w:rPr>
        <w:t xml:space="preserve"> At 25 °C, evaporation of a 100 cm</w:t>
      </w:r>
      <w:r w:rsidRPr="1CC010CD">
        <w:rPr>
          <w:rFonts w:ascii="Times New Roman" w:cs="Times New Roman"/>
          <w:sz w:val="28"/>
          <w:szCs w:val="28"/>
          <w:vertAlign w:val="superscript"/>
          <w:rPrChange w:id="12452" w:author="user pc" w:date="2022-03-15T10:14:00Z">
            <w:rPr>
              <w:vertAlign w:val="superscript"/>
            </w:rPr>
          </w:rPrChange>
        </w:rPr>
        <w:t xml:space="preserve">3 </w:t>
      </w:r>
      <w:r w:rsidRPr="A860DEC2">
        <w:rPr>
          <w:rFonts w:ascii="Times New Roman" w:cs="Times New Roman"/>
          <w:sz w:val="28"/>
          <w:szCs w:val="28"/>
          <w:rPrChange w:id="12453" w:author="user pc" w:date="2022-03-15T10:14:00Z">
            <w:rPr/>
          </w:rPrChange>
        </w:rPr>
        <w:t>solution of K</w:t>
      </w:r>
      <w:r w:rsidRPr="5EBC6CEF">
        <w:rPr>
          <w:rFonts w:ascii="Times New Roman" w:cs="Times New Roman"/>
          <w:sz w:val="28"/>
          <w:szCs w:val="28"/>
          <w:vertAlign w:val="subscript"/>
          <w:rPrChange w:id="12454" w:author="user pc" w:date="2022-03-15T10:14:00Z">
            <w:rPr>
              <w:vertAlign w:val="subscript"/>
            </w:rPr>
          </w:rPrChange>
        </w:rPr>
        <w:t>2</w:t>
      </w:r>
      <w:r w:rsidRPr="A9B2E6D1">
        <w:rPr>
          <w:rFonts w:ascii="Times New Roman" w:cs="Times New Roman"/>
          <w:sz w:val="28"/>
          <w:szCs w:val="28"/>
          <w:rPrChange w:id="12455" w:author="user pc" w:date="2022-03-15T10:14:00Z">
            <w:rPr/>
          </w:rPrChange>
        </w:rPr>
        <w:t>CO</w:t>
      </w:r>
      <w:r w:rsidRPr="5DDEDD56">
        <w:rPr>
          <w:rFonts w:ascii="Times New Roman" w:cs="Times New Roman"/>
          <w:sz w:val="28"/>
          <w:szCs w:val="28"/>
          <w:vertAlign w:val="subscript"/>
          <w:rPrChange w:id="12456" w:author="user pc" w:date="2022-03-15T10:14:00Z">
            <w:rPr>
              <w:vertAlign w:val="subscript"/>
            </w:rPr>
          </w:rPrChange>
        </w:rPr>
        <w:t>3</w:t>
      </w:r>
      <w:r w:rsidRPr="343958B3">
        <w:rPr>
          <w:rFonts w:ascii="Times New Roman" w:cs="Times New Roman"/>
          <w:sz w:val="28"/>
          <w:szCs w:val="28"/>
          <w:rPrChange w:id="12457" w:author="user pc" w:date="2022-03-15T10:14:00Z">
            <w:rPr/>
          </w:rPrChange>
        </w:rPr>
        <w:t>to dryness gave 14 g of the salt. What is the solubility of K</w:t>
      </w:r>
      <w:r w:rsidRPr="DAFD2679">
        <w:rPr>
          <w:rFonts w:ascii="Times New Roman" w:cs="Times New Roman"/>
          <w:sz w:val="28"/>
          <w:szCs w:val="28"/>
          <w:vertAlign w:val="subscript"/>
          <w:rPrChange w:id="12458" w:author="user pc" w:date="2022-03-15T10:14:00Z">
            <w:rPr>
              <w:vertAlign w:val="subscript"/>
            </w:rPr>
          </w:rPrChange>
        </w:rPr>
        <w:t>2</w:t>
      </w:r>
      <w:r w:rsidRPr="B1C3C278">
        <w:rPr>
          <w:rFonts w:ascii="Times New Roman" w:cs="Times New Roman"/>
          <w:sz w:val="28"/>
          <w:szCs w:val="28"/>
          <w:rPrChange w:id="12459" w:author="user pc" w:date="2022-03-15T10:14:00Z">
            <w:rPr/>
          </w:rPrChange>
        </w:rPr>
        <w:t>CO</w:t>
      </w:r>
      <w:r w:rsidRPr="5ECDDBFE">
        <w:rPr>
          <w:rFonts w:ascii="Times New Roman" w:cs="Times New Roman"/>
          <w:sz w:val="28"/>
          <w:szCs w:val="28"/>
          <w:vertAlign w:val="subscript"/>
          <w:rPrChange w:id="12460" w:author="user pc" w:date="2022-03-15T10:14:00Z">
            <w:rPr>
              <w:vertAlign w:val="subscript"/>
            </w:rPr>
          </w:rPrChange>
        </w:rPr>
        <w:t>3</w:t>
      </w:r>
      <w:r w:rsidRPr="E2FBB3AA">
        <w:rPr>
          <w:rFonts w:ascii="Times New Roman" w:cs="Times New Roman"/>
          <w:sz w:val="28"/>
          <w:szCs w:val="28"/>
          <w:rPrChange w:id="12461" w:author="user pc" w:date="2022-03-15T10:14:00Z">
            <w:rPr/>
          </w:rPrChange>
        </w:rPr>
        <w:t xml:space="preserve"> at 25 °C? [K</w:t>
      </w:r>
      <w:r w:rsidRPr="4F41FD4F">
        <w:rPr>
          <w:rFonts w:ascii="Times New Roman" w:cs="Times New Roman"/>
          <w:sz w:val="28"/>
          <w:szCs w:val="28"/>
          <w:vertAlign w:val="subscript"/>
          <w:rPrChange w:id="12462" w:author="user pc" w:date="2022-03-15T10:14:00Z">
            <w:rPr>
              <w:vertAlign w:val="subscript"/>
            </w:rPr>
          </w:rPrChange>
        </w:rPr>
        <w:t>2</w:t>
      </w:r>
      <w:r w:rsidRPr="1723A37D">
        <w:rPr>
          <w:rFonts w:ascii="Times New Roman" w:cs="Times New Roman"/>
          <w:sz w:val="28"/>
          <w:szCs w:val="28"/>
          <w:rPrChange w:id="12463" w:author="user pc" w:date="2022-03-15T10:14:00Z">
            <w:rPr/>
          </w:rPrChange>
        </w:rPr>
        <w:t>CO</w:t>
      </w:r>
      <w:r w:rsidRPr="00DFE800">
        <w:rPr>
          <w:rFonts w:ascii="Times New Roman" w:cs="Times New Roman"/>
          <w:sz w:val="28"/>
          <w:szCs w:val="28"/>
          <w:vertAlign w:val="subscript"/>
          <w:rPrChange w:id="12464" w:author="user pc" w:date="2022-03-15T10:14:00Z">
            <w:rPr>
              <w:vertAlign w:val="subscript"/>
            </w:rPr>
          </w:rPrChange>
        </w:rPr>
        <w:t>3</w:t>
      </w:r>
      <w:r w:rsidRPr="3E2D26F8">
        <w:rPr>
          <w:rFonts w:ascii="Times New Roman" w:cs="Times New Roman"/>
          <w:sz w:val="28"/>
          <w:szCs w:val="28"/>
          <w:rPrChange w:id="12465" w:author="user pc" w:date="2022-03-15T10:14:00Z">
            <w:rPr/>
          </w:rPrChange>
        </w:rPr>
        <w:t>= 56]</w:t>
      </w:r>
    </w:p>
    <w:p>
      <w:pPr>
        <w:pStyle w:val="style0"/>
        <w:rPr>
          <w:rFonts w:ascii="Times New Roman" w:cs="Times New Roman"/>
          <w:b/>
          <w:bCs/>
          <w:color w:val="36363d"/>
          <w:sz w:val="28"/>
          <w:szCs w:val="28"/>
          <w:rPrChange w:id="12466" w:author="user pc" w:date="2022-03-15T10:14:00Z">
            <w:rPr>
              <w:b/>
              <w:bCs/>
              <w:color w:val="36363d"/>
            </w:rPr>
          </w:rPrChange>
        </w:rPr>
      </w:pPr>
      <w:r w:rsidRPr="D49ED7E7">
        <w:rPr>
          <w:rFonts w:ascii="Times New Roman" w:cs="Times New Roman"/>
          <w:b/>
          <w:bCs/>
          <w:color w:val="36363d"/>
          <w:sz w:val="28"/>
          <w:szCs w:val="28"/>
          <w:rPrChange w:id="12467" w:author="user pc" w:date="2022-03-15T10:14:00Z">
            <w:rPr>
              <w:b/>
              <w:bCs/>
              <w:color w:val="36363d"/>
            </w:rPr>
          </w:rPrChange>
        </w:rPr>
        <w:t>Solution</w:t>
      </w:r>
    </w:p>
    <w:p>
      <w:pPr>
        <w:pStyle w:val="style0"/>
        <w:rPr>
          <w:rFonts w:ascii="Times New Roman" w:cs="Times New Roman"/>
          <w:color w:val="36363d"/>
          <w:sz w:val="28"/>
          <w:szCs w:val="28"/>
          <w:rPrChange w:id="12468" w:author="user pc" w:date="2022-03-15T10:14:00Z">
            <w:rPr>
              <w:color w:val="36363d"/>
            </w:rPr>
          </w:rPrChange>
        </w:rPr>
      </w:pPr>
      <w:r w:rsidRPr="10716E96">
        <w:rPr>
          <w:rFonts w:ascii="Times New Roman" w:cs="Times New Roman"/>
          <w:color w:val="36363d"/>
          <w:sz w:val="28"/>
          <w:szCs w:val="28"/>
          <w:rPrChange w:id="12469" w:author="user pc" w:date="2022-03-15T10:14:00Z">
            <w:rPr>
              <w:color w:val="36363d"/>
            </w:rPr>
          </w:rPrChange>
        </w:rPr>
        <w:t xml:space="preserve">1. Calculate the molar mass of the dissolved compound as the sum of mass of all atoms in the molecule.  Molar mass </w:t>
      </w:r>
      <w:r w:rsidRPr="F9F46443">
        <w:rPr>
          <w:rFonts w:ascii="Times New Roman" w:cs="Times New Roman"/>
          <w:sz w:val="28"/>
          <w:szCs w:val="28"/>
          <w:rPrChange w:id="12470" w:author="user pc" w:date="2022-03-15T10:14:00Z">
            <w:rPr/>
          </w:rPrChange>
        </w:rPr>
        <w:t>K</w:t>
      </w:r>
      <w:r w:rsidRPr="8C2CB3A5">
        <w:rPr>
          <w:rFonts w:ascii="Times New Roman" w:cs="Times New Roman"/>
          <w:sz w:val="28"/>
          <w:szCs w:val="28"/>
          <w:vertAlign w:val="subscript"/>
          <w:rPrChange w:id="12471" w:author="user pc" w:date="2022-03-15T10:14:00Z">
            <w:rPr>
              <w:vertAlign w:val="subscript"/>
            </w:rPr>
          </w:rPrChange>
        </w:rPr>
        <w:t>2</w:t>
      </w:r>
      <w:r w:rsidRPr="7C1D0FBE">
        <w:rPr>
          <w:rFonts w:ascii="Times New Roman" w:cs="Times New Roman"/>
          <w:sz w:val="28"/>
          <w:szCs w:val="28"/>
          <w:rPrChange w:id="12472" w:author="user pc" w:date="2022-03-15T10:14:00Z">
            <w:rPr/>
          </w:rPrChange>
        </w:rPr>
        <w:t>CO</w:t>
      </w:r>
      <w:r w:rsidRPr="0484E479">
        <w:rPr>
          <w:rFonts w:ascii="Times New Roman" w:cs="Times New Roman"/>
          <w:sz w:val="28"/>
          <w:szCs w:val="28"/>
          <w:vertAlign w:val="subscript"/>
          <w:rPrChange w:id="12473" w:author="user pc" w:date="2022-03-15T10:14:00Z">
            <w:rPr>
              <w:vertAlign w:val="subscript"/>
            </w:rPr>
          </w:rPrChange>
        </w:rPr>
        <w:t>3</w:t>
      </w:r>
      <w:r>
        <w:rPr>
          <w:rFonts w:ascii="Times New Roman" w:cs="Times New Roman" w:hAnsi="Times New Roman"/>
          <w:color w:val="36363d"/>
          <w:sz w:val="28"/>
          <w:szCs w:val="28"/>
        </w:rPr>
        <w:t xml:space="preserve"> = 39× 2 + </w:t>
      </w:r>
      <w:r w:rsidRPr="5AE442C0">
        <w:rPr>
          <w:rFonts w:ascii="Times New Roman" w:cs="Times New Roman"/>
          <w:color w:val="36363d"/>
          <w:sz w:val="28"/>
          <w:szCs w:val="28"/>
          <w:rPrChange w:id="12474" w:author="user pc" w:date="2022-03-15T10:14:00Z">
            <w:rPr>
              <w:color w:val="36363d"/>
            </w:rPr>
          </w:rPrChange>
        </w:rPr>
        <w:t>12× 1 + 16 x 3 = 138 g/mol.</w:t>
      </w:r>
    </w:p>
    <w:p>
      <w:pPr>
        <w:pStyle w:val="style0"/>
        <w:rPr>
          <w:rFonts w:ascii="Times New Roman" w:cs="Times New Roman"/>
          <w:color w:val="36363d"/>
          <w:sz w:val="28"/>
          <w:szCs w:val="28"/>
          <w:rPrChange w:id="12475" w:author="user pc" w:date="2022-03-15T10:14:00Z">
            <w:rPr>
              <w:color w:val="36363d"/>
            </w:rPr>
          </w:rPrChange>
        </w:rPr>
      </w:pPr>
      <w:r w:rsidRPr="3E25095F">
        <w:rPr>
          <w:rFonts w:ascii="Times New Roman" w:cs="Times New Roman"/>
          <w:color w:val="36363d"/>
          <w:sz w:val="28"/>
          <w:szCs w:val="28"/>
          <w:rPrChange w:id="12476" w:author="user pc" w:date="2022-03-15T10:14:00Z">
            <w:rPr>
              <w:color w:val="36363d"/>
            </w:rPr>
          </w:rPrChange>
        </w:rPr>
        <w:t>2. Divide the mass of the dissolved compound</w:t>
      </w:r>
      <w:r>
        <w:rPr>
          <w:rFonts w:ascii="Times New Roman" w:cs="Times New Roman" w:hAnsi="Times New Roman"/>
          <w:color w:val="36363d"/>
          <w:sz w:val="28"/>
          <w:szCs w:val="28"/>
        </w:rPr>
        <w:t xml:space="preserve"> </w:t>
      </w:r>
      <w:r w:rsidRPr="69AE5B29">
        <w:rPr>
          <w:rFonts w:ascii="Times New Roman" w:cs="Times New Roman"/>
          <w:color w:val="36363d"/>
          <w:sz w:val="28"/>
          <w:szCs w:val="28"/>
          <w:rPrChange w:id="12477" w:author="user pc" w:date="2022-03-15T10:14:00Z">
            <w:rPr>
              <w:color w:val="36363d"/>
            </w:rPr>
          </w:rPrChange>
        </w:rPr>
        <w:t>(14g) by its molar mass to calculate the number of moles. This would be: Number of moles (</w:t>
      </w:r>
      <w:r w:rsidRPr="64D6250E">
        <w:rPr>
          <w:rFonts w:ascii="Times New Roman" w:cs="Times New Roman"/>
          <w:sz w:val="28"/>
          <w:szCs w:val="28"/>
          <w:rPrChange w:id="12478" w:author="user pc" w:date="2022-03-15T10:14:00Z">
            <w:rPr/>
          </w:rPrChange>
        </w:rPr>
        <w:t>K</w:t>
      </w:r>
      <w:r w:rsidRPr="6F499677">
        <w:rPr>
          <w:rFonts w:ascii="Times New Roman" w:cs="Times New Roman"/>
          <w:sz w:val="28"/>
          <w:szCs w:val="28"/>
          <w:vertAlign w:val="subscript"/>
          <w:rPrChange w:id="12479" w:author="user pc" w:date="2022-03-15T10:14:00Z">
            <w:rPr>
              <w:vertAlign w:val="subscript"/>
            </w:rPr>
          </w:rPrChange>
        </w:rPr>
        <w:t>2</w:t>
      </w:r>
      <w:r w:rsidRPr="342ADF2A">
        <w:rPr>
          <w:rFonts w:ascii="Times New Roman" w:cs="Times New Roman"/>
          <w:sz w:val="28"/>
          <w:szCs w:val="28"/>
          <w:rPrChange w:id="12480" w:author="user pc" w:date="2022-03-15T10:14:00Z">
            <w:rPr/>
          </w:rPrChange>
        </w:rPr>
        <w:t>CO</w:t>
      </w:r>
      <w:r w:rsidRPr="DCDB8D94">
        <w:rPr>
          <w:rFonts w:ascii="Times New Roman" w:cs="Times New Roman"/>
          <w:sz w:val="28"/>
          <w:szCs w:val="28"/>
          <w:vertAlign w:val="subscript"/>
          <w:rPrChange w:id="12481" w:author="user pc" w:date="2022-03-15T10:14:00Z">
            <w:rPr>
              <w:vertAlign w:val="subscript"/>
            </w:rPr>
          </w:rPrChange>
        </w:rPr>
        <w:t>3</w:t>
      </w:r>
      <w:r w:rsidRPr="551ED87D">
        <w:rPr>
          <w:rFonts w:ascii="Times New Roman" w:cs="Times New Roman"/>
          <w:color w:val="36363d"/>
          <w:sz w:val="28"/>
          <w:szCs w:val="28"/>
          <w:rPrChange w:id="12482" w:author="user pc" w:date="2022-03-15T10:14:00Z">
            <w:rPr>
              <w:color w:val="36363d"/>
            </w:rPr>
          </w:rPrChange>
        </w:rPr>
        <w:t>) =14g /138g/mole = 0.005 moles.</w:t>
      </w:r>
    </w:p>
    <w:p>
      <w:pPr>
        <w:pStyle w:val="style0"/>
        <w:rPr>
          <w:rFonts w:ascii="Times New Roman" w:cs="Times New Roman"/>
          <w:color w:val="36363d"/>
          <w:sz w:val="28"/>
          <w:szCs w:val="28"/>
          <w:rPrChange w:id="12483" w:author="user pc" w:date="2022-03-15T10:14:00Z">
            <w:rPr>
              <w:color w:val="36363d"/>
            </w:rPr>
          </w:rPrChange>
        </w:rPr>
      </w:pPr>
      <w:r w:rsidRPr="5B2554E3">
        <w:rPr>
          <w:rFonts w:ascii="Times New Roman" w:cs="Times New Roman"/>
          <w:color w:val="36363d"/>
          <w:sz w:val="28"/>
          <w:szCs w:val="28"/>
          <w:rPrChange w:id="12484" w:author="user pc" w:date="2022-03-15T10:14:00Z">
            <w:rPr>
              <w:color w:val="36363d"/>
            </w:rPr>
          </w:rPrChange>
        </w:rPr>
        <w:t>3. Divide the number of moles by the solution volume in liters or dm</w:t>
      </w:r>
      <w:r w:rsidRPr="D574381F">
        <w:rPr>
          <w:rFonts w:ascii="Times New Roman" w:cs="Times New Roman"/>
          <w:color w:val="36363d"/>
          <w:sz w:val="28"/>
          <w:szCs w:val="28"/>
          <w:vertAlign w:val="superscript"/>
          <w:rPrChange w:id="12485" w:author="user pc" w:date="2022-03-15T10:14:00Z">
            <w:rPr>
              <w:color w:val="36363d"/>
              <w:vertAlign w:val="superscript"/>
            </w:rPr>
          </w:rPrChange>
        </w:rPr>
        <w:t>3</w:t>
      </w:r>
      <w:r w:rsidRPr="CD9FBA7A">
        <w:rPr>
          <w:rFonts w:ascii="Times New Roman" w:cs="Times New Roman"/>
          <w:color w:val="36363d"/>
          <w:sz w:val="28"/>
          <w:szCs w:val="28"/>
          <w:rPrChange w:id="12486" w:author="user pc" w:date="2022-03-15T10:14:00Z">
            <w:rPr>
              <w:color w:val="36363d"/>
            </w:rPr>
          </w:rPrChange>
        </w:rPr>
        <w:t xml:space="preserve"> to calculate solubility in mole/L or mol/dm</w:t>
      </w:r>
      <w:r w:rsidRPr="0180C655">
        <w:rPr>
          <w:rFonts w:ascii="Times New Roman" w:cs="Times New Roman"/>
          <w:color w:val="36363d"/>
          <w:sz w:val="28"/>
          <w:szCs w:val="28"/>
          <w:vertAlign w:val="superscript"/>
          <w:rPrChange w:id="12487" w:author="user pc" w:date="2022-03-15T10:14:00Z">
            <w:rPr>
              <w:color w:val="36363d"/>
              <w:vertAlign w:val="superscript"/>
            </w:rPr>
          </w:rPrChange>
        </w:rPr>
        <w:t>3</w:t>
      </w:r>
      <w:r w:rsidRPr="246B8E04">
        <w:rPr>
          <w:rFonts w:ascii="Times New Roman" w:cs="Times New Roman"/>
          <w:color w:val="36363d"/>
          <w:sz w:val="28"/>
          <w:szCs w:val="28"/>
          <w:rPrChange w:id="12488" w:author="user pc" w:date="2022-03-15T10:14:00Z">
            <w:rPr>
              <w:color w:val="36363d"/>
            </w:rPr>
          </w:rPrChange>
        </w:rPr>
        <w:t>. In our example, the solution volume is 100 cm</w:t>
      </w:r>
      <w:r w:rsidRPr="F11D2EFD">
        <w:rPr>
          <w:rFonts w:ascii="Times New Roman" w:cs="Times New Roman"/>
          <w:color w:val="36363d"/>
          <w:sz w:val="28"/>
          <w:szCs w:val="28"/>
          <w:vertAlign w:val="superscript"/>
          <w:rPrChange w:id="12489" w:author="user pc" w:date="2022-03-15T10:14:00Z">
            <w:rPr>
              <w:color w:val="36363d"/>
              <w:vertAlign w:val="superscript"/>
            </w:rPr>
          </w:rPrChange>
        </w:rPr>
        <w:t>3</w:t>
      </w:r>
      <w:r w:rsidRPr="CA56B259">
        <w:rPr>
          <w:rFonts w:ascii="Times New Roman" w:cs="Times New Roman"/>
          <w:color w:val="36363d"/>
          <w:sz w:val="28"/>
          <w:szCs w:val="28"/>
          <w:rPrChange w:id="12490" w:author="user pc" w:date="2022-03-15T10:14:00Z">
            <w:rPr>
              <w:color w:val="36363d"/>
            </w:rPr>
          </w:rPrChange>
        </w:rPr>
        <w:t>or 0.1dm</w:t>
      </w:r>
      <w:r w:rsidRPr="6AE3E8C2">
        <w:rPr>
          <w:rFonts w:ascii="Times New Roman" w:cs="Times New Roman"/>
          <w:color w:val="36363d"/>
          <w:sz w:val="28"/>
          <w:szCs w:val="28"/>
          <w:vertAlign w:val="superscript"/>
          <w:rPrChange w:id="12491" w:author="user pc" w:date="2022-03-15T10:14:00Z">
            <w:rPr>
              <w:color w:val="36363d"/>
              <w:vertAlign w:val="superscript"/>
            </w:rPr>
          </w:rPrChange>
        </w:rPr>
        <w:t>3</w:t>
      </w:r>
      <w:r w:rsidRPr="47042728">
        <w:rPr>
          <w:rFonts w:ascii="Times New Roman" w:cs="Times New Roman"/>
          <w:color w:val="36363d"/>
          <w:sz w:val="28"/>
          <w:szCs w:val="28"/>
          <w:rPrChange w:id="12492" w:author="user pc" w:date="2022-03-15T10:14:00Z">
            <w:rPr>
              <w:color w:val="36363d"/>
            </w:rPr>
          </w:rPrChange>
        </w:rPr>
        <w:t xml:space="preserve">. The solubility of </w:t>
      </w:r>
      <w:r w:rsidRPr="436605C4">
        <w:rPr>
          <w:rFonts w:ascii="Times New Roman" w:cs="Times New Roman"/>
          <w:sz w:val="28"/>
          <w:szCs w:val="28"/>
          <w:rPrChange w:id="12493" w:author="user pc" w:date="2022-03-15T10:14:00Z">
            <w:rPr/>
          </w:rPrChange>
        </w:rPr>
        <w:t>K</w:t>
      </w:r>
      <w:r w:rsidRPr="674D8355">
        <w:rPr>
          <w:rFonts w:ascii="Times New Roman" w:cs="Times New Roman"/>
          <w:sz w:val="28"/>
          <w:szCs w:val="28"/>
          <w:vertAlign w:val="subscript"/>
          <w:rPrChange w:id="12494" w:author="user pc" w:date="2022-03-15T10:14:00Z">
            <w:rPr>
              <w:vertAlign w:val="subscript"/>
            </w:rPr>
          </w:rPrChange>
        </w:rPr>
        <w:t>2</w:t>
      </w:r>
      <w:r w:rsidRPr="9C4C6B57">
        <w:rPr>
          <w:rFonts w:ascii="Times New Roman" w:cs="Times New Roman"/>
          <w:sz w:val="28"/>
          <w:szCs w:val="28"/>
          <w:rPrChange w:id="12495" w:author="user pc" w:date="2022-03-15T10:14:00Z">
            <w:rPr/>
          </w:rPrChange>
        </w:rPr>
        <w:t>CO</w:t>
      </w:r>
      <w:r w:rsidRPr="D98201AC">
        <w:rPr>
          <w:rFonts w:ascii="Times New Roman" w:cs="Times New Roman"/>
          <w:sz w:val="28"/>
          <w:szCs w:val="28"/>
          <w:vertAlign w:val="subscript"/>
          <w:rPrChange w:id="12496" w:author="user pc" w:date="2022-03-15T10:14:00Z">
            <w:rPr>
              <w:vertAlign w:val="subscript"/>
            </w:rPr>
          </w:rPrChange>
        </w:rPr>
        <w:t>3</w:t>
      </w:r>
      <w:r>
        <w:rPr>
          <w:rFonts w:ascii="Times New Roman" w:cs="Times New Roman" w:hAnsi="Times New Roman"/>
          <w:sz w:val="28"/>
          <w:szCs w:val="28"/>
          <w:vertAlign w:val="subscript"/>
        </w:rPr>
        <w:t xml:space="preserve"> </w:t>
      </w:r>
      <w:r w:rsidRPr="AAF11C3D">
        <w:rPr>
          <w:rFonts w:ascii="Times New Roman" w:cs="Times New Roman"/>
          <w:color w:val="36363d"/>
          <w:sz w:val="28"/>
          <w:szCs w:val="28"/>
          <w:rPrChange w:id="12497" w:author="user pc" w:date="2022-03-15T10:14:00Z">
            <w:rPr>
              <w:color w:val="36363d"/>
            </w:rPr>
          </w:rPrChange>
        </w:rPr>
        <w:t>= 0.005 mol/0.1dm</w:t>
      </w:r>
      <w:r w:rsidRPr="C99DBAD4">
        <w:rPr>
          <w:rFonts w:ascii="Times New Roman" w:cs="Times New Roman"/>
          <w:color w:val="36363d"/>
          <w:sz w:val="28"/>
          <w:szCs w:val="28"/>
          <w:vertAlign w:val="superscript"/>
          <w:rPrChange w:id="12498" w:author="user pc" w:date="2022-03-15T10:14:00Z">
            <w:rPr>
              <w:color w:val="36363d"/>
              <w:vertAlign w:val="superscript"/>
            </w:rPr>
          </w:rPrChange>
        </w:rPr>
        <w:t>3</w:t>
      </w:r>
      <w:r w:rsidRPr="92D0FA25">
        <w:rPr>
          <w:rFonts w:ascii="Times New Roman" w:cs="Times New Roman"/>
          <w:color w:val="36363d"/>
          <w:sz w:val="28"/>
          <w:szCs w:val="28"/>
          <w:rPrChange w:id="12499" w:author="user pc" w:date="2022-03-15T10:14:00Z">
            <w:rPr>
              <w:color w:val="36363d"/>
            </w:rPr>
          </w:rPrChange>
        </w:rPr>
        <w:t>= 1.01 moldm</w:t>
      </w:r>
      <w:r w:rsidRPr="356FA593">
        <w:rPr>
          <w:rFonts w:ascii="Times New Roman" w:cs="Times New Roman"/>
          <w:color w:val="36363d"/>
          <w:sz w:val="28"/>
          <w:szCs w:val="28"/>
          <w:vertAlign w:val="superscript"/>
          <w:rPrChange w:id="12500" w:author="user pc" w:date="2022-03-15T10:14:00Z">
            <w:rPr>
              <w:color w:val="36363d"/>
              <w:vertAlign w:val="superscript"/>
            </w:rPr>
          </w:rPrChange>
        </w:rPr>
        <w:t>-3</w:t>
      </w:r>
      <w:r w:rsidRPr="164F247B">
        <w:rPr>
          <w:rFonts w:ascii="Times New Roman" w:cs="Times New Roman"/>
          <w:color w:val="36363d"/>
          <w:sz w:val="28"/>
          <w:szCs w:val="28"/>
          <w:rPrChange w:id="12501" w:author="user pc" w:date="2022-03-15T10:14:00Z">
            <w:rPr>
              <w:color w:val="36363d"/>
            </w:rPr>
          </w:rPrChange>
        </w:rPr>
        <w:t>.</w:t>
      </w:r>
    </w:p>
    <w:p>
      <w:pPr>
        <w:pStyle w:val="style0"/>
        <w:rPr>
          <w:rFonts w:ascii="Times New Roman" w:cs="Times New Roman" w:hAnsi="Times New Roman"/>
          <w:sz w:val="28"/>
          <w:szCs w:val="28"/>
        </w:rPr>
      </w:pPr>
      <w:r>
        <w:rPr>
          <w:rFonts w:ascii="Times New Roman" w:cs="Times New Roman" w:hAnsi="Times New Roman"/>
          <w:sz w:val="28"/>
          <w:szCs w:val="28"/>
        </w:rPr>
        <w:t>Alternatively;</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Solubility= </m:t>
          </m:r>
          <m:f>
            <m:fPr>
              <m:ctrlPr>
                <w:rPr>
                  <w:rFonts w:ascii="Cambria Math" w:cs="Times New Roman" w:hAnsi="Cambria Math"/>
                  <w:i/>
                  <w:sz w:val="28"/>
                  <w:szCs w:val="28"/>
                </w:rPr>
              </m:ctrlPr>
            </m:fPr>
            <m:num>
              <m:r>
                <w:rPr>
                  <w:rFonts w:ascii="Cambria Math" w:cs="Times New Roman" w:hAnsi="Cambria Math"/>
                  <w:sz w:val="28"/>
                  <w:szCs w:val="28"/>
                </w:rPr>
                <m:t>mass of salt</m:t>
              </m:r>
            </m:num>
            <m:den>
              <m:r>
                <w:rPr>
                  <w:rFonts w:ascii="Cambria Math" w:cs="Times New Roman" w:hAnsi="Cambria Math"/>
                  <w:sz w:val="28"/>
                  <w:szCs w:val="28"/>
                </w:rPr>
                <m:t>molar mass</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 xml:space="preserve">volume of solution </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Sol</m:t>
          </m:r>
          <m:r>
            <w:rPr>
              <w:rFonts w:ascii="Times New Roman" w:cs="Times New Roman" w:hAnsi="Times New Roman"/>
              <w:sz w:val="28"/>
              <w:szCs w:val="28"/>
            </w:rPr>
            <m:t>u</m:t>
          </m:r>
          <m:r>
            <w:rPr>
              <w:rFonts w:ascii="Cambria Math" w:cs="Times New Roman" w:hAnsi="Cambria Math"/>
              <w:sz w:val="28"/>
              <w:szCs w:val="28"/>
            </w:rPr>
            <m:t xml:space="preserve">bility= </m:t>
          </m:r>
          <m:f>
            <m:fPr>
              <m:ctrlPr>
                <w:rPr>
                  <w:rFonts w:ascii="Cambria Math" w:cs="Times New Roman" w:hAnsi="Cambria Math"/>
                  <w:i/>
                  <w:sz w:val="28"/>
                  <w:szCs w:val="28"/>
                </w:rPr>
              </m:ctrlPr>
            </m:fPr>
            <m:num>
              <m:r>
                <w:rPr>
                  <w:rFonts w:ascii="Cambria Math" w:cs="Times New Roman" w:hAnsi="Cambria Math"/>
                  <w:sz w:val="28"/>
                  <w:szCs w:val="28"/>
                </w:rPr>
                <m:t>14</m:t>
              </m:r>
            </m:num>
            <m:den>
              <m:r>
                <w:rPr>
                  <w:rFonts w:ascii="Cambria Math" w:cs="Times New Roman" w:hAnsi="Cambria Math"/>
                  <w:sz w:val="28"/>
                  <w:szCs w:val="28"/>
                </w:rPr>
                <m:t>138</m:t>
              </m:r>
            </m:den>
          </m:f>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100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den>
          </m:f>
          <m:r>
            <w:rPr>
              <w:rFonts w:ascii="Cambria Math" w:cs="Times New Roman" w:hAnsi="Cambria Math"/>
              <w:sz w:val="28"/>
              <w:szCs w:val="28"/>
            </w:rPr>
            <m:t>=1.01mold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 xml:space="preserve">Example 5: </w:t>
      </w:r>
      <w:r>
        <w:rPr>
          <w:rFonts w:ascii="Times New Roman" w:cs="Times New Roman" w:hAnsi="Times New Roman"/>
          <w:sz w:val="28"/>
          <w:szCs w:val="28"/>
        </w:rPr>
        <w:t>Water was added to 120g of a salt MCl</w:t>
      </w:r>
      <w:r>
        <w:rPr>
          <w:rFonts w:ascii="Times New Roman" w:cs="Times New Roman" w:hAnsi="Times New Roman"/>
          <w:sz w:val="28"/>
          <w:szCs w:val="28"/>
          <w:vertAlign w:val="subscript"/>
        </w:rPr>
        <w:t>2</w:t>
      </w:r>
      <w:r>
        <w:rPr>
          <w:rFonts w:ascii="Times New Roman" w:cs="Times New Roman" w:hAnsi="Times New Roman"/>
          <w:sz w:val="28"/>
          <w:szCs w:val="28"/>
        </w:rPr>
        <w:t xml:space="preserve"> to produce 60 cm</w:t>
      </w:r>
      <w:r>
        <w:rPr>
          <w:rFonts w:ascii="Times New Roman" w:cs="Times New Roman" w:hAnsi="Times New Roman"/>
          <w:sz w:val="28"/>
          <w:szCs w:val="28"/>
          <w:vertAlign w:val="superscript"/>
        </w:rPr>
        <w:t>3</w:t>
      </w:r>
      <w:r>
        <w:rPr>
          <w:rFonts w:ascii="Times New Roman" w:cs="Times New Roman" w:hAnsi="Times New Roman"/>
          <w:sz w:val="28"/>
          <w:szCs w:val="28"/>
        </w:rPr>
        <w:t xml:space="preserve"> of a saturated solution at 298K. The solubility of the salt at that temperature was 8.0 </w:t>
      </w:r>
      <w:r>
        <w:rPr>
          <w:rFonts w:ascii="Times New Roman" w:cs="Times New Roman" w:hAnsi="Times New Roman"/>
          <w:sz w:val="28"/>
          <w:szCs w:val="28"/>
        </w:rPr>
        <w:br/>
      </w:r>
      <m:oMath>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w:r>
        <w:rPr>
          <w:rFonts w:ascii="Times New Roman" w:cs="Times New Roman" w:hAnsi="Times New Roman"/>
          <w:sz w:val="28"/>
          <w:szCs w:val="28"/>
        </w:rPr>
        <w:t>. Calculate the mass of the salt which remains undissolved. [M = 24, Cl = 35.5].</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Concentration= </m:t>
          </m:r>
          <m:f>
            <m:fPr>
              <m:ctrlPr>
                <w:rPr>
                  <w:rFonts w:ascii="Cambria Math" w:cs="Times New Roman" w:hAnsi="Cambria Math"/>
                  <w:i/>
                  <w:sz w:val="28"/>
                  <w:szCs w:val="28"/>
                </w:rPr>
              </m:ctrlPr>
            </m:fPr>
            <m:num>
              <m:r>
                <w:rPr>
                  <w:rFonts w:ascii="Cambria Math" w:cs="Times New Roman" w:hAnsi="Cambria Math"/>
                  <w:sz w:val="28"/>
                  <w:szCs w:val="28"/>
                </w:rPr>
                <m:t>Amount(Mole)</m:t>
              </m:r>
            </m:num>
            <m:den>
              <m:r>
                <w:rPr>
                  <w:rFonts w:ascii="Cambria Math" w:cs="Times New Roman" w:hAnsi="Cambria Math"/>
                  <w:sz w:val="28"/>
                  <w:szCs w:val="28"/>
                </w:rPr>
                <m:t>Volume(d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=1d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60c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That is </m:t>
          </m:r>
          <m:f>
            <m:fPr>
              <m:ctrlPr>
                <w:rPr>
                  <w:rFonts w:ascii="Cambria Math" w:cs="Times New Roman" w:hAnsi="Cambria Math"/>
                  <w:i/>
                  <w:sz w:val="28"/>
                  <w:szCs w:val="28"/>
                </w:rPr>
              </m:ctrlPr>
            </m:fPr>
            <m:num>
              <m:r>
                <w:rPr>
                  <w:rFonts w:ascii="Cambria Math" w:cs="Times New Roman" w:hAnsi="Cambria Math"/>
                  <w:sz w:val="28"/>
                  <w:szCs w:val="28"/>
                </w:rPr>
                <m:t>1d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×60c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den>
          </m:f>
          <m:r>
            <w:rPr>
              <w:rFonts w:ascii="Cambria Math" w:cs="Times New Roman" w:hAnsi="Cambria Math"/>
              <w:sz w:val="28"/>
              <w:szCs w:val="28"/>
            </w:rPr>
            <m:t>=0.06d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8.0mold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Amount(Mole)</m:t>
              </m:r>
            </m:num>
            <m:den>
              <m:r>
                <w:rPr>
                  <w:rFonts w:ascii="Cambria Math" w:cs="Times New Roman" w:hAnsi="Cambria Math"/>
                  <w:sz w:val="28"/>
                  <w:szCs w:val="28"/>
                </w:rPr>
                <m:t>0.06d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den>
          </m:f>
        </m:oMath>
      </m:oMathPara>
    </w:p>
    <w:p>
      <w:pPr>
        <w:pStyle w:val="style0"/>
        <w:rPr>
          <w:rFonts w:ascii="Times New Roman" w:cs="Times New Roman" w:hAnsi="Times New Roman"/>
          <w:sz w:val="28"/>
          <w:szCs w:val="28"/>
        </w:rPr>
      </w:pPr>
      <m:oMath>
        <m:r>
          <w:rPr>
            <w:rFonts w:ascii="Cambria Math" w:cs="Times New Roman" w:hAnsi="Cambria Math"/>
            <w:sz w:val="28"/>
            <w:szCs w:val="28"/>
          </w:rPr>
          <m:t>Amount(Mole)</m:t>
        </m:r>
      </m:oMath>
      <w:r>
        <w:rPr>
          <w:rFonts w:ascii="Times New Roman" w:cs="Times New Roman" w:hAnsi="Times New Roman"/>
          <w:sz w:val="28"/>
          <w:szCs w:val="28"/>
        </w:rPr>
        <w:t xml:space="preserve"> = </w:t>
      </w:r>
      <m:oMath>
        <m:r>
          <w:rPr>
            <w:rFonts w:ascii="Cambria Math" w:cs="Times New Roman" w:hAnsi="Cambria Math"/>
            <w:sz w:val="28"/>
            <w:szCs w:val="28"/>
          </w:rPr>
          <m:t>8.0mold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×0.06d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=0.48mol</m:t>
        </m:r>
      </m:oMath>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Amount=</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Molar mass</m:t>
              </m:r>
            </m:den>
          </m:f>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 Mass of MC</m:t>
          </m:r>
          <m:sSub>
            <m:sSubPr>
              <m:ctrlPr>
                <w:rPr>
                  <w:rFonts w:ascii="Cambria Math" w:cs="Times New Roman" w:hAnsi="Cambria Math"/>
                  <w:i/>
                  <w:sz w:val="28"/>
                  <w:szCs w:val="28"/>
                </w:rPr>
              </m:ctrlPr>
            </m:sSubPr>
            <m:e>
              <m:r>
                <w:rPr>
                  <w:rFonts w:ascii="Cambria Math" w:cs="Times New Roman" w:hAnsi="Cambria Math"/>
                  <w:sz w:val="28"/>
                  <w:szCs w:val="28"/>
                </w:rPr>
                <m:t>l</m:t>
              </m:r>
            </m:e>
            <m:sub>
              <m:r>
                <w:rPr>
                  <w:rFonts w:ascii="Cambria Math" w:cs="Times New Roman" w:hAnsi="Cambria Math"/>
                  <w:sz w:val="28"/>
                  <w:szCs w:val="28"/>
                </w:rPr>
                <m:t>2</m:t>
              </m:r>
            </m:sub>
          </m:sSub>
          <m:r>
            <w:rPr>
              <w:rFonts w:ascii="Cambria Math" w:cs="Times New Roman" w:hAnsi="Cambria Math"/>
              <w:sz w:val="28"/>
              <w:szCs w:val="28"/>
            </w:rPr>
            <m:t>=24×1+35.5×2=95 g</m:t>
          </m:r>
          <m:sSup>
            <m:sSupPr>
              <m:ctrlPr>
                <w:rPr>
                  <w:rFonts w:ascii="Cambria Math" w:cs="Times New Roman" w:hAnsi="Cambria Math"/>
                  <w:i/>
                  <w:sz w:val="28"/>
                  <w:szCs w:val="28"/>
                </w:rPr>
              </m:ctrlPr>
            </m:sSupPr>
            <m:e>
              <m:r>
                <w:rPr>
                  <w:rFonts w:ascii="Cambria Math" w:cs="Times New Roman" w:hAnsi="Cambria Math"/>
                  <w:sz w:val="28"/>
                  <w:szCs w:val="28"/>
                </w:rPr>
                <m:t>mol</m:t>
              </m:r>
            </m:e>
            <m:sup>
              <m:r>
                <w:rPr>
                  <w:rFonts w:ascii="Cambria Math" w:cs="Times New Roman" w:hAnsi="Cambria Math"/>
                  <w:sz w:val="28"/>
                  <w:szCs w:val="28"/>
                </w:rPr>
                <m:t>-1</m:t>
              </m:r>
            </m:sup>
          </m:sSup>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0.48=</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95</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Reacting mass=0.48×95=45.6g</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Mass of undissolved salt=Total mass-mass of dissolved salt</m:t>
          </m:r>
        </m:oMath>
      </m:oMathPara>
    </w:p>
    <w:p>
      <w:pPr>
        <w:pStyle w:val="style0"/>
        <w:rPr>
          <w:rFonts w:ascii="Times New Roman" w:cs="Times New Roman"/>
          <w:sz w:val="28"/>
          <w:szCs w:val="28"/>
          <w:rPrChange w:id="12502" w:author="user pc" w:date="2022-03-15T10:14:00Z">
            <w:rPr/>
          </w:rPrChange>
        </w:rPr>
      </w:pPr>
      <m:oMathPara>
        <m:oMathParaPr>
          <m:jc m:val="left"/>
        </m:oMathParaPr>
        <m:oMath>
          <m:r>
            <w:rPr>
              <w:rFonts w:ascii="Cambria Math" w:cs="Times New Roman" w:hAnsi="Cambria Math"/>
              <w:sz w:val="28"/>
              <w:szCs w:val="28"/>
            </w:rPr>
            <m:t>Mass of undissolved salt=120-45.6=74.4g</m:t>
          </m:r>
        </m:oMath>
      </m:oMathPara>
    </w:p>
    <w:p>
      <w:pPr>
        <w:pStyle w:val="style0"/>
        <w:rPr>
          <w:rFonts w:ascii="Times New Roman" w:cs="Times New Roman"/>
          <w:sz w:val="28"/>
          <w:szCs w:val="28"/>
          <w:rPrChange w:id="12503" w:author="user pc" w:date="2022-03-15T10:14:00Z">
            <w:rPr/>
          </w:rPrChange>
        </w:rPr>
      </w:pPr>
      <w:r w:rsidRPr="B9F45DAA">
        <w:rPr>
          <w:rFonts w:ascii="Times New Roman" w:cs="Times New Roman"/>
          <w:b/>
          <w:color w:val="330066"/>
          <w:sz w:val="28"/>
          <w:szCs w:val="28"/>
          <w:rPrChange w:id="12504" w:author="user pc" w:date="2022-03-15T10:14:00Z">
            <w:rPr>
              <w:b/>
              <w:color w:val="330066"/>
            </w:rPr>
          </w:rPrChange>
        </w:rPr>
        <w:t>SOLUBILITYPRODUCT</w:t>
      </w:r>
    </w:p>
    <w:p>
      <w:pPr>
        <w:pStyle w:val="style0"/>
        <w:rPr>
          <w:rFonts w:ascii="Times New Roman" w:cs="Times New Roman"/>
          <w:sz w:val="28"/>
          <w:szCs w:val="28"/>
          <w:rPrChange w:id="12505" w:author="user pc" w:date="2022-03-15T10:14:00Z">
            <w:rPr/>
          </w:rPrChange>
        </w:rPr>
      </w:pPr>
      <w:r w:rsidRPr="3E27C130">
        <w:rPr>
          <w:rFonts w:ascii="Times New Roman" w:cs="Times New Roman"/>
          <w:sz w:val="28"/>
          <w:szCs w:val="28"/>
          <w:rPrChange w:id="12506" w:author="user pc" w:date="2022-03-15T10:14:00Z">
            <w:rPr/>
          </w:rPrChange>
        </w:rPr>
        <w:t>Solubility</w:t>
      </w:r>
      <w:r>
        <w:rPr>
          <w:rFonts w:ascii="Times New Roman" w:cs="Times New Roman" w:hAnsi="Times New Roman"/>
          <w:sz w:val="28"/>
          <w:szCs w:val="28"/>
        </w:rPr>
        <w:t xml:space="preserve"> </w:t>
      </w:r>
      <w:r w:rsidRPr="7F6270D7">
        <w:rPr>
          <w:rFonts w:ascii="Times New Roman" w:cs="Times New Roman"/>
          <w:sz w:val="28"/>
          <w:szCs w:val="28"/>
          <w:rPrChange w:id="12507" w:author="user pc" w:date="2022-03-15T10:14:00Z">
            <w:rPr/>
          </w:rPrChange>
        </w:rPr>
        <w:t>product</w:t>
      </w:r>
      <w:r>
        <w:rPr>
          <w:rFonts w:ascii="Times New Roman" w:cs="Times New Roman" w:hAnsi="Times New Roman"/>
          <w:sz w:val="28"/>
          <w:szCs w:val="28"/>
        </w:rPr>
        <w:t xml:space="preserve"> </w:t>
      </w:r>
      <w:r w:rsidRPr="906C71EC">
        <w:rPr>
          <w:rFonts w:ascii="Times New Roman" w:cs="Times New Roman"/>
          <w:sz w:val="28"/>
          <w:szCs w:val="28"/>
          <w:rPrChange w:id="12508" w:author="user pc" w:date="2022-03-15T10:14:00Z">
            <w:rPr/>
          </w:rPrChange>
        </w:rPr>
        <w:t>constant,</w:t>
      </w:r>
      <w:r>
        <w:rPr>
          <w:rFonts w:ascii="Times New Roman" w:cs="Times New Roman" w:hAnsi="Times New Roman"/>
          <w:sz w:val="28"/>
          <w:szCs w:val="28"/>
        </w:rPr>
        <w:t xml:space="preserve"> </w:t>
      </w:r>
      <w:r w:rsidRPr="EBBFC338">
        <w:rPr>
          <w:rFonts w:ascii="Times New Roman" w:cs="Times New Roman"/>
          <w:sz w:val="28"/>
          <w:szCs w:val="28"/>
          <w:rPrChange w:id="12509" w:author="user pc" w:date="2022-03-15T10:14:00Z">
            <w:rPr/>
          </w:rPrChange>
        </w:rPr>
        <w:t>K</w:t>
      </w:r>
      <w:r w:rsidRPr="7CE7999C">
        <w:rPr>
          <w:rFonts w:ascii="Times New Roman" w:cs="Times New Roman"/>
          <w:sz w:val="28"/>
          <w:szCs w:val="28"/>
          <w:vertAlign w:val="subscript"/>
          <w:rPrChange w:id="12510" w:author="user pc" w:date="2022-03-15T10:14:00Z">
            <w:rPr/>
          </w:rPrChange>
        </w:rPr>
        <w:t>sp</w:t>
      </w:r>
      <w:r>
        <w:rPr>
          <w:rFonts w:ascii="Times New Roman" w:cs="Times New Roman" w:hAnsi="Times New Roman"/>
          <w:sz w:val="28"/>
          <w:szCs w:val="28"/>
        </w:rPr>
        <w:t xml:space="preserve"> </w:t>
      </w:r>
      <w:r w:rsidRPr="3F14F8A3">
        <w:rPr>
          <w:rFonts w:ascii="Times New Roman" w:cs="Times New Roman"/>
          <w:sz w:val="28"/>
          <w:szCs w:val="28"/>
          <w:rPrChange w:id="12511" w:author="user pc" w:date="2022-03-15T10:14:00Z">
            <w:rPr/>
          </w:rPrChange>
        </w:rPr>
        <w:t>is</w:t>
      </w:r>
      <w:r>
        <w:rPr>
          <w:rFonts w:ascii="Times New Roman" w:cs="Times New Roman" w:hAnsi="Times New Roman"/>
          <w:sz w:val="28"/>
          <w:szCs w:val="28"/>
        </w:rPr>
        <w:t xml:space="preserve"> </w:t>
      </w:r>
      <w:r w:rsidRPr="BD602427">
        <w:rPr>
          <w:rFonts w:ascii="Times New Roman" w:cs="Times New Roman"/>
          <w:sz w:val="28"/>
          <w:szCs w:val="28"/>
          <w:rPrChange w:id="12512" w:author="user pc" w:date="2022-03-15T10:14:00Z">
            <w:rPr/>
          </w:rPrChange>
        </w:rPr>
        <w:t>simply</w:t>
      </w:r>
      <w:r>
        <w:rPr>
          <w:rFonts w:ascii="Times New Roman" w:cs="Times New Roman" w:hAnsi="Times New Roman"/>
          <w:sz w:val="28"/>
          <w:szCs w:val="28"/>
        </w:rPr>
        <w:t xml:space="preserve"> </w:t>
      </w:r>
      <w:r w:rsidRPr="B62F0180">
        <w:rPr>
          <w:rFonts w:ascii="Times New Roman" w:cs="Times New Roman"/>
          <w:sz w:val="28"/>
          <w:szCs w:val="28"/>
          <w:rPrChange w:id="12513" w:author="user pc" w:date="2022-03-15T10:14:00Z">
            <w:rPr/>
          </w:rPrChange>
        </w:rPr>
        <w:t>equilibrium</w:t>
      </w:r>
      <w:r>
        <w:rPr>
          <w:rFonts w:ascii="Times New Roman" w:cs="Times New Roman" w:hAnsi="Times New Roman"/>
          <w:sz w:val="28"/>
          <w:szCs w:val="28"/>
        </w:rPr>
        <w:t xml:space="preserve"> </w:t>
      </w:r>
      <w:r w:rsidRPr="4CF0CDF4">
        <w:rPr>
          <w:rFonts w:ascii="Times New Roman" w:cs="Times New Roman"/>
          <w:sz w:val="28"/>
          <w:szCs w:val="28"/>
          <w:rPrChange w:id="12514" w:author="user pc" w:date="2022-03-15T10:14:00Z">
            <w:rPr/>
          </w:rPrChange>
        </w:rPr>
        <w:t>constant.</w:t>
      </w:r>
      <w:r>
        <w:rPr>
          <w:rFonts w:ascii="Times New Roman" w:cs="Times New Roman" w:hAnsi="Times New Roman"/>
          <w:sz w:val="28"/>
          <w:szCs w:val="28"/>
        </w:rPr>
        <w:t xml:space="preserve"> </w:t>
      </w:r>
      <w:r w:rsidRPr="09E2D520">
        <w:rPr>
          <w:rFonts w:ascii="Times New Roman" w:cs="Times New Roman"/>
          <w:sz w:val="28"/>
          <w:szCs w:val="28"/>
          <w:rPrChange w:id="12515" w:author="user pc" w:date="2022-03-15T10:14:00Z">
            <w:rPr/>
          </w:rPrChange>
        </w:rPr>
        <w:t>Hence,</w:t>
      </w:r>
      <w:r>
        <w:rPr>
          <w:rFonts w:ascii="Times New Roman" w:cs="Times New Roman" w:hAnsi="Times New Roman"/>
          <w:sz w:val="28"/>
          <w:szCs w:val="28"/>
        </w:rPr>
        <w:t xml:space="preserve"> </w:t>
      </w:r>
      <w:r w:rsidRPr="90DB52DF">
        <w:rPr>
          <w:rFonts w:ascii="Times New Roman" w:cs="Times New Roman"/>
          <w:sz w:val="28"/>
          <w:szCs w:val="28"/>
          <w:rPrChange w:id="12516" w:author="user pc" w:date="2022-03-15T10:14:00Z">
            <w:rPr/>
          </w:rPrChange>
        </w:rPr>
        <w:t>K</w:t>
      </w:r>
      <w:r w:rsidRPr="F8589E06">
        <w:rPr>
          <w:rFonts w:ascii="Times New Roman" w:cs="Times New Roman"/>
          <w:sz w:val="28"/>
          <w:szCs w:val="28"/>
          <w:vertAlign w:val="subscript"/>
          <w:rPrChange w:id="12517" w:author="user pc" w:date="2022-03-15T10:14:00Z">
            <w:rPr/>
          </w:rPrChange>
        </w:rPr>
        <w:t>sp</w:t>
      </w:r>
      <w:r>
        <w:rPr>
          <w:rFonts w:ascii="Times New Roman" w:cs="Times New Roman" w:hAnsi="Times New Roman"/>
          <w:sz w:val="28"/>
          <w:szCs w:val="28"/>
        </w:rPr>
        <w:t xml:space="preserve"> </w:t>
      </w:r>
      <w:r w:rsidRPr="A7984937">
        <w:rPr>
          <w:rFonts w:ascii="Times New Roman" w:cs="Times New Roman"/>
          <w:sz w:val="28"/>
          <w:szCs w:val="28"/>
          <w:rPrChange w:id="12518" w:author="user pc" w:date="2022-03-15T10:14:00Z">
            <w:rPr/>
          </w:rPrChange>
        </w:rPr>
        <w:t>is</w:t>
      </w:r>
      <w:r>
        <w:rPr>
          <w:rFonts w:ascii="Times New Roman" w:cs="Times New Roman" w:hAnsi="Times New Roman"/>
          <w:sz w:val="28"/>
          <w:szCs w:val="28"/>
        </w:rPr>
        <w:t xml:space="preserve"> </w:t>
      </w:r>
      <w:r w:rsidRPr="FF083C1E">
        <w:rPr>
          <w:rFonts w:ascii="Times New Roman" w:cs="Times New Roman"/>
          <w:sz w:val="28"/>
          <w:szCs w:val="28"/>
          <w:rPrChange w:id="12519" w:author="user pc" w:date="2022-03-15T10:14:00Z">
            <w:rPr/>
          </w:rPrChange>
        </w:rPr>
        <w:t>the</w:t>
      </w:r>
      <w:r>
        <w:rPr>
          <w:rFonts w:ascii="Times New Roman" w:cs="Times New Roman" w:hAnsi="Times New Roman"/>
          <w:sz w:val="28"/>
          <w:szCs w:val="28"/>
        </w:rPr>
        <w:t xml:space="preserve"> </w:t>
      </w:r>
      <w:r w:rsidRPr="9CE1E671">
        <w:rPr>
          <w:rFonts w:ascii="Times New Roman" w:cs="Times New Roman"/>
          <w:sz w:val="28"/>
          <w:szCs w:val="28"/>
          <w:rPrChange w:id="12520" w:author="user pc" w:date="2022-03-15T10:14:00Z">
            <w:rPr/>
          </w:rPrChange>
        </w:rPr>
        <w:t>equilibrium</w:t>
      </w:r>
      <w:r>
        <w:rPr>
          <w:rFonts w:ascii="Times New Roman" w:cs="Times New Roman" w:hAnsi="Times New Roman"/>
          <w:sz w:val="28"/>
          <w:szCs w:val="28"/>
        </w:rPr>
        <w:t xml:space="preserve"> </w:t>
      </w:r>
      <w:r w:rsidRPr="EEAC4D38">
        <w:rPr>
          <w:rFonts w:ascii="Times New Roman" w:cs="Times New Roman"/>
          <w:sz w:val="28"/>
          <w:szCs w:val="28"/>
          <w:rPrChange w:id="12521" w:author="user pc" w:date="2022-03-15T10:14:00Z">
            <w:rPr/>
          </w:rPrChange>
        </w:rPr>
        <w:t>constant</w:t>
      </w:r>
      <w:r>
        <w:rPr>
          <w:rFonts w:ascii="Times New Roman" w:cs="Times New Roman" w:hAnsi="Times New Roman"/>
          <w:sz w:val="28"/>
          <w:szCs w:val="28"/>
        </w:rPr>
        <w:t xml:space="preserve"> </w:t>
      </w:r>
      <w:r w:rsidRPr="6C29876B">
        <w:rPr>
          <w:rFonts w:ascii="Times New Roman" w:cs="Times New Roman"/>
          <w:sz w:val="28"/>
          <w:szCs w:val="28"/>
          <w:rPrChange w:id="12522" w:author="user pc" w:date="2022-03-15T10:14:00Z">
            <w:rPr/>
          </w:rPrChange>
        </w:rPr>
        <w:t>for</w:t>
      </w:r>
      <w:r>
        <w:rPr>
          <w:rFonts w:ascii="Times New Roman" w:cs="Times New Roman" w:hAnsi="Times New Roman"/>
          <w:sz w:val="28"/>
          <w:szCs w:val="28"/>
        </w:rPr>
        <w:t xml:space="preserve"> </w:t>
      </w:r>
      <w:r w:rsidRPr="4D71F3BC">
        <w:rPr>
          <w:rFonts w:ascii="Times New Roman" w:cs="Times New Roman"/>
          <w:sz w:val="28"/>
          <w:szCs w:val="28"/>
          <w:rPrChange w:id="12523" w:author="user pc" w:date="2022-03-15T10:14:00Z">
            <w:rPr/>
          </w:rPrChange>
        </w:rPr>
        <w:t>a</w:t>
      </w:r>
      <w:r>
        <w:rPr>
          <w:rFonts w:ascii="Times New Roman" w:cs="Times New Roman" w:hAnsi="Times New Roman"/>
          <w:sz w:val="28"/>
          <w:szCs w:val="28"/>
        </w:rPr>
        <w:t xml:space="preserve"> </w:t>
      </w:r>
      <w:r w:rsidRPr="C5DB6C7B">
        <w:rPr>
          <w:rFonts w:ascii="Times New Roman" w:cs="Times New Roman"/>
          <w:sz w:val="28"/>
          <w:szCs w:val="28"/>
          <w:rPrChange w:id="12524" w:author="user pc" w:date="2022-03-15T10:14:00Z">
            <w:rPr/>
          </w:rPrChange>
        </w:rPr>
        <w:t>solid</w:t>
      </w:r>
      <w:r>
        <w:rPr>
          <w:rFonts w:ascii="Times New Roman" w:cs="Times New Roman" w:hAnsi="Times New Roman"/>
          <w:sz w:val="28"/>
          <w:szCs w:val="28"/>
        </w:rPr>
        <w:t xml:space="preserve"> </w:t>
      </w:r>
      <w:r w:rsidRPr="01600C83">
        <w:rPr>
          <w:rFonts w:ascii="Times New Roman" w:cs="Times New Roman"/>
          <w:sz w:val="28"/>
          <w:szCs w:val="28"/>
          <w:rPrChange w:id="12525" w:author="user pc" w:date="2022-03-15T10:14:00Z">
            <w:rPr/>
          </w:rPrChange>
        </w:rPr>
        <w:t>substance</w:t>
      </w:r>
      <w:r>
        <w:rPr>
          <w:rFonts w:ascii="Times New Roman" w:cs="Times New Roman" w:hAnsi="Times New Roman"/>
          <w:sz w:val="28"/>
          <w:szCs w:val="28"/>
        </w:rPr>
        <w:t xml:space="preserve"> </w:t>
      </w:r>
      <w:r w:rsidRPr="E59B399D">
        <w:rPr>
          <w:rFonts w:ascii="Times New Roman" w:cs="Times New Roman"/>
          <w:sz w:val="28"/>
          <w:szCs w:val="28"/>
          <w:rPrChange w:id="12526" w:author="user pc" w:date="2022-03-15T10:14:00Z">
            <w:rPr/>
          </w:rPrChange>
        </w:rPr>
        <w:t>dissolving</w:t>
      </w:r>
      <w:r>
        <w:rPr>
          <w:rFonts w:ascii="Times New Roman" w:cs="Times New Roman" w:hAnsi="Times New Roman"/>
          <w:sz w:val="28"/>
          <w:szCs w:val="28"/>
        </w:rPr>
        <w:t xml:space="preserve"> </w:t>
      </w:r>
      <w:r w:rsidRPr="18B2C01F">
        <w:rPr>
          <w:rFonts w:ascii="Times New Roman" w:cs="Times New Roman"/>
          <w:sz w:val="28"/>
          <w:szCs w:val="28"/>
          <w:rPrChange w:id="12527" w:author="user pc" w:date="2022-03-15T10:14:00Z">
            <w:rPr/>
          </w:rPrChange>
        </w:rPr>
        <w:t>in</w:t>
      </w:r>
      <w:r>
        <w:rPr>
          <w:rFonts w:ascii="Times New Roman" w:cs="Times New Roman" w:hAnsi="Times New Roman"/>
          <w:sz w:val="28"/>
          <w:szCs w:val="28"/>
        </w:rPr>
        <w:t xml:space="preserve"> </w:t>
      </w:r>
      <w:r w:rsidRPr="7992857B">
        <w:rPr>
          <w:rFonts w:ascii="Times New Roman" w:cs="Times New Roman"/>
          <w:sz w:val="28"/>
          <w:szCs w:val="28"/>
          <w:rPrChange w:id="12528" w:author="user pc" w:date="2022-03-15T10:14:00Z">
            <w:rPr/>
          </w:rPrChange>
        </w:rPr>
        <w:t>an</w:t>
      </w:r>
      <w:r>
        <w:rPr>
          <w:rFonts w:ascii="Times New Roman" w:cs="Times New Roman" w:hAnsi="Times New Roman"/>
          <w:sz w:val="28"/>
          <w:szCs w:val="28"/>
        </w:rPr>
        <w:t xml:space="preserve"> </w:t>
      </w:r>
      <w:r w:rsidRPr="F6E3292C">
        <w:rPr>
          <w:rFonts w:ascii="Times New Roman" w:cs="Times New Roman"/>
          <w:sz w:val="28"/>
          <w:szCs w:val="28"/>
          <w:rPrChange w:id="12529" w:author="user pc" w:date="2022-03-15T10:14:00Z">
            <w:rPr/>
          </w:rPrChange>
        </w:rPr>
        <w:t>aqueous</w:t>
      </w:r>
      <w:r>
        <w:rPr>
          <w:rFonts w:ascii="Times New Roman" w:cs="Times New Roman" w:hAnsi="Times New Roman"/>
          <w:sz w:val="28"/>
          <w:szCs w:val="28"/>
        </w:rPr>
        <w:t xml:space="preserve"> </w:t>
      </w:r>
      <w:r w:rsidRPr="C11BA626">
        <w:rPr>
          <w:rFonts w:ascii="Times New Roman" w:cs="Times New Roman"/>
          <w:sz w:val="28"/>
          <w:szCs w:val="28"/>
          <w:rPrChange w:id="12530" w:author="user pc" w:date="2022-03-15T10:14:00Z">
            <w:rPr/>
          </w:rPrChange>
        </w:rPr>
        <w:t>solution</w:t>
      </w:r>
      <w:r>
        <w:rPr>
          <w:rFonts w:ascii="Times New Roman" w:cs="Times New Roman" w:hAnsi="Times New Roman"/>
          <w:sz w:val="28"/>
          <w:szCs w:val="28"/>
        </w:rPr>
        <w:t xml:space="preserve"> </w:t>
      </w:r>
      <w:r w:rsidRPr="47F5785E">
        <w:rPr>
          <w:rFonts w:ascii="Times New Roman" w:cs="Times New Roman"/>
          <w:sz w:val="28"/>
          <w:szCs w:val="28"/>
          <w:rPrChange w:id="12531" w:author="user pc" w:date="2022-03-15T10:14:00Z">
            <w:rPr/>
          </w:rPrChange>
        </w:rPr>
        <w:t>(It</w:t>
      </w:r>
      <w:r>
        <w:rPr>
          <w:rFonts w:ascii="Times New Roman" w:cs="Times New Roman" w:hAnsi="Times New Roman"/>
          <w:sz w:val="28"/>
          <w:szCs w:val="28"/>
        </w:rPr>
        <w:t xml:space="preserve"> </w:t>
      </w:r>
      <w:r w:rsidRPr="340B08B5">
        <w:rPr>
          <w:rFonts w:ascii="Times New Roman" w:cs="Times New Roman"/>
          <w:sz w:val="28"/>
          <w:szCs w:val="28"/>
          <w:rPrChange w:id="12532" w:author="user pc" w:date="2022-03-15T10:14:00Z">
            <w:rPr/>
          </w:rPrChange>
        </w:rPr>
        <w:t>represents</w:t>
      </w:r>
      <w:r>
        <w:rPr>
          <w:rFonts w:ascii="Times New Roman" w:cs="Times New Roman" w:hAnsi="Times New Roman"/>
          <w:sz w:val="28"/>
          <w:szCs w:val="28"/>
        </w:rPr>
        <w:t xml:space="preserve"> </w:t>
      </w:r>
      <w:r w:rsidRPr="B57A605F">
        <w:rPr>
          <w:rFonts w:ascii="Times New Roman" w:cs="Times New Roman"/>
          <w:sz w:val="28"/>
          <w:szCs w:val="28"/>
          <w:rPrChange w:id="12533" w:author="user pc" w:date="2022-03-15T10:14:00Z">
            <w:rPr/>
          </w:rPrChange>
        </w:rPr>
        <w:t>the</w:t>
      </w:r>
      <w:r>
        <w:rPr>
          <w:rFonts w:ascii="Times New Roman" w:cs="Times New Roman" w:hAnsi="Times New Roman"/>
          <w:sz w:val="28"/>
          <w:szCs w:val="28"/>
        </w:rPr>
        <w:t xml:space="preserve"> </w:t>
      </w:r>
      <w:r w:rsidRPr="ACCC492F">
        <w:rPr>
          <w:rFonts w:ascii="Times New Roman" w:cs="Times New Roman"/>
          <w:sz w:val="28"/>
          <w:szCs w:val="28"/>
          <w:rPrChange w:id="12534" w:author="user pc" w:date="2022-03-15T10:14:00Z">
            <w:rPr/>
          </w:rPrChange>
        </w:rPr>
        <w:t>dynamic</w:t>
      </w:r>
      <w:r>
        <w:rPr>
          <w:rFonts w:ascii="Times New Roman" w:cs="Times New Roman" w:hAnsi="Times New Roman"/>
          <w:sz w:val="28"/>
          <w:szCs w:val="28"/>
        </w:rPr>
        <w:t xml:space="preserve"> </w:t>
      </w:r>
      <w:r w:rsidRPr="1FC6F6C0">
        <w:rPr>
          <w:rFonts w:ascii="Times New Roman" w:cs="Times New Roman"/>
          <w:sz w:val="28"/>
          <w:szCs w:val="28"/>
          <w:rPrChange w:id="12535" w:author="user pc" w:date="2022-03-15T10:14:00Z">
            <w:rPr/>
          </w:rPrChange>
        </w:rPr>
        <w:t>equilibrium</w:t>
      </w:r>
      <w:r>
        <w:rPr>
          <w:rFonts w:ascii="Times New Roman" w:cs="Times New Roman" w:hAnsi="Times New Roman"/>
          <w:sz w:val="28"/>
          <w:szCs w:val="28"/>
        </w:rPr>
        <w:t xml:space="preserve"> </w:t>
      </w:r>
      <w:r w:rsidRPr="F03C025A">
        <w:rPr>
          <w:rFonts w:ascii="Times New Roman" w:cs="Times New Roman"/>
          <w:sz w:val="28"/>
          <w:szCs w:val="28"/>
          <w:rPrChange w:id="12536" w:author="user pc" w:date="2022-03-15T10:14:00Z">
            <w:rPr/>
          </w:rPrChange>
        </w:rPr>
        <w:t>between</w:t>
      </w:r>
      <w:r>
        <w:rPr>
          <w:rFonts w:ascii="Times New Roman" w:cs="Times New Roman" w:hAnsi="Times New Roman"/>
          <w:sz w:val="28"/>
          <w:szCs w:val="28"/>
        </w:rPr>
        <w:t xml:space="preserve"> </w:t>
      </w:r>
      <w:r w:rsidRPr="DDF56C88">
        <w:rPr>
          <w:rFonts w:ascii="Times New Roman" w:cs="Times New Roman"/>
          <w:sz w:val="28"/>
          <w:szCs w:val="28"/>
          <w:rPrChange w:id="12537" w:author="user pc" w:date="2022-03-15T10:14:00Z">
            <w:rPr/>
          </w:rPrChange>
        </w:rPr>
        <w:t>a</w:t>
      </w:r>
      <w:r>
        <w:rPr>
          <w:rFonts w:ascii="Times New Roman" w:cs="Times New Roman" w:hAnsi="Times New Roman"/>
          <w:sz w:val="28"/>
          <w:szCs w:val="28"/>
        </w:rPr>
        <w:t xml:space="preserve"> </w:t>
      </w:r>
      <w:r w:rsidRPr="75787976">
        <w:rPr>
          <w:rFonts w:ascii="Times New Roman" w:cs="Times New Roman"/>
          <w:sz w:val="28"/>
          <w:szCs w:val="28"/>
          <w:rPrChange w:id="12538" w:author="user pc" w:date="2022-03-15T10:14:00Z">
            <w:rPr/>
          </w:rPrChange>
        </w:rPr>
        <w:t>solid</w:t>
      </w:r>
      <w:r>
        <w:rPr>
          <w:rFonts w:ascii="Times New Roman" w:cs="Times New Roman" w:hAnsi="Times New Roman"/>
          <w:sz w:val="28"/>
          <w:szCs w:val="28"/>
        </w:rPr>
        <w:t xml:space="preserve"> </w:t>
      </w:r>
      <w:r w:rsidRPr="DD925829">
        <w:rPr>
          <w:rFonts w:ascii="Times New Roman" w:cs="Times New Roman"/>
          <w:sz w:val="28"/>
          <w:szCs w:val="28"/>
          <w:rPrChange w:id="12539" w:author="user pc" w:date="2022-03-15T10:14:00Z">
            <w:rPr/>
          </w:rPrChange>
        </w:rPr>
        <w:t>substance</w:t>
      </w:r>
      <w:r>
        <w:rPr>
          <w:rFonts w:ascii="Times New Roman" w:cs="Times New Roman" w:hAnsi="Times New Roman"/>
          <w:sz w:val="28"/>
          <w:szCs w:val="28"/>
        </w:rPr>
        <w:t xml:space="preserve"> </w:t>
      </w:r>
      <w:r w:rsidRPr="13E8EFE6">
        <w:rPr>
          <w:rFonts w:ascii="Times New Roman" w:cs="Times New Roman"/>
          <w:sz w:val="28"/>
          <w:szCs w:val="28"/>
          <w:rPrChange w:id="12540" w:author="user pc" w:date="2022-03-15T10:14:00Z">
            <w:rPr/>
          </w:rPrChange>
        </w:rPr>
        <w:t>and</w:t>
      </w:r>
      <w:r>
        <w:rPr>
          <w:rFonts w:ascii="Times New Roman" w:cs="Times New Roman" w:hAnsi="Times New Roman"/>
          <w:sz w:val="28"/>
          <w:szCs w:val="28"/>
        </w:rPr>
        <w:t xml:space="preserve"> its </w:t>
      </w:r>
      <w:r w:rsidRPr="C79F93E1">
        <w:rPr>
          <w:rFonts w:ascii="Times New Roman" w:cs="Times New Roman"/>
          <w:sz w:val="28"/>
          <w:szCs w:val="28"/>
          <w:rPrChange w:id="12541" w:author="user pc" w:date="2022-03-15T10:14:00Z">
            <w:rPr/>
          </w:rPrChange>
        </w:rPr>
        <w:t>dissociated</w:t>
      </w:r>
      <w:r>
        <w:rPr>
          <w:rFonts w:ascii="Times New Roman" w:cs="Times New Roman" w:hAnsi="Times New Roman"/>
          <w:sz w:val="28"/>
          <w:szCs w:val="28"/>
        </w:rPr>
        <w:t xml:space="preserve"> </w:t>
      </w:r>
      <w:r w:rsidRPr="348B1551">
        <w:rPr>
          <w:rFonts w:ascii="Times New Roman" w:cs="Times New Roman"/>
          <w:sz w:val="28"/>
          <w:szCs w:val="28"/>
          <w:rPrChange w:id="12542" w:author="user pc" w:date="2022-03-15T10:14:00Z">
            <w:rPr/>
          </w:rPrChange>
        </w:rPr>
        <w:t>ions</w:t>
      </w:r>
      <w:r>
        <w:rPr>
          <w:rFonts w:ascii="Times New Roman" w:cs="Times New Roman" w:hAnsi="Times New Roman"/>
          <w:sz w:val="28"/>
          <w:szCs w:val="28"/>
        </w:rPr>
        <w:t xml:space="preserve"> </w:t>
      </w:r>
      <w:r w:rsidRPr="FA5D3ED0">
        <w:rPr>
          <w:rFonts w:ascii="Times New Roman" w:cs="Times New Roman"/>
          <w:sz w:val="28"/>
          <w:szCs w:val="28"/>
          <w:rPrChange w:id="12543" w:author="user pc" w:date="2022-03-15T10:14:00Z">
            <w:rPr/>
          </w:rPrChange>
        </w:rPr>
        <w:t>in</w:t>
      </w:r>
      <w:r>
        <w:rPr>
          <w:rFonts w:ascii="Times New Roman" w:cs="Times New Roman" w:hAnsi="Times New Roman"/>
          <w:sz w:val="28"/>
          <w:szCs w:val="28"/>
        </w:rPr>
        <w:t xml:space="preserve"> </w:t>
      </w:r>
      <w:r w:rsidRPr="93A7DEC9">
        <w:rPr>
          <w:rFonts w:ascii="Times New Roman" w:cs="Times New Roman"/>
          <w:sz w:val="28"/>
          <w:szCs w:val="28"/>
          <w:rPrChange w:id="12544" w:author="user pc" w:date="2022-03-15T10:14:00Z">
            <w:rPr/>
          </w:rPrChange>
        </w:rPr>
        <w:t>a</w:t>
      </w:r>
      <w:r>
        <w:rPr>
          <w:rFonts w:ascii="Times New Roman" w:cs="Times New Roman" w:hAnsi="Times New Roman"/>
          <w:sz w:val="28"/>
          <w:szCs w:val="28"/>
        </w:rPr>
        <w:t xml:space="preserve"> </w:t>
      </w:r>
      <w:r w:rsidRPr="CD920C4B">
        <w:rPr>
          <w:rFonts w:ascii="Times New Roman" w:cs="Times New Roman"/>
          <w:sz w:val="28"/>
          <w:szCs w:val="28"/>
          <w:rPrChange w:id="12545" w:author="user pc" w:date="2022-03-15T10:14:00Z">
            <w:rPr/>
          </w:rPrChange>
        </w:rPr>
        <w:t>saturated</w:t>
      </w:r>
      <w:r>
        <w:rPr>
          <w:rFonts w:ascii="Times New Roman" w:cs="Times New Roman" w:hAnsi="Times New Roman"/>
          <w:sz w:val="28"/>
          <w:szCs w:val="28"/>
        </w:rPr>
        <w:t xml:space="preserve"> </w:t>
      </w:r>
      <w:r w:rsidRPr="21437BF3">
        <w:rPr>
          <w:rFonts w:ascii="Times New Roman" w:cs="Times New Roman"/>
          <w:sz w:val="28"/>
          <w:szCs w:val="28"/>
          <w:rPrChange w:id="12546" w:author="user pc" w:date="2022-03-15T10:14:00Z">
            <w:rPr/>
          </w:rPrChange>
        </w:rPr>
        <w:t>solution).</w:t>
      </w:r>
    </w:p>
    <w:p>
      <w:pPr>
        <w:pStyle w:val="style0"/>
        <w:rPr>
          <w:rFonts w:ascii="Times New Roman" w:cs="Times New Roman" w:hAnsi="Times New Roman"/>
          <w:sz w:val="28"/>
          <w:szCs w:val="28"/>
          <w:rPrChange w:id="12547" w:author="user pc" w:date="2022-03-15T10:14:00Z">
            <w:rPr>
              <w:rFonts w:ascii="Dancing Script" w:hAnsi="Dancing Script"/>
            </w:rPr>
          </w:rPrChange>
        </w:rPr>
      </w:pPr>
      <w:r w:rsidRPr="1CD85149">
        <w:rPr>
          <w:rFonts w:ascii="Times New Roman" w:cs="Times New Roman" w:hAnsi="Times New Roman"/>
          <w:b/>
          <w:color w:val="330066"/>
          <w:sz w:val="28"/>
          <w:szCs w:val="28"/>
          <w:highlight w:val="yellow"/>
          <w:rPrChange w:id="12548" w:author="user pc" w:date="2022-03-15T10:14:00Z">
            <w:rPr>
              <w:rFonts w:ascii="Dancing Script" w:hAnsi="Dancing Script"/>
              <w:b/>
              <w:color w:val="330066"/>
              <w:highlight w:val="yellow"/>
            </w:rPr>
          </w:rPrChange>
        </w:rPr>
        <w:t>It equals the product of the equilibrium concentrations of the ions in the compound, each concentration raised to a power equal to the number of such ions in the formula of the compound. K</w:t>
      </w:r>
      <w:r w:rsidRPr="B8A84862">
        <w:rPr>
          <w:rFonts w:ascii="Times New Roman" w:cs="Times New Roman" w:hAnsi="Times New Roman"/>
          <w:b/>
          <w:color w:val="330066"/>
          <w:sz w:val="28"/>
          <w:szCs w:val="28"/>
          <w:highlight w:val="yellow"/>
          <w:vertAlign w:val="subscript"/>
          <w:rPrChange w:id="12549" w:author="user pc" w:date="2022-03-15T10:14:00Z">
            <w:rPr>
              <w:rFonts w:ascii="Dancing Script" w:hAnsi="Dancing Script"/>
              <w:b/>
              <w:color w:val="330066"/>
              <w:highlight w:val="yellow"/>
            </w:rPr>
          </w:rPrChange>
        </w:rPr>
        <w:t>sp</w:t>
      </w:r>
      <w:r w:rsidRPr="916A56ED">
        <w:rPr>
          <w:rFonts w:ascii="Times New Roman" w:cs="Times New Roman" w:hAnsi="Times New Roman"/>
          <w:b/>
          <w:color w:val="330066"/>
          <w:sz w:val="28"/>
          <w:szCs w:val="28"/>
          <w:highlight w:val="yellow"/>
          <w:rPrChange w:id="12550" w:author="user pc" w:date="2022-03-15T10:14:00Z">
            <w:rPr>
              <w:rFonts w:ascii="Dancing Script" w:hAnsi="Dancing Script"/>
              <w:b/>
              <w:color w:val="330066"/>
              <w:highlight w:val="yellow"/>
            </w:rPr>
          </w:rPrChange>
        </w:rPr>
        <w:t xml:space="preserve"> is temperature dependent.</w:t>
      </w:r>
    </w:p>
    <w:p>
      <w:pPr>
        <w:pStyle w:val="style0"/>
        <w:rPr>
          <w:rFonts w:ascii="Times New Roman" w:cs="Times New Roman" w:hAnsi="Times New Roman"/>
          <w:sz w:val="28"/>
          <w:szCs w:val="28"/>
          <w:rPrChange w:id="12551" w:author="user pc" w:date="2022-03-15T10:14:00Z">
            <w:rPr>
              <w:rFonts w:ascii="Dancing Script" w:hAnsi="Dancing Script"/>
            </w:rPr>
          </w:rPrChange>
        </w:rPr>
      </w:pPr>
    </w:p>
    <w:p>
      <w:pPr>
        <w:pStyle w:val="style0"/>
        <w:rPr>
          <w:rFonts w:ascii="Times New Roman" w:cs="Times New Roman"/>
          <w:sz w:val="28"/>
          <w:szCs w:val="28"/>
          <w:rPrChange w:id="12552" w:author="user pc" w:date="2022-03-15T10:14:00Z">
            <w:rPr/>
          </w:rPrChange>
        </w:rPr>
      </w:pPr>
      <w:r w:rsidRPr="FCC381CB">
        <w:rPr>
          <w:rFonts w:ascii="Times New Roman" w:cs="Times New Roman"/>
          <w:sz w:val="28"/>
          <w:szCs w:val="28"/>
          <w:rPrChange w:id="12553" w:author="user pc" w:date="2022-03-15T10:14:00Z">
            <w:rPr/>
          </w:rPrChange>
        </w:rPr>
        <w:t>The</w:t>
      </w:r>
      <w:r>
        <w:rPr>
          <w:rFonts w:ascii="Times New Roman" w:cs="Times New Roman" w:hAnsi="Times New Roman"/>
          <w:sz w:val="28"/>
          <w:szCs w:val="28"/>
        </w:rPr>
        <w:t xml:space="preserve"> </w:t>
      </w:r>
      <w:r w:rsidRPr="1ACAF7F8">
        <w:rPr>
          <w:rFonts w:ascii="Times New Roman" w:cs="Times New Roman"/>
          <w:sz w:val="28"/>
          <w:szCs w:val="28"/>
          <w:rPrChange w:id="12554" w:author="user pc" w:date="2022-03-15T10:14:00Z">
            <w:rPr/>
          </w:rPrChange>
        </w:rPr>
        <w:t>Ksp</w:t>
      </w:r>
      <w:r>
        <w:rPr>
          <w:rFonts w:ascii="Times New Roman" w:cs="Times New Roman" w:hAnsi="Times New Roman"/>
          <w:sz w:val="28"/>
          <w:szCs w:val="28"/>
        </w:rPr>
        <w:t xml:space="preserve"> </w:t>
      </w:r>
      <w:r w:rsidRPr="C20E9C10">
        <w:rPr>
          <w:rFonts w:ascii="Times New Roman" w:cs="Times New Roman"/>
          <w:sz w:val="28"/>
          <w:szCs w:val="28"/>
          <w:rPrChange w:id="12555" w:author="user pc" w:date="2022-03-15T10:14:00Z">
            <w:rPr/>
          </w:rPrChange>
        </w:rPr>
        <w:t>for</w:t>
      </w:r>
      <w:r>
        <w:rPr>
          <w:rFonts w:ascii="Times New Roman" w:cs="Times New Roman" w:hAnsi="Times New Roman"/>
          <w:sz w:val="28"/>
          <w:szCs w:val="28"/>
        </w:rPr>
        <w:t xml:space="preserve"> </w:t>
      </w:r>
      <w:r w:rsidRPr="B8893B7E">
        <w:rPr>
          <w:rFonts w:ascii="Times New Roman" w:cs="Times New Roman"/>
          <w:sz w:val="28"/>
          <w:szCs w:val="28"/>
          <w:rPrChange w:id="12556" w:author="user pc" w:date="2022-03-15T10:14:00Z">
            <w:rPr/>
          </w:rPrChange>
        </w:rPr>
        <w:t>the</w:t>
      </w:r>
      <w:r>
        <w:rPr>
          <w:rFonts w:ascii="Times New Roman" w:cs="Times New Roman" w:hAnsi="Times New Roman"/>
          <w:sz w:val="28"/>
          <w:szCs w:val="28"/>
        </w:rPr>
        <w:t xml:space="preserve"> </w:t>
      </w:r>
      <w:r w:rsidRPr="AD0C14CF">
        <w:rPr>
          <w:rFonts w:ascii="Times New Roman" w:cs="Times New Roman"/>
          <w:sz w:val="28"/>
          <w:szCs w:val="28"/>
          <w:rPrChange w:id="12557" w:author="user pc" w:date="2022-03-15T10:14:00Z">
            <w:rPr/>
          </w:rPrChange>
        </w:rPr>
        <w:t>salt,</w:t>
      </w:r>
      <w:r>
        <w:rPr>
          <w:rFonts w:ascii="Times New Roman" w:cs="Times New Roman" w:hAnsi="Times New Roman"/>
          <w:sz w:val="28"/>
          <w:szCs w:val="28"/>
        </w:rPr>
        <w:t xml:space="preserve"> </w:t>
      </w:r>
      <w:r w:rsidRPr="0FBE4EF1">
        <w:rPr>
          <w:rFonts w:ascii="Times New Roman" w:cs="Times New Roman"/>
          <w:sz w:val="28"/>
          <w:szCs w:val="28"/>
          <w:rPrChange w:id="12558" w:author="user pc" w:date="2022-03-15T10:14:00Z">
            <w:rPr/>
          </w:rPrChange>
        </w:rPr>
        <w:t>CaF</w:t>
      </w:r>
      <w:r w:rsidRPr="F8693CFC">
        <w:rPr>
          <w:rFonts w:ascii="Times New Roman" w:cs="Times New Roman"/>
          <w:sz w:val="28"/>
          <w:szCs w:val="28"/>
          <w:vertAlign w:val="subscript"/>
          <w:rPrChange w:id="12559" w:author="user pc" w:date="2022-03-15T10:14:00Z">
            <w:rPr>
              <w:vertAlign w:val="subscript"/>
            </w:rPr>
          </w:rPrChange>
        </w:rPr>
        <w:t>2</w:t>
      </w:r>
      <w:r w:rsidRPr="55437373">
        <w:rPr>
          <w:rFonts w:ascii="Times New Roman" w:cs="Times New Roman"/>
          <w:sz w:val="28"/>
          <w:szCs w:val="28"/>
          <w:rPrChange w:id="12560" w:author="user pc" w:date="2022-03-15T10:14:00Z">
            <w:rPr/>
          </w:rPrChange>
        </w:rPr>
        <w:t>:</w:t>
      </w:r>
    </w:p>
    <w:p>
      <w:pPr>
        <w:pStyle w:val="style0"/>
        <w:rPr>
          <w:rFonts w:ascii="Times New Roman" w:cs="Times New Roman"/>
          <w:sz w:val="28"/>
          <w:szCs w:val="28"/>
          <w:rPrChange w:id="12561" w:author="user pc" w:date="2022-03-15T10:14:00Z">
            <w:rPr/>
          </w:rPrChange>
        </w:rPr>
      </w:pPr>
      <w:r w:rsidRPr="7A60BC24">
        <w:rPr>
          <w:rFonts w:ascii="Times New Roman" w:cs="Times New Roman"/>
          <w:sz w:val="28"/>
          <w:szCs w:val="28"/>
          <w:rPrChange w:id="12562" w:author="user pc" w:date="2022-03-15T10:14:00Z">
            <w:rPr/>
          </w:rPrChange>
        </w:rPr>
        <w:t>CaF</w:t>
      </w:r>
      <w:r w:rsidRPr="4BBC783A">
        <w:rPr>
          <w:rFonts w:ascii="Times New Roman" w:cs="Times New Roman"/>
          <w:sz w:val="28"/>
          <w:szCs w:val="28"/>
          <w:vertAlign w:val="subscript"/>
          <w:rPrChange w:id="12563" w:author="user pc" w:date="2022-03-15T10:14:00Z">
            <w:rPr>
              <w:vertAlign w:val="subscript"/>
            </w:rPr>
          </w:rPrChange>
        </w:rPr>
        <w:t>2</w:t>
      </w:r>
      <w:r>
        <w:rPr>
          <w:rFonts w:ascii="Times New Roman" w:cs="Times New Roman" w:hAnsi="Times New Roman"/>
          <w:sz w:val="28"/>
          <w:szCs w:val="28"/>
          <w:vertAlign w:val="subscript"/>
        </w:rPr>
        <w:t>(s)</w:t>
      </w:r>
      <m:oMath>
        <m:r>
          <w:rPr>
            <w:rFonts w:ascii="Cambria Math" w:cs="Times New Roman" w:hAnsi="Cambria Math"/>
            <w:sz w:val="28"/>
            <w:szCs w:val="28"/>
          </w:rPr>
          <m:t xml:space="preserve"> → </m:t>
        </m:r>
      </m:oMath>
      <w:r w:rsidRPr="70C7A50A">
        <w:rPr>
          <w:rFonts w:ascii="Times New Roman" w:cs="Times New Roman"/>
          <w:sz w:val="28"/>
          <w:szCs w:val="28"/>
          <w:rPrChange w:id="12564" w:author="user pc" w:date="2022-03-15T10:14:00Z">
            <w:rPr/>
          </w:rPrChange>
        </w:rPr>
        <w:t>Ca</w:t>
      </w:r>
      <w:r w:rsidRPr="05AB242B">
        <w:rPr>
          <w:rFonts w:ascii="Times New Roman" w:cs="Times New Roman"/>
          <w:sz w:val="28"/>
          <w:szCs w:val="28"/>
          <w:vertAlign w:val="superscript"/>
          <w:rPrChange w:id="12565" w:author="user pc" w:date="2022-03-15T10:14:00Z">
            <w:rPr>
              <w:vertAlign w:val="superscript"/>
            </w:rPr>
          </w:rPrChange>
        </w:rPr>
        <w:t>2</w:t>
      </w:r>
      <w:r w:rsidRPr="83DC42CC">
        <w:rPr>
          <w:rFonts w:ascii="Times New Roman" w:cs="Times New Roman"/>
          <w:sz w:val="28"/>
          <w:szCs w:val="28"/>
          <w:vertAlign w:val="subscript"/>
          <w:rPrChange w:id="12566" w:author="user pc" w:date="2022-03-15T10:14:00Z">
            <w:rPr>
              <w:vertAlign w:val="superscript"/>
            </w:rPr>
          </w:rPrChange>
        </w:rPr>
        <w:t>+(aq)</w:t>
      </w:r>
      <w:r w:rsidRPr="2D28D6B9">
        <w:rPr>
          <w:rFonts w:ascii="Times New Roman" w:cs="Times New Roman"/>
          <w:sz w:val="28"/>
          <w:szCs w:val="28"/>
          <w:rPrChange w:id="12567" w:author="user pc" w:date="2022-03-15T10:14:00Z">
            <w:rPr/>
          </w:rPrChange>
        </w:rPr>
        <w:t>+2F</w:t>
      </w:r>
      <w:r w:rsidRPr="2092F6D6">
        <w:rPr>
          <w:rFonts w:ascii="Times New Roman" w:cs="Times New Roman"/>
          <w:sz w:val="28"/>
          <w:szCs w:val="28"/>
          <w:vertAlign w:val="superscript"/>
          <w:rPrChange w:id="12568" w:author="user pc" w:date="2022-03-15T10:14:00Z">
            <w:rPr>
              <w:vertAlign w:val="superscript"/>
            </w:rPr>
          </w:rPrChange>
        </w:rPr>
        <w:t>-</w:t>
      </w:r>
      <w:r w:rsidRPr="F7E4FFEE">
        <w:rPr>
          <w:rFonts w:ascii="Times New Roman" w:cs="Times New Roman"/>
          <w:sz w:val="28"/>
          <w:szCs w:val="28"/>
          <w:vertAlign w:val="subscript"/>
          <w:rPrChange w:id="12569" w:author="user pc" w:date="2022-03-15T10:14:00Z">
            <w:rPr/>
          </w:rPrChange>
        </w:rPr>
        <w:t>(aq)</w:t>
      </w:r>
    </w:p>
    <w:p>
      <w:pPr>
        <w:pStyle w:val="style0"/>
        <w:rPr>
          <w:rFonts w:ascii="Times New Roman" w:cs="Times New Roman"/>
          <w:sz w:val="28"/>
          <w:szCs w:val="28"/>
          <w:rPrChange w:id="12570" w:author="user pc" w:date="2022-03-15T10:14:00Z">
            <w:rPr/>
          </w:rPrChange>
        </w:rPr>
      </w:pPr>
      <w:r w:rsidRPr="A8F124A7">
        <w:rPr>
          <w:rFonts w:ascii="Times New Roman" w:cs="Times New Roman"/>
          <w:sz w:val="28"/>
          <w:szCs w:val="28"/>
          <w:rPrChange w:id="12571" w:author="user pc" w:date="2022-03-15T10:14:00Z">
            <w:rPr/>
          </w:rPrChange>
        </w:rPr>
        <w:t>K</w:t>
      </w:r>
      <w:r w:rsidRPr="67F304D5">
        <w:rPr>
          <w:rFonts w:ascii="Times New Roman" w:cs="Times New Roman"/>
          <w:sz w:val="28"/>
          <w:szCs w:val="28"/>
          <w:vertAlign w:val="subscript"/>
          <w:rPrChange w:id="12572" w:author="user pc" w:date="2022-03-15T10:14:00Z">
            <w:rPr/>
          </w:rPrChange>
        </w:rPr>
        <w:t>sp</w:t>
      </w:r>
      <w:r>
        <w:rPr>
          <w:rFonts w:ascii="Times New Roman" w:cs="Times New Roman" w:hAnsi="Times New Roman"/>
          <w:sz w:val="28"/>
          <w:szCs w:val="28"/>
        </w:rPr>
        <w:t xml:space="preserve"> </w:t>
      </w:r>
      <w:r w:rsidRPr="B3BD240B">
        <w:rPr>
          <w:rFonts w:ascii="Times New Roman" w:cs="Times New Roman"/>
          <w:sz w:val="28"/>
          <w:szCs w:val="28"/>
          <w:rPrChange w:id="12573" w:author="user pc" w:date="2022-03-15T10:14:00Z">
            <w:rPr/>
          </w:rPrChange>
        </w:rPr>
        <w:t>=</w:t>
      </w:r>
      <w:r>
        <w:rPr>
          <w:rFonts w:ascii="Times New Roman" w:cs="Times New Roman" w:hAnsi="Times New Roman"/>
          <w:sz w:val="28"/>
          <w:szCs w:val="28"/>
        </w:rPr>
        <w:t xml:space="preserve"> </w:t>
      </w:r>
      <w:r w:rsidRPr="8F1D08F5">
        <w:rPr>
          <w:rFonts w:ascii="Times New Roman" w:cs="Times New Roman"/>
          <w:sz w:val="28"/>
          <w:szCs w:val="28"/>
          <w:rPrChange w:id="12574" w:author="user pc" w:date="2022-03-15T10:14:00Z">
            <w:rPr/>
          </w:rPrChange>
        </w:rPr>
        <w:t>[Ca</w:t>
      </w:r>
      <w:r w:rsidRPr="85321E27">
        <w:rPr>
          <w:rFonts w:ascii="Times New Roman" w:cs="Times New Roman"/>
          <w:sz w:val="28"/>
          <w:szCs w:val="28"/>
          <w:vertAlign w:val="superscript"/>
          <w:rPrChange w:id="12575" w:author="user pc" w:date="2022-03-15T10:14:00Z">
            <w:rPr>
              <w:vertAlign w:val="superscript"/>
            </w:rPr>
          </w:rPrChange>
        </w:rPr>
        <w:t>2+</w:t>
      </w:r>
      <w:r w:rsidRPr="9F542119">
        <w:rPr>
          <w:rFonts w:ascii="Times New Roman" w:cs="Times New Roman"/>
          <w:sz w:val="28"/>
          <w:szCs w:val="28"/>
          <w:rPrChange w:id="12576" w:author="user pc" w:date="2022-03-15T10:14:00Z">
            <w:rPr/>
          </w:rPrChange>
        </w:rPr>
        <w:t>][F</w:t>
      </w:r>
      <w:r w:rsidRPr="59898B5D">
        <w:rPr>
          <w:rFonts w:ascii="Times New Roman" w:cs="Times New Roman"/>
          <w:sz w:val="28"/>
          <w:szCs w:val="28"/>
          <w:vertAlign w:val="superscript"/>
          <w:rPrChange w:id="12577" w:author="user pc" w:date="2022-03-15T10:14:00Z">
            <w:rPr>
              <w:vertAlign w:val="superscript"/>
            </w:rPr>
          </w:rPrChange>
        </w:rPr>
        <w:t>-</w:t>
      </w:r>
      <w:r w:rsidRPr="B37497C2">
        <w:rPr>
          <w:rFonts w:ascii="Times New Roman" w:cs="Times New Roman"/>
          <w:sz w:val="28"/>
          <w:szCs w:val="28"/>
          <w:rPrChange w:id="12578" w:author="user pc" w:date="2022-03-15T10:14:00Z">
            <w:rPr/>
          </w:rPrChange>
        </w:rPr>
        <w:t>]</w:t>
      </w:r>
      <w:r w:rsidRPr="D01BB341">
        <w:rPr>
          <w:rFonts w:ascii="Times New Roman" w:cs="Times New Roman"/>
          <w:sz w:val="28"/>
          <w:szCs w:val="28"/>
          <w:vertAlign w:val="superscript"/>
          <w:rPrChange w:id="12579" w:author="user pc" w:date="2022-03-15T10:14:00Z">
            <w:rPr>
              <w:vertAlign w:val="superscript"/>
            </w:rPr>
          </w:rPrChange>
        </w:rPr>
        <w:t>2</w:t>
      </w:r>
    </w:p>
    <w:p>
      <w:pPr>
        <w:pStyle w:val="style0"/>
        <w:rPr>
          <w:rFonts w:ascii="Times New Roman" w:cs="Times New Roman"/>
          <w:sz w:val="28"/>
          <w:szCs w:val="28"/>
          <w:rPrChange w:id="12580" w:author="user pc" w:date="2022-03-15T10:14:00Z">
            <w:rPr/>
          </w:rPrChange>
        </w:rPr>
      </w:pPr>
      <w:r w:rsidRPr="693F8318">
        <w:rPr>
          <w:rFonts w:ascii="Times New Roman" w:cs="Times New Roman"/>
          <w:sz w:val="28"/>
          <w:szCs w:val="28"/>
          <w:rPrChange w:id="12581" w:author="user pc" w:date="2022-03-15T10:14:00Z">
            <w:rPr/>
          </w:rPrChange>
        </w:rPr>
        <w:t>Where</w:t>
      </w:r>
      <w:r>
        <w:rPr>
          <w:rFonts w:ascii="Times New Roman" w:cs="Times New Roman" w:hAnsi="Times New Roman"/>
          <w:sz w:val="28"/>
          <w:szCs w:val="28"/>
        </w:rPr>
        <w:t xml:space="preserve"> </w:t>
      </w:r>
      <w:r w:rsidRPr="E8F4A564">
        <w:rPr>
          <w:rFonts w:ascii="Times New Roman" w:cs="Times New Roman"/>
          <w:sz w:val="28"/>
          <w:szCs w:val="28"/>
          <w:rPrChange w:id="12582" w:author="user pc" w:date="2022-03-15T10:14:00Z">
            <w:rPr/>
          </w:rPrChange>
        </w:rPr>
        <w:t>[Ca</w:t>
      </w:r>
      <w:r w:rsidRPr="ABE6171A">
        <w:rPr>
          <w:rFonts w:ascii="Times New Roman" w:cs="Times New Roman"/>
          <w:sz w:val="28"/>
          <w:szCs w:val="28"/>
          <w:vertAlign w:val="superscript"/>
          <w:rPrChange w:id="12583" w:author="user pc" w:date="2022-03-15T10:14:00Z">
            <w:rPr>
              <w:vertAlign w:val="superscript"/>
            </w:rPr>
          </w:rPrChange>
        </w:rPr>
        <w:t>2+</w:t>
      </w:r>
      <w:r w:rsidRPr="40304EAA">
        <w:rPr>
          <w:rFonts w:ascii="Times New Roman" w:cs="Times New Roman"/>
          <w:sz w:val="28"/>
          <w:szCs w:val="28"/>
          <w:rPrChange w:id="12584" w:author="user pc" w:date="2022-03-15T10:14:00Z">
            <w:rPr/>
          </w:rPrChange>
        </w:rPr>
        <w:t>]</w:t>
      </w:r>
      <w:r>
        <w:rPr>
          <w:rFonts w:ascii="Times New Roman" w:cs="Times New Roman" w:hAnsi="Times New Roman"/>
          <w:sz w:val="28"/>
          <w:szCs w:val="28"/>
        </w:rPr>
        <w:t xml:space="preserve"> </w:t>
      </w:r>
      <w:r w:rsidRPr="400EEF1E">
        <w:rPr>
          <w:rFonts w:ascii="Times New Roman" w:cs="Times New Roman"/>
          <w:sz w:val="28"/>
          <w:szCs w:val="28"/>
          <w:rPrChange w:id="12585" w:author="user pc" w:date="2022-03-15T10:14:00Z">
            <w:rPr/>
          </w:rPrChange>
        </w:rPr>
        <w:t>is</w:t>
      </w:r>
      <w:r>
        <w:rPr>
          <w:rFonts w:ascii="Times New Roman" w:cs="Times New Roman" w:hAnsi="Times New Roman"/>
          <w:sz w:val="28"/>
          <w:szCs w:val="28"/>
        </w:rPr>
        <w:t xml:space="preserve"> </w:t>
      </w:r>
      <w:r w:rsidRPr="024F1A46">
        <w:rPr>
          <w:rFonts w:ascii="Times New Roman" w:cs="Times New Roman"/>
          <w:sz w:val="28"/>
          <w:szCs w:val="28"/>
          <w:rPrChange w:id="12586" w:author="user pc" w:date="2022-03-15T10:14:00Z">
            <w:rPr/>
          </w:rPrChange>
        </w:rPr>
        <w:t>the</w:t>
      </w:r>
      <w:r>
        <w:rPr>
          <w:rFonts w:ascii="Times New Roman" w:cs="Times New Roman" w:hAnsi="Times New Roman"/>
          <w:sz w:val="28"/>
          <w:szCs w:val="28"/>
        </w:rPr>
        <w:t xml:space="preserve"> </w:t>
      </w:r>
      <w:r w:rsidRPr="93AC0E64">
        <w:rPr>
          <w:rFonts w:ascii="Times New Roman" w:cs="Times New Roman"/>
          <w:sz w:val="28"/>
          <w:szCs w:val="28"/>
          <w:rPrChange w:id="12587" w:author="user pc" w:date="2022-03-15T10:14:00Z">
            <w:rPr/>
          </w:rPrChange>
        </w:rPr>
        <w:t>solubility</w:t>
      </w:r>
      <w:r>
        <w:rPr>
          <w:rFonts w:ascii="Times New Roman" w:cs="Times New Roman" w:hAnsi="Times New Roman"/>
          <w:sz w:val="28"/>
          <w:szCs w:val="28"/>
        </w:rPr>
        <w:t xml:space="preserve"> </w:t>
      </w:r>
      <w:r w:rsidRPr="F72987BA">
        <w:rPr>
          <w:rFonts w:ascii="Times New Roman" w:cs="Times New Roman"/>
          <w:sz w:val="28"/>
          <w:szCs w:val="28"/>
          <w:rPrChange w:id="12588" w:author="user pc" w:date="2022-03-15T10:14:00Z">
            <w:rPr/>
          </w:rPrChange>
        </w:rPr>
        <w:t>or</w:t>
      </w:r>
      <w:r>
        <w:rPr>
          <w:rFonts w:ascii="Times New Roman" w:cs="Times New Roman" w:hAnsi="Times New Roman"/>
          <w:sz w:val="28"/>
          <w:szCs w:val="28"/>
        </w:rPr>
        <w:t xml:space="preserve"> </w:t>
      </w:r>
      <w:r w:rsidRPr="D87CFF90">
        <w:rPr>
          <w:rFonts w:ascii="Times New Roman" w:cs="Times New Roman"/>
          <w:sz w:val="28"/>
          <w:szCs w:val="28"/>
          <w:rPrChange w:id="12589" w:author="user pc" w:date="2022-03-15T10:14:00Z">
            <w:rPr/>
          </w:rPrChange>
        </w:rPr>
        <w:t>concentration</w:t>
      </w:r>
      <w:r>
        <w:rPr>
          <w:rFonts w:ascii="Times New Roman" w:cs="Times New Roman" w:hAnsi="Times New Roman"/>
          <w:sz w:val="28"/>
          <w:szCs w:val="28"/>
        </w:rPr>
        <w:t xml:space="preserve"> </w:t>
      </w:r>
      <w:r w:rsidRPr="93B0F617">
        <w:rPr>
          <w:rFonts w:ascii="Times New Roman" w:cs="Times New Roman"/>
          <w:sz w:val="28"/>
          <w:szCs w:val="28"/>
          <w:rPrChange w:id="12590" w:author="user pc" w:date="2022-03-15T10:14:00Z">
            <w:rPr/>
          </w:rPrChange>
        </w:rPr>
        <w:t>of</w:t>
      </w:r>
      <w:r>
        <w:rPr>
          <w:rFonts w:ascii="Times New Roman" w:cs="Times New Roman" w:hAnsi="Times New Roman"/>
          <w:sz w:val="28"/>
          <w:szCs w:val="28"/>
        </w:rPr>
        <w:t xml:space="preserve"> </w:t>
      </w:r>
      <w:r w:rsidRPr="58F73117">
        <w:rPr>
          <w:rFonts w:ascii="Times New Roman" w:cs="Times New Roman"/>
          <w:sz w:val="28"/>
          <w:szCs w:val="28"/>
          <w:rPrChange w:id="12591" w:author="user pc" w:date="2022-03-15T10:14:00Z">
            <w:rPr/>
          </w:rPrChange>
        </w:rPr>
        <w:t>calcium</w:t>
      </w:r>
      <w:r>
        <w:rPr>
          <w:rFonts w:ascii="Times New Roman" w:cs="Times New Roman" w:hAnsi="Times New Roman"/>
          <w:sz w:val="28"/>
          <w:szCs w:val="28"/>
        </w:rPr>
        <w:t xml:space="preserve"> </w:t>
      </w:r>
      <w:r w:rsidRPr="392F6F9C">
        <w:rPr>
          <w:rFonts w:ascii="Times New Roman" w:cs="Times New Roman"/>
          <w:sz w:val="28"/>
          <w:szCs w:val="28"/>
          <w:rPrChange w:id="12592" w:author="user pc" w:date="2022-03-15T10:14:00Z">
            <w:rPr/>
          </w:rPrChange>
        </w:rPr>
        <w:t>ion</w:t>
      </w:r>
      <w:r>
        <w:rPr>
          <w:rFonts w:ascii="Times New Roman" w:cs="Times New Roman" w:hAnsi="Times New Roman"/>
          <w:sz w:val="28"/>
          <w:szCs w:val="28"/>
        </w:rPr>
        <w:t xml:space="preserve"> </w:t>
      </w:r>
      <w:r w:rsidRPr="76FC2BA8">
        <w:rPr>
          <w:rFonts w:ascii="Times New Roman" w:cs="Times New Roman"/>
          <w:sz w:val="28"/>
          <w:szCs w:val="28"/>
          <w:rPrChange w:id="12593" w:author="user pc" w:date="2022-03-15T10:14:00Z">
            <w:rPr/>
          </w:rPrChange>
        </w:rPr>
        <w:t>in</w:t>
      </w:r>
      <w:r>
        <w:rPr>
          <w:rFonts w:ascii="Times New Roman" w:cs="Times New Roman" w:hAnsi="Times New Roman"/>
          <w:sz w:val="28"/>
          <w:szCs w:val="28"/>
        </w:rPr>
        <w:t xml:space="preserve"> </w:t>
      </w:r>
      <w:r w:rsidRPr="0E429416">
        <w:rPr>
          <w:rFonts w:ascii="Times New Roman" w:cs="Times New Roman"/>
          <w:sz w:val="28"/>
          <w:szCs w:val="28"/>
          <w:rPrChange w:id="12594" w:author="user pc" w:date="2022-03-15T10:14:00Z">
            <w:rPr/>
          </w:rPrChange>
        </w:rPr>
        <w:t>moldm</w:t>
      </w:r>
      <w:r>
        <w:rPr>
          <w:rFonts w:ascii="Times New Roman" w:cs="Times New Roman" w:hAnsi="Times New Roman"/>
          <w:sz w:val="28"/>
          <w:szCs w:val="28"/>
          <w:vertAlign w:val="superscript"/>
        </w:rPr>
        <w:t>-3</w:t>
      </w:r>
      <w:r w:rsidRPr="FD621360">
        <w:rPr>
          <w:rFonts w:ascii="Times New Roman" w:cs="Times New Roman"/>
          <w:sz w:val="28"/>
          <w:szCs w:val="28"/>
          <w:rPrChange w:id="12595" w:author="user pc" w:date="2022-03-15T10:14:00Z">
            <w:rPr/>
          </w:rPrChange>
        </w:rPr>
        <w:t>,</w:t>
      </w:r>
      <w:r>
        <w:rPr>
          <w:rFonts w:ascii="Times New Roman" w:cs="Times New Roman" w:hAnsi="Times New Roman"/>
          <w:sz w:val="28"/>
          <w:szCs w:val="28"/>
        </w:rPr>
        <w:t xml:space="preserve"> </w:t>
      </w:r>
      <w:r w:rsidRPr="CE295719">
        <w:rPr>
          <w:rFonts w:ascii="Times New Roman" w:cs="Times New Roman"/>
          <w:sz w:val="28"/>
          <w:szCs w:val="28"/>
          <w:rPrChange w:id="12596" w:author="user pc" w:date="2022-03-15T10:14:00Z">
            <w:rPr/>
          </w:rPrChange>
        </w:rPr>
        <w:t>[F</w:t>
      </w:r>
      <w:r w:rsidRPr="2E8885C6">
        <w:rPr>
          <w:rFonts w:ascii="Times New Roman" w:cs="Times New Roman"/>
          <w:sz w:val="28"/>
          <w:szCs w:val="28"/>
          <w:vertAlign w:val="superscript"/>
          <w:rPrChange w:id="12597" w:author="user pc" w:date="2022-03-15T10:14:00Z">
            <w:rPr>
              <w:vertAlign w:val="superscript"/>
            </w:rPr>
          </w:rPrChange>
        </w:rPr>
        <w:t>-</w:t>
      </w:r>
      <w:r w:rsidRPr="84B16F8F">
        <w:rPr>
          <w:rFonts w:ascii="Times New Roman" w:cs="Times New Roman"/>
          <w:sz w:val="28"/>
          <w:szCs w:val="28"/>
          <w:rPrChange w:id="12598" w:author="user pc" w:date="2022-03-15T10:14:00Z">
            <w:rPr/>
          </w:rPrChange>
        </w:rPr>
        <w:t>]</w:t>
      </w:r>
      <w:r w:rsidRPr="C97F89DA">
        <w:rPr>
          <w:rFonts w:ascii="Times New Roman" w:cs="Times New Roman"/>
          <w:sz w:val="28"/>
          <w:szCs w:val="28"/>
          <w:vertAlign w:val="superscript"/>
          <w:rPrChange w:id="12599" w:author="user pc" w:date="2022-03-15T10:14:00Z">
            <w:rPr>
              <w:vertAlign w:val="superscript"/>
            </w:rPr>
          </w:rPrChange>
        </w:rPr>
        <w:t>2</w:t>
      </w:r>
      <w:r>
        <w:rPr>
          <w:rFonts w:ascii="Times New Roman" w:cs="Times New Roman" w:hAnsi="Times New Roman"/>
          <w:sz w:val="28"/>
          <w:szCs w:val="28"/>
          <w:vertAlign w:val="superscript"/>
        </w:rPr>
        <w:t xml:space="preserve"> </w:t>
      </w:r>
      <w:r w:rsidRPr="63F15825">
        <w:rPr>
          <w:rFonts w:ascii="Times New Roman" w:cs="Times New Roman"/>
          <w:sz w:val="28"/>
          <w:szCs w:val="28"/>
          <w:rPrChange w:id="12600" w:author="user pc" w:date="2022-03-15T10:14:00Z">
            <w:rPr/>
          </w:rPrChange>
        </w:rPr>
        <w:t>is</w:t>
      </w:r>
      <w:r>
        <w:rPr>
          <w:rFonts w:ascii="Times New Roman" w:cs="Times New Roman" w:hAnsi="Times New Roman"/>
          <w:sz w:val="28"/>
          <w:szCs w:val="28"/>
        </w:rPr>
        <w:t xml:space="preserve"> </w:t>
      </w:r>
      <w:r w:rsidRPr="71ACBCC8">
        <w:rPr>
          <w:rFonts w:ascii="Times New Roman" w:cs="Times New Roman"/>
          <w:sz w:val="28"/>
          <w:szCs w:val="28"/>
          <w:rPrChange w:id="12601" w:author="user pc" w:date="2022-03-15T10:14:00Z">
            <w:rPr/>
          </w:rPrChange>
        </w:rPr>
        <w:t>the</w:t>
      </w:r>
      <w:r>
        <w:rPr>
          <w:rFonts w:ascii="Times New Roman" w:cs="Times New Roman" w:hAnsi="Times New Roman"/>
          <w:sz w:val="28"/>
          <w:szCs w:val="28"/>
        </w:rPr>
        <w:t xml:space="preserve"> </w:t>
      </w:r>
      <w:r w:rsidRPr="FAF32CA4">
        <w:rPr>
          <w:rFonts w:ascii="Times New Roman" w:cs="Times New Roman"/>
          <w:sz w:val="28"/>
          <w:szCs w:val="28"/>
          <w:rPrChange w:id="12602" w:author="user pc" w:date="2022-03-15T10:14:00Z">
            <w:rPr/>
          </w:rPrChange>
        </w:rPr>
        <w:t>solubility</w:t>
      </w:r>
      <w:r>
        <w:rPr>
          <w:rFonts w:ascii="Times New Roman" w:cs="Times New Roman" w:hAnsi="Times New Roman"/>
          <w:sz w:val="28"/>
          <w:szCs w:val="28"/>
        </w:rPr>
        <w:t xml:space="preserve"> </w:t>
      </w:r>
      <w:r w:rsidRPr="89757CFB">
        <w:rPr>
          <w:rFonts w:ascii="Times New Roman" w:cs="Times New Roman"/>
          <w:sz w:val="28"/>
          <w:szCs w:val="28"/>
          <w:rPrChange w:id="12603" w:author="user pc" w:date="2022-03-15T10:14:00Z">
            <w:rPr/>
          </w:rPrChange>
        </w:rPr>
        <w:t>or</w:t>
      </w:r>
      <w:r>
        <w:rPr>
          <w:rFonts w:ascii="Times New Roman" w:cs="Times New Roman" w:hAnsi="Times New Roman"/>
          <w:sz w:val="28"/>
          <w:szCs w:val="28"/>
        </w:rPr>
        <w:t xml:space="preserve"> </w:t>
      </w:r>
      <w:r w:rsidRPr="FD2A9640">
        <w:rPr>
          <w:rFonts w:ascii="Times New Roman" w:cs="Times New Roman"/>
          <w:sz w:val="28"/>
          <w:szCs w:val="28"/>
          <w:rPrChange w:id="12604" w:author="user pc" w:date="2022-03-15T10:14:00Z">
            <w:rPr/>
          </w:rPrChange>
        </w:rPr>
        <w:t>concentration</w:t>
      </w:r>
      <w:r>
        <w:rPr>
          <w:rFonts w:ascii="Times New Roman" w:cs="Times New Roman" w:hAnsi="Times New Roman"/>
          <w:sz w:val="28"/>
          <w:szCs w:val="28"/>
        </w:rPr>
        <w:t xml:space="preserve"> </w:t>
      </w:r>
      <w:r w:rsidRPr="D5C55E9E">
        <w:rPr>
          <w:rFonts w:ascii="Times New Roman" w:cs="Times New Roman"/>
          <w:sz w:val="28"/>
          <w:szCs w:val="28"/>
          <w:rPrChange w:id="12605" w:author="user pc" w:date="2022-03-15T10:14:00Z">
            <w:rPr/>
          </w:rPrChange>
        </w:rPr>
        <w:t>of</w:t>
      </w:r>
      <w:r>
        <w:rPr>
          <w:rFonts w:ascii="Times New Roman" w:cs="Times New Roman" w:hAnsi="Times New Roman"/>
          <w:sz w:val="28"/>
          <w:szCs w:val="28"/>
        </w:rPr>
        <w:t xml:space="preserve"> </w:t>
      </w:r>
      <w:r w:rsidRPr="B029E950">
        <w:rPr>
          <w:rFonts w:ascii="Times New Roman" w:cs="Times New Roman"/>
          <w:sz w:val="28"/>
          <w:szCs w:val="28"/>
          <w:rPrChange w:id="12606" w:author="user pc" w:date="2022-03-15T10:14:00Z">
            <w:rPr/>
          </w:rPrChange>
        </w:rPr>
        <w:t>fluoride</w:t>
      </w:r>
      <w:r>
        <w:rPr>
          <w:rFonts w:ascii="Times New Roman" w:cs="Times New Roman" w:hAnsi="Times New Roman"/>
          <w:sz w:val="28"/>
          <w:szCs w:val="28"/>
        </w:rPr>
        <w:t xml:space="preserve"> </w:t>
      </w:r>
      <w:r w:rsidRPr="4BACFFD0">
        <w:rPr>
          <w:rFonts w:ascii="Times New Roman" w:cs="Times New Roman"/>
          <w:sz w:val="28"/>
          <w:szCs w:val="28"/>
          <w:rPrChange w:id="12607" w:author="user pc" w:date="2022-03-15T10:14:00Z">
            <w:rPr/>
          </w:rPrChange>
        </w:rPr>
        <w:t>ion</w:t>
      </w:r>
      <w:r>
        <w:rPr>
          <w:rFonts w:ascii="Times New Roman" w:cs="Times New Roman" w:hAnsi="Times New Roman"/>
          <w:sz w:val="28"/>
          <w:szCs w:val="28"/>
        </w:rPr>
        <w:t xml:space="preserve"> </w:t>
      </w:r>
      <w:r w:rsidRPr="5C90A11E">
        <w:rPr>
          <w:rFonts w:ascii="Times New Roman" w:cs="Times New Roman"/>
          <w:sz w:val="28"/>
          <w:szCs w:val="28"/>
          <w:rPrChange w:id="12608" w:author="user pc" w:date="2022-03-15T10:14:00Z">
            <w:rPr/>
          </w:rPrChange>
        </w:rPr>
        <w:t>in</w:t>
      </w:r>
      <w:r>
        <w:rPr>
          <w:rFonts w:ascii="Times New Roman" w:cs="Times New Roman" w:hAnsi="Times New Roman"/>
          <w:sz w:val="28"/>
          <w:szCs w:val="28"/>
        </w:rPr>
        <w:t xml:space="preserve"> </w:t>
      </w:r>
      <w:r w:rsidRPr="3D9D301C">
        <w:rPr>
          <w:rFonts w:ascii="Times New Roman" w:cs="Times New Roman"/>
          <w:sz w:val="28"/>
          <w:szCs w:val="28"/>
          <w:rPrChange w:id="12609" w:author="user pc" w:date="2022-03-15T10:14:00Z">
            <w:rPr/>
          </w:rPrChange>
        </w:rPr>
        <w:t>moldm</w:t>
      </w:r>
      <w:r>
        <w:rPr>
          <w:rFonts w:ascii="Times New Roman" w:cs="Times New Roman" w:hAnsi="Times New Roman"/>
          <w:sz w:val="28"/>
          <w:szCs w:val="28"/>
          <w:vertAlign w:val="superscript"/>
        </w:rPr>
        <w:t>-3</w:t>
      </w:r>
      <w:r w:rsidRPr="898E1AA9">
        <w:rPr>
          <w:rFonts w:ascii="Times New Roman" w:cs="Times New Roman"/>
          <w:sz w:val="28"/>
          <w:szCs w:val="28"/>
          <w:rPrChange w:id="12610" w:author="user pc" w:date="2022-03-15T10:14:00Z">
            <w:rPr/>
          </w:rPrChange>
        </w:rPr>
        <w:t>.</w:t>
      </w:r>
    </w:p>
    <w:p>
      <w:pPr>
        <w:pStyle w:val="style0"/>
        <w:rPr>
          <w:rFonts w:ascii="Times New Roman" w:cs="Times New Roman"/>
          <w:sz w:val="28"/>
          <w:szCs w:val="28"/>
          <w:rPrChange w:id="12611" w:author="user pc" w:date="2022-03-15T10:14:00Z">
            <w:rPr/>
          </w:rPrChange>
        </w:rPr>
      </w:pPr>
      <w:r w:rsidRPr="CB07DD89">
        <w:rPr>
          <w:rFonts w:ascii="Times New Roman" w:cs="Times New Roman"/>
          <w:sz w:val="28"/>
          <w:szCs w:val="28"/>
          <w:rPrChange w:id="12612" w:author="user pc" w:date="2022-03-15T10:14:00Z">
            <w:rPr/>
          </w:rPrChange>
        </w:rPr>
        <w:t>The</w:t>
      </w:r>
      <w:r>
        <w:rPr>
          <w:rFonts w:ascii="Times New Roman" w:cs="Times New Roman" w:hAnsi="Times New Roman"/>
          <w:sz w:val="28"/>
          <w:szCs w:val="28"/>
        </w:rPr>
        <w:t xml:space="preserve"> </w:t>
      </w:r>
      <w:r w:rsidRPr="56D6AE12">
        <w:rPr>
          <w:rFonts w:ascii="Times New Roman" w:cs="Times New Roman"/>
          <w:sz w:val="28"/>
          <w:szCs w:val="28"/>
          <w:rPrChange w:id="12613" w:author="user pc" w:date="2022-03-15T10:14:00Z">
            <w:rPr/>
          </w:rPrChange>
        </w:rPr>
        <w:t>abbreviation</w:t>
      </w:r>
      <w:r>
        <w:rPr>
          <w:rFonts w:ascii="Times New Roman" w:cs="Times New Roman" w:hAnsi="Times New Roman"/>
          <w:sz w:val="28"/>
          <w:szCs w:val="28"/>
        </w:rPr>
        <w:t xml:space="preserve"> </w:t>
      </w:r>
      <w:r w:rsidRPr="98C27A64">
        <w:rPr>
          <w:rFonts w:ascii="Times New Roman" w:cs="Times New Roman"/>
          <w:sz w:val="28"/>
          <w:szCs w:val="28"/>
          <w:rPrChange w:id="12614" w:author="user pc" w:date="2022-03-15T10:14:00Z">
            <w:rPr/>
          </w:rPrChange>
        </w:rPr>
        <w:t>K</w:t>
      </w:r>
      <w:r w:rsidRPr="4BED149D">
        <w:rPr>
          <w:rFonts w:ascii="Times New Roman" w:cs="Times New Roman"/>
          <w:sz w:val="28"/>
          <w:szCs w:val="28"/>
          <w:vertAlign w:val="subscript"/>
          <w:rPrChange w:id="12615" w:author="user pc" w:date="2022-03-15T10:14:00Z">
            <w:rPr/>
          </w:rPrChange>
        </w:rPr>
        <w:t>sp</w:t>
      </w:r>
      <w:r>
        <w:rPr>
          <w:rFonts w:ascii="Times New Roman" w:cs="Times New Roman" w:hAnsi="Times New Roman"/>
          <w:sz w:val="28"/>
          <w:szCs w:val="28"/>
        </w:rPr>
        <w:t xml:space="preserve"> </w:t>
      </w:r>
      <w:r w:rsidRPr="58D11886">
        <w:rPr>
          <w:rFonts w:ascii="Times New Roman" w:cs="Times New Roman"/>
          <w:sz w:val="28"/>
          <w:szCs w:val="28"/>
          <w:rPrChange w:id="12616" w:author="user pc" w:date="2022-03-15T10:14:00Z">
            <w:rPr/>
          </w:rPrChange>
        </w:rPr>
        <w:t>stands</w:t>
      </w:r>
      <w:r>
        <w:rPr>
          <w:rFonts w:ascii="Times New Roman" w:cs="Times New Roman" w:hAnsi="Times New Roman"/>
          <w:sz w:val="28"/>
          <w:szCs w:val="28"/>
        </w:rPr>
        <w:t xml:space="preserve"> </w:t>
      </w:r>
      <w:r w:rsidRPr="90440B99">
        <w:rPr>
          <w:rFonts w:ascii="Times New Roman" w:cs="Times New Roman"/>
          <w:sz w:val="28"/>
          <w:szCs w:val="28"/>
          <w:rPrChange w:id="12617" w:author="user pc" w:date="2022-03-15T10:14:00Z">
            <w:rPr/>
          </w:rPrChange>
        </w:rPr>
        <w:t>for</w:t>
      </w:r>
      <w:r>
        <w:rPr>
          <w:rFonts w:ascii="Times New Roman" w:cs="Times New Roman" w:hAnsi="Times New Roman"/>
          <w:sz w:val="28"/>
          <w:szCs w:val="28"/>
        </w:rPr>
        <w:t xml:space="preserve"> </w:t>
      </w:r>
      <w:r w:rsidRPr="5B3AC89E">
        <w:rPr>
          <w:rFonts w:ascii="Times New Roman" w:cs="Times New Roman"/>
          <w:sz w:val="28"/>
          <w:szCs w:val="28"/>
          <w:rPrChange w:id="12618" w:author="user pc" w:date="2022-03-15T10:14:00Z">
            <w:rPr/>
          </w:rPrChange>
        </w:rPr>
        <w:t>solubility</w:t>
      </w:r>
      <w:r>
        <w:rPr>
          <w:rFonts w:ascii="Times New Roman" w:cs="Times New Roman" w:hAnsi="Times New Roman"/>
          <w:sz w:val="28"/>
          <w:szCs w:val="28"/>
        </w:rPr>
        <w:t xml:space="preserve"> </w:t>
      </w:r>
      <w:r w:rsidRPr="D957EB61">
        <w:rPr>
          <w:rFonts w:ascii="Times New Roman" w:cs="Times New Roman"/>
          <w:sz w:val="28"/>
          <w:szCs w:val="28"/>
          <w:rPrChange w:id="12619" w:author="user pc" w:date="2022-03-15T10:14:00Z">
            <w:rPr/>
          </w:rPrChange>
        </w:rPr>
        <w:t>product</w:t>
      </w:r>
      <w:r>
        <w:rPr>
          <w:rFonts w:ascii="Times New Roman" w:cs="Times New Roman" w:hAnsi="Times New Roman"/>
          <w:sz w:val="28"/>
          <w:szCs w:val="28"/>
        </w:rPr>
        <w:t xml:space="preserve"> </w:t>
      </w:r>
      <w:r w:rsidRPr="5BC0A8B7">
        <w:rPr>
          <w:rFonts w:ascii="Times New Roman" w:cs="Times New Roman"/>
          <w:sz w:val="28"/>
          <w:szCs w:val="28"/>
          <w:rPrChange w:id="12620" w:author="user pc" w:date="2022-03-15T10:14:00Z">
            <w:rPr/>
          </w:rPrChange>
        </w:rPr>
        <w:t>constant.</w:t>
      </w:r>
      <w:r>
        <w:rPr>
          <w:rFonts w:ascii="Times New Roman" w:cs="Times New Roman" w:hAnsi="Times New Roman"/>
          <w:sz w:val="28"/>
          <w:szCs w:val="28"/>
        </w:rPr>
        <w:t xml:space="preserve"> </w:t>
      </w:r>
      <w:r w:rsidRPr="DF9041AF">
        <w:rPr>
          <w:rFonts w:ascii="Times New Roman" w:cs="Times New Roman"/>
          <w:sz w:val="28"/>
          <w:szCs w:val="28"/>
          <w:rPrChange w:id="12621" w:author="user pc" w:date="2022-03-15T10:14:00Z">
            <w:rPr/>
          </w:rPrChange>
        </w:rPr>
        <w:t>It</w:t>
      </w:r>
      <w:r>
        <w:rPr>
          <w:rFonts w:ascii="Times New Roman" w:cs="Times New Roman" w:hAnsi="Times New Roman"/>
          <w:sz w:val="28"/>
          <w:szCs w:val="28"/>
        </w:rPr>
        <w:t xml:space="preserve"> </w:t>
      </w:r>
      <w:r w:rsidRPr="7BA665D9">
        <w:rPr>
          <w:rFonts w:ascii="Times New Roman" w:cs="Times New Roman"/>
          <w:sz w:val="28"/>
          <w:szCs w:val="28"/>
          <w:rPrChange w:id="12622" w:author="user pc" w:date="2022-03-15T10:14:00Z">
            <w:rPr/>
          </w:rPrChange>
        </w:rPr>
        <w:t>is</w:t>
      </w:r>
      <w:r>
        <w:rPr>
          <w:rFonts w:ascii="Times New Roman" w:cs="Times New Roman" w:hAnsi="Times New Roman"/>
          <w:sz w:val="28"/>
          <w:szCs w:val="28"/>
        </w:rPr>
        <w:t xml:space="preserve"> </w:t>
      </w:r>
      <w:r w:rsidRPr="85C29F98">
        <w:rPr>
          <w:rFonts w:ascii="Times New Roman" w:cs="Times New Roman"/>
          <w:sz w:val="28"/>
          <w:szCs w:val="28"/>
          <w:rPrChange w:id="12623" w:author="user pc" w:date="2022-03-15T10:14:00Z">
            <w:rPr/>
          </w:rPrChange>
        </w:rPr>
        <w:t>called</w:t>
      </w:r>
      <w:r>
        <w:rPr>
          <w:rFonts w:ascii="Times New Roman" w:cs="Times New Roman" w:hAnsi="Times New Roman"/>
          <w:sz w:val="28"/>
          <w:szCs w:val="28"/>
        </w:rPr>
        <w:t xml:space="preserve"> </w:t>
      </w:r>
      <w:r w:rsidRPr="7F7BC1FF">
        <w:rPr>
          <w:rFonts w:ascii="Times New Roman" w:cs="Times New Roman"/>
          <w:sz w:val="28"/>
          <w:szCs w:val="28"/>
          <w:rPrChange w:id="12624" w:author="user pc" w:date="2022-03-15T10:14:00Z">
            <w:rPr/>
          </w:rPrChange>
        </w:rPr>
        <w:t>a</w:t>
      </w:r>
      <w:r>
        <w:rPr>
          <w:rFonts w:ascii="Times New Roman" w:cs="Times New Roman" w:hAnsi="Times New Roman"/>
          <w:sz w:val="28"/>
          <w:szCs w:val="28"/>
        </w:rPr>
        <w:t xml:space="preserve"> </w:t>
      </w:r>
      <w:r w:rsidRPr="17B10406">
        <w:rPr>
          <w:rFonts w:ascii="Times New Roman" w:cs="Times New Roman"/>
          <w:sz w:val="28"/>
          <w:szCs w:val="28"/>
          <w:rPrChange w:id="12625" w:author="user pc" w:date="2022-03-15T10:14:00Z">
            <w:rPr/>
          </w:rPrChange>
        </w:rPr>
        <w:t>product</w:t>
      </w:r>
      <w:r>
        <w:rPr>
          <w:rFonts w:ascii="Times New Roman" w:cs="Times New Roman" w:hAnsi="Times New Roman"/>
          <w:sz w:val="28"/>
          <w:szCs w:val="28"/>
        </w:rPr>
        <w:t xml:space="preserve"> </w:t>
      </w:r>
      <w:r w:rsidRPr="8DDC0944">
        <w:rPr>
          <w:rFonts w:ascii="Times New Roman" w:cs="Times New Roman"/>
          <w:sz w:val="28"/>
          <w:szCs w:val="28"/>
          <w:rPrChange w:id="12626" w:author="user pc" w:date="2022-03-15T10:14:00Z">
            <w:rPr/>
          </w:rPrChange>
        </w:rPr>
        <w:t>because</w:t>
      </w:r>
      <w:r>
        <w:rPr>
          <w:rFonts w:ascii="Times New Roman" w:cs="Times New Roman" w:hAnsi="Times New Roman"/>
          <w:sz w:val="28"/>
          <w:szCs w:val="28"/>
        </w:rPr>
        <w:t xml:space="preserve"> </w:t>
      </w:r>
      <w:r w:rsidRPr="5CB8577A">
        <w:rPr>
          <w:rFonts w:ascii="Times New Roman" w:cs="Times New Roman"/>
          <w:sz w:val="28"/>
          <w:szCs w:val="28"/>
          <w:rPrChange w:id="12627" w:author="user pc" w:date="2022-03-15T10:14:00Z">
            <w:rPr/>
          </w:rPrChange>
        </w:rPr>
        <w:t>the</w:t>
      </w:r>
      <w:r>
        <w:rPr>
          <w:rFonts w:ascii="Times New Roman" w:cs="Times New Roman" w:hAnsi="Times New Roman"/>
          <w:sz w:val="28"/>
          <w:szCs w:val="28"/>
        </w:rPr>
        <w:t xml:space="preserve"> </w:t>
      </w:r>
      <w:r w:rsidRPr="37C4DF6B">
        <w:rPr>
          <w:rFonts w:ascii="Times New Roman" w:cs="Times New Roman"/>
          <w:sz w:val="28"/>
          <w:szCs w:val="28"/>
          <w:rPrChange w:id="12628" w:author="user pc" w:date="2022-03-15T10:14:00Z">
            <w:rPr/>
          </w:rPrChange>
        </w:rPr>
        <w:t>negative</w:t>
      </w:r>
      <w:r>
        <w:rPr>
          <w:rFonts w:ascii="Times New Roman" w:cs="Times New Roman" w:hAnsi="Times New Roman"/>
          <w:sz w:val="28"/>
          <w:szCs w:val="28"/>
        </w:rPr>
        <w:t xml:space="preserve"> </w:t>
      </w:r>
      <w:r w:rsidRPr="90C2AF18">
        <w:rPr>
          <w:rFonts w:ascii="Times New Roman" w:cs="Times New Roman"/>
          <w:sz w:val="28"/>
          <w:szCs w:val="28"/>
          <w:rPrChange w:id="12629" w:author="user pc" w:date="2022-03-15T10:14:00Z">
            <w:rPr/>
          </w:rPrChange>
        </w:rPr>
        <w:t>and</w:t>
      </w:r>
      <w:r>
        <w:rPr>
          <w:rFonts w:ascii="Times New Roman" w:cs="Times New Roman" w:hAnsi="Times New Roman"/>
          <w:sz w:val="28"/>
          <w:szCs w:val="28"/>
        </w:rPr>
        <w:t xml:space="preserve"> </w:t>
      </w:r>
      <w:r w:rsidRPr="F1D4173E">
        <w:rPr>
          <w:rFonts w:ascii="Times New Roman" w:cs="Times New Roman"/>
          <w:sz w:val="28"/>
          <w:szCs w:val="28"/>
          <w:rPrChange w:id="12630" w:author="user pc" w:date="2022-03-15T10:14:00Z">
            <w:rPr/>
          </w:rPrChange>
        </w:rPr>
        <w:t>positive</w:t>
      </w:r>
      <w:r>
        <w:rPr>
          <w:rFonts w:ascii="Times New Roman" w:cs="Times New Roman" w:hAnsi="Times New Roman"/>
          <w:sz w:val="28"/>
          <w:szCs w:val="28"/>
        </w:rPr>
        <w:t xml:space="preserve"> </w:t>
      </w:r>
      <w:r w:rsidRPr="55AF504A">
        <w:rPr>
          <w:rFonts w:ascii="Times New Roman" w:cs="Times New Roman"/>
          <w:sz w:val="28"/>
          <w:szCs w:val="28"/>
          <w:rPrChange w:id="12631" w:author="user pc" w:date="2022-03-15T10:14:00Z">
            <w:rPr/>
          </w:rPrChange>
        </w:rPr>
        <w:t>ionconcentrationsaremultipliedtogethertodeterminethevalueoftheconstant.</w:t>
      </w:r>
    </w:p>
    <w:p>
      <w:pPr>
        <w:pStyle w:val="style0"/>
        <w:rPr>
          <w:rFonts w:ascii="Times New Roman" w:cs="Times New Roman"/>
          <w:sz w:val="28"/>
          <w:szCs w:val="28"/>
          <w:rPrChange w:id="12632" w:author="user pc" w:date="2022-03-15T10:14:00Z">
            <w:rPr/>
          </w:rPrChange>
        </w:rPr>
      </w:pPr>
      <w:r w:rsidRPr="226C837E">
        <w:rPr>
          <w:rFonts w:ascii="Times New Roman" w:cs="Times New Roman"/>
          <w:b/>
          <w:color w:val="c00000"/>
          <w:sz w:val="28"/>
          <w:szCs w:val="28"/>
          <w:rPrChange w:id="12633" w:author="user pc" w:date="2022-03-15T10:14:00Z">
            <w:rPr>
              <w:b/>
              <w:color w:val="c00000"/>
            </w:rPr>
          </w:rPrChange>
        </w:rPr>
        <w:t>What</w:t>
      </w:r>
      <w:r>
        <w:rPr>
          <w:rFonts w:ascii="Times New Roman" w:cs="Times New Roman" w:hAnsi="Times New Roman"/>
          <w:b/>
          <w:color w:val="c00000"/>
          <w:sz w:val="28"/>
          <w:szCs w:val="28"/>
        </w:rPr>
        <w:t xml:space="preserve"> </w:t>
      </w:r>
      <w:r w:rsidRPr="07135C1C">
        <w:rPr>
          <w:rFonts w:ascii="Times New Roman" w:cs="Times New Roman"/>
          <w:b/>
          <w:color w:val="c00000"/>
          <w:sz w:val="28"/>
          <w:szCs w:val="28"/>
          <w:rPrChange w:id="12634" w:author="user pc" w:date="2022-03-15T10:14:00Z">
            <w:rPr>
              <w:b/>
              <w:color w:val="c00000"/>
            </w:rPr>
          </w:rPrChange>
        </w:rPr>
        <w:t>factors</w:t>
      </w:r>
      <w:r>
        <w:rPr>
          <w:rFonts w:ascii="Times New Roman" w:cs="Times New Roman" w:hAnsi="Times New Roman"/>
          <w:b/>
          <w:color w:val="c00000"/>
          <w:sz w:val="28"/>
          <w:szCs w:val="28"/>
        </w:rPr>
        <w:t xml:space="preserve"> </w:t>
      </w:r>
      <w:r w:rsidRPr="40F67BCB">
        <w:rPr>
          <w:rFonts w:ascii="Times New Roman" w:cs="Times New Roman"/>
          <w:b/>
          <w:color w:val="c00000"/>
          <w:sz w:val="28"/>
          <w:szCs w:val="28"/>
          <w:rPrChange w:id="12635" w:author="user pc" w:date="2022-03-15T10:14:00Z">
            <w:rPr>
              <w:b/>
              <w:color w:val="c00000"/>
            </w:rPr>
          </w:rPrChange>
        </w:rPr>
        <w:t>affect</w:t>
      </w:r>
      <w:r>
        <w:rPr>
          <w:rFonts w:ascii="Times New Roman" w:cs="Times New Roman" w:hAnsi="Times New Roman"/>
          <w:b/>
          <w:color w:val="c00000"/>
          <w:sz w:val="28"/>
          <w:szCs w:val="28"/>
        </w:rPr>
        <w:t xml:space="preserve"> </w:t>
      </w:r>
      <w:r w:rsidRPr="E0F8EDB0">
        <w:rPr>
          <w:rFonts w:ascii="Times New Roman" w:cs="Times New Roman"/>
          <w:b/>
          <w:color w:val="c00000"/>
          <w:sz w:val="28"/>
          <w:szCs w:val="28"/>
          <w:rPrChange w:id="12636" w:author="user pc" w:date="2022-03-15T10:14:00Z">
            <w:rPr>
              <w:b/>
              <w:color w:val="c00000"/>
            </w:rPr>
          </w:rPrChange>
        </w:rPr>
        <w:t>the</w:t>
      </w:r>
      <w:r>
        <w:rPr>
          <w:rFonts w:ascii="Times New Roman" w:cs="Times New Roman" w:hAnsi="Times New Roman"/>
          <w:b/>
          <w:color w:val="c00000"/>
          <w:sz w:val="28"/>
          <w:szCs w:val="28"/>
        </w:rPr>
        <w:t xml:space="preserve"> </w:t>
      </w:r>
      <w:r w:rsidRPr="34FCC282">
        <w:rPr>
          <w:rFonts w:ascii="Times New Roman" w:cs="Times New Roman"/>
          <w:b/>
          <w:color w:val="c00000"/>
          <w:sz w:val="28"/>
          <w:szCs w:val="28"/>
          <w:rPrChange w:id="12637" w:author="user pc" w:date="2022-03-15T10:14:00Z">
            <w:rPr>
              <w:b/>
              <w:color w:val="c00000"/>
            </w:rPr>
          </w:rPrChange>
        </w:rPr>
        <w:t>value</w:t>
      </w:r>
      <w:r>
        <w:rPr>
          <w:rFonts w:ascii="Times New Roman" w:cs="Times New Roman" w:hAnsi="Times New Roman"/>
          <w:b/>
          <w:color w:val="c00000"/>
          <w:sz w:val="28"/>
          <w:szCs w:val="28"/>
        </w:rPr>
        <w:t xml:space="preserve"> </w:t>
      </w:r>
      <w:r w:rsidRPr="67C02F2A">
        <w:rPr>
          <w:rFonts w:ascii="Times New Roman" w:cs="Times New Roman"/>
          <w:b/>
          <w:color w:val="c00000"/>
          <w:sz w:val="28"/>
          <w:szCs w:val="28"/>
          <w:rPrChange w:id="12638" w:author="user pc" w:date="2022-03-15T10:14:00Z">
            <w:rPr>
              <w:b/>
              <w:color w:val="c00000"/>
            </w:rPr>
          </w:rPrChange>
        </w:rPr>
        <w:t>of</w:t>
      </w:r>
      <w:r>
        <w:rPr>
          <w:rFonts w:ascii="Times New Roman" w:cs="Times New Roman" w:hAnsi="Times New Roman"/>
          <w:b/>
          <w:color w:val="c00000"/>
          <w:sz w:val="28"/>
          <w:szCs w:val="28"/>
        </w:rPr>
        <w:t xml:space="preserve"> </w:t>
      </w:r>
      <w:r w:rsidRPr="ACDB00F3">
        <w:rPr>
          <w:rFonts w:ascii="Times New Roman" w:cs="Times New Roman"/>
          <w:b/>
          <w:color w:val="c00000"/>
          <w:sz w:val="28"/>
          <w:szCs w:val="28"/>
          <w:rPrChange w:id="12639" w:author="user pc" w:date="2022-03-15T10:14:00Z">
            <w:rPr>
              <w:b/>
              <w:color w:val="c00000"/>
            </w:rPr>
          </w:rPrChange>
        </w:rPr>
        <w:t>K</w:t>
      </w:r>
      <w:r w:rsidRPr="9D04B8E1">
        <w:rPr>
          <w:rFonts w:ascii="Times New Roman" w:cs="Times New Roman"/>
          <w:b/>
          <w:color w:val="c00000"/>
          <w:sz w:val="28"/>
          <w:szCs w:val="28"/>
          <w:vertAlign w:val="subscript"/>
          <w:rPrChange w:id="12640" w:author="user pc" w:date="2022-03-15T10:14:00Z">
            <w:rPr>
              <w:b/>
              <w:color w:val="c00000"/>
            </w:rPr>
          </w:rPrChange>
        </w:rPr>
        <w:t>sp</w:t>
      </w:r>
      <w:r w:rsidRPr="08517FF2">
        <w:rPr>
          <w:rFonts w:ascii="Times New Roman" w:cs="Times New Roman"/>
          <w:b/>
          <w:color w:val="c00000"/>
          <w:sz w:val="28"/>
          <w:szCs w:val="28"/>
          <w:rPrChange w:id="12641" w:author="user pc" w:date="2022-03-15T10:14:00Z">
            <w:rPr>
              <w:b/>
              <w:color w:val="c00000"/>
            </w:rPr>
          </w:rPrChange>
        </w:rPr>
        <w:t>?</w:t>
      </w:r>
    </w:p>
    <w:p>
      <w:pPr>
        <w:pStyle w:val="style0"/>
        <w:rPr>
          <w:rFonts w:ascii="Times New Roman" w:cs="Times New Roman"/>
          <w:sz w:val="28"/>
          <w:szCs w:val="28"/>
          <w:rPrChange w:id="12642" w:author="user pc" w:date="2022-03-15T10:14:00Z">
            <w:rPr/>
          </w:rPrChange>
        </w:rPr>
      </w:pPr>
      <w:r w:rsidRPr="D2D893DE">
        <w:rPr>
          <w:rFonts w:ascii="MS Mincho" w:cs="MS Mincho" w:eastAsia="MS Mincho" w:hAnsi="MS Mincho" w:hint="eastAsia"/>
          <w:sz w:val="28"/>
          <w:szCs w:val="28"/>
          <w:highlight w:val="green"/>
          <w:rPrChange w:id="12643" w:author="user pc" w:date="2022-03-15T10:14:00Z">
            <w:rPr>
              <w:highlight w:val="green"/>
            </w:rPr>
          </w:rPrChange>
        </w:rPr>
        <w:t>✓</w:t>
      </w:r>
      <w:r>
        <w:rPr>
          <w:rFonts w:ascii="Times New Roman" w:cs="Times New Roman" w:hAnsi="Times New Roman"/>
          <w:sz w:val="28"/>
          <w:szCs w:val="28"/>
          <w:highlight w:val="green"/>
        </w:rPr>
        <w:t xml:space="preserve"> </w:t>
      </w:r>
      <w:r w:rsidRPr="9DF46C70">
        <w:rPr>
          <w:rFonts w:ascii="Times New Roman" w:cs="Times New Roman"/>
          <w:sz w:val="28"/>
          <w:szCs w:val="28"/>
          <w:highlight w:val="green"/>
          <w:rPrChange w:id="12644" w:author="user pc" w:date="2022-03-15T10:14:00Z">
            <w:rPr>
              <w:highlight w:val="green"/>
            </w:rPr>
          </w:rPrChange>
        </w:rPr>
        <w:t>The</w:t>
      </w:r>
      <w:r>
        <w:rPr>
          <w:rFonts w:ascii="Times New Roman" w:cs="Times New Roman" w:hAnsi="Times New Roman"/>
          <w:sz w:val="28"/>
          <w:szCs w:val="28"/>
          <w:highlight w:val="green"/>
        </w:rPr>
        <w:t xml:space="preserve"> </w:t>
      </w:r>
      <w:r w:rsidRPr="6B9C3D37">
        <w:rPr>
          <w:rFonts w:ascii="Times New Roman" w:cs="Times New Roman"/>
          <w:sz w:val="28"/>
          <w:szCs w:val="28"/>
          <w:highlight w:val="green"/>
          <w:rPrChange w:id="12645" w:author="user pc" w:date="2022-03-15T10:14:00Z">
            <w:rPr>
              <w:highlight w:val="green"/>
            </w:rPr>
          </w:rPrChange>
        </w:rPr>
        <w:t>common-ion</w:t>
      </w:r>
      <w:r>
        <w:rPr>
          <w:rFonts w:ascii="Times New Roman" w:cs="Times New Roman" w:hAnsi="Times New Roman"/>
          <w:sz w:val="28"/>
          <w:szCs w:val="28"/>
          <w:highlight w:val="green"/>
        </w:rPr>
        <w:t xml:space="preserve"> </w:t>
      </w:r>
      <w:r w:rsidRPr="1C9D9FB5">
        <w:rPr>
          <w:rFonts w:ascii="Times New Roman" w:cs="Times New Roman"/>
          <w:sz w:val="28"/>
          <w:szCs w:val="28"/>
          <w:highlight w:val="green"/>
          <w:rPrChange w:id="12646" w:author="user pc" w:date="2022-03-15T10:14:00Z">
            <w:rPr>
              <w:highlight w:val="green"/>
            </w:rPr>
          </w:rPrChange>
        </w:rPr>
        <w:t>effect</w:t>
      </w:r>
      <w:r>
        <w:rPr>
          <w:rFonts w:ascii="Times New Roman" w:cs="Times New Roman" w:hAnsi="Times New Roman"/>
          <w:sz w:val="28"/>
          <w:szCs w:val="28"/>
          <w:highlight w:val="green"/>
        </w:rPr>
        <w:t xml:space="preserve"> </w:t>
      </w:r>
      <w:r w:rsidRPr="D262D905">
        <w:rPr>
          <w:rFonts w:ascii="Times New Roman" w:cs="Times New Roman"/>
          <w:sz w:val="28"/>
          <w:szCs w:val="28"/>
          <w:highlight w:val="green"/>
          <w:rPrChange w:id="12647" w:author="user pc" w:date="2022-03-15T10:14:00Z">
            <w:rPr>
              <w:highlight w:val="green"/>
            </w:rPr>
          </w:rPrChange>
        </w:rPr>
        <w:t>(the</w:t>
      </w:r>
      <w:r>
        <w:rPr>
          <w:rFonts w:ascii="Times New Roman" w:cs="Times New Roman" w:hAnsi="Times New Roman"/>
          <w:sz w:val="28"/>
          <w:szCs w:val="28"/>
          <w:highlight w:val="green"/>
        </w:rPr>
        <w:t xml:space="preserve"> </w:t>
      </w:r>
      <w:r w:rsidRPr="0DB0FE42">
        <w:rPr>
          <w:rFonts w:ascii="Times New Roman" w:cs="Times New Roman"/>
          <w:sz w:val="28"/>
          <w:szCs w:val="28"/>
          <w:highlight w:val="green"/>
          <w:rPrChange w:id="12648" w:author="user pc" w:date="2022-03-15T10:14:00Z">
            <w:rPr>
              <w:highlight w:val="green"/>
            </w:rPr>
          </w:rPrChange>
        </w:rPr>
        <w:t>presence</w:t>
      </w:r>
      <w:r>
        <w:rPr>
          <w:rFonts w:ascii="Times New Roman" w:cs="Times New Roman" w:hAnsi="Times New Roman"/>
          <w:sz w:val="28"/>
          <w:szCs w:val="28"/>
          <w:highlight w:val="green"/>
        </w:rPr>
        <w:t xml:space="preserve"> </w:t>
      </w:r>
      <w:r w:rsidRPr="7B5BA1A5">
        <w:rPr>
          <w:rFonts w:ascii="Times New Roman" w:cs="Times New Roman"/>
          <w:sz w:val="28"/>
          <w:szCs w:val="28"/>
          <w:highlight w:val="green"/>
          <w:rPrChange w:id="12649" w:author="user pc" w:date="2022-03-15T10:14:00Z">
            <w:rPr>
              <w:highlight w:val="green"/>
            </w:rPr>
          </w:rPrChange>
        </w:rPr>
        <w:t>of</w:t>
      </w:r>
      <w:r>
        <w:rPr>
          <w:rFonts w:ascii="Times New Roman" w:cs="Times New Roman" w:hAnsi="Times New Roman"/>
          <w:sz w:val="28"/>
          <w:szCs w:val="28"/>
          <w:highlight w:val="green"/>
        </w:rPr>
        <w:t xml:space="preserve"> </w:t>
      </w:r>
      <w:r w:rsidRPr="E635A148">
        <w:rPr>
          <w:rFonts w:ascii="Times New Roman" w:cs="Times New Roman"/>
          <w:sz w:val="28"/>
          <w:szCs w:val="28"/>
          <w:highlight w:val="green"/>
          <w:rPrChange w:id="12650" w:author="user pc" w:date="2022-03-15T10:14:00Z">
            <w:rPr>
              <w:highlight w:val="green"/>
            </w:rPr>
          </w:rPrChange>
        </w:rPr>
        <w:t>a</w:t>
      </w:r>
      <w:r>
        <w:rPr>
          <w:rFonts w:ascii="Times New Roman" w:cs="Times New Roman" w:hAnsi="Times New Roman"/>
          <w:sz w:val="28"/>
          <w:szCs w:val="28"/>
          <w:highlight w:val="green"/>
        </w:rPr>
        <w:t xml:space="preserve"> </w:t>
      </w:r>
      <w:r w:rsidRPr="8D0547AF">
        <w:rPr>
          <w:rFonts w:ascii="Times New Roman" w:cs="Times New Roman"/>
          <w:sz w:val="28"/>
          <w:szCs w:val="28"/>
          <w:highlight w:val="green"/>
          <w:rPrChange w:id="12651" w:author="user pc" w:date="2022-03-15T10:14:00Z">
            <w:rPr>
              <w:highlight w:val="green"/>
            </w:rPr>
          </w:rPrChange>
        </w:rPr>
        <w:t>common</w:t>
      </w:r>
      <w:r>
        <w:rPr>
          <w:rFonts w:ascii="Times New Roman" w:cs="Times New Roman" w:hAnsi="Times New Roman"/>
          <w:sz w:val="28"/>
          <w:szCs w:val="28"/>
          <w:highlight w:val="green"/>
        </w:rPr>
        <w:t xml:space="preserve"> </w:t>
      </w:r>
      <w:r w:rsidRPr="723D59FC">
        <w:rPr>
          <w:rFonts w:ascii="Times New Roman" w:cs="Times New Roman"/>
          <w:sz w:val="28"/>
          <w:szCs w:val="28"/>
          <w:highlight w:val="green"/>
          <w:rPrChange w:id="12652" w:author="user pc" w:date="2022-03-15T10:14:00Z">
            <w:rPr>
              <w:highlight w:val="green"/>
            </w:rPr>
          </w:rPrChange>
        </w:rPr>
        <w:t>ion</w:t>
      </w:r>
      <w:r>
        <w:rPr>
          <w:rFonts w:ascii="Times New Roman" w:cs="Times New Roman" w:hAnsi="Times New Roman"/>
          <w:sz w:val="28"/>
          <w:szCs w:val="28"/>
          <w:highlight w:val="green"/>
        </w:rPr>
        <w:t xml:space="preserve"> </w:t>
      </w:r>
      <w:r w:rsidRPr="A4C7E413">
        <w:rPr>
          <w:rFonts w:ascii="Times New Roman" w:cs="Times New Roman"/>
          <w:sz w:val="28"/>
          <w:szCs w:val="28"/>
          <w:highlight w:val="green"/>
          <w:rPrChange w:id="12653" w:author="user pc" w:date="2022-03-15T10:14:00Z">
            <w:rPr>
              <w:highlight w:val="green"/>
            </w:rPr>
          </w:rPrChange>
        </w:rPr>
        <w:t>lowers</w:t>
      </w:r>
      <w:r>
        <w:rPr>
          <w:rFonts w:ascii="Times New Roman" w:cs="Times New Roman" w:hAnsi="Times New Roman"/>
          <w:sz w:val="28"/>
          <w:szCs w:val="28"/>
          <w:highlight w:val="green"/>
        </w:rPr>
        <w:t xml:space="preserve"> </w:t>
      </w:r>
      <w:r w:rsidRPr="72DCD8FD">
        <w:rPr>
          <w:rFonts w:ascii="Times New Roman" w:cs="Times New Roman"/>
          <w:sz w:val="28"/>
          <w:szCs w:val="28"/>
          <w:highlight w:val="green"/>
          <w:rPrChange w:id="12654" w:author="user pc" w:date="2022-03-15T10:14:00Z">
            <w:rPr>
              <w:highlight w:val="green"/>
            </w:rPr>
          </w:rPrChange>
        </w:rPr>
        <w:t>the</w:t>
      </w:r>
      <w:r>
        <w:rPr>
          <w:rFonts w:ascii="Times New Roman" w:cs="Times New Roman" w:hAnsi="Times New Roman"/>
          <w:sz w:val="28"/>
          <w:szCs w:val="28"/>
          <w:highlight w:val="green"/>
        </w:rPr>
        <w:t xml:space="preserve"> </w:t>
      </w:r>
      <w:r w:rsidRPr="F17A3FA7">
        <w:rPr>
          <w:rFonts w:ascii="Times New Roman" w:cs="Times New Roman"/>
          <w:sz w:val="28"/>
          <w:szCs w:val="28"/>
          <w:highlight w:val="green"/>
          <w:rPrChange w:id="12655" w:author="user pc" w:date="2022-03-15T10:14:00Z">
            <w:rPr>
              <w:highlight w:val="green"/>
            </w:rPr>
          </w:rPrChange>
        </w:rPr>
        <w:t>value</w:t>
      </w:r>
      <w:r>
        <w:rPr>
          <w:rFonts w:ascii="Times New Roman" w:cs="Times New Roman" w:hAnsi="Times New Roman"/>
          <w:sz w:val="28"/>
          <w:szCs w:val="28"/>
          <w:highlight w:val="green"/>
        </w:rPr>
        <w:t xml:space="preserve"> </w:t>
      </w:r>
      <w:r w:rsidRPr="7DFA56A4">
        <w:rPr>
          <w:rFonts w:ascii="Times New Roman" w:cs="Times New Roman"/>
          <w:sz w:val="28"/>
          <w:szCs w:val="28"/>
          <w:highlight w:val="green"/>
          <w:rPrChange w:id="12656" w:author="user pc" w:date="2022-03-15T10:14:00Z">
            <w:rPr>
              <w:highlight w:val="green"/>
            </w:rPr>
          </w:rPrChange>
        </w:rPr>
        <w:t>of</w:t>
      </w:r>
      <w:r>
        <w:rPr>
          <w:rFonts w:ascii="Times New Roman" w:cs="Times New Roman" w:hAnsi="Times New Roman"/>
          <w:sz w:val="28"/>
          <w:szCs w:val="28"/>
          <w:highlight w:val="green"/>
        </w:rPr>
        <w:t xml:space="preserve"> </w:t>
      </w:r>
      <w:r w:rsidRPr="0CA3B9AE">
        <w:rPr>
          <w:rFonts w:ascii="Times New Roman" w:cs="Times New Roman"/>
          <w:sz w:val="28"/>
          <w:szCs w:val="28"/>
          <w:highlight w:val="green"/>
          <w:rPrChange w:id="12657" w:author="user pc" w:date="2022-03-15T10:14:00Z">
            <w:rPr>
              <w:highlight w:val="green"/>
            </w:rPr>
          </w:rPrChange>
        </w:rPr>
        <w:t>Ksp).</w:t>
      </w:r>
    </w:p>
    <w:p>
      <w:pPr>
        <w:pStyle w:val="style0"/>
        <w:rPr>
          <w:rFonts w:ascii="Times New Roman" w:cs="Times New Roman"/>
          <w:sz w:val="28"/>
          <w:szCs w:val="28"/>
          <w:rPrChange w:id="12658" w:author="user pc" w:date="2022-03-15T10:14:00Z">
            <w:rPr/>
          </w:rPrChange>
        </w:rPr>
      </w:pPr>
      <w:r w:rsidRPr="F031462E">
        <w:rPr>
          <w:rFonts w:ascii="MS Mincho" w:cs="MS Mincho" w:eastAsia="MS Mincho" w:hAnsi="MS Mincho" w:hint="eastAsia"/>
          <w:sz w:val="28"/>
          <w:szCs w:val="28"/>
          <w:highlight w:val="green"/>
          <w:rPrChange w:id="12659" w:author="user pc" w:date="2022-03-15T10:14:00Z">
            <w:rPr>
              <w:highlight w:val="green"/>
            </w:rPr>
          </w:rPrChange>
        </w:rPr>
        <w:t>✓</w:t>
      </w:r>
      <w:r>
        <w:rPr>
          <w:rFonts w:ascii="Times New Roman" w:cs="Times New Roman" w:hAnsi="Times New Roman"/>
          <w:sz w:val="28"/>
          <w:szCs w:val="28"/>
          <w:highlight w:val="green"/>
        </w:rPr>
        <w:t xml:space="preserve"> </w:t>
      </w:r>
      <w:r w:rsidRPr="9081E288">
        <w:rPr>
          <w:rFonts w:ascii="Times New Roman" w:cs="Times New Roman"/>
          <w:sz w:val="28"/>
          <w:szCs w:val="28"/>
          <w:highlight w:val="green"/>
          <w:rPrChange w:id="12660" w:author="user pc" w:date="2022-03-15T10:14:00Z">
            <w:rPr>
              <w:highlight w:val="green"/>
            </w:rPr>
          </w:rPrChange>
        </w:rPr>
        <w:t>The</w:t>
      </w:r>
      <w:r>
        <w:rPr>
          <w:rFonts w:ascii="Times New Roman" w:cs="Times New Roman" w:hAnsi="Times New Roman"/>
          <w:sz w:val="28"/>
          <w:szCs w:val="28"/>
          <w:highlight w:val="green"/>
        </w:rPr>
        <w:t xml:space="preserve"> </w:t>
      </w:r>
      <w:r w:rsidRPr="842CDE0A">
        <w:rPr>
          <w:rFonts w:ascii="Times New Roman" w:cs="Times New Roman"/>
          <w:sz w:val="28"/>
          <w:szCs w:val="28"/>
          <w:highlight w:val="green"/>
          <w:rPrChange w:id="12661" w:author="user pc" w:date="2022-03-15T10:14:00Z">
            <w:rPr>
              <w:highlight w:val="green"/>
            </w:rPr>
          </w:rPrChange>
        </w:rPr>
        <w:t>diverse-ion</w:t>
      </w:r>
      <w:r>
        <w:rPr>
          <w:rFonts w:ascii="Times New Roman" w:cs="Times New Roman" w:hAnsi="Times New Roman"/>
          <w:sz w:val="28"/>
          <w:szCs w:val="28"/>
          <w:highlight w:val="green"/>
        </w:rPr>
        <w:t xml:space="preserve"> </w:t>
      </w:r>
      <w:r w:rsidRPr="3BB405A3">
        <w:rPr>
          <w:rFonts w:ascii="Times New Roman" w:cs="Times New Roman"/>
          <w:sz w:val="28"/>
          <w:szCs w:val="28"/>
          <w:highlight w:val="green"/>
          <w:rPrChange w:id="12662" w:author="user pc" w:date="2022-03-15T10:14:00Z">
            <w:rPr>
              <w:highlight w:val="green"/>
            </w:rPr>
          </w:rPrChange>
        </w:rPr>
        <w:t>effect</w:t>
      </w:r>
      <w:r>
        <w:rPr>
          <w:rFonts w:ascii="Times New Roman" w:cs="Times New Roman" w:hAnsi="Times New Roman"/>
          <w:sz w:val="28"/>
          <w:szCs w:val="28"/>
          <w:highlight w:val="green"/>
        </w:rPr>
        <w:t xml:space="preserve"> </w:t>
      </w:r>
      <w:r w:rsidRPr="6EC79E33">
        <w:rPr>
          <w:rFonts w:ascii="Times New Roman" w:cs="Times New Roman"/>
          <w:sz w:val="28"/>
          <w:szCs w:val="28"/>
          <w:highlight w:val="green"/>
          <w:rPrChange w:id="12663" w:author="user pc" w:date="2022-03-15T10:14:00Z">
            <w:rPr>
              <w:highlight w:val="green"/>
            </w:rPr>
          </w:rPrChange>
        </w:rPr>
        <w:t>(if</w:t>
      </w:r>
      <w:r>
        <w:rPr>
          <w:rFonts w:ascii="Times New Roman" w:cs="Times New Roman" w:hAnsi="Times New Roman"/>
          <w:sz w:val="28"/>
          <w:szCs w:val="28"/>
          <w:highlight w:val="green"/>
        </w:rPr>
        <w:t xml:space="preserve"> </w:t>
      </w:r>
      <w:r w:rsidRPr="21AE895E">
        <w:rPr>
          <w:rFonts w:ascii="Times New Roman" w:cs="Times New Roman"/>
          <w:sz w:val="28"/>
          <w:szCs w:val="28"/>
          <w:highlight w:val="green"/>
          <w:rPrChange w:id="12664" w:author="user pc" w:date="2022-03-15T10:14:00Z">
            <w:rPr>
              <w:highlight w:val="green"/>
            </w:rPr>
          </w:rPrChange>
        </w:rPr>
        <w:t>the</w:t>
      </w:r>
      <w:r>
        <w:rPr>
          <w:rFonts w:ascii="Times New Roman" w:cs="Times New Roman" w:hAnsi="Times New Roman"/>
          <w:sz w:val="28"/>
          <w:szCs w:val="28"/>
          <w:highlight w:val="green"/>
        </w:rPr>
        <w:t xml:space="preserve"> </w:t>
      </w:r>
      <w:r w:rsidRPr="BF048879">
        <w:rPr>
          <w:rFonts w:ascii="Times New Roman" w:cs="Times New Roman"/>
          <w:sz w:val="28"/>
          <w:szCs w:val="28"/>
          <w:highlight w:val="green"/>
          <w:rPrChange w:id="12665" w:author="user pc" w:date="2022-03-15T10:14:00Z">
            <w:rPr>
              <w:highlight w:val="green"/>
            </w:rPr>
          </w:rPrChange>
        </w:rPr>
        <w:t>ions</w:t>
      </w:r>
      <w:r>
        <w:rPr>
          <w:rFonts w:ascii="Times New Roman" w:cs="Times New Roman" w:hAnsi="Times New Roman"/>
          <w:sz w:val="28"/>
          <w:szCs w:val="28"/>
          <w:highlight w:val="green"/>
        </w:rPr>
        <w:t xml:space="preserve"> </w:t>
      </w:r>
      <w:r w:rsidRPr="FA912E8B">
        <w:rPr>
          <w:rFonts w:ascii="Times New Roman" w:cs="Times New Roman"/>
          <w:sz w:val="28"/>
          <w:szCs w:val="28"/>
          <w:highlight w:val="green"/>
          <w:rPrChange w:id="12666" w:author="user pc" w:date="2022-03-15T10:14:00Z">
            <w:rPr>
              <w:highlight w:val="green"/>
            </w:rPr>
          </w:rPrChange>
        </w:rPr>
        <w:t>of</w:t>
      </w:r>
      <w:r>
        <w:rPr>
          <w:rFonts w:ascii="Times New Roman" w:cs="Times New Roman" w:hAnsi="Times New Roman"/>
          <w:sz w:val="28"/>
          <w:szCs w:val="28"/>
          <w:highlight w:val="green"/>
        </w:rPr>
        <w:t xml:space="preserve"> </w:t>
      </w:r>
      <w:r w:rsidRPr="8875AFC1">
        <w:rPr>
          <w:rFonts w:ascii="Times New Roman" w:cs="Times New Roman"/>
          <w:sz w:val="28"/>
          <w:szCs w:val="28"/>
          <w:highlight w:val="green"/>
          <w:rPrChange w:id="12667" w:author="user pc" w:date="2022-03-15T10:14:00Z">
            <w:rPr>
              <w:highlight w:val="green"/>
            </w:rPr>
          </w:rPrChange>
        </w:rPr>
        <w:t>the</w:t>
      </w:r>
      <w:r>
        <w:rPr>
          <w:rFonts w:ascii="Times New Roman" w:cs="Times New Roman" w:hAnsi="Times New Roman"/>
          <w:sz w:val="28"/>
          <w:szCs w:val="28"/>
          <w:highlight w:val="green"/>
        </w:rPr>
        <w:t xml:space="preserve"> </w:t>
      </w:r>
      <w:r w:rsidRPr="7212B8AC">
        <w:rPr>
          <w:rFonts w:ascii="Times New Roman" w:cs="Times New Roman"/>
          <w:sz w:val="28"/>
          <w:szCs w:val="28"/>
          <w:highlight w:val="green"/>
          <w:rPrChange w:id="12668" w:author="user pc" w:date="2022-03-15T10:14:00Z">
            <w:rPr>
              <w:highlight w:val="green"/>
            </w:rPr>
          </w:rPrChange>
        </w:rPr>
        <w:t>solutes</w:t>
      </w:r>
      <w:r>
        <w:rPr>
          <w:rFonts w:ascii="Times New Roman" w:cs="Times New Roman" w:hAnsi="Times New Roman"/>
          <w:sz w:val="28"/>
          <w:szCs w:val="28"/>
          <w:highlight w:val="green"/>
        </w:rPr>
        <w:t xml:space="preserve"> </w:t>
      </w:r>
      <w:r w:rsidRPr="619962A0">
        <w:rPr>
          <w:rFonts w:ascii="Times New Roman" w:cs="Times New Roman"/>
          <w:sz w:val="28"/>
          <w:szCs w:val="28"/>
          <w:highlight w:val="green"/>
          <w:rPrChange w:id="12669" w:author="user pc" w:date="2022-03-15T10:14:00Z">
            <w:rPr>
              <w:highlight w:val="green"/>
            </w:rPr>
          </w:rPrChange>
        </w:rPr>
        <w:t>are</w:t>
      </w:r>
      <w:r>
        <w:rPr>
          <w:rFonts w:ascii="Times New Roman" w:cs="Times New Roman" w:hAnsi="Times New Roman"/>
          <w:sz w:val="28"/>
          <w:szCs w:val="28"/>
          <w:highlight w:val="green"/>
        </w:rPr>
        <w:t xml:space="preserve"> </w:t>
      </w:r>
      <w:r w:rsidRPr="4FC2574B">
        <w:rPr>
          <w:rFonts w:ascii="Times New Roman" w:cs="Times New Roman"/>
          <w:sz w:val="28"/>
          <w:szCs w:val="28"/>
          <w:highlight w:val="green"/>
          <w:rPrChange w:id="12670" w:author="user pc" w:date="2022-03-15T10:14:00Z">
            <w:rPr>
              <w:highlight w:val="green"/>
            </w:rPr>
          </w:rPrChange>
        </w:rPr>
        <w:t>uncommon,</w:t>
      </w:r>
      <w:r>
        <w:rPr>
          <w:rFonts w:ascii="Times New Roman" w:cs="Times New Roman" w:hAnsi="Times New Roman"/>
          <w:sz w:val="28"/>
          <w:szCs w:val="28"/>
          <w:highlight w:val="green"/>
        </w:rPr>
        <w:t xml:space="preserve"> </w:t>
      </w:r>
      <w:r w:rsidRPr="22A6F2B8">
        <w:rPr>
          <w:rFonts w:ascii="Times New Roman" w:cs="Times New Roman"/>
          <w:sz w:val="28"/>
          <w:szCs w:val="28"/>
          <w:highlight w:val="green"/>
          <w:rPrChange w:id="12671" w:author="user pc" w:date="2022-03-15T10:14:00Z">
            <w:rPr>
              <w:highlight w:val="green"/>
            </w:rPr>
          </w:rPrChange>
        </w:rPr>
        <w:t>the</w:t>
      </w:r>
      <w:r>
        <w:rPr>
          <w:rFonts w:ascii="Times New Roman" w:cs="Times New Roman" w:hAnsi="Times New Roman"/>
          <w:sz w:val="28"/>
          <w:szCs w:val="28"/>
          <w:highlight w:val="green"/>
        </w:rPr>
        <w:t xml:space="preserve"> </w:t>
      </w:r>
      <w:r w:rsidRPr="C2756669">
        <w:rPr>
          <w:rFonts w:ascii="Times New Roman" w:cs="Times New Roman"/>
          <w:sz w:val="28"/>
          <w:szCs w:val="28"/>
          <w:highlight w:val="green"/>
          <w:rPrChange w:id="12672" w:author="user pc" w:date="2022-03-15T10:14:00Z">
            <w:rPr>
              <w:highlight w:val="green"/>
            </w:rPr>
          </w:rPrChange>
        </w:rPr>
        <w:t>value</w:t>
      </w:r>
      <w:r>
        <w:rPr>
          <w:rFonts w:ascii="Times New Roman" w:cs="Times New Roman" w:hAnsi="Times New Roman"/>
          <w:sz w:val="28"/>
          <w:szCs w:val="28"/>
          <w:highlight w:val="green"/>
        </w:rPr>
        <w:t xml:space="preserve"> </w:t>
      </w:r>
      <w:r w:rsidRPr="7621D446">
        <w:rPr>
          <w:rFonts w:ascii="Times New Roman" w:cs="Times New Roman"/>
          <w:sz w:val="28"/>
          <w:szCs w:val="28"/>
          <w:highlight w:val="green"/>
          <w:rPrChange w:id="12673" w:author="user pc" w:date="2022-03-15T10:14:00Z">
            <w:rPr>
              <w:highlight w:val="green"/>
            </w:rPr>
          </w:rPrChange>
        </w:rPr>
        <w:t>of</w:t>
      </w:r>
      <w:r>
        <w:rPr>
          <w:rFonts w:ascii="Times New Roman" w:cs="Times New Roman" w:hAnsi="Times New Roman"/>
          <w:sz w:val="28"/>
          <w:szCs w:val="28"/>
          <w:highlight w:val="green"/>
        </w:rPr>
        <w:t xml:space="preserve"> </w:t>
      </w:r>
      <w:r w:rsidRPr="6EAB8EDF">
        <w:rPr>
          <w:rFonts w:ascii="Times New Roman" w:cs="Times New Roman"/>
          <w:sz w:val="28"/>
          <w:szCs w:val="28"/>
          <w:highlight w:val="green"/>
          <w:rPrChange w:id="12674" w:author="user pc" w:date="2022-03-15T10:14:00Z">
            <w:rPr>
              <w:highlight w:val="green"/>
            </w:rPr>
          </w:rPrChange>
        </w:rPr>
        <w:t>Ksp</w:t>
      </w:r>
      <w:r>
        <w:rPr>
          <w:rFonts w:ascii="Times New Roman" w:cs="Times New Roman" w:hAnsi="Times New Roman"/>
          <w:sz w:val="28"/>
          <w:szCs w:val="28"/>
          <w:highlight w:val="green"/>
        </w:rPr>
        <w:t xml:space="preserve"> </w:t>
      </w:r>
      <w:r w:rsidRPr="2E1950BF">
        <w:rPr>
          <w:rFonts w:ascii="Times New Roman" w:cs="Times New Roman"/>
          <w:sz w:val="28"/>
          <w:szCs w:val="28"/>
          <w:highlight w:val="green"/>
          <w:rPrChange w:id="12675" w:author="user pc" w:date="2022-03-15T10:14:00Z">
            <w:rPr>
              <w:highlight w:val="green"/>
            </w:rPr>
          </w:rPrChange>
        </w:rPr>
        <w:t>will</w:t>
      </w:r>
      <w:r>
        <w:rPr>
          <w:rFonts w:ascii="Times New Roman" w:cs="Times New Roman" w:hAnsi="Times New Roman"/>
          <w:sz w:val="28"/>
          <w:szCs w:val="28"/>
          <w:highlight w:val="green"/>
        </w:rPr>
        <w:t xml:space="preserve"> </w:t>
      </w:r>
      <w:r w:rsidRPr="251FFDE4">
        <w:rPr>
          <w:rFonts w:ascii="Times New Roman" w:cs="Times New Roman"/>
          <w:sz w:val="28"/>
          <w:szCs w:val="28"/>
          <w:highlight w:val="green"/>
          <w:rPrChange w:id="12676" w:author="user pc" w:date="2022-03-15T10:14:00Z">
            <w:rPr>
              <w:highlight w:val="green"/>
            </w:rPr>
          </w:rPrChange>
        </w:rPr>
        <w:t>be</w:t>
      </w:r>
      <w:r>
        <w:rPr>
          <w:rFonts w:ascii="Times New Roman" w:cs="Times New Roman" w:hAnsi="Times New Roman"/>
          <w:sz w:val="28"/>
          <w:szCs w:val="28"/>
          <w:highlight w:val="green"/>
        </w:rPr>
        <w:t xml:space="preserve"> </w:t>
      </w:r>
      <w:r w:rsidRPr="A7CEB86F">
        <w:rPr>
          <w:rFonts w:ascii="Times New Roman" w:cs="Times New Roman"/>
          <w:sz w:val="28"/>
          <w:szCs w:val="28"/>
          <w:highlight w:val="green"/>
          <w:rPrChange w:id="12677" w:author="user pc" w:date="2022-03-15T10:14:00Z">
            <w:rPr>
              <w:highlight w:val="green"/>
            </w:rPr>
          </w:rPrChange>
        </w:rPr>
        <w:t>high).</w:t>
      </w:r>
    </w:p>
    <w:p>
      <w:pPr>
        <w:pStyle w:val="style0"/>
        <w:rPr>
          <w:rFonts w:ascii="Times New Roman" w:cs="Times New Roman"/>
          <w:sz w:val="28"/>
          <w:szCs w:val="28"/>
          <w:rPrChange w:id="12678" w:author="user pc" w:date="2022-03-15T10:14:00Z">
            <w:rPr/>
          </w:rPrChange>
        </w:rPr>
      </w:pPr>
      <w:r w:rsidRPr="E13C3278">
        <w:rPr>
          <w:rFonts w:ascii="Times New Roman" w:cs="Times New Roman"/>
          <w:b/>
          <w:sz w:val="28"/>
          <w:szCs w:val="28"/>
          <w:rPrChange w:id="12679" w:author="user pc" w:date="2022-03-15T10:14:00Z">
            <w:rPr>
              <w:b/>
            </w:rPr>
          </w:rPrChange>
        </w:rPr>
        <w:t>Example</w:t>
      </w:r>
      <w:r>
        <w:rPr>
          <w:rFonts w:ascii="Times New Roman" w:cs="Times New Roman" w:hAnsi="Times New Roman"/>
          <w:b/>
          <w:sz w:val="28"/>
          <w:szCs w:val="28"/>
        </w:rPr>
        <w:t xml:space="preserve"> </w:t>
      </w:r>
      <w:r w:rsidRPr="0223B6E5">
        <w:rPr>
          <w:rFonts w:ascii="Times New Roman" w:cs="Times New Roman"/>
          <w:b/>
          <w:sz w:val="28"/>
          <w:szCs w:val="28"/>
          <w:rPrChange w:id="12680" w:author="user pc" w:date="2022-03-15T10:14:00Z">
            <w:rPr>
              <w:b/>
            </w:rPr>
          </w:rPrChange>
        </w:rPr>
        <w:t>1:</w:t>
      </w:r>
    </w:p>
    <w:p>
      <w:pPr>
        <w:pStyle w:val="style0"/>
        <w:rPr>
          <w:rFonts w:ascii="Times New Roman" w:cs="Times New Roman"/>
          <w:sz w:val="28"/>
          <w:szCs w:val="28"/>
          <w:rPrChange w:id="12681" w:author="user pc" w:date="2022-03-15T10:14:00Z">
            <w:rPr/>
          </w:rPrChange>
        </w:rPr>
      </w:pPr>
      <w:r w:rsidRPr="28BC068D">
        <w:rPr>
          <w:rFonts w:ascii="Times New Roman" w:cs="Times New Roman"/>
          <w:sz w:val="28"/>
          <w:szCs w:val="28"/>
          <w:rPrChange w:id="12682" w:author="user pc" w:date="2022-03-15T10:14:00Z">
            <w:rPr/>
          </w:rPrChange>
        </w:rPr>
        <w:t>Write</w:t>
      </w:r>
      <w:r>
        <w:rPr>
          <w:rFonts w:ascii="Times New Roman" w:cs="Times New Roman" w:hAnsi="Times New Roman"/>
          <w:sz w:val="28"/>
          <w:szCs w:val="28"/>
        </w:rPr>
        <w:t xml:space="preserve"> </w:t>
      </w:r>
      <w:r w:rsidRPr="4F56ABF6">
        <w:rPr>
          <w:rFonts w:ascii="Times New Roman" w:cs="Times New Roman"/>
          <w:sz w:val="28"/>
          <w:szCs w:val="28"/>
          <w:rPrChange w:id="12683" w:author="user pc" w:date="2022-03-15T10:14:00Z">
            <w:rPr/>
          </w:rPrChange>
        </w:rPr>
        <w:t>the</w:t>
      </w:r>
      <w:r>
        <w:rPr>
          <w:rFonts w:ascii="Times New Roman" w:cs="Times New Roman" w:hAnsi="Times New Roman"/>
          <w:sz w:val="28"/>
          <w:szCs w:val="28"/>
        </w:rPr>
        <w:t xml:space="preserve"> </w:t>
      </w:r>
      <w:r w:rsidRPr="517ABB11">
        <w:rPr>
          <w:rFonts w:ascii="Times New Roman" w:cs="Times New Roman"/>
          <w:sz w:val="28"/>
          <w:szCs w:val="28"/>
          <w:rPrChange w:id="12684" w:author="user pc" w:date="2022-03-15T10:14:00Z">
            <w:rPr/>
          </w:rPrChange>
        </w:rPr>
        <w:t>solubility</w:t>
      </w:r>
      <w:r>
        <w:rPr>
          <w:rFonts w:ascii="Times New Roman" w:cs="Times New Roman" w:hAnsi="Times New Roman"/>
          <w:sz w:val="28"/>
          <w:szCs w:val="28"/>
        </w:rPr>
        <w:t xml:space="preserve"> </w:t>
      </w:r>
      <w:r w:rsidRPr="C32483A5">
        <w:rPr>
          <w:rFonts w:ascii="Times New Roman" w:cs="Times New Roman"/>
          <w:sz w:val="28"/>
          <w:szCs w:val="28"/>
          <w:rPrChange w:id="12685" w:author="user pc" w:date="2022-03-15T10:14:00Z">
            <w:rPr/>
          </w:rPrChange>
        </w:rPr>
        <w:t>product</w:t>
      </w:r>
      <w:r>
        <w:rPr>
          <w:rFonts w:ascii="Times New Roman" w:cs="Times New Roman" w:hAnsi="Times New Roman"/>
          <w:sz w:val="28"/>
          <w:szCs w:val="28"/>
        </w:rPr>
        <w:t xml:space="preserve"> </w:t>
      </w:r>
      <w:r w:rsidRPr="DB6F8E4D">
        <w:rPr>
          <w:rFonts w:ascii="Times New Roman" w:cs="Times New Roman"/>
          <w:sz w:val="28"/>
          <w:szCs w:val="28"/>
          <w:rPrChange w:id="12686" w:author="user pc" w:date="2022-03-15T10:14:00Z">
            <w:rPr/>
          </w:rPrChange>
        </w:rPr>
        <w:t>expression</w:t>
      </w:r>
      <w:r>
        <w:rPr>
          <w:rFonts w:ascii="Times New Roman" w:cs="Times New Roman" w:hAnsi="Times New Roman"/>
          <w:sz w:val="28"/>
          <w:szCs w:val="28"/>
        </w:rPr>
        <w:t xml:space="preserve"> </w:t>
      </w:r>
      <w:r w:rsidRPr="2C7F7C6B">
        <w:rPr>
          <w:rFonts w:ascii="Times New Roman" w:cs="Times New Roman"/>
          <w:sz w:val="28"/>
          <w:szCs w:val="28"/>
          <w:rPrChange w:id="12687" w:author="user pc" w:date="2022-03-15T10:14:00Z">
            <w:rPr/>
          </w:rPrChange>
        </w:rPr>
        <w:t>for</w:t>
      </w:r>
      <w:r>
        <w:rPr>
          <w:rFonts w:ascii="Times New Roman" w:cs="Times New Roman" w:hAnsi="Times New Roman"/>
          <w:sz w:val="28"/>
          <w:szCs w:val="28"/>
        </w:rPr>
        <w:t xml:space="preserve"> </w:t>
      </w:r>
      <w:r w:rsidRPr="AD4BBD92">
        <w:rPr>
          <w:rFonts w:ascii="Times New Roman" w:cs="Times New Roman"/>
          <w:sz w:val="28"/>
          <w:szCs w:val="28"/>
          <w:rPrChange w:id="12688" w:author="user pc" w:date="2022-03-15T10:14:00Z">
            <w:rPr/>
          </w:rPrChange>
        </w:rPr>
        <w:t>the</w:t>
      </w:r>
      <w:r>
        <w:rPr>
          <w:rFonts w:ascii="Times New Roman" w:cs="Times New Roman" w:hAnsi="Times New Roman"/>
          <w:sz w:val="28"/>
          <w:szCs w:val="28"/>
        </w:rPr>
        <w:t xml:space="preserve"> </w:t>
      </w:r>
      <w:r w:rsidRPr="AAF8D008">
        <w:rPr>
          <w:rFonts w:ascii="Times New Roman" w:cs="Times New Roman"/>
          <w:sz w:val="28"/>
          <w:szCs w:val="28"/>
          <w:rPrChange w:id="12689" w:author="user pc" w:date="2022-03-15T10:14:00Z">
            <w:rPr/>
          </w:rPrChange>
        </w:rPr>
        <w:t>saturated</w:t>
      </w:r>
      <w:r>
        <w:rPr>
          <w:rFonts w:ascii="Times New Roman" w:cs="Times New Roman" w:hAnsi="Times New Roman"/>
          <w:sz w:val="28"/>
          <w:szCs w:val="28"/>
        </w:rPr>
        <w:t xml:space="preserve"> </w:t>
      </w:r>
      <w:r w:rsidRPr="4EA78C74">
        <w:rPr>
          <w:rFonts w:ascii="Times New Roman" w:cs="Times New Roman"/>
          <w:sz w:val="28"/>
          <w:szCs w:val="28"/>
          <w:rPrChange w:id="12690" w:author="user pc" w:date="2022-03-15T10:14:00Z">
            <w:rPr/>
          </w:rPrChange>
        </w:rPr>
        <w:t>aqueous</w:t>
      </w:r>
      <w:r>
        <w:rPr>
          <w:rFonts w:ascii="Times New Roman" w:cs="Times New Roman" w:hAnsi="Times New Roman"/>
          <w:sz w:val="28"/>
          <w:szCs w:val="28"/>
        </w:rPr>
        <w:t xml:space="preserve"> </w:t>
      </w:r>
      <w:r w:rsidRPr="77E8D525">
        <w:rPr>
          <w:rFonts w:ascii="Times New Roman" w:cs="Times New Roman"/>
          <w:sz w:val="28"/>
          <w:szCs w:val="28"/>
          <w:rPrChange w:id="12691" w:author="user pc" w:date="2022-03-15T10:14:00Z">
            <w:rPr/>
          </w:rPrChange>
        </w:rPr>
        <w:t>solution</w:t>
      </w:r>
      <w:r>
        <w:rPr>
          <w:rFonts w:ascii="Times New Roman" w:cs="Times New Roman" w:hAnsi="Times New Roman"/>
          <w:sz w:val="28"/>
          <w:szCs w:val="28"/>
        </w:rPr>
        <w:t xml:space="preserve"> </w:t>
      </w:r>
      <w:r w:rsidRPr="E9DCE8F7">
        <w:rPr>
          <w:rFonts w:ascii="Times New Roman" w:cs="Times New Roman"/>
          <w:sz w:val="28"/>
          <w:szCs w:val="28"/>
          <w:rPrChange w:id="12692" w:author="user pc" w:date="2022-03-15T10:14:00Z">
            <w:rPr/>
          </w:rPrChange>
        </w:rPr>
        <w:t>of</w:t>
      </w:r>
      <w:r>
        <w:rPr>
          <w:rFonts w:ascii="Times New Roman" w:cs="Times New Roman" w:hAnsi="Times New Roman"/>
          <w:sz w:val="28"/>
          <w:szCs w:val="28"/>
        </w:rPr>
        <w:t xml:space="preserve"> </w:t>
      </w:r>
      <w:r w:rsidRPr="2AD76483">
        <w:rPr>
          <w:rFonts w:ascii="Times New Roman" w:cs="Times New Roman"/>
          <w:sz w:val="28"/>
          <w:szCs w:val="28"/>
          <w:rPrChange w:id="12693" w:author="user pc" w:date="2022-03-15T10:14:00Z">
            <w:rPr/>
          </w:rPrChange>
        </w:rPr>
        <w:t>Bi</w:t>
      </w:r>
      <w:r w:rsidRPr="3EBA8A85">
        <w:rPr>
          <w:rFonts w:ascii="Times New Roman" w:cs="Times New Roman"/>
          <w:sz w:val="28"/>
          <w:szCs w:val="28"/>
          <w:vertAlign w:val="subscript"/>
          <w:rPrChange w:id="12694" w:author="user pc" w:date="2022-03-15T10:14:00Z">
            <w:rPr/>
          </w:rPrChange>
        </w:rPr>
        <w:t>2</w:t>
      </w:r>
      <w:r w:rsidRPr="87AD1BBB">
        <w:rPr>
          <w:rFonts w:ascii="Times New Roman" w:cs="Times New Roman"/>
          <w:sz w:val="28"/>
          <w:szCs w:val="28"/>
          <w:rPrChange w:id="12695" w:author="user pc" w:date="2022-03-15T10:14:00Z">
            <w:rPr/>
          </w:rPrChange>
        </w:rPr>
        <w:t>S</w:t>
      </w:r>
      <w:r w:rsidRPr="322D4758">
        <w:rPr>
          <w:rFonts w:ascii="Times New Roman" w:cs="Times New Roman"/>
          <w:sz w:val="28"/>
          <w:szCs w:val="28"/>
          <w:vertAlign w:val="subscript"/>
          <w:rPrChange w:id="12696" w:author="user pc" w:date="2022-03-15T10:14:00Z">
            <w:rPr/>
          </w:rPrChange>
        </w:rPr>
        <w:t>3</w:t>
      </w:r>
      <w:r w:rsidRPr="84CF5421">
        <w:rPr>
          <w:rFonts w:ascii="Times New Roman" w:cs="Times New Roman"/>
          <w:sz w:val="28"/>
          <w:szCs w:val="28"/>
          <w:rPrChange w:id="12697" w:author="user pc" w:date="2022-03-15T10:14:00Z">
            <w:rPr/>
          </w:rPrChange>
        </w:rPr>
        <w:t>.</w:t>
      </w:r>
    </w:p>
    <w:p>
      <w:pPr>
        <w:pStyle w:val="style0"/>
        <w:rPr>
          <w:rFonts w:ascii="Times New Roman" w:cs="Times New Roman"/>
          <w:sz w:val="28"/>
          <w:szCs w:val="28"/>
          <w:rPrChange w:id="12698" w:author="user pc" w:date="2022-03-15T10:14:00Z">
            <w:rPr/>
          </w:rPrChange>
        </w:rPr>
      </w:pPr>
      <w:r w:rsidRPr="5A691B83">
        <w:rPr>
          <w:rFonts w:ascii="Times New Roman" w:cs="Times New Roman"/>
          <w:b/>
          <w:sz w:val="28"/>
          <w:szCs w:val="28"/>
          <w:rPrChange w:id="12699" w:author="user pc" w:date="2022-03-15T10:14:00Z">
            <w:rPr>
              <w:b/>
            </w:rPr>
          </w:rPrChange>
        </w:rPr>
        <w:t>Solution</w:t>
      </w:r>
    </w:p>
    <w:p>
      <w:pPr>
        <w:pStyle w:val="style0"/>
        <w:rPr>
          <w:rFonts w:ascii="Times New Roman" w:cs="Times New Roman"/>
          <w:sz w:val="28"/>
          <w:szCs w:val="28"/>
          <w:rPrChange w:id="12700" w:author="user pc" w:date="2022-03-15T10:14:00Z">
            <w:rPr/>
          </w:rPrChange>
        </w:rPr>
      </w:pPr>
      <w:r w:rsidRPr="D11CE5DF">
        <w:rPr>
          <w:rFonts w:ascii="Times New Roman" w:cs="Times New Roman"/>
          <w:sz w:val="28"/>
          <w:szCs w:val="28"/>
          <w:rPrChange w:id="12701" w:author="user pc" w:date="2022-03-15T10:14:00Z">
            <w:rPr/>
          </w:rPrChange>
        </w:rPr>
        <w:t>Bi</w:t>
      </w:r>
      <w:r w:rsidRPr="FA38E27C">
        <w:rPr>
          <w:rFonts w:ascii="Times New Roman" w:cs="Times New Roman"/>
          <w:sz w:val="28"/>
          <w:szCs w:val="28"/>
          <w:vertAlign w:val="subscript"/>
          <w:rPrChange w:id="12702" w:author="user pc" w:date="2022-03-15T10:14:00Z">
            <w:rPr>
              <w:vertAlign w:val="subscript"/>
            </w:rPr>
          </w:rPrChange>
        </w:rPr>
        <w:t>2</w:t>
      </w:r>
      <w:r w:rsidRPr="A6C35A46">
        <w:rPr>
          <w:rFonts w:ascii="Times New Roman" w:cs="Times New Roman"/>
          <w:sz w:val="28"/>
          <w:szCs w:val="28"/>
          <w:rPrChange w:id="12703" w:author="user pc" w:date="2022-03-15T10:14:00Z">
            <w:rPr/>
          </w:rPrChange>
        </w:rPr>
        <w:t>S</w:t>
      </w:r>
      <w:r w:rsidRPr="F2674BBF">
        <w:rPr>
          <w:rFonts w:ascii="Times New Roman" w:cs="Times New Roman"/>
          <w:sz w:val="28"/>
          <w:szCs w:val="28"/>
          <w:vertAlign w:val="subscript"/>
          <w:rPrChange w:id="12704" w:author="user pc" w:date="2022-03-15T10:14:00Z">
            <w:rPr>
              <w:vertAlign w:val="subscript"/>
            </w:rPr>
          </w:rPrChange>
        </w:rPr>
        <w:t>3(s)</w:t>
      </w:r>
      <w:r>
        <w:rPr>
          <w:rFonts w:ascii="Times New Roman" w:cs="Times New Roman" w:hAnsi="Times New Roman"/>
          <w:sz w:val="28"/>
          <w:szCs w:val="28"/>
          <w:vertAlign w:val="subscript"/>
        </w:rPr>
        <w:t xml:space="preserve"> </w:t>
      </w:r>
      <w:r>
        <w:rPr>
          <w:rFonts w:ascii="Times New Roman" w:cs="Times New Roman" w:hAnsi="Times New Roman"/>
          <w:sz w:val="28"/>
          <w:szCs w:val="28"/>
        </w:rPr>
        <w:t xml:space="preserve"> </w:t>
      </w:r>
      <m:oMath>
        <m:r>
          <w:rPr>
            <w:rFonts w:ascii="Cambria Math" w:cs="Times New Roman" w:hAnsi="Cambria Math"/>
            <w:sz w:val="28"/>
            <w:szCs w:val="28"/>
          </w:rPr>
          <m:t>⇌</m:t>
        </m:r>
      </m:oMath>
      <w:r>
        <w:rPr>
          <w:rFonts w:ascii="Times New Roman" w:cs="Times New Roman" w:hAnsi="Times New Roman"/>
          <w:sz w:val="28"/>
          <w:szCs w:val="28"/>
        </w:rPr>
        <w:t xml:space="preserve"> </w:t>
      </w:r>
      <w:r w:rsidRPr="F97A5A81">
        <w:rPr>
          <w:rFonts w:ascii="Times New Roman" w:cs="Times New Roman"/>
          <w:sz w:val="28"/>
          <w:szCs w:val="28"/>
          <w:rPrChange w:id="12705" w:author="user pc" w:date="2022-03-15T10:14:00Z">
            <w:rPr/>
          </w:rPrChange>
        </w:rPr>
        <w:t>2Bi</w:t>
      </w:r>
      <w:r w:rsidRPr="2122C6BE">
        <w:rPr>
          <w:rFonts w:ascii="Times New Roman" w:cs="Times New Roman"/>
          <w:sz w:val="28"/>
          <w:szCs w:val="28"/>
          <w:vertAlign w:val="superscript"/>
          <w:rPrChange w:id="12706" w:author="user pc" w:date="2022-03-15T10:14:00Z">
            <w:rPr>
              <w:vertAlign w:val="superscript"/>
            </w:rPr>
          </w:rPrChange>
        </w:rPr>
        <w:t>3+</w:t>
      </w:r>
      <w:r w:rsidRPr="56C78436">
        <w:rPr>
          <w:rFonts w:ascii="Times New Roman" w:cs="Times New Roman"/>
          <w:sz w:val="28"/>
          <w:szCs w:val="28"/>
          <w:vertAlign w:val="subscript"/>
          <w:rPrChange w:id="12707" w:author="user pc" w:date="2022-03-15T10:14:00Z">
            <w:rPr>
              <w:vertAlign w:val="subscript"/>
            </w:rPr>
          </w:rPrChange>
        </w:rPr>
        <w:t>(aq)</w:t>
      </w:r>
      <w:r>
        <w:rPr>
          <w:rFonts w:ascii="Times New Roman" w:cs="Times New Roman" w:hAnsi="Times New Roman"/>
          <w:sz w:val="28"/>
          <w:szCs w:val="28"/>
          <w:vertAlign w:val="subscript"/>
        </w:rPr>
        <w:t xml:space="preserve"> </w:t>
      </w:r>
      <w:r w:rsidRPr="A7DA4C6F">
        <w:rPr>
          <w:rFonts w:ascii="Times New Roman" w:cs="Times New Roman"/>
          <w:sz w:val="28"/>
          <w:szCs w:val="28"/>
          <w:rPrChange w:id="12708" w:author="user pc" w:date="2022-03-15T10:14:00Z">
            <w:rPr/>
          </w:rPrChange>
        </w:rPr>
        <w:t>+</w:t>
      </w:r>
      <w:r>
        <w:rPr>
          <w:rFonts w:ascii="Times New Roman" w:cs="Times New Roman" w:hAnsi="Times New Roman"/>
          <w:sz w:val="28"/>
          <w:szCs w:val="28"/>
        </w:rPr>
        <w:t xml:space="preserve"> </w:t>
      </w:r>
      <w:r w:rsidRPr="EF56BBA3">
        <w:rPr>
          <w:rFonts w:ascii="Times New Roman" w:cs="Times New Roman"/>
          <w:sz w:val="28"/>
          <w:szCs w:val="28"/>
          <w:rPrChange w:id="12709" w:author="user pc" w:date="2022-03-15T10:14:00Z">
            <w:rPr/>
          </w:rPrChange>
        </w:rPr>
        <w:t>3S</w:t>
      </w:r>
      <w:r w:rsidRPr="D847966B">
        <w:rPr>
          <w:rFonts w:ascii="Times New Roman" w:cs="Times New Roman"/>
          <w:sz w:val="28"/>
          <w:szCs w:val="28"/>
          <w:vertAlign w:val="superscript"/>
          <w:rPrChange w:id="12710" w:author="user pc" w:date="2022-03-15T10:14:00Z">
            <w:rPr>
              <w:vertAlign w:val="superscript"/>
            </w:rPr>
          </w:rPrChange>
        </w:rPr>
        <w:t>2-</w:t>
      </w:r>
      <w:r w:rsidRPr="9FF82320">
        <w:rPr>
          <w:rFonts w:ascii="Times New Roman" w:cs="Times New Roman"/>
          <w:sz w:val="28"/>
          <w:szCs w:val="28"/>
          <w:vertAlign w:val="subscript"/>
          <w:rPrChange w:id="12711" w:author="user pc" w:date="2022-03-15T10:14:00Z">
            <w:rPr>
              <w:vertAlign w:val="subscript"/>
            </w:rPr>
          </w:rPrChange>
        </w:rPr>
        <w:t>(aq)</w:t>
      </w:r>
    </w:p>
    <w:p>
      <w:pPr>
        <w:pStyle w:val="style0"/>
        <w:rPr>
          <w:rFonts w:ascii="Times New Roman" w:cs="Times New Roman"/>
          <w:sz w:val="28"/>
          <w:szCs w:val="28"/>
          <w:rPrChange w:id="12712" w:author="user pc" w:date="2022-03-15T10:14:00Z">
            <w:rPr/>
          </w:rPrChange>
        </w:rPr>
      </w:pPr>
      <w:r w:rsidRPr="7FC2080D">
        <w:rPr>
          <w:rFonts w:ascii="Times New Roman" w:cs="Times New Roman"/>
          <w:sz w:val="28"/>
          <w:szCs w:val="28"/>
          <w:rPrChange w:id="12713" w:author="user pc" w:date="2022-03-15T10:14:00Z">
            <w:rPr/>
          </w:rPrChange>
        </w:rPr>
        <w:t>K</w:t>
      </w:r>
      <w:r w:rsidRPr="EAD11EB3">
        <w:rPr>
          <w:rFonts w:ascii="Times New Roman" w:cs="Times New Roman"/>
          <w:sz w:val="28"/>
          <w:szCs w:val="28"/>
          <w:vertAlign w:val="subscript"/>
          <w:rPrChange w:id="12714" w:author="user pc" w:date="2022-03-15T10:14:00Z">
            <w:rPr>
              <w:vertAlign w:val="subscript"/>
            </w:rPr>
          </w:rPrChange>
        </w:rPr>
        <w:t>sp</w:t>
      </w:r>
      <w:r>
        <w:rPr>
          <w:rFonts w:ascii="Times New Roman" w:cs="Times New Roman" w:hAnsi="Times New Roman"/>
          <w:sz w:val="28"/>
          <w:szCs w:val="28"/>
          <w:vertAlign w:val="subscript"/>
        </w:rPr>
        <w:t xml:space="preserve"> </w:t>
      </w:r>
      <w:r w:rsidRPr="D86814DD">
        <w:rPr>
          <w:rFonts w:ascii="Times New Roman" w:cs="Times New Roman"/>
          <w:sz w:val="28"/>
          <w:szCs w:val="28"/>
          <w:rPrChange w:id="12715" w:author="user pc" w:date="2022-03-15T10:14:00Z">
            <w:rPr/>
          </w:rPrChange>
        </w:rPr>
        <w:t>=</w:t>
      </w:r>
      <w:r>
        <w:rPr>
          <w:rFonts w:ascii="Times New Roman" w:cs="Times New Roman" w:hAnsi="Times New Roman"/>
          <w:sz w:val="28"/>
          <w:szCs w:val="28"/>
        </w:rPr>
        <w:t xml:space="preserve"> </w:t>
      </w:r>
      <w:r w:rsidRPr="1D424F7F">
        <w:rPr>
          <w:rFonts w:ascii="Times New Roman" w:cs="Times New Roman"/>
          <w:sz w:val="28"/>
          <w:szCs w:val="28"/>
          <w:rPrChange w:id="12716" w:author="user pc" w:date="2022-03-15T10:14:00Z">
            <w:rPr/>
          </w:rPrChange>
        </w:rPr>
        <w:t>[Bi</w:t>
      </w:r>
      <w:r w:rsidRPr="B4FF514B">
        <w:rPr>
          <w:rFonts w:ascii="Times New Roman" w:cs="Times New Roman"/>
          <w:sz w:val="28"/>
          <w:szCs w:val="28"/>
          <w:vertAlign w:val="superscript"/>
          <w:rPrChange w:id="12717" w:author="user pc" w:date="2022-03-15T10:14:00Z">
            <w:rPr>
              <w:vertAlign w:val="superscript"/>
            </w:rPr>
          </w:rPrChange>
        </w:rPr>
        <w:t>3+</w:t>
      </w:r>
      <w:r w:rsidRPr="3528C890">
        <w:rPr>
          <w:rFonts w:ascii="Times New Roman" w:cs="Times New Roman"/>
          <w:sz w:val="28"/>
          <w:szCs w:val="28"/>
          <w:rPrChange w:id="12718" w:author="user pc" w:date="2022-03-15T10:14:00Z">
            <w:rPr/>
          </w:rPrChange>
        </w:rPr>
        <w:t>]</w:t>
      </w:r>
      <w:r w:rsidRPr="5850750E">
        <w:rPr>
          <w:rFonts w:ascii="Times New Roman" w:cs="Times New Roman"/>
          <w:sz w:val="28"/>
          <w:szCs w:val="28"/>
          <w:vertAlign w:val="superscript"/>
          <w:rPrChange w:id="12719" w:author="user pc" w:date="2022-03-15T10:14:00Z">
            <w:rPr>
              <w:vertAlign w:val="superscript"/>
            </w:rPr>
          </w:rPrChange>
        </w:rPr>
        <w:t>2</w:t>
      </w:r>
      <w:r w:rsidRPr="09012AD2">
        <w:rPr>
          <w:rFonts w:ascii="Times New Roman" w:cs="Times New Roman"/>
          <w:sz w:val="28"/>
          <w:szCs w:val="28"/>
          <w:rPrChange w:id="12720" w:author="user pc" w:date="2022-03-15T10:14:00Z">
            <w:rPr/>
          </w:rPrChange>
        </w:rPr>
        <w:t>[S</w:t>
      </w:r>
      <w:r w:rsidRPr="6BA29E7D">
        <w:rPr>
          <w:rFonts w:ascii="Times New Roman" w:cs="Times New Roman"/>
          <w:sz w:val="28"/>
          <w:szCs w:val="28"/>
          <w:vertAlign w:val="superscript"/>
          <w:rPrChange w:id="12721" w:author="user pc" w:date="2022-03-15T10:14:00Z">
            <w:rPr>
              <w:vertAlign w:val="superscript"/>
            </w:rPr>
          </w:rPrChange>
        </w:rPr>
        <w:t>2-</w:t>
      </w:r>
      <w:r w:rsidRPr="EFEBA506">
        <w:rPr>
          <w:rFonts w:ascii="Times New Roman" w:cs="Times New Roman"/>
          <w:sz w:val="28"/>
          <w:szCs w:val="28"/>
          <w:rPrChange w:id="12722" w:author="user pc" w:date="2022-03-15T10:14:00Z">
            <w:rPr/>
          </w:rPrChange>
        </w:rPr>
        <w:t>]</w:t>
      </w:r>
      <w:r w:rsidRPr="EDAEEE07">
        <w:rPr>
          <w:rFonts w:ascii="Times New Roman" w:cs="Times New Roman"/>
          <w:sz w:val="28"/>
          <w:szCs w:val="28"/>
          <w:vertAlign w:val="superscript"/>
          <w:rPrChange w:id="12723" w:author="user pc" w:date="2022-03-15T10:14:00Z">
            <w:rPr>
              <w:vertAlign w:val="superscript"/>
            </w:rPr>
          </w:rPrChange>
        </w:rPr>
        <w:t>3</w:t>
      </w:r>
    </w:p>
    <w:p>
      <w:pPr>
        <w:pStyle w:val="style0"/>
        <w:rPr>
          <w:rFonts w:ascii="Times New Roman" w:cs="Times New Roman"/>
          <w:sz w:val="28"/>
          <w:szCs w:val="28"/>
          <w:rPrChange w:id="12724" w:author="user pc" w:date="2022-03-15T10:14:00Z">
            <w:rPr/>
          </w:rPrChange>
        </w:rPr>
      </w:pPr>
      <w:r w:rsidRPr="D929A86B">
        <w:rPr>
          <w:rFonts w:ascii="Times New Roman" w:cs="Times New Roman"/>
          <w:b/>
          <w:sz w:val="28"/>
          <w:szCs w:val="28"/>
          <w:rPrChange w:id="12725" w:author="user pc" w:date="2022-03-15T10:14:00Z">
            <w:rPr>
              <w:b/>
            </w:rPr>
          </w:rPrChange>
        </w:rPr>
        <w:t>Example</w:t>
      </w:r>
      <w:r>
        <w:rPr>
          <w:rFonts w:ascii="Times New Roman" w:cs="Times New Roman" w:hAnsi="Times New Roman"/>
          <w:b/>
          <w:sz w:val="28"/>
          <w:szCs w:val="28"/>
        </w:rPr>
        <w:t xml:space="preserve"> </w:t>
      </w:r>
      <w:r w:rsidRPr="F25C79AC">
        <w:rPr>
          <w:rFonts w:ascii="Times New Roman" w:cs="Times New Roman"/>
          <w:b/>
          <w:sz w:val="28"/>
          <w:szCs w:val="28"/>
          <w:rPrChange w:id="12726" w:author="user pc" w:date="2022-03-15T10:14:00Z">
            <w:rPr>
              <w:b/>
            </w:rPr>
          </w:rPrChange>
        </w:rPr>
        <w:t>2:</w:t>
      </w:r>
      <w:r>
        <w:rPr>
          <w:rFonts w:ascii="Times New Roman" w:cs="Times New Roman" w:hAnsi="Times New Roman"/>
          <w:b/>
          <w:sz w:val="28"/>
          <w:szCs w:val="28"/>
        </w:rPr>
        <w:t xml:space="preserve"> </w:t>
      </w:r>
      <w:r w:rsidRPr="9FC3A50B">
        <w:rPr>
          <w:rFonts w:ascii="Times New Roman" w:cs="Times New Roman"/>
          <w:sz w:val="28"/>
          <w:szCs w:val="28"/>
          <w:rPrChange w:id="12727" w:author="user pc" w:date="2022-03-15T10:14:00Z">
            <w:rPr/>
          </w:rPrChange>
        </w:rPr>
        <w:t>Calculate</w:t>
      </w:r>
      <w:r>
        <w:rPr>
          <w:rFonts w:ascii="Times New Roman" w:cs="Times New Roman" w:hAnsi="Times New Roman"/>
          <w:sz w:val="28"/>
          <w:szCs w:val="28"/>
        </w:rPr>
        <w:t xml:space="preserve"> </w:t>
      </w:r>
      <w:r w:rsidRPr="2DB74E45">
        <w:rPr>
          <w:rFonts w:ascii="Times New Roman" w:cs="Times New Roman"/>
          <w:sz w:val="28"/>
          <w:szCs w:val="28"/>
          <w:rPrChange w:id="12728" w:author="user pc" w:date="2022-03-15T10:14:00Z">
            <w:rPr/>
          </w:rPrChange>
        </w:rPr>
        <w:t>the</w:t>
      </w:r>
      <w:r>
        <w:rPr>
          <w:rFonts w:ascii="Times New Roman" w:cs="Times New Roman" w:hAnsi="Times New Roman"/>
          <w:sz w:val="28"/>
          <w:szCs w:val="28"/>
        </w:rPr>
        <w:t xml:space="preserve"> </w:t>
      </w:r>
      <w:r w:rsidRPr="C95BC2DC">
        <w:rPr>
          <w:rFonts w:ascii="Times New Roman" w:cs="Times New Roman"/>
          <w:sz w:val="28"/>
          <w:szCs w:val="28"/>
          <w:rPrChange w:id="12729" w:author="user pc" w:date="2022-03-15T10:14:00Z">
            <w:rPr/>
          </w:rPrChange>
        </w:rPr>
        <w:t>solubility</w:t>
      </w:r>
      <w:r>
        <w:rPr>
          <w:rFonts w:ascii="Times New Roman" w:cs="Times New Roman" w:hAnsi="Times New Roman"/>
          <w:sz w:val="28"/>
          <w:szCs w:val="28"/>
        </w:rPr>
        <w:t xml:space="preserve"> </w:t>
      </w:r>
      <w:r w:rsidRPr="F14B916A">
        <w:rPr>
          <w:rFonts w:ascii="Times New Roman" w:cs="Times New Roman"/>
          <w:sz w:val="28"/>
          <w:szCs w:val="28"/>
          <w:rPrChange w:id="12730" w:author="user pc" w:date="2022-03-15T10:14:00Z">
            <w:rPr/>
          </w:rPrChange>
        </w:rPr>
        <w:t>product</w:t>
      </w:r>
      <w:r>
        <w:rPr>
          <w:rFonts w:ascii="Times New Roman" w:cs="Times New Roman" w:hAnsi="Times New Roman"/>
          <w:sz w:val="28"/>
          <w:szCs w:val="28"/>
        </w:rPr>
        <w:t xml:space="preserve"> </w:t>
      </w:r>
      <w:r w:rsidRPr="2A0535BA">
        <w:rPr>
          <w:rFonts w:ascii="Times New Roman" w:cs="Times New Roman"/>
          <w:sz w:val="28"/>
          <w:szCs w:val="28"/>
          <w:rPrChange w:id="12731" w:author="user pc" w:date="2022-03-15T10:14:00Z">
            <w:rPr/>
          </w:rPrChange>
        </w:rPr>
        <w:t>of</w:t>
      </w:r>
      <w:r>
        <w:rPr>
          <w:rFonts w:ascii="Times New Roman" w:cs="Times New Roman" w:hAnsi="Times New Roman"/>
          <w:sz w:val="28"/>
          <w:szCs w:val="28"/>
        </w:rPr>
        <w:t xml:space="preserve"> </w:t>
      </w:r>
      <w:r w:rsidRPr="4780536A">
        <w:rPr>
          <w:rFonts w:ascii="Times New Roman" w:cs="Times New Roman"/>
          <w:sz w:val="28"/>
          <w:szCs w:val="28"/>
          <w:rPrChange w:id="12732" w:author="user pc" w:date="2022-03-15T10:14:00Z">
            <w:rPr/>
          </w:rPrChange>
        </w:rPr>
        <w:t>nickel</w:t>
      </w:r>
      <w:r>
        <w:rPr>
          <w:rFonts w:ascii="Times New Roman" w:cs="Times New Roman" w:hAnsi="Times New Roman"/>
          <w:sz w:val="28"/>
          <w:szCs w:val="28"/>
        </w:rPr>
        <w:t xml:space="preserve"> </w:t>
      </w:r>
      <w:r w:rsidRPr="6FAE8727">
        <w:rPr>
          <w:rFonts w:ascii="Times New Roman" w:cs="Times New Roman"/>
          <w:sz w:val="28"/>
          <w:szCs w:val="28"/>
          <w:rPrChange w:id="12733" w:author="user pc" w:date="2022-03-15T10:14:00Z">
            <w:rPr/>
          </w:rPrChange>
        </w:rPr>
        <w:t>hydroxide</w:t>
      </w:r>
      <w:r>
        <w:rPr>
          <w:rFonts w:ascii="Times New Roman" w:cs="Times New Roman" w:hAnsi="Times New Roman"/>
          <w:sz w:val="28"/>
          <w:szCs w:val="28"/>
        </w:rPr>
        <w:t xml:space="preserve"> </w:t>
      </w:r>
      <w:r w:rsidRPr="B0A45583">
        <w:rPr>
          <w:rFonts w:ascii="Times New Roman" w:cs="Times New Roman"/>
          <w:sz w:val="28"/>
          <w:szCs w:val="28"/>
          <w:rPrChange w:id="12734" w:author="user pc" w:date="2022-03-15T10:14:00Z">
            <w:rPr/>
          </w:rPrChange>
        </w:rPr>
        <w:t>(Ni(OH)</w:t>
      </w:r>
      <w:r w:rsidRPr="D49470C7">
        <w:rPr>
          <w:rFonts w:ascii="Times New Roman" w:cs="Times New Roman"/>
          <w:sz w:val="28"/>
          <w:szCs w:val="28"/>
          <w:vertAlign w:val="subscript"/>
          <w:rPrChange w:id="12735" w:author="user pc" w:date="2022-03-15T10:14:00Z">
            <w:rPr>
              <w:vertAlign w:val="subscript"/>
            </w:rPr>
          </w:rPrChange>
        </w:rPr>
        <w:t>2</w:t>
      </w:r>
      <w:r>
        <w:rPr>
          <w:rFonts w:ascii="Times New Roman" w:cs="Times New Roman" w:hAnsi="Times New Roman"/>
          <w:sz w:val="28"/>
          <w:szCs w:val="28"/>
        </w:rPr>
        <w:t xml:space="preserve">), </w:t>
      </w:r>
      <w:r w:rsidRPr="C2C0AEEB">
        <w:rPr>
          <w:rFonts w:ascii="Times New Roman" w:cs="Times New Roman"/>
          <w:sz w:val="28"/>
          <w:szCs w:val="28"/>
          <w:rPrChange w:id="12736" w:author="user pc" w:date="2022-03-15T10:14:00Z">
            <w:rPr/>
          </w:rPrChange>
        </w:rPr>
        <w:t>if</w:t>
      </w:r>
      <w:r>
        <w:rPr>
          <w:rFonts w:ascii="Times New Roman" w:cs="Times New Roman" w:hAnsi="Times New Roman"/>
          <w:sz w:val="28"/>
          <w:szCs w:val="28"/>
        </w:rPr>
        <w:t xml:space="preserve"> </w:t>
      </w:r>
      <w:r w:rsidRPr="C7B2140A">
        <w:rPr>
          <w:rFonts w:ascii="Times New Roman" w:cs="Times New Roman"/>
          <w:sz w:val="28"/>
          <w:szCs w:val="28"/>
          <w:rPrChange w:id="12737" w:author="user pc" w:date="2022-03-15T10:14:00Z">
            <w:rPr/>
          </w:rPrChange>
        </w:rPr>
        <w:t>the</w:t>
      </w:r>
      <w:r>
        <w:rPr>
          <w:rFonts w:ascii="Times New Roman" w:cs="Times New Roman" w:hAnsi="Times New Roman"/>
          <w:sz w:val="28"/>
          <w:szCs w:val="28"/>
        </w:rPr>
        <w:t xml:space="preserve"> </w:t>
      </w:r>
      <w:r w:rsidRPr="024CF2D5">
        <w:rPr>
          <w:rFonts w:ascii="Times New Roman" w:cs="Times New Roman"/>
          <w:sz w:val="28"/>
          <w:szCs w:val="28"/>
          <w:rPrChange w:id="12738" w:author="user pc" w:date="2022-03-15T10:14:00Z">
            <w:rPr/>
          </w:rPrChange>
        </w:rPr>
        <w:t>solubility</w:t>
      </w:r>
      <w:r>
        <w:rPr>
          <w:rFonts w:ascii="Times New Roman" w:cs="Times New Roman" w:hAnsi="Times New Roman"/>
          <w:sz w:val="28"/>
          <w:szCs w:val="28"/>
        </w:rPr>
        <w:t xml:space="preserve"> </w:t>
      </w:r>
      <w:r w:rsidRPr="3AA0D1ED">
        <w:rPr>
          <w:rFonts w:ascii="Times New Roman" w:cs="Times New Roman"/>
          <w:sz w:val="28"/>
          <w:szCs w:val="28"/>
          <w:rPrChange w:id="12739" w:author="user pc" w:date="2022-03-15T10:14:00Z">
            <w:rPr/>
          </w:rPrChange>
        </w:rPr>
        <w:t>is</w:t>
      </w:r>
      <w:r>
        <w:rPr>
          <w:rFonts w:ascii="Times New Roman" w:cs="Times New Roman" w:hAnsi="Times New Roman"/>
          <w:sz w:val="28"/>
          <w:szCs w:val="28"/>
        </w:rPr>
        <w:t xml:space="preserve"> </w:t>
      </w:r>
      <w:r w:rsidRPr="4FCAF699">
        <w:rPr>
          <w:rFonts w:ascii="Times New Roman" w:cs="Times New Roman"/>
          <w:sz w:val="28"/>
          <w:szCs w:val="28"/>
          <w:rPrChange w:id="12740" w:author="user pc" w:date="2022-03-15T10:14:00Z">
            <w:rPr/>
          </w:rPrChange>
        </w:rPr>
        <w:t>1.86×10</w:t>
      </w:r>
      <w:r w:rsidRPr="AC60F6BA">
        <w:rPr>
          <w:rFonts w:ascii="Times New Roman" w:cs="Times New Roman"/>
          <w:sz w:val="28"/>
          <w:szCs w:val="28"/>
          <w:vertAlign w:val="superscript"/>
          <w:rPrChange w:id="12741" w:author="user pc" w:date="2022-03-15T10:14:00Z">
            <w:rPr>
              <w:vertAlign w:val="superscript"/>
            </w:rPr>
          </w:rPrChange>
        </w:rPr>
        <w:t xml:space="preserve">-6 </w:t>
      </w:r>
      <w:r w:rsidRPr="B5048F5F">
        <w:rPr>
          <w:rFonts w:ascii="Times New Roman" w:cs="Times New Roman"/>
          <w:sz w:val="28"/>
          <w:szCs w:val="28"/>
          <w:rPrChange w:id="12742" w:author="user pc" w:date="2022-03-15T10:14:00Z">
            <w:rPr/>
          </w:rPrChange>
        </w:rPr>
        <w:t>moldm</w:t>
      </w:r>
      <w:r w:rsidRPr="70C9E123">
        <w:rPr>
          <w:rFonts w:ascii="Times New Roman" w:cs="Times New Roman"/>
          <w:sz w:val="28"/>
          <w:szCs w:val="28"/>
          <w:vertAlign w:val="superscript"/>
          <w:rPrChange w:id="12743" w:author="user pc" w:date="2022-03-15T10:14:00Z">
            <w:rPr>
              <w:vertAlign w:val="superscript"/>
            </w:rPr>
          </w:rPrChange>
        </w:rPr>
        <w:t>-3</w:t>
      </w:r>
      <w:r w:rsidRPr="E6C33101">
        <w:rPr>
          <w:rFonts w:ascii="Times New Roman" w:cs="Times New Roman"/>
          <w:sz w:val="28"/>
          <w:szCs w:val="28"/>
          <w:rPrChange w:id="12744" w:author="user pc" w:date="2022-03-15T10:14:00Z">
            <w:rPr/>
          </w:rPrChange>
        </w:rPr>
        <w:t>.</w:t>
      </w:r>
    </w:p>
    <w:p>
      <w:pPr>
        <w:pStyle w:val="style0"/>
        <w:rPr>
          <w:rFonts w:ascii="Times New Roman" w:cs="Times New Roman"/>
          <w:sz w:val="28"/>
          <w:szCs w:val="28"/>
          <w:rPrChange w:id="12745" w:author="user pc" w:date="2022-03-15T10:14:00Z">
            <w:rPr/>
          </w:rPrChange>
        </w:rPr>
      </w:pPr>
      <w:r w:rsidRPr="75B0D404">
        <w:rPr>
          <w:rFonts w:ascii="Times New Roman" w:cs="Times New Roman"/>
          <w:b/>
          <w:sz w:val="28"/>
          <w:szCs w:val="28"/>
          <w:rPrChange w:id="12746" w:author="user pc" w:date="2022-03-15T10:14:00Z">
            <w:rPr>
              <w:b/>
            </w:rPr>
          </w:rPrChange>
        </w:rPr>
        <w:t>Solution</w:t>
      </w:r>
    </w:p>
    <w:p>
      <w:pPr>
        <w:pStyle w:val="style0"/>
        <w:rPr>
          <w:rFonts w:ascii="Times New Roman" w:cs="Times New Roman"/>
          <w:sz w:val="28"/>
          <w:szCs w:val="28"/>
          <w:rPrChange w:id="12747" w:author="user pc" w:date="2022-03-15T10:14:00Z">
            <w:rPr/>
          </w:rPrChange>
        </w:rPr>
      </w:pPr>
      <w:r w:rsidRPr="B14DFECE">
        <w:rPr>
          <w:rFonts w:ascii="Times New Roman" w:cs="Times New Roman"/>
          <w:sz w:val="28"/>
          <w:szCs w:val="28"/>
          <w:rPrChange w:id="12748" w:author="user pc" w:date="2022-03-15T10:14:00Z">
            <w:rPr/>
          </w:rPrChange>
        </w:rPr>
        <w:t>Ni(OH)</w:t>
      </w:r>
      <w:r w:rsidRPr="6FE411F0">
        <w:rPr>
          <w:rFonts w:ascii="Times New Roman" w:cs="Times New Roman"/>
          <w:sz w:val="28"/>
          <w:szCs w:val="28"/>
          <w:vertAlign w:val="subscript"/>
          <w:rPrChange w:id="12749" w:author="user pc" w:date="2022-03-15T10:14:00Z">
            <w:rPr>
              <w:vertAlign w:val="subscript"/>
            </w:rPr>
          </w:rPrChange>
        </w:rPr>
        <w:t>2</w:t>
      </w:r>
      <w:r>
        <w:rPr>
          <w:rFonts w:ascii="Times New Roman" w:cs="Times New Roman" w:hAnsi="Times New Roman"/>
          <w:sz w:val="28"/>
          <w:szCs w:val="28"/>
          <w:vertAlign w:val="subscript"/>
        </w:rPr>
        <w:t xml:space="preserve">  </w:t>
      </w:r>
      <w:r>
        <w:rPr>
          <w:rFonts w:ascii="Cambria Math" w:cs="Cambria Math" w:hAnsi="Cambria Math"/>
          <w:sz w:val="28"/>
          <w:szCs w:val="28"/>
        </w:rPr>
        <w:t>⇌</w:t>
      </w:r>
      <w:r>
        <w:rPr>
          <w:rFonts w:ascii="Times New Roman" w:cs="Times New Roman" w:hAnsi="Times New Roman"/>
          <w:sz w:val="28"/>
          <w:szCs w:val="28"/>
        </w:rPr>
        <w:t xml:space="preserve"> </w:t>
      </w:r>
      <w:r w:rsidRPr="5553CE8E">
        <w:rPr>
          <w:rFonts w:ascii="Times New Roman" w:cs="Times New Roman"/>
          <w:sz w:val="28"/>
          <w:szCs w:val="28"/>
          <w:rPrChange w:id="12750" w:author="user pc" w:date="2022-03-15T10:14:00Z">
            <w:rPr/>
          </w:rPrChange>
        </w:rPr>
        <w:t>Ni</w:t>
      </w:r>
      <w:r w:rsidRPr="97F1FCB6">
        <w:rPr>
          <w:rFonts w:ascii="Times New Roman" w:cs="Times New Roman"/>
          <w:sz w:val="28"/>
          <w:szCs w:val="28"/>
          <w:vertAlign w:val="superscript"/>
          <w:rPrChange w:id="12751" w:author="user pc" w:date="2022-03-15T10:14:00Z">
            <w:rPr>
              <w:vertAlign w:val="superscript"/>
            </w:rPr>
          </w:rPrChange>
        </w:rPr>
        <w:t>2+</w:t>
      </w:r>
      <w:r w:rsidRPr="28BE766B">
        <w:rPr>
          <w:rFonts w:ascii="Times New Roman" w:cs="Times New Roman"/>
          <w:sz w:val="28"/>
          <w:szCs w:val="28"/>
          <w:rPrChange w:id="12752" w:author="user pc" w:date="2022-03-15T10:14:00Z">
            <w:rPr/>
          </w:rPrChange>
        </w:rPr>
        <w:t>+</w:t>
      </w:r>
      <w:r>
        <w:rPr>
          <w:rFonts w:ascii="Times New Roman" w:cs="Times New Roman" w:hAnsi="Times New Roman"/>
          <w:sz w:val="28"/>
          <w:szCs w:val="28"/>
        </w:rPr>
        <w:t xml:space="preserve"> </w:t>
      </w:r>
      <w:r w:rsidRPr="2ADB5074">
        <w:rPr>
          <w:rFonts w:ascii="Times New Roman" w:cs="Times New Roman"/>
          <w:sz w:val="28"/>
          <w:szCs w:val="28"/>
          <w:rPrChange w:id="12753" w:author="user pc" w:date="2022-03-15T10:14:00Z">
            <w:rPr/>
          </w:rPrChange>
        </w:rPr>
        <w:t>2OH</w:t>
      </w:r>
      <w:r w:rsidRPr="A1EF6FF4">
        <w:rPr>
          <w:rFonts w:ascii="Times New Roman" w:cs="Times New Roman"/>
          <w:sz w:val="28"/>
          <w:szCs w:val="28"/>
          <w:vertAlign w:val="superscript"/>
          <w:rPrChange w:id="12754" w:author="user pc" w:date="2022-03-15T10:14:00Z">
            <w:rPr>
              <w:vertAlign w:val="superscript"/>
            </w:rPr>
          </w:rPrChange>
        </w:rPr>
        <w:t>-</w:t>
      </w:r>
    </w:p>
    <w:p>
      <w:pPr>
        <w:pStyle w:val="style0"/>
        <w:rPr>
          <w:rFonts w:ascii="Times New Roman" w:cs="Times New Roman"/>
          <w:sz w:val="28"/>
          <w:szCs w:val="28"/>
          <w:rPrChange w:id="12755" w:author="user pc" w:date="2022-03-15T10:14:00Z">
            <w:rPr/>
          </w:rPrChange>
        </w:rPr>
      </w:pPr>
      <w:r w:rsidRPr="17D395EC">
        <w:rPr>
          <w:rFonts w:ascii="Times New Roman" w:cs="Times New Roman"/>
          <w:sz w:val="28"/>
          <w:szCs w:val="28"/>
          <w:rPrChange w:id="12756" w:author="user pc" w:date="2022-03-15T10:14:00Z">
            <w:rPr/>
          </w:rPrChange>
        </w:rPr>
        <w:t>[Ni</w:t>
      </w:r>
      <w:r w:rsidRPr="92FC23AB">
        <w:rPr>
          <w:rFonts w:ascii="Times New Roman" w:cs="Times New Roman"/>
          <w:sz w:val="28"/>
          <w:szCs w:val="28"/>
          <w:vertAlign w:val="superscript"/>
          <w:rPrChange w:id="12757" w:author="user pc" w:date="2022-03-15T10:14:00Z">
            <w:rPr>
              <w:vertAlign w:val="superscript"/>
            </w:rPr>
          </w:rPrChange>
        </w:rPr>
        <w:t>2+</w:t>
      </w:r>
      <w:r w:rsidRPr="092C2ADF">
        <w:rPr>
          <w:rFonts w:ascii="Times New Roman" w:cs="Times New Roman"/>
          <w:sz w:val="28"/>
          <w:szCs w:val="28"/>
          <w:rPrChange w:id="12758" w:author="user pc" w:date="2022-03-15T10:14:00Z">
            <w:rPr/>
          </w:rPrChange>
        </w:rPr>
        <w:t>]</w:t>
      </w:r>
      <w:r>
        <w:rPr>
          <w:rFonts w:ascii="Times New Roman" w:cs="Times New Roman" w:hAnsi="Times New Roman"/>
          <w:sz w:val="28"/>
          <w:szCs w:val="28"/>
        </w:rPr>
        <w:t xml:space="preserve"> </w:t>
      </w:r>
      <w:r w:rsidRPr="96984A4B">
        <w:rPr>
          <w:rFonts w:ascii="Times New Roman" w:cs="Times New Roman"/>
          <w:sz w:val="28"/>
          <w:szCs w:val="28"/>
          <w:rPrChange w:id="12759" w:author="user pc" w:date="2022-03-15T10:14:00Z">
            <w:rPr/>
          </w:rPrChange>
        </w:rPr>
        <w:t>=</w:t>
      </w:r>
      <w:r>
        <w:rPr>
          <w:rFonts w:ascii="Times New Roman" w:cs="Times New Roman" w:hAnsi="Times New Roman"/>
          <w:sz w:val="28"/>
          <w:szCs w:val="28"/>
        </w:rPr>
        <w:t xml:space="preserve"> </w:t>
      </w:r>
      <w:r w:rsidRPr="94C06F2E">
        <w:rPr>
          <w:rFonts w:ascii="Times New Roman" w:cs="Times New Roman"/>
          <w:sz w:val="28"/>
          <w:szCs w:val="28"/>
          <w:rPrChange w:id="12760" w:author="user pc" w:date="2022-03-15T10:14:00Z">
            <w:rPr/>
          </w:rPrChange>
        </w:rPr>
        <w:t>1.86×10</w:t>
      </w:r>
      <w:r w:rsidRPr="EF270514">
        <w:rPr>
          <w:rFonts w:ascii="Times New Roman" w:cs="Times New Roman"/>
          <w:sz w:val="28"/>
          <w:szCs w:val="28"/>
          <w:vertAlign w:val="superscript"/>
          <w:rPrChange w:id="12761" w:author="user pc" w:date="2022-03-15T10:14:00Z">
            <w:rPr>
              <w:vertAlign w:val="superscript"/>
            </w:rPr>
          </w:rPrChange>
        </w:rPr>
        <w:t xml:space="preserve">-6 </w:t>
      </w:r>
      <w:r w:rsidRPr="54EC766A">
        <w:rPr>
          <w:rFonts w:ascii="Times New Roman" w:cs="Times New Roman"/>
          <w:sz w:val="28"/>
          <w:szCs w:val="28"/>
          <w:rPrChange w:id="12762" w:author="user pc" w:date="2022-03-15T10:14:00Z">
            <w:rPr/>
          </w:rPrChange>
        </w:rPr>
        <w:t>moldm</w:t>
      </w:r>
      <w:r w:rsidRPr="8786E90D">
        <w:rPr>
          <w:rFonts w:ascii="Times New Roman" w:cs="Times New Roman"/>
          <w:sz w:val="28"/>
          <w:szCs w:val="28"/>
          <w:vertAlign w:val="superscript"/>
          <w:rPrChange w:id="12763" w:author="user pc" w:date="2022-03-15T10:14:00Z">
            <w:rPr>
              <w:vertAlign w:val="superscript"/>
            </w:rPr>
          </w:rPrChange>
        </w:rPr>
        <w:t>-3</w:t>
      </w:r>
    </w:p>
    <w:p>
      <w:pPr>
        <w:pStyle w:val="style0"/>
        <w:rPr>
          <w:rFonts w:ascii="Times New Roman" w:cs="Times New Roman"/>
          <w:sz w:val="28"/>
          <w:szCs w:val="28"/>
          <w:rPrChange w:id="12764" w:author="user pc" w:date="2022-03-15T10:14:00Z">
            <w:rPr/>
          </w:rPrChange>
        </w:rPr>
      </w:pPr>
      <w:r w:rsidRPr="E6751561">
        <w:rPr>
          <w:rFonts w:ascii="Times New Roman" w:cs="Times New Roman"/>
          <w:sz w:val="28"/>
          <w:szCs w:val="28"/>
          <w:rPrChange w:id="12765" w:author="user pc" w:date="2022-03-15T10:14:00Z">
            <w:rPr/>
          </w:rPrChange>
        </w:rPr>
        <w:t>[OH</w:t>
      </w:r>
      <w:r w:rsidRPr="444F3929">
        <w:rPr>
          <w:rFonts w:ascii="Times New Roman" w:cs="Times New Roman"/>
          <w:sz w:val="28"/>
          <w:szCs w:val="28"/>
          <w:vertAlign w:val="superscript"/>
          <w:rPrChange w:id="12766" w:author="user pc" w:date="2022-03-15T10:14:00Z">
            <w:rPr>
              <w:vertAlign w:val="superscript"/>
            </w:rPr>
          </w:rPrChange>
        </w:rPr>
        <w:t>-</w:t>
      </w:r>
      <w:r w:rsidRPr="481A2361">
        <w:rPr>
          <w:rFonts w:ascii="Times New Roman" w:cs="Times New Roman"/>
          <w:sz w:val="28"/>
          <w:szCs w:val="28"/>
          <w:rPrChange w:id="12767" w:author="user pc" w:date="2022-03-15T10:14:00Z">
            <w:rPr/>
          </w:rPrChange>
        </w:rPr>
        <w:t>]</w:t>
      </w:r>
      <w:r>
        <w:rPr>
          <w:rFonts w:ascii="Times New Roman" w:cs="Times New Roman" w:hAnsi="Times New Roman"/>
          <w:sz w:val="28"/>
          <w:szCs w:val="28"/>
        </w:rPr>
        <w:t xml:space="preserve"> </w:t>
      </w:r>
      <w:r w:rsidRPr="DF6B79F4">
        <w:rPr>
          <w:rFonts w:ascii="Times New Roman" w:cs="Times New Roman"/>
          <w:sz w:val="28"/>
          <w:szCs w:val="28"/>
          <w:rPrChange w:id="12768" w:author="user pc" w:date="2022-03-15T10:14:00Z">
            <w:rPr/>
          </w:rPrChange>
        </w:rPr>
        <w:t>=</w:t>
      </w:r>
      <w:r>
        <w:rPr>
          <w:rFonts w:ascii="Times New Roman" w:cs="Times New Roman" w:hAnsi="Times New Roman"/>
          <w:sz w:val="28"/>
          <w:szCs w:val="28"/>
        </w:rPr>
        <w:t xml:space="preserve"> </w:t>
      </w:r>
      <w:r w:rsidRPr="EB04D649">
        <w:rPr>
          <w:rFonts w:ascii="Times New Roman" w:cs="Times New Roman"/>
          <w:sz w:val="28"/>
          <w:szCs w:val="28"/>
          <w:rPrChange w:id="12769" w:author="user pc" w:date="2022-03-15T10:14:00Z">
            <w:rPr/>
          </w:rPrChange>
        </w:rPr>
        <w:t>2</w:t>
      </w:r>
      <w:r>
        <w:rPr>
          <w:rFonts w:ascii="Times New Roman" w:cs="Times New Roman" w:hAnsi="Times New Roman"/>
          <w:sz w:val="28"/>
          <w:szCs w:val="28"/>
        </w:rPr>
        <w:t xml:space="preserve"> </w:t>
      </w:r>
      <w:r w:rsidRPr="1B3F606D">
        <w:rPr>
          <w:rFonts w:ascii="Times New Roman" w:cs="Times New Roman"/>
          <w:sz w:val="28"/>
          <w:szCs w:val="28"/>
          <w:rPrChange w:id="12770" w:author="user pc" w:date="2022-03-15T10:14:00Z">
            <w:rPr/>
          </w:rPrChange>
        </w:rPr>
        <w:t>×</w:t>
      </w:r>
      <w:r>
        <w:rPr>
          <w:rFonts w:ascii="Times New Roman" w:cs="Times New Roman" w:hAnsi="Times New Roman"/>
          <w:sz w:val="28"/>
          <w:szCs w:val="28"/>
        </w:rPr>
        <w:t xml:space="preserve"> </w:t>
      </w:r>
      <w:r w:rsidRPr="8985D18A">
        <w:rPr>
          <w:rFonts w:ascii="Times New Roman" w:cs="Times New Roman"/>
          <w:sz w:val="28"/>
          <w:szCs w:val="28"/>
          <w:rPrChange w:id="12771" w:author="user pc" w:date="2022-03-15T10:14:00Z">
            <w:rPr/>
          </w:rPrChange>
        </w:rPr>
        <w:t>1.86</w:t>
      </w:r>
      <w:r>
        <w:rPr>
          <w:rFonts w:ascii="Times New Roman" w:cs="Times New Roman" w:hAnsi="Times New Roman"/>
          <w:sz w:val="28"/>
          <w:szCs w:val="28"/>
        </w:rPr>
        <w:t xml:space="preserve"> </w:t>
      </w:r>
      <w:r w:rsidRPr="46B37EEA">
        <w:rPr>
          <w:rFonts w:ascii="Times New Roman" w:cs="Times New Roman"/>
          <w:sz w:val="28"/>
          <w:szCs w:val="28"/>
          <w:rPrChange w:id="12772" w:author="user pc" w:date="2022-03-15T10:14:00Z">
            <w:rPr/>
          </w:rPrChange>
        </w:rPr>
        <w:t>×</w:t>
      </w:r>
      <w:r>
        <w:rPr>
          <w:rFonts w:ascii="Times New Roman" w:cs="Times New Roman" w:hAnsi="Times New Roman"/>
          <w:sz w:val="28"/>
          <w:szCs w:val="28"/>
        </w:rPr>
        <w:t xml:space="preserve"> </w:t>
      </w:r>
      <w:r w:rsidRPr="C6F82D9C">
        <w:rPr>
          <w:rFonts w:ascii="Times New Roman" w:cs="Times New Roman"/>
          <w:sz w:val="28"/>
          <w:szCs w:val="28"/>
          <w:rPrChange w:id="12773" w:author="user pc" w:date="2022-03-15T10:14:00Z">
            <w:rPr/>
          </w:rPrChange>
        </w:rPr>
        <w:t>10</w:t>
      </w:r>
      <w:r w:rsidRPr="0FCF27C5">
        <w:rPr>
          <w:rFonts w:ascii="Times New Roman" w:cs="Times New Roman"/>
          <w:sz w:val="28"/>
          <w:szCs w:val="28"/>
          <w:vertAlign w:val="superscript"/>
          <w:rPrChange w:id="12774" w:author="user pc" w:date="2022-03-15T10:14:00Z">
            <w:rPr>
              <w:vertAlign w:val="superscript"/>
            </w:rPr>
          </w:rPrChange>
        </w:rPr>
        <w:t>-6</w:t>
      </w:r>
      <w:r w:rsidRPr="82C2D6A9">
        <w:rPr>
          <w:rFonts w:ascii="Times New Roman" w:cs="Times New Roman"/>
          <w:sz w:val="28"/>
          <w:szCs w:val="28"/>
          <w:rPrChange w:id="12775" w:author="user pc" w:date="2022-03-15T10:14:00Z">
            <w:rPr/>
          </w:rPrChange>
        </w:rPr>
        <w:t>moldm</w:t>
      </w:r>
      <w:r w:rsidRPr="82F0148B">
        <w:rPr>
          <w:rFonts w:ascii="Times New Roman" w:cs="Times New Roman"/>
          <w:sz w:val="28"/>
          <w:szCs w:val="28"/>
          <w:vertAlign w:val="superscript"/>
          <w:rPrChange w:id="12776" w:author="user pc" w:date="2022-03-15T10:14:00Z">
            <w:rPr>
              <w:vertAlign w:val="superscript"/>
            </w:rPr>
          </w:rPrChange>
        </w:rPr>
        <w:t>-3</w:t>
      </w:r>
    </w:p>
    <w:p>
      <w:pPr>
        <w:pStyle w:val="style0"/>
        <w:rPr>
          <w:rFonts w:ascii="Times New Roman" w:cs="Times New Roman"/>
          <w:sz w:val="28"/>
          <w:szCs w:val="28"/>
          <w:rPrChange w:id="12777" w:author="user pc" w:date="2022-03-15T10:14:00Z">
            <w:rPr/>
          </w:rPrChange>
        </w:rPr>
      </w:pPr>
      <w:r>
        <w:rPr>
          <w:rFonts w:ascii="Times New Roman" w:cs="Times New Roman" w:hAnsi="Times New Roman"/>
          <w:sz w:val="28"/>
          <w:szCs w:val="28"/>
        </w:rPr>
        <w:t xml:space="preserve">          </w:t>
      </w:r>
      <w:r w:rsidRPr="1381D4C6">
        <w:rPr>
          <w:rFonts w:ascii="Times New Roman" w:cs="Times New Roman"/>
          <w:sz w:val="28"/>
          <w:szCs w:val="28"/>
          <w:rPrChange w:id="12778" w:author="user pc" w:date="2022-03-15T10:14:00Z">
            <w:rPr/>
          </w:rPrChange>
        </w:rPr>
        <w:t>=</w:t>
      </w:r>
      <w:r>
        <w:rPr>
          <w:rFonts w:ascii="Times New Roman" w:cs="Times New Roman" w:hAnsi="Times New Roman"/>
          <w:sz w:val="28"/>
          <w:szCs w:val="28"/>
        </w:rPr>
        <w:t xml:space="preserve"> </w:t>
      </w:r>
      <w:r w:rsidRPr="F4562B2E">
        <w:rPr>
          <w:rFonts w:ascii="Times New Roman" w:cs="Times New Roman"/>
          <w:sz w:val="28"/>
          <w:szCs w:val="28"/>
          <w:rPrChange w:id="12779" w:author="user pc" w:date="2022-03-15T10:14:00Z">
            <w:rPr/>
          </w:rPrChange>
        </w:rPr>
        <w:t>3.72</w:t>
      </w:r>
      <w:r>
        <w:rPr>
          <w:rFonts w:ascii="Times New Roman" w:cs="Times New Roman" w:hAnsi="Times New Roman"/>
          <w:sz w:val="28"/>
          <w:szCs w:val="28"/>
        </w:rPr>
        <w:t xml:space="preserve"> </w:t>
      </w:r>
      <w:r w:rsidRPr="F54A1485">
        <w:rPr>
          <w:rFonts w:ascii="Times New Roman" w:cs="Times New Roman"/>
          <w:sz w:val="28"/>
          <w:szCs w:val="28"/>
          <w:rPrChange w:id="12780" w:author="user pc" w:date="2022-03-15T10:14:00Z">
            <w:rPr/>
          </w:rPrChange>
        </w:rPr>
        <w:t>×</w:t>
      </w:r>
      <w:r>
        <w:rPr>
          <w:rFonts w:ascii="Times New Roman" w:cs="Times New Roman" w:hAnsi="Times New Roman"/>
          <w:sz w:val="28"/>
          <w:szCs w:val="28"/>
        </w:rPr>
        <w:t xml:space="preserve"> </w:t>
      </w:r>
      <w:r w:rsidRPr="F56B1E79">
        <w:rPr>
          <w:rFonts w:ascii="Times New Roman" w:cs="Times New Roman"/>
          <w:sz w:val="28"/>
          <w:szCs w:val="28"/>
          <w:rPrChange w:id="12781" w:author="user pc" w:date="2022-03-15T10:14:00Z">
            <w:rPr/>
          </w:rPrChange>
        </w:rPr>
        <w:t>10</w:t>
      </w:r>
      <w:r w:rsidRPr="EF8EEB0F">
        <w:rPr>
          <w:rFonts w:ascii="Times New Roman" w:cs="Times New Roman"/>
          <w:sz w:val="28"/>
          <w:szCs w:val="28"/>
          <w:vertAlign w:val="superscript"/>
          <w:rPrChange w:id="12782" w:author="user pc" w:date="2022-03-15T10:14:00Z">
            <w:rPr>
              <w:vertAlign w:val="superscript"/>
            </w:rPr>
          </w:rPrChange>
        </w:rPr>
        <w:t>-6</w:t>
      </w:r>
      <w:r>
        <w:rPr>
          <w:rFonts w:ascii="Times New Roman" w:cs="Times New Roman" w:hAnsi="Times New Roman"/>
          <w:sz w:val="28"/>
          <w:szCs w:val="28"/>
          <w:vertAlign w:val="superscript"/>
        </w:rPr>
        <w:t xml:space="preserve"> </w:t>
      </w:r>
      <w:r w:rsidRPr="FD599A8C">
        <w:rPr>
          <w:rFonts w:ascii="Times New Roman" w:cs="Times New Roman"/>
          <w:sz w:val="28"/>
          <w:szCs w:val="28"/>
          <w:rPrChange w:id="12783" w:author="user pc" w:date="2022-03-15T10:14:00Z">
            <w:rPr/>
          </w:rPrChange>
        </w:rPr>
        <w:t>moldm</w:t>
      </w:r>
      <w:r w:rsidRPr="925C1C66">
        <w:rPr>
          <w:rFonts w:ascii="Times New Roman" w:cs="Times New Roman"/>
          <w:sz w:val="28"/>
          <w:szCs w:val="28"/>
          <w:vertAlign w:val="superscript"/>
          <w:rPrChange w:id="12784" w:author="user pc" w:date="2022-03-15T10:14:00Z">
            <w:rPr>
              <w:vertAlign w:val="superscript"/>
            </w:rPr>
          </w:rPrChange>
        </w:rPr>
        <w:t>-3</w:t>
      </w:r>
    </w:p>
    <w:p>
      <w:pPr>
        <w:pStyle w:val="style0"/>
        <w:rPr>
          <w:rFonts w:ascii="Times New Roman" w:cs="Times New Roman"/>
          <w:sz w:val="28"/>
          <w:szCs w:val="28"/>
          <w:rPrChange w:id="12785" w:author="user pc" w:date="2022-03-15T10:14:00Z">
            <w:rPr/>
          </w:rPrChange>
        </w:rPr>
      </w:pPr>
      <w:r w:rsidRPr="E2561C87">
        <w:rPr>
          <w:rFonts w:ascii="Times New Roman" w:cs="Times New Roman"/>
          <w:sz w:val="28"/>
          <w:szCs w:val="28"/>
          <w:rPrChange w:id="12786" w:author="user pc" w:date="2022-03-15T10:14:00Z">
            <w:rPr/>
          </w:rPrChange>
        </w:rPr>
        <w:t>K</w:t>
      </w:r>
      <w:r w:rsidRPr="C666282C">
        <w:rPr>
          <w:rFonts w:ascii="Times New Roman" w:cs="Times New Roman"/>
          <w:sz w:val="28"/>
          <w:szCs w:val="28"/>
          <w:vertAlign w:val="subscript"/>
          <w:rPrChange w:id="12787" w:author="user pc" w:date="2022-03-15T10:14:00Z">
            <w:rPr>
              <w:vertAlign w:val="subscript"/>
            </w:rPr>
          </w:rPrChange>
        </w:rPr>
        <w:t>sp</w:t>
      </w:r>
      <w:r>
        <w:rPr>
          <w:rFonts w:ascii="Times New Roman" w:cs="Times New Roman" w:hAnsi="Times New Roman"/>
          <w:sz w:val="28"/>
          <w:szCs w:val="28"/>
          <w:vertAlign w:val="subscript"/>
        </w:rPr>
        <w:t xml:space="preserve">      </w:t>
      </w:r>
      <w:r w:rsidRPr="E7A2C183">
        <w:rPr>
          <w:rFonts w:ascii="Times New Roman" w:cs="Times New Roman"/>
          <w:sz w:val="28"/>
          <w:szCs w:val="28"/>
          <w:rPrChange w:id="12788" w:author="user pc" w:date="2022-03-15T10:14:00Z">
            <w:rPr/>
          </w:rPrChange>
        </w:rPr>
        <w:t>=</w:t>
      </w:r>
      <w:r>
        <w:rPr>
          <w:rFonts w:ascii="Times New Roman" w:cs="Times New Roman" w:hAnsi="Times New Roman"/>
          <w:sz w:val="28"/>
          <w:szCs w:val="28"/>
        </w:rPr>
        <w:t xml:space="preserve">  </w:t>
      </w:r>
      <w:r w:rsidRPr="1DB2642A">
        <w:rPr>
          <w:rFonts w:ascii="Times New Roman" w:cs="Times New Roman"/>
          <w:sz w:val="28"/>
          <w:szCs w:val="28"/>
          <w:rPrChange w:id="12789" w:author="user pc" w:date="2022-03-15T10:14:00Z">
            <w:rPr/>
          </w:rPrChange>
        </w:rPr>
        <w:t>[Ni</w:t>
      </w:r>
      <w:r w:rsidRPr="01EB79E8">
        <w:rPr>
          <w:rFonts w:ascii="Times New Roman" w:cs="Times New Roman"/>
          <w:sz w:val="28"/>
          <w:szCs w:val="28"/>
          <w:vertAlign w:val="superscript"/>
          <w:rPrChange w:id="12790" w:author="user pc" w:date="2022-03-15T10:14:00Z">
            <w:rPr>
              <w:vertAlign w:val="superscript"/>
            </w:rPr>
          </w:rPrChange>
        </w:rPr>
        <w:t>2+</w:t>
      </w:r>
      <w:r w:rsidRPr="9C8B4FA3">
        <w:rPr>
          <w:rFonts w:ascii="Times New Roman" w:cs="Times New Roman"/>
          <w:sz w:val="28"/>
          <w:szCs w:val="28"/>
          <w:rPrChange w:id="12791" w:author="user pc" w:date="2022-03-15T10:14:00Z">
            <w:rPr/>
          </w:rPrChange>
        </w:rPr>
        <w:t>][OH</w:t>
      </w:r>
      <w:r w:rsidRPr="02619F1A">
        <w:rPr>
          <w:rFonts w:ascii="Times New Roman" w:cs="Times New Roman"/>
          <w:sz w:val="28"/>
          <w:szCs w:val="28"/>
          <w:vertAlign w:val="superscript"/>
          <w:rPrChange w:id="12792" w:author="user pc" w:date="2022-03-15T10:14:00Z">
            <w:rPr>
              <w:vertAlign w:val="superscript"/>
            </w:rPr>
          </w:rPrChange>
        </w:rPr>
        <w:t>-</w:t>
      </w:r>
      <w:r w:rsidRPr="3F569F30">
        <w:rPr>
          <w:rFonts w:ascii="Times New Roman" w:cs="Times New Roman"/>
          <w:sz w:val="28"/>
          <w:szCs w:val="28"/>
          <w:rPrChange w:id="12793" w:author="user pc" w:date="2022-03-15T10:14:00Z">
            <w:rPr/>
          </w:rPrChange>
        </w:rPr>
        <w:t>]</w:t>
      </w:r>
      <w:r w:rsidRPr="8017A781">
        <w:rPr>
          <w:rFonts w:ascii="Times New Roman" w:cs="Times New Roman"/>
          <w:sz w:val="28"/>
          <w:szCs w:val="28"/>
          <w:vertAlign w:val="superscript"/>
          <w:rPrChange w:id="12794" w:author="user pc" w:date="2022-03-15T10:14:00Z">
            <w:rPr>
              <w:vertAlign w:val="superscript"/>
            </w:rPr>
          </w:rPrChange>
        </w:rPr>
        <w:t>2</w:t>
      </w:r>
    </w:p>
    <w:p>
      <w:pPr>
        <w:pStyle w:val="style0"/>
        <w:rPr>
          <w:rFonts w:ascii="Times New Roman" w:cs="Times New Roman"/>
          <w:sz w:val="28"/>
          <w:szCs w:val="28"/>
          <w:rPrChange w:id="12795" w:author="user pc" w:date="2022-03-15T10:14:00Z">
            <w:rPr/>
          </w:rPrChange>
        </w:rPr>
      </w:pPr>
      <w:r>
        <w:rPr>
          <w:rFonts w:ascii="Times New Roman" w:cs="Times New Roman" w:hAnsi="Times New Roman"/>
          <w:sz w:val="28"/>
          <w:szCs w:val="28"/>
        </w:rPr>
        <w:t xml:space="preserve">        </w:t>
      </w:r>
      <w:r w:rsidRPr="EF48A2BA">
        <w:rPr>
          <w:rFonts w:ascii="Times New Roman" w:cs="Times New Roman"/>
          <w:sz w:val="28"/>
          <w:szCs w:val="28"/>
          <w:rPrChange w:id="12796" w:author="user pc" w:date="2022-03-15T10:14:00Z">
            <w:rPr/>
          </w:rPrChange>
        </w:rPr>
        <w:t>=</w:t>
      </w:r>
      <w:r>
        <w:rPr>
          <w:rFonts w:ascii="Times New Roman" w:cs="Times New Roman" w:hAnsi="Times New Roman"/>
          <w:sz w:val="28"/>
          <w:szCs w:val="28"/>
        </w:rPr>
        <w:t xml:space="preserve"> </w:t>
      </w:r>
      <w:r w:rsidRPr="16F0F374">
        <w:rPr>
          <w:rFonts w:ascii="Times New Roman" w:cs="Times New Roman"/>
          <w:sz w:val="28"/>
          <w:szCs w:val="28"/>
          <w:rPrChange w:id="12797" w:author="user pc" w:date="2022-03-15T10:14:00Z">
            <w:rPr/>
          </w:rPrChange>
        </w:rPr>
        <w:t>(1.86×10</w:t>
      </w:r>
      <w:r w:rsidRPr="6FA01A37">
        <w:rPr>
          <w:rFonts w:ascii="Times New Roman" w:cs="Times New Roman"/>
          <w:sz w:val="28"/>
          <w:szCs w:val="28"/>
          <w:vertAlign w:val="superscript"/>
          <w:rPrChange w:id="12798" w:author="user pc" w:date="2022-03-15T10:14:00Z">
            <w:rPr>
              <w:vertAlign w:val="superscript"/>
            </w:rPr>
          </w:rPrChange>
        </w:rPr>
        <w:t>-6</w:t>
      </w:r>
      <w:r w:rsidRPr="B9DA133D">
        <w:rPr>
          <w:rFonts w:ascii="Times New Roman" w:cs="Times New Roman"/>
          <w:sz w:val="28"/>
          <w:szCs w:val="28"/>
          <w:rPrChange w:id="12799" w:author="user pc" w:date="2022-03-15T10:14:00Z">
            <w:rPr/>
          </w:rPrChange>
        </w:rPr>
        <w:t>)(3.72×10</w:t>
      </w:r>
      <w:r w:rsidRPr="28F73AE3">
        <w:rPr>
          <w:rFonts w:ascii="Times New Roman" w:cs="Times New Roman"/>
          <w:sz w:val="28"/>
          <w:szCs w:val="28"/>
          <w:vertAlign w:val="superscript"/>
          <w:rPrChange w:id="12800" w:author="user pc" w:date="2022-03-15T10:14:00Z">
            <w:rPr>
              <w:vertAlign w:val="superscript"/>
            </w:rPr>
          </w:rPrChange>
        </w:rPr>
        <w:t>-6</w:t>
      </w:r>
      <w:r w:rsidRPr="D98D4AA6">
        <w:rPr>
          <w:rFonts w:ascii="Times New Roman" w:cs="Times New Roman"/>
          <w:sz w:val="28"/>
          <w:szCs w:val="28"/>
          <w:rPrChange w:id="12801" w:author="user pc" w:date="2022-03-15T10:14:00Z">
            <w:rPr/>
          </w:rPrChange>
        </w:rPr>
        <w:t>)</w:t>
      </w:r>
      <w:r w:rsidRPr="0567A0CC">
        <w:rPr>
          <w:rFonts w:ascii="Times New Roman" w:cs="Times New Roman"/>
          <w:sz w:val="28"/>
          <w:szCs w:val="28"/>
          <w:vertAlign w:val="superscript"/>
          <w:rPrChange w:id="12802" w:author="user pc" w:date="2022-03-15T10:14:00Z">
            <w:rPr>
              <w:vertAlign w:val="superscript"/>
            </w:rPr>
          </w:rPrChange>
        </w:rPr>
        <w:t>2</w:t>
      </w:r>
    </w:p>
    <w:p>
      <w:pPr>
        <w:pStyle w:val="style0"/>
        <w:rPr>
          <w:rFonts w:ascii="Times New Roman" w:cs="Times New Roman"/>
          <w:sz w:val="28"/>
          <w:szCs w:val="28"/>
          <w:rPrChange w:id="12803" w:author="user pc" w:date="2022-03-15T10:14:00Z">
            <w:rPr/>
          </w:rPrChange>
        </w:rPr>
      </w:pPr>
      <w:r>
        <w:rPr>
          <w:rFonts w:ascii="Times New Roman" w:cs="Times New Roman" w:hAnsi="Times New Roman"/>
          <w:sz w:val="28"/>
          <w:szCs w:val="28"/>
        </w:rPr>
        <w:t xml:space="preserve">        </w:t>
      </w:r>
      <w:r w:rsidRPr="DD314BE8">
        <w:rPr>
          <w:rFonts w:ascii="Times New Roman" w:cs="Times New Roman"/>
          <w:sz w:val="28"/>
          <w:szCs w:val="28"/>
          <w:rPrChange w:id="12804" w:author="user pc" w:date="2022-03-15T10:14:00Z">
            <w:rPr/>
          </w:rPrChange>
        </w:rPr>
        <w:t>=</w:t>
      </w:r>
      <w:r>
        <w:rPr>
          <w:rFonts w:ascii="Times New Roman" w:cs="Times New Roman" w:hAnsi="Times New Roman"/>
          <w:sz w:val="28"/>
          <w:szCs w:val="28"/>
        </w:rPr>
        <w:t xml:space="preserve"> </w:t>
      </w:r>
      <w:r w:rsidRPr="719F3831">
        <w:rPr>
          <w:rFonts w:ascii="Times New Roman" w:cs="Times New Roman"/>
          <w:sz w:val="28"/>
          <w:szCs w:val="28"/>
          <w:rPrChange w:id="12805" w:author="user pc" w:date="2022-03-15T10:14:00Z">
            <w:rPr/>
          </w:rPrChange>
        </w:rPr>
        <w:t>2.574</w:t>
      </w:r>
      <w:r>
        <w:rPr>
          <w:rFonts w:ascii="Times New Roman" w:cs="Times New Roman" w:hAnsi="Times New Roman"/>
          <w:sz w:val="28"/>
          <w:szCs w:val="28"/>
        </w:rPr>
        <w:t xml:space="preserve"> </w:t>
      </w:r>
      <w:r w:rsidRPr="3237BD63">
        <w:rPr>
          <w:rFonts w:ascii="Times New Roman" w:cs="Times New Roman"/>
          <w:sz w:val="28"/>
          <w:szCs w:val="28"/>
          <w:rPrChange w:id="12806" w:author="user pc" w:date="2022-03-15T10:14:00Z">
            <w:rPr/>
          </w:rPrChange>
        </w:rPr>
        <w:t>×</w:t>
      </w:r>
      <w:r>
        <w:rPr>
          <w:rFonts w:ascii="Times New Roman" w:cs="Times New Roman" w:hAnsi="Times New Roman"/>
          <w:sz w:val="28"/>
          <w:szCs w:val="28"/>
        </w:rPr>
        <w:t xml:space="preserve"> </w:t>
      </w:r>
      <w:r w:rsidRPr="C0FCA1DC">
        <w:rPr>
          <w:rFonts w:ascii="Times New Roman" w:cs="Times New Roman"/>
          <w:sz w:val="28"/>
          <w:szCs w:val="28"/>
          <w:rPrChange w:id="12807" w:author="user pc" w:date="2022-03-15T10:14:00Z">
            <w:rPr/>
          </w:rPrChange>
        </w:rPr>
        <w:t>10</w:t>
      </w:r>
      <w:r w:rsidRPr="3F740F1C">
        <w:rPr>
          <w:rFonts w:ascii="Times New Roman" w:cs="Times New Roman"/>
          <w:sz w:val="28"/>
          <w:szCs w:val="28"/>
          <w:vertAlign w:val="superscript"/>
          <w:rPrChange w:id="12808" w:author="user pc" w:date="2022-03-15T10:14:00Z">
            <w:rPr>
              <w:vertAlign w:val="superscript"/>
            </w:rPr>
          </w:rPrChange>
        </w:rPr>
        <w:t>-17</w:t>
      </w:r>
      <w:r w:rsidRPr="560F538C">
        <w:rPr>
          <w:rFonts w:ascii="Times New Roman" w:cs="Times New Roman"/>
          <w:sz w:val="28"/>
          <w:szCs w:val="28"/>
          <w:rPrChange w:id="12809" w:author="user pc" w:date="2022-03-15T10:14:00Z">
            <w:rPr/>
          </w:rPrChange>
        </w:rPr>
        <w:t>mol</w:t>
      </w:r>
      <w:r w:rsidRPr="50079343">
        <w:rPr>
          <w:rFonts w:ascii="Times New Roman" w:cs="Times New Roman"/>
          <w:sz w:val="28"/>
          <w:szCs w:val="28"/>
          <w:vertAlign w:val="superscript"/>
          <w:rPrChange w:id="12810" w:author="user pc" w:date="2022-03-15T10:14:00Z">
            <w:rPr>
              <w:vertAlign w:val="superscript"/>
            </w:rPr>
          </w:rPrChange>
        </w:rPr>
        <w:t>-3</w:t>
      </w:r>
      <w:r w:rsidRPr="D9E415E8">
        <w:rPr>
          <w:rFonts w:ascii="Times New Roman" w:cs="Times New Roman"/>
          <w:sz w:val="28"/>
          <w:szCs w:val="28"/>
          <w:rPrChange w:id="12811" w:author="user pc" w:date="2022-03-15T10:14:00Z">
            <w:rPr/>
          </w:rPrChange>
        </w:rPr>
        <w:t>dm</w:t>
      </w:r>
      <w:r w:rsidRPr="59D7402D">
        <w:rPr>
          <w:rFonts w:ascii="Times New Roman" w:cs="Times New Roman"/>
          <w:sz w:val="28"/>
          <w:szCs w:val="28"/>
          <w:vertAlign w:val="superscript"/>
          <w:rPrChange w:id="12812" w:author="user pc" w:date="2022-03-15T10:14:00Z">
            <w:rPr>
              <w:vertAlign w:val="superscript"/>
            </w:rPr>
          </w:rPrChange>
        </w:rPr>
        <w:t>-6</w:t>
      </w:r>
    </w:p>
    <w:p>
      <w:pPr>
        <w:pStyle w:val="style0"/>
        <w:rPr>
          <w:rFonts w:ascii="Times New Roman" w:cs="Times New Roman"/>
          <w:sz w:val="28"/>
          <w:szCs w:val="28"/>
          <w:rPrChange w:id="12813" w:author="user pc" w:date="2022-03-15T10:14:00Z">
            <w:rPr/>
          </w:rPrChange>
        </w:rPr>
      </w:pPr>
    </w:p>
    <w:p>
      <w:pPr>
        <w:pStyle w:val="style0"/>
        <w:rPr>
          <w:rFonts w:ascii="Times New Roman" w:cs="Times New Roman"/>
          <w:sz w:val="28"/>
          <w:szCs w:val="28"/>
          <w:rPrChange w:id="12814" w:author="user pc" w:date="2022-03-15T10:14:00Z">
            <w:rPr/>
          </w:rPrChange>
        </w:rPr>
      </w:pPr>
      <w:r w:rsidRPr="73D789B8">
        <w:rPr>
          <w:rFonts w:ascii="Times New Roman" w:cs="Times New Roman"/>
          <w:b/>
          <w:sz w:val="28"/>
          <w:szCs w:val="28"/>
          <w:rPrChange w:id="12815" w:author="user pc" w:date="2022-03-15T10:14:00Z">
            <w:rPr>
              <w:b/>
            </w:rPr>
          </w:rPrChange>
        </w:rPr>
        <w:t>Example</w:t>
      </w:r>
      <w:r>
        <w:rPr>
          <w:rFonts w:ascii="Times New Roman" w:cs="Times New Roman" w:hAnsi="Times New Roman"/>
          <w:b/>
          <w:sz w:val="28"/>
          <w:szCs w:val="28"/>
        </w:rPr>
        <w:t xml:space="preserve"> </w:t>
      </w:r>
      <w:r w:rsidRPr="C5093CCA">
        <w:rPr>
          <w:rFonts w:ascii="Times New Roman" w:cs="Times New Roman"/>
          <w:b/>
          <w:sz w:val="28"/>
          <w:szCs w:val="28"/>
          <w:rPrChange w:id="12816" w:author="user pc" w:date="2022-03-15T10:14:00Z">
            <w:rPr>
              <w:b/>
            </w:rPr>
          </w:rPrChange>
        </w:rPr>
        <w:t>3:</w:t>
      </w:r>
    </w:p>
    <w:p>
      <w:pPr>
        <w:pStyle w:val="style0"/>
        <w:rPr>
          <w:rFonts w:ascii="Times New Roman" w:cs="Times New Roman"/>
          <w:sz w:val="28"/>
          <w:szCs w:val="28"/>
          <w:rPrChange w:id="12817" w:author="user pc" w:date="2022-03-15T10:14:00Z">
            <w:rPr/>
          </w:rPrChange>
        </w:rPr>
      </w:pPr>
      <w:r w:rsidRPr="55B41E05">
        <w:rPr>
          <w:rFonts w:ascii="Times New Roman" w:cs="Times New Roman"/>
          <w:sz w:val="28"/>
          <w:szCs w:val="28"/>
          <w:rPrChange w:id="12818" w:author="user pc" w:date="2022-03-15T10:14:00Z">
            <w:rPr/>
          </w:rPrChange>
        </w:rPr>
        <w:t>A</w:t>
      </w:r>
      <w:r>
        <w:rPr>
          <w:rFonts w:ascii="Times New Roman" w:cs="Times New Roman" w:hAnsi="Times New Roman"/>
          <w:sz w:val="28"/>
          <w:szCs w:val="28"/>
        </w:rPr>
        <w:t xml:space="preserve"> </w:t>
      </w:r>
      <w:r w:rsidRPr="73D4E0BE">
        <w:rPr>
          <w:rFonts w:ascii="Times New Roman" w:cs="Times New Roman"/>
          <w:sz w:val="28"/>
          <w:szCs w:val="28"/>
          <w:rPrChange w:id="12819" w:author="user pc" w:date="2022-03-15T10:14:00Z">
            <w:rPr/>
          </w:rPrChange>
        </w:rPr>
        <w:t>litre</w:t>
      </w:r>
      <w:r>
        <w:rPr>
          <w:rFonts w:ascii="Times New Roman" w:cs="Times New Roman" w:hAnsi="Times New Roman"/>
          <w:sz w:val="28"/>
          <w:szCs w:val="28"/>
        </w:rPr>
        <w:t xml:space="preserve"> </w:t>
      </w:r>
      <w:r w:rsidRPr="1BFAFA8C">
        <w:rPr>
          <w:rFonts w:ascii="Times New Roman" w:cs="Times New Roman"/>
          <w:sz w:val="28"/>
          <w:szCs w:val="28"/>
          <w:rPrChange w:id="12820" w:author="user pc" w:date="2022-03-15T10:14:00Z">
            <w:rPr/>
          </w:rPrChange>
        </w:rPr>
        <w:t>of</w:t>
      </w:r>
      <w:r>
        <w:rPr>
          <w:rFonts w:ascii="Times New Roman" w:cs="Times New Roman" w:hAnsi="Times New Roman"/>
          <w:sz w:val="28"/>
          <w:szCs w:val="28"/>
        </w:rPr>
        <w:t xml:space="preserve"> </w:t>
      </w:r>
      <w:r w:rsidRPr="27550BD0">
        <w:rPr>
          <w:rFonts w:ascii="Times New Roman" w:cs="Times New Roman"/>
          <w:sz w:val="28"/>
          <w:szCs w:val="28"/>
          <w:rPrChange w:id="12821" w:author="user pc" w:date="2022-03-15T10:14:00Z">
            <w:rPr/>
          </w:rPrChange>
        </w:rPr>
        <w:t>a</w:t>
      </w:r>
      <w:r>
        <w:rPr>
          <w:rFonts w:ascii="Times New Roman" w:cs="Times New Roman" w:hAnsi="Times New Roman"/>
          <w:sz w:val="28"/>
          <w:szCs w:val="28"/>
        </w:rPr>
        <w:t xml:space="preserve"> </w:t>
      </w:r>
      <w:r w:rsidRPr="299DC68E">
        <w:rPr>
          <w:rFonts w:ascii="Times New Roman" w:cs="Times New Roman"/>
          <w:sz w:val="28"/>
          <w:szCs w:val="28"/>
          <w:rPrChange w:id="12822" w:author="user pc" w:date="2022-03-15T10:14:00Z">
            <w:rPr/>
          </w:rPrChange>
        </w:rPr>
        <w:t>saturated</w:t>
      </w:r>
      <w:r>
        <w:rPr>
          <w:rFonts w:ascii="Times New Roman" w:cs="Times New Roman" w:hAnsi="Times New Roman"/>
          <w:sz w:val="28"/>
          <w:szCs w:val="28"/>
        </w:rPr>
        <w:t xml:space="preserve"> </w:t>
      </w:r>
      <w:r w:rsidRPr="407A2D3A">
        <w:rPr>
          <w:rFonts w:ascii="Times New Roman" w:cs="Times New Roman"/>
          <w:sz w:val="28"/>
          <w:szCs w:val="28"/>
          <w:rPrChange w:id="12823" w:author="user pc" w:date="2022-03-15T10:14:00Z">
            <w:rPr/>
          </w:rPrChange>
        </w:rPr>
        <w:t>solution</w:t>
      </w:r>
      <w:r>
        <w:rPr>
          <w:rFonts w:ascii="Times New Roman" w:cs="Times New Roman" w:hAnsi="Times New Roman"/>
          <w:sz w:val="28"/>
          <w:szCs w:val="28"/>
        </w:rPr>
        <w:t xml:space="preserve"> </w:t>
      </w:r>
      <w:r w:rsidRPr="B9BAF712">
        <w:rPr>
          <w:rFonts w:ascii="Times New Roman" w:cs="Times New Roman"/>
          <w:sz w:val="28"/>
          <w:szCs w:val="28"/>
          <w:rPrChange w:id="12824" w:author="user pc" w:date="2022-03-15T10:14:00Z">
            <w:rPr/>
          </w:rPrChange>
        </w:rPr>
        <w:t>at</w:t>
      </w:r>
      <w:r>
        <w:rPr>
          <w:rFonts w:ascii="Times New Roman" w:cs="Times New Roman" w:hAnsi="Times New Roman"/>
          <w:sz w:val="28"/>
          <w:szCs w:val="28"/>
        </w:rPr>
        <w:t xml:space="preserve"> </w:t>
      </w:r>
      <w:r w:rsidRPr="28726999">
        <w:rPr>
          <w:rFonts w:ascii="Times New Roman" w:cs="Times New Roman"/>
          <w:sz w:val="28"/>
          <w:szCs w:val="28"/>
          <w:rPrChange w:id="12825" w:author="user pc" w:date="2022-03-15T10:14:00Z">
            <w:rPr/>
          </w:rPrChange>
        </w:rPr>
        <w:t>25°C</w:t>
      </w:r>
      <w:r>
        <w:rPr>
          <w:rFonts w:ascii="Times New Roman" w:cs="Times New Roman" w:hAnsi="Times New Roman"/>
          <w:sz w:val="28"/>
          <w:szCs w:val="28"/>
        </w:rPr>
        <w:t xml:space="preserve"> </w:t>
      </w:r>
      <w:r w:rsidRPr="3EF1B8F6">
        <w:rPr>
          <w:rFonts w:ascii="Times New Roman" w:cs="Times New Roman"/>
          <w:sz w:val="28"/>
          <w:szCs w:val="28"/>
          <w:rPrChange w:id="12826" w:author="user pc" w:date="2022-03-15T10:14:00Z">
            <w:rPr/>
          </w:rPrChange>
        </w:rPr>
        <w:t>with</w:t>
      </w:r>
      <w:r>
        <w:rPr>
          <w:rFonts w:ascii="Times New Roman" w:cs="Times New Roman" w:hAnsi="Times New Roman"/>
          <w:sz w:val="28"/>
          <w:szCs w:val="28"/>
        </w:rPr>
        <w:t xml:space="preserve"> </w:t>
      </w:r>
      <w:r w:rsidRPr="931509AB">
        <w:rPr>
          <w:rFonts w:ascii="Times New Roman" w:cs="Times New Roman"/>
          <w:sz w:val="28"/>
          <w:szCs w:val="28"/>
          <w:rPrChange w:id="12827" w:author="user pc" w:date="2022-03-15T10:14:00Z">
            <w:rPr/>
          </w:rPrChange>
        </w:rPr>
        <w:t>calcium</w:t>
      </w:r>
      <w:r>
        <w:rPr>
          <w:rFonts w:ascii="Times New Roman" w:cs="Times New Roman" w:hAnsi="Times New Roman"/>
          <w:sz w:val="28"/>
          <w:szCs w:val="28"/>
        </w:rPr>
        <w:t xml:space="preserve"> </w:t>
      </w:r>
      <w:r w:rsidRPr="964C866E">
        <w:rPr>
          <w:rFonts w:ascii="Times New Roman" w:cs="Times New Roman"/>
          <w:sz w:val="28"/>
          <w:szCs w:val="28"/>
          <w:rPrChange w:id="12828" w:author="user pc" w:date="2022-03-15T10:14:00Z">
            <w:rPr/>
          </w:rPrChange>
        </w:rPr>
        <w:t>oxalate,</w:t>
      </w:r>
      <w:r>
        <w:rPr>
          <w:rFonts w:ascii="Times New Roman" w:cs="Times New Roman" w:hAnsi="Times New Roman"/>
          <w:sz w:val="28"/>
          <w:szCs w:val="28"/>
        </w:rPr>
        <w:t xml:space="preserve"> </w:t>
      </w:r>
      <w:r w:rsidRPr="4B561848">
        <w:rPr>
          <w:rFonts w:ascii="Times New Roman" w:cs="Times New Roman"/>
          <w:sz w:val="28"/>
          <w:szCs w:val="28"/>
          <w:rPrChange w:id="12829" w:author="user pc" w:date="2022-03-15T10:14:00Z">
            <w:rPr/>
          </w:rPrChange>
        </w:rPr>
        <w:t>CaC</w:t>
      </w:r>
      <w:r w:rsidRPr="486B8973">
        <w:rPr>
          <w:rFonts w:ascii="Times New Roman" w:cs="Times New Roman"/>
          <w:sz w:val="28"/>
          <w:szCs w:val="28"/>
          <w:vertAlign w:val="subscript"/>
          <w:rPrChange w:id="12830" w:author="user pc" w:date="2022-03-15T10:14:00Z">
            <w:rPr>
              <w:vertAlign w:val="subscript"/>
            </w:rPr>
          </w:rPrChange>
        </w:rPr>
        <w:t>2</w:t>
      </w:r>
      <w:r w:rsidRPr="57C99582">
        <w:rPr>
          <w:rFonts w:ascii="Times New Roman" w:cs="Times New Roman"/>
          <w:sz w:val="28"/>
          <w:szCs w:val="28"/>
          <w:rPrChange w:id="12831" w:author="user pc" w:date="2022-03-15T10:14:00Z">
            <w:rPr/>
          </w:rPrChange>
        </w:rPr>
        <w:t>O</w:t>
      </w:r>
      <w:r w:rsidRPr="CC3B23BF">
        <w:rPr>
          <w:rFonts w:ascii="Times New Roman" w:cs="Times New Roman"/>
          <w:sz w:val="28"/>
          <w:szCs w:val="28"/>
          <w:vertAlign w:val="subscript"/>
          <w:rPrChange w:id="12832" w:author="user pc" w:date="2022-03-15T10:14:00Z">
            <w:rPr>
              <w:vertAlign w:val="subscript"/>
            </w:rPr>
          </w:rPrChange>
        </w:rPr>
        <w:t xml:space="preserve">4 </w:t>
      </w:r>
      <w:r w:rsidRPr="113EEE8A">
        <w:rPr>
          <w:rFonts w:ascii="Times New Roman" w:cs="Times New Roman"/>
          <w:sz w:val="28"/>
          <w:szCs w:val="28"/>
          <w:rPrChange w:id="12833" w:author="user pc" w:date="2022-03-15T10:14:00Z">
            <w:rPr/>
          </w:rPrChange>
        </w:rPr>
        <w:t>is</w:t>
      </w:r>
      <w:r>
        <w:rPr>
          <w:rFonts w:ascii="Times New Roman" w:cs="Times New Roman" w:hAnsi="Times New Roman"/>
          <w:sz w:val="28"/>
          <w:szCs w:val="28"/>
        </w:rPr>
        <w:t xml:space="preserve"> </w:t>
      </w:r>
      <w:r w:rsidRPr="EFFD893B">
        <w:rPr>
          <w:rFonts w:ascii="Times New Roman" w:cs="Times New Roman"/>
          <w:sz w:val="28"/>
          <w:szCs w:val="28"/>
          <w:rPrChange w:id="12834" w:author="user pc" w:date="2022-03-15T10:14:00Z">
            <w:rPr/>
          </w:rPrChange>
        </w:rPr>
        <w:t>evaporated</w:t>
      </w:r>
      <w:r>
        <w:rPr>
          <w:rFonts w:ascii="Times New Roman" w:cs="Times New Roman" w:hAnsi="Times New Roman"/>
          <w:sz w:val="28"/>
          <w:szCs w:val="28"/>
        </w:rPr>
        <w:t xml:space="preserve"> </w:t>
      </w:r>
      <w:r w:rsidRPr="22E00919">
        <w:rPr>
          <w:rFonts w:ascii="Times New Roman" w:cs="Times New Roman"/>
          <w:sz w:val="28"/>
          <w:szCs w:val="28"/>
          <w:rPrChange w:id="12835" w:author="user pc" w:date="2022-03-15T10:14:00Z">
            <w:rPr/>
          </w:rPrChange>
        </w:rPr>
        <w:t>to</w:t>
      </w:r>
      <w:r>
        <w:rPr>
          <w:rFonts w:ascii="Times New Roman" w:cs="Times New Roman" w:hAnsi="Times New Roman"/>
          <w:sz w:val="28"/>
          <w:szCs w:val="28"/>
        </w:rPr>
        <w:t xml:space="preserve"> </w:t>
      </w:r>
      <w:r w:rsidRPr="3A7FA81E">
        <w:rPr>
          <w:rFonts w:ascii="Times New Roman" w:cs="Times New Roman"/>
          <w:sz w:val="28"/>
          <w:szCs w:val="28"/>
          <w:rPrChange w:id="12836" w:author="user pc" w:date="2022-03-15T10:14:00Z">
            <w:rPr/>
          </w:rPrChange>
        </w:rPr>
        <w:t>dryness,</w:t>
      </w:r>
      <w:r>
        <w:rPr>
          <w:rFonts w:ascii="Times New Roman" w:cs="Times New Roman" w:hAnsi="Times New Roman"/>
          <w:sz w:val="28"/>
          <w:szCs w:val="28"/>
        </w:rPr>
        <w:t xml:space="preserve"> </w:t>
      </w:r>
      <w:r w:rsidRPr="4AEB0262">
        <w:rPr>
          <w:rFonts w:ascii="Times New Roman" w:cs="Times New Roman"/>
          <w:sz w:val="28"/>
          <w:szCs w:val="28"/>
          <w:rPrChange w:id="12837" w:author="user pc" w:date="2022-03-15T10:14:00Z">
            <w:rPr/>
          </w:rPrChange>
        </w:rPr>
        <w:t>giving</w:t>
      </w:r>
      <w:r>
        <w:rPr>
          <w:rFonts w:ascii="Times New Roman" w:cs="Times New Roman" w:hAnsi="Times New Roman"/>
          <w:sz w:val="28"/>
          <w:szCs w:val="28"/>
        </w:rPr>
        <w:t xml:space="preserve"> </w:t>
      </w:r>
      <w:r w:rsidRPr="17793203">
        <w:rPr>
          <w:rFonts w:ascii="Times New Roman" w:cs="Times New Roman"/>
          <w:sz w:val="28"/>
          <w:szCs w:val="28"/>
          <w:rPrChange w:id="12838" w:author="user pc" w:date="2022-03-15T10:14:00Z">
            <w:rPr/>
          </w:rPrChange>
        </w:rPr>
        <w:t>a</w:t>
      </w:r>
      <w:r>
        <w:rPr>
          <w:rFonts w:ascii="Times New Roman" w:cs="Times New Roman" w:hAnsi="Times New Roman"/>
          <w:sz w:val="28"/>
          <w:szCs w:val="28"/>
        </w:rPr>
        <w:t xml:space="preserve"> </w:t>
      </w:r>
      <w:r w:rsidRPr="9EC314E2">
        <w:rPr>
          <w:rFonts w:ascii="Times New Roman" w:cs="Times New Roman"/>
          <w:sz w:val="28"/>
          <w:szCs w:val="28"/>
          <w:rPrChange w:id="12839" w:author="user pc" w:date="2022-03-15T10:14:00Z">
            <w:rPr/>
          </w:rPrChange>
        </w:rPr>
        <w:t>0.0061g</w:t>
      </w:r>
      <w:r>
        <w:rPr>
          <w:rFonts w:ascii="Times New Roman" w:cs="Times New Roman" w:hAnsi="Times New Roman"/>
          <w:sz w:val="28"/>
          <w:szCs w:val="28"/>
        </w:rPr>
        <w:t xml:space="preserve"> </w:t>
      </w:r>
      <w:r w:rsidRPr="BF478BBD">
        <w:rPr>
          <w:rFonts w:ascii="Times New Roman" w:cs="Times New Roman"/>
          <w:sz w:val="28"/>
          <w:szCs w:val="28"/>
          <w:rPrChange w:id="12840" w:author="user pc" w:date="2022-03-15T10:14:00Z">
            <w:rPr/>
          </w:rPrChange>
        </w:rPr>
        <w:t>residue</w:t>
      </w:r>
      <w:r>
        <w:rPr>
          <w:rFonts w:ascii="Times New Roman" w:cs="Times New Roman" w:hAnsi="Times New Roman"/>
          <w:sz w:val="28"/>
          <w:szCs w:val="28"/>
        </w:rPr>
        <w:t xml:space="preserve"> </w:t>
      </w:r>
      <w:r w:rsidRPr="6924BD82">
        <w:rPr>
          <w:rFonts w:ascii="Times New Roman" w:cs="Times New Roman"/>
          <w:sz w:val="28"/>
          <w:szCs w:val="28"/>
          <w:rPrChange w:id="12841" w:author="user pc" w:date="2022-03-15T10:14:00Z">
            <w:rPr/>
          </w:rPrChange>
        </w:rPr>
        <w:t>of</w:t>
      </w:r>
      <w:r>
        <w:rPr>
          <w:rFonts w:ascii="Times New Roman" w:cs="Times New Roman" w:hAnsi="Times New Roman"/>
          <w:sz w:val="28"/>
          <w:szCs w:val="28"/>
        </w:rPr>
        <w:t xml:space="preserve"> </w:t>
      </w:r>
      <w:r w:rsidRPr="7A5445C2">
        <w:rPr>
          <w:rFonts w:ascii="Times New Roman" w:cs="Times New Roman"/>
          <w:sz w:val="28"/>
          <w:szCs w:val="28"/>
          <w:rPrChange w:id="12842" w:author="user pc" w:date="2022-03-15T10:14:00Z">
            <w:rPr/>
          </w:rPrChange>
        </w:rPr>
        <w:t>CaC</w:t>
      </w:r>
      <w:r w:rsidRPr="C8287FE3">
        <w:rPr>
          <w:rFonts w:ascii="Times New Roman" w:cs="Times New Roman"/>
          <w:sz w:val="28"/>
          <w:szCs w:val="28"/>
          <w:vertAlign w:val="subscript"/>
          <w:rPrChange w:id="12843" w:author="user pc" w:date="2022-03-15T10:14:00Z">
            <w:rPr>
              <w:vertAlign w:val="subscript"/>
            </w:rPr>
          </w:rPrChange>
        </w:rPr>
        <w:t>2</w:t>
      </w:r>
      <w:r w:rsidRPr="FE8C954D">
        <w:rPr>
          <w:rFonts w:ascii="Times New Roman" w:cs="Times New Roman"/>
          <w:sz w:val="28"/>
          <w:szCs w:val="28"/>
          <w:rPrChange w:id="12844" w:author="user pc" w:date="2022-03-15T10:14:00Z">
            <w:rPr/>
          </w:rPrChange>
        </w:rPr>
        <w:t>O</w:t>
      </w:r>
      <w:r w:rsidRPr="BB1C62DC">
        <w:rPr>
          <w:rFonts w:ascii="Times New Roman" w:cs="Times New Roman"/>
          <w:sz w:val="28"/>
          <w:szCs w:val="28"/>
          <w:vertAlign w:val="subscript"/>
          <w:rPrChange w:id="12845" w:author="user pc" w:date="2022-03-15T10:14:00Z">
            <w:rPr>
              <w:vertAlign w:val="subscript"/>
            </w:rPr>
          </w:rPrChange>
        </w:rPr>
        <w:t>4</w:t>
      </w:r>
      <w:r w:rsidRPr="2439A6BA">
        <w:rPr>
          <w:rFonts w:ascii="Times New Roman" w:cs="Times New Roman"/>
          <w:sz w:val="28"/>
          <w:szCs w:val="28"/>
          <w:rPrChange w:id="12846" w:author="user pc" w:date="2022-03-15T10:14:00Z">
            <w:rPr/>
          </w:rPrChange>
        </w:rPr>
        <w:t>.</w:t>
      </w:r>
      <w:r>
        <w:rPr>
          <w:rFonts w:ascii="Times New Roman" w:cs="Times New Roman" w:hAnsi="Times New Roman"/>
          <w:sz w:val="28"/>
          <w:szCs w:val="28"/>
        </w:rPr>
        <w:t xml:space="preserve"> </w:t>
      </w:r>
      <w:r w:rsidRPr="2780B961">
        <w:rPr>
          <w:rFonts w:ascii="Times New Roman" w:cs="Times New Roman"/>
          <w:sz w:val="28"/>
          <w:szCs w:val="28"/>
          <w:rPrChange w:id="12847" w:author="user pc" w:date="2022-03-15T10:14:00Z">
            <w:rPr/>
          </w:rPrChange>
        </w:rPr>
        <w:t>Calculate</w:t>
      </w:r>
      <w:r>
        <w:rPr>
          <w:rFonts w:ascii="Times New Roman" w:cs="Times New Roman" w:hAnsi="Times New Roman"/>
          <w:sz w:val="28"/>
          <w:szCs w:val="28"/>
        </w:rPr>
        <w:t xml:space="preserve"> </w:t>
      </w:r>
      <w:r w:rsidRPr="7D6D9BA0">
        <w:rPr>
          <w:rFonts w:ascii="Times New Roman" w:cs="Times New Roman"/>
          <w:sz w:val="28"/>
          <w:szCs w:val="28"/>
          <w:rPrChange w:id="12848" w:author="user pc" w:date="2022-03-15T10:14:00Z">
            <w:rPr/>
          </w:rPrChange>
        </w:rPr>
        <w:t>the</w:t>
      </w:r>
      <w:r>
        <w:rPr>
          <w:rFonts w:ascii="Times New Roman" w:cs="Times New Roman" w:hAnsi="Times New Roman"/>
          <w:sz w:val="28"/>
          <w:szCs w:val="28"/>
        </w:rPr>
        <w:t xml:space="preserve"> </w:t>
      </w:r>
      <w:r w:rsidRPr="8C5BD977">
        <w:rPr>
          <w:rFonts w:ascii="Times New Roman" w:cs="Times New Roman"/>
          <w:sz w:val="28"/>
          <w:szCs w:val="28"/>
          <w:rPrChange w:id="12849" w:author="user pc" w:date="2022-03-15T10:14:00Z">
            <w:rPr/>
          </w:rPrChange>
        </w:rPr>
        <w:t>solubility</w:t>
      </w:r>
      <w:r>
        <w:rPr>
          <w:rFonts w:ascii="Times New Roman" w:cs="Times New Roman" w:hAnsi="Times New Roman"/>
          <w:sz w:val="28"/>
          <w:szCs w:val="28"/>
        </w:rPr>
        <w:t xml:space="preserve"> </w:t>
      </w:r>
      <w:r w:rsidRPr="0D812BB8">
        <w:rPr>
          <w:rFonts w:ascii="Times New Roman" w:cs="Times New Roman"/>
          <w:sz w:val="28"/>
          <w:szCs w:val="28"/>
          <w:rPrChange w:id="12850" w:author="user pc" w:date="2022-03-15T10:14:00Z">
            <w:rPr/>
          </w:rPrChange>
        </w:rPr>
        <w:t>product</w:t>
      </w:r>
      <w:r>
        <w:rPr>
          <w:rFonts w:ascii="Times New Roman" w:cs="Times New Roman" w:hAnsi="Times New Roman"/>
          <w:sz w:val="28"/>
          <w:szCs w:val="28"/>
        </w:rPr>
        <w:t xml:space="preserve"> </w:t>
      </w:r>
      <w:r w:rsidRPr="BF6151DB">
        <w:rPr>
          <w:rFonts w:ascii="Times New Roman" w:cs="Times New Roman"/>
          <w:sz w:val="28"/>
          <w:szCs w:val="28"/>
          <w:rPrChange w:id="12851" w:author="user pc" w:date="2022-03-15T10:14:00Z">
            <w:rPr/>
          </w:rPrChange>
        </w:rPr>
        <w:t>constant</w:t>
      </w:r>
      <w:r>
        <w:rPr>
          <w:rFonts w:ascii="Times New Roman" w:cs="Times New Roman" w:hAnsi="Times New Roman"/>
          <w:sz w:val="28"/>
          <w:szCs w:val="28"/>
        </w:rPr>
        <w:t xml:space="preserve"> </w:t>
      </w:r>
      <w:r w:rsidRPr="E71F3D90">
        <w:rPr>
          <w:rFonts w:ascii="Times New Roman" w:cs="Times New Roman"/>
          <w:sz w:val="28"/>
          <w:szCs w:val="28"/>
          <w:rPrChange w:id="12852" w:author="user pc" w:date="2022-03-15T10:14:00Z">
            <w:rPr/>
          </w:rPrChange>
        </w:rPr>
        <w:t>for</w:t>
      </w:r>
      <w:r>
        <w:rPr>
          <w:rFonts w:ascii="Times New Roman" w:cs="Times New Roman" w:hAnsi="Times New Roman"/>
          <w:sz w:val="28"/>
          <w:szCs w:val="28"/>
        </w:rPr>
        <w:t xml:space="preserve"> </w:t>
      </w:r>
      <w:r w:rsidRPr="02ABD086">
        <w:rPr>
          <w:rFonts w:ascii="Times New Roman" w:cs="Times New Roman"/>
          <w:sz w:val="28"/>
          <w:szCs w:val="28"/>
          <w:rPrChange w:id="12853" w:author="user pc" w:date="2022-03-15T10:14:00Z">
            <w:rPr/>
          </w:rPrChange>
        </w:rPr>
        <w:t>this</w:t>
      </w:r>
      <w:r>
        <w:rPr>
          <w:rFonts w:ascii="Times New Roman" w:cs="Times New Roman" w:hAnsi="Times New Roman"/>
          <w:sz w:val="28"/>
          <w:szCs w:val="28"/>
        </w:rPr>
        <w:t xml:space="preserve"> </w:t>
      </w:r>
      <w:r w:rsidRPr="0E99F499">
        <w:rPr>
          <w:rFonts w:ascii="Times New Roman" w:cs="Times New Roman"/>
          <w:sz w:val="28"/>
          <w:szCs w:val="28"/>
          <w:rPrChange w:id="12854" w:author="user pc" w:date="2022-03-15T10:14:00Z">
            <w:rPr/>
          </w:rPrChange>
        </w:rPr>
        <w:t>salt</w:t>
      </w:r>
      <w:r>
        <w:rPr>
          <w:rFonts w:ascii="Times New Roman" w:cs="Times New Roman" w:hAnsi="Times New Roman"/>
          <w:sz w:val="28"/>
          <w:szCs w:val="28"/>
        </w:rPr>
        <w:t xml:space="preserve"> </w:t>
      </w:r>
      <w:r w:rsidRPr="9A698F3A">
        <w:rPr>
          <w:rFonts w:ascii="Times New Roman" w:cs="Times New Roman"/>
          <w:sz w:val="28"/>
          <w:szCs w:val="28"/>
          <w:rPrChange w:id="12855" w:author="user pc" w:date="2022-03-15T10:14:00Z">
            <w:rPr/>
          </w:rPrChange>
        </w:rPr>
        <w:t>at</w:t>
      </w:r>
      <w:r>
        <w:rPr>
          <w:rFonts w:ascii="Times New Roman" w:cs="Times New Roman" w:hAnsi="Times New Roman"/>
          <w:sz w:val="28"/>
          <w:szCs w:val="28"/>
        </w:rPr>
        <w:t xml:space="preserve"> </w:t>
      </w:r>
      <w:r w:rsidRPr="8C55B41E">
        <w:rPr>
          <w:rFonts w:ascii="Times New Roman" w:cs="Times New Roman"/>
          <w:sz w:val="28"/>
          <w:szCs w:val="28"/>
          <w:rPrChange w:id="12856" w:author="user pc" w:date="2022-03-15T10:14:00Z">
            <w:rPr/>
          </w:rPrChange>
        </w:rPr>
        <w:t>25°C.</w:t>
      </w:r>
    </w:p>
    <w:p>
      <w:pPr>
        <w:pStyle w:val="style0"/>
        <w:rPr>
          <w:rFonts w:ascii="Times New Roman" w:cs="Times New Roman"/>
          <w:sz w:val="28"/>
          <w:szCs w:val="28"/>
          <w:rPrChange w:id="12857" w:author="user pc" w:date="2022-03-15T10:14:00Z">
            <w:rPr/>
          </w:rPrChange>
        </w:rPr>
      </w:pPr>
      <w:r w:rsidRPr="62270310">
        <w:rPr>
          <w:rFonts w:ascii="Times New Roman" w:cs="Times New Roman"/>
          <w:b/>
          <w:sz w:val="28"/>
          <w:szCs w:val="28"/>
          <w:rPrChange w:id="12858" w:author="user pc" w:date="2022-03-15T10:14:00Z">
            <w:rPr>
              <w:b/>
            </w:rPr>
          </w:rPrChange>
        </w:rPr>
        <w:t>Solution</w:t>
      </w:r>
    </w:p>
    <w:p>
      <w:pPr>
        <w:pStyle w:val="style0"/>
        <w:rPr>
          <w:rFonts w:ascii="Times New Roman" w:cs="Times New Roman"/>
          <w:sz w:val="28"/>
          <w:szCs w:val="28"/>
          <w:rPrChange w:id="12859" w:author="user pc" w:date="2022-03-15T10:14:00Z">
            <w:rPr/>
          </w:rPrChange>
        </w:rPr>
      </w:pPr>
      <w:r w:rsidRPr="F87722DD">
        <w:rPr>
          <w:rFonts w:ascii="Times New Roman" w:cs="Times New Roman"/>
          <w:sz w:val="28"/>
          <w:szCs w:val="28"/>
          <w:rPrChange w:id="12860" w:author="user pc" w:date="2022-03-15T10:14:00Z">
            <w:rPr/>
          </w:rPrChange>
        </w:rPr>
        <w:t>First,</w:t>
      </w:r>
      <w:r>
        <w:rPr>
          <w:rFonts w:ascii="Times New Roman" w:cs="Times New Roman" w:hAnsi="Times New Roman"/>
          <w:sz w:val="28"/>
          <w:szCs w:val="28"/>
        </w:rPr>
        <w:t xml:space="preserve"> </w:t>
      </w:r>
      <w:r w:rsidRPr="9BE60EC6">
        <w:rPr>
          <w:rFonts w:ascii="Times New Roman" w:cs="Times New Roman"/>
          <w:sz w:val="28"/>
          <w:szCs w:val="28"/>
          <w:rPrChange w:id="12861" w:author="user pc" w:date="2022-03-15T10:14:00Z">
            <w:rPr/>
          </w:rPrChange>
        </w:rPr>
        <w:t>find</w:t>
      </w:r>
      <w:r>
        <w:rPr>
          <w:rFonts w:ascii="Times New Roman" w:cs="Times New Roman" w:hAnsi="Times New Roman"/>
          <w:sz w:val="28"/>
          <w:szCs w:val="28"/>
        </w:rPr>
        <w:t xml:space="preserve"> </w:t>
      </w:r>
      <w:r w:rsidRPr="43461BA7">
        <w:rPr>
          <w:rFonts w:ascii="Times New Roman" w:cs="Times New Roman"/>
          <w:sz w:val="28"/>
          <w:szCs w:val="28"/>
          <w:rPrChange w:id="12862" w:author="user pc" w:date="2022-03-15T10:14:00Z">
            <w:rPr/>
          </w:rPrChange>
        </w:rPr>
        <w:t>the</w:t>
      </w:r>
      <w:r>
        <w:rPr>
          <w:rFonts w:ascii="Times New Roman" w:cs="Times New Roman" w:hAnsi="Times New Roman"/>
          <w:sz w:val="28"/>
          <w:szCs w:val="28"/>
        </w:rPr>
        <w:t xml:space="preserve"> </w:t>
      </w:r>
      <w:r w:rsidRPr="DB37B35A">
        <w:rPr>
          <w:rFonts w:ascii="Times New Roman" w:cs="Times New Roman"/>
          <w:sz w:val="28"/>
          <w:szCs w:val="28"/>
          <w:rPrChange w:id="12863" w:author="user pc" w:date="2022-03-15T10:14:00Z">
            <w:rPr/>
          </w:rPrChange>
        </w:rPr>
        <w:t>concentration</w:t>
      </w:r>
      <w:r>
        <w:rPr>
          <w:rFonts w:ascii="Times New Roman" w:cs="Times New Roman" w:hAnsi="Times New Roman"/>
          <w:sz w:val="28"/>
          <w:szCs w:val="28"/>
        </w:rPr>
        <w:t xml:space="preserve"> </w:t>
      </w:r>
      <w:r w:rsidRPr="D2F80A91">
        <w:rPr>
          <w:rFonts w:ascii="Times New Roman" w:cs="Times New Roman"/>
          <w:sz w:val="28"/>
          <w:szCs w:val="28"/>
          <w:rPrChange w:id="12864" w:author="user pc" w:date="2022-03-15T10:14:00Z">
            <w:rPr/>
          </w:rPrChange>
        </w:rPr>
        <w:t>of</w:t>
      </w:r>
      <w:r>
        <w:rPr>
          <w:rFonts w:ascii="Times New Roman" w:cs="Times New Roman" w:hAnsi="Times New Roman"/>
          <w:sz w:val="28"/>
          <w:szCs w:val="28"/>
        </w:rPr>
        <w:t xml:space="preserve"> </w:t>
      </w:r>
      <w:r w:rsidRPr="38E0135C">
        <w:rPr>
          <w:rFonts w:ascii="Times New Roman" w:cs="Times New Roman"/>
          <w:sz w:val="28"/>
          <w:szCs w:val="28"/>
          <w:rPrChange w:id="12865" w:author="user pc" w:date="2022-03-15T10:14:00Z">
            <w:rPr/>
          </w:rPrChange>
        </w:rPr>
        <w:t>CaC</w:t>
      </w:r>
      <w:r w:rsidRPr="46753303">
        <w:rPr>
          <w:rFonts w:ascii="Times New Roman" w:cs="Times New Roman"/>
          <w:sz w:val="28"/>
          <w:szCs w:val="28"/>
          <w:vertAlign w:val="subscript"/>
          <w:rPrChange w:id="12866" w:author="user pc" w:date="2022-03-15T10:14:00Z">
            <w:rPr>
              <w:vertAlign w:val="subscript"/>
            </w:rPr>
          </w:rPrChange>
        </w:rPr>
        <w:t>2</w:t>
      </w:r>
      <w:r w:rsidRPr="8D9F345A">
        <w:rPr>
          <w:rFonts w:ascii="Times New Roman" w:cs="Times New Roman"/>
          <w:sz w:val="28"/>
          <w:szCs w:val="28"/>
          <w:rPrChange w:id="12867" w:author="user pc" w:date="2022-03-15T10:14:00Z">
            <w:rPr/>
          </w:rPrChange>
        </w:rPr>
        <w:t>O</w:t>
      </w:r>
      <w:r w:rsidRPr="1539C212">
        <w:rPr>
          <w:rFonts w:ascii="Times New Roman" w:cs="Times New Roman"/>
          <w:sz w:val="28"/>
          <w:szCs w:val="28"/>
          <w:vertAlign w:val="subscript"/>
          <w:rPrChange w:id="12868" w:author="user pc" w:date="2022-03-15T10:14:00Z">
            <w:rPr>
              <w:vertAlign w:val="subscript"/>
            </w:rPr>
          </w:rPrChange>
        </w:rPr>
        <w:t>4</w:t>
      </w:r>
      <w:r>
        <w:rPr>
          <w:rFonts w:ascii="Times New Roman" w:cs="Times New Roman" w:hAnsi="Times New Roman"/>
          <w:sz w:val="28"/>
          <w:szCs w:val="28"/>
          <w:vertAlign w:val="subscript"/>
        </w:rPr>
        <w:t xml:space="preserve"> </w:t>
      </w:r>
      <w:r w:rsidRPr="541C8C17">
        <w:rPr>
          <w:rFonts w:ascii="Times New Roman" w:cs="Times New Roman"/>
          <w:sz w:val="28"/>
          <w:szCs w:val="28"/>
          <w:rPrChange w:id="12869" w:author="user pc" w:date="2022-03-15T10:14:00Z">
            <w:rPr/>
          </w:rPrChange>
        </w:rPr>
        <w:t>in</w:t>
      </w:r>
      <w:r>
        <w:rPr>
          <w:rFonts w:ascii="Times New Roman" w:cs="Times New Roman" w:hAnsi="Times New Roman"/>
          <w:sz w:val="28"/>
          <w:szCs w:val="28"/>
        </w:rPr>
        <w:t xml:space="preserve"> </w:t>
      </w:r>
      <w:r w:rsidRPr="C80AEB6B">
        <w:rPr>
          <w:rFonts w:ascii="Times New Roman" w:cs="Times New Roman"/>
          <w:sz w:val="28"/>
          <w:szCs w:val="28"/>
          <w:rPrChange w:id="12870" w:author="user pc" w:date="2022-03-15T10:14:00Z">
            <w:rPr/>
          </w:rPrChange>
        </w:rPr>
        <w:t>moldm</w:t>
      </w:r>
      <w:r w:rsidRPr="40BE35E5">
        <w:rPr>
          <w:rFonts w:ascii="Times New Roman" w:cs="Times New Roman"/>
          <w:sz w:val="28"/>
          <w:szCs w:val="28"/>
          <w:vertAlign w:val="superscript"/>
          <w:rPrChange w:id="12871" w:author="user pc" w:date="2022-03-15T10:14:00Z">
            <w:rPr>
              <w:vertAlign w:val="superscript"/>
            </w:rPr>
          </w:rPrChange>
        </w:rPr>
        <w:t>-3</w:t>
      </w:r>
      <w:r w:rsidRPr="F05D1976">
        <w:rPr>
          <w:rFonts w:ascii="Times New Roman" w:cs="Times New Roman"/>
          <w:sz w:val="28"/>
          <w:szCs w:val="28"/>
          <w:rPrChange w:id="12872" w:author="user pc" w:date="2022-03-15T10:14:00Z">
            <w:rPr/>
          </w:rPrChange>
        </w:rPr>
        <w: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Amount(mol)=</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Molar mass</m:t>
              </m:r>
            </m:den>
          </m:f>
        </m:oMath>
      </m:oMathPara>
    </w:p>
    <w:p>
      <w:pPr>
        <w:pStyle w:val="style0"/>
        <w:rPr>
          <w:rFonts w:ascii="Times New Roman" w:cs="Times New Roman"/>
          <w:sz w:val="28"/>
          <w:szCs w:val="28"/>
          <w:rPrChange w:id="12873" w:author="user pc" w:date="2022-03-15T10:14:00Z">
            <w:rPr/>
          </w:rPrChange>
        </w:rPr>
      </w:pPr>
      <w:r w:rsidRPr="E77AE68B">
        <w:rPr>
          <w:rFonts w:ascii="Times New Roman" w:cs="Times New Roman"/>
          <w:sz w:val="28"/>
          <w:szCs w:val="28"/>
          <w:rPrChange w:id="12874" w:author="user pc" w:date="2022-03-15T10:14:00Z">
            <w:rPr/>
          </w:rPrChange>
        </w:rPr>
        <w:t>Molar</w:t>
      </w:r>
      <w:r>
        <w:rPr>
          <w:rFonts w:ascii="Times New Roman" w:cs="Times New Roman" w:hAnsi="Times New Roman"/>
          <w:sz w:val="28"/>
          <w:szCs w:val="28"/>
        </w:rPr>
        <w:t xml:space="preserve"> </w:t>
      </w:r>
      <w:r w:rsidRPr="2F74A9C7">
        <w:rPr>
          <w:rFonts w:ascii="Times New Roman" w:cs="Times New Roman"/>
          <w:sz w:val="28"/>
          <w:szCs w:val="28"/>
          <w:rPrChange w:id="12875" w:author="user pc" w:date="2022-03-15T10:14:00Z">
            <w:rPr/>
          </w:rPrChange>
        </w:rPr>
        <w:t>mass</w:t>
      </w:r>
      <w:r>
        <w:rPr>
          <w:rFonts w:ascii="Times New Roman" w:cs="Times New Roman" w:hAnsi="Times New Roman"/>
          <w:sz w:val="28"/>
          <w:szCs w:val="28"/>
        </w:rPr>
        <w:t xml:space="preserve"> </w:t>
      </w:r>
      <w:r w:rsidRPr="00F98B6E">
        <w:rPr>
          <w:rFonts w:ascii="Times New Roman" w:cs="Times New Roman"/>
          <w:sz w:val="28"/>
          <w:szCs w:val="28"/>
          <w:rPrChange w:id="12876" w:author="user pc" w:date="2022-03-15T10:14:00Z">
            <w:rPr/>
          </w:rPrChange>
        </w:rPr>
        <w:t>of</w:t>
      </w:r>
      <w:r>
        <w:rPr>
          <w:rFonts w:ascii="Times New Roman" w:cs="Times New Roman" w:hAnsi="Times New Roman"/>
          <w:sz w:val="28"/>
          <w:szCs w:val="28"/>
        </w:rPr>
        <w:t xml:space="preserve"> </w:t>
      </w:r>
      <w:r w:rsidRPr="B8603085">
        <w:rPr>
          <w:rFonts w:ascii="Times New Roman" w:cs="Times New Roman"/>
          <w:sz w:val="28"/>
          <w:szCs w:val="28"/>
          <w:rPrChange w:id="12877" w:author="user pc" w:date="2022-03-15T10:14:00Z">
            <w:rPr/>
          </w:rPrChange>
        </w:rPr>
        <w:t>CaC</w:t>
      </w:r>
      <w:r w:rsidRPr="BAE6EF74">
        <w:rPr>
          <w:rFonts w:ascii="Times New Roman" w:cs="Times New Roman"/>
          <w:sz w:val="28"/>
          <w:szCs w:val="28"/>
          <w:vertAlign w:val="subscript"/>
          <w:rPrChange w:id="12878" w:author="user pc" w:date="2022-03-15T10:14:00Z">
            <w:rPr>
              <w:vertAlign w:val="subscript"/>
            </w:rPr>
          </w:rPrChange>
        </w:rPr>
        <w:t>2</w:t>
      </w:r>
      <w:r w:rsidRPr="E998CCB1">
        <w:rPr>
          <w:rFonts w:ascii="Times New Roman" w:cs="Times New Roman"/>
          <w:sz w:val="28"/>
          <w:szCs w:val="28"/>
          <w:rPrChange w:id="12879" w:author="user pc" w:date="2022-03-15T10:14:00Z">
            <w:rPr/>
          </w:rPrChange>
        </w:rPr>
        <w:t>O</w:t>
      </w:r>
      <w:r w:rsidRPr="B2CBA0F0">
        <w:rPr>
          <w:rFonts w:ascii="Times New Roman" w:cs="Times New Roman"/>
          <w:sz w:val="28"/>
          <w:szCs w:val="28"/>
          <w:vertAlign w:val="subscript"/>
          <w:rPrChange w:id="12880" w:author="user pc" w:date="2022-03-15T10:14:00Z">
            <w:rPr>
              <w:vertAlign w:val="subscript"/>
            </w:rPr>
          </w:rPrChange>
        </w:rPr>
        <w:t>4</w:t>
      </w:r>
      <w:r>
        <w:rPr>
          <w:rFonts w:ascii="Times New Roman" w:cs="Times New Roman" w:hAnsi="Times New Roman"/>
          <w:sz w:val="28"/>
          <w:szCs w:val="28"/>
          <w:vertAlign w:val="subscript"/>
        </w:rPr>
        <w:t xml:space="preserve"> </w:t>
      </w:r>
      <w:r w:rsidRPr="67605B87">
        <w:rPr>
          <w:rFonts w:ascii="Times New Roman" w:cs="Times New Roman"/>
          <w:sz w:val="28"/>
          <w:szCs w:val="28"/>
          <w:rPrChange w:id="12881" w:author="user pc" w:date="2022-03-15T10:14:00Z">
            <w:rPr/>
          </w:rPrChange>
        </w:rPr>
        <w:t>=</w:t>
      </w:r>
      <w:r>
        <w:rPr>
          <w:rFonts w:ascii="Times New Roman" w:cs="Times New Roman" w:hAnsi="Times New Roman"/>
          <w:sz w:val="28"/>
          <w:szCs w:val="28"/>
        </w:rPr>
        <w:t xml:space="preserve"> </w:t>
      </w:r>
      <w:r w:rsidRPr="AF0A40E6">
        <w:rPr>
          <w:rFonts w:ascii="Times New Roman" w:cs="Times New Roman"/>
          <w:sz w:val="28"/>
          <w:szCs w:val="28"/>
          <w:rPrChange w:id="12882" w:author="user pc" w:date="2022-03-15T10:14:00Z">
            <w:rPr/>
          </w:rPrChange>
        </w:rPr>
        <w:t>40</w:t>
      </w:r>
      <w:r>
        <w:rPr>
          <w:rFonts w:ascii="Times New Roman" w:cs="Times New Roman" w:hAnsi="Times New Roman"/>
          <w:sz w:val="28"/>
          <w:szCs w:val="28"/>
        </w:rPr>
        <w:t xml:space="preserve"> </w:t>
      </w:r>
      <w:r w:rsidRPr="4AF5292B">
        <w:rPr>
          <w:rFonts w:ascii="Times New Roman" w:cs="Times New Roman"/>
          <w:sz w:val="28"/>
          <w:szCs w:val="28"/>
          <w:rPrChange w:id="12883" w:author="user pc" w:date="2022-03-15T10:14:00Z">
            <w:rPr/>
          </w:rPrChange>
        </w:rPr>
        <w:t>+</w:t>
      </w:r>
      <w:r>
        <w:rPr>
          <w:rFonts w:ascii="Times New Roman" w:cs="Times New Roman" w:hAnsi="Times New Roman"/>
          <w:sz w:val="28"/>
          <w:szCs w:val="28"/>
        </w:rPr>
        <w:t xml:space="preserve"> </w:t>
      </w:r>
      <w:r w:rsidRPr="F2736B16">
        <w:rPr>
          <w:rFonts w:ascii="Times New Roman" w:cs="Times New Roman"/>
          <w:sz w:val="28"/>
          <w:szCs w:val="28"/>
          <w:rPrChange w:id="12884" w:author="user pc" w:date="2022-03-15T10:14:00Z">
            <w:rPr/>
          </w:rPrChange>
        </w:rPr>
        <w:t>12</w:t>
      </w:r>
      <w:r>
        <w:rPr>
          <w:rFonts w:ascii="Times New Roman" w:cs="Times New Roman" w:hAnsi="Times New Roman"/>
          <w:sz w:val="28"/>
          <w:szCs w:val="28"/>
        </w:rPr>
        <w:t xml:space="preserve"> </w:t>
      </w:r>
      <w:r w:rsidRPr="78577C32">
        <w:rPr>
          <w:rFonts w:ascii="Times New Roman" w:cs="Times New Roman"/>
          <w:sz w:val="28"/>
          <w:szCs w:val="28"/>
          <w:rPrChange w:id="12885" w:author="user pc" w:date="2022-03-15T10:14:00Z">
            <w:rPr/>
          </w:rPrChange>
        </w:rPr>
        <w:t>×</w:t>
      </w:r>
      <w:r>
        <w:rPr>
          <w:rFonts w:ascii="Times New Roman" w:cs="Times New Roman" w:hAnsi="Times New Roman"/>
          <w:sz w:val="28"/>
          <w:szCs w:val="28"/>
        </w:rPr>
        <w:t xml:space="preserve"> </w:t>
      </w:r>
      <w:r w:rsidRPr="E49C6BD1">
        <w:rPr>
          <w:rFonts w:ascii="Times New Roman" w:cs="Times New Roman"/>
          <w:sz w:val="28"/>
          <w:szCs w:val="28"/>
          <w:rPrChange w:id="12886" w:author="user pc" w:date="2022-03-15T10:14:00Z">
            <w:rPr/>
          </w:rPrChange>
        </w:rPr>
        <w:t>2</w:t>
      </w:r>
      <w:r>
        <w:rPr>
          <w:rFonts w:ascii="Times New Roman" w:cs="Times New Roman" w:hAnsi="Times New Roman"/>
          <w:sz w:val="28"/>
          <w:szCs w:val="28"/>
        </w:rPr>
        <w:t xml:space="preserve"> </w:t>
      </w:r>
      <w:r w:rsidRPr="132F55C9">
        <w:rPr>
          <w:rFonts w:ascii="Times New Roman" w:cs="Times New Roman"/>
          <w:sz w:val="28"/>
          <w:szCs w:val="28"/>
          <w:rPrChange w:id="12887" w:author="user pc" w:date="2022-03-15T10:14:00Z">
            <w:rPr/>
          </w:rPrChange>
        </w:rPr>
        <w:t>+</w:t>
      </w:r>
      <w:r>
        <w:rPr>
          <w:rFonts w:ascii="Times New Roman" w:cs="Times New Roman" w:hAnsi="Times New Roman"/>
          <w:sz w:val="28"/>
          <w:szCs w:val="28"/>
        </w:rPr>
        <w:t xml:space="preserve"> </w:t>
      </w:r>
      <w:r w:rsidRPr="99863745">
        <w:rPr>
          <w:rFonts w:ascii="Times New Roman" w:cs="Times New Roman"/>
          <w:sz w:val="28"/>
          <w:szCs w:val="28"/>
          <w:rPrChange w:id="12888" w:author="user pc" w:date="2022-03-15T10:14:00Z">
            <w:rPr/>
          </w:rPrChange>
        </w:rPr>
        <w:t>16</w:t>
      </w:r>
      <w:r>
        <w:rPr>
          <w:rFonts w:ascii="Times New Roman" w:cs="Times New Roman" w:hAnsi="Times New Roman"/>
          <w:sz w:val="28"/>
          <w:szCs w:val="28"/>
        </w:rPr>
        <w:t xml:space="preserve"> </w:t>
      </w:r>
      <w:r w:rsidRPr="75D594EE">
        <w:rPr>
          <w:rFonts w:ascii="Times New Roman" w:cs="Times New Roman"/>
          <w:sz w:val="28"/>
          <w:szCs w:val="28"/>
          <w:rPrChange w:id="12889" w:author="user pc" w:date="2022-03-15T10:14:00Z">
            <w:rPr/>
          </w:rPrChange>
        </w:rPr>
        <w:t>×</w:t>
      </w:r>
      <w:r>
        <w:rPr>
          <w:rFonts w:ascii="Times New Roman" w:cs="Times New Roman" w:hAnsi="Times New Roman"/>
          <w:sz w:val="28"/>
          <w:szCs w:val="28"/>
        </w:rPr>
        <w:t xml:space="preserve"> </w:t>
      </w:r>
      <w:r w:rsidRPr="121DA219">
        <w:rPr>
          <w:rFonts w:ascii="Times New Roman" w:cs="Times New Roman"/>
          <w:sz w:val="28"/>
          <w:szCs w:val="28"/>
          <w:rPrChange w:id="12890" w:author="user pc" w:date="2022-03-15T10:14:00Z">
            <w:rPr/>
          </w:rPrChange>
        </w:rPr>
        <w:t>4</w:t>
      </w:r>
      <w:r>
        <w:rPr>
          <w:rFonts w:ascii="Times New Roman" w:cs="Times New Roman" w:hAnsi="Times New Roman"/>
          <w:sz w:val="28"/>
          <w:szCs w:val="28"/>
        </w:rPr>
        <w:t xml:space="preserve"> </w:t>
      </w:r>
      <w:r w:rsidRPr="799FE29C">
        <w:rPr>
          <w:rFonts w:ascii="Times New Roman" w:cs="Times New Roman"/>
          <w:sz w:val="28"/>
          <w:szCs w:val="28"/>
          <w:rPrChange w:id="12891" w:author="user pc" w:date="2022-03-15T10:14:00Z">
            <w:rPr/>
          </w:rPrChange>
        </w:rPr>
        <w:t>=</w:t>
      </w:r>
      <w:r>
        <w:rPr>
          <w:rFonts w:ascii="Times New Roman" w:cs="Times New Roman" w:hAnsi="Times New Roman"/>
          <w:sz w:val="28"/>
          <w:szCs w:val="28"/>
        </w:rPr>
        <w:t xml:space="preserve"> </w:t>
      </w:r>
      <w:r w:rsidRPr="DFC4E191">
        <w:rPr>
          <w:rFonts w:ascii="Times New Roman" w:cs="Times New Roman"/>
          <w:sz w:val="28"/>
          <w:szCs w:val="28"/>
          <w:rPrChange w:id="12892" w:author="user pc" w:date="2022-03-15T10:14:00Z">
            <w:rPr/>
          </w:rPrChange>
        </w:rPr>
        <w:t>128g/mol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Amount(mol)=</m:t>
          </m:r>
          <m:f>
            <m:fPr>
              <m:ctrlPr>
                <w:rPr>
                  <w:rFonts w:ascii="Cambria Math" w:cs="Times New Roman" w:hAnsi="Cambria Math"/>
                  <w:i/>
                  <w:sz w:val="28"/>
                  <w:szCs w:val="28"/>
                </w:rPr>
              </m:ctrlPr>
            </m:fPr>
            <m:num>
              <m:r>
                <w:rPr>
                  <w:rFonts w:ascii="Cambria Math" w:cs="Times New Roman" w:hAnsi="Cambria Math"/>
                  <w:sz w:val="28"/>
                  <w:szCs w:val="28"/>
                </w:rPr>
                <m:t>0.0061</m:t>
              </m:r>
            </m:num>
            <m:den>
              <m:r>
                <w:rPr>
                  <w:rFonts w:ascii="Cambria Math" w:cs="Times New Roman" w:hAnsi="Cambria Math"/>
                  <w:sz w:val="28"/>
                  <w:szCs w:val="28"/>
                </w:rPr>
                <m:t>128</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Amount</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=4.8×1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-5</m:t>
              </m:r>
            </m:sup>
          </m:sSup>
          <m:r>
            <w:rPr>
              <w:rFonts w:ascii="Cambria Math" w:cs="Times New Roman" w:hAnsi="Cambria Math"/>
              <w:sz w:val="28"/>
              <w:szCs w:val="28"/>
            </w:rPr>
            <m:t xml:space="preserve"> mol</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Concentration= </m:t>
          </m:r>
          <m:f>
            <m:fPr>
              <m:ctrlPr>
                <w:rPr>
                  <w:rFonts w:ascii="Cambria Math" w:cs="Times New Roman" w:hAnsi="Cambria Math"/>
                  <w:i/>
                  <w:sz w:val="28"/>
                  <w:szCs w:val="28"/>
                </w:rPr>
              </m:ctrlPr>
            </m:fPr>
            <m:num>
              <m:r>
                <w:rPr>
                  <w:rFonts w:ascii="Cambria Math" w:cs="Times New Roman" w:hAnsi="Cambria Math"/>
                  <w:sz w:val="28"/>
                  <w:szCs w:val="28"/>
                </w:rPr>
                <m:t>Amount(mole)</m:t>
              </m:r>
            </m:num>
            <m:den>
              <m:r>
                <w:rPr>
                  <w:rFonts w:ascii="Cambria Math" w:cs="Times New Roman" w:hAnsi="Cambria Math"/>
                  <w:sz w:val="28"/>
                  <w:szCs w:val="28"/>
                </w:rPr>
                <m:t>Volume(d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or L)</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Concentration= </m:t>
          </m:r>
          <m:f>
            <m:fPr>
              <m:ctrlPr>
                <w:rPr>
                  <w:rFonts w:ascii="Cambria Math" w:cs="Times New Roman" w:hAnsi="Cambria Math"/>
                  <w:i/>
                  <w:sz w:val="28"/>
                  <w:szCs w:val="28"/>
                </w:rPr>
              </m:ctrlPr>
            </m:fPr>
            <m:num>
              <m:r>
                <w:rPr>
                  <w:rFonts w:ascii="Cambria Math" w:cs="Times New Roman" w:hAnsi="Cambria Math"/>
                  <w:sz w:val="28"/>
                  <w:szCs w:val="28"/>
                </w:rPr>
                <m:t>4.8×1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-5</m:t>
                  </m:r>
                </m:sup>
              </m:sSup>
              <m:r>
                <w:rPr>
                  <w:rFonts w:ascii="Cambria Math" w:cs="Times New Roman" w:hAnsi="Cambria Math"/>
                  <w:sz w:val="28"/>
                  <w:szCs w:val="28"/>
                </w:rPr>
                <m:t xml:space="preserve"> mol</m:t>
              </m:r>
            </m:num>
            <m:den>
              <m:r>
                <w:rPr>
                  <w:rFonts w:ascii="Cambria Math" w:cs="Times New Roman" w:hAnsi="Cambria Math"/>
                  <w:sz w:val="28"/>
                  <w:szCs w:val="28"/>
                </w:rPr>
                <m:t>1d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or 1 L)</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Concentration= 4.8×1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-5</m:t>
              </m:r>
            </m:sup>
          </m:sSup>
          <m:r>
            <w:rPr>
              <w:rFonts w:ascii="Cambria Math" w:cs="Times New Roman" w:hAnsi="Cambria Math"/>
              <w:sz w:val="28"/>
              <w:szCs w:val="28"/>
            </w:rPr>
            <m:t xml:space="preserve">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or 4.8×1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-5</m:t>
              </m:r>
            </m:sup>
          </m:sSup>
          <m:r>
            <w:rPr>
              <w:rFonts w:ascii="Cambria Math" w:cs="Times New Roman" w:hAnsi="Cambria Math"/>
              <w:sz w:val="28"/>
              <w:szCs w:val="28"/>
            </w:rPr>
            <m:t xml:space="preserve"> 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m:oMathPara>
    </w:p>
    <w:p>
      <w:pPr>
        <w:pStyle w:val="style0"/>
        <w:rPr>
          <w:rFonts w:ascii="Times New Roman" w:cs="Times New Roman"/>
          <w:sz w:val="28"/>
          <w:szCs w:val="28"/>
          <w:rPrChange w:id="12893" w:author="user pc" w:date="2022-03-15T10:14:00Z">
            <w:rPr/>
          </w:rPrChange>
        </w:rPr>
      </w:pPr>
      <w:r w:rsidRPr="47D66999">
        <w:rPr>
          <w:rFonts w:ascii="Times New Roman" w:cs="Times New Roman"/>
          <w:sz w:val="28"/>
          <w:szCs w:val="28"/>
          <w:rPrChange w:id="12894" w:author="user pc" w:date="2022-03-15T10:14:00Z">
            <w:rPr/>
          </w:rPrChange>
        </w:rPr>
        <w:t>CaC</w:t>
      </w:r>
      <w:r w:rsidRPr="DBB729EB">
        <w:rPr>
          <w:rFonts w:ascii="Times New Roman" w:cs="Times New Roman"/>
          <w:sz w:val="28"/>
          <w:szCs w:val="28"/>
          <w:vertAlign w:val="subscript"/>
          <w:rPrChange w:id="12895" w:author="user pc" w:date="2022-03-15T10:14:00Z">
            <w:rPr>
              <w:vertAlign w:val="subscript"/>
            </w:rPr>
          </w:rPrChange>
        </w:rPr>
        <w:t>2</w:t>
      </w:r>
      <w:r w:rsidRPr="AD7A6960">
        <w:rPr>
          <w:rFonts w:ascii="Times New Roman" w:cs="Times New Roman"/>
          <w:sz w:val="28"/>
          <w:szCs w:val="28"/>
          <w:rPrChange w:id="12896" w:author="user pc" w:date="2022-03-15T10:14:00Z">
            <w:rPr/>
          </w:rPrChange>
        </w:rPr>
        <w:t>O</w:t>
      </w:r>
      <w:r w:rsidRPr="4603DE85">
        <w:rPr>
          <w:rFonts w:ascii="Times New Roman" w:cs="Times New Roman"/>
          <w:sz w:val="28"/>
          <w:szCs w:val="28"/>
          <w:vertAlign w:val="subscript"/>
          <w:rPrChange w:id="12897" w:author="user pc" w:date="2022-03-15T10:14:00Z">
            <w:rPr>
              <w:vertAlign w:val="subscript"/>
            </w:rPr>
          </w:rPrChange>
        </w:rPr>
        <w:t xml:space="preserve">4(s) </w:t>
      </w:r>
      <w:r w:rsidRPr="77F0FB6B">
        <w:rPr>
          <w:rFonts w:ascii="Times New Roman" w:cs="Times New Roman"/>
          <w:sz w:val="28"/>
          <w:szCs w:val="28"/>
          <w:rPrChange w:id="12898" w:author="user pc" w:date="2022-03-15T10:14:00Z">
            <w:rPr/>
          </w:rPrChange>
        </w:rPr>
        <w:t>&lt;==&gt;Ca</w:t>
      </w:r>
      <w:r w:rsidRPr="4611F823">
        <w:rPr>
          <w:rFonts w:ascii="Times New Roman" w:cs="Times New Roman"/>
          <w:sz w:val="28"/>
          <w:szCs w:val="28"/>
          <w:vertAlign w:val="superscript"/>
          <w:rPrChange w:id="12899" w:author="user pc" w:date="2022-03-15T10:14:00Z">
            <w:rPr>
              <w:vertAlign w:val="superscript"/>
            </w:rPr>
          </w:rPrChange>
        </w:rPr>
        <w:t>2+</w:t>
      </w:r>
      <w:r w:rsidRPr="F51CAC4D">
        <w:rPr>
          <w:rFonts w:ascii="Times New Roman" w:cs="Times New Roman"/>
          <w:sz w:val="28"/>
          <w:szCs w:val="28"/>
          <w:vertAlign w:val="subscript"/>
          <w:rPrChange w:id="12900" w:author="user pc" w:date="2022-03-15T10:14:00Z">
            <w:rPr>
              <w:vertAlign w:val="subscript"/>
            </w:rPr>
          </w:rPrChange>
        </w:rPr>
        <w:t>(aq)</w:t>
      </w:r>
      <w:r w:rsidRPr="3CBAE936">
        <w:rPr>
          <w:rFonts w:ascii="Times New Roman" w:cs="Times New Roman"/>
          <w:sz w:val="28"/>
          <w:szCs w:val="28"/>
          <w:rPrChange w:id="12901" w:author="user pc" w:date="2022-03-15T10:14:00Z">
            <w:rPr/>
          </w:rPrChange>
        </w:rPr>
        <w:t>+C</w:t>
      </w:r>
      <w:r w:rsidRPr="E632D365">
        <w:rPr>
          <w:rFonts w:ascii="Times New Roman" w:cs="Times New Roman"/>
          <w:sz w:val="28"/>
          <w:szCs w:val="28"/>
          <w:vertAlign w:val="subscript"/>
          <w:rPrChange w:id="12902" w:author="user pc" w:date="2022-03-15T10:14:00Z">
            <w:rPr>
              <w:vertAlign w:val="subscript"/>
            </w:rPr>
          </w:rPrChange>
        </w:rPr>
        <w:t>2</w:t>
      </w:r>
      <w:r w:rsidRPr="831C3F0B">
        <w:rPr>
          <w:rFonts w:ascii="Times New Roman" w:cs="Times New Roman"/>
          <w:sz w:val="28"/>
          <w:szCs w:val="28"/>
          <w:rPrChange w:id="12903" w:author="user pc" w:date="2022-03-15T10:14:00Z">
            <w:rPr/>
          </w:rPrChange>
        </w:rPr>
        <w:t>O</w:t>
      </w:r>
      <w:r w:rsidRPr="67836B4E">
        <w:rPr>
          <w:rFonts w:ascii="Times New Roman" w:cs="Times New Roman"/>
          <w:sz w:val="28"/>
          <w:szCs w:val="28"/>
          <w:vertAlign w:val="subscript"/>
          <w:rPrChange w:id="12904" w:author="user pc" w:date="2022-03-15T10:14:00Z">
            <w:rPr>
              <w:vertAlign w:val="subscript"/>
            </w:rPr>
          </w:rPrChange>
        </w:rPr>
        <w:t>4</w:t>
      </w:r>
      <w:r w:rsidRPr="1ACA930E">
        <w:rPr>
          <w:rFonts w:ascii="Times New Roman" w:cs="Times New Roman"/>
          <w:sz w:val="28"/>
          <w:szCs w:val="28"/>
          <w:vertAlign w:val="superscript"/>
          <w:rPrChange w:id="12905" w:author="user pc" w:date="2022-03-15T10:14:00Z">
            <w:rPr>
              <w:vertAlign w:val="superscript"/>
            </w:rPr>
          </w:rPrChange>
        </w:rPr>
        <w:t>2-</w:t>
      </w:r>
      <w:r w:rsidRPr="764133E5">
        <w:rPr>
          <w:rFonts w:ascii="Times New Roman" w:cs="Times New Roman"/>
          <w:sz w:val="28"/>
          <w:szCs w:val="28"/>
          <w:vertAlign w:val="subscript"/>
          <w:rPrChange w:id="12906" w:author="user pc" w:date="2022-03-15T10:14:00Z">
            <w:rPr>
              <w:vertAlign w:val="subscript"/>
            </w:rPr>
          </w:rPrChange>
        </w:rPr>
        <w:t>(aq)</w:t>
      </w:r>
    </w:p>
    <w:p>
      <w:pPr>
        <w:pStyle w:val="style0"/>
        <w:rPr>
          <w:rFonts w:ascii="Times New Roman" w:cs="Times New Roman"/>
          <w:sz w:val="28"/>
          <w:szCs w:val="28"/>
          <w:rPrChange w:id="12907" w:author="user pc" w:date="2022-03-15T10:14:00Z">
            <w:rPr/>
          </w:rPrChange>
        </w:rPr>
      </w:pPr>
      <w:r w:rsidRPr="74A7FE18">
        <w:rPr>
          <w:rFonts w:ascii="Times New Roman" w:cs="Times New Roman"/>
          <w:sz w:val="28"/>
          <w:szCs w:val="28"/>
          <w:rPrChange w:id="12908" w:author="user pc" w:date="2022-03-15T10:14:00Z">
            <w:rPr/>
          </w:rPrChange>
        </w:rPr>
        <w:t>K</w:t>
      </w:r>
      <w:r w:rsidRPr="CF2D75B3">
        <w:rPr>
          <w:rFonts w:ascii="Times New Roman" w:cs="Times New Roman"/>
          <w:sz w:val="28"/>
          <w:szCs w:val="28"/>
          <w:vertAlign w:val="subscript"/>
          <w:rPrChange w:id="12909" w:author="user pc" w:date="2022-03-15T10:14:00Z">
            <w:rPr>
              <w:vertAlign w:val="subscript"/>
            </w:rPr>
          </w:rPrChange>
        </w:rPr>
        <w:t>sp</w:t>
      </w:r>
      <w:r>
        <w:rPr>
          <w:rFonts w:ascii="Times New Roman" w:cs="Times New Roman" w:hAnsi="Times New Roman"/>
          <w:sz w:val="28"/>
          <w:szCs w:val="28"/>
          <w:vertAlign w:val="subscript"/>
        </w:rPr>
        <w:t xml:space="preserve"> </w:t>
      </w:r>
      <w:r w:rsidRPr="0CC3A1D1">
        <w:rPr>
          <w:rFonts w:ascii="Times New Roman" w:cs="Times New Roman"/>
          <w:sz w:val="28"/>
          <w:szCs w:val="28"/>
          <w:rPrChange w:id="12910" w:author="user pc" w:date="2022-03-15T10:14:00Z">
            <w:rPr/>
          </w:rPrChange>
        </w:rPr>
        <w:t>=</w:t>
      </w:r>
      <w:r>
        <w:rPr>
          <w:rFonts w:ascii="Times New Roman" w:cs="Times New Roman" w:hAnsi="Times New Roman"/>
          <w:sz w:val="28"/>
          <w:szCs w:val="28"/>
        </w:rPr>
        <w:t xml:space="preserve"> </w:t>
      </w:r>
      <w:r w:rsidRPr="11FC1ACE">
        <w:rPr>
          <w:rFonts w:ascii="Times New Roman" w:cs="Times New Roman"/>
          <w:sz w:val="28"/>
          <w:szCs w:val="28"/>
          <w:rPrChange w:id="12911" w:author="user pc" w:date="2022-03-15T10:14:00Z">
            <w:rPr/>
          </w:rPrChange>
        </w:rPr>
        <w:t>[Ca</w:t>
      </w:r>
      <w:r w:rsidRPr="CD2258C1">
        <w:rPr>
          <w:rFonts w:ascii="Times New Roman" w:cs="Times New Roman"/>
          <w:sz w:val="28"/>
          <w:szCs w:val="28"/>
          <w:vertAlign w:val="superscript"/>
          <w:rPrChange w:id="12912" w:author="user pc" w:date="2022-03-15T10:14:00Z">
            <w:rPr>
              <w:vertAlign w:val="superscript"/>
            </w:rPr>
          </w:rPrChange>
        </w:rPr>
        <w:t>2+</w:t>
      </w:r>
      <w:r w:rsidRPr="EAFA0622">
        <w:rPr>
          <w:rFonts w:ascii="Times New Roman" w:cs="Times New Roman"/>
          <w:sz w:val="28"/>
          <w:szCs w:val="28"/>
          <w:rPrChange w:id="12913" w:author="user pc" w:date="2022-03-15T10:14:00Z">
            <w:rPr/>
          </w:rPrChange>
        </w:rPr>
        <w:t>][C</w:t>
      </w:r>
      <w:r w:rsidRPr="FB639CD9">
        <w:rPr>
          <w:rFonts w:ascii="Times New Roman" w:cs="Times New Roman"/>
          <w:sz w:val="28"/>
          <w:szCs w:val="28"/>
          <w:vertAlign w:val="subscript"/>
          <w:rPrChange w:id="12914" w:author="user pc" w:date="2022-03-15T10:14:00Z">
            <w:rPr>
              <w:vertAlign w:val="subscript"/>
            </w:rPr>
          </w:rPrChange>
        </w:rPr>
        <w:t>2</w:t>
      </w:r>
      <w:r w:rsidRPr="436A0856">
        <w:rPr>
          <w:rFonts w:ascii="Times New Roman" w:cs="Times New Roman"/>
          <w:sz w:val="28"/>
          <w:szCs w:val="28"/>
          <w:rPrChange w:id="12915" w:author="user pc" w:date="2022-03-15T10:14:00Z">
            <w:rPr/>
          </w:rPrChange>
        </w:rPr>
        <w:t>O</w:t>
      </w:r>
      <w:r w:rsidRPr="94BE47A7">
        <w:rPr>
          <w:rFonts w:ascii="Times New Roman" w:cs="Times New Roman"/>
          <w:sz w:val="28"/>
          <w:szCs w:val="28"/>
          <w:vertAlign w:val="subscript"/>
          <w:rPrChange w:id="12916" w:author="user pc" w:date="2022-03-15T10:14:00Z">
            <w:rPr>
              <w:vertAlign w:val="subscript"/>
            </w:rPr>
          </w:rPrChange>
        </w:rPr>
        <w:t>4</w:t>
      </w:r>
      <w:r w:rsidRPr="2CEBECBF">
        <w:rPr>
          <w:rFonts w:ascii="Times New Roman" w:cs="Times New Roman"/>
          <w:sz w:val="28"/>
          <w:szCs w:val="28"/>
          <w:vertAlign w:val="superscript"/>
          <w:rPrChange w:id="12917" w:author="user pc" w:date="2022-03-15T10:14:00Z">
            <w:rPr>
              <w:vertAlign w:val="superscript"/>
            </w:rPr>
          </w:rPrChange>
        </w:rPr>
        <w:t>2-</w:t>
      </w:r>
      <w:r w:rsidRPr="59D917FF">
        <w:rPr>
          <w:rFonts w:ascii="Times New Roman" w:cs="Times New Roman"/>
          <w:sz w:val="28"/>
          <w:szCs w:val="28"/>
          <w:rPrChange w:id="12918" w:author="user pc" w:date="2022-03-15T10:14:00Z">
            <w:rPr/>
          </w:rPrChange>
        </w:rPr>
        <w:t>]</w:t>
      </w:r>
    </w:p>
    <w:p>
      <w:pPr>
        <w:pStyle w:val="style0"/>
        <w:rPr>
          <w:rFonts w:ascii="Times New Roman" w:cs="Times New Roman"/>
          <w:sz w:val="28"/>
          <w:szCs w:val="28"/>
          <w:rPrChange w:id="12919" w:author="user pc" w:date="2022-03-15T10:14:00Z">
            <w:rPr/>
          </w:rPrChange>
        </w:rPr>
      </w:pPr>
      <w:r w:rsidRPr="66CE0590">
        <w:rPr>
          <w:rFonts w:ascii="Times New Roman" w:cs="Times New Roman"/>
          <w:sz w:val="28"/>
          <w:szCs w:val="28"/>
          <w:rPrChange w:id="12920" w:author="user pc" w:date="2022-03-15T10:14:00Z">
            <w:rPr/>
          </w:rPrChange>
        </w:rPr>
        <w:t>=</w:t>
      </w:r>
      <w:r>
        <w:rPr>
          <w:rFonts w:ascii="Times New Roman" w:cs="Times New Roman" w:hAnsi="Times New Roman"/>
          <w:sz w:val="28"/>
          <w:szCs w:val="28"/>
        </w:rPr>
        <w:t xml:space="preserve"> </w:t>
      </w:r>
      <w:r w:rsidRPr="2CA24AAC">
        <w:rPr>
          <w:rFonts w:ascii="Times New Roman" w:cs="Times New Roman"/>
          <w:sz w:val="28"/>
          <w:szCs w:val="28"/>
          <w:rPrChange w:id="12921" w:author="user pc" w:date="2022-03-15T10:14:00Z">
            <w:rPr/>
          </w:rPrChange>
        </w:rPr>
        <w:t>(4.8×10</w:t>
      </w:r>
      <w:r w:rsidRPr="A3277658">
        <w:rPr>
          <w:rFonts w:ascii="Times New Roman" w:cs="Times New Roman"/>
          <w:sz w:val="28"/>
          <w:szCs w:val="28"/>
          <w:vertAlign w:val="superscript"/>
          <w:rPrChange w:id="12922" w:author="user pc" w:date="2022-03-15T10:14:00Z">
            <w:rPr>
              <w:vertAlign w:val="superscript"/>
            </w:rPr>
          </w:rPrChange>
        </w:rPr>
        <w:t>-5</w:t>
      </w:r>
      <w:r w:rsidRPr="9A932F58">
        <w:rPr>
          <w:rFonts w:ascii="Times New Roman" w:cs="Times New Roman"/>
          <w:sz w:val="28"/>
          <w:szCs w:val="28"/>
          <w:rPrChange w:id="12923" w:author="user pc" w:date="2022-03-15T10:14:00Z">
            <w:rPr/>
          </w:rPrChange>
        </w:rPr>
        <w:t>)(4.8×10</w:t>
      </w:r>
      <w:r w:rsidRPr="CF8D9012">
        <w:rPr>
          <w:rFonts w:ascii="Times New Roman" w:cs="Times New Roman"/>
          <w:sz w:val="28"/>
          <w:szCs w:val="28"/>
          <w:vertAlign w:val="superscript"/>
          <w:rPrChange w:id="12924" w:author="user pc" w:date="2022-03-15T10:14:00Z">
            <w:rPr>
              <w:vertAlign w:val="superscript"/>
            </w:rPr>
          </w:rPrChange>
        </w:rPr>
        <w:t xml:space="preserve">-5 </w:t>
      </w:r>
      <w:r w:rsidRPr="CBEC805D">
        <w:rPr>
          <w:rFonts w:ascii="Times New Roman" w:cs="Times New Roman"/>
          <w:sz w:val="28"/>
          <w:szCs w:val="28"/>
          <w:rPrChange w:id="12925" w:author="user pc" w:date="2022-03-15T10:14:00Z">
            <w:rPr/>
          </w:rPrChange>
        </w:rPr>
        <w:t>)</w:t>
      </w:r>
    </w:p>
    <w:p>
      <w:pPr>
        <w:pStyle w:val="style0"/>
        <w:rPr>
          <w:rFonts w:ascii="Times New Roman" w:cs="Times New Roman"/>
          <w:sz w:val="28"/>
          <w:szCs w:val="28"/>
          <w:vertAlign w:val="superscript"/>
          <w:rPrChange w:id="12926" w:author="user pc" w:date="2022-03-15T10:14:00Z">
            <w:rPr>
              <w:vertAlign w:val="superscript"/>
            </w:rPr>
          </w:rPrChange>
        </w:rPr>
      </w:pPr>
      <w:r w:rsidRPr="DF086A5E">
        <w:rPr>
          <w:rFonts w:ascii="Times New Roman" w:cs="Times New Roman"/>
          <w:sz w:val="28"/>
          <w:szCs w:val="28"/>
          <w:rPrChange w:id="12927" w:author="user pc" w:date="2022-03-15T10:14:00Z">
            <w:rPr/>
          </w:rPrChange>
        </w:rPr>
        <w:t>K</w:t>
      </w:r>
      <w:r w:rsidRPr="353C5E35">
        <w:rPr>
          <w:rFonts w:ascii="Times New Roman" w:cs="Times New Roman"/>
          <w:sz w:val="28"/>
          <w:szCs w:val="28"/>
          <w:vertAlign w:val="subscript"/>
          <w:rPrChange w:id="12928" w:author="user pc" w:date="2022-03-15T10:14:00Z">
            <w:rPr>
              <w:vertAlign w:val="subscript"/>
            </w:rPr>
          </w:rPrChange>
        </w:rPr>
        <w:t>sp</w:t>
      </w:r>
      <w:r>
        <w:rPr>
          <w:rFonts w:ascii="Times New Roman" w:cs="Times New Roman" w:hAnsi="Times New Roman"/>
          <w:sz w:val="28"/>
          <w:szCs w:val="28"/>
          <w:vertAlign w:val="subscript"/>
        </w:rPr>
        <w:t xml:space="preserve"> </w:t>
      </w:r>
      <w:r w:rsidRPr="2804496C">
        <w:rPr>
          <w:rFonts w:ascii="Times New Roman" w:cs="Times New Roman"/>
          <w:sz w:val="28"/>
          <w:szCs w:val="28"/>
          <w:rPrChange w:id="12929" w:author="user pc" w:date="2022-03-15T10:14:00Z">
            <w:rPr/>
          </w:rPrChange>
        </w:rPr>
        <w:t>=</w:t>
      </w:r>
      <w:r>
        <w:rPr>
          <w:rFonts w:ascii="Times New Roman" w:cs="Times New Roman" w:hAnsi="Times New Roman"/>
          <w:sz w:val="28"/>
          <w:szCs w:val="28"/>
        </w:rPr>
        <w:t xml:space="preserve"> </w:t>
      </w:r>
      <w:r w:rsidRPr="5FB383BA">
        <w:rPr>
          <w:rFonts w:ascii="Times New Roman" w:cs="Times New Roman"/>
          <w:sz w:val="28"/>
          <w:szCs w:val="28"/>
          <w:rPrChange w:id="12930" w:author="user pc" w:date="2022-03-15T10:14:00Z">
            <w:rPr/>
          </w:rPrChange>
        </w:rPr>
        <w:t>2.3×10</w:t>
      </w:r>
      <w:r w:rsidRPr="A2DDB01A">
        <w:rPr>
          <w:rFonts w:ascii="Times New Roman" w:cs="Times New Roman"/>
          <w:sz w:val="28"/>
          <w:szCs w:val="28"/>
          <w:vertAlign w:val="superscript"/>
          <w:rPrChange w:id="12931" w:author="user pc" w:date="2022-03-15T10:14:00Z">
            <w:rPr>
              <w:vertAlign w:val="superscript"/>
            </w:rPr>
          </w:rPrChange>
        </w:rPr>
        <w:t>-9</w:t>
      </w:r>
    </w:p>
    <w:p>
      <w:pPr>
        <w:pStyle w:val="style0"/>
        <w:rPr>
          <w:rFonts w:ascii="Times New Roman" w:cs="Times New Roman"/>
          <w:sz w:val="28"/>
          <w:szCs w:val="28"/>
          <w:rPrChange w:id="12932" w:author="user pc" w:date="2022-03-15T10:14:00Z">
            <w:rPr/>
          </w:rPrChange>
        </w:rPr>
      </w:pPr>
    </w:p>
    <w:p>
      <w:pPr>
        <w:pStyle w:val="style0"/>
        <w:rPr>
          <w:rFonts w:ascii="Times New Roman" w:cs="Times New Roman"/>
          <w:sz w:val="28"/>
          <w:szCs w:val="28"/>
          <w:rPrChange w:id="12933" w:author="user pc" w:date="2022-03-15T10:14:00Z">
            <w:rPr/>
          </w:rPrChange>
        </w:rPr>
      </w:pPr>
      <w:r w:rsidRPr="EB9757B8">
        <w:rPr>
          <w:rFonts w:ascii="Times New Roman" w:cs="Times New Roman"/>
          <w:b/>
          <w:sz w:val="28"/>
          <w:szCs w:val="28"/>
          <w:rPrChange w:id="12934" w:author="user pc" w:date="2022-03-15T10:14:00Z">
            <w:rPr>
              <w:b/>
            </w:rPr>
          </w:rPrChange>
        </w:rPr>
        <w:t>Example</w:t>
      </w:r>
      <w:r>
        <w:rPr>
          <w:rFonts w:ascii="Times New Roman" w:cs="Times New Roman" w:hAnsi="Times New Roman"/>
          <w:b/>
          <w:sz w:val="28"/>
          <w:szCs w:val="28"/>
        </w:rPr>
        <w:t xml:space="preserve"> </w:t>
      </w:r>
      <w:r w:rsidRPr="5CBB9E7D">
        <w:rPr>
          <w:rFonts w:ascii="Times New Roman" w:cs="Times New Roman"/>
          <w:b/>
          <w:sz w:val="28"/>
          <w:szCs w:val="28"/>
          <w:rPrChange w:id="12935" w:author="user pc" w:date="2022-03-15T10:14:00Z">
            <w:rPr>
              <w:b/>
            </w:rPr>
          </w:rPrChange>
        </w:rPr>
        <w:t>4:</w:t>
      </w:r>
    </w:p>
    <w:p>
      <w:pPr>
        <w:pStyle w:val="style0"/>
        <w:rPr>
          <w:rFonts w:ascii="Times New Roman" w:cs="Times New Roman"/>
          <w:sz w:val="28"/>
          <w:szCs w:val="28"/>
          <w:rPrChange w:id="12936" w:author="user pc" w:date="2022-03-15T10:14:00Z">
            <w:rPr/>
          </w:rPrChange>
        </w:rPr>
      </w:pPr>
      <w:r w:rsidRPr="261F2775">
        <w:rPr>
          <w:rFonts w:ascii="Times New Roman" w:cs="Times New Roman"/>
          <w:sz w:val="28"/>
          <w:szCs w:val="28"/>
          <w:rPrChange w:id="12937" w:author="user pc" w:date="2022-03-15T10:14:00Z">
            <w:rPr/>
          </w:rPrChange>
        </w:rPr>
        <w:t>Silver</w:t>
      </w:r>
      <w:r>
        <w:rPr>
          <w:rFonts w:ascii="Times New Roman" w:cs="Times New Roman" w:hAnsi="Times New Roman"/>
          <w:sz w:val="28"/>
          <w:szCs w:val="28"/>
        </w:rPr>
        <w:t xml:space="preserve"> </w:t>
      </w:r>
      <w:r w:rsidRPr="D3D1B01A">
        <w:rPr>
          <w:rFonts w:ascii="Times New Roman" w:cs="Times New Roman"/>
          <w:sz w:val="28"/>
          <w:szCs w:val="28"/>
          <w:rPrChange w:id="12938" w:author="user pc" w:date="2022-03-15T10:14:00Z">
            <w:rPr/>
          </w:rPrChange>
        </w:rPr>
        <w:t>ion</w:t>
      </w:r>
      <w:r>
        <w:rPr>
          <w:rFonts w:ascii="Times New Roman" w:cs="Times New Roman" w:hAnsi="Times New Roman"/>
          <w:sz w:val="28"/>
          <w:szCs w:val="28"/>
        </w:rPr>
        <w:t xml:space="preserve"> </w:t>
      </w:r>
      <w:r w:rsidRPr="F83E83E8">
        <w:rPr>
          <w:rFonts w:ascii="Times New Roman" w:cs="Times New Roman"/>
          <w:sz w:val="28"/>
          <w:szCs w:val="28"/>
          <w:rPrChange w:id="12939" w:author="user pc" w:date="2022-03-15T10:14:00Z">
            <w:rPr/>
          </w:rPrChange>
        </w:rPr>
        <w:t>may</w:t>
      </w:r>
      <w:r>
        <w:rPr>
          <w:rFonts w:ascii="Times New Roman" w:cs="Times New Roman" w:hAnsi="Times New Roman"/>
          <w:sz w:val="28"/>
          <w:szCs w:val="28"/>
        </w:rPr>
        <w:t xml:space="preserve"> </w:t>
      </w:r>
      <w:r w:rsidRPr="841E2CD2">
        <w:rPr>
          <w:rFonts w:ascii="Times New Roman" w:cs="Times New Roman"/>
          <w:sz w:val="28"/>
          <w:szCs w:val="28"/>
          <w:rPrChange w:id="12940" w:author="user pc" w:date="2022-03-15T10:14:00Z">
            <w:rPr/>
          </w:rPrChange>
        </w:rPr>
        <w:t>be</w:t>
      </w:r>
      <w:r>
        <w:rPr>
          <w:rFonts w:ascii="Times New Roman" w:cs="Times New Roman" w:hAnsi="Times New Roman"/>
          <w:sz w:val="28"/>
          <w:szCs w:val="28"/>
        </w:rPr>
        <w:t xml:space="preserve"> </w:t>
      </w:r>
      <w:r w:rsidRPr="39216F4F">
        <w:rPr>
          <w:rFonts w:ascii="Times New Roman" w:cs="Times New Roman"/>
          <w:sz w:val="28"/>
          <w:szCs w:val="28"/>
          <w:rPrChange w:id="12941" w:author="user pc" w:date="2022-03-15T10:14:00Z">
            <w:rPr/>
          </w:rPrChange>
        </w:rPr>
        <w:t>recovered</w:t>
      </w:r>
      <w:r>
        <w:rPr>
          <w:rFonts w:ascii="Times New Roman" w:cs="Times New Roman" w:hAnsi="Times New Roman"/>
          <w:sz w:val="28"/>
          <w:szCs w:val="28"/>
        </w:rPr>
        <w:t xml:space="preserve"> </w:t>
      </w:r>
      <w:r w:rsidRPr="3C5B1C99">
        <w:rPr>
          <w:rFonts w:ascii="Times New Roman" w:cs="Times New Roman"/>
          <w:sz w:val="28"/>
          <w:szCs w:val="28"/>
          <w:rPrChange w:id="12942" w:author="user pc" w:date="2022-03-15T10:14:00Z">
            <w:rPr/>
          </w:rPrChange>
        </w:rPr>
        <w:t>from</w:t>
      </w:r>
      <w:r>
        <w:rPr>
          <w:rFonts w:ascii="Times New Roman" w:cs="Times New Roman" w:hAnsi="Times New Roman"/>
          <w:sz w:val="28"/>
          <w:szCs w:val="28"/>
        </w:rPr>
        <w:t xml:space="preserve"> </w:t>
      </w:r>
      <w:r w:rsidRPr="5D89AEE1">
        <w:rPr>
          <w:rFonts w:ascii="Times New Roman" w:cs="Times New Roman"/>
          <w:sz w:val="28"/>
          <w:szCs w:val="28"/>
          <w:rPrChange w:id="12943" w:author="user pc" w:date="2022-03-15T10:14:00Z">
            <w:rPr/>
          </w:rPrChange>
        </w:rPr>
        <w:t>used</w:t>
      </w:r>
      <w:r>
        <w:rPr>
          <w:rFonts w:ascii="Times New Roman" w:cs="Times New Roman" w:hAnsi="Times New Roman"/>
          <w:sz w:val="28"/>
          <w:szCs w:val="28"/>
        </w:rPr>
        <w:t xml:space="preserve"> </w:t>
      </w:r>
      <w:r w:rsidRPr="944F731C">
        <w:rPr>
          <w:rFonts w:ascii="Times New Roman" w:cs="Times New Roman"/>
          <w:sz w:val="28"/>
          <w:szCs w:val="28"/>
          <w:rPrChange w:id="12944" w:author="user pc" w:date="2022-03-15T10:14:00Z">
            <w:rPr/>
          </w:rPrChange>
        </w:rPr>
        <w:t>photographic</w:t>
      </w:r>
      <w:r>
        <w:rPr>
          <w:rFonts w:ascii="Times New Roman" w:cs="Times New Roman" w:hAnsi="Times New Roman"/>
          <w:sz w:val="28"/>
          <w:szCs w:val="28"/>
        </w:rPr>
        <w:t xml:space="preserve"> </w:t>
      </w:r>
      <w:r w:rsidRPr="9413FCAF">
        <w:rPr>
          <w:rFonts w:ascii="Times New Roman" w:cs="Times New Roman"/>
          <w:sz w:val="28"/>
          <w:szCs w:val="28"/>
          <w:rPrChange w:id="12945" w:author="user pc" w:date="2022-03-15T10:14:00Z">
            <w:rPr/>
          </w:rPrChange>
        </w:rPr>
        <w:t>fixing</w:t>
      </w:r>
      <w:r>
        <w:rPr>
          <w:rFonts w:ascii="Times New Roman" w:cs="Times New Roman" w:hAnsi="Times New Roman"/>
          <w:sz w:val="28"/>
          <w:szCs w:val="28"/>
        </w:rPr>
        <w:t xml:space="preserve"> </w:t>
      </w:r>
      <w:r w:rsidRPr="385AC2D8">
        <w:rPr>
          <w:rFonts w:ascii="Times New Roman" w:cs="Times New Roman"/>
          <w:sz w:val="28"/>
          <w:szCs w:val="28"/>
          <w:rPrChange w:id="12946" w:author="user pc" w:date="2022-03-15T10:14:00Z">
            <w:rPr/>
          </w:rPrChange>
        </w:rPr>
        <w:t>Solution</w:t>
      </w:r>
      <w:r>
        <w:rPr>
          <w:rFonts w:ascii="Times New Roman" w:cs="Times New Roman" w:hAnsi="Times New Roman"/>
          <w:sz w:val="28"/>
          <w:szCs w:val="28"/>
        </w:rPr>
        <w:t xml:space="preserve"> </w:t>
      </w:r>
      <w:r w:rsidRPr="7B938504">
        <w:rPr>
          <w:rFonts w:ascii="Times New Roman" w:cs="Times New Roman"/>
          <w:sz w:val="28"/>
          <w:szCs w:val="28"/>
          <w:rPrChange w:id="12947" w:author="user pc" w:date="2022-03-15T10:14:00Z">
            <w:rPr/>
          </w:rPrChange>
        </w:rPr>
        <w:t>by</w:t>
      </w:r>
      <w:r>
        <w:rPr>
          <w:rFonts w:ascii="Times New Roman" w:cs="Times New Roman" w:hAnsi="Times New Roman"/>
          <w:sz w:val="28"/>
          <w:szCs w:val="28"/>
        </w:rPr>
        <w:t xml:space="preserve"> </w:t>
      </w:r>
      <w:r w:rsidRPr="516B7BCA">
        <w:rPr>
          <w:rFonts w:ascii="Times New Roman" w:cs="Times New Roman"/>
          <w:sz w:val="28"/>
          <w:szCs w:val="28"/>
          <w:rPrChange w:id="12948" w:author="user pc" w:date="2022-03-15T10:14:00Z">
            <w:rPr/>
          </w:rPrChange>
        </w:rPr>
        <w:t>precipitating</w:t>
      </w:r>
      <w:r>
        <w:rPr>
          <w:rFonts w:ascii="Times New Roman" w:cs="Times New Roman" w:hAnsi="Times New Roman"/>
          <w:sz w:val="28"/>
          <w:szCs w:val="28"/>
        </w:rPr>
        <w:t xml:space="preserve"> </w:t>
      </w:r>
      <w:r w:rsidRPr="1C0A1412">
        <w:rPr>
          <w:rFonts w:ascii="Times New Roman" w:cs="Times New Roman"/>
          <w:sz w:val="28"/>
          <w:szCs w:val="28"/>
          <w:rPrChange w:id="12949" w:author="user pc" w:date="2022-03-15T10:14:00Z">
            <w:rPr/>
          </w:rPrChange>
        </w:rPr>
        <w:t>it</w:t>
      </w:r>
      <w:r>
        <w:rPr>
          <w:rFonts w:ascii="Times New Roman" w:cs="Times New Roman" w:hAnsi="Times New Roman"/>
          <w:sz w:val="28"/>
          <w:szCs w:val="28"/>
        </w:rPr>
        <w:t xml:space="preserve"> </w:t>
      </w:r>
      <w:r w:rsidRPr="5D0D68E9">
        <w:rPr>
          <w:rFonts w:ascii="Times New Roman" w:cs="Times New Roman"/>
          <w:sz w:val="28"/>
          <w:szCs w:val="28"/>
          <w:rPrChange w:id="12950" w:author="user pc" w:date="2022-03-15T10:14:00Z">
            <w:rPr/>
          </w:rPrChange>
        </w:rPr>
        <w:t>as</w:t>
      </w:r>
      <w:r>
        <w:rPr>
          <w:rFonts w:ascii="Times New Roman" w:cs="Times New Roman" w:hAnsi="Times New Roman"/>
          <w:sz w:val="28"/>
          <w:szCs w:val="28"/>
        </w:rPr>
        <w:t xml:space="preserve"> </w:t>
      </w:r>
      <w:r w:rsidRPr="91A79536">
        <w:rPr>
          <w:rFonts w:ascii="Times New Roman" w:cs="Times New Roman"/>
          <w:sz w:val="28"/>
          <w:szCs w:val="28"/>
          <w:rPrChange w:id="12951" w:author="user pc" w:date="2022-03-15T10:14:00Z">
            <w:rPr/>
          </w:rPrChange>
        </w:rPr>
        <w:t>silver</w:t>
      </w:r>
      <w:r>
        <w:rPr>
          <w:rFonts w:ascii="Times New Roman" w:cs="Times New Roman" w:hAnsi="Times New Roman"/>
          <w:sz w:val="28"/>
          <w:szCs w:val="28"/>
        </w:rPr>
        <w:t xml:space="preserve"> </w:t>
      </w:r>
      <w:r w:rsidRPr="D13DC806">
        <w:rPr>
          <w:rFonts w:ascii="Times New Roman" w:cs="Times New Roman"/>
          <w:sz w:val="28"/>
          <w:szCs w:val="28"/>
          <w:rPrChange w:id="12952" w:author="user pc" w:date="2022-03-15T10:14:00Z">
            <w:rPr/>
          </w:rPrChange>
        </w:rPr>
        <w:t>chloride.</w:t>
      </w:r>
      <w:r>
        <w:rPr>
          <w:rFonts w:ascii="Times New Roman" w:cs="Times New Roman" w:hAnsi="Times New Roman"/>
          <w:sz w:val="28"/>
          <w:szCs w:val="28"/>
        </w:rPr>
        <w:t xml:space="preserve"> </w:t>
      </w:r>
      <w:r w:rsidRPr="61D9DA56">
        <w:rPr>
          <w:rFonts w:ascii="Times New Roman" w:cs="Times New Roman"/>
          <w:sz w:val="28"/>
          <w:szCs w:val="28"/>
          <w:rPrChange w:id="12953" w:author="user pc" w:date="2022-03-15T10:14:00Z">
            <w:rPr/>
          </w:rPrChange>
        </w:rPr>
        <w:t>The</w:t>
      </w:r>
      <w:r>
        <w:rPr>
          <w:rFonts w:ascii="Times New Roman" w:cs="Times New Roman" w:hAnsi="Times New Roman"/>
          <w:sz w:val="28"/>
          <w:szCs w:val="28"/>
        </w:rPr>
        <w:t xml:space="preserve"> </w:t>
      </w:r>
      <w:r w:rsidRPr="6AB42415">
        <w:rPr>
          <w:rFonts w:ascii="Times New Roman" w:cs="Times New Roman"/>
          <w:sz w:val="28"/>
          <w:szCs w:val="28"/>
          <w:rPrChange w:id="12954" w:author="user pc" w:date="2022-03-15T10:14:00Z">
            <w:rPr/>
          </w:rPrChange>
        </w:rPr>
        <w:t>solubility</w:t>
      </w:r>
      <w:r>
        <w:rPr>
          <w:rFonts w:ascii="Times New Roman" w:cs="Times New Roman" w:hAnsi="Times New Roman"/>
          <w:sz w:val="28"/>
          <w:szCs w:val="28"/>
        </w:rPr>
        <w:t xml:space="preserve"> </w:t>
      </w:r>
      <w:r w:rsidRPr="A2BB1921">
        <w:rPr>
          <w:rFonts w:ascii="Times New Roman" w:cs="Times New Roman"/>
          <w:sz w:val="28"/>
          <w:szCs w:val="28"/>
          <w:rPrChange w:id="12955" w:author="user pc" w:date="2022-03-15T10:14:00Z">
            <w:rPr/>
          </w:rPrChange>
        </w:rPr>
        <w:t>of</w:t>
      </w:r>
      <w:r>
        <w:rPr>
          <w:rFonts w:ascii="Times New Roman" w:cs="Times New Roman" w:hAnsi="Times New Roman"/>
          <w:sz w:val="28"/>
          <w:szCs w:val="28"/>
        </w:rPr>
        <w:t xml:space="preserve"> </w:t>
      </w:r>
      <w:r w:rsidRPr="6A065FE7">
        <w:rPr>
          <w:rFonts w:ascii="Times New Roman" w:cs="Times New Roman"/>
          <w:sz w:val="28"/>
          <w:szCs w:val="28"/>
          <w:rPrChange w:id="12956" w:author="user pc" w:date="2022-03-15T10:14:00Z">
            <w:rPr/>
          </w:rPrChange>
        </w:rPr>
        <w:t>silver</w:t>
      </w:r>
      <w:r>
        <w:rPr>
          <w:rFonts w:ascii="Times New Roman" w:cs="Times New Roman" w:hAnsi="Times New Roman"/>
          <w:sz w:val="28"/>
          <w:szCs w:val="28"/>
        </w:rPr>
        <w:t xml:space="preserve"> </w:t>
      </w:r>
      <w:r w:rsidRPr="5853F547">
        <w:rPr>
          <w:rFonts w:ascii="Times New Roman" w:cs="Times New Roman"/>
          <w:sz w:val="28"/>
          <w:szCs w:val="28"/>
          <w:rPrChange w:id="12957" w:author="user pc" w:date="2022-03-15T10:14:00Z">
            <w:rPr/>
          </w:rPrChange>
        </w:rPr>
        <w:t>chloride</w:t>
      </w:r>
      <w:r>
        <w:rPr>
          <w:rFonts w:ascii="Times New Roman" w:cs="Times New Roman" w:hAnsi="Times New Roman"/>
          <w:sz w:val="28"/>
          <w:szCs w:val="28"/>
        </w:rPr>
        <w:t xml:space="preserve"> </w:t>
      </w:r>
      <w:r w:rsidRPr="3CF8AFDC">
        <w:rPr>
          <w:rFonts w:ascii="Times New Roman" w:cs="Times New Roman"/>
          <w:sz w:val="28"/>
          <w:szCs w:val="28"/>
          <w:rPrChange w:id="12958" w:author="user pc" w:date="2022-03-15T10:14:00Z">
            <w:rPr/>
          </w:rPrChange>
        </w:rPr>
        <w:t>is</w:t>
      </w:r>
      <w:r>
        <w:rPr>
          <w:rFonts w:ascii="Times New Roman" w:cs="Times New Roman" w:hAnsi="Times New Roman"/>
          <w:sz w:val="28"/>
          <w:szCs w:val="28"/>
        </w:rPr>
        <w:t xml:space="preserve"> </w:t>
      </w:r>
      <w:r w:rsidRPr="A60399DB">
        <w:rPr>
          <w:rFonts w:ascii="Times New Roman" w:cs="Times New Roman"/>
          <w:sz w:val="28"/>
          <w:szCs w:val="28"/>
          <w:rPrChange w:id="12959" w:author="user pc" w:date="2022-03-15T10:14:00Z">
            <w:rPr/>
          </w:rPrChange>
        </w:rPr>
        <w:t>1.9×10</w:t>
      </w:r>
      <w:r w:rsidRPr="A887AB17">
        <w:rPr>
          <w:rFonts w:ascii="Times New Roman" w:cs="Times New Roman"/>
          <w:sz w:val="28"/>
          <w:szCs w:val="28"/>
          <w:vertAlign w:val="superscript"/>
          <w:rPrChange w:id="12960" w:author="user pc" w:date="2022-03-15T10:14:00Z">
            <w:rPr>
              <w:vertAlign w:val="superscript"/>
            </w:rPr>
          </w:rPrChange>
        </w:rPr>
        <w:t>-3</w:t>
      </w:r>
      <w:r w:rsidRPr="77FC2179">
        <w:rPr>
          <w:rFonts w:ascii="Times New Roman" w:cs="Times New Roman"/>
          <w:sz w:val="28"/>
          <w:szCs w:val="28"/>
          <w:rPrChange w:id="12961" w:author="user pc" w:date="2022-03-15T10:14:00Z">
            <w:rPr/>
          </w:rPrChange>
        </w:rPr>
        <w:t>g/L.</w:t>
      </w:r>
      <w:r>
        <w:rPr>
          <w:rFonts w:ascii="Times New Roman" w:cs="Times New Roman" w:hAnsi="Times New Roman"/>
          <w:sz w:val="28"/>
          <w:szCs w:val="28"/>
        </w:rPr>
        <w:t xml:space="preserve"> </w:t>
      </w:r>
      <w:r w:rsidRPr="CE91B13A">
        <w:rPr>
          <w:rFonts w:ascii="Times New Roman" w:cs="Times New Roman"/>
          <w:sz w:val="28"/>
          <w:szCs w:val="28"/>
          <w:rPrChange w:id="12962" w:author="user pc" w:date="2022-03-15T10:14:00Z">
            <w:rPr/>
          </w:rPrChange>
        </w:rPr>
        <w:t>Calculate</w:t>
      </w:r>
      <w:r>
        <w:rPr>
          <w:rFonts w:ascii="Times New Roman" w:cs="Times New Roman" w:hAnsi="Times New Roman"/>
          <w:sz w:val="28"/>
          <w:szCs w:val="28"/>
        </w:rPr>
        <w:t xml:space="preserve"> </w:t>
      </w:r>
      <w:r w:rsidRPr="A306ABE8">
        <w:rPr>
          <w:rFonts w:ascii="Times New Roman" w:cs="Times New Roman"/>
          <w:sz w:val="28"/>
          <w:szCs w:val="28"/>
          <w:rPrChange w:id="12963" w:author="user pc" w:date="2022-03-15T10:14:00Z">
            <w:rPr/>
          </w:rPrChange>
        </w:rPr>
        <w:t>K</w:t>
      </w:r>
      <w:r w:rsidRPr="4286AFB5">
        <w:rPr>
          <w:rFonts w:ascii="Times New Roman" w:cs="Times New Roman"/>
          <w:sz w:val="28"/>
          <w:szCs w:val="28"/>
          <w:vertAlign w:val="subscript"/>
          <w:rPrChange w:id="12964" w:author="user pc" w:date="2022-03-15T10:14:00Z">
            <w:rPr>
              <w:vertAlign w:val="subscript"/>
            </w:rPr>
          </w:rPrChange>
        </w:rPr>
        <w:t>sp</w:t>
      </w:r>
      <w:r w:rsidRPr="EA54D157">
        <w:rPr>
          <w:rFonts w:ascii="Times New Roman" w:cs="Times New Roman"/>
          <w:sz w:val="28"/>
          <w:szCs w:val="28"/>
          <w:rPrChange w:id="12965" w:author="user pc" w:date="2022-03-15T10:14:00Z">
            <w:rPr/>
          </w:rPrChange>
        </w:rPr>
        <w:t>.</w:t>
      </w:r>
    </w:p>
    <w:p>
      <w:pPr>
        <w:pStyle w:val="style0"/>
        <w:rPr>
          <w:rFonts w:ascii="Times New Roman" w:cs="Times New Roman" w:hAnsi="Times New Roman"/>
          <w:b/>
          <w:sz w:val="28"/>
          <w:szCs w:val="28"/>
        </w:rPr>
      </w:pPr>
    </w:p>
    <w:p>
      <w:pPr>
        <w:pStyle w:val="style0"/>
        <w:rPr>
          <w:rFonts w:ascii="Times New Roman" w:cs="Times New Roman"/>
          <w:sz w:val="28"/>
          <w:szCs w:val="28"/>
          <w:rPrChange w:id="12966" w:author="user pc" w:date="2022-03-15T10:14:00Z">
            <w:rPr/>
          </w:rPrChange>
        </w:rPr>
      </w:pPr>
      <w:r w:rsidRPr="1F54F662">
        <w:rPr>
          <w:rFonts w:ascii="Times New Roman" w:cs="Times New Roman"/>
          <w:b/>
          <w:sz w:val="28"/>
          <w:szCs w:val="28"/>
          <w:rPrChange w:id="12967" w:author="user pc" w:date="2022-03-15T10:14:00Z">
            <w:rPr>
              <w:b/>
            </w:rPr>
          </w:rPrChange>
        </w:rPr>
        <w:t>Solution</w:t>
      </w:r>
    </w:p>
    <w:p>
      <w:pPr>
        <w:pStyle w:val="style0"/>
        <w:rPr>
          <w:rFonts w:ascii="Times New Roman" w:cs="Times New Roman"/>
          <w:sz w:val="28"/>
          <w:szCs w:val="28"/>
          <w:rPrChange w:id="12968" w:author="user pc" w:date="2022-03-15T10:14:00Z">
            <w:rPr/>
          </w:rPrChange>
        </w:rPr>
      </w:pPr>
      <w:r w:rsidRPr="1D5D297C">
        <w:rPr>
          <w:rFonts w:ascii="Times New Roman" w:cs="Times New Roman"/>
          <w:sz w:val="28"/>
          <w:szCs w:val="28"/>
          <w:rPrChange w:id="12969" w:author="user pc" w:date="2022-03-15T10:14:00Z">
            <w:rPr/>
          </w:rPrChange>
        </w:rPr>
        <w:t>Convert</w:t>
      </w:r>
      <w:r>
        <w:rPr>
          <w:rFonts w:ascii="Times New Roman" w:cs="Times New Roman" w:hAnsi="Times New Roman"/>
          <w:sz w:val="28"/>
          <w:szCs w:val="28"/>
        </w:rPr>
        <w:t xml:space="preserve"> </w:t>
      </w:r>
      <w:r w:rsidRPr="016DA171">
        <w:rPr>
          <w:rFonts w:ascii="Times New Roman" w:cs="Times New Roman"/>
          <w:sz w:val="28"/>
          <w:szCs w:val="28"/>
          <w:rPrChange w:id="12970" w:author="user pc" w:date="2022-03-15T10:14:00Z">
            <w:rPr/>
          </w:rPrChange>
        </w:rPr>
        <w:t>the</w:t>
      </w:r>
      <w:r>
        <w:rPr>
          <w:rFonts w:ascii="Times New Roman" w:cs="Times New Roman" w:hAnsi="Times New Roman"/>
          <w:sz w:val="28"/>
          <w:szCs w:val="28"/>
        </w:rPr>
        <w:t xml:space="preserve"> concen</w:t>
      </w:r>
      <w:r w:rsidRPr="3891F976">
        <w:rPr>
          <w:rFonts w:ascii="Times New Roman" w:cs="Times New Roman"/>
          <w:sz w:val="28"/>
          <w:szCs w:val="28"/>
          <w:rPrChange w:id="12971" w:author="user pc" w:date="2022-03-15T10:14:00Z">
            <w:rPr/>
          </w:rPrChange>
        </w:rPr>
        <w:t>tration</w:t>
      </w:r>
      <w:r>
        <w:rPr>
          <w:rFonts w:ascii="Times New Roman" w:cs="Times New Roman" w:hAnsi="Times New Roman"/>
          <w:sz w:val="28"/>
          <w:szCs w:val="28"/>
        </w:rPr>
        <w:t xml:space="preserve"> </w:t>
      </w:r>
      <w:r w:rsidRPr="3AE0BB24">
        <w:rPr>
          <w:rFonts w:ascii="Times New Roman" w:cs="Times New Roman"/>
          <w:sz w:val="28"/>
          <w:szCs w:val="28"/>
          <w:rPrChange w:id="12972" w:author="user pc" w:date="2022-03-15T10:14:00Z">
            <w:rPr/>
          </w:rPrChange>
        </w:rPr>
        <w:t>of</w:t>
      </w:r>
      <w:r>
        <w:rPr>
          <w:rFonts w:ascii="Times New Roman" w:cs="Times New Roman" w:hAnsi="Times New Roman"/>
          <w:sz w:val="28"/>
          <w:szCs w:val="28"/>
        </w:rPr>
        <w:t xml:space="preserve"> </w:t>
      </w:r>
      <w:r w:rsidRPr="BA01EE41">
        <w:rPr>
          <w:rFonts w:ascii="Times New Roman" w:cs="Times New Roman"/>
          <w:sz w:val="28"/>
          <w:szCs w:val="28"/>
          <w:rPrChange w:id="12973" w:author="user pc" w:date="2022-03-15T10:14:00Z">
            <w:rPr/>
          </w:rPrChange>
        </w:rPr>
        <w:t>silver</w:t>
      </w:r>
      <w:r>
        <w:rPr>
          <w:rFonts w:ascii="Times New Roman" w:cs="Times New Roman" w:hAnsi="Times New Roman"/>
          <w:sz w:val="28"/>
          <w:szCs w:val="28"/>
        </w:rPr>
        <w:t xml:space="preserve"> </w:t>
      </w:r>
      <w:r w:rsidRPr="2477C294">
        <w:rPr>
          <w:rFonts w:ascii="Times New Roman" w:cs="Times New Roman"/>
          <w:sz w:val="28"/>
          <w:szCs w:val="28"/>
          <w:rPrChange w:id="12974" w:author="user pc" w:date="2022-03-15T10:14:00Z">
            <w:rPr/>
          </w:rPrChange>
        </w:rPr>
        <w:t>chloride</w:t>
      </w:r>
      <w:r>
        <w:rPr>
          <w:rFonts w:ascii="Times New Roman" w:cs="Times New Roman" w:hAnsi="Times New Roman"/>
          <w:sz w:val="28"/>
          <w:szCs w:val="28"/>
        </w:rPr>
        <w:t xml:space="preserve"> </w:t>
      </w:r>
      <w:r w:rsidRPr="498D4812">
        <w:rPr>
          <w:rFonts w:ascii="Times New Roman" w:cs="Times New Roman"/>
          <w:sz w:val="28"/>
          <w:szCs w:val="28"/>
          <w:rPrChange w:id="12975" w:author="user pc" w:date="2022-03-15T10:14:00Z">
            <w:rPr/>
          </w:rPrChange>
        </w:rPr>
        <w:t>from</w:t>
      </w:r>
      <w:r>
        <w:rPr>
          <w:rFonts w:ascii="Times New Roman" w:cs="Times New Roman" w:hAnsi="Times New Roman"/>
          <w:sz w:val="28"/>
          <w:szCs w:val="28"/>
        </w:rPr>
        <w:t xml:space="preserve"> </w:t>
      </w:r>
      <w:r w:rsidRPr="58314408">
        <w:rPr>
          <w:rFonts w:ascii="Times New Roman" w:cs="Times New Roman"/>
          <w:sz w:val="28"/>
          <w:szCs w:val="28"/>
          <w:rPrChange w:id="12976" w:author="user pc" w:date="2022-03-15T10:14:00Z">
            <w:rPr/>
          </w:rPrChange>
        </w:rPr>
        <w:t>g/L</w:t>
      </w:r>
      <w:r>
        <w:rPr>
          <w:rFonts w:ascii="Times New Roman" w:cs="Times New Roman" w:hAnsi="Times New Roman"/>
          <w:sz w:val="28"/>
          <w:szCs w:val="28"/>
        </w:rPr>
        <w:t xml:space="preserve"> </w:t>
      </w:r>
      <w:r w:rsidRPr="8B373696">
        <w:rPr>
          <w:rFonts w:ascii="Times New Roman" w:cs="Times New Roman"/>
          <w:sz w:val="28"/>
          <w:szCs w:val="28"/>
          <w:rPrChange w:id="12977" w:author="user pc" w:date="2022-03-15T10:14:00Z">
            <w:rPr/>
          </w:rPrChange>
        </w:rPr>
        <w:t>(g/dm</w:t>
      </w:r>
      <w:r w:rsidRPr="FA687A2A">
        <w:rPr>
          <w:rFonts w:ascii="Times New Roman" w:cs="Times New Roman"/>
          <w:sz w:val="28"/>
          <w:szCs w:val="28"/>
          <w:vertAlign w:val="superscript"/>
          <w:rPrChange w:id="12978" w:author="user pc" w:date="2022-03-15T10:14:00Z">
            <w:rPr>
              <w:vertAlign w:val="superscript"/>
            </w:rPr>
          </w:rPrChange>
        </w:rPr>
        <w:t>3</w:t>
      </w:r>
      <w:r w:rsidRPr="D44928DC">
        <w:rPr>
          <w:rFonts w:ascii="Times New Roman" w:cs="Times New Roman"/>
          <w:sz w:val="28"/>
          <w:szCs w:val="28"/>
          <w:rPrChange w:id="12979" w:author="user pc" w:date="2022-03-15T10:14:00Z">
            <w:rPr/>
          </w:rPrChange>
        </w:rPr>
        <w:t>)</w:t>
      </w:r>
      <w:r>
        <w:rPr>
          <w:rFonts w:ascii="Times New Roman" w:cs="Times New Roman" w:hAnsi="Times New Roman"/>
          <w:sz w:val="28"/>
          <w:szCs w:val="28"/>
        </w:rPr>
        <w:t xml:space="preserve"> </w:t>
      </w:r>
      <w:r w:rsidRPr="20CD9408">
        <w:rPr>
          <w:rFonts w:ascii="Times New Roman" w:cs="Times New Roman"/>
          <w:sz w:val="28"/>
          <w:szCs w:val="28"/>
          <w:rPrChange w:id="12980" w:author="user pc" w:date="2022-03-15T10:14:00Z">
            <w:rPr/>
          </w:rPrChange>
        </w:rPr>
        <w:t>to</w:t>
      </w:r>
      <w:r>
        <w:rPr>
          <w:rFonts w:ascii="Times New Roman" w:cs="Times New Roman" w:hAnsi="Times New Roman"/>
          <w:sz w:val="28"/>
          <w:szCs w:val="28"/>
        </w:rPr>
        <w:t xml:space="preserve"> </w:t>
      </w:r>
      <w:r w:rsidRPr="A879F815">
        <w:rPr>
          <w:rFonts w:ascii="Times New Roman" w:cs="Times New Roman"/>
          <w:sz w:val="28"/>
          <w:szCs w:val="28"/>
          <w:rPrChange w:id="12981" w:author="user pc" w:date="2022-03-15T10:14:00Z">
            <w:rPr/>
          </w:rPrChange>
        </w:rPr>
        <w:t>mol/L(mol/dm</w:t>
      </w:r>
      <w:r w:rsidRPr="54925258">
        <w:rPr>
          <w:rFonts w:ascii="Times New Roman" w:cs="Times New Roman"/>
          <w:sz w:val="28"/>
          <w:szCs w:val="28"/>
          <w:vertAlign w:val="superscript"/>
          <w:rPrChange w:id="12982" w:author="user pc" w:date="2022-03-15T10:14:00Z">
            <w:rPr>
              <w:vertAlign w:val="superscript"/>
            </w:rPr>
          </w:rPrChange>
        </w:rPr>
        <w:t>3</w:t>
      </w:r>
      <w:r w:rsidRPr="9815D265">
        <w:rPr>
          <w:rFonts w:ascii="Times New Roman" w:cs="Times New Roman"/>
          <w:sz w:val="28"/>
          <w:szCs w:val="28"/>
          <w:rPrChange w:id="12983" w:author="user pc" w:date="2022-03-15T10:14:00Z">
            <w:rPr/>
          </w:rPrChange>
        </w:rPr>
        <w: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Mass conc.(g</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)=Molar conc.(mol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 ×molar mass (gmo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t>
          </m:r>
        </m:oMath>
      </m:oMathPara>
    </w:p>
    <w:p>
      <w:pPr>
        <w:pStyle w:val="style0"/>
        <w:rPr>
          <w:rFonts w:ascii="Times New Roman" w:cs="Times New Roman"/>
          <w:sz w:val="28"/>
          <w:szCs w:val="28"/>
          <w:rPrChange w:id="12984" w:author="user pc" w:date="2022-03-15T10:14:00Z">
            <w:rPr/>
          </w:rPrChange>
        </w:rPr>
      </w:pPr>
      <w:r w:rsidRPr="BAD5C054">
        <w:rPr>
          <w:rFonts w:ascii="Times New Roman" w:cs="Times New Roman"/>
          <w:sz w:val="28"/>
          <w:szCs w:val="28"/>
          <w:rPrChange w:id="12985" w:author="user pc" w:date="2022-03-15T10:14:00Z">
            <w:rPr/>
          </w:rPrChange>
        </w:rPr>
        <w:t>Molar</w:t>
      </w:r>
      <w:r>
        <w:rPr>
          <w:rFonts w:ascii="Times New Roman" w:cs="Times New Roman" w:hAnsi="Times New Roman"/>
          <w:sz w:val="28"/>
          <w:szCs w:val="28"/>
        </w:rPr>
        <w:t xml:space="preserve"> </w:t>
      </w:r>
      <w:r w:rsidRPr="15831398">
        <w:rPr>
          <w:rFonts w:ascii="Times New Roman" w:cs="Times New Roman"/>
          <w:sz w:val="28"/>
          <w:szCs w:val="28"/>
          <w:rPrChange w:id="12986" w:author="user pc" w:date="2022-03-15T10:14:00Z">
            <w:rPr/>
          </w:rPrChange>
        </w:rPr>
        <w:t>mass</w:t>
      </w:r>
      <w:r>
        <w:rPr>
          <w:rFonts w:ascii="Times New Roman" w:cs="Times New Roman" w:hAnsi="Times New Roman"/>
          <w:sz w:val="28"/>
          <w:szCs w:val="28"/>
        </w:rPr>
        <w:t xml:space="preserve"> </w:t>
      </w:r>
      <w:r w:rsidRPr="A9A7B69E">
        <w:rPr>
          <w:rFonts w:ascii="Times New Roman" w:cs="Times New Roman"/>
          <w:sz w:val="28"/>
          <w:szCs w:val="28"/>
          <w:rPrChange w:id="12987" w:author="user pc" w:date="2022-03-15T10:14:00Z">
            <w:rPr/>
          </w:rPrChange>
        </w:rPr>
        <w:t>of</w:t>
      </w:r>
      <w:r>
        <w:rPr>
          <w:rFonts w:ascii="Times New Roman" w:cs="Times New Roman" w:hAnsi="Times New Roman"/>
          <w:sz w:val="28"/>
          <w:szCs w:val="28"/>
        </w:rPr>
        <w:t xml:space="preserve"> </w:t>
      </w:r>
      <w:r w:rsidRPr="BEC3E699">
        <w:rPr>
          <w:rFonts w:ascii="Times New Roman" w:cs="Times New Roman"/>
          <w:sz w:val="28"/>
          <w:szCs w:val="28"/>
          <w:rPrChange w:id="12988" w:author="user pc" w:date="2022-03-15T10:14:00Z">
            <w:rPr/>
          </w:rPrChange>
        </w:rPr>
        <w:t>AgCl</w:t>
      </w:r>
      <w:r>
        <w:rPr>
          <w:rFonts w:ascii="Times New Roman" w:cs="Times New Roman" w:hAnsi="Times New Roman"/>
          <w:sz w:val="28"/>
          <w:szCs w:val="28"/>
        </w:rPr>
        <w:t xml:space="preserve"> </w:t>
      </w:r>
      <w:r w:rsidRPr="987C2F7A">
        <w:rPr>
          <w:rFonts w:ascii="Times New Roman" w:cs="Times New Roman"/>
          <w:sz w:val="28"/>
          <w:szCs w:val="28"/>
          <w:rPrChange w:id="12989" w:author="user pc" w:date="2022-03-15T10:14:00Z">
            <w:rPr/>
          </w:rPrChange>
        </w:rPr>
        <w:t>=</w:t>
      </w:r>
      <w:r>
        <w:rPr>
          <w:rFonts w:ascii="Times New Roman" w:cs="Times New Roman" w:hAnsi="Times New Roman"/>
          <w:sz w:val="28"/>
          <w:szCs w:val="28"/>
        </w:rPr>
        <w:t xml:space="preserve"> </w:t>
      </w:r>
      <w:r w:rsidRPr="E113EDBC">
        <w:rPr>
          <w:rFonts w:ascii="Times New Roman" w:cs="Times New Roman"/>
          <w:sz w:val="28"/>
          <w:szCs w:val="28"/>
          <w:rPrChange w:id="12990" w:author="user pc" w:date="2022-03-15T10:14:00Z">
            <w:rPr/>
          </w:rPrChange>
        </w:rPr>
        <w:t>108</w:t>
      </w:r>
      <w:r>
        <w:rPr>
          <w:rFonts w:ascii="Times New Roman" w:cs="Times New Roman" w:hAnsi="Times New Roman"/>
          <w:sz w:val="28"/>
          <w:szCs w:val="28"/>
        </w:rPr>
        <w:t xml:space="preserve"> </w:t>
      </w:r>
      <w:r w:rsidRPr="3682918A">
        <w:rPr>
          <w:rFonts w:ascii="Times New Roman" w:cs="Times New Roman"/>
          <w:sz w:val="28"/>
          <w:szCs w:val="28"/>
          <w:rPrChange w:id="12991" w:author="user pc" w:date="2022-03-15T10:14:00Z">
            <w:rPr/>
          </w:rPrChange>
        </w:rPr>
        <w:t>+</w:t>
      </w:r>
      <w:r>
        <w:rPr>
          <w:rFonts w:ascii="Times New Roman" w:cs="Times New Roman" w:hAnsi="Times New Roman"/>
          <w:sz w:val="28"/>
          <w:szCs w:val="28"/>
        </w:rPr>
        <w:t xml:space="preserve"> </w:t>
      </w:r>
      <w:r w:rsidRPr="1F17B60F">
        <w:rPr>
          <w:rFonts w:ascii="Times New Roman" w:cs="Times New Roman"/>
          <w:sz w:val="28"/>
          <w:szCs w:val="28"/>
          <w:rPrChange w:id="12992" w:author="user pc" w:date="2022-03-15T10:14:00Z">
            <w:rPr/>
          </w:rPrChange>
        </w:rPr>
        <w:t>35.5</w:t>
      </w:r>
      <w:r>
        <w:rPr>
          <w:rFonts w:ascii="Times New Roman" w:cs="Times New Roman" w:hAnsi="Times New Roman"/>
          <w:sz w:val="28"/>
          <w:szCs w:val="28"/>
        </w:rPr>
        <w:t xml:space="preserve"> </w:t>
      </w:r>
      <w:r w:rsidRPr="ADC10814">
        <w:rPr>
          <w:rFonts w:ascii="Times New Roman" w:cs="Times New Roman"/>
          <w:sz w:val="28"/>
          <w:szCs w:val="28"/>
          <w:rPrChange w:id="12993" w:author="user pc" w:date="2022-03-15T10:14:00Z">
            <w:rPr/>
          </w:rPrChange>
        </w:rPr>
        <w:t>=</w:t>
      </w:r>
      <w:r>
        <w:rPr>
          <w:rFonts w:ascii="Times New Roman" w:cs="Times New Roman" w:hAnsi="Times New Roman"/>
          <w:sz w:val="28"/>
          <w:szCs w:val="28"/>
        </w:rPr>
        <w:t xml:space="preserve"> </w:t>
      </w:r>
      <w:r w:rsidRPr="B564AD32">
        <w:rPr>
          <w:rFonts w:ascii="Times New Roman" w:cs="Times New Roman"/>
          <w:sz w:val="28"/>
          <w:szCs w:val="28"/>
          <w:rPrChange w:id="12994" w:author="user pc" w:date="2022-03-15T10:14:00Z">
            <w:rPr/>
          </w:rPrChange>
        </w:rPr>
        <w:t>143.5g/mol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1.9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-3</m:t>
              </m:r>
            </m:sup>
          </m:sSup>
          <m:r>
            <w:rPr>
              <w:rFonts w:ascii="Cambria Math" w:cs="Times New Roman" w:hAnsi="Cambria Math"/>
              <w:sz w:val="28"/>
              <w:szCs w:val="28"/>
            </w:rPr>
            <m:t>g</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=Molar conc.(mol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 ×143.5 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 conc.</m:t>
          </m:r>
          <m:d>
            <m:dPr>
              <m:endChr m:val=")"/>
              <m:ctrlPr>
                <w:rPr>
                  <w:rFonts w:ascii="Cambria Math" w:cs="Times New Roman" w:hAnsi="Cambria Math"/>
                  <w:i/>
                  <w:sz w:val="28"/>
                  <w:szCs w:val="28"/>
                </w:rPr>
              </m:ctrlPr>
            </m:dPr>
            <m:e>
              <m:r>
                <w:rPr>
                  <w:rFonts w:ascii="Cambria Math" w:cs="Times New Roman" w:hAnsi="Cambria Math"/>
                  <w:sz w:val="28"/>
                  <w:szCs w:val="28"/>
                </w:rPr>
                <m:t>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1.9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-3</m:t>
                  </m:r>
                </m:sup>
              </m:sSup>
              <m:r>
                <w:rPr>
                  <w:rFonts w:ascii="Cambria Math" w:cs="Times New Roman" w:hAnsi="Cambria Math"/>
                  <w:sz w:val="28"/>
                  <w:szCs w:val="28"/>
                </w:rPr>
                <m:t>g</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num>
            <m:den>
              <m:r>
                <w:rPr>
                  <w:rFonts w:ascii="Cambria Math" w:cs="Times New Roman" w:hAnsi="Cambria Math"/>
                  <w:sz w:val="28"/>
                  <w:szCs w:val="28"/>
                </w:rPr>
                <m:t>143.5 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den>
          </m:f>
        </m:oMath>
      </m:oMathPara>
    </w:p>
    <w:p>
      <w:pPr>
        <w:pStyle w:val="style0"/>
        <w:rPr>
          <w:rFonts w:ascii="Times New Roman" w:cs="Times New Roman"/>
          <w:sz w:val="28"/>
          <w:szCs w:val="28"/>
          <w:rPrChange w:id="12995" w:author="user pc" w:date="2022-03-15T10:14:00Z">
            <w:rPr/>
          </w:rPrChange>
        </w:rPr>
      </w:pPr>
      <m:oMathPara>
        <m:oMathParaPr>
          <m:jc m:val="left"/>
        </m:oMathParaPr>
        <m:oMath>
          <m:r>
            <w:rPr>
              <w:rFonts w:ascii="Cambria Math" w:cs="Times New Roman" w:hAnsi="Cambria Math"/>
              <w:sz w:val="28"/>
              <w:szCs w:val="28"/>
            </w:rPr>
            <m:t>Molar conc.</m:t>
          </m:r>
          <m:d>
            <m:dPr>
              <m:endChr m:val=")"/>
              <m:ctrlPr>
                <w:rPr>
                  <w:rFonts w:ascii="Cambria Math" w:cs="Times New Roman" w:hAnsi="Cambria Math"/>
                  <w:i/>
                  <w:sz w:val="28"/>
                  <w:szCs w:val="28"/>
                </w:rPr>
              </m:ctrlPr>
            </m:dPr>
            <m:e>
              <m:r>
                <w:rPr>
                  <w:rFonts w:ascii="Cambria Math" w:cs="Times New Roman" w:hAnsi="Cambria Math"/>
                  <w:sz w:val="28"/>
                  <w:szCs w:val="28"/>
                </w:rPr>
                <m:t>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e>
          </m:d>
          <m:r>
            <w:rPr>
              <w:rFonts w:ascii="Cambria Math" w:cs="Times New Roman" w:hAnsi="Cambria Math"/>
              <w:sz w:val="28"/>
              <w:szCs w:val="28"/>
            </w:rPr>
            <m:t>=1.234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-5</m:t>
              </m:r>
            </m:sup>
          </m:sSup>
          <m:r>
            <w:rPr>
              <w:rFonts w:ascii="Cambria Math" w:cs="Times New Roman" w:hAnsi="Cambria Math"/>
              <w:sz w:val="28"/>
              <w:szCs w:val="28"/>
            </w:rPr>
            <m:t>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2996" w:author="user pc" w:date="2022-03-15T10:14:00Z">
            <w:rPr/>
          </w:rPrChange>
        </w:rPr>
      </w:pPr>
      <w:r w:rsidRPr="C426E829">
        <w:rPr>
          <w:rFonts w:ascii="Times New Roman" w:cs="Times New Roman"/>
          <w:sz w:val="28"/>
          <w:szCs w:val="28"/>
          <w:rPrChange w:id="12997" w:author="user pc" w:date="2022-03-15T10:14:00Z">
            <w:rPr/>
          </w:rPrChange>
        </w:rPr>
        <w:t>AgCl</w:t>
      </w:r>
      <w:r w:rsidRPr="0FFE8088">
        <w:rPr>
          <w:rFonts w:ascii="Times New Roman" w:cs="Times New Roman"/>
          <w:sz w:val="28"/>
          <w:szCs w:val="28"/>
          <w:vertAlign w:val="subscript"/>
          <w:rPrChange w:id="12998" w:author="user pc" w:date="2022-03-15T10:14:00Z">
            <w:rPr>
              <w:vertAlign w:val="subscript"/>
            </w:rPr>
          </w:rPrChange>
        </w:rPr>
        <w:t>(s)</w:t>
      </w:r>
      <w:r w:rsidRPr="14A51CE4">
        <w:rPr>
          <w:rFonts w:ascii="Times New Roman" w:cs="Times New Roman"/>
          <w:sz w:val="28"/>
          <w:szCs w:val="28"/>
          <w:rPrChange w:id="12999" w:author="user pc" w:date="2022-03-15T10:14:00Z">
            <w:rPr/>
          </w:rPrChange>
        </w:rPr>
        <w:t>&lt;==&gt;Ag</w:t>
      </w:r>
      <w:r w:rsidRPr="4DDE13E3">
        <w:rPr>
          <w:rFonts w:ascii="Times New Roman" w:cs="Times New Roman"/>
          <w:sz w:val="28"/>
          <w:szCs w:val="28"/>
          <w:vertAlign w:val="superscript"/>
          <w:rPrChange w:id="13000" w:author="user pc" w:date="2022-03-15T10:14:00Z">
            <w:rPr>
              <w:vertAlign w:val="superscript"/>
            </w:rPr>
          </w:rPrChange>
        </w:rPr>
        <w:t>+</w:t>
      </w:r>
      <w:r w:rsidRPr="0E55FF8B">
        <w:rPr>
          <w:rFonts w:ascii="Times New Roman" w:cs="Times New Roman"/>
          <w:sz w:val="28"/>
          <w:szCs w:val="28"/>
          <w:vertAlign w:val="subscript"/>
          <w:rPrChange w:id="13001" w:author="user pc" w:date="2022-03-15T10:14:00Z">
            <w:rPr>
              <w:vertAlign w:val="subscript"/>
            </w:rPr>
          </w:rPrChange>
        </w:rPr>
        <w:t>(aq)</w:t>
      </w:r>
      <w:r w:rsidRPr="9B1F1232">
        <w:rPr>
          <w:rFonts w:ascii="Times New Roman" w:cs="Times New Roman"/>
          <w:sz w:val="28"/>
          <w:szCs w:val="28"/>
          <w:rPrChange w:id="13002" w:author="user pc" w:date="2022-03-15T10:14:00Z">
            <w:rPr/>
          </w:rPrChange>
        </w:rPr>
        <w:t>+Cl</w:t>
      </w:r>
      <w:r w:rsidRPr="8E2CB98D">
        <w:rPr>
          <w:rFonts w:ascii="Times New Roman" w:cs="Times New Roman"/>
          <w:sz w:val="28"/>
          <w:szCs w:val="28"/>
          <w:vertAlign w:val="superscript"/>
          <w:rPrChange w:id="13003" w:author="user pc" w:date="2022-03-15T10:14:00Z">
            <w:rPr>
              <w:vertAlign w:val="superscript"/>
            </w:rPr>
          </w:rPrChange>
        </w:rPr>
        <w:t>-</w:t>
      </w:r>
      <w:r w:rsidRPr="7874B098">
        <w:rPr>
          <w:rFonts w:ascii="Times New Roman" w:cs="Times New Roman"/>
          <w:sz w:val="28"/>
          <w:szCs w:val="28"/>
          <w:vertAlign w:val="subscript"/>
          <w:rPrChange w:id="13004" w:author="user pc" w:date="2022-03-15T10:14:00Z">
            <w:rPr>
              <w:vertAlign w:val="subscript"/>
            </w:rPr>
          </w:rPrChange>
        </w:rPr>
        <w:t>(aq)</w:t>
      </w:r>
    </w:p>
    <w:p>
      <w:pPr>
        <w:pStyle w:val="style0"/>
        <w:rPr>
          <w:rFonts w:ascii="Times New Roman" w:cs="Times New Roman"/>
          <w:sz w:val="28"/>
          <w:szCs w:val="28"/>
          <w:rPrChange w:id="13005" w:author="user pc" w:date="2022-03-15T10:14:00Z">
            <w:rPr/>
          </w:rPrChange>
        </w:rPr>
      </w:pPr>
      <w:r w:rsidRPr="17F4FA8B">
        <w:rPr>
          <w:rFonts w:ascii="Times New Roman" w:cs="Times New Roman"/>
          <w:sz w:val="28"/>
          <w:szCs w:val="28"/>
          <w:rPrChange w:id="13006" w:author="user pc" w:date="2022-03-15T10:14:00Z">
            <w:rPr/>
          </w:rPrChange>
        </w:rPr>
        <w:t>K</w:t>
      </w:r>
      <w:r w:rsidRPr="6C295989">
        <w:rPr>
          <w:rFonts w:ascii="Times New Roman" w:cs="Times New Roman"/>
          <w:sz w:val="28"/>
          <w:szCs w:val="28"/>
          <w:vertAlign w:val="subscript"/>
          <w:rPrChange w:id="13007" w:author="user pc" w:date="2022-03-15T10:14:00Z">
            <w:rPr>
              <w:vertAlign w:val="subscript"/>
            </w:rPr>
          </w:rPrChange>
        </w:rPr>
        <w:t>sp</w:t>
      </w:r>
      <w:r>
        <w:rPr>
          <w:rFonts w:ascii="Times New Roman" w:cs="Times New Roman" w:hAnsi="Times New Roman"/>
          <w:sz w:val="28"/>
          <w:szCs w:val="28"/>
          <w:vertAlign w:val="subscript"/>
        </w:rPr>
        <w:t xml:space="preserve"> </w:t>
      </w:r>
      <w:r w:rsidRPr="D1C8C38E">
        <w:rPr>
          <w:rFonts w:ascii="Times New Roman" w:cs="Times New Roman"/>
          <w:sz w:val="28"/>
          <w:szCs w:val="28"/>
          <w:rPrChange w:id="13008" w:author="user pc" w:date="2022-03-15T10:14:00Z">
            <w:rPr/>
          </w:rPrChange>
        </w:rPr>
        <w:t>=</w:t>
      </w:r>
      <w:r>
        <w:rPr>
          <w:rFonts w:ascii="Times New Roman" w:cs="Times New Roman" w:hAnsi="Times New Roman"/>
          <w:sz w:val="28"/>
          <w:szCs w:val="28"/>
        </w:rPr>
        <w:t xml:space="preserve"> </w:t>
      </w:r>
      <w:r w:rsidRPr="0C047F3F">
        <w:rPr>
          <w:rFonts w:ascii="Times New Roman" w:cs="Times New Roman"/>
          <w:sz w:val="28"/>
          <w:szCs w:val="28"/>
          <w:rPrChange w:id="13009" w:author="user pc" w:date="2022-03-15T10:14:00Z">
            <w:rPr/>
          </w:rPrChange>
        </w:rPr>
        <w:t>[Ag</w:t>
      </w:r>
      <w:r w:rsidRPr="CFA2CE19">
        <w:rPr>
          <w:rFonts w:ascii="Times New Roman" w:cs="Times New Roman"/>
          <w:sz w:val="28"/>
          <w:szCs w:val="28"/>
          <w:vertAlign w:val="superscript"/>
          <w:rPrChange w:id="13010" w:author="user pc" w:date="2022-03-15T10:14:00Z">
            <w:rPr>
              <w:vertAlign w:val="superscript"/>
            </w:rPr>
          </w:rPrChange>
        </w:rPr>
        <w:t>+</w:t>
      </w:r>
      <w:r w:rsidRPr="71707187">
        <w:rPr>
          <w:rFonts w:ascii="Times New Roman" w:cs="Times New Roman"/>
          <w:sz w:val="28"/>
          <w:szCs w:val="28"/>
          <w:rPrChange w:id="13011" w:author="user pc" w:date="2022-03-15T10:14:00Z">
            <w:rPr/>
          </w:rPrChange>
        </w:rPr>
        <w:t>][Cl</w:t>
      </w:r>
      <w:r w:rsidRPr="016000E9">
        <w:rPr>
          <w:rFonts w:ascii="Times New Roman" w:cs="Times New Roman"/>
          <w:sz w:val="28"/>
          <w:szCs w:val="28"/>
          <w:vertAlign w:val="superscript"/>
          <w:rPrChange w:id="13012" w:author="user pc" w:date="2022-03-15T10:14:00Z">
            <w:rPr>
              <w:vertAlign w:val="superscript"/>
            </w:rPr>
          </w:rPrChange>
        </w:rPr>
        <w:t>-</w:t>
      </w:r>
      <w:r w:rsidRPr="C144B2AF">
        <w:rPr>
          <w:rFonts w:ascii="Times New Roman" w:cs="Times New Roman"/>
          <w:sz w:val="28"/>
          <w:szCs w:val="28"/>
          <w:rPrChange w:id="13013" w:author="user pc" w:date="2022-03-15T10:14:00Z">
            <w:rPr/>
          </w:rPrChange>
        </w:rPr>
        <w:t>]</w:t>
      </w:r>
    </w:p>
    <w:p>
      <w:pPr>
        <w:pStyle w:val="style0"/>
        <w:rPr>
          <w:rFonts w:ascii="Times New Roman" w:cs="Times New Roman"/>
          <w:sz w:val="28"/>
          <w:szCs w:val="28"/>
          <w:rPrChange w:id="13014" w:author="user pc" w:date="2022-03-15T10:14:00Z">
            <w:rPr/>
          </w:rPrChange>
        </w:rPr>
      </w:pPr>
      <w:r>
        <w:rPr>
          <w:rFonts w:ascii="Times New Roman" w:cs="Times New Roman" w:hAnsi="Times New Roman"/>
          <w:sz w:val="28"/>
          <w:szCs w:val="28"/>
        </w:rPr>
        <w:t xml:space="preserve">      </w:t>
      </w:r>
      <w:r w:rsidRPr="9925FCC3">
        <w:rPr>
          <w:rFonts w:ascii="Times New Roman" w:cs="Times New Roman"/>
          <w:sz w:val="28"/>
          <w:szCs w:val="28"/>
          <w:rPrChange w:id="13015" w:author="user pc" w:date="2022-03-15T10:14:00Z">
            <w:rPr/>
          </w:rPrChange>
        </w:rPr>
        <w:t>=</w:t>
      </w:r>
      <w:r>
        <w:rPr>
          <w:rFonts w:ascii="Times New Roman" w:cs="Times New Roman" w:hAnsi="Times New Roman"/>
          <w:sz w:val="28"/>
          <w:szCs w:val="28"/>
        </w:rPr>
        <w:t xml:space="preserve"> </w:t>
      </w:r>
      <w:r w:rsidRPr="3EEF8196">
        <w:rPr>
          <w:rFonts w:ascii="Times New Roman" w:cs="Times New Roman"/>
          <w:sz w:val="28"/>
          <w:szCs w:val="28"/>
          <w:rPrChange w:id="13016" w:author="user pc" w:date="2022-03-15T10:14:00Z">
            <w:rPr/>
          </w:rPrChange>
        </w:rPr>
        <w:t>(1.324×10</w:t>
      </w:r>
      <w:r w:rsidRPr="C3ADCD0E">
        <w:rPr>
          <w:rFonts w:ascii="Times New Roman" w:cs="Times New Roman"/>
          <w:sz w:val="28"/>
          <w:szCs w:val="28"/>
          <w:vertAlign w:val="superscript"/>
          <w:rPrChange w:id="13017" w:author="user pc" w:date="2022-03-15T10:14:00Z">
            <w:rPr>
              <w:vertAlign w:val="superscript"/>
            </w:rPr>
          </w:rPrChange>
        </w:rPr>
        <w:t>-5</w:t>
      </w:r>
      <w:r w:rsidRPr="FED57129">
        <w:rPr>
          <w:rFonts w:ascii="Times New Roman" w:cs="Times New Roman"/>
          <w:sz w:val="28"/>
          <w:szCs w:val="28"/>
          <w:rPrChange w:id="13018" w:author="user pc" w:date="2022-03-15T10:14:00Z">
            <w:rPr/>
          </w:rPrChange>
        </w:rPr>
        <w:t>)(1.324×10</w:t>
      </w:r>
      <w:r w:rsidRPr="5A419278">
        <w:rPr>
          <w:rFonts w:ascii="Times New Roman" w:cs="Times New Roman"/>
          <w:sz w:val="28"/>
          <w:szCs w:val="28"/>
          <w:vertAlign w:val="superscript"/>
          <w:rPrChange w:id="13019" w:author="user pc" w:date="2022-03-15T10:14:00Z">
            <w:rPr>
              <w:vertAlign w:val="superscript"/>
            </w:rPr>
          </w:rPrChange>
        </w:rPr>
        <w:t>-5</w:t>
      </w:r>
      <w:r w:rsidRPr="023C1DB0">
        <w:rPr>
          <w:rFonts w:ascii="Times New Roman" w:cs="Times New Roman"/>
          <w:sz w:val="28"/>
          <w:szCs w:val="28"/>
          <w:rPrChange w:id="13020" w:author="user pc" w:date="2022-03-15T10:14:00Z">
            <w:rPr/>
          </w:rPrChange>
        </w:rPr>
        <w:t>)</w:t>
      </w:r>
    </w:p>
    <w:p>
      <w:pPr>
        <w:pStyle w:val="style0"/>
        <w:rPr>
          <w:rFonts w:ascii="Times New Roman" w:cs="Times New Roman"/>
          <w:sz w:val="28"/>
          <w:szCs w:val="28"/>
          <w:rPrChange w:id="13021" w:author="user pc" w:date="2022-03-15T10:14:00Z">
            <w:rPr/>
          </w:rPrChange>
        </w:rPr>
      </w:pPr>
      <w:r w:rsidRPr="959B727B">
        <w:rPr>
          <w:rFonts w:ascii="Times New Roman" w:cs="Times New Roman"/>
          <w:sz w:val="28"/>
          <w:szCs w:val="28"/>
          <w:rPrChange w:id="13022" w:author="user pc" w:date="2022-03-15T10:14:00Z">
            <w:rPr/>
          </w:rPrChange>
        </w:rPr>
        <w:t>K</w:t>
      </w:r>
      <w:r w:rsidRPr="224ADE93">
        <w:rPr>
          <w:rFonts w:ascii="Times New Roman" w:cs="Times New Roman"/>
          <w:sz w:val="28"/>
          <w:szCs w:val="28"/>
          <w:vertAlign w:val="subscript"/>
          <w:rPrChange w:id="13023" w:author="user pc" w:date="2022-03-15T10:14:00Z">
            <w:rPr>
              <w:vertAlign w:val="subscript"/>
            </w:rPr>
          </w:rPrChange>
        </w:rPr>
        <w:t>sp</w:t>
      </w:r>
      <w:r>
        <w:rPr>
          <w:rFonts w:ascii="Times New Roman" w:cs="Times New Roman" w:hAnsi="Times New Roman"/>
          <w:sz w:val="28"/>
          <w:szCs w:val="28"/>
          <w:vertAlign w:val="subscript"/>
        </w:rPr>
        <w:t xml:space="preserve"> </w:t>
      </w:r>
      <w:r w:rsidRPr="F7BB8925">
        <w:rPr>
          <w:rFonts w:ascii="Times New Roman" w:cs="Times New Roman"/>
          <w:sz w:val="28"/>
          <w:szCs w:val="28"/>
          <w:rPrChange w:id="13024" w:author="user pc" w:date="2022-03-15T10:14:00Z">
            <w:rPr/>
          </w:rPrChange>
        </w:rPr>
        <w:t>=</w:t>
      </w:r>
      <w:r>
        <w:rPr>
          <w:rFonts w:ascii="Times New Roman" w:cs="Times New Roman" w:hAnsi="Times New Roman"/>
          <w:sz w:val="28"/>
          <w:szCs w:val="28"/>
        </w:rPr>
        <w:t xml:space="preserve"> </w:t>
      </w:r>
      <w:r w:rsidRPr="59DD72A6">
        <w:rPr>
          <w:rFonts w:ascii="Times New Roman" w:cs="Times New Roman"/>
          <w:sz w:val="28"/>
          <w:szCs w:val="28"/>
          <w:rPrChange w:id="13025" w:author="user pc" w:date="2022-03-15T10:14:00Z">
            <w:rPr/>
          </w:rPrChange>
        </w:rPr>
        <w:t>1.7529×10</w:t>
      </w:r>
      <w:r w:rsidRPr="707BE4E9">
        <w:rPr>
          <w:rFonts w:ascii="Times New Roman" w:cs="Times New Roman"/>
          <w:sz w:val="28"/>
          <w:szCs w:val="28"/>
          <w:vertAlign w:val="superscript"/>
          <w:rPrChange w:id="13026" w:author="user pc" w:date="2022-03-15T10:14:00Z">
            <w:rPr>
              <w:vertAlign w:val="superscript"/>
            </w:rPr>
          </w:rPrChange>
        </w:rPr>
        <w:t>-10</w:t>
      </w:r>
    </w:p>
    <w:p>
      <w:pPr>
        <w:pStyle w:val="style0"/>
        <w:rPr>
          <w:rFonts w:ascii="Times New Roman" w:cs="Times New Roman"/>
          <w:b/>
          <w:bCs/>
          <w:sz w:val="28"/>
          <w:szCs w:val="28"/>
          <w:rPrChange w:id="13027" w:author="user pc" w:date="2022-03-15T10:14:00Z">
            <w:rPr>
              <w:b/>
              <w:bCs/>
            </w:rPr>
          </w:rPrChange>
        </w:rPr>
      </w:pPr>
      <w:r>
        <w:rPr>
          <w:rFonts w:ascii="Times New Roman" w:cs="Times New Roman" w:hAnsi="Times New Roman"/>
          <w:sz w:val="28"/>
          <w:szCs w:val="28"/>
        </w:rPr>
        <w:t xml:space="preserve">      </w:t>
      </w:r>
      <w:r w:rsidRPr="31181699">
        <w:rPr>
          <w:rFonts w:ascii="Times New Roman" w:cs="Times New Roman"/>
          <w:sz w:val="28"/>
          <w:szCs w:val="28"/>
          <w:rPrChange w:id="13028" w:author="user pc" w:date="2022-03-15T10:14:00Z">
            <w:rPr/>
          </w:rPrChange>
        </w:rPr>
        <w:t>=</w:t>
      </w:r>
      <w:r>
        <w:rPr>
          <w:rFonts w:ascii="Times New Roman" w:cs="Times New Roman" w:hAnsi="Times New Roman"/>
          <w:sz w:val="28"/>
          <w:szCs w:val="28"/>
        </w:rPr>
        <w:t xml:space="preserve"> </w:t>
      </w:r>
      <w:r w:rsidRPr="9146EA05">
        <w:rPr>
          <w:rFonts w:ascii="Times New Roman" w:cs="Times New Roman"/>
          <w:sz w:val="28"/>
          <w:szCs w:val="28"/>
          <w:rPrChange w:id="13029" w:author="user pc" w:date="2022-03-15T10:14:00Z">
            <w:rPr/>
          </w:rPrChange>
        </w:rPr>
        <w:t>1.8×10</w:t>
      </w:r>
      <w:r w:rsidRPr="2F529496">
        <w:rPr>
          <w:rFonts w:ascii="Times New Roman" w:cs="Times New Roman"/>
          <w:sz w:val="28"/>
          <w:szCs w:val="28"/>
          <w:vertAlign w:val="superscript"/>
          <w:rPrChange w:id="13030" w:author="user pc" w:date="2022-03-15T10:14:00Z">
            <w:rPr>
              <w:vertAlign w:val="superscript"/>
            </w:rPr>
          </w:rPrChange>
        </w:rPr>
        <w:t>-10</w:t>
      </w:r>
    </w:p>
    <w:p>
      <w:pPr>
        <w:pStyle w:val="style179"/>
        <w:rPr>
          <w:rFonts w:ascii="Times New Roman" w:cs="Times New Roman"/>
          <w:b/>
          <w:bCs w:val="false"/>
          <w:sz w:val="28"/>
          <w:szCs w:val="28"/>
          <w:rPrChange w:id="13031" w:author="user pc" w:date="2022-03-15T10:14:00Z">
            <w:rPr>
              <w:b/>
              <w:bCs/>
            </w:rPr>
          </w:rPrChange>
        </w:rPr>
      </w:pPr>
      <w:r w:rsidRPr="BE734489">
        <w:rPr>
          <w:rFonts w:ascii="Times New Roman" w:cs="Times New Roman"/>
          <w:b/>
          <w:bCs w:val="false"/>
          <w:kern w:val="28"/>
          <w:sz w:val="28"/>
          <w:szCs w:val="28"/>
          <w:rPrChange w:id="13032" w:author="user pc" w:date="2022-03-15T10:14:00Z">
            <w:rPr>
              <w:b/>
              <w:bCs/>
            </w:rPr>
          </w:rPrChange>
        </w:rPr>
        <w:t>pH AND pOH OF SOLUTIONS</w:t>
      </w:r>
    </w:p>
    <w:p>
      <w:pPr>
        <w:pStyle w:val="style0"/>
        <w:rPr>
          <w:rFonts w:ascii="Times New Roman" w:cs="Times New Roman"/>
          <w:sz w:val="28"/>
          <w:szCs w:val="28"/>
          <w:rPrChange w:id="13033" w:author="user pc" w:date="2022-03-15T10:14:00Z">
            <w:rPr/>
          </w:rPrChange>
        </w:rPr>
      </w:pPr>
      <w:r w:rsidRPr="5F6AD0A5">
        <w:rPr>
          <w:rFonts w:ascii="Times New Roman" w:cs="Times New Roman"/>
          <w:b/>
          <w:sz w:val="28"/>
          <w:szCs w:val="28"/>
          <w:rPrChange w:id="13034" w:author="user pc" w:date="2022-03-15T10:14:00Z">
            <w:rPr>
              <w:b/>
            </w:rPr>
          </w:rPrChange>
        </w:rPr>
        <w:t>INTRODUCTION</w:t>
      </w:r>
    </w:p>
    <w:p>
      <w:pPr>
        <w:pStyle w:val="style0"/>
        <w:rPr>
          <w:rFonts w:ascii="Times New Roman" w:cs="Times New Roman"/>
          <w:sz w:val="28"/>
          <w:szCs w:val="28"/>
          <w:rPrChange w:id="13035" w:author="user pc" w:date="2022-03-15T10:14:00Z">
            <w:rPr/>
          </w:rPrChange>
        </w:rPr>
      </w:pPr>
      <w:r w:rsidRPr="8C6178B3">
        <w:rPr>
          <w:rFonts w:ascii="Times New Roman" w:cs="Times New Roman"/>
          <w:sz w:val="28"/>
          <w:szCs w:val="28"/>
          <w:rPrChange w:id="13036" w:author="user pc" w:date="2022-03-15T10:14:00Z">
            <w:rPr/>
          </w:rPrChange>
        </w:rPr>
        <w:t>pH</w:t>
      </w:r>
      <w:r>
        <w:rPr>
          <w:rFonts w:ascii="Times New Roman" w:cs="Times New Roman" w:hAnsi="Times New Roman"/>
          <w:sz w:val="28"/>
          <w:szCs w:val="28"/>
        </w:rPr>
        <w:t xml:space="preserve"> </w:t>
      </w:r>
      <w:r w:rsidRPr="4E86A3C3">
        <w:rPr>
          <w:rFonts w:ascii="Times New Roman" w:cs="Times New Roman"/>
          <w:sz w:val="28"/>
          <w:szCs w:val="28"/>
          <w:rPrChange w:id="13037" w:author="user pc" w:date="2022-03-15T10:14:00Z">
            <w:rPr/>
          </w:rPrChange>
        </w:rPr>
        <w:t>of</w:t>
      </w:r>
      <w:r>
        <w:rPr>
          <w:rFonts w:ascii="Times New Roman" w:cs="Times New Roman" w:hAnsi="Times New Roman"/>
          <w:sz w:val="28"/>
          <w:szCs w:val="28"/>
        </w:rPr>
        <w:t xml:space="preserve"> </w:t>
      </w:r>
      <w:r w:rsidRPr="F2912F44">
        <w:rPr>
          <w:rFonts w:ascii="Times New Roman" w:cs="Times New Roman"/>
          <w:sz w:val="28"/>
          <w:szCs w:val="28"/>
          <w:rPrChange w:id="13038" w:author="user pc" w:date="2022-03-15T10:14:00Z">
            <w:rPr/>
          </w:rPrChange>
        </w:rPr>
        <w:t>a</w:t>
      </w:r>
      <w:r>
        <w:rPr>
          <w:rFonts w:ascii="Times New Roman" w:cs="Times New Roman" w:hAnsi="Times New Roman"/>
          <w:sz w:val="28"/>
          <w:szCs w:val="28"/>
        </w:rPr>
        <w:t xml:space="preserve"> </w:t>
      </w:r>
      <w:r w:rsidRPr="49C10A6D">
        <w:rPr>
          <w:rFonts w:ascii="Times New Roman" w:cs="Times New Roman"/>
          <w:sz w:val="28"/>
          <w:szCs w:val="28"/>
          <w:rPrChange w:id="13039" w:author="user pc" w:date="2022-03-15T10:14:00Z">
            <w:rPr/>
          </w:rPrChange>
        </w:rPr>
        <w:t>solution</w:t>
      </w:r>
      <w:r>
        <w:rPr>
          <w:rFonts w:ascii="Times New Roman" w:cs="Times New Roman" w:hAnsi="Times New Roman"/>
          <w:sz w:val="28"/>
          <w:szCs w:val="28"/>
        </w:rPr>
        <w:t xml:space="preserve"> </w:t>
      </w:r>
      <w:r w:rsidRPr="3D5B8DB5">
        <w:rPr>
          <w:rFonts w:ascii="Times New Roman" w:cs="Times New Roman"/>
          <w:sz w:val="28"/>
          <w:szCs w:val="28"/>
          <w:rPrChange w:id="13040" w:author="user pc" w:date="2022-03-15T10:14:00Z">
            <w:rPr/>
          </w:rPrChange>
        </w:rPr>
        <w:t>is</w:t>
      </w:r>
      <w:r>
        <w:rPr>
          <w:rFonts w:ascii="Times New Roman" w:cs="Times New Roman" w:hAnsi="Times New Roman"/>
          <w:sz w:val="28"/>
          <w:szCs w:val="28"/>
        </w:rPr>
        <w:t xml:space="preserve"> </w:t>
      </w:r>
      <w:r w:rsidRPr="11AE7613">
        <w:rPr>
          <w:rFonts w:ascii="Times New Roman" w:cs="Times New Roman"/>
          <w:sz w:val="28"/>
          <w:szCs w:val="28"/>
          <w:rPrChange w:id="13041" w:author="user pc" w:date="2022-03-15T10:14:00Z">
            <w:rPr/>
          </w:rPrChange>
        </w:rPr>
        <w:t>a</w:t>
      </w:r>
      <w:r>
        <w:rPr>
          <w:rFonts w:ascii="Times New Roman" w:cs="Times New Roman" w:hAnsi="Times New Roman"/>
          <w:sz w:val="28"/>
          <w:szCs w:val="28"/>
        </w:rPr>
        <w:t xml:space="preserve"> </w:t>
      </w:r>
      <w:r w:rsidRPr="4BAF0DEC">
        <w:rPr>
          <w:rFonts w:ascii="Times New Roman" w:cs="Times New Roman"/>
          <w:sz w:val="28"/>
          <w:szCs w:val="28"/>
          <w:rPrChange w:id="13042" w:author="user pc" w:date="2022-03-15T10:14:00Z">
            <w:rPr/>
          </w:rPrChange>
        </w:rPr>
        <w:t>measure</w:t>
      </w:r>
      <w:r>
        <w:rPr>
          <w:rFonts w:ascii="Times New Roman" w:cs="Times New Roman" w:hAnsi="Times New Roman"/>
          <w:sz w:val="28"/>
          <w:szCs w:val="28"/>
        </w:rPr>
        <w:t xml:space="preserve"> </w:t>
      </w:r>
      <w:r w:rsidRPr="3C06D0AD">
        <w:rPr>
          <w:rFonts w:ascii="Times New Roman" w:cs="Times New Roman"/>
          <w:sz w:val="28"/>
          <w:szCs w:val="28"/>
          <w:rPrChange w:id="13043" w:author="user pc" w:date="2022-03-15T10:14:00Z">
            <w:rPr/>
          </w:rPrChange>
        </w:rPr>
        <w:t>of</w:t>
      </w:r>
      <w:r>
        <w:rPr>
          <w:rFonts w:ascii="Times New Roman" w:cs="Times New Roman" w:hAnsi="Times New Roman"/>
          <w:sz w:val="28"/>
          <w:szCs w:val="28"/>
        </w:rPr>
        <w:t xml:space="preserve"> </w:t>
      </w:r>
      <w:r w:rsidRPr="520916F4">
        <w:rPr>
          <w:rFonts w:ascii="Times New Roman" w:cs="Times New Roman"/>
          <w:sz w:val="28"/>
          <w:szCs w:val="28"/>
          <w:rPrChange w:id="13044" w:author="user pc" w:date="2022-03-15T10:14:00Z">
            <w:rPr/>
          </w:rPrChange>
        </w:rPr>
        <w:t>the</w:t>
      </w:r>
      <w:r>
        <w:rPr>
          <w:rFonts w:ascii="Times New Roman" w:cs="Times New Roman" w:hAnsi="Times New Roman"/>
          <w:sz w:val="28"/>
          <w:szCs w:val="28"/>
        </w:rPr>
        <w:t xml:space="preserve"> </w:t>
      </w:r>
      <w:r w:rsidRPr="9BCE71C8">
        <w:rPr>
          <w:rFonts w:ascii="Times New Roman" w:cs="Times New Roman"/>
          <w:sz w:val="28"/>
          <w:szCs w:val="28"/>
          <w:rPrChange w:id="13045" w:author="user pc" w:date="2022-03-15T10:14:00Z">
            <w:rPr/>
          </w:rPrChange>
        </w:rPr>
        <w:t>negative</w:t>
      </w:r>
      <w:r>
        <w:rPr>
          <w:rFonts w:ascii="Times New Roman" w:cs="Times New Roman" w:hAnsi="Times New Roman"/>
          <w:sz w:val="28"/>
          <w:szCs w:val="28"/>
        </w:rPr>
        <w:t xml:space="preserve"> </w:t>
      </w:r>
      <w:r w:rsidRPr="716751E6">
        <w:rPr>
          <w:rFonts w:ascii="Times New Roman" w:cs="Times New Roman"/>
          <w:sz w:val="28"/>
          <w:szCs w:val="28"/>
          <w:rPrChange w:id="13046" w:author="user pc" w:date="2022-03-15T10:14:00Z">
            <w:rPr/>
          </w:rPrChange>
        </w:rPr>
        <w:t>logarithm</w:t>
      </w:r>
      <w:r>
        <w:rPr>
          <w:rFonts w:ascii="Times New Roman" w:cs="Times New Roman" w:hAnsi="Times New Roman"/>
          <w:sz w:val="28"/>
          <w:szCs w:val="28"/>
        </w:rPr>
        <w:t xml:space="preserve"> </w:t>
      </w:r>
      <w:r w:rsidRPr="BBB9F87A">
        <w:rPr>
          <w:rFonts w:ascii="Times New Roman" w:cs="Times New Roman"/>
          <w:sz w:val="28"/>
          <w:szCs w:val="28"/>
          <w:rPrChange w:id="13047" w:author="user pc" w:date="2022-03-15T10:14:00Z">
            <w:rPr/>
          </w:rPrChange>
        </w:rPr>
        <w:t>of</w:t>
      </w:r>
      <w:r>
        <w:rPr>
          <w:rFonts w:ascii="Times New Roman" w:cs="Times New Roman" w:hAnsi="Times New Roman"/>
          <w:sz w:val="28"/>
          <w:szCs w:val="28"/>
        </w:rPr>
        <w:t xml:space="preserve"> </w:t>
      </w:r>
      <w:r w:rsidRPr="0C907EBF">
        <w:rPr>
          <w:rFonts w:ascii="Times New Roman" w:cs="Times New Roman"/>
          <w:sz w:val="28"/>
          <w:szCs w:val="28"/>
          <w:rPrChange w:id="13048" w:author="user pc" w:date="2022-03-15T10:14:00Z">
            <w:rPr/>
          </w:rPrChange>
        </w:rPr>
        <w:t>hydrogen</w:t>
      </w:r>
      <w:r>
        <w:rPr>
          <w:rFonts w:ascii="Times New Roman" w:cs="Times New Roman" w:hAnsi="Times New Roman"/>
          <w:sz w:val="28"/>
          <w:szCs w:val="28"/>
        </w:rPr>
        <w:t xml:space="preserve"> </w:t>
      </w:r>
      <w:r w:rsidRPr="F0F224ED">
        <w:rPr>
          <w:rFonts w:ascii="Times New Roman" w:cs="Times New Roman"/>
          <w:sz w:val="28"/>
          <w:szCs w:val="28"/>
          <w:rPrChange w:id="13049" w:author="user pc" w:date="2022-03-15T10:14:00Z">
            <w:rPr/>
          </w:rPrChange>
        </w:rPr>
        <w:t>or</w:t>
      </w:r>
      <w:r>
        <w:rPr>
          <w:rFonts w:ascii="Times New Roman" w:cs="Times New Roman" w:hAnsi="Times New Roman"/>
          <w:sz w:val="28"/>
          <w:szCs w:val="28"/>
        </w:rPr>
        <w:t xml:space="preserve"> </w:t>
      </w:r>
      <w:r w:rsidRPr="08A02D10">
        <w:rPr>
          <w:rFonts w:ascii="Times New Roman" w:cs="Times New Roman"/>
          <w:sz w:val="28"/>
          <w:szCs w:val="28"/>
          <w:rPrChange w:id="13050" w:author="user pc" w:date="2022-03-15T10:14:00Z">
            <w:rPr/>
          </w:rPrChange>
        </w:rPr>
        <w:t>hydro</w:t>
      </w:r>
      <w:r>
        <w:rPr>
          <w:rFonts w:ascii="Times New Roman" w:cs="Times New Roman" w:hAnsi="Times New Roman"/>
          <w:sz w:val="28"/>
          <w:szCs w:val="28"/>
        </w:rPr>
        <w:t>xo</w:t>
      </w:r>
      <w:r w:rsidRPr="EC13AB57">
        <w:rPr>
          <w:rFonts w:ascii="Times New Roman" w:cs="Times New Roman"/>
          <w:sz w:val="28"/>
          <w:szCs w:val="28"/>
          <w:rPrChange w:id="13051" w:author="user pc" w:date="2022-03-15T10:14:00Z">
            <w:rPr/>
          </w:rPrChange>
        </w:rPr>
        <w:t>nium</w:t>
      </w:r>
      <w:r>
        <w:rPr>
          <w:rFonts w:ascii="Times New Roman" w:cs="Times New Roman" w:hAnsi="Times New Roman"/>
          <w:sz w:val="28"/>
          <w:szCs w:val="28"/>
        </w:rPr>
        <w:t xml:space="preserve"> </w:t>
      </w:r>
      <w:r w:rsidRPr="2E4862B3">
        <w:rPr>
          <w:rFonts w:ascii="Times New Roman" w:cs="Times New Roman"/>
          <w:sz w:val="28"/>
          <w:szCs w:val="28"/>
          <w:rPrChange w:id="13052" w:author="user pc" w:date="2022-03-15T10:14:00Z">
            <w:rPr/>
          </w:rPrChange>
        </w:rPr>
        <w:t>ions</w:t>
      </w:r>
      <w:r>
        <w:rPr>
          <w:rFonts w:ascii="Times New Roman" w:cs="Times New Roman" w:hAnsi="Times New Roman"/>
          <w:sz w:val="28"/>
          <w:szCs w:val="28"/>
        </w:rPr>
        <w:t xml:space="preserve"> </w:t>
      </w:r>
      <w:r w:rsidRPr="F266435B">
        <w:rPr>
          <w:rFonts w:ascii="Times New Roman" w:cs="Times New Roman"/>
          <w:sz w:val="28"/>
          <w:szCs w:val="28"/>
          <w:rPrChange w:id="13053" w:author="user pc" w:date="2022-03-15T10:14:00Z">
            <w:rPr/>
          </w:rPrChange>
        </w:rPr>
        <w:t>concentration.</w:t>
      </w:r>
    </w:p>
    <w:p>
      <w:pPr>
        <w:pStyle w:val="style0"/>
        <w:rPr>
          <w:rFonts w:ascii="Times New Roman" w:cs="Times New Roman" w:hAnsi="Times New Roman"/>
          <w:sz w:val="28"/>
          <w:szCs w:val="28"/>
        </w:rPr>
      </w:pPr>
      <w:r w:rsidRPr="055DEAE1">
        <w:rPr>
          <w:rFonts w:ascii="Times New Roman" w:cs="Times New Roman"/>
          <w:sz w:val="28"/>
          <w:szCs w:val="28"/>
          <w:rPrChange w:id="13054" w:author="user pc" w:date="2022-03-15T10:14:00Z">
            <w:rPr/>
          </w:rPrChange>
        </w:rPr>
        <w:t>pH</w:t>
      </w:r>
      <w:r>
        <w:rPr>
          <w:rFonts w:ascii="Times New Roman" w:cs="Times New Roman" w:hAnsi="Times New Roman"/>
          <w:sz w:val="28"/>
          <w:szCs w:val="28"/>
        </w:rPr>
        <w:t xml:space="preserve"> </w:t>
      </w:r>
      <w:r w:rsidRPr="8AF7C21D">
        <w:rPr>
          <w:rFonts w:ascii="Times New Roman" w:cs="Times New Roman"/>
          <w:sz w:val="28"/>
          <w:szCs w:val="28"/>
          <w:rPrChange w:id="13055" w:author="user pc" w:date="2022-03-15T10:14:00Z">
            <w:rPr/>
          </w:rPrChange>
        </w:rPr>
        <w:t>=</w:t>
      </w:r>
      <w:r>
        <w:rPr>
          <w:rFonts w:ascii="Times New Roman" w:cs="Times New Roman" w:hAnsi="Times New Roman"/>
          <w:sz w:val="28"/>
          <w:szCs w:val="28"/>
        </w:rPr>
        <w:t xml:space="preserve"> </w:t>
      </w:r>
      <w:r w:rsidRPr="BEF7D260">
        <w:rPr>
          <w:rFonts w:ascii="Times New Roman" w:cs="Times New Roman"/>
          <w:sz w:val="28"/>
          <w:szCs w:val="28"/>
          <w:rPrChange w:id="13056" w:author="user pc" w:date="2022-03-15T10:14:00Z">
            <w:rPr/>
          </w:rPrChange>
        </w:rPr>
        <w:t>-log[H</w:t>
      </w:r>
      <w:r w:rsidRPr="E48AAA96">
        <w:rPr>
          <w:rFonts w:ascii="Times New Roman" w:cs="Times New Roman"/>
          <w:sz w:val="28"/>
          <w:szCs w:val="28"/>
          <w:vertAlign w:val="superscript"/>
          <w:rPrChange w:id="13057" w:author="user pc" w:date="2022-03-15T10:14:00Z">
            <w:rPr>
              <w:vertAlign w:val="superscript"/>
            </w:rPr>
          </w:rPrChange>
        </w:rPr>
        <w:t>+</w:t>
      </w:r>
      <w:r w:rsidRPr="B40F09A9">
        <w:rPr>
          <w:rFonts w:ascii="Times New Roman" w:cs="Times New Roman"/>
          <w:sz w:val="28"/>
          <w:szCs w:val="28"/>
          <w:rPrChange w:id="13058" w:author="user pc" w:date="2022-03-15T10:14:00Z">
            <w:rPr/>
          </w:rPrChange>
        </w:rPr>
        <w:t>]</w:t>
      </w:r>
      <w:r>
        <w:rPr>
          <w:rFonts w:ascii="Times New Roman" w:cs="Times New Roman" w:hAnsi="Times New Roman"/>
          <w:sz w:val="28"/>
          <w:szCs w:val="28"/>
        </w:rPr>
        <w:t xml:space="preserve">   or </w:t>
      </w:r>
      <w:r w:rsidRPr="87BE9EEB">
        <w:rPr>
          <w:rFonts w:ascii="Times New Roman" w:cs="Times New Roman"/>
          <w:sz w:val="28"/>
          <w:szCs w:val="28"/>
          <w:rPrChange w:id="13059" w:author="user pc" w:date="2022-03-15T10:14:00Z">
            <w:rPr/>
          </w:rPrChange>
        </w:rPr>
        <w:t>pH</w:t>
      </w:r>
      <w:r>
        <w:rPr>
          <w:rFonts w:ascii="Times New Roman" w:cs="Times New Roman" w:hAnsi="Times New Roman"/>
          <w:sz w:val="28"/>
          <w:szCs w:val="28"/>
        </w:rPr>
        <w:t xml:space="preserve"> </w:t>
      </w:r>
      <w:r w:rsidRPr="1F89542C">
        <w:rPr>
          <w:rFonts w:ascii="Times New Roman" w:cs="Times New Roman"/>
          <w:sz w:val="28"/>
          <w:szCs w:val="28"/>
          <w:rPrChange w:id="13060" w:author="user pc" w:date="2022-03-15T10:14:00Z">
            <w:rPr/>
          </w:rPrChange>
        </w:rPr>
        <w:t>=</w:t>
      </w:r>
      <w:r>
        <w:rPr>
          <w:rFonts w:ascii="Times New Roman" w:cs="Times New Roman" w:hAnsi="Times New Roman"/>
          <w:sz w:val="28"/>
          <w:szCs w:val="28"/>
        </w:rPr>
        <w:t xml:space="preserve"> </w:t>
      </w:r>
      <w:r w:rsidRPr="75A04ED5">
        <w:rPr>
          <w:rFonts w:ascii="Times New Roman" w:cs="Times New Roman"/>
          <w:sz w:val="28"/>
          <w:szCs w:val="28"/>
          <w:rPrChange w:id="13061" w:author="user pc" w:date="2022-03-15T10:14:00Z">
            <w:rPr/>
          </w:rPrChange>
        </w:rPr>
        <w:t>-log[H</w:t>
      </w:r>
      <w:r>
        <w:rPr>
          <w:rFonts w:ascii="Times New Roman" w:cs="Times New Roman" w:hAnsi="Times New Roman"/>
          <w:sz w:val="28"/>
          <w:szCs w:val="28"/>
          <w:vertAlign w:val="subscript"/>
        </w:rPr>
        <w:t>3</w:t>
      </w:r>
      <w:r>
        <w:rPr>
          <w:rFonts w:ascii="Times New Roman" w:cs="Times New Roman" w:hAnsi="Times New Roman"/>
          <w:sz w:val="28"/>
          <w:szCs w:val="28"/>
        </w:rPr>
        <w:t>O</w:t>
      </w:r>
      <w:r w:rsidRPr="88AA241D">
        <w:rPr>
          <w:rFonts w:ascii="Times New Roman" w:cs="Times New Roman"/>
          <w:sz w:val="28"/>
          <w:szCs w:val="28"/>
          <w:vertAlign w:val="superscript"/>
          <w:rPrChange w:id="13062" w:author="user pc" w:date="2022-03-15T10:14:00Z">
            <w:rPr>
              <w:vertAlign w:val="superscript"/>
            </w:rPr>
          </w:rPrChange>
        </w:rPr>
        <w:t>+</w:t>
      </w:r>
      <w:r w:rsidRPr="D06E325A">
        <w:rPr>
          <w:rFonts w:ascii="Times New Roman" w:cs="Times New Roman"/>
          <w:sz w:val="28"/>
          <w:szCs w:val="28"/>
          <w:rPrChange w:id="13063" w:author="user pc" w:date="2022-03-15T10:14:00Z">
            <w:rPr/>
          </w:rPrChange>
        </w:rPr>
        <w:t>]</w:t>
      </w:r>
      <w:r>
        <w:rPr>
          <w:rFonts w:ascii="Times New Roman" w:cs="Times New Roman" w:hAnsi="Times New Roman"/>
          <w:sz w:val="28"/>
          <w:szCs w:val="28"/>
        </w:rPr>
        <w:t xml:space="preserve">   </w:t>
      </w:r>
    </w:p>
    <w:p>
      <w:pPr>
        <w:pStyle w:val="style0"/>
        <w:rPr>
          <w:rFonts w:ascii="Times New Roman" w:cs="Times New Roman"/>
          <w:sz w:val="28"/>
          <w:szCs w:val="28"/>
          <w:rPrChange w:id="13064" w:author="user pc" w:date="2022-03-15T10:14:00Z">
            <w:rPr/>
          </w:rPrChange>
        </w:rPr>
      </w:pPr>
    </w:p>
    <w:p>
      <w:pPr>
        <w:pStyle w:val="style0"/>
        <w:rPr>
          <w:rFonts w:ascii="Times New Roman" w:cs="Times New Roman"/>
          <w:b/>
          <w:sz w:val="28"/>
          <w:szCs w:val="28"/>
          <w:rPrChange w:id="13065" w:author="user pc" w:date="2022-03-15T10:14:00Z">
            <w:rPr/>
          </w:rPrChange>
        </w:rPr>
      </w:pPr>
      <w:r>
        <w:rPr>
          <w:rFonts w:ascii="Times New Roman" w:cs="Times New Roman" w:hAnsi="Times New Roman"/>
          <w:b/>
          <w:sz w:val="28"/>
          <w:szCs w:val="28"/>
        </w:rPr>
        <w:t xml:space="preserve">N/B: </w:t>
      </w:r>
      <w:r w:rsidRPr="78026F13">
        <w:rPr>
          <w:rFonts w:ascii="Times New Roman" w:cs="Times New Roman"/>
          <w:b/>
          <w:sz w:val="28"/>
          <w:szCs w:val="28"/>
          <w:rPrChange w:id="13066" w:author="user pc" w:date="2022-03-15T10:14:00Z">
            <w:rPr/>
          </w:rPrChange>
        </w:rPr>
        <w:t>The</w:t>
      </w:r>
      <w:r>
        <w:rPr>
          <w:rFonts w:ascii="Times New Roman" w:cs="Times New Roman" w:hAnsi="Times New Roman"/>
          <w:b/>
          <w:sz w:val="28"/>
          <w:szCs w:val="28"/>
        </w:rPr>
        <w:t xml:space="preserve"> </w:t>
      </w:r>
      <w:r w:rsidRPr="2C619FF5">
        <w:rPr>
          <w:rFonts w:ascii="Times New Roman" w:cs="Times New Roman"/>
          <w:b/>
          <w:sz w:val="28"/>
          <w:szCs w:val="28"/>
          <w:rPrChange w:id="13067" w:author="user pc" w:date="2022-03-15T10:14:00Z">
            <w:rPr/>
          </w:rPrChange>
        </w:rPr>
        <w:t>brackets</w:t>
      </w:r>
      <w:r>
        <w:rPr>
          <w:rFonts w:ascii="Times New Roman" w:cs="Times New Roman" w:hAnsi="Times New Roman"/>
          <w:b/>
          <w:sz w:val="28"/>
          <w:szCs w:val="28"/>
        </w:rPr>
        <w:t xml:space="preserve"> </w:t>
      </w:r>
      <w:r w:rsidRPr="FB32E300">
        <w:rPr>
          <w:rFonts w:ascii="Times New Roman" w:cs="Times New Roman"/>
          <w:b/>
          <w:sz w:val="28"/>
          <w:szCs w:val="28"/>
          <w:rPrChange w:id="13068" w:author="user pc" w:date="2022-03-15T10:14:00Z">
            <w:rPr/>
          </w:rPrChange>
        </w:rPr>
        <w:t>[]</w:t>
      </w:r>
      <w:r>
        <w:rPr>
          <w:rFonts w:ascii="Times New Roman" w:cs="Times New Roman" w:hAnsi="Times New Roman"/>
          <w:b/>
          <w:sz w:val="28"/>
          <w:szCs w:val="28"/>
        </w:rPr>
        <w:t xml:space="preserve"> </w:t>
      </w:r>
      <w:r w:rsidRPr="482B6024">
        <w:rPr>
          <w:rFonts w:ascii="Times New Roman" w:cs="Times New Roman"/>
          <w:b/>
          <w:sz w:val="28"/>
          <w:szCs w:val="28"/>
          <w:rPrChange w:id="13069" w:author="user pc" w:date="2022-03-15T10:14:00Z">
            <w:rPr/>
          </w:rPrChange>
        </w:rPr>
        <w:t>mean</w:t>
      </w:r>
      <w:r>
        <w:rPr>
          <w:rFonts w:ascii="Times New Roman" w:cs="Times New Roman" w:hAnsi="Times New Roman"/>
          <w:b/>
          <w:sz w:val="28"/>
          <w:szCs w:val="28"/>
        </w:rPr>
        <w:t xml:space="preserve">s </w:t>
      </w:r>
      <w:r w:rsidRPr="FABFCF89">
        <w:rPr>
          <w:rFonts w:ascii="Times New Roman" w:cs="Times New Roman"/>
          <w:b/>
          <w:sz w:val="28"/>
          <w:szCs w:val="28"/>
          <w:rPrChange w:id="13070" w:author="user pc" w:date="2022-03-15T10:14:00Z">
            <w:rPr/>
          </w:rPrChange>
        </w:rPr>
        <w:t>concentration</w:t>
      </w:r>
      <w:r>
        <w:rPr>
          <w:rFonts w:ascii="Times New Roman" w:cs="Times New Roman" w:hAnsi="Times New Roman"/>
          <w:b/>
          <w:sz w:val="28"/>
          <w:szCs w:val="28"/>
        </w:rPr>
        <w:t xml:space="preserve"> </w:t>
      </w:r>
      <w:r w:rsidRPr="276235E8">
        <w:rPr>
          <w:rFonts w:ascii="Times New Roman" w:cs="Times New Roman"/>
          <w:b/>
          <w:sz w:val="28"/>
          <w:szCs w:val="28"/>
          <w:rPrChange w:id="13071" w:author="user pc" w:date="2022-03-15T10:14:00Z">
            <w:rPr/>
          </w:rPrChange>
        </w:rPr>
        <w:t>or</w:t>
      </w:r>
      <w:r>
        <w:rPr>
          <w:rFonts w:ascii="Times New Roman" w:cs="Times New Roman" w:hAnsi="Times New Roman"/>
          <w:b/>
          <w:sz w:val="28"/>
          <w:szCs w:val="28"/>
        </w:rPr>
        <w:t xml:space="preserve"> </w:t>
      </w:r>
      <w:r w:rsidRPr="2D95E286">
        <w:rPr>
          <w:rFonts w:ascii="Times New Roman" w:cs="Times New Roman"/>
          <w:b/>
          <w:sz w:val="28"/>
          <w:szCs w:val="28"/>
          <w:rPrChange w:id="13072" w:author="user pc" w:date="2022-03-15T10:14:00Z">
            <w:rPr/>
          </w:rPrChange>
        </w:rPr>
        <w:t>Molarity</w:t>
      </w:r>
      <w:r>
        <w:rPr>
          <w:rFonts w:ascii="Times New Roman" w:cs="Times New Roman" w:hAnsi="Times New Roman"/>
          <w:b/>
          <w:sz w:val="28"/>
          <w:szCs w:val="28"/>
        </w:rPr>
        <w:t>.</w:t>
      </w:r>
    </w:p>
    <w:p>
      <w:pPr>
        <w:pStyle w:val="style0"/>
        <w:rPr>
          <w:rFonts w:ascii="Times New Roman" w:cs="Times New Roman"/>
          <w:sz w:val="28"/>
          <w:szCs w:val="28"/>
          <w:rPrChange w:id="13073" w:author="user pc" w:date="2022-03-15T10:14:00Z">
            <w:rPr/>
          </w:rPrChange>
        </w:rPr>
      </w:pPr>
      <w:r w:rsidRPr="F4B3CCEB">
        <w:rPr>
          <w:rFonts w:ascii="Times New Roman" w:cs="Times New Roman"/>
          <w:sz w:val="28"/>
          <w:szCs w:val="28"/>
          <w:rPrChange w:id="13074" w:author="user pc" w:date="2022-03-15T10:14:00Z">
            <w:rPr/>
          </w:rPrChange>
        </w:rPr>
        <w:t>pOH of a solution is a measure of the negative logarithm of hydroxyl ions concentration.</w:t>
      </w:r>
    </w:p>
    <w:p>
      <w:pPr>
        <w:pStyle w:val="style0"/>
        <w:rPr>
          <w:rFonts w:ascii="Times New Roman" w:cs="Times New Roman"/>
          <w:sz w:val="28"/>
          <w:szCs w:val="28"/>
          <w:rPrChange w:id="13075" w:author="user pc" w:date="2022-03-15T10:14:00Z">
            <w:rPr/>
          </w:rPrChange>
        </w:rPr>
      </w:pPr>
      <w:r w:rsidRPr="755C0EB2">
        <w:rPr>
          <w:rFonts w:ascii="Times New Roman" w:cs="Times New Roman"/>
          <w:sz w:val="28"/>
          <w:szCs w:val="28"/>
          <w:rPrChange w:id="13076" w:author="user pc" w:date="2022-03-15T10:14:00Z">
            <w:rPr/>
          </w:rPrChange>
        </w:rPr>
        <w:t>pOH = - log[OH</w:t>
      </w:r>
      <w:r w:rsidRPr="82F07749">
        <w:rPr>
          <w:rFonts w:ascii="Times New Roman" w:cs="Times New Roman"/>
          <w:sz w:val="28"/>
          <w:szCs w:val="28"/>
          <w:vertAlign w:val="superscript"/>
          <w:rPrChange w:id="13077" w:author="user pc" w:date="2022-03-15T10:14:00Z">
            <w:rPr>
              <w:vertAlign w:val="superscript"/>
            </w:rPr>
          </w:rPrChange>
        </w:rPr>
        <w:t>-</w:t>
      </w:r>
      <w:r w:rsidRPr="D714E394">
        <w:rPr>
          <w:rFonts w:ascii="Times New Roman" w:cs="Times New Roman"/>
          <w:sz w:val="28"/>
          <w:szCs w:val="28"/>
          <w:rPrChange w:id="13078" w:author="user pc" w:date="2022-03-15T10:14:00Z">
            <w:rPr/>
          </w:rPrChange>
        </w:rPr>
        <w:t>]</w:t>
      </w:r>
    </w:p>
    <w:p>
      <w:pPr>
        <w:pStyle w:val="style0"/>
        <w:rPr>
          <w:rFonts w:ascii="Times New Roman" w:cs="Times New Roman" w:eastAsia="Dancing Script" w:hAnsi="Times New Roman"/>
          <w:b/>
          <w:bCs/>
          <w:color w:val="auto"/>
          <w:sz w:val="28"/>
          <w:szCs w:val="28"/>
          <w:rPrChange w:id="13079" w:author="user pc" w:date="2022-03-15T10:14:00Z">
            <w:rPr>
              <w:rFonts w:ascii="Dancing Script" w:cs="Dancing Script" w:eastAsia="Dancing Script" w:hAnsi="Dancing Script"/>
              <w:b/>
              <w:bCs/>
              <w:color w:val="000080"/>
            </w:rPr>
          </w:rPrChange>
        </w:rPr>
      </w:pPr>
      <w:r w:rsidRPr="DDDB7C33">
        <w:rPr>
          <w:rFonts w:ascii="Times New Roman" w:cs="Times New Roman" w:eastAsia="Dancing Script" w:hAnsi="Times New Roman"/>
          <w:b/>
          <w:bCs/>
          <w:color w:val="auto"/>
          <w:sz w:val="28"/>
          <w:szCs w:val="28"/>
          <w:rPrChange w:id="13080" w:author="user pc" w:date="2022-03-15T10:14:00Z">
            <w:rPr>
              <w:rFonts w:ascii="Dancing Script" w:cs="Dancing Script" w:eastAsia="Dancing Script" w:hAnsi="Dancing Script"/>
              <w:b/>
              <w:bCs/>
              <w:color w:val="000080"/>
            </w:rPr>
          </w:rPrChange>
        </w:rPr>
        <w:t>A neutral Solution, whose hydrogen ion concentration [H</w:t>
      </w:r>
      <w:r w:rsidRPr="06654058">
        <w:rPr>
          <w:rFonts w:ascii="Times New Roman" w:cs="Times New Roman" w:eastAsia="Dancing Script" w:hAnsi="Times New Roman"/>
          <w:b/>
          <w:bCs/>
          <w:color w:val="auto"/>
          <w:sz w:val="28"/>
          <w:szCs w:val="28"/>
          <w:vertAlign w:val="superscript"/>
          <w:rPrChange w:id="13081" w:author="user pc" w:date="2022-03-15T10:14:00Z">
            <w:rPr>
              <w:rFonts w:ascii="Dancing Script" w:cs="Dancing Script" w:eastAsia="Dancing Script" w:hAnsi="Dancing Script"/>
              <w:b/>
              <w:bCs/>
              <w:color w:val="000080"/>
              <w:vertAlign w:val="superscript"/>
            </w:rPr>
          </w:rPrChange>
        </w:rPr>
        <w:t>+</w:t>
      </w:r>
      <w:r w:rsidRPr="74BDFB95">
        <w:rPr>
          <w:rFonts w:ascii="Times New Roman" w:cs="Times New Roman" w:eastAsia="Dancing Script" w:hAnsi="Times New Roman"/>
          <w:b/>
          <w:bCs/>
          <w:color w:val="auto"/>
          <w:sz w:val="28"/>
          <w:szCs w:val="28"/>
          <w:rPrChange w:id="13082" w:author="user pc" w:date="2022-03-15T10:14:00Z">
            <w:rPr>
              <w:rFonts w:ascii="Dancing Script" w:cs="Dancing Script" w:eastAsia="Dancing Script" w:hAnsi="Dancing Script"/>
              <w:b/>
              <w:bCs/>
              <w:color w:val="000080"/>
            </w:rPr>
          </w:rPrChange>
        </w:rPr>
        <w:t>] or hydro</w:t>
      </w:r>
      <w:r>
        <w:rPr>
          <w:rFonts w:ascii="Times New Roman" w:cs="Times New Roman" w:eastAsia="Dancing Script" w:hAnsi="Times New Roman"/>
          <w:b/>
          <w:bCs/>
          <w:sz w:val="28"/>
          <w:szCs w:val="28"/>
        </w:rPr>
        <w:t>xo</w:t>
      </w:r>
      <w:r w:rsidRPr="899573E3">
        <w:rPr>
          <w:rFonts w:ascii="Times New Roman" w:cs="Times New Roman" w:eastAsia="Dancing Script" w:hAnsi="Times New Roman"/>
          <w:b/>
          <w:bCs/>
          <w:color w:val="auto"/>
          <w:sz w:val="28"/>
          <w:szCs w:val="28"/>
          <w:rPrChange w:id="13083" w:author="user pc" w:date="2022-03-15T10:14:00Z">
            <w:rPr>
              <w:rFonts w:ascii="Dancing Script" w:cs="Dancing Script" w:eastAsia="Dancing Script" w:hAnsi="Dancing Script"/>
              <w:b/>
              <w:bCs/>
              <w:color w:val="000080"/>
            </w:rPr>
          </w:rPrChange>
        </w:rPr>
        <w:t>nium ions concentration [H</w:t>
      </w:r>
      <w:r w:rsidRPr="0BA7772A">
        <w:rPr>
          <w:rFonts w:ascii="Times New Roman" w:cs="Times New Roman" w:eastAsia="Dancing Script" w:hAnsi="Times New Roman"/>
          <w:b/>
          <w:bCs/>
          <w:color w:val="auto"/>
          <w:sz w:val="28"/>
          <w:szCs w:val="28"/>
          <w:vertAlign w:val="subscript"/>
          <w:rPrChange w:id="13084" w:author="user pc" w:date="2022-03-15T10:14:00Z">
            <w:rPr>
              <w:rFonts w:ascii="Dancing Script" w:cs="Dancing Script" w:eastAsia="Dancing Script" w:hAnsi="Dancing Script"/>
              <w:b/>
              <w:bCs/>
              <w:color w:val="000080"/>
              <w:vertAlign w:val="subscript"/>
            </w:rPr>
          </w:rPrChange>
        </w:rPr>
        <w:t>3</w:t>
      </w:r>
      <w:r w:rsidRPr="1595B6DA">
        <w:rPr>
          <w:rFonts w:ascii="Times New Roman" w:cs="Times New Roman" w:eastAsia="Dancing Script" w:hAnsi="Times New Roman"/>
          <w:b/>
          <w:bCs/>
          <w:color w:val="auto"/>
          <w:sz w:val="28"/>
          <w:szCs w:val="28"/>
          <w:rPrChange w:id="13085" w:author="user pc" w:date="2022-03-15T10:14:00Z">
            <w:rPr>
              <w:rFonts w:ascii="Dancing Script" w:cs="Dancing Script" w:eastAsia="Dancing Script" w:hAnsi="Dancing Script"/>
              <w:b/>
              <w:bCs/>
              <w:color w:val="000080"/>
            </w:rPr>
          </w:rPrChange>
        </w:rPr>
        <w:t>O</w:t>
      </w:r>
      <w:r w:rsidRPr="2D2807B6">
        <w:rPr>
          <w:rFonts w:ascii="Times New Roman" w:cs="Times New Roman" w:eastAsia="Dancing Script" w:hAnsi="Times New Roman"/>
          <w:b/>
          <w:bCs/>
          <w:color w:val="auto"/>
          <w:sz w:val="28"/>
          <w:szCs w:val="28"/>
          <w:vertAlign w:val="superscript"/>
          <w:rPrChange w:id="13086" w:author="user pc" w:date="2022-03-15T10:14:00Z">
            <w:rPr>
              <w:rFonts w:ascii="Dancing Script" w:cs="Dancing Script" w:eastAsia="Dancing Script" w:hAnsi="Dancing Script"/>
              <w:b/>
              <w:bCs/>
              <w:color w:val="000080"/>
              <w:vertAlign w:val="superscript"/>
            </w:rPr>
          </w:rPrChange>
        </w:rPr>
        <w:t>+</w:t>
      </w:r>
      <w:r w:rsidRPr="62E43151">
        <w:rPr>
          <w:rFonts w:ascii="Times New Roman" w:cs="Times New Roman" w:eastAsia="Dancing Script" w:hAnsi="Times New Roman"/>
          <w:b/>
          <w:bCs/>
          <w:color w:val="auto"/>
          <w:sz w:val="28"/>
          <w:szCs w:val="28"/>
          <w:rPrChange w:id="13087" w:author="user pc" w:date="2022-03-15T10:14:00Z">
            <w:rPr>
              <w:rFonts w:ascii="Dancing Script" w:cs="Dancing Script" w:eastAsia="Dancing Script" w:hAnsi="Dancing Script"/>
              <w:b/>
              <w:bCs/>
              <w:color w:val="000080"/>
            </w:rPr>
          </w:rPrChange>
        </w:rPr>
        <w:t>] at 25°C is 1.0 × 10</w:t>
      </w:r>
      <w:r w:rsidRPr="0EA8E3C9">
        <w:rPr>
          <w:rFonts w:ascii="Times New Roman" w:cs="Times New Roman" w:eastAsia="Dancing Script" w:hAnsi="Times New Roman"/>
          <w:b/>
          <w:bCs/>
          <w:color w:val="auto"/>
          <w:sz w:val="28"/>
          <w:szCs w:val="28"/>
          <w:vertAlign w:val="superscript"/>
          <w:rPrChange w:id="13088" w:author="user pc" w:date="2022-03-15T10:14:00Z">
            <w:rPr>
              <w:rFonts w:ascii="Dancing Script" w:cs="Dancing Script" w:eastAsia="Dancing Script" w:hAnsi="Dancing Script"/>
              <w:b/>
              <w:bCs/>
              <w:color w:val="000080"/>
              <w:vertAlign w:val="superscript"/>
            </w:rPr>
          </w:rPrChange>
        </w:rPr>
        <w:t>-7</w:t>
      </w:r>
      <w:r w:rsidRPr="51AACD4C">
        <w:rPr>
          <w:rFonts w:ascii="Times New Roman" w:cs="Times New Roman" w:eastAsia="Dancing Script" w:hAnsi="Times New Roman"/>
          <w:b/>
          <w:bCs/>
          <w:color w:val="auto"/>
          <w:sz w:val="28"/>
          <w:szCs w:val="28"/>
          <w:rPrChange w:id="13089" w:author="user pc" w:date="2022-03-15T10:14:00Z">
            <w:rPr>
              <w:rFonts w:ascii="Dancing Script" w:cs="Dancing Script" w:eastAsia="Dancing Script" w:hAnsi="Dancing Script"/>
              <w:b/>
              <w:bCs/>
              <w:color w:val="000080"/>
            </w:rPr>
          </w:rPrChange>
        </w:rPr>
        <w:t xml:space="preserve"> moldm</w:t>
      </w:r>
      <w:r w:rsidRPr="99B010B9">
        <w:rPr>
          <w:rFonts w:ascii="Times New Roman" w:cs="Times New Roman" w:eastAsia="Dancing Script" w:hAnsi="Times New Roman"/>
          <w:b/>
          <w:bCs/>
          <w:color w:val="auto"/>
          <w:sz w:val="28"/>
          <w:szCs w:val="28"/>
          <w:vertAlign w:val="superscript"/>
          <w:rPrChange w:id="13090" w:author="user pc" w:date="2022-03-15T10:14:00Z">
            <w:rPr>
              <w:rFonts w:ascii="Dancing Script" w:cs="Dancing Script" w:eastAsia="Dancing Script" w:hAnsi="Dancing Script"/>
              <w:b/>
              <w:bCs/>
              <w:color w:val="000080"/>
              <w:vertAlign w:val="superscript"/>
            </w:rPr>
          </w:rPrChange>
        </w:rPr>
        <w:t>-3</w:t>
      </w:r>
      <w:r w:rsidRPr="10D0D6A4">
        <w:rPr>
          <w:rFonts w:ascii="Times New Roman" w:cs="Times New Roman" w:eastAsia="Dancing Script" w:hAnsi="Times New Roman"/>
          <w:b/>
          <w:bCs/>
          <w:color w:val="auto"/>
          <w:sz w:val="28"/>
          <w:szCs w:val="28"/>
          <w:rPrChange w:id="13091" w:author="user pc" w:date="2022-03-15T10:14:00Z">
            <w:rPr>
              <w:rFonts w:ascii="Dancing Script" w:cs="Dancing Script" w:eastAsia="Dancing Script" w:hAnsi="Dancing Script"/>
              <w:b/>
              <w:bCs/>
              <w:color w:val="000080"/>
            </w:rPr>
          </w:rPrChange>
        </w:rPr>
        <w:t>, has a pH of 7.00. For an acid solution, the hydrogen ion concentration is greater than 1.0 × 10</w:t>
      </w:r>
      <w:r w:rsidRPr="39C98536">
        <w:rPr>
          <w:rFonts w:ascii="Times New Roman" w:cs="Times New Roman" w:eastAsia="Dancing Script" w:hAnsi="Times New Roman"/>
          <w:b/>
          <w:bCs/>
          <w:color w:val="auto"/>
          <w:sz w:val="28"/>
          <w:szCs w:val="28"/>
          <w:vertAlign w:val="superscript"/>
          <w:rPrChange w:id="13092" w:author="user pc" w:date="2022-03-15T10:14:00Z">
            <w:rPr>
              <w:rFonts w:ascii="Dancing Script" w:cs="Dancing Script" w:eastAsia="Dancing Script" w:hAnsi="Dancing Script"/>
              <w:b/>
              <w:bCs/>
              <w:color w:val="000080"/>
              <w:vertAlign w:val="superscript"/>
            </w:rPr>
          </w:rPrChange>
        </w:rPr>
        <w:t xml:space="preserve">-7 </w:t>
      </w:r>
      <w:r w:rsidRPr="0200A281">
        <w:rPr>
          <w:rFonts w:ascii="Times New Roman" w:cs="Times New Roman" w:eastAsia="Dancing Script" w:hAnsi="Times New Roman"/>
          <w:b/>
          <w:bCs/>
          <w:color w:val="auto"/>
          <w:sz w:val="28"/>
          <w:szCs w:val="28"/>
          <w:rPrChange w:id="13093" w:author="user pc" w:date="2022-03-15T10:14:00Z">
            <w:rPr>
              <w:rFonts w:ascii="Dancing Script" w:cs="Dancing Script" w:eastAsia="Dancing Script" w:hAnsi="Dancing Script"/>
              <w:b/>
              <w:bCs/>
              <w:color w:val="000080"/>
            </w:rPr>
          </w:rPrChange>
        </w:rPr>
        <w:t>moldm</w:t>
      </w:r>
      <w:r w:rsidRPr="991C30E5">
        <w:rPr>
          <w:rFonts w:ascii="Times New Roman" w:cs="Times New Roman" w:eastAsia="Dancing Script" w:hAnsi="Times New Roman"/>
          <w:b/>
          <w:bCs/>
          <w:color w:val="auto"/>
          <w:sz w:val="28"/>
          <w:szCs w:val="28"/>
          <w:vertAlign w:val="superscript"/>
          <w:rPrChange w:id="13094" w:author="user pc" w:date="2022-03-15T10:14:00Z">
            <w:rPr>
              <w:rFonts w:ascii="Dancing Script" w:cs="Dancing Script" w:eastAsia="Dancing Script" w:hAnsi="Dancing Script"/>
              <w:b/>
              <w:bCs/>
              <w:color w:val="000080"/>
              <w:vertAlign w:val="superscript"/>
            </w:rPr>
          </w:rPrChange>
        </w:rPr>
        <w:t>-3</w:t>
      </w:r>
      <w:r w:rsidRPr="9EEFD19F">
        <w:rPr>
          <w:rFonts w:ascii="Times New Roman" w:cs="Times New Roman" w:eastAsia="Dancing Script" w:hAnsi="Times New Roman"/>
          <w:b/>
          <w:bCs/>
          <w:color w:val="auto"/>
          <w:sz w:val="28"/>
          <w:szCs w:val="28"/>
          <w:rPrChange w:id="13095" w:author="user pc" w:date="2022-03-15T10:14:00Z">
            <w:rPr>
              <w:rFonts w:ascii="Dancing Script" w:cs="Dancing Script" w:eastAsia="Dancing Script" w:hAnsi="Dancing Script"/>
              <w:b/>
              <w:bCs/>
              <w:color w:val="000080"/>
            </w:rPr>
          </w:rPrChange>
        </w:rPr>
        <w:t>, so the pH is less than 7.00. Similarly, a basic Solution has a pH greater than 7.00.</w:t>
      </w:r>
    </w:p>
    <w:p>
      <w:pPr>
        <w:pStyle w:val="style0"/>
        <w:rPr>
          <w:rFonts w:ascii="Times New Roman" w:cs="Times New Roman" w:eastAsia="Dancing Script" w:hAnsi="Times New Roman"/>
          <w:b/>
          <w:bCs/>
          <w:color w:val="000080"/>
          <w:sz w:val="28"/>
          <w:szCs w:val="28"/>
          <w:rPrChange w:id="13096" w:author="user pc" w:date="2022-03-15T10:14:00Z">
            <w:rPr>
              <w:rFonts w:ascii="Dancing Script" w:cs="Dancing Script" w:eastAsia="Dancing Script" w:hAnsi="Dancing Script"/>
              <w:b/>
              <w:bCs/>
              <w:color w:val="000080"/>
            </w:rPr>
          </w:rPrChange>
        </w:rPr>
      </w:pPr>
    </w:p>
    <w:p>
      <w:pPr>
        <w:pStyle w:val="style0"/>
        <w:rPr>
          <w:rFonts w:ascii="Times New Roman" w:cs="Times New Roman"/>
          <w:sz w:val="28"/>
          <w:szCs w:val="28"/>
          <w:rPrChange w:id="13097" w:author="user pc" w:date="2022-03-15T10:14:00Z">
            <w:rPr/>
          </w:rPrChange>
        </w:rPr>
      </w:pPr>
      <w:r w:rsidRPr="037643C2">
        <w:rPr>
          <w:rFonts w:ascii="Times New Roman" w:cs="Times New Roman"/>
          <w:sz w:val="28"/>
          <w:szCs w:val="28"/>
          <w:rPrChange w:id="13098" w:author="user pc" w:date="2022-03-15T10:14:00Z">
            <w:rPr/>
          </w:rPrChange>
        </w:rPr>
        <w:t>[H</w:t>
      </w:r>
      <w:r w:rsidRPr="B4BD2B96">
        <w:rPr>
          <w:rFonts w:ascii="Times New Roman" w:cs="Times New Roman"/>
          <w:sz w:val="28"/>
          <w:szCs w:val="28"/>
          <w:vertAlign w:val="subscript"/>
          <w:rPrChange w:id="13099" w:author="user pc" w:date="2022-03-15T10:14:00Z">
            <w:rPr>
              <w:vertAlign w:val="subscript"/>
            </w:rPr>
          </w:rPrChange>
        </w:rPr>
        <w:t>3</w:t>
      </w:r>
      <w:r w:rsidRPr="EC7B2304">
        <w:rPr>
          <w:rFonts w:ascii="Times New Roman" w:cs="Times New Roman"/>
          <w:sz w:val="28"/>
          <w:szCs w:val="28"/>
          <w:rPrChange w:id="13100" w:author="user pc" w:date="2022-03-15T10:14:00Z">
            <w:rPr/>
          </w:rPrChange>
        </w:rPr>
        <w:t>O</w:t>
      </w:r>
      <w:r w:rsidRPr="7571AD7B">
        <w:rPr>
          <w:rFonts w:ascii="Times New Roman" w:cs="Times New Roman"/>
          <w:sz w:val="28"/>
          <w:szCs w:val="28"/>
          <w:vertAlign w:val="superscript"/>
          <w:rPrChange w:id="13101" w:author="user pc" w:date="2022-03-15T10:14:00Z">
            <w:rPr>
              <w:vertAlign w:val="superscript"/>
            </w:rPr>
          </w:rPrChange>
        </w:rPr>
        <w:t>+</w:t>
      </w:r>
      <w:r w:rsidRPr="147B4E20">
        <w:rPr>
          <w:rFonts w:ascii="Times New Roman" w:cs="Times New Roman"/>
          <w:sz w:val="28"/>
          <w:szCs w:val="28"/>
          <w:rPrChange w:id="13102" w:author="user pc" w:date="2022-03-15T10:14:00Z">
            <w:rPr/>
          </w:rPrChange>
        </w:rPr>
        <w:t>][OH</w:t>
      </w:r>
      <w:r w:rsidRPr="5A2F6B20">
        <w:rPr>
          <w:rFonts w:ascii="Times New Roman" w:cs="Times New Roman"/>
          <w:sz w:val="28"/>
          <w:szCs w:val="28"/>
          <w:vertAlign w:val="superscript"/>
          <w:rPrChange w:id="13103" w:author="user pc" w:date="2022-03-15T10:14:00Z">
            <w:rPr>
              <w:vertAlign w:val="superscript"/>
            </w:rPr>
          </w:rPrChange>
        </w:rPr>
        <w:t>-</w:t>
      </w:r>
      <w:r w:rsidRPr="97ACA609">
        <w:rPr>
          <w:rFonts w:ascii="Times New Roman" w:cs="Times New Roman"/>
          <w:sz w:val="28"/>
          <w:szCs w:val="28"/>
          <w:rPrChange w:id="13104" w:author="user pc" w:date="2022-03-15T10:14:00Z">
            <w:rPr/>
          </w:rPrChange>
        </w:rPr>
        <w:t>] = 1.0 × 10</w:t>
      </w:r>
      <w:r w:rsidRPr="44180FDA">
        <w:rPr>
          <w:rFonts w:ascii="Times New Roman" w:cs="Times New Roman"/>
          <w:sz w:val="28"/>
          <w:szCs w:val="28"/>
          <w:vertAlign w:val="superscript"/>
          <w:rPrChange w:id="13105" w:author="user pc" w:date="2022-03-15T10:14:00Z">
            <w:rPr>
              <w:vertAlign w:val="superscript"/>
            </w:rPr>
          </w:rPrChange>
        </w:rPr>
        <w:t>-14</w:t>
      </w:r>
    </w:p>
    <w:p>
      <w:pPr>
        <w:pStyle w:val="style0"/>
        <w:rPr>
          <w:rFonts w:ascii="Times New Roman" w:cs="Times New Roman"/>
          <w:sz w:val="28"/>
          <w:szCs w:val="28"/>
          <w:rPrChange w:id="13106" w:author="user pc" w:date="2022-03-15T10:14:00Z">
            <w:rPr/>
          </w:rPrChange>
        </w:rPr>
      </w:pPr>
      <w:r w:rsidRPr="FE2A5D0A">
        <w:rPr>
          <w:rFonts w:ascii="Times New Roman" w:cs="Times New Roman"/>
          <w:sz w:val="28"/>
          <w:szCs w:val="28"/>
          <w:rPrChange w:id="13107" w:author="user pc" w:date="2022-03-15T10:14:00Z">
            <w:rPr/>
          </w:rPrChange>
        </w:rPr>
        <w:t>Taking the logarithm of both sides of the equation, you get; (-log[H</w:t>
      </w:r>
      <w:r w:rsidRPr="3DDB04AA">
        <w:rPr>
          <w:rFonts w:ascii="Times New Roman" w:cs="Times New Roman"/>
          <w:sz w:val="28"/>
          <w:szCs w:val="28"/>
          <w:vertAlign w:val="subscript"/>
          <w:rPrChange w:id="13108" w:author="user pc" w:date="2022-03-15T10:14:00Z">
            <w:rPr>
              <w:vertAlign w:val="subscript"/>
            </w:rPr>
          </w:rPrChange>
        </w:rPr>
        <w:t>3</w:t>
      </w:r>
      <w:r w:rsidRPr="3B131919">
        <w:rPr>
          <w:rFonts w:ascii="Times New Roman" w:cs="Times New Roman"/>
          <w:sz w:val="28"/>
          <w:szCs w:val="28"/>
          <w:rPrChange w:id="13109" w:author="user pc" w:date="2022-03-15T10:14:00Z">
            <w:rPr/>
          </w:rPrChange>
        </w:rPr>
        <w:t>O</w:t>
      </w:r>
      <w:r w:rsidRPr="36F204E8">
        <w:rPr>
          <w:rFonts w:ascii="Times New Roman" w:cs="Times New Roman"/>
          <w:sz w:val="28"/>
          <w:szCs w:val="28"/>
          <w:vertAlign w:val="superscript"/>
          <w:rPrChange w:id="13110" w:author="user pc" w:date="2022-03-15T10:14:00Z">
            <w:rPr>
              <w:vertAlign w:val="superscript"/>
            </w:rPr>
          </w:rPrChange>
        </w:rPr>
        <w:t>+</w:t>
      </w:r>
      <w:r w:rsidRPr="72A0F88E">
        <w:rPr>
          <w:rFonts w:ascii="Times New Roman" w:cs="Times New Roman"/>
          <w:sz w:val="28"/>
          <w:szCs w:val="28"/>
          <w:rPrChange w:id="13111" w:author="user pc" w:date="2022-03-15T10:14:00Z">
            <w:rPr/>
          </w:rPrChange>
        </w:rPr>
        <w:t>]) + (-log[OH</w:t>
      </w:r>
      <w:r w:rsidRPr="156AD6FB">
        <w:rPr>
          <w:rFonts w:ascii="Times New Roman" w:cs="Times New Roman"/>
          <w:sz w:val="28"/>
          <w:szCs w:val="28"/>
          <w:vertAlign w:val="superscript"/>
          <w:rPrChange w:id="13112" w:author="user pc" w:date="2022-03-15T10:14:00Z">
            <w:rPr>
              <w:vertAlign w:val="superscript"/>
            </w:rPr>
          </w:rPrChange>
        </w:rPr>
        <w:t>-</w:t>
      </w:r>
      <w:r w:rsidRPr="62B5EBB7">
        <w:rPr>
          <w:rFonts w:ascii="Times New Roman" w:cs="Times New Roman"/>
          <w:sz w:val="28"/>
          <w:szCs w:val="28"/>
          <w:rPrChange w:id="13113" w:author="user pc" w:date="2022-03-15T10:14:00Z">
            <w:rPr/>
          </w:rPrChange>
        </w:rPr>
        <w:t>]) = 14.00</w:t>
      </w:r>
    </w:p>
    <w:p>
      <w:pPr>
        <w:pStyle w:val="style0"/>
        <w:rPr>
          <w:rFonts w:ascii="Times New Roman" w:cs="Times New Roman"/>
          <w:sz w:val="28"/>
          <w:szCs w:val="28"/>
          <w:rPrChange w:id="13114" w:author="user pc" w:date="2022-03-15T10:14:00Z">
            <w:rPr/>
          </w:rPrChange>
        </w:rPr>
      </w:pPr>
      <w:r w:rsidRPr="A374D2C4">
        <w:rPr>
          <w:rFonts w:ascii="Times New Roman" w:cs="Times New Roman"/>
          <w:sz w:val="28"/>
          <w:szCs w:val="28"/>
          <w:rPrChange w:id="13115" w:author="user pc" w:date="2022-03-15T10:14:00Z">
            <w:rPr/>
          </w:rPrChange>
        </w:rPr>
        <w:t>Hence, pH + pOH = 14.00</w:t>
      </w:r>
    </w:p>
    <w:p>
      <w:pPr>
        <w:pStyle w:val="style0"/>
        <w:rPr>
          <w:rFonts w:ascii="Times New Roman" w:cs="Times New Roman" w:hAnsi="Times New Roman"/>
          <w:b w:val="false"/>
          <w:bCs/>
          <w:color w:val="auto"/>
          <w:sz w:val="28"/>
          <w:szCs w:val="28"/>
          <w:rPrChange w:id="13116" w:author="user pc" w:date="2022-03-15T10:14:00Z">
            <w:rPr>
              <w:rFonts w:ascii="Dancing Script" w:hAnsi="Dancing Script"/>
              <w:b/>
              <w:bCs/>
              <w:color w:val="000080"/>
            </w:rPr>
          </w:rPrChange>
        </w:rPr>
      </w:pPr>
      <w:r w:rsidRPr="E5152342">
        <w:rPr>
          <w:rFonts w:ascii="Times New Roman" w:cs="Times New Roman" w:hAnsi="Times New Roman"/>
          <w:b w:val="false"/>
          <w:bCs/>
          <w:color w:val="auto"/>
          <w:sz w:val="28"/>
          <w:szCs w:val="28"/>
          <w:rPrChange w:id="13117" w:author="user pc" w:date="2022-03-15T10:14:00Z">
            <w:rPr>
              <w:rFonts w:ascii="Dancing Script" w:hAnsi="Dancing Script"/>
              <w:b/>
              <w:bCs/>
              <w:color w:val="000080"/>
            </w:rPr>
          </w:rPrChange>
        </w:rPr>
        <w:t>To find the concentration of the solution (H</w:t>
      </w:r>
      <w:r w:rsidRPr="E7167DC2">
        <w:rPr>
          <w:rFonts w:ascii="Times New Roman" w:cs="Times New Roman" w:hAnsi="Times New Roman"/>
          <w:b w:val="false"/>
          <w:bCs/>
          <w:color w:val="auto"/>
          <w:sz w:val="28"/>
          <w:szCs w:val="28"/>
          <w:vertAlign w:val="superscript"/>
          <w:rPrChange w:id="13118" w:author="user pc" w:date="2022-03-15T10:14:00Z">
            <w:rPr>
              <w:rFonts w:ascii="Dancing Script" w:hAnsi="Dancing Script"/>
              <w:b/>
              <w:bCs/>
              <w:color w:val="000080"/>
              <w:vertAlign w:val="superscript"/>
            </w:rPr>
          </w:rPrChange>
        </w:rPr>
        <w:t xml:space="preserve">+ </w:t>
      </w:r>
      <w:r w:rsidRPr="6B14D557">
        <w:rPr>
          <w:rFonts w:ascii="Times New Roman" w:cs="Times New Roman" w:hAnsi="Times New Roman"/>
          <w:b w:val="false"/>
          <w:bCs/>
          <w:color w:val="auto"/>
          <w:sz w:val="28"/>
          <w:szCs w:val="28"/>
          <w:rPrChange w:id="13119" w:author="user pc" w:date="2022-03-15T10:14:00Z">
            <w:rPr>
              <w:rFonts w:ascii="Dancing Script" w:hAnsi="Dancing Script"/>
              <w:b/>
              <w:bCs/>
              <w:color w:val="000080"/>
            </w:rPr>
          </w:rPrChange>
        </w:rPr>
        <w:t>or OH</w:t>
      </w:r>
      <w:r w:rsidRPr="E6A4B367">
        <w:rPr>
          <w:rFonts w:ascii="Times New Roman" w:cs="Times New Roman" w:hAnsi="Times New Roman"/>
          <w:b w:val="false"/>
          <w:bCs/>
          <w:color w:val="auto"/>
          <w:sz w:val="28"/>
          <w:szCs w:val="28"/>
          <w:vertAlign w:val="superscript"/>
          <w:rPrChange w:id="13120" w:author="user pc" w:date="2022-03-15T10:14:00Z">
            <w:rPr>
              <w:rFonts w:ascii="Dancing Script" w:hAnsi="Dancing Script"/>
              <w:b/>
              <w:bCs/>
              <w:color w:val="000080"/>
              <w:vertAlign w:val="superscript"/>
            </w:rPr>
          </w:rPrChange>
        </w:rPr>
        <w:t>-</w:t>
      </w:r>
      <w:r w:rsidRPr="89C2CC30">
        <w:rPr>
          <w:rFonts w:ascii="Times New Roman" w:cs="Times New Roman" w:hAnsi="Times New Roman"/>
          <w:b w:val="false"/>
          <w:bCs/>
          <w:color w:val="auto"/>
          <w:sz w:val="28"/>
          <w:szCs w:val="28"/>
          <w:rPrChange w:id="13121" w:author="user pc" w:date="2022-03-15T10:14:00Z">
            <w:rPr>
              <w:rFonts w:ascii="Dancing Script" w:hAnsi="Dancing Script"/>
              <w:b/>
              <w:bCs/>
              <w:color w:val="000080"/>
            </w:rPr>
          </w:rPrChange>
        </w:rPr>
        <w:t>), use:</w:t>
      </w:r>
    </w:p>
    <w:p>
      <w:pPr>
        <w:pStyle w:val="style0"/>
        <w:rPr>
          <w:rFonts w:ascii="Times New Roman" w:cs="Times New Roman" w:hAnsi="Times New Roman"/>
          <w:bCs/>
          <w:sz w:val="28"/>
          <w:szCs w:val="28"/>
        </w:rPr>
      </w:pPr>
      <m:oMathPara>
        <m:oMathParaPr>
          <m:jc m:val="left"/>
        </m:oMathParaPr>
        <m:oMath>
          <m:d>
            <m:dPr>
              <m:begChr m:val="["/>
              <m:endChr m:val="]"/>
              <m:ctrlPr>
                <w:rPr>
                  <w:rFonts w:ascii="Cambria Math" w:cs="Times New Roman" w:hAnsi="Cambria Math"/>
                  <w:bCs/>
                  <w:i/>
                  <w:sz w:val="28"/>
                  <w:szCs w:val="28"/>
                </w:rPr>
              </m:ctrlPr>
            </m:dPr>
            <m:e>
              <m:sSub>
                <m:sSubPr>
                  <m:ctrlPr>
                    <w:rPr>
                      <w:rFonts w:ascii="Cambria Math" w:cs="Times New Roman" w:hAnsi="Cambria Math"/>
                      <w:bCs/>
                      <w:i/>
                      <w:sz w:val="28"/>
                      <w:szCs w:val="28"/>
                    </w:rPr>
                  </m:ctrlPr>
                </m:sSubPr>
                <m:e>
                  <m:r>
                    <w:rPr>
                      <w:rFonts w:ascii="Cambria Math" w:cs="Times New Roman" w:hAnsi="Cambria Math"/>
                      <w:sz w:val="28"/>
                      <w:szCs w:val="28"/>
                    </w:rPr>
                    <m:t>H</m:t>
                  </m:r>
                </m:e>
                <m:sub>
                  <m:r>
                    <w:rPr>
                      <w:rFonts w:ascii="Cambria Math" w:cs="Times New Roman" w:hAnsi="Cambria Math"/>
                      <w:sz w:val="28"/>
                      <w:szCs w:val="28"/>
                    </w:rPr>
                    <m:t>3</m:t>
                  </m:r>
                </m:sub>
              </m:sSub>
              <m:sSup>
                <m:sSupPr>
                  <m:ctrlPr>
                    <w:rPr>
                      <w:rFonts w:ascii="Cambria Math" w:cs="Times New Roman" w:hAnsi="Cambria Math"/>
                      <w:bCs/>
                      <w:i/>
                      <w:sz w:val="28"/>
                      <w:szCs w:val="28"/>
                    </w:rPr>
                  </m:ctrlPr>
                </m:sSupPr>
                <m:e>
                  <m:r>
                    <w:rPr>
                      <w:rFonts w:ascii="Cambria Math" w:cs="Times New Roman" w:hAnsi="Cambria Math"/>
                      <w:sz w:val="28"/>
                      <w:szCs w:val="28"/>
                    </w:rPr>
                    <m:t>O</m:t>
                  </m:r>
                </m:e>
                <m:sup>
                  <m:r>
                    <w:rPr>
                      <w:rFonts w:ascii="Cambria Math" w:cs="Times New Roman" w:hAnsi="Cambria Math"/>
                      <w:sz w:val="28"/>
                      <w:szCs w:val="28"/>
                    </w:rPr>
                    <m:t>+</m:t>
                  </m:r>
                </m:sup>
              </m:sSup>
            </m:e>
          </m:d>
          <m:r>
            <w:rPr>
              <w:rFonts w:ascii="Cambria Math" w:cs="Times New Roman" w:hAnsi="Cambria Math"/>
              <w:sz w:val="28"/>
              <w:szCs w:val="28"/>
            </w:rPr>
            <m:t xml:space="preserve">= </m:t>
          </m:r>
          <m:f>
            <m:fPr>
              <m:ctrlPr>
                <w:rPr>
                  <w:rFonts w:ascii="Cambria Math" w:cs="Times New Roman" w:hAnsi="Cambria Math"/>
                  <w:bCs/>
                  <w:i/>
                  <w:sz w:val="28"/>
                  <w:szCs w:val="28"/>
                </w:rPr>
              </m:ctrlPr>
            </m:fPr>
            <m:num>
              <m:r>
                <w:rPr>
                  <w:rFonts w:ascii="Cambria Math" w:cs="Times New Roman" w:hAnsi="Cambria Math"/>
                  <w:sz w:val="28"/>
                  <w:szCs w:val="28"/>
                </w:rPr>
                <m:t>1</m:t>
              </m:r>
            </m:num>
            <m:den>
              <m:sSup>
                <m:sSupPr>
                  <m:ctrlPr>
                    <w:rPr>
                      <w:rFonts w:ascii="Cambria Math" w:cs="Times New Roman" w:hAnsi="Cambria Math"/>
                      <w:bCs/>
                      <w:i/>
                      <w:sz w:val="28"/>
                      <w:szCs w:val="28"/>
                    </w:rPr>
                  </m:ctrlPr>
                </m:sSupPr>
                <m:e>
                  <m:r>
                    <w:rPr>
                      <w:rFonts w:ascii="Cambria Math" w:cs="Times New Roman" w:hAnsi="Cambria Math"/>
                      <w:sz w:val="28"/>
                      <w:szCs w:val="28"/>
                    </w:rPr>
                    <m:t>10</m:t>
                  </m:r>
                </m:e>
                <m:sup>
                  <m:r w:rsidRPr="4EBD3361">
                    <m:rPr>
                      <m:sty m:val="p"/>
                    </m:rPr>
                    <w:rPr>
                      <w:rFonts w:ascii="Cambria Math" w:cs="Times New Roman" w:hAnsi="Cambria Math"/>
                      <w:sz w:val="28"/>
                      <w:szCs w:val="28"/>
                      <w:vertAlign w:val="superscript"/>
                      <w:rPrChange w:id="13122" w:author="user pc" w:date="2022-03-15T10:14:00Z">
                        <w:rPr>
                          <w:rFonts w:ascii="Cambria Math" w:hAnsi="Cambria Math"/>
                          <w:sz w:val="28"/>
                          <w:szCs w:val="28"/>
                          <w:vertAlign w:val="superscript"/>
                        </w:rPr>
                      </w:rPrChange>
                    </w:rPr>
                    <m:t>pH</m:t>
                  </m:r>
                </m:sup>
              </m:sSup>
            </m:den>
          </m:f>
        </m:oMath>
      </m:oMathPara>
    </w:p>
    <w:p>
      <w:pPr>
        <w:pStyle w:val="style0"/>
        <w:rPr>
          <w:rFonts w:ascii="Times New Roman" w:cs="Times New Roman" w:hAnsi="Times New Roman"/>
          <w:bCs/>
          <w:sz w:val="28"/>
          <w:szCs w:val="28"/>
        </w:rPr>
      </w:pPr>
      <m:oMathPara>
        <m:oMathParaPr>
          <m:jc m:val="left"/>
        </m:oMathParaPr>
        <m:oMath>
          <m:d>
            <m:dPr>
              <m:begChr m:val="["/>
              <m:endChr m:val="]"/>
              <m:ctrlPr>
                <w:rPr>
                  <w:rFonts w:ascii="Cambria Math" w:cs="Times New Roman" w:hAnsi="Cambria Math"/>
                  <w:bCs/>
                  <w:i/>
                  <w:sz w:val="28"/>
                  <w:szCs w:val="28"/>
                </w:rPr>
              </m:ctrlPr>
            </m:dPr>
            <m:e>
              <m:r>
                <w:rPr>
                  <w:rFonts w:ascii="Cambria Math" w:cs="Times New Roman" w:hAnsi="Cambria Math"/>
                  <w:sz w:val="28"/>
                  <w:szCs w:val="28"/>
                </w:rPr>
                <m:t>O</m:t>
              </m:r>
              <m:sSup>
                <m:sSupPr>
                  <m:ctrlPr>
                    <w:rPr>
                      <w:rFonts w:ascii="Cambria Math" w:cs="Times New Roman" w:hAnsi="Cambria Math"/>
                      <w:bCs/>
                      <w:i/>
                      <w:sz w:val="28"/>
                      <w:szCs w:val="28"/>
                    </w:rPr>
                  </m:ctrlPr>
                </m:sSupPr>
                <m:e>
                  <m:r>
                    <w:rPr>
                      <w:rFonts w:ascii="Cambria Math" w:cs="Times New Roman" w:hAnsi="Cambria Math"/>
                      <w:sz w:val="28"/>
                      <w:szCs w:val="28"/>
                    </w:rPr>
                    <m:t>H</m:t>
                  </m:r>
                </m:e>
                <m:sup>
                  <m:r>
                    <w:rPr>
                      <w:rFonts w:ascii="Cambria Math" w:cs="Times New Roman" w:hAnsi="Cambria Math"/>
                      <w:sz w:val="28"/>
                      <w:szCs w:val="28"/>
                    </w:rPr>
                    <m:t>-</m:t>
                  </m:r>
                </m:sup>
              </m:sSup>
            </m:e>
          </m:d>
          <m:r>
            <w:rPr>
              <w:rFonts w:ascii="Cambria Math" w:cs="Times New Roman" w:hAnsi="Cambria Math"/>
              <w:sz w:val="28"/>
              <w:szCs w:val="28"/>
            </w:rPr>
            <m:t xml:space="preserve">= </m:t>
          </m:r>
          <m:f>
            <m:fPr>
              <m:ctrlPr>
                <w:rPr>
                  <w:rFonts w:ascii="Cambria Math" w:cs="Times New Roman" w:hAnsi="Cambria Math"/>
                  <w:bCs/>
                  <w:i/>
                  <w:sz w:val="28"/>
                  <w:szCs w:val="28"/>
                </w:rPr>
              </m:ctrlPr>
            </m:fPr>
            <m:num>
              <m:r>
                <w:rPr>
                  <w:rFonts w:ascii="Cambria Math" w:cs="Times New Roman" w:hAnsi="Cambria Math"/>
                  <w:sz w:val="28"/>
                  <w:szCs w:val="28"/>
                </w:rPr>
                <m:t>1</m:t>
              </m:r>
            </m:num>
            <m:den>
              <m:sSup>
                <m:sSupPr>
                  <m:ctrlPr>
                    <w:rPr>
                      <w:rFonts w:ascii="Cambria Math" w:cs="Times New Roman" w:hAnsi="Cambria Math"/>
                      <w:bCs/>
                      <w:i/>
                      <w:sz w:val="28"/>
                      <w:szCs w:val="28"/>
                    </w:rPr>
                  </m:ctrlPr>
                </m:sSupPr>
                <m:e>
                  <m:r>
                    <w:rPr>
                      <w:rFonts w:ascii="Cambria Math" w:cs="Times New Roman" w:hAnsi="Cambria Math"/>
                      <w:sz w:val="28"/>
                      <w:szCs w:val="28"/>
                    </w:rPr>
                    <m:t>10</m:t>
                  </m:r>
                </m:e>
                <m:sup>
                  <m:r w:rsidRPr="A9C42C7C">
                    <m:rPr>
                      <m:sty m:val="p"/>
                    </m:rPr>
                    <w:rPr>
                      <w:rFonts w:ascii="Cambria Math" w:cs="Times New Roman" w:hAnsi="Cambria Math"/>
                      <w:sz w:val="28"/>
                      <w:szCs w:val="28"/>
                      <w:vertAlign w:val="superscript"/>
                      <w:rPrChange w:id="13123" w:author="user pc" w:date="2022-03-15T10:14:00Z">
                        <w:rPr>
                          <w:rFonts w:ascii="Cambria Math" w:hAnsi="Cambria Math"/>
                          <w:sz w:val="28"/>
                          <w:szCs w:val="28"/>
                          <w:vertAlign w:val="superscript"/>
                        </w:rPr>
                      </w:rPrChange>
                    </w:rPr>
                    <m:t>pOH</m:t>
                  </m:r>
                </m:sup>
              </m:sSup>
            </m:den>
          </m:f>
        </m:oMath>
      </m:oMathPara>
    </w:p>
    <w:p>
      <w:pPr>
        <w:pStyle w:val="style0"/>
        <w:rPr>
          <w:rFonts w:ascii="Times New Roman" w:cs="Times New Roman"/>
          <w:sz w:val="28"/>
          <w:szCs w:val="28"/>
          <w:rPrChange w:id="13124" w:author="user pc" w:date="2022-03-15T10:14:00Z">
            <w:rPr/>
          </w:rPrChange>
        </w:rPr>
      </w:pPr>
      <w:r w:rsidRPr="D2B184EF">
        <w:rPr>
          <w:rFonts w:ascii="Times New Roman" w:cs="Times New Roman"/>
          <w:b/>
          <w:sz w:val="28"/>
          <w:szCs w:val="28"/>
          <w:rPrChange w:id="13125" w:author="user pc" w:date="2022-03-15T10:14:00Z">
            <w:rPr>
              <w:b/>
            </w:rPr>
          </w:rPrChange>
        </w:rPr>
        <w:t>Example</w:t>
      </w:r>
      <w:r>
        <w:rPr>
          <w:rFonts w:ascii="Times New Roman" w:cs="Times New Roman" w:hAnsi="Times New Roman"/>
          <w:b/>
          <w:sz w:val="28"/>
          <w:szCs w:val="28"/>
        </w:rPr>
        <w:t xml:space="preserve"> </w:t>
      </w:r>
      <w:r w:rsidRPr="AB8C40B6">
        <w:rPr>
          <w:rFonts w:ascii="Times New Roman" w:cs="Times New Roman"/>
          <w:b/>
          <w:sz w:val="28"/>
          <w:szCs w:val="28"/>
          <w:rPrChange w:id="13126" w:author="user pc" w:date="2022-03-15T10:14:00Z">
            <w:rPr>
              <w:b/>
            </w:rPr>
          </w:rPrChange>
        </w:rPr>
        <w:t>1:</w:t>
      </w:r>
      <w:r>
        <w:rPr>
          <w:rFonts w:ascii="Times New Roman" w:cs="Times New Roman" w:hAnsi="Times New Roman"/>
          <w:b/>
          <w:sz w:val="28"/>
          <w:szCs w:val="28"/>
        </w:rPr>
        <w:t xml:space="preserve"> </w:t>
      </w:r>
      <w:r w:rsidRPr="758DA020">
        <w:rPr>
          <w:rFonts w:ascii="Times New Roman" w:cs="Times New Roman"/>
          <w:sz w:val="28"/>
          <w:szCs w:val="28"/>
          <w:rPrChange w:id="13127" w:author="user pc" w:date="2022-03-15T10:14:00Z">
            <w:rPr/>
          </w:rPrChange>
        </w:rPr>
        <w:t>If</w:t>
      </w:r>
      <w:r>
        <w:rPr>
          <w:rFonts w:ascii="Times New Roman" w:cs="Times New Roman" w:hAnsi="Times New Roman"/>
          <w:sz w:val="28"/>
          <w:szCs w:val="28"/>
        </w:rPr>
        <w:t xml:space="preserve"> </w:t>
      </w:r>
      <w:r w:rsidRPr="15A96249">
        <w:rPr>
          <w:rFonts w:ascii="Times New Roman" w:cs="Times New Roman"/>
          <w:sz w:val="28"/>
          <w:szCs w:val="28"/>
          <w:rPrChange w:id="13128" w:author="user pc" w:date="2022-03-15T10:14:00Z">
            <w:rPr/>
          </w:rPrChange>
        </w:rPr>
        <w:t>[H</w:t>
      </w:r>
      <w:r w:rsidRPr="2C001C3B">
        <w:rPr>
          <w:rFonts w:ascii="Times New Roman" w:cs="Times New Roman"/>
          <w:sz w:val="28"/>
          <w:szCs w:val="28"/>
          <w:vertAlign w:val="superscript"/>
          <w:rPrChange w:id="13129" w:author="user pc" w:date="2022-03-15T10:14:00Z">
            <w:rPr>
              <w:vertAlign w:val="superscript"/>
            </w:rPr>
          </w:rPrChange>
        </w:rPr>
        <w:t>+</w:t>
      </w:r>
      <w:r w:rsidRPr="5FE768FB">
        <w:rPr>
          <w:rFonts w:ascii="Times New Roman" w:cs="Times New Roman"/>
          <w:sz w:val="28"/>
          <w:szCs w:val="28"/>
          <w:rPrChange w:id="13130" w:author="user pc" w:date="2022-03-15T10:14:00Z">
            <w:rPr/>
          </w:rPrChange>
        </w:rPr>
        <w:t>]</w:t>
      </w:r>
      <w:r>
        <w:rPr>
          <w:rFonts w:ascii="Times New Roman" w:cs="Times New Roman" w:hAnsi="Times New Roman"/>
          <w:sz w:val="28"/>
          <w:szCs w:val="28"/>
        </w:rPr>
        <w:t xml:space="preserve"> </w:t>
      </w:r>
      <w:r w:rsidRPr="1876CC60">
        <w:rPr>
          <w:rFonts w:ascii="Times New Roman" w:cs="Times New Roman"/>
          <w:sz w:val="28"/>
          <w:szCs w:val="28"/>
          <w:rPrChange w:id="13131" w:author="user pc" w:date="2022-03-15T10:14:00Z">
            <w:rPr/>
          </w:rPrChange>
        </w:rPr>
        <w:t>=</w:t>
      </w:r>
      <w:r>
        <w:rPr>
          <w:rFonts w:ascii="Times New Roman" w:cs="Times New Roman" w:hAnsi="Times New Roman"/>
          <w:sz w:val="28"/>
          <w:szCs w:val="28"/>
        </w:rPr>
        <w:t xml:space="preserve"> </w:t>
      </w:r>
      <w:r w:rsidRPr="C1D4D04A">
        <w:rPr>
          <w:rFonts w:ascii="Times New Roman" w:cs="Times New Roman"/>
          <w:sz w:val="28"/>
          <w:szCs w:val="28"/>
          <w:rPrChange w:id="13132" w:author="user pc" w:date="2022-03-15T10:14:00Z">
            <w:rPr/>
          </w:rPrChange>
        </w:rPr>
        <w:t>1.00</w:t>
      </w:r>
      <w:r>
        <w:rPr>
          <w:rFonts w:ascii="Times New Roman" w:cs="Times New Roman" w:hAnsi="Times New Roman"/>
          <w:sz w:val="28"/>
          <w:szCs w:val="28"/>
        </w:rPr>
        <w:t xml:space="preserve"> </w:t>
      </w:r>
      <w:r w:rsidRPr="EAB040AE">
        <w:rPr>
          <w:rFonts w:ascii="Times New Roman" w:cs="Times New Roman"/>
          <w:sz w:val="28"/>
          <w:szCs w:val="28"/>
          <w:rPrChange w:id="13133" w:author="user pc" w:date="2022-03-15T10:14:00Z">
            <w:rPr/>
          </w:rPrChange>
        </w:rPr>
        <w:t>X</w:t>
      </w:r>
      <w:r>
        <w:rPr>
          <w:rFonts w:ascii="Times New Roman" w:cs="Times New Roman" w:hAnsi="Times New Roman"/>
          <w:sz w:val="28"/>
          <w:szCs w:val="28"/>
        </w:rPr>
        <w:t xml:space="preserve"> </w:t>
      </w:r>
      <w:r w:rsidRPr="C51721D3">
        <w:rPr>
          <w:rFonts w:ascii="Times New Roman" w:cs="Times New Roman"/>
          <w:sz w:val="28"/>
          <w:szCs w:val="28"/>
          <w:rPrChange w:id="13134" w:author="user pc" w:date="2022-03-15T10:14:00Z">
            <w:rPr/>
          </w:rPrChange>
        </w:rPr>
        <w:t>10</w:t>
      </w:r>
      <w:r w:rsidRPr="93C9ED3E">
        <w:rPr>
          <w:rFonts w:ascii="Times New Roman" w:cs="Times New Roman"/>
          <w:sz w:val="28"/>
          <w:szCs w:val="28"/>
          <w:vertAlign w:val="superscript"/>
          <w:rPrChange w:id="13135" w:author="user pc" w:date="2022-03-15T10:14:00Z">
            <w:rPr>
              <w:vertAlign w:val="superscript"/>
            </w:rPr>
          </w:rPrChange>
        </w:rPr>
        <w:t>-10</w:t>
      </w:r>
      <w:r w:rsidRPr="987F6045">
        <w:rPr>
          <w:rFonts w:ascii="Times New Roman" w:cs="Times New Roman"/>
          <w:sz w:val="28"/>
          <w:szCs w:val="28"/>
          <w:rPrChange w:id="13136" w:author="user pc" w:date="2022-03-15T10:14:00Z">
            <w:rPr/>
          </w:rPrChange>
        </w:rPr>
        <w:t>M,</w:t>
      </w:r>
      <w:r>
        <w:rPr>
          <w:rFonts w:ascii="Times New Roman" w:cs="Times New Roman" w:hAnsi="Times New Roman"/>
          <w:sz w:val="28"/>
          <w:szCs w:val="28"/>
        </w:rPr>
        <w:t xml:space="preserve"> </w:t>
      </w:r>
      <w:r w:rsidRPr="FB60159D">
        <w:rPr>
          <w:rFonts w:ascii="Times New Roman" w:cs="Times New Roman"/>
          <w:sz w:val="28"/>
          <w:szCs w:val="28"/>
          <w:rPrChange w:id="13137" w:author="user pc" w:date="2022-03-15T10:14:00Z">
            <w:rPr/>
          </w:rPrChange>
        </w:rPr>
        <w:t>what</w:t>
      </w:r>
      <w:r>
        <w:rPr>
          <w:rFonts w:ascii="Times New Roman" w:cs="Times New Roman" w:hAnsi="Times New Roman"/>
          <w:sz w:val="28"/>
          <w:szCs w:val="28"/>
        </w:rPr>
        <w:t xml:space="preserve"> </w:t>
      </w:r>
      <w:r w:rsidRPr="5773698D">
        <w:rPr>
          <w:rFonts w:ascii="Times New Roman" w:cs="Times New Roman"/>
          <w:sz w:val="28"/>
          <w:szCs w:val="28"/>
          <w:rPrChange w:id="13138" w:author="user pc" w:date="2022-03-15T10:14:00Z">
            <w:rPr/>
          </w:rPrChange>
        </w:rPr>
        <w:t>is</w:t>
      </w:r>
      <w:r>
        <w:rPr>
          <w:rFonts w:ascii="Times New Roman" w:cs="Times New Roman" w:hAnsi="Times New Roman"/>
          <w:sz w:val="28"/>
          <w:szCs w:val="28"/>
        </w:rPr>
        <w:t xml:space="preserve"> </w:t>
      </w:r>
      <w:r w:rsidRPr="69843190">
        <w:rPr>
          <w:rFonts w:ascii="Times New Roman" w:cs="Times New Roman"/>
          <w:sz w:val="28"/>
          <w:szCs w:val="28"/>
          <w:rPrChange w:id="13139" w:author="user pc" w:date="2022-03-15T10:14:00Z">
            <w:rPr/>
          </w:rPrChange>
        </w:rPr>
        <w:t>the</w:t>
      </w:r>
      <w:r>
        <w:rPr>
          <w:rFonts w:ascii="Times New Roman" w:cs="Times New Roman" w:hAnsi="Times New Roman"/>
          <w:sz w:val="28"/>
          <w:szCs w:val="28"/>
        </w:rPr>
        <w:t xml:space="preserve"> </w:t>
      </w:r>
      <w:r w:rsidRPr="A338F965">
        <w:rPr>
          <w:rFonts w:ascii="Times New Roman" w:cs="Times New Roman"/>
          <w:sz w:val="28"/>
          <w:szCs w:val="28"/>
          <w:rPrChange w:id="13140" w:author="user pc" w:date="2022-03-15T10:14:00Z">
            <w:rPr/>
          </w:rPrChange>
        </w:rPr>
        <w:t>pH?</w:t>
      </w:r>
    </w:p>
    <w:p>
      <w:pPr>
        <w:pStyle w:val="style0"/>
        <w:rPr>
          <w:rFonts w:ascii="Times New Roman" w:cs="Times New Roman"/>
          <w:sz w:val="28"/>
          <w:szCs w:val="28"/>
          <w:rPrChange w:id="13141" w:author="user pc" w:date="2022-03-15T10:14:00Z">
            <w:rPr/>
          </w:rPrChange>
        </w:rPr>
      </w:pPr>
      <w:r w:rsidRPr="FA6F3DA9">
        <w:rPr>
          <w:rFonts w:ascii="Times New Roman" w:cs="Times New Roman"/>
          <w:b/>
          <w:sz w:val="28"/>
          <w:szCs w:val="28"/>
          <w:rPrChange w:id="13142" w:author="user pc" w:date="2022-03-15T10:14:00Z">
            <w:rPr>
              <w:b/>
            </w:rPr>
          </w:rPrChange>
        </w:rPr>
        <w:t>Solution</w:t>
      </w:r>
    </w:p>
    <w:p>
      <w:pPr>
        <w:pStyle w:val="style0"/>
        <w:rPr>
          <w:rFonts w:ascii="Times New Roman" w:cs="Times New Roman" w:hAnsi="Times New Roman"/>
          <w:sz w:val="28"/>
          <w:szCs w:val="28"/>
        </w:rPr>
      </w:pPr>
      <w:r w:rsidRPr="9B61C93B">
        <w:rPr>
          <w:rFonts w:ascii="Times New Roman" w:cs="Times New Roman"/>
          <w:sz w:val="28"/>
          <w:szCs w:val="28"/>
          <w:rPrChange w:id="13143" w:author="user pc" w:date="2022-03-15T10:14:00Z">
            <w:rPr/>
          </w:rPrChange>
        </w:rPr>
        <w:t>pH</w:t>
      </w:r>
      <w:r>
        <w:rPr>
          <w:rFonts w:ascii="Times New Roman" w:cs="Times New Roman" w:hAnsi="Times New Roman"/>
          <w:sz w:val="28"/>
          <w:szCs w:val="28"/>
        </w:rPr>
        <w:t xml:space="preserve"> </w:t>
      </w:r>
      <w:r w:rsidRPr="E2B4101F">
        <w:rPr>
          <w:rFonts w:ascii="Times New Roman" w:cs="Times New Roman"/>
          <w:sz w:val="28"/>
          <w:szCs w:val="28"/>
          <w:rPrChange w:id="13144" w:author="user pc" w:date="2022-03-15T10:14:00Z">
            <w:rPr/>
          </w:rPrChange>
        </w:rPr>
        <w:t>=</w:t>
      </w:r>
      <w:r>
        <w:rPr>
          <w:rFonts w:ascii="Times New Roman" w:cs="Times New Roman" w:hAnsi="Times New Roman"/>
          <w:sz w:val="28"/>
          <w:szCs w:val="28"/>
        </w:rPr>
        <w:t xml:space="preserve"> </w:t>
      </w:r>
      <w:r w:rsidRPr="B0394772">
        <w:rPr>
          <w:rFonts w:ascii="Times New Roman" w:cs="Times New Roman"/>
          <w:sz w:val="28"/>
          <w:szCs w:val="28"/>
          <w:rPrChange w:id="13145" w:author="user pc" w:date="2022-03-15T10:14:00Z">
            <w:rPr/>
          </w:rPrChange>
        </w:rPr>
        <w:t>-log(1X10</w:t>
      </w:r>
      <w:r w:rsidRPr="7906759A">
        <w:rPr>
          <w:rFonts w:ascii="Times New Roman" w:cs="Times New Roman"/>
          <w:sz w:val="28"/>
          <w:szCs w:val="28"/>
          <w:vertAlign w:val="superscript"/>
          <w:rPrChange w:id="13146" w:author="user pc" w:date="2022-03-15T10:14:00Z">
            <w:rPr>
              <w:vertAlign w:val="superscript"/>
            </w:rPr>
          </w:rPrChange>
        </w:rPr>
        <w:t>-10</w:t>
      </w:r>
      <w:r w:rsidRPr="B0E022A1">
        <w:rPr>
          <w:rFonts w:ascii="Times New Roman" w:cs="Times New Roman"/>
          <w:sz w:val="28"/>
          <w:szCs w:val="28"/>
          <w:rPrChange w:id="13147" w:author="user pc" w:date="2022-03-15T10:14:00Z">
            <w:rPr/>
          </w:rPrChange>
        </w:rPr>
        <w:t>)</w:t>
      </w:r>
      <w:r w:rsidRPr="1FE00897">
        <w:rPr>
          <w:rFonts w:ascii="Times New Roman" w:cs="Times New Roman"/>
          <w:sz w:val="28"/>
          <w:szCs w:val="28"/>
          <w:rPrChange w:id="13148" w:author="user pc" w:date="2022-03-15T10:14:00Z">
            <w:rPr/>
          </w:rPrChange>
        </w:rPr>
        <w:tab/>
      </w:r>
    </w:p>
    <w:p>
      <w:pPr>
        <w:pStyle w:val="style0"/>
        <w:rPr>
          <w:rFonts w:ascii="Times New Roman" w:cs="Times New Roman" w:hAnsi="Times New Roman"/>
          <w:sz w:val="28"/>
          <w:szCs w:val="28"/>
        </w:rPr>
      </w:pPr>
      <w:r>
        <w:rPr>
          <w:rFonts w:ascii="Times New Roman" w:cs="Times New Roman" w:hAnsi="Times New Roman"/>
          <w:sz w:val="28"/>
          <w:szCs w:val="28"/>
        </w:rPr>
        <w:t xml:space="preserve">= 10 </w:t>
      </w:r>
      <m:oMath>
        <m:sSubSup>
          <m:sSubSupPr>
            <m:ctrlPr>
              <w:rPr>
                <w:rFonts w:ascii="Cambria Math" w:cs="Times New Roman" w:hAnsi="Cambria Math"/>
                <w:i/>
                <w:sz w:val="28"/>
                <w:szCs w:val="28"/>
              </w:rPr>
            </m:ctrlPr>
          </m:sSubSupPr>
          <m:e>
            <m:r>
              <w:rPr>
                <w:rFonts w:ascii="Cambria Math" w:cs="Times New Roman" w:hAnsi="Cambria Math"/>
                <w:sz w:val="28"/>
                <w:szCs w:val="28"/>
              </w:rPr>
              <m:t>log</m:t>
            </m:r>
          </m:e>
          <m:sub>
            <m:r>
              <w:rPr>
                <w:rFonts w:ascii="Cambria Math" w:cs="Times New Roman" w:hAnsi="Cambria Math"/>
                <w:sz w:val="28"/>
                <w:szCs w:val="28"/>
              </w:rPr>
              <m:t>10</m:t>
            </m:r>
          </m:sub>
          <m:sup>
            <m:r>
              <w:rPr>
                <w:rFonts w:ascii="Cambria Math" w:cs="Times New Roman" w:hAnsi="Cambria Math"/>
                <w:sz w:val="28"/>
                <w:szCs w:val="28"/>
              </w:rPr>
              <m:t>10</m:t>
            </m:r>
          </m:sup>
        </m:sSubSup>
      </m:oMath>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Note:</m:t>
          </m:r>
          <m:func>
            <m:funcPr>
              <m:ctrlPr>
                <w:rPr>
                  <w:rFonts w:ascii="Cambria Math" w:cs="Times New Roman" w:hAnsi="Cambria Math"/>
                  <w:i/>
                  <w:sz w:val="28"/>
                  <w:szCs w:val="28"/>
                </w:rPr>
              </m:ctrlPr>
            </m:funcPr>
            <m:fName>
              <m:r>
                <m:rPr>
                  <m:sty m:val="p"/>
                </m:rPr>
                <w:rPr>
                  <w:rFonts w:ascii="Cambria Math" w:cs="Times New Roman" w:hAnsi="Cambria Math"/>
                  <w:sz w:val="28"/>
                  <w:szCs w:val="28"/>
                </w:rPr>
                <m:t>log</m:t>
              </m:r>
            </m:fName>
            <m:e/>
          </m:func>
          <m:r>
            <w:rPr>
              <w:rFonts w:ascii="Cambria Math" w:cs="Times New Roman" w:hAnsi="Cambria Math"/>
              <w:sz w:val="28"/>
              <w:szCs w:val="28"/>
            </w:rPr>
            <m:t>of the same base=1</m:t>
          </m:r>
        </m:oMath>
      </m:oMathPara>
    </w:p>
    <w:p>
      <w:pPr>
        <w:pStyle w:val="style0"/>
        <w:rPr>
          <w:rFonts w:ascii="Times New Roman" w:cs="Times New Roman"/>
          <w:sz w:val="28"/>
          <w:szCs w:val="28"/>
          <w:rPrChange w:id="13149" w:author="user pc" w:date="2022-03-15T10:14:00Z">
            <w:rPr/>
          </w:rPrChange>
        </w:rPr>
      </w:pPr>
      <w:r w:rsidRPr="86E805CD">
        <w:rPr>
          <w:rFonts w:ascii="Times New Roman" w:cs="Times New Roman"/>
          <w:sz w:val="28"/>
          <w:szCs w:val="28"/>
          <w:rPrChange w:id="13150" w:author="user pc" w:date="2022-03-15T10:14:00Z">
            <w:rPr/>
          </w:rPrChange>
        </w:rPr>
        <w:t>pH=10.0</w:t>
      </w:r>
      <w:r>
        <w:rPr>
          <w:rFonts w:ascii="Times New Roman" w:cs="Times New Roman" w:hAnsi="Times New Roman"/>
          <w:sz w:val="28"/>
          <w:szCs w:val="28"/>
        </w:rPr>
        <w:t xml:space="preserve"> × 1 = 10.0</w:t>
      </w:r>
    </w:p>
    <w:p>
      <w:pPr>
        <w:pStyle w:val="style0"/>
        <w:rPr>
          <w:rFonts w:ascii="Times New Roman" w:cs="Times New Roman"/>
          <w:b/>
          <w:sz w:val="28"/>
          <w:szCs w:val="28"/>
          <w:rPrChange w:id="13151" w:author="user pc" w:date="2022-03-15T10:14:00Z">
            <w:rPr>
              <w:b/>
            </w:rPr>
          </w:rPrChange>
        </w:rPr>
      </w:pPr>
    </w:p>
    <w:p>
      <w:pPr>
        <w:pStyle w:val="style0"/>
        <w:rPr>
          <w:rFonts w:ascii="Times New Roman" w:cs="Times New Roman" w:hAnsi="Times New Roman"/>
          <w:b/>
          <w:sz w:val="28"/>
          <w:szCs w:val="28"/>
        </w:rPr>
      </w:pPr>
      <w:r w:rsidRPr="FE5CDB43">
        <w:rPr>
          <w:rFonts w:ascii="Times New Roman" w:cs="Times New Roman"/>
          <w:b/>
          <w:sz w:val="28"/>
          <w:szCs w:val="28"/>
          <w:rPrChange w:id="13152" w:author="user pc" w:date="2022-03-15T10:14:00Z">
            <w:rPr>
              <w:b/>
            </w:rPr>
          </w:rPrChange>
        </w:rPr>
        <w:t>Example</w:t>
      </w:r>
      <w:r>
        <w:rPr>
          <w:rFonts w:ascii="Times New Roman" w:cs="Times New Roman" w:hAnsi="Times New Roman"/>
          <w:b/>
          <w:sz w:val="28"/>
          <w:szCs w:val="28"/>
        </w:rPr>
        <w:t xml:space="preserve"> </w:t>
      </w:r>
      <w:r w:rsidRPr="A7F46CAB">
        <w:rPr>
          <w:rFonts w:ascii="Times New Roman" w:cs="Times New Roman"/>
          <w:b/>
          <w:sz w:val="28"/>
          <w:szCs w:val="28"/>
          <w:rPrChange w:id="13153" w:author="user pc" w:date="2022-03-15T10:14:00Z">
            <w:rPr>
              <w:b/>
            </w:rPr>
          </w:rPrChange>
        </w:rPr>
        <w:t>2:</w:t>
      </w:r>
      <w:r>
        <w:rPr>
          <w:rFonts w:ascii="Times New Roman" w:cs="Times New Roman" w:hAnsi="Times New Roman"/>
          <w:b/>
          <w:sz w:val="28"/>
          <w:szCs w:val="28"/>
        </w:rPr>
        <w:t xml:space="preserve"> </w:t>
      </w:r>
      <w:r w:rsidRPr="E3D2EEE9">
        <w:rPr>
          <w:rFonts w:ascii="Times New Roman" w:cs="Times New Roman"/>
          <w:sz w:val="28"/>
          <w:szCs w:val="28"/>
          <w:rPrChange w:id="13154" w:author="user pc" w:date="2022-03-15T10:14:00Z">
            <w:rPr/>
          </w:rPrChange>
        </w:rPr>
        <w:t>If</w:t>
      </w:r>
      <w:r>
        <w:rPr>
          <w:rFonts w:ascii="Times New Roman" w:cs="Times New Roman" w:hAnsi="Times New Roman"/>
          <w:sz w:val="28"/>
          <w:szCs w:val="28"/>
        </w:rPr>
        <w:t xml:space="preserve"> </w:t>
      </w:r>
      <w:r w:rsidRPr="EC28A81B">
        <w:rPr>
          <w:rFonts w:ascii="Times New Roman" w:cs="Times New Roman"/>
          <w:sz w:val="28"/>
          <w:szCs w:val="28"/>
          <w:rPrChange w:id="13155" w:author="user pc" w:date="2022-03-15T10:14:00Z">
            <w:rPr/>
          </w:rPrChange>
        </w:rPr>
        <w:t>[OH</w:t>
      </w:r>
      <w:r w:rsidRPr="A871DFCE">
        <w:rPr>
          <w:rFonts w:ascii="Times New Roman" w:cs="Times New Roman"/>
          <w:sz w:val="28"/>
          <w:szCs w:val="28"/>
          <w:vertAlign w:val="superscript"/>
          <w:rPrChange w:id="13156" w:author="user pc" w:date="2022-03-15T10:14:00Z">
            <w:rPr>
              <w:vertAlign w:val="superscript"/>
            </w:rPr>
          </w:rPrChange>
        </w:rPr>
        <w:t>-</w:t>
      </w:r>
      <w:r w:rsidRPr="8312AA09">
        <w:rPr>
          <w:rFonts w:ascii="Times New Roman" w:cs="Times New Roman"/>
          <w:sz w:val="28"/>
          <w:szCs w:val="28"/>
          <w:rPrChange w:id="13157" w:author="user pc" w:date="2022-03-15T10:14:00Z">
            <w:rPr/>
          </w:rPrChange>
        </w:rPr>
        <w:t>]</w:t>
      </w:r>
      <w:r>
        <w:rPr>
          <w:rFonts w:ascii="Times New Roman" w:cs="Times New Roman" w:hAnsi="Times New Roman"/>
          <w:sz w:val="28"/>
          <w:szCs w:val="28"/>
        </w:rPr>
        <w:t xml:space="preserve"> </w:t>
      </w:r>
      <w:r w:rsidRPr="ED3C5D58">
        <w:rPr>
          <w:rFonts w:ascii="Times New Roman" w:cs="Times New Roman"/>
          <w:sz w:val="28"/>
          <w:szCs w:val="28"/>
          <w:rPrChange w:id="13158" w:author="user pc" w:date="2022-03-15T10:14:00Z">
            <w:rPr/>
          </w:rPrChange>
        </w:rPr>
        <w:t>=</w:t>
      </w:r>
      <w:r>
        <w:rPr>
          <w:rFonts w:ascii="Times New Roman" w:cs="Times New Roman" w:hAnsi="Times New Roman"/>
          <w:sz w:val="28"/>
          <w:szCs w:val="28"/>
        </w:rPr>
        <w:t xml:space="preserve"> </w:t>
      </w:r>
      <w:r w:rsidRPr="628F7804">
        <w:rPr>
          <w:rFonts w:ascii="Times New Roman" w:cs="Times New Roman"/>
          <w:sz w:val="28"/>
          <w:szCs w:val="28"/>
          <w:rPrChange w:id="13159" w:author="user pc" w:date="2022-03-15T10:14:00Z">
            <w:rPr/>
          </w:rPrChange>
        </w:rPr>
        <w:t>1.80</w:t>
      </w:r>
      <w:r>
        <w:rPr>
          <w:rFonts w:ascii="Times New Roman" w:cs="Times New Roman" w:hAnsi="Times New Roman"/>
          <w:sz w:val="28"/>
          <w:szCs w:val="28"/>
        </w:rPr>
        <w:t xml:space="preserve"> </w:t>
      </w:r>
      <w:r w:rsidRPr="AAEBE23E">
        <w:rPr>
          <w:rFonts w:ascii="Times New Roman" w:cs="Times New Roman"/>
          <w:sz w:val="28"/>
          <w:szCs w:val="28"/>
          <w:rPrChange w:id="13160" w:author="user pc" w:date="2022-03-15T10:14:00Z">
            <w:rPr/>
          </w:rPrChange>
        </w:rPr>
        <w:t>X</w:t>
      </w:r>
      <w:r>
        <w:rPr>
          <w:rFonts w:ascii="Times New Roman" w:cs="Times New Roman" w:hAnsi="Times New Roman"/>
          <w:sz w:val="28"/>
          <w:szCs w:val="28"/>
        </w:rPr>
        <w:t xml:space="preserve"> </w:t>
      </w:r>
      <w:r w:rsidRPr="D22E928B">
        <w:rPr>
          <w:rFonts w:ascii="Times New Roman" w:cs="Times New Roman"/>
          <w:sz w:val="28"/>
          <w:szCs w:val="28"/>
          <w:rPrChange w:id="13161" w:author="user pc" w:date="2022-03-15T10:14:00Z">
            <w:rPr/>
          </w:rPrChange>
        </w:rPr>
        <w:t>10</w:t>
      </w:r>
      <w:r w:rsidRPr="B6B9BD06">
        <w:rPr>
          <w:rFonts w:ascii="Times New Roman" w:cs="Times New Roman"/>
          <w:sz w:val="28"/>
          <w:szCs w:val="28"/>
          <w:vertAlign w:val="superscript"/>
          <w:rPrChange w:id="13162" w:author="user pc" w:date="2022-03-15T10:14:00Z">
            <w:rPr>
              <w:vertAlign w:val="superscript"/>
            </w:rPr>
          </w:rPrChange>
        </w:rPr>
        <w:t>-5</w:t>
      </w:r>
      <w:r w:rsidRPr="0B28D6FB">
        <w:rPr>
          <w:rFonts w:ascii="Times New Roman" w:cs="Times New Roman"/>
          <w:sz w:val="28"/>
          <w:szCs w:val="28"/>
          <w:rPrChange w:id="13163" w:author="user pc" w:date="2022-03-15T10:14:00Z">
            <w:rPr/>
          </w:rPrChange>
        </w:rPr>
        <w:t>M,</w:t>
      </w:r>
      <w:r>
        <w:rPr>
          <w:rFonts w:ascii="Times New Roman" w:cs="Times New Roman" w:hAnsi="Times New Roman"/>
          <w:sz w:val="28"/>
          <w:szCs w:val="28"/>
        </w:rPr>
        <w:t xml:space="preserve"> </w:t>
      </w:r>
      <w:r w:rsidRPr="56E4E658">
        <w:rPr>
          <w:rFonts w:ascii="Times New Roman" w:cs="Times New Roman"/>
          <w:sz w:val="28"/>
          <w:szCs w:val="28"/>
          <w:rPrChange w:id="13164" w:author="user pc" w:date="2022-03-15T10:14:00Z">
            <w:rPr/>
          </w:rPrChange>
        </w:rPr>
        <w:t>what</w:t>
      </w:r>
      <w:r>
        <w:rPr>
          <w:rFonts w:ascii="Times New Roman" w:cs="Times New Roman" w:hAnsi="Times New Roman"/>
          <w:sz w:val="28"/>
          <w:szCs w:val="28"/>
        </w:rPr>
        <w:t xml:space="preserve"> </w:t>
      </w:r>
      <w:r w:rsidRPr="388262A7">
        <w:rPr>
          <w:rFonts w:ascii="Times New Roman" w:cs="Times New Roman"/>
          <w:sz w:val="28"/>
          <w:szCs w:val="28"/>
          <w:rPrChange w:id="13165" w:author="user pc" w:date="2022-03-15T10:14:00Z">
            <w:rPr/>
          </w:rPrChange>
        </w:rPr>
        <w:t>is</w:t>
      </w:r>
      <w:r>
        <w:rPr>
          <w:rFonts w:ascii="Times New Roman" w:cs="Times New Roman" w:hAnsi="Times New Roman"/>
          <w:sz w:val="28"/>
          <w:szCs w:val="28"/>
        </w:rPr>
        <w:t xml:space="preserve"> </w:t>
      </w:r>
      <w:r w:rsidRPr="8811C568">
        <w:rPr>
          <w:rFonts w:ascii="Times New Roman" w:cs="Times New Roman"/>
          <w:sz w:val="28"/>
          <w:szCs w:val="28"/>
          <w:rPrChange w:id="13166" w:author="user pc" w:date="2022-03-15T10:14:00Z">
            <w:rPr/>
          </w:rPrChange>
        </w:rPr>
        <w:t>the</w:t>
      </w:r>
      <w:r>
        <w:rPr>
          <w:rFonts w:ascii="Times New Roman" w:cs="Times New Roman" w:hAnsi="Times New Roman"/>
          <w:sz w:val="28"/>
          <w:szCs w:val="28"/>
        </w:rPr>
        <w:t xml:space="preserve"> </w:t>
      </w:r>
      <w:r w:rsidRPr="ABBBB369">
        <w:rPr>
          <w:rFonts w:ascii="Times New Roman" w:cs="Times New Roman"/>
          <w:sz w:val="28"/>
          <w:szCs w:val="28"/>
          <w:rPrChange w:id="13167" w:author="user pc" w:date="2022-03-15T10:14:00Z">
            <w:rPr/>
          </w:rPrChange>
        </w:rPr>
        <w:t>pOH?</w:t>
      </w:r>
      <w:r w:rsidRPr="72BA3D42">
        <w:rPr>
          <w:rFonts w:ascii="Times New Roman" w:cs="Times New Roman"/>
          <w:sz w:val="28"/>
          <w:szCs w:val="28"/>
          <w:rPrChange w:id="13168" w:author="user pc" w:date="2022-03-15T10:14:00Z">
            <w:rPr/>
          </w:rPrChange>
        </w:rPr>
        <w:br/>
      </w:r>
    </w:p>
    <w:p>
      <w:pPr>
        <w:pStyle w:val="style0"/>
        <w:rPr>
          <w:rFonts w:ascii="Times New Roman" w:cs="Times New Roman"/>
          <w:sz w:val="28"/>
          <w:szCs w:val="28"/>
          <w:rPrChange w:id="13169" w:author="user pc" w:date="2022-03-15T10:14:00Z">
            <w:rPr/>
          </w:rPrChange>
        </w:rPr>
      </w:pPr>
      <w:r w:rsidRPr="7C83C1C0">
        <w:rPr>
          <w:rFonts w:ascii="Times New Roman" w:cs="Times New Roman"/>
          <w:b/>
          <w:sz w:val="28"/>
          <w:szCs w:val="28"/>
          <w:rPrChange w:id="13170" w:author="user pc" w:date="2022-03-15T10:14:00Z">
            <w:rPr>
              <w:b/>
            </w:rPr>
          </w:rPrChange>
        </w:rPr>
        <w:t>Solution</w:t>
      </w:r>
    </w:p>
    <w:p>
      <w:pPr>
        <w:pStyle w:val="style0"/>
        <w:rPr>
          <w:rFonts w:ascii="Times New Roman" w:cs="Times New Roman"/>
          <w:sz w:val="28"/>
          <w:szCs w:val="28"/>
          <w:rPrChange w:id="13171" w:author="user pc" w:date="2022-03-15T10:14:00Z">
            <w:rPr/>
          </w:rPrChange>
        </w:rPr>
      </w:pPr>
      <w:r w:rsidRPr="409BD16A">
        <w:rPr>
          <w:rFonts w:ascii="Times New Roman" w:cs="Times New Roman"/>
          <w:sz w:val="28"/>
          <w:szCs w:val="28"/>
          <w:rPrChange w:id="13172" w:author="user pc" w:date="2022-03-15T10:14:00Z">
            <w:rPr/>
          </w:rPrChange>
        </w:rPr>
        <w:t>pOH</w:t>
      </w:r>
      <w:r>
        <w:rPr>
          <w:rFonts w:ascii="Times New Roman" w:cs="Times New Roman" w:hAnsi="Times New Roman"/>
          <w:sz w:val="28"/>
          <w:szCs w:val="28"/>
        </w:rPr>
        <w:t xml:space="preserve"> </w:t>
      </w:r>
      <w:r w:rsidRPr="FB62ED47">
        <w:rPr>
          <w:rFonts w:ascii="Times New Roman" w:cs="Times New Roman"/>
          <w:sz w:val="28"/>
          <w:szCs w:val="28"/>
          <w:rPrChange w:id="13173" w:author="user pc" w:date="2022-03-15T10:14:00Z">
            <w:rPr/>
          </w:rPrChange>
        </w:rPr>
        <w:t>=-log</w:t>
      </w:r>
      <w:r>
        <w:rPr>
          <w:rFonts w:ascii="Times New Roman" w:cs="Times New Roman" w:hAnsi="Times New Roman"/>
          <w:sz w:val="28"/>
          <w:szCs w:val="28"/>
        </w:rPr>
        <w:t xml:space="preserve"> </w:t>
      </w:r>
      <w:r w:rsidRPr="9204999E">
        <w:rPr>
          <w:rFonts w:ascii="Times New Roman" w:cs="Times New Roman"/>
          <w:sz w:val="28"/>
          <w:szCs w:val="28"/>
          <w:rPrChange w:id="13174" w:author="user pc" w:date="2022-03-15T10:14:00Z">
            <w:rPr/>
          </w:rPrChange>
        </w:rPr>
        <w:t>1.80</w:t>
      </w:r>
      <w:r>
        <w:rPr>
          <w:rFonts w:ascii="Times New Roman" w:cs="Times New Roman" w:hAnsi="Times New Roman"/>
          <w:sz w:val="28"/>
          <w:szCs w:val="28"/>
        </w:rPr>
        <w:t xml:space="preserve"> </w:t>
      </w:r>
      <w:r w:rsidRPr="8AD603E1">
        <w:rPr>
          <w:rFonts w:ascii="Times New Roman" w:cs="Times New Roman"/>
          <w:sz w:val="28"/>
          <w:szCs w:val="28"/>
          <w:rPrChange w:id="13175" w:author="user pc" w:date="2022-03-15T10:14:00Z">
            <w:rPr/>
          </w:rPrChange>
        </w:rPr>
        <w:t>X</w:t>
      </w:r>
      <w:r>
        <w:rPr>
          <w:rFonts w:ascii="Times New Roman" w:cs="Times New Roman" w:hAnsi="Times New Roman"/>
          <w:sz w:val="28"/>
          <w:szCs w:val="28"/>
        </w:rPr>
        <w:t xml:space="preserve"> </w:t>
      </w:r>
      <w:r w:rsidRPr="2269CCA6">
        <w:rPr>
          <w:rFonts w:ascii="Times New Roman" w:cs="Times New Roman"/>
          <w:sz w:val="28"/>
          <w:szCs w:val="28"/>
          <w:rPrChange w:id="13176" w:author="user pc" w:date="2022-03-15T10:14:00Z">
            <w:rPr/>
          </w:rPrChange>
        </w:rPr>
        <w:t>10</w:t>
      </w:r>
      <w:r w:rsidRPr="7AA4C7F2">
        <w:rPr>
          <w:rFonts w:ascii="Times New Roman" w:cs="Times New Roman"/>
          <w:sz w:val="28"/>
          <w:szCs w:val="28"/>
          <w:vertAlign w:val="superscript"/>
          <w:rPrChange w:id="13177" w:author="user pc" w:date="2022-03-15T10:14:00Z">
            <w:rPr>
              <w:vertAlign w:val="superscript"/>
            </w:rPr>
          </w:rPrChange>
        </w:rPr>
        <w:t>-5</w:t>
      </w:r>
    </w:p>
    <w:p>
      <w:pPr>
        <w:pStyle w:val="style0"/>
        <w:rPr>
          <w:rFonts w:ascii="Times New Roman" w:cs="Times New Roman"/>
          <w:sz w:val="28"/>
          <w:szCs w:val="28"/>
          <w:rPrChange w:id="13178" w:author="user pc" w:date="2022-03-15T10:14:00Z">
            <w:rPr/>
          </w:rPrChange>
        </w:rPr>
      </w:pPr>
      <w:r w:rsidRPr="DCD03223">
        <w:rPr>
          <w:rFonts w:ascii="Times New Roman" w:cs="Times New Roman"/>
          <w:sz w:val="28"/>
          <w:szCs w:val="28"/>
          <w:rPrChange w:id="13179" w:author="user pc" w:date="2022-03-15T10:14:00Z">
            <w:rPr/>
          </w:rPrChange>
        </w:rPr>
        <w:t>pOH</w:t>
      </w:r>
      <w:r>
        <w:rPr>
          <w:rFonts w:ascii="Times New Roman" w:cs="Times New Roman" w:hAnsi="Times New Roman"/>
          <w:sz w:val="28"/>
          <w:szCs w:val="28"/>
        </w:rPr>
        <w:t xml:space="preserve"> </w:t>
      </w:r>
      <w:r w:rsidRPr="0643FC9D">
        <w:rPr>
          <w:rFonts w:ascii="Times New Roman" w:cs="Times New Roman"/>
          <w:sz w:val="28"/>
          <w:szCs w:val="28"/>
          <w:rPrChange w:id="13180" w:author="user pc" w:date="2022-03-15T10:14:00Z">
            <w:rPr/>
          </w:rPrChange>
        </w:rPr>
        <w:t>=</w:t>
      </w:r>
      <w:r>
        <w:rPr>
          <w:rFonts w:ascii="Times New Roman" w:cs="Times New Roman" w:hAnsi="Times New Roman"/>
          <w:sz w:val="28"/>
          <w:szCs w:val="28"/>
        </w:rPr>
        <w:t xml:space="preserve"> </w:t>
      </w:r>
      <w:r w:rsidRPr="F1CC766E">
        <w:rPr>
          <w:rFonts w:ascii="Times New Roman" w:cs="Times New Roman"/>
          <w:sz w:val="28"/>
          <w:szCs w:val="28"/>
          <w:rPrChange w:id="13181" w:author="user pc" w:date="2022-03-15T10:14:00Z">
            <w:rPr/>
          </w:rPrChange>
        </w:rPr>
        <w:t>4.74</w:t>
      </w:r>
    </w:p>
    <w:p>
      <w:pPr>
        <w:pStyle w:val="style0"/>
        <w:rPr>
          <w:rFonts w:ascii="Times New Roman" w:cs="Times New Roman"/>
          <w:sz w:val="28"/>
          <w:szCs w:val="28"/>
          <w:rPrChange w:id="13182" w:author="user pc" w:date="2022-03-15T10:14:00Z">
            <w:rPr/>
          </w:rPrChange>
        </w:rPr>
      </w:pPr>
      <w:r w:rsidRPr="3821E479">
        <w:rPr>
          <w:rFonts w:ascii="Times New Roman" w:cs="Times New Roman"/>
          <w:b/>
          <w:bCs/>
          <w:sz w:val="28"/>
          <w:szCs w:val="28"/>
          <w:rPrChange w:id="13183" w:author="user pc" w:date="2022-03-15T10:14:00Z">
            <w:rPr>
              <w:b/>
              <w:bCs/>
            </w:rPr>
          </w:rPrChange>
        </w:rPr>
        <w:t>Example 3:</w:t>
      </w:r>
      <w:r w:rsidRPr="8F809964">
        <w:rPr>
          <w:rFonts w:ascii="Times New Roman" w:cs="Times New Roman"/>
          <w:sz w:val="28"/>
          <w:szCs w:val="28"/>
          <w:rPrChange w:id="13184" w:author="user pc" w:date="2022-03-15T10:14:00Z">
            <w:rPr/>
          </w:rPrChange>
        </w:rPr>
        <w:t xml:space="preserve">  What is the pH of the solution if the hydro</w:t>
      </w:r>
      <w:r>
        <w:rPr>
          <w:rFonts w:ascii="Times New Roman" w:cs="Times New Roman" w:hAnsi="Times New Roman"/>
          <w:sz w:val="28"/>
          <w:szCs w:val="28"/>
        </w:rPr>
        <w:t>xo</w:t>
      </w:r>
      <w:r w:rsidRPr="CCF84825">
        <w:rPr>
          <w:rFonts w:ascii="Times New Roman" w:cs="Times New Roman"/>
          <w:sz w:val="28"/>
          <w:szCs w:val="28"/>
          <w:rPrChange w:id="13185" w:author="user pc" w:date="2022-03-15T10:14:00Z">
            <w:rPr/>
          </w:rPrChange>
        </w:rPr>
        <w:t>nium ions concentration is 2.5 × 10</w:t>
      </w:r>
      <w:r w:rsidRPr="BD3E049A">
        <w:rPr>
          <w:rFonts w:ascii="Times New Roman" w:cs="Times New Roman"/>
          <w:sz w:val="28"/>
          <w:szCs w:val="28"/>
          <w:vertAlign w:val="superscript"/>
          <w:rPrChange w:id="13186" w:author="user pc" w:date="2022-03-15T10:14:00Z">
            <w:rPr>
              <w:vertAlign w:val="superscript"/>
            </w:rPr>
          </w:rPrChange>
        </w:rPr>
        <w:t xml:space="preserve">-4 </w:t>
      </w:r>
      <w:r w:rsidRPr="20B34529">
        <w:rPr>
          <w:rFonts w:ascii="Times New Roman" w:cs="Times New Roman"/>
          <w:sz w:val="28"/>
          <w:szCs w:val="28"/>
          <w:rPrChange w:id="13187" w:author="user pc" w:date="2022-03-15T10:14:00Z">
            <w:rPr/>
          </w:rPrChange>
        </w:rPr>
        <w:t>moldm</w:t>
      </w:r>
      <w:r w:rsidRPr="C2F6526B">
        <w:rPr>
          <w:rFonts w:ascii="Times New Roman" w:cs="Times New Roman"/>
          <w:sz w:val="28"/>
          <w:szCs w:val="28"/>
          <w:vertAlign w:val="superscript"/>
          <w:rPrChange w:id="13188" w:author="user pc" w:date="2022-03-15T10:14:00Z">
            <w:rPr>
              <w:vertAlign w:val="superscript"/>
            </w:rPr>
          </w:rPrChange>
        </w:rPr>
        <w:t>-3</w:t>
      </w:r>
      <w:r w:rsidRPr="7633D9B7">
        <w:rPr>
          <w:rFonts w:ascii="Times New Roman" w:cs="Times New Roman"/>
          <w:sz w:val="28"/>
          <w:szCs w:val="28"/>
          <w:rPrChange w:id="13189" w:author="user pc" w:date="2022-03-15T10:14:00Z">
            <w:rPr/>
          </w:rPrChange>
        </w:rPr>
        <w:t>?</w:t>
      </w:r>
    </w:p>
    <w:p>
      <w:pPr>
        <w:pStyle w:val="style0"/>
        <w:rPr>
          <w:rFonts w:ascii="Times New Roman" w:cs="Times New Roman"/>
          <w:b/>
          <w:bCs/>
          <w:sz w:val="28"/>
          <w:szCs w:val="28"/>
          <w:rPrChange w:id="13190" w:author="user pc" w:date="2022-03-15T10:14:00Z">
            <w:rPr>
              <w:b/>
              <w:bCs/>
            </w:rPr>
          </w:rPrChange>
        </w:rPr>
      </w:pPr>
      <w:r w:rsidRPr="BC3D6775">
        <w:rPr>
          <w:rFonts w:ascii="Times New Roman" w:cs="Times New Roman"/>
          <w:b/>
          <w:bCs/>
          <w:sz w:val="28"/>
          <w:szCs w:val="28"/>
          <w:rPrChange w:id="13191" w:author="user pc" w:date="2022-03-15T10:14:00Z">
            <w:rPr>
              <w:b/>
              <w:bCs/>
            </w:rPr>
          </w:rPrChange>
        </w:rPr>
        <w:t>Solution</w:t>
      </w:r>
    </w:p>
    <w:p>
      <w:pPr>
        <w:pStyle w:val="style0"/>
        <w:rPr>
          <w:rFonts w:ascii="Times New Roman" w:cs="Times New Roman"/>
          <w:sz w:val="28"/>
          <w:szCs w:val="28"/>
          <w:rPrChange w:id="13192" w:author="user pc" w:date="2022-03-15T10:14:00Z">
            <w:rPr/>
          </w:rPrChange>
        </w:rPr>
      </w:pPr>
      <w:r w:rsidRPr="E68C2754">
        <w:rPr>
          <w:rFonts w:ascii="Times New Roman" w:cs="Times New Roman"/>
          <w:sz w:val="28"/>
          <w:szCs w:val="28"/>
          <w:rPrChange w:id="13193" w:author="user pc" w:date="2022-03-15T10:14:00Z">
            <w:rPr/>
          </w:rPrChange>
        </w:rPr>
        <w:t>pH = -log[H</w:t>
      </w:r>
      <w:r w:rsidRPr="4945E22C">
        <w:rPr>
          <w:rFonts w:ascii="Times New Roman" w:cs="Times New Roman"/>
          <w:sz w:val="28"/>
          <w:szCs w:val="28"/>
          <w:vertAlign w:val="subscript"/>
          <w:rPrChange w:id="13194" w:author="user pc" w:date="2022-03-15T10:14:00Z">
            <w:rPr>
              <w:vertAlign w:val="subscript"/>
            </w:rPr>
          </w:rPrChange>
        </w:rPr>
        <w:t>3</w:t>
      </w:r>
      <w:r w:rsidRPr="0BBD140F">
        <w:rPr>
          <w:rFonts w:ascii="Times New Roman" w:cs="Times New Roman"/>
          <w:sz w:val="28"/>
          <w:szCs w:val="28"/>
          <w:rPrChange w:id="13195" w:author="user pc" w:date="2022-03-15T10:14:00Z">
            <w:rPr/>
          </w:rPrChange>
        </w:rPr>
        <w:t>O</w:t>
      </w:r>
      <w:r w:rsidRPr="6A5CC4B6">
        <w:rPr>
          <w:rFonts w:ascii="Times New Roman" w:cs="Times New Roman"/>
          <w:sz w:val="28"/>
          <w:szCs w:val="28"/>
          <w:vertAlign w:val="superscript"/>
          <w:rPrChange w:id="13196" w:author="user pc" w:date="2022-03-15T10:14:00Z">
            <w:rPr>
              <w:vertAlign w:val="superscript"/>
            </w:rPr>
          </w:rPrChange>
        </w:rPr>
        <w:t>+</w:t>
      </w:r>
      <w:r w:rsidRPr="EDA1F04E">
        <w:rPr>
          <w:rFonts w:ascii="Times New Roman" w:cs="Times New Roman"/>
          <w:sz w:val="28"/>
          <w:szCs w:val="28"/>
          <w:rPrChange w:id="13197" w:author="user pc" w:date="2022-03-15T10:14:00Z">
            <w:rPr/>
          </w:rPrChange>
        </w:rPr>
        <w:t>]</w:t>
      </w:r>
    </w:p>
    <w:p>
      <w:pPr>
        <w:pStyle w:val="style0"/>
        <w:ind w:firstLine="560" w:firstLineChars="200"/>
        <w:rPr>
          <w:rFonts w:ascii="Times New Roman" w:cs="Times New Roman"/>
          <w:sz w:val="28"/>
          <w:szCs w:val="28"/>
          <w:rPrChange w:id="13198" w:author="user pc" w:date="2022-03-15T10:14:00Z">
            <w:rPr/>
          </w:rPrChange>
        </w:rPr>
        <w:pPrChange w:id="13199" w:author="user pc" w:date="2022-03-17T13:38:00Z">
          <w:pPr>
            <w:pStyle w:val="style0"/>
            <w:ind w:firstLine="440" w:firstLineChars="200"/>
          </w:pPr>
        </w:pPrChange>
      </w:pPr>
      <w:r w:rsidRPr="45F80D09">
        <w:rPr>
          <w:rFonts w:ascii="Times New Roman" w:cs="Times New Roman"/>
          <w:sz w:val="28"/>
          <w:szCs w:val="28"/>
          <w:rPrChange w:id="13200" w:author="user pc" w:date="2022-03-15T10:14:00Z">
            <w:rPr/>
          </w:rPrChange>
        </w:rPr>
        <w:t>=</w:t>
      </w:r>
      <w:r>
        <w:rPr>
          <w:rFonts w:ascii="Times New Roman" w:cs="Times New Roman" w:hAnsi="Times New Roman"/>
          <w:sz w:val="28"/>
          <w:szCs w:val="28"/>
        </w:rPr>
        <w:t xml:space="preserve"> </w:t>
      </w:r>
      <w:r w:rsidRPr="2EC63FE9">
        <w:rPr>
          <w:rFonts w:ascii="Times New Roman" w:cs="Times New Roman"/>
          <w:sz w:val="28"/>
          <w:szCs w:val="28"/>
          <w:rPrChange w:id="13201" w:author="user pc" w:date="2022-03-15T10:14:00Z">
            <w:rPr/>
          </w:rPrChange>
        </w:rPr>
        <w:t>-log[2.5</w:t>
      </w:r>
      <w:r>
        <w:rPr>
          <w:rFonts w:ascii="Times New Roman" w:cs="Times New Roman" w:hAnsi="Times New Roman"/>
          <w:sz w:val="28"/>
          <w:szCs w:val="28"/>
        </w:rPr>
        <w:t xml:space="preserve"> </w:t>
      </w:r>
      <w:r w:rsidRPr="A61B8E3F">
        <w:rPr>
          <w:rFonts w:ascii="Times New Roman" w:cs="Times New Roman"/>
          <w:sz w:val="28"/>
          <w:szCs w:val="28"/>
          <w:rPrChange w:id="13202" w:author="user pc" w:date="2022-03-15T10:14:00Z">
            <w:rPr/>
          </w:rPrChange>
        </w:rPr>
        <w:t>×</w:t>
      </w:r>
      <w:r>
        <w:rPr>
          <w:rFonts w:ascii="Times New Roman" w:cs="Times New Roman" w:hAnsi="Times New Roman"/>
          <w:sz w:val="28"/>
          <w:szCs w:val="28"/>
        </w:rPr>
        <w:t xml:space="preserve"> </w:t>
      </w:r>
      <w:r w:rsidRPr="C4983F96">
        <w:rPr>
          <w:rFonts w:ascii="Times New Roman" w:cs="Times New Roman"/>
          <w:sz w:val="28"/>
          <w:szCs w:val="28"/>
          <w:rPrChange w:id="13203" w:author="user pc" w:date="2022-03-15T10:14:00Z">
            <w:rPr/>
          </w:rPrChange>
        </w:rPr>
        <w:t>10</w:t>
      </w:r>
      <w:r w:rsidRPr="1BDE5542">
        <w:rPr>
          <w:rFonts w:ascii="Times New Roman" w:cs="Times New Roman"/>
          <w:sz w:val="28"/>
          <w:szCs w:val="28"/>
          <w:vertAlign w:val="superscript"/>
          <w:rPrChange w:id="13204" w:author="user pc" w:date="2022-03-15T10:14:00Z">
            <w:rPr>
              <w:vertAlign w:val="superscript"/>
            </w:rPr>
          </w:rPrChange>
        </w:rPr>
        <w:t>-4</w:t>
      </w:r>
      <w:r w:rsidRPr="97162F75">
        <w:rPr>
          <w:rFonts w:ascii="Times New Roman" w:cs="Times New Roman"/>
          <w:sz w:val="28"/>
          <w:szCs w:val="28"/>
          <w:rPrChange w:id="13205" w:author="user pc" w:date="2022-03-15T10:14:00Z">
            <w:rPr/>
          </w:rPrChange>
        </w:rPr>
        <w:t>]</w:t>
      </w:r>
    </w:p>
    <w:p>
      <w:pPr>
        <w:pStyle w:val="style0"/>
        <w:ind w:firstLine="560" w:firstLineChars="200"/>
        <w:rPr>
          <w:rFonts w:ascii="Times New Roman" w:cs="Times New Roman"/>
          <w:sz w:val="28"/>
          <w:szCs w:val="28"/>
          <w:rPrChange w:id="13206" w:author="user pc" w:date="2022-03-15T10:14:00Z">
            <w:rPr/>
          </w:rPrChange>
        </w:rPr>
        <w:pPrChange w:id="13207" w:author="user pc" w:date="2022-03-17T13:38:00Z">
          <w:pPr>
            <w:pStyle w:val="style0"/>
            <w:ind w:firstLine="440" w:firstLineChars="200"/>
          </w:pPr>
        </w:pPrChange>
      </w:pPr>
      <w:r w:rsidRPr="17DDD599">
        <w:rPr>
          <w:rFonts w:ascii="Times New Roman" w:cs="Times New Roman"/>
          <w:sz w:val="28"/>
          <w:szCs w:val="28"/>
          <w:rPrChange w:id="13208" w:author="user pc" w:date="2022-03-15T10:14:00Z">
            <w:rPr/>
          </w:rPrChange>
        </w:rPr>
        <w:t>= 3.6</w:t>
      </w:r>
    </w:p>
    <w:p>
      <w:pPr>
        <w:pStyle w:val="style0"/>
        <w:rPr>
          <w:rFonts w:ascii="Times New Roman" w:cs="Times New Roman" w:hAnsi="Times New Roman"/>
          <w:b/>
          <w:bCs/>
          <w:color w:val="0000ff"/>
          <w:sz w:val="28"/>
          <w:szCs w:val="28"/>
          <w:rPrChange w:id="13209" w:author="user pc" w:date="2022-03-15T10:14:00Z">
            <w:rPr>
              <w:rFonts w:ascii="Dancing Script" w:hAnsi="Dancing Script"/>
              <w:b/>
              <w:bCs/>
              <w:color w:val="0000ff"/>
            </w:rPr>
          </w:rPrChange>
        </w:rPr>
      </w:pPr>
    </w:p>
    <w:p>
      <w:pPr>
        <w:pStyle w:val="style0"/>
        <w:rPr>
          <w:rFonts w:ascii="Times New Roman" w:cs="Times New Roman" w:hAnsi="Times New Roman"/>
          <w:b/>
          <w:bCs/>
          <w:color w:val="0000ff"/>
          <w:sz w:val="28"/>
          <w:szCs w:val="28"/>
          <w:rPrChange w:id="13210" w:author="user pc" w:date="2022-03-15T10:14:00Z">
            <w:rPr>
              <w:rFonts w:ascii="Dancing Script" w:hAnsi="Dancing Script"/>
              <w:b/>
              <w:bCs/>
              <w:color w:val="0000ff"/>
            </w:rPr>
          </w:rPrChange>
        </w:rPr>
      </w:pPr>
      <w:r w:rsidRPr="205243F2">
        <w:rPr>
          <w:rFonts w:ascii="Times New Roman" w:cs="Times New Roman" w:hAnsi="Times New Roman"/>
          <w:b/>
          <w:bCs/>
          <w:color w:val="0000ff"/>
          <w:sz w:val="28"/>
          <w:szCs w:val="28"/>
          <w:rPrChange w:id="13211" w:author="user pc" w:date="2022-03-15T10:14:00Z">
            <w:rPr>
              <w:rFonts w:ascii="Dancing Script" w:hAnsi="Dancing Script"/>
              <w:b/>
              <w:bCs/>
              <w:color w:val="0000ff"/>
            </w:rPr>
          </w:rPrChange>
        </w:rPr>
        <w:t xml:space="preserve">Calculating the pOH or pH when you </w:t>
      </w:r>
      <w:r>
        <w:rPr>
          <w:rFonts w:ascii="Times New Roman" w:cs="Times New Roman" w:hAnsi="Times New Roman"/>
          <w:b/>
          <w:bCs/>
          <w:color w:val="0000ff"/>
          <w:sz w:val="28"/>
          <w:szCs w:val="28"/>
        </w:rPr>
        <w:t>know</w:t>
      </w:r>
      <w:r w:rsidRPr="EF13AE36">
        <w:rPr>
          <w:rFonts w:ascii="Times New Roman" w:cs="Times New Roman" w:hAnsi="Times New Roman"/>
          <w:b/>
          <w:bCs/>
          <w:color w:val="0000ff"/>
          <w:sz w:val="28"/>
          <w:szCs w:val="28"/>
          <w:rPrChange w:id="13212" w:author="user pc" w:date="2022-03-15T10:14:00Z">
            <w:rPr>
              <w:rFonts w:ascii="Dancing Script" w:hAnsi="Dancing Script"/>
              <w:b/>
              <w:bCs/>
              <w:color w:val="0000ff"/>
            </w:rPr>
          </w:rPrChange>
        </w:rPr>
        <w:t xml:space="preserve"> the other One:</w:t>
      </w:r>
    </w:p>
    <w:p>
      <w:pPr>
        <w:pStyle w:val="style0"/>
        <w:rPr>
          <w:rFonts w:ascii="Times New Roman" w:cs="Times New Roman"/>
          <w:sz w:val="28"/>
          <w:szCs w:val="28"/>
          <w:rPrChange w:id="13213" w:author="user pc" w:date="2022-03-15T10:14:00Z">
            <w:rPr/>
          </w:rPrChange>
        </w:rPr>
      </w:pPr>
      <w:r w:rsidRPr="48454300">
        <w:rPr>
          <w:rFonts w:ascii="Times New Roman" w:cs="Times New Roman"/>
          <w:sz w:val="28"/>
          <w:szCs w:val="28"/>
          <w:rPrChange w:id="13214" w:author="user pc" w:date="2022-03-15T10:14:00Z">
            <w:rPr/>
          </w:rPrChange>
        </w:rPr>
        <w:t>Since</w:t>
      </w:r>
      <w:r>
        <w:rPr>
          <w:rFonts w:ascii="Times New Roman" w:cs="Times New Roman" w:hAnsi="Times New Roman"/>
          <w:sz w:val="28"/>
          <w:szCs w:val="28"/>
        </w:rPr>
        <w:t xml:space="preserve"> </w:t>
      </w:r>
      <w:r w:rsidRPr="CB9225E4">
        <w:rPr>
          <w:rFonts w:ascii="Times New Roman" w:cs="Times New Roman"/>
          <w:sz w:val="28"/>
          <w:szCs w:val="28"/>
          <w:rPrChange w:id="13215" w:author="user pc" w:date="2022-03-15T10:14:00Z">
            <w:rPr/>
          </w:rPrChange>
        </w:rPr>
        <w:t>acids</w:t>
      </w:r>
      <w:r>
        <w:rPr>
          <w:rFonts w:ascii="Times New Roman" w:cs="Times New Roman" w:hAnsi="Times New Roman"/>
          <w:sz w:val="28"/>
          <w:szCs w:val="28"/>
        </w:rPr>
        <w:t xml:space="preserve"> </w:t>
      </w:r>
      <w:r w:rsidRPr="199ECFD3">
        <w:rPr>
          <w:rFonts w:ascii="Times New Roman" w:cs="Times New Roman"/>
          <w:sz w:val="28"/>
          <w:szCs w:val="28"/>
          <w:rPrChange w:id="13216" w:author="user pc" w:date="2022-03-15T10:14:00Z">
            <w:rPr/>
          </w:rPrChange>
        </w:rPr>
        <w:t>and</w:t>
      </w:r>
      <w:r>
        <w:rPr>
          <w:rFonts w:ascii="Times New Roman" w:cs="Times New Roman" w:hAnsi="Times New Roman"/>
          <w:sz w:val="28"/>
          <w:szCs w:val="28"/>
        </w:rPr>
        <w:t xml:space="preserve"> </w:t>
      </w:r>
      <w:r w:rsidRPr="F717CC04">
        <w:rPr>
          <w:rFonts w:ascii="Times New Roman" w:cs="Times New Roman"/>
          <w:sz w:val="28"/>
          <w:szCs w:val="28"/>
          <w:rPrChange w:id="13217" w:author="user pc" w:date="2022-03-15T10:14:00Z">
            <w:rPr/>
          </w:rPrChange>
        </w:rPr>
        <w:t>bases</w:t>
      </w:r>
      <w:r>
        <w:rPr>
          <w:rFonts w:ascii="Times New Roman" w:cs="Times New Roman" w:hAnsi="Times New Roman"/>
          <w:sz w:val="28"/>
          <w:szCs w:val="28"/>
        </w:rPr>
        <w:t xml:space="preserve"> </w:t>
      </w:r>
      <w:r w:rsidRPr="246D79BA">
        <w:rPr>
          <w:rFonts w:ascii="Times New Roman" w:cs="Times New Roman"/>
          <w:sz w:val="28"/>
          <w:szCs w:val="28"/>
          <w:rPrChange w:id="13218" w:author="user pc" w:date="2022-03-15T10:14:00Z">
            <w:rPr/>
          </w:rPrChange>
        </w:rPr>
        <w:t>are</w:t>
      </w:r>
      <w:r>
        <w:rPr>
          <w:rFonts w:ascii="Times New Roman" w:cs="Times New Roman" w:hAnsi="Times New Roman"/>
          <w:sz w:val="28"/>
          <w:szCs w:val="28"/>
        </w:rPr>
        <w:t xml:space="preserve"> </w:t>
      </w:r>
      <w:r w:rsidRPr="98C7F34D">
        <w:rPr>
          <w:rFonts w:ascii="Times New Roman" w:cs="Times New Roman"/>
          <w:sz w:val="28"/>
          <w:szCs w:val="28"/>
          <w:rPrChange w:id="13219" w:author="user pc" w:date="2022-03-15T10:14:00Z">
            <w:rPr/>
          </w:rPrChange>
        </w:rPr>
        <w:t>opposites,</w:t>
      </w:r>
      <w:r>
        <w:rPr>
          <w:rFonts w:ascii="Times New Roman" w:cs="Times New Roman" w:hAnsi="Times New Roman"/>
          <w:sz w:val="28"/>
          <w:szCs w:val="28"/>
        </w:rPr>
        <w:t xml:space="preserve"> </w:t>
      </w:r>
      <w:r w:rsidRPr="44064A9F">
        <w:rPr>
          <w:rFonts w:ascii="Times New Roman" w:cs="Times New Roman"/>
          <w:sz w:val="28"/>
          <w:szCs w:val="28"/>
          <w:rPrChange w:id="13220" w:author="user pc" w:date="2022-03-15T10:14:00Z">
            <w:rPr/>
          </w:rPrChange>
        </w:rPr>
        <w:t>pH</w:t>
      </w:r>
      <w:r>
        <w:rPr>
          <w:rFonts w:ascii="Times New Roman" w:cs="Times New Roman" w:hAnsi="Times New Roman"/>
          <w:sz w:val="28"/>
          <w:szCs w:val="28"/>
        </w:rPr>
        <w:t xml:space="preserve"> </w:t>
      </w:r>
      <w:r w:rsidRPr="F46EEFDF">
        <w:rPr>
          <w:rFonts w:ascii="Times New Roman" w:cs="Times New Roman"/>
          <w:sz w:val="28"/>
          <w:szCs w:val="28"/>
          <w:rPrChange w:id="13221" w:author="user pc" w:date="2022-03-15T10:14:00Z">
            <w:rPr/>
          </w:rPrChange>
        </w:rPr>
        <w:t>and</w:t>
      </w:r>
      <w:r>
        <w:rPr>
          <w:rFonts w:ascii="Times New Roman" w:cs="Times New Roman" w:hAnsi="Times New Roman"/>
          <w:sz w:val="28"/>
          <w:szCs w:val="28"/>
        </w:rPr>
        <w:t xml:space="preserve"> </w:t>
      </w:r>
      <w:r w:rsidRPr="F1A97830">
        <w:rPr>
          <w:rFonts w:ascii="Times New Roman" w:cs="Times New Roman"/>
          <w:sz w:val="28"/>
          <w:szCs w:val="28"/>
          <w:rPrChange w:id="13222" w:author="user pc" w:date="2022-03-15T10:14:00Z">
            <w:rPr/>
          </w:rPrChange>
        </w:rPr>
        <w:t>pOH</w:t>
      </w:r>
      <w:r>
        <w:rPr>
          <w:rFonts w:ascii="Times New Roman" w:cs="Times New Roman" w:hAnsi="Times New Roman"/>
          <w:sz w:val="28"/>
          <w:szCs w:val="28"/>
        </w:rPr>
        <w:t xml:space="preserve"> </w:t>
      </w:r>
      <w:r w:rsidRPr="4909B099">
        <w:rPr>
          <w:rFonts w:ascii="Times New Roman" w:cs="Times New Roman"/>
          <w:sz w:val="28"/>
          <w:szCs w:val="28"/>
          <w:rPrChange w:id="13223" w:author="user pc" w:date="2022-03-15T10:14:00Z">
            <w:rPr/>
          </w:rPrChange>
        </w:rPr>
        <w:t>are</w:t>
      </w:r>
      <w:r>
        <w:rPr>
          <w:rFonts w:ascii="Times New Roman" w:cs="Times New Roman" w:hAnsi="Times New Roman"/>
          <w:sz w:val="28"/>
          <w:szCs w:val="28"/>
        </w:rPr>
        <w:t xml:space="preserve"> </w:t>
      </w:r>
      <w:r w:rsidRPr="597B2765">
        <w:rPr>
          <w:rFonts w:ascii="Times New Roman" w:cs="Times New Roman"/>
          <w:sz w:val="28"/>
          <w:szCs w:val="28"/>
          <w:rPrChange w:id="13224" w:author="user pc" w:date="2022-03-15T10:14:00Z">
            <w:rPr/>
          </w:rPrChange>
        </w:rPr>
        <w:t>opposites.</w:t>
      </w:r>
      <w:r>
        <w:rPr>
          <w:rFonts w:ascii="Times New Roman" w:cs="Times New Roman" w:hAnsi="Times New Roman"/>
          <w:sz w:val="28"/>
          <w:szCs w:val="28"/>
        </w:rPr>
        <w:t xml:space="preserve"> </w:t>
      </w:r>
      <w:r w:rsidRPr="338B8CFE">
        <w:rPr>
          <w:rFonts w:ascii="Times New Roman" w:cs="Times New Roman"/>
          <w:sz w:val="28"/>
          <w:szCs w:val="28"/>
          <w:rPrChange w:id="13225" w:author="user pc" w:date="2022-03-15T10:14:00Z">
            <w:rPr/>
          </w:rPrChange>
        </w:rPr>
        <w:t>If</w:t>
      </w:r>
      <w:r>
        <w:rPr>
          <w:rFonts w:ascii="Times New Roman" w:cs="Times New Roman" w:hAnsi="Times New Roman"/>
          <w:sz w:val="28"/>
          <w:szCs w:val="28"/>
        </w:rPr>
        <w:t xml:space="preserve"> </w:t>
      </w:r>
      <w:r w:rsidRPr="FE8B3EB3">
        <w:rPr>
          <w:rFonts w:ascii="Times New Roman" w:cs="Times New Roman"/>
          <w:sz w:val="28"/>
          <w:szCs w:val="28"/>
          <w:rPrChange w:id="13226" w:author="user pc" w:date="2022-03-15T10:14:00Z">
            <w:rPr/>
          </w:rPrChange>
        </w:rPr>
        <w:t>pH</w:t>
      </w:r>
      <w:r>
        <w:rPr>
          <w:rFonts w:ascii="Times New Roman" w:cs="Times New Roman" w:hAnsi="Times New Roman"/>
          <w:sz w:val="28"/>
          <w:szCs w:val="28"/>
        </w:rPr>
        <w:t xml:space="preserve"> </w:t>
      </w:r>
      <w:r w:rsidRPr="A536C043">
        <w:rPr>
          <w:rFonts w:ascii="Times New Roman" w:cs="Times New Roman"/>
          <w:sz w:val="28"/>
          <w:szCs w:val="28"/>
          <w:rPrChange w:id="13227" w:author="user pc" w:date="2022-03-15T10:14:00Z">
            <w:rPr/>
          </w:rPrChange>
        </w:rPr>
        <w:t>=</w:t>
      </w:r>
      <w:r>
        <w:rPr>
          <w:rFonts w:ascii="Times New Roman" w:cs="Times New Roman" w:hAnsi="Times New Roman"/>
          <w:sz w:val="28"/>
          <w:szCs w:val="28"/>
        </w:rPr>
        <w:t xml:space="preserve"> </w:t>
      </w:r>
      <w:r w:rsidRPr="AFFC2EED">
        <w:rPr>
          <w:rFonts w:ascii="Times New Roman" w:cs="Times New Roman"/>
          <w:sz w:val="28"/>
          <w:szCs w:val="28"/>
          <w:rPrChange w:id="13228" w:author="user pc" w:date="2022-03-15T10:14:00Z">
            <w:rPr/>
          </w:rPrChange>
        </w:rPr>
        <w:t>1,</w:t>
      </w:r>
      <w:r>
        <w:rPr>
          <w:rFonts w:ascii="Times New Roman" w:cs="Times New Roman" w:hAnsi="Times New Roman"/>
          <w:sz w:val="28"/>
          <w:szCs w:val="28"/>
        </w:rPr>
        <w:t xml:space="preserve"> </w:t>
      </w:r>
      <w:r w:rsidRPr="0DC15A8A">
        <w:rPr>
          <w:rFonts w:ascii="Times New Roman" w:cs="Times New Roman"/>
          <w:sz w:val="28"/>
          <w:szCs w:val="28"/>
          <w:rPrChange w:id="13229" w:author="user pc" w:date="2022-03-15T10:14:00Z">
            <w:rPr/>
          </w:rPrChange>
        </w:rPr>
        <w:t>then</w:t>
      </w:r>
      <w:r>
        <w:rPr>
          <w:rFonts w:ascii="Times New Roman" w:cs="Times New Roman" w:hAnsi="Times New Roman"/>
          <w:sz w:val="28"/>
          <w:szCs w:val="28"/>
        </w:rPr>
        <w:t xml:space="preserve"> </w:t>
      </w:r>
      <w:r w:rsidRPr="35E07B5D">
        <w:rPr>
          <w:rFonts w:ascii="Times New Roman" w:cs="Times New Roman"/>
          <w:sz w:val="28"/>
          <w:szCs w:val="28"/>
          <w:rPrChange w:id="13230" w:author="user pc" w:date="2022-03-15T10:14:00Z">
            <w:rPr/>
          </w:rPrChange>
        </w:rPr>
        <w:t>pOH</w:t>
      </w:r>
      <w:r>
        <w:rPr>
          <w:rFonts w:ascii="Times New Roman" w:cs="Times New Roman" w:hAnsi="Times New Roman"/>
          <w:sz w:val="28"/>
          <w:szCs w:val="28"/>
        </w:rPr>
        <w:t xml:space="preserve"> </w:t>
      </w:r>
      <w:r w:rsidRPr="B5D46C8A">
        <w:rPr>
          <w:rFonts w:ascii="Times New Roman" w:cs="Times New Roman"/>
          <w:sz w:val="28"/>
          <w:szCs w:val="28"/>
          <w:rPrChange w:id="13231" w:author="user pc" w:date="2022-03-15T10:14:00Z">
            <w:rPr/>
          </w:rPrChange>
        </w:rPr>
        <w:t>=</w:t>
      </w:r>
      <w:r>
        <w:rPr>
          <w:rFonts w:ascii="Times New Roman" w:cs="Times New Roman" w:hAnsi="Times New Roman"/>
          <w:sz w:val="28"/>
          <w:szCs w:val="28"/>
        </w:rPr>
        <w:t xml:space="preserve"> 13. </w:t>
      </w:r>
      <w:r w:rsidRPr="FEE443A2">
        <w:rPr>
          <w:rFonts w:ascii="Times New Roman" w:cs="Times New Roman"/>
          <w:sz w:val="28"/>
          <w:szCs w:val="28"/>
          <w:rPrChange w:id="13232" w:author="user pc" w:date="2022-03-15T10:14:00Z">
            <w:rPr/>
          </w:rPrChange>
        </w:rPr>
        <w:t>pH</w:t>
      </w:r>
      <w:r>
        <w:rPr>
          <w:rFonts w:ascii="Times New Roman" w:cs="Times New Roman" w:hAnsi="Times New Roman"/>
          <w:sz w:val="28"/>
          <w:szCs w:val="28"/>
        </w:rPr>
        <w:t xml:space="preserve"> </w:t>
      </w:r>
      <w:r w:rsidRPr="A4B5BF43">
        <w:rPr>
          <w:rFonts w:ascii="Times New Roman" w:cs="Times New Roman"/>
          <w:sz w:val="28"/>
          <w:szCs w:val="28"/>
          <w:rPrChange w:id="13233" w:author="user pc" w:date="2022-03-15T10:14:00Z">
            <w:rPr/>
          </w:rPrChange>
        </w:rPr>
        <w:t>and</w:t>
      </w:r>
      <w:r>
        <w:rPr>
          <w:rFonts w:ascii="Times New Roman" w:cs="Times New Roman" w:hAnsi="Times New Roman"/>
          <w:sz w:val="28"/>
          <w:szCs w:val="28"/>
        </w:rPr>
        <w:t xml:space="preserve"> </w:t>
      </w:r>
      <w:r w:rsidRPr="BC15B652">
        <w:rPr>
          <w:rFonts w:ascii="Times New Roman" w:cs="Times New Roman"/>
          <w:sz w:val="28"/>
          <w:szCs w:val="28"/>
          <w:rPrChange w:id="13234" w:author="user pc" w:date="2022-03-15T10:14:00Z">
            <w:rPr/>
          </w:rPrChange>
        </w:rPr>
        <w:t>pOH</w:t>
      </w:r>
      <w:r>
        <w:rPr>
          <w:rFonts w:ascii="Times New Roman" w:cs="Times New Roman" w:hAnsi="Times New Roman"/>
          <w:sz w:val="28"/>
          <w:szCs w:val="28"/>
        </w:rPr>
        <w:t xml:space="preserve"> </w:t>
      </w:r>
      <w:r w:rsidRPr="A6BCD865">
        <w:rPr>
          <w:rFonts w:ascii="Times New Roman" w:cs="Times New Roman"/>
          <w:sz w:val="28"/>
          <w:szCs w:val="28"/>
          <w:rPrChange w:id="13235" w:author="user pc" w:date="2022-03-15T10:14:00Z">
            <w:rPr/>
          </w:rPrChange>
        </w:rPr>
        <w:t>are</w:t>
      </w:r>
      <w:r>
        <w:rPr>
          <w:rFonts w:ascii="Times New Roman" w:cs="Times New Roman" w:hAnsi="Times New Roman"/>
          <w:sz w:val="28"/>
          <w:szCs w:val="28"/>
        </w:rPr>
        <w:t xml:space="preserve"> </w:t>
      </w:r>
      <w:r w:rsidRPr="35D23175">
        <w:rPr>
          <w:rFonts w:ascii="Times New Roman" w:cs="Times New Roman"/>
          <w:sz w:val="28"/>
          <w:szCs w:val="28"/>
          <w:rPrChange w:id="13236" w:author="user pc" w:date="2022-03-15T10:14:00Z">
            <w:rPr/>
          </w:rPrChange>
        </w:rPr>
        <w:t>on</w:t>
      </w:r>
      <w:r>
        <w:rPr>
          <w:rFonts w:ascii="Times New Roman" w:cs="Times New Roman" w:hAnsi="Times New Roman"/>
          <w:sz w:val="28"/>
          <w:szCs w:val="28"/>
        </w:rPr>
        <w:t xml:space="preserve"> </w:t>
      </w:r>
      <w:r w:rsidRPr="060A2D93">
        <w:rPr>
          <w:rFonts w:ascii="Times New Roman" w:cs="Times New Roman"/>
          <w:sz w:val="28"/>
          <w:szCs w:val="28"/>
          <w:rPrChange w:id="13237" w:author="user pc" w:date="2022-03-15T10:14:00Z">
            <w:rPr/>
          </w:rPrChange>
        </w:rPr>
        <w:t>opposite</w:t>
      </w:r>
      <w:r>
        <w:rPr>
          <w:rFonts w:ascii="Times New Roman" w:cs="Times New Roman" w:hAnsi="Times New Roman"/>
          <w:sz w:val="28"/>
          <w:szCs w:val="28"/>
        </w:rPr>
        <w:t xml:space="preserve"> </w:t>
      </w:r>
      <w:r w:rsidRPr="67E97E49">
        <w:rPr>
          <w:rFonts w:ascii="Times New Roman" w:cs="Times New Roman"/>
          <w:sz w:val="28"/>
          <w:szCs w:val="28"/>
          <w:rPrChange w:id="13238" w:author="user pc" w:date="2022-03-15T10:14:00Z">
            <w:rPr/>
          </w:rPrChange>
        </w:rPr>
        <w:t>ends,</w:t>
      </w:r>
      <w:r w:rsidRPr="A7178BB3">
        <w:rPr>
          <w:rFonts w:ascii="Times New Roman" w:cs="Times New Roman"/>
          <w:b/>
          <w:bCs/>
          <w:sz w:val="28"/>
          <w:szCs w:val="28"/>
          <w:highlight w:val="yellow"/>
          <w:rPrChange w:id="13239" w:author="user pc" w:date="2022-03-15T10:14:00Z">
            <w:rPr>
              <w:b/>
              <w:bCs/>
              <w:highlight w:val="yellow"/>
            </w:rPr>
          </w:rPrChange>
        </w:rPr>
        <w:t xml:space="preserve"> pH + pOH = 14</w:t>
      </w:r>
    </w:p>
    <w:p>
      <w:pPr>
        <w:pStyle w:val="style0"/>
        <w:rPr>
          <w:rFonts w:ascii="Times New Roman" w:cs="Times New Roman"/>
          <w:sz w:val="28"/>
          <w:szCs w:val="28"/>
          <w:rPrChange w:id="13240" w:author="user pc" w:date="2022-03-15T10:14:00Z">
            <w:rPr/>
          </w:rPrChange>
        </w:rPr>
      </w:pPr>
    </w:p>
    <w:p>
      <w:pPr>
        <w:pStyle w:val="style0"/>
        <w:rPr>
          <w:rFonts w:ascii="Times New Roman" w:cs="Times New Roman"/>
          <w:sz w:val="28"/>
          <w:szCs w:val="28"/>
          <w:rPrChange w:id="13241" w:author="user pc" w:date="2022-03-15T10:14:00Z">
            <w:rPr/>
          </w:rPrChange>
        </w:rPr>
      </w:pPr>
      <w:r w:rsidRPr="4687594A">
        <w:rPr>
          <w:rFonts w:ascii="Times New Roman" w:cs="Times New Roman"/>
          <w:b/>
          <w:bCs/>
          <w:sz w:val="28"/>
          <w:szCs w:val="28"/>
          <w:rPrChange w:id="13242" w:author="user pc" w:date="2022-03-15T10:14:00Z">
            <w:rPr>
              <w:b/>
              <w:bCs/>
            </w:rPr>
          </w:rPrChange>
        </w:rPr>
        <w:t xml:space="preserve">Example 4: </w:t>
      </w:r>
      <w:r w:rsidRPr="49D20EB6">
        <w:rPr>
          <w:rFonts w:ascii="Times New Roman" w:cs="Times New Roman"/>
          <w:sz w:val="28"/>
          <w:szCs w:val="28"/>
          <w:rPrChange w:id="13243" w:author="user pc" w:date="2022-03-15T10:14:00Z">
            <w:rPr/>
          </w:rPrChange>
        </w:rPr>
        <w:t xml:space="preserve"> The pOH of the solution is 4.5. Calculate the pH of the solution.</w:t>
      </w:r>
    </w:p>
    <w:p>
      <w:pPr>
        <w:pStyle w:val="style0"/>
        <w:rPr>
          <w:rFonts w:ascii="Times New Roman" w:cs="Times New Roman"/>
          <w:b/>
          <w:bCs/>
          <w:sz w:val="28"/>
          <w:szCs w:val="28"/>
          <w:rPrChange w:id="13244" w:author="user pc" w:date="2022-03-15T10:14:00Z">
            <w:rPr>
              <w:b/>
              <w:bCs/>
            </w:rPr>
          </w:rPrChange>
        </w:rPr>
      </w:pPr>
      <w:r w:rsidRPr="AAE92420">
        <w:rPr>
          <w:rFonts w:ascii="Times New Roman" w:cs="Times New Roman"/>
          <w:b/>
          <w:bCs/>
          <w:sz w:val="28"/>
          <w:szCs w:val="28"/>
          <w:rPrChange w:id="13245" w:author="user pc" w:date="2022-03-15T10:14:00Z">
            <w:rPr>
              <w:b/>
              <w:bCs/>
            </w:rPr>
          </w:rPrChange>
        </w:rPr>
        <w:t>Solution</w:t>
      </w:r>
    </w:p>
    <w:p>
      <w:pPr>
        <w:pStyle w:val="style0"/>
        <w:rPr>
          <w:rFonts w:ascii="Times New Roman" w:cs="Times New Roman"/>
          <w:sz w:val="28"/>
          <w:szCs w:val="28"/>
          <w:rPrChange w:id="13246" w:author="user pc" w:date="2022-03-15T10:14:00Z">
            <w:rPr/>
          </w:rPrChange>
        </w:rPr>
      </w:pPr>
      <w:r w:rsidRPr="534248C2">
        <w:rPr>
          <w:rFonts w:ascii="Times New Roman" w:cs="Times New Roman"/>
          <w:sz w:val="28"/>
          <w:szCs w:val="28"/>
          <w:rPrChange w:id="13247" w:author="user pc" w:date="2022-03-15T10:14:00Z">
            <w:rPr/>
          </w:rPrChange>
        </w:rPr>
        <w:t>pH + pOH = 14.00</w:t>
      </w:r>
    </w:p>
    <w:p>
      <w:pPr>
        <w:pStyle w:val="style0"/>
        <w:rPr>
          <w:rFonts w:ascii="Times New Roman" w:cs="Times New Roman"/>
          <w:sz w:val="28"/>
          <w:szCs w:val="28"/>
          <w:rPrChange w:id="13248" w:author="user pc" w:date="2022-03-15T10:14:00Z">
            <w:rPr/>
          </w:rPrChange>
        </w:rPr>
      </w:pPr>
      <w:r w:rsidRPr="5F2739B2">
        <w:rPr>
          <w:rFonts w:ascii="Times New Roman" w:cs="Times New Roman"/>
          <w:sz w:val="28"/>
          <w:szCs w:val="28"/>
          <w:rPrChange w:id="13249" w:author="user pc" w:date="2022-03-15T10:14:00Z">
            <w:rPr/>
          </w:rPrChange>
        </w:rPr>
        <w:t>pH + 4.5 = 14.00</w:t>
      </w:r>
    </w:p>
    <w:p>
      <w:pPr>
        <w:pStyle w:val="style0"/>
        <w:rPr>
          <w:rFonts w:ascii="Times New Roman" w:cs="Times New Roman"/>
          <w:sz w:val="28"/>
          <w:szCs w:val="28"/>
          <w:rPrChange w:id="13250" w:author="user pc" w:date="2022-03-15T10:14:00Z">
            <w:rPr/>
          </w:rPrChange>
        </w:rPr>
      </w:pPr>
      <w:r w:rsidRPr="95039631">
        <w:rPr>
          <w:rFonts w:ascii="Times New Roman" w:cs="Times New Roman"/>
          <w:sz w:val="28"/>
          <w:szCs w:val="28"/>
          <w:rPrChange w:id="13251" w:author="user pc" w:date="2022-03-15T10:14:00Z">
            <w:rPr/>
          </w:rPrChange>
        </w:rPr>
        <w:t>pH = 14 - 4.5</w:t>
      </w:r>
    </w:p>
    <w:p>
      <w:pPr>
        <w:pStyle w:val="style0"/>
        <w:rPr>
          <w:rFonts w:ascii="Times New Roman" w:cs="Times New Roman"/>
          <w:sz w:val="28"/>
          <w:szCs w:val="28"/>
          <w:rPrChange w:id="13252" w:author="user pc" w:date="2022-03-15T10:14:00Z">
            <w:rPr/>
          </w:rPrChange>
        </w:rPr>
      </w:pPr>
      <w:r w:rsidRPr="1E01DC6B">
        <w:rPr>
          <w:rFonts w:ascii="Times New Roman" w:cs="Times New Roman"/>
          <w:sz w:val="28"/>
          <w:szCs w:val="28"/>
          <w:rPrChange w:id="13253" w:author="user pc" w:date="2022-03-15T10:14:00Z">
            <w:rPr/>
          </w:rPrChange>
        </w:rPr>
        <w:t>pH = 9.5</w:t>
      </w:r>
    </w:p>
    <w:p>
      <w:pPr>
        <w:pStyle w:val="style0"/>
        <w:rPr>
          <w:rFonts w:ascii="Times New Roman" w:cs="Times New Roman"/>
          <w:sz w:val="28"/>
          <w:szCs w:val="28"/>
          <w:rPrChange w:id="13254" w:author="user pc" w:date="2022-03-15T10:14:00Z">
            <w:rPr/>
          </w:rPrChange>
        </w:rPr>
      </w:pPr>
      <w:r w:rsidRPr="C4BAC999">
        <w:rPr>
          <w:rFonts w:ascii="Times New Roman" w:cs="Times New Roman"/>
          <w:sz w:val="28"/>
          <w:szCs w:val="28"/>
          <w:rPrChange w:id="13255" w:author="user pc" w:date="2022-03-15T10:14:00Z">
            <w:rPr/>
          </w:rPrChange>
        </w:rPr>
        <w:t>Hence, at 25°C the solution will be basic since the pH value is greater than 7.00 i.e [OH</w:t>
      </w:r>
      <w:r w:rsidRPr="244646A9">
        <w:rPr>
          <w:rFonts w:ascii="Times New Roman" w:cs="Times New Roman"/>
          <w:sz w:val="28"/>
          <w:szCs w:val="28"/>
          <w:vertAlign w:val="superscript"/>
          <w:rPrChange w:id="13256" w:author="user pc" w:date="2022-03-15T10:14:00Z">
            <w:rPr>
              <w:vertAlign w:val="superscript"/>
            </w:rPr>
          </w:rPrChange>
        </w:rPr>
        <w:t>-</w:t>
      </w:r>
      <w:r w:rsidRPr="ED30C9EF">
        <w:rPr>
          <w:rFonts w:ascii="Times New Roman" w:cs="Times New Roman"/>
          <w:sz w:val="28"/>
          <w:szCs w:val="28"/>
          <w:rPrChange w:id="13257" w:author="user pc" w:date="2022-03-15T10:14:00Z">
            <w:rPr/>
          </w:rPrChange>
        </w:rPr>
        <w:t>] &gt;[H</w:t>
      </w:r>
      <w:r w:rsidRPr="B1E1FCE5">
        <w:rPr>
          <w:rFonts w:ascii="Times New Roman" w:cs="Times New Roman"/>
          <w:sz w:val="28"/>
          <w:szCs w:val="28"/>
          <w:vertAlign w:val="subscript"/>
          <w:rPrChange w:id="13258" w:author="user pc" w:date="2022-03-15T10:14:00Z">
            <w:rPr>
              <w:vertAlign w:val="subscript"/>
            </w:rPr>
          </w:rPrChange>
        </w:rPr>
        <w:t>3</w:t>
      </w:r>
      <w:r w:rsidRPr="DC7C8C40">
        <w:rPr>
          <w:rFonts w:ascii="Times New Roman" w:cs="Times New Roman"/>
          <w:sz w:val="28"/>
          <w:szCs w:val="28"/>
          <w:rPrChange w:id="13259" w:author="user pc" w:date="2022-03-15T10:14:00Z">
            <w:rPr/>
          </w:rPrChange>
        </w:rPr>
        <w:t>O</w:t>
      </w:r>
      <w:r w:rsidRPr="0B934C85">
        <w:rPr>
          <w:rFonts w:ascii="Times New Roman" w:cs="Times New Roman"/>
          <w:sz w:val="28"/>
          <w:szCs w:val="28"/>
          <w:vertAlign w:val="superscript"/>
          <w:rPrChange w:id="13260" w:author="user pc" w:date="2022-03-15T10:14:00Z">
            <w:rPr>
              <w:vertAlign w:val="superscript"/>
            </w:rPr>
          </w:rPrChange>
        </w:rPr>
        <w:t>+</w:t>
      </w:r>
      <w:r w:rsidRPr="FD65A643">
        <w:rPr>
          <w:rFonts w:ascii="Times New Roman" w:cs="Times New Roman"/>
          <w:sz w:val="28"/>
          <w:szCs w:val="28"/>
          <w:rPrChange w:id="13261" w:author="user pc" w:date="2022-03-15T10:14:00Z">
            <w:rPr/>
          </w:rPrChange>
        </w:rPr>
        <w:t>]</w:t>
      </w:r>
    </w:p>
    <w:p>
      <w:pPr>
        <w:pStyle w:val="style0"/>
        <w:rPr>
          <w:rFonts w:ascii="Times New Roman" w:cs="Times New Roman"/>
          <w:sz w:val="28"/>
          <w:szCs w:val="28"/>
          <w:rPrChange w:id="13262" w:author="user pc" w:date="2022-03-15T10:14:00Z">
            <w:rPr/>
          </w:rPrChange>
        </w:rPr>
      </w:pPr>
      <w:r w:rsidRPr="FF54D1D0">
        <w:rPr>
          <w:rFonts w:ascii="Times New Roman" w:cs="Times New Roman"/>
          <w:b/>
          <w:bCs/>
          <w:sz w:val="28"/>
          <w:szCs w:val="28"/>
          <w:rPrChange w:id="13263" w:author="user pc" w:date="2022-03-15T10:14:00Z">
            <w:rPr>
              <w:b/>
              <w:bCs/>
            </w:rPr>
          </w:rPrChange>
        </w:rPr>
        <w:t>Example 5:</w:t>
      </w:r>
      <w:r w:rsidRPr="005CF915">
        <w:rPr>
          <w:rFonts w:ascii="Times New Roman" w:cs="Times New Roman"/>
          <w:sz w:val="28"/>
          <w:szCs w:val="28"/>
          <w:rPrChange w:id="13264" w:author="user pc" w:date="2022-03-15T10:14:00Z">
            <w:rPr/>
          </w:rPrChange>
        </w:rPr>
        <w:t xml:space="preserve"> If pOH is 3.8. What is the hydroxyl ion concentration?</w:t>
      </w:r>
    </w:p>
    <w:p>
      <w:pPr>
        <w:pStyle w:val="style0"/>
        <w:rPr>
          <w:rFonts w:ascii="Times New Roman" w:cs="Times New Roman"/>
          <w:b/>
          <w:bCs/>
          <w:sz w:val="28"/>
          <w:szCs w:val="28"/>
          <w:rPrChange w:id="13265" w:author="user pc" w:date="2022-03-15T10:14:00Z">
            <w:rPr>
              <w:b/>
              <w:bCs/>
            </w:rPr>
          </w:rPrChange>
        </w:rPr>
      </w:pPr>
      <w:r w:rsidRPr="9B7A6542">
        <w:rPr>
          <w:rFonts w:ascii="Times New Roman" w:cs="Times New Roman"/>
          <w:b/>
          <w:bCs/>
          <w:sz w:val="28"/>
          <w:szCs w:val="28"/>
          <w:rPrChange w:id="13266" w:author="user pc" w:date="2022-03-15T10:14:00Z">
            <w:rPr>
              <w:b/>
              <w:bCs/>
            </w:rPr>
          </w:rPrChange>
        </w:rPr>
        <w:t>Solution</w:t>
      </w:r>
    </w:p>
    <w:p>
      <w:pPr>
        <w:pStyle w:val="style0"/>
        <w:rPr>
          <w:rFonts w:ascii="Times New Roman" w:cs="Times New Roman"/>
          <w:sz w:val="28"/>
          <w:szCs w:val="28"/>
          <w:rPrChange w:id="13267" w:author="user pc" w:date="2022-03-15T10:14:00Z">
            <w:rPr/>
          </w:rPrChange>
        </w:rPr>
      </w:pPr>
      <w:r w:rsidRPr="6381F68A">
        <w:rPr>
          <w:rFonts w:ascii="Times New Roman" w:cs="Times New Roman"/>
          <w:sz w:val="28"/>
          <w:szCs w:val="28"/>
          <w:rPrChange w:id="13268" w:author="user pc" w:date="2022-03-15T10:14:00Z">
            <w:rPr/>
          </w:rPrChange>
        </w:rPr>
        <w:t>pOH = -log[OH</w:t>
      </w:r>
      <w:r w:rsidRPr="A8F8A187">
        <w:rPr>
          <w:rFonts w:ascii="Times New Roman" w:cs="Times New Roman"/>
          <w:sz w:val="28"/>
          <w:szCs w:val="28"/>
          <w:vertAlign w:val="superscript"/>
          <w:rPrChange w:id="13269" w:author="user pc" w:date="2022-03-15T10:14:00Z">
            <w:rPr>
              <w:vertAlign w:val="superscript"/>
            </w:rPr>
          </w:rPrChange>
        </w:rPr>
        <w:t>-</w:t>
      </w:r>
      <w:r w:rsidRPr="1DF0B28E">
        <w:rPr>
          <w:rFonts w:ascii="Times New Roman" w:cs="Times New Roman"/>
          <w:sz w:val="28"/>
          <w:szCs w:val="28"/>
          <w:rPrChange w:id="13270" w:author="user pc" w:date="2022-03-15T10:14:00Z">
            <w:rPr/>
          </w:rPrChange>
        </w:rPr>
        <w:t>]</w:t>
      </w:r>
    </w:p>
    <w:p>
      <w:pPr>
        <w:pStyle w:val="style0"/>
        <w:rPr>
          <w:rFonts w:ascii="Times New Roman" w:cs="Times New Roman"/>
          <w:sz w:val="28"/>
          <w:szCs w:val="28"/>
          <w:rPrChange w:id="13271" w:author="user pc" w:date="2022-03-15T10:14:00Z">
            <w:rPr/>
          </w:rPrChange>
        </w:rPr>
      </w:pPr>
      <w:r w:rsidRPr="79AFA4E2">
        <w:rPr>
          <w:rFonts w:ascii="Times New Roman" w:cs="Times New Roman"/>
          <w:sz w:val="28"/>
          <w:szCs w:val="28"/>
          <w:rPrChange w:id="13272" w:author="user pc" w:date="2022-03-15T10:14:00Z">
            <w:rPr/>
          </w:rPrChange>
        </w:rPr>
        <w:t>[OH</w:t>
      </w:r>
      <w:r w:rsidRPr="C5559E1C">
        <w:rPr>
          <w:rFonts w:ascii="Times New Roman" w:cs="Times New Roman"/>
          <w:sz w:val="28"/>
          <w:szCs w:val="28"/>
          <w:vertAlign w:val="superscript"/>
          <w:rPrChange w:id="13273" w:author="user pc" w:date="2022-03-15T10:14:00Z">
            <w:rPr>
              <w:vertAlign w:val="superscript"/>
            </w:rPr>
          </w:rPrChange>
        </w:rPr>
        <w:t>-</w:t>
      </w:r>
      <w:r w:rsidRPr="4467416C">
        <w:rPr>
          <w:rFonts w:ascii="Times New Roman" w:cs="Times New Roman"/>
          <w:sz w:val="28"/>
          <w:szCs w:val="28"/>
          <w:rPrChange w:id="13274" w:author="user pc" w:date="2022-03-15T10:14:00Z">
            <w:rPr/>
          </w:rPrChange>
        </w:rPr>
        <w:t>] = 10</w:t>
      </w:r>
      <w:r w:rsidRPr="7163BD17">
        <w:rPr>
          <w:rFonts w:ascii="Times New Roman" w:cs="Times New Roman"/>
          <w:sz w:val="28"/>
          <w:szCs w:val="28"/>
          <w:vertAlign w:val="superscript"/>
          <w:rPrChange w:id="13275" w:author="user pc" w:date="2022-03-15T10:14:00Z">
            <w:rPr>
              <w:vertAlign w:val="superscript"/>
            </w:rPr>
          </w:rPrChange>
        </w:rPr>
        <w:t>-pOH</w:t>
      </w:r>
    </w:p>
    <w:p>
      <w:pPr>
        <w:pStyle w:val="style0"/>
        <w:rPr>
          <w:rFonts w:ascii="Times New Roman" w:cs="Times New Roman"/>
          <w:sz w:val="28"/>
          <w:szCs w:val="28"/>
          <w:rPrChange w:id="13276" w:author="user pc" w:date="2022-03-15T10:14:00Z">
            <w:rPr/>
          </w:rPrChange>
        </w:rPr>
      </w:pPr>
      <w:r w:rsidRPr="EAEC2CAF">
        <w:rPr>
          <w:rFonts w:ascii="Times New Roman" w:cs="Times New Roman"/>
          <w:sz w:val="28"/>
          <w:szCs w:val="28"/>
          <w:rPrChange w:id="13277" w:author="user pc" w:date="2022-03-15T10:14:00Z">
            <w:rPr/>
          </w:rPrChange>
        </w:rPr>
        <w:t>= 10</w:t>
      </w:r>
      <w:r w:rsidRPr="F309D590">
        <w:rPr>
          <w:rFonts w:ascii="Times New Roman" w:cs="Times New Roman"/>
          <w:sz w:val="28"/>
          <w:szCs w:val="28"/>
          <w:vertAlign w:val="superscript"/>
          <w:rPrChange w:id="13278" w:author="user pc" w:date="2022-03-15T10:14:00Z">
            <w:rPr>
              <w:vertAlign w:val="superscript"/>
            </w:rPr>
          </w:rPrChange>
        </w:rPr>
        <w:t>-3.8</w:t>
      </w:r>
    </w:p>
    <w:p>
      <w:pPr>
        <w:pStyle w:val="style0"/>
        <w:rPr>
          <w:rFonts w:ascii="Times New Roman" w:cs="Times New Roman"/>
          <w:sz w:val="28"/>
          <w:szCs w:val="28"/>
          <w:rPrChange w:id="13279" w:author="user pc" w:date="2022-03-15T10:14:00Z">
            <w:rPr/>
          </w:rPrChange>
        </w:rPr>
      </w:pPr>
      <w:r w:rsidRPr="D93061BA">
        <w:rPr>
          <w:rFonts w:ascii="Times New Roman" w:cs="Times New Roman"/>
          <w:sz w:val="28"/>
          <w:szCs w:val="28"/>
          <w:rPrChange w:id="13280" w:author="user pc" w:date="2022-03-15T10:14:00Z">
            <w:rPr/>
          </w:rPrChange>
        </w:rPr>
        <w:t>[OH</w:t>
      </w:r>
      <w:r w:rsidRPr="DA7FA696">
        <w:rPr>
          <w:rFonts w:ascii="Times New Roman" w:cs="Times New Roman"/>
          <w:sz w:val="28"/>
          <w:szCs w:val="28"/>
          <w:vertAlign w:val="superscript"/>
          <w:rPrChange w:id="13281" w:author="user pc" w:date="2022-03-15T10:14:00Z">
            <w:rPr>
              <w:vertAlign w:val="superscript"/>
            </w:rPr>
          </w:rPrChange>
        </w:rPr>
        <w:t>-</w:t>
      </w:r>
      <w:r w:rsidRPr="8B2CEB6A">
        <w:rPr>
          <w:rFonts w:ascii="Times New Roman" w:cs="Times New Roman"/>
          <w:sz w:val="28"/>
          <w:szCs w:val="28"/>
          <w:rPrChange w:id="13282" w:author="user pc" w:date="2022-03-15T10:14:00Z">
            <w:rPr/>
          </w:rPrChange>
        </w:rPr>
        <w:t>]</w:t>
      </w:r>
      <w:r>
        <w:rPr>
          <w:rFonts w:ascii="Times New Roman" w:cs="Times New Roman" w:hAnsi="Times New Roman"/>
          <w:sz w:val="28"/>
          <w:szCs w:val="28"/>
        </w:rPr>
        <w:t xml:space="preserve"> </w:t>
      </w:r>
      <w:r w:rsidRPr="38C6057B">
        <w:rPr>
          <w:rFonts w:ascii="Times New Roman" w:cs="Times New Roman"/>
          <w:sz w:val="28"/>
          <w:szCs w:val="28"/>
          <w:rPrChange w:id="13283" w:author="user pc" w:date="2022-03-15T10:14:00Z">
            <w:rPr/>
          </w:rPrChange>
        </w:rPr>
        <w:t>= 1.58 × 10</w:t>
      </w:r>
      <w:r w:rsidRPr="36DA29EC">
        <w:rPr>
          <w:rFonts w:ascii="Times New Roman" w:cs="Times New Roman"/>
          <w:sz w:val="28"/>
          <w:szCs w:val="28"/>
          <w:vertAlign w:val="superscript"/>
          <w:rPrChange w:id="13284" w:author="user pc" w:date="2022-03-15T10:14:00Z">
            <w:rPr>
              <w:vertAlign w:val="superscript"/>
            </w:rPr>
          </w:rPrChange>
        </w:rPr>
        <w:t>-4</w:t>
      </w:r>
      <w:r>
        <w:rPr>
          <w:rFonts w:ascii="Times New Roman" w:cs="Times New Roman" w:hAnsi="Times New Roman"/>
          <w:sz w:val="28"/>
          <w:szCs w:val="28"/>
          <w:vertAlign w:val="superscript"/>
        </w:rPr>
        <w:t xml:space="preserve"> </w:t>
      </w:r>
      <w:r w:rsidRPr="32A8A343">
        <w:rPr>
          <w:rFonts w:ascii="Times New Roman" w:cs="Times New Roman"/>
          <w:sz w:val="28"/>
          <w:szCs w:val="28"/>
          <w:rPrChange w:id="13285" w:author="user pc" w:date="2022-03-15T10:14:00Z">
            <w:rPr/>
          </w:rPrChange>
        </w:rPr>
        <w:t>moldm</w:t>
      </w:r>
      <w:r w:rsidRPr="DC821FAC">
        <w:rPr>
          <w:rFonts w:ascii="Times New Roman" w:cs="Times New Roman"/>
          <w:sz w:val="28"/>
          <w:szCs w:val="28"/>
          <w:vertAlign w:val="superscript"/>
          <w:rPrChange w:id="13286" w:author="user pc" w:date="2022-03-15T10:14:00Z">
            <w:rPr>
              <w:vertAlign w:val="superscript"/>
            </w:rPr>
          </w:rPrChange>
        </w:rPr>
        <w:t>-3</w:t>
      </w:r>
    </w:p>
    <w:p>
      <w:pPr>
        <w:pStyle w:val="style0"/>
        <w:rPr>
          <w:rFonts w:ascii="Times New Roman" w:cs="Times New Roman"/>
          <w:sz w:val="28"/>
          <w:szCs w:val="28"/>
          <w:rPrChange w:id="13287" w:author="user pc" w:date="2022-03-15T10:14:00Z">
            <w:rPr/>
          </w:rPrChange>
        </w:rPr>
      </w:pPr>
      <w:r w:rsidRPr="F83D866B">
        <w:rPr>
          <w:rFonts w:ascii="Times New Roman" w:cs="Times New Roman"/>
          <w:b/>
          <w:bCs/>
          <w:sz w:val="28"/>
          <w:szCs w:val="28"/>
          <w:rPrChange w:id="13288" w:author="user pc" w:date="2022-03-15T10:14:00Z">
            <w:rPr>
              <w:b/>
              <w:bCs/>
            </w:rPr>
          </w:rPrChange>
        </w:rPr>
        <w:t xml:space="preserve">Example 6: </w:t>
      </w:r>
      <w:r w:rsidRPr="984B3891">
        <w:rPr>
          <w:rFonts w:ascii="Times New Roman" w:cs="Times New Roman"/>
          <w:sz w:val="28"/>
          <w:szCs w:val="28"/>
          <w:rPrChange w:id="13289" w:author="user pc" w:date="2022-03-15T10:14:00Z">
            <w:rPr/>
          </w:rPrChange>
        </w:rPr>
        <w:t>What is the pOH of the solution if the hydro</w:t>
      </w:r>
      <w:r>
        <w:rPr>
          <w:rFonts w:ascii="Times New Roman" w:cs="Times New Roman" w:hAnsi="Times New Roman"/>
          <w:sz w:val="28"/>
          <w:szCs w:val="28"/>
        </w:rPr>
        <w:t>xo</w:t>
      </w:r>
      <w:r w:rsidRPr="C2AD0B08">
        <w:rPr>
          <w:rFonts w:ascii="Times New Roman" w:cs="Times New Roman"/>
          <w:sz w:val="28"/>
          <w:szCs w:val="28"/>
          <w:rPrChange w:id="13290" w:author="user pc" w:date="2022-03-15T10:14:00Z">
            <w:rPr/>
          </w:rPrChange>
        </w:rPr>
        <w:t>nium ions concentration is 4.2 × 10</w:t>
      </w:r>
      <w:r w:rsidRPr="4B229CAF">
        <w:rPr>
          <w:rFonts w:ascii="Times New Roman" w:cs="Times New Roman"/>
          <w:sz w:val="28"/>
          <w:szCs w:val="28"/>
          <w:vertAlign w:val="superscript"/>
          <w:rPrChange w:id="13291" w:author="user pc" w:date="2022-03-15T10:14:00Z">
            <w:rPr>
              <w:vertAlign w:val="superscript"/>
            </w:rPr>
          </w:rPrChange>
        </w:rPr>
        <w:t>-3</w:t>
      </w:r>
      <w:r w:rsidRPr="7504A905">
        <w:rPr>
          <w:rFonts w:ascii="Times New Roman" w:cs="Times New Roman"/>
          <w:sz w:val="28"/>
          <w:szCs w:val="28"/>
          <w:rPrChange w:id="13292" w:author="user pc" w:date="2022-03-15T10:14:00Z">
            <w:rPr/>
          </w:rPrChange>
        </w:rPr>
        <w:t xml:space="preserve"> moldm</w:t>
      </w:r>
      <w:r w:rsidRPr="62C06C61">
        <w:rPr>
          <w:rFonts w:ascii="Times New Roman" w:cs="Times New Roman"/>
          <w:sz w:val="28"/>
          <w:szCs w:val="28"/>
          <w:vertAlign w:val="superscript"/>
          <w:rPrChange w:id="13293" w:author="user pc" w:date="2022-03-15T10:14:00Z">
            <w:rPr>
              <w:vertAlign w:val="superscript"/>
            </w:rPr>
          </w:rPrChange>
        </w:rPr>
        <w:t>-3</w:t>
      </w:r>
      <w:r w:rsidRPr="BB63963E">
        <w:rPr>
          <w:rFonts w:ascii="Times New Roman" w:cs="Times New Roman"/>
          <w:sz w:val="28"/>
          <w:szCs w:val="28"/>
          <w:rPrChange w:id="13294" w:author="user pc" w:date="2022-03-15T10:14:00Z">
            <w:rPr/>
          </w:rPrChange>
        </w:rPr>
        <w:t>?</w:t>
      </w:r>
    </w:p>
    <w:p>
      <w:pPr>
        <w:pStyle w:val="style0"/>
        <w:rPr>
          <w:rFonts w:ascii="Times New Roman" w:cs="Times New Roman"/>
          <w:b/>
          <w:bCs/>
          <w:sz w:val="28"/>
          <w:szCs w:val="28"/>
          <w:rPrChange w:id="13295" w:author="user pc" w:date="2022-03-15T10:14:00Z">
            <w:rPr>
              <w:b/>
              <w:bCs/>
            </w:rPr>
          </w:rPrChange>
        </w:rPr>
      </w:pPr>
      <w:r w:rsidRPr="0594E968">
        <w:rPr>
          <w:rFonts w:ascii="Times New Roman" w:cs="Times New Roman"/>
          <w:b/>
          <w:bCs/>
          <w:sz w:val="28"/>
          <w:szCs w:val="28"/>
          <w:rPrChange w:id="13296" w:author="user pc" w:date="2022-03-15T10:14:00Z">
            <w:rPr>
              <w:b/>
              <w:bCs/>
            </w:rPr>
          </w:rPrChange>
        </w:rPr>
        <w:t>Solution</w:t>
      </w:r>
    </w:p>
    <w:p>
      <w:pPr>
        <w:pStyle w:val="style0"/>
        <w:rPr>
          <w:rFonts w:ascii="Times New Roman" w:cs="Times New Roman"/>
          <w:sz w:val="28"/>
          <w:szCs w:val="28"/>
          <w:rPrChange w:id="13297" w:author="user pc" w:date="2022-03-15T10:14:00Z">
            <w:rPr/>
          </w:rPrChange>
        </w:rPr>
      </w:pPr>
      <w:r w:rsidRPr="2A710A55">
        <w:rPr>
          <w:rFonts w:ascii="Times New Roman" w:cs="Times New Roman"/>
          <w:sz w:val="28"/>
          <w:szCs w:val="28"/>
          <w:rPrChange w:id="13298" w:author="user pc" w:date="2022-03-15T10:14:00Z">
            <w:rPr/>
          </w:rPrChange>
        </w:rPr>
        <w:t>pH</w:t>
      </w:r>
      <w:r>
        <w:rPr>
          <w:rFonts w:ascii="Times New Roman" w:cs="Times New Roman" w:hAnsi="Times New Roman"/>
          <w:sz w:val="28"/>
          <w:szCs w:val="28"/>
        </w:rPr>
        <w:t xml:space="preserve"> </w:t>
      </w:r>
      <w:r w:rsidRPr="AEF6C1E3">
        <w:rPr>
          <w:rFonts w:ascii="Times New Roman" w:cs="Times New Roman"/>
          <w:sz w:val="28"/>
          <w:szCs w:val="28"/>
          <w:rPrChange w:id="13299" w:author="user pc" w:date="2022-03-15T10:14:00Z">
            <w:rPr/>
          </w:rPrChange>
        </w:rPr>
        <w:t>=</w:t>
      </w:r>
      <w:r>
        <w:rPr>
          <w:rFonts w:ascii="Times New Roman" w:cs="Times New Roman" w:hAnsi="Times New Roman"/>
          <w:sz w:val="28"/>
          <w:szCs w:val="28"/>
        </w:rPr>
        <w:t xml:space="preserve"> </w:t>
      </w:r>
      <w:r w:rsidRPr="F0731909">
        <w:rPr>
          <w:rFonts w:ascii="Times New Roman" w:cs="Times New Roman"/>
          <w:sz w:val="28"/>
          <w:szCs w:val="28"/>
          <w:rPrChange w:id="13300" w:author="user pc" w:date="2022-03-15T10:14:00Z">
            <w:rPr/>
          </w:rPrChange>
        </w:rPr>
        <w:t>-log[H</w:t>
      </w:r>
      <w:r w:rsidRPr="EBC6593B">
        <w:rPr>
          <w:rFonts w:ascii="Times New Roman" w:cs="Times New Roman"/>
          <w:sz w:val="28"/>
          <w:szCs w:val="28"/>
          <w:vertAlign w:val="subscript"/>
          <w:rPrChange w:id="13301" w:author="user pc" w:date="2022-03-15T10:14:00Z">
            <w:rPr>
              <w:vertAlign w:val="subscript"/>
            </w:rPr>
          </w:rPrChange>
        </w:rPr>
        <w:t>3</w:t>
      </w:r>
      <w:r w:rsidRPr="68A36128">
        <w:rPr>
          <w:rFonts w:ascii="Times New Roman" w:cs="Times New Roman"/>
          <w:sz w:val="28"/>
          <w:szCs w:val="28"/>
          <w:rPrChange w:id="13302" w:author="user pc" w:date="2022-03-15T10:14:00Z">
            <w:rPr/>
          </w:rPrChange>
        </w:rPr>
        <w:t>O</w:t>
      </w:r>
      <w:r w:rsidRPr="44174145">
        <w:rPr>
          <w:rFonts w:ascii="Times New Roman" w:cs="Times New Roman"/>
          <w:sz w:val="28"/>
          <w:szCs w:val="28"/>
          <w:vertAlign w:val="superscript"/>
          <w:rPrChange w:id="13303" w:author="user pc" w:date="2022-03-15T10:14:00Z">
            <w:rPr>
              <w:vertAlign w:val="superscript"/>
            </w:rPr>
          </w:rPrChange>
        </w:rPr>
        <w:t>+</w:t>
      </w:r>
      <w:r w:rsidRPr="D03EB147">
        <w:rPr>
          <w:rFonts w:ascii="Times New Roman" w:cs="Times New Roman"/>
          <w:sz w:val="28"/>
          <w:szCs w:val="28"/>
          <w:rPrChange w:id="13304" w:author="user pc" w:date="2022-03-15T10:14:00Z">
            <w:rPr/>
          </w:rPrChange>
        </w:rPr>
        <w:t>]</w:t>
      </w:r>
    </w:p>
    <w:p>
      <w:pPr>
        <w:pStyle w:val="style0"/>
        <w:rPr>
          <w:rFonts w:ascii="Times New Roman" w:cs="Times New Roman"/>
          <w:sz w:val="28"/>
          <w:szCs w:val="28"/>
          <w:rPrChange w:id="13305" w:author="user pc" w:date="2022-03-15T10:14:00Z">
            <w:rPr/>
          </w:rPrChange>
        </w:rPr>
      </w:pPr>
      <w:r w:rsidRPr="051E9A23">
        <w:rPr>
          <w:rFonts w:ascii="Times New Roman" w:cs="Times New Roman"/>
          <w:sz w:val="28"/>
          <w:szCs w:val="28"/>
          <w:rPrChange w:id="13306" w:author="user pc" w:date="2022-03-15T10:14:00Z">
            <w:rPr/>
          </w:rPrChange>
        </w:rPr>
        <w:t>= -log[4.2 × 10</w:t>
      </w:r>
      <w:r w:rsidRPr="5A0DEDBC">
        <w:rPr>
          <w:rFonts w:ascii="Times New Roman" w:cs="Times New Roman"/>
          <w:sz w:val="28"/>
          <w:szCs w:val="28"/>
          <w:vertAlign w:val="superscript"/>
          <w:rPrChange w:id="13307" w:author="user pc" w:date="2022-03-15T10:14:00Z">
            <w:rPr>
              <w:vertAlign w:val="superscript"/>
            </w:rPr>
          </w:rPrChange>
        </w:rPr>
        <w:t>-3</w:t>
      </w:r>
      <w:r w:rsidRPr="39AF3FCF">
        <w:rPr>
          <w:rFonts w:ascii="Times New Roman" w:cs="Times New Roman"/>
          <w:sz w:val="28"/>
          <w:szCs w:val="28"/>
          <w:rPrChange w:id="13308" w:author="user pc" w:date="2022-03-15T10:14:00Z">
            <w:rPr/>
          </w:rPrChange>
        </w:rPr>
        <w:t>]</w:t>
      </w:r>
    </w:p>
    <w:p>
      <w:pPr>
        <w:pStyle w:val="style0"/>
        <w:rPr>
          <w:rFonts w:ascii="Times New Roman" w:cs="Times New Roman"/>
          <w:sz w:val="28"/>
          <w:szCs w:val="28"/>
          <w:rPrChange w:id="13309" w:author="user pc" w:date="2022-03-15T10:14:00Z">
            <w:rPr/>
          </w:rPrChange>
        </w:rPr>
      </w:pPr>
      <w:r w:rsidRPr="B60A174E">
        <w:rPr>
          <w:rFonts w:ascii="Times New Roman" w:cs="Times New Roman"/>
          <w:sz w:val="28"/>
          <w:szCs w:val="28"/>
          <w:rPrChange w:id="13310" w:author="user pc" w:date="2022-03-15T10:14:00Z">
            <w:rPr/>
          </w:rPrChange>
        </w:rPr>
        <w:t>= 2.377</w:t>
      </w:r>
    </w:p>
    <w:p>
      <w:pPr>
        <w:pStyle w:val="style0"/>
        <w:rPr>
          <w:rFonts w:ascii="Times New Roman" w:cs="Times New Roman"/>
          <w:sz w:val="28"/>
          <w:szCs w:val="28"/>
          <w:rPrChange w:id="13311" w:author="user pc" w:date="2022-03-15T10:14:00Z">
            <w:rPr/>
          </w:rPrChange>
        </w:rPr>
      </w:pPr>
      <w:r w:rsidRPr="E9D1B541">
        <w:rPr>
          <w:rFonts w:ascii="Times New Roman" w:cs="Times New Roman"/>
          <w:sz w:val="28"/>
          <w:szCs w:val="28"/>
          <w:rPrChange w:id="13312" w:author="user pc" w:date="2022-03-15T10:14:00Z">
            <w:rPr/>
          </w:rPrChange>
        </w:rPr>
        <w:t>pH  +  pOH = 14.00</w:t>
      </w:r>
    </w:p>
    <w:p>
      <w:pPr>
        <w:pStyle w:val="style0"/>
        <w:rPr>
          <w:rFonts w:ascii="Times New Roman" w:cs="Times New Roman"/>
          <w:sz w:val="28"/>
          <w:szCs w:val="28"/>
          <w:rPrChange w:id="13313" w:author="user pc" w:date="2022-03-15T10:14:00Z">
            <w:rPr/>
          </w:rPrChange>
        </w:rPr>
      </w:pPr>
      <w:r w:rsidRPr="8248468B">
        <w:rPr>
          <w:rFonts w:ascii="Times New Roman" w:cs="Times New Roman"/>
          <w:sz w:val="28"/>
          <w:szCs w:val="28"/>
          <w:rPrChange w:id="13314" w:author="user pc" w:date="2022-03-15T10:14:00Z">
            <w:rPr/>
          </w:rPrChange>
        </w:rPr>
        <w:t>pOH = 14 - 2.377</w:t>
      </w:r>
    </w:p>
    <w:p>
      <w:pPr>
        <w:pStyle w:val="style0"/>
        <w:ind w:firstLine="560" w:firstLineChars="200"/>
        <w:rPr>
          <w:rFonts w:ascii="Times New Roman" w:cs="Times New Roman"/>
          <w:sz w:val="28"/>
          <w:szCs w:val="28"/>
          <w:rPrChange w:id="13315" w:author="user pc" w:date="2022-03-15T10:14:00Z">
            <w:rPr/>
          </w:rPrChange>
        </w:rPr>
        <w:pPrChange w:id="13316" w:author="user pc" w:date="2022-03-17T13:24:00Z">
          <w:pPr>
            <w:pStyle w:val="style0"/>
            <w:ind w:firstLine="440" w:firstLineChars="200"/>
          </w:pPr>
        </w:pPrChange>
      </w:pPr>
      <w:r w:rsidRPr="AE375C4D">
        <w:rPr>
          <w:rFonts w:ascii="Times New Roman" w:cs="Times New Roman"/>
          <w:sz w:val="28"/>
          <w:szCs w:val="28"/>
          <w:rPrChange w:id="13317" w:author="user pc" w:date="2022-03-15T10:14:00Z">
            <w:rPr/>
          </w:rPrChange>
        </w:rPr>
        <w:t>= 11.623</w:t>
      </w:r>
    </w:p>
    <w:p>
      <w:pPr>
        <w:pStyle w:val="style0"/>
        <w:rPr>
          <w:rFonts w:ascii="Times New Roman" w:cs="Times New Roman"/>
          <w:sz w:val="28"/>
          <w:szCs w:val="28"/>
          <w:rPrChange w:id="13318" w:author="user pc" w:date="2022-03-15T10:14:00Z">
            <w:rPr/>
          </w:rPrChange>
        </w:rPr>
      </w:pPr>
      <w:r w:rsidRPr="EC8647CC">
        <w:rPr>
          <w:rFonts w:ascii="Times New Roman" w:cs="Times New Roman"/>
          <w:b/>
          <w:bCs/>
          <w:sz w:val="28"/>
          <w:szCs w:val="28"/>
          <w:rPrChange w:id="13319" w:author="user pc" w:date="2022-03-15T10:14:00Z">
            <w:rPr>
              <w:b/>
              <w:bCs/>
            </w:rPr>
          </w:rPrChange>
        </w:rPr>
        <w:t>Example 7:</w:t>
      </w:r>
      <w:r w:rsidRPr="FBB36DB6">
        <w:rPr>
          <w:rFonts w:ascii="Times New Roman" w:cs="Times New Roman"/>
          <w:sz w:val="28"/>
          <w:szCs w:val="28"/>
          <w:rPrChange w:id="13320" w:author="user pc" w:date="2022-03-15T10:14:00Z">
            <w:rPr/>
          </w:rPrChange>
        </w:rPr>
        <w:t xml:space="preserve"> If [H</w:t>
      </w:r>
      <w:r w:rsidRPr="16AF874C">
        <w:rPr>
          <w:rFonts w:ascii="Times New Roman" w:cs="Times New Roman"/>
          <w:sz w:val="28"/>
          <w:szCs w:val="28"/>
          <w:vertAlign w:val="subscript"/>
          <w:rPrChange w:id="13321" w:author="user pc" w:date="2022-03-15T10:14:00Z">
            <w:rPr>
              <w:vertAlign w:val="subscript"/>
            </w:rPr>
          </w:rPrChange>
        </w:rPr>
        <w:t>3</w:t>
      </w:r>
      <w:r w:rsidRPr="650C1B66">
        <w:rPr>
          <w:rFonts w:ascii="Times New Roman" w:cs="Times New Roman"/>
          <w:sz w:val="28"/>
          <w:szCs w:val="28"/>
          <w:rPrChange w:id="13322" w:author="user pc" w:date="2022-03-15T10:14:00Z">
            <w:rPr/>
          </w:rPrChange>
        </w:rPr>
        <w:t>O</w:t>
      </w:r>
      <w:r w:rsidRPr="67348A35">
        <w:rPr>
          <w:rFonts w:ascii="Times New Roman" w:cs="Times New Roman"/>
          <w:sz w:val="28"/>
          <w:szCs w:val="28"/>
          <w:vertAlign w:val="superscript"/>
          <w:rPrChange w:id="13323" w:author="user pc" w:date="2022-03-15T10:14:00Z">
            <w:rPr>
              <w:vertAlign w:val="superscript"/>
            </w:rPr>
          </w:rPrChange>
        </w:rPr>
        <w:t>+</w:t>
      </w:r>
      <w:r w:rsidRPr="054733F6">
        <w:rPr>
          <w:rFonts w:ascii="Times New Roman" w:cs="Times New Roman"/>
          <w:sz w:val="28"/>
          <w:szCs w:val="28"/>
          <w:rPrChange w:id="13324" w:author="user pc" w:date="2022-03-15T10:14:00Z">
            <w:rPr/>
          </w:rPrChange>
        </w:rPr>
        <w:t>] is 7.1 × 10</w:t>
      </w:r>
      <w:r w:rsidRPr="7B89D9CD">
        <w:rPr>
          <w:rFonts w:ascii="Times New Roman" w:cs="Times New Roman"/>
          <w:sz w:val="28"/>
          <w:szCs w:val="28"/>
          <w:vertAlign w:val="superscript"/>
          <w:rPrChange w:id="13325" w:author="user pc" w:date="2022-03-15T10:14:00Z">
            <w:rPr>
              <w:vertAlign w:val="superscript"/>
            </w:rPr>
          </w:rPrChange>
        </w:rPr>
        <w:t>-2</w:t>
      </w:r>
      <w:r w:rsidRPr="CDEF06FB">
        <w:rPr>
          <w:rFonts w:ascii="Times New Roman" w:cs="Times New Roman"/>
          <w:sz w:val="28"/>
          <w:szCs w:val="28"/>
          <w:rPrChange w:id="13326" w:author="user pc" w:date="2022-03-15T10:14:00Z">
            <w:rPr/>
          </w:rPrChange>
        </w:rPr>
        <w:t xml:space="preserve"> M.</w:t>
      </w:r>
      <w:r>
        <w:rPr>
          <w:rFonts w:ascii="Times New Roman" w:cs="Times New Roman" w:hAnsi="Times New Roman"/>
          <w:sz w:val="28"/>
          <w:szCs w:val="28"/>
        </w:rPr>
        <w:t xml:space="preserve"> </w:t>
      </w:r>
      <w:r w:rsidRPr="AC3B918B">
        <w:rPr>
          <w:rFonts w:ascii="Times New Roman" w:cs="Times New Roman"/>
          <w:sz w:val="28"/>
          <w:szCs w:val="28"/>
          <w:rPrChange w:id="13327" w:author="user pc" w:date="2022-03-15T10:14:00Z">
            <w:rPr/>
          </w:rPrChange>
        </w:rPr>
        <w:t xml:space="preserve"> Calculate the [OH</w:t>
      </w:r>
      <w:r w:rsidRPr="BD3574A6">
        <w:rPr>
          <w:rFonts w:ascii="Times New Roman" w:cs="Times New Roman"/>
          <w:sz w:val="28"/>
          <w:szCs w:val="28"/>
          <w:vertAlign w:val="superscript"/>
          <w:rPrChange w:id="13328" w:author="user pc" w:date="2022-03-15T10:14:00Z">
            <w:rPr>
              <w:vertAlign w:val="superscript"/>
            </w:rPr>
          </w:rPrChange>
        </w:rPr>
        <w:t>-</w:t>
      </w:r>
      <w:r w:rsidRPr="F2626AFE">
        <w:rPr>
          <w:rFonts w:ascii="Times New Roman" w:cs="Times New Roman"/>
          <w:sz w:val="28"/>
          <w:szCs w:val="28"/>
          <w:rPrChange w:id="13329" w:author="user pc" w:date="2022-03-15T10:14:00Z">
            <w:rPr/>
          </w:rPrChange>
        </w:rPr>
        <w:t>].</w:t>
      </w:r>
    </w:p>
    <w:p>
      <w:pPr>
        <w:pStyle w:val="style0"/>
        <w:rPr>
          <w:rFonts w:ascii="Times New Roman" w:cs="Times New Roman"/>
          <w:b/>
          <w:bCs/>
          <w:sz w:val="28"/>
          <w:szCs w:val="28"/>
          <w:rPrChange w:id="13330" w:author="user pc" w:date="2022-03-15T10:14:00Z">
            <w:rPr>
              <w:b/>
              <w:bCs/>
            </w:rPr>
          </w:rPrChange>
        </w:rPr>
      </w:pPr>
      <w:r w:rsidRPr="1BC829E2">
        <w:rPr>
          <w:rFonts w:ascii="Times New Roman" w:cs="Times New Roman"/>
          <w:b/>
          <w:bCs/>
          <w:sz w:val="28"/>
          <w:szCs w:val="28"/>
          <w:rPrChange w:id="13331" w:author="user pc" w:date="2022-03-15T10:14:00Z">
            <w:rPr>
              <w:b/>
              <w:bCs/>
            </w:rPr>
          </w:rPrChange>
        </w:rPr>
        <w:t>Solution</w:t>
      </w:r>
    </w:p>
    <w:p>
      <w:pPr>
        <w:pStyle w:val="style0"/>
        <w:rPr>
          <w:rFonts w:ascii="Times New Roman" w:cs="Times New Roman"/>
          <w:sz w:val="28"/>
          <w:szCs w:val="28"/>
          <w:rPrChange w:id="13332" w:author="user pc" w:date="2022-03-15T10:14:00Z">
            <w:rPr/>
          </w:rPrChange>
        </w:rPr>
      </w:pPr>
      <w:r w:rsidRPr="BC9D3696">
        <w:rPr>
          <w:rFonts w:ascii="Times New Roman" w:cs="Times New Roman"/>
          <w:sz w:val="28"/>
          <w:szCs w:val="28"/>
          <w:rPrChange w:id="13333" w:author="user pc" w:date="2022-03-15T10:14:00Z">
            <w:rPr/>
          </w:rPrChange>
        </w:rPr>
        <w:t>pH = -log[H</w:t>
      </w:r>
      <w:r w:rsidRPr="C2AD29DF">
        <w:rPr>
          <w:rFonts w:ascii="Times New Roman" w:cs="Times New Roman"/>
          <w:sz w:val="28"/>
          <w:szCs w:val="28"/>
          <w:vertAlign w:val="subscript"/>
          <w:rPrChange w:id="13334" w:author="user pc" w:date="2022-03-15T10:14:00Z">
            <w:rPr>
              <w:vertAlign w:val="subscript"/>
            </w:rPr>
          </w:rPrChange>
        </w:rPr>
        <w:t>3</w:t>
      </w:r>
      <w:r w:rsidRPr="0E693819">
        <w:rPr>
          <w:rFonts w:ascii="Times New Roman" w:cs="Times New Roman"/>
          <w:sz w:val="28"/>
          <w:szCs w:val="28"/>
          <w:rPrChange w:id="13335" w:author="user pc" w:date="2022-03-15T10:14:00Z">
            <w:rPr/>
          </w:rPrChange>
        </w:rPr>
        <w:t>O</w:t>
      </w:r>
      <w:r w:rsidRPr="12B29638">
        <w:rPr>
          <w:rFonts w:ascii="Times New Roman" w:cs="Times New Roman"/>
          <w:sz w:val="28"/>
          <w:szCs w:val="28"/>
          <w:vertAlign w:val="superscript"/>
          <w:rPrChange w:id="13336" w:author="user pc" w:date="2022-03-15T10:14:00Z">
            <w:rPr>
              <w:vertAlign w:val="superscript"/>
            </w:rPr>
          </w:rPrChange>
        </w:rPr>
        <w:t>+</w:t>
      </w:r>
      <w:r w:rsidRPr="060A542B">
        <w:rPr>
          <w:rFonts w:ascii="Times New Roman" w:cs="Times New Roman"/>
          <w:sz w:val="28"/>
          <w:szCs w:val="28"/>
          <w:rPrChange w:id="13337" w:author="user pc" w:date="2022-03-15T10:14:00Z">
            <w:rPr/>
          </w:rPrChange>
        </w:rPr>
        <w:t>]</w:t>
      </w:r>
    </w:p>
    <w:p>
      <w:pPr>
        <w:pStyle w:val="style0"/>
        <w:rPr>
          <w:rFonts w:ascii="Times New Roman" w:cs="Times New Roman"/>
          <w:sz w:val="28"/>
          <w:szCs w:val="28"/>
          <w:rPrChange w:id="13338" w:author="user pc" w:date="2022-03-15T10:14:00Z">
            <w:rPr/>
          </w:rPrChange>
        </w:rPr>
      </w:pPr>
      <w:r w:rsidRPr="4013B34F">
        <w:rPr>
          <w:rFonts w:ascii="Times New Roman" w:cs="Times New Roman"/>
          <w:sz w:val="28"/>
          <w:szCs w:val="28"/>
          <w:rPrChange w:id="13339" w:author="user pc" w:date="2022-03-15T10:14:00Z">
            <w:rPr/>
          </w:rPrChange>
        </w:rPr>
        <w:t xml:space="preserve">     = -log</w:t>
      </w:r>
      <w:r>
        <w:rPr>
          <w:rFonts w:ascii="Times New Roman" w:cs="Times New Roman" w:hAnsi="Times New Roman"/>
          <w:sz w:val="28"/>
          <w:szCs w:val="28"/>
        </w:rPr>
        <w:t xml:space="preserve"> </w:t>
      </w:r>
      <w:r w:rsidRPr="F192E70B">
        <w:rPr>
          <w:rFonts w:ascii="Times New Roman" w:cs="Times New Roman"/>
          <w:sz w:val="28"/>
          <w:szCs w:val="28"/>
          <w:rPrChange w:id="13340" w:author="user pc" w:date="2022-03-15T10:14:00Z">
            <w:rPr/>
          </w:rPrChange>
        </w:rPr>
        <w:t>[7.1 × 10</w:t>
      </w:r>
      <w:r w:rsidRPr="0CC5CFC0">
        <w:rPr>
          <w:rFonts w:ascii="Times New Roman" w:cs="Times New Roman"/>
          <w:sz w:val="28"/>
          <w:szCs w:val="28"/>
          <w:vertAlign w:val="superscript"/>
          <w:rPrChange w:id="13341" w:author="user pc" w:date="2022-03-15T10:14:00Z">
            <w:rPr>
              <w:vertAlign w:val="superscript"/>
            </w:rPr>
          </w:rPrChange>
        </w:rPr>
        <w:t>-2</w:t>
      </w:r>
      <w:r w:rsidRPr="DFA013BC">
        <w:rPr>
          <w:rFonts w:ascii="Times New Roman" w:cs="Times New Roman"/>
          <w:sz w:val="28"/>
          <w:szCs w:val="28"/>
          <w:rPrChange w:id="13342" w:author="user pc" w:date="2022-03-15T10:14:00Z">
            <w:rPr/>
          </w:rPrChange>
        </w:rPr>
        <w:t>]</w:t>
      </w:r>
    </w:p>
    <w:p>
      <w:pPr>
        <w:pStyle w:val="style0"/>
        <w:rPr>
          <w:rFonts w:ascii="Times New Roman" w:cs="Times New Roman"/>
          <w:sz w:val="28"/>
          <w:szCs w:val="28"/>
          <w:rPrChange w:id="13343" w:author="user pc" w:date="2022-03-15T10:14:00Z">
            <w:rPr/>
          </w:rPrChange>
        </w:rPr>
      </w:pPr>
      <w:r w:rsidRPr="000D7137">
        <w:rPr>
          <w:rFonts w:ascii="Times New Roman" w:cs="Times New Roman"/>
          <w:sz w:val="28"/>
          <w:szCs w:val="28"/>
          <w:rPrChange w:id="13344" w:author="user pc" w:date="2022-03-15T10:14:00Z">
            <w:rPr/>
          </w:rPrChange>
        </w:rPr>
        <w:t xml:space="preserve">     = 1.149</w:t>
      </w:r>
    </w:p>
    <w:p>
      <w:pPr>
        <w:pStyle w:val="style0"/>
        <w:rPr>
          <w:rFonts w:ascii="Times New Roman" w:cs="Times New Roman"/>
          <w:sz w:val="28"/>
          <w:szCs w:val="28"/>
          <w:rPrChange w:id="13345" w:author="user pc" w:date="2022-03-15T10:14:00Z">
            <w:rPr/>
          </w:rPrChange>
        </w:rPr>
      </w:pPr>
      <w:r w:rsidRPr="0022BE3B">
        <w:rPr>
          <w:rFonts w:ascii="Times New Roman" w:cs="Times New Roman"/>
          <w:sz w:val="28"/>
          <w:szCs w:val="28"/>
          <w:rPrChange w:id="13346" w:author="user pc" w:date="2022-03-15T10:14:00Z">
            <w:rPr/>
          </w:rPrChange>
        </w:rPr>
        <w:t>pH</w:t>
      </w:r>
      <w:r>
        <w:rPr>
          <w:rFonts w:ascii="Times New Roman" w:cs="Times New Roman" w:hAnsi="Times New Roman"/>
          <w:sz w:val="28"/>
          <w:szCs w:val="28"/>
        </w:rPr>
        <w:t xml:space="preserve"> </w:t>
      </w:r>
      <w:r w:rsidRPr="82696BE3">
        <w:rPr>
          <w:rFonts w:ascii="Times New Roman" w:cs="Times New Roman"/>
          <w:sz w:val="28"/>
          <w:szCs w:val="28"/>
          <w:rPrChange w:id="13347" w:author="user pc" w:date="2022-03-15T10:14:00Z">
            <w:rPr/>
          </w:rPrChange>
        </w:rPr>
        <w:t>+</w:t>
      </w:r>
      <w:r>
        <w:rPr>
          <w:rFonts w:ascii="Times New Roman" w:cs="Times New Roman" w:hAnsi="Times New Roman"/>
          <w:sz w:val="28"/>
          <w:szCs w:val="28"/>
        </w:rPr>
        <w:t xml:space="preserve"> </w:t>
      </w:r>
      <w:r w:rsidRPr="36DF21F2">
        <w:rPr>
          <w:rFonts w:ascii="Times New Roman" w:cs="Times New Roman"/>
          <w:sz w:val="28"/>
          <w:szCs w:val="28"/>
          <w:rPrChange w:id="13348" w:author="user pc" w:date="2022-03-15T10:14:00Z">
            <w:rPr/>
          </w:rPrChange>
        </w:rPr>
        <w:t>pOH</w:t>
      </w:r>
      <w:r>
        <w:rPr>
          <w:rFonts w:ascii="Times New Roman" w:cs="Times New Roman" w:hAnsi="Times New Roman"/>
          <w:sz w:val="28"/>
          <w:szCs w:val="28"/>
        </w:rPr>
        <w:t xml:space="preserve"> </w:t>
      </w:r>
      <w:r w:rsidRPr="BA343373">
        <w:rPr>
          <w:rFonts w:ascii="Times New Roman" w:cs="Times New Roman"/>
          <w:sz w:val="28"/>
          <w:szCs w:val="28"/>
          <w:rPrChange w:id="13349" w:author="user pc" w:date="2022-03-15T10:14:00Z">
            <w:rPr/>
          </w:rPrChange>
        </w:rPr>
        <w:t>=</w:t>
      </w:r>
      <w:r>
        <w:rPr>
          <w:rFonts w:ascii="Times New Roman" w:cs="Times New Roman" w:hAnsi="Times New Roman"/>
          <w:sz w:val="28"/>
          <w:szCs w:val="28"/>
        </w:rPr>
        <w:t xml:space="preserve"> </w:t>
      </w:r>
      <w:r w:rsidRPr="564D320B">
        <w:rPr>
          <w:rFonts w:ascii="Times New Roman" w:cs="Times New Roman"/>
          <w:sz w:val="28"/>
          <w:szCs w:val="28"/>
          <w:rPrChange w:id="13350" w:author="user pc" w:date="2022-03-15T10:14:00Z">
            <w:rPr/>
          </w:rPrChange>
        </w:rPr>
        <w:t>14.00</w:t>
      </w:r>
    </w:p>
    <w:p>
      <w:pPr>
        <w:pStyle w:val="style0"/>
        <w:rPr>
          <w:rFonts w:ascii="Times New Roman" w:cs="Times New Roman"/>
          <w:sz w:val="28"/>
          <w:szCs w:val="28"/>
          <w:rPrChange w:id="13351" w:author="user pc" w:date="2022-03-15T10:14:00Z">
            <w:rPr/>
          </w:rPrChange>
        </w:rPr>
      </w:pPr>
      <w:r w:rsidRPr="4332A78F">
        <w:rPr>
          <w:rFonts w:ascii="Times New Roman" w:cs="Times New Roman"/>
          <w:sz w:val="28"/>
          <w:szCs w:val="28"/>
          <w:rPrChange w:id="13352" w:author="user pc" w:date="2022-03-15T10:14:00Z">
            <w:rPr/>
          </w:rPrChange>
        </w:rPr>
        <w:t>pOH = 14 - 1.149</w:t>
      </w:r>
    </w:p>
    <w:p>
      <w:pPr>
        <w:pStyle w:val="style0"/>
        <w:rPr>
          <w:rFonts w:ascii="Times New Roman" w:cs="Times New Roman"/>
          <w:sz w:val="28"/>
          <w:szCs w:val="28"/>
          <w:rPrChange w:id="13353" w:author="user pc" w:date="2022-03-15T10:14:00Z">
            <w:rPr/>
          </w:rPrChange>
        </w:rPr>
      </w:pPr>
      <w:r w:rsidRPr="338DA446">
        <w:rPr>
          <w:rFonts w:ascii="Times New Roman" w:cs="Times New Roman"/>
          <w:sz w:val="28"/>
          <w:szCs w:val="28"/>
          <w:rPrChange w:id="13354" w:author="user pc" w:date="2022-03-15T10:14:00Z">
            <w:rPr/>
          </w:rPrChange>
        </w:rPr>
        <w:t>pOH = 12.851</w:t>
      </w:r>
    </w:p>
    <w:p>
      <w:pPr>
        <w:pStyle w:val="style0"/>
        <w:rPr>
          <w:rFonts w:ascii="Times New Roman" w:cs="Times New Roman"/>
          <w:sz w:val="28"/>
          <w:szCs w:val="28"/>
          <w:rPrChange w:id="13355" w:author="user pc" w:date="2022-03-15T10:14:00Z">
            <w:rPr/>
          </w:rPrChange>
        </w:rPr>
      </w:pPr>
      <w:r w:rsidRPr="AC6840E0">
        <w:rPr>
          <w:rFonts w:ascii="Times New Roman" w:cs="Times New Roman"/>
          <w:sz w:val="28"/>
          <w:szCs w:val="28"/>
          <w:rPrChange w:id="13356" w:author="user pc" w:date="2022-03-15T10:14:00Z">
            <w:rPr/>
          </w:rPrChange>
        </w:rPr>
        <w:t>[OH</w:t>
      </w:r>
      <w:r w:rsidRPr="67DAAF6E">
        <w:rPr>
          <w:rFonts w:ascii="Times New Roman" w:cs="Times New Roman"/>
          <w:sz w:val="28"/>
          <w:szCs w:val="28"/>
          <w:vertAlign w:val="superscript"/>
          <w:rPrChange w:id="13357" w:author="user pc" w:date="2022-03-15T10:14:00Z">
            <w:rPr>
              <w:vertAlign w:val="superscript"/>
            </w:rPr>
          </w:rPrChange>
        </w:rPr>
        <w:t>-</w:t>
      </w:r>
      <w:r w:rsidRPr="75477C4B">
        <w:rPr>
          <w:rFonts w:ascii="Times New Roman" w:cs="Times New Roman"/>
          <w:sz w:val="28"/>
          <w:szCs w:val="28"/>
          <w:rPrChange w:id="13358" w:author="user pc" w:date="2022-03-15T10:14:00Z">
            <w:rPr/>
          </w:rPrChange>
        </w:rPr>
        <w:t>] = 10</w:t>
      </w:r>
      <w:r w:rsidRPr="219D9652">
        <w:rPr>
          <w:rFonts w:ascii="Times New Roman" w:cs="Times New Roman"/>
          <w:sz w:val="28"/>
          <w:szCs w:val="28"/>
          <w:vertAlign w:val="superscript"/>
          <w:rPrChange w:id="13359" w:author="user pc" w:date="2022-03-15T10:14:00Z">
            <w:rPr>
              <w:vertAlign w:val="superscript"/>
            </w:rPr>
          </w:rPrChange>
        </w:rPr>
        <w:t>-pOH</w:t>
      </w:r>
    </w:p>
    <w:p>
      <w:pPr>
        <w:pStyle w:val="style0"/>
        <w:rPr>
          <w:rFonts w:ascii="Times New Roman" w:cs="Times New Roman"/>
          <w:sz w:val="28"/>
          <w:szCs w:val="28"/>
          <w:vertAlign w:val="superscript"/>
          <w:rPrChange w:id="13360" w:author="user pc" w:date="2022-03-15T10:14:00Z">
            <w:rPr>
              <w:vertAlign w:val="superscript"/>
            </w:rPr>
          </w:rPrChange>
        </w:rPr>
      </w:pPr>
      <w:r w:rsidRPr="949B9ED1">
        <w:rPr>
          <w:rFonts w:ascii="Times New Roman" w:cs="Times New Roman"/>
          <w:sz w:val="28"/>
          <w:szCs w:val="28"/>
          <w:rPrChange w:id="13361" w:author="user pc" w:date="2022-03-15T10:14:00Z">
            <w:rPr/>
          </w:rPrChange>
        </w:rPr>
        <w:t>= 10</w:t>
      </w:r>
      <w:r w:rsidRPr="3BFA4808">
        <w:rPr>
          <w:rFonts w:ascii="Times New Roman" w:cs="Times New Roman"/>
          <w:sz w:val="28"/>
          <w:szCs w:val="28"/>
          <w:vertAlign w:val="superscript"/>
          <w:rPrChange w:id="13362" w:author="user pc" w:date="2022-03-15T10:14:00Z">
            <w:rPr>
              <w:vertAlign w:val="superscript"/>
            </w:rPr>
          </w:rPrChange>
        </w:rPr>
        <w:t>-12.851</w:t>
      </w:r>
    </w:p>
    <w:p>
      <w:pPr>
        <w:pStyle w:val="style0"/>
        <w:rPr>
          <w:rFonts w:ascii="Times New Roman" w:cs="Times New Roman"/>
          <w:sz w:val="28"/>
          <w:szCs w:val="28"/>
          <w:rPrChange w:id="13363" w:author="user pc" w:date="2022-03-15T10:14:00Z">
            <w:rPr/>
          </w:rPrChange>
        </w:rPr>
      </w:pPr>
      <w:r w:rsidRPr="F321BC68">
        <w:rPr>
          <w:rFonts w:ascii="Times New Roman" w:cs="Times New Roman"/>
          <w:sz w:val="28"/>
          <w:szCs w:val="28"/>
          <w:rPrChange w:id="13364" w:author="user pc" w:date="2022-03-15T10:14:00Z">
            <w:rPr/>
          </w:rPrChange>
        </w:rPr>
        <w:t>[OH</w:t>
      </w:r>
      <w:r w:rsidRPr="98062F81">
        <w:rPr>
          <w:rFonts w:ascii="Times New Roman" w:cs="Times New Roman"/>
          <w:sz w:val="28"/>
          <w:szCs w:val="28"/>
          <w:vertAlign w:val="superscript"/>
          <w:rPrChange w:id="13365" w:author="user pc" w:date="2022-03-15T10:14:00Z">
            <w:rPr>
              <w:vertAlign w:val="superscript"/>
            </w:rPr>
          </w:rPrChange>
        </w:rPr>
        <w:t>-</w:t>
      </w:r>
      <w:r w:rsidRPr="212D307B">
        <w:rPr>
          <w:rFonts w:ascii="Times New Roman" w:cs="Times New Roman"/>
          <w:sz w:val="28"/>
          <w:szCs w:val="28"/>
          <w:rPrChange w:id="13366" w:author="user pc" w:date="2022-03-15T10:14:00Z">
            <w:rPr/>
          </w:rPrChange>
        </w:rPr>
        <w:t>]</w:t>
      </w:r>
      <w:r>
        <w:rPr>
          <w:rFonts w:ascii="Times New Roman" w:cs="Times New Roman" w:hAnsi="Times New Roman"/>
          <w:sz w:val="28"/>
          <w:szCs w:val="28"/>
        </w:rPr>
        <w:t xml:space="preserve"> </w:t>
      </w:r>
      <w:r w:rsidRPr="FDBA15D6">
        <w:rPr>
          <w:rFonts w:ascii="Times New Roman" w:cs="Times New Roman"/>
          <w:sz w:val="28"/>
          <w:szCs w:val="28"/>
          <w:rPrChange w:id="13367" w:author="user pc" w:date="2022-03-15T10:14:00Z">
            <w:rPr/>
          </w:rPrChange>
        </w:rPr>
        <w:t>= 1.41 × 10</w:t>
      </w:r>
      <w:r w:rsidRPr="0D36D0BD">
        <w:rPr>
          <w:rFonts w:ascii="Times New Roman" w:cs="Times New Roman"/>
          <w:sz w:val="28"/>
          <w:szCs w:val="28"/>
          <w:vertAlign w:val="superscript"/>
          <w:rPrChange w:id="13368" w:author="user pc" w:date="2022-03-15T10:14:00Z">
            <w:rPr>
              <w:vertAlign w:val="superscript"/>
            </w:rPr>
          </w:rPrChange>
        </w:rPr>
        <w:t>-13</w:t>
      </w:r>
      <w:r w:rsidRPr="9E679DCC">
        <w:rPr>
          <w:rFonts w:ascii="Times New Roman" w:cs="Times New Roman"/>
          <w:sz w:val="28"/>
          <w:szCs w:val="28"/>
          <w:rPrChange w:id="13369" w:author="user pc" w:date="2022-03-15T10:14:00Z">
            <w:rPr/>
          </w:rPrChange>
        </w:rPr>
        <w:t>M</w:t>
      </w:r>
    </w:p>
    <w:p>
      <w:pPr>
        <w:pStyle w:val="style0"/>
        <w:rPr>
          <w:rFonts w:ascii="Times New Roman" w:cs="Times New Roman" w:hAnsi="Times New Roman"/>
          <w:b/>
          <w:bCs/>
          <w:sz w:val="28"/>
          <w:szCs w:val="28"/>
          <w:rPrChange w:id="13370" w:author="user pc" w:date="2022-03-15T10:14:00Z">
            <w:rPr>
              <w:rFonts w:ascii="Dancing Script" w:hAnsi="Dancing Script"/>
              <w:b/>
              <w:bCs/>
            </w:rPr>
          </w:rPrChange>
        </w:rPr>
      </w:pPr>
      <w:r w:rsidRPr="943E9476">
        <w:rPr>
          <w:rFonts w:ascii="Times New Roman" w:cs="Times New Roman" w:hAnsi="Times New Roman"/>
          <w:b/>
          <w:bCs/>
          <w:sz w:val="28"/>
          <w:szCs w:val="28"/>
          <w:rPrChange w:id="13371" w:author="user pc" w:date="2022-03-15T10:14:00Z">
            <w:rPr>
              <w:rFonts w:ascii="Dancing Script" w:hAnsi="Dancing Script"/>
              <w:b/>
              <w:bCs/>
            </w:rPr>
          </w:rPrChange>
        </w:rPr>
        <w:t>Alternatively;</w:t>
      </w:r>
    </w:p>
    <w:p>
      <w:pPr>
        <w:pStyle w:val="style0"/>
        <w:rPr>
          <w:rFonts w:ascii="Times New Roman" w:cs="Times New Roman"/>
          <w:sz w:val="28"/>
          <w:szCs w:val="28"/>
          <w:rPrChange w:id="13372" w:author="user pc" w:date="2022-03-15T10:14:00Z">
            <w:rPr/>
          </w:rPrChange>
        </w:rPr>
      </w:pPr>
      <w:r w:rsidRPr="24C46C13">
        <w:rPr>
          <w:rFonts w:ascii="Times New Roman" w:cs="Times New Roman"/>
          <w:sz w:val="28"/>
          <w:szCs w:val="28"/>
          <w:rPrChange w:id="13373" w:author="user pc" w:date="2022-03-15T10:14:00Z">
            <w:rPr/>
          </w:rPrChange>
        </w:rPr>
        <w:t>H</w:t>
      </w:r>
      <w:r w:rsidRPr="C3F09FA0">
        <w:rPr>
          <w:rFonts w:ascii="Times New Roman" w:cs="Times New Roman"/>
          <w:sz w:val="28"/>
          <w:szCs w:val="28"/>
          <w:vertAlign w:val="subscript"/>
          <w:rPrChange w:id="13374" w:author="user pc" w:date="2022-03-15T10:14:00Z">
            <w:rPr>
              <w:vertAlign w:val="subscript"/>
            </w:rPr>
          </w:rPrChange>
        </w:rPr>
        <w:t>3</w:t>
      </w:r>
      <w:r w:rsidRPr="C712B5C9">
        <w:rPr>
          <w:rFonts w:ascii="Times New Roman" w:cs="Times New Roman"/>
          <w:sz w:val="28"/>
          <w:szCs w:val="28"/>
          <w:rPrChange w:id="13375" w:author="user pc" w:date="2022-03-15T10:14:00Z">
            <w:rPr/>
          </w:rPrChange>
        </w:rPr>
        <w:t>O</w:t>
      </w:r>
      <w:r w:rsidRPr="7A4EABA1">
        <w:rPr>
          <w:rFonts w:ascii="Times New Roman" w:cs="Times New Roman"/>
          <w:sz w:val="28"/>
          <w:szCs w:val="28"/>
          <w:vertAlign w:val="superscript"/>
          <w:rPrChange w:id="13376" w:author="user pc" w:date="2022-03-15T10:14:00Z">
            <w:rPr>
              <w:vertAlign w:val="superscript"/>
            </w:rPr>
          </w:rPrChange>
        </w:rPr>
        <w:t>+</w:t>
      </w:r>
      <w:r w:rsidRPr="D7042A99">
        <w:rPr>
          <w:rFonts w:ascii="Times New Roman" w:cs="Times New Roman"/>
          <w:sz w:val="28"/>
          <w:szCs w:val="28"/>
          <w:rPrChange w:id="13377" w:author="user pc" w:date="2022-03-15T10:14:00Z">
            <w:rPr/>
          </w:rPrChange>
        </w:rPr>
        <w:t>][OH</w:t>
      </w:r>
      <w:r w:rsidRPr="D084ABC4">
        <w:rPr>
          <w:rFonts w:ascii="Times New Roman" w:cs="Times New Roman"/>
          <w:sz w:val="28"/>
          <w:szCs w:val="28"/>
          <w:vertAlign w:val="superscript"/>
          <w:rPrChange w:id="13378" w:author="user pc" w:date="2022-03-15T10:14:00Z">
            <w:rPr>
              <w:vertAlign w:val="superscript"/>
            </w:rPr>
          </w:rPrChange>
        </w:rPr>
        <w:t>-</w:t>
      </w:r>
      <w:r w:rsidRPr="22B2D652">
        <w:rPr>
          <w:rFonts w:ascii="Times New Roman" w:cs="Times New Roman"/>
          <w:sz w:val="28"/>
          <w:szCs w:val="28"/>
          <w:rPrChange w:id="13379" w:author="user pc" w:date="2022-03-15T10:14:00Z">
            <w:rPr/>
          </w:rPrChange>
        </w:rPr>
        <w:t>] = 1.0 × 10</w:t>
      </w:r>
      <w:r w:rsidRPr="55B4900F">
        <w:rPr>
          <w:rFonts w:ascii="Times New Roman" w:cs="Times New Roman"/>
          <w:sz w:val="28"/>
          <w:szCs w:val="28"/>
          <w:vertAlign w:val="superscript"/>
          <w:rPrChange w:id="13380" w:author="user pc" w:date="2022-03-15T10:14:00Z">
            <w:rPr>
              <w:vertAlign w:val="superscript"/>
            </w:rPr>
          </w:rPrChange>
        </w:rPr>
        <w:t>-14</w:t>
      </w:r>
    </w:p>
    <w:p>
      <w:pPr>
        <w:pStyle w:val="style0"/>
        <w:rPr>
          <w:rFonts w:ascii="Times New Roman" w:cs="Times New Roman" w:hAnsi="Times New Roman"/>
          <w:sz w:val="28"/>
          <w:szCs w:val="28"/>
        </w:rPr>
      </w:pPr>
      <m:oMathPara>
        <m:oMathParaPr>
          <m:jc m:val="left"/>
        </m:oMathParaPr>
        <m:oMath>
          <m:d>
            <m:dPr>
              <m:begChr m:val="["/>
              <m:endChr m:val="]"/>
              <m:ctrlPr>
                <w:rPr>
                  <w:rFonts w:ascii="Cambria Math" w:cs="Times New Roman" w:hAnsi="Cambria Math"/>
                  <w:i/>
                  <w:sz w:val="28"/>
                  <w:szCs w:val="28"/>
                </w:rPr>
              </m:ctrlPr>
            </m:dPr>
            <m:e>
              <m:r>
                <w:rPr>
                  <w:rFonts w:ascii="Cambria Math" w:cs="Times New Roman" w:hAnsi="Cambria Math"/>
                  <w:sz w:val="28"/>
                  <w:szCs w:val="28"/>
                </w:rPr>
                <m:t>O</m:t>
              </m:r>
              <m:sSup>
                <m:sSupPr>
                  <m:ctrlPr>
                    <w:rPr>
                      <w:rFonts w:ascii="Cambria Math" w:cs="Times New Roman" w:hAnsi="Cambria Math"/>
                      <w:i/>
                      <w:sz w:val="28"/>
                      <w:szCs w:val="28"/>
                    </w:rPr>
                  </m:ctrlPr>
                </m:sSupPr>
                <m:e>
                  <m:r>
                    <w:rPr>
                      <w:rFonts w:ascii="Cambria Math" w:cs="Times New Roman" w:hAnsi="Cambria Math"/>
                      <w:sz w:val="28"/>
                      <w:szCs w:val="28"/>
                    </w:rPr>
                    <m:t>H</m:t>
                  </m:r>
                </m:e>
                <m:sup>
                  <m:r>
                    <w:rPr>
                      <w:rFonts w:ascii="Cambria Math" w:cs="Times New Roman" w:hAnsi="Cambria Math"/>
                      <w:sz w:val="28"/>
                      <w:szCs w:val="28"/>
                    </w:rPr>
                    <m:t>-</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-14</m:t>
                  </m:r>
                </m:sup>
              </m:sSup>
            </m:num>
            <m:den>
              <m:d>
                <m:dPr>
                  <m:begChr m:val="["/>
                  <m:endChr m:val="]"/>
                  <m:ctrlPr>
                    <w:rPr>
                      <w:rFonts w:ascii="Cambria Math" w:cs="Times New Roman" w:hAnsi="Cambria Math"/>
                      <w:i/>
                      <w:sz w:val="28"/>
                      <w:szCs w:val="28"/>
                    </w:rPr>
                  </m:ctrlPr>
                </m:dPr>
                <m:e>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3</m:t>
                      </m:r>
                    </m:sub>
                  </m:sSub>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m:t>
                      </m:r>
                    </m:sup>
                  </m:sSup>
                </m:e>
              </m:d>
            </m:den>
          </m:f>
        </m:oMath>
      </m:oMathPara>
    </w:p>
    <w:p>
      <w:pPr>
        <w:pStyle w:val="style0"/>
        <w:rPr>
          <w:rFonts w:ascii="Times New Roman" w:cs="Times New Roman" w:hAnsi="Times New Roman"/>
          <w:sz w:val="28"/>
          <w:szCs w:val="28"/>
        </w:rPr>
      </w:pPr>
      <w:r w:rsidRPr="7471689C">
        <w:rPr>
          <w:rFonts w:ascii="Times New Roman" w:cs="Times New Roman"/>
          <w:sz w:val="28"/>
          <w:szCs w:val="28"/>
          <w:rPrChange w:id="13381" w:author="user pc" w:date="2022-03-15T10:14:00Z">
            <w:rPr/>
          </w:rPrChange>
        </w:rPr>
        <w:t xml:space="preserve">  </w:t>
      </w:r>
      <w:r>
        <w:rPr>
          <w:rFonts w:ascii="Times New Roman" w:cs="Times New Roman" w:hAnsi="Times New Roman"/>
          <w:sz w:val="28"/>
          <w:szCs w:val="28"/>
        </w:rPr>
        <w:br/>
      </w:r>
      <m:oMathPara>
        <m:oMathParaPr>
          <m:jc m:val="left"/>
        </m:oMathParaPr>
        <m:oMath>
          <m:d>
            <m:dPr>
              <m:begChr m:val="["/>
              <m:endChr m:val="]"/>
              <m:ctrlPr>
                <w:rPr>
                  <w:rFonts w:ascii="Cambria Math" w:cs="Times New Roman" w:hAnsi="Cambria Math"/>
                  <w:i/>
                  <w:sz w:val="28"/>
                  <w:szCs w:val="28"/>
                </w:rPr>
              </m:ctrlPr>
            </m:dPr>
            <m:e>
              <m:r>
                <w:rPr>
                  <w:rFonts w:ascii="Cambria Math" w:cs="Times New Roman" w:hAnsi="Cambria Math"/>
                  <w:sz w:val="28"/>
                  <w:szCs w:val="28"/>
                </w:rPr>
                <m:t>O</m:t>
              </m:r>
              <m:sSup>
                <m:sSupPr>
                  <m:ctrlPr>
                    <w:rPr>
                      <w:rFonts w:ascii="Cambria Math" w:cs="Times New Roman" w:hAnsi="Cambria Math"/>
                      <w:i/>
                      <w:sz w:val="28"/>
                      <w:szCs w:val="28"/>
                    </w:rPr>
                  </m:ctrlPr>
                </m:sSupPr>
                <m:e>
                  <m:r>
                    <w:rPr>
                      <w:rFonts w:ascii="Cambria Math" w:cs="Times New Roman" w:hAnsi="Cambria Math"/>
                      <w:sz w:val="28"/>
                      <w:szCs w:val="28"/>
                    </w:rPr>
                    <m:t>H</m:t>
                  </m:r>
                </m:e>
                <m:sup>
                  <m:r>
                    <w:rPr>
                      <w:rFonts w:ascii="Cambria Math" w:cs="Times New Roman" w:hAnsi="Cambria Math"/>
                      <w:sz w:val="28"/>
                      <w:szCs w:val="28"/>
                    </w:rPr>
                    <m:t>-</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-14</m:t>
                  </m:r>
                </m:sup>
              </m:sSup>
            </m:num>
            <m:den>
              <m:d>
                <m:dPr>
                  <m:begChr m:val="["/>
                  <m:endChr m:val="]"/>
                  <m:ctrlPr>
                    <w:rPr>
                      <w:rFonts w:ascii="Cambria Math" w:cs="Times New Roman" w:hAnsi="Cambria Math"/>
                      <w:i/>
                      <w:sz w:val="28"/>
                      <w:szCs w:val="28"/>
                    </w:rPr>
                  </m:ctrlPr>
                </m:dPr>
                <m:e>
                  <m:r>
                    <w:rPr>
                      <w:rFonts w:ascii="Cambria Math" w:cs="Times New Roman" w:hAnsi="Cambria Math"/>
                      <w:sz w:val="28"/>
                      <w:szCs w:val="28"/>
                    </w:rPr>
                    <m:t>7.1 ×</m:t>
                  </m:r>
                  <m:sSup>
                    <m:sSupPr>
                      <m:ctrlPr>
                        <w:rPr>
                          <w:rFonts w:ascii="Cambria Math" w:cs="Times New Roman" w:hAnsi="Cambria Math"/>
                          <w:i/>
                          <w:sz w:val="28"/>
                          <w:szCs w:val="28"/>
                        </w:rPr>
                      </m:ctrlPr>
                    </m:sSupPr>
                    <m:e>
                      <m:r>
                        <w:rPr>
                          <w:rFonts w:ascii="Cambria Math" w:cs="Times New Roman" w:hAnsi="Cambria Math"/>
                          <w:sz w:val="28"/>
                          <w:szCs w:val="28"/>
                        </w:rPr>
                        <m:t>10</m:t>
                      </m:r>
                    </m:e>
                    <m:sup>
                      <m:r>
                        <w:rPr>
                          <w:rFonts w:ascii="Cambria Math" w:cs="Times New Roman" w:hAnsi="Cambria Math"/>
                          <w:sz w:val="28"/>
                          <w:szCs w:val="28"/>
                        </w:rPr>
                        <m:t>-2</m:t>
                      </m:r>
                    </m:sup>
                  </m:sSup>
                </m:e>
              </m:d>
            </m:den>
          </m:f>
        </m:oMath>
      </m:oMathPara>
    </w:p>
    <w:p>
      <w:pPr>
        <w:pStyle w:val="style0"/>
        <w:rPr>
          <w:rFonts w:ascii="Times New Roman" w:cs="Times New Roman"/>
          <w:sz w:val="28"/>
          <w:szCs w:val="28"/>
          <w:rPrChange w:id="13382" w:author="user pc" w:date="2022-03-15T10:14:00Z">
            <w:rPr/>
          </w:rPrChange>
        </w:rPr>
      </w:pPr>
      <w:r w:rsidRPr="E3A3A34F">
        <w:rPr>
          <w:rFonts w:ascii="Times New Roman" w:cs="Times New Roman"/>
          <w:sz w:val="28"/>
          <w:szCs w:val="28"/>
          <w:rPrChange w:id="13383" w:author="user pc" w:date="2022-03-15T10:14:00Z">
            <w:rPr/>
          </w:rPrChange>
        </w:rPr>
        <w:t xml:space="preserve">  [OH</w:t>
      </w:r>
      <w:r w:rsidRPr="A4600301">
        <w:rPr>
          <w:rFonts w:ascii="Times New Roman" w:cs="Times New Roman"/>
          <w:sz w:val="28"/>
          <w:szCs w:val="28"/>
          <w:vertAlign w:val="superscript"/>
          <w:rPrChange w:id="13384" w:author="user pc" w:date="2022-03-15T10:14:00Z">
            <w:rPr>
              <w:vertAlign w:val="superscript"/>
            </w:rPr>
          </w:rPrChange>
        </w:rPr>
        <w:t>-</w:t>
      </w:r>
      <w:r w:rsidRPr="321F22A9">
        <w:rPr>
          <w:rFonts w:ascii="Times New Roman" w:cs="Times New Roman"/>
          <w:sz w:val="28"/>
          <w:szCs w:val="28"/>
          <w:rPrChange w:id="13385" w:author="user pc" w:date="2022-03-15T10:14:00Z">
            <w:rPr/>
          </w:rPrChange>
        </w:rPr>
        <w:t>]</w:t>
      </w:r>
      <w:r>
        <w:rPr>
          <w:rFonts w:ascii="Times New Roman" w:cs="Times New Roman" w:hAnsi="Times New Roman"/>
          <w:sz w:val="28"/>
          <w:szCs w:val="28"/>
        </w:rPr>
        <w:t xml:space="preserve"> </w:t>
      </w:r>
      <w:r w:rsidRPr="81E0DFEF">
        <w:rPr>
          <w:rFonts w:ascii="Times New Roman" w:cs="Times New Roman"/>
          <w:sz w:val="28"/>
          <w:szCs w:val="28"/>
          <w:rPrChange w:id="13386" w:author="user pc" w:date="2022-03-15T10:14:00Z">
            <w:rPr/>
          </w:rPrChange>
        </w:rPr>
        <w:t>=</w:t>
      </w:r>
      <w:r>
        <w:rPr>
          <w:rFonts w:ascii="Times New Roman" w:cs="Times New Roman" w:hAnsi="Times New Roman"/>
          <w:sz w:val="28"/>
          <w:szCs w:val="28"/>
        </w:rPr>
        <w:t xml:space="preserve"> </w:t>
      </w:r>
      <w:r w:rsidRPr="B7DBA32E">
        <w:rPr>
          <w:rFonts w:ascii="Times New Roman" w:cs="Times New Roman"/>
          <w:sz w:val="28"/>
          <w:szCs w:val="28"/>
          <w:rPrChange w:id="13387" w:author="user pc" w:date="2022-03-15T10:14:00Z">
            <w:rPr/>
          </w:rPrChange>
        </w:rPr>
        <w:t>1.41×10</w:t>
      </w:r>
      <w:r w:rsidRPr="108D8749">
        <w:rPr>
          <w:rFonts w:ascii="Times New Roman" w:cs="Times New Roman"/>
          <w:sz w:val="28"/>
          <w:szCs w:val="28"/>
          <w:vertAlign w:val="superscript"/>
          <w:rPrChange w:id="13388" w:author="user pc" w:date="2022-03-15T10:14:00Z">
            <w:rPr>
              <w:vertAlign w:val="superscript"/>
            </w:rPr>
          </w:rPrChange>
        </w:rPr>
        <w:t>-13</w:t>
      </w:r>
      <w:r w:rsidRPr="EA06422C">
        <w:rPr>
          <w:rFonts w:ascii="Times New Roman" w:cs="Times New Roman"/>
          <w:sz w:val="28"/>
          <w:szCs w:val="28"/>
          <w:rPrChange w:id="13389" w:author="user pc" w:date="2022-03-15T10:14:00Z">
            <w:rPr/>
          </w:rPrChange>
        </w:rPr>
        <w:t>M</w:t>
      </w:r>
    </w:p>
    <w:p>
      <w:pPr>
        <w:pStyle w:val="style0"/>
        <w:rPr>
          <w:rFonts w:ascii="Times New Roman" w:cs="Times New Roman"/>
          <w:sz w:val="28"/>
          <w:szCs w:val="28"/>
          <w:rPrChange w:id="13390" w:author="user pc" w:date="2022-03-15T10:14:00Z">
            <w:rPr/>
          </w:rPrChange>
        </w:rPr>
      </w:pPr>
    </w:p>
    <w:p>
      <w:pPr>
        <w:pStyle w:val="style0"/>
        <w:rPr>
          <w:rFonts w:ascii="Times New Roman" w:cs="Times New Roman"/>
          <w:sz w:val="28"/>
          <w:szCs w:val="28"/>
          <w:rPrChange w:id="13391" w:author="user pc" w:date="2022-03-15T10:14:00Z">
            <w:rPr/>
          </w:rPrChange>
        </w:rPr>
      </w:pPr>
      <w:r w:rsidRPr="71730FFD">
        <w:rPr>
          <w:rFonts w:ascii="Times New Roman" w:cs="Times New Roman"/>
          <w:b/>
          <w:sz w:val="28"/>
          <w:szCs w:val="28"/>
          <w:rPrChange w:id="13392" w:author="user pc" w:date="2022-03-15T10:14:00Z">
            <w:rPr>
              <w:b/>
            </w:rPr>
          </w:rPrChange>
        </w:rPr>
        <w:t>There</w:t>
      </w:r>
      <w:r>
        <w:rPr>
          <w:rFonts w:ascii="Times New Roman" w:cs="Times New Roman" w:hAnsi="Times New Roman"/>
          <w:b/>
          <w:sz w:val="28"/>
          <w:szCs w:val="28"/>
        </w:rPr>
        <w:t xml:space="preserve"> </w:t>
      </w:r>
      <w:r w:rsidRPr="E7C30246">
        <w:rPr>
          <w:rFonts w:ascii="Times New Roman" w:cs="Times New Roman"/>
          <w:b/>
          <w:sz w:val="28"/>
          <w:szCs w:val="28"/>
          <w:rPrChange w:id="13393" w:author="user pc" w:date="2022-03-15T10:14:00Z">
            <w:rPr>
              <w:b/>
            </w:rPr>
          </w:rPrChange>
        </w:rPr>
        <w:t>are</w:t>
      </w:r>
      <w:r>
        <w:rPr>
          <w:rFonts w:ascii="Times New Roman" w:cs="Times New Roman" w:hAnsi="Times New Roman"/>
          <w:b/>
          <w:sz w:val="28"/>
          <w:szCs w:val="28"/>
        </w:rPr>
        <w:t xml:space="preserve"> </w:t>
      </w:r>
      <w:r w:rsidRPr="B9FA1337">
        <w:rPr>
          <w:rFonts w:ascii="Times New Roman" w:cs="Times New Roman"/>
          <w:b/>
          <w:sz w:val="28"/>
          <w:szCs w:val="28"/>
          <w:rPrChange w:id="13394" w:author="user pc" w:date="2022-03-15T10:14:00Z">
            <w:rPr>
              <w:b/>
            </w:rPr>
          </w:rPrChange>
        </w:rPr>
        <w:t>several</w:t>
      </w:r>
      <w:r>
        <w:rPr>
          <w:rFonts w:ascii="Times New Roman" w:cs="Times New Roman" w:hAnsi="Times New Roman"/>
          <w:b/>
          <w:sz w:val="28"/>
          <w:szCs w:val="28"/>
        </w:rPr>
        <w:t xml:space="preserve"> </w:t>
      </w:r>
      <w:r w:rsidRPr="B03CC0A9">
        <w:rPr>
          <w:rFonts w:ascii="Times New Roman" w:cs="Times New Roman"/>
          <w:b/>
          <w:sz w:val="28"/>
          <w:szCs w:val="28"/>
          <w:rPrChange w:id="13395" w:author="user pc" w:date="2022-03-15T10:14:00Z">
            <w:rPr>
              <w:b/>
            </w:rPr>
          </w:rPrChange>
        </w:rPr>
        <w:t>ways</w:t>
      </w:r>
      <w:r>
        <w:rPr>
          <w:rFonts w:ascii="Times New Roman" w:cs="Times New Roman" w:hAnsi="Times New Roman"/>
          <w:b/>
          <w:sz w:val="28"/>
          <w:szCs w:val="28"/>
        </w:rPr>
        <w:t xml:space="preserve"> </w:t>
      </w:r>
      <w:r w:rsidRPr="02A29A57">
        <w:rPr>
          <w:rFonts w:ascii="Times New Roman" w:cs="Times New Roman"/>
          <w:b/>
          <w:sz w:val="28"/>
          <w:szCs w:val="28"/>
          <w:rPrChange w:id="13396" w:author="user pc" w:date="2022-03-15T10:14:00Z">
            <w:rPr>
              <w:b/>
            </w:rPr>
          </w:rPrChange>
        </w:rPr>
        <w:t>to</w:t>
      </w:r>
      <w:r>
        <w:rPr>
          <w:rFonts w:ascii="Times New Roman" w:cs="Times New Roman" w:hAnsi="Times New Roman"/>
          <w:b/>
          <w:sz w:val="28"/>
          <w:szCs w:val="28"/>
        </w:rPr>
        <w:t xml:space="preserve"> </w:t>
      </w:r>
      <w:r w:rsidRPr="AA034DE3">
        <w:rPr>
          <w:rFonts w:ascii="Times New Roman" w:cs="Times New Roman"/>
          <w:b/>
          <w:sz w:val="28"/>
          <w:szCs w:val="28"/>
          <w:rPrChange w:id="13397" w:author="user pc" w:date="2022-03-15T10:14:00Z">
            <w:rPr>
              <w:b/>
            </w:rPr>
          </w:rPrChange>
        </w:rPr>
        <w:t>test</w:t>
      </w:r>
      <w:r>
        <w:rPr>
          <w:rFonts w:ascii="Times New Roman" w:cs="Times New Roman" w:hAnsi="Times New Roman"/>
          <w:b/>
          <w:sz w:val="28"/>
          <w:szCs w:val="28"/>
        </w:rPr>
        <w:t xml:space="preserve"> </w:t>
      </w:r>
      <w:r w:rsidRPr="67C81CC4">
        <w:rPr>
          <w:rFonts w:ascii="Times New Roman" w:cs="Times New Roman"/>
          <w:b/>
          <w:sz w:val="28"/>
          <w:szCs w:val="28"/>
          <w:rPrChange w:id="13398" w:author="user pc" w:date="2022-03-15T10:14:00Z">
            <w:rPr>
              <w:b/>
            </w:rPr>
          </w:rPrChange>
        </w:rPr>
        <w:t>pH</w:t>
      </w:r>
    </w:p>
    <w:p>
      <w:pPr>
        <w:pStyle w:val="style0"/>
        <w:rPr>
          <w:rFonts w:ascii="Times New Roman" w:cs="Times New Roman"/>
          <w:sz w:val="28"/>
          <w:szCs w:val="28"/>
          <w:rPrChange w:id="13399" w:author="user pc" w:date="2022-03-15T10:14:00Z">
            <w:rPr/>
          </w:rPrChange>
        </w:rPr>
      </w:pPr>
      <w:r w:rsidRPr="17E201DD">
        <w:rPr>
          <w:rFonts w:ascii="MS Mincho" w:cs="MS Mincho" w:eastAsia="MS Mincho" w:hAnsi="MS Mincho" w:hint="eastAsia"/>
          <w:b/>
          <w:sz w:val="28"/>
          <w:szCs w:val="28"/>
          <w:rPrChange w:id="13400" w:author="user pc" w:date="2022-03-15T10:14:00Z">
            <w:rPr>
              <w:b/>
            </w:rPr>
          </w:rPrChange>
        </w:rPr>
        <w:t>✓</w:t>
      </w:r>
      <w:r>
        <w:rPr>
          <w:rFonts w:ascii="Times New Roman" w:cs="Times New Roman" w:hAnsi="Times New Roman"/>
          <w:b/>
          <w:sz w:val="28"/>
          <w:szCs w:val="28"/>
        </w:rPr>
        <w:t xml:space="preserve"> </w:t>
      </w:r>
      <w:r w:rsidRPr="27346B0A">
        <w:rPr>
          <w:rFonts w:ascii="Times New Roman" w:cs="Times New Roman"/>
          <w:sz w:val="28"/>
          <w:szCs w:val="28"/>
          <w:rPrChange w:id="13401" w:author="user pc" w:date="2022-03-15T10:14:00Z">
            <w:rPr/>
          </w:rPrChange>
        </w:rPr>
        <w:t>Blue</w:t>
      </w:r>
      <w:r>
        <w:rPr>
          <w:rFonts w:ascii="Times New Roman" w:cs="Times New Roman" w:hAnsi="Times New Roman"/>
          <w:sz w:val="28"/>
          <w:szCs w:val="28"/>
        </w:rPr>
        <w:t xml:space="preserve"> </w:t>
      </w:r>
      <w:r w:rsidRPr="5272669F">
        <w:rPr>
          <w:rFonts w:ascii="Times New Roman" w:cs="Times New Roman"/>
          <w:sz w:val="28"/>
          <w:szCs w:val="28"/>
          <w:rPrChange w:id="13402" w:author="user pc" w:date="2022-03-15T10:14:00Z">
            <w:rPr/>
          </w:rPrChange>
        </w:rPr>
        <w:t>litmus</w:t>
      </w:r>
      <w:r>
        <w:rPr>
          <w:rFonts w:ascii="Times New Roman" w:cs="Times New Roman" w:hAnsi="Times New Roman"/>
          <w:sz w:val="28"/>
          <w:szCs w:val="28"/>
        </w:rPr>
        <w:t xml:space="preserve"> </w:t>
      </w:r>
      <w:r w:rsidRPr="24288BDA">
        <w:rPr>
          <w:rFonts w:ascii="Times New Roman" w:cs="Times New Roman"/>
          <w:sz w:val="28"/>
          <w:szCs w:val="28"/>
          <w:rPrChange w:id="13403" w:author="user pc" w:date="2022-03-15T10:14:00Z">
            <w:rPr/>
          </w:rPrChange>
        </w:rPr>
        <w:t>paper</w:t>
      </w:r>
      <w:r>
        <w:rPr>
          <w:rFonts w:ascii="Times New Roman" w:cs="Times New Roman" w:hAnsi="Times New Roman"/>
          <w:sz w:val="28"/>
          <w:szCs w:val="28"/>
        </w:rPr>
        <w:t xml:space="preserve"> </w:t>
      </w:r>
      <w:r w:rsidRPr="586972C1">
        <w:rPr>
          <w:rFonts w:ascii="Times New Roman" w:cs="Times New Roman"/>
          <w:sz w:val="28"/>
          <w:szCs w:val="28"/>
          <w:rPrChange w:id="13404" w:author="user pc" w:date="2022-03-15T10:14:00Z">
            <w:rPr/>
          </w:rPrChange>
        </w:rPr>
        <w:t>(red=acid)</w:t>
      </w:r>
      <w:r>
        <w:rPr>
          <w:rFonts w:ascii="Times New Roman" w:cs="Times New Roman" w:hAnsi="Times New Roman"/>
          <w:sz w:val="28"/>
          <w:szCs w:val="28"/>
        </w:rPr>
        <w:t xml:space="preserve">, </w:t>
      </w:r>
      <w:r w:rsidRPr="4E0F8777">
        <w:rPr>
          <w:rFonts w:ascii="Times New Roman" w:cs="Times New Roman"/>
          <w:sz w:val="28"/>
          <w:szCs w:val="28"/>
          <w:rPrChange w:id="13405" w:author="user pc" w:date="2022-03-15T10:14:00Z">
            <w:rPr/>
          </w:rPrChange>
        </w:rPr>
        <w:t>Red</w:t>
      </w:r>
      <w:r>
        <w:rPr>
          <w:rFonts w:ascii="Times New Roman" w:cs="Times New Roman" w:hAnsi="Times New Roman"/>
          <w:sz w:val="28"/>
          <w:szCs w:val="28"/>
        </w:rPr>
        <w:t xml:space="preserve"> </w:t>
      </w:r>
      <w:r w:rsidRPr="775293C4">
        <w:rPr>
          <w:rFonts w:ascii="Times New Roman" w:cs="Times New Roman"/>
          <w:sz w:val="28"/>
          <w:szCs w:val="28"/>
          <w:rPrChange w:id="13406" w:author="user pc" w:date="2022-03-15T10:14:00Z">
            <w:rPr/>
          </w:rPrChange>
        </w:rPr>
        <w:t>litmus</w:t>
      </w:r>
      <w:r>
        <w:rPr>
          <w:rFonts w:ascii="Times New Roman" w:cs="Times New Roman" w:hAnsi="Times New Roman"/>
          <w:sz w:val="28"/>
          <w:szCs w:val="28"/>
        </w:rPr>
        <w:t xml:space="preserve"> </w:t>
      </w:r>
      <w:r w:rsidRPr="4551F537">
        <w:rPr>
          <w:rFonts w:ascii="Times New Roman" w:cs="Times New Roman"/>
          <w:sz w:val="28"/>
          <w:szCs w:val="28"/>
          <w:rPrChange w:id="13407" w:author="user pc" w:date="2022-03-15T10:14:00Z">
            <w:rPr/>
          </w:rPrChange>
        </w:rPr>
        <w:t>paper</w:t>
      </w:r>
      <w:r>
        <w:rPr>
          <w:rFonts w:ascii="Times New Roman" w:cs="Times New Roman" w:hAnsi="Times New Roman"/>
          <w:sz w:val="28"/>
          <w:szCs w:val="28"/>
        </w:rPr>
        <w:t xml:space="preserve"> </w:t>
      </w:r>
      <w:r w:rsidRPr="FFAC1E8A">
        <w:rPr>
          <w:rFonts w:ascii="Times New Roman" w:cs="Times New Roman"/>
          <w:sz w:val="28"/>
          <w:szCs w:val="28"/>
          <w:rPrChange w:id="13408" w:author="user pc" w:date="2022-03-15T10:14:00Z">
            <w:rPr/>
          </w:rPrChange>
        </w:rPr>
        <w:t>(blue</w:t>
      </w:r>
      <w:r>
        <w:rPr>
          <w:rFonts w:ascii="Times New Roman" w:cs="Times New Roman" w:hAnsi="Times New Roman"/>
          <w:sz w:val="28"/>
          <w:szCs w:val="28"/>
        </w:rPr>
        <w:t xml:space="preserve"> </w:t>
      </w:r>
      <w:r w:rsidRPr="AC89FA66">
        <w:rPr>
          <w:rFonts w:ascii="Times New Roman" w:cs="Times New Roman"/>
          <w:sz w:val="28"/>
          <w:szCs w:val="28"/>
          <w:rPrChange w:id="13409" w:author="user pc" w:date="2022-03-15T10:14:00Z">
            <w:rPr/>
          </w:rPrChange>
        </w:rPr>
        <w:t>=</w:t>
      </w:r>
      <w:r>
        <w:rPr>
          <w:rFonts w:ascii="Times New Roman" w:cs="Times New Roman" w:hAnsi="Times New Roman"/>
          <w:sz w:val="28"/>
          <w:szCs w:val="28"/>
        </w:rPr>
        <w:t xml:space="preserve"> </w:t>
      </w:r>
      <w:r w:rsidRPr="C204AC6C">
        <w:rPr>
          <w:rFonts w:ascii="Times New Roman" w:cs="Times New Roman"/>
          <w:sz w:val="28"/>
          <w:szCs w:val="28"/>
          <w:rPrChange w:id="13410" w:author="user pc" w:date="2022-03-15T10:14:00Z">
            <w:rPr/>
          </w:rPrChange>
        </w:rPr>
        <w:t>basic)</w:t>
      </w:r>
    </w:p>
    <w:p>
      <w:pPr>
        <w:pStyle w:val="style0"/>
        <w:rPr>
          <w:rFonts w:ascii="Times New Roman" w:cs="Times New Roman"/>
          <w:sz w:val="28"/>
          <w:szCs w:val="28"/>
          <w:rPrChange w:id="13411" w:author="user pc" w:date="2022-03-15T10:14:00Z">
            <w:rPr/>
          </w:rPrChange>
        </w:rPr>
      </w:pPr>
      <w:r w:rsidRPr="EDE516F3">
        <w:rPr>
          <w:rFonts w:ascii="MS Mincho" w:cs="MS Mincho" w:eastAsia="MS Mincho" w:hAnsi="MS Mincho" w:hint="eastAsia"/>
          <w:sz w:val="28"/>
          <w:szCs w:val="28"/>
          <w:rPrChange w:id="13412" w:author="user pc" w:date="2022-03-15T10:14:00Z">
            <w:rPr/>
          </w:rPrChange>
        </w:rPr>
        <w:t>✓</w:t>
      </w:r>
      <w:r>
        <w:rPr>
          <w:rFonts w:ascii="Times New Roman" w:cs="Times New Roman" w:hAnsi="Times New Roman"/>
          <w:sz w:val="28"/>
          <w:szCs w:val="28"/>
        </w:rPr>
        <w:t xml:space="preserve"> </w:t>
      </w:r>
      <w:r w:rsidRPr="8AA74FB1">
        <w:rPr>
          <w:rFonts w:ascii="Times New Roman" w:cs="Times New Roman"/>
          <w:sz w:val="28"/>
          <w:szCs w:val="28"/>
          <w:rPrChange w:id="13413" w:author="user pc" w:date="2022-03-15T10:14:00Z">
            <w:rPr/>
          </w:rPrChange>
        </w:rPr>
        <w:t>pH</w:t>
      </w:r>
      <w:r>
        <w:rPr>
          <w:rFonts w:ascii="Times New Roman" w:cs="Times New Roman" w:hAnsi="Times New Roman"/>
          <w:sz w:val="28"/>
          <w:szCs w:val="28"/>
        </w:rPr>
        <w:t xml:space="preserve"> </w:t>
      </w:r>
      <w:r w:rsidRPr="BC39CD90">
        <w:rPr>
          <w:rFonts w:ascii="Times New Roman" w:cs="Times New Roman"/>
          <w:sz w:val="28"/>
          <w:szCs w:val="28"/>
          <w:rPrChange w:id="13414" w:author="user pc" w:date="2022-03-15T10:14:00Z">
            <w:rPr/>
          </w:rPrChange>
        </w:rPr>
        <w:t>paper</w:t>
      </w:r>
      <w:r>
        <w:rPr>
          <w:rFonts w:ascii="Times New Roman" w:cs="Times New Roman" w:hAnsi="Times New Roman"/>
          <w:sz w:val="28"/>
          <w:szCs w:val="28"/>
        </w:rPr>
        <w:t xml:space="preserve"> </w:t>
      </w:r>
      <w:r w:rsidRPr="C46CD3F2">
        <w:rPr>
          <w:rFonts w:ascii="Times New Roman" w:cs="Times New Roman"/>
          <w:sz w:val="28"/>
          <w:szCs w:val="28"/>
          <w:rPrChange w:id="13415" w:author="user pc" w:date="2022-03-15T10:14:00Z">
            <w:rPr/>
          </w:rPrChange>
        </w:rPr>
        <w:t>(multi-colored)</w:t>
      </w:r>
    </w:p>
    <w:p>
      <w:pPr>
        <w:pStyle w:val="style0"/>
        <w:rPr>
          <w:rFonts w:ascii="Times New Roman" w:cs="Times New Roman"/>
          <w:sz w:val="28"/>
          <w:szCs w:val="28"/>
          <w:rPrChange w:id="13416" w:author="user pc" w:date="2022-03-15T10:14:00Z">
            <w:rPr/>
          </w:rPrChange>
        </w:rPr>
      </w:pPr>
      <w:r w:rsidRPr="D7F8701D">
        <w:rPr>
          <w:rFonts w:ascii="MS Mincho" w:cs="MS Mincho" w:eastAsia="MS Mincho" w:hAnsi="MS Mincho" w:hint="eastAsia"/>
          <w:sz w:val="28"/>
          <w:szCs w:val="28"/>
          <w:rPrChange w:id="13417" w:author="user pc" w:date="2022-03-15T10:14:00Z">
            <w:rPr/>
          </w:rPrChange>
        </w:rPr>
        <w:t>✓</w:t>
      </w:r>
      <w:r>
        <w:rPr>
          <w:rFonts w:ascii="Times New Roman" w:cs="Times New Roman" w:hAnsi="Times New Roman"/>
          <w:sz w:val="28"/>
          <w:szCs w:val="28"/>
        </w:rPr>
        <w:t xml:space="preserve"> </w:t>
      </w:r>
      <w:r w:rsidRPr="F087CCAB">
        <w:rPr>
          <w:rFonts w:ascii="Times New Roman" w:cs="Times New Roman"/>
          <w:sz w:val="28"/>
          <w:szCs w:val="28"/>
          <w:rPrChange w:id="13418" w:author="user pc" w:date="2022-03-15T10:14:00Z">
            <w:rPr/>
          </w:rPrChange>
        </w:rPr>
        <w:t>pH</w:t>
      </w:r>
      <w:r>
        <w:rPr>
          <w:rFonts w:ascii="Times New Roman" w:cs="Times New Roman" w:hAnsi="Times New Roman"/>
          <w:sz w:val="28"/>
          <w:szCs w:val="28"/>
        </w:rPr>
        <w:t xml:space="preserve"> </w:t>
      </w:r>
      <w:r w:rsidRPr="22F743EF">
        <w:rPr>
          <w:rFonts w:ascii="Times New Roman" w:cs="Times New Roman"/>
          <w:sz w:val="28"/>
          <w:szCs w:val="28"/>
          <w:rPrChange w:id="13419" w:author="user pc" w:date="2022-03-15T10:14:00Z">
            <w:rPr/>
          </w:rPrChange>
        </w:rPr>
        <w:t>meter</w:t>
      </w:r>
      <w:r>
        <w:rPr>
          <w:rFonts w:ascii="Times New Roman" w:cs="Times New Roman" w:hAnsi="Times New Roman"/>
          <w:sz w:val="28"/>
          <w:szCs w:val="28"/>
        </w:rPr>
        <w:t xml:space="preserve"> </w:t>
      </w:r>
      <w:r w:rsidRPr="15F722BC">
        <w:rPr>
          <w:rFonts w:ascii="Times New Roman" w:cs="Times New Roman"/>
          <w:sz w:val="28"/>
          <w:szCs w:val="28"/>
          <w:rPrChange w:id="13420" w:author="user pc" w:date="2022-03-15T10:14:00Z">
            <w:rPr/>
          </w:rPrChange>
        </w:rPr>
        <w:t>(7</w:t>
      </w:r>
      <w:r>
        <w:rPr>
          <w:rFonts w:ascii="Times New Roman" w:cs="Times New Roman" w:hAnsi="Times New Roman"/>
          <w:sz w:val="28"/>
          <w:szCs w:val="28"/>
        </w:rPr>
        <w:t xml:space="preserve"> </w:t>
      </w:r>
      <w:r w:rsidRPr="1B747AEF">
        <w:rPr>
          <w:rFonts w:ascii="Times New Roman" w:cs="Times New Roman"/>
          <w:sz w:val="28"/>
          <w:szCs w:val="28"/>
          <w:rPrChange w:id="13421" w:author="user pc" w:date="2022-03-15T10:14:00Z">
            <w:rPr/>
          </w:rPrChange>
        </w:rPr>
        <w:t>is</w:t>
      </w:r>
      <w:r>
        <w:rPr>
          <w:rFonts w:ascii="Times New Roman" w:cs="Times New Roman" w:hAnsi="Times New Roman"/>
          <w:sz w:val="28"/>
          <w:szCs w:val="28"/>
        </w:rPr>
        <w:t xml:space="preserve"> </w:t>
      </w:r>
      <w:r w:rsidRPr="C9A8D3C4">
        <w:rPr>
          <w:rFonts w:ascii="Times New Roman" w:cs="Times New Roman"/>
          <w:sz w:val="28"/>
          <w:szCs w:val="28"/>
          <w:rPrChange w:id="13422" w:author="user pc" w:date="2022-03-15T10:14:00Z">
            <w:rPr/>
          </w:rPrChange>
        </w:rPr>
        <w:t>neutral,&lt;7</w:t>
      </w:r>
      <w:r>
        <w:rPr>
          <w:rFonts w:ascii="Times New Roman" w:cs="Times New Roman" w:hAnsi="Times New Roman"/>
          <w:sz w:val="28"/>
          <w:szCs w:val="28"/>
        </w:rPr>
        <w:t xml:space="preserve"> = </w:t>
      </w:r>
      <w:r w:rsidRPr="9A235979">
        <w:rPr>
          <w:rFonts w:ascii="Times New Roman" w:cs="Times New Roman"/>
          <w:sz w:val="28"/>
          <w:szCs w:val="28"/>
          <w:rPrChange w:id="13423" w:author="user pc" w:date="2022-03-15T10:14:00Z">
            <w:rPr/>
          </w:rPrChange>
        </w:rPr>
        <w:t>acid,</w:t>
      </w:r>
      <w:r>
        <w:rPr>
          <w:rFonts w:ascii="Times New Roman" w:cs="Times New Roman" w:hAnsi="Times New Roman"/>
          <w:sz w:val="28"/>
          <w:szCs w:val="28"/>
        </w:rPr>
        <w:t xml:space="preserve"> </w:t>
      </w:r>
      <w:r w:rsidRPr="1EE61427">
        <w:rPr>
          <w:rFonts w:ascii="Times New Roman" w:cs="Times New Roman"/>
          <w:sz w:val="28"/>
          <w:szCs w:val="28"/>
          <w:rPrChange w:id="13424" w:author="user pc" w:date="2022-03-15T10:14:00Z">
            <w:rPr/>
          </w:rPrChange>
        </w:rPr>
        <w:t>&gt;7</w:t>
      </w:r>
      <w:r>
        <w:rPr>
          <w:rFonts w:ascii="Times New Roman" w:cs="Times New Roman" w:hAnsi="Times New Roman"/>
          <w:sz w:val="28"/>
          <w:szCs w:val="28"/>
        </w:rPr>
        <w:t xml:space="preserve"> = </w:t>
      </w:r>
      <w:r w:rsidRPr="0B0D24C6">
        <w:rPr>
          <w:rFonts w:ascii="Times New Roman" w:cs="Times New Roman"/>
          <w:sz w:val="28"/>
          <w:szCs w:val="28"/>
          <w:rPrChange w:id="13425" w:author="user pc" w:date="2022-03-15T10:14:00Z">
            <w:rPr/>
          </w:rPrChange>
        </w:rPr>
        <w:t>base).</w:t>
      </w:r>
    </w:p>
    <w:p>
      <w:pPr>
        <w:pStyle w:val="style0"/>
        <w:rPr>
          <w:rFonts w:ascii="Times New Roman" w:cs="Times New Roman"/>
          <w:b/>
          <w:bCs/>
          <w:color w:val="auto"/>
          <w:sz w:val="28"/>
          <w:szCs w:val="28"/>
          <w:rPrChange w:id="13426" w:author="user pc" w:date="2022-03-15T10:14:00Z">
            <w:rPr>
              <w:b/>
              <w:bCs/>
              <w:color w:val="c00000"/>
            </w:rPr>
          </w:rPrChange>
        </w:rPr>
      </w:pPr>
      <w:r w:rsidRPr="06A1BEC1">
        <w:rPr>
          <w:rFonts w:ascii="Times New Roman" w:cs="Times New Roman"/>
          <w:b/>
          <w:bCs/>
          <w:color w:val="auto"/>
          <w:sz w:val="28"/>
          <w:szCs w:val="28"/>
          <w:rPrChange w:id="13427" w:author="user pc" w:date="2022-03-15T10:14:00Z">
            <w:rPr>
              <w:b/>
              <w:bCs/>
              <w:color w:val="c00000"/>
            </w:rPr>
          </w:rPrChange>
        </w:rPr>
        <w:t>TAKE AWAY</w:t>
      </w:r>
    </w:p>
    <w:p>
      <w:pPr>
        <w:pStyle w:val="style0"/>
        <w:rPr>
          <w:rFonts w:ascii="Times New Roman" w:cs="Times New Roman"/>
          <w:b/>
          <w:bCs/>
          <w:sz w:val="28"/>
          <w:szCs w:val="28"/>
          <w:rPrChange w:id="13428" w:author="user pc" w:date="2022-03-15T10:14:00Z">
            <w:rPr>
              <w:b/>
              <w:bCs/>
            </w:rPr>
          </w:rPrChange>
        </w:rPr>
      </w:pPr>
      <w:r w:rsidRPr="8429AFA4">
        <w:rPr>
          <w:rFonts w:ascii="Times New Roman" w:cs="Times New Roman"/>
          <w:sz w:val="28"/>
          <w:szCs w:val="28"/>
          <w:rPrChange w:id="13429" w:author="user pc" w:date="2022-03-15T10:14:00Z">
            <w:rPr/>
          </w:rPrChange>
        </w:rPr>
        <w:t>1.</w:t>
      </w:r>
      <w:r>
        <w:rPr>
          <w:rFonts w:ascii="Times New Roman" w:cs="Times New Roman" w:hAnsi="Times New Roman"/>
          <w:sz w:val="28"/>
          <w:szCs w:val="28"/>
        </w:rPr>
        <w:t xml:space="preserve"> </w:t>
      </w:r>
      <w:r w:rsidRPr="4DBA1A82">
        <w:rPr>
          <w:rFonts w:ascii="Times New Roman" w:cs="Times New Roman"/>
          <w:sz w:val="28"/>
          <w:szCs w:val="28"/>
          <w:rPrChange w:id="13430" w:author="user pc" w:date="2022-03-15T10:14:00Z">
            <w:rPr/>
          </w:rPrChange>
        </w:rPr>
        <w:t>What</w:t>
      </w:r>
      <w:r>
        <w:rPr>
          <w:rFonts w:ascii="Times New Roman" w:cs="Times New Roman" w:hAnsi="Times New Roman"/>
          <w:sz w:val="28"/>
          <w:szCs w:val="28"/>
        </w:rPr>
        <w:t xml:space="preserve"> </w:t>
      </w:r>
      <w:r w:rsidRPr="14583AA6">
        <w:rPr>
          <w:rFonts w:ascii="Times New Roman" w:cs="Times New Roman"/>
          <w:sz w:val="28"/>
          <w:szCs w:val="28"/>
          <w:rPrChange w:id="13431" w:author="user pc" w:date="2022-03-15T10:14:00Z">
            <w:rPr/>
          </w:rPrChange>
        </w:rPr>
        <w:t>is</w:t>
      </w:r>
      <w:r>
        <w:rPr>
          <w:rFonts w:ascii="Times New Roman" w:cs="Times New Roman" w:hAnsi="Times New Roman"/>
          <w:sz w:val="28"/>
          <w:szCs w:val="28"/>
        </w:rPr>
        <w:t xml:space="preserve"> </w:t>
      </w:r>
      <w:r w:rsidRPr="BF17EEA1">
        <w:rPr>
          <w:rFonts w:ascii="Times New Roman" w:cs="Times New Roman"/>
          <w:sz w:val="28"/>
          <w:szCs w:val="28"/>
          <w:rPrChange w:id="13432" w:author="user pc" w:date="2022-03-15T10:14:00Z">
            <w:rPr/>
          </w:rPrChange>
        </w:rPr>
        <w:t>the</w:t>
      </w:r>
      <w:r>
        <w:rPr>
          <w:rFonts w:ascii="Times New Roman" w:cs="Times New Roman" w:hAnsi="Times New Roman"/>
          <w:sz w:val="28"/>
          <w:szCs w:val="28"/>
        </w:rPr>
        <w:t xml:space="preserve"> </w:t>
      </w:r>
      <w:r w:rsidRPr="9D50D04D">
        <w:rPr>
          <w:rFonts w:ascii="Times New Roman" w:cs="Times New Roman"/>
          <w:sz w:val="28"/>
          <w:szCs w:val="28"/>
          <w:rPrChange w:id="13433" w:author="user pc" w:date="2022-03-15T10:14:00Z">
            <w:rPr/>
          </w:rPrChange>
        </w:rPr>
        <w:t>[H</w:t>
      </w:r>
      <w:r w:rsidRPr="14B7747F">
        <w:rPr>
          <w:rFonts w:ascii="Times New Roman" w:cs="Times New Roman"/>
          <w:sz w:val="28"/>
          <w:szCs w:val="28"/>
          <w:vertAlign w:val="superscript"/>
          <w:rPrChange w:id="13434" w:author="user pc" w:date="2022-03-15T10:14:00Z">
            <w:rPr>
              <w:vertAlign w:val="superscript"/>
            </w:rPr>
          </w:rPrChange>
        </w:rPr>
        <w:t>+</w:t>
      </w:r>
      <w:r w:rsidRPr="2F860823">
        <w:rPr>
          <w:rFonts w:ascii="Times New Roman" w:cs="Times New Roman"/>
          <w:sz w:val="28"/>
          <w:szCs w:val="28"/>
          <w:rPrChange w:id="13435" w:author="user pc" w:date="2022-03-15T10:14:00Z">
            <w:rPr/>
          </w:rPrChange>
        </w:rPr>
        <w:t>]</w:t>
      </w:r>
      <w:r>
        <w:rPr>
          <w:rFonts w:ascii="Times New Roman" w:cs="Times New Roman" w:hAnsi="Times New Roman"/>
          <w:sz w:val="28"/>
          <w:szCs w:val="28"/>
        </w:rPr>
        <w:t xml:space="preserve"> </w:t>
      </w:r>
      <w:r w:rsidRPr="9A1D0E4B">
        <w:rPr>
          <w:rFonts w:ascii="Times New Roman" w:cs="Times New Roman"/>
          <w:sz w:val="28"/>
          <w:szCs w:val="28"/>
          <w:rPrChange w:id="13436" w:author="user pc" w:date="2022-03-15T10:14:00Z">
            <w:rPr/>
          </w:rPrChange>
        </w:rPr>
        <w:t>of</w:t>
      </w:r>
      <w:r>
        <w:rPr>
          <w:rFonts w:ascii="Times New Roman" w:cs="Times New Roman" w:hAnsi="Times New Roman"/>
          <w:sz w:val="28"/>
          <w:szCs w:val="28"/>
        </w:rPr>
        <w:t xml:space="preserve"> </w:t>
      </w:r>
      <w:r w:rsidRPr="54FB14D4">
        <w:rPr>
          <w:rFonts w:ascii="Times New Roman" w:cs="Times New Roman"/>
          <w:sz w:val="28"/>
          <w:szCs w:val="28"/>
          <w:rPrChange w:id="13437" w:author="user pc" w:date="2022-03-15T10:14:00Z">
            <w:rPr/>
          </w:rPrChange>
        </w:rPr>
        <w:t>a</w:t>
      </w:r>
      <w:r>
        <w:rPr>
          <w:rFonts w:ascii="Times New Roman" w:cs="Times New Roman" w:hAnsi="Times New Roman"/>
          <w:sz w:val="28"/>
          <w:szCs w:val="28"/>
        </w:rPr>
        <w:t xml:space="preserve"> </w:t>
      </w:r>
      <w:r w:rsidRPr="83A0CCEF">
        <w:rPr>
          <w:rFonts w:ascii="Times New Roman" w:cs="Times New Roman"/>
          <w:sz w:val="28"/>
          <w:szCs w:val="28"/>
          <w:rPrChange w:id="13438" w:author="user pc" w:date="2022-03-15T10:14:00Z">
            <w:rPr/>
          </w:rPrChange>
        </w:rPr>
        <w:t>solution</w:t>
      </w:r>
      <w:r>
        <w:rPr>
          <w:rFonts w:ascii="Times New Roman" w:cs="Times New Roman" w:hAnsi="Times New Roman"/>
          <w:sz w:val="28"/>
          <w:szCs w:val="28"/>
        </w:rPr>
        <w:t xml:space="preserve"> </w:t>
      </w:r>
      <w:r w:rsidRPr="F891B108">
        <w:rPr>
          <w:rFonts w:ascii="Times New Roman" w:cs="Times New Roman"/>
          <w:sz w:val="28"/>
          <w:szCs w:val="28"/>
          <w:rPrChange w:id="13439" w:author="user pc" w:date="2022-03-15T10:14:00Z">
            <w:rPr/>
          </w:rPrChange>
        </w:rPr>
        <w:t>that</w:t>
      </w:r>
      <w:r>
        <w:rPr>
          <w:rFonts w:ascii="Times New Roman" w:cs="Times New Roman" w:hAnsi="Times New Roman"/>
          <w:sz w:val="28"/>
          <w:szCs w:val="28"/>
        </w:rPr>
        <w:t xml:space="preserve"> </w:t>
      </w:r>
      <w:r w:rsidRPr="128A27F8">
        <w:rPr>
          <w:rFonts w:ascii="Times New Roman" w:cs="Times New Roman"/>
          <w:sz w:val="28"/>
          <w:szCs w:val="28"/>
          <w:rPrChange w:id="13440" w:author="user pc" w:date="2022-03-15T10:14:00Z">
            <w:rPr/>
          </w:rPrChange>
        </w:rPr>
        <w:t>has</w:t>
      </w:r>
      <w:r>
        <w:rPr>
          <w:rFonts w:ascii="Times New Roman" w:cs="Times New Roman" w:hAnsi="Times New Roman"/>
          <w:sz w:val="28"/>
          <w:szCs w:val="28"/>
        </w:rPr>
        <w:t xml:space="preserve"> </w:t>
      </w:r>
      <w:r w:rsidRPr="AF0CA072">
        <w:rPr>
          <w:rFonts w:ascii="Times New Roman" w:cs="Times New Roman"/>
          <w:sz w:val="28"/>
          <w:szCs w:val="28"/>
          <w:rPrChange w:id="13441" w:author="user pc" w:date="2022-03-15T10:14:00Z">
            <w:rPr/>
          </w:rPrChange>
        </w:rPr>
        <w:t>an</w:t>
      </w:r>
      <w:r>
        <w:rPr>
          <w:rFonts w:ascii="Times New Roman" w:cs="Times New Roman" w:hAnsi="Times New Roman"/>
          <w:sz w:val="28"/>
          <w:szCs w:val="28"/>
        </w:rPr>
        <w:t xml:space="preserve"> </w:t>
      </w:r>
      <w:r w:rsidRPr="1E79A17D">
        <w:rPr>
          <w:rFonts w:ascii="Times New Roman" w:cs="Times New Roman"/>
          <w:sz w:val="28"/>
          <w:szCs w:val="28"/>
          <w:rPrChange w:id="13442" w:author="user pc" w:date="2022-03-15T10:14:00Z">
            <w:rPr/>
          </w:rPrChange>
        </w:rPr>
        <w:t>[OH</w:t>
      </w:r>
      <w:r w:rsidRPr="9BCD5FEC">
        <w:rPr>
          <w:rFonts w:ascii="Times New Roman" w:cs="Times New Roman"/>
          <w:sz w:val="28"/>
          <w:szCs w:val="28"/>
          <w:vertAlign w:val="superscript"/>
          <w:rPrChange w:id="13443" w:author="user pc" w:date="2022-03-15T10:14:00Z">
            <w:rPr/>
          </w:rPrChange>
        </w:rPr>
        <w:t>-]</w:t>
      </w:r>
      <w:r>
        <w:rPr>
          <w:rFonts w:ascii="Times New Roman" w:cs="Times New Roman" w:hAnsi="Times New Roman"/>
          <w:sz w:val="28"/>
          <w:szCs w:val="28"/>
        </w:rPr>
        <w:t xml:space="preserve"> </w:t>
      </w:r>
      <w:r w:rsidRPr="C85FED25">
        <w:rPr>
          <w:rFonts w:ascii="Times New Roman" w:cs="Times New Roman"/>
          <w:sz w:val="28"/>
          <w:szCs w:val="28"/>
          <w:rPrChange w:id="13444" w:author="user pc" w:date="2022-03-15T10:14:00Z">
            <w:rPr/>
          </w:rPrChange>
        </w:rPr>
        <w:t>=</w:t>
      </w:r>
      <w:r>
        <w:rPr>
          <w:rFonts w:ascii="Times New Roman" w:cs="Times New Roman" w:hAnsi="Times New Roman"/>
          <w:sz w:val="28"/>
          <w:szCs w:val="28"/>
        </w:rPr>
        <w:t xml:space="preserve"> </w:t>
      </w:r>
      <w:r w:rsidRPr="AB0E5099">
        <w:rPr>
          <w:rFonts w:ascii="Times New Roman" w:cs="Times New Roman"/>
          <w:sz w:val="28"/>
          <w:szCs w:val="28"/>
          <w:rPrChange w:id="13445" w:author="user pc" w:date="2022-03-15T10:14:00Z">
            <w:rPr/>
          </w:rPrChange>
        </w:rPr>
        <w:t>4.20</w:t>
      </w:r>
      <w:r>
        <w:rPr>
          <w:rFonts w:ascii="Times New Roman" w:cs="Times New Roman" w:hAnsi="Times New Roman"/>
          <w:sz w:val="28"/>
          <w:szCs w:val="28"/>
        </w:rPr>
        <w:t xml:space="preserve"> </w:t>
      </w:r>
      <w:r w:rsidRPr="1FFF29B3">
        <w:rPr>
          <w:rFonts w:ascii="Times New Roman" w:cs="Times New Roman"/>
          <w:sz w:val="28"/>
          <w:szCs w:val="28"/>
          <w:rPrChange w:id="13446" w:author="user pc" w:date="2022-03-15T10:14:00Z">
            <w:rPr/>
          </w:rPrChange>
        </w:rPr>
        <w:t>x1</w:t>
      </w:r>
      <w:r>
        <w:rPr>
          <w:rFonts w:ascii="Times New Roman" w:cs="Times New Roman" w:hAnsi="Times New Roman"/>
          <w:sz w:val="28"/>
          <w:szCs w:val="28"/>
        </w:rPr>
        <w:t xml:space="preserve"> </w:t>
      </w:r>
      <w:r w:rsidRPr="01D9DD61">
        <w:rPr>
          <w:rFonts w:ascii="Times New Roman" w:cs="Times New Roman"/>
          <w:sz w:val="28"/>
          <w:szCs w:val="28"/>
          <w:rPrChange w:id="13447" w:author="user pc" w:date="2022-03-15T10:14:00Z">
            <w:rPr/>
          </w:rPrChange>
        </w:rPr>
        <w:t>0</w:t>
      </w:r>
      <w:r w:rsidRPr="F0270ECA">
        <w:rPr>
          <w:rFonts w:ascii="Times New Roman" w:cs="Times New Roman"/>
          <w:sz w:val="28"/>
          <w:szCs w:val="28"/>
          <w:vertAlign w:val="superscript"/>
          <w:rPrChange w:id="13448" w:author="user pc" w:date="2022-03-15T10:14:00Z">
            <w:rPr>
              <w:vertAlign w:val="superscript"/>
            </w:rPr>
          </w:rPrChange>
        </w:rPr>
        <w:t>-5</w:t>
      </w:r>
      <w:r w:rsidRPr="7E2B9F48">
        <w:rPr>
          <w:rFonts w:ascii="Times New Roman" w:cs="Times New Roman"/>
          <w:sz w:val="28"/>
          <w:szCs w:val="28"/>
          <w:rPrChange w:id="13449" w:author="user pc" w:date="2022-03-15T10:14:00Z">
            <w:rPr/>
          </w:rPrChange>
        </w:rPr>
        <w:t>?</w:t>
      </w:r>
    </w:p>
    <w:p>
      <w:pPr>
        <w:pStyle w:val="style0"/>
        <w:rPr>
          <w:rFonts w:ascii="Times New Roman" w:cs="Times New Roman"/>
          <w:b/>
          <w:bCs/>
          <w:sz w:val="28"/>
          <w:szCs w:val="28"/>
          <w:rPrChange w:id="13450" w:author="user pc" w:date="2022-03-15T10:14:00Z">
            <w:rPr>
              <w:b/>
              <w:bCs/>
            </w:rPr>
          </w:rPrChange>
        </w:rPr>
      </w:pPr>
      <w:r w:rsidRPr="731FAC69">
        <w:rPr>
          <w:rFonts w:ascii="Times New Roman" w:cs="Times New Roman"/>
          <w:sz w:val="28"/>
          <w:szCs w:val="28"/>
          <w:rPrChange w:id="13451" w:author="user pc" w:date="2022-03-15T10:14:00Z">
            <w:rPr/>
          </w:rPrChange>
        </w:rPr>
        <w:t>2.</w:t>
      </w:r>
      <w:r>
        <w:rPr>
          <w:rFonts w:ascii="Times New Roman" w:cs="Times New Roman" w:hAnsi="Times New Roman"/>
          <w:sz w:val="28"/>
          <w:szCs w:val="28"/>
        </w:rPr>
        <w:t xml:space="preserve"> </w:t>
      </w:r>
      <w:r w:rsidRPr="900192BF">
        <w:rPr>
          <w:rFonts w:ascii="Times New Roman" w:cs="Times New Roman"/>
          <w:sz w:val="28"/>
          <w:szCs w:val="28"/>
          <w:rPrChange w:id="13452" w:author="user pc" w:date="2022-03-15T10:14:00Z">
            <w:rPr/>
          </w:rPrChange>
        </w:rPr>
        <w:t>What</w:t>
      </w:r>
      <w:r>
        <w:rPr>
          <w:rFonts w:ascii="Times New Roman" w:cs="Times New Roman" w:hAnsi="Times New Roman"/>
          <w:sz w:val="28"/>
          <w:szCs w:val="28"/>
        </w:rPr>
        <w:t xml:space="preserve"> </w:t>
      </w:r>
      <w:r w:rsidRPr="967BD6A0">
        <w:rPr>
          <w:rFonts w:ascii="Times New Roman" w:cs="Times New Roman"/>
          <w:sz w:val="28"/>
          <w:szCs w:val="28"/>
          <w:rPrChange w:id="13453" w:author="user pc" w:date="2022-03-15T10:14:00Z">
            <w:rPr/>
          </w:rPrChange>
        </w:rPr>
        <w:t>is</w:t>
      </w:r>
      <w:r>
        <w:rPr>
          <w:rFonts w:ascii="Times New Roman" w:cs="Times New Roman" w:hAnsi="Times New Roman"/>
          <w:sz w:val="28"/>
          <w:szCs w:val="28"/>
        </w:rPr>
        <w:t xml:space="preserve"> </w:t>
      </w:r>
      <w:r w:rsidRPr="49FBEF7D">
        <w:rPr>
          <w:rFonts w:ascii="Times New Roman" w:cs="Times New Roman"/>
          <w:sz w:val="28"/>
          <w:szCs w:val="28"/>
          <w:rPrChange w:id="13454" w:author="user pc" w:date="2022-03-15T10:14:00Z">
            <w:rPr/>
          </w:rPrChange>
        </w:rPr>
        <w:t>the</w:t>
      </w:r>
      <w:r>
        <w:rPr>
          <w:rFonts w:ascii="Times New Roman" w:cs="Times New Roman" w:hAnsi="Times New Roman"/>
          <w:sz w:val="28"/>
          <w:szCs w:val="28"/>
        </w:rPr>
        <w:t xml:space="preserve"> </w:t>
      </w:r>
      <w:r w:rsidRPr="3458FA29">
        <w:rPr>
          <w:rFonts w:ascii="Times New Roman" w:cs="Times New Roman"/>
          <w:sz w:val="28"/>
          <w:szCs w:val="28"/>
          <w:rPrChange w:id="13455" w:author="user pc" w:date="2022-03-15T10:14:00Z">
            <w:rPr/>
          </w:rPrChange>
        </w:rPr>
        <w:t>pH</w:t>
      </w:r>
      <w:r>
        <w:rPr>
          <w:rFonts w:ascii="Times New Roman" w:cs="Times New Roman" w:hAnsi="Times New Roman"/>
          <w:sz w:val="28"/>
          <w:szCs w:val="28"/>
        </w:rPr>
        <w:t xml:space="preserve"> </w:t>
      </w:r>
      <w:r w:rsidRPr="25B19B5B">
        <w:rPr>
          <w:rFonts w:ascii="Times New Roman" w:cs="Times New Roman"/>
          <w:sz w:val="28"/>
          <w:szCs w:val="28"/>
          <w:rPrChange w:id="13456" w:author="user pc" w:date="2022-03-15T10:14:00Z">
            <w:rPr/>
          </w:rPrChange>
        </w:rPr>
        <w:t>of</w:t>
      </w:r>
      <w:r>
        <w:rPr>
          <w:rFonts w:ascii="Times New Roman" w:cs="Times New Roman" w:hAnsi="Times New Roman"/>
          <w:sz w:val="28"/>
          <w:szCs w:val="28"/>
        </w:rPr>
        <w:t xml:space="preserve"> </w:t>
      </w:r>
      <w:r w:rsidRPr="A67269B7">
        <w:rPr>
          <w:rFonts w:ascii="Times New Roman" w:cs="Times New Roman"/>
          <w:sz w:val="28"/>
          <w:szCs w:val="28"/>
          <w:rPrChange w:id="13457" w:author="user pc" w:date="2022-03-15T10:14:00Z">
            <w:rPr/>
          </w:rPrChange>
        </w:rPr>
        <w:t>a</w:t>
      </w:r>
      <w:r>
        <w:rPr>
          <w:rFonts w:ascii="Times New Roman" w:cs="Times New Roman" w:hAnsi="Times New Roman"/>
          <w:sz w:val="28"/>
          <w:szCs w:val="28"/>
        </w:rPr>
        <w:t xml:space="preserve"> </w:t>
      </w:r>
      <w:r w:rsidRPr="97DC7EAB">
        <w:rPr>
          <w:rFonts w:ascii="Times New Roman" w:cs="Times New Roman"/>
          <w:sz w:val="28"/>
          <w:szCs w:val="28"/>
          <w:rPrChange w:id="13458" w:author="user pc" w:date="2022-03-15T10:14:00Z">
            <w:rPr/>
          </w:rPrChange>
        </w:rPr>
        <w:t>1.70</w:t>
      </w:r>
      <w:r>
        <w:rPr>
          <w:rFonts w:ascii="Times New Roman" w:cs="Times New Roman" w:hAnsi="Times New Roman"/>
          <w:sz w:val="28"/>
          <w:szCs w:val="28"/>
        </w:rPr>
        <w:t xml:space="preserve"> </w:t>
      </w:r>
      <w:r w:rsidRPr="FA9E54DC">
        <w:rPr>
          <w:rFonts w:ascii="Times New Roman" w:cs="Times New Roman"/>
          <w:sz w:val="28"/>
          <w:szCs w:val="28"/>
          <w:rPrChange w:id="13459" w:author="user pc" w:date="2022-03-15T10:14:00Z">
            <w:rPr/>
          </w:rPrChange>
        </w:rPr>
        <w:t>x</w:t>
      </w:r>
      <w:r>
        <w:rPr>
          <w:rFonts w:ascii="Times New Roman" w:cs="Times New Roman" w:hAnsi="Times New Roman"/>
          <w:sz w:val="28"/>
          <w:szCs w:val="28"/>
        </w:rPr>
        <w:t xml:space="preserve"> </w:t>
      </w:r>
      <w:r w:rsidRPr="BD52855E">
        <w:rPr>
          <w:rFonts w:ascii="Times New Roman" w:cs="Times New Roman"/>
          <w:sz w:val="28"/>
          <w:szCs w:val="28"/>
          <w:rPrChange w:id="13460" w:author="user pc" w:date="2022-03-15T10:14:00Z">
            <w:rPr/>
          </w:rPrChange>
        </w:rPr>
        <w:t>10</w:t>
      </w:r>
      <w:r w:rsidRPr="E8BB86AC">
        <w:rPr>
          <w:rFonts w:ascii="Times New Roman" w:cs="Times New Roman"/>
          <w:sz w:val="28"/>
          <w:szCs w:val="28"/>
          <w:vertAlign w:val="superscript"/>
          <w:rPrChange w:id="13461" w:author="user pc" w:date="2022-03-15T10:14:00Z">
            <w:rPr>
              <w:vertAlign w:val="superscript"/>
            </w:rPr>
          </w:rPrChange>
        </w:rPr>
        <w:t>-5</w:t>
      </w:r>
      <w:r w:rsidRPr="33E8D97D">
        <w:rPr>
          <w:rFonts w:ascii="Times New Roman" w:cs="Times New Roman"/>
          <w:sz w:val="28"/>
          <w:szCs w:val="28"/>
          <w:rPrChange w:id="13462" w:author="user pc" w:date="2022-03-15T10:14:00Z">
            <w:rPr/>
          </w:rPrChange>
        </w:rPr>
        <w:t>M</w:t>
      </w:r>
      <w:r>
        <w:rPr>
          <w:rFonts w:ascii="Times New Roman" w:cs="Times New Roman" w:hAnsi="Times New Roman"/>
          <w:sz w:val="28"/>
          <w:szCs w:val="28"/>
        </w:rPr>
        <w:t xml:space="preserve"> </w:t>
      </w:r>
      <w:r w:rsidRPr="36135E09">
        <w:rPr>
          <w:rFonts w:ascii="Times New Roman" w:cs="Times New Roman"/>
          <w:sz w:val="28"/>
          <w:szCs w:val="28"/>
          <w:rPrChange w:id="13463" w:author="user pc" w:date="2022-03-15T10:14:00Z">
            <w:rPr/>
          </w:rPrChange>
        </w:rPr>
        <w:t>solution</w:t>
      </w:r>
      <w:r>
        <w:rPr>
          <w:rFonts w:ascii="Times New Roman" w:cs="Times New Roman" w:hAnsi="Times New Roman"/>
          <w:sz w:val="28"/>
          <w:szCs w:val="28"/>
        </w:rPr>
        <w:t xml:space="preserve"> </w:t>
      </w:r>
      <w:r w:rsidRPr="44EB8010">
        <w:rPr>
          <w:rFonts w:ascii="Times New Roman" w:cs="Times New Roman"/>
          <w:sz w:val="28"/>
          <w:szCs w:val="28"/>
          <w:rPrChange w:id="13464" w:author="user pc" w:date="2022-03-15T10:14:00Z">
            <w:rPr/>
          </w:rPrChange>
        </w:rPr>
        <w:t>of</w:t>
      </w:r>
      <w:r>
        <w:rPr>
          <w:rFonts w:ascii="Times New Roman" w:cs="Times New Roman" w:hAnsi="Times New Roman"/>
          <w:sz w:val="28"/>
          <w:szCs w:val="28"/>
        </w:rPr>
        <w:t xml:space="preserve"> </w:t>
      </w:r>
      <w:r w:rsidRPr="E38735FC">
        <w:rPr>
          <w:rFonts w:ascii="Times New Roman" w:cs="Times New Roman"/>
          <w:sz w:val="28"/>
          <w:szCs w:val="28"/>
          <w:rPrChange w:id="13465" w:author="user pc" w:date="2022-03-15T10:14:00Z">
            <w:rPr/>
          </w:rPrChange>
        </w:rPr>
        <w:t>HCl?</w:t>
      </w:r>
      <w:r>
        <w:rPr>
          <w:rFonts w:ascii="Times New Roman" w:cs="Times New Roman" w:hAnsi="Times New Roman"/>
          <w:sz w:val="28"/>
          <w:szCs w:val="28"/>
        </w:rPr>
        <w:t xml:space="preserve"> </w:t>
      </w:r>
      <w:r w:rsidRPr="AFA9C05C">
        <w:rPr>
          <w:rFonts w:ascii="Times New Roman" w:cs="Times New Roman"/>
          <w:b/>
          <w:bCs/>
          <w:sz w:val="28"/>
          <w:szCs w:val="28"/>
          <w:rPrChange w:id="13466" w:author="user pc" w:date="2022-03-15T10:14:00Z">
            <w:rPr>
              <w:b/>
              <w:bCs/>
            </w:rPr>
          </w:rPrChange>
        </w:rPr>
        <w:t>Ans.</w:t>
      </w:r>
      <w:r>
        <w:rPr>
          <w:rFonts w:ascii="Times New Roman" w:cs="Times New Roman" w:hAnsi="Times New Roman"/>
          <w:b/>
          <w:bCs/>
          <w:sz w:val="28"/>
          <w:szCs w:val="28"/>
        </w:rPr>
        <w:t xml:space="preserve"> </w:t>
      </w:r>
      <w:r w:rsidRPr="EA6FEBF8">
        <w:rPr>
          <w:rFonts w:ascii="Times New Roman" w:cs="Times New Roman"/>
          <w:b/>
          <w:bCs/>
          <w:sz w:val="28"/>
          <w:szCs w:val="28"/>
          <w:rPrChange w:id="13467" w:author="user pc" w:date="2022-03-15T10:14:00Z">
            <w:rPr>
              <w:b/>
              <w:bCs/>
            </w:rPr>
          </w:rPrChange>
        </w:rPr>
        <w:t>pH = 4.77</w:t>
      </w:r>
    </w:p>
    <w:p>
      <w:pPr>
        <w:pStyle w:val="style0"/>
        <w:rPr>
          <w:rFonts w:ascii="Times New Roman" w:cs="Times New Roman"/>
          <w:sz w:val="28"/>
          <w:szCs w:val="28"/>
          <w:rPrChange w:id="13468" w:author="user pc" w:date="2022-03-15T10:14:00Z">
            <w:rPr/>
          </w:rPrChange>
        </w:rPr>
      </w:pPr>
      <w:r w:rsidRPr="AF969B12">
        <w:rPr>
          <w:rFonts w:ascii="Times New Roman" w:cs="Times New Roman"/>
          <w:sz w:val="28"/>
          <w:szCs w:val="28"/>
          <w:rPrChange w:id="13469" w:author="user pc" w:date="2022-03-15T10:14:00Z">
            <w:rPr/>
          </w:rPrChange>
        </w:rPr>
        <w:t>3.</w:t>
      </w:r>
      <w:r>
        <w:rPr>
          <w:rFonts w:ascii="Times New Roman" w:cs="Times New Roman" w:hAnsi="Times New Roman"/>
          <w:sz w:val="28"/>
          <w:szCs w:val="28"/>
        </w:rPr>
        <w:t xml:space="preserve"> </w:t>
      </w:r>
      <w:r w:rsidRPr="AE8C2BE8">
        <w:rPr>
          <w:rFonts w:ascii="Times New Roman" w:cs="Times New Roman"/>
          <w:sz w:val="28"/>
          <w:szCs w:val="28"/>
          <w:rPrChange w:id="13470" w:author="user pc" w:date="2022-03-15T10:14:00Z">
            <w:rPr/>
          </w:rPrChange>
        </w:rPr>
        <w:t>What</w:t>
      </w:r>
      <w:r>
        <w:rPr>
          <w:rFonts w:ascii="Times New Roman" w:cs="Times New Roman" w:hAnsi="Times New Roman"/>
          <w:sz w:val="28"/>
          <w:szCs w:val="28"/>
        </w:rPr>
        <w:t xml:space="preserve"> </w:t>
      </w:r>
      <w:r w:rsidRPr="9F754E62">
        <w:rPr>
          <w:rFonts w:ascii="Times New Roman" w:cs="Times New Roman"/>
          <w:sz w:val="28"/>
          <w:szCs w:val="28"/>
          <w:rPrChange w:id="13471" w:author="user pc" w:date="2022-03-15T10:14:00Z">
            <w:rPr/>
          </w:rPrChange>
        </w:rPr>
        <w:t>is</w:t>
      </w:r>
      <w:r>
        <w:rPr>
          <w:rFonts w:ascii="Times New Roman" w:cs="Times New Roman" w:hAnsi="Times New Roman"/>
          <w:sz w:val="28"/>
          <w:szCs w:val="28"/>
        </w:rPr>
        <w:t xml:space="preserve"> </w:t>
      </w:r>
      <w:r w:rsidRPr="9C3CC9F3">
        <w:rPr>
          <w:rFonts w:ascii="Times New Roman" w:cs="Times New Roman"/>
          <w:sz w:val="28"/>
          <w:szCs w:val="28"/>
          <w:rPrChange w:id="13472" w:author="user pc" w:date="2022-03-15T10:14:00Z">
            <w:rPr/>
          </w:rPrChange>
        </w:rPr>
        <w:t>the</w:t>
      </w:r>
      <w:r>
        <w:rPr>
          <w:rFonts w:ascii="Times New Roman" w:cs="Times New Roman" w:hAnsi="Times New Roman"/>
          <w:sz w:val="28"/>
          <w:szCs w:val="28"/>
        </w:rPr>
        <w:t xml:space="preserve"> </w:t>
      </w:r>
      <w:r w:rsidRPr="80842A24">
        <w:rPr>
          <w:rFonts w:ascii="Times New Roman" w:cs="Times New Roman"/>
          <w:sz w:val="28"/>
          <w:szCs w:val="28"/>
          <w:rPrChange w:id="13473" w:author="user pc" w:date="2022-03-15T10:14:00Z">
            <w:rPr/>
          </w:rPrChange>
        </w:rPr>
        <w:t>pOH</w:t>
      </w:r>
      <w:r>
        <w:rPr>
          <w:rFonts w:ascii="Times New Roman" w:cs="Times New Roman" w:hAnsi="Times New Roman"/>
          <w:sz w:val="28"/>
          <w:szCs w:val="28"/>
        </w:rPr>
        <w:t xml:space="preserve"> </w:t>
      </w:r>
      <w:r w:rsidRPr="446CB03E">
        <w:rPr>
          <w:rFonts w:ascii="Times New Roman" w:cs="Times New Roman"/>
          <w:sz w:val="28"/>
          <w:szCs w:val="28"/>
          <w:rPrChange w:id="13474" w:author="user pc" w:date="2022-03-15T10:14:00Z">
            <w:rPr/>
          </w:rPrChange>
        </w:rPr>
        <w:t>of</w:t>
      </w:r>
      <w:r>
        <w:rPr>
          <w:rFonts w:ascii="Times New Roman" w:cs="Times New Roman" w:hAnsi="Times New Roman"/>
          <w:sz w:val="28"/>
          <w:szCs w:val="28"/>
        </w:rPr>
        <w:t xml:space="preserve"> a </w:t>
      </w:r>
      <w:r w:rsidRPr="5826AA67">
        <w:rPr>
          <w:rFonts w:ascii="Times New Roman" w:cs="Times New Roman"/>
          <w:sz w:val="28"/>
          <w:szCs w:val="28"/>
          <w:rPrChange w:id="13475" w:author="user pc" w:date="2022-03-15T10:14:00Z">
            <w:rPr/>
          </w:rPrChange>
        </w:rPr>
        <w:t>0</w:t>
      </w:r>
      <w:r>
        <w:rPr>
          <w:rFonts w:ascii="Times New Roman" w:cs="Times New Roman" w:hAnsi="Times New Roman"/>
          <w:sz w:val="28"/>
          <w:szCs w:val="28"/>
        </w:rPr>
        <w:t>.</w:t>
      </w:r>
      <w:r w:rsidRPr="A1DA2D2D">
        <w:rPr>
          <w:rFonts w:ascii="Times New Roman" w:cs="Times New Roman"/>
          <w:sz w:val="28"/>
          <w:szCs w:val="28"/>
          <w:rPrChange w:id="13476" w:author="user pc" w:date="2022-03-15T10:14:00Z">
            <w:rPr/>
          </w:rPrChange>
        </w:rPr>
        <w:t>320M</w:t>
      </w:r>
      <w:r>
        <w:rPr>
          <w:rFonts w:ascii="Times New Roman" w:cs="Times New Roman" w:hAnsi="Times New Roman"/>
          <w:sz w:val="28"/>
          <w:szCs w:val="28"/>
        </w:rPr>
        <w:t xml:space="preserve"> </w:t>
      </w:r>
      <w:r w:rsidRPr="49F8E73C">
        <w:rPr>
          <w:rFonts w:ascii="Times New Roman" w:cs="Times New Roman"/>
          <w:sz w:val="28"/>
          <w:szCs w:val="28"/>
          <w:rPrChange w:id="13477" w:author="user pc" w:date="2022-03-15T10:14:00Z">
            <w:rPr/>
          </w:rPrChange>
        </w:rPr>
        <w:t>solution</w:t>
      </w:r>
      <w:r>
        <w:rPr>
          <w:rFonts w:ascii="Times New Roman" w:cs="Times New Roman" w:hAnsi="Times New Roman"/>
          <w:sz w:val="28"/>
          <w:szCs w:val="28"/>
        </w:rPr>
        <w:t xml:space="preserve"> </w:t>
      </w:r>
      <w:r w:rsidRPr="A25F5078">
        <w:rPr>
          <w:rFonts w:ascii="Times New Roman" w:cs="Times New Roman"/>
          <w:sz w:val="28"/>
          <w:szCs w:val="28"/>
          <w:rPrChange w:id="13478" w:author="user pc" w:date="2022-03-15T10:14:00Z">
            <w:rPr/>
          </w:rPrChange>
        </w:rPr>
        <w:t>of</w:t>
      </w:r>
      <w:r>
        <w:rPr>
          <w:rFonts w:ascii="Times New Roman" w:cs="Times New Roman" w:hAnsi="Times New Roman"/>
          <w:sz w:val="28"/>
          <w:szCs w:val="28"/>
        </w:rPr>
        <w:t xml:space="preserve"> </w:t>
      </w:r>
      <w:r w:rsidRPr="2196A1C4">
        <w:rPr>
          <w:rFonts w:ascii="Times New Roman" w:cs="Times New Roman"/>
          <w:sz w:val="28"/>
          <w:szCs w:val="28"/>
          <w:rPrChange w:id="13479" w:author="user pc" w:date="2022-03-15T10:14:00Z">
            <w:rPr/>
          </w:rPrChange>
        </w:rPr>
        <w:t>NaOH?</w:t>
      </w:r>
    </w:p>
    <w:p>
      <w:pPr>
        <w:pStyle w:val="style0"/>
        <w:rPr>
          <w:rFonts w:ascii="Times New Roman" w:cs="Times New Roman"/>
          <w:sz w:val="28"/>
          <w:szCs w:val="28"/>
          <w:rPrChange w:id="13480" w:author="user pc" w:date="2022-03-15T10:14:00Z">
            <w:rPr/>
          </w:rPrChange>
        </w:rPr>
      </w:pPr>
      <w:r w:rsidRPr="9E0E0294">
        <w:rPr>
          <w:rFonts w:ascii="Times New Roman" w:cs="Times New Roman"/>
          <w:sz w:val="28"/>
          <w:szCs w:val="28"/>
          <w:rPrChange w:id="13481" w:author="user pc" w:date="2022-03-15T10:14:00Z">
            <w:rPr/>
          </w:rPrChange>
        </w:rPr>
        <w:t>4.</w:t>
      </w:r>
      <w:r>
        <w:rPr>
          <w:rFonts w:ascii="Times New Roman" w:cs="Times New Roman" w:hAnsi="Times New Roman"/>
          <w:sz w:val="28"/>
          <w:szCs w:val="28"/>
        </w:rPr>
        <w:t xml:space="preserve"> </w:t>
      </w:r>
      <w:r w:rsidRPr="6E228679">
        <w:rPr>
          <w:rFonts w:ascii="Times New Roman" w:cs="Times New Roman"/>
          <w:sz w:val="28"/>
          <w:szCs w:val="28"/>
          <w:rPrChange w:id="13482" w:author="user pc" w:date="2022-03-15T10:14:00Z">
            <w:rPr/>
          </w:rPrChange>
        </w:rPr>
        <w:t>A</w:t>
      </w:r>
      <w:r>
        <w:rPr>
          <w:rFonts w:ascii="Times New Roman" w:cs="Times New Roman" w:hAnsi="Times New Roman"/>
          <w:sz w:val="28"/>
          <w:szCs w:val="28"/>
        </w:rPr>
        <w:t xml:space="preserve"> </w:t>
      </w:r>
      <w:r w:rsidRPr="C88BB944">
        <w:rPr>
          <w:rFonts w:ascii="Times New Roman" w:cs="Times New Roman"/>
          <w:sz w:val="28"/>
          <w:szCs w:val="28"/>
          <w:rPrChange w:id="13483" w:author="user pc" w:date="2022-03-15T10:14:00Z">
            <w:rPr/>
          </w:rPrChange>
        </w:rPr>
        <w:t>solution</w:t>
      </w:r>
      <w:r>
        <w:rPr>
          <w:rFonts w:ascii="Times New Roman" w:cs="Times New Roman" w:hAnsi="Times New Roman"/>
          <w:sz w:val="28"/>
          <w:szCs w:val="28"/>
        </w:rPr>
        <w:t xml:space="preserve"> </w:t>
      </w:r>
      <w:r w:rsidRPr="9B27BADB">
        <w:rPr>
          <w:rFonts w:ascii="Times New Roman" w:cs="Times New Roman"/>
          <w:sz w:val="28"/>
          <w:szCs w:val="28"/>
          <w:rPrChange w:id="13484" w:author="user pc" w:date="2022-03-15T10:14:00Z">
            <w:rPr/>
          </w:rPrChange>
        </w:rPr>
        <w:t>has</w:t>
      </w:r>
      <w:r>
        <w:rPr>
          <w:rFonts w:ascii="Times New Roman" w:cs="Times New Roman" w:hAnsi="Times New Roman"/>
          <w:sz w:val="28"/>
          <w:szCs w:val="28"/>
        </w:rPr>
        <w:t xml:space="preserve"> </w:t>
      </w:r>
      <w:r w:rsidRPr="953B6627">
        <w:rPr>
          <w:rFonts w:ascii="Times New Roman" w:cs="Times New Roman"/>
          <w:sz w:val="28"/>
          <w:szCs w:val="28"/>
          <w:rPrChange w:id="13485" w:author="user pc" w:date="2022-03-15T10:14:00Z">
            <w:rPr/>
          </w:rPrChange>
        </w:rPr>
        <w:t>a</w:t>
      </w:r>
      <w:r>
        <w:rPr>
          <w:rFonts w:ascii="Times New Roman" w:cs="Times New Roman" w:hAnsi="Times New Roman"/>
          <w:sz w:val="28"/>
          <w:szCs w:val="28"/>
        </w:rPr>
        <w:t xml:space="preserve"> </w:t>
      </w:r>
      <w:r w:rsidRPr="B25482E9">
        <w:rPr>
          <w:rFonts w:ascii="Times New Roman" w:cs="Times New Roman"/>
          <w:sz w:val="28"/>
          <w:szCs w:val="28"/>
          <w:rPrChange w:id="13486" w:author="user pc" w:date="2022-03-15T10:14:00Z">
            <w:rPr/>
          </w:rPrChange>
        </w:rPr>
        <w:t>pH</w:t>
      </w:r>
      <w:r>
        <w:rPr>
          <w:rFonts w:ascii="Times New Roman" w:cs="Times New Roman" w:hAnsi="Times New Roman"/>
          <w:sz w:val="28"/>
          <w:szCs w:val="28"/>
        </w:rPr>
        <w:t xml:space="preserve"> </w:t>
      </w:r>
      <w:r w:rsidRPr="73603277">
        <w:rPr>
          <w:rFonts w:ascii="Times New Roman" w:cs="Times New Roman"/>
          <w:sz w:val="28"/>
          <w:szCs w:val="28"/>
          <w:rPrChange w:id="13487" w:author="user pc" w:date="2022-03-15T10:14:00Z">
            <w:rPr/>
          </w:rPrChange>
        </w:rPr>
        <w:t>of</w:t>
      </w:r>
      <w:r>
        <w:rPr>
          <w:rFonts w:ascii="Times New Roman" w:cs="Times New Roman" w:hAnsi="Times New Roman"/>
          <w:sz w:val="28"/>
          <w:szCs w:val="28"/>
        </w:rPr>
        <w:t xml:space="preserve"> </w:t>
      </w:r>
      <w:r w:rsidRPr="57CE39A0">
        <w:rPr>
          <w:rFonts w:ascii="Times New Roman" w:cs="Times New Roman"/>
          <w:sz w:val="28"/>
          <w:szCs w:val="28"/>
          <w:rPrChange w:id="13488" w:author="user pc" w:date="2022-03-15T10:14:00Z">
            <w:rPr/>
          </w:rPrChange>
        </w:rPr>
        <w:t>6.40,</w:t>
      </w:r>
      <w:r>
        <w:rPr>
          <w:rFonts w:ascii="Times New Roman" w:cs="Times New Roman" w:hAnsi="Times New Roman"/>
          <w:sz w:val="28"/>
          <w:szCs w:val="28"/>
        </w:rPr>
        <w:t xml:space="preserve"> </w:t>
      </w:r>
      <w:r w:rsidRPr="DD290884">
        <w:rPr>
          <w:rFonts w:ascii="Times New Roman" w:cs="Times New Roman"/>
          <w:sz w:val="28"/>
          <w:szCs w:val="28"/>
          <w:rPrChange w:id="13489" w:author="user pc" w:date="2022-03-15T10:14:00Z">
            <w:rPr/>
          </w:rPrChange>
        </w:rPr>
        <w:t>what</w:t>
      </w:r>
      <w:r>
        <w:rPr>
          <w:rFonts w:ascii="Times New Roman" w:cs="Times New Roman" w:hAnsi="Times New Roman"/>
          <w:sz w:val="28"/>
          <w:szCs w:val="28"/>
        </w:rPr>
        <w:t xml:space="preserve"> </w:t>
      </w:r>
      <w:r w:rsidRPr="716DE97E">
        <w:rPr>
          <w:rFonts w:ascii="Times New Roman" w:cs="Times New Roman"/>
          <w:sz w:val="28"/>
          <w:szCs w:val="28"/>
          <w:rPrChange w:id="13490" w:author="user pc" w:date="2022-03-15T10:14:00Z">
            <w:rPr/>
          </w:rPrChange>
        </w:rPr>
        <w:t>is</w:t>
      </w:r>
      <w:r>
        <w:rPr>
          <w:rFonts w:ascii="Times New Roman" w:cs="Times New Roman" w:hAnsi="Times New Roman"/>
          <w:sz w:val="28"/>
          <w:szCs w:val="28"/>
        </w:rPr>
        <w:t xml:space="preserve"> </w:t>
      </w:r>
      <w:r w:rsidRPr="02994CA1">
        <w:rPr>
          <w:rFonts w:ascii="Times New Roman" w:cs="Times New Roman"/>
          <w:sz w:val="28"/>
          <w:szCs w:val="28"/>
          <w:rPrChange w:id="13491" w:author="user pc" w:date="2022-03-15T10:14:00Z">
            <w:rPr/>
          </w:rPrChange>
        </w:rPr>
        <w:t>the</w:t>
      </w:r>
      <w:r>
        <w:rPr>
          <w:rFonts w:ascii="Times New Roman" w:cs="Times New Roman" w:hAnsi="Times New Roman"/>
          <w:sz w:val="28"/>
          <w:szCs w:val="28"/>
        </w:rPr>
        <w:t xml:space="preserve"> </w:t>
      </w:r>
      <w:r w:rsidRPr="5B1C4785">
        <w:rPr>
          <w:rFonts w:ascii="Times New Roman" w:cs="Times New Roman"/>
          <w:sz w:val="28"/>
          <w:szCs w:val="28"/>
          <w:rPrChange w:id="13492" w:author="user pc" w:date="2022-03-15T10:14:00Z">
            <w:rPr/>
          </w:rPrChange>
        </w:rPr>
        <w:t>[H</w:t>
      </w:r>
      <w:r w:rsidRPr="2AC218E4">
        <w:rPr>
          <w:rFonts w:ascii="Times New Roman" w:cs="Times New Roman"/>
          <w:sz w:val="28"/>
          <w:szCs w:val="28"/>
          <w:vertAlign w:val="superscript"/>
          <w:rPrChange w:id="13493" w:author="user pc" w:date="2022-03-15T10:14:00Z">
            <w:rPr>
              <w:vertAlign w:val="superscript"/>
            </w:rPr>
          </w:rPrChange>
        </w:rPr>
        <w:t>+</w:t>
      </w:r>
      <w:r w:rsidRPr="6BF58D7D">
        <w:rPr>
          <w:rFonts w:ascii="Times New Roman" w:cs="Times New Roman"/>
          <w:sz w:val="28"/>
          <w:szCs w:val="28"/>
          <w:rPrChange w:id="13494" w:author="user pc" w:date="2022-03-15T10:14:00Z">
            <w:rPr/>
          </w:rPrChange>
        </w:rPr>
        <w:t>]?</w:t>
      </w:r>
      <w:r>
        <w:rPr>
          <w:rFonts w:ascii="Times New Roman" w:cs="Times New Roman" w:hAnsi="Times New Roman"/>
          <w:sz w:val="28"/>
          <w:szCs w:val="28"/>
        </w:rPr>
        <w:t xml:space="preserve"> </w:t>
      </w:r>
      <w:r w:rsidRPr="31FD20F5">
        <w:rPr>
          <w:rFonts w:ascii="Times New Roman" w:cs="Times New Roman"/>
          <w:sz w:val="28"/>
          <w:szCs w:val="28"/>
          <w:rPrChange w:id="13495" w:author="user pc" w:date="2022-03-15T10:14:00Z">
            <w:rPr/>
          </w:rPrChange>
        </w:rPr>
        <w:t>3.98</w:t>
      </w:r>
      <w:r>
        <w:rPr>
          <w:rFonts w:ascii="Times New Roman" w:cs="Times New Roman" w:hAnsi="Times New Roman"/>
          <w:sz w:val="28"/>
          <w:szCs w:val="28"/>
        </w:rPr>
        <w:t xml:space="preserve"> </w:t>
      </w:r>
      <w:r w:rsidRPr="7B80C333">
        <w:rPr>
          <w:rFonts w:ascii="Times New Roman" w:cs="Times New Roman"/>
          <w:sz w:val="28"/>
          <w:szCs w:val="28"/>
          <w:rPrChange w:id="13496" w:author="user pc" w:date="2022-03-15T10:14:00Z">
            <w:rPr/>
          </w:rPrChange>
        </w:rPr>
        <w:t>x</w:t>
      </w:r>
      <w:r>
        <w:rPr>
          <w:rFonts w:ascii="Times New Roman" w:cs="Times New Roman" w:hAnsi="Times New Roman"/>
          <w:sz w:val="28"/>
          <w:szCs w:val="28"/>
        </w:rPr>
        <w:t xml:space="preserve"> </w:t>
      </w:r>
      <w:r w:rsidRPr="CA46587F">
        <w:rPr>
          <w:rFonts w:ascii="Times New Roman" w:cs="Times New Roman"/>
          <w:sz w:val="28"/>
          <w:szCs w:val="28"/>
          <w:rPrChange w:id="13497" w:author="user pc" w:date="2022-03-15T10:14:00Z">
            <w:rPr/>
          </w:rPrChange>
        </w:rPr>
        <w:t>10</w:t>
      </w:r>
      <w:r w:rsidRPr="3F94F280">
        <w:rPr>
          <w:rFonts w:ascii="Times New Roman" w:cs="Times New Roman"/>
          <w:sz w:val="28"/>
          <w:szCs w:val="28"/>
          <w:vertAlign w:val="superscript"/>
          <w:rPrChange w:id="13498" w:author="user pc" w:date="2022-03-15T10:14:00Z">
            <w:rPr>
              <w:vertAlign w:val="superscript"/>
            </w:rPr>
          </w:rPrChange>
        </w:rPr>
        <w:t xml:space="preserve">-7 </w:t>
      </w:r>
      <w:r w:rsidRPr="ECAD8E02">
        <w:rPr>
          <w:rFonts w:ascii="Times New Roman" w:cs="Times New Roman"/>
          <w:sz w:val="28"/>
          <w:szCs w:val="28"/>
          <w:rPrChange w:id="13499" w:author="user pc" w:date="2022-03-15T10:14:00Z">
            <w:rPr/>
          </w:rPrChange>
        </w:rPr>
        <w:t>M</w:t>
      </w:r>
      <w:r>
        <w:rPr>
          <w:rFonts w:ascii="Times New Roman" w:cs="Times New Roman" w:hAnsi="Times New Roman"/>
          <w:sz w:val="28"/>
          <w:szCs w:val="28"/>
        </w:rPr>
        <w:t>?</w:t>
      </w:r>
    </w:p>
    <w:p>
      <w:pPr>
        <w:pStyle w:val="style0"/>
        <w:rPr>
          <w:rFonts w:ascii="Times New Roman" w:cs="Times New Roman"/>
          <w:sz w:val="28"/>
          <w:szCs w:val="28"/>
          <w:rPrChange w:id="13500" w:author="user pc" w:date="2022-03-15T10:14:00Z">
            <w:rPr/>
          </w:rPrChange>
        </w:rPr>
      </w:pPr>
      <w:r w:rsidRPr="0707351A">
        <w:rPr>
          <w:rFonts w:ascii="Times New Roman" w:cs="Times New Roman"/>
          <w:sz w:val="28"/>
          <w:szCs w:val="28"/>
          <w:rPrChange w:id="13501" w:author="user pc" w:date="2022-03-15T10:14:00Z">
            <w:rPr/>
          </w:rPrChange>
        </w:rPr>
        <w:t>5.</w:t>
      </w:r>
      <w:r>
        <w:rPr>
          <w:rFonts w:ascii="Times New Roman" w:cs="Times New Roman" w:hAnsi="Times New Roman"/>
          <w:sz w:val="28"/>
          <w:szCs w:val="28"/>
        </w:rPr>
        <w:t xml:space="preserve"> </w:t>
      </w:r>
      <w:r w:rsidRPr="50ED9579">
        <w:rPr>
          <w:rFonts w:ascii="Times New Roman" w:cs="Times New Roman"/>
          <w:sz w:val="28"/>
          <w:szCs w:val="28"/>
          <w:rPrChange w:id="13502" w:author="user pc" w:date="2022-03-15T10:14:00Z">
            <w:rPr/>
          </w:rPrChange>
        </w:rPr>
        <w:t>WhatisthepOHofasolutionwithapHof4.50?</w:t>
      </w:r>
    </w:p>
    <w:p>
      <w:pPr>
        <w:pStyle w:val="style0"/>
        <w:rPr>
          <w:rFonts w:ascii="Times New Roman" w:cs="Times New Roman"/>
          <w:sz w:val="28"/>
          <w:szCs w:val="28"/>
          <w:rPrChange w:id="13503" w:author="user pc" w:date="2022-03-15T10:14:00Z">
            <w:rPr/>
          </w:rPrChange>
        </w:rPr>
      </w:pPr>
      <w:r w:rsidRPr="F1A9AA84">
        <w:rPr>
          <w:rFonts w:ascii="Times New Roman" w:cs="Times New Roman"/>
          <w:sz w:val="28"/>
          <w:szCs w:val="28"/>
          <w:rPrChange w:id="13504" w:author="user pc" w:date="2022-03-15T10:14:00Z">
            <w:rPr/>
          </w:rPrChange>
        </w:rPr>
        <w:t>6.</w:t>
      </w:r>
      <w:r>
        <w:rPr>
          <w:rFonts w:ascii="Times New Roman" w:cs="Times New Roman" w:hAnsi="Times New Roman"/>
          <w:sz w:val="28"/>
          <w:szCs w:val="28"/>
        </w:rPr>
        <w:t xml:space="preserve"> </w:t>
      </w:r>
      <w:r w:rsidRPr="994378E4">
        <w:rPr>
          <w:rFonts w:ascii="Times New Roman" w:cs="Times New Roman"/>
          <w:sz w:val="28"/>
          <w:szCs w:val="28"/>
          <w:rPrChange w:id="13505" w:author="user pc" w:date="2022-03-15T10:14:00Z">
            <w:rPr/>
          </w:rPrChange>
        </w:rPr>
        <w:t>What</w:t>
      </w:r>
      <w:r>
        <w:rPr>
          <w:rFonts w:ascii="Times New Roman" w:cs="Times New Roman" w:hAnsi="Times New Roman"/>
          <w:sz w:val="28"/>
          <w:szCs w:val="28"/>
        </w:rPr>
        <w:t xml:space="preserve"> </w:t>
      </w:r>
      <w:r w:rsidRPr="E18B41F6">
        <w:rPr>
          <w:rFonts w:ascii="Times New Roman" w:cs="Times New Roman"/>
          <w:sz w:val="28"/>
          <w:szCs w:val="28"/>
          <w:rPrChange w:id="13506" w:author="user pc" w:date="2022-03-15T10:14:00Z">
            <w:rPr/>
          </w:rPrChange>
        </w:rPr>
        <w:t>is</w:t>
      </w:r>
      <w:r>
        <w:rPr>
          <w:rFonts w:ascii="Times New Roman" w:cs="Times New Roman" w:hAnsi="Times New Roman"/>
          <w:sz w:val="28"/>
          <w:szCs w:val="28"/>
        </w:rPr>
        <w:t xml:space="preserve"> </w:t>
      </w:r>
      <w:r w:rsidRPr="144056E0">
        <w:rPr>
          <w:rFonts w:ascii="Times New Roman" w:cs="Times New Roman"/>
          <w:sz w:val="28"/>
          <w:szCs w:val="28"/>
          <w:rPrChange w:id="13507" w:author="user pc" w:date="2022-03-15T10:14:00Z">
            <w:rPr/>
          </w:rPrChange>
        </w:rPr>
        <w:t>the</w:t>
      </w:r>
      <w:r>
        <w:rPr>
          <w:rFonts w:ascii="Times New Roman" w:cs="Times New Roman" w:hAnsi="Times New Roman"/>
          <w:sz w:val="28"/>
          <w:szCs w:val="28"/>
        </w:rPr>
        <w:t xml:space="preserve"> </w:t>
      </w:r>
      <w:r w:rsidRPr="9790D595">
        <w:rPr>
          <w:rFonts w:ascii="Times New Roman" w:cs="Times New Roman"/>
          <w:sz w:val="28"/>
          <w:szCs w:val="28"/>
          <w:rPrChange w:id="13508" w:author="user pc" w:date="2022-03-15T10:14:00Z">
            <w:rPr/>
          </w:rPrChange>
        </w:rPr>
        <w:t>[H</w:t>
      </w:r>
      <w:r w:rsidRPr="3C6DA382">
        <w:rPr>
          <w:rFonts w:ascii="Times New Roman" w:cs="Times New Roman"/>
          <w:sz w:val="28"/>
          <w:szCs w:val="28"/>
          <w:vertAlign w:val="superscript"/>
          <w:rPrChange w:id="13509" w:author="user pc" w:date="2022-03-15T10:14:00Z">
            <w:rPr>
              <w:vertAlign w:val="superscript"/>
            </w:rPr>
          </w:rPrChange>
        </w:rPr>
        <w:t>+</w:t>
      </w:r>
      <w:r w:rsidRPr="B64FF7A6">
        <w:rPr>
          <w:rFonts w:ascii="Times New Roman" w:cs="Times New Roman"/>
          <w:sz w:val="28"/>
          <w:szCs w:val="28"/>
          <w:rPrChange w:id="13510" w:author="user pc" w:date="2022-03-15T10:14:00Z">
            <w:rPr/>
          </w:rPrChange>
        </w:rPr>
        <w:t>]</w:t>
      </w:r>
      <w:r>
        <w:rPr>
          <w:rFonts w:ascii="Times New Roman" w:cs="Times New Roman" w:hAnsi="Times New Roman"/>
          <w:sz w:val="28"/>
          <w:szCs w:val="28"/>
        </w:rPr>
        <w:t xml:space="preserve"> </w:t>
      </w:r>
      <w:r w:rsidRPr="DBF33742">
        <w:rPr>
          <w:rFonts w:ascii="Times New Roman" w:cs="Times New Roman"/>
          <w:sz w:val="28"/>
          <w:szCs w:val="28"/>
          <w:rPrChange w:id="13511" w:author="user pc" w:date="2022-03-15T10:14:00Z">
            <w:rPr/>
          </w:rPrChange>
        </w:rPr>
        <w:t>of</w:t>
      </w:r>
      <w:r>
        <w:rPr>
          <w:rFonts w:ascii="Times New Roman" w:cs="Times New Roman" w:hAnsi="Times New Roman"/>
          <w:sz w:val="28"/>
          <w:szCs w:val="28"/>
        </w:rPr>
        <w:t xml:space="preserve"> </w:t>
      </w:r>
      <w:r w:rsidRPr="96C5D952">
        <w:rPr>
          <w:rFonts w:ascii="Times New Roman" w:cs="Times New Roman"/>
          <w:sz w:val="28"/>
          <w:szCs w:val="28"/>
          <w:rPrChange w:id="13512" w:author="user pc" w:date="2022-03-15T10:14:00Z">
            <w:rPr/>
          </w:rPrChange>
        </w:rPr>
        <w:t>a</w:t>
      </w:r>
      <w:r>
        <w:rPr>
          <w:rFonts w:ascii="Times New Roman" w:cs="Times New Roman" w:hAnsi="Times New Roman"/>
          <w:sz w:val="28"/>
          <w:szCs w:val="28"/>
        </w:rPr>
        <w:t xml:space="preserve"> </w:t>
      </w:r>
      <w:r w:rsidRPr="60564068">
        <w:rPr>
          <w:rFonts w:ascii="Times New Roman" w:cs="Times New Roman"/>
          <w:sz w:val="28"/>
          <w:szCs w:val="28"/>
          <w:rPrChange w:id="13513" w:author="user pc" w:date="2022-03-15T10:14:00Z">
            <w:rPr/>
          </w:rPrChange>
        </w:rPr>
        <w:t>1.6x10</w:t>
      </w:r>
      <w:r w:rsidRPr="FD7A241B">
        <w:rPr>
          <w:rFonts w:ascii="Times New Roman" w:cs="Times New Roman"/>
          <w:sz w:val="28"/>
          <w:szCs w:val="28"/>
          <w:vertAlign w:val="superscript"/>
          <w:rPrChange w:id="13514" w:author="user pc" w:date="2022-03-15T10:14:00Z">
            <w:rPr>
              <w:vertAlign w:val="superscript"/>
            </w:rPr>
          </w:rPrChange>
        </w:rPr>
        <w:t>-9</w:t>
      </w:r>
      <w:r w:rsidRPr="7FA5BB28">
        <w:rPr>
          <w:rFonts w:ascii="Times New Roman" w:cs="Times New Roman"/>
          <w:sz w:val="28"/>
          <w:szCs w:val="28"/>
          <w:rPrChange w:id="13515" w:author="user pc" w:date="2022-03-15T10:14:00Z">
            <w:rPr/>
          </w:rPrChange>
        </w:rPr>
        <w:t>M</w:t>
      </w:r>
      <w:r>
        <w:rPr>
          <w:rFonts w:ascii="Times New Roman" w:cs="Times New Roman" w:hAnsi="Times New Roman"/>
          <w:sz w:val="28"/>
          <w:szCs w:val="28"/>
        </w:rPr>
        <w:t xml:space="preserve"> </w:t>
      </w:r>
      <w:r w:rsidRPr="2004E297">
        <w:rPr>
          <w:rFonts w:ascii="Times New Roman" w:cs="Times New Roman"/>
          <w:sz w:val="28"/>
          <w:szCs w:val="28"/>
          <w:rPrChange w:id="13516" w:author="user pc" w:date="2022-03-15T10:14:00Z">
            <w:rPr/>
          </w:rPrChange>
        </w:rPr>
        <w:t>solution</w:t>
      </w:r>
      <w:r>
        <w:rPr>
          <w:rFonts w:ascii="Times New Roman" w:cs="Times New Roman" w:hAnsi="Times New Roman"/>
          <w:sz w:val="28"/>
          <w:szCs w:val="28"/>
        </w:rPr>
        <w:t xml:space="preserve"> </w:t>
      </w:r>
      <w:r w:rsidRPr="8574CE6A">
        <w:rPr>
          <w:rFonts w:ascii="Times New Roman" w:cs="Times New Roman"/>
          <w:sz w:val="28"/>
          <w:szCs w:val="28"/>
          <w:rPrChange w:id="13517" w:author="user pc" w:date="2022-03-15T10:14:00Z">
            <w:rPr/>
          </w:rPrChange>
        </w:rPr>
        <w:t>of</w:t>
      </w:r>
      <w:r>
        <w:rPr>
          <w:rFonts w:ascii="Times New Roman" w:cs="Times New Roman" w:hAnsi="Times New Roman"/>
          <w:sz w:val="28"/>
          <w:szCs w:val="28"/>
        </w:rPr>
        <w:t xml:space="preserve"> </w:t>
      </w:r>
      <w:r w:rsidRPr="EE2E34D1">
        <w:rPr>
          <w:rFonts w:ascii="Times New Roman" w:cs="Times New Roman"/>
          <w:sz w:val="28"/>
          <w:szCs w:val="28"/>
          <w:rPrChange w:id="13518" w:author="user pc" w:date="2022-03-15T10:14:00Z">
            <w:rPr/>
          </w:rPrChange>
        </w:rPr>
        <w:t>NaOH?</w:t>
      </w:r>
    </w:p>
    <w:p>
      <w:pPr>
        <w:pStyle w:val="style0"/>
        <w:rPr>
          <w:rFonts w:ascii="Times New Roman" w:cs="Times New Roman"/>
          <w:sz w:val="28"/>
          <w:szCs w:val="28"/>
          <w:rPrChange w:id="13519" w:author="user pc" w:date="2022-03-15T10:14:00Z">
            <w:rPr/>
          </w:rPrChange>
        </w:rPr>
      </w:pPr>
      <w:r>
        <w:rPr>
          <w:rFonts w:ascii="Times New Roman" w:cs="Times New Roman" w:hAnsi="Times New Roman"/>
          <w:sz w:val="28"/>
          <w:szCs w:val="28"/>
        </w:rPr>
        <w:t xml:space="preserve">7. Calculate </w:t>
      </w:r>
      <w:r w:rsidRPr="4A7726FF">
        <w:rPr>
          <w:rFonts w:ascii="Times New Roman" w:cs="Times New Roman"/>
          <w:sz w:val="28"/>
          <w:szCs w:val="28"/>
          <w:rPrChange w:id="13520" w:author="user pc" w:date="2022-03-15T10:14:00Z">
            <w:rPr/>
          </w:rPrChange>
        </w:rPr>
        <w:t>the</w:t>
      </w:r>
      <w:r>
        <w:rPr>
          <w:rFonts w:ascii="Times New Roman" w:cs="Times New Roman" w:hAnsi="Times New Roman"/>
          <w:sz w:val="28"/>
          <w:szCs w:val="28"/>
        </w:rPr>
        <w:t xml:space="preserve"> </w:t>
      </w:r>
      <w:r w:rsidRPr="051F0C92">
        <w:rPr>
          <w:rFonts w:ascii="Times New Roman" w:cs="Times New Roman"/>
          <w:sz w:val="28"/>
          <w:szCs w:val="28"/>
          <w:rPrChange w:id="13521" w:author="user pc" w:date="2022-03-15T10:14:00Z">
            <w:rPr/>
          </w:rPrChange>
        </w:rPr>
        <w:t>solubility</w:t>
      </w:r>
      <w:r>
        <w:rPr>
          <w:rFonts w:ascii="Times New Roman" w:cs="Times New Roman" w:hAnsi="Times New Roman"/>
          <w:sz w:val="28"/>
          <w:szCs w:val="28"/>
        </w:rPr>
        <w:t xml:space="preserve"> </w:t>
      </w:r>
      <w:r w:rsidRPr="6278C56E">
        <w:rPr>
          <w:rFonts w:ascii="Times New Roman" w:cs="Times New Roman"/>
          <w:sz w:val="28"/>
          <w:szCs w:val="28"/>
          <w:rPrChange w:id="13522" w:author="user pc" w:date="2022-03-15T10:14:00Z">
            <w:rPr/>
          </w:rPrChange>
        </w:rPr>
        <w:t>of</w:t>
      </w:r>
      <w:r>
        <w:rPr>
          <w:rFonts w:ascii="Times New Roman" w:cs="Times New Roman" w:hAnsi="Times New Roman"/>
          <w:sz w:val="28"/>
          <w:szCs w:val="28"/>
        </w:rPr>
        <w:t xml:space="preserve"> </w:t>
      </w:r>
      <w:r w:rsidRPr="10A763B9">
        <w:rPr>
          <w:rFonts w:ascii="Times New Roman" w:cs="Times New Roman"/>
          <w:sz w:val="28"/>
          <w:szCs w:val="28"/>
          <w:rPrChange w:id="13523" w:author="user pc" w:date="2022-03-15T10:14:00Z">
            <w:rPr/>
          </w:rPrChange>
        </w:rPr>
        <w:t>calcium</w:t>
      </w:r>
      <w:r>
        <w:rPr>
          <w:rFonts w:ascii="Times New Roman" w:cs="Times New Roman" w:hAnsi="Times New Roman"/>
          <w:sz w:val="28"/>
          <w:szCs w:val="28"/>
        </w:rPr>
        <w:t xml:space="preserve"> </w:t>
      </w:r>
      <w:r w:rsidRPr="7DE686CE">
        <w:rPr>
          <w:rFonts w:ascii="Times New Roman" w:cs="Times New Roman"/>
          <w:sz w:val="28"/>
          <w:szCs w:val="28"/>
          <w:rPrChange w:id="13524" w:author="user pc" w:date="2022-03-15T10:14:00Z">
            <w:rPr/>
          </w:rPrChange>
        </w:rPr>
        <w:t>fluoride</w:t>
      </w:r>
      <w:r>
        <w:rPr>
          <w:rFonts w:ascii="Times New Roman" w:cs="Times New Roman" w:hAnsi="Times New Roman"/>
          <w:sz w:val="28"/>
          <w:szCs w:val="28"/>
        </w:rPr>
        <w:t xml:space="preserve"> </w:t>
      </w:r>
      <w:r w:rsidRPr="A327C033">
        <w:rPr>
          <w:rFonts w:ascii="Times New Roman" w:cs="Times New Roman"/>
          <w:sz w:val="28"/>
          <w:szCs w:val="28"/>
          <w:rPrChange w:id="13525" w:author="user pc" w:date="2022-03-15T10:14:00Z">
            <w:rPr/>
          </w:rPrChange>
        </w:rPr>
        <w:t>in</w:t>
      </w:r>
      <w:r>
        <w:rPr>
          <w:rFonts w:ascii="Times New Roman" w:cs="Times New Roman" w:hAnsi="Times New Roman"/>
          <w:sz w:val="28"/>
          <w:szCs w:val="28"/>
        </w:rPr>
        <w:t xml:space="preserve"> </w:t>
      </w:r>
      <w:r w:rsidRPr="704EEE4B">
        <w:rPr>
          <w:rFonts w:ascii="Times New Roman" w:cs="Times New Roman"/>
          <w:sz w:val="28"/>
          <w:szCs w:val="28"/>
          <w:rPrChange w:id="13526" w:author="user pc" w:date="2022-03-15T10:14:00Z">
            <w:rPr/>
          </w:rPrChange>
        </w:rPr>
        <w:t>water</w:t>
      </w:r>
      <w:r>
        <w:rPr>
          <w:rFonts w:ascii="Times New Roman" w:cs="Times New Roman" w:hAnsi="Times New Roman"/>
          <w:sz w:val="28"/>
          <w:szCs w:val="28"/>
        </w:rPr>
        <w:t xml:space="preserve"> </w:t>
      </w:r>
      <w:r w:rsidRPr="7EB77390">
        <w:rPr>
          <w:rFonts w:ascii="Times New Roman" w:cs="Times New Roman"/>
          <w:sz w:val="28"/>
          <w:szCs w:val="28"/>
          <w:rPrChange w:id="13527" w:author="user pc" w:date="2022-03-15T10:14:00Z">
            <w:rPr/>
          </w:rPrChange>
        </w:rPr>
        <w:t>from</w:t>
      </w:r>
      <w:r>
        <w:rPr>
          <w:rFonts w:ascii="Times New Roman" w:cs="Times New Roman" w:hAnsi="Times New Roman"/>
          <w:sz w:val="28"/>
          <w:szCs w:val="28"/>
        </w:rPr>
        <w:t xml:space="preserve"> </w:t>
      </w:r>
      <w:r w:rsidRPr="786EE911">
        <w:rPr>
          <w:rFonts w:ascii="Times New Roman" w:cs="Times New Roman"/>
          <w:sz w:val="28"/>
          <w:szCs w:val="28"/>
          <w:rPrChange w:id="13528" w:author="user pc" w:date="2022-03-15T10:14:00Z">
            <w:rPr/>
          </w:rPrChange>
        </w:rPr>
        <w:t>the</w:t>
      </w:r>
      <w:r>
        <w:rPr>
          <w:rFonts w:ascii="Times New Roman" w:cs="Times New Roman" w:hAnsi="Times New Roman"/>
          <w:sz w:val="28"/>
          <w:szCs w:val="28"/>
        </w:rPr>
        <w:t xml:space="preserve"> </w:t>
      </w:r>
      <w:r w:rsidRPr="7C5B483E">
        <w:rPr>
          <w:rFonts w:ascii="Times New Roman" w:cs="Times New Roman"/>
          <w:sz w:val="28"/>
          <w:szCs w:val="28"/>
          <w:rPrChange w:id="13529" w:author="user pc" w:date="2022-03-15T10:14:00Z">
            <w:rPr/>
          </w:rPrChange>
        </w:rPr>
        <w:t>solubility</w:t>
      </w:r>
      <w:r>
        <w:rPr>
          <w:rFonts w:ascii="Times New Roman" w:cs="Times New Roman" w:hAnsi="Times New Roman"/>
          <w:sz w:val="28"/>
          <w:szCs w:val="28"/>
        </w:rPr>
        <w:t xml:space="preserve"> </w:t>
      </w:r>
      <w:r w:rsidRPr="8A667732">
        <w:rPr>
          <w:rFonts w:ascii="Times New Roman" w:cs="Times New Roman"/>
          <w:sz w:val="28"/>
          <w:szCs w:val="28"/>
          <w:rPrChange w:id="13530" w:author="user pc" w:date="2022-03-15T10:14:00Z">
            <w:rPr/>
          </w:rPrChange>
        </w:rPr>
        <w:t>product</w:t>
      </w:r>
      <w:r>
        <w:rPr>
          <w:rFonts w:ascii="Times New Roman" w:cs="Times New Roman" w:hAnsi="Times New Roman"/>
          <w:sz w:val="28"/>
          <w:szCs w:val="28"/>
        </w:rPr>
        <w:t xml:space="preserve"> </w:t>
      </w:r>
      <w:r w:rsidRPr="0DFEB8EA">
        <w:rPr>
          <w:rFonts w:ascii="Times New Roman" w:cs="Times New Roman"/>
          <w:sz w:val="28"/>
          <w:szCs w:val="28"/>
          <w:rPrChange w:id="13531" w:author="user pc" w:date="2022-03-15T10:14:00Z">
            <w:rPr/>
          </w:rPrChange>
        </w:rPr>
        <w:t>constant</w:t>
      </w:r>
      <w:r>
        <w:rPr>
          <w:rFonts w:ascii="Times New Roman" w:cs="Times New Roman" w:hAnsi="Times New Roman"/>
          <w:sz w:val="28"/>
          <w:szCs w:val="28"/>
        </w:rPr>
        <w:t xml:space="preserve"> </w:t>
      </w:r>
      <w:r w:rsidRPr="12A6B604">
        <w:rPr>
          <w:rFonts w:ascii="Times New Roman" w:cs="Times New Roman"/>
          <w:sz w:val="28"/>
          <w:szCs w:val="28"/>
          <w:rPrChange w:id="13532" w:author="user pc" w:date="2022-03-15T10:14:00Z">
            <w:rPr/>
          </w:rPrChange>
        </w:rPr>
        <w:t>of</w:t>
      </w:r>
      <w:r>
        <w:rPr>
          <w:rFonts w:ascii="Times New Roman" w:cs="Times New Roman" w:hAnsi="Times New Roman"/>
          <w:sz w:val="28"/>
          <w:szCs w:val="28"/>
        </w:rPr>
        <w:t xml:space="preserve"> </w:t>
      </w:r>
      <w:r w:rsidRPr="75E191D3">
        <w:rPr>
          <w:rFonts w:ascii="Times New Roman" w:cs="Times New Roman"/>
          <w:sz w:val="28"/>
          <w:szCs w:val="28"/>
          <w:rPrChange w:id="13533" w:author="user pc" w:date="2022-03-15T10:14:00Z">
            <w:rPr/>
          </w:rPrChange>
        </w:rPr>
        <w:t>3.4×10</w:t>
      </w:r>
      <w:r w:rsidRPr="BF17F269">
        <w:rPr>
          <w:rFonts w:ascii="Times New Roman" w:cs="Times New Roman"/>
          <w:sz w:val="28"/>
          <w:szCs w:val="28"/>
          <w:vertAlign w:val="superscript"/>
          <w:rPrChange w:id="13534" w:author="user pc" w:date="2022-03-15T10:14:00Z">
            <w:rPr>
              <w:vertAlign w:val="superscript"/>
            </w:rPr>
          </w:rPrChange>
        </w:rPr>
        <w:t>-11</w:t>
      </w:r>
      <w:r w:rsidRPr="53C84653">
        <w:rPr>
          <w:rFonts w:ascii="Times New Roman" w:cs="Times New Roman"/>
          <w:sz w:val="28"/>
          <w:szCs w:val="28"/>
          <w:rPrChange w:id="13535" w:author="user pc" w:date="2022-03-15T10:14:00Z">
            <w:rPr/>
          </w:rPrChange>
        </w:rPr>
        <w:t>.</w:t>
      </w:r>
      <w:r>
        <w:rPr>
          <w:rFonts w:ascii="Times New Roman" w:cs="Times New Roman" w:hAnsi="Times New Roman"/>
          <w:sz w:val="28"/>
          <w:szCs w:val="28"/>
        </w:rPr>
        <w:t xml:space="preserve"> </w:t>
      </w:r>
      <w:r w:rsidRPr="D0EA13B3">
        <w:rPr>
          <w:rFonts w:ascii="Times New Roman" w:cs="Times New Roman"/>
          <w:b/>
          <w:sz w:val="28"/>
          <w:szCs w:val="28"/>
          <w:rPrChange w:id="13536" w:author="user pc" w:date="2022-03-15T10:14:00Z">
            <w:rPr>
              <w:b/>
            </w:rPr>
          </w:rPrChange>
        </w:rPr>
        <w:t>Ans.</w:t>
      </w:r>
      <w:r>
        <w:rPr>
          <w:rFonts w:ascii="Times New Roman" w:cs="Times New Roman" w:hAnsi="Times New Roman"/>
          <w:b/>
          <w:sz w:val="28"/>
          <w:szCs w:val="28"/>
        </w:rPr>
        <w:t xml:space="preserve"> </w:t>
      </w:r>
      <w:r w:rsidRPr="D1F2421B">
        <w:rPr>
          <w:rFonts w:ascii="Times New Roman" w:cs="Times New Roman"/>
          <w:b/>
          <w:sz w:val="28"/>
          <w:szCs w:val="28"/>
          <w:rPrChange w:id="13537" w:author="user pc" w:date="2022-03-15T10:14:00Z">
            <w:rPr>
              <w:b/>
            </w:rPr>
          </w:rPrChange>
        </w:rPr>
        <w:t>2.0×10</w:t>
      </w:r>
      <w:r w:rsidRPr="4E1903EF">
        <w:rPr>
          <w:rFonts w:ascii="Times New Roman" w:cs="Times New Roman"/>
          <w:b/>
          <w:sz w:val="28"/>
          <w:szCs w:val="28"/>
          <w:vertAlign w:val="superscript"/>
          <w:rPrChange w:id="13538" w:author="user pc" w:date="2022-03-15T10:14:00Z">
            <w:rPr>
              <w:b/>
              <w:vertAlign w:val="superscript"/>
            </w:rPr>
          </w:rPrChange>
        </w:rPr>
        <w:t>-4</w:t>
      </w:r>
      <w:r w:rsidRPr="60F9DD01">
        <w:rPr>
          <w:rFonts w:ascii="Times New Roman" w:cs="Times New Roman"/>
          <w:b/>
          <w:sz w:val="28"/>
          <w:szCs w:val="28"/>
          <w:rPrChange w:id="13539" w:author="user pc" w:date="2022-03-15T10:14:00Z">
            <w:rPr>
              <w:b/>
            </w:rPr>
          </w:rPrChange>
        </w:rPr>
        <w:t>mol/dm</w:t>
      </w:r>
      <w:r w:rsidRPr="1D0AC8E3">
        <w:rPr>
          <w:rFonts w:ascii="Times New Roman" w:cs="Times New Roman"/>
          <w:b/>
          <w:sz w:val="28"/>
          <w:szCs w:val="28"/>
          <w:vertAlign w:val="superscript"/>
          <w:rPrChange w:id="13540" w:author="user pc" w:date="2022-03-15T10:14:00Z">
            <w:rPr>
              <w:b/>
              <w:vertAlign w:val="superscript"/>
            </w:rPr>
          </w:rPrChange>
        </w:rPr>
        <w:t>3</w:t>
      </w:r>
      <w:r w:rsidRPr="A7C12954">
        <w:rPr>
          <w:rFonts w:ascii="Times New Roman" w:cs="Times New Roman"/>
          <w:b/>
          <w:sz w:val="28"/>
          <w:szCs w:val="28"/>
          <w:rPrChange w:id="13541" w:author="user pc" w:date="2022-03-15T10:14:00Z">
            <w:rPr>
              <w:b/>
            </w:rPr>
          </w:rPrChange>
        </w:rPr>
        <w:t>of</w:t>
      </w:r>
      <w:r>
        <w:rPr>
          <w:rFonts w:ascii="Times New Roman" w:cs="Times New Roman" w:hAnsi="Times New Roman"/>
          <w:b/>
          <w:sz w:val="28"/>
          <w:szCs w:val="28"/>
        </w:rPr>
        <w:t xml:space="preserve"> </w:t>
      </w:r>
      <w:r w:rsidRPr="95FD5905">
        <w:rPr>
          <w:rFonts w:ascii="Times New Roman" w:cs="Times New Roman"/>
          <w:b/>
          <w:sz w:val="28"/>
          <w:szCs w:val="28"/>
          <w:rPrChange w:id="13542" w:author="user pc" w:date="2022-03-15T10:14:00Z">
            <w:rPr>
              <w:b/>
            </w:rPr>
          </w:rPrChange>
        </w:rPr>
        <w:t>CaF</w:t>
      </w:r>
      <w:r w:rsidRPr="660DE805">
        <w:rPr>
          <w:rFonts w:ascii="Times New Roman" w:cs="Times New Roman"/>
          <w:b/>
          <w:sz w:val="28"/>
          <w:szCs w:val="28"/>
          <w:vertAlign w:val="subscript"/>
          <w:rPrChange w:id="13543" w:author="user pc" w:date="2022-03-15T10:14:00Z">
            <w:rPr>
              <w:b/>
              <w:vertAlign w:val="subscript"/>
            </w:rPr>
          </w:rPrChange>
        </w:rPr>
        <w:t>2</w:t>
      </w:r>
      <w:r w:rsidRPr="5B60EA31">
        <w:rPr>
          <w:rFonts w:ascii="Times New Roman" w:cs="Times New Roman"/>
          <w:b/>
          <w:sz w:val="28"/>
          <w:szCs w:val="28"/>
          <w:rPrChange w:id="13544" w:author="user pc" w:date="2022-03-15T10:14:00Z">
            <w:rPr>
              <w:b/>
            </w:rPr>
          </w:rPrChange>
        </w:rPr>
        <w:t>.</w:t>
      </w:r>
    </w:p>
    <w:p>
      <w:pPr>
        <w:pStyle w:val="style0"/>
        <w:rPr>
          <w:rFonts w:ascii="Times New Roman" w:cs="Times New Roman"/>
          <w:sz w:val="28"/>
          <w:szCs w:val="28"/>
          <w:rPrChange w:id="13545" w:author="user pc" w:date="2022-03-15T10:14:00Z">
            <w:rPr/>
          </w:rPrChange>
        </w:rPr>
      </w:pPr>
      <w:r w:rsidRPr="9C5113EF">
        <w:rPr>
          <w:rFonts w:ascii="Times New Roman" w:cs="Times New Roman"/>
          <w:sz w:val="28"/>
          <w:szCs w:val="28"/>
          <w:rPrChange w:id="13546" w:author="user pc" w:date="2022-03-15T10:14:00Z">
            <w:rPr/>
          </w:rPrChange>
        </w:rPr>
        <w:t>8. 65 g of potassium trioxonitrate (V) form a saturated solution with 100 cm</w:t>
      </w:r>
      <w:r w:rsidRPr="B3D576BD">
        <w:rPr>
          <w:rFonts w:ascii="Times New Roman" w:cs="Times New Roman"/>
          <w:sz w:val="28"/>
          <w:szCs w:val="28"/>
          <w:vertAlign w:val="superscript"/>
          <w:rPrChange w:id="13547" w:author="user pc" w:date="2022-03-15T10:14:00Z">
            <w:rPr>
              <w:vertAlign w:val="superscript"/>
            </w:rPr>
          </w:rPrChange>
        </w:rPr>
        <w:t>3</w:t>
      </w:r>
      <w:r w:rsidRPr="FF56B57C">
        <w:rPr>
          <w:rFonts w:ascii="Times New Roman" w:cs="Times New Roman"/>
          <w:sz w:val="28"/>
          <w:szCs w:val="28"/>
          <w:rPrChange w:id="13548" w:author="user pc" w:date="2022-03-15T10:14:00Z">
            <w:rPr/>
          </w:rPrChange>
        </w:rPr>
        <w:t xml:space="preserve"> of water at a certain temperature. Calculate the solubility of potassium</w:t>
      </w:r>
      <w:r>
        <w:rPr>
          <w:rFonts w:ascii="Times New Roman" w:cs="Times New Roman" w:hAnsi="Times New Roman"/>
          <w:sz w:val="28"/>
          <w:szCs w:val="28"/>
        </w:rPr>
        <w:t xml:space="preserve"> </w:t>
      </w:r>
      <w:r w:rsidRPr="91664853">
        <w:rPr>
          <w:rFonts w:ascii="Times New Roman" w:cs="Times New Roman"/>
          <w:sz w:val="28"/>
          <w:szCs w:val="28"/>
          <w:rPrChange w:id="13549" w:author="user pc" w:date="2022-03-15T10:14:00Z">
            <w:rPr/>
          </w:rPrChange>
        </w:rPr>
        <w:t>trioxonitrate</w:t>
      </w:r>
      <w:r>
        <w:rPr>
          <w:rFonts w:ascii="Times New Roman" w:cs="Times New Roman" w:hAnsi="Times New Roman"/>
          <w:sz w:val="28"/>
          <w:szCs w:val="28"/>
        </w:rPr>
        <w:t xml:space="preserve"> </w:t>
      </w:r>
      <w:r w:rsidRPr="8707AFFB">
        <w:rPr>
          <w:rFonts w:ascii="Times New Roman" w:cs="Times New Roman"/>
          <w:sz w:val="28"/>
          <w:szCs w:val="28"/>
          <w:rPrChange w:id="13550" w:author="user pc" w:date="2022-03-15T10:14:00Z">
            <w:rPr/>
          </w:rPrChange>
        </w:rPr>
        <w:t xml:space="preserve">(V). [K = 39, N = 14, O = 16]. </w:t>
      </w:r>
      <w:r w:rsidRPr="BC3AEA8C">
        <w:rPr>
          <w:rFonts w:ascii="Times New Roman" w:cs="Times New Roman"/>
          <w:b/>
          <w:bCs/>
          <w:sz w:val="28"/>
          <w:szCs w:val="28"/>
          <w:rPrChange w:id="13551" w:author="user pc" w:date="2022-03-15T10:14:00Z">
            <w:rPr>
              <w:b/>
              <w:bCs/>
            </w:rPr>
          </w:rPrChange>
        </w:rPr>
        <w:t>Ans. 6.44 moldm</w:t>
      </w:r>
      <w:r w:rsidRPr="004C3F80">
        <w:rPr>
          <w:rFonts w:ascii="Times New Roman" w:cs="Times New Roman"/>
          <w:b/>
          <w:bCs/>
          <w:sz w:val="28"/>
          <w:szCs w:val="28"/>
          <w:vertAlign w:val="superscript"/>
          <w:rPrChange w:id="13552" w:author="user pc" w:date="2022-03-15T10:14:00Z">
            <w:rPr>
              <w:b/>
              <w:bCs/>
              <w:vertAlign w:val="superscript"/>
            </w:rPr>
          </w:rPrChange>
        </w:rPr>
        <w:t>-3</w:t>
      </w:r>
      <w:r w:rsidRPr="A374554B">
        <w:rPr>
          <w:rFonts w:ascii="Times New Roman" w:cs="Times New Roman"/>
          <w:sz w:val="28"/>
          <w:szCs w:val="28"/>
          <w:rPrChange w:id="13553" w:author="user pc" w:date="2022-03-15T10:14:00Z">
            <w:rPr/>
          </w:rPrChange>
        </w:rPr>
        <w:t>.</w:t>
      </w:r>
    </w:p>
    <w:p>
      <w:pPr>
        <w:pStyle w:val="style157"/>
        <w:rPr>
          <w:rFonts w:ascii="Times New Roman" w:cs="Times New Roman" w:eastAsia="宋体" w:hAnsi="Times New Roman"/>
          <w:sz w:val="28"/>
          <w:szCs w:val="28"/>
          <w:rPrChange w:id="13554" w:author="user pc" w:date="2022-03-15T10:14:00Z">
            <w:rPr>
              <w:rFonts w:ascii="Bell MT" w:eastAsia="宋体" w:hAnsi="Bell MT"/>
            </w:rPr>
          </w:rPrChange>
        </w:rPr>
      </w:pPr>
      <w:r w:rsidRPr="E4954BCD">
        <w:rPr>
          <w:rFonts w:ascii="Times New Roman" w:cs="Times New Roman" w:eastAsia="宋体" w:hAnsi="Times New Roman"/>
          <w:sz w:val="28"/>
          <w:szCs w:val="28"/>
          <w:rPrChange w:id="13555" w:author="user pc" w:date="2022-03-15T10:14:00Z">
            <w:rPr>
              <w:rFonts w:eastAsia="宋体" w:hAnsi="Bell MT"/>
            </w:rPr>
          </w:rPrChange>
        </w:rPr>
        <w:t>9. 3.06 g of a sample of potassium trioxonitrate (V) was required to make a saturated solution with 10 cm3 of water at 25 equal to the number of such ions in the formula of the compound. Kerature by s</w:t>
      </w:r>
      <w:r w:rsidRPr="2E55D7C2">
        <w:rPr>
          <w:rFonts w:ascii="Times New Roman" w:cs="Times New Roman" w:eastAsia="宋体" w:hAnsi="Times New Roman"/>
          <w:b/>
          <w:bCs/>
          <w:sz w:val="28"/>
          <w:szCs w:val="28"/>
          <w:rPrChange w:id="13556" w:author="user pc" w:date="2022-03-15T10:14:00Z">
            <w:rPr>
              <w:rFonts w:eastAsia="宋体" w:hAnsi="Bell MT"/>
              <w:b/>
              <w:bCs/>
            </w:rPr>
          </w:rPrChange>
        </w:rPr>
        <w:t>Ans. 2.50</w:t>
      </w:r>
      <w:r>
        <w:rPr>
          <w:rFonts w:ascii="Times New Roman" w:cs="Times New Roman" w:eastAsia="宋体" w:hAnsi="Times New Roman"/>
          <w:b/>
          <w:bCs/>
          <w:sz w:val="28"/>
          <w:szCs w:val="28"/>
        </w:rPr>
        <w:t xml:space="preserve"> </w:t>
      </w:r>
      <w:r w:rsidRPr="BAD1EA82">
        <w:rPr>
          <w:rFonts w:ascii="Times New Roman" w:cs="Times New Roman"/>
          <w:b/>
          <w:sz w:val="28"/>
          <w:szCs w:val="28"/>
          <w:rPrChange w:id="13557" w:author="user pc" w:date="2022-03-15T10:14:00Z">
            <w:rPr>
              <w:b/>
            </w:rPr>
          </w:rPrChange>
        </w:rPr>
        <w:t>moldm</w:t>
      </w:r>
      <w:r w:rsidRPr="8D4337AD">
        <w:rPr>
          <w:rFonts w:ascii="Times New Roman" w:cs="Times New Roman"/>
          <w:b/>
          <w:sz w:val="28"/>
          <w:szCs w:val="28"/>
          <w:vertAlign w:val="superscript"/>
          <w:rPrChange w:id="13558" w:author="user pc" w:date="2022-03-15T10:14:00Z">
            <w:rPr>
              <w:b/>
              <w:vertAlign w:val="superscript"/>
            </w:rPr>
          </w:rPrChange>
        </w:rPr>
        <w:t>-3</w:t>
      </w:r>
    </w:p>
    <w:p>
      <w:pPr>
        <w:pStyle w:val="style157"/>
        <w:rPr>
          <w:rFonts w:ascii="Times New Roman" w:cs="Times New Roman" w:eastAsia="宋体" w:hAnsi="Times New Roman"/>
          <w:b/>
          <w:sz w:val="28"/>
          <w:szCs w:val="28"/>
          <w:rPrChange w:id="13559" w:author="user pc" w:date="2022-03-15T10:14:00Z">
            <w:rPr>
              <w:rFonts w:ascii="Bell MT" w:eastAsia="宋体" w:hAnsi="Bell MT"/>
              <w:b/>
            </w:rPr>
          </w:rPrChange>
        </w:rPr>
      </w:pPr>
    </w:p>
    <w:p>
      <w:pPr>
        <w:pStyle w:val="style157"/>
        <w:rPr>
          <w:rFonts w:ascii="Times New Roman" w:cs="Times New Roman" w:eastAsia="宋体" w:hAnsi="Times New Roman"/>
          <w:sz w:val="28"/>
          <w:szCs w:val="28"/>
          <w:rPrChange w:id="13560" w:author="user pc" w:date="2022-03-15T10:14:00Z">
            <w:rPr>
              <w:rFonts w:eastAsia="宋体" w:hAnsi="Bell MT"/>
            </w:rPr>
          </w:rPrChange>
        </w:rPr>
      </w:pPr>
      <w:r w:rsidRPr="D0AB69A2">
        <w:rPr>
          <w:rFonts w:ascii="Times New Roman" w:cs="Times New Roman" w:eastAsia="宋体" w:hAnsi="Times New Roman"/>
          <w:sz w:val="28"/>
          <w:szCs w:val="28"/>
          <w:rPrChange w:id="13561" w:author="user pc" w:date="2022-03-15T10:14:00Z">
            <w:rPr>
              <w:rFonts w:eastAsia="宋体" w:hAnsi="Bell MT"/>
            </w:rPr>
          </w:rPrChange>
        </w:rPr>
        <w:t xml:space="preserve">10. 16.55g of lead (II) trioxonitrate (V) was dissolved in 100g of distilled water at 20°C. Calculate the solubility of the solute. [Pb = 207, N = 14, O = 16]. </w:t>
      </w:r>
      <w:r w:rsidRPr="E7DF7EBB">
        <w:rPr>
          <w:rFonts w:ascii="Times New Roman" w:cs="Times New Roman" w:eastAsia="宋体" w:hAnsi="Times New Roman"/>
          <w:b/>
          <w:bCs/>
          <w:sz w:val="28"/>
          <w:szCs w:val="28"/>
          <w:rPrChange w:id="13562" w:author="user pc" w:date="2022-03-15T10:14:00Z">
            <w:rPr>
              <w:rFonts w:eastAsia="宋体" w:hAnsi="Bell MT"/>
              <w:b/>
              <w:bCs/>
            </w:rPr>
          </w:rPrChange>
        </w:rPr>
        <w:t>Ans. 0.5 moldm</w:t>
      </w:r>
      <w:r w:rsidRPr="2F65AB56">
        <w:rPr>
          <w:rFonts w:ascii="Times New Roman" w:cs="Times New Roman" w:eastAsia="宋体" w:hAnsi="Times New Roman"/>
          <w:b/>
          <w:bCs/>
          <w:sz w:val="28"/>
          <w:szCs w:val="28"/>
          <w:vertAlign w:val="superscript"/>
          <w:rPrChange w:id="13563" w:author="user pc" w:date="2022-03-15T10:14:00Z">
            <w:rPr>
              <w:rFonts w:eastAsia="宋体" w:hAnsi="Bell MT"/>
              <w:b/>
              <w:bCs/>
              <w:vertAlign w:val="superscript"/>
            </w:rPr>
          </w:rPrChange>
        </w:rPr>
        <w:t>-3</w:t>
      </w:r>
      <w:r w:rsidRPr="F0844A10">
        <w:rPr>
          <w:rFonts w:ascii="Times New Roman" w:cs="Times New Roman" w:eastAsia="宋体" w:hAnsi="Times New Roman"/>
          <w:sz w:val="28"/>
          <w:szCs w:val="28"/>
          <w:rPrChange w:id="13564" w:author="user pc" w:date="2022-03-15T10:14:00Z">
            <w:rPr>
              <w:rFonts w:eastAsia="宋体" w:hAnsi="Bell MT"/>
            </w:rPr>
          </w:rPrChange>
        </w:rPr>
        <w:t>.</w:t>
      </w:r>
    </w:p>
    <w:p>
      <w:pPr>
        <w:pStyle w:val="style157"/>
        <w:rPr>
          <w:rFonts w:ascii="Times New Roman" w:cs="Times New Roman" w:eastAsia="宋体" w:hAnsi="Times New Roman"/>
          <w:sz w:val="28"/>
          <w:szCs w:val="28"/>
          <w:rPrChange w:id="13565" w:author="user pc" w:date="2022-03-15T10:14:00Z">
            <w:rPr>
              <w:rFonts w:ascii="Bell MT" w:eastAsia="宋体" w:hAnsi="Bell MT"/>
            </w:rPr>
          </w:rPrChange>
        </w:rPr>
      </w:pPr>
    </w:p>
    <w:p>
      <w:pPr>
        <w:pStyle w:val="style157"/>
        <w:rPr>
          <w:rFonts w:ascii="Times New Roman" w:cs="Times New Roman" w:eastAsia="宋体" w:hAnsi="Times New Roman"/>
          <w:b/>
          <w:sz w:val="28"/>
          <w:szCs w:val="28"/>
          <w:rPrChange w:id="13566"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3567"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3568" w:author="user pc" w:date="2022-03-15T10:14:00Z">
            <w:rPr>
              <w:rFonts w:ascii="Bell MT" w:eastAsia="宋体" w:hAnsi="Bell MT"/>
              <w:b/>
            </w:rPr>
          </w:rPrChange>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80"/>
        <w:rPr>
          <w:rFonts w:ascii="Times New Roman" w:cs="Times New Roman"/>
          <w:b/>
          <w:bCs/>
          <w:color w:val="ff0000"/>
          <w:sz w:val="28"/>
          <w:szCs w:val="28"/>
          <w:highlight w:val="lightGray"/>
          <w:rPrChange w:id="13569" w:author="user pc" w:date="2022-03-15T10:14:00Z">
            <w:rPr>
              <w:b/>
              <w:bCs/>
            </w:rPr>
          </w:rPrChange>
        </w:rPr>
      </w:pPr>
      <w:r w:rsidRPr="8961E770">
        <w:rPr>
          <w:rFonts w:ascii="Times New Roman" w:cs="Times New Roman"/>
          <w:b/>
          <w:bCs/>
          <w:i w:val="false"/>
          <w:iCs w:val="false"/>
          <w:color w:val="ff0000"/>
          <w:sz w:val="28"/>
          <w:szCs w:val="28"/>
          <w:highlight w:val="lightGray"/>
          <w:rPrChange w:id="13570" w:author="user pc" w:date="2022-03-15T10:14:00Z">
            <w:rPr>
              <w:b/>
              <w:bCs/>
              <w:i w:val="false"/>
              <w:iCs w:val="false"/>
              <w:color w:val="auto"/>
            </w:rPr>
          </w:rPrChange>
        </w:rPr>
        <w:t>CHAPTER 9: ACID-BASE REACTIONS</w:t>
      </w:r>
    </w:p>
    <w:p>
      <w:pPr>
        <w:pStyle w:val="style180"/>
        <w:rPr>
          <w:rFonts w:ascii="Times New Roman" w:cs="Times New Roman" w:hAnsi="Times New Roman"/>
          <w:b/>
          <w:color w:val="ff0000"/>
          <w:sz w:val="28"/>
          <w:szCs w:val="28"/>
        </w:rPr>
      </w:pPr>
      <w:r w:rsidRPr="0ACFA871">
        <w:rPr>
          <w:rFonts w:ascii="Times New Roman" w:cs="Times New Roman"/>
          <w:b/>
          <w:i w:val="false"/>
          <w:iCs w:val="false"/>
          <w:color w:val="ff0000"/>
          <w:sz w:val="28"/>
          <w:szCs w:val="28"/>
          <w:highlight w:val="lightGray"/>
          <w:rPrChange w:id="13571" w:author="user pc" w:date="2022-03-15T10:14:00Z">
            <w:rPr>
              <w:i w:val="false"/>
              <w:iCs w:val="false"/>
              <w:color w:val="auto"/>
            </w:rPr>
          </w:rPrChange>
        </w:rPr>
        <w:t>TITRATION</w:t>
      </w:r>
    </w:p>
    <w:p>
      <w:pPr>
        <w:pStyle w:val="style0"/>
        <w:rPr>
          <w:rFonts w:ascii="Times New Roman" w:cs="Times New Roman" w:hAnsi="Times New Roman"/>
        </w:rPr>
      </w:pPr>
    </w:p>
    <w:p>
      <w:pPr>
        <w:pStyle w:val="style0"/>
        <w:rPr>
          <w:rFonts w:ascii="Times New Roman" w:cs="Times New Roman"/>
          <w:sz w:val="28"/>
          <w:szCs w:val="28"/>
          <w:rPrChange w:id="13572" w:author="user pc" w:date="2022-03-15T10:14:00Z">
            <w:rPr/>
          </w:rPrChange>
        </w:rPr>
      </w:pPr>
      <w:r w:rsidRPr="C6303099">
        <w:rPr>
          <w:rFonts w:ascii="Times New Roman" w:cs="Times New Roman" w:hAnsi="Times New Roman"/>
          <w:b/>
          <w:bCs/>
          <w:color w:val="36363d"/>
          <w:sz w:val="28"/>
          <w:szCs w:val="28"/>
          <w:rPrChange w:id="13573" w:author="user pc" w:date="2022-03-15T10:14:00Z">
            <w:rPr>
              <w:rFonts w:cs="Calibri" w:hAnsi="Noto Sans Armenian"/>
              <w:b/>
              <w:bCs/>
              <w:color w:val="36363d"/>
            </w:rPr>
          </w:rPrChange>
        </w:rPr>
        <w:t xml:space="preserve">Titration </w:t>
      </w:r>
      <w:r w:rsidRPr="545C325D">
        <w:rPr>
          <w:rFonts w:ascii="Times New Roman" w:cs="Times New Roman" w:hAnsi="Times New Roman"/>
          <w:color w:val="36363d"/>
          <w:sz w:val="28"/>
          <w:szCs w:val="28"/>
          <w:rPrChange w:id="13574" w:author="user pc" w:date="2022-03-15T10:14:00Z">
            <w:rPr>
              <w:rFonts w:cs="Calibri" w:hAnsi="Noto Sans Armenian"/>
              <w:color w:val="36363d"/>
            </w:rPr>
          </w:rPrChange>
        </w:rPr>
        <w:t>is defined as the slow addition of one solution of a known concentration (called a titrant) from the burette to a known volume of another solution of unknown concentration in a conical flask until the reaction reaches neutralization, which is often indicated by a color change.</w:t>
      </w:r>
      <w:r>
        <w:rPr>
          <w:rFonts w:ascii="Times New Roman" w:cs="Times New Roman" w:hAnsi="Times New Roman"/>
          <w:color w:val="36363d"/>
          <w:sz w:val="28"/>
          <w:szCs w:val="28"/>
        </w:rPr>
        <w:t xml:space="preserve"> </w:t>
      </w:r>
      <w:r w:rsidRPr="18FD3233">
        <w:rPr>
          <w:rFonts w:ascii="Times New Roman" w:cs="Times New Roman" w:hAnsi="Times New Roman"/>
          <w:color w:val="36363d"/>
          <w:sz w:val="28"/>
          <w:szCs w:val="28"/>
          <w:rPrChange w:id="13575" w:author="user pc" w:date="2022-03-15T10:14:00Z">
            <w:rPr>
              <w:rFonts w:cs="Calibri" w:hAnsi="Noto Sans Armenian"/>
              <w:color w:val="36363d"/>
            </w:rPr>
          </w:rPrChange>
        </w:rPr>
        <w:t xml:space="preserve">A titration is a method of analysis that will allow you to determine the precise endpoint of a reaction and therefore the precise quantity of reactant in the titration flask. </w:t>
      </w:r>
    </w:p>
    <w:p>
      <w:pPr>
        <w:pStyle w:val="style0"/>
        <w:rPr>
          <w:rFonts w:ascii="Times New Roman" w:cs="Times New Roman"/>
          <w:sz w:val="28"/>
          <w:szCs w:val="28"/>
          <w:rPrChange w:id="13576" w:author="user pc" w:date="2022-03-15T10:14:00Z">
            <w:rPr/>
          </w:rPrChange>
        </w:rPr>
      </w:pPr>
      <m:oMath>
        <m:r w:rsidRPr="5C358949">
          <m:rPr>
            <m:sty m:val="bi"/>
          </m:rPr>
          <w:rPr>
            <w:rFonts w:ascii="Cambria Math" w:cs="Times New Roman" w:hAnsi="Cambria Math"/>
            <w:color w:val="0000ff"/>
            <w:sz w:val="28"/>
            <w:szCs w:val="28"/>
            <w:rPrChange w:id="13577" w:author="user pc" w:date="2022-03-15T10:14:00Z">
              <w:rPr>
                <w:rFonts w:ascii="Cambria Math" w:cs="Calibri" w:hAnsi="Cambria Math"/>
                <w:color w:val="0000ff"/>
                <w:sz w:val="28"/>
                <w:szCs w:val="28"/>
              </w:rPr>
            </w:rPrChange>
          </w:rPr>
          <m:t>An acid-base indicator</m:t>
        </m:r>
      </m:oMath>
      <w:r w:rsidRPr="F5B5283D">
        <w:rPr>
          <w:rFonts w:ascii="Times New Roman" w:cs="Times New Roman" w:hAnsi="Times New Roman"/>
          <w:sz w:val="28"/>
          <w:szCs w:val="28"/>
          <w:rPrChange w:id="13578" w:author="user pc" w:date="2022-03-15T10:14:00Z">
            <w:rPr>
              <w:rFonts w:cs="Calibri" w:hAnsi="Noto Sans Armenian"/>
            </w:rPr>
          </w:rPrChange>
        </w:rPr>
        <w:t xml:space="preserve"> is a dye that changes colour when pH changes.</w:t>
      </w:r>
    </w:p>
    <w:p>
      <w:pPr>
        <w:pStyle w:val="style0"/>
        <w:rPr>
          <w:rFonts w:ascii="Times New Roman" w:cs="Times New Roman"/>
          <w:sz w:val="28"/>
          <w:szCs w:val="28"/>
          <w:rPrChange w:id="13579" w:author="user pc" w:date="2022-03-15T10:14:00Z">
            <w:rPr/>
          </w:rPrChange>
        </w:rPr>
      </w:pPr>
      <m:oMath>
        <m:r w:rsidRPr="66FF4311">
          <m:rPr>
            <m:sty m:val="bi"/>
          </m:rPr>
          <w:rPr>
            <w:rFonts w:ascii="Cambria Math" w:cs="Times New Roman" w:hAnsi="Cambria Math"/>
            <w:color w:val="0000ff"/>
            <w:sz w:val="28"/>
            <w:szCs w:val="28"/>
            <w:rPrChange w:id="13580" w:author="user pc" w:date="2022-03-15T10:14:00Z">
              <w:rPr>
                <w:rFonts w:ascii="Cambria Math" w:cs="Calibri" w:hAnsi="Cambria Math"/>
                <w:color w:val="0000ff"/>
                <w:sz w:val="28"/>
                <w:szCs w:val="28"/>
              </w:rPr>
            </w:rPrChange>
          </w:rPr>
          <m:t>The end point (end-point) of a titration</m:t>
        </m:r>
      </m:oMath>
      <w:r w:rsidRPr="9DA4A0C9">
        <w:rPr>
          <w:rFonts w:ascii="Times New Roman" w:cs="Times New Roman" w:hAnsi="Times New Roman"/>
          <w:sz w:val="28"/>
          <w:szCs w:val="28"/>
          <w:rPrChange w:id="13581" w:author="user pc" w:date="2022-03-15T10:14:00Z">
            <w:rPr>
              <w:rFonts w:cs="Calibri" w:hAnsi="Noto Sans Armenian"/>
            </w:rPr>
          </w:rPrChange>
        </w:rPr>
        <w:t xml:space="preserve"> is when the indicator changes colour during a titration.</w:t>
      </w:r>
    </w:p>
    <w:p>
      <w:pPr>
        <w:pStyle w:val="style0"/>
        <w:rPr>
          <w:rFonts w:ascii="Times New Roman" w:cs="Times New Roman"/>
          <w:sz w:val="28"/>
          <w:szCs w:val="28"/>
          <w:rPrChange w:id="13582" w:author="user pc" w:date="2022-03-15T10:14:00Z">
            <w:rPr/>
          </w:rPrChange>
        </w:rPr>
      </w:pPr>
      <w:r>
        <w:rPr>
          <w:rFonts w:ascii="Times New Roman" w:cs="Times New Roman" w:hAnsi="Times New Roman"/>
          <w:b/>
          <w:bCs/>
          <w:color w:val="0000ff"/>
          <w:sz w:val="28"/>
          <w:szCs w:val="28"/>
        </w:rPr>
        <w:t xml:space="preserve"> </w:t>
      </w:r>
      <m:oMath>
        <m:r>
          <m:rPr>
            <m:sty m:val="bi"/>
          </m:rPr>
          <w:rPr>
            <w:rFonts w:ascii="Cambria Math" w:cs="Times New Roman" w:hAnsi="Cambria Math"/>
            <w:color w:val="0000ff"/>
            <w:sz w:val="28"/>
            <w:szCs w:val="28"/>
          </w:rPr>
          <m:t>The equivalence point</m:t>
        </m:r>
        <m:r w:rsidRPr="86D5ECA3">
          <m:rPr>
            <m:sty m:val="bi"/>
          </m:rPr>
          <w:rPr>
            <w:rFonts w:ascii="Cambria Math" w:cs="Times New Roman" w:hAnsi="Cambria Math"/>
            <w:color w:val="0000ff"/>
            <w:sz w:val="28"/>
            <w:szCs w:val="28"/>
            <w:rPrChange w:id="13583" w:author="user pc" w:date="2022-03-15T10:14:00Z">
              <w:rPr>
                <w:rFonts w:ascii="Cambria Math" w:cs="Calibri" w:hAnsi="Cambria Math"/>
                <w:color w:val="0000ff"/>
                <w:sz w:val="28"/>
                <w:szCs w:val="28"/>
              </w:rPr>
            </w:rPrChange>
          </w:rPr>
          <m:t xml:space="preserve"> of an acid-base reaction</m:t>
        </m:r>
      </m:oMath>
      <w:r w:rsidRPr="4C74032A">
        <w:rPr>
          <w:rFonts w:ascii="Times New Roman" w:cs="Times New Roman" w:hAnsi="Times New Roman"/>
          <w:sz w:val="28"/>
          <w:szCs w:val="28"/>
          <w:rPrChange w:id="13584" w:author="user pc" w:date="2022-03-15T10:14:00Z">
            <w:rPr>
              <w:rFonts w:cs="Calibri" w:hAnsi="Noto Sans Armenian"/>
            </w:rPr>
          </w:rPrChange>
        </w:rPr>
        <w:t xml:space="preserve"> is when the amount of acid and of base is just sufficient to cause complete consumption of both the acid and the base.</w:t>
      </w:r>
    </w:p>
    <w:p>
      <w:pPr>
        <w:pStyle w:val="style179"/>
        <w:numPr>
          <w:ilvl w:val="0"/>
          <w:numId w:val="55"/>
        </w:numPr>
        <w:rPr>
          <w:rFonts w:ascii="Times New Roman" w:cs="Times New Roman" w:hAnsi="Times New Roman"/>
          <w:sz w:val="28"/>
          <w:szCs w:val="28"/>
        </w:rPr>
      </w:pPr>
      <w:r w:rsidRPr="2DF49616">
        <w:rPr>
          <w:rFonts w:ascii="Times New Roman" w:cs="Times New Roman" w:hAnsi="Times New Roman"/>
          <w:sz w:val="28"/>
          <w:szCs w:val="28"/>
          <w:rPrChange w:id="13585" w:author="user pc" w:date="2022-03-15T10:14:00Z">
            <w:rPr>
              <w:rFonts w:cs="Calibri" w:hAnsi="Noto Sans Armenian"/>
            </w:rPr>
          </w:rPrChange>
        </w:rPr>
        <w:t>At the equivalence point neither the acid nor the base is in excess.</w:t>
      </w:r>
    </w:p>
    <w:p>
      <w:pPr>
        <w:pStyle w:val="style179"/>
        <w:numPr>
          <w:ilvl w:val="0"/>
          <w:numId w:val="55"/>
        </w:numPr>
        <w:rPr>
          <w:rFonts w:ascii="Times New Roman" w:cs="Times New Roman" w:hAnsi="Times New Roman"/>
          <w:sz w:val="28"/>
          <w:szCs w:val="28"/>
        </w:rPr>
      </w:pPr>
      <w:r w:rsidRPr="A94251C2">
        <w:rPr>
          <w:rFonts w:ascii="Times New Roman" w:cs="Times New Roman" w:hAnsi="Times New Roman"/>
          <w:sz w:val="28"/>
          <w:szCs w:val="28"/>
          <w:rPrChange w:id="13586" w:author="user pc" w:date="2022-03-15T10:14:00Z">
            <w:rPr>
              <w:rFonts w:cs="Calibri" w:hAnsi="Noto Sans Armenian"/>
            </w:rPr>
          </w:rPrChange>
        </w:rPr>
        <w:t>At the equivalence point neither the acid nor the base is the limiting reagent.</w:t>
      </w:r>
    </w:p>
    <w:p>
      <w:pPr>
        <w:pStyle w:val="style179"/>
        <w:numPr>
          <w:ilvl w:val="0"/>
          <w:numId w:val="55"/>
        </w:numPr>
        <w:rPr>
          <w:rFonts w:ascii="Times New Roman" w:cs="Times New Roman" w:hAnsi="Times New Roman"/>
          <w:sz w:val="28"/>
          <w:szCs w:val="28"/>
        </w:rPr>
      </w:pPr>
      <w:r w:rsidRPr="2AF1AA82">
        <w:rPr>
          <w:rFonts w:ascii="Times New Roman" w:cs="Times New Roman" w:hAnsi="Times New Roman"/>
          <w:sz w:val="28"/>
          <w:szCs w:val="28"/>
          <w:rPrChange w:id="13587" w:author="user pc" w:date="2022-03-15T10:14:00Z">
            <w:rPr>
              <w:rFonts w:cs="Calibri" w:hAnsi="Noto Sans Armenian"/>
            </w:rPr>
          </w:rPrChange>
        </w:rPr>
        <w:t>The pH of the solution at the equivalence point depends on the relative strength of the acid and strength of the base used in the titration.</w:t>
      </w:r>
    </w:p>
    <w:p>
      <w:pPr>
        <w:pStyle w:val="style179"/>
        <w:numPr>
          <w:ilvl w:val="0"/>
          <w:numId w:val="55"/>
        </w:numPr>
        <w:rPr>
          <w:rFonts w:ascii="Times New Roman" w:cs="Times New Roman"/>
          <w:sz w:val="28"/>
          <w:szCs w:val="28"/>
          <w:rPrChange w:id="13588" w:author="user pc" w:date="2022-03-15T10:14:00Z">
            <w:rPr/>
          </w:rPrChange>
        </w:rPr>
      </w:pPr>
      <w:r w:rsidRPr="09BB19B7">
        <w:rPr>
          <w:rFonts w:ascii="Times New Roman" w:cs="Times New Roman" w:hAnsi="Times New Roman"/>
          <w:sz w:val="28"/>
          <w:szCs w:val="28"/>
          <w:rPrChange w:id="13589" w:author="user pc" w:date="2022-03-15T10:14:00Z">
            <w:rPr>
              <w:rFonts w:cs="Calibri" w:hAnsi="Noto Sans Armenian"/>
            </w:rPr>
          </w:rPrChange>
        </w:rPr>
        <w:t>The nature of this aqueous salt solution determines the pH of the resultant solution.</w:t>
      </w:r>
    </w:p>
    <w:p>
      <w:pPr>
        <w:pStyle w:val="style0"/>
        <w:rPr>
          <w:rFonts w:ascii="Times New Roman" w:cs="Times New Roman"/>
          <w:sz w:val="28"/>
          <w:szCs w:val="28"/>
          <w:rPrChange w:id="13590" w:author="user pc" w:date="2022-03-15T10:14:00Z">
            <w:rPr/>
          </w:rPrChange>
        </w:rPr>
      </w:pPr>
      <w:r w:rsidRPr="FA9F8C77">
        <w:rPr>
          <w:rFonts w:ascii="Times New Roman" w:cs="Times New Roman" w:hAnsi="Times New Roman"/>
          <w:b/>
          <w:bCs/>
          <w:sz w:val="28"/>
          <w:szCs w:val="28"/>
          <w:rPrChange w:id="13591" w:author="user pc" w:date="2022-03-15T10:14:00Z">
            <w:rPr>
              <w:rFonts w:cs="Calibri" w:hAnsi="Noto Sans Armenian"/>
              <w:b/>
              <w:bCs/>
            </w:rPr>
          </w:rPrChange>
        </w:rPr>
        <w:t>In general, we c</w:t>
      </w:r>
      <w:r>
        <w:rPr>
          <w:rFonts w:ascii="Times New Roman" w:cs="Times New Roman" w:hAnsi="Times New Roman"/>
          <w:b/>
          <w:bCs/>
          <w:sz w:val="28"/>
          <w:szCs w:val="28"/>
        </w:rPr>
        <w:t>an apply the following generaliz</w:t>
      </w:r>
      <w:r w:rsidRPr="903E5521">
        <w:rPr>
          <w:rFonts w:ascii="Times New Roman" w:cs="Times New Roman" w:hAnsi="Times New Roman"/>
          <w:b/>
          <w:bCs/>
          <w:sz w:val="28"/>
          <w:szCs w:val="28"/>
          <w:rPrChange w:id="13592" w:author="user pc" w:date="2022-03-15T10:14:00Z">
            <w:rPr>
              <w:rFonts w:cs="Calibri" w:hAnsi="Noto Sans Armenian"/>
              <w:b/>
              <w:bCs/>
            </w:rPr>
          </w:rPrChange>
        </w:rPr>
        <w:t xml:space="preserve">ation for aqueous solutions at 25olution determines the pH of the resultant solution.he acid and strength of the base used in </w:t>
      </w:r>
    </w:p>
    <w:p>
      <w:pPr>
        <w:pStyle w:val="style179"/>
        <w:numPr>
          <w:ilvl w:val="0"/>
          <w:numId w:val="56"/>
        </w:numPr>
        <w:rPr>
          <w:rFonts w:ascii="Times New Roman" w:cs="Times New Roman" w:hAnsi="Times New Roman"/>
          <w:sz w:val="28"/>
          <w:szCs w:val="28"/>
        </w:rPr>
      </w:pPr>
      <w:r w:rsidRPr="00EE7511">
        <w:rPr>
          <w:rFonts w:ascii="Times New Roman" w:cs="Times New Roman" w:hAnsi="Times New Roman"/>
          <w:sz w:val="28"/>
          <w:szCs w:val="28"/>
          <w:rPrChange w:id="13593" w:author="user pc" w:date="2022-03-15T10:14:00Z">
            <w:rPr>
              <w:rFonts w:cs="Calibri" w:hAnsi="Noto Sans Armenian"/>
            </w:rPr>
          </w:rPrChange>
        </w:rPr>
        <w:t>If acid is stronger than base, salt solution has a pH &lt; 7 (acidic), use either methyl orange or phenolphthalein.</w:t>
      </w:r>
    </w:p>
    <w:p>
      <w:pPr>
        <w:pStyle w:val="style179"/>
        <w:numPr>
          <w:ilvl w:val="0"/>
          <w:numId w:val="56"/>
        </w:numPr>
        <w:rPr>
          <w:rFonts w:ascii="Times New Roman" w:cs="Times New Roman" w:hAnsi="Times New Roman"/>
          <w:sz w:val="28"/>
          <w:szCs w:val="28"/>
        </w:rPr>
      </w:pPr>
      <w:r w:rsidRPr="2AC6FD61">
        <w:rPr>
          <w:rFonts w:ascii="Times New Roman" w:cs="Times New Roman" w:hAnsi="Times New Roman"/>
          <w:sz w:val="28"/>
          <w:szCs w:val="28"/>
          <w:rPrChange w:id="13594" w:author="user pc" w:date="2022-03-15T10:14:00Z">
            <w:rPr>
              <w:rFonts w:cs="Calibri" w:hAnsi="Noto Sans Armenian"/>
            </w:rPr>
          </w:rPrChange>
        </w:rPr>
        <w:t>If acid is weaker than base, salt solution has a pH &gt; 7 (basic), use phenolphthalein.</w:t>
      </w:r>
    </w:p>
    <w:p>
      <w:pPr>
        <w:pStyle w:val="style179"/>
        <w:numPr>
          <w:ilvl w:val="0"/>
          <w:numId w:val="56"/>
        </w:numPr>
        <w:rPr>
          <w:rFonts w:ascii="Times New Roman" w:cs="Times New Roman"/>
          <w:sz w:val="28"/>
          <w:szCs w:val="28"/>
          <w:rPrChange w:id="13595" w:author="user pc" w:date="2022-03-15T10:14:00Z">
            <w:rPr/>
          </w:rPrChange>
        </w:rPr>
      </w:pPr>
      <w:r w:rsidRPr="07DDE610">
        <w:rPr>
          <w:rFonts w:ascii="Times New Roman" w:cs="Times New Roman" w:hAnsi="Times New Roman"/>
          <w:sz w:val="28"/>
          <w:szCs w:val="28"/>
          <w:rPrChange w:id="13596" w:author="user pc" w:date="2022-03-15T10:14:00Z">
            <w:rPr>
              <w:rFonts w:cs="Calibri" w:hAnsi="Noto Sans Armenian"/>
            </w:rPr>
          </w:rPrChange>
        </w:rPr>
        <w:t xml:space="preserve"> If acid strength is the same as base strength</w:t>
      </w:r>
      <w:r>
        <w:rPr>
          <w:rFonts w:ascii="Times New Roman" w:cs="Times New Roman" w:hAnsi="Times New Roman"/>
          <w:sz w:val="28"/>
          <w:szCs w:val="28"/>
        </w:rPr>
        <w:t xml:space="preserve"> </w:t>
      </w:r>
      <w:r w:rsidRPr="A47032FA">
        <w:rPr>
          <w:rFonts w:ascii="Times New Roman" w:cs="Times New Roman" w:hAnsi="Times New Roman"/>
          <w:sz w:val="28"/>
          <w:szCs w:val="28"/>
          <w:rPrChange w:id="13597" w:author="user pc" w:date="2022-03-15T10:14:00Z">
            <w:rPr>
              <w:rFonts w:cs="Calibri" w:hAnsi="Noto Sans Armenian"/>
            </w:rPr>
          </w:rPrChange>
        </w:rPr>
        <w:t>(strong acid against strong base), salt solution has a pH = 7 (neutral), use methyl orange.</w:t>
      </w:r>
    </w:p>
    <w:p>
      <w:pPr>
        <w:pStyle w:val="style0"/>
        <w:rPr>
          <w:rFonts w:ascii="Times New Roman" w:cs="Times New Roman" w:hAnsi="Times New Roman"/>
          <w:b/>
          <w:bCs/>
          <w:color w:val="0000ff"/>
          <w:sz w:val="28"/>
          <w:szCs w:val="28"/>
          <w:u w:val="single" w:color="ffff00"/>
        </w:rPr>
      </w:pPr>
    </w:p>
    <w:p>
      <w:pPr>
        <w:pStyle w:val="style0"/>
        <w:rPr>
          <w:rFonts w:ascii="Times New Roman" w:cs="Times New Roman" w:hAnsi="Times New Roman"/>
          <w:b/>
          <w:bCs/>
          <w:color w:val="0000ff"/>
          <w:sz w:val="28"/>
          <w:szCs w:val="28"/>
          <w:u w:val="single" w:color="ffff00"/>
        </w:rPr>
      </w:pPr>
    </w:p>
    <w:p>
      <w:pPr>
        <w:pStyle w:val="style0"/>
        <w:rPr>
          <w:rFonts w:ascii="Times New Roman" w:cs="Times New Roman"/>
          <w:b/>
          <w:bCs/>
          <w:color w:val="0000ff"/>
          <w:sz w:val="28"/>
          <w:szCs w:val="28"/>
          <w:u w:val="single" w:color="auto"/>
          <w:rPrChange w:id="13598" w:author="user pc" w:date="2022-03-15T10:14:00Z">
            <w:rPr>
              <w:b/>
              <w:bCs/>
              <w:color w:val="0000ff"/>
              <w:u w:val="single" w:color="ffff00"/>
            </w:rPr>
          </w:rPrChange>
        </w:rPr>
      </w:pPr>
      <w:r w:rsidRPr="877C164C">
        <w:rPr>
          <w:rFonts w:ascii="Times New Roman" w:cs="Times New Roman"/>
          <w:b/>
          <w:bCs/>
          <w:color w:val="0000ff"/>
          <w:sz w:val="28"/>
          <w:szCs w:val="28"/>
          <w:highlight w:val="lightGray"/>
          <w:u w:val="single" w:color="auto"/>
          <w:rPrChange w:id="13599" w:author="user pc" w:date="2022-03-15T10:14:00Z">
            <w:rPr>
              <w:b/>
              <w:bCs/>
              <w:color w:val="0000ff"/>
              <w:u w:val="single" w:color="ffff00"/>
            </w:rPr>
          </w:rPrChange>
        </w:rPr>
        <w:t>OPERATIONAL STEPS IN CARRYING OUT A TITRATION</w:t>
      </w:r>
    </w:p>
    <w:p>
      <w:pPr>
        <w:pStyle w:val="style0"/>
        <w:rPr>
          <w:rFonts w:ascii="Times New Roman" w:cs="Times New Roman"/>
          <w:sz w:val="28"/>
          <w:szCs w:val="28"/>
          <w:rPrChange w:id="13600" w:author="user pc" w:date="2022-03-15T10:14:00Z">
            <w:rPr/>
          </w:rPrChange>
        </w:rPr>
      </w:pPr>
      <w:r w:rsidRPr="46413D8B">
        <w:rPr>
          <w:rFonts w:ascii="Times New Roman" w:cs="Times New Roman"/>
          <w:sz w:val="28"/>
          <w:szCs w:val="28"/>
          <w:rPrChange w:id="13601" w:author="user pc" w:date="2022-03-15T10:14:00Z">
            <w:rPr/>
          </w:rPrChange>
        </w:rPr>
        <w:t>Many students make errors during titration due to improper use of volumetric apparatus. Tests of titrations are in fact test of correct use of the equipment.</w:t>
      </w:r>
    </w:p>
    <w:p>
      <w:pPr>
        <w:pStyle w:val="style0"/>
        <w:rPr>
          <w:rFonts w:ascii="Times New Roman" w:cs="Times New Roman"/>
          <w:sz w:val="28"/>
          <w:szCs w:val="28"/>
          <w:rPrChange w:id="13602" w:author="user pc" w:date="2022-03-15T10:14:00Z">
            <w:rPr/>
          </w:rPrChange>
        </w:rPr>
      </w:pPr>
      <w:r w:rsidRPr="0F6518D7">
        <w:rPr>
          <w:rFonts w:ascii="Times New Roman" w:cs="Times New Roman" w:hAnsi="Times New Roman"/>
          <w:b/>
          <w:bCs/>
          <w:color w:val="c00000"/>
          <w:sz w:val="28"/>
          <w:szCs w:val="28"/>
          <w:rPrChange w:id="13603" w:author="user pc" w:date="2022-03-15T10:14:00Z">
            <w:rPr>
              <w:rFonts w:cs="Calibri" w:hAnsi="Noto Sans Armenian"/>
              <w:b/>
              <w:bCs/>
              <w:color w:val="c00000"/>
            </w:rPr>
          </w:rPrChange>
        </w:rPr>
        <w:t>Rinsing</w:t>
      </w:r>
      <w:r>
        <w:rPr>
          <w:rFonts w:ascii="Times New Roman" w:cs="Times New Roman" w:hAnsi="Times New Roman"/>
          <w:b/>
          <w:bCs/>
          <w:color w:val="c00000"/>
          <w:sz w:val="28"/>
          <w:szCs w:val="28"/>
        </w:rPr>
        <w:t xml:space="preserve"> </w:t>
      </w:r>
      <w:r w:rsidRPr="D6618E52">
        <w:rPr>
          <w:rFonts w:ascii="Times New Roman" w:cs="Times New Roman" w:hAnsi="Times New Roman"/>
          <w:b/>
          <w:bCs/>
          <w:color w:val="c00000"/>
          <w:sz w:val="28"/>
          <w:szCs w:val="28"/>
          <w:rPrChange w:id="13604" w:author="user pc" w:date="2022-03-15T10:14:00Z">
            <w:rPr>
              <w:rFonts w:cs="Calibri" w:hAnsi="Noto Sans Armenian"/>
              <w:b/>
              <w:bCs/>
              <w:color w:val="c00000"/>
            </w:rPr>
          </w:rPrChange>
        </w:rPr>
        <w:t>the</w:t>
      </w:r>
      <w:r>
        <w:rPr>
          <w:rFonts w:ascii="Times New Roman" w:cs="Times New Roman" w:hAnsi="Times New Roman"/>
          <w:b/>
          <w:bCs/>
          <w:color w:val="c00000"/>
          <w:sz w:val="28"/>
          <w:szCs w:val="28"/>
        </w:rPr>
        <w:t xml:space="preserve"> </w:t>
      </w:r>
      <w:r w:rsidRPr="0079853A">
        <w:rPr>
          <w:rFonts w:ascii="Times New Roman" w:cs="Times New Roman" w:hAnsi="Times New Roman"/>
          <w:b/>
          <w:bCs/>
          <w:color w:val="c00000"/>
          <w:sz w:val="28"/>
          <w:szCs w:val="28"/>
          <w:rPrChange w:id="13605" w:author="user pc" w:date="2022-03-15T10:14:00Z">
            <w:rPr>
              <w:rFonts w:cs="Calibri" w:hAnsi="Noto Sans Armenian"/>
              <w:b/>
              <w:bCs/>
              <w:color w:val="c00000"/>
            </w:rPr>
          </w:rPrChange>
        </w:rPr>
        <w:t>Pipette</w:t>
      </w:r>
    </w:p>
    <w:p>
      <w:pPr>
        <w:pStyle w:val="style0"/>
        <w:rPr>
          <w:rFonts w:ascii="Times New Roman" w:cs="Times New Roman"/>
          <w:sz w:val="28"/>
          <w:szCs w:val="28"/>
          <w:rPrChange w:id="13606" w:author="user pc" w:date="2022-03-15T10:14:00Z">
            <w:rPr/>
          </w:rPrChange>
        </w:rPr>
      </w:pPr>
      <w:r w:rsidRPr="F5F9C7F5">
        <w:rPr>
          <w:rFonts w:ascii="Times New Roman" w:cs="Times New Roman" w:hAnsi="Times New Roman"/>
          <w:sz w:val="28"/>
          <w:szCs w:val="28"/>
          <w:rPrChange w:id="13607" w:author="user pc" w:date="2022-03-15T10:14:00Z">
            <w:rPr>
              <w:rFonts w:cs="Calibri" w:hAnsi="Noto Sans Armenian"/>
            </w:rPr>
          </w:rPrChange>
        </w:rPr>
        <w:t>A</w:t>
      </w:r>
      <w:r>
        <w:rPr>
          <w:rFonts w:ascii="Times New Roman" w:cs="Times New Roman" w:hAnsi="Times New Roman"/>
          <w:sz w:val="28"/>
          <w:szCs w:val="28"/>
        </w:rPr>
        <w:t xml:space="preserve"> </w:t>
      </w:r>
      <w:r w:rsidRPr="6D0AA64F">
        <w:rPr>
          <w:rFonts w:ascii="Times New Roman" w:cs="Times New Roman" w:hAnsi="Times New Roman"/>
          <w:sz w:val="28"/>
          <w:szCs w:val="28"/>
          <w:rPrChange w:id="13608" w:author="user pc" w:date="2022-03-15T10:14:00Z">
            <w:rPr>
              <w:rFonts w:cs="Calibri" w:hAnsi="Noto Sans Armenian"/>
            </w:rPr>
          </w:rPrChange>
        </w:rPr>
        <w:t>pipette</w:t>
      </w:r>
      <w:r>
        <w:rPr>
          <w:rFonts w:ascii="Times New Roman" w:cs="Times New Roman" w:hAnsi="Times New Roman"/>
          <w:sz w:val="28"/>
          <w:szCs w:val="28"/>
        </w:rPr>
        <w:t xml:space="preserve"> </w:t>
      </w:r>
      <w:r w:rsidRPr="162A8527">
        <w:rPr>
          <w:rFonts w:ascii="Times New Roman" w:cs="Times New Roman" w:hAnsi="Times New Roman"/>
          <w:sz w:val="28"/>
          <w:szCs w:val="28"/>
          <w:rPrChange w:id="13609" w:author="user pc" w:date="2022-03-15T10:14:00Z">
            <w:rPr>
              <w:rFonts w:cs="Calibri" w:hAnsi="Noto Sans Armenian"/>
            </w:rPr>
          </w:rPrChange>
        </w:rPr>
        <w:t>is</w:t>
      </w:r>
      <w:r>
        <w:rPr>
          <w:rFonts w:ascii="Times New Roman" w:cs="Times New Roman" w:hAnsi="Times New Roman"/>
          <w:sz w:val="28"/>
          <w:szCs w:val="28"/>
        </w:rPr>
        <w:t xml:space="preserve"> </w:t>
      </w:r>
      <w:r w:rsidRPr="CCB2F74E">
        <w:rPr>
          <w:rFonts w:ascii="Times New Roman" w:cs="Times New Roman" w:hAnsi="Times New Roman"/>
          <w:sz w:val="28"/>
          <w:szCs w:val="28"/>
          <w:rPrChange w:id="13610" w:author="user pc" w:date="2022-03-15T10:14:00Z">
            <w:rPr>
              <w:rFonts w:cs="Calibri" w:hAnsi="Noto Sans Armenian"/>
            </w:rPr>
          </w:rPrChange>
        </w:rPr>
        <w:t>used</w:t>
      </w:r>
      <w:r>
        <w:rPr>
          <w:rFonts w:ascii="Times New Roman" w:cs="Times New Roman" w:hAnsi="Times New Roman"/>
          <w:sz w:val="28"/>
          <w:szCs w:val="28"/>
        </w:rPr>
        <w:t xml:space="preserve"> </w:t>
      </w:r>
      <w:r w:rsidRPr="87C47198">
        <w:rPr>
          <w:rFonts w:ascii="Times New Roman" w:cs="Times New Roman" w:hAnsi="Times New Roman"/>
          <w:sz w:val="28"/>
          <w:szCs w:val="28"/>
          <w:rPrChange w:id="13611" w:author="user pc" w:date="2022-03-15T10:14:00Z">
            <w:rPr>
              <w:rFonts w:cs="Calibri" w:hAnsi="Noto Sans Armenian"/>
            </w:rPr>
          </w:rPrChange>
        </w:rPr>
        <w:t>to</w:t>
      </w:r>
      <w:r>
        <w:rPr>
          <w:rFonts w:ascii="Times New Roman" w:cs="Times New Roman" w:hAnsi="Times New Roman"/>
          <w:sz w:val="28"/>
          <w:szCs w:val="28"/>
        </w:rPr>
        <w:t xml:space="preserve"> </w:t>
      </w:r>
      <w:r w:rsidRPr="D006FEDF">
        <w:rPr>
          <w:rFonts w:ascii="Times New Roman" w:cs="Times New Roman" w:hAnsi="Times New Roman"/>
          <w:sz w:val="28"/>
          <w:szCs w:val="28"/>
          <w:rPrChange w:id="13612" w:author="user pc" w:date="2022-03-15T10:14:00Z">
            <w:rPr>
              <w:rFonts w:cs="Calibri" w:hAnsi="Noto Sans Armenian"/>
            </w:rPr>
          </w:rPrChange>
        </w:rPr>
        <w:t>measure</w:t>
      </w:r>
      <w:r>
        <w:rPr>
          <w:rFonts w:ascii="Times New Roman" w:cs="Times New Roman" w:hAnsi="Times New Roman"/>
          <w:sz w:val="28"/>
          <w:szCs w:val="28"/>
        </w:rPr>
        <w:t xml:space="preserve"> </w:t>
      </w:r>
      <w:r w:rsidRPr="3BF538B5">
        <w:rPr>
          <w:rFonts w:ascii="Times New Roman" w:cs="Times New Roman" w:hAnsi="Times New Roman"/>
          <w:sz w:val="28"/>
          <w:szCs w:val="28"/>
          <w:rPrChange w:id="13613" w:author="user pc" w:date="2022-03-15T10:14:00Z">
            <w:rPr>
              <w:rFonts w:cs="Calibri" w:hAnsi="Noto Sans Armenian"/>
            </w:rPr>
          </w:rPrChange>
        </w:rPr>
        <w:t>and</w:t>
      </w:r>
      <w:r>
        <w:rPr>
          <w:rFonts w:ascii="Times New Roman" w:cs="Times New Roman" w:hAnsi="Times New Roman"/>
          <w:sz w:val="28"/>
          <w:szCs w:val="28"/>
        </w:rPr>
        <w:t xml:space="preserve"> </w:t>
      </w:r>
      <w:r w:rsidRPr="07AFC139">
        <w:rPr>
          <w:rFonts w:ascii="Times New Roman" w:cs="Times New Roman" w:hAnsi="Times New Roman"/>
          <w:sz w:val="28"/>
          <w:szCs w:val="28"/>
          <w:rPrChange w:id="13614" w:author="user pc" w:date="2022-03-15T10:14:00Z">
            <w:rPr>
              <w:rFonts w:cs="Calibri" w:hAnsi="Noto Sans Armenian"/>
            </w:rPr>
          </w:rPrChange>
        </w:rPr>
        <w:t>transfer</w:t>
      </w:r>
      <w:r>
        <w:rPr>
          <w:rFonts w:ascii="Times New Roman" w:cs="Times New Roman" w:hAnsi="Times New Roman"/>
          <w:sz w:val="28"/>
          <w:szCs w:val="28"/>
        </w:rPr>
        <w:t xml:space="preserve"> </w:t>
      </w:r>
      <w:r w:rsidRPr="39A58AF8">
        <w:rPr>
          <w:rFonts w:ascii="Times New Roman" w:cs="Times New Roman" w:hAnsi="Times New Roman"/>
          <w:sz w:val="28"/>
          <w:szCs w:val="28"/>
          <w:rPrChange w:id="13615" w:author="user pc" w:date="2022-03-15T10:14:00Z">
            <w:rPr>
              <w:rFonts w:cs="Calibri" w:hAnsi="Noto Sans Armenian"/>
            </w:rPr>
          </w:rPrChange>
        </w:rPr>
        <w:t>a</w:t>
      </w:r>
      <w:r>
        <w:rPr>
          <w:rFonts w:ascii="Times New Roman" w:cs="Times New Roman" w:hAnsi="Times New Roman"/>
          <w:sz w:val="28"/>
          <w:szCs w:val="28"/>
        </w:rPr>
        <w:t xml:space="preserve"> </w:t>
      </w:r>
      <w:r w:rsidRPr="6EBD9605">
        <w:rPr>
          <w:rFonts w:ascii="Times New Roman" w:cs="Times New Roman" w:hAnsi="Times New Roman"/>
          <w:sz w:val="28"/>
          <w:szCs w:val="28"/>
          <w:rPrChange w:id="13616" w:author="user pc" w:date="2022-03-15T10:14:00Z">
            <w:rPr>
              <w:rFonts w:cs="Calibri" w:hAnsi="Noto Sans Armenian"/>
            </w:rPr>
          </w:rPrChange>
        </w:rPr>
        <w:t>precise</w:t>
      </w:r>
      <w:r>
        <w:rPr>
          <w:rFonts w:ascii="Times New Roman" w:cs="Times New Roman" w:hAnsi="Times New Roman"/>
          <w:sz w:val="28"/>
          <w:szCs w:val="28"/>
        </w:rPr>
        <w:t xml:space="preserve"> </w:t>
      </w:r>
      <w:r w:rsidRPr="1191565C">
        <w:rPr>
          <w:rFonts w:ascii="Times New Roman" w:cs="Times New Roman" w:hAnsi="Times New Roman"/>
          <w:sz w:val="28"/>
          <w:szCs w:val="28"/>
          <w:rPrChange w:id="13617" w:author="user pc" w:date="2022-03-15T10:14:00Z">
            <w:rPr>
              <w:rFonts w:cs="Calibri" w:hAnsi="Noto Sans Armenian"/>
            </w:rPr>
          </w:rPrChange>
        </w:rPr>
        <w:t>volume</w:t>
      </w:r>
      <w:r>
        <w:rPr>
          <w:rFonts w:ascii="Times New Roman" w:cs="Times New Roman" w:hAnsi="Times New Roman"/>
          <w:sz w:val="28"/>
          <w:szCs w:val="28"/>
        </w:rPr>
        <w:t xml:space="preserve"> </w:t>
      </w:r>
      <w:r w:rsidRPr="2429ECB6">
        <w:rPr>
          <w:rFonts w:ascii="Times New Roman" w:cs="Times New Roman" w:hAnsi="Times New Roman"/>
          <w:sz w:val="28"/>
          <w:szCs w:val="28"/>
          <w:rPrChange w:id="13618" w:author="user pc" w:date="2022-03-15T10:14:00Z">
            <w:rPr>
              <w:rFonts w:cs="Calibri" w:hAnsi="Noto Sans Armenian"/>
            </w:rPr>
          </w:rPrChange>
        </w:rPr>
        <w:t>of</w:t>
      </w:r>
      <w:r>
        <w:rPr>
          <w:rFonts w:ascii="Times New Roman" w:cs="Times New Roman" w:hAnsi="Times New Roman"/>
          <w:sz w:val="28"/>
          <w:szCs w:val="28"/>
        </w:rPr>
        <w:t xml:space="preserve"> </w:t>
      </w:r>
      <w:r w:rsidRPr="E9171983">
        <w:rPr>
          <w:rFonts w:ascii="Times New Roman" w:cs="Times New Roman" w:hAnsi="Times New Roman"/>
          <w:sz w:val="28"/>
          <w:szCs w:val="28"/>
          <w:rPrChange w:id="13619" w:author="user pc" w:date="2022-03-15T10:14:00Z">
            <w:rPr>
              <w:rFonts w:cs="Calibri" w:hAnsi="Noto Sans Armenian"/>
            </w:rPr>
          </w:rPrChange>
        </w:rPr>
        <w:t>liquid</w:t>
      </w:r>
      <w:r>
        <w:rPr>
          <w:rFonts w:ascii="Times New Roman" w:cs="Times New Roman" w:hAnsi="Times New Roman"/>
          <w:sz w:val="28"/>
          <w:szCs w:val="28"/>
        </w:rPr>
        <w:t xml:space="preserve"> </w:t>
      </w:r>
      <w:r w:rsidRPr="55F874CA">
        <w:rPr>
          <w:rFonts w:ascii="Times New Roman" w:cs="Times New Roman" w:hAnsi="Times New Roman"/>
          <w:sz w:val="28"/>
          <w:szCs w:val="28"/>
          <w:rPrChange w:id="13620" w:author="user pc" w:date="2022-03-15T10:14:00Z">
            <w:rPr>
              <w:rFonts w:cs="Calibri" w:hAnsi="Noto Sans Armenian"/>
            </w:rPr>
          </w:rPrChange>
        </w:rPr>
        <w:t>(measure</w:t>
      </w:r>
      <w:r>
        <w:rPr>
          <w:rFonts w:ascii="Times New Roman" w:cs="Times New Roman" w:hAnsi="Times New Roman"/>
          <w:sz w:val="28"/>
          <w:szCs w:val="28"/>
        </w:rPr>
        <w:t xml:space="preserve"> </w:t>
      </w:r>
      <w:r w:rsidRPr="0B0CE3BD">
        <w:rPr>
          <w:rFonts w:ascii="Times New Roman" w:cs="Times New Roman" w:hAnsi="Times New Roman"/>
          <w:sz w:val="28"/>
          <w:szCs w:val="28"/>
          <w:rPrChange w:id="13621" w:author="user pc" w:date="2022-03-15T10:14:00Z">
            <w:rPr>
              <w:rFonts w:cs="Calibri" w:hAnsi="Noto Sans Armenian"/>
            </w:rPr>
          </w:rPrChange>
        </w:rPr>
        <w:t>out</w:t>
      </w:r>
      <w:r>
        <w:rPr>
          <w:rFonts w:ascii="Times New Roman" w:cs="Times New Roman" w:hAnsi="Times New Roman"/>
          <w:sz w:val="28"/>
          <w:szCs w:val="28"/>
        </w:rPr>
        <w:t xml:space="preserve"> </w:t>
      </w:r>
      <w:r w:rsidRPr="68FF0751">
        <w:rPr>
          <w:rFonts w:ascii="Times New Roman" w:cs="Times New Roman" w:hAnsi="Times New Roman"/>
          <w:sz w:val="28"/>
          <w:szCs w:val="28"/>
          <w:rPrChange w:id="13622" w:author="user pc" w:date="2022-03-15T10:14:00Z">
            <w:rPr>
              <w:rFonts w:cs="Calibri" w:hAnsi="Noto Sans Armenian"/>
            </w:rPr>
          </w:rPrChange>
        </w:rPr>
        <w:t>fixed</w:t>
      </w:r>
      <w:r>
        <w:rPr>
          <w:rFonts w:ascii="Times New Roman" w:cs="Times New Roman" w:hAnsi="Times New Roman"/>
          <w:sz w:val="28"/>
          <w:szCs w:val="28"/>
        </w:rPr>
        <w:t xml:space="preserve"> </w:t>
      </w:r>
      <w:r w:rsidRPr="9A893711">
        <w:rPr>
          <w:rFonts w:ascii="Times New Roman" w:cs="Times New Roman" w:hAnsi="Times New Roman"/>
          <w:sz w:val="28"/>
          <w:szCs w:val="28"/>
          <w:rPrChange w:id="13623" w:author="user pc" w:date="2022-03-15T10:14:00Z">
            <w:rPr>
              <w:rFonts w:cs="Calibri" w:hAnsi="Noto Sans Armenian"/>
            </w:rPr>
          </w:rPrChange>
        </w:rPr>
        <w:t>volume</w:t>
      </w:r>
      <w:r>
        <w:rPr>
          <w:rFonts w:ascii="Times New Roman" w:cs="Times New Roman" w:hAnsi="Times New Roman"/>
          <w:sz w:val="28"/>
          <w:szCs w:val="28"/>
        </w:rPr>
        <w:t xml:space="preserve"> </w:t>
      </w:r>
      <w:r w:rsidRPr="53FFB162">
        <w:rPr>
          <w:rFonts w:ascii="Times New Roman" w:cs="Times New Roman" w:hAnsi="Times New Roman"/>
          <w:sz w:val="28"/>
          <w:szCs w:val="28"/>
          <w:rPrChange w:id="13624" w:author="user pc" w:date="2022-03-15T10:14:00Z">
            <w:rPr>
              <w:rFonts w:cs="Calibri" w:hAnsi="Noto Sans Armenian"/>
            </w:rPr>
          </w:rPrChange>
        </w:rPr>
        <w:t>of</w:t>
      </w:r>
      <w:r>
        <w:rPr>
          <w:rFonts w:ascii="Times New Roman" w:cs="Times New Roman" w:hAnsi="Times New Roman"/>
          <w:sz w:val="28"/>
          <w:szCs w:val="28"/>
        </w:rPr>
        <w:t xml:space="preserve"> </w:t>
      </w:r>
      <w:r w:rsidRPr="456876F6">
        <w:rPr>
          <w:rFonts w:ascii="Times New Roman" w:cs="Times New Roman" w:hAnsi="Times New Roman"/>
          <w:sz w:val="28"/>
          <w:szCs w:val="28"/>
          <w:rPrChange w:id="13625" w:author="user pc" w:date="2022-03-15T10:14:00Z">
            <w:rPr>
              <w:rFonts w:cs="Calibri" w:hAnsi="Noto Sans Armenian"/>
            </w:rPr>
          </w:rPrChange>
        </w:rPr>
        <w:t>liquid</w:t>
      </w:r>
      <w:r>
        <w:rPr>
          <w:rFonts w:ascii="Times New Roman" w:cs="Times New Roman" w:hAnsi="Times New Roman"/>
          <w:sz w:val="28"/>
          <w:szCs w:val="28"/>
        </w:rPr>
        <w:t xml:space="preserve"> </w:t>
      </w:r>
      <w:r w:rsidRPr="0B1BAB6D">
        <w:rPr>
          <w:rFonts w:ascii="Times New Roman" w:cs="Times New Roman" w:hAnsi="Times New Roman"/>
          <w:sz w:val="28"/>
          <w:szCs w:val="28"/>
          <w:rPrChange w:id="13626" w:author="user pc" w:date="2022-03-15T10:14:00Z">
            <w:rPr>
              <w:rFonts w:cs="Calibri" w:hAnsi="Noto Sans Armenian"/>
            </w:rPr>
          </w:rPrChange>
        </w:rPr>
        <w:t>very</w:t>
      </w:r>
      <w:r>
        <w:rPr>
          <w:rFonts w:ascii="Times New Roman" w:cs="Times New Roman" w:hAnsi="Times New Roman"/>
          <w:sz w:val="28"/>
          <w:szCs w:val="28"/>
        </w:rPr>
        <w:t xml:space="preserve"> </w:t>
      </w:r>
      <w:r w:rsidRPr="5786255C">
        <w:rPr>
          <w:rFonts w:ascii="Times New Roman" w:cs="Times New Roman" w:hAnsi="Times New Roman"/>
          <w:sz w:val="28"/>
          <w:szCs w:val="28"/>
          <w:rPrChange w:id="13627" w:author="user pc" w:date="2022-03-15T10:14:00Z">
            <w:rPr>
              <w:rFonts w:cs="Calibri" w:hAnsi="Noto Sans Armenian"/>
            </w:rPr>
          </w:rPrChange>
        </w:rPr>
        <w:t>accurately).</w:t>
      </w:r>
      <w:r>
        <w:rPr>
          <w:rFonts w:ascii="Times New Roman" w:cs="Times New Roman" w:hAnsi="Times New Roman"/>
          <w:sz w:val="28"/>
          <w:szCs w:val="28"/>
        </w:rPr>
        <w:t xml:space="preserve"> </w:t>
      </w:r>
      <w:r w:rsidRPr="7E5FEF8D">
        <w:rPr>
          <w:rFonts w:ascii="Times New Roman" w:cs="Times New Roman" w:hAnsi="Times New Roman"/>
          <w:sz w:val="28"/>
          <w:szCs w:val="28"/>
          <w:rPrChange w:id="13628" w:author="user pc" w:date="2022-03-15T10:14:00Z">
            <w:rPr>
              <w:rFonts w:cs="Calibri" w:hAnsi="Noto Sans Armenian"/>
            </w:rPr>
          </w:rPrChange>
        </w:rPr>
        <w:t>You</w:t>
      </w:r>
      <w:r>
        <w:rPr>
          <w:rFonts w:ascii="Times New Roman" w:cs="Times New Roman" w:hAnsi="Times New Roman"/>
          <w:sz w:val="28"/>
          <w:szCs w:val="28"/>
        </w:rPr>
        <w:t xml:space="preserve"> </w:t>
      </w:r>
      <w:r w:rsidRPr="E7A5B937">
        <w:rPr>
          <w:rFonts w:ascii="Times New Roman" w:cs="Times New Roman" w:hAnsi="Times New Roman"/>
          <w:sz w:val="28"/>
          <w:szCs w:val="28"/>
          <w:rPrChange w:id="13629" w:author="user pc" w:date="2022-03-15T10:14:00Z">
            <w:rPr>
              <w:rFonts w:cs="Calibri" w:hAnsi="Noto Sans Armenian"/>
            </w:rPr>
          </w:rPrChange>
        </w:rPr>
        <w:t>rinse</w:t>
      </w:r>
      <w:r>
        <w:rPr>
          <w:rFonts w:ascii="Times New Roman" w:cs="Times New Roman" w:hAnsi="Times New Roman"/>
          <w:sz w:val="28"/>
          <w:szCs w:val="28"/>
        </w:rPr>
        <w:t xml:space="preserve"> </w:t>
      </w:r>
      <w:r w:rsidRPr="426A1143">
        <w:rPr>
          <w:rFonts w:ascii="Times New Roman" w:cs="Times New Roman" w:hAnsi="Times New Roman"/>
          <w:sz w:val="28"/>
          <w:szCs w:val="28"/>
          <w:rPrChange w:id="13630" w:author="user pc" w:date="2022-03-15T10:14:00Z">
            <w:rPr>
              <w:rFonts w:cs="Calibri" w:hAnsi="Noto Sans Armenian"/>
            </w:rPr>
          </w:rPrChange>
        </w:rPr>
        <w:t>a</w:t>
      </w:r>
      <w:r>
        <w:rPr>
          <w:rFonts w:ascii="Times New Roman" w:cs="Times New Roman" w:hAnsi="Times New Roman"/>
          <w:sz w:val="28"/>
          <w:szCs w:val="28"/>
        </w:rPr>
        <w:t xml:space="preserve"> </w:t>
      </w:r>
      <w:r w:rsidRPr="963FA4AF">
        <w:rPr>
          <w:rFonts w:ascii="Times New Roman" w:cs="Times New Roman" w:hAnsi="Times New Roman"/>
          <w:sz w:val="28"/>
          <w:szCs w:val="28"/>
          <w:rPrChange w:id="13631" w:author="user pc" w:date="2022-03-15T10:14:00Z">
            <w:rPr>
              <w:rFonts w:cs="Calibri" w:hAnsi="Noto Sans Armenian"/>
            </w:rPr>
          </w:rPrChange>
        </w:rPr>
        <w:t>pipette</w:t>
      </w:r>
      <w:r>
        <w:rPr>
          <w:rFonts w:ascii="Times New Roman" w:cs="Times New Roman" w:hAnsi="Times New Roman"/>
          <w:sz w:val="28"/>
          <w:szCs w:val="28"/>
        </w:rPr>
        <w:t xml:space="preserve"> </w:t>
      </w:r>
      <w:r w:rsidRPr="4AEE0340">
        <w:rPr>
          <w:rFonts w:ascii="Times New Roman" w:cs="Times New Roman" w:hAnsi="Times New Roman"/>
          <w:sz w:val="28"/>
          <w:szCs w:val="28"/>
          <w:rPrChange w:id="13632" w:author="user pc" w:date="2022-03-15T10:14:00Z">
            <w:rPr>
              <w:rFonts w:cs="Calibri" w:hAnsi="Noto Sans Armenian"/>
            </w:rPr>
          </w:rPrChange>
        </w:rPr>
        <w:t>with</w:t>
      </w:r>
      <w:r>
        <w:rPr>
          <w:rFonts w:ascii="Times New Roman" w:cs="Times New Roman" w:hAnsi="Times New Roman"/>
          <w:sz w:val="28"/>
          <w:szCs w:val="28"/>
        </w:rPr>
        <w:t xml:space="preserve"> </w:t>
      </w:r>
      <w:r w:rsidRPr="34A2FE95">
        <w:rPr>
          <w:rFonts w:ascii="Times New Roman" w:cs="Times New Roman" w:hAnsi="Times New Roman"/>
          <w:sz w:val="28"/>
          <w:szCs w:val="28"/>
          <w:rPrChange w:id="13633" w:author="user pc" w:date="2022-03-15T10:14:00Z">
            <w:rPr>
              <w:rFonts w:cs="Calibri" w:hAnsi="Noto Sans Armenian"/>
            </w:rPr>
          </w:rPrChange>
        </w:rPr>
        <w:t>the</w:t>
      </w:r>
      <w:r>
        <w:rPr>
          <w:rFonts w:ascii="Times New Roman" w:cs="Times New Roman" w:hAnsi="Times New Roman"/>
          <w:sz w:val="28"/>
          <w:szCs w:val="28"/>
        </w:rPr>
        <w:t xml:space="preserve"> </w:t>
      </w:r>
      <w:r w:rsidRPr="FE2A2C2A">
        <w:rPr>
          <w:rFonts w:ascii="Times New Roman" w:cs="Times New Roman" w:hAnsi="Times New Roman"/>
          <w:sz w:val="28"/>
          <w:szCs w:val="28"/>
          <w:rPrChange w:id="13634" w:author="user pc" w:date="2022-03-15T10:14:00Z">
            <w:rPr>
              <w:rFonts w:cs="Calibri" w:hAnsi="Noto Sans Armenian"/>
            </w:rPr>
          </w:rPrChange>
        </w:rPr>
        <w:t>solution</w:t>
      </w:r>
      <w:r>
        <w:rPr>
          <w:rFonts w:ascii="Times New Roman" w:cs="Times New Roman" w:hAnsi="Times New Roman"/>
          <w:sz w:val="28"/>
          <w:szCs w:val="28"/>
        </w:rPr>
        <w:t xml:space="preserve"> </w:t>
      </w:r>
      <w:r w:rsidRPr="200E81DC">
        <w:rPr>
          <w:rFonts w:ascii="Times New Roman" w:cs="Times New Roman" w:hAnsi="Times New Roman"/>
          <w:sz w:val="28"/>
          <w:szCs w:val="28"/>
          <w:rPrChange w:id="13635" w:author="user pc" w:date="2022-03-15T10:14:00Z">
            <w:rPr>
              <w:rFonts w:cs="Calibri" w:hAnsi="Noto Sans Armenian"/>
            </w:rPr>
          </w:rPrChange>
        </w:rPr>
        <w:t>whose</w:t>
      </w:r>
      <w:r>
        <w:rPr>
          <w:rFonts w:ascii="Times New Roman" w:cs="Times New Roman" w:hAnsi="Times New Roman"/>
          <w:sz w:val="28"/>
          <w:szCs w:val="28"/>
        </w:rPr>
        <w:t xml:space="preserve"> </w:t>
      </w:r>
      <w:r w:rsidRPr="C28F9984">
        <w:rPr>
          <w:rFonts w:ascii="Times New Roman" w:cs="Times New Roman" w:hAnsi="Times New Roman"/>
          <w:sz w:val="28"/>
          <w:szCs w:val="28"/>
          <w:rPrChange w:id="13636" w:author="user pc" w:date="2022-03-15T10:14:00Z">
            <w:rPr>
              <w:rFonts w:cs="Calibri" w:hAnsi="Noto Sans Armenian"/>
            </w:rPr>
          </w:rPrChange>
        </w:rPr>
        <w:t>volume</w:t>
      </w:r>
      <w:r>
        <w:rPr>
          <w:rFonts w:ascii="Times New Roman" w:cs="Times New Roman" w:hAnsi="Times New Roman"/>
          <w:sz w:val="28"/>
          <w:szCs w:val="28"/>
        </w:rPr>
        <w:t xml:space="preserve"> </w:t>
      </w:r>
      <w:r w:rsidRPr="DC78071D">
        <w:rPr>
          <w:rFonts w:ascii="Times New Roman" w:cs="Times New Roman" w:hAnsi="Times New Roman"/>
          <w:sz w:val="28"/>
          <w:szCs w:val="28"/>
          <w:rPrChange w:id="13637" w:author="user pc" w:date="2022-03-15T10:14:00Z">
            <w:rPr>
              <w:rFonts w:cs="Calibri" w:hAnsi="Noto Sans Armenian"/>
            </w:rPr>
          </w:rPrChange>
        </w:rPr>
        <w:t>you</w:t>
      </w:r>
      <w:r>
        <w:rPr>
          <w:rFonts w:ascii="Times New Roman" w:cs="Times New Roman" w:hAnsi="Times New Roman"/>
          <w:sz w:val="28"/>
          <w:szCs w:val="28"/>
        </w:rPr>
        <w:t xml:space="preserve"> </w:t>
      </w:r>
      <w:r w:rsidRPr="3557D818">
        <w:rPr>
          <w:rFonts w:ascii="Times New Roman" w:cs="Times New Roman" w:hAnsi="Times New Roman"/>
          <w:sz w:val="28"/>
          <w:szCs w:val="28"/>
          <w:rPrChange w:id="13638" w:author="user pc" w:date="2022-03-15T10:14:00Z">
            <w:rPr>
              <w:rFonts w:cs="Calibri" w:hAnsi="Noto Sans Armenian"/>
            </w:rPr>
          </w:rPrChange>
        </w:rPr>
        <w:t>are</w:t>
      </w:r>
      <w:r>
        <w:rPr>
          <w:rFonts w:ascii="Times New Roman" w:cs="Times New Roman" w:hAnsi="Times New Roman"/>
          <w:sz w:val="28"/>
          <w:szCs w:val="28"/>
        </w:rPr>
        <w:t xml:space="preserve"> </w:t>
      </w:r>
      <w:r w:rsidRPr="87888F72">
        <w:rPr>
          <w:rFonts w:ascii="Times New Roman" w:cs="Times New Roman" w:hAnsi="Times New Roman"/>
          <w:sz w:val="28"/>
          <w:szCs w:val="28"/>
          <w:rPrChange w:id="13639" w:author="user pc" w:date="2022-03-15T10:14:00Z">
            <w:rPr>
              <w:rFonts w:cs="Calibri" w:hAnsi="Noto Sans Armenian"/>
            </w:rPr>
          </w:rPrChange>
        </w:rPr>
        <w:t>measuring.</w:t>
      </w:r>
      <w:r>
        <w:rPr>
          <w:rFonts w:ascii="Times New Roman" w:cs="Times New Roman" w:hAnsi="Times New Roman"/>
          <w:sz w:val="28"/>
          <w:szCs w:val="28"/>
        </w:rPr>
        <w:t xml:space="preserve"> </w:t>
      </w:r>
      <w:r w:rsidRPr="5A6B0B9C">
        <w:rPr>
          <w:rFonts w:ascii="Times New Roman" w:cs="Times New Roman" w:hAnsi="Times New Roman"/>
          <w:sz w:val="28"/>
          <w:szCs w:val="28"/>
          <w:rPrChange w:id="13640" w:author="user pc" w:date="2022-03-15T10:14:00Z">
            <w:rPr>
              <w:rFonts w:cs="Calibri" w:hAnsi="Noto Sans Armenian"/>
            </w:rPr>
          </w:rPrChange>
        </w:rPr>
        <w:t>This</w:t>
      </w:r>
      <w:r>
        <w:rPr>
          <w:rFonts w:ascii="Times New Roman" w:cs="Times New Roman" w:hAnsi="Times New Roman"/>
          <w:sz w:val="28"/>
          <w:szCs w:val="28"/>
        </w:rPr>
        <w:t xml:space="preserve"> </w:t>
      </w:r>
      <w:r w:rsidRPr="4AB53D2C">
        <w:rPr>
          <w:rFonts w:ascii="Times New Roman" w:cs="Times New Roman" w:hAnsi="Times New Roman"/>
          <w:sz w:val="28"/>
          <w:szCs w:val="28"/>
          <w:rPrChange w:id="13641" w:author="user pc" w:date="2022-03-15T10:14:00Z">
            <w:rPr>
              <w:rFonts w:cs="Calibri" w:hAnsi="Noto Sans Armenian"/>
            </w:rPr>
          </w:rPrChange>
        </w:rPr>
        <w:t>ensures</w:t>
      </w:r>
      <w:r>
        <w:rPr>
          <w:rFonts w:ascii="Times New Roman" w:cs="Times New Roman" w:hAnsi="Times New Roman"/>
          <w:sz w:val="28"/>
          <w:szCs w:val="28"/>
        </w:rPr>
        <w:t xml:space="preserve"> </w:t>
      </w:r>
      <w:r w:rsidRPr="5707DB68">
        <w:rPr>
          <w:rFonts w:ascii="Times New Roman" w:cs="Times New Roman" w:hAnsi="Times New Roman"/>
          <w:sz w:val="28"/>
          <w:szCs w:val="28"/>
          <w:rPrChange w:id="13642" w:author="user pc" w:date="2022-03-15T10:14:00Z">
            <w:rPr>
              <w:rFonts w:cs="Calibri" w:hAnsi="Noto Sans Armenian"/>
            </w:rPr>
          </w:rPrChange>
        </w:rPr>
        <w:t>that</w:t>
      </w:r>
      <w:r>
        <w:rPr>
          <w:rFonts w:ascii="Times New Roman" w:cs="Times New Roman" w:hAnsi="Times New Roman"/>
          <w:sz w:val="28"/>
          <w:szCs w:val="28"/>
        </w:rPr>
        <w:t xml:space="preserve"> </w:t>
      </w:r>
      <w:r w:rsidRPr="28607E2F">
        <w:rPr>
          <w:rFonts w:ascii="Times New Roman" w:cs="Times New Roman" w:hAnsi="Times New Roman"/>
          <w:sz w:val="28"/>
          <w:szCs w:val="28"/>
          <w:rPrChange w:id="13643" w:author="user pc" w:date="2022-03-15T10:14:00Z">
            <w:rPr>
              <w:rFonts w:cs="Calibri" w:hAnsi="Noto Sans Armenian"/>
            </w:rPr>
          </w:rPrChange>
        </w:rPr>
        <w:t>the</w:t>
      </w:r>
      <w:r>
        <w:rPr>
          <w:rFonts w:ascii="Times New Roman" w:cs="Times New Roman" w:hAnsi="Times New Roman"/>
          <w:sz w:val="28"/>
          <w:szCs w:val="28"/>
        </w:rPr>
        <w:t xml:space="preserve"> </w:t>
      </w:r>
      <w:r w:rsidRPr="259EC06D">
        <w:rPr>
          <w:rFonts w:ascii="Times New Roman" w:cs="Times New Roman" w:hAnsi="Times New Roman"/>
          <w:sz w:val="28"/>
          <w:szCs w:val="28"/>
          <w:rPrChange w:id="13644" w:author="user pc" w:date="2022-03-15T10:14:00Z">
            <w:rPr>
              <w:rFonts w:cs="Calibri" w:hAnsi="Noto Sans Armenian"/>
            </w:rPr>
          </w:rPrChange>
        </w:rPr>
        <w:t>solution</w:t>
      </w:r>
      <w:r>
        <w:rPr>
          <w:rFonts w:ascii="Times New Roman" w:cs="Times New Roman" w:hAnsi="Times New Roman"/>
          <w:sz w:val="28"/>
          <w:szCs w:val="28"/>
        </w:rPr>
        <w:t xml:space="preserve"> </w:t>
      </w:r>
      <w:r w:rsidRPr="132804FD">
        <w:rPr>
          <w:rFonts w:ascii="Times New Roman" w:cs="Times New Roman" w:hAnsi="Times New Roman"/>
          <w:sz w:val="28"/>
          <w:szCs w:val="28"/>
          <w:rPrChange w:id="13645" w:author="user pc" w:date="2022-03-15T10:14:00Z">
            <w:rPr>
              <w:rFonts w:cs="Calibri" w:hAnsi="Noto Sans Armenian"/>
            </w:rPr>
          </w:rPrChange>
        </w:rPr>
        <w:t>will</w:t>
      </w:r>
      <w:r>
        <w:rPr>
          <w:rFonts w:ascii="Times New Roman" w:cs="Times New Roman" w:hAnsi="Times New Roman"/>
          <w:sz w:val="28"/>
          <w:szCs w:val="28"/>
        </w:rPr>
        <w:t xml:space="preserve"> </w:t>
      </w:r>
      <w:r w:rsidRPr="ADECC0DD">
        <w:rPr>
          <w:rFonts w:ascii="Times New Roman" w:cs="Times New Roman" w:hAnsi="Times New Roman"/>
          <w:sz w:val="28"/>
          <w:szCs w:val="28"/>
          <w:rPrChange w:id="13646" w:author="user pc" w:date="2022-03-15T10:14:00Z">
            <w:rPr>
              <w:rFonts w:cs="Calibri" w:hAnsi="Noto Sans Armenian"/>
            </w:rPr>
          </w:rPrChange>
        </w:rPr>
        <w:t>not</w:t>
      </w:r>
      <w:r>
        <w:rPr>
          <w:rFonts w:ascii="Times New Roman" w:cs="Times New Roman" w:hAnsi="Times New Roman"/>
          <w:sz w:val="28"/>
          <w:szCs w:val="28"/>
        </w:rPr>
        <w:t xml:space="preserve"> </w:t>
      </w:r>
      <w:r w:rsidRPr="568648B3">
        <w:rPr>
          <w:rFonts w:ascii="Times New Roman" w:cs="Times New Roman" w:hAnsi="Times New Roman"/>
          <w:sz w:val="28"/>
          <w:szCs w:val="28"/>
          <w:rPrChange w:id="13647" w:author="user pc" w:date="2022-03-15T10:14:00Z">
            <w:rPr>
              <w:rFonts w:cs="Calibri" w:hAnsi="Noto Sans Armenian"/>
            </w:rPr>
          </w:rPrChange>
        </w:rPr>
        <w:t>be</w:t>
      </w:r>
      <w:r>
        <w:rPr>
          <w:rFonts w:ascii="Times New Roman" w:cs="Times New Roman" w:hAnsi="Times New Roman"/>
          <w:sz w:val="28"/>
          <w:szCs w:val="28"/>
        </w:rPr>
        <w:t xml:space="preserve"> </w:t>
      </w:r>
      <w:r w:rsidRPr="68C2C01A">
        <w:rPr>
          <w:rFonts w:ascii="Times New Roman" w:cs="Times New Roman" w:hAnsi="Times New Roman"/>
          <w:sz w:val="28"/>
          <w:szCs w:val="28"/>
          <w:rPrChange w:id="13648" w:author="user pc" w:date="2022-03-15T10:14:00Z">
            <w:rPr>
              <w:rFonts w:cs="Calibri" w:hAnsi="Noto Sans Armenian"/>
            </w:rPr>
          </w:rPrChange>
        </w:rPr>
        <w:t>diluted</w:t>
      </w:r>
      <w:r>
        <w:rPr>
          <w:rFonts w:ascii="Times New Roman" w:cs="Times New Roman" w:hAnsi="Times New Roman"/>
          <w:sz w:val="28"/>
          <w:szCs w:val="28"/>
        </w:rPr>
        <w:t xml:space="preserve"> </w:t>
      </w:r>
      <w:r w:rsidRPr="7DDBF183">
        <w:rPr>
          <w:rFonts w:ascii="Times New Roman" w:cs="Times New Roman" w:hAnsi="Times New Roman"/>
          <w:sz w:val="28"/>
          <w:szCs w:val="28"/>
          <w:rPrChange w:id="13649" w:author="user pc" w:date="2022-03-15T10:14:00Z">
            <w:rPr>
              <w:rFonts w:cs="Calibri" w:hAnsi="Noto Sans Armenian"/>
            </w:rPr>
          </w:rPrChange>
        </w:rPr>
        <w:t>or</w:t>
      </w:r>
      <w:r>
        <w:rPr>
          <w:rFonts w:ascii="Times New Roman" w:cs="Times New Roman" w:hAnsi="Times New Roman"/>
          <w:sz w:val="28"/>
          <w:szCs w:val="28"/>
        </w:rPr>
        <w:t xml:space="preserve"> </w:t>
      </w:r>
      <w:r w:rsidRPr="9DC0CDE6">
        <w:rPr>
          <w:rFonts w:ascii="Times New Roman" w:cs="Times New Roman" w:hAnsi="Times New Roman"/>
          <w:sz w:val="28"/>
          <w:szCs w:val="28"/>
          <w:rPrChange w:id="13650" w:author="user pc" w:date="2022-03-15T10:14:00Z">
            <w:rPr>
              <w:rFonts w:cs="Calibri" w:hAnsi="Noto Sans Armenian"/>
            </w:rPr>
          </w:rPrChange>
        </w:rPr>
        <w:t>contaminated.</w:t>
      </w:r>
    </w:p>
    <w:p>
      <w:pPr>
        <w:pStyle w:val="style0"/>
        <w:rPr>
          <w:rFonts w:ascii="Times New Roman" w:cs="Times New Roman"/>
          <w:sz w:val="28"/>
          <w:szCs w:val="28"/>
          <w:rPrChange w:id="13651" w:author="user pc" w:date="2022-03-15T10:14:00Z">
            <w:rPr/>
          </w:rPrChange>
        </w:rPr>
      </w:pPr>
      <w:r w:rsidRPr="177D5DEE">
        <w:rPr>
          <w:rFonts w:ascii="Times New Roman" w:cs="Times New Roman" w:hAnsi="Times New Roman"/>
          <w:sz w:val="28"/>
          <w:szCs w:val="28"/>
          <w:rPrChange w:id="13652" w:author="user pc" w:date="2022-03-15T10:14:00Z">
            <w:rPr>
              <w:rFonts w:cs="Calibri" w:hAnsi="Noto Sans Armenian"/>
            </w:rPr>
          </w:rPrChange>
        </w:rPr>
        <w:t>1.</w:t>
      </w:r>
      <w:r>
        <w:rPr>
          <w:rFonts w:ascii="Times New Roman" w:cs="Times New Roman" w:hAnsi="Times New Roman"/>
          <w:sz w:val="28"/>
          <w:szCs w:val="28"/>
        </w:rPr>
        <w:t xml:space="preserve"> </w:t>
      </w:r>
      <w:r w:rsidRPr="E639F279">
        <w:rPr>
          <w:rFonts w:ascii="Times New Roman" w:cs="Times New Roman" w:hAnsi="Times New Roman"/>
          <w:sz w:val="28"/>
          <w:szCs w:val="28"/>
          <w:rPrChange w:id="13653" w:author="user pc" w:date="2022-03-15T10:14:00Z">
            <w:rPr>
              <w:rFonts w:cs="Calibri" w:hAnsi="Noto Sans Armenian"/>
            </w:rPr>
          </w:rPrChange>
        </w:rPr>
        <w:t>Pour</w:t>
      </w:r>
      <w:r>
        <w:rPr>
          <w:rFonts w:ascii="Times New Roman" w:cs="Times New Roman" w:hAnsi="Times New Roman"/>
          <w:sz w:val="28"/>
          <w:szCs w:val="28"/>
        </w:rPr>
        <w:t xml:space="preserve"> </w:t>
      </w:r>
      <w:r w:rsidRPr="F9629923">
        <w:rPr>
          <w:rFonts w:ascii="Times New Roman" w:cs="Times New Roman" w:hAnsi="Times New Roman"/>
          <w:sz w:val="28"/>
          <w:szCs w:val="28"/>
          <w:rPrChange w:id="13654" w:author="user pc" w:date="2022-03-15T10:14:00Z">
            <w:rPr>
              <w:rFonts w:cs="Calibri" w:hAnsi="Noto Sans Armenian"/>
            </w:rPr>
          </w:rPrChange>
        </w:rPr>
        <w:t>a</w:t>
      </w:r>
      <w:r>
        <w:rPr>
          <w:rFonts w:ascii="Times New Roman" w:cs="Times New Roman" w:hAnsi="Times New Roman"/>
          <w:sz w:val="28"/>
          <w:szCs w:val="28"/>
        </w:rPr>
        <w:t xml:space="preserve"> </w:t>
      </w:r>
      <w:r w:rsidRPr="CF0F39FC">
        <w:rPr>
          <w:rFonts w:ascii="Times New Roman" w:cs="Times New Roman" w:hAnsi="Times New Roman"/>
          <w:sz w:val="28"/>
          <w:szCs w:val="28"/>
          <w:rPrChange w:id="13655" w:author="user pc" w:date="2022-03-15T10:14:00Z">
            <w:rPr>
              <w:rFonts w:cs="Calibri" w:hAnsi="Noto Sans Armenian"/>
            </w:rPr>
          </w:rPrChange>
        </w:rPr>
        <w:t>sample</w:t>
      </w:r>
      <w:r>
        <w:rPr>
          <w:rFonts w:ascii="Times New Roman" w:cs="Times New Roman" w:hAnsi="Times New Roman"/>
          <w:sz w:val="28"/>
          <w:szCs w:val="28"/>
        </w:rPr>
        <w:t xml:space="preserve"> </w:t>
      </w:r>
      <w:r w:rsidRPr="859E1C7F">
        <w:rPr>
          <w:rFonts w:ascii="Times New Roman" w:cs="Times New Roman" w:hAnsi="Times New Roman"/>
          <w:sz w:val="28"/>
          <w:szCs w:val="28"/>
          <w:rPrChange w:id="13656" w:author="user pc" w:date="2022-03-15T10:14:00Z">
            <w:rPr>
              <w:rFonts w:cs="Calibri" w:hAnsi="Noto Sans Armenian"/>
            </w:rPr>
          </w:rPrChange>
        </w:rPr>
        <w:t>of</w:t>
      </w:r>
      <w:r>
        <w:rPr>
          <w:rFonts w:ascii="Times New Roman" w:cs="Times New Roman" w:hAnsi="Times New Roman"/>
          <w:sz w:val="28"/>
          <w:szCs w:val="28"/>
        </w:rPr>
        <w:t xml:space="preserve"> </w:t>
      </w:r>
      <w:r w:rsidRPr="D5A3CFB6">
        <w:rPr>
          <w:rFonts w:ascii="Times New Roman" w:cs="Times New Roman" w:hAnsi="Times New Roman"/>
          <w:sz w:val="28"/>
          <w:szCs w:val="28"/>
          <w:rPrChange w:id="13657" w:author="user pc" w:date="2022-03-15T10:14:00Z">
            <w:rPr>
              <w:rFonts w:cs="Calibri" w:hAnsi="Noto Sans Armenian"/>
            </w:rPr>
          </w:rPrChange>
        </w:rPr>
        <w:t>standard</w:t>
      </w:r>
      <w:r>
        <w:rPr>
          <w:rFonts w:ascii="Times New Roman" w:cs="Times New Roman" w:hAnsi="Times New Roman"/>
          <w:sz w:val="28"/>
          <w:szCs w:val="28"/>
        </w:rPr>
        <w:t xml:space="preserve"> </w:t>
      </w:r>
      <w:r w:rsidRPr="91460527">
        <w:rPr>
          <w:rFonts w:ascii="Times New Roman" w:cs="Times New Roman" w:hAnsi="Times New Roman"/>
          <w:sz w:val="28"/>
          <w:szCs w:val="28"/>
          <w:rPrChange w:id="13658" w:author="user pc" w:date="2022-03-15T10:14:00Z">
            <w:rPr>
              <w:rFonts w:cs="Calibri" w:hAnsi="Noto Sans Armenian"/>
            </w:rPr>
          </w:rPrChange>
        </w:rPr>
        <w:t>solution</w:t>
      </w:r>
      <w:r>
        <w:rPr>
          <w:rFonts w:ascii="Times New Roman" w:cs="Times New Roman" w:hAnsi="Times New Roman"/>
          <w:sz w:val="28"/>
          <w:szCs w:val="28"/>
        </w:rPr>
        <w:t xml:space="preserve"> </w:t>
      </w:r>
      <w:r w:rsidRPr="582A6E47">
        <w:rPr>
          <w:rFonts w:ascii="Times New Roman" w:cs="Times New Roman" w:hAnsi="Times New Roman"/>
          <w:sz w:val="28"/>
          <w:szCs w:val="28"/>
          <w:rPrChange w:id="13659" w:author="user pc" w:date="2022-03-15T10:14:00Z">
            <w:rPr>
              <w:rFonts w:cs="Calibri" w:hAnsi="Noto Sans Armenian"/>
            </w:rPr>
          </w:rPrChange>
        </w:rPr>
        <w:t>into</w:t>
      </w:r>
      <w:r>
        <w:rPr>
          <w:rFonts w:ascii="Times New Roman" w:cs="Times New Roman" w:hAnsi="Times New Roman"/>
          <w:sz w:val="28"/>
          <w:szCs w:val="28"/>
        </w:rPr>
        <w:t xml:space="preserve"> </w:t>
      </w:r>
      <w:r w:rsidRPr="16C0300F">
        <w:rPr>
          <w:rFonts w:ascii="Times New Roman" w:cs="Times New Roman" w:hAnsi="Times New Roman"/>
          <w:sz w:val="28"/>
          <w:szCs w:val="28"/>
          <w:rPrChange w:id="13660" w:author="user pc" w:date="2022-03-15T10:14:00Z">
            <w:rPr>
              <w:rFonts w:cs="Calibri" w:hAnsi="Noto Sans Armenian"/>
            </w:rPr>
          </w:rPrChange>
        </w:rPr>
        <w:t>a</w:t>
      </w:r>
      <w:r>
        <w:rPr>
          <w:rFonts w:ascii="Times New Roman" w:cs="Times New Roman" w:hAnsi="Times New Roman"/>
          <w:sz w:val="28"/>
          <w:szCs w:val="28"/>
        </w:rPr>
        <w:t xml:space="preserve"> </w:t>
      </w:r>
      <w:r w:rsidRPr="B8FB85C5">
        <w:rPr>
          <w:rFonts w:ascii="Times New Roman" w:cs="Times New Roman" w:hAnsi="Times New Roman"/>
          <w:sz w:val="28"/>
          <w:szCs w:val="28"/>
          <w:rPrChange w:id="13661" w:author="user pc" w:date="2022-03-15T10:14:00Z">
            <w:rPr>
              <w:rFonts w:cs="Calibri" w:hAnsi="Noto Sans Armenian"/>
            </w:rPr>
          </w:rPrChange>
        </w:rPr>
        <w:t>clean,</w:t>
      </w:r>
      <w:r>
        <w:rPr>
          <w:rFonts w:ascii="Times New Roman" w:cs="Times New Roman" w:hAnsi="Times New Roman"/>
          <w:sz w:val="28"/>
          <w:szCs w:val="28"/>
        </w:rPr>
        <w:t xml:space="preserve"> </w:t>
      </w:r>
      <w:r w:rsidRPr="CBB3A37F">
        <w:rPr>
          <w:rFonts w:ascii="Times New Roman" w:cs="Times New Roman" w:hAnsi="Times New Roman"/>
          <w:sz w:val="28"/>
          <w:szCs w:val="28"/>
          <w:rPrChange w:id="13662" w:author="user pc" w:date="2022-03-15T10:14:00Z">
            <w:rPr>
              <w:rFonts w:cs="Calibri" w:hAnsi="Noto Sans Armenian"/>
            </w:rPr>
          </w:rPrChange>
        </w:rPr>
        <w:t>dry</w:t>
      </w:r>
      <w:r>
        <w:rPr>
          <w:rFonts w:ascii="Times New Roman" w:cs="Times New Roman" w:hAnsi="Times New Roman"/>
          <w:sz w:val="28"/>
          <w:szCs w:val="28"/>
        </w:rPr>
        <w:t xml:space="preserve"> </w:t>
      </w:r>
      <w:r w:rsidRPr="BDBD378B">
        <w:rPr>
          <w:rFonts w:ascii="Times New Roman" w:cs="Times New Roman" w:hAnsi="Times New Roman"/>
          <w:sz w:val="28"/>
          <w:szCs w:val="28"/>
          <w:rPrChange w:id="13663" w:author="user pc" w:date="2022-03-15T10:14:00Z">
            <w:rPr>
              <w:rFonts w:cs="Calibri" w:hAnsi="Noto Sans Armenian"/>
            </w:rPr>
          </w:rPrChange>
        </w:rPr>
        <w:t>beaker.</w:t>
      </w:r>
      <w:r>
        <w:rPr>
          <w:rFonts w:ascii="Times New Roman" w:cs="Times New Roman" w:hAnsi="Times New Roman"/>
          <w:sz w:val="28"/>
          <w:szCs w:val="28"/>
        </w:rPr>
        <w:t xml:space="preserve"> </w:t>
      </w:r>
      <w:r w:rsidRPr="1BA84335">
        <w:rPr>
          <w:rFonts w:ascii="Times New Roman" w:cs="Times New Roman" w:hAnsi="Times New Roman"/>
          <w:sz w:val="28"/>
          <w:szCs w:val="28"/>
          <w:rPrChange w:id="13664" w:author="user pc" w:date="2022-03-15T10:14:00Z">
            <w:rPr>
              <w:rFonts w:cs="Calibri" w:hAnsi="Noto Sans Armenian"/>
            </w:rPr>
          </w:rPrChange>
        </w:rPr>
        <w:t>Place</w:t>
      </w:r>
      <w:r>
        <w:rPr>
          <w:rFonts w:ascii="Times New Roman" w:cs="Times New Roman" w:hAnsi="Times New Roman"/>
          <w:sz w:val="28"/>
          <w:szCs w:val="28"/>
        </w:rPr>
        <w:t xml:space="preserve"> </w:t>
      </w:r>
      <w:r w:rsidRPr="DF6B57B5">
        <w:rPr>
          <w:rFonts w:ascii="Times New Roman" w:cs="Times New Roman" w:hAnsi="Times New Roman"/>
          <w:sz w:val="28"/>
          <w:szCs w:val="28"/>
          <w:rPrChange w:id="13665" w:author="user pc" w:date="2022-03-15T10:14:00Z">
            <w:rPr>
              <w:rFonts w:cs="Calibri" w:hAnsi="Noto Sans Armenian"/>
            </w:rPr>
          </w:rPrChange>
        </w:rPr>
        <w:t>the</w:t>
      </w:r>
      <w:r>
        <w:rPr>
          <w:rFonts w:ascii="Times New Roman" w:cs="Times New Roman" w:hAnsi="Times New Roman"/>
          <w:sz w:val="28"/>
          <w:szCs w:val="28"/>
        </w:rPr>
        <w:t xml:space="preserve"> </w:t>
      </w:r>
      <w:r w:rsidRPr="276CC3F3">
        <w:rPr>
          <w:rFonts w:ascii="Times New Roman" w:cs="Times New Roman" w:hAnsi="Times New Roman"/>
          <w:sz w:val="28"/>
          <w:szCs w:val="28"/>
          <w:rPrChange w:id="13666" w:author="user pc" w:date="2022-03-15T10:14:00Z">
            <w:rPr>
              <w:rFonts w:cs="Calibri" w:hAnsi="Noto Sans Armenian"/>
            </w:rPr>
          </w:rPrChange>
        </w:rPr>
        <w:t>pipette</w:t>
      </w:r>
      <w:r>
        <w:rPr>
          <w:rFonts w:ascii="Times New Roman" w:cs="Times New Roman" w:hAnsi="Times New Roman"/>
          <w:sz w:val="28"/>
          <w:szCs w:val="28"/>
        </w:rPr>
        <w:t xml:space="preserve"> </w:t>
      </w:r>
      <w:r w:rsidRPr="315B2B28">
        <w:rPr>
          <w:rFonts w:ascii="Times New Roman" w:cs="Times New Roman" w:hAnsi="Times New Roman"/>
          <w:sz w:val="28"/>
          <w:szCs w:val="28"/>
          <w:rPrChange w:id="13667" w:author="user pc" w:date="2022-03-15T10:14:00Z">
            <w:rPr>
              <w:rFonts w:cs="Calibri" w:hAnsi="Noto Sans Armenian"/>
            </w:rPr>
          </w:rPrChange>
        </w:rPr>
        <w:t>tip</w:t>
      </w:r>
      <w:r>
        <w:rPr>
          <w:rFonts w:ascii="Times New Roman" w:cs="Times New Roman" w:hAnsi="Times New Roman"/>
          <w:sz w:val="28"/>
          <w:szCs w:val="28"/>
        </w:rPr>
        <w:t xml:space="preserve"> </w:t>
      </w:r>
      <w:r w:rsidRPr="59A761BC">
        <w:rPr>
          <w:rFonts w:ascii="Times New Roman" w:cs="Times New Roman" w:hAnsi="Times New Roman"/>
          <w:sz w:val="28"/>
          <w:szCs w:val="28"/>
          <w:rPrChange w:id="13668" w:author="user pc" w:date="2022-03-15T10:14:00Z">
            <w:rPr>
              <w:rFonts w:cs="Calibri" w:hAnsi="Noto Sans Armenian"/>
            </w:rPr>
          </w:rPrChange>
        </w:rPr>
        <w:t>in</w:t>
      </w:r>
      <w:r>
        <w:rPr>
          <w:rFonts w:ascii="Times New Roman" w:cs="Times New Roman" w:hAnsi="Times New Roman"/>
          <w:sz w:val="28"/>
          <w:szCs w:val="28"/>
        </w:rPr>
        <w:t xml:space="preserve"> </w:t>
      </w:r>
      <w:r w:rsidRPr="40BCAA2C">
        <w:rPr>
          <w:rFonts w:ascii="Times New Roman" w:cs="Times New Roman" w:hAnsi="Times New Roman"/>
          <w:sz w:val="28"/>
          <w:szCs w:val="28"/>
          <w:rPrChange w:id="13669" w:author="user pc" w:date="2022-03-15T10:14:00Z">
            <w:rPr>
              <w:rFonts w:cs="Calibri" w:hAnsi="Noto Sans Armenian"/>
            </w:rPr>
          </w:rPrChange>
        </w:rPr>
        <w:t>a</w:t>
      </w:r>
      <w:r>
        <w:rPr>
          <w:rFonts w:ascii="Times New Roman" w:cs="Times New Roman" w:hAnsi="Times New Roman"/>
          <w:sz w:val="28"/>
          <w:szCs w:val="28"/>
        </w:rPr>
        <w:t xml:space="preserve"> </w:t>
      </w:r>
      <w:r w:rsidRPr="05EAB40B">
        <w:rPr>
          <w:rFonts w:ascii="Times New Roman" w:cs="Times New Roman" w:hAnsi="Times New Roman"/>
          <w:sz w:val="28"/>
          <w:szCs w:val="28"/>
          <w:rPrChange w:id="13670" w:author="user pc" w:date="2022-03-15T10:14:00Z">
            <w:rPr>
              <w:rFonts w:cs="Calibri" w:hAnsi="Noto Sans Armenian"/>
            </w:rPr>
          </w:rPrChange>
        </w:rPr>
        <w:t>beaker</w:t>
      </w:r>
      <w:r>
        <w:rPr>
          <w:rFonts w:ascii="Times New Roman" w:cs="Times New Roman" w:hAnsi="Times New Roman"/>
          <w:sz w:val="28"/>
          <w:szCs w:val="28"/>
        </w:rPr>
        <w:t xml:space="preserve"> </w:t>
      </w:r>
      <w:r w:rsidRPr="9FA4A2D4">
        <w:rPr>
          <w:rFonts w:ascii="Times New Roman" w:cs="Times New Roman" w:hAnsi="Times New Roman"/>
          <w:sz w:val="28"/>
          <w:szCs w:val="28"/>
          <w:rPrChange w:id="13671" w:author="user pc" w:date="2022-03-15T10:14:00Z">
            <w:rPr>
              <w:rFonts w:cs="Calibri" w:hAnsi="Noto Sans Armenian"/>
            </w:rPr>
          </w:rPrChange>
        </w:rPr>
        <w:t>of</w:t>
      </w:r>
      <w:r>
        <w:rPr>
          <w:rFonts w:ascii="Times New Roman" w:cs="Times New Roman" w:hAnsi="Times New Roman"/>
          <w:sz w:val="28"/>
          <w:szCs w:val="28"/>
        </w:rPr>
        <w:t xml:space="preserve"> </w:t>
      </w:r>
      <w:r w:rsidRPr="18872DCA">
        <w:rPr>
          <w:rFonts w:ascii="Times New Roman" w:cs="Times New Roman" w:hAnsi="Times New Roman"/>
          <w:sz w:val="28"/>
          <w:szCs w:val="28"/>
          <w:rPrChange w:id="13672" w:author="user pc" w:date="2022-03-15T10:14:00Z">
            <w:rPr>
              <w:rFonts w:cs="Calibri" w:hAnsi="Noto Sans Armenian"/>
            </w:rPr>
          </w:rPrChange>
        </w:rPr>
        <w:t>distilled</w:t>
      </w:r>
      <w:r>
        <w:rPr>
          <w:rFonts w:ascii="Times New Roman" w:cs="Times New Roman" w:hAnsi="Times New Roman"/>
          <w:sz w:val="28"/>
          <w:szCs w:val="28"/>
        </w:rPr>
        <w:t xml:space="preserve"> </w:t>
      </w:r>
      <w:r w:rsidRPr="D7D8FBC2">
        <w:rPr>
          <w:rFonts w:ascii="Times New Roman" w:cs="Times New Roman" w:hAnsi="Times New Roman"/>
          <w:sz w:val="28"/>
          <w:szCs w:val="28"/>
          <w:rPrChange w:id="13673" w:author="user pc" w:date="2022-03-15T10:14:00Z">
            <w:rPr>
              <w:rFonts w:cs="Calibri" w:hAnsi="Noto Sans Armenian"/>
            </w:rPr>
          </w:rPrChange>
        </w:rPr>
        <w:t>water.</w:t>
      </w:r>
    </w:p>
    <w:p>
      <w:pPr>
        <w:pStyle w:val="style0"/>
        <w:rPr>
          <w:rFonts w:ascii="Times New Roman" w:cs="Times New Roman"/>
          <w:sz w:val="28"/>
          <w:szCs w:val="28"/>
          <w:rPrChange w:id="13674" w:author="user pc" w:date="2022-03-15T10:14:00Z">
            <w:rPr/>
          </w:rPrChange>
        </w:rPr>
      </w:pPr>
      <w:r w:rsidRPr="085FDF17">
        <w:rPr>
          <w:rFonts w:ascii="Times New Roman" w:cs="Times New Roman" w:hAnsi="Times New Roman"/>
          <w:sz w:val="28"/>
          <w:szCs w:val="28"/>
          <w:rPrChange w:id="13675" w:author="user pc" w:date="2022-03-15T10:14:00Z">
            <w:rPr>
              <w:rFonts w:cs="Calibri" w:hAnsi="Noto Sans Armenian"/>
            </w:rPr>
          </w:rPrChange>
        </w:rPr>
        <w:t>2.</w:t>
      </w:r>
      <w:r>
        <w:rPr>
          <w:rFonts w:ascii="Times New Roman" w:cs="Times New Roman" w:hAnsi="Times New Roman"/>
          <w:sz w:val="28"/>
          <w:szCs w:val="28"/>
        </w:rPr>
        <w:t xml:space="preserve"> </w:t>
      </w:r>
      <w:r w:rsidRPr="9521C344">
        <w:rPr>
          <w:rFonts w:ascii="Times New Roman" w:cs="Times New Roman" w:hAnsi="Times New Roman"/>
          <w:sz w:val="28"/>
          <w:szCs w:val="28"/>
          <w:rPrChange w:id="13676" w:author="user pc" w:date="2022-03-15T10:14:00Z">
            <w:rPr>
              <w:rFonts w:cs="Calibri" w:hAnsi="Noto Sans Armenian"/>
            </w:rPr>
          </w:rPrChange>
        </w:rPr>
        <w:t>Rinse</w:t>
      </w:r>
      <w:r>
        <w:rPr>
          <w:rFonts w:ascii="Times New Roman" w:cs="Times New Roman" w:hAnsi="Times New Roman"/>
          <w:sz w:val="28"/>
          <w:szCs w:val="28"/>
        </w:rPr>
        <w:t xml:space="preserve"> </w:t>
      </w:r>
      <w:r w:rsidRPr="3BF18E8C">
        <w:rPr>
          <w:rFonts w:ascii="Times New Roman" w:cs="Times New Roman" w:hAnsi="Times New Roman"/>
          <w:sz w:val="28"/>
          <w:szCs w:val="28"/>
          <w:rPrChange w:id="13677" w:author="user pc" w:date="2022-03-15T10:14:00Z">
            <w:rPr>
              <w:rFonts w:cs="Calibri" w:hAnsi="Noto Sans Armenian"/>
            </w:rPr>
          </w:rPrChange>
        </w:rPr>
        <w:t>the</w:t>
      </w:r>
      <w:r>
        <w:rPr>
          <w:rFonts w:ascii="Times New Roman" w:cs="Times New Roman" w:hAnsi="Times New Roman"/>
          <w:sz w:val="28"/>
          <w:szCs w:val="28"/>
        </w:rPr>
        <w:t xml:space="preserve"> </w:t>
      </w:r>
      <w:r w:rsidRPr="A6AA5CE4">
        <w:rPr>
          <w:rFonts w:ascii="Times New Roman" w:cs="Times New Roman" w:hAnsi="Times New Roman"/>
          <w:sz w:val="28"/>
          <w:szCs w:val="28"/>
          <w:rPrChange w:id="13678" w:author="user pc" w:date="2022-03-15T10:14:00Z">
            <w:rPr>
              <w:rFonts w:cs="Calibri" w:hAnsi="Noto Sans Armenian"/>
            </w:rPr>
          </w:rPrChange>
        </w:rPr>
        <w:t>pipette</w:t>
      </w:r>
      <w:r>
        <w:rPr>
          <w:rFonts w:ascii="Times New Roman" w:cs="Times New Roman" w:hAnsi="Times New Roman"/>
          <w:sz w:val="28"/>
          <w:szCs w:val="28"/>
        </w:rPr>
        <w:t xml:space="preserve"> </w:t>
      </w:r>
      <w:r w:rsidRPr="83DD5CFC">
        <w:rPr>
          <w:rFonts w:ascii="Times New Roman" w:cs="Times New Roman" w:hAnsi="Times New Roman"/>
          <w:sz w:val="28"/>
          <w:szCs w:val="28"/>
          <w:rPrChange w:id="13679" w:author="user pc" w:date="2022-03-15T10:14:00Z">
            <w:rPr>
              <w:rFonts w:cs="Calibri" w:hAnsi="Noto Sans Armenian"/>
            </w:rPr>
          </w:rPrChange>
        </w:rPr>
        <w:t>by</w:t>
      </w:r>
      <w:r>
        <w:rPr>
          <w:rFonts w:ascii="Times New Roman" w:cs="Times New Roman" w:hAnsi="Times New Roman"/>
          <w:sz w:val="28"/>
          <w:szCs w:val="28"/>
        </w:rPr>
        <w:t xml:space="preserve"> </w:t>
      </w:r>
      <w:r w:rsidRPr="8C09ED71">
        <w:rPr>
          <w:rFonts w:ascii="Times New Roman" w:cs="Times New Roman" w:hAnsi="Times New Roman"/>
          <w:sz w:val="28"/>
          <w:szCs w:val="28"/>
          <w:rPrChange w:id="13680" w:author="user pc" w:date="2022-03-15T10:14:00Z">
            <w:rPr>
              <w:rFonts w:cs="Calibri" w:hAnsi="Noto Sans Armenian"/>
            </w:rPr>
          </w:rPrChange>
        </w:rPr>
        <w:t>drawing</w:t>
      </w:r>
      <w:r>
        <w:rPr>
          <w:rFonts w:ascii="Times New Roman" w:cs="Times New Roman" w:hAnsi="Times New Roman"/>
          <w:sz w:val="28"/>
          <w:szCs w:val="28"/>
        </w:rPr>
        <w:t xml:space="preserve"> </w:t>
      </w:r>
      <w:r w:rsidRPr="757F96F5">
        <w:rPr>
          <w:rFonts w:ascii="Times New Roman" w:cs="Times New Roman" w:hAnsi="Times New Roman"/>
          <w:sz w:val="28"/>
          <w:szCs w:val="28"/>
          <w:rPrChange w:id="13681" w:author="user pc" w:date="2022-03-15T10:14:00Z">
            <w:rPr>
              <w:rFonts w:cs="Calibri" w:hAnsi="Noto Sans Armenian"/>
            </w:rPr>
          </w:rPrChange>
        </w:rPr>
        <w:t>several</w:t>
      </w:r>
      <w:r>
        <w:rPr>
          <w:rFonts w:ascii="Times New Roman" w:cs="Times New Roman" w:hAnsi="Times New Roman"/>
          <w:sz w:val="28"/>
          <w:szCs w:val="28"/>
        </w:rPr>
        <w:t xml:space="preserve"> milliliters </w:t>
      </w:r>
      <w:r w:rsidRPr="E961949A">
        <w:rPr>
          <w:rFonts w:ascii="Times New Roman" w:cs="Times New Roman" w:hAnsi="Times New Roman"/>
          <w:sz w:val="28"/>
          <w:szCs w:val="28"/>
          <w:rPrChange w:id="13682" w:author="user pc" w:date="2022-03-15T10:14:00Z">
            <w:rPr>
              <w:rFonts w:cs="Calibri" w:hAnsi="Noto Sans Armenian"/>
            </w:rPr>
          </w:rPrChange>
        </w:rPr>
        <w:t>of</w:t>
      </w:r>
      <w:r>
        <w:rPr>
          <w:rFonts w:ascii="Times New Roman" w:cs="Times New Roman" w:hAnsi="Times New Roman"/>
          <w:sz w:val="28"/>
          <w:szCs w:val="28"/>
        </w:rPr>
        <w:t xml:space="preserve"> </w:t>
      </w:r>
      <w:r w:rsidRPr="415F5305">
        <w:rPr>
          <w:rFonts w:ascii="Times New Roman" w:cs="Times New Roman" w:hAnsi="Times New Roman"/>
          <w:sz w:val="28"/>
          <w:szCs w:val="28"/>
          <w:rPrChange w:id="13683" w:author="user pc" w:date="2022-03-15T10:14:00Z">
            <w:rPr>
              <w:rFonts w:cs="Calibri" w:hAnsi="Noto Sans Armenian"/>
            </w:rPr>
          </w:rPrChange>
        </w:rPr>
        <w:t>solution</w:t>
      </w:r>
      <w:r>
        <w:rPr>
          <w:rFonts w:ascii="Times New Roman" w:cs="Times New Roman" w:hAnsi="Times New Roman"/>
          <w:sz w:val="28"/>
          <w:szCs w:val="28"/>
        </w:rPr>
        <w:t xml:space="preserve"> </w:t>
      </w:r>
      <w:r w:rsidRPr="4ECE92DD">
        <w:rPr>
          <w:rFonts w:ascii="Times New Roman" w:cs="Times New Roman" w:hAnsi="Times New Roman"/>
          <w:sz w:val="28"/>
          <w:szCs w:val="28"/>
          <w:rPrChange w:id="13684" w:author="user pc" w:date="2022-03-15T10:14:00Z">
            <w:rPr>
              <w:rFonts w:cs="Calibri" w:hAnsi="Noto Sans Armenian"/>
            </w:rPr>
          </w:rPrChange>
        </w:rPr>
        <w:t>from</w:t>
      </w:r>
      <w:r>
        <w:rPr>
          <w:rFonts w:ascii="Times New Roman" w:cs="Times New Roman" w:hAnsi="Times New Roman"/>
          <w:sz w:val="28"/>
          <w:szCs w:val="28"/>
        </w:rPr>
        <w:t xml:space="preserve"> </w:t>
      </w:r>
      <w:r w:rsidRPr="CD1803D5">
        <w:rPr>
          <w:rFonts w:ascii="Times New Roman" w:cs="Times New Roman" w:hAnsi="Times New Roman"/>
          <w:sz w:val="28"/>
          <w:szCs w:val="28"/>
          <w:rPrChange w:id="13685" w:author="user pc" w:date="2022-03-15T10:14:00Z">
            <w:rPr>
              <w:rFonts w:cs="Calibri" w:hAnsi="Noto Sans Armenian"/>
            </w:rPr>
          </w:rPrChange>
        </w:rPr>
        <w:t>the</w:t>
      </w:r>
      <w:r>
        <w:rPr>
          <w:rFonts w:ascii="Times New Roman" w:cs="Times New Roman" w:hAnsi="Times New Roman"/>
          <w:sz w:val="28"/>
          <w:szCs w:val="28"/>
        </w:rPr>
        <w:t xml:space="preserve"> </w:t>
      </w:r>
      <w:r w:rsidRPr="AEBD2AAA">
        <w:rPr>
          <w:rFonts w:ascii="Times New Roman" w:cs="Times New Roman" w:hAnsi="Times New Roman"/>
          <w:sz w:val="28"/>
          <w:szCs w:val="28"/>
          <w:rPrChange w:id="13686" w:author="user pc" w:date="2022-03-15T10:14:00Z">
            <w:rPr>
              <w:rFonts w:cs="Calibri" w:hAnsi="Noto Sans Armenian"/>
            </w:rPr>
          </w:rPrChange>
        </w:rPr>
        <w:t>beaker</w:t>
      </w:r>
      <w:r>
        <w:rPr>
          <w:rFonts w:ascii="Times New Roman" w:cs="Times New Roman" w:hAnsi="Times New Roman"/>
          <w:sz w:val="28"/>
          <w:szCs w:val="28"/>
        </w:rPr>
        <w:t xml:space="preserve"> </w:t>
      </w:r>
      <w:r w:rsidRPr="B947895F">
        <w:rPr>
          <w:rFonts w:ascii="Times New Roman" w:cs="Times New Roman" w:hAnsi="Times New Roman"/>
          <w:sz w:val="28"/>
          <w:szCs w:val="28"/>
          <w:rPrChange w:id="13687" w:author="user pc" w:date="2022-03-15T10:14:00Z">
            <w:rPr>
              <w:rFonts w:cs="Calibri" w:hAnsi="Noto Sans Armenian"/>
            </w:rPr>
          </w:rPrChange>
        </w:rPr>
        <w:t>into</w:t>
      </w:r>
      <w:r>
        <w:rPr>
          <w:rFonts w:ascii="Times New Roman" w:cs="Times New Roman" w:hAnsi="Times New Roman"/>
          <w:sz w:val="28"/>
          <w:szCs w:val="28"/>
        </w:rPr>
        <w:t xml:space="preserve"> </w:t>
      </w:r>
      <w:r w:rsidRPr="B9AE7B7F">
        <w:rPr>
          <w:rFonts w:ascii="Times New Roman" w:cs="Times New Roman" w:hAnsi="Times New Roman"/>
          <w:sz w:val="28"/>
          <w:szCs w:val="28"/>
          <w:rPrChange w:id="13688" w:author="user pc" w:date="2022-03-15T10:14:00Z">
            <w:rPr>
              <w:rFonts w:cs="Calibri" w:hAnsi="Noto Sans Armenian"/>
            </w:rPr>
          </w:rPrChange>
        </w:rPr>
        <w:t>it.</w:t>
      </w:r>
      <w:r>
        <w:rPr>
          <w:rFonts w:ascii="Times New Roman" w:cs="Times New Roman" w:hAnsi="Times New Roman"/>
          <w:sz w:val="28"/>
          <w:szCs w:val="28"/>
        </w:rPr>
        <w:t xml:space="preserve"> </w:t>
      </w:r>
      <w:r w:rsidRPr="CE2B33BB">
        <w:rPr>
          <w:rFonts w:ascii="Times New Roman" w:cs="Times New Roman" w:hAnsi="Times New Roman"/>
          <w:sz w:val="28"/>
          <w:szCs w:val="28"/>
          <w:rPrChange w:id="13689" w:author="user pc" w:date="2022-03-15T10:14:00Z">
            <w:rPr>
              <w:rFonts w:cs="Calibri" w:hAnsi="Noto Sans Armenian"/>
            </w:rPr>
          </w:rPrChange>
        </w:rPr>
        <w:t>Rotate</w:t>
      </w:r>
      <w:r>
        <w:rPr>
          <w:rFonts w:ascii="Times New Roman" w:cs="Times New Roman" w:hAnsi="Times New Roman"/>
          <w:sz w:val="28"/>
          <w:szCs w:val="28"/>
        </w:rPr>
        <w:t xml:space="preserve"> </w:t>
      </w:r>
      <w:r w:rsidRPr="024A4AD8">
        <w:rPr>
          <w:rFonts w:ascii="Times New Roman" w:cs="Times New Roman" w:hAnsi="Times New Roman"/>
          <w:sz w:val="28"/>
          <w:szCs w:val="28"/>
          <w:rPrChange w:id="13690" w:author="user pc" w:date="2022-03-15T10:14:00Z">
            <w:rPr>
              <w:rFonts w:cs="Calibri" w:hAnsi="Noto Sans Armenian"/>
            </w:rPr>
          </w:rPrChange>
        </w:rPr>
        <w:t>and</w:t>
      </w:r>
      <w:r>
        <w:rPr>
          <w:rFonts w:ascii="Times New Roman" w:cs="Times New Roman" w:hAnsi="Times New Roman"/>
          <w:sz w:val="28"/>
          <w:szCs w:val="28"/>
        </w:rPr>
        <w:t xml:space="preserve"> </w:t>
      </w:r>
      <w:r w:rsidRPr="5A4E0156">
        <w:rPr>
          <w:rFonts w:ascii="Times New Roman" w:cs="Times New Roman" w:hAnsi="Times New Roman"/>
          <w:sz w:val="28"/>
          <w:szCs w:val="28"/>
          <w:rPrChange w:id="13691" w:author="user pc" w:date="2022-03-15T10:14:00Z">
            <w:rPr>
              <w:rFonts w:cs="Calibri" w:hAnsi="Noto Sans Armenian"/>
            </w:rPr>
          </w:rPrChange>
        </w:rPr>
        <w:t>rock</w:t>
      </w:r>
      <w:r>
        <w:rPr>
          <w:rFonts w:ascii="Times New Roman" w:cs="Times New Roman" w:hAnsi="Times New Roman"/>
          <w:sz w:val="28"/>
          <w:szCs w:val="28"/>
        </w:rPr>
        <w:t xml:space="preserve"> </w:t>
      </w:r>
      <w:r w:rsidRPr="053FD51D">
        <w:rPr>
          <w:rFonts w:ascii="Times New Roman" w:cs="Times New Roman" w:hAnsi="Times New Roman"/>
          <w:sz w:val="28"/>
          <w:szCs w:val="28"/>
          <w:rPrChange w:id="13692" w:author="user pc" w:date="2022-03-15T10:14:00Z">
            <w:rPr>
              <w:rFonts w:cs="Calibri" w:hAnsi="Noto Sans Armenian"/>
            </w:rPr>
          </w:rPrChange>
        </w:rPr>
        <w:t>the</w:t>
      </w:r>
      <w:r>
        <w:rPr>
          <w:rFonts w:ascii="Times New Roman" w:cs="Times New Roman" w:hAnsi="Times New Roman"/>
          <w:sz w:val="28"/>
          <w:szCs w:val="28"/>
        </w:rPr>
        <w:t xml:space="preserve"> </w:t>
      </w:r>
      <w:r w:rsidRPr="D07A2B8D">
        <w:rPr>
          <w:rFonts w:ascii="Times New Roman" w:cs="Times New Roman" w:hAnsi="Times New Roman"/>
          <w:sz w:val="28"/>
          <w:szCs w:val="28"/>
          <w:rPrChange w:id="13693" w:author="user pc" w:date="2022-03-15T10:14:00Z">
            <w:rPr>
              <w:rFonts w:cs="Calibri" w:hAnsi="Noto Sans Armenian"/>
            </w:rPr>
          </w:rPrChange>
        </w:rPr>
        <w:t>pipette</w:t>
      </w:r>
      <w:r>
        <w:rPr>
          <w:rFonts w:ascii="Times New Roman" w:cs="Times New Roman" w:hAnsi="Times New Roman"/>
          <w:sz w:val="28"/>
          <w:szCs w:val="28"/>
        </w:rPr>
        <w:t xml:space="preserve"> </w:t>
      </w:r>
      <w:r w:rsidRPr="6BC0F103">
        <w:rPr>
          <w:rFonts w:ascii="Times New Roman" w:cs="Times New Roman" w:hAnsi="Times New Roman"/>
          <w:sz w:val="28"/>
          <w:szCs w:val="28"/>
          <w:rPrChange w:id="13694" w:author="user pc" w:date="2022-03-15T10:14:00Z">
            <w:rPr>
              <w:rFonts w:cs="Calibri" w:hAnsi="Noto Sans Armenian"/>
            </w:rPr>
          </w:rPrChange>
        </w:rPr>
        <w:t>to</w:t>
      </w:r>
      <w:r>
        <w:rPr>
          <w:rFonts w:ascii="Times New Roman" w:cs="Times New Roman" w:hAnsi="Times New Roman"/>
          <w:sz w:val="28"/>
          <w:szCs w:val="28"/>
        </w:rPr>
        <w:t xml:space="preserve"> </w:t>
      </w:r>
      <w:r w:rsidRPr="0636200A">
        <w:rPr>
          <w:rFonts w:ascii="Times New Roman" w:cs="Times New Roman" w:hAnsi="Times New Roman"/>
          <w:sz w:val="28"/>
          <w:szCs w:val="28"/>
          <w:rPrChange w:id="13695" w:author="user pc" w:date="2022-03-15T10:14:00Z">
            <w:rPr>
              <w:rFonts w:cs="Calibri" w:hAnsi="Noto Sans Armenian"/>
            </w:rPr>
          </w:rPrChange>
        </w:rPr>
        <w:t>coat</w:t>
      </w:r>
      <w:r>
        <w:rPr>
          <w:rFonts w:ascii="Times New Roman" w:cs="Times New Roman" w:hAnsi="Times New Roman"/>
          <w:sz w:val="28"/>
          <w:szCs w:val="28"/>
        </w:rPr>
        <w:t xml:space="preserve"> </w:t>
      </w:r>
      <w:r w:rsidRPr="19E119EF">
        <w:rPr>
          <w:rFonts w:ascii="Times New Roman" w:cs="Times New Roman" w:hAnsi="Times New Roman"/>
          <w:sz w:val="28"/>
          <w:szCs w:val="28"/>
          <w:rPrChange w:id="13696" w:author="user pc" w:date="2022-03-15T10:14:00Z">
            <w:rPr>
              <w:rFonts w:cs="Calibri" w:hAnsi="Noto Sans Armenian"/>
            </w:rPr>
          </w:rPrChange>
        </w:rPr>
        <w:t>the</w:t>
      </w:r>
      <w:r>
        <w:rPr>
          <w:rFonts w:ascii="Times New Roman" w:cs="Times New Roman" w:hAnsi="Times New Roman"/>
          <w:sz w:val="28"/>
          <w:szCs w:val="28"/>
        </w:rPr>
        <w:t xml:space="preserve"> </w:t>
      </w:r>
      <w:r w:rsidRPr="C5902253">
        <w:rPr>
          <w:rFonts w:ascii="Times New Roman" w:cs="Times New Roman" w:hAnsi="Times New Roman"/>
          <w:sz w:val="28"/>
          <w:szCs w:val="28"/>
          <w:rPrChange w:id="13697" w:author="user pc" w:date="2022-03-15T10:14:00Z">
            <w:rPr>
              <w:rFonts w:cs="Calibri" w:hAnsi="Noto Sans Armenian"/>
            </w:rPr>
          </w:rPrChange>
        </w:rPr>
        <w:t>inner</w:t>
      </w:r>
      <w:r>
        <w:rPr>
          <w:rFonts w:ascii="Times New Roman" w:cs="Times New Roman" w:hAnsi="Times New Roman"/>
          <w:sz w:val="28"/>
          <w:szCs w:val="28"/>
        </w:rPr>
        <w:t xml:space="preserve"> </w:t>
      </w:r>
      <w:r w:rsidRPr="5ED4EA64">
        <w:rPr>
          <w:rFonts w:ascii="Times New Roman" w:cs="Times New Roman" w:hAnsi="Times New Roman"/>
          <w:sz w:val="28"/>
          <w:szCs w:val="28"/>
          <w:rPrChange w:id="13698" w:author="user pc" w:date="2022-03-15T10:14:00Z">
            <w:rPr>
              <w:rFonts w:cs="Calibri" w:hAnsi="Noto Sans Armenian"/>
            </w:rPr>
          </w:rPrChange>
        </w:rPr>
        <w:t>surface</w:t>
      </w:r>
      <w:r>
        <w:rPr>
          <w:rFonts w:ascii="Times New Roman" w:cs="Times New Roman" w:hAnsi="Times New Roman"/>
          <w:sz w:val="28"/>
          <w:szCs w:val="28"/>
        </w:rPr>
        <w:t xml:space="preserve"> </w:t>
      </w:r>
      <w:r w:rsidRPr="979F5063">
        <w:rPr>
          <w:rFonts w:ascii="Times New Roman" w:cs="Times New Roman" w:hAnsi="Times New Roman"/>
          <w:sz w:val="28"/>
          <w:szCs w:val="28"/>
          <w:rPrChange w:id="13699" w:author="user pc" w:date="2022-03-15T10:14:00Z">
            <w:rPr>
              <w:rFonts w:cs="Calibri" w:hAnsi="Noto Sans Armenian"/>
            </w:rPr>
          </w:rPrChange>
        </w:rPr>
        <w:t>with</w:t>
      </w:r>
      <w:r>
        <w:rPr>
          <w:rFonts w:ascii="Times New Roman" w:cs="Times New Roman" w:hAnsi="Times New Roman"/>
          <w:sz w:val="28"/>
          <w:szCs w:val="28"/>
        </w:rPr>
        <w:t xml:space="preserve"> </w:t>
      </w:r>
      <w:r w:rsidRPr="DFFF3D82">
        <w:rPr>
          <w:rFonts w:ascii="Times New Roman" w:cs="Times New Roman" w:hAnsi="Times New Roman"/>
          <w:sz w:val="28"/>
          <w:szCs w:val="28"/>
          <w:rPrChange w:id="13700" w:author="user pc" w:date="2022-03-15T10:14:00Z">
            <w:rPr>
              <w:rFonts w:cs="Calibri" w:hAnsi="Noto Sans Armenian"/>
            </w:rPr>
          </w:rPrChange>
        </w:rPr>
        <w:t>solution.</w:t>
      </w:r>
      <w:r>
        <w:rPr>
          <w:rFonts w:ascii="Times New Roman" w:cs="Times New Roman" w:hAnsi="Times New Roman"/>
          <w:sz w:val="28"/>
          <w:szCs w:val="28"/>
        </w:rPr>
        <w:t xml:space="preserve"> </w:t>
      </w:r>
      <w:r w:rsidRPr="8D28764F">
        <w:rPr>
          <w:rFonts w:ascii="Times New Roman" w:cs="Times New Roman" w:hAnsi="Times New Roman"/>
          <w:sz w:val="28"/>
          <w:szCs w:val="28"/>
          <w:rPrChange w:id="13701" w:author="user pc" w:date="2022-03-15T10:14:00Z">
            <w:rPr>
              <w:rFonts w:cs="Calibri" w:hAnsi="Noto Sans Armenian"/>
            </w:rPr>
          </w:rPrChange>
        </w:rPr>
        <w:t>Discard</w:t>
      </w:r>
      <w:r>
        <w:rPr>
          <w:rFonts w:ascii="Times New Roman" w:cs="Times New Roman" w:hAnsi="Times New Roman"/>
          <w:sz w:val="28"/>
          <w:szCs w:val="28"/>
        </w:rPr>
        <w:t xml:space="preserve"> </w:t>
      </w:r>
      <w:r w:rsidRPr="0B3F2717">
        <w:rPr>
          <w:rFonts w:ascii="Times New Roman" w:cs="Times New Roman" w:hAnsi="Times New Roman"/>
          <w:sz w:val="28"/>
          <w:szCs w:val="28"/>
          <w:rPrChange w:id="13702" w:author="user pc" w:date="2022-03-15T10:14:00Z">
            <w:rPr>
              <w:rFonts w:cs="Calibri" w:hAnsi="Noto Sans Armenian"/>
            </w:rPr>
          </w:rPrChange>
        </w:rPr>
        <w:t>the</w:t>
      </w:r>
      <w:r>
        <w:rPr>
          <w:rFonts w:ascii="Times New Roman" w:cs="Times New Roman" w:hAnsi="Times New Roman"/>
          <w:sz w:val="28"/>
          <w:szCs w:val="28"/>
        </w:rPr>
        <w:t xml:space="preserve"> </w:t>
      </w:r>
      <w:r w:rsidRPr="72E95041">
        <w:rPr>
          <w:rFonts w:ascii="Times New Roman" w:cs="Times New Roman" w:hAnsi="Times New Roman"/>
          <w:sz w:val="28"/>
          <w:szCs w:val="28"/>
          <w:rPrChange w:id="13703" w:author="user pc" w:date="2022-03-15T10:14:00Z">
            <w:rPr>
              <w:rFonts w:cs="Calibri" w:hAnsi="Noto Sans Armenian"/>
            </w:rPr>
          </w:rPrChange>
        </w:rPr>
        <w:t>rinse.</w:t>
      </w:r>
      <w:r>
        <w:rPr>
          <w:rFonts w:ascii="Times New Roman" w:cs="Times New Roman" w:hAnsi="Times New Roman"/>
          <w:sz w:val="28"/>
          <w:szCs w:val="28"/>
        </w:rPr>
        <w:t xml:space="preserve"> </w:t>
      </w:r>
      <w:r w:rsidRPr="529743DF">
        <w:rPr>
          <w:rFonts w:ascii="Times New Roman" w:cs="Times New Roman" w:hAnsi="Times New Roman"/>
          <w:sz w:val="28"/>
          <w:szCs w:val="28"/>
          <w:rPrChange w:id="13704" w:author="user pc" w:date="2022-03-15T10:14:00Z">
            <w:rPr>
              <w:rFonts w:cs="Calibri" w:hAnsi="Noto Sans Armenian"/>
            </w:rPr>
          </w:rPrChange>
        </w:rPr>
        <w:t>Rinse</w:t>
      </w:r>
      <w:r>
        <w:rPr>
          <w:rFonts w:ascii="Times New Roman" w:cs="Times New Roman" w:hAnsi="Times New Roman"/>
          <w:sz w:val="28"/>
          <w:szCs w:val="28"/>
        </w:rPr>
        <w:t xml:space="preserve"> </w:t>
      </w:r>
      <w:r w:rsidRPr="D1565F50">
        <w:rPr>
          <w:rFonts w:ascii="Times New Roman" w:cs="Times New Roman" w:hAnsi="Times New Roman"/>
          <w:sz w:val="28"/>
          <w:szCs w:val="28"/>
          <w:rPrChange w:id="13705" w:author="user pc" w:date="2022-03-15T10:14:00Z">
            <w:rPr>
              <w:rFonts w:cs="Calibri" w:hAnsi="Noto Sans Armenian"/>
            </w:rPr>
          </w:rPrChange>
        </w:rPr>
        <w:t>the</w:t>
      </w:r>
      <w:r>
        <w:rPr>
          <w:rFonts w:ascii="Times New Roman" w:cs="Times New Roman" w:hAnsi="Times New Roman"/>
          <w:sz w:val="28"/>
          <w:szCs w:val="28"/>
        </w:rPr>
        <w:t xml:space="preserve"> </w:t>
      </w:r>
      <w:r w:rsidRPr="014C1FDB">
        <w:rPr>
          <w:rFonts w:ascii="Times New Roman" w:cs="Times New Roman" w:hAnsi="Times New Roman"/>
          <w:sz w:val="28"/>
          <w:szCs w:val="28"/>
          <w:rPrChange w:id="13706" w:author="user pc" w:date="2022-03-15T10:14:00Z">
            <w:rPr>
              <w:rFonts w:cs="Calibri" w:hAnsi="Noto Sans Armenian"/>
            </w:rPr>
          </w:rPrChange>
        </w:rPr>
        <w:t>pipette</w:t>
      </w:r>
      <w:r>
        <w:rPr>
          <w:rFonts w:ascii="Times New Roman" w:cs="Times New Roman" w:hAnsi="Times New Roman"/>
          <w:sz w:val="28"/>
          <w:szCs w:val="28"/>
        </w:rPr>
        <w:t xml:space="preserve"> </w:t>
      </w:r>
      <w:r w:rsidRPr="4EF39CF8">
        <w:rPr>
          <w:rFonts w:ascii="Times New Roman" w:cs="Times New Roman" w:hAnsi="Times New Roman"/>
          <w:sz w:val="28"/>
          <w:szCs w:val="28"/>
          <w:rPrChange w:id="13707" w:author="user pc" w:date="2022-03-15T10:14:00Z">
            <w:rPr>
              <w:rFonts w:cs="Calibri" w:hAnsi="Noto Sans Armenian"/>
            </w:rPr>
          </w:rPrChange>
        </w:rPr>
        <w:t>twice</w:t>
      </w:r>
      <w:r>
        <w:rPr>
          <w:rFonts w:ascii="Times New Roman" w:cs="Times New Roman" w:hAnsi="Times New Roman"/>
          <w:sz w:val="28"/>
          <w:szCs w:val="28"/>
        </w:rPr>
        <w:t xml:space="preserve"> </w:t>
      </w:r>
      <w:r w:rsidRPr="8717A6EC">
        <w:rPr>
          <w:rFonts w:ascii="Times New Roman" w:cs="Times New Roman" w:hAnsi="Times New Roman"/>
          <w:sz w:val="28"/>
          <w:szCs w:val="28"/>
          <w:rPrChange w:id="13708" w:author="user pc" w:date="2022-03-15T10:14:00Z">
            <w:rPr>
              <w:rFonts w:cs="Calibri" w:hAnsi="Noto Sans Armenian"/>
            </w:rPr>
          </w:rPrChange>
        </w:rPr>
        <w:t>in</w:t>
      </w:r>
      <w:r>
        <w:rPr>
          <w:rFonts w:ascii="Times New Roman" w:cs="Times New Roman" w:hAnsi="Times New Roman"/>
          <w:sz w:val="28"/>
          <w:szCs w:val="28"/>
        </w:rPr>
        <w:t xml:space="preserve"> </w:t>
      </w:r>
      <w:r w:rsidRPr="12C4F247">
        <w:rPr>
          <w:rFonts w:ascii="Times New Roman" w:cs="Times New Roman" w:hAnsi="Times New Roman"/>
          <w:sz w:val="28"/>
          <w:szCs w:val="28"/>
          <w:rPrChange w:id="13709" w:author="user pc" w:date="2022-03-15T10:14:00Z">
            <w:rPr>
              <w:rFonts w:cs="Calibri" w:hAnsi="Noto Sans Armenian"/>
            </w:rPr>
          </w:rPrChange>
        </w:rPr>
        <w:t>this</w:t>
      </w:r>
      <w:r>
        <w:rPr>
          <w:rFonts w:ascii="Times New Roman" w:cs="Times New Roman" w:hAnsi="Times New Roman"/>
          <w:sz w:val="28"/>
          <w:szCs w:val="28"/>
        </w:rPr>
        <w:t xml:space="preserve"> </w:t>
      </w:r>
      <w:r w:rsidRPr="90C45415">
        <w:rPr>
          <w:rFonts w:ascii="Times New Roman" w:cs="Times New Roman" w:hAnsi="Times New Roman"/>
          <w:sz w:val="28"/>
          <w:szCs w:val="28"/>
          <w:rPrChange w:id="13710" w:author="user pc" w:date="2022-03-15T10:14:00Z">
            <w:rPr>
              <w:rFonts w:cs="Calibri" w:hAnsi="Noto Sans Armenian"/>
            </w:rPr>
          </w:rPrChange>
        </w:rPr>
        <w:t>way.</w:t>
      </w:r>
      <w:r>
        <w:rPr>
          <w:rFonts w:ascii="Times New Roman" w:cs="Times New Roman" w:hAnsi="Times New Roman"/>
          <w:sz w:val="28"/>
          <w:szCs w:val="28"/>
        </w:rPr>
        <w:t xml:space="preserve"> </w:t>
      </w:r>
      <w:r w:rsidRPr="2302B2FB">
        <w:rPr>
          <w:rFonts w:ascii="Times New Roman" w:cs="Times New Roman" w:hAnsi="Times New Roman"/>
          <w:sz w:val="28"/>
          <w:szCs w:val="28"/>
          <w:rPrChange w:id="13711" w:author="user pc" w:date="2022-03-15T10:14:00Z">
            <w:rPr>
              <w:rFonts w:cs="Calibri" w:hAnsi="Noto Sans Armenian"/>
            </w:rPr>
          </w:rPrChange>
        </w:rPr>
        <w:t>It</w:t>
      </w:r>
      <w:r>
        <w:rPr>
          <w:rFonts w:ascii="Times New Roman" w:cs="Times New Roman" w:hAnsi="Times New Roman"/>
          <w:sz w:val="28"/>
          <w:szCs w:val="28"/>
        </w:rPr>
        <w:t xml:space="preserve"> </w:t>
      </w:r>
      <w:r w:rsidRPr="C1282E11">
        <w:rPr>
          <w:rFonts w:ascii="Times New Roman" w:cs="Times New Roman" w:hAnsi="Times New Roman"/>
          <w:sz w:val="28"/>
          <w:szCs w:val="28"/>
          <w:rPrChange w:id="13712" w:author="user pc" w:date="2022-03-15T10:14:00Z">
            <w:rPr>
              <w:rFonts w:cs="Calibri" w:hAnsi="Noto Sans Armenian"/>
            </w:rPr>
          </w:rPrChange>
        </w:rPr>
        <w:t>is</w:t>
      </w:r>
      <w:r>
        <w:rPr>
          <w:rFonts w:ascii="Times New Roman" w:cs="Times New Roman" w:hAnsi="Times New Roman"/>
          <w:sz w:val="28"/>
          <w:szCs w:val="28"/>
        </w:rPr>
        <w:t xml:space="preserve"> </w:t>
      </w:r>
      <w:r w:rsidRPr="A3BB4A1A">
        <w:rPr>
          <w:rFonts w:ascii="Times New Roman" w:cs="Times New Roman" w:hAnsi="Times New Roman"/>
          <w:sz w:val="28"/>
          <w:szCs w:val="28"/>
          <w:rPrChange w:id="13713" w:author="user pc" w:date="2022-03-15T10:14:00Z">
            <w:rPr>
              <w:rFonts w:cs="Calibri" w:hAnsi="Noto Sans Armenian"/>
            </w:rPr>
          </w:rPrChange>
        </w:rPr>
        <w:t>now</w:t>
      </w:r>
      <w:r>
        <w:rPr>
          <w:rFonts w:ascii="Times New Roman" w:cs="Times New Roman" w:hAnsi="Times New Roman"/>
          <w:sz w:val="28"/>
          <w:szCs w:val="28"/>
        </w:rPr>
        <w:t xml:space="preserve"> </w:t>
      </w:r>
      <w:r w:rsidRPr="E1D0241A">
        <w:rPr>
          <w:rFonts w:ascii="Times New Roman" w:cs="Times New Roman" w:hAnsi="Times New Roman"/>
          <w:sz w:val="28"/>
          <w:szCs w:val="28"/>
          <w:rPrChange w:id="13714" w:author="user pc" w:date="2022-03-15T10:14:00Z">
            <w:rPr>
              <w:rFonts w:cs="Calibri" w:hAnsi="Noto Sans Armenian"/>
            </w:rPr>
          </w:rPrChange>
        </w:rPr>
        <w:t>ready</w:t>
      </w:r>
      <w:r>
        <w:rPr>
          <w:rFonts w:ascii="Times New Roman" w:cs="Times New Roman" w:hAnsi="Times New Roman"/>
          <w:sz w:val="28"/>
          <w:szCs w:val="28"/>
        </w:rPr>
        <w:t xml:space="preserve"> </w:t>
      </w:r>
      <w:r w:rsidRPr="A48D14D6">
        <w:rPr>
          <w:rFonts w:ascii="Times New Roman" w:cs="Times New Roman" w:hAnsi="Times New Roman"/>
          <w:sz w:val="28"/>
          <w:szCs w:val="28"/>
          <w:rPrChange w:id="13715" w:author="user pc" w:date="2022-03-15T10:14:00Z">
            <w:rPr>
              <w:rFonts w:cs="Calibri" w:hAnsi="Noto Sans Armenian"/>
            </w:rPr>
          </w:rPrChange>
        </w:rPr>
        <w:t>to</w:t>
      </w:r>
      <w:r>
        <w:rPr>
          <w:rFonts w:ascii="Times New Roman" w:cs="Times New Roman" w:hAnsi="Times New Roman"/>
          <w:sz w:val="28"/>
          <w:szCs w:val="28"/>
        </w:rPr>
        <w:t xml:space="preserve"> </w:t>
      </w:r>
      <w:r w:rsidRPr="38251C1E">
        <w:rPr>
          <w:rFonts w:ascii="Times New Roman" w:cs="Times New Roman" w:hAnsi="Times New Roman"/>
          <w:sz w:val="28"/>
          <w:szCs w:val="28"/>
          <w:rPrChange w:id="13716" w:author="user pc" w:date="2022-03-15T10:14:00Z">
            <w:rPr>
              <w:rFonts w:cs="Calibri" w:hAnsi="Noto Sans Armenian"/>
            </w:rPr>
          </w:rPrChange>
        </w:rPr>
        <w:t>fill</w:t>
      </w:r>
      <w:r>
        <w:rPr>
          <w:rFonts w:ascii="Times New Roman" w:cs="Times New Roman" w:hAnsi="Times New Roman"/>
          <w:sz w:val="28"/>
          <w:szCs w:val="28"/>
        </w:rPr>
        <w:t xml:space="preserve"> </w:t>
      </w:r>
      <w:r w:rsidRPr="6EF9E9B8">
        <w:rPr>
          <w:rFonts w:ascii="Times New Roman" w:cs="Times New Roman" w:hAnsi="Times New Roman"/>
          <w:sz w:val="28"/>
          <w:szCs w:val="28"/>
          <w:rPrChange w:id="13717" w:author="user pc" w:date="2022-03-15T10:14:00Z">
            <w:rPr>
              <w:rFonts w:cs="Calibri" w:hAnsi="Noto Sans Armenian"/>
            </w:rPr>
          </w:rPrChange>
        </w:rPr>
        <w:t>with</w:t>
      </w:r>
      <w:r>
        <w:rPr>
          <w:rFonts w:ascii="Times New Roman" w:cs="Times New Roman" w:hAnsi="Times New Roman"/>
          <w:sz w:val="28"/>
          <w:szCs w:val="28"/>
        </w:rPr>
        <w:t xml:space="preserve"> </w:t>
      </w:r>
      <w:r w:rsidRPr="49C88BAD">
        <w:rPr>
          <w:rFonts w:ascii="Times New Roman" w:cs="Times New Roman" w:hAnsi="Times New Roman"/>
          <w:sz w:val="28"/>
          <w:szCs w:val="28"/>
          <w:rPrChange w:id="13718" w:author="user pc" w:date="2022-03-15T10:14:00Z">
            <w:rPr>
              <w:rFonts w:cs="Calibri" w:hAnsi="Noto Sans Armenian"/>
            </w:rPr>
          </w:rPrChange>
        </w:rPr>
        <w:t>standard</w:t>
      </w:r>
      <w:r>
        <w:rPr>
          <w:rFonts w:ascii="Times New Roman" w:cs="Times New Roman" w:hAnsi="Times New Roman"/>
          <w:sz w:val="28"/>
          <w:szCs w:val="28"/>
        </w:rPr>
        <w:t xml:space="preserve"> </w:t>
      </w:r>
      <w:r w:rsidRPr="555D4D61">
        <w:rPr>
          <w:rFonts w:ascii="Times New Roman" w:cs="Times New Roman" w:hAnsi="Times New Roman"/>
          <w:sz w:val="28"/>
          <w:szCs w:val="28"/>
          <w:rPrChange w:id="13719" w:author="user pc" w:date="2022-03-15T10:14:00Z">
            <w:rPr>
              <w:rFonts w:cs="Calibri" w:hAnsi="Noto Sans Armenian"/>
            </w:rPr>
          </w:rPrChange>
        </w:rPr>
        <w:t>solution.</w:t>
      </w:r>
    </w:p>
    <w:p>
      <w:pPr>
        <w:pStyle w:val="style0"/>
        <w:rPr>
          <w:rFonts w:ascii="Times New Roman" w:cs="Times New Roman"/>
          <w:sz w:val="28"/>
          <w:szCs w:val="28"/>
          <w:rPrChange w:id="13720" w:author="user pc" w:date="2022-03-15T10:14:00Z">
            <w:rPr/>
          </w:rPrChange>
        </w:rPr>
      </w:pPr>
    </w:p>
    <w:p>
      <w:pPr>
        <w:pStyle w:val="style0"/>
        <w:rPr>
          <w:rFonts w:ascii="Times New Roman" w:cs="Times New Roman"/>
          <w:sz w:val="28"/>
          <w:szCs w:val="28"/>
          <w:rPrChange w:id="13721" w:author="user pc" w:date="2022-03-15T10:14:00Z">
            <w:rPr/>
          </w:rPrChange>
        </w:rPr>
      </w:pPr>
      <w:r w:rsidRPr="CCFA80C6">
        <w:rPr>
          <w:rFonts w:ascii="Times New Roman" w:cs="Times New Roman" w:hAnsi="Times New Roman"/>
          <w:b/>
          <w:bCs/>
          <w:color w:val="c00000"/>
          <w:sz w:val="28"/>
          <w:szCs w:val="28"/>
          <w:rPrChange w:id="13722" w:author="user pc" w:date="2022-03-15T10:14:00Z">
            <w:rPr>
              <w:rFonts w:cs="Calibri" w:hAnsi="Noto Sans Armenian"/>
              <w:b/>
              <w:bCs/>
              <w:color w:val="c00000"/>
            </w:rPr>
          </w:rPrChange>
        </w:rPr>
        <w:t>Filling</w:t>
      </w:r>
      <w:r>
        <w:rPr>
          <w:rFonts w:ascii="Times New Roman" w:cs="Times New Roman" w:hAnsi="Times New Roman"/>
          <w:b/>
          <w:bCs/>
          <w:color w:val="c00000"/>
          <w:sz w:val="28"/>
          <w:szCs w:val="28"/>
        </w:rPr>
        <w:t xml:space="preserve"> </w:t>
      </w:r>
      <w:r w:rsidRPr="9F956132">
        <w:rPr>
          <w:rFonts w:ascii="Times New Roman" w:cs="Times New Roman" w:hAnsi="Times New Roman"/>
          <w:b/>
          <w:bCs/>
          <w:color w:val="c00000"/>
          <w:sz w:val="28"/>
          <w:szCs w:val="28"/>
          <w:rPrChange w:id="13723" w:author="user pc" w:date="2022-03-15T10:14:00Z">
            <w:rPr>
              <w:rFonts w:cs="Calibri" w:hAnsi="Noto Sans Armenian"/>
              <w:b/>
              <w:bCs/>
              <w:color w:val="c00000"/>
            </w:rPr>
          </w:rPrChange>
        </w:rPr>
        <w:t>the</w:t>
      </w:r>
      <w:r>
        <w:rPr>
          <w:rFonts w:ascii="Times New Roman" w:cs="Times New Roman" w:hAnsi="Times New Roman"/>
          <w:b/>
          <w:bCs/>
          <w:color w:val="c00000"/>
          <w:sz w:val="28"/>
          <w:szCs w:val="28"/>
        </w:rPr>
        <w:t xml:space="preserve"> </w:t>
      </w:r>
      <w:r w:rsidRPr="2D2D7040">
        <w:rPr>
          <w:rFonts w:ascii="Times New Roman" w:cs="Times New Roman" w:hAnsi="Times New Roman"/>
          <w:b/>
          <w:bCs/>
          <w:color w:val="c00000"/>
          <w:sz w:val="28"/>
          <w:szCs w:val="28"/>
          <w:rPrChange w:id="13724" w:author="user pc" w:date="2022-03-15T10:14:00Z">
            <w:rPr>
              <w:rFonts w:cs="Calibri" w:hAnsi="Noto Sans Armenian"/>
              <w:b/>
              <w:bCs/>
              <w:color w:val="c00000"/>
            </w:rPr>
          </w:rPrChange>
        </w:rPr>
        <w:t>Pipette</w:t>
      </w:r>
    </w:p>
    <w:p>
      <w:pPr>
        <w:pStyle w:val="style0"/>
        <w:rPr>
          <w:rFonts w:ascii="Times New Roman" w:cs="Times New Roman"/>
          <w:sz w:val="28"/>
          <w:szCs w:val="28"/>
          <w:rPrChange w:id="13725" w:author="user pc" w:date="2022-03-15T10:14:00Z">
            <w:rPr/>
          </w:rPrChange>
        </w:rPr>
      </w:pPr>
      <w:r w:rsidRPr="A27AFA95">
        <w:rPr>
          <w:rFonts w:ascii="Times New Roman" w:cs="Times New Roman" w:hAnsi="Times New Roman"/>
          <w:sz w:val="28"/>
          <w:szCs w:val="28"/>
          <w:rPrChange w:id="13726" w:author="user pc" w:date="2022-03-15T10:14:00Z">
            <w:rPr>
              <w:rFonts w:cs="Calibri" w:hAnsi="Noto Sans Armenian"/>
            </w:rPr>
          </w:rPrChange>
        </w:rPr>
        <w:t>3.</w:t>
      </w:r>
      <w:r>
        <w:rPr>
          <w:rFonts w:ascii="Times New Roman" w:cs="Times New Roman" w:hAnsi="Times New Roman"/>
          <w:sz w:val="28"/>
          <w:szCs w:val="28"/>
        </w:rPr>
        <w:t xml:space="preserve"> </w:t>
      </w:r>
      <w:r w:rsidRPr="64F36353">
        <w:rPr>
          <w:rFonts w:ascii="Times New Roman" w:cs="Times New Roman" w:hAnsi="Times New Roman"/>
          <w:sz w:val="28"/>
          <w:szCs w:val="28"/>
          <w:rPrChange w:id="13727" w:author="user pc" w:date="2022-03-15T10:14:00Z">
            <w:rPr>
              <w:rFonts w:cs="Calibri" w:hAnsi="Noto Sans Armenian"/>
            </w:rPr>
          </w:rPrChange>
        </w:rPr>
        <w:t>Place</w:t>
      </w:r>
      <w:r>
        <w:rPr>
          <w:rFonts w:ascii="Times New Roman" w:cs="Times New Roman" w:hAnsi="Times New Roman"/>
          <w:sz w:val="28"/>
          <w:szCs w:val="28"/>
        </w:rPr>
        <w:t xml:space="preserve"> </w:t>
      </w:r>
      <w:r w:rsidRPr="C131A977">
        <w:rPr>
          <w:rFonts w:ascii="Times New Roman" w:cs="Times New Roman" w:hAnsi="Times New Roman"/>
          <w:sz w:val="28"/>
          <w:szCs w:val="28"/>
          <w:rPrChange w:id="13728" w:author="user pc" w:date="2022-03-15T10:14:00Z">
            <w:rPr>
              <w:rFonts w:cs="Calibri" w:hAnsi="Noto Sans Armenian"/>
            </w:rPr>
          </w:rPrChange>
        </w:rPr>
        <w:t>the</w:t>
      </w:r>
      <w:r>
        <w:rPr>
          <w:rFonts w:ascii="Times New Roman" w:cs="Times New Roman" w:hAnsi="Times New Roman"/>
          <w:sz w:val="28"/>
          <w:szCs w:val="28"/>
        </w:rPr>
        <w:t xml:space="preserve"> </w:t>
      </w:r>
      <w:r w:rsidRPr="6B380BD7">
        <w:rPr>
          <w:rFonts w:ascii="Times New Roman" w:cs="Times New Roman" w:hAnsi="Times New Roman"/>
          <w:sz w:val="28"/>
          <w:szCs w:val="28"/>
          <w:rPrChange w:id="13729" w:author="user pc" w:date="2022-03-15T10:14:00Z">
            <w:rPr>
              <w:rFonts w:cs="Calibri" w:hAnsi="Noto Sans Armenian"/>
            </w:rPr>
          </w:rPrChange>
        </w:rPr>
        <w:t>tip</w:t>
      </w:r>
      <w:r>
        <w:rPr>
          <w:rFonts w:ascii="Times New Roman" w:cs="Times New Roman" w:hAnsi="Times New Roman"/>
          <w:sz w:val="28"/>
          <w:szCs w:val="28"/>
        </w:rPr>
        <w:t xml:space="preserve"> </w:t>
      </w:r>
      <w:r w:rsidRPr="B485E4C5">
        <w:rPr>
          <w:rFonts w:ascii="Times New Roman" w:cs="Times New Roman" w:hAnsi="Times New Roman"/>
          <w:sz w:val="28"/>
          <w:szCs w:val="28"/>
          <w:rPrChange w:id="13730" w:author="user pc" w:date="2022-03-15T10:14:00Z">
            <w:rPr>
              <w:rFonts w:cs="Calibri" w:hAnsi="Noto Sans Armenian"/>
            </w:rPr>
          </w:rPrChange>
        </w:rPr>
        <w:t>of</w:t>
      </w:r>
      <w:r>
        <w:rPr>
          <w:rFonts w:ascii="Times New Roman" w:cs="Times New Roman" w:hAnsi="Times New Roman"/>
          <w:sz w:val="28"/>
          <w:szCs w:val="28"/>
        </w:rPr>
        <w:t xml:space="preserve"> </w:t>
      </w:r>
      <w:r w:rsidRPr="307E2134">
        <w:rPr>
          <w:rFonts w:ascii="Times New Roman" w:cs="Times New Roman" w:hAnsi="Times New Roman"/>
          <w:sz w:val="28"/>
          <w:szCs w:val="28"/>
          <w:rPrChange w:id="13731" w:author="user pc" w:date="2022-03-15T10:14:00Z">
            <w:rPr>
              <w:rFonts w:cs="Calibri" w:hAnsi="Noto Sans Armenian"/>
            </w:rPr>
          </w:rPrChange>
        </w:rPr>
        <w:t>the</w:t>
      </w:r>
      <w:r>
        <w:rPr>
          <w:rFonts w:ascii="Times New Roman" w:cs="Times New Roman" w:hAnsi="Times New Roman"/>
          <w:sz w:val="28"/>
          <w:szCs w:val="28"/>
        </w:rPr>
        <w:t xml:space="preserve"> </w:t>
      </w:r>
      <w:r w:rsidRPr="EFC3675F">
        <w:rPr>
          <w:rFonts w:ascii="Times New Roman" w:cs="Times New Roman" w:hAnsi="Times New Roman"/>
          <w:sz w:val="28"/>
          <w:szCs w:val="28"/>
          <w:rPrChange w:id="13732" w:author="user pc" w:date="2022-03-15T10:14:00Z">
            <w:rPr>
              <w:rFonts w:cs="Calibri" w:hAnsi="Noto Sans Armenian"/>
            </w:rPr>
          </w:rPrChange>
        </w:rPr>
        <w:t>pipette</w:t>
      </w:r>
      <w:r>
        <w:rPr>
          <w:rFonts w:ascii="Times New Roman" w:cs="Times New Roman" w:hAnsi="Times New Roman"/>
          <w:sz w:val="28"/>
          <w:szCs w:val="28"/>
        </w:rPr>
        <w:t xml:space="preserve"> </w:t>
      </w:r>
      <w:r w:rsidRPr="0886876C">
        <w:rPr>
          <w:rFonts w:ascii="Times New Roman" w:cs="Times New Roman" w:hAnsi="Times New Roman"/>
          <w:sz w:val="28"/>
          <w:szCs w:val="28"/>
          <w:rPrChange w:id="13733" w:author="user pc" w:date="2022-03-15T10:14:00Z">
            <w:rPr>
              <w:rFonts w:cs="Calibri" w:hAnsi="Noto Sans Armenian"/>
            </w:rPr>
          </w:rPrChange>
        </w:rPr>
        <w:t>below</w:t>
      </w:r>
      <w:r>
        <w:rPr>
          <w:rFonts w:ascii="Times New Roman" w:cs="Times New Roman" w:hAnsi="Times New Roman"/>
          <w:sz w:val="28"/>
          <w:szCs w:val="28"/>
        </w:rPr>
        <w:t xml:space="preserve"> </w:t>
      </w:r>
      <w:r w:rsidRPr="CEC28305">
        <w:rPr>
          <w:rFonts w:ascii="Times New Roman" w:cs="Times New Roman" w:hAnsi="Times New Roman"/>
          <w:sz w:val="28"/>
          <w:szCs w:val="28"/>
          <w:rPrChange w:id="13734" w:author="user pc" w:date="2022-03-15T10:14:00Z">
            <w:rPr>
              <w:rFonts w:cs="Calibri" w:hAnsi="Noto Sans Armenian"/>
            </w:rPr>
          </w:rPrChange>
        </w:rPr>
        <w:t>the</w:t>
      </w:r>
      <w:r>
        <w:rPr>
          <w:rFonts w:ascii="Times New Roman" w:cs="Times New Roman" w:hAnsi="Times New Roman"/>
          <w:sz w:val="28"/>
          <w:szCs w:val="28"/>
        </w:rPr>
        <w:t xml:space="preserve"> </w:t>
      </w:r>
      <w:r w:rsidRPr="90BC19E2">
        <w:rPr>
          <w:rFonts w:ascii="Times New Roman" w:cs="Times New Roman" w:hAnsi="Times New Roman"/>
          <w:sz w:val="28"/>
          <w:szCs w:val="28"/>
          <w:rPrChange w:id="13735" w:author="user pc" w:date="2022-03-15T10:14:00Z">
            <w:rPr>
              <w:rFonts w:cs="Calibri" w:hAnsi="Noto Sans Armenian"/>
            </w:rPr>
          </w:rPrChange>
        </w:rPr>
        <w:t>surface</w:t>
      </w:r>
      <w:r>
        <w:rPr>
          <w:rFonts w:ascii="Times New Roman" w:cs="Times New Roman" w:hAnsi="Times New Roman"/>
          <w:sz w:val="28"/>
          <w:szCs w:val="28"/>
        </w:rPr>
        <w:t xml:space="preserve"> </w:t>
      </w:r>
      <w:r w:rsidRPr="F6A3A8E4">
        <w:rPr>
          <w:rFonts w:ascii="Times New Roman" w:cs="Times New Roman" w:hAnsi="Times New Roman"/>
          <w:sz w:val="28"/>
          <w:szCs w:val="28"/>
          <w:rPrChange w:id="13736" w:author="user pc" w:date="2022-03-15T10:14:00Z">
            <w:rPr>
              <w:rFonts w:cs="Calibri" w:hAnsi="Noto Sans Armenian"/>
            </w:rPr>
          </w:rPrChange>
        </w:rPr>
        <w:t>of</w:t>
      </w:r>
      <w:r>
        <w:rPr>
          <w:rFonts w:ascii="Times New Roman" w:cs="Times New Roman" w:hAnsi="Times New Roman"/>
          <w:sz w:val="28"/>
          <w:szCs w:val="28"/>
        </w:rPr>
        <w:t xml:space="preserve"> </w:t>
      </w:r>
      <w:r w:rsidRPr="EDE55A3E">
        <w:rPr>
          <w:rFonts w:ascii="Times New Roman" w:cs="Times New Roman" w:hAnsi="Times New Roman"/>
          <w:sz w:val="28"/>
          <w:szCs w:val="28"/>
          <w:rPrChange w:id="13737" w:author="user pc" w:date="2022-03-15T10:14:00Z">
            <w:rPr>
              <w:rFonts w:cs="Calibri" w:hAnsi="Noto Sans Armenian"/>
            </w:rPr>
          </w:rPrChange>
        </w:rPr>
        <w:t>the</w:t>
      </w:r>
      <w:r>
        <w:rPr>
          <w:rFonts w:ascii="Times New Roman" w:cs="Times New Roman" w:hAnsi="Times New Roman"/>
          <w:sz w:val="28"/>
          <w:szCs w:val="28"/>
        </w:rPr>
        <w:t xml:space="preserve"> </w:t>
      </w:r>
      <w:r w:rsidRPr="886C08C3">
        <w:rPr>
          <w:rFonts w:ascii="Times New Roman" w:cs="Times New Roman" w:hAnsi="Times New Roman"/>
          <w:sz w:val="28"/>
          <w:szCs w:val="28"/>
          <w:rPrChange w:id="13738" w:author="user pc" w:date="2022-03-15T10:14:00Z">
            <w:rPr>
              <w:rFonts w:cs="Calibri" w:hAnsi="Noto Sans Armenian"/>
            </w:rPr>
          </w:rPrChange>
        </w:rPr>
        <w:t>solution.</w:t>
      </w:r>
    </w:p>
    <w:p>
      <w:pPr>
        <w:pStyle w:val="style0"/>
        <w:rPr>
          <w:rFonts w:ascii="Times New Roman" w:cs="Times New Roman"/>
          <w:sz w:val="28"/>
          <w:szCs w:val="28"/>
          <w:rPrChange w:id="13739" w:author="user pc" w:date="2022-03-15T10:14:00Z">
            <w:rPr/>
          </w:rPrChange>
        </w:rPr>
      </w:pPr>
      <w:r w:rsidRPr="41366EEC">
        <w:rPr>
          <w:rFonts w:ascii="Times New Roman" w:cs="Times New Roman" w:hAnsi="Times New Roman"/>
          <w:sz w:val="28"/>
          <w:szCs w:val="28"/>
          <w:rPrChange w:id="13740" w:author="user pc" w:date="2022-03-15T10:14:00Z">
            <w:rPr>
              <w:rFonts w:cs="Calibri" w:hAnsi="Noto Sans Armenian"/>
            </w:rPr>
          </w:rPrChange>
        </w:rPr>
        <w:t>4.</w:t>
      </w:r>
      <w:r>
        <w:rPr>
          <w:rFonts w:ascii="Times New Roman" w:cs="Times New Roman" w:hAnsi="Times New Roman"/>
          <w:sz w:val="28"/>
          <w:szCs w:val="28"/>
        </w:rPr>
        <w:t xml:space="preserve"> </w:t>
      </w:r>
      <w:r w:rsidRPr="FEADE118">
        <w:rPr>
          <w:rFonts w:ascii="Times New Roman" w:cs="Times New Roman" w:hAnsi="Times New Roman"/>
          <w:color w:val="36363d"/>
          <w:sz w:val="28"/>
          <w:szCs w:val="28"/>
          <w:rPrChange w:id="13741" w:author="user pc" w:date="2022-03-15T10:14:00Z">
            <w:rPr>
              <w:rFonts w:cs="Calibri" w:hAnsi="Noto Sans Armenian"/>
              <w:color w:val="36363d"/>
            </w:rPr>
          </w:rPrChange>
        </w:rPr>
        <w:t>Use</w:t>
      </w:r>
      <w:r>
        <w:rPr>
          <w:rFonts w:ascii="Times New Roman" w:cs="Times New Roman" w:hAnsi="Times New Roman"/>
          <w:color w:val="36363d"/>
          <w:sz w:val="28"/>
          <w:szCs w:val="28"/>
        </w:rPr>
        <w:t xml:space="preserve"> </w:t>
      </w:r>
      <w:r w:rsidRPr="1305693A">
        <w:rPr>
          <w:rFonts w:ascii="Times New Roman" w:cs="Times New Roman" w:hAnsi="Times New Roman"/>
          <w:color w:val="36363d"/>
          <w:sz w:val="28"/>
          <w:szCs w:val="28"/>
          <w:rPrChange w:id="13742" w:author="user pc" w:date="2022-03-15T10:14:00Z">
            <w:rPr>
              <w:rFonts w:cs="Calibri" w:hAnsi="Noto Sans Armenian"/>
              <w:color w:val="36363d"/>
            </w:rPr>
          </w:rPrChange>
        </w:rPr>
        <w:t>a</w:t>
      </w:r>
      <w:r>
        <w:rPr>
          <w:rFonts w:ascii="Times New Roman" w:cs="Times New Roman" w:hAnsi="Times New Roman"/>
          <w:color w:val="36363d"/>
          <w:sz w:val="28"/>
          <w:szCs w:val="28"/>
        </w:rPr>
        <w:t xml:space="preserve"> </w:t>
      </w:r>
      <w:r w:rsidRPr="63AAE9D7">
        <w:rPr>
          <w:rFonts w:ascii="Times New Roman" w:cs="Times New Roman" w:hAnsi="Times New Roman"/>
          <w:color w:val="36363d"/>
          <w:sz w:val="28"/>
          <w:szCs w:val="28"/>
          <w:rPrChange w:id="13743" w:author="user pc" w:date="2022-03-15T10:14:00Z">
            <w:rPr>
              <w:rFonts w:cs="Calibri" w:hAnsi="Noto Sans Armenian"/>
              <w:color w:val="36363d"/>
            </w:rPr>
          </w:rPrChange>
        </w:rPr>
        <w:t>pipette</w:t>
      </w:r>
      <w:r>
        <w:rPr>
          <w:rFonts w:ascii="Times New Roman" w:cs="Times New Roman" w:hAnsi="Times New Roman"/>
          <w:color w:val="36363d"/>
          <w:sz w:val="28"/>
          <w:szCs w:val="28"/>
        </w:rPr>
        <w:t xml:space="preserve"> </w:t>
      </w:r>
      <w:r w:rsidRPr="07E33603">
        <w:rPr>
          <w:rFonts w:ascii="Times New Roman" w:cs="Times New Roman" w:hAnsi="Times New Roman"/>
          <w:color w:val="36363d"/>
          <w:sz w:val="28"/>
          <w:szCs w:val="28"/>
          <w:rPrChange w:id="13744" w:author="user pc" w:date="2022-03-15T10:14:00Z">
            <w:rPr>
              <w:rFonts w:cs="Calibri" w:hAnsi="Noto Sans Armenian"/>
              <w:color w:val="36363d"/>
            </w:rPr>
          </w:rPrChange>
        </w:rPr>
        <w:t>and</w:t>
      </w:r>
      <w:r>
        <w:rPr>
          <w:rFonts w:ascii="Times New Roman" w:cs="Times New Roman" w:hAnsi="Times New Roman"/>
          <w:color w:val="36363d"/>
          <w:sz w:val="28"/>
          <w:szCs w:val="28"/>
        </w:rPr>
        <w:t xml:space="preserve"> </w:t>
      </w:r>
      <w:r w:rsidRPr="76DBE259">
        <w:rPr>
          <w:rFonts w:ascii="Times New Roman" w:cs="Times New Roman" w:hAnsi="Times New Roman"/>
          <w:color w:val="36363d"/>
          <w:sz w:val="28"/>
          <w:szCs w:val="28"/>
          <w:rPrChange w:id="13745" w:author="user pc" w:date="2022-03-15T10:14:00Z">
            <w:rPr>
              <w:rFonts w:cs="Calibri" w:hAnsi="Noto Sans Armenian"/>
              <w:color w:val="36363d"/>
            </w:rPr>
          </w:rPrChange>
        </w:rPr>
        <w:t>pipette</w:t>
      </w:r>
      <w:r>
        <w:rPr>
          <w:rFonts w:ascii="Times New Roman" w:cs="Times New Roman" w:hAnsi="Times New Roman"/>
          <w:color w:val="36363d"/>
          <w:sz w:val="28"/>
          <w:szCs w:val="28"/>
        </w:rPr>
        <w:t xml:space="preserve"> </w:t>
      </w:r>
      <w:r w:rsidRPr="4B2BA3AF">
        <w:rPr>
          <w:rFonts w:ascii="Times New Roman" w:cs="Times New Roman" w:hAnsi="Times New Roman"/>
          <w:color w:val="36363d"/>
          <w:sz w:val="28"/>
          <w:szCs w:val="28"/>
          <w:rPrChange w:id="13746" w:author="user pc" w:date="2022-03-15T10:14:00Z">
            <w:rPr>
              <w:rFonts w:cs="Calibri" w:hAnsi="Noto Sans Armenian"/>
              <w:color w:val="36363d"/>
            </w:rPr>
          </w:rPrChange>
        </w:rPr>
        <w:t>filler</w:t>
      </w:r>
      <w:r>
        <w:rPr>
          <w:rFonts w:ascii="Times New Roman" w:cs="Times New Roman" w:hAnsi="Times New Roman"/>
          <w:color w:val="36363d"/>
          <w:sz w:val="28"/>
          <w:szCs w:val="28"/>
        </w:rPr>
        <w:t xml:space="preserve"> </w:t>
      </w:r>
      <w:r w:rsidRPr="04ADD592">
        <w:rPr>
          <w:rFonts w:ascii="Times New Roman" w:cs="Times New Roman" w:hAnsi="Times New Roman"/>
          <w:color w:val="36363d"/>
          <w:sz w:val="28"/>
          <w:szCs w:val="28"/>
          <w:rPrChange w:id="13747" w:author="user pc" w:date="2022-03-15T10:14:00Z">
            <w:rPr>
              <w:rFonts w:cs="Calibri" w:hAnsi="Noto Sans Armenian"/>
              <w:color w:val="36363d"/>
            </w:rPr>
          </w:rPrChange>
        </w:rPr>
        <w:t>to</w:t>
      </w:r>
      <w:r>
        <w:rPr>
          <w:rFonts w:ascii="Times New Roman" w:cs="Times New Roman" w:hAnsi="Times New Roman"/>
          <w:color w:val="36363d"/>
          <w:sz w:val="28"/>
          <w:szCs w:val="28"/>
        </w:rPr>
        <w:t xml:space="preserve"> </w:t>
      </w:r>
      <w:r w:rsidRPr="D6D0E639">
        <w:rPr>
          <w:rFonts w:ascii="Times New Roman" w:cs="Times New Roman" w:hAnsi="Times New Roman"/>
          <w:color w:val="36363d"/>
          <w:sz w:val="28"/>
          <w:szCs w:val="28"/>
          <w:rPrChange w:id="13748" w:author="user pc" w:date="2022-03-15T10:14:00Z">
            <w:rPr>
              <w:rFonts w:cs="Calibri" w:hAnsi="Noto Sans Armenian"/>
              <w:color w:val="36363d"/>
            </w:rPr>
          </w:rPrChange>
        </w:rPr>
        <w:t>measure</w:t>
      </w:r>
      <w:r>
        <w:rPr>
          <w:rFonts w:ascii="Times New Roman" w:cs="Times New Roman" w:hAnsi="Times New Roman"/>
          <w:color w:val="36363d"/>
          <w:sz w:val="28"/>
          <w:szCs w:val="28"/>
        </w:rPr>
        <w:t xml:space="preserve"> </w:t>
      </w:r>
      <w:r w:rsidRPr="00C98A0A">
        <w:rPr>
          <w:rFonts w:ascii="Times New Roman" w:cs="Times New Roman" w:hAnsi="Times New Roman"/>
          <w:color w:val="36363d"/>
          <w:sz w:val="28"/>
          <w:szCs w:val="28"/>
          <w:rPrChange w:id="13749" w:author="user pc" w:date="2022-03-15T10:14:00Z">
            <w:rPr>
              <w:rFonts w:cs="Calibri" w:hAnsi="Noto Sans Armenian"/>
              <w:color w:val="36363d"/>
            </w:rPr>
          </w:rPrChange>
        </w:rPr>
        <w:t>25.0cm</w:t>
      </w:r>
      <w:r w:rsidRPr="988A0FF6">
        <w:rPr>
          <w:rFonts w:ascii="Times New Roman" w:cs="Times New Roman" w:hAnsi="Times New Roman"/>
          <w:color w:val="36363d"/>
          <w:sz w:val="28"/>
          <w:szCs w:val="28"/>
          <w:vertAlign w:val="superscript"/>
          <w:rPrChange w:id="13750" w:author="user pc" w:date="2022-03-15T10:14:00Z">
            <w:rPr>
              <w:rFonts w:cs="Calibri" w:hAnsi="Noto Sans Armenian"/>
              <w:color w:val="36363d"/>
              <w:vertAlign w:val="superscript"/>
            </w:rPr>
          </w:rPrChange>
        </w:rPr>
        <w:t>3</w:t>
      </w:r>
      <w:r>
        <w:rPr>
          <w:rFonts w:ascii="Times New Roman" w:cs="Times New Roman" w:hAnsi="Times New Roman"/>
          <w:color w:val="36363d"/>
          <w:sz w:val="28"/>
          <w:szCs w:val="28"/>
          <w:vertAlign w:val="superscript"/>
        </w:rPr>
        <w:t xml:space="preserve"> </w:t>
      </w:r>
      <w:r w:rsidRPr="D13AE22B">
        <w:rPr>
          <w:rFonts w:ascii="Times New Roman" w:cs="Times New Roman" w:hAnsi="Times New Roman"/>
          <w:color w:val="36363d"/>
          <w:sz w:val="28"/>
          <w:szCs w:val="28"/>
          <w:rPrChange w:id="13751" w:author="user pc" w:date="2022-03-15T10:14:00Z">
            <w:rPr>
              <w:rFonts w:cs="Calibri" w:hAnsi="Noto Sans Armenian"/>
              <w:color w:val="36363d"/>
            </w:rPr>
          </w:rPrChange>
        </w:rPr>
        <w:t>of</w:t>
      </w:r>
      <w:r>
        <w:rPr>
          <w:rFonts w:ascii="Times New Roman" w:cs="Times New Roman" w:hAnsi="Times New Roman"/>
          <w:color w:val="36363d"/>
          <w:sz w:val="28"/>
          <w:szCs w:val="28"/>
        </w:rPr>
        <w:t xml:space="preserve"> </w:t>
      </w:r>
      <w:r w:rsidRPr="75965D4A">
        <w:rPr>
          <w:rFonts w:ascii="Times New Roman" w:cs="Times New Roman" w:hAnsi="Times New Roman"/>
          <w:color w:val="36363d"/>
          <w:sz w:val="28"/>
          <w:szCs w:val="28"/>
          <w:rPrChange w:id="13752"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88A69332">
        <w:rPr>
          <w:rFonts w:ascii="Times New Roman" w:cs="Times New Roman" w:hAnsi="Times New Roman"/>
          <w:color w:val="36363d"/>
          <w:sz w:val="28"/>
          <w:szCs w:val="28"/>
          <w:rPrChange w:id="13753" w:author="user pc" w:date="2022-03-15T10:14:00Z">
            <w:rPr>
              <w:rFonts w:cs="Calibri" w:hAnsi="Noto Sans Armenian"/>
              <w:color w:val="36363d"/>
            </w:rPr>
          </w:rPrChange>
        </w:rPr>
        <w:t>base.</w:t>
      </w:r>
    </w:p>
    <w:p>
      <w:pPr>
        <w:pStyle w:val="style0"/>
        <w:rPr>
          <w:rFonts w:ascii="Times New Roman" w:cs="Times New Roman"/>
          <w:sz w:val="28"/>
          <w:szCs w:val="28"/>
          <w:rPrChange w:id="13754" w:author="user pc" w:date="2022-03-15T10:14:00Z">
            <w:rPr/>
          </w:rPrChange>
        </w:rPr>
      </w:pPr>
      <w:r w:rsidRPr="9BA38483">
        <w:rPr>
          <w:rFonts w:ascii="Times New Roman" w:cs="Times New Roman" w:hAnsi="Times New Roman"/>
          <w:b w:val="false"/>
          <w:bCs/>
          <w:sz w:val="28"/>
          <w:szCs w:val="28"/>
          <w:rPrChange w:id="13755" w:author="user pc" w:date="2022-03-15T10:14:00Z">
            <w:rPr>
              <w:rFonts w:cs="Calibri" w:hAnsi="Noto Sans Armenian"/>
              <w:b/>
              <w:bCs/>
            </w:rPr>
          </w:rPrChange>
        </w:rPr>
        <w:t>Note:</w:t>
      </w:r>
      <w:r>
        <w:rPr>
          <w:rFonts w:ascii="Times New Roman" w:cs="Times New Roman" w:hAnsi="Times New Roman"/>
          <w:bCs/>
          <w:sz w:val="28"/>
          <w:szCs w:val="28"/>
        </w:rPr>
        <w:t xml:space="preserve"> </w:t>
      </w:r>
      <w:r w:rsidRPr="4766F700">
        <w:rPr>
          <w:rFonts w:ascii="Times New Roman" w:cs="Times New Roman" w:hAnsi="Times New Roman"/>
          <w:b w:val="false"/>
          <w:bCs/>
          <w:sz w:val="28"/>
          <w:szCs w:val="28"/>
          <w:rPrChange w:id="13756" w:author="user pc" w:date="2022-03-15T10:14:00Z">
            <w:rPr>
              <w:rFonts w:cs="Calibri" w:hAnsi="Noto Sans Armenian"/>
              <w:b/>
              <w:bCs/>
            </w:rPr>
          </w:rPrChange>
        </w:rPr>
        <w:t>Draw</w:t>
      </w:r>
      <w:r>
        <w:rPr>
          <w:rFonts w:ascii="Times New Roman" w:cs="Times New Roman" w:hAnsi="Times New Roman"/>
          <w:bCs/>
          <w:sz w:val="28"/>
          <w:szCs w:val="28"/>
        </w:rPr>
        <w:t xml:space="preserve"> </w:t>
      </w:r>
      <w:r w:rsidRPr="A6283269">
        <w:rPr>
          <w:rFonts w:ascii="Times New Roman" w:cs="Times New Roman" w:hAnsi="Times New Roman"/>
          <w:b w:val="false"/>
          <w:bCs/>
          <w:sz w:val="28"/>
          <w:szCs w:val="28"/>
          <w:rPrChange w:id="13757" w:author="user pc" w:date="2022-03-15T10:14:00Z">
            <w:rPr>
              <w:rFonts w:cs="Calibri" w:hAnsi="Noto Sans Armenian"/>
              <w:b/>
              <w:bCs/>
            </w:rPr>
          </w:rPrChange>
        </w:rPr>
        <w:t>a</w:t>
      </w:r>
      <w:r>
        <w:rPr>
          <w:rFonts w:ascii="Times New Roman" w:cs="Times New Roman" w:hAnsi="Times New Roman"/>
          <w:bCs/>
          <w:sz w:val="28"/>
          <w:szCs w:val="28"/>
        </w:rPr>
        <w:t xml:space="preserve"> </w:t>
      </w:r>
      <w:r w:rsidRPr="A182C4FE">
        <w:rPr>
          <w:rFonts w:ascii="Times New Roman" w:cs="Times New Roman" w:hAnsi="Times New Roman"/>
          <w:b w:val="false"/>
          <w:bCs/>
          <w:sz w:val="28"/>
          <w:szCs w:val="28"/>
          <w:rPrChange w:id="13758" w:author="user pc" w:date="2022-03-15T10:14:00Z">
            <w:rPr>
              <w:rFonts w:cs="Calibri" w:hAnsi="Noto Sans Armenian"/>
              <w:b/>
              <w:bCs/>
            </w:rPr>
          </w:rPrChange>
        </w:rPr>
        <w:t>bit</w:t>
      </w:r>
      <w:r>
        <w:rPr>
          <w:rFonts w:ascii="Times New Roman" w:cs="Times New Roman" w:hAnsi="Times New Roman"/>
          <w:bCs/>
          <w:sz w:val="28"/>
          <w:szCs w:val="28"/>
        </w:rPr>
        <w:t xml:space="preserve"> </w:t>
      </w:r>
      <w:r w:rsidRPr="7E2FBA8D">
        <w:rPr>
          <w:rFonts w:ascii="Times New Roman" w:cs="Times New Roman" w:hAnsi="Times New Roman"/>
          <w:b w:val="false"/>
          <w:bCs/>
          <w:sz w:val="28"/>
          <w:szCs w:val="28"/>
          <w:rPrChange w:id="13759" w:author="user pc" w:date="2022-03-15T10:14:00Z">
            <w:rPr>
              <w:rFonts w:cs="Calibri" w:hAnsi="Noto Sans Armenian"/>
              <w:b/>
              <w:bCs/>
            </w:rPr>
          </w:rPrChange>
        </w:rPr>
        <w:t>more</w:t>
      </w:r>
      <w:r>
        <w:rPr>
          <w:rFonts w:ascii="Times New Roman" w:cs="Times New Roman" w:hAnsi="Times New Roman"/>
          <w:bCs/>
          <w:sz w:val="28"/>
          <w:szCs w:val="28"/>
        </w:rPr>
        <w:t xml:space="preserve"> </w:t>
      </w:r>
      <w:r w:rsidRPr="21D4B7D5">
        <w:rPr>
          <w:rFonts w:ascii="Times New Roman" w:cs="Times New Roman" w:hAnsi="Times New Roman"/>
          <w:b w:val="false"/>
          <w:bCs/>
          <w:sz w:val="28"/>
          <w:szCs w:val="28"/>
          <w:rPrChange w:id="13760" w:author="user pc" w:date="2022-03-15T10:14:00Z">
            <w:rPr>
              <w:rFonts w:cs="Calibri" w:hAnsi="Noto Sans Armenian"/>
              <w:b/>
              <w:bCs/>
            </w:rPr>
          </w:rPrChange>
        </w:rPr>
        <w:t>liquid</w:t>
      </w:r>
      <w:r>
        <w:rPr>
          <w:rFonts w:ascii="Times New Roman" w:cs="Times New Roman" w:hAnsi="Times New Roman"/>
          <w:bCs/>
          <w:sz w:val="28"/>
          <w:szCs w:val="28"/>
        </w:rPr>
        <w:t xml:space="preserve"> </w:t>
      </w:r>
      <w:r w:rsidRPr="06B495AA">
        <w:rPr>
          <w:rFonts w:ascii="Times New Roman" w:cs="Times New Roman" w:hAnsi="Times New Roman"/>
          <w:b w:val="false"/>
          <w:bCs/>
          <w:sz w:val="28"/>
          <w:szCs w:val="28"/>
          <w:rPrChange w:id="13761" w:author="user pc" w:date="2022-03-15T10:14:00Z">
            <w:rPr>
              <w:rFonts w:cs="Calibri" w:hAnsi="Noto Sans Armenian"/>
              <w:b/>
              <w:bCs/>
            </w:rPr>
          </w:rPrChange>
        </w:rPr>
        <w:t>than</w:t>
      </w:r>
      <w:r>
        <w:rPr>
          <w:rFonts w:ascii="Times New Roman" w:cs="Times New Roman" w:hAnsi="Times New Roman"/>
          <w:bCs/>
          <w:sz w:val="28"/>
          <w:szCs w:val="28"/>
        </w:rPr>
        <w:t xml:space="preserve"> </w:t>
      </w:r>
      <w:r w:rsidRPr="FF573C5F">
        <w:rPr>
          <w:rFonts w:ascii="Times New Roman" w:cs="Times New Roman" w:hAnsi="Times New Roman"/>
          <w:b w:val="false"/>
          <w:bCs/>
          <w:sz w:val="28"/>
          <w:szCs w:val="28"/>
          <w:rPrChange w:id="13762" w:author="user pc" w:date="2022-03-15T10:14:00Z">
            <w:rPr>
              <w:rFonts w:cs="Calibri" w:hAnsi="Noto Sans Armenian"/>
              <w:b/>
              <w:bCs/>
            </w:rPr>
          </w:rPrChange>
        </w:rPr>
        <w:t>you</w:t>
      </w:r>
      <w:r>
        <w:rPr>
          <w:rFonts w:ascii="Times New Roman" w:cs="Times New Roman" w:hAnsi="Times New Roman"/>
          <w:bCs/>
          <w:sz w:val="28"/>
          <w:szCs w:val="28"/>
        </w:rPr>
        <w:t xml:space="preserve"> </w:t>
      </w:r>
      <w:r w:rsidRPr="1973C144">
        <w:rPr>
          <w:rFonts w:ascii="Times New Roman" w:cs="Times New Roman" w:hAnsi="Times New Roman"/>
          <w:b w:val="false"/>
          <w:bCs/>
          <w:sz w:val="28"/>
          <w:szCs w:val="28"/>
          <w:rPrChange w:id="13763" w:author="user pc" w:date="2022-03-15T10:14:00Z">
            <w:rPr>
              <w:rFonts w:cs="Calibri" w:hAnsi="Noto Sans Armenian"/>
              <w:b/>
              <w:bCs/>
            </w:rPr>
          </w:rPrChange>
        </w:rPr>
        <w:t>need</w:t>
      </w:r>
      <w:r>
        <w:rPr>
          <w:rFonts w:ascii="Times New Roman" w:cs="Times New Roman" w:hAnsi="Times New Roman"/>
          <w:bCs/>
          <w:sz w:val="28"/>
          <w:szCs w:val="28"/>
        </w:rPr>
        <w:t xml:space="preserve"> </w:t>
      </w:r>
      <w:r w:rsidRPr="2DB7FDDB">
        <w:rPr>
          <w:rFonts w:ascii="Times New Roman" w:cs="Times New Roman" w:hAnsi="Times New Roman"/>
          <w:b w:val="false"/>
          <w:bCs/>
          <w:sz w:val="28"/>
          <w:szCs w:val="28"/>
          <w:rPrChange w:id="13764" w:author="user pc" w:date="2022-03-15T10:14:00Z">
            <w:rPr>
              <w:rFonts w:cs="Calibri" w:hAnsi="Noto Sans Armenian"/>
              <w:b/>
              <w:bCs/>
            </w:rPr>
          </w:rPrChange>
        </w:rPr>
        <w:t>into</w:t>
      </w:r>
      <w:r>
        <w:rPr>
          <w:rFonts w:ascii="Times New Roman" w:cs="Times New Roman" w:hAnsi="Times New Roman"/>
          <w:bCs/>
          <w:sz w:val="28"/>
          <w:szCs w:val="28"/>
        </w:rPr>
        <w:t xml:space="preserve"> </w:t>
      </w:r>
      <w:r w:rsidRPr="23260D6D">
        <w:rPr>
          <w:rFonts w:ascii="Times New Roman" w:cs="Times New Roman" w:hAnsi="Times New Roman"/>
          <w:b w:val="false"/>
          <w:bCs/>
          <w:sz w:val="28"/>
          <w:szCs w:val="28"/>
          <w:rPrChange w:id="13765" w:author="user pc" w:date="2022-03-15T10:14:00Z">
            <w:rPr>
              <w:rFonts w:cs="Calibri" w:hAnsi="Noto Sans Armenian"/>
              <w:b/>
              <w:bCs/>
            </w:rPr>
          </w:rPrChange>
        </w:rPr>
        <w:t>the</w:t>
      </w:r>
      <w:r>
        <w:rPr>
          <w:rFonts w:ascii="Times New Roman" w:cs="Times New Roman" w:hAnsi="Times New Roman"/>
          <w:bCs/>
          <w:sz w:val="28"/>
          <w:szCs w:val="28"/>
        </w:rPr>
        <w:t xml:space="preserve"> </w:t>
      </w:r>
      <w:r w:rsidRPr="A1169D9B">
        <w:rPr>
          <w:rFonts w:ascii="Times New Roman" w:cs="Times New Roman" w:hAnsi="Times New Roman"/>
          <w:b w:val="false"/>
          <w:bCs/>
          <w:sz w:val="28"/>
          <w:szCs w:val="28"/>
          <w:rPrChange w:id="13766" w:author="user pc" w:date="2022-03-15T10:14:00Z">
            <w:rPr>
              <w:rFonts w:cs="Calibri" w:hAnsi="Noto Sans Armenian"/>
              <w:b/>
              <w:bCs/>
            </w:rPr>
          </w:rPrChange>
        </w:rPr>
        <w:t>pipette.</w:t>
      </w:r>
      <w:r>
        <w:rPr>
          <w:rFonts w:ascii="Times New Roman" w:cs="Times New Roman" w:hAnsi="Times New Roman"/>
          <w:bCs/>
          <w:sz w:val="28"/>
          <w:szCs w:val="28"/>
        </w:rPr>
        <w:t xml:space="preserve"> </w:t>
      </w:r>
      <w:r w:rsidRPr="3876B5DF">
        <w:rPr>
          <w:rFonts w:ascii="Times New Roman" w:cs="Times New Roman" w:hAnsi="Times New Roman"/>
          <w:b w:val="false"/>
          <w:bCs/>
          <w:sz w:val="28"/>
          <w:szCs w:val="28"/>
          <w:rPrChange w:id="13767" w:author="user pc" w:date="2022-03-15T10:14:00Z">
            <w:rPr>
              <w:rFonts w:cs="Calibri" w:hAnsi="Noto Sans Armenian"/>
              <w:b/>
              <w:bCs/>
            </w:rPr>
          </w:rPrChange>
        </w:rPr>
        <w:t>It</w:t>
      </w:r>
      <w:r>
        <w:rPr>
          <w:rFonts w:ascii="Times New Roman" w:cs="Times New Roman" w:hAnsi="Times New Roman"/>
          <w:bCs/>
          <w:sz w:val="28"/>
          <w:szCs w:val="28"/>
        </w:rPr>
        <w:t xml:space="preserve"> </w:t>
      </w:r>
      <w:r w:rsidRPr="3466DBE0">
        <w:rPr>
          <w:rFonts w:ascii="Times New Roman" w:cs="Times New Roman" w:hAnsi="Times New Roman"/>
          <w:b w:val="false"/>
          <w:bCs/>
          <w:sz w:val="28"/>
          <w:szCs w:val="28"/>
          <w:rPrChange w:id="13768" w:author="user pc" w:date="2022-03-15T10:14:00Z">
            <w:rPr>
              <w:rFonts w:cs="Calibri" w:hAnsi="Noto Sans Armenian"/>
              <w:b/>
              <w:bCs/>
            </w:rPr>
          </w:rPrChange>
        </w:rPr>
        <w:t>is</w:t>
      </w:r>
      <w:r>
        <w:rPr>
          <w:rFonts w:ascii="Times New Roman" w:cs="Times New Roman" w:hAnsi="Times New Roman"/>
          <w:bCs/>
          <w:sz w:val="28"/>
          <w:szCs w:val="28"/>
        </w:rPr>
        <w:t xml:space="preserve"> </w:t>
      </w:r>
      <w:r w:rsidRPr="196F32F5">
        <w:rPr>
          <w:rFonts w:ascii="Times New Roman" w:cs="Times New Roman" w:hAnsi="Times New Roman"/>
          <w:b w:val="false"/>
          <w:bCs/>
          <w:sz w:val="28"/>
          <w:szCs w:val="28"/>
          <w:rPrChange w:id="13769" w:author="user pc" w:date="2022-03-15T10:14:00Z">
            <w:rPr>
              <w:rFonts w:cs="Calibri" w:hAnsi="Noto Sans Armenian"/>
              <w:b/>
              <w:bCs/>
            </w:rPr>
          </w:rPrChange>
        </w:rPr>
        <w:t>easier</w:t>
      </w:r>
      <w:r>
        <w:rPr>
          <w:rFonts w:ascii="Times New Roman" w:cs="Times New Roman" w:hAnsi="Times New Roman"/>
          <w:bCs/>
          <w:sz w:val="28"/>
          <w:szCs w:val="28"/>
        </w:rPr>
        <w:t xml:space="preserve"> </w:t>
      </w:r>
      <w:r w:rsidRPr="8DA817D6">
        <w:rPr>
          <w:rFonts w:ascii="Times New Roman" w:cs="Times New Roman" w:hAnsi="Times New Roman"/>
          <w:b w:val="false"/>
          <w:bCs/>
          <w:sz w:val="28"/>
          <w:szCs w:val="28"/>
          <w:rPrChange w:id="13770" w:author="user pc" w:date="2022-03-15T10:14:00Z">
            <w:rPr>
              <w:rFonts w:cs="Calibri" w:hAnsi="Noto Sans Armenian"/>
              <w:b/>
              <w:bCs/>
            </w:rPr>
          </w:rPrChange>
        </w:rPr>
        <w:t>to</w:t>
      </w:r>
      <w:r>
        <w:rPr>
          <w:rFonts w:ascii="Times New Roman" w:cs="Times New Roman" w:hAnsi="Times New Roman"/>
          <w:bCs/>
          <w:sz w:val="28"/>
          <w:szCs w:val="28"/>
        </w:rPr>
        <w:t xml:space="preserve"> </w:t>
      </w:r>
      <w:r w:rsidRPr="EE059643">
        <w:rPr>
          <w:rFonts w:ascii="Times New Roman" w:cs="Times New Roman" w:hAnsi="Times New Roman"/>
          <w:b w:val="false"/>
          <w:bCs/>
          <w:sz w:val="28"/>
          <w:szCs w:val="28"/>
          <w:rPrChange w:id="13771" w:author="user pc" w:date="2022-03-15T10:14:00Z">
            <w:rPr>
              <w:rFonts w:cs="Calibri" w:hAnsi="Noto Sans Armenian"/>
              <w:b/>
              <w:bCs/>
            </w:rPr>
          </w:rPrChange>
        </w:rPr>
        <w:t>reduce</w:t>
      </w:r>
      <w:r>
        <w:rPr>
          <w:rFonts w:ascii="Times New Roman" w:cs="Times New Roman" w:hAnsi="Times New Roman"/>
          <w:bCs/>
          <w:sz w:val="28"/>
          <w:szCs w:val="28"/>
        </w:rPr>
        <w:t xml:space="preserve"> </w:t>
      </w:r>
      <w:r w:rsidRPr="B16482CC">
        <w:rPr>
          <w:rFonts w:ascii="Times New Roman" w:cs="Times New Roman" w:hAnsi="Times New Roman"/>
          <w:b w:val="false"/>
          <w:bCs/>
          <w:sz w:val="28"/>
          <w:szCs w:val="28"/>
          <w:rPrChange w:id="13772" w:author="user pc" w:date="2022-03-15T10:14:00Z">
            <w:rPr>
              <w:rFonts w:cs="Calibri" w:hAnsi="Noto Sans Armenian"/>
              <w:b/>
              <w:bCs/>
            </w:rPr>
          </w:rPrChange>
        </w:rPr>
        <w:t>this</w:t>
      </w:r>
      <w:r>
        <w:rPr>
          <w:rFonts w:ascii="Times New Roman" w:cs="Times New Roman" w:hAnsi="Times New Roman"/>
          <w:bCs/>
          <w:sz w:val="28"/>
          <w:szCs w:val="28"/>
        </w:rPr>
        <w:t xml:space="preserve"> </w:t>
      </w:r>
      <w:r w:rsidRPr="AD2A9FE6">
        <w:rPr>
          <w:rFonts w:ascii="Times New Roman" w:cs="Times New Roman" w:hAnsi="Times New Roman"/>
          <w:b w:val="false"/>
          <w:bCs/>
          <w:sz w:val="28"/>
          <w:szCs w:val="28"/>
          <w:rPrChange w:id="13773" w:author="user pc" w:date="2022-03-15T10:14:00Z">
            <w:rPr>
              <w:rFonts w:cs="Calibri" w:hAnsi="Noto Sans Armenian"/>
              <w:b/>
              <w:bCs/>
            </w:rPr>
          </w:rPrChange>
        </w:rPr>
        <w:t>volume</w:t>
      </w:r>
      <w:r>
        <w:rPr>
          <w:rFonts w:ascii="Times New Roman" w:cs="Times New Roman" w:hAnsi="Times New Roman"/>
          <w:bCs/>
          <w:sz w:val="28"/>
          <w:szCs w:val="28"/>
        </w:rPr>
        <w:t xml:space="preserve"> </w:t>
      </w:r>
      <w:r w:rsidRPr="33F9631A">
        <w:rPr>
          <w:rFonts w:ascii="Times New Roman" w:cs="Times New Roman" w:hAnsi="Times New Roman"/>
          <w:b w:val="false"/>
          <w:bCs/>
          <w:sz w:val="28"/>
          <w:szCs w:val="28"/>
          <w:rPrChange w:id="13774" w:author="user pc" w:date="2022-03-15T10:14:00Z">
            <w:rPr>
              <w:rFonts w:cs="Calibri" w:hAnsi="Noto Sans Armenian"/>
              <w:b/>
              <w:bCs/>
            </w:rPr>
          </w:rPrChange>
        </w:rPr>
        <w:t>than</w:t>
      </w:r>
      <w:r>
        <w:rPr>
          <w:rFonts w:ascii="Times New Roman" w:cs="Times New Roman" w:hAnsi="Times New Roman"/>
          <w:bCs/>
          <w:sz w:val="28"/>
          <w:szCs w:val="28"/>
        </w:rPr>
        <w:t xml:space="preserve"> </w:t>
      </w:r>
      <w:r w:rsidRPr="545154B9">
        <w:rPr>
          <w:rFonts w:ascii="Times New Roman" w:cs="Times New Roman" w:hAnsi="Times New Roman"/>
          <w:b w:val="false"/>
          <w:bCs/>
          <w:sz w:val="28"/>
          <w:szCs w:val="28"/>
          <w:rPrChange w:id="13775" w:author="user pc" w:date="2022-03-15T10:14:00Z">
            <w:rPr>
              <w:rFonts w:cs="Calibri" w:hAnsi="Noto Sans Armenian"/>
              <w:b/>
              <w:bCs/>
            </w:rPr>
          </w:rPrChange>
        </w:rPr>
        <w:t>it</w:t>
      </w:r>
      <w:r>
        <w:rPr>
          <w:rFonts w:ascii="Times New Roman" w:cs="Times New Roman" w:hAnsi="Times New Roman"/>
          <w:bCs/>
          <w:sz w:val="28"/>
          <w:szCs w:val="28"/>
        </w:rPr>
        <w:t xml:space="preserve"> </w:t>
      </w:r>
      <w:r w:rsidRPr="B0535D4E">
        <w:rPr>
          <w:rFonts w:ascii="Times New Roman" w:cs="Times New Roman" w:hAnsi="Times New Roman"/>
          <w:b w:val="false"/>
          <w:bCs/>
          <w:sz w:val="28"/>
          <w:szCs w:val="28"/>
          <w:rPrChange w:id="13776" w:author="user pc" w:date="2022-03-15T10:14:00Z">
            <w:rPr>
              <w:rFonts w:cs="Calibri" w:hAnsi="Noto Sans Armenian"/>
              <w:b/>
              <w:bCs/>
            </w:rPr>
          </w:rPrChange>
        </w:rPr>
        <w:t>is</w:t>
      </w:r>
      <w:r>
        <w:rPr>
          <w:rFonts w:ascii="Times New Roman" w:cs="Times New Roman" w:hAnsi="Times New Roman"/>
          <w:bCs/>
          <w:sz w:val="28"/>
          <w:szCs w:val="28"/>
        </w:rPr>
        <w:t xml:space="preserve"> </w:t>
      </w:r>
      <w:r w:rsidRPr="FFB60B1A">
        <w:rPr>
          <w:rFonts w:ascii="Times New Roman" w:cs="Times New Roman" w:hAnsi="Times New Roman"/>
          <w:b w:val="false"/>
          <w:bCs/>
          <w:sz w:val="28"/>
          <w:szCs w:val="28"/>
          <w:rPrChange w:id="13777" w:author="user pc" w:date="2022-03-15T10:14:00Z">
            <w:rPr>
              <w:rFonts w:cs="Calibri" w:hAnsi="Noto Sans Armenian"/>
              <w:b/>
              <w:bCs/>
            </w:rPr>
          </w:rPrChange>
        </w:rPr>
        <w:t>to</w:t>
      </w:r>
      <w:r>
        <w:rPr>
          <w:rFonts w:ascii="Times New Roman" w:cs="Times New Roman" w:hAnsi="Times New Roman"/>
          <w:bCs/>
          <w:sz w:val="28"/>
          <w:szCs w:val="28"/>
        </w:rPr>
        <w:t xml:space="preserve"> </w:t>
      </w:r>
      <w:r w:rsidRPr="95E07E9F">
        <w:rPr>
          <w:rFonts w:ascii="Times New Roman" w:cs="Times New Roman" w:hAnsi="Times New Roman"/>
          <w:b w:val="false"/>
          <w:bCs/>
          <w:sz w:val="28"/>
          <w:szCs w:val="28"/>
          <w:rPrChange w:id="13778" w:author="user pc" w:date="2022-03-15T10:14:00Z">
            <w:rPr>
              <w:rFonts w:cs="Calibri" w:hAnsi="Noto Sans Armenian"/>
              <w:b/>
              <w:bCs/>
            </w:rPr>
          </w:rPrChange>
        </w:rPr>
        <w:t>add</w:t>
      </w:r>
      <w:r>
        <w:rPr>
          <w:rFonts w:ascii="Times New Roman" w:cs="Times New Roman" w:hAnsi="Times New Roman"/>
          <w:bCs/>
          <w:sz w:val="28"/>
          <w:szCs w:val="28"/>
        </w:rPr>
        <w:t xml:space="preserve"> </w:t>
      </w:r>
      <w:r w:rsidRPr="FEADF2E1">
        <w:rPr>
          <w:rFonts w:ascii="Times New Roman" w:cs="Times New Roman" w:hAnsi="Times New Roman"/>
          <w:b w:val="false"/>
          <w:bCs/>
          <w:sz w:val="28"/>
          <w:szCs w:val="28"/>
          <w:rPrChange w:id="13779" w:author="user pc" w:date="2022-03-15T10:14:00Z">
            <w:rPr>
              <w:rFonts w:cs="Calibri" w:hAnsi="Noto Sans Armenian"/>
              <w:b/>
              <w:bCs/>
            </w:rPr>
          </w:rPrChange>
        </w:rPr>
        <w:t>more</w:t>
      </w:r>
      <w:r>
        <w:rPr>
          <w:rFonts w:ascii="Times New Roman" w:cs="Times New Roman" w:hAnsi="Times New Roman"/>
          <w:bCs/>
          <w:sz w:val="28"/>
          <w:szCs w:val="28"/>
        </w:rPr>
        <w:t xml:space="preserve"> </w:t>
      </w:r>
      <w:r w:rsidRPr="5E7AC1B7">
        <w:rPr>
          <w:rFonts w:ascii="Times New Roman" w:cs="Times New Roman" w:hAnsi="Times New Roman"/>
          <w:b w:val="false"/>
          <w:bCs/>
          <w:sz w:val="28"/>
          <w:szCs w:val="28"/>
          <w:rPrChange w:id="13780" w:author="user pc" w:date="2022-03-15T10:14:00Z">
            <w:rPr>
              <w:rFonts w:cs="Calibri" w:hAnsi="Noto Sans Armenian"/>
              <w:b/>
              <w:bCs/>
            </w:rPr>
          </w:rPrChange>
        </w:rPr>
        <w:t>solution</w:t>
      </w:r>
      <w:r>
        <w:rPr>
          <w:rFonts w:ascii="Times New Roman" w:cs="Times New Roman" w:hAnsi="Times New Roman"/>
          <w:bCs/>
          <w:sz w:val="28"/>
          <w:szCs w:val="28"/>
        </w:rPr>
        <w:t xml:space="preserve"> </w:t>
      </w:r>
      <w:r w:rsidRPr="5A21DEB4">
        <w:rPr>
          <w:rFonts w:ascii="Times New Roman" w:cs="Times New Roman" w:hAnsi="Times New Roman"/>
          <w:b w:val="false"/>
          <w:bCs/>
          <w:sz w:val="28"/>
          <w:szCs w:val="28"/>
          <w:rPrChange w:id="13781" w:author="user pc" w:date="2022-03-15T10:14:00Z">
            <w:rPr>
              <w:rFonts w:cs="Calibri" w:hAnsi="Noto Sans Armenian"/>
              <w:b/>
              <w:bCs/>
            </w:rPr>
          </w:rPrChange>
        </w:rPr>
        <w:t>to</w:t>
      </w:r>
      <w:r>
        <w:rPr>
          <w:rFonts w:ascii="Times New Roman" w:cs="Times New Roman" w:hAnsi="Times New Roman"/>
          <w:bCs/>
          <w:sz w:val="28"/>
          <w:szCs w:val="28"/>
        </w:rPr>
        <w:t xml:space="preserve"> </w:t>
      </w:r>
      <w:r w:rsidRPr="36648F4C">
        <w:rPr>
          <w:rFonts w:ascii="Times New Roman" w:cs="Times New Roman" w:hAnsi="Times New Roman"/>
          <w:b w:val="false"/>
          <w:bCs/>
          <w:sz w:val="28"/>
          <w:szCs w:val="28"/>
          <w:rPrChange w:id="13782" w:author="user pc" w:date="2022-03-15T10:14:00Z">
            <w:rPr>
              <w:rFonts w:cs="Calibri" w:hAnsi="Noto Sans Armenian"/>
              <w:b/>
              <w:bCs/>
            </w:rPr>
          </w:rPrChange>
        </w:rPr>
        <w:t>the</w:t>
      </w:r>
      <w:r>
        <w:rPr>
          <w:rFonts w:ascii="Times New Roman" w:cs="Times New Roman" w:hAnsi="Times New Roman"/>
          <w:bCs/>
          <w:sz w:val="28"/>
          <w:szCs w:val="28"/>
        </w:rPr>
        <w:t xml:space="preserve"> </w:t>
      </w:r>
      <w:r w:rsidRPr="8033D7E5">
        <w:rPr>
          <w:rFonts w:ascii="Times New Roman" w:cs="Times New Roman" w:hAnsi="Times New Roman"/>
          <w:b w:val="false"/>
          <w:bCs/>
          <w:sz w:val="28"/>
          <w:szCs w:val="28"/>
          <w:rPrChange w:id="13783" w:author="user pc" w:date="2022-03-15T10:14:00Z">
            <w:rPr>
              <w:rFonts w:cs="Calibri" w:hAnsi="Noto Sans Armenian"/>
              <w:b/>
              <w:bCs/>
            </w:rPr>
          </w:rPrChange>
        </w:rPr>
        <w:t>pipette.</w:t>
      </w:r>
      <w:r>
        <w:rPr>
          <w:rFonts w:ascii="Times New Roman" w:cs="Times New Roman" w:hAnsi="Times New Roman"/>
          <w:bCs/>
          <w:sz w:val="28"/>
          <w:szCs w:val="28"/>
        </w:rPr>
        <w:t xml:space="preserve"> </w:t>
      </w:r>
      <w:r w:rsidRPr="E0DB5E25">
        <w:rPr>
          <w:rFonts w:ascii="Times New Roman" w:cs="Times New Roman" w:hAnsi="Times New Roman"/>
          <w:b w:val="false"/>
          <w:bCs/>
          <w:sz w:val="28"/>
          <w:szCs w:val="28"/>
          <w:rPrChange w:id="13784" w:author="user pc" w:date="2022-03-15T10:14:00Z">
            <w:rPr>
              <w:rFonts w:cs="Calibri" w:hAnsi="Noto Sans Armenian"/>
              <w:b/>
              <w:bCs/>
            </w:rPr>
          </w:rPrChange>
        </w:rPr>
        <w:t>The</w:t>
      </w:r>
      <w:r>
        <w:rPr>
          <w:rFonts w:ascii="Times New Roman" w:cs="Times New Roman" w:hAnsi="Times New Roman"/>
          <w:bCs/>
          <w:sz w:val="28"/>
          <w:szCs w:val="28"/>
        </w:rPr>
        <w:t xml:space="preserve"> </w:t>
      </w:r>
      <w:r w:rsidRPr="963B9B74">
        <w:rPr>
          <w:rFonts w:ascii="Times New Roman" w:cs="Times New Roman" w:hAnsi="Times New Roman"/>
          <w:b w:val="false"/>
          <w:bCs/>
          <w:sz w:val="28"/>
          <w:szCs w:val="28"/>
          <w:rPrChange w:id="13785" w:author="user pc" w:date="2022-03-15T10:14:00Z">
            <w:rPr>
              <w:rFonts w:cs="Calibri" w:hAnsi="Noto Sans Armenian"/>
              <w:b/>
              <w:bCs/>
            </w:rPr>
          </w:rPrChange>
        </w:rPr>
        <w:t>bottom</w:t>
      </w:r>
      <w:r>
        <w:rPr>
          <w:rFonts w:ascii="Times New Roman" w:cs="Times New Roman" w:hAnsi="Times New Roman"/>
          <w:bCs/>
          <w:sz w:val="28"/>
          <w:szCs w:val="28"/>
        </w:rPr>
        <w:t xml:space="preserve"> </w:t>
      </w:r>
      <w:r w:rsidRPr="91D7A27D">
        <w:rPr>
          <w:rFonts w:ascii="Times New Roman" w:cs="Times New Roman" w:hAnsi="Times New Roman"/>
          <w:b w:val="false"/>
          <w:bCs/>
          <w:sz w:val="28"/>
          <w:szCs w:val="28"/>
          <w:rPrChange w:id="13786" w:author="user pc" w:date="2022-03-15T10:14:00Z">
            <w:rPr>
              <w:rFonts w:cs="Calibri" w:hAnsi="Noto Sans Armenian"/>
              <w:b/>
              <w:bCs/>
            </w:rPr>
          </w:rPrChange>
        </w:rPr>
        <w:t>of</w:t>
      </w:r>
      <w:r>
        <w:rPr>
          <w:rFonts w:ascii="Times New Roman" w:cs="Times New Roman" w:hAnsi="Times New Roman"/>
          <w:bCs/>
          <w:sz w:val="28"/>
          <w:szCs w:val="28"/>
        </w:rPr>
        <w:t xml:space="preserve"> </w:t>
      </w:r>
      <w:r w:rsidRPr="3863D5F0">
        <w:rPr>
          <w:rFonts w:ascii="Times New Roman" w:cs="Times New Roman" w:hAnsi="Times New Roman"/>
          <w:b w:val="false"/>
          <w:bCs/>
          <w:sz w:val="28"/>
          <w:szCs w:val="28"/>
          <w:rPrChange w:id="13787" w:author="user pc" w:date="2022-03-15T10:14:00Z">
            <w:rPr>
              <w:rFonts w:cs="Calibri" w:hAnsi="Noto Sans Armenian"/>
              <w:b/>
              <w:bCs/>
            </w:rPr>
          </w:rPrChange>
        </w:rPr>
        <w:t>the</w:t>
      </w:r>
      <w:r>
        <w:rPr>
          <w:rFonts w:ascii="Times New Roman" w:cs="Times New Roman" w:hAnsi="Times New Roman"/>
          <w:bCs/>
          <w:sz w:val="28"/>
          <w:szCs w:val="28"/>
        </w:rPr>
        <w:t xml:space="preserve"> </w:t>
      </w:r>
      <w:r w:rsidRPr="71DBC2E3">
        <w:rPr>
          <w:rFonts w:ascii="Times New Roman" w:cs="Times New Roman" w:hAnsi="Times New Roman"/>
          <w:b w:val="false"/>
          <w:bCs/>
          <w:sz w:val="28"/>
          <w:szCs w:val="28"/>
          <w:rPrChange w:id="13788" w:author="user pc" w:date="2022-03-15T10:14:00Z">
            <w:rPr>
              <w:rFonts w:cs="Calibri" w:hAnsi="Noto Sans Armenian"/>
              <w:b/>
              <w:bCs/>
            </w:rPr>
          </w:rPrChange>
        </w:rPr>
        <w:t>meniscus</w:t>
      </w:r>
      <w:r>
        <w:rPr>
          <w:rFonts w:ascii="Times New Roman" w:cs="Times New Roman" w:hAnsi="Times New Roman"/>
          <w:bCs/>
          <w:sz w:val="28"/>
          <w:szCs w:val="28"/>
        </w:rPr>
        <w:t xml:space="preserve"> </w:t>
      </w:r>
      <w:r w:rsidRPr="118A9D4C">
        <w:rPr>
          <w:rFonts w:ascii="Times New Roman" w:cs="Times New Roman" w:hAnsi="Times New Roman"/>
          <w:b w:val="false"/>
          <w:bCs/>
          <w:sz w:val="28"/>
          <w:szCs w:val="28"/>
          <w:rPrChange w:id="13789" w:author="user pc" w:date="2022-03-15T10:14:00Z">
            <w:rPr>
              <w:rFonts w:cs="Calibri" w:hAnsi="Noto Sans Armenian"/>
              <w:b/>
              <w:bCs/>
            </w:rPr>
          </w:rPrChange>
        </w:rPr>
        <w:t>must</w:t>
      </w:r>
      <w:r>
        <w:rPr>
          <w:rFonts w:ascii="Times New Roman" w:cs="Times New Roman" w:hAnsi="Times New Roman"/>
          <w:bCs/>
          <w:sz w:val="28"/>
          <w:szCs w:val="28"/>
        </w:rPr>
        <w:t xml:space="preserve"> </w:t>
      </w:r>
      <w:r w:rsidRPr="3C835906">
        <w:rPr>
          <w:rFonts w:ascii="Times New Roman" w:cs="Times New Roman" w:hAnsi="Times New Roman"/>
          <w:b w:val="false"/>
          <w:bCs/>
          <w:sz w:val="28"/>
          <w:szCs w:val="28"/>
          <w:rPrChange w:id="13790" w:author="user pc" w:date="2022-03-15T10:14:00Z">
            <w:rPr>
              <w:rFonts w:cs="Calibri" w:hAnsi="Noto Sans Armenian"/>
              <w:b/>
              <w:bCs/>
            </w:rPr>
          </w:rPrChange>
        </w:rPr>
        <w:t>align</w:t>
      </w:r>
      <w:r>
        <w:rPr>
          <w:rFonts w:ascii="Times New Roman" w:cs="Times New Roman" w:hAnsi="Times New Roman"/>
          <w:bCs/>
          <w:sz w:val="28"/>
          <w:szCs w:val="28"/>
        </w:rPr>
        <w:t xml:space="preserve"> </w:t>
      </w:r>
      <w:r w:rsidRPr="A40192E1">
        <w:rPr>
          <w:rFonts w:ascii="Times New Roman" w:cs="Times New Roman" w:hAnsi="Times New Roman"/>
          <w:b w:val="false"/>
          <w:bCs/>
          <w:sz w:val="28"/>
          <w:szCs w:val="28"/>
          <w:rPrChange w:id="13791" w:author="user pc" w:date="2022-03-15T10:14:00Z">
            <w:rPr>
              <w:rFonts w:cs="Calibri" w:hAnsi="Noto Sans Armenian"/>
              <w:b/>
              <w:bCs/>
            </w:rPr>
          </w:rPrChange>
        </w:rPr>
        <w:t>exactly</w:t>
      </w:r>
      <w:r>
        <w:rPr>
          <w:rFonts w:ascii="Times New Roman" w:cs="Times New Roman" w:hAnsi="Times New Roman"/>
          <w:bCs/>
          <w:sz w:val="28"/>
          <w:szCs w:val="28"/>
        </w:rPr>
        <w:t xml:space="preserve"> </w:t>
      </w:r>
      <w:r w:rsidRPr="A648AF10">
        <w:rPr>
          <w:rFonts w:ascii="Times New Roman" w:cs="Times New Roman" w:hAnsi="Times New Roman"/>
          <w:b w:val="false"/>
          <w:bCs/>
          <w:sz w:val="28"/>
          <w:szCs w:val="28"/>
          <w:rPrChange w:id="13792" w:author="user pc" w:date="2022-03-15T10:14:00Z">
            <w:rPr>
              <w:rFonts w:cs="Calibri" w:hAnsi="Noto Sans Armenian"/>
              <w:b/>
              <w:bCs/>
            </w:rPr>
          </w:rPrChange>
        </w:rPr>
        <w:t>with</w:t>
      </w:r>
      <w:r>
        <w:rPr>
          <w:rFonts w:ascii="Times New Roman" w:cs="Times New Roman" w:hAnsi="Times New Roman"/>
          <w:bCs/>
          <w:sz w:val="28"/>
          <w:szCs w:val="28"/>
        </w:rPr>
        <w:t xml:space="preserve"> </w:t>
      </w:r>
      <w:r w:rsidRPr="327C1533">
        <w:rPr>
          <w:rFonts w:ascii="Times New Roman" w:cs="Times New Roman" w:hAnsi="Times New Roman"/>
          <w:b w:val="false"/>
          <w:bCs/>
          <w:sz w:val="28"/>
          <w:szCs w:val="28"/>
          <w:rPrChange w:id="13793" w:author="user pc" w:date="2022-03-15T10:14:00Z">
            <w:rPr>
              <w:rFonts w:cs="Calibri" w:hAnsi="Noto Sans Armenian"/>
              <w:b/>
              <w:bCs/>
            </w:rPr>
          </w:rPrChange>
        </w:rPr>
        <w:t>the</w:t>
      </w:r>
      <w:r>
        <w:rPr>
          <w:rFonts w:ascii="Times New Roman" w:cs="Times New Roman" w:hAnsi="Times New Roman"/>
          <w:bCs/>
          <w:sz w:val="28"/>
          <w:szCs w:val="28"/>
        </w:rPr>
        <w:t xml:space="preserve"> </w:t>
      </w:r>
      <w:r w:rsidRPr="4046BE78">
        <w:rPr>
          <w:rFonts w:ascii="Times New Roman" w:cs="Times New Roman" w:hAnsi="Times New Roman"/>
          <w:b w:val="false"/>
          <w:bCs/>
          <w:sz w:val="28"/>
          <w:szCs w:val="28"/>
          <w:rPrChange w:id="13794" w:author="user pc" w:date="2022-03-15T10:14:00Z">
            <w:rPr>
              <w:rFonts w:cs="Calibri" w:hAnsi="Noto Sans Armenian"/>
              <w:b/>
              <w:bCs/>
            </w:rPr>
          </w:rPrChange>
        </w:rPr>
        <w:t>etched</w:t>
      </w:r>
      <w:r>
        <w:rPr>
          <w:rFonts w:ascii="Times New Roman" w:cs="Times New Roman" w:hAnsi="Times New Roman"/>
          <w:bCs/>
          <w:sz w:val="28"/>
          <w:szCs w:val="28"/>
        </w:rPr>
        <w:t xml:space="preserve"> </w:t>
      </w:r>
      <w:r w:rsidRPr="735F483C">
        <w:rPr>
          <w:rFonts w:ascii="Times New Roman" w:cs="Times New Roman" w:hAnsi="Times New Roman"/>
          <w:b w:val="false"/>
          <w:bCs/>
          <w:sz w:val="28"/>
          <w:szCs w:val="28"/>
          <w:rPrChange w:id="13795" w:author="user pc" w:date="2022-03-15T10:14:00Z">
            <w:rPr>
              <w:rFonts w:cs="Calibri" w:hAnsi="Noto Sans Armenian"/>
              <w:b/>
              <w:bCs/>
            </w:rPr>
          </w:rPrChange>
        </w:rPr>
        <w:t>mark.</w:t>
      </w:r>
      <w:r>
        <w:rPr>
          <w:rFonts w:ascii="Times New Roman" w:cs="Times New Roman" w:hAnsi="Times New Roman"/>
          <w:bCs/>
          <w:sz w:val="28"/>
          <w:szCs w:val="28"/>
        </w:rPr>
        <w:t xml:space="preserve"> </w:t>
      </w:r>
      <w:r w:rsidRPr="86FB037E">
        <w:rPr>
          <w:rFonts w:ascii="Times New Roman" w:cs="Times New Roman" w:hAnsi="Times New Roman"/>
          <w:b w:val="false"/>
          <w:bCs/>
          <w:color w:val="36363d"/>
          <w:sz w:val="28"/>
          <w:szCs w:val="28"/>
          <w:rPrChange w:id="13796" w:author="user pc" w:date="2022-03-15T10:14:00Z">
            <w:rPr>
              <w:rFonts w:cs="Calibri" w:hAnsi="Noto Sans Armenian"/>
              <w:b/>
              <w:bCs/>
              <w:color w:val="36363d"/>
            </w:rPr>
          </w:rPrChange>
        </w:rPr>
        <w:t>You</w:t>
      </w:r>
      <w:r>
        <w:rPr>
          <w:rFonts w:ascii="Times New Roman" w:cs="Times New Roman" w:hAnsi="Times New Roman"/>
          <w:bCs/>
          <w:color w:val="36363d"/>
          <w:sz w:val="28"/>
          <w:szCs w:val="28"/>
        </w:rPr>
        <w:t xml:space="preserve"> </w:t>
      </w:r>
      <w:r w:rsidRPr="0E744C3A">
        <w:rPr>
          <w:rFonts w:ascii="Times New Roman" w:cs="Times New Roman" w:hAnsi="Times New Roman"/>
          <w:b w:val="false"/>
          <w:bCs/>
          <w:color w:val="36363d"/>
          <w:sz w:val="28"/>
          <w:szCs w:val="28"/>
          <w:rPrChange w:id="13797" w:author="user pc" w:date="2022-03-15T10:14:00Z">
            <w:rPr>
              <w:rFonts w:cs="Calibri" w:hAnsi="Noto Sans Armenian"/>
              <w:b/>
              <w:bCs/>
              <w:color w:val="36363d"/>
            </w:rPr>
          </w:rPrChange>
        </w:rPr>
        <w:t>can</w:t>
      </w:r>
      <w:r>
        <w:rPr>
          <w:rFonts w:ascii="Times New Roman" w:cs="Times New Roman" w:hAnsi="Times New Roman"/>
          <w:bCs/>
          <w:color w:val="36363d"/>
          <w:sz w:val="28"/>
          <w:szCs w:val="28"/>
        </w:rPr>
        <w:t xml:space="preserve"> </w:t>
      </w:r>
      <w:r w:rsidRPr="82A3D0A2">
        <w:rPr>
          <w:rFonts w:ascii="Times New Roman" w:cs="Times New Roman" w:hAnsi="Times New Roman"/>
          <w:b w:val="false"/>
          <w:bCs/>
          <w:color w:val="36363d"/>
          <w:sz w:val="28"/>
          <w:szCs w:val="28"/>
          <w:rPrChange w:id="13798" w:author="user pc" w:date="2022-03-15T10:14:00Z">
            <w:rPr>
              <w:rFonts w:cs="Calibri" w:hAnsi="Noto Sans Armenian"/>
              <w:b/>
              <w:bCs/>
              <w:color w:val="36363d"/>
            </w:rPr>
          </w:rPrChange>
        </w:rPr>
        <w:t>prevent</w:t>
      </w:r>
      <w:r>
        <w:rPr>
          <w:rFonts w:ascii="Times New Roman" w:cs="Times New Roman" w:hAnsi="Times New Roman"/>
          <w:bCs/>
          <w:color w:val="36363d"/>
          <w:sz w:val="28"/>
          <w:szCs w:val="28"/>
        </w:rPr>
        <w:t xml:space="preserve"> </w:t>
      </w:r>
      <w:r w:rsidRPr="8B910E60">
        <w:rPr>
          <w:rFonts w:ascii="Times New Roman" w:cs="Times New Roman" w:hAnsi="Times New Roman"/>
          <w:b w:val="false"/>
          <w:bCs/>
          <w:color w:val="36363d"/>
          <w:sz w:val="28"/>
          <w:szCs w:val="28"/>
          <w:rPrChange w:id="13799" w:author="user pc" w:date="2022-03-15T10:14:00Z">
            <w:rPr>
              <w:rFonts w:cs="Calibri" w:hAnsi="Noto Sans Armenian"/>
              <w:b/>
              <w:bCs/>
              <w:color w:val="36363d"/>
            </w:rPr>
          </w:rPrChange>
        </w:rPr>
        <w:t>a</w:t>
      </w:r>
      <w:r>
        <w:rPr>
          <w:rFonts w:ascii="Times New Roman" w:cs="Times New Roman" w:hAnsi="Times New Roman"/>
          <w:bCs/>
          <w:color w:val="36363d"/>
          <w:sz w:val="28"/>
          <w:szCs w:val="28"/>
        </w:rPr>
        <w:t xml:space="preserve"> </w:t>
      </w:r>
      <w:r w:rsidRPr="952F7FDB">
        <w:rPr>
          <w:rFonts w:ascii="Times New Roman" w:cs="Times New Roman" w:hAnsi="Times New Roman"/>
          <w:b w:val="false"/>
          <w:bCs/>
          <w:color w:val="36363d"/>
          <w:sz w:val="28"/>
          <w:szCs w:val="28"/>
          <w:rPrChange w:id="13800" w:author="user pc" w:date="2022-03-15T10:14:00Z">
            <w:rPr>
              <w:rFonts w:cs="Calibri" w:hAnsi="Noto Sans Armenian"/>
              <w:b/>
              <w:bCs/>
              <w:color w:val="36363d"/>
            </w:rPr>
          </w:rPrChange>
        </w:rPr>
        <w:t>“revents.e</w:t>
      </w:r>
      <w:r>
        <w:rPr>
          <w:rFonts w:ascii="Times New Roman" w:cs="Times New Roman" w:hAnsi="Times New Roman"/>
          <w:bCs/>
          <w:color w:val="36363d"/>
          <w:sz w:val="28"/>
          <w:szCs w:val="28"/>
        </w:rPr>
        <w:t xml:space="preserve"> </w:t>
      </w:r>
      <w:r w:rsidRPr="AC4883DC">
        <w:rPr>
          <w:rFonts w:ascii="Times New Roman" w:cs="Times New Roman" w:hAnsi="Times New Roman"/>
          <w:b w:val="false"/>
          <w:bCs/>
          <w:color w:val="36363d"/>
          <w:sz w:val="28"/>
          <w:szCs w:val="28"/>
          <w:rPrChange w:id="13801" w:author="user pc" w:date="2022-03-15T10:14:00Z">
            <w:rPr>
              <w:rFonts w:cs="Calibri" w:hAnsi="Noto Sans Armenian"/>
              <w:b/>
              <w:bCs/>
              <w:color w:val="36363d"/>
            </w:rPr>
          </w:rPrChange>
        </w:rPr>
        <w:t>drop</w:t>
      </w:r>
      <w:r>
        <w:rPr>
          <w:rFonts w:ascii="Times New Roman" w:cs="Times New Roman" w:hAnsi="Times New Roman"/>
          <w:bCs/>
          <w:color w:val="36363d"/>
          <w:sz w:val="28"/>
          <w:szCs w:val="28"/>
        </w:rPr>
        <w:t xml:space="preserve"> </w:t>
      </w:r>
      <w:r w:rsidRPr="379F7B5A">
        <w:rPr>
          <w:rFonts w:ascii="Times New Roman" w:cs="Times New Roman" w:hAnsi="Times New Roman"/>
          <w:b w:val="false"/>
          <w:bCs/>
          <w:color w:val="36363d"/>
          <w:sz w:val="28"/>
          <w:szCs w:val="28"/>
          <w:rPrChange w:id="13802" w:author="user pc" w:date="2022-03-15T10:14:00Z">
            <w:rPr>
              <w:rFonts w:cs="Calibri" w:hAnsi="Noto Sans Armenian"/>
              <w:b/>
              <w:bCs/>
              <w:color w:val="36363d"/>
            </w:rPr>
          </w:rPrChange>
        </w:rPr>
        <w:t>from</w:t>
      </w:r>
      <w:r>
        <w:rPr>
          <w:rFonts w:ascii="Times New Roman" w:cs="Times New Roman" w:hAnsi="Times New Roman"/>
          <w:bCs/>
          <w:color w:val="36363d"/>
          <w:sz w:val="28"/>
          <w:szCs w:val="28"/>
        </w:rPr>
        <w:t xml:space="preserve"> </w:t>
      </w:r>
      <w:r w:rsidRPr="3CAD26FF">
        <w:rPr>
          <w:rFonts w:ascii="Times New Roman" w:cs="Times New Roman" w:hAnsi="Times New Roman"/>
          <w:b w:val="false"/>
          <w:bCs/>
          <w:color w:val="36363d"/>
          <w:sz w:val="28"/>
          <w:szCs w:val="28"/>
          <w:rPrChange w:id="13803" w:author="user pc" w:date="2022-03-15T10:14:00Z">
            <w:rPr>
              <w:rFonts w:cs="Calibri" w:hAnsi="Noto Sans Armenian"/>
              <w:b/>
              <w:bCs/>
              <w:color w:val="36363d"/>
            </w:rPr>
          </w:rPrChange>
        </w:rPr>
        <w:t>clinging</w:t>
      </w:r>
      <w:r>
        <w:rPr>
          <w:rFonts w:ascii="Times New Roman" w:cs="Times New Roman" w:hAnsi="Times New Roman"/>
          <w:bCs/>
          <w:color w:val="36363d"/>
          <w:sz w:val="28"/>
          <w:szCs w:val="28"/>
        </w:rPr>
        <w:t xml:space="preserve"> </w:t>
      </w:r>
      <w:r w:rsidRPr="E1BAAE16">
        <w:rPr>
          <w:rFonts w:ascii="Times New Roman" w:cs="Times New Roman" w:hAnsi="Times New Roman"/>
          <w:b w:val="false"/>
          <w:bCs/>
          <w:color w:val="36363d"/>
          <w:sz w:val="28"/>
          <w:szCs w:val="28"/>
          <w:rPrChange w:id="13804" w:author="user pc" w:date="2022-03-15T10:14:00Z">
            <w:rPr>
              <w:rFonts w:cs="Calibri" w:hAnsi="Noto Sans Armenian"/>
              <w:b/>
              <w:bCs/>
              <w:color w:val="36363d"/>
            </w:rPr>
          </w:rPrChange>
        </w:rPr>
        <w:t>to</w:t>
      </w:r>
      <w:r>
        <w:rPr>
          <w:rFonts w:ascii="Times New Roman" w:cs="Times New Roman" w:hAnsi="Times New Roman"/>
          <w:bCs/>
          <w:color w:val="36363d"/>
          <w:sz w:val="28"/>
          <w:szCs w:val="28"/>
        </w:rPr>
        <w:t xml:space="preserve"> </w:t>
      </w:r>
      <w:r w:rsidRPr="43060799">
        <w:rPr>
          <w:rFonts w:ascii="Times New Roman" w:cs="Times New Roman" w:hAnsi="Times New Roman"/>
          <w:b w:val="false"/>
          <w:bCs/>
          <w:color w:val="36363d"/>
          <w:sz w:val="28"/>
          <w:szCs w:val="28"/>
          <w:rPrChange w:id="13805" w:author="user pc" w:date="2022-03-15T10:14:00Z">
            <w:rPr>
              <w:rFonts w:cs="Calibri" w:hAnsi="Noto Sans Armenian"/>
              <w:b/>
              <w:bCs/>
              <w:color w:val="36363d"/>
            </w:rPr>
          </w:rPrChange>
        </w:rPr>
        <w:t>the</w:t>
      </w:r>
      <w:r>
        <w:rPr>
          <w:rFonts w:ascii="Times New Roman" w:cs="Times New Roman" w:hAnsi="Times New Roman"/>
          <w:bCs/>
          <w:color w:val="36363d"/>
          <w:sz w:val="28"/>
          <w:szCs w:val="28"/>
        </w:rPr>
        <w:t xml:space="preserve"> </w:t>
      </w:r>
      <w:r w:rsidRPr="02BF0C7D">
        <w:rPr>
          <w:rFonts w:ascii="Times New Roman" w:cs="Times New Roman" w:hAnsi="Times New Roman"/>
          <w:b w:val="false"/>
          <w:bCs/>
          <w:color w:val="36363d"/>
          <w:sz w:val="28"/>
          <w:szCs w:val="28"/>
          <w:rPrChange w:id="13806" w:author="user pc" w:date="2022-03-15T10:14:00Z">
            <w:rPr>
              <w:rFonts w:cs="Calibri" w:hAnsi="Noto Sans Armenian"/>
              <w:b/>
              <w:bCs/>
              <w:color w:val="36363d"/>
            </w:rPr>
          </w:rPrChange>
        </w:rPr>
        <w:t>pipette</w:t>
      </w:r>
      <w:r>
        <w:rPr>
          <w:rFonts w:ascii="Times New Roman" w:cs="Times New Roman" w:hAnsi="Times New Roman"/>
          <w:bCs/>
          <w:color w:val="36363d"/>
          <w:sz w:val="28"/>
          <w:szCs w:val="28"/>
        </w:rPr>
        <w:t xml:space="preserve"> </w:t>
      </w:r>
      <w:r w:rsidRPr="6FA1FAC9">
        <w:rPr>
          <w:rFonts w:ascii="Times New Roman" w:cs="Times New Roman" w:hAnsi="Times New Roman"/>
          <w:b w:val="false"/>
          <w:bCs/>
          <w:color w:val="36363d"/>
          <w:sz w:val="28"/>
          <w:szCs w:val="28"/>
          <w:rPrChange w:id="13807" w:author="user pc" w:date="2022-03-15T10:14:00Z">
            <w:rPr>
              <w:rFonts w:cs="Calibri" w:hAnsi="Noto Sans Armenian"/>
              <w:b/>
              <w:bCs/>
              <w:color w:val="36363d"/>
            </w:rPr>
          </w:rPrChange>
        </w:rPr>
        <w:t>tip</w:t>
      </w:r>
      <w:r>
        <w:rPr>
          <w:rFonts w:ascii="Times New Roman" w:cs="Times New Roman" w:hAnsi="Times New Roman"/>
          <w:bCs/>
          <w:color w:val="36363d"/>
          <w:sz w:val="28"/>
          <w:szCs w:val="28"/>
        </w:rPr>
        <w:t xml:space="preserve"> </w:t>
      </w:r>
      <w:r w:rsidRPr="CD059FFB">
        <w:rPr>
          <w:rFonts w:ascii="Times New Roman" w:cs="Times New Roman" w:hAnsi="Times New Roman"/>
          <w:b w:val="false"/>
          <w:bCs/>
          <w:color w:val="36363d"/>
          <w:sz w:val="28"/>
          <w:szCs w:val="28"/>
          <w:rPrChange w:id="13808" w:author="user pc" w:date="2022-03-15T10:14:00Z">
            <w:rPr>
              <w:rFonts w:cs="Calibri" w:hAnsi="Noto Sans Armenian"/>
              <w:b/>
              <w:bCs/>
              <w:color w:val="36363d"/>
            </w:rPr>
          </w:rPrChange>
        </w:rPr>
        <w:t>by</w:t>
      </w:r>
      <w:r>
        <w:rPr>
          <w:rFonts w:ascii="Times New Roman" w:cs="Times New Roman" w:hAnsi="Times New Roman"/>
          <w:bCs/>
          <w:color w:val="36363d"/>
          <w:sz w:val="28"/>
          <w:szCs w:val="28"/>
        </w:rPr>
        <w:t xml:space="preserve"> </w:t>
      </w:r>
      <w:r w:rsidRPr="162043C5">
        <w:rPr>
          <w:rFonts w:ascii="Times New Roman" w:cs="Times New Roman" w:hAnsi="Times New Roman"/>
          <w:b w:val="false"/>
          <w:bCs/>
          <w:color w:val="36363d"/>
          <w:sz w:val="28"/>
          <w:szCs w:val="28"/>
          <w:rPrChange w:id="13809" w:author="user pc" w:date="2022-03-15T10:14:00Z">
            <w:rPr>
              <w:rFonts w:cs="Calibri" w:hAnsi="Noto Sans Armenian"/>
              <w:b/>
              <w:bCs/>
              <w:color w:val="36363d"/>
            </w:rPr>
          </w:rPrChange>
        </w:rPr>
        <w:t>touching</w:t>
      </w:r>
      <w:r>
        <w:rPr>
          <w:rFonts w:ascii="Times New Roman" w:cs="Times New Roman" w:hAnsi="Times New Roman"/>
          <w:bCs/>
          <w:color w:val="36363d"/>
          <w:sz w:val="28"/>
          <w:szCs w:val="28"/>
        </w:rPr>
        <w:t xml:space="preserve"> </w:t>
      </w:r>
      <w:r w:rsidRPr="029A6433">
        <w:rPr>
          <w:rFonts w:ascii="Times New Roman" w:cs="Times New Roman" w:hAnsi="Times New Roman"/>
          <w:b w:val="false"/>
          <w:bCs/>
          <w:color w:val="36363d"/>
          <w:sz w:val="28"/>
          <w:szCs w:val="28"/>
          <w:rPrChange w:id="13810" w:author="user pc" w:date="2022-03-15T10:14:00Z">
            <w:rPr>
              <w:rFonts w:cs="Calibri" w:hAnsi="Noto Sans Armenian"/>
              <w:b/>
              <w:bCs/>
              <w:color w:val="36363d"/>
            </w:rPr>
          </w:rPrChange>
        </w:rPr>
        <w:t>the</w:t>
      </w:r>
      <w:r>
        <w:rPr>
          <w:rFonts w:ascii="Times New Roman" w:cs="Times New Roman" w:hAnsi="Times New Roman"/>
          <w:bCs/>
          <w:color w:val="36363d"/>
          <w:sz w:val="28"/>
          <w:szCs w:val="28"/>
        </w:rPr>
        <w:t xml:space="preserve"> </w:t>
      </w:r>
      <w:r w:rsidRPr="6181BE6A">
        <w:rPr>
          <w:rFonts w:ascii="Times New Roman" w:cs="Times New Roman" w:hAnsi="Times New Roman"/>
          <w:b w:val="false"/>
          <w:bCs/>
          <w:color w:val="36363d"/>
          <w:sz w:val="28"/>
          <w:szCs w:val="28"/>
          <w:rPrChange w:id="13811" w:author="user pc" w:date="2022-03-15T10:14:00Z">
            <w:rPr>
              <w:rFonts w:cs="Calibri" w:hAnsi="Noto Sans Armenian"/>
              <w:b/>
              <w:bCs/>
              <w:color w:val="36363d"/>
            </w:rPr>
          </w:rPrChange>
        </w:rPr>
        <w:t>tip</w:t>
      </w:r>
      <w:r>
        <w:rPr>
          <w:rFonts w:ascii="Times New Roman" w:cs="Times New Roman" w:hAnsi="Times New Roman"/>
          <w:bCs/>
          <w:color w:val="36363d"/>
          <w:sz w:val="28"/>
          <w:szCs w:val="28"/>
        </w:rPr>
        <w:t xml:space="preserve"> </w:t>
      </w:r>
      <w:r w:rsidRPr="65666320">
        <w:rPr>
          <w:rFonts w:ascii="Times New Roman" w:cs="Times New Roman" w:hAnsi="Times New Roman"/>
          <w:b w:val="false"/>
          <w:bCs/>
          <w:color w:val="36363d"/>
          <w:sz w:val="28"/>
          <w:szCs w:val="28"/>
          <w:rPrChange w:id="13812" w:author="user pc" w:date="2022-03-15T10:14:00Z">
            <w:rPr>
              <w:rFonts w:cs="Calibri" w:hAnsi="Noto Sans Armenian"/>
              <w:b/>
              <w:bCs/>
              <w:color w:val="36363d"/>
            </w:rPr>
          </w:rPrChange>
        </w:rPr>
        <w:t>to</w:t>
      </w:r>
      <w:r>
        <w:rPr>
          <w:rFonts w:ascii="Times New Roman" w:cs="Times New Roman" w:hAnsi="Times New Roman"/>
          <w:bCs/>
          <w:color w:val="36363d"/>
          <w:sz w:val="28"/>
          <w:szCs w:val="28"/>
        </w:rPr>
        <w:t xml:space="preserve"> </w:t>
      </w:r>
      <w:r w:rsidRPr="A768F59C">
        <w:rPr>
          <w:rFonts w:ascii="Times New Roman" w:cs="Times New Roman" w:hAnsi="Times New Roman"/>
          <w:b w:val="false"/>
          <w:bCs/>
          <w:color w:val="36363d"/>
          <w:sz w:val="28"/>
          <w:szCs w:val="28"/>
          <w:rPrChange w:id="13813" w:author="user pc" w:date="2022-03-15T10:14:00Z">
            <w:rPr>
              <w:rFonts w:cs="Calibri" w:hAnsi="Noto Sans Armenian"/>
              <w:b/>
              <w:bCs/>
              <w:color w:val="36363d"/>
            </w:rPr>
          </w:rPrChange>
        </w:rPr>
        <w:t>the</w:t>
      </w:r>
      <w:r>
        <w:rPr>
          <w:rFonts w:ascii="Times New Roman" w:cs="Times New Roman" w:hAnsi="Times New Roman"/>
          <w:bCs/>
          <w:color w:val="36363d"/>
          <w:sz w:val="28"/>
          <w:szCs w:val="28"/>
        </w:rPr>
        <w:t xml:space="preserve"> </w:t>
      </w:r>
      <w:r w:rsidRPr="BD2A6577">
        <w:rPr>
          <w:rFonts w:ascii="Times New Roman" w:cs="Times New Roman" w:hAnsi="Times New Roman"/>
          <w:b w:val="false"/>
          <w:bCs/>
          <w:color w:val="36363d"/>
          <w:sz w:val="28"/>
          <w:szCs w:val="28"/>
          <w:rPrChange w:id="13814" w:author="user pc" w:date="2022-03-15T10:14:00Z">
            <w:rPr>
              <w:rFonts w:cs="Calibri" w:hAnsi="Noto Sans Armenian"/>
              <w:b/>
              <w:bCs/>
              <w:color w:val="36363d"/>
            </w:rPr>
          </w:rPrChange>
        </w:rPr>
        <w:t>inside</w:t>
      </w:r>
      <w:r>
        <w:rPr>
          <w:rFonts w:ascii="Times New Roman" w:cs="Times New Roman" w:hAnsi="Times New Roman"/>
          <w:bCs/>
          <w:color w:val="36363d"/>
          <w:sz w:val="28"/>
          <w:szCs w:val="28"/>
        </w:rPr>
        <w:t xml:space="preserve"> </w:t>
      </w:r>
      <w:r w:rsidRPr="EBAEF2B7">
        <w:rPr>
          <w:rFonts w:ascii="Times New Roman" w:cs="Times New Roman" w:hAnsi="Times New Roman"/>
          <w:b w:val="false"/>
          <w:bCs/>
          <w:color w:val="36363d"/>
          <w:sz w:val="28"/>
          <w:szCs w:val="28"/>
          <w:rPrChange w:id="13815" w:author="user pc" w:date="2022-03-15T10:14:00Z">
            <w:rPr>
              <w:rFonts w:cs="Calibri" w:hAnsi="Noto Sans Armenian"/>
              <w:b/>
              <w:bCs/>
              <w:color w:val="36363d"/>
            </w:rPr>
          </w:rPrChange>
        </w:rPr>
        <w:t>of</w:t>
      </w:r>
      <w:r>
        <w:rPr>
          <w:rFonts w:ascii="Times New Roman" w:cs="Times New Roman" w:hAnsi="Times New Roman"/>
          <w:bCs/>
          <w:color w:val="36363d"/>
          <w:sz w:val="28"/>
          <w:szCs w:val="28"/>
        </w:rPr>
        <w:t xml:space="preserve"> </w:t>
      </w:r>
      <w:r w:rsidRPr="65314F04">
        <w:rPr>
          <w:rFonts w:ascii="Times New Roman" w:cs="Times New Roman" w:hAnsi="Times New Roman"/>
          <w:b w:val="false"/>
          <w:bCs/>
          <w:color w:val="36363d"/>
          <w:sz w:val="28"/>
          <w:szCs w:val="28"/>
          <w:rPrChange w:id="13816" w:author="user pc" w:date="2022-03-15T10:14:00Z">
            <w:rPr>
              <w:rFonts w:cs="Calibri" w:hAnsi="Noto Sans Armenian"/>
              <w:b/>
              <w:bCs/>
              <w:color w:val="36363d"/>
            </w:rPr>
          </w:rPrChange>
        </w:rPr>
        <w:t>the</w:t>
      </w:r>
      <w:r>
        <w:rPr>
          <w:rFonts w:ascii="Times New Roman" w:cs="Times New Roman" w:hAnsi="Times New Roman"/>
          <w:bCs/>
          <w:color w:val="36363d"/>
          <w:sz w:val="28"/>
          <w:szCs w:val="28"/>
        </w:rPr>
        <w:t xml:space="preserve"> </w:t>
      </w:r>
      <w:r w:rsidRPr="B1D2C89A">
        <w:rPr>
          <w:rFonts w:ascii="Times New Roman" w:cs="Times New Roman" w:hAnsi="Times New Roman"/>
          <w:b w:val="false"/>
          <w:bCs/>
          <w:color w:val="36363d"/>
          <w:sz w:val="28"/>
          <w:szCs w:val="28"/>
          <w:rPrChange w:id="13817" w:author="user pc" w:date="2022-03-15T10:14:00Z">
            <w:rPr>
              <w:rFonts w:cs="Calibri" w:hAnsi="Noto Sans Armenian"/>
              <w:b/>
              <w:bCs/>
              <w:color w:val="36363d"/>
            </w:rPr>
          </w:rPrChange>
        </w:rPr>
        <w:t>conical</w:t>
      </w:r>
      <w:r>
        <w:rPr>
          <w:rFonts w:ascii="Times New Roman" w:cs="Times New Roman" w:hAnsi="Times New Roman"/>
          <w:bCs/>
          <w:color w:val="36363d"/>
          <w:sz w:val="28"/>
          <w:szCs w:val="28"/>
        </w:rPr>
        <w:t xml:space="preserve"> </w:t>
      </w:r>
      <w:r w:rsidRPr="9F6F6AD6">
        <w:rPr>
          <w:rFonts w:ascii="Times New Roman" w:cs="Times New Roman" w:hAnsi="Times New Roman"/>
          <w:b w:val="false"/>
          <w:bCs/>
          <w:color w:val="36363d"/>
          <w:sz w:val="28"/>
          <w:szCs w:val="28"/>
          <w:rPrChange w:id="13818" w:author="user pc" w:date="2022-03-15T10:14:00Z">
            <w:rPr>
              <w:rFonts w:cs="Calibri" w:hAnsi="Noto Sans Armenian"/>
              <w:b/>
              <w:bCs/>
              <w:color w:val="36363d"/>
            </w:rPr>
          </w:rPrChange>
        </w:rPr>
        <w:t>flask.</w:t>
      </w:r>
    </w:p>
    <w:p>
      <w:pPr>
        <w:pStyle w:val="style0"/>
        <w:rPr>
          <w:rFonts w:ascii="Times New Roman" w:cs="Times New Roman"/>
          <w:sz w:val="28"/>
          <w:szCs w:val="28"/>
          <w:rPrChange w:id="13819" w:author="user pc" w:date="2022-03-15T10:14:00Z">
            <w:rPr/>
          </w:rPrChange>
        </w:rPr>
      </w:pPr>
    </w:p>
    <w:p>
      <w:pPr>
        <w:pStyle w:val="style0"/>
        <w:rPr>
          <w:rFonts w:ascii="Times New Roman" w:cs="Times New Roman"/>
          <w:b/>
          <w:bCs/>
          <w:i/>
          <w:color w:val="000000"/>
          <w:sz w:val="28"/>
          <w:szCs w:val="28"/>
          <w:highlight w:val="none"/>
          <w:rPrChange w:id="13820" w:author="user pc" w:date="2022-03-15T10:14:00Z">
            <w:rPr>
              <w:b/>
              <w:bCs/>
              <w:color w:val="0000ff"/>
              <w:highlight w:val="green"/>
            </w:rPr>
          </w:rPrChange>
        </w:rPr>
      </w:pPr>
      <w:r w:rsidRPr="1F2FF509">
        <w:rPr>
          <w:rFonts w:ascii="Times New Roman" w:cs="Times New Roman" w:hAnsi="Times New Roman"/>
          <w:b/>
          <w:bCs/>
          <w:i/>
          <w:color w:val="auto"/>
          <w:sz w:val="28"/>
          <w:szCs w:val="28"/>
          <w:highlight w:val="green"/>
          <w:rPrChange w:id="13821" w:author="user pc" w:date="2022-03-15T10:14:00Z">
            <w:rPr>
              <w:rFonts w:cs="Calibri" w:hAnsi="Noto Sans Armenian"/>
              <w:b/>
              <w:bCs/>
              <w:color w:val="0000ff"/>
              <w:highlight w:val="green"/>
            </w:rPr>
          </w:rPrChange>
        </w:rPr>
        <w:t>Never use your mouth instead of a pipette filler to draw a liquid into a pipette</w:t>
      </w:r>
      <w:r w:rsidRPr="6A83C376">
        <w:rPr>
          <w:rFonts w:ascii="Times New Roman" w:cs="Times New Roman" w:hAnsi="Times New Roman"/>
          <w:b/>
          <w:bCs/>
          <w:i/>
          <w:color w:val="000000"/>
          <w:sz w:val="28"/>
          <w:szCs w:val="28"/>
          <w:highlight w:val="green"/>
          <w:rPrChange w:id="13822" w:author="user pc" w:date="2022-03-15T10:14:00Z">
            <w:rPr>
              <w:rFonts w:cs="Calibri" w:hAnsi="Noto Sans Armenian"/>
              <w:b/>
              <w:bCs/>
              <w:color w:val="0000ff"/>
              <w:highlight w:val="green"/>
            </w:rPr>
          </w:rPrChange>
        </w:rPr>
        <w:t>. The liquid could be corrosive or poisonous. As well, you would contaminate the glass stem.</w:t>
      </w:r>
    </w:p>
    <w:p>
      <w:pPr>
        <w:pStyle w:val="style0"/>
        <w:rPr>
          <w:rFonts w:ascii="Times New Roman" w:cs="Times New Roman"/>
          <w:b w:val="false"/>
          <w:bCs/>
          <w:color w:val="auto"/>
          <w:sz w:val="28"/>
          <w:szCs w:val="28"/>
          <w:highlight w:val="none"/>
          <w:rPrChange w:id="13823" w:author="user pc" w:date="2022-03-15T10:14:00Z">
            <w:rPr>
              <w:b/>
              <w:bCs/>
              <w:color w:val="0000ff"/>
              <w:highlight w:val="green"/>
            </w:rPr>
          </w:rPrChange>
        </w:rPr>
      </w:pPr>
      <w:r w:rsidRPr="51F19D30">
        <w:rPr>
          <w:rFonts w:ascii="Times New Roman" w:cs="Times New Roman"/>
          <w:b w:val="false"/>
          <w:bCs/>
          <w:color w:val="auto"/>
          <w:sz w:val="28"/>
          <w:szCs w:val="28"/>
          <w:highlight w:val="none"/>
          <w:rPrChange w:id="13824" w:author="user pc" w:date="2022-03-15T10:14:00Z">
            <w:rPr>
              <w:b/>
              <w:bCs/>
              <w:color w:val="0000ff"/>
              <w:highlight w:val="green"/>
            </w:rPr>
          </w:rPrChange>
        </w:rPr>
        <w:t>In</w:t>
      </w:r>
      <w:r>
        <w:rPr>
          <w:rFonts w:ascii="Times New Roman" w:cs="Times New Roman" w:hAnsi="Times New Roman"/>
          <w:bCs/>
          <w:sz w:val="28"/>
          <w:szCs w:val="28"/>
        </w:rPr>
        <w:t xml:space="preserve"> </w:t>
      </w:r>
      <w:r w:rsidRPr="2423B3DB">
        <w:rPr>
          <w:rFonts w:ascii="Times New Roman" w:cs="Times New Roman"/>
          <w:b w:val="false"/>
          <w:bCs/>
          <w:color w:val="auto"/>
          <w:sz w:val="28"/>
          <w:szCs w:val="28"/>
          <w:highlight w:val="none"/>
          <w:rPrChange w:id="13825" w:author="user pc" w:date="2022-03-15T10:14:00Z">
            <w:rPr>
              <w:b/>
              <w:bCs/>
              <w:color w:val="0000ff"/>
              <w:highlight w:val="green"/>
            </w:rPr>
          </w:rPrChange>
        </w:rPr>
        <w:t>case there is no pipette filler, pipette the base by sucking it above the mark. Close the upper end of the pipette with the dry index finger. The base is gradually allowed to run off by releasing the pressure of the finger while using the left hand to gradually rotate it until the bottom of the meniscus is on the mark at eye level. The base is then run into the conical flask by removing the finger from the top. If the base is sucked into the mouth, spit it out immediately and irrigate the mouth with plenty of water several times.</w:t>
      </w:r>
    </w:p>
    <w:p>
      <w:pPr>
        <w:pStyle w:val="style0"/>
        <w:rPr>
          <w:rFonts w:ascii="Times New Roman" w:cs="Times New Roman"/>
          <w:sz w:val="28"/>
          <w:szCs w:val="28"/>
          <w:rPrChange w:id="13826" w:author="user pc" w:date="2022-03-15T10:14:00Z">
            <w:rPr/>
          </w:rPrChange>
        </w:rPr>
      </w:pPr>
    </w:p>
    <w:p>
      <w:pPr>
        <w:pStyle w:val="style0"/>
        <w:rPr>
          <w:rFonts w:ascii="Times New Roman" w:cs="Times New Roman"/>
          <w:sz w:val="28"/>
          <w:szCs w:val="28"/>
          <w:rPrChange w:id="13827" w:author="user pc" w:date="2022-03-15T10:14:00Z">
            <w:rPr/>
          </w:rPrChange>
        </w:rPr>
      </w:pPr>
      <w:r w:rsidRPr="77C65ECF">
        <w:rPr>
          <w:rFonts w:ascii="Times New Roman" w:cs="Times New Roman" w:hAnsi="Times New Roman"/>
          <w:b/>
          <w:bCs/>
          <w:color w:val="c00000"/>
          <w:sz w:val="28"/>
          <w:szCs w:val="28"/>
          <w:rPrChange w:id="13828" w:author="user pc" w:date="2022-03-15T10:14:00Z">
            <w:rPr>
              <w:rFonts w:cs="Calibri" w:hAnsi="Noto Sans Armenian"/>
              <w:b/>
              <w:bCs/>
              <w:color w:val="c00000"/>
            </w:rPr>
          </w:rPrChange>
        </w:rPr>
        <w:t>Transferring</w:t>
      </w:r>
      <w:r>
        <w:rPr>
          <w:rFonts w:ascii="Times New Roman" w:cs="Times New Roman" w:hAnsi="Times New Roman"/>
          <w:b/>
          <w:bCs/>
          <w:color w:val="c00000"/>
          <w:sz w:val="28"/>
          <w:szCs w:val="28"/>
        </w:rPr>
        <w:t xml:space="preserve"> </w:t>
      </w:r>
      <w:r w:rsidRPr="29969BB9">
        <w:rPr>
          <w:rFonts w:ascii="Times New Roman" w:cs="Times New Roman" w:hAnsi="Times New Roman"/>
          <w:b/>
          <w:bCs/>
          <w:color w:val="c00000"/>
          <w:sz w:val="28"/>
          <w:szCs w:val="28"/>
          <w:rPrChange w:id="13829" w:author="user pc" w:date="2022-03-15T10:14:00Z">
            <w:rPr>
              <w:rFonts w:cs="Calibri" w:hAnsi="Noto Sans Armenian"/>
              <w:b/>
              <w:bCs/>
              <w:color w:val="c00000"/>
            </w:rPr>
          </w:rPrChange>
        </w:rPr>
        <w:t>the</w:t>
      </w:r>
      <w:r>
        <w:rPr>
          <w:rFonts w:ascii="Times New Roman" w:cs="Times New Roman" w:hAnsi="Times New Roman"/>
          <w:b/>
          <w:bCs/>
          <w:color w:val="c00000"/>
          <w:sz w:val="28"/>
          <w:szCs w:val="28"/>
        </w:rPr>
        <w:t xml:space="preserve"> </w:t>
      </w:r>
      <w:r w:rsidRPr="BD2AF9E3">
        <w:rPr>
          <w:rFonts w:ascii="Times New Roman" w:cs="Times New Roman" w:hAnsi="Times New Roman"/>
          <w:b/>
          <w:bCs/>
          <w:color w:val="c00000"/>
          <w:sz w:val="28"/>
          <w:szCs w:val="28"/>
          <w:rPrChange w:id="13830" w:author="user pc" w:date="2022-03-15T10:14:00Z">
            <w:rPr>
              <w:rFonts w:cs="Calibri" w:hAnsi="Noto Sans Armenian"/>
              <w:b/>
              <w:bCs/>
              <w:color w:val="c00000"/>
            </w:rPr>
          </w:rPrChange>
        </w:rPr>
        <w:t>Solution</w:t>
      </w:r>
    </w:p>
    <w:p>
      <w:pPr>
        <w:pStyle w:val="style0"/>
        <w:rPr>
          <w:rFonts w:ascii="Times New Roman" w:cs="Times New Roman"/>
          <w:sz w:val="28"/>
          <w:szCs w:val="28"/>
          <w:rPrChange w:id="13831" w:author="user pc" w:date="2022-03-15T10:14:00Z">
            <w:rPr/>
          </w:rPrChange>
        </w:rPr>
      </w:pPr>
      <w:r w:rsidRPr="ACC25BDF">
        <w:rPr>
          <w:rFonts w:ascii="Times New Roman" w:cs="Times New Roman" w:hAnsi="Times New Roman"/>
          <w:sz w:val="28"/>
          <w:szCs w:val="28"/>
          <w:rPrChange w:id="13832" w:author="user pc" w:date="2022-03-15T10:14:00Z">
            <w:rPr>
              <w:rFonts w:cs="Calibri" w:hAnsi="Noto Sans Armenian"/>
            </w:rPr>
          </w:rPrChange>
        </w:rPr>
        <w:t>5.</w:t>
      </w:r>
      <w:r>
        <w:rPr>
          <w:rFonts w:ascii="Times New Roman" w:cs="Times New Roman" w:hAnsi="Times New Roman"/>
          <w:sz w:val="28"/>
          <w:szCs w:val="28"/>
        </w:rPr>
        <w:t xml:space="preserve"> </w:t>
      </w:r>
      <w:r w:rsidRPr="C76B3B5B">
        <w:rPr>
          <w:rFonts w:ascii="Times New Roman" w:cs="Times New Roman" w:hAnsi="Times New Roman"/>
          <w:sz w:val="28"/>
          <w:szCs w:val="28"/>
          <w:rPrChange w:id="13833" w:author="user pc" w:date="2022-03-15T10:14:00Z">
            <w:rPr>
              <w:rFonts w:cs="Calibri" w:hAnsi="Noto Sans Armenian"/>
            </w:rPr>
          </w:rPrChange>
        </w:rPr>
        <w:t>Place</w:t>
      </w:r>
      <w:r>
        <w:rPr>
          <w:rFonts w:ascii="Times New Roman" w:cs="Times New Roman" w:hAnsi="Times New Roman"/>
          <w:sz w:val="28"/>
          <w:szCs w:val="28"/>
        </w:rPr>
        <w:t xml:space="preserve"> </w:t>
      </w:r>
      <w:r w:rsidRPr="14CE2599">
        <w:rPr>
          <w:rFonts w:ascii="Times New Roman" w:cs="Times New Roman" w:hAnsi="Times New Roman"/>
          <w:sz w:val="28"/>
          <w:szCs w:val="28"/>
          <w:rPrChange w:id="13834" w:author="user pc" w:date="2022-03-15T10:14:00Z">
            <w:rPr>
              <w:rFonts w:cs="Calibri" w:hAnsi="Noto Sans Armenian"/>
            </w:rPr>
          </w:rPrChange>
        </w:rPr>
        <w:t>the</w:t>
      </w:r>
      <w:r>
        <w:rPr>
          <w:rFonts w:ascii="Times New Roman" w:cs="Times New Roman" w:hAnsi="Times New Roman"/>
          <w:sz w:val="28"/>
          <w:szCs w:val="28"/>
        </w:rPr>
        <w:t xml:space="preserve"> </w:t>
      </w:r>
      <w:r w:rsidRPr="E0CFBF52">
        <w:rPr>
          <w:rFonts w:ascii="Times New Roman" w:cs="Times New Roman" w:hAnsi="Times New Roman"/>
          <w:sz w:val="28"/>
          <w:szCs w:val="28"/>
          <w:rPrChange w:id="13835" w:author="user pc" w:date="2022-03-15T10:14:00Z">
            <w:rPr>
              <w:rFonts w:cs="Calibri" w:hAnsi="Noto Sans Armenian"/>
            </w:rPr>
          </w:rPrChange>
        </w:rPr>
        <w:t>tip</w:t>
      </w:r>
      <w:r>
        <w:rPr>
          <w:rFonts w:ascii="Times New Roman" w:cs="Times New Roman" w:hAnsi="Times New Roman"/>
          <w:sz w:val="28"/>
          <w:szCs w:val="28"/>
        </w:rPr>
        <w:t xml:space="preserve"> </w:t>
      </w:r>
      <w:r w:rsidRPr="9586204F">
        <w:rPr>
          <w:rFonts w:ascii="Times New Roman" w:cs="Times New Roman" w:hAnsi="Times New Roman"/>
          <w:sz w:val="28"/>
          <w:szCs w:val="28"/>
          <w:rPrChange w:id="13836" w:author="user pc" w:date="2022-03-15T10:14:00Z">
            <w:rPr>
              <w:rFonts w:cs="Calibri" w:hAnsi="Noto Sans Armenian"/>
            </w:rPr>
          </w:rPrChange>
        </w:rPr>
        <w:t>of</w:t>
      </w:r>
      <w:r>
        <w:rPr>
          <w:rFonts w:ascii="Times New Roman" w:cs="Times New Roman" w:hAnsi="Times New Roman"/>
          <w:sz w:val="28"/>
          <w:szCs w:val="28"/>
        </w:rPr>
        <w:t xml:space="preserve"> </w:t>
      </w:r>
      <w:r w:rsidRPr="0231851A">
        <w:rPr>
          <w:rFonts w:ascii="Times New Roman" w:cs="Times New Roman" w:hAnsi="Times New Roman"/>
          <w:sz w:val="28"/>
          <w:szCs w:val="28"/>
          <w:rPrChange w:id="13837" w:author="user pc" w:date="2022-03-15T10:14:00Z">
            <w:rPr>
              <w:rFonts w:cs="Calibri" w:hAnsi="Noto Sans Armenian"/>
            </w:rPr>
          </w:rPrChange>
        </w:rPr>
        <w:t>the</w:t>
      </w:r>
      <w:r>
        <w:rPr>
          <w:rFonts w:ascii="Times New Roman" w:cs="Times New Roman" w:hAnsi="Times New Roman"/>
          <w:sz w:val="28"/>
          <w:szCs w:val="28"/>
        </w:rPr>
        <w:t xml:space="preserve"> </w:t>
      </w:r>
      <w:r w:rsidRPr="10DA342B">
        <w:rPr>
          <w:rFonts w:ascii="Times New Roman" w:cs="Times New Roman" w:hAnsi="Times New Roman"/>
          <w:sz w:val="28"/>
          <w:szCs w:val="28"/>
          <w:rPrChange w:id="13838" w:author="user pc" w:date="2022-03-15T10:14:00Z">
            <w:rPr>
              <w:rFonts w:cs="Calibri" w:hAnsi="Noto Sans Armenian"/>
            </w:rPr>
          </w:rPrChange>
        </w:rPr>
        <w:t>pipette</w:t>
      </w:r>
      <w:r>
        <w:rPr>
          <w:rFonts w:ascii="Times New Roman" w:cs="Times New Roman" w:hAnsi="Times New Roman"/>
          <w:sz w:val="28"/>
          <w:szCs w:val="28"/>
        </w:rPr>
        <w:t xml:space="preserve"> </w:t>
      </w:r>
      <w:r w:rsidRPr="26E3972F">
        <w:rPr>
          <w:rFonts w:ascii="Times New Roman" w:cs="Times New Roman" w:hAnsi="Times New Roman"/>
          <w:sz w:val="28"/>
          <w:szCs w:val="28"/>
          <w:rPrChange w:id="13839" w:author="user pc" w:date="2022-03-15T10:14:00Z">
            <w:rPr>
              <w:rFonts w:cs="Calibri" w:hAnsi="Noto Sans Armenian"/>
            </w:rPr>
          </w:rPrChange>
        </w:rPr>
        <w:t>against</w:t>
      </w:r>
      <w:r>
        <w:rPr>
          <w:rFonts w:ascii="Times New Roman" w:cs="Times New Roman" w:hAnsi="Times New Roman"/>
          <w:sz w:val="28"/>
          <w:szCs w:val="28"/>
        </w:rPr>
        <w:t xml:space="preserve"> </w:t>
      </w:r>
      <w:r w:rsidRPr="5E1D9E11">
        <w:rPr>
          <w:rFonts w:ascii="Times New Roman" w:cs="Times New Roman" w:hAnsi="Times New Roman"/>
          <w:sz w:val="28"/>
          <w:szCs w:val="28"/>
          <w:rPrChange w:id="13840" w:author="user pc" w:date="2022-03-15T10:14:00Z">
            <w:rPr>
              <w:rFonts w:cs="Calibri" w:hAnsi="Noto Sans Armenian"/>
            </w:rPr>
          </w:rPrChange>
        </w:rPr>
        <w:t>the</w:t>
      </w:r>
      <w:r>
        <w:rPr>
          <w:rFonts w:ascii="Times New Roman" w:cs="Times New Roman" w:hAnsi="Times New Roman"/>
          <w:sz w:val="28"/>
          <w:szCs w:val="28"/>
        </w:rPr>
        <w:t xml:space="preserve"> </w:t>
      </w:r>
      <w:r w:rsidRPr="426CDFC3">
        <w:rPr>
          <w:rFonts w:ascii="Times New Roman" w:cs="Times New Roman" w:hAnsi="Times New Roman"/>
          <w:sz w:val="28"/>
          <w:szCs w:val="28"/>
          <w:rPrChange w:id="13841" w:author="user pc" w:date="2022-03-15T10:14:00Z">
            <w:rPr>
              <w:rFonts w:cs="Calibri" w:hAnsi="Noto Sans Armenian"/>
            </w:rPr>
          </w:rPrChange>
        </w:rPr>
        <w:t>inside</w:t>
      </w:r>
      <w:r>
        <w:rPr>
          <w:rFonts w:ascii="Times New Roman" w:cs="Times New Roman" w:hAnsi="Times New Roman"/>
          <w:sz w:val="28"/>
          <w:szCs w:val="28"/>
        </w:rPr>
        <w:t xml:space="preserve"> </w:t>
      </w:r>
      <w:r w:rsidRPr="A73647B4">
        <w:rPr>
          <w:rFonts w:ascii="Times New Roman" w:cs="Times New Roman" w:hAnsi="Times New Roman"/>
          <w:sz w:val="28"/>
          <w:szCs w:val="28"/>
          <w:rPrChange w:id="13842" w:author="user pc" w:date="2022-03-15T10:14:00Z">
            <w:rPr>
              <w:rFonts w:cs="Calibri" w:hAnsi="Noto Sans Armenian"/>
            </w:rPr>
          </w:rPrChange>
        </w:rPr>
        <w:t>glass</w:t>
      </w:r>
      <w:r>
        <w:rPr>
          <w:rFonts w:ascii="Times New Roman" w:cs="Times New Roman" w:hAnsi="Times New Roman"/>
          <w:sz w:val="28"/>
          <w:szCs w:val="28"/>
        </w:rPr>
        <w:t xml:space="preserve"> </w:t>
      </w:r>
      <w:r w:rsidRPr="B52F7DD7">
        <w:rPr>
          <w:rFonts w:ascii="Times New Roman" w:cs="Times New Roman" w:hAnsi="Times New Roman"/>
          <w:sz w:val="28"/>
          <w:szCs w:val="28"/>
          <w:rPrChange w:id="13843" w:author="user pc" w:date="2022-03-15T10:14:00Z">
            <w:rPr>
              <w:rFonts w:cs="Calibri" w:hAnsi="Noto Sans Armenian"/>
            </w:rPr>
          </w:rPrChange>
        </w:rPr>
        <w:t>wall</w:t>
      </w:r>
      <w:r>
        <w:rPr>
          <w:rFonts w:ascii="Times New Roman" w:cs="Times New Roman" w:hAnsi="Times New Roman"/>
          <w:sz w:val="28"/>
          <w:szCs w:val="28"/>
        </w:rPr>
        <w:t xml:space="preserve"> </w:t>
      </w:r>
      <w:r w:rsidRPr="5FB462FB">
        <w:rPr>
          <w:rFonts w:ascii="Times New Roman" w:cs="Times New Roman" w:hAnsi="Times New Roman"/>
          <w:sz w:val="28"/>
          <w:szCs w:val="28"/>
          <w:rPrChange w:id="13844" w:author="user pc" w:date="2022-03-15T10:14:00Z">
            <w:rPr>
              <w:rFonts w:cs="Calibri" w:hAnsi="Noto Sans Armenian"/>
            </w:rPr>
          </w:rPrChange>
        </w:rPr>
        <w:t>of</w:t>
      </w:r>
      <w:r>
        <w:rPr>
          <w:rFonts w:ascii="Times New Roman" w:cs="Times New Roman" w:hAnsi="Times New Roman"/>
          <w:sz w:val="28"/>
          <w:szCs w:val="28"/>
        </w:rPr>
        <w:t xml:space="preserve"> </w:t>
      </w:r>
      <w:r w:rsidRPr="30E9F0AD">
        <w:rPr>
          <w:rFonts w:ascii="Times New Roman" w:cs="Times New Roman" w:hAnsi="Times New Roman"/>
          <w:sz w:val="28"/>
          <w:szCs w:val="28"/>
          <w:rPrChange w:id="13845" w:author="user pc" w:date="2022-03-15T10:14:00Z">
            <w:rPr>
              <w:rFonts w:cs="Calibri" w:hAnsi="Noto Sans Armenian"/>
            </w:rPr>
          </w:rPrChange>
        </w:rPr>
        <w:t>the</w:t>
      </w:r>
      <w:r>
        <w:rPr>
          <w:rFonts w:ascii="Times New Roman" w:cs="Times New Roman" w:hAnsi="Times New Roman"/>
          <w:sz w:val="28"/>
          <w:szCs w:val="28"/>
        </w:rPr>
        <w:t xml:space="preserve"> </w:t>
      </w:r>
      <w:r w:rsidRPr="E72F723F">
        <w:rPr>
          <w:rFonts w:ascii="Times New Roman" w:cs="Times New Roman" w:hAnsi="Times New Roman"/>
          <w:sz w:val="28"/>
          <w:szCs w:val="28"/>
          <w:rPrChange w:id="13846" w:author="user pc" w:date="2022-03-15T10:14:00Z">
            <w:rPr>
              <w:rFonts w:cs="Calibri" w:hAnsi="Noto Sans Armenian"/>
            </w:rPr>
          </w:rPrChange>
        </w:rPr>
        <w:t>flask.</w:t>
      </w:r>
      <w:r>
        <w:rPr>
          <w:rFonts w:ascii="Times New Roman" w:cs="Times New Roman" w:hAnsi="Times New Roman"/>
          <w:sz w:val="28"/>
          <w:szCs w:val="28"/>
        </w:rPr>
        <w:t xml:space="preserve"> </w:t>
      </w:r>
      <w:r w:rsidRPr="80D02AC8">
        <w:rPr>
          <w:rFonts w:ascii="Times New Roman" w:cs="Times New Roman" w:hAnsi="Times New Roman"/>
          <w:sz w:val="28"/>
          <w:szCs w:val="28"/>
          <w:rPrChange w:id="13847" w:author="user pc" w:date="2022-03-15T10:14:00Z">
            <w:rPr>
              <w:rFonts w:cs="Calibri" w:hAnsi="Noto Sans Armenian"/>
            </w:rPr>
          </w:rPrChange>
        </w:rPr>
        <w:t>Let</w:t>
      </w:r>
      <w:r>
        <w:rPr>
          <w:rFonts w:ascii="Times New Roman" w:cs="Times New Roman" w:hAnsi="Times New Roman"/>
          <w:sz w:val="28"/>
          <w:szCs w:val="28"/>
        </w:rPr>
        <w:t xml:space="preserve"> </w:t>
      </w:r>
      <w:r w:rsidRPr="40BCC8EE">
        <w:rPr>
          <w:rFonts w:ascii="Times New Roman" w:cs="Times New Roman" w:hAnsi="Times New Roman"/>
          <w:sz w:val="28"/>
          <w:szCs w:val="28"/>
          <w:rPrChange w:id="13848" w:author="user pc" w:date="2022-03-15T10:14:00Z">
            <w:rPr>
              <w:rFonts w:cs="Calibri" w:hAnsi="Noto Sans Armenian"/>
            </w:rPr>
          </w:rPrChange>
        </w:rPr>
        <w:t>the</w:t>
      </w:r>
      <w:r>
        <w:rPr>
          <w:rFonts w:ascii="Times New Roman" w:cs="Times New Roman" w:hAnsi="Times New Roman"/>
          <w:sz w:val="28"/>
          <w:szCs w:val="28"/>
        </w:rPr>
        <w:t xml:space="preserve"> </w:t>
      </w:r>
      <w:r w:rsidRPr="35DE730C">
        <w:rPr>
          <w:rFonts w:ascii="Times New Roman" w:cs="Times New Roman" w:hAnsi="Times New Roman"/>
          <w:sz w:val="28"/>
          <w:szCs w:val="28"/>
          <w:rPrChange w:id="13849" w:author="user pc" w:date="2022-03-15T10:14:00Z">
            <w:rPr>
              <w:rFonts w:cs="Calibri" w:hAnsi="Noto Sans Armenian"/>
            </w:rPr>
          </w:rPrChange>
        </w:rPr>
        <w:t>solution</w:t>
      </w:r>
      <w:r>
        <w:rPr>
          <w:rFonts w:ascii="Times New Roman" w:cs="Times New Roman" w:hAnsi="Times New Roman"/>
          <w:sz w:val="28"/>
          <w:szCs w:val="28"/>
        </w:rPr>
        <w:t xml:space="preserve"> </w:t>
      </w:r>
      <w:r w:rsidRPr="0EECDC8D">
        <w:rPr>
          <w:rFonts w:ascii="Times New Roman" w:cs="Times New Roman" w:hAnsi="Times New Roman"/>
          <w:sz w:val="28"/>
          <w:szCs w:val="28"/>
          <w:rPrChange w:id="13850" w:author="user pc" w:date="2022-03-15T10:14:00Z">
            <w:rPr>
              <w:rFonts w:cs="Calibri" w:hAnsi="Noto Sans Armenian"/>
            </w:rPr>
          </w:rPrChange>
        </w:rPr>
        <w:t>drain</w:t>
      </w:r>
      <w:r>
        <w:rPr>
          <w:rFonts w:ascii="Times New Roman" w:cs="Times New Roman" w:hAnsi="Times New Roman"/>
          <w:sz w:val="28"/>
          <w:szCs w:val="28"/>
        </w:rPr>
        <w:t xml:space="preserve"> </w:t>
      </w:r>
      <w:r w:rsidRPr="DFCEF1C2">
        <w:rPr>
          <w:rFonts w:ascii="Times New Roman" w:cs="Times New Roman" w:hAnsi="Times New Roman"/>
          <w:sz w:val="28"/>
          <w:szCs w:val="28"/>
          <w:rPrChange w:id="13851" w:author="user pc" w:date="2022-03-15T10:14:00Z">
            <w:rPr>
              <w:rFonts w:cs="Calibri" w:hAnsi="Noto Sans Armenian"/>
            </w:rPr>
          </w:rPrChange>
        </w:rPr>
        <w:t>slowly,</w:t>
      </w:r>
      <w:r>
        <w:rPr>
          <w:rFonts w:ascii="Times New Roman" w:cs="Times New Roman" w:hAnsi="Times New Roman"/>
          <w:sz w:val="28"/>
          <w:szCs w:val="28"/>
        </w:rPr>
        <w:t xml:space="preserve"> </w:t>
      </w:r>
      <w:r w:rsidRPr="A4978439">
        <w:rPr>
          <w:rFonts w:ascii="Times New Roman" w:cs="Times New Roman" w:hAnsi="Times New Roman"/>
          <w:sz w:val="28"/>
          <w:szCs w:val="28"/>
          <w:rPrChange w:id="13852" w:author="user pc" w:date="2022-03-15T10:14:00Z">
            <w:rPr>
              <w:rFonts w:cs="Calibri" w:hAnsi="Noto Sans Armenian"/>
            </w:rPr>
          </w:rPrChange>
        </w:rPr>
        <w:t>by</w:t>
      </w:r>
      <w:r>
        <w:rPr>
          <w:rFonts w:ascii="Times New Roman" w:cs="Times New Roman" w:hAnsi="Times New Roman"/>
          <w:sz w:val="28"/>
          <w:szCs w:val="28"/>
        </w:rPr>
        <w:t xml:space="preserve"> removing </w:t>
      </w:r>
      <w:r w:rsidRPr="C95EB088">
        <w:rPr>
          <w:rFonts w:ascii="Times New Roman" w:cs="Times New Roman" w:hAnsi="Times New Roman"/>
          <w:sz w:val="28"/>
          <w:szCs w:val="28"/>
          <w:rPrChange w:id="13853" w:author="user pc" w:date="2022-03-15T10:14:00Z">
            <w:rPr>
              <w:rFonts w:cs="Calibri" w:hAnsi="Noto Sans Armenian"/>
            </w:rPr>
          </w:rPrChange>
        </w:rPr>
        <w:t>our</w:t>
      </w:r>
      <w:r>
        <w:rPr>
          <w:rFonts w:ascii="Times New Roman" w:cs="Times New Roman" w:hAnsi="Times New Roman"/>
          <w:sz w:val="28"/>
          <w:szCs w:val="28"/>
        </w:rPr>
        <w:t xml:space="preserve"> </w:t>
      </w:r>
      <w:r w:rsidRPr="D8391514">
        <w:rPr>
          <w:rFonts w:ascii="Times New Roman" w:cs="Times New Roman" w:hAnsi="Times New Roman"/>
          <w:sz w:val="28"/>
          <w:szCs w:val="28"/>
          <w:rPrChange w:id="13854" w:author="user pc" w:date="2022-03-15T10:14:00Z">
            <w:rPr>
              <w:rFonts w:cs="Calibri" w:hAnsi="Noto Sans Armenian"/>
            </w:rPr>
          </w:rPrChange>
        </w:rPr>
        <w:t>finger</w:t>
      </w:r>
      <w:r>
        <w:rPr>
          <w:rFonts w:ascii="Times New Roman" w:cs="Times New Roman" w:hAnsi="Times New Roman"/>
          <w:sz w:val="28"/>
          <w:szCs w:val="28"/>
        </w:rPr>
        <w:t xml:space="preserve"> </w:t>
      </w:r>
      <w:r w:rsidRPr="6785FF77">
        <w:rPr>
          <w:rFonts w:ascii="Times New Roman" w:cs="Times New Roman" w:hAnsi="Times New Roman"/>
          <w:sz w:val="28"/>
          <w:szCs w:val="28"/>
          <w:rPrChange w:id="13855" w:author="user pc" w:date="2022-03-15T10:14:00Z">
            <w:rPr>
              <w:rFonts w:cs="Calibri" w:hAnsi="Noto Sans Armenian"/>
            </w:rPr>
          </w:rPrChange>
        </w:rPr>
        <w:t>from</w:t>
      </w:r>
      <w:r>
        <w:rPr>
          <w:rFonts w:ascii="Times New Roman" w:cs="Times New Roman" w:hAnsi="Times New Roman"/>
          <w:sz w:val="28"/>
          <w:szCs w:val="28"/>
        </w:rPr>
        <w:t xml:space="preserve"> </w:t>
      </w:r>
      <w:r w:rsidRPr="F8BB343F">
        <w:rPr>
          <w:rFonts w:ascii="Times New Roman" w:cs="Times New Roman" w:hAnsi="Times New Roman"/>
          <w:sz w:val="28"/>
          <w:szCs w:val="28"/>
          <w:rPrChange w:id="13856" w:author="user pc" w:date="2022-03-15T10:14:00Z">
            <w:rPr>
              <w:rFonts w:cs="Calibri" w:hAnsi="Noto Sans Armenian"/>
            </w:rPr>
          </w:rPrChange>
        </w:rPr>
        <w:t>the</w:t>
      </w:r>
      <w:r>
        <w:rPr>
          <w:rFonts w:ascii="Times New Roman" w:cs="Times New Roman" w:hAnsi="Times New Roman"/>
          <w:sz w:val="28"/>
          <w:szCs w:val="28"/>
        </w:rPr>
        <w:t xml:space="preserve"> </w:t>
      </w:r>
      <w:r w:rsidRPr="E8596F09">
        <w:rPr>
          <w:rFonts w:ascii="Times New Roman" w:cs="Times New Roman" w:hAnsi="Times New Roman"/>
          <w:sz w:val="28"/>
          <w:szCs w:val="28"/>
          <w:rPrChange w:id="13857" w:author="user pc" w:date="2022-03-15T10:14:00Z">
            <w:rPr>
              <w:rFonts w:cs="Calibri" w:hAnsi="Noto Sans Armenian"/>
            </w:rPr>
          </w:rPrChange>
        </w:rPr>
        <w:t>stem.</w:t>
      </w:r>
    </w:p>
    <w:p>
      <w:pPr>
        <w:pStyle w:val="style0"/>
        <w:rPr>
          <w:rFonts w:ascii="Times New Roman" w:cs="Times New Roman" w:hAnsi="Times New Roman"/>
          <w:sz w:val="28"/>
          <w:szCs w:val="28"/>
          <w:rPrChange w:id="13858" w:author="user pc" w:date="2022-03-15T10:14:00Z">
            <w:rPr>
              <w:rFonts w:cs="Calibri" w:hAnsi="Noto Sans Armenian"/>
            </w:rPr>
          </w:rPrChange>
        </w:rPr>
      </w:pPr>
      <w:r w:rsidRPr="FEBF2D7E">
        <w:rPr>
          <w:rFonts w:ascii="Times New Roman" w:cs="Times New Roman" w:hAnsi="Times New Roman"/>
          <w:sz w:val="28"/>
          <w:szCs w:val="28"/>
          <w:rPrChange w:id="13859" w:author="user pc" w:date="2022-03-15T10:14:00Z">
            <w:rPr>
              <w:rFonts w:cs="Calibri" w:hAnsi="Noto Sans Armenian"/>
            </w:rPr>
          </w:rPrChange>
        </w:rPr>
        <w:t>6.</w:t>
      </w:r>
      <w:r>
        <w:rPr>
          <w:rFonts w:ascii="Times New Roman" w:cs="Times New Roman" w:hAnsi="Times New Roman"/>
          <w:sz w:val="28"/>
          <w:szCs w:val="28"/>
        </w:rPr>
        <w:t xml:space="preserve"> </w:t>
      </w:r>
      <w:r w:rsidRPr="DB31DA56">
        <w:rPr>
          <w:rFonts w:ascii="Times New Roman" w:cs="Times New Roman" w:hAnsi="Times New Roman"/>
          <w:sz w:val="28"/>
          <w:szCs w:val="28"/>
          <w:rPrChange w:id="13860" w:author="user pc" w:date="2022-03-15T10:14:00Z">
            <w:rPr>
              <w:rFonts w:cs="Calibri" w:hAnsi="Noto Sans Armenian"/>
            </w:rPr>
          </w:rPrChange>
        </w:rPr>
        <w:t>After</w:t>
      </w:r>
      <w:r>
        <w:rPr>
          <w:rFonts w:ascii="Times New Roman" w:cs="Times New Roman" w:hAnsi="Times New Roman"/>
          <w:sz w:val="28"/>
          <w:szCs w:val="28"/>
        </w:rPr>
        <w:t xml:space="preserve"> </w:t>
      </w:r>
      <w:r w:rsidRPr="C30467D4">
        <w:rPr>
          <w:rFonts w:ascii="Times New Roman" w:cs="Times New Roman" w:hAnsi="Times New Roman"/>
          <w:sz w:val="28"/>
          <w:szCs w:val="28"/>
          <w:rPrChange w:id="13861" w:author="user pc" w:date="2022-03-15T10:14:00Z">
            <w:rPr>
              <w:rFonts w:cs="Calibri" w:hAnsi="Noto Sans Armenian"/>
            </w:rPr>
          </w:rPrChange>
        </w:rPr>
        <w:t>the</w:t>
      </w:r>
      <w:r>
        <w:rPr>
          <w:rFonts w:ascii="Times New Roman" w:cs="Times New Roman" w:hAnsi="Times New Roman"/>
          <w:sz w:val="28"/>
          <w:szCs w:val="28"/>
        </w:rPr>
        <w:t xml:space="preserve"> </w:t>
      </w:r>
      <w:r w:rsidRPr="AE577B24">
        <w:rPr>
          <w:rFonts w:ascii="Times New Roman" w:cs="Times New Roman" w:hAnsi="Times New Roman"/>
          <w:sz w:val="28"/>
          <w:szCs w:val="28"/>
          <w:rPrChange w:id="13862" w:author="user pc" w:date="2022-03-15T10:14:00Z">
            <w:rPr>
              <w:rFonts w:cs="Calibri" w:hAnsi="Noto Sans Armenian"/>
            </w:rPr>
          </w:rPrChange>
        </w:rPr>
        <w:t>solution</w:t>
      </w:r>
      <w:r>
        <w:rPr>
          <w:rFonts w:ascii="Times New Roman" w:cs="Times New Roman" w:hAnsi="Times New Roman"/>
          <w:sz w:val="28"/>
          <w:szCs w:val="28"/>
        </w:rPr>
        <w:t xml:space="preserve"> </w:t>
      </w:r>
      <w:r w:rsidRPr="5C57A18D">
        <w:rPr>
          <w:rFonts w:ascii="Times New Roman" w:cs="Times New Roman" w:hAnsi="Times New Roman"/>
          <w:sz w:val="28"/>
          <w:szCs w:val="28"/>
          <w:rPrChange w:id="13863" w:author="user pc" w:date="2022-03-15T10:14:00Z">
            <w:rPr>
              <w:rFonts w:cs="Calibri" w:hAnsi="Noto Sans Armenian"/>
            </w:rPr>
          </w:rPrChange>
        </w:rPr>
        <w:t>drains,</w:t>
      </w:r>
      <w:r>
        <w:rPr>
          <w:rFonts w:ascii="Times New Roman" w:cs="Times New Roman" w:hAnsi="Times New Roman"/>
          <w:sz w:val="28"/>
          <w:szCs w:val="28"/>
        </w:rPr>
        <w:t xml:space="preserve"> </w:t>
      </w:r>
      <w:r w:rsidRPr="E33C5AF2">
        <w:rPr>
          <w:rFonts w:ascii="Times New Roman" w:cs="Times New Roman" w:hAnsi="Times New Roman"/>
          <w:sz w:val="28"/>
          <w:szCs w:val="28"/>
          <w:rPrChange w:id="13864" w:author="user pc" w:date="2022-03-15T10:14:00Z">
            <w:rPr>
              <w:rFonts w:cs="Calibri" w:hAnsi="Noto Sans Armenian"/>
            </w:rPr>
          </w:rPrChange>
        </w:rPr>
        <w:t>wait</w:t>
      </w:r>
      <w:r>
        <w:rPr>
          <w:rFonts w:ascii="Times New Roman" w:cs="Times New Roman" w:hAnsi="Times New Roman"/>
          <w:sz w:val="28"/>
          <w:szCs w:val="28"/>
        </w:rPr>
        <w:t xml:space="preserve"> </w:t>
      </w:r>
      <w:r w:rsidRPr="55B09BDB">
        <w:rPr>
          <w:rFonts w:ascii="Times New Roman" w:cs="Times New Roman" w:hAnsi="Times New Roman"/>
          <w:sz w:val="28"/>
          <w:szCs w:val="28"/>
          <w:rPrChange w:id="13865" w:author="user pc" w:date="2022-03-15T10:14:00Z">
            <w:rPr>
              <w:rFonts w:cs="Calibri" w:hAnsi="Noto Sans Armenian"/>
            </w:rPr>
          </w:rPrChange>
        </w:rPr>
        <w:t>several</w:t>
      </w:r>
      <w:r>
        <w:rPr>
          <w:rFonts w:ascii="Times New Roman" w:cs="Times New Roman" w:hAnsi="Times New Roman"/>
          <w:sz w:val="28"/>
          <w:szCs w:val="28"/>
        </w:rPr>
        <w:t xml:space="preserve"> </w:t>
      </w:r>
      <w:r w:rsidRPr="BD3ECCDA">
        <w:rPr>
          <w:rFonts w:ascii="Times New Roman" w:cs="Times New Roman" w:hAnsi="Times New Roman"/>
          <w:sz w:val="28"/>
          <w:szCs w:val="28"/>
          <w:rPrChange w:id="13866" w:author="user pc" w:date="2022-03-15T10:14:00Z">
            <w:rPr>
              <w:rFonts w:cs="Calibri" w:hAnsi="Noto Sans Armenian"/>
            </w:rPr>
          </w:rPrChange>
        </w:rPr>
        <w:t>seconds</w:t>
      </w:r>
      <w:r>
        <w:rPr>
          <w:rFonts w:ascii="Times New Roman" w:cs="Times New Roman" w:hAnsi="Times New Roman"/>
          <w:sz w:val="28"/>
          <w:szCs w:val="28"/>
        </w:rPr>
        <w:t xml:space="preserve"> </w:t>
      </w:r>
      <w:r w:rsidRPr="B121ABE7">
        <w:rPr>
          <w:rFonts w:ascii="Times New Roman" w:cs="Times New Roman" w:hAnsi="Times New Roman"/>
          <w:sz w:val="28"/>
          <w:szCs w:val="28"/>
          <w:rPrChange w:id="13867" w:author="user pc" w:date="2022-03-15T10:14:00Z">
            <w:rPr>
              <w:rFonts w:cs="Calibri" w:hAnsi="Noto Sans Armenian"/>
            </w:rPr>
          </w:rPrChange>
        </w:rPr>
        <w:t>and</w:t>
      </w:r>
      <w:r>
        <w:rPr>
          <w:rFonts w:ascii="Times New Roman" w:cs="Times New Roman" w:hAnsi="Times New Roman"/>
          <w:sz w:val="28"/>
          <w:szCs w:val="28"/>
        </w:rPr>
        <w:t xml:space="preserve"> </w:t>
      </w:r>
      <w:r w:rsidRPr="8F4A6D02">
        <w:rPr>
          <w:rFonts w:ascii="Times New Roman" w:cs="Times New Roman" w:hAnsi="Times New Roman"/>
          <w:sz w:val="28"/>
          <w:szCs w:val="28"/>
          <w:rPrChange w:id="13868" w:author="user pc" w:date="2022-03-15T10:14:00Z">
            <w:rPr>
              <w:rFonts w:cs="Calibri" w:hAnsi="Noto Sans Armenian"/>
            </w:rPr>
          </w:rPrChange>
        </w:rPr>
        <w:t>then</w:t>
      </w:r>
      <w:r>
        <w:rPr>
          <w:rFonts w:ascii="Times New Roman" w:cs="Times New Roman" w:hAnsi="Times New Roman"/>
          <w:sz w:val="28"/>
          <w:szCs w:val="28"/>
        </w:rPr>
        <w:t xml:space="preserve"> </w:t>
      </w:r>
      <w:r w:rsidRPr="E49F1950">
        <w:rPr>
          <w:rFonts w:ascii="Times New Roman" w:cs="Times New Roman" w:hAnsi="Times New Roman"/>
          <w:sz w:val="28"/>
          <w:szCs w:val="28"/>
          <w:rPrChange w:id="13869" w:author="user pc" w:date="2022-03-15T10:14:00Z">
            <w:rPr>
              <w:rFonts w:cs="Calibri" w:hAnsi="Noto Sans Armenian"/>
            </w:rPr>
          </w:rPrChange>
        </w:rPr>
        <w:t>touch</w:t>
      </w:r>
      <w:r>
        <w:rPr>
          <w:rFonts w:ascii="Times New Roman" w:cs="Times New Roman" w:hAnsi="Times New Roman"/>
          <w:sz w:val="28"/>
          <w:szCs w:val="28"/>
        </w:rPr>
        <w:t xml:space="preserve"> </w:t>
      </w:r>
      <w:r w:rsidRPr="3D05ACEC">
        <w:rPr>
          <w:rFonts w:ascii="Times New Roman" w:cs="Times New Roman" w:hAnsi="Times New Roman"/>
          <w:sz w:val="28"/>
          <w:szCs w:val="28"/>
          <w:rPrChange w:id="13870" w:author="user pc" w:date="2022-03-15T10:14:00Z">
            <w:rPr>
              <w:rFonts w:cs="Calibri" w:hAnsi="Noto Sans Armenian"/>
            </w:rPr>
          </w:rPrChange>
        </w:rPr>
        <w:t>the</w:t>
      </w:r>
      <w:r>
        <w:rPr>
          <w:rFonts w:ascii="Times New Roman" w:cs="Times New Roman" w:hAnsi="Times New Roman"/>
          <w:sz w:val="28"/>
          <w:szCs w:val="28"/>
        </w:rPr>
        <w:t xml:space="preserve"> </w:t>
      </w:r>
      <w:r w:rsidRPr="E9619913">
        <w:rPr>
          <w:rFonts w:ascii="Times New Roman" w:cs="Times New Roman" w:hAnsi="Times New Roman"/>
          <w:sz w:val="28"/>
          <w:szCs w:val="28"/>
          <w:rPrChange w:id="13871" w:author="user pc" w:date="2022-03-15T10:14:00Z">
            <w:rPr>
              <w:rFonts w:cs="Calibri" w:hAnsi="Noto Sans Armenian"/>
            </w:rPr>
          </w:rPrChange>
        </w:rPr>
        <w:t>tip</w:t>
      </w:r>
      <w:r>
        <w:rPr>
          <w:rFonts w:ascii="Times New Roman" w:cs="Times New Roman" w:hAnsi="Times New Roman"/>
          <w:sz w:val="28"/>
          <w:szCs w:val="28"/>
        </w:rPr>
        <w:t xml:space="preserve"> </w:t>
      </w:r>
      <w:r w:rsidRPr="B5779B99">
        <w:rPr>
          <w:rFonts w:ascii="Times New Roman" w:cs="Times New Roman" w:hAnsi="Times New Roman"/>
          <w:sz w:val="28"/>
          <w:szCs w:val="28"/>
          <w:rPrChange w:id="13872" w:author="user pc" w:date="2022-03-15T10:14:00Z">
            <w:rPr>
              <w:rFonts w:cs="Calibri" w:hAnsi="Noto Sans Armenian"/>
            </w:rPr>
          </w:rPrChange>
        </w:rPr>
        <w:t>to</w:t>
      </w:r>
      <w:r>
        <w:rPr>
          <w:rFonts w:ascii="Times New Roman" w:cs="Times New Roman" w:hAnsi="Times New Roman"/>
          <w:sz w:val="28"/>
          <w:szCs w:val="28"/>
        </w:rPr>
        <w:t xml:space="preserve"> </w:t>
      </w:r>
      <w:r w:rsidRPr="EBE4067A">
        <w:rPr>
          <w:rFonts w:ascii="Times New Roman" w:cs="Times New Roman" w:hAnsi="Times New Roman"/>
          <w:sz w:val="28"/>
          <w:szCs w:val="28"/>
          <w:rPrChange w:id="13873" w:author="user pc" w:date="2022-03-15T10:14:00Z">
            <w:rPr>
              <w:rFonts w:cs="Calibri" w:hAnsi="Noto Sans Armenian"/>
            </w:rPr>
          </w:rPrChange>
        </w:rPr>
        <w:t>the</w:t>
      </w:r>
      <w:r>
        <w:rPr>
          <w:rFonts w:ascii="Times New Roman" w:cs="Times New Roman" w:hAnsi="Times New Roman"/>
          <w:sz w:val="28"/>
          <w:szCs w:val="28"/>
        </w:rPr>
        <w:t xml:space="preserve"> </w:t>
      </w:r>
      <w:r w:rsidRPr="D4B46068">
        <w:rPr>
          <w:rFonts w:ascii="Times New Roman" w:cs="Times New Roman" w:hAnsi="Times New Roman"/>
          <w:sz w:val="28"/>
          <w:szCs w:val="28"/>
          <w:rPrChange w:id="13874" w:author="user pc" w:date="2022-03-15T10:14:00Z">
            <w:rPr>
              <w:rFonts w:cs="Calibri" w:hAnsi="Noto Sans Armenian"/>
            </w:rPr>
          </w:rPrChange>
        </w:rPr>
        <w:t>inside</w:t>
      </w:r>
      <w:r>
        <w:rPr>
          <w:rFonts w:ascii="Times New Roman" w:cs="Times New Roman" w:hAnsi="Times New Roman"/>
          <w:sz w:val="28"/>
          <w:szCs w:val="28"/>
        </w:rPr>
        <w:t xml:space="preserve"> </w:t>
      </w:r>
      <w:r w:rsidRPr="0ED96ACE">
        <w:rPr>
          <w:rFonts w:ascii="Times New Roman" w:cs="Times New Roman" w:hAnsi="Times New Roman"/>
          <w:sz w:val="28"/>
          <w:szCs w:val="28"/>
          <w:rPrChange w:id="13875" w:author="user pc" w:date="2022-03-15T10:14:00Z">
            <w:rPr>
              <w:rFonts w:cs="Calibri" w:hAnsi="Noto Sans Armenian"/>
            </w:rPr>
          </w:rPrChange>
        </w:rPr>
        <w:t>wall</w:t>
      </w:r>
      <w:r>
        <w:rPr>
          <w:rFonts w:ascii="Times New Roman" w:cs="Times New Roman" w:hAnsi="Times New Roman"/>
          <w:sz w:val="28"/>
          <w:szCs w:val="28"/>
        </w:rPr>
        <w:t xml:space="preserve"> </w:t>
      </w:r>
      <w:r w:rsidRPr="E3A43DD1">
        <w:rPr>
          <w:rFonts w:ascii="Times New Roman" w:cs="Times New Roman" w:hAnsi="Times New Roman"/>
          <w:sz w:val="28"/>
          <w:szCs w:val="28"/>
          <w:rPrChange w:id="13876" w:author="user pc" w:date="2022-03-15T10:14:00Z">
            <w:rPr>
              <w:rFonts w:cs="Calibri" w:hAnsi="Noto Sans Armenian"/>
            </w:rPr>
          </w:rPrChange>
        </w:rPr>
        <w:t>of</w:t>
      </w:r>
      <w:r>
        <w:rPr>
          <w:rFonts w:ascii="Times New Roman" w:cs="Times New Roman" w:hAnsi="Times New Roman"/>
          <w:sz w:val="28"/>
          <w:szCs w:val="28"/>
        </w:rPr>
        <w:t xml:space="preserve"> </w:t>
      </w:r>
      <w:r w:rsidRPr="B6EF05CC">
        <w:rPr>
          <w:rFonts w:ascii="Times New Roman" w:cs="Times New Roman" w:hAnsi="Times New Roman"/>
          <w:sz w:val="28"/>
          <w:szCs w:val="28"/>
          <w:rPrChange w:id="13877" w:author="user pc" w:date="2022-03-15T10:14:00Z">
            <w:rPr>
              <w:rFonts w:cs="Calibri" w:hAnsi="Noto Sans Armenian"/>
            </w:rPr>
          </w:rPrChange>
        </w:rPr>
        <w:t>the</w:t>
      </w:r>
      <w:r>
        <w:rPr>
          <w:rFonts w:ascii="Times New Roman" w:cs="Times New Roman" w:hAnsi="Times New Roman"/>
          <w:sz w:val="28"/>
          <w:szCs w:val="28"/>
        </w:rPr>
        <w:t xml:space="preserve"> </w:t>
      </w:r>
      <w:r w:rsidRPr="225B196C">
        <w:rPr>
          <w:rFonts w:ascii="Times New Roman" w:cs="Times New Roman" w:hAnsi="Times New Roman"/>
          <w:sz w:val="28"/>
          <w:szCs w:val="28"/>
          <w:rPrChange w:id="13878" w:author="user pc" w:date="2022-03-15T10:14:00Z">
            <w:rPr>
              <w:rFonts w:cs="Calibri" w:hAnsi="Noto Sans Armenian"/>
            </w:rPr>
          </w:rPrChange>
        </w:rPr>
        <w:t>flask</w:t>
      </w:r>
      <w:r>
        <w:rPr>
          <w:rFonts w:ascii="Times New Roman" w:cs="Times New Roman" w:hAnsi="Times New Roman"/>
          <w:sz w:val="28"/>
          <w:szCs w:val="28"/>
        </w:rPr>
        <w:t xml:space="preserve"> </w:t>
      </w:r>
      <w:r w:rsidRPr="5B22AC41">
        <w:rPr>
          <w:rFonts w:ascii="Times New Roman" w:cs="Times New Roman" w:hAnsi="Times New Roman"/>
          <w:sz w:val="28"/>
          <w:szCs w:val="28"/>
          <w:rPrChange w:id="13879" w:author="user pc" w:date="2022-03-15T10:14:00Z">
            <w:rPr>
              <w:rFonts w:cs="Calibri" w:hAnsi="Noto Sans Armenian"/>
            </w:rPr>
          </w:rPrChange>
        </w:rPr>
        <w:t>to</w:t>
      </w:r>
      <w:r>
        <w:rPr>
          <w:rFonts w:ascii="Times New Roman" w:cs="Times New Roman" w:hAnsi="Times New Roman"/>
          <w:sz w:val="28"/>
          <w:szCs w:val="28"/>
        </w:rPr>
        <w:t xml:space="preserve"> </w:t>
      </w:r>
      <w:r w:rsidRPr="9C4B88EB">
        <w:rPr>
          <w:rFonts w:ascii="Times New Roman" w:cs="Times New Roman" w:hAnsi="Times New Roman"/>
          <w:sz w:val="28"/>
          <w:szCs w:val="28"/>
          <w:rPrChange w:id="13880" w:author="user pc" w:date="2022-03-15T10:14:00Z">
            <w:rPr>
              <w:rFonts w:cs="Calibri" w:hAnsi="Noto Sans Armenian"/>
            </w:rPr>
          </w:rPrChange>
        </w:rPr>
        <w:t>remove</w:t>
      </w:r>
      <w:r>
        <w:rPr>
          <w:rFonts w:ascii="Times New Roman" w:cs="Times New Roman" w:hAnsi="Times New Roman"/>
          <w:sz w:val="28"/>
          <w:szCs w:val="28"/>
        </w:rPr>
        <w:t xml:space="preserve"> </w:t>
      </w:r>
      <w:r w:rsidRPr="8D2D4733">
        <w:rPr>
          <w:rFonts w:ascii="Times New Roman" w:cs="Times New Roman" w:hAnsi="Times New Roman"/>
          <w:sz w:val="28"/>
          <w:szCs w:val="28"/>
          <w:rPrChange w:id="13881" w:author="user pc" w:date="2022-03-15T10:14:00Z">
            <w:rPr>
              <w:rFonts w:cs="Calibri" w:hAnsi="Noto Sans Armenian"/>
            </w:rPr>
          </w:rPrChange>
        </w:rPr>
        <w:t>any</w:t>
      </w:r>
      <w:r>
        <w:rPr>
          <w:rFonts w:ascii="Times New Roman" w:cs="Times New Roman" w:hAnsi="Times New Roman"/>
          <w:sz w:val="28"/>
          <w:szCs w:val="28"/>
        </w:rPr>
        <w:t xml:space="preserve"> </w:t>
      </w:r>
      <w:r w:rsidRPr="2914CFE9">
        <w:rPr>
          <w:rFonts w:ascii="Times New Roman" w:cs="Times New Roman" w:hAnsi="Times New Roman"/>
          <w:sz w:val="28"/>
          <w:szCs w:val="28"/>
          <w:rPrChange w:id="13882" w:author="user pc" w:date="2022-03-15T10:14:00Z">
            <w:rPr>
              <w:rFonts w:cs="Calibri" w:hAnsi="Noto Sans Armenian"/>
            </w:rPr>
          </w:rPrChange>
        </w:rPr>
        <w:t>drop</w:t>
      </w:r>
      <w:r>
        <w:rPr>
          <w:rFonts w:ascii="Times New Roman" w:cs="Times New Roman" w:hAnsi="Times New Roman"/>
          <w:sz w:val="28"/>
          <w:szCs w:val="28"/>
        </w:rPr>
        <w:t xml:space="preserve"> </w:t>
      </w:r>
      <w:r w:rsidRPr="6A54D576">
        <w:rPr>
          <w:rFonts w:ascii="Times New Roman" w:cs="Times New Roman" w:hAnsi="Times New Roman"/>
          <w:sz w:val="28"/>
          <w:szCs w:val="28"/>
          <w:rPrChange w:id="13883" w:author="user pc" w:date="2022-03-15T10:14:00Z">
            <w:rPr>
              <w:rFonts w:cs="Calibri" w:hAnsi="Noto Sans Armenian"/>
            </w:rPr>
          </w:rPrChange>
        </w:rPr>
        <w:t>on</w:t>
      </w:r>
      <w:r>
        <w:rPr>
          <w:rFonts w:ascii="Times New Roman" w:cs="Times New Roman" w:hAnsi="Times New Roman"/>
          <w:sz w:val="28"/>
          <w:szCs w:val="28"/>
        </w:rPr>
        <w:t xml:space="preserve"> </w:t>
      </w:r>
      <w:r w:rsidRPr="ABA620BB">
        <w:rPr>
          <w:rFonts w:ascii="Times New Roman" w:cs="Times New Roman" w:hAnsi="Times New Roman"/>
          <w:sz w:val="28"/>
          <w:szCs w:val="28"/>
          <w:rPrChange w:id="13884" w:author="user pc" w:date="2022-03-15T10:14:00Z">
            <w:rPr>
              <w:rFonts w:cs="Calibri" w:hAnsi="Noto Sans Armenian"/>
            </w:rPr>
          </w:rPrChange>
        </w:rPr>
        <w:t>the</w:t>
      </w:r>
      <w:r>
        <w:rPr>
          <w:rFonts w:ascii="Times New Roman" w:cs="Times New Roman" w:hAnsi="Times New Roman"/>
          <w:sz w:val="28"/>
          <w:szCs w:val="28"/>
        </w:rPr>
        <w:t xml:space="preserve"> </w:t>
      </w:r>
      <w:r w:rsidRPr="D3AADAAF">
        <w:rPr>
          <w:rFonts w:ascii="Times New Roman" w:cs="Times New Roman" w:hAnsi="Times New Roman"/>
          <w:sz w:val="28"/>
          <w:szCs w:val="28"/>
          <w:rPrChange w:id="13885" w:author="user pc" w:date="2022-03-15T10:14:00Z">
            <w:rPr>
              <w:rFonts w:cs="Calibri" w:hAnsi="Noto Sans Armenian"/>
            </w:rPr>
          </w:rPrChange>
        </w:rPr>
        <w:t>end.</w:t>
      </w:r>
    </w:p>
    <w:p>
      <w:pPr>
        <w:pStyle w:val="style0"/>
        <w:rPr>
          <w:rFonts w:ascii="Times New Roman" w:cs="Times New Roman"/>
          <w:sz w:val="28"/>
          <w:szCs w:val="28"/>
          <w:rPrChange w:id="13886" w:author="user pc" w:date="2022-03-15T10:14:00Z">
            <w:rPr/>
          </w:rPrChange>
        </w:rPr>
      </w:pPr>
      <w:r w:rsidRPr="5AE9F208">
        <w:rPr>
          <w:rFonts w:ascii="Times New Roman" w:cs="Times New Roman" w:hAnsi="Times New Roman"/>
          <w:sz w:val="28"/>
          <w:szCs w:val="28"/>
          <w:rPrChange w:id="13887" w:author="user pc" w:date="2022-03-15T10:14:00Z">
            <w:rPr>
              <w:rFonts w:cs="Calibri" w:hAnsi="Noto Sans Armenian"/>
            </w:rPr>
          </w:rPrChange>
        </w:rPr>
        <w:t>Note:</w:t>
      </w:r>
      <w:r>
        <w:rPr>
          <w:rFonts w:ascii="Times New Roman" w:cs="Times New Roman" w:hAnsi="Times New Roman"/>
          <w:sz w:val="28"/>
          <w:szCs w:val="28"/>
        </w:rPr>
        <w:t xml:space="preserve"> </w:t>
      </w:r>
      <w:r w:rsidRPr="EFBACA42">
        <w:rPr>
          <w:rFonts w:ascii="Times New Roman" w:cs="Times New Roman" w:hAnsi="Times New Roman"/>
          <w:sz w:val="28"/>
          <w:szCs w:val="28"/>
          <w:rPrChange w:id="13888" w:author="user pc" w:date="2022-03-15T10:14:00Z">
            <w:rPr>
              <w:rFonts w:cs="Calibri" w:hAnsi="Noto Sans Armenian"/>
            </w:rPr>
          </w:rPrChange>
        </w:rPr>
        <w:t>You</w:t>
      </w:r>
      <w:r>
        <w:rPr>
          <w:rFonts w:ascii="Times New Roman" w:cs="Times New Roman" w:hAnsi="Times New Roman"/>
          <w:sz w:val="28"/>
          <w:szCs w:val="28"/>
        </w:rPr>
        <w:t xml:space="preserve"> </w:t>
      </w:r>
      <w:r w:rsidRPr="23DE1825">
        <w:rPr>
          <w:rFonts w:ascii="Times New Roman" w:cs="Times New Roman" w:hAnsi="Times New Roman"/>
          <w:sz w:val="28"/>
          <w:szCs w:val="28"/>
          <w:rPrChange w:id="13889" w:author="user pc" w:date="2022-03-15T10:14:00Z">
            <w:rPr>
              <w:rFonts w:cs="Calibri" w:hAnsi="Noto Sans Armenian"/>
            </w:rPr>
          </w:rPrChange>
        </w:rPr>
        <w:t>may</w:t>
      </w:r>
      <w:r>
        <w:rPr>
          <w:rFonts w:ascii="Times New Roman" w:cs="Times New Roman" w:hAnsi="Times New Roman"/>
          <w:sz w:val="28"/>
          <w:szCs w:val="28"/>
        </w:rPr>
        <w:t xml:space="preserve"> </w:t>
      </w:r>
      <w:r w:rsidRPr="0E4C4494">
        <w:rPr>
          <w:rFonts w:ascii="Times New Roman" w:cs="Times New Roman" w:hAnsi="Times New Roman"/>
          <w:sz w:val="28"/>
          <w:szCs w:val="28"/>
          <w:rPrChange w:id="13890" w:author="user pc" w:date="2022-03-15T10:14:00Z">
            <w:rPr>
              <w:rFonts w:cs="Calibri" w:hAnsi="Noto Sans Armenian"/>
            </w:rPr>
          </w:rPrChange>
        </w:rPr>
        <w:t>notice</w:t>
      </w:r>
      <w:r>
        <w:rPr>
          <w:rFonts w:ascii="Times New Roman" w:cs="Times New Roman" w:hAnsi="Times New Roman"/>
          <w:sz w:val="28"/>
          <w:szCs w:val="28"/>
        </w:rPr>
        <w:t xml:space="preserve"> </w:t>
      </w:r>
      <w:r w:rsidRPr="18BA7F1A">
        <w:rPr>
          <w:rFonts w:ascii="Times New Roman" w:cs="Times New Roman" w:hAnsi="Times New Roman"/>
          <w:sz w:val="28"/>
          <w:szCs w:val="28"/>
          <w:rPrChange w:id="13891" w:author="user pc" w:date="2022-03-15T10:14:00Z">
            <w:rPr>
              <w:rFonts w:cs="Calibri" w:hAnsi="Noto Sans Armenian"/>
            </w:rPr>
          </w:rPrChange>
        </w:rPr>
        <w:t>a</w:t>
      </w:r>
      <w:r>
        <w:rPr>
          <w:rFonts w:ascii="Times New Roman" w:cs="Times New Roman" w:hAnsi="Times New Roman"/>
          <w:sz w:val="28"/>
          <w:szCs w:val="28"/>
        </w:rPr>
        <w:t xml:space="preserve"> </w:t>
      </w:r>
      <w:r w:rsidRPr="C3F5249C">
        <w:rPr>
          <w:rFonts w:ascii="Times New Roman" w:cs="Times New Roman" w:hAnsi="Times New Roman"/>
          <w:sz w:val="28"/>
          <w:szCs w:val="28"/>
          <w:rPrChange w:id="13892" w:author="user pc" w:date="2022-03-15T10:14:00Z">
            <w:rPr>
              <w:rFonts w:cs="Calibri" w:hAnsi="Noto Sans Armenian"/>
            </w:rPr>
          </w:rPrChange>
        </w:rPr>
        <w:t>small</w:t>
      </w:r>
      <w:r>
        <w:rPr>
          <w:rFonts w:ascii="Times New Roman" w:cs="Times New Roman" w:hAnsi="Times New Roman"/>
          <w:sz w:val="28"/>
          <w:szCs w:val="28"/>
        </w:rPr>
        <w:t xml:space="preserve"> </w:t>
      </w:r>
      <w:r w:rsidRPr="AF213072">
        <w:rPr>
          <w:rFonts w:ascii="Times New Roman" w:cs="Times New Roman" w:hAnsi="Times New Roman"/>
          <w:sz w:val="28"/>
          <w:szCs w:val="28"/>
          <w:rPrChange w:id="13893" w:author="user pc" w:date="2022-03-15T10:14:00Z">
            <w:rPr>
              <w:rFonts w:cs="Calibri" w:hAnsi="Noto Sans Armenian"/>
            </w:rPr>
          </w:rPrChange>
        </w:rPr>
        <w:t>amount</w:t>
      </w:r>
      <w:r>
        <w:rPr>
          <w:rFonts w:ascii="Times New Roman" w:cs="Times New Roman" w:hAnsi="Times New Roman"/>
          <w:sz w:val="28"/>
          <w:szCs w:val="28"/>
        </w:rPr>
        <w:t xml:space="preserve"> </w:t>
      </w:r>
      <w:r w:rsidRPr="43513A2F">
        <w:rPr>
          <w:rFonts w:ascii="Times New Roman" w:cs="Times New Roman" w:hAnsi="Times New Roman"/>
          <w:sz w:val="28"/>
          <w:szCs w:val="28"/>
          <w:rPrChange w:id="13894" w:author="user pc" w:date="2022-03-15T10:14:00Z">
            <w:rPr>
              <w:rFonts w:cs="Calibri" w:hAnsi="Noto Sans Armenian"/>
            </w:rPr>
          </w:rPrChange>
        </w:rPr>
        <w:t>of</w:t>
      </w:r>
      <w:r>
        <w:rPr>
          <w:rFonts w:ascii="Times New Roman" w:cs="Times New Roman" w:hAnsi="Times New Roman"/>
          <w:sz w:val="28"/>
          <w:szCs w:val="28"/>
        </w:rPr>
        <w:t xml:space="preserve"> </w:t>
      </w:r>
      <w:r w:rsidRPr="6104B48A">
        <w:rPr>
          <w:rFonts w:ascii="Times New Roman" w:cs="Times New Roman" w:hAnsi="Times New Roman"/>
          <w:sz w:val="28"/>
          <w:szCs w:val="28"/>
          <w:rPrChange w:id="13895" w:author="user pc" w:date="2022-03-15T10:14:00Z">
            <w:rPr>
              <w:rFonts w:cs="Calibri" w:hAnsi="Noto Sans Armenian"/>
            </w:rPr>
          </w:rPrChange>
        </w:rPr>
        <w:t>liquid</w:t>
      </w:r>
      <w:r>
        <w:rPr>
          <w:rFonts w:ascii="Times New Roman" w:cs="Times New Roman" w:hAnsi="Times New Roman"/>
          <w:sz w:val="28"/>
          <w:szCs w:val="28"/>
        </w:rPr>
        <w:t xml:space="preserve"> </w:t>
      </w:r>
      <w:r w:rsidRPr="D7F48C1C">
        <w:rPr>
          <w:rFonts w:ascii="Times New Roman" w:cs="Times New Roman" w:hAnsi="Times New Roman"/>
          <w:sz w:val="28"/>
          <w:szCs w:val="28"/>
          <w:rPrChange w:id="13896" w:author="user pc" w:date="2022-03-15T10:14:00Z">
            <w:rPr>
              <w:rFonts w:cs="Calibri" w:hAnsi="Noto Sans Armenian"/>
            </w:rPr>
          </w:rPrChange>
        </w:rPr>
        <w:t>remaining</w:t>
      </w:r>
      <w:r>
        <w:rPr>
          <w:rFonts w:ascii="Times New Roman" w:cs="Times New Roman" w:hAnsi="Times New Roman"/>
          <w:sz w:val="28"/>
          <w:szCs w:val="28"/>
        </w:rPr>
        <w:t xml:space="preserve"> </w:t>
      </w:r>
      <w:r w:rsidRPr="320B3BC3">
        <w:rPr>
          <w:rFonts w:ascii="Times New Roman" w:cs="Times New Roman" w:hAnsi="Times New Roman"/>
          <w:sz w:val="28"/>
          <w:szCs w:val="28"/>
          <w:rPrChange w:id="13897" w:author="user pc" w:date="2022-03-15T10:14:00Z">
            <w:rPr>
              <w:rFonts w:cs="Calibri" w:hAnsi="Noto Sans Armenian"/>
            </w:rPr>
          </w:rPrChange>
        </w:rPr>
        <w:t>in</w:t>
      </w:r>
      <w:r>
        <w:rPr>
          <w:rFonts w:ascii="Times New Roman" w:cs="Times New Roman" w:hAnsi="Times New Roman"/>
          <w:sz w:val="28"/>
          <w:szCs w:val="28"/>
        </w:rPr>
        <w:t xml:space="preserve"> </w:t>
      </w:r>
      <w:r w:rsidRPr="353CEB64">
        <w:rPr>
          <w:rFonts w:ascii="Times New Roman" w:cs="Times New Roman" w:hAnsi="Times New Roman"/>
          <w:sz w:val="28"/>
          <w:szCs w:val="28"/>
          <w:rPrChange w:id="13898" w:author="user pc" w:date="2022-03-15T10:14:00Z">
            <w:rPr>
              <w:rFonts w:cs="Calibri" w:hAnsi="Noto Sans Armenian"/>
            </w:rPr>
          </w:rPrChange>
        </w:rPr>
        <w:t>the</w:t>
      </w:r>
      <w:r>
        <w:rPr>
          <w:rFonts w:ascii="Times New Roman" w:cs="Times New Roman" w:hAnsi="Times New Roman"/>
          <w:sz w:val="28"/>
          <w:szCs w:val="28"/>
        </w:rPr>
        <w:t xml:space="preserve"> </w:t>
      </w:r>
      <w:r w:rsidRPr="7C02AD65">
        <w:rPr>
          <w:rFonts w:ascii="Times New Roman" w:cs="Times New Roman" w:hAnsi="Times New Roman"/>
          <w:sz w:val="28"/>
          <w:szCs w:val="28"/>
          <w:rPrChange w:id="13899" w:author="user pc" w:date="2022-03-15T10:14:00Z">
            <w:rPr>
              <w:rFonts w:cs="Calibri" w:hAnsi="Noto Sans Armenian"/>
            </w:rPr>
          </w:rPrChange>
        </w:rPr>
        <w:t>tip.</w:t>
      </w:r>
      <w:r>
        <w:rPr>
          <w:rFonts w:ascii="Times New Roman" w:cs="Times New Roman" w:hAnsi="Times New Roman"/>
          <w:sz w:val="28"/>
          <w:szCs w:val="28"/>
        </w:rPr>
        <w:t xml:space="preserve"> </w:t>
      </w:r>
      <w:r w:rsidRPr="FFC38BB5">
        <w:rPr>
          <w:rFonts w:ascii="Times New Roman" w:cs="Times New Roman" w:hAnsi="Times New Roman"/>
          <w:sz w:val="28"/>
          <w:szCs w:val="28"/>
          <w:rPrChange w:id="13900" w:author="user pc" w:date="2022-03-15T10:14:00Z">
            <w:rPr>
              <w:rFonts w:cs="Calibri" w:hAnsi="Noto Sans Armenian"/>
            </w:rPr>
          </w:rPrChange>
        </w:rPr>
        <w:t>The</w:t>
      </w:r>
      <w:r>
        <w:rPr>
          <w:rFonts w:ascii="Times New Roman" w:cs="Times New Roman" w:hAnsi="Times New Roman"/>
          <w:sz w:val="28"/>
          <w:szCs w:val="28"/>
        </w:rPr>
        <w:t xml:space="preserve"> </w:t>
      </w:r>
      <w:r w:rsidRPr="AC1B5923">
        <w:rPr>
          <w:rFonts w:ascii="Times New Roman" w:cs="Times New Roman" w:hAnsi="Times New Roman"/>
          <w:sz w:val="28"/>
          <w:szCs w:val="28"/>
          <w:rPrChange w:id="13901" w:author="user pc" w:date="2022-03-15T10:14:00Z">
            <w:rPr>
              <w:rFonts w:cs="Calibri" w:hAnsi="Noto Sans Armenian"/>
            </w:rPr>
          </w:rPrChange>
        </w:rPr>
        <w:t>pipette</w:t>
      </w:r>
      <w:r>
        <w:rPr>
          <w:rFonts w:ascii="Times New Roman" w:cs="Times New Roman" w:hAnsi="Times New Roman"/>
          <w:sz w:val="28"/>
          <w:szCs w:val="28"/>
        </w:rPr>
        <w:t xml:space="preserve"> </w:t>
      </w:r>
      <w:r w:rsidRPr="4F054D88">
        <w:rPr>
          <w:rFonts w:ascii="Times New Roman" w:cs="Times New Roman" w:hAnsi="Times New Roman"/>
          <w:sz w:val="28"/>
          <w:szCs w:val="28"/>
          <w:rPrChange w:id="13902" w:author="user pc" w:date="2022-03-15T10:14:00Z">
            <w:rPr>
              <w:rFonts w:cs="Calibri" w:hAnsi="Noto Sans Armenian"/>
            </w:rPr>
          </w:rPrChange>
        </w:rPr>
        <w:t>was</w:t>
      </w:r>
      <w:r>
        <w:rPr>
          <w:rFonts w:ascii="Times New Roman" w:cs="Times New Roman" w:hAnsi="Times New Roman"/>
          <w:sz w:val="28"/>
          <w:szCs w:val="28"/>
        </w:rPr>
        <w:t xml:space="preserve"> </w:t>
      </w:r>
      <w:r w:rsidRPr="28D6239C">
        <w:rPr>
          <w:rFonts w:ascii="Times New Roman" w:cs="Times New Roman" w:hAnsi="Times New Roman"/>
          <w:sz w:val="28"/>
          <w:szCs w:val="28"/>
          <w:rPrChange w:id="13903" w:author="user pc" w:date="2022-03-15T10:14:00Z">
            <w:rPr>
              <w:rFonts w:cs="Calibri" w:hAnsi="Noto Sans Armenian"/>
            </w:rPr>
          </w:rPrChange>
        </w:rPr>
        <w:t>calibrated</w:t>
      </w:r>
      <w:r>
        <w:rPr>
          <w:rFonts w:ascii="Times New Roman" w:cs="Times New Roman" w:hAnsi="Times New Roman"/>
          <w:sz w:val="28"/>
          <w:szCs w:val="28"/>
        </w:rPr>
        <w:t xml:space="preserve"> </w:t>
      </w:r>
      <w:r w:rsidRPr="93CA809B">
        <w:rPr>
          <w:rFonts w:ascii="Times New Roman" w:cs="Times New Roman" w:hAnsi="Times New Roman"/>
          <w:sz w:val="28"/>
          <w:szCs w:val="28"/>
          <w:rPrChange w:id="13904" w:author="user pc" w:date="2022-03-15T10:14:00Z">
            <w:rPr>
              <w:rFonts w:cs="Calibri" w:hAnsi="Noto Sans Armenian"/>
            </w:rPr>
          </w:rPrChange>
        </w:rPr>
        <w:t>to</w:t>
      </w:r>
      <w:r>
        <w:rPr>
          <w:rFonts w:ascii="Times New Roman" w:cs="Times New Roman" w:hAnsi="Times New Roman"/>
          <w:sz w:val="28"/>
          <w:szCs w:val="28"/>
        </w:rPr>
        <w:t xml:space="preserve"> </w:t>
      </w:r>
      <w:r w:rsidRPr="4C3DB355">
        <w:rPr>
          <w:rFonts w:ascii="Times New Roman" w:cs="Times New Roman" w:hAnsi="Times New Roman"/>
          <w:sz w:val="28"/>
          <w:szCs w:val="28"/>
          <w:rPrChange w:id="13905" w:author="user pc" w:date="2022-03-15T10:14:00Z">
            <w:rPr>
              <w:rFonts w:cs="Calibri" w:hAnsi="Noto Sans Armenian"/>
            </w:rPr>
          </w:rPrChange>
        </w:rPr>
        <w:t>retain</w:t>
      </w:r>
      <w:r>
        <w:rPr>
          <w:rFonts w:ascii="Times New Roman" w:cs="Times New Roman" w:hAnsi="Times New Roman"/>
          <w:sz w:val="28"/>
          <w:szCs w:val="28"/>
        </w:rPr>
        <w:t xml:space="preserve"> </w:t>
      </w:r>
      <w:r w:rsidRPr="5E2A2999">
        <w:rPr>
          <w:rFonts w:ascii="Times New Roman" w:cs="Times New Roman" w:hAnsi="Times New Roman"/>
          <w:sz w:val="28"/>
          <w:szCs w:val="28"/>
          <w:rPrChange w:id="13906" w:author="user pc" w:date="2022-03-15T10:14:00Z">
            <w:rPr>
              <w:rFonts w:cs="Calibri" w:hAnsi="Noto Sans Armenian"/>
            </w:rPr>
          </w:rPrChange>
        </w:rPr>
        <w:t>this</w:t>
      </w:r>
      <w:r>
        <w:rPr>
          <w:rFonts w:ascii="Times New Roman" w:cs="Times New Roman" w:hAnsi="Times New Roman"/>
          <w:sz w:val="28"/>
          <w:szCs w:val="28"/>
        </w:rPr>
        <w:t xml:space="preserve"> </w:t>
      </w:r>
      <w:r w:rsidRPr="B1C7B2F8">
        <w:rPr>
          <w:rFonts w:ascii="Times New Roman" w:cs="Times New Roman" w:hAnsi="Times New Roman"/>
          <w:sz w:val="28"/>
          <w:szCs w:val="28"/>
          <w:rPrChange w:id="13907" w:author="user pc" w:date="2022-03-15T10:14:00Z">
            <w:rPr>
              <w:rFonts w:cs="Calibri" w:hAnsi="Noto Sans Armenian"/>
            </w:rPr>
          </w:rPrChange>
        </w:rPr>
        <w:t>amount.</w:t>
      </w:r>
      <w:r>
        <w:rPr>
          <w:rFonts w:ascii="Times New Roman" w:cs="Times New Roman" w:hAnsi="Times New Roman"/>
          <w:sz w:val="28"/>
          <w:szCs w:val="28"/>
        </w:rPr>
        <w:t xml:space="preserve"> </w:t>
      </w:r>
      <w:r w:rsidRPr="36D65429">
        <w:rPr>
          <w:rFonts w:ascii="Times New Roman" w:cs="Times New Roman" w:hAnsi="Times New Roman"/>
          <w:sz w:val="28"/>
          <w:szCs w:val="28"/>
          <w:rPrChange w:id="13908" w:author="user pc" w:date="2022-03-15T10:14:00Z">
            <w:rPr>
              <w:rFonts w:cs="Calibri" w:hAnsi="Noto Sans Armenian"/>
            </w:rPr>
          </w:rPrChange>
        </w:rPr>
        <w:t>Do</w:t>
      </w:r>
      <w:r>
        <w:rPr>
          <w:rFonts w:ascii="Times New Roman" w:cs="Times New Roman" w:hAnsi="Times New Roman"/>
          <w:sz w:val="28"/>
          <w:szCs w:val="28"/>
        </w:rPr>
        <w:t xml:space="preserve"> </w:t>
      </w:r>
      <w:r w:rsidRPr="E2DB7EE3">
        <w:rPr>
          <w:rFonts w:ascii="Times New Roman" w:cs="Times New Roman" w:hAnsi="Times New Roman"/>
          <w:sz w:val="28"/>
          <w:szCs w:val="28"/>
          <w:rPrChange w:id="13909" w:author="user pc" w:date="2022-03-15T10:14:00Z">
            <w:rPr>
              <w:rFonts w:cs="Calibri" w:hAnsi="Noto Sans Armenian"/>
            </w:rPr>
          </w:rPrChange>
        </w:rPr>
        <w:t>not</w:t>
      </w:r>
      <w:r>
        <w:rPr>
          <w:rFonts w:ascii="Times New Roman" w:cs="Times New Roman" w:hAnsi="Times New Roman"/>
          <w:sz w:val="28"/>
          <w:szCs w:val="28"/>
        </w:rPr>
        <w:t xml:space="preserve"> </w:t>
      </w:r>
      <w:r w:rsidRPr="143A42C6">
        <w:rPr>
          <w:rFonts w:ascii="Times New Roman" w:cs="Times New Roman" w:hAnsi="Times New Roman"/>
          <w:sz w:val="28"/>
          <w:szCs w:val="28"/>
          <w:rPrChange w:id="13910" w:author="user pc" w:date="2022-03-15T10:14:00Z">
            <w:rPr>
              <w:rFonts w:cs="Calibri" w:hAnsi="Noto Sans Armenian"/>
            </w:rPr>
          </w:rPrChange>
        </w:rPr>
        <w:t>try</w:t>
      </w:r>
      <w:r>
        <w:rPr>
          <w:rFonts w:ascii="Times New Roman" w:cs="Times New Roman" w:hAnsi="Times New Roman"/>
          <w:sz w:val="28"/>
          <w:szCs w:val="28"/>
        </w:rPr>
        <w:t xml:space="preserve"> </w:t>
      </w:r>
      <w:r w:rsidRPr="AC42D74B">
        <w:rPr>
          <w:rFonts w:ascii="Times New Roman" w:cs="Times New Roman" w:hAnsi="Times New Roman"/>
          <w:sz w:val="28"/>
          <w:szCs w:val="28"/>
          <w:rPrChange w:id="13911" w:author="user pc" w:date="2022-03-15T10:14:00Z">
            <w:rPr>
              <w:rFonts w:cs="Calibri" w:hAnsi="Noto Sans Armenian"/>
            </w:rPr>
          </w:rPrChange>
        </w:rPr>
        <w:t>to</w:t>
      </w:r>
      <w:r>
        <w:rPr>
          <w:rFonts w:ascii="Times New Roman" w:cs="Times New Roman" w:hAnsi="Times New Roman"/>
          <w:sz w:val="28"/>
          <w:szCs w:val="28"/>
        </w:rPr>
        <w:t xml:space="preserve"> </w:t>
      </w:r>
      <w:r w:rsidRPr="6AB67005">
        <w:rPr>
          <w:rFonts w:ascii="Times New Roman" w:cs="Times New Roman" w:hAnsi="Times New Roman"/>
          <w:sz w:val="28"/>
          <w:szCs w:val="28"/>
          <w:rPrChange w:id="13912" w:author="user pc" w:date="2022-03-15T10:14:00Z">
            <w:rPr>
              <w:rFonts w:cs="Calibri" w:hAnsi="Noto Sans Armenian"/>
            </w:rPr>
          </w:rPrChange>
        </w:rPr>
        <w:t>remove</w:t>
      </w:r>
      <w:r>
        <w:rPr>
          <w:rFonts w:ascii="Times New Roman" w:cs="Times New Roman" w:hAnsi="Times New Roman"/>
          <w:sz w:val="28"/>
          <w:szCs w:val="28"/>
        </w:rPr>
        <w:t xml:space="preserve"> </w:t>
      </w:r>
      <w:r w:rsidRPr="5BA44576">
        <w:rPr>
          <w:rFonts w:ascii="Times New Roman" w:cs="Times New Roman" w:hAnsi="Times New Roman"/>
          <w:sz w:val="28"/>
          <w:szCs w:val="28"/>
          <w:rPrChange w:id="13913" w:author="user pc" w:date="2022-03-15T10:14:00Z">
            <w:rPr>
              <w:rFonts w:cs="Calibri" w:hAnsi="Noto Sans Armenian"/>
            </w:rPr>
          </w:rPrChange>
        </w:rPr>
        <w:t>it.</w:t>
      </w:r>
    </w:p>
    <w:p>
      <w:pPr>
        <w:pStyle w:val="style0"/>
        <w:rPr>
          <w:rFonts w:ascii="Times New Roman" w:cs="Times New Roman"/>
          <w:sz w:val="28"/>
          <w:szCs w:val="28"/>
          <w:rPrChange w:id="13914" w:author="user pc" w:date="2022-03-15T10:14:00Z">
            <w:rPr/>
          </w:rPrChange>
        </w:rPr>
      </w:pPr>
      <w:r w:rsidRPr="18D719E7">
        <w:rPr>
          <w:rFonts w:ascii="Times New Roman" w:cs="Times New Roman" w:hAnsi="Times New Roman"/>
          <w:b/>
          <w:bCs/>
          <w:color w:val="c00000"/>
          <w:sz w:val="28"/>
          <w:szCs w:val="28"/>
          <w:rPrChange w:id="13915" w:author="user pc" w:date="2022-03-15T10:14:00Z">
            <w:rPr>
              <w:rFonts w:cs="Calibri" w:hAnsi="Noto Sans Armenian"/>
              <w:b/>
              <w:bCs/>
              <w:color w:val="c00000"/>
            </w:rPr>
          </w:rPrChange>
        </w:rPr>
        <w:t>Adding</w:t>
      </w:r>
      <w:r>
        <w:rPr>
          <w:rFonts w:ascii="Times New Roman" w:cs="Times New Roman" w:hAnsi="Times New Roman"/>
          <w:b/>
          <w:bCs/>
          <w:color w:val="c00000"/>
          <w:sz w:val="28"/>
          <w:szCs w:val="28"/>
        </w:rPr>
        <w:t xml:space="preserve"> </w:t>
      </w:r>
      <w:r w:rsidRPr="BE835081">
        <w:rPr>
          <w:rFonts w:ascii="Times New Roman" w:cs="Times New Roman" w:hAnsi="Times New Roman"/>
          <w:b/>
          <w:bCs/>
          <w:color w:val="c00000"/>
          <w:sz w:val="28"/>
          <w:szCs w:val="28"/>
          <w:rPrChange w:id="13916" w:author="user pc" w:date="2022-03-15T10:14:00Z">
            <w:rPr>
              <w:rFonts w:cs="Calibri" w:hAnsi="Noto Sans Armenian"/>
              <w:b/>
              <w:bCs/>
              <w:color w:val="c00000"/>
            </w:rPr>
          </w:rPrChange>
        </w:rPr>
        <w:t>the</w:t>
      </w:r>
      <w:r>
        <w:rPr>
          <w:rFonts w:ascii="Times New Roman" w:cs="Times New Roman" w:hAnsi="Times New Roman"/>
          <w:b/>
          <w:bCs/>
          <w:color w:val="c00000"/>
          <w:sz w:val="28"/>
          <w:szCs w:val="28"/>
        </w:rPr>
        <w:t xml:space="preserve"> </w:t>
      </w:r>
      <w:r w:rsidRPr="85501268">
        <w:rPr>
          <w:rFonts w:ascii="Times New Roman" w:cs="Times New Roman" w:hAnsi="Times New Roman"/>
          <w:b/>
          <w:bCs/>
          <w:color w:val="c00000"/>
          <w:sz w:val="28"/>
          <w:szCs w:val="28"/>
          <w:rPrChange w:id="13917" w:author="user pc" w:date="2022-03-15T10:14:00Z">
            <w:rPr>
              <w:rFonts w:cs="Calibri" w:hAnsi="Noto Sans Armenian"/>
              <w:b/>
              <w:bCs/>
              <w:color w:val="c00000"/>
            </w:rPr>
          </w:rPrChange>
        </w:rPr>
        <w:t>Indicator</w:t>
      </w:r>
    </w:p>
    <w:p>
      <w:pPr>
        <w:pStyle w:val="style0"/>
        <w:rPr>
          <w:rFonts w:ascii="Times New Roman" w:cs="Times New Roman"/>
          <w:sz w:val="28"/>
          <w:szCs w:val="28"/>
          <w:rPrChange w:id="13918" w:author="user pc" w:date="2022-03-15T10:14:00Z">
            <w:rPr/>
          </w:rPrChange>
        </w:rPr>
      </w:pPr>
      <w:r w:rsidRPr="AF1A2254">
        <w:rPr>
          <w:rFonts w:ascii="Times New Roman" w:cs="Times New Roman" w:hAnsi="Times New Roman"/>
          <w:sz w:val="28"/>
          <w:szCs w:val="28"/>
          <w:rPrChange w:id="13919" w:author="user pc" w:date="2022-03-15T10:14:00Z">
            <w:rPr>
              <w:rFonts w:cs="Calibri" w:hAnsi="Noto Sans Armenian"/>
            </w:rPr>
          </w:rPrChange>
        </w:rPr>
        <w:t>7.</w:t>
      </w:r>
      <w:r>
        <w:rPr>
          <w:rFonts w:ascii="Times New Roman" w:cs="Times New Roman" w:hAnsi="Times New Roman"/>
          <w:sz w:val="28"/>
          <w:szCs w:val="28"/>
        </w:rPr>
        <w:t xml:space="preserve"> </w:t>
      </w:r>
      <w:r w:rsidRPr="B6D15944">
        <w:rPr>
          <w:rFonts w:ascii="Times New Roman" w:cs="Times New Roman" w:hAnsi="Times New Roman"/>
          <w:sz w:val="28"/>
          <w:szCs w:val="28"/>
          <w:rPrChange w:id="13920" w:author="user pc" w:date="2022-03-15T10:14:00Z">
            <w:rPr>
              <w:rFonts w:cs="Calibri" w:hAnsi="Noto Sans Armenian"/>
            </w:rPr>
          </w:rPrChange>
        </w:rPr>
        <w:t>Add</w:t>
      </w:r>
      <w:r>
        <w:rPr>
          <w:rFonts w:ascii="Times New Roman" w:cs="Times New Roman" w:hAnsi="Times New Roman"/>
          <w:sz w:val="28"/>
          <w:szCs w:val="28"/>
        </w:rPr>
        <w:t xml:space="preserve"> </w:t>
      </w:r>
      <w:r w:rsidRPr="D97F5497">
        <w:rPr>
          <w:rFonts w:ascii="Times New Roman" w:cs="Times New Roman" w:hAnsi="Times New Roman"/>
          <w:sz w:val="28"/>
          <w:szCs w:val="28"/>
          <w:rPrChange w:id="13921" w:author="user pc" w:date="2022-03-15T10:14:00Z">
            <w:rPr>
              <w:rFonts w:cs="Calibri" w:hAnsi="Noto Sans Armenian"/>
            </w:rPr>
          </w:rPrChange>
        </w:rPr>
        <w:t>two</w:t>
      </w:r>
      <w:r>
        <w:rPr>
          <w:rFonts w:ascii="Times New Roman" w:cs="Times New Roman" w:hAnsi="Times New Roman"/>
          <w:sz w:val="28"/>
          <w:szCs w:val="28"/>
        </w:rPr>
        <w:t xml:space="preserve"> </w:t>
      </w:r>
      <w:r w:rsidRPr="4D31C57E">
        <w:rPr>
          <w:rFonts w:ascii="Times New Roman" w:cs="Times New Roman" w:hAnsi="Times New Roman"/>
          <w:sz w:val="28"/>
          <w:szCs w:val="28"/>
          <w:rPrChange w:id="13922" w:author="user pc" w:date="2022-03-15T10:14:00Z">
            <w:rPr>
              <w:rFonts w:cs="Calibri" w:hAnsi="Noto Sans Armenian"/>
            </w:rPr>
          </w:rPrChange>
        </w:rPr>
        <w:t>or</w:t>
      </w:r>
      <w:r>
        <w:rPr>
          <w:rFonts w:ascii="Times New Roman" w:cs="Times New Roman" w:hAnsi="Times New Roman"/>
          <w:sz w:val="28"/>
          <w:szCs w:val="28"/>
        </w:rPr>
        <w:t xml:space="preserve"> </w:t>
      </w:r>
      <w:r w:rsidRPr="56CD9E3C">
        <w:rPr>
          <w:rFonts w:ascii="Times New Roman" w:cs="Times New Roman" w:hAnsi="Times New Roman"/>
          <w:sz w:val="28"/>
          <w:szCs w:val="28"/>
          <w:rPrChange w:id="13923" w:author="user pc" w:date="2022-03-15T10:14:00Z">
            <w:rPr>
              <w:rFonts w:cs="Calibri" w:hAnsi="Noto Sans Armenian"/>
            </w:rPr>
          </w:rPrChange>
        </w:rPr>
        <w:t>three</w:t>
      </w:r>
      <w:r>
        <w:rPr>
          <w:rFonts w:ascii="Times New Roman" w:cs="Times New Roman" w:hAnsi="Times New Roman"/>
          <w:sz w:val="28"/>
          <w:szCs w:val="28"/>
        </w:rPr>
        <w:t xml:space="preserve"> </w:t>
      </w:r>
      <w:r w:rsidRPr="DE29D029">
        <w:rPr>
          <w:rFonts w:ascii="Times New Roman" w:cs="Times New Roman" w:hAnsi="Times New Roman"/>
          <w:sz w:val="28"/>
          <w:szCs w:val="28"/>
          <w:rPrChange w:id="13924" w:author="user pc" w:date="2022-03-15T10:14:00Z">
            <w:rPr>
              <w:rFonts w:cs="Calibri" w:hAnsi="Noto Sans Armenian"/>
            </w:rPr>
          </w:rPrChange>
        </w:rPr>
        <w:t>drops</w:t>
      </w:r>
      <w:r>
        <w:rPr>
          <w:rFonts w:ascii="Times New Roman" w:cs="Times New Roman" w:hAnsi="Times New Roman"/>
          <w:sz w:val="28"/>
          <w:szCs w:val="28"/>
        </w:rPr>
        <w:t xml:space="preserve"> </w:t>
      </w:r>
      <w:r w:rsidRPr="33D6897C">
        <w:rPr>
          <w:rFonts w:ascii="Times New Roman" w:cs="Times New Roman" w:hAnsi="Times New Roman"/>
          <w:sz w:val="28"/>
          <w:szCs w:val="28"/>
          <w:rPrChange w:id="13925" w:author="user pc" w:date="2022-03-15T10:14:00Z">
            <w:rPr>
              <w:rFonts w:cs="Calibri" w:hAnsi="Noto Sans Armenian"/>
            </w:rPr>
          </w:rPrChange>
        </w:rPr>
        <w:t>of</w:t>
      </w:r>
      <w:r>
        <w:rPr>
          <w:rFonts w:ascii="Times New Roman" w:cs="Times New Roman" w:hAnsi="Times New Roman"/>
          <w:sz w:val="28"/>
          <w:szCs w:val="28"/>
        </w:rPr>
        <w:t xml:space="preserve"> </w:t>
      </w:r>
      <w:r w:rsidRPr="A54EA0CB">
        <w:rPr>
          <w:rFonts w:ascii="Times New Roman" w:cs="Times New Roman" w:hAnsi="Times New Roman"/>
          <w:sz w:val="28"/>
          <w:szCs w:val="28"/>
          <w:rPrChange w:id="13926" w:author="user pc" w:date="2022-03-15T10:14:00Z">
            <w:rPr>
              <w:rFonts w:cs="Calibri" w:hAnsi="Noto Sans Armenian"/>
            </w:rPr>
          </w:rPrChange>
        </w:rPr>
        <w:t>indicator</w:t>
      </w:r>
      <w:r>
        <w:rPr>
          <w:rFonts w:ascii="Times New Roman" w:cs="Times New Roman" w:hAnsi="Times New Roman"/>
          <w:sz w:val="28"/>
          <w:szCs w:val="28"/>
        </w:rPr>
        <w:t xml:space="preserve"> </w:t>
      </w:r>
      <w:r w:rsidRPr="8E6734AA">
        <w:rPr>
          <w:rFonts w:ascii="Times New Roman" w:cs="Times New Roman" w:hAnsi="Times New Roman"/>
          <w:sz w:val="28"/>
          <w:szCs w:val="28"/>
          <w:rPrChange w:id="13927" w:author="user pc" w:date="2022-03-15T10:14:00Z">
            <w:rPr>
              <w:rFonts w:cs="Calibri" w:hAnsi="Noto Sans Armenian"/>
            </w:rPr>
          </w:rPrChange>
        </w:rPr>
        <w:t>to</w:t>
      </w:r>
      <w:r>
        <w:rPr>
          <w:rFonts w:ascii="Times New Roman" w:cs="Times New Roman" w:hAnsi="Times New Roman"/>
          <w:sz w:val="28"/>
          <w:szCs w:val="28"/>
        </w:rPr>
        <w:t xml:space="preserve"> </w:t>
      </w:r>
      <w:r w:rsidRPr="DD5E2266">
        <w:rPr>
          <w:rFonts w:ascii="Times New Roman" w:cs="Times New Roman" w:hAnsi="Times New Roman"/>
          <w:sz w:val="28"/>
          <w:szCs w:val="28"/>
          <w:rPrChange w:id="13928" w:author="user pc" w:date="2022-03-15T10:14:00Z">
            <w:rPr>
              <w:rFonts w:cs="Calibri" w:hAnsi="Noto Sans Armenian"/>
            </w:rPr>
          </w:rPrChange>
        </w:rPr>
        <w:t>the</w:t>
      </w:r>
      <w:r>
        <w:rPr>
          <w:rFonts w:ascii="Times New Roman" w:cs="Times New Roman" w:hAnsi="Times New Roman"/>
          <w:sz w:val="28"/>
          <w:szCs w:val="28"/>
        </w:rPr>
        <w:t xml:space="preserve"> </w:t>
      </w:r>
      <w:r w:rsidRPr="F2C1057B">
        <w:rPr>
          <w:rFonts w:ascii="Times New Roman" w:cs="Times New Roman" w:hAnsi="Times New Roman"/>
          <w:sz w:val="28"/>
          <w:szCs w:val="28"/>
          <w:rPrChange w:id="13929" w:author="user pc" w:date="2022-03-15T10:14:00Z">
            <w:rPr>
              <w:rFonts w:cs="Calibri" w:hAnsi="Noto Sans Armenian"/>
            </w:rPr>
          </w:rPrChange>
        </w:rPr>
        <w:t>flask</w:t>
      </w:r>
      <w:r>
        <w:rPr>
          <w:rFonts w:ascii="Times New Roman" w:cs="Times New Roman" w:hAnsi="Times New Roman"/>
          <w:sz w:val="28"/>
          <w:szCs w:val="28"/>
        </w:rPr>
        <w:t xml:space="preserve"> </w:t>
      </w:r>
      <w:r w:rsidRPr="9106BF81">
        <w:rPr>
          <w:rFonts w:ascii="Times New Roman" w:cs="Times New Roman" w:hAnsi="Times New Roman"/>
          <w:sz w:val="28"/>
          <w:szCs w:val="28"/>
          <w:rPrChange w:id="13930" w:author="user pc" w:date="2022-03-15T10:14:00Z">
            <w:rPr>
              <w:rFonts w:cs="Calibri" w:hAnsi="Noto Sans Armenian"/>
            </w:rPr>
          </w:rPrChange>
        </w:rPr>
        <w:t>and</w:t>
      </w:r>
      <w:r>
        <w:rPr>
          <w:rFonts w:ascii="Times New Roman" w:cs="Times New Roman" w:hAnsi="Times New Roman"/>
          <w:sz w:val="28"/>
          <w:szCs w:val="28"/>
        </w:rPr>
        <w:t xml:space="preserve"> </w:t>
      </w:r>
      <w:r w:rsidRPr="A647F873">
        <w:rPr>
          <w:rFonts w:ascii="Times New Roman" w:cs="Times New Roman" w:hAnsi="Times New Roman"/>
          <w:sz w:val="28"/>
          <w:szCs w:val="28"/>
          <w:rPrChange w:id="13931" w:author="user pc" w:date="2022-03-15T10:14:00Z">
            <w:rPr>
              <w:rFonts w:cs="Calibri" w:hAnsi="Noto Sans Armenian"/>
            </w:rPr>
          </w:rPrChange>
        </w:rPr>
        <w:t>its</w:t>
      </w:r>
      <w:r>
        <w:rPr>
          <w:rFonts w:ascii="Times New Roman" w:cs="Times New Roman" w:hAnsi="Times New Roman"/>
          <w:sz w:val="28"/>
          <w:szCs w:val="28"/>
        </w:rPr>
        <w:t xml:space="preserve"> </w:t>
      </w:r>
      <w:r w:rsidRPr="9DE7D7F0">
        <w:rPr>
          <w:rFonts w:ascii="Times New Roman" w:cs="Times New Roman" w:hAnsi="Times New Roman"/>
          <w:sz w:val="28"/>
          <w:szCs w:val="28"/>
          <w:rPrChange w:id="13932" w:author="user pc" w:date="2022-03-15T10:14:00Z">
            <w:rPr>
              <w:rFonts w:cs="Calibri" w:hAnsi="Noto Sans Armenian"/>
            </w:rPr>
          </w:rPrChange>
        </w:rPr>
        <w:t>contents.</w:t>
      </w:r>
      <w:r>
        <w:rPr>
          <w:rFonts w:ascii="Times New Roman" w:cs="Times New Roman" w:hAnsi="Times New Roman"/>
          <w:sz w:val="28"/>
          <w:szCs w:val="28"/>
        </w:rPr>
        <w:t xml:space="preserve"> </w:t>
      </w:r>
      <w:r w:rsidRPr="E7276D7C">
        <w:rPr>
          <w:rFonts w:ascii="Times New Roman" w:cs="Times New Roman" w:hAnsi="Times New Roman"/>
          <w:sz w:val="28"/>
          <w:szCs w:val="28"/>
          <w:rPrChange w:id="13933" w:author="user pc" w:date="2022-03-15T10:14:00Z">
            <w:rPr>
              <w:rFonts w:cs="Calibri" w:hAnsi="Noto Sans Armenian"/>
            </w:rPr>
          </w:rPrChange>
        </w:rPr>
        <w:t>Do</w:t>
      </w:r>
      <w:r>
        <w:rPr>
          <w:rFonts w:ascii="Times New Roman" w:cs="Times New Roman" w:hAnsi="Times New Roman"/>
          <w:sz w:val="28"/>
          <w:szCs w:val="28"/>
        </w:rPr>
        <w:t xml:space="preserve"> </w:t>
      </w:r>
      <w:r w:rsidRPr="E477F0C7">
        <w:rPr>
          <w:rFonts w:ascii="Times New Roman" w:cs="Times New Roman" w:hAnsi="Times New Roman"/>
          <w:sz w:val="28"/>
          <w:szCs w:val="28"/>
          <w:rPrChange w:id="13934" w:author="user pc" w:date="2022-03-15T10:14:00Z">
            <w:rPr>
              <w:rFonts w:cs="Calibri" w:hAnsi="Noto Sans Armenian"/>
            </w:rPr>
          </w:rPrChange>
        </w:rPr>
        <w:t>not</w:t>
      </w:r>
      <w:r>
        <w:rPr>
          <w:rFonts w:ascii="Times New Roman" w:cs="Times New Roman" w:hAnsi="Times New Roman"/>
          <w:sz w:val="28"/>
          <w:szCs w:val="28"/>
        </w:rPr>
        <w:t xml:space="preserve"> </w:t>
      </w:r>
      <w:r w:rsidRPr="DAD40DF3">
        <w:rPr>
          <w:rFonts w:ascii="Times New Roman" w:cs="Times New Roman" w:hAnsi="Times New Roman"/>
          <w:sz w:val="28"/>
          <w:szCs w:val="28"/>
          <w:rPrChange w:id="13935" w:author="user pc" w:date="2022-03-15T10:14:00Z">
            <w:rPr>
              <w:rFonts w:cs="Calibri" w:hAnsi="Noto Sans Armenian"/>
            </w:rPr>
          </w:rPrChange>
        </w:rPr>
        <w:t>add</w:t>
      </w:r>
      <w:r>
        <w:rPr>
          <w:rFonts w:ascii="Times New Roman" w:cs="Times New Roman" w:hAnsi="Times New Roman"/>
          <w:sz w:val="28"/>
          <w:szCs w:val="28"/>
        </w:rPr>
        <w:t xml:space="preserve"> </w:t>
      </w:r>
      <w:r w:rsidRPr="7EC9D91E">
        <w:rPr>
          <w:rFonts w:ascii="Times New Roman" w:cs="Times New Roman" w:hAnsi="Times New Roman"/>
          <w:sz w:val="28"/>
          <w:szCs w:val="28"/>
          <w:rPrChange w:id="13936" w:author="user pc" w:date="2022-03-15T10:14:00Z">
            <w:rPr>
              <w:rFonts w:cs="Calibri" w:hAnsi="Noto Sans Armenian"/>
            </w:rPr>
          </w:rPrChange>
        </w:rPr>
        <w:t>too</w:t>
      </w:r>
      <w:r>
        <w:rPr>
          <w:rFonts w:ascii="Times New Roman" w:cs="Times New Roman" w:hAnsi="Times New Roman"/>
          <w:sz w:val="28"/>
          <w:szCs w:val="28"/>
        </w:rPr>
        <w:t xml:space="preserve"> </w:t>
      </w:r>
      <w:r w:rsidRPr="A81BB5B9">
        <w:rPr>
          <w:rFonts w:ascii="Times New Roman" w:cs="Times New Roman" w:hAnsi="Times New Roman"/>
          <w:sz w:val="28"/>
          <w:szCs w:val="28"/>
          <w:rPrChange w:id="13937" w:author="user pc" w:date="2022-03-15T10:14:00Z">
            <w:rPr>
              <w:rFonts w:cs="Calibri" w:hAnsi="Noto Sans Armenian"/>
            </w:rPr>
          </w:rPrChange>
        </w:rPr>
        <w:t>much</w:t>
      </w:r>
      <w:r>
        <w:rPr>
          <w:rFonts w:ascii="Times New Roman" w:cs="Times New Roman" w:hAnsi="Times New Roman"/>
          <w:sz w:val="28"/>
          <w:szCs w:val="28"/>
        </w:rPr>
        <w:t xml:space="preserve"> </w:t>
      </w:r>
      <w:r w:rsidRPr="40B4628D">
        <w:rPr>
          <w:rFonts w:ascii="Times New Roman" w:cs="Times New Roman" w:hAnsi="Times New Roman"/>
          <w:sz w:val="28"/>
          <w:szCs w:val="28"/>
          <w:rPrChange w:id="13938" w:author="user pc" w:date="2022-03-15T10:14:00Z">
            <w:rPr>
              <w:rFonts w:cs="Calibri" w:hAnsi="Noto Sans Armenian"/>
            </w:rPr>
          </w:rPrChange>
        </w:rPr>
        <w:t>indicator.</w:t>
      </w:r>
      <w:r>
        <w:rPr>
          <w:rFonts w:ascii="Times New Roman" w:cs="Times New Roman" w:hAnsi="Times New Roman"/>
          <w:sz w:val="28"/>
          <w:szCs w:val="28"/>
        </w:rPr>
        <w:t xml:space="preserve"> </w:t>
      </w:r>
      <w:r w:rsidRPr="FD7277FC">
        <w:rPr>
          <w:rFonts w:ascii="Times New Roman" w:cs="Times New Roman" w:hAnsi="Times New Roman"/>
          <w:sz w:val="28"/>
          <w:szCs w:val="28"/>
          <w:rPrChange w:id="13939" w:author="user pc" w:date="2022-03-15T10:14:00Z">
            <w:rPr>
              <w:rFonts w:cs="Calibri" w:hAnsi="Noto Sans Armenian"/>
            </w:rPr>
          </w:rPrChange>
        </w:rPr>
        <w:t>Using</w:t>
      </w:r>
      <w:r>
        <w:rPr>
          <w:rFonts w:ascii="Times New Roman" w:cs="Times New Roman" w:hAnsi="Times New Roman"/>
          <w:sz w:val="28"/>
          <w:szCs w:val="28"/>
        </w:rPr>
        <w:t xml:space="preserve"> </w:t>
      </w:r>
      <w:r w:rsidRPr="A48DEA8C">
        <w:rPr>
          <w:rFonts w:ascii="Times New Roman" w:cs="Times New Roman" w:hAnsi="Times New Roman"/>
          <w:sz w:val="28"/>
          <w:szCs w:val="28"/>
          <w:rPrChange w:id="13940" w:author="user pc" w:date="2022-03-15T10:14:00Z">
            <w:rPr>
              <w:rFonts w:cs="Calibri" w:hAnsi="Noto Sans Armenian"/>
            </w:rPr>
          </w:rPrChange>
        </w:rPr>
        <w:t>more</w:t>
      </w:r>
      <w:r>
        <w:rPr>
          <w:rFonts w:ascii="Times New Roman" w:cs="Times New Roman" w:hAnsi="Times New Roman"/>
          <w:sz w:val="28"/>
          <w:szCs w:val="28"/>
        </w:rPr>
        <w:t xml:space="preserve"> </w:t>
      </w:r>
      <w:r w:rsidRPr="4D45B9D9">
        <w:rPr>
          <w:rFonts w:ascii="Times New Roman" w:cs="Times New Roman" w:hAnsi="Times New Roman"/>
          <w:sz w:val="28"/>
          <w:szCs w:val="28"/>
          <w:rPrChange w:id="13941" w:author="user pc" w:date="2022-03-15T10:14:00Z">
            <w:rPr>
              <w:rFonts w:cs="Calibri" w:hAnsi="Noto Sans Armenian"/>
            </w:rPr>
          </w:rPrChange>
        </w:rPr>
        <w:t>does</w:t>
      </w:r>
      <w:r>
        <w:rPr>
          <w:rFonts w:ascii="Times New Roman" w:cs="Times New Roman" w:hAnsi="Times New Roman"/>
          <w:sz w:val="28"/>
          <w:szCs w:val="28"/>
        </w:rPr>
        <w:t xml:space="preserve"> </w:t>
      </w:r>
      <w:r w:rsidRPr="8F115A15">
        <w:rPr>
          <w:rFonts w:ascii="Times New Roman" w:cs="Times New Roman" w:hAnsi="Times New Roman"/>
          <w:sz w:val="28"/>
          <w:szCs w:val="28"/>
          <w:rPrChange w:id="13942" w:author="user pc" w:date="2022-03-15T10:14:00Z">
            <w:rPr>
              <w:rFonts w:cs="Calibri" w:hAnsi="Noto Sans Armenian"/>
            </w:rPr>
          </w:rPrChange>
        </w:rPr>
        <w:t>not</w:t>
      </w:r>
      <w:r>
        <w:rPr>
          <w:rFonts w:ascii="Times New Roman" w:cs="Times New Roman" w:hAnsi="Times New Roman"/>
          <w:sz w:val="28"/>
          <w:szCs w:val="28"/>
        </w:rPr>
        <w:t xml:space="preserve"> </w:t>
      </w:r>
      <w:r w:rsidRPr="4088400C">
        <w:rPr>
          <w:rFonts w:ascii="Times New Roman" w:cs="Times New Roman" w:hAnsi="Times New Roman"/>
          <w:sz w:val="28"/>
          <w:szCs w:val="28"/>
          <w:rPrChange w:id="13943" w:author="user pc" w:date="2022-03-15T10:14:00Z">
            <w:rPr>
              <w:rFonts w:cs="Calibri" w:hAnsi="Noto Sans Armenian"/>
            </w:rPr>
          </w:rPrChange>
        </w:rPr>
        <w:t>make</w:t>
      </w:r>
      <w:r>
        <w:rPr>
          <w:rFonts w:ascii="Times New Roman" w:cs="Times New Roman" w:hAnsi="Times New Roman"/>
          <w:sz w:val="28"/>
          <w:szCs w:val="28"/>
        </w:rPr>
        <w:t xml:space="preserve"> </w:t>
      </w:r>
      <w:r w:rsidRPr="A1438341">
        <w:rPr>
          <w:rFonts w:ascii="Times New Roman" w:cs="Times New Roman" w:hAnsi="Times New Roman"/>
          <w:sz w:val="28"/>
          <w:szCs w:val="28"/>
          <w:rPrChange w:id="13944" w:author="user pc" w:date="2022-03-15T10:14:00Z">
            <w:rPr>
              <w:rFonts w:cs="Calibri" w:hAnsi="Noto Sans Armenian"/>
            </w:rPr>
          </w:rPrChange>
        </w:rPr>
        <w:t>the</w:t>
      </w:r>
      <w:r>
        <w:rPr>
          <w:rFonts w:ascii="Times New Roman" w:cs="Times New Roman" w:hAnsi="Times New Roman"/>
          <w:sz w:val="28"/>
          <w:szCs w:val="28"/>
        </w:rPr>
        <w:t xml:space="preserve"> </w:t>
      </w:r>
      <w:r w:rsidRPr="8BF8C23E">
        <w:rPr>
          <w:rFonts w:ascii="Times New Roman" w:cs="Times New Roman" w:hAnsi="Times New Roman"/>
          <w:sz w:val="28"/>
          <w:szCs w:val="28"/>
          <w:rPrChange w:id="13945" w:author="user pc" w:date="2022-03-15T10:14:00Z">
            <w:rPr>
              <w:rFonts w:cs="Calibri" w:hAnsi="Noto Sans Armenian"/>
            </w:rPr>
          </w:rPrChange>
        </w:rPr>
        <w:t>colour</w:t>
      </w:r>
      <w:r>
        <w:rPr>
          <w:rFonts w:ascii="Times New Roman" w:cs="Times New Roman" w:hAnsi="Times New Roman"/>
          <w:sz w:val="28"/>
          <w:szCs w:val="28"/>
        </w:rPr>
        <w:t xml:space="preserve"> </w:t>
      </w:r>
      <w:r w:rsidRPr="7A8A70B5">
        <w:rPr>
          <w:rFonts w:ascii="Times New Roman" w:cs="Times New Roman" w:hAnsi="Times New Roman"/>
          <w:sz w:val="28"/>
          <w:szCs w:val="28"/>
          <w:rPrChange w:id="13946" w:author="user pc" w:date="2022-03-15T10:14:00Z">
            <w:rPr>
              <w:rFonts w:cs="Calibri" w:hAnsi="Noto Sans Armenian"/>
            </w:rPr>
          </w:rPrChange>
        </w:rPr>
        <w:t>change</w:t>
      </w:r>
      <w:r>
        <w:rPr>
          <w:rFonts w:ascii="Times New Roman" w:cs="Times New Roman" w:hAnsi="Times New Roman"/>
          <w:sz w:val="28"/>
          <w:szCs w:val="28"/>
        </w:rPr>
        <w:t xml:space="preserve"> </w:t>
      </w:r>
      <w:r w:rsidRPr="0C016DBD">
        <w:rPr>
          <w:rFonts w:ascii="Times New Roman" w:cs="Times New Roman" w:hAnsi="Times New Roman"/>
          <w:sz w:val="28"/>
          <w:szCs w:val="28"/>
          <w:rPrChange w:id="13947" w:author="user pc" w:date="2022-03-15T10:14:00Z">
            <w:rPr>
              <w:rFonts w:cs="Calibri" w:hAnsi="Noto Sans Armenian"/>
            </w:rPr>
          </w:rPrChange>
        </w:rPr>
        <w:t>easier</w:t>
      </w:r>
      <w:r>
        <w:rPr>
          <w:rFonts w:ascii="Times New Roman" w:cs="Times New Roman" w:hAnsi="Times New Roman"/>
          <w:sz w:val="28"/>
          <w:szCs w:val="28"/>
        </w:rPr>
        <w:t xml:space="preserve"> </w:t>
      </w:r>
      <w:r w:rsidRPr="B8136114">
        <w:rPr>
          <w:rFonts w:ascii="Times New Roman" w:cs="Times New Roman" w:hAnsi="Times New Roman"/>
          <w:sz w:val="28"/>
          <w:szCs w:val="28"/>
          <w:rPrChange w:id="13948" w:author="user pc" w:date="2022-03-15T10:14:00Z">
            <w:rPr>
              <w:rFonts w:cs="Calibri" w:hAnsi="Noto Sans Armenian"/>
            </w:rPr>
          </w:rPrChange>
        </w:rPr>
        <w:t>to</w:t>
      </w:r>
      <w:r>
        <w:rPr>
          <w:rFonts w:ascii="Times New Roman" w:cs="Times New Roman" w:hAnsi="Times New Roman"/>
          <w:sz w:val="28"/>
          <w:szCs w:val="28"/>
        </w:rPr>
        <w:t xml:space="preserve"> </w:t>
      </w:r>
      <w:r w:rsidRPr="988B8A9A">
        <w:rPr>
          <w:rFonts w:ascii="Times New Roman" w:cs="Times New Roman" w:hAnsi="Times New Roman"/>
          <w:sz w:val="28"/>
          <w:szCs w:val="28"/>
          <w:rPrChange w:id="13949" w:author="user pc" w:date="2022-03-15T10:14:00Z">
            <w:rPr>
              <w:rFonts w:cs="Calibri" w:hAnsi="Noto Sans Armenian"/>
            </w:rPr>
          </w:rPrChange>
        </w:rPr>
        <w:t>see.</w:t>
      </w:r>
      <w:r>
        <w:rPr>
          <w:rFonts w:ascii="Times New Roman" w:cs="Times New Roman" w:hAnsi="Times New Roman"/>
          <w:sz w:val="28"/>
          <w:szCs w:val="28"/>
        </w:rPr>
        <w:t xml:space="preserve"> </w:t>
      </w:r>
      <w:r w:rsidRPr="E09558DA">
        <w:rPr>
          <w:rFonts w:ascii="Times New Roman" w:cs="Times New Roman" w:hAnsi="Times New Roman"/>
          <w:sz w:val="28"/>
          <w:szCs w:val="28"/>
          <w:rPrChange w:id="13950" w:author="user pc" w:date="2022-03-15T10:14:00Z">
            <w:rPr>
              <w:rFonts w:cs="Calibri" w:hAnsi="Noto Sans Armenian"/>
            </w:rPr>
          </w:rPrChange>
        </w:rPr>
        <w:t>Also,</w:t>
      </w:r>
      <w:r>
        <w:rPr>
          <w:rFonts w:ascii="Times New Roman" w:cs="Times New Roman" w:hAnsi="Times New Roman"/>
          <w:sz w:val="28"/>
          <w:szCs w:val="28"/>
        </w:rPr>
        <w:t xml:space="preserve"> </w:t>
      </w:r>
      <w:r w:rsidRPr="622D8181">
        <w:rPr>
          <w:rFonts w:ascii="Times New Roman" w:cs="Times New Roman" w:hAnsi="Times New Roman"/>
          <w:sz w:val="28"/>
          <w:szCs w:val="28"/>
          <w:rPrChange w:id="13951" w:author="user pc" w:date="2022-03-15T10:14:00Z">
            <w:rPr>
              <w:rFonts w:cs="Calibri" w:hAnsi="Noto Sans Armenian"/>
            </w:rPr>
          </w:rPrChange>
        </w:rPr>
        <w:t>indicators</w:t>
      </w:r>
      <w:r>
        <w:rPr>
          <w:rFonts w:ascii="Times New Roman" w:cs="Times New Roman" w:hAnsi="Times New Roman"/>
          <w:sz w:val="28"/>
          <w:szCs w:val="28"/>
        </w:rPr>
        <w:t xml:space="preserve"> </w:t>
      </w:r>
      <w:r w:rsidRPr="1B4D7F4B">
        <w:rPr>
          <w:rFonts w:ascii="Times New Roman" w:cs="Times New Roman" w:hAnsi="Times New Roman"/>
          <w:sz w:val="28"/>
          <w:szCs w:val="28"/>
          <w:rPrChange w:id="13952" w:author="user pc" w:date="2022-03-15T10:14:00Z">
            <w:rPr>
              <w:rFonts w:cs="Calibri" w:hAnsi="Noto Sans Armenian"/>
            </w:rPr>
          </w:rPrChange>
        </w:rPr>
        <w:t>are</w:t>
      </w:r>
      <w:r>
        <w:rPr>
          <w:rFonts w:ascii="Times New Roman" w:cs="Times New Roman" w:hAnsi="Times New Roman"/>
          <w:sz w:val="28"/>
          <w:szCs w:val="28"/>
        </w:rPr>
        <w:t xml:space="preserve"> </w:t>
      </w:r>
      <w:r w:rsidRPr="B5119DC8">
        <w:rPr>
          <w:rFonts w:ascii="Times New Roman" w:cs="Times New Roman" w:hAnsi="Times New Roman"/>
          <w:sz w:val="28"/>
          <w:szCs w:val="28"/>
          <w:rPrChange w:id="13953" w:author="user pc" w:date="2022-03-15T10:14:00Z">
            <w:rPr>
              <w:rFonts w:cs="Calibri" w:hAnsi="Noto Sans Armenian"/>
            </w:rPr>
          </w:rPrChange>
        </w:rPr>
        <w:t>usually</w:t>
      </w:r>
      <w:r>
        <w:rPr>
          <w:rFonts w:ascii="Times New Roman" w:cs="Times New Roman" w:hAnsi="Times New Roman"/>
          <w:sz w:val="28"/>
          <w:szCs w:val="28"/>
        </w:rPr>
        <w:t xml:space="preserve"> </w:t>
      </w:r>
      <w:r w:rsidRPr="9DFE6F50">
        <w:rPr>
          <w:rFonts w:ascii="Times New Roman" w:cs="Times New Roman" w:hAnsi="Times New Roman"/>
          <w:sz w:val="28"/>
          <w:szCs w:val="28"/>
          <w:rPrChange w:id="13954" w:author="user pc" w:date="2022-03-15T10:14:00Z">
            <w:rPr>
              <w:rFonts w:cs="Calibri" w:hAnsi="Noto Sans Armenian"/>
            </w:rPr>
          </w:rPrChange>
        </w:rPr>
        <w:t>weak</w:t>
      </w:r>
      <w:r>
        <w:rPr>
          <w:rFonts w:ascii="Times New Roman" w:cs="Times New Roman" w:hAnsi="Times New Roman"/>
          <w:sz w:val="28"/>
          <w:szCs w:val="28"/>
        </w:rPr>
        <w:t xml:space="preserve"> </w:t>
      </w:r>
      <w:r w:rsidRPr="26DC668D">
        <w:rPr>
          <w:rFonts w:ascii="Times New Roman" w:cs="Times New Roman" w:hAnsi="Times New Roman"/>
          <w:sz w:val="28"/>
          <w:szCs w:val="28"/>
          <w:rPrChange w:id="13955" w:author="user pc" w:date="2022-03-15T10:14:00Z">
            <w:rPr>
              <w:rFonts w:cs="Calibri" w:hAnsi="Noto Sans Armenian"/>
            </w:rPr>
          </w:rPrChange>
        </w:rPr>
        <w:t>acids.</w:t>
      </w:r>
      <w:r>
        <w:rPr>
          <w:rFonts w:ascii="Times New Roman" w:cs="Times New Roman" w:hAnsi="Times New Roman"/>
          <w:sz w:val="28"/>
          <w:szCs w:val="28"/>
        </w:rPr>
        <w:t xml:space="preserve"> </w:t>
      </w:r>
      <w:r w:rsidRPr="DA0D5384">
        <w:rPr>
          <w:rFonts w:ascii="Times New Roman" w:cs="Times New Roman" w:hAnsi="Times New Roman"/>
          <w:sz w:val="28"/>
          <w:szCs w:val="28"/>
          <w:rPrChange w:id="13956" w:author="user pc" w:date="2022-03-15T10:14:00Z">
            <w:rPr>
              <w:rFonts w:cs="Calibri" w:hAnsi="Noto Sans Armenian"/>
            </w:rPr>
          </w:rPrChange>
        </w:rPr>
        <w:t>Too</w:t>
      </w:r>
      <w:r>
        <w:rPr>
          <w:rFonts w:ascii="Times New Roman" w:cs="Times New Roman" w:hAnsi="Times New Roman"/>
          <w:sz w:val="28"/>
          <w:szCs w:val="28"/>
        </w:rPr>
        <w:t xml:space="preserve"> </w:t>
      </w:r>
      <w:r w:rsidRPr="C92E1AD9">
        <w:rPr>
          <w:rFonts w:ascii="Times New Roman" w:cs="Times New Roman" w:hAnsi="Times New Roman"/>
          <w:sz w:val="28"/>
          <w:szCs w:val="28"/>
          <w:rPrChange w:id="13957" w:author="user pc" w:date="2022-03-15T10:14:00Z">
            <w:rPr>
              <w:rFonts w:cs="Calibri" w:hAnsi="Noto Sans Armenian"/>
            </w:rPr>
          </w:rPrChange>
        </w:rPr>
        <w:t>much</w:t>
      </w:r>
      <w:r>
        <w:rPr>
          <w:rFonts w:ascii="Times New Roman" w:cs="Times New Roman" w:hAnsi="Times New Roman"/>
          <w:sz w:val="28"/>
          <w:szCs w:val="28"/>
        </w:rPr>
        <w:t xml:space="preserve"> </w:t>
      </w:r>
      <w:r w:rsidRPr="97269CBF">
        <w:rPr>
          <w:rFonts w:ascii="Times New Roman" w:cs="Times New Roman" w:hAnsi="Times New Roman"/>
          <w:sz w:val="28"/>
          <w:szCs w:val="28"/>
          <w:rPrChange w:id="13958" w:author="user pc" w:date="2022-03-15T10:14:00Z">
            <w:rPr>
              <w:rFonts w:cs="Calibri" w:hAnsi="Noto Sans Armenian"/>
            </w:rPr>
          </w:rPrChange>
        </w:rPr>
        <w:t>can</w:t>
      </w:r>
      <w:r>
        <w:rPr>
          <w:rFonts w:ascii="Times New Roman" w:cs="Times New Roman" w:hAnsi="Times New Roman"/>
          <w:sz w:val="28"/>
          <w:szCs w:val="28"/>
        </w:rPr>
        <w:t xml:space="preserve"> </w:t>
      </w:r>
      <w:r w:rsidRPr="98041015">
        <w:rPr>
          <w:rFonts w:ascii="Times New Roman" w:cs="Times New Roman" w:hAnsi="Times New Roman"/>
          <w:sz w:val="28"/>
          <w:szCs w:val="28"/>
          <w:rPrChange w:id="13959" w:author="user pc" w:date="2022-03-15T10:14:00Z">
            <w:rPr>
              <w:rFonts w:cs="Calibri" w:hAnsi="Noto Sans Armenian"/>
            </w:rPr>
          </w:rPrChange>
        </w:rPr>
        <w:t>change</w:t>
      </w:r>
      <w:r>
        <w:rPr>
          <w:rFonts w:ascii="Times New Roman" w:cs="Times New Roman" w:hAnsi="Times New Roman"/>
          <w:sz w:val="28"/>
          <w:szCs w:val="28"/>
        </w:rPr>
        <w:t xml:space="preserve"> </w:t>
      </w:r>
      <w:r w:rsidRPr="0DEA74D8">
        <w:rPr>
          <w:rFonts w:ascii="Times New Roman" w:cs="Times New Roman" w:hAnsi="Times New Roman"/>
          <w:sz w:val="28"/>
          <w:szCs w:val="28"/>
          <w:rPrChange w:id="13960" w:author="user pc" w:date="2022-03-15T10:14:00Z">
            <w:rPr>
              <w:rFonts w:cs="Calibri" w:hAnsi="Noto Sans Armenian"/>
            </w:rPr>
          </w:rPrChange>
        </w:rPr>
        <w:t>the</w:t>
      </w:r>
      <w:r>
        <w:rPr>
          <w:rFonts w:ascii="Times New Roman" w:cs="Times New Roman" w:hAnsi="Times New Roman"/>
          <w:sz w:val="28"/>
          <w:szCs w:val="28"/>
        </w:rPr>
        <w:t xml:space="preserve"> </w:t>
      </w:r>
      <w:r w:rsidRPr="D9A5376C">
        <w:rPr>
          <w:rFonts w:ascii="Times New Roman" w:cs="Times New Roman" w:hAnsi="Times New Roman"/>
          <w:sz w:val="28"/>
          <w:szCs w:val="28"/>
          <w:rPrChange w:id="13961" w:author="user pc" w:date="2022-03-15T10:14:00Z">
            <w:rPr>
              <w:rFonts w:cs="Calibri" w:hAnsi="Noto Sans Armenian"/>
            </w:rPr>
          </w:rPrChange>
        </w:rPr>
        <w:t>amount</w:t>
      </w:r>
      <w:r>
        <w:rPr>
          <w:rFonts w:ascii="Times New Roman" w:cs="Times New Roman" w:hAnsi="Times New Roman"/>
          <w:sz w:val="28"/>
          <w:szCs w:val="28"/>
        </w:rPr>
        <w:t xml:space="preserve"> </w:t>
      </w:r>
      <w:r w:rsidRPr="597F4B78">
        <w:rPr>
          <w:rFonts w:ascii="Times New Roman" w:cs="Times New Roman" w:hAnsi="Times New Roman"/>
          <w:sz w:val="28"/>
          <w:szCs w:val="28"/>
          <w:rPrChange w:id="13962" w:author="user pc" w:date="2022-03-15T10:14:00Z">
            <w:rPr>
              <w:rFonts w:cs="Calibri" w:hAnsi="Noto Sans Armenian"/>
            </w:rPr>
          </w:rPrChange>
        </w:rPr>
        <w:t>of</w:t>
      </w:r>
      <w:r>
        <w:rPr>
          <w:rFonts w:ascii="Times New Roman" w:cs="Times New Roman" w:hAnsi="Times New Roman"/>
          <w:sz w:val="28"/>
          <w:szCs w:val="28"/>
        </w:rPr>
        <w:t xml:space="preserve"> </w:t>
      </w:r>
      <w:r w:rsidRPr="F70635BA">
        <w:rPr>
          <w:rFonts w:ascii="Times New Roman" w:cs="Times New Roman" w:hAnsi="Times New Roman"/>
          <w:sz w:val="28"/>
          <w:szCs w:val="28"/>
          <w:rPrChange w:id="13963" w:author="user pc" w:date="2022-03-15T10:14:00Z">
            <w:rPr>
              <w:rFonts w:cs="Calibri" w:hAnsi="Noto Sans Armenian"/>
            </w:rPr>
          </w:rPrChange>
        </w:rPr>
        <w:t>base</w:t>
      </w:r>
      <w:r>
        <w:rPr>
          <w:rFonts w:ascii="Times New Roman" w:cs="Times New Roman" w:hAnsi="Times New Roman"/>
          <w:sz w:val="28"/>
          <w:szCs w:val="28"/>
        </w:rPr>
        <w:t xml:space="preserve"> need </w:t>
      </w:r>
      <w:r w:rsidRPr="E7EA113C">
        <w:rPr>
          <w:rFonts w:ascii="Times New Roman" w:cs="Times New Roman" w:hAnsi="Times New Roman"/>
          <w:sz w:val="28"/>
          <w:szCs w:val="28"/>
          <w:rPrChange w:id="13964" w:author="user pc" w:date="2022-03-15T10:14:00Z">
            <w:rPr>
              <w:rFonts w:cs="Calibri" w:hAnsi="Noto Sans Armenian"/>
            </w:rPr>
          </w:rPrChange>
        </w:rPr>
        <w:t>for</w:t>
      </w:r>
      <w:r>
        <w:rPr>
          <w:rFonts w:ascii="Times New Roman" w:cs="Times New Roman" w:hAnsi="Times New Roman"/>
          <w:sz w:val="28"/>
          <w:szCs w:val="28"/>
        </w:rPr>
        <w:t xml:space="preserve"> </w:t>
      </w:r>
      <w:r w:rsidRPr="6AD31342">
        <w:rPr>
          <w:rFonts w:ascii="Times New Roman" w:cs="Times New Roman" w:hAnsi="Times New Roman"/>
          <w:sz w:val="28"/>
          <w:szCs w:val="28"/>
          <w:rPrChange w:id="13965" w:author="user pc" w:date="2022-03-15T10:14:00Z">
            <w:rPr>
              <w:rFonts w:cs="Calibri" w:hAnsi="Noto Sans Armenian"/>
            </w:rPr>
          </w:rPrChange>
        </w:rPr>
        <w:t>neutralization.</w:t>
      </w:r>
      <w:r>
        <w:rPr>
          <w:rFonts w:ascii="Times New Roman" w:cs="Times New Roman" w:hAnsi="Times New Roman"/>
          <w:sz w:val="28"/>
          <w:szCs w:val="28"/>
        </w:rPr>
        <w:t xml:space="preserve"> </w:t>
      </w:r>
      <w:r w:rsidRPr="2EA97571">
        <w:rPr>
          <w:rFonts w:ascii="Times New Roman" w:cs="Times New Roman" w:hAnsi="Times New Roman"/>
          <w:sz w:val="28"/>
          <w:szCs w:val="28"/>
          <w:rPrChange w:id="13966" w:author="user pc" w:date="2022-03-15T10:14:00Z">
            <w:rPr>
              <w:rFonts w:cs="Calibri" w:hAnsi="Noto Sans Armenian"/>
            </w:rPr>
          </w:rPrChange>
        </w:rPr>
        <w:t>You</w:t>
      </w:r>
      <w:r>
        <w:rPr>
          <w:rFonts w:ascii="Times New Roman" w:cs="Times New Roman" w:hAnsi="Times New Roman"/>
          <w:sz w:val="28"/>
          <w:szCs w:val="28"/>
        </w:rPr>
        <w:t xml:space="preserve"> </w:t>
      </w:r>
      <w:r w:rsidRPr="F730E340">
        <w:rPr>
          <w:rFonts w:ascii="Times New Roman" w:cs="Times New Roman" w:hAnsi="Times New Roman"/>
          <w:sz w:val="28"/>
          <w:szCs w:val="28"/>
          <w:rPrChange w:id="13967" w:author="user pc" w:date="2022-03-15T10:14:00Z">
            <w:rPr>
              <w:rFonts w:cs="Calibri" w:hAnsi="Noto Sans Armenian"/>
            </w:rPr>
          </w:rPrChange>
        </w:rPr>
        <w:t>are</w:t>
      </w:r>
      <w:r>
        <w:rPr>
          <w:rFonts w:ascii="Times New Roman" w:cs="Times New Roman" w:hAnsi="Times New Roman"/>
          <w:sz w:val="28"/>
          <w:szCs w:val="28"/>
        </w:rPr>
        <w:t xml:space="preserve"> </w:t>
      </w:r>
      <w:r w:rsidRPr="D047D52B">
        <w:rPr>
          <w:rFonts w:ascii="Times New Roman" w:cs="Times New Roman" w:hAnsi="Times New Roman"/>
          <w:sz w:val="28"/>
          <w:szCs w:val="28"/>
          <w:rPrChange w:id="13968" w:author="user pc" w:date="2022-03-15T10:14:00Z">
            <w:rPr>
              <w:rFonts w:cs="Calibri" w:hAnsi="Noto Sans Armenian"/>
            </w:rPr>
          </w:rPrChange>
        </w:rPr>
        <w:t>now</w:t>
      </w:r>
      <w:r>
        <w:rPr>
          <w:rFonts w:ascii="Times New Roman" w:cs="Times New Roman" w:hAnsi="Times New Roman"/>
          <w:sz w:val="28"/>
          <w:szCs w:val="28"/>
        </w:rPr>
        <w:t xml:space="preserve"> </w:t>
      </w:r>
      <w:r w:rsidRPr="4C83B110">
        <w:rPr>
          <w:rFonts w:ascii="Times New Roman" w:cs="Times New Roman" w:hAnsi="Times New Roman"/>
          <w:sz w:val="28"/>
          <w:szCs w:val="28"/>
          <w:rPrChange w:id="13969" w:author="user pc" w:date="2022-03-15T10:14:00Z">
            <w:rPr>
              <w:rFonts w:cs="Calibri" w:hAnsi="Noto Sans Armenian"/>
            </w:rPr>
          </w:rPrChange>
        </w:rPr>
        <w:t>ready</w:t>
      </w:r>
      <w:r>
        <w:rPr>
          <w:rFonts w:ascii="Times New Roman" w:cs="Times New Roman" w:hAnsi="Times New Roman"/>
          <w:sz w:val="28"/>
          <w:szCs w:val="28"/>
        </w:rPr>
        <w:t xml:space="preserve"> </w:t>
      </w:r>
      <w:r w:rsidRPr="2C690E8E">
        <w:rPr>
          <w:rFonts w:ascii="Times New Roman" w:cs="Times New Roman" w:hAnsi="Times New Roman"/>
          <w:sz w:val="28"/>
          <w:szCs w:val="28"/>
          <w:rPrChange w:id="13970" w:author="user pc" w:date="2022-03-15T10:14:00Z">
            <w:rPr>
              <w:rFonts w:cs="Calibri" w:hAnsi="Noto Sans Armenian"/>
            </w:rPr>
          </w:rPrChange>
        </w:rPr>
        <w:t>to</w:t>
      </w:r>
      <w:r>
        <w:rPr>
          <w:rFonts w:ascii="Times New Roman" w:cs="Times New Roman" w:hAnsi="Times New Roman"/>
          <w:sz w:val="28"/>
          <w:szCs w:val="28"/>
        </w:rPr>
        <w:t xml:space="preserve"> </w:t>
      </w:r>
      <w:r w:rsidRPr="288BCF84">
        <w:rPr>
          <w:rFonts w:ascii="Times New Roman" w:cs="Times New Roman" w:hAnsi="Times New Roman"/>
          <w:sz w:val="28"/>
          <w:szCs w:val="28"/>
          <w:rPrChange w:id="13971" w:author="user pc" w:date="2022-03-15T10:14:00Z">
            <w:rPr>
              <w:rFonts w:cs="Calibri" w:hAnsi="Noto Sans Armenian"/>
            </w:rPr>
          </w:rPrChange>
        </w:rPr>
        <w:t>prepare</w:t>
      </w:r>
      <w:r>
        <w:rPr>
          <w:rFonts w:ascii="Times New Roman" w:cs="Times New Roman" w:hAnsi="Times New Roman"/>
          <w:sz w:val="28"/>
          <w:szCs w:val="28"/>
        </w:rPr>
        <w:t xml:space="preserve"> </w:t>
      </w:r>
      <w:r w:rsidRPr="1CF32981">
        <w:rPr>
          <w:rFonts w:ascii="Times New Roman" w:cs="Times New Roman" w:hAnsi="Times New Roman"/>
          <w:sz w:val="28"/>
          <w:szCs w:val="28"/>
          <w:rPrChange w:id="13972" w:author="user pc" w:date="2022-03-15T10:14:00Z">
            <w:rPr>
              <w:rFonts w:cs="Calibri" w:hAnsi="Noto Sans Armenian"/>
            </w:rPr>
          </w:rPrChange>
        </w:rPr>
        <w:t>the</w:t>
      </w:r>
      <w:r>
        <w:rPr>
          <w:rFonts w:ascii="Times New Roman" w:cs="Times New Roman" w:hAnsi="Times New Roman"/>
          <w:sz w:val="28"/>
          <w:szCs w:val="28"/>
        </w:rPr>
        <w:t xml:space="preserve"> </w:t>
      </w:r>
      <w:r w:rsidRPr="99112897">
        <w:rPr>
          <w:rFonts w:ascii="Times New Roman" w:cs="Times New Roman" w:hAnsi="Times New Roman"/>
          <w:sz w:val="28"/>
          <w:szCs w:val="28"/>
          <w:rPrChange w:id="13973" w:author="user pc" w:date="2022-03-15T10:14:00Z">
            <w:rPr>
              <w:rFonts w:cs="Calibri" w:hAnsi="Noto Sans Armenian"/>
            </w:rPr>
          </w:rPrChange>
        </w:rPr>
        <w:t>apparatus</w:t>
      </w:r>
      <w:r>
        <w:rPr>
          <w:rFonts w:ascii="Times New Roman" w:cs="Times New Roman" w:hAnsi="Times New Roman"/>
          <w:sz w:val="28"/>
          <w:szCs w:val="28"/>
        </w:rPr>
        <w:t xml:space="preserve"> </w:t>
      </w:r>
      <w:r w:rsidRPr="77EE4F22">
        <w:rPr>
          <w:rFonts w:ascii="Times New Roman" w:cs="Times New Roman" w:hAnsi="Times New Roman"/>
          <w:sz w:val="28"/>
          <w:szCs w:val="28"/>
          <w:rPrChange w:id="13974" w:author="user pc" w:date="2022-03-15T10:14:00Z">
            <w:rPr>
              <w:rFonts w:cs="Calibri" w:hAnsi="Noto Sans Armenian"/>
            </w:rPr>
          </w:rPrChange>
        </w:rPr>
        <w:t>for</w:t>
      </w:r>
      <w:r>
        <w:rPr>
          <w:rFonts w:ascii="Times New Roman" w:cs="Times New Roman" w:hAnsi="Times New Roman"/>
          <w:sz w:val="28"/>
          <w:szCs w:val="28"/>
        </w:rPr>
        <w:t xml:space="preserve"> </w:t>
      </w:r>
      <w:r w:rsidRPr="A0AFAEAC">
        <w:rPr>
          <w:rFonts w:ascii="Times New Roman" w:cs="Times New Roman" w:hAnsi="Times New Roman"/>
          <w:sz w:val="28"/>
          <w:szCs w:val="28"/>
          <w:rPrChange w:id="13975" w:author="user pc" w:date="2022-03-15T10:14:00Z">
            <w:rPr>
              <w:rFonts w:cs="Calibri" w:hAnsi="Noto Sans Armenian"/>
            </w:rPr>
          </w:rPrChange>
        </w:rPr>
        <w:t>the</w:t>
      </w:r>
      <w:r>
        <w:rPr>
          <w:rFonts w:ascii="Times New Roman" w:cs="Times New Roman" w:hAnsi="Times New Roman"/>
          <w:sz w:val="28"/>
          <w:szCs w:val="28"/>
        </w:rPr>
        <w:t xml:space="preserve"> </w:t>
      </w:r>
      <w:r w:rsidRPr="4907EBAA">
        <w:rPr>
          <w:rFonts w:ascii="Times New Roman" w:cs="Times New Roman" w:hAnsi="Times New Roman"/>
          <w:sz w:val="28"/>
          <w:szCs w:val="28"/>
          <w:rPrChange w:id="13976" w:author="user pc" w:date="2022-03-15T10:14:00Z">
            <w:rPr>
              <w:rFonts w:cs="Calibri" w:hAnsi="Noto Sans Armenian"/>
            </w:rPr>
          </w:rPrChange>
        </w:rPr>
        <w:t>titration.</w:t>
      </w:r>
    </w:p>
    <w:p>
      <w:pPr>
        <w:pStyle w:val="style0"/>
        <w:rPr>
          <w:rFonts w:ascii="Times New Roman" w:cs="Times New Roman"/>
          <w:sz w:val="28"/>
          <w:szCs w:val="28"/>
          <w:rPrChange w:id="13977" w:author="user pc" w:date="2022-03-15T10:14:00Z">
            <w:rPr/>
          </w:rPrChange>
        </w:rPr>
      </w:pPr>
    </w:p>
    <w:p>
      <w:pPr>
        <w:pStyle w:val="style0"/>
        <w:rPr>
          <w:rFonts w:ascii="Times New Roman" w:cs="Times New Roman"/>
          <w:sz w:val="28"/>
          <w:szCs w:val="28"/>
          <w:rPrChange w:id="13978" w:author="user pc" w:date="2022-03-15T10:14:00Z">
            <w:rPr/>
          </w:rPrChange>
        </w:rPr>
      </w:pPr>
      <w:r w:rsidRPr="6583F3A0">
        <w:rPr>
          <w:rFonts w:ascii="Times New Roman" w:cs="Times New Roman" w:hAnsi="Times New Roman"/>
          <w:b/>
          <w:bCs/>
          <w:color w:val="c00000"/>
          <w:sz w:val="28"/>
          <w:szCs w:val="28"/>
          <w:rPrChange w:id="13979" w:author="user pc" w:date="2022-03-15T10:14:00Z">
            <w:rPr>
              <w:rFonts w:cs="Calibri" w:hAnsi="Noto Sans Armenian"/>
              <w:b/>
              <w:bCs/>
              <w:color w:val="c00000"/>
            </w:rPr>
          </w:rPrChange>
        </w:rPr>
        <w:t>Rinsing</w:t>
      </w:r>
      <w:r>
        <w:rPr>
          <w:rFonts w:ascii="Times New Roman" w:cs="Times New Roman" w:hAnsi="Times New Roman"/>
          <w:b/>
          <w:bCs/>
          <w:color w:val="c00000"/>
          <w:sz w:val="28"/>
          <w:szCs w:val="28"/>
        </w:rPr>
        <w:t xml:space="preserve"> </w:t>
      </w:r>
      <w:r w:rsidRPr="D25803FB">
        <w:rPr>
          <w:rFonts w:ascii="Times New Roman" w:cs="Times New Roman" w:hAnsi="Times New Roman"/>
          <w:b/>
          <w:bCs/>
          <w:color w:val="c00000"/>
          <w:sz w:val="28"/>
          <w:szCs w:val="28"/>
          <w:rPrChange w:id="13980" w:author="user pc" w:date="2022-03-15T10:14:00Z">
            <w:rPr>
              <w:rFonts w:cs="Calibri" w:hAnsi="Noto Sans Armenian"/>
              <w:b/>
              <w:bCs/>
              <w:color w:val="c00000"/>
            </w:rPr>
          </w:rPrChange>
        </w:rPr>
        <w:t>the</w:t>
      </w:r>
      <w:r>
        <w:rPr>
          <w:rFonts w:ascii="Times New Roman" w:cs="Times New Roman" w:hAnsi="Times New Roman"/>
          <w:b/>
          <w:bCs/>
          <w:color w:val="c00000"/>
          <w:sz w:val="28"/>
          <w:szCs w:val="28"/>
        </w:rPr>
        <w:t xml:space="preserve"> </w:t>
      </w:r>
      <w:r w:rsidRPr="DEF60A2E">
        <w:rPr>
          <w:rFonts w:ascii="Times New Roman" w:cs="Times New Roman" w:hAnsi="Times New Roman"/>
          <w:b/>
          <w:bCs/>
          <w:color w:val="c00000"/>
          <w:sz w:val="28"/>
          <w:szCs w:val="28"/>
          <w:rPrChange w:id="13981" w:author="user pc" w:date="2022-03-15T10:14:00Z">
            <w:rPr>
              <w:rFonts w:cs="Calibri" w:hAnsi="Noto Sans Armenian"/>
              <w:b/>
              <w:bCs/>
              <w:color w:val="c00000"/>
            </w:rPr>
          </w:rPrChange>
        </w:rPr>
        <w:t>Burette</w:t>
      </w:r>
    </w:p>
    <w:p>
      <w:pPr>
        <w:pStyle w:val="style0"/>
        <w:rPr>
          <w:rFonts w:ascii="Times New Roman" w:cs="Times New Roman"/>
          <w:sz w:val="28"/>
          <w:szCs w:val="28"/>
          <w:rPrChange w:id="13982" w:author="user pc" w:date="2022-03-15T10:14:00Z">
            <w:rPr/>
          </w:rPrChange>
        </w:rPr>
      </w:pPr>
      <w:r w:rsidRPr="1A92B4B8">
        <w:rPr>
          <w:rFonts w:ascii="Times New Roman" w:cs="Times New Roman" w:hAnsi="Times New Roman"/>
          <w:sz w:val="28"/>
          <w:szCs w:val="28"/>
          <w:rPrChange w:id="13983" w:author="user pc" w:date="2022-03-15T10:14:00Z">
            <w:rPr>
              <w:rFonts w:cs="Calibri" w:hAnsi="Noto Sans Armenian"/>
            </w:rPr>
          </w:rPrChange>
        </w:rPr>
        <w:t>A</w:t>
      </w:r>
      <w:r>
        <w:rPr>
          <w:rFonts w:ascii="Times New Roman" w:cs="Times New Roman" w:hAnsi="Times New Roman"/>
          <w:sz w:val="28"/>
          <w:szCs w:val="28"/>
        </w:rPr>
        <w:t xml:space="preserve"> </w:t>
      </w:r>
      <w:r w:rsidRPr="538D7E5F">
        <w:rPr>
          <w:rFonts w:ascii="Times New Roman" w:cs="Times New Roman" w:hAnsi="Times New Roman"/>
          <w:sz w:val="28"/>
          <w:szCs w:val="28"/>
          <w:rPrChange w:id="13984" w:author="user pc" w:date="2022-03-15T10:14:00Z">
            <w:rPr>
              <w:rFonts w:cs="Calibri" w:hAnsi="Noto Sans Armenian"/>
            </w:rPr>
          </w:rPrChange>
        </w:rPr>
        <w:t>burette</w:t>
      </w:r>
      <w:r>
        <w:rPr>
          <w:rFonts w:ascii="Times New Roman" w:cs="Times New Roman" w:hAnsi="Times New Roman"/>
          <w:sz w:val="28"/>
          <w:szCs w:val="28"/>
        </w:rPr>
        <w:t xml:space="preserve"> </w:t>
      </w:r>
      <w:r w:rsidRPr="5B6A411F">
        <w:rPr>
          <w:rFonts w:ascii="Times New Roman" w:cs="Times New Roman" w:hAnsi="Times New Roman"/>
          <w:sz w:val="28"/>
          <w:szCs w:val="28"/>
          <w:rPrChange w:id="13985" w:author="user pc" w:date="2022-03-15T10:14:00Z">
            <w:rPr>
              <w:rFonts w:cs="Calibri" w:hAnsi="Noto Sans Armenian"/>
            </w:rPr>
          </w:rPrChange>
        </w:rPr>
        <w:t>is</w:t>
      </w:r>
      <w:r>
        <w:rPr>
          <w:rFonts w:ascii="Times New Roman" w:cs="Times New Roman" w:hAnsi="Times New Roman"/>
          <w:sz w:val="28"/>
          <w:szCs w:val="28"/>
        </w:rPr>
        <w:t xml:space="preserve"> </w:t>
      </w:r>
      <w:r w:rsidRPr="5EEFA751">
        <w:rPr>
          <w:rFonts w:ascii="Times New Roman" w:cs="Times New Roman" w:hAnsi="Times New Roman"/>
          <w:sz w:val="28"/>
          <w:szCs w:val="28"/>
          <w:rPrChange w:id="13986" w:author="user pc" w:date="2022-03-15T10:14:00Z">
            <w:rPr>
              <w:rFonts w:cs="Calibri" w:hAnsi="Noto Sans Armenian"/>
            </w:rPr>
          </w:rPrChange>
        </w:rPr>
        <w:t>a</w:t>
      </w:r>
      <w:r>
        <w:rPr>
          <w:rFonts w:ascii="Times New Roman" w:cs="Times New Roman" w:hAnsi="Times New Roman"/>
          <w:sz w:val="28"/>
          <w:szCs w:val="28"/>
        </w:rPr>
        <w:t xml:space="preserve"> </w:t>
      </w:r>
      <w:r w:rsidRPr="A069A7B5">
        <w:rPr>
          <w:rFonts w:ascii="Times New Roman" w:cs="Times New Roman" w:hAnsi="Times New Roman"/>
          <w:sz w:val="28"/>
          <w:szCs w:val="28"/>
          <w:rPrChange w:id="13987" w:author="user pc" w:date="2022-03-15T10:14:00Z">
            <w:rPr>
              <w:rFonts w:cs="Calibri" w:hAnsi="Noto Sans Armenian"/>
            </w:rPr>
          </w:rPrChange>
        </w:rPr>
        <w:t>graduated</w:t>
      </w:r>
      <w:r>
        <w:rPr>
          <w:rFonts w:ascii="Times New Roman" w:cs="Times New Roman" w:hAnsi="Times New Roman"/>
          <w:sz w:val="28"/>
          <w:szCs w:val="28"/>
        </w:rPr>
        <w:t xml:space="preserve"> </w:t>
      </w:r>
      <w:r w:rsidRPr="5FC30935">
        <w:rPr>
          <w:rFonts w:ascii="Times New Roman" w:cs="Times New Roman" w:hAnsi="Times New Roman"/>
          <w:sz w:val="28"/>
          <w:szCs w:val="28"/>
          <w:rPrChange w:id="13988" w:author="user pc" w:date="2022-03-15T10:14:00Z">
            <w:rPr>
              <w:rFonts w:cs="Calibri" w:hAnsi="Noto Sans Armenian"/>
            </w:rPr>
          </w:rPrChange>
        </w:rPr>
        <w:t>glass</w:t>
      </w:r>
      <w:r>
        <w:rPr>
          <w:rFonts w:ascii="Times New Roman" w:cs="Times New Roman" w:hAnsi="Times New Roman"/>
          <w:sz w:val="28"/>
          <w:szCs w:val="28"/>
        </w:rPr>
        <w:t xml:space="preserve"> </w:t>
      </w:r>
      <w:r w:rsidRPr="2EEBA071">
        <w:rPr>
          <w:rFonts w:ascii="Times New Roman" w:cs="Times New Roman" w:hAnsi="Times New Roman"/>
          <w:sz w:val="28"/>
          <w:szCs w:val="28"/>
          <w:rPrChange w:id="13989" w:author="user pc" w:date="2022-03-15T10:14:00Z">
            <w:rPr>
              <w:rFonts w:cs="Calibri" w:hAnsi="Noto Sans Armenian"/>
            </w:rPr>
          </w:rPrChange>
        </w:rPr>
        <w:t>tube</w:t>
      </w:r>
      <w:r>
        <w:rPr>
          <w:rFonts w:ascii="Times New Roman" w:cs="Times New Roman" w:hAnsi="Times New Roman"/>
          <w:sz w:val="28"/>
          <w:szCs w:val="28"/>
        </w:rPr>
        <w:t xml:space="preserve"> </w:t>
      </w:r>
      <w:r w:rsidRPr="03E29FD5">
        <w:rPr>
          <w:rFonts w:ascii="Times New Roman" w:cs="Times New Roman" w:hAnsi="Times New Roman"/>
          <w:sz w:val="28"/>
          <w:szCs w:val="28"/>
          <w:rPrChange w:id="13990" w:author="user pc" w:date="2022-03-15T10:14:00Z">
            <w:rPr>
              <w:rFonts w:cs="Calibri" w:hAnsi="Noto Sans Armenian"/>
            </w:rPr>
          </w:rPrChange>
        </w:rPr>
        <w:t>with</w:t>
      </w:r>
      <w:r>
        <w:rPr>
          <w:rFonts w:ascii="Times New Roman" w:cs="Times New Roman" w:hAnsi="Times New Roman"/>
          <w:sz w:val="28"/>
          <w:szCs w:val="28"/>
        </w:rPr>
        <w:t xml:space="preserve"> </w:t>
      </w:r>
      <w:r w:rsidRPr="617A68F5">
        <w:rPr>
          <w:rFonts w:ascii="Times New Roman" w:cs="Times New Roman" w:hAnsi="Times New Roman"/>
          <w:sz w:val="28"/>
          <w:szCs w:val="28"/>
          <w:rPrChange w:id="13991" w:author="user pc" w:date="2022-03-15T10:14:00Z">
            <w:rPr>
              <w:rFonts w:cs="Calibri" w:hAnsi="Noto Sans Armenian"/>
            </w:rPr>
          </w:rPrChange>
        </w:rPr>
        <w:t>a</w:t>
      </w:r>
      <w:r>
        <w:rPr>
          <w:rFonts w:ascii="Times New Roman" w:cs="Times New Roman" w:hAnsi="Times New Roman"/>
          <w:sz w:val="28"/>
          <w:szCs w:val="28"/>
        </w:rPr>
        <w:t xml:space="preserve"> </w:t>
      </w:r>
      <w:r w:rsidRPr="79EAFE79">
        <w:rPr>
          <w:rFonts w:ascii="Times New Roman" w:cs="Times New Roman" w:hAnsi="Times New Roman"/>
          <w:sz w:val="28"/>
          <w:szCs w:val="28"/>
          <w:rPrChange w:id="13992" w:author="user pc" w:date="2022-03-15T10:14:00Z">
            <w:rPr>
              <w:rFonts w:cs="Calibri" w:hAnsi="Noto Sans Armenian"/>
            </w:rPr>
          </w:rPrChange>
        </w:rPr>
        <w:t>tap</w:t>
      </w:r>
      <w:r>
        <w:rPr>
          <w:rFonts w:ascii="Times New Roman" w:cs="Times New Roman" w:hAnsi="Times New Roman"/>
          <w:sz w:val="28"/>
          <w:szCs w:val="28"/>
        </w:rPr>
        <w:t xml:space="preserve"> </w:t>
      </w:r>
      <w:r w:rsidRPr="695263FC">
        <w:rPr>
          <w:rFonts w:ascii="Times New Roman" w:cs="Times New Roman" w:hAnsi="Times New Roman"/>
          <w:sz w:val="28"/>
          <w:szCs w:val="28"/>
          <w:rPrChange w:id="13993" w:author="user pc" w:date="2022-03-15T10:14:00Z">
            <w:rPr>
              <w:rFonts w:cs="Calibri" w:hAnsi="Noto Sans Armenian"/>
            </w:rPr>
          </w:rPrChange>
        </w:rPr>
        <w:t>at</w:t>
      </w:r>
      <w:r>
        <w:rPr>
          <w:rFonts w:ascii="Times New Roman" w:cs="Times New Roman" w:hAnsi="Times New Roman"/>
          <w:sz w:val="28"/>
          <w:szCs w:val="28"/>
        </w:rPr>
        <w:t xml:space="preserve"> </w:t>
      </w:r>
      <w:r w:rsidRPr="31E05591">
        <w:rPr>
          <w:rFonts w:ascii="Times New Roman" w:cs="Times New Roman" w:hAnsi="Times New Roman"/>
          <w:sz w:val="28"/>
          <w:szCs w:val="28"/>
          <w:rPrChange w:id="13994" w:author="user pc" w:date="2022-03-15T10:14:00Z">
            <w:rPr>
              <w:rFonts w:cs="Calibri" w:hAnsi="Noto Sans Armenian"/>
            </w:rPr>
          </w:rPrChange>
        </w:rPr>
        <w:t>one</w:t>
      </w:r>
      <w:r>
        <w:rPr>
          <w:rFonts w:ascii="Times New Roman" w:cs="Times New Roman" w:hAnsi="Times New Roman"/>
          <w:sz w:val="28"/>
          <w:szCs w:val="28"/>
        </w:rPr>
        <w:t xml:space="preserve"> </w:t>
      </w:r>
      <w:r w:rsidRPr="105B81E2">
        <w:rPr>
          <w:rFonts w:ascii="Times New Roman" w:cs="Times New Roman" w:hAnsi="Times New Roman"/>
          <w:sz w:val="28"/>
          <w:szCs w:val="28"/>
          <w:rPrChange w:id="13995" w:author="user pc" w:date="2022-03-15T10:14:00Z">
            <w:rPr>
              <w:rFonts w:cs="Calibri" w:hAnsi="Noto Sans Armenian"/>
            </w:rPr>
          </w:rPrChange>
        </w:rPr>
        <w:t>end.</w:t>
      </w:r>
      <w:r>
        <w:rPr>
          <w:rFonts w:ascii="Times New Roman" w:cs="Times New Roman" w:hAnsi="Times New Roman"/>
          <w:sz w:val="28"/>
          <w:szCs w:val="28"/>
        </w:rPr>
        <w:t xml:space="preserve"> </w:t>
      </w:r>
      <w:r w:rsidRPr="0D3B5B21">
        <w:rPr>
          <w:rFonts w:ascii="Times New Roman" w:cs="Times New Roman" w:hAnsi="Times New Roman"/>
          <w:sz w:val="28"/>
          <w:szCs w:val="28"/>
          <w:rPrChange w:id="13996" w:author="user pc" w:date="2022-03-15T10:14:00Z">
            <w:rPr>
              <w:rFonts w:cs="Calibri" w:hAnsi="Noto Sans Armenian"/>
            </w:rPr>
          </w:rPrChange>
        </w:rPr>
        <w:t>It</w:t>
      </w:r>
      <w:r>
        <w:rPr>
          <w:rFonts w:ascii="Times New Roman" w:cs="Times New Roman" w:hAnsi="Times New Roman"/>
          <w:sz w:val="28"/>
          <w:szCs w:val="28"/>
        </w:rPr>
        <w:t xml:space="preserve"> </w:t>
      </w:r>
      <w:r w:rsidRPr="C1969B5D">
        <w:rPr>
          <w:rFonts w:ascii="Times New Roman" w:cs="Times New Roman" w:hAnsi="Times New Roman"/>
          <w:sz w:val="28"/>
          <w:szCs w:val="28"/>
          <w:rPrChange w:id="13997" w:author="user pc" w:date="2022-03-15T10:14:00Z">
            <w:rPr>
              <w:rFonts w:cs="Calibri" w:hAnsi="Noto Sans Armenian"/>
            </w:rPr>
          </w:rPrChange>
        </w:rPr>
        <w:t>is</w:t>
      </w:r>
      <w:r>
        <w:rPr>
          <w:rFonts w:ascii="Times New Roman" w:cs="Times New Roman" w:hAnsi="Times New Roman"/>
          <w:sz w:val="28"/>
          <w:szCs w:val="28"/>
        </w:rPr>
        <w:t xml:space="preserve"> </w:t>
      </w:r>
      <w:r w:rsidRPr="0164BE4F">
        <w:rPr>
          <w:rFonts w:ascii="Times New Roman" w:cs="Times New Roman" w:hAnsi="Times New Roman"/>
          <w:sz w:val="28"/>
          <w:szCs w:val="28"/>
          <w:rPrChange w:id="13998" w:author="user pc" w:date="2022-03-15T10:14:00Z">
            <w:rPr>
              <w:rFonts w:cs="Calibri" w:hAnsi="Noto Sans Armenian"/>
            </w:rPr>
          </w:rPrChange>
        </w:rPr>
        <w:t>used</w:t>
      </w:r>
      <w:r>
        <w:rPr>
          <w:rFonts w:ascii="Times New Roman" w:cs="Times New Roman" w:hAnsi="Times New Roman"/>
          <w:sz w:val="28"/>
          <w:szCs w:val="28"/>
        </w:rPr>
        <w:t xml:space="preserve"> </w:t>
      </w:r>
      <w:r w:rsidRPr="736EE2AB">
        <w:rPr>
          <w:rFonts w:ascii="Times New Roman" w:cs="Times New Roman" w:hAnsi="Times New Roman"/>
          <w:sz w:val="28"/>
          <w:szCs w:val="28"/>
          <w:rPrChange w:id="13999" w:author="user pc" w:date="2022-03-15T10:14:00Z">
            <w:rPr>
              <w:rFonts w:cs="Calibri" w:hAnsi="Noto Sans Armenian"/>
            </w:rPr>
          </w:rPrChange>
        </w:rPr>
        <w:t>to</w:t>
      </w:r>
      <w:r>
        <w:rPr>
          <w:rFonts w:ascii="Times New Roman" w:cs="Times New Roman" w:hAnsi="Times New Roman"/>
          <w:sz w:val="28"/>
          <w:szCs w:val="28"/>
        </w:rPr>
        <w:t xml:space="preserve"> </w:t>
      </w:r>
      <w:r w:rsidRPr="FE5748C9">
        <w:rPr>
          <w:rFonts w:ascii="Times New Roman" w:cs="Times New Roman" w:hAnsi="Times New Roman"/>
          <w:sz w:val="28"/>
          <w:szCs w:val="28"/>
          <w:rPrChange w:id="14000" w:author="user pc" w:date="2022-03-15T10:14:00Z">
            <w:rPr>
              <w:rFonts w:cs="Calibri" w:hAnsi="Noto Sans Armenian"/>
            </w:rPr>
          </w:rPrChange>
        </w:rPr>
        <w:t>accurately</w:t>
      </w:r>
      <w:r>
        <w:rPr>
          <w:rFonts w:ascii="Times New Roman" w:cs="Times New Roman" w:hAnsi="Times New Roman"/>
          <w:sz w:val="28"/>
          <w:szCs w:val="28"/>
        </w:rPr>
        <w:t xml:space="preserve"> </w:t>
      </w:r>
      <w:r w:rsidRPr="D1591CC1">
        <w:rPr>
          <w:rFonts w:ascii="Times New Roman" w:cs="Times New Roman" w:hAnsi="Times New Roman"/>
          <w:sz w:val="28"/>
          <w:szCs w:val="28"/>
          <w:rPrChange w:id="14001" w:author="user pc" w:date="2022-03-15T10:14:00Z">
            <w:rPr>
              <w:rFonts w:cs="Calibri" w:hAnsi="Noto Sans Armenian"/>
            </w:rPr>
          </w:rPrChange>
        </w:rPr>
        <w:t>measure</w:t>
      </w:r>
      <w:r>
        <w:rPr>
          <w:rFonts w:ascii="Times New Roman" w:cs="Times New Roman" w:hAnsi="Times New Roman"/>
          <w:sz w:val="28"/>
          <w:szCs w:val="28"/>
        </w:rPr>
        <w:t xml:space="preserve"> </w:t>
      </w:r>
      <w:r w:rsidRPr="6E4974E3">
        <w:rPr>
          <w:rFonts w:ascii="Times New Roman" w:cs="Times New Roman" w:hAnsi="Times New Roman"/>
          <w:sz w:val="28"/>
          <w:szCs w:val="28"/>
          <w:rPrChange w:id="14002" w:author="user pc" w:date="2022-03-15T10:14:00Z">
            <w:rPr>
              <w:rFonts w:cs="Calibri" w:hAnsi="Noto Sans Armenian"/>
            </w:rPr>
          </w:rPrChange>
        </w:rPr>
        <w:t>the</w:t>
      </w:r>
      <w:r>
        <w:rPr>
          <w:rFonts w:ascii="Times New Roman" w:cs="Times New Roman" w:hAnsi="Times New Roman"/>
          <w:sz w:val="28"/>
          <w:szCs w:val="28"/>
        </w:rPr>
        <w:t xml:space="preserve"> </w:t>
      </w:r>
      <w:r w:rsidRPr="4909C337">
        <w:rPr>
          <w:rFonts w:ascii="Times New Roman" w:cs="Times New Roman" w:hAnsi="Times New Roman"/>
          <w:sz w:val="28"/>
          <w:szCs w:val="28"/>
          <w:rPrChange w:id="14003" w:author="user pc" w:date="2022-03-15T10:14:00Z">
            <w:rPr>
              <w:rFonts w:cs="Calibri" w:hAnsi="Noto Sans Armenian"/>
            </w:rPr>
          </w:rPrChange>
        </w:rPr>
        <w:t>volume</w:t>
      </w:r>
      <w:r>
        <w:rPr>
          <w:rFonts w:ascii="Times New Roman" w:cs="Times New Roman" w:hAnsi="Times New Roman"/>
          <w:sz w:val="28"/>
          <w:szCs w:val="28"/>
        </w:rPr>
        <w:t xml:space="preserve"> </w:t>
      </w:r>
      <w:r w:rsidRPr="9D551D91">
        <w:rPr>
          <w:rFonts w:ascii="Times New Roman" w:cs="Times New Roman" w:hAnsi="Times New Roman"/>
          <w:sz w:val="28"/>
          <w:szCs w:val="28"/>
          <w:rPrChange w:id="14004" w:author="user pc" w:date="2022-03-15T10:14:00Z">
            <w:rPr>
              <w:rFonts w:cs="Calibri" w:hAnsi="Noto Sans Armenian"/>
            </w:rPr>
          </w:rPrChange>
        </w:rPr>
        <w:t>of</w:t>
      </w:r>
      <w:r>
        <w:rPr>
          <w:rFonts w:ascii="Times New Roman" w:cs="Times New Roman" w:hAnsi="Times New Roman"/>
          <w:sz w:val="28"/>
          <w:szCs w:val="28"/>
        </w:rPr>
        <w:t xml:space="preserve"> </w:t>
      </w:r>
      <w:r w:rsidRPr="23885104">
        <w:rPr>
          <w:rFonts w:ascii="Times New Roman" w:cs="Times New Roman" w:hAnsi="Times New Roman"/>
          <w:sz w:val="28"/>
          <w:szCs w:val="28"/>
          <w:rPrChange w:id="14005" w:author="user pc" w:date="2022-03-15T10:14:00Z">
            <w:rPr>
              <w:rFonts w:cs="Calibri" w:hAnsi="Noto Sans Armenian"/>
            </w:rPr>
          </w:rPrChange>
        </w:rPr>
        <w:t>liquid</w:t>
      </w:r>
      <w:r>
        <w:rPr>
          <w:rFonts w:ascii="Times New Roman" w:cs="Times New Roman" w:hAnsi="Times New Roman"/>
          <w:sz w:val="28"/>
          <w:szCs w:val="28"/>
        </w:rPr>
        <w:t xml:space="preserve"> </w:t>
      </w:r>
      <w:r w:rsidRPr="1DBA95B3">
        <w:rPr>
          <w:rFonts w:ascii="Times New Roman" w:cs="Times New Roman" w:hAnsi="Times New Roman"/>
          <w:sz w:val="28"/>
          <w:szCs w:val="28"/>
          <w:rPrChange w:id="14006" w:author="user pc" w:date="2022-03-15T10:14:00Z">
            <w:rPr>
              <w:rFonts w:cs="Calibri" w:hAnsi="Noto Sans Armenian"/>
            </w:rPr>
          </w:rPrChange>
        </w:rPr>
        <w:t>added</w:t>
      </w:r>
      <w:r>
        <w:rPr>
          <w:rFonts w:ascii="Times New Roman" w:cs="Times New Roman" w:hAnsi="Times New Roman"/>
          <w:sz w:val="28"/>
          <w:szCs w:val="28"/>
        </w:rPr>
        <w:t xml:space="preserve"> </w:t>
      </w:r>
      <w:r w:rsidRPr="50851F55">
        <w:rPr>
          <w:rFonts w:ascii="Times New Roman" w:cs="Times New Roman" w:hAnsi="Times New Roman"/>
          <w:sz w:val="28"/>
          <w:szCs w:val="28"/>
          <w:rPrChange w:id="14007" w:author="user pc" w:date="2022-03-15T10:14:00Z">
            <w:rPr>
              <w:rFonts w:cs="Calibri" w:hAnsi="Noto Sans Armenian"/>
            </w:rPr>
          </w:rPrChange>
        </w:rPr>
        <w:t>during</w:t>
      </w:r>
      <w:r>
        <w:rPr>
          <w:rFonts w:ascii="Times New Roman" w:cs="Times New Roman" w:hAnsi="Times New Roman"/>
          <w:sz w:val="28"/>
          <w:szCs w:val="28"/>
        </w:rPr>
        <w:t xml:space="preserve"> </w:t>
      </w:r>
      <w:r w:rsidRPr="E949F646">
        <w:rPr>
          <w:rFonts w:ascii="Times New Roman" w:cs="Times New Roman" w:hAnsi="Times New Roman"/>
          <w:sz w:val="28"/>
          <w:szCs w:val="28"/>
          <w:rPrChange w:id="14008" w:author="user pc" w:date="2022-03-15T10:14:00Z">
            <w:rPr>
              <w:rFonts w:cs="Calibri" w:hAnsi="Noto Sans Armenian"/>
            </w:rPr>
          </w:rPrChange>
        </w:rPr>
        <w:t>a</w:t>
      </w:r>
      <w:r>
        <w:rPr>
          <w:rFonts w:ascii="Times New Roman" w:cs="Times New Roman" w:hAnsi="Times New Roman"/>
          <w:sz w:val="28"/>
          <w:szCs w:val="28"/>
        </w:rPr>
        <w:t xml:space="preserve"> titration e</w:t>
      </w:r>
      <w:r w:rsidRPr="B47D2CFA">
        <w:rPr>
          <w:rFonts w:ascii="Times New Roman" w:cs="Times New Roman" w:hAnsi="Times New Roman"/>
          <w:sz w:val="28"/>
          <w:szCs w:val="28"/>
          <w:rPrChange w:id="14009" w:author="user pc" w:date="2022-03-15T10:14:00Z">
            <w:rPr>
              <w:rFonts w:cs="Calibri" w:hAnsi="Noto Sans Armenian"/>
            </w:rPr>
          </w:rPrChange>
        </w:rPr>
        <w:t>xperiment.</w:t>
      </w:r>
    </w:p>
    <w:p>
      <w:pPr>
        <w:pStyle w:val="style0"/>
        <w:rPr>
          <w:rFonts w:ascii="Times New Roman" w:cs="Times New Roman"/>
          <w:sz w:val="28"/>
          <w:szCs w:val="28"/>
          <w:rPrChange w:id="14010" w:author="user pc" w:date="2022-03-15T10:14:00Z">
            <w:rPr/>
          </w:rPrChange>
        </w:rPr>
      </w:pPr>
      <w:r w:rsidRPr="875D4237">
        <w:rPr>
          <w:rFonts w:ascii="Times New Roman" w:cs="Times New Roman" w:hAnsi="Times New Roman"/>
          <w:sz w:val="28"/>
          <w:szCs w:val="28"/>
          <w:rPrChange w:id="14011" w:author="user pc" w:date="2022-03-15T10:14:00Z">
            <w:rPr>
              <w:rFonts w:cs="Calibri" w:hAnsi="Noto Sans Armenian"/>
            </w:rPr>
          </w:rPrChange>
        </w:rPr>
        <w:t>8.</w:t>
      </w:r>
      <w:r>
        <w:rPr>
          <w:rFonts w:ascii="Times New Roman" w:cs="Times New Roman" w:hAnsi="Times New Roman"/>
          <w:sz w:val="28"/>
          <w:szCs w:val="28"/>
        </w:rPr>
        <w:t xml:space="preserve"> </w:t>
      </w:r>
      <w:r w:rsidRPr="14F24EBF">
        <w:rPr>
          <w:rFonts w:ascii="Times New Roman" w:cs="Times New Roman" w:hAnsi="Times New Roman"/>
          <w:sz w:val="28"/>
          <w:szCs w:val="28"/>
          <w:rPrChange w:id="14012" w:author="user pc" w:date="2022-03-15T10:14:00Z">
            <w:rPr>
              <w:rFonts w:cs="Calibri" w:hAnsi="Noto Sans Armenian"/>
            </w:rPr>
          </w:rPrChange>
        </w:rPr>
        <w:t>To</w:t>
      </w:r>
      <w:r>
        <w:rPr>
          <w:rFonts w:ascii="Times New Roman" w:cs="Times New Roman" w:hAnsi="Times New Roman"/>
          <w:sz w:val="28"/>
          <w:szCs w:val="28"/>
        </w:rPr>
        <w:t xml:space="preserve"> </w:t>
      </w:r>
      <w:r w:rsidRPr="1ADDEC0B">
        <w:rPr>
          <w:rFonts w:ascii="Times New Roman" w:cs="Times New Roman" w:hAnsi="Times New Roman"/>
          <w:sz w:val="28"/>
          <w:szCs w:val="28"/>
          <w:rPrChange w:id="14013" w:author="user pc" w:date="2022-03-15T10:14:00Z">
            <w:rPr>
              <w:rFonts w:cs="Calibri" w:hAnsi="Noto Sans Armenian"/>
            </w:rPr>
          </w:rPrChange>
        </w:rPr>
        <w:t>rinse</w:t>
      </w:r>
      <w:r>
        <w:rPr>
          <w:rFonts w:ascii="Times New Roman" w:cs="Times New Roman" w:hAnsi="Times New Roman"/>
          <w:sz w:val="28"/>
          <w:szCs w:val="28"/>
        </w:rPr>
        <w:t xml:space="preserve"> </w:t>
      </w:r>
      <w:r w:rsidRPr="F90F9C47">
        <w:rPr>
          <w:rFonts w:ascii="Times New Roman" w:cs="Times New Roman" w:hAnsi="Times New Roman"/>
          <w:sz w:val="28"/>
          <w:szCs w:val="28"/>
          <w:rPrChange w:id="14014" w:author="user pc" w:date="2022-03-15T10:14:00Z">
            <w:rPr>
              <w:rFonts w:cs="Calibri" w:hAnsi="Noto Sans Armenian"/>
            </w:rPr>
          </w:rPrChange>
        </w:rPr>
        <w:t>the</w:t>
      </w:r>
      <w:r>
        <w:rPr>
          <w:rFonts w:ascii="Times New Roman" w:cs="Times New Roman" w:hAnsi="Times New Roman"/>
          <w:sz w:val="28"/>
          <w:szCs w:val="28"/>
        </w:rPr>
        <w:t xml:space="preserve"> </w:t>
      </w:r>
      <w:r w:rsidRPr="D0FA1520">
        <w:rPr>
          <w:rFonts w:ascii="Times New Roman" w:cs="Times New Roman" w:hAnsi="Times New Roman"/>
          <w:sz w:val="28"/>
          <w:szCs w:val="28"/>
          <w:rPrChange w:id="14015" w:author="user pc" w:date="2022-03-15T10:14:00Z">
            <w:rPr>
              <w:rFonts w:cs="Calibri" w:hAnsi="Noto Sans Armenian"/>
            </w:rPr>
          </w:rPrChange>
        </w:rPr>
        <w:t>burette,</w:t>
      </w:r>
      <w:r>
        <w:rPr>
          <w:rFonts w:ascii="Times New Roman" w:cs="Times New Roman" w:hAnsi="Times New Roman"/>
          <w:sz w:val="28"/>
          <w:szCs w:val="28"/>
        </w:rPr>
        <w:t xml:space="preserve"> </w:t>
      </w:r>
      <w:r w:rsidRPr="93A13C89">
        <w:rPr>
          <w:rFonts w:ascii="Times New Roman" w:cs="Times New Roman" w:hAnsi="Times New Roman"/>
          <w:sz w:val="28"/>
          <w:szCs w:val="28"/>
          <w:rPrChange w:id="14016" w:author="user pc" w:date="2022-03-15T10:14:00Z">
            <w:rPr>
              <w:rFonts w:cs="Calibri" w:hAnsi="Noto Sans Armenian"/>
            </w:rPr>
          </w:rPrChange>
        </w:rPr>
        <w:t>close</w:t>
      </w:r>
      <w:r>
        <w:rPr>
          <w:rFonts w:ascii="Times New Roman" w:cs="Times New Roman" w:hAnsi="Times New Roman"/>
          <w:sz w:val="28"/>
          <w:szCs w:val="28"/>
        </w:rPr>
        <w:t xml:space="preserve"> </w:t>
      </w:r>
      <w:r w:rsidRPr="3F596004">
        <w:rPr>
          <w:rFonts w:ascii="Times New Roman" w:cs="Times New Roman" w:hAnsi="Times New Roman"/>
          <w:sz w:val="28"/>
          <w:szCs w:val="28"/>
          <w:rPrChange w:id="14017" w:author="user pc" w:date="2022-03-15T10:14:00Z">
            <w:rPr>
              <w:rFonts w:cs="Calibri" w:hAnsi="Noto Sans Armenian"/>
            </w:rPr>
          </w:rPrChange>
        </w:rPr>
        <w:t>the</w:t>
      </w:r>
      <w:r>
        <w:rPr>
          <w:rFonts w:ascii="Times New Roman" w:cs="Times New Roman" w:hAnsi="Times New Roman"/>
          <w:sz w:val="28"/>
          <w:szCs w:val="28"/>
        </w:rPr>
        <w:t xml:space="preserve"> </w:t>
      </w:r>
      <w:r w:rsidRPr="6C8716CB">
        <w:rPr>
          <w:rFonts w:ascii="Times New Roman" w:cs="Times New Roman" w:hAnsi="Times New Roman"/>
          <w:sz w:val="28"/>
          <w:szCs w:val="28"/>
          <w:rPrChange w:id="14018" w:author="user pc" w:date="2022-03-15T10:14:00Z">
            <w:rPr>
              <w:rFonts w:cs="Calibri" w:hAnsi="Noto Sans Armenian"/>
            </w:rPr>
          </w:rPrChange>
        </w:rPr>
        <w:t>tap</w:t>
      </w:r>
      <w:r>
        <w:rPr>
          <w:rFonts w:ascii="Times New Roman" w:cs="Times New Roman" w:hAnsi="Times New Roman"/>
          <w:sz w:val="28"/>
          <w:szCs w:val="28"/>
        </w:rPr>
        <w:t xml:space="preserve"> </w:t>
      </w:r>
      <w:r w:rsidRPr="A321255C">
        <w:rPr>
          <w:rFonts w:ascii="Times New Roman" w:cs="Times New Roman" w:hAnsi="Times New Roman"/>
          <w:sz w:val="28"/>
          <w:szCs w:val="28"/>
          <w:rPrChange w:id="14019" w:author="user pc" w:date="2022-03-15T10:14:00Z">
            <w:rPr>
              <w:rFonts w:cs="Calibri" w:hAnsi="Noto Sans Armenian"/>
            </w:rPr>
          </w:rPrChange>
        </w:rPr>
        <w:t>and</w:t>
      </w:r>
      <w:r>
        <w:rPr>
          <w:rFonts w:ascii="Times New Roman" w:cs="Times New Roman" w:hAnsi="Times New Roman"/>
          <w:sz w:val="28"/>
          <w:szCs w:val="28"/>
        </w:rPr>
        <w:t xml:space="preserve"> </w:t>
      </w:r>
      <w:r w:rsidRPr="0C162FC6">
        <w:rPr>
          <w:rFonts w:ascii="Times New Roman" w:cs="Times New Roman" w:hAnsi="Times New Roman"/>
          <w:sz w:val="28"/>
          <w:szCs w:val="28"/>
          <w:rPrChange w:id="14020" w:author="user pc" w:date="2022-03-15T10:14:00Z">
            <w:rPr>
              <w:rFonts w:cs="Calibri" w:hAnsi="Noto Sans Armenian"/>
            </w:rPr>
          </w:rPrChange>
        </w:rPr>
        <w:t>add</w:t>
      </w:r>
      <w:r>
        <w:rPr>
          <w:rFonts w:ascii="Times New Roman" w:cs="Times New Roman" w:hAnsi="Times New Roman"/>
          <w:sz w:val="28"/>
          <w:szCs w:val="28"/>
        </w:rPr>
        <w:t xml:space="preserve"> </w:t>
      </w:r>
      <w:r w:rsidRPr="5726EA2C">
        <w:rPr>
          <w:rFonts w:ascii="Times New Roman" w:cs="Times New Roman" w:hAnsi="Times New Roman"/>
          <w:sz w:val="28"/>
          <w:szCs w:val="28"/>
          <w:rPrChange w:id="14021" w:author="user pc" w:date="2022-03-15T10:14:00Z">
            <w:rPr>
              <w:rFonts w:cs="Calibri" w:hAnsi="Noto Sans Armenian"/>
            </w:rPr>
          </w:rPrChange>
        </w:rPr>
        <w:t>about</w:t>
      </w:r>
      <w:r>
        <w:rPr>
          <w:rFonts w:ascii="Times New Roman" w:cs="Times New Roman" w:hAnsi="Times New Roman"/>
          <w:sz w:val="28"/>
          <w:szCs w:val="28"/>
        </w:rPr>
        <w:t xml:space="preserve"> </w:t>
      </w:r>
      <w:r w:rsidRPr="3E509FD4">
        <w:rPr>
          <w:rFonts w:ascii="Times New Roman" w:cs="Times New Roman" w:hAnsi="Times New Roman"/>
          <w:sz w:val="28"/>
          <w:szCs w:val="28"/>
          <w:rPrChange w:id="14022" w:author="user pc" w:date="2022-03-15T10:14:00Z">
            <w:rPr>
              <w:rFonts w:cs="Calibri" w:hAnsi="Noto Sans Armenian"/>
            </w:rPr>
          </w:rPrChange>
        </w:rPr>
        <w:t>10mL</w:t>
      </w:r>
      <w:r>
        <w:rPr>
          <w:rFonts w:ascii="Times New Roman" w:cs="Times New Roman" w:hAnsi="Times New Roman"/>
          <w:sz w:val="28"/>
          <w:szCs w:val="28"/>
        </w:rPr>
        <w:t xml:space="preserve"> </w:t>
      </w:r>
      <w:r w:rsidRPr="3BAD9571">
        <w:rPr>
          <w:rFonts w:ascii="Times New Roman" w:cs="Times New Roman" w:hAnsi="Times New Roman"/>
          <w:sz w:val="28"/>
          <w:szCs w:val="28"/>
          <w:rPrChange w:id="14023" w:author="user pc" w:date="2022-03-15T10:14:00Z">
            <w:rPr>
              <w:rFonts w:cs="Calibri" w:hAnsi="Noto Sans Armenian"/>
            </w:rPr>
          </w:rPrChange>
        </w:rPr>
        <w:t>of</w:t>
      </w:r>
      <w:r>
        <w:rPr>
          <w:rFonts w:ascii="Times New Roman" w:cs="Times New Roman" w:hAnsi="Times New Roman"/>
          <w:sz w:val="28"/>
          <w:szCs w:val="28"/>
        </w:rPr>
        <w:t xml:space="preserve"> </w:t>
      </w:r>
      <w:r w:rsidRPr="EE735E51">
        <w:rPr>
          <w:rFonts w:ascii="Times New Roman" w:cs="Times New Roman" w:hAnsi="Times New Roman"/>
          <w:sz w:val="28"/>
          <w:szCs w:val="28"/>
          <w:rPrChange w:id="14024" w:author="user pc" w:date="2022-03-15T10:14:00Z">
            <w:rPr>
              <w:rFonts w:cs="Calibri" w:hAnsi="Noto Sans Armenian"/>
            </w:rPr>
          </w:rPrChange>
        </w:rPr>
        <w:t>distilled</w:t>
      </w:r>
      <w:r>
        <w:rPr>
          <w:rFonts w:ascii="Times New Roman" w:cs="Times New Roman" w:hAnsi="Times New Roman"/>
          <w:sz w:val="28"/>
          <w:szCs w:val="28"/>
        </w:rPr>
        <w:t xml:space="preserve"> </w:t>
      </w:r>
      <w:r w:rsidRPr="1F647196">
        <w:rPr>
          <w:rFonts w:ascii="Times New Roman" w:cs="Times New Roman" w:hAnsi="Times New Roman"/>
          <w:sz w:val="28"/>
          <w:szCs w:val="28"/>
          <w:rPrChange w:id="14025" w:author="user pc" w:date="2022-03-15T10:14:00Z">
            <w:rPr>
              <w:rFonts w:cs="Calibri" w:hAnsi="Noto Sans Armenian"/>
            </w:rPr>
          </w:rPrChange>
        </w:rPr>
        <w:t>water</w:t>
      </w:r>
      <w:r>
        <w:rPr>
          <w:rFonts w:ascii="Times New Roman" w:cs="Times New Roman" w:hAnsi="Times New Roman"/>
          <w:sz w:val="28"/>
          <w:szCs w:val="28"/>
        </w:rPr>
        <w:t xml:space="preserve"> </w:t>
      </w:r>
      <w:r w:rsidRPr="3E6C6814">
        <w:rPr>
          <w:rFonts w:ascii="Times New Roman" w:cs="Times New Roman" w:hAnsi="Times New Roman"/>
          <w:sz w:val="28"/>
          <w:szCs w:val="28"/>
          <w:rPrChange w:id="14026" w:author="user pc" w:date="2022-03-15T10:14:00Z">
            <w:rPr>
              <w:rFonts w:cs="Calibri" w:hAnsi="Noto Sans Armenian"/>
            </w:rPr>
          </w:rPrChange>
        </w:rPr>
        <w:t>from</w:t>
      </w:r>
      <w:r>
        <w:rPr>
          <w:rFonts w:ascii="Times New Roman" w:cs="Times New Roman" w:hAnsi="Times New Roman"/>
          <w:sz w:val="28"/>
          <w:szCs w:val="28"/>
        </w:rPr>
        <w:t xml:space="preserve"> </w:t>
      </w:r>
      <w:r w:rsidRPr="15396D93">
        <w:rPr>
          <w:rFonts w:ascii="Times New Roman" w:cs="Times New Roman" w:hAnsi="Times New Roman"/>
          <w:sz w:val="28"/>
          <w:szCs w:val="28"/>
          <w:rPrChange w:id="14027" w:author="user pc" w:date="2022-03-15T10:14:00Z">
            <w:rPr>
              <w:rFonts w:cs="Calibri" w:hAnsi="Noto Sans Armenian"/>
            </w:rPr>
          </w:rPrChange>
        </w:rPr>
        <w:t>a</w:t>
      </w:r>
      <w:r>
        <w:rPr>
          <w:rFonts w:ascii="Times New Roman" w:cs="Times New Roman" w:hAnsi="Times New Roman"/>
          <w:sz w:val="28"/>
          <w:szCs w:val="28"/>
        </w:rPr>
        <w:t xml:space="preserve"> </w:t>
      </w:r>
      <w:r w:rsidRPr="018D3D26">
        <w:rPr>
          <w:rFonts w:ascii="Times New Roman" w:cs="Times New Roman" w:hAnsi="Times New Roman"/>
          <w:sz w:val="28"/>
          <w:szCs w:val="28"/>
          <w:rPrChange w:id="14028" w:author="user pc" w:date="2022-03-15T10:14:00Z">
            <w:rPr>
              <w:rFonts w:cs="Calibri" w:hAnsi="Noto Sans Armenian"/>
            </w:rPr>
          </w:rPrChange>
        </w:rPr>
        <w:t>wash</w:t>
      </w:r>
      <w:r>
        <w:rPr>
          <w:rFonts w:ascii="Times New Roman" w:cs="Times New Roman" w:hAnsi="Times New Roman"/>
          <w:sz w:val="28"/>
          <w:szCs w:val="28"/>
        </w:rPr>
        <w:t xml:space="preserve"> </w:t>
      </w:r>
      <w:r w:rsidRPr="0F2CEAB5">
        <w:rPr>
          <w:rFonts w:ascii="Times New Roman" w:cs="Times New Roman" w:hAnsi="Times New Roman"/>
          <w:sz w:val="28"/>
          <w:szCs w:val="28"/>
          <w:rPrChange w:id="14029" w:author="user pc" w:date="2022-03-15T10:14:00Z">
            <w:rPr>
              <w:rFonts w:cs="Calibri" w:hAnsi="Noto Sans Armenian"/>
            </w:rPr>
          </w:rPrChange>
        </w:rPr>
        <w:t>bottle.</w:t>
      </w:r>
    </w:p>
    <w:p>
      <w:pPr>
        <w:pStyle w:val="style0"/>
        <w:rPr>
          <w:rFonts w:ascii="Times New Roman" w:cs="Times New Roman"/>
          <w:sz w:val="28"/>
          <w:szCs w:val="28"/>
          <w:rPrChange w:id="14030" w:author="user pc" w:date="2022-03-15T10:14:00Z">
            <w:rPr/>
          </w:rPrChange>
        </w:rPr>
      </w:pPr>
      <w:r w:rsidRPr="3B26FF5C">
        <w:rPr>
          <w:rFonts w:ascii="Times New Roman" w:cs="Times New Roman" w:hAnsi="Times New Roman"/>
          <w:sz w:val="28"/>
          <w:szCs w:val="28"/>
          <w:rPrChange w:id="14031" w:author="user pc" w:date="2022-03-15T10:14:00Z">
            <w:rPr>
              <w:rFonts w:cs="Calibri" w:hAnsi="Noto Sans Armenian"/>
            </w:rPr>
          </w:rPrChange>
        </w:rPr>
        <w:t>9.</w:t>
      </w:r>
      <w:r>
        <w:rPr>
          <w:rFonts w:ascii="Times New Roman" w:cs="Times New Roman" w:hAnsi="Times New Roman"/>
          <w:sz w:val="28"/>
          <w:szCs w:val="28"/>
        </w:rPr>
        <w:t xml:space="preserve"> </w:t>
      </w:r>
      <w:r w:rsidRPr="9C6DAC01">
        <w:rPr>
          <w:rFonts w:ascii="Times New Roman" w:cs="Times New Roman" w:hAnsi="Times New Roman"/>
          <w:sz w:val="28"/>
          <w:szCs w:val="28"/>
          <w:rPrChange w:id="14032" w:author="user pc" w:date="2022-03-15T10:14:00Z">
            <w:rPr>
              <w:rFonts w:cs="Calibri" w:hAnsi="Noto Sans Armenian"/>
            </w:rPr>
          </w:rPrChange>
        </w:rPr>
        <w:t>Tip</w:t>
      </w:r>
      <w:r>
        <w:rPr>
          <w:rFonts w:ascii="Times New Roman" w:cs="Times New Roman" w:hAnsi="Times New Roman"/>
          <w:sz w:val="28"/>
          <w:szCs w:val="28"/>
        </w:rPr>
        <w:t xml:space="preserve"> </w:t>
      </w:r>
      <w:r w:rsidRPr="20D74435">
        <w:rPr>
          <w:rFonts w:ascii="Times New Roman" w:cs="Times New Roman" w:hAnsi="Times New Roman"/>
          <w:sz w:val="28"/>
          <w:szCs w:val="28"/>
          <w:rPrChange w:id="14033" w:author="user pc" w:date="2022-03-15T10:14:00Z">
            <w:rPr>
              <w:rFonts w:cs="Calibri" w:hAnsi="Noto Sans Armenian"/>
            </w:rPr>
          </w:rPrChange>
        </w:rPr>
        <w:t>the</w:t>
      </w:r>
      <w:r>
        <w:rPr>
          <w:rFonts w:ascii="Times New Roman" w:cs="Times New Roman" w:hAnsi="Times New Roman"/>
          <w:sz w:val="28"/>
          <w:szCs w:val="28"/>
        </w:rPr>
        <w:t xml:space="preserve"> </w:t>
      </w:r>
      <w:r w:rsidRPr="BB3420D3">
        <w:rPr>
          <w:rFonts w:ascii="Times New Roman" w:cs="Times New Roman" w:hAnsi="Times New Roman"/>
          <w:sz w:val="28"/>
          <w:szCs w:val="28"/>
          <w:rPrChange w:id="14034" w:author="user pc" w:date="2022-03-15T10:14:00Z">
            <w:rPr>
              <w:rFonts w:cs="Calibri" w:hAnsi="Noto Sans Armenian"/>
            </w:rPr>
          </w:rPrChange>
        </w:rPr>
        <w:t>burette</w:t>
      </w:r>
      <w:r>
        <w:rPr>
          <w:rFonts w:ascii="Times New Roman" w:cs="Times New Roman" w:hAnsi="Times New Roman"/>
          <w:sz w:val="28"/>
          <w:szCs w:val="28"/>
        </w:rPr>
        <w:t xml:space="preserve"> </w:t>
      </w:r>
      <w:r w:rsidRPr="293050BC">
        <w:rPr>
          <w:rFonts w:ascii="Times New Roman" w:cs="Times New Roman" w:hAnsi="Times New Roman"/>
          <w:sz w:val="28"/>
          <w:szCs w:val="28"/>
          <w:rPrChange w:id="14035" w:author="user pc" w:date="2022-03-15T10:14:00Z">
            <w:rPr>
              <w:rFonts w:cs="Calibri" w:hAnsi="Noto Sans Armenian"/>
            </w:rPr>
          </w:rPrChange>
        </w:rPr>
        <w:t>to</w:t>
      </w:r>
      <w:r>
        <w:rPr>
          <w:rFonts w:ascii="Times New Roman" w:cs="Times New Roman" w:hAnsi="Times New Roman"/>
          <w:sz w:val="28"/>
          <w:szCs w:val="28"/>
        </w:rPr>
        <w:t xml:space="preserve"> </w:t>
      </w:r>
      <w:r w:rsidRPr="E16BB744">
        <w:rPr>
          <w:rFonts w:ascii="Times New Roman" w:cs="Times New Roman" w:hAnsi="Times New Roman"/>
          <w:sz w:val="28"/>
          <w:szCs w:val="28"/>
          <w:rPrChange w:id="14036" w:author="user pc" w:date="2022-03-15T10:14:00Z">
            <w:rPr>
              <w:rFonts w:cs="Calibri" w:hAnsi="Noto Sans Armenian"/>
            </w:rPr>
          </w:rPrChange>
        </w:rPr>
        <w:t>one</w:t>
      </w:r>
      <w:r>
        <w:rPr>
          <w:rFonts w:ascii="Times New Roman" w:cs="Times New Roman" w:hAnsi="Times New Roman"/>
          <w:sz w:val="28"/>
          <w:szCs w:val="28"/>
        </w:rPr>
        <w:t xml:space="preserve"> </w:t>
      </w:r>
      <w:r w:rsidRPr="C976CD08">
        <w:rPr>
          <w:rFonts w:ascii="Times New Roman" w:cs="Times New Roman" w:hAnsi="Times New Roman"/>
          <w:sz w:val="28"/>
          <w:szCs w:val="28"/>
          <w:rPrChange w:id="14037" w:author="user pc" w:date="2022-03-15T10:14:00Z">
            <w:rPr>
              <w:rFonts w:cs="Calibri" w:hAnsi="Noto Sans Armenian"/>
            </w:rPr>
          </w:rPrChange>
        </w:rPr>
        <w:t>side,</w:t>
      </w:r>
      <w:r>
        <w:rPr>
          <w:rFonts w:ascii="Times New Roman" w:cs="Times New Roman" w:hAnsi="Times New Roman"/>
          <w:sz w:val="28"/>
          <w:szCs w:val="28"/>
        </w:rPr>
        <w:t xml:space="preserve"> </w:t>
      </w:r>
      <w:r w:rsidRPr="814D2591">
        <w:rPr>
          <w:rFonts w:ascii="Times New Roman" w:cs="Times New Roman" w:hAnsi="Times New Roman"/>
          <w:sz w:val="28"/>
          <w:szCs w:val="28"/>
          <w:rPrChange w:id="14038" w:author="user pc" w:date="2022-03-15T10:14:00Z">
            <w:rPr>
              <w:rFonts w:cs="Calibri" w:hAnsi="Noto Sans Armenian"/>
            </w:rPr>
          </w:rPrChange>
        </w:rPr>
        <w:t>and</w:t>
      </w:r>
      <w:r>
        <w:rPr>
          <w:rFonts w:ascii="Times New Roman" w:cs="Times New Roman" w:hAnsi="Times New Roman"/>
          <w:sz w:val="28"/>
          <w:szCs w:val="28"/>
        </w:rPr>
        <w:t xml:space="preserve"> </w:t>
      </w:r>
      <w:r w:rsidRPr="AA8DC22D">
        <w:rPr>
          <w:rFonts w:ascii="Times New Roman" w:cs="Times New Roman" w:hAnsi="Times New Roman"/>
          <w:sz w:val="28"/>
          <w:szCs w:val="28"/>
          <w:rPrChange w:id="14039" w:author="user pc" w:date="2022-03-15T10:14:00Z">
            <w:rPr>
              <w:rFonts w:cs="Calibri" w:hAnsi="Noto Sans Armenian"/>
            </w:rPr>
          </w:rPrChange>
        </w:rPr>
        <w:t>roll</w:t>
      </w:r>
      <w:r>
        <w:rPr>
          <w:rFonts w:ascii="Times New Roman" w:cs="Times New Roman" w:hAnsi="Times New Roman"/>
          <w:sz w:val="28"/>
          <w:szCs w:val="28"/>
        </w:rPr>
        <w:t xml:space="preserve"> </w:t>
      </w:r>
      <w:r w:rsidRPr="CAE3141D">
        <w:rPr>
          <w:rFonts w:ascii="Times New Roman" w:cs="Times New Roman" w:hAnsi="Times New Roman"/>
          <w:sz w:val="28"/>
          <w:szCs w:val="28"/>
          <w:rPrChange w:id="14040" w:author="user pc" w:date="2022-03-15T10:14:00Z">
            <w:rPr>
              <w:rFonts w:cs="Calibri" w:hAnsi="Noto Sans Armenian"/>
            </w:rPr>
          </w:rPrChange>
        </w:rPr>
        <w:t>it</w:t>
      </w:r>
      <w:r>
        <w:rPr>
          <w:rFonts w:ascii="Times New Roman" w:cs="Times New Roman" w:hAnsi="Times New Roman"/>
          <w:sz w:val="28"/>
          <w:szCs w:val="28"/>
        </w:rPr>
        <w:t xml:space="preserve"> </w:t>
      </w:r>
      <w:r w:rsidRPr="E5B367BE">
        <w:rPr>
          <w:rFonts w:ascii="Times New Roman" w:cs="Times New Roman" w:hAnsi="Times New Roman"/>
          <w:sz w:val="28"/>
          <w:szCs w:val="28"/>
          <w:rPrChange w:id="14041" w:author="user pc" w:date="2022-03-15T10:14:00Z">
            <w:rPr>
              <w:rFonts w:cs="Calibri" w:hAnsi="Noto Sans Armenian"/>
            </w:rPr>
          </w:rPrChange>
        </w:rPr>
        <w:t>gently</w:t>
      </w:r>
      <w:r>
        <w:rPr>
          <w:rFonts w:ascii="Times New Roman" w:cs="Times New Roman" w:hAnsi="Times New Roman"/>
          <w:sz w:val="28"/>
          <w:szCs w:val="28"/>
        </w:rPr>
        <w:t xml:space="preserve"> </w:t>
      </w:r>
      <w:r w:rsidRPr="77FF534C">
        <w:rPr>
          <w:rFonts w:ascii="Times New Roman" w:cs="Times New Roman" w:hAnsi="Times New Roman"/>
          <w:sz w:val="28"/>
          <w:szCs w:val="28"/>
          <w:rPrChange w:id="14042" w:author="user pc" w:date="2022-03-15T10:14:00Z">
            <w:rPr>
              <w:rFonts w:cs="Calibri" w:hAnsi="Noto Sans Armenian"/>
            </w:rPr>
          </w:rPrChange>
        </w:rPr>
        <w:t>back</w:t>
      </w:r>
      <w:r>
        <w:rPr>
          <w:rFonts w:ascii="Times New Roman" w:cs="Times New Roman" w:hAnsi="Times New Roman"/>
          <w:sz w:val="28"/>
          <w:szCs w:val="28"/>
        </w:rPr>
        <w:t xml:space="preserve"> </w:t>
      </w:r>
      <w:r w:rsidRPr="C024642B">
        <w:rPr>
          <w:rFonts w:ascii="Times New Roman" w:cs="Times New Roman" w:hAnsi="Times New Roman"/>
          <w:sz w:val="28"/>
          <w:szCs w:val="28"/>
          <w:rPrChange w:id="14043" w:author="user pc" w:date="2022-03-15T10:14:00Z">
            <w:rPr>
              <w:rFonts w:cs="Calibri" w:hAnsi="Noto Sans Armenian"/>
            </w:rPr>
          </w:rPrChange>
        </w:rPr>
        <w:t>and</w:t>
      </w:r>
      <w:r>
        <w:rPr>
          <w:rFonts w:ascii="Times New Roman" w:cs="Times New Roman" w:hAnsi="Times New Roman"/>
          <w:sz w:val="28"/>
          <w:szCs w:val="28"/>
        </w:rPr>
        <w:t xml:space="preserve"> </w:t>
      </w:r>
      <w:r w:rsidRPr="2CA4BAE7">
        <w:rPr>
          <w:rFonts w:ascii="Times New Roman" w:cs="Times New Roman" w:hAnsi="Times New Roman"/>
          <w:sz w:val="28"/>
          <w:szCs w:val="28"/>
          <w:rPrChange w:id="14044" w:author="user pc" w:date="2022-03-15T10:14:00Z">
            <w:rPr>
              <w:rFonts w:cs="Calibri" w:hAnsi="Noto Sans Armenian"/>
            </w:rPr>
          </w:rPrChange>
        </w:rPr>
        <w:t>forth</w:t>
      </w:r>
      <w:r>
        <w:rPr>
          <w:rFonts w:ascii="Times New Roman" w:cs="Times New Roman" w:hAnsi="Times New Roman"/>
          <w:sz w:val="28"/>
          <w:szCs w:val="28"/>
        </w:rPr>
        <w:t xml:space="preserve"> </w:t>
      </w:r>
      <w:r w:rsidRPr="8DA11F19">
        <w:rPr>
          <w:rFonts w:ascii="Times New Roman" w:cs="Times New Roman" w:hAnsi="Times New Roman"/>
          <w:sz w:val="28"/>
          <w:szCs w:val="28"/>
          <w:rPrChange w:id="14045" w:author="user pc" w:date="2022-03-15T10:14:00Z">
            <w:rPr>
              <w:rFonts w:cs="Calibri" w:hAnsi="Noto Sans Armenian"/>
            </w:rPr>
          </w:rPrChange>
        </w:rPr>
        <w:t>so</w:t>
      </w:r>
      <w:r>
        <w:rPr>
          <w:rFonts w:ascii="Times New Roman" w:cs="Times New Roman" w:hAnsi="Times New Roman"/>
          <w:sz w:val="28"/>
          <w:szCs w:val="28"/>
        </w:rPr>
        <w:t xml:space="preserve"> </w:t>
      </w:r>
      <w:r w:rsidRPr="8E499968">
        <w:rPr>
          <w:rFonts w:ascii="Times New Roman" w:cs="Times New Roman" w:hAnsi="Times New Roman"/>
          <w:sz w:val="28"/>
          <w:szCs w:val="28"/>
          <w:rPrChange w:id="14046" w:author="user pc" w:date="2022-03-15T10:14:00Z">
            <w:rPr>
              <w:rFonts w:cs="Calibri" w:hAnsi="Noto Sans Armenian"/>
            </w:rPr>
          </w:rPrChange>
        </w:rPr>
        <w:t>that</w:t>
      </w:r>
      <w:r>
        <w:rPr>
          <w:rFonts w:ascii="Times New Roman" w:cs="Times New Roman" w:hAnsi="Times New Roman"/>
          <w:sz w:val="28"/>
          <w:szCs w:val="28"/>
        </w:rPr>
        <w:t xml:space="preserve"> </w:t>
      </w:r>
      <w:r w:rsidRPr="B73FAFE3">
        <w:rPr>
          <w:rFonts w:ascii="Times New Roman" w:cs="Times New Roman" w:hAnsi="Times New Roman"/>
          <w:sz w:val="28"/>
          <w:szCs w:val="28"/>
          <w:rPrChange w:id="14047" w:author="user pc" w:date="2022-03-15T10:14:00Z">
            <w:rPr>
              <w:rFonts w:cs="Calibri" w:hAnsi="Noto Sans Armenian"/>
            </w:rPr>
          </w:rPrChange>
        </w:rPr>
        <w:t>the</w:t>
      </w:r>
      <w:r>
        <w:rPr>
          <w:rFonts w:ascii="Times New Roman" w:cs="Times New Roman" w:hAnsi="Times New Roman"/>
          <w:sz w:val="28"/>
          <w:szCs w:val="28"/>
        </w:rPr>
        <w:t xml:space="preserve"> </w:t>
      </w:r>
      <w:r w:rsidRPr="9AEC43D1">
        <w:rPr>
          <w:rFonts w:ascii="Times New Roman" w:cs="Times New Roman" w:hAnsi="Times New Roman"/>
          <w:sz w:val="28"/>
          <w:szCs w:val="28"/>
          <w:rPrChange w:id="14048" w:author="user pc" w:date="2022-03-15T10:14:00Z">
            <w:rPr>
              <w:rFonts w:cs="Calibri" w:hAnsi="Noto Sans Armenian"/>
            </w:rPr>
          </w:rPrChange>
        </w:rPr>
        <w:t>water</w:t>
      </w:r>
      <w:r>
        <w:rPr>
          <w:rFonts w:ascii="Times New Roman" w:cs="Times New Roman" w:hAnsi="Times New Roman"/>
          <w:sz w:val="28"/>
          <w:szCs w:val="28"/>
        </w:rPr>
        <w:t xml:space="preserve"> </w:t>
      </w:r>
      <w:r w:rsidRPr="7BA3EFE0">
        <w:rPr>
          <w:rFonts w:ascii="Times New Roman" w:cs="Times New Roman" w:hAnsi="Times New Roman"/>
          <w:sz w:val="28"/>
          <w:szCs w:val="28"/>
          <w:rPrChange w:id="14049" w:author="user pc" w:date="2022-03-15T10:14:00Z">
            <w:rPr>
              <w:rFonts w:cs="Calibri" w:hAnsi="Noto Sans Armenian"/>
            </w:rPr>
          </w:rPrChange>
        </w:rPr>
        <w:t>comes</w:t>
      </w:r>
      <w:r>
        <w:rPr>
          <w:rFonts w:ascii="Times New Roman" w:cs="Times New Roman" w:hAnsi="Times New Roman"/>
          <w:sz w:val="28"/>
          <w:szCs w:val="28"/>
        </w:rPr>
        <w:t xml:space="preserve"> </w:t>
      </w:r>
      <w:r w:rsidRPr="8CFCAB05">
        <w:rPr>
          <w:rFonts w:ascii="Times New Roman" w:cs="Times New Roman" w:hAnsi="Times New Roman"/>
          <w:sz w:val="28"/>
          <w:szCs w:val="28"/>
          <w:rPrChange w:id="14050" w:author="user pc" w:date="2022-03-15T10:14:00Z">
            <w:rPr>
              <w:rFonts w:cs="Calibri" w:hAnsi="Noto Sans Armenian"/>
            </w:rPr>
          </w:rPrChange>
        </w:rPr>
        <w:t>in</w:t>
      </w:r>
      <w:r>
        <w:rPr>
          <w:rFonts w:ascii="Times New Roman" w:cs="Times New Roman" w:hAnsi="Times New Roman"/>
          <w:sz w:val="28"/>
          <w:szCs w:val="28"/>
        </w:rPr>
        <w:t xml:space="preserve"> </w:t>
      </w:r>
      <w:r w:rsidRPr="0261972A">
        <w:rPr>
          <w:rFonts w:ascii="Times New Roman" w:cs="Times New Roman" w:hAnsi="Times New Roman"/>
          <w:sz w:val="28"/>
          <w:szCs w:val="28"/>
          <w:rPrChange w:id="14051" w:author="user pc" w:date="2022-03-15T10:14:00Z">
            <w:rPr>
              <w:rFonts w:cs="Calibri" w:hAnsi="Noto Sans Armenian"/>
            </w:rPr>
          </w:rPrChange>
        </w:rPr>
        <w:t>contact</w:t>
      </w:r>
      <w:r>
        <w:rPr>
          <w:rFonts w:ascii="Times New Roman" w:cs="Times New Roman" w:hAnsi="Times New Roman"/>
          <w:sz w:val="28"/>
          <w:szCs w:val="28"/>
        </w:rPr>
        <w:t xml:space="preserve"> </w:t>
      </w:r>
      <w:r w:rsidRPr="F63BE9BD">
        <w:rPr>
          <w:rFonts w:ascii="Times New Roman" w:cs="Times New Roman" w:hAnsi="Times New Roman"/>
          <w:sz w:val="28"/>
          <w:szCs w:val="28"/>
          <w:rPrChange w:id="14052" w:author="user pc" w:date="2022-03-15T10:14:00Z">
            <w:rPr>
              <w:rFonts w:cs="Calibri" w:hAnsi="Noto Sans Armenian"/>
            </w:rPr>
          </w:rPrChange>
        </w:rPr>
        <w:t>with</w:t>
      </w:r>
      <w:r>
        <w:rPr>
          <w:rFonts w:ascii="Times New Roman" w:cs="Times New Roman" w:hAnsi="Times New Roman"/>
          <w:sz w:val="28"/>
          <w:szCs w:val="28"/>
        </w:rPr>
        <w:t xml:space="preserve"> </w:t>
      </w:r>
      <w:r w:rsidRPr="A5E5DBF3">
        <w:rPr>
          <w:rFonts w:ascii="Times New Roman" w:cs="Times New Roman" w:hAnsi="Times New Roman"/>
          <w:sz w:val="28"/>
          <w:szCs w:val="28"/>
          <w:rPrChange w:id="14053" w:author="user pc" w:date="2022-03-15T10:14:00Z">
            <w:rPr>
              <w:rFonts w:cs="Calibri" w:hAnsi="Noto Sans Armenian"/>
            </w:rPr>
          </w:rPrChange>
        </w:rPr>
        <w:t>all</w:t>
      </w:r>
      <w:r>
        <w:rPr>
          <w:rFonts w:ascii="Times New Roman" w:cs="Times New Roman" w:hAnsi="Times New Roman"/>
          <w:sz w:val="28"/>
          <w:szCs w:val="28"/>
        </w:rPr>
        <w:t xml:space="preserve"> </w:t>
      </w:r>
      <w:r w:rsidRPr="71951684">
        <w:rPr>
          <w:rFonts w:ascii="Times New Roman" w:cs="Times New Roman" w:hAnsi="Times New Roman"/>
          <w:sz w:val="28"/>
          <w:szCs w:val="28"/>
          <w:rPrChange w:id="14054" w:author="user pc" w:date="2022-03-15T10:14:00Z">
            <w:rPr>
              <w:rFonts w:cs="Calibri" w:hAnsi="Noto Sans Armenian"/>
            </w:rPr>
          </w:rPrChange>
        </w:rPr>
        <w:t>inner</w:t>
      </w:r>
      <w:r>
        <w:rPr>
          <w:rFonts w:ascii="Times New Roman" w:cs="Times New Roman" w:hAnsi="Times New Roman"/>
          <w:sz w:val="28"/>
          <w:szCs w:val="28"/>
        </w:rPr>
        <w:t xml:space="preserve"> </w:t>
      </w:r>
      <w:r w:rsidRPr="FEEF1FB0">
        <w:rPr>
          <w:rFonts w:ascii="Times New Roman" w:cs="Times New Roman" w:hAnsi="Times New Roman"/>
          <w:sz w:val="28"/>
          <w:szCs w:val="28"/>
          <w:rPrChange w:id="14055" w:author="user pc" w:date="2022-03-15T10:14:00Z">
            <w:rPr>
              <w:rFonts w:cs="Calibri" w:hAnsi="Noto Sans Armenian"/>
            </w:rPr>
          </w:rPrChange>
        </w:rPr>
        <w:t>surfaces.</w:t>
      </w:r>
    </w:p>
    <w:p>
      <w:pPr>
        <w:pStyle w:val="style0"/>
        <w:rPr>
          <w:rFonts w:ascii="Times New Roman" w:cs="Times New Roman"/>
          <w:sz w:val="28"/>
          <w:szCs w:val="28"/>
          <w:rPrChange w:id="14056" w:author="user pc" w:date="2022-03-15T10:14:00Z">
            <w:rPr/>
          </w:rPrChange>
        </w:rPr>
      </w:pPr>
      <w:r w:rsidRPr="D3B29A9F">
        <w:rPr>
          <w:rFonts w:ascii="Times New Roman" w:cs="Times New Roman" w:hAnsi="Times New Roman"/>
          <w:sz w:val="28"/>
          <w:szCs w:val="28"/>
          <w:rPrChange w:id="14057" w:author="user pc" w:date="2022-03-15T10:14:00Z">
            <w:rPr>
              <w:rFonts w:cs="Calibri" w:hAnsi="Noto Sans Armenian"/>
            </w:rPr>
          </w:rPrChange>
        </w:rPr>
        <w:t>10.</w:t>
      </w:r>
      <w:r>
        <w:rPr>
          <w:rFonts w:ascii="Times New Roman" w:cs="Times New Roman" w:hAnsi="Times New Roman"/>
          <w:sz w:val="28"/>
          <w:szCs w:val="28"/>
        </w:rPr>
        <w:t xml:space="preserve"> </w:t>
      </w:r>
      <w:r w:rsidRPr="CC20D149">
        <w:rPr>
          <w:rFonts w:ascii="Times New Roman" w:cs="Times New Roman" w:hAnsi="Times New Roman"/>
          <w:sz w:val="28"/>
          <w:szCs w:val="28"/>
          <w:rPrChange w:id="14058" w:author="user pc" w:date="2022-03-15T10:14:00Z">
            <w:rPr>
              <w:rFonts w:cs="Calibri" w:hAnsi="Noto Sans Armenian"/>
            </w:rPr>
          </w:rPrChange>
        </w:rPr>
        <w:t>Hold</w:t>
      </w:r>
      <w:r>
        <w:rPr>
          <w:rFonts w:ascii="Times New Roman" w:cs="Times New Roman" w:hAnsi="Times New Roman"/>
          <w:sz w:val="28"/>
          <w:szCs w:val="28"/>
        </w:rPr>
        <w:t xml:space="preserve"> </w:t>
      </w:r>
      <w:r w:rsidRPr="FC2EFD75">
        <w:rPr>
          <w:rFonts w:ascii="Times New Roman" w:cs="Times New Roman" w:hAnsi="Times New Roman"/>
          <w:sz w:val="28"/>
          <w:szCs w:val="28"/>
          <w:rPrChange w:id="14059" w:author="user pc" w:date="2022-03-15T10:14:00Z">
            <w:rPr>
              <w:rFonts w:cs="Calibri" w:hAnsi="Noto Sans Armenian"/>
            </w:rPr>
          </w:rPrChange>
        </w:rPr>
        <w:t>the</w:t>
      </w:r>
      <w:r>
        <w:rPr>
          <w:rFonts w:ascii="Times New Roman" w:cs="Times New Roman" w:hAnsi="Times New Roman"/>
          <w:sz w:val="28"/>
          <w:szCs w:val="28"/>
        </w:rPr>
        <w:t xml:space="preserve"> </w:t>
      </w:r>
      <w:r w:rsidRPr="38D3A2D4">
        <w:rPr>
          <w:rFonts w:ascii="Times New Roman" w:cs="Times New Roman" w:hAnsi="Times New Roman"/>
          <w:sz w:val="28"/>
          <w:szCs w:val="28"/>
          <w:rPrChange w:id="14060" w:author="user pc" w:date="2022-03-15T10:14:00Z">
            <w:rPr>
              <w:rFonts w:cs="Calibri" w:hAnsi="Noto Sans Armenian"/>
            </w:rPr>
          </w:rPrChange>
        </w:rPr>
        <w:t>burette</w:t>
      </w:r>
      <w:r>
        <w:rPr>
          <w:rFonts w:ascii="Times New Roman" w:cs="Times New Roman" w:hAnsi="Times New Roman"/>
          <w:sz w:val="28"/>
          <w:szCs w:val="28"/>
        </w:rPr>
        <w:t xml:space="preserve"> </w:t>
      </w:r>
      <w:r w:rsidRPr="E96D7A33">
        <w:rPr>
          <w:rFonts w:ascii="Times New Roman" w:cs="Times New Roman" w:hAnsi="Times New Roman"/>
          <w:sz w:val="28"/>
          <w:szCs w:val="28"/>
          <w:rPrChange w:id="14061" w:author="user pc" w:date="2022-03-15T10:14:00Z">
            <w:rPr>
              <w:rFonts w:cs="Calibri" w:hAnsi="Noto Sans Armenian"/>
            </w:rPr>
          </w:rPrChange>
        </w:rPr>
        <w:t>over</w:t>
      </w:r>
      <w:r>
        <w:rPr>
          <w:rFonts w:ascii="Times New Roman" w:cs="Times New Roman" w:hAnsi="Times New Roman"/>
          <w:sz w:val="28"/>
          <w:szCs w:val="28"/>
        </w:rPr>
        <w:t xml:space="preserve"> </w:t>
      </w:r>
      <w:r w:rsidRPr="4C0B3BC2">
        <w:rPr>
          <w:rFonts w:ascii="Times New Roman" w:cs="Times New Roman" w:hAnsi="Times New Roman"/>
          <w:sz w:val="28"/>
          <w:szCs w:val="28"/>
          <w:rPrChange w:id="14062" w:author="user pc" w:date="2022-03-15T10:14:00Z">
            <w:rPr>
              <w:rFonts w:cs="Calibri" w:hAnsi="Noto Sans Armenian"/>
            </w:rPr>
          </w:rPrChange>
        </w:rPr>
        <w:t>a</w:t>
      </w:r>
      <w:r>
        <w:rPr>
          <w:rFonts w:ascii="Times New Roman" w:cs="Times New Roman" w:hAnsi="Times New Roman"/>
          <w:sz w:val="28"/>
          <w:szCs w:val="28"/>
        </w:rPr>
        <w:t xml:space="preserve"> </w:t>
      </w:r>
      <w:r w:rsidRPr="A572E07B">
        <w:rPr>
          <w:rFonts w:ascii="Times New Roman" w:cs="Times New Roman" w:hAnsi="Times New Roman"/>
          <w:sz w:val="28"/>
          <w:szCs w:val="28"/>
          <w:rPrChange w:id="14063" w:author="user pc" w:date="2022-03-15T10:14:00Z">
            <w:rPr>
              <w:rFonts w:cs="Calibri" w:hAnsi="Noto Sans Armenian"/>
            </w:rPr>
          </w:rPrChange>
        </w:rPr>
        <w:t>sink.</w:t>
      </w:r>
      <w:r>
        <w:rPr>
          <w:rFonts w:ascii="Times New Roman" w:cs="Times New Roman" w:hAnsi="Times New Roman"/>
          <w:sz w:val="28"/>
          <w:szCs w:val="28"/>
        </w:rPr>
        <w:t xml:space="preserve"> </w:t>
      </w:r>
      <w:r w:rsidRPr="95851ADA">
        <w:rPr>
          <w:rFonts w:ascii="Times New Roman" w:cs="Times New Roman" w:hAnsi="Times New Roman"/>
          <w:sz w:val="28"/>
          <w:szCs w:val="28"/>
          <w:rPrChange w:id="14064" w:author="user pc" w:date="2022-03-15T10:14:00Z">
            <w:rPr>
              <w:rFonts w:cs="Calibri" w:hAnsi="Noto Sans Armenian"/>
            </w:rPr>
          </w:rPrChange>
        </w:rPr>
        <w:t>Open</w:t>
      </w:r>
      <w:r>
        <w:rPr>
          <w:rFonts w:ascii="Times New Roman" w:cs="Times New Roman" w:hAnsi="Times New Roman"/>
          <w:sz w:val="28"/>
          <w:szCs w:val="28"/>
        </w:rPr>
        <w:t xml:space="preserve"> </w:t>
      </w:r>
      <w:r w:rsidRPr="C40B46D3">
        <w:rPr>
          <w:rFonts w:ascii="Times New Roman" w:cs="Times New Roman" w:hAnsi="Times New Roman"/>
          <w:sz w:val="28"/>
          <w:szCs w:val="28"/>
          <w:rPrChange w:id="14065" w:author="user pc" w:date="2022-03-15T10:14:00Z">
            <w:rPr>
              <w:rFonts w:cs="Calibri" w:hAnsi="Noto Sans Armenian"/>
            </w:rPr>
          </w:rPrChange>
        </w:rPr>
        <w:t>the</w:t>
      </w:r>
      <w:r>
        <w:rPr>
          <w:rFonts w:ascii="Times New Roman" w:cs="Times New Roman" w:hAnsi="Times New Roman"/>
          <w:sz w:val="28"/>
          <w:szCs w:val="28"/>
        </w:rPr>
        <w:t xml:space="preserve"> </w:t>
      </w:r>
      <w:r w:rsidRPr="5BD6E1A8">
        <w:rPr>
          <w:rFonts w:ascii="Times New Roman" w:cs="Times New Roman" w:hAnsi="Times New Roman"/>
          <w:sz w:val="28"/>
          <w:szCs w:val="28"/>
          <w:rPrChange w:id="14066" w:author="user pc" w:date="2022-03-15T10:14:00Z">
            <w:rPr>
              <w:rFonts w:cs="Calibri" w:hAnsi="Noto Sans Armenian"/>
            </w:rPr>
          </w:rPrChange>
        </w:rPr>
        <w:t>tap,</w:t>
      </w:r>
      <w:r>
        <w:rPr>
          <w:rFonts w:ascii="Times New Roman" w:cs="Times New Roman" w:hAnsi="Times New Roman"/>
          <w:sz w:val="28"/>
          <w:szCs w:val="28"/>
        </w:rPr>
        <w:t xml:space="preserve"> </w:t>
      </w:r>
      <w:r w:rsidRPr="699B69BC">
        <w:rPr>
          <w:rFonts w:ascii="Times New Roman" w:cs="Times New Roman" w:hAnsi="Times New Roman"/>
          <w:sz w:val="28"/>
          <w:szCs w:val="28"/>
          <w:rPrChange w:id="14067" w:author="user pc" w:date="2022-03-15T10:14:00Z">
            <w:rPr>
              <w:rFonts w:cs="Calibri" w:hAnsi="Noto Sans Armenian"/>
            </w:rPr>
          </w:rPrChange>
        </w:rPr>
        <w:t>and</w:t>
      </w:r>
      <w:r>
        <w:rPr>
          <w:rFonts w:ascii="Times New Roman" w:cs="Times New Roman" w:hAnsi="Times New Roman"/>
          <w:sz w:val="28"/>
          <w:szCs w:val="28"/>
        </w:rPr>
        <w:t xml:space="preserve"> </w:t>
      </w:r>
      <w:r w:rsidRPr="DD99CB21">
        <w:rPr>
          <w:rFonts w:ascii="Times New Roman" w:cs="Times New Roman" w:hAnsi="Times New Roman"/>
          <w:sz w:val="28"/>
          <w:szCs w:val="28"/>
          <w:rPrChange w:id="14068" w:author="user pc" w:date="2022-03-15T10:14:00Z">
            <w:rPr>
              <w:rFonts w:cs="Calibri" w:hAnsi="Noto Sans Armenian"/>
            </w:rPr>
          </w:rPrChange>
        </w:rPr>
        <w:t>let</w:t>
      </w:r>
      <w:r>
        <w:rPr>
          <w:rFonts w:ascii="Times New Roman" w:cs="Times New Roman" w:hAnsi="Times New Roman"/>
          <w:sz w:val="28"/>
          <w:szCs w:val="28"/>
        </w:rPr>
        <w:t xml:space="preserve"> </w:t>
      </w:r>
      <w:r w:rsidRPr="41434A8B">
        <w:rPr>
          <w:rFonts w:ascii="Times New Roman" w:cs="Times New Roman" w:hAnsi="Times New Roman"/>
          <w:sz w:val="28"/>
          <w:szCs w:val="28"/>
          <w:rPrChange w:id="14069" w:author="user pc" w:date="2022-03-15T10:14:00Z">
            <w:rPr>
              <w:rFonts w:cs="Calibri" w:hAnsi="Noto Sans Armenian"/>
            </w:rPr>
          </w:rPrChange>
        </w:rPr>
        <w:t>the</w:t>
      </w:r>
      <w:r>
        <w:rPr>
          <w:rFonts w:ascii="Times New Roman" w:cs="Times New Roman" w:hAnsi="Times New Roman"/>
          <w:sz w:val="28"/>
          <w:szCs w:val="28"/>
        </w:rPr>
        <w:t xml:space="preserve"> </w:t>
      </w:r>
      <w:r w:rsidRPr="0E7C7A85">
        <w:rPr>
          <w:rFonts w:ascii="Times New Roman" w:cs="Times New Roman" w:hAnsi="Times New Roman"/>
          <w:sz w:val="28"/>
          <w:szCs w:val="28"/>
          <w:rPrChange w:id="14070" w:author="user pc" w:date="2022-03-15T10:14:00Z">
            <w:rPr>
              <w:rFonts w:cs="Calibri" w:hAnsi="Noto Sans Armenian"/>
            </w:rPr>
          </w:rPrChange>
        </w:rPr>
        <w:t>water</w:t>
      </w:r>
      <w:r>
        <w:rPr>
          <w:rFonts w:ascii="Times New Roman" w:cs="Times New Roman" w:hAnsi="Times New Roman"/>
          <w:sz w:val="28"/>
          <w:szCs w:val="28"/>
        </w:rPr>
        <w:t xml:space="preserve"> </w:t>
      </w:r>
      <w:r w:rsidRPr="D8B1FB5E">
        <w:rPr>
          <w:rFonts w:ascii="Times New Roman" w:cs="Times New Roman" w:hAnsi="Times New Roman"/>
          <w:sz w:val="28"/>
          <w:szCs w:val="28"/>
          <w:rPrChange w:id="14071" w:author="user pc" w:date="2022-03-15T10:14:00Z">
            <w:rPr>
              <w:rFonts w:cs="Calibri" w:hAnsi="Noto Sans Armenian"/>
            </w:rPr>
          </w:rPrChange>
        </w:rPr>
        <w:t>drain</w:t>
      </w:r>
      <w:r>
        <w:rPr>
          <w:rFonts w:ascii="Times New Roman" w:cs="Times New Roman" w:hAnsi="Times New Roman"/>
          <w:sz w:val="28"/>
          <w:szCs w:val="28"/>
        </w:rPr>
        <w:t xml:space="preserve"> </w:t>
      </w:r>
      <w:r w:rsidRPr="94A1DA38">
        <w:rPr>
          <w:rFonts w:ascii="Times New Roman" w:cs="Times New Roman" w:hAnsi="Times New Roman"/>
          <w:sz w:val="28"/>
          <w:szCs w:val="28"/>
          <w:rPrChange w:id="14072" w:author="user pc" w:date="2022-03-15T10:14:00Z">
            <w:rPr>
              <w:rFonts w:cs="Calibri" w:hAnsi="Noto Sans Armenian"/>
            </w:rPr>
          </w:rPrChange>
        </w:rPr>
        <w:t>out.</w:t>
      </w:r>
      <w:r>
        <w:rPr>
          <w:rFonts w:ascii="Times New Roman" w:cs="Times New Roman" w:hAnsi="Times New Roman"/>
          <w:sz w:val="28"/>
          <w:szCs w:val="28"/>
        </w:rPr>
        <w:t xml:space="preserve"> </w:t>
      </w:r>
      <w:r w:rsidRPr="4947BAA7">
        <w:rPr>
          <w:rFonts w:ascii="Times New Roman" w:cs="Times New Roman" w:hAnsi="Times New Roman"/>
          <w:sz w:val="28"/>
          <w:szCs w:val="28"/>
          <w:rPrChange w:id="14073" w:author="user pc" w:date="2022-03-15T10:14:00Z">
            <w:rPr>
              <w:rFonts w:cs="Calibri" w:hAnsi="Noto Sans Armenian"/>
            </w:rPr>
          </w:rPrChange>
        </w:rPr>
        <w:t>While</w:t>
      </w:r>
      <w:r>
        <w:rPr>
          <w:rFonts w:ascii="Times New Roman" w:cs="Times New Roman" w:hAnsi="Times New Roman"/>
          <w:sz w:val="28"/>
          <w:szCs w:val="28"/>
        </w:rPr>
        <w:t xml:space="preserve"> </w:t>
      </w:r>
      <w:r w:rsidRPr="969AEE75">
        <w:rPr>
          <w:rFonts w:ascii="Times New Roman" w:cs="Times New Roman" w:hAnsi="Times New Roman"/>
          <w:sz w:val="28"/>
          <w:szCs w:val="28"/>
          <w:rPrChange w:id="14074" w:author="user pc" w:date="2022-03-15T10:14:00Z">
            <w:rPr>
              <w:rFonts w:cs="Calibri" w:hAnsi="Noto Sans Armenian"/>
            </w:rPr>
          </w:rPrChange>
        </w:rPr>
        <w:t>you</w:t>
      </w:r>
      <w:r>
        <w:rPr>
          <w:rFonts w:ascii="Times New Roman" w:cs="Times New Roman" w:hAnsi="Times New Roman"/>
          <w:sz w:val="28"/>
          <w:szCs w:val="28"/>
        </w:rPr>
        <w:t xml:space="preserve"> </w:t>
      </w:r>
      <w:r w:rsidRPr="E452D824">
        <w:rPr>
          <w:rFonts w:ascii="Times New Roman" w:cs="Times New Roman" w:hAnsi="Times New Roman"/>
          <w:sz w:val="28"/>
          <w:szCs w:val="28"/>
          <w:rPrChange w:id="14075" w:author="user pc" w:date="2022-03-15T10:14:00Z">
            <w:rPr>
              <w:rFonts w:cs="Calibri" w:hAnsi="Noto Sans Armenian"/>
            </w:rPr>
          </w:rPrChange>
        </w:rPr>
        <w:t>do</w:t>
      </w:r>
      <w:r>
        <w:rPr>
          <w:rFonts w:ascii="Times New Roman" w:cs="Times New Roman" w:hAnsi="Times New Roman"/>
          <w:sz w:val="28"/>
          <w:szCs w:val="28"/>
        </w:rPr>
        <w:t xml:space="preserve"> </w:t>
      </w:r>
      <w:r w:rsidRPr="2BD525FC">
        <w:rPr>
          <w:rFonts w:ascii="Times New Roman" w:cs="Times New Roman" w:hAnsi="Times New Roman"/>
          <w:sz w:val="28"/>
          <w:szCs w:val="28"/>
          <w:rPrChange w:id="14076" w:author="user pc" w:date="2022-03-15T10:14:00Z">
            <w:rPr>
              <w:rFonts w:cs="Calibri" w:hAnsi="Noto Sans Armenian"/>
            </w:rPr>
          </w:rPrChange>
        </w:rPr>
        <w:t>this,</w:t>
      </w:r>
      <w:r>
        <w:rPr>
          <w:rFonts w:ascii="Times New Roman" w:cs="Times New Roman" w:hAnsi="Times New Roman"/>
          <w:sz w:val="28"/>
          <w:szCs w:val="28"/>
        </w:rPr>
        <w:t xml:space="preserve"> </w:t>
      </w:r>
      <w:r w:rsidRPr="BB072641">
        <w:rPr>
          <w:rFonts w:ascii="Times New Roman" w:cs="Times New Roman" w:hAnsi="Times New Roman"/>
          <w:sz w:val="28"/>
          <w:szCs w:val="28"/>
          <w:rPrChange w:id="14077" w:author="user pc" w:date="2022-03-15T10:14:00Z">
            <w:rPr>
              <w:rFonts w:cs="Calibri" w:hAnsi="Noto Sans Armenian"/>
            </w:rPr>
          </w:rPrChange>
        </w:rPr>
        <w:t>check</w:t>
      </w:r>
      <w:r>
        <w:rPr>
          <w:rFonts w:ascii="Times New Roman" w:cs="Times New Roman" w:hAnsi="Times New Roman"/>
          <w:sz w:val="28"/>
          <w:szCs w:val="28"/>
        </w:rPr>
        <w:t xml:space="preserve"> </w:t>
      </w:r>
      <w:r w:rsidRPr="F01C6330">
        <w:rPr>
          <w:rFonts w:ascii="Times New Roman" w:cs="Times New Roman" w:hAnsi="Times New Roman"/>
          <w:sz w:val="28"/>
          <w:szCs w:val="28"/>
          <w:rPrChange w:id="14078" w:author="user pc" w:date="2022-03-15T10:14:00Z">
            <w:rPr>
              <w:rFonts w:cs="Calibri" w:hAnsi="Noto Sans Armenian"/>
            </w:rPr>
          </w:rPrChange>
        </w:rPr>
        <w:t>that</w:t>
      </w:r>
      <w:r>
        <w:rPr>
          <w:rFonts w:ascii="Times New Roman" w:cs="Times New Roman" w:hAnsi="Times New Roman"/>
          <w:sz w:val="28"/>
          <w:szCs w:val="28"/>
        </w:rPr>
        <w:t xml:space="preserve"> </w:t>
      </w:r>
      <w:r w:rsidRPr="DC554627">
        <w:rPr>
          <w:rFonts w:ascii="Times New Roman" w:cs="Times New Roman" w:hAnsi="Times New Roman"/>
          <w:sz w:val="28"/>
          <w:szCs w:val="28"/>
          <w:rPrChange w:id="14079" w:author="user pc" w:date="2022-03-15T10:14:00Z">
            <w:rPr>
              <w:rFonts w:cs="Calibri" w:hAnsi="Noto Sans Armenian"/>
            </w:rPr>
          </w:rPrChange>
        </w:rPr>
        <w:t>the</w:t>
      </w:r>
      <w:r>
        <w:rPr>
          <w:rFonts w:ascii="Times New Roman" w:cs="Times New Roman" w:hAnsi="Times New Roman"/>
          <w:sz w:val="28"/>
          <w:szCs w:val="28"/>
        </w:rPr>
        <w:t xml:space="preserve"> </w:t>
      </w:r>
      <w:r w:rsidRPr="BAC7C23E">
        <w:rPr>
          <w:rFonts w:ascii="Times New Roman" w:cs="Times New Roman" w:hAnsi="Times New Roman"/>
          <w:sz w:val="28"/>
          <w:szCs w:val="28"/>
          <w:rPrChange w:id="14080" w:author="user pc" w:date="2022-03-15T10:14:00Z">
            <w:rPr>
              <w:rFonts w:cs="Calibri" w:hAnsi="Noto Sans Armenian"/>
            </w:rPr>
          </w:rPrChange>
        </w:rPr>
        <w:t>tap</w:t>
      </w:r>
      <w:r>
        <w:rPr>
          <w:rFonts w:ascii="Times New Roman" w:cs="Times New Roman" w:hAnsi="Times New Roman"/>
          <w:sz w:val="28"/>
          <w:szCs w:val="28"/>
        </w:rPr>
        <w:t xml:space="preserve"> </w:t>
      </w:r>
      <w:r w:rsidRPr="31FDBA1A">
        <w:rPr>
          <w:rFonts w:ascii="Times New Roman" w:cs="Times New Roman" w:hAnsi="Times New Roman"/>
          <w:sz w:val="28"/>
          <w:szCs w:val="28"/>
          <w:rPrChange w:id="14081" w:author="user pc" w:date="2022-03-15T10:14:00Z">
            <w:rPr>
              <w:rFonts w:cs="Calibri" w:hAnsi="Noto Sans Armenian"/>
            </w:rPr>
          </w:rPrChange>
        </w:rPr>
        <w:t>does</w:t>
      </w:r>
      <w:r>
        <w:rPr>
          <w:rFonts w:ascii="Times New Roman" w:cs="Times New Roman" w:hAnsi="Times New Roman"/>
          <w:sz w:val="28"/>
          <w:szCs w:val="28"/>
        </w:rPr>
        <w:t xml:space="preserve"> </w:t>
      </w:r>
      <w:r w:rsidRPr="7CB09547">
        <w:rPr>
          <w:rFonts w:ascii="Times New Roman" w:cs="Times New Roman" w:hAnsi="Times New Roman"/>
          <w:sz w:val="28"/>
          <w:szCs w:val="28"/>
          <w:rPrChange w:id="14082" w:author="user pc" w:date="2022-03-15T10:14:00Z">
            <w:rPr>
              <w:rFonts w:cs="Calibri" w:hAnsi="Noto Sans Armenian"/>
            </w:rPr>
          </w:rPrChange>
        </w:rPr>
        <w:t>not</w:t>
      </w:r>
      <w:r>
        <w:rPr>
          <w:rFonts w:ascii="Times New Roman" w:cs="Times New Roman" w:hAnsi="Times New Roman"/>
          <w:sz w:val="28"/>
          <w:szCs w:val="28"/>
        </w:rPr>
        <w:t xml:space="preserve"> </w:t>
      </w:r>
      <w:r w:rsidRPr="3DC6A8C6">
        <w:rPr>
          <w:rFonts w:ascii="Times New Roman" w:cs="Times New Roman" w:hAnsi="Times New Roman"/>
          <w:sz w:val="28"/>
          <w:szCs w:val="28"/>
          <w:rPrChange w:id="14083" w:author="user pc" w:date="2022-03-15T10:14:00Z">
            <w:rPr>
              <w:rFonts w:cs="Calibri" w:hAnsi="Noto Sans Armenian"/>
            </w:rPr>
          </w:rPrChange>
        </w:rPr>
        <w:t>leak.</w:t>
      </w:r>
      <w:r>
        <w:rPr>
          <w:rFonts w:ascii="Times New Roman" w:cs="Times New Roman" w:hAnsi="Times New Roman"/>
          <w:sz w:val="28"/>
          <w:szCs w:val="28"/>
        </w:rPr>
        <w:t xml:space="preserve"> </w:t>
      </w:r>
      <w:r w:rsidRPr="3E953DA2">
        <w:rPr>
          <w:rFonts w:ascii="Times New Roman" w:cs="Times New Roman" w:hAnsi="Times New Roman"/>
          <w:sz w:val="28"/>
          <w:szCs w:val="28"/>
          <w:rPrChange w:id="14084" w:author="user pc" w:date="2022-03-15T10:14:00Z">
            <w:rPr>
              <w:rFonts w:cs="Calibri" w:hAnsi="Noto Sans Armenian"/>
            </w:rPr>
          </w:rPrChange>
        </w:rPr>
        <w:t>Make</w:t>
      </w:r>
      <w:r>
        <w:rPr>
          <w:rFonts w:ascii="Times New Roman" w:cs="Times New Roman" w:hAnsi="Times New Roman"/>
          <w:sz w:val="28"/>
          <w:szCs w:val="28"/>
        </w:rPr>
        <w:t xml:space="preserve"> </w:t>
      </w:r>
      <w:r w:rsidRPr="05B66DAD">
        <w:rPr>
          <w:rFonts w:ascii="Times New Roman" w:cs="Times New Roman" w:hAnsi="Times New Roman"/>
          <w:sz w:val="28"/>
          <w:szCs w:val="28"/>
          <w:rPrChange w:id="14085" w:author="user pc" w:date="2022-03-15T10:14:00Z">
            <w:rPr>
              <w:rFonts w:cs="Calibri" w:hAnsi="Noto Sans Armenian"/>
            </w:rPr>
          </w:rPrChange>
        </w:rPr>
        <w:t>sure</w:t>
      </w:r>
      <w:r>
        <w:rPr>
          <w:rFonts w:ascii="Times New Roman" w:cs="Times New Roman" w:hAnsi="Times New Roman"/>
          <w:sz w:val="28"/>
          <w:szCs w:val="28"/>
        </w:rPr>
        <w:t xml:space="preserve"> </w:t>
      </w:r>
      <w:r w:rsidRPr="C2BD01AD">
        <w:rPr>
          <w:rFonts w:ascii="Times New Roman" w:cs="Times New Roman" w:hAnsi="Times New Roman"/>
          <w:sz w:val="28"/>
          <w:szCs w:val="28"/>
          <w:rPrChange w:id="14086" w:author="user pc" w:date="2022-03-15T10:14:00Z">
            <w:rPr>
              <w:rFonts w:cs="Calibri" w:hAnsi="Noto Sans Armenian"/>
            </w:rPr>
          </w:rPrChange>
        </w:rPr>
        <w:t>that</w:t>
      </w:r>
      <w:r>
        <w:rPr>
          <w:rFonts w:ascii="Times New Roman" w:cs="Times New Roman" w:hAnsi="Times New Roman"/>
          <w:sz w:val="28"/>
          <w:szCs w:val="28"/>
        </w:rPr>
        <w:t xml:space="preserve"> </w:t>
      </w:r>
      <w:r w:rsidRPr="8228C5DB">
        <w:rPr>
          <w:rFonts w:ascii="Times New Roman" w:cs="Times New Roman" w:hAnsi="Times New Roman"/>
          <w:sz w:val="28"/>
          <w:szCs w:val="28"/>
          <w:rPrChange w:id="14087" w:author="user pc" w:date="2022-03-15T10:14:00Z">
            <w:rPr>
              <w:rFonts w:cs="Calibri" w:hAnsi="Noto Sans Armenian"/>
            </w:rPr>
          </w:rPrChange>
        </w:rPr>
        <w:t>it</w:t>
      </w:r>
      <w:r>
        <w:rPr>
          <w:rFonts w:ascii="Times New Roman" w:cs="Times New Roman" w:hAnsi="Times New Roman"/>
          <w:sz w:val="28"/>
          <w:szCs w:val="28"/>
        </w:rPr>
        <w:t xml:space="preserve"> </w:t>
      </w:r>
      <w:r w:rsidRPr="AD80D0C9">
        <w:rPr>
          <w:rFonts w:ascii="Times New Roman" w:cs="Times New Roman" w:hAnsi="Times New Roman"/>
          <w:sz w:val="28"/>
          <w:szCs w:val="28"/>
          <w:rPrChange w:id="14088" w:author="user pc" w:date="2022-03-15T10:14:00Z">
            <w:rPr>
              <w:rFonts w:cs="Calibri" w:hAnsi="Noto Sans Armenian"/>
            </w:rPr>
          </w:rPrChange>
        </w:rPr>
        <w:t>turns</w:t>
      </w:r>
      <w:r>
        <w:rPr>
          <w:rFonts w:ascii="Times New Roman" w:cs="Times New Roman" w:hAnsi="Times New Roman"/>
          <w:sz w:val="28"/>
          <w:szCs w:val="28"/>
        </w:rPr>
        <w:t xml:space="preserve"> </w:t>
      </w:r>
      <w:r w:rsidRPr="3C896D81">
        <w:rPr>
          <w:rFonts w:ascii="Times New Roman" w:cs="Times New Roman" w:hAnsi="Times New Roman"/>
          <w:sz w:val="28"/>
          <w:szCs w:val="28"/>
          <w:rPrChange w:id="14089" w:author="user pc" w:date="2022-03-15T10:14:00Z">
            <w:rPr>
              <w:rFonts w:cs="Calibri" w:hAnsi="Noto Sans Armenian"/>
            </w:rPr>
          </w:rPrChange>
        </w:rPr>
        <w:t>smoothly</w:t>
      </w:r>
      <w:r>
        <w:rPr>
          <w:rFonts w:ascii="Times New Roman" w:cs="Times New Roman" w:hAnsi="Times New Roman"/>
          <w:sz w:val="28"/>
          <w:szCs w:val="28"/>
        </w:rPr>
        <w:t xml:space="preserve"> </w:t>
      </w:r>
      <w:r w:rsidRPr="B967A378">
        <w:rPr>
          <w:rFonts w:ascii="Times New Roman" w:cs="Times New Roman" w:hAnsi="Times New Roman"/>
          <w:sz w:val="28"/>
          <w:szCs w:val="28"/>
          <w:rPrChange w:id="14090" w:author="user pc" w:date="2022-03-15T10:14:00Z">
            <w:rPr>
              <w:rFonts w:cs="Calibri" w:hAnsi="Noto Sans Armenian"/>
            </w:rPr>
          </w:rPrChange>
        </w:rPr>
        <w:t>and</w:t>
      </w:r>
      <w:r>
        <w:rPr>
          <w:rFonts w:ascii="Times New Roman" w:cs="Times New Roman" w:hAnsi="Times New Roman"/>
          <w:sz w:val="28"/>
          <w:szCs w:val="28"/>
        </w:rPr>
        <w:t xml:space="preserve"> </w:t>
      </w:r>
      <w:r w:rsidRPr="0F32AA2F">
        <w:rPr>
          <w:rFonts w:ascii="Times New Roman" w:cs="Times New Roman" w:hAnsi="Times New Roman"/>
          <w:sz w:val="28"/>
          <w:szCs w:val="28"/>
          <w:rPrChange w:id="14091" w:author="user pc" w:date="2022-03-15T10:14:00Z">
            <w:rPr>
              <w:rFonts w:cs="Calibri" w:hAnsi="Noto Sans Armenian"/>
            </w:rPr>
          </w:rPrChange>
        </w:rPr>
        <w:t>easily.</w:t>
      </w:r>
    </w:p>
    <w:p>
      <w:pPr>
        <w:pStyle w:val="style0"/>
        <w:rPr>
          <w:rFonts w:ascii="Times New Roman" w:cs="Times New Roman"/>
          <w:sz w:val="28"/>
          <w:szCs w:val="28"/>
          <w:rPrChange w:id="14092" w:author="user pc" w:date="2022-03-15T10:14:00Z">
            <w:rPr/>
          </w:rPrChange>
        </w:rPr>
      </w:pPr>
      <w:r w:rsidRPr="A62656BE">
        <w:rPr>
          <w:rFonts w:ascii="Times New Roman" w:cs="Times New Roman" w:hAnsi="Times New Roman"/>
          <w:sz w:val="28"/>
          <w:szCs w:val="28"/>
          <w:rPrChange w:id="14093" w:author="user pc" w:date="2022-03-15T10:14:00Z">
            <w:rPr>
              <w:rFonts w:cs="Calibri" w:hAnsi="Noto Sans Armenian"/>
            </w:rPr>
          </w:rPrChange>
        </w:rPr>
        <w:t>11.</w:t>
      </w:r>
      <w:r>
        <w:rPr>
          <w:rFonts w:ascii="Times New Roman" w:cs="Times New Roman" w:hAnsi="Times New Roman"/>
          <w:sz w:val="28"/>
          <w:szCs w:val="28"/>
        </w:rPr>
        <w:t xml:space="preserve"> </w:t>
      </w:r>
      <w:r w:rsidRPr="8B6949E9">
        <w:rPr>
          <w:rFonts w:ascii="Times New Roman" w:cs="Times New Roman" w:hAnsi="Times New Roman"/>
          <w:sz w:val="28"/>
          <w:szCs w:val="28"/>
          <w:rPrChange w:id="14094" w:author="user pc" w:date="2022-03-15T10:14:00Z">
            <w:rPr>
              <w:rFonts w:cs="Calibri" w:hAnsi="Noto Sans Armenian"/>
            </w:rPr>
          </w:rPrChange>
        </w:rPr>
        <w:t>Rinse</w:t>
      </w:r>
      <w:r>
        <w:rPr>
          <w:rFonts w:ascii="Times New Roman" w:cs="Times New Roman" w:hAnsi="Times New Roman"/>
          <w:sz w:val="28"/>
          <w:szCs w:val="28"/>
        </w:rPr>
        <w:t xml:space="preserve"> </w:t>
      </w:r>
      <w:r w:rsidRPr="E756E12F">
        <w:rPr>
          <w:rFonts w:ascii="Times New Roman" w:cs="Times New Roman" w:hAnsi="Times New Roman"/>
          <w:sz w:val="28"/>
          <w:szCs w:val="28"/>
          <w:rPrChange w:id="14095" w:author="user pc" w:date="2022-03-15T10:14:00Z">
            <w:rPr>
              <w:rFonts w:cs="Calibri" w:hAnsi="Noto Sans Armenian"/>
            </w:rPr>
          </w:rPrChange>
        </w:rPr>
        <w:t>the</w:t>
      </w:r>
      <w:r>
        <w:rPr>
          <w:rFonts w:ascii="Times New Roman" w:cs="Times New Roman" w:hAnsi="Times New Roman"/>
          <w:sz w:val="28"/>
          <w:szCs w:val="28"/>
        </w:rPr>
        <w:t xml:space="preserve"> </w:t>
      </w:r>
      <w:r w:rsidRPr="1F3E555D">
        <w:rPr>
          <w:rFonts w:ascii="Times New Roman" w:cs="Times New Roman" w:hAnsi="Times New Roman"/>
          <w:sz w:val="28"/>
          <w:szCs w:val="28"/>
          <w:rPrChange w:id="14096" w:author="user pc" w:date="2022-03-15T10:14:00Z">
            <w:rPr>
              <w:rFonts w:cs="Calibri" w:hAnsi="Noto Sans Armenian"/>
            </w:rPr>
          </w:rPrChange>
        </w:rPr>
        <w:t>burette</w:t>
      </w:r>
      <w:r>
        <w:rPr>
          <w:rFonts w:ascii="Times New Roman" w:cs="Times New Roman" w:hAnsi="Times New Roman"/>
          <w:sz w:val="28"/>
          <w:szCs w:val="28"/>
        </w:rPr>
        <w:t xml:space="preserve"> </w:t>
      </w:r>
      <w:r w:rsidRPr="F44E1803">
        <w:rPr>
          <w:rFonts w:ascii="Times New Roman" w:cs="Times New Roman" w:hAnsi="Times New Roman"/>
          <w:sz w:val="28"/>
          <w:szCs w:val="28"/>
          <w:rPrChange w:id="14097" w:author="user pc" w:date="2022-03-15T10:14:00Z">
            <w:rPr>
              <w:rFonts w:cs="Calibri" w:hAnsi="Noto Sans Armenian"/>
            </w:rPr>
          </w:rPrChange>
        </w:rPr>
        <w:t>with</w:t>
      </w:r>
      <w:r>
        <w:rPr>
          <w:rFonts w:ascii="Times New Roman" w:cs="Times New Roman" w:hAnsi="Times New Roman"/>
          <w:sz w:val="28"/>
          <w:szCs w:val="28"/>
        </w:rPr>
        <w:t xml:space="preserve"> </w:t>
      </w:r>
      <w:r w:rsidRPr="39A0CAA9">
        <w:rPr>
          <w:rFonts w:ascii="Times New Roman" w:cs="Times New Roman" w:hAnsi="Times New Roman"/>
          <w:sz w:val="28"/>
          <w:szCs w:val="28"/>
          <w:rPrChange w:id="14098" w:author="user pc" w:date="2022-03-15T10:14:00Z">
            <w:rPr>
              <w:rFonts w:cs="Calibri" w:hAnsi="Noto Sans Armenian"/>
            </w:rPr>
          </w:rPrChange>
        </w:rPr>
        <w:t>5mL</w:t>
      </w:r>
      <w:r>
        <w:rPr>
          <w:rFonts w:ascii="Times New Roman" w:cs="Times New Roman" w:hAnsi="Times New Roman"/>
          <w:sz w:val="28"/>
          <w:szCs w:val="28"/>
        </w:rPr>
        <w:t xml:space="preserve"> </w:t>
      </w:r>
      <w:r w:rsidRPr="7048F3DF">
        <w:rPr>
          <w:rFonts w:ascii="Times New Roman" w:cs="Times New Roman" w:hAnsi="Times New Roman"/>
          <w:sz w:val="28"/>
          <w:szCs w:val="28"/>
          <w:rPrChange w:id="14099" w:author="user pc" w:date="2022-03-15T10:14:00Z">
            <w:rPr>
              <w:rFonts w:cs="Calibri" w:hAnsi="Noto Sans Armenian"/>
            </w:rPr>
          </w:rPrChange>
        </w:rPr>
        <w:t>to</w:t>
      </w:r>
      <w:r>
        <w:rPr>
          <w:rFonts w:ascii="Times New Roman" w:cs="Times New Roman" w:hAnsi="Times New Roman"/>
          <w:sz w:val="28"/>
          <w:szCs w:val="28"/>
        </w:rPr>
        <w:t xml:space="preserve"> </w:t>
      </w:r>
      <w:r w:rsidRPr="822F11B1">
        <w:rPr>
          <w:rFonts w:ascii="Times New Roman" w:cs="Times New Roman" w:hAnsi="Times New Roman"/>
          <w:sz w:val="28"/>
          <w:szCs w:val="28"/>
          <w:rPrChange w:id="14100" w:author="user pc" w:date="2022-03-15T10:14:00Z">
            <w:rPr>
              <w:rFonts w:cs="Calibri" w:hAnsi="Noto Sans Armenian"/>
            </w:rPr>
          </w:rPrChange>
        </w:rPr>
        <w:t>10mL</w:t>
      </w:r>
      <w:r>
        <w:rPr>
          <w:rFonts w:ascii="Times New Roman" w:cs="Times New Roman" w:hAnsi="Times New Roman"/>
          <w:sz w:val="28"/>
          <w:szCs w:val="28"/>
        </w:rPr>
        <w:t xml:space="preserve"> </w:t>
      </w:r>
      <w:r w:rsidRPr="8A098B76">
        <w:rPr>
          <w:rFonts w:ascii="Times New Roman" w:cs="Times New Roman" w:hAnsi="Times New Roman"/>
          <w:sz w:val="28"/>
          <w:szCs w:val="28"/>
          <w:rPrChange w:id="14101" w:author="user pc" w:date="2022-03-15T10:14:00Z">
            <w:rPr>
              <w:rFonts w:cs="Calibri" w:hAnsi="Noto Sans Armenian"/>
            </w:rPr>
          </w:rPrChange>
        </w:rPr>
        <w:t>of</w:t>
      </w:r>
      <w:r>
        <w:rPr>
          <w:rFonts w:ascii="Times New Roman" w:cs="Times New Roman" w:hAnsi="Times New Roman"/>
          <w:sz w:val="28"/>
          <w:szCs w:val="28"/>
        </w:rPr>
        <w:t xml:space="preserve"> </w:t>
      </w:r>
      <w:r w:rsidRPr="46309455">
        <w:rPr>
          <w:rFonts w:ascii="Times New Roman" w:cs="Times New Roman" w:hAnsi="Times New Roman"/>
          <w:sz w:val="28"/>
          <w:szCs w:val="28"/>
          <w:rPrChange w:id="14102" w:author="user pc" w:date="2022-03-15T10:14:00Z">
            <w:rPr>
              <w:rFonts w:cs="Calibri" w:hAnsi="Noto Sans Armenian"/>
            </w:rPr>
          </w:rPrChange>
        </w:rPr>
        <w:t>the</w:t>
      </w:r>
      <w:r>
        <w:rPr>
          <w:rFonts w:ascii="Times New Roman" w:cs="Times New Roman" w:hAnsi="Times New Roman"/>
          <w:sz w:val="28"/>
          <w:szCs w:val="28"/>
        </w:rPr>
        <w:t xml:space="preserve"> </w:t>
      </w:r>
      <w:r w:rsidRPr="69E7630E">
        <w:rPr>
          <w:rFonts w:ascii="Times New Roman" w:cs="Times New Roman" w:hAnsi="Times New Roman"/>
          <w:sz w:val="28"/>
          <w:szCs w:val="28"/>
          <w:rPrChange w:id="14103" w:author="user pc" w:date="2022-03-15T10:14:00Z">
            <w:rPr>
              <w:rFonts w:cs="Calibri" w:hAnsi="Noto Sans Armenian"/>
            </w:rPr>
          </w:rPrChange>
        </w:rPr>
        <w:t>solution</w:t>
      </w:r>
      <w:r>
        <w:rPr>
          <w:rFonts w:ascii="Times New Roman" w:cs="Times New Roman" w:hAnsi="Times New Roman"/>
          <w:sz w:val="28"/>
          <w:szCs w:val="28"/>
        </w:rPr>
        <w:t xml:space="preserve"> </w:t>
      </w:r>
      <w:r w:rsidRPr="C0AC019F">
        <w:rPr>
          <w:rFonts w:ascii="Times New Roman" w:cs="Times New Roman" w:hAnsi="Times New Roman"/>
          <w:sz w:val="28"/>
          <w:szCs w:val="28"/>
          <w:rPrChange w:id="14104" w:author="user pc" w:date="2022-03-15T10:14:00Z">
            <w:rPr>
              <w:rFonts w:cs="Calibri" w:hAnsi="Noto Sans Armenian"/>
            </w:rPr>
          </w:rPrChange>
        </w:rPr>
        <w:t>that</w:t>
      </w:r>
      <w:r>
        <w:rPr>
          <w:rFonts w:ascii="Times New Roman" w:cs="Times New Roman" w:hAnsi="Times New Roman"/>
          <w:sz w:val="28"/>
          <w:szCs w:val="28"/>
        </w:rPr>
        <w:t xml:space="preserve"> </w:t>
      </w:r>
      <w:r w:rsidRPr="48E71E1B">
        <w:rPr>
          <w:rFonts w:ascii="Times New Roman" w:cs="Times New Roman" w:hAnsi="Times New Roman"/>
          <w:sz w:val="28"/>
          <w:szCs w:val="28"/>
          <w:rPrChange w:id="14105" w:author="user pc" w:date="2022-03-15T10:14:00Z">
            <w:rPr>
              <w:rFonts w:cs="Calibri" w:hAnsi="Noto Sans Armenian"/>
            </w:rPr>
          </w:rPrChange>
        </w:rPr>
        <w:t>will</w:t>
      </w:r>
      <w:r>
        <w:rPr>
          <w:rFonts w:ascii="Times New Roman" w:cs="Times New Roman" w:hAnsi="Times New Roman"/>
          <w:sz w:val="28"/>
          <w:szCs w:val="28"/>
        </w:rPr>
        <w:t xml:space="preserve"> </w:t>
      </w:r>
      <w:r w:rsidRPr="9584653C">
        <w:rPr>
          <w:rFonts w:ascii="Times New Roman" w:cs="Times New Roman" w:hAnsi="Times New Roman"/>
          <w:sz w:val="28"/>
          <w:szCs w:val="28"/>
          <w:rPrChange w:id="14106" w:author="user pc" w:date="2022-03-15T10:14:00Z">
            <w:rPr>
              <w:rFonts w:cs="Calibri" w:hAnsi="Noto Sans Armenian"/>
            </w:rPr>
          </w:rPrChange>
        </w:rPr>
        <w:t>be</w:t>
      </w:r>
      <w:r>
        <w:rPr>
          <w:rFonts w:ascii="Times New Roman" w:cs="Times New Roman" w:hAnsi="Times New Roman"/>
          <w:sz w:val="28"/>
          <w:szCs w:val="28"/>
        </w:rPr>
        <w:t xml:space="preserve"> </w:t>
      </w:r>
      <w:r w:rsidRPr="548E90CA">
        <w:rPr>
          <w:rFonts w:ascii="Times New Roman" w:cs="Times New Roman" w:hAnsi="Times New Roman"/>
          <w:sz w:val="28"/>
          <w:szCs w:val="28"/>
          <w:rPrChange w:id="14107" w:author="user pc" w:date="2022-03-15T10:14:00Z">
            <w:rPr>
              <w:rFonts w:cs="Calibri" w:hAnsi="Noto Sans Armenian"/>
            </w:rPr>
          </w:rPrChange>
        </w:rPr>
        <w:t>measured.</w:t>
      </w:r>
      <w:r>
        <w:rPr>
          <w:rFonts w:ascii="Times New Roman" w:cs="Times New Roman" w:hAnsi="Times New Roman"/>
          <w:sz w:val="28"/>
          <w:szCs w:val="28"/>
        </w:rPr>
        <w:t xml:space="preserve"> </w:t>
      </w:r>
      <w:r w:rsidRPr="B40ED186">
        <w:rPr>
          <w:rFonts w:ascii="Times New Roman" w:cs="Times New Roman" w:hAnsi="Times New Roman"/>
          <w:sz w:val="28"/>
          <w:szCs w:val="28"/>
          <w:rPrChange w:id="14108" w:author="user pc" w:date="2022-03-15T10:14:00Z">
            <w:rPr>
              <w:rFonts w:cs="Calibri" w:hAnsi="Noto Sans Armenian"/>
            </w:rPr>
          </w:rPrChange>
        </w:rPr>
        <w:t>Remember</w:t>
      </w:r>
      <w:r>
        <w:rPr>
          <w:rFonts w:ascii="Times New Roman" w:cs="Times New Roman" w:hAnsi="Times New Roman"/>
          <w:sz w:val="28"/>
          <w:szCs w:val="28"/>
        </w:rPr>
        <w:t xml:space="preserve"> </w:t>
      </w:r>
      <w:r w:rsidRPr="E19B1869">
        <w:rPr>
          <w:rFonts w:ascii="Times New Roman" w:cs="Times New Roman" w:hAnsi="Times New Roman"/>
          <w:sz w:val="28"/>
          <w:szCs w:val="28"/>
          <w:rPrChange w:id="14109" w:author="user pc" w:date="2022-03-15T10:14:00Z">
            <w:rPr>
              <w:rFonts w:cs="Calibri" w:hAnsi="Noto Sans Armenian"/>
            </w:rPr>
          </w:rPrChange>
        </w:rPr>
        <w:t>to</w:t>
      </w:r>
      <w:r>
        <w:rPr>
          <w:rFonts w:ascii="Times New Roman" w:cs="Times New Roman" w:hAnsi="Times New Roman"/>
          <w:sz w:val="28"/>
          <w:szCs w:val="28"/>
        </w:rPr>
        <w:t xml:space="preserve"> </w:t>
      </w:r>
      <w:r w:rsidRPr="04352A67">
        <w:rPr>
          <w:rFonts w:ascii="Times New Roman" w:cs="Times New Roman" w:hAnsi="Times New Roman"/>
          <w:sz w:val="28"/>
          <w:szCs w:val="28"/>
          <w:rPrChange w:id="14110" w:author="user pc" w:date="2022-03-15T10:14:00Z">
            <w:rPr>
              <w:rFonts w:cs="Calibri" w:hAnsi="Noto Sans Armenian"/>
            </w:rPr>
          </w:rPrChange>
        </w:rPr>
        <w:t>open</w:t>
      </w:r>
      <w:r>
        <w:rPr>
          <w:rFonts w:ascii="Times New Roman" w:cs="Times New Roman" w:hAnsi="Times New Roman"/>
          <w:sz w:val="28"/>
          <w:szCs w:val="28"/>
        </w:rPr>
        <w:t xml:space="preserve"> </w:t>
      </w:r>
      <w:r w:rsidRPr="0D2C4D16">
        <w:rPr>
          <w:rFonts w:ascii="Times New Roman" w:cs="Times New Roman" w:hAnsi="Times New Roman"/>
          <w:sz w:val="28"/>
          <w:szCs w:val="28"/>
          <w:rPrChange w:id="14111" w:author="user pc" w:date="2022-03-15T10:14:00Z">
            <w:rPr>
              <w:rFonts w:cs="Calibri" w:hAnsi="Noto Sans Armenian"/>
            </w:rPr>
          </w:rPrChange>
        </w:rPr>
        <w:t>the</w:t>
      </w:r>
      <w:r>
        <w:rPr>
          <w:rFonts w:ascii="Times New Roman" w:cs="Times New Roman" w:hAnsi="Times New Roman"/>
          <w:sz w:val="28"/>
          <w:szCs w:val="28"/>
        </w:rPr>
        <w:t xml:space="preserve"> </w:t>
      </w:r>
      <w:r w:rsidRPr="D62489D8">
        <w:rPr>
          <w:rFonts w:ascii="Times New Roman" w:cs="Times New Roman" w:hAnsi="Times New Roman"/>
          <w:sz w:val="28"/>
          <w:szCs w:val="28"/>
          <w:rPrChange w:id="14112" w:author="user pc" w:date="2022-03-15T10:14:00Z">
            <w:rPr>
              <w:rFonts w:cs="Calibri" w:hAnsi="Noto Sans Armenian"/>
            </w:rPr>
          </w:rPrChange>
        </w:rPr>
        <w:t>tap</w:t>
      </w:r>
      <w:r>
        <w:rPr>
          <w:rFonts w:ascii="Times New Roman" w:cs="Times New Roman" w:hAnsi="Times New Roman"/>
          <w:sz w:val="28"/>
          <w:szCs w:val="28"/>
        </w:rPr>
        <w:t xml:space="preserve"> </w:t>
      </w:r>
      <w:r w:rsidRPr="EF035C1A">
        <w:rPr>
          <w:rFonts w:ascii="Times New Roman" w:cs="Times New Roman" w:hAnsi="Times New Roman"/>
          <w:sz w:val="28"/>
          <w:szCs w:val="28"/>
          <w:rPrChange w:id="14113" w:author="user pc" w:date="2022-03-15T10:14:00Z">
            <w:rPr>
              <w:rFonts w:cs="Calibri" w:hAnsi="Noto Sans Armenian"/>
            </w:rPr>
          </w:rPrChange>
        </w:rPr>
        <w:t>to</w:t>
      </w:r>
      <w:r>
        <w:rPr>
          <w:rFonts w:ascii="Times New Roman" w:cs="Times New Roman" w:hAnsi="Times New Roman"/>
          <w:sz w:val="28"/>
          <w:szCs w:val="28"/>
        </w:rPr>
        <w:t xml:space="preserve"> </w:t>
      </w:r>
      <w:r w:rsidRPr="1B9D4AD9">
        <w:rPr>
          <w:rFonts w:ascii="Times New Roman" w:cs="Times New Roman" w:hAnsi="Times New Roman"/>
          <w:sz w:val="28"/>
          <w:szCs w:val="28"/>
          <w:rPrChange w:id="14114" w:author="user pc" w:date="2022-03-15T10:14:00Z">
            <w:rPr>
              <w:rFonts w:cs="Calibri" w:hAnsi="Noto Sans Armenian"/>
            </w:rPr>
          </w:rPrChange>
        </w:rPr>
        <w:t>rinse</w:t>
      </w:r>
      <w:r>
        <w:rPr>
          <w:rFonts w:ascii="Times New Roman" w:cs="Times New Roman" w:hAnsi="Times New Roman"/>
          <w:sz w:val="28"/>
          <w:szCs w:val="28"/>
        </w:rPr>
        <w:t xml:space="preserve"> </w:t>
      </w:r>
      <w:r w:rsidRPr="46B2F9DA">
        <w:rPr>
          <w:rFonts w:ascii="Times New Roman" w:cs="Times New Roman" w:hAnsi="Times New Roman"/>
          <w:sz w:val="28"/>
          <w:szCs w:val="28"/>
          <w:rPrChange w:id="14115" w:author="user pc" w:date="2022-03-15T10:14:00Z">
            <w:rPr>
              <w:rFonts w:cs="Calibri" w:hAnsi="Noto Sans Armenian"/>
            </w:rPr>
          </w:rPrChange>
        </w:rPr>
        <w:t>the</w:t>
      </w:r>
      <w:r>
        <w:rPr>
          <w:rFonts w:ascii="Times New Roman" w:cs="Times New Roman" w:hAnsi="Times New Roman"/>
          <w:sz w:val="28"/>
          <w:szCs w:val="28"/>
        </w:rPr>
        <w:t xml:space="preserve"> </w:t>
      </w:r>
      <w:r w:rsidRPr="267115FE">
        <w:rPr>
          <w:rFonts w:ascii="Times New Roman" w:cs="Times New Roman" w:hAnsi="Times New Roman"/>
          <w:sz w:val="28"/>
          <w:szCs w:val="28"/>
          <w:rPrChange w:id="14116" w:author="user pc" w:date="2022-03-15T10:14:00Z">
            <w:rPr>
              <w:rFonts w:cs="Calibri" w:hAnsi="Noto Sans Armenian"/>
            </w:rPr>
          </w:rPrChange>
        </w:rPr>
        <w:t>lower</w:t>
      </w:r>
      <w:r>
        <w:rPr>
          <w:rFonts w:ascii="Times New Roman" w:cs="Times New Roman" w:hAnsi="Times New Roman"/>
          <w:sz w:val="28"/>
          <w:szCs w:val="28"/>
        </w:rPr>
        <w:t xml:space="preserve"> </w:t>
      </w:r>
      <w:r w:rsidRPr="5148AB42">
        <w:rPr>
          <w:rFonts w:ascii="Times New Roman" w:cs="Times New Roman" w:hAnsi="Times New Roman"/>
          <w:sz w:val="28"/>
          <w:szCs w:val="28"/>
          <w:rPrChange w:id="14117" w:author="user pc" w:date="2022-03-15T10:14:00Z">
            <w:rPr>
              <w:rFonts w:cs="Calibri" w:hAnsi="Noto Sans Armenian"/>
            </w:rPr>
          </w:rPrChange>
        </w:rPr>
        <w:t>portion</w:t>
      </w:r>
      <w:r>
        <w:rPr>
          <w:rFonts w:ascii="Times New Roman" w:cs="Times New Roman" w:hAnsi="Times New Roman"/>
          <w:sz w:val="28"/>
          <w:szCs w:val="28"/>
        </w:rPr>
        <w:t xml:space="preserve"> </w:t>
      </w:r>
      <w:r w:rsidRPr="A34FE317">
        <w:rPr>
          <w:rFonts w:ascii="Times New Roman" w:cs="Times New Roman" w:hAnsi="Times New Roman"/>
          <w:sz w:val="28"/>
          <w:szCs w:val="28"/>
          <w:rPrChange w:id="14118" w:author="user pc" w:date="2022-03-15T10:14:00Z">
            <w:rPr>
              <w:rFonts w:cs="Calibri" w:hAnsi="Noto Sans Armenian"/>
            </w:rPr>
          </w:rPrChange>
        </w:rPr>
        <w:t>of</w:t>
      </w:r>
      <w:r>
        <w:rPr>
          <w:rFonts w:ascii="Times New Roman" w:cs="Times New Roman" w:hAnsi="Times New Roman"/>
          <w:sz w:val="28"/>
          <w:szCs w:val="28"/>
        </w:rPr>
        <w:t xml:space="preserve"> </w:t>
      </w:r>
      <w:r w:rsidRPr="EF067A1A">
        <w:rPr>
          <w:rFonts w:ascii="Times New Roman" w:cs="Times New Roman" w:hAnsi="Times New Roman"/>
          <w:sz w:val="28"/>
          <w:szCs w:val="28"/>
          <w:rPrChange w:id="14119" w:author="user pc" w:date="2022-03-15T10:14:00Z">
            <w:rPr>
              <w:rFonts w:cs="Calibri" w:hAnsi="Noto Sans Armenian"/>
            </w:rPr>
          </w:rPrChange>
        </w:rPr>
        <w:t>the</w:t>
      </w:r>
      <w:r>
        <w:rPr>
          <w:rFonts w:ascii="Times New Roman" w:cs="Times New Roman" w:hAnsi="Times New Roman"/>
          <w:sz w:val="28"/>
          <w:szCs w:val="28"/>
        </w:rPr>
        <w:t xml:space="preserve"> </w:t>
      </w:r>
      <w:r w:rsidRPr="9DE9D579">
        <w:rPr>
          <w:rFonts w:ascii="Times New Roman" w:cs="Times New Roman" w:hAnsi="Times New Roman"/>
          <w:sz w:val="28"/>
          <w:szCs w:val="28"/>
          <w:rPrChange w:id="14120" w:author="user pc" w:date="2022-03-15T10:14:00Z">
            <w:rPr>
              <w:rFonts w:cs="Calibri" w:hAnsi="Noto Sans Armenian"/>
            </w:rPr>
          </w:rPrChange>
        </w:rPr>
        <w:t>burette.</w:t>
      </w:r>
      <w:r>
        <w:rPr>
          <w:rFonts w:ascii="Times New Roman" w:cs="Times New Roman" w:hAnsi="Times New Roman"/>
          <w:sz w:val="28"/>
          <w:szCs w:val="28"/>
        </w:rPr>
        <w:t xml:space="preserve"> </w:t>
      </w:r>
      <w:r w:rsidRPr="17E4CCA3">
        <w:rPr>
          <w:rFonts w:ascii="Times New Roman" w:cs="Times New Roman" w:hAnsi="Times New Roman"/>
          <w:sz w:val="28"/>
          <w:szCs w:val="28"/>
          <w:rPrChange w:id="14121" w:author="user pc" w:date="2022-03-15T10:14:00Z">
            <w:rPr>
              <w:rFonts w:cs="Calibri" w:hAnsi="Noto Sans Armenian"/>
            </w:rPr>
          </w:rPrChange>
        </w:rPr>
        <w:t>Rinse</w:t>
      </w:r>
      <w:r>
        <w:rPr>
          <w:rFonts w:ascii="Times New Roman" w:cs="Times New Roman" w:hAnsi="Times New Roman"/>
          <w:sz w:val="28"/>
          <w:szCs w:val="28"/>
        </w:rPr>
        <w:t xml:space="preserve"> </w:t>
      </w:r>
      <w:r w:rsidRPr="1FC9B4EA">
        <w:rPr>
          <w:rFonts w:ascii="Times New Roman" w:cs="Times New Roman" w:hAnsi="Times New Roman"/>
          <w:sz w:val="28"/>
          <w:szCs w:val="28"/>
          <w:rPrChange w:id="14122" w:author="user pc" w:date="2022-03-15T10:14:00Z">
            <w:rPr>
              <w:rFonts w:cs="Calibri" w:hAnsi="Noto Sans Armenian"/>
            </w:rPr>
          </w:rPrChange>
        </w:rPr>
        <w:t>the</w:t>
      </w:r>
      <w:r>
        <w:rPr>
          <w:rFonts w:ascii="Times New Roman" w:cs="Times New Roman" w:hAnsi="Times New Roman"/>
          <w:sz w:val="28"/>
          <w:szCs w:val="28"/>
        </w:rPr>
        <w:t xml:space="preserve"> </w:t>
      </w:r>
      <w:r w:rsidRPr="186C606A">
        <w:rPr>
          <w:rFonts w:ascii="Times New Roman" w:cs="Times New Roman" w:hAnsi="Times New Roman"/>
          <w:sz w:val="28"/>
          <w:szCs w:val="28"/>
          <w:rPrChange w:id="14123" w:author="user pc" w:date="2022-03-15T10:14:00Z">
            <w:rPr>
              <w:rFonts w:cs="Calibri" w:hAnsi="Noto Sans Armenian"/>
            </w:rPr>
          </w:rPrChange>
        </w:rPr>
        <w:t>burette</w:t>
      </w:r>
      <w:r>
        <w:rPr>
          <w:rFonts w:ascii="Times New Roman" w:cs="Times New Roman" w:hAnsi="Times New Roman"/>
          <w:sz w:val="28"/>
          <w:szCs w:val="28"/>
        </w:rPr>
        <w:t xml:space="preserve"> </w:t>
      </w:r>
      <w:r w:rsidRPr="C8659B49">
        <w:rPr>
          <w:rFonts w:ascii="Times New Roman" w:cs="Times New Roman" w:hAnsi="Times New Roman"/>
          <w:sz w:val="28"/>
          <w:szCs w:val="28"/>
          <w:rPrChange w:id="14124" w:author="user pc" w:date="2022-03-15T10:14:00Z">
            <w:rPr>
              <w:rFonts w:cs="Calibri" w:hAnsi="Noto Sans Armenian"/>
            </w:rPr>
          </w:rPrChange>
        </w:rPr>
        <w:t>twice,</w:t>
      </w:r>
      <w:r>
        <w:rPr>
          <w:rFonts w:ascii="Times New Roman" w:cs="Times New Roman" w:hAnsi="Times New Roman"/>
          <w:sz w:val="28"/>
          <w:szCs w:val="28"/>
        </w:rPr>
        <w:t xml:space="preserve"> </w:t>
      </w:r>
      <w:r w:rsidRPr="9DF6213F">
        <w:rPr>
          <w:rFonts w:ascii="Times New Roman" w:cs="Times New Roman" w:hAnsi="Times New Roman"/>
          <w:sz w:val="28"/>
          <w:szCs w:val="28"/>
          <w:rPrChange w:id="14125" w:author="user pc" w:date="2022-03-15T10:14:00Z">
            <w:rPr>
              <w:rFonts w:cs="Calibri" w:hAnsi="Noto Sans Armenian"/>
            </w:rPr>
          </w:rPrChange>
        </w:rPr>
        <w:t>discarding</w:t>
      </w:r>
      <w:r>
        <w:rPr>
          <w:rFonts w:ascii="Times New Roman" w:cs="Times New Roman" w:hAnsi="Times New Roman"/>
          <w:sz w:val="28"/>
          <w:szCs w:val="28"/>
        </w:rPr>
        <w:t xml:space="preserve"> </w:t>
      </w:r>
      <w:r w:rsidRPr="36DACF62">
        <w:rPr>
          <w:rFonts w:ascii="Times New Roman" w:cs="Times New Roman" w:hAnsi="Times New Roman"/>
          <w:sz w:val="28"/>
          <w:szCs w:val="28"/>
          <w:rPrChange w:id="14126" w:author="user pc" w:date="2022-03-15T10:14:00Z">
            <w:rPr>
              <w:rFonts w:cs="Calibri" w:hAnsi="Noto Sans Armenian"/>
            </w:rPr>
          </w:rPrChange>
        </w:rPr>
        <w:t>the</w:t>
      </w:r>
      <w:r>
        <w:rPr>
          <w:rFonts w:ascii="Times New Roman" w:cs="Times New Roman" w:hAnsi="Times New Roman"/>
          <w:sz w:val="28"/>
          <w:szCs w:val="28"/>
        </w:rPr>
        <w:t xml:space="preserve"> </w:t>
      </w:r>
      <w:r w:rsidRPr="032C10A1">
        <w:rPr>
          <w:rFonts w:ascii="Times New Roman" w:cs="Times New Roman" w:hAnsi="Times New Roman"/>
          <w:sz w:val="28"/>
          <w:szCs w:val="28"/>
          <w:rPrChange w:id="14127" w:author="user pc" w:date="2022-03-15T10:14:00Z">
            <w:rPr>
              <w:rFonts w:cs="Calibri" w:hAnsi="Noto Sans Armenian"/>
            </w:rPr>
          </w:rPrChange>
        </w:rPr>
        <w:t>liquid</w:t>
      </w:r>
      <w:r>
        <w:rPr>
          <w:rFonts w:ascii="Times New Roman" w:cs="Times New Roman" w:hAnsi="Times New Roman"/>
          <w:sz w:val="28"/>
          <w:szCs w:val="28"/>
        </w:rPr>
        <w:t xml:space="preserve"> </w:t>
      </w:r>
      <w:r w:rsidRPr="E602BF91">
        <w:rPr>
          <w:rFonts w:ascii="Times New Roman" w:cs="Times New Roman" w:hAnsi="Times New Roman"/>
          <w:sz w:val="28"/>
          <w:szCs w:val="28"/>
          <w:rPrChange w:id="14128" w:author="user pc" w:date="2022-03-15T10:14:00Z">
            <w:rPr>
              <w:rFonts w:cs="Calibri" w:hAnsi="Noto Sans Armenian"/>
            </w:rPr>
          </w:rPrChange>
        </w:rPr>
        <w:t>each</w:t>
      </w:r>
      <w:r>
        <w:rPr>
          <w:rFonts w:ascii="Times New Roman" w:cs="Times New Roman" w:hAnsi="Times New Roman"/>
          <w:sz w:val="28"/>
          <w:szCs w:val="28"/>
        </w:rPr>
        <w:t xml:space="preserve"> </w:t>
      </w:r>
      <w:r w:rsidRPr="F1BE7F2D">
        <w:rPr>
          <w:rFonts w:ascii="Times New Roman" w:cs="Times New Roman" w:hAnsi="Times New Roman"/>
          <w:sz w:val="28"/>
          <w:szCs w:val="28"/>
          <w:rPrChange w:id="14129" w:author="user pc" w:date="2022-03-15T10:14:00Z">
            <w:rPr>
              <w:rFonts w:cs="Calibri" w:hAnsi="Noto Sans Armenian"/>
            </w:rPr>
          </w:rPrChange>
        </w:rPr>
        <w:t>time. The rinsing is necessary in order not to decrease the concentration of the acid by the water left on the sides of the burette. If</w:t>
      </w:r>
      <w:r>
        <w:rPr>
          <w:rFonts w:ascii="Times New Roman" w:cs="Times New Roman" w:hAnsi="Times New Roman"/>
          <w:sz w:val="28"/>
          <w:szCs w:val="28"/>
        </w:rPr>
        <w:t xml:space="preserve"> </w:t>
      </w:r>
      <w:r w:rsidRPr="4CB4331E">
        <w:rPr>
          <w:rFonts w:ascii="Times New Roman" w:cs="Times New Roman" w:hAnsi="Times New Roman"/>
          <w:sz w:val="28"/>
          <w:szCs w:val="28"/>
          <w:rPrChange w:id="14130" w:author="user pc" w:date="2022-03-15T10:14:00Z">
            <w:rPr>
              <w:rFonts w:cs="Calibri" w:hAnsi="Noto Sans Armenian"/>
            </w:rPr>
          </w:rPrChange>
        </w:rPr>
        <w:t>you</w:t>
      </w:r>
      <w:r>
        <w:rPr>
          <w:rFonts w:ascii="Times New Roman" w:cs="Times New Roman" w:hAnsi="Times New Roman"/>
          <w:sz w:val="28"/>
          <w:szCs w:val="28"/>
        </w:rPr>
        <w:t xml:space="preserve"> </w:t>
      </w:r>
      <w:r w:rsidRPr="A4A2C8CC">
        <w:rPr>
          <w:rFonts w:ascii="Times New Roman" w:cs="Times New Roman" w:hAnsi="Times New Roman"/>
          <w:sz w:val="28"/>
          <w:szCs w:val="28"/>
          <w:rPrChange w:id="14131" w:author="user pc" w:date="2022-03-15T10:14:00Z">
            <w:rPr>
              <w:rFonts w:cs="Calibri" w:hAnsi="Noto Sans Armenian"/>
            </w:rPr>
          </w:rPrChange>
        </w:rPr>
        <w:t>are</w:t>
      </w:r>
      <w:r>
        <w:rPr>
          <w:rFonts w:ascii="Times New Roman" w:cs="Times New Roman" w:hAnsi="Times New Roman"/>
          <w:sz w:val="28"/>
          <w:szCs w:val="28"/>
        </w:rPr>
        <w:t xml:space="preserve"> </w:t>
      </w:r>
      <w:r w:rsidRPr="47AA277B">
        <w:rPr>
          <w:rFonts w:ascii="Times New Roman" w:cs="Times New Roman" w:hAnsi="Times New Roman"/>
          <w:sz w:val="28"/>
          <w:szCs w:val="28"/>
          <w:rPrChange w:id="14132" w:author="user pc" w:date="2022-03-15T10:14:00Z">
            <w:rPr>
              <w:rFonts w:cs="Calibri" w:hAnsi="Noto Sans Armenian"/>
            </w:rPr>
          </w:rPrChange>
        </w:rPr>
        <w:t>right-handed,</w:t>
      </w:r>
      <w:r>
        <w:rPr>
          <w:rFonts w:ascii="Times New Roman" w:cs="Times New Roman" w:hAnsi="Times New Roman"/>
          <w:sz w:val="28"/>
          <w:szCs w:val="28"/>
        </w:rPr>
        <w:t xml:space="preserve"> </w:t>
      </w:r>
      <w:r w:rsidRPr="EFB465B0">
        <w:rPr>
          <w:rFonts w:ascii="Times New Roman" w:cs="Times New Roman" w:hAnsi="Times New Roman"/>
          <w:sz w:val="28"/>
          <w:szCs w:val="28"/>
          <w:rPrChange w:id="14133" w:author="user pc" w:date="2022-03-15T10:14:00Z">
            <w:rPr>
              <w:rFonts w:cs="Calibri" w:hAnsi="Noto Sans Armenian"/>
            </w:rPr>
          </w:rPrChange>
        </w:rPr>
        <w:t>the</w:t>
      </w:r>
      <w:r>
        <w:rPr>
          <w:rFonts w:ascii="Times New Roman" w:cs="Times New Roman" w:hAnsi="Times New Roman"/>
          <w:sz w:val="28"/>
          <w:szCs w:val="28"/>
        </w:rPr>
        <w:t xml:space="preserve"> </w:t>
      </w:r>
      <w:r w:rsidRPr="D974F6CB">
        <w:rPr>
          <w:rFonts w:ascii="Times New Roman" w:cs="Times New Roman" w:hAnsi="Times New Roman"/>
          <w:sz w:val="28"/>
          <w:szCs w:val="28"/>
          <w:rPrChange w:id="14134" w:author="user pc" w:date="2022-03-15T10:14:00Z">
            <w:rPr>
              <w:rFonts w:cs="Calibri" w:hAnsi="Noto Sans Armenian"/>
            </w:rPr>
          </w:rPrChange>
        </w:rPr>
        <w:t>tap</w:t>
      </w:r>
      <w:r>
        <w:rPr>
          <w:rFonts w:ascii="Times New Roman" w:cs="Times New Roman" w:hAnsi="Times New Roman"/>
          <w:sz w:val="28"/>
          <w:szCs w:val="28"/>
        </w:rPr>
        <w:t xml:space="preserve"> </w:t>
      </w:r>
      <w:r w:rsidRPr="04DAC565">
        <w:rPr>
          <w:rFonts w:ascii="Times New Roman" w:cs="Times New Roman" w:hAnsi="Times New Roman"/>
          <w:sz w:val="28"/>
          <w:szCs w:val="28"/>
          <w:rPrChange w:id="14135" w:author="user pc" w:date="2022-03-15T10:14:00Z">
            <w:rPr>
              <w:rFonts w:cs="Calibri" w:hAnsi="Noto Sans Armenian"/>
            </w:rPr>
          </w:rPrChange>
        </w:rPr>
        <w:t>should</w:t>
      </w:r>
      <w:r>
        <w:rPr>
          <w:rFonts w:ascii="Times New Roman" w:cs="Times New Roman" w:hAnsi="Times New Roman"/>
          <w:sz w:val="28"/>
          <w:szCs w:val="28"/>
        </w:rPr>
        <w:t xml:space="preserve"> </w:t>
      </w:r>
      <w:r w:rsidRPr="6AE06759">
        <w:rPr>
          <w:rFonts w:ascii="Times New Roman" w:cs="Times New Roman" w:hAnsi="Times New Roman"/>
          <w:sz w:val="28"/>
          <w:szCs w:val="28"/>
          <w:rPrChange w:id="14136" w:author="user pc" w:date="2022-03-15T10:14:00Z">
            <w:rPr>
              <w:rFonts w:cs="Calibri" w:hAnsi="Noto Sans Armenian"/>
            </w:rPr>
          </w:rPrChange>
        </w:rPr>
        <w:t>be</w:t>
      </w:r>
      <w:r>
        <w:rPr>
          <w:rFonts w:ascii="Times New Roman" w:cs="Times New Roman" w:hAnsi="Times New Roman"/>
          <w:sz w:val="28"/>
          <w:szCs w:val="28"/>
        </w:rPr>
        <w:t xml:space="preserve"> </w:t>
      </w:r>
      <w:r w:rsidRPr="B06ADE85">
        <w:rPr>
          <w:rFonts w:ascii="Times New Roman" w:cs="Times New Roman" w:hAnsi="Times New Roman"/>
          <w:sz w:val="28"/>
          <w:szCs w:val="28"/>
          <w:rPrChange w:id="14137" w:author="user pc" w:date="2022-03-15T10:14:00Z">
            <w:rPr>
              <w:rFonts w:cs="Calibri" w:hAnsi="Noto Sans Armenian"/>
            </w:rPr>
          </w:rPrChange>
        </w:rPr>
        <w:t>on</w:t>
      </w:r>
      <w:r>
        <w:rPr>
          <w:rFonts w:ascii="Times New Roman" w:cs="Times New Roman" w:hAnsi="Times New Roman"/>
          <w:sz w:val="28"/>
          <w:szCs w:val="28"/>
        </w:rPr>
        <w:t xml:space="preserve"> </w:t>
      </w:r>
      <w:r w:rsidRPr="1AC6AFE9">
        <w:rPr>
          <w:rFonts w:ascii="Times New Roman" w:cs="Times New Roman" w:hAnsi="Times New Roman"/>
          <w:sz w:val="28"/>
          <w:szCs w:val="28"/>
          <w:rPrChange w:id="14138" w:author="user pc" w:date="2022-03-15T10:14:00Z">
            <w:rPr>
              <w:rFonts w:cs="Calibri" w:hAnsi="Noto Sans Armenian"/>
            </w:rPr>
          </w:rPrChange>
        </w:rPr>
        <w:t>your</w:t>
      </w:r>
      <w:r>
        <w:rPr>
          <w:rFonts w:ascii="Times New Roman" w:cs="Times New Roman" w:hAnsi="Times New Roman"/>
          <w:sz w:val="28"/>
          <w:szCs w:val="28"/>
        </w:rPr>
        <w:t xml:space="preserve"> </w:t>
      </w:r>
      <w:r w:rsidRPr="F0F3F4C5">
        <w:rPr>
          <w:rFonts w:ascii="Times New Roman" w:cs="Times New Roman" w:hAnsi="Times New Roman"/>
          <w:sz w:val="28"/>
          <w:szCs w:val="28"/>
          <w:rPrChange w:id="14139" w:author="user pc" w:date="2022-03-15T10:14:00Z">
            <w:rPr>
              <w:rFonts w:cs="Calibri" w:hAnsi="Noto Sans Armenian"/>
            </w:rPr>
          </w:rPrChange>
        </w:rPr>
        <w:t>right</w:t>
      </w:r>
      <w:r>
        <w:rPr>
          <w:rFonts w:ascii="Times New Roman" w:cs="Times New Roman" w:hAnsi="Times New Roman"/>
          <w:sz w:val="28"/>
          <w:szCs w:val="28"/>
        </w:rPr>
        <w:t xml:space="preserve"> </w:t>
      </w:r>
      <w:r w:rsidRPr="0884630C">
        <w:rPr>
          <w:rFonts w:ascii="Times New Roman" w:cs="Times New Roman" w:hAnsi="Times New Roman"/>
          <w:sz w:val="28"/>
          <w:szCs w:val="28"/>
          <w:rPrChange w:id="14140" w:author="user pc" w:date="2022-03-15T10:14:00Z">
            <w:rPr>
              <w:rFonts w:cs="Calibri" w:hAnsi="Noto Sans Armenian"/>
            </w:rPr>
          </w:rPrChange>
        </w:rPr>
        <w:t>as</w:t>
      </w:r>
      <w:r>
        <w:rPr>
          <w:rFonts w:ascii="Times New Roman" w:cs="Times New Roman" w:hAnsi="Times New Roman"/>
          <w:sz w:val="28"/>
          <w:szCs w:val="28"/>
        </w:rPr>
        <w:t xml:space="preserve"> </w:t>
      </w:r>
      <w:r w:rsidRPr="A805A07B">
        <w:rPr>
          <w:rFonts w:ascii="Times New Roman" w:cs="Times New Roman" w:hAnsi="Times New Roman"/>
          <w:sz w:val="28"/>
          <w:szCs w:val="28"/>
          <w:rPrChange w:id="14141" w:author="user pc" w:date="2022-03-15T10:14:00Z">
            <w:rPr>
              <w:rFonts w:cs="Calibri" w:hAnsi="Noto Sans Armenian"/>
            </w:rPr>
          </w:rPrChange>
        </w:rPr>
        <w:t>you</w:t>
      </w:r>
      <w:r>
        <w:rPr>
          <w:rFonts w:ascii="Times New Roman" w:cs="Times New Roman" w:hAnsi="Times New Roman"/>
          <w:sz w:val="28"/>
          <w:szCs w:val="28"/>
        </w:rPr>
        <w:t xml:space="preserve"> </w:t>
      </w:r>
      <w:r w:rsidRPr="07D123D5">
        <w:rPr>
          <w:rFonts w:ascii="Times New Roman" w:cs="Times New Roman" w:hAnsi="Times New Roman"/>
          <w:sz w:val="28"/>
          <w:szCs w:val="28"/>
          <w:rPrChange w:id="14142" w:author="user pc" w:date="2022-03-15T10:14:00Z">
            <w:rPr>
              <w:rFonts w:cs="Calibri" w:hAnsi="Noto Sans Armenian"/>
            </w:rPr>
          </w:rPrChange>
        </w:rPr>
        <w:t>face</w:t>
      </w:r>
      <w:r>
        <w:rPr>
          <w:rFonts w:ascii="Times New Roman" w:cs="Times New Roman" w:hAnsi="Times New Roman"/>
          <w:sz w:val="28"/>
          <w:szCs w:val="28"/>
        </w:rPr>
        <w:t xml:space="preserve"> </w:t>
      </w:r>
      <w:r w:rsidRPr="729FEDD6">
        <w:rPr>
          <w:rFonts w:ascii="Times New Roman" w:cs="Times New Roman" w:hAnsi="Times New Roman"/>
          <w:sz w:val="28"/>
          <w:szCs w:val="28"/>
          <w:rPrChange w:id="14143" w:author="user pc" w:date="2022-03-15T10:14:00Z">
            <w:rPr>
              <w:rFonts w:cs="Calibri" w:hAnsi="Noto Sans Armenian"/>
            </w:rPr>
          </w:rPrChange>
        </w:rPr>
        <w:t>the</w:t>
      </w:r>
      <w:r>
        <w:rPr>
          <w:rFonts w:ascii="Times New Roman" w:cs="Times New Roman" w:hAnsi="Times New Roman"/>
          <w:sz w:val="28"/>
          <w:szCs w:val="28"/>
        </w:rPr>
        <w:t xml:space="preserve"> </w:t>
      </w:r>
      <w:r w:rsidRPr="DA2D10A9">
        <w:rPr>
          <w:rFonts w:ascii="Times New Roman" w:cs="Times New Roman" w:hAnsi="Times New Roman"/>
          <w:sz w:val="28"/>
          <w:szCs w:val="28"/>
          <w:rPrChange w:id="14144" w:author="user pc" w:date="2022-03-15T10:14:00Z">
            <w:rPr>
              <w:rFonts w:cs="Calibri" w:hAnsi="Noto Sans Armenian"/>
            </w:rPr>
          </w:rPrChange>
        </w:rPr>
        <w:t>burette.</w:t>
      </w:r>
      <w:r>
        <w:rPr>
          <w:rFonts w:ascii="Times New Roman" w:cs="Times New Roman" w:hAnsi="Times New Roman"/>
          <w:sz w:val="28"/>
          <w:szCs w:val="28"/>
        </w:rPr>
        <w:t xml:space="preserve"> </w:t>
      </w:r>
      <w:r w:rsidRPr="93344749">
        <w:rPr>
          <w:rFonts w:ascii="Times New Roman" w:cs="Times New Roman" w:hAnsi="Times New Roman"/>
          <w:sz w:val="28"/>
          <w:szCs w:val="28"/>
          <w:rPrChange w:id="14145" w:author="user pc" w:date="2022-03-15T10:14:00Z">
            <w:rPr>
              <w:rFonts w:cs="Calibri" w:hAnsi="Noto Sans Armenian"/>
            </w:rPr>
          </w:rPrChange>
        </w:rPr>
        <w:t>Use</w:t>
      </w:r>
      <w:r>
        <w:rPr>
          <w:rFonts w:ascii="Times New Roman" w:cs="Times New Roman" w:hAnsi="Times New Roman"/>
          <w:sz w:val="28"/>
          <w:szCs w:val="28"/>
        </w:rPr>
        <w:t xml:space="preserve"> </w:t>
      </w:r>
      <w:r w:rsidRPr="3BC98503">
        <w:rPr>
          <w:rFonts w:ascii="Times New Roman" w:cs="Times New Roman" w:hAnsi="Times New Roman"/>
          <w:sz w:val="28"/>
          <w:szCs w:val="28"/>
          <w:rPrChange w:id="14146" w:author="user pc" w:date="2022-03-15T10:14:00Z">
            <w:rPr>
              <w:rFonts w:cs="Calibri" w:hAnsi="Noto Sans Armenian"/>
            </w:rPr>
          </w:rPrChange>
        </w:rPr>
        <w:t>your</w:t>
      </w:r>
      <w:r>
        <w:rPr>
          <w:rFonts w:ascii="Times New Roman" w:cs="Times New Roman" w:hAnsi="Times New Roman"/>
          <w:sz w:val="28"/>
          <w:szCs w:val="28"/>
        </w:rPr>
        <w:t xml:space="preserve"> </w:t>
      </w:r>
      <w:r w:rsidRPr="D2DA1E0C">
        <w:rPr>
          <w:rFonts w:ascii="Times New Roman" w:cs="Times New Roman" w:hAnsi="Times New Roman"/>
          <w:sz w:val="28"/>
          <w:szCs w:val="28"/>
          <w:rPrChange w:id="14147" w:author="user pc" w:date="2022-03-15T10:14:00Z">
            <w:rPr>
              <w:rFonts w:cs="Calibri" w:hAnsi="Noto Sans Armenian"/>
            </w:rPr>
          </w:rPrChange>
        </w:rPr>
        <w:t>left</w:t>
      </w:r>
      <w:r>
        <w:rPr>
          <w:rFonts w:ascii="Times New Roman" w:cs="Times New Roman" w:hAnsi="Times New Roman"/>
          <w:sz w:val="28"/>
          <w:szCs w:val="28"/>
        </w:rPr>
        <w:t xml:space="preserve"> </w:t>
      </w:r>
      <w:r w:rsidRPr="30CE4159">
        <w:rPr>
          <w:rFonts w:ascii="Times New Roman" w:cs="Times New Roman" w:hAnsi="Times New Roman"/>
          <w:sz w:val="28"/>
          <w:szCs w:val="28"/>
          <w:rPrChange w:id="14148" w:author="user pc" w:date="2022-03-15T10:14:00Z">
            <w:rPr>
              <w:rFonts w:cs="Calibri" w:hAnsi="Noto Sans Armenian"/>
            </w:rPr>
          </w:rPrChange>
        </w:rPr>
        <w:t>hand</w:t>
      </w:r>
      <w:r>
        <w:rPr>
          <w:rFonts w:ascii="Times New Roman" w:cs="Times New Roman" w:hAnsi="Times New Roman"/>
          <w:sz w:val="28"/>
          <w:szCs w:val="28"/>
        </w:rPr>
        <w:t xml:space="preserve"> </w:t>
      </w:r>
      <w:r w:rsidRPr="9208B49B">
        <w:rPr>
          <w:rFonts w:ascii="Times New Roman" w:cs="Times New Roman" w:hAnsi="Times New Roman"/>
          <w:sz w:val="28"/>
          <w:szCs w:val="28"/>
          <w:rPrChange w:id="14149" w:author="user pc" w:date="2022-03-15T10:14:00Z">
            <w:rPr>
              <w:rFonts w:cs="Calibri" w:hAnsi="Noto Sans Armenian"/>
            </w:rPr>
          </w:rPrChange>
        </w:rPr>
        <w:t>to</w:t>
      </w:r>
      <w:r>
        <w:rPr>
          <w:rFonts w:ascii="Times New Roman" w:cs="Times New Roman" w:hAnsi="Times New Roman"/>
          <w:sz w:val="28"/>
          <w:szCs w:val="28"/>
        </w:rPr>
        <w:t xml:space="preserve"> </w:t>
      </w:r>
      <w:r w:rsidRPr="D4E1C08A">
        <w:rPr>
          <w:rFonts w:ascii="Times New Roman" w:cs="Times New Roman" w:hAnsi="Times New Roman"/>
          <w:sz w:val="28"/>
          <w:szCs w:val="28"/>
          <w:rPrChange w:id="14150" w:author="user pc" w:date="2022-03-15T10:14:00Z">
            <w:rPr>
              <w:rFonts w:cs="Calibri" w:hAnsi="Noto Sans Armenian"/>
            </w:rPr>
          </w:rPrChange>
        </w:rPr>
        <w:t>operate</w:t>
      </w:r>
      <w:r>
        <w:rPr>
          <w:rFonts w:ascii="Times New Roman" w:cs="Times New Roman" w:hAnsi="Times New Roman"/>
          <w:sz w:val="28"/>
          <w:szCs w:val="28"/>
        </w:rPr>
        <w:t xml:space="preserve"> </w:t>
      </w:r>
      <w:r w:rsidRPr="73206295">
        <w:rPr>
          <w:rFonts w:ascii="Times New Roman" w:cs="Times New Roman" w:hAnsi="Times New Roman"/>
          <w:sz w:val="28"/>
          <w:szCs w:val="28"/>
          <w:rPrChange w:id="14151" w:author="user pc" w:date="2022-03-15T10:14:00Z">
            <w:rPr>
              <w:rFonts w:cs="Calibri" w:hAnsi="Noto Sans Armenian"/>
            </w:rPr>
          </w:rPrChange>
        </w:rPr>
        <w:t>the</w:t>
      </w:r>
      <w:r>
        <w:rPr>
          <w:rFonts w:ascii="Times New Roman" w:cs="Times New Roman" w:hAnsi="Times New Roman"/>
          <w:sz w:val="28"/>
          <w:szCs w:val="28"/>
        </w:rPr>
        <w:t xml:space="preserve"> </w:t>
      </w:r>
      <w:r w:rsidRPr="9F669480">
        <w:rPr>
          <w:rFonts w:ascii="Times New Roman" w:cs="Times New Roman" w:hAnsi="Times New Roman"/>
          <w:sz w:val="28"/>
          <w:szCs w:val="28"/>
          <w:rPrChange w:id="14152" w:author="user pc" w:date="2022-03-15T10:14:00Z">
            <w:rPr>
              <w:rFonts w:cs="Calibri" w:hAnsi="Noto Sans Armenian"/>
            </w:rPr>
          </w:rPrChange>
        </w:rPr>
        <w:t>tap.</w:t>
      </w:r>
      <w:r>
        <w:rPr>
          <w:rFonts w:ascii="Times New Roman" w:cs="Times New Roman" w:hAnsi="Times New Roman"/>
          <w:sz w:val="28"/>
          <w:szCs w:val="28"/>
        </w:rPr>
        <w:t xml:space="preserve"> </w:t>
      </w:r>
      <w:r w:rsidRPr="79A9EE6E">
        <w:rPr>
          <w:rFonts w:ascii="Times New Roman" w:cs="Times New Roman" w:hAnsi="Times New Roman"/>
          <w:sz w:val="28"/>
          <w:szCs w:val="28"/>
          <w:rPrChange w:id="14153" w:author="user pc" w:date="2022-03-15T10:14:00Z">
            <w:rPr>
              <w:rFonts w:cs="Calibri" w:hAnsi="Noto Sans Armenian"/>
            </w:rPr>
          </w:rPrChange>
        </w:rPr>
        <w:t>Use</w:t>
      </w:r>
      <w:r>
        <w:rPr>
          <w:rFonts w:ascii="Times New Roman" w:cs="Times New Roman" w:hAnsi="Times New Roman"/>
          <w:sz w:val="28"/>
          <w:szCs w:val="28"/>
        </w:rPr>
        <w:t xml:space="preserve"> </w:t>
      </w:r>
      <w:r w:rsidRPr="BEA09FE5">
        <w:rPr>
          <w:rFonts w:ascii="Times New Roman" w:cs="Times New Roman" w:hAnsi="Times New Roman"/>
          <w:sz w:val="28"/>
          <w:szCs w:val="28"/>
          <w:rPrChange w:id="14154" w:author="user pc" w:date="2022-03-15T10:14:00Z">
            <w:rPr>
              <w:rFonts w:cs="Calibri" w:hAnsi="Noto Sans Armenian"/>
            </w:rPr>
          </w:rPrChange>
        </w:rPr>
        <w:t>your</w:t>
      </w:r>
      <w:r>
        <w:rPr>
          <w:rFonts w:ascii="Times New Roman" w:cs="Times New Roman" w:hAnsi="Times New Roman"/>
          <w:sz w:val="28"/>
          <w:szCs w:val="28"/>
        </w:rPr>
        <w:t xml:space="preserve"> </w:t>
      </w:r>
      <w:r w:rsidRPr="BBFF80CE">
        <w:rPr>
          <w:rFonts w:ascii="Times New Roman" w:cs="Times New Roman" w:hAnsi="Times New Roman"/>
          <w:sz w:val="28"/>
          <w:szCs w:val="28"/>
          <w:rPrChange w:id="14155" w:author="user pc" w:date="2022-03-15T10:14:00Z">
            <w:rPr>
              <w:rFonts w:cs="Calibri" w:hAnsi="Noto Sans Armenian"/>
            </w:rPr>
          </w:rPrChange>
        </w:rPr>
        <w:t>right</w:t>
      </w:r>
      <w:r>
        <w:rPr>
          <w:rFonts w:ascii="Times New Roman" w:cs="Times New Roman" w:hAnsi="Times New Roman"/>
          <w:sz w:val="28"/>
          <w:szCs w:val="28"/>
        </w:rPr>
        <w:t xml:space="preserve"> </w:t>
      </w:r>
      <w:r w:rsidRPr="63F6F920">
        <w:rPr>
          <w:rFonts w:ascii="Times New Roman" w:cs="Times New Roman" w:hAnsi="Times New Roman"/>
          <w:sz w:val="28"/>
          <w:szCs w:val="28"/>
          <w:rPrChange w:id="14156" w:author="user pc" w:date="2022-03-15T10:14:00Z">
            <w:rPr>
              <w:rFonts w:cs="Calibri" w:hAnsi="Noto Sans Armenian"/>
            </w:rPr>
          </w:rPrChange>
        </w:rPr>
        <w:t>hand</w:t>
      </w:r>
      <w:r>
        <w:rPr>
          <w:rFonts w:ascii="Times New Roman" w:cs="Times New Roman" w:hAnsi="Times New Roman"/>
          <w:sz w:val="28"/>
          <w:szCs w:val="28"/>
        </w:rPr>
        <w:t xml:space="preserve"> </w:t>
      </w:r>
      <w:r w:rsidRPr="E4260E9D">
        <w:rPr>
          <w:rFonts w:ascii="Times New Roman" w:cs="Times New Roman" w:hAnsi="Times New Roman"/>
          <w:sz w:val="28"/>
          <w:szCs w:val="28"/>
          <w:rPrChange w:id="14157" w:author="user pc" w:date="2022-03-15T10:14:00Z">
            <w:rPr>
              <w:rFonts w:cs="Calibri" w:hAnsi="Noto Sans Armenian"/>
            </w:rPr>
          </w:rPrChange>
        </w:rPr>
        <w:t>to</w:t>
      </w:r>
      <w:r>
        <w:rPr>
          <w:rFonts w:ascii="Times New Roman" w:cs="Times New Roman" w:hAnsi="Times New Roman"/>
          <w:sz w:val="28"/>
          <w:szCs w:val="28"/>
        </w:rPr>
        <w:t xml:space="preserve"> </w:t>
      </w:r>
      <w:r w:rsidRPr="3FF3C2F7">
        <w:rPr>
          <w:rFonts w:ascii="Times New Roman" w:cs="Times New Roman" w:hAnsi="Times New Roman"/>
          <w:sz w:val="28"/>
          <w:szCs w:val="28"/>
          <w:rPrChange w:id="14158" w:author="user pc" w:date="2022-03-15T10:14:00Z">
            <w:rPr>
              <w:rFonts w:cs="Calibri" w:hAnsi="Noto Sans Armenian"/>
            </w:rPr>
          </w:rPrChange>
        </w:rPr>
        <w:t>swirl</w:t>
      </w:r>
      <w:r>
        <w:rPr>
          <w:rFonts w:ascii="Times New Roman" w:cs="Times New Roman" w:hAnsi="Times New Roman"/>
          <w:sz w:val="28"/>
          <w:szCs w:val="28"/>
        </w:rPr>
        <w:t xml:space="preserve"> </w:t>
      </w:r>
      <w:r w:rsidRPr="B50A31F9">
        <w:rPr>
          <w:rFonts w:ascii="Times New Roman" w:cs="Times New Roman" w:hAnsi="Times New Roman"/>
          <w:sz w:val="28"/>
          <w:szCs w:val="28"/>
          <w:rPrChange w:id="14159" w:author="user pc" w:date="2022-03-15T10:14:00Z">
            <w:rPr>
              <w:rFonts w:cs="Calibri" w:hAnsi="Noto Sans Armenian"/>
            </w:rPr>
          </w:rPrChange>
        </w:rPr>
        <w:t>the</w:t>
      </w:r>
      <w:r>
        <w:rPr>
          <w:rFonts w:ascii="Times New Roman" w:cs="Times New Roman" w:hAnsi="Times New Roman"/>
          <w:sz w:val="28"/>
          <w:szCs w:val="28"/>
        </w:rPr>
        <w:t xml:space="preserve"> </w:t>
      </w:r>
      <w:r w:rsidRPr="F226617F">
        <w:rPr>
          <w:rFonts w:ascii="Times New Roman" w:cs="Times New Roman" w:hAnsi="Times New Roman"/>
          <w:sz w:val="28"/>
          <w:szCs w:val="28"/>
          <w:rPrChange w:id="14160" w:author="user pc" w:date="2022-03-15T10:14:00Z">
            <w:rPr>
              <w:rFonts w:cs="Calibri" w:hAnsi="Noto Sans Armenian"/>
            </w:rPr>
          </w:rPrChange>
        </w:rPr>
        <w:t>liquid</w:t>
      </w:r>
      <w:r>
        <w:rPr>
          <w:rFonts w:ascii="Times New Roman" w:cs="Times New Roman" w:hAnsi="Times New Roman"/>
          <w:sz w:val="28"/>
          <w:szCs w:val="28"/>
        </w:rPr>
        <w:t xml:space="preserve"> </w:t>
      </w:r>
      <w:r w:rsidRPr="1EBB17BA">
        <w:rPr>
          <w:rFonts w:ascii="Times New Roman" w:cs="Times New Roman" w:hAnsi="Times New Roman"/>
          <w:sz w:val="28"/>
          <w:szCs w:val="28"/>
          <w:rPrChange w:id="14161" w:author="user pc" w:date="2022-03-15T10:14:00Z">
            <w:rPr>
              <w:rFonts w:cs="Calibri" w:hAnsi="Noto Sans Armenian"/>
            </w:rPr>
          </w:rPrChange>
        </w:rPr>
        <w:t>in</w:t>
      </w:r>
      <w:r>
        <w:rPr>
          <w:rFonts w:ascii="Times New Roman" w:cs="Times New Roman" w:hAnsi="Times New Roman"/>
          <w:sz w:val="28"/>
          <w:szCs w:val="28"/>
        </w:rPr>
        <w:t xml:space="preserve"> </w:t>
      </w:r>
      <w:r w:rsidRPr="EAD8B64F">
        <w:rPr>
          <w:rFonts w:ascii="Times New Roman" w:cs="Times New Roman" w:hAnsi="Times New Roman"/>
          <w:sz w:val="28"/>
          <w:szCs w:val="28"/>
          <w:rPrChange w:id="14162" w:author="user pc" w:date="2022-03-15T10:14:00Z">
            <w:rPr>
              <w:rFonts w:cs="Calibri" w:hAnsi="Noto Sans Armenian"/>
            </w:rPr>
          </w:rPrChange>
        </w:rPr>
        <w:t>the</w:t>
      </w:r>
      <w:r>
        <w:rPr>
          <w:rFonts w:ascii="Times New Roman" w:cs="Times New Roman" w:hAnsi="Times New Roman"/>
          <w:sz w:val="28"/>
          <w:szCs w:val="28"/>
        </w:rPr>
        <w:t xml:space="preserve"> </w:t>
      </w:r>
      <w:r w:rsidRPr="7888B62D">
        <w:rPr>
          <w:rFonts w:ascii="Times New Roman" w:cs="Times New Roman" w:hAnsi="Times New Roman"/>
          <w:sz w:val="28"/>
          <w:szCs w:val="28"/>
          <w:rPrChange w:id="14163" w:author="user pc" w:date="2022-03-15T10:14:00Z">
            <w:rPr>
              <w:rFonts w:cs="Calibri" w:hAnsi="Noto Sans Armenian"/>
            </w:rPr>
          </w:rPrChange>
        </w:rPr>
        <w:t>Erlenmeyer</w:t>
      </w:r>
      <w:r>
        <w:rPr>
          <w:rFonts w:ascii="Times New Roman" w:cs="Times New Roman" w:hAnsi="Times New Roman"/>
          <w:sz w:val="28"/>
          <w:szCs w:val="28"/>
        </w:rPr>
        <w:t xml:space="preserve"> </w:t>
      </w:r>
      <w:r w:rsidRPr="03FA8D08">
        <w:rPr>
          <w:rFonts w:ascii="Times New Roman" w:cs="Times New Roman" w:hAnsi="Times New Roman"/>
          <w:sz w:val="28"/>
          <w:szCs w:val="28"/>
          <w:rPrChange w:id="14164" w:author="user pc" w:date="2022-03-15T10:14:00Z">
            <w:rPr>
              <w:rFonts w:cs="Calibri" w:hAnsi="Noto Sans Armenian"/>
            </w:rPr>
          </w:rPrChange>
        </w:rPr>
        <w:t>flask.</w:t>
      </w:r>
      <w:r>
        <w:rPr>
          <w:rFonts w:ascii="Times New Roman" w:cs="Times New Roman" w:hAnsi="Times New Roman"/>
          <w:sz w:val="28"/>
          <w:szCs w:val="28"/>
        </w:rPr>
        <w:t xml:space="preserve"> </w:t>
      </w:r>
      <w:r w:rsidRPr="2417C321">
        <w:rPr>
          <w:rFonts w:ascii="Times New Roman" w:cs="Times New Roman" w:hAnsi="Times New Roman"/>
          <w:sz w:val="28"/>
          <w:szCs w:val="28"/>
          <w:rPrChange w:id="14165" w:author="user pc" w:date="2022-03-15T10:14:00Z">
            <w:rPr>
              <w:rFonts w:cs="Calibri" w:hAnsi="Noto Sans Armenian"/>
            </w:rPr>
          </w:rPrChange>
        </w:rPr>
        <w:t>If</w:t>
      </w:r>
      <w:r>
        <w:rPr>
          <w:rFonts w:ascii="Times New Roman" w:cs="Times New Roman" w:hAnsi="Times New Roman"/>
          <w:sz w:val="28"/>
          <w:szCs w:val="28"/>
        </w:rPr>
        <w:t xml:space="preserve"> </w:t>
      </w:r>
      <w:r w:rsidRPr="B58AA9AD">
        <w:rPr>
          <w:rFonts w:ascii="Times New Roman" w:cs="Times New Roman" w:hAnsi="Times New Roman"/>
          <w:sz w:val="28"/>
          <w:szCs w:val="28"/>
          <w:rPrChange w:id="14166" w:author="user pc" w:date="2022-03-15T10:14:00Z">
            <w:rPr>
              <w:rFonts w:cs="Calibri" w:hAnsi="Noto Sans Armenian"/>
            </w:rPr>
          </w:rPrChange>
        </w:rPr>
        <w:t>you</w:t>
      </w:r>
      <w:r>
        <w:rPr>
          <w:rFonts w:ascii="Times New Roman" w:cs="Times New Roman" w:hAnsi="Times New Roman"/>
          <w:sz w:val="28"/>
          <w:szCs w:val="28"/>
        </w:rPr>
        <w:t xml:space="preserve"> </w:t>
      </w:r>
      <w:r w:rsidRPr="B79A228D">
        <w:rPr>
          <w:rFonts w:ascii="Times New Roman" w:cs="Times New Roman" w:hAnsi="Times New Roman"/>
          <w:sz w:val="28"/>
          <w:szCs w:val="28"/>
          <w:rPrChange w:id="14167" w:author="user pc" w:date="2022-03-15T10:14:00Z">
            <w:rPr>
              <w:rFonts w:cs="Calibri" w:hAnsi="Noto Sans Armenian"/>
            </w:rPr>
          </w:rPrChange>
        </w:rPr>
        <w:t>are</w:t>
      </w:r>
      <w:r>
        <w:rPr>
          <w:rFonts w:ascii="Times New Roman" w:cs="Times New Roman" w:hAnsi="Times New Roman"/>
          <w:sz w:val="28"/>
          <w:szCs w:val="28"/>
        </w:rPr>
        <w:t xml:space="preserve"> </w:t>
      </w:r>
      <w:r w:rsidRPr="F8390C6E">
        <w:rPr>
          <w:rFonts w:ascii="Times New Roman" w:cs="Times New Roman" w:hAnsi="Times New Roman"/>
          <w:sz w:val="28"/>
          <w:szCs w:val="28"/>
          <w:rPrChange w:id="14168" w:author="user pc" w:date="2022-03-15T10:14:00Z">
            <w:rPr>
              <w:rFonts w:cs="Calibri" w:hAnsi="Noto Sans Armenian"/>
            </w:rPr>
          </w:rPrChange>
        </w:rPr>
        <w:t>left-handed,</w:t>
      </w:r>
      <w:r>
        <w:rPr>
          <w:rFonts w:ascii="Times New Roman" w:cs="Times New Roman" w:hAnsi="Times New Roman"/>
          <w:sz w:val="28"/>
          <w:szCs w:val="28"/>
        </w:rPr>
        <w:t xml:space="preserve"> </w:t>
      </w:r>
      <w:r w:rsidRPr="FE929C4A">
        <w:rPr>
          <w:rFonts w:ascii="Times New Roman" w:cs="Times New Roman" w:hAnsi="Times New Roman"/>
          <w:sz w:val="28"/>
          <w:szCs w:val="28"/>
          <w:rPrChange w:id="14169" w:author="user pc" w:date="2022-03-15T10:14:00Z">
            <w:rPr>
              <w:rFonts w:cs="Calibri" w:hAnsi="Noto Sans Armenian"/>
            </w:rPr>
          </w:rPrChange>
        </w:rPr>
        <w:t>reverse</w:t>
      </w:r>
      <w:r>
        <w:rPr>
          <w:rFonts w:ascii="Times New Roman" w:cs="Times New Roman" w:hAnsi="Times New Roman"/>
          <w:sz w:val="28"/>
          <w:szCs w:val="28"/>
        </w:rPr>
        <w:t xml:space="preserve"> </w:t>
      </w:r>
      <w:r w:rsidRPr="57F68AC5">
        <w:rPr>
          <w:rFonts w:ascii="Times New Roman" w:cs="Times New Roman" w:hAnsi="Times New Roman"/>
          <w:sz w:val="28"/>
          <w:szCs w:val="28"/>
          <w:rPrChange w:id="14170" w:author="user pc" w:date="2022-03-15T10:14:00Z">
            <w:rPr>
              <w:rFonts w:cs="Calibri" w:hAnsi="Noto Sans Armenian"/>
            </w:rPr>
          </w:rPrChange>
        </w:rPr>
        <w:t>this</w:t>
      </w:r>
      <w:r>
        <w:rPr>
          <w:rFonts w:ascii="Times New Roman" w:cs="Times New Roman" w:hAnsi="Times New Roman"/>
          <w:sz w:val="28"/>
          <w:szCs w:val="28"/>
        </w:rPr>
        <w:t xml:space="preserve"> </w:t>
      </w:r>
      <w:r w:rsidRPr="795FDEBC">
        <w:rPr>
          <w:rFonts w:ascii="Times New Roman" w:cs="Times New Roman" w:hAnsi="Times New Roman"/>
          <w:sz w:val="28"/>
          <w:szCs w:val="28"/>
          <w:rPrChange w:id="14171" w:author="user pc" w:date="2022-03-15T10:14:00Z">
            <w:rPr>
              <w:rFonts w:cs="Calibri" w:hAnsi="Noto Sans Armenian"/>
            </w:rPr>
          </w:rPrChange>
        </w:rPr>
        <w:t>arrangement.</w:t>
      </w:r>
      <w:r>
        <w:rPr>
          <w:rFonts w:ascii="Times New Roman" w:cs="Times New Roman" w:hAnsi="Times New Roman"/>
          <w:sz w:val="28"/>
          <w:szCs w:val="28"/>
        </w:rPr>
        <w:t xml:space="preserve"> </w:t>
      </w:r>
      <w:r w:rsidRPr="8991E417">
        <w:rPr>
          <w:rFonts w:ascii="Times New Roman" w:cs="Times New Roman" w:hAnsi="Times New Roman"/>
          <w:sz w:val="28"/>
          <w:szCs w:val="28"/>
          <w:rPrChange w:id="14172" w:author="user pc" w:date="2022-03-15T10:14:00Z">
            <w:rPr>
              <w:rFonts w:cs="Calibri" w:hAnsi="Noto Sans Armenian"/>
            </w:rPr>
          </w:rPrChange>
        </w:rPr>
        <w:t>Observe</w:t>
      </w:r>
      <w:r>
        <w:rPr>
          <w:rFonts w:ascii="Times New Roman" w:cs="Times New Roman" w:hAnsi="Times New Roman"/>
          <w:sz w:val="28"/>
          <w:szCs w:val="28"/>
        </w:rPr>
        <w:t xml:space="preserve"> </w:t>
      </w:r>
      <w:r w:rsidRPr="7F66FD5F">
        <w:rPr>
          <w:rFonts w:ascii="Times New Roman" w:cs="Times New Roman" w:hAnsi="Times New Roman"/>
          <w:sz w:val="28"/>
          <w:szCs w:val="28"/>
          <w:rPrChange w:id="14173" w:author="user pc" w:date="2022-03-15T10:14:00Z">
            <w:rPr>
              <w:rFonts w:cs="Calibri" w:hAnsi="Noto Sans Armenian"/>
            </w:rPr>
          </w:rPrChange>
        </w:rPr>
        <w:t>the</w:t>
      </w:r>
      <w:r>
        <w:rPr>
          <w:rFonts w:ascii="Times New Roman" w:cs="Times New Roman" w:hAnsi="Times New Roman"/>
          <w:sz w:val="28"/>
          <w:szCs w:val="28"/>
        </w:rPr>
        <w:t xml:space="preserve"> </w:t>
      </w:r>
      <w:r w:rsidRPr="4C0F8842">
        <w:rPr>
          <w:rFonts w:ascii="Times New Roman" w:cs="Times New Roman" w:hAnsi="Times New Roman"/>
          <w:sz w:val="28"/>
          <w:szCs w:val="28"/>
          <w:rPrChange w:id="14174" w:author="user pc" w:date="2022-03-15T10:14:00Z">
            <w:rPr>
              <w:rFonts w:cs="Calibri" w:hAnsi="Noto Sans Armenian"/>
            </w:rPr>
          </w:rPrChange>
        </w:rPr>
        <w:t>level</w:t>
      </w:r>
      <w:r>
        <w:rPr>
          <w:rFonts w:ascii="Times New Roman" w:cs="Times New Roman" w:hAnsi="Times New Roman"/>
          <w:sz w:val="28"/>
          <w:szCs w:val="28"/>
        </w:rPr>
        <w:t xml:space="preserve"> </w:t>
      </w:r>
      <w:r w:rsidRPr="6C5F0590">
        <w:rPr>
          <w:rFonts w:ascii="Times New Roman" w:cs="Times New Roman" w:hAnsi="Times New Roman"/>
          <w:sz w:val="28"/>
          <w:szCs w:val="28"/>
          <w:rPrChange w:id="14175" w:author="user pc" w:date="2022-03-15T10:14:00Z">
            <w:rPr>
              <w:rFonts w:cs="Calibri" w:hAnsi="Noto Sans Armenian"/>
            </w:rPr>
          </w:rPrChange>
        </w:rPr>
        <w:t>of</w:t>
      </w:r>
      <w:r>
        <w:rPr>
          <w:rFonts w:ascii="Times New Roman" w:cs="Times New Roman" w:hAnsi="Times New Roman"/>
          <w:sz w:val="28"/>
          <w:szCs w:val="28"/>
        </w:rPr>
        <w:t xml:space="preserve"> </w:t>
      </w:r>
      <w:r w:rsidRPr="2FE770B7">
        <w:rPr>
          <w:rFonts w:ascii="Times New Roman" w:cs="Times New Roman" w:hAnsi="Times New Roman"/>
          <w:sz w:val="28"/>
          <w:szCs w:val="28"/>
          <w:rPrChange w:id="14176" w:author="user pc" w:date="2022-03-15T10:14:00Z">
            <w:rPr>
              <w:rFonts w:cs="Calibri" w:hAnsi="Noto Sans Armenian"/>
            </w:rPr>
          </w:rPrChange>
        </w:rPr>
        <w:t>solution</w:t>
      </w:r>
      <w:r>
        <w:rPr>
          <w:rFonts w:ascii="Times New Roman" w:cs="Times New Roman" w:hAnsi="Times New Roman"/>
          <w:sz w:val="28"/>
          <w:szCs w:val="28"/>
        </w:rPr>
        <w:t xml:space="preserve"> </w:t>
      </w:r>
      <w:r w:rsidRPr="40ECC10E">
        <w:rPr>
          <w:rFonts w:ascii="Times New Roman" w:cs="Times New Roman" w:hAnsi="Times New Roman"/>
          <w:sz w:val="28"/>
          <w:szCs w:val="28"/>
          <w:rPrChange w:id="14177" w:author="user pc" w:date="2022-03-15T10:14:00Z">
            <w:rPr>
              <w:rFonts w:cs="Calibri" w:hAnsi="Noto Sans Armenian"/>
            </w:rPr>
          </w:rPrChange>
        </w:rPr>
        <w:t>in</w:t>
      </w:r>
      <w:r>
        <w:rPr>
          <w:rFonts w:ascii="Times New Roman" w:cs="Times New Roman" w:hAnsi="Times New Roman"/>
          <w:sz w:val="28"/>
          <w:szCs w:val="28"/>
        </w:rPr>
        <w:t xml:space="preserve"> </w:t>
      </w:r>
      <w:r w:rsidRPr="90BA410D">
        <w:rPr>
          <w:rFonts w:ascii="Times New Roman" w:cs="Times New Roman" w:hAnsi="Times New Roman"/>
          <w:sz w:val="28"/>
          <w:szCs w:val="28"/>
          <w:rPrChange w:id="14178" w:author="user pc" w:date="2022-03-15T10:14:00Z">
            <w:rPr>
              <w:rFonts w:cs="Calibri" w:hAnsi="Noto Sans Armenian"/>
            </w:rPr>
          </w:rPrChange>
        </w:rPr>
        <w:t>the</w:t>
      </w:r>
      <w:r>
        <w:rPr>
          <w:rFonts w:ascii="Times New Roman" w:cs="Times New Roman" w:hAnsi="Times New Roman"/>
          <w:sz w:val="28"/>
          <w:szCs w:val="28"/>
        </w:rPr>
        <w:t xml:space="preserve"> </w:t>
      </w:r>
      <w:r w:rsidRPr="BBCA9D05">
        <w:rPr>
          <w:rFonts w:ascii="Times New Roman" w:cs="Times New Roman" w:hAnsi="Times New Roman"/>
          <w:sz w:val="28"/>
          <w:szCs w:val="28"/>
          <w:rPrChange w:id="14179" w:author="user pc" w:date="2022-03-15T10:14:00Z">
            <w:rPr>
              <w:rFonts w:cs="Calibri" w:hAnsi="Noto Sans Armenian"/>
            </w:rPr>
          </w:rPrChange>
        </w:rPr>
        <w:t>burette</w:t>
      </w:r>
      <w:r>
        <w:rPr>
          <w:rFonts w:ascii="Times New Roman" w:cs="Times New Roman" w:hAnsi="Times New Roman"/>
          <w:sz w:val="28"/>
          <w:szCs w:val="28"/>
        </w:rPr>
        <w:t xml:space="preserve"> </w:t>
      </w:r>
      <w:r w:rsidRPr="CC1D723A">
        <w:rPr>
          <w:rFonts w:ascii="Times New Roman" w:cs="Times New Roman" w:hAnsi="Times New Roman"/>
          <w:sz w:val="28"/>
          <w:szCs w:val="28"/>
          <w:rPrChange w:id="14180" w:author="user pc" w:date="2022-03-15T10:14:00Z">
            <w:rPr>
              <w:rFonts w:cs="Calibri" w:hAnsi="Noto Sans Armenian"/>
            </w:rPr>
          </w:rPrChange>
        </w:rPr>
        <w:t>so</w:t>
      </w:r>
      <w:r>
        <w:rPr>
          <w:rFonts w:ascii="Times New Roman" w:cs="Times New Roman" w:hAnsi="Times New Roman"/>
          <w:sz w:val="28"/>
          <w:szCs w:val="28"/>
        </w:rPr>
        <w:t xml:space="preserve"> </w:t>
      </w:r>
      <w:r w:rsidRPr="93B8BD9F">
        <w:rPr>
          <w:rFonts w:ascii="Times New Roman" w:cs="Times New Roman" w:hAnsi="Times New Roman"/>
          <w:sz w:val="28"/>
          <w:szCs w:val="28"/>
          <w:rPrChange w:id="14181" w:author="user pc" w:date="2022-03-15T10:14:00Z">
            <w:rPr>
              <w:rFonts w:cs="Calibri" w:hAnsi="Noto Sans Armenian"/>
            </w:rPr>
          </w:rPrChange>
        </w:rPr>
        <w:t>that</w:t>
      </w:r>
      <w:r>
        <w:rPr>
          <w:rFonts w:ascii="Times New Roman" w:cs="Times New Roman" w:hAnsi="Times New Roman"/>
          <w:sz w:val="28"/>
          <w:szCs w:val="28"/>
        </w:rPr>
        <w:t xml:space="preserve"> </w:t>
      </w:r>
      <w:r w:rsidRPr="9DA523CE">
        <w:rPr>
          <w:rFonts w:ascii="Times New Roman" w:cs="Times New Roman" w:hAnsi="Times New Roman"/>
          <w:sz w:val="28"/>
          <w:szCs w:val="28"/>
          <w:rPrChange w:id="14182" w:author="user pc" w:date="2022-03-15T10:14:00Z">
            <w:rPr>
              <w:rFonts w:cs="Calibri" w:hAnsi="Noto Sans Armenian"/>
            </w:rPr>
          </w:rPrChange>
        </w:rPr>
        <w:t>your</w:t>
      </w:r>
      <w:r>
        <w:rPr>
          <w:rFonts w:ascii="Times New Roman" w:cs="Times New Roman" w:hAnsi="Times New Roman"/>
          <w:sz w:val="28"/>
          <w:szCs w:val="28"/>
        </w:rPr>
        <w:t xml:space="preserve"> </w:t>
      </w:r>
      <w:r w:rsidRPr="CE24D973">
        <w:rPr>
          <w:rFonts w:ascii="Times New Roman" w:cs="Times New Roman" w:hAnsi="Times New Roman"/>
          <w:sz w:val="28"/>
          <w:szCs w:val="28"/>
          <w:rPrChange w:id="14183" w:author="user pc" w:date="2022-03-15T10:14:00Z">
            <w:rPr>
              <w:rFonts w:cs="Calibri" w:hAnsi="Noto Sans Armenian"/>
            </w:rPr>
          </w:rPrChange>
        </w:rPr>
        <w:t>eye</w:t>
      </w:r>
      <w:r>
        <w:rPr>
          <w:rFonts w:ascii="Times New Roman" w:cs="Times New Roman" w:hAnsi="Times New Roman"/>
          <w:sz w:val="28"/>
          <w:szCs w:val="28"/>
        </w:rPr>
        <w:t xml:space="preserve"> </w:t>
      </w:r>
      <w:r w:rsidRPr="C11360E6">
        <w:rPr>
          <w:rFonts w:ascii="Times New Roman" w:cs="Times New Roman" w:hAnsi="Times New Roman"/>
          <w:sz w:val="28"/>
          <w:szCs w:val="28"/>
          <w:rPrChange w:id="14184" w:author="user pc" w:date="2022-03-15T10:14:00Z">
            <w:rPr>
              <w:rFonts w:cs="Calibri" w:hAnsi="Noto Sans Armenian"/>
            </w:rPr>
          </w:rPrChange>
        </w:rPr>
        <w:t>is</w:t>
      </w:r>
      <w:r>
        <w:rPr>
          <w:rFonts w:ascii="Times New Roman" w:cs="Times New Roman" w:hAnsi="Times New Roman"/>
          <w:sz w:val="28"/>
          <w:szCs w:val="28"/>
        </w:rPr>
        <w:t xml:space="preserve"> </w:t>
      </w:r>
      <w:r w:rsidRPr="BEE15D48">
        <w:rPr>
          <w:rFonts w:ascii="Times New Roman" w:cs="Times New Roman" w:hAnsi="Times New Roman"/>
          <w:sz w:val="28"/>
          <w:szCs w:val="28"/>
          <w:rPrChange w:id="14185" w:author="user pc" w:date="2022-03-15T10:14:00Z">
            <w:rPr>
              <w:rFonts w:cs="Calibri" w:hAnsi="Noto Sans Armenian"/>
            </w:rPr>
          </w:rPrChange>
        </w:rPr>
        <w:t>level</w:t>
      </w:r>
      <w:r>
        <w:rPr>
          <w:rFonts w:ascii="Times New Roman" w:cs="Times New Roman" w:hAnsi="Times New Roman"/>
          <w:sz w:val="28"/>
          <w:szCs w:val="28"/>
        </w:rPr>
        <w:t xml:space="preserve"> </w:t>
      </w:r>
      <w:r w:rsidRPr="A6C8C2B2">
        <w:rPr>
          <w:rFonts w:ascii="Times New Roman" w:cs="Times New Roman" w:hAnsi="Times New Roman"/>
          <w:sz w:val="28"/>
          <w:szCs w:val="28"/>
          <w:rPrChange w:id="14186" w:author="user pc" w:date="2022-03-15T10:14:00Z">
            <w:rPr>
              <w:rFonts w:cs="Calibri" w:hAnsi="Noto Sans Armenian"/>
            </w:rPr>
          </w:rPrChange>
        </w:rPr>
        <w:t>with</w:t>
      </w:r>
      <w:r>
        <w:rPr>
          <w:rFonts w:ascii="Times New Roman" w:cs="Times New Roman" w:hAnsi="Times New Roman"/>
          <w:sz w:val="28"/>
          <w:szCs w:val="28"/>
        </w:rPr>
        <w:t xml:space="preserve"> </w:t>
      </w:r>
      <w:r w:rsidRPr="7ED4E003">
        <w:rPr>
          <w:rFonts w:ascii="Times New Roman" w:cs="Times New Roman" w:hAnsi="Times New Roman"/>
          <w:sz w:val="28"/>
          <w:szCs w:val="28"/>
          <w:rPrChange w:id="14187" w:author="user pc" w:date="2022-03-15T10:14:00Z">
            <w:rPr>
              <w:rFonts w:cs="Calibri" w:hAnsi="Noto Sans Armenian"/>
            </w:rPr>
          </w:rPrChange>
        </w:rPr>
        <w:t>the</w:t>
      </w:r>
      <w:r>
        <w:rPr>
          <w:rFonts w:ascii="Times New Roman" w:cs="Times New Roman" w:hAnsi="Times New Roman"/>
          <w:sz w:val="28"/>
          <w:szCs w:val="28"/>
        </w:rPr>
        <w:t xml:space="preserve"> </w:t>
      </w:r>
      <w:r w:rsidRPr="E00C70C0">
        <w:rPr>
          <w:rFonts w:ascii="Times New Roman" w:cs="Times New Roman" w:hAnsi="Times New Roman"/>
          <w:sz w:val="28"/>
          <w:szCs w:val="28"/>
          <w:rPrChange w:id="14188" w:author="user pc" w:date="2022-03-15T10:14:00Z">
            <w:rPr>
              <w:rFonts w:cs="Calibri" w:hAnsi="Noto Sans Armenian"/>
            </w:rPr>
          </w:rPrChange>
        </w:rPr>
        <w:t>bottom</w:t>
      </w:r>
      <w:r>
        <w:rPr>
          <w:rFonts w:ascii="Times New Roman" w:cs="Times New Roman" w:hAnsi="Times New Roman"/>
          <w:sz w:val="28"/>
          <w:szCs w:val="28"/>
        </w:rPr>
        <w:t xml:space="preserve"> </w:t>
      </w:r>
      <w:r w:rsidRPr="F383E7C0">
        <w:rPr>
          <w:rFonts w:ascii="Times New Roman" w:cs="Times New Roman" w:hAnsi="Times New Roman"/>
          <w:sz w:val="28"/>
          <w:szCs w:val="28"/>
          <w:rPrChange w:id="14189" w:author="user pc" w:date="2022-03-15T10:14:00Z">
            <w:rPr>
              <w:rFonts w:cs="Calibri" w:hAnsi="Noto Sans Armenian"/>
            </w:rPr>
          </w:rPrChange>
        </w:rPr>
        <w:t>of</w:t>
      </w:r>
      <w:r>
        <w:rPr>
          <w:rFonts w:ascii="Times New Roman" w:cs="Times New Roman" w:hAnsi="Times New Roman"/>
          <w:sz w:val="28"/>
          <w:szCs w:val="28"/>
        </w:rPr>
        <w:t xml:space="preserve"> </w:t>
      </w:r>
      <w:r w:rsidRPr="38B31F6F">
        <w:rPr>
          <w:rFonts w:ascii="Times New Roman" w:cs="Times New Roman" w:hAnsi="Times New Roman"/>
          <w:sz w:val="28"/>
          <w:szCs w:val="28"/>
          <w:rPrChange w:id="14190" w:author="user pc" w:date="2022-03-15T10:14:00Z">
            <w:rPr>
              <w:rFonts w:cs="Calibri" w:hAnsi="Noto Sans Armenian"/>
            </w:rPr>
          </w:rPrChange>
        </w:rPr>
        <w:t>the</w:t>
      </w:r>
      <w:r>
        <w:rPr>
          <w:rFonts w:ascii="Times New Roman" w:cs="Times New Roman" w:hAnsi="Times New Roman"/>
          <w:sz w:val="28"/>
          <w:szCs w:val="28"/>
        </w:rPr>
        <w:t xml:space="preserve"> </w:t>
      </w:r>
      <w:r w:rsidRPr="DC31BC5F">
        <w:rPr>
          <w:rFonts w:ascii="Times New Roman" w:cs="Times New Roman" w:hAnsi="Times New Roman"/>
          <w:sz w:val="28"/>
          <w:szCs w:val="28"/>
          <w:rPrChange w:id="14191" w:author="user pc" w:date="2022-03-15T10:14:00Z">
            <w:rPr>
              <w:rFonts w:cs="Calibri" w:hAnsi="Noto Sans Armenian"/>
            </w:rPr>
          </w:rPrChange>
        </w:rPr>
        <w:t>meniscus.</w:t>
      </w:r>
    </w:p>
    <w:p>
      <w:pPr>
        <w:pStyle w:val="style0"/>
        <w:rPr>
          <w:rFonts w:ascii="Times New Roman" w:cs="Times New Roman"/>
          <w:sz w:val="28"/>
          <w:szCs w:val="28"/>
          <w:rPrChange w:id="14192" w:author="user pc" w:date="2022-03-15T10:14:00Z">
            <w:rPr/>
          </w:rPrChange>
        </w:rPr>
      </w:pPr>
    </w:p>
    <w:p>
      <w:pPr>
        <w:pStyle w:val="style0"/>
        <w:rPr>
          <w:rFonts w:ascii="Times New Roman" w:cs="Times New Roman"/>
          <w:sz w:val="28"/>
          <w:szCs w:val="28"/>
          <w:rPrChange w:id="14193" w:author="user pc" w:date="2022-03-15T10:14:00Z">
            <w:rPr/>
          </w:rPrChange>
        </w:rPr>
      </w:pPr>
      <w:r w:rsidRPr="776D3384">
        <w:rPr>
          <w:rFonts w:ascii="Times New Roman" w:cs="Times New Roman" w:hAnsi="Times New Roman"/>
          <w:b/>
          <w:bCs/>
          <w:color w:val="c00000"/>
          <w:sz w:val="28"/>
          <w:szCs w:val="28"/>
          <w:rPrChange w:id="14194" w:author="user pc" w:date="2022-03-15T10:14:00Z">
            <w:rPr>
              <w:rFonts w:cs="Calibri" w:hAnsi="Noto Sans Armenian"/>
              <w:b/>
              <w:bCs/>
              <w:color w:val="c00000"/>
            </w:rPr>
          </w:rPrChange>
        </w:rPr>
        <w:t>Filling</w:t>
      </w:r>
      <w:r>
        <w:rPr>
          <w:rFonts w:ascii="Times New Roman" w:cs="Times New Roman" w:hAnsi="Times New Roman"/>
          <w:b/>
          <w:bCs/>
          <w:color w:val="c00000"/>
          <w:sz w:val="28"/>
          <w:szCs w:val="28"/>
        </w:rPr>
        <w:t xml:space="preserve"> </w:t>
      </w:r>
      <w:r w:rsidRPr="BE5A7DA8">
        <w:rPr>
          <w:rFonts w:ascii="Times New Roman" w:cs="Times New Roman" w:hAnsi="Times New Roman"/>
          <w:b/>
          <w:bCs/>
          <w:color w:val="c00000"/>
          <w:sz w:val="28"/>
          <w:szCs w:val="28"/>
          <w:rPrChange w:id="14195" w:author="user pc" w:date="2022-03-15T10:14:00Z">
            <w:rPr>
              <w:rFonts w:cs="Calibri" w:hAnsi="Noto Sans Armenian"/>
              <w:b/>
              <w:bCs/>
              <w:color w:val="c00000"/>
            </w:rPr>
          </w:rPrChange>
        </w:rPr>
        <w:t>the</w:t>
      </w:r>
      <w:r>
        <w:rPr>
          <w:rFonts w:ascii="Times New Roman" w:cs="Times New Roman" w:hAnsi="Times New Roman"/>
          <w:b/>
          <w:bCs/>
          <w:color w:val="c00000"/>
          <w:sz w:val="28"/>
          <w:szCs w:val="28"/>
        </w:rPr>
        <w:t xml:space="preserve"> </w:t>
      </w:r>
      <w:r w:rsidRPr="88C2A6DF">
        <w:rPr>
          <w:rFonts w:ascii="Times New Roman" w:cs="Times New Roman" w:hAnsi="Times New Roman"/>
          <w:b/>
          <w:bCs/>
          <w:color w:val="c00000"/>
          <w:sz w:val="28"/>
          <w:szCs w:val="28"/>
          <w:rPrChange w:id="14196" w:author="user pc" w:date="2022-03-15T10:14:00Z">
            <w:rPr>
              <w:rFonts w:cs="Calibri" w:hAnsi="Noto Sans Armenian"/>
              <w:b/>
              <w:bCs/>
              <w:color w:val="c00000"/>
            </w:rPr>
          </w:rPrChange>
        </w:rPr>
        <w:t>Burette</w:t>
      </w:r>
    </w:p>
    <w:p>
      <w:pPr>
        <w:pStyle w:val="style0"/>
        <w:rPr>
          <w:rFonts w:ascii="Times New Roman" w:cs="Times New Roman"/>
          <w:sz w:val="28"/>
          <w:szCs w:val="28"/>
          <w:rPrChange w:id="14197" w:author="user pc" w:date="2022-03-15T10:14:00Z">
            <w:rPr/>
          </w:rPrChange>
        </w:rPr>
      </w:pPr>
      <w:r w:rsidRPr="80FA38C5">
        <w:rPr>
          <w:rFonts w:ascii="Times New Roman" w:cs="Times New Roman" w:hAnsi="Times New Roman"/>
          <w:sz w:val="28"/>
          <w:szCs w:val="28"/>
          <w:rPrChange w:id="14198" w:author="user pc" w:date="2022-03-15T10:14:00Z">
            <w:rPr>
              <w:rFonts w:cs="Calibri" w:hAnsi="Noto Sans Armenian"/>
            </w:rPr>
          </w:rPrChange>
        </w:rPr>
        <w:t>12.</w:t>
      </w:r>
      <w:r>
        <w:rPr>
          <w:rFonts w:ascii="Times New Roman" w:cs="Times New Roman" w:hAnsi="Times New Roman"/>
          <w:sz w:val="28"/>
          <w:szCs w:val="28"/>
        </w:rPr>
        <w:t xml:space="preserve"> </w:t>
      </w:r>
      <w:r w:rsidRPr="643EAEAD">
        <w:rPr>
          <w:rFonts w:ascii="Times New Roman" w:cs="Times New Roman" w:hAnsi="Times New Roman"/>
          <w:sz w:val="28"/>
          <w:szCs w:val="28"/>
          <w:rPrChange w:id="14199" w:author="user pc" w:date="2022-03-15T10:14:00Z">
            <w:rPr>
              <w:rFonts w:cs="Calibri" w:hAnsi="Noto Sans Armenian"/>
            </w:rPr>
          </w:rPrChange>
        </w:rPr>
        <w:t>Assemble</w:t>
      </w:r>
      <w:r>
        <w:rPr>
          <w:rFonts w:ascii="Times New Roman" w:cs="Times New Roman" w:hAnsi="Times New Roman"/>
          <w:sz w:val="28"/>
          <w:szCs w:val="28"/>
        </w:rPr>
        <w:t xml:space="preserve"> </w:t>
      </w:r>
      <w:r w:rsidRPr="172D15E8">
        <w:rPr>
          <w:rFonts w:ascii="Times New Roman" w:cs="Times New Roman" w:hAnsi="Times New Roman"/>
          <w:sz w:val="28"/>
          <w:szCs w:val="28"/>
          <w:rPrChange w:id="14200" w:author="user pc" w:date="2022-03-15T10:14:00Z">
            <w:rPr>
              <w:rFonts w:cs="Calibri" w:hAnsi="Noto Sans Armenian"/>
            </w:rPr>
          </w:rPrChange>
        </w:rPr>
        <w:t>a</w:t>
      </w:r>
      <w:r>
        <w:rPr>
          <w:rFonts w:ascii="Times New Roman" w:cs="Times New Roman" w:hAnsi="Times New Roman"/>
          <w:sz w:val="28"/>
          <w:szCs w:val="28"/>
        </w:rPr>
        <w:t xml:space="preserve"> </w:t>
      </w:r>
      <w:r w:rsidRPr="9ABE4BD4">
        <w:rPr>
          <w:rFonts w:ascii="Times New Roman" w:cs="Times New Roman" w:hAnsi="Times New Roman"/>
          <w:sz w:val="28"/>
          <w:szCs w:val="28"/>
          <w:rPrChange w:id="14201" w:author="user pc" w:date="2022-03-15T10:14:00Z">
            <w:rPr>
              <w:rFonts w:cs="Calibri" w:hAnsi="Noto Sans Armenian"/>
            </w:rPr>
          </w:rPrChange>
        </w:rPr>
        <w:t>retort</w:t>
      </w:r>
      <w:r>
        <w:rPr>
          <w:rFonts w:ascii="Times New Roman" w:cs="Times New Roman" w:hAnsi="Times New Roman"/>
          <w:sz w:val="28"/>
          <w:szCs w:val="28"/>
        </w:rPr>
        <w:t xml:space="preserve"> </w:t>
      </w:r>
      <w:r w:rsidRPr="06647616">
        <w:rPr>
          <w:rFonts w:ascii="Times New Roman" w:cs="Times New Roman" w:hAnsi="Times New Roman"/>
          <w:sz w:val="28"/>
          <w:szCs w:val="28"/>
          <w:rPrChange w:id="14202" w:author="user pc" w:date="2022-03-15T10:14:00Z">
            <w:rPr>
              <w:rFonts w:cs="Calibri" w:hAnsi="Noto Sans Armenian"/>
            </w:rPr>
          </w:rPrChange>
        </w:rPr>
        <w:t>stand</w:t>
      </w:r>
      <w:r>
        <w:rPr>
          <w:rFonts w:ascii="Times New Roman" w:cs="Times New Roman" w:hAnsi="Times New Roman"/>
          <w:sz w:val="28"/>
          <w:szCs w:val="28"/>
        </w:rPr>
        <w:t xml:space="preserve"> </w:t>
      </w:r>
      <w:r w:rsidRPr="DAB99D58">
        <w:rPr>
          <w:rFonts w:ascii="Times New Roman" w:cs="Times New Roman" w:hAnsi="Times New Roman"/>
          <w:sz w:val="28"/>
          <w:szCs w:val="28"/>
          <w:rPrChange w:id="14203" w:author="user pc" w:date="2022-03-15T10:14:00Z">
            <w:rPr>
              <w:rFonts w:cs="Calibri" w:hAnsi="Noto Sans Armenian"/>
            </w:rPr>
          </w:rPrChange>
        </w:rPr>
        <w:t>and</w:t>
      </w:r>
      <w:r>
        <w:rPr>
          <w:rFonts w:ascii="Times New Roman" w:cs="Times New Roman" w:hAnsi="Times New Roman"/>
          <w:sz w:val="28"/>
          <w:szCs w:val="28"/>
        </w:rPr>
        <w:t xml:space="preserve"> </w:t>
      </w:r>
      <w:r w:rsidRPr="193EC22E">
        <w:rPr>
          <w:rFonts w:ascii="Times New Roman" w:cs="Times New Roman" w:hAnsi="Times New Roman"/>
          <w:sz w:val="28"/>
          <w:szCs w:val="28"/>
          <w:rPrChange w:id="14204" w:author="user pc" w:date="2022-03-15T10:14:00Z">
            <w:rPr>
              <w:rFonts w:cs="Calibri" w:hAnsi="Noto Sans Armenian"/>
            </w:rPr>
          </w:rPrChange>
        </w:rPr>
        <w:t>burette</w:t>
      </w:r>
      <w:r>
        <w:rPr>
          <w:rFonts w:ascii="Times New Roman" w:cs="Times New Roman" w:hAnsi="Times New Roman"/>
          <w:sz w:val="28"/>
          <w:szCs w:val="28"/>
        </w:rPr>
        <w:t xml:space="preserve"> </w:t>
      </w:r>
      <w:r w:rsidRPr="3AB101FC">
        <w:rPr>
          <w:rFonts w:ascii="Times New Roman" w:cs="Times New Roman" w:hAnsi="Times New Roman"/>
          <w:sz w:val="28"/>
          <w:szCs w:val="28"/>
          <w:rPrChange w:id="14205" w:author="user pc" w:date="2022-03-15T10:14:00Z">
            <w:rPr>
              <w:rFonts w:cs="Calibri" w:hAnsi="Noto Sans Armenian"/>
            </w:rPr>
          </w:rPrChange>
        </w:rPr>
        <w:t>clamp</w:t>
      </w:r>
      <w:r>
        <w:rPr>
          <w:rFonts w:ascii="Times New Roman" w:cs="Times New Roman" w:hAnsi="Times New Roman"/>
          <w:sz w:val="28"/>
          <w:szCs w:val="28"/>
        </w:rPr>
        <w:t xml:space="preserve"> </w:t>
      </w:r>
      <w:r w:rsidRPr="83439476">
        <w:rPr>
          <w:rFonts w:ascii="Times New Roman" w:cs="Times New Roman" w:hAnsi="Times New Roman"/>
          <w:sz w:val="28"/>
          <w:szCs w:val="28"/>
          <w:rPrChange w:id="14206" w:author="user pc" w:date="2022-03-15T10:14:00Z">
            <w:rPr>
              <w:rFonts w:cs="Calibri" w:hAnsi="Noto Sans Armenian"/>
            </w:rPr>
          </w:rPrChange>
        </w:rPr>
        <w:t>to</w:t>
      </w:r>
      <w:r>
        <w:rPr>
          <w:rFonts w:ascii="Times New Roman" w:cs="Times New Roman" w:hAnsi="Times New Roman"/>
          <w:sz w:val="28"/>
          <w:szCs w:val="28"/>
        </w:rPr>
        <w:t xml:space="preserve"> </w:t>
      </w:r>
      <w:r w:rsidRPr="28D6256B">
        <w:rPr>
          <w:rFonts w:ascii="Times New Roman" w:cs="Times New Roman" w:hAnsi="Times New Roman"/>
          <w:sz w:val="28"/>
          <w:szCs w:val="28"/>
          <w:rPrChange w:id="14207" w:author="user pc" w:date="2022-03-15T10:14:00Z">
            <w:rPr>
              <w:rFonts w:cs="Calibri" w:hAnsi="Noto Sans Armenian"/>
            </w:rPr>
          </w:rPrChange>
        </w:rPr>
        <w:t>hold</w:t>
      </w:r>
      <w:r>
        <w:rPr>
          <w:rFonts w:ascii="Times New Roman" w:cs="Times New Roman" w:hAnsi="Times New Roman"/>
          <w:sz w:val="28"/>
          <w:szCs w:val="28"/>
        </w:rPr>
        <w:t xml:space="preserve"> </w:t>
      </w:r>
      <w:r w:rsidRPr="A6D7680A">
        <w:rPr>
          <w:rFonts w:ascii="Times New Roman" w:cs="Times New Roman" w:hAnsi="Times New Roman"/>
          <w:sz w:val="28"/>
          <w:szCs w:val="28"/>
          <w:rPrChange w:id="14208" w:author="user pc" w:date="2022-03-15T10:14:00Z">
            <w:rPr>
              <w:rFonts w:cs="Calibri" w:hAnsi="Noto Sans Armenian"/>
            </w:rPr>
          </w:rPrChange>
        </w:rPr>
        <w:t>the</w:t>
      </w:r>
      <w:r>
        <w:rPr>
          <w:rFonts w:ascii="Times New Roman" w:cs="Times New Roman" w:hAnsi="Times New Roman"/>
          <w:sz w:val="28"/>
          <w:szCs w:val="28"/>
        </w:rPr>
        <w:t xml:space="preserve"> </w:t>
      </w:r>
      <w:r w:rsidRPr="CF5FE2D1">
        <w:rPr>
          <w:rFonts w:ascii="Times New Roman" w:cs="Times New Roman" w:hAnsi="Times New Roman"/>
          <w:sz w:val="28"/>
          <w:szCs w:val="28"/>
          <w:rPrChange w:id="14209" w:author="user pc" w:date="2022-03-15T10:14:00Z">
            <w:rPr>
              <w:rFonts w:cs="Calibri" w:hAnsi="Noto Sans Armenian"/>
            </w:rPr>
          </w:rPrChange>
        </w:rPr>
        <w:t xml:space="preserve">burette. Clamp the burette vertically firmed because if it is </w:t>
      </w:r>
      <w:r>
        <w:rPr>
          <w:rFonts w:ascii="Times New Roman" w:cs="Times New Roman" w:hAnsi="Times New Roman"/>
          <w:sz w:val="28"/>
          <w:szCs w:val="28"/>
        </w:rPr>
        <w:t>slant</w:t>
      </w:r>
      <w:r w:rsidRPr="3FE4C03F">
        <w:rPr>
          <w:rFonts w:ascii="Times New Roman" w:cs="Times New Roman" w:hAnsi="Times New Roman"/>
          <w:sz w:val="28"/>
          <w:szCs w:val="28"/>
          <w:rPrChange w:id="14210" w:author="user pc" w:date="2022-03-15T10:14:00Z">
            <w:rPr>
              <w:rFonts w:cs="Calibri" w:hAnsi="Noto Sans Armenian"/>
            </w:rPr>
          </w:rPrChange>
        </w:rPr>
        <w:t>, the acid level will be tilted to one side. Thus, the correct reading becomes impossible.</w:t>
      </w:r>
      <w:r>
        <w:rPr>
          <w:rFonts w:ascii="Times New Roman" w:cs="Times New Roman" w:hAnsi="Times New Roman"/>
          <w:sz w:val="28"/>
          <w:szCs w:val="28"/>
        </w:rPr>
        <w:t xml:space="preserve"> </w:t>
      </w:r>
      <w:r w:rsidRPr="EB77F26C">
        <w:rPr>
          <w:rFonts w:ascii="Times New Roman" w:cs="Times New Roman" w:hAnsi="Times New Roman"/>
          <w:sz w:val="28"/>
          <w:szCs w:val="28"/>
          <w:rPrChange w:id="14211" w:author="user pc" w:date="2022-03-15T10:14:00Z">
            <w:rPr>
              <w:rFonts w:cs="Calibri" w:hAnsi="Noto Sans Armenian"/>
            </w:rPr>
          </w:rPrChange>
        </w:rPr>
        <w:t>Place</w:t>
      </w:r>
      <w:r>
        <w:rPr>
          <w:rFonts w:ascii="Times New Roman" w:cs="Times New Roman" w:hAnsi="Times New Roman"/>
          <w:sz w:val="28"/>
          <w:szCs w:val="28"/>
        </w:rPr>
        <w:t xml:space="preserve"> </w:t>
      </w:r>
      <w:r w:rsidRPr="05033F29">
        <w:rPr>
          <w:rFonts w:ascii="Times New Roman" w:cs="Times New Roman" w:hAnsi="Times New Roman"/>
          <w:sz w:val="28"/>
          <w:szCs w:val="28"/>
          <w:rPrChange w:id="14212" w:author="user pc" w:date="2022-03-15T10:14:00Z">
            <w:rPr>
              <w:rFonts w:cs="Calibri" w:hAnsi="Noto Sans Armenian"/>
            </w:rPr>
          </w:rPrChange>
        </w:rPr>
        <w:t>a</w:t>
      </w:r>
      <w:r>
        <w:rPr>
          <w:rFonts w:ascii="Times New Roman" w:cs="Times New Roman" w:hAnsi="Times New Roman"/>
          <w:sz w:val="28"/>
          <w:szCs w:val="28"/>
        </w:rPr>
        <w:t xml:space="preserve"> </w:t>
      </w:r>
      <w:r w:rsidRPr="4D0B0E37">
        <w:rPr>
          <w:rFonts w:ascii="Times New Roman" w:cs="Times New Roman" w:hAnsi="Times New Roman"/>
          <w:sz w:val="28"/>
          <w:szCs w:val="28"/>
          <w:rPrChange w:id="14213" w:author="user pc" w:date="2022-03-15T10:14:00Z">
            <w:rPr>
              <w:rFonts w:cs="Calibri" w:hAnsi="Noto Sans Armenian"/>
            </w:rPr>
          </w:rPrChange>
        </w:rPr>
        <w:t>funnel</w:t>
      </w:r>
      <w:r>
        <w:rPr>
          <w:rFonts w:ascii="Times New Roman" w:cs="Times New Roman" w:hAnsi="Times New Roman"/>
          <w:sz w:val="28"/>
          <w:szCs w:val="28"/>
        </w:rPr>
        <w:t xml:space="preserve"> </w:t>
      </w:r>
      <w:r w:rsidRPr="ADFD1AAB">
        <w:rPr>
          <w:rFonts w:ascii="Times New Roman" w:cs="Times New Roman" w:hAnsi="Times New Roman"/>
          <w:sz w:val="28"/>
          <w:szCs w:val="28"/>
          <w:rPrChange w:id="14214" w:author="user pc" w:date="2022-03-15T10:14:00Z">
            <w:rPr>
              <w:rFonts w:cs="Calibri" w:hAnsi="Noto Sans Armenian"/>
            </w:rPr>
          </w:rPrChange>
        </w:rPr>
        <w:t>in</w:t>
      </w:r>
      <w:r>
        <w:rPr>
          <w:rFonts w:ascii="Times New Roman" w:cs="Times New Roman" w:hAnsi="Times New Roman"/>
          <w:sz w:val="28"/>
          <w:szCs w:val="28"/>
        </w:rPr>
        <w:t xml:space="preserve"> </w:t>
      </w:r>
      <w:r w:rsidRPr="3D026CDE">
        <w:rPr>
          <w:rFonts w:ascii="Times New Roman" w:cs="Times New Roman" w:hAnsi="Times New Roman"/>
          <w:sz w:val="28"/>
          <w:szCs w:val="28"/>
          <w:rPrChange w:id="14215" w:author="user pc" w:date="2022-03-15T10:14:00Z">
            <w:rPr>
              <w:rFonts w:cs="Calibri" w:hAnsi="Noto Sans Armenian"/>
            </w:rPr>
          </w:rPrChange>
        </w:rPr>
        <w:t>the</w:t>
      </w:r>
      <w:r>
        <w:rPr>
          <w:rFonts w:ascii="Times New Roman" w:cs="Times New Roman" w:hAnsi="Times New Roman"/>
          <w:sz w:val="28"/>
          <w:szCs w:val="28"/>
        </w:rPr>
        <w:t xml:space="preserve"> </w:t>
      </w:r>
      <w:r w:rsidRPr="051AB1B4">
        <w:rPr>
          <w:rFonts w:ascii="Times New Roman" w:cs="Times New Roman" w:hAnsi="Times New Roman"/>
          <w:sz w:val="28"/>
          <w:szCs w:val="28"/>
          <w:rPrChange w:id="14216" w:author="user pc" w:date="2022-03-15T10:14:00Z">
            <w:rPr>
              <w:rFonts w:cs="Calibri" w:hAnsi="Noto Sans Armenian"/>
            </w:rPr>
          </w:rPrChange>
        </w:rPr>
        <w:t>top</w:t>
      </w:r>
      <w:r>
        <w:rPr>
          <w:rFonts w:ascii="Times New Roman" w:cs="Times New Roman" w:hAnsi="Times New Roman"/>
          <w:sz w:val="28"/>
          <w:szCs w:val="28"/>
        </w:rPr>
        <w:t xml:space="preserve"> </w:t>
      </w:r>
      <w:r w:rsidRPr="A5F0F79B">
        <w:rPr>
          <w:rFonts w:ascii="Times New Roman" w:cs="Times New Roman" w:hAnsi="Times New Roman"/>
          <w:sz w:val="28"/>
          <w:szCs w:val="28"/>
          <w:rPrChange w:id="14217" w:author="user pc" w:date="2022-03-15T10:14:00Z">
            <w:rPr>
              <w:rFonts w:cs="Calibri" w:hAnsi="Noto Sans Armenian"/>
            </w:rPr>
          </w:rPrChange>
        </w:rPr>
        <w:t>of</w:t>
      </w:r>
      <w:r>
        <w:rPr>
          <w:rFonts w:ascii="Times New Roman" w:cs="Times New Roman" w:hAnsi="Times New Roman"/>
          <w:sz w:val="28"/>
          <w:szCs w:val="28"/>
        </w:rPr>
        <w:t xml:space="preserve"> </w:t>
      </w:r>
      <w:r w:rsidRPr="A7533F9A">
        <w:rPr>
          <w:rFonts w:ascii="Times New Roman" w:cs="Times New Roman" w:hAnsi="Times New Roman"/>
          <w:sz w:val="28"/>
          <w:szCs w:val="28"/>
          <w:rPrChange w:id="14218" w:author="user pc" w:date="2022-03-15T10:14:00Z">
            <w:rPr>
              <w:rFonts w:cs="Calibri" w:hAnsi="Noto Sans Armenian"/>
            </w:rPr>
          </w:rPrChange>
        </w:rPr>
        <w:t>the</w:t>
      </w:r>
      <w:r>
        <w:rPr>
          <w:rFonts w:ascii="Times New Roman" w:cs="Times New Roman" w:hAnsi="Times New Roman"/>
          <w:sz w:val="28"/>
          <w:szCs w:val="28"/>
        </w:rPr>
        <w:t xml:space="preserve"> </w:t>
      </w:r>
      <w:r w:rsidRPr="FA64C6B1">
        <w:rPr>
          <w:rFonts w:ascii="Times New Roman" w:cs="Times New Roman" w:hAnsi="Times New Roman"/>
          <w:sz w:val="28"/>
          <w:szCs w:val="28"/>
          <w:rPrChange w:id="14219" w:author="user pc" w:date="2022-03-15T10:14:00Z">
            <w:rPr>
              <w:rFonts w:cs="Calibri" w:hAnsi="Noto Sans Armenian"/>
            </w:rPr>
          </w:rPrChange>
        </w:rPr>
        <w:t>burette.</w:t>
      </w:r>
    </w:p>
    <w:p>
      <w:pPr>
        <w:pStyle w:val="style0"/>
        <w:rPr>
          <w:rFonts w:ascii="Times New Roman" w:cs="Times New Roman"/>
          <w:sz w:val="28"/>
          <w:szCs w:val="28"/>
          <w:rPrChange w:id="14220" w:author="user pc" w:date="2022-03-15T10:14:00Z">
            <w:rPr/>
          </w:rPrChange>
        </w:rPr>
      </w:pPr>
      <w:r w:rsidRPr="D03C0990">
        <w:rPr>
          <w:rFonts w:ascii="Times New Roman" w:cs="Times New Roman" w:hAnsi="Times New Roman"/>
          <w:sz w:val="28"/>
          <w:szCs w:val="28"/>
          <w:rPrChange w:id="14221" w:author="user pc" w:date="2022-03-15T10:14:00Z">
            <w:rPr>
              <w:rFonts w:cs="Calibri" w:hAnsi="Noto Sans Armenian"/>
            </w:rPr>
          </w:rPrChange>
        </w:rPr>
        <w:t>13.</w:t>
      </w:r>
      <w:r>
        <w:rPr>
          <w:rFonts w:ascii="Times New Roman" w:cs="Times New Roman" w:hAnsi="Times New Roman"/>
          <w:sz w:val="28"/>
          <w:szCs w:val="28"/>
        </w:rPr>
        <w:t xml:space="preserve"> </w:t>
      </w:r>
      <w:r w:rsidRPr="9954E391">
        <w:rPr>
          <w:rFonts w:ascii="Times New Roman" w:cs="Times New Roman" w:hAnsi="Times New Roman"/>
          <w:sz w:val="28"/>
          <w:szCs w:val="28"/>
          <w:rPrChange w:id="14222" w:author="user pc" w:date="2022-03-15T10:14:00Z">
            <w:rPr>
              <w:rFonts w:cs="Calibri" w:hAnsi="Noto Sans Armenian"/>
            </w:rPr>
          </w:rPrChange>
        </w:rPr>
        <w:t>With</w:t>
      </w:r>
      <w:r>
        <w:rPr>
          <w:rFonts w:ascii="Times New Roman" w:cs="Times New Roman" w:hAnsi="Times New Roman"/>
          <w:sz w:val="28"/>
          <w:szCs w:val="28"/>
        </w:rPr>
        <w:t xml:space="preserve"> </w:t>
      </w:r>
      <w:r w:rsidRPr="E175DAFA">
        <w:rPr>
          <w:rFonts w:ascii="Times New Roman" w:cs="Times New Roman" w:hAnsi="Times New Roman"/>
          <w:sz w:val="28"/>
          <w:szCs w:val="28"/>
          <w:rPrChange w:id="14223" w:author="user pc" w:date="2022-03-15T10:14:00Z">
            <w:rPr>
              <w:rFonts w:cs="Calibri" w:hAnsi="Noto Sans Armenian"/>
            </w:rPr>
          </w:rPrChange>
        </w:rPr>
        <w:t>the</w:t>
      </w:r>
      <w:r>
        <w:rPr>
          <w:rFonts w:ascii="Times New Roman" w:cs="Times New Roman" w:hAnsi="Times New Roman"/>
          <w:sz w:val="28"/>
          <w:szCs w:val="28"/>
        </w:rPr>
        <w:t xml:space="preserve"> </w:t>
      </w:r>
      <w:r w:rsidRPr="353CA0A8">
        <w:rPr>
          <w:rFonts w:ascii="Times New Roman" w:cs="Times New Roman" w:hAnsi="Times New Roman"/>
          <w:sz w:val="28"/>
          <w:szCs w:val="28"/>
          <w:rPrChange w:id="14224" w:author="user pc" w:date="2022-03-15T10:14:00Z">
            <w:rPr>
              <w:rFonts w:cs="Calibri" w:hAnsi="Noto Sans Armenian"/>
            </w:rPr>
          </w:rPrChange>
        </w:rPr>
        <w:t>tap</w:t>
      </w:r>
      <w:r>
        <w:rPr>
          <w:rFonts w:ascii="Times New Roman" w:cs="Times New Roman" w:hAnsi="Times New Roman"/>
          <w:sz w:val="28"/>
          <w:szCs w:val="28"/>
        </w:rPr>
        <w:t xml:space="preserve"> </w:t>
      </w:r>
      <w:r w:rsidRPr="43EE6E9B">
        <w:rPr>
          <w:rFonts w:ascii="Times New Roman" w:cs="Times New Roman" w:hAnsi="Times New Roman"/>
          <w:sz w:val="28"/>
          <w:szCs w:val="28"/>
          <w:rPrChange w:id="14225" w:author="user pc" w:date="2022-03-15T10:14:00Z">
            <w:rPr>
              <w:rFonts w:cs="Calibri" w:hAnsi="Noto Sans Armenian"/>
            </w:rPr>
          </w:rPrChange>
        </w:rPr>
        <w:t>closed,</w:t>
      </w:r>
      <w:r>
        <w:rPr>
          <w:rFonts w:ascii="Times New Roman" w:cs="Times New Roman" w:hAnsi="Times New Roman"/>
          <w:sz w:val="28"/>
          <w:szCs w:val="28"/>
        </w:rPr>
        <w:t xml:space="preserve"> </w:t>
      </w:r>
      <w:r w:rsidRPr="F459CE05">
        <w:rPr>
          <w:rFonts w:ascii="Times New Roman" w:cs="Times New Roman" w:hAnsi="Times New Roman"/>
          <w:sz w:val="28"/>
          <w:szCs w:val="28"/>
          <w:rPrChange w:id="14226" w:author="user pc" w:date="2022-03-15T10:14:00Z">
            <w:rPr>
              <w:rFonts w:cs="Calibri" w:hAnsi="Noto Sans Armenian"/>
            </w:rPr>
          </w:rPrChange>
        </w:rPr>
        <w:t>add</w:t>
      </w:r>
      <w:r>
        <w:rPr>
          <w:rFonts w:ascii="Times New Roman" w:cs="Times New Roman" w:hAnsi="Times New Roman"/>
          <w:sz w:val="28"/>
          <w:szCs w:val="28"/>
        </w:rPr>
        <w:t xml:space="preserve"> </w:t>
      </w:r>
      <w:r w:rsidRPr="CC01D4E6">
        <w:rPr>
          <w:rFonts w:ascii="Times New Roman" w:cs="Times New Roman" w:hAnsi="Times New Roman"/>
          <w:sz w:val="28"/>
          <w:szCs w:val="28"/>
          <w:rPrChange w:id="14227" w:author="user pc" w:date="2022-03-15T10:14:00Z">
            <w:rPr>
              <w:rFonts w:cs="Calibri" w:hAnsi="Noto Sans Armenian"/>
            </w:rPr>
          </w:rPrChange>
        </w:rPr>
        <w:t>solution</w:t>
      </w:r>
      <w:r>
        <w:rPr>
          <w:rFonts w:ascii="Times New Roman" w:cs="Times New Roman" w:hAnsi="Times New Roman"/>
          <w:sz w:val="28"/>
          <w:szCs w:val="28"/>
        </w:rPr>
        <w:t xml:space="preserve"> </w:t>
      </w:r>
      <w:r w:rsidRPr="8A99BD89">
        <w:rPr>
          <w:rFonts w:ascii="Times New Roman" w:cs="Times New Roman" w:hAnsi="Times New Roman"/>
          <w:sz w:val="28"/>
          <w:szCs w:val="28"/>
          <w:rPrChange w:id="14228" w:author="user pc" w:date="2022-03-15T10:14:00Z">
            <w:rPr>
              <w:rFonts w:cs="Calibri" w:hAnsi="Noto Sans Armenian"/>
            </w:rPr>
          </w:rPrChange>
        </w:rPr>
        <w:t>until</w:t>
      </w:r>
      <w:r>
        <w:rPr>
          <w:rFonts w:ascii="Times New Roman" w:cs="Times New Roman" w:hAnsi="Times New Roman"/>
          <w:sz w:val="28"/>
          <w:szCs w:val="28"/>
        </w:rPr>
        <w:t xml:space="preserve"> </w:t>
      </w:r>
      <w:r w:rsidRPr="E781134A">
        <w:rPr>
          <w:rFonts w:ascii="Times New Roman" w:cs="Times New Roman" w:hAnsi="Times New Roman"/>
          <w:sz w:val="28"/>
          <w:szCs w:val="28"/>
          <w:rPrChange w:id="14229" w:author="user pc" w:date="2022-03-15T10:14:00Z">
            <w:rPr>
              <w:rFonts w:cs="Calibri" w:hAnsi="Noto Sans Armenian"/>
            </w:rPr>
          </w:rPrChange>
        </w:rPr>
        <w:t>the</w:t>
      </w:r>
      <w:r>
        <w:rPr>
          <w:rFonts w:ascii="Times New Roman" w:cs="Times New Roman" w:hAnsi="Times New Roman"/>
          <w:sz w:val="28"/>
          <w:szCs w:val="28"/>
        </w:rPr>
        <w:t xml:space="preserve"> </w:t>
      </w:r>
      <w:r w:rsidRPr="09A5B3DA">
        <w:rPr>
          <w:rFonts w:ascii="Times New Roman" w:cs="Times New Roman" w:hAnsi="Times New Roman"/>
          <w:sz w:val="28"/>
          <w:szCs w:val="28"/>
          <w:rPrChange w:id="14230" w:author="user pc" w:date="2022-03-15T10:14:00Z">
            <w:rPr>
              <w:rFonts w:cs="Calibri" w:hAnsi="Noto Sans Armenian"/>
            </w:rPr>
          </w:rPrChange>
        </w:rPr>
        <w:t>liqui</w:t>
      </w:r>
      <w:r>
        <w:rPr>
          <w:rFonts w:ascii="Times New Roman" w:cs="Times New Roman" w:hAnsi="Times New Roman"/>
          <w:sz w:val="28"/>
          <w:szCs w:val="28"/>
        </w:rPr>
        <w:t>d i</w:t>
      </w:r>
      <w:r w:rsidRPr="CA96D1EC">
        <w:rPr>
          <w:rFonts w:ascii="Times New Roman" w:cs="Times New Roman" w:hAnsi="Times New Roman"/>
          <w:sz w:val="28"/>
          <w:szCs w:val="28"/>
          <w:rPrChange w:id="14231" w:author="user pc" w:date="2022-03-15T10:14:00Z">
            <w:rPr>
              <w:rFonts w:cs="Calibri" w:hAnsi="Noto Sans Armenian"/>
            </w:rPr>
          </w:rPrChange>
        </w:rPr>
        <w:t>s</w:t>
      </w:r>
      <w:r>
        <w:rPr>
          <w:rFonts w:ascii="Times New Roman" w:cs="Times New Roman" w:hAnsi="Times New Roman"/>
          <w:sz w:val="28"/>
          <w:szCs w:val="28"/>
        </w:rPr>
        <w:t xml:space="preserve"> </w:t>
      </w:r>
      <w:r w:rsidRPr="9912CCCC">
        <w:rPr>
          <w:rFonts w:ascii="Times New Roman" w:cs="Times New Roman" w:hAnsi="Times New Roman"/>
          <w:sz w:val="28"/>
          <w:szCs w:val="28"/>
          <w:rPrChange w:id="14232" w:author="user pc" w:date="2022-03-15T10:14:00Z">
            <w:rPr>
              <w:rFonts w:cs="Calibri" w:hAnsi="Noto Sans Armenian"/>
            </w:rPr>
          </w:rPrChange>
        </w:rPr>
        <w:t>above</w:t>
      </w:r>
      <w:r>
        <w:rPr>
          <w:rFonts w:ascii="Times New Roman" w:cs="Times New Roman" w:hAnsi="Times New Roman"/>
          <w:sz w:val="28"/>
          <w:szCs w:val="28"/>
        </w:rPr>
        <w:t xml:space="preserve"> </w:t>
      </w:r>
      <w:r w:rsidRPr="6FA8358A">
        <w:rPr>
          <w:rFonts w:ascii="Times New Roman" w:cs="Times New Roman" w:hAnsi="Times New Roman"/>
          <w:sz w:val="28"/>
          <w:szCs w:val="28"/>
          <w:rPrChange w:id="14233" w:author="user pc" w:date="2022-03-15T10:14:00Z">
            <w:rPr>
              <w:rFonts w:cs="Calibri" w:hAnsi="Noto Sans Armenian"/>
            </w:rPr>
          </w:rPrChange>
        </w:rPr>
        <w:t>the</w:t>
      </w:r>
      <w:r>
        <w:rPr>
          <w:rFonts w:ascii="Times New Roman" w:cs="Times New Roman" w:hAnsi="Times New Roman"/>
          <w:sz w:val="28"/>
          <w:szCs w:val="28"/>
        </w:rPr>
        <w:t xml:space="preserve"> </w:t>
      </w:r>
      <w:r w:rsidRPr="644EB626">
        <w:rPr>
          <w:rFonts w:ascii="Times New Roman" w:cs="Times New Roman" w:hAnsi="Times New Roman"/>
          <w:sz w:val="28"/>
          <w:szCs w:val="28"/>
          <w:rPrChange w:id="14234" w:author="user pc" w:date="2022-03-15T10:14:00Z">
            <w:rPr>
              <w:rFonts w:cs="Calibri" w:hAnsi="Noto Sans Armenian"/>
            </w:rPr>
          </w:rPrChange>
        </w:rPr>
        <w:t>zero</w:t>
      </w:r>
      <w:r>
        <w:rPr>
          <w:rFonts w:ascii="Times New Roman" w:cs="Times New Roman" w:hAnsi="Times New Roman"/>
          <w:sz w:val="28"/>
          <w:szCs w:val="28"/>
        </w:rPr>
        <w:t xml:space="preserve"> </w:t>
      </w:r>
      <w:r w:rsidRPr="E93CF341">
        <w:rPr>
          <w:rFonts w:ascii="Times New Roman" w:cs="Times New Roman" w:hAnsi="Times New Roman"/>
          <w:sz w:val="28"/>
          <w:szCs w:val="28"/>
          <w:rPrChange w:id="14235" w:author="user pc" w:date="2022-03-15T10:14:00Z">
            <w:rPr>
              <w:rFonts w:cs="Calibri" w:hAnsi="Noto Sans Armenian"/>
            </w:rPr>
          </w:rPrChange>
        </w:rPr>
        <w:t>mark.</w:t>
      </w:r>
      <w:r>
        <w:rPr>
          <w:rFonts w:ascii="Times New Roman" w:cs="Times New Roman" w:hAnsi="Times New Roman"/>
          <w:sz w:val="28"/>
          <w:szCs w:val="28"/>
        </w:rPr>
        <w:t xml:space="preserve"> </w:t>
      </w:r>
      <w:r w:rsidRPr="E8BFCEDA">
        <w:rPr>
          <w:rFonts w:ascii="Times New Roman" w:cs="Times New Roman" w:hAnsi="Times New Roman"/>
          <w:sz w:val="28"/>
          <w:szCs w:val="28"/>
          <w:rPrChange w:id="14236" w:author="user pc" w:date="2022-03-15T10:14:00Z">
            <w:rPr>
              <w:rFonts w:cs="Calibri" w:hAnsi="Noto Sans Armenian"/>
            </w:rPr>
          </w:rPrChange>
        </w:rPr>
        <w:t>Remove</w:t>
      </w:r>
      <w:r>
        <w:rPr>
          <w:rFonts w:ascii="Times New Roman" w:cs="Times New Roman" w:hAnsi="Times New Roman"/>
          <w:sz w:val="28"/>
          <w:szCs w:val="28"/>
        </w:rPr>
        <w:t xml:space="preserve"> </w:t>
      </w:r>
      <w:r w:rsidRPr="5B01153A">
        <w:rPr>
          <w:rFonts w:ascii="Times New Roman" w:cs="Times New Roman" w:hAnsi="Times New Roman"/>
          <w:sz w:val="28"/>
          <w:szCs w:val="28"/>
          <w:rPrChange w:id="14237" w:author="user pc" w:date="2022-03-15T10:14:00Z">
            <w:rPr>
              <w:rFonts w:cs="Calibri" w:hAnsi="Noto Sans Armenian"/>
            </w:rPr>
          </w:rPrChange>
        </w:rPr>
        <w:t>the</w:t>
      </w:r>
      <w:r>
        <w:rPr>
          <w:rFonts w:ascii="Times New Roman" w:cs="Times New Roman" w:hAnsi="Times New Roman"/>
          <w:sz w:val="28"/>
          <w:szCs w:val="28"/>
        </w:rPr>
        <w:t xml:space="preserve"> funnel</w:t>
      </w:r>
      <w:r w:rsidRPr="1F468939">
        <w:rPr>
          <w:rFonts w:ascii="Times New Roman" w:cs="Times New Roman" w:hAnsi="Times New Roman"/>
          <w:sz w:val="28"/>
          <w:szCs w:val="28"/>
          <w:rPrChange w:id="14238" w:author="user pc" w:date="2022-03-15T10:14:00Z">
            <w:rPr>
              <w:rFonts w:cs="Calibri" w:hAnsi="Noto Sans Armenian"/>
            </w:rPr>
          </w:rPrChange>
        </w:rPr>
        <w:t xml:space="preserve"> immediately to prevent acid left in it from draining into the one already in the burette, thereby altering the readings. Carefully</w:t>
      </w:r>
      <w:r>
        <w:rPr>
          <w:rFonts w:ascii="Times New Roman" w:cs="Times New Roman" w:hAnsi="Times New Roman"/>
          <w:sz w:val="28"/>
          <w:szCs w:val="28"/>
        </w:rPr>
        <w:t xml:space="preserve"> </w:t>
      </w:r>
      <w:r w:rsidRPr="7A199291">
        <w:rPr>
          <w:rFonts w:ascii="Times New Roman" w:cs="Times New Roman" w:hAnsi="Times New Roman"/>
          <w:sz w:val="28"/>
          <w:szCs w:val="28"/>
          <w:rPrChange w:id="14239" w:author="user pc" w:date="2022-03-15T10:14:00Z">
            <w:rPr>
              <w:rFonts w:cs="Calibri" w:hAnsi="Noto Sans Armenian"/>
            </w:rPr>
          </w:rPrChange>
        </w:rPr>
        <w:t>open</w:t>
      </w:r>
      <w:r>
        <w:rPr>
          <w:rFonts w:ascii="Times New Roman" w:cs="Times New Roman" w:hAnsi="Times New Roman"/>
          <w:sz w:val="28"/>
          <w:szCs w:val="28"/>
        </w:rPr>
        <w:t xml:space="preserve"> </w:t>
      </w:r>
      <w:r w:rsidRPr="58A058AB">
        <w:rPr>
          <w:rFonts w:ascii="Times New Roman" w:cs="Times New Roman" w:hAnsi="Times New Roman"/>
          <w:sz w:val="28"/>
          <w:szCs w:val="28"/>
          <w:rPrChange w:id="14240" w:author="user pc" w:date="2022-03-15T10:14:00Z">
            <w:rPr>
              <w:rFonts w:cs="Calibri" w:hAnsi="Noto Sans Armenian"/>
            </w:rPr>
          </w:rPrChange>
        </w:rPr>
        <w:t>the</w:t>
      </w:r>
      <w:r>
        <w:rPr>
          <w:rFonts w:ascii="Times New Roman" w:cs="Times New Roman" w:hAnsi="Times New Roman"/>
          <w:sz w:val="28"/>
          <w:szCs w:val="28"/>
        </w:rPr>
        <w:t xml:space="preserve"> </w:t>
      </w:r>
      <w:r w:rsidRPr="429199FB">
        <w:rPr>
          <w:rFonts w:ascii="Times New Roman" w:cs="Times New Roman" w:hAnsi="Times New Roman"/>
          <w:sz w:val="28"/>
          <w:szCs w:val="28"/>
          <w:rPrChange w:id="14241" w:author="user pc" w:date="2022-03-15T10:14:00Z">
            <w:rPr>
              <w:rFonts w:cs="Calibri" w:hAnsi="Noto Sans Armenian"/>
            </w:rPr>
          </w:rPrChange>
        </w:rPr>
        <w:t>tap.</w:t>
      </w:r>
      <w:r>
        <w:rPr>
          <w:rFonts w:ascii="Times New Roman" w:cs="Times New Roman" w:hAnsi="Times New Roman"/>
          <w:sz w:val="28"/>
          <w:szCs w:val="28"/>
        </w:rPr>
        <w:t xml:space="preserve"> </w:t>
      </w:r>
      <w:r w:rsidRPr="922087E1">
        <w:rPr>
          <w:rFonts w:ascii="Times New Roman" w:cs="Times New Roman" w:hAnsi="Times New Roman"/>
          <w:sz w:val="28"/>
          <w:szCs w:val="28"/>
          <w:rPrChange w:id="14242" w:author="user pc" w:date="2022-03-15T10:14:00Z">
            <w:rPr>
              <w:rFonts w:cs="Calibri" w:hAnsi="Noto Sans Armenian"/>
            </w:rPr>
          </w:rPrChange>
        </w:rPr>
        <w:t>Drain</w:t>
      </w:r>
      <w:r>
        <w:rPr>
          <w:rFonts w:ascii="Times New Roman" w:cs="Times New Roman" w:hAnsi="Times New Roman"/>
          <w:sz w:val="28"/>
          <w:szCs w:val="28"/>
        </w:rPr>
        <w:t xml:space="preserve"> </w:t>
      </w:r>
      <w:r w:rsidRPr="55C48DEB">
        <w:rPr>
          <w:rFonts w:ascii="Times New Roman" w:cs="Times New Roman" w:hAnsi="Times New Roman"/>
          <w:sz w:val="28"/>
          <w:szCs w:val="28"/>
          <w:rPrChange w:id="14243" w:author="user pc" w:date="2022-03-15T10:14:00Z">
            <w:rPr>
              <w:rFonts w:cs="Calibri" w:hAnsi="Noto Sans Armenian"/>
            </w:rPr>
          </w:rPrChange>
        </w:rPr>
        <w:t>the</w:t>
      </w:r>
      <w:r>
        <w:rPr>
          <w:rFonts w:ascii="Times New Roman" w:cs="Times New Roman" w:hAnsi="Times New Roman"/>
          <w:sz w:val="28"/>
          <w:szCs w:val="28"/>
        </w:rPr>
        <w:t xml:space="preserve"> </w:t>
      </w:r>
      <w:r w:rsidRPr="C21A22AF">
        <w:rPr>
          <w:rFonts w:ascii="Times New Roman" w:cs="Times New Roman" w:hAnsi="Times New Roman"/>
          <w:sz w:val="28"/>
          <w:szCs w:val="28"/>
          <w:rPrChange w:id="14244" w:author="user pc" w:date="2022-03-15T10:14:00Z">
            <w:rPr>
              <w:rFonts w:cs="Calibri" w:hAnsi="Noto Sans Armenian"/>
            </w:rPr>
          </w:rPrChange>
        </w:rPr>
        <w:t>liquid</w:t>
      </w:r>
      <w:r>
        <w:rPr>
          <w:rFonts w:ascii="Times New Roman" w:cs="Times New Roman" w:hAnsi="Times New Roman"/>
          <w:sz w:val="28"/>
          <w:szCs w:val="28"/>
        </w:rPr>
        <w:t xml:space="preserve"> </w:t>
      </w:r>
      <w:r w:rsidRPr="9D3C0249">
        <w:rPr>
          <w:rFonts w:ascii="Times New Roman" w:cs="Times New Roman" w:hAnsi="Times New Roman"/>
          <w:sz w:val="28"/>
          <w:szCs w:val="28"/>
          <w:rPrChange w:id="14245" w:author="user pc" w:date="2022-03-15T10:14:00Z">
            <w:rPr>
              <w:rFonts w:cs="Calibri" w:hAnsi="Noto Sans Armenian"/>
            </w:rPr>
          </w:rPrChange>
        </w:rPr>
        <w:t>into</w:t>
      </w:r>
      <w:r>
        <w:rPr>
          <w:rFonts w:ascii="Times New Roman" w:cs="Times New Roman" w:hAnsi="Times New Roman"/>
          <w:sz w:val="28"/>
          <w:szCs w:val="28"/>
        </w:rPr>
        <w:t xml:space="preserve"> </w:t>
      </w:r>
      <w:r w:rsidRPr="370F36E9">
        <w:rPr>
          <w:rFonts w:ascii="Times New Roman" w:cs="Times New Roman" w:hAnsi="Times New Roman"/>
          <w:sz w:val="28"/>
          <w:szCs w:val="28"/>
          <w:rPrChange w:id="14246" w:author="user pc" w:date="2022-03-15T10:14:00Z">
            <w:rPr>
              <w:rFonts w:cs="Calibri" w:hAnsi="Noto Sans Armenian"/>
            </w:rPr>
          </w:rPrChange>
        </w:rPr>
        <w:t>a</w:t>
      </w:r>
      <w:r>
        <w:rPr>
          <w:rFonts w:ascii="Times New Roman" w:cs="Times New Roman" w:hAnsi="Times New Roman"/>
          <w:sz w:val="28"/>
          <w:szCs w:val="28"/>
        </w:rPr>
        <w:t xml:space="preserve"> </w:t>
      </w:r>
      <w:r w:rsidRPr="4211DEFC">
        <w:rPr>
          <w:rFonts w:ascii="Times New Roman" w:cs="Times New Roman" w:hAnsi="Times New Roman"/>
          <w:sz w:val="28"/>
          <w:szCs w:val="28"/>
          <w:rPrChange w:id="14247" w:author="user pc" w:date="2022-03-15T10:14:00Z">
            <w:rPr>
              <w:rFonts w:cs="Calibri" w:hAnsi="Noto Sans Armenian"/>
            </w:rPr>
          </w:rPrChange>
        </w:rPr>
        <w:t>beaker</w:t>
      </w:r>
      <w:r>
        <w:rPr>
          <w:rFonts w:ascii="Times New Roman" w:cs="Times New Roman" w:hAnsi="Times New Roman"/>
          <w:sz w:val="28"/>
          <w:szCs w:val="28"/>
        </w:rPr>
        <w:t xml:space="preserve"> </w:t>
      </w:r>
      <w:r w:rsidRPr="569721F2">
        <w:rPr>
          <w:rFonts w:ascii="Times New Roman" w:cs="Times New Roman" w:hAnsi="Times New Roman"/>
          <w:sz w:val="28"/>
          <w:szCs w:val="28"/>
          <w:rPrChange w:id="14248" w:author="user pc" w:date="2022-03-15T10:14:00Z">
            <w:rPr>
              <w:rFonts w:cs="Calibri" w:hAnsi="Noto Sans Armenian"/>
            </w:rPr>
          </w:rPrChange>
        </w:rPr>
        <w:t>until</w:t>
      </w:r>
      <w:r>
        <w:rPr>
          <w:rFonts w:ascii="Times New Roman" w:cs="Times New Roman" w:hAnsi="Times New Roman"/>
          <w:sz w:val="28"/>
          <w:szCs w:val="28"/>
        </w:rPr>
        <w:t xml:space="preserve"> </w:t>
      </w:r>
      <w:r w:rsidRPr="0BD5EFCF">
        <w:rPr>
          <w:rFonts w:ascii="Times New Roman" w:cs="Times New Roman" w:hAnsi="Times New Roman"/>
          <w:sz w:val="28"/>
          <w:szCs w:val="28"/>
          <w:rPrChange w:id="14249" w:author="user pc" w:date="2022-03-15T10:14:00Z">
            <w:rPr>
              <w:rFonts w:cs="Calibri" w:hAnsi="Noto Sans Armenian"/>
            </w:rPr>
          </w:rPrChange>
        </w:rPr>
        <w:t>the</w:t>
      </w:r>
      <w:r>
        <w:rPr>
          <w:rFonts w:ascii="Times New Roman" w:cs="Times New Roman" w:hAnsi="Times New Roman"/>
          <w:sz w:val="28"/>
          <w:szCs w:val="28"/>
        </w:rPr>
        <w:t xml:space="preserve"> </w:t>
      </w:r>
      <w:r w:rsidRPr="FB37FCE3">
        <w:rPr>
          <w:rFonts w:ascii="Times New Roman" w:cs="Times New Roman" w:hAnsi="Times New Roman"/>
          <w:sz w:val="28"/>
          <w:szCs w:val="28"/>
          <w:rPrChange w:id="14250" w:author="user pc" w:date="2022-03-15T10:14:00Z">
            <w:rPr>
              <w:rFonts w:cs="Calibri" w:hAnsi="Noto Sans Armenian"/>
            </w:rPr>
          </w:rPrChange>
        </w:rPr>
        <w:t>bottom</w:t>
      </w:r>
      <w:r>
        <w:rPr>
          <w:rFonts w:ascii="Times New Roman" w:cs="Times New Roman" w:hAnsi="Times New Roman"/>
          <w:sz w:val="28"/>
          <w:szCs w:val="28"/>
        </w:rPr>
        <w:t xml:space="preserve"> </w:t>
      </w:r>
      <w:r w:rsidRPr="BD80F17F">
        <w:rPr>
          <w:rFonts w:ascii="Times New Roman" w:cs="Times New Roman" w:hAnsi="Times New Roman"/>
          <w:sz w:val="28"/>
          <w:szCs w:val="28"/>
          <w:rPrChange w:id="14251" w:author="user pc" w:date="2022-03-15T10:14:00Z">
            <w:rPr>
              <w:rFonts w:cs="Calibri" w:hAnsi="Noto Sans Armenian"/>
            </w:rPr>
          </w:rPrChange>
        </w:rPr>
        <w:t>of</w:t>
      </w:r>
      <w:r>
        <w:rPr>
          <w:rFonts w:ascii="Times New Roman" w:cs="Times New Roman" w:hAnsi="Times New Roman"/>
          <w:sz w:val="28"/>
          <w:szCs w:val="28"/>
        </w:rPr>
        <w:t xml:space="preserve"> </w:t>
      </w:r>
      <w:r w:rsidRPr="90898F7A">
        <w:rPr>
          <w:rFonts w:ascii="Times New Roman" w:cs="Times New Roman" w:hAnsi="Times New Roman"/>
          <w:sz w:val="28"/>
          <w:szCs w:val="28"/>
          <w:rPrChange w:id="14252" w:author="user pc" w:date="2022-03-15T10:14:00Z">
            <w:rPr>
              <w:rFonts w:cs="Calibri" w:hAnsi="Noto Sans Armenian"/>
            </w:rPr>
          </w:rPrChange>
        </w:rPr>
        <w:t>the</w:t>
      </w:r>
      <w:r>
        <w:rPr>
          <w:rFonts w:ascii="Times New Roman" w:cs="Times New Roman" w:hAnsi="Times New Roman"/>
          <w:sz w:val="28"/>
          <w:szCs w:val="28"/>
        </w:rPr>
        <w:t xml:space="preserve"> </w:t>
      </w:r>
      <w:r w:rsidRPr="1EB364F6">
        <w:rPr>
          <w:rFonts w:ascii="Times New Roman" w:cs="Times New Roman" w:hAnsi="Times New Roman"/>
          <w:sz w:val="28"/>
          <w:szCs w:val="28"/>
          <w:rPrChange w:id="14253" w:author="user pc" w:date="2022-03-15T10:14:00Z">
            <w:rPr>
              <w:rFonts w:cs="Calibri" w:hAnsi="Noto Sans Armenian"/>
            </w:rPr>
          </w:rPrChange>
        </w:rPr>
        <w:t>meniscus</w:t>
      </w:r>
      <w:r>
        <w:rPr>
          <w:rFonts w:ascii="Times New Roman" w:cs="Times New Roman" w:hAnsi="Times New Roman"/>
          <w:sz w:val="28"/>
          <w:szCs w:val="28"/>
        </w:rPr>
        <w:t xml:space="preserve"> </w:t>
      </w:r>
      <w:r w:rsidRPr="57241227">
        <w:rPr>
          <w:rFonts w:ascii="Times New Roman" w:cs="Times New Roman" w:hAnsi="Times New Roman"/>
          <w:sz w:val="28"/>
          <w:szCs w:val="28"/>
          <w:rPrChange w:id="14254" w:author="user pc" w:date="2022-03-15T10:14:00Z">
            <w:rPr>
              <w:rFonts w:cs="Calibri" w:hAnsi="Noto Sans Armenian"/>
            </w:rPr>
          </w:rPrChange>
        </w:rPr>
        <w:t>is</w:t>
      </w:r>
      <w:r>
        <w:rPr>
          <w:rFonts w:ascii="Times New Roman" w:cs="Times New Roman" w:hAnsi="Times New Roman"/>
          <w:sz w:val="28"/>
          <w:szCs w:val="28"/>
        </w:rPr>
        <w:t xml:space="preserve"> </w:t>
      </w:r>
      <w:r w:rsidRPr="9AA66CF4">
        <w:rPr>
          <w:rFonts w:ascii="Times New Roman" w:cs="Times New Roman" w:hAnsi="Times New Roman"/>
          <w:sz w:val="28"/>
          <w:szCs w:val="28"/>
          <w:rPrChange w:id="14255" w:author="user pc" w:date="2022-03-15T10:14:00Z">
            <w:rPr>
              <w:rFonts w:cs="Calibri" w:hAnsi="Noto Sans Armenian"/>
            </w:rPr>
          </w:rPrChange>
        </w:rPr>
        <w:t>at</w:t>
      </w:r>
      <w:r>
        <w:rPr>
          <w:rFonts w:ascii="Times New Roman" w:cs="Times New Roman" w:hAnsi="Times New Roman"/>
          <w:sz w:val="28"/>
          <w:szCs w:val="28"/>
        </w:rPr>
        <w:t xml:space="preserve"> </w:t>
      </w:r>
      <w:r w:rsidRPr="749E81F3">
        <w:rPr>
          <w:rFonts w:ascii="Times New Roman" w:cs="Times New Roman" w:hAnsi="Times New Roman"/>
          <w:sz w:val="28"/>
          <w:szCs w:val="28"/>
          <w:rPrChange w:id="14256" w:author="user pc" w:date="2022-03-15T10:14:00Z">
            <w:rPr>
              <w:rFonts w:cs="Calibri" w:hAnsi="Noto Sans Armenian"/>
            </w:rPr>
          </w:rPrChange>
        </w:rPr>
        <w:t>or</w:t>
      </w:r>
      <w:r>
        <w:rPr>
          <w:rFonts w:ascii="Times New Roman" w:cs="Times New Roman" w:hAnsi="Times New Roman"/>
          <w:sz w:val="28"/>
          <w:szCs w:val="28"/>
        </w:rPr>
        <w:t xml:space="preserve"> </w:t>
      </w:r>
      <w:r w:rsidRPr="696B87BE">
        <w:rPr>
          <w:rFonts w:ascii="Times New Roman" w:cs="Times New Roman" w:hAnsi="Times New Roman"/>
          <w:sz w:val="28"/>
          <w:szCs w:val="28"/>
          <w:rPrChange w:id="14257" w:author="user pc" w:date="2022-03-15T10:14:00Z">
            <w:rPr>
              <w:rFonts w:cs="Calibri" w:hAnsi="Noto Sans Armenian"/>
            </w:rPr>
          </w:rPrChange>
        </w:rPr>
        <w:t>below</w:t>
      </w:r>
      <w:r>
        <w:rPr>
          <w:rFonts w:ascii="Times New Roman" w:cs="Times New Roman" w:hAnsi="Times New Roman"/>
          <w:sz w:val="28"/>
          <w:szCs w:val="28"/>
        </w:rPr>
        <w:t xml:space="preserve"> </w:t>
      </w:r>
      <w:r w:rsidRPr="F401ED1B">
        <w:rPr>
          <w:rFonts w:ascii="Times New Roman" w:cs="Times New Roman" w:hAnsi="Times New Roman"/>
          <w:sz w:val="28"/>
          <w:szCs w:val="28"/>
          <w:rPrChange w:id="14258" w:author="user pc" w:date="2022-03-15T10:14:00Z">
            <w:rPr>
              <w:rFonts w:cs="Calibri" w:hAnsi="Noto Sans Armenian"/>
            </w:rPr>
          </w:rPrChange>
        </w:rPr>
        <w:t>the</w:t>
      </w:r>
      <w:r>
        <w:rPr>
          <w:rFonts w:ascii="Times New Roman" w:cs="Times New Roman" w:hAnsi="Times New Roman"/>
          <w:sz w:val="28"/>
          <w:szCs w:val="28"/>
        </w:rPr>
        <w:t xml:space="preserve"> </w:t>
      </w:r>
      <w:r w:rsidRPr="EAFC658F">
        <w:rPr>
          <w:rFonts w:ascii="Times New Roman" w:cs="Times New Roman" w:hAnsi="Times New Roman"/>
          <w:sz w:val="28"/>
          <w:szCs w:val="28"/>
          <w:rPrChange w:id="14259" w:author="user pc" w:date="2022-03-15T10:14:00Z">
            <w:rPr>
              <w:rFonts w:cs="Calibri" w:hAnsi="Noto Sans Armenian"/>
            </w:rPr>
          </w:rPrChange>
        </w:rPr>
        <w:t>zero</w:t>
      </w:r>
      <w:r>
        <w:rPr>
          <w:rFonts w:ascii="Times New Roman" w:cs="Times New Roman" w:hAnsi="Times New Roman"/>
          <w:sz w:val="28"/>
          <w:szCs w:val="28"/>
        </w:rPr>
        <w:t xml:space="preserve"> </w:t>
      </w:r>
      <w:r w:rsidRPr="514DFD8E">
        <w:rPr>
          <w:rFonts w:ascii="Times New Roman" w:cs="Times New Roman" w:hAnsi="Times New Roman"/>
          <w:sz w:val="28"/>
          <w:szCs w:val="28"/>
          <w:rPrChange w:id="14260" w:author="user pc" w:date="2022-03-15T10:14:00Z">
            <w:rPr>
              <w:rFonts w:cs="Calibri" w:hAnsi="Noto Sans Armenian"/>
            </w:rPr>
          </w:rPrChange>
        </w:rPr>
        <w:t>mark.</w:t>
      </w:r>
    </w:p>
    <w:p>
      <w:pPr>
        <w:pStyle w:val="style0"/>
        <w:rPr>
          <w:rFonts w:ascii="Times New Roman" w:cs="Times New Roman"/>
          <w:sz w:val="28"/>
          <w:szCs w:val="28"/>
          <w:rPrChange w:id="14261" w:author="user pc" w:date="2022-03-15T10:14:00Z">
            <w:rPr/>
          </w:rPrChange>
        </w:rPr>
      </w:pPr>
      <w:r w:rsidRPr="23DAAEB3">
        <w:rPr>
          <w:rFonts w:ascii="Times New Roman" w:cs="Times New Roman" w:hAnsi="Times New Roman"/>
          <w:sz w:val="28"/>
          <w:szCs w:val="28"/>
          <w:rPrChange w:id="14262" w:author="user pc" w:date="2022-03-15T10:14:00Z">
            <w:rPr>
              <w:rFonts w:cs="Calibri" w:hAnsi="Noto Sans Armenian"/>
            </w:rPr>
          </w:rPrChange>
        </w:rPr>
        <w:t>14.</w:t>
      </w:r>
      <w:r>
        <w:rPr>
          <w:rFonts w:ascii="Times New Roman" w:cs="Times New Roman" w:hAnsi="Times New Roman"/>
          <w:sz w:val="28"/>
          <w:szCs w:val="28"/>
        </w:rPr>
        <w:t xml:space="preserve"> </w:t>
      </w:r>
      <w:r w:rsidRPr="AED02873">
        <w:rPr>
          <w:rFonts w:ascii="Times New Roman" w:cs="Times New Roman" w:hAnsi="Times New Roman"/>
          <w:sz w:val="28"/>
          <w:szCs w:val="28"/>
          <w:rPrChange w:id="14263" w:author="user pc" w:date="2022-03-15T10:14:00Z">
            <w:rPr>
              <w:rFonts w:cs="Calibri" w:hAnsi="Noto Sans Armenian"/>
            </w:rPr>
          </w:rPrChange>
        </w:rPr>
        <w:t>Touch</w:t>
      </w:r>
      <w:r>
        <w:rPr>
          <w:rFonts w:ascii="Times New Roman" w:cs="Times New Roman" w:hAnsi="Times New Roman"/>
          <w:sz w:val="28"/>
          <w:szCs w:val="28"/>
        </w:rPr>
        <w:t xml:space="preserve"> </w:t>
      </w:r>
      <w:r w:rsidRPr="A4819E25">
        <w:rPr>
          <w:rFonts w:ascii="Times New Roman" w:cs="Times New Roman" w:hAnsi="Times New Roman"/>
          <w:sz w:val="28"/>
          <w:szCs w:val="28"/>
          <w:rPrChange w:id="14264" w:author="user pc" w:date="2022-03-15T10:14:00Z">
            <w:rPr>
              <w:rFonts w:cs="Calibri" w:hAnsi="Noto Sans Armenian"/>
            </w:rPr>
          </w:rPrChange>
        </w:rPr>
        <w:t>the</w:t>
      </w:r>
      <w:r>
        <w:rPr>
          <w:rFonts w:ascii="Times New Roman" w:cs="Times New Roman" w:hAnsi="Times New Roman"/>
          <w:sz w:val="28"/>
          <w:szCs w:val="28"/>
        </w:rPr>
        <w:t xml:space="preserve"> </w:t>
      </w:r>
      <w:r w:rsidRPr="6B1EF5D5">
        <w:rPr>
          <w:rFonts w:ascii="Times New Roman" w:cs="Times New Roman" w:hAnsi="Times New Roman"/>
          <w:sz w:val="28"/>
          <w:szCs w:val="28"/>
          <w:rPrChange w:id="14265" w:author="user pc" w:date="2022-03-15T10:14:00Z">
            <w:rPr>
              <w:rFonts w:cs="Calibri" w:hAnsi="Noto Sans Armenian"/>
            </w:rPr>
          </w:rPrChange>
        </w:rPr>
        <w:t>tip</w:t>
      </w:r>
      <w:r>
        <w:rPr>
          <w:rFonts w:ascii="Times New Roman" w:cs="Times New Roman" w:hAnsi="Times New Roman"/>
          <w:sz w:val="28"/>
          <w:szCs w:val="28"/>
        </w:rPr>
        <w:t xml:space="preserve"> </w:t>
      </w:r>
      <w:r w:rsidRPr="B313533B">
        <w:rPr>
          <w:rFonts w:ascii="Times New Roman" w:cs="Times New Roman" w:hAnsi="Times New Roman"/>
          <w:sz w:val="28"/>
          <w:szCs w:val="28"/>
          <w:rPrChange w:id="14266" w:author="user pc" w:date="2022-03-15T10:14:00Z">
            <w:rPr>
              <w:rFonts w:cs="Calibri" w:hAnsi="Noto Sans Armenian"/>
            </w:rPr>
          </w:rPrChange>
        </w:rPr>
        <w:t>of</w:t>
      </w:r>
      <w:r>
        <w:rPr>
          <w:rFonts w:ascii="Times New Roman" w:cs="Times New Roman" w:hAnsi="Times New Roman"/>
          <w:sz w:val="28"/>
          <w:szCs w:val="28"/>
        </w:rPr>
        <w:t xml:space="preserve"> </w:t>
      </w:r>
      <w:r w:rsidRPr="07C4171F">
        <w:rPr>
          <w:rFonts w:ascii="Times New Roman" w:cs="Times New Roman" w:hAnsi="Times New Roman"/>
          <w:sz w:val="28"/>
          <w:szCs w:val="28"/>
          <w:rPrChange w:id="14267" w:author="user pc" w:date="2022-03-15T10:14:00Z">
            <w:rPr>
              <w:rFonts w:cs="Calibri" w:hAnsi="Noto Sans Armenian"/>
            </w:rPr>
          </w:rPrChange>
        </w:rPr>
        <w:t>the</w:t>
      </w:r>
      <w:r>
        <w:rPr>
          <w:rFonts w:ascii="Times New Roman" w:cs="Times New Roman" w:hAnsi="Times New Roman"/>
          <w:sz w:val="28"/>
          <w:szCs w:val="28"/>
        </w:rPr>
        <w:t xml:space="preserve"> </w:t>
      </w:r>
      <w:r w:rsidRPr="2EF93FA2">
        <w:rPr>
          <w:rFonts w:ascii="Times New Roman" w:cs="Times New Roman" w:hAnsi="Times New Roman"/>
          <w:sz w:val="28"/>
          <w:szCs w:val="28"/>
          <w:rPrChange w:id="14268" w:author="user pc" w:date="2022-03-15T10:14:00Z">
            <w:rPr>
              <w:rFonts w:cs="Calibri" w:hAnsi="Noto Sans Armenian"/>
            </w:rPr>
          </w:rPrChange>
        </w:rPr>
        <w:t>burette</w:t>
      </w:r>
      <w:r>
        <w:rPr>
          <w:rFonts w:ascii="Times New Roman" w:cs="Times New Roman" w:hAnsi="Times New Roman"/>
          <w:sz w:val="28"/>
          <w:szCs w:val="28"/>
        </w:rPr>
        <w:t xml:space="preserve"> </w:t>
      </w:r>
      <w:r w:rsidRPr="90FA3201">
        <w:rPr>
          <w:rFonts w:ascii="Times New Roman" w:cs="Times New Roman" w:hAnsi="Times New Roman"/>
          <w:sz w:val="28"/>
          <w:szCs w:val="28"/>
          <w:rPrChange w:id="14269" w:author="user pc" w:date="2022-03-15T10:14:00Z">
            <w:rPr>
              <w:rFonts w:cs="Calibri" w:hAnsi="Noto Sans Armenian"/>
            </w:rPr>
          </w:rPrChange>
        </w:rPr>
        <w:t>against</w:t>
      </w:r>
      <w:r>
        <w:rPr>
          <w:rFonts w:ascii="Times New Roman" w:cs="Times New Roman" w:hAnsi="Times New Roman"/>
          <w:sz w:val="28"/>
          <w:szCs w:val="28"/>
        </w:rPr>
        <w:t xml:space="preserve"> </w:t>
      </w:r>
      <w:r w:rsidRPr="40C9AB54">
        <w:rPr>
          <w:rFonts w:ascii="Times New Roman" w:cs="Times New Roman" w:hAnsi="Times New Roman"/>
          <w:sz w:val="28"/>
          <w:szCs w:val="28"/>
          <w:rPrChange w:id="14270" w:author="user pc" w:date="2022-03-15T10:14:00Z">
            <w:rPr>
              <w:rFonts w:cs="Calibri" w:hAnsi="Noto Sans Armenian"/>
            </w:rPr>
          </w:rPrChange>
        </w:rPr>
        <w:t>the</w:t>
      </w:r>
      <w:r>
        <w:rPr>
          <w:rFonts w:ascii="Times New Roman" w:cs="Times New Roman" w:hAnsi="Times New Roman"/>
          <w:sz w:val="28"/>
          <w:szCs w:val="28"/>
        </w:rPr>
        <w:t xml:space="preserve"> </w:t>
      </w:r>
      <w:r w:rsidRPr="67CF4628">
        <w:rPr>
          <w:rFonts w:ascii="Times New Roman" w:cs="Times New Roman" w:hAnsi="Times New Roman"/>
          <w:sz w:val="28"/>
          <w:szCs w:val="28"/>
          <w:rPrChange w:id="14271" w:author="user pc" w:date="2022-03-15T10:14:00Z">
            <w:rPr>
              <w:rFonts w:cs="Calibri" w:hAnsi="Noto Sans Armenian"/>
            </w:rPr>
          </w:rPrChange>
        </w:rPr>
        <w:t>beaker</w:t>
      </w:r>
      <w:r>
        <w:rPr>
          <w:rFonts w:ascii="Times New Roman" w:cs="Times New Roman" w:hAnsi="Times New Roman"/>
          <w:sz w:val="28"/>
          <w:szCs w:val="28"/>
        </w:rPr>
        <w:t xml:space="preserve"> </w:t>
      </w:r>
      <w:r w:rsidRPr="05A748A1">
        <w:rPr>
          <w:rFonts w:ascii="Times New Roman" w:cs="Times New Roman" w:hAnsi="Times New Roman"/>
          <w:sz w:val="28"/>
          <w:szCs w:val="28"/>
          <w:rPrChange w:id="14272" w:author="user pc" w:date="2022-03-15T10:14:00Z">
            <w:rPr>
              <w:rFonts w:cs="Calibri" w:hAnsi="Noto Sans Armenian"/>
            </w:rPr>
          </w:rPrChange>
        </w:rPr>
        <w:t>to</w:t>
      </w:r>
      <w:r>
        <w:rPr>
          <w:rFonts w:ascii="Times New Roman" w:cs="Times New Roman" w:hAnsi="Times New Roman"/>
          <w:sz w:val="28"/>
          <w:szCs w:val="28"/>
        </w:rPr>
        <w:t xml:space="preserve"> </w:t>
      </w:r>
      <w:r w:rsidRPr="C850A7F2">
        <w:rPr>
          <w:rFonts w:ascii="Times New Roman" w:cs="Times New Roman" w:hAnsi="Times New Roman"/>
          <w:sz w:val="28"/>
          <w:szCs w:val="28"/>
          <w:rPrChange w:id="14273" w:author="user pc" w:date="2022-03-15T10:14:00Z">
            <w:rPr>
              <w:rFonts w:cs="Calibri" w:hAnsi="Noto Sans Armenian"/>
            </w:rPr>
          </w:rPrChange>
        </w:rPr>
        <w:t>remove</w:t>
      </w:r>
      <w:r>
        <w:rPr>
          <w:rFonts w:ascii="Times New Roman" w:cs="Times New Roman" w:hAnsi="Times New Roman"/>
          <w:sz w:val="28"/>
          <w:szCs w:val="28"/>
        </w:rPr>
        <w:t xml:space="preserve"> </w:t>
      </w:r>
      <w:r w:rsidRPr="4619613B">
        <w:rPr>
          <w:rFonts w:ascii="Times New Roman" w:cs="Times New Roman" w:hAnsi="Times New Roman"/>
          <w:sz w:val="28"/>
          <w:szCs w:val="28"/>
          <w:rPrChange w:id="14274" w:author="user pc" w:date="2022-03-15T10:14:00Z">
            <w:rPr>
              <w:rFonts w:cs="Calibri" w:hAnsi="Noto Sans Armenian"/>
            </w:rPr>
          </w:rPrChange>
        </w:rPr>
        <w:t>any</w:t>
      </w:r>
      <w:r>
        <w:rPr>
          <w:rFonts w:ascii="Times New Roman" w:cs="Times New Roman" w:hAnsi="Times New Roman"/>
          <w:sz w:val="28"/>
          <w:szCs w:val="28"/>
        </w:rPr>
        <w:t xml:space="preserve"> </w:t>
      </w:r>
      <w:r w:rsidRPr="7F0BD328">
        <w:rPr>
          <w:rFonts w:ascii="Times New Roman" w:cs="Times New Roman" w:hAnsi="Times New Roman"/>
          <w:sz w:val="28"/>
          <w:szCs w:val="28"/>
          <w:rPrChange w:id="14275" w:author="user pc" w:date="2022-03-15T10:14:00Z">
            <w:rPr>
              <w:rFonts w:cs="Calibri" w:hAnsi="Noto Sans Armenian"/>
            </w:rPr>
          </w:rPrChange>
        </w:rPr>
        <w:t>clinging</w:t>
      </w:r>
      <w:r>
        <w:rPr>
          <w:rFonts w:ascii="Times New Roman" w:cs="Times New Roman" w:hAnsi="Times New Roman"/>
          <w:sz w:val="28"/>
          <w:szCs w:val="28"/>
        </w:rPr>
        <w:t xml:space="preserve"> </w:t>
      </w:r>
      <w:r w:rsidRPr="08B47B54">
        <w:rPr>
          <w:rFonts w:ascii="Times New Roman" w:cs="Times New Roman" w:hAnsi="Times New Roman"/>
          <w:sz w:val="28"/>
          <w:szCs w:val="28"/>
          <w:rPrChange w:id="14276" w:author="user pc" w:date="2022-03-15T10:14:00Z">
            <w:rPr>
              <w:rFonts w:cs="Calibri" w:hAnsi="Noto Sans Armenian"/>
            </w:rPr>
          </w:rPrChange>
        </w:rPr>
        <w:t>drop.</w:t>
      </w:r>
      <w:r>
        <w:rPr>
          <w:rFonts w:ascii="Times New Roman" w:cs="Times New Roman" w:hAnsi="Times New Roman"/>
          <w:sz w:val="28"/>
          <w:szCs w:val="28"/>
        </w:rPr>
        <w:t xml:space="preserve"> </w:t>
      </w:r>
      <w:r w:rsidRPr="DEAC09BF">
        <w:rPr>
          <w:rFonts w:ascii="Times New Roman" w:cs="Times New Roman" w:hAnsi="Times New Roman"/>
          <w:sz w:val="28"/>
          <w:szCs w:val="28"/>
          <w:rPrChange w:id="14277" w:author="user pc" w:date="2022-03-15T10:14:00Z">
            <w:rPr>
              <w:rFonts w:cs="Calibri" w:hAnsi="Noto Sans Armenian"/>
            </w:rPr>
          </w:rPrChange>
        </w:rPr>
        <w:t>Check</w:t>
      </w:r>
      <w:r>
        <w:rPr>
          <w:rFonts w:ascii="Times New Roman" w:cs="Times New Roman" w:hAnsi="Times New Roman"/>
          <w:sz w:val="28"/>
          <w:szCs w:val="28"/>
        </w:rPr>
        <w:t xml:space="preserve"> </w:t>
      </w:r>
      <w:r w:rsidRPr="B2558E51">
        <w:rPr>
          <w:rFonts w:ascii="Times New Roman" w:cs="Times New Roman" w:hAnsi="Times New Roman"/>
          <w:sz w:val="28"/>
          <w:szCs w:val="28"/>
          <w:rPrChange w:id="14278" w:author="user pc" w:date="2022-03-15T10:14:00Z">
            <w:rPr>
              <w:rFonts w:cs="Calibri" w:hAnsi="Noto Sans Armenian"/>
            </w:rPr>
          </w:rPrChange>
        </w:rPr>
        <w:t>that</w:t>
      </w:r>
      <w:r>
        <w:rPr>
          <w:rFonts w:ascii="Times New Roman" w:cs="Times New Roman" w:hAnsi="Times New Roman"/>
          <w:sz w:val="28"/>
          <w:szCs w:val="28"/>
        </w:rPr>
        <w:t xml:space="preserve"> </w:t>
      </w:r>
      <w:r w:rsidRPr="CA4025F6">
        <w:rPr>
          <w:rFonts w:ascii="Times New Roman" w:cs="Times New Roman" w:hAnsi="Times New Roman"/>
          <w:sz w:val="28"/>
          <w:szCs w:val="28"/>
          <w:rPrChange w:id="14279" w:author="user pc" w:date="2022-03-15T10:14:00Z">
            <w:rPr>
              <w:rFonts w:cs="Calibri" w:hAnsi="Noto Sans Armenian"/>
            </w:rPr>
          </w:rPrChange>
        </w:rPr>
        <w:t>the</w:t>
      </w:r>
      <w:r>
        <w:rPr>
          <w:rFonts w:ascii="Times New Roman" w:cs="Times New Roman" w:hAnsi="Times New Roman"/>
          <w:sz w:val="28"/>
          <w:szCs w:val="28"/>
        </w:rPr>
        <w:t xml:space="preserve"> </w:t>
      </w:r>
      <w:r w:rsidRPr="187570A7">
        <w:rPr>
          <w:rFonts w:ascii="Times New Roman" w:cs="Times New Roman" w:hAnsi="Times New Roman"/>
          <w:sz w:val="28"/>
          <w:szCs w:val="28"/>
          <w:rPrChange w:id="14280" w:author="user pc" w:date="2022-03-15T10:14:00Z">
            <w:rPr>
              <w:rFonts w:cs="Calibri" w:hAnsi="Noto Sans Armenian"/>
            </w:rPr>
          </w:rPrChange>
        </w:rPr>
        <w:t>portion</w:t>
      </w:r>
      <w:r>
        <w:rPr>
          <w:rFonts w:ascii="Times New Roman" w:cs="Times New Roman" w:hAnsi="Times New Roman"/>
          <w:sz w:val="28"/>
          <w:szCs w:val="28"/>
        </w:rPr>
        <w:t xml:space="preserve"> </w:t>
      </w:r>
      <w:r w:rsidRPr="CE5ECC4A">
        <w:rPr>
          <w:rFonts w:ascii="Times New Roman" w:cs="Times New Roman" w:hAnsi="Times New Roman"/>
          <w:sz w:val="28"/>
          <w:szCs w:val="28"/>
          <w:rPrChange w:id="14281" w:author="user pc" w:date="2022-03-15T10:14:00Z">
            <w:rPr>
              <w:rFonts w:cs="Calibri" w:hAnsi="Noto Sans Armenian"/>
            </w:rPr>
          </w:rPrChange>
        </w:rPr>
        <w:t>of</w:t>
      </w:r>
      <w:r>
        <w:rPr>
          <w:rFonts w:ascii="Times New Roman" w:cs="Times New Roman" w:hAnsi="Times New Roman"/>
          <w:sz w:val="28"/>
          <w:szCs w:val="28"/>
        </w:rPr>
        <w:t xml:space="preserve"> </w:t>
      </w:r>
      <w:r w:rsidRPr="B807A4D7">
        <w:rPr>
          <w:rFonts w:ascii="Times New Roman" w:cs="Times New Roman" w:hAnsi="Times New Roman"/>
          <w:sz w:val="28"/>
          <w:szCs w:val="28"/>
          <w:rPrChange w:id="14282" w:author="user pc" w:date="2022-03-15T10:14:00Z">
            <w:rPr>
              <w:rFonts w:cs="Calibri" w:hAnsi="Noto Sans Armenian"/>
            </w:rPr>
          </w:rPrChange>
        </w:rPr>
        <w:t>the</w:t>
      </w:r>
      <w:r>
        <w:rPr>
          <w:rFonts w:ascii="Times New Roman" w:cs="Times New Roman" w:hAnsi="Times New Roman"/>
          <w:sz w:val="28"/>
          <w:szCs w:val="28"/>
        </w:rPr>
        <w:t xml:space="preserve"> </w:t>
      </w:r>
      <w:r w:rsidRPr="5A1E9117">
        <w:rPr>
          <w:rFonts w:ascii="Times New Roman" w:cs="Times New Roman" w:hAnsi="Times New Roman"/>
          <w:sz w:val="28"/>
          <w:szCs w:val="28"/>
          <w:rPrChange w:id="14283" w:author="user pc" w:date="2022-03-15T10:14:00Z">
            <w:rPr>
              <w:rFonts w:cs="Calibri" w:hAnsi="Noto Sans Armenian"/>
            </w:rPr>
          </w:rPrChange>
        </w:rPr>
        <w:t>burette</w:t>
      </w:r>
      <w:r>
        <w:rPr>
          <w:rFonts w:ascii="Times New Roman" w:cs="Times New Roman" w:hAnsi="Times New Roman"/>
          <w:sz w:val="28"/>
          <w:szCs w:val="28"/>
        </w:rPr>
        <w:t xml:space="preserve"> </w:t>
      </w:r>
      <w:r w:rsidRPr="989A21A4">
        <w:rPr>
          <w:rFonts w:ascii="Times New Roman" w:cs="Times New Roman" w:hAnsi="Times New Roman"/>
          <w:sz w:val="28"/>
          <w:szCs w:val="28"/>
          <w:rPrChange w:id="14284" w:author="user pc" w:date="2022-03-15T10:14:00Z">
            <w:rPr>
              <w:rFonts w:cs="Calibri" w:hAnsi="Noto Sans Armenian"/>
            </w:rPr>
          </w:rPrChange>
        </w:rPr>
        <w:t>that</w:t>
      </w:r>
      <w:r>
        <w:rPr>
          <w:rFonts w:ascii="Times New Roman" w:cs="Times New Roman" w:hAnsi="Times New Roman"/>
          <w:sz w:val="28"/>
          <w:szCs w:val="28"/>
        </w:rPr>
        <w:t xml:space="preserve"> </w:t>
      </w:r>
      <w:r w:rsidRPr="AF617ED9">
        <w:rPr>
          <w:rFonts w:ascii="Times New Roman" w:cs="Times New Roman" w:hAnsi="Times New Roman"/>
          <w:sz w:val="28"/>
          <w:szCs w:val="28"/>
          <w:rPrChange w:id="14285" w:author="user pc" w:date="2022-03-15T10:14:00Z">
            <w:rPr>
              <w:rFonts w:cs="Calibri" w:hAnsi="Noto Sans Armenian"/>
            </w:rPr>
          </w:rPrChange>
        </w:rPr>
        <w:t>is</w:t>
      </w:r>
      <w:r>
        <w:rPr>
          <w:rFonts w:ascii="Times New Roman" w:cs="Times New Roman" w:hAnsi="Times New Roman"/>
          <w:sz w:val="28"/>
          <w:szCs w:val="28"/>
        </w:rPr>
        <w:t xml:space="preserve"> </w:t>
      </w:r>
      <w:r w:rsidRPr="4C4CB1F8">
        <w:rPr>
          <w:rFonts w:ascii="Times New Roman" w:cs="Times New Roman" w:hAnsi="Times New Roman"/>
          <w:sz w:val="28"/>
          <w:szCs w:val="28"/>
          <w:rPrChange w:id="14286" w:author="user pc" w:date="2022-03-15T10:14:00Z">
            <w:rPr>
              <w:rFonts w:cs="Calibri" w:hAnsi="Noto Sans Armenian"/>
            </w:rPr>
          </w:rPrChange>
        </w:rPr>
        <w:t>below</w:t>
      </w:r>
      <w:r>
        <w:rPr>
          <w:rFonts w:ascii="Times New Roman" w:cs="Times New Roman" w:hAnsi="Times New Roman"/>
          <w:sz w:val="28"/>
          <w:szCs w:val="28"/>
        </w:rPr>
        <w:t xml:space="preserve"> </w:t>
      </w:r>
      <w:r w:rsidRPr="2AFA0573">
        <w:rPr>
          <w:rFonts w:ascii="Times New Roman" w:cs="Times New Roman" w:hAnsi="Times New Roman"/>
          <w:sz w:val="28"/>
          <w:szCs w:val="28"/>
          <w:rPrChange w:id="14287" w:author="user pc" w:date="2022-03-15T10:14:00Z">
            <w:rPr>
              <w:rFonts w:cs="Calibri" w:hAnsi="Noto Sans Armenian"/>
            </w:rPr>
          </w:rPrChange>
        </w:rPr>
        <w:t>the</w:t>
      </w:r>
      <w:r>
        <w:rPr>
          <w:rFonts w:ascii="Times New Roman" w:cs="Times New Roman" w:hAnsi="Times New Roman"/>
          <w:sz w:val="28"/>
          <w:szCs w:val="28"/>
        </w:rPr>
        <w:t xml:space="preserve"> </w:t>
      </w:r>
      <w:r w:rsidRPr="E3822317">
        <w:rPr>
          <w:rFonts w:ascii="Times New Roman" w:cs="Times New Roman" w:hAnsi="Times New Roman"/>
          <w:sz w:val="28"/>
          <w:szCs w:val="28"/>
          <w:rPrChange w:id="14288" w:author="user pc" w:date="2022-03-15T10:14:00Z">
            <w:rPr>
              <w:rFonts w:cs="Calibri" w:hAnsi="Noto Sans Armenian"/>
            </w:rPr>
          </w:rPrChange>
        </w:rPr>
        <w:t>tap</w:t>
      </w:r>
      <w:r>
        <w:rPr>
          <w:rFonts w:ascii="Times New Roman" w:cs="Times New Roman" w:hAnsi="Times New Roman"/>
          <w:sz w:val="28"/>
          <w:szCs w:val="28"/>
        </w:rPr>
        <w:t xml:space="preserve"> </w:t>
      </w:r>
      <w:r w:rsidRPr="B2F587E4">
        <w:rPr>
          <w:rFonts w:ascii="Times New Roman" w:cs="Times New Roman" w:hAnsi="Times New Roman"/>
          <w:sz w:val="28"/>
          <w:szCs w:val="28"/>
          <w:rPrChange w:id="14289" w:author="user pc" w:date="2022-03-15T10:14:00Z">
            <w:rPr>
              <w:rFonts w:cs="Calibri" w:hAnsi="Noto Sans Armenian"/>
            </w:rPr>
          </w:rPrChange>
        </w:rPr>
        <w:t>is</w:t>
      </w:r>
      <w:r>
        <w:rPr>
          <w:rFonts w:ascii="Times New Roman" w:cs="Times New Roman" w:hAnsi="Times New Roman"/>
          <w:sz w:val="28"/>
          <w:szCs w:val="28"/>
        </w:rPr>
        <w:t xml:space="preserve"> </w:t>
      </w:r>
      <w:r w:rsidRPr="6C363C0C">
        <w:rPr>
          <w:rFonts w:ascii="Times New Roman" w:cs="Times New Roman" w:hAnsi="Times New Roman"/>
          <w:sz w:val="28"/>
          <w:szCs w:val="28"/>
          <w:rPrChange w:id="14290" w:author="user pc" w:date="2022-03-15T10:14:00Z">
            <w:rPr>
              <w:rFonts w:cs="Calibri" w:hAnsi="Noto Sans Armenian"/>
            </w:rPr>
          </w:rPrChange>
        </w:rPr>
        <w:t>filled</w:t>
      </w:r>
      <w:r>
        <w:rPr>
          <w:rFonts w:ascii="Times New Roman" w:cs="Times New Roman" w:hAnsi="Times New Roman"/>
          <w:sz w:val="28"/>
          <w:szCs w:val="28"/>
        </w:rPr>
        <w:t xml:space="preserve"> </w:t>
      </w:r>
      <w:r w:rsidRPr="9565CD4B">
        <w:rPr>
          <w:rFonts w:ascii="Times New Roman" w:cs="Times New Roman" w:hAnsi="Times New Roman"/>
          <w:sz w:val="28"/>
          <w:szCs w:val="28"/>
          <w:rPrChange w:id="14291" w:author="user pc" w:date="2022-03-15T10:14:00Z">
            <w:rPr>
              <w:rFonts w:cs="Calibri" w:hAnsi="Noto Sans Armenian"/>
            </w:rPr>
          </w:rPrChange>
        </w:rPr>
        <w:t>with</w:t>
      </w:r>
      <w:r>
        <w:rPr>
          <w:rFonts w:ascii="Times New Roman" w:cs="Times New Roman" w:hAnsi="Times New Roman"/>
          <w:sz w:val="28"/>
          <w:szCs w:val="28"/>
        </w:rPr>
        <w:t xml:space="preserve"> </w:t>
      </w:r>
      <w:r w:rsidRPr="B1267775">
        <w:rPr>
          <w:rFonts w:ascii="Times New Roman" w:cs="Times New Roman" w:hAnsi="Times New Roman"/>
          <w:sz w:val="28"/>
          <w:szCs w:val="28"/>
          <w:rPrChange w:id="14292" w:author="user pc" w:date="2022-03-15T10:14:00Z">
            <w:rPr>
              <w:rFonts w:cs="Calibri" w:hAnsi="Noto Sans Armenian"/>
            </w:rPr>
          </w:rPrChange>
        </w:rPr>
        <w:t>liquid</w:t>
      </w:r>
      <w:r>
        <w:rPr>
          <w:rFonts w:ascii="Times New Roman" w:cs="Times New Roman" w:hAnsi="Times New Roman"/>
          <w:sz w:val="28"/>
          <w:szCs w:val="28"/>
        </w:rPr>
        <w:t xml:space="preserve"> </w:t>
      </w:r>
      <w:r w:rsidRPr="3DF65B30">
        <w:rPr>
          <w:rFonts w:ascii="Times New Roman" w:cs="Times New Roman" w:hAnsi="Times New Roman"/>
          <w:sz w:val="28"/>
          <w:szCs w:val="28"/>
          <w:rPrChange w:id="14293" w:author="user pc" w:date="2022-03-15T10:14:00Z">
            <w:rPr>
              <w:rFonts w:cs="Calibri" w:hAnsi="Noto Sans Armenian"/>
            </w:rPr>
          </w:rPrChange>
        </w:rPr>
        <w:t>and</w:t>
      </w:r>
      <w:r>
        <w:rPr>
          <w:rFonts w:ascii="Times New Roman" w:cs="Times New Roman" w:hAnsi="Times New Roman"/>
          <w:sz w:val="28"/>
          <w:szCs w:val="28"/>
        </w:rPr>
        <w:t xml:space="preserve"> </w:t>
      </w:r>
      <w:r w:rsidRPr="7A64411A">
        <w:rPr>
          <w:rFonts w:ascii="Times New Roman" w:cs="Times New Roman" w:hAnsi="Times New Roman"/>
          <w:sz w:val="28"/>
          <w:szCs w:val="28"/>
          <w:rPrChange w:id="14294" w:author="user pc" w:date="2022-03-15T10:14:00Z">
            <w:rPr>
              <w:rFonts w:cs="Calibri" w:hAnsi="Noto Sans Armenian"/>
            </w:rPr>
          </w:rPrChange>
        </w:rPr>
        <w:t>contains</w:t>
      </w:r>
      <w:r>
        <w:rPr>
          <w:rFonts w:ascii="Times New Roman" w:cs="Times New Roman" w:hAnsi="Times New Roman"/>
          <w:sz w:val="28"/>
          <w:szCs w:val="28"/>
        </w:rPr>
        <w:t xml:space="preserve"> </w:t>
      </w:r>
      <w:r w:rsidRPr="9D21826A">
        <w:rPr>
          <w:rFonts w:ascii="Times New Roman" w:cs="Times New Roman" w:hAnsi="Times New Roman"/>
          <w:sz w:val="28"/>
          <w:szCs w:val="28"/>
          <w:rPrChange w:id="14295" w:author="user pc" w:date="2022-03-15T10:14:00Z">
            <w:rPr>
              <w:rFonts w:cs="Calibri" w:hAnsi="Noto Sans Armenian"/>
            </w:rPr>
          </w:rPrChange>
        </w:rPr>
        <w:t>no</w:t>
      </w:r>
      <w:r>
        <w:rPr>
          <w:rFonts w:ascii="Times New Roman" w:cs="Times New Roman" w:hAnsi="Times New Roman"/>
          <w:sz w:val="28"/>
          <w:szCs w:val="28"/>
        </w:rPr>
        <w:t xml:space="preserve"> </w:t>
      </w:r>
      <w:r w:rsidRPr="C0B41AF9">
        <w:rPr>
          <w:rFonts w:ascii="Times New Roman" w:cs="Times New Roman" w:hAnsi="Times New Roman"/>
          <w:sz w:val="28"/>
          <w:szCs w:val="28"/>
          <w:rPrChange w:id="14296" w:author="user pc" w:date="2022-03-15T10:14:00Z">
            <w:rPr>
              <w:rFonts w:cs="Calibri" w:hAnsi="Noto Sans Armenian"/>
            </w:rPr>
          </w:rPrChange>
        </w:rPr>
        <w:t>air</w:t>
      </w:r>
      <w:r>
        <w:rPr>
          <w:rFonts w:ascii="Times New Roman" w:cs="Times New Roman" w:hAnsi="Times New Roman"/>
          <w:sz w:val="28"/>
          <w:szCs w:val="28"/>
        </w:rPr>
        <w:t xml:space="preserve"> </w:t>
      </w:r>
      <w:r w:rsidRPr="62BF7D1C">
        <w:rPr>
          <w:rFonts w:ascii="Times New Roman" w:cs="Times New Roman" w:hAnsi="Times New Roman"/>
          <w:sz w:val="28"/>
          <w:szCs w:val="28"/>
          <w:rPrChange w:id="14297" w:author="user pc" w:date="2022-03-15T10:14:00Z">
            <w:rPr>
              <w:rFonts w:cs="Calibri" w:hAnsi="Noto Sans Armenian"/>
            </w:rPr>
          </w:rPrChange>
        </w:rPr>
        <w:t>bubbles.</w:t>
      </w:r>
      <w:r>
        <w:rPr>
          <w:rFonts w:ascii="Times New Roman" w:cs="Times New Roman" w:hAnsi="Times New Roman"/>
          <w:sz w:val="28"/>
          <w:szCs w:val="28"/>
        </w:rPr>
        <w:t xml:space="preserve"> </w:t>
      </w:r>
      <w:r w:rsidRPr="B662199F">
        <w:rPr>
          <w:rFonts w:ascii="Times New Roman" w:cs="Times New Roman" w:hAnsi="Times New Roman"/>
          <w:sz w:val="28"/>
          <w:szCs w:val="28"/>
          <w:rPrChange w:id="14298" w:author="user pc" w:date="2022-03-15T10:14:00Z">
            <w:rPr>
              <w:rFonts w:cs="Calibri" w:hAnsi="Noto Sans Armenian"/>
            </w:rPr>
          </w:rPrChange>
        </w:rPr>
        <w:t>This is necessary because the volume of acid in that portion adds to give whatever the burette reading is above. If it is not filled, the titre value will tend to be more than that actually used.</w:t>
      </w:r>
    </w:p>
    <w:p>
      <w:pPr>
        <w:pStyle w:val="style0"/>
        <w:rPr>
          <w:rFonts w:ascii="Times New Roman" w:cs="Times New Roman"/>
          <w:sz w:val="28"/>
          <w:szCs w:val="28"/>
          <w:rPrChange w:id="14299" w:author="user pc" w:date="2022-03-15T10:14:00Z">
            <w:rPr/>
          </w:rPrChange>
        </w:rPr>
      </w:pPr>
      <w:r w:rsidRPr="4800AE0F">
        <w:rPr>
          <w:rFonts w:ascii="Times New Roman" w:cs="Times New Roman" w:hAnsi="Times New Roman"/>
          <w:sz w:val="28"/>
          <w:szCs w:val="28"/>
          <w:rPrChange w:id="14300" w:author="user pc" w:date="2022-03-15T10:14:00Z">
            <w:rPr>
              <w:rFonts w:cs="Calibri" w:hAnsi="Noto Sans Armenian"/>
            </w:rPr>
          </w:rPrChange>
        </w:rPr>
        <w:t>15.</w:t>
      </w:r>
      <w:r>
        <w:rPr>
          <w:rFonts w:ascii="Times New Roman" w:cs="Times New Roman" w:hAnsi="Times New Roman"/>
          <w:sz w:val="28"/>
          <w:szCs w:val="28"/>
        </w:rPr>
        <w:t xml:space="preserve"> </w:t>
      </w:r>
      <w:r w:rsidRPr="F31EE73A">
        <w:rPr>
          <w:rFonts w:ascii="Times New Roman" w:cs="Times New Roman" w:hAnsi="Times New Roman"/>
          <w:sz w:val="28"/>
          <w:szCs w:val="28"/>
          <w:rPrChange w:id="14301" w:author="user pc" w:date="2022-03-15T10:14:00Z">
            <w:rPr>
              <w:rFonts w:cs="Calibri" w:hAnsi="Noto Sans Armenian"/>
            </w:rPr>
          </w:rPrChange>
        </w:rPr>
        <w:t>Record</w:t>
      </w:r>
      <w:r>
        <w:rPr>
          <w:rFonts w:ascii="Times New Roman" w:cs="Times New Roman" w:hAnsi="Times New Roman"/>
          <w:sz w:val="28"/>
          <w:szCs w:val="28"/>
        </w:rPr>
        <w:t xml:space="preserve"> </w:t>
      </w:r>
      <w:r w:rsidRPr="B7A8438D">
        <w:rPr>
          <w:rFonts w:ascii="Times New Roman" w:cs="Times New Roman" w:hAnsi="Times New Roman"/>
          <w:sz w:val="28"/>
          <w:szCs w:val="28"/>
          <w:rPrChange w:id="14302" w:author="user pc" w:date="2022-03-15T10:14:00Z">
            <w:rPr>
              <w:rFonts w:cs="Calibri" w:hAnsi="Noto Sans Armenian"/>
            </w:rPr>
          </w:rPrChange>
        </w:rPr>
        <w:t>the</w:t>
      </w:r>
      <w:r>
        <w:rPr>
          <w:rFonts w:ascii="Times New Roman" w:cs="Times New Roman" w:hAnsi="Times New Roman"/>
          <w:sz w:val="28"/>
          <w:szCs w:val="28"/>
        </w:rPr>
        <w:t xml:space="preserve"> </w:t>
      </w:r>
      <w:r w:rsidRPr="FE18ED59">
        <w:rPr>
          <w:rFonts w:ascii="Times New Roman" w:cs="Times New Roman" w:hAnsi="Times New Roman"/>
          <w:sz w:val="28"/>
          <w:szCs w:val="28"/>
          <w:rPrChange w:id="14303" w:author="user pc" w:date="2022-03-15T10:14:00Z">
            <w:rPr>
              <w:rFonts w:cs="Calibri" w:hAnsi="Noto Sans Armenian"/>
            </w:rPr>
          </w:rPrChange>
        </w:rPr>
        <w:t>initial</w:t>
      </w:r>
      <w:r>
        <w:rPr>
          <w:rFonts w:ascii="Times New Roman" w:cs="Times New Roman" w:hAnsi="Times New Roman"/>
          <w:sz w:val="28"/>
          <w:szCs w:val="28"/>
        </w:rPr>
        <w:t xml:space="preserve"> </w:t>
      </w:r>
      <w:r w:rsidRPr="6AB4E1F6">
        <w:rPr>
          <w:rFonts w:ascii="Times New Roman" w:cs="Times New Roman" w:hAnsi="Times New Roman"/>
          <w:sz w:val="28"/>
          <w:szCs w:val="28"/>
          <w:rPrChange w:id="14304" w:author="user pc" w:date="2022-03-15T10:14:00Z">
            <w:rPr>
              <w:rFonts w:cs="Calibri" w:hAnsi="Noto Sans Armenian"/>
            </w:rPr>
          </w:rPrChange>
        </w:rPr>
        <w:t>burette</w:t>
      </w:r>
      <w:r>
        <w:rPr>
          <w:rFonts w:ascii="Times New Roman" w:cs="Times New Roman" w:hAnsi="Times New Roman"/>
          <w:sz w:val="28"/>
          <w:szCs w:val="28"/>
        </w:rPr>
        <w:t xml:space="preserve"> </w:t>
      </w:r>
      <w:r w:rsidRPr="BA30A221">
        <w:rPr>
          <w:rFonts w:ascii="Times New Roman" w:cs="Times New Roman" w:hAnsi="Times New Roman"/>
          <w:sz w:val="28"/>
          <w:szCs w:val="28"/>
          <w:rPrChange w:id="14305" w:author="user pc" w:date="2022-03-15T10:14:00Z">
            <w:rPr>
              <w:rFonts w:cs="Calibri" w:hAnsi="Noto Sans Armenian"/>
            </w:rPr>
          </w:rPrChange>
        </w:rPr>
        <w:t>reading</w:t>
      </w:r>
      <w:r>
        <w:rPr>
          <w:rFonts w:ascii="Times New Roman" w:cs="Times New Roman" w:hAnsi="Times New Roman"/>
          <w:sz w:val="28"/>
          <w:szCs w:val="28"/>
        </w:rPr>
        <w:t xml:space="preserve"> </w:t>
      </w:r>
      <w:r w:rsidRPr="03C15996">
        <w:rPr>
          <w:rFonts w:ascii="Times New Roman" w:cs="Times New Roman" w:hAnsi="Times New Roman"/>
          <w:sz w:val="28"/>
          <w:szCs w:val="28"/>
          <w:rPrChange w:id="14306" w:author="user pc" w:date="2022-03-15T10:14:00Z">
            <w:rPr>
              <w:rFonts w:cs="Calibri" w:hAnsi="Noto Sans Armenian"/>
            </w:rPr>
          </w:rPrChange>
        </w:rPr>
        <w:t>in</w:t>
      </w:r>
      <w:r>
        <w:rPr>
          <w:rFonts w:ascii="Times New Roman" w:cs="Times New Roman" w:hAnsi="Times New Roman"/>
          <w:sz w:val="28"/>
          <w:szCs w:val="28"/>
        </w:rPr>
        <w:t xml:space="preserve"> </w:t>
      </w:r>
      <w:r w:rsidRPr="0FAC19CC">
        <w:rPr>
          <w:rFonts w:ascii="Times New Roman" w:cs="Times New Roman" w:hAnsi="Times New Roman"/>
          <w:sz w:val="28"/>
          <w:szCs w:val="28"/>
          <w:rPrChange w:id="14307" w:author="user pc" w:date="2022-03-15T10:14:00Z">
            <w:rPr>
              <w:rFonts w:cs="Calibri" w:hAnsi="Noto Sans Armenian"/>
            </w:rPr>
          </w:rPrChange>
        </w:rPr>
        <w:t>your</w:t>
      </w:r>
      <w:r>
        <w:rPr>
          <w:rFonts w:ascii="Times New Roman" w:cs="Times New Roman" w:hAnsi="Times New Roman"/>
          <w:sz w:val="28"/>
          <w:szCs w:val="28"/>
        </w:rPr>
        <w:t xml:space="preserve"> </w:t>
      </w:r>
      <w:r w:rsidRPr="CA9E8BA0">
        <w:rPr>
          <w:rFonts w:ascii="Times New Roman" w:cs="Times New Roman" w:hAnsi="Times New Roman"/>
          <w:sz w:val="28"/>
          <w:szCs w:val="28"/>
          <w:rPrChange w:id="14308" w:author="user pc" w:date="2022-03-15T10:14:00Z">
            <w:rPr>
              <w:rFonts w:cs="Calibri" w:hAnsi="Noto Sans Armenian"/>
            </w:rPr>
          </w:rPrChange>
        </w:rPr>
        <w:t>notebook.</w:t>
      </w:r>
    </w:p>
    <w:p>
      <w:pPr>
        <w:pStyle w:val="style0"/>
        <w:rPr>
          <w:rFonts w:ascii="Times New Roman" w:cs="Times New Roman"/>
          <w:sz w:val="28"/>
          <w:szCs w:val="28"/>
          <w:rPrChange w:id="14309" w:author="user pc" w:date="2022-03-15T10:14:00Z">
            <w:rPr/>
          </w:rPrChange>
        </w:rPr>
      </w:pPr>
      <w:r w:rsidRPr="DA30BAA9">
        <w:rPr>
          <w:rFonts w:ascii="Times New Roman" w:cs="Times New Roman" w:hAnsi="Times New Roman"/>
          <w:sz w:val="28"/>
          <w:szCs w:val="28"/>
          <w:rPrChange w:id="14310" w:author="user pc" w:date="2022-03-15T10:14:00Z">
            <w:rPr>
              <w:rFonts w:cs="Calibri" w:hAnsi="Noto Sans Armenian"/>
            </w:rPr>
          </w:rPrChange>
        </w:rPr>
        <w:t>16.</w:t>
      </w:r>
      <w:r>
        <w:rPr>
          <w:rFonts w:ascii="Times New Roman" w:cs="Times New Roman" w:hAnsi="Times New Roman"/>
          <w:sz w:val="28"/>
          <w:szCs w:val="28"/>
        </w:rPr>
        <w:t xml:space="preserve"> </w:t>
      </w:r>
      <w:r w:rsidRPr="2F386BF4">
        <w:rPr>
          <w:rFonts w:ascii="Times New Roman" w:cs="Times New Roman" w:hAnsi="Times New Roman"/>
          <w:sz w:val="28"/>
          <w:szCs w:val="28"/>
          <w:rPrChange w:id="14311" w:author="user pc" w:date="2022-03-15T10:14:00Z">
            <w:rPr>
              <w:rFonts w:cs="Calibri" w:hAnsi="Noto Sans Armenian"/>
            </w:rPr>
          </w:rPrChange>
        </w:rPr>
        <w:t>Replace</w:t>
      </w:r>
      <w:r>
        <w:rPr>
          <w:rFonts w:ascii="Times New Roman" w:cs="Times New Roman" w:hAnsi="Times New Roman"/>
          <w:sz w:val="28"/>
          <w:szCs w:val="28"/>
        </w:rPr>
        <w:t xml:space="preserve"> </w:t>
      </w:r>
      <w:r w:rsidRPr="CD5680DC">
        <w:rPr>
          <w:rFonts w:ascii="Times New Roman" w:cs="Times New Roman" w:hAnsi="Times New Roman"/>
          <w:sz w:val="28"/>
          <w:szCs w:val="28"/>
          <w:rPrChange w:id="14312" w:author="user pc" w:date="2022-03-15T10:14:00Z">
            <w:rPr>
              <w:rFonts w:cs="Calibri" w:hAnsi="Noto Sans Armenian"/>
            </w:rPr>
          </w:rPrChange>
        </w:rPr>
        <w:t>the</w:t>
      </w:r>
      <w:r>
        <w:rPr>
          <w:rFonts w:ascii="Times New Roman" w:cs="Times New Roman" w:hAnsi="Times New Roman"/>
          <w:sz w:val="28"/>
          <w:szCs w:val="28"/>
        </w:rPr>
        <w:t xml:space="preserve"> </w:t>
      </w:r>
      <w:r w:rsidRPr="53656776">
        <w:rPr>
          <w:rFonts w:ascii="Times New Roman" w:cs="Times New Roman" w:hAnsi="Times New Roman"/>
          <w:sz w:val="28"/>
          <w:szCs w:val="28"/>
          <w:rPrChange w:id="14313" w:author="user pc" w:date="2022-03-15T10:14:00Z">
            <w:rPr>
              <w:rFonts w:cs="Calibri" w:hAnsi="Noto Sans Armenian"/>
            </w:rPr>
          </w:rPrChange>
        </w:rPr>
        <w:t>beaker</w:t>
      </w:r>
      <w:r>
        <w:rPr>
          <w:rFonts w:ascii="Times New Roman" w:cs="Times New Roman" w:hAnsi="Times New Roman"/>
          <w:sz w:val="28"/>
          <w:szCs w:val="28"/>
        </w:rPr>
        <w:t xml:space="preserve"> </w:t>
      </w:r>
      <w:r w:rsidRPr="7D9DA5BC">
        <w:rPr>
          <w:rFonts w:ascii="Times New Roman" w:cs="Times New Roman" w:hAnsi="Times New Roman"/>
          <w:sz w:val="28"/>
          <w:szCs w:val="28"/>
          <w:rPrChange w:id="14314" w:author="user pc" w:date="2022-03-15T10:14:00Z">
            <w:rPr>
              <w:rFonts w:cs="Calibri" w:hAnsi="Noto Sans Armenian"/>
            </w:rPr>
          </w:rPrChange>
        </w:rPr>
        <w:t>with</w:t>
      </w:r>
      <w:r>
        <w:rPr>
          <w:rFonts w:ascii="Times New Roman" w:cs="Times New Roman" w:hAnsi="Times New Roman"/>
          <w:sz w:val="28"/>
          <w:szCs w:val="28"/>
        </w:rPr>
        <w:t xml:space="preserve"> </w:t>
      </w:r>
      <w:r w:rsidRPr="20204A1F">
        <w:rPr>
          <w:rFonts w:ascii="Times New Roman" w:cs="Times New Roman" w:hAnsi="Times New Roman"/>
          <w:sz w:val="28"/>
          <w:szCs w:val="28"/>
          <w:rPrChange w:id="14315" w:author="user pc" w:date="2022-03-15T10:14:00Z">
            <w:rPr>
              <w:rFonts w:cs="Calibri" w:hAnsi="Noto Sans Armenian"/>
            </w:rPr>
          </w:rPrChange>
        </w:rPr>
        <w:t>the</w:t>
      </w:r>
      <w:r>
        <w:rPr>
          <w:rFonts w:ascii="Times New Roman" w:cs="Times New Roman" w:hAnsi="Times New Roman"/>
          <w:sz w:val="28"/>
          <w:szCs w:val="28"/>
        </w:rPr>
        <w:t xml:space="preserve"> </w:t>
      </w:r>
      <w:r w:rsidRPr="8784A3B6">
        <w:rPr>
          <w:rFonts w:ascii="Times New Roman" w:cs="Times New Roman" w:hAnsi="Times New Roman"/>
          <w:sz w:val="28"/>
          <w:szCs w:val="28"/>
          <w:rPrChange w:id="14316" w:author="user pc" w:date="2022-03-15T10:14:00Z">
            <w:rPr>
              <w:rFonts w:cs="Calibri" w:hAnsi="Noto Sans Armenian"/>
            </w:rPr>
          </w:rPrChange>
        </w:rPr>
        <w:t>Erlenmeyer</w:t>
      </w:r>
      <w:r>
        <w:rPr>
          <w:rFonts w:ascii="Times New Roman" w:cs="Times New Roman" w:hAnsi="Times New Roman"/>
          <w:sz w:val="28"/>
          <w:szCs w:val="28"/>
        </w:rPr>
        <w:t xml:space="preserve"> </w:t>
      </w:r>
      <w:r w:rsidRPr="FFAA7021">
        <w:rPr>
          <w:rFonts w:ascii="Times New Roman" w:cs="Times New Roman" w:hAnsi="Times New Roman"/>
          <w:sz w:val="28"/>
          <w:szCs w:val="28"/>
          <w:rPrChange w:id="14317" w:author="user pc" w:date="2022-03-15T10:14:00Z">
            <w:rPr>
              <w:rFonts w:cs="Calibri" w:hAnsi="Noto Sans Armenian"/>
            </w:rPr>
          </w:rPrChange>
        </w:rPr>
        <w:t>conical</w:t>
      </w:r>
      <w:r>
        <w:rPr>
          <w:rFonts w:ascii="Times New Roman" w:cs="Times New Roman" w:hAnsi="Times New Roman"/>
          <w:sz w:val="28"/>
          <w:szCs w:val="28"/>
        </w:rPr>
        <w:t xml:space="preserve"> </w:t>
      </w:r>
      <w:r w:rsidRPr="F0ADCDCC">
        <w:rPr>
          <w:rFonts w:ascii="Times New Roman" w:cs="Times New Roman" w:hAnsi="Times New Roman"/>
          <w:sz w:val="28"/>
          <w:szCs w:val="28"/>
          <w:rPrChange w:id="14318" w:author="user pc" w:date="2022-03-15T10:14:00Z">
            <w:rPr>
              <w:rFonts w:cs="Calibri" w:hAnsi="Noto Sans Armenian"/>
            </w:rPr>
          </w:rPrChange>
        </w:rPr>
        <w:t>flask</w:t>
      </w:r>
      <w:r>
        <w:rPr>
          <w:rFonts w:ascii="Times New Roman" w:cs="Times New Roman" w:hAnsi="Times New Roman"/>
          <w:sz w:val="28"/>
          <w:szCs w:val="28"/>
        </w:rPr>
        <w:t xml:space="preserve"> </w:t>
      </w:r>
      <w:r w:rsidRPr="6077EBA0">
        <w:rPr>
          <w:rFonts w:ascii="Times New Roman" w:cs="Times New Roman" w:hAnsi="Times New Roman"/>
          <w:sz w:val="28"/>
          <w:szCs w:val="28"/>
          <w:rPrChange w:id="14319" w:author="user pc" w:date="2022-03-15T10:14:00Z">
            <w:rPr>
              <w:rFonts w:cs="Calibri" w:hAnsi="Noto Sans Armenian"/>
            </w:rPr>
          </w:rPrChange>
        </w:rPr>
        <w:t>that</w:t>
      </w:r>
      <w:r>
        <w:rPr>
          <w:rFonts w:ascii="Times New Roman" w:cs="Times New Roman" w:hAnsi="Times New Roman"/>
          <w:sz w:val="28"/>
          <w:szCs w:val="28"/>
        </w:rPr>
        <w:t xml:space="preserve"> </w:t>
      </w:r>
      <w:r w:rsidRPr="0DCEC01D">
        <w:rPr>
          <w:rFonts w:ascii="Times New Roman" w:cs="Times New Roman" w:hAnsi="Times New Roman"/>
          <w:sz w:val="28"/>
          <w:szCs w:val="28"/>
          <w:rPrChange w:id="14320" w:author="user pc" w:date="2022-03-15T10:14:00Z">
            <w:rPr>
              <w:rFonts w:cs="Calibri" w:hAnsi="Noto Sans Armenian"/>
            </w:rPr>
          </w:rPrChange>
        </w:rPr>
        <w:t>you</w:t>
      </w:r>
      <w:r>
        <w:rPr>
          <w:rFonts w:ascii="Times New Roman" w:cs="Times New Roman" w:hAnsi="Times New Roman"/>
          <w:sz w:val="28"/>
          <w:szCs w:val="28"/>
        </w:rPr>
        <w:t xml:space="preserve"> </w:t>
      </w:r>
      <w:r w:rsidRPr="B9502E75">
        <w:rPr>
          <w:rFonts w:ascii="Times New Roman" w:cs="Times New Roman" w:hAnsi="Times New Roman"/>
          <w:sz w:val="28"/>
          <w:szCs w:val="28"/>
          <w:rPrChange w:id="14321" w:author="user pc" w:date="2022-03-15T10:14:00Z">
            <w:rPr>
              <w:rFonts w:cs="Calibri" w:hAnsi="Noto Sans Armenian"/>
            </w:rPr>
          </w:rPrChange>
        </w:rPr>
        <w:t>prepared</w:t>
      </w:r>
      <w:r>
        <w:rPr>
          <w:rFonts w:ascii="Times New Roman" w:cs="Times New Roman" w:hAnsi="Times New Roman"/>
          <w:sz w:val="28"/>
          <w:szCs w:val="28"/>
        </w:rPr>
        <w:t xml:space="preserve"> </w:t>
      </w:r>
      <w:r w:rsidRPr="EA26AA21">
        <w:rPr>
          <w:rFonts w:ascii="Times New Roman" w:cs="Times New Roman" w:hAnsi="Times New Roman"/>
          <w:sz w:val="28"/>
          <w:szCs w:val="28"/>
          <w:rPrChange w:id="14322" w:author="user pc" w:date="2022-03-15T10:14:00Z">
            <w:rPr>
              <w:rFonts w:cs="Calibri" w:hAnsi="Noto Sans Armenian"/>
            </w:rPr>
          </w:rPrChange>
        </w:rPr>
        <w:t>earlier.</w:t>
      </w:r>
      <w:r>
        <w:rPr>
          <w:rFonts w:ascii="Times New Roman" w:cs="Times New Roman" w:hAnsi="Times New Roman"/>
          <w:sz w:val="28"/>
          <w:szCs w:val="28"/>
        </w:rPr>
        <w:t xml:space="preserve"> </w:t>
      </w:r>
      <w:r w:rsidRPr="00019DC1">
        <w:rPr>
          <w:rFonts w:ascii="Times New Roman" w:cs="Times New Roman" w:hAnsi="Times New Roman"/>
          <w:sz w:val="28"/>
          <w:szCs w:val="28"/>
          <w:rPrChange w:id="14323" w:author="user pc" w:date="2022-03-15T10:14:00Z">
            <w:rPr>
              <w:rFonts w:cs="Calibri" w:hAnsi="Noto Sans Armenian"/>
            </w:rPr>
          </w:rPrChange>
        </w:rPr>
        <w:t>Place</w:t>
      </w:r>
      <w:r>
        <w:rPr>
          <w:rFonts w:ascii="Times New Roman" w:cs="Times New Roman" w:hAnsi="Times New Roman"/>
          <w:sz w:val="28"/>
          <w:szCs w:val="28"/>
        </w:rPr>
        <w:t xml:space="preserve"> </w:t>
      </w:r>
      <w:r w:rsidRPr="CD251FC6">
        <w:rPr>
          <w:rFonts w:ascii="Times New Roman" w:cs="Times New Roman" w:hAnsi="Times New Roman"/>
          <w:sz w:val="28"/>
          <w:szCs w:val="28"/>
          <w:rPrChange w:id="14324" w:author="user pc" w:date="2022-03-15T10:14:00Z">
            <w:rPr>
              <w:rFonts w:cs="Calibri" w:hAnsi="Noto Sans Armenian"/>
            </w:rPr>
          </w:rPrChange>
        </w:rPr>
        <w:t>a</w:t>
      </w:r>
      <w:r>
        <w:rPr>
          <w:rFonts w:ascii="Times New Roman" w:cs="Times New Roman" w:hAnsi="Times New Roman"/>
          <w:sz w:val="28"/>
          <w:szCs w:val="28"/>
        </w:rPr>
        <w:t xml:space="preserve"> </w:t>
      </w:r>
      <w:r w:rsidRPr="0958B94E">
        <w:rPr>
          <w:rFonts w:ascii="Times New Roman" w:cs="Times New Roman" w:hAnsi="Times New Roman"/>
          <w:sz w:val="28"/>
          <w:szCs w:val="28"/>
          <w:rPrChange w:id="14325" w:author="user pc" w:date="2022-03-15T10:14:00Z">
            <w:rPr>
              <w:rFonts w:cs="Calibri" w:hAnsi="Noto Sans Armenian"/>
            </w:rPr>
          </w:rPrChange>
        </w:rPr>
        <w:t>sheet</w:t>
      </w:r>
      <w:r>
        <w:rPr>
          <w:rFonts w:ascii="Times New Roman" w:cs="Times New Roman" w:hAnsi="Times New Roman"/>
          <w:sz w:val="28"/>
          <w:szCs w:val="28"/>
        </w:rPr>
        <w:t xml:space="preserve"> </w:t>
      </w:r>
      <w:r w:rsidRPr="CF9D06D6">
        <w:rPr>
          <w:rFonts w:ascii="Times New Roman" w:cs="Times New Roman" w:hAnsi="Times New Roman"/>
          <w:sz w:val="28"/>
          <w:szCs w:val="28"/>
          <w:rPrChange w:id="14326" w:author="user pc" w:date="2022-03-15T10:14:00Z">
            <w:rPr>
              <w:rFonts w:cs="Calibri" w:hAnsi="Noto Sans Armenian"/>
            </w:rPr>
          </w:rPrChange>
        </w:rPr>
        <w:t>of</w:t>
      </w:r>
      <w:r>
        <w:rPr>
          <w:rFonts w:ascii="Times New Roman" w:cs="Times New Roman" w:hAnsi="Times New Roman"/>
          <w:sz w:val="28"/>
          <w:szCs w:val="28"/>
        </w:rPr>
        <w:t xml:space="preserve"> </w:t>
      </w:r>
      <w:r w:rsidRPr="CA74E3F8">
        <w:rPr>
          <w:rFonts w:ascii="Times New Roman" w:cs="Times New Roman" w:hAnsi="Times New Roman"/>
          <w:sz w:val="28"/>
          <w:szCs w:val="28"/>
          <w:rPrChange w:id="14327" w:author="user pc" w:date="2022-03-15T10:14:00Z">
            <w:rPr>
              <w:rFonts w:cs="Calibri" w:hAnsi="Noto Sans Armenian"/>
            </w:rPr>
          </w:rPrChange>
        </w:rPr>
        <w:t>white</w:t>
      </w:r>
      <w:r>
        <w:rPr>
          <w:rFonts w:ascii="Times New Roman" w:cs="Times New Roman" w:hAnsi="Times New Roman"/>
          <w:sz w:val="28"/>
          <w:szCs w:val="28"/>
        </w:rPr>
        <w:t xml:space="preserve"> </w:t>
      </w:r>
      <w:r w:rsidRPr="39E9F850">
        <w:rPr>
          <w:rFonts w:ascii="Times New Roman" w:cs="Times New Roman" w:hAnsi="Times New Roman"/>
          <w:sz w:val="28"/>
          <w:szCs w:val="28"/>
          <w:rPrChange w:id="14328" w:author="user pc" w:date="2022-03-15T10:14:00Z">
            <w:rPr>
              <w:rFonts w:cs="Calibri" w:hAnsi="Noto Sans Armenian"/>
            </w:rPr>
          </w:rPrChange>
        </w:rPr>
        <w:t>paper</w:t>
      </w:r>
      <w:r>
        <w:rPr>
          <w:rFonts w:ascii="Times New Roman" w:cs="Times New Roman" w:hAnsi="Times New Roman"/>
          <w:sz w:val="28"/>
          <w:szCs w:val="28"/>
        </w:rPr>
        <w:t xml:space="preserve"> </w:t>
      </w:r>
      <w:r w:rsidRPr="DDAF0FC7">
        <w:rPr>
          <w:rFonts w:ascii="Times New Roman" w:cs="Times New Roman" w:hAnsi="Times New Roman"/>
          <w:sz w:val="28"/>
          <w:szCs w:val="28"/>
          <w:rPrChange w:id="14329" w:author="user pc" w:date="2022-03-15T10:14:00Z">
            <w:rPr>
              <w:rFonts w:cs="Calibri" w:hAnsi="Noto Sans Armenian"/>
            </w:rPr>
          </w:rPrChange>
        </w:rPr>
        <w:t>or</w:t>
      </w:r>
      <w:r>
        <w:rPr>
          <w:rFonts w:ascii="Times New Roman" w:cs="Times New Roman" w:hAnsi="Times New Roman"/>
          <w:sz w:val="28"/>
          <w:szCs w:val="28"/>
        </w:rPr>
        <w:t xml:space="preserve"> </w:t>
      </w:r>
      <w:r w:rsidRPr="B46E9998">
        <w:rPr>
          <w:rFonts w:ascii="Times New Roman" w:cs="Times New Roman" w:hAnsi="Times New Roman"/>
          <w:sz w:val="28"/>
          <w:szCs w:val="28"/>
          <w:rPrChange w:id="14330" w:author="user pc" w:date="2022-03-15T10:14:00Z">
            <w:rPr>
              <w:rFonts w:cs="Calibri" w:hAnsi="Noto Sans Armenian"/>
            </w:rPr>
          </w:rPrChange>
        </w:rPr>
        <w:t>white</w:t>
      </w:r>
      <w:r>
        <w:rPr>
          <w:rFonts w:ascii="Times New Roman" w:cs="Times New Roman" w:hAnsi="Times New Roman"/>
          <w:sz w:val="28"/>
          <w:szCs w:val="28"/>
        </w:rPr>
        <w:t xml:space="preserve"> </w:t>
      </w:r>
      <w:r w:rsidRPr="301AE759">
        <w:rPr>
          <w:rFonts w:ascii="Times New Roman" w:cs="Times New Roman" w:hAnsi="Times New Roman"/>
          <w:sz w:val="28"/>
          <w:szCs w:val="28"/>
          <w:rPrChange w:id="14331" w:author="user pc" w:date="2022-03-15T10:14:00Z">
            <w:rPr>
              <w:rFonts w:cs="Calibri" w:hAnsi="Noto Sans Armenian"/>
            </w:rPr>
          </w:rPrChange>
        </w:rPr>
        <w:t>tile</w:t>
      </w:r>
      <w:r>
        <w:rPr>
          <w:rFonts w:ascii="Times New Roman" w:cs="Times New Roman" w:hAnsi="Times New Roman"/>
          <w:sz w:val="28"/>
          <w:szCs w:val="28"/>
        </w:rPr>
        <w:t xml:space="preserve"> </w:t>
      </w:r>
      <w:r w:rsidRPr="BD9F17A9">
        <w:rPr>
          <w:rFonts w:ascii="Times New Roman" w:cs="Times New Roman" w:hAnsi="Times New Roman"/>
          <w:sz w:val="28"/>
          <w:szCs w:val="28"/>
          <w:rPrChange w:id="14332" w:author="user pc" w:date="2022-03-15T10:14:00Z">
            <w:rPr>
              <w:rFonts w:cs="Calibri" w:hAnsi="Noto Sans Armenian"/>
            </w:rPr>
          </w:rPrChange>
        </w:rPr>
        <w:t>under</w:t>
      </w:r>
      <w:r>
        <w:rPr>
          <w:rFonts w:ascii="Times New Roman" w:cs="Times New Roman" w:hAnsi="Times New Roman"/>
          <w:sz w:val="28"/>
          <w:szCs w:val="28"/>
        </w:rPr>
        <w:t xml:space="preserve"> </w:t>
      </w:r>
      <w:r w:rsidRPr="692B57CC">
        <w:rPr>
          <w:rFonts w:ascii="Times New Roman" w:cs="Times New Roman" w:hAnsi="Times New Roman"/>
          <w:sz w:val="28"/>
          <w:szCs w:val="28"/>
          <w:rPrChange w:id="14333" w:author="user pc" w:date="2022-03-15T10:14:00Z">
            <w:rPr>
              <w:rFonts w:cs="Calibri" w:hAnsi="Noto Sans Armenian"/>
            </w:rPr>
          </w:rPrChange>
        </w:rPr>
        <w:t>the</w:t>
      </w:r>
      <w:r>
        <w:rPr>
          <w:rFonts w:ascii="Times New Roman" w:cs="Times New Roman" w:hAnsi="Times New Roman"/>
          <w:sz w:val="28"/>
          <w:szCs w:val="28"/>
        </w:rPr>
        <w:t xml:space="preserve"> </w:t>
      </w:r>
      <w:r w:rsidRPr="94399EAD">
        <w:rPr>
          <w:rFonts w:ascii="Times New Roman" w:cs="Times New Roman" w:hAnsi="Times New Roman"/>
          <w:sz w:val="28"/>
          <w:szCs w:val="28"/>
          <w:rPrChange w:id="14334" w:author="user pc" w:date="2022-03-15T10:14:00Z">
            <w:rPr>
              <w:rFonts w:cs="Calibri" w:hAnsi="Noto Sans Armenian"/>
            </w:rPr>
          </w:rPrChange>
        </w:rPr>
        <w:t>Erlenmeyer</w:t>
      </w:r>
      <w:r>
        <w:rPr>
          <w:rFonts w:ascii="Times New Roman" w:cs="Times New Roman" w:hAnsi="Times New Roman"/>
          <w:sz w:val="28"/>
          <w:szCs w:val="28"/>
        </w:rPr>
        <w:t xml:space="preserve"> </w:t>
      </w:r>
      <w:r w:rsidRPr="D97DE94C">
        <w:rPr>
          <w:rFonts w:ascii="Times New Roman" w:cs="Times New Roman" w:hAnsi="Times New Roman"/>
          <w:sz w:val="28"/>
          <w:szCs w:val="28"/>
          <w:rPrChange w:id="14335" w:author="user pc" w:date="2022-03-15T10:14:00Z">
            <w:rPr>
              <w:rFonts w:cs="Calibri" w:hAnsi="Noto Sans Armenian"/>
            </w:rPr>
          </w:rPrChange>
        </w:rPr>
        <w:t>to</w:t>
      </w:r>
      <w:r>
        <w:rPr>
          <w:rFonts w:ascii="Times New Roman" w:cs="Times New Roman" w:hAnsi="Times New Roman"/>
          <w:sz w:val="28"/>
          <w:szCs w:val="28"/>
        </w:rPr>
        <w:t xml:space="preserve"> </w:t>
      </w:r>
      <w:r w:rsidRPr="0F9772AF">
        <w:rPr>
          <w:rFonts w:ascii="Times New Roman" w:cs="Times New Roman" w:hAnsi="Times New Roman"/>
          <w:sz w:val="28"/>
          <w:szCs w:val="28"/>
          <w:rPrChange w:id="14336" w:author="user pc" w:date="2022-03-15T10:14:00Z">
            <w:rPr>
              <w:rFonts w:cs="Calibri" w:hAnsi="Noto Sans Armenian"/>
            </w:rPr>
          </w:rPrChange>
        </w:rPr>
        <w:t>help</w:t>
      </w:r>
      <w:r>
        <w:rPr>
          <w:rFonts w:ascii="Times New Roman" w:cs="Times New Roman" w:hAnsi="Times New Roman"/>
          <w:sz w:val="28"/>
          <w:szCs w:val="28"/>
        </w:rPr>
        <w:t xml:space="preserve"> </w:t>
      </w:r>
      <w:r w:rsidRPr="2483F1ED">
        <w:rPr>
          <w:rFonts w:ascii="Times New Roman" w:cs="Times New Roman" w:hAnsi="Times New Roman"/>
          <w:sz w:val="28"/>
          <w:szCs w:val="28"/>
          <w:rPrChange w:id="14337" w:author="user pc" w:date="2022-03-15T10:14:00Z">
            <w:rPr>
              <w:rFonts w:cs="Calibri" w:hAnsi="Noto Sans Armenian"/>
            </w:rPr>
          </w:rPrChange>
        </w:rPr>
        <w:t>you</w:t>
      </w:r>
      <w:r>
        <w:rPr>
          <w:rFonts w:ascii="Times New Roman" w:cs="Times New Roman" w:hAnsi="Times New Roman"/>
          <w:sz w:val="28"/>
          <w:szCs w:val="28"/>
        </w:rPr>
        <w:t xml:space="preserve"> </w:t>
      </w:r>
      <w:r w:rsidRPr="70C2C238">
        <w:rPr>
          <w:rFonts w:ascii="Times New Roman" w:cs="Times New Roman" w:hAnsi="Times New Roman"/>
          <w:sz w:val="28"/>
          <w:szCs w:val="28"/>
          <w:rPrChange w:id="14338" w:author="user pc" w:date="2022-03-15T10:14:00Z">
            <w:rPr>
              <w:rFonts w:cs="Calibri" w:hAnsi="Noto Sans Armenian"/>
            </w:rPr>
          </w:rPrChange>
        </w:rPr>
        <w:t>see</w:t>
      </w:r>
      <w:r>
        <w:rPr>
          <w:rFonts w:ascii="Times New Roman" w:cs="Times New Roman" w:hAnsi="Times New Roman"/>
          <w:sz w:val="28"/>
          <w:szCs w:val="28"/>
        </w:rPr>
        <w:t xml:space="preserve"> </w:t>
      </w:r>
      <w:r w:rsidRPr="F490AD7F">
        <w:rPr>
          <w:rFonts w:ascii="Times New Roman" w:cs="Times New Roman" w:hAnsi="Times New Roman"/>
          <w:sz w:val="28"/>
          <w:szCs w:val="28"/>
          <w:rPrChange w:id="14339" w:author="user pc" w:date="2022-03-15T10:14:00Z">
            <w:rPr>
              <w:rFonts w:cs="Calibri" w:hAnsi="Noto Sans Armenian"/>
            </w:rPr>
          </w:rPrChange>
        </w:rPr>
        <w:t>the</w:t>
      </w:r>
      <w:r>
        <w:rPr>
          <w:rFonts w:ascii="Times New Roman" w:cs="Times New Roman" w:hAnsi="Times New Roman"/>
          <w:sz w:val="28"/>
          <w:szCs w:val="28"/>
        </w:rPr>
        <w:t xml:space="preserve"> </w:t>
      </w:r>
      <w:r w:rsidRPr="BCE07A1A">
        <w:rPr>
          <w:rFonts w:ascii="Times New Roman" w:cs="Times New Roman" w:hAnsi="Times New Roman"/>
          <w:sz w:val="28"/>
          <w:szCs w:val="28"/>
          <w:rPrChange w:id="14340" w:author="user pc" w:date="2022-03-15T10:14:00Z">
            <w:rPr>
              <w:rFonts w:cs="Calibri" w:hAnsi="Noto Sans Armenian"/>
            </w:rPr>
          </w:rPrChange>
        </w:rPr>
        <w:t>indicator</w:t>
      </w:r>
      <w:r>
        <w:rPr>
          <w:rFonts w:ascii="Times New Roman" w:cs="Times New Roman" w:hAnsi="Times New Roman"/>
          <w:sz w:val="28"/>
          <w:szCs w:val="28"/>
        </w:rPr>
        <w:t xml:space="preserve"> </w:t>
      </w:r>
      <w:r w:rsidRPr="491B7675">
        <w:rPr>
          <w:rFonts w:ascii="Times New Roman" w:cs="Times New Roman" w:hAnsi="Times New Roman"/>
          <w:sz w:val="28"/>
          <w:szCs w:val="28"/>
          <w:rPrChange w:id="14341" w:author="user pc" w:date="2022-03-15T10:14:00Z">
            <w:rPr>
              <w:rFonts w:cs="Calibri" w:hAnsi="Noto Sans Armenian"/>
            </w:rPr>
          </w:rPrChange>
        </w:rPr>
        <w:t>colour</w:t>
      </w:r>
      <w:r>
        <w:rPr>
          <w:rFonts w:ascii="Times New Roman" w:cs="Times New Roman" w:hAnsi="Times New Roman"/>
          <w:sz w:val="28"/>
          <w:szCs w:val="28"/>
        </w:rPr>
        <w:t xml:space="preserve"> </w:t>
      </w:r>
      <w:r w:rsidRPr="5379D9BB">
        <w:rPr>
          <w:rFonts w:ascii="Times New Roman" w:cs="Times New Roman" w:hAnsi="Times New Roman"/>
          <w:sz w:val="28"/>
          <w:szCs w:val="28"/>
          <w:rPrChange w:id="14342" w:author="user pc" w:date="2022-03-15T10:14:00Z">
            <w:rPr>
              <w:rFonts w:cs="Calibri" w:hAnsi="Noto Sans Armenian"/>
            </w:rPr>
          </w:rPrChange>
        </w:rPr>
        <w:t>change</w:t>
      </w:r>
      <w:r>
        <w:rPr>
          <w:rFonts w:ascii="Times New Roman" w:cs="Times New Roman" w:hAnsi="Times New Roman"/>
          <w:sz w:val="28"/>
          <w:szCs w:val="28"/>
        </w:rPr>
        <w:t xml:space="preserve"> </w:t>
      </w:r>
      <w:r w:rsidRPr="968E0F1D">
        <w:rPr>
          <w:rFonts w:ascii="Times New Roman" w:cs="Times New Roman" w:hAnsi="Times New Roman"/>
          <w:sz w:val="28"/>
          <w:szCs w:val="28"/>
          <w:rPrChange w:id="14343" w:author="user pc" w:date="2022-03-15T10:14:00Z">
            <w:rPr>
              <w:rFonts w:cs="Calibri" w:hAnsi="Noto Sans Armenian"/>
            </w:rPr>
          </w:rPrChange>
        </w:rPr>
        <w:t>that</w:t>
      </w:r>
      <w:r>
        <w:rPr>
          <w:rFonts w:ascii="Times New Roman" w:cs="Times New Roman" w:hAnsi="Times New Roman"/>
          <w:sz w:val="28"/>
          <w:szCs w:val="28"/>
        </w:rPr>
        <w:t xml:space="preserve"> </w:t>
      </w:r>
      <w:r w:rsidRPr="58715998">
        <w:rPr>
          <w:rFonts w:ascii="Times New Roman" w:cs="Times New Roman" w:hAnsi="Times New Roman"/>
          <w:sz w:val="28"/>
          <w:szCs w:val="28"/>
          <w:rPrChange w:id="14344" w:author="user pc" w:date="2022-03-15T10:14:00Z">
            <w:rPr>
              <w:rFonts w:cs="Calibri" w:hAnsi="Noto Sans Armenian"/>
            </w:rPr>
          </w:rPrChange>
        </w:rPr>
        <w:t>will</w:t>
      </w:r>
      <w:r>
        <w:rPr>
          <w:rFonts w:ascii="Times New Roman" w:cs="Times New Roman" w:hAnsi="Times New Roman"/>
          <w:sz w:val="28"/>
          <w:szCs w:val="28"/>
        </w:rPr>
        <w:t xml:space="preserve"> </w:t>
      </w:r>
      <w:r w:rsidRPr="3508EFBB">
        <w:rPr>
          <w:rFonts w:ascii="Times New Roman" w:cs="Times New Roman" w:hAnsi="Times New Roman"/>
          <w:sz w:val="28"/>
          <w:szCs w:val="28"/>
          <w:rPrChange w:id="14345" w:author="user pc" w:date="2022-03-15T10:14:00Z">
            <w:rPr>
              <w:rFonts w:cs="Calibri" w:hAnsi="Noto Sans Armenian"/>
            </w:rPr>
          </w:rPrChange>
        </w:rPr>
        <w:t>occur</w:t>
      </w:r>
      <w:r>
        <w:rPr>
          <w:rFonts w:ascii="Times New Roman" w:cs="Times New Roman" w:hAnsi="Times New Roman"/>
          <w:sz w:val="28"/>
          <w:szCs w:val="28"/>
        </w:rPr>
        <w:t xml:space="preserve"> </w:t>
      </w:r>
      <w:r w:rsidRPr="E6D231DC">
        <w:rPr>
          <w:rFonts w:ascii="Times New Roman" w:cs="Times New Roman" w:hAnsi="Times New Roman"/>
          <w:sz w:val="28"/>
          <w:szCs w:val="28"/>
          <w:rPrChange w:id="14346" w:author="user pc" w:date="2022-03-15T10:14:00Z">
            <w:rPr>
              <w:rFonts w:cs="Calibri" w:hAnsi="Noto Sans Armenian"/>
            </w:rPr>
          </w:rPrChange>
        </w:rPr>
        <w:t>near</w:t>
      </w:r>
      <w:r>
        <w:rPr>
          <w:rFonts w:ascii="Times New Roman" w:cs="Times New Roman" w:hAnsi="Times New Roman"/>
          <w:sz w:val="28"/>
          <w:szCs w:val="28"/>
        </w:rPr>
        <w:t xml:space="preserve"> </w:t>
      </w:r>
      <w:r w:rsidRPr="05203540">
        <w:rPr>
          <w:rFonts w:ascii="Times New Roman" w:cs="Times New Roman" w:hAnsi="Times New Roman"/>
          <w:sz w:val="28"/>
          <w:szCs w:val="28"/>
          <w:rPrChange w:id="14347" w:author="user pc" w:date="2022-03-15T10:14:00Z">
            <w:rPr>
              <w:rFonts w:cs="Calibri" w:hAnsi="Noto Sans Armenian"/>
            </w:rPr>
          </w:rPrChange>
        </w:rPr>
        <w:t>the</w:t>
      </w:r>
      <w:r>
        <w:rPr>
          <w:rFonts w:ascii="Times New Roman" w:cs="Times New Roman" w:hAnsi="Times New Roman"/>
          <w:sz w:val="28"/>
          <w:szCs w:val="28"/>
        </w:rPr>
        <w:t xml:space="preserve"> </w:t>
      </w:r>
      <w:r w:rsidRPr="CCEC8539">
        <w:rPr>
          <w:rFonts w:ascii="Times New Roman" w:cs="Times New Roman" w:hAnsi="Times New Roman"/>
          <w:sz w:val="28"/>
          <w:szCs w:val="28"/>
          <w:rPrChange w:id="14348" w:author="user pc" w:date="2022-03-15T10:14:00Z">
            <w:rPr>
              <w:rFonts w:cs="Calibri" w:hAnsi="Noto Sans Armenian"/>
            </w:rPr>
          </w:rPrChange>
        </w:rPr>
        <w:t>endpoint.</w:t>
      </w:r>
      <w:r>
        <w:rPr>
          <w:rFonts w:ascii="Times New Roman" w:cs="Times New Roman" w:hAnsi="Times New Roman"/>
          <w:sz w:val="28"/>
          <w:szCs w:val="28"/>
        </w:rPr>
        <w:t xml:space="preserve"> </w:t>
      </w:r>
      <w:r w:rsidRPr="2FB8E5B7">
        <w:rPr>
          <w:rFonts w:ascii="Times New Roman" w:cs="Times New Roman" w:hAnsi="Times New Roman"/>
          <w:sz w:val="28"/>
          <w:szCs w:val="28"/>
          <w:rPrChange w:id="14349" w:author="user pc" w:date="2022-03-15T10:14:00Z">
            <w:rPr>
              <w:rFonts w:cs="Calibri" w:hAnsi="Noto Sans Armenian"/>
            </w:rPr>
          </w:rPrChange>
        </w:rPr>
        <w:t>Near</w:t>
      </w:r>
      <w:r>
        <w:rPr>
          <w:rFonts w:ascii="Times New Roman" w:cs="Times New Roman" w:hAnsi="Times New Roman"/>
          <w:sz w:val="28"/>
          <w:szCs w:val="28"/>
        </w:rPr>
        <w:t xml:space="preserve"> </w:t>
      </w:r>
      <w:r w:rsidRPr="E3AB746B">
        <w:rPr>
          <w:rFonts w:ascii="Times New Roman" w:cs="Times New Roman" w:hAnsi="Times New Roman"/>
          <w:sz w:val="28"/>
          <w:szCs w:val="28"/>
          <w:rPrChange w:id="14350" w:author="user pc" w:date="2022-03-15T10:14:00Z">
            <w:rPr>
              <w:rFonts w:cs="Calibri" w:hAnsi="Noto Sans Armenian"/>
            </w:rPr>
          </w:rPrChange>
        </w:rPr>
        <w:t>the</w:t>
      </w:r>
      <w:r>
        <w:rPr>
          <w:rFonts w:ascii="Times New Roman" w:cs="Times New Roman" w:hAnsi="Times New Roman"/>
          <w:sz w:val="28"/>
          <w:szCs w:val="28"/>
        </w:rPr>
        <w:t xml:space="preserve"> </w:t>
      </w:r>
      <w:r w:rsidRPr="0E621AA3">
        <w:rPr>
          <w:rFonts w:ascii="Times New Roman" w:cs="Times New Roman" w:hAnsi="Times New Roman"/>
          <w:sz w:val="28"/>
          <w:szCs w:val="28"/>
          <w:rPrChange w:id="14351" w:author="user pc" w:date="2022-03-15T10:14:00Z">
            <w:rPr>
              <w:rFonts w:cs="Calibri" w:hAnsi="Noto Sans Armenian"/>
            </w:rPr>
          </w:rPrChange>
        </w:rPr>
        <w:t>endpoint,</w:t>
      </w:r>
      <w:r>
        <w:rPr>
          <w:rFonts w:ascii="Times New Roman" w:cs="Times New Roman" w:hAnsi="Times New Roman"/>
          <w:sz w:val="28"/>
          <w:szCs w:val="28"/>
        </w:rPr>
        <w:t xml:space="preserve"> </w:t>
      </w:r>
      <w:r w:rsidRPr="6722390D">
        <w:rPr>
          <w:rFonts w:ascii="Times New Roman" w:cs="Times New Roman" w:hAnsi="Times New Roman"/>
          <w:sz w:val="28"/>
          <w:szCs w:val="28"/>
          <w:rPrChange w:id="14352" w:author="user pc" w:date="2022-03-15T10:14:00Z">
            <w:rPr>
              <w:rFonts w:cs="Calibri" w:hAnsi="Noto Sans Armenian"/>
            </w:rPr>
          </w:rPrChange>
        </w:rPr>
        <w:t>when</w:t>
      </w:r>
      <w:r>
        <w:rPr>
          <w:rFonts w:ascii="Times New Roman" w:cs="Times New Roman" w:hAnsi="Times New Roman"/>
          <w:sz w:val="28"/>
          <w:szCs w:val="28"/>
        </w:rPr>
        <w:t xml:space="preserve"> </w:t>
      </w:r>
      <w:r w:rsidRPr="055B0ED7">
        <w:rPr>
          <w:rFonts w:ascii="Times New Roman" w:cs="Times New Roman" w:hAnsi="Times New Roman"/>
          <w:sz w:val="28"/>
          <w:szCs w:val="28"/>
          <w:rPrChange w:id="14353" w:author="user pc" w:date="2022-03-15T10:14:00Z">
            <w:rPr>
              <w:rFonts w:cs="Calibri" w:hAnsi="Noto Sans Armenian"/>
            </w:rPr>
          </w:rPrChange>
        </w:rPr>
        <w:t>you</w:t>
      </w:r>
      <w:r>
        <w:rPr>
          <w:rFonts w:ascii="Times New Roman" w:cs="Times New Roman" w:hAnsi="Times New Roman"/>
          <w:sz w:val="28"/>
          <w:szCs w:val="28"/>
        </w:rPr>
        <w:t xml:space="preserve"> </w:t>
      </w:r>
      <w:r w:rsidRPr="A7546AA3">
        <w:rPr>
          <w:rFonts w:ascii="Times New Roman" w:cs="Times New Roman" w:hAnsi="Times New Roman"/>
          <w:sz w:val="28"/>
          <w:szCs w:val="28"/>
          <w:rPrChange w:id="14354" w:author="user pc" w:date="2022-03-15T10:14:00Z">
            <w:rPr>
              <w:rFonts w:cs="Calibri" w:hAnsi="Noto Sans Armenian"/>
            </w:rPr>
          </w:rPrChange>
        </w:rPr>
        <w:t>see</w:t>
      </w:r>
      <w:r>
        <w:rPr>
          <w:rFonts w:ascii="Times New Roman" w:cs="Times New Roman" w:hAnsi="Times New Roman"/>
          <w:sz w:val="28"/>
          <w:szCs w:val="28"/>
        </w:rPr>
        <w:t xml:space="preserve"> </w:t>
      </w:r>
      <w:r w:rsidRPr="71455C9B">
        <w:rPr>
          <w:rFonts w:ascii="Times New Roman" w:cs="Times New Roman" w:hAnsi="Times New Roman"/>
          <w:sz w:val="28"/>
          <w:szCs w:val="28"/>
          <w:rPrChange w:id="14355" w:author="user pc" w:date="2022-03-15T10:14:00Z">
            <w:rPr>
              <w:rFonts w:cs="Calibri" w:hAnsi="Noto Sans Armenian"/>
            </w:rPr>
          </w:rPrChange>
        </w:rPr>
        <w:t>the</w:t>
      </w:r>
      <w:r>
        <w:rPr>
          <w:rFonts w:ascii="Times New Roman" w:cs="Times New Roman" w:hAnsi="Times New Roman"/>
          <w:sz w:val="28"/>
          <w:szCs w:val="28"/>
        </w:rPr>
        <w:t xml:space="preserve"> </w:t>
      </w:r>
      <w:r w:rsidRPr="2248CF0A">
        <w:rPr>
          <w:rFonts w:ascii="Times New Roman" w:cs="Times New Roman" w:hAnsi="Times New Roman"/>
          <w:sz w:val="28"/>
          <w:szCs w:val="28"/>
          <w:rPrChange w:id="14356" w:author="user pc" w:date="2022-03-15T10:14:00Z">
            <w:rPr>
              <w:rFonts w:cs="Calibri" w:hAnsi="Noto Sans Armenian"/>
            </w:rPr>
          </w:rPrChange>
        </w:rPr>
        <w:t>indicator</w:t>
      </w:r>
      <w:r>
        <w:rPr>
          <w:rFonts w:ascii="Times New Roman" w:cs="Times New Roman" w:hAnsi="Times New Roman"/>
          <w:sz w:val="28"/>
          <w:szCs w:val="28"/>
        </w:rPr>
        <w:t xml:space="preserve"> </w:t>
      </w:r>
      <w:r w:rsidRPr="FE39BA13">
        <w:rPr>
          <w:rFonts w:ascii="Times New Roman" w:cs="Times New Roman" w:hAnsi="Times New Roman"/>
          <w:sz w:val="28"/>
          <w:szCs w:val="28"/>
          <w:rPrChange w:id="14357" w:author="user pc" w:date="2022-03-15T10:14:00Z">
            <w:rPr>
              <w:rFonts w:cs="Calibri" w:hAnsi="Noto Sans Armenian"/>
            </w:rPr>
          </w:rPrChange>
        </w:rPr>
        <w:t>change</w:t>
      </w:r>
      <w:r>
        <w:rPr>
          <w:rFonts w:ascii="Times New Roman" w:cs="Times New Roman" w:hAnsi="Times New Roman"/>
          <w:sz w:val="28"/>
          <w:szCs w:val="28"/>
        </w:rPr>
        <w:t xml:space="preserve"> </w:t>
      </w:r>
      <w:r w:rsidRPr="2F811FAF">
        <w:rPr>
          <w:rFonts w:ascii="Times New Roman" w:cs="Times New Roman" w:hAnsi="Times New Roman"/>
          <w:sz w:val="28"/>
          <w:szCs w:val="28"/>
          <w:rPrChange w:id="14358" w:author="user pc" w:date="2022-03-15T10:14:00Z">
            <w:rPr>
              <w:rFonts w:cs="Calibri" w:hAnsi="Noto Sans Armenian"/>
            </w:rPr>
          </w:rPrChange>
        </w:rPr>
        <w:t>colour</w:t>
      </w:r>
      <w:r>
        <w:rPr>
          <w:rFonts w:ascii="Times New Roman" w:cs="Times New Roman" w:hAnsi="Times New Roman"/>
          <w:sz w:val="28"/>
          <w:szCs w:val="28"/>
        </w:rPr>
        <w:t xml:space="preserve"> </w:t>
      </w:r>
      <w:r w:rsidRPr="92118547">
        <w:rPr>
          <w:rFonts w:ascii="Times New Roman" w:cs="Times New Roman" w:hAnsi="Times New Roman"/>
          <w:sz w:val="28"/>
          <w:szCs w:val="28"/>
          <w:rPrChange w:id="14359" w:author="user pc" w:date="2022-03-15T10:14:00Z">
            <w:rPr>
              <w:rFonts w:cs="Calibri" w:hAnsi="Noto Sans Armenian"/>
            </w:rPr>
          </w:rPrChange>
        </w:rPr>
        <w:t>as</w:t>
      </w:r>
      <w:r>
        <w:rPr>
          <w:rFonts w:ascii="Times New Roman" w:cs="Times New Roman" w:hAnsi="Times New Roman"/>
          <w:sz w:val="28"/>
          <w:szCs w:val="28"/>
        </w:rPr>
        <w:t xml:space="preserve"> </w:t>
      </w:r>
      <w:r w:rsidRPr="5ECA0F33">
        <w:rPr>
          <w:rFonts w:ascii="Times New Roman" w:cs="Times New Roman" w:hAnsi="Times New Roman"/>
          <w:sz w:val="28"/>
          <w:szCs w:val="28"/>
          <w:rPrChange w:id="14360" w:author="user pc" w:date="2022-03-15T10:14:00Z">
            <w:rPr>
              <w:rFonts w:cs="Calibri" w:hAnsi="Noto Sans Armenian"/>
            </w:rPr>
          </w:rPrChange>
        </w:rPr>
        <w:t>liquid</w:t>
      </w:r>
      <w:r>
        <w:rPr>
          <w:rFonts w:ascii="Times New Roman" w:cs="Times New Roman" w:hAnsi="Times New Roman"/>
          <w:sz w:val="28"/>
          <w:szCs w:val="28"/>
        </w:rPr>
        <w:t xml:space="preserve"> </w:t>
      </w:r>
      <w:r w:rsidRPr="4355463E">
        <w:rPr>
          <w:rFonts w:ascii="Times New Roman" w:cs="Times New Roman" w:hAnsi="Times New Roman"/>
          <w:sz w:val="28"/>
          <w:szCs w:val="28"/>
          <w:rPrChange w:id="14361" w:author="user pc" w:date="2022-03-15T10:14:00Z">
            <w:rPr>
              <w:rFonts w:cs="Calibri" w:hAnsi="Noto Sans Armenian"/>
            </w:rPr>
          </w:rPrChange>
        </w:rPr>
        <w:t>enters</w:t>
      </w:r>
      <w:r>
        <w:rPr>
          <w:rFonts w:ascii="Times New Roman" w:cs="Times New Roman" w:hAnsi="Times New Roman"/>
          <w:sz w:val="28"/>
          <w:szCs w:val="28"/>
        </w:rPr>
        <w:t xml:space="preserve"> </w:t>
      </w:r>
      <w:r w:rsidRPr="77222770">
        <w:rPr>
          <w:rFonts w:ascii="Times New Roman" w:cs="Times New Roman" w:hAnsi="Times New Roman"/>
          <w:sz w:val="28"/>
          <w:szCs w:val="28"/>
          <w:rPrChange w:id="14362" w:author="user pc" w:date="2022-03-15T10:14:00Z">
            <w:rPr>
              <w:rFonts w:cs="Calibri" w:hAnsi="Noto Sans Armenian"/>
            </w:rPr>
          </w:rPrChange>
        </w:rPr>
        <w:t>the</w:t>
      </w:r>
      <w:r>
        <w:rPr>
          <w:rFonts w:ascii="Times New Roman" w:cs="Times New Roman" w:hAnsi="Times New Roman"/>
          <w:sz w:val="28"/>
          <w:szCs w:val="28"/>
        </w:rPr>
        <w:t xml:space="preserve"> </w:t>
      </w:r>
      <w:r w:rsidRPr="A0514506">
        <w:rPr>
          <w:rFonts w:ascii="Times New Roman" w:cs="Times New Roman" w:hAnsi="Times New Roman"/>
          <w:sz w:val="28"/>
          <w:szCs w:val="28"/>
          <w:rPrChange w:id="14363" w:author="user pc" w:date="2022-03-15T10:14:00Z">
            <w:rPr>
              <w:rFonts w:cs="Calibri" w:hAnsi="Noto Sans Armenian"/>
            </w:rPr>
          </w:rPrChange>
        </w:rPr>
        <w:t>flask</w:t>
      </w:r>
      <w:r>
        <w:rPr>
          <w:rFonts w:ascii="Times New Roman" w:cs="Times New Roman" w:hAnsi="Times New Roman"/>
          <w:sz w:val="28"/>
          <w:szCs w:val="28"/>
        </w:rPr>
        <w:t xml:space="preserve"> </w:t>
      </w:r>
      <w:r w:rsidRPr="B8D2DDF7">
        <w:rPr>
          <w:rFonts w:ascii="Times New Roman" w:cs="Times New Roman" w:hAnsi="Times New Roman"/>
          <w:sz w:val="28"/>
          <w:szCs w:val="28"/>
          <w:rPrChange w:id="14364" w:author="user pc" w:date="2022-03-15T10:14:00Z">
            <w:rPr>
              <w:rFonts w:cs="Calibri" w:hAnsi="Noto Sans Armenian"/>
            </w:rPr>
          </w:rPrChange>
        </w:rPr>
        <w:t>from</w:t>
      </w:r>
      <w:r>
        <w:rPr>
          <w:rFonts w:ascii="Times New Roman" w:cs="Times New Roman" w:hAnsi="Times New Roman"/>
          <w:sz w:val="28"/>
          <w:szCs w:val="28"/>
        </w:rPr>
        <w:t xml:space="preserve"> </w:t>
      </w:r>
      <w:r w:rsidRPr="CC6F3A9F">
        <w:rPr>
          <w:rFonts w:ascii="Times New Roman" w:cs="Times New Roman" w:hAnsi="Times New Roman"/>
          <w:sz w:val="28"/>
          <w:szCs w:val="28"/>
          <w:rPrChange w:id="14365" w:author="user pc" w:date="2022-03-15T10:14:00Z">
            <w:rPr>
              <w:rFonts w:cs="Calibri" w:hAnsi="Noto Sans Armenian"/>
            </w:rPr>
          </w:rPrChange>
        </w:rPr>
        <w:t>the</w:t>
      </w:r>
      <w:r>
        <w:rPr>
          <w:rFonts w:ascii="Times New Roman" w:cs="Times New Roman" w:hAnsi="Times New Roman"/>
          <w:sz w:val="28"/>
          <w:szCs w:val="28"/>
        </w:rPr>
        <w:t xml:space="preserve"> </w:t>
      </w:r>
      <w:r w:rsidRPr="C9A30D7D">
        <w:rPr>
          <w:rFonts w:ascii="Times New Roman" w:cs="Times New Roman" w:hAnsi="Times New Roman"/>
          <w:sz w:val="28"/>
          <w:szCs w:val="28"/>
          <w:rPrChange w:id="14366" w:author="user pc" w:date="2022-03-15T10:14:00Z">
            <w:rPr>
              <w:rFonts w:cs="Calibri" w:hAnsi="Noto Sans Armenian"/>
            </w:rPr>
          </w:rPrChange>
        </w:rPr>
        <w:t>burette,</w:t>
      </w:r>
      <w:r>
        <w:rPr>
          <w:rFonts w:ascii="Times New Roman" w:cs="Times New Roman" w:hAnsi="Times New Roman"/>
          <w:sz w:val="28"/>
          <w:szCs w:val="28"/>
        </w:rPr>
        <w:t xml:space="preserve"> </w:t>
      </w:r>
      <w:r w:rsidRPr="EFD54F29">
        <w:rPr>
          <w:rFonts w:ascii="Times New Roman" w:cs="Times New Roman" w:hAnsi="Times New Roman"/>
          <w:sz w:val="28"/>
          <w:szCs w:val="28"/>
          <w:rPrChange w:id="14367" w:author="user pc" w:date="2022-03-15T10:14:00Z">
            <w:rPr>
              <w:rFonts w:cs="Calibri" w:hAnsi="Noto Sans Armenian"/>
            </w:rPr>
          </w:rPrChange>
        </w:rPr>
        <w:t>slow</w:t>
      </w:r>
      <w:r>
        <w:rPr>
          <w:rFonts w:ascii="Times New Roman" w:cs="Times New Roman" w:hAnsi="Times New Roman"/>
          <w:sz w:val="28"/>
          <w:szCs w:val="28"/>
        </w:rPr>
        <w:t xml:space="preserve"> </w:t>
      </w:r>
      <w:r w:rsidRPr="0EC4ECD6">
        <w:rPr>
          <w:rFonts w:ascii="Times New Roman" w:cs="Times New Roman" w:hAnsi="Times New Roman"/>
          <w:sz w:val="28"/>
          <w:szCs w:val="28"/>
          <w:rPrChange w:id="14368" w:author="user pc" w:date="2022-03-15T10:14:00Z">
            <w:rPr>
              <w:rFonts w:cs="Calibri" w:hAnsi="Noto Sans Armenian"/>
            </w:rPr>
          </w:rPrChange>
        </w:rPr>
        <w:t>the</w:t>
      </w:r>
      <w:r>
        <w:rPr>
          <w:rFonts w:ascii="Times New Roman" w:cs="Times New Roman" w:hAnsi="Times New Roman"/>
          <w:sz w:val="28"/>
          <w:szCs w:val="28"/>
        </w:rPr>
        <w:t xml:space="preserve"> </w:t>
      </w:r>
      <w:r w:rsidRPr="5255D4C0">
        <w:rPr>
          <w:rFonts w:ascii="Times New Roman" w:cs="Times New Roman" w:hAnsi="Times New Roman"/>
          <w:sz w:val="28"/>
          <w:szCs w:val="28"/>
          <w:rPrChange w:id="14369" w:author="user pc" w:date="2022-03-15T10:14:00Z">
            <w:rPr>
              <w:rFonts w:cs="Calibri" w:hAnsi="Noto Sans Armenian"/>
            </w:rPr>
          </w:rPrChange>
        </w:rPr>
        <w:t>addition</w:t>
      </w:r>
      <w:r>
        <w:rPr>
          <w:rFonts w:ascii="Times New Roman" w:cs="Times New Roman" w:hAnsi="Times New Roman"/>
          <w:sz w:val="28"/>
          <w:szCs w:val="28"/>
        </w:rPr>
        <w:t xml:space="preserve"> </w:t>
      </w:r>
      <w:r w:rsidRPr="65F2306B">
        <w:rPr>
          <w:rFonts w:ascii="Times New Roman" w:cs="Times New Roman" w:hAnsi="Times New Roman"/>
          <w:sz w:val="28"/>
          <w:szCs w:val="28"/>
          <w:rPrChange w:id="14370" w:author="user pc" w:date="2022-03-15T10:14:00Z">
            <w:rPr>
              <w:rFonts w:cs="Calibri" w:hAnsi="Noto Sans Armenian"/>
            </w:rPr>
          </w:rPrChange>
        </w:rPr>
        <w:t>of</w:t>
      </w:r>
      <w:r>
        <w:rPr>
          <w:rFonts w:ascii="Times New Roman" w:cs="Times New Roman" w:hAnsi="Times New Roman"/>
          <w:sz w:val="28"/>
          <w:szCs w:val="28"/>
        </w:rPr>
        <w:t xml:space="preserve"> </w:t>
      </w:r>
      <w:r w:rsidRPr="8CBBCDE9">
        <w:rPr>
          <w:rFonts w:ascii="Times New Roman" w:cs="Times New Roman" w:hAnsi="Times New Roman"/>
          <w:sz w:val="28"/>
          <w:szCs w:val="28"/>
          <w:rPrChange w:id="14371" w:author="user pc" w:date="2022-03-15T10:14:00Z">
            <w:rPr>
              <w:rFonts w:cs="Calibri" w:hAnsi="Noto Sans Armenian"/>
            </w:rPr>
          </w:rPrChange>
        </w:rPr>
        <w:t>liquid.</w:t>
      </w:r>
      <w:r>
        <w:rPr>
          <w:rFonts w:ascii="Times New Roman" w:cs="Times New Roman" w:hAnsi="Times New Roman"/>
          <w:sz w:val="28"/>
          <w:szCs w:val="28"/>
        </w:rPr>
        <w:t xml:space="preserve"> </w:t>
      </w:r>
      <w:r w:rsidRPr="B780514A">
        <w:rPr>
          <w:rFonts w:ascii="Times New Roman" w:cs="Times New Roman" w:hAnsi="Times New Roman"/>
          <w:sz w:val="28"/>
          <w:szCs w:val="28"/>
          <w:rPrChange w:id="14372" w:author="user pc" w:date="2022-03-15T10:14:00Z">
            <w:rPr>
              <w:rFonts w:cs="Calibri" w:hAnsi="Noto Sans Armenian"/>
            </w:rPr>
          </w:rPrChange>
        </w:rPr>
        <w:t>The</w:t>
      </w:r>
      <w:r>
        <w:rPr>
          <w:rFonts w:ascii="Times New Roman" w:cs="Times New Roman" w:hAnsi="Times New Roman"/>
          <w:sz w:val="28"/>
          <w:szCs w:val="28"/>
        </w:rPr>
        <w:t xml:space="preserve"> </w:t>
      </w:r>
      <w:r w:rsidRPr="5BFA1F85">
        <w:rPr>
          <w:rFonts w:ascii="Times New Roman" w:cs="Times New Roman" w:hAnsi="Times New Roman"/>
          <w:sz w:val="28"/>
          <w:szCs w:val="28"/>
          <w:rPrChange w:id="14373" w:author="user pc" w:date="2022-03-15T10:14:00Z">
            <w:rPr>
              <w:rFonts w:cs="Calibri" w:hAnsi="Noto Sans Armenian"/>
            </w:rPr>
          </w:rPrChange>
        </w:rPr>
        <w:t>endpoint</w:t>
      </w:r>
      <w:r>
        <w:rPr>
          <w:rFonts w:ascii="Times New Roman" w:cs="Times New Roman" w:hAnsi="Times New Roman"/>
          <w:sz w:val="28"/>
          <w:szCs w:val="28"/>
        </w:rPr>
        <w:t xml:space="preserve"> </w:t>
      </w:r>
      <w:r w:rsidRPr="88148D4D">
        <w:rPr>
          <w:rFonts w:ascii="Times New Roman" w:cs="Times New Roman" w:hAnsi="Times New Roman"/>
          <w:sz w:val="28"/>
          <w:szCs w:val="28"/>
          <w:rPrChange w:id="14374" w:author="user pc" w:date="2022-03-15T10:14:00Z">
            <w:rPr>
              <w:rFonts w:cs="Calibri" w:hAnsi="Noto Sans Armenian"/>
            </w:rPr>
          </w:rPrChange>
        </w:rPr>
        <w:t>can</w:t>
      </w:r>
      <w:r>
        <w:rPr>
          <w:rFonts w:ascii="Times New Roman" w:cs="Times New Roman" w:hAnsi="Times New Roman"/>
          <w:sz w:val="28"/>
          <w:szCs w:val="28"/>
        </w:rPr>
        <w:t xml:space="preserve"> </w:t>
      </w:r>
      <w:r w:rsidRPr="2DE6A19B">
        <w:rPr>
          <w:rFonts w:ascii="Times New Roman" w:cs="Times New Roman" w:hAnsi="Times New Roman"/>
          <w:sz w:val="28"/>
          <w:szCs w:val="28"/>
          <w:rPrChange w:id="14375" w:author="user pc" w:date="2022-03-15T10:14:00Z">
            <w:rPr>
              <w:rFonts w:cs="Calibri" w:hAnsi="Noto Sans Armenian"/>
            </w:rPr>
          </w:rPrChange>
        </w:rPr>
        <w:t>occur</w:t>
      </w:r>
      <w:r>
        <w:rPr>
          <w:rFonts w:ascii="Times New Roman" w:cs="Times New Roman" w:hAnsi="Times New Roman"/>
          <w:sz w:val="28"/>
          <w:szCs w:val="28"/>
        </w:rPr>
        <w:t xml:space="preserve"> </w:t>
      </w:r>
      <w:r w:rsidRPr="577525E4">
        <w:rPr>
          <w:rFonts w:ascii="Times New Roman" w:cs="Times New Roman" w:hAnsi="Times New Roman"/>
          <w:sz w:val="28"/>
          <w:szCs w:val="28"/>
          <w:rPrChange w:id="14376" w:author="user pc" w:date="2022-03-15T10:14:00Z">
            <w:rPr>
              <w:rFonts w:cs="Calibri" w:hAnsi="Noto Sans Armenian"/>
            </w:rPr>
          </w:rPrChange>
        </w:rPr>
        <w:t>very</w:t>
      </w:r>
      <w:r>
        <w:rPr>
          <w:rFonts w:ascii="Times New Roman" w:cs="Times New Roman" w:hAnsi="Times New Roman"/>
          <w:sz w:val="28"/>
          <w:szCs w:val="28"/>
        </w:rPr>
        <w:t xml:space="preserve"> </w:t>
      </w:r>
      <w:r w:rsidRPr="92E7E77F">
        <w:rPr>
          <w:rFonts w:ascii="Times New Roman" w:cs="Times New Roman" w:hAnsi="Times New Roman"/>
          <w:sz w:val="28"/>
          <w:szCs w:val="28"/>
          <w:rPrChange w:id="14377" w:author="user pc" w:date="2022-03-15T10:14:00Z">
            <w:rPr>
              <w:rFonts w:cs="Calibri" w:hAnsi="Noto Sans Armenian"/>
            </w:rPr>
          </w:rPrChange>
        </w:rPr>
        <w:t>quickly.</w:t>
      </w:r>
    </w:p>
    <w:p>
      <w:pPr>
        <w:pStyle w:val="style0"/>
        <w:rPr>
          <w:rFonts w:ascii="Times New Roman" w:cs="Times New Roman"/>
          <w:sz w:val="28"/>
          <w:szCs w:val="28"/>
          <w:rPrChange w:id="14378" w:author="user pc" w:date="2022-03-15T10:14:00Z">
            <w:rPr/>
          </w:rPrChange>
        </w:rPr>
      </w:pPr>
      <w:r w:rsidRPr="3939DF21">
        <w:rPr>
          <w:rFonts w:ascii="Times New Roman" w:cs="Times New Roman" w:hAnsi="Times New Roman"/>
          <w:color w:val="36363d"/>
          <w:sz w:val="28"/>
          <w:szCs w:val="28"/>
          <w:rPrChange w:id="14379" w:author="user pc" w:date="2022-03-15T10:14:00Z">
            <w:rPr>
              <w:rFonts w:cs="Calibri" w:hAnsi="Noto Sans Armenian"/>
              <w:color w:val="36363d"/>
            </w:rPr>
          </w:rPrChange>
        </w:rPr>
        <w:t>17.</w:t>
      </w:r>
      <w:r>
        <w:rPr>
          <w:rFonts w:ascii="Times New Roman" w:cs="Times New Roman" w:hAnsi="Times New Roman"/>
          <w:color w:val="36363d"/>
          <w:sz w:val="28"/>
          <w:szCs w:val="28"/>
        </w:rPr>
        <w:t xml:space="preserve"> </w:t>
      </w:r>
      <w:r w:rsidRPr="FFCB99B4">
        <w:rPr>
          <w:rFonts w:ascii="Times New Roman" w:cs="Times New Roman" w:hAnsi="Times New Roman"/>
          <w:color w:val="36363d"/>
          <w:sz w:val="28"/>
          <w:szCs w:val="28"/>
          <w:rPrChange w:id="14380" w:author="user pc" w:date="2022-03-15T10:14:00Z">
            <w:rPr>
              <w:rFonts w:cs="Calibri" w:hAnsi="Noto Sans Armenian"/>
              <w:color w:val="36363d"/>
            </w:rPr>
          </w:rPrChange>
        </w:rPr>
        <w:t>Slowly</w:t>
      </w:r>
      <w:r>
        <w:rPr>
          <w:rFonts w:ascii="Times New Roman" w:cs="Times New Roman" w:hAnsi="Times New Roman"/>
          <w:color w:val="36363d"/>
          <w:sz w:val="28"/>
          <w:szCs w:val="28"/>
        </w:rPr>
        <w:t xml:space="preserve"> </w:t>
      </w:r>
      <w:r w:rsidRPr="ED582082">
        <w:rPr>
          <w:rFonts w:ascii="Times New Roman" w:cs="Times New Roman" w:hAnsi="Times New Roman"/>
          <w:color w:val="36363d"/>
          <w:sz w:val="28"/>
          <w:szCs w:val="28"/>
          <w:rPrChange w:id="14381" w:author="user pc" w:date="2022-03-15T10:14:00Z">
            <w:rPr>
              <w:rFonts w:cs="Calibri" w:hAnsi="Noto Sans Armenian"/>
              <w:color w:val="36363d"/>
            </w:rPr>
          </w:rPrChange>
        </w:rPr>
        <w:t>add</w:t>
      </w:r>
      <w:r>
        <w:rPr>
          <w:rFonts w:ascii="Times New Roman" w:cs="Times New Roman" w:hAnsi="Times New Roman"/>
          <w:color w:val="36363d"/>
          <w:sz w:val="28"/>
          <w:szCs w:val="28"/>
        </w:rPr>
        <w:t xml:space="preserve"> </w:t>
      </w:r>
      <w:r w:rsidRPr="C700B89D">
        <w:rPr>
          <w:rFonts w:ascii="Times New Roman" w:cs="Times New Roman" w:hAnsi="Times New Roman"/>
          <w:color w:val="36363d"/>
          <w:sz w:val="28"/>
          <w:szCs w:val="28"/>
          <w:rPrChange w:id="14382"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E49F41A3">
        <w:rPr>
          <w:rFonts w:ascii="Times New Roman" w:cs="Times New Roman" w:hAnsi="Times New Roman"/>
          <w:color w:val="36363d"/>
          <w:sz w:val="28"/>
          <w:szCs w:val="28"/>
          <w:rPrChange w:id="14383" w:author="user pc" w:date="2022-03-15T10:14:00Z">
            <w:rPr>
              <w:rFonts w:cs="Calibri" w:hAnsi="Noto Sans Armenian"/>
              <w:color w:val="36363d"/>
            </w:rPr>
          </w:rPrChange>
        </w:rPr>
        <w:t>acid</w:t>
      </w:r>
      <w:r>
        <w:rPr>
          <w:rFonts w:ascii="Times New Roman" w:cs="Times New Roman" w:hAnsi="Times New Roman"/>
          <w:color w:val="36363d"/>
          <w:sz w:val="28"/>
          <w:szCs w:val="28"/>
        </w:rPr>
        <w:t xml:space="preserve"> </w:t>
      </w:r>
      <w:r w:rsidRPr="3EF311EE">
        <w:rPr>
          <w:rFonts w:ascii="Times New Roman" w:cs="Times New Roman" w:hAnsi="Times New Roman"/>
          <w:color w:val="36363d"/>
          <w:sz w:val="28"/>
          <w:szCs w:val="28"/>
          <w:rPrChange w:id="14384" w:author="user pc" w:date="2022-03-15T10:14:00Z">
            <w:rPr>
              <w:rFonts w:cs="Calibri" w:hAnsi="Noto Sans Armenian"/>
              <w:color w:val="36363d"/>
            </w:rPr>
          </w:rPrChange>
        </w:rPr>
        <w:t>from</w:t>
      </w:r>
      <w:r>
        <w:rPr>
          <w:rFonts w:ascii="Times New Roman" w:cs="Times New Roman" w:hAnsi="Times New Roman"/>
          <w:color w:val="36363d"/>
          <w:sz w:val="28"/>
          <w:szCs w:val="28"/>
        </w:rPr>
        <w:t xml:space="preserve"> </w:t>
      </w:r>
      <w:r w:rsidRPr="8E8B9074">
        <w:rPr>
          <w:rFonts w:ascii="Times New Roman" w:cs="Times New Roman" w:hAnsi="Times New Roman"/>
          <w:color w:val="36363d"/>
          <w:sz w:val="28"/>
          <w:szCs w:val="28"/>
          <w:rPrChange w:id="14385"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FF83F4D8">
        <w:rPr>
          <w:rFonts w:ascii="Times New Roman" w:cs="Times New Roman" w:hAnsi="Times New Roman"/>
          <w:color w:val="36363d"/>
          <w:sz w:val="28"/>
          <w:szCs w:val="28"/>
          <w:rPrChange w:id="14386" w:author="user pc" w:date="2022-03-15T10:14:00Z">
            <w:rPr>
              <w:rFonts w:cs="Calibri" w:hAnsi="Noto Sans Armenian"/>
              <w:color w:val="36363d"/>
            </w:rPr>
          </w:rPrChange>
        </w:rPr>
        <w:t>burette</w:t>
      </w:r>
      <w:r>
        <w:rPr>
          <w:rFonts w:ascii="Times New Roman" w:cs="Times New Roman" w:hAnsi="Times New Roman"/>
          <w:color w:val="36363d"/>
          <w:sz w:val="28"/>
          <w:szCs w:val="28"/>
        </w:rPr>
        <w:t xml:space="preserve"> </w:t>
      </w:r>
      <w:r w:rsidRPr="E562837F">
        <w:rPr>
          <w:rFonts w:ascii="Times New Roman" w:cs="Times New Roman" w:hAnsi="Times New Roman"/>
          <w:color w:val="36363d"/>
          <w:sz w:val="28"/>
          <w:szCs w:val="28"/>
          <w:rPrChange w:id="14387" w:author="user pc" w:date="2022-03-15T10:14:00Z">
            <w:rPr>
              <w:rFonts w:cs="Calibri" w:hAnsi="Noto Sans Armenian"/>
              <w:color w:val="36363d"/>
            </w:rPr>
          </w:rPrChange>
        </w:rPr>
        <w:t>to</w:t>
      </w:r>
      <w:r>
        <w:rPr>
          <w:rFonts w:ascii="Times New Roman" w:cs="Times New Roman" w:hAnsi="Times New Roman"/>
          <w:color w:val="36363d"/>
          <w:sz w:val="28"/>
          <w:szCs w:val="28"/>
        </w:rPr>
        <w:t xml:space="preserve"> </w:t>
      </w:r>
      <w:r w:rsidRPr="5BCF41C9">
        <w:rPr>
          <w:rFonts w:ascii="Times New Roman" w:cs="Times New Roman" w:hAnsi="Times New Roman"/>
          <w:color w:val="36363d"/>
          <w:sz w:val="28"/>
          <w:szCs w:val="28"/>
          <w:rPrChange w:id="14388"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3AA4D368">
        <w:rPr>
          <w:rFonts w:ascii="Times New Roman" w:cs="Times New Roman" w:hAnsi="Times New Roman"/>
          <w:color w:val="36363d"/>
          <w:sz w:val="28"/>
          <w:szCs w:val="28"/>
          <w:rPrChange w:id="14389" w:author="user pc" w:date="2022-03-15T10:14:00Z">
            <w:rPr>
              <w:rFonts w:cs="Calibri" w:hAnsi="Noto Sans Armenian"/>
              <w:color w:val="36363d"/>
            </w:rPr>
          </w:rPrChange>
        </w:rPr>
        <w:t>conical</w:t>
      </w:r>
      <w:r>
        <w:rPr>
          <w:rFonts w:ascii="Times New Roman" w:cs="Times New Roman" w:hAnsi="Times New Roman"/>
          <w:color w:val="36363d"/>
          <w:sz w:val="28"/>
          <w:szCs w:val="28"/>
        </w:rPr>
        <w:t xml:space="preserve"> </w:t>
      </w:r>
      <w:r w:rsidRPr="92C02F6D">
        <w:rPr>
          <w:rFonts w:ascii="Times New Roman" w:cs="Times New Roman" w:hAnsi="Times New Roman"/>
          <w:color w:val="36363d"/>
          <w:sz w:val="28"/>
          <w:szCs w:val="28"/>
          <w:rPrChange w:id="14390" w:author="user pc" w:date="2022-03-15T10:14:00Z">
            <w:rPr>
              <w:rFonts w:cs="Calibri" w:hAnsi="Noto Sans Armenian"/>
              <w:color w:val="36363d"/>
            </w:rPr>
          </w:rPrChange>
        </w:rPr>
        <w:t>flask,</w:t>
      </w:r>
      <w:r>
        <w:rPr>
          <w:rFonts w:ascii="Times New Roman" w:cs="Times New Roman" w:hAnsi="Times New Roman"/>
          <w:color w:val="36363d"/>
          <w:sz w:val="28"/>
          <w:szCs w:val="28"/>
        </w:rPr>
        <w:t xml:space="preserve"> </w:t>
      </w:r>
      <w:r w:rsidRPr="1045D27D">
        <w:rPr>
          <w:rFonts w:ascii="Times New Roman" w:cs="Times New Roman" w:hAnsi="Times New Roman"/>
          <w:color w:val="36363d"/>
          <w:sz w:val="28"/>
          <w:szCs w:val="28"/>
          <w:rPrChange w:id="14391" w:author="user pc" w:date="2022-03-15T10:14:00Z">
            <w:rPr>
              <w:rFonts w:cs="Calibri" w:hAnsi="Noto Sans Armenian"/>
              <w:color w:val="36363d"/>
            </w:rPr>
          </w:rPrChange>
        </w:rPr>
        <w:t>swirling</w:t>
      </w:r>
      <w:r>
        <w:rPr>
          <w:rFonts w:ascii="Times New Roman" w:cs="Times New Roman" w:hAnsi="Times New Roman"/>
          <w:color w:val="36363d"/>
          <w:sz w:val="28"/>
          <w:szCs w:val="28"/>
        </w:rPr>
        <w:t xml:space="preserve"> </w:t>
      </w:r>
      <w:r w:rsidRPr="16C45CAA">
        <w:rPr>
          <w:rFonts w:ascii="Times New Roman" w:cs="Times New Roman" w:hAnsi="Times New Roman"/>
          <w:color w:val="36363d"/>
          <w:sz w:val="28"/>
          <w:szCs w:val="28"/>
          <w:rPrChange w:id="14392" w:author="user pc" w:date="2022-03-15T10:14:00Z">
            <w:rPr>
              <w:rFonts w:cs="Calibri" w:hAnsi="Noto Sans Armenian"/>
              <w:color w:val="36363d"/>
            </w:rPr>
          </w:rPrChange>
        </w:rPr>
        <w:t>to</w:t>
      </w:r>
      <w:r>
        <w:rPr>
          <w:rFonts w:ascii="Times New Roman" w:cs="Times New Roman" w:hAnsi="Times New Roman"/>
          <w:color w:val="36363d"/>
          <w:sz w:val="28"/>
          <w:szCs w:val="28"/>
        </w:rPr>
        <w:t xml:space="preserve"> </w:t>
      </w:r>
      <w:r w:rsidRPr="EF160CEA">
        <w:rPr>
          <w:rFonts w:ascii="Times New Roman" w:cs="Times New Roman" w:hAnsi="Times New Roman"/>
          <w:color w:val="36363d"/>
          <w:sz w:val="28"/>
          <w:szCs w:val="28"/>
          <w:rPrChange w:id="14393" w:author="user pc" w:date="2022-03-15T10:14:00Z">
            <w:rPr>
              <w:rFonts w:cs="Calibri" w:hAnsi="Noto Sans Armenian"/>
              <w:color w:val="36363d"/>
            </w:rPr>
          </w:rPrChange>
        </w:rPr>
        <w:t>mix.</w:t>
      </w:r>
      <w:r>
        <w:rPr>
          <w:rFonts w:ascii="Times New Roman" w:cs="Times New Roman" w:hAnsi="Times New Roman"/>
          <w:color w:val="36363d"/>
          <w:sz w:val="28"/>
          <w:szCs w:val="28"/>
        </w:rPr>
        <w:t xml:space="preserve"> </w:t>
      </w:r>
      <w:r w:rsidRPr="CE4DDB6E">
        <w:rPr>
          <w:rFonts w:ascii="Times New Roman" w:cs="Times New Roman" w:hAnsi="Times New Roman"/>
          <w:color w:val="36363d"/>
          <w:sz w:val="28"/>
          <w:szCs w:val="28"/>
          <w:rPrChange w:id="14394"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B6ECD347">
        <w:rPr>
          <w:rFonts w:ascii="Times New Roman" w:cs="Times New Roman" w:hAnsi="Times New Roman"/>
          <w:color w:val="36363d"/>
          <w:sz w:val="28"/>
          <w:szCs w:val="28"/>
          <w:rPrChange w:id="14395" w:author="user pc" w:date="2022-03-15T10:14:00Z">
            <w:rPr>
              <w:rFonts w:cs="Calibri" w:hAnsi="Noto Sans Armenian"/>
              <w:color w:val="36363d"/>
            </w:rPr>
          </w:rPrChange>
        </w:rPr>
        <w:t>mixture</w:t>
      </w:r>
      <w:r>
        <w:rPr>
          <w:rFonts w:ascii="Times New Roman" w:cs="Times New Roman" w:hAnsi="Times New Roman"/>
          <w:color w:val="36363d"/>
          <w:sz w:val="28"/>
          <w:szCs w:val="28"/>
        </w:rPr>
        <w:t xml:space="preserve"> </w:t>
      </w:r>
      <w:r w:rsidRPr="5C51C681">
        <w:rPr>
          <w:rFonts w:ascii="Times New Roman" w:cs="Times New Roman" w:hAnsi="Times New Roman"/>
          <w:color w:val="36363d"/>
          <w:sz w:val="28"/>
          <w:szCs w:val="28"/>
          <w:rPrChange w:id="14396" w:author="user pc" w:date="2022-03-15T10:14:00Z">
            <w:rPr>
              <w:rFonts w:cs="Calibri" w:hAnsi="Noto Sans Armenian"/>
              <w:color w:val="36363d"/>
            </w:rPr>
          </w:rPrChange>
        </w:rPr>
        <w:t>may</w:t>
      </w:r>
      <w:r>
        <w:rPr>
          <w:rFonts w:ascii="Times New Roman" w:cs="Times New Roman" w:hAnsi="Times New Roman"/>
          <w:color w:val="36363d"/>
          <w:sz w:val="28"/>
          <w:szCs w:val="28"/>
        </w:rPr>
        <w:t xml:space="preserve"> </w:t>
      </w:r>
      <w:r w:rsidRPr="3D27DA9C">
        <w:rPr>
          <w:rFonts w:ascii="Times New Roman" w:cs="Times New Roman" w:hAnsi="Times New Roman"/>
          <w:color w:val="36363d"/>
          <w:sz w:val="28"/>
          <w:szCs w:val="28"/>
          <w:rPrChange w:id="14397" w:author="user pc" w:date="2022-03-15T10:14:00Z">
            <w:rPr>
              <w:rFonts w:cs="Calibri" w:hAnsi="Noto Sans Armenian"/>
              <w:color w:val="36363d"/>
            </w:rPr>
          </w:rPrChange>
        </w:rPr>
        <w:t>at</w:t>
      </w:r>
      <w:r>
        <w:rPr>
          <w:rFonts w:ascii="Times New Roman" w:cs="Times New Roman" w:hAnsi="Times New Roman"/>
          <w:color w:val="36363d"/>
          <w:sz w:val="28"/>
          <w:szCs w:val="28"/>
        </w:rPr>
        <w:t xml:space="preserve"> </w:t>
      </w:r>
      <w:r w:rsidRPr="6129E4C4">
        <w:rPr>
          <w:rFonts w:ascii="Times New Roman" w:cs="Times New Roman" w:hAnsi="Times New Roman"/>
          <w:color w:val="36363d"/>
          <w:sz w:val="28"/>
          <w:szCs w:val="28"/>
          <w:rPrChange w:id="14398" w:author="user pc" w:date="2022-03-15T10:14:00Z">
            <w:rPr>
              <w:rFonts w:cs="Calibri" w:hAnsi="Noto Sans Armenian"/>
              <w:color w:val="36363d"/>
            </w:rPr>
          </w:rPrChange>
        </w:rPr>
        <w:t>first</w:t>
      </w:r>
      <w:r>
        <w:rPr>
          <w:rFonts w:ascii="Times New Roman" w:cs="Times New Roman" w:hAnsi="Times New Roman"/>
          <w:color w:val="36363d"/>
          <w:sz w:val="28"/>
          <w:szCs w:val="28"/>
        </w:rPr>
        <w:t xml:space="preserve"> </w:t>
      </w:r>
      <w:r w:rsidRPr="162FE817">
        <w:rPr>
          <w:rFonts w:ascii="Times New Roman" w:cs="Times New Roman" w:hAnsi="Times New Roman"/>
          <w:color w:val="36363d"/>
          <w:sz w:val="28"/>
          <w:szCs w:val="28"/>
          <w:rPrChange w:id="14399" w:author="user pc" w:date="2022-03-15T10:14:00Z">
            <w:rPr>
              <w:rFonts w:cs="Calibri" w:hAnsi="Noto Sans Armenian"/>
              <w:color w:val="36363d"/>
            </w:rPr>
          </w:rPrChange>
        </w:rPr>
        <w:t>change</w:t>
      </w:r>
      <w:r>
        <w:rPr>
          <w:rFonts w:ascii="Times New Roman" w:cs="Times New Roman" w:hAnsi="Times New Roman"/>
          <w:color w:val="36363d"/>
          <w:sz w:val="28"/>
          <w:szCs w:val="28"/>
        </w:rPr>
        <w:t xml:space="preserve"> </w:t>
      </w:r>
      <w:r w:rsidRPr="55FCE673">
        <w:rPr>
          <w:rFonts w:ascii="Times New Roman" w:cs="Times New Roman" w:hAnsi="Times New Roman"/>
          <w:color w:val="36363d"/>
          <w:sz w:val="28"/>
          <w:szCs w:val="28"/>
          <w:rPrChange w:id="14400" w:author="user pc" w:date="2022-03-15T10:14:00Z">
            <w:rPr>
              <w:rFonts w:cs="Calibri" w:hAnsi="Noto Sans Armenian"/>
              <w:color w:val="36363d"/>
            </w:rPr>
          </w:rPrChange>
        </w:rPr>
        <w:t>colour,</w:t>
      </w:r>
      <w:r>
        <w:rPr>
          <w:rFonts w:ascii="Times New Roman" w:cs="Times New Roman" w:hAnsi="Times New Roman"/>
          <w:color w:val="36363d"/>
          <w:sz w:val="28"/>
          <w:szCs w:val="28"/>
        </w:rPr>
        <w:t xml:space="preserve"> </w:t>
      </w:r>
      <w:r w:rsidRPr="DE645C01">
        <w:rPr>
          <w:rFonts w:ascii="Times New Roman" w:cs="Times New Roman" w:hAnsi="Times New Roman"/>
          <w:color w:val="36363d"/>
          <w:sz w:val="28"/>
          <w:szCs w:val="28"/>
          <w:rPrChange w:id="14401" w:author="user pc" w:date="2022-03-15T10:14:00Z">
            <w:rPr>
              <w:rFonts w:cs="Calibri" w:hAnsi="Noto Sans Armenian"/>
              <w:color w:val="36363d"/>
            </w:rPr>
          </w:rPrChange>
        </w:rPr>
        <w:t>and</w:t>
      </w:r>
      <w:r>
        <w:rPr>
          <w:rFonts w:ascii="Times New Roman" w:cs="Times New Roman" w:hAnsi="Times New Roman"/>
          <w:color w:val="36363d"/>
          <w:sz w:val="28"/>
          <w:szCs w:val="28"/>
        </w:rPr>
        <w:t xml:space="preserve"> </w:t>
      </w:r>
      <w:r w:rsidRPr="C5C07D75">
        <w:rPr>
          <w:rFonts w:ascii="Times New Roman" w:cs="Times New Roman" w:hAnsi="Times New Roman"/>
          <w:color w:val="36363d"/>
          <w:sz w:val="28"/>
          <w:szCs w:val="28"/>
          <w:rPrChange w:id="14402" w:author="user pc" w:date="2022-03-15T10:14:00Z">
            <w:rPr>
              <w:rFonts w:cs="Calibri" w:hAnsi="Noto Sans Armenian"/>
              <w:color w:val="36363d"/>
            </w:rPr>
          </w:rPrChange>
        </w:rPr>
        <w:t>then</w:t>
      </w:r>
      <w:r>
        <w:rPr>
          <w:rFonts w:ascii="Times New Roman" w:cs="Times New Roman" w:hAnsi="Times New Roman"/>
          <w:color w:val="36363d"/>
          <w:sz w:val="28"/>
          <w:szCs w:val="28"/>
        </w:rPr>
        <w:t xml:space="preserve"> </w:t>
      </w:r>
      <w:r w:rsidRPr="63D0AEB2">
        <w:rPr>
          <w:rFonts w:ascii="Times New Roman" w:cs="Times New Roman" w:hAnsi="Times New Roman"/>
          <w:color w:val="36363d"/>
          <w:sz w:val="28"/>
          <w:szCs w:val="28"/>
          <w:rPrChange w:id="14403" w:author="user pc" w:date="2022-03-15T10:14:00Z">
            <w:rPr>
              <w:rFonts w:cs="Calibri" w:hAnsi="Noto Sans Armenian"/>
              <w:color w:val="36363d"/>
            </w:rPr>
          </w:rPrChange>
        </w:rPr>
        <w:t>back</w:t>
      </w:r>
      <w:r>
        <w:rPr>
          <w:rFonts w:ascii="Times New Roman" w:cs="Times New Roman" w:hAnsi="Times New Roman"/>
          <w:color w:val="36363d"/>
          <w:sz w:val="28"/>
          <w:szCs w:val="28"/>
        </w:rPr>
        <w:t xml:space="preserve"> </w:t>
      </w:r>
      <w:r w:rsidRPr="1E43FFB9">
        <w:rPr>
          <w:rFonts w:ascii="Times New Roman" w:cs="Times New Roman" w:hAnsi="Times New Roman"/>
          <w:color w:val="36363d"/>
          <w:sz w:val="28"/>
          <w:szCs w:val="28"/>
          <w:rPrChange w:id="14404" w:author="user pc" w:date="2022-03-15T10:14:00Z">
            <w:rPr>
              <w:rFonts w:cs="Calibri" w:hAnsi="Noto Sans Armenian"/>
              <w:color w:val="36363d"/>
            </w:rPr>
          </w:rPrChange>
        </w:rPr>
        <w:t>again</w:t>
      </w:r>
      <w:r>
        <w:rPr>
          <w:rFonts w:ascii="Times New Roman" w:cs="Times New Roman" w:hAnsi="Times New Roman"/>
          <w:color w:val="36363d"/>
          <w:sz w:val="28"/>
          <w:szCs w:val="28"/>
        </w:rPr>
        <w:t xml:space="preserve"> </w:t>
      </w:r>
      <w:r w:rsidRPr="2C0A6398">
        <w:rPr>
          <w:rFonts w:ascii="Times New Roman" w:cs="Times New Roman" w:hAnsi="Times New Roman"/>
          <w:color w:val="36363d"/>
          <w:sz w:val="28"/>
          <w:szCs w:val="28"/>
          <w:rPrChange w:id="14405" w:author="user pc" w:date="2022-03-15T10:14:00Z">
            <w:rPr>
              <w:rFonts w:cs="Calibri" w:hAnsi="Noto Sans Armenian"/>
              <w:color w:val="36363d"/>
            </w:rPr>
          </w:rPrChange>
        </w:rPr>
        <w:t>when</w:t>
      </w:r>
      <w:r>
        <w:rPr>
          <w:rFonts w:ascii="Times New Roman" w:cs="Times New Roman" w:hAnsi="Times New Roman"/>
          <w:color w:val="36363d"/>
          <w:sz w:val="28"/>
          <w:szCs w:val="28"/>
        </w:rPr>
        <w:t xml:space="preserve"> </w:t>
      </w:r>
      <w:r w:rsidRPr="3280FB29">
        <w:rPr>
          <w:rFonts w:ascii="Times New Roman" w:cs="Times New Roman" w:hAnsi="Times New Roman"/>
          <w:color w:val="36363d"/>
          <w:sz w:val="28"/>
          <w:szCs w:val="28"/>
          <w:rPrChange w:id="14406" w:author="user pc" w:date="2022-03-15T10:14:00Z">
            <w:rPr>
              <w:rFonts w:cs="Calibri" w:hAnsi="Noto Sans Armenian"/>
              <w:color w:val="36363d"/>
            </w:rPr>
          </w:rPrChange>
        </w:rPr>
        <w:t>swirled). As the end point is being approached, flashes of the colour change begin to show up.</w:t>
      </w:r>
    </w:p>
    <w:p>
      <w:pPr>
        <w:pStyle w:val="style0"/>
        <w:rPr>
          <w:rFonts w:ascii="Times New Roman" w:cs="Times New Roman" w:hAnsi="Times New Roman"/>
          <w:color w:val="36363d"/>
          <w:sz w:val="28"/>
          <w:szCs w:val="28"/>
          <w:rPrChange w:id="14407" w:author="user pc" w:date="2022-03-15T10:14:00Z">
            <w:rPr>
              <w:rFonts w:cs="Calibri" w:hAnsi="Noto Sans Armenian"/>
              <w:color w:val="36363d"/>
            </w:rPr>
          </w:rPrChange>
        </w:rPr>
      </w:pPr>
      <w:r w:rsidRPr="156B34C7">
        <w:rPr>
          <w:rFonts w:ascii="Times New Roman" w:cs="Times New Roman" w:hAnsi="Times New Roman"/>
          <w:color w:val="36363d"/>
          <w:sz w:val="28"/>
          <w:szCs w:val="28"/>
          <w:rPrChange w:id="14408" w:author="user pc" w:date="2022-03-15T10:14:00Z">
            <w:rPr>
              <w:rFonts w:cs="Calibri" w:hAnsi="Noto Sans Armenian"/>
              <w:color w:val="36363d"/>
            </w:rPr>
          </w:rPrChange>
        </w:rPr>
        <w:t>18.</w:t>
      </w:r>
      <w:r>
        <w:rPr>
          <w:rFonts w:ascii="Times New Roman" w:cs="Times New Roman" w:hAnsi="Times New Roman"/>
          <w:color w:val="36363d"/>
          <w:sz w:val="28"/>
          <w:szCs w:val="28"/>
        </w:rPr>
        <w:t xml:space="preserve"> </w:t>
      </w:r>
      <w:r w:rsidRPr="885A252C">
        <w:rPr>
          <w:rFonts w:ascii="Times New Roman" w:cs="Times New Roman" w:hAnsi="Times New Roman"/>
          <w:color w:val="36363d"/>
          <w:sz w:val="28"/>
          <w:szCs w:val="28"/>
          <w:rPrChange w:id="14409" w:author="user pc" w:date="2022-03-15T10:14:00Z">
            <w:rPr>
              <w:rFonts w:cs="Calibri" w:hAnsi="Noto Sans Armenian"/>
              <w:color w:val="36363d"/>
            </w:rPr>
          </w:rPrChange>
        </w:rPr>
        <w:t>Stop</w:t>
      </w:r>
      <w:r>
        <w:rPr>
          <w:rFonts w:ascii="Times New Roman" w:cs="Times New Roman" w:hAnsi="Times New Roman"/>
          <w:color w:val="36363d"/>
          <w:sz w:val="28"/>
          <w:szCs w:val="28"/>
        </w:rPr>
        <w:t xml:space="preserve"> </w:t>
      </w:r>
      <w:r w:rsidRPr="E19388E9">
        <w:rPr>
          <w:rFonts w:ascii="Times New Roman" w:cs="Times New Roman" w:hAnsi="Times New Roman"/>
          <w:color w:val="36363d"/>
          <w:sz w:val="28"/>
          <w:szCs w:val="28"/>
          <w:rPrChange w:id="14410" w:author="user pc" w:date="2022-03-15T10:14:00Z">
            <w:rPr>
              <w:rFonts w:cs="Calibri" w:hAnsi="Noto Sans Armenian"/>
              <w:color w:val="36363d"/>
            </w:rPr>
          </w:rPrChange>
        </w:rPr>
        <w:t>adding</w:t>
      </w:r>
      <w:r>
        <w:rPr>
          <w:rFonts w:ascii="Times New Roman" w:cs="Times New Roman" w:hAnsi="Times New Roman"/>
          <w:color w:val="36363d"/>
          <w:sz w:val="28"/>
          <w:szCs w:val="28"/>
        </w:rPr>
        <w:t xml:space="preserve"> </w:t>
      </w:r>
      <w:r w:rsidRPr="E8D4486C">
        <w:rPr>
          <w:rFonts w:ascii="Times New Roman" w:cs="Times New Roman" w:hAnsi="Times New Roman"/>
          <w:color w:val="36363d"/>
          <w:sz w:val="28"/>
          <w:szCs w:val="28"/>
          <w:rPrChange w:id="14411"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DD7418B0">
        <w:rPr>
          <w:rFonts w:ascii="Times New Roman" w:cs="Times New Roman" w:hAnsi="Times New Roman"/>
          <w:color w:val="36363d"/>
          <w:sz w:val="28"/>
          <w:szCs w:val="28"/>
          <w:rPrChange w:id="14412" w:author="user pc" w:date="2022-03-15T10:14:00Z">
            <w:rPr>
              <w:rFonts w:cs="Calibri" w:hAnsi="Noto Sans Armenian"/>
              <w:color w:val="36363d"/>
            </w:rPr>
          </w:rPrChange>
        </w:rPr>
        <w:t>acid</w:t>
      </w:r>
      <w:r>
        <w:rPr>
          <w:rFonts w:ascii="Times New Roman" w:cs="Times New Roman" w:hAnsi="Times New Roman"/>
          <w:color w:val="36363d"/>
          <w:sz w:val="28"/>
          <w:szCs w:val="28"/>
        </w:rPr>
        <w:t xml:space="preserve"> </w:t>
      </w:r>
      <w:r w:rsidRPr="D3CDF56A">
        <w:rPr>
          <w:rFonts w:ascii="Times New Roman" w:cs="Times New Roman" w:hAnsi="Times New Roman"/>
          <w:color w:val="36363d"/>
          <w:sz w:val="28"/>
          <w:szCs w:val="28"/>
          <w:rPrChange w:id="14413" w:author="user pc" w:date="2022-03-15T10:14:00Z">
            <w:rPr>
              <w:rFonts w:cs="Calibri" w:hAnsi="Noto Sans Armenian"/>
              <w:color w:val="36363d"/>
            </w:rPr>
          </w:rPrChange>
        </w:rPr>
        <w:t>when</w:t>
      </w:r>
      <w:r>
        <w:rPr>
          <w:rFonts w:ascii="Times New Roman" w:cs="Times New Roman" w:hAnsi="Times New Roman"/>
          <w:color w:val="36363d"/>
          <w:sz w:val="28"/>
          <w:szCs w:val="28"/>
        </w:rPr>
        <w:t xml:space="preserve"> </w:t>
      </w:r>
      <w:r w:rsidRPr="EA91B12A">
        <w:rPr>
          <w:rFonts w:ascii="Times New Roman" w:cs="Times New Roman" w:hAnsi="Times New Roman"/>
          <w:color w:val="36363d"/>
          <w:sz w:val="28"/>
          <w:szCs w:val="28"/>
          <w:rPrChange w:id="14414"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4424C3CA">
        <w:rPr>
          <w:rFonts w:ascii="Times New Roman" w:cs="Times New Roman" w:hAnsi="Times New Roman"/>
          <w:color w:val="36363d"/>
          <w:sz w:val="28"/>
          <w:szCs w:val="28"/>
          <w:rPrChange w:id="14415" w:author="user pc" w:date="2022-03-15T10:14:00Z">
            <w:rPr>
              <w:rFonts w:cs="Calibri" w:hAnsi="Noto Sans Armenian"/>
              <w:color w:val="36363d"/>
            </w:rPr>
          </w:rPrChange>
        </w:rPr>
        <w:t>end-point</w:t>
      </w:r>
      <w:r>
        <w:rPr>
          <w:rFonts w:ascii="Times New Roman" w:cs="Times New Roman" w:hAnsi="Times New Roman"/>
          <w:color w:val="36363d"/>
          <w:sz w:val="28"/>
          <w:szCs w:val="28"/>
        </w:rPr>
        <w:t xml:space="preserve"> </w:t>
      </w:r>
      <w:r w:rsidRPr="6DB272C8">
        <w:rPr>
          <w:rFonts w:ascii="Times New Roman" w:cs="Times New Roman" w:hAnsi="Times New Roman"/>
          <w:color w:val="36363d"/>
          <w:sz w:val="28"/>
          <w:szCs w:val="28"/>
          <w:rPrChange w:id="14416" w:author="user pc" w:date="2022-03-15T10:14:00Z">
            <w:rPr>
              <w:rFonts w:cs="Calibri" w:hAnsi="Noto Sans Armenian"/>
              <w:color w:val="36363d"/>
            </w:rPr>
          </w:rPrChange>
        </w:rPr>
        <w:t>is</w:t>
      </w:r>
      <w:r>
        <w:rPr>
          <w:rFonts w:ascii="Times New Roman" w:cs="Times New Roman" w:hAnsi="Times New Roman"/>
          <w:color w:val="36363d"/>
          <w:sz w:val="28"/>
          <w:szCs w:val="28"/>
        </w:rPr>
        <w:t xml:space="preserve"> </w:t>
      </w:r>
      <w:r w:rsidRPr="FE66EEB3">
        <w:rPr>
          <w:rFonts w:ascii="Times New Roman" w:cs="Times New Roman" w:hAnsi="Times New Roman"/>
          <w:color w:val="36363d"/>
          <w:sz w:val="28"/>
          <w:szCs w:val="28"/>
          <w:rPrChange w:id="14417" w:author="user pc" w:date="2022-03-15T10:14:00Z">
            <w:rPr>
              <w:rFonts w:cs="Calibri" w:hAnsi="Noto Sans Armenian"/>
              <w:color w:val="36363d"/>
            </w:rPr>
          </w:rPrChange>
        </w:rPr>
        <w:t>reached</w:t>
      </w:r>
      <w:r>
        <w:rPr>
          <w:rFonts w:ascii="Times New Roman" w:cs="Times New Roman" w:hAnsi="Times New Roman"/>
          <w:color w:val="36363d"/>
          <w:sz w:val="28"/>
          <w:szCs w:val="28"/>
        </w:rPr>
        <w:t xml:space="preserve"> </w:t>
      </w:r>
      <w:r w:rsidRPr="C7AF040A">
        <w:rPr>
          <w:rFonts w:ascii="Times New Roman" w:cs="Times New Roman" w:hAnsi="Times New Roman"/>
          <w:color w:val="36363d"/>
          <w:sz w:val="28"/>
          <w:szCs w:val="28"/>
          <w:rPrChange w:id="14418" w:author="user pc" w:date="2022-03-15T10:14:00Z">
            <w:rPr>
              <w:rFonts w:cs="Calibri" w:hAnsi="Noto Sans Armenian"/>
              <w:color w:val="36363d"/>
            </w:rPr>
          </w:rPrChange>
        </w:rPr>
        <w:t>(when</w:t>
      </w:r>
      <w:r>
        <w:rPr>
          <w:rFonts w:ascii="Times New Roman" w:cs="Times New Roman" w:hAnsi="Times New Roman"/>
          <w:color w:val="36363d"/>
          <w:sz w:val="28"/>
          <w:szCs w:val="28"/>
        </w:rPr>
        <w:t xml:space="preserve"> </w:t>
      </w:r>
      <w:r w:rsidRPr="7F508016">
        <w:rPr>
          <w:rFonts w:ascii="Times New Roman" w:cs="Times New Roman" w:hAnsi="Times New Roman"/>
          <w:color w:val="36363d"/>
          <w:sz w:val="28"/>
          <w:szCs w:val="28"/>
          <w:rPrChange w:id="14419"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7077188A">
        <w:rPr>
          <w:rFonts w:ascii="Times New Roman" w:cs="Times New Roman" w:hAnsi="Times New Roman"/>
          <w:color w:val="36363d"/>
          <w:sz w:val="28"/>
          <w:szCs w:val="28"/>
          <w:rPrChange w:id="14420" w:author="user pc" w:date="2022-03-15T10:14:00Z">
            <w:rPr>
              <w:rFonts w:cs="Calibri" w:hAnsi="Noto Sans Armenian"/>
              <w:color w:val="36363d"/>
            </w:rPr>
          </w:rPrChange>
        </w:rPr>
        <w:t>colour</w:t>
      </w:r>
      <w:r>
        <w:rPr>
          <w:rFonts w:ascii="Times New Roman" w:cs="Times New Roman" w:hAnsi="Times New Roman"/>
          <w:color w:val="36363d"/>
          <w:sz w:val="28"/>
          <w:szCs w:val="28"/>
        </w:rPr>
        <w:t xml:space="preserve"> </w:t>
      </w:r>
      <w:r w:rsidRPr="FF5E8F33">
        <w:rPr>
          <w:rFonts w:ascii="Times New Roman" w:cs="Times New Roman" w:hAnsi="Times New Roman"/>
          <w:color w:val="36363d"/>
          <w:sz w:val="28"/>
          <w:szCs w:val="28"/>
          <w:rPrChange w:id="14421" w:author="user pc" w:date="2022-03-15T10:14:00Z">
            <w:rPr>
              <w:rFonts w:cs="Calibri" w:hAnsi="Noto Sans Armenian"/>
              <w:color w:val="36363d"/>
            </w:rPr>
          </w:rPrChange>
        </w:rPr>
        <w:t>first</w:t>
      </w:r>
      <w:r>
        <w:rPr>
          <w:rFonts w:ascii="Times New Roman" w:cs="Times New Roman" w:hAnsi="Times New Roman"/>
          <w:color w:val="36363d"/>
          <w:sz w:val="28"/>
          <w:szCs w:val="28"/>
        </w:rPr>
        <w:t xml:space="preserve"> </w:t>
      </w:r>
      <w:r w:rsidRPr="72CF5DD8">
        <w:rPr>
          <w:rFonts w:ascii="Times New Roman" w:cs="Times New Roman" w:hAnsi="Times New Roman"/>
          <w:color w:val="36363d"/>
          <w:sz w:val="28"/>
          <w:szCs w:val="28"/>
          <w:rPrChange w:id="14422" w:author="user pc" w:date="2022-03-15T10:14:00Z">
            <w:rPr>
              <w:rFonts w:cs="Calibri" w:hAnsi="Noto Sans Armenian"/>
              <w:color w:val="36363d"/>
            </w:rPr>
          </w:rPrChange>
        </w:rPr>
        <w:t>permanently</w:t>
      </w:r>
      <w:r>
        <w:rPr>
          <w:rFonts w:ascii="Times New Roman" w:cs="Times New Roman" w:hAnsi="Times New Roman"/>
          <w:color w:val="36363d"/>
          <w:sz w:val="28"/>
          <w:szCs w:val="28"/>
        </w:rPr>
        <w:t xml:space="preserve"> </w:t>
      </w:r>
      <w:r w:rsidRPr="5A116BC4">
        <w:rPr>
          <w:rFonts w:ascii="Times New Roman" w:cs="Times New Roman" w:hAnsi="Times New Roman"/>
          <w:color w:val="36363d"/>
          <w:sz w:val="28"/>
          <w:szCs w:val="28"/>
          <w:rPrChange w:id="14423" w:author="user pc" w:date="2022-03-15T10:14:00Z">
            <w:rPr>
              <w:rFonts w:cs="Calibri" w:hAnsi="Noto Sans Armenian"/>
              <w:color w:val="36363d"/>
            </w:rPr>
          </w:rPrChange>
        </w:rPr>
        <w:t>changes).</w:t>
      </w:r>
      <w:r>
        <w:rPr>
          <w:rFonts w:ascii="Times New Roman" w:cs="Times New Roman" w:hAnsi="Times New Roman"/>
          <w:color w:val="36363d"/>
          <w:sz w:val="28"/>
          <w:szCs w:val="28"/>
        </w:rPr>
        <w:t xml:space="preserve"> </w:t>
      </w:r>
      <w:r w:rsidRPr="517401BC">
        <w:rPr>
          <w:rFonts w:ascii="Times New Roman" w:cs="Times New Roman" w:hAnsi="Times New Roman"/>
          <w:color w:val="36363d"/>
          <w:sz w:val="28"/>
          <w:szCs w:val="28"/>
          <w:rPrChange w:id="14424" w:author="user pc" w:date="2022-03-15T10:14:00Z">
            <w:rPr>
              <w:rFonts w:cs="Calibri" w:hAnsi="Noto Sans Armenian"/>
              <w:color w:val="36363d"/>
            </w:rPr>
          </w:rPrChange>
        </w:rPr>
        <w:t>Note</w:t>
      </w:r>
      <w:r>
        <w:rPr>
          <w:rFonts w:ascii="Times New Roman" w:cs="Times New Roman" w:hAnsi="Times New Roman"/>
          <w:color w:val="36363d"/>
          <w:sz w:val="28"/>
          <w:szCs w:val="28"/>
        </w:rPr>
        <w:t xml:space="preserve"> </w:t>
      </w:r>
      <w:r w:rsidRPr="A90BA432">
        <w:rPr>
          <w:rFonts w:ascii="Times New Roman" w:cs="Times New Roman" w:hAnsi="Times New Roman"/>
          <w:color w:val="36363d"/>
          <w:sz w:val="28"/>
          <w:szCs w:val="28"/>
          <w:rPrChange w:id="14425"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12DC91DA">
        <w:rPr>
          <w:rFonts w:ascii="Times New Roman" w:cs="Times New Roman" w:hAnsi="Times New Roman"/>
          <w:color w:val="36363d"/>
          <w:sz w:val="28"/>
          <w:szCs w:val="28"/>
          <w:rPrChange w:id="14426" w:author="user pc" w:date="2022-03-15T10:14:00Z">
            <w:rPr>
              <w:rFonts w:cs="Calibri" w:hAnsi="Noto Sans Armenian"/>
              <w:color w:val="36363d"/>
            </w:rPr>
          </w:rPrChange>
        </w:rPr>
        <w:t>final</w:t>
      </w:r>
      <w:r>
        <w:rPr>
          <w:rFonts w:ascii="Times New Roman" w:cs="Times New Roman" w:hAnsi="Times New Roman"/>
          <w:color w:val="36363d"/>
          <w:sz w:val="28"/>
          <w:szCs w:val="28"/>
        </w:rPr>
        <w:t xml:space="preserve"> </w:t>
      </w:r>
      <w:r w:rsidRPr="D4360CC5">
        <w:rPr>
          <w:rFonts w:ascii="Times New Roman" w:cs="Times New Roman" w:hAnsi="Times New Roman"/>
          <w:color w:val="36363d"/>
          <w:sz w:val="28"/>
          <w:szCs w:val="28"/>
          <w:rPrChange w:id="14427" w:author="user pc" w:date="2022-03-15T10:14:00Z">
            <w:rPr>
              <w:rFonts w:cs="Calibri" w:hAnsi="Noto Sans Armenian"/>
              <w:color w:val="36363d"/>
            </w:rPr>
          </w:rPrChange>
        </w:rPr>
        <w:t>volume</w:t>
      </w:r>
      <w:r>
        <w:rPr>
          <w:rFonts w:ascii="Times New Roman" w:cs="Times New Roman" w:hAnsi="Times New Roman"/>
          <w:color w:val="36363d"/>
          <w:sz w:val="28"/>
          <w:szCs w:val="28"/>
        </w:rPr>
        <w:t xml:space="preserve"> </w:t>
      </w:r>
      <w:r w:rsidRPr="880AFAD1">
        <w:rPr>
          <w:rFonts w:ascii="Times New Roman" w:cs="Times New Roman" w:hAnsi="Times New Roman"/>
          <w:color w:val="36363d"/>
          <w:sz w:val="28"/>
          <w:szCs w:val="28"/>
          <w:rPrChange w:id="14428" w:author="user pc" w:date="2022-03-15T10:14:00Z">
            <w:rPr>
              <w:rFonts w:cs="Calibri" w:hAnsi="Noto Sans Armenian"/>
              <w:color w:val="36363d"/>
            </w:rPr>
          </w:rPrChange>
        </w:rPr>
        <w:t>reading and record on the answer booklet.</w:t>
      </w:r>
    </w:p>
    <w:p>
      <w:pPr>
        <w:pStyle w:val="style0"/>
        <w:rPr>
          <w:rFonts w:ascii="Times New Roman" w:cs="Times New Roman" w:hAnsi="Times New Roman"/>
          <w:b/>
          <w:bCs/>
          <w:sz w:val="28"/>
          <w:szCs w:val="28"/>
          <w:rPrChange w:id="14429" w:author="user pc" w:date="2022-03-15T10:14:00Z">
            <w:rPr>
              <w:rFonts w:ascii="Dancing Script" w:hAnsi="Dancing Script"/>
              <w:b/>
              <w:bCs/>
            </w:rPr>
          </w:rPrChange>
        </w:rPr>
      </w:pPr>
      <w:r w:rsidRPr="BE857D49">
        <w:rPr>
          <w:rFonts w:ascii="Times New Roman" w:cs="Times New Roman" w:hAnsi="Times New Roman"/>
          <w:b/>
          <w:bCs/>
          <w:color w:val="36363d"/>
          <w:sz w:val="28"/>
          <w:szCs w:val="28"/>
          <w:rPrChange w:id="14430" w:author="user pc" w:date="2022-03-15T10:14:00Z">
            <w:rPr>
              <w:rFonts w:ascii="Dancing Script" w:cs="Calibri" w:hAnsi="Dancing Script"/>
              <w:b/>
              <w:bCs/>
              <w:color w:val="36363d"/>
            </w:rPr>
          </w:rPrChange>
        </w:rPr>
        <w:t xml:space="preserve">What is a titre value? When the initial reading is subtracted from the final reading, the volume of acid obtained is called the </w:t>
      </w:r>
      <w:r w:rsidRPr="C3C23140">
        <w:rPr>
          <w:rFonts w:ascii="Times New Roman" w:cs="Times New Roman" w:hAnsi="Times New Roman"/>
          <w:b/>
          <w:bCs/>
          <w:color w:val="0000ff"/>
          <w:sz w:val="28"/>
          <w:szCs w:val="28"/>
          <w:rPrChange w:id="14431" w:author="user pc" w:date="2022-03-15T10:14:00Z">
            <w:rPr>
              <w:rFonts w:ascii="Dancing Script" w:cs="Calibri" w:hAnsi="Dancing Script"/>
              <w:b/>
              <w:bCs/>
              <w:color w:val="0000ff"/>
            </w:rPr>
          </w:rPrChange>
        </w:rPr>
        <w:t>titre value</w:t>
      </w:r>
      <w:r w:rsidRPr="DFEA998D">
        <w:rPr>
          <w:rFonts w:ascii="Times New Roman" w:cs="Times New Roman" w:hAnsi="Times New Roman"/>
          <w:b/>
          <w:bCs/>
          <w:color w:val="36363d"/>
          <w:sz w:val="28"/>
          <w:szCs w:val="28"/>
          <w:rPrChange w:id="14432" w:author="user pc" w:date="2022-03-15T10:14:00Z">
            <w:rPr>
              <w:rFonts w:ascii="Dancing Script" w:cs="Calibri" w:hAnsi="Dancing Script"/>
              <w:b/>
              <w:bCs/>
              <w:color w:val="36363d"/>
            </w:rPr>
          </w:rPrChange>
        </w:rPr>
        <w:t>.</w:t>
      </w:r>
    </w:p>
    <w:p>
      <w:pPr>
        <w:pStyle w:val="style0"/>
        <w:rPr>
          <w:rFonts w:ascii="Times New Roman" w:cs="Times New Roman"/>
          <w:sz w:val="28"/>
          <w:szCs w:val="28"/>
          <w:rPrChange w:id="14433" w:author="user pc" w:date="2022-03-15T10:14:00Z">
            <w:rPr/>
          </w:rPrChange>
        </w:rPr>
      </w:pPr>
      <w:r w:rsidRPr="73ACC6A0">
        <w:rPr>
          <w:rFonts w:ascii="Times New Roman" w:cs="Times New Roman" w:hAnsi="Times New Roman"/>
          <w:color w:val="36363d"/>
          <w:sz w:val="28"/>
          <w:szCs w:val="28"/>
          <w:rPrChange w:id="14434" w:author="user pc" w:date="2022-03-15T10:14:00Z">
            <w:rPr>
              <w:rFonts w:cs="Calibri" w:hAnsi="Noto Sans Armenian"/>
              <w:color w:val="36363d"/>
            </w:rPr>
          </w:rPrChange>
        </w:rPr>
        <w:t>19.</w:t>
      </w:r>
      <w:r>
        <w:rPr>
          <w:rFonts w:ascii="Times New Roman" w:cs="Times New Roman" w:hAnsi="Times New Roman"/>
          <w:color w:val="36363d"/>
          <w:sz w:val="28"/>
          <w:szCs w:val="28"/>
        </w:rPr>
        <w:t xml:space="preserve"> </w:t>
      </w:r>
      <w:r w:rsidRPr="F99D7781">
        <w:rPr>
          <w:rFonts w:ascii="Times New Roman" w:cs="Times New Roman" w:hAnsi="Times New Roman"/>
          <w:color w:val="36363d"/>
          <w:sz w:val="28"/>
          <w:szCs w:val="28"/>
          <w:rPrChange w:id="14435" w:author="user pc" w:date="2022-03-15T10:14:00Z">
            <w:rPr>
              <w:rFonts w:cs="Calibri" w:hAnsi="Noto Sans Armenian"/>
              <w:color w:val="36363d"/>
            </w:rPr>
          </w:rPrChange>
        </w:rPr>
        <w:t>Repeat</w:t>
      </w:r>
      <w:r>
        <w:rPr>
          <w:rFonts w:ascii="Times New Roman" w:cs="Times New Roman" w:hAnsi="Times New Roman"/>
          <w:color w:val="36363d"/>
          <w:sz w:val="28"/>
          <w:szCs w:val="28"/>
        </w:rPr>
        <w:t xml:space="preserve"> the </w:t>
      </w:r>
      <w:r w:rsidRPr="D27357EF">
        <w:rPr>
          <w:rFonts w:ascii="Times New Roman" w:cs="Times New Roman" w:hAnsi="Times New Roman"/>
          <w:color w:val="36363d"/>
          <w:sz w:val="28"/>
          <w:szCs w:val="28"/>
          <w:rPrChange w:id="14436" w:author="user pc" w:date="2022-03-15T10:14:00Z">
            <w:rPr>
              <w:rFonts w:cs="Calibri" w:hAnsi="Noto Sans Armenian"/>
              <w:color w:val="36363d"/>
            </w:rPr>
          </w:rPrChange>
        </w:rPr>
        <w:t>steps</w:t>
      </w:r>
      <w:r>
        <w:rPr>
          <w:rFonts w:ascii="Times New Roman" w:cs="Times New Roman" w:hAnsi="Times New Roman"/>
          <w:color w:val="36363d"/>
          <w:sz w:val="28"/>
          <w:szCs w:val="28"/>
        </w:rPr>
        <w:t xml:space="preserve"> </w:t>
      </w:r>
      <w:r w:rsidRPr="31671697">
        <w:rPr>
          <w:rFonts w:ascii="Times New Roman" w:cs="Times New Roman" w:hAnsi="Times New Roman"/>
          <w:color w:val="36363d"/>
          <w:sz w:val="28"/>
          <w:szCs w:val="28"/>
          <w:rPrChange w:id="14437" w:author="user pc" w:date="2022-03-15T10:14:00Z">
            <w:rPr>
              <w:rFonts w:cs="Calibri" w:hAnsi="Noto Sans Armenian"/>
              <w:color w:val="36363d"/>
            </w:rPr>
          </w:rPrChange>
        </w:rPr>
        <w:t>twice</w:t>
      </w:r>
      <w:r>
        <w:rPr>
          <w:rFonts w:ascii="Times New Roman" w:cs="Times New Roman" w:hAnsi="Times New Roman"/>
          <w:color w:val="36363d"/>
          <w:sz w:val="28"/>
          <w:szCs w:val="28"/>
        </w:rPr>
        <w:t xml:space="preserve"> </w:t>
      </w:r>
      <w:r w:rsidRPr="1A6DCD15">
        <w:rPr>
          <w:rFonts w:ascii="Times New Roman" w:cs="Times New Roman" w:hAnsi="Times New Roman"/>
          <w:color w:val="36363d"/>
          <w:sz w:val="28"/>
          <w:szCs w:val="28"/>
          <w:rPrChange w:id="14438" w:author="user pc" w:date="2022-03-15T10:14:00Z">
            <w:rPr>
              <w:rFonts w:cs="Calibri" w:hAnsi="Noto Sans Armenian"/>
              <w:color w:val="36363d"/>
            </w:rPr>
          </w:rPrChange>
        </w:rPr>
        <w:t>or</w:t>
      </w:r>
      <w:r>
        <w:rPr>
          <w:rFonts w:ascii="Times New Roman" w:cs="Times New Roman" w:hAnsi="Times New Roman"/>
          <w:color w:val="36363d"/>
          <w:sz w:val="28"/>
          <w:szCs w:val="28"/>
        </w:rPr>
        <w:t xml:space="preserve"> </w:t>
      </w:r>
      <w:r w:rsidRPr="3F8DE131">
        <w:rPr>
          <w:rFonts w:ascii="Times New Roman" w:cs="Times New Roman" w:hAnsi="Times New Roman"/>
          <w:color w:val="36363d"/>
          <w:sz w:val="28"/>
          <w:szCs w:val="28"/>
          <w:rPrChange w:id="14439" w:author="user pc" w:date="2022-03-15T10:14:00Z">
            <w:rPr>
              <w:rFonts w:cs="Calibri" w:hAnsi="Noto Sans Armenian"/>
              <w:color w:val="36363d"/>
            </w:rPr>
          </w:rPrChange>
        </w:rPr>
        <w:t>thrice</w:t>
      </w:r>
      <w:r>
        <w:rPr>
          <w:rFonts w:ascii="Times New Roman" w:cs="Times New Roman" w:hAnsi="Times New Roman"/>
          <w:color w:val="36363d"/>
          <w:sz w:val="28"/>
          <w:szCs w:val="28"/>
        </w:rPr>
        <w:t xml:space="preserve"> </w:t>
      </w:r>
      <w:r w:rsidRPr="9698F94A">
        <w:rPr>
          <w:rFonts w:ascii="Times New Roman" w:cs="Times New Roman" w:hAnsi="Times New Roman"/>
          <w:color w:val="36363d"/>
          <w:sz w:val="28"/>
          <w:szCs w:val="28"/>
          <w:rPrChange w:id="14440" w:author="user pc" w:date="2022-03-15T10:14:00Z">
            <w:rPr>
              <w:rFonts w:cs="Calibri" w:hAnsi="Noto Sans Armenian"/>
              <w:color w:val="36363d"/>
            </w:rPr>
          </w:rPrChange>
        </w:rPr>
        <w:t>until</w:t>
      </w:r>
      <w:r>
        <w:rPr>
          <w:rFonts w:ascii="Times New Roman" w:cs="Times New Roman" w:hAnsi="Times New Roman"/>
          <w:color w:val="36363d"/>
          <w:sz w:val="28"/>
          <w:szCs w:val="28"/>
        </w:rPr>
        <w:t xml:space="preserve"> </w:t>
      </w:r>
      <w:r w:rsidRPr="47AAD329">
        <w:rPr>
          <w:rFonts w:ascii="Times New Roman" w:cs="Times New Roman" w:hAnsi="Times New Roman"/>
          <w:color w:val="36363d"/>
          <w:sz w:val="28"/>
          <w:szCs w:val="28"/>
          <w:rPrChange w:id="14441" w:author="user pc" w:date="2022-03-15T10:14:00Z">
            <w:rPr>
              <w:rFonts w:cs="Calibri" w:hAnsi="Noto Sans Armenian"/>
              <w:color w:val="36363d"/>
            </w:rPr>
          </w:rPrChange>
        </w:rPr>
        <w:t>results</w:t>
      </w:r>
      <w:r>
        <w:rPr>
          <w:rFonts w:ascii="Times New Roman" w:cs="Times New Roman" w:hAnsi="Times New Roman"/>
          <w:color w:val="36363d"/>
          <w:sz w:val="28"/>
          <w:szCs w:val="28"/>
        </w:rPr>
        <w:t xml:space="preserve"> </w:t>
      </w:r>
      <w:r w:rsidRPr="14028C67">
        <w:rPr>
          <w:rFonts w:ascii="Times New Roman" w:cs="Times New Roman" w:hAnsi="Times New Roman"/>
          <w:color w:val="36363d"/>
          <w:sz w:val="28"/>
          <w:szCs w:val="28"/>
          <w:rPrChange w:id="14442" w:author="user pc" w:date="2022-03-15T10:14:00Z">
            <w:rPr>
              <w:rFonts w:cs="Calibri" w:hAnsi="Noto Sans Armenian"/>
              <w:color w:val="36363d"/>
            </w:rPr>
          </w:rPrChange>
        </w:rPr>
        <w:t>are</w:t>
      </w:r>
      <w:r>
        <w:rPr>
          <w:rFonts w:ascii="Times New Roman" w:cs="Times New Roman" w:hAnsi="Times New Roman"/>
          <w:color w:val="36363d"/>
          <w:sz w:val="28"/>
          <w:szCs w:val="28"/>
        </w:rPr>
        <w:t xml:space="preserve"> </w:t>
      </w:r>
      <w:r w:rsidRPr="AB6BE5C7">
        <w:rPr>
          <w:rFonts w:ascii="Times New Roman" w:cs="Times New Roman" w:hAnsi="Times New Roman"/>
          <w:color w:val="36363d"/>
          <w:sz w:val="28"/>
          <w:szCs w:val="28"/>
          <w:rPrChange w:id="14443" w:author="user pc" w:date="2022-03-15T10:14:00Z">
            <w:rPr>
              <w:rFonts w:cs="Calibri" w:hAnsi="Noto Sans Armenian"/>
              <w:color w:val="36363d"/>
            </w:rPr>
          </w:rPrChange>
        </w:rPr>
        <w:t>repeatable</w:t>
      </w:r>
      <w:r>
        <w:rPr>
          <w:rFonts w:ascii="Times New Roman" w:cs="Times New Roman" w:hAnsi="Times New Roman"/>
          <w:color w:val="36363d"/>
          <w:sz w:val="28"/>
          <w:szCs w:val="28"/>
        </w:rPr>
        <w:t xml:space="preserve"> </w:t>
      </w:r>
      <w:r w:rsidRPr="F1929DB4">
        <w:rPr>
          <w:rFonts w:ascii="Times New Roman" w:cs="Times New Roman" w:hAnsi="Times New Roman"/>
          <w:color w:val="36363d"/>
          <w:sz w:val="28"/>
          <w:szCs w:val="28"/>
          <w:rPrChange w:id="14444" w:author="user pc" w:date="2022-03-15T10:14:00Z">
            <w:rPr>
              <w:rFonts w:cs="Calibri" w:hAnsi="Noto Sans Armenian"/>
              <w:color w:val="36363d"/>
            </w:rPr>
          </w:rPrChange>
        </w:rPr>
        <w:t>(in</w:t>
      </w:r>
      <w:r>
        <w:rPr>
          <w:rFonts w:ascii="Times New Roman" w:cs="Times New Roman" w:hAnsi="Times New Roman"/>
          <w:color w:val="36363d"/>
          <w:sz w:val="28"/>
          <w:szCs w:val="28"/>
        </w:rPr>
        <w:t xml:space="preserve"> </w:t>
      </w:r>
      <w:r w:rsidRPr="C0B4CD58">
        <w:rPr>
          <w:rFonts w:ascii="Times New Roman" w:cs="Times New Roman" w:hAnsi="Times New Roman"/>
          <w:color w:val="36363d"/>
          <w:sz w:val="28"/>
          <w:szCs w:val="28"/>
          <w:rPrChange w:id="14445" w:author="user pc" w:date="2022-03-15T10:14:00Z">
            <w:rPr>
              <w:rFonts w:cs="Calibri" w:hAnsi="Noto Sans Armenian"/>
              <w:color w:val="36363d"/>
            </w:rPr>
          </w:rPrChange>
        </w:rPr>
        <w:t>close</w:t>
      </w:r>
      <w:r>
        <w:rPr>
          <w:rFonts w:ascii="Times New Roman" w:cs="Times New Roman" w:hAnsi="Times New Roman"/>
          <w:color w:val="36363d"/>
          <w:sz w:val="28"/>
          <w:szCs w:val="28"/>
        </w:rPr>
        <w:t xml:space="preserve"> </w:t>
      </w:r>
      <w:r w:rsidRPr="493D78DA">
        <w:rPr>
          <w:rFonts w:ascii="Times New Roman" w:cs="Times New Roman" w:hAnsi="Times New Roman"/>
          <w:color w:val="36363d"/>
          <w:sz w:val="28"/>
          <w:szCs w:val="28"/>
          <w:rPrChange w:id="14446" w:author="user pc" w:date="2022-03-15T10:14:00Z">
            <w:rPr>
              <w:rFonts w:cs="Calibri" w:hAnsi="Noto Sans Armenian"/>
              <w:color w:val="36363d"/>
            </w:rPr>
          </w:rPrChange>
        </w:rPr>
        <w:t>agreement).</w:t>
      </w:r>
      <w:r>
        <w:rPr>
          <w:rFonts w:ascii="Times New Roman" w:cs="Times New Roman" w:hAnsi="Times New Roman"/>
          <w:color w:val="36363d"/>
          <w:sz w:val="28"/>
          <w:szCs w:val="28"/>
        </w:rPr>
        <w:t xml:space="preserve"> </w:t>
      </w:r>
      <w:r w:rsidRPr="9060B83E">
        <w:rPr>
          <w:rFonts w:ascii="Times New Roman" w:cs="Times New Roman" w:hAnsi="Times New Roman"/>
          <w:color w:val="36363d"/>
          <w:sz w:val="28"/>
          <w:szCs w:val="28"/>
          <w:rPrChange w:id="14447" w:author="user pc" w:date="2022-03-15T10:14:00Z">
            <w:rPr>
              <w:rFonts w:cs="Calibri" w:hAnsi="Noto Sans Armenian"/>
              <w:color w:val="36363d"/>
            </w:rPr>
          </w:rPrChange>
        </w:rPr>
        <w:t>Ideally,</w:t>
      </w:r>
      <w:r>
        <w:rPr>
          <w:rFonts w:ascii="Times New Roman" w:cs="Times New Roman" w:hAnsi="Times New Roman"/>
          <w:color w:val="36363d"/>
          <w:sz w:val="28"/>
          <w:szCs w:val="28"/>
        </w:rPr>
        <w:t xml:space="preserve"> </w:t>
      </w:r>
      <w:r w:rsidRPr="3AEE27A4">
        <w:rPr>
          <w:rFonts w:ascii="Times New Roman" w:cs="Times New Roman" w:hAnsi="Times New Roman"/>
          <w:color w:val="36363d"/>
          <w:sz w:val="28"/>
          <w:szCs w:val="28"/>
          <w:rPrChange w:id="14448" w:author="user pc" w:date="2022-03-15T10:14:00Z">
            <w:rPr>
              <w:rFonts w:cs="Calibri" w:hAnsi="Noto Sans Armenian"/>
              <w:color w:val="36363d"/>
            </w:rPr>
          </w:rPrChange>
        </w:rPr>
        <w:t>these</w:t>
      </w:r>
      <w:r>
        <w:rPr>
          <w:rFonts w:ascii="Times New Roman" w:cs="Times New Roman" w:hAnsi="Times New Roman"/>
          <w:color w:val="36363d"/>
          <w:sz w:val="28"/>
          <w:szCs w:val="28"/>
        </w:rPr>
        <w:t xml:space="preserve"> </w:t>
      </w:r>
      <w:r w:rsidRPr="38FC38FD">
        <w:rPr>
          <w:rFonts w:ascii="Times New Roman" w:cs="Times New Roman" w:hAnsi="Times New Roman"/>
          <w:color w:val="36363d"/>
          <w:sz w:val="28"/>
          <w:szCs w:val="28"/>
          <w:rPrChange w:id="14449" w:author="user pc" w:date="2022-03-15T10:14:00Z">
            <w:rPr>
              <w:rFonts w:cs="Calibri" w:hAnsi="Noto Sans Armenian"/>
              <w:color w:val="36363d"/>
            </w:rPr>
          </w:rPrChange>
        </w:rPr>
        <w:t>should</w:t>
      </w:r>
      <w:r>
        <w:rPr>
          <w:rFonts w:ascii="Times New Roman" w:cs="Times New Roman" w:hAnsi="Times New Roman"/>
          <w:color w:val="36363d"/>
          <w:sz w:val="28"/>
          <w:szCs w:val="28"/>
        </w:rPr>
        <w:t xml:space="preserve"> </w:t>
      </w:r>
      <w:r w:rsidRPr="05F6977F">
        <w:rPr>
          <w:rFonts w:ascii="Times New Roman" w:cs="Times New Roman" w:hAnsi="Times New Roman"/>
          <w:color w:val="36363d"/>
          <w:sz w:val="28"/>
          <w:szCs w:val="28"/>
          <w:rPrChange w:id="14450" w:author="user pc" w:date="2022-03-15T10:14:00Z">
            <w:rPr>
              <w:rFonts w:cs="Calibri" w:hAnsi="Noto Sans Armenian"/>
              <w:color w:val="36363d"/>
            </w:rPr>
          </w:rPrChange>
        </w:rPr>
        <w:t>lie</w:t>
      </w:r>
      <w:r>
        <w:rPr>
          <w:rFonts w:ascii="Times New Roman" w:cs="Times New Roman" w:hAnsi="Times New Roman"/>
          <w:color w:val="36363d"/>
          <w:sz w:val="28"/>
          <w:szCs w:val="28"/>
        </w:rPr>
        <w:t xml:space="preserve"> </w:t>
      </w:r>
      <w:r w:rsidRPr="46D6B408">
        <w:rPr>
          <w:rFonts w:ascii="Times New Roman" w:cs="Times New Roman" w:hAnsi="Times New Roman"/>
          <w:color w:val="36363d"/>
          <w:sz w:val="28"/>
          <w:szCs w:val="28"/>
          <w:rPrChange w:id="14451" w:author="user pc" w:date="2022-03-15T10:14:00Z">
            <w:rPr>
              <w:rFonts w:cs="Calibri" w:hAnsi="Noto Sans Armenian"/>
              <w:color w:val="36363d"/>
            </w:rPr>
          </w:rPrChange>
        </w:rPr>
        <w:t>within</w:t>
      </w:r>
      <w:r>
        <w:rPr>
          <w:rFonts w:ascii="Times New Roman" w:cs="Times New Roman" w:hAnsi="Times New Roman"/>
          <w:color w:val="36363d"/>
          <w:sz w:val="28"/>
          <w:szCs w:val="28"/>
        </w:rPr>
        <w:t xml:space="preserve"> </w:t>
      </w:r>
      <w:r w:rsidRPr="88C1D7D6">
        <w:rPr>
          <w:rFonts w:ascii="Times New Roman" w:cs="Times New Roman" w:hAnsi="Times New Roman"/>
          <w:color w:val="36363d"/>
          <w:sz w:val="28"/>
          <w:szCs w:val="28"/>
          <w:rPrChange w:id="14452" w:author="user pc" w:date="2022-03-15T10:14:00Z">
            <w:rPr>
              <w:rFonts w:cs="Calibri" w:hAnsi="Noto Sans Armenian"/>
              <w:color w:val="36363d"/>
            </w:rPr>
          </w:rPrChange>
        </w:rPr>
        <w:t>0.10cm</w:t>
      </w:r>
      <w:r w:rsidRPr="05FE8B5F">
        <w:rPr>
          <w:rFonts w:ascii="Times New Roman" w:cs="Times New Roman" w:hAnsi="Times New Roman"/>
          <w:color w:val="36363d"/>
          <w:sz w:val="28"/>
          <w:szCs w:val="28"/>
          <w:vertAlign w:val="superscript"/>
          <w:rPrChange w:id="14453" w:author="user pc" w:date="2022-03-15T10:14:00Z">
            <w:rPr>
              <w:rFonts w:cs="Calibri" w:hAnsi="Noto Sans Armenian"/>
              <w:color w:val="36363d"/>
              <w:vertAlign w:val="superscript"/>
            </w:rPr>
          </w:rPrChange>
        </w:rPr>
        <w:t xml:space="preserve">3 </w:t>
      </w:r>
      <w:r w:rsidRPr="CEFB56B9">
        <w:rPr>
          <w:rFonts w:ascii="Times New Roman" w:cs="Times New Roman" w:hAnsi="Times New Roman"/>
          <w:color w:val="36363d"/>
          <w:sz w:val="28"/>
          <w:szCs w:val="28"/>
          <w:rPrChange w:id="14454" w:author="user pc" w:date="2022-03-15T10:14:00Z">
            <w:rPr>
              <w:rFonts w:cs="Calibri" w:hAnsi="Noto Sans Armenian"/>
              <w:color w:val="36363d"/>
            </w:rPr>
          </w:rPrChange>
        </w:rPr>
        <w:t>of</w:t>
      </w:r>
      <w:r>
        <w:rPr>
          <w:rFonts w:ascii="Times New Roman" w:cs="Times New Roman" w:hAnsi="Times New Roman"/>
          <w:color w:val="36363d"/>
          <w:sz w:val="28"/>
          <w:szCs w:val="28"/>
        </w:rPr>
        <w:t xml:space="preserve"> </w:t>
      </w:r>
      <w:r w:rsidRPr="D1CF2541">
        <w:rPr>
          <w:rFonts w:ascii="Times New Roman" w:cs="Times New Roman" w:hAnsi="Times New Roman"/>
          <w:color w:val="36363d"/>
          <w:sz w:val="28"/>
          <w:szCs w:val="28"/>
          <w:rPrChange w:id="14455" w:author="user pc" w:date="2022-03-15T10:14:00Z">
            <w:rPr>
              <w:rFonts w:cs="Calibri" w:hAnsi="Noto Sans Armenian"/>
              <w:color w:val="36363d"/>
            </w:rPr>
          </w:rPrChange>
        </w:rPr>
        <w:t>each</w:t>
      </w:r>
      <w:r>
        <w:rPr>
          <w:rFonts w:ascii="Times New Roman" w:cs="Times New Roman" w:hAnsi="Times New Roman"/>
          <w:color w:val="36363d"/>
          <w:sz w:val="28"/>
          <w:szCs w:val="28"/>
        </w:rPr>
        <w:t xml:space="preserve"> </w:t>
      </w:r>
      <w:r w:rsidRPr="CF014372">
        <w:rPr>
          <w:rFonts w:ascii="Times New Roman" w:cs="Times New Roman" w:hAnsi="Times New Roman"/>
          <w:color w:val="36363d"/>
          <w:sz w:val="28"/>
          <w:szCs w:val="28"/>
          <w:rPrChange w:id="14456" w:author="user pc" w:date="2022-03-15T10:14:00Z">
            <w:rPr>
              <w:rFonts w:cs="Calibri" w:hAnsi="Noto Sans Armenian"/>
              <w:color w:val="36363d"/>
            </w:rPr>
          </w:rPrChange>
        </w:rPr>
        <w:t>other.</w:t>
      </w:r>
    </w:p>
    <w:p>
      <w:pPr>
        <w:pStyle w:val="style0"/>
        <w:rPr>
          <w:rFonts w:ascii="Times New Roman" w:cs="Times New Roman"/>
          <w:sz w:val="28"/>
          <w:szCs w:val="28"/>
          <w:rPrChange w:id="14457" w:author="user pc" w:date="2022-03-15T10:14:00Z">
            <w:rPr/>
          </w:rPrChange>
        </w:rPr>
      </w:pPr>
      <w:r w:rsidRPr="2B04EAFB">
        <w:rPr>
          <w:rFonts w:ascii="Times New Roman" w:cs="Times New Roman" w:hAnsi="Times New Roman"/>
          <w:b/>
          <w:bCs/>
          <w:color w:val="c00000"/>
          <w:sz w:val="28"/>
          <w:szCs w:val="28"/>
          <w:rPrChange w:id="14458" w:author="user pc" w:date="2022-03-15T10:14:00Z">
            <w:rPr>
              <w:rFonts w:cs="Calibri" w:hAnsi="Noto Sans Armenian"/>
              <w:b/>
              <w:bCs/>
              <w:color w:val="c00000"/>
            </w:rPr>
          </w:rPrChange>
        </w:rPr>
        <w:t>Washing</w:t>
      </w:r>
      <w:r>
        <w:rPr>
          <w:rFonts w:ascii="Times New Roman" w:cs="Times New Roman" w:hAnsi="Times New Roman"/>
          <w:b/>
          <w:bCs/>
          <w:color w:val="c00000"/>
          <w:sz w:val="28"/>
          <w:szCs w:val="28"/>
        </w:rPr>
        <w:t xml:space="preserve"> </w:t>
      </w:r>
      <w:r w:rsidRPr="43CFE028">
        <w:rPr>
          <w:rFonts w:ascii="Times New Roman" w:cs="Times New Roman" w:hAnsi="Times New Roman"/>
          <w:b/>
          <w:bCs/>
          <w:color w:val="c00000"/>
          <w:sz w:val="28"/>
          <w:szCs w:val="28"/>
          <w:rPrChange w:id="14459" w:author="user pc" w:date="2022-03-15T10:14:00Z">
            <w:rPr>
              <w:rFonts w:cs="Calibri" w:hAnsi="Noto Sans Armenian"/>
              <w:b/>
              <w:bCs/>
              <w:color w:val="c00000"/>
            </w:rPr>
          </w:rPrChange>
        </w:rPr>
        <w:t>a</w:t>
      </w:r>
      <w:r>
        <w:rPr>
          <w:rFonts w:ascii="Times New Roman" w:cs="Times New Roman" w:hAnsi="Times New Roman"/>
          <w:b/>
          <w:bCs/>
          <w:color w:val="c00000"/>
          <w:sz w:val="28"/>
          <w:szCs w:val="28"/>
        </w:rPr>
        <w:t xml:space="preserve"> </w:t>
      </w:r>
      <w:r w:rsidRPr="85A9086C">
        <w:rPr>
          <w:rFonts w:ascii="Times New Roman" w:cs="Times New Roman" w:hAnsi="Times New Roman"/>
          <w:b/>
          <w:bCs/>
          <w:color w:val="c00000"/>
          <w:sz w:val="28"/>
          <w:szCs w:val="28"/>
          <w:rPrChange w:id="14460" w:author="user pc" w:date="2022-03-15T10:14:00Z">
            <w:rPr>
              <w:rFonts w:cs="Calibri" w:hAnsi="Noto Sans Armenian"/>
              <w:b/>
              <w:bCs/>
              <w:color w:val="c00000"/>
            </w:rPr>
          </w:rPrChange>
        </w:rPr>
        <w:t>pipette</w:t>
      </w:r>
      <w:r>
        <w:rPr>
          <w:rFonts w:ascii="Times New Roman" w:cs="Times New Roman" w:hAnsi="Times New Roman"/>
          <w:b/>
          <w:bCs/>
          <w:color w:val="c00000"/>
          <w:sz w:val="28"/>
          <w:szCs w:val="28"/>
        </w:rPr>
        <w:t xml:space="preserve"> </w:t>
      </w:r>
      <w:r w:rsidRPr="9DAC61B1">
        <w:rPr>
          <w:rFonts w:ascii="Times New Roman" w:cs="Times New Roman" w:hAnsi="Times New Roman"/>
          <w:b/>
          <w:bCs/>
          <w:color w:val="c00000"/>
          <w:sz w:val="28"/>
          <w:szCs w:val="28"/>
          <w:rPrChange w:id="14461" w:author="user pc" w:date="2022-03-15T10:14:00Z">
            <w:rPr>
              <w:rFonts w:cs="Calibri" w:hAnsi="Noto Sans Armenian"/>
              <w:b/>
              <w:bCs/>
              <w:color w:val="c00000"/>
            </w:rPr>
          </w:rPrChange>
        </w:rPr>
        <w:t>or</w:t>
      </w:r>
      <w:r>
        <w:rPr>
          <w:rFonts w:ascii="Times New Roman" w:cs="Times New Roman" w:hAnsi="Times New Roman"/>
          <w:b/>
          <w:bCs/>
          <w:color w:val="c00000"/>
          <w:sz w:val="28"/>
          <w:szCs w:val="28"/>
        </w:rPr>
        <w:t xml:space="preserve"> </w:t>
      </w:r>
      <w:r w:rsidRPr="753133D6">
        <w:rPr>
          <w:rFonts w:ascii="Times New Roman" w:cs="Times New Roman" w:hAnsi="Times New Roman"/>
          <w:b/>
          <w:bCs/>
          <w:color w:val="c00000"/>
          <w:sz w:val="28"/>
          <w:szCs w:val="28"/>
          <w:rPrChange w:id="14462" w:author="user pc" w:date="2022-03-15T10:14:00Z">
            <w:rPr>
              <w:rFonts w:cs="Calibri" w:hAnsi="Noto Sans Armenian"/>
              <w:b/>
              <w:bCs/>
              <w:color w:val="c00000"/>
            </w:rPr>
          </w:rPrChange>
        </w:rPr>
        <w:t>burette</w:t>
      </w:r>
    </w:p>
    <w:p>
      <w:pPr>
        <w:pStyle w:val="style0"/>
        <w:rPr>
          <w:rFonts w:ascii="Times New Roman" w:cs="Times New Roman" w:hAnsi="Times New Roman"/>
          <w:sz w:val="28"/>
          <w:szCs w:val="28"/>
        </w:rPr>
      </w:pPr>
      <w:r w:rsidRPr="91CE5BCA">
        <w:rPr>
          <w:rFonts w:ascii="Times New Roman" w:cs="Times New Roman" w:hAnsi="Times New Roman"/>
          <w:sz w:val="28"/>
          <w:szCs w:val="28"/>
          <w:rPrChange w:id="14463" w:author="user pc" w:date="2022-03-15T10:14:00Z">
            <w:rPr>
              <w:rFonts w:cs="Calibri" w:hAnsi="Noto Sans Armenian"/>
            </w:rPr>
          </w:rPrChange>
        </w:rPr>
        <w:t>20.</w:t>
      </w:r>
      <w:r>
        <w:rPr>
          <w:rFonts w:ascii="Times New Roman" w:cs="Times New Roman" w:hAnsi="Times New Roman"/>
          <w:sz w:val="28"/>
          <w:szCs w:val="28"/>
        </w:rPr>
        <w:t xml:space="preserve"> </w:t>
      </w:r>
      <w:r w:rsidRPr="66C6E42D">
        <w:rPr>
          <w:rFonts w:ascii="Times New Roman" w:cs="Times New Roman" w:hAnsi="Times New Roman"/>
          <w:sz w:val="28"/>
          <w:szCs w:val="28"/>
          <w:rPrChange w:id="14464" w:author="user pc" w:date="2022-03-15T10:14:00Z">
            <w:rPr>
              <w:rFonts w:cs="Calibri" w:hAnsi="Noto Sans Armenian"/>
            </w:rPr>
          </w:rPrChange>
        </w:rPr>
        <w:t>This</w:t>
      </w:r>
      <w:r>
        <w:rPr>
          <w:rFonts w:ascii="Times New Roman" w:cs="Times New Roman" w:hAnsi="Times New Roman"/>
          <w:sz w:val="28"/>
          <w:szCs w:val="28"/>
        </w:rPr>
        <w:t xml:space="preserve"> </w:t>
      </w:r>
      <w:r w:rsidRPr="1389C16E">
        <w:rPr>
          <w:rFonts w:ascii="Times New Roman" w:cs="Times New Roman" w:hAnsi="Times New Roman"/>
          <w:sz w:val="28"/>
          <w:szCs w:val="28"/>
          <w:rPrChange w:id="14465" w:author="user pc" w:date="2022-03-15T10:14:00Z">
            <w:rPr>
              <w:rFonts w:cs="Calibri" w:hAnsi="Noto Sans Armenian"/>
            </w:rPr>
          </w:rPrChange>
        </w:rPr>
        <w:t>should</w:t>
      </w:r>
      <w:r>
        <w:rPr>
          <w:rFonts w:ascii="Times New Roman" w:cs="Times New Roman" w:hAnsi="Times New Roman"/>
          <w:sz w:val="28"/>
          <w:szCs w:val="28"/>
        </w:rPr>
        <w:t xml:space="preserve"> </w:t>
      </w:r>
      <w:r w:rsidRPr="ECB66D32">
        <w:rPr>
          <w:rFonts w:ascii="Times New Roman" w:cs="Times New Roman" w:hAnsi="Times New Roman"/>
          <w:sz w:val="28"/>
          <w:szCs w:val="28"/>
          <w:rPrChange w:id="14466" w:author="user pc" w:date="2022-03-15T10:14:00Z">
            <w:rPr>
              <w:rFonts w:cs="Calibri" w:hAnsi="Noto Sans Armenian"/>
            </w:rPr>
          </w:rPrChange>
        </w:rPr>
        <w:t>be</w:t>
      </w:r>
      <w:r>
        <w:rPr>
          <w:rFonts w:ascii="Times New Roman" w:cs="Times New Roman" w:hAnsi="Times New Roman"/>
          <w:sz w:val="28"/>
          <w:szCs w:val="28"/>
        </w:rPr>
        <w:t xml:space="preserve"> </w:t>
      </w:r>
      <w:r w:rsidRPr="16A543FF">
        <w:rPr>
          <w:rFonts w:ascii="Times New Roman" w:cs="Times New Roman" w:hAnsi="Times New Roman"/>
          <w:sz w:val="28"/>
          <w:szCs w:val="28"/>
          <w:rPrChange w:id="14467" w:author="user pc" w:date="2022-03-15T10:14:00Z">
            <w:rPr>
              <w:rFonts w:cs="Calibri" w:hAnsi="Noto Sans Armenian"/>
            </w:rPr>
          </w:rPrChange>
        </w:rPr>
        <w:t>washed</w:t>
      </w:r>
      <w:r>
        <w:rPr>
          <w:rFonts w:ascii="Times New Roman" w:cs="Times New Roman" w:hAnsi="Times New Roman"/>
          <w:sz w:val="28"/>
          <w:szCs w:val="28"/>
        </w:rPr>
        <w:t xml:space="preserve"> </w:t>
      </w:r>
      <w:r w:rsidRPr="2D9A1073">
        <w:rPr>
          <w:rFonts w:ascii="Times New Roman" w:cs="Times New Roman" w:hAnsi="Times New Roman"/>
          <w:sz w:val="28"/>
          <w:szCs w:val="28"/>
          <w:rPrChange w:id="14468" w:author="user pc" w:date="2022-03-15T10:14:00Z">
            <w:rPr>
              <w:rFonts w:cs="Calibri" w:hAnsi="Noto Sans Armenian"/>
            </w:rPr>
          </w:rPrChange>
        </w:rPr>
        <w:t>with</w:t>
      </w:r>
      <w:r>
        <w:rPr>
          <w:rFonts w:ascii="Times New Roman" w:cs="Times New Roman" w:hAnsi="Times New Roman"/>
          <w:sz w:val="28"/>
          <w:szCs w:val="28"/>
        </w:rPr>
        <w:t xml:space="preserve"> </w:t>
      </w:r>
      <w:r w:rsidRPr="47EB2068">
        <w:rPr>
          <w:rFonts w:ascii="Times New Roman" w:cs="Times New Roman" w:hAnsi="Times New Roman"/>
          <w:sz w:val="28"/>
          <w:szCs w:val="28"/>
          <w:rPrChange w:id="14469" w:author="user pc" w:date="2022-03-15T10:14:00Z">
            <w:rPr>
              <w:rFonts w:cs="Calibri" w:hAnsi="Noto Sans Armenian"/>
            </w:rPr>
          </w:rPrChange>
        </w:rPr>
        <w:t>pure</w:t>
      </w:r>
      <w:r>
        <w:rPr>
          <w:rFonts w:ascii="Times New Roman" w:cs="Times New Roman" w:hAnsi="Times New Roman"/>
          <w:sz w:val="28"/>
          <w:szCs w:val="28"/>
        </w:rPr>
        <w:t xml:space="preserve"> </w:t>
      </w:r>
      <w:r w:rsidRPr="824A30DB">
        <w:rPr>
          <w:rFonts w:ascii="Times New Roman" w:cs="Times New Roman" w:hAnsi="Times New Roman"/>
          <w:sz w:val="28"/>
          <w:szCs w:val="28"/>
          <w:rPrChange w:id="14470" w:author="user pc" w:date="2022-03-15T10:14:00Z">
            <w:rPr>
              <w:rFonts w:cs="Calibri" w:hAnsi="Noto Sans Armenian"/>
            </w:rPr>
          </w:rPrChange>
        </w:rPr>
        <w:t>water</w:t>
      </w:r>
      <w:r>
        <w:rPr>
          <w:rFonts w:ascii="Times New Roman" w:cs="Times New Roman" w:hAnsi="Times New Roman"/>
          <w:sz w:val="28"/>
          <w:szCs w:val="28"/>
        </w:rPr>
        <w:t xml:space="preserve"> </w:t>
      </w:r>
      <w:r w:rsidRPr="70FCB69A">
        <w:rPr>
          <w:rFonts w:ascii="Times New Roman" w:cs="Times New Roman" w:hAnsi="Times New Roman"/>
          <w:sz w:val="28"/>
          <w:szCs w:val="28"/>
          <w:rPrChange w:id="14471" w:author="user pc" w:date="2022-03-15T10:14:00Z">
            <w:rPr>
              <w:rFonts w:cs="Calibri" w:hAnsi="Noto Sans Armenian"/>
            </w:rPr>
          </w:rPrChange>
        </w:rPr>
        <w:t>(probably</w:t>
      </w:r>
      <w:r>
        <w:rPr>
          <w:rFonts w:ascii="Times New Roman" w:cs="Times New Roman" w:hAnsi="Times New Roman"/>
          <w:sz w:val="28"/>
          <w:szCs w:val="28"/>
        </w:rPr>
        <w:t xml:space="preserve"> </w:t>
      </w:r>
      <w:r w:rsidRPr="3D620A75">
        <w:rPr>
          <w:rFonts w:ascii="Times New Roman" w:cs="Times New Roman" w:hAnsi="Times New Roman"/>
          <w:sz w:val="28"/>
          <w:szCs w:val="28"/>
          <w:rPrChange w:id="14472" w:author="user pc" w:date="2022-03-15T10:14:00Z">
            <w:rPr>
              <w:rFonts w:cs="Calibri" w:hAnsi="Noto Sans Armenian"/>
            </w:rPr>
          </w:rPrChange>
        </w:rPr>
        <w:t>with</w:t>
      </w:r>
      <w:r>
        <w:rPr>
          <w:rFonts w:ascii="Times New Roman" w:cs="Times New Roman" w:hAnsi="Times New Roman"/>
          <w:sz w:val="28"/>
          <w:szCs w:val="28"/>
        </w:rPr>
        <w:t xml:space="preserve"> </w:t>
      </w:r>
      <w:r w:rsidRPr="5A526FDF">
        <w:rPr>
          <w:rFonts w:ascii="Times New Roman" w:cs="Times New Roman" w:hAnsi="Times New Roman"/>
          <w:sz w:val="28"/>
          <w:szCs w:val="28"/>
          <w:rPrChange w:id="14473" w:author="user pc" w:date="2022-03-15T10:14:00Z">
            <w:rPr>
              <w:rFonts w:cs="Calibri" w:hAnsi="Noto Sans Armenian"/>
            </w:rPr>
          </w:rPrChange>
        </w:rPr>
        <w:t>a</w:t>
      </w:r>
      <w:r>
        <w:rPr>
          <w:rFonts w:ascii="Times New Roman" w:cs="Times New Roman" w:hAnsi="Times New Roman"/>
          <w:sz w:val="28"/>
          <w:szCs w:val="28"/>
        </w:rPr>
        <w:t xml:space="preserve"> </w:t>
      </w:r>
      <w:r w:rsidRPr="54388C3F">
        <w:rPr>
          <w:rFonts w:ascii="Times New Roman" w:cs="Times New Roman" w:hAnsi="Times New Roman"/>
          <w:sz w:val="28"/>
          <w:szCs w:val="28"/>
          <w:rPrChange w:id="14474" w:author="user pc" w:date="2022-03-15T10:14:00Z">
            <w:rPr>
              <w:rFonts w:cs="Calibri" w:hAnsi="Noto Sans Armenian"/>
            </w:rPr>
          </w:rPrChange>
        </w:rPr>
        <w:t>tap</w:t>
      </w:r>
      <w:r>
        <w:rPr>
          <w:rFonts w:ascii="Times New Roman" w:cs="Times New Roman" w:hAnsi="Times New Roman"/>
          <w:sz w:val="28"/>
          <w:szCs w:val="28"/>
        </w:rPr>
        <w:t xml:space="preserve"> </w:t>
      </w:r>
      <w:r w:rsidRPr="1F5C9FDB">
        <w:rPr>
          <w:rFonts w:ascii="Times New Roman" w:cs="Times New Roman" w:hAnsi="Times New Roman"/>
          <w:sz w:val="28"/>
          <w:szCs w:val="28"/>
          <w:rPrChange w:id="14475" w:author="user pc" w:date="2022-03-15T10:14:00Z">
            <w:rPr>
              <w:rFonts w:cs="Calibri" w:hAnsi="Noto Sans Armenian"/>
            </w:rPr>
          </w:rPrChange>
        </w:rPr>
        <w:t>water</w:t>
      </w:r>
      <w:r>
        <w:rPr>
          <w:rFonts w:ascii="Times New Roman" w:cs="Times New Roman" w:hAnsi="Times New Roman"/>
          <w:sz w:val="28"/>
          <w:szCs w:val="28"/>
        </w:rPr>
        <w:t xml:space="preserve"> </w:t>
      </w:r>
      <w:r w:rsidRPr="6730284A">
        <w:rPr>
          <w:rFonts w:ascii="Times New Roman" w:cs="Times New Roman" w:hAnsi="Times New Roman"/>
          <w:sz w:val="28"/>
          <w:szCs w:val="28"/>
          <w:rPrChange w:id="14476" w:author="user pc" w:date="2022-03-15T10:14:00Z">
            <w:rPr>
              <w:rFonts w:cs="Calibri" w:hAnsi="Noto Sans Armenian"/>
            </w:rPr>
          </w:rPrChange>
        </w:rPr>
        <w:t>rinse</w:t>
      </w:r>
      <w:r>
        <w:rPr>
          <w:rFonts w:ascii="Times New Roman" w:cs="Times New Roman" w:hAnsi="Times New Roman"/>
          <w:sz w:val="28"/>
          <w:szCs w:val="28"/>
        </w:rPr>
        <w:t xml:space="preserve"> </w:t>
      </w:r>
      <w:r w:rsidRPr="9DD5A533">
        <w:rPr>
          <w:rFonts w:ascii="Times New Roman" w:cs="Times New Roman" w:hAnsi="Times New Roman"/>
          <w:sz w:val="28"/>
          <w:szCs w:val="28"/>
          <w:rPrChange w:id="14477" w:author="user pc" w:date="2022-03-15T10:14:00Z">
            <w:rPr>
              <w:rFonts w:cs="Calibri" w:hAnsi="Noto Sans Armenian"/>
            </w:rPr>
          </w:rPrChange>
        </w:rPr>
        <w:t>first)</w:t>
      </w:r>
      <w:r>
        <w:rPr>
          <w:rFonts w:ascii="Times New Roman" w:cs="Times New Roman" w:hAnsi="Times New Roman"/>
          <w:sz w:val="28"/>
          <w:szCs w:val="28"/>
        </w:rPr>
        <w:t xml:space="preserve"> </w:t>
      </w:r>
      <w:r w:rsidRPr="56B02E75">
        <w:rPr>
          <w:rFonts w:ascii="Times New Roman" w:cs="Times New Roman" w:hAnsi="Times New Roman"/>
          <w:sz w:val="28"/>
          <w:szCs w:val="28"/>
          <w:rPrChange w:id="14478" w:author="user pc" w:date="2022-03-15T10:14:00Z">
            <w:rPr>
              <w:rFonts w:cs="Calibri" w:hAnsi="Noto Sans Armenian"/>
            </w:rPr>
          </w:rPrChange>
        </w:rPr>
        <w:t>followed</w:t>
      </w:r>
      <w:r>
        <w:rPr>
          <w:rFonts w:ascii="Times New Roman" w:cs="Times New Roman" w:hAnsi="Times New Roman"/>
          <w:sz w:val="28"/>
          <w:szCs w:val="28"/>
        </w:rPr>
        <w:t xml:space="preserve"> </w:t>
      </w:r>
      <w:r w:rsidRPr="7DA3EA28">
        <w:rPr>
          <w:rFonts w:ascii="Times New Roman" w:cs="Times New Roman" w:hAnsi="Times New Roman"/>
          <w:sz w:val="28"/>
          <w:szCs w:val="28"/>
          <w:rPrChange w:id="14479" w:author="user pc" w:date="2022-03-15T10:14:00Z">
            <w:rPr>
              <w:rFonts w:cs="Calibri" w:hAnsi="Noto Sans Armenian"/>
            </w:rPr>
          </w:rPrChange>
        </w:rPr>
        <w:t>by</w:t>
      </w:r>
      <w:r>
        <w:rPr>
          <w:rFonts w:ascii="Times New Roman" w:cs="Times New Roman" w:hAnsi="Times New Roman"/>
          <w:sz w:val="28"/>
          <w:szCs w:val="28"/>
        </w:rPr>
        <w:t xml:space="preserve"> </w:t>
      </w:r>
      <w:r w:rsidRPr="FC72A08A">
        <w:rPr>
          <w:rFonts w:ascii="Times New Roman" w:cs="Times New Roman" w:hAnsi="Times New Roman"/>
          <w:sz w:val="28"/>
          <w:szCs w:val="28"/>
          <w:rPrChange w:id="14480" w:author="user pc" w:date="2022-03-15T10:14:00Z">
            <w:rPr>
              <w:rFonts w:cs="Calibri" w:hAnsi="Noto Sans Armenian"/>
            </w:rPr>
          </w:rPrChange>
        </w:rPr>
        <w:t>some</w:t>
      </w:r>
      <w:r>
        <w:rPr>
          <w:rFonts w:ascii="Times New Roman" w:cs="Times New Roman" w:hAnsi="Times New Roman"/>
          <w:sz w:val="28"/>
          <w:szCs w:val="28"/>
        </w:rPr>
        <w:t xml:space="preserve"> </w:t>
      </w:r>
      <w:r w:rsidRPr="AA5E52B9">
        <w:rPr>
          <w:rFonts w:ascii="Times New Roman" w:cs="Times New Roman" w:hAnsi="Times New Roman"/>
          <w:sz w:val="28"/>
          <w:szCs w:val="28"/>
          <w:rPrChange w:id="14481" w:author="user pc" w:date="2022-03-15T10:14:00Z">
            <w:rPr>
              <w:rFonts w:cs="Calibri" w:hAnsi="Noto Sans Armenian"/>
            </w:rPr>
          </w:rPrChange>
        </w:rPr>
        <w:t>of</w:t>
      </w:r>
      <w:r>
        <w:rPr>
          <w:rFonts w:ascii="Times New Roman" w:cs="Times New Roman" w:hAnsi="Times New Roman"/>
          <w:sz w:val="28"/>
          <w:szCs w:val="28"/>
        </w:rPr>
        <w:t xml:space="preserve"> </w:t>
      </w:r>
      <w:r w:rsidRPr="8A94F281">
        <w:rPr>
          <w:rFonts w:ascii="Times New Roman" w:cs="Times New Roman" w:hAnsi="Times New Roman"/>
          <w:sz w:val="28"/>
          <w:szCs w:val="28"/>
          <w:rPrChange w:id="14482" w:author="user pc" w:date="2022-03-15T10:14:00Z">
            <w:rPr>
              <w:rFonts w:cs="Calibri" w:hAnsi="Noto Sans Armenian"/>
            </w:rPr>
          </w:rPrChange>
        </w:rPr>
        <w:t>the</w:t>
      </w:r>
      <w:r>
        <w:rPr>
          <w:rFonts w:ascii="Times New Roman" w:cs="Times New Roman" w:hAnsi="Times New Roman"/>
          <w:sz w:val="28"/>
          <w:szCs w:val="28"/>
        </w:rPr>
        <w:t xml:space="preserve"> </w:t>
      </w:r>
      <w:r w:rsidRPr="B39674FC">
        <w:rPr>
          <w:rFonts w:ascii="Times New Roman" w:cs="Times New Roman" w:hAnsi="Times New Roman"/>
          <w:sz w:val="28"/>
          <w:szCs w:val="28"/>
          <w:rPrChange w:id="14483" w:author="user pc" w:date="2022-03-15T10:14:00Z">
            <w:rPr>
              <w:rFonts w:cs="Calibri" w:hAnsi="Noto Sans Armenian"/>
            </w:rPr>
          </w:rPrChange>
        </w:rPr>
        <w:t>solution</w:t>
      </w:r>
      <w:r>
        <w:rPr>
          <w:rFonts w:ascii="Times New Roman" w:cs="Times New Roman" w:hAnsi="Times New Roman"/>
          <w:sz w:val="28"/>
          <w:szCs w:val="28"/>
        </w:rPr>
        <w:t xml:space="preserve"> </w:t>
      </w:r>
      <w:r w:rsidRPr="2E35E835">
        <w:rPr>
          <w:rFonts w:ascii="Times New Roman" w:cs="Times New Roman" w:hAnsi="Times New Roman"/>
          <w:sz w:val="28"/>
          <w:szCs w:val="28"/>
          <w:rPrChange w:id="14484" w:author="user pc" w:date="2022-03-15T10:14:00Z">
            <w:rPr>
              <w:rFonts w:cs="Calibri" w:hAnsi="Noto Sans Armenian"/>
            </w:rPr>
          </w:rPrChange>
        </w:rPr>
        <w:t>you</w:t>
      </w:r>
      <w:r>
        <w:rPr>
          <w:rFonts w:ascii="Times New Roman" w:cs="Times New Roman" w:hAnsi="Times New Roman"/>
          <w:sz w:val="28"/>
          <w:szCs w:val="28"/>
        </w:rPr>
        <w:t xml:space="preserve"> </w:t>
      </w:r>
      <w:r w:rsidRPr="EC0979D1">
        <w:rPr>
          <w:rFonts w:ascii="Times New Roman" w:cs="Times New Roman" w:hAnsi="Times New Roman"/>
          <w:sz w:val="28"/>
          <w:szCs w:val="28"/>
          <w:rPrChange w:id="14485" w:author="user pc" w:date="2022-03-15T10:14:00Z">
            <w:rPr>
              <w:rFonts w:cs="Calibri" w:hAnsi="Noto Sans Armenian"/>
            </w:rPr>
          </w:rPrChange>
        </w:rPr>
        <w:t>are</w:t>
      </w:r>
      <w:r>
        <w:rPr>
          <w:rFonts w:ascii="Times New Roman" w:cs="Times New Roman" w:hAnsi="Times New Roman"/>
          <w:sz w:val="28"/>
          <w:szCs w:val="28"/>
        </w:rPr>
        <w:t xml:space="preserve"> </w:t>
      </w:r>
      <w:r w:rsidRPr="227A49D6">
        <w:rPr>
          <w:rFonts w:ascii="Times New Roman" w:cs="Times New Roman" w:hAnsi="Times New Roman"/>
          <w:sz w:val="28"/>
          <w:szCs w:val="28"/>
          <w:rPrChange w:id="14486" w:author="user pc" w:date="2022-03-15T10:14:00Z">
            <w:rPr>
              <w:rFonts w:cs="Calibri" w:hAnsi="Noto Sans Armenian"/>
            </w:rPr>
          </w:rPrChange>
        </w:rPr>
        <w:t>going</w:t>
      </w:r>
      <w:r>
        <w:rPr>
          <w:rFonts w:ascii="Times New Roman" w:cs="Times New Roman" w:hAnsi="Times New Roman"/>
          <w:sz w:val="28"/>
          <w:szCs w:val="28"/>
        </w:rPr>
        <w:t xml:space="preserve"> </w:t>
      </w:r>
      <w:r w:rsidRPr="18DF071F">
        <w:rPr>
          <w:rFonts w:ascii="Times New Roman" w:cs="Times New Roman" w:hAnsi="Times New Roman"/>
          <w:sz w:val="28"/>
          <w:szCs w:val="28"/>
          <w:rPrChange w:id="14487" w:author="user pc" w:date="2022-03-15T10:14:00Z">
            <w:rPr>
              <w:rFonts w:cs="Calibri" w:hAnsi="Noto Sans Armenian"/>
            </w:rPr>
          </w:rPrChange>
        </w:rPr>
        <w:t>to</w:t>
      </w:r>
      <w:r>
        <w:rPr>
          <w:rFonts w:ascii="Times New Roman" w:cs="Times New Roman" w:hAnsi="Times New Roman"/>
          <w:sz w:val="28"/>
          <w:szCs w:val="28"/>
        </w:rPr>
        <w:t xml:space="preserve"> </w:t>
      </w:r>
      <w:r w:rsidRPr="C1838AD3">
        <w:rPr>
          <w:rFonts w:ascii="Times New Roman" w:cs="Times New Roman" w:hAnsi="Times New Roman"/>
          <w:sz w:val="28"/>
          <w:szCs w:val="28"/>
          <w:rPrChange w:id="14488" w:author="user pc" w:date="2022-03-15T10:14:00Z">
            <w:rPr>
              <w:rFonts w:cs="Calibri" w:hAnsi="Noto Sans Armenian"/>
            </w:rPr>
          </w:rPrChange>
        </w:rPr>
        <w:t>put</w:t>
      </w:r>
      <w:r>
        <w:rPr>
          <w:rFonts w:ascii="Times New Roman" w:cs="Times New Roman" w:hAnsi="Times New Roman"/>
          <w:sz w:val="28"/>
          <w:szCs w:val="28"/>
        </w:rPr>
        <w:t xml:space="preserve"> </w:t>
      </w:r>
      <w:r w:rsidRPr="1EE9EA37">
        <w:rPr>
          <w:rFonts w:ascii="Times New Roman" w:cs="Times New Roman" w:hAnsi="Times New Roman"/>
          <w:sz w:val="28"/>
          <w:szCs w:val="28"/>
          <w:rPrChange w:id="14489" w:author="user pc" w:date="2022-03-15T10:14:00Z">
            <w:rPr>
              <w:rFonts w:cs="Calibri" w:hAnsi="Noto Sans Armenian"/>
            </w:rPr>
          </w:rPrChange>
        </w:rPr>
        <w:t>in</w:t>
      </w:r>
      <w:r>
        <w:rPr>
          <w:rFonts w:ascii="Times New Roman" w:cs="Times New Roman" w:hAnsi="Times New Roman"/>
          <w:sz w:val="28"/>
          <w:szCs w:val="28"/>
        </w:rPr>
        <w:t xml:space="preserve"> </w:t>
      </w:r>
      <w:r w:rsidRPr="8F7B4B1B">
        <w:rPr>
          <w:rFonts w:ascii="Times New Roman" w:cs="Times New Roman" w:hAnsi="Times New Roman"/>
          <w:sz w:val="28"/>
          <w:szCs w:val="28"/>
          <w:rPrChange w:id="14490" w:author="user pc" w:date="2022-03-15T10:14:00Z">
            <w:rPr>
              <w:rFonts w:cs="Calibri" w:hAnsi="Noto Sans Armenian"/>
            </w:rPr>
          </w:rPrChange>
        </w:rPr>
        <w:t>them.</w:t>
      </w:r>
      <w:r>
        <w:rPr>
          <w:rFonts w:ascii="Times New Roman" w:cs="Times New Roman" w:hAnsi="Times New Roman"/>
          <w:sz w:val="28"/>
          <w:szCs w:val="28"/>
        </w:rPr>
        <w:t xml:space="preserve"> </w:t>
      </w:r>
      <w:r w:rsidRPr="5F01B017">
        <w:rPr>
          <w:rFonts w:ascii="Times New Roman" w:cs="Times New Roman" w:hAnsi="Times New Roman"/>
          <w:sz w:val="28"/>
          <w:szCs w:val="28"/>
          <w:rPrChange w:id="14491" w:author="user pc" w:date="2022-03-15T10:14:00Z">
            <w:rPr>
              <w:rFonts w:cs="Calibri" w:hAnsi="Noto Sans Armenian"/>
            </w:rPr>
          </w:rPrChange>
        </w:rPr>
        <w:t>If</w:t>
      </w:r>
      <w:r>
        <w:rPr>
          <w:rFonts w:ascii="Times New Roman" w:cs="Times New Roman" w:hAnsi="Times New Roman"/>
          <w:sz w:val="28"/>
          <w:szCs w:val="28"/>
        </w:rPr>
        <w:t xml:space="preserve"> </w:t>
      </w:r>
      <w:r w:rsidRPr="1E13E0DD">
        <w:rPr>
          <w:rFonts w:ascii="Times New Roman" w:cs="Times New Roman" w:hAnsi="Times New Roman"/>
          <w:sz w:val="28"/>
          <w:szCs w:val="28"/>
          <w:rPrChange w:id="14492" w:author="user pc" w:date="2022-03-15T10:14:00Z">
            <w:rPr>
              <w:rFonts w:cs="Calibri" w:hAnsi="Noto Sans Armenian"/>
            </w:rPr>
          </w:rPrChange>
        </w:rPr>
        <w:t>you</w:t>
      </w:r>
      <w:r>
        <w:rPr>
          <w:rFonts w:ascii="Times New Roman" w:cs="Times New Roman" w:hAnsi="Times New Roman"/>
          <w:sz w:val="28"/>
          <w:szCs w:val="28"/>
        </w:rPr>
        <w:t xml:space="preserve"> </w:t>
      </w:r>
      <w:r w:rsidRPr="16C0C29A">
        <w:rPr>
          <w:rFonts w:ascii="Times New Roman" w:cs="Times New Roman" w:hAnsi="Times New Roman"/>
          <w:sz w:val="28"/>
          <w:szCs w:val="28"/>
          <w:rPrChange w:id="14493" w:author="user pc" w:date="2022-03-15T10:14:00Z">
            <w:rPr>
              <w:rFonts w:cs="Calibri" w:hAnsi="Noto Sans Armenian"/>
            </w:rPr>
          </w:rPrChange>
        </w:rPr>
        <w:t>left</w:t>
      </w:r>
      <w:r>
        <w:rPr>
          <w:rFonts w:ascii="Times New Roman" w:cs="Times New Roman" w:hAnsi="Times New Roman"/>
          <w:sz w:val="28"/>
          <w:szCs w:val="28"/>
        </w:rPr>
        <w:t xml:space="preserve"> </w:t>
      </w:r>
      <w:r w:rsidRPr="2EBE6932">
        <w:rPr>
          <w:rFonts w:ascii="Times New Roman" w:cs="Times New Roman" w:hAnsi="Times New Roman"/>
          <w:sz w:val="28"/>
          <w:szCs w:val="28"/>
          <w:rPrChange w:id="14494" w:author="user pc" w:date="2022-03-15T10:14:00Z">
            <w:rPr>
              <w:rFonts w:cs="Calibri" w:hAnsi="Noto Sans Armenian"/>
            </w:rPr>
          </w:rPrChange>
        </w:rPr>
        <w:t>any</w:t>
      </w:r>
      <w:r>
        <w:rPr>
          <w:rFonts w:ascii="Times New Roman" w:cs="Times New Roman" w:hAnsi="Times New Roman"/>
          <w:sz w:val="28"/>
          <w:szCs w:val="28"/>
        </w:rPr>
        <w:t xml:space="preserve"> </w:t>
      </w:r>
      <w:r w:rsidRPr="F88E4CDE">
        <w:rPr>
          <w:rFonts w:ascii="Times New Roman" w:cs="Times New Roman" w:hAnsi="Times New Roman"/>
          <w:sz w:val="28"/>
          <w:szCs w:val="28"/>
          <w:rPrChange w:id="14495" w:author="user pc" w:date="2022-03-15T10:14:00Z">
            <w:rPr>
              <w:rFonts w:cs="Calibri" w:hAnsi="Noto Sans Armenian"/>
            </w:rPr>
          </w:rPrChange>
        </w:rPr>
        <w:t>water</w:t>
      </w:r>
      <w:r>
        <w:rPr>
          <w:rFonts w:ascii="Times New Roman" w:cs="Times New Roman" w:hAnsi="Times New Roman"/>
          <w:sz w:val="28"/>
          <w:szCs w:val="28"/>
        </w:rPr>
        <w:t xml:space="preserve"> </w:t>
      </w:r>
      <w:r w:rsidRPr="0FFA485B">
        <w:rPr>
          <w:rFonts w:ascii="Times New Roman" w:cs="Times New Roman" w:hAnsi="Times New Roman"/>
          <w:sz w:val="28"/>
          <w:szCs w:val="28"/>
          <w:rPrChange w:id="14496" w:author="user pc" w:date="2022-03-15T10:14:00Z">
            <w:rPr>
              <w:rFonts w:cs="Calibri" w:hAnsi="Noto Sans Armenian"/>
            </w:rPr>
          </w:rPrChange>
        </w:rPr>
        <w:t>in</w:t>
      </w:r>
      <w:r>
        <w:rPr>
          <w:rFonts w:ascii="Times New Roman" w:cs="Times New Roman" w:hAnsi="Times New Roman"/>
          <w:sz w:val="28"/>
          <w:szCs w:val="28"/>
        </w:rPr>
        <w:t xml:space="preserve"> </w:t>
      </w:r>
      <w:r w:rsidRPr="5F64E66A">
        <w:rPr>
          <w:rFonts w:ascii="Times New Roman" w:cs="Times New Roman" w:hAnsi="Times New Roman"/>
          <w:sz w:val="28"/>
          <w:szCs w:val="28"/>
          <w:rPrChange w:id="14497" w:author="user pc" w:date="2022-03-15T10:14:00Z">
            <w:rPr>
              <w:rFonts w:cs="Calibri" w:hAnsi="Noto Sans Armenian"/>
            </w:rPr>
          </w:rPrChange>
        </w:rPr>
        <w:t>the</w:t>
      </w:r>
      <w:r>
        <w:rPr>
          <w:rFonts w:ascii="Times New Roman" w:cs="Times New Roman" w:hAnsi="Times New Roman"/>
          <w:sz w:val="28"/>
          <w:szCs w:val="28"/>
        </w:rPr>
        <w:t xml:space="preserve"> </w:t>
      </w:r>
      <w:r w:rsidRPr="00CF1675">
        <w:rPr>
          <w:rFonts w:ascii="Times New Roman" w:cs="Times New Roman" w:hAnsi="Times New Roman"/>
          <w:sz w:val="28"/>
          <w:szCs w:val="28"/>
          <w:rPrChange w:id="14498" w:author="user pc" w:date="2022-03-15T10:14:00Z">
            <w:rPr>
              <w:rFonts w:cs="Calibri" w:hAnsi="Noto Sans Armenian"/>
            </w:rPr>
          </w:rPrChange>
        </w:rPr>
        <w:t>burette</w:t>
      </w:r>
      <w:r>
        <w:rPr>
          <w:rFonts w:ascii="Times New Roman" w:cs="Times New Roman" w:hAnsi="Times New Roman"/>
          <w:sz w:val="28"/>
          <w:szCs w:val="28"/>
        </w:rPr>
        <w:t xml:space="preserve"> </w:t>
      </w:r>
      <w:r w:rsidRPr="2DAA23D4">
        <w:rPr>
          <w:rFonts w:ascii="Times New Roman" w:cs="Times New Roman" w:hAnsi="Times New Roman"/>
          <w:sz w:val="28"/>
          <w:szCs w:val="28"/>
          <w:rPrChange w:id="14499" w:author="user pc" w:date="2022-03-15T10:14:00Z">
            <w:rPr>
              <w:rFonts w:cs="Calibri" w:hAnsi="Noto Sans Armenian"/>
            </w:rPr>
          </w:rPrChange>
        </w:rPr>
        <w:t>or</w:t>
      </w:r>
      <w:r>
        <w:rPr>
          <w:rFonts w:ascii="Times New Roman" w:cs="Times New Roman" w:hAnsi="Times New Roman"/>
          <w:sz w:val="28"/>
          <w:szCs w:val="28"/>
        </w:rPr>
        <w:t xml:space="preserve"> </w:t>
      </w:r>
      <w:r w:rsidRPr="8549C3CD">
        <w:rPr>
          <w:rFonts w:ascii="Times New Roman" w:cs="Times New Roman" w:hAnsi="Times New Roman"/>
          <w:sz w:val="28"/>
          <w:szCs w:val="28"/>
          <w:rPrChange w:id="14500" w:author="user pc" w:date="2022-03-15T10:14:00Z">
            <w:rPr>
              <w:rFonts w:cs="Calibri" w:hAnsi="Noto Sans Armenian"/>
            </w:rPr>
          </w:rPrChange>
        </w:rPr>
        <w:t>pipette,</w:t>
      </w:r>
      <w:r>
        <w:rPr>
          <w:rFonts w:ascii="Times New Roman" w:cs="Times New Roman" w:hAnsi="Times New Roman"/>
          <w:sz w:val="28"/>
          <w:szCs w:val="28"/>
        </w:rPr>
        <w:t xml:space="preserve"> </w:t>
      </w:r>
      <w:r w:rsidRPr="14CB7CF6">
        <w:rPr>
          <w:rFonts w:ascii="Times New Roman" w:cs="Times New Roman" w:hAnsi="Times New Roman"/>
          <w:sz w:val="28"/>
          <w:szCs w:val="28"/>
          <w:rPrChange w:id="14501" w:author="user pc" w:date="2022-03-15T10:14:00Z">
            <w:rPr>
              <w:rFonts w:cs="Calibri" w:hAnsi="Noto Sans Armenian"/>
            </w:rPr>
          </w:rPrChange>
        </w:rPr>
        <w:t>then</w:t>
      </w:r>
      <w:r>
        <w:rPr>
          <w:rFonts w:ascii="Times New Roman" w:cs="Times New Roman" w:hAnsi="Times New Roman"/>
          <w:sz w:val="28"/>
          <w:szCs w:val="28"/>
        </w:rPr>
        <w:t xml:space="preserve"> </w:t>
      </w:r>
      <w:r w:rsidRPr="C5D7D842">
        <w:rPr>
          <w:rFonts w:ascii="Times New Roman" w:cs="Times New Roman" w:hAnsi="Times New Roman"/>
          <w:sz w:val="28"/>
          <w:szCs w:val="28"/>
          <w:rPrChange w:id="14502" w:author="user pc" w:date="2022-03-15T10:14:00Z">
            <w:rPr>
              <w:rFonts w:cs="Calibri" w:hAnsi="Noto Sans Armenian"/>
            </w:rPr>
          </w:rPrChange>
        </w:rPr>
        <w:t>the</w:t>
      </w:r>
      <w:r>
        <w:rPr>
          <w:rFonts w:ascii="Times New Roman" w:cs="Times New Roman" w:hAnsi="Times New Roman"/>
          <w:sz w:val="28"/>
          <w:szCs w:val="28"/>
        </w:rPr>
        <w:t xml:space="preserve"> </w:t>
      </w:r>
      <w:r w:rsidRPr="C402CBF7">
        <w:rPr>
          <w:rFonts w:ascii="Times New Roman" w:cs="Times New Roman" w:hAnsi="Times New Roman"/>
          <w:sz w:val="28"/>
          <w:szCs w:val="28"/>
          <w:rPrChange w:id="14503" w:author="user pc" w:date="2022-03-15T10:14:00Z">
            <w:rPr>
              <w:rFonts w:cs="Calibri" w:hAnsi="Noto Sans Armenian"/>
            </w:rPr>
          </w:rPrChange>
        </w:rPr>
        <w:t>solution</w:t>
      </w:r>
      <w:r>
        <w:rPr>
          <w:rFonts w:ascii="Times New Roman" w:cs="Times New Roman" w:hAnsi="Times New Roman"/>
          <w:sz w:val="28"/>
          <w:szCs w:val="28"/>
        </w:rPr>
        <w:t xml:space="preserve"> </w:t>
      </w:r>
      <w:r w:rsidRPr="882A234F">
        <w:rPr>
          <w:rFonts w:ascii="Times New Roman" w:cs="Times New Roman" w:hAnsi="Times New Roman"/>
          <w:sz w:val="28"/>
          <w:szCs w:val="28"/>
          <w:rPrChange w:id="14504" w:author="user pc" w:date="2022-03-15T10:14:00Z">
            <w:rPr>
              <w:rFonts w:cs="Calibri" w:hAnsi="Noto Sans Armenian"/>
            </w:rPr>
          </w:rPrChange>
        </w:rPr>
        <w:t>you</w:t>
      </w:r>
      <w:r>
        <w:rPr>
          <w:rFonts w:ascii="Times New Roman" w:cs="Times New Roman" w:hAnsi="Times New Roman"/>
          <w:sz w:val="28"/>
          <w:szCs w:val="28"/>
        </w:rPr>
        <w:t xml:space="preserve"> </w:t>
      </w:r>
      <w:r w:rsidRPr="8630CDB5">
        <w:rPr>
          <w:rFonts w:ascii="Times New Roman" w:cs="Times New Roman" w:hAnsi="Times New Roman"/>
          <w:sz w:val="28"/>
          <w:szCs w:val="28"/>
          <w:rPrChange w:id="14505" w:author="user pc" w:date="2022-03-15T10:14:00Z">
            <w:rPr>
              <w:rFonts w:cs="Calibri" w:hAnsi="Noto Sans Armenian"/>
            </w:rPr>
          </w:rPrChange>
        </w:rPr>
        <w:t>put</w:t>
      </w:r>
      <w:r>
        <w:rPr>
          <w:rFonts w:ascii="Times New Roman" w:cs="Times New Roman" w:hAnsi="Times New Roman"/>
          <w:sz w:val="28"/>
          <w:szCs w:val="28"/>
        </w:rPr>
        <w:t xml:space="preserve"> </w:t>
      </w:r>
      <w:r w:rsidRPr="216B8EB9">
        <w:rPr>
          <w:rFonts w:ascii="Times New Roman" w:cs="Times New Roman" w:hAnsi="Times New Roman"/>
          <w:sz w:val="28"/>
          <w:szCs w:val="28"/>
          <w:rPrChange w:id="14506" w:author="user pc" w:date="2022-03-15T10:14:00Z">
            <w:rPr>
              <w:rFonts w:cs="Calibri" w:hAnsi="Noto Sans Armenian"/>
            </w:rPr>
          </w:rPrChange>
        </w:rPr>
        <w:t>in</w:t>
      </w:r>
      <w:r>
        <w:rPr>
          <w:rFonts w:ascii="Times New Roman" w:cs="Times New Roman" w:hAnsi="Times New Roman"/>
          <w:sz w:val="28"/>
          <w:szCs w:val="28"/>
        </w:rPr>
        <w:t xml:space="preserve"> </w:t>
      </w:r>
      <w:r w:rsidRPr="32ABD350">
        <w:rPr>
          <w:rFonts w:ascii="Times New Roman" w:cs="Times New Roman" w:hAnsi="Times New Roman"/>
          <w:sz w:val="28"/>
          <w:szCs w:val="28"/>
          <w:rPrChange w:id="14507" w:author="user pc" w:date="2022-03-15T10:14:00Z">
            <w:rPr>
              <w:rFonts w:cs="Calibri" w:hAnsi="Noto Sans Armenian"/>
            </w:rPr>
          </w:rPrChange>
        </w:rPr>
        <w:t>them</w:t>
      </w:r>
      <w:r>
        <w:rPr>
          <w:rFonts w:ascii="Times New Roman" w:cs="Times New Roman" w:hAnsi="Times New Roman"/>
          <w:sz w:val="28"/>
          <w:szCs w:val="28"/>
        </w:rPr>
        <w:t xml:space="preserve"> </w:t>
      </w:r>
      <w:r w:rsidRPr="82B41BF7">
        <w:rPr>
          <w:rFonts w:ascii="Times New Roman" w:cs="Times New Roman" w:hAnsi="Times New Roman"/>
          <w:sz w:val="28"/>
          <w:szCs w:val="28"/>
          <w:rPrChange w:id="14508" w:author="user pc" w:date="2022-03-15T10:14:00Z">
            <w:rPr>
              <w:rFonts w:cs="Calibri" w:hAnsi="Noto Sans Armenian"/>
            </w:rPr>
          </w:rPrChange>
        </w:rPr>
        <w:t>would</w:t>
      </w:r>
      <w:r>
        <w:rPr>
          <w:rFonts w:ascii="Times New Roman" w:cs="Times New Roman" w:hAnsi="Times New Roman"/>
          <w:sz w:val="28"/>
          <w:szCs w:val="28"/>
        </w:rPr>
        <w:t xml:space="preserve"> </w:t>
      </w:r>
      <w:r w:rsidRPr="20020DE3">
        <w:rPr>
          <w:rFonts w:ascii="Times New Roman" w:cs="Times New Roman" w:hAnsi="Times New Roman"/>
          <w:sz w:val="28"/>
          <w:szCs w:val="28"/>
          <w:rPrChange w:id="14509" w:author="user pc" w:date="2022-03-15T10:14:00Z">
            <w:rPr>
              <w:rFonts w:cs="Calibri" w:hAnsi="Noto Sans Armenian"/>
            </w:rPr>
          </w:rPrChange>
        </w:rPr>
        <w:t>be</w:t>
      </w:r>
      <w:r>
        <w:rPr>
          <w:rFonts w:ascii="Times New Roman" w:cs="Times New Roman" w:hAnsi="Times New Roman"/>
          <w:sz w:val="28"/>
          <w:szCs w:val="28"/>
        </w:rPr>
        <w:t xml:space="preserve"> </w:t>
      </w:r>
      <w:r w:rsidRPr="1E34F4C4">
        <w:rPr>
          <w:rFonts w:ascii="Times New Roman" w:cs="Times New Roman" w:hAnsi="Times New Roman"/>
          <w:sz w:val="28"/>
          <w:szCs w:val="28"/>
          <w:rPrChange w:id="14510" w:author="user pc" w:date="2022-03-15T10:14:00Z">
            <w:rPr>
              <w:rFonts w:cs="Calibri" w:hAnsi="Noto Sans Armenian"/>
            </w:rPr>
          </w:rPrChange>
        </w:rPr>
        <w:t>diluted</w:t>
      </w:r>
      <w:r>
        <w:rPr>
          <w:rFonts w:ascii="Times New Roman" w:cs="Times New Roman" w:hAnsi="Times New Roman"/>
          <w:sz w:val="28"/>
          <w:szCs w:val="28"/>
        </w:rPr>
        <w:t xml:space="preserve"> </w:t>
      </w:r>
      <w:r w:rsidRPr="DC8BD8B0">
        <w:rPr>
          <w:rFonts w:ascii="Times New Roman" w:cs="Times New Roman" w:hAnsi="Times New Roman"/>
          <w:sz w:val="28"/>
          <w:szCs w:val="28"/>
          <w:rPrChange w:id="14511" w:author="user pc" w:date="2022-03-15T10:14:00Z">
            <w:rPr>
              <w:rFonts w:cs="Calibri" w:hAnsi="Noto Sans Armenian"/>
            </w:rPr>
          </w:rPrChange>
        </w:rPr>
        <w:t>by</w:t>
      </w:r>
      <w:r>
        <w:rPr>
          <w:rFonts w:ascii="Times New Roman" w:cs="Times New Roman" w:hAnsi="Times New Roman"/>
          <w:sz w:val="28"/>
          <w:szCs w:val="28"/>
        </w:rPr>
        <w:t xml:space="preserve"> </w:t>
      </w:r>
      <w:r w:rsidRPr="EE6CF181">
        <w:rPr>
          <w:rFonts w:ascii="Times New Roman" w:cs="Times New Roman" w:hAnsi="Times New Roman"/>
          <w:sz w:val="28"/>
          <w:szCs w:val="28"/>
          <w:rPrChange w:id="14512" w:author="user pc" w:date="2022-03-15T10:14:00Z">
            <w:rPr>
              <w:rFonts w:cs="Calibri" w:hAnsi="Noto Sans Armenian"/>
            </w:rPr>
          </w:rPrChange>
        </w:rPr>
        <w:t>that</w:t>
      </w:r>
      <w:r>
        <w:rPr>
          <w:rFonts w:ascii="Times New Roman" w:cs="Times New Roman" w:hAnsi="Times New Roman"/>
          <w:sz w:val="28"/>
          <w:szCs w:val="28"/>
        </w:rPr>
        <w:t xml:space="preserve"> </w:t>
      </w:r>
      <w:r w:rsidRPr="D91DF34F">
        <w:rPr>
          <w:rFonts w:ascii="Times New Roman" w:cs="Times New Roman" w:hAnsi="Times New Roman"/>
          <w:sz w:val="28"/>
          <w:szCs w:val="28"/>
          <w:rPrChange w:id="14513" w:author="user pc" w:date="2022-03-15T10:14:00Z">
            <w:rPr>
              <w:rFonts w:cs="Calibri" w:hAnsi="Noto Sans Armenian"/>
            </w:rPr>
          </w:rPrChange>
        </w:rPr>
        <w:t>water,</w:t>
      </w:r>
      <w:r>
        <w:rPr>
          <w:rFonts w:ascii="Times New Roman" w:cs="Times New Roman" w:hAnsi="Times New Roman"/>
          <w:sz w:val="28"/>
          <w:szCs w:val="28"/>
        </w:rPr>
        <w:t xml:space="preserve"> </w:t>
      </w:r>
      <w:r w:rsidRPr="E9CF9C57">
        <w:rPr>
          <w:rFonts w:ascii="Times New Roman" w:cs="Times New Roman" w:hAnsi="Times New Roman"/>
          <w:sz w:val="28"/>
          <w:szCs w:val="28"/>
          <w:rPrChange w:id="14514" w:author="user pc" w:date="2022-03-15T10:14:00Z">
            <w:rPr>
              <w:rFonts w:cs="Calibri" w:hAnsi="Noto Sans Armenian"/>
            </w:rPr>
          </w:rPrChange>
        </w:rPr>
        <w:t>and</w:t>
      </w:r>
      <w:r>
        <w:rPr>
          <w:rFonts w:ascii="Times New Roman" w:cs="Times New Roman" w:hAnsi="Times New Roman"/>
          <w:sz w:val="28"/>
          <w:szCs w:val="28"/>
        </w:rPr>
        <w:t xml:space="preserve"> </w:t>
      </w:r>
      <w:r w:rsidRPr="85150C9C">
        <w:rPr>
          <w:rFonts w:ascii="Times New Roman" w:cs="Times New Roman" w:hAnsi="Times New Roman"/>
          <w:sz w:val="28"/>
          <w:szCs w:val="28"/>
          <w:rPrChange w:id="14515" w:author="user pc" w:date="2022-03-15T10:14:00Z">
            <w:rPr>
              <w:rFonts w:cs="Calibri" w:hAnsi="Noto Sans Armenian"/>
            </w:rPr>
          </w:rPrChange>
        </w:rPr>
        <w:t>so</w:t>
      </w:r>
      <w:r>
        <w:rPr>
          <w:rFonts w:ascii="Times New Roman" w:cs="Times New Roman" w:hAnsi="Times New Roman"/>
          <w:sz w:val="28"/>
          <w:szCs w:val="28"/>
        </w:rPr>
        <w:t xml:space="preserve"> </w:t>
      </w:r>
      <w:r w:rsidRPr="43A0962E">
        <w:rPr>
          <w:rFonts w:ascii="Times New Roman" w:cs="Times New Roman" w:hAnsi="Times New Roman"/>
          <w:sz w:val="28"/>
          <w:szCs w:val="28"/>
          <w:rPrChange w:id="14516" w:author="user pc" w:date="2022-03-15T10:14:00Z">
            <w:rPr>
              <w:rFonts w:cs="Calibri" w:hAnsi="Noto Sans Armenian"/>
            </w:rPr>
          </w:rPrChange>
        </w:rPr>
        <w:t>is</w:t>
      </w:r>
      <w:r>
        <w:rPr>
          <w:rFonts w:ascii="Times New Roman" w:cs="Times New Roman" w:hAnsi="Times New Roman"/>
          <w:sz w:val="28"/>
          <w:szCs w:val="28"/>
        </w:rPr>
        <w:t xml:space="preserve"> </w:t>
      </w:r>
      <w:r w:rsidRPr="330B2073">
        <w:rPr>
          <w:rFonts w:ascii="Times New Roman" w:cs="Times New Roman" w:hAnsi="Times New Roman"/>
          <w:sz w:val="28"/>
          <w:szCs w:val="28"/>
          <w:rPrChange w:id="14517" w:author="user pc" w:date="2022-03-15T10:14:00Z">
            <w:rPr>
              <w:rFonts w:cs="Calibri" w:hAnsi="Noto Sans Armenian"/>
            </w:rPr>
          </w:rPrChange>
        </w:rPr>
        <w:t>not</w:t>
      </w:r>
      <w:r>
        <w:rPr>
          <w:rFonts w:ascii="Times New Roman" w:cs="Times New Roman" w:hAnsi="Times New Roman"/>
          <w:sz w:val="28"/>
          <w:szCs w:val="28"/>
        </w:rPr>
        <w:t xml:space="preserve"> </w:t>
      </w:r>
      <w:r w:rsidRPr="CB7DEAF8">
        <w:rPr>
          <w:rFonts w:ascii="Times New Roman" w:cs="Times New Roman" w:hAnsi="Times New Roman"/>
          <w:sz w:val="28"/>
          <w:szCs w:val="28"/>
          <w:rPrChange w:id="14518" w:author="user pc" w:date="2022-03-15T10:14:00Z">
            <w:rPr>
              <w:rFonts w:cs="Calibri" w:hAnsi="Noto Sans Armenian"/>
            </w:rPr>
          </w:rPrChange>
        </w:rPr>
        <w:t>the</w:t>
      </w:r>
      <w:r>
        <w:rPr>
          <w:rFonts w:ascii="Times New Roman" w:cs="Times New Roman" w:hAnsi="Times New Roman"/>
          <w:sz w:val="28"/>
          <w:szCs w:val="28"/>
        </w:rPr>
        <w:t xml:space="preserve"> </w:t>
      </w:r>
      <w:r w:rsidRPr="1E504D85">
        <w:rPr>
          <w:rFonts w:ascii="Times New Roman" w:cs="Times New Roman" w:hAnsi="Times New Roman"/>
          <w:sz w:val="28"/>
          <w:szCs w:val="28"/>
          <w:rPrChange w:id="14519" w:author="user pc" w:date="2022-03-15T10:14:00Z">
            <w:rPr>
              <w:rFonts w:cs="Calibri" w:hAnsi="Noto Sans Armenian"/>
            </w:rPr>
          </w:rPrChange>
        </w:rPr>
        <w:t>concentration</w:t>
      </w:r>
      <w:r>
        <w:rPr>
          <w:rFonts w:ascii="Times New Roman" w:cs="Times New Roman" w:hAnsi="Times New Roman"/>
          <w:sz w:val="28"/>
          <w:szCs w:val="28"/>
        </w:rPr>
        <w:t xml:space="preserve"> </w:t>
      </w:r>
      <w:r w:rsidRPr="C76364E8">
        <w:rPr>
          <w:rFonts w:ascii="Times New Roman" w:cs="Times New Roman" w:hAnsi="Times New Roman"/>
          <w:sz w:val="28"/>
          <w:szCs w:val="28"/>
          <w:rPrChange w:id="14520" w:author="user pc" w:date="2022-03-15T10:14:00Z">
            <w:rPr>
              <w:rFonts w:cs="Calibri" w:hAnsi="Noto Sans Armenian"/>
            </w:rPr>
          </w:rPrChange>
        </w:rPr>
        <w:t>you</w:t>
      </w:r>
      <w:r>
        <w:rPr>
          <w:rFonts w:ascii="Times New Roman" w:cs="Times New Roman" w:hAnsi="Times New Roman"/>
          <w:sz w:val="28"/>
          <w:szCs w:val="28"/>
        </w:rPr>
        <w:t xml:space="preserve"> </w:t>
      </w:r>
      <w:r w:rsidRPr="4F20BDC4">
        <w:rPr>
          <w:rFonts w:ascii="Times New Roman" w:cs="Times New Roman" w:hAnsi="Times New Roman"/>
          <w:sz w:val="28"/>
          <w:szCs w:val="28"/>
          <w:rPrChange w:id="14521" w:author="user pc" w:date="2022-03-15T10:14:00Z">
            <w:rPr>
              <w:rFonts w:cs="Calibri" w:hAnsi="Noto Sans Armenian"/>
            </w:rPr>
          </w:rPrChange>
        </w:rPr>
        <w:t>think</w:t>
      </w:r>
      <w:r>
        <w:rPr>
          <w:rFonts w:ascii="Times New Roman" w:cs="Times New Roman" w:hAnsi="Times New Roman"/>
          <w:sz w:val="28"/>
          <w:szCs w:val="28"/>
        </w:rPr>
        <w:t xml:space="preserve"> </w:t>
      </w:r>
      <w:r w:rsidRPr="D1A3DA81">
        <w:rPr>
          <w:rFonts w:ascii="Times New Roman" w:cs="Times New Roman" w:hAnsi="Times New Roman"/>
          <w:sz w:val="28"/>
          <w:szCs w:val="28"/>
          <w:rPrChange w:id="14522" w:author="user pc" w:date="2022-03-15T10:14:00Z">
            <w:rPr>
              <w:rFonts w:cs="Calibri" w:hAnsi="Noto Sans Armenian"/>
            </w:rPr>
          </w:rPrChange>
        </w:rPr>
        <w:t>it</w:t>
      </w:r>
      <w:r>
        <w:rPr>
          <w:rFonts w:ascii="Times New Roman" w:cs="Times New Roman" w:hAnsi="Times New Roman"/>
          <w:sz w:val="28"/>
          <w:szCs w:val="28"/>
        </w:rPr>
        <w:t xml:space="preserve"> </w:t>
      </w:r>
      <w:r w:rsidRPr="9C01533C">
        <w:rPr>
          <w:rFonts w:ascii="Times New Roman" w:cs="Times New Roman" w:hAnsi="Times New Roman"/>
          <w:sz w:val="28"/>
          <w:szCs w:val="28"/>
          <w:rPrChange w:id="14523" w:author="user pc" w:date="2022-03-15T10:14:00Z">
            <w:rPr>
              <w:rFonts w:cs="Calibri" w:hAnsi="Noto Sans Armenian"/>
            </w:rPr>
          </w:rPrChange>
        </w:rPr>
        <w:t>is.</w:t>
      </w:r>
    </w:p>
    <w:p>
      <w:pPr>
        <w:pStyle w:val="style0"/>
        <w:rPr>
          <w:rFonts w:ascii="Times New Roman" w:cs="Times New Roman"/>
          <w:sz w:val="28"/>
          <w:szCs w:val="28"/>
          <w:rPrChange w:id="14524" w:author="user pc" w:date="2022-03-15T10:14:00Z">
            <w:rPr/>
          </w:rPrChange>
        </w:rPr>
      </w:pPr>
      <w:r w:rsidRPr="CD8ED44B">
        <w:rPr>
          <w:rFonts w:ascii="Times New Roman" w:cs="Times New Roman" w:hAnsi="Times New Roman"/>
          <w:b/>
          <w:bCs/>
          <w:color w:val="c00000"/>
          <w:sz w:val="28"/>
          <w:szCs w:val="28"/>
          <w:rPrChange w:id="14525" w:author="user pc" w:date="2022-03-15T10:14:00Z">
            <w:rPr>
              <w:rFonts w:cs="Calibri" w:hAnsi="Noto Sans Armenian"/>
              <w:b/>
              <w:bCs/>
              <w:color w:val="c00000"/>
            </w:rPr>
          </w:rPrChange>
        </w:rPr>
        <w:t>Reading</w:t>
      </w:r>
      <w:r>
        <w:rPr>
          <w:rFonts w:ascii="Times New Roman" w:cs="Times New Roman" w:hAnsi="Times New Roman"/>
          <w:b/>
          <w:bCs/>
          <w:color w:val="c00000"/>
          <w:sz w:val="28"/>
          <w:szCs w:val="28"/>
        </w:rPr>
        <w:t xml:space="preserve"> </w:t>
      </w:r>
      <w:r w:rsidRPr="22268224">
        <w:rPr>
          <w:rFonts w:ascii="Times New Roman" w:cs="Times New Roman" w:hAnsi="Times New Roman"/>
          <w:b/>
          <w:bCs/>
          <w:color w:val="c00000"/>
          <w:sz w:val="28"/>
          <w:szCs w:val="28"/>
          <w:rPrChange w:id="14526" w:author="user pc" w:date="2022-03-15T10:14:00Z">
            <w:rPr>
              <w:rFonts w:cs="Calibri" w:hAnsi="Noto Sans Armenian"/>
              <w:b/>
              <w:bCs/>
              <w:color w:val="c00000"/>
            </w:rPr>
          </w:rPrChange>
        </w:rPr>
        <w:t>the</w:t>
      </w:r>
      <w:r>
        <w:rPr>
          <w:rFonts w:ascii="Times New Roman" w:cs="Times New Roman" w:hAnsi="Times New Roman"/>
          <w:b/>
          <w:bCs/>
          <w:color w:val="c00000"/>
          <w:sz w:val="28"/>
          <w:szCs w:val="28"/>
        </w:rPr>
        <w:t xml:space="preserve"> </w:t>
      </w:r>
      <w:r w:rsidRPr="C91D9DA4">
        <w:rPr>
          <w:rFonts w:ascii="Times New Roman" w:cs="Times New Roman" w:hAnsi="Times New Roman"/>
          <w:b/>
          <w:bCs/>
          <w:color w:val="c00000"/>
          <w:sz w:val="28"/>
          <w:szCs w:val="28"/>
          <w:rPrChange w:id="14527" w:author="user pc" w:date="2022-03-15T10:14:00Z">
            <w:rPr>
              <w:rFonts w:cs="Calibri" w:hAnsi="Noto Sans Armenian"/>
              <w:b/>
              <w:bCs/>
              <w:color w:val="c00000"/>
            </w:rPr>
          </w:rPrChange>
        </w:rPr>
        <w:t>Burette</w:t>
      </w:r>
    </w:p>
    <w:p>
      <w:pPr>
        <w:pStyle w:val="style0"/>
        <w:rPr>
          <w:rFonts w:ascii="Times New Roman" w:cs="Times New Roman"/>
          <w:sz w:val="28"/>
          <w:szCs w:val="28"/>
          <w:rPrChange w:id="14528" w:author="user pc" w:date="2022-03-15T10:14:00Z">
            <w:rPr/>
          </w:rPrChange>
        </w:rPr>
      </w:pPr>
      <w:r w:rsidRPr="13F93D75">
        <w:rPr>
          <w:rFonts w:ascii="Times New Roman" w:cs="Times New Roman" w:hAnsi="Times New Roman"/>
          <w:sz w:val="28"/>
          <w:szCs w:val="28"/>
          <w:rPrChange w:id="14529" w:author="user pc" w:date="2022-03-15T10:14:00Z">
            <w:rPr>
              <w:rFonts w:cs="Calibri" w:hAnsi="Noto Sans Armenian"/>
            </w:rPr>
          </w:rPrChange>
        </w:rPr>
        <w:t>21.</w:t>
      </w:r>
      <w:r>
        <w:rPr>
          <w:rFonts w:ascii="Times New Roman" w:cs="Times New Roman" w:hAnsi="Times New Roman"/>
          <w:sz w:val="28"/>
          <w:szCs w:val="28"/>
        </w:rPr>
        <w:t xml:space="preserve"> </w:t>
      </w:r>
      <w:r w:rsidRPr="2D4CABB0">
        <w:rPr>
          <w:rFonts w:ascii="Times New Roman" w:cs="Times New Roman" w:hAnsi="Times New Roman"/>
          <w:sz w:val="28"/>
          <w:szCs w:val="28"/>
          <w:rPrChange w:id="14530" w:author="user pc" w:date="2022-03-15T10:14:00Z">
            <w:rPr>
              <w:rFonts w:cs="Calibri" w:hAnsi="Noto Sans Armenian"/>
            </w:rPr>
          </w:rPrChange>
        </w:rPr>
        <w:t>A</w:t>
      </w:r>
      <w:r>
        <w:rPr>
          <w:rFonts w:ascii="Times New Roman" w:cs="Times New Roman" w:hAnsi="Times New Roman"/>
          <w:sz w:val="28"/>
          <w:szCs w:val="28"/>
        </w:rPr>
        <w:t xml:space="preserve"> </w:t>
      </w:r>
      <w:r w:rsidRPr="4A371AA8">
        <w:rPr>
          <w:rFonts w:ascii="Times New Roman" w:cs="Times New Roman" w:hAnsi="Times New Roman"/>
          <w:sz w:val="28"/>
          <w:szCs w:val="28"/>
          <w:rPrChange w:id="14531" w:author="user pc" w:date="2022-03-15T10:14:00Z">
            <w:rPr>
              <w:rFonts w:cs="Calibri" w:hAnsi="Noto Sans Armenian"/>
            </w:rPr>
          </w:rPrChange>
        </w:rPr>
        <w:t>meniscus</w:t>
      </w:r>
      <w:r>
        <w:rPr>
          <w:rFonts w:ascii="Times New Roman" w:cs="Times New Roman" w:hAnsi="Times New Roman"/>
          <w:sz w:val="28"/>
          <w:szCs w:val="28"/>
        </w:rPr>
        <w:t xml:space="preserve"> </w:t>
      </w:r>
      <w:r w:rsidRPr="B7DBF087">
        <w:rPr>
          <w:rFonts w:ascii="Times New Roman" w:cs="Times New Roman" w:hAnsi="Times New Roman"/>
          <w:sz w:val="28"/>
          <w:szCs w:val="28"/>
          <w:rPrChange w:id="14532" w:author="user pc" w:date="2022-03-15T10:14:00Z">
            <w:rPr>
              <w:rFonts w:cs="Calibri" w:hAnsi="Noto Sans Armenian"/>
            </w:rPr>
          </w:rPrChange>
        </w:rPr>
        <w:t>reader</w:t>
      </w:r>
      <w:r>
        <w:rPr>
          <w:rFonts w:ascii="Times New Roman" w:cs="Times New Roman" w:hAnsi="Times New Roman"/>
          <w:sz w:val="28"/>
          <w:szCs w:val="28"/>
        </w:rPr>
        <w:t xml:space="preserve"> </w:t>
      </w:r>
      <w:r w:rsidRPr="41313C26">
        <w:rPr>
          <w:rFonts w:ascii="Times New Roman" w:cs="Times New Roman" w:hAnsi="Times New Roman"/>
          <w:sz w:val="28"/>
          <w:szCs w:val="28"/>
          <w:rPrChange w:id="14533" w:author="user pc" w:date="2022-03-15T10:14:00Z">
            <w:rPr>
              <w:rFonts w:cs="Calibri" w:hAnsi="Noto Sans Armenian"/>
            </w:rPr>
          </w:rPrChange>
        </w:rPr>
        <w:t>is</w:t>
      </w:r>
      <w:r>
        <w:rPr>
          <w:rFonts w:ascii="Times New Roman" w:cs="Times New Roman" w:hAnsi="Times New Roman"/>
          <w:sz w:val="28"/>
          <w:szCs w:val="28"/>
        </w:rPr>
        <w:t xml:space="preserve"> </w:t>
      </w:r>
      <w:r w:rsidRPr="A9BCF912">
        <w:rPr>
          <w:rFonts w:ascii="Times New Roman" w:cs="Times New Roman" w:hAnsi="Times New Roman"/>
          <w:sz w:val="28"/>
          <w:szCs w:val="28"/>
          <w:rPrChange w:id="14534" w:author="user pc" w:date="2022-03-15T10:14:00Z">
            <w:rPr>
              <w:rFonts w:cs="Calibri" w:hAnsi="Noto Sans Armenian"/>
            </w:rPr>
          </w:rPrChange>
        </w:rPr>
        <w:t>a</w:t>
      </w:r>
      <w:r>
        <w:rPr>
          <w:rFonts w:ascii="Times New Roman" w:cs="Times New Roman" w:hAnsi="Times New Roman"/>
          <w:sz w:val="28"/>
          <w:szCs w:val="28"/>
        </w:rPr>
        <w:t xml:space="preserve"> </w:t>
      </w:r>
      <w:r w:rsidRPr="4C16B76F">
        <w:rPr>
          <w:rFonts w:ascii="Times New Roman" w:cs="Times New Roman" w:hAnsi="Times New Roman"/>
          <w:sz w:val="28"/>
          <w:szCs w:val="28"/>
          <w:rPrChange w:id="14535" w:author="user pc" w:date="2022-03-15T10:14:00Z">
            <w:rPr>
              <w:rFonts w:cs="Calibri" w:hAnsi="Noto Sans Armenian"/>
            </w:rPr>
          </w:rPrChange>
        </w:rPr>
        <w:t>small</w:t>
      </w:r>
      <w:r>
        <w:rPr>
          <w:rFonts w:ascii="Times New Roman" w:cs="Times New Roman" w:hAnsi="Times New Roman"/>
          <w:sz w:val="28"/>
          <w:szCs w:val="28"/>
        </w:rPr>
        <w:t xml:space="preserve"> </w:t>
      </w:r>
      <w:r w:rsidRPr="683722E0">
        <w:rPr>
          <w:rFonts w:ascii="Times New Roman" w:cs="Times New Roman" w:hAnsi="Times New Roman"/>
          <w:sz w:val="28"/>
          <w:szCs w:val="28"/>
          <w:rPrChange w:id="14536" w:author="user pc" w:date="2022-03-15T10:14:00Z">
            <w:rPr>
              <w:rFonts w:cs="Calibri" w:hAnsi="Noto Sans Armenian"/>
            </w:rPr>
          </w:rPrChange>
        </w:rPr>
        <w:t>white</w:t>
      </w:r>
      <w:r>
        <w:rPr>
          <w:rFonts w:ascii="Times New Roman" w:cs="Times New Roman" w:hAnsi="Times New Roman"/>
          <w:sz w:val="28"/>
          <w:szCs w:val="28"/>
        </w:rPr>
        <w:t xml:space="preserve"> </w:t>
      </w:r>
      <w:r w:rsidRPr="D7C71313">
        <w:rPr>
          <w:rFonts w:ascii="Times New Roman" w:cs="Times New Roman" w:hAnsi="Times New Roman"/>
          <w:sz w:val="28"/>
          <w:szCs w:val="28"/>
          <w:rPrChange w:id="14537" w:author="user pc" w:date="2022-03-15T10:14:00Z">
            <w:rPr>
              <w:rFonts w:cs="Calibri" w:hAnsi="Noto Sans Armenian"/>
            </w:rPr>
          </w:rPrChange>
        </w:rPr>
        <w:t>card</w:t>
      </w:r>
      <w:r>
        <w:rPr>
          <w:rFonts w:ascii="Times New Roman" w:cs="Times New Roman" w:hAnsi="Times New Roman"/>
          <w:sz w:val="28"/>
          <w:szCs w:val="28"/>
        </w:rPr>
        <w:t xml:space="preserve"> </w:t>
      </w:r>
      <w:r w:rsidRPr="6EFA5E1D">
        <w:rPr>
          <w:rFonts w:ascii="Times New Roman" w:cs="Times New Roman" w:hAnsi="Times New Roman"/>
          <w:sz w:val="28"/>
          <w:szCs w:val="28"/>
          <w:rPrChange w:id="14538" w:author="user pc" w:date="2022-03-15T10:14:00Z">
            <w:rPr>
              <w:rFonts w:cs="Calibri" w:hAnsi="Noto Sans Armenian"/>
            </w:rPr>
          </w:rPrChange>
        </w:rPr>
        <w:t>with</w:t>
      </w:r>
      <w:r>
        <w:rPr>
          <w:rFonts w:ascii="Times New Roman" w:cs="Times New Roman" w:hAnsi="Times New Roman"/>
          <w:sz w:val="28"/>
          <w:szCs w:val="28"/>
        </w:rPr>
        <w:t xml:space="preserve"> </w:t>
      </w:r>
      <w:r w:rsidRPr="98D250CE">
        <w:rPr>
          <w:rFonts w:ascii="Times New Roman" w:cs="Times New Roman" w:hAnsi="Times New Roman"/>
          <w:sz w:val="28"/>
          <w:szCs w:val="28"/>
          <w:rPrChange w:id="14539" w:author="user pc" w:date="2022-03-15T10:14:00Z">
            <w:rPr>
              <w:rFonts w:cs="Calibri" w:hAnsi="Noto Sans Armenian"/>
            </w:rPr>
          </w:rPrChange>
        </w:rPr>
        <w:t>a</w:t>
      </w:r>
      <w:r>
        <w:rPr>
          <w:rFonts w:ascii="Times New Roman" w:cs="Times New Roman" w:hAnsi="Times New Roman"/>
          <w:sz w:val="28"/>
          <w:szCs w:val="28"/>
        </w:rPr>
        <w:t xml:space="preserve"> </w:t>
      </w:r>
      <w:r w:rsidRPr="44E64045">
        <w:rPr>
          <w:rFonts w:ascii="Times New Roman" w:cs="Times New Roman" w:hAnsi="Times New Roman"/>
          <w:sz w:val="28"/>
          <w:szCs w:val="28"/>
          <w:rPrChange w:id="14540" w:author="user pc" w:date="2022-03-15T10:14:00Z">
            <w:rPr>
              <w:rFonts w:cs="Calibri" w:hAnsi="Noto Sans Armenian"/>
            </w:rPr>
          </w:rPrChange>
        </w:rPr>
        <w:t>thick</w:t>
      </w:r>
      <w:r>
        <w:rPr>
          <w:rFonts w:ascii="Times New Roman" w:cs="Times New Roman" w:hAnsi="Times New Roman"/>
          <w:sz w:val="28"/>
          <w:szCs w:val="28"/>
        </w:rPr>
        <w:t xml:space="preserve"> </w:t>
      </w:r>
      <w:r w:rsidRPr="FAEE2C50">
        <w:rPr>
          <w:rFonts w:ascii="Times New Roman" w:cs="Times New Roman" w:hAnsi="Times New Roman"/>
          <w:sz w:val="28"/>
          <w:szCs w:val="28"/>
          <w:rPrChange w:id="14541" w:author="user pc" w:date="2022-03-15T10:14:00Z">
            <w:rPr>
              <w:rFonts w:cs="Calibri" w:hAnsi="Noto Sans Armenian"/>
            </w:rPr>
          </w:rPrChange>
        </w:rPr>
        <w:t>black</w:t>
      </w:r>
      <w:r>
        <w:rPr>
          <w:rFonts w:ascii="Times New Roman" w:cs="Times New Roman" w:hAnsi="Times New Roman"/>
          <w:sz w:val="28"/>
          <w:szCs w:val="28"/>
        </w:rPr>
        <w:t xml:space="preserve"> </w:t>
      </w:r>
      <w:r w:rsidRPr="3287F28D">
        <w:rPr>
          <w:rFonts w:ascii="Times New Roman" w:cs="Times New Roman" w:hAnsi="Times New Roman"/>
          <w:sz w:val="28"/>
          <w:szCs w:val="28"/>
          <w:rPrChange w:id="14542" w:author="user pc" w:date="2022-03-15T10:14:00Z">
            <w:rPr>
              <w:rFonts w:cs="Calibri" w:hAnsi="Noto Sans Armenian"/>
            </w:rPr>
          </w:rPrChange>
        </w:rPr>
        <w:t>line</w:t>
      </w:r>
      <w:r>
        <w:rPr>
          <w:rFonts w:ascii="Times New Roman" w:cs="Times New Roman" w:hAnsi="Times New Roman"/>
          <w:sz w:val="28"/>
          <w:szCs w:val="28"/>
        </w:rPr>
        <w:t xml:space="preserve"> </w:t>
      </w:r>
      <w:r w:rsidRPr="626CB6FE">
        <w:rPr>
          <w:rFonts w:ascii="Times New Roman" w:cs="Times New Roman" w:hAnsi="Times New Roman"/>
          <w:sz w:val="28"/>
          <w:szCs w:val="28"/>
          <w:rPrChange w:id="14543" w:author="user pc" w:date="2022-03-15T10:14:00Z">
            <w:rPr>
              <w:rFonts w:cs="Calibri" w:hAnsi="Noto Sans Armenian"/>
            </w:rPr>
          </w:rPrChange>
        </w:rPr>
        <w:t>on</w:t>
      </w:r>
      <w:r>
        <w:rPr>
          <w:rFonts w:ascii="Times New Roman" w:cs="Times New Roman" w:hAnsi="Times New Roman"/>
          <w:sz w:val="28"/>
          <w:szCs w:val="28"/>
        </w:rPr>
        <w:t xml:space="preserve"> </w:t>
      </w:r>
      <w:r w:rsidRPr="C48CD292">
        <w:rPr>
          <w:rFonts w:ascii="Times New Roman" w:cs="Times New Roman" w:hAnsi="Times New Roman"/>
          <w:sz w:val="28"/>
          <w:szCs w:val="28"/>
          <w:rPrChange w:id="14544" w:author="user pc" w:date="2022-03-15T10:14:00Z">
            <w:rPr>
              <w:rFonts w:cs="Calibri" w:hAnsi="Noto Sans Armenian"/>
            </w:rPr>
          </w:rPrChange>
        </w:rPr>
        <w:t>it.</w:t>
      </w:r>
      <w:r>
        <w:rPr>
          <w:rFonts w:ascii="Times New Roman" w:cs="Times New Roman" w:hAnsi="Times New Roman"/>
          <w:sz w:val="28"/>
          <w:szCs w:val="28"/>
        </w:rPr>
        <w:t xml:space="preserve"> </w:t>
      </w:r>
      <w:r w:rsidRPr="BDC3A628">
        <w:rPr>
          <w:rFonts w:ascii="Times New Roman" w:cs="Times New Roman" w:hAnsi="Times New Roman"/>
          <w:sz w:val="28"/>
          <w:szCs w:val="28"/>
          <w:rPrChange w:id="14545" w:author="user pc" w:date="2022-03-15T10:14:00Z">
            <w:rPr>
              <w:rFonts w:cs="Calibri" w:hAnsi="Noto Sans Armenian"/>
            </w:rPr>
          </w:rPrChange>
        </w:rPr>
        <w:t>Hold</w:t>
      </w:r>
      <w:r>
        <w:rPr>
          <w:rFonts w:ascii="Times New Roman" w:cs="Times New Roman" w:hAnsi="Times New Roman"/>
          <w:sz w:val="28"/>
          <w:szCs w:val="28"/>
        </w:rPr>
        <w:t xml:space="preserve"> </w:t>
      </w:r>
      <w:r w:rsidRPr="56E96049">
        <w:rPr>
          <w:rFonts w:ascii="Times New Roman" w:cs="Times New Roman" w:hAnsi="Times New Roman"/>
          <w:sz w:val="28"/>
          <w:szCs w:val="28"/>
          <w:rPrChange w:id="14546" w:author="user pc" w:date="2022-03-15T10:14:00Z">
            <w:rPr>
              <w:rFonts w:cs="Calibri" w:hAnsi="Noto Sans Armenian"/>
            </w:rPr>
          </w:rPrChange>
        </w:rPr>
        <w:t>the</w:t>
      </w:r>
      <w:r>
        <w:rPr>
          <w:rFonts w:ascii="Times New Roman" w:cs="Times New Roman" w:hAnsi="Times New Roman"/>
          <w:sz w:val="28"/>
          <w:szCs w:val="28"/>
        </w:rPr>
        <w:t xml:space="preserve"> </w:t>
      </w:r>
      <w:r w:rsidRPr="67C5B88E">
        <w:rPr>
          <w:rFonts w:ascii="Times New Roman" w:cs="Times New Roman" w:hAnsi="Times New Roman"/>
          <w:sz w:val="28"/>
          <w:szCs w:val="28"/>
          <w:rPrChange w:id="14547" w:author="user pc" w:date="2022-03-15T10:14:00Z">
            <w:rPr>
              <w:rFonts w:cs="Calibri" w:hAnsi="Noto Sans Armenian"/>
            </w:rPr>
          </w:rPrChange>
        </w:rPr>
        <w:t>card</w:t>
      </w:r>
      <w:r>
        <w:rPr>
          <w:rFonts w:ascii="Times New Roman" w:cs="Times New Roman" w:hAnsi="Times New Roman"/>
          <w:sz w:val="28"/>
          <w:szCs w:val="28"/>
        </w:rPr>
        <w:t xml:space="preserve"> </w:t>
      </w:r>
      <w:r w:rsidRPr="46581249">
        <w:rPr>
          <w:rFonts w:ascii="Times New Roman" w:cs="Times New Roman" w:hAnsi="Times New Roman"/>
          <w:sz w:val="28"/>
          <w:szCs w:val="28"/>
          <w:rPrChange w:id="14548" w:author="user pc" w:date="2022-03-15T10:14:00Z">
            <w:rPr>
              <w:rFonts w:cs="Calibri" w:hAnsi="Noto Sans Armenian"/>
            </w:rPr>
          </w:rPrChange>
        </w:rPr>
        <w:t>behind</w:t>
      </w:r>
      <w:r>
        <w:rPr>
          <w:rFonts w:ascii="Times New Roman" w:cs="Times New Roman" w:hAnsi="Times New Roman"/>
          <w:sz w:val="28"/>
          <w:szCs w:val="28"/>
        </w:rPr>
        <w:t xml:space="preserve"> </w:t>
      </w:r>
      <w:r w:rsidRPr="55B0592C">
        <w:rPr>
          <w:rFonts w:ascii="Times New Roman" w:cs="Times New Roman" w:hAnsi="Times New Roman"/>
          <w:sz w:val="28"/>
          <w:szCs w:val="28"/>
          <w:rPrChange w:id="14549" w:author="user pc" w:date="2022-03-15T10:14:00Z">
            <w:rPr>
              <w:rFonts w:cs="Calibri" w:hAnsi="Noto Sans Armenian"/>
            </w:rPr>
          </w:rPrChange>
        </w:rPr>
        <w:t>the</w:t>
      </w:r>
      <w:r>
        <w:rPr>
          <w:rFonts w:ascii="Times New Roman" w:cs="Times New Roman" w:hAnsi="Times New Roman"/>
          <w:sz w:val="28"/>
          <w:szCs w:val="28"/>
        </w:rPr>
        <w:t xml:space="preserve"> </w:t>
      </w:r>
      <w:r w:rsidRPr="634571E7">
        <w:rPr>
          <w:rFonts w:ascii="Times New Roman" w:cs="Times New Roman" w:hAnsi="Times New Roman"/>
          <w:sz w:val="28"/>
          <w:szCs w:val="28"/>
          <w:rPrChange w:id="14550" w:author="user pc" w:date="2022-03-15T10:14:00Z">
            <w:rPr>
              <w:rFonts w:cs="Calibri" w:hAnsi="Noto Sans Armenian"/>
            </w:rPr>
          </w:rPrChange>
        </w:rPr>
        <w:t>burette,</w:t>
      </w:r>
      <w:r>
        <w:rPr>
          <w:rFonts w:ascii="Times New Roman" w:cs="Times New Roman" w:hAnsi="Times New Roman"/>
          <w:sz w:val="28"/>
          <w:szCs w:val="28"/>
        </w:rPr>
        <w:t xml:space="preserve"> </w:t>
      </w:r>
      <w:r w:rsidRPr="CA8B689A">
        <w:rPr>
          <w:rFonts w:ascii="Times New Roman" w:cs="Times New Roman" w:hAnsi="Times New Roman"/>
          <w:sz w:val="28"/>
          <w:szCs w:val="28"/>
          <w:rPrChange w:id="14551" w:author="user pc" w:date="2022-03-15T10:14:00Z">
            <w:rPr>
              <w:rFonts w:cs="Calibri" w:hAnsi="Noto Sans Armenian"/>
            </w:rPr>
          </w:rPrChange>
        </w:rPr>
        <w:t>with</w:t>
      </w:r>
      <w:r>
        <w:rPr>
          <w:rFonts w:ascii="Times New Roman" w:cs="Times New Roman" w:hAnsi="Times New Roman"/>
          <w:sz w:val="28"/>
          <w:szCs w:val="28"/>
        </w:rPr>
        <w:t xml:space="preserve"> </w:t>
      </w:r>
      <w:r w:rsidRPr="BEBC82B9">
        <w:rPr>
          <w:rFonts w:ascii="Times New Roman" w:cs="Times New Roman" w:hAnsi="Times New Roman"/>
          <w:sz w:val="28"/>
          <w:szCs w:val="28"/>
          <w:rPrChange w:id="14552" w:author="user pc" w:date="2022-03-15T10:14:00Z">
            <w:rPr>
              <w:rFonts w:cs="Calibri" w:hAnsi="Noto Sans Armenian"/>
            </w:rPr>
          </w:rPrChange>
        </w:rPr>
        <w:t>the</w:t>
      </w:r>
      <w:r>
        <w:rPr>
          <w:rFonts w:ascii="Times New Roman" w:cs="Times New Roman" w:hAnsi="Times New Roman"/>
          <w:sz w:val="28"/>
          <w:szCs w:val="28"/>
        </w:rPr>
        <w:t xml:space="preserve"> </w:t>
      </w:r>
      <w:r w:rsidRPr="2A9CAB8E">
        <w:rPr>
          <w:rFonts w:ascii="Times New Roman" w:cs="Times New Roman" w:hAnsi="Times New Roman"/>
          <w:sz w:val="28"/>
          <w:szCs w:val="28"/>
          <w:rPrChange w:id="14553" w:author="user pc" w:date="2022-03-15T10:14:00Z">
            <w:rPr>
              <w:rFonts w:cs="Calibri" w:hAnsi="Noto Sans Armenian"/>
            </w:rPr>
          </w:rPrChange>
        </w:rPr>
        <w:t>black</w:t>
      </w:r>
      <w:r>
        <w:rPr>
          <w:rFonts w:ascii="Times New Roman" w:cs="Times New Roman" w:hAnsi="Times New Roman"/>
          <w:sz w:val="28"/>
          <w:szCs w:val="28"/>
        </w:rPr>
        <w:t xml:space="preserve"> </w:t>
      </w:r>
      <w:r w:rsidRPr="22C48575">
        <w:rPr>
          <w:rFonts w:ascii="Times New Roman" w:cs="Times New Roman" w:hAnsi="Times New Roman"/>
          <w:sz w:val="28"/>
          <w:szCs w:val="28"/>
          <w:rPrChange w:id="14554" w:author="user pc" w:date="2022-03-15T10:14:00Z">
            <w:rPr>
              <w:rFonts w:cs="Calibri" w:hAnsi="Noto Sans Armenian"/>
            </w:rPr>
          </w:rPrChange>
        </w:rPr>
        <w:t>line</w:t>
      </w:r>
      <w:r>
        <w:rPr>
          <w:rFonts w:ascii="Times New Roman" w:cs="Times New Roman" w:hAnsi="Times New Roman"/>
          <w:sz w:val="28"/>
          <w:szCs w:val="28"/>
        </w:rPr>
        <w:t xml:space="preserve"> </w:t>
      </w:r>
      <w:r w:rsidRPr="0A3D143D">
        <w:rPr>
          <w:rFonts w:ascii="Times New Roman" w:cs="Times New Roman" w:hAnsi="Times New Roman"/>
          <w:sz w:val="28"/>
          <w:szCs w:val="28"/>
          <w:rPrChange w:id="14555" w:author="user pc" w:date="2022-03-15T10:14:00Z">
            <w:rPr>
              <w:rFonts w:cs="Calibri" w:hAnsi="Noto Sans Armenian"/>
            </w:rPr>
          </w:rPrChange>
        </w:rPr>
        <w:t>just</w:t>
      </w:r>
      <w:r>
        <w:rPr>
          <w:rFonts w:ascii="Times New Roman" w:cs="Times New Roman" w:hAnsi="Times New Roman"/>
          <w:sz w:val="28"/>
          <w:szCs w:val="28"/>
        </w:rPr>
        <w:t xml:space="preserve"> </w:t>
      </w:r>
      <w:r w:rsidRPr="1F2EAC5B">
        <w:rPr>
          <w:rFonts w:ascii="Times New Roman" w:cs="Times New Roman" w:hAnsi="Times New Roman"/>
          <w:sz w:val="28"/>
          <w:szCs w:val="28"/>
          <w:rPrChange w:id="14556" w:author="user pc" w:date="2022-03-15T10:14:00Z">
            <w:rPr>
              <w:rFonts w:cs="Calibri" w:hAnsi="Noto Sans Armenian"/>
            </w:rPr>
          </w:rPrChange>
        </w:rPr>
        <w:t>under</w:t>
      </w:r>
      <w:r>
        <w:rPr>
          <w:rFonts w:ascii="Times New Roman" w:cs="Times New Roman" w:hAnsi="Times New Roman"/>
          <w:sz w:val="28"/>
          <w:szCs w:val="28"/>
        </w:rPr>
        <w:t xml:space="preserve"> </w:t>
      </w:r>
      <w:r w:rsidRPr="843DC5AF">
        <w:rPr>
          <w:rFonts w:ascii="Times New Roman" w:cs="Times New Roman" w:hAnsi="Times New Roman"/>
          <w:sz w:val="28"/>
          <w:szCs w:val="28"/>
          <w:rPrChange w:id="14557" w:author="user pc" w:date="2022-03-15T10:14:00Z">
            <w:rPr>
              <w:rFonts w:cs="Calibri" w:hAnsi="Noto Sans Armenian"/>
            </w:rPr>
          </w:rPrChange>
        </w:rPr>
        <w:t>the</w:t>
      </w:r>
      <w:r>
        <w:rPr>
          <w:rFonts w:ascii="Times New Roman" w:cs="Times New Roman" w:hAnsi="Times New Roman"/>
          <w:sz w:val="28"/>
          <w:szCs w:val="28"/>
        </w:rPr>
        <w:t xml:space="preserve"> </w:t>
      </w:r>
      <w:r w:rsidRPr="9C1CE776">
        <w:rPr>
          <w:rFonts w:ascii="Times New Roman" w:cs="Times New Roman" w:hAnsi="Times New Roman"/>
          <w:sz w:val="28"/>
          <w:szCs w:val="28"/>
          <w:rPrChange w:id="14558" w:author="user pc" w:date="2022-03-15T10:14:00Z">
            <w:rPr>
              <w:rFonts w:cs="Calibri" w:hAnsi="Noto Sans Armenian"/>
            </w:rPr>
          </w:rPrChange>
        </w:rPr>
        <w:t>meniscus.</w:t>
      </w:r>
      <w:r>
        <w:rPr>
          <w:rFonts w:ascii="Times New Roman" w:cs="Times New Roman" w:hAnsi="Times New Roman"/>
          <w:sz w:val="28"/>
          <w:szCs w:val="28"/>
        </w:rPr>
        <w:t xml:space="preserve"> </w:t>
      </w:r>
      <w:r w:rsidRPr="E4639B43">
        <w:rPr>
          <w:rFonts w:ascii="Times New Roman" w:cs="Times New Roman" w:hAnsi="Times New Roman"/>
          <w:sz w:val="28"/>
          <w:szCs w:val="28"/>
          <w:rPrChange w:id="14559" w:author="user pc" w:date="2022-03-15T10:14:00Z">
            <w:rPr>
              <w:rFonts w:cs="Calibri" w:hAnsi="Noto Sans Armenian"/>
            </w:rPr>
          </w:rPrChange>
        </w:rPr>
        <w:t>Record</w:t>
      </w:r>
      <w:r>
        <w:rPr>
          <w:rFonts w:ascii="Times New Roman" w:cs="Times New Roman" w:hAnsi="Times New Roman"/>
          <w:sz w:val="28"/>
          <w:szCs w:val="28"/>
        </w:rPr>
        <w:t xml:space="preserve"> </w:t>
      </w:r>
      <w:r w:rsidRPr="4BC2997E">
        <w:rPr>
          <w:rFonts w:ascii="Times New Roman" w:cs="Times New Roman" w:hAnsi="Times New Roman"/>
          <w:sz w:val="28"/>
          <w:szCs w:val="28"/>
          <w:rPrChange w:id="14560" w:author="user pc" w:date="2022-03-15T10:14:00Z">
            <w:rPr>
              <w:rFonts w:cs="Calibri" w:hAnsi="Noto Sans Armenian"/>
            </w:rPr>
          </w:rPrChange>
        </w:rPr>
        <w:t>the</w:t>
      </w:r>
      <w:r>
        <w:rPr>
          <w:rFonts w:ascii="Times New Roman" w:cs="Times New Roman" w:hAnsi="Times New Roman"/>
          <w:sz w:val="28"/>
          <w:szCs w:val="28"/>
        </w:rPr>
        <w:t xml:space="preserve"> </w:t>
      </w:r>
      <w:r w:rsidRPr="8828FBF5">
        <w:rPr>
          <w:rFonts w:ascii="Times New Roman" w:cs="Times New Roman" w:hAnsi="Times New Roman"/>
          <w:sz w:val="28"/>
          <w:szCs w:val="28"/>
          <w:rPrChange w:id="14561" w:author="user pc" w:date="2022-03-15T10:14:00Z">
            <w:rPr>
              <w:rFonts w:cs="Calibri" w:hAnsi="Noto Sans Armenian"/>
            </w:rPr>
          </w:rPrChange>
        </w:rPr>
        <w:t>volume</w:t>
      </w:r>
      <w:r>
        <w:rPr>
          <w:rFonts w:ascii="Times New Roman" w:cs="Times New Roman" w:hAnsi="Times New Roman"/>
          <w:sz w:val="28"/>
          <w:szCs w:val="28"/>
        </w:rPr>
        <w:t xml:space="preserve"> </w:t>
      </w:r>
      <w:r w:rsidRPr="185B5A2B">
        <w:rPr>
          <w:rFonts w:ascii="Times New Roman" w:cs="Times New Roman" w:hAnsi="Times New Roman"/>
          <w:sz w:val="28"/>
          <w:szCs w:val="28"/>
          <w:rPrChange w:id="14562" w:author="user pc" w:date="2022-03-15T10:14:00Z">
            <w:rPr>
              <w:rFonts w:cs="Calibri" w:hAnsi="Noto Sans Armenian"/>
            </w:rPr>
          </w:rPrChange>
        </w:rPr>
        <w:t>added</w:t>
      </w:r>
      <w:r>
        <w:rPr>
          <w:rFonts w:ascii="Times New Roman" w:cs="Times New Roman" w:hAnsi="Times New Roman"/>
          <w:sz w:val="28"/>
          <w:szCs w:val="28"/>
        </w:rPr>
        <w:t xml:space="preserve"> </w:t>
      </w:r>
      <w:r w:rsidRPr="0C2A2023">
        <w:rPr>
          <w:rFonts w:ascii="Times New Roman" w:cs="Times New Roman" w:hAnsi="Times New Roman"/>
          <w:sz w:val="28"/>
          <w:szCs w:val="28"/>
          <w:rPrChange w:id="14563" w:author="user pc" w:date="2022-03-15T10:14:00Z">
            <w:rPr>
              <w:rFonts w:cs="Calibri" w:hAnsi="Noto Sans Armenian"/>
            </w:rPr>
          </w:rPrChange>
        </w:rPr>
        <w:t>from</w:t>
      </w:r>
      <w:r>
        <w:rPr>
          <w:rFonts w:ascii="Times New Roman" w:cs="Times New Roman" w:hAnsi="Times New Roman"/>
          <w:sz w:val="28"/>
          <w:szCs w:val="28"/>
        </w:rPr>
        <w:t xml:space="preserve"> </w:t>
      </w:r>
      <w:r w:rsidRPr="4233F927">
        <w:rPr>
          <w:rFonts w:ascii="Times New Roman" w:cs="Times New Roman" w:hAnsi="Times New Roman"/>
          <w:sz w:val="28"/>
          <w:szCs w:val="28"/>
          <w:rPrChange w:id="14564" w:author="user pc" w:date="2022-03-15T10:14:00Z">
            <w:rPr>
              <w:rFonts w:cs="Calibri" w:hAnsi="Noto Sans Armenian"/>
            </w:rPr>
          </w:rPrChange>
        </w:rPr>
        <w:t>the</w:t>
      </w:r>
      <w:r>
        <w:rPr>
          <w:rFonts w:ascii="Times New Roman" w:cs="Times New Roman" w:hAnsi="Times New Roman"/>
          <w:sz w:val="28"/>
          <w:szCs w:val="28"/>
        </w:rPr>
        <w:t xml:space="preserve"> </w:t>
      </w:r>
      <w:r w:rsidRPr="09D381E2">
        <w:rPr>
          <w:rFonts w:ascii="Times New Roman" w:cs="Times New Roman" w:hAnsi="Times New Roman"/>
          <w:sz w:val="28"/>
          <w:szCs w:val="28"/>
          <w:rPrChange w:id="14565" w:author="user pc" w:date="2022-03-15T10:14:00Z">
            <w:rPr>
              <w:rFonts w:cs="Calibri" w:hAnsi="Noto Sans Armenian"/>
            </w:rPr>
          </w:rPrChange>
        </w:rPr>
        <w:t>burette</w:t>
      </w:r>
      <w:r>
        <w:rPr>
          <w:rFonts w:ascii="Times New Roman" w:cs="Times New Roman" w:hAnsi="Times New Roman"/>
          <w:sz w:val="28"/>
          <w:szCs w:val="28"/>
        </w:rPr>
        <w:t xml:space="preserve"> </w:t>
      </w:r>
      <w:r w:rsidRPr="DC164D13">
        <w:rPr>
          <w:rFonts w:ascii="Times New Roman" w:cs="Times New Roman" w:hAnsi="Times New Roman"/>
          <w:sz w:val="28"/>
          <w:szCs w:val="28"/>
          <w:rPrChange w:id="14566" w:author="user pc" w:date="2022-03-15T10:14:00Z">
            <w:rPr>
              <w:rFonts w:cs="Calibri" w:hAnsi="Noto Sans Armenian"/>
            </w:rPr>
          </w:rPrChange>
        </w:rPr>
        <w:t>to</w:t>
      </w:r>
      <w:r>
        <w:rPr>
          <w:rFonts w:ascii="Times New Roman" w:cs="Times New Roman" w:hAnsi="Times New Roman"/>
          <w:sz w:val="28"/>
          <w:szCs w:val="28"/>
        </w:rPr>
        <w:t xml:space="preserve"> </w:t>
      </w:r>
      <w:r w:rsidRPr="AEBD432B">
        <w:rPr>
          <w:rFonts w:ascii="Times New Roman" w:cs="Times New Roman" w:hAnsi="Times New Roman"/>
          <w:sz w:val="28"/>
          <w:szCs w:val="28"/>
          <w:rPrChange w:id="14567" w:author="user pc" w:date="2022-03-15T10:14:00Z">
            <w:rPr>
              <w:rFonts w:cs="Calibri" w:hAnsi="Noto Sans Armenian"/>
            </w:rPr>
          </w:rPrChange>
        </w:rPr>
        <w:t>the</w:t>
      </w:r>
      <w:r>
        <w:rPr>
          <w:rFonts w:ascii="Times New Roman" w:cs="Times New Roman" w:hAnsi="Times New Roman"/>
          <w:sz w:val="28"/>
          <w:szCs w:val="28"/>
        </w:rPr>
        <w:t xml:space="preserve"> </w:t>
      </w:r>
      <w:r w:rsidRPr="B1930C32">
        <w:rPr>
          <w:rFonts w:ascii="Times New Roman" w:cs="Times New Roman" w:hAnsi="Times New Roman"/>
          <w:sz w:val="28"/>
          <w:szCs w:val="28"/>
          <w:rPrChange w:id="14568" w:author="user pc" w:date="2022-03-15T10:14:00Z">
            <w:rPr>
              <w:rFonts w:cs="Calibri" w:hAnsi="Noto Sans Armenian"/>
            </w:rPr>
          </w:rPrChange>
        </w:rPr>
        <w:t>nearest</w:t>
      </w:r>
      <w:r>
        <w:rPr>
          <w:rFonts w:ascii="Times New Roman" w:cs="Times New Roman" w:hAnsi="Times New Roman"/>
          <w:sz w:val="28"/>
          <w:szCs w:val="28"/>
        </w:rPr>
        <w:t xml:space="preserve"> </w:t>
      </w:r>
      <w:r w:rsidRPr="5171BA62">
        <w:rPr>
          <w:rFonts w:ascii="Times New Roman" w:cs="Times New Roman" w:hAnsi="Times New Roman"/>
          <w:sz w:val="28"/>
          <w:szCs w:val="28"/>
          <w:rPrChange w:id="14569" w:author="user pc" w:date="2022-03-15T10:14:00Z">
            <w:rPr>
              <w:rFonts w:cs="Calibri" w:hAnsi="Noto Sans Armenian"/>
            </w:rPr>
          </w:rPrChange>
        </w:rPr>
        <w:t>0.01mL.</w:t>
      </w:r>
      <w:r>
        <w:rPr>
          <w:rFonts w:ascii="Times New Roman" w:cs="Times New Roman" w:hAnsi="Times New Roman"/>
          <w:sz w:val="28"/>
          <w:szCs w:val="28"/>
        </w:rPr>
        <w:t xml:space="preserve"> </w:t>
      </w:r>
      <w:r w:rsidRPr="5C1E88B3">
        <w:rPr>
          <w:rFonts w:ascii="Times New Roman" w:cs="Times New Roman" w:hAnsi="Times New Roman"/>
          <w:sz w:val="28"/>
          <w:szCs w:val="28"/>
          <w:rPrChange w:id="14570" w:author="user pc" w:date="2022-03-15T10:14:00Z">
            <w:rPr>
              <w:rFonts w:cs="Calibri" w:hAnsi="Noto Sans Armenian"/>
            </w:rPr>
          </w:rPrChange>
        </w:rPr>
        <w:t>A</w:t>
      </w:r>
      <w:r>
        <w:rPr>
          <w:rFonts w:ascii="Times New Roman" w:cs="Times New Roman" w:hAnsi="Times New Roman"/>
          <w:sz w:val="28"/>
          <w:szCs w:val="28"/>
        </w:rPr>
        <w:t xml:space="preserve"> </w:t>
      </w:r>
      <w:r w:rsidRPr="ED865CFD">
        <w:rPr>
          <w:rFonts w:ascii="Times New Roman" w:cs="Times New Roman" w:hAnsi="Times New Roman"/>
          <w:sz w:val="28"/>
          <w:szCs w:val="28"/>
          <w:rPrChange w:id="14571" w:author="user pc" w:date="2022-03-15T10:14:00Z">
            <w:rPr>
              <w:rFonts w:cs="Calibri" w:hAnsi="Noto Sans Armenian"/>
            </w:rPr>
          </w:rPrChange>
        </w:rPr>
        <w:t>meniscus</w:t>
      </w:r>
      <w:r>
        <w:rPr>
          <w:rFonts w:ascii="Times New Roman" w:cs="Times New Roman" w:hAnsi="Times New Roman"/>
          <w:sz w:val="28"/>
          <w:szCs w:val="28"/>
        </w:rPr>
        <w:t xml:space="preserve"> </w:t>
      </w:r>
      <w:r w:rsidRPr="B6F0C0BC">
        <w:rPr>
          <w:rFonts w:ascii="Times New Roman" w:cs="Times New Roman" w:hAnsi="Times New Roman"/>
          <w:sz w:val="28"/>
          <w:szCs w:val="28"/>
          <w:rPrChange w:id="14572" w:author="user pc" w:date="2022-03-15T10:14:00Z">
            <w:rPr>
              <w:rFonts w:cs="Calibri" w:hAnsi="Noto Sans Armenian"/>
            </w:rPr>
          </w:rPrChange>
        </w:rPr>
        <w:t>reader</w:t>
      </w:r>
      <w:r>
        <w:rPr>
          <w:rFonts w:ascii="Times New Roman" w:cs="Times New Roman" w:hAnsi="Times New Roman"/>
          <w:sz w:val="28"/>
          <w:szCs w:val="28"/>
        </w:rPr>
        <w:t xml:space="preserve"> </w:t>
      </w:r>
      <w:r w:rsidRPr="0A0AB963">
        <w:rPr>
          <w:rFonts w:ascii="Times New Roman" w:cs="Times New Roman" w:hAnsi="Times New Roman"/>
          <w:sz w:val="28"/>
          <w:szCs w:val="28"/>
          <w:rPrChange w:id="14573" w:author="user pc" w:date="2022-03-15T10:14:00Z">
            <w:rPr>
              <w:rFonts w:cs="Calibri" w:hAnsi="Noto Sans Armenian"/>
            </w:rPr>
          </w:rPrChange>
        </w:rPr>
        <w:t>helps</w:t>
      </w:r>
      <w:r>
        <w:rPr>
          <w:rFonts w:ascii="Times New Roman" w:cs="Times New Roman" w:hAnsi="Times New Roman"/>
          <w:sz w:val="28"/>
          <w:szCs w:val="28"/>
        </w:rPr>
        <w:t xml:space="preserve"> </w:t>
      </w:r>
      <w:r w:rsidRPr="EEA85299">
        <w:rPr>
          <w:rFonts w:ascii="Times New Roman" w:cs="Times New Roman" w:hAnsi="Times New Roman"/>
          <w:sz w:val="28"/>
          <w:szCs w:val="28"/>
          <w:rPrChange w:id="14574" w:author="user pc" w:date="2022-03-15T10:14:00Z">
            <w:rPr>
              <w:rFonts w:cs="Calibri" w:hAnsi="Noto Sans Armenian"/>
            </w:rPr>
          </w:rPrChange>
        </w:rPr>
        <w:t>you</w:t>
      </w:r>
      <w:r>
        <w:rPr>
          <w:rFonts w:ascii="Times New Roman" w:cs="Times New Roman" w:hAnsi="Times New Roman"/>
          <w:sz w:val="28"/>
          <w:szCs w:val="28"/>
        </w:rPr>
        <w:t xml:space="preserve"> </w:t>
      </w:r>
      <w:r w:rsidRPr="EEBB6C39">
        <w:rPr>
          <w:rFonts w:ascii="Times New Roman" w:cs="Times New Roman" w:hAnsi="Times New Roman"/>
          <w:sz w:val="28"/>
          <w:szCs w:val="28"/>
          <w:rPrChange w:id="14575" w:author="user pc" w:date="2022-03-15T10:14:00Z">
            <w:rPr>
              <w:rFonts w:cs="Calibri" w:hAnsi="Noto Sans Armenian"/>
            </w:rPr>
          </w:rPrChange>
        </w:rPr>
        <w:t>read</w:t>
      </w:r>
      <w:r>
        <w:rPr>
          <w:rFonts w:ascii="Times New Roman" w:cs="Times New Roman" w:hAnsi="Times New Roman"/>
          <w:sz w:val="28"/>
          <w:szCs w:val="28"/>
        </w:rPr>
        <w:t xml:space="preserve"> </w:t>
      </w:r>
      <w:r w:rsidRPr="74269FC4">
        <w:rPr>
          <w:rFonts w:ascii="Times New Roman" w:cs="Times New Roman" w:hAnsi="Times New Roman"/>
          <w:sz w:val="28"/>
          <w:szCs w:val="28"/>
          <w:rPrChange w:id="14576" w:author="user pc" w:date="2022-03-15T10:14:00Z">
            <w:rPr>
              <w:rFonts w:cs="Calibri" w:hAnsi="Noto Sans Armenian"/>
            </w:rPr>
          </w:rPrChange>
        </w:rPr>
        <w:t>the</w:t>
      </w:r>
      <w:r>
        <w:rPr>
          <w:rFonts w:ascii="Times New Roman" w:cs="Times New Roman" w:hAnsi="Times New Roman"/>
          <w:sz w:val="28"/>
          <w:szCs w:val="28"/>
        </w:rPr>
        <w:t xml:space="preserve"> </w:t>
      </w:r>
      <w:r w:rsidRPr="5F49CAAA">
        <w:rPr>
          <w:rFonts w:ascii="Times New Roman" w:cs="Times New Roman" w:hAnsi="Times New Roman"/>
          <w:sz w:val="28"/>
          <w:szCs w:val="28"/>
          <w:rPrChange w:id="14577" w:author="user pc" w:date="2022-03-15T10:14:00Z">
            <w:rPr>
              <w:rFonts w:cs="Calibri" w:hAnsi="Noto Sans Armenian"/>
            </w:rPr>
          </w:rPrChange>
        </w:rPr>
        <w:t>volume</w:t>
      </w:r>
      <w:r>
        <w:rPr>
          <w:rFonts w:ascii="Times New Roman" w:cs="Times New Roman" w:hAnsi="Times New Roman"/>
          <w:sz w:val="28"/>
          <w:szCs w:val="28"/>
        </w:rPr>
        <w:t xml:space="preserve"> </w:t>
      </w:r>
      <w:r w:rsidRPr="E0144D9E">
        <w:rPr>
          <w:rFonts w:ascii="Times New Roman" w:cs="Times New Roman" w:hAnsi="Times New Roman"/>
          <w:sz w:val="28"/>
          <w:szCs w:val="28"/>
          <w:rPrChange w:id="14578" w:author="user pc" w:date="2022-03-15T10:14:00Z">
            <w:rPr>
              <w:rFonts w:cs="Calibri" w:hAnsi="Noto Sans Armenian"/>
            </w:rPr>
          </w:rPrChange>
        </w:rPr>
        <w:t>of</w:t>
      </w:r>
      <w:r>
        <w:rPr>
          <w:rFonts w:ascii="Times New Roman" w:cs="Times New Roman" w:hAnsi="Times New Roman"/>
          <w:sz w:val="28"/>
          <w:szCs w:val="28"/>
        </w:rPr>
        <w:t xml:space="preserve"> </w:t>
      </w:r>
      <w:r w:rsidRPr="E713AA7B">
        <w:rPr>
          <w:rFonts w:ascii="Times New Roman" w:cs="Times New Roman" w:hAnsi="Times New Roman"/>
          <w:sz w:val="28"/>
          <w:szCs w:val="28"/>
          <w:rPrChange w:id="14579" w:author="user pc" w:date="2022-03-15T10:14:00Z">
            <w:rPr>
              <w:rFonts w:cs="Calibri" w:hAnsi="Noto Sans Armenian"/>
            </w:rPr>
          </w:rPrChange>
        </w:rPr>
        <w:t>liquid</w:t>
      </w:r>
      <w:r>
        <w:rPr>
          <w:rFonts w:ascii="Times New Roman" w:cs="Times New Roman" w:hAnsi="Times New Roman"/>
          <w:sz w:val="28"/>
          <w:szCs w:val="28"/>
        </w:rPr>
        <w:t xml:space="preserve"> </w:t>
      </w:r>
      <w:r w:rsidRPr="587D710F">
        <w:rPr>
          <w:rFonts w:ascii="Times New Roman" w:cs="Times New Roman" w:hAnsi="Times New Roman"/>
          <w:sz w:val="28"/>
          <w:szCs w:val="28"/>
          <w:rPrChange w:id="14580" w:author="user pc" w:date="2022-03-15T10:14:00Z">
            <w:rPr>
              <w:rFonts w:cs="Calibri" w:hAnsi="Noto Sans Armenian"/>
            </w:rPr>
          </w:rPrChange>
        </w:rPr>
        <w:t>more</w:t>
      </w:r>
      <w:r>
        <w:rPr>
          <w:rFonts w:ascii="Times New Roman" w:cs="Times New Roman" w:hAnsi="Times New Roman"/>
          <w:sz w:val="28"/>
          <w:szCs w:val="28"/>
        </w:rPr>
        <w:t xml:space="preserve"> </w:t>
      </w:r>
      <w:r w:rsidRPr="71E111E4">
        <w:rPr>
          <w:rFonts w:ascii="Times New Roman" w:cs="Times New Roman" w:hAnsi="Times New Roman"/>
          <w:sz w:val="28"/>
          <w:szCs w:val="28"/>
          <w:rPrChange w:id="14581" w:author="user pc" w:date="2022-03-15T10:14:00Z">
            <w:rPr>
              <w:rFonts w:cs="Calibri" w:hAnsi="Noto Sans Armenian"/>
            </w:rPr>
          </w:rPrChange>
        </w:rPr>
        <w:t>easily.</w:t>
      </w:r>
    </w:p>
    <w:p>
      <w:pPr>
        <w:pStyle w:val="style0"/>
        <w:rPr>
          <w:rFonts w:ascii="Times New Roman" w:cs="Times New Roman"/>
          <w:sz w:val="28"/>
          <w:szCs w:val="28"/>
          <w:rPrChange w:id="14582" w:author="user pc" w:date="2022-03-15T10:14:00Z">
            <w:rPr/>
          </w:rPrChange>
        </w:rPr>
      </w:pPr>
    </w:p>
    <w:p>
      <w:pPr>
        <w:pStyle w:val="style0"/>
        <w:rPr>
          <w:rFonts w:ascii="Times New Roman" w:cs="Times New Roman"/>
          <w:sz w:val="28"/>
          <w:szCs w:val="28"/>
          <w:rPrChange w:id="14583" w:author="user pc" w:date="2022-03-15T10:14:00Z">
            <w:rPr/>
          </w:rPrChange>
        </w:rPr>
      </w:pPr>
      <w:r>
        <w:rPr>
          <w:rFonts w:ascii="Times New Roman" w:cs="Times New Roman" w:hAnsi="Times New Roman"/>
          <w:b/>
          <w:bCs/>
          <w:color w:val="0000ff"/>
          <w:sz w:val="28"/>
          <w:szCs w:val="28"/>
        </w:rPr>
        <w:t>MAKING SURE THAT TITRATION RESULT IS ACCURATE AND RELIABLE</w:t>
      </w:r>
    </w:p>
    <w:p>
      <w:pPr>
        <w:pStyle w:val="style0"/>
        <w:rPr>
          <w:rFonts w:ascii="Times New Roman" w:cs="Times New Roman"/>
          <w:sz w:val="28"/>
          <w:szCs w:val="28"/>
          <w:rPrChange w:id="14584" w:author="user pc" w:date="2022-03-15T10:14:00Z">
            <w:rPr/>
          </w:rPrChange>
        </w:rPr>
      </w:pPr>
      <w:r w:rsidRPr="7AED97FB">
        <w:rPr>
          <w:rFonts w:ascii="Times New Roman" w:cs="Times New Roman" w:hAnsi="Times New Roman"/>
          <w:b/>
          <w:bCs/>
          <w:sz w:val="28"/>
          <w:szCs w:val="28"/>
          <w:highlight w:val="cyan"/>
          <w:rPrChange w:id="14585" w:author="user pc" w:date="2022-03-15T10:14:00Z">
            <w:rPr>
              <w:rFonts w:cs="Calibri" w:hAnsi="Noto Sans Armenian"/>
              <w:b/>
              <w:bCs/>
              <w:highlight w:val="cyan"/>
            </w:rPr>
          </w:rPrChange>
        </w:rPr>
        <w:t>Accuracy</w:t>
      </w:r>
    </w:p>
    <w:p>
      <w:pPr>
        <w:pStyle w:val="style0"/>
        <w:rPr>
          <w:rFonts w:ascii="Times New Roman" w:cs="Times New Roman"/>
          <w:sz w:val="28"/>
          <w:szCs w:val="28"/>
          <w:rPrChange w:id="14586" w:author="user pc" w:date="2022-03-15T10:14:00Z">
            <w:rPr/>
          </w:rPrChange>
        </w:rPr>
      </w:pPr>
      <w:r w:rsidRPr="BBA5B1C3">
        <w:rPr>
          <w:rFonts w:ascii="MS Mincho" w:cs="MS Mincho" w:eastAsia="MS Mincho" w:hAnsi="MS Mincho" w:hint="eastAsia"/>
          <w:b/>
          <w:bCs/>
          <w:sz w:val="28"/>
          <w:szCs w:val="28"/>
          <w:rPrChange w:id="14587" w:author="user pc" w:date="2022-03-15T10:14:00Z">
            <w:rPr>
              <w:rFonts w:cs="Calibri"/>
              <w:b/>
              <w:bCs/>
            </w:rPr>
          </w:rPrChange>
        </w:rPr>
        <w:t>✓</w:t>
      </w:r>
      <w:r>
        <w:rPr>
          <w:rFonts w:ascii="Times New Roman" w:cs="Times New Roman" w:hAnsi="Times New Roman"/>
          <w:b/>
          <w:bCs/>
          <w:sz w:val="28"/>
          <w:szCs w:val="28"/>
        </w:rPr>
        <w:t xml:space="preserve">  </w:t>
      </w:r>
      <w:r w:rsidRPr="15737679">
        <w:rPr>
          <w:rFonts w:ascii="Times New Roman" w:cs="Times New Roman" w:hAnsi="Times New Roman"/>
          <w:sz w:val="28"/>
          <w:szCs w:val="28"/>
          <w:rPrChange w:id="14588" w:author="user pc" w:date="2022-03-15T10:14:00Z">
            <w:rPr>
              <w:rFonts w:cs="Calibri" w:hAnsi="Noto Sans Armenian"/>
            </w:rPr>
          </w:rPrChange>
        </w:rPr>
        <w:t>It</w:t>
      </w:r>
      <w:r>
        <w:rPr>
          <w:rFonts w:ascii="Times New Roman" w:cs="Times New Roman" w:hAnsi="Times New Roman"/>
          <w:sz w:val="28"/>
          <w:szCs w:val="28"/>
        </w:rPr>
        <w:t xml:space="preserve"> </w:t>
      </w:r>
      <w:r w:rsidRPr="9CFE59AB">
        <w:rPr>
          <w:rFonts w:ascii="Times New Roman" w:cs="Times New Roman" w:hAnsi="Times New Roman"/>
          <w:sz w:val="28"/>
          <w:szCs w:val="28"/>
          <w:rPrChange w:id="14589" w:author="user pc" w:date="2022-03-15T10:14:00Z">
            <w:rPr>
              <w:rFonts w:cs="Calibri" w:hAnsi="Noto Sans Armenian"/>
            </w:rPr>
          </w:rPrChange>
        </w:rPr>
        <w:t>is</w:t>
      </w:r>
      <w:r>
        <w:rPr>
          <w:rFonts w:ascii="Times New Roman" w:cs="Times New Roman" w:hAnsi="Times New Roman"/>
          <w:sz w:val="28"/>
          <w:szCs w:val="28"/>
        </w:rPr>
        <w:t xml:space="preserve"> </w:t>
      </w:r>
      <w:r w:rsidRPr="186105EF">
        <w:rPr>
          <w:rFonts w:ascii="Times New Roman" w:cs="Times New Roman" w:hAnsi="Times New Roman"/>
          <w:sz w:val="28"/>
          <w:szCs w:val="28"/>
          <w:rPrChange w:id="14590" w:author="user pc" w:date="2022-03-15T10:14:00Z">
            <w:rPr>
              <w:rFonts w:cs="Calibri" w:hAnsi="Noto Sans Armenian"/>
            </w:rPr>
          </w:rPrChange>
        </w:rPr>
        <w:t>quite</w:t>
      </w:r>
      <w:r>
        <w:rPr>
          <w:rFonts w:ascii="Times New Roman" w:cs="Times New Roman" w:hAnsi="Times New Roman"/>
          <w:sz w:val="28"/>
          <w:szCs w:val="28"/>
        </w:rPr>
        <w:t xml:space="preserve"> </w:t>
      </w:r>
      <w:r w:rsidRPr="AEFD46E5">
        <w:rPr>
          <w:rFonts w:ascii="Times New Roman" w:cs="Times New Roman" w:hAnsi="Times New Roman"/>
          <w:sz w:val="28"/>
          <w:szCs w:val="28"/>
          <w:rPrChange w:id="14591" w:author="user pc" w:date="2022-03-15T10:14:00Z">
            <w:rPr>
              <w:rFonts w:cs="Calibri" w:hAnsi="Noto Sans Armenian"/>
            </w:rPr>
          </w:rPrChange>
        </w:rPr>
        <w:t>common</w:t>
      </w:r>
      <w:r>
        <w:rPr>
          <w:rFonts w:ascii="Times New Roman" w:cs="Times New Roman" w:hAnsi="Times New Roman"/>
          <w:sz w:val="28"/>
          <w:szCs w:val="28"/>
        </w:rPr>
        <w:t xml:space="preserve"> </w:t>
      </w:r>
      <w:r w:rsidRPr="E7C8BE85">
        <w:rPr>
          <w:rFonts w:ascii="Times New Roman" w:cs="Times New Roman" w:hAnsi="Times New Roman"/>
          <w:sz w:val="28"/>
          <w:szCs w:val="28"/>
          <w:rPrChange w:id="14592" w:author="user pc" w:date="2022-03-15T10:14:00Z">
            <w:rPr>
              <w:rFonts w:cs="Calibri" w:hAnsi="Noto Sans Armenian"/>
            </w:rPr>
          </w:rPrChange>
        </w:rPr>
        <w:t>to</w:t>
      </w:r>
      <w:r>
        <w:rPr>
          <w:rFonts w:ascii="Times New Roman" w:cs="Times New Roman" w:hAnsi="Times New Roman"/>
          <w:sz w:val="28"/>
          <w:szCs w:val="28"/>
        </w:rPr>
        <w:t xml:space="preserve"> </w:t>
      </w:r>
      <w:r w:rsidRPr="B1652B54">
        <w:rPr>
          <w:rFonts w:ascii="Times New Roman" w:cs="Times New Roman" w:hAnsi="Times New Roman"/>
          <w:sz w:val="28"/>
          <w:szCs w:val="28"/>
          <w:rPrChange w:id="14593" w:author="user pc" w:date="2022-03-15T10:14:00Z">
            <w:rPr>
              <w:rFonts w:cs="Calibri" w:hAnsi="Noto Sans Armenian"/>
            </w:rPr>
          </w:rPrChange>
        </w:rPr>
        <w:t>do</w:t>
      </w:r>
      <w:r>
        <w:rPr>
          <w:rFonts w:ascii="Times New Roman" w:cs="Times New Roman" w:hAnsi="Times New Roman"/>
          <w:sz w:val="28"/>
          <w:szCs w:val="28"/>
        </w:rPr>
        <w:t xml:space="preserve"> </w:t>
      </w:r>
      <w:r w:rsidRPr="AD6F932D">
        <w:rPr>
          <w:rFonts w:ascii="Times New Roman" w:cs="Times New Roman" w:hAnsi="Times New Roman"/>
          <w:sz w:val="28"/>
          <w:szCs w:val="28"/>
          <w:rPrChange w:id="14594" w:author="user pc" w:date="2022-03-15T10:14:00Z">
            <w:rPr>
              <w:rFonts w:cs="Calibri" w:hAnsi="Noto Sans Armenian"/>
            </w:rPr>
          </w:rPrChange>
        </w:rPr>
        <w:t>a</w:t>
      </w:r>
      <w:r>
        <w:rPr>
          <w:rFonts w:ascii="Times New Roman" w:cs="Times New Roman" w:hAnsi="Times New Roman"/>
          <w:sz w:val="28"/>
          <w:szCs w:val="28"/>
        </w:rPr>
        <w:t xml:space="preserve"> </w:t>
      </w:r>
      <w:r w:rsidRPr="303E1FEC">
        <w:rPr>
          <w:rFonts w:ascii="Times New Roman" w:cs="Times New Roman" w:hAnsi="Times New Roman"/>
          <w:sz w:val="28"/>
          <w:szCs w:val="28"/>
          <w:rPrChange w:id="14595" w:author="user pc" w:date="2022-03-15T10:14:00Z">
            <w:rPr>
              <w:rFonts w:cs="Calibri" w:hAnsi="Noto Sans Armenian"/>
            </w:rPr>
          </w:rPrChange>
        </w:rPr>
        <w:t>rough</w:t>
      </w:r>
      <w:r>
        <w:rPr>
          <w:rFonts w:ascii="Times New Roman" w:cs="Times New Roman" w:hAnsi="Times New Roman"/>
          <w:sz w:val="28"/>
          <w:szCs w:val="28"/>
        </w:rPr>
        <w:t xml:space="preserve"> </w:t>
      </w:r>
      <w:r w:rsidRPr="5E812435">
        <w:rPr>
          <w:rFonts w:ascii="Times New Roman" w:cs="Times New Roman" w:hAnsi="Times New Roman"/>
          <w:sz w:val="28"/>
          <w:szCs w:val="28"/>
          <w:rPrChange w:id="14596" w:author="user pc" w:date="2022-03-15T10:14:00Z">
            <w:rPr>
              <w:rFonts w:cs="Calibri" w:hAnsi="Noto Sans Armenian"/>
            </w:rPr>
          </w:rPrChange>
        </w:rPr>
        <w:t>titration</w:t>
      </w:r>
      <w:r>
        <w:rPr>
          <w:rFonts w:ascii="Times New Roman" w:cs="Times New Roman" w:hAnsi="Times New Roman"/>
          <w:sz w:val="28"/>
          <w:szCs w:val="28"/>
        </w:rPr>
        <w:t xml:space="preserve"> </w:t>
      </w:r>
      <w:r w:rsidRPr="A3918611">
        <w:rPr>
          <w:rFonts w:ascii="Times New Roman" w:cs="Times New Roman" w:hAnsi="Times New Roman"/>
          <w:sz w:val="28"/>
          <w:szCs w:val="28"/>
          <w:rPrChange w:id="14597" w:author="user pc" w:date="2022-03-15T10:14:00Z">
            <w:rPr>
              <w:rFonts w:cs="Calibri" w:hAnsi="Noto Sans Armenian"/>
            </w:rPr>
          </w:rPrChange>
        </w:rPr>
        <w:t>to</w:t>
      </w:r>
      <w:r>
        <w:rPr>
          <w:rFonts w:ascii="Times New Roman" w:cs="Times New Roman" w:hAnsi="Times New Roman"/>
          <w:sz w:val="28"/>
          <w:szCs w:val="28"/>
        </w:rPr>
        <w:t xml:space="preserve"> </w:t>
      </w:r>
      <w:r w:rsidRPr="2609120D">
        <w:rPr>
          <w:rFonts w:ascii="Times New Roman" w:cs="Times New Roman" w:hAnsi="Times New Roman"/>
          <w:sz w:val="28"/>
          <w:szCs w:val="28"/>
          <w:rPrChange w:id="14598" w:author="user pc" w:date="2022-03-15T10:14:00Z">
            <w:rPr>
              <w:rFonts w:cs="Calibri" w:hAnsi="Noto Sans Armenian"/>
            </w:rPr>
          </w:rPrChange>
        </w:rPr>
        <w:t>start</w:t>
      </w:r>
      <w:r>
        <w:rPr>
          <w:rFonts w:ascii="Times New Roman" w:cs="Times New Roman" w:hAnsi="Times New Roman"/>
          <w:sz w:val="28"/>
          <w:szCs w:val="28"/>
        </w:rPr>
        <w:t xml:space="preserve"> </w:t>
      </w:r>
      <w:r w:rsidRPr="6AB36D53">
        <w:rPr>
          <w:rFonts w:ascii="Times New Roman" w:cs="Times New Roman" w:hAnsi="Times New Roman"/>
          <w:sz w:val="28"/>
          <w:szCs w:val="28"/>
          <w:rPrChange w:id="14599" w:author="user pc" w:date="2022-03-15T10:14:00Z">
            <w:rPr>
              <w:rFonts w:cs="Calibri" w:hAnsi="Noto Sans Armenian"/>
            </w:rPr>
          </w:rPrChange>
        </w:rPr>
        <w:t>with,</w:t>
      </w:r>
      <w:r>
        <w:rPr>
          <w:rFonts w:ascii="Times New Roman" w:cs="Times New Roman" w:hAnsi="Times New Roman"/>
          <w:sz w:val="28"/>
          <w:szCs w:val="28"/>
        </w:rPr>
        <w:t xml:space="preserve"> </w:t>
      </w:r>
      <w:r w:rsidRPr="23EE064A">
        <w:rPr>
          <w:rFonts w:ascii="Times New Roman" w:cs="Times New Roman" w:hAnsi="Times New Roman"/>
          <w:sz w:val="28"/>
          <w:szCs w:val="28"/>
          <w:rPrChange w:id="14600" w:author="user pc" w:date="2022-03-15T10:14:00Z">
            <w:rPr>
              <w:rFonts w:cs="Calibri" w:hAnsi="Noto Sans Armenian"/>
            </w:rPr>
          </w:rPrChange>
        </w:rPr>
        <w:t>especially</w:t>
      </w:r>
      <w:r>
        <w:rPr>
          <w:rFonts w:ascii="Times New Roman" w:cs="Times New Roman" w:hAnsi="Times New Roman"/>
          <w:sz w:val="28"/>
          <w:szCs w:val="28"/>
        </w:rPr>
        <w:t xml:space="preserve"> </w:t>
      </w:r>
      <w:r w:rsidRPr="BFA29208">
        <w:rPr>
          <w:rFonts w:ascii="Times New Roman" w:cs="Times New Roman" w:hAnsi="Times New Roman"/>
          <w:sz w:val="28"/>
          <w:szCs w:val="28"/>
          <w:rPrChange w:id="14601" w:author="user pc" w:date="2022-03-15T10:14:00Z">
            <w:rPr>
              <w:rFonts w:cs="Calibri" w:hAnsi="Noto Sans Armenian"/>
            </w:rPr>
          </w:rPrChange>
        </w:rPr>
        <w:t>if</w:t>
      </w:r>
      <w:r>
        <w:rPr>
          <w:rFonts w:ascii="Times New Roman" w:cs="Times New Roman" w:hAnsi="Times New Roman"/>
          <w:sz w:val="28"/>
          <w:szCs w:val="28"/>
        </w:rPr>
        <w:t xml:space="preserve"> </w:t>
      </w:r>
      <w:r w:rsidRPr="AC9E60C3">
        <w:rPr>
          <w:rFonts w:ascii="Times New Roman" w:cs="Times New Roman" w:hAnsi="Times New Roman"/>
          <w:sz w:val="28"/>
          <w:szCs w:val="28"/>
          <w:rPrChange w:id="14602" w:author="user pc" w:date="2022-03-15T10:14:00Z">
            <w:rPr>
              <w:rFonts w:cs="Calibri" w:hAnsi="Noto Sans Armenian"/>
            </w:rPr>
          </w:rPrChange>
        </w:rPr>
        <w:t>you</w:t>
      </w:r>
      <w:r>
        <w:rPr>
          <w:rFonts w:ascii="Times New Roman" w:cs="Times New Roman" w:hAnsi="Times New Roman"/>
          <w:sz w:val="28"/>
          <w:szCs w:val="28"/>
        </w:rPr>
        <w:t xml:space="preserve"> </w:t>
      </w:r>
      <w:r w:rsidRPr="0485B084">
        <w:rPr>
          <w:rFonts w:ascii="Times New Roman" w:cs="Times New Roman" w:hAnsi="Times New Roman"/>
          <w:sz w:val="28"/>
          <w:szCs w:val="28"/>
          <w:rPrChange w:id="14603" w:author="user pc" w:date="2022-03-15T10:14:00Z">
            <w:rPr>
              <w:rFonts w:cs="Calibri" w:hAnsi="Noto Sans Armenian"/>
            </w:rPr>
          </w:rPrChange>
        </w:rPr>
        <w:t>haven't</w:t>
      </w:r>
      <w:r>
        <w:rPr>
          <w:rFonts w:ascii="Times New Roman" w:cs="Times New Roman" w:hAnsi="Times New Roman"/>
          <w:sz w:val="28"/>
          <w:szCs w:val="28"/>
        </w:rPr>
        <w:t xml:space="preserve"> </w:t>
      </w:r>
      <w:r w:rsidRPr="5F622CE3">
        <w:rPr>
          <w:rFonts w:ascii="Times New Roman" w:cs="Times New Roman" w:hAnsi="Times New Roman"/>
          <w:sz w:val="28"/>
          <w:szCs w:val="28"/>
          <w:rPrChange w:id="14604" w:author="user pc" w:date="2022-03-15T10:14:00Z">
            <w:rPr>
              <w:rFonts w:cs="Calibri" w:hAnsi="Noto Sans Armenian"/>
            </w:rPr>
          </w:rPrChange>
        </w:rPr>
        <w:t>had</w:t>
      </w:r>
      <w:r>
        <w:rPr>
          <w:rFonts w:ascii="Times New Roman" w:cs="Times New Roman" w:hAnsi="Times New Roman"/>
          <w:sz w:val="28"/>
          <w:szCs w:val="28"/>
        </w:rPr>
        <w:t xml:space="preserve"> </w:t>
      </w:r>
      <w:r w:rsidRPr="EE5F0203">
        <w:rPr>
          <w:rFonts w:ascii="Times New Roman" w:cs="Times New Roman" w:hAnsi="Times New Roman"/>
          <w:sz w:val="28"/>
          <w:szCs w:val="28"/>
          <w:rPrChange w:id="14605" w:author="user pc" w:date="2022-03-15T10:14:00Z">
            <w:rPr>
              <w:rFonts w:cs="Calibri" w:hAnsi="Noto Sans Armenian"/>
            </w:rPr>
          </w:rPrChange>
        </w:rPr>
        <w:t>a</w:t>
      </w:r>
      <w:r>
        <w:rPr>
          <w:rFonts w:ascii="Times New Roman" w:cs="Times New Roman" w:hAnsi="Times New Roman"/>
          <w:sz w:val="28"/>
          <w:szCs w:val="28"/>
        </w:rPr>
        <w:t xml:space="preserve"> </w:t>
      </w:r>
      <w:r w:rsidRPr="87AA43B1">
        <w:rPr>
          <w:rFonts w:ascii="Times New Roman" w:cs="Times New Roman" w:hAnsi="Times New Roman"/>
          <w:sz w:val="28"/>
          <w:szCs w:val="28"/>
          <w:rPrChange w:id="14606" w:author="user pc" w:date="2022-03-15T10:14:00Z">
            <w:rPr>
              <w:rFonts w:cs="Calibri" w:hAnsi="Noto Sans Armenian"/>
            </w:rPr>
          </w:rPrChange>
        </w:rPr>
        <w:t>lot</w:t>
      </w:r>
      <w:r>
        <w:rPr>
          <w:rFonts w:ascii="Times New Roman" w:cs="Times New Roman" w:hAnsi="Times New Roman"/>
          <w:sz w:val="28"/>
          <w:szCs w:val="28"/>
        </w:rPr>
        <w:t xml:space="preserve"> </w:t>
      </w:r>
      <w:r w:rsidRPr="CD77938B">
        <w:rPr>
          <w:rFonts w:ascii="Times New Roman" w:cs="Times New Roman" w:hAnsi="Times New Roman"/>
          <w:sz w:val="28"/>
          <w:szCs w:val="28"/>
          <w:rPrChange w:id="14607" w:author="user pc" w:date="2022-03-15T10:14:00Z">
            <w:rPr>
              <w:rFonts w:cs="Calibri" w:hAnsi="Noto Sans Armenian"/>
            </w:rPr>
          </w:rPrChange>
        </w:rPr>
        <w:t>of</w:t>
      </w:r>
      <w:r>
        <w:rPr>
          <w:rFonts w:ascii="Times New Roman" w:cs="Times New Roman" w:hAnsi="Times New Roman"/>
          <w:sz w:val="28"/>
          <w:szCs w:val="28"/>
        </w:rPr>
        <w:t xml:space="preserve"> </w:t>
      </w:r>
      <w:r w:rsidRPr="B7555920">
        <w:rPr>
          <w:rFonts w:ascii="Times New Roman" w:cs="Times New Roman" w:hAnsi="Times New Roman"/>
          <w:sz w:val="28"/>
          <w:szCs w:val="28"/>
          <w:rPrChange w:id="14608" w:author="user pc" w:date="2022-03-15T10:14:00Z">
            <w:rPr>
              <w:rFonts w:cs="Calibri" w:hAnsi="Noto Sans Armenian"/>
            </w:rPr>
          </w:rPrChange>
        </w:rPr>
        <w:t>practice.</w:t>
      </w:r>
      <w:r>
        <w:rPr>
          <w:rFonts w:ascii="Times New Roman" w:cs="Times New Roman" w:hAnsi="Times New Roman"/>
          <w:sz w:val="28"/>
          <w:szCs w:val="28"/>
        </w:rPr>
        <w:t xml:space="preserve"> </w:t>
      </w:r>
      <w:r w:rsidRPr="34969440">
        <w:rPr>
          <w:rFonts w:ascii="Times New Roman" w:cs="Times New Roman" w:hAnsi="Times New Roman"/>
          <w:sz w:val="28"/>
          <w:szCs w:val="28"/>
          <w:rPrChange w:id="14609" w:author="user pc" w:date="2022-03-15T10:14:00Z">
            <w:rPr>
              <w:rFonts w:cs="Calibri" w:hAnsi="Noto Sans Armenian"/>
            </w:rPr>
          </w:rPrChange>
        </w:rPr>
        <w:t>You</w:t>
      </w:r>
      <w:r>
        <w:rPr>
          <w:rFonts w:ascii="Times New Roman" w:cs="Times New Roman" w:hAnsi="Times New Roman"/>
          <w:sz w:val="28"/>
          <w:szCs w:val="28"/>
        </w:rPr>
        <w:t xml:space="preserve"> </w:t>
      </w:r>
      <w:r w:rsidRPr="8B63B7A0">
        <w:rPr>
          <w:rFonts w:ascii="Times New Roman" w:cs="Times New Roman" w:hAnsi="Times New Roman"/>
          <w:sz w:val="28"/>
          <w:szCs w:val="28"/>
          <w:rPrChange w:id="14610" w:author="user pc" w:date="2022-03-15T10:14:00Z">
            <w:rPr>
              <w:rFonts w:cs="Calibri" w:hAnsi="Noto Sans Armenian"/>
            </w:rPr>
          </w:rPrChange>
        </w:rPr>
        <w:t>just</w:t>
      </w:r>
      <w:r>
        <w:rPr>
          <w:rFonts w:ascii="Times New Roman" w:cs="Times New Roman" w:hAnsi="Times New Roman"/>
          <w:sz w:val="28"/>
          <w:szCs w:val="28"/>
        </w:rPr>
        <w:t xml:space="preserve"> </w:t>
      </w:r>
      <w:r w:rsidRPr="2C6C080B">
        <w:rPr>
          <w:rFonts w:ascii="Times New Roman" w:cs="Times New Roman" w:hAnsi="Times New Roman"/>
          <w:sz w:val="28"/>
          <w:szCs w:val="28"/>
          <w:rPrChange w:id="14611" w:author="user pc" w:date="2022-03-15T10:14:00Z">
            <w:rPr>
              <w:rFonts w:cs="Calibri" w:hAnsi="Noto Sans Armenian"/>
            </w:rPr>
          </w:rPrChange>
        </w:rPr>
        <w:t>add</w:t>
      </w:r>
      <w:r>
        <w:rPr>
          <w:rFonts w:ascii="Times New Roman" w:cs="Times New Roman" w:hAnsi="Times New Roman"/>
          <w:sz w:val="28"/>
          <w:szCs w:val="28"/>
        </w:rPr>
        <w:t xml:space="preserve"> </w:t>
      </w:r>
      <w:r w:rsidRPr="943EAB08">
        <w:rPr>
          <w:rFonts w:ascii="Times New Roman" w:cs="Times New Roman" w:hAnsi="Times New Roman"/>
          <w:sz w:val="28"/>
          <w:szCs w:val="28"/>
          <w:rPrChange w:id="14612" w:author="user pc" w:date="2022-03-15T10:14:00Z">
            <w:rPr>
              <w:rFonts w:cs="Calibri" w:hAnsi="Noto Sans Armenian"/>
            </w:rPr>
          </w:rPrChange>
        </w:rPr>
        <w:t>the</w:t>
      </w:r>
      <w:r>
        <w:rPr>
          <w:rFonts w:ascii="Times New Roman" w:cs="Times New Roman" w:hAnsi="Times New Roman"/>
          <w:sz w:val="28"/>
          <w:szCs w:val="28"/>
        </w:rPr>
        <w:t xml:space="preserve"> </w:t>
      </w:r>
      <w:r w:rsidRPr="07DA4C84">
        <w:rPr>
          <w:rFonts w:ascii="Times New Roman" w:cs="Times New Roman" w:hAnsi="Times New Roman"/>
          <w:sz w:val="28"/>
          <w:szCs w:val="28"/>
          <w:rPrChange w:id="14613" w:author="user pc" w:date="2022-03-15T10:14:00Z">
            <w:rPr>
              <w:rFonts w:cs="Calibri" w:hAnsi="Noto Sans Armenian"/>
            </w:rPr>
          </w:rPrChange>
        </w:rPr>
        <w:t>liquid</w:t>
      </w:r>
      <w:r>
        <w:rPr>
          <w:rFonts w:ascii="Times New Roman" w:cs="Times New Roman" w:hAnsi="Times New Roman"/>
          <w:sz w:val="28"/>
          <w:szCs w:val="28"/>
        </w:rPr>
        <w:t xml:space="preserve"> </w:t>
      </w:r>
      <w:r w:rsidRPr="92CCA44D">
        <w:rPr>
          <w:rFonts w:ascii="Times New Roman" w:cs="Times New Roman" w:hAnsi="Times New Roman"/>
          <w:sz w:val="28"/>
          <w:szCs w:val="28"/>
          <w:rPrChange w:id="14614" w:author="user pc" w:date="2022-03-15T10:14:00Z">
            <w:rPr>
              <w:rFonts w:cs="Calibri" w:hAnsi="Noto Sans Armenian"/>
            </w:rPr>
          </w:rPrChange>
        </w:rPr>
        <w:t>from</w:t>
      </w:r>
      <w:r>
        <w:rPr>
          <w:rFonts w:ascii="Times New Roman" w:cs="Times New Roman" w:hAnsi="Times New Roman"/>
          <w:sz w:val="28"/>
          <w:szCs w:val="28"/>
        </w:rPr>
        <w:t xml:space="preserve"> </w:t>
      </w:r>
      <w:r w:rsidRPr="E8BAE174">
        <w:rPr>
          <w:rFonts w:ascii="Times New Roman" w:cs="Times New Roman" w:hAnsi="Times New Roman"/>
          <w:sz w:val="28"/>
          <w:szCs w:val="28"/>
          <w:rPrChange w:id="14615" w:author="user pc" w:date="2022-03-15T10:14:00Z">
            <w:rPr>
              <w:rFonts w:cs="Calibri" w:hAnsi="Noto Sans Armenian"/>
            </w:rPr>
          </w:rPrChange>
        </w:rPr>
        <w:t>the</w:t>
      </w:r>
      <w:r>
        <w:rPr>
          <w:rFonts w:ascii="Times New Roman" w:cs="Times New Roman" w:hAnsi="Times New Roman"/>
          <w:sz w:val="28"/>
          <w:szCs w:val="28"/>
        </w:rPr>
        <w:t xml:space="preserve"> </w:t>
      </w:r>
      <w:r w:rsidRPr="1C1501AC">
        <w:rPr>
          <w:rFonts w:ascii="Times New Roman" w:cs="Times New Roman" w:hAnsi="Times New Roman"/>
          <w:sz w:val="28"/>
          <w:szCs w:val="28"/>
          <w:rPrChange w:id="14616" w:author="user pc" w:date="2022-03-15T10:14:00Z">
            <w:rPr>
              <w:rFonts w:cs="Calibri" w:hAnsi="Noto Sans Armenian"/>
            </w:rPr>
          </w:rPrChange>
        </w:rPr>
        <w:t>burette</w:t>
      </w:r>
      <w:r>
        <w:rPr>
          <w:rFonts w:ascii="Times New Roman" w:cs="Times New Roman" w:hAnsi="Times New Roman"/>
          <w:sz w:val="28"/>
          <w:szCs w:val="28"/>
        </w:rPr>
        <w:t xml:space="preserve"> </w:t>
      </w:r>
      <w:r w:rsidRPr="93B5BB75">
        <w:rPr>
          <w:rFonts w:ascii="Times New Roman" w:cs="Times New Roman" w:hAnsi="Times New Roman"/>
          <w:sz w:val="28"/>
          <w:szCs w:val="28"/>
          <w:rPrChange w:id="14617" w:author="user pc" w:date="2022-03-15T10:14:00Z">
            <w:rPr>
              <w:rFonts w:cs="Calibri" w:hAnsi="Noto Sans Armenian"/>
            </w:rPr>
          </w:rPrChange>
        </w:rPr>
        <w:t>1cm</w:t>
      </w:r>
      <w:r w:rsidRPr="089AB328">
        <w:rPr>
          <w:rFonts w:ascii="Times New Roman" w:cs="Times New Roman" w:hAnsi="Times New Roman"/>
          <w:sz w:val="28"/>
          <w:szCs w:val="28"/>
          <w:vertAlign w:val="superscript"/>
          <w:rPrChange w:id="14618" w:author="user pc" w:date="2022-03-15T10:14:00Z">
            <w:rPr>
              <w:rFonts w:cs="Calibri" w:hAnsi="Noto Sans Armenian"/>
              <w:vertAlign w:val="superscript"/>
            </w:rPr>
          </w:rPrChange>
        </w:rPr>
        <w:t>3</w:t>
      </w:r>
      <w:r>
        <w:rPr>
          <w:rFonts w:ascii="Times New Roman" w:cs="Times New Roman" w:hAnsi="Times New Roman"/>
          <w:sz w:val="28"/>
          <w:szCs w:val="28"/>
          <w:vertAlign w:val="superscript"/>
        </w:rPr>
        <w:t xml:space="preserve"> </w:t>
      </w:r>
      <w:r w:rsidRPr="9AF85E76">
        <w:rPr>
          <w:rFonts w:ascii="Times New Roman" w:cs="Times New Roman" w:hAnsi="Times New Roman"/>
          <w:sz w:val="28"/>
          <w:szCs w:val="28"/>
          <w:rPrChange w:id="14619" w:author="user pc" w:date="2022-03-15T10:14:00Z">
            <w:rPr>
              <w:rFonts w:cs="Calibri" w:hAnsi="Noto Sans Armenian"/>
            </w:rPr>
          </w:rPrChange>
        </w:rPr>
        <w:t>at</w:t>
      </w:r>
      <w:r>
        <w:rPr>
          <w:rFonts w:ascii="Times New Roman" w:cs="Times New Roman" w:hAnsi="Times New Roman"/>
          <w:sz w:val="28"/>
          <w:szCs w:val="28"/>
        </w:rPr>
        <w:t xml:space="preserve"> </w:t>
      </w:r>
      <w:r w:rsidRPr="CBB2B98C">
        <w:rPr>
          <w:rFonts w:ascii="Times New Roman" w:cs="Times New Roman" w:hAnsi="Times New Roman"/>
          <w:sz w:val="28"/>
          <w:szCs w:val="28"/>
          <w:rPrChange w:id="14620" w:author="user pc" w:date="2022-03-15T10:14:00Z">
            <w:rPr>
              <w:rFonts w:cs="Calibri" w:hAnsi="Noto Sans Armenian"/>
            </w:rPr>
          </w:rPrChange>
        </w:rPr>
        <w:t>a</w:t>
      </w:r>
      <w:r>
        <w:rPr>
          <w:rFonts w:ascii="Times New Roman" w:cs="Times New Roman" w:hAnsi="Times New Roman"/>
          <w:sz w:val="28"/>
          <w:szCs w:val="28"/>
        </w:rPr>
        <w:t xml:space="preserve"> </w:t>
      </w:r>
      <w:r w:rsidRPr="E264E729">
        <w:rPr>
          <w:rFonts w:ascii="Times New Roman" w:cs="Times New Roman" w:hAnsi="Times New Roman"/>
          <w:sz w:val="28"/>
          <w:szCs w:val="28"/>
          <w:rPrChange w:id="14621" w:author="user pc" w:date="2022-03-15T10:14:00Z">
            <w:rPr>
              <w:rFonts w:cs="Calibri" w:hAnsi="Noto Sans Armenian"/>
            </w:rPr>
          </w:rPrChange>
        </w:rPr>
        <w:t>time</w:t>
      </w:r>
      <w:r>
        <w:rPr>
          <w:rFonts w:ascii="Times New Roman" w:cs="Times New Roman" w:hAnsi="Times New Roman"/>
          <w:sz w:val="28"/>
          <w:szCs w:val="28"/>
        </w:rPr>
        <w:t xml:space="preserve"> </w:t>
      </w:r>
      <w:r w:rsidRPr="6C104E57">
        <w:rPr>
          <w:rFonts w:ascii="Times New Roman" w:cs="Times New Roman" w:hAnsi="Times New Roman"/>
          <w:sz w:val="28"/>
          <w:szCs w:val="28"/>
          <w:rPrChange w:id="14622" w:author="user pc" w:date="2022-03-15T10:14:00Z">
            <w:rPr>
              <w:rFonts w:cs="Calibri" w:hAnsi="Noto Sans Armenian"/>
            </w:rPr>
          </w:rPrChange>
        </w:rPr>
        <w:t>until</w:t>
      </w:r>
      <w:r>
        <w:rPr>
          <w:rFonts w:ascii="Times New Roman" w:cs="Times New Roman" w:hAnsi="Times New Roman"/>
          <w:sz w:val="28"/>
          <w:szCs w:val="28"/>
        </w:rPr>
        <w:t xml:space="preserve"> </w:t>
      </w:r>
      <w:r w:rsidRPr="C22755B0">
        <w:rPr>
          <w:rFonts w:ascii="Times New Roman" w:cs="Times New Roman" w:hAnsi="Times New Roman"/>
          <w:sz w:val="28"/>
          <w:szCs w:val="28"/>
          <w:rPrChange w:id="14623" w:author="user pc" w:date="2022-03-15T10:14:00Z">
            <w:rPr>
              <w:rFonts w:cs="Calibri" w:hAnsi="Noto Sans Armenian"/>
            </w:rPr>
          </w:rPrChange>
        </w:rPr>
        <w:t>the</w:t>
      </w:r>
      <w:r>
        <w:rPr>
          <w:rFonts w:ascii="Times New Roman" w:cs="Times New Roman" w:hAnsi="Times New Roman"/>
          <w:sz w:val="28"/>
          <w:szCs w:val="28"/>
        </w:rPr>
        <w:t xml:space="preserve"> </w:t>
      </w:r>
      <w:r w:rsidRPr="DF4C6D38">
        <w:rPr>
          <w:rFonts w:ascii="Times New Roman" w:cs="Times New Roman" w:hAnsi="Times New Roman"/>
          <w:sz w:val="28"/>
          <w:szCs w:val="28"/>
          <w:rPrChange w:id="14624" w:author="user pc" w:date="2022-03-15T10:14:00Z">
            <w:rPr>
              <w:rFonts w:cs="Calibri" w:hAnsi="Noto Sans Armenian"/>
            </w:rPr>
          </w:rPrChange>
        </w:rPr>
        <w:t>indicator</w:t>
      </w:r>
      <w:r>
        <w:rPr>
          <w:rFonts w:ascii="Times New Roman" w:cs="Times New Roman" w:hAnsi="Times New Roman"/>
          <w:sz w:val="28"/>
          <w:szCs w:val="28"/>
        </w:rPr>
        <w:t xml:space="preserve"> </w:t>
      </w:r>
      <w:r w:rsidRPr="D7A7A8FA">
        <w:rPr>
          <w:rFonts w:ascii="Times New Roman" w:cs="Times New Roman" w:hAnsi="Times New Roman"/>
          <w:sz w:val="28"/>
          <w:szCs w:val="28"/>
          <w:rPrChange w:id="14625" w:author="user pc" w:date="2022-03-15T10:14:00Z">
            <w:rPr>
              <w:rFonts w:cs="Calibri" w:hAnsi="Noto Sans Armenian"/>
            </w:rPr>
          </w:rPrChange>
        </w:rPr>
        <w:t>changes</w:t>
      </w:r>
      <w:r>
        <w:rPr>
          <w:rFonts w:ascii="Times New Roman" w:cs="Times New Roman" w:hAnsi="Times New Roman"/>
          <w:sz w:val="28"/>
          <w:szCs w:val="28"/>
        </w:rPr>
        <w:t xml:space="preserve"> </w:t>
      </w:r>
      <w:r w:rsidRPr="5AB80C00">
        <w:rPr>
          <w:rFonts w:ascii="Times New Roman" w:cs="Times New Roman" w:hAnsi="Times New Roman"/>
          <w:sz w:val="28"/>
          <w:szCs w:val="28"/>
          <w:rPrChange w:id="14626" w:author="user pc" w:date="2022-03-15T10:14:00Z">
            <w:rPr>
              <w:rFonts w:cs="Calibri" w:hAnsi="Noto Sans Armenian"/>
            </w:rPr>
          </w:rPrChange>
        </w:rPr>
        <w:t>colour.</w:t>
      </w:r>
      <w:r>
        <w:rPr>
          <w:rFonts w:ascii="Times New Roman" w:cs="Times New Roman" w:hAnsi="Times New Roman"/>
          <w:sz w:val="28"/>
          <w:szCs w:val="28"/>
        </w:rPr>
        <w:t xml:space="preserve"> </w:t>
      </w:r>
      <w:r w:rsidRPr="2594F9AC">
        <w:rPr>
          <w:rFonts w:ascii="Times New Roman" w:cs="Times New Roman" w:hAnsi="Times New Roman"/>
          <w:sz w:val="28"/>
          <w:szCs w:val="28"/>
          <w:rPrChange w:id="14627" w:author="user pc" w:date="2022-03-15T10:14:00Z">
            <w:rPr>
              <w:rFonts w:cs="Calibri" w:hAnsi="Noto Sans Armenian"/>
            </w:rPr>
          </w:rPrChange>
        </w:rPr>
        <w:t>For</w:t>
      </w:r>
      <w:r>
        <w:rPr>
          <w:rFonts w:ascii="Times New Roman" w:cs="Times New Roman" w:hAnsi="Times New Roman"/>
          <w:sz w:val="28"/>
          <w:szCs w:val="28"/>
        </w:rPr>
        <w:t xml:space="preserve"> </w:t>
      </w:r>
      <w:r w:rsidRPr="AC009C3A">
        <w:rPr>
          <w:rFonts w:ascii="Times New Roman" w:cs="Times New Roman" w:hAnsi="Times New Roman"/>
          <w:sz w:val="28"/>
          <w:szCs w:val="28"/>
          <w:rPrChange w:id="14628" w:author="user pc" w:date="2022-03-15T10:14:00Z">
            <w:rPr>
              <w:rFonts w:cs="Calibri" w:hAnsi="Noto Sans Armenian"/>
            </w:rPr>
          </w:rPrChange>
        </w:rPr>
        <w:t>example,</w:t>
      </w:r>
      <w:r>
        <w:rPr>
          <w:rFonts w:ascii="Times New Roman" w:cs="Times New Roman" w:hAnsi="Times New Roman"/>
          <w:sz w:val="28"/>
          <w:szCs w:val="28"/>
        </w:rPr>
        <w:t xml:space="preserve"> </w:t>
      </w:r>
      <w:r w:rsidRPr="F50C949B">
        <w:rPr>
          <w:rFonts w:ascii="Times New Roman" w:cs="Times New Roman" w:hAnsi="Times New Roman"/>
          <w:sz w:val="28"/>
          <w:szCs w:val="28"/>
          <w:rPrChange w:id="14629" w:author="user pc" w:date="2022-03-15T10:14:00Z">
            <w:rPr>
              <w:rFonts w:cs="Calibri" w:hAnsi="Noto Sans Armenian"/>
            </w:rPr>
          </w:rPrChange>
        </w:rPr>
        <w:t>you</w:t>
      </w:r>
      <w:r>
        <w:rPr>
          <w:rFonts w:ascii="Times New Roman" w:cs="Times New Roman" w:hAnsi="Times New Roman"/>
          <w:sz w:val="28"/>
          <w:szCs w:val="28"/>
        </w:rPr>
        <w:t xml:space="preserve"> </w:t>
      </w:r>
      <w:r w:rsidRPr="CE5509C8">
        <w:rPr>
          <w:rFonts w:ascii="Times New Roman" w:cs="Times New Roman" w:hAnsi="Times New Roman"/>
          <w:sz w:val="28"/>
          <w:szCs w:val="28"/>
          <w:rPrChange w:id="14630" w:author="user pc" w:date="2022-03-15T10:14:00Z">
            <w:rPr>
              <w:rFonts w:cs="Calibri" w:hAnsi="Noto Sans Armenian"/>
            </w:rPr>
          </w:rPrChange>
        </w:rPr>
        <w:t>might</w:t>
      </w:r>
      <w:r>
        <w:rPr>
          <w:rFonts w:ascii="Times New Roman" w:cs="Times New Roman" w:hAnsi="Times New Roman"/>
          <w:sz w:val="28"/>
          <w:szCs w:val="28"/>
        </w:rPr>
        <w:t xml:space="preserve"> </w:t>
      </w:r>
      <w:r w:rsidRPr="FC18680F">
        <w:rPr>
          <w:rFonts w:ascii="Times New Roman" w:cs="Times New Roman" w:hAnsi="Times New Roman"/>
          <w:sz w:val="28"/>
          <w:szCs w:val="28"/>
          <w:rPrChange w:id="14631" w:author="user pc" w:date="2022-03-15T10:14:00Z">
            <w:rPr>
              <w:rFonts w:cs="Calibri" w:hAnsi="Noto Sans Armenian"/>
            </w:rPr>
          </w:rPrChange>
        </w:rPr>
        <w:t>find</w:t>
      </w:r>
      <w:r>
        <w:rPr>
          <w:rFonts w:ascii="Times New Roman" w:cs="Times New Roman" w:hAnsi="Times New Roman"/>
          <w:sz w:val="28"/>
          <w:szCs w:val="28"/>
        </w:rPr>
        <w:t xml:space="preserve"> </w:t>
      </w:r>
      <w:r w:rsidRPr="8C805C33">
        <w:rPr>
          <w:rFonts w:ascii="Times New Roman" w:cs="Times New Roman" w:hAnsi="Times New Roman"/>
          <w:sz w:val="28"/>
          <w:szCs w:val="28"/>
          <w:rPrChange w:id="14632" w:author="user pc" w:date="2022-03-15T10:14:00Z">
            <w:rPr>
              <w:rFonts w:cs="Calibri" w:hAnsi="Noto Sans Armenian"/>
            </w:rPr>
          </w:rPrChange>
        </w:rPr>
        <w:t>that</w:t>
      </w:r>
      <w:r>
        <w:rPr>
          <w:rFonts w:ascii="Times New Roman" w:cs="Times New Roman" w:hAnsi="Times New Roman"/>
          <w:sz w:val="28"/>
          <w:szCs w:val="28"/>
        </w:rPr>
        <w:t xml:space="preserve"> </w:t>
      </w:r>
      <w:r w:rsidRPr="321ABC70">
        <w:rPr>
          <w:rFonts w:ascii="Times New Roman" w:cs="Times New Roman" w:hAnsi="Times New Roman"/>
          <w:sz w:val="28"/>
          <w:szCs w:val="28"/>
          <w:rPrChange w:id="14633" w:author="user pc" w:date="2022-03-15T10:14:00Z">
            <w:rPr>
              <w:rFonts w:cs="Calibri" w:hAnsi="Noto Sans Armenian"/>
            </w:rPr>
          </w:rPrChange>
        </w:rPr>
        <w:t>it</w:t>
      </w:r>
      <w:r>
        <w:rPr>
          <w:rFonts w:ascii="Times New Roman" w:cs="Times New Roman" w:hAnsi="Times New Roman"/>
          <w:sz w:val="28"/>
          <w:szCs w:val="28"/>
        </w:rPr>
        <w:t xml:space="preserve"> </w:t>
      </w:r>
      <w:r w:rsidRPr="827EFC96">
        <w:rPr>
          <w:rFonts w:ascii="Times New Roman" w:cs="Times New Roman" w:hAnsi="Times New Roman"/>
          <w:sz w:val="28"/>
          <w:szCs w:val="28"/>
          <w:rPrChange w:id="14634" w:author="user pc" w:date="2022-03-15T10:14:00Z">
            <w:rPr>
              <w:rFonts w:cs="Calibri" w:hAnsi="Noto Sans Armenian"/>
            </w:rPr>
          </w:rPrChange>
        </w:rPr>
        <w:t>hadn't</w:t>
      </w:r>
      <w:r>
        <w:rPr>
          <w:rFonts w:ascii="Times New Roman" w:cs="Times New Roman" w:hAnsi="Times New Roman"/>
          <w:sz w:val="28"/>
          <w:szCs w:val="28"/>
        </w:rPr>
        <w:t xml:space="preserve"> </w:t>
      </w:r>
      <w:r w:rsidRPr="E65F780C">
        <w:rPr>
          <w:rFonts w:ascii="Times New Roman" w:cs="Times New Roman" w:hAnsi="Times New Roman"/>
          <w:sz w:val="28"/>
          <w:szCs w:val="28"/>
          <w:rPrChange w:id="14635" w:author="user pc" w:date="2022-03-15T10:14:00Z">
            <w:rPr>
              <w:rFonts w:cs="Calibri" w:hAnsi="Noto Sans Armenian"/>
            </w:rPr>
          </w:rPrChange>
        </w:rPr>
        <w:t>changed</w:t>
      </w:r>
      <w:r>
        <w:rPr>
          <w:rFonts w:ascii="Times New Roman" w:cs="Times New Roman" w:hAnsi="Times New Roman"/>
          <w:sz w:val="28"/>
          <w:szCs w:val="28"/>
        </w:rPr>
        <w:t xml:space="preserve"> </w:t>
      </w:r>
      <w:r w:rsidRPr="602F7843">
        <w:rPr>
          <w:rFonts w:ascii="Times New Roman" w:cs="Times New Roman" w:hAnsi="Times New Roman"/>
          <w:sz w:val="28"/>
          <w:szCs w:val="28"/>
          <w:rPrChange w:id="14636" w:author="user pc" w:date="2022-03-15T10:14:00Z">
            <w:rPr>
              <w:rFonts w:cs="Calibri" w:hAnsi="Noto Sans Armenian"/>
            </w:rPr>
          </w:rPrChange>
        </w:rPr>
        <w:t>colour</w:t>
      </w:r>
      <w:r>
        <w:rPr>
          <w:rFonts w:ascii="Times New Roman" w:cs="Times New Roman" w:hAnsi="Times New Roman"/>
          <w:sz w:val="28"/>
          <w:szCs w:val="28"/>
        </w:rPr>
        <w:t xml:space="preserve"> </w:t>
      </w:r>
      <w:r w:rsidRPr="A162E719">
        <w:rPr>
          <w:rFonts w:ascii="Times New Roman" w:cs="Times New Roman" w:hAnsi="Times New Roman"/>
          <w:sz w:val="28"/>
          <w:szCs w:val="28"/>
          <w:rPrChange w:id="14637" w:author="user pc" w:date="2022-03-15T10:14:00Z">
            <w:rPr>
              <w:rFonts w:cs="Calibri" w:hAnsi="Noto Sans Armenian"/>
            </w:rPr>
          </w:rPrChange>
        </w:rPr>
        <w:t>after</w:t>
      </w:r>
      <w:r>
        <w:rPr>
          <w:rFonts w:ascii="Times New Roman" w:cs="Times New Roman" w:hAnsi="Times New Roman"/>
          <w:sz w:val="28"/>
          <w:szCs w:val="28"/>
        </w:rPr>
        <w:t xml:space="preserve"> </w:t>
      </w:r>
      <w:r w:rsidRPr="6F88F89B">
        <w:rPr>
          <w:rFonts w:ascii="Times New Roman" w:cs="Times New Roman" w:hAnsi="Times New Roman"/>
          <w:sz w:val="28"/>
          <w:szCs w:val="28"/>
          <w:rPrChange w:id="14638" w:author="user pc" w:date="2022-03-15T10:14:00Z">
            <w:rPr>
              <w:rFonts w:cs="Calibri" w:hAnsi="Noto Sans Armenian"/>
            </w:rPr>
          </w:rPrChange>
        </w:rPr>
        <w:t>24cm</w:t>
      </w:r>
      <w:r w:rsidRPr="76957C1A">
        <w:rPr>
          <w:rFonts w:ascii="Times New Roman" w:cs="Times New Roman" w:hAnsi="Times New Roman"/>
          <w:sz w:val="28"/>
          <w:szCs w:val="28"/>
          <w:vertAlign w:val="superscript"/>
          <w:rPrChange w:id="14639" w:author="user pc" w:date="2022-03-15T10:14:00Z">
            <w:rPr>
              <w:rFonts w:cs="Calibri" w:hAnsi="Noto Sans Armenian"/>
              <w:vertAlign w:val="superscript"/>
            </w:rPr>
          </w:rPrChange>
        </w:rPr>
        <w:t>3</w:t>
      </w:r>
      <w:r w:rsidRPr="C91CA2AE">
        <w:rPr>
          <w:rFonts w:ascii="Times New Roman" w:cs="Times New Roman" w:hAnsi="Times New Roman"/>
          <w:sz w:val="28"/>
          <w:szCs w:val="28"/>
          <w:rPrChange w:id="14640" w:author="user pc" w:date="2022-03-15T10:14:00Z">
            <w:rPr>
              <w:rFonts w:cs="Calibri" w:hAnsi="Noto Sans Armenian"/>
            </w:rPr>
          </w:rPrChange>
        </w:rPr>
        <w:t>,</w:t>
      </w:r>
      <w:r>
        <w:rPr>
          <w:rFonts w:ascii="Times New Roman" w:cs="Times New Roman" w:hAnsi="Times New Roman"/>
          <w:sz w:val="28"/>
          <w:szCs w:val="28"/>
        </w:rPr>
        <w:t xml:space="preserve"> </w:t>
      </w:r>
      <w:r w:rsidRPr="CAF60A4F">
        <w:rPr>
          <w:rFonts w:ascii="Times New Roman" w:cs="Times New Roman" w:hAnsi="Times New Roman"/>
          <w:sz w:val="28"/>
          <w:szCs w:val="28"/>
          <w:rPrChange w:id="14641" w:author="user pc" w:date="2022-03-15T10:14:00Z">
            <w:rPr>
              <w:rFonts w:cs="Calibri" w:hAnsi="Noto Sans Armenian"/>
            </w:rPr>
          </w:rPrChange>
        </w:rPr>
        <w:t>but</w:t>
      </w:r>
      <w:r>
        <w:rPr>
          <w:rFonts w:ascii="Times New Roman" w:cs="Times New Roman" w:hAnsi="Times New Roman"/>
          <w:sz w:val="28"/>
          <w:szCs w:val="28"/>
        </w:rPr>
        <w:t xml:space="preserve"> </w:t>
      </w:r>
      <w:r w:rsidRPr="D4BE3596">
        <w:rPr>
          <w:rFonts w:ascii="Times New Roman" w:cs="Times New Roman" w:hAnsi="Times New Roman"/>
          <w:sz w:val="28"/>
          <w:szCs w:val="28"/>
          <w:rPrChange w:id="14642" w:author="user pc" w:date="2022-03-15T10:14:00Z">
            <w:rPr>
              <w:rFonts w:cs="Calibri" w:hAnsi="Noto Sans Armenian"/>
            </w:rPr>
          </w:rPrChange>
        </w:rPr>
        <w:t>had</w:t>
      </w:r>
      <w:r>
        <w:rPr>
          <w:rFonts w:ascii="Times New Roman" w:cs="Times New Roman" w:hAnsi="Times New Roman"/>
          <w:sz w:val="28"/>
          <w:szCs w:val="28"/>
        </w:rPr>
        <w:t xml:space="preserve"> </w:t>
      </w:r>
      <w:r w:rsidRPr="0B47EAE6">
        <w:rPr>
          <w:rFonts w:ascii="Times New Roman" w:cs="Times New Roman" w:hAnsi="Times New Roman"/>
          <w:sz w:val="28"/>
          <w:szCs w:val="28"/>
          <w:rPrChange w:id="14643" w:author="user pc" w:date="2022-03-15T10:14:00Z">
            <w:rPr>
              <w:rFonts w:cs="Calibri" w:hAnsi="Noto Sans Armenian"/>
            </w:rPr>
          </w:rPrChange>
        </w:rPr>
        <w:t>changed</w:t>
      </w:r>
      <w:r>
        <w:rPr>
          <w:rFonts w:ascii="Times New Roman" w:cs="Times New Roman" w:hAnsi="Times New Roman"/>
          <w:sz w:val="28"/>
          <w:szCs w:val="28"/>
        </w:rPr>
        <w:t xml:space="preserve"> </w:t>
      </w:r>
      <w:r w:rsidRPr="28189CBB">
        <w:rPr>
          <w:rFonts w:ascii="Times New Roman" w:cs="Times New Roman" w:hAnsi="Times New Roman"/>
          <w:sz w:val="28"/>
          <w:szCs w:val="28"/>
          <w:rPrChange w:id="14644" w:author="user pc" w:date="2022-03-15T10:14:00Z">
            <w:rPr>
              <w:rFonts w:cs="Calibri" w:hAnsi="Noto Sans Armenian"/>
            </w:rPr>
          </w:rPrChange>
        </w:rPr>
        <w:t>colour</w:t>
      </w:r>
      <w:r>
        <w:rPr>
          <w:rFonts w:ascii="Times New Roman" w:cs="Times New Roman" w:hAnsi="Times New Roman"/>
          <w:sz w:val="28"/>
          <w:szCs w:val="28"/>
        </w:rPr>
        <w:t xml:space="preserve"> </w:t>
      </w:r>
      <w:r w:rsidRPr="4E481EF3">
        <w:rPr>
          <w:rFonts w:ascii="Times New Roman" w:cs="Times New Roman" w:hAnsi="Times New Roman"/>
          <w:sz w:val="28"/>
          <w:szCs w:val="28"/>
          <w:rPrChange w:id="14645" w:author="user pc" w:date="2022-03-15T10:14:00Z">
            <w:rPr>
              <w:rFonts w:cs="Calibri" w:hAnsi="Noto Sans Armenian"/>
            </w:rPr>
          </w:rPrChange>
        </w:rPr>
        <w:t>after</w:t>
      </w:r>
      <w:r>
        <w:rPr>
          <w:rFonts w:ascii="Times New Roman" w:cs="Times New Roman" w:hAnsi="Times New Roman"/>
          <w:sz w:val="28"/>
          <w:szCs w:val="28"/>
        </w:rPr>
        <w:t xml:space="preserve"> </w:t>
      </w:r>
      <w:r w:rsidRPr="CAF05354">
        <w:rPr>
          <w:rFonts w:ascii="Times New Roman" w:cs="Times New Roman" w:hAnsi="Times New Roman"/>
          <w:sz w:val="28"/>
          <w:szCs w:val="28"/>
          <w:rPrChange w:id="14646" w:author="user pc" w:date="2022-03-15T10:14:00Z">
            <w:rPr>
              <w:rFonts w:cs="Calibri" w:hAnsi="Noto Sans Armenian"/>
            </w:rPr>
          </w:rPrChange>
        </w:rPr>
        <w:t>25cm</w:t>
      </w:r>
      <w:r w:rsidRPr="A9382389">
        <w:rPr>
          <w:rFonts w:ascii="Times New Roman" w:cs="Times New Roman" w:hAnsi="Times New Roman"/>
          <w:sz w:val="28"/>
          <w:szCs w:val="28"/>
          <w:vertAlign w:val="superscript"/>
          <w:rPrChange w:id="14647" w:author="user pc" w:date="2022-03-15T10:14:00Z">
            <w:rPr>
              <w:rFonts w:cs="Calibri" w:hAnsi="Noto Sans Armenian"/>
              <w:vertAlign w:val="superscript"/>
            </w:rPr>
          </w:rPrChange>
        </w:rPr>
        <w:t>3</w:t>
      </w:r>
      <w:r w:rsidRPr="C93D78DF">
        <w:rPr>
          <w:rFonts w:ascii="Times New Roman" w:cs="Times New Roman" w:hAnsi="Times New Roman"/>
          <w:sz w:val="28"/>
          <w:szCs w:val="28"/>
          <w:rPrChange w:id="14648" w:author="user pc" w:date="2022-03-15T10:14:00Z">
            <w:rPr>
              <w:rFonts w:cs="Calibri" w:hAnsi="Noto Sans Armenian"/>
            </w:rPr>
          </w:rPrChange>
        </w:rPr>
        <w:t>.</w:t>
      </w:r>
    </w:p>
    <w:p>
      <w:pPr>
        <w:pStyle w:val="style0"/>
        <w:rPr>
          <w:rFonts w:ascii="Times New Roman" w:cs="Times New Roman"/>
          <w:sz w:val="28"/>
          <w:szCs w:val="28"/>
          <w:rPrChange w:id="14649" w:author="user pc" w:date="2022-03-15T10:14:00Z">
            <w:rPr/>
          </w:rPrChange>
        </w:rPr>
      </w:pPr>
      <w:r w:rsidRPr="EE06E276">
        <w:rPr>
          <w:rFonts w:ascii="MS Mincho" w:cs="MS Mincho" w:eastAsia="MS Mincho" w:hAnsi="MS Mincho" w:hint="eastAsia"/>
          <w:sz w:val="28"/>
          <w:szCs w:val="28"/>
          <w:rPrChange w:id="14650" w:author="user pc" w:date="2022-03-15T10:14:00Z">
            <w:rPr>
              <w:rFonts w:cs="Calibri"/>
            </w:rPr>
          </w:rPrChange>
        </w:rPr>
        <w:t>✓</w:t>
      </w:r>
      <w:r>
        <w:rPr>
          <w:rFonts w:ascii="Times New Roman" w:cs="Times New Roman" w:hAnsi="Times New Roman"/>
          <w:sz w:val="28"/>
          <w:szCs w:val="28"/>
        </w:rPr>
        <w:t xml:space="preserve">  </w:t>
      </w:r>
      <w:r w:rsidRPr="2F08C0FD">
        <w:rPr>
          <w:rFonts w:ascii="Times New Roman" w:cs="Times New Roman" w:hAnsi="Times New Roman"/>
          <w:sz w:val="28"/>
          <w:szCs w:val="28"/>
          <w:rPrChange w:id="14651" w:author="user pc" w:date="2022-03-15T10:14:00Z">
            <w:rPr>
              <w:rFonts w:cs="Calibri" w:hAnsi="Noto Sans Armenian"/>
            </w:rPr>
          </w:rPrChange>
        </w:rPr>
        <w:t>You</w:t>
      </w:r>
      <w:r>
        <w:rPr>
          <w:rFonts w:ascii="Times New Roman" w:cs="Times New Roman" w:hAnsi="Times New Roman"/>
          <w:sz w:val="28"/>
          <w:szCs w:val="28"/>
        </w:rPr>
        <w:t xml:space="preserve"> </w:t>
      </w:r>
      <w:r w:rsidRPr="24A55B1B">
        <w:rPr>
          <w:rFonts w:ascii="Times New Roman" w:cs="Times New Roman" w:hAnsi="Times New Roman"/>
          <w:sz w:val="28"/>
          <w:szCs w:val="28"/>
          <w:rPrChange w:id="14652" w:author="user pc" w:date="2022-03-15T10:14:00Z">
            <w:rPr>
              <w:rFonts w:cs="Calibri" w:hAnsi="Noto Sans Armenian"/>
            </w:rPr>
          </w:rPrChange>
        </w:rPr>
        <w:t>can</w:t>
      </w:r>
      <w:r>
        <w:rPr>
          <w:rFonts w:ascii="Times New Roman" w:cs="Times New Roman" w:hAnsi="Times New Roman"/>
          <w:sz w:val="28"/>
          <w:szCs w:val="28"/>
        </w:rPr>
        <w:t xml:space="preserve"> </w:t>
      </w:r>
      <w:r w:rsidRPr="84C35910">
        <w:rPr>
          <w:rFonts w:ascii="Times New Roman" w:cs="Times New Roman" w:hAnsi="Times New Roman"/>
          <w:sz w:val="28"/>
          <w:szCs w:val="28"/>
          <w:rPrChange w:id="14653" w:author="user pc" w:date="2022-03-15T10:14:00Z">
            <w:rPr>
              <w:rFonts w:cs="Calibri" w:hAnsi="Noto Sans Armenian"/>
            </w:rPr>
          </w:rPrChange>
        </w:rPr>
        <w:t>now</w:t>
      </w:r>
      <w:r>
        <w:rPr>
          <w:rFonts w:ascii="Times New Roman" w:cs="Times New Roman" w:hAnsi="Times New Roman"/>
          <w:sz w:val="28"/>
          <w:szCs w:val="28"/>
        </w:rPr>
        <w:t xml:space="preserve"> </w:t>
      </w:r>
      <w:r w:rsidRPr="80F83576">
        <w:rPr>
          <w:rFonts w:ascii="Times New Roman" w:cs="Times New Roman" w:hAnsi="Times New Roman"/>
          <w:sz w:val="28"/>
          <w:szCs w:val="28"/>
          <w:rPrChange w:id="14654" w:author="user pc" w:date="2022-03-15T10:14:00Z">
            <w:rPr>
              <w:rFonts w:cs="Calibri" w:hAnsi="Noto Sans Armenian"/>
            </w:rPr>
          </w:rPrChange>
        </w:rPr>
        <w:t>find</w:t>
      </w:r>
      <w:r>
        <w:rPr>
          <w:rFonts w:ascii="Times New Roman" w:cs="Times New Roman" w:hAnsi="Times New Roman"/>
          <w:sz w:val="28"/>
          <w:szCs w:val="28"/>
        </w:rPr>
        <w:t xml:space="preserve"> </w:t>
      </w:r>
      <w:r w:rsidRPr="59A830CD">
        <w:rPr>
          <w:rFonts w:ascii="Times New Roman" w:cs="Times New Roman" w:hAnsi="Times New Roman"/>
          <w:sz w:val="28"/>
          <w:szCs w:val="28"/>
          <w:rPrChange w:id="14655" w:author="user pc" w:date="2022-03-15T10:14:00Z">
            <w:rPr>
              <w:rFonts w:cs="Calibri" w:hAnsi="Noto Sans Armenian"/>
            </w:rPr>
          </w:rPrChange>
        </w:rPr>
        <w:t>an</w:t>
      </w:r>
      <w:r>
        <w:rPr>
          <w:rFonts w:ascii="Times New Roman" w:cs="Times New Roman" w:hAnsi="Times New Roman"/>
          <w:sz w:val="28"/>
          <w:szCs w:val="28"/>
        </w:rPr>
        <w:t xml:space="preserve"> </w:t>
      </w:r>
      <w:r w:rsidRPr="89225BA2">
        <w:rPr>
          <w:rFonts w:ascii="Times New Roman" w:cs="Times New Roman" w:hAnsi="Times New Roman"/>
          <w:sz w:val="28"/>
          <w:szCs w:val="28"/>
          <w:rPrChange w:id="14656" w:author="user pc" w:date="2022-03-15T10:14:00Z">
            <w:rPr>
              <w:rFonts w:cs="Calibri" w:hAnsi="Noto Sans Armenian"/>
            </w:rPr>
          </w:rPrChange>
        </w:rPr>
        <w:t>accurate</w:t>
      </w:r>
      <w:r>
        <w:rPr>
          <w:rFonts w:ascii="Times New Roman" w:cs="Times New Roman" w:hAnsi="Times New Roman"/>
          <w:sz w:val="28"/>
          <w:szCs w:val="28"/>
        </w:rPr>
        <w:t xml:space="preserve"> </w:t>
      </w:r>
      <w:r w:rsidRPr="CE6D264D">
        <w:rPr>
          <w:rFonts w:ascii="Times New Roman" w:cs="Times New Roman" w:hAnsi="Times New Roman"/>
          <w:sz w:val="28"/>
          <w:szCs w:val="28"/>
          <w:rPrChange w:id="14657" w:author="user pc" w:date="2022-03-15T10:14:00Z">
            <w:rPr>
              <w:rFonts w:cs="Calibri" w:hAnsi="Noto Sans Armenian"/>
            </w:rPr>
          </w:rPrChange>
        </w:rPr>
        <w:t>result</w:t>
      </w:r>
      <w:r>
        <w:rPr>
          <w:rFonts w:ascii="Times New Roman" w:cs="Times New Roman" w:hAnsi="Times New Roman"/>
          <w:sz w:val="28"/>
          <w:szCs w:val="28"/>
        </w:rPr>
        <w:t xml:space="preserve"> </w:t>
      </w:r>
      <w:r w:rsidRPr="EF8FBDEB">
        <w:rPr>
          <w:rFonts w:ascii="Times New Roman" w:cs="Times New Roman" w:hAnsi="Times New Roman"/>
          <w:sz w:val="28"/>
          <w:szCs w:val="28"/>
          <w:rPrChange w:id="14658" w:author="user pc" w:date="2022-03-15T10:14:00Z">
            <w:rPr>
              <w:rFonts w:cs="Calibri" w:hAnsi="Noto Sans Armenian"/>
            </w:rPr>
          </w:rPrChange>
        </w:rPr>
        <w:t>by</w:t>
      </w:r>
      <w:r>
        <w:rPr>
          <w:rFonts w:ascii="Times New Roman" w:cs="Times New Roman" w:hAnsi="Times New Roman"/>
          <w:sz w:val="28"/>
          <w:szCs w:val="28"/>
        </w:rPr>
        <w:t xml:space="preserve"> </w:t>
      </w:r>
      <w:r w:rsidRPr="3041810C">
        <w:rPr>
          <w:rFonts w:ascii="Times New Roman" w:cs="Times New Roman" w:hAnsi="Times New Roman"/>
          <w:sz w:val="28"/>
          <w:szCs w:val="28"/>
          <w:rPrChange w:id="14659" w:author="user pc" w:date="2022-03-15T10:14:00Z">
            <w:rPr>
              <w:rFonts w:cs="Calibri" w:hAnsi="Noto Sans Armenian"/>
            </w:rPr>
          </w:rPrChange>
        </w:rPr>
        <w:t>quickly</w:t>
      </w:r>
      <w:r>
        <w:rPr>
          <w:rFonts w:ascii="Times New Roman" w:cs="Times New Roman" w:hAnsi="Times New Roman"/>
          <w:sz w:val="28"/>
          <w:szCs w:val="28"/>
        </w:rPr>
        <w:t xml:space="preserve"> </w:t>
      </w:r>
      <w:r w:rsidRPr="DFBF6FBE">
        <w:rPr>
          <w:rFonts w:ascii="Times New Roman" w:cs="Times New Roman" w:hAnsi="Times New Roman"/>
          <w:sz w:val="28"/>
          <w:szCs w:val="28"/>
          <w:rPrChange w:id="14660" w:author="user pc" w:date="2022-03-15T10:14:00Z">
            <w:rPr>
              <w:rFonts w:cs="Calibri" w:hAnsi="Noto Sans Armenian"/>
            </w:rPr>
          </w:rPrChange>
        </w:rPr>
        <w:t>running</w:t>
      </w:r>
      <w:r>
        <w:rPr>
          <w:rFonts w:ascii="Times New Roman" w:cs="Times New Roman" w:hAnsi="Times New Roman"/>
          <w:sz w:val="28"/>
          <w:szCs w:val="28"/>
        </w:rPr>
        <w:t xml:space="preserve"> </w:t>
      </w:r>
      <w:r w:rsidRPr="25420D69">
        <w:rPr>
          <w:rFonts w:ascii="Times New Roman" w:cs="Times New Roman" w:hAnsi="Times New Roman"/>
          <w:sz w:val="28"/>
          <w:szCs w:val="28"/>
          <w:rPrChange w:id="14661" w:author="user pc" w:date="2022-03-15T10:14:00Z">
            <w:rPr>
              <w:rFonts w:cs="Calibri" w:hAnsi="Noto Sans Armenian"/>
            </w:rPr>
          </w:rPrChange>
        </w:rPr>
        <w:t>in</w:t>
      </w:r>
      <w:r>
        <w:rPr>
          <w:rFonts w:ascii="Times New Roman" w:cs="Times New Roman" w:hAnsi="Times New Roman"/>
          <w:sz w:val="28"/>
          <w:szCs w:val="28"/>
        </w:rPr>
        <w:t xml:space="preserve"> </w:t>
      </w:r>
      <w:r w:rsidRPr="ACE67A0C">
        <w:rPr>
          <w:rFonts w:ascii="Times New Roman" w:cs="Times New Roman" w:hAnsi="Times New Roman"/>
          <w:sz w:val="28"/>
          <w:szCs w:val="28"/>
          <w:rPrChange w:id="14662" w:author="user pc" w:date="2022-03-15T10:14:00Z">
            <w:rPr>
              <w:rFonts w:cs="Calibri" w:hAnsi="Noto Sans Armenian"/>
            </w:rPr>
          </w:rPrChange>
        </w:rPr>
        <w:t>24cm</w:t>
      </w:r>
      <w:r w:rsidRPr="5D979987">
        <w:rPr>
          <w:rFonts w:ascii="Times New Roman" w:cs="Times New Roman" w:hAnsi="Times New Roman"/>
          <w:sz w:val="28"/>
          <w:szCs w:val="28"/>
          <w:vertAlign w:val="superscript"/>
          <w:rPrChange w:id="14663" w:author="user pc" w:date="2022-03-15T10:14:00Z">
            <w:rPr>
              <w:rFonts w:cs="Calibri" w:hAnsi="Noto Sans Armenian"/>
              <w:vertAlign w:val="superscript"/>
            </w:rPr>
          </w:rPrChange>
        </w:rPr>
        <w:t>3</w:t>
      </w:r>
      <w:r>
        <w:rPr>
          <w:rFonts w:ascii="Times New Roman" w:cs="Times New Roman" w:hAnsi="Times New Roman"/>
          <w:sz w:val="28"/>
          <w:szCs w:val="28"/>
          <w:vertAlign w:val="superscript"/>
        </w:rPr>
        <w:t xml:space="preserve"> </w:t>
      </w:r>
      <w:r w:rsidRPr="80EC7CF3">
        <w:rPr>
          <w:rFonts w:ascii="Times New Roman" w:cs="Times New Roman" w:hAnsi="Times New Roman"/>
          <w:sz w:val="28"/>
          <w:szCs w:val="28"/>
          <w:rPrChange w:id="14664" w:author="user pc" w:date="2022-03-15T10:14:00Z">
            <w:rPr>
              <w:rFonts w:cs="Calibri" w:hAnsi="Noto Sans Armenian"/>
            </w:rPr>
          </w:rPrChange>
        </w:rPr>
        <w:t>(which</w:t>
      </w:r>
      <w:r>
        <w:rPr>
          <w:rFonts w:ascii="Times New Roman" w:cs="Times New Roman" w:hAnsi="Times New Roman"/>
          <w:sz w:val="28"/>
          <w:szCs w:val="28"/>
        </w:rPr>
        <w:t xml:space="preserve"> </w:t>
      </w:r>
      <w:r w:rsidRPr="9A24AFFF">
        <w:rPr>
          <w:rFonts w:ascii="Times New Roman" w:cs="Times New Roman" w:hAnsi="Times New Roman"/>
          <w:sz w:val="28"/>
          <w:szCs w:val="28"/>
          <w:rPrChange w:id="14665" w:author="user pc" w:date="2022-03-15T10:14:00Z">
            <w:rPr>
              <w:rFonts w:cs="Calibri" w:hAnsi="Noto Sans Armenian"/>
            </w:rPr>
          </w:rPrChange>
        </w:rPr>
        <w:t>you</w:t>
      </w:r>
      <w:r>
        <w:rPr>
          <w:rFonts w:ascii="Times New Roman" w:cs="Times New Roman" w:hAnsi="Times New Roman"/>
          <w:sz w:val="28"/>
          <w:szCs w:val="28"/>
        </w:rPr>
        <w:t xml:space="preserve"> </w:t>
      </w:r>
      <w:r w:rsidRPr="D8B63672">
        <w:rPr>
          <w:rFonts w:ascii="Times New Roman" w:cs="Times New Roman" w:hAnsi="Times New Roman"/>
          <w:sz w:val="28"/>
          <w:szCs w:val="28"/>
          <w:rPrChange w:id="14666" w:author="user pc" w:date="2022-03-15T10:14:00Z">
            <w:rPr>
              <w:rFonts w:cs="Calibri" w:hAnsi="Noto Sans Armenian"/>
            </w:rPr>
          </w:rPrChange>
        </w:rPr>
        <w:t>know</w:t>
      </w:r>
      <w:r>
        <w:rPr>
          <w:rFonts w:ascii="Times New Roman" w:cs="Times New Roman" w:hAnsi="Times New Roman"/>
          <w:sz w:val="28"/>
          <w:szCs w:val="28"/>
        </w:rPr>
        <w:t xml:space="preserve"> </w:t>
      </w:r>
      <w:r w:rsidRPr="FA3E543D">
        <w:rPr>
          <w:rFonts w:ascii="Times New Roman" w:cs="Times New Roman" w:hAnsi="Times New Roman"/>
          <w:sz w:val="28"/>
          <w:szCs w:val="28"/>
          <w:rPrChange w:id="14667" w:author="user pc" w:date="2022-03-15T10:14:00Z">
            <w:rPr>
              <w:rFonts w:cs="Calibri" w:hAnsi="Noto Sans Armenian"/>
            </w:rPr>
          </w:rPrChange>
        </w:rPr>
        <w:t>is</w:t>
      </w:r>
      <w:r>
        <w:rPr>
          <w:rFonts w:ascii="Times New Roman" w:cs="Times New Roman" w:hAnsi="Times New Roman"/>
          <w:sz w:val="28"/>
          <w:szCs w:val="28"/>
        </w:rPr>
        <w:t xml:space="preserve"> </w:t>
      </w:r>
      <w:r w:rsidRPr="BDB5FA64">
        <w:rPr>
          <w:rFonts w:ascii="Times New Roman" w:cs="Times New Roman" w:hAnsi="Times New Roman"/>
          <w:sz w:val="28"/>
          <w:szCs w:val="28"/>
          <w:rPrChange w:id="14668" w:author="user pc" w:date="2022-03-15T10:14:00Z">
            <w:rPr>
              <w:rFonts w:cs="Calibri" w:hAnsi="Noto Sans Armenian"/>
            </w:rPr>
          </w:rPrChange>
        </w:rPr>
        <w:t>safe),</w:t>
      </w:r>
      <w:r>
        <w:rPr>
          <w:rFonts w:ascii="Times New Roman" w:cs="Times New Roman" w:hAnsi="Times New Roman"/>
          <w:sz w:val="28"/>
          <w:szCs w:val="28"/>
        </w:rPr>
        <w:t xml:space="preserve"> </w:t>
      </w:r>
      <w:r w:rsidRPr="7CD8DD8C">
        <w:rPr>
          <w:rFonts w:ascii="Times New Roman" w:cs="Times New Roman" w:hAnsi="Times New Roman"/>
          <w:sz w:val="28"/>
          <w:szCs w:val="28"/>
          <w:rPrChange w:id="14669" w:author="user pc" w:date="2022-03-15T10:14:00Z">
            <w:rPr>
              <w:rFonts w:cs="Calibri" w:hAnsi="Noto Sans Armenian"/>
            </w:rPr>
          </w:rPrChange>
        </w:rPr>
        <w:t>and</w:t>
      </w:r>
      <w:r>
        <w:rPr>
          <w:rFonts w:ascii="Times New Roman" w:cs="Times New Roman" w:hAnsi="Times New Roman"/>
          <w:sz w:val="28"/>
          <w:szCs w:val="28"/>
        </w:rPr>
        <w:t xml:space="preserve"> </w:t>
      </w:r>
      <w:r w:rsidRPr="88F8A821">
        <w:rPr>
          <w:rFonts w:ascii="Times New Roman" w:cs="Times New Roman" w:hAnsi="Times New Roman"/>
          <w:sz w:val="28"/>
          <w:szCs w:val="28"/>
          <w:rPrChange w:id="14670" w:author="user pc" w:date="2022-03-15T10:14:00Z">
            <w:rPr>
              <w:rFonts w:cs="Calibri" w:hAnsi="Noto Sans Armenian"/>
            </w:rPr>
          </w:rPrChange>
        </w:rPr>
        <w:t>then</w:t>
      </w:r>
      <w:r>
        <w:rPr>
          <w:rFonts w:ascii="Times New Roman" w:cs="Times New Roman" w:hAnsi="Times New Roman"/>
          <w:sz w:val="28"/>
          <w:szCs w:val="28"/>
        </w:rPr>
        <w:t xml:space="preserve"> </w:t>
      </w:r>
      <w:r w:rsidRPr="4A68290F">
        <w:rPr>
          <w:rFonts w:ascii="Times New Roman" w:cs="Times New Roman" w:hAnsi="Times New Roman"/>
          <w:sz w:val="28"/>
          <w:szCs w:val="28"/>
          <w:rPrChange w:id="14671" w:author="user pc" w:date="2022-03-15T10:14:00Z">
            <w:rPr>
              <w:rFonts w:cs="Calibri" w:hAnsi="Noto Sans Armenian"/>
            </w:rPr>
          </w:rPrChange>
        </w:rPr>
        <w:t>adding</w:t>
      </w:r>
      <w:r>
        <w:rPr>
          <w:rFonts w:ascii="Times New Roman" w:cs="Times New Roman" w:hAnsi="Times New Roman"/>
          <w:sz w:val="28"/>
          <w:szCs w:val="28"/>
        </w:rPr>
        <w:t xml:space="preserve"> </w:t>
      </w:r>
      <w:r w:rsidRPr="DA8AC475">
        <w:rPr>
          <w:rFonts w:ascii="Times New Roman" w:cs="Times New Roman" w:hAnsi="Times New Roman"/>
          <w:sz w:val="28"/>
          <w:szCs w:val="28"/>
          <w:rPrChange w:id="14672" w:author="user pc" w:date="2022-03-15T10:14:00Z">
            <w:rPr>
              <w:rFonts w:cs="Calibri" w:hAnsi="Noto Sans Armenian"/>
            </w:rPr>
          </w:rPrChange>
        </w:rPr>
        <w:t>the</w:t>
      </w:r>
      <w:r>
        <w:rPr>
          <w:rFonts w:ascii="Times New Roman" w:cs="Times New Roman" w:hAnsi="Times New Roman"/>
          <w:sz w:val="28"/>
          <w:szCs w:val="28"/>
        </w:rPr>
        <w:t xml:space="preserve"> </w:t>
      </w:r>
      <w:r w:rsidRPr="31940841">
        <w:rPr>
          <w:rFonts w:ascii="Times New Roman" w:cs="Times New Roman" w:hAnsi="Times New Roman"/>
          <w:sz w:val="28"/>
          <w:szCs w:val="28"/>
          <w:rPrChange w:id="14673" w:author="user pc" w:date="2022-03-15T10:14:00Z">
            <w:rPr>
              <w:rFonts w:cs="Calibri" w:hAnsi="Noto Sans Armenian"/>
            </w:rPr>
          </w:rPrChange>
        </w:rPr>
        <w:t>rest</w:t>
      </w:r>
      <w:r>
        <w:rPr>
          <w:rFonts w:ascii="Times New Roman" w:cs="Times New Roman" w:hAnsi="Times New Roman"/>
          <w:sz w:val="28"/>
          <w:szCs w:val="28"/>
        </w:rPr>
        <w:t xml:space="preserve"> </w:t>
      </w:r>
      <w:r w:rsidRPr="0CCFA2C8">
        <w:rPr>
          <w:rFonts w:ascii="Times New Roman" w:cs="Times New Roman" w:hAnsi="Times New Roman"/>
          <w:sz w:val="28"/>
          <w:szCs w:val="28"/>
          <w:rPrChange w:id="14674" w:author="user pc" w:date="2022-03-15T10:14:00Z">
            <w:rPr>
              <w:rFonts w:cs="Calibri" w:hAnsi="Noto Sans Armenian"/>
            </w:rPr>
          </w:rPrChange>
        </w:rPr>
        <w:t>very</w:t>
      </w:r>
      <w:r>
        <w:rPr>
          <w:rFonts w:ascii="Times New Roman" w:cs="Times New Roman" w:hAnsi="Times New Roman"/>
          <w:sz w:val="28"/>
          <w:szCs w:val="28"/>
        </w:rPr>
        <w:t xml:space="preserve"> </w:t>
      </w:r>
      <w:r w:rsidRPr="DA3660B3">
        <w:rPr>
          <w:rFonts w:ascii="Times New Roman" w:cs="Times New Roman" w:hAnsi="Times New Roman"/>
          <w:sz w:val="28"/>
          <w:szCs w:val="28"/>
          <w:rPrChange w:id="14675" w:author="user pc" w:date="2022-03-15T10:14:00Z">
            <w:rPr>
              <w:rFonts w:cs="Calibri" w:hAnsi="Noto Sans Armenian"/>
            </w:rPr>
          </w:rPrChange>
        </w:rPr>
        <w:t>slowly-a</w:t>
      </w:r>
      <w:r>
        <w:rPr>
          <w:rFonts w:ascii="Times New Roman" w:cs="Times New Roman" w:hAnsi="Times New Roman"/>
          <w:sz w:val="28"/>
          <w:szCs w:val="28"/>
        </w:rPr>
        <w:t xml:space="preserve"> </w:t>
      </w:r>
      <w:r w:rsidRPr="BC1906B1">
        <w:rPr>
          <w:rFonts w:ascii="Times New Roman" w:cs="Times New Roman" w:hAnsi="Times New Roman"/>
          <w:sz w:val="28"/>
          <w:szCs w:val="28"/>
          <w:rPrChange w:id="14676" w:author="user pc" w:date="2022-03-15T10:14:00Z">
            <w:rPr>
              <w:rFonts w:cs="Calibri" w:hAnsi="Noto Sans Armenian"/>
            </w:rPr>
          </w:rPrChange>
        </w:rPr>
        <w:t>drop</w:t>
      </w:r>
      <w:r>
        <w:rPr>
          <w:rFonts w:ascii="Times New Roman" w:cs="Times New Roman" w:hAnsi="Times New Roman"/>
          <w:sz w:val="28"/>
          <w:szCs w:val="28"/>
        </w:rPr>
        <w:t xml:space="preserve"> </w:t>
      </w:r>
      <w:r w:rsidRPr="9B5FB31A">
        <w:rPr>
          <w:rFonts w:ascii="Times New Roman" w:cs="Times New Roman" w:hAnsi="Times New Roman"/>
          <w:sz w:val="28"/>
          <w:szCs w:val="28"/>
          <w:rPrChange w:id="14677" w:author="user pc" w:date="2022-03-15T10:14:00Z">
            <w:rPr>
              <w:rFonts w:cs="Calibri" w:hAnsi="Noto Sans Armenian"/>
            </w:rPr>
          </w:rPrChange>
        </w:rPr>
        <w:t>at</w:t>
      </w:r>
      <w:r>
        <w:rPr>
          <w:rFonts w:ascii="Times New Roman" w:cs="Times New Roman" w:hAnsi="Times New Roman"/>
          <w:sz w:val="28"/>
          <w:szCs w:val="28"/>
        </w:rPr>
        <w:t xml:space="preserve"> </w:t>
      </w:r>
      <w:r w:rsidRPr="79C3EF48">
        <w:rPr>
          <w:rFonts w:ascii="Times New Roman" w:cs="Times New Roman" w:hAnsi="Times New Roman"/>
          <w:sz w:val="28"/>
          <w:szCs w:val="28"/>
          <w:rPrChange w:id="14678" w:author="user pc" w:date="2022-03-15T10:14:00Z">
            <w:rPr>
              <w:rFonts w:cs="Calibri" w:hAnsi="Noto Sans Armenian"/>
            </w:rPr>
          </w:rPrChange>
        </w:rPr>
        <w:t>a</w:t>
      </w:r>
      <w:r>
        <w:rPr>
          <w:rFonts w:ascii="Times New Roman" w:cs="Times New Roman" w:hAnsi="Times New Roman"/>
          <w:sz w:val="28"/>
          <w:szCs w:val="28"/>
        </w:rPr>
        <w:t xml:space="preserve"> </w:t>
      </w:r>
      <w:r w:rsidRPr="4FE502EE">
        <w:rPr>
          <w:rFonts w:ascii="Times New Roman" w:cs="Times New Roman" w:hAnsi="Times New Roman"/>
          <w:sz w:val="28"/>
          <w:szCs w:val="28"/>
          <w:rPrChange w:id="14679" w:author="user pc" w:date="2022-03-15T10:14:00Z">
            <w:rPr>
              <w:rFonts w:cs="Calibri" w:hAnsi="Noto Sans Armenian"/>
            </w:rPr>
          </w:rPrChange>
        </w:rPr>
        <w:t>time</w:t>
      </w:r>
      <w:r>
        <w:rPr>
          <w:rFonts w:ascii="Times New Roman" w:cs="Times New Roman" w:hAnsi="Times New Roman"/>
          <w:sz w:val="28"/>
          <w:szCs w:val="28"/>
        </w:rPr>
        <w:t xml:space="preserve"> </w:t>
      </w:r>
      <w:r w:rsidRPr="8BF55FEE">
        <w:rPr>
          <w:rFonts w:ascii="Times New Roman" w:cs="Times New Roman" w:hAnsi="Times New Roman"/>
          <w:sz w:val="28"/>
          <w:szCs w:val="28"/>
          <w:rPrChange w:id="14680" w:author="user pc" w:date="2022-03-15T10:14:00Z">
            <w:rPr>
              <w:rFonts w:cs="Calibri" w:hAnsi="Noto Sans Armenian"/>
            </w:rPr>
          </w:rPrChange>
        </w:rPr>
        <w:t>(or</w:t>
      </w:r>
      <w:r>
        <w:rPr>
          <w:rFonts w:ascii="Times New Roman" w:cs="Times New Roman" w:hAnsi="Times New Roman"/>
          <w:sz w:val="28"/>
          <w:szCs w:val="28"/>
        </w:rPr>
        <w:t xml:space="preserve"> </w:t>
      </w:r>
      <w:r w:rsidRPr="EAEC2D2E">
        <w:rPr>
          <w:rFonts w:ascii="Times New Roman" w:cs="Times New Roman" w:hAnsi="Times New Roman"/>
          <w:sz w:val="28"/>
          <w:szCs w:val="28"/>
          <w:rPrChange w:id="14681" w:author="user pc" w:date="2022-03-15T10:14:00Z">
            <w:rPr>
              <w:rFonts w:cs="Calibri" w:hAnsi="Noto Sans Armenian"/>
            </w:rPr>
          </w:rPrChange>
        </w:rPr>
        <w:t>even</w:t>
      </w:r>
      <w:r>
        <w:rPr>
          <w:rFonts w:ascii="Times New Roman" w:cs="Times New Roman" w:hAnsi="Times New Roman"/>
          <w:sz w:val="28"/>
          <w:szCs w:val="28"/>
        </w:rPr>
        <w:t xml:space="preserve"> </w:t>
      </w:r>
      <w:r w:rsidRPr="993C8672">
        <w:rPr>
          <w:rFonts w:ascii="Times New Roman" w:cs="Times New Roman" w:hAnsi="Times New Roman"/>
          <w:sz w:val="28"/>
          <w:szCs w:val="28"/>
          <w:rPrChange w:id="14682" w:author="user pc" w:date="2022-03-15T10:14:00Z">
            <w:rPr>
              <w:rFonts w:cs="Calibri" w:hAnsi="Noto Sans Armenian"/>
            </w:rPr>
          </w:rPrChange>
        </w:rPr>
        <w:t>a</w:t>
      </w:r>
      <w:r>
        <w:rPr>
          <w:rFonts w:ascii="Times New Roman" w:cs="Times New Roman" w:hAnsi="Times New Roman"/>
          <w:sz w:val="28"/>
          <w:szCs w:val="28"/>
        </w:rPr>
        <w:t xml:space="preserve"> </w:t>
      </w:r>
      <w:r w:rsidRPr="CB0AF402">
        <w:rPr>
          <w:rFonts w:ascii="Times New Roman" w:cs="Times New Roman" w:hAnsi="Times New Roman"/>
          <w:sz w:val="28"/>
          <w:szCs w:val="28"/>
          <w:rPrChange w:id="14683" w:author="user pc" w:date="2022-03-15T10:14:00Z">
            <w:rPr>
              <w:rFonts w:cs="Calibri" w:hAnsi="Noto Sans Armenian"/>
            </w:rPr>
          </w:rPrChange>
        </w:rPr>
        <w:t>partial</w:t>
      </w:r>
      <w:r>
        <w:rPr>
          <w:rFonts w:ascii="Times New Roman" w:cs="Times New Roman" w:hAnsi="Times New Roman"/>
          <w:sz w:val="28"/>
          <w:szCs w:val="28"/>
        </w:rPr>
        <w:t xml:space="preserve"> </w:t>
      </w:r>
      <w:r w:rsidRPr="A04DA4AF">
        <w:rPr>
          <w:rFonts w:ascii="Times New Roman" w:cs="Times New Roman" w:hAnsi="Times New Roman"/>
          <w:sz w:val="28"/>
          <w:szCs w:val="28"/>
          <w:rPrChange w:id="14684" w:author="user pc" w:date="2022-03-15T10:14:00Z">
            <w:rPr>
              <w:rFonts w:cs="Calibri" w:hAnsi="Noto Sans Armenian"/>
            </w:rPr>
          </w:rPrChange>
        </w:rPr>
        <w:t>drop</w:t>
      </w:r>
      <w:r>
        <w:rPr>
          <w:rFonts w:ascii="Times New Roman" w:cs="Times New Roman" w:hAnsi="Times New Roman"/>
          <w:sz w:val="28"/>
          <w:szCs w:val="28"/>
        </w:rPr>
        <w:t xml:space="preserve"> </w:t>
      </w:r>
      <w:r w:rsidRPr="CC832E49">
        <w:rPr>
          <w:rFonts w:ascii="Times New Roman" w:cs="Times New Roman" w:hAnsi="Times New Roman"/>
          <w:sz w:val="28"/>
          <w:szCs w:val="28"/>
          <w:rPrChange w:id="14685" w:author="user pc" w:date="2022-03-15T10:14:00Z">
            <w:rPr>
              <w:rFonts w:cs="Calibri" w:hAnsi="Noto Sans Armenian"/>
            </w:rPr>
          </w:rPrChange>
        </w:rPr>
        <w:t>at</w:t>
      </w:r>
      <w:r>
        <w:rPr>
          <w:rFonts w:ascii="Times New Roman" w:cs="Times New Roman" w:hAnsi="Times New Roman"/>
          <w:sz w:val="28"/>
          <w:szCs w:val="28"/>
        </w:rPr>
        <w:t xml:space="preserve"> </w:t>
      </w:r>
      <w:r w:rsidRPr="21E83414">
        <w:rPr>
          <w:rFonts w:ascii="Times New Roman" w:cs="Times New Roman" w:hAnsi="Times New Roman"/>
          <w:sz w:val="28"/>
          <w:szCs w:val="28"/>
          <w:rPrChange w:id="14686" w:author="user pc" w:date="2022-03-15T10:14:00Z">
            <w:rPr>
              <w:rFonts w:cs="Calibri" w:hAnsi="Noto Sans Armenian"/>
            </w:rPr>
          </w:rPrChange>
        </w:rPr>
        <w:t>a</w:t>
      </w:r>
      <w:r>
        <w:rPr>
          <w:rFonts w:ascii="Times New Roman" w:cs="Times New Roman" w:hAnsi="Times New Roman"/>
          <w:sz w:val="28"/>
          <w:szCs w:val="28"/>
        </w:rPr>
        <w:t xml:space="preserve"> </w:t>
      </w:r>
      <w:r w:rsidRPr="FEB9F564">
        <w:rPr>
          <w:rFonts w:ascii="Times New Roman" w:cs="Times New Roman" w:hAnsi="Times New Roman"/>
          <w:sz w:val="28"/>
          <w:szCs w:val="28"/>
          <w:rPrChange w:id="14687" w:author="user pc" w:date="2022-03-15T10:14:00Z">
            <w:rPr>
              <w:rFonts w:cs="Calibri" w:hAnsi="Noto Sans Armenian"/>
            </w:rPr>
          </w:rPrChange>
        </w:rPr>
        <w:t>time)</w:t>
      </w:r>
      <w:r>
        <w:rPr>
          <w:rFonts w:ascii="Times New Roman" w:cs="Times New Roman" w:hAnsi="Times New Roman"/>
          <w:sz w:val="28"/>
          <w:szCs w:val="28"/>
        </w:rPr>
        <w:t xml:space="preserve"> </w:t>
      </w:r>
      <w:r w:rsidRPr="1A1AE3C8">
        <w:rPr>
          <w:rFonts w:ascii="Times New Roman" w:cs="Times New Roman" w:hAnsi="Times New Roman"/>
          <w:sz w:val="28"/>
          <w:szCs w:val="28"/>
          <w:rPrChange w:id="14688" w:author="user pc" w:date="2022-03-15T10:14:00Z">
            <w:rPr>
              <w:rFonts w:cs="Calibri" w:hAnsi="Noto Sans Armenian"/>
            </w:rPr>
          </w:rPrChange>
        </w:rPr>
        <w:t>as</w:t>
      </w:r>
      <w:r>
        <w:rPr>
          <w:rFonts w:ascii="Times New Roman" w:cs="Times New Roman" w:hAnsi="Times New Roman"/>
          <w:sz w:val="28"/>
          <w:szCs w:val="28"/>
        </w:rPr>
        <w:t xml:space="preserve"> </w:t>
      </w:r>
      <w:r w:rsidRPr="32AF28B7">
        <w:rPr>
          <w:rFonts w:ascii="Times New Roman" w:cs="Times New Roman" w:hAnsi="Times New Roman"/>
          <w:sz w:val="28"/>
          <w:szCs w:val="28"/>
          <w:rPrChange w:id="14689" w:author="user pc" w:date="2022-03-15T10:14:00Z">
            <w:rPr>
              <w:rFonts w:cs="Calibri" w:hAnsi="Noto Sans Armenian"/>
            </w:rPr>
          </w:rPrChange>
        </w:rPr>
        <w:t>you</w:t>
      </w:r>
      <w:r>
        <w:rPr>
          <w:rFonts w:ascii="Times New Roman" w:cs="Times New Roman" w:hAnsi="Times New Roman"/>
          <w:sz w:val="28"/>
          <w:szCs w:val="28"/>
        </w:rPr>
        <w:t xml:space="preserve"> </w:t>
      </w:r>
      <w:r w:rsidRPr="9BEFE636">
        <w:rPr>
          <w:rFonts w:ascii="Times New Roman" w:cs="Times New Roman" w:hAnsi="Times New Roman"/>
          <w:sz w:val="28"/>
          <w:szCs w:val="28"/>
          <w:rPrChange w:id="14690" w:author="user pc" w:date="2022-03-15T10:14:00Z">
            <w:rPr>
              <w:rFonts w:cs="Calibri" w:hAnsi="Noto Sans Armenian"/>
            </w:rPr>
          </w:rPrChange>
        </w:rPr>
        <w:t>near</w:t>
      </w:r>
      <w:r>
        <w:rPr>
          <w:rFonts w:ascii="Times New Roman" w:cs="Times New Roman" w:hAnsi="Times New Roman"/>
          <w:sz w:val="28"/>
          <w:szCs w:val="28"/>
        </w:rPr>
        <w:t xml:space="preserve"> </w:t>
      </w:r>
      <w:r w:rsidRPr="98D17DB1">
        <w:rPr>
          <w:rFonts w:ascii="Times New Roman" w:cs="Times New Roman" w:hAnsi="Times New Roman"/>
          <w:sz w:val="28"/>
          <w:szCs w:val="28"/>
          <w:rPrChange w:id="14691" w:author="user pc" w:date="2022-03-15T10:14:00Z">
            <w:rPr>
              <w:rFonts w:cs="Calibri" w:hAnsi="Noto Sans Armenian"/>
            </w:rPr>
          </w:rPrChange>
        </w:rPr>
        <w:t>the</w:t>
      </w:r>
      <w:r>
        <w:rPr>
          <w:rFonts w:ascii="Times New Roman" w:cs="Times New Roman" w:hAnsi="Times New Roman"/>
          <w:sz w:val="28"/>
          <w:szCs w:val="28"/>
        </w:rPr>
        <w:t xml:space="preserve"> </w:t>
      </w:r>
      <w:r w:rsidRPr="FE5C9148">
        <w:rPr>
          <w:rFonts w:ascii="Times New Roman" w:cs="Times New Roman" w:hAnsi="Times New Roman"/>
          <w:sz w:val="28"/>
          <w:szCs w:val="28"/>
          <w:rPrChange w:id="14692" w:author="user pc" w:date="2022-03-15T10:14:00Z">
            <w:rPr>
              <w:rFonts w:cs="Calibri" w:hAnsi="Noto Sans Armenian"/>
            </w:rPr>
          </w:rPrChange>
        </w:rPr>
        <w:t>endpoint.</w:t>
      </w:r>
    </w:p>
    <w:p>
      <w:pPr>
        <w:pStyle w:val="style0"/>
        <w:rPr>
          <w:rFonts w:ascii="Times New Roman" w:cs="Times New Roman"/>
          <w:sz w:val="28"/>
          <w:szCs w:val="28"/>
          <w:rPrChange w:id="14693" w:author="user pc" w:date="2022-03-15T10:14:00Z">
            <w:rPr/>
          </w:rPrChange>
        </w:rPr>
      </w:pPr>
      <w:r w:rsidRPr="6F682CA1">
        <w:rPr>
          <w:rFonts w:ascii="MS Mincho" w:cs="MS Mincho" w:eastAsia="MS Mincho" w:hAnsi="MS Mincho" w:hint="eastAsia"/>
          <w:sz w:val="28"/>
          <w:szCs w:val="28"/>
          <w:rPrChange w:id="14694" w:author="user pc" w:date="2022-03-15T10:14:00Z">
            <w:rPr>
              <w:rFonts w:cs="Calibri"/>
            </w:rPr>
          </w:rPrChange>
        </w:rPr>
        <w:t>✓</w:t>
      </w:r>
      <w:r>
        <w:rPr>
          <w:rFonts w:ascii="Times New Roman" w:cs="Times New Roman" w:hAnsi="Times New Roman"/>
          <w:sz w:val="28"/>
          <w:szCs w:val="28"/>
        </w:rPr>
        <w:t xml:space="preserve">  </w:t>
      </w:r>
      <w:r w:rsidRPr="66929BE3">
        <w:rPr>
          <w:rFonts w:ascii="Times New Roman" w:cs="Times New Roman" w:hAnsi="Times New Roman"/>
          <w:sz w:val="28"/>
          <w:szCs w:val="28"/>
          <w:rPrChange w:id="14695" w:author="user pc" w:date="2022-03-15T10:14:00Z">
            <w:rPr>
              <w:rFonts w:cs="Calibri" w:hAnsi="Noto Sans Armenian"/>
            </w:rPr>
          </w:rPrChange>
        </w:rPr>
        <w:t>So,</w:t>
      </w:r>
      <w:r>
        <w:rPr>
          <w:rFonts w:ascii="Times New Roman" w:cs="Times New Roman" w:hAnsi="Times New Roman"/>
          <w:sz w:val="28"/>
          <w:szCs w:val="28"/>
        </w:rPr>
        <w:t xml:space="preserve"> </w:t>
      </w:r>
      <w:r w:rsidRPr="3320FB92">
        <w:rPr>
          <w:rFonts w:ascii="Times New Roman" w:cs="Times New Roman" w:hAnsi="Times New Roman"/>
          <w:sz w:val="28"/>
          <w:szCs w:val="28"/>
          <w:rPrChange w:id="14696" w:author="user pc" w:date="2022-03-15T10:14:00Z">
            <w:rPr>
              <w:rFonts w:cs="Calibri" w:hAnsi="Noto Sans Armenian"/>
            </w:rPr>
          </w:rPrChange>
        </w:rPr>
        <w:t>if</w:t>
      </w:r>
      <w:r>
        <w:rPr>
          <w:rFonts w:ascii="Times New Roman" w:cs="Times New Roman" w:hAnsi="Times New Roman"/>
          <w:sz w:val="28"/>
          <w:szCs w:val="28"/>
        </w:rPr>
        <w:t xml:space="preserve"> </w:t>
      </w:r>
      <w:r w:rsidRPr="0DCE371F">
        <w:rPr>
          <w:rFonts w:ascii="Times New Roman" w:cs="Times New Roman" w:hAnsi="Times New Roman"/>
          <w:sz w:val="28"/>
          <w:szCs w:val="28"/>
          <w:rPrChange w:id="14697" w:author="user pc" w:date="2022-03-15T10:14:00Z">
            <w:rPr>
              <w:rFonts w:cs="Calibri" w:hAnsi="Noto Sans Armenian"/>
            </w:rPr>
          </w:rPrChange>
        </w:rPr>
        <w:t>you</w:t>
      </w:r>
      <w:r>
        <w:rPr>
          <w:rFonts w:ascii="Times New Roman" w:cs="Times New Roman" w:hAnsi="Times New Roman"/>
          <w:sz w:val="28"/>
          <w:szCs w:val="28"/>
        </w:rPr>
        <w:t xml:space="preserve"> </w:t>
      </w:r>
      <w:r w:rsidRPr="3EDCACA0">
        <w:rPr>
          <w:rFonts w:ascii="Times New Roman" w:cs="Times New Roman" w:hAnsi="Times New Roman"/>
          <w:sz w:val="28"/>
          <w:szCs w:val="28"/>
          <w:rPrChange w:id="14698" w:author="user pc" w:date="2022-03-15T10:14:00Z">
            <w:rPr>
              <w:rFonts w:cs="Calibri" w:hAnsi="Noto Sans Armenian"/>
            </w:rPr>
          </w:rPrChange>
        </w:rPr>
        <w:t>are</w:t>
      </w:r>
      <w:r>
        <w:rPr>
          <w:rFonts w:ascii="Times New Roman" w:cs="Times New Roman" w:hAnsi="Times New Roman"/>
          <w:sz w:val="28"/>
          <w:szCs w:val="28"/>
        </w:rPr>
        <w:t xml:space="preserve"> </w:t>
      </w:r>
      <w:r w:rsidRPr="DCB259BF">
        <w:rPr>
          <w:rFonts w:ascii="Times New Roman" w:cs="Times New Roman" w:hAnsi="Times New Roman"/>
          <w:sz w:val="28"/>
          <w:szCs w:val="28"/>
          <w:rPrChange w:id="14699" w:author="user pc" w:date="2022-03-15T10:14:00Z">
            <w:rPr>
              <w:rFonts w:cs="Calibri" w:hAnsi="Noto Sans Armenian"/>
            </w:rPr>
          </w:rPrChange>
        </w:rPr>
        <w:t>asked</w:t>
      </w:r>
      <w:r>
        <w:rPr>
          <w:rFonts w:ascii="Times New Roman" w:cs="Times New Roman" w:hAnsi="Times New Roman"/>
          <w:sz w:val="28"/>
          <w:szCs w:val="28"/>
        </w:rPr>
        <w:t xml:space="preserve"> </w:t>
      </w:r>
      <w:r w:rsidRPr="4EBD6ECD">
        <w:rPr>
          <w:rFonts w:ascii="Times New Roman" w:cs="Times New Roman" w:hAnsi="Times New Roman"/>
          <w:sz w:val="28"/>
          <w:szCs w:val="28"/>
          <w:rPrChange w:id="14700" w:author="user pc" w:date="2022-03-15T10:14:00Z">
            <w:rPr>
              <w:rFonts w:cs="Calibri" w:hAnsi="Noto Sans Armenian"/>
            </w:rPr>
          </w:rPrChange>
        </w:rPr>
        <w:t>how</w:t>
      </w:r>
      <w:r>
        <w:rPr>
          <w:rFonts w:ascii="Times New Roman" w:cs="Times New Roman" w:hAnsi="Times New Roman"/>
          <w:sz w:val="28"/>
          <w:szCs w:val="28"/>
        </w:rPr>
        <w:t xml:space="preserve"> </w:t>
      </w:r>
      <w:r w:rsidRPr="37A7EE44">
        <w:rPr>
          <w:rFonts w:ascii="Times New Roman" w:cs="Times New Roman" w:hAnsi="Times New Roman"/>
          <w:sz w:val="28"/>
          <w:szCs w:val="28"/>
          <w:rPrChange w:id="14701" w:author="user pc" w:date="2022-03-15T10:14:00Z">
            <w:rPr>
              <w:rFonts w:cs="Calibri" w:hAnsi="Noto Sans Armenian"/>
            </w:rPr>
          </w:rPrChange>
        </w:rPr>
        <w:t>to</w:t>
      </w:r>
      <w:r>
        <w:rPr>
          <w:rFonts w:ascii="Times New Roman" w:cs="Times New Roman" w:hAnsi="Times New Roman"/>
          <w:sz w:val="28"/>
          <w:szCs w:val="28"/>
        </w:rPr>
        <w:t xml:space="preserve"> </w:t>
      </w:r>
      <w:r w:rsidRPr="AC388D0A">
        <w:rPr>
          <w:rFonts w:ascii="Times New Roman" w:cs="Times New Roman" w:hAnsi="Times New Roman"/>
          <w:sz w:val="28"/>
          <w:szCs w:val="28"/>
          <w:rPrChange w:id="14702" w:author="user pc" w:date="2022-03-15T10:14:00Z">
            <w:rPr>
              <w:rFonts w:cs="Calibri" w:hAnsi="Noto Sans Armenian"/>
            </w:rPr>
          </w:rPrChange>
        </w:rPr>
        <w:t>make</w:t>
      </w:r>
      <w:r>
        <w:rPr>
          <w:rFonts w:ascii="Times New Roman" w:cs="Times New Roman" w:hAnsi="Times New Roman"/>
          <w:sz w:val="28"/>
          <w:szCs w:val="28"/>
        </w:rPr>
        <w:t xml:space="preserve"> </w:t>
      </w:r>
      <w:r w:rsidRPr="CB0B5191">
        <w:rPr>
          <w:rFonts w:ascii="Times New Roman" w:cs="Times New Roman" w:hAnsi="Times New Roman"/>
          <w:sz w:val="28"/>
          <w:szCs w:val="28"/>
          <w:rPrChange w:id="14703" w:author="user pc" w:date="2022-03-15T10:14:00Z">
            <w:rPr>
              <w:rFonts w:cs="Calibri" w:hAnsi="Noto Sans Armenian"/>
            </w:rPr>
          </w:rPrChange>
        </w:rPr>
        <w:t>your</w:t>
      </w:r>
      <w:r>
        <w:rPr>
          <w:rFonts w:ascii="Times New Roman" w:cs="Times New Roman" w:hAnsi="Times New Roman"/>
          <w:sz w:val="28"/>
          <w:szCs w:val="28"/>
        </w:rPr>
        <w:t xml:space="preserve"> </w:t>
      </w:r>
      <w:r w:rsidRPr="C0DAAA7D">
        <w:rPr>
          <w:rFonts w:ascii="Times New Roman" w:cs="Times New Roman" w:hAnsi="Times New Roman"/>
          <w:sz w:val="28"/>
          <w:szCs w:val="28"/>
          <w:rPrChange w:id="14704" w:author="user pc" w:date="2022-03-15T10:14:00Z">
            <w:rPr>
              <w:rFonts w:cs="Calibri" w:hAnsi="Noto Sans Armenian"/>
            </w:rPr>
          </w:rPrChange>
        </w:rPr>
        <w:t>titration</w:t>
      </w:r>
      <w:r>
        <w:rPr>
          <w:rFonts w:ascii="Times New Roman" w:cs="Times New Roman" w:hAnsi="Times New Roman"/>
          <w:sz w:val="28"/>
          <w:szCs w:val="28"/>
        </w:rPr>
        <w:t xml:space="preserve"> </w:t>
      </w:r>
      <w:r w:rsidRPr="A9F63D7D">
        <w:rPr>
          <w:rFonts w:ascii="Times New Roman" w:cs="Times New Roman" w:hAnsi="Times New Roman"/>
          <w:sz w:val="28"/>
          <w:szCs w:val="28"/>
          <w:rPrChange w:id="14705" w:author="user pc" w:date="2022-03-15T10:14:00Z">
            <w:rPr>
              <w:rFonts w:cs="Calibri" w:hAnsi="Noto Sans Armenian"/>
            </w:rPr>
          </w:rPrChange>
        </w:rPr>
        <w:t>accurate,</w:t>
      </w:r>
      <w:r>
        <w:rPr>
          <w:rFonts w:ascii="Times New Roman" w:cs="Times New Roman" w:hAnsi="Times New Roman"/>
          <w:sz w:val="28"/>
          <w:szCs w:val="28"/>
        </w:rPr>
        <w:t xml:space="preserve"> </w:t>
      </w:r>
      <w:r w:rsidRPr="18FB1E7F">
        <w:rPr>
          <w:rFonts w:ascii="Times New Roman" w:cs="Times New Roman" w:hAnsi="Times New Roman"/>
          <w:sz w:val="28"/>
          <w:szCs w:val="28"/>
          <w:rPrChange w:id="14706" w:author="user pc" w:date="2022-03-15T10:14:00Z">
            <w:rPr>
              <w:rFonts w:cs="Calibri" w:hAnsi="Noto Sans Armenian"/>
            </w:rPr>
          </w:rPrChange>
        </w:rPr>
        <w:t>your</w:t>
      </w:r>
      <w:r>
        <w:rPr>
          <w:rFonts w:ascii="Times New Roman" w:cs="Times New Roman" w:hAnsi="Times New Roman"/>
          <w:sz w:val="28"/>
          <w:szCs w:val="28"/>
        </w:rPr>
        <w:t xml:space="preserve"> </w:t>
      </w:r>
      <w:r w:rsidRPr="98E66B1B">
        <w:rPr>
          <w:rFonts w:ascii="Times New Roman" w:cs="Times New Roman" w:hAnsi="Times New Roman"/>
          <w:sz w:val="28"/>
          <w:szCs w:val="28"/>
          <w:rPrChange w:id="14707" w:author="user pc" w:date="2022-03-15T10:14:00Z">
            <w:rPr>
              <w:rFonts w:cs="Calibri" w:hAnsi="Noto Sans Armenian"/>
            </w:rPr>
          </w:rPrChange>
        </w:rPr>
        <w:t>answer</w:t>
      </w:r>
      <w:r>
        <w:rPr>
          <w:rFonts w:ascii="Times New Roman" w:cs="Times New Roman" w:hAnsi="Times New Roman"/>
          <w:sz w:val="28"/>
          <w:szCs w:val="28"/>
        </w:rPr>
        <w:t xml:space="preserve"> </w:t>
      </w:r>
      <w:r w:rsidRPr="A0208D72">
        <w:rPr>
          <w:rFonts w:ascii="Times New Roman" w:cs="Times New Roman" w:hAnsi="Times New Roman"/>
          <w:sz w:val="28"/>
          <w:szCs w:val="28"/>
          <w:rPrChange w:id="14708" w:author="user pc" w:date="2022-03-15T10:14:00Z">
            <w:rPr>
              <w:rFonts w:cs="Calibri" w:hAnsi="Noto Sans Armenian"/>
            </w:rPr>
          </w:rPrChange>
        </w:rPr>
        <w:t>is</w:t>
      </w:r>
      <w:r>
        <w:rPr>
          <w:rFonts w:ascii="Times New Roman" w:cs="Times New Roman" w:hAnsi="Times New Roman"/>
          <w:sz w:val="28"/>
          <w:szCs w:val="28"/>
        </w:rPr>
        <w:t xml:space="preserve"> </w:t>
      </w:r>
      <w:r w:rsidRPr="62F946DF">
        <w:rPr>
          <w:rFonts w:ascii="Times New Roman" w:cs="Times New Roman" w:hAnsi="Times New Roman"/>
          <w:sz w:val="28"/>
          <w:szCs w:val="28"/>
          <w:rPrChange w:id="14709" w:author="user pc" w:date="2022-03-15T10:14:00Z">
            <w:rPr>
              <w:rFonts w:cs="Calibri" w:hAnsi="Noto Sans Armenian"/>
            </w:rPr>
          </w:rPrChange>
        </w:rPr>
        <w:t>to</w:t>
      </w:r>
      <w:r>
        <w:rPr>
          <w:rFonts w:ascii="Times New Roman" w:cs="Times New Roman" w:hAnsi="Times New Roman"/>
          <w:sz w:val="28"/>
          <w:szCs w:val="28"/>
        </w:rPr>
        <w:t xml:space="preserve"> </w:t>
      </w:r>
      <w:r w:rsidRPr="7BD843F0">
        <w:rPr>
          <w:rFonts w:ascii="Times New Roman" w:cs="Times New Roman" w:hAnsi="Times New Roman"/>
          <w:sz w:val="28"/>
          <w:szCs w:val="28"/>
          <w:rPrChange w:id="14710" w:author="user pc" w:date="2022-03-15T10:14:00Z">
            <w:rPr>
              <w:rFonts w:cs="Calibri" w:hAnsi="Noto Sans Armenian"/>
            </w:rPr>
          </w:rPrChange>
        </w:rPr>
        <w:t>add</w:t>
      </w:r>
      <w:r>
        <w:rPr>
          <w:rFonts w:ascii="Times New Roman" w:cs="Times New Roman" w:hAnsi="Times New Roman"/>
          <w:sz w:val="28"/>
          <w:szCs w:val="28"/>
        </w:rPr>
        <w:t xml:space="preserve"> </w:t>
      </w:r>
      <w:r w:rsidRPr="29DDF3CA">
        <w:rPr>
          <w:rFonts w:ascii="Times New Roman" w:cs="Times New Roman" w:hAnsi="Times New Roman"/>
          <w:sz w:val="28"/>
          <w:szCs w:val="28"/>
          <w:rPrChange w:id="14711" w:author="user pc" w:date="2022-03-15T10:14:00Z">
            <w:rPr>
              <w:rFonts w:cs="Calibri" w:hAnsi="Noto Sans Armenian"/>
            </w:rPr>
          </w:rPrChange>
        </w:rPr>
        <w:t>the</w:t>
      </w:r>
      <w:r>
        <w:rPr>
          <w:rFonts w:ascii="Times New Roman" w:cs="Times New Roman" w:hAnsi="Times New Roman"/>
          <w:sz w:val="28"/>
          <w:szCs w:val="28"/>
        </w:rPr>
        <w:t xml:space="preserve"> </w:t>
      </w:r>
      <w:r w:rsidRPr="8E961BE0">
        <w:rPr>
          <w:rFonts w:ascii="Times New Roman" w:cs="Times New Roman" w:hAnsi="Times New Roman"/>
          <w:sz w:val="28"/>
          <w:szCs w:val="28"/>
          <w:rPrChange w:id="14712" w:author="user pc" w:date="2022-03-15T10:14:00Z">
            <w:rPr>
              <w:rFonts w:cs="Calibri" w:hAnsi="Noto Sans Armenian"/>
            </w:rPr>
          </w:rPrChange>
        </w:rPr>
        <w:t>liquid</w:t>
      </w:r>
      <w:r>
        <w:rPr>
          <w:rFonts w:ascii="Times New Roman" w:cs="Times New Roman" w:hAnsi="Times New Roman"/>
          <w:sz w:val="28"/>
          <w:szCs w:val="28"/>
        </w:rPr>
        <w:t xml:space="preserve"> </w:t>
      </w:r>
      <w:r w:rsidRPr="1584903D">
        <w:rPr>
          <w:rFonts w:ascii="Times New Roman" w:cs="Times New Roman" w:hAnsi="Times New Roman"/>
          <w:sz w:val="28"/>
          <w:szCs w:val="28"/>
          <w:rPrChange w:id="14713" w:author="user pc" w:date="2022-03-15T10:14:00Z">
            <w:rPr>
              <w:rFonts w:cs="Calibri" w:hAnsi="Noto Sans Armenian"/>
            </w:rPr>
          </w:rPrChange>
        </w:rPr>
        <w:t>from</w:t>
      </w:r>
      <w:r>
        <w:rPr>
          <w:rFonts w:ascii="Times New Roman" w:cs="Times New Roman" w:hAnsi="Times New Roman"/>
          <w:sz w:val="28"/>
          <w:szCs w:val="28"/>
        </w:rPr>
        <w:t xml:space="preserve"> </w:t>
      </w:r>
      <w:r w:rsidRPr="69D85F65">
        <w:rPr>
          <w:rFonts w:ascii="Times New Roman" w:cs="Times New Roman" w:hAnsi="Times New Roman"/>
          <w:sz w:val="28"/>
          <w:szCs w:val="28"/>
          <w:rPrChange w:id="14714" w:author="user pc" w:date="2022-03-15T10:14:00Z">
            <w:rPr>
              <w:rFonts w:cs="Calibri" w:hAnsi="Noto Sans Armenian"/>
            </w:rPr>
          </w:rPrChange>
        </w:rPr>
        <w:t>the</w:t>
      </w:r>
      <w:r>
        <w:rPr>
          <w:rFonts w:ascii="Times New Roman" w:cs="Times New Roman" w:hAnsi="Times New Roman"/>
          <w:sz w:val="28"/>
          <w:szCs w:val="28"/>
        </w:rPr>
        <w:t xml:space="preserve"> </w:t>
      </w:r>
      <w:r w:rsidRPr="ABDD862B">
        <w:rPr>
          <w:rFonts w:ascii="Times New Roman" w:cs="Times New Roman" w:hAnsi="Times New Roman"/>
          <w:sz w:val="28"/>
          <w:szCs w:val="28"/>
          <w:rPrChange w:id="14715" w:author="user pc" w:date="2022-03-15T10:14:00Z">
            <w:rPr>
              <w:rFonts w:cs="Calibri" w:hAnsi="Noto Sans Armenian"/>
            </w:rPr>
          </w:rPrChange>
        </w:rPr>
        <w:t>burette</w:t>
      </w:r>
      <w:r>
        <w:rPr>
          <w:rFonts w:ascii="Times New Roman" w:cs="Times New Roman" w:hAnsi="Times New Roman"/>
          <w:sz w:val="28"/>
          <w:szCs w:val="28"/>
        </w:rPr>
        <w:t xml:space="preserve"> </w:t>
      </w:r>
      <w:r w:rsidRPr="507943CF">
        <w:rPr>
          <w:rFonts w:ascii="Times New Roman" w:cs="Times New Roman" w:hAnsi="Times New Roman"/>
          <w:sz w:val="28"/>
          <w:szCs w:val="28"/>
          <w:rPrChange w:id="14716" w:author="user pc" w:date="2022-03-15T10:14:00Z">
            <w:rPr>
              <w:rFonts w:cs="Calibri" w:hAnsi="Noto Sans Armenian"/>
            </w:rPr>
          </w:rPrChange>
        </w:rPr>
        <w:t>drop-wise</w:t>
      </w:r>
      <w:r>
        <w:rPr>
          <w:rFonts w:ascii="Times New Roman" w:cs="Times New Roman" w:hAnsi="Times New Roman"/>
          <w:sz w:val="28"/>
          <w:szCs w:val="28"/>
        </w:rPr>
        <w:t xml:space="preserve"> </w:t>
      </w:r>
      <w:r w:rsidRPr="017F79BA">
        <w:rPr>
          <w:rFonts w:ascii="Times New Roman" w:cs="Times New Roman" w:hAnsi="Times New Roman"/>
          <w:sz w:val="28"/>
          <w:szCs w:val="28"/>
          <w:rPrChange w:id="14717" w:author="user pc" w:date="2022-03-15T10:14:00Z">
            <w:rPr>
              <w:rFonts w:cs="Calibri" w:hAnsi="Noto Sans Armenian"/>
            </w:rPr>
          </w:rPrChange>
        </w:rPr>
        <w:t>as</w:t>
      </w:r>
      <w:r>
        <w:rPr>
          <w:rFonts w:ascii="Times New Roman" w:cs="Times New Roman" w:hAnsi="Times New Roman"/>
          <w:sz w:val="28"/>
          <w:szCs w:val="28"/>
        </w:rPr>
        <w:t xml:space="preserve"> </w:t>
      </w:r>
      <w:r w:rsidRPr="5803C6FA">
        <w:rPr>
          <w:rFonts w:ascii="Times New Roman" w:cs="Times New Roman" w:hAnsi="Times New Roman"/>
          <w:sz w:val="28"/>
          <w:szCs w:val="28"/>
          <w:rPrChange w:id="14718" w:author="user pc" w:date="2022-03-15T10:14:00Z">
            <w:rPr>
              <w:rFonts w:cs="Calibri" w:hAnsi="Noto Sans Armenian"/>
            </w:rPr>
          </w:rPrChange>
        </w:rPr>
        <w:t>you</w:t>
      </w:r>
      <w:r>
        <w:rPr>
          <w:rFonts w:ascii="Times New Roman" w:cs="Times New Roman" w:hAnsi="Times New Roman"/>
          <w:sz w:val="28"/>
          <w:szCs w:val="28"/>
        </w:rPr>
        <w:t xml:space="preserve"> </w:t>
      </w:r>
      <w:r w:rsidRPr="EFF4749C">
        <w:rPr>
          <w:rFonts w:ascii="Times New Roman" w:cs="Times New Roman" w:hAnsi="Times New Roman"/>
          <w:sz w:val="28"/>
          <w:szCs w:val="28"/>
          <w:rPrChange w:id="14719" w:author="user pc" w:date="2022-03-15T10:14:00Z">
            <w:rPr>
              <w:rFonts w:cs="Calibri" w:hAnsi="Noto Sans Armenian"/>
            </w:rPr>
          </w:rPrChange>
        </w:rPr>
        <w:t>get</w:t>
      </w:r>
      <w:r>
        <w:rPr>
          <w:rFonts w:ascii="Times New Roman" w:cs="Times New Roman" w:hAnsi="Times New Roman"/>
          <w:sz w:val="28"/>
          <w:szCs w:val="28"/>
        </w:rPr>
        <w:t xml:space="preserve"> </w:t>
      </w:r>
      <w:r w:rsidRPr="1FA403B5">
        <w:rPr>
          <w:rFonts w:ascii="Times New Roman" w:cs="Times New Roman" w:hAnsi="Times New Roman"/>
          <w:sz w:val="28"/>
          <w:szCs w:val="28"/>
          <w:rPrChange w:id="14720" w:author="user pc" w:date="2022-03-15T10:14:00Z">
            <w:rPr>
              <w:rFonts w:cs="Calibri" w:hAnsi="Noto Sans Armenian"/>
            </w:rPr>
          </w:rPrChange>
        </w:rPr>
        <w:t>near</w:t>
      </w:r>
      <w:r>
        <w:rPr>
          <w:rFonts w:ascii="Times New Roman" w:cs="Times New Roman" w:hAnsi="Times New Roman"/>
          <w:sz w:val="28"/>
          <w:szCs w:val="28"/>
        </w:rPr>
        <w:t xml:space="preserve"> </w:t>
      </w:r>
      <w:r w:rsidRPr="2DDE099F">
        <w:rPr>
          <w:rFonts w:ascii="Times New Roman" w:cs="Times New Roman" w:hAnsi="Times New Roman"/>
          <w:sz w:val="28"/>
          <w:szCs w:val="28"/>
          <w:rPrChange w:id="14721" w:author="user pc" w:date="2022-03-15T10:14:00Z">
            <w:rPr>
              <w:rFonts w:cs="Calibri" w:hAnsi="Noto Sans Armenian"/>
            </w:rPr>
          </w:rPrChange>
        </w:rPr>
        <w:t>the</w:t>
      </w:r>
      <w:r>
        <w:rPr>
          <w:rFonts w:ascii="Times New Roman" w:cs="Times New Roman" w:hAnsi="Times New Roman"/>
          <w:sz w:val="28"/>
          <w:szCs w:val="28"/>
        </w:rPr>
        <w:t xml:space="preserve"> </w:t>
      </w:r>
      <w:r w:rsidRPr="90E2062A">
        <w:rPr>
          <w:rFonts w:ascii="Times New Roman" w:cs="Times New Roman" w:hAnsi="Times New Roman"/>
          <w:sz w:val="28"/>
          <w:szCs w:val="28"/>
          <w:rPrChange w:id="14722" w:author="user pc" w:date="2022-03-15T10:14:00Z">
            <w:rPr>
              <w:rFonts w:cs="Calibri" w:hAnsi="Noto Sans Armenian"/>
            </w:rPr>
          </w:rPrChange>
        </w:rPr>
        <w:t>endpoint.</w:t>
      </w:r>
    </w:p>
    <w:p>
      <w:pPr>
        <w:pStyle w:val="style0"/>
        <w:rPr>
          <w:rFonts w:ascii="Times New Roman" w:cs="Times New Roman"/>
          <w:sz w:val="28"/>
          <w:szCs w:val="28"/>
          <w:rPrChange w:id="14723" w:author="user pc" w:date="2022-03-15T10:14:00Z">
            <w:rPr/>
          </w:rPrChange>
        </w:rPr>
      </w:pPr>
    </w:p>
    <w:p>
      <w:pPr>
        <w:pStyle w:val="style0"/>
        <w:rPr>
          <w:rFonts w:ascii="Times New Roman" w:cs="Times New Roman"/>
          <w:sz w:val="28"/>
          <w:szCs w:val="28"/>
          <w:rPrChange w:id="14724" w:author="user pc" w:date="2022-03-15T10:14:00Z">
            <w:rPr/>
          </w:rPrChange>
        </w:rPr>
      </w:pPr>
      <w:r w:rsidRPr="2A3A216E">
        <w:rPr>
          <w:rFonts w:ascii="Times New Roman" w:cs="Times New Roman" w:hAnsi="Times New Roman"/>
          <w:b/>
          <w:bCs/>
          <w:sz w:val="28"/>
          <w:szCs w:val="28"/>
          <w:highlight w:val="cyan"/>
          <w:rPrChange w:id="14725" w:author="user pc" w:date="2022-03-15T10:14:00Z">
            <w:rPr>
              <w:rFonts w:cs="Calibri" w:hAnsi="Noto Sans Armenian"/>
              <w:b/>
              <w:bCs/>
              <w:highlight w:val="cyan"/>
            </w:rPr>
          </w:rPrChange>
        </w:rPr>
        <w:t>Reliability</w:t>
      </w:r>
    </w:p>
    <w:p>
      <w:pPr>
        <w:pStyle w:val="style0"/>
        <w:rPr>
          <w:rFonts w:ascii="Times New Roman" w:cs="Times New Roman"/>
          <w:sz w:val="28"/>
          <w:szCs w:val="28"/>
          <w:rPrChange w:id="14726" w:author="user pc" w:date="2022-03-15T10:14:00Z">
            <w:rPr/>
          </w:rPrChange>
        </w:rPr>
      </w:pPr>
      <w:r w:rsidRPr="864B3D4A">
        <w:rPr>
          <w:rFonts w:ascii="MS Mincho" w:cs="MS Mincho" w:eastAsia="MS Mincho" w:hAnsi="MS Mincho" w:hint="eastAsia"/>
          <w:sz w:val="28"/>
          <w:szCs w:val="28"/>
          <w:rPrChange w:id="14727" w:author="user pc" w:date="2022-03-15T10:14:00Z">
            <w:rPr>
              <w:rFonts w:cs="Calibri"/>
            </w:rPr>
          </w:rPrChange>
        </w:rPr>
        <w:t>✓</w:t>
      </w:r>
      <w:r>
        <w:rPr>
          <w:rFonts w:ascii="Times New Roman" w:cs="Times New Roman" w:hAnsi="Times New Roman"/>
          <w:sz w:val="28"/>
          <w:szCs w:val="28"/>
        </w:rPr>
        <w:t xml:space="preserve"> </w:t>
      </w:r>
      <w:r w:rsidRPr="DE3A8F19">
        <w:rPr>
          <w:rFonts w:ascii="Times New Roman" w:cs="Times New Roman" w:hAnsi="Times New Roman"/>
          <w:sz w:val="28"/>
          <w:szCs w:val="28"/>
          <w:rPrChange w:id="14728" w:author="user pc" w:date="2022-03-15T10:14:00Z">
            <w:rPr>
              <w:rFonts w:cs="Calibri" w:hAnsi="Noto Sans Armenian"/>
            </w:rPr>
          </w:rPrChange>
        </w:rPr>
        <w:t>To</w:t>
      </w:r>
      <w:r>
        <w:rPr>
          <w:rFonts w:ascii="Times New Roman" w:cs="Times New Roman" w:hAnsi="Times New Roman"/>
          <w:sz w:val="28"/>
          <w:szCs w:val="28"/>
        </w:rPr>
        <w:t xml:space="preserve"> </w:t>
      </w:r>
      <w:r w:rsidRPr="30227037">
        <w:rPr>
          <w:rFonts w:ascii="Times New Roman" w:cs="Times New Roman" w:hAnsi="Times New Roman"/>
          <w:sz w:val="28"/>
          <w:szCs w:val="28"/>
          <w:rPrChange w:id="14729" w:author="user pc" w:date="2022-03-15T10:14:00Z">
            <w:rPr>
              <w:rFonts w:cs="Calibri" w:hAnsi="Noto Sans Armenian"/>
            </w:rPr>
          </w:rPrChange>
        </w:rPr>
        <w:t>check</w:t>
      </w:r>
      <w:r>
        <w:rPr>
          <w:rFonts w:ascii="Times New Roman" w:cs="Times New Roman" w:hAnsi="Times New Roman"/>
          <w:sz w:val="28"/>
          <w:szCs w:val="28"/>
        </w:rPr>
        <w:t xml:space="preserve"> </w:t>
      </w:r>
      <w:r w:rsidRPr="55DFC169">
        <w:rPr>
          <w:rFonts w:ascii="Times New Roman" w:cs="Times New Roman" w:hAnsi="Times New Roman"/>
          <w:sz w:val="28"/>
          <w:szCs w:val="28"/>
          <w:rPrChange w:id="14730" w:author="user pc" w:date="2022-03-15T10:14:00Z">
            <w:rPr>
              <w:rFonts w:cs="Calibri" w:hAnsi="Noto Sans Armenian"/>
            </w:rPr>
          </w:rPrChange>
        </w:rPr>
        <w:t>the</w:t>
      </w:r>
      <w:r>
        <w:rPr>
          <w:rFonts w:ascii="Times New Roman" w:cs="Times New Roman" w:hAnsi="Times New Roman"/>
          <w:sz w:val="28"/>
          <w:szCs w:val="28"/>
        </w:rPr>
        <w:t xml:space="preserve"> </w:t>
      </w:r>
      <w:r w:rsidRPr="637B113A">
        <w:rPr>
          <w:rFonts w:ascii="Times New Roman" w:cs="Times New Roman" w:hAnsi="Times New Roman"/>
          <w:sz w:val="28"/>
          <w:szCs w:val="28"/>
          <w:rPrChange w:id="14731" w:author="user pc" w:date="2022-03-15T10:14:00Z">
            <w:rPr>
              <w:rFonts w:cs="Calibri" w:hAnsi="Noto Sans Armenian"/>
            </w:rPr>
          </w:rPrChange>
        </w:rPr>
        <w:t>reliability</w:t>
      </w:r>
      <w:r>
        <w:rPr>
          <w:rFonts w:ascii="Times New Roman" w:cs="Times New Roman" w:hAnsi="Times New Roman"/>
          <w:sz w:val="28"/>
          <w:szCs w:val="28"/>
        </w:rPr>
        <w:t xml:space="preserve"> </w:t>
      </w:r>
      <w:r w:rsidRPr="D579F506">
        <w:rPr>
          <w:rFonts w:ascii="Times New Roman" w:cs="Times New Roman" w:hAnsi="Times New Roman"/>
          <w:sz w:val="28"/>
          <w:szCs w:val="28"/>
          <w:rPrChange w:id="14732" w:author="user pc" w:date="2022-03-15T10:14:00Z">
            <w:rPr>
              <w:rFonts w:cs="Calibri" w:hAnsi="Noto Sans Armenian"/>
            </w:rPr>
          </w:rPrChange>
        </w:rPr>
        <w:t>of</w:t>
      </w:r>
      <w:r>
        <w:rPr>
          <w:rFonts w:ascii="Times New Roman" w:cs="Times New Roman" w:hAnsi="Times New Roman"/>
          <w:sz w:val="28"/>
          <w:szCs w:val="28"/>
        </w:rPr>
        <w:t xml:space="preserve"> </w:t>
      </w:r>
      <w:r w:rsidRPr="57B5B629">
        <w:rPr>
          <w:rFonts w:ascii="Times New Roman" w:cs="Times New Roman" w:hAnsi="Times New Roman"/>
          <w:sz w:val="28"/>
          <w:szCs w:val="28"/>
          <w:rPrChange w:id="14733" w:author="user pc" w:date="2022-03-15T10:14:00Z">
            <w:rPr>
              <w:rFonts w:cs="Calibri" w:hAnsi="Noto Sans Armenian"/>
            </w:rPr>
          </w:rPrChange>
        </w:rPr>
        <w:t>your</w:t>
      </w:r>
      <w:r>
        <w:rPr>
          <w:rFonts w:ascii="Times New Roman" w:cs="Times New Roman" w:hAnsi="Times New Roman"/>
          <w:sz w:val="28"/>
          <w:szCs w:val="28"/>
        </w:rPr>
        <w:t xml:space="preserve"> </w:t>
      </w:r>
      <w:r w:rsidRPr="FCE4E61D">
        <w:rPr>
          <w:rFonts w:ascii="Times New Roman" w:cs="Times New Roman" w:hAnsi="Times New Roman"/>
          <w:sz w:val="28"/>
          <w:szCs w:val="28"/>
          <w:rPrChange w:id="14734" w:author="user pc" w:date="2022-03-15T10:14:00Z">
            <w:rPr>
              <w:rFonts w:cs="Calibri" w:hAnsi="Noto Sans Armenian"/>
            </w:rPr>
          </w:rPrChange>
        </w:rPr>
        <w:t>result,</w:t>
      </w:r>
      <w:r>
        <w:rPr>
          <w:rFonts w:ascii="Times New Roman" w:cs="Times New Roman" w:hAnsi="Times New Roman"/>
          <w:sz w:val="28"/>
          <w:szCs w:val="28"/>
        </w:rPr>
        <w:t xml:space="preserve"> </w:t>
      </w:r>
      <w:r w:rsidRPr="D2CD60CA">
        <w:rPr>
          <w:rFonts w:ascii="Times New Roman" w:cs="Times New Roman" w:hAnsi="Times New Roman"/>
          <w:sz w:val="28"/>
          <w:szCs w:val="28"/>
          <w:rPrChange w:id="14735" w:author="user pc" w:date="2022-03-15T10:14:00Z">
            <w:rPr>
              <w:rFonts w:cs="Calibri" w:hAnsi="Noto Sans Armenian"/>
            </w:rPr>
          </w:rPrChange>
        </w:rPr>
        <w:t>you</w:t>
      </w:r>
      <w:r>
        <w:rPr>
          <w:rFonts w:ascii="Times New Roman" w:cs="Times New Roman" w:hAnsi="Times New Roman"/>
          <w:sz w:val="28"/>
          <w:szCs w:val="28"/>
        </w:rPr>
        <w:t xml:space="preserve"> </w:t>
      </w:r>
      <w:r w:rsidRPr="5C95E4D0">
        <w:rPr>
          <w:rFonts w:ascii="Times New Roman" w:cs="Times New Roman" w:hAnsi="Times New Roman"/>
          <w:sz w:val="28"/>
          <w:szCs w:val="28"/>
          <w:rPrChange w:id="14736" w:author="user pc" w:date="2022-03-15T10:14:00Z">
            <w:rPr>
              <w:rFonts w:cs="Calibri" w:hAnsi="Noto Sans Armenian"/>
            </w:rPr>
          </w:rPrChange>
        </w:rPr>
        <w:t>repeat</w:t>
      </w:r>
      <w:r>
        <w:rPr>
          <w:rFonts w:ascii="Times New Roman" w:cs="Times New Roman" w:hAnsi="Times New Roman"/>
          <w:sz w:val="28"/>
          <w:szCs w:val="28"/>
        </w:rPr>
        <w:t xml:space="preserve"> </w:t>
      </w:r>
      <w:r w:rsidRPr="1D762D6B">
        <w:rPr>
          <w:rFonts w:ascii="Times New Roman" w:cs="Times New Roman" w:hAnsi="Times New Roman"/>
          <w:sz w:val="28"/>
          <w:szCs w:val="28"/>
          <w:rPrChange w:id="14737" w:author="user pc" w:date="2022-03-15T10:14:00Z">
            <w:rPr>
              <w:rFonts w:cs="Calibri" w:hAnsi="Noto Sans Armenian"/>
            </w:rPr>
          </w:rPrChange>
        </w:rPr>
        <w:t>the</w:t>
      </w:r>
      <w:r>
        <w:rPr>
          <w:rFonts w:ascii="Times New Roman" w:cs="Times New Roman" w:hAnsi="Times New Roman"/>
          <w:sz w:val="28"/>
          <w:szCs w:val="28"/>
        </w:rPr>
        <w:t xml:space="preserve"> </w:t>
      </w:r>
      <w:r w:rsidRPr="144D0C01">
        <w:rPr>
          <w:rFonts w:ascii="Times New Roman" w:cs="Times New Roman" w:hAnsi="Times New Roman"/>
          <w:sz w:val="28"/>
          <w:szCs w:val="28"/>
          <w:rPrChange w:id="14738" w:author="user pc" w:date="2022-03-15T10:14:00Z">
            <w:rPr>
              <w:rFonts w:cs="Calibri" w:hAnsi="Noto Sans Armenian"/>
            </w:rPr>
          </w:rPrChange>
        </w:rPr>
        <w:t>titration</w:t>
      </w:r>
      <w:r>
        <w:rPr>
          <w:rFonts w:ascii="Times New Roman" w:cs="Times New Roman" w:hAnsi="Times New Roman"/>
          <w:sz w:val="28"/>
          <w:szCs w:val="28"/>
        </w:rPr>
        <w:t xml:space="preserve"> </w:t>
      </w:r>
      <w:r w:rsidRPr="E330FFC7">
        <w:rPr>
          <w:rFonts w:ascii="Times New Roman" w:cs="Times New Roman" w:hAnsi="Times New Roman"/>
          <w:sz w:val="28"/>
          <w:szCs w:val="28"/>
          <w:rPrChange w:id="14739" w:author="user pc" w:date="2022-03-15T10:14:00Z">
            <w:rPr>
              <w:rFonts w:cs="Calibri" w:hAnsi="Noto Sans Armenian"/>
            </w:rPr>
          </w:rPrChange>
        </w:rPr>
        <w:t>several</w:t>
      </w:r>
      <w:r>
        <w:rPr>
          <w:rFonts w:ascii="Times New Roman" w:cs="Times New Roman" w:hAnsi="Times New Roman"/>
          <w:sz w:val="28"/>
          <w:szCs w:val="28"/>
        </w:rPr>
        <w:t xml:space="preserve"> </w:t>
      </w:r>
      <w:r w:rsidRPr="4324B985">
        <w:rPr>
          <w:rFonts w:ascii="Times New Roman" w:cs="Times New Roman" w:hAnsi="Times New Roman"/>
          <w:sz w:val="28"/>
          <w:szCs w:val="28"/>
          <w:rPrChange w:id="14740" w:author="user pc" w:date="2022-03-15T10:14:00Z">
            <w:rPr>
              <w:rFonts w:cs="Calibri" w:hAnsi="Noto Sans Armenian"/>
            </w:rPr>
          </w:rPrChange>
        </w:rPr>
        <w:t>times</w:t>
      </w:r>
      <w:r>
        <w:rPr>
          <w:rFonts w:ascii="Times New Roman" w:cs="Times New Roman" w:hAnsi="Times New Roman"/>
          <w:sz w:val="28"/>
          <w:szCs w:val="28"/>
        </w:rPr>
        <w:t xml:space="preserve"> </w:t>
      </w:r>
      <w:r w:rsidRPr="49AA2C2C">
        <w:rPr>
          <w:rFonts w:ascii="Times New Roman" w:cs="Times New Roman" w:hAnsi="Times New Roman"/>
          <w:sz w:val="28"/>
          <w:szCs w:val="28"/>
          <w:rPrChange w:id="14741" w:author="user pc" w:date="2022-03-15T10:14:00Z">
            <w:rPr>
              <w:rFonts w:cs="Calibri" w:hAnsi="Noto Sans Armenian"/>
            </w:rPr>
          </w:rPrChange>
        </w:rPr>
        <w:t>until</w:t>
      </w:r>
      <w:r>
        <w:rPr>
          <w:rFonts w:ascii="Times New Roman" w:cs="Times New Roman" w:hAnsi="Times New Roman"/>
          <w:sz w:val="28"/>
          <w:szCs w:val="28"/>
        </w:rPr>
        <w:t xml:space="preserve"> </w:t>
      </w:r>
      <w:r w:rsidRPr="BE37A116">
        <w:rPr>
          <w:rFonts w:ascii="Times New Roman" w:cs="Times New Roman" w:hAnsi="Times New Roman"/>
          <w:sz w:val="28"/>
          <w:szCs w:val="28"/>
          <w:rPrChange w:id="14742" w:author="user pc" w:date="2022-03-15T10:14:00Z">
            <w:rPr>
              <w:rFonts w:cs="Calibri" w:hAnsi="Noto Sans Armenian"/>
            </w:rPr>
          </w:rPrChange>
        </w:rPr>
        <w:t>you</w:t>
      </w:r>
      <w:r>
        <w:rPr>
          <w:rFonts w:ascii="Times New Roman" w:cs="Times New Roman" w:hAnsi="Times New Roman"/>
          <w:sz w:val="28"/>
          <w:szCs w:val="28"/>
        </w:rPr>
        <w:t xml:space="preserve"> </w:t>
      </w:r>
      <w:r w:rsidRPr="64949E47">
        <w:rPr>
          <w:rFonts w:ascii="Times New Roman" w:cs="Times New Roman" w:hAnsi="Times New Roman"/>
          <w:sz w:val="28"/>
          <w:szCs w:val="28"/>
          <w:rPrChange w:id="14743" w:author="user pc" w:date="2022-03-15T10:14:00Z">
            <w:rPr>
              <w:rFonts w:cs="Calibri" w:hAnsi="Noto Sans Armenian"/>
            </w:rPr>
          </w:rPrChange>
        </w:rPr>
        <w:t>have</w:t>
      </w:r>
      <w:r>
        <w:rPr>
          <w:rFonts w:ascii="Times New Roman" w:cs="Times New Roman" w:hAnsi="Times New Roman"/>
          <w:sz w:val="28"/>
          <w:szCs w:val="28"/>
        </w:rPr>
        <w:t xml:space="preserve"> </w:t>
      </w:r>
      <w:r w:rsidRPr="FC7835BE">
        <w:rPr>
          <w:rFonts w:ascii="Times New Roman" w:cs="Times New Roman" w:hAnsi="Times New Roman"/>
          <w:sz w:val="28"/>
          <w:szCs w:val="28"/>
          <w:rPrChange w:id="14744" w:author="user pc" w:date="2022-03-15T10:14:00Z">
            <w:rPr>
              <w:rFonts w:cs="Calibri" w:hAnsi="Noto Sans Armenian"/>
            </w:rPr>
          </w:rPrChange>
        </w:rPr>
        <w:t>concordant</w:t>
      </w:r>
      <w:r>
        <w:rPr>
          <w:rFonts w:ascii="Times New Roman" w:cs="Times New Roman" w:hAnsi="Times New Roman"/>
          <w:sz w:val="28"/>
          <w:szCs w:val="28"/>
        </w:rPr>
        <w:t xml:space="preserve"> </w:t>
      </w:r>
      <w:r w:rsidRPr="515C53F8">
        <w:rPr>
          <w:rFonts w:ascii="Times New Roman" w:cs="Times New Roman" w:hAnsi="Times New Roman"/>
          <w:sz w:val="28"/>
          <w:szCs w:val="28"/>
          <w:rPrChange w:id="14745" w:author="user pc" w:date="2022-03-15T10:14:00Z">
            <w:rPr>
              <w:rFonts w:cs="Calibri" w:hAnsi="Noto Sans Armenian"/>
            </w:rPr>
          </w:rPrChange>
        </w:rPr>
        <w:t>titres.</w:t>
      </w:r>
      <w:r>
        <w:rPr>
          <w:rFonts w:ascii="Times New Roman" w:cs="Times New Roman" w:hAnsi="Times New Roman"/>
          <w:sz w:val="28"/>
          <w:szCs w:val="28"/>
        </w:rPr>
        <w:t xml:space="preserve"> </w:t>
      </w:r>
      <w:r w:rsidRPr="9F84F195">
        <w:rPr>
          <w:rFonts w:ascii="Times New Roman" w:cs="Times New Roman" w:hAnsi="Times New Roman"/>
          <w:sz w:val="28"/>
          <w:szCs w:val="28"/>
          <w:rPrChange w:id="14746" w:author="user pc" w:date="2022-03-15T10:14:00Z">
            <w:rPr>
              <w:rFonts w:cs="Calibri" w:hAnsi="Noto Sans Armenian"/>
            </w:rPr>
          </w:rPrChange>
        </w:rPr>
        <w:t>These</w:t>
      </w:r>
      <w:r>
        <w:rPr>
          <w:rFonts w:ascii="Times New Roman" w:cs="Times New Roman" w:hAnsi="Times New Roman"/>
          <w:sz w:val="28"/>
          <w:szCs w:val="28"/>
        </w:rPr>
        <w:t xml:space="preserve"> </w:t>
      </w:r>
      <w:r w:rsidRPr="82537A21">
        <w:rPr>
          <w:rFonts w:ascii="Times New Roman" w:cs="Times New Roman" w:hAnsi="Times New Roman"/>
          <w:sz w:val="28"/>
          <w:szCs w:val="28"/>
          <w:rPrChange w:id="14747" w:author="user pc" w:date="2022-03-15T10:14:00Z">
            <w:rPr>
              <w:rFonts w:cs="Calibri" w:hAnsi="Noto Sans Armenian"/>
            </w:rPr>
          </w:rPrChange>
        </w:rPr>
        <w:t>are</w:t>
      </w:r>
      <w:r>
        <w:rPr>
          <w:rFonts w:ascii="Times New Roman" w:cs="Times New Roman" w:hAnsi="Times New Roman"/>
          <w:sz w:val="28"/>
          <w:szCs w:val="28"/>
        </w:rPr>
        <w:t xml:space="preserve"> </w:t>
      </w:r>
      <w:r w:rsidRPr="36434A04">
        <w:rPr>
          <w:rFonts w:ascii="Times New Roman" w:cs="Times New Roman" w:hAnsi="Times New Roman"/>
          <w:sz w:val="28"/>
          <w:szCs w:val="28"/>
          <w:rPrChange w:id="14748" w:author="user pc" w:date="2022-03-15T10:14:00Z">
            <w:rPr>
              <w:rFonts w:cs="Calibri" w:hAnsi="Noto Sans Armenian"/>
            </w:rPr>
          </w:rPrChange>
        </w:rPr>
        <w:t>results</w:t>
      </w:r>
      <w:r>
        <w:rPr>
          <w:rFonts w:ascii="Times New Roman" w:cs="Times New Roman" w:hAnsi="Times New Roman"/>
          <w:sz w:val="28"/>
          <w:szCs w:val="28"/>
        </w:rPr>
        <w:t xml:space="preserve"> </w:t>
      </w:r>
      <w:r w:rsidRPr="075EE24D">
        <w:rPr>
          <w:rFonts w:ascii="Times New Roman" w:cs="Times New Roman" w:hAnsi="Times New Roman"/>
          <w:sz w:val="28"/>
          <w:szCs w:val="28"/>
          <w:rPrChange w:id="14749" w:author="user pc" w:date="2022-03-15T10:14:00Z">
            <w:rPr>
              <w:rFonts w:cs="Calibri" w:hAnsi="Noto Sans Armenian"/>
            </w:rPr>
          </w:rPrChange>
        </w:rPr>
        <w:t>which</w:t>
      </w:r>
      <w:r>
        <w:rPr>
          <w:rFonts w:ascii="Times New Roman" w:cs="Times New Roman" w:hAnsi="Times New Roman"/>
          <w:sz w:val="28"/>
          <w:szCs w:val="28"/>
        </w:rPr>
        <w:t xml:space="preserve"> </w:t>
      </w:r>
      <w:r w:rsidRPr="D9146EEE">
        <w:rPr>
          <w:rFonts w:ascii="Times New Roman" w:cs="Times New Roman" w:hAnsi="Times New Roman"/>
          <w:sz w:val="28"/>
          <w:szCs w:val="28"/>
          <w:rPrChange w:id="14750" w:author="user pc" w:date="2022-03-15T10:14:00Z">
            <w:rPr>
              <w:rFonts w:cs="Calibri" w:hAnsi="Noto Sans Armenian"/>
            </w:rPr>
          </w:rPrChange>
        </w:rPr>
        <w:t>are</w:t>
      </w:r>
      <w:r>
        <w:rPr>
          <w:rFonts w:ascii="Times New Roman" w:cs="Times New Roman" w:hAnsi="Times New Roman"/>
          <w:sz w:val="28"/>
          <w:szCs w:val="28"/>
        </w:rPr>
        <w:t xml:space="preserve"> </w:t>
      </w:r>
      <w:r w:rsidRPr="C637339F">
        <w:rPr>
          <w:rFonts w:ascii="Times New Roman" w:cs="Times New Roman" w:hAnsi="Times New Roman"/>
          <w:sz w:val="28"/>
          <w:szCs w:val="28"/>
          <w:rPrChange w:id="14751" w:author="user pc" w:date="2022-03-15T10:14:00Z">
            <w:rPr>
              <w:rFonts w:cs="Calibri" w:hAnsi="Noto Sans Armenian"/>
            </w:rPr>
          </w:rPrChange>
        </w:rPr>
        <w:t>within</w:t>
      </w:r>
      <w:r>
        <w:rPr>
          <w:rFonts w:ascii="Times New Roman" w:cs="Times New Roman" w:hAnsi="Times New Roman"/>
          <w:sz w:val="28"/>
          <w:szCs w:val="28"/>
        </w:rPr>
        <w:t xml:space="preserve"> </w:t>
      </w:r>
      <w:r w:rsidRPr="F36B5D6F">
        <w:rPr>
          <w:rFonts w:ascii="Times New Roman" w:cs="Times New Roman" w:hAnsi="Times New Roman"/>
          <w:sz w:val="28"/>
          <w:szCs w:val="28"/>
          <w:rPrChange w:id="14752" w:author="user pc" w:date="2022-03-15T10:14:00Z">
            <w:rPr>
              <w:rFonts w:cs="Calibri" w:hAnsi="Noto Sans Armenian"/>
            </w:rPr>
          </w:rPrChange>
        </w:rPr>
        <w:t>0.10cm</w:t>
      </w:r>
      <w:r w:rsidRPr="3DDAF66E">
        <w:rPr>
          <w:rFonts w:ascii="Times New Roman" w:cs="Times New Roman" w:hAnsi="Times New Roman"/>
          <w:sz w:val="28"/>
          <w:szCs w:val="28"/>
          <w:vertAlign w:val="superscript"/>
          <w:rPrChange w:id="14753" w:author="user pc" w:date="2022-03-15T10:14:00Z">
            <w:rPr>
              <w:rFonts w:cs="Calibri" w:hAnsi="Noto Sans Armenian"/>
              <w:vertAlign w:val="superscript"/>
            </w:rPr>
          </w:rPrChange>
        </w:rPr>
        <w:t xml:space="preserve">3 </w:t>
      </w:r>
      <w:r w:rsidRPr="C1F1E30D">
        <w:rPr>
          <w:rFonts w:ascii="Times New Roman" w:cs="Times New Roman" w:hAnsi="Times New Roman"/>
          <w:sz w:val="28"/>
          <w:szCs w:val="28"/>
          <w:rPrChange w:id="14754" w:author="user pc" w:date="2022-03-15T10:14:00Z">
            <w:rPr>
              <w:rFonts w:cs="Calibri" w:hAnsi="Noto Sans Armenian"/>
            </w:rPr>
          </w:rPrChange>
        </w:rPr>
        <w:t>of</w:t>
      </w:r>
      <w:r>
        <w:rPr>
          <w:rFonts w:ascii="Times New Roman" w:cs="Times New Roman" w:hAnsi="Times New Roman"/>
          <w:sz w:val="28"/>
          <w:szCs w:val="28"/>
        </w:rPr>
        <w:t xml:space="preserve"> </w:t>
      </w:r>
      <w:r w:rsidRPr="3475B972">
        <w:rPr>
          <w:rFonts w:ascii="Times New Roman" w:cs="Times New Roman" w:hAnsi="Times New Roman"/>
          <w:sz w:val="28"/>
          <w:szCs w:val="28"/>
          <w:rPrChange w:id="14755" w:author="user pc" w:date="2022-03-15T10:14:00Z">
            <w:rPr>
              <w:rFonts w:cs="Calibri" w:hAnsi="Noto Sans Armenian"/>
            </w:rPr>
          </w:rPrChange>
        </w:rPr>
        <w:t>each</w:t>
      </w:r>
      <w:r>
        <w:rPr>
          <w:rFonts w:ascii="Times New Roman" w:cs="Times New Roman" w:hAnsi="Times New Roman"/>
          <w:sz w:val="28"/>
          <w:szCs w:val="28"/>
        </w:rPr>
        <w:t xml:space="preserve"> </w:t>
      </w:r>
      <w:r w:rsidRPr="B612FC8F">
        <w:rPr>
          <w:rFonts w:ascii="Times New Roman" w:cs="Times New Roman" w:hAnsi="Times New Roman"/>
          <w:sz w:val="28"/>
          <w:szCs w:val="28"/>
          <w:rPrChange w:id="14756" w:author="user pc" w:date="2022-03-15T10:14:00Z">
            <w:rPr>
              <w:rFonts w:cs="Calibri" w:hAnsi="Noto Sans Armenian"/>
            </w:rPr>
          </w:rPrChange>
        </w:rPr>
        <w:t>other.</w:t>
      </w:r>
      <w:r>
        <w:rPr>
          <w:rFonts w:ascii="Times New Roman" w:cs="Times New Roman" w:hAnsi="Times New Roman"/>
          <w:sz w:val="28"/>
          <w:szCs w:val="28"/>
        </w:rPr>
        <w:t xml:space="preserve"> </w:t>
      </w:r>
      <w:r w:rsidRPr="382DE076">
        <w:rPr>
          <w:rFonts w:ascii="Times New Roman" w:cs="Times New Roman" w:hAnsi="Times New Roman"/>
          <w:sz w:val="28"/>
          <w:szCs w:val="28"/>
          <w:rPrChange w:id="14757" w:author="user pc" w:date="2022-03-15T10:14:00Z">
            <w:rPr>
              <w:rFonts w:cs="Calibri" w:hAnsi="Noto Sans Armenian"/>
            </w:rPr>
          </w:rPrChange>
        </w:rPr>
        <w:t>(The</w:t>
      </w:r>
      <w:r>
        <w:rPr>
          <w:rFonts w:ascii="Times New Roman" w:cs="Times New Roman" w:hAnsi="Times New Roman"/>
          <w:sz w:val="28"/>
          <w:szCs w:val="28"/>
        </w:rPr>
        <w:t xml:space="preserve"> </w:t>
      </w:r>
      <w:r w:rsidRPr="760C13DE">
        <w:rPr>
          <w:rFonts w:ascii="Times New Roman" w:cs="Times New Roman" w:hAnsi="Times New Roman"/>
          <w:sz w:val="28"/>
          <w:szCs w:val="28"/>
          <w:rPrChange w:id="14758" w:author="user pc" w:date="2022-03-15T10:14:00Z">
            <w:rPr>
              <w:rFonts w:cs="Calibri" w:hAnsi="Noto Sans Armenian"/>
            </w:rPr>
          </w:rPrChange>
        </w:rPr>
        <w:t>titre</w:t>
      </w:r>
      <w:r>
        <w:rPr>
          <w:rFonts w:ascii="Times New Roman" w:cs="Times New Roman" w:hAnsi="Times New Roman"/>
          <w:sz w:val="28"/>
          <w:szCs w:val="28"/>
        </w:rPr>
        <w:t xml:space="preserve"> </w:t>
      </w:r>
      <w:r w:rsidRPr="5C0D7FE5">
        <w:rPr>
          <w:rFonts w:ascii="Times New Roman" w:cs="Times New Roman" w:hAnsi="Times New Roman"/>
          <w:sz w:val="28"/>
          <w:szCs w:val="28"/>
          <w:rPrChange w:id="14759" w:author="user pc" w:date="2022-03-15T10:14:00Z">
            <w:rPr>
              <w:rFonts w:cs="Calibri" w:hAnsi="Noto Sans Armenian"/>
            </w:rPr>
          </w:rPrChange>
        </w:rPr>
        <w:t>is</w:t>
      </w:r>
      <w:r>
        <w:rPr>
          <w:rFonts w:ascii="Times New Roman" w:cs="Times New Roman" w:hAnsi="Times New Roman"/>
          <w:sz w:val="28"/>
          <w:szCs w:val="28"/>
        </w:rPr>
        <w:t xml:space="preserve"> </w:t>
      </w:r>
      <w:r w:rsidRPr="4C661290">
        <w:rPr>
          <w:rFonts w:ascii="Times New Roman" w:cs="Times New Roman" w:hAnsi="Times New Roman"/>
          <w:sz w:val="28"/>
          <w:szCs w:val="28"/>
          <w:rPrChange w:id="14760" w:author="user pc" w:date="2022-03-15T10:14:00Z">
            <w:rPr>
              <w:rFonts w:cs="Calibri" w:hAnsi="Noto Sans Armenian"/>
            </w:rPr>
          </w:rPrChange>
        </w:rPr>
        <w:t>the</w:t>
      </w:r>
      <w:r>
        <w:rPr>
          <w:rFonts w:ascii="Times New Roman" w:cs="Times New Roman" w:hAnsi="Times New Roman"/>
          <w:sz w:val="28"/>
          <w:szCs w:val="28"/>
        </w:rPr>
        <w:t xml:space="preserve"> </w:t>
      </w:r>
      <w:r w:rsidRPr="3E63CDAF">
        <w:rPr>
          <w:rFonts w:ascii="Times New Roman" w:cs="Times New Roman" w:hAnsi="Times New Roman"/>
          <w:sz w:val="28"/>
          <w:szCs w:val="28"/>
          <w:rPrChange w:id="14761" w:author="user pc" w:date="2022-03-15T10:14:00Z">
            <w:rPr>
              <w:rFonts w:cs="Calibri" w:hAnsi="Noto Sans Armenian"/>
            </w:rPr>
          </w:rPrChange>
        </w:rPr>
        <w:t>volume</w:t>
      </w:r>
      <w:r>
        <w:rPr>
          <w:rFonts w:ascii="Times New Roman" w:cs="Times New Roman" w:hAnsi="Times New Roman"/>
          <w:sz w:val="28"/>
          <w:szCs w:val="28"/>
        </w:rPr>
        <w:t xml:space="preserve"> </w:t>
      </w:r>
      <w:r w:rsidRPr="8DB39B13">
        <w:rPr>
          <w:rFonts w:ascii="Times New Roman" w:cs="Times New Roman" w:hAnsi="Times New Roman"/>
          <w:sz w:val="28"/>
          <w:szCs w:val="28"/>
          <w:rPrChange w:id="14762" w:author="user pc" w:date="2022-03-15T10:14:00Z">
            <w:rPr>
              <w:rFonts w:cs="Calibri" w:hAnsi="Noto Sans Armenian"/>
            </w:rPr>
          </w:rPrChange>
        </w:rPr>
        <w:t>of</w:t>
      </w:r>
      <w:r>
        <w:rPr>
          <w:rFonts w:ascii="Times New Roman" w:cs="Times New Roman" w:hAnsi="Times New Roman"/>
          <w:sz w:val="28"/>
          <w:szCs w:val="28"/>
        </w:rPr>
        <w:t xml:space="preserve"> </w:t>
      </w:r>
      <w:r w:rsidRPr="4E517755">
        <w:rPr>
          <w:rFonts w:ascii="Times New Roman" w:cs="Times New Roman" w:hAnsi="Times New Roman"/>
          <w:sz w:val="28"/>
          <w:szCs w:val="28"/>
          <w:rPrChange w:id="14763" w:author="user pc" w:date="2022-03-15T10:14:00Z">
            <w:rPr>
              <w:rFonts w:cs="Calibri" w:hAnsi="Noto Sans Armenian"/>
            </w:rPr>
          </w:rPrChange>
        </w:rPr>
        <w:t>liquid</w:t>
      </w:r>
      <w:r>
        <w:rPr>
          <w:rFonts w:ascii="Times New Roman" w:cs="Times New Roman" w:hAnsi="Times New Roman"/>
          <w:sz w:val="28"/>
          <w:szCs w:val="28"/>
        </w:rPr>
        <w:t xml:space="preserve"> </w:t>
      </w:r>
      <w:r w:rsidRPr="C18E1098">
        <w:rPr>
          <w:rFonts w:ascii="Times New Roman" w:cs="Times New Roman" w:hAnsi="Times New Roman"/>
          <w:sz w:val="28"/>
          <w:szCs w:val="28"/>
          <w:rPrChange w:id="14764" w:author="user pc" w:date="2022-03-15T10:14:00Z">
            <w:rPr>
              <w:rFonts w:cs="Calibri" w:hAnsi="Noto Sans Armenian"/>
            </w:rPr>
          </w:rPrChange>
        </w:rPr>
        <w:t>added</w:t>
      </w:r>
      <w:r>
        <w:rPr>
          <w:rFonts w:ascii="Times New Roman" w:cs="Times New Roman" w:hAnsi="Times New Roman"/>
          <w:sz w:val="28"/>
          <w:szCs w:val="28"/>
        </w:rPr>
        <w:t xml:space="preserve"> </w:t>
      </w:r>
      <w:r w:rsidRPr="98C06624">
        <w:rPr>
          <w:rFonts w:ascii="Times New Roman" w:cs="Times New Roman" w:hAnsi="Times New Roman"/>
          <w:sz w:val="28"/>
          <w:szCs w:val="28"/>
          <w:rPrChange w:id="14765" w:author="user pc" w:date="2022-03-15T10:14:00Z">
            <w:rPr>
              <w:rFonts w:cs="Calibri" w:hAnsi="Noto Sans Armenian"/>
            </w:rPr>
          </w:rPrChange>
        </w:rPr>
        <w:t>to</w:t>
      </w:r>
      <w:r>
        <w:rPr>
          <w:rFonts w:ascii="Times New Roman" w:cs="Times New Roman" w:hAnsi="Times New Roman"/>
          <w:sz w:val="28"/>
          <w:szCs w:val="28"/>
        </w:rPr>
        <w:t xml:space="preserve"> </w:t>
      </w:r>
      <w:r w:rsidRPr="90C8F624">
        <w:rPr>
          <w:rFonts w:ascii="Times New Roman" w:cs="Times New Roman" w:hAnsi="Times New Roman"/>
          <w:sz w:val="28"/>
          <w:szCs w:val="28"/>
          <w:rPrChange w:id="14766" w:author="user pc" w:date="2022-03-15T10:14:00Z">
            <w:rPr>
              <w:rFonts w:cs="Calibri" w:hAnsi="Noto Sans Armenian"/>
            </w:rPr>
          </w:rPrChange>
        </w:rPr>
        <w:t>reach</w:t>
      </w:r>
      <w:r>
        <w:rPr>
          <w:rFonts w:ascii="Times New Roman" w:cs="Times New Roman" w:hAnsi="Times New Roman"/>
          <w:sz w:val="28"/>
          <w:szCs w:val="28"/>
        </w:rPr>
        <w:t xml:space="preserve"> </w:t>
      </w:r>
      <w:r w:rsidRPr="479975E0">
        <w:rPr>
          <w:rFonts w:ascii="Times New Roman" w:cs="Times New Roman" w:hAnsi="Times New Roman"/>
          <w:sz w:val="28"/>
          <w:szCs w:val="28"/>
          <w:rPrChange w:id="14767" w:author="user pc" w:date="2022-03-15T10:14:00Z">
            <w:rPr>
              <w:rFonts w:cs="Calibri" w:hAnsi="Noto Sans Armenian"/>
            </w:rPr>
          </w:rPrChange>
        </w:rPr>
        <w:t>the</w:t>
      </w:r>
      <w:r>
        <w:rPr>
          <w:rFonts w:ascii="Times New Roman" w:cs="Times New Roman" w:hAnsi="Times New Roman"/>
          <w:sz w:val="28"/>
          <w:szCs w:val="28"/>
        </w:rPr>
        <w:t xml:space="preserve"> </w:t>
      </w:r>
      <w:r w:rsidRPr="39B6A773">
        <w:rPr>
          <w:rFonts w:ascii="Times New Roman" w:cs="Times New Roman" w:hAnsi="Times New Roman"/>
          <w:sz w:val="28"/>
          <w:szCs w:val="28"/>
          <w:rPrChange w:id="14768" w:author="user pc" w:date="2022-03-15T10:14:00Z">
            <w:rPr>
              <w:rFonts w:cs="Calibri" w:hAnsi="Noto Sans Armenian"/>
            </w:rPr>
          </w:rPrChange>
        </w:rPr>
        <w:t>end-point). One drop of the acid from the burette is equal to 0.05 cm</w:t>
      </w:r>
      <w:r w:rsidRPr="D7BB2F74">
        <w:rPr>
          <w:rFonts w:ascii="Times New Roman" w:cs="Times New Roman" w:hAnsi="Times New Roman"/>
          <w:sz w:val="28"/>
          <w:szCs w:val="28"/>
          <w:vertAlign w:val="superscript"/>
          <w:rPrChange w:id="14769" w:author="user pc" w:date="2022-03-15T10:14:00Z">
            <w:rPr>
              <w:rFonts w:cs="Calibri" w:hAnsi="Noto Sans Armenian"/>
              <w:vertAlign w:val="superscript"/>
            </w:rPr>
          </w:rPrChange>
        </w:rPr>
        <w:t>3</w:t>
      </w:r>
      <w:r w:rsidRPr="516D1297">
        <w:rPr>
          <w:rFonts w:ascii="Times New Roman" w:cs="Times New Roman" w:hAnsi="Times New Roman"/>
          <w:sz w:val="28"/>
          <w:szCs w:val="28"/>
          <w:rPrChange w:id="14770" w:author="user pc" w:date="2022-03-15T10:14:00Z">
            <w:rPr>
              <w:rFonts w:cs="Calibri" w:hAnsi="Noto Sans Armenian"/>
            </w:rPr>
          </w:rPrChange>
        </w:rPr>
        <w:t>.</w:t>
      </w:r>
    </w:p>
    <w:p>
      <w:pPr>
        <w:pStyle w:val="style0"/>
        <w:rPr>
          <w:rFonts w:ascii="Times New Roman" w:cs="Times New Roman"/>
          <w:sz w:val="28"/>
          <w:szCs w:val="28"/>
          <w:rPrChange w:id="14771" w:author="user pc" w:date="2022-03-15T10:14:00Z">
            <w:rPr/>
          </w:rPrChange>
        </w:rPr>
      </w:pPr>
      <w:r w:rsidRPr="7371F772">
        <w:rPr>
          <w:rFonts w:ascii="MS Mincho" w:cs="MS Mincho" w:eastAsia="MS Mincho" w:hAnsi="MS Mincho" w:hint="eastAsia"/>
          <w:sz w:val="28"/>
          <w:szCs w:val="28"/>
          <w:rPrChange w:id="14772" w:author="user pc" w:date="2022-03-15T10:14:00Z">
            <w:rPr>
              <w:rFonts w:cs="Calibri"/>
            </w:rPr>
          </w:rPrChange>
        </w:rPr>
        <w:t>✓</w:t>
      </w:r>
      <w:r>
        <w:rPr>
          <w:rFonts w:ascii="Times New Roman" w:cs="Times New Roman" w:hAnsi="Times New Roman"/>
          <w:sz w:val="28"/>
          <w:szCs w:val="28"/>
        </w:rPr>
        <w:t xml:space="preserve"> </w:t>
      </w:r>
      <w:r w:rsidRPr="CCDEC8E9">
        <w:rPr>
          <w:rFonts w:ascii="Times New Roman" w:cs="Times New Roman" w:hAnsi="Times New Roman"/>
          <w:sz w:val="28"/>
          <w:szCs w:val="28"/>
          <w:rPrChange w:id="14773" w:author="user pc" w:date="2022-03-15T10:14:00Z">
            <w:rPr>
              <w:rFonts w:cs="Calibri" w:hAnsi="Noto Sans Armenian"/>
            </w:rPr>
          </w:rPrChange>
        </w:rPr>
        <w:t>When</w:t>
      </w:r>
      <w:r>
        <w:rPr>
          <w:rFonts w:ascii="Times New Roman" w:cs="Times New Roman" w:hAnsi="Times New Roman"/>
          <w:sz w:val="28"/>
          <w:szCs w:val="28"/>
        </w:rPr>
        <w:t xml:space="preserve"> </w:t>
      </w:r>
      <w:r w:rsidRPr="2D77DA81">
        <w:rPr>
          <w:rFonts w:ascii="Times New Roman" w:cs="Times New Roman" w:hAnsi="Times New Roman"/>
          <w:sz w:val="28"/>
          <w:szCs w:val="28"/>
          <w:rPrChange w:id="14774" w:author="user pc" w:date="2022-03-15T10:14:00Z">
            <w:rPr>
              <w:rFonts w:cs="Calibri" w:hAnsi="Noto Sans Armenian"/>
            </w:rPr>
          </w:rPrChange>
        </w:rPr>
        <w:t>you</w:t>
      </w:r>
      <w:r>
        <w:rPr>
          <w:rFonts w:ascii="Times New Roman" w:cs="Times New Roman" w:hAnsi="Times New Roman"/>
          <w:sz w:val="28"/>
          <w:szCs w:val="28"/>
        </w:rPr>
        <w:t xml:space="preserve"> </w:t>
      </w:r>
      <w:r w:rsidRPr="0479DE8B">
        <w:rPr>
          <w:rFonts w:ascii="Times New Roman" w:cs="Times New Roman" w:hAnsi="Times New Roman"/>
          <w:sz w:val="28"/>
          <w:szCs w:val="28"/>
          <w:rPrChange w:id="14775" w:author="user pc" w:date="2022-03-15T10:14:00Z">
            <w:rPr>
              <w:rFonts w:cs="Calibri" w:hAnsi="Noto Sans Armenian"/>
            </w:rPr>
          </w:rPrChange>
        </w:rPr>
        <w:t>average</w:t>
      </w:r>
      <w:r>
        <w:rPr>
          <w:rFonts w:ascii="Times New Roman" w:cs="Times New Roman" w:hAnsi="Times New Roman"/>
          <w:sz w:val="28"/>
          <w:szCs w:val="28"/>
        </w:rPr>
        <w:t xml:space="preserve"> </w:t>
      </w:r>
      <w:r w:rsidRPr="C4555A8F">
        <w:rPr>
          <w:rFonts w:ascii="Times New Roman" w:cs="Times New Roman" w:hAnsi="Times New Roman"/>
          <w:sz w:val="28"/>
          <w:szCs w:val="28"/>
          <w:rPrChange w:id="14776" w:author="user pc" w:date="2022-03-15T10:14:00Z">
            <w:rPr>
              <w:rFonts w:cs="Calibri" w:hAnsi="Noto Sans Armenian"/>
            </w:rPr>
          </w:rPrChange>
        </w:rPr>
        <w:t>out</w:t>
      </w:r>
      <w:r>
        <w:rPr>
          <w:rFonts w:ascii="Times New Roman" w:cs="Times New Roman" w:hAnsi="Times New Roman"/>
          <w:sz w:val="28"/>
          <w:szCs w:val="28"/>
        </w:rPr>
        <w:t xml:space="preserve"> </w:t>
      </w:r>
      <w:r w:rsidRPr="885754C8">
        <w:rPr>
          <w:rFonts w:ascii="Times New Roman" w:cs="Times New Roman" w:hAnsi="Times New Roman"/>
          <w:sz w:val="28"/>
          <w:szCs w:val="28"/>
          <w:rPrChange w:id="14777" w:author="user pc" w:date="2022-03-15T10:14:00Z">
            <w:rPr>
              <w:rFonts w:cs="Calibri" w:hAnsi="Noto Sans Armenian"/>
            </w:rPr>
          </w:rPrChange>
        </w:rPr>
        <w:t>your</w:t>
      </w:r>
      <w:r>
        <w:rPr>
          <w:rFonts w:ascii="Times New Roman" w:cs="Times New Roman" w:hAnsi="Times New Roman"/>
          <w:sz w:val="28"/>
          <w:szCs w:val="28"/>
        </w:rPr>
        <w:t xml:space="preserve"> </w:t>
      </w:r>
      <w:r w:rsidRPr="E82C854C">
        <w:rPr>
          <w:rFonts w:ascii="Times New Roman" w:cs="Times New Roman" w:hAnsi="Times New Roman"/>
          <w:sz w:val="28"/>
          <w:szCs w:val="28"/>
          <w:rPrChange w:id="14778" w:author="user pc" w:date="2022-03-15T10:14:00Z">
            <w:rPr>
              <w:rFonts w:cs="Calibri" w:hAnsi="Noto Sans Armenian"/>
            </w:rPr>
          </w:rPrChange>
        </w:rPr>
        <w:t>titration</w:t>
      </w:r>
      <w:r>
        <w:rPr>
          <w:rFonts w:ascii="Times New Roman" w:cs="Times New Roman" w:hAnsi="Times New Roman"/>
          <w:sz w:val="28"/>
          <w:szCs w:val="28"/>
        </w:rPr>
        <w:t xml:space="preserve"> </w:t>
      </w:r>
      <w:r w:rsidRPr="EA7E468C">
        <w:rPr>
          <w:rFonts w:ascii="Times New Roman" w:cs="Times New Roman" w:hAnsi="Times New Roman"/>
          <w:sz w:val="28"/>
          <w:szCs w:val="28"/>
          <w:rPrChange w:id="14779" w:author="user pc" w:date="2022-03-15T10:14:00Z">
            <w:rPr>
              <w:rFonts w:cs="Calibri" w:hAnsi="Noto Sans Armenian"/>
            </w:rPr>
          </w:rPrChange>
        </w:rPr>
        <w:t>results,</w:t>
      </w:r>
      <w:r>
        <w:rPr>
          <w:rFonts w:ascii="Times New Roman" w:cs="Times New Roman" w:hAnsi="Times New Roman"/>
          <w:sz w:val="28"/>
          <w:szCs w:val="28"/>
        </w:rPr>
        <w:t xml:space="preserve"> </w:t>
      </w:r>
      <w:r w:rsidRPr="88962CD5">
        <w:rPr>
          <w:rFonts w:ascii="Times New Roman" w:cs="Times New Roman" w:hAnsi="Times New Roman"/>
          <w:sz w:val="28"/>
          <w:szCs w:val="28"/>
          <w:rPrChange w:id="14780" w:author="user pc" w:date="2022-03-15T10:14:00Z">
            <w:rPr>
              <w:rFonts w:cs="Calibri" w:hAnsi="Noto Sans Armenian"/>
            </w:rPr>
          </w:rPrChange>
        </w:rPr>
        <w:t>you</w:t>
      </w:r>
      <w:r>
        <w:rPr>
          <w:rFonts w:ascii="Times New Roman" w:cs="Times New Roman" w:hAnsi="Times New Roman"/>
          <w:sz w:val="28"/>
          <w:szCs w:val="28"/>
        </w:rPr>
        <w:t xml:space="preserve"> </w:t>
      </w:r>
      <w:r w:rsidRPr="2EEDA2EA">
        <w:rPr>
          <w:rFonts w:ascii="Times New Roman" w:cs="Times New Roman" w:hAnsi="Times New Roman"/>
          <w:sz w:val="28"/>
          <w:szCs w:val="28"/>
          <w:rPrChange w:id="14781" w:author="user pc" w:date="2022-03-15T10:14:00Z">
            <w:rPr>
              <w:rFonts w:cs="Calibri" w:hAnsi="Noto Sans Armenian"/>
            </w:rPr>
          </w:rPrChange>
        </w:rPr>
        <w:t>should</w:t>
      </w:r>
      <w:r>
        <w:rPr>
          <w:rFonts w:ascii="Times New Roman" w:cs="Times New Roman" w:hAnsi="Times New Roman"/>
          <w:sz w:val="28"/>
          <w:szCs w:val="28"/>
        </w:rPr>
        <w:t xml:space="preserve"> </w:t>
      </w:r>
      <w:r w:rsidRPr="06DBB0B9">
        <w:rPr>
          <w:rFonts w:ascii="Times New Roman" w:cs="Times New Roman" w:hAnsi="Times New Roman"/>
          <w:sz w:val="28"/>
          <w:szCs w:val="28"/>
          <w:rPrChange w:id="14782" w:author="user pc" w:date="2022-03-15T10:14:00Z">
            <w:rPr>
              <w:rFonts w:cs="Calibri" w:hAnsi="Noto Sans Armenian"/>
            </w:rPr>
          </w:rPrChange>
        </w:rPr>
        <w:t>only</w:t>
      </w:r>
      <w:r>
        <w:rPr>
          <w:rFonts w:ascii="Times New Roman" w:cs="Times New Roman" w:hAnsi="Times New Roman"/>
          <w:sz w:val="28"/>
          <w:szCs w:val="28"/>
        </w:rPr>
        <w:t xml:space="preserve"> </w:t>
      </w:r>
      <w:r w:rsidRPr="D6936B93">
        <w:rPr>
          <w:rFonts w:ascii="Times New Roman" w:cs="Times New Roman" w:hAnsi="Times New Roman"/>
          <w:sz w:val="28"/>
          <w:szCs w:val="28"/>
          <w:rPrChange w:id="14783" w:author="user pc" w:date="2022-03-15T10:14:00Z">
            <w:rPr>
              <w:rFonts w:cs="Calibri" w:hAnsi="Noto Sans Armenian"/>
            </w:rPr>
          </w:rPrChange>
        </w:rPr>
        <w:t>use</w:t>
      </w:r>
      <w:r>
        <w:rPr>
          <w:rFonts w:ascii="Times New Roman" w:cs="Times New Roman" w:hAnsi="Times New Roman"/>
          <w:sz w:val="28"/>
          <w:szCs w:val="28"/>
        </w:rPr>
        <w:t xml:space="preserve"> </w:t>
      </w:r>
      <w:r w:rsidRPr="A80036FE">
        <w:rPr>
          <w:rFonts w:ascii="Times New Roman" w:cs="Times New Roman" w:hAnsi="Times New Roman"/>
          <w:sz w:val="28"/>
          <w:szCs w:val="28"/>
          <w:rPrChange w:id="14784" w:author="user pc" w:date="2022-03-15T10:14:00Z">
            <w:rPr>
              <w:rFonts w:cs="Calibri" w:hAnsi="Noto Sans Armenian"/>
            </w:rPr>
          </w:rPrChange>
        </w:rPr>
        <w:t>your</w:t>
      </w:r>
      <w:r>
        <w:rPr>
          <w:rFonts w:ascii="Times New Roman" w:cs="Times New Roman" w:hAnsi="Times New Roman"/>
          <w:sz w:val="28"/>
          <w:szCs w:val="28"/>
        </w:rPr>
        <w:t xml:space="preserve"> </w:t>
      </w:r>
      <w:r w:rsidRPr="81F1F08B">
        <w:rPr>
          <w:rFonts w:ascii="Times New Roman" w:cs="Times New Roman" w:hAnsi="Times New Roman"/>
          <w:sz w:val="28"/>
          <w:szCs w:val="28"/>
          <w:rPrChange w:id="14785" w:author="user pc" w:date="2022-03-15T10:14:00Z">
            <w:rPr>
              <w:rFonts w:cs="Calibri" w:hAnsi="Noto Sans Armenian"/>
            </w:rPr>
          </w:rPrChange>
        </w:rPr>
        <w:t>concordant</w:t>
      </w:r>
      <w:r>
        <w:rPr>
          <w:rFonts w:ascii="Times New Roman" w:cs="Times New Roman" w:hAnsi="Times New Roman"/>
          <w:sz w:val="28"/>
          <w:szCs w:val="28"/>
        </w:rPr>
        <w:t xml:space="preserve"> </w:t>
      </w:r>
      <w:r w:rsidRPr="479F8628">
        <w:rPr>
          <w:rFonts w:ascii="Times New Roman" w:cs="Times New Roman" w:hAnsi="Times New Roman"/>
          <w:sz w:val="28"/>
          <w:szCs w:val="28"/>
          <w:rPrChange w:id="14786" w:author="user pc" w:date="2022-03-15T10:14:00Z">
            <w:rPr>
              <w:rFonts w:cs="Calibri" w:hAnsi="Noto Sans Armenian"/>
            </w:rPr>
          </w:rPrChange>
        </w:rPr>
        <w:t>titres. If the rough titre value appears to be concordant with some of the later titre values, it can be used for averaging.</w:t>
      </w:r>
    </w:p>
    <w:p>
      <w:pPr>
        <w:pStyle w:val="style0"/>
        <w:rPr>
          <w:rFonts w:ascii="Times New Roman" w:cs="Times New Roman"/>
          <w:sz w:val="28"/>
          <w:szCs w:val="28"/>
          <w:rPrChange w:id="14787" w:author="user pc" w:date="2022-03-15T10:14:00Z">
            <w:rPr/>
          </w:rPrChange>
        </w:rPr>
      </w:pPr>
    </w:p>
    <w:p>
      <w:pPr>
        <w:pStyle w:val="style0"/>
        <w:rPr>
          <w:rFonts w:ascii="Times New Roman" w:cs="Times New Roman"/>
          <w:sz w:val="28"/>
          <w:szCs w:val="28"/>
          <w:rPrChange w:id="14788" w:author="user pc" w:date="2022-03-15T10:14:00Z">
            <w:rPr/>
          </w:rPrChange>
        </w:rPr>
      </w:pPr>
      <w:r w:rsidRPr="87725161">
        <w:rPr>
          <w:rFonts w:ascii="Times New Roman" w:cs="Times New Roman" w:hAnsi="Times New Roman"/>
          <w:b/>
          <w:bCs/>
          <w:color w:val="36363d"/>
          <w:sz w:val="28"/>
          <w:szCs w:val="28"/>
          <w:rPrChange w:id="14789" w:author="user pc" w:date="2022-03-15T10:14:00Z">
            <w:rPr>
              <w:rFonts w:cs="Calibri" w:hAnsi="Noto Sans Armenian"/>
              <w:b/>
              <w:bCs/>
              <w:color w:val="36363d"/>
            </w:rPr>
          </w:rPrChange>
        </w:rPr>
        <w:t>Sample</w:t>
      </w:r>
      <w:r>
        <w:rPr>
          <w:rFonts w:ascii="Times New Roman" w:cs="Times New Roman" w:hAnsi="Times New Roman"/>
          <w:b/>
          <w:bCs/>
          <w:color w:val="36363d"/>
          <w:sz w:val="28"/>
          <w:szCs w:val="28"/>
        </w:rPr>
        <w:t xml:space="preserve"> </w:t>
      </w:r>
      <w:r w:rsidRPr="595E7017">
        <w:rPr>
          <w:rFonts w:ascii="Times New Roman" w:cs="Times New Roman" w:hAnsi="Times New Roman"/>
          <w:b/>
          <w:bCs/>
          <w:color w:val="36363d"/>
          <w:sz w:val="28"/>
          <w:szCs w:val="28"/>
          <w:rPrChange w:id="14790" w:author="user pc" w:date="2022-03-15T10:14:00Z">
            <w:rPr>
              <w:rFonts w:cs="Calibri" w:hAnsi="Noto Sans Armenian"/>
              <w:b/>
              <w:bCs/>
              <w:color w:val="36363d"/>
            </w:rPr>
          </w:rPrChange>
        </w:rPr>
        <w:t>of</w:t>
      </w:r>
      <w:r>
        <w:rPr>
          <w:rFonts w:ascii="Times New Roman" w:cs="Times New Roman" w:hAnsi="Times New Roman"/>
          <w:b/>
          <w:bCs/>
          <w:color w:val="36363d"/>
          <w:sz w:val="28"/>
          <w:szCs w:val="28"/>
        </w:rPr>
        <w:t xml:space="preserve"> </w:t>
      </w:r>
      <w:r w:rsidRPr="AC5999DC">
        <w:rPr>
          <w:rFonts w:ascii="Times New Roman" w:cs="Times New Roman" w:hAnsi="Times New Roman"/>
          <w:b/>
          <w:bCs/>
          <w:color w:val="36363d"/>
          <w:sz w:val="28"/>
          <w:szCs w:val="28"/>
          <w:rPrChange w:id="14791" w:author="user pc" w:date="2022-03-15T10:14:00Z">
            <w:rPr>
              <w:rFonts w:cs="Calibri" w:hAnsi="Noto Sans Armenian"/>
              <w:b/>
              <w:bCs/>
              <w:color w:val="36363d"/>
            </w:rPr>
          </w:rPrChange>
        </w:rPr>
        <w:t>Titration</w:t>
      </w:r>
      <w:r>
        <w:rPr>
          <w:rFonts w:ascii="Times New Roman" w:cs="Times New Roman" w:hAnsi="Times New Roman"/>
          <w:b/>
          <w:bCs/>
          <w:color w:val="36363d"/>
          <w:sz w:val="28"/>
          <w:szCs w:val="28"/>
        </w:rPr>
        <w:t xml:space="preserve"> </w:t>
      </w:r>
      <w:r w:rsidRPr="F5C284FE">
        <w:rPr>
          <w:rFonts w:ascii="Times New Roman" w:cs="Times New Roman" w:hAnsi="Times New Roman"/>
          <w:b/>
          <w:bCs/>
          <w:color w:val="36363d"/>
          <w:sz w:val="28"/>
          <w:szCs w:val="28"/>
          <w:rPrChange w:id="14792" w:author="user pc" w:date="2022-03-15T10:14:00Z">
            <w:rPr>
              <w:rFonts w:cs="Calibri" w:hAnsi="Noto Sans Armenian"/>
              <w:b/>
              <w:bCs/>
              <w:color w:val="36363d"/>
            </w:rPr>
          </w:rPrChange>
        </w:rPr>
        <w:t>Results</w:t>
      </w:r>
    </w:p>
    <w:p>
      <w:pPr>
        <w:pStyle w:val="style0"/>
        <w:rPr>
          <w:rFonts w:ascii="Times New Roman" w:cs="Times New Roman"/>
          <w:sz w:val="28"/>
          <w:szCs w:val="28"/>
          <w:rPrChange w:id="14793" w:author="user pc" w:date="2022-03-15T10:14:00Z">
            <w:rPr/>
          </w:rPrChange>
        </w:rPr>
      </w:pPr>
      <w:r w:rsidRPr="A40523E8">
        <w:rPr>
          <w:rFonts w:ascii="Times New Roman" w:cs="Times New Roman" w:hAnsi="Times New Roman"/>
          <w:b/>
          <w:bCs/>
          <w:color w:val="36363d"/>
          <w:sz w:val="28"/>
          <w:szCs w:val="28"/>
          <w:rPrChange w:id="14794" w:author="user pc" w:date="2022-03-15T10:14:00Z">
            <w:rPr>
              <w:rFonts w:cs="Calibri" w:hAnsi="Noto Sans Armenian"/>
              <w:b/>
              <w:bCs/>
              <w:color w:val="36363d"/>
            </w:rPr>
          </w:rPrChange>
        </w:rPr>
        <w:t>Indicator</w:t>
      </w:r>
      <w:r>
        <w:rPr>
          <w:rFonts w:ascii="Times New Roman" w:cs="Times New Roman" w:hAnsi="Times New Roman"/>
          <w:b/>
          <w:bCs/>
          <w:color w:val="36363d"/>
          <w:sz w:val="28"/>
          <w:szCs w:val="28"/>
        </w:rPr>
        <w:t xml:space="preserve"> </w:t>
      </w:r>
      <w:r w:rsidRPr="24B1FCBA">
        <w:rPr>
          <w:rFonts w:ascii="Times New Roman" w:cs="Times New Roman" w:hAnsi="Times New Roman"/>
          <w:b/>
          <w:bCs/>
          <w:color w:val="36363d"/>
          <w:sz w:val="28"/>
          <w:szCs w:val="28"/>
          <w:rPrChange w:id="14795" w:author="user pc" w:date="2022-03-15T10:14:00Z">
            <w:rPr>
              <w:rFonts w:cs="Calibri" w:hAnsi="Noto Sans Armenian"/>
              <w:b/>
              <w:bCs/>
              <w:color w:val="36363d"/>
            </w:rPr>
          </w:rPrChange>
        </w:rPr>
        <w:t>used:</w:t>
      </w:r>
      <w:r>
        <w:rPr>
          <w:rFonts w:ascii="Times New Roman" w:cs="Times New Roman" w:hAnsi="Times New Roman"/>
          <w:b/>
          <w:bCs/>
          <w:color w:val="36363d"/>
          <w:sz w:val="28"/>
          <w:szCs w:val="28"/>
        </w:rPr>
        <w:t xml:space="preserve"> </w:t>
      </w:r>
      <w:r w:rsidRPr="1B0CA90B">
        <w:rPr>
          <w:rFonts w:ascii="Times New Roman" w:cs="Times New Roman" w:hAnsi="Times New Roman"/>
          <w:b/>
          <w:bCs/>
          <w:color w:val="36363d"/>
          <w:sz w:val="28"/>
          <w:szCs w:val="28"/>
          <w:rPrChange w:id="14796" w:author="user pc" w:date="2022-03-15T10:14:00Z">
            <w:rPr>
              <w:rFonts w:cs="Calibri" w:hAnsi="Noto Sans Armenian"/>
              <w:b/>
              <w:bCs/>
              <w:color w:val="36363d"/>
            </w:rPr>
          </w:rPrChange>
        </w:rPr>
        <w:t>Methyl</w:t>
      </w:r>
      <w:r>
        <w:rPr>
          <w:rFonts w:ascii="Times New Roman" w:cs="Times New Roman" w:hAnsi="Times New Roman"/>
          <w:b/>
          <w:bCs/>
          <w:color w:val="36363d"/>
          <w:sz w:val="28"/>
          <w:szCs w:val="28"/>
        </w:rPr>
        <w:t xml:space="preserve"> </w:t>
      </w:r>
      <w:r w:rsidRPr="C838C31C">
        <w:rPr>
          <w:rFonts w:ascii="Times New Roman" w:cs="Times New Roman" w:hAnsi="Times New Roman"/>
          <w:b/>
          <w:bCs/>
          <w:color w:val="36363d"/>
          <w:sz w:val="28"/>
          <w:szCs w:val="28"/>
          <w:rPrChange w:id="14797" w:author="user pc" w:date="2022-03-15T10:14:00Z">
            <w:rPr>
              <w:rFonts w:cs="Calibri" w:hAnsi="Noto Sans Armenian"/>
              <w:b/>
              <w:bCs/>
              <w:color w:val="36363d"/>
            </w:rPr>
          </w:rPrChange>
        </w:rPr>
        <w:t>orange</w:t>
      </w:r>
      <w:r>
        <w:rPr>
          <w:rFonts w:ascii="Times New Roman" w:cs="Times New Roman" w:hAnsi="Times New Roman"/>
          <w:b/>
          <w:bCs/>
          <w:color w:val="36363d"/>
          <w:sz w:val="28"/>
          <w:szCs w:val="28"/>
        </w:rPr>
        <w:t xml:space="preserve"> </w:t>
      </w:r>
      <w:r w:rsidRPr="E7B103E6">
        <w:rPr>
          <w:rFonts w:ascii="Times New Roman" w:cs="Times New Roman" w:hAnsi="Times New Roman"/>
          <w:b/>
          <w:bCs/>
          <w:color w:val="36363d"/>
          <w:sz w:val="28"/>
          <w:szCs w:val="28"/>
          <w:rPrChange w:id="14798" w:author="user pc" w:date="2022-03-15T10:14:00Z">
            <w:rPr>
              <w:rFonts w:cs="Calibri" w:hAnsi="Noto Sans Armenian"/>
              <w:b/>
              <w:bCs/>
              <w:color w:val="36363d"/>
            </w:rPr>
          </w:rPrChange>
        </w:rPr>
        <w:t>(based</w:t>
      </w:r>
      <w:r>
        <w:rPr>
          <w:rFonts w:ascii="Times New Roman" w:cs="Times New Roman" w:hAnsi="Times New Roman"/>
          <w:b/>
          <w:bCs/>
          <w:color w:val="36363d"/>
          <w:sz w:val="28"/>
          <w:szCs w:val="28"/>
        </w:rPr>
        <w:t xml:space="preserve"> </w:t>
      </w:r>
      <w:r w:rsidRPr="CB6163FD">
        <w:rPr>
          <w:rFonts w:ascii="Times New Roman" w:cs="Times New Roman" w:hAnsi="Times New Roman"/>
          <w:b/>
          <w:bCs/>
          <w:color w:val="36363d"/>
          <w:sz w:val="28"/>
          <w:szCs w:val="28"/>
          <w:rPrChange w:id="14799" w:author="user pc" w:date="2022-03-15T10:14:00Z">
            <w:rPr>
              <w:rFonts w:cs="Calibri" w:hAnsi="Noto Sans Armenian"/>
              <w:b/>
              <w:bCs/>
              <w:color w:val="36363d"/>
            </w:rPr>
          </w:rPrChange>
        </w:rPr>
        <w:t>on</w:t>
      </w:r>
      <w:r>
        <w:rPr>
          <w:rFonts w:ascii="Times New Roman" w:cs="Times New Roman" w:hAnsi="Times New Roman"/>
          <w:b/>
          <w:bCs/>
          <w:color w:val="36363d"/>
          <w:sz w:val="28"/>
          <w:szCs w:val="28"/>
        </w:rPr>
        <w:t xml:space="preserve"> </w:t>
      </w:r>
      <w:r w:rsidRPr="E8C9CA71">
        <w:rPr>
          <w:rFonts w:ascii="Times New Roman" w:cs="Times New Roman" w:hAnsi="Times New Roman"/>
          <w:b/>
          <w:bCs/>
          <w:color w:val="36363d"/>
          <w:sz w:val="28"/>
          <w:szCs w:val="28"/>
          <w:rPrChange w:id="14800"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06346EFF">
        <w:rPr>
          <w:rFonts w:ascii="Times New Roman" w:cs="Times New Roman" w:hAnsi="Times New Roman"/>
          <w:b/>
          <w:bCs/>
          <w:color w:val="36363d"/>
          <w:sz w:val="28"/>
          <w:szCs w:val="28"/>
          <w:rPrChange w:id="14801" w:author="user pc" w:date="2022-03-15T10:14:00Z">
            <w:rPr>
              <w:rFonts w:cs="Calibri" w:hAnsi="Noto Sans Armenian"/>
              <w:b/>
              <w:bCs/>
              <w:color w:val="36363d"/>
            </w:rPr>
          </w:rPrChange>
        </w:rPr>
        <w:t>instructions).</w:t>
      </w:r>
      <w:r>
        <w:rPr>
          <w:rFonts w:ascii="Times New Roman" w:cs="Times New Roman" w:hAnsi="Times New Roman"/>
          <w:b/>
          <w:bCs/>
          <w:color w:val="36363d"/>
          <w:sz w:val="28"/>
          <w:szCs w:val="28"/>
        </w:rPr>
        <w:t xml:space="preserve"> </w:t>
      </w:r>
      <w:r w:rsidRPr="3D901D89">
        <w:rPr>
          <w:rFonts w:ascii="Times New Roman" w:cs="Times New Roman" w:hAnsi="Times New Roman"/>
          <w:b/>
          <w:bCs/>
          <w:color w:val="36363d"/>
          <w:sz w:val="28"/>
          <w:szCs w:val="28"/>
          <w:rPrChange w:id="14802" w:author="user pc" w:date="2022-03-15T10:14:00Z">
            <w:rPr>
              <w:rFonts w:cs="Calibri" w:hAnsi="Noto Sans Armenian"/>
              <w:b/>
              <w:bCs/>
              <w:color w:val="36363d"/>
            </w:rPr>
          </w:rPrChange>
        </w:rPr>
        <w:t>Volume</w:t>
      </w:r>
      <w:r>
        <w:rPr>
          <w:rFonts w:ascii="Times New Roman" w:cs="Times New Roman" w:hAnsi="Times New Roman"/>
          <w:b/>
          <w:bCs/>
          <w:color w:val="36363d"/>
          <w:sz w:val="28"/>
          <w:szCs w:val="28"/>
        </w:rPr>
        <w:t xml:space="preserve"> </w:t>
      </w:r>
      <w:r w:rsidRPr="E4076285">
        <w:rPr>
          <w:rFonts w:ascii="Times New Roman" w:cs="Times New Roman" w:hAnsi="Times New Roman"/>
          <w:b/>
          <w:bCs/>
          <w:color w:val="36363d"/>
          <w:sz w:val="28"/>
          <w:szCs w:val="28"/>
          <w:rPrChange w:id="14803" w:author="user pc" w:date="2022-03-15T10:14:00Z">
            <w:rPr>
              <w:rFonts w:cs="Calibri" w:hAnsi="Noto Sans Armenian"/>
              <w:b/>
              <w:bCs/>
              <w:color w:val="36363d"/>
            </w:rPr>
          </w:rPrChange>
        </w:rPr>
        <w:t>of</w:t>
      </w:r>
      <w:r>
        <w:rPr>
          <w:rFonts w:ascii="Times New Roman" w:cs="Times New Roman" w:hAnsi="Times New Roman"/>
          <w:b/>
          <w:bCs/>
          <w:color w:val="36363d"/>
          <w:sz w:val="28"/>
          <w:szCs w:val="28"/>
        </w:rPr>
        <w:t xml:space="preserve"> </w:t>
      </w:r>
      <w:r w:rsidRPr="E7ED97C2">
        <w:rPr>
          <w:rFonts w:ascii="Times New Roman" w:cs="Times New Roman" w:hAnsi="Times New Roman"/>
          <w:b/>
          <w:bCs/>
          <w:color w:val="36363d"/>
          <w:sz w:val="28"/>
          <w:szCs w:val="28"/>
          <w:rPrChange w:id="14804" w:author="user pc" w:date="2022-03-15T10:14:00Z">
            <w:rPr>
              <w:rFonts w:cs="Calibri" w:hAnsi="Noto Sans Armenian"/>
              <w:b/>
              <w:bCs/>
              <w:color w:val="36363d"/>
            </w:rPr>
          </w:rPrChange>
        </w:rPr>
        <w:t>pipette:</w:t>
      </w:r>
      <w:r>
        <w:rPr>
          <w:rFonts w:ascii="Times New Roman" w:cs="Times New Roman" w:hAnsi="Times New Roman"/>
          <w:b/>
          <w:bCs/>
          <w:color w:val="36363d"/>
          <w:sz w:val="28"/>
          <w:szCs w:val="28"/>
        </w:rPr>
        <w:t xml:space="preserve"> </w:t>
      </w:r>
      <w:r w:rsidRPr="FFF496FC">
        <w:rPr>
          <w:rFonts w:ascii="Times New Roman" w:cs="Times New Roman" w:hAnsi="Times New Roman"/>
          <w:b/>
          <w:bCs/>
          <w:color w:val="36363d"/>
          <w:sz w:val="28"/>
          <w:szCs w:val="28"/>
          <w:rPrChange w:id="14805" w:author="user pc" w:date="2022-03-15T10:14:00Z">
            <w:rPr>
              <w:rFonts w:cs="Calibri" w:hAnsi="Noto Sans Armenian"/>
              <w:b/>
              <w:bCs/>
              <w:color w:val="36363d"/>
            </w:rPr>
          </w:rPrChange>
        </w:rPr>
        <w:t>25.0cm</w:t>
      </w:r>
      <w:r w:rsidRPr="95CC47F9">
        <w:rPr>
          <w:rFonts w:ascii="Times New Roman" w:cs="Times New Roman" w:hAnsi="Times New Roman"/>
          <w:b/>
          <w:bCs/>
          <w:color w:val="36363d"/>
          <w:sz w:val="28"/>
          <w:szCs w:val="28"/>
          <w:vertAlign w:val="superscript"/>
          <w:rPrChange w:id="14806" w:author="user pc" w:date="2022-03-15T10:14:00Z">
            <w:rPr>
              <w:rFonts w:cs="Calibri" w:hAnsi="Noto Sans Armenian"/>
              <w:b/>
              <w:bCs/>
              <w:color w:val="36363d"/>
              <w:vertAlign w:val="superscript"/>
            </w:rPr>
          </w:rPrChange>
        </w:rPr>
        <w:t xml:space="preserve">3 </w:t>
      </w:r>
      <w:r w:rsidRPr="78A7C4BF">
        <w:rPr>
          <w:rFonts w:ascii="Times New Roman" w:cs="Times New Roman" w:hAnsi="Times New Roman"/>
          <w:b/>
          <w:bCs/>
          <w:color w:val="36363d"/>
          <w:sz w:val="28"/>
          <w:szCs w:val="28"/>
          <w:rPrChange w:id="14807" w:author="user pc" w:date="2022-03-15T10:14:00Z">
            <w:rPr>
              <w:rFonts w:cs="Calibri" w:hAnsi="Noto Sans Armenian"/>
              <w:b/>
              <w:bCs/>
              <w:color w:val="36363d"/>
            </w:rPr>
          </w:rPrChange>
        </w:rPr>
        <w:t>or</w:t>
      </w:r>
      <w:r>
        <w:rPr>
          <w:rFonts w:ascii="Times New Roman" w:cs="Times New Roman" w:hAnsi="Times New Roman"/>
          <w:b/>
          <w:bCs/>
          <w:color w:val="36363d"/>
          <w:sz w:val="28"/>
          <w:szCs w:val="28"/>
        </w:rPr>
        <w:t xml:space="preserve"> </w:t>
      </w:r>
      <w:r w:rsidRPr="33AA5B5C">
        <w:rPr>
          <w:rFonts w:ascii="Times New Roman" w:cs="Times New Roman" w:hAnsi="Times New Roman"/>
          <w:b/>
          <w:bCs/>
          <w:color w:val="36363d"/>
          <w:sz w:val="28"/>
          <w:szCs w:val="28"/>
          <w:rPrChange w:id="14808" w:author="user pc" w:date="2022-03-15T10:14:00Z">
            <w:rPr>
              <w:rFonts w:cs="Calibri" w:hAnsi="Noto Sans Armenian"/>
              <w:b/>
              <w:bCs/>
              <w:color w:val="36363d"/>
            </w:rPr>
          </w:rPrChange>
        </w:rPr>
        <w:t>20.0cm</w:t>
      </w:r>
      <w:r w:rsidRPr="7FC7C314">
        <w:rPr>
          <w:rFonts w:ascii="Times New Roman" w:cs="Times New Roman" w:hAnsi="Times New Roman"/>
          <w:b/>
          <w:bCs/>
          <w:color w:val="36363d"/>
          <w:sz w:val="28"/>
          <w:szCs w:val="28"/>
          <w:vertAlign w:val="superscript"/>
          <w:rPrChange w:id="14809" w:author="user pc" w:date="2022-03-15T10:14:00Z">
            <w:rPr>
              <w:rFonts w:cs="Calibri" w:hAnsi="Noto Sans Armenian"/>
              <w:b/>
              <w:bCs/>
              <w:color w:val="36363d"/>
              <w:vertAlign w:val="superscript"/>
            </w:rPr>
          </w:rPrChange>
        </w:rPr>
        <w:t>3</w:t>
      </w:r>
    </w:p>
    <w:tbl>
      <w:tblPr>
        <w:tblW w:w="0" w:type="auto"/>
        <w:tblLook w:val="04A0" w:firstRow="1" w:lastRow="0" w:firstColumn="1" w:lastColumn="0" w:noHBand="0" w:noVBand="1"/>
      </w:tblPr>
      <w:tblGrid>
        <w:gridCol w:w="1866"/>
        <w:gridCol w:w="1850"/>
        <w:gridCol w:w="1843"/>
        <w:gridCol w:w="1843"/>
        <w:gridCol w:w="1843"/>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10" w:author="user pc" w:date="2022-03-15T10:14:00Z">
                  <w:rPr/>
                </w:rPrChange>
              </w:rPr>
            </w:pPr>
            <w:r w:rsidRPr="4FF7D613">
              <w:rPr>
                <w:rFonts w:ascii="Times New Roman" w:cs="Times New Roman" w:hAnsi="Times New Roman"/>
                <w:sz w:val="28"/>
                <w:szCs w:val="28"/>
                <w:rPrChange w:id="14811" w:author="user pc" w:date="2022-03-15T10:14:00Z">
                  <w:rPr>
                    <w:rFonts w:cs="Calibri" w:hAnsi="Noto Sans Armenian"/>
                  </w:rPr>
                </w:rPrChange>
              </w:rPr>
              <w:t>Burette</w:t>
            </w:r>
            <w:r>
              <w:rPr>
                <w:rFonts w:ascii="Times New Roman" w:cs="Times New Roman" w:hAnsi="Times New Roman"/>
                <w:sz w:val="28"/>
                <w:szCs w:val="28"/>
              </w:rPr>
              <w:t xml:space="preserve"> </w:t>
            </w:r>
            <w:r w:rsidRPr="63ADC5CB">
              <w:rPr>
                <w:rFonts w:ascii="Times New Roman" w:cs="Times New Roman" w:hAnsi="Times New Roman"/>
                <w:sz w:val="28"/>
                <w:szCs w:val="28"/>
                <w:rPrChange w:id="14812"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13" w:author="user pc" w:date="2022-03-15T10:14:00Z">
                  <w:rPr/>
                </w:rPrChange>
              </w:rPr>
            </w:pPr>
            <w:r w:rsidRPr="FF651524">
              <w:rPr>
                <w:rFonts w:ascii="Times New Roman" w:cs="Times New Roman" w:hAnsi="Times New Roman"/>
                <w:sz w:val="28"/>
                <w:szCs w:val="28"/>
                <w:rPrChange w:id="14814" w:author="user pc" w:date="2022-03-15T10:14:00Z">
                  <w:rPr>
                    <w:rFonts w:cs="Calibri" w:hAnsi="Noto Sans Armenian"/>
                  </w:rPr>
                </w:rPrChange>
              </w:rPr>
              <w:t>Rough</w:t>
            </w:r>
            <w:r>
              <w:rPr>
                <w:rFonts w:ascii="Times New Roman" w:cs="Times New Roman" w:hAnsi="Times New Roman"/>
                <w:sz w:val="28"/>
                <w:szCs w:val="28"/>
              </w:rPr>
              <w:t xml:space="preserve"> </w:t>
            </w:r>
            <w:r w:rsidRPr="D13609A1">
              <w:rPr>
                <w:rFonts w:ascii="Times New Roman" w:cs="Times New Roman" w:hAnsi="Times New Roman"/>
                <w:sz w:val="28"/>
                <w:szCs w:val="28"/>
                <w:rPrChange w:id="14815" w:author="user pc" w:date="2022-03-15T10:14:00Z">
                  <w:rPr>
                    <w:rFonts w:cs="Calibri" w:hAnsi="Noto Sans Armenian"/>
                  </w:rPr>
                </w:rPrChange>
              </w:rPr>
              <w:t>(cm</w:t>
            </w:r>
            <w:r w:rsidRPr="EE757A6B">
              <w:rPr>
                <w:rFonts w:ascii="Times New Roman" w:cs="Times New Roman" w:hAnsi="Times New Roman"/>
                <w:sz w:val="28"/>
                <w:szCs w:val="28"/>
                <w:vertAlign w:val="superscript"/>
                <w:rPrChange w:id="14816" w:author="user pc" w:date="2022-03-15T10:14:00Z">
                  <w:rPr>
                    <w:rFonts w:cs="Calibri" w:hAnsi="Noto Sans Armenian"/>
                    <w:vertAlign w:val="superscript"/>
                  </w:rPr>
                </w:rPrChange>
              </w:rPr>
              <w:t>3</w:t>
            </w:r>
            <w:r w:rsidRPr="0CD3CD5E">
              <w:rPr>
                <w:rFonts w:ascii="Times New Roman" w:cs="Times New Roman" w:hAnsi="Times New Roman"/>
                <w:sz w:val="28"/>
                <w:szCs w:val="28"/>
                <w:rPrChange w:id="14817"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18" w:author="user pc" w:date="2022-03-15T10:14:00Z">
                  <w:rPr/>
                </w:rPrChange>
              </w:rPr>
            </w:pPr>
            <w:r w:rsidRPr="D806FA2D">
              <w:rPr>
                <w:rFonts w:ascii="Times New Roman" w:cs="Times New Roman" w:hAnsi="Times New Roman"/>
                <w:sz w:val="28"/>
                <w:szCs w:val="28"/>
                <w:rPrChange w:id="14819" w:author="user pc" w:date="2022-03-15T10:14:00Z">
                  <w:rPr>
                    <w:rFonts w:cs="Calibri" w:hAnsi="Noto Sans Armenian"/>
                  </w:rPr>
                </w:rPrChange>
              </w:rPr>
              <w:t>1</w:t>
            </w:r>
            <w:r w:rsidRPr="794D4252">
              <w:rPr>
                <w:rFonts w:ascii="Times New Roman" w:cs="Times New Roman" w:hAnsi="Times New Roman"/>
                <w:sz w:val="28"/>
                <w:szCs w:val="28"/>
                <w:vertAlign w:val="superscript"/>
                <w:rPrChange w:id="14820" w:author="user pc" w:date="2022-03-15T10:14:00Z">
                  <w:rPr>
                    <w:rFonts w:cs="Calibri" w:hAnsi="Noto Sans Armenian"/>
                  </w:rPr>
                </w:rPrChange>
              </w:rPr>
              <w:t>st</w:t>
            </w:r>
            <w:r>
              <w:rPr>
                <w:rFonts w:ascii="Times New Roman" w:cs="Times New Roman" w:hAnsi="Times New Roman"/>
                <w:sz w:val="28"/>
                <w:szCs w:val="28"/>
              </w:rPr>
              <w:t xml:space="preserve"> </w:t>
            </w:r>
            <w:r w:rsidRPr="FAD73817">
              <w:rPr>
                <w:rFonts w:ascii="Times New Roman" w:cs="Times New Roman" w:hAnsi="Times New Roman"/>
                <w:sz w:val="28"/>
                <w:szCs w:val="28"/>
                <w:rPrChange w:id="14821" w:author="user pc" w:date="2022-03-15T10:14:00Z">
                  <w:rPr>
                    <w:rFonts w:cs="Calibri" w:hAnsi="Noto Sans Armenian"/>
                  </w:rPr>
                </w:rPrChange>
              </w:rPr>
              <w:t>titre</w:t>
            </w:r>
            <w:r>
              <w:rPr>
                <w:rFonts w:ascii="Times New Roman" w:cs="Times New Roman" w:hAnsi="Times New Roman"/>
                <w:sz w:val="28"/>
                <w:szCs w:val="28"/>
              </w:rPr>
              <w:t xml:space="preserve"> </w:t>
            </w:r>
            <w:r w:rsidRPr="3F255DC0">
              <w:rPr>
                <w:rFonts w:ascii="Times New Roman" w:cs="Times New Roman" w:hAnsi="Times New Roman"/>
                <w:sz w:val="28"/>
                <w:szCs w:val="28"/>
                <w:rPrChange w:id="14822" w:author="user pc" w:date="2022-03-15T10:14:00Z">
                  <w:rPr>
                    <w:rFonts w:cs="Calibri" w:hAnsi="Noto Sans Armenian"/>
                  </w:rPr>
                </w:rPrChange>
              </w:rPr>
              <w:t>(cm</w:t>
            </w:r>
            <w:r w:rsidRPr="330DF557">
              <w:rPr>
                <w:rFonts w:ascii="Times New Roman" w:cs="Times New Roman" w:hAnsi="Times New Roman"/>
                <w:sz w:val="28"/>
                <w:szCs w:val="28"/>
                <w:vertAlign w:val="superscript"/>
                <w:rPrChange w:id="14823" w:author="user pc" w:date="2022-03-15T10:14:00Z">
                  <w:rPr>
                    <w:rFonts w:cs="Calibri" w:hAnsi="Noto Sans Armenian"/>
                    <w:vertAlign w:val="superscript"/>
                  </w:rPr>
                </w:rPrChange>
              </w:rPr>
              <w:t>3</w:t>
            </w:r>
            <w:r w:rsidRPr="3843096C">
              <w:rPr>
                <w:rFonts w:ascii="Times New Roman" w:cs="Times New Roman" w:hAnsi="Times New Roman"/>
                <w:sz w:val="28"/>
                <w:szCs w:val="28"/>
                <w:rPrChange w:id="14824"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25" w:author="user pc" w:date="2022-03-15T10:14:00Z">
                  <w:rPr/>
                </w:rPrChange>
              </w:rPr>
            </w:pPr>
            <w:r w:rsidRPr="63EC0A2E">
              <w:rPr>
                <w:rFonts w:ascii="Times New Roman" w:cs="Times New Roman" w:hAnsi="Times New Roman"/>
                <w:sz w:val="28"/>
                <w:szCs w:val="28"/>
                <w:rPrChange w:id="14826" w:author="user pc" w:date="2022-03-15T10:14:00Z">
                  <w:rPr>
                    <w:rFonts w:cs="Calibri" w:hAnsi="Noto Sans Armenian"/>
                  </w:rPr>
                </w:rPrChange>
              </w:rPr>
              <w:t>2</w:t>
            </w:r>
            <w:r w:rsidRPr="C0A6860F">
              <w:rPr>
                <w:rFonts w:ascii="Times New Roman" w:cs="Times New Roman" w:hAnsi="Times New Roman"/>
                <w:sz w:val="28"/>
                <w:szCs w:val="28"/>
                <w:vertAlign w:val="superscript"/>
                <w:rPrChange w:id="14827" w:author="user pc" w:date="2022-03-15T10:14:00Z">
                  <w:rPr>
                    <w:rFonts w:cs="Calibri" w:hAnsi="Noto Sans Armenian"/>
                  </w:rPr>
                </w:rPrChange>
              </w:rPr>
              <w:t>nd</w:t>
            </w:r>
            <w:r>
              <w:rPr>
                <w:rFonts w:ascii="Times New Roman" w:cs="Times New Roman" w:hAnsi="Times New Roman"/>
                <w:sz w:val="28"/>
                <w:szCs w:val="28"/>
              </w:rPr>
              <w:t xml:space="preserve"> </w:t>
            </w:r>
            <w:r w:rsidRPr="167B09E6">
              <w:rPr>
                <w:rFonts w:ascii="Times New Roman" w:cs="Times New Roman" w:hAnsi="Times New Roman"/>
                <w:sz w:val="28"/>
                <w:szCs w:val="28"/>
                <w:rPrChange w:id="14828" w:author="user pc" w:date="2022-03-15T10:14:00Z">
                  <w:rPr>
                    <w:rFonts w:cs="Calibri" w:hAnsi="Noto Sans Armenian"/>
                  </w:rPr>
                </w:rPrChange>
              </w:rPr>
              <w:t>titre</w:t>
            </w:r>
            <w:r>
              <w:rPr>
                <w:rFonts w:ascii="Times New Roman" w:cs="Times New Roman" w:hAnsi="Times New Roman"/>
                <w:sz w:val="28"/>
                <w:szCs w:val="28"/>
              </w:rPr>
              <w:t xml:space="preserve"> </w:t>
            </w:r>
            <w:r w:rsidRPr="961C25F9">
              <w:rPr>
                <w:rFonts w:ascii="Times New Roman" w:cs="Times New Roman" w:hAnsi="Times New Roman"/>
                <w:sz w:val="28"/>
                <w:szCs w:val="28"/>
                <w:rPrChange w:id="14829" w:author="user pc" w:date="2022-03-15T10:14:00Z">
                  <w:rPr>
                    <w:rFonts w:cs="Calibri" w:hAnsi="Noto Sans Armenian"/>
                  </w:rPr>
                </w:rPrChange>
              </w:rPr>
              <w:t>(cm</w:t>
            </w:r>
            <w:r w:rsidRPr="B43C5A2B">
              <w:rPr>
                <w:rFonts w:ascii="Times New Roman" w:cs="Times New Roman" w:hAnsi="Times New Roman"/>
                <w:sz w:val="28"/>
                <w:szCs w:val="28"/>
                <w:vertAlign w:val="superscript"/>
                <w:rPrChange w:id="14830" w:author="user pc" w:date="2022-03-15T10:14:00Z">
                  <w:rPr>
                    <w:rFonts w:cs="Calibri" w:hAnsi="Noto Sans Armenian"/>
                    <w:vertAlign w:val="superscript"/>
                  </w:rPr>
                </w:rPrChange>
              </w:rPr>
              <w:t>3</w:t>
            </w:r>
            <w:r w:rsidRPr="E987B247">
              <w:rPr>
                <w:rFonts w:ascii="Times New Roman" w:cs="Times New Roman" w:hAnsi="Times New Roman"/>
                <w:sz w:val="28"/>
                <w:szCs w:val="28"/>
                <w:rPrChange w:id="14831"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32" w:author="user pc" w:date="2022-03-15T10:14:00Z">
                  <w:rPr/>
                </w:rPrChange>
              </w:rPr>
            </w:pPr>
            <w:r w:rsidRPr="7C92EB74">
              <w:rPr>
                <w:rFonts w:ascii="Times New Roman" w:cs="Times New Roman" w:hAnsi="Times New Roman"/>
                <w:sz w:val="28"/>
                <w:szCs w:val="28"/>
                <w:rPrChange w:id="14833" w:author="user pc" w:date="2022-03-15T10:14:00Z">
                  <w:rPr>
                    <w:rFonts w:cs="Calibri" w:hAnsi="Noto Sans Armenian"/>
                  </w:rPr>
                </w:rPrChange>
              </w:rPr>
              <w:t>3</w:t>
            </w:r>
            <w:r w:rsidRPr="A46A5C20">
              <w:rPr>
                <w:rFonts w:ascii="Times New Roman" w:cs="Times New Roman" w:hAnsi="Times New Roman"/>
                <w:sz w:val="28"/>
                <w:szCs w:val="28"/>
                <w:vertAlign w:val="superscript"/>
                <w:rPrChange w:id="14834" w:author="user pc" w:date="2022-03-15T10:14:00Z">
                  <w:rPr>
                    <w:rFonts w:cs="Calibri" w:hAnsi="Noto Sans Armenian"/>
                  </w:rPr>
                </w:rPrChange>
              </w:rPr>
              <w:t>rd</w:t>
            </w:r>
            <w:r>
              <w:rPr>
                <w:rFonts w:ascii="Times New Roman" w:cs="Times New Roman" w:hAnsi="Times New Roman"/>
                <w:sz w:val="28"/>
                <w:szCs w:val="28"/>
              </w:rPr>
              <w:t xml:space="preserve"> </w:t>
            </w:r>
            <w:r w:rsidRPr="A070DFE9">
              <w:rPr>
                <w:rFonts w:ascii="Times New Roman" w:cs="Times New Roman" w:hAnsi="Times New Roman"/>
                <w:sz w:val="28"/>
                <w:szCs w:val="28"/>
                <w:rPrChange w:id="14835" w:author="user pc" w:date="2022-03-15T10:14:00Z">
                  <w:rPr>
                    <w:rFonts w:cs="Calibri" w:hAnsi="Noto Sans Armenian"/>
                  </w:rPr>
                </w:rPrChange>
              </w:rPr>
              <w:t>titre</w:t>
            </w:r>
            <w:r>
              <w:rPr>
                <w:rFonts w:ascii="Times New Roman" w:cs="Times New Roman" w:hAnsi="Times New Roman"/>
                <w:sz w:val="28"/>
                <w:szCs w:val="28"/>
              </w:rPr>
              <w:t xml:space="preserve"> </w:t>
            </w:r>
            <w:r w:rsidRPr="9257CEFD">
              <w:rPr>
                <w:rFonts w:ascii="Times New Roman" w:cs="Times New Roman" w:hAnsi="Times New Roman"/>
                <w:sz w:val="28"/>
                <w:szCs w:val="28"/>
                <w:rPrChange w:id="14836" w:author="user pc" w:date="2022-03-15T10:14:00Z">
                  <w:rPr>
                    <w:rFonts w:cs="Calibri" w:hAnsi="Noto Sans Armenian"/>
                  </w:rPr>
                </w:rPrChange>
              </w:rPr>
              <w:t>(cm</w:t>
            </w:r>
            <w:r w:rsidRPr="DE54244F">
              <w:rPr>
                <w:rFonts w:ascii="Times New Roman" w:cs="Times New Roman" w:hAnsi="Times New Roman"/>
                <w:sz w:val="28"/>
                <w:szCs w:val="28"/>
                <w:vertAlign w:val="superscript"/>
                <w:rPrChange w:id="14837" w:author="user pc" w:date="2022-03-15T10:14:00Z">
                  <w:rPr>
                    <w:rFonts w:cs="Calibri" w:hAnsi="Noto Sans Armenian"/>
                    <w:vertAlign w:val="superscript"/>
                  </w:rPr>
                </w:rPrChange>
              </w:rPr>
              <w:t>3</w:t>
            </w:r>
            <w:r w:rsidRPr="F417C546">
              <w:rPr>
                <w:rFonts w:ascii="Times New Roman" w:cs="Times New Roman" w:hAnsi="Times New Roman"/>
                <w:sz w:val="28"/>
                <w:szCs w:val="28"/>
                <w:rPrChange w:id="14838"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39" w:author="user pc" w:date="2022-03-15T10:14:00Z">
                  <w:rPr/>
                </w:rPrChange>
              </w:rPr>
            </w:pPr>
            <w:r w:rsidRPr="EB192D2D">
              <w:rPr>
                <w:rFonts w:ascii="Times New Roman" w:cs="Times New Roman" w:hAnsi="Times New Roman"/>
                <w:sz w:val="28"/>
                <w:szCs w:val="28"/>
                <w:rPrChange w:id="14840" w:author="user pc" w:date="2022-03-15T10:14:00Z">
                  <w:rPr>
                    <w:rFonts w:cs="Calibri" w:hAnsi="Noto Sans Armenian"/>
                  </w:rPr>
                </w:rPrChange>
              </w:rPr>
              <w:t>Final</w:t>
            </w:r>
            <w:r>
              <w:rPr>
                <w:rFonts w:ascii="Times New Roman" w:cs="Times New Roman" w:hAnsi="Times New Roman"/>
                <w:sz w:val="28"/>
                <w:szCs w:val="28"/>
              </w:rPr>
              <w:t xml:space="preserve"> </w:t>
            </w:r>
            <w:r w:rsidRPr="F2282344">
              <w:rPr>
                <w:rFonts w:ascii="Times New Roman" w:cs="Times New Roman" w:hAnsi="Times New Roman"/>
                <w:sz w:val="28"/>
                <w:szCs w:val="28"/>
                <w:rPrChange w:id="14841"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42" w:author="user pc" w:date="2022-03-15T10:14:00Z">
                  <w:rPr/>
                </w:rPrChange>
              </w:rPr>
            </w:pPr>
            <w:r w:rsidRPr="BF2C8760">
              <w:rPr>
                <w:rFonts w:ascii="Times New Roman" w:cs="Times New Roman" w:hAnsi="Times New Roman"/>
                <w:sz w:val="28"/>
                <w:szCs w:val="28"/>
                <w:rPrChange w:id="14843" w:author="user pc" w:date="2022-03-15T10:14:00Z">
                  <w:rPr>
                    <w:rFonts w:cs="Calibri" w:hAnsi="Noto Sans Armenian"/>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44" w:author="user pc" w:date="2022-03-15T10:14:00Z">
                  <w:rPr/>
                </w:rPrChange>
              </w:rPr>
            </w:pPr>
            <w:r w:rsidRPr="A321FBDE">
              <w:rPr>
                <w:rFonts w:ascii="Times New Roman" w:cs="Times New Roman" w:hAnsi="Times New Roman"/>
                <w:sz w:val="28"/>
                <w:szCs w:val="28"/>
                <w:rPrChange w:id="14845" w:author="user pc" w:date="2022-03-15T10:14:00Z">
                  <w:rPr>
                    <w:rFonts w:cs="Calibri" w:hAnsi="Noto Sans Armenian"/>
                  </w:rPr>
                </w:rPrChange>
              </w:rPr>
              <w:t>23.80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46" w:author="user pc" w:date="2022-03-15T10:14:00Z">
                  <w:rPr/>
                </w:rPrChange>
              </w:rPr>
            </w:pPr>
            <w:r w:rsidRPr="1D51AEF1">
              <w:rPr>
                <w:rFonts w:ascii="Times New Roman" w:cs="Times New Roman" w:hAnsi="Times New Roman"/>
                <w:sz w:val="28"/>
                <w:szCs w:val="28"/>
                <w:rPrChange w:id="14847" w:author="user pc" w:date="2022-03-15T10:14:00Z">
                  <w:rPr>
                    <w:rFonts w:cs="Calibri" w:hAnsi="Noto Sans Armenian"/>
                  </w:rPr>
                </w:rPrChange>
              </w:rPr>
              <w:t>47.50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48" w:author="user pc" w:date="2022-03-15T10:14:00Z">
                  <w:rPr/>
                </w:rPrChange>
              </w:rPr>
            </w:pPr>
            <w:r w:rsidRPr="BB90364F">
              <w:rPr>
                <w:rFonts w:ascii="Times New Roman" w:cs="Times New Roman" w:hAnsi="Times New Roman"/>
                <w:sz w:val="28"/>
                <w:szCs w:val="28"/>
                <w:rPrChange w:id="14849" w:author="user pc" w:date="2022-03-15T10:14:00Z">
                  <w:rPr>
                    <w:rFonts w:cs="Calibri" w:hAnsi="Noto Sans Armenian"/>
                  </w:rPr>
                </w:rPrChange>
              </w:rPr>
              <w:t>23.90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50" w:author="user pc" w:date="2022-03-15T10:14:00Z">
                  <w:rPr/>
                </w:rPrChange>
              </w:rPr>
            </w:pPr>
            <w:r w:rsidRPr="58E2500D">
              <w:rPr>
                <w:rFonts w:ascii="Times New Roman" w:cs="Times New Roman" w:hAnsi="Times New Roman"/>
                <w:sz w:val="28"/>
                <w:szCs w:val="28"/>
                <w:rPrChange w:id="14851" w:author="user pc" w:date="2022-03-15T10:14:00Z">
                  <w:rPr>
                    <w:rFonts w:cs="Calibri" w:hAnsi="Noto Sans Armenian"/>
                  </w:rPr>
                </w:rPrChange>
              </w:rPr>
              <w:t>Initial</w:t>
            </w:r>
            <w:r>
              <w:rPr>
                <w:rFonts w:ascii="Times New Roman" w:cs="Times New Roman" w:hAnsi="Times New Roman"/>
                <w:sz w:val="28"/>
                <w:szCs w:val="28"/>
              </w:rPr>
              <w:t xml:space="preserve"> </w:t>
            </w:r>
            <w:r w:rsidRPr="8D904BF5">
              <w:rPr>
                <w:rFonts w:ascii="Times New Roman" w:cs="Times New Roman" w:hAnsi="Times New Roman"/>
                <w:sz w:val="28"/>
                <w:szCs w:val="28"/>
                <w:rPrChange w:id="14852"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53" w:author="user pc" w:date="2022-03-15T10:14:00Z">
                  <w:rPr/>
                </w:rPrChange>
              </w:rPr>
            </w:pPr>
            <w:r w:rsidRPr="B9523AA2">
              <w:rPr>
                <w:rFonts w:ascii="Times New Roman" w:cs="Times New Roman" w:hAnsi="Times New Roman"/>
                <w:sz w:val="28"/>
                <w:szCs w:val="28"/>
                <w:rPrChange w:id="14854"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55" w:author="user pc" w:date="2022-03-15T10:14:00Z">
                  <w:rPr/>
                </w:rPrChange>
              </w:rPr>
            </w:pPr>
            <w:r w:rsidRPr="2890E6E1">
              <w:rPr>
                <w:rFonts w:ascii="Times New Roman" w:cs="Times New Roman" w:hAnsi="Times New Roman"/>
                <w:sz w:val="28"/>
                <w:szCs w:val="28"/>
                <w:rPrChange w:id="14856"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57" w:author="user pc" w:date="2022-03-15T10:14:00Z">
                  <w:rPr/>
                </w:rPrChange>
              </w:rPr>
            </w:pPr>
            <w:r w:rsidRPr="269CC02F">
              <w:rPr>
                <w:rFonts w:ascii="Times New Roman" w:cs="Times New Roman" w:hAnsi="Times New Roman"/>
                <w:sz w:val="28"/>
                <w:szCs w:val="28"/>
                <w:rPrChange w:id="14858" w:author="user pc" w:date="2022-03-15T10:14:00Z">
                  <w:rPr>
                    <w:rFonts w:cs="Calibri" w:hAnsi="Noto Sans Armenian"/>
                  </w:rPr>
                </w:rPrChange>
              </w:rPr>
              <w:t>23.80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59" w:author="user pc" w:date="2022-03-15T10:14:00Z">
                  <w:rPr/>
                </w:rPrChange>
              </w:rPr>
            </w:pPr>
            <w:r w:rsidRPr="D1D2E2B2">
              <w:rPr>
                <w:rFonts w:ascii="Times New Roman" w:cs="Times New Roman" w:hAnsi="Times New Roman"/>
                <w:sz w:val="28"/>
                <w:szCs w:val="28"/>
                <w:rPrChange w:id="14860" w:author="user pc" w:date="2022-03-15T10:14:00Z">
                  <w:rPr>
                    <w:rFonts w:cs="Calibri" w:hAnsi="Noto Sans Armenian"/>
                  </w:rPr>
                </w:rPrChange>
              </w:rPr>
              <w:t>0.00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61" w:author="user pc" w:date="2022-03-15T10:14:00Z">
                  <w:rPr/>
                </w:rPrChange>
              </w:rPr>
            </w:pPr>
            <w:r w:rsidRPr="75AF47BB">
              <w:rPr>
                <w:rFonts w:ascii="Times New Roman" w:cs="Times New Roman" w:hAnsi="Times New Roman"/>
                <w:sz w:val="28"/>
                <w:szCs w:val="28"/>
                <w:rPrChange w:id="14862" w:author="user pc" w:date="2022-03-15T10:14:00Z">
                  <w:rPr>
                    <w:rFonts w:cs="Calibri" w:hAnsi="Noto Sans Armenian"/>
                  </w:rPr>
                </w:rPrChange>
              </w:rPr>
              <w:t>Volume</w:t>
            </w:r>
            <w:r>
              <w:rPr>
                <w:rFonts w:ascii="Times New Roman" w:cs="Times New Roman" w:hAnsi="Times New Roman"/>
                <w:sz w:val="28"/>
                <w:szCs w:val="28"/>
              </w:rPr>
              <w:t xml:space="preserve"> </w:t>
            </w:r>
            <w:r w:rsidRPr="41499BE6">
              <w:rPr>
                <w:rFonts w:ascii="Times New Roman" w:cs="Times New Roman" w:hAnsi="Times New Roman"/>
                <w:sz w:val="28"/>
                <w:szCs w:val="28"/>
                <w:rPrChange w:id="14863" w:author="user pc" w:date="2022-03-15T10:14:00Z">
                  <w:rPr>
                    <w:rFonts w:cs="Calibri" w:hAnsi="Noto Sans Armenian"/>
                  </w:rPr>
                </w:rPrChange>
              </w:rPr>
              <w:t>of</w:t>
            </w:r>
            <w:r>
              <w:rPr>
                <w:rFonts w:ascii="Times New Roman" w:cs="Times New Roman" w:hAnsi="Times New Roman"/>
                <w:sz w:val="28"/>
                <w:szCs w:val="28"/>
              </w:rPr>
              <w:t xml:space="preserve"> </w:t>
            </w:r>
            <w:r w:rsidRPr="3BA3C598">
              <w:rPr>
                <w:rFonts w:ascii="Times New Roman" w:cs="Times New Roman" w:hAnsi="Times New Roman"/>
                <w:sz w:val="28"/>
                <w:szCs w:val="28"/>
                <w:rPrChange w:id="14864" w:author="user pc" w:date="2022-03-15T10:14:00Z">
                  <w:rPr>
                    <w:rFonts w:cs="Calibri" w:hAnsi="Noto Sans Armenian"/>
                  </w:rPr>
                </w:rPrChange>
              </w:rPr>
              <w:t>acid</w:t>
            </w:r>
            <w:r>
              <w:rPr>
                <w:rFonts w:ascii="Times New Roman" w:cs="Times New Roman" w:hAnsi="Times New Roman"/>
                <w:sz w:val="28"/>
                <w:szCs w:val="28"/>
              </w:rPr>
              <w:t xml:space="preserve"> </w:t>
            </w:r>
            <w:r w:rsidRPr="3E43783C">
              <w:rPr>
                <w:rFonts w:ascii="Times New Roman" w:cs="Times New Roman" w:hAnsi="Times New Roman"/>
                <w:sz w:val="28"/>
                <w:szCs w:val="28"/>
                <w:rPrChange w:id="14865"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66" w:author="user pc" w:date="2022-03-15T10:14:00Z">
                  <w:rPr/>
                </w:rPrChange>
              </w:rPr>
            </w:pPr>
            <w:r w:rsidRPr="7544462F">
              <w:rPr>
                <w:rFonts w:ascii="Times New Roman" w:cs="Times New Roman" w:hAnsi="Times New Roman"/>
                <w:sz w:val="28"/>
                <w:szCs w:val="28"/>
                <w:rPrChange w:id="14867" w:author="user pc" w:date="2022-03-15T10:14:00Z">
                  <w:rPr>
                    <w:rFonts w:cs="Calibri" w:hAnsi="Noto Sans Armenian"/>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68" w:author="user pc" w:date="2022-03-15T10:14:00Z">
                  <w:rPr/>
                </w:rPrChange>
              </w:rPr>
            </w:pPr>
            <w:r w:rsidRPr="B28B12C9">
              <w:rPr>
                <w:rFonts w:ascii="Times New Roman" w:cs="Times New Roman" w:hAnsi="Times New Roman"/>
                <w:sz w:val="28"/>
                <w:szCs w:val="28"/>
                <w:rPrChange w:id="14869" w:author="user pc" w:date="2022-03-15T10:14:00Z">
                  <w:rPr>
                    <w:rFonts w:cs="Calibri" w:hAnsi="Noto Sans Armenian"/>
                  </w:rPr>
                </w:rPrChange>
              </w:rPr>
              <w:t>23.80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70" w:author="user pc" w:date="2022-03-15T10:14:00Z">
                  <w:rPr/>
                </w:rPrChange>
              </w:rPr>
            </w:pPr>
            <w:r w:rsidRPr="708FC796">
              <w:rPr>
                <w:rFonts w:ascii="Times New Roman" w:cs="Times New Roman" w:hAnsi="Times New Roman"/>
                <w:sz w:val="28"/>
                <w:szCs w:val="28"/>
                <w:rPrChange w:id="14871" w:author="user pc" w:date="2022-03-15T10:14:00Z">
                  <w:rPr>
                    <w:rFonts w:cs="Calibri" w:hAnsi="Noto Sans Armenian"/>
                  </w:rPr>
                </w:rPrChange>
              </w:rPr>
              <w:t>23.70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4872" w:author="user pc" w:date="2022-03-15T10:14:00Z">
                  <w:rPr/>
                </w:rPrChange>
              </w:rPr>
            </w:pPr>
            <w:r w:rsidRPr="0DD54DC0">
              <w:rPr>
                <w:rFonts w:ascii="Times New Roman" w:cs="Times New Roman" w:hAnsi="Times New Roman"/>
                <w:sz w:val="28"/>
                <w:szCs w:val="28"/>
                <w:rPrChange w:id="14873" w:author="user pc" w:date="2022-03-15T10:14:00Z">
                  <w:rPr>
                    <w:rFonts w:cs="Calibri" w:hAnsi="Noto Sans Armenian"/>
                  </w:rPr>
                </w:rPrChange>
              </w:rPr>
              <w:t>23.90</w:t>
            </w:r>
          </w:p>
        </w:tc>
      </w:tr>
    </w:tbl>
    <w:p>
      <w:pPr>
        <w:pStyle w:val="style0"/>
        <w:rPr>
          <w:rFonts w:ascii="Times New Roman" w:cs="Times New Roman"/>
          <w:sz w:val="28"/>
          <w:szCs w:val="28"/>
          <w:rPrChange w:id="14874" w:author="user pc" w:date="2022-03-15T10:14:00Z">
            <w:rPr/>
          </w:rPrChange>
        </w:rPr>
      </w:pPr>
    </w:p>
    <w:p>
      <w:pPr>
        <w:pStyle w:val="style0"/>
        <w:rPr>
          <w:rFonts w:ascii="Times New Roman" w:cs="Times New Roman"/>
          <w:sz w:val="28"/>
          <w:szCs w:val="28"/>
          <w:rPrChange w:id="14875" w:author="user pc" w:date="2022-03-15T10:14:00Z">
            <w:rPr/>
          </w:rPrChange>
        </w:rPr>
      </w:pPr>
    </w:p>
    <w:p>
      <w:pPr>
        <w:pStyle w:val="style0"/>
        <w:rPr>
          <w:rFonts w:ascii="Times New Roman" w:cs="Times New Roman"/>
          <w:sz w:val="28"/>
          <w:szCs w:val="28"/>
          <w:rPrChange w:id="14876" w:author="user pc" w:date="2022-03-15T10:14:00Z">
            <w:rPr/>
          </w:rPrChange>
        </w:rPr>
      </w:pPr>
      <w:r w:rsidRPr="F545EE07">
        <w:rPr>
          <w:rFonts w:ascii="Times New Roman" w:cs="Times New Roman" w:hAnsi="Times New Roman"/>
          <w:b/>
          <w:bCs/>
          <w:sz w:val="28"/>
          <w:szCs w:val="28"/>
          <w:rPrChange w:id="14877" w:author="user pc" w:date="2022-03-15T10:14:00Z">
            <w:rPr>
              <w:rFonts w:cs="Calibri" w:hAnsi="Noto Sans Armenian"/>
              <w:b/>
              <w:bCs/>
            </w:rPr>
          </w:rPrChange>
        </w:rPr>
        <w:t>Note:</w:t>
      </w:r>
      <w:r>
        <w:rPr>
          <w:rFonts w:ascii="Times New Roman" w:cs="Times New Roman" w:hAnsi="Times New Roman"/>
          <w:b/>
          <w:bCs/>
          <w:sz w:val="28"/>
          <w:szCs w:val="28"/>
        </w:rPr>
        <w:t xml:space="preserve"> </w:t>
      </w:r>
      <w:r w:rsidRPr="4F4A7CF6">
        <w:rPr>
          <w:rFonts w:ascii="Times New Roman" w:cs="Times New Roman" w:hAnsi="Times New Roman"/>
          <w:b/>
          <w:bCs/>
          <w:sz w:val="28"/>
          <w:szCs w:val="28"/>
          <w:rPrChange w:id="14878" w:author="user pc" w:date="2022-03-15T10:14:00Z">
            <w:rPr>
              <w:rFonts w:ascii="Dancing Script" w:cs="Calibri" w:hAnsi="Dancing Script"/>
              <w:b/>
              <w:bCs/>
            </w:rPr>
          </w:rPrChange>
        </w:rPr>
        <w:t>Always take your burette readings to 2 decimal places and the difference in the titre values should not be more than 0.20 cm</w:t>
      </w:r>
      <w:r w:rsidRPr="7208B0AB">
        <w:rPr>
          <w:rFonts w:ascii="Times New Roman" w:cs="Times New Roman" w:hAnsi="Times New Roman"/>
          <w:b/>
          <w:bCs/>
          <w:sz w:val="28"/>
          <w:szCs w:val="28"/>
          <w:vertAlign w:val="superscript"/>
          <w:rPrChange w:id="14879" w:author="user pc" w:date="2022-03-15T10:14:00Z">
            <w:rPr>
              <w:rFonts w:ascii="Dancing Script" w:cs="Calibri" w:hAnsi="Dancing Script"/>
              <w:b/>
              <w:bCs/>
              <w:vertAlign w:val="superscript"/>
            </w:rPr>
          </w:rPrChange>
        </w:rPr>
        <w:t>3</w:t>
      </w:r>
      <w:r w:rsidRPr="3EAB1AFE">
        <w:rPr>
          <w:rFonts w:ascii="Times New Roman" w:cs="Times New Roman" w:hAnsi="Times New Roman"/>
          <w:b/>
          <w:bCs/>
          <w:sz w:val="28"/>
          <w:szCs w:val="28"/>
          <w:rPrChange w:id="14880" w:author="user pc" w:date="2022-03-15T10:14:00Z">
            <w:rPr>
              <w:rFonts w:ascii="Dancing Script" w:cs="Calibri" w:hAnsi="Dancing Script"/>
              <w:b/>
              <w:bCs/>
            </w:rPr>
          </w:rPrChange>
        </w:rPr>
        <w:t>.</w:t>
      </w:r>
    </w:p>
    <w:p>
      <w:pPr>
        <w:pStyle w:val="style0"/>
        <w:rPr>
          <w:rFonts w:ascii="Times New Roman" w:cs="Times New Roman"/>
          <w:sz w:val="28"/>
          <w:szCs w:val="28"/>
          <w:rPrChange w:id="14881" w:author="user pc" w:date="2022-03-15T10:14:00Z">
            <w:rPr/>
          </w:rPrChange>
        </w:rPr>
      </w:pPr>
      <w:r w:rsidRPr="A3056D9A">
        <w:rPr>
          <w:rFonts w:ascii="Times New Roman" w:cs="Times New Roman" w:hAnsi="Times New Roman"/>
          <w:color w:val="36363d"/>
          <w:sz w:val="28"/>
          <w:szCs w:val="28"/>
          <w:rPrChange w:id="14882" w:author="user pc" w:date="2022-03-15T10:14:00Z">
            <w:rPr>
              <w:rFonts w:cs="Calibri" w:hAnsi="Noto Sans Armenian"/>
              <w:color w:val="36363d"/>
            </w:rPr>
          </w:rPrChange>
        </w:rPr>
        <w:t>Calculate</w:t>
      </w:r>
      <w:r>
        <w:rPr>
          <w:rFonts w:ascii="Times New Roman" w:cs="Times New Roman" w:hAnsi="Times New Roman"/>
          <w:color w:val="36363d"/>
          <w:sz w:val="28"/>
          <w:szCs w:val="28"/>
        </w:rPr>
        <w:t xml:space="preserve"> </w:t>
      </w:r>
      <w:r w:rsidRPr="1539CD24">
        <w:rPr>
          <w:rFonts w:ascii="Times New Roman" w:cs="Times New Roman" w:hAnsi="Times New Roman"/>
          <w:color w:val="36363d"/>
          <w:sz w:val="28"/>
          <w:szCs w:val="28"/>
          <w:rPrChange w:id="14883"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3FD306CE">
        <w:rPr>
          <w:rFonts w:ascii="Times New Roman" w:cs="Times New Roman" w:hAnsi="Times New Roman"/>
          <w:color w:val="36363d"/>
          <w:sz w:val="28"/>
          <w:szCs w:val="28"/>
          <w:rPrChange w:id="14884" w:author="user pc" w:date="2022-03-15T10:14:00Z">
            <w:rPr>
              <w:rFonts w:cs="Calibri" w:hAnsi="Noto Sans Armenian"/>
              <w:color w:val="36363d"/>
            </w:rPr>
          </w:rPrChange>
        </w:rPr>
        <w:t>mean</w:t>
      </w:r>
      <w:r>
        <w:rPr>
          <w:rFonts w:ascii="Times New Roman" w:cs="Times New Roman" w:hAnsi="Times New Roman"/>
          <w:color w:val="36363d"/>
          <w:sz w:val="28"/>
          <w:szCs w:val="28"/>
        </w:rPr>
        <w:t xml:space="preserve"> </w:t>
      </w:r>
      <w:r w:rsidRPr="8FB3DA86">
        <w:rPr>
          <w:rFonts w:ascii="Times New Roman" w:cs="Times New Roman" w:hAnsi="Times New Roman"/>
          <w:color w:val="36363d"/>
          <w:sz w:val="28"/>
          <w:szCs w:val="28"/>
          <w:rPrChange w:id="14885" w:author="user pc" w:date="2022-03-15T10:14:00Z">
            <w:rPr>
              <w:rFonts w:cs="Calibri" w:hAnsi="Noto Sans Armenian"/>
              <w:color w:val="36363d"/>
            </w:rPr>
          </w:rPrChange>
        </w:rPr>
        <w:t>titre.</w:t>
      </w:r>
      <w:r>
        <w:rPr>
          <w:rFonts w:ascii="Times New Roman" w:cs="Times New Roman" w:hAnsi="Times New Roman"/>
          <w:color w:val="36363d"/>
          <w:sz w:val="28"/>
          <w:szCs w:val="28"/>
        </w:rPr>
        <w:t xml:space="preserve"> </w:t>
      </w:r>
      <w:r w:rsidRPr="D000E886">
        <w:rPr>
          <w:rFonts w:ascii="Times New Roman" w:cs="Times New Roman" w:hAnsi="Times New Roman"/>
          <w:color w:val="36363d"/>
          <w:sz w:val="28"/>
          <w:szCs w:val="28"/>
          <w:rPrChange w:id="14886" w:author="user pc" w:date="2022-03-15T10:14:00Z">
            <w:rPr>
              <w:rFonts w:cs="Calibri" w:hAnsi="Noto Sans Armenian"/>
              <w:color w:val="36363d"/>
            </w:rPr>
          </w:rPrChange>
        </w:rPr>
        <w:t>In</w:t>
      </w:r>
      <w:r>
        <w:rPr>
          <w:rFonts w:ascii="Times New Roman" w:cs="Times New Roman" w:hAnsi="Times New Roman"/>
          <w:color w:val="36363d"/>
          <w:sz w:val="28"/>
          <w:szCs w:val="28"/>
        </w:rPr>
        <w:t xml:space="preserve"> </w:t>
      </w:r>
      <w:r w:rsidRPr="9FFC1D78">
        <w:rPr>
          <w:rFonts w:ascii="Times New Roman" w:cs="Times New Roman" w:hAnsi="Times New Roman"/>
          <w:color w:val="36363d"/>
          <w:sz w:val="28"/>
          <w:szCs w:val="28"/>
          <w:rPrChange w:id="14887"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7BED8866">
        <w:rPr>
          <w:rFonts w:ascii="Times New Roman" w:cs="Times New Roman" w:hAnsi="Times New Roman"/>
          <w:color w:val="36363d"/>
          <w:sz w:val="28"/>
          <w:szCs w:val="28"/>
          <w:rPrChange w:id="14888" w:author="user pc" w:date="2022-03-15T10:14:00Z">
            <w:rPr>
              <w:rFonts w:cs="Calibri" w:hAnsi="Noto Sans Armenian"/>
              <w:color w:val="36363d"/>
            </w:rPr>
          </w:rPrChange>
        </w:rPr>
        <w:t>calculation,</w:t>
      </w:r>
      <w:r>
        <w:rPr>
          <w:rFonts w:ascii="Times New Roman" w:cs="Times New Roman" w:hAnsi="Times New Roman"/>
          <w:color w:val="36363d"/>
          <w:sz w:val="28"/>
          <w:szCs w:val="28"/>
        </w:rPr>
        <w:t xml:space="preserve"> </w:t>
      </w:r>
      <w:r w:rsidRPr="961E1B74">
        <w:rPr>
          <w:rFonts w:ascii="Times New Roman" w:cs="Times New Roman" w:hAnsi="Times New Roman"/>
          <w:color w:val="36363d"/>
          <w:sz w:val="28"/>
          <w:szCs w:val="28"/>
          <w:rPrChange w:id="14889" w:author="user pc" w:date="2022-03-15T10:14:00Z">
            <w:rPr>
              <w:rFonts w:cs="Calibri" w:hAnsi="Noto Sans Armenian"/>
              <w:color w:val="36363d"/>
            </w:rPr>
          </w:rPrChange>
        </w:rPr>
        <w:t>ignore</w:t>
      </w:r>
      <w:r>
        <w:rPr>
          <w:rFonts w:ascii="Times New Roman" w:cs="Times New Roman" w:hAnsi="Times New Roman"/>
          <w:color w:val="36363d"/>
          <w:sz w:val="28"/>
          <w:szCs w:val="28"/>
        </w:rPr>
        <w:t xml:space="preserve"> </w:t>
      </w:r>
      <w:r w:rsidRPr="951A7C32">
        <w:rPr>
          <w:rFonts w:ascii="Times New Roman" w:cs="Times New Roman" w:hAnsi="Times New Roman"/>
          <w:color w:val="36363d"/>
          <w:sz w:val="28"/>
          <w:szCs w:val="28"/>
          <w:rPrChange w:id="14890" w:author="user pc" w:date="2022-03-15T10:14:00Z">
            <w:rPr>
              <w:rFonts w:cs="Calibri" w:hAnsi="Noto Sans Armenian"/>
              <w:color w:val="36363d"/>
            </w:rPr>
          </w:rPrChange>
        </w:rPr>
        <w:t>any</w:t>
      </w:r>
      <w:r>
        <w:rPr>
          <w:rFonts w:ascii="Times New Roman" w:cs="Times New Roman" w:hAnsi="Times New Roman"/>
          <w:color w:val="36363d"/>
          <w:sz w:val="28"/>
          <w:szCs w:val="28"/>
        </w:rPr>
        <w:t xml:space="preserve"> </w:t>
      </w:r>
      <w:r w:rsidRPr="49F27B2B">
        <w:rPr>
          <w:rFonts w:ascii="Times New Roman" w:cs="Times New Roman" w:hAnsi="Times New Roman"/>
          <w:color w:val="36363d"/>
          <w:sz w:val="28"/>
          <w:szCs w:val="28"/>
          <w:rPrChange w:id="14891" w:author="user pc" w:date="2022-03-15T10:14:00Z">
            <w:rPr>
              <w:rFonts w:cs="Calibri" w:hAnsi="Noto Sans Armenian"/>
              <w:color w:val="36363d"/>
            </w:rPr>
          </w:rPrChange>
        </w:rPr>
        <w:t>results</w:t>
      </w:r>
      <w:r>
        <w:rPr>
          <w:rFonts w:ascii="Times New Roman" w:cs="Times New Roman" w:hAnsi="Times New Roman"/>
          <w:color w:val="36363d"/>
          <w:sz w:val="28"/>
          <w:szCs w:val="28"/>
        </w:rPr>
        <w:t xml:space="preserve"> </w:t>
      </w:r>
      <w:r w:rsidRPr="BA8446F6">
        <w:rPr>
          <w:rFonts w:ascii="Times New Roman" w:cs="Times New Roman" w:hAnsi="Times New Roman"/>
          <w:color w:val="36363d"/>
          <w:sz w:val="28"/>
          <w:szCs w:val="28"/>
          <w:rPrChange w:id="14892" w:author="user pc" w:date="2022-03-15T10:14:00Z">
            <w:rPr>
              <w:rFonts w:cs="Calibri" w:hAnsi="Noto Sans Armenian"/>
              <w:color w:val="36363d"/>
            </w:rPr>
          </w:rPrChange>
        </w:rPr>
        <w:t>that</w:t>
      </w:r>
      <w:r>
        <w:rPr>
          <w:rFonts w:ascii="Times New Roman" w:cs="Times New Roman" w:hAnsi="Times New Roman"/>
          <w:color w:val="36363d"/>
          <w:sz w:val="28"/>
          <w:szCs w:val="28"/>
        </w:rPr>
        <w:t xml:space="preserve"> </w:t>
      </w:r>
      <w:r w:rsidRPr="D1F44504">
        <w:rPr>
          <w:rFonts w:ascii="Times New Roman" w:cs="Times New Roman" w:hAnsi="Times New Roman"/>
          <w:color w:val="36363d"/>
          <w:sz w:val="28"/>
          <w:szCs w:val="28"/>
          <w:rPrChange w:id="14893" w:author="user pc" w:date="2022-03-15T10:14:00Z">
            <w:rPr>
              <w:rFonts w:cs="Calibri" w:hAnsi="Noto Sans Armenian"/>
              <w:color w:val="36363d"/>
            </w:rPr>
          </w:rPrChange>
        </w:rPr>
        <w:t>are</w:t>
      </w:r>
      <w:r>
        <w:rPr>
          <w:rFonts w:ascii="Times New Roman" w:cs="Times New Roman" w:hAnsi="Times New Roman"/>
          <w:color w:val="36363d"/>
          <w:sz w:val="28"/>
          <w:szCs w:val="28"/>
        </w:rPr>
        <w:t xml:space="preserve"> </w:t>
      </w:r>
      <w:r w:rsidRPr="62C51F5E">
        <w:rPr>
          <w:rFonts w:ascii="Times New Roman" w:cs="Times New Roman" w:hAnsi="Times New Roman"/>
          <w:color w:val="36363d"/>
          <w:sz w:val="28"/>
          <w:szCs w:val="28"/>
          <w:rPrChange w:id="14894" w:author="user pc" w:date="2022-03-15T10:14:00Z">
            <w:rPr>
              <w:rFonts w:cs="Calibri" w:hAnsi="Noto Sans Armenian"/>
              <w:color w:val="36363d"/>
            </w:rPr>
          </w:rPrChange>
        </w:rPr>
        <w:t>not</w:t>
      </w:r>
      <w:r>
        <w:rPr>
          <w:rFonts w:ascii="Times New Roman" w:cs="Times New Roman" w:hAnsi="Times New Roman"/>
          <w:color w:val="36363d"/>
          <w:sz w:val="28"/>
          <w:szCs w:val="28"/>
        </w:rPr>
        <w:t xml:space="preserve"> </w:t>
      </w:r>
      <w:r w:rsidRPr="2D291004">
        <w:rPr>
          <w:rFonts w:ascii="Times New Roman" w:cs="Times New Roman" w:hAnsi="Times New Roman"/>
          <w:color w:val="36363d"/>
          <w:sz w:val="28"/>
          <w:szCs w:val="28"/>
          <w:rPrChange w:id="14895" w:author="user pc" w:date="2022-03-15T10:14:00Z">
            <w:rPr>
              <w:rFonts w:cs="Calibri" w:hAnsi="Noto Sans Armenian"/>
              <w:color w:val="36363d"/>
            </w:rPr>
          </w:rPrChange>
        </w:rPr>
        <w:t>in</w:t>
      </w:r>
      <w:r>
        <w:rPr>
          <w:rFonts w:ascii="Times New Roman" w:cs="Times New Roman" w:hAnsi="Times New Roman"/>
          <w:color w:val="36363d"/>
          <w:sz w:val="28"/>
          <w:szCs w:val="28"/>
        </w:rPr>
        <w:t xml:space="preserve"> </w:t>
      </w:r>
      <w:r w:rsidRPr="579381D2">
        <w:rPr>
          <w:rFonts w:ascii="Times New Roman" w:cs="Times New Roman" w:hAnsi="Times New Roman"/>
          <w:color w:val="36363d"/>
          <w:sz w:val="28"/>
          <w:szCs w:val="28"/>
          <w:rPrChange w:id="14896" w:author="user pc" w:date="2022-03-15T10:14:00Z">
            <w:rPr>
              <w:rFonts w:cs="Calibri" w:hAnsi="Noto Sans Armenian"/>
              <w:color w:val="36363d"/>
            </w:rPr>
          </w:rPrChange>
        </w:rPr>
        <w:t>close</w:t>
      </w:r>
      <w:r>
        <w:rPr>
          <w:rFonts w:ascii="Times New Roman" w:cs="Times New Roman" w:hAnsi="Times New Roman"/>
          <w:color w:val="36363d"/>
          <w:sz w:val="28"/>
          <w:szCs w:val="28"/>
        </w:rPr>
        <w:t xml:space="preserve"> </w:t>
      </w:r>
      <w:r w:rsidRPr="4CE8BCBE">
        <w:rPr>
          <w:rFonts w:ascii="Times New Roman" w:cs="Times New Roman" w:hAnsi="Times New Roman"/>
          <w:color w:val="36363d"/>
          <w:sz w:val="28"/>
          <w:szCs w:val="28"/>
          <w:rPrChange w:id="14897" w:author="user pc" w:date="2022-03-15T10:14:00Z">
            <w:rPr>
              <w:rFonts w:cs="Calibri" w:hAnsi="Noto Sans Armenian"/>
              <w:color w:val="36363d"/>
            </w:rPr>
          </w:rPrChange>
        </w:rPr>
        <w:t>agreement</w:t>
      </w:r>
      <w:r>
        <w:rPr>
          <w:rFonts w:ascii="Times New Roman" w:cs="Times New Roman" w:hAnsi="Times New Roman"/>
          <w:color w:val="36363d"/>
          <w:sz w:val="28"/>
          <w:szCs w:val="28"/>
        </w:rPr>
        <w:t xml:space="preserve"> </w:t>
      </w:r>
      <w:r w:rsidRPr="283D8558">
        <w:rPr>
          <w:rFonts w:ascii="Times New Roman" w:cs="Times New Roman" w:hAnsi="Times New Roman"/>
          <w:color w:val="36363d"/>
          <w:sz w:val="28"/>
          <w:szCs w:val="28"/>
          <w:rPrChange w:id="14898" w:author="user pc" w:date="2022-03-15T10:14:00Z">
            <w:rPr>
              <w:rFonts w:cs="Calibri" w:hAnsi="Noto Sans Armenian"/>
              <w:color w:val="36363d"/>
            </w:rPr>
          </w:rPrChange>
        </w:rPr>
        <w:t>(24.50cm</w:t>
      </w:r>
      <w:r w:rsidRPr="4FC24F00">
        <w:rPr>
          <w:rFonts w:ascii="Times New Roman" w:cs="Times New Roman" w:hAnsi="Times New Roman"/>
          <w:color w:val="36363d"/>
          <w:sz w:val="28"/>
          <w:szCs w:val="28"/>
          <w:vertAlign w:val="superscript"/>
          <w:rPrChange w:id="14899" w:author="user pc" w:date="2022-03-15T10:14:00Z">
            <w:rPr>
              <w:rFonts w:cs="Calibri" w:hAnsi="Noto Sans Armenian"/>
              <w:color w:val="36363d"/>
              <w:vertAlign w:val="superscript"/>
            </w:rPr>
          </w:rPrChange>
        </w:rPr>
        <w:t>3</w:t>
      </w:r>
      <w:r>
        <w:rPr>
          <w:rFonts w:ascii="Times New Roman" w:cs="Times New Roman" w:hAnsi="Times New Roman"/>
          <w:color w:val="36363d"/>
          <w:sz w:val="28"/>
          <w:szCs w:val="28"/>
          <w:vertAlign w:val="superscript"/>
        </w:rPr>
        <w:t xml:space="preserve"> </w:t>
      </w:r>
      <w:r w:rsidRPr="E2CB4852">
        <w:rPr>
          <w:rFonts w:ascii="Times New Roman" w:cs="Times New Roman" w:hAnsi="Times New Roman"/>
          <w:color w:val="36363d"/>
          <w:sz w:val="28"/>
          <w:szCs w:val="28"/>
          <w:rPrChange w:id="14900" w:author="user pc" w:date="2022-03-15T10:14:00Z">
            <w:rPr>
              <w:rFonts w:cs="Calibri" w:hAnsi="Noto Sans Armenian"/>
              <w:color w:val="36363d"/>
            </w:rPr>
          </w:rPrChange>
        </w:rPr>
        <w:t>in</w:t>
      </w:r>
      <w:r>
        <w:rPr>
          <w:rFonts w:ascii="Times New Roman" w:cs="Times New Roman" w:hAnsi="Times New Roman"/>
          <w:color w:val="36363d"/>
          <w:sz w:val="28"/>
          <w:szCs w:val="28"/>
        </w:rPr>
        <w:t xml:space="preserve"> </w:t>
      </w:r>
      <w:r w:rsidRPr="12661853">
        <w:rPr>
          <w:rFonts w:ascii="Times New Roman" w:cs="Times New Roman" w:hAnsi="Times New Roman"/>
          <w:color w:val="36363d"/>
          <w:sz w:val="28"/>
          <w:szCs w:val="28"/>
          <w:rPrChange w:id="14901"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76F8F27F">
        <w:rPr>
          <w:rFonts w:ascii="Times New Roman" w:cs="Times New Roman" w:hAnsi="Times New Roman"/>
          <w:color w:val="36363d"/>
          <w:sz w:val="28"/>
          <w:szCs w:val="28"/>
          <w:rPrChange w:id="14902" w:author="user pc" w:date="2022-03-15T10:14:00Z">
            <w:rPr>
              <w:rFonts w:cs="Calibri" w:hAnsi="Noto Sans Armenian"/>
              <w:color w:val="36363d"/>
            </w:rPr>
          </w:rPrChange>
        </w:rPr>
        <w:t>table</w:t>
      </w:r>
      <w:r>
        <w:rPr>
          <w:rFonts w:ascii="Times New Roman" w:cs="Times New Roman" w:hAnsi="Times New Roman"/>
          <w:color w:val="36363d"/>
          <w:sz w:val="28"/>
          <w:szCs w:val="28"/>
        </w:rPr>
        <w:t xml:space="preserve"> </w:t>
      </w:r>
      <w:r w:rsidRPr="AEC60889">
        <w:rPr>
          <w:rFonts w:ascii="Times New Roman" w:cs="Times New Roman" w:hAnsi="Times New Roman"/>
          <w:color w:val="36363d"/>
          <w:sz w:val="28"/>
          <w:szCs w:val="28"/>
          <w:rPrChange w:id="14903" w:author="user pc" w:date="2022-03-15T10:14:00Z">
            <w:rPr>
              <w:rFonts w:cs="Calibri" w:hAnsi="Noto Sans Armenian"/>
              <w:color w:val="36363d"/>
            </w:rPr>
          </w:rPrChange>
        </w:rPr>
        <w:t>above)</w:t>
      </w:r>
      <w:r>
        <w:rPr>
          <w:rFonts w:ascii="Times New Roman" w:cs="Times New Roman" w:hAnsi="Times New Roman"/>
          <w:color w:val="36363d"/>
          <w:sz w:val="28"/>
          <w:szCs w:val="28"/>
        </w:rPr>
        <w:t xml:space="preserve"> </w:t>
      </w:r>
      <w:r w:rsidRPr="7DD1CBF9">
        <w:rPr>
          <w:rFonts w:ascii="Times New Roman" w:cs="Times New Roman" w:hAnsi="Times New Roman"/>
          <w:color w:val="36363d"/>
          <w:sz w:val="28"/>
          <w:szCs w:val="28"/>
          <w:rPrChange w:id="14904" w:author="user pc" w:date="2022-03-15T10:14:00Z">
            <w:rPr>
              <w:rFonts w:cs="Calibri" w:hAnsi="Noto Sans Armenian"/>
              <w:color w:val="36363d"/>
            </w:rPr>
          </w:rPrChange>
        </w:rPr>
        <w:t>or</w:t>
      </w:r>
      <w:r>
        <w:rPr>
          <w:rFonts w:ascii="Times New Roman" w:cs="Times New Roman" w:hAnsi="Times New Roman"/>
          <w:color w:val="36363d"/>
          <w:sz w:val="28"/>
          <w:szCs w:val="28"/>
        </w:rPr>
        <w:t xml:space="preserve"> </w:t>
      </w:r>
      <w:r w:rsidRPr="D8C86EF1">
        <w:rPr>
          <w:rFonts w:ascii="Times New Roman" w:cs="Times New Roman" w:hAnsi="Times New Roman"/>
          <w:color w:val="36363d"/>
          <w:sz w:val="28"/>
          <w:szCs w:val="28"/>
          <w:rPrChange w:id="14905" w:author="user pc" w:date="2022-03-15T10:14:00Z">
            <w:rPr>
              <w:rFonts w:cs="Calibri" w:hAnsi="Noto Sans Armenian"/>
              <w:color w:val="36363d"/>
            </w:rPr>
          </w:rPrChange>
        </w:rPr>
        <w:t>results</w:t>
      </w:r>
      <w:r>
        <w:rPr>
          <w:rFonts w:ascii="Times New Roman" w:cs="Times New Roman" w:hAnsi="Times New Roman"/>
          <w:color w:val="36363d"/>
          <w:sz w:val="28"/>
          <w:szCs w:val="28"/>
        </w:rPr>
        <w:t xml:space="preserve"> </w:t>
      </w:r>
      <w:r w:rsidRPr="E08E5502">
        <w:rPr>
          <w:rFonts w:ascii="Times New Roman" w:cs="Times New Roman" w:hAnsi="Times New Roman"/>
          <w:color w:val="36363d"/>
          <w:sz w:val="28"/>
          <w:szCs w:val="28"/>
          <w:rPrChange w:id="14906" w:author="user pc" w:date="2022-03-15T10:14:00Z">
            <w:rPr>
              <w:rFonts w:cs="Calibri" w:hAnsi="Noto Sans Armenian"/>
              <w:color w:val="36363d"/>
            </w:rPr>
          </w:rPrChange>
        </w:rPr>
        <w:t>that</w:t>
      </w:r>
      <w:r>
        <w:rPr>
          <w:rFonts w:ascii="Times New Roman" w:cs="Times New Roman" w:hAnsi="Times New Roman"/>
          <w:color w:val="36363d"/>
          <w:sz w:val="28"/>
          <w:szCs w:val="28"/>
        </w:rPr>
        <w:t xml:space="preserve"> </w:t>
      </w:r>
      <w:r w:rsidRPr="73510DE7">
        <w:rPr>
          <w:rFonts w:ascii="Times New Roman" w:cs="Times New Roman" w:hAnsi="Times New Roman"/>
          <w:color w:val="36363d"/>
          <w:sz w:val="28"/>
          <w:szCs w:val="28"/>
          <w:rPrChange w:id="14907" w:author="user pc" w:date="2022-03-15T10:14:00Z">
            <w:rPr>
              <w:rFonts w:cs="Calibri" w:hAnsi="Noto Sans Armenian"/>
              <w:color w:val="36363d"/>
            </w:rPr>
          </w:rPrChange>
        </w:rPr>
        <w:t>are</w:t>
      </w:r>
      <w:r>
        <w:rPr>
          <w:rFonts w:ascii="Times New Roman" w:cs="Times New Roman" w:hAnsi="Times New Roman"/>
          <w:color w:val="36363d"/>
          <w:sz w:val="28"/>
          <w:szCs w:val="28"/>
        </w:rPr>
        <w:t xml:space="preserve"> </w:t>
      </w:r>
      <w:r w:rsidRPr="955630D8">
        <w:rPr>
          <w:rFonts w:ascii="Times New Roman" w:cs="Times New Roman" w:hAnsi="Times New Roman"/>
          <w:color w:val="36363d"/>
          <w:sz w:val="28"/>
          <w:szCs w:val="28"/>
          <w:rPrChange w:id="14908" w:author="user pc" w:date="2022-03-15T10:14:00Z">
            <w:rPr>
              <w:rFonts w:cs="Calibri" w:hAnsi="Noto Sans Armenian"/>
              <w:color w:val="36363d"/>
            </w:rPr>
          </w:rPrChange>
        </w:rPr>
        <w:t>not</w:t>
      </w:r>
      <w:r>
        <w:rPr>
          <w:rFonts w:ascii="Times New Roman" w:cs="Times New Roman" w:hAnsi="Times New Roman"/>
          <w:color w:val="36363d"/>
          <w:sz w:val="28"/>
          <w:szCs w:val="28"/>
        </w:rPr>
        <w:t xml:space="preserve"> </w:t>
      </w:r>
      <w:r w:rsidRPr="89C9EBD8">
        <w:rPr>
          <w:rFonts w:ascii="Times New Roman" w:cs="Times New Roman" w:hAnsi="Times New Roman"/>
          <w:color w:val="36363d"/>
          <w:sz w:val="28"/>
          <w:szCs w:val="28"/>
          <w:rPrChange w:id="14909" w:author="user pc" w:date="2022-03-15T10:14:00Z">
            <w:rPr>
              <w:rFonts w:cs="Calibri" w:hAnsi="Noto Sans Armenian"/>
              <w:color w:val="36363d"/>
            </w:rPr>
          </w:rPrChange>
        </w:rPr>
        <w:t>concordant.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Average= </m:t>
          </m:r>
          <m:f>
            <m:fPr>
              <m:ctrlPr>
                <w:rPr>
                  <w:rFonts w:ascii="Cambria Math" w:cs="Times New Roman" w:hAnsi="Cambria Math"/>
                  <w:i/>
                  <w:sz w:val="28"/>
                  <w:szCs w:val="28"/>
                </w:rPr>
              </m:ctrlPr>
            </m:fPr>
            <m:num>
              <m:r>
                <w:rPr>
                  <w:rFonts w:ascii="Cambria Math" w:cs="Times New Roman" w:hAnsi="Cambria Math"/>
                  <w:sz w:val="28"/>
                  <w:szCs w:val="28"/>
                </w:rPr>
                <m:t>23.80 +23.70 +23.90</m:t>
              </m:r>
            </m:num>
            <m:den>
              <m:r>
                <w:rPr>
                  <w:rFonts w:ascii="Cambria Math" w:cs="Times New Roman" w:hAnsi="Cambria Math"/>
                  <w:sz w:val="28"/>
                  <w:szCs w:val="28"/>
                </w:rPr>
                <m:t>3</m:t>
              </m:r>
            </m:den>
          </m:f>
          <m:r>
            <w:rPr>
              <w:rFonts w:ascii="Cambria Math" w:cs="Times New Roman" w:hAnsi="Cambria Math"/>
              <w:sz w:val="28"/>
              <w:szCs w:val="28"/>
            </w:rPr>
            <m:t>=23.80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4910" w:author="user pc" w:date="2022-03-15T10:14:00Z">
            <w:rPr/>
          </w:rPrChange>
        </w:rPr>
      </w:pPr>
    </w:p>
    <w:p>
      <w:pPr>
        <w:pStyle w:val="style0"/>
        <w:rPr>
          <w:rFonts w:ascii="Times New Roman" w:cs="Times New Roman"/>
          <w:sz w:val="28"/>
          <w:szCs w:val="28"/>
          <w:rPrChange w:id="14911" w:author="user pc" w:date="2022-03-15T10:14:00Z">
            <w:rPr/>
          </w:rPrChange>
        </w:rPr>
      </w:pPr>
      <w:r w:rsidRPr="73D58034">
        <w:rPr>
          <w:rFonts w:ascii="Times New Roman" w:cs="Times New Roman" w:hAnsi="Times New Roman"/>
          <w:b/>
          <w:bCs/>
          <w:color w:val="c00000"/>
          <w:sz w:val="28"/>
          <w:szCs w:val="28"/>
          <w:rPrChange w:id="14912" w:author="user pc" w:date="2022-03-15T10:14:00Z">
            <w:rPr>
              <w:rFonts w:cs="Calibri" w:hAnsi="Noto Sans Armenian"/>
              <w:b/>
              <w:bCs/>
              <w:color w:val="c00000"/>
            </w:rPr>
          </w:rPrChange>
        </w:rPr>
        <w:t>Check</w:t>
      </w:r>
      <w:r>
        <w:rPr>
          <w:rFonts w:ascii="Times New Roman" w:cs="Times New Roman" w:hAnsi="Times New Roman"/>
          <w:b/>
          <w:bCs/>
          <w:color w:val="c00000"/>
          <w:sz w:val="28"/>
          <w:szCs w:val="28"/>
        </w:rPr>
        <w:t xml:space="preserve"> </w:t>
      </w:r>
      <w:r w:rsidRPr="998D762D">
        <w:rPr>
          <w:rFonts w:ascii="Times New Roman" w:cs="Times New Roman" w:hAnsi="Times New Roman"/>
          <w:b/>
          <w:bCs/>
          <w:color w:val="c00000"/>
          <w:sz w:val="28"/>
          <w:szCs w:val="28"/>
          <w:rPrChange w:id="14913" w:author="user pc" w:date="2022-03-15T10:14:00Z">
            <w:rPr>
              <w:rFonts w:cs="Calibri" w:hAnsi="Noto Sans Armenian"/>
              <w:b/>
              <w:bCs/>
              <w:color w:val="c00000"/>
            </w:rPr>
          </w:rPrChange>
        </w:rPr>
        <w:t>your</w:t>
      </w:r>
      <w:r>
        <w:rPr>
          <w:rFonts w:ascii="Times New Roman" w:cs="Times New Roman" w:hAnsi="Times New Roman"/>
          <w:b/>
          <w:bCs/>
          <w:color w:val="c00000"/>
          <w:sz w:val="28"/>
          <w:szCs w:val="28"/>
        </w:rPr>
        <w:t xml:space="preserve"> progress</w:t>
      </w:r>
    </w:p>
    <w:p>
      <w:pPr>
        <w:pStyle w:val="style179"/>
        <w:numPr>
          <w:ilvl w:val="0"/>
          <w:numId w:val="57"/>
        </w:numPr>
        <w:rPr>
          <w:rFonts w:ascii="Times New Roman" w:cs="Times New Roman"/>
          <w:sz w:val="28"/>
          <w:szCs w:val="28"/>
          <w:rPrChange w:id="14914" w:author="user pc" w:date="2022-03-15T10:14:00Z">
            <w:rPr/>
          </w:rPrChange>
        </w:rPr>
      </w:pPr>
      <w:r w:rsidRPr="EC0FE519">
        <w:rPr>
          <w:rFonts w:ascii="Times New Roman" w:cs="Times New Roman" w:hAnsi="Times New Roman"/>
          <w:color w:val="36363d"/>
          <w:sz w:val="28"/>
          <w:szCs w:val="28"/>
          <w:rPrChange w:id="14915" w:author="user pc" w:date="2022-03-15T10:14:00Z">
            <w:rPr>
              <w:rFonts w:cs="Calibri" w:hAnsi="Noto Sans Armenian"/>
              <w:color w:val="36363d"/>
            </w:rPr>
          </w:rPrChange>
        </w:rPr>
        <w:t>Explain</w:t>
      </w:r>
      <w:r>
        <w:rPr>
          <w:rFonts w:ascii="Times New Roman" w:cs="Times New Roman" w:hAnsi="Times New Roman"/>
          <w:color w:val="36363d"/>
          <w:sz w:val="28"/>
          <w:szCs w:val="28"/>
        </w:rPr>
        <w:t xml:space="preserve"> </w:t>
      </w:r>
      <w:r w:rsidRPr="06E9A166">
        <w:rPr>
          <w:rFonts w:ascii="Times New Roman" w:cs="Times New Roman" w:hAnsi="Times New Roman"/>
          <w:color w:val="36363d"/>
          <w:sz w:val="28"/>
          <w:szCs w:val="28"/>
          <w:rPrChange w:id="14916" w:author="user pc" w:date="2022-03-15T10:14:00Z">
            <w:rPr>
              <w:rFonts w:cs="Calibri" w:hAnsi="Noto Sans Armenian"/>
              <w:color w:val="36363d"/>
            </w:rPr>
          </w:rPrChange>
        </w:rPr>
        <w:t>why</w:t>
      </w:r>
      <w:r>
        <w:rPr>
          <w:rFonts w:ascii="Times New Roman" w:cs="Times New Roman" w:hAnsi="Times New Roman"/>
          <w:color w:val="36363d"/>
          <w:sz w:val="28"/>
          <w:szCs w:val="28"/>
        </w:rPr>
        <w:t xml:space="preserve"> </w:t>
      </w:r>
      <w:r w:rsidRPr="270B820E">
        <w:rPr>
          <w:rFonts w:ascii="Times New Roman" w:cs="Times New Roman" w:hAnsi="Times New Roman"/>
          <w:color w:val="36363d"/>
          <w:sz w:val="28"/>
          <w:szCs w:val="28"/>
          <w:rPrChange w:id="14917" w:author="user pc" w:date="2022-03-15T10:14:00Z">
            <w:rPr>
              <w:rFonts w:cs="Calibri" w:hAnsi="Noto Sans Armenian"/>
              <w:color w:val="36363d"/>
            </w:rPr>
          </w:rPrChange>
        </w:rPr>
        <w:t>a</w:t>
      </w:r>
      <w:r>
        <w:rPr>
          <w:rFonts w:ascii="Times New Roman" w:cs="Times New Roman" w:hAnsi="Times New Roman"/>
          <w:color w:val="36363d"/>
          <w:sz w:val="28"/>
          <w:szCs w:val="28"/>
        </w:rPr>
        <w:t xml:space="preserve"> </w:t>
      </w:r>
      <w:r w:rsidRPr="9D09CD33">
        <w:rPr>
          <w:rFonts w:ascii="Times New Roman" w:cs="Times New Roman" w:hAnsi="Times New Roman"/>
          <w:color w:val="36363d"/>
          <w:sz w:val="28"/>
          <w:szCs w:val="28"/>
          <w:rPrChange w:id="14918" w:author="user pc" w:date="2022-03-15T10:14:00Z">
            <w:rPr>
              <w:rFonts w:cs="Calibri" w:hAnsi="Noto Sans Armenian"/>
              <w:color w:val="36363d"/>
            </w:rPr>
          </w:rPrChange>
        </w:rPr>
        <w:t>pipette</w:t>
      </w:r>
      <w:r>
        <w:rPr>
          <w:rFonts w:ascii="Times New Roman" w:cs="Times New Roman" w:hAnsi="Times New Roman"/>
          <w:color w:val="36363d"/>
          <w:sz w:val="28"/>
          <w:szCs w:val="28"/>
        </w:rPr>
        <w:t xml:space="preserve"> </w:t>
      </w:r>
      <w:r w:rsidRPr="4C43C26E">
        <w:rPr>
          <w:rFonts w:ascii="Times New Roman" w:cs="Times New Roman" w:hAnsi="Times New Roman"/>
          <w:color w:val="36363d"/>
          <w:sz w:val="28"/>
          <w:szCs w:val="28"/>
          <w:rPrChange w:id="14919" w:author="user pc" w:date="2022-03-15T10:14:00Z">
            <w:rPr>
              <w:rFonts w:cs="Calibri" w:hAnsi="Noto Sans Armenian"/>
              <w:color w:val="36363d"/>
            </w:rPr>
          </w:rPrChange>
        </w:rPr>
        <w:t>is</w:t>
      </w:r>
      <w:r>
        <w:rPr>
          <w:rFonts w:ascii="Times New Roman" w:cs="Times New Roman" w:hAnsi="Times New Roman"/>
          <w:color w:val="36363d"/>
          <w:sz w:val="28"/>
          <w:szCs w:val="28"/>
        </w:rPr>
        <w:t xml:space="preserve"> </w:t>
      </w:r>
      <w:r w:rsidRPr="0B147D02">
        <w:rPr>
          <w:rFonts w:ascii="Times New Roman" w:cs="Times New Roman" w:hAnsi="Times New Roman"/>
          <w:color w:val="36363d"/>
          <w:sz w:val="28"/>
          <w:szCs w:val="28"/>
          <w:rPrChange w:id="14920" w:author="user pc" w:date="2022-03-15T10:14:00Z">
            <w:rPr>
              <w:rFonts w:cs="Calibri" w:hAnsi="Noto Sans Armenian"/>
              <w:color w:val="36363d"/>
            </w:rPr>
          </w:rPrChange>
        </w:rPr>
        <w:t>used</w:t>
      </w:r>
      <w:r>
        <w:rPr>
          <w:rFonts w:ascii="Times New Roman" w:cs="Times New Roman" w:hAnsi="Times New Roman"/>
          <w:color w:val="36363d"/>
          <w:sz w:val="28"/>
          <w:szCs w:val="28"/>
        </w:rPr>
        <w:t xml:space="preserve"> </w:t>
      </w:r>
      <w:r w:rsidRPr="C0525EE6">
        <w:rPr>
          <w:rFonts w:ascii="Times New Roman" w:cs="Times New Roman" w:hAnsi="Times New Roman"/>
          <w:color w:val="36363d"/>
          <w:sz w:val="28"/>
          <w:szCs w:val="28"/>
          <w:rPrChange w:id="14921" w:author="user pc" w:date="2022-03-15T10:14:00Z">
            <w:rPr>
              <w:rFonts w:cs="Calibri" w:hAnsi="Noto Sans Armenian"/>
              <w:color w:val="36363d"/>
            </w:rPr>
          </w:rPrChange>
        </w:rPr>
        <w:t>to</w:t>
      </w:r>
      <w:r>
        <w:rPr>
          <w:rFonts w:ascii="Times New Roman" w:cs="Times New Roman" w:hAnsi="Times New Roman"/>
          <w:color w:val="36363d"/>
          <w:sz w:val="28"/>
          <w:szCs w:val="28"/>
        </w:rPr>
        <w:t xml:space="preserve"> </w:t>
      </w:r>
      <w:r w:rsidRPr="2AE9387E">
        <w:rPr>
          <w:rFonts w:ascii="Times New Roman" w:cs="Times New Roman" w:hAnsi="Times New Roman"/>
          <w:color w:val="36363d"/>
          <w:sz w:val="28"/>
          <w:szCs w:val="28"/>
          <w:rPrChange w:id="14922" w:author="user pc" w:date="2022-03-15T10:14:00Z">
            <w:rPr>
              <w:rFonts w:cs="Calibri" w:hAnsi="Noto Sans Armenian"/>
              <w:color w:val="36363d"/>
            </w:rPr>
          </w:rPrChange>
        </w:rPr>
        <w:t>measure</w:t>
      </w:r>
      <w:r>
        <w:rPr>
          <w:rFonts w:ascii="Times New Roman" w:cs="Times New Roman" w:hAnsi="Times New Roman"/>
          <w:color w:val="36363d"/>
          <w:sz w:val="28"/>
          <w:szCs w:val="28"/>
        </w:rPr>
        <w:t xml:space="preserve"> </w:t>
      </w:r>
      <w:r w:rsidRPr="DF3AF443">
        <w:rPr>
          <w:rFonts w:ascii="Times New Roman" w:cs="Times New Roman" w:hAnsi="Times New Roman"/>
          <w:color w:val="36363d"/>
          <w:sz w:val="28"/>
          <w:szCs w:val="28"/>
          <w:rPrChange w:id="14923"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1C77AE3B">
        <w:rPr>
          <w:rFonts w:ascii="Times New Roman" w:cs="Times New Roman" w:hAnsi="Times New Roman"/>
          <w:color w:val="36363d"/>
          <w:sz w:val="28"/>
          <w:szCs w:val="28"/>
          <w:rPrChange w:id="14924" w:author="user pc" w:date="2022-03-15T10:14:00Z">
            <w:rPr>
              <w:rFonts w:cs="Calibri" w:hAnsi="Noto Sans Armenian"/>
              <w:color w:val="36363d"/>
            </w:rPr>
          </w:rPrChange>
        </w:rPr>
        <w:t>base,</w:t>
      </w:r>
      <w:r>
        <w:rPr>
          <w:rFonts w:ascii="Times New Roman" w:cs="Times New Roman" w:hAnsi="Times New Roman"/>
          <w:color w:val="36363d"/>
          <w:sz w:val="28"/>
          <w:szCs w:val="28"/>
        </w:rPr>
        <w:t xml:space="preserve"> </w:t>
      </w:r>
      <w:r w:rsidRPr="CA4C9701">
        <w:rPr>
          <w:rFonts w:ascii="Times New Roman" w:cs="Times New Roman" w:hAnsi="Times New Roman"/>
          <w:color w:val="36363d"/>
          <w:sz w:val="28"/>
          <w:szCs w:val="28"/>
          <w:rPrChange w:id="14925" w:author="user pc" w:date="2022-03-15T10:14:00Z">
            <w:rPr>
              <w:rFonts w:cs="Calibri" w:hAnsi="Noto Sans Armenian"/>
              <w:color w:val="36363d"/>
            </w:rPr>
          </w:rPrChange>
        </w:rPr>
        <w:t>rather</w:t>
      </w:r>
      <w:r>
        <w:rPr>
          <w:rFonts w:ascii="Times New Roman" w:cs="Times New Roman" w:hAnsi="Times New Roman"/>
          <w:color w:val="36363d"/>
          <w:sz w:val="28"/>
          <w:szCs w:val="28"/>
        </w:rPr>
        <w:t xml:space="preserve"> </w:t>
      </w:r>
      <w:r w:rsidRPr="258237DC">
        <w:rPr>
          <w:rFonts w:ascii="Times New Roman" w:cs="Times New Roman" w:hAnsi="Times New Roman"/>
          <w:color w:val="36363d"/>
          <w:sz w:val="28"/>
          <w:szCs w:val="28"/>
          <w:rPrChange w:id="14926" w:author="user pc" w:date="2022-03-15T10:14:00Z">
            <w:rPr>
              <w:rFonts w:cs="Calibri" w:hAnsi="Noto Sans Armenian"/>
              <w:color w:val="36363d"/>
            </w:rPr>
          </w:rPrChange>
        </w:rPr>
        <w:t>than</w:t>
      </w:r>
      <w:r>
        <w:rPr>
          <w:rFonts w:ascii="Times New Roman" w:cs="Times New Roman" w:hAnsi="Times New Roman"/>
          <w:color w:val="36363d"/>
          <w:sz w:val="28"/>
          <w:szCs w:val="28"/>
        </w:rPr>
        <w:t xml:space="preserve"> </w:t>
      </w:r>
      <w:r w:rsidRPr="6756B1C7">
        <w:rPr>
          <w:rFonts w:ascii="Times New Roman" w:cs="Times New Roman" w:hAnsi="Times New Roman"/>
          <w:color w:val="36363d"/>
          <w:sz w:val="28"/>
          <w:szCs w:val="28"/>
          <w:rPrChange w:id="14927" w:author="user pc" w:date="2022-03-15T10:14:00Z">
            <w:rPr>
              <w:rFonts w:cs="Calibri" w:hAnsi="Noto Sans Armenian"/>
              <w:color w:val="36363d"/>
            </w:rPr>
          </w:rPrChange>
        </w:rPr>
        <w:t>a</w:t>
      </w:r>
      <w:r>
        <w:rPr>
          <w:rFonts w:ascii="Times New Roman" w:cs="Times New Roman" w:hAnsi="Times New Roman"/>
          <w:color w:val="36363d"/>
          <w:sz w:val="28"/>
          <w:szCs w:val="28"/>
        </w:rPr>
        <w:t xml:space="preserve"> </w:t>
      </w:r>
      <w:r w:rsidRPr="F70B6686">
        <w:rPr>
          <w:rFonts w:ascii="Times New Roman" w:cs="Times New Roman" w:hAnsi="Times New Roman"/>
          <w:color w:val="36363d"/>
          <w:sz w:val="28"/>
          <w:szCs w:val="28"/>
          <w:rPrChange w:id="14928" w:author="user pc" w:date="2022-03-15T10:14:00Z">
            <w:rPr>
              <w:rFonts w:cs="Calibri" w:hAnsi="Noto Sans Armenian"/>
              <w:color w:val="36363d"/>
            </w:rPr>
          </w:rPrChange>
        </w:rPr>
        <w:t>measuring</w:t>
      </w:r>
      <w:r>
        <w:rPr>
          <w:rFonts w:ascii="Times New Roman" w:cs="Times New Roman" w:hAnsi="Times New Roman"/>
          <w:color w:val="36363d"/>
          <w:sz w:val="28"/>
          <w:szCs w:val="28"/>
        </w:rPr>
        <w:t xml:space="preserve"> </w:t>
      </w:r>
      <w:r w:rsidRPr="3BD53462">
        <w:rPr>
          <w:rFonts w:ascii="Times New Roman" w:cs="Times New Roman" w:hAnsi="Times New Roman"/>
          <w:color w:val="36363d"/>
          <w:sz w:val="28"/>
          <w:szCs w:val="28"/>
          <w:rPrChange w:id="14929" w:author="user pc" w:date="2022-03-15T10:14:00Z">
            <w:rPr>
              <w:rFonts w:cs="Calibri" w:hAnsi="Noto Sans Armenian"/>
              <w:color w:val="36363d"/>
            </w:rPr>
          </w:rPrChange>
        </w:rPr>
        <w:t>cylinder.</w:t>
      </w:r>
    </w:p>
    <w:p>
      <w:pPr>
        <w:pStyle w:val="style0"/>
        <w:rPr>
          <w:rFonts w:ascii="Times New Roman" w:cs="Times New Roman"/>
          <w:sz w:val="28"/>
          <w:szCs w:val="28"/>
          <w:rPrChange w:id="14930" w:author="user pc" w:date="2022-03-15T10:14:00Z">
            <w:rPr/>
          </w:rPrChange>
        </w:rPr>
      </w:pPr>
      <w:r w:rsidRPr="3C91A804">
        <w:rPr>
          <w:rFonts w:ascii="Times New Roman" w:cs="Times New Roman" w:hAnsi="Times New Roman"/>
          <w:b/>
          <w:bCs/>
          <w:color w:val="36363d"/>
          <w:sz w:val="28"/>
          <w:szCs w:val="28"/>
          <w:rPrChange w:id="14931" w:author="user pc" w:date="2022-03-15T10:14:00Z">
            <w:rPr>
              <w:rFonts w:cs="Calibri" w:hAnsi="Noto Sans Armenian"/>
              <w:b/>
              <w:bCs/>
              <w:color w:val="36363d"/>
            </w:rPr>
          </w:rPrChange>
        </w:rPr>
        <w:t>Ans.</w:t>
      </w:r>
      <w:r>
        <w:rPr>
          <w:rFonts w:ascii="Times New Roman" w:cs="Times New Roman" w:hAnsi="Times New Roman"/>
          <w:b/>
          <w:bCs/>
          <w:color w:val="36363d"/>
          <w:sz w:val="28"/>
          <w:szCs w:val="28"/>
        </w:rPr>
        <w:t xml:space="preserve"> </w:t>
      </w:r>
      <w:r w:rsidRPr="74ED677C">
        <w:rPr>
          <w:rFonts w:ascii="Times New Roman" w:cs="Times New Roman" w:hAnsi="Times New Roman"/>
          <w:b/>
          <w:bCs/>
          <w:color w:val="36363d"/>
          <w:sz w:val="28"/>
          <w:szCs w:val="28"/>
          <w:rPrChange w:id="14932" w:author="user pc" w:date="2022-03-15T10:14:00Z">
            <w:rPr>
              <w:rFonts w:cs="Calibri" w:hAnsi="Noto Sans Armenian"/>
              <w:b/>
              <w:bCs/>
              <w:color w:val="36363d"/>
            </w:rPr>
          </w:rPrChange>
        </w:rPr>
        <w:t>A</w:t>
      </w:r>
      <w:r>
        <w:rPr>
          <w:rFonts w:ascii="Times New Roman" w:cs="Times New Roman" w:hAnsi="Times New Roman"/>
          <w:b/>
          <w:bCs/>
          <w:color w:val="36363d"/>
          <w:sz w:val="28"/>
          <w:szCs w:val="28"/>
        </w:rPr>
        <w:t xml:space="preserve"> </w:t>
      </w:r>
      <w:r w:rsidRPr="F00AFED4">
        <w:rPr>
          <w:rFonts w:ascii="Times New Roman" w:cs="Times New Roman" w:hAnsi="Times New Roman"/>
          <w:b/>
          <w:bCs/>
          <w:color w:val="36363d"/>
          <w:sz w:val="28"/>
          <w:szCs w:val="28"/>
          <w:rPrChange w:id="14933" w:author="user pc" w:date="2022-03-15T10:14:00Z">
            <w:rPr>
              <w:rFonts w:cs="Calibri" w:hAnsi="Noto Sans Armenian"/>
              <w:b/>
              <w:bCs/>
              <w:color w:val="36363d"/>
            </w:rPr>
          </w:rPrChange>
        </w:rPr>
        <w:t>pipette</w:t>
      </w:r>
      <w:r>
        <w:rPr>
          <w:rFonts w:ascii="Times New Roman" w:cs="Times New Roman" w:hAnsi="Times New Roman"/>
          <w:b/>
          <w:bCs/>
          <w:color w:val="36363d"/>
          <w:sz w:val="28"/>
          <w:szCs w:val="28"/>
        </w:rPr>
        <w:t xml:space="preserve"> </w:t>
      </w:r>
      <w:r w:rsidRPr="9063EDFB">
        <w:rPr>
          <w:rFonts w:ascii="Times New Roman" w:cs="Times New Roman" w:hAnsi="Times New Roman"/>
          <w:b/>
          <w:bCs/>
          <w:color w:val="36363d"/>
          <w:sz w:val="28"/>
          <w:szCs w:val="28"/>
          <w:rPrChange w:id="14934" w:author="user pc" w:date="2022-03-15T10:14:00Z">
            <w:rPr>
              <w:rFonts w:cs="Calibri" w:hAnsi="Noto Sans Armenian"/>
              <w:b/>
              <w:bCs/>
              <w:color w:val="36363d"/>
            </w:rPr>
          </w:rPrChange>
        </w:rPr>
        <w:t>is</w:t>
      </w:r>
      <w:r>
        <w:rPr>
          <w:rFonts w:ascii="Times New Roman" w:cs="Times New Roman" w:hAnsi="Times New Roman"/>
          <w:b/>
          <w:bCs/>
          <w:color w:val="36363d"/>
          <w:sz w:val="28"/>
          <w:szCs w:val="28"/>
        </w:rPr>
        <w:t xml:space="preserve"> </w:t>
      </w:r>
      <w:r w:rsidRPr="A891380C">
        <w:rPr>
          <w:rFonts w:ascii="Times New Roman" w:cs="Times New Roman" w:hAnsi="Times New Roman"/>
          <w:b/>
          <w:bCs/>
          <w:color w:val="36363d"/>
          <w:sz w:val="28"/>
          <w:szCs w:val="28"/>
          <w:rPrChange w:id="14935" w:author="user pc" w:date="2022-03-15T10:14:00Z">
            <w:rPr>
              <w:rFonts w:cs="Calibri" w:hAnsi="Noto Sans Armenian"/>
              <w:b/>
              <w:bCs/>
              <w:color w:val="36363d"/>
            </w:rPr>
          </w:rPrChange>
        </w:rPr>
        <w:t>more</w:t>
      </w:r>
      <w:r>
        <w:rPr>
          <w:rFonts w:ascii="Times New Roman" w:cs="Times New Roman" w:hAnsi="Times New Roman"/>
          <w:b/>
          <w:bCs/>
          <w:color w:val="36363d"/>
          <w:sz w:val="28"/>
          <w:szCs w:val="28"/>
        </w:rPr>
        <w:t xml:space="preserve"> </w:t>
      </w:r>
      <w:r w:rsidRPr="AF8B3704">
        <w:rPr>
          <w:rFonts w:ascii="Times New Roman" w:cs="Times New Roman" w:hAnsi="Times New Roman"/>
          <w:b/>
          <w:bCs/>
          <w:color w:val="36363d"/>
          <w:sz w:val="28"/>
          <w:szCs w:val="28"/>
          <w:rPrChange w:id="14936" w:author="user pc" w:date="2022-03-15T10:14:00Z">
            <w:rPr>
              <w:rFonts w:cs="Calibri" w:hAnsi="Noto Sans Armenian"/>
              <w:b/>
              <w:bCs/>
              <w:color w:val="36363d"/>
            </w:rPr>
          </w:rPrChange>
        </w:rPr>
        <w:t>precise</w:t>
      </w:r>
      <w:r>
        <w:rPr>
          <w:rFonts w:ascii="Times New Roman" w:cs="Times New Roman" w:hAnsi="Times New Roman"/>
          <w:b/>
          <w:bCs/>
          <w:color w:val="36363d"/>
          <w:sz w:val="28"/>
          <w:szCs w:val="28"/>
        </w:rPr>
        <w:t xml:space="preserve"> </w:t>
      </w:r>
      <w:r w:rsidRPr="F951073E">
        <w:rPr>
          <w:rFonts w:ascii="Times New Roman" w:cs="Times New Roman" w:hAnsi="Times New Roman"/>
          <w:b/>
          <w:bCs/>
          <w:color w:val="36363d"/>
          <w:sz w:val="28"/>
          <w:szCs w:val="28"/>
          <w:rPrChange w:id="14937" w:author="user pc" w:date="2022-03-15T10:14:00Z">
            <w:rPr>
              <w:rFonts w:cs="Calibri" w:hAnsi="Noto Sans Armenian"/>
              <w:b/>
              <w:bCs/>
              <w:color w:val="36363d"/>
            </w:rPr>
          </w:rPrChange>
        </w:rPr>
        <w:t>than</w:t>
      </w:r>
      <w:r>
        <w:rPr>
          <w:rFonts w:ascii="Times New Roman" w:cs="Times New Roman" w:hAnsi="Times New Roman"/>
          <w:b/>
          <w:bCs/>
          <w:color w:val="36363d"/>
          <w:sz w:val="28"/>
          <w:szCs w:val="28"/>
        </w:rPr>
        <w:t xml:space="preserve"> </w:t>
      </w:r>
      <w:r w:rsidRPr="2B3AF88F">
        <w:rPr>
          <w:rFonts w:ascii="Times New Roman" w:cs="Times New Roman" w:hAnsi="Times New Roman"/>
          <w:b/>
          <w:bCs/>
          <w:color w:val="36363d"/>
          <w:sz w:val="28"/>
          <w:szCs w:val="28"/>
          <w:rPrChange w:id="14938" w:author="user pc" w:date="2022-03-15T10:14:00Z">
            <w:rPr>
              <w:rFonts w:cs="Calibri" w:hAnsi="Noto Sans Armenian"/>
              <w:b/>
              <w:bCs/>
              <w:color w:val="36363d"/>
            </w:rPr>
          </w:rPrChange>
        </w:rPr>
        <w:t>a</w:t>
      </w:r>
      <w:r>
        <w:rPr>
          <w:rFonts w:ascii="Times New Roman" w:cs="Times New Roman" w:hAnsi="Times New Roman"/>
          <w:b/>
          <w:bCs/>
          <w:color w:val="36363d"/>
          <w:sz w:val="28"/>
          <w:szCs w:val="28"/>
        </w:rPr>
        <w:t xml:space="preserve"> </w:t>
      </w:r>
      <w:r w:rsidRPr="46CFE472">
        <w:rPr>
          <w:rFonts w:ascii="Times New Roman" w:cs="Times New Roman" w:hAnsi="Times New Roman"/>
          <w:b/>
          <w:bCs/>
          <w:color w:val="36363d"/>
          <w:sz w:val="28"/>
          <w:szCs w:val="28"/>
          <w:rPrChange w:id="14939" w:author="user pc" w:date="2022-03-15T10:14:00Z">
            <w:rPr>
              <w:rFonts w:cs="Calibri" w:hAnsi="Noto Sans Armenian"/>
              <w:b/>
              <w:bCs/>
              <w:color w:val="36363d"/>
            </w:rPr>
          </w:rPrChange>
        </w:rPr>
        <w:t>measuring</w:t>
      </w:r>
      <w:r>
        <w:rPr>
          <w:rFonts w:ascii="Times New Roman" w:cs="Times New Roman" w:hAnsi="Times New Roman"/>
          <w:b/>
          <w:bCs/>
          <w:color w:val="36363d"/>
          <w:sz w:val="28"/>
          <w:szCs w:val="28"/>
        </w:rPr>
        <w:t xml:space="preserve"> </w:t>
      </w:r>
      <w:r w:rsidRPr="8EF8F1B0">
        <w:rPr>
          <w:rFonts w:ascii="Times New Roman" w:cs="Times New Roman" w:hAnsi="Times New Roman"/>
          <w:b/>
          <w:bCs/>
          <w:color w:val="36363d"/>
          <w:sz w:val="28"/>
          <w:szCs w:val="28"/>
          <w:rPrChange w:id="14940" w:author="user pc" w:date="2022-03-15T10:14:00Z">
            <w:rPr>
              <w:rFonts w:cs="Calibri" w:hAnsi="Noto Sans Armenian"/>
              <w:b/>
              <w:bCs/>
              <w:color w:val="36363d"/>
            </w:rPr>
          </w:rPrChange>
        </w:rPr>
        <w:t>cylinder.</w:t>
      </w:r>
      <w:r>
        <w:rPr>
          <w:rFonts w:ascii="Times New Roman" w:cs="Times New Roman" w:hAnsi="Times New Roman"/>
          <w:b/>
          <w:bCs/>
          <w:color w:val="36363d"/>
          <w:sz w:val="28"/>
          <w:szCs w:val="28"/>
        </w:rPr>
        <w:t xml:space="preserve"> </w:t>
      </w:r>
      <w:r w:rsidRPr="567C143B">
        <w:rPr>
          <w:rFonts w:ascii="Times New Roman" w:cs="Times New Roman" w:hAnsi="Times New Roman"/>
          <w:b/>
          <w:bCs/>
          <w:color w:val="36363d"/>
          <w:sz w:val="28"/>
          <w:szCs w:val="28"/>
          <w:rPrChange w:id="14941" w:author="user pc" w:date="2022-03-15T10:14:00Z">
            <w:rPr>
              <w:rFonts w:cs="Calibri" w:hAnsi="Noto Sans Armenian"/>
              <w:b/>
              <w:bCs/>
              <w:color w:val="36363d"/>
            </w:rPr>
          </w:rPrChange>
        </w:rPr>
        <w:t>Adding</w:t>
      </w:r>
      <w:r>
        <w:rPr>
          <w:rFonts w:ascii="Times New Roman" w:cs="Times New Roman" w:hAnsi="Times New Roman"/>
          <w:b/>
          <w:bCs/>
          <w:color w:val="36363d"/>
          <w:sz w:val="28"/>
          <w:szCs w:val="28"/>
        </w:rPr>
        <w:t xml:space="preserve"> </w:t>
      </w:r>
      <w:r w:rsidRPr="0A153CA4">
        <w:rPr>
          <w:rFonts w:ascii="Times New Roman" w:cs="Times New Roman" w:hAnsi="Times New Roman"/>
          <w:b/>
          <w:bCs/>
          <w:color w:val="36363d"/>
          <w:sz w:val="28"/>
          <w:szCs w:val="28"/>
          <w:rPrChange w:id="14942" w:author="user pc" w:date="2022-03-15T10:14:00Z">
            <w:rPr>
              <w:rFonts w:cs="Calibri" w:hAnsi="Noto Sans Armenian"/>
              <w:b/>
              <w:bCs/>
              <w:color w:val="36363d"/>
            </w:rPr>
          </w:rPrChange>
        </w:rPr>
        <w:t>slightly</w:t>
      </w:r>
      <w:r>
        <w:rPr>
          <w:rFonts w:ascii="Times New Roman" w:cs="Times New Roman" w:hAnsi="Times New Roman"/>
          <w:b/>
          <w:bCs/>
          <w:color w:val="36363d"/>
          <w:sz w:val="28"/>
          <w:szCs w:val="28"/>
        </w:rPr>
        <w:t xml:space="preserve"> </w:t>
      </w:r>
      <w:r w:rsidRPr="E1FCA1FC">
        <w:rPr>
          <w:rFonts w:ascii="Times New Roman" w:cs="Times New Roman" w:hAnsi="Times New Roman"/>
          <w:b/>
          <w:bCs/>
          <w:color w:val="36363d"/>
          <w:sz w:val="28"/>
          <w:szCs w:val="28"/>
          <w:rPrChange w:id="14943" w:author="user pc" w:date="2022-03-15T10:14:00Z">
            <w:rPr>
              <w:rFonts w:cs="Calibri" w:hAnsi="Noto Sans Armenian"/>
              <w:b/>
              <w:bCs/>
              <w:color w:val="36363d"/>
            </w:rPr>
          </w:rPrChange>
        </w:rPr>
        <w:t>different</w:t>
      </w:r>
      <w:r>
        <w:rPr>
          <w:rFonts w:ascii="Times New Roman" w:cs="Times New Roman" w:hAnsi="Times New Roman"/>
          <w:b/>
          <w:bCs/>
          <w:color w:val="36363d"/>
          <w:sz w:val="28"/>
          <w:szCs w:val="28"/>
        </w:rPr>
        <w:t xml:space="preserve"> </w:t>
      </w:r>
      <w:r w:rsidRPr="2BF85F67">
        <w:rPr>
          <w:rFonts w:ascii="Times New Roman" w:cs="Times New Roman" w:hAnsi="Times New Roman"/>
          <w:b/>
          <w:bCs/>
          <w:color w:val="36363d"/>
          <w:sz w:val="28"/>
          <w:szCs w:val="28"/>
          <w:rPrChange w:id="14944" w:author="user pc" w:date="2022-03-15T10:14:00Z">
            <w:rPr>
              <w:rFonts w:cs="Calibri" w:hAnsi="Noto Sans Armenian"/>
              <w:b/>
              <w:bCs/>
              <w:color w:val="36363d"/>
            </w:rPr>
          </w:rPrChange>
        </w:rPr>
        <w:t>volumes</w:t>
      </w:r>
      <w:r>
        <w:rPr>
          <w:rFonts w:ascii="Times New Roman" w:cs="Times New Roman" w:hAnsi="Times New Roman"/>
          <w:b/>
          <w:bCs/>
          <w:color w:val="36363d"/>
          <w:sz w:val="28"/>
          <w:szCs w:val="28"/>
        </w:rPr>
        <w:t xml:space="preserve"> </w:t>
      </w:r>
      <w:r w:rsidRPr="4B91C3EA">
        <w:rPr>
          <w:rFonts w:ascii="Times New Roman" w:cs="Times New Roman" w:hAnsi="Times New Roman"/>
          <w:b/>
          <w:bCs/>
          <w:color w:val="36363d"/>
          <w:sz w:val="28"/>
          <w:szCs w:val="28"/>
          <w:rPrChange w:id="14945" w:author="user pc" w:date="2022-03-15T10:14:00Z">
            <w:rPr>
              <w:rFonts w:cs="Calibri" w:hAnsi="Noto Sans Armenian"/>
              <w:b/>
              <w:bCs/>
              <w:color w:val="36363d"/>
            </w:rPr>
          </w:rPrChange>
        </w:rPr>
        <w:t>of</w:t>
      </w:r>
      <w:r>
        <w:rPr>
          <w:rFonts w:ascii="Times New Roman" w:cs="Times New Roman" w:hAnsi="Times New Roman"/>
          <w:b/>
          <w:bCs/>
          <w:color w:val="36363d"/>
          <w:sz w:val="28"/>
          <w:szCs w:val="28"/>
        </w:rPr>
        <w:t xml:space="preserve"> </w:t>
      </w:r>
      <w:r w:rsidRPr="D3AA2FD1">
        <w:rPr>
          <w:rFonts w:ascii="Times New Roman" w:cs="Times New Roman" w:hAnsi="Times New Roman"/>
          <w:b/>
          <w:bCs/>
          <w:color w:val="36363d"/>
          <w:sz w:val="28"/>
          <w:szCs w:val="28"/>
          <w:rPrChange w:id="14946" w:author="user pc" w:date="2022-03-15T10:14:00Z">
            <w:rPr>
              <w:rFonts w:cs="Calibri" w:hAnsi="Noto Sans Armenian"/>
              <w:b/>
              <w:bCs/>
              <w:color w:val="36363d"/>
            </w:rPr>
          </w:rPrChange>
        </w:rPr>
        <w:t>alkali</w:t>
      </w:r>
      <w:r>
        <w:rPr>
          <w:rFonts w:ascii="Times New Roman" w:cs="Times New Roman" w:hAnsi="Times New Roman"/>
          <w:b/>
          <w:bCs/>
          <w:color w:val="36363d"/>
          <w:sz w:val="28"/>
          <w:szCs w:val="28"/>
        </w:rPr>
        <w:t xml:space="preserve"> </w:t>
      </w:r>
      <w:r w:rsidRPr="1131FF96">
        <w:rPr>
          <w:rFonts w:ascii="Times New Roman" w:cs="Times New Roman" w:hAnsi="Times New Roman"/>
          <w:b/>
          <w:bCs/>
          <w:color w:val="36363d"/>
          <w:sz w:val="28"/>
          <w:szCs w:val="28"/>
          <w:rPrChange w:id="14947" w:author="user pc" w:date="2022-03-15T10:14:00Z">
            <w:rPr>
              <w:rFonts w:cs="Calibri" w:hAnsi="Noto Sans Armenian"/>
              <w:b/>
              <w:bCs/>
              <w:color w:val="36363d"/>
            </w:rPr>
          </w:rPrChange>
        </w:rPr>
        <w:t>to</w:t>
      </w:r>
      <w:r>
        <w:rPr>
          <w:rFonts w:ascii="Times New Roman" w:cs="Times New Roman" w:hAnsi="Times New Roman"/>
          <w:b/>
          <w:bCs/>
          <w:color w:val="36363d"/>
          <w:sz w:val="28"/>
          <w:szCs w:val="28"/>
        </w:rPr>
        <w:t xml:space="preserve"> </w:t>
      </w:r>
      <w:r w:rsidRPr="BB4A2E45">
        <w:rPr>
          <w:rFonts w:ascii="Times New Roman" w:cs="Times New Roman" w:hAnsi="Times New Roman"/>
          <w:b/>
          <w:bCs/>
          <w:color w:val="36363d"/>
          <w:sz w:val="28"/>
          <w:szCs w:val="28"/>
          <w:rPrChange w:id="14948"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90777701">
        <w:rPr>
          <w:rFonts w:ascii="Times New Roman" w:cs="Times New Roman" w:hAnsi="Times New Roman"/>
          <w:b/>
          <w:bCs/>
          <w:color w:val="36363d"/>
          <w:sz w:val="28"/>
          <w:szCs w:val="28"/>
          <w:rPrChange w:id="14949" w:author="user pc" w:date="2022-03-15T10:14:00Z">
            <w:rPr>
              <w:rFonts w:cs="Calibri" w:hAnsi="Noto Sans Armenian"/>
              <w:b/>
              <w:bCs/>
              <w:color w:val="36363d"/>
            </w:rPr>
          </w:rPrChange>
        </w:rPr>
        <w:t>flask</w:t>
      </w:r>
      <w:r>
        <w:rPr>
          <w:rFonts w:ascii="Times New Roman" w:cs="Times New Roman" w:hAnsi="Times New Roman"/>
          <w:b/>
          <w:bCs/>
          <w:color w:val="36363d"/>
          <w:sz w:val="28"/>
          <w:szCs w:val="28"/>
        </w:rPr>
        <w:t xml:space="preserve"> </w:t>
      </w:r>
      <w:r w:rsidRPr="1893D270">
        <w:rPr>
          <w:rFonts w:ascii="Times New Roman" w:cs="Times New Roman" w:hAnsi="Times New Roman"/>
          <w:b/>
          <w:bCs/>
          <w:color w:val="36363d"/>
          <w:sz w:val="28"/>
          <w:szCs w:val="28"/>
          <w:rPrChange w:id="14950" w:author="user pc" w:date="2022-03-15T10:14:00Z">
            <w:rPr>
              <w:rFonts w:cs="Calibri" w:hAnsi="Noto Sans Armenian"/>
              <w:b/>
              <w:bCs/>
              <w:color w:val="36363d"/>
            </w:rPr>
          </w:rPrChange>
        </w:rPr>
        <w:t>will</w:t>
      </w:r>
      <w:r>
        <w:rPr>
          <w:rFonts w:ascii="Times New Roman" w:cs="Times New Roman" w:hAnsi="Times New Roman"/>
          <w:b/>
          <w:bCs/>
          <w:color w:val="36363d"/>
          <w:sz w:val="28"/>
          <w:szCs w:val="28"/>
        </w:rPr>
        <w:t xml:space="preserve"> </w:t>
      </w:r>
      <w:r w:rsidRPr="6A635988">
        <w:rPr>
          <w:rFonts w:ascii="Times New Roman" w:cs="Times New Roman" w:hAnsi="Times New Roman"/>
          <w:b/>
          <w:bCs/>
          <w:color w:val="36363d"/>
          <w:sz w:val="28"/>
          <w:szCs w:val="28"/>
          <w:rPrChange w:id="14951" w:author="user pc" w:date="2022-03-15T10:14:00Z">
            <w:rPr>
              <w:rFonts w:cs="Calibri" w:hAnsi="Noto Sans Armenian"/>
              <w:b/>
              <w:bCs/>
              <w:color w:val="36363d"/>
            </w:rPr>
          </w:rPrChange>
        </w:rPr>
        <w:t>result</w:t>
      </w:r>
      <w:r>
        <w:rPr>
          <w:rFonts w:ascii="Times New Roman" w:cs="Times New Roman" w:hAnsi="Times New Roman"/>
          <w:b/>
          <w:bCs/>
          <w:color w:val="36363d"/>
          <w:sz w:val="28"/>
          <w:szCs w:val="28"/>
        </w:rPr>
        <w:t xml:space="preserve"> </w:t>
      </w:r>
      <w:r w:rsidRPr="6E1D77BE">
        <w:rPr>
          <w:rFonts w:ascii="Times New Roman" w:cs="Times New Roman" w:hAnsi="Times New Roman"/>
          <w:b/>
          <w:bCs/>
          <w:color w:val="36363d"/>
          <w:sz w:val="28"/>
          <w:szCs w:val="28"/>
          <w:rPrChange w:id="14952" w:author="user pc" w:date="2022-03-15T10:14:00Z">
            <w:rPr>
              <w:rFonts w:cs="Calibri" w:hAnsi="Noto Sans Armenian"/>
              <w:b/>
              <w:bCs/>
              <w:color w:val="36363d"/>
            </w:rPr>
          </w:rPrChange>
        </w:rPr>
        <w:t>in</w:t>
      </w:r>
      <w:r>
        <w:rPr>
          <w:rFonts w:ascii="Times New Roman" w:cs="Times New Roman" w:hAnsi="Times New Roman"/>
          <w:b/>
          <w:bCs/>
          <w:color w:val="36363d"/>
          <w:sz w:val="28"/>
          <w:szCs w:val="28"/>
        </w:rPr>
        <w:t xml:space="preserve"> </w:t>
      </w:r>
      <w:r w:rsidRPr="073C5928">
        <w:rPr>
          <w:rFonts w:ascii="Times New Roman" w:cs="Times New Roman" w:hAnsi="Times New Roman"/>
          <w:b/>
          <w:bCs/>
          <w:color w:val="36363d"/>
          <w:sz w:val="28"/>
          <w:szCs w:val="28"/>
          <w:rPrChange w:id="14953" w:author="user pc" w:date="2022-03-15T10:14:00Z">
            <w:rPr>
              <w:rFonts w:cs="Calibri" w:hAnsi="Noto Sans Armenian"/>
              <w:b/>
              <w:bCs/>
              <w:color w:val="36363d"/>
            </w:rPr>
          </w:rPrChange>
        </w:rPr>
        <w:t>a</w:t>
      </w:r>
      <w:r>
        <w:rPr>
          <w:rFonts w:ascii="Times New Roman" w:cs="Times New Roman" w:hAnsi="Times New Roman"/>
          <w:b/>
          <w:bCs/>
          <w:color w:val="36363d"/>
          <w:sz w:val="28"/>
          <w:szCs w:val="28"/>
        </w:rPr>
        <w:t xml:space="preserve"> </w:t>
      </w:r>
      <w:r w:rsidRPr="F9BFB35D">
        <w:rPr>
          <w:rFonts w:ascii="Times New Roman" w:cs="Times New Roman" w:hAnsi="Times New Roman"/>
          <w:b/>
          <w:bCs/>
          <w:color w:val="36363d"/>
          <w:sz w:val="28"/>
          <w:szCs w:val="28"/>
          <w:rPrChange w:id="14954" w:author="user pc" w:date="2022-03-15T10:14:00Z">
            <w:rPr>
              <w:rFonts w:cs="Calibri" w:hAnsi="Noto Sans Armenian"/>
              <w:b/>
              <w:bCs/>
              <w:color w:val="36363d"/>
            </w:rPr>
          </w:rPrChange>
        </w:rPr>
        <w:t>systematic</w:t>
      </w:r>
      <w:r>
        <w:rPr>
          <w:rFonts w:ascii="Times New Roman" w:cs="Times New Roman" w:hAnsi="Times New Roman"/>
          <w:b/>
          <w:bCs/>
          <w:color w:val="36363d"/>
          <w:sz w:val="28"/>
          <w:szCs w:val="28"/>
        </w:rPr>
        <w:t xml:space="preserve"> </w:t>
      </w:r>
      <w:r w:rsidRPr="5A8D8BEB">
        <w:rPr>
          <w:rFonts w:ascii="Times New Roman" w:cs="Times New Roman" w:hAnsi="Times New Roman"/>
          <w:b/>
          <w:bCs/>
          <w:color w:val="36363d"/>
          <w:sz w:val="28"/>
          <w:szCs w:val="28"/>
          <w:rPrChange w:id="14955" w:author="user pc" w:date="2022-03-15T10:14:00Z">
            <w:rPr>
              <w:rFonts w:cs="Calibri" w:hAnsi="Noto Sans Armenian"/>
              <w:b/>
              <w:bCs/>
              <w:color w:val="36363d"/>
            </w:rPr>
          </w:rPrChange>
        </w:rPr>
        <w:t>error</w:t>
      </w:r>
      <w:r>
        <w:rPr>
          <w:rFonts w:ascii="Times New Roman" w:cs="Times New Roman" w:hAnsi="Times New Roman"/>
          <w:b/>
          <w:bCs/>
          <w:color w:val="36363d"/>
          <w:sz w:val="28"/>
          <w:szCs w:val="28"/>
        </w:rPr>
        <w:t xml:space="preserve"> </w:t>
      </w:r>
      <w:r w:rsidRPr="5A0FF409">
        <w:rPr>
          <w:rFonts w:ascii="Times New Roman" w:cs="Times New Roman" w:hAnsi="Times New Roman"/>
          <w:color w:val="36363d"/>
          <w:sz w:val="28"/>
          <w:szCs w:val="28"/>
          <w:rPrChange w:id="14956" w:author="user pc" w:date="2022-03-15T10:14:00Z">
            <w:rPr>
              <w:rFonts w:cs="Calibri" w:hAnsi="Noto Sans Armenian"/>
              <w:color w:val="36363d"/>
            </w:rPr>
          </w:rPrChange>
        </w:rPr>
        <w:t>(an</w:t>
      </w:r>
      <w:r>
        <w:rPr>
          <w:rFonts w:ascii="Times New Roman" w:cs="Times New Roman" w:hAnsi="Times New Roman"/>
          <w:color w:val="36363d"/>
          <w:sz w:val="28"/>
          <w:szCs w:val="28"/>
        </w:rPr>
        <w:t xml:space="preserve"> </w:t>
      </w:r>
      <w:r w:rsidRPr="CA8B1A84">
        <w:rPr>
          <w:rFonts w:ascii="Times New Roman" w:cs="Times New Roman" w:hAnsi="Times New Roman"/>
          <w:color w:val="36363d"/>
          <w:sz w:val="28"/>
          <w:szCs w:val="28"/>
          <w:rPrChange w:id="14957" w:author="user pc" w:date="2022-03-15T10:14:00Z">
            <w:rPr>
              <w:rFonts w:cs="Calibri" w:hAnsi="Noto Sans Armenian"/>
              <w:color w:val="36363d"/>
            </w:rPr>
          </w:rPrChange>
        </w:rPr>
        <w:t>error</w:t>
      </w:r>
      <w:r>
        <w:rPr>
          <w:rFonts w:ascii="Times New Roman" w:cs="Times New Roman" w:hAnsi="Times New Roman"/>
          <w:color w:val="36363d"/>
          <w:sz w:val="28"/>
          <w:szCs w:val="28"/>
        </w:rPr>
        <w:t xml:space="preserve"> </w:t>
      </w:r>
      <w:r w:rsidRPr="E805EBFD">
        <w:rPr>
          <w:rFonts w:ascii="Times New Roman" w:cs="Times New Roman" w:hAnsi="Times New Roman"/>
          <w:color w:val="36363d"/>
          <w:sz w:val="28"/>
          <w:szCs w:val="28"/>
          <w:rPrChange w:id="14958" w:author="user pc" w:date="2022-03-15T10:14:00Z">
            <w:rPr>
              <w:rFonts w:cs="Calibri" w:hAnsi="Noto Sans Armenian"/>
              <w:color w:val="36363d"/>
            </w:rPr>
          </w:rPrChange>
        </w:rPr>
        <w:t>in</w:t>
      </w:r>
      <w:r>
        <w:rPr>
          <w:rFonts w:ascii="Times New Roman" w:cs="Times New Roman" w:hAnsi="Times New Roman"/>
          <w:color w:val="36363d"/>
          <w:sz w:val="28"/>
          <w:szCs w:val="28"/>
        </w:rPr>
        <w:t xml:space="preserve"> </w:t>
      </w:r>
      <w:r w:rsidRPr="2B1BD859">
        <w:rPr>
          <w:rFonts w:ascii="Times New Roman" w:cs="Times New Roman" w:hAnsi="Times New Roman"/>
          <w:color w:val="36363d"/>
          <w:sz w:val="28"/>
          <w:szCs w:val="28"/>
          <w:rPrChange w:id="14959" w:author="user pc" w:date="2022-03-15T10:14:00Z">
            <w:rPr>
              <w:rFonts w:cs="Calibri" w:hAnsi="Noto Sans Armenian"/>
              <w:color w:val="36363d"/>
            </w:rPr>
          </w:rPrChange>
        </w:rPr>
        <w:t>measurement</w:t>
      </w:r>
      <w:r>
        <w:rPr>
          <w:rFonts w:ascii="Times New Roman" w:cs="Times New Roman" w:hAnsi="Times New Roman"/>
          <w:color w:val="36363d"/>
          <w:sz w:val="28"/>
          <w:szCs w:val="28"/>
        </w:rPr>
        <w:t xml:space="preserve"> </w:t>
      </w:r>
      <w:r w:rsidRPr="45737FBB">
        <w:rPr>
          <w:rFonts w:ascii="Times New Roman" w:cs="Times New Roman" w:hAnsi="Times New Roman"/>
          <w:color w:val="36363d"/>
          <w:sz w:val="28"/>
          <w:szCs w:val="28"/>
          <w:rPrChange w:id="14960" w:author="user pc" w:date="2022-03-15T10:14:00Z">
            <w:rPr>
              <w:rFonts w:cs="Calibri" w:hAnsi="Noto Sans Armenian"/>
              <w:color w:val="36363d"/>
            </w:rPr>
          </w:rPrChange>
        </w:rPr>
        <w:t>which</w:t>
      </w:r>
      <w:r>
        <w:rPr>
          <w:rFonts w:ascii="Times New Roman" w:cs="Times New Roman" w:hAnsi="Times New Roman"/>
          <w:color w:val="36363d"/>
          <w:sz w:val="28"/>
          <w:szCs w:val="28"/>
        </w:rPr>
        <w:t xml:space="preserve"> </w:t>
      </w:r>
      <w:r w:rsidRPr="08852E91">
        <w:rPr>
          <w:rFonts w:ascii="Times New Roman" w:cs="Times New Roman" w:hAnsi="Times New Roman"/>
          <w:color w:val="36363d"/>
          <w:sz w:val="28"/>
          <w:szCs w:val="28"/>
          <w:rPrChange w:id="14961" w:author="user pc" w:date="2022-03-15T10:14:00Z">
            <w:rPr>
              <w:rFonts w:cs="Calibri" w:hAnsi="Noto Sans Armenian"/>
              <w:color w:val="36363d"/>
            </w:rPr>
          </w:rPrChange>
        </w:rPr>
        <w:t>differs</w:t>
      </w:r>
      <w:r>
        <w:rPr>
          <w:rFonts w:ascii="Times New Roman" w:cs="Times New Roman" w:hAnsi="Times New Roman"/>
          <w:color w:val="36363d"/>
          <w:sz w:val="28"/>
          <w:szCs w:val="28"/>
        </w:rPr>
        <w:t xml:space="preserve"> </w:t>
      </w:r>
      <w:r w:rsidRPr="91655882">
        <w:rPr>
          <w:rFonts w:ascii="Times New Roman" w:cs="Times New Roman" w:hAnsi="Times New Roman"/>
          <w:color w:val="36363d"/>
          <w:sz w:val="28"/>
          <w:szCs w:val="28"/>
          <w:rPrChange w:id="14962" w:author="user pc" w:date="2022-03-15T10:14:00Z">
            <w:rPr>
              <w:rFonts w:cs="Calibri" w:hAnsi="Noto Sans Armenian"/>
              <w:color w:val="36363d"/>
            </w:rPr>
          </w:rPrChange>
        </w:rPr>
        <w:t>from</w:t>
      </w:r>
      <w:r>
        <w:rPr>
          <w:rFonts w:ascii="Times New Roman" w:cs="Times New Roman" w:hAnsi="Times New Roman"/>
          <w:color w:val="36363d"/>
          <w:sz w:val="28"/>
          <w:szCs w:val="28"/>
        </w:rPr>
        <w:t xml:space="preserve"> </w:t>
      </w:r>
      <w:r w:rsidRPr="F5C8F2E3">
        <w:rPr>
          <w:rFonts w:ascii="Times New Roman" w:cs="Times New Roman" w:hAnsi="Times New Roman"/>
          <w:color w:val="36363d"/>
          <w:sz w:val="28"/>
          <w:szCs w:val="28"/>
          <w:rPrChange w:id="14963"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38B3D7B1">
        <w:rPr>
          <w:rFonts w:ascii="Times New Roman" w:cs="Times New Roman" w:hAnsi="Times New Roman"/>
          <w:color w:val="36363d"/>
          <w:sz w:val="28"/>
          <w:szCs w:val="28"/>
          <w:rPrChange w:id="14964" w:author="user pc" w:date="2022-03-15T10:14:00Z">
            <w:rPr>
              <w:rFonts w:cs="Calibri" w:hAnsi="Noto Sans Armenian"/>
              <w:color w:val="36363d"/>
            </w:rPr>
          </w:rPrChange>
        </w:rPr>
        <w:t>true</w:t>
      </w:r>
      <w:r>
        <w:rPr>
          <w:rFonts w:ascii="Times New Roman" w:cs="Times New Roman" w:hAnsi="Times New Roman"/>
          <w:color w:val="36363d"/>
          <w:sz w:val="28"/>
          <w:szCs w:val="28"/>
        </w:rPr>
        <w:t xml:space="preserve"> </w:t>
      </w:r>
      <w:r w:rsidRPr="4012A434">
        <w:rPr>
          <w:rFonts w:ascii="Times New Roman" w:cs="Times New Roman" w:hAnsi="Times New Roman"/>
          <w:color w:val="36363d"/>
          <w:sz w:val="28"/>
          <w:szCs w:val="28"/>
          <w:rPrChange w:id="14965" w:author="user pc" w:date="2022-03-15T10:14:00Z">
            <w:rPr>
              <w:rFonts w:cs="Calibri" w:hAnsi="Noto Sans Armenian"/>
              <w:color w:val="36363d"/>
            </w:rPr>
          </w:rPrChange>
        </w:rPr>
        <w:t>value</w:t>
      </w:r>
      <w:r>
        <w:rPr>
          <w:rFonts w:ascii="Times New Roman" w:cs="Times New Roman" w:hAnsi="Times New Roman"/>
          <w:color w:val="36363d"/>
          <w:sz w:val="28"/>
          <w:szCs w:val="28"/>
        </w:rPr>
        <w:t xml:space="preserve"> </w:t>
      </w:r>
      <w:r w:rsidRPr="4294906C">
        <w:rPr>
          <w:rFonts w:ascii="Times New Roman" w:cs="Times New Roman" w:hAnsi="Times New Roman"/>
          <w:color w:val="36363d"/>
          <w:sz w:val="28"/>
          <w:szCs w:val="28"/>
          <w:rPrChange w:id="14966" w:author="user pc" w:date="2022-03-15T10:14:00Z">
            <w:rPr>
              <w:rFonts w:cs="Calibri" w:hAnsi="Noto Sans Armenian"/>
              <w:color w:val="36363d"/>
            </w:rPr>
          </w:rPrChange>
        </w:rPr>
        <w:t>by</w:t>
      </w:r>
      <w:r>
        <w:rPr>
          <w:rFonts w:ascii="Times New Roman" w:cs="Times New Roman" w:hAnsi="Times New Roman"/>
          <w:color w:val="36363d"/>
          <w:sz w:val="28"/>
          <w:szCs w:val="28"/>
        </w:rPr>
        <w:t xml:space="preserve"> </w:t>
      </w:r>
      <w:r w:rsidRPr="004F6A47">
        <w:rPr>
          <w:rFonts w:ascii="Times New Roman" w:cs="Times New Roman" w:hAnsi="Times New Roman"/>
          <w:color w:val="36363d"/>
          <w:sz w:val="28"/>
          <w:szCs w:val="28"/>
          <w:rPrChange w:id="14967"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2E01AF33">
        <w:rPr>
          <w:rFonts w:ascii="Times New Roman" w:cs="Times New Roman" w:hAnsi="Times New Roman"/>
          <w:color w:val="36363d"/>
          <w:sz w:val="28"/>
          <w:szCs w:val="28"/>
          <w:rPrChange w:id="14968" w:author="user pc" w:date="2022-03-15T10:14:00Z">
            <w:rPr>
              <w:rFonts w:cs="Calibri" w:hAnsi="Noto Sans Armenian"/>
              <w:color w:val="36363d"/>
            </w:rPr>
          </w:rPrChange>
        </w:rPr>
        <w:t>same</w:t>
      </w:r>
      <w:r>
        <w:rPr>
          <w:rFonts w:ascii="Times New Roman" w:cs="Times New Roman" w:hAnsi="Times New Roman"/>
          <w:color w:val="36363d"/>
          <w:sz w:val="28"/>
          <w:szCs w:val="28"/>
        </w:rPr>
        <w:t xml:space="preserve"> </w:t>
      </w:r>
      <w:r w:rsidRPr="63CEEB10">
        <w:rPr>
          <w:rFonts w:ascii="Times New Roman" w:cs="Times New Roman" w:hAnsi="Times New Roman"/>
          <w:color w:val="36363d"/>
          <w:sz w:val="28"/>
          <w:szCs w:val="28"/>
          <w:rPrChange w:id="14969" w:author="user pc" w:date="2022-03-15T10:14:00Z">
            <w:rPr>
              <w:rFonts w:cs="Calibri" w:hAnsi="Noto Sans Armenian"/>
              <w:color w:val="36363d"/>
            </w:rPr>
          </w:rPrChange>
        </w:rPr>
        <w:t>amount</w:t>
      </w:r>
      <w:r>
        <w:rPr>
          <w:rFonts w:ascii="Times New Roman" w:cs="Times New Roman" w:hAnsi="Times New Roman"/>
          <w:color w:val="36363d"/>
          <w:sz w:val="28"/>
          <w:szCs w:val="28"/>
        </w:rPr>
        <w:t xml:space="preserve"> </w:t>
      </w:r>
      <w:r w:rsidRPr="408B6352">
        <w:rPr>
          <w:rFonts w:ascii="Times New Roman" w:cs="Times New Roman" w:hAnsi="Times New Roman"/>
          <w:color w:val="36363d"/>
          <w:sz w:val="28"/>
          <w:szCs w:val="28"/>
          <w:rPrChange w:id="14970" w:author="user pc" w:date="2022-03-15T10:14:00Z">
            <w:rPr>
              <w:rFonts w:cs="Calibri" w:hAnsi="Noto Sans Armenian"/>
              <w:color w:val="36363d"/>
            </w:rPr>
          </w:rPrChange>
        </w:rPr>
        <w:t>each</w:t>
      </w:r>
      <w:r>
        <w:rPr>
          <w:rFonts w:ascii="Times New Roman" w:cs="Times New Roman" w:hAnsi="Times New Roman"/>
          <w:color w:val="36363d"/>
          <w:sz w:val="28"/>
          <w:szCs w:val="28"/>
        </w:rPr>
        <w:t xml:space="preserve"> </w:t>
      </w:r>
      <w:r w:rsidRPr="5EBBDF62">
        <w:rPr>
          <w:rFonts w:ascii="Times New Roman" w:cs="Times New Roman" w:hAnsi="Times New Roman"/>
          <w:color w:val="36363d"/>
          <w:sz w:val="28"/>
          <w:szCs w:val="28"/>
          <w:rPrChange w:id="14971" w:author="user pc" w:date="2022-03-15T10:14:00Z">
            <w:rPr>
              <w:rFonts w:cs="Calibri" w:hAnsi="Noto Sans Armenian"/>
              <w:color w:val="36363d"/>
            </w:rPr>
          </w:rPrChange>
        </w:rPr>
        <w:t>time.</w:t>
      </w:r>
      <w:r>
        <w:rPr>
          <w:rFonts w:ascii="Times New Roman" w:cs="Times New Roman" w:hAnsi="Times New Roman"/>
          <w:color w:val="36363d"/>
          <w:sz w:val="28"/>
          <w:szCs w:val="28"/>
        </w:rPr>
        <w:t xml:space="preserve"> </w:t>
      </w:r>
      <w:r w:rsidRPr="C3168455">
        <w:rPr>
          <w:rFonts w:ascii="Times New Roman" w:cs="Times New Roman" w:hAnsi="Times New Roman"/>
          <w:color w:val="36363d"/>
          <w:sz w:val="28"/>
          <w:szCs w:val="28"/>
          <w:rPrChange w:id="14972" w:author="user pc" w:date="2022-03-15T10:14:00Z">
            <w:rPr>
              <w:rFonts w:cs="Calibri" w:hAnsi="Noto Sans Armenian"/>
              <w:color w:val="36363d"/>
            </w:rPr>
          </w:rPrChange>
        </w:rPr>
        <w:t>This</w:t>
      </w:r>
      <w:r>
        <w:rPr>
          <w:rFonts w:ascii="Times New Roman" w:cs="Times New Roman" w:hAnsi="Times New Roman"/>
          <w:color w:val="36363d"/>
          <w:sz w:val="28"/>
          <w:szCs w:val="28"/>
        </w:rPr>
        <w:t xml:space="preserve"> </w:t>
      </w:r>
      <w:r w:rsidRPr="FF6C1A18">
        <w:rPr>
          <w:rFonts w:ascii="Times New Roman" w:cs="Times New Roman" w:hAnsi="Times New Roman"/>
          <w:color w:val="36363d"/>
          <w:sz w:val="28"/>
          <w:szCs w:val="28"/>
          <w:rPrChange w:id="14973" w:author="user pc" w:date="2022-03-15T10:14:00Z">
            <w:rPr>
              <w:rFonts w:cs="Calibri" w:hAnsi="Noto Sans Armenian"/>
              <w:color w:val="36363d"/>
            </w:rPr>
          </w:rPrChange>
        </w:rPr>
        <w:t>could</w:t>
      </w:r>
      <w:r>
        <w:rPr>
          <w:rFonts w:ascii="Times New Roman" w:cs="Times New Roman" w:hAnsi="Times New Roman"/>
          <w:color w:val="36363d"/>
          <w:sz w:val="28"/>
          <w:szCs w:val="28"/>
        </w:rPr>
        <w:t xml:space="preserve"> </w:t>
      </w:r>
      <w:r w:rsidRPr="4DA0DDE1">
        <w:rPr>
          <w:rFonts w:ascii="Times New Roman" w:cs="Times New Roman" w:hAnsi="Times New Roman"/>
          <w:color w:val="36363d"/>
          <w:sz w:val="28"/>
          <w:szCs w:val="28"/>
          <w:rPrChange w:id="14974" w:author="user pc" w:date="2022-03-15T10:14:00Z">
            <w:rPr>
              <w:rFonts w:cs="Calibri" w:hAnsi="Noto Sans Armenian"/>
              <w:color w:val="36363d"/>
            </w:rPr>
          </w:rPrChange>
        </w:rPr>
        <w:t>be</w:t>
      </w:r>
      <w:r>
        <w:rPr>
          <w:rFonts w:ascii="Times New Roman" w:cs="Times New Roman" w:hAnsi="Times New Roman"/>
          <w:color w:val="36363d"/>
          <w:sz w:val="28"/>
          <w:szCs w:val="28"/>
        </w:rPr>
        <w:t xml:space="preserve"> </w:t>
      </w:r>
      <w:r w:rsidRPr="B166BFE3">
        <w:rPr>
          <w:rFonts w:ascii="Times New Roman" w:cs="Times New Roman" w:hAnsi="Times New Roman"/>
          <w:color w:val="36363d"/>
          <w:sz w:val="28"/>
          <w:szCs w:val="28"/>
          <w:rPrChange w:id="14975" w:author="user pc" w:date="2022-03-15T10:14:00Z">
            <w:rPr>
              <w:rFonts w:cs="Calibri" w:hAnsi="Noto Sans Armenian"/>
              <w:color w:val="36363d"/>
            </w:rPr>
          </w:rPrChange>
        </w:rPr>
        <w:t>due</w:t>
      </w:r>
      <w:r>
        <w:rPr>
          <w:rFonts w:ascii="Times New Roman" w:cs="Times New Roman" w:hAnsi="Times New Roman"/>
          <w:color w:val="36363d"/>
          <w:sz w:val="28"/>
          <w:szCs w:val="28"/>
        </w:rPr>
        <w:t xml:space="preserve"> </w:t>
      </w:r>
      <w:r w:rsidRPr="B036D6A0">
        <w:rPr>
          <w:rFonts w:ascii="Times New Roman" w:cs="Times New Roman" w:hAnsi="Times New Roman"/>
          <w:color w:val="36363d"/>
          <w:sz w:val="28"/>
          <w:szCs w:val="28"/>
          <w:rPrChange w:id="14976" w:author="user pc" w:date="2022-03-15T10:14:00Z">
            <w:rPr>
              <w:rFonts w:cs="Calibri" w:hAnsi="Noto Sans Armenian"/>
              <w:color w:val="36363d"/>
            </w:rPr>
          </w:rPrChange>
        </w:rPr>
        <w:t>to</w:t>
      </w:r>
      <w:r>
        <w:rPr>
          <w:rFonts w:ascii="Times New Roman" w:cs="Times New Roman" w:hAnsi="Times New Roman"/>
          <w:color w:val="36363d"/>
          <w:sz w:val="28"/>
          <w:szCs w:val="28"/>
        </w:rPr>
        <w:t xml:space="preserve"> </w:t>
      </w:r>
      <w:r w:rsidRPr="77EB8B64">
        <w:rPr>
          <w:rFonts w:ascii="Times New Roman" w:cs="Times New Roman" w:hAnsi="Times New Roman"/>
          <w:color w:val="36363d"/>
          <w:sz w:val="28"/>
          <w:szCs w:val="28"/>
          <w:rPrChange w:id="14977"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5D161B25">
        <w:rPr>
          <w:rFonts w:ascii="Times New Roman" w:cs="Times New Roman" w:hAnsi="Times New Roman"/>
          <w:color w:val="36363d"/>
          <w:sz w:val="28"/>
          <w:szCs w:val="28"/>
          <w:rPrChange w:id="14978" w:author="user pc" w:date="2022-03-15T10:14:00Z">
            <w:rPr>
              <w:rFonts w:cs="Calibri" w:hAnsi="Noto Sans Armenian"/>
              <w:color w:val="36363d"/>
            </w:rPr>
          </w:rPrChange>
        </w:rPr>
        <w:t>equipment,</w:t>
      </w:r>
      <w:r>
        <w:rPr>
          <w:rFonts w:ascii="Times New Roman" w:cs="Times New Roman" w:hAnsi="Times New Roman"/>
          <w:color w:val="36363d"/>
          <w:sz w:val="28"/>
          <w:szCs w:val="28"/>
        </w:rPr>
        <w:t xml:space="preserve"> </w:t>
      </w:r>
      <w:r w:rsidRPr="31C27841">
        <w:rPr>
          <w:rFonts w:ascii="Times New Roman" w:cs="Times New Roman" w:hAnsi="Times New Roman"/>
          <w:color w:val="36363d"/>
          <w:sz w:val="28"/>
          <w:szCs w:val="28"/>
          <w:rPrChange w:id="14979" w:author="user pc" w:date="2022-03-15T10:14:00Z">
            <w:rPr>
              <w:rFonts w:cs="Calibri" w:hAnsi="Noto Sans Armenian"/>
              <w:color w:val="36363d"/>
            </w:rPr>
          </w:rPrChange>
        </w:rPr>
        <w:t>how</w:t>
      </w:r>
      <w:r>
        <w:rPr>
          <w:rFonts w:ascii="Times New Roman" w:cs="Times New Roman" w:hAnsi="Times New Roman"/>
          <w:color w:val="36363d"/>
          <w:sz w:val="28"/>
          <w:szCs w:val="28"/>
        </w:rPr>
        <w:t xml:space="preserve"> </w:t>
      </w:r>
      <w:r w:rsidRPr="21CEA3F2">
        <w:rPr>
          <w:rFonts w:ascii="Times New Roman" w:cs="Times New Roman" w:hAnsi="Times New Roman"/>
          <w:color w:val="36363d"/>
          <w:sz w:val="28"/>
          <w:szCs w:val="28"/>
          <w:rPrChange w:id="14980"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A5A3E148">
        <w:rPr>
          <w:rFonts w:ascii="Times New Roman" w:cs="Times New Roman" w:hAnsi="Times New Roman"/>
          <w:color w:val="36363d"/>
          <w:sz w:val="28"/>
          <w:szCs w:val="28"/>
          <w:rPrChange w:id="14981" w:author="user pc" w:date="2022-03-15T10:14:00Z">
            <w:rPr>
              <w:rFonts w:cs="Calibri" w:hAnsi="Noto Sans Armenian"/>
              <w:color w:val="36363d"/>
            </w:rPr>
          </w:rPrChange>
        </w:rPr>
        <w:t>experiment</w:t>
      </w:r>
      <w:r>
        <w:rPr>
          <w:rFonts w:ascii="Times New Roman" w:cs="Times New Roman" w:hAnsi="Times New Roman"/>
          <w:color w:val="36363d"/>
          <w:sz w:val="28"/>
          <w:szCs w:val="28"/>
        </w:rPr>
        <w:t xml:space="preserve"> </w:t>
      </w:r>
      <w:r w:rsidRPr="96A66607">
        <w:rPr>
          <w:rFonts w:ascii="Times New Roman" w:cs="Times New Roman" w:hAnsi="Times New Roman"/>
          <w:color w:val="36363d"/>
          <w:sz w:val="28"/>
          <w:szCs w:val="28"/>
          <w:rPrChange w:id="14982" w:author="user pc" w:date="2022-03-15T10:14:00Z">
            <w:rPr>
              <w:rFonts w:cs="Calibri" w:hAnsi="Noto Sans Armenian"/>
              <w:color w:val="36363d"/>
            </w:rPr>
          </w:rPrChange>
        </w:rPr>
        <w:t>is</w:t>
      </w:r>
      <w:r>
        <w:rPr>
          <w:rFonts w:ascii="Times New Roman" w:cs="Times New Roman" w:hAnsi="Times New Roman"/>
          <w:color w:val="36363d"/>
          <w:sz w:val="28"/>
          <w:szCs w:val="28"/>
        </w:rPr>
        <w:t xml:space="preserve"> </w:t>
      </w:r>
      <w:r w:rsidRPr="128650EE">
        <w:rPr>
          <w:rFonts w:ascii="Times New Roman" w:cs="Times New Roman" w:hAnsi="Times New Roman"/>
          <w:color w:val="36363d"/>
          <w:sz w:val="28"/>
          <w:szCs w:val="28"/>
          <w:rPrChange w:id="14983" w:author="user pc" w:date="2022-03-15T10:14:00Z">
            <w:rPr>
              <w:rFonts w:cs="Calibri" w:hAnsi="Noto Sans Armenian"/>
              <w:color w:val="36363d"/>
            </w:rPr>
          </w:rPrChange>
        </w:rPr>
        <w:t>carried</w:t>
      </w:r>
      <w:r>
        <w:rPr>
          <w:rFonts w:ascii="Times New Roman" w:cs="Times New Roman" w:hAnsi="Times New Roman"/>
          <w:color w:val="36363d"/>
          <w:sz w:val="28"/>
          <w:szCs w:val="28"/>
        </w:rPr>
        <w:t xml:space="preserve"> </w:t>
      </w:r>
      <w:r w:rsidRPr="315E4FA2">
        <w:rPr>
          <w:rFonts w:ascii="Times New Roman" w:cs="Times New Roman" w:hAnsi="Times New Roman"/>
          <w:color w:val="36363d"/>
          <w:sz w:val="28"/>
          <w:szCs w:val="28"/>
          <w:rPrChange w:id="14984" w:author="user pc" w:date="2022-03-15T10:14:00Z">
            <w:rPr>
              <w:rFonts w:cs="Calibri" w:hAnsi="Noto Sans Armenian"/>
              <w:color w:val="36363d"/>
            </w:rPr>
          </w:rPrChange>
        </w:rPr>
        <w:t>out</w:t>
      </w:r>
      <w:r>
        <w:rPr>
          <w:rFonts w:ascii="Times New Roman" w:cs="Times New Roman" w:hAnsi="Times New Roman"/>
          <w:color w:val="36363d"/>
          <w:sz w:val="28"/>
          <w:szCs w:val="28"/>
        </w:rPr>
        <w:t xml:space="preserve"> </w:t>
      </w:r>
      <w:r w:rsidRPr="75F9C8A3">
        <w:rPr>
          <w:rFonts w:ascii="Times New Roman" w:cs="Times New Roman" w:hAnsi="Times New Roman"/>
          <w:color w:val="36363d"/>
          <w:sz w:val="28"/>
          <w:szCs w:val="28"/>
          <w:rPrChange w:id="14985" w:author="user pc" w:date="2022-03-15T10:14:00Z">
            <w:rPr>
              <w:rFonts w:cs="Calibri" w:hAnsi="Noto Sans Armenian"/>
              <w:color w:val="36363d"/>
            </w:rPr>
          </w:rPrChange>
        </w:rPr>
        <w:t>or</w:t>
      </w:r>
      <w:r>
        <w:rPr>
          <w:rFonts w:ascii="Times New Roman" w:cs="Times New Roman" w:hAnsi="Times New Roman"/>
          <w:color w:val="36363d"/>
          <w:sz w:val="28"/>
          <w:szCs w:val="28"/>
        </w:rPr>
        <w:t xml:space="preserve"> </w:t>
      </w:r>
      <w:r w:rsidRPr="2E396F16">
        <w:rPr>
          <w:rFonts w:ascii="Times New Roman" w:cs="Times New Roman" w:hAnsi="Times New Roman"/>
          <w:color w:val="36363d"/>
          <w:sz w:val="28"/>
          <w:szCs w:val="28"/>
          <w:rPrChange w:id="14986" w:author="user pc" w:date="2022-03-15T10:14:00Z">
            <w:rPr>
              <w:rFonts w:cs="Calibri" w:hAnsi="Noto Sans Armenian"/>
              <w:color w:val="36363d"/>
            </w:rPr>
          </w:rPrChange>
        </w:rPr>
        <w:t>the</w:t>
      </w:r>
      <w:r>
        <w:rPr>
          <w:rFonts w:ascii="Times New Roman" w:cs="Times New Roman" w:hAnsi="Times New Roman"/>
          <w:color w:val="36363d"/>
          <w:sz w:val="28"/>
          <w:szCs w:val="28"/>
        </w:rPr>
        <w:t xml:space="preserve"> </w:t>
      </w:r>
      <w:r w:rsidRPr="FB8D6ACC">
        <w:rPr>
          <w:rFonts w:ascii="Times New Roman" w:cs="Times New Roman" w:hAnsi="Times New Roman"/>
          <w:color w:val="36363d"/>
          <w:sz w:val="28"/>
          <w:szCs w:val="28"/>
          <w:rPrChange w:id="14987" w:author="user pc" w:date="2022-03-15T10:14:00Z">
            <w:rPr>
              <w:rFonts w:cs="Calibri" w:hAnsi="Noto Sans Armenian"/>
              <w:color w:val="36363d"/>
            </w:rPr>
          </w:rPrChange>
        </w:rPr>
        <w:t>environment)</w:t>
      </w:r>
      <w:r w:rsidRPr="4D2C57E7">
        <w:rPr>
          <w:rFonts w:ascii="Times New Roman" w:cs="Times New Roman" w:hAnsi="Times New Roman"/>
          <w:b/>
          <w:bCs/>
          <w:color w:val="36363d"/>
          <w:sz w:val="28"/>
          <w:szCs w:val="28"/>
          <w:rPrChange w:id="14988" w:author="user pc" w:date="2022-03-15T10:14:00Z">
            <w:rPr>
              <w:rFonts w:cs="Calibri" w:hAnsi="Noto Sans Armenian"/>
              <w:b/>
              <w:bCs/>
              <w:color w:val="36363d"/>
            </w:rPr>
          </w:rPrChange>
        </w:rPr>
        <w:t>.</w:t>
      </w:r>
      <w:r>
        <w:rPr>
          <w:rFonts w:ascii="Times New Roman" w:cs="Times New Roman" w:hAnsi="Times New Roman"/>
          <w:b/>
          <w:bCs/>
          <w:color w:val="36363d"/>
          <w:sz w:val="28"/>
          <w:szCs w:val="28"/>
        </w:rPr>
        <w:t xml:space="preserve"> </w:t>
      </w:r>
      <w:r w:rsidRPr="AB320C74">
        <w:rPr>
          <w:rFonts w:ascii="Times New Roman" w:cs="Times New Roman" w:hAnsi="Times New Roman"/>
          <w:b/>
          <w:bCs/>
          <w:color w:val="36363d"/>
          <w:sz w:val="28"/>
          <w:szCs w:val="28"/>
          <w:rPrChange w:id="14989"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325C9A89">
        <w:rPr>
          <w:rFonts w:ascii="Times New Roman" w:cs="Times New Roman" w:hAnsi="Times New Roman"/>
          <w:b/>
          <w:bCs/>
          <w:color w:val="36363d"/>
          <w:sz w:val="28"/>
          <w:szCs w:val="28"/>
          <w:rPrChange w:id="14990" w:author="user pc" w:date="2022-03-15T10:14:00Z">
            <w:rPr>
              <w:rFonts w:cs="Calibri" w:hAnsi="Noto Sans Armenian"/>
              <w:b/>
              <w:bCs/>
              <w:color w:val="36363d"/>
            </w:rPr>
          </w:rPrChange>
        </w:rPr>
        <w:t>pipette</w:t>
      </w:r>
      <w:r>
        <w:rPr>
          <w:rFonts w:ascii="Times New Roman" w:cs="Times New Roman" w:hAnsi="Times New Roman"/>
          <w:b/>
          <w:bCs/>
          <w:color w:val="36363d"/>
          <w:sz w:val="28"/>
          <w:szCs w:val="28"/>
        </w:rPr>
        <w:t xml:space="preserve"> </w:t>
      </w:r>
      <w:r w:rsidRPr="53448EE0">
        <w:rPr>
          <w:rFonts w:ascii="Times New Roman" w:cs="Times New Roman" w:hAnsi="Times New Roman"/>
          <w:b/>
          <w:bCs/>
          <w:color w:val="36363d"/>
          <w:sz w:val="28"/>
          <w:szCs w:val="28"/>
          <w:rPrChange w:id="14991" w:author="user pc" w:date="2022-03-15T10:14:00Z">
            <w:rPr>
              <w:rFonts w:cs="Calibri" w:hAnsi="Noto Sans Armenian"/>
              <w:b/>
              <w:bCs/>
              <w:color w:val="36363d"/>
            </w:rPr>
          </w:rPrChange>
        </w:rPr>
        <w:t>allows</w:t>
      </w:r>
      <w:r>
        <w:rPr>
          <w:rFonts w:ascii="Times New Roman" w:cs="Times New Roman" w:hAnsi="Times New Roman"/>
          <w:b/>
          <w:bCs/>
          <w:color w:val="36363d"/>
          <w:sz w:val="28"/>
          <w:szCs w:val="28"/>
        </w:rPr>
        <w:t xml:space="preserve"> </w:t>
      </w:r>
      <w:r w:rsidRPr="B6927D79">
        <w:rPr>
          <w:rFonts w:ascii="Times New Roman" w:cs="Times New Roman" w:hAnsi="Times New Roman"/>
          <w:b/>
          <w:bCs/>
          <w:color w:val="36363d"/>
          <w:sz w:val="28"/>
          <w:szCs w:val="28"/>
          <w:rPrChange w:id="14992"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B818CEB2">
        <w:rPr>
          <w:rFonts w:ascii="Times New Roman" w:cs="Times New Roman" w:hAnsi="Times New Roman"/>
          <w:b/>
          <w:bCs/>
          <w:color w:val="36363d"/>
          <w:sz w:val="28"/>
          <w:szCs w:val="28"/>
          <w:rPrChange w:id="14993" w:author="user pc" w:date="2022-03-15T10:14:00Z">
            <w:rPr>
              <w:rFonts w:cs="Calibri" w:hAnsi="Noto Sans Armenian"/>
              <w:b/>
              <w:bCs/>
              <w:color w:val="36363d"/>
            </w:rPr>
          </w:rPrChange>
        </w:rPr>
        <w:t>same</w:t>
      </w:r>
      <w:r>
        <w:rPr>
          <w:rFonts w:ascii="Times New Roman" w:cs="Times New Roman" w:hAnsi="Times New Roman"/>
          <w:b/>
          <w:bCs/>
          <w:color w:val="36363d"/>
          <w:sz w:val="28"/>
          <w:szCs w:val="28"/>
        </w:rPr>
        <w:t xml:space="preserve"> </w:t>
      </w:r>
      <w:r w:rsidRPr="8AF4AA84">
        <w:rPr>
          <w:rFonts w:ascii="Times New Roman" w:cs="Times New Roman" w:hAnsi="Times New Roman"/>
          <w:b/>
          <w:bCs/>
          <w:color w:val="36363d"/>
          <w:sz w:val="28"/>
          <w:szCs w:val="28"/>
          <w:rPrChange w:id="14994" w:author="user pc" w:date="2022-03-15T10:14:00Z">
            <w:rPr>
              <w:rFonts w:cs="Calibri" w:hAnsi="Noto Sans Armenian"/>
              <w:b/>
              <w:bCs/>
              <w:color w:val="36363d"/>
            </w:rPr>
          </w:rPrChange>
        </w:rPr>
        <w:t>volume</w:t>
      </w:r>
      <w:r>
        <w:rPr>
          <w:rFonts w:ascii="Times New Roman" w:cs="Times New Roman" w:hAnsi="Times New Roman"/>
          <w:b/>
          <w:bCs/>
          <w:color w:val="36363d"/>
          <w:sz w:val="28"/>
          <w:szCs w:val="28"/>
        </w:rPr>
        <w:t xml:space="preserve"> </w:t>
      </w:r>
      <w:r w:rsidRPr="3DF8C545">
        <w:rPr>
          <w:rFonts w:ascii="Times New Roman" w:cs="Times New Roman" w:hAnsi="Times New Roman"/>
          <w:b/>
          <w:bCs/>
          <w:color w:val="36363d"/>
          <w:sz w:val="28"/>
          <w:szCs w:val="28"/>
          <w:rPrChange w:id="14995" w:author="user pc" w:date="2022-03-15T10:14:00Z">
            <w:rPr>
              <w:rFonts w:cs="Calibri" w:hAnsi="Noto Sans Armenian"/>
              <w:b/>
              <w:bCs/>
              <w:color w:val="36363d"/>
            </w:rPr>
          </w:rPrChange>
        </w:rPr>
        <w:t>of</w:t>
      </w:r>
      <w:r>
        <w:rPr>
          <w:rFonts w:ascii="Times New Roman" w:cs="Times New Roman" w:hAnsi="Times New Roman"/>
          <w:b/>
          <w:bCs/>
          <w:color w:val="36363d"/>
          <w:sz w:val="28"/>
          <w:szCs w:val="28"/>
        </w:rPr>
        <w:t xml:space="preserve"> </w:t>
      </w:r>
      <w:r w:rsidRPr="93034178">
        <w:rPr>
          <w:rFonts w:ascii="Times New Roman" w:cs="Times New Roman" w:hAnsi="Times New Roman"/>
          <w:b/>
          <w:bCs/>
          <w:color w:val="36363d"/>
          <w:sz w:val="28"/>
          <w:szCs w:val="28"/>
          <w:rPrChange w:id="14996" w:author="user pc" w:date="2022-03-15T10:14:00Z">
            <w:rPr>
              <w:rFonts w:cs="Calibri" w:hAnsi="Noto Sans Armenian"/>
              <w:b/>
              <w:bCs/>
              <w:color w:val="36363d"/>
            </w:rPr>
          </w:rPrChange>
        </w:rPr>
        <w:t>base</w:t>
      </w:r>
      <w:r>
        <w:rPr>
          <w:rFonts w:ascii="Times New Roman" w:cs="Times New Roman" w:hAnsi="Times New Roman"/>
          <w:b/>
          <w:bCs/>
          <w:color w:val="36363d"/>
          <w:sz w:val="28"/>
          <w:szCs w:val="28"/>
        </w:rPr>
        <w:t xml:space="preserve"> </w:t>
      </w:r>
      <w:r w:rsidRPr="B4A2FA5B">
        <w:rPr>
          <w:rFonts w:ascii="Times New Roman" w:cs="Times New Roman" w:hAnsi="Times New Roman"/>
          <w:b/>
          <w:bCs/>
          <w:color w:val="36363d"/>
          <w:sz w:val="28"/>
          <w:szCs w:val="28"/>
          <w:rPrChange w:id="14997" w:author="user pc" w:date="2022-03-15T10:14:00Z">
            <w:rPr>
              <w:rFonts w:cs="Calibri" w:hAnsi="Noto Sans Armenian"/>
              <w:b/>
              <w:bCs/>
              <w:color w:val="36363d"/>
            </w:rPr>
          </w:rPrChange>
        </w:rPr>
        <w:t>to</w:t>
      </w:r>
      <w:r>
        <w:rPr>
          <w:rFonts w:ascii="Times New Roman" w:cs="Times New Roman" w:hAnsi="Times New Roman"/>
          <w:b/>
          <w:bCs/>
          <w:color w:val="36363d"/>
          <w:sz w:val="28"/>
          <w:szCs w:val="28"/>
        </w:rPr>
        <w:t xml:space="preserve"> </w:t>
      </w:r>
      <w:r w:rsidRPr="B0E9499A">
        <w:rPr>
          <w:rFonts w:ascii="Times New Roman" w:cs="Times New Roman" w:hAnsi="Times New Roman"/>
          <w:b/>
          <w:bCs/>
          <w:color w:val="36363d"/>
          <w:sz w:val="28"/>
          <w:szCs w:val="28"/>
          <w:rPrChange w:id="14998" w:author="user pc" w:date="2022-03-15T10:14:00Z">
            <w:rPr>
              <w:rFonts w:cs="Calibri" w:hAnsi="Noto Sans Armenian"/>
              <w:b/>
              <w:bCs/>
              <w:color w:val="36363d"/>
            </w:rPr>
          </w:rPrChange>
        </w:rPr>
        <w:t>be</w:t>
      </w:r>
      <w:r>
        <w:rPr>
          <w:rFonts w:ascii="Times New Roman" w:cs="Times New Roman" w:hAnsi="Times New Roman"/>
          <w:b/>
          <w:bCs/>
          <w:color w:val="36363d"/>
          <w:sz w:val="28"/>
          <w:szCs w:val="28"/>
        </w:rPr>
        <w:t xml:space="preserve"> </w:t>
      </w:r>
      <w:r w:rsidRPr="1A03E762">
        <w:rPr>
          <w:rFonts w:ascii="Times New Roman" w:cs="Times New Roman" w:hAnsi="Times New Roman"/>
          <w:b/>
          <w:bCs/>
          <w:color w:val="36363d"/>
          <w:sz w:val="28"/>
          <w:szCs w:val="28"/>
          <w:rPrChange w:id="14999" w:author="user pc" w:date="2022-03-15T10:14:00Z">
            <w:rPr>
              <w:rFonts w:cs="Calibri" w:hAnsi="Noto Sans Armenian"/>
              <w:b/>
              <w:bCs/>
              <w:color w:val="36363d"/>
            </w:rPr>
          </w:rPrChange>
        </w:rPr>
        <w:t>added</w:t>
      </w:r>
      <w:r>
        <w:rPr>
          <w:rFonts w:ascii="Times New Roman" w:cs="Times New Roman" w:hAnsi="Times New Roman"/>
          <w:b/>
          <w:bCs/>
          <w:color w:val="36363d"/>
          <w:sz w:val="28"/>
          <w:szCs w:val="28"/>
        </w:rPr>
        <w:t xml:space="preserve"> </w:t>
      </w:r>
      <w:r w:rsidRPr="B64EDD8D">
        <w:rPr>
          <w:rFonts w:ascii="Times New Roman" w:cs="Times New Roman" w:hAnsi="Times New Roman"/>
          <w:b/>
          <w:bCs/>
          <w:color w:val="36363d"/>
          <w:sz w:val="28"/>
          <w:szCs w:val="28"/>
          <w:rPrChange w:id="15000" w:author="user pc" w:date="2022-03-15T10:14:00Z">
            <w:rPr>
              <w:rFonts w:cs="Calibri" w:hAnsi="Noto Sans Armenian"/>
              <w:b/>
              <w:bCs/>
              <w:color w:val="36363d"/>
            </w:rPr>
          </w:rPrChange>
        </w:rPr>
        <w:t>each</w:t>
      </w:r>
      <w:r>
        <w:rPr>
          <w:rFonts w:ascii="Times New Roman" w:cs="Times New Roman" w:hAnsi="Times New Roman"/>
          <w:b/>
          <w:bCs/>
          <w:color w:val="36363d"/>
          <w:sz w:val="28"/>
          <w:szCs w:val="28"/>
        </w:rPr>
        <w:t xml:space="preserve"> </w:t>
      </w:r>
      <w:r w:rsidRPr="6D6C42CD">
        <w:rPr>
          <w:rFonts w:ascii="Times New Roman" w:cs="Times New Roman" w:hAnsi="Times New Roman"/>
          <w:b/>
          <w:bCs/>
          <w:color w:val="36363d"/>
          <w:sz w:val="28"/>
          <w:szCs w:val="28"/>
          <w:rPrChange w:id="15001" w:author="user pc" w:date="2022-03-15T10:14:00Z">
            <w:rPr>
              <w:rFonts w:cs="Calibri" w:hAnsi="Noto Sans Armenian"/>
              <w:b/>
              <w:bCs/>
              <w:color w:val="36363d"/>
            </w:rPr>
          </w:rPrChange>
        </w:rPr>
        <w:t>time,</w:t>
      </w:r>
      <w:r>
        <w:rPr>
          <w:rFonts w:ascii="Times New Roman" w:cs="Times New Roman" w:hAnsi="Times New Roman"/>
          <w:b/>
          <w:bCs/>
          <w:color w:val="36363d"/>
          <w:sz w:val="28"/>
          <w:szCs w:val="28"/>
        </w:rPr>
        <w:t xml:space="preserve"> </w:t>
      </w:r>
      <w:r w:rsidRPr="B3A03993">
        <w:rPr>
          <w:rFonts w:ascii="Times New Roman" w:cs="Times New Roman" w:hAnsi="Times New Roman"/>
          <w:b/>
          <w:bCs/>
          <w:color w:val="36363d"/>
          <w:sz w:val="28"/>
          <w:szCs w:val="28"/>
          <w:rPrChange w:id="15002" w:author="user pc" w:date="2022-03-15T10:14:00Z">
            <w:rPr>
              <w:rFonts w:cs="Calibri" w:hAnsi="Noto Sans Armenian"/>
              <w:b/>
              <w:bCs/>
              <w:color w:val="36363d"/>
            </w:rPr>
          </w:rPrChange>
        </w:rPr>
        <w:t>helping</w:t>
      </w:r>
      <w:r>
        <w:rPr>
          <w:rFonts w:ascii="Times New Roman" w:cs="Times New Roman" w:hAnsi="Times New Roman"/>
          <w:b/>
          <w:bCs/>
          <w:color w:val="36363d"/>
          <w:sz w:val="28"/>
          <w:szCs w:val="28"/>
        </w:rPr>
        <w:t xml:space="preserve"> </w:t>
      </w:r>
      <w:r w:rsidRPr="95F3A15F">
        <w:rPr>
          <w:rFonts w:ascii="Times New Roman" w:cs="Times New Roman" w:hAnsi="Times New Roman"/>
          <w:b/>
          <w:bCs/>
          <w:color w:val="36363d"/>
          <w:sz w:val="28"/>
          <w:szCs w:val="28"/>
          <w:rPrChange w:id="15003" w:author="user pc" w:date="2022-03-15T10:14:00Z">
            <w:rPr>
              <w:rFonts w:cs="Calibri" w:hAnsi="Noto Sans Armenian"/>
              <w:b/>
              <w:bCs/>
              <w:color w:val="36363d"/>
            </w:rPr>
          </w:rPrChange>
        </w:rPr>
        <w:t>to</w:t>
      </w:r>
      <w:r>
        <w:rPr>
          <w:rFonts w:ascii="Times New Roman" w:cs="Times New Roman" w:hAnsi="Times New Roman"/>
          <w:b/>
          <w:bCs/>
          <w:color w:val="36363d"/>
          <w:sz w:val="28"/>
          <w:szCs w:val="28"/>
        </w:rPr>
        <w:t xml:space="preserve"> </w:t>
      </w:r>
      <w:r w:rsidRPr="0B7D1A4F">
        <w:rPr>
          <w:rFonts w:ascii="Times New Roman" w:cs="Times New Roman" w:hAnsi="Times New Roman"/>
          <w:b/>
          <w:bCs/>
          <w:color w:val="36363d"/>
          <w:sz w:val="28"/>
          <w:szCs w:val="28"/>
          <w:rPrChange w:id="15004" w:author="user pc" w:date="2022-03-15T10:14:00Z">
            <w:rPr>
              <w:rFonts w:cs="Calibri" w:hAnsi="Noto Sans Armenian"/>
              <w:b/>
              <w:bCs/>
              <w:color w:val="36363d"/>
            </w:rPr>
          </w:rPrChange>
        </w:rPr>
        <w:t>make</w:t>
      </w:r>
      <w:r>
        <w:rPr>
          <w:rFonts w:ascii="Times New Roman" w:cs="Times New Roman" w:hAnsi="Times New Roman"/>
          <w:b/>
          <w:bCs/>
          <w:color w:val="36363d"/>
          <w:sz w:val="28"/>
          <w:szCs w:val="28"/>
        </w:rPr>
        <w:t xml:space="preserve"> </w:t>
      </w:r>
      <w:r w:rsidRPr="1B454455">
        <w:rPr>
          <w:rFonts w:ascii="Times New Roman" w:cs="Times New Roman" w:hAnsi="Times New Roman"/>
          <w:b/>
          <w:bCs/>
          <w:color w:val="36363d"/>
          <w:sz w:val="28"/>
          <w:szCs w:val="28"/>
          <w:rPrChange w:id="15005"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72362A6E">
        <w:rPr>
          <w:rFonts w:ascii="Times New Roman" w:cs="Times New Roman" w:hAnsi="Times New Roman"/>
          <w:b/>
          <w:bCs/>
          <w:color w:val="36363d"/>
          <w:sz w:val="28"/>
          <w:szCs w:val="28"/>
          <w:rPrChange w:id="15006" w:author="user pc" w:date="2022-03-15T10:14:00Z">
            <w:rPr>
              <w:rFonts w:cs="Calibri" w:hAnsi="Noto Sans Armenian"/>
              <w:b/>
              <w:bCs/>
              <w:color w:val="36363d"/>
            </w:rPr>
          </w:rPrChange>
        </w:rPr>
        <w:t>results</w:t>
      </w:r>
      <w:r>
        <w:rPr>
          <w:rFonts w:ascii="Times New Roman" w:cs="Times New Roman" w:hAnsi="Times New Roman"/>
          <w:b/>
          <w:bCs/>
          <w:color w:val="36363d"/>
          <w:sz w:val="28"/>
          <w:szCs w:val="28"/>
        </w:rPr>
        <w:t xml:space="preserve"> </w:t>
      </w:r>
      <w:r w:rsidRPr="CE9A96D4">
        <w:rPr>
          <w:rFonts w:ascii="Times New Roman" w:cs="Times New Roman" w:hAnsi="Times New Roman"/>
          <w:b/>
          <w:bCs/>
          <w:color w:val="36363d"/>
          <w:sz w:val="28"/>
          <w:szCs w:val="28"/>
          <w:rPrChange w:id="15007" w:author="user pc" w:date="2022-03-15T10:14:00Z">
            <w:rPr>
              <w:rFonts w:cs="Calibri" w:hAnsi="Noto Sans Armenian"/>
              <w:b/>
              <w:bCs/>
              <w:color w:val="36363d"/>
            </w:rPr>
          </w:rPrChange>
        </w:rPr>
        <w:t>repeatable.</w:t>
      </w:r>
    </w:p>
    <w:p>
      <w:pPr>
        <w:pStyle w:val="style179"/>
        <w:numPr>
          <w:ilvl w:val="0"/>
          <w:numId w:val="57"/>
        </w:numPr>
        <w:rPr>
          <w:rFonts w:ascii="Times New Roman" w:cs="Times New Roman"/>
          <w:sz w:val="28"/>
          <w:szCs w:val="28"/>
          <w:rPrChange w:id="15008" w:author="user pc" w:date="2022-03-15T10:14:00Z">
            <w:rPr/>
          </w:rPrChange>
        </w:rPr>
      </w:pPr>
      <w:r w:rsidRPr="B72A9A05">
        <w:rPr>
          <w:rFonts w:ascii="Times New Roman" w:cs="Times New Roman" w:hAnsi="Times New Roman"/>
          <w:color w:val="36363d"/>
          <w:sz w:val="28"/>
          <w:szCs w:val="28"/>
          <w:rPrChange w:id="15009" w:author="user pc" w:date="2022-03-15T10:14:00Z">
            <w:rPr>
              <w:rFonts w:cs="Calibri" w:hAnsi="Noto Sans Armenian"/>
              <w:color w:val="36363d"/>
            </w:rPr>
          </w:rPrChange>
        </w:rPr>
        <w:t>Explain</w:t>
      </w:r>
      <w:r>
        <w:rPr>
          <w:rFonts w:ascii="Times New Roman" w:cs="Times New Roman" w:hAnsi="Times New Roman"/>
          <w:color w:val="36363d"/>
          <w:sz w:val="28"/>
          <w:szCs w:val="28"/>
        </w:rPr>
        <w:t xml:space="preserve"> </w:t>
      </w:r>
      <w:r w:rsidRPr="50BF7DA9">
        <w:rPr>
          <w:rFonts w:ascii="Times New Roman" w:cs="Times New Roman" w:hAnsi="Times New Roman"/>
          <w:color w:val="36363d"/>
          <w:sz w:val="28"/>
          <w:szCs w:val="28"/>
          <w:rPrChange w:id="15010" w:author="user pc" w:date="2022-03-15T10:14:00Z">
            <w:rPr>
              <w:rFonts w:cs="Calibri" w:hAnsi="Noto Sans Armenian"/>
              <w:color w:val="36363d"/>
            </w:rPr>
          </w:rPrChange>
        </w:rPr>
        <w:t>importance</w:t>
      </w:r>
      <w:r>
        <w:rPr>
          <w:rFonts w:ascii="Times New Roman" w:cs="Times New Roman" w:hAnsi="Times New Roman"/>
          <w:color w:val="36363d"/>
          <w:sz w:val="28"/>
          <w:szCs w:val="28"/>
        </w:rPr>
        <w:t xml:space="preserve"> </w:t>
      </w:r>
      <w:r w:rsidRPr="A5C29EC3">
        <w:rPr>
          <w:rFonts w:ascii="Times New Roman" w:cs="Times New Roman" w:hAnsi="Times New Roman"/>
          <w:color w:val="36363d"/>
          <w:sz w:val="28"/>
          <w:szCs w:val="28"/>
          <w:rPrChange w:id="15011" w:author="user pc" w:date="2022-03-15T10:14:00Z">
            <w:rPr>
              <w:rFonts w:cs="Calibri" w:hAnsi="Noto Sans Armenian"/>
              <w:color w:val="36363d"/>
            </w:rPr>
          </w:rPrChange>
        </w:rPr>
        <w:t>of</w:t>
      </w:r>
      <w:r>
        <w:rPr>
          <w:rFonts w:ascii="Times New Roman" w:cs="Times New Roman" w:hAnsi="Times New Roman"/>
          <w:color w:val="36363d"/>
          <w:sz w:val="28"/>
          <w:szCs w:val="28"/>
        </w:rPr>
        <w:t xml:space="preserve"> </w:t>
      </w:r>
      <w:r w:rsidRPr="FF76DCF5">
        <w:rPr>
          <w:rFonts w:ascii="Times New Roman" w:cs="Times New Roman" w:hAnsi="Times New Roman"/>
          <w:color w:val="36363d"/>
          <w:sz w:val="28"/>
          <w:szCs w:val="28"/>
          <w:rPrChange w:id="15012" w:author="user pc" w:date="2022-03-15T10:14:00Z">
            <w:rPr>
              <w:rFonts w:cs="Calibri" w:hAnsi="Noto Sans Armenian"/>
              <w:color w:val="36363d"/>
            </w:rPr>
          </w:rPrChange>
        </w:rPr>
        <w:t>a</w:t>
      </w:r>
      <w:r>
        <w:rPr>
          <w:rFonts w:ascii="Times New Roman" w:cs="Times New Roman" w:hAnsi="Times New Roman"/>
          <w:color w:val="36363d"/>
          <w:sz w:val="28"/>
          <w:szCs w:val="28"/>
        </w:rPr>
        <w:t xml:space="preserve"> </w:t>
      </w:r>
      <w:r w:rsidRPr="8B36FCCA">
        <w:rPr>
          <w:rFonts w:ascii="Times New Roman" w:cs="Times New Roman" w:hAnsi="Times New Roman"/>
          <w:color w:val="36363d"/>
          <w:sz w:val="28"/>
          <w:szCs w:val="28"/>
          <w:rPrChange w:id="15013" w:author="user pc" w:date="2022-03-15T10:14:00Z">
            <w:rPr>
              <w:rFonts w:cs="Calibri" w:hAnsi="Noto Sans Armenian"/>
              <w:color w:val="36363d"/>
            </w:rPr>
          </w:rPrChange>
        </w:rPr>
        <w:t>suitable</w:t>
      </w:r>
      <w:r>
        <w:rPr>
          <w:rFonts w:ascii="Times New Roman" w:cs="Times New Roman" w:hAnsi="Times New Roman"/>
          <w:color w:val="36363d"/>
          <w:sz w:val="28"/>
          <w:szCs w:val="28"/>
        </w:rPr>
        <w:t xml:space="preserve"> </w:t>
      </w:r>
      <w:r w:rsidRPr="75BB79BF">
        <w:rPr>
          <w:rFonts w:ascii="Times New Roman" w:cs="Times New Roman" w:hAnsi="Times New Roman"/>
          <w:color w:val="36363d"/>
          <w:sz w:val="28"/>
          <w:szCs w:val="28"/>
          <w:rPrChange w:id="15014" w:author="user pc" w:date="2022-03-15T10:14:00Z">
            <w:rPr>
              <w:rFonts w:cs="Calibri" w:hAnsi="Noto Sans Armenian"/>
              <w:color w:val="36363d"/>
            </w:rPr>
          </w:rPrChange>
        </w:rPr>
        <w:t>indicator</w:t>
      </w:r>
      <w:r>
        <w:rPr>
          <w:rFonts w:ascii="Times New Roman" w:cs="Times New Roman" w:hAnsi="Times New Roman"/>
          <w:color w:val="36363d"/>
          <w:sz w:val="28"/>
          <w:szCs w:val="28"/>
        </w:rPr>
        <w:t xml:space="preserve"> </w:t>
      </w:r>
      <w:r w:rsidRPr="62324AC8">
        <w:rPr>
          <w:rFonts w:ascii="Times New Roman" w:cs="Times New Roman" w:hAnsi="Times New Roman"/>
          <w:color w:val="36363d"/>
          <w:sz w:val="28"/>
          <w:szCs w:val="28"/>
          <w:rPrChange w:id="15015" w:author="user pc" w:date="2022-03-15T10:14:00Z">
            <w:rPr>
              <w:rFonts w:cs="Calibri" w:hAnsi="Noto Sans Armenian"/>
              <w:color w:val="36363d"/>
            </w:rPr>
          </w:rPrChange>
        </w:rPr>
        <w:t>in</w:t>
      </w:r>
      <w:r>
        <w:rPr>
          <w:rFonts w:ascii="Times New Roman" w:cs="Times New Roman" w:hAnsi="Times New Roman"/>
          <w:color w:val="36363d"/>
          <w:sz w:val="28"/>
          <w:szCs w:val="28"/>
        </w:rPr>
        <w:t xml:space="preserve"> </w:t>
      </w:r>
      <w:r w:rsidRPr="234CFFB5">
        <w:rPr>
          <w:rFonts w:ascii="Times New Roman" w:cs="Times New Roman" w:hAnsi="Times New Roman"/>
          <w:color w:val="36363d"/>
          <w:sz w:val="28"/>
          <w:szCs w:val="28"/>
          <w:rPrChange w:id="15016" w:author="user pc" w:date="2022-03-15T10:14:00Z">
            <w:rPr>
              <w:rFonts w:cs="Calibri" w:hAnsi="Noto Sans Armenian"/>
              <w:color w:val="36363d"/>
            </w:rPr>
          </w:rPrChange>
        </w:rPr>
        <w:t>obtaining</w:t>
      </w:r>
      <w:r>
        <w:rPr>
          <w:rFonts w:ascii="Times New Roman" w:cs="Times New Roman" w:hAnsi="Times New Roman"/>
          <w:color w:val="36363d"/>
          <w:sz w:val="28"/>
          <w:szCs w:val="28"/>
        </w:rPr>
        <w:t xml:space="preserve"> </w:t>
      </w:r>
      <w:r w:rsidRPr="4FAFBFBD">
        <w:rPr>
          <w:rFonts w:ascii="Times New Roman" w:cs="Times New Roman" w:hAnsi="Times New Roman"/>
          <w:color w:val="36363d"/>
          <w:sz w:val="28"/>
          <w:szCs w:val="28"/>
          <w:rPrChange w:id="15017" w:author="user pc" w:date="2022-03-15T10:14:00Z">
            <w:rPr>
              <w:rFonts w:cs="Calibri" w:hAnsi="Noto Sans Armenian"/>
              <w:color w:val="36363d"/>
            </w:rPr>
          </w:rPrChange>
        </w:rPr>
        <w:t>accurate</w:t>
      </w:r>
      <w:r>
        <w:rPr>
          <w:rFonts w:ascii="Times New Roman" w:cs="Times New Roman" w:hAnsi="Times New Roman"/>
          <w:color w:val="36363d"/>
          <w:sz w:val="28"/>
          <w:szCs w:val="28"/>
        </w:rPr>
        <w:t xml:space="preserve"> </w:t>
      </w:r>
      <w:r w:rsidRPr="D588B1F1">
        <w:rPr>
          <w:rFonts w:ascii="Times New Roman" w:cs="Times New Roman" w:hAnsi="Times New Roman"/>
          <w:color w:val="36363d"/>
          <w:sz w:val="28"/>
          <w:szCs w:val="28"/>
          <w:rPrChange w:id="15018" w:author="user pc" w:date="2022-03-15T10:14:00Z">
            <w:rPr>
              <w:rFonts w:cs="Calibri" w:hAnsi="Noto Sans Armenian"/>
              <w:color w:val="36363d"/>
            </w:rPr>
          </w:rPrChange>
        </w:rPr>
        <w:t>results.</w:t>
      </w:r>
    </w:p>
    <w:p>
      <w:pPr>
        <w:pStyle w:val="style0"/>
        <w:rPr>
          <w:rFonts w:ascii="Times New Roman" w:cs="Times New Roman"/>
          <w:sz w:val="28"/>
          <w:szCs w:val="28"/>
          <w:rPrChange w:id="15019" w:author="user pc" w:date="2022-03-15T10:14:00Z">
            <w:rPr/>
          </w:rPrChange>
        </w:rPr>
      </w:pPr>
      <w:r w:rsidRPr="512A7D5D">
        <w:rPr>
          <w:rFonts w:ascii="Times New Roman" w:cs="Times New Roman" w:hAnsi="Times New Roman"/>
          <w:b/>
          <w:bCs/>
          <w:color w:val="36363d"/>
          <w:sz w:val="28"/>
          <w:szCs w:val="28"/>
          <w:rPrChange w:id="15020" w:author="user pc" w:date="2022-03-15T10:14:00Z">
            <w:rPr>
              <w:rFonts w:cs="Calibri" w:hAnsi="Noto Sans Armenian"/>
              <w:b/>
              <w:bCs/>
              <w:color w:val="36363d"/>
            </w:rPr>
          </w:rPrChange>
        </w:rPr>
        <w:t>Ans.</w:t>
      </w:r>
      <w:r>
        <w:rPr>
          <w:rFonts w:ascii="Times New Roman" w:cs="Times New Roman" w:hAnsi="Times New Roman"/>
          <w:b/>
          <w:bCs/>
          <w:color w:val="36363d"/>
          <w:sz w:val="28"/>
          <w:szCs w:val="28"/>
        </w:rPr>
        <w:t xml:space="preserve"> </w:t>
      </w:r>
      <w:r w:rsidRPr="256C3DB9">
        <w:rPr>
          <w:rFonts w:ascii="Times New Roman" w:cs="Times New Roman" w:hAnsi="Times New Roman"/>
          <w:b/>
          <w:bCs/>
          <w:color w:val="36363d"/>
          <w:sz w:val="28"/>
          <w:szCs w:val="28"/>
          <w:rPrChange w:id="15021"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1951A649">
        <w:rPr>
          <w:rFonts w:ascii="Times New Roman" w:cs="Times New Roman" w:hAnsi="Times New Roman"/>
          <w:b/>
          <w:bCs/>
          <w:color w:val="36363d"/>
          <w:sz w:val="28"/>
          <w:szCs w:val="28"/>
          <w:rPrChange w:id="15022" w:author="user pc" w:date="2022-03-15T10:14:00Z">
            <w:rPr>
              <w:rFonts w:cs="Calibri" w:hAnsi="Noto Sans Armenian"/>
              <w:b/>
              <w:bCs/>
              <w:color w:val="36363d"/>
            </w:rPr>
          </w:rPrChange>
        </w:rPr>
        <w:t>indicator</w:t>
      </w:r>
      <w:r>
        <w:rPr>
          <w:rFonts w:ascii="Times New Roman" w:cs="Times New Roman" w:hAnsi="Times New Roman"/>
          <w:b/>
          <w:bCs/>
          <w:color w:val="36363d"/>
          <w:sz w:val="28"/>
          <w:szCs w:val="28"/>
        </w:rPr>
        <w:t xml:space="preserve"> </w:t>
      </w:r>
      <w:r w:rsidRPr="F5899485">
        <w:rPr>
          <w:rFonts w:ascii="Times New Roman" w:cs="Times New Roman" w:hAnsi="Times New Roman"/>
          <w:b/>
          <w:bCs/>
          <w:color w:val="36363d"/>
          <w:sz w:val="28"/>
          <w:szCs w:val="28"/>
          <w:rPrChange w:id="15023" w:author="user pc" w:date="2022-03-15T10:14:00Z">
            <w:rPr>
              <w:rFonts w:cs="Calibri" w:hAnsi="Noto Sans Armenian"/>
              <w:b/>
              <w:bCs/>
              <w:color w:val="36363d"/>
            </w:rPr>
          </w:rPrChange>
        </w:rPr>
        <w:t>must</w:t>
      </w:r>
      <w:r>
        <w:rPr>
          <w:rFonts w:ascii="Times New Roman" w:cs="Times New Roman" w:hAnsi="Times New Roman"/>
          <w:b/>
          <w:bCs/>
          <w:color w:val="36363d"/>
          <w:sz w:val="28"/>
          <w:szCs w:val="28"/>
        </w:rPr>
        <w:t xml:space="preserve"> </w:t>
      </w:r>
      <w:r w:rsidRPr="6EAFB3CA">
        <w:rPr>
          <w:rFonts w:ascii="Times New Roman" w:cs="Times New Roman" w:hAnsi="Times New Roman"/>
          <w:b/>
          <w:bCs/>
          <w:color w:val="36363d"/>
          <w:sz w:val="28"/>
          <w:szCs w:val="28"/>
          <w:rPrChange w:id="15024" w:author="user pc" w:date="2022-03-15T10:14:00Z">
            <w:rPr>
              <w:rFonts w:cs="Calibri" w:hAnsi="Noto Sans Armenian"/>
              <w:b/>
              <w:bCs/>
              <w:color w:val="36363d"/>
            </w:rPr>
          </w:rPrChange>
        </w:rPr>
        <w:t>change</w:t>
      </w:r>
      <w:r>
        <w:rPr>
          <w:rFonts w:ascii="Times New Roman" w:cs="Times New Roman" w:hAnsi="Times New Roman"/>
          <w:b/>
          <w:bCs/>
          <w:color w:val="36363d"/>
          <w:sz w:val="28"/>
          <w:szCs w:val="28"/>
        </w:rPr>
        <w:t xml:space="preserve"> </w:t>
      </w:r>
      <w:r w:rsidRPr="39CE0C2D">
        <w:rPr>
          <w:rFonts w:ascii="Times New Roman" w:cs="Times New Roman" w:hAnsi="Times New Roman"/>
          <w:b/>
          <w:bCs/>
          <w:color w:val="36363d"/>
          <w:sz w:val="28"/>
          <w:szCs w:val="28"/>
          <w:rPrChange w:id="15025" w:author="user pc" w:date="2022-03-15T10:14:00Z">
            <w:rPr>
              <w:rFonts w:cs="Calibri" w:hAnsi="Noto Sans Armenian"/>
              <w:b/>
              <w:bCs/>
              <w:color w:val="36363d"/>
            </w:rPr>
          </w:rPrChange>
        </w:rPr>
        <w:t>colour</w:t>
      </w:r>
      <w:r>
        <w:rPr>
          <w:rFonts w:ascii="Times New Roman" w:cs="Times New Roman" w:hAnsi="Times New Roman"/>
          <w:b/>
          <w:bCs/>
          <w:color w:val="36363d"/>
          <w:sz w:val="28"/>
          <w:szCs w:val="28"/>
        </w:rPr>
        <w:t xml:space="preserve"> </w:t>
      </w:r>
      <w:r w:rsidRPr="20D4DFDB">
        <w:rPr>
          <w:rFonts w:ascii="Times New Roman" w:cs="Times New Roman" w:hAnsi="Times New Roman"/>
          <w:b/>
          <w:bCs/>
          <w:color w:val="36363d"/>
          <w:sz w:val="28"/>
          <w:szCs w:val="28"/>
          <w:rPrChange w:id="15026" w:author="user pc" w:date="2022-03-15T10:14:00Z">
            <w:rPr>
              <w:rFonts w:cs="Calibri" w:hAnsi="Noto Sans Armenian"/>
              <w:b/>
              <w:bCs/>
              <w:color w:val="36363d"/>
            </w:rPr>
          </w:rPrChange>
        </w:rPr>
        <w:t>sharply</w:t>
      </w:r>
      <w:r>
        <w:rPr>
          <w:rFonts w:ascii="Times New Roman" w:cs="Times New Roman" w:hAnsi="Times New Roman"/>
          <w:b/>
          <w:bCs/>
          <w:color w:val="36363d"/>
          <w:sz w:val="28"/>
          <w:szCs w:val="28"/>
        </w:rPr>
        <w:t xml:space="preserve"> </w:t>
      </w:r>
      <w:r w:rsidRPr="8835A8D1">
        <w:rPr>
          <w:rFonts w:ascii="Times New Roman" w:cs="Times New Roman" w:hAnsi="Times New Roman"/>
          <w:b/>
          <w:bCs/>
          <w:color w:val="36363d"/>
          <w:sz w:val="28"/>
          <w:szCs w:val="28"/>
          <w:rPrChange w:id="15027" w:author="user pc" w:date="2022-03-15T10:14:00Z">
            <w:rPr>
              <w:rFonts w:cs="Calibri" w:hAnsi="Noto Sans Armenian"/>
              <w:b/>
              <w:bCs/>
              <w:color w:val="36363d"/>
            </w:rPr>
          </w:rPrChange>
        </w:rPr>
        <w:t>when</w:t>
      </w:r>
      <w:r>
        <w:rPr>
          <w:rFonts w:ascii="Times New Roman" w:cs="Times New Roman" w:hAnsi="Times New Roman"/>
          <w:b/>
          <w:bCs/>
          <w:color w:val="36363d"/>
          <w:sz w:val="28"/>
          <w:szCs w:val="28"/>
        </w:rPr>
        <w:t xml:space="preserve"> </w:t>
      </w:r>
      <w:r w:rsidRPr="8E27315A">
        <w:rPr>
          <w:rFonts w:ascii="Times New Roman" w:cs="Times New Roman" w:hAnsi="Times New Roman"/>
          <w:b/>
          <w:bCs/>
          <w:color w:val="36363d"/>
          <w:sz w:val="28"/>
          <w:szCs w:val="28"/>
          <w:rPrChange w:id="15028"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0D890732">
        <w:rPr>
          <w:rFonts w:ascii="Times New Roman" w:cs="Times New Roman" w:hAnsi="Times New Roman"/>
          <w:b/>
          <w:bCs/>
          <w:color w:val="36363d"/>
          <w:sz w:val="28"/>
          <w:szCs w:val="28"/>
          <w:rPrChange w:id="15029" w:author="user pc" w:date="2022-03-15T10:14:00Z">
            <w:rPr>
              <w:rFonts w:cs="Calibri" w:hAnsi="Noto Sans Armenian"/>
              <w:b/>
              <w:bCs/>
              <w:color w:val="36363d"/>
            </w:rPr>
          </w:rPrChange>
        </w:rPr>
        <w:t>solution</w:t>
      </w:r>
      <w:r>
        <w:rPr>
          <w:rFonts w:ascii="Times New Roman" w:cs="Times New Roman" w:hAnsi="Times New Roman"/>
          <w:b/>
          <w:bCs/>
          <w:color w:val="36363d"/>
          <w:sz w:val="28"/>
          <w:szCs w:val="28"/>
        </w:rPr>
        <w:t xml:space="preserve"> </w:t>
      </w:r>
      <w:r w:rsidRPr="5ADC0D4D">
        <w:rPr>
          <w:rFonts w:ascii="Times New Roman" w:cs="Times New Roman" w:hAnsi="Times New Roman"/>
          <w:b/>
          <w:bCs/>
          <w:color w:val="36363d"/>
          <w:sz w:val="28"/>
          <w:szCs w:val="28"/>
          <w:rPrChange w:id="15030" w:author="user pc" w:date="2022-03-15T10:14:00Z">
            <w:rPr>
              <w:rFonts w:cs="Calibri" w:hAnsi="Noto Sans Armenian"/>
              <w:b/>
              <w:bCs/>
              <w:color w:val="36363d"/>
            </w:rPr>
          </w:rPrChange>
        </w:rPr>
        <w:t>in</w:t>
      </w:r>
      <w:r>
        <w:rPr>
          <w:rFonts w:ascii="Times New Roman" w:cs="Times New Roman" w:hAnsi="Times New Roman"/>
          <w:b/>
          <w:bCs/>
          <w:color w:val="36363d"/>
          <w:sz w:val="28"/>
          <w:szCs w:val="28"/>
        </w:rPr>
        <w:t xml:space="preserve"> </w:t>
      </w:r>
      <w:r w:rsidRPr="FA012B85">
        <w:rPr>
          <w:rFonts w:ascii="Times New Roman" w:cs="Times New Roman" w:hAnsi="Times New Roman"/>
          <w:b/>
          <w:bCs/>
          <w:color w:val="36363d"/>
          <w:sz w:val="28"/>
          <w:szCs w:val="28"/>
          <w:rPrChange w:id="15031"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5FFD8F1B">
        <w:rPr>
          <w:rFonts w:ascii="Times New Roman" w:cs="Times New Roman" w:hAnsi="Times New Roman"/>
          <w:b/>
          <w:bCs/>
          <w:color w:val="36363d"/>
          <w:sz w:val="28"/>
          <w:szCs w:val="28"/>
          <w:rPrChange w:id="15032" w:author="user pc" w:date="2022-03-15T10:14:00Z">
            <w:rPr>
              <w:rFonts w:cs="Calibri" w:hAnsi="Noto Sans Armenian"/>
              <w:b/>
              <w:bCs/>
              <w:color w:val="36363d"/>
            </w:rPr>
          </w:rPrChange>
        </w:rPr>
        <w:t>flask</w:t>
      </w:r>
      <w:r>
        <w:rPr>
          <w:rFonts w:ascii="Times New Roman" w:cs="Times New Roman" w:hAnsi="Times New Roman"/>
          <w:b/>
          <w:bCs/>
          <w:color w:val="36363d"/>
          <w:sz w:val="28"/>
          <w:szCs w:val="28"/>
        </w:rPr>
        <w:t xml:space="preserve"> </w:t>
      </w:r>
      <w:r w:rsidRPr="C3D78ADF">
        <w:rPr>
          <w:rFonts w:ascii="Times New Roman" w:cs="Times New Roman" w:hAnsi="Times New Roman"/>
          <w:b/>
          <w:bCs/>
          <w:color w:val="36363d"/>
          <w:sz w:val="28"/>
          <w:szCs w:val="28"/>
          <w:rPrChange w:id="15033" w:author="user pc" w:date="2022-03-15T10:14:00Z">
            <w:rPr>
              <w:rFonts w:cs="Calibri" w:hAnsi="Noto Sans Armenian"/>
              <w:b/>
              <w:bCs/>
              <w:color w:val="36363d"/>
            </w:rPr>
          </w:rPrChange>
        </w:rPr>
        <w:t>is</w:t>
      </w:r>
      <w:r>
        <w:rPr>
          <w:rFonts w:ascii="Times New Roman" w:cs="Times New Roman" w:hAnsi="Times New Roman"/>
          <w:b/>
          <w:bCs/>
          <w:color w:val="36363d"/>
          <w:sz w:val="28"/>
          <w:szCs w:val="28"/>
        </w:rPr>
        <w:t xml:space="preserve"> neutraliz</w:t>
      </w:r>
      <w:r w:rsidRPr="1B69E39A">
        <w:rPr>
          <w:rFonts w:ascii="Times New Roman" w:cs="Times New Roman" w:hAnsi="Times New Roman"/>
          <w:b/>
          <w:bCs/>
          <w:color w:val="36363d"/>
          <w:sz w:val="28"/>
          <w:szCs w:val="28"/>
          <w:rPrChange w:id="15034" w:author="user pc" w:date="2022-03-15T10:14:00Z">
            <w:rPr>
              <w:rFonts w:cs="Calibri" w:hAnsi="Noto Sans Armenian"/>
              <w:b/>
              <w:bCs/>
              <w:color w:val="36363d"/>
            </w:rPr>
          </w:rPrChange>
        </w:rPr>
        <w:t>ed.</w:t>
      </w:r>
      <w:r>
        <w:rPr>
          <w:rFonts w:ascii="Times New Roman" w:cs="Times New Roman" w:hAnsi="Times New Roman"/>
          <w:b/>
          <w:bCs/>
          <w:color w:val="36363d"/>
          <w:sz w:val="28"/>
          <w:szCs w:val="28"/>
        </w:rPr>
        <w:t xml:space="preserve"> </w:t>
      </w:r>
      <w:r w:rsidRPr="C0E44110">
        <w:rPr>
          <w:rFonts w:ascii="Times New Roman" w:cs="Times New Roman" w:hAnsi="Times New Roman"/>
          <w:b/>
          <w:bCs/>
          <w:color w:val="36363d"/>
          <w:sz w:val="28"/>
          <w:szCs w:val="28"/>
          <w:rPrChange w:id="15035" w:author="user pc" w:date="2022-03-15T10:14:00Z">
            <w:rPr>
              <w:rFonts w:cs="Calibri" w:hAnsi="Noto Sans Armenian"/>
              <w:b/>
              <w:bCs/>
              <w:color w:val="36363d"/>
            </w:rPr>
          </w:rPrChange>
        </w:rPr>
        <w:t>This</w:t>
      </w:r>
      <w:r>
        <w:rPr>
          <w:rFonts w:ascii="Times New Roman" w:cs="Times New Roman" w:hAnsi="Times New Roman"/>
          <w:b/>
          <w:bCs/>
          <w:color w:val="36363d"/>
          <w:sz w:val="28"/>
          <w:szCs w:val="28"/>
        </w:rPr>
        <w:t xml:space="preserve"> </w:t>
      </w:r>
      <w:r w:rsidRPr="6FDA4924">
        <w:rPr>
          <w:rFonts w:ascii="Times New Roman" w:cs="Times New Roman" w:hAnsi="Times New Roman"/>
          <w:b/>
          <w:bCs/>
          <w:color w:val="36363d"/>
          <w:sz w:val="28"/>
          <w:szCs w:val="28"/>
          <w:rPrChange w:id="15036" w:author="user pc" w:date="2022-03-15T10:14:00Z">
            <w:rPr>
              <w:rFonts w:cs="Calibri" w:hAnsi="Noto Sans Armenian"/>
              <w:b/>
              <w:bCs/>
              <w:color w:val="36363d"/>
            </w:rPr>
          </w:rPrChange>
        </w:rPr>
        <w:t>means</w:t>
      </w:r>
      <w:r>
        <w:rPr>
          <w:rFonts w:ascii="Times New Roman" w:cs="Times New Roman" w:hAnsi="Times New Roman"/>
          <w:b/>
          <w:bCs/>
          <w:color w:val="36363d"/>
          <w:sz w:val="28"/>
          <w:szCs w:val="28"/>
        </w:rPr>
        <w:t xml:space="preserve"> </w:t>
      </w:r>
      <w:r w:rsidRPr="ACA86DDC">
        <w:rPr>
          <w:rFonts w:ascii="Times New Roman" w:cs="Times New Roman" w:hAnsi="Times New Roman"/>
          <w:b/>
          <w:bCs/>
          <w:color w:val="36363d"/>
          <w:sz w:val="28"/>
          <w:szCs w:val="28"/>
          <w:rPrChange w:id="15037"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18DEC712">
        <w:rPr>
          <w:rFonts w:ascii="Times New Roman" w:cs="Times New Roman" w:hAnsi="Times New Roman"/>
          <w:b/>
          <w:bCs/>
          <w:color w:val="36363d"/>
          <w:sz w:val="28"/>
          <w:szCs w:val="28"/>
          <w:rPrChange w:id="15038" w:author="user pc" w:date="2022-03-15T10:14:00Z">
            <w:rPr>
              <w:rFonts w:cs="Calibri" w:hAnsi="Noto Sans Armenian"/>
              <w:b/>
              <w:bCs/>
              <w:color w:val="36363d"/>
            </w:rPr>
          </w:rPrChange>
        </w:rPr>
        <w:t>volume</w:t>
      </w:r>
      <w:r>
        <w:rPr>
          <w:rFonts w:ascii="Times New Roman" w:cs="Times New Roman" w:hAnsi="Times New Roman"/>
          <w:b/>
          <w:bCs/>
          <w:color w:val="36363d"/>
          <w:sz w:val="28"/>
          <w:szCs w:val="28"/>
        </w:rPr>
        <w:t xml:space="preserve"> </w:t>
      </w:r>
      <w:r w:rsidRPr="CD1EFFF7">
        <w:rPr>
          <w:rFonts w:ascii="Times New Roman" w:cs="Times New Roman" w:hAnsi="Times New Roman"/>
          <w:b/>
          <w:bCs/>
          <w:color w:val="36363d"/>
          <w:sz w:val="28"/>
          <w:szCs w:val="28"/>
          <w:rPrChange w:id="15039" w:author="user pc" w:date="2022-03-15T10:14:00Z">
            <w:rPr>
              <w:rFonts w:cs="Calibri" w:hAnsi="Noto Sans Armenian"/>
              <w:b/>
              <w:bCs/>
              <w:color w:val="36363d"/>
            </w:rPr>
          </w:rPrChange>
        </w:rPr>
        <w:t>of</w:t>
      </w:r>
      <w:r>
        <w:rPr>
          <w:rFonts w:ascii="Times New Roman" w:cs="Times New Roman" w:hAnsi="Times New Roman"/>
          <w:b/>
          <w:bCs/>
          <w:color w:val="36363d"/>
          <w:sz w:val="28"/>
          <w:szCs w:val="28"/>
        </w:rPr>
        <w:t xml:space="preserve"> </w:t>
      </w:r>
      <w:r w:rsidRPr="18C33943">
        <w:rPr>
          <w:rFonts w:ascii="Times New Roman" w:cs="Times New Roman" w:hAnsi="Times New Roman"/>
          <w:b/>
          <w:bCs/>
          <w:color w:val="36363d"/>
          <w:sz w:val="28"/>
          <w:szCs w:val="28"/>
          <w:rPrChange w:id="15040" w:author="user pc" w:date="2022-03-15T10:14:00Z">
            <w:rPr>
              <w:rFonts w:cs="Calibri" w:hAnsi="Noto Sans Armenian"/>
              <w:b/>
              <w:bCs/>
              <w:color w:val="36363d"/>
            </w:rPr>
          </w:rPrChange>
        </w:rPr>
        <w:t>acid</w:t>
      </w:r>
      <w:r>
        <w:rPr>
          <w:rFonts w:ascii="Times New Roman" w:cs="Times New Roman" w:hAnsi="Times New Roman"/>
          <w:b/>
          <w:bCs/>
          <w:color w:val="36363d"/>
          <w:sz w:val="28"/>
          <w:szCs w:val="28"/>
        </w:rPr>
        <w:t xml:space="preserve"> </w:t>
      </w:r>
      <w:r w:rsidRPr="5F199135">
        <w:rPr>
          <w:rFonts w:ascii="Times New Roman" w:cs="Times New Roman" w:hAnsi="Times New Roman"/>
          <w:b/>
          <w:bCs/>
          <w:color w:val="36363d"/>
          <w:sz w:val="28"/>
          <w:szCs w:val="28"/>
          <w:rPrChange w:id="15041" w:author="user pc" w:date="2022-03-15T10:14:00Z">
            <w:rPr>
              <w:rFonts w:cs="Calibri" w:hAnsi="Noto Sans Armenian"/>
              <w:b/>
              <w:bCs/>
              <w:color w:val="36363d"/>
            </w:rPr>
          </w:rPrChange>
        </w:rPr>
        <w:t>measured</w:t>
      </w:r>
      <w:r>
        <w:rPr>
          <w:rFonts w:ascii="Times New Roman" w:cs="Times New Roman" w:hAnsi="Times New Roman"/>
          <w:b/>
          <w:bCs/>
          <w:color w:val="36363d"/>
          <w:sz w:val="28"/>
          <w:szCs w:val="28"/>
        </w:rPr>
        <w:t xml:space="preserve"> </w:t>
      </w:r>
      <w:r w:rsidRPr="3ED080A4">
        <w:rPr>
          <w:rFonts w:ascii="Times New Roman" w:cs="Times New Roman" w:hAnsi="Times New Roman"/>
          <w:b/>
          <w:bCs/>
          <w:color w:val="36363d"/>
          <w:sz w:val="28"/>
          <w:szCs w:val="28"/>
          <w:rPrChange w:id="15042" w:author="user pc" w:date="2022-03-15T10:14:00Z">
            <w:rPr>
              <w:rFonts w:cs="Calibri" w:hAnsi="Noto Sans Armenian"/>
              <w:b/>
              <w:bCs/>
              <w:color w:val="36363d"/>
            </w:rPr>
          </w:rPrChange>
        </w:rPr>
        <w:t>is</w:t>
      </w:r>
      <w:r>
        <w:rPr>
          <w:rFonts w:ascii="Times New Roman" w:cs="Times New Roman" w:hAnsi="Times New Roman"/>
          <w:b/>
          <w:bCs/>
          <w:color w:val="36363d"/>
          <w:sz w:val="28"/>
          <w:szCs w:val="28"/>
        </w:rPr>
        <w:t xml:space="preserve"> </w:t>
      </w:r>
      <w:r w:rsidRPr="2E9CB6C4">
        <w:rPr>
          <w:rFonts w:ascii="Times New Roman" w:cs="Times New Roman" w:hAnsi="Times New Roman"/>
          <w:b/>
          <w:bCs/>
          <w:color w:val="36363d"/>
          <w:sz w:val="28"/>
          <w:szCs w:val="28"/>
          <w:rPrChange w:id="15043" w:author="user pc" w:date="2022-03-15T10:14:00Z">
            <w:rPr>
              <w:rFonts w:cs="Calibri" w:hAnsi="Noto Sans Armenian"/>
              <w:b/>
              <w:bCs/>
              <w:color w:val="36363d"/>
            </w:rPr>
          </w:rPrChange>
        </w:rPr>
        <w:t>very</w:t>
      </w:r>
      <w:r>
        <w:rPr>
          <w:rFonts w:ascii="Times New Roman" w:cs="Times New Roman" w:hAnsi="Times New Roman"/>
          <w:b/>
          <w:bCs/>
          <w:color w:val="36363d"/>
          <w:sz w:val="28"/>
          <w:szCs w:val="28"/>
        </w:rPr>
        <w:t xml:space="preserve"> </w:t>
      </w:r>
      <w:r w:rsidRPr="362A97D8">
        <w:rPr>
          <w:rFonts w:ascii="Times New Roman" w:cs="Times New Roman" w:hAnsi="Times New Roman"/>
          <w:b/>
          <w:bCs/>
          <w:color w:val="36363d"/>
          <w:sz w:val="28"/>
          <w:szCs w:val="28"/>
          <w:rPrChange w:id="15044" w:author="user pc" w:date="2022-03-15T10:14:00Z">
            <w:rPr>
              <w:rFonts w:cs="Calibri" w:hAnsi="Noto Sans Armenian"/>
              <w:b/>
              <w:bCs/>
              <w:color w:val="36363d"/>
            </w:rPr>
          </w:rPrChange>
        </w:rPr>
        <w:t>close</w:t>
      </w:r>
      <w:r>
        <w:rPr>
          <w:rFonts w:ascii="Times New Roman" w:cs="Times New Roman" w:hAnsi="Times New Roman"/>
          <w:b/>
          <w:bCs/>
          <w:color w:val="36363d"/>
          <w:sz w:val="28"/>
          <w:szCs w:val="28"/>
        </w:rPr>
        <w:t xml:space="preserve"> </w:t>
      </w:r>
      <w:r w:rsidRPr="3B6B1970">
        <w:rPr>
          <w:rFonts w:ascii="Times New Roman" w:cs="Times New Roman" w:hAnsi="Times New Roman"/>
          <w:b/>
          <w:bCs/>
          <w:color w:val="36363d"/>
          <w:sz w:val="28"/>
          <w:szCs w:val="28"/>
          <w:rPrChange w:id="15045" w:author="user pc" w:date="2022-03-15T10:14:00Z">
            <w:rPr>
              <w:rFonts w:cs="Calibri" w:hAnsi="Noto Sans Armenian"/>
              <w:b/>
              <w:bCs/>
              <w:color w:val="36363d"/>
            </w:rPr>
          </w:rPrChange>
        </w:rPr>
        <w:t>to</w:t>
      </w:r>
      <w:r>
        <w:rPr>
          <w:rFonts w:ascii="Times New Roman" w:cs="Times New Roman" w:hAnsi="Times New Roman"/>
          <w:b/>
          <w:bCs/>
          <w:color w:val="36363d"/>
          <w:sz w:val="28"/>
          <w:szCs w:val="28"/>
        </w:rPr>
        <w:t xml:space="preserve"> </w:t>
      </w:r>
      <w:r w:rsidRPr="7E51835F">
        <w:rPr>
          <w:rFonts w:ascii="Times New Roman" w:cs="Times New Roman" w:hAnsi="Times New Roman"/>
          <w:b/>
          <w:bCs/>
          <w:color w:val="36363d"/>
          <w:sz w:val="28"/>
          <w:szCs w:val="28"/>
          <w:rPrChange w:id="15046"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59711D3D">
        <w:rPr>
          <w:rFonts w:ascii="Times New Roman" w:cs="Times New Roman" w:hAnsi="Times New Roman"/>
          <w:b/>
          <w:bCs/>
          <w:color w:val="36363d"/>
          <w:sz w:val="28"/>
          <w:szCs w:val="28"/>
          <w:rPrChange w:id="15047" w:author="user pc" w:date="2022-03-15T10:14:00Z">
            <w:rPr>
              <w:rFonts w:cs="Calibri" w:hAnsi="Noto Sans Armenian"/>
              <w:b/>
              <w:bCs/>
              <w:color w:val="36363d"/>
            </w:rPr>
          </w:rPrChange>
        </w:rPr>
        <w:t>true</w:t>
      </w:r>
      <w:r>
        <w:rPr>
          <w:rFonts w:ascii="Times New Roman" w:cs="Times New Roman" w:hAnsi="Times New Roman"/>
          <w:b/>
          <w:bCs/>
          <w:color w:val="36363d"/>
          <w:sz w:val="28"/>
          <w:szCs w:val="28"/>
        </w:rPr>
        <w:t xml:space="preserve"> </w:t>
      </w:r>
      <w:r w:rsidRPr="3B61A700">
        <w:rPr>
          <w:rFonts w:ascii="Times New Roman" w:cs="Times New Roman" w:hAnsi="Times New Roman"/>
          <w:b/>
          <w:bCs/>
          <w:color w:val="36363d"/>
          <w:sz w:val="28"/>
          <w:szCs w:val="28"/>
          <w:rPrChange w:id="15048" w:author="user pc" w:date="2022-03-15T10:14:00Z">
            <w:rPr>
              <w:rFonts w:cs="Calibri" w:hAnsi="Noto Sans Armenian"/>
              <w:b/>
              <w:bCs/>
              <w:color w:val="36363d"/>
            </w:rPr>
          </w:rPrChange>
        </w:rPr>
        <w:t>value.</w:t>
      </w:r>
      <w:r>
        <w:rPr>
          <w:rFonts w:ascii="Times New Roman" w:cs="Times New Roman" w:hAnsi="Times New Roman"/>
          <w:b/>
          <w:bCs/>
          <w:color w:val="36363d"/>
          <w:sz w:val="28"/>
          <w:szCs w:val="28"/>
        </w:rPr>
        <w:t xml:space="preserve"> </w:t>
      </w:r>
      <w:r w:rsidRPr="69C4A4E1">
        <w:rPr>
          <w:rFonts w:ascii="Times New Roman" w:cs="Times New Roman" w:hAnsi="Times New Roman"/>
          <w:b/>
          <w:bCs/>
          <w:color w:val="36363d"/>
          <w:sz w:val="28"/>
          <w:szCs w:val="28"/>
          <w:rPrChange w:id="15049"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64288636">
        <w:rPr>
          <w:rFonts w:ascii="Times New Roman" w:cs="Times New Roman" w:hAnsi="Times New Roman"/>
          <w:b/>
          <w:bCs/>
          <w:color w:val="36363d"/>
          <w:sz w:val="28"/>
          <w:szCs w:val="28"/>
          <w:rPrChange w:id="15050" w:author="user pc" w:date="2022-03-15T10:14:00Z">
            <w:rPr>
              <w:rFonts w:cs="Calibri" w:hAnsi="Noto Sans Armenian"/>
              <w:b/>
              <w:bCs/>
              <w:color w:val="36363d"/>
            </w:rPr>
          </w:rPrChange>
        </w:rPr>
        <w:t>white</w:t>
      </w:r>
      <w:r>
        <w:rPr>
          <w:rFonts w:ascii="Times New Roman" w:cs="Times New Roman" w:hAnsi="Times New Roman"/>
          <w:b/>
          <w:bCs/>
          <w:color w:val="36363d"/>
          <w:sz w:val="28"/>
          <w:szCs w:val="28"/>
        </w:rPr>
        <w:t xml:space="preserve"> </w:t>
      </w:r>
      <w:r w:rsidRPr="C85AE4D9">
        <w:rPr>
          <w:rFonts w:ascii="Times New Roman" w:cs="Times New Roman" w:hAnsi="Times New Roman"/>
          <w:b/>
          <w:bCs/>
          <w:color w:val="36363d"/>
          <w:sz w:val="28"/>
          <w:szCs w:val="28"/>
          <w:rPrChange w:id="15051" w:author="user pc" w:date="2022-03-15T10:14:00Z">
            <w:rPr>
              <w:rFonts w:cs="Calibri" w:hAnsi="Noto Sans Armenian"/>
              <w:b/>
              <w:bCs/>
              <w:color w:val="36363d"/>
            </w:rPr>
          </w:rPrChange>
        </w:rPr>
        <w:t>tile</w:t>
      </w:r>
      <w:r>
        <w:rPr>
          <w:rFonts w:ascii="Times New Roman" w:cs="Times New Roman" w:hAnsi="Times New Roman"/>
          <w:b/>
          <w:bCs/>
          <w:color w:val="36363d"/>
          <w:sz w:val="28"/>
          <w:szCs w:val="28"/>
        </w:rPr>
        <w:t xml:space="preserve"> </w:t>
      </w:r>
      <w:r w:rsidRPr="75E86BF5">
        <w:rPr>
          <w:rFonts w:ascii="Times New Roman" w:cs="Times New Roman" w:hAnsi="Times New Roman"/>
          <w:b/>
          <w:bCs/>
          <w:color w:val="36363d"/>
          <w:sz w:val="28"/>
          <w:szCs w:val="28"/>
          <w:rPrChange w:id="15052" w:author="user pc" w:date="2022-03-15T10:14:00Z">
            <w:rPr>
              <w:rFonts w:cs="Calibri" w:hAnsi="Noto Sans Armenian"/>
              <w:b/>
              <w:bCs/>
              <w:color w:val="36363d"/>
            </w:rPr>
          </w:rPrChange>
        </w:rPr>
        <w:t>makes</w:t>
      </w:r>
      <w:r>
        <w:rPr>
          <w:rFonts w:ascii="Times New Roman" w:cs="Times New Roman" w:hAnsi="Times New Roman"/>
          <w:b/>
          <w:bCs/>
          <w:color w:val="36363d"/>
          <w:sz w:val="28"/>
          <w:szCs w:val="28"/>
        </w:rPr>
        <w:t xml:space="preserve"> </w:t>
      </w:r>
      <w:r w:rsidRPr="56E7133B">
        <w:rPr>
          <w:rFonts w:ascii="Times New Roman" w:cs="Times New Roman" w:hAnsi="Times New Roman"/>
          <w:b/>
          <w:bCs/>
          <w:color w:val="36363d"/>
          <w:sz w:val="28"/>
          <w:szCs w:val="28"/>
          <w:rPrChange w:id="15053" w:author="user pc" w:date="2022-03-15T10:14:00Z">
            <w:rPr>
              <w:rFonts w:cs="Calibri" w:hAnsi="Noto Sans Armenian"/>
              <w:b/>
              <w:bCs/>
              <w:color w:val="36363d"/>
            </w:rPr>
          </w:rPrChange>
        </w:rPr>
        <w:t>it</w:t>
      </w:r>
      <w:r>
        <w:rPr>
          <w:rFonts w:ascii="Times New Roman" w:cs="Times New Roman" w:hAnsi="Times New Roman"/>
          <w:b/>
          <w:bCs/>
          <w:color w:val="36363d"/>
          <w:sz w:val="28"/>
          <w:szCs w:val="28"/>
        </w:rPr>
        <w:t xml:space="preserve"> </w:t>
      </w:r>
      <w:r w:rsidRPr="3E417603">
        <w:rPr>
          <w:rFonts w:ascii="Times New Roman" w:cs="Times New Roman" w:hAnsi="Times New Roman"/>
          <w:b/>
          <w:bCs/>
          <w:color w:val="36363d"/>
          <w:sz w:val="28"/>
          <w:szCs w:val="28"/>
          <w:rPrChange w:id="15054" w:author="user pc" w:date="2022-03-15T10:14:00Z">
            <w:rPr>
              <w:rFonts w:cs="Calibri" w:hAnsi="Noto Sans Armenian"/>
              <w:b/>
              <w:bCs/>
              <w:color w:val="36363d"/>
            </w:rPr>
          </w:rPrChange>
        </w:rPr>
        <w:t>easier</w:t>
      </w:r>
      <w:r>
        <w:rPr>
          <w:rFonts w:ascii="Times New Roman" w:cs="Times New Roman" w:hAnsi="Times New Roman"/>
          <w:b/>
          <w:bCs/>
          <w:color w:val="36363d"/>
          <w:sz w:val="28"/>
          <w:szCs w:val="28"/>
        </w:rPr>
        <w:t xml:space="preserve"> </w:t>
      </w:r>
      <w:r w:rsidRPr="FAFA5C6F">
        <w:rPr>
          <w:rFonts w:ascii="Times New Roman" w:cs="Times New Roman" w:hAnsi="Times New Roman"/>
          <w:b/>
          <w:bCs/>
          <w:color w:val="36363d"/>
          <w:sz w:val="28"/>
          <w:szCs w:val="28"/>
          <w:rPrChange w:id="15055" w:author="user pc" w:date="2022-03-15T10:14:00Z">
            <w:rPr>
              <w:rFonts w:cs="Calibri" w:hAnsi="Noto Sans Armenian"/>
              <w:b/>
              <w:bCs/>
              <w:color w:val="36363d"/>
            </w:rPr>
          </w:rPrChange>
        </w:rPr>
        <w:t>to</w:t>
      </w:r>
      <w:r>
        <w:rPr>
          <w:rFonts w:ascii="Times New Roman" w:cs="Times New Roman" w:hAnsi="Times New Roman"/>
          <w:b/>
          <w:bCs/>
          <w:color w:val="36363d"/>
          <w:sz w:val="28"/>
          <w:szCs w:val="28"/>
        </w:rPr>
        <w:t xml:space="preserve"> </w:t>
      </w:r>
      <w:r w:rsidRPr="63B51AB3">
        <w:rPr>
          <w:rFonts w:ascii="Times New Roman" w:cs="Times New Roman" w:hAnsi="Times New Roman"/>
          <w:b/>
          <w:bCs/>
          <w:color w:val="36363d"/>
          <w:sz w:val="28"/>
          <w:szCs w:val="28"/>
          <w:rPrChange w:id="15056" w:author="user pc" w:date="2022-03-15T10:14:00Z">
            <w:rPr>
              <w:rFonts w:cs="Calibri" w:hAnsi="Noto Sans Armenian"/>
              <w:b/>
              <w:bCs/>
              <w:color w:val="36363d"/>
            </w:rPr>
          </w:rPrChange>
        </w:rPr>
        <w:t>see</w:t>
      </w:r>
      <w:r>
        <w:rPr>
          <w:rFonts w:ascii="Times New Roman" w:cs="Times New Roman" w:hAnsi="Times New Roman"/>
          <w:b/>
          <w:bCs/>
          <w:color w:val="36363d"/>
          <w:sz w:val="28"/>
          <w:szCs w:val="28"/>
        </w:rPr>
        <w:t xml:space="preserve"> </w:t>
      </w:r>
      <w:r w:rsidRPr="0E7AB26A">
        <w:rPr>
          <w:rFonts w:ascii="Times New Roman" w:cs="Times New Roman" w:hAnsi="Times New Roman"/>
          <w:b/>
          <w:bCs/>
          <w:color w:val="36363d"/>
          <w:sz w:val="28"/>
          <w:szCs w:val="28"/>
          <w:rPrChange w:id="15057"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F6AD03CE">
        <w:rPr>
          <w:rFonts w:ascii="Times New Roman" w:cs="Times New Roman" w:hAnsi="Times New Roman"/>
          <w:b/>
          <w:bCs/>
          <w:color w:val="36363d"/>
          <w:sz w:val="28"/>
          <w:szCs w:val="28"/>
          <w:rPrChange w:id="15058" w:author="user pc" w:date="2022-03-15T10:14:00Z">
            <w:rPr>
              <w:rFonts w:cs="Calibri" w:hAnsi="Noto Sans Armenian"/>
              <w:b/>
              <w:bCs/>
              <w:color w:val="36363d"/>
            </w:rPr>
          </w:rPrChange>
        </w:rPr>
        <w:t>colour</w:t>
      </w:r>
      <w:r>
        <w:rPr>
          <w:rFonts w:ascii="Times New Roman" w:cs="Times New Roman" w:hAnsi="Times New Roman"/>
          <w:b/>
          <w:bCs/>
          <w:color w:val="36363d"/>
          <w:sz w:val="28"/>
          <w:szCs w:val="28"/>
        </w:rPr>
        <w:t xml:space="preserve"> </w:t>
      </w:r>
      <w:r w:rsidRPr="6D221B30">
        <w:rPr>
          <w:rFonts w:ascii="Times New Roman" w:cs="Times New Roman" w:hAnsi="Times New Roman"/>
          <w:b/>
          <w:bCs/>
          <w:color w:val="36363d"/>
          <w:sz w:val="28"/>
          <w:szCs w:val="28"/>
          <w:rPrChange w:id="15059" w:author="user pc" w:date="2022-03-15T10:14:00Z">
            <w:rPr>
              <w:rFonts w:cs="Calibri" w:hAnsi="Noto Sans Armenian"/>
              <w:b/>
              <w:bCs/>
              <w:color w:val="36363d"/>
            </w:rPr>
          </w:rPrChange>
        </w:rPr>
        <w:t>change.</w:t>
      </w:r>
      <w:r>
        <w:rPr>
          <w:rFonts w:ascii="Times New Roman" w:cs="Times New Roman" w:hAnsi="Times New Roman"/>
          <w:b/>
          <w:bCs/>
          <w:color w:val="36363d"/>
          <w:sz w:val="28"/>
          <w:szCs w:val="28"/>
        </w:rPr>
        <w:t xml:space="preserve"> </w:t>
      </w:r>
      <w:r w:rsidRPr="AB1417DF">
        <w:rPr>
          <w:rFonts w:ascii="Times New Roman" w:cs="Times New Roman" w:hAnsi="Times New Roman"/>
          <w:b/>
          <w:bCs/>
          <w:color w:val="36363d"/>
          <w:sz w:val="28"/>
          <w:szCs w:val="28"/>
          <w:rPrChange w:id="15060" w:author="user pc" w:date="2022-03-15T10:14:00Z">
            <w:rPr>
              <w:rFonts w:cs="Calibri" w:hAnsi="Noto Sans Armenian"/>
              <w:b/>
              <w:bCs/>
              <w:color w:val="36363d"/>
            </w:rPr>
          </w:rPrChange>
        </w:rPr>
        <w:t>Misjudging</w:t>
      </w:r>
      <w:r>
        <w:rPr>
          <w:rFonts w:ascii="Times New Roman" w:cs="Times New Roman" w:hAnsi="Times New Roman"/>
          <w:b/>
          <w:bCs/>
          <w:color w:val="36363d"/>
          <w:sz w:val="28"/>
          <w:szCs w:val="28"/>
        </w:rPr>
        <w:t xml:space="preserve"> </w:t>
      </w:r>
      <w:r w:rsidRPr="7D52E4A0">
        <w:rPr>
          <w:rFonts w:ascii="Times New Roman" w:cs="Times New Roman" w:hAnsi="Times New Roman"/>
          <w:b/>
          <w:bCs/>
          <w:color w:val="36363d"/>
          <w:sz w:val="28"/>
          <w:szCs w:val="28"/>
          <w:rPrChange w:id="15061"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8414534E">
        <w:rPr>
          <w:rFonts w:ascii="Times New Roman" w:cs="Times New Roman" w:hAnsi="Times New Roman"/>
          <w:b/>
          <w:bCs/>
          <w:color w:val="36363d"/>
          <w:sz w:val="28"/>
          <w:szCs w:val="28"/>
          <w:rPrChange w:id="15062" w:author="user pc" w:date="2022-03-15T10:14:00Z">
            <w:rPr>
              <w:rFonts w:cs="Calibri" w:hAnsi="Noto Sans Armenian"/>
              <w:b/>
              <w:bCs/>
              <w:color w:val="36363d"/>
            </w:rPr>
          </w:rPrChange>
        </w:rPr>
        <w:t>colour</w:t>
      </w:r>
      <w:r>
        <w:rPr>
          <w:rFonts w:ascii="Times New Roman" w:cs="Times New Roman" w:hAnsi="Times New Roman"/>
          <w:b/>
          <w:bCs/>
          <w:color w:val="36363d"/>
          <w:sz w:val="28"/>
          <w:szCs w:val="28"/>
        </w:rPr>
        <w:t xml:space="preserve"> </w:t>
      </w:r>
      <w:r w:rsidRPr="C092E6D7">
        <w:rPr>
          <w:rFonts w:ascii="Times New Roman" w:cs="Times New Roman" w:hAnsi="Times New Roman"/>
          <w:b/>
          <w:bCs/>
          <w:color w:val="36363d"/>
          <w:sz w:val="28"/>
          <w:szCs w:val="28"/>
          <w:rPrChange w:id="15063" w:author="user pc" w:date="2022-03-15T10:14:00Z">
            <w:rPr>
              <w:rFonts w:cs="Calibri" w:hAnsi="Noto Sans Armenian"/>
              <w:b/>
              <w:bCs/>
              <w:color w:val="36363d"/>
            </w:rPr>
          </w:rPrChange>
        </w:rPr>
        <w:t>change</w:t>
      </w:r>
      <w:r>
        <w:rPr>
          <w:rFonts w:ascii="Times New Roman" w:cs="Times New Roman" w:hAnsi="Times New Roman"/>
          <w:b/>
          <w:bCs/>
          <w:color w:val="36363d"/>
          <w:sz w:val="28"/>
          <w:szCs w:val="28"/>
        </w:rPr>
        <w:t xml:space="preserve"> </w:t>
      </w:r>
      <w:r w:rsidRPr="006BB4E4">
        <w:rPr>
          <w:rFonts w:ascii="Times New Roman" w:cs="Times New Roman" w:hAnsi="Times New Roman"/>
          <w:b/>
          <w:bCs/>
          <w:color w:val="36363d"/>
          <w:sz w:val="28"/>
          <w:szCs w:val="28"/>
          <w:rPrChange w:id="15064" w:author="user pc" w:date="2022-03-15T10:14:00Z">
            <w:rPr>
              <w:rFonts w:cs="Calibri" w:hAnsi="Noto Sans Armenian"/>
              <w:b/>
              <w:bCs/>
              <w:color w:val="36363d"/>
            </w:rPr>
          </w:rPrChange>
        </w:rPr>
        <w:t>could</w:t>
      </w:r>
      <w:r>
        <w:rPr>
          <w:rFonts w:ascii="Times New Roman" w:cs="Times New Roman" w:hAnsi="Times New Roman"/>
          <w:b/>
          <w:bCs/>
          <w:color w:val="36363d"/>
          <w:sz w:val="28"/>
          <w:szCs w:val="28"/>
        </w:rPr>
        <w:t xml:space="preserve"> </w:t>
      </w:r>
      <w:r w:rsidRPr="C9FD93AE">
        <w:rPr>
          <w:rFonts w:ascii="Times New Roman" w:cs="Times New Roman" w:hAnsi="Times New Roman"/>
          <w:b/>
          <w:bCs/>
          <w:color w:val="36363d"/>
          <w:sz w:val="28"/>
          <w:szCs w:val="28"/>
          <w:rPrChange w:id="15065" w:author="user pc" w:date="2022-03-15T10:14:00Z">
            <w:rPr>
              <w:rFonts w:cs="Calibri" w:hAnsi="Noto Sans Armenian"/>
              <w:b/>
              <w:bCs/>
              <w:color w:val="36363d"/>
            </w:rPr>
          </w:rPrChange>
        </w:rPr>
        <w:t>result</w:t>
      </w:r>
      <w:r>
        <w:rPr>
          <w:rFonts w:ascii="Times New Roman" w:cs="Times New Roman" w:hAnsi="Times New Roman"/>
          <w:b/>
          <w:bCs/>
          <w:color w:val="36363d"/>
          <w:sz w:val="28"/>
          <w:szCs w:val="28"/>
        </w:rPr>
        <w:t xml:space="preserve"> </w:t>
      </w:r>
      <w:r w:rsidRPr="A9DA8DAF">
        <w:rPr>
          <w:rFonts w:ascii="Times New Roman" w:cs="Times New Roman" w:hAnsi="Times New Roman"/>
          <w:b/>
          <w:bCs/>
          <w:color w:val="36363d"/>
          <w:sz w:val="28"/>
          <w:szCs w:val="28"/>
          <w:rPrChange w:id="15066" w:author="user pc" w:date="2022-03-15T10:14:00Z">
            <w:rPr>
              <w:rFonts w:cs="Calibri" w:hAnsi="Noto Sans Armenian"/>
              <w:b/>
              <w:bCs/>
              <w:color w:val="36363d"/>
            </w:rPr>
          </w:rPrChange>
        </w:rPr>
        <w:t>in</w:t>
      </w:r>
      <w:r>
        <w:rPr>
          <w:rFonts w:ascii="Times New Roman" w:cs="Times New Roman" w:hAnsi="Times New Roman"/>
          <w:b/>
          <w:bCs/>
          <w:color w:val="36363d"/>
          <w:sz w:val="28"/>
          <w:szCs w:val="28"/>
        </w:rPr>
        <w:t xml:space="preserve"> </w:t>
      </w:r>
      <w:r w:rsidRPr="F9D3491E">
        <w:rPr>
          <w:rFonts w:ascii="Times New Roman" w:cs="Times New Roman" w:hAnsi="Times New Roman"/>
          <w:b/>
          <w:bCs/>
          <w:color w:val="36363d"/>
          <w:sz w:val="28"/>
          <w:szCs w:val="28"/>
          <w:rPrChange w:id="15067" w:author="user pc" w:date="2022-03-15T10:14:00Z">
            <w:rPr>
              <w:rFonts w:cs="Calibri" w:hAnsi="Noto Sans Armenian"/>
              <w:b/>
              <w:bCs/>
              <w:color w:val="36363d"/>
            </w:rPr>
          </w:rPrChange>
        </w:rPr>
        <w:t>a</w:t>
      </w:r>
      <w:r>
        <w:rPr>
          <w:rFonts w:ascii="Times New Roman" w:cs="Times New Roman" w:hAnsi="Times New Roman"/>
          <w:b/>
          <w:bCs/>
          <w:color w:val="36363d"/>
          <w:sz w:val="28"/>
          <w:szCs w:val="28"/>
        </w:rPr>
        <w:t xml:space="preserve"> </w:t>
      </w:r>
      <w:r w:rsidRPr="1D3D0A5F">
        <w:rPr>
          <w:rFonts w:ascii="Times New Roman" w:cs="Times New Roman" w:hAnsi="Times New Roman"/>
          <w:b/>
          <w:bCs/>
          <w:color w:val="36363d"/>
          <w:sz w:val="28"/>
          <w:szCs w:val="28"/>
          <w:rPrChange w:id="15068" w:author="user pc" w:date="2022-03-15T10:14:00Z">
            <w:rPr>
              <w:rFonts w:cs="Calibri" w:hAnsi="Noto Sans Armenian"/>
              <w:b/>
              <w:bCs/>
              <w:color w:val="36363d"/>
            </w:rPr>
          </w:rPrChange>
        </w:rPr>
        <w:t>random</w:t>
      </w:r>
      <w:r>
        <w:rPr>
          <w:rFonts w:ascii="Times New Roman" w:cs="Times New Roman" w:hAnsi="Times New Roman"/>
          <w:b/>
          <w:bCs/>
          <w:color w:val="36363d"/>
          <w:sz w:val="28"/>
          <w:szCs w:val="28"/>
        </w:rPr>
        <w:t xml:space="preserve"> </w:t>
      </w:r>
      <w:r w:rsidRPr="50860594">
        <w:rPr>
          <w:rFonts w:ascii="Times New Roman" w:cs="Times New Roman" w:hAnsi="Times New Roman"/>
          <w:b/>
          <w:bCs/>
          <w:color w:val="36363d"/>
          <w:sz w:val="28"/>
          <w:szCs w:val="28"/>
          <w:rPrChange w:id="15069" w:author="user pc" w:date="2022-03-15T10:14:00Z">
            <w:rPr>
              <w:rFonts w:cs="Calibri" w:hAnsi="Noto Sans Armenian"/>
              <w:b/>
              <w:bCs/>
              <w:color w:val="36363d"/>
            </w:rPr>
          </w:rPrChange>
        </w:rPr>
        <w:t>error.</w:t>
      </w:r>
    </w:p>
    <w:p>
      <w:pPr>
        <w:pStyle w:val="style179"/>
        <w:numPr>
          <w:ilvl w:val="0"/>
          <w:numId w:val="57"/>
        </w:numPr>
        <w:rPr>
          <w:rFonts w:ascii="Times New Roman" w:cs="Times New Roman"/>
          <w:sz w:val="28"/>
          <w:szCs w:val="28"/>
          <w:rPrChange w:id="15070" w:author="user pc" w:date="2022-03-15T10:14:00Z">
            <w:rPr/>
          </w:rPrChange>
        </w:rPr>
      </w:pPr>
      <w:r w:rsidRPr="26E68873">
        <w:rPr>
          <w:rFonts w:ascii="Times New Roman" w:cs="Times New Roman" w:hAnsi="Times New Roman"/>
          <w:color w:val="36363d"/>
          <w:sz w:val="28"/>
          <w:szCs w:val="28"/>
          <w:rPrChange w:id="15071" w:author="user pc" w:date="2022-03-15T10:14:00Z">
            <w:rPr>
              <w:rFonts w:cs="Calibri" w:hAnsi="Noto Sans Armenian"/>
              <w:color w:val="36363d"/>
            </w:rPr>
          </w:rPrChange>
        </w:rPr>
        <w:t>Describe</w:t>
      </w:r>
      <w:r>
        <w:rPr>
          <w:rFonts w:ascii="Times New Roman" w:cs="Times New Roman" w:hAnsi="Times New Roman"/>
          <w:color w:val="36363d"/>
          <w:sz w:val="28"/>
          <w:szCs w:val="28"/>
        </w:rPr>
        <w:t xml:space="preserve"> </w:t>
      </w:r>
      <w:r w:rsidRPr="7D6D94BC">
        <w:rPr>
          <w:rFonts w:ascii="Times New Roman" w:cs="Times New Roman" w:hAnsi="Times New Roman"/>
          <w:color w:val="36363d"/>
          <w:sz w:val="28"/>
          <w:szCs w:val="28"/>
          <w:rPrChange w:id="15072" w:author="user pc" w:date="2022-03-15T10:14:00Z">
            <w:rPr>
              <w:rFonts w:cs="Calibri" w:hAnsi="Noto Sans Armenian"/>
              <w:color w:val="36363d"/>
            </w:rPr>
          </w:rPrChange>
        </w:rPr>
        <w:t>two</w:t>
      </w:r>
      <w:r>
        <w:rPr>
          <w:rFonts w:ascii="Times New Roman" w:cs="Times New Roman" w:hAnsi="Times New Roman"/>
          <w:color w:val="36363d"/>
          <w:sz w:val="28"/>
          <w:szCs w:val="28"/>
        </w:rPr>
        <w:t xml:space="preserve"> </w:t>
      </w:r>
      <w:r w:rsidRPr="FCB7E65B">
        <w:rPr>
          <w:rFonts w:ascii="Times New Roman" w:cs="Times New Roman" w:hAnsi="Times New Roman"/>
          <w:color w:val="36363d"/>
          <w:sz w:val="28"/>
          <w:szCs w:val="28"/>
          <w:rPrChange w:id="15073" w:author="user pc" w:date="2022-03-15T10:14:00Z">
            <w:rPr>
              <w:rFonts w:cs="Calibri" w:hAnsi="Noto Sans Armenian"/>
              <w:color w:val="36363d"/>
            </w:rPr>
          </w:rPrChange>
        </w:rPr>
        <w:t>steps</w:t>
      </w:r>
      <w:r>
        <w:rPr>
          <w:rFonts w:ascii="Times New Roman" w:cs="Times New Roman" w:hAnsi="Times New Roman"/>
          <w:color w:val="36363d"/>
          <w:sz w:val="28"/>
          <w:szCs w:val="28"/>
        </w:rPr>
        <w:t xml:space="preserve"> </w:t>
      </w:r>
      <w:r w:rsidRPr="1F699160">
        <w:rPr>
          <w:rFonts w:ascii="Times New Roman" w:cs="Times New Roman" w:hAnsi="Times New Roman"/>
          <w:color w:val="36363d"/>
          <w:sz w:val="28"/>
          <w:szCs w:val="28"/>
          <w:rPrChange w:id="15074" w:author="user pc" w:date="2022-03-15T10:14:00Z">
            <w:rPr>
              <w:rFonts w:cs="Calibri" w:hAnsi="Noto Sans Armenian"/>
              <w:color w:val="36363d"/>
            </w:rPr>
          </w:rPrChange>
        </w:rPr>
        <w:t>needed</w:t>
      </w:r>
      <w:r>
        <w:rPr>
          <w:rFonts w:ascii="Times New Roman" w:cs="Times New Roman" w:hAnsi="Times New Roman"/>
          <w:color w:val="36363d"/>
          <w:sz w:val="28"/>
          <w:szCs w:val="28"/>
        </w:rPr>
        <w:t xml:space="preserve"> </w:t>
      </w:r>
      <w:r w:rsidRPr="C2ADF7EC">
        <w:rPr>
          <w:rFonts w:ascii="Times New Roman" w:cs="Times New Roman" w:hAnsi="Times New Roman"/>
          <w:color w:val="36363d"/>
          <w:sz w:val="28"/>
          <w:szCs w:val="28"/>
          <w:rPrChange w:id="15075" w:author="user pc" w:date="2022-03-15T10:14:00Z">
            <w:rPr>
              <w:rFonts w:cs="Calibri" w:hAnsi="Noto Sans Armenian"/>
              <w:color w:val="36363d"/>
            </w:rPr>
          </w:rPrChange>
        </w:rPr>
        <w:t>to</w:t>
      </w:r>
      <w:r>
        <w:rPr>
          <w:rFonts w:ascii="Times New Roman" w:cs="Times New Roman" w:hAnsi="Times New Roman"/>
          <w:color w:val="36363d"/>
          <w:sz w:val="28"/>
          <w:szCs w:val="28"/>
        </w:rPr>
        <w:t xml:space="preserve"> </w:t>
      </w:r>
      <w:r w:rsidRPr="6A7B7721">
        <w:rPr>
          <w:rFonts w:ascii="Times New Roman" w:cs="Times New Roman" w:hAnsi="Times New Roman"/>
          <w:color w:val="36363d"/>
          <w:sz w:val="28"/>
          <w:szCs w:val="28"/>
          <w:rPrChange w:id="15076" w:author="user pc" w:date="2022-03-15T10:14:00Z">
            <w:rPr>
              <w:rFonts w:cs="Calibri" w:hAnsi="Noto Sans Armenian"/>
              <w:color w:val="36363d"/>
            </w:rPr>
          </w:rPrChange>
        </w:rPr>
        <w:t>obtain</w:t>
      </w:r>
      <w:r>
        <w:rPr>
          <w:rFonts w:ascii="Times New Roman" w:cs="Times New Roman" w:hAnsi="Times New Roman"/>
          <w:color w:val="36363d"/>
          <w:sz w:val="28"/>
          <w:szCs w:val="28"/>
        </w:rPr>
        <w:t xml:space="preserve"> </w:t>
      </w:r>
      <w:r w:rsidRPr="65A89B21">
        <w:rPr>
          <w:rFonts w:ascii="Times New Roman" w:cs="Times New Roman" w:hAnsi="Times New Roman"/>
          <w:color w:val="36363d"/>
          <w:sz w:val="28"/>
          <w:szCs w:val="28"/>
          <w:rPrChange w:id="15077" w:author="user pc" w:date="2022-03-15T10:14:00Z">
            <w:rPr>
              <w:rFonts w:cs="Calibri" w:hAnsi="Noto Sans Armenian"/>
              <w:color w:val="36363d"/>
            </w:rPr>
          </w:rPrChange>
        </w:rPr>
        <w:t>accurate</w:t>
      </w:r>
      <w:r>
        <w:rPr>
          <w:rFonts w:ascii="Times New Roman" w:cs="Times New Roman" w:hAnsi="Times New Roman"/>
          <w:color w:val="36363d"/>
          <w:sz w:val="28"/>
          <w:szCs w:val="28"/>
        </w:rPr>
        <w:t xml:space="preserve"> </w:t>
      </w:r>
      <w:r w:rsidRPr="737D7CB1">
        <w:rPr>
          <w:rFonts w:ascii="Times New Roman" w:cs="Times New Roman" w:hAnsi="Times New Roman"/>
          <w:color w:val="36363d"/>
          <w:sz w:val="28"/>
          <w:szCs w:val="28"/>
          <w:rPrChange w:id="15078" w:author="user pc" w:date="2022-03-15T10:14:00Z">
            <w:rPr>
              <w:rFonts w:cs="Calibri" w:hAnsi="Noto Sans Armenian"/>
              <w:color w:val="36363d"/>
            </w:rPr>
          </w:rPrChange>
        </w:rPr>
        <w:t>results</w:t>
      </w:r>
      <w:r>
        <w:rPr>
          <w:rFonts w:ascii="Times New Roman" w:cs="Times New Roman" w:hAnsi="Times New Roman"/>
          <w:color w:val="36363d"/>
          <w:sz w:val="28"/>
          <w:szCs w:val="28"/>
        </w:rPr>
        <w:t xml:space="preserve"> </w:t>
      </w:r>
      <w:r w:rsidRPr="94FAD277">
        <w:rPr>
          <w:rFonts w:ascii="Times New Roman" w:cs="Times New Roman" w:hAnsi="Times New Roman"/>
          <w:color w:val="36363d"/>
          <w:sz w:val="28"/>
          <w:szCs w:val="28"/>
          <w:rPrChange w:id="15079" w:author="user pc" w:date="2022-03-15T10:14:00Z">
            <w:rPr>
              <w:rFonts w:cs="Calibri" w:hAnsi="Noto Sans Armenian"/>
              <w:color w:val="36363d"/>
            </w:rPr>
          </w:rPrChange>
        </w:rPr>
        <w:t>during</w:t>
      </w:r>
      <w:r>
        <w:rPr>
          <w:rFonts w:ascii="Times New Roman" w:cs="Times New Roman" w:hAnsi="Times New Roman"/>
          <w:color w:val="36363d"/>
          <w:sz w:val="28"/>
          <w:szCs w:val="28"/>
        </w:rPr>
        <w:t xml:space="preserve"> </w:t>
      </w:r>
      <w:r w:rsidRPr="99F8888A">
        <w:rPr>
          <w:rFonts w:ascii="Times New Roman" w:cs="Times New Roman" w:hAnsi="Times New Roman"/>
          <w:color w:val="36363d"/>
          <w:sz w:val="28"/>
          <w:szCs w:val="28"/>
          <w:rPrChange w:id="15080" w:author="user pc" w:date="2022-03-15T10:14:00Z">
            <w:rPr>
              <w:rFonts w:cs="Calibri" w:hAnsi="Noto Sans Armenian"/>
              <w:color w:val="36363d"/>
            </w:rPr>
          </w:rPrChange>
        </w:rPr>
        <w:t>titration.</w:t>
      </w:r>
    </w:p>
    <w:p>
      <w:pPr>
        <w:pStyle w:val="style0"/>
        <w:rPr>
          <w:rFonts w:ascii="Times New Roman" w:cs="Times New Roman"/>
          <w:sz w:val="28"/>
          <w:szCs w:val="28"/>
          <w:rPrChange w:id="15081" w:author="user pc" w:date="2022-03-15T10:14:00Z">
            <w:rPr/>
          </w:rPrChange>
        </w:rPr>
      </w:pPr>
      <w:r w:rsidRPr="7D8EBA2D">
        <w:rPr>
          <w:rFonts w:ascii="Times New Roman" w:cs="Times New Roman" w:hAnsi="Times New Roman"/>
          <w:b/>
          <w:bCs/>
          <w:color w:val="36363d"/>
          <w:sz w:val="28"/>
          <w:szCs w:val="28"/>
          <w:rPrChange w:id="15082" w:author="user pc" w:date="2022-03-15T10:14:00Z">
            <w:rPr>
              <w:rFonts w:cs="Calibri" w:hAnsi="Noto Sans Armenian"/>
              <w:b/>
              <w:bCs/>
              <w:color w:val="36363d"/>
            </w:rPr>
          </w:rPrChange>
        </w:rPr>
        <w:t>Ans.</w:t>
      </w:r>
      <w:r>
        <w:rPr>
          <w:rFonts w:ascii="Times New Roman" w:cs="Times New Roman" w:hAnsi="Times New Roman"/>
          <w:b/>
          <w:bCs/>
          <w:color w:val="36363d"/>
          <w:sz w:val="28"/>
          <w:szCs w:val="28"/>
        </w:rPr>
        <w:t xml:space="preserve"> </w:t>
      </w:r>
      <w:r w:rsidRPr="0D061555">
        <w:rPr>
          <w:rFonts w:ascii="Times New Roman" w:cs="Times New Roman" w:hAnsi="Times New Roman"/>
          <w:b/>
          <w:bCs/>
          <w:color w:val="36363d"/>
          <w:sz w:val="28"/>
          <w:szCs w:val="28"/>
          <w:rPrChange w:id="15083" w:author="user pc" w:date="2022-03-15T10:14:00Z">
            <w:rPr>
              <w:rFonts w:cs="Calibri" w:hAnsi="Noto Sans Armenian"/>
              <w:b/>
              <w:bCs/>
              <w:color w:val="36363d"/>
            </w:rPr>
          </w:rPrChange>
        </w:rPr>
        <w:t>Take</w:t>
      </w:r>
      <w:r>
        <w:rPr>
          <w:rFonts w:ascii="Times New Roman" w:cs="Times New Roman" w:hAnsi="Times New Roman"/>
          <w:b/>
          <w:bCs/>
          <w:color w:val="36363d"/>
          <w:sz w:val="28"/>
          <w:szCs w:val="28"/>
        </w:rPr>
        <w:t xml:space="preserve"> </w:t>
      </w:r>
      <w:r w:rsidRPr="5BC68F34">
        <w:rPr>
          <w:rFonts w:ascii="Times New Roman" w:cs="Times New Roman" w:hAnsi="Times New Roman"/>
          <w:b/>
          <w:bCs/>
          <w:color w:val="36363d"/>
          <w:sz w:val="28"/>
          <w:szCs w:val="28"/>
          <w:rPrChange w:id="15084"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3AAC85E3">
        <w:rPr>
          <w:rFonts w:ascii="Times New Roman" w:cs="Times New Roman" w:hAnsi="Times New Roman"/>
          <w:b/>
          <w:bCs/>
          <w:color w:val="36363d"/>
          <w:sz w:val="28"/>
          <w:szCs w:val="28"/>
          <w:rPrChange w:id="15085" w:author="user pc" w:date="2022-03-15T10:14:00Z">
            <w:rPr>
              <w:rFonts w:cs="Calibri" w:hAnsi="Noto Sans Armenian"/>
              <w:b/>
              <w:bCs/>
              <w:color w:val="36363d"/>
            </w:rPr>
          </w:rPrChange>
        </w:rPr>
        <w:t>readings</w:t>
      </w:r>
      <w:r>
        <w:rPr>
          <w:rFonts w:ascii="Times New Roman" w:cs="Times New Roman" w:hAnsi="Times New Roman"/>
          <w:b/>
          <w:bCs/>
          <w:color w:val="36363d"/>
          <w:sz w:val="28"/>
          <w:szCs w:val="28"/>
        </w:rPr>
        <w:t xml:space="preserve"> </w:t>
      </w:r>
      <w:r w:rsidRPr="1FEB7480">
        <w:rPr>
          <w:rFonts w:ascii="Times New Roman" w:cs="Times New Roman" w:hAnsi="Times New Roman"/>
          <w:b/>
          <w:bCs/>
          <w:color w:val="36363d"/>
          <w:sz w:val="28"/>
          <w:szCs w:val="28"/>
          <w:rPrChange w:id="15086" w:author="user pc" w:date="2022-03-15T10:14:00Z">
            <w:rPr>
              <w:rFonts w:cs="Calibri" w:hAnsi="Noto Sans Armenian"/>
              <w:b/>
              <w:bCs/>
              <w:color w:val="36363d"/>
            </w:rPr>
          </w:rPrChange>
        </w:rPr>
        <w:t>from</w:t>
      </w:r>
      <w:r>
        <w:rPr>
          <w:rFonts w:ascii="Times New Roman" w:cs="Times New Roman" w:hAnsi="Times New Roman"/>
          <w:b/>
          <w:bCs/>
          <w:color w:val="36363d"/>
          <w:sz w:val="28"/>
          <w:szCs w:val="28"/>
        </w:rPr>
        <w:t xml:space="preserve"> </w:t>
      </w:r>
      <w:r w:rsidRPr="35670DC8">
        <w:rPr>
          <w:rFonts w:ascii="Times New Roman" w:cs="Times New Roman" w:hAnsi="Times New Roman"/>
          <w:b/>
          <w:bCs/>
          <w:color w:val="36363d"/>
          <w:sz w:val="28"/>
          <w:szCs w:val="28"/>
          <w:rPrChange w:id="15087"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B7514E3F">
        <w:rPr>
          <w:rFonts w:ascii="Times New Roman" w:cs="Times New Roman" w:hAnsi="Times New Roman"/>
          <w:b/>
          <w:bCs/>
          <w:color w:val="36363d"/>
          <w:sz w:val="28"/>
          <w:szCs w:val="28"/>
          <w:rPrChange w:id="15088" w:author="user pc" w:date="2022-03-15T10:14:00Z">
            <w:rPr>
              <w:rFonts w:cs="Calibri" w:hAnsi="Noto Sans Armenian"/>
              <w:b/>
              <w:bCs/>
              <w:color w:val="36363d"/>
            </w:rPr>
          </w:rPrChange>
        </w:rPr>
        <w:t>bottom</w:t>
      </w:r>
      <w:r>
        <w:rPr>
          <w:rFonts w:ascii="Times New Roman" w:cs="Times New Roman" w:hAnsi="Times New Roman"/>
          <w:b/>
          <w:bCs/>
          <w:color w:val="36363d"/>
          <w:sz w:val="28"/>
          <w:szCs w:val="28"/>
        </w:rPr>
        <w:t xml:space="preserve"> </w:t>
      </w:r>
      <w:r w:rsidRPr="350660D2">
        <w:rPr>
          <w:rFonts w:ascii="Times New Roman" w:cs="Times New Roman" w:hAnsi="Times New Roman"/>
          <w:b/>
          <w:bCs/>
          <w:color w:val="36363d"/>
          <w:sz w:val="28"/>
          <w:szCs w:val="28"/>
          <w:rPrChange w:id="15089" w:author="user pc" w:date="2022-03-15T10:14:00Z">
            <w:rPr>
              <w:rFonts w:cs="Calibri" w:hAnsi="Noto Sans Armenian"/>
              <w:b/>
              <w:bCs/>
              <w:color w:val="36363d"/>
            </w:rPr>
          </w:rPrChange>
        </w:rPr>
        <w:t>of</w:t>
      </w:r>
      <w:r>
        <w:rPr>
          <w:rFonts w:ascii="Times New Roman" w:cs="Times New Roman" w:hAnsi="Times New Roman"/>
          <w:b/>
          <w:bCs/>
          <w:color w:val="36363d"/>
          <w:sz w:val="28"/>
          <w:szCs w:val="28"/>
        </w:rPr>
        <w:t xml:space="preserve"> </w:t>
      </w:r>
      <w:r w:rsidRPr="D23365A5">
        <w:rPr>
          <w:rFonts w:ascii="Times New Roman" w:cs="Times New Roman" w:hAnsi="Times New Roman"/>
          <w:b/>
          <w:bCs/>
          <w:color w:val="36363d"/>
          <w:sz w:val="28"/>
          <w:szCs w:val="28"/>
          <w:rPrChange w:id="15090"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6CF88E0A">
        <w:rPr>
          <w:rFonts w:ascii="Times New Roman" w:cs="Times New Roman" w:hAnsi="Times New Roman"/>
          <w:b/>
          <w:bCs/>
          <w:color w:val="36363d"/>
          <w:sz w:val="28"/>
          <w:szCs w:val="28"/>
          <w:rPrChange w:id="15091" w:author="user pc" w:date="2022-03-15T10:14:00Z">
            <w:rPr>
              <w:rFonts w:cs="Calibri" w:hAnsi="Noto Sans Armenian"/>
              <w:b/>
              <w:bCs/>
              <w:color w:val="36363d"/>
            </w:rPr>
          </w:rPrChange>
        </w:rPr>
        <w:t>meniscus.</w:t>
      </w:r>
      <w:r>
        <w:rPr>
          <w:rFonts w:ascii="Times New Roman" w:cs="Times New Roman" w:hAnsi="Times New Roman"/>
          <w:b/>
          <w:bCs/>
          <w:color w:val="36363d"/>
          <w:sz w:val="28"/>
          <w:szCs w:val="28"/>
        </w:rPr>
        <w:t xml:space="preserve"> </w:t>
      </w:r>
      <w:r w:rsidRPr="7BA9498E">
        <w:rPr>
          <w:rFonts w:ascii="Times New Roman" w:cs="Times New Roman" w:hAnsi="Times New Roman"/>
          <w:b/>
          <w:bCs/>
          <w:color w:val="36363d"/>
          <w:sz w:val="28"/>
          <w:szCs w:val="28"/>
          <w:rPrChange w:id="15092" w:author="user pc" w:date="2022-03-15T10:14:00Z">
            <w:rPr>
              <w:rFonts w:cs="Calibri" w:hAnsi="Noto Sans Armenian"/>
              <w:b/>
              <w:bCs/>
              <w:color w:val="36363d"/>
            </w:rPr>
          </w:rPrChange>
        </w:rPr>
        <w:t>Near</w:t>
      </w:r>
      <w:r>
        <w:rPr>
          <w:rFonts w:ascii="Times New Roman" w:cs="Times New Roman" w:hAnsi="Times New Roman"/>
          <w:b/>
          <w:bCs/>
          <w:color w:val="36363d"/>
          <w:sz w:val="28"/>
          <w:szCs w:val="28"/>
        </w:rPr>
        <w:t xml:space="preserve"> </w:t>
      </w:r>
      <w:r w:rsidRPr="A369C08E">
        <w:rPr>
          <w:rFonts w:ascii="Times New Roman" w:cs="Times New Roman" w:hAnsi="Times New Roman"/>
          <w:b/>
          <w:bCs/>
          <w:color w:val="36363d"/>
          <w:sz w:val="28"/>
          <w:szCs w:val="28"/>
          <w:rPrChange w:id="15093" w:author="user pc" w:date="2022-03-15T10:14:00Z">
            <w:rPr>
              <w:rFonts w:cs="Calibri" w:hAnsi="Noto Sans Armenian"/>
              <w:b/>
              <w:bCs/>
              <w:color w:val="36363d"/>
            </w:rPr>
          </w:rPrChange>
        </w:rPr>
        <w:t>to</w:t>
      </w:r>
      <w:r>
        <w:rPr>
          <w:rFonts w:ascii="Times New Roman" w:cs="Times New Roman" w:hAnsi="Times New Roman"/>
          <w:b/>
          <w:bCs/>
          <w:color w:val="36363d"/>
          <w:sz w:val="28"/>
          <w:szCs w:val="28"/>
        </w:rPr>
        <w:t xml:space="preserve"> </w:t>
      </w:r>
      <w:r w:rsidRPr="0D791763">
        <w:rPr>
          <w:rFonts w:ascii="Times New Roman" w:cs="Times New Roman" w:hAnsi="Times New Roman"/>
          <w:b/>
          <w:bCs/>
          <w:color w:val="36363d"/>
          <w:sz w:val="28"/>
          <w:szCs w:val="28"/>
          <w:rPrChange w:id="15094"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42A7FD81">
        <w:rPr>
          <w:rFonts w:ascii="Times New Roman" w:cs="Times New Roman" w:hAnsi="Times New Roman"/>
          <w:b/>
          <w:bCs/>
          <w:color w:val="36363d"/>
          <w:sz w:val="28"/>
          <w:szCs w:val="28"/>
          <w:rPrChange w:id="15095" w:author="user pc" w:date="2022-03-15T10:14:00Z">
            <w:rPr>
              <w:rFonts w:cs="Calibri" w:hAnsi="Noto Sans Armenian"/>
              <w:b/>
              <w:bCs/>
              <w:color w:val="36363d"/>
            </w:rPr>
          </w:rPrChange>
        </w:rPr>
        <w:t>end-point,</w:t>
      </w:r>
      <w:r>
        <w:rPr>
          <w:rFonts w:ascii="Times New Roman" w:cs="Times New Roman" w:hAnsi="Times New Roman"/>
          <w:b/>
          <w:bCs/>
          <w:color w:val="36363d"/>
          <w:sz w:val="28"/>
          <w:szCs w:val="28"/>
        </w:rPr>
        <w:t xml:space="preserve"> </w:t>
      </w:r>
      <w:r w:rsidRPr="E72C63F1">
        <w:rPr>
          <w:rFonts w:ascii="Times New Roman" w:cs="Times New Roman" w:hAnsi="Times New Roman"/>
          <w:b/>
          <w:bCs/>
          <w:color w:val="36363d"/>
          <w:sz w:val="28"/>
          <w:szCs w:val="28"/>
          <w:rPrChange w:id="15096" w:author="user pc" w:date="2022-03-15T10:14:00Z">
            <w:rPr>
              <w:rFonts w:cs="Calibri" w:hAnsi="Noto Sans Armenian"/>
              <w:b/>
              <w:bCs/>
              <w:color w:val="36363d"/>
            </w:rPr>
          </w:rPrChange>
        </w:rPr>
        <w:t>rinse</w:t>
      </w:r>
      <w:r>
        <w:rPr>
          <w:rFonts w:ascii="Times New Roman" w:cs="Times New Roman" w:hAnsi="Times New Roman"/>
          <w:b/>
          <w:bCs/>
          <w:color w:val="36363d"/>
          <w:sz w:val="28"/>
          <w:szCs w:val="28"/>
        </w:rPr>
        <w:t xml:space="preserve"> </w:t>
      </w:r>
      <w:r w:rsidRPr="D9C381A0">
        <w:rPr>
          <w:rFonts w:ascii="Times New Roman" w:cs="Times New Roman" w:hAnsi="Times New Roman"/>
          <w:b/>
          <w:bCs/>
          <w:color w:val="36363d"/>
          <w:sz w:val="28"/>
          <w:szCs w:val="28"/>
          <w:rPrChange w:id="15097"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4418281A">
        <w:rPr>
          <w:rFonts w:ascii="Times New Roman" w:cs="Times New Roman" w:hAnsi="Times New Roman"/>
          <w:b/>
          <w:bCs/>
          <w:color w:val="36363d"/>
          <w:sz w:val="28"/>
          <w:szCs w:val="28"/>
          <w:rPrChange w:id="15098" w:author="user pc" w:date="2022-03-15T10:14:00Z">
            <w:rPr>
              <w:rFonts w:cs="Calibri" w:hAnsi="Noto Sans Armenian"/>
              <w:b/>
              <w:bCs/>
              <w:color w:val="36363d"/>
            </w:rPr>
          </w:rPrChange>
        </w:rPr>
        <w:t>inside</w:t>
      </w:r>
      <w:r>
        <w:rPr>
          <w:rFonts w:ascii="Times New Roman" w:cs="Times New Roman" w:hAnsi="Times New Roman"/>
          <w:b/>
          <w:bCs/>
          <w:color w:val="36363d"/>
          <w:sz w:val="28"/>
          <w:szCs w:val="28"/>
        </w:rPr>
        <w:t xml:space="preserve"> </w:t>
      </w:r>
      <w:r w:rsidRPr="DA28B831">
        <w:rPr>
          <w:rFonts w:ascii="Times New Roman" w:cs="Times New Roman" w:hAnsi="Times New Roman"/>
          <w:b/>
          <w:bCs/>
          <w:color w:val="36363d"/>
          <w:sz w:val="28"/>
          <w:szCs w:val="28"/>
          <w:rPrChange w:id="15099" w:author="user pc" w:date="2022-03-15T10:14:00Z">
            <w:rPr>
              <w:rFonts w:cs="Calibri" w:hAnsi="Noto Sans Armenian"/>
              <w:b/>
              <w:bCs/>
              <w:color w:val="36363d"/>
            </w:rPr>
          </w:rPrChange>
        </w:rPr>
        <w:t>of</w:t>
      </w:r>
      <w:r>
        <w:rPr>
          <w:rFonts w:ascii="Times New Roman" w:cs="Times New Roman" w:hAnsi="Times New Roman"/>
          <w:b/>
          <w:bCs/>
          <w:color w:val="36363d"/>
          <w:sz w:val="28"/>
          <w:szCs w:val="28"/>
        </w:rPr>
        <w:t xml:space="preserve"> </w:t>
      </w:r>
      <w:r w:rsidRPr="4697BB86">
        <w:rPr>
          <w:rFonts w:ascii="Times New Roman" w:cs="Times New Roman" w:hAnsi="Times New Roman"/>
          <w:b/>
          <w:bCs/>
          <w:color w:val="36363d"/>
          <w:sz w:val="28"/>
          <w:szCs w:val="28"/>
          <w:rPrChange w:id="15100"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A1780E66">
        <w:rPr>
          <w:rFonts w:ascii="Times New Roman" w:cs="Times New Roman" w:hAnsi="Times New Roman"/>
          <w:b/>
          <w:bCs/>
          <w:color w:val="36363d"/>
          <w:sz w:val="28"/>
          <w:szCs w:val="28"/>
          <w:rPrChange w:id="15101" w:author="user pc" w:date="2022-03-15T10:14:00Z">
            <w:rPr>
              <w:rFonts w:cs="Calibri" w:hAnsi="Noto Sans Armenian"/>
              <w:b/>
              <w:bCs/>
              <w:color w:val="36363d"/>
            </w:rPr>
          </w:rPrChange>
        </w:rPr>
        <w:t>flask</w:t>
      </w:r>
      <w:r>
        <w:rPr>
          <w:rFonts w:ascii="Times New Roman" w:cs="Times New Roman" w:hAnsi="Times New Roman"/>
          <w:b/>
          <w:bCs/>
          <w:color w:val="36363d"/>
          <w:sz w:val="28"/>
          <w:szCs w:val="28"/>
        </w:rPr>
        <w:t xml:space="preserve"> </w:t>
      </w:r>
      <w:r w:rsidRPr="C82497BF">
        <w:rPr>
          <w:rFonts w:ascii="Times New Roman" w:cs="Times New Roman" w:hAnsi="Times New Roman"/>
          <w:b/>
          <w:bCs/>
          <w:color w:val="36363d"/>
          <w:sz w:val="28"/>
          <w:szCs w:val="28"/>
          <w:rPrChange w:id="15102" w:author="user pc" w:date="2022-03-15T10:14:00Z">
            <w:rPr>
              <w:rFonts w:cs="Calibri" w:hAnsi="Noto Sans Armenian"/>
              <w:b/>
              <w:bCs/>
              <w:color w:val="36363d"/>
            </w:rPr>
          </w:rPrChange>
        </w:rPr>
        <w:t>with</w:t>
      </w:r>
      <w:r>
        <w:rPr>
          <w:rFonts w:ascii="Times New Roman" w:cs="Times New Roman" w:hAnsi="Times New Roman"/>
          <w:b/>
          <w:bCs/>
          <w:color w:val="36363d"/>
          <w:sz w:val="28"/>
          <w:szCs w:val="28"/>
        </w:rPr>
        <w:t xml:space="preserve"> </w:t>
      </w:r>
      <w:r w:rsidRPr="80397172">
        <w:rPr>
          <w:rFonts w:ascii="Times New Roman" w:cs="Times New Roman" w:hAnsi="Times New Roman"/>
          <w:b/>
          <w:bCs/>
          <w:color w:val="36363d"/>
          <w:sz w:val="28"/>
          <w:szCs w:val="28"/>
          <w:rPrChange w:id="15103" w:author="user pc" w:date="2022-03-15T10:14:00Z">
            <w:rPr>
              <w:rFonts w:cs="Calibri" w:hAnsi="Noto Sans Armenian"/>
              <w:b/>
              <w:bCs/>
              <w:color w:val="36363d"/>
            </w:rPr>
          </w:rPrChange>
        </w:rPr>
        <w:t>distilled</w:t>
      </w:r>
      <w:r>
        <w:rPr>
          <w:rFonts w:ascii="Times New Roman" w:cs="Times New Roman" w:hAnsi="Times New Roman"/>
          <w:b/>
          <w:bCs/>
          <w:color w:val="36363d"/>
          <w:sz w:val="28"/>
          <w:szCs w:val="28"/>
        </w:rPr>
        <w:t xml:space="preserve"> </w:t>
      </w:r>
      <w:r w:rsidRPr="8330685B">
        <w:rPr>
          <w:rFonts w:ascii="Times New Roman" w:cs="Times New Roman" w:hAnsi="Times New Roman"/>
          <w:b/>
          <w:bCs/>
          <w:color w:val="36363d"/>
          <w:sz w:val="28"/>
          <w:szCs w:val="28"/>
          <w:rPrChange w:id="15104" w:author="user pc" w:date="2022-03-15T10:14:00Z">
            <w:rPr>
              <w:rFonts w:cs="Calibri" w:hAnsi="Noto Sans Armenian"/>
              <w:b/>
              <w:bCs/>
              <w:color w:val="36363d"/>
            </w:rPr>
          </w:rPrChange>
        </w:rPr>
        <w:t>water</w:t>
      </w:r>
      <w:r>
        <w:rPr>
          <w:rFonts w:ascii="Times New Roman" w:cs="Times New Roman" w:hAnsi="Times New Roman"/>
          <w:b/>
          <w:bCs/>
          <w:color w:val="36363d"/>
          <w:sz w:val="28"/>
          <w:szCs w:val="28"/>
        </w:rPr>
        <w:t xml:space="preserve"> </w:t>
      </w:r>
      <w:r w:rsidRPr="5333E2DE">
        <w:rPr>
          <w:rFonts w:ascii="Times New Roman" w:cs="Times New Roman" w:hAnsi="Times New Roman"/>
          <w:b/>
          <w:bCs/>
          <w:color w:val="36363d"/>
          <w:sz w:val="28"/>
          <w:szCs w:val="28"/>
          <w:rPrChange w:id="15105" w:author="user pc" w:date="2022-03-15T10:14:00Z">
            <w:rPr>
              <w:rFonts w:cs="Calibri" w:hAnsi="Noto Sans Armenian"/>
              <w:b/>
              <w:bCs/>
              <w:color w:val="36363d"/>
            </w:rPr>
          </w:rPrChange>
        </w:rPr>
        <w:t>and</w:t>
      </w:r>
      <w:r>
        <w:rPr>
          <w:rFonts w:ascii="Times New Roman" w:cs="Times New Roman" w:hAnsi="Times New Roman"/>
          <w:b/>
          <w:bCs/>
          <w:color w:val="36363d"/>
          <w:sz w:val="28"/>
          <w:szCs w:val="28"/>
        </w:rPr>
        <w:t xml:space="preserve"> </w:t>
      </w:r>
      <w:r w:rsidRPr="7F136124">
        <w:rPr>
          <w:rFonts w:ascii="Times New Roman" w:cs="Times New Roman" w:hAnsi="Times New Roman"/>
          <w:b/>
          <w:bCs/>
          <w:color w:val="36363d"/>
          <w:sz w:val="28"/>
          <w:szCs w:val="28"/>
          <w:rPrChange w:id="15106" w:author="user pc" w:date="2022-03-15T10:14:00Z">
            <w:rPr>
              <w:rFonts w:cs="Calibri" w:hAnsi="Noto Sans Armenian"/>
              <w:b/>
              <w:bCs/>
              <w:color w:val="36363d"/>
            </w:rPr>
          </w:rPrChange>
        </w:rPr>
        <w:t>add</w:t>
      </w:r>
      <w:r>
        <w:rPr>
          <w:rFonts w:ascii="Times New Roman" w:cs="Times New Roman" w:hAnsi="Times New Roman"/>
          <w:b/>
          <w:bCs/>
          <w:color w:val="36363d"/>
          <w:sz w:val="28"/>
          <w:szCs w:val="28"/>
        </w:rPr>
        <w:t xml:space="preserve"> </w:t>
      </w:r>
      <w:r w:rsidRPr="E5D08DE2">
        <w:rPr>
          <w:rFonts w:ascii="Times New Roman" w:cs="Times New Roman" w:hAnsi="Times New Roman"/>
          <w:b/>
          <w:bCs/>
          <w:color w:val="36363d"/>
          <w:sz w:val="28"/>
          <w:szCs w:val="28"/>
          <w:rPrChange w:id="15107" w:author="user pc" w:date="2022-03-15T10:14:00Z">
            <w:rPr>
              <w:rFonts w:cs="Calibri" w:hAnsi="Noto Sans Armenian"/>
              <w:b/>
              <w:bCs/>
              <w:color w:val="36363d"/>
            </w:rPr>
          </w:rPrChange>
        </w:rPr>
        <w:t>the</w:t>
      </w:r>
      <w:r>
        <w:rPr>
          <w:rFonts w:ascii="Times New Roman" w:cs="Times New Roman" w:hAnsi="Times New Roman"/>
          <w:b/>
          <w:bCs/>
          <w:color w:val="36363d"/>
          <w:sz w:val="28"/>
          <w:szCs w:val="28"/>
        </w:rPr>
        <w:t xml:space="preserve"> </w:t>
      </w:r>
      <w:r w:rsidRPr="B2670158">
        <w:rPr>
          <w:rFonts w:ascii="Times New Roman" w:cs="Times New Roman" w:hAnsi="Times New Roman"/>
          <w:b/>
          <w:bCs/>
          <w:color w:val="36363d"/>
          <w:sz w:val="28"/>
          <w:szCs w:val="28"/>
          <w:rPrChange w:id="15108" w:author="user pc" w:date="2022-03-15T10:14:00Z">
            <w:rPr>
              <w:rFonts w:cs="Calibri" w:hAnsi="Noto Sans Armenian"/>
              <w:b/>
              <w:bCs/>
              <w:color w:val="36363d"/>
            </w:rPr>
          </w:rPrChange>
        </w:rPr>
        <w:t>acid</w:t>
      </w:r>
      <w:r>
        <w:rPr>
          <w:rFonts w:ascii="Times New Roman" w:cs="Times New Roman" w:hAnsi="Times New Roman"/>
          <w:b/>
          <w:bCs/>
          <w:color w:val="36363d"/>
          <w:sz w:val="28"/>
          <w:szCs w:val="28"/>
        </w:rPr>
        <w:t xml:space="preserve"> </w:t>
      </w:r>
      <w:r w:rsidRPr="231FF9C5">
        <w:rPr>
          <w:rFonts w:ascii="Times New Roman" w:cs="Times New Roman" w:hAnsi="Times New Roman"/>
          <w:b/>
          <w:bCs/>
          <w:color w:val="36363d"/>
          <w:sz w:val="28"/>
          <w:szCs w:val="28"/>
          <w:rPrChange w:id="15109" w:author="user pc" w:date="2022-03-15T10:14:00Z">
            <w:rPr>
              <w:rFonts w:cs="Calibri" w:hAnsi="Noto Sans Armenian"/>
              <w:b/>
              <w:bCs/>
              <w:color w:val="36363d"/>
            </w:rPr>
          </w:rPrChange>
        </w:rPr>
        <w:t>drop</w:t>
      </w:r>
      <w:r>
        <w:rPr>
          <w:rFonts w:ascii="Times New Roman" w:cs="Times New Roman" w:hAnsi="Times New Roman"/>
          <w:b/>
          <w:bCs/>
          <w:color w:val="36363d"/>
          <w:sz w:val="28"/>
          <w:szCs w:val="28"/>
        </w:rPr>
        <w:t xml:space="preserve"> </w:t>
      </w:r>
      <w:r w:rsidRPr="547CE37C">
        <w:rPr>
          <w:rFonts w:ascii="Times New Roman" w:cs="Times New Roman" w:hAnsi="Times New Roman"/>
          <w:b/>
          <w:bCs/>
          <w:color w:val="36363d"/>
          <w:sz w:val="28"/>
          <w:szCs w:val="28"/>
          <w:rPrChange w:id="15110" w:author="user pc" w:date="2022-03-15T10:14:00Z">
            <w:rPr>
              <w:rFonts w:cs="Calibri" w:hAnsi="Noto Sans Armenian"/>
              <w:b/>
              <w:bCs/>
              <w:color w:val="36363d"/>
            </w:rPr>
          </w:rPrChange>
        </w:rPr>
        <w:t>by</w:t>
      </w:r>
      <w:r>
        <w:rPr>
          <w:rFonts w:ascii="Times New Roman" w:cs="Times New Roman" w:hAnsi="Times New Roman"/>
          <w:b/>
          <w:bCs/>
          <w:color w:val="36363d"/>
          <w:sz w:val="28"/>
          <w:szCs w:val="28"/>
        </w:rPr>
        <w:t xml:space="preserve"> </w:t>
      </w:r>
      <w:r w:rsidRPr="655FA89C">
        <w:rPr>
          <w:rFonts w:ascii="Times New Roman" w:cs="Times New Roman" w:hAnsi="Times New Roman"/>
          <w:b/>
          <w:bCs/>
          <w:color w:val="36363d"/>
          <w:sz w:val="28"/>
          <w:szCs w:val="28"/>
          <w:rPrChange w:id="15111" w:author="user pc" w:date="2022-03-15T10:14:00Z">
            <w:rPr>
              <w:rFonts w:cs="Calibri" w:hAnsi="Noto Sans Armenian"/>
              <w:b/>
              <w:bCs/>
              <w:color w:val="36363d"/>
            </w:rPr>
          </w:rPrChange>
        </w:rPr>
        <w:t>drop.</w:t>
      </w:r>
    </w:p>
    <w:p>
      <w:pPr>
        <w:pStyle w:val="style0"/>
        <w:rPr>
          <w:rFonts w:ascii="Times New Roman" w:cs="Times New Roman"/>
          <w:sz w:val="28"/>
          <w:szCs w:val="28"/>
          <w:rPrChange w:id="15112" w:author="user pc" w:date="2022-03-15T10:14:00Z">
            <w:rPr/>
          </w:rPrChange>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sz w:val="28"/>
          <w:szCs w:val="28"/>
          <w:rPrChange w:id="15113" w:author="user pc" w:date="2022-03-15T10:14:00Z">
            <w:rPr/>
          </w:rPrChange>
        </w:rPr>
      </w:pPr>
    </w:p>
    <w:p>
      <w:pPr>
        <w:pStyle w:val="style0"/>
        <w:rPr>
          <w:rFonts w:ascii="Times New Roman" w:cs="Times New Roman"/>
          <w:b/>
          <w:bCs/>
          <w:color w:val="330066"/>
          <w:sz w:val="28"/>
          <w:szCs w:val="28"/>
          <w:highlight w:val="yellow"/>
          <w:rPrChange w:id="15114" w:author="user pc" w:date="2022-03-15T10:14:00Z">
            <w:rPr>
              <w:b/>
              <w:bCs/>
              <w:color w:val="330066"/>
              <w:highlight w:val="yellow"/>
            </w:rPr>
          </w:rPrChange>
        </w:rPr>
      </w:pPr>
      <w:r>
        <w:rPr>
          <w:rFonts w:ascii="Times New Roman" w:cs="Times New Roman" w:hAnsi="Times New Roman"/>
          <w:b/>
          <w:bCs/>
          <w:color w:val="330066"/>
          <w:sz w:val="28"/>
          <w:szCs w:val="28"/>
          <w:highlight w:val="yellow"/>
        </w:rPr>
        <w:t>CALCULATING THE CONCENTRATION OF ACID IN THE STOCK SOLUTION</w:t>
      </w:r>
    </w:p>
    <w:p>
      <w:pPr>
        <w:pStyle w:val="style0"/>
        <w:rPr>
          <w:rFonts w:ascii="Times New Roman" w:cs="Times New Roman"/>
          <w:sz w:val="28"/>
          <w:szCs w:val="28"/>
          <w:rPrChange w:id="15115" w:author="user pc" w:date="2022-03-15T10:14:00Z">
            <w:rPr/>
          </w:rPrChange>
        </w:rPr>
      </w:pPr>
      <w:r w:rsidRPr="38A9B6A5">
        <w:rPr>
          <w:rFonts w:ascii="Times New Roman" w:cs="Times New Roman"/>
          <w:sz w:val="28"/>
          <w:szCs w:val="28"/>
          <w:rPrChange w:id="15116" w:author="user pc" w:date="2022-03-15T10:14:00Z">
            <w:rPr/>
          </w:rPrChange>
        </w:rPr>
        <w:t>To calculate the concentration or Molarity of a stock solution based on the information from the reagent bottle label, use the formula below:</w:t>
      </w:r>
    </w:p>
    <w:p>
      <w:pPr>
        <w:pStyle w:val="style0"/>
        <w:rPr>
          <w:rFonts w:ascii="Times New Roman" w:cs="Times New Roman" w:hAnsi="Times New Roman"/>
          <w:sz w:val="28"/>
          <w:szCs w:val="28"/>
        </w:rPr>
      </w:pPr>
      <m:oMathPara>
        <m:oMath>
          <m:r>
            <w:rPr>
              <w:rFonts w:ascii="Cambria Math" w:cs="Times New Roman" w:hAnsi="Cambria Math"/>
              <w:sz w:val="28"/>
              <w:szCs w:val="28"/>
            </w:rPr>
            <m:t xml:space="preserve">Molarity </m:t>
          </m:r>
          <m:d>
            <m:dPr>
              <m:endChr m:val=")"/>
              <m:ctrlPr>
                <w:rPr>
                  <w:rFonts w:ascii="Cambria Math" w:cs="Times New Roman" w:hAnsi="Cambria Math"/>
                  <w:i/>
                  <w:sz w:val="28"/>
                  <w:szCs w:val="28"/>
                </w:rPr>
              </m:ctrlPr>
            </m:dPr>
            <m:e>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purity ×spe</m:t>
              </m:r>
              <m:r>
                <w:rPr>
                  <w:rFonts w:ascii="Times New Roman" w:cs="Times New Roman" w:hAnsi="Times New Roman"/>
                  <w:sz w:val="28"/>
                  <w:szCs w:val="28"/>
                </w:rPr>
                <m:t>c</m:t>
              </m:r>
              <m:r>
                <w:rPr>
                  <w:rFonts w:ascii="Cambria Math" w:cs="Times New Roman" w:hAnsi="Cambria Math"/>
                  <w:sz w:val="28"/>
                  <w:szCs w:val="28"/>
                </w:rPr>
                <m:t>ific gravity ×1000</m:t>
              </m:r>
            </m:num>
            <m:den>
              <m:r>
                <w:rPr>
                  <w:rFonts w:ascii="Cambria Math" w:cs="Times New Roman" w:hAnsi="Cambria Math"/>
                  <w:sz w:val="28"/>
                  <w:szCs w:val="28"/>
                </w:rPr>
                <m:t>molar mass ×100</m:t>
              </m:r>
            </m:den>
          </m:f>
          <m:r>
            <w:rPr>
              <w:rFonts w:ascii="Cambria Math" w:cs="Times New Roman" w:hAnsi="Cambria Math"/>
              <w:sz w:val="28"/>
              <w:szCs w:val="28"/>
            </w:rPr>
            <m:t xml:space="preserve"> </m:t>
          </m:r>
        </m:oMath>
      </m:oMathPara>
    </w:p>
    <w:p>
      <w:pPr>
        <w:pStyle w:val="style0"/>
        <w:rPr>
          <w:rFonts w:ascii="Times New Roman" w:cs="Times New Roman"/>
          <w:sz w:val="28"/>
          <w:szCs w:val="28"/>
          <w:rPrChange w:id="15117" w:author="user pc" w:date="2022-03-15T10:14:00Z">
            <w:rPr/>
          </w:rPrChange>
        </w:rPr>
      </w:pPr>
      <w:r w:rsidRPr="3C441089">
        <w:rPr>
          <w:rFonts w:ascii="Times New Roman" w:cs="Times New Roman"/>
          <w:sz w:val="28"/>
          <w:szCs w:val="28"/>
          <w:rPrChange w:id="15118" w:author="user pc" w:date="2022-03-15T10:14:00Z">
            <w:rPr/>
          </w:rPrChange>
        </w:rPr>
        <w:t>Supposed, a HCl reagent bottle label carries the following information among others:</w:t>
      </w:r>
    </w:p>
    <w:p>
      <w:pPr>
        <w:pStyle w:val="style0"/>
        <w:rPr>
          <w:rFonts w:ascii="Times New Roman" w:cs="Times New Roman"/>
          <w:sz w:val="28"/>
          <w:szCs w:val="28"/>
          <w:rPrChange w:id="15119" w:author="user pc" w:date="2022-03-15T10:14:00Z">
            <w:rPr/>
          </w:rPrChange>
        </w:rPr>
      </w:pPr>
      <w:r w:rsidRPr="CA198E74">
        <w:rPr>
          <w:rFonts w:ascii="Times New Roman" w:cs="Times New Roman"/>
          <w:sz w:val="28"/>
          <w:szCs w:val="28"/>
          <w:rPrChange w:id="15120" w:author="user pc" w:date="2022-03-15T10:14:00Z">
            <w:rPr/>
          </w:rPrChange>
        </w:rPr>
        <w:t>Specific gravity = 1.18g/cm</w:t>
      </w:r>
      <w:r w:rsidRPr="DBE48ACC">
        <w:rPr>
          <w:rFonts w:ascii="Times New Roman" w:cs="Times New Roman"/>
          <w:sz w:val="28"/>
          <w:szCs w:val="28"/>
          <w:vertAlign w:val="superscript"/>
          <w:rPrChange w:id="15121" w:author="user pc" w:date="2022-03-15T10:14:00Z">
            <w:rPr>
              <w:vertAlign w:val="superscript"/>
            </w:rPr>
          </w:rPrChange>
        </w:rPr>
        <w:t>3</w:t>
      </w:r>
    </w:p>
    <w:p>
      <w:pPr>
        <w:pStyle w:val="style0"/>
        <w:rPr>
          <w:rFonts w:ascii="Times New Roman" w:cs="Times New Roman"/>
          <w:sz w:val="28"/>
          <w:szCs w:val="28"/>
          <w:rPrChange w:id="15122" w:author="user pc" w:date="2022-03-15T10:14:00Z">
            <w:rPr/>
          </w:rPrChange>
        </w:rPr>
      </w:pPr>
      <w:r w:rsidRPr="7E956707">
        <w:rPr>
          <w:rFonts w:ascii="Times New Roman" w:cs="Times New Roman"/>
          <w:sz w:val="28"/>
          <w:szCs w:val="28"/>
          <w:rPrChange w:id="15123" w:author="user pc" w:date="2022-03-15T10:14:00Z">
            <w:rPr/>
          </w:rPrChange>
        </w:rPr>
        <w:t>Assay (% purity) = 36%</w:t>
      </w:r>
    </w:p>
    <w:p>
      <w:pPr>
        <w:pStyle w:val="style0"/>
        <w:rPr>
          <w:rFonts w:ascii="Times New Roman" w:cs="Times New Roman"/>
          <w:sz w:val="28"/>
          <w:szCs w:val="28"/>
          <w:rPrChange w:id="15124" w:author="user pc" w:date="2022-03-15T10:14:00Z">
            <w:rPr/>
          </w:rPrChange>
        </w:rPr>
      </w:pPr>
      <w:r w:rsidRPr="9B2BDCE3">
        <w:rPr>
          <w:rFonts w:ascii="Times New Roman" w:cs="Times New Roman"/>
          <w:sz w:val="28"/>
          <w:szCs w:val="28"/>
          <w:rPrChange w:id="15125" w:author="user pc" w:date="2022-03-15T10:14:00Z">
            <w:rPr/>
          </w:rPrChange>
        </w:rPr>
        <w:t>Molar mass = 36.5g/mol</w:t>
      </w:r>
    </w:p>
    <w:p>
      <w:pPr>
        <w:pStyle w:val="style0"/>
        <w:rPr>
          <w:rFonts w:ascii="Times New Roman" w:cs="Times New Roman"/>
          <w:sz w:val="28"/>
          <w:szCs w:val="28"/>
          <w:rPrChange w:id="15126" w:author="user pc" w:date="2022-03-15T10:14:00Z">
            <w:rPr/>
          </w:rPrChange>
        </w:rPr>
      </w:pPr>
      <w:r w:rsidRPr="3F7C87AB">
        <w:rPr>
          <w:rFonts w:ascii="Times New Roman" w:cs="Times New Roman"/>
          <w:sz w:val="28"/>
          <w:szCs w:val="28"/>
          <w:rPrChange w:id="15127" w:author="user pc" w:date="2022-03-15T10:14:00Z">
            <w:rPr/>
          </w:rPrChange>
        </w:rPr>
        <w:t>Calculate the concentration of HCl in mol/dm</w:t>
      </w:r>
      <w:r w:rsidRPr="7369D54A">
        <w:rPr>
          <w:rFonts w:ascii="Times New Roman" w:cs="Times New Roman"/>
          <w:sz w:val="28"/>
          <w:szCs w:val="28"/>
          <w:vertAlign w:val="superscript"/>
          <w:rPrChange w:id="15128" w:author="user pc" w:date="2022-03-15T10:14:00Z">
            <w:rPr>
              <w:vertAlign w:val="superscript"/>
            </w:rPr>
          </w:rPrChange>
        </w:rPr>
        <w:t>3</w:t>
      </w:r>
      <w:r w:rsidRPr="EAC0CD1F">
        <w:rPr>
          <w:rFonts w:ascii="Times New Roman" w:cs="Times New Roman"/>
          <w:sz w:val="28"/>
          <w:szCs w:val="28"/>
          <w:rPrChange w:id="15129" w:author="user pc" w:date="2022-03-15T10:14:00Z">
            <w:rPr/>
          </w:rPrChange>
        </w:rPr>
        <w:t>.</w:t>
      </w:r>
    </w:p>
    <w:p>
      <w:pPr>
        <w:pStyle w:val="style0"/>
        <w:rPr>
          <w:rFonts w:ascii="Times New Roman" w:cs="Times New Roman"/>
          <w:b/>
          <w:bCs/>
          <w:sz w:val="28"/>
          <w:szCs w:val="28"/>
          <w:rPrChange w:id="15130" w:author="user pc" w:date="2022-03-15T10:14:00Z">
            <w:rPr>
              <w:b/>
              <w:bCs/>
            </w:rPr>
          </w:rPrChange>
        </w:rPr>
      </w:pPr>
      <w:r w:rsidRPr="20B900F1">
        <w:rPr>
          <w:rFonts w:ascii="Times New Roman" w:cs="Times New Roman"/>
          <w:b/>
          <w:bCs/>
          <w:sz w:val="28"/>
          <w:szCs w:val="28"/>
          <w:rPrChange w:id="15131" w:author="user pc" w:date="2022-03-15T10:14:00Z">
            <w:rPr>
              <w:b/>
              <w:bCs/>
            </w:rPr>
          </w:rPrChange>
        </w:rPr>
        <w:t>Solution</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Molarity </m:t>
          </m:r>
          <m:d>
            <m:dPr>
              <m:endChr m:val=")"/>
              <m:ctrlPr>
                <w:rPr>
                  <w:rFonts w:ascii="Cambria Math" w:cs="Times New Roman" w:hAnsi="Cambria Math"/>
                  <w:i/>
                  <w:sz w:val="28"/>
                  <w:szCs w:val="28"/>
                </w:rPr>
              </m:ctrlPr>
            </m:dPr>
            <m:e>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purity ×specific gravity ×1000</m:t>
              </m:r>
            </m:num>
            <m:den>
              <m:r>
                <w:rPr>
                  <w:rFonts w:ascii="Cambria Math" w:cs="Times New Roman" w:hAnsi="Cambria Math"/>
                  <w:sz w:val="28"/>
                  <w:szCs w:val="28"/>
                </w:rPr>
                <m:t>molar mass ×100</m:t>
              </m:r>
            </m:den>
          </m:f>
        </m:oMath>
      </m:oMathPara>
    </w:p>
    <w:p>
      <w:pPr>
        <w:pStyle w:val="style0"/>
        <w:rPr>
          <w:rFonts w:ascii="Times New Roman" w:cs="Times New Roman"/>
          <w:sz w:val="28"/>
          <w:szCs w:val="28"/>
          <w:rPrChange w:id="15132" w:author="user pc" w:date="2022-03-15T10:14:00Z">
            <w:rPr/>
          </w:rPrChange>
        </w:rPr>
      </w:pPr>
      <m:oMathPara>
        <m:oMathParaPr>
          <m:jc m:val="left"/>
        </m:oMathParaPr>
        <m:oMath>
          <m:r>
            <w:rPr>
              <w:rFonts w:ascii="Cambria Math" w:cs="Times New Roman" w:hAnsi="Cambria Math"/>
              <w:sz w:val="28"/>
              <w:szCs w:val="28"/>
            </w:rPr>
            <m:t xml:space="preserve">Molarity </m:t>
          </m:r>
          <m:d>
            <m:dPr>
              <m:endChr m:val=")"/>
              <m:ctrlPr>
                <w:rPr>
                  <w:rFonts w:ascii="Cambria Math" w:cs="Times New Roman" w:hAnsi="Cambria Math"/>
                  <w:i/>
                  <w:sz w:val="28"/>
                  <w:szCs w:val="28"/>
                </w:rPr>
              </m:ctrlPr>
            </m:dPr>
            <m:e>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36 ×1.18 ×1000</m:t>
              </m:r>
            </m:num>
            <m:den>
              <m:r>
                <w:rPr>
                  <w:rFonts w:ascii="Cambria Math" w:cs="Times New Roman" w:hAnsi="Cambria Math"/>
                  <w:sz w:val="28"/>
                  <w:szCs w:val="28"/>
                </w:rPr>
                <m:t>36.5 ×100</m:t>
              </m:r>
            </m:den>
          </m:f>
        </m:oMath>
      </m:oMathPara>
    </w:p>
    <w:p>
      <w:pPr>
        <w:pStyle w:val="style0"/>
        <w:rPr>
          <w:rFonts w:ascii="Times New Roman" w:cs="Times New Roman"/>
          <w:sz w:val="28"/>
          <w:szCs w:val="28"/>
          <w:rPrChange w:id="15133" w:author="user pc" w:date="2022-03-15T10:14:00Z">
            <w:rPr/>
          </w:rPrChange>
        </w:rPr>
      </w:pPr>
      <m:oMathPara>
        <m:oMathParaPr>
          <m:jc m:val="left"/>
        </m:oMathParaPr>
        <m:oMath>
          <m:r>
            <w:rPr>
              <w:rFonts w:ascii="Cambria Math" w:cs="Times New Roman" w:hAnsi="Cambria Math"/>
              <w:sz w:val="28"/>
              <w:szCs w:val="28"/>
            </w:rPr>
            <m:t xml:space="preserve">Molarity </m:t>
          </m:r>
          <m:d>
            <m:dPr>
              <m:endChr m:val=")"/>
              <m:ctrlPr>
                <w:rPr>
                  <w:rFonts w:ascii="Cambria Math" w:cs="Times New Roman" w:hAnsi="Cambria Math"/>
                  <w:i/>
                  <w:sz w:val="28"/>
                  <w:szCs w:val="28"/>
                </w:rPr>
              </m:ctrlPr>
            </m:dPr>
            <m:e>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4248</m:t>
              </m:r>
            </m:num>
            <m:den>
              <m:r>
                <w:rPr>
                  <w:rFonts w:ascii="Cambria Math" w:cs="Times New Roman" w:hAnsi="Cambria Math"/>
                  <w:sz w:val="28"/>
                  <w:szCs w:val="28"/>
                </w:rPr>
                <m:t>3650</m:t>
              </m:r>
            </m:den>
          </m:f>
        </m:oMath>
      </m:oMathPara>
    </w:p>
    <w:p>
      <w:pPr>
        <w:pStyle w:val="style0"/>
        <w:rPr>
          <w:rFonts w:ascii="Times New Roman" w:cs="Times New Roman" w:hAnsi="Times New Roman"/>
          <w:sz w:val="28"/>
          <w:szCs w:val="28"/>
        </w:rPr>
      </w:pPr>
      <m:oMathPara>
        <m:oMath>
          <m:r>
            <w:rPr>
              <w:rFonts w:ascii="Cambria Math" w:cs="Times New Roman" w:hAnsi="Cambria Math"/>
              <w:sz w:val="28"/>
              <w:szCs w:val="28"/>
            </w:rPr>
            <m:t xml:space="preserve">Molarity </m:t>
          </m:r>
          <m:d>
            <m:dPr>
              <m:endChr m:val=")"/>
              <m:ctrlPr>
                <w:rPr>
                  <w:rFonts w:ascii="Cambria Math" w:cs="Times New Roman" w:hAnsi="Cambria Math"/>
                  <w:i/>
                  <w:sz w:val="28"/>
                  <w:szCs w:val="28"/>
                </w:rPr>
              </m:ctrlPr>
            </m:dPr>
            <m:e>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=11.64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hAnsi="Times New Roman"/>
          <w:b/>
          <w:bCs/>
          <w:sz w:val="28"/>
          <w:szCs w:val="28"/>
          <w:highlight w:val="yellow"/>
          <w:rPrChange w:id="15134" w:author="user pc" w:date="2022-03-15T10:14:00Z">
            <w:rPr>
              <w:rFonts w:ascii="Dancing Script" w:hAnsi="Dancing Script"/>
              <w:b/>
              <w:bCs/>
              <w:highlight w:val="yellow"/>
            </w:rPr>
          </w:rPrChange>
        </w:rPr>
      </w:pPr>
      <w:r w:rsidRPr="289FB01A">
        <w:rPr>
          <w:rFonts w:ascii="Times New Roman" w:cs="Times New Roman" w:hAnsi="Times New Roman"/>
          <w:b/>
          <w:bCs/>
          <w:sz w:val="28"/>
          <w:szCs w:val="28"/>
          <w:highlight w:val="yellow"/>
          <w:u w:val="dash"/>
          <w:rPrChange w:id="15135" w:author="user pc" w:date="2022-03-15T10:14:00Z">
            <w:rPr>
              <w:rFonts w:ascii="Dancing Script" w:hAnsi="Dancing Script"/>
              <w:b/>
              <w:bCs/>
              <w:highlight w:val="yellow"/>
              <w:u w:val="dash"/>
            </w:rPr>
          </w:rPrChange>
        </w:rPr>
        <w:t xml:space="preserve">NOTE: </w:t>
      </w:r>
      <w:r w:rsidRPr="DE110628">
        <w:rPr>
          <w:rFonts w:ascii="Times New Roman" w:cs="Times New Roman" w:hAnsi="Times New Roman"/>
          <w:b/>
          <w:bCs/>
          <w:sz w:val="28"/>
          <w:szCs w:val="28"/>
          <w:highlight w:val="yellow"/>
          <w:rPrChange w:id="15136" w:author="user pc" w:date="2022-03-15T10:14:00Z">
            <w:rPr>
              <w:rFonts w:ascii="Dancing Script" w:hAnsi="Dancing Script"/>
              <w:b/>
              <w:bCs/>
              <w:highlight w:val="yellow"/>
            </w:rPr>
          </w:rPrChange>
        </w:rPr>
        <w:t>Specific gravity × 1000 = mass of 1 dm</w:t>
      </w:r>
      <w:r w:rsidRPr="5FE4A429">
        <w:rPr>
          <w:rFonts w:ascii="Times New Roman" w:cs="Times New Roman" w:hAnsi="Times New Roman"/>
          <w:b/>
          <w:bCs/>
          <w:sz w:val="28"/>
          <w:szCs w:val="28"/>
          <w:highlight w:val="yellow"/>
          <w:vertAlign w:val="superscript"/>
          <w:rPrChange w:id="15137" w:author="user pc" w:date="2022-03-15T10:14:00Z">
            <w:rPr>
              <w:rFonts w:ascii="Dancing Script" w:hAnsi="Dancing Script"/>
              <w:b/>
              <w:bCs/>
              <w:highlight w:val="yellow"/>
              <w:vertAlign w:val="superscript"/>
            </w:rPr>
          </w:rPrChange>
        </w:rPr>
        <w:t>3</w:t>
      </w:r>
      <w:r w:rsidRPr="CC30E538">
        <w:rPr>
          <w:rFonts w:ascii="Times New Roman" w:cs="Times New Roman" w:hAnsi="Times New Roman"/>
          <w:b/>
          <w:bCs/>
          <w:sz w:val="28"/>
          <w:szCs w:val="28"/>
          <w:highlight w:val="yellow"/>
          <w:rPrChange w:id="15138" w:author="user pc" w:date="2022-03-15T10:14:00Z">
            <w:rPr>
              <w:rFonts w:ascii="Dancing Script" w:hAnsi="Dancing Script"/>
              <w:b/>
              <w:bCs/>
              <w:highlight w:val="yellow"/>
            </w:rPr>
          </w:rPrChange>
        </w:rPr>
        <w:t xml:space="preserve"> of solution.</w:t>
      </w:r>
    </w:p>
    <w:p>
      <w:pPr>
        <w:pStyle w:val="style0"/>
        <w:rPr>
          <w:rFonts w:ascii="Times New Roman" w:cs="Times New Roman"/>
          <w:sz w:val="28"/>
          <w:szCs w:val="28"/>
          <w:rPrChange w:id="15139" w:author="user pc" w:date="2022-03-15T10:14:00Z">
            <w:rPr/>
          </w:rPrChange>
        </w:rPr>
      </w:pPr>
    </w:p>
    <w:p>
      <w:pPr>
        <w:pStyle w:val="style0"/>
        <w:rPr>
          <w:rFonts w:ascii="Times New Roman" w:cs="Times New Roman" w:hAnsi="Times New Roman"/>
          <w:sz w:val="28"/>
          <w:szCs w:val="28"/>
        </w:rPr>
      </w:pPr>
      <w:r>
        <w:rPr>
          <w:rFonts w:ascii="Times New Roman" w:cs="Times New Roman" w:hAnsi="Times New Roman"/>
          <w:b/>
          <w:bCs/>
          <w:color w:val="0000ff"/>
          <w:sz w:val="28"/>
          <w:szCs w:val="28"/>
          <w:u w:val="dash" w:color="000000"/>
        </w:rPr>
        <w:t>CALCULATING MOLARITY FROM MASS AND VOLUME</w:t>
      </w:r>
      <w:r>
        <w:rPr>
          <w:rFonts w:ascii="Times New Roman" w:cs="Times New Roman" w:hAnsi="Times New Roman"/>
          <w:sz w:val="28"/>
          <w:szCs w:val="28"/>
        </w:rPr>
        <w:cr/>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Amount (mol)</m:t>
              </m:r>
            </m:num>
            <m:den>
              <m:r>
                <w:rPr>
                  <w:rFonts w:ascii="Cambria Math" w:cs="Times New Roman" w:hAnsi="Cambria Math"/>
                  <w:sz w:val="28"/>
                  <w:szCs w:val="28"/>
                </w:rPr>
                <m:t>Volume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(mol)= </m:t>
          </m:r>
          <m:f>
            <m:fPr>
              <m:ctrlPr>
                <w:rPr>
                  <w:rFonts w:ascii="Cambria Math" w:cs="Times New Roman" w:hAnsi="Cambria Math"/>
                  <w:i/>
                  <w:sz w:val="28"/>
                  <w:szCs w:val="28"/>
                </w:rPr>
              </m:ctrlPr>
            </m:fPr>
            <m:num>
              <m:r>
                <w:rPr>
                  <w:rFonts w:ascii="Cambria Math" w:cs="Times New Roman" w:hAnsi="Cambria Math"/>
                  <w:sz w:val="28"/>
                  <w:szCs w:val="28"/>
                </w:rPr>
                <m:t>Reacting mass (g)</m:t>
              </m:r>
            </m:num>
            <m:den>
              <m:r>
                <w:rPr>
                  <w:rFonts w:ascii="Cambria Math" w:cs="Times New Roman" w:hAnsi="Cambria Math"/>
                  <w:sz w:val="28"/>
                  <w:szCs w:val="28"/>
                </w:rPr>
                <m:t>Molar mass (gmo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sidRPr="CD18A106">
        <w:rPr>
          <w:rFonts w:ascii="Times New Roman" w:cs="Times New Roman"/>
          <w:b/>
          <w:bCs/>
          <w:sz w:val="28"/>
          <w:szCs w:val="28"/>
          <w:rPrChange w:id="15140" w:author="user pc" w:date="2022-03-15T10:14:00Z">
            <w:rPr>
              <w:b/>
              <w:bCs/>
            </w:rPr>
          </w:rPrChange>
        </w:rPr>
        <w:t>Example 1:</w:t>
      </w:r>
      <w:r>
        <w:rPr>
          <w:rFonts w:ascii="Times New Roman" w:cs="Times New Roman" w:hAnsi="Times New Roman"/>
          <w:b/>
          <w:bCs/>
          <w:sz w:val="28"/>
          <w:szCs w:val="28"/>
        </w:rPr>
        <w:t xml:space="preserve"> </w:t>
      </w:r>
      <w:r w:rsidRPr="0063C144">
        <w:rPr>
          <w:rFonts w:ascii="Times New Roman" w:cs="Times New Roman"/>
          <w:sz w:val="28"/>
          <w:szCs w:val="28"/>
          <w:rPrChange w:id="15141" w:author="user pc" w:date="2022-03-15T10:14:00Z">
            <w:rPr/>
          </w:rPrChange>
        </w:rPr>
        <w:t>A sample of NaNO</w:t>
      </w:r>
      <w:r w:rsidRPr="CF47B988">
        <w:rPr>
          <w:rFonts w:ascii="Times New Roman" w:cs="Times New Roman"/>
          <w:sz w:val="28"/>
          <w:szCs w:val="28"/>
          <w:vertAlign w:val="subscript"/>
          <w:rPrChange w:id="15142" w:author="user pc" w:date="2022-03-15T10:14:00Z">
            <w:rPr>
              <w:vertAlign w:val="subscript"/>
            </w:rPr>
          </w:rPrChange>
        </w:rPr>
        <w:t>3</w:t>
      </w:r>
      <w:r w:rsidRPr="C33211D5">
        <w:rPr>
          <w:rFonts w:ascii="Times New Roman" w:cs="Times New Roman"/>
          <w:sz w:val="28"/>
          <w:szCs w:val="28"/>
          <w:rPrChange w:id="15143" w:author="user pc" w:date="2022-03-15T10:14:00Z">
            <w:rPr/>
          </w:rPrChange>
        </w:rPr>
        <w:t xml:space="preserve"> weighing 0.38 g is placed in a</w:t>
      </w:r>
      <w:r>
        <w:rPr>
          <w:rFonts w:ascii="Times New Roman" w:cs="Times New Roman"/>
          <w:sz w:val="28"/>
          <w:szCs w:val="28"/>
        </w:rPr>
        <w:t xml:space="preserve"> </w:t>
      </w:r>
      <w:r w:rsidRPr="26DEBA7D">
        <w:rPr>
          <w:rFonts w:ascii="Times New Roman" w:cs="Times New Roman"/>
          <w:sz w:val="28"/>
          <w:szCs w:val="28"/>
          <w:rPrChange w:id="15144" w:author="user pc" w:date="2022-03-15T10:14:00Z">
            <w:rPr/>
          </w:rPrChange>
        </w:rPr>
        <w:t>50.0 mL volumetric flask. The flask is then filled with</w:t>
      </w:r>
      <w:r>
        <w:rPr>
          <w:rFonts w:ascii="Times New Roman" w:cs="Times New Roman" w:hAnsi="Times New Roman"/>
          <w:sz w:val="28"/>
          <w:szCs w:val="28"/>
        </w:rPr>
        <w:t xml:space="preserve"> </w:t>
      </w:r>
      <w:r w:rsidRPr="94D2D48C">
        <w:rPr>
          <w:rFonts w:ascii="Times New Roman" w:cs="Times New Roman"/>
          <w:sz w:val="28"/>
          <w:szCs w:val="28"/>
          <w:rPrChange w:id="15145" w:author="user pc" w:date="2022-03-15T10:14:00Z">
            <w:rPr/>
          </w:rPrChange>
        </w:rPr>
        <w:t>water to the mark on the neck, dissolving the solid. What</w:t>
      </w:r>
      <w:r>
        <w:rPr>
          <w:rFonts w:ascii="Times New Roman" w:cs="Times New Roman" w:hAnsi="Times New Roman"/>
          <w:sz w:val="28"/>
          <w:szCs w:val="28"/>
        </w:rPr>
        <w:t xml:space="preserve"> </w:t>
      </w:r>
      <w:r w:rsidRPr="3E974E51">
        <w:rPr>
          <w:rFonts w:ascii="Times New Roman" w:cs="Times New Roman"/>
          <w:sz w:val="28"/>
          <w:szCs w:val="28"/>
          <w:rPrChange w:id="15146" w:author="user pc" w:date="2022-03-15T10:14:00Z">
            <w:rPr/>
          </w:rPrChange>
        </w:rPr>
        <w:t>is the molarity of the resulting solution?</w:t>
      </w:r>
      <w:r w:rsidRPr="E548387E">
        <w:rPr>
          <w:rFonts w:ascii="Times New Roman" w:cs="Times New Roman"/>
          <w:sz w:val="28"/>
          <w:szCs w:val="28"/>
          <w:rPrChange w:id="15147" w:author="user pc" w:date="2022-03-15T10:14:00Z">
            <w:rPr/>
          </w:rPrChange>
        </w:rPr>
        <w:cr/>
      </w:r>
    </w:p>
    <w:p>
      <w:pPr>
        <w:pStyle w:val="style0"/>
        <w:rPr>
          <w:rFonts w:ascii="Times New Roman" w:cs="Times New Roman"/>
          <w:sz w:val="28"/>
          <w:szCs w:val="28"/>
          <w:rPrChange w:id="15148" w:author="user pc" w:date="2022-03-15T10:14:00Z">
            <w:rPr/>
          </w:rPrChange>
        </w:rPr>
      </w:pPr>
      <w:r w:rsidRPr="E02A0A43">
        <w:rPr>
          <w:rFonts w:ascii="Times New Roman" w:cs="Times New Roman"/>
          <w:b/>
          <w:bCs/>
          <w:sz w:val="28"/>
          <w:szCs w:val="28"/>
          <w:rPrChange w:id="15149" w:author="user pc" w:date="2022-03-15T10:14:00Z">
            <w:rPr>
              <w:b/>
              <w:bCs/>
            </w:rPr>
          </w:rPrChange>
        </w:rPr>
        <w:t>Solution</w:t>
      </w:r>
    </w:p>
    <w:p>
      <w:pPr>
        <w:pStyle w:val="style0"/>
        <w:rPr>
          <w:rFonts w:ascii="Times New Roman" w:cs="Times New Roman"/>
          <w:sz w:val="28"/>
          <w:szCs w:val="28"/>
          <w:rPrChange w:id="15150" w:author="user pc" w:date="2022-03-15T10:14:00Z">
            <w:rPr/>
          </w:rPrChange>
        </w:rPr>
      </w:pPr>
      <w:r w:rsidRPr="07B44D62">
        <w:rPr>
          <w:rFonts w:ascii="Times New Roman" w:cs="Times New Roman"/>
          <w:sz w:val="28"/>
          <w:szCs w:val="28"/>
          <w:rPrChange w:id="15151" w:author="user pc" w:date="2022-03-15T10:14:00Z">
            <w:rPr/>
          </w:rPrChange>
        </w:rPr>
        <w:t>To find the molarity, you</w:t>
      </w:r>
      <w:r>
        <w:rPr>
          <w:rFonts w:ascii="Times New Roman" w:cs="Times New Roman" w:hAnsi="Times New Roman"/>
          <w:sz w:val="28"/>
          <w:szCs w:val="28"/>
        </w:rPr>
        <w:t xml:space="preserve"> </w:t>
      </w:r>
      <w:r w:rsidRPr="87ABBF5A">
        <w:rPr>
          <w:rFonts w:ascii="Times New Roman" w:cs="Times New Roman"/>
          <w:sz w:val="28"/>
          <w:szCs w:val="28"/>
          <w:rPrChange w:id="15152" w:author="user pc" w:date="2022-03-15T10:14:00Z">
            <w:rPr/>
          </w:rPrChange>
        </w:rPr>
        <w:t>need the moles of solute, NaNO</w:t>
      </w:r>
      <w:r w:rsidRPr="578E77C1">
        <w:rPr>
          <w:rFonts w:ascii="Times New Roman" w:cs="Times New Roman"/>
          <w:sz w:val="28"/>
          <w:szCs w:val="28"/>
          <w:vertAlign w:val="subscript"/>
          <w:rPrChange w:id="15153" w:author="user pc" w:date="2022-03-15T10:14:00Z">
            <w:rPr>
              <w:vertAlign w:val="subscript"/>
            </w:rPr>
          </w:rPrChange>
        </w:rPr>
        <w:t>3</w:t>
      </w:r>
      <w:r w:rsidRPr="CA1C741F">
        <w:rPr>
          <w:rFonts w:ascii="Times New Roman" w:cs="Times New Roman"/>
          <w:sz w:val="28"/>
          <w:szCs w:val="28"/>
          <w:rPrChange w:id="15154" w:author="user pc" w:date="2022-03-15T10:14:00Z">
            <w:rPr/>
          </w:rPrChange>
        </w:rPr>
        <w:t>. Therefore, you first convert</w:t>
      </w:r>
      <w:r>
        <w:rPr>
          <w:rFonts w:ascii="Times New Roman" w:cs="Times New Roman" w:hAnsi="Times New Roman"/>
          <w:sz w:val="28"/>
          <w:szCs w:val="28"/>
        </w:rPr>
        <w:t xml:space="preserve"> </w:t>
      </w:r>
      <w:r w:rsidRPr="EB80FFCF">
        <w:rPr>
          <w:rFonts w:ascii="Times New Roman" w:cs="Times New Roman"/>
          <w:sz w:val="28"/>
          <w:szCs w:val="28"/>
          <w:rPrChange w:id="15155" w:author="user pc" w:date="2022-03-15T10:14:00Z">
            <w:rPr/>
          </w:rPrChange>
        </w:rPr>
        <w:t>grams</w:t>
      </w:r>
      <w:r>
        <w:rPr>
          <w:rFonts w:ascii="Times New Roman" w:cs="Times New Roman" w:hAnsi="Times New Roman"/>
          <w:sz w:val="28"/>
          <w:szCs w:val="28"/>
        </w:rPr>
        <w:t xml:space="preserve"> of</w:t>
      </w:r>
      <w:r w:rsidRPr="F06C548C">
        <w:rPr>
          <w:rFonts w:ascii="Times New Roman" w:cs="Times New Roman"/>
          <w:sz w:val="28"/>
          <w:szCs w:val="28"/>
          <w:rPrChange w:id="15156" w:author="user pc" w:date="2022-03-15T10:14:00Z">
            <w:rPr/>
          </w:rPrChange>
        </w:rPr>
        <w:t xml:space="preserve"> NaNO</w:t>
      </w:r>
      <w:r w:rsidRPr="A0068F87">
        <w:rPr>
          <w:rFonts w:ascii="Times New Roman" w:cs="Times New Roman"/>
          <w:sz w:val="28"/>
          <w:szCs w:val="28"/>
          <w:vertAlign w:val="subscript"/>
          <w:rPrChange w:id="15157" w:author="user pc" w:date="2022-03-15T10:14:00Z">
            <w:rPr>
              <w:vertAlign w:val="subscript"/>
            </w:rPr>
          </w:rPrChange>
        </w:rPr>
        <w:t>3</w:t>
      </w:r>
      <w:r w:rsidRPr="040D9CED">
        <w:rPr>
          <w:rFonts w:ascii="Times New Roman" w:cs="Times New Roman"/>
          <w:sz w:val="28"/>
          <w:szCs w:val="28"/>
          <w:rPrChange w:id="15158" w:author="user pc" w:date="2022-03-15T10:14:00Z">
            <w:rPr/>
          </w:rPrChange>
        </w:rPr>
        <w:t xml:space="preserve"> to moles. The molarity equals the moles</w:t>
      </w:r>
      <w:r>
        <w:rPr>
          <w:rFonts w:ascii="Times New Roman" w:cs="Times New Roman" w:hAnsi="Times New Roman"/>
          <w:sz w:val="28"/>
          <w:szCs w:val="28"/>
        </w:rPr>
        <w:t xml:space="preserve"> </w:t>
      </w:r>
      <w:r w:rsidRPr="B343D17D">
        <w:rPr>
          <w:rFonts w:ascii="Times New Roman" w:cs="Times New Roman"/>
          <w:sz w:val="28"/>
          <w:szCs w:val="28"/>
          <w:rPrChange w:id="15159" w:author="user pc" w:date="2022-03-15T10:14:00Z">
            <w:rPr/>
          </w:rPrChange>
        </w:rPr>
        <w:t>of solute divided by the volume of solution in dm</w:t>
      </w:r>
      <w:r w:rsidRPr="024765F6">
        <w:rPr>
          <w:rFonts w:ascii="Times New Roman" w:cs="Times New Roman"/>
          <w:sz w:val="28"/>
          <w:szCs w:val="28"/>
          <w:vertAlign w:val="superscript"/>
          <w:rPrChange w:id="15160" w:author="user pc" w:date="2022-03-15T10:14:00Z">
            <w:rPr>
              <w:vertAlign w:val="superscript"/>
            </w:rPr>
          </w:rPrChange>
        </w:rPr>
        <w:t>3</w:t>
      </w:r>
      <w:r w:rsidRPr="1DF94293">
        <w:rPr>
          <w:rFonts w:ascii="Times New Roman" w:cs="Times New Roman"/>
          <w:sz w:val="28"/>
          <w:szCs w:val="28"/>
          <w:rPrChange w:id="15161" w:author="user pc" w:date="2022-03-15T10:14:00Z">
            <w:rPr/>
          </w:rPrChange>
        </w:rPr>
        <w:t>.</w:t>
      </w:r>
    </w:p>
    <w:p>
      <w:pPr>
        <w:pStyle w:val="style0"/>
        <w:rPr>
          <w:rFonts w:ascii="Times New Roman" w:cs="Times New Roman"/>
          <w:sz w:val="28"/>
          <w:szCs w:val="28"/>
          <w:rPrChange w:id="15162" w:author="user pc" w:date="2022-03-15T10:14:00Z">
            <w:rPr/>
          </w:rPrChange>
        </w:rPr>
      </w:pPr>
      <w:r w:rsidRPr="450F0A06">
        <w:rPr>
          <w:rFonts w:ascii="Times New Roman" w:cs="Times New Roman"/>
          <w:sz w:val="28"/>
          <w:szCs w:val="28"/>
          <w:rPrChange w:id="15163" w:author="user pc" w:date="2022-03-15T10:14:00Z">
            <w:rPr/>
          </w:rPrChange>
        </w:rPr>
        <w:t>Molar mass of NaNO</w:t>
      </w:r>
      <w:r w:rsidRPr="987B57BA">
        <w:rPr>
          <w:rFonts w:ascii="Times New Roman" w:cs="Times New Roman"/>
          <w:sz w:val="28"/>
          <w:szCs w:val="28"/>
          <w:vertAlign w:val="subscript"/>
          <w:rPrChange w:id="15164" w:author="user pc" w:date="2022-03-15T10:14:00Z">
            <w:rPr>
              <w:vertAlign w:val="subscript"/>
            </w:rPr>
          </w:rPrChange>
        </w:rPr>
        <w:t xml:space="preserve">3 </w:t>
      </w:r>
      <w:r w:rsidRPr="706D62F5">
        <w:rPr>
          <w:rFonts w:ascii="Times New Roman" w:cs="Times New Roman"/>
          <w:sz w:val="28"/>
          <w:szCs w:val="28"/>
          <w:rPrChange w:id="15165" w:author="user pc" w:date="2022-03-15T10:14:00Z">
            <w:rPr/>
          </w:rPrChange>
        </w:rPr>
        <w:t>= 23 + 14 + 16 × 3 = 85gmol</w:t>
      </w:r>
      <w:r w:rsidRPr="FB8BC628">
        <w:rPr>
          <w:rFonts w:ascii="Times New Roman" w:cs="Times New Roman"/>
          <w:sz w:val="28"/>
          <w:szCs w:val="28"/>
          <w:vertAlign w:val="superscript"/>
          <w:rPrChange w:id="15166"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Times New Roman" w:cs="Times New Roman" w:hAnsi="Times New Roman"/>
                  <w:sz w:val="28"/>
                  <w:szCs w:val="28"/>
                </w:rPr>
                <m:t>m</m:t>
              </m:r>
              <m:r>
                <w:rPr>
                  <w:rFonts w:ascii="Cambria Math" w:cs="Times New Roman" w:hAnsi="Cambria Math"/>
                  <w:sz w:val="28"/>
                  <w:szCs w:val="28"/>
                </w:rPr>
                <m:t>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xml:space="preserve">Reacting mass </m:t>
              </m:r>
              <m:d>
                <m:dPr>
                  <m:endChr m:val=")"/>
                  <m:ctrlPr>
                    <w:rPr>
                      <w:rFonts w:ascii="Cambria Math" w:cs="Times New Roman" w:hAnsi="Cambria Math"/>
                      <w:i/>
                      <w:sz w:val="28"/>
                      <w:szCs w:val="28"/>
                    </w:rPr>
                  </m:ctrlPr>
                </m:dPr>
                <m:e>
                  <m:r>
                    <w:rPr>
                      <w:rFonts w:ascii="Cambria Math" w:cs="Times New Roman" w:hAnsi="Cambria Math"/>
                      <w:sz w:val="28"/>
                      <w:szCs w:val="28"/>
                    </w:rPr>
                    <m:t>g</m:t>
                  </m:r>
                </m:e>
              </m:d>
            </m:num>
            <m:den>
              <m:r>
                <w:rPr>
                  <w:rFonts w:ascii="Cambria Math" w:cs="Times New Roman" w:hAnsi="Cambria Math"/>
                  <w:sz w:val="28"/>
                  <w:szCs w:val="28"/>
                </w:rPr>
                <m:t xml:space="preserve">Molar mass </m:t>
              </m:r>
              <m:d>
                <m:dPr>
                  <m:endChr m:val=")"/>
                  <m:ctrlPr>
                    <w:rPr>
                      <w:rFonts w:ascii="Cambria Math" w:cs="Times New Roman" w:hAnsi="Cambria Math"/>
                      <w:i/>
                      <w:sz w:val="28"/>
                      <w:szCs w:val="28"/>
                    </w:rPr>
                  </m:ctrlPr>
                </m:dPr>
                <m:e>
                  <m:r>
                    <w:rPr>
                      <w:rFonts w:ascii="Cambria Math" w:cs="Times New Roman" w:hAnsi="Cambria Math"/>
                      <w:sz w:val="28"/>
                      <w:szCs w:val="28"/>
                    </w:rPr>
                    <m:t>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e>
              </m:d>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0.38</m:t>
              </m:r>
            </m:num>
            <m:den>
              <m:r>
                <w:rPr>
                  <w:rFonts w:ascii="Cambria Math" w:cs="Times New Roman" w:hAnsi="Cambria Math"/>
                  <w:sz w:val="28"/>
                  <w:szCs w:val="28"/>
                </w:rPr>
                <m:t>85</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=0.00447 mol</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5167" w:author="user pc" w:date="2022-03-15T10:14:00Z">
            <w:rPr/>
          </w:rPrChange>
        </w:rPr>
      </w:pPr>
      <w:r w:rsidRPr="F08E642A">
        <w:rPr>
          <w:rFonts w:ascii="Times New Roman" w:cs="Times New Roman"/>
          <w:sz w:val="28"/>
          <w:szCs w:val="28"/>
          <w:rPrChange w:id="15168" w:author="user pc" w:date="2022-03-15T10:14:00Z">
            <w:rPr/>
          </w:rPrChange>
        </w:rPr>
        <w:t>Convert the 50 cm</w:t>
      </w:r>
      <w:r w:rsidRPr="E3441BA1">
        <w:rPr>
          <w:rFonts w:ascii="Times New Roman" w:cs="Times New Roman"/>
          <w:sz w:val="28"/>
          <w:szCs w:val="28"/>
          <w:vertAlign w:val="superscript"/>
          <w:rPrChange w:id="15169" w:author="user pc" w:date="2022-03-15T10:14:00Z">
            <w:rPr>
              <w:vertAlign w:val="superscript"/>
            </w:rPr>
          </w:rPrChange>
        </w:rPr>
        <w:t>3</w:t>
      </w:r>
      <w:r w:rsidRPr="457156E4">
        <w:rPr>
          <w:rFonts w:ascii="Times New Roman" w:cs="Times New Roman"/>
          <w:sz w:val="28"/>
          <w:szCs w:val="28"/>
          <w:rPrChange w:id="15170" w:author="user pc" w:date="2022-03-15T10:14:00Z">
            <w:rPr/>
          </w:rPrChange>
        </w:rPr>
        <w:t xml:space="preserve"> to dm</w:t>
      </w:r>
      <w:r w:rsidRPr="9A5F2ADB">
        <w:rPr>
          <w:rFonts w:ascii="Times New Roman" w:cs="Times New Roman"/>
          <w:sz w:val="28"/>
          <w:szCs w:val="28"/>
          <w:vertAlign w:val="superscript"/>
          <w:rPrChange w:id="15171" w:author="user pc" w:date="2022-03-15T10:14:00Z">
            <w:rPr>
              <w:vertAlign w:val="superscript"/>
            </w:rPr>
          </w:rPrChange>
        </w:rPr>
        <w:t>3</w:t>
      </w:r>
      <w:r w:rsidRPr="63ABA4B3">
        <w:rPr>
          <w:rFonts w:ascii="Times New Roman" w:cs="Times New Roman"/>
          <w:sz w:val="28"/>
          <w:szCs w:val="28"/>
          <w:rPrChange w:id="15172" w:author="user pc" w:date="2022-03-15T10:14:00Z">
            <w:rPr/>
          </w:rPrChange>
        </w:rPr>
        <w:t xml:space="preserve"> by dividing it by 1000 cm</w:t>
      </w:r>
      <w:r w:rsidRPr="DC029187">
        <w:rPr>
          <w:rFonts w:ascii="Times New Roman" w:cs="Times New Roman"/>
          <w:sz w:val="28"/>
          <w:szCs w:val="28"/>
          <w:vertAlign w:val="superscript"/>
          <w:rPrChange w:id="15173" w:author="user pc" w:date="2022-03-15T10:14:00Z">
            <w:rPr>
              <w:vertAlign w:val="superscript"/>
            </w:rPr>
          </w:rPrChange>
        </w:rPr>
        <w:t>3</w:t>
      </w:r>
      <w:r w:rsidRPr="6422849D">
        <w:rPr>
          <w:rFonts w:ascii="Times New Roman" w:cs="Times New Roman"/>
          <w:sz w:val="28"/>
          <w:szCs w:val="28"/>
          <w:rPrChange w:id="15174" w:author="user pc" w:date="2022-03-15T10:14:00Z">
            <w:rPr/>
          </w:rPrChange>
        </w:rPr>
        <w: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50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den>
          </m:f>
          <m:r>
            <w:rPr>
              <w:rFonts w:ascii="Cambria Math" w:cs="Times New Roman" w:hAnsi="Cambria Math"/>
              <w:sz w:val="28"/>
              <w:szCs w:val="28"/>
            </w:rPr>
            <m:t>=0.05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5175" w:author="user pc" w:date="2022-03-15T10:14:00Z">
            <w:rPr/>
          </w:rPrChange>
        </w:rPr>
      </w:pPr>
      <w:r w:rsidRPr="BF4D44F6">
        <w:rPr>
          <w:rFonts w:ascii="Times New Roman" w:cs="Times New Roman"/>
          <w:sz w:val="28"/>
          <w:szCs w:val="28"/>
          <w:rPrChange w:id="15176" w:author="user pc" w:date="2022-03-15T10:14:00Z">
            <w:rPr/>
          </w:rPrChange>
        </w:rPr>
        <w:t>Now that we have obtained amount in mole and the volume in dm</w:t>
      </w:r>
      <w:r w:rsidRPr="E16C01E0">
        <w:rPr>
          <w:rFonts w:ascii="Times New Roman" w:cs="Times New Roman"/>
          <w:sz w:val="28"/>
          <w:szCs w:val="28"/>
          <w:vertAlign w:val="superscript"/>
          <w:rPrChange w:id="15177" w:author="user pc" w:date="2022-03-15T10:14:00Z">
            <w:rPr>
              <w:vertAlign w:val="superscript"/>
            </w:rPr>
          </w:rPrChange>
        </w:rPr>
        <w:t>3</w:t>
      </w:r>
      <w:r>
        <w:rPr>
          <w:rFonts w:ascii="Times New Roman" w:cs="Times New Roman" w:hAnsi="Times New Roman"/>
          <w:sz w:val="28"/>
          <w:szCs w:val="28"/>
        </w:rPr>
        <w:t>, we can get the m</w:t>
      </w:r>
      <w:r w:rsidRPr="AB4D1F0F">
        <w:rPr>
          <w:rFonts w:ascii="Times New Roman" w:cs="Times New Roman"/>
          <w:sz w:val="28"/>
          <w:szCs w:val="28"/>
          <w:rPrChange w:id="15178" w:author="user pc" w:date="2022-03-15T10:14:00Z">
            <w:rPr/>
          </w:rPrChange>
        </w:rPr>
        <w:t>olarity using the formula below:</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Amount (mol)</m:t>
              </m:r>
            </m:num>
            <m:den>
              <m:r>
                <w:rPr>
                  <w:rFonts w:ascii="Cambria Math" w:cs="Times New Roman" w:hAnsi="Cambria Math"/>
                  <w:sz w:val="28"/>
                  <w:szCs w:val="28"/>
                </w:rPr>
                <m:t>Volume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0.00447mol</m:t>
              </m:r>
            </m:num>
            <m:den>
              <m:r>
                <w:rPr>
                  <w:rFonts w:ascii="Cambria Math" w:cs="Times New Roman" w:hAnsi="Cambria Math"/>
                  <w:sz w:val="28"/>
                  <w:szCs w:val="28"/>
                </w:rPr>
                <m:t>0.05d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t>
          </m:r>
          <m:d>
            <m:dPr>
              <m:endChr m:val=")"/>
              <m:ctrlPr>
                <w:rPr>
                  <w:rFonts w:ascii="Cambria Math" w:cs="Times New Roman" w:hAnsi="Cambria Math"/>
                  <w:i/>
                  <w:sz w:val="28"/>
                  <w:szCs w:val="28"/>
                </w:rPr>
              </m:ctrlPr>
            </m:dPr>
            <m:e>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=0.0894 M or 0.0894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hAnsi="Times New Roman"/>
          <w:b/>
          <w:color w:val="0033cc"/>
          <w:sz w:val="28"/>
          <w:szCs w:val="28"/>
        </w:rPr>
      </w:pPr>
      <m:oMathPara>
        <m:oMathParaPr>
          <m:jc m:val="left"/>
        </m:oMathParaPr>
        <m:oMath>
          <m:r>
            <m:rPr>
              <m:sty m:val="bi"/>
            </m:rPr>
            <w:rPr>
              <w:rFonts w:ascii="Cambria Math" w:cs="Times New Roman" w:hAnsi="Cambria Math"/>
              <w:color w:val="ff0000"/>
              <w:sz w:val="28"/>
              <w:szCs w:val="28"/>
            </w:rPr>
            <m:t>Note:</m:t>
          </m:r>
          <m:r>
            <m:rPr>
              <m:sty m:val="bi"/>
            </m:rPr>
            <w:rPr>
              <w:rFonts w:ascii="Cambria Math" w:cs="Times New Roman" w:hAnsi="Cambria Math"/>
              <w:color w:val="0033cc"/>
              <w:sz w:val="28"/>
              <w:szCs w:val="28"/>
            </w:rPr>
            <m:t>M means molarity which is equivalent to</m:t>
          </m:r>
        </m:oMath>
      </m:oMathPara>
    </w:p>
    <w:p>
      <w:pPr>
        <w:pStyle w:val="style0"/>
        <w:rPr>
          <w:rFonts w:ascii="Times New Roman" w:cs="Times New Roman"/>
          <w:sz w:val="28"/>
          <w:szCs w:val="28"/>
          <w:rPrChange w:id="15179" w:author="user pc" w:date="2022-03-15T10:14:00Z">
            <w:rPr/>
          </w:rPrChange>
        </w:rPr>
      </w:pPr>
      <m:oMathPara>
        <m:oMathParaPr>
          <m:jc m:val="left"/>
        </m:oMathParaPr>
        <m:oMath>
          <m:r>
            <m:rPr>
              <m:sty m:val="bi"/>
            </m:rPr>
            <w:rPr>
              <w:rFonts w:ascii="Cambria Math" w:cs="Times New Roman" w:hAnsi="Cambria Math"/>
              <w:color w:val="0033cc"/>
              <w:sz w:val="28"/>
              <w:szCs w:val="28"/>
            </w:rPr>
            <m:t xml:space="preserve"> mold</m:t>
          </m:r>
          <m:sSup>
            <m:sSupPr>
              <m:ctrlPr>
                <w:rPr>
                  <w:rFonts w:ascii="Cambria Math" w:cs="Times New Roman" w:hAnsi="Cambria Math"/>
                  <w:b/>
                  <w:i/>
                  <w:color w:val="0033cc"/>
                  <w:sz w:val="28"/>
                  <w:szCs w:val="28"/>
                </w:rPr>
              </m:ctrlPr>
            </m:sSupPr>
            <m:e>
              <m:r>
                <m:rPr>
                  <m:sty m:val="bi"/>
                </m:rPr>
                <w:rPr>
                  <w:rFonts w:ascii="Cambria Math" w:cs="Times New Roman" w:hAnsi="Cambria Math"/>
                  <w:color w:val="0033cc"/>
                  <w:sz w:val="28"/>
                  <w:szCs w:val="28"/>
                </w:rPr>
                <m:t>m</m:t>
              </m:r>
            </m:e>
            <m:sup>
              <m:r>
                <m:rPr>
                  <m:sty m:val="bi"/>
                </m:rPr>
                <w:rPr>
                  <w:rFonts w:ascii="Cambria Math" w:cs="Times New Roman" w:hAnsi="Cambria Math"/>
                  <w:color w:val="0033cc"/>
                  <w:sz w:val="28"/>
                  <w:szCs w:val="28"/>
                </w:rPr>
                <m:t>-3</m:t>
              </m:r>
            </m:sup>
          </m:sSup>
        </m:oMath>
      </m:oMathPara>
    </w:p>
    <w:p>
      <w:pPr>
        <w:pStyle w:val="style0"/>
        <w:rPr>
          <w:rFonts w:ascii="Times New Roman" w:cs="Times New Roman" w:hAnsi="Times New Roman"/>
          <w:b/>
          <w:bCs/>
          <w:sz w:val="28"/>
          <w:szCs w:val="28"/>
        </w:rPr>
      </w:pPr>
    </w:p>
    <w:p>
      <w:pPr>
        <w:pStyle w:val="style0"/>
        <w:rPr>
          <w:rFonts w:ascii="Times New Roman" w:cs="Times New Roman"/>
          <w:sz w:val="28"/>
          <w:szCs w:val="28"/>
          <w:rPrChange w:id="15180" w:author="user pc" w:date="2022-03-15T10:14:00Z">
            <w:rPr/>
          </w:rPrChange>
        </w:rPr>
      </w:pPr>
      <w:r w:rsidRPr="906EF1CB">
        <w:rPr>
          <w:rFonts w:ascii="Times New Roman" w:cs="Times New Roman"/>
          <w:b/>
          <w:bCs/>
          <w:sz w:val="28"/>
          <w:szCs w:val="28"/>
          <w:rPrChange w:id="15181" w:author="user pc" w:date="2022-03-15T10:14:00Z">
            <w:rPr>
              <w:b/>
              <w:bCs/>
            </w:rPr>
          </w:rPrChange>
        </w:rPr>
        <w:t>Example 2:</w:t>
      </w:r>
      <w:r>
        <w:rPr>
          <w:rFonts w:ascii="Times New Roman" w:cs="Times New Roman" w:hAnsi="Times New Roman"/>
          <w:b/>
          <w:bCs/>
          <w:sz w:val="28"/>
          <w:szCs w:val="28"/>
        </w:rPr>
        <w:t xml:space="preserve"> </w:t>
      </w:r>
      <w:r w:rsidRPr="9AC7F05B">
        <w:rPr>
          <w:rFonts w:ascii="Times New Roman" w:cs="Times New Roman"/>
          <w:sz w:val="28"/>
          <w:szCs w:val="28"/>
          <w:rPrChange w:id="15182" w:author="user pc" w:date="2022-03-15T10:14:00Z">
            <w:rPr/>
          </w:rPrChange>
        </w:rPr>
        <w:t>A sample of sodium chloride,</w:t>
      </w:r>
      <w:r>
        <w:rPr>
          <w:rFonts w:ascii="Times New Roman" w:cs="Times New Roman" w:hAnsi="Times New Roman"/>
          <w:sz w:val="28"/>
          <w:szCs w:val="28"/>
        </w:rPr>
        <w:t xml:space="preserve"> </w:t>
      </w:r>
      <w:r w:rsidRPr="65B2ADF4">
        <w:rPr>
          <w:rFonts w:ascii="Times New Roman" w:cs="Times New Roman"/>
          <w:sz w:val="28"/>
          <w:szCs w:val="28"/>
          <w:rPrChange w:id="15183" w:author="user pc" w:date="2022-03-15T10:14:00Z">
            <w:rPr/>
          </w:rPrChange>
        </w:rPr>
        <w:t>NaCl, weighing 0.0678 g is placed in a 25.0cm</w:t>
      </w:r>
      <w:r w:rsidRPr="6BD068FA">
        <w:rPr>
          <w:rFonts w:ascii="Times New Roman" w:cs="Times New Roman"/>
          <w:sz w:val="28"/>
          <w:szCs w:val="28"/>
          <w:vertAlign w:val="superscript"/>
          <w:rPrChange w:id="15184" w:author="user pc" w:date="2022-03-15T10:14:00Z">
            <w:rPr>
              <w:vertAlign w:val="superscript"/>
            </w:rPr>
          </w:rPrChange>
        </w:rPr>
        <w:t>3</w:t>
      </w:r>
      <w:r w:rsidRPr="DDFD4318">
        <w:rPr>
          <w:rFonts w:ascii="Times New Roman" w:cs="Times New Roman"/>
          <w:sz w:val="28"/>
          <w:szCs w:val="28"/>
          <w:rPrChange w:id="15185" w:author="user pc" w:date="2022-03-15T10:14:00Z">
            <w:rPr/>
          </w:rPrChange>
        </w:rPr>
        <w:t>volumetric flask. Enough water is added to dissolve the</w:t>
      </w:r>
      <w:r>
        <w:rPr>
          <w:rFonts w:ascii="Times New Roman" w:cs="Times New Roman" w:hAnsi="Times New Roman"/>
          <w:sz w:val="28"/>
          <w:szCs w:val="28"/>
        </w:rPr>
        <w:t xml:space="preserve"> </w:t>
      </w:r>
      <w:r w:rsidRPr="15BA1352">
        <w:rPr>
          <w:rFonts w:ascii="Times New Roman" w:cs="Times New Roman"/>
          <w:sz w:val="28"/>
          <w:szCs w:val="28"/>
          <w:rPrChange w:id="15186" w:author="user pc" w:date="2022-03-15T10:14:00Z">
            <w:rPr/>
          </w:rPrChange>
        </w:rPr>
        <w:t>NaCl, and then the flask is filled to the mark with water</w:t>
      </w:r>
      <w:r>
        <w:rPr>
          <w:rFonts w:ascii="Times New Roman" w:cs="Times New Roman" w:hAnsi="Times New Roman"/>
          <w:sz w:val="28"/>
          <w:szCs w:val="28"/>
        </w:rPr>
        <w:t xml:space="preserve"> </w:t>
      </w:r>
      <w:r w:rsidRPr="F8F9A609">
        <w:rPr>
          <w:rFonts w:ascii="Times New Roman" w:cs="Times New Roman"/>
          <w:sz w:val="28"/>
          <w:szCs w:val="28"/>
          <w:rPrChange w:id="15187" w:author="user pc" w:date="2022-03-15T10:14:00Z">
            <w:rPr/>
          </w:rPrChange>
        </w:rPr>
        <w:t>and carefully shaken to mix the contents. What is the</w:t>
      </w:r>
      <w:r>
        <w:rPr>
          <w:rFonts w:ascii="Times New Roman" w:cs="Times New Roman" w:hAnsi="Times New Roman"/>
          <w:sz w:val="28"/>
          <w:szCs w:val="28"/>
        </w:rPr>
        <w:t xml:space="preserve"> </w:t>
      </w:r>
      <w:r w:rsidRPr="77414AEB">
        <w:rPr>
          <w:rFonts w:ascii="Times New Roman" w:cs="Times New Roman"/>
          <w:sz w:val="28"/>
          <w:szCs w:val="28"/>
          <w:rPrChange w:id="15188" w:author="user pc" w:date="2022-03-15T10:14:00Z">
            <w:rPr/>
          </w:rPrChange>
        </w:rPr>
        <w:t>molarity of the resulting solution?</w:t>
      </w:r>
    </w:p>
    <w:p>
      <w:pPr>
        <w:pStyle w:val="style0"/>
        <w:rPr>
          <w:rFonts w:ascii="Times New Roman" w:cs="Times New Roman" w:hAnsi="Times New Roman"/>
          <w:b/>
          <w:bCs/>
          <w:sz w:val="28"/>
          <w:szCs w:val="28"/>
        </w:rPr>
      </w:pPr>
    </w:p>
    <w:p>
      <w:pPr>
        <w:pStyle w:val="style0"/>
        <w:rPr>
          <w:rFonts w:ascii="Times New Roman" w:cs="Times New Roman"/>
          <w:b/>
          <w:bCs/>
          <w:sz w:val="28"/>
          <w:szCs w:val="28"/>
          <w:rPrChange w:id="15189" w:author="user pc" w:date="2022-03-15T10:14:00Z">
            <w:rPr>
              <w:b/>
              <w:bCs/>
            </w:rPr>
          </w:rPrChange>
        </w:rPr>
      </w:pPr>
      <w:r w:rsidRPr="14EAE9F2">
        <w:rPr>
          <w:rFonts w:ascii="Times New Roman" w:cs="Times New Roman"/>
          <w:b/>
          <w:bCs/>
          <w:sz w:val="28"/>
          <w:szCs w:val="28"/>
          <w:rPrChange w:id="15190" w:author="user pc" w:date="2022-03-15T10:14:00Z">
            <w:rPr>
              <w:b/>
              <w:bCs/>
            </w:rPr>
          </w:rPrChange>
        </w:rPr>
        <w:t>Solution</w:t>
      </w:r>
    </w:p>
    <w:p>
      <w:pPr>
        <w:pStyle w:val="style0"/>
        <w:rPr>
          <w:rFonts w:ascii="Times New Roman" w:cs="Times New Roman"/>
          <w:sz w:val="28"/>
          <w:szCs w:val="28"/>
          <w:rPrChange w:id="15191" w:author="user pc" w:date="2022-03-15T10:14:00Z">
            <w:rPr/>
          </w:rPrChange>
        </w:rPr>
      </w:pPr>
      <w:r w:rsidRPr="B64396FE">
        <w:rPr>
          <w:rFonts w:ascii="Times New Roman" w:cs="Times New Roman"/>
          <w:sz w:val="28"/>
          <w:szCs w:val="28"/>
          <w:rPrChange w:id="15192" w:author="user pc" w:date="2022-03-15T10:14:00Z">
            <w:rPr/>
          </w:rPrChange>
        </w:rPr>
        <w:t>To</w:t>
      </w:r>
      <w:r>
        <w:rPr>
          <w:rFonts w:ascii="Times New Roman" w:cs="Times New Roman" w:hAnsi="Times New Roman"/>
          <w:sz w:val="28"/>
          <w:szCs w:val="28"/>
        </w:rPr>
        <w:t xml:space="preserve"> </w:t>
      </w:r>
      <w:r w:rsidRPr="AE970262">
        <w:rPr>
          <w:rFonts w:ascii="Times New Roman" w:cs="Times New Roman"/>
          <w:sz w:val="28"/>
          <w:szCs w:val="28"/>
          <w:rPrChange w:id="15193" w:author="user pc" w:date="2022-03-15T10:14:00Z">
            <w:rPr/>
          </w:rPrChange>
        </w:rPr>
        <w:t>find</w:t>
      </w:r>
      <w:r>
        <w:rPr>
          <w:rFonts w:ascii="Times New Roman" w:cs="Times New Roman" w:hAnsi="Times New Roman"/>
          <w:sz w:val="28"/>
          <w:szCs w:val="28"/>
        </w:rPr>
        <w:t xml:space="preserve"> </w:t>
      </w:r>
      <w:r w:rsidRPr="E53C7830">
        <w:rPr>
          <w:rFonts w:ascii="Times New Roman" w:cs="Times New Roman"/>
          <w:sz w:val="28"/>
          <w:szCs w:val="28"/>
          <w:rPrChange w:id="15194" w:author="user pc" w:date="2022-03-15T10:14:00Z">
            <w:rPr/>
          </w:rPrChange>
        </w:rPr>
        <w:t>the</w:t>
      </w:r>
      <w:r>
        <w:rPr>
          <w:rFonts w:ascii="Times New Roman" w:cs="Times New Roman" w:hAnsi="Times New Roman"/>
          <w:sz w:val="28"/>
          <w:szCs w:val="28"/>
        </w:rPr>
        <w:t xml:space="preserve"> </w:t>
      </w:r>
      <w:r w:rsidRPr="77B62E17">
        <w:rPr>
          <w:rFonts w:ascii="Times New Roman" w:cs="Times New Roman"/>
          <w:sz w:val="28"/>
          <w:szCs w:val="28"/>
          <w:rPrChange w:id="15195" w:author="user pc" w:date="2022-03-15T10:14:00Z">
            <w:rPr/>
          </w:rPrChange>
        </w:rPr>
        <w:t>molarity,</w:t>
      </w:r>
      <w:r>
        <w:rPr>
          <w:rFonts w:ascii="Times New Roman" w:cs="Times New Roman" w:hAnsi="Times New Roman"/>
          <w:sz w:val="28"/>
          <w:szCs w:val="28"/>
        </w:rPr>
        <w:t xml:space="preserve"> </w:t>
      </w:r>
      <w:r w:rsidRPr="E6EBF1D6">
        <w:rPr>
          <w:rFonts w:ascii="Times New Roman" w:cs="Times New Roman"/>
          <w:sz w:val="28"/>
          <w:szCs w:val="28"/>
          <w:rPrChange w:id="15196" w:author="user pc" w:date="2022-03-15T10:14:00Z">
            <w:rPr/>
          </w:rPrChange>
        </w:rPr>
        <w:t>you</w:t>
      </w:r>
      <w:r>
        <w:rPr>
          <w:rFonts w:ascii="Times New Roman" w:cs="Times New Roman" w:hAnsi="Times New Roman"/>
          <w:sz w:val="28"/>
          <w:szCs w:val="28"/>
        </w:rPr>
        <w:t xml:space="preserve"> </w:t>
      </w:r>
      <w:r w:rsidRPr="7C1E9882">
        <w:rPr>
          <w:rFonts w:ascii="Times New Roman" w:cs="Times New Roman"/>
          <w:sz w:val="28"/>
          <w:szCs w:val="28"/>
          <w:rPrChange w:id="15197" w:author="user pc" w:date="2022-03-15T10:14:00Z">
            <w:rPr/>
          </w:rPrChange>
        </w:rPr>
        <w:t>need</w:t>
      </w:r>
      <w:r>
        <w:rPr>
          <w:rFonts w:ascii="Times New Roman" w:cs="Times New Roman" w:hAnsi="Times New Roman"/>
          <w:sz w:val="28"/>
          <w:szCs w:val="28"/>
        </w:rPr>
        <w:t xml:space="preserve"> </w:t>
      </w:r>
      <w:r w:rsidRPr="6B2A26F7">
        <w:rPr>
          <w:rFonts w:ascii="Times New Roman" w:cs="Times New Roman"/>
          <w:sz w:val="28"/>
          <w:szCs w:val="28"/>
          <w:rPrChange w:id="15198" w:author="user pc" w:date="2022-03-15T10:14:00Z">
            <w:rPr/>
          </w:rPrChange>
        </w:rPr>
        <w:t>the</w:t>
      </w:r>
      <w:r>
        <w:rPr>
          <w:rFonts w:ascii="Times New Roman" w:cs="Times New Roman" w:hAnsi="Times New Roman"/>
          <w:sz w:val="28"/>
          <w:szCs w:val="28"/>
        </w:rPr>
        <w:t xml:space="preserve"> </w:t>
      </w:r>
      <w:r w:rsidRPr="AD808708">
        <w:rPr>
          <w:rFonts w:ascii="Times New Roman" w:cs="Times New Roman"/>
          <w:sz w:val="28"/>
          <w:szCs w:val="28"/>
          <w:rPrChange w:id="15199" w:author="user pc" w:date="2022-03-15T10:14:00Z">
            <w:rPr/>
          </w:rPrChange>
        </w:rPr>
        <w:t>moles</w:t>
      </w:r>
      <w:r>
        <w:rPr>
          <w:rFonts w:ascii="Times New Roman" w:cs="Times New Roman" w:hAnsi="Times New Roman"/>
          <w:sz w:val="28"/>
          <w:szCs w:val="28"/>
        </w:rPr>
        <w:t xml:space="preserve"> </w:t>
      </w:r>
      <w:r w:rsidRPr="5D431C6A">
        <w:rPr>
          <w:rFonts w:ascii="Times New Roman" w:cs="Times New Roman"/>
          <w:sz w:val="28"/>
          <w:szCs w:val="28"/>
          <w:rPrChange w:id="15200" w:author="user pc" w:date="2022-03-15T10:14:00Z">
            <w:rPr/>
          </w:rPrChange>
        </w:rPr>
        <w:t>of</w:t>
      </w:r>
      <w:r>
        <w:rPr>
          <w:rFonts w:ascii="Times New Roman" w:cs="Times New Roman" w:hAnsi="Times New Roman"/>
          <w:sz w:val="28"/>
          <w:szCs w:val="28"/>
        </w:rPr>
        <w:t xml:space="preserve"> </w:t>
      </w:r>
      <w:r w:rsidRPr="EEE90EB0">
        <w:rPr>
          <w:rFonts w:ascii="Times New Roman" w:cs="Times New Roman"/>
          <w:sz w:val="28"/>
          <w:szCs w:val="28"/>
          <w:rPrChange w:id="15201" w:author="user pc" w:date="2022-03-15T10:14:00Z">
            <w:rPr/>
          </w:rPrChange>
        </w:rPr>
        <w:t>solute,</w:t>
      </w:r>
      <w:r>
        <w:rPr>
          <w:rFonts w:ascii="Times New Roman" w:cs="Times New Roman" w:hAnsi="Times New Roman"/>
          <w:sz w:val="28"/>
          <w:szCs w:val="28"/>
        </w:rPr>
        <w:t xml:space="preserve"> </w:t>
      </w:r>
      <w:r w:rsidRPr="09423370">
        <w:rPr>
          <w:rFonts w:ascii="Times New Roman" w:cs="Times New Roman"/>
          <w:sz w:val="28"/>
          <w:szCs w:val="28"/>
          <w:rPrChange w:id="15202" w:author="user pc" w:date="2022-03-15T10:14:00Z">
            <w:rPr/>
          </w:rPrChange>
        </w:rPr>
        <w:t>NaCl.</w:t>
      </w:r>
      <w:r>
        <w:rPr>
          <w:rFonts w:ascii="Times New Roman" w:cs="Times New Roman" w:hAnsi="Times New Roman"/>
          <w:sz w:val="28"/>
          <w:szCs w:val="28"/>
        </w:rPr>
        <w:t xml:space="preserve"> </w:t>
      </w:r>
      <w:r w:rsidRPr="C9CA4D2E">
        <w:rPr>
          <w:rFonts w:ascii="Times New Roman" w:cs="Times New Roman"/>
          <w:sz w:val="28"/>
          <w:szCs w:val="28"/>
          <w:rPrChange w:id="15203" w:author="user pc" w:date="2022-03-15T10:14:00Z">
            <w:rPr/>
          </w:rPrChange>
        </w:rPr>
        <w:t>Therefore,</w:t>
      </w:r>
      <w:r>
        <w:rPr>
          <w:rFonts w:ascii="Times New Roman" w:cs="Times New Roman" w:hAnsi="Times New Roman"/>
          <w:sz w:val="28"/>
          <w:szCs w:val="28"/>
        </w:rPr>
        <w:t xml:space="preserve"> </w:t>
      </w:r>
      <w:r w:rsidRPr="D2ED3EE6">
        <w:rPr>
          <w:rFonts w:ascii="Times New Roman" w:cs="Times New Roman"/>
          <w:sz w:val="28"/>
          <w:szCs w:val="28"/>
          <w:rPrChange w:id="15204" w:author="user pc" w:date="2022-03-15T10:14:00Z">
            <w:rPr/>
          </w:rPrChange>
        </w:rPr>
        <w:t>you</w:t>
      </w:r>
      <w:r>
        <w:rPr>
          <w:rFonts w:ascii="Times New Roman" w:cs="Times New Roman" w:hAnsi="Times New Roman"/>
          <w:sz w:val="28"/>
          <w:szCs w:val="28"/>
        </w:rPr>
        <w:t xml:space="preserve"> </w:t>
      </w:r>
      <w:r w:rsidRPr="1A211E75">
        <w:rPr>
          <w:rFonts w:ascii="Times New Roman" w:cs="Times New Roman"/>
          <w:sz w:val="28"/>
          <w:szCs w:val="28"/>
          <w:rPrChange w:id="15205" w:author="user pc" w:date="2022-03-15T10:14:00Z">
            <w:rPr/>
          </w:rPrChange>
        </w:rPr>
        <w:t>first</w:t>
      </w:r>
      <w:r>
        <w:rPr>
          <w:rFonts w:ascii="Times New Roman" w:cs="Times New Roman" w:hAnsi="Times New Roman"/>
          <w:sz w:val="28"/>
          <w:szCs w:val="28"/>
        </w:rPr>
        <w:t xml:space="preserve"> </w:t>
      </w:r>
      <w:r w:rsidRPr="BA304E84">
        <w:rPr>
          <w:rFonts w:ascii="Times New Roman" w:cs="Times New Roman"/>
          <w:sz w:val="28"/>
          <w:szCs w:val="28"/>
          <w:rPrChange w:id="15206" w:author="user pc" w:date="2022-03-15T10:14:00Z">
            <w:rPr/>
          </w:rPrChange>
        </w:rPr>
        <w:t>convert</w:t>
      </w:r>
      <w:r>
        <w:rPr>
          <w:rFonts w:ascii="Times New Roman" w:cs="Times New Roman" w:hAnsi="Times New Roman"/>
          <w:sz w:val="28"/>
          <w:szCs w:val="28"/>
        </w:rPr>
        <w:t xml:space="preserve"> </w:t>
      </w:r>
      <w:r w:rsidRPr="15706A22">
        <w:rPr>
          <w:rFonts w:ascii="Times New Roman" w:cs="Times New Roman"/>
          <w:sz w:val="28"/>
          <w:szCs w:val="28"/>
          <w:rPrChange w:id="15207" w:author="user pc" w:date="2022-03-15T10:14:00Z">
            <w:rPr/>
          </w:rPrChange>
        </w:rPr>
        <w:t>grams</w:t>
      </w:r>
      <w:r>
        <w:rPr>
          <w:rFonts w:ascii="Times New Roman" w:cs="Times New Roman" w:hAnsi="Times New Roman"/>
          <w:sz w:val="28"/>
          <w:szCs w:val="28"/>
        </w:rPr>
        <w:t xml:space="preserve"> </w:t>
      </w:r>
      <w:r w:rsidRPr="21407DCE">
        <w:rPr>
          <w:rFonts w:ascii="Times New Roman" w:cs="Times New Roman"/>
          <w:sz w:val="28"/>
          <w:szCs w:val="28"/>
          <w:rPrChange w:id="15208" w:author="user pc" w:date="2022-03-15T10:14:00Z">
            <w:rPr/>
          </w:rPrChange>
        </w:rPr>
        <w:t>NaCl</w:t>
      </w:r>
      <w:r>
        <w:rPr>
          <w:rFonts w:ascii="Times New Roman" w:cs="Times New Roman" w:hAnsi="Times New Roman"/>
          <w:sz w:val="28"/>
          <w:szCs w:val="28"/>
        </w:rPr>
        <w:t xml:space="preserve"> </w:t>
      </w:r>
      <w:r w:rsidRPr="9F260945">
        <w:rPr>
          <w:rFonts w:ascii="Times New Roman" w:cs="Times New Roman"/>
          <w:sz w:val="28"/>
          <w:szCs w:val="28"/>
          <w:rPrChange w:id="15209" w:author="user pc" w:date="2022-03-15T10:14:00Z">
            <w:rPr/>
          </w:rPrChange>
        </w:rPr>
        <w:t>to</w:t>
      </w:r>
      <w:r>
        <w:rPr>
          <w:rFonts w:ascii="Times New Roman" w:cs="Times New Roman" w:hAnsi="Times New Roman"/>
          <w:sz w:val="28"/>
          <w:szCs w:val="28"/>
        </w:rPr>
        <w:t xml:space="preserve"> </w:t>
      </w:r>
      <w:r w:rsidRPr="8354309E">
        <w:rPr>
          <w:rFonts w:ascii="Times New Roman" w:cs="Times New Roman"/>
          <w:sz w:val="28"/>
          <w:szCs w:val="28"/>
          <w:rPrChange w:id="15210" w:author="user pc" w:date="2022-03-15T10:14:00Z">
            <w:rPr/>
          </w:rPrChange>
        </w:rPr>
        <w:t>moles.</w:t>
      </w:r>
      <w:r>
        <w:rPr>
          <w:rFonts w:ascii="Times New Roman" w:cs="Times New Roman" w:hAnsi="Times New Roman"/>
          <w:sz w:val="28"/>
          <w:szCs w:val="28"/>
        </w:rPr>
        <w:t xml:space="preserve"> </w:t>
      </w:r>
      <w:r w:rsidRPr="0422CC4B">
        <w:rPr>
          <w:rFonts w:ascii="Times New Roman" w:cs="Times New Roman"/>
          <w:sz w:val="28"/>
          <w:szCs w:val="28"/>
          <w:rPrChange w:id="15211" w:author="user pc" w:date="2022-03-15T10:14:00Z">
            <w:rPr/>
          </w:rPrChange>
        </w:rPr>
        <w:t>The</w:t>
      </w:r>
      <w:r>
        <w:rPr>
          <w:rFonts w:ascii="Times New Roman" w:cs="Times New Roman" w:hAnsi="Times New Roman"/>
          <w:sz w:val="28"/>
          <w:szCs w:val="28"/>
        </w:rPr>
        <w:t xml:space="preserve"> </w:t>
      </w:r>
      <w:r w:rsidRPr="5C4D3D69">
        <w:rPr>
          <w:rFonts w:ascii="Times New Roman" w:cs="Times New Roman"/>
          <w:sz w:val="28"/>
          <w:szCs w:val="28"/>
          <w:rPrChange w:id="15212" w:author="user pc" w:date="2022-03-15T10:14:00Z">
            <w:rPr/>
          </w:rPrChange>
        </w:rPr>
        <w:t>molarity</w:t>
      </w:r>
      <w:r>
        <w:rPr>
          <w:rFonts w:ascii="Times New Roman" w:cs="Times New Roman" w:hAnsi="Times New Roman"/>
          <w:sz w:val="28"/>
          <w:szCs w:val="28"/>
        </w:rPr>
        <w:t xml:space="preserve"> </w:t>
      </w:r>
      <w:r w:rsidRPr="74CC2218">
        <w:rPr>
          <w:rFonts w:ascii="Times New Roman" w:cs="Times New Roman"/>
          <w:sz w:val="28"/>
          <w:szCs w:val="28"/>
          <w:rPrChange w:id="15213" w:author="user pc" w:date="2022-03-15T10:14:00Z">
            <w:rPr/>
          </w:rPrChange>
        </w:rPr>
        <w:t>equals</w:t>
      </w:r>
      <w:r>
        <w:rPr>
          <w:rFonts w:ascii="Times New Roman" w:cs="Times New Roman" w:hAnsi="Times New Roman"/>
          <w:sz w:val="28"/>
          <w:szCs w:val="28"/>
        </w:rPr>
        <w:t xml:space="preserve"> </w:t>
      </w:r>
      <w:r w:rsidRPr="734725B5">
        <w:rPr>
          <w:rFonts w:ascii="Times New Roman" w:cs="Times New Roman"/>
          <w:sz w:val="28"/>
          <w:szCs w:val="28"/>
          <w:rPrChange w:id="15214" w:author="user pc" w:date="2022-03-15T10:14:00Z">
            <w:rPr/>
          </w:rPrChange>
        </w:rPr>
        <w:t>the</w:t>
      </w:r>
      <w:r>
        <w:rPr>
          <w:rFonts w:ascii="Times New Roman" w:cs="Times New Roman" w:hAnsi="Times New Roman"/>
          <w:sz w:val="28"/>
          <w:szCs w:val="28"/>
        </w:rPr>
        <w:t xml:space="preserve"> </w:t>
      </w:r>
      <w:r w:rsidRPr="1ABC9C94">
        <w:rPr>
          <w:rFonts w:ascii="Times New Roman" w:cs="Times New Roman"/>
          <w:sz w:val="28"/>
          <w:szCs w:val="28"/>
          <w:rPrChange w:id="15215" w:author="user pc" w:date="2022-03-15T10:14:00Z">
            <w:rPr/>
          </w:rPrChange>
        </w:rPr>
        <w:t>moles</w:t>
      </w:r>
      <w:r>
        <w:rPr>
          <w:rFonts w:ascii="Times New Roman" w:cs="Times New Roman" w:hAnsi="Times New Roman"/>
          <w:sz w:val="28"/>
          <w:szCs w:val="28"/>
        </w:rPr>
        <w:t xml:space="preserve"> </w:t>
      </w:r>
      <w:r w:rsidRPr="C09CB75C">
        <w:rPr>
          <w:rFonts w:ascii="Times New Roman" w:cs="Times New Roman"/>
          <w:sz w:val="28"/>
          <w:szCs w:val="28"/>
          <w:rPrChange w:id="15216" w:author="user pc" w:date="2022-03-15T10:14:00Z">
            <w:rPr/>
          </w:rPrChange>
        </w:rPr>
        <w:t>of</w:t>
      </w:r>
      <w:r>
        <w:rPr>
          <w:rFonts w:ascii="Times New Roman" w:cs="Times New Roman" w:hAnsi="Times New Roman"/>
          <w:sz w:val="28"/>
          <w:szCs w:val="28"/>
        </w:rPr>
        <w:t xml:space="preserve"> </w:t>
      </w:r>
      <w:r w:rsidRPr="8723DC39">
        <w:rPr>
          <w:rFonts w:ascii="Times New Roman" w:cs="Times New Roman"/>
          <w:sz w:val="28"/>
          <w:szCs w:val="28"/>
          <w:rPrChange w:id="15217" w:author="user pc" w:date="2022-03-15T10:14:00Z">
            <w:rPr/>
          </w:rPrChange>
        </w:rPr>
        <w:t>solute</w:t>
      </w:r>
      <w:r>
        <w:rPr>
          <w:rFonts w:ascii="Times New Roman" w:cs="Times New Roman" w:hAnsi="Times New Roman"/>
          <w:sz w:val="28"/>
          <w:szCs w:val="28"/>
        </w:rPr>
        <w:t xml:space="preserve"> </w:t>
      </w:r>
      <w:r w:rsidRPr="045FD589">
        <w:rPr>
          <w:rFonts w:ascii="Times New Roman" w:cs="Times New Roman"/>
          <w:sz w:val="28"/>
          <w:szCs w:val="28"/>
          <w:rPrChange w:id="15218" w:author="user pc" w:date="2022-03-15T10:14:00Z">
            <w:rPr/>
          </w:rPrChange>
        </w:rPr>
        <w:t>divided</w:t>
      </w:r>
      <w:r>
        <w:rPr>
          <w:rFonts w:ascii="Times New Roman" w:cs="Times New Roman" w:hAnsi="Times New Roman"/>
          <w:sz w:val="28"/>
          <w:szCs w:val="28"/>
        </w:rPr>
        <w:t xml:space="preserve"> </w:t>
      </w:r>
      <w:r w:rsidRPr="DDFD9B5F">
        <w:rPr>
          <w:rFonts w:ascii="Times New Roman" w:cs="Times New Roman"/>
          <w:sz w:val="28"/>
          <w:szCs w:val="28"/>
          <w:rPrChange w:id="15219" w:author="user pc" w:date="2022-03-15T10:14:00Z">
            <w:rPr/>
          </w:rPrChange>
        </w:rPr>
        <w:t>by</w:t>
      </w:r>
      <w:r>
        <w:rPr>
          <w:rFonts w:ascii="Times New Roman" w:cs="Times New Roman" w:hAnsi="Times New Roman"/>
          <w:sz w:val="28"/>
          <w:szCs w:val="28"/>
        </w:rPr>
        <w:t xml:space="preserve"> </w:t>
      </w:r>
      <w:r w:rsidRPr="2A90C694">
        <w:rPr>
          <w:rFonts w:ascii="Times New Roman" w:cs="Times New Roman"/>
          <w:sz w:val="28"/>
          <w:szCs w:val="28"/>
          <w:rPrChange w:id="15220" w:author="user pc" w:date="2022-03-15T10:14:00Z">
            <w:rPr/>
          </w:rPrChange>
        </w:rPr>
        <w:t>the</w:t>
      </w:r>
      <w:r>
        <w:rPr>
          <w:rFonts w:ascii="Times New Roman" w:cs="Times New Roman" w:hAnsi="Times New Roman"/>
          <w:sz w:val="28"/>
          <w:szCs w:val="28"/>
        </w:rPr>
        <w:t xml:space="preserve"> </w:t>
      </w:r>
      <w:r w:rsidRPr="4AA2735D">
        <w:rPr>
          <w:rFonts w:ascii="Times New Roman" w:cs="Times New Roman"/>
          <w:sz w:val="28"/>
          <w:szCs w:val="28"/>
          <w:rPrChange w:id="15221" w:author="user pc" w:date="2022-03-15T10:14:00Z">
            <w:rPr/>
          </w:rPrChange>
        </w:rPr>
        <w:t>volume</w:t>
      </w:r>
      <w:r>
        <w:rPr>
          <w:rFonts w:ascii="Times New Roman" w:cs="Times New Roman" w:hAnsi="Times New Roman"/>
          <w:sz w:val="28"/>
          <w:szCs w:val="28"/>
        </w:rPr>
        <w:t xml:space="preserve"> </w:t>
      </w:r>
      <w:r w:rsidRPr="9673CC2C">
        <w:rPr>
          <w:rFonts w:ascii="Times New Roman" w:cs="Times New Roman"/>
          <w:sz w:val="28"/>
          <w:szCs w:val="28"/>
          <w:rPrChange w:id="15222" w:author="user pc" w:date="2022-03-15T10:14:00Z">
            <w:rPr/>
          </w:rPrChange>
        </w:rPr>
        <w:t>of</w:t>
      </w:r>
      <w:r>
        <w:rPr>
          <w:rFonts w:ascii="Times New Roman" w:cs="Times New Roman" w:hAnsi="Times New Roman"/>
          <w:sz w:val="28"/>
          <w:szCs w:val="28"/>
        </w:rPr>
        <w:t xml:space="preserve"> </w:t>
      </w:r>
      <w:r w:rsidRPr="DC47D8B8">
        <w:rPr>
          <w:rFonts w:ascii="Times New Roman" w:cs="Times New Roman"/>
          <w:sz w:val="28"/>
          <w:szCs w:val="28"/>
          <w:rPrChange w:id="15223" w:author="user pc" w:date="2022-03-15T10:14:00Z">
            <w:rPr/>
          </w:rPrChange>
        </w:rPr>
        <w:t>solution</w:t>
      </w:r>
      <w:r>
        <w:rPr>
          <w:rFonts w:ascii="Times New Roman" w:cs="Times New Roman" w:hAnsi="Times New Roman"/>
          <w:sz w:val="28"/>
          <w:szCs w:val="28"/>
        </w:rPr>
        <w:t xml:space="preserve"> </w:t>
      </w:r>
      <w:r w:rsidRPr="979A0D69">
        <w:rPr>
          <w:rFonts w:ascii="Times New Roman" w:cs="Times New Roman"/>
          <w:sz w:val="28"/>
          <w:szCs w:val="28"/>
          <w:rPrChange w:id="15224" w:author="user pc" w:date="2022-03-15T10:14:00Z">
            <w:rPr/>
          </w:rPrChange>
        </w:rPr>
        <w:t>in</w:t>
      </w:r>
      <w:r>
        <w:rPr>
          <w:rFonts w:ascii="Times New Roman" w:cs="Times New Roman" w:hAnsi="Times New Roman"/>
          <w:sz w:val="28"/>
          <w:szCs w:val="28"/>
        </w:rPr>
        <w:t xml:space="preserve"> </w:t>
      </w:r>
      <w:r w:rsidRPr="C7A480F6">
        <w:rPr>
          <w:rFonts w:ascii="Times New Roman" w:cs="Times New Roman"/>
          <w:sz w:val="28"/>
          <w:szCs w:val="28"/>
          <w:rPrChange w:id="15225" w:author="user pc" w:date="2022-03-15T10:14:00Z">
            <w:rPr/>
          </w:rPrChange>
        </w:rPr>
        <w:t>dm</w:t>
      </w:r>
      <w:r w:rsidRPr="290A86C3">
        <w:rPr>
          <w:rFonts w:ascii="Times New Roman" w:cs="Times New Roman"/>
          <w:sz w:val="28"/>
          <w:szCs w:val="28"/>
          <w:vertAlign w:val="superscript"/>
          <w:rPrChange w:id="15226" w:author="user pc" w:date="2022-03-15T10:14:00Z">
            <w:rPr>
              <w:vertAlign w:val="superscript"/>
            </w:rPr>
          </w:rPrChange>
        </w:rPr>
        <w:t>3</w:t>
      </w:r>
      <w:r w:rsidRPr="8F843BCD">
        <w:rPr>
          <w:rFonts w:ascii="Times New Roman" w:cs="Times New Roman"/>
          <w:sz w:val="28"/>
          <w:szCs w:val="28"/>
          <w:rPrChange w:id="15227" w:author="user pc" w:date="2022-03-15T10:14:00Z">
            <w:rPr/>
          </w:rPrChange>
        </w:rPr>
        <w:t>.</w:t>
      </w:r>
    </w:p>
    <w:p>
      <w:pPr>
        <w:pStyle w:val="style0"/>
        <w:rPr>
          <w:rFonts w:ascii="Times New Roman" w:cs="Times New Roman"/>
          <w:sz w:val="28"/>
          <w:szCs w:val="28"/>
          <w:rPrChange w:id="15228" w:author="user pc" w:date="2022-03-15T10:14:00Z">
            <w:rPr/>
          </w:rPrChange>
        </w:rPr>
      </w:pPr>
      <w:r w:rsidRPr="89F412C9">
        <w:rPr>
          <w:rFonts w:ascii="Times New Roman" w:cs="Times New Roman"/>
          <w:sz w:val="28"/>
          <w:szCs w:val="28"/>
          <w:rPrChange w:id="15229" w:author="user pc" w:date="2022-03-15T10:14:00Z">
            <w:rPr/>
          </w:rPrChange>
        </w:rPr>
        <w:t>Molar</w:t>
      </w:r>
      <w:r>
        <w:rPr>
          <w:rFonts w:ascii="Times New Roman" w:cs="Times New Roman" w:hAnsi="Times New Roman"/>
          <w:sz w:val="28"/>
          <w:szCs w:val="28"/>
        </w:rPr>
        <w:t xml:space="preserve"> </w:t>
      </w:r>
      <w:r w:rsidRPr="F82E088D">
        <w:rPr>
          <w:rFonts w:ascii="Times New Roman" w:cs="Times New Roman"/>
          <w:sz w:val="28"/>
          <w:szCs w:val="28"/>
          <w:rPrChange w:id="15230" w:author="user pc" w:date="2022-03-15T10:14:00Z">
            <w:rPr/>
          </w:rPrChange>
        </w:rPr>
        <w:t>mass</w:t>
      </w:r>
      <w:r>
        <w:rPr>
          <w:rFonts w:ascii="Times New Roman" w:cs="Times New Roman" w:hAnsi="Times New Roman"/>
          <w:sz w:val="28"/>
          <w:szCs w:val="28"/>
        </w:rPr>
        <w:t xml:space="preserve"> </w:t>
      </w:r>
      <w:r w:rsidRPr="5F838D9E">
        <w:rPr>
          <w:rFonts w:ascii="Times New Roman" w:cs="Times New Roman"/>
          <w:sz w:val="28"/>
          <w:szCs w:val="28"/>
          <w:rPrChange w:id="15231" w:author="user pc" w:date="2022-03-15T10:14:00Z">
            <w:rPr/>
          </w:rPrChange>
        </w:rPr>
        <w:t>of</w:t>
      </w:r>
      <w:r>
        <w:rPr>
          <w:rFonts w:ascii="Times New Roman" w:cs="Times New Roman" w:hAnsi="Times New Roman"/>
          <w:sz w:val="28"/>
          <w:szCs w:val="28"/>
        </w:rPr>
        <w:t xml:space="preserve"> </w:t>
      </w:r>
      <w:r w:rsidRPr="11876CF0">
        <w:rPr>
          <w:rFonts w:ascii="Times New Roman" w:cs="Times New Roman"/>
          <w:sz w:val="28"/>
          <w:szCs w:val="28"/>
          <w:rPrChange w:id="15232" w:author="user pc" w:date="2022-03-15T10:14:00Z">
            <w:rPr/>
          </w:rPrChange>
        </w:rPr>
        <w:t>NaCl</w:t>
      </w:r>
      <w:r>
        <w:rPr>
          <w:rFonts w:ascii="Times New Roman" w:cs="Times New Roman" w:hAnsi="Times New Roman"/>
          <w:sz w:val="28"/>
          <w:szCs w:val="28"/>
        </w:rPr>
        <w:t xml:space="preserve"> </w:t>
      </w:r>
      <w:r w:rsidRPr="F88116BE">
        <w:rPr>
          <w:rFonts w:ascii="Times New Roman" w:cs="Times New Roman"/>
          <w:sz w:val="28"/>
          <w:szCs w:val="28"/>
          <w:rPrChange w:id="15233" w:author="user pc" w:date="2022-03-15T10:14:00Z">
            <w:rPr/>
          </w:rPrChange>
        </w:rPr>
        <w:t>=</w:t>
      </w:r>
      <w:r>
        <w:rPr>
          <w:rFonts w:ascii="Times New Roman" w:cs="Times New Roman" w:hAnsi="Times New Roman"/>
          <w:sz w:val="28"/>
          <w:szCs w:val="28"/>
        </w:rPr>
        <w:t xml:space="preserve"> </w:t>
      </w:r>
      <w:r w:rsidRPr="C6413C24">
        <w:rPr>
          <w:rFonts w:ascii="Times New Roman" w:cs="Times New Roman"/>
          <w:sz w:val="28"/>
          <w:szCs w:val="28"/>
          <w:rPrChange w:id="15234" w:author="user pc" w:date="2022-03-15T10:14:00Z">
            <w:rPr/>
          </w:rPrChange>
        </w:rPr>
        <w:t>23</w:t>
      </w:r>
      <w:r>
        <w:rPr>
          <w:rFonts w:ascii="Times New Roman" w:cs="Times New Roman" w:hAnsi="Times New Roman"/>
          <w:sz w:val="28"/>
          <w:szCs w:val="28"/>
        </w:rPr>
        <w:t xml:space="preserve"> </w:t>
      </w:r>
      <w:r w:rsidRPr="5058FAF0">
        <w:rPr>
          <w:rFonts w:ascii="Times New Roman" w:cs="Times New Roman"/>
          <w:sz w:val="28"/>
          <w:szCs w:val="28"/>
          <w:rPrChange w:id="15235" w:author="user pc" w:date="2022-03-15T10:14:00Z">
            <w:rPr/>
          </w:rPrChange>
        </w:rPr>
        <w:t>+</w:t>
      </w:r>
      <w:r>
        <w:rPr>
          <w:rFonts w:ascii="Times New Roman" w:cs="Times New Roman" w:hAnsi="Times New Roman"/>
          <w:sz w:val="28"/>
          <w:szCs w:val="28"/>
        </w:rPr>
        <w:t xml:space="preserve"> </w:t>
      </w:r>
      <w:r w:rsidRPr="FE1E8627">
        <w:rPr>
          <w:rFonts w:ascii="Times New Roman" w:cs="Times New Roman"/>
          <w:sz w:val="28"/>
          <w:szCs w:val="28"/>
          <w:rPrChange w:id="15236" w:author="user pc" w:date="2022-03-15T10:14:00Z">
            <w:rPr/>
          </w:rPrChange>
        </w:rPr>
        <w:t>35.5</w:t>
      </w:r>
      <w:r>
        <w:rPr>
          <w:rFonts w:ascii="Times New Roman" w:cs="Times New Roman" w:hAnsi="Times New Roman"/>
          <w:sz w:val="28"/>
          <w:szCs w:val="28"/>
        </w:rPr>
        <w:t xml:space="preserve"> </w:t>
      </w:r>
      <w:r w:rsidRPr="AD142FF6">
        <w:rPr>
          <w:rFonts w:ascii="Times New Roman" w:cs="Times New Roman"/>
          <w:sz w:val="28"/>
          <w:szCs w:val="28"/>
          <w:rPrChange w:id="15237" w:author="user pc" w:date="2022-03-15T10:14:00Z">
            <w:rPr/>
          </w:rPrChange>
        </w:rPr>
        <w:t>=</w:t>
      </w:r>
      <w:r>
        <w:rPr>
          <w:rFonts w:ascii="Times New Roman" w:cs="Times New Roman" w:hAnsi="Times New Roman"/>
          <w:sz w:val="28"/>
          <w:szCs w:val="28"/>
        </w:rPr>
        <w:t xml:space="preserve"> </w:t>
      </w:r>
      <w:r w:rsidRPr="A504A503">
        <w:rPr>
          <w:rFonts w:ascii="Times New Roman" w:cs="Times New Roman"/>
          <w:sz w:val="28"/>
          <w:szCs w:val="28"/>
          <w:rPrChange w:id="15238" w:author="user pc" w:date="2022-03-15T10:14:00Z">
            <w:rPr/>
          </w:rPrChange>
        </w:rPr>
        <w:t>58.5gmol</w:t>
      </w:r>
      <w:r w:rsidRPr="EE864186">
        <w:rPr>
          <w:rFonts w:ascii="Times New Roman" w:cs="Times New Roman"/>
          <w:sz w:val="28"/>
          <w:szCs w:val="28"/>
          <w:vertAlign w:val="superscript"/>
          <w:rPrChange w:id="15239"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d>
            <m:dPr>
              <m:endChr m:val=")"/>
              <m:ctrlPr>
                <w:rPr>
                  <w:rFonts w:ascii="Cambria Math" w:cs="Times New Roman" w:hAnsi="Cambria Math"/>
                  <w:i/>
                  <w:sz w:val="28"/>
                  <w:szCs w:val="28"/>
                </w:rPr>
              </m:ctrlPr>
            </m:dPr>
            <m:e>
              <m:r>
                <w:rPr>
                  <w:rFonts w:ascii="Cambria Math" w:cs="Times New Roman" w:hAnsi="Cambria Math"/>
                  <w:sz w:val="28"/>
                  <w:szCs w:val="28"/>
                </w:rPr>
                <m:t>mol</m:t>
              </m:r>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xml:space="preserve">Reacting mass </m:t>
              </m:r>
              <m:d>
                <m:dPr>
                  <m:endChr m:val=")"/>
                  <m:ctrlPr>
                    <w:rPr>
                      <w:rFonts w:ascii="Cambria Math" w:cs="Times New Roman" w:hAnsi="Cambria Math"/>
                      <w:i/>
                      <w:sz w:val="28"/>
                      <w:szCs w:val="28"/>
                    </w:rPr>
                  </m:ctrlPr>
                </m:dPr>
                <m:e>
                  <m:r>
                    <w:rPr>
                      <w:rFonts w:ascii="Cambria Math" w:cs="Times New Roman" w:hAnsi="Cambria Math"/>
                      <w:sz w:val="28"/>
                      <w:szCs w:val="28"/>
                    </w:rPr>
                    <m:t>g</m:t>
                  </m:r>
                </m:e>
              </m:d>
            </m:num>
            <m:den>
              <m:r>
                <w:rPr>
                  <w:rFonts w:ascii="Cambria Math" w:cs="Times New Roman" w:hAnsi="Cambria Math"/>
                  <w:sz w:val="28"/>
                  <w:szCs w:val="28"/>
                </w:rPr>
                <m:t xml:space="preserve">Molar mass </m:t>
              </m:r>
              <m:d>
                <m:dPr>
                  <m:endChr m:val=")"/>
                  <m:ctrlPr>
                    <w:rPr>
                      <w:rFonts w:ascii="Cambria Math" w:cs="Times New Roman" w:hAnsi="Cambria Math"/>
                      <w:i/>
                      <w:sz w:val="28"/>
                      <w:szCs w:val="28"/>
                    </w:rPr>
                  </m:ctrlPr>
                </m:dPr>
                <m:e>
                  <m:r>
                    <w:rPr>
                      <w:rFonts w:ascii="Cambria Math" w:cs="Times New Roman" w:hAnsi="Cambria Math"/>
                      <w:sz w:val="28"/>
                      <w:szCs w:val="28"/>
                    </w:rPr>
                    <m:t>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e>
              </m:d>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0.0678</m:t>
              </m:r>
            </m:num>
            <m:den>
              <m:r>
                <w:rPr>
                  <w:rFonts w:ascii="Cambria Math" w:cs="Times New Roman" w:hAnsi="Cambria Math"/>
                  <w:sz w:val="28"/>
                  <w:szCs w:val="28"/>
                </w:rPr>
                <m:t>58.5</m:t>
              </m:r>
            </m:den>
          </m:f>
          <m:r>
            <w:rPr>
              <w:rFonts w:ascii="Cambria Math" w:cs="Times New Roman" w:hAnsi="Cambria Math"/>
              <w:sz w:val="28"/>
              <w:szCs w:val="28"/>
            </w:rPr>
            <m:t>=0.00116 mole</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5240" w:author="user pc" w:date="2022-03-15T10:14:00Z">
            <w:rPr/>
          </w:rPrChange>
        </w:rPr>
      </w:pPr>
      <w:r w:rsidRPr="8FB14922">
        <w:rPr>
          <w:rFonts w:ascii="Times New Roman" w:cs="Times New Roman"/>
          <w:sz w:val="28"/>
          <w:szCs w:val="28"/>
          <w:rPrChange w:id="15241" w:author="user pc" w:date="2022-03-15T10:14:00Z">
            <w:rPr/>
          </w:rPrChange>
        </w:rPr>
        <w:t>Convert</w:t>
      </w:r>
      <w:r>
        <w:rPr>
          <w:rFonts w:ascii="Times New Roman" w:cs="Times New Roman" w:hAnsi="Times New Roman"/>
          <w:sz w:val="28"/>
          <w:szCs w:val="28"/>
        </w:rPr>
        <w:t xml:space="preserve"> </w:t>
      </w:r>
      <w:r w:rsidRPr="EB762548">
        <w:rPr>
          <w:rFonts w:ascii="Times New Roman" w:cs="Times New Roman"/>
          <w:sz w:val="28"/>
          <w:szCs w:val="28"/>
          <w:rPrChange w:id="15242" w:author="user pc" w:date="2022-03-15T10:14:00Z">
            <w:rPr/>
          </w:rPrChange>
        </w:rPr>
        <w:t>the</w:t>
      </w:r>
      <w:r>
        <w:rPr>
          <w:rFonts w:ascii="Times New Roman" w:cs="Times New Roman" w:hAnsi="Times New Roman"/>
          <w:sz w:val="28"/>
          <w:szCs w:val="28"/>
        </w:rPr>
        <w:t xml:space="preserve"> </w:t>
      </w:r>
      <w:r w:rsidRPr="53A0FC93">
        <w:rPr>
          <w:rFonts w:ascii="Times New Roman" w:cs="Times New Roman"/>
          <w:sz w:val="28"/>
          <w:szCs w:val="28"/>
          <w:rPrChange w:id="15243" w:author="user pc" w:date="2022-03-15T10:14:00Z">
            <w:rPr/>
          </w:rPrChange>
        </w:rPr>
        <w:t>25.0cm</w:t>
      </w:r>
      <w:r w:rsidRPr="85D260EB">
        <w:rPr>
          <w:rFonts w:ascii="Times New Roman" w:cs="Times New Roman"/>
          <w:sz w:val="28"/>
          <w:szCs w:val="28"/>
          <w:vertAlign w:val="superscript"/>
          <w:rPrChange w:id="15244" w:author="user pc" w:date="2022-03-15T10:14:00Z">
            <w:rPr>
              <w:vertAlign w:val="superscript"/>
            </w:rPr>
          </w:rPrChange>
        </w:rPr>
        <w:t>3</w:t>
      </w:r>
      <w:r>
        <w:rPr>
          <w:rFonts w:ascii="Times New Roman" w:cs="Times New Roman" w:hAnsi="Times New Roman"/>
          <w:sz w:val="28"/>
          <w:szCs w:val="28"/>
          <w:vertAlign w:val="superscript"/>
        </w:rPr>
        <w:t xml:space="preserve"> </w:t>
      </w:r>
      <w:r w:rsidRPr="6EE07812">
        <w:rPr>
          <w:rFonts w:ascii="Times New Roman" w:cs="Times New Roman"/>
          <w:sz w:val="28"/>
          <w:szCs w:val="28"/>
          <w:rPrChange w:id="15245" w:author="user pc" w:date="2022-03-15T10:14:00Z">
            <w:rPr/>
          </w:rPrChange>
        </w:rPr>
        <w:t>to</w:t>
      </w:r>
      <w:r>
        <w:rPr>
          <w:rFonts w:ascii="Times New Roman" w:cs="Times New Roman" w:hAnsi="Times New Roman"/>
          <w:sz w:val="28"/>
          <w:szCs w:val="28"/>
        </w:rPr>
        <w:t xml:space="preserve"> </w:t>
      </w:r>
      <w:r w:rsidRPr="ADC0DBB9">
        <w:rPr>
          <w:rFonts w:ascii="Times New Roman" w:cs="Times New Roman"/>
          <w:sz w:val="28"/>
          <w:szCs w:val="28"/>
          <w:rPrChange w:id="15246" w:author="user pc" w:date="2022-03-15T10:14:00Z">
            <w:rPr/>
          </w:rPrChange>
        </w:rPr>
        <w:t>dm</w:t>
      </w:r>
      <w:r w:rsidRPr="DC9BC46A">
        <w:rPr>
          <w:rFonts w:ascii="Times New Roman" w:cs="Times New Roman"/>
          <w:sz w:val="28"/>
          <w:szCs w:val="28"/>
          <w:vertAlign w:val="superscript"/>
          <w:rPrChange w:id="15247" w:author="user pc" w:date="2022-03-15T10:14:00Z">
            <w:rPr>
              <w:vertAlign w:val="superscript"/>
            </w:rPr>
          </w:rPrChange>
        </w:rPr>
        <w:t>3</w:t>
      </w:r>
      <w:r>
        <w:rPr>
          <w:rFonts w:ascii="Times New Roman" w:cs="Times New Roman" w:hAnsi="Times New Roman"/>
          <w:sz w:val="28"/>
          <w:szCs w:val="28"/>
          <w:vertAlign w:val="superscript"/>
        </w:rPr>
        <w:t xml:space="preserve"> </w:t>
      </w:r>
      <w:r w:rsidRPr="95947A87">
        <w:rPr>
          <w:rFonts w:ascii="Times New Roman" w:cs="Times New Roman"/>
          <w:sz w:val="28"/>
          <w:szCs w:val="28"/>
          <w:rPrChange w:id="15248" w:author="user pc" w:date="2022-03-15T10:14:00Z">
            <w:rPr/>
          </w:rPrChange>
        </w:rPr>
        <w:t>by</w:t>
      </w:r>
      <w:r>
        <w:rPr>
          <w:rFonts w:ascii="Times New Roman" w:cs="Times New Roman" w:hAnsi="Times New Roman"/>
          <w:sz w:val="28"/>
          <w:szCs w:val="28"/>
        </w:rPr>
        <w:t xml:space="preserve"> </w:t>
      </w:r>
      <w:r w:rsidRPr="1269068C">
        <w:rPr>
          <w:rFonts w:ascii="Times New Roman" w:cs="Times New Roman"/>
          <w:sz w:val="28"/>
          <w:szCs w:val="28"/>
          <w:rPrChange w:id="15249" w:author="user pc" w:date="2022-03-15T10:14:00Z">
            <w:rPr/>
          </w:rPrChange>
        </w:rPr>
        <w:t>dividing</w:t>
      </w:r>
      <w:r>
        <w:rPr>
          <w:rFonts w:ascii="Times New Roman" w:cs="Times New Roman" w:hAnsi="Times New Roman"/>
          <w:sz w:val="28"/>
          <w:szCs w:val="28"/>
        </w:rPr>
        <w:t xml:space="preserve"> </w:t>
      </w:r>
      <w:r w:rsidRPr="BC3E5E0C">
        <w:rPr>
          <w:rFonts w:ascii="Times New Roman" w:cs="Times New Roman"/>
          <w:sz w:val="28"/>
          <w:szCs w:val="28"/>
          <w:rPrChange w:id="15250" w:author="user pc" w:date="2022-03-15T10:14:00Z">
            <w:rPr/>
          </w:rPrChange>
        </w:rPr>
        <w:t>it</w:t>
      </w:r>
      <w:r>
        <w:rPr>
          <w:rFonts w:ascii="Times New Roman" w:cs="Times New Roman" w:hAnsi="Times New Roman"/>
          <w:sz w:val="28"/>
          <w:szCs w:val="28"/>
        </w:rPr>
        <w:t xml:space="preserve"> </w:t>
      </w:r>
      <w:r w:rsidRPr="86551577">
        <w:rPr>
          <w:rFonts w:ascii="Times New Roman" w:cs="Times New Roman"/>
          <w:sz w:val="28"/>
          <w:szCs w:val="28"/>
          <w:rPrChange w:id="15251" w:author="user pc" w:date="2022-03-15T10:14:00Z">
            <w:rPr/>
          </w:rPrChange>
        </w:rPr>
        <w:t>by1000cm</w:t>
      </w:r>
      <w:r w:rsidRPr="75AE9010">
        <w:rPr>
          <w:rFonts w:ascii="Times New Roman" w:cs="Times New Roman"/>
          <w:sz w:val="28"/>
          <w:szCs w:val="28"/>
          <w:vertAlign w:val="superscript"/>
          <w:rPrChange w:id="15252" w:author="user pc" w:date="2022-03-15T10:14:00Z">
            <w:rPr>
              <w:vertAlign w:val="superscript"/>
            </w:rPr>
          </w:rPrChange>
        </w:rPr>
        <w:t>3</w:t>
      </w:r>
      <w:r w:rsidRPr="F273B45F">
        <w:rPr>
          <w:rFonts w:ascii="Times New Roman" w:cs="Times New Roman"/>
          <w:sz w:val="28"/>
          <w:szCs w:val="28"/>
          <w:rPrChange w:id="15253" w:author="user pc" w:date="2022-03-15T10:14:00Z">
            <w:rPr/>
          </w:rPrChange>
        </w:rPr>
        <w: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25.0</m:t>
              </m:r>
            </m:num>
            <m:den>
              <m:r>
                <w:rPr>
                  <w:rFonts w:ascii="Cambria Math" w:cs="Times New Roman" w:hAnsi="Cambria Math"/>
                  <w:sz w:val="28"/>
                  <w:szCs w:val="28"/>
                </w:rPr>
                <m:t>1000</m:t>
              </m:r>
            </m:den>
          </m:f>
          <m:r>
            <w:rPr>
              <w:rFonts w:ascii="Cambria Math" w:cs="Times New Roman" w:hAnsi="Cambria Math"/>
              <w:sz w:val="28"/>
              <w:szCs w:val="28"/>
            </w:rPr>
            <m:t xml:space="preserve">=0.025 </m:t>
          </m:r>
          <m:sSup>
            <m:sSupPr>
              <m:ctrlPr>
                <w:rPr>
                  <w:rFonts w:ascii="Cambria Math" w:cs="Times New Roman" w:hAnsi="Cambria Math"/>
                  <w:i/>
                  <w:sz w:val="28"/>
                  <w:szCs w:val="28"/>
                </w:rPr>
              </m:ctrlPr>
            </m:sSupPr>
            <m:e>
              <m:r>
                <w:rPr>
                  <w:rFonts w:ascii="Cambria Math" w:cs="Times New Roman" w:hAnsi="Cambria Math"/>
                  <w:sz w:val="28"/>
                  <w:szCs w:val="28"/>
                </w:rPr>
                <m:t>dm</m:t>
              </m:r>
            </m:e>
            <m:sup>
              <m:r>
                <w:rPr>
                  <w:rFonts w:ascii="Cambria Math" w:cs="Times New Roman" w:hAnsi="Cambria Math"/>
                  <w:sz w:val="28"/>
                  <w:szCs w:val="28"/>
                </w:rPr>
                <m:t>3</m:t>
              </m:r>
            </m:sup>
          </m:sSup>
        </m:oMath>
      </m:oMathPara>
    </w:p>
    <w:p>
      <w:pPr>
        <w:pStyle w:val="style0"/>
        <w:rPr>
          <w:rFonts w:ascii="Times New Roman" w:cs="Times New Roman"/>
          <w:sz w:val="28"/>
          <w:szCs w:val="28"/>
          <w:rPrChange w:id="15254" w:author="user pc" w:date="2022-03-15T10:14:00Z">
            <w:rPr/>
          </w:rPrChange>
        </w:rPr>
      </w:pPr>
      <w:r w:rsidRPr="38B93272">
        <w:rPr>
          <w:rFonts w:ascii="Times New Roman" w:cs="Times New Roman"/>
          <w:sz w:val="28"/>
          <w:szCs w:val="28"/>
          <w:rPrChange w:id="15255" w:author="user pc" w:date="2022-03-15T10:14:00Z">
            <w:rPr/>
          </w:rPrChange>
        </w:rPr>
        <w:t>Now</w:t>
      </w:r>
      <w:r>
        <w:rPr>
          <w:rFonts w:ascii="Times New Roman" w:cs="Times New Roman" w:hAnsi="Times New Roman"/>
          <w:sz w:val="28"/>
          <w:szCs w:val="28"/>
        </w:rPr>
        <w:t xml:space="preserve"> </w:t>
      </w:r>
      <w:r w:rsidRPr="8DA59240">
        <w:rPr>
          <w:rFonts w:ascii="Times New Roman" w:cs="Times New Roman"/>
          <w:sz w:val="28"/>
          <w:szCs w:val="28"/>
          <w:rPrChange w:id="15256" w:author="user pc" w:date="2022-03-15T10:14:00Z">
            <w:rPr/>
          </w:rPrChange>
        </w:rPr>
        <w:t>that</w:t>
      </w:r>
      <w:r>
        <w:rPr>
          <w:rFonts w:ascii="Times New Roman" w:cs="Times New Roman" w:hAnsi="Times New Roman"/>
          <w:sz w:val="28"/>
          <w:szCs w:val="28"/>
        </w:rPr>
        <w:t xml:space="preserve"> </w:t>
      </w:r>
      <w:r w:rsidRPr="BEC686B6">
        <w:rPr>
          <w:rFonts w:ascii="Times New Roman" w:cs="Times New Roman"/>
          <w:sz w:val="28"/>
          <w:szCs w:val="28"/>
          <w:rPrChange w:id="15257" w:author="user pc" w:date="2022-03-15T10:14:00Z">
            <w:rPr/>
          </w:rPrChange>
        </w:rPr>
        <w:t>we</w:t>
      </w:r>
      <w:r>
        <w:rPr>
          <w:rFonts w:ascii="Times New Roman" w:cs="Times New Roman" w:hAnsi="Times New Roman"/>
          <w:sz w:val="28"/>
          <w:szCs w:val="28"/>
        </w:rPr>
        <w:t xml:space="preserve"> </w:t>
      </w:r>
      <w:r w:rsidRPr="0741B314">
        <w:rPr>
          <w:rFonts w:ascii="Times New Roman" w:cs="Times New Roman"/>
          <w:sz w:val="28"/>
          <w:szCs w:val="28"/>
          <w:rPrChange w:id="15258" w:author="user pc" w:date="2022-03-15T10:14:00Z">
            <w:rPr/>
          </w:rPrChange>
        </w:rPr>
        <w:t>have</w:t>
      </w:r>
      <w:r>
        <w:rPr>
          <w:rFonts w:ascii="Times New Roman" w:cs="Times New Roman" w:hAnsi="Times New Roman"/>
          <w:sz w:val="28"/>
          <w:szCs w:val="28"/>
        </w:rPr>
        <w:t xml:space="preserve"> </w:t>
      </w:r>
      <w:r w:rsidRPr="63E375D0">
        <w:rPr>
          <w:rFonts w:ascii="Times New Roman" w:cs="Times New Roman"/>
          <w:sz w:val="28"/>
          <w:szCs w:val="28"/>
          <w:rPrChange w:id="15259" w:author="user pc" w:date="2022-03-15T10:14:00Z">
            <w:rPr/>
          </w:rPrChange>
        </w:rPr>
        <w:t>obtained</w:t>
      </w:r>
      <w:r>
        <w:rPr>
          <w:rFonts w:ascii="Times New Roman" w:cs="Times New Roman" w:hAnsi="Times New Roman"/>
          <w:sz w:val="28"/>
          <w:szCs w:val="28"/>
        </w:rPr>
        <w:t xml:space="preserve"> </w:t>
      </w:r>
      <w:r w:rsidRPr="8E3061BD">
        <w:rPr>
          <w:rFonts w:ascii="Times New Roman" w:cs="Times New Roman"/>
          <w:sz w:val="28"/>
          <w:szCs w:val="28"/>
          <w:rPrChange w:id="15260" w:author="user pc" w:date="2022-03-15T10:14:00Z">
            <w:rPr/>
          </w:rPrChange>
        </w:rPr>
        <w:t>amount</w:t>
      </w:r>
      <w:r>
        <w:rPr>
          <w:rFonts w:ascii="Times New Roman" w:cs="Times New Roman" w:hAnsi="Times New Roman"/>
          <w:sz w:val="28"/>
          <w:szCs w:val="28"/>
        </w:rPr>
        <w:t xml:space="preserve"> </w:t>
      </w:r>
      <w:r w:rsidRPr="3A1DB8B1">
        <w:rPr>
          <w:rFonts w:ascii="Times New Roman" w:cs="Times New Roman"/>
          <w:sz w:val="28"/>
          <w:szCs w:val="28"/>
          <w:rPrChange w:id="15261" w:author="user pc" w:date="2022-03-15T10:14:00Z">
            <w:rPr/>
          </w:rPrChange>
        </w:rPr>
        <w:t>in</w:t>
      </w:r>
      <w:r>
        <w:rPr>
          <w:rFonts w:ascii="Times New Roman" w:cs="Times New Roman" w:hAnsi="Times New Roman"/>
          <w:sz w:val="28"/>
          <w:szCs w:val="28"/>
        </w:rPr>
        <w:t xml:space="preserve"> </w:t>
      </w:r>
      <w:r w:rsidRPr="EE512BB2">
        <w:rPr>
          <w:rFonts w:ascii="Times New Roman" w:cs="Times New Roman"/>
          <w:sz w:val="28"/>
          <w:szCs w:val="28"/>
          <w:rPrChange w:id="15262" w:author="user pc" w:date="2022-03-15T10:14:00Z">
            <w:rPr/>
          </w:rPrChange>
        </w:rPr>
        <w:t>mole</w:t>
      </w:r>
      <w:r>
        <w:rPr>
          <w:rFonts w:ascii="Times New Roman" w:cs="Times New Roman" w:hAnsi="Times New Roman"/>
          <w:sz w:val="28"/>
          <w:szCs w:val="28"/>
        </w:rPr>
        <w:t xml:space="preserve"> </w:t>
      </w:r>
      <w:r w:rsidRPr="B87EC67D">
        <w:rPr>
          <w:rFonts w:ascii="Times New Roman" w:cs="Times New Roman"/>
          <w:sz w:val="28"/>
          <w:szCs w:val="28"/>
          <w:rPrChange w:id="15263" w:author="user pc" w:date="2022-03-15T10:14:00Z">
            <w:rPr/>
          </w:rPrChange>
        </w:rPr>
        <w:t>and</w:t>
      </w:r>
      <w:r>
        <w:rPr>
          <w:rFonts w:ascii="Times New Roman" w:cs="Times New Roman" w:hAnsi="Times New Roman"/>
          <w:sz w:val="28"/>
          <w:szCs w:val="28"/>
        </w:rPr>
        <w:t xml:space="preserve"> </w:t>
      </w:r>
      <w:r w:rsidRPr="491337C3">
        <w:rPr>
          <w:rFonts w:ascii="Times New Roman" w:cs="Times New Roman"/>
          <w:sz w:val="28"/>
          <w:szCs w:val="28"/>
          <w:rPrChange w:id="15264" w:author="user pc" w:date="2022-03-15T10:14:00Z">
            <w:rPr/>
          </w:rPrChange>
        </w:rPr>
        <w:t>the</w:t>
      </w:r>
      <w:r>
        <w:rPr>
          <w:rFonts w:ascii="Times New Roman" w:cs="Times New Roman" w:hAnsi="Times New Roman"/>
          <w:sz w:val="28"/>
          <w:szCs w:val="28"/>
        </w:rPr>
        <w:t xml:space="preserve"> </w:t>
      </w:r>
      <w:r w:rsidRPr="F1CAA131">
        <w:rPr>
          <w:rFonts w:ascii="Times New Roman" w:cs="Times New Roman"/>
          <w:sz w:val="28"/>
          <w:szCs w:val="28"/>
          <w:rPrChange w:id="15265" w:author="user pc" w:date="2022-03-15T10:14:00Z">
            <w:rPr/>
          </w:rPrChange>
        </w:rPr>
        <w:t>volume</w:t>
      </w:r>
      <w:r>
        <w:rPr>
          <w:rFonts w:ascii="Times New Roman" w:cs="Times New Roman" w:hAnsi="Times New Roman"/>
          <w:sz w:val="28"/>
          <w:szCs w:val="28"/>
        </w:rPr>
        <w:t xml:space="preserve"> </w:t>
      </w:r>
      <w:r w:rsidRPr="8CAE7648">
        <w:rPr>
          <w:rFonts w:ascii="Times New Roman" w:cs="Times New Roman"/>
          <w:sz w:val="28"/>
          <w:szCs w:val="28"/>
          <w:rPrChange w:id="15266" w:author="user pc" w:date="2022-03-15T10:14:00Z">
            <w:rPr/>
          </w:rPrChange>
        </w:rPr>
        <w:t>in</w:t>
      </w:r>
      <w:r>
        <w:rPr>
          <w:rFonts w:ascii="Times New Roman" w:cs="Times New Roman" w:hAnsi="Times New Roman"/>
          <w:sz w:val="28"/>
          <w:szCs w:val="28"/>
        </w:rPr>
        <w:t xml:space="preserve"> </w:t>
      </w:r>
      <w:r w:rsidRPr="EC6C23C8">
        <w:rPr>
          <w:rFonts w:ascii="Times New Roman" w:cs="Times New Roman"/>
          <w:sz w:val="28"/>
          <w:szCs w:val="28"/>
          <w:rPrChange w:id="15267" w:author="user pc" w:date="2022-03-15T10:14:00Z">
            <w:rPr/>
          </w:rPrChange>
        </w:rPr>
        <w:t>dm</w:t>
      </w:r>
      <w:r w:rsidRPr="AAB674FF">
        <w:rPr>
          <w:rFonts w:ascii="Times New Roman" w:cs="Times New Roman"/>
          <w:sz w:val="28"/>
          <w:szCs w:val="28"/>
          <w:vertAlign w:val="superscript"/>
          <w:rPrChange w:id="15268" w:author="user pc" w:date="2022-03-15T10:14:00Z">
            <w:rPr>
              <w:vertAlign w:val="superscript"/>
            </w:rPr>
          </w:rPrChange>
        </w:rPr>
        <w:t>3</w:t>
      </w:r>
      <w:r w:rsidRPr="72FAA1F3">
        <w:rPr>
          <w:rFonts w:ascii="Times New Roman" w:cs="Times New Roman"/>
          <w:sz w:val="28"/>
          <w:szCs w:val="28"/>
          <w:rPrChange w:id="15269" w:author="user pc" w:date="2022-03-15T10:14:00Z">
            <w:rPr/>
          </w:rPrChange>
        </w:rPr>
        <w:t>,</w:t>
      </w:r>
      <w:r>
        <w:rPr>
          <w:rFonts w:ascii="Times New Roman" w:cs="Times New Roman" w:hAnsi="Times New Roman"/>
          <w:sz w:val="28"/>
          <w:szCs w:val="28"/>
        </w:rPr>
        <w:t xml:space="preserve"> </w:t>
      </w:r>
      <w:r w:rsidRPr="5B3599E3">
        <w:rPr>
          <w:rFonts w:ascii="Times New Roman" w:cs="Times New Roman"/>
          <w:sz w:val="28"/>
          <w:szCs w:val="28"/>
          <w:rPrChange w:id="15270" w:author="user pc" w:date="2022-03-15T10:14:00Z">
            <w:rPr/>
          </w:rPrChange>
        </w:rPr>
        <w:t>we</w:t>
      </w:r>
      <w:r>
        <w:rPr>
          <w:rFonts w:ascii="Times New Roman" w:cs="Times New Roman" w:hAnsi="Times New Roman"/>
          <w:sz w:val="28"/>
          <w:szCs w:val="28"/>
        </w:rPr>
        <w:t xml:space="preserve"> </w:t>
      </w:r>
      <w:r w:rsidRPr="11B17C9F">
        <w:rPr>
          <w:rFonts w:ascii="Times New Roman" w:cs="Times New Roman"/>
          <w:sz w:val="28"/>
          <w:szCs w:val="28"/>
          <w:rPrChange w:id="15271" w:author="user pc" w:date="2022-03-15T10:14:00Z">
            <w:rPr/>
          </w:rPrChange>
        </w:rPr>
        <w:t>can</w:t>
      </w:r>
      <w:r>
        <w:rPr>
          <w:rFonts w:ascii="Times New Roman" w:cs="Times New Roman" w:hAnsi="Times New Roman"/>
          <w:sz w:val="28"/>
          <w:szCs w:val="28"/>
        </w:rPr>
        <w:t xml:space="preserve"> </w:t>
      </w:r>
      <w:r w:rsidRPr="CF20FABE">
        <w:rPr>
          <w:rFonts w:ascii="Times New Roman" w:cs="Times New Roman"/>
          <w:sz w:val="28"/>
          <w:szCs w:val="28"/>
          <w:rPrChange w:id="15272" w:author="user pc" w:date="2022-03-15T10:14:00Z">
            <w:rPr/>
          </w:rPrChange>
        </w:rPr>
        <w:t>get</w:t>
      </w:r>
      <w:r>
        <w:rPr>
          <w:rFonts w:ascii="Times New Roman" w:cs="Times New Roman" w:hAnsi="Times New Roman"/>
          <w:sz w:val="28"/>
          <w:szCs w:val="28"/>
        </w:rPr>
        <w:t xml:space="preserve"> </w:t>
      </w:r>
      <w:r w:rsidRPr="8A9573E0">
        <w:rPr>
          <w:rFonts w:ascii="Times New Roman" w:cs="Times New Roman"/>
          <w:sz w:val="28"/>
          <w:szCs w:val="28"/>
          <w:rPrChange w:id="15273" w:author="user pc" w:date="2022-03-15T10:14:00Z">
            <w:rPr/>
          </w:rPrChange>
        </w:rPr>
        <w:t>the</w:t>
      </w:r>
      <w:r>
        <w:rPr>
          <w:rFonts w:ascii="Times New Roman" w:cs="Times New Roman" w:hAnsi="Times New Roman"/>
          <w:sz w:val="28"/>
          <w:szCs w:val="28"/>
        </w:rPr>
        <w:t xml:space="preserve"> </w:t>
      </w:r>
      <w:r w:rsidRPr="3AA36353">
        <w:rPr>
          <w:rFonts w:ascii="Times New Roman" w:cs="Times New Roman"/>
          <w:sz w:val="28"/>
          <w:szCs w:val="28"/>
          <w:rPrChange w:id="15274" w:author="user pc" w:date="2022-03-15T10:14:00Z">
            <w:rPr/>
          </w:rPrChange>
        </w:rPr>
        <w:t>Molarity</w:t>
      </w:r>
      <w:r>
        <w:rPr>
          <w:rFonts w:ascii="Times New Roman" w:cs="Times New Roman" w:hAnsi="Times New Roman"/>
          <w:sz w:val="28"/>
          <w:szCs w:val="28"/>
        </w:rPr>
        <w:t xml:space="preserve"> </w:t>
      </w:r>
      <w:r w:rsidRPr="272245FB">
        <w:rPr>
          <w:rFonts w:ascii="Times New Roman" w:cs="Times New Roman"/>
          <w:sz w:val="28"/>
          <w:szCs w:val="28"/>
          <w:rPrChange w:id="15275" w:author="user pc" w:date="2022-03-15T10:14:00Z">
            <w:rPr/>
          </w:rPrChange>
        </w:rPr>
        <w:t>using</w:t>
      </w:r>
      <w:r>
        <w:rPr>
          <w:rFonts w:ascii="Times New Roman" w:cs="Times New Roman" w:hAnsi="Times New Roman"/>
          <w:sz w:val="28"/>
          <w:szCs w:val="28"/>
        </w:rPr>
        <w:t xml:space="preserve"> </w:t>
      </w:r>
      <w:r w:rsidRPr="5BDC7247">
        <w:rPr>
          <w:rFonts w:ascii="Times New Roman" w:cs="Times New Roman"/>
          <w:sz w:val="28"/>
          <w:szCs w:val="28"/>
          <w:rPrChange w:id="15276" w:author="user pc" w:date="2022-03-15T10:14:00Z">
            <w:rPr/>
          </w:rPrChange>
        </w:rPr>
        <w:t>the</w:t>
      </w:r>
      <w:r>
        <w:rPr>
          <w:rFonts w:ascii="Times New Roman" w:cs="Times New Roman" w:hAnsi="Times New Roman"/>
          <w:sz w:val="28"/>
          <w:szCs w:val="28"/>
        </w:rPr>
        <w:t xml:space="preserve"> </w:t>
      </w:r>
      <w:r w:rsidRPr="2BC364A2">
        <w:rPr>
          <w:rFonts w:ascii="Times New Roman" w:cs="Times New Roman"/>
          <w:sz w:val="28"/>
          <w:szCs w:val="28"/>
          <w:rPrChange w:id="15277" w:author="user pc" w:date="2022-03-15T10:14:00Z">
            <w:rPr/>
          </w:rPrChange>
        </w:rPr>
        <w:t>formula</w:t>
      </w:r>
      <w:r>
        <w:rPr>
          <w:rFonts w:ascii="Times New Roman" w:cs="Times New Roman" w:hAnsi="Times New Roman"/>
          <w:sz w:val="28"/>
          <w:szCs w:val="28"/>
        </w:rPr>
        <w:t xml:space="preserve"> </w:t>
      </w:r>
      <w:r w:rsidRPr="52809531">
        <w:rPr>
          <w:rFonts w:ascii="Times New Roman" w:cs="Times New Roman"/>
          <w:sz w:val="28"/>
          <w:szCs w:val="28"/>
          <w:rPrChange w:id="15278" w:author="user pc" w:date="2022-03-15T10:14:00Z">
            <w:rPr/>
          </w:rPrChange>
        </w:rPr>
        <w:t>below:</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Amount (mol)</m:t>
              </m:r>
            </m:num>
            <m:den>
              <m:r>
                <w:rPr>
                  <w:rFonts w:ascii="Cambria Math" w:cs="Times New Roman" w:hAnsi="Cambria Math"/>
                  <w:sz w:val="28"/>
                  <w:szCs w:val="28"/>
                </w:rPr>
                <m:t>Volume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0.00116 mol</m:t>
              </m:r>
            </m:num>
            <m:den>
              <m:r>
                <w:rPr>
                  <w:rFonts w:ascii="Cambria Math" w:cs="Times New Roman" w:hAnsi="Cambria Math"/>
                  <w:sz w:val="28"/>
                  <w:szCs w:val="28"/>
                </w:rPr>
                <m:t>0.025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t>
          </m:r>
          <m:d>
            <m:dPr>
              <m:endChr m:val=")"/>
              <m:ctrlPr>
                <w:rPr>
                  <w:rFonts w:ascii="Cambria Math" w:cs="Times New Roman" w:hAnsi="Cambria Math"/>
                  <w:i/>
                  <w:sz w:val="28"/>
                  <w:szCs w:val="28"/>
                </w:rPr>
              </m:ctrlPr>
            </m:dPr>
            <m:e>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 0.0464 M 0r 0.0464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5279" w:author="user pc" w:date="2022-03-15T10:14:00Z">
            <w:rPr/>
          </w:rPrChange>
        </w:rPr>
      </w:pPr>
    </w:p>
    <w:p>
      <w:pPr>
        <w:pStyle w:val="style0"/>
        <w:rPr>
          <w:rFonts w:ascii="Times New Roman" w:cs="Times New Roman"/>
          <w:sz w:val="28"/>
          <w:szCs w:val="28"/>
          <w:rPrChange w:id="15280" w:author="user pc" w:date="2022-03-15T10:14:00Z">
            <w:rPr/>
          </w:rPrChange>
        </w:rPr>
      </w:pPr>
      <w:r w:rsidRPr="F121597A">
        <w:rPr>
          <w:rFonts w:ascii="Times New Roman" w:cs="Times New Roman"/>
          <w:b/>
          <w:bCs/>
          <w:sz w:val="28"/>
          <w:szCs w:val="28"/>
          <w:rPrChange w:id="15281" w:author="user pc" w:date="2022-03-15T10:14:00Z">
            <w:rPr>
              <w:b/>
              <w:bCs/>
            </w:rPr>
          </w:rPrChange>
        </w:rPr>
        <w:t>Example 3:</w:t>
      </w:r>
      <w:r>
        <w:rPr>
          <w:rFonts w:ascii="Times New Roman" w:cs="Times New Roman" w:hAnsi="Times New Roman"/>
          <w:b/>
          <w:bCs/>
          <w:sz w:val="28"/>
          <w:szCs w:val="28"/>
        </w:rPr>
        <w:t xml:space="preserve"> </w:t>
      </w:r>
      <w:r w:rsidRPr="42419423">
        <w:rPr>
          <w:rFonts w:ascii="Times New Roman" w:cs="Times New Roman"/>
          <w:sz w:val="28"/>
          <w:szCs w:val="28"/>
          <w:rPrChange w:id="15282" w:author="user pc" w:date="2022-03-15T10:14:00Z">
            <w:rPr/>
          </w:rPrChange>
        </w:rPr>
        <w:t>A flask contains a solution with an unknown amount of HCl. This solution is titrated with</w:t>
      </w:r>
      <w:r>
        <w:rPr>
          <w:rFonts w:ascii="Times New Roman" w:cs="Times New Roman" w:hAnsi="Times New Roman"/>
          <w:sz w:val="28"/>
          <w:szCs w:val="28"/>
        </w:rPr>
        <w:t xml:space="preserve"> </w:t>
      </w:r>
      <w:r w:rsidRPr="A29C3DFA">
        <w:rPr>
          <w:rFonts w:ascii="Times New Roman" w:cs="Times New Roman"/>
          <w:sz w:val="28"/>
          <w:szCs w:val="28"/>
          <w:rPrChange w:id="15283" w:author="user pc" w:date="2022-03-15T10:14:00Z">
            <w:rPr/>
          </w:rPrChange>
        </w:rPr>
        <w:t>0.207 M NaOH. It takes 4.47 cm</w:t>
      </w:r>
      <w:r w:rsidRPr="EF6553E7">
        <w:rPr>
          <w:rFonts w:ascii="Times New Roman" w:cs="Times New Roman"/>
          <w:sz w:val="28"/>
          <w:szCs w:val="28"/>
          <w:vertAlign w:val="superscript"/>
          <w:rPrChange w:id="15284" w:author="user pc" w:date="2022-03-15T10:14:00Z">
            <w:rPr>
              <w:vertAlign w:val="superscript"/>
            </w:rPr>
          </w:rPrChange>
        </w:rPr>
        <w:t>3</w:t>
      </w:r>
      <w:r w:rsidRPr="06B1AB50">
        <w:rPr>
          <w:rFonts w:ascii="Times New Roman" w:cs="Times New Roman"/>
          <w:sz w:val="28"/>
          <w:szCs w:val="28"/>
          <w:rPrChange w:id="15285" w:author="user pc" w:date="2022-03-15T10:14:00Z">
            <w:rPr/>
          </w:rPrChange>
        </w:rPr>
        <w:t xml:space="preserve"> NaOH to complete the reaction. What is the mass of the HCl?</w:t>
      </w:r>
    </w:p>
    <w:p>
      <w:pPr>
        <w:pStyle w:val="style0"/>
        <w:rPr>
          <w:rFonts w:ascii="Times New Roman" w:cs="Times New Roman"/>
          <w:b/>
          <w:bCs/>
          <w:sz w:val="28"/>
          <w:szCs w:val="28"/>
          <w:rPrChange w:id="15286" w:author="user pc" w:date="2022-03-15T10:14:00Z">
            <w:rPr>
              <w:b/>
              <w:bCs/>
            </w:rPr>
          </w:rPrChange>
        </w:rPr>
      </w:pPr>
      <w:r w:rsidRPr="CADA8473">
        <w:rPr>
          <w:rFonts w:ascii="Times New Roman" w:cs="Times New Roman"/>
          <w:b/>
          <w:bCs/>
          <w:sz w:val="28"/>
          <w:szCs w:val="28"/>
          <w:rPrChange w:id="15287" w:author="user pc" w:date="2022-03-15T10:14:00Z">
            <w:rPr>
              <w:b/>
              <w:bCs/>
            </w:rPr>
          </w:rPrChange>
        </w:rPr>
        <w:t>Solution</w:t>
      </w:r>
    </w:p>
    <w:p>
      <w:pPr>
        <w:pStyle w:val="style0"/>
        <w:rPr>
          <w:rFonts w:ascii="Times New Roman" w:cs="Times New Roman" w:hAnsi="Times New Roman"/>
          <w:b/>
          <w:bCs/>
          <w:color w:val="36363d"/>
          <w:sz w:val="28"/>
          <w:szCs w:val="28"/>
          <w:highlight w:val="yellow"/>
          <w:rPrChange w:id="15288" w:author="user pc" w:date="2022-03-15T10:14:00Z">
            <w:rPr>
              <w:rFonts w:ascii="Dancing Script" w:hAnsi="Dancing Script"/>
              <w:b/>
              <w:bCs/>
              <w:color w:val="36363d"/>
              <w:highlight w:val="yellow"/>
            </w:rPr>
          </w:rPrChange>
        </w:rPr>
      </w:pPr>
      <w:r w:rsidRPr="33F6300B">
        <w:rPr>
          <w:rFonts w:ascii="Times New Roman" w:cs="Times New Roman" w:hAnsi="Times New Roman"/>
          <w:b/>
          <w:bCs/>
          <w:color w:val="36363d"/>
          <w:sz w:val="28"/>
          <w:szCs w:val="28"/>
          <w:highlight w:val="yellow"/>
          <w:rPrChange w:id="15289" w:author="user pc" w:date="2022-03-15T10:14:00Z">
            <w:rPr>
              <w:rFonts w:ascii="Dancing Script" w:hAnsi="Dancing Script"/>
              <w:b/>
              <w:bCs/>
              <w:color w:val="36363d"/>
              <w:highlight w:val="yellow"/>
            </w:rPr>
          </w:rPrChange>
        </w:rPr>
        <w:t>Before you perform the titration calculations, always write down the balanced chemical equation</w:t>
      </w:r>
      <w:r>
        <w:rPr>
          <w:rFonts w:ascii="Times New Roman" w:cs="Times New Roman" w:hAnsi="Times New Roman"/>
          <w:b/>
          <w:bCs/>
          <w:color w:val="36363d"/>
          <w:sz w:val="28"/>
          <w:szCs w:val="28"/>
          <w:highlight w:val="yellow"/>
        </w:rPr>
        <w:t>.</w:t>
      </w:r>
    </w:p>
    <w:p>
      <w:pPr>
        <w:pStyle w:val="style0"/>
        <w:rPr>
          <w:rFonts w:ascii="Times New Roman" w:cs="Times New Roman"/>
          <w:sz w:val="28"/>
          <w:szCs w:val="28"/>
          <w:rPrChange w:id="15290" w:author="user pc" w:date="2022-03-15T10:14:00Z">
            <w:rPr/>
          </w:rPrChange>
        </w:rPr>
      </w:pPr>
      <w:r w:rsidRPr="141C92C8">
        <w:rPr>
          <w:rFonts w:ascii="Times New Roman" w:cs="Times New Roman"/>
          <w:sz w:val="28"/>
          <w:szCs w:val="28"/>
          <w:rPrChange w:id="15291" w:author="user pc" w:date="2022-03-15T10:14:00Z">
            <w:rPr/>
          </w:rPrChange>
        </w:rPr>
        <w:t>HCl + NaOH =&gt; NaCl + H</w:t>
      </w:r>
      <w:r w:rsidRPr="F2F63E98">
        <w:rPr>
          <w:rFonts w:ascii="Times New Roman" w:cs="Times New Roman"/>
          <w:sz w:val="28"/>
          <w:szCs w:val="28"/>
          <w:vertAlign w:val="subscript"/>
          <w:rPrChange w:id="15292" w:author="user pc" w:date="2022-03-15T10:14:00Z">
            <w:rPr>
              <w:vertAlign w:val="subscript"/>
            </w:rPr>
          </w:rPrChange>
        </w:rPr>
        <w:t>2</w:t>
      </w:r>
      <w:r w:rsidRPr="D7910522">
        <w:rPr>
          <w:rFonts w:ascii="Times New Roman" w:cs="Times New Roman"/>
          <w:sz w:val="28"/>
          <w:szCs w:val="28"/>
          <w:rPrChange w:id="15293" w:author="user pc" w:date="2022-03-15T10:14:00Z">
            <w:rPr/>
          </w:rPrChange>
        </w:rPr>
        <w:t>O</w:t>
      </w:r>
    </w:p>
    <w:p>
      <w:pPr>
        <w:pStyle w:val="style0"/>
        <w:rPr>
          <w:rFonts w:ascii="Times New Roman" w:cs="Times New Roman"/>
          <w:sz w:val="28"/>
          <w:szCs w:val="28"/>
          <w:rPrChange w:id="15294" w:author="user pc" w:date="2022-03-15T10:14:00Z">
            <w:rPr/>
          </w:rPrChange>
        </w:rPr>
      </w:pPr>
      <w:r w:rsidRPr="44EEAACE">
        <w:rPr>
          <w:rFonts w:ascii="Times New Roman" w:cs="Times New Roman"/>
          <w:sz w:val="28"/>
          <w:szCs w:val="28"/>
          <w:rPrChange w:id="15295" w:author="user pc" w:date="2022-03-15T10:14:00Z">
            <w:rPr/>
          </w:rPrChange>
        </w:rPr>
        <w:t xml:space="preserve">From the balanced chemical equation, 1 mole of NaOH reacted with 1 mole of HCl. </w:t>
      </w:r>
    </w:p>
    <w:p>
      <w:pPr>
        <w:pStyle w:val="style0"/>
        <w:rPr>
          <w:rFonts w:ascii="Times New Roman" w:cs="Times New Roman" w:hAnsi="Times New Roman"/>
          <w:sz w:val="28"/>
          <w:szCs w:val="28"/>
        </w:rPr>
      </w:pPr>
      <w:r w:rsidRPr="0AA002EB">
        <w:rPr>
          <w:rFonts w:ascii="Times New Roman" w:cs="Times New Roman"/>
          <w:sz w:val="28"/>
          <w:szCs w:val="28"/>
          <w:rPrChange w:id="15296" w:author="user pc" w:date="2022-03-15T10:14:00Z">
            <w:rPr/>
          </w:rPrChange>
        </w:rPr>
        <w:t>Mole of NaOH = Concentration × volume</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Convert 4.47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to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by dividing 4.47c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by 1000c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sz w:val="28"/>
          <w:szCs w:val="28"/>
          <w:rPrChange w:id="15297" w:author="user pc" w:date="2022-03-15T10:14:00Z">
            <w:rPr/>
          </w:rPrChange>
        </w:rPr>
      </w:pPr>
      <m:oMathPara>
        <m:oMathParaPr>
          <m:jc m:val="left"/>
        </m:oMathParaPr>
        <m:oMath>
          <m:r>
            <w:rPr>
              <w:rFonts w:ascii="Cambria Math" w:cs="Times New Roman" w:hAnsi="Cambria Math"/>
              <w:sz w:val="28"/>
              <w:szCs w:val="28"/>
            </w:rPr>
            <m:t>That is 0.00447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Mole of NaOH=0.207 ×0.00447=0.00092529 mol</m:t>
          </m:r>
        </m:oMath>
      </m:oMathPara>
    </w:p>
    <w:p>
      <w:pPr>
        <w:pStyle w:val="style0"/>
        <w:rPr>
          <w:rFonts w:ascii="Times New Roman" w:cs="Times New Roman"/>
          <w:sz w:val="28"/>
          <w:szCs w:val="28"/>
          <w:rPrChange w:id="15298" w:author="user pc" w:date="2022-03-15T10:14:00Z">
            <w:rPr/>
          </w:rPrChange>
        </w:rPr>
      </w:pPr>
      <w:r w:rsidRPr="8E1DAB60">
        <w:rPr>
          <w:rFonts w:ascii="Times New Roman" w:cs="Times New Roman"/>
          <w:sz w:val="28"/>
          <w:szCs w:val="28"/>
          <w:rPrChange w:id="15299" w:author="user pc" w:date="2022-03-15T10:14:00Z">
            <w:rPr/>
          </w:rPrChange>
        </w:rPr>
        <w:t>Since 1 mole of NaOH reacted with 1 mole of HCl, 0.00092529mole of NaOH will react with 0.00092529</w:t>
      </w:r>
      <w:r>
        <w:rPr>
          <w:rFonts w:ascii="Times New Roman" w:cs="Times New Roman" w:hAnsi="Times New Roman"/>
          <w:sz w:val="28"/>
          <w:szCs w:val="28"/>
        </w:rPr>
        <w:t xml:space="preserve"> </w:t>
      </w:r>
      <w:r w:rsidRPr="E523E9F6">
        <w:rPr>
          <w:rFonts w:ascii="Times New Roman" w:cs="Times New Roman"/>
          <w:sz w:val="28"/>
          <w:szCs w:val="28"/>
          <w:rPrChange w:id="15300" w:author="user pc" w:date="2022-03-15T10:14:00Z">
            <w:rPr/>
          </w:rPrChange>
        </w:rPr>
        <w:t>mole of HCl.</w:t>
      </w:r>
    </w:p>
    <w:p>
      <w:pPr>
        <w:pStyle w:val="style0"/>
        <w:rPr>
          <w:rFonts w:ascii="Times New Roman" w:cs="Times New Roman"/>
          <w:sz w:val="28"/>
          <w:szCs w:val="28"/>
          <w:rPrChange w:id="15301" w:author="user pc" w:date="2022-03-15T10:14:00Z">
            <w:rPr/>
          </w:rPrChange>
        </w:rPr>
      </w:pPr>
      <w:r w:rsidRPr="5DEDC2EC">
        <w:rPr>
          <w:rFonts w:ascii="Times New Roman" w:cs="Times New Roman"/>
          <w:sz w:val="28"/>
          <w:szCs w:val="28"/>
          <w:rPrChange w:id="15302" w:author="user pc" w:date="2022-03-15T10:14:00Z">
            <w:rPr/>
          </w:rPrChange>
        </w:rPr>
        <w:t>Mass of HCl = Amount × Molar mass</w:t>
      </w:r>
    </w:p>
    <w:p>
      <w:pPr>
        <w:pStyle w:val="style0"/>
        <w:rPr>
          <w:rFonts w:ascii="Times New Roman" w:cs="Times New Roman"/>
          <w:sz w:val="28"/>
          <w:szCs w:val="28"/>
          <w:rPrChange w:id="15303" w:author="user pc" w:date="2022-03-15T10:14:00Z">
            <w:rPr/>
          </w:rPrChange>
        </w:rPr>
      </w:pPr>
      <w:r w:rsidRPr="159E98E5">
        <w:rPr>
          <w:rFonts w:ascii="Times New Roman" w:cs="Times New Roman"/>
          <w:sz w:val="28"/>
          <w:szCs w:val="28"/>
          <w:rPrChange w:id="15304" w:author="user pc" w:date="2022-03-15T10:14:00Z">
            <w:rPr/>
          </w:rPrChange>
        </w:rPr>
        <w:t>Molar mass of HCl = 1 + 35.5 = 36.5 gmol</w:t>
      </w:r>
      <w:r w:rsidRPr="FF6B8FE5">
        <w:rPr>
          <w:rFonts w:ascii="Times New Roman" w:cs="Times New Roman"/>
          <w:sz w:val="28"/>
          <w:szCs w:val="28"/>
          <w:vertAlign w:val="superscript"/>
          <w:rPrChange w:id="15305" w:author="user pc" w:date="2022-03-15T10:14:00Z">
            <w:rPr/>
          </w:rPrChange>
        </w:rPr>
        <w:t>-1</w:t>
      </w:r>
    </w:p>
    <w:p>
      <w:pPr>
        <w:pStyle w:val="style0"/>
        <w:rPr>
          <w:rFonts w:ascii="Times New Roman" w:cs="Times New Roman"/>
          <w:sz w:val="28"/>
          <w:szCs w:val="28"/>
          <w:rPrChange w:id="15306" w:author="user pc" w:date="2022-03-15T10:14:00Z">
            <w:rPr/>
          </w:rPrChange>
        </w:rPr>
      </w:pPr>
      <w:r w:rsidRPr="C5AA592D">
        <w:rPr>
          <w:rFonts w:ascii="Times New Roman" w:cs="Times New Roman"/>
          <w:sz w:val="28"/>
          <w:szCs w:val="28"/>
          <w:rPrChange w:id="15307" w:author="user pc" w:date="2022-03-15T10:14:00Z">
            <w:rPr/>
          </w:rPrChange>
        </w:rPr>
        <w:t>Mass</w:t>
      </w:r>
      <w:r>
        <w:rPr>
          <w:rFonts w:ascii="Times New Roman" w:cs="Times New Roman" w:hAnsi="Times New Roman"/>
          <w:sz w:val="28"/>
          <w:szCs w:val="28"/>
        </w:rPr>
        <w:t xml:space="preserve"> </w:t>
      </w:r>
      <w:r w:rsidRPr="F6949902">
        <w:rPr>
          <w:rFonts w:ascii="Times New Roman" w:cs="Times New Roman"/>
          <w:sz w:val="28"/>
          <w:szCs w:val="28"/>
          <w:rPrChange w:id="15308" w:author="user pc" w:date="2022-03-15T10:14:00Z">
            <w:rPr/>
          </w:rPrChange>
        </w:rPr>
        <w:t>of</w:t>
      </w:r>
      <w:r>
        <w:rPr>
          <w:rFonts w:ascii="Times New Roman" w:cs="Times New Roman" w:hAnsi="Times New Roman"/>
          <w:sz w:val="28"/>
          <w:szCs w:val="28"/>
        </w:rPr>
        <w:t xml:space="preserve"> </w:t>
      </w:r>
      <w:r w:rsidRPr="4FDEECAF">
        <w:rPr>
          <w:rFonts w:ascii="Times New Roman" w:cs="Times New Roman"/>
          <w:sz w:val="28"/>
          <w:szCs w:val="28"/>
          <w:rPrChange w:id="15309" w:author="user pc" w:date="2022-03-15T10:14:00Z">
            <w:rPr/>
          </w:rPrChange>
        </w:rPr>
        <w:t>HCl</w:t>
      </w:r>
      <w:r>
        <w:rPr>
          <w:rFonts w:ascii="Times New Roman" w:cs="Times New Roman" w:hAnsi="Times New Roman"/>
          <w:sz w:val="28"/>
          <w:szCs w:val="28"/>
        </w:rPr>
        <w:t xml:space="preserve"> </w:t>
      </w:r>
      <w:r w:rsidRPr="58F2D8E4">
        <w:rPr>
          <w:rFonts w:ascii="Times New Roman" w:cs="Times New Roman"/>
          <w:sz w:val="28"/>
          <w:szCs w:val="28"/>
          <w:rPrChange w:id="15310" w:author="user pc" w:date="2022-03-15T10:14:00Z">
            <w:rPr/>
          </w:rPrChange>
        </w:rPr>
        <w:t>=</w:t>
      </w:r>
      <w:r>
        <w:rPr>
          <w:rFonts w:ascii="Times New Roman" w:cs="Times New Roman" w:hAnsi="Times New Roman"/>
          <w:sz w:val="28"/>
          <w:szCs w:val="28"/>
        </w:rPr>
        <w:t xml:space="preserve"> </w:t>
      </w:r>
      <w:r w:rsidRPr="3199F056">
        <w:rPr>
          <w:rFonts w:ascii="Times New Roman" w:cs="Times New Roman"/>
          <w:sz w:val="28"/>
          <w:szCs w:val="28"/>
          <w:rPrChange w:id="15311" w:author="user pc" w:date="2022-03-15T10:14:00Z">
            <w:rPr/>
          </w:rPrChange>
        </w:rPr>
        <w:t>0.00092529 × 36.5 = 0.03377g</w:t>
      </w:r>
    </w:p>
    <w:p>
      <w:pPr>
        <w:pStyle w:val="style0"/>
        <w:rPr>
          <w:rFonts w:ascii="Times New Roman" w:cs="Times New Roman"/>
          <w:sz w:val="28"/>
          <w:szCs w:val="28"/>
          <w:rPrChange w:id="15312" w:author="user pc" w:date="2022-03-15T10:14:00Z">
            <w:rPr/>
          </w:rPrChange>
        </w:rPr>
      </w:pPr>
      <w:r w:rsidRPr="1609406A">
        <w:rPr>
          <w:rFonts w:ascii="Times New Roman" w:cs="Times New Roman"/>
          <w:sz w:val="28"/>
          <w:szCs w:val="28"/>
          <w:rPrChange w:id="15313" w:author="user pc" w:date="2022-03-15T10:14:00Z">
            <w:rPr/>
          </w:rPrChange>
        </w:rPr>
        <w:t>Mass of HCl = 0.0338g</w:t>
      </w:r>
    </w:p>
    <w:p>
      <w:pPr>
        <w:pStyle w:val="style0"/>
        <w:rPr>
          <w:rFonts w:ascii="Times New Roman" w:cs="Times New Roman"/>
          <w:sz w:val="28"/>
          <w:szCs w:val="28"/>
          <w:rPrChange w:id="15314" w:author="user pc" w:date="2022-03-15T10:14:00Z">
            <w:rPr/>
          </w:rPrChange>
        </w:rPr>
      </w:pPr>
    </w:p>
    <w:p>
      <w:pPr>
        <w:pStyle w:val="style0"/>
        <w:rPr>
          <w:rFonts w:ascii="Times New Roman" w:cs="Times New Roman"/>
          <w:sz w:val="28"/>
          <w:szCs w:val="28"/>
          <w:rPrChange w:id="15315" w:author="user pc" w:date="2022-03-15T10:14:00Z">
            <w:rPr/>
          </w:rPrChange>
        </w:rPr>
      </w:pPr>
      <w:r w:rsidRPr="7338A2A0">
        <w:rPr>
          <w:rFonts w:ascii="Times New Roman" w:cs="Times New Roman"/>
          <w:b/>
          <w:sz w:val="28"/>
          <w:szCs w:val="28"/>
          <w:rPrChange w:id="15316" w:author="user pc" w:date="2022-03-15T10:14:00Z">
            <w:rPr/>
          </w:rPrChange>
        </w:rPr>
        <w:t>Example 4:</w:t>
      </w:r>
      <w:r w:rsidRPr="5F9B1219">
        <w:rPr>
          <w:rFonts w:ascii="Times New Roman" w:cs="Times New Roman"/>
          <w:sz w:val="28"/>
          <w:szCs w:val="28"/>
          <w:rPrChange w:id="15317" w:author="user pc" w:date="2022-03-15T10:14:00Z">
            <w:rPr/>
          </w:rPrChange>
        </w:rPr>
        <w:t xml:space="preserve"> A 5.00-g sample of vinegar is titrated with 0.108 M NaOH. If the</w:t>
      </w:r>
      <w:r>
        <w:rPr>
          <w:rFonts w:ascii="Times New Roman" w:cs="Times New Roman" w:hAnsi="Times New Roman"/>
          <w:sz w:val="28"/>
          <w:szCs w:val="28"/>
        </w:rPr>
        <w:t xml:space="preserve"> </w:t>
      </w:r>
      <w:r w:rsidRPr="B87923E7">
        <w:rPr>
          <w:rFonts w:ascii="Times New Roman" w:cs="Times New Roman"/>
          <w:sz w:val="28"/>
          <w:szCs w:val="28"/>
          <w:rPrChange w:id="15318" w:author="user pc" w:date="2022-03-15T10:14:00Z">
            <w:rPr/>
          </w:rPrChange>
        </w:rPr>
        <w:t>vinegar requires 39.1cm</w:t>
      </w:r>
      <w:r w:rsidRPr="8EA91EE4">
        <w:rPr>
          <w:rFonts w:ascii="Times New Roman" w:cs="Times New Roman"/>
          <w:sz w:val="28"/>
          <w:szCs w:val="28"/>
          <w:vertAlign w:val="superscript"/>
          <w:rPrChange w:id="15319" w:author="user pc" w:date="2022-03-15T10:14:00Z">
            <w:rPr>
              <w:vertAlign w:val="superscript"/>
            </w:rPr>
          </w:rPrChange>
        </w:rPr>
        <w:t>3</w:t>
      </w:r>
      <w:r w:rsidRPr="782E9F50">
        <w:rPr>
          <w:rFonts w:ascii="Times New Roman" w:cs="Times New Roman"/>
          <w:sz w:val="28"/>
          <w:szCs w:val="28"/>
          <w:rPrChange w:id="15320" w:author="user pc" w:date="2022-03-15T10:14:00Z">
            <w:rPr/>
          </w:rPrChange>
        </w:rPr>
        <w:t xml:space="preserve"> of the NaOH solution for complete reaction, what is the mass</w:t>
      </w:r>
      <w:r>
        <w:rPr>
          <w:rFonts w:ascii="Times New Roman" w:cs="Times New Roman" w:hAnsi="Times New Roman"/>
          <w:sz w:val="28"/>
          <w:szCs w:val="28"/>
        </w:rPr>
        <w:t xml:space="preserve"> </w:t>
      </w:r>
      <w:r w:rsidRPr="963AED5C">
        <w:rPr>
          <w:rFonts w:ascii="Times New Roman" w:cs="Times New Roman"/>
          <w:sz w:val="28"/>
          <w:szCs w:val="28"/>
          <w:rPrChange w:id="15321" w:author="user pc" w:date="2022-03-15T10:14:00Z">
            <w:rPr/>
          </w:rPrChange>
        </w:rPr>
        <w:t>percentage of acetic acid, HC</w:t>
      </w:r>
      <w:r w:rsidRPr="3D574A12">
        <w:rPr>
          <w:rFonts w:ascii="Times New Roman" w:cs="Times New Roman"/>
          <w:sz w:val="28"/>
          <w:szCs w:val="28"/>
          <w:vertAlign w:val="subscript"/>
          <w:rPrChange w:id="15322" w:author="user pc" w:date="2022-03-15T10:14:00Z">
            <w:rPr>
              <w:vertAlign w:val="subscript"/>
            </w:rPr>
          </w:rPrChange>
        </w:rPr>
        <w:t>2</w:t>
      </w:r>
      <w:r w:rsidRPr="BBA0BD5D">
        <w:rPr>
          <w:rFonts w:ascii="Times New Roman" w:cs="Times New Roman"/>
          <w:sz w:val="28"/>
          <w:szCs w:val="28"/>
          <w:rPrChange w:id="15323" w:author="user pc" w:date="2022-03-15T10:14:00Z">
            <w:rPr/>
          </w:rPrChange>
        </w:rPr>
        <w:t>H</w:t>
      </w:r>
      <w:r w:rsidRPr="A9DB8A17">
        <w:rPr>
          <w:rFonts w:ascii="Times New Roman" w:cs="Times New Roman"/>
          <w:sz w:val="28"/>
          <w:szCs w:val="28"/>
          <w:vertAlign w:val="subscript"/>
          <w:rPrChange w:id="15324" w:author="user pc" w:date="2022-03-15T10:14:00Z">
            <w:rPr>
              <w:vertAlign w:val="subscript"/>
            </w:rPr>
          </w:rPrChange>
        </w:rPr>
        <w:t>3</w:t>
      </w:r>
      <w:r w:rsidRPr="2E630705">
        <w:rPr>
          <w:rFonts w:ascii="Times New Roman" w:cs="Times New Roman"/>
          <w:sz w:val="28"/>
          <w:szCs w:val="28"/>
          <w:rPrChange w:id="15325" w:author="user pc" w:date="2022-03-15T10:14:00Z">
            <w:rPr/>
          </w:rPrChange>
        </w:rPr>
        <w:t>O</w:t>
      </w:r>
      <w:r w:rsidRPr="B2A64DCA">
        <w:rPr>
          <w:rFonts w:ascii="Times New Roman" w:cs="Times New Roman"/>
          <w:sz w:val="28"/>
          <w:szCs w:val="28"/>
          <w:vertAlign w:val="subscript"/>
          <w:rPrChange w:id="15326" w:author="user pc" w:date="2022-03-15T10:14:00Z">
            <w:rPr>
              <w:vertAlign w:val="subscript"/>
            </w:rPr>
          </w:rPrChange>
        </w:rPr>
        <w:t>2</w:t>
      </w:r>
      <w:r w:rsidRPr="430B67B9">
        <w:rPr>
          <w:rFonts w:ascii="Times New Roman" w:cs="Times New Roman"/>
          <w:sz w:val="28"/>
          <w:szCs w:val="28"/>
          <w:rPrChange w:id="15327" w:author="user pc" w:date="2022-03-15T10:14:00Z">
            <w:rPr/>
          </w:rPrChange>
        </w:rPr>
        <w:t xml:space="preserve">, in the vinegar? </w:t>
      </w:r>
    </w:p>
    <w:p>
      <w:pPr>
        <w:pStyle w:val="style0"/>
        <w:rPr>
          <w:rFonts w:ascii="Times New Roman" w:cs="Times New Roman"/>
          <w:sz w:val="28"/>
          <w:szCs w:val="28"/>
          <w:rPrChange w:id="15328" w:author="user pc" w:date="2022-03-15T10:14:00Z">
            <w:rPr/>
          </w:rPrChange>
        </w:rPr>
      </w:pPr>
      <w:r w:rsidRPr="999C16EB">
        <w:rPr>
          <w:rFonts w:ascii="Times New Roman" w:cs="Times New Roman"/>
          <w:sz w:val="28"/>
          <w:szCs w:val="28"/>
          <w:rPrChange w:id="15329" w:author="user pc" w:date="2022-03-15T10:14:00Z">
            <w:rPr/>
          </w:rPrChange>
        </w:rPr>
        <w:t>The reaction is</w:t>
      </w:r>
      <w:r>
        <w:rPr>
          <w:rFonts w:ascii="Times New Roman" w:cs="Times New Roman" w:hAnsi="Times New Roman"/>
          <w:sz w:val="28"/>
          <w:szCs w:val="28"/>
        </w:rPr>
        <w:t xml:space="preserve"> </w:t>
      </w:r>
      <w:r w:rsidRPr="2EAAE801">
        <w:rPr>
          <w:rFonts w:ascii="Times New Roman" w:cs="Times New Roman"/>
          <w:sz w:val="28"/>
          <w:szCs w:val="28"/>
          <w:rPrChange w:id="15330" w:author="user pc" w:date="2022-03-15T10:14:00Z">
            <w:rPr/>
          </w:rPrChange>
        </w:rPr>
        <w:t>HC</w:t>
      </w:r>
      <w:r w:rsidRPr="8ACA695E">
        <w:rPr>
          <w:rFonts w:ascii="Times New Roman" w:cs="Times New Roman"/>
          <w:sz w:val="28"/>
          <w:szCs w:val="28"/>
          <w:vertAlign w:val="subscript"/>
          <w:rPrChange w:id="15331" w:author="user pc" w:date="2022-03-15T10:14:00Z">
            <w:rPr>
              <w:vertAlign w:val="subscript"/>
            </w:rPr>
          </w:rPrChange>
        </w:rPr>
        <w:t>2</w:t>
      </w:r>
      <w:r w:rsidRPr="EE8FA794">
        <w:rPr>
          <w:rFonts w:ascii="Times New Roman" w:cs="Times New Roman"/>
          <w:sz w:val="28"/>
          <w:szCs w:val="28"/>
          <w:rPrChange w:id="15332" w:author="user pc" w:date="2022-03-15T10:14:00Z">
            <w:rPr/>
          </w:rPrChange>
        </w:rPr>
        <w:t>H</w:t>
      </w:r>
      <w:r w:rsidRPr="2FAB7AFE">
        <w:rPr>
          <w:rFonts w:ascii="Times New Roman" w:cs="Times New Roman"/>
          <w:sz w:val="28"/>
          <w:szCs w:val="28"/>
          <w:vertAlign w:val="subscript"/>
          <w:rPrChange w:id="15333" w:author="user pc" w:date="2022-03-15T10:14:00Z">
            <w:rPr>
              <w:vertAlign w:val="subscript"/>
            </w:rPr>
          </w:rPrChange>
        </w:rPr>
        <w:t>3</w:t>
      </w:r>
      <w:r w:rsidRPr="917E39E7">
        <w:rPr>
          <w:rFonts w:ascii="Times New Roman" w:cs="Times New Roman"/>
          <w:sz w:val="28"/>
          <w:szCs w:val="28"/>
          <w:rPrChange w:id="15334" w:author="user pc" w:date="2022-03-15T10:14:00Z">
            <w:rPr/>
          </w:rPrChange>
        </w:rPr>
        <w:t>O</w:t>
      </w:r>
      <w:r w:rsidRPr="D0942A8A">
        <w:rPr>
          <w:rFonts w:ascii="Times New Roman" w:cs="Times New Roman"/>
          <w:sz w:val="28"/>
          <w:szCs w:val="28"/>
          <w:vertAlign w:val="subscript"/>
          <w:rPrChange w:id="15335" w:author="user pc" w:date="2022-03-15T10:14:00Z">
            <w:rPr>
              <w:vertAlign w:val="subscript"/>
            </w:rPr>
          </w:rPrChange>
        </w:rPr>
        <w:t>2(aq)</w:t>
      </w:r>
      <w:r>
        <w:rPr>
          <w:rFonts w:ascii="Times New Roman" w:cs="Times New Roman" w:hAnsi="Times New Roman"/>
          <w:sz w:val="28"/>
          <w:szCs w:val="28"/>
          <w:vertAlign w:val="subscript"/>
        </w:rPr>
        <w:t xml:space="preserve">  </w:t>
      </w:r>
      <w:r w:rsidRPr="9185998C">
        <w:rPr>
          <w:rFonts w:ascii="Times New Roman" w:cs="Times New Roman"/>
          <w:sz w:val="28"/>
          <w:szCs w:val="28"/>
          <w:rPrChange w:id="15336" w:author="user pc" w:date="2022-03-15T10:14:00Z">
            <w:rPr/>
          </w:rPrChange>
        </w:rPr>
        <w:t>+ NaOH</w:t>
      </w:r>
      <w:r w:rsidRPr="1D17F79B">
        <w:rPr>
          <w:rFonts w:ascii="Times New Roman" w:cs="Times New Roman"/>
          <w:sz w:val="28"/>
          <w:szCs w:val="28"/>
          <w:vertAlign w:val="subscript"/>
          <w:rPrChange w:id="15337" w:author="user pc" w:date="2022-03-15T10:14:00Z">
            <w:rPr>
              <w:vertAlign w:val="subscript"/>
            </w:rPr>
          </w:rPrChange>
        </w:rPr>
        <w:t xml:space="preserve">(aq) </w:t>
      </w:r>
      <w:r>
        <w:rPr>
          <w:rFonts w:ascii="Times New Roman" w:cs="Times New Roman" w:hAnsi="Times New Roman"/>
          <w:sz w:val="28"/>
          <w:szCs w:val="28"/>
          <w:vertAlign w:val="subscript"/>
        </w:rPr>
        <w:t xml:space="preserve"> </w:t>
      </w:r>
      <w:r w:rsidRPr="7DCF28B0">
        <w:rPr>
          <w:rFonts w:ascii="Times New Roman" w:cs="Times New Roman"/>
          <w:sz w:val="28"/>
          <w:szCs w:val="28"/>
          <w:rPrChange w:id="15338" w:author="user pc" w:date="2022-03-15T10:14:00Z">
            <w:rPr/>
          </w:rPrChange>
        </w:rPr>
        <w:t>=&gt; NaC</w:t>
      </w:r>
      <w:r w:rsidRPr="5D6A5ACF">
        <w:rPr>
          <w:rFonts w:ascii="Times New Roman" w:cs="Times New Roman"/>
          <w:sz w:val="28"/>
          <w:szCs w:val="28"/>
          <w:vertAlign w:val="subscript"/>
          <w:rPrChange w:id="15339" w:author="user pc" w:date="2022-03-15T10:14:00Z">
            <w:rPr>
              <w:vertAlign w:val="subscript"/>
            </w:rPr>
          </w:rPrChange>
        </w:rPr>
        <w:t>2</w:t>
      </w:r>
      <w:r w:rsidRPr="A2B660A6">
        <w:rPr>
          <w:rFonts w:ascii="Times New Roman" w:cs="Times New Roman"/>
          <w:sz w:val="28"/>
          <w:szCs w:val="28"/>
          <w:rPrChange w:id="15340" w:author="user pc" w:date="2022-03-15T10:14:00Z">
            <w:rPr/>
          </w:rPrChange>
        </w:rPr>
        <w:t>H</w:t>
      </w:r>
      <w:r w:rsidRPr="97C9A921">
        <w:rPr>
          <w:rFonts w:ascii="Times New Roman" w:cs="Times New Roman"/>
          <w:sz w:val="28"/>
          <w:szCs w:val="28"/>
          <w:vertAlign w:val="subscript"/>
          <w:rPrChange w:id="15341" w:author="user pc" w:date="2022-03-15T10:14:00Z">
            <w:rPr>
              <w:vertAlign w:val="subscript"/>
            </w:rPr>
          </w:rPrChange>
        </w:rPr>
        <w:t>3</w:t>
      </w:r>
      <w:r w:rsidRPr="8077319A">
        <w:rPr>
          <w:rFonts w:ascii="Times New Roman" w:cs="Times New Roman"/>
          <w:sz w:val="28"/>
          <w:szCs w:val="28"/>
          <w:rPrChange w:id="15342" w:author="user pc" w:date="2022-03-15T10:14:00Z">
            <w:rPr/>
          </w:rPrChange>
        </w:rPr>
        <w:t>O</w:t>
      </w:r>
      <w:r w:rsidRPr="0223CEBD">
        <w:rPr>
          <w:rFonts w:ascii="Times New Roman" w:cs="Times New Roman"/>
          <w:sz w:val="28"/>
          <w:szCs w:val="28"/>
          <w:vertAlign w:val="subscript"/>
          <w:rPrChange w:id="15343" w:author="user pc" w:date="2022-03-15T10:14:00Z">
            <w:rPr>
              <w:vertAlign w:val="subscript"/>
            </w:rPr>
          </w:rPrChange>
        </w:rPr>
        <w:t>2(aq)</w:t>
      </w:r>
      <w:r>
        <w:rPr>
          <w:rFonts w:ascii="Times New Roman" w:cs="Times New Roman" w:hAnsi="Times New Roman"/>
          <w:sz w:val="28"/>
          <w:szCs w:val="28"/>
          <w:vertAlign w:val="subscript"/>
        </w:rPr>
        <w:t xml:space="preserve"> </w:t>
      </w:r>
      <w:r w:rsidRPr="C3EC3D12">
        <w:rPr>
          <w:rFonts w:ascii="Times New Roman" w:cs="Times New Roman"/>
          <w:sz w:val="28"/>
          <w:szCs w:val="28"/>
          <w:rPrChange w:id="15344" w:author="user pc" w:date="2022-03-15T10:14:00Z">
            <w:rPr/>
          </w:rPrChange>
        </w:rPr>
        <w:t>+ H</w:t>
      </w:r>
      <w:r w:rsidRPr="09BEFAC4">
        <w:rPr>
          <w:rFonts w:ascii="Times New Roman" w:cs="Times New Roman"/>
          <w:sz w:val="28"/>
          <w:szCs w:val="28"/>
          <w:vertAlign w:val="subscript"/>
          <w:rPrChange w:id="15345" w:author="user pc" w:date="2022-03-15T10:14:00Z">
            <w:rPr>
              <w:vertAlign w:val="subscript"/>
            </w:rPr>
          </w:rPrChange>
        </w:rPr>
        <w:t>2</w:t>
      </w:r>
      <w:r w:rsidRPr="38B9FA2E">
        <w:rPr>
          <w:rFonts w:ascii="Times New Roman" w:cs="Times New Roman"/>
          <w:sz w:val="28"/>
          <w:szCs w:val="28"/>
          <w:rPrChange w:id="15346" w:author="user pc" w:date="2022-03-15T10:14:00Z">
            <w:rPr/>
          </w:rPrChange>
        </w:rPr>
        <w:t>O</w:t>
      </w:r>
      <w:r w:rsidRPr="4CCA04E0">
        <w:rPr>
          <w:rFonts w:ascii="Times New Roman" w:cs="Times New Roman"/>
          <w:sz w:val="28"/>
          <w:szCs w:val="28"/>
          <w:vertAlign w:val="subscript"/>
          <w:rPrChange w:id="15347" w:author="user pc" w:date="2022-03-15T10:14:00Z">
            <w:rPr>
              <w:vertAlign w:val="subscript"/>
            </w:rPr>
          </w:rPrChange>
        </w:rPr>
        <w:t>(l)</w:t>
      </w:r>
    </w:p>
    <w:p>
      <w:pPr>
        <w:pStyle w:val="style0"/>
        <w:rPr>
          <w:rFonts w:ascii="Times New Roman" w:cs="Times New Roman"/>
          <w:b/>
          <w:bCs/>
          <w:sz w:val="28"/>
          <w:szCs w:val="28"/>
          <w:rPrChange w:id="15348" w:author="user pc" w:date="2022-03-15T10:14:00Z">
            <w:rPr>
              <w:b/>
              <w:bCs/>
            </w:rPr>
          </w:rPrChange>
        </w:rPr>
      </w:pPr>
      <w:r w:rsidRPr="0719B6A0">
        <w:rPr>
          <w:rFonts w:ascii="Times New Roman" w:cs="Times New Roman"/>
          <w:b/>
          <w:bCs/>
          <w:sz w:val="28"/>
          <w:szCs w:val="28"/>
          <w:rPrChange w:id="15349" w:author="user pc" w:date="2022-03-15T10:14:00Z">
            <w:rPr>
              <w:b/>
              <w:bCs/>
            </w:rPr>
          </w:rPrChange>
        </w:rPr>
        <w:t>Solution</w:t>
      </w:r>
    </w:p>
    <w:p>
      <w:pPr>
        <w:pStyle w:val="style0"/>
        <w:rPr>
          <w:rFonts w:ascii="Times New Roman" w:cs="Times New Roman"/>
          <w:sz w:val="28"/>
          <w:szCs w:val="28"/>
          <w:rPrChange w:id="15350" w:author="user pc" w:date="2022-03-15T10:14:00Z">
            <w:rPr/>
          </w:rPrChange>
        </w:rPr>
      </w:pPr>
      <w:r w:rsidRPr="0E1585EC">
        <w:rPr>
          <w:rFonts w:ascii="Times New Roman" w:cs="Times New Roman"/>
          <w:sz w:val="28"/>
          <w:szCs w:val="28"/>
          <w:rPrChange w:id="15351" w:author="user pc" w:date="2022-03-15T10:14:00Z">
            <w:rPr/>
          </w:rPrChange>
        </w:rPr>
        <w:t>Convert the volume of NaOH solution (0.0391 dm</w:t>
      </w:r>
      <w:r w:rsidRPr="396F6D9A">
        <w:rPr>
          <w:rFonts w:ascii="Times New Roman" w:cs="Times New Roman"/>
          <w:sz w:val="28"/>
          <w:szCs w:val="28"/>
          <w:vertAlign w:val="superscript"/>
          <w:rPrChange w:id="15352" w:author="user pc" w:date="2022-03-15T10:14:00Z">
            <w:rPr>
              <w:vertAlign w:val="superscript"/>
            </w:rPr>
          </w:rPrChange>
        </w:rPr>
        <w:t>3</w:t>
      </w:r>
      <w:r>
        <w:rPr>
          <w:rFonts w:ascii="Times New Roman" w:cs="Times New Roman" w:hAnsi="Times New Roman"/>
          <w:sz w:val="28"/>
          <w:szCs w:val="28"/>
          <w:vertAlign w:val="superscript"/>
        </w:rPr>
        <w:t xml:space="preserve"> </w:t>
      </w:r>
      <w:r w:rsidRPr="8D648311">
        <w:rPr>
          <w:rFonts w:ascii="Times New Roman" w:cs="Times New Roman"/>
          <w:sz w:val="28"/>
          <w:szCs w:val="28"/>
          <w:rPrChange w:id="15353" w:author="user pc" w:date="2022-03-15T10:14:00Z">
            <w:rPr/>
          </w:rPrChange>
        </w:rPr>
        <w:t>i.e 39.1/1000) to moles NaOH (from the molarity of NaOH):</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Molarity(mold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Amount (mol)</m:t>
              </m:r>
            </m:num>
            <m:den>
              <m:r>
                <w:rPr>
                  <w:rFonts w:ascii="Cambria Math" w:cs="Times New Roman" w:hAnsi="Cambria Math"/>
                  <w:sz w:val="28"/>
                  <w:szCs w:val="28"/>
                </w:rPr>
                <m:t>Volume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0.108= </m:t>
          </m:r>
          <m:f>
            <m:fPr>
              <m:ctrlPr>
                <w:rPr>
                  <w:rFonts w:ascii="Cambria Math" w:cs="Times New Roman" w:hAnsi="Cambria Math"/>
                  <w:i/>
                  <w:sz w:val="28"/>
                  <w:szCs w:val="28"/>
                </w:rPr>
              </m:ctrlPr>
            </m:fPr>
            <m:num>
              <m:r>
                <w:rPr>
                  <w:rFonts w:ascii="Cambria Math" w:cs="Times New Roman" w:hAnsi="Cambria Math"/>
                  <w:sz w:val="28"/>
                  <w:szCs w:val="28"/>
                </w:rPr>
                <m:t>Amount (mol)</m:t>
              </m:r>
            </m:num>
            <m:den>
              <m:r>
                <w:rPr>
                  <w:rFonts w:ascii="Cambria Math" w:cs="Times New Roman" w:hAnsi="Cambria Math"/>
                  <w:sz w:val="28"/>
                  <w:szCs w:val="28"/>
                </w:rPr>
                <m:t>0.0391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den>
          </m:f>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5354" w:author="user pc" w:date="2022-03-15T10:14:00Z">
            <w:rPr/>
          </w:rPrChange>
        </w:rPr>
      </w:pPr>
      <m:oMath>
        <m:r>
          <w:rPr>
            <w:rFonts w:ascii="Cambria Math" w:cs="Times New Roman" w:hAnsi="Cambria Math"/>
            <w:sz w:val="28"/>
            <w:szCs w:val="28"/>
          </w:rPr>
          <m:t>Amount</m:t>
        </m:r>
        <m:r w:rsidRPr="13539437">
          <w:rPr>
            <w:rFonts w:ascii="Cambria Math" w:cs="Times New Roman" w:hAnsi="Cambria Math"/>
            <w:sz w:val="28"/>
            <w:szCs w:val="28"/>
            <w:rPrChange w:id="15355" w:author="user pc" w:date="2022-03-15T10:14:00Z">
              <w:rPr>
                <w:rFonts w:ascii="Cambria Math" w:hAnsi="Cambria Math"/>
                <w:sz w:val="28"/>
                <w:szCs w:val="28"/>
              </w:rPr>
            </w:rPrChange>
          </w:rPr>
          <m:t xml:space="preserve"> </m:t>
        </m:r>
      </m:oMath>
      <w:r w:rsidRPr="DF35C1C2">
        <w:rPr>
          <w:rFonts w:ascii="Times New Roman" w:cs="Times New Roman"/>
          <w:sz w:val="28"/>
          <w:szCs w:val="28"/>
          <w:rPrChange w:id="15356" w:author="user pc" w:date="2022-03-15T10:14:00Z">
            <w:rPr/>
          </w:rPrChange>
        </w:rPr>
        <w:t>= 0.108 × 0.0391 = 0.0042228 mole of NaOH.</w:t>
      </w:r>
    </w:p>
    <w:p>
      <w:pPr>
        <w:pStyle w:val="style0"/>
        <w:rPr>
          <w:rFonts w:ascii="Times New Roman" w:cs="Times New Roman"/>
          <w:sz w:val="28"/>
          <w:szCs w:val="28"/>
          <w:rPrChange w:id="15357" w:author="user pc" w:date="2022-03-15T10:14:00Z">
            <w:rPr/>
          </w:rPrChange>
        </w:rPr>
      </w:pPr>
      <w:r w:rsidRPr="780BE24D">
        <w:rPr>
          <w:rFonts w:ascii="Times New Roman" w:cs="Times New Roman"/>
          <w:sz w:val="28"/>
          <w:szCs w:val="28"/>
          <w:rPrChange w:id="15358" w:author="user pc" w:date="2022-03-15T10:14:00Z">
            <w:rPr/>
          </w:rPrChange>
        </w:rPr>
        <w:t>Then convert moles NaOH to moles HC</w:t>
      </w:r>
      <w:r w:rsidRPr="CEB2DE66">
        <w:rPr>
          <w:rFonts w:ascii="Times New Roman" w:cs="Times New Roman"/>
          <w:sz w:val="28"/>
          <w:szCs w:val="28"/>
          <w:vertAlign w:val="subscript"/>
          <w:rPrChange w:id="15359" w:author="user pc" w:date="2022-03-15T10:14:00Z">
            <w:rPr>
              <w:vertAlign w:val="subscript"/>
            </w:rPr>
          </w:rPrChange>
        </w:rPr>
        <w:t>2</w:t>
      </w:r>
      <w:r w:rsidRPr="7876E65D">
        <w:rPr>
          <w:rFonts w:ascii="Times New Roman" w:cs="Times New Roman"/>
          <w:sz w:val="28"/>
          <w:szCs w:val="28"/>
          <w:rPrChange w:id="15360" w:author="user pc" w:date="2022-03-15T10:14:00Z">
            <w:rPr/>
          </w:rPrChange>
        </w:rPr>
        <w:t>H</w:t>
      </w:r>
      <w:r w:rsidRPr="B5BF0102">
        <w:rPr>
          <w:rFonts w:ascii="Times New Roman" w:cs="Times New Roman"/>
          <w:sz w:val="28"/>
          <w:szCs w:val="28"/>
          <w:vertAlign w:val="subscript"/>
          <w:rPrChange w:id="15361" w:author="user pc" w:date="2022-03-15T10:14:00Z">
            <w:rPr>
              <w:vertAlign w:val="subscript"/>
            </w:rPr>
          </w:rPrChange>
        </w:rPr>
        <w:t>3</w:t>
      </w:r>
      <w:r w:rsidRPr="3DE77E25">
        <w:rPr>
          <w:rFonts w:ascii="Times New Roman" w:cs="Times New Roman"/>
          <w:sz w:val="28"/>
          <w:szCs w:val="28"/>
          <w:rPrChange w:id="15362" w:author="user pc" w:date="2022-03-15T10:14:00Z">
            <w:rPr/>
          </w:rPrChange>
        </w:rPr>
        <w:t>O</w:t>
      </w:r>
      <w:r w:rsidRPr="5D9C296B">
        <w:rPr>
          <w:rFonts w:ascii="Times New Roman" w:cs="Times New Roman"/>
          <w:sz w:val="28"/>
          <w:szCs w:val="28"/>
          <w:vertAlign w:val="subscript"/>
          <w:rPrChange w:id="15363" w:author="user pc" w:date="2022-03-15T10:14:00Z">
            <w:rPr>
              <w:vertAlign w:val="subscript"/>
            </w:rPr>
          </w:rPrChange>
        </w:rPr>
        <w:t>2</w:t>
      </w:r>
      <w:r w:rsidRPr="339E5460">
        <w:rPr>
          <w:rFonts w:ascii="Times New Roman" w:cs="Times New Roman"/>
          <w:sz w:val="28"/>
          <w:szCs w:val="28"/>
          <w:rPrChange w:id="15364" w:author="user pc" w:date="2022-03-15T10:14:00Z">
            <w:rPr/>
          </w:rPrChange>
        </w:rPr>
        <w:t xml:space="preserve"> (from the chemical equation):</w:t>
      </w:r>
    </w:p>
    <w:p>
      <w:pPr>
        <w:pStyle w:val="style0"/>
        <w:rPr>
          <w:rFonts w:ascii="Times New Roman" w:cs="Times New Roman"/>
          <w:sz w:val="28"/>
          <w:szCs w:val="28"/>
          <w:rPrChange w:id="15365" w:author="user pc" w:date="2022-03-15T10:14:00Z">
            <w:rPr/>
          </w:rPrChange>
        </w:rPr>
      </w:pPr>
      <w:r w:rsidRPr="06F09C9A">
        <w:rPr>
          <w:rFonts w:ascii="Times New Roman" w:cs="Times New Roman"/>
          <w:sz w:val="28"/>
          <w:szCs w:val="28"/>
          <w:rPrChange w:id="15366" w:author="user pc" w:date="2022-03-15T10:14:00Z">
            <w:rPr/>
          </w:rPrChange>
        </w:rPr>
        <w:t>1 mole of NaOH = 1 mole of HC</w:t>
      </w:r>
      <w:r w:rsidRPr="7D9725AE">
        <w:rPr>
          <w:rFonts w:ascii="Times New Roman" w:cs="Times New Roman"/>
          <w:sz w:val="28"/>
          <w:szCs w:val="28"/>
          <w:vertAlign w:val="subscript"/>
          <w:rPrChange w:id="15367" w:author="user pc" w:date="2022-03-15T10:14:00Z">
            <w:rPr>
              <w:vertAlign w:val="subscript"/>
            </w:rPr>
          </w:rPrChange>
        </w:rPr>
        <w:t>2</w:t>
      </w:r>
      <w:r w:rsidRPr="6AF183BA">
        <w:rPr>
          <w:rFonts w:ascii="Times New Roman" w:cs="Times New Roman"/>
          <w:sz w:val="28"/>
          <w:szCs w:val="28"/>
          <w:rPrChange w:id="15368" w:author="user pc" w:date="2022-03-15T10:14:00Z">
            <w:rPr/>
          </w:rPrChange>
        </w:rPr>
        <w:t>H</w:t>
      </w:r>
      <w:r w:rsidRPr="1E04596A">
        <w:rPr>
          <w:rFonts w:ascii="Times New Roman" w:cs="Times New Roman"/>
          <w:sz w:val="28"/>
          <w:szCs w:val="28"/>
          <w:vertAlign w:val="subscript"/>
          <w:rPrChange w:id="15369" w:author="user pc" w:date="2022-03-15T10:14:00Z">
            <w:rPr>
              <w:vertAlign w:val="subscript"/>
            </w:rPr>
          </w:rPrChange>
        </w:rPr>
        <w:t>3</w:t>
      </w:r>
      <w:r w:rsidRPr="E3B25092">
        <w:rPr>
          <w:rFonts w:ascii="Times New Roman" w:cs="Times New Roman"/>
          <w:sz w:val="28"/>
          <w:szCs w:val="28"/>
          <w:rPrChange w:id="15370" w:author="user pc" w:date="2022-03-15T10:14:00Z">
            <w:rPr/>
          </w:rPrChange>
        </w:rPr>
        <w:t>O</w:t>
      </w:r>
      <w:r w:rsidRPr="8B8AE38A">
        <w:rPr>
          <w:rFonts w:ascii="Times New Roman" w:cs="Times New Roman"/>
          <w:sz w:val="28"/>
          <w:szCs w:val="28"/>
          <w:vertAlign w:val="subscript"/>
          <w:rPrChange w:id="15371" w:author="user pc" w:date="2022-03-15T10:14:00Z">
            <w:rPr>
              <w:vertAlign w:val="subscript"/>
            </w:rPr>
          </w:rPrChange>
        </w:rPr>
        <w:t>2</w:t>
      </w:r>
    </w:p>
    <w:p>
      <w:pPr>
        <w:pStyle w:val="style0"/>
        <w:rPr>
          <w:rFonts w:ascii="Times New Roman" w:cs="Times New Roman"/>
          <w:sz w:val="28"/>
          <w:szCs w:val="28"/>
          <w:rPrChange w:id="15372" w:author="user pc" w:date="2022-03-15T10:14:00Z">
            <w:rPr/>
          </w:rPrChange>
        </w:rPr>
      </w:pPr>
      <w:r w:rsidRPr="6E20C6E1">
        <w:rPr>
          <w:rFonts w:ascii="Times New Roman" w:cs="Times New Roman"/>
          <w:sz w:val="28"/>
          <w:szCs w:val="28"/>
          <w:rPrChange w:id="15373" w:author="user pc" w:date="2022-03-15T10:14:00Z">
            <w:rPr/>
          </w:rPrChange>
        </w:rPr>
        <w:t>0.0042228 mole of NaOH will be 0.0042228 mole of HC</w:t>
      </w:r>
      <w:r w:rsidRPr="FA322E1B">
        <w:rPr>
          <w:rFonts w:ascii="Times New Roman" w:cs="Times New Roman"/>
          <w:sz w:val="28"/>
          <w:szCs w:val="28"/>
          <w:vertAlign w:val="subscript"/>
          <w:rPrChange w:id="15374" w:author="user pc" w:date="2022-03-15T10:14:00Z">
            <w:rPr>
              <w:vertAlign w:val="subscript"/>
            </w:rPr>
          </w:rPrChange>
        </w:rPr>
        <w:t>2</w:t>
      </w:r>
      <w:r w:rsidRPr="522C9AFA">
        <w:rPr>
          <w:rFonts w:ascii="Times New Roman" w:cs="Times New Roman"/>
          <w:sz w:val="28"/>
          <w:szCs w:val="28"/>
          <w:rPrChange w:id="15375" w:author="user pc" w:date="2022-03-15T10:14:00Z">
            <w:rPr/>
          </w:rPrChange>
        </w:rPr>
        <w:t>H</w:t>
      </w:r>
      <w:r w:rsidRPr="E302C3B3">
        <w:rPr>
          <w:rFonts w:ascii="Times New Roman" w:cs="Times New Roman"/>
          <w:sz w:val="28"/>
          <w:szCs w:val="28"/>
          <w:vertAlign w:val="subscript"/>
          <w:rPrChange w:id="15376" w:author="user pc" w:date="2022-03-15T10:14:00Z">
            <w:rPr>
              <w:vertAlign w:val="subscript"/>
            </w:rPr>
          </w:rPrChange>
        </w:rPr>
        <w:t>3</w:t>
      </w:r>
      <w:r w:rsidRPr="C43C9BF1">
        <w:rPr>
          <w:rFonts w:ascii="Times New Roman" w:cs="Times New Roman"/>
          <w:sz w:val="28"/>
          <w:szCs w:val="28"/>
          <w:rPrChange w:id="15377" w:author="user pc" w:date="2022-03-15T10:14:00Z">
            <w:rPr/>
          </w:rPrChange>
        </w:rPr>
        <w:t>O</w:t>
      </w:r>
      <w:r w:rsidRPr="FC314CB1">
        <w:rPr>
          <w:rFonts w:ascii="Times New Roman" w:cs="Times New Roman"/>
          <w:sz w:val="28"/>
          <w:szCs w:val="28"/>
          <w:vertAlign w:val="subscript"/>
          <w:rPrChange w:id="15378" w:author="user pc" w:date="2022-03-15T10:14:00Z">
            <w:rPr>
              <w:vertAlign w:val="subscript"/>
            </w:rPr>
          </w:rPrChange>
        </w:rPr>
        <w:t>2</w:t>
      </w:r>
    </w:p>
    <w:p>
      <w:pPr>
        <w:pStyle w:val="style0"/>
        <w:rPr>
          <w:rFonts w:ascii="Times New Roman" w:cs="Times New Roman"/>
          <w:sz w:val="28"/>
          <w:szCs w:val="28"/>
          <w:rPrChange w:id="15379" w:author="user pc" w:date="2022-03-15T10:14:00Z">
            <w:rPr/>
          </w:rPrChange>
        </w:rPr>
      </w:pPr>
      <w:r w:rsidRPr="F56B96D9">
        <w:rPr>
          <w:rFonts w:ascii="Times New Roman" w:cs="Times New Roman"/>
          <w:sz w:val="28"/>
          <w:szCs w:val="28"/>
          <w:rPrChange w:id="15380" w:author="user pc" w:date="2022-03-15T10:14:00Z">
            <w:rPr/>
          </w:rPrChange>
        </w:rPr>
        <w:t>Finally, convert moles of HC</w:t>
      </w:r>
      <w:r w:rsidRPr="EFDC7AD0">
        <w:rPr>
          <w:rFonts w:ascii="Times New Roman" w:cs="Times New Roman"/>
          <w:sz w:val="28"/>
          <w:szCs w:val="28"/>
          <w:vertAlign w:val="subscript"/>
          <w:rPrChange w:id="15381" w:author="user pc" w:date="2022-03-15T10:14:00Z">
            <w:rPr>
              <w:vertAlign w:val="subscript"/>
            </w:rPr>
          </w:rPrChange>
        </w:rPr>
        <w:t>2</w:t>
      </w:r>
      <w:r w:rsidRPr="2104A9C0">
        <w:rPr>
          <w:rFonts w:ascii="Times New Roman" w:cs="Times New Roman"/>
          <w:sz w:val="28"/>
          <w:szCs w:val="28"/>
          <w:rPrChange w:id="15382" w:author="user pc" w:date="2022-03-15T10:14:00Z">
            <w:rPr/>
          </w:rPrChange>
        </w:rPr>
        <w:t>H</w:t>
      </w:r>
      <w:r w:rsidRPr="7EAD71B5">
        <w:rPr>
          <w:rFonts w:ascii="Times New Roman" w:cs="Times New Roman"/>
          <w:sz w:val="28"/>
          <w:szCs w:val="28"/>
          <w:vertAlign w:val="subscript"/>
          <w:rPrChange w:id="15383" w:author="user pc" w:date="2022-03-15T10:14:00Z">
            <w:rPr>
              <w:vertAlign w:val="subscript"/>
            </w:rPr>
          </w:rPrChange>
        </w:rPr>
        <w:t>3</w:t>
      </w:r>
      <w:r w:rsidRPr="8AAFD66F">
        <w:rPr>
          <w:rFonts w:ascii="Times New Roman" w:cs="Times New Roman"/>
          <w:sz w:val="28"/>
          <w:szCs w:val="28"/>
          <w:rPrChange w:id="15384" w:author="user pc" w:date="2022-03-15T10:14:00Z">
            <w:rPr/>
          </w:rPrChange>
        </w:rPr>
        <w:t>O</w:t>
      </w:r>
      <w:r w:rsidRPr="C8C50992">
        <w:rPr>
          <w:rFonts w:ascii="Times New Roman" w:cs="Times New Roman"/>
          <w:sz w:val="28"/>
          <w:szCs w:val="28"/>
          <w:vertAlign w:val="subscript"/>
          <w:rPrChange w:id="15385" w:author="user pc" w:date="2022-03-15T10:14:00Z">
            <w:rPr>
              <w:vertAlign w:val="subscript"/>
            </w:rPr>
          </w:rPrChange>
        </w:rPr>
        <w:t>2</w:t>
      </w:r>
      <w:r w:rsidRPr="5432AF67">
        <w:rPr>
          <w:rFonts w:ascii="Times New Roman" w:cs="Times New Roman"/>
          <w:sz w:val="28"/>
          <w:szCs w:val="28"/>
          <w:rPrChange w:id="15386" w:author="user pc" w:date="2022-03-15T10:14:00Z">
            <w:rPr/>
          </w:rPrChange>
        </w:rPr>
        <w:t xml:space="preserve"> to grams HC</w:t>
      </w:r>
      <w:r w:rsidRPr="7FD529FD">
        <w:rPr>
          <w:rFonts w:ascii="Times New Roman" w:cs="Times New Roman"/>
          <w:sz w:val="28"/>
          <w:szCs w:val="28"/>
          <w:vertAlign w:val="subscript"/>
          <w:rPrChange w:id="15387" w:author="user pc" w:date="2022-03-15T10:14:00Z">
            <w:rPr>
              <w:vertAlign w:val="subscript"/>
            </w:rPr>
          </w:rPrChange>
        </w:rPr>
        <w:t>2</w:t>
      </w:r>
      <w:r w:rsidRPr="1ECFC722">
        <w:rPr>
          <w:rFonts w:ascii="Times New Roman" w:cs="Times New Roman"/>
          <w:sz w:val="28"/>
          <w:szCs w:val="28"/>
          <w:rPrChange w:id="15388" w:author="user pc" w:date="2022-03-15T10:14:00Z">
            <w:rPr/>
          </w:rPrChange>
        </w:rPr>
        <w:t>H</w:t>
      </w:r>
      <w:r w:rsidRPr="B7314ABE">
        <w:rPr>
          <w:rFonts w:ascii="Times New Roman" w:cs="Times New Roman"/>
          <w:sz w:val="28"/>
          <w:szCs w:val="28"/>
          <w:vertAlign w:val="subscript"/>
          <w:rPrChange w:id="15389" w:author="user pc" w:date="2022-03-15T10:14:00Z">
            <w:rPr>
              <w:vertAlign w:val="subscript"/>
            </w:rPr>
          </w:rPrChange>
        </w:rPr>
        <w:t>3</w:t>
      </w:r>
      <w:r w:rsidRPr="089BE37E">
        <w:rPr>
          <w:rFonts w:ascii="Times New Roman" w:cs="Times New Roman"/>
          <w:sz w:val="28"/>
          <w:szCs w:val="28"/>
          <w:rPrChange w:id="15390" w:author="user pc" w:date="2022-03-15T10:14:00Z">
            <w:rPr/>
          </w:rPrChange>
        </w:rPr>
        <w:t>O</w:t>
      </w:r>
      <w:r w:rsidRPr="4A52A3FD">
        <w:rPr>
          <w:rFonts w:ascii="Times New Roman" w:cs="Times New Roman"/>
          <w:sz w:val="28"/>
          <w:szCs w:val="28"/>
          <w:vertAlign w:val="subscript"/>
          <w:rPrChange w:id="15391" w:author="user pc" w:date="2022-03-15T10:14:00Z">
            <w:rPr>
              <w:vertAlign w:val="subscript"/>
            </w:rPr>
          </w:rPrChange>
        </w:rPr>
        <w:t>2</w:t>
      </w:r>
      <w:r w:rsidRPr="28EE3EB6">
        <w:rPr>
          <w:rFonts w:ascii="Times New Roman" w:cs="Times New Roman"/>
          <w:sz w:val="28"/>
          <w:szCs w:val="28"/>
          <w:rPrChange w:id="15392" w:author="user pc" w:date="2022-03-15T10:14:00Z">
            <w:rPr/>
          </w:rPrChange>
        </w:rPr>
        <w:t xml:space="preserve"> :</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Mole=</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 xml:space="preserve">Molar mass  </m:t>
              </m:r>
            </m:den>
          </m:f>
        </m:oMath>
      </m:oMathPara>
    </w:p>
    <w:p>
      <w:pPr>
        <w:pStyle w:val="style0"/>
        <w:rPr>
          <w:rFonts w:ascii="Times New Roman" w:cs="Times New Roman"/>
          <w:sz w:val="28"/>
          <w:szCs w:val="28"/>
          <w:rPrChange w:id="15393" w:author="user pc" w:date="2022-03-15T10:14:00Z">
            <w:rPr/>
          </w:rPrChange>
        </w:rPr>
      </w:pPr>
      <w:r w:rsidRPr="47D102DA">
        <w:rPr>
          <w:rFonts w:ascii="Times New Roman" w:cs="Times New Roman"/>
          <w:sz w:val="28"/>
          <w:szCs w:val="28"/>
          <w:rPrChange w:id="15394" w:author="user pc" w:date="2022-03-15T10:14:00Z">
            <w:rPr/>
          </w:rPrChange>
        </w:rPr>
        <w:t>Molar mass of</w:t>
      </w:r>
      <w:r>
        <w:rPr>
          <w:rFonts w:ascii="Times New Roman" w:cs="Times New Roman" w:hAnsi="Times New Roman"/>
          <w:sz w:val="28"/>
          <w:szCs w:val="28"/>
        </w:rPr>
        <w:t xml:space="preserve"> </w:t>
      </w:r>
      <w:r w:rsidRPr="7513AB2F">
        <w:rPr>
          <w:rFonts w:ascii="Times New Roman" w:cs="Times New Roman"/>
          <w:sz w:val="28"/>
          <w:szCs w:val="28"/>
          <w:rPrChange w:id="15395" w:author="user pc" w:date="2022-03-15T10:14:00Z">
            <w:rPr/>
          </w:rPrChange>
        </w:rPr>
        <w:t>HC</w:t>
      </w:r>
      <w:r w:rsidRPr="CC327AE2">
        <w:rPr>
          <w:rFonts w:ascii="Times New Roman" w:cs="Times New Roman"/>
          <w:sz w:val="28"/>
          <w:szCs w:val="28"/>
          <w:vertAlign w:val="subscript"/>
          <w:rPrChange w:id="15396" w:author="user pc" w:date="2022-03-15T10:14:00Z">
            <w:rPr>
              <w:vertAlign w:val="subscript"/>
            </w:rPr>
          </w:rPrChange>
        </w:rPr>
        <w:t>2</w:t>
      </w:r>
      <w:r w:rsidRPr="7CD018D7">
        <w:rPr>
          <w:rFonts w:ascii="Times New Roman" w:cs="Times New Roman"/>
          <w:sz w:val="28"/>
          <w:szCs w:val="28"/>
          <w:rPrChange w:id="15397" w:author="user pc" w:date="2022-03-15T10:14:00Z">
            <w:rPr/>
          </w:rPrChange>
        </w:rPr>
        <w:t>H</w:t>
      </w:r>
      <w:r w:rsidRPr="F6990CCF">
        <w:rPr>
          <w:rFonts w:ascii="Times New Roman" w:cs="Times New Roman"/>
          <w:sz w:val="28"/>
          <w:szCs w:val="28"/>
          <w:vertAlign w:val="subscript"/>
          <w:rPrChange w:id="15398" w:author="user pc" w:date="2022-03-15T10:14:00Z">
            <w:rPr>
              <w:vertAlign w:val="subscript"/>
            </w:rPr>
          </w:rPrChange>
        </w:rPr>
        <w:t>3</w:t>
      </w:r>
      <w:r w:rsidRPr="729A9526">
        <w:rPr>
          <w:rFonts w:ascii="Times New Roman" w:cs="Times New Roman"/>
          <w:sz w:val="28"/>
          <w:szCs w:val="28"/>
          <w:rPrChange w:id="15399" w:author="user pc" w:date="2022-03-15T10:14:00Z">
            <w:rPr/>
          </w:rPrChange>
        </w:rPr>
        <w:t>O</w:t>
      </w:r>
      <w:r w:rsidRPr="50B60278">
        <w:rPr>
          <w:rFonts w:ascii="Times New Roman" w:cs="Times New Roman"/>
          <w:sz w:val="28"/>
          <w:szCs w:val="28"/>
          <w:vertAlign w:val="subscript"/>
          <w:rPrChange w:id="15400" w:author="user pc" w:date="2022-03-15T10:14:00Z">
            <w:rPr>
              <w:vertAlign w:val="subscript"/>
            </w:rPr>
          </w:rPrChange>
        </w:rPr>
        <w:t>2</w:t>
      </w:r>
      <w:r w:rsidRPr="3959B7B8">
        <w:rPr>
          <w:rFonts w:ascii="Times New Roman" w:cs="Times New Roman"/>
          <w:sz w:val="28"/>
          <w:szCs w:val="28"/>
          <w:rPrChange w:id="15401" w:author="user pc" w:date="2022-03-15T10:14:00Z">
            <w:rPr/>
          </w:rPrChange>
        </w:rPr>
        <w:t xml:space="preserve"> = 1</w:t>
      </w:r>
      <w:r>
        <w:rPr>
          <w:rFonts w:ascii="Times New Roman" w:cs="Times New Roman" w:hAnsi="Times New Roman"/>
          <w:sz w:val="28"/>
          <w:szCs w:val="28"/>
        </w:rPr>
        <w:t xml:space="preserve"> </w:t>
      </w:r>
      <w:r w:rsidRPr="76CE02F5">
        <w:rPr>
          <w:rFonts w:ascii="Times New Roman" w:cs="Times New Roman"/>
          <w:sz w:val="28"/>
          <w:szCs w:val="28"/>
          <w:rPrChange w:id="15402" w:author="user pc" w:date="2022-03-15T10:14:00Z">
            <w:rPr/>
          </w:rPrChange>
        </w:rPr>
        <w:t>×</w:t>
      </w:r>
      <w:r>
        <w:rPr>
          <w:rFonts w:ascii="Times New Roman" w:cs="Times New Roman" w:hAnsi="Times New Roman"/>
          <w:sz w:val="28"/>
          <w:szCs w:val="28"/>
        </w:rPr>
        <w:t xml:space="preserve"> </w:t>
      </w:r>
      <w:r w:rsidRPr="90F60005">
        <w:rPr>
          <w:rFonts w:ascii="Times New Roman" w:cs="Times New Roman"/>
          <w:sz w:val="28"/>
          <w:szCs w:val="28"/>
          <w:rPrChange w:id="15403" w:author="user pc" w:date="2022-03-15T10:14:00Z">
            <w:rPr/>
          </w:rPrChange>
        </w:rPr>
        <w:t>1</w:t>
      </w:r>
      <w:r>
        <w:rPr>
          <w:rFonts w:ascii="Times New Roman" w:cs="Times New Roman" w:hAnsi="Times New Roman"/>
          <w:sz w:val="28"/>
          <w:szCs w:val="28"/>
        </w:rPr>
        <w:t xml:space="preserve"> </w:t>
      </w:r>
      <w:r w:rsidRPr="E00CF4C9">
        <w:rPr>
          <w:rFonts w:ascii="Times New Roman" w:cs="Times New Roman"/>
          <w:sz w:val="28"/>
          <w:szCs w:val="28"/>
          <w:rPrChange w:id="15404" w:author="user pc" w:date="2022-03-15T10:14:00Z">
            <w:rPr/>
          </w:rPrChange>
        </w:rPr>
        <w:t>+</w:t>
      </w:r>
      <w:r>
        <w:rPr>
          <w:rFonts w:ascii="Times New Roman" w:cs="Times New Roman" w:hAnsi="Times New Roman"/>
          <w:sz w:val="28"/>
          <w:szCs w:val="28"/>
        </w:rPr>
        <w:t xml:space="preserve"> </w:t>
      </w:r>
      <w:r w:rsidRPr="766206D6">
        <w:rPr>
          <w:rFonts w:ascii="Times New Roman" w:cs="Times New Roman"/>
          <w:sz w:val="28"/>
          <w:szCs w:val="28"/>
          <w:rPrChange w:id="15405" w:author="user pc" w:date="2022-03-15T10:14:00Z">
            <w:rPr/>
          </w:rPrChange>
        </w:rPr>
        <w:t>2</w:t>
      </w:r>
      <w:r>
        <w:rPr>
          <w:rFonts w:ascii="Times New Roman" w:cs="Times New Roman" w:hAnsi="Times New Roman"/>
          <w:sz w:val="28"/>
          <w:szCs w:val="28"/>
        </w:rPr>
        <w:t xml:space="preserve"> </w:t>
      </w:r>
      <w:r w:rsidRPr="63DF612F">
        <w:rPr>
          <w:rFonts w:ascii="Times New Roman" w:cs="Times New Roman"/>
          <w:sz w:val="28"/>
          <w:szCs w:val="28"/>
          <w:rPrChange w:id="15406" w:author="user pc" w:date="2022-03-15T10:14:00Z">
            <w:rPr/>
          </w:rPrChange>
        </w:rPr>
        <w:t>×</w:t>
      </w:r>
      <w:r>
        <w:rPr>
          <w:rFonts w:ascii="Times New Roman" w:cs="Times New Roman" w:hAnsi="Times New Roman"/>
          <w:sz w:val="28"/>
          <w:szCs w:val="28"/>
        </w:rPr>
        <w:t xml:space="preserve"> </w:t>
      </w:r>
      <w:r w:rsidRPr="90D18435">
        <w:rPr>
          <w:rFonts w:ascii="Times New Roman" w:cs="Times New Roman"/>
          <w:sz w:val="28"/>
          <w:szCs w:val="28"/>
          <w:rPrChange w:id="15407" w:author="user pc" w:date="2022-03-15T10:14:00Z">
            <w:rPr/>
          </w:rPrChange>
        </w:rPr>
        <w:t>12</w:t>
      </w:r>
      <w:r>
        <w:rPr>
          <w:rFonts w:ascii="Times New Roman" w:cs="Times New Roman" w:hAnsi="Times New Roman"/>
          <w:sz w:val="28"/>
          <w:szCs w:val="28"/>
        </w:rPr>
        <w:t xml:space="preserve"> </w:t>
      </w:r>
      <w:r w:rsidRPr="C0F96B46">
        <w:rPr>
          <w:rFonts w:ascii="Times New Roman" w:cs="Times New Roman"/>
          <w:sz w:val="28"/>
          <w:szCs w:val="28"/>
          <w:rPrChange w:id="15408" w:author="user pc" w:date="2022-03-15T10:14:00Z">
            <w:rPr/>
          </w:rPrChange>
        </w:rPr>
        <w:t>+</w:t>
      </w:r>
      <w:r>
        <w:rPr>
          <w:rFonts w:ascii="Times New Roman" w:cs="Times New Roman" w:hAnsi="Times New Roman"/>
          <w:sz w:val="28"/>
          <w:szCs w:val="28"/>
        </w:rPr>
        <w:t xml:space="preserve"> </w:t>
      </w:r>
      <w:r w:rsidRPr="CB520B58">
        <w:rPr>
          <w:rFonts w:ascii="Times New Roman" w:cs="Times New Roman"/>
          <w:sz w:val="28"/>
          <w:szCs w:val="28"/>
          <w:rPrChange w:id="15409" w:author="user pc" w:date="2022-03-15T10:14:00Z">
            <w:rPr/>
          </w:rPrChange>
        </w:rPr>
        <w:t>×</w:t>
      </w:r>
      <w:r>
        <w:rPr>
          <w:rFonts w:ascii="Times New Roman" w:cs="Times New Roman" w:hAnsi="Times New Roman"/>
          <w:sz w:val="28"/>
          <w:szCs w:val="28"/>
        </w:rPr>
        <w:t xml:space="preserve"> </w:t>
      </w:r>
      <w:r w:rsidRPr="FEB591E9">
        <w:rPr>
          <w:rFonts w:ascii="Times New Roman" w:cs="Times New Roman"/>
          <w:sz w:val="28"/>
          <w:szCs w:val="28"/>
          <w:rPrChange w:id="15410" w:author="user pc" w:date="2022-03-15T10:14:00Z">
            <w:rPr/>
          </w:rPrChange>
        </w:rPr>
        <w:t>1+</w:t>
      </w:r>
      <w:r>
        <w:rPr>
          <w:rFonts w:ascii="Times New Roman" w:cs="Times New Roman" w:hAnsi="Times New Roman"/>
          <w:sz w:val="28"/>
          <w:szCs w:val="28"/>
        </w:rPr>
        <w:t xml:space="preserve"> </w:t>
      </w:r>
      <w:r w:rsidRPr="16734D52">
        <w:rPr>
          <w:rFonts w:ascii="Times New Roman" w:cs="Times New Roman"/>
          <w:sz w:val="28"/>
          <w:szCs w:val="28"/>
          <w:rPrChange w:id="15411" w:author="user pc" w:date="2022-03-15T10:14:00Z">
            <w:rPr/>
          </w:rPrChange>
        </w:rPr>
        <w:t>2</w:t>
      </w:r>
      <w:r>
        <w:rPr>
          <w:rFonts w:ascii="Times New Roman" w:cs="Times New Roman" w:hAnsi="Times New Roman"/>
          <w:sz w:val="28"/>
          <w:szCs w:val="28"/>
        </w:rPr>
        <w:t xml:space="preserve"> </w:t>
      </w:r>
      <w:r w:rsidRPr="E3C0D16A">
        <w:rPr>
          <w:rFonts w:ascii="Times New Roman" w:cs="Times New Roman"/>
          <w:sz w:val="28"/>
          <w:szCs w:val="28"/>
          <w:rPrChange w:id="15412" w:author="user pc" w:date="2022-03-15T10:14:00Z">
            <w:rPr/>
          </w:rPrChange>
        </w:rPr>
        <w:t>×</w:t>
      </w:r>
      <w:r>
        <w:rPr>
          <w:rFonts w:ascii="Times New Roman" w:cs="Times New Roman" w:hAnsi="Times New Roman"/>
          <w:sz w:val="28"/>
          <w:szCs w:val="28"/>
        </w:rPr>
        <w:t xml:space="preserve"> </w:t>
      </w:r>
      <w:r w:rsidRPr="4171548E">
        <w:rPr>
          <w:rFonts w:ascii="Times New Roman" w:cs="Times New Roman"/>
          <w:sz w:val="28"/>
          <w:szCs w:val="28"/>
          <w:rPrChange w:id="15413" w:author="user pc" w:date="2022-03-15T10:14:00Z">
            <w:rPr/>
          </w:rPrChange>
        </w:rPr>
        <w:t>16 = 60.0 gmol</w:t>
      </w:r>
      <w:r w:rsidRPr="57A1E2A0">
        <w:rPr>
          <w:rFonts w:ascii="Times New Roman" w:cs="Times New Roman"/>
          <w:sz w:val="28"/>
          <w:szCs w:val="28"/>
          <w:vertAlign w:val="superscript"/>
          <w:rPrChange w:id="15414"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0.0042228 mol=</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60.0 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 xml:space="preserve">  </m:t>
              </m:r>
            </m:den>
          </m:f>
        </m:oMath>
      </m:oMathPara>
    </w:p>
    <w:p>
      <w:pPr>
        <w:pStyle w:val="style0"/>
        <w:rPr>
          <w:rFonts w:ascii="Times New Roman" w:cs="Times New Roman"/>
          <w:sz w:val="28"/>
          <w:szCs w:val="28"/>
          <w:rPrChange w:id="15415" w:author="user pc" w:date="2022-03-15T10:14:00Z">
            <w:rPr/>
          </w:rPrChange>
        </w:rPr>
      </w:pPr>
      <w:r w:rsidRPr="F6A456D7">
        <w:rPr>
          <w:rFonts w:ascii="Times New Roman" w:cs="Times New Roman"/>
          <w:sz w:val="28"/>
          <w:szCs w:val="28"/>
          <w:rPrChange w:id="15416" w:author="user pc" w:date="2022-03-15T10:14:00Z">
            <w:rPr/>
          </w:rPrChange>
        </w:rPr>
        <w:t>Reacting mass = 0.0042228 × 60.0</w:t>
      </w:r>
    </w:p>
    <w:p>
      <w:pPr>
        <w:pStyle w:val="style0"/>
        <w:rPr>
          <w:rFonts w:ascii="Times New Roman" w:cs="Times New Roman"/>
          <w:sz w:val="28"/>
          <w:szCs w:val="28"/>
          <w:rPrChange w:id="15417" w:author="user pc" w:date="2022-03-15T10:14:00Z">
            <w:rPr/>
          </w:rPrChange>
        </w:rPr>
      </w:pPr>
      <w:r w:rsidRPr="85BABCA7">
        <w:rPr>
          <w:rFonts w:ascii="Times New Roman" w:cs="Times New Roman"/>
          <w:sz w:val="28"/>
          <w:szCs w:val="28"/>
          <w:rPrChange w:id="15418" w:author="user pc" w:date="2022-03-15T10:14:00Z">
            <w:rPr/>
          </w:rPrChange>
        </w:rPr>
        <w:t>Reacting mass = 0.253368</w:t>
      </w:r>
      <w:r>
        <w:rPr>
          <w:rFonts w:ascii="Times New Roman" w:cs="Times New Roman" w:hAnsi="Times New Roman"/>
          <w:sz w:val="28"/>
          <w:szCs w:val="28"/>
        </w:rPr>
        <w:t xml:space="preserve"> </w:t>
      </w:r>
      <w:r w:rsidRPr="0CCC0558">
        <w:rPr>
          <w:rFonts w:ascii="Times New Roman" w:cs="Times New Roman"/>
          <w:sz w:val="28"/>
          <w:szCs w:val="28"/>
          <w:rPrChange w:id="15419" w:author="user pc" w:date="2022-03-15T10:14:00Z">
            <w:rPr/>
          </w:rPrChange>
        </w:rPr>
        <w:t>g of HC</w:t>
      </w:r>
      <w:r w:rsidRPr="CE6BDFBF">
        <w:rPr>
          <w:rFonts w:ascii="Times New Roman" w:cs="Times New Roman"/>
          <w:sz w:val="28"/>
          <w:szCs w:val="28"/>
          <w:vertAlign w:val="subscript"/>
          <w:rPrChange w:id="15420" w:author="user pc" w:date="2022-03-15T10:14:00Z">
            <w:rPr>
              <w:vertAlign w:val="subscript"/>
            </w:rPr>
          </w:rPrChange>
        </w:rPr>
        <w:t>2</w:t>
      </w:r>
      <w:r w:rsidRPr="761F8E65">
        <w:rPr>
          <w:rFonts w:ascii="Times New Roman" w:cs="Times New Roman"/>
          <w:sz w:val="28"/>
          <w:szCs w:val="28"/>
          <w:rPrChange w:id="15421" w:author="user pc" w:date="2022-03-15T10:14:00Z">
            <w:rPr/>
          </w:rPrChange>
        </w:rPr>
        <w:t>H</w:t>
      </w:r>
      <w:r w:rsidRPr="6ABC2627">
        <w:rPr>
          <w:rFonts w:ascii="Times New Roman" w:cs="Times New Roman"/>
          <w:sz w:val="28"/>
          <w:szCs w:val="28"/>
          <w:vertAlign w:val="subscript"/>
          <w:rPrChange w:id="15422" w:author="user pc" w:date="2022-03-15T10:14:00Z">
            <w:rPr>
              <w:vertAlign w:val="subscript"/>
            </w:rPr>
          </w:rPrChange>
        </w:rPr>
        <w:t>3</w:t>
      </w:r>
      <w:r w:rsidRPr="84D201A6">
        <w:rPr>
          <w:rFonts w:ascii="Times New Roman" w:cs="Times New Roman"/>
          <w:sz w:val="28"/>
          <w:szCs w:val="28"/>
          <w:rPrChange w:id="15423" w:author="user pc" w:date="2022-03-15T10:14:00Z">
            <w:rPr/>
          </w:rPrChange>
        </w:rPr>
        <w:t>O</w:t>
      </w:r>
      <w:r w:rsidRPr="B4051785">
        <w:rPr>
          <w:rFonts w:ascii="Times New Roman" w:cs="Times New Roman"/>
          <w:sz w:val="28"/>
          <w:szCs w:val="28"/>
          <w:vertAlign w:val="subscript"/>
          <w:rPrChange w:id="15424" w:author="user pc" w:date="2022-03-15T10:14:00Z">
            <w:rPr>
              <w:vertAlign w:val="subscript"/>
            </w:rPr>
          </w:rPrChange>
        </w:rPr>
        <w:t>2</w:t>
      </w:r>
    </w:p>
    <w:p>
      <w:pPr>
        <w:pStyle w:val="style0"/>
        <w:rPr>
          <w:rFonts w:ascii="Times New Roman" w:cs="Times New Roman"/>
          <w:sz w:val="28"/>
          <w:szCs w:val="28"/>
          <w:rPrChange w:id="15425" w:author="user pc" w:date="2022-03-15T10:14:00Z">
            <w:rPr/>
          </w:rPrChange>
        </w:rPr>
      </w:pPr>
    </w:p>
    <w:p>
      <w:pPr>
        <w:pStyle w:val="style0"/>
        <w:rPr>
          <w:rFonts w:ascii="Times New Roman" w:cs="Times New Roman"/>
          <w:sz w:val="28"/>
          <w:szCs w:val="28"/>
          <w:rPrChange w:id="15426" w:author="user pc" w:date="2022-03-15T10:14:00Z">
            <w:rPr/>
          </w:rPrChange>
        </w:rPr>
      </w:pPr>
      <w:r w:rsidRPr="8D92A251">
        <w:rPr>
          <w:rFonts w:ascii="Times New Roman" w:cs="Times New Roman"/>
          <w:sz w:val="28"/>
          <w:szCs w:val="28"/>
          <w:rPrChange w:id="15427" w:author="user pc" w:date="2022-03-15T10:14:00Z">
            <w:rPr/>
          </w:rPrChange>
        </w:rPr>
        <w:t>The mass percentage of acetic acid in the vinegar can now be calculated:</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mass= </m:t>
          </m:r>
          <m:f>
            <m:fPr>
              <m:ctrlPr>
                <w:rPr>
                  <w:rFonts w:ascii="Cambria Math" w:cs="Times New Roman" w:hAnsi="Cambria Math"/>
                  <w:i/>
                  <w:sz w:val="28"/>
                  <w:szCs w:val="28"/>
                </w:rPr>
              </m:ctrlPr>
            </m:fPr>
            <m:num>
              <m:r>
                <w:rPr>
                  <w:rFonts w:ascii="Cambria Math" w:cs="Times New Roman" w:hAnsi="Cambria Math"/>
                  <w:sz w:val="28"/>
                  <w:szCs w:val="28"/>
                </w:rPr>
                <m:t>Mass of acetic acid</m:t>
              </m:r>
            </m:num>
            <m:den>
              <m:r>
                <w:rPr>
                  <w:rFonts w:ascii="Cambria Math" w:cs="Times New Roman" w:hAnsi="Cambria Math"/>
                  <w:sz w:val="28"/>
                  <w:szCs w:val="28"/>
                </w:rPr>
                <m:t>Mass of vinegar</m:t>
              </m:r>
            </m:den>
          </m:f>
          <m:r>
            <w:rPr>
              <w:rFonts w:ascii="Cambria Math" w:cs="Times New Roman" w:hAnsi="Cambria Math"/>
              <w:sz w:val="28"/>
              <w:szCs w:val="28"/>
            </w:rPr>
            <m:t xml:space="preserve"> ×100</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mass= </m:t>
          </m:r>
          <m:f>
            <m:fPr>
              <m:ctrlPr>
                <w:rPr>
                  <w:rFonts w:ascii="Cambria Math" w:cs="Times New Roman" w:hAnsi="Cambria Math"/>
                  <w:i/>
                  <w:sz w:val="28"/>
                  <w:szCs w:val="28"/>
                </w:rPr>
              </m:ctrlPr>
            </m:fPr>
            <m:num>
              <m:r>
                <w:rPr>
                  <w:rFonts w:ascii="Cambria Math" w:cs="Times New Roman" w:hAnsi="Cambria Math"/>
                  <w:sz w:val="28"/>
                  <w:szCs w:val="28"/>
                </w:rPr>
                <m:t>0.253368</m:t>
              </m:r>
            </m:num>
            <m:den>
              <m:r>
                <w:rPr>
                  <w:rFonts w:ascii="Cambria Math" w:cs="Times New Roman" w:hAnsi="Cambria Math"/>
                  <w:sz w:val="28"/>
                  <w:szCs w:val="28"/>
                </w:rPr>
                <m:t>5.0</m:t>
              </m:r>
            </m:den>
          </m:f>
          <m:r>
            <w:rPr>
              <w:rFonts w:ascii="Cambria Math" w:cs="Times New Roman" w:hAnsi="Cambria Math"/>
              <w:sz w:val="28"/>
              <w:szCs w:val="28"/>
            </w:rPr>
            <m:t xml:space="preserve"> ×100=5.067%</m:t>
          </m:r>
        </m:oMath>
      </m:oMathPara>
    </w:p>
    <w:p>
      <w:pPr>
        <w:pStyle w:val="style0"/>
        <w:rPr>
          <w:rFonts w:ascii="Times New Roman" w:cs="Times New Roman" w:hAnsi="Times New Roman"/>
          <w:sz w:val="28"/>
          <w:szCs w:val="28"/>
        </w:rPr>
      </w:pPr>
      <m:oMathPara>
        <m:oMath>
          <m:r>
            <w:rPr>
              <w:rFonts w:ascii="Cambria Math" w:cs="Times New Roman" w:hAnsi="Cambria Math"/>
              <w:sz w:val="28"/>
              <w:szCs w:val="28"/>
            </w:rPr>
            <m:t>% mass=5.07%</m:t>
          </m:r>
        </m:oMath>
      </m:oMathPara>
    </w:p>
    <w:p>
      <w:pPr>
        <w:pStyle w:val="style0"/>
        <w:rPr>
          <w:rFonts w:ascii="Times New Roman" w:cs="Times New Roman"/>
          <w:sz w:val="28"/>
          <w:szCs w:val="28"/>
          <w:rPrChange w:id="15428" w:author="user pc" w:date="2022-03-15T10:14:00Z">
            <w:rPr/>
          </w:rPrChange>
        </w:rPr>
      </w:pPr>
      <w:r>
        <w:rPr>
          <w:rFonts w:ascii="Times New Roman" w:cs="Times New Roman" w:hAnsi="Times New Roman"/>
          <w:b/>
          <w:color w:val="330066"/>
          <w:sz w:val="28"/>
          <w:szCs w:val="28"/>
          <w:highlight w:val="yellow"/>
        </w:rPr>
        <w:t xml:space="preserve">CALCULATING THE CONCENTRATION OF ACIDS AND BASES </w:t>
      </w:r>
      <w:r w:rsidRPr="F0030BD4">
        <w:rPr>
          <w:rFonts w:ascii="Times New Roman" w:cs="Times New Roman"/>
          <w:b/>
          <w:color w:val="330066"/>
          <w:sz w:val="28"/>
          <w:szCs w:val="28"/>
          <w:highlight w:val="yellow"/>
          <w:rPrChange w:id="15429" w:author="user pc" w:date="2022-03-15T10:14:00Z">
            <w:rPr>
              <w:b/>
              <w:color w:val="330066"/>
              <w:highlight w:val="yellow"/>
            </w:rPr>
          </w:rPrChange>
        </w:rPr>
        <w:t>(in gdm</w:t>
      </w:r>
      <w:r w:rsidRPr="6BA8304C">
        <w:rPr>
          <w:rFonts w:ascii="Times New Roman" w:cs="Times New Roman"/>
          <w:b/>
          <w:color w:val="330066"/>
          <w:sz w:val="28"/>
          <w:szCs w:val="28"/>
          <w:highlight w:val="yellow"/>
          <w:vertAlign w:val="superscript"/>
          <w:rPrChange w:id="15430" w:author="user pc" w:date="2022-03-15T10:14:00Z">
            <w:rPr>
              <w:b/>
              <w:color w:val="330066"/>
              <w:highlight w:val="yellow"/>
              <w:vertAlign w:val="superscript"/>
            </w:rPr>
          </w:rPrChange>
        </w:rPr>
        <w:t xml:space="preserve">-3 </w:t>
      </w:r>
      <w:r w:rsidRPr="6CA6BF19">
        <w:rPr>
          <w:rFonts w:ascii="Times New Roman" w:cs="Times New Roman"/>
          <w:b/>
          <w:color w:val="330066"/>
          <w:sz w:val="28"/>
          <w:szCs w:val="28"/>
          <w:highlight w:val="yellow"/>
          <w:rPrChange w:id="15431" w:author="user pc" w:date="2022-03-15T10:14:00Z">
            <w:rPr>
              <w:b/>
              <w:color w:val="330066"/>
              <w:highlight w:val="yellow"/>
            </w:rPr>
          </w:rPrChange>
        </w:rPr>
        <w:t>or moldm</w:t>
      </w:r>
      <w:r w:rsidRPr="8B40E4CD">
        <w:rPr>
          <w:rFonts w:ascii="Times New Roman" w:cs="Times New Roman"/>
          <w:b/>
          <w:color w:val="330066"/>
          <w:sz w:val="28"/>
          <w:szCs w:val="28"/>
          <w:highlight w:val="yellow"/>
          <w:vertAlign w:val="superscript"/>
          <w:rPrChange w:id="15432" w:author="user pc" w:date="2022-03-15T10:14:00Z">
            <w:rPr>
              <w:b/>
              <w:color w:val="330066"/>
              <w:highlight w:val="yellow"/>
              <w:vertAlign w:val="superscript"/>
            </w:rPr>
          </w:rPrChange>
        </w:rPr>
        <w:t>-3</w:t>
      </w:r>
      <w:r w:rsidRPr="B93A68EF">
        <w:rPr>
          <w:rFonts w:ascii="Times New Roman" w:cs="Times New Roman"/>
          <w:b/>
          <w:color w:val="330066"/>
          <w:sz w:val="28"/>
          <w:szCs w:val="28"/>
          <w:highlight w:val="yellow"/>
          <w:rPrChange w:id="15433" w:author="user pc" w:date="2022-03-15T10:14:00Z">
            <w:rPr>
              <w:b/>
              <w:color w:val="330066"/>
              <w:highlight w:val="yellow"/>
            </w:rPr>
          </w:rPrChange>
        </w:rPr>
        <w:t>)</w:t>
      </w:r>
    </w:p>
    <w:p>
      <w:pPr>
        <w:pStyle w:val="style0"/>
        <w:rPr>
          <w:rFonts w:ascii="Times New Roman" w:cs="Times New Roman"/>
          <w:sz w:val="28"/>
          <w:szCs w:val="28"/>
          <w:rPrChange w:id="15434" w:author="user pc" w:date="2022-03-15T10:14:00Z">
            <w:rPr/>
          </w:rPrChange>
        </w:rPr>
      </w:pPr>
    </w:p>
    <w:p>
      <w:pPr>
        <w:pStyle w:val="style179"/>
        <w:numPr>
          <w:ilvl w:val="0"/>
          <w:numId w:val="28"/>
        </w:numPr>
        <w:rPr>
          <w:rFonts w:ascii="Times New Roman" w:cs="Times New Roman"/>
          <w:sz w:val="28"/>
          <w:szCs w:val="28"/>
          <w:rPrChange w:id="15435" w:author="user pc" w:date="2022-03-15T10:14:00Z">
            <w:rPr/>
          </w:rPrChange>
        </w:rPr>
      </w:pPr>
      <w:r w:rsidRPr="93A6CC57">
        <w:rPr>
          <w:rFonts w:ascii="Times New Roman" w:cs="Times New Roman"/>
          <w:b/>
          <w:bCs/>
          <w:sz w:val="28"/>
          <w:szCs w:val="28"/>
          <w:rPrChange w:id="15436" w:author="user pc" w:date="2022-03-15T10:14:00Z">
            <w:rPr>
              <w:b/>
              <w:bCs/>
            </w:rPr>
          </w:rPrChange>
        </w:rPr>
        <w:t>Example 1</w:t>
      </w:r>
      <w:r w:rsidRPr="8CC5BDE8">
        <w:rPr>
          <w:rFonts w:ascii="Times New Roman" w:cs="Times New Roman"/>
          <w:sz w:val="28"/>
          <w:szCs w:val="28"/>
          <w:rPrChange w:id="15437" w:author="user pc" w:date="2022-03-15T10:14:00Z">
            <w:rPr/>
          </w:rPrChange>
        </w:rPr>
        <w:t>: A is a solution of HCl acid. B is a solution containing 4g of NaOH per dm</w:t>
      </w:r>
      <w:r w:rsidRPr="93A3619E">
        <w:rPr>
          <w:rFonts w:ascii="Times New Roman" w:cs="Times New Roman"/>
          <w:sz w:val="28"/>
          <w:szCs w:val="28"/>
          <w:vertAlign w:val="superscript"/>
          <w:rPrChange w:id="15438" w:author="user pc" w:date="2022-03-15T10:14:00Z">
            <w:rPr>
              <w:vertAlign w:val="superscript"/>
            </w:rPr>
          </w:rPrChange>
        </w:rPr>
        <w:t>3</w:t>
      </w:r>
      <w:r>
        <w:rPr>
          <w:rFonts w:ascii="Times New Roman" w:cs="Times New Roman" w:hAnsi="Times New Roman"/>
          <w:sz w:val="28"/>
          <w:szCs w:val="28"/>
          <w:vertAlign w:val="superscript"/>
        </w:rPr>
        <w:t xml:space="preserve"> </w:t>
      </w:r>
      <w:r>
        <w:rPr>
          <w:rFonts w:ascii="Times New Roman" w:cs="Times New Roman" w:hAnsi="Times New Roman"/>
          <w:sz w:val="28"/>
          <w:szCs w:val="28"/>
        </w:rPr>
        <w:t>s</w:t>
      </w:r>
      <w:r w:rsidRPr="3B7E6D95">
        <w:rPr>
          <w:rFonts w:ascii="Times New Roman" w:cs="Times New Roman"/>
          <w:sz w:val="28"/>
          <w:szCs w:val="28"/>
          <w:rPrChange w:id="15439" w:author="user pc" w:date="2022-03-15T10:14:00Z">
            <w:rPr/>
          </w:rPrChange>
        </w:rPr>
        <w:t>olution. Given that 25.0 cm</w:t>
      </w:r>
      <w:r w:rsidRPr="CBB5DBD3">
        <w:rPr>
          <w:rFonts w:ascii="Times New Roman" w:cs="Times New Roman"/>
          <w:sz w:val="28"/>
          <w:szCs w:val="28"/>
          <w:vertAlign w:val="superscript"/>
          <w:rPrChange w:id="15440" w:author="user pc" w:date="2022-03-15T10:14:00Z">
            <w:rPr>
              <w:vertAlign w:val="superscript"/>
            </w:rPr>
          </w:rPrChange>
        </w:rPr>
        <w:t>3</w:t>
      </w:r>
      <w:r>
        <w:rPr>
          <w:rFonts w:ascii="Times New Roman" w:cs="Times New Roman" w:hAnsi="Times New Roman"/>
          <w:sz w:val="28"/>
          <w:szCs w:val="28"/>
        </w:rPr>
        <w:t>portions of B neutraliz</w:t>
      </w:r>
      <w:r w:rsidRPr="161F0461">
        <w:rPr>
          <w:rFonts w:ascii="Times New Roman" w:cs="Times New Roman"/>
          <w:sz w:val="28"/>
          <w:szCs w:val="28"/>
          <w:rPrChange w:id="15441" w:author="user pc" w:date="2022-03-15T10:14:00Z">
            <w:rPr/>
          </w:rPrChange>
        </w:rPr>
        <w:t>es 29.50 cm</w:t>
      </w:r>
      <w:r w:rsidRPr="EF09051C">
        <w:rPr>
          <w:rFonts w:ascii="Times New Roman" w:cs="Times New Roman"/>
          <w:sz w:val="28"/>
          <w:szCs w:val="28"/>
          <w:vertAlign w:val="superscript"/>
          <w:rPrChange w:id="15442" w:author="user pc" w:date="2022-03-15T10:14:00Z">
            <w:rPr>
              <w:vertAlign w:val="superscript"/>
            </w:rPr>
          </w:rPrChange>
        </w:rPr>
        <w:t>3</w:t>
      </w:r>
      <w:r w:rsidRPr="0145AAC3">
        <w:rPr>
          <w:rFonts w:ascii="Times New Roman" w:cs="Times New Roman"/>
          <w:sz w:val="28"/>
          <w:szCs w:val="28"/>
          <w:rPrChange w:id="15443" w:author="user pc" w:date="2022-03-15T10:14:00Z">
            <w:rPr/>
          </w:rPrChange>
        </w:rPr>
        <w:t xml:space="preserve"> of A. Calculate the concentration of A in moldm</w:t>
      </w:r>
      <w:r w:rsidRPr="EDA1C0FE">
        <w:rPr>
          <w:rFonts w:ascii="Times New Roman" w:cs="Times New Roman"/>
          <w:sz w:val="28"/>
          <w:szCs w:val="28"/>
          <w:vertAlign w:val="superscript"/>
          <w:rPrChange w:id="15444" w:author="user pc" w:date="2022-03-15T10:14:00Z">
            <w:rPr>
              <w:vertAlign w:val="superscript"/>
            </w:rPr>
          </w:rPrChange>
        </w:rPr>
        <w:t>-3</w:t>
      </w:r>
      <w:r w:rsidRPr="B95F4DC4">
        <w:rPr>
          <w:rFonts w:ascii="Times New Roman" w:cs="Times New Roman"/>
          <w:sz w:val="28"/>
          <w:szCs w:val="28"/>
          <w:rPrChange w:id="15445" w:author="user pc" w:date="2022-03-15T10:14:00Z">
            <w:rPr/>
          </w:rPrChange>
        </w:rPr>
        <w:t>.</w:t>
      </w:r>
    </w:p>
    <w:p>
      <w:pPr>
        <w:pStyle w:val="style0"/>
        <w:rPr>
          <w:rFonts w:ascii="Times New Roman" w:cs="Times New Roman"/>
          <w:b/>
          <w:bCs/>
          <w:sz w:val="28"/>
          <w:szCs w:val="28"/>
          <w:rPrChange w:id="15446" w:author="user pc" w:date="2022-03-15T10:14:00Z">
            <w:rPr>
              <w:b/>
              <w:bCs/>
            </w:rPr>
          </w:rPrChange>
        </w:rPr>
      </w:pPr>
      <w:r w:rsidRPr="60A4BC25">
        <w:rPr>
          <w:rFonts w:ascii="Times New Roman" w:cs="Times New Roman"/>
          <w:b/>
          <w:bCs/>
          <w:sz w:val="28"/>
          <w:szCs w:val="28"/>
          <w:rPrChange w:id="15447" w:author="user pc" w:date="2022-03-15T10:14:00Z">
            <w:rPr>
              <w:b/>
              <w:bCs/>
            </w:rPr>
          </w:rPrChange>
        </w:rPr>
        <w:t>Solution</w:t>
      </w:r>
    </w:p>
    <w:p>
      <w:pPr>
        <w:pStyle w:val="style0"/>
        <w:rPr>
          <w:rFonts w:ascii="Times New Roman" w:cs="Times New Roman"/>
          <w:sz w:val="28"/>
          <w:szCs w:val="28"/>
          <w:rPrChange w:id="15448" w:author="user pc" w:date="2022-03-15T10:14:00Z">
            <w:rPr/>
          </w:rPrChange>
        </w:rPr>
      </w:pPr>
      <w:r w:rsidRPr="8A5AEE9A">
        <w:rPr>
          <w:rFonts w:ascii="Times New Roman" w:cs="Times New Roman"/>
          <w:sz w:val="28"/>
          <w:szCs w:val="28"/>
          <w:rPrChange w:id="15449" w:author="user pc" w:date="2022-03-15T10:14:00Z">
            <w:rPr/>
          </w:rPrChange>
        </w:rPr>
        <w:t>NaOH</w:t>
      </w:r>
      <w:r w:rsidRPr="BFE59554">
        <w:rPr>
          <w:rFonts w:ascii="Times New Roman" w:cs="Times New Roman"/>
          <w:sz w:val="28"/>
          <w:szCs w:val="28"/>
          <w:vertAlign w:val="subscript"/>
          <w:rPrChange w:id="15450" w:author="user pc" w:date="2022-03-15T10:14:00Z">
            <w:rPr>
              <w:vertAlign w:val="subscript"/>
            </w:rPr>
          </w:rPrChange>
        </w:rPr>
        <w:t>(aq)</w:t>
      </w:r>
      <w:r w:rsidRPr="D52F20F0">
        <w:rPr>
          <w:rFonts w:ascii="Times New Roman" w:cs="Times New Roman"/>
          <w:sz w:val="28"/>
          <w:szCs w:val="28"/>
          <w:rPrChange w:id="15451" w:author="user pc" w:date="2022-03-15T10:14:00Z">
            <w:rPr/>
          </w:rPrChange>
        </w:rPr>
        <w:t xml:space="preserve">  +</w:t>
      </w:r>
      <w:r>
        <w:rPr>
          <w:rFonts w:ascii="Times New Roman" w:cs="Times New Roman" w:hAnsi="Times New Roman"/>
          <w:sz w:val="28"/>
          <w:szCs w:val="28"/>
        </w:rPr>
        <w:t xml:space="preserve"> </w:t>
      </w:r>
      <w:r w:rsidRPr="1145B520">
        <w:rPr>
          <w:rFonts w:ascii="Times New Roman" w:cs="Times New Roman"/>
          <w:sz w:val="28"/>
          <w:szCs w:val="28"/>
          <w:rPrChange w:id="15452" w:author="user pc" w:date="2022-03-15T10:14:00Z">
            <w:rPr/>
          </w:rPrChange>
        </w:rPr>
        <w:t>HCl</w:t>
      </w:r>
      <w:r w:rsidRPr="A8048B1D">
        <w:rPr>
          <w:rFonts w:ascii="Times New Roman" w:cs="Times New Roman"/>
          <w:sz w:val="28"/>
          <w:szCs w:val="28"/>
          <w:vertAlign w:val="subscript"/>
          <w:rPrChange w:id="15453" w:author="user pc" w:date="2022-03-15T10:14:00Z">
            <w:rPr>
              <w:vertAlign w:val="subscript"/>
            </w:rPr>
          </w:rPrChange>
        </w:rPr>
        <w:t>(aq)</w:t>
      </w:r>
      <w:r w:rsidRPr="9984830E">
        <w:rPr>
          <w:rFonts w:ascii="Times New Roman" w:cs="Times New Roman"/>
          <w:sz w:val="28"/>
          <w:szCs w:val="28"/>
          <w:rPrChange w:id="15454" w:author="user pc" w:date="2022-03-15T10:14:00Z">
            <w:rPr/>
          </w:rPrChange>
        </w:rPr>
        <w:t xml:space="preserve">  =&gt; NaCl</w:t>
      </w:r>
      <w:r w:rsidRPr="1C7BF488">
        <w:rPr>
          <w:rFonts w:ascii="Times New Roman" w:cs="Times New Roman"/>
          <w:sz w:val="28"/>
          <w:szCs w:val="28"/>
          <w:vertAlign w:val="subscript"/>
          <w:rPrChange w:id="15455" w:author="user pc" w:date="2022-03-15T10:14:00Z">
            <w:rPr>
              <w:vertAlign w:val="subscript"/>
            </w:rPr>
          </w:rPrChange>
        </w:rPr>
        <w:t>(aq)</w:t>
      </w:r>
      <w:r w:rsidRPr="EFFB2AD1">
        <w:rPr>
          <w:rFonts w:ascii="Times New Roman" w:cs="Times New Roman"/>
          <w:sz w:val="28"/>
          <w:szCs w:val="28"/>
          <w:rPrChange w:id="15456" w:author="user pc" w:date="2022-03-15T10:14:00Z">
            <w:rPr/>
          </w:rPrChange>
        </w:rPr>
        <w:t xml:space="preserve">  +  H</w:t>
      </w:r>
      <w:r w:rsidRPr="051BD90B">
        <w:rPr>
          <w:rFonts w:ascii="Times New Roman" w:cs="Times New Roman"/>
          <w:sz w:val="28"/>
          <w:szCs w:val="28"/>
          <w:vertAlign w:val="subscript"/>
          <w:rPrChange w:id="15457" w:author="user pc" w:date="2022-03-15T10:14:00Z">
            <w:rPr>
              <w:vertAlign w:val="subscript"/>
            </w:rPr>
          </w:rPrChange>
        </w:rPr>
        <w:t>2</w:t>
      </w:r>
      <w:r w:rsidRPr="4F5E8113">
        <w:rPr>
          <w:rFonts w:ascii="Times New Roman" w:cs="Times New Roman"/>
          <w:sz w:val="28"/>
          <w:szCs w:val="28"/>
          <w:rPrChange w:id="15458" w:author="user pc" w:date="2022-03-15T10:14:00Z">
            <w:rPr/>
          </w:rPrChange>
        </w:rPr>
        <w:t>O</w:t>
      </w:r>
      <w:r w:rsidRPr="18E5B67B">
        <w:rPr>
          <w:rFonts w:ascii="Times New Roman" w:cs="Times New Roman"/>
          <w:sz w:val="28"/>
          <w:szCs w:val="28"/>
          <w:vertAlign w:val="subscript"/>
          <w:rPrChange w:id="15459" w:author="user pc" w:date="2022-03-15T10:14:00Z">
            <w:rPr>
              <w:vertAlign w:val="subscript"/>
            </w:rPr>
          </w:rPrChange>
        </w:rPr>
        <w:t>(aq)</w:t>
      </w:r>
    </w:p>
    <w:p>
      <w:pPr>
        <w:pStyle w:val="style0"/>
        <w:rPr>
          <w:rFonts w:ascii="Times New Roman" w:cs="Times New Roman"/>
          <w:sz w:val="28"/>
          <w:szCs w:val="28"/>
          <w:rPrChange w:id="15460" w:author="user pc" w:date="2022-03-15T10:14:00Z">
            <w:rPr/>
          </w:rPrChange>
        </w:rPr>
      </w:pPr>
      <w:r w:rsidRPr="72262ABC">
        <w:rPr>
          <w:rFonts w:ascii="Times New Roman" w:cs="Times New Roman"/>
          <w:sz w:val="28"/>
          <w:szCs w:val="28"/>
          <w:rPrChange w:id="15461" w:author="user pc" w:date="2022-03-15T10:14:00Z">
            <w:rPr/>
          </w:rPrChange>
        </w:rPr>
        <w:t>1                :  1</w:t>
      </w:r>
    </w:p>
    <w:p>
      <w:pPr>
        <w:pStyle w:val="style0"/>
        <w:rPr>
          <w:rFonts w:ascii="Times New Roman" w:cs="Times New Roman"/>
          <w:sz w:val="28"/>
          <w:szCs w:val="28"/>
          <w:rPrChange w:id="15462" w:author="user pc" w:date="2022-03-15T10:14:00Z">
            <w:rPr/>
          </w:rPrChange>
        </w:rPr>
      </w:pPr>
      <w:r w:rsidRPr="D56A1DB0">
        <w:rPr>
          <w:rFonts w:ascii="Times New Roman" w:cs="Times New Roman"/>
          <w:sz w:val="28"/>
          <w:szCs w:val="28"/>
          <w:rPrChange w:id="15463" w:author="user pc" w:date="2022-03-15T10:14:00Z">
            <w:rPr/>
          </w:rPrChange>
        </w:rPr>
        <w:t>To find the concentration of A in moldm</w:t>
      </w:r>
      <w:r w:rsidRPr="287C1DC2">
        <w:rPr>
          <w:rFonts w:ascii="Times New Roman" w:cs="Times New Roman"/>
          <w:sz w:val="28"/>
          <w:szCs w:val="28"/>
          <w:vertAlign w:val="superscript"/>
          <w:rPrChange w:id="15464" w:author="user pc" w:date="2022-03-15T10:14:00Z">
            <w:rPr>
              <w:vertAlign w:val="superscript"/>
            </w:rPr>
          </w:rPrChange>
        </w:rPr>
        <w:t>-3</w:t>
      </w:r>
      <w:r w:rsidRPr="B5FC1776">
        <w:rPr>
          <w:rFonts w:ascii="Times New Roman" w:cs="Times New Roman"/>
          <w:sz w:val="28"/>
          <w:szCs w:val="28"/>
          <w:rPrChange w:id="15465" w:author="user pc" w:date="2022-03-15T10:14:00Z">
            <w:rPr/>
          </w:rPrChange>
        </w:rPr>
        <w:t>, we have to get the concentration of B in moldm</w:t>
      </w:r>
      <w:r w:rsidRPr="8682B463">
        <w:rPr>
          <w:rFonts w:ascii="Times New Roman" w:cs="Times New Roman"/>
          <w:sz w:val="28"/>
          <w:szCs w:val="28"/>
          <w:vertAlign w:val="superscript"/>
          <w:rPrChange w:id="15466" w:author="user pc" w:date="2022-03-15T10:14:00Z">
            <w:rPr>
              <w:vertAlign w:val="superscript"/>
            </w:rPr>
          </w:rPrChange>
        </w:rPr>
        <w:t>-3</w:t>
      </w:r>
      <w:r w:rsidRPr="4FD76ADF">
        <w:rPr>
          <w:rFonts w:ascii="Times New Roman" w:cs="Times New Roman"/>
          <w:sz w:val="28"/>
          <w:szCs w:val="28"/>
          <w:rPrChange w:id="15467" w:author="user pc" w:date="2022-03-15T10:14:00Z">
            <w:rPr/>
          </w:rPrChange>
        </w:rPr>
        <w:t xml:space="preserve"> and not in gdm</w:t>
      </w:r>
      <w:r w:rsidRPr="84785AED">
        <w:rPr>
          <w:rFonts w:ascii="Times New Roman" w:cs="Times New Roman"/>
          <w:sz w:val="28"/>
          <w:szCs w:val="28"/>
          <w:vertAlign w:val="superscript"/>
          <w:rPrChange w:id="15468" w:author="user pc" w:date="2022-03-15T10:14:00Z">
            <w:rPr>
              <w:vertAlign w:val="superscript"/>
            </w:rPr>
          </w:rPrChange>
        </w:rPr>
        <w:t>-3</w:t>
      </w:r>
      <w:r w:rsidRPr="BB18D500">
        <w:rPr>
          <w:rFonts w:ascii="Times New Roman" w:cs="Times New Roman"/>
          <w:sz w:val="28"/>
          <w:szCs w:val="28"/>
          <w:rPrChange w:id="15469" w:author="user pc" w:date="2022-03-15T10:14:00Z">
            <w:rPr/>
          </w:rPrChange>
        </w:rPr>
        <w:t xml:space="preserve"> :</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Concentration of B 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Mass Conc.(gd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num>
            <m:den>
              <m:r>
                <w:rPr>
                  <w:rFonts w:ascii="Cambria Math" w:cs="Times New Roman" w:hAnsi="Cambria Math"/>
                  <w:sz w:val="28"/>
                  <w:szCs w:val="28"/>
                </w:rPr>
                <m:t>Molar mass(gmo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t>
              </m:r>
            </m:den>
          </m:f>
        </m:oMath>
      </m:oMathPara>
    </w:p>
    <w:p>
      <w:pPr>
        <w:pStyle w:val="style0"/>
        <w:rPr>
          <w:rFonts w:ascii="Times New Roman" w:cs="Times New Roman"/>
          <w:sz w:val="28"/>
          <w:szCs w:val="28"/>
          <w:rPrChange w:id="15470" w:author="user pc" w:date="2022-03-15T10:14:00Z">
            <w:rPr/>
          </w:rPrChange>
        </w:rPr>
      </w:pPr>
      <w:r w:rsidRPr="CF57EE43">
        <w:rPr>
          <w:rFonts w:ascii="Times New Roman" w:cs="Times New Roman"/>
          <w:sz w:val="28"/>
          <w:szCs w:val="28"/>
          <w:rPrChange w:id="15471" w:author="user pc" w:date="2022-03-15T10:14:00Z">
            <w:rPr/>
          </w:rPrChange>
        </w:rPr>
        <w:t>The molar mass of B (NaOH) = 23 + 16 + 1 = 40</w:t>
      </w:r>
      <w:r>
        <w:rPr>
          <w:rFonts w:ascii="Times New Roman" w:cs="Times New Roman" w:hAnsi="Times New Roman"/>
          <w:sz w:val="28"/>
          <w:szCs w:val="28"/>
        </w:rPr>
        <w:t xml:space="preserve"> </w:t>
      </w:r>
      <m:oMath>
        <m:r>
          <w:rPr>
            <w:rFonts w:ascii="Cambria Math" w:cs="Times New Roman" w:hAnsi="Cambria Math"/>
            <w:sz w:val="28"/>
            <w:szCs w:val="28"/>
          </w:rPr>
          <m:t>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Concentration of B 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4</m:t>
              </m:r>
            </m:num>
            <m:den>
              <m:r>
                <w:rPr>
                  <w:rFonts w:ascii="Cambria Math" w:cs="Times New Roman" w:hAnsi="Cambria Math"/>
                  <w:sz w:val="28"/>
                  <w:szCs w:val="28"/>
                </w:rPr>
                <m:t>40</m:t>
              </m:r>
            </m:den>
          </m:f>
          <m:r>
            <w:rPr>
              <w:rFonts w:ascii="Cambria Math" w:cs="Times New Roman" w:hAnsi="Cambria Math"/>
              <w:sz w:val="28"/>
              <w:szCs w:val="28"/>
            </w:rPr>
            <m:t>=0.100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sz w:val="28"/>
          <w:szCs w:val="28"/>
          <w:rPrChange w:id="15472" w:author="user pc" w:date="2022-03-15T10:14:00Z">
            <w:rPr/>
          </w:rPrChange>
        </w:rPr>
      </w:pPr>
      <w:r w:rsidRPr="358D1675">
        <w:rPr>
          <w:rFonts w:ascii="Times New Roman" w:cs="Times New Roman"/>
          <w:sz w:val="28"/>
          <w:szCs w:val="28"/>
          <w:rPrChange w:id="15473" w:author="user pc" w:date="2022-03-15T10:14:00Z">
            <w:rPr/>
          </w:rPrChange>
        </w:rPr>
        <w:t>We then calculate concentration of A in moldm</w:t>
      </w:r>
      <w:r w:rsidRPr="BB552594">
        <w:rPr>
          <w:rFonts w:ascii="Times New Roman" w:cs="Times New Roman"/>
          <w:sz w:val="28"/>
          <w:szCs w:val="28"/>
          <w:vertAlign w:val="superscript"/>
          <w:rPrChange w:id="15474" w:author="user pc" w:date="2022-03-15T10:14:00Z">
            <w:rPr>
              <w:vertAlign w:val="superscript"/>
            </w:rPr>
          </w:rPrChange>
        </w:rPr>
        <w:t>-3</w:t>
      </w:r>
      <w:r w:rsidRPr="1143B48E">
        <w:rPr>
          <w:rFonts w:ascii="Times New Roman" w:cs="Times New Roman"/>
          <w:sz w:val="28"/>
          <w:szCs w:val="28"/>
          <w:rPrChange w:id="15475" w:author="user pc" w:date="2022-03-15T10:14:00Z">
            <w:rPr/>
          </w:rPrChange>
        </w:rPr>
        <w:t xml:space="preserve"> using the formula below:</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rPr>
          <w:rFonts w:ascii="Times New Roman" w:cs="Times New Roman"/>
          <w:sz w:val="28"/>
          <w:szCs w:val="28"/>
          <w:rPrChange w:id="15476" w:author="user pc" w:date="2022-03-15T10:14:00Z">
            <w:rPr/>
          </w:rPrChange>
        </w:rPr>
      </w:pPr>
      <w:r w:rsidRPr="A1408459">
        <w:rPr>
          <w:rFonts w:ascii="Times New Roman" w:cs="Times New Roman"/>
          <w:sz w:val="28"/>
          <w:szCs w:val="28"/>
          <w:rPrChange w:id="15477" w:author="user pc" w:date="2022-03-15T10:14:00Z">
            <w:rPr/>
          </w:rPrChange>
        </w:rPr>
        <w:t>C</w:t>
      </w:r>
      <w:r w:rsidRPr="A2F9872F">
        <w:rPr>
          <w:rFonts w:ascii="Times New Roman" w:cs="Times New Roman"/>
          <w:sz w:val="28"/>
          <w:szCs w:val="28"/>
          <w:vertAlign w:val="subscript"/>
          <w:rPrChange w:id="15478" w:author="user pc" w:date="2022-03-15T10:14:00Z">
            <w:rPr>
              <w:vertAlign w:val="subscript"/>
            </w:rPr>
          </w:rPrChange>
        </w:rPr>
        <w:t xml:space="preserve">A </w:t>
      </w:r>
      <w:r w:rsidRPr="382B8F1D">
        <w:rPr>
          <w:rFonts w:ascii="Times New Roman" w:cs="Times New Roman"/>
          <w:sz w:val="28"/>
          <w:szCs w:val="28"/>
          <w:rPrChange w:id="15479" w:author="user pc" w:date="2022-03-15T10:14:00Z">
            <w:rPr/>
          </w:rPrChange>
        </w:rPr>
        <w:t>=</w:t>
      </w:r>
      <w:r>
        <w:rPr>
          <w:rFonts w:ascii="Times New Roman" w:cs="Times New Roman" w:hAnsi="Times New Roman"/>
          <w:sz w:val="28"/>
          <w:szCs w:val="28"/>
        </w:rPr>
        <w:t xml:space="preserve"> concentration of acid in </w:t>
      </w:r>
      <w:r w:rsidRPr="C7F54683">
        <w:rPr>
          <w:rFonts w:ascii="Times New Roman" w:cs="Times New Roman"/>
          <w:sz w:val="28"/>
          <w:szCs w:val="28"/>
          <w:rPrChange w:id="15480" w:author="user pc" w:date="2022-03-15T10:14:00Z">
            <w:rPr/>
          </w:rPrChange>
        </w:rPr>
        <w:t>moldm</w:t>
      </w:r>
      <w:r w:rsidRPr="5F4A21F1">
        <w:rPr>
          <w:rFonts w:ascii="Times New Roman" w:cs="Times New Roman"/>
          <w:sz w:val="28"/>
          <w:szCs w:val="28"/>
          <w:vertAlign w:val="superscript"/>
          <w:rPrChange w:id="15481" w:author="user pc" w:date="2022-03-15T10:14:00Z">
            <w:rPr>
              <w:vertAlign w:val="superscript"/>
            </w:rPr>
          </w:rPrChange>
        </w:rPr>
        <w:t>-3</w:t>
      </w:r>
      <w:r>
        <w:rPr>
          <w:rFonts w:ascii="Times New Roman" w:cs="Times New Roman" w:hAnsi="Times New Roman"/>
          <w:sz w:val="28"/>
          <w:szCs w:val="28"/>
          <w:vertAlign w:val="superscript"/>
        </w:rPr>
        <w:t xml:space="preserve"> </w:t>
      </w:r>
      <w:r>
        <w:rPr>
          <w:rFonts w:ascii="Times New Roman" w:cs="Times New Roman" w:hAnsi="Times New Roman"/>
          <w:sz w:val="28"/>
          <w:szCs w:val="28"/>
        </w:rPr>
        <w:t>=</w:t>
      </w:r>
      <w:r w:rsidRPr="998259B8">
        <w:rPr>
          <w:rFonts w:ascii="Times New Roman" w:cs="Times New Roman"/>
          <w:sz w:val="28"/>
          <w:szCs w:val="28"/>
          <w:rPrChange w:id="15482" w:author="user pc" w:date="2022-03-15T10:14:00Z">
            <w:rPr/>
          </w:rPrChange>
        </w:rPr>
        <w:t>?</w:t>
      </w:r>
      <w:r>
        <w:rPr>
          <w:rFonts w:ascii="Times New Roman" w:cs="Times New Roman" w:hAnsi="Times New Roman"/>
          <w:sz w:val="28"/>
          <w:szCs w:val="28"/>
        </w:rPr>
        <w:t>,</w:t>
      </w:r>
      <w:r w:rsidRPr="588FEB6D">
        <w:rPr>
          <w:rFonts w:ascii="Times New Roman" w:cs="Times New Roman"/>
          <w:sz w:val="28"/>
          <w:szCs w:val="28"/>
          <w:rPrChange w:id="15483" w:author="user pc" w:date="2022-03-15T10:14:00Z">
            <w:rPr/>
          </w:rPrChange>
        </w:rPr>
        <w:t xml:space="preserve">  C</w:t>
      </w:r>
      <w:r w:rsidRPr="949454CE">
        <w:rPr>
          <w:rFonts w:ascii="Times New Roman" w:cs="Times New Roman"/>
          <w:sz w:val="28"/>
          <w:szCs w:val="28"/>
          <w:vertAlign w:val="subscript"/>
          <w:rPrChange w:id="15484" w:author="user pc" w:date="2022-03-15T10:14:00Z">
            <w:rPr>
              <w:vertAlign w:val="subscript"/>
            </w:rPr>
          </w:rPrChange>
        </w:rPr>
        <w:t xml:space="preserve">B </w:t>
      </w:r>
      <w:r w:rsidRPr="ECD933CE">
        <w:rPr>
          <w:rFonts w:ascii="Times New Roman" w:cs="Times New Roman"/>
          <w:sz w:val="28"/>
          <w:szCs w:val="28"/>
          <w:rPrChange w:id="15485" w:author="user pc" w:date="2022-03-15T10:14:00Z">
            <w:rPr/>
          </w:rPrChange>
        </w:rPr>
        <w:t>=</w:t>
      </w:r>
      <w:r>
        <w:rPr>
          <w:rFonts w:ascii="Times New Roman" w:cs="Times New Roman" w:hAnsi="Times New Roman"/>
          <w:sz w:val="28"/>
          <w:szCs w:val="28"/>
        </w:rPr>
        <w:t xml:space="preserve"> concentration of base in </w:t>
      </w:r>
      <w:r w:rsidRPr="7A10D6FD">
        <w:rPr>
          <w:rFonts w:ascii="Times New Roman" w:cs="Times New Roman"/>
          <w:sz w:val="28"/>
          <w:szCs w:val="28"/>
          <w:rPrChange w:id="15486" w:author="user pc" w:date="2022-03-15T10:14:00Z">
            <w:rPr/>
          </w:rPrChange>
        </w:rPr>
        <w:t>moldm</w:t>
      </w:r>
      <w:r w:rsidRPr="9EE92DCC">
        <w:rPr>
          <w:rFonts w:ascii="Times New Roman" w:cs="Times New Roman"/>
          <w:sz w:val="28"/>
          <w:szCs w:val="28"/>
          <w:vertAlign w:val="superscript"/>
          <w:rPrChange w:id="15487" w:author="user pc" w:date="2022-03-15T10:14:00Z">
            <w:rPr>
              <w:vertAlign w:val="superscript"/>
            </w:rPr>
          </w:rPrChange>
        </w:rPr>
        <w:t>-3</w:t>
      </w:r>
      <w:r>
        <w:rPr>
          <w:rFonts w:ascii="Times New Roman" w:cs="Times New Roman" w:hAnsi="Times New Roman"/>
          <w:sz w:val="28"/>
          <w:szCs w:val="28"/>
          <w:vertAlign w:val="superscript"/>
        </w:rPr>
        <w:t xml:space="preserve"> </w:t>
      </w:r>
      <w:r>
        <w:rPr>
          <w:rFonts w:ascii="Times New Roman" w:cs="Times New Roman" w:hAnsi="Times New Roman"/>
          <w:sz w:val="28"/>
          <w:szCs w:val="28"/>
        </w:rPr>
        <w:t>=</w:t>
      </w:r>
      <w:r w:rsidRPr="56DDD6A3">
        <w:rPr>
          <w:rFonts w:ascii="Times New Roman" w:cs="Times New Roman"/>
          <w:sz w:val="28"/>
          <w:szCs w:val="28"/>
          <w:rPrChange w:id="15488" w:author="user pc" w:date="2022-03-15T10:14:00Z">
            <w:rPr/>
          </w:rPrChange>
        </w:rPr>
        <w:t xml:space="preserve"> 0.100 moldm</w:t>
      </w:r>
      <w:r w:rsidRPr="63AD7BAB">
        <w:rPr>
          <w:rFonts w:ascii="Times New Roman" w:cs="Times New Roman"/>
          <w:sz w:val="28"/>
          <w:szCs w:val="28"/>
          <w:vertAlign w:val="superscript"/>
          <w:rPrChange w:id="15489" w:author="user pc" w:date="2022-03-15T10:14:00Z">
            <w:rPr>
              <w:vertAlign w:val="superscript"/>
            </w:rPr>
          </w:rPrChange>
        </w:rPr>
        <w:t>-3</w:t>
      </w:r>
      <w:r w:rsidRPr="8591F928">
        <w:rPr>
          <w:rFonts w:ascii="Times New Roman" w:cs="Times New Roman"/>
          <w:sz w:val="28"/>
          <w:szCs w:val="28"/>
          <w:rPrChange w:id="15490" w:author="user pc" w:date="2022-03-15T10:14:00Z">
            <w:rPr/>
          </w:rPrChange>
        </w:rPr>
        <w:t>, V</w:t>
      </w:r>
      <w:r w:rsidRPr="32CE8353">
        <w:rPr>
          <w:rFonts w:ascii="Times New Roman" w:cs="Times New Roman"/>
          <w:sz w:val="28"/>
          <w:szCs w:val="28"/>
          <w:vertAlign w:val="subscript"/>
          <w:rPrChange w:id="15491" w:author="user pc" w:date="2022-03-15T10:14:00Z">
            <w:rPr>
              <w:vertAlign w:val="subscript"/>
            </w:rPr>
          </w:rPrChange>
        </w:rPr>
        <w:t>A</w:t>
      </w:r>
      <w:r w:rsidRPr="F9738E01">
        <w:rPr>
          <w:rFonts w:ascii="Times New Roman" w:cs="Times New Roman"/>
          <w:sz w:val="28"/>
          <w:szCs w:val="28"/>
          <w:rPrChange w:id="15492" w:author="user pc" w:date="2022-03-15T10:14:00Z">
            <w:rPr/>
          </w:rPrChange>
        </w:rPr>
        <w:t xml:space="preserve"> =</w:t>
      </w:r>
      <w:r>
        <w:rPr>
          <w:rFonts w:ascii="Times New Roman" w:cs="Times New Roman" w:hAnsi="Times New Roman"/>
          <w:sz w:val="28"/>
          <w:szCs w:val="28"/>
        </w:rPr>
        <w:t xml:space="preserve"> Average volume of acid =</w:t>
      </w:r>
      <w:r w:rsidRPr="74B6DD78">
        <w:rPr>
          <w:rFonts w:ascii="Times New Roman" w:cs="Times New Roman"/>
          <w:sz w:val="28"/>
          <w:szCs w:val="28"/>
          <w:rPrChange w:id="15493" w:author="user pc" w:date="2022-03-15T10:14:00Z">
            <w:rPr/>
          </w:rPrChange>
        </w:rPr>
        <w:t xml:space="preserve"> 29.50cm</w:t>
      </w:r>
      <w:r w:rsidRPr="0D77BC43">
        <w:rPr>
          <w:rFonts w:ascii="Times New Roman" w:cs="Times New Roman"/>
          <w:sz w:val="28"/>
          <w:szCs w:val="28"/>
          <w:vertAlign w:val="superscript"/>
          <w:rPrChange w:id="15494" w:author="user pc" w:date="2022-03-15T10:14:00Z">
            <w:rPr>
              <w:vertAlign w:val="superscript"/>
            </w:rPr>
          </w:rPrChange>
        </w:rPr>
        <w:t>3</w:t>
      </w:r>
      <w:r w:rsidRPr="36635F13">
        <w:rPr>
          <w:rFonts w:ascii="Times New Roman" w:cs="Times New Roman"/>
          <w:sz w:val="28"/>
          <w:szCs w:val="28"/>
          <w:rPrChange w:id="15495" w:author="user pc" w:date="2022-03-15T10:14:00Z">
            <w:rPr/>
          </w:rPrChange>
        </w:rPr>
        <w:t>, V</w:t>
      </w:r>
      <w:r w:rsidRPr="C0AFC45F">
        <w:rPr>
          <w:rFonts w:ascii="Times New Roman" w:cs="Times New Roman"/>
          <w:sz w:val="28"/>
          <w:szCs w:val="28"/>
          <w:vertAlign w:val="subscript"/>
          <w:rPrChange w:id="15496" w:author="user pc" w:date="2022-03-15T10:14:00Z">
            <w:rPr>
              <w:vertAlign w:val="subscript"/>
            </w:rPr>
          </w:rPrChange>
        </w:rPr>
        <w:t xml:space="preserve">B </w:t>
      </w:r>
      <w:r w:rsidRPr="F661C1B6">
        <w:rPr>
          <w:rFonts w:ascii="Times New Roman" w:cs="Times New Roman"/>
          <w:sz w:val="28"/>
          <w:szCs w:val="28"/>
          <w:rPrChange w:id="15497" w:author="user pc" w:date="2022-03-15T10:14:00Z">
            <w:rPr/>
          </w:rPrChange>
        </w:rPr>
        <w:t>=</w:t>
      </w:r>
      <w:r>
        <w:rPr>
          <w:rFonts w:ascii="Times New Roman" w:cs="Times New Roman" w:hAnsi="Times New Roman"/>
          <w:sz w:val="28"/>
          <w:szCs w:val="28"/>
        </w:rPr>
        <w:t xml:space="preserve"> volume of base = </w:t>
      </w:r>
      <w:r w:rsidRPr="280673FD">
        <w:rPr>
          <w:rFonts w:ascii="Times New Roman" w:cs="Times New Roman"/>
          <w:sz w:val="28"/>
          <w:szCs w:val="28"/>
          <w:rPrChange w:id="15498" w:author="user pc" w:date="2022-03-15T10:14:00Z">
            <w:rPr/>
          </w:rPrChange>
        </w:rPr>
        <w:t>25.00cm</w:t>
      </w:r>
      <w:r w:rsidRPr="0F03168D">
        <w:rPr>
          <w:rFonts w:ascii="Times New Roman" w:cs="Times New Roman"/>
          <w:sz w:val="28"/>
          <w:szCs w:val="28"/>
          <w:vertAlign w:val="superscript"/>
          <w:rPrChange w:id="15499" w:author="user pc" w:date="2022-03-15T10:14:00Z">
            <w:rPr>
              <w:vertAlign w:val="superscript"/>
            </w:rPr>
          </w:rPrChange>
        </w:rPr>
        <w:t>3</w:t>
      </w:r>
      <w:r w:rsidRPr="3D372014">
        <w:rPr>
          <w:rFonts w:ascii="Times New Roman" w:cs="Times New Roman"/>
          <w:sz w:val="28"/>
          <w:szCs w:val="28"/>
          <w:rPrChange w:id="15500" w:author="user pc" w:date="2022-03-15T10:14:00Z">
            <w:rPr/>
          </w:rPrChange>
        </w:rPr>
        <w:t>, n</w:t>
      </w:r>
      <w:r w:rsidRPr="A296C905">
        <w:rPr>
          <w:rFonts w:ascii="Times New Roman" w:cs="Times New Roman"/>
          <w:sz w:val="28"/>
          <w:szCs w:val="28"/>
          <w:vertAlign w:val="subscript"/>
          <w:rPrChange w:id="15501" w:author="user pc" w:date="2022-03-15T10:14:00Z">
            <w:rPr>
              <w:vertAlign w:val="subscript"/>
            </w:rPr>
          </w:rPrChange>
        </w:rPr>
        <w:t xml:space="preserve">A </w:t>
      </w:r>
      <w:r w:rsidRPr="35FB39AD">
        <w:rPr>
          <w:rFonts w:ascii="Times New Roman" w:cs="Times New Roman"/>
          <w:sz w:val="28"/>
          <w:szCs w:val="28"/>
          <w:rPrChange w:id="15502" w:author="user pc" w:date="2022-03-15T10:14:00Z">
            <w:rPr/>
          </w:rPrChange>
        </w:rPr>
        <w:t>=</w:t>
      </w:r>
      <w:r>
        <w:rPr>
          <w:rFonts w:ascii="Times New Roman" w:cs="Times New Roman" w:hAnsi="Times New Roman"/>
          <w:sz w:val="28"/>
          <w:szCs w:val="28"/>
        </w:rPr>
        <w:t xml:space="preserve"> number of moles of acid in the balanced chemical equation =</w:t>
      </w:r>
      <w:r w:rsidRPr="B7A55167">
        <w:rPr>
          <w:rFonts w:ascii="Times New Roman" w:cs="Times New Roman"/>
          <w:sz w:val="28"/>
          <w:szCs w:val="28"/>
          <w:rPrChange w:id="15503" w:author="user pc" w:date="2022-03-15T10:14:00Z">
            <w:rPr/>
          </w:rPrChange>
        </w:rPr>
        <w:t xml:space="preserve"> 1 mole, n</w:t>
      </w:r>
      <w:r w:rsidRPr="AF07EBF9">
        <w:rPr>
          <w:rFonts w:ascii="Times New Roman" w:cs="Times New Roman"/>
          <w:sz w:val="28"/>
          <w:szCs w:val="28"/>
          <w:vertAlign w:val="subscript"/>
          <w:rPrChange w:id="15504" w:author="user pc" w:date="2022-03-15T10:14:00Z">
            <w:rPr>
              <w:vertAlign w:val="subscript"/>
            </w:rPr>
          </w:rPrChange>
        </w:rPr>
        <w:t xml:space="preserve">B </w:t>
      </w:r>
      <w:r w:rsidRPr="41C9A4FA">
        <w:rPr>
          <w:rFonts w:ascii="Times New Roman" w:cs="Times New Roman"/>
          <w:sz w:val="28"/>
          <w:szCs w:val="28"/>
          <w:rPrChange w:id="15505" w:author="user pc" w:date="2022-03-15T10:14:00Z">
            <w:rPr/>
          </w:rPrChange>
        </w:rPr>
        <w:t>=</w:t>
      </w:r>
      <w:r>
        <w:rPr>
          <w:rFonts w:ascii="Times New Roman" w:cs="Times New Roman" w:hAnsi="Times New Roman"/>
          <w:sz w:val="28"/>
          <w:szCs w:val="28"/>
        </w:rPr>
        <w:t xml:space="preserve"> number of moles of base in the balanced chemical equation =</w:t>
      </w:r>
      <w:r w:rsidRPr="4A1CB697">
        <w:rPr>
          <w:rFonts w:ascii="Times New Roman" w:cs="Times New Roman"/>
          <w:sz w:val="28"/>
          <w:szCs w:val="28"/>
          <w:rPrChange w:id="15506" w:author="user pc" w:date="2022-03-15T10:14:00Z">
            <w:rPr/>
          </w:rPrChange>
        </w:rPr>
        <w:t xml:space="preserve"> 1 mole</w:t>
      </w:r>
      <w:r>
        <w:rPr>
          <w:rFonts w:ascii="Times New Roman" w:cs="Times New Roman" w:hAnsi="Times New Roman"/>
          <w:sz w:val="28"/>
          <w:szCs w:val="28"/>
        </w:rPr>
        <w:t>.</w:t>
      </w:r>
      <w:r w:rsidRPr="5DED405D">
        <w:rPr>
          <w:rFonts w:ascii="Times New Roman" w:cs="Times New Roman"/>
          <w:sz w:val="28"/>
          <w:szCs w:val="28"/>
          <w:rPrChange w:id="15507" w:author="user pc" w:date="2022-03-15T10:14:00Z">
            <w:rPr/>
          </w:rPrChange>
        </w:rPr>
        <w:t xml:space="preserve">              Substituting the values;</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r>
                <w:rPr>
                  <w:rFonts w:ascii="Cambria Math" w:cs="Times New Roman" w:hAnsi="Cambria Math"/>
                  <w:sz w:val="28"/>
                  <w:szCs w:val="28"/>
                </w:rPr>
                <m:t xml:space="preserve"> ×29.5</m:t>
              </m:r>
            </m:num>
            <m:den>
              <m:r>
                <w:rPr>
                  <w:rFonts w:ascii="Cambria Math" w:cs="Times New Roman" w:hAnsi="Cambria Math"/>
                  <w:sz w:val="28"/>
                  <w:szCs w:val="28"/>
                </w:rPr>
                <m:t>0.100×25.0</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1</m:t>
              </m:r>
            </m:den>
          </m:f>
        </m:oMath>
      </m:oMathPara>
    </w:p>
    <w:p>
      <w:pPr>
        <w:pStyle w:val="style0"/>
        <w:rPr>
          <w:rFonts w:ascii="Times New Roman" w:cs="Times New Roman"/>
          <w:sz w:val="28"/>
          <w:szCs w:val="28"/>
          <w:rPrChange w:id="15508" w:author="user pc" w:date="2022-03-15T10:14:00Z">
            <w:rPr/>
          </w:rPrChange>
        </w:rPr>
      </w:pPr>
      <w:r w:rsidRPr="D9DC2A36">
        <w:rPr>
          <w:rFonts w:ascii="Times New Roman" w:cs="Times New Roman"/>
          <w:sz w:val="28"/>
          <w:szCs w:val="28"/>
          <w:rPrChange w:id="15509" w:author="user pc" w:date="2022-03-15T10:14:00Z">
            <w:rPr/>
          </w:rPrChange>
        </w:rPr>
        <w:t>C</w:t>
      </w:r>
      <w:r w:rsidRPr="2497CE6E">
        <w:rPr>
          <w:rFonts w:ascii="Times New Roman" w:cs="Times New Roman"/>
          <w:sz w:val="28"/>
          <w:szCs w:val="28"/>
          <w:vertAlign w:val="subscript"/>
          <w:rPrChange w:id="15510" w:author="user pc" w:date="2022-03-15T10:14:00Z">
            <w:rPr>
              <w:vertAlign w:val="subscript"/>
            </w:rPr>
          </w:rPrChange>
        </w:rPr>
        <w:t>A</w:t>
      </w:r>
      <w:r w:rsidRPr="5380CF75">
        <w:rPr>
          <w:rFonts w:ascii="Times New Roman" w:cs="Times New Roman"/>
          <w:sz w:val="28"/>
          <w:szCs w:val="28"/>
          <w:rPrChange w:id="15511" w:author="user pc" w:date="2022-03-15T10:14:00Z">
            <w:rPr/>
          </w:rPrChange>
        </w:rPr>
        <w:t xml:space="preserve"> × 29.50 × 1 = 0.100 × 25 × 1</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0.100 ×25 ×1</m:t>
              </m:r>
            </m:num>
            <m:den>
              <m:r>
                <w:rPr>
                  <w:rFonts w:ascii="Cambria Math" w:cs="Times New Roman" w:hAnsi="Cambria Math"/>
                  <w:sz w:val="28"/>
                  <w:szCs w:val="28"/>
                </w:rPr>
                <m:t>29.50 ×1</m:t>
              </m:r>
            </m:den>
          </m:f>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5512" w:author="user pc" w:date="2022-03-15T10:14:00Z">
            <w:rPr/>
          </w:rPrChange>
        </w:rPr>
      </w:pPr>
      <w:r w:rsidRPr="7657EFB3">
        <w:rPr>
          <w:rFonts w:ascii="Times New Roman" w:cs="Times New Roman"/>
          <w:sz w:val="28"/>
          <w:szCs w:val="28"/>
          <w:rPrChange w:id="15513" w:author="user pc" w:date="2022-03-15T10:14:00Z">
            <w:rPr/>
          </w:rPrChange>
        </w:rPr>
        <w:t>C</w:t>
      </w:r>
      <w:r w:rsidRPr="F21DEE1A">
        <w:rPr>
          <w:rFonts w:ascii="Times New Roman" w:cs="Times New Roman"/>
          <w:sz w:val="28"/>
          <w:szCs w:val="28"/>
          <w:vertAlign w:val="subscript"/>
          <w:rPrChange w:id="15514" w:author="user pc" w:date="2022-03-15T10:14:00Z">
            <w:rPr>
              <w:vertAlign w:val="subscript"/>
            </w:rPr>
          </w:rPrChange>
        </w:rPr>
        <w:t xml:space="preserve">A </w:t>
      </w:r>
      <w:r w:rsidRPr="3D644776">
        <w:rPr>
          <w:rFonts w:ascii="Times New Roman" w:cs="Times New Roman"/>
          <w:sz w:val="28"/>
          <w:szCs w:val="28"/>
          <w:rPrChange w:id="15515" w:author="user pc" w:date="2022-03-15T10:14:00Z">
            <w:rPr/>
          </w:rPrChange>
        </w:rPr>
        <w:t>= 0.0847 moldm</w:t>
      </w:r>
      <w:r w:rsidRPr="C50C3050">
        <w:rPr>
          <w:rFonts w:ascii="Times New Roman" w:cs="Times New Roman"/>
          <w:sz w:val="28"/>
          <w:szCs w:val="28"/>
          <w:vertAlign w:val="superscript"/>
          <w:rPrChange w:id="15516" w:author="user pc" w:date="2022-03-15T10:14:00Z">
            <w:rPr>
              <w:vertAlign w:val="superscript"/>
            </w:rPr>
          </w:rPrChange>
        </w:rPr>
        <w:t>-3</w:t>
      </w:r>
      <w:r w:rsidRPr="44D20F61">
        <w:rPr>
          <w:rFonts w:ascii="Times New Roman" w:cs="Times New Roman"/>
          <w:sz w:val="28"/>
          <w:szCs w:val="28"/>
          <w:rPrChange w:id="15517" w:author="user pc" w:date="2022-03-15T10:14:00Z">
            <w:rPr/>
          </w:rPrChange>
        </w:rPr>
        <w:t xml:space="preserve"> (3 - significant figures).</w:t>
      </w:r>
    </w:p>
    <w:p>
      <w:pPr>
        <w:pStyle w:val="style0"/>
        <w:rPr>
          <w:rFonts w:ascii="Times New Roman" w:cs="Times New Roman"/>
          <w:sz w:val="28"/>
          <w:szCs w:val="28"/>
          <w:rPrChange w:id="15518" w:author="user pc" w:date="2022-03-15T10:14:00Z">
            <w:rPr/>
          </w:rPrChange>
        </w:rPr>
      </w:pPr>
    </w:p>
    <w:p>
      <w:pPr>
        <w:pStyle w:val="style0"/>
        <w:rPr>
          <w:rFonts w:ascii="Times New Roman" w:cs="Times New Roman"/>
          <w:sz w:val="28"/>
          <w:szCs w:val="28"/>
          <w:rPrChange w:id="15519" w:author="user pc" w:date="2022-03-15T10:14:00Z">
            <w:rPr/>
          </w:rPrChange>
        </w:rPr>
      </w:pPr>
    </w:p>
    <w:p>
      <w:pPr>
        <w:pStyle w:val="style0"/>
        <w:rPr>
          <w:rFonts w:ascii="Times New Roman" w:cs="Times New Roman"/>
          <w:sz w:val="28"/>
          <w:szCs w:val="28"/>
          <w:rPrChange w:id="15520" w:author="user pc" w:date="2022-03-15T10:14:00Z">
            <w:rPr/>
          </w:rPrChange>
        </w:rPr>
      </w:pPr>
      <w:r w:rsidRPr="6171DBF1">
        <w:rPr>
          <w:rFonts w:ascii="Times New Roman" w:cs="Times New Roman"/>
          <w:b/>
          <w:bCs/>
          <w:sz w:val="28"/>
          <w:szCs w:val="28"/>
          <w:rPrChange w:id="15521" w:author="user pc" w:date="2022-03-15T10:14:00Z">
            <w:rPr>
              <w:b/>
              <w:bCs/>
            </w:rPr>
          </w:rPrChange>
        </w:rPr>
        <w:t xml:space="preserve">Example 2: </w:t>
      </w:r>
      <w:r w:rsidRPr="B9755CEC">
        <w:rPr>
          <w:rFonts w:ascii="Times New Roman" w:cs="Times New Roman"/>
          <w:sz w:val="28"/>
          <w:szCs w:val="28"/>
          <w:rPrChange w:id="15522" w:author="user pc" w:date="2022-03-15T10:14:00Z">
            <w:rPr/>
          </w:rPrChange>
        </w:rPr>
        <w:t>A is a solution of dilute trioxonitrate (V) acid of unknown concentration. B is a solution containing 5.34g of sodium trioxocarbonate (IV) per 1 dm</w:t>
      </w:r>
      <w:r w:rsidRPr="A28D9882">
        <w:rPr>
          <w:rFonts w:ascii="Times New Roman" w:cs="Times New Roman"/>
          <w:sz w:val="28"/>
          <w:szCs w:val="28"/>
          <w:vertAlign w:val="superscript"/>
          <w:rPrChange w:id="15523" w:author="user pc" w:date="2022-03-15T10:14:00Z">
            <w:rPr>
              <w:vertAlign w:val="superscript"/>
            </w:rPr>
          </w:rPrChange>
        </w:rPr>
        <w:t>3</w:t>
      </w:r>
      <w:r w:rsidRPr="9F52D4AE">
        <w:rPr>
          <w:rFonts w:ascii="Times New Roman" w:cs="Times New Roman"/>
          <w:sz w:val="28"/>
          <w:szCs w:val="28"/>
          <w:rPrChange w:id="15524" w:author="user pc" w:date="2022-03-15T10:14:00Z">
            <w:rPr/>
          </w:rPrChange>
        </w:rPr>
        <w:t xml:space="preserve"> Solution.</w:t>
      </w:r>
    </w:p>
    <w:p>
      <w:pPr>
        <w:pStyle w:val="style0"/>
        <w:rPr>
          <w:rFonts w:ascii="Times New Roman" w:cs="Times New Roman"/>
          <w:sz w:val="28"/>
          <w:szCs w:val="28"/>
          <w:rPrChange w:id="15525" w:author="user pc" w:date="2022-03-15T10:14:00Z">
            <w:rPr/>
          </w:rPrChange>
        </w:rPr>
      </w:pPr>
      <w:r w:rsidRPr="250A044B">
        <w:rPr>
          <w:rFonts w:ascii="Times New Roman" w:cs="Times New Roman"/>
          <w:b/>
          <w:bCs/>
          <w:sz w:val="28"/>
          <w:szCs w:val="28"/>
          <w:rPrChange w:id="15526" w:author="user pc" w:date="2022-03-15T10:14:00Z">
            <w:rPr>
              <w:b/>
              <w:bCs/>
            </w:rPr>
          </w:rPrChange>
        </w:rPr>
        <w:t xml:space="preserve">Procedure: </w:t>
      </w:r>
      <w:r w:rsidRPr="890B6569">
        <w:rPr>
          <w:rFonts w:ascii="Times New Roman" w:cs="Times New Roman"/>
          <w:sz w:val="28"/>
          <w:szCs w:val="28"/>
          <w:rPrChange w:id="15527" w:author="user pc" w:date="2022-03-15T10:14:00Z">
            <w:rPr/>
          </w:rPrChange>
        </w:rPr>
        <w:t>Put A in the burette and titrate against 25 cm</w:t>
      </w:r>
      <w:r w:rsidRPr="546413AB">
        <w:rPr>
          <w:rFonts w:ascii="Times New Roman" w:cs="Times New Roman"/>
          <w:sz w:val="28"/>
          <w:szCs w:val="28"/>
          <w:vertAlign w:val="superscript"/>
          <w:rPrChange w:id="15528" w:author="user pc" w:date="2022-03-15T10:14:00Z">
            <w:rPr>
              <w:vertAlign w:val="superscript"/>
            </w:rPr>
          </w:rPrChange>
        </w:rPr>
        <w:t>3</w:t>
      </w:r>
      <w:r w:rsidRPr="74D5BA16">
        <w:rPr>
          <w:rFonts w:ascii="Times New Roman" w:cs="Times New Roman"/>
          <w:sz w:val="28"/>
          <w:szCs w:val="28"/>
          <w:rPrChange w:id="15529" w:author="user pc" w:date="2022-03-15T10:14:00Z">
            <w:rPr/>
          </w:rPrChange>
        </w:rPr>
        <w:t xml:space="preserve"> portions of B using methyl orange as indicator. Tabulate your burette readings. From your results obtained, Calculate:</w:t>
      </w:r>
    </w:p>
    <w:p>
      <w:pPr>
        <w:pStyle w:val="style0"/>
        <w:rPr>
          <w:rFonts w:ascii="Times New Roman" w:cs="Times New Roman" w:hAnsi="Times New Roman"/>
          <w:sz w:val="28"/>
          <w:szCs w:val="28"/>
        </w:rPr>
      </w:pPr>
      <w:r>
        <w:rPr>
          <w:rFonts w:ascii="Times New Roman" w:cs="Times New Roman" w:hAnsi="Times New Roman"/>
          <w:sz w:val="28"/>
          <w:szCs w:val="28"/>
        </w:rPr>
        <w:t>a) The average volume of A used</w:t>
      </w:r>
    </w:p>
    <w:p>
      <w:pPr>
        <w:pStyle w:val="style0"/>
        <w:rPr>
          <w:rFonts w:ascii="Times New Roman" w:cs="Times New Roman" w:hAnsi="Times New Roman"/>
          <w:sz w:val="28"/>
          <w:szCs w:val="28"/>
        </w:rPr>
      </w:pPr>
      <w:r>
        <w:rPr>
          <w:rFonts w:ascii="Times New Roman" w:cs="Times New Roman" w:hAnsi="Times New Roman"/>
          <w:sz w:val="28"/>
          <w:szCs w:val="28"/>
        </w:rPr>
        <w:t>b</w:t>
      </w:r>
      <w:r w:rsidRPr="AAFC3F39">
        <w:rPr>
          <w:rFonts w:ascii="Times New Roman" w:cs="Times New Roman"/>
          <w:sz w:val="28"/>
          <w:szCs w:val="28"/>
          <w:rPrChange w:id="15530" w:author="user pc" w:date="2022-03-15T10:14:00Z">
            <w:rPr/>
          </w:rPrChange>
        </w:rPr>
        <w:t xml:space="preserve">) </w:t>
      </w:r>
      <w:r>
        <w:rPr>
          <w:rFonts w:ascii="Times New Roman" w:cs="Times New Roman" w:hAnsi="Times New Roman"/>
          <w:sz w:val="28"/>
          <w:szCs w:val="28"/>
        </w:rPr>
        <w:t>Concentration</w:t>
      </w:r>
      <w:r w:rsidRPr="D578109C">
        <w:rPr>
          <w:rFonts w:ascii="Times New Roman" w:cs="Times New Roman"/>
          <w:sz w:val="28"/>
          <w:szCs w:val="28"/>
          <w:rPrChange w:id="15531" w:author="user pc" w:date="2022-03-15T10:14:00Z">
            <w:rPr/>
          </w:rPrChange>
        </w:rPr>
        <w:t xml:space="preserve"> of A in moldm-3</w:t>
      </w:r>
    </w:p>
    <w:p>
      <w:pPr>
        <w:pStyle w:val="style0"/>
        <w:rPr>
          <w:rFonts w:ascii="Times New Roman" w:cs="Times New Roman"/>
          <w:sz w:val="28"/>
          <w:szCs w:val="28"/>
          <w:rPrChange w:id="15532" w:author="user pc" w:date="2022-03-15T10:14:00Z">
            <w:rPr/>
          </w:rPrChange>
        </w:rPr>
      </w:pPr>
      <w:r w:rsidRPr="DAC3AADF">
        <w:rPr>
          <w:rFonts w:ascii="Times New Roman" w:cs="Times New Roman"/>
          <w:sz w:val="28"/>
          <w:szCs w:val="28"/>
          <w:rPrChange w:id="15533" w:author="user pc" w:date="2022-03-15T10:14:00Z">
            <w:rPr/>
          </w:rPrChange>
        </w:rPr>
        <w:t xml:space="preserve">c) </w:t>
      </w:r>
      <w:r>
        <w:rPr>
          <w:rFonts w:ascii="Times New Roman" w:cs="Times New Roman" w:hAnsi="Times New Roman"/>
          <w:sz w:val="28"/>
          <w:szCs w:val="28"/>
        </w:rPr>
        <w:t>Concentration</w:t>
      </w:r>
      <w:r w:rsidRPr="074752DE">
        <w:rPr>
          <w:rFonts w:ascii="Times New Roman" w:cs="Times New Roman"/>
          <w:sz w:val="28"/>
          <w:szCs w:val="28"/>
          <w:rPrChange w:id="15534" w:author="user pc" w:date="2022-03-15T10:14:00Z">
            <w:rPr/>
          </w:rPrChange>
        </w:rPr>
        <w:t xml:space="preserve"> of A in gdm</w:t>
      </w:r>
      <w:r w:rsidRPr="B93A9629">
        <w:rPr>
          <w:rFonts w:ascii="Times New Roman" w:cs="Times New Roman"/>
          <w:sz w:val="28"/>
          <w:szCs w:val="28"/>
          <w:vertAlign w:val="superscript"/>
          <w:rPrChange w:id="15535" w:author="user pc" w:date="2022-03-15T10:14:00Z">
            <w:rPr>
              <w:vertAlign w:val="superscript"/>
            </w:rPr>
          </w:rPrChange>
        </w:rPr>
        <w:t>-3</w:t>
      </w:r>
    </w:p>
    <w:p>
      <w:pPr>
        <w:pStyle w:val="style0"/>
        <w:rPr>
          <w:rFonts w:ascii="Times New Roman" w:cs="Times New Roman"/>
          <w:sz w:val="28"/>
          <w:szCs w:val="28"/>
          <w:rPrChange w:id="15536" w:author="user pc" w:date="2022-03-15T10:14:00Z">
            <w:rPr/>
          </w:rPrChange>
        </w:rPr>
      </w:pPr>
      <w:r w:rsidRPr="0CBFE75B">
        <w:rPr>
          <w:rFonts w:ascii="Times New Roman" w:cs="Times New Roman"/>
          <w:sz w:val="28"/>
          <w:szCs w:val="28"/>
          <w:rPrChange w:id="15537" w:author="user pc" w:date="2022-03-15T10:14:00Z">
            <w:rPr/>
          </w:rPrChange>
        </w:rPr>
        <w:t>Equation for the Reaction:</w:t>
      </w:r>
    </w:p>
    <w:p>
      <w:pPr>
        <w:pStyle w:val="style0"/>
        <w:rPr>
          <w:rFonts w:ascii="Times New Roman" w:cs="Times New Roman" w:hAnsi="Times New Roman"/>
          <w:sz w:val="28"/>
          <w:szCs w:val="28"/>
          <w:vertAlign w:val="subscript"/>
        </w:rPr>
      </w:pPr>
      <w:r w:rsidRPr="942DBF6F">
        <w:rPr>
          <w:rFonts w:ascii="Times New Roman" w:cs="Times New Roman"/>
          <w:sz w:val="28"/>
          <w:szCs w:val="28"/>
          <w:rPrChange w:id="15538" w:author="user pc" w:date="2022-03-15T10:14:00Z">
            <w:rPr/>
          </w:rPrChange>
        </w:rPr>
        <w:t>2HNO</w:t>
      </w:r>
      <w:r w:rsidRPr="17E617D6">
        <w:rPr>
          <w:rFonts w:ascii="Times New Roman" w:cs="Times New Roman"/>
          <w:sz w:val="28"/>
          <w:szCs w:val="28"/>
          <w:vertAlign w:val="subscript"/>
          <w:rPrChange w:id="15539" w:author="user pc" w:date="2022-03-15T10:14:00Z">
            <w:rPr>
              <w:vertAlign w:val="subscript"/>
            </w:rPr>
          </w:rPrChange>
        </w:rPr>
        <w:t>3(aq)</w:t>
      </w:r>
      <w:r w:rsidRPr="A1116F17">
        <w:rPr>
          <w:rFonts w:ascii="Times New Roman" w:cs="Times New Roman"/>
          <w:sz w:val="28"/>
          <w:szCs w:val="28"/>
          <w:rPrChange w:id="15540" w:author="user pc" w:date="2022-03-15T10:14:00Z">
            <w:rPr/>
          </w:rPrChange>
        </w:rPr>
        <w:t xml:space="preserve"> + Na</w:t>
      </w:r>
      <w:r w:rsidRPr="7B408542">
        <w:rPr>
          <w:rFonts w:ascii="Times New Roman" w:cs="Times New Roman"/>
          <w:sz w:val="28"/>
          <w:szCs w:val="28"/>
          <w:vertAlign w:val="subscript"/>
          <w:rPrChange w:id="15541" w:author="user pc" w:date="2022-03-15T10:14:00Z">
            <w:rPr>
              <w:vertAlign w:val="subscript"/>
            </w:rPr>
          </w:rPrChange>
        </w:rPr>
        <w:t>2</w:t>
      </w:r>
      <w:r w:rsidRPr="35717CB3">
        <w:rPr>
          <w:rFonts w:ascii="Times New Roman" w:cs="Times New Roman"/>
          <w:sz w:val="28"/>
          <w:szCs w:val="28"/>
          <w:rPrChange w:id="15542" w:author="user pc" w:date="2022-03-15T10:14:00Z">
            <w:rPr/>
          </w:rPrChange>
        </w:rPr>
        <w:t>CO</w:t>
      </w:r>
      <w:r w:rsidRPr="763A3955">
        <w:rPr>
          <w:rFonts w:ascii="Times New Roman" w:cs="Times New Roman"/>
          <w:sz w:val="28"/>
          <w:szCs w:val="28"/>
          <w:vertAlign w:val="subscript"/>
          <w:rPrChange w:id="15543" w:author="user pc" w:date="2022-03-15T10:14:00Z">
            <w:rPr>
              <w:vertAlign w:val="subscript"/>
            </w:rPr>
          </w:rPrChange>
        </w:rPr>
        <w:t>3(aq)</w:t>
      </w:r>
      <w:r w:rsidRPr="2148F4DD">
        <w:rPr>
          <w:rFonts w:ascii="Times New Roman" w:cs="Times New Roman"/>
          <w:sz w:val="28"/>
          <w:szCs w:val="28"/>
          <w:rPrChange w:id="15544" w:author="user pc" w:date="2022-03-15T10:14:00Z">
            <w:rPr/>
          </w:rPrChange>
        </w:rPr>
        <w:t xml:space="preserve"> =&gt;2NaNO</w:t>
      </w:r>
      <w:r w:rsidRPr="9048144A">
        <w:rPr>
          <w:rFonts w:ascii="Times New Roman" w:cs="Times New Roman"/>
          <w:sz w:val="28"/>
          <w:szCs w:val="28"/>
          <w:vertAlign w:val="subscript"/>
          <w:rPrChange w:id="15545" w:author="user pc" w:date="2022-03-15T10:14:00Z">
            <w:rPr>
              <w:vertAlign w:val="subscript"/>
            </w:rPr>
          </w:rPrChange>
        </w:rPr>
        <w:t>3(aq)</w:t>
      </w:r>
      <w:r w:rsidRPr="9834FAC2">
        <w:rPr>
          <w:rFonts w:ascii="Times New Roman" w:cs="Times New Roman"/>
          <w:sz w:val="28"/>
          <w:szCs w:val="28"/>
          <w:rPrChange w:id="15546" w:author="user pc" w:date="2022-03-15T10:14:00Z">
            <w:rPr/>
          </w:rPrChange>
        </w:rPr>
        <w:t xml:space="preserve">  +  H</w:t>
      </w:r>
      <w:r w:rsidRPr="00508BB5">
        <w:rPr>
          <w:rFonts w:ascii="Times New Roman" w:cs="Times New Roman"/>
          <w:sz w:val="28"/>
          <w:szCs w:val="28"/>
          <w:vertAlign w:val="subscript"/>
          <w:rPrChange w:id="15547" w:author="user pc" w:date="2022-03-15T10:14:00Z">
            <w:rPr>
              <w:vertAlign w:val="subscript"/>
            </w:rPr>
          </w:rPrChange>
        </w:rPr>
        <w:t>2</w:t>
      </w:r>
      <w:r w:rsidRPr="ED611D2F">
        <w:rPr>
          <w:rFonts w:ascii="Times New Roman" w:cs="Times New Roman"/>
          <w:sz w:val="28"/>
          <w:szCs w:val="28"/>
          <w:rPrChange w:id="15548" w:author="user pc" w:date="2022-03-15T10:14:00Z">
            <w:rPr/>
          </w:rPrChange>
        </w:rPr>
        <w:t>O</w:t>
      </w:r>
      <w:r w:rsidRPr="D9B938BD">
        <w:rPr>
          <w:rFonts w:ascii="Times New Roman" w:cs="Times New Roman"/>
          <w:sz w:val="28"/>
          <w:szCs w:val="28"/>
          <w:vertAlign w:val="subscript"/>
          <w:rPrChange w:id="15549" w:author="user pc" w:date="2022-03-15T10:14:00Z">
            <w:rPr>
              <w:vertAlign w:val="subscript"/>
            </w:rPr>
          </w:rPrChange>
        </w:rPr>
        <w:t>(l)</w:t>
      </w:r>
      <w:r w:rsidRPr="2DE4EB10">
        <w:rPr>
          <w:rFonts w:ascii="Times New Roman" w:cs="Times New Roman"/>
          <w:sz w:val="28"/>
          <w:szCs w:val="28"/>
          <w:rPrChange w:id="15550" w:author="user pc" w:date="2022-03-15T10:14:00Z">
            <w:rPr/>
          </w:rPrChange>
        </w:rPr>
        <w:t xml:space="preserve"> + CO</w:t>
      </w:r>
      <w:r w:rsidRPr="3170BC1A">
        <w:rPr>
          <w:rFonts w:ascii="Times New Roman" w:cs="Times New Roman"/>
          <w:sz w:val="28"/>
          <w:szCs w:val="28"/>
          <w:vertAlign w:val="subscript"/>
          <w:rPrChange w:id="15551" w:author="user pc" w:date="2022-03-15T10:14:00Z">
            <w:rPr>
              <w:vertAlign w:val="subscript"/>
            </w:rPr>
          </w:rPrChange>
        </w:rPr>
        <w:t>2(g)</w:t>
      </w:r>
    </w:p>
    <w:p>
      <w:pPr>
        <w:pStyle w:val="style0"/>
        <w:rPr>
          <w:rFonts w:ascii="Times New Roman" w:cs="Times New Roman"/>
          <w:sz w:val="28"/>
          <w:szCs w:val="28"/>
          <w:rPrChange w:id="15552" w:author="user pc" w:date="2022-03-15T10:14:00Z">
            <w:rPr/>
          </w:rPrChange>
        </w:rPr>
      </w:pPr>
      <w:r w:rsidRPr="3CB0DB45">
        <w:rPr>
          <w:rFonts w:ascii="Times New Roman" w:cs="Times New Roman"/>
          <w:sz w:val="28"/>
          <w:szCs w:val="28"/>
          <w:rPrChange w:id="15553" w:author="user pc" w:date="2022-03-15T10:14:00Z">
            <w:rPr/>
          </w:rPrChange>
        </w:rPr>
        <w:t>2                :       1</w:t>
      </w:r>
    </w:p>
    <w:p>
      <w:pPr>
        <w:pStyle w:val="style0"/>
        <w:rPr>
          <w:rFonts w:ascii="Times New Roman" w:cs="Times New Roman"/>
          <w:sz w:val="28"/>
          <w:szCs w:val="28"/>
          <w:rPrChange w:id="15554" w:author="user pc" w:date="2022-03-15T10:14:00Z">
            <w:rPr/>
          </w:rPrChange>
        </w:rPr>
      </w:pPr>
      <w:r w:rsidRPr="696C79B0">
        <w:rPr>
          <w:rFonts w:ascii="Times New Roman" w:cs="Times New Roman"/>
          <w:sz w:val="28"/>
          <w:szCs w:val="28"/>
          <w:rPrChange w:id="15555" w:author="user pc" w:date="2022-03-15T10:14:00Z">
            <w:rPr/>
          </w:rPrChange>
        </w:rPr>
        <w:t>Volume of pipette = 25.00 cm</w:t>
      </w:r>
      <w:r w:rsidRPr="064AA5B9">
        <w:rPr>
          <w:rFonts w:ascii="Times New Roman" w:cs="Times New Roman"/>
          <w:sz w:val="28"/>
          <w:szCs w:val="28"/>
          <w:vertAlign w:val="superscript"/>
          <w:rPrChange w:id="15556" w:author="user pc" w:date="2022-03-15T10:14:00Z">
            <w:rPr/>
          </w:rPrChange>
        </w:rPr>
        <w:t>3</w:t>
      </w:r>
    </w:p>
    <w:p>
      <w:pPr>
        <w:pStyle w:val="style0"/>
        <w:rPr>
          <w:rFonts w:ascii="Times New Roman" w:cs="Times New Roman"/>
          <w:sz w:val="28"/>
          <w:szCs w:val="28"/>
          <w:rPrChange w:id="15557" w:author="user pc" w:date="2022-03-15T10:14:00Z">
            <w:rPr/>
          </w:rPrChange>
        </w:rPr>
      </w:pPr>
      <w:r w:rsidRPr="C5CABEBD">
        <w:rPr>
          <w:rFonts w:ascii="Times New Roman" w:cs="Times New Roman"/>
          <w:sz w:val="28"/>
          <w:szCs w:val="28"/>
          <w:rPrChange w:id="15558" w:author="user pc" w:date="2022-03-15T10:14:00Z">
            <w:rPr/>
          </w:rPrChange>
        </w:rPr>
        <w:t>Indicator used = Methyl orange</w:t>
      </w:r>
    </w:p>
    <w:p>
      <w:pPr>
        <w:pStyle w:val="style0"/>
        <w:rPr>
          <w:rFonts w:ascii="Times New Roman" w:cs="Times New Roman"/>
          <w:sz w:val="28"/>
          <w:szCs w:val="28"/>
          <w:rPrChange w:id="15559" w:author="user pc" w:date="2022-03-15T10:14:00Z">
            <w:rPr/>
          </w:rPrChange>
        </w:rPr>
      </w:pPr>
      <w:r w:rsidRPr="C3436AAF">
        <w:rPr>
          <w:rFonts w:ascii="Times New Roman" w:cs="Times New Roman"/>
          <w:sz w:val="28"/>
          <w:szCs w:val="28"/>
          <w:rPrChange w:id="15560" w:author="user pc" w:date="2022-03-15T10:14:00Z">
            <w:rPr/>
          </w:rPrChange>
        </w:rPr>
        <w:t>Colour of indicator in Na</w:t>
      </w:r>
      <w:r w:rsidRPr="09A3A6FE">
        <w:rPr>
          <w:rFonts w:ascii="Times New Roman" w:cs="Times New Roman"/>
          <w:sz w:val="28"/>
          <w:szCs w:val="28"/>
          <w:vertAlign w:val="subscript"/>
          <w:rPrChange w:id="15561" w:author="user pc" w:date="2022-03-15T10:14:00Z">
            <w:rPr>
              <w:vertAlign w:val="subscript"/>
            </w:rPr>
          </w:rPrChange>
        </w:rPr>
        <w:t>2</w:t>
      </w:r>
      <w:r w:rsidRPr="B6FB605F">
        <w:rPr>
          <w:rFonts w:ascii="Times New Roman" w:cs="Times New Roman"/>
          <w:sz w:val="28"/>
          <w:szCs w:val="28"/>
          <w:rPrChange w:id="15562" w:author="user pc" w:date="2022-03-15T10:14:00Z">
            <w:rPr/>
          </w:rPrChange>
        </w:rPr>
        <w:t>CO</w:t>
      </w:r>
      <w:r w:rsidRPr="D5BDA9B4">
        <w:rPr>
          <w:rFonts w:ascii="Times New Roman" w:cs="Times New Roman"/>
          <w:sz w:val="28"/>
          <w:szCs w:val="28"/>
          <w:vertAlign w:val="subscript"/>
          <w:rPrChange w:id="15563" w:author="user pc" w:date="2022-03-15T10:14:00Z">
            <w:rPr>
              <w:vertAlign w:val="subscript"/>
            </w:rPr>
          </w:rPrChange>
        </w:rPr>
        <w:t>3</w:t>
      </w:r>
      <w:r w:rsidRPr="846C4034">
        <w:rPr>
          <w:rFonts w:ascii="Times New Roman" w:cs="Times New Roman"/>
          <w:sz w:val="28"/>
          <w:szCs w:val="28"/>
          <w:rPrChange w:id="15564" w:author="user pc" w:date="2022-03-15T10:14:00Z">
            <w:rPr/>
          </w:rPrChange>
        </w:rPr>
        <w:t xml:space="preserve"> = Yellow</w:t>
      </w:r>
    </w:p>
    <w:p>
      <w:pPr>
        <w:pStyle w:val="style0"/>
        <w:rPr>
          <w:rFonts w:ascii="Times New Roman" w:cs="Times New Roman" w:hAnsi="Times New Roman"/>
          <w:sz w:val="28"/>
          <w:szCs w:val="28"/>
        </w:rPr>
      </w:pPr>
      <w:r w:rsidRPr="C5461F77">
        <w:rPr>
          <w:rFonts w:ascii="Times New Roman" w:cs="Times New Roman"/>
          <w:sz w:val="28"/>
          <w:szCs w:val="28"/>
          <w:rPrChange w:id="15565" w:author="user pc" w:date="2022-03-15T10:14:00Z">
            <w:rPr/>
          </w:rPrChange>
        </w:rPr>
        <w:t>Colour change at endpoint = orange</w:t>
      </w:r>
    </w:p>
    <w:p>
      <w:pPr>
        <w:pStyle w:val="style0"/>
        <w:rPr>
          <w:rFonts w:ascii="Times New Roman" w:cs="Times New Roman"/>
          <w:b/>
          <w:sz w:val="28"/>
          <w:szCs w:val="28"/>
          <w:rPrChange w:id="15566" w:author="user pc" w:date="2022-03-15T10:14:00Z">
            <w:rPr/>
          </w:rPrChange>
        </w:rPr>
      </w:pPr>
      <w:r w:rsidRPr="5AE26FB1">
        <w:rPr>
          <w:rFonts w:ascii="Times New Roman" w:cs="Times New Roman"/>
          <w:b/>
          <w:sz w:val="28"/>
          <w:szCs w:val="28"/>
          <w:rPrChange w:id="15567" w:author="user pc" w:date="2022-03-15T10:14:00Z">
            <w:rPr/>
          </w:rPrChange>
        </w:rPr>
        <w:t>Titration Results</w:t>
      </w:r>
    </w:p>
    <w:tbl>
      <w:tblPr>
        <w:tblW w:w="0" w:type="auto"/>
        <w:tblLook w:val="04A0" w:firstRow="1" w:lastRow="0" w:firstColumn="1" w:lastColumn="0" w:noHBand="0" w:noVBand="1"/>
      </w:tblPr>
      <w:tblGrid>
        <w:gridCol w:w="1822"/>
        <w:gridCol w:w="1887"/>
        <w:gridCol w:w="1846"/>
        <w:gridCol w:w="1846"/>
        <w:gridCol w:w="1846"/>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68" w:author="user pc" w:date="2022-03-15T10:14:00Z">
                  <w:rPr/>
                </w:rPrChange>
              </w:rPr>
            </w:pPr>
            <w:r w:rsidRPr="1992E8FD">
              <w:rPr>
                <w:rFonts w:ascii="Times New Roman" w:cs="Times New Roman" w:hAnsi="Times New Roman"/>
                <w:sz w:val="28"/>
                <w:szCs w:val="28"/>
                <w:rPrChange w:id="15569" w:author="user pc" w:date="2022-03-15T10:14:00Z">
                  <w:rPr>
                    <w:rFonts w:cs="Calibri" w:hAnsi="Noto Sans Armenian"/>
                  </w:rPr>
                </w:rPrChange>
              </w:rPr>
              <w:t>Burette</w:t>
            </w:r>
            <w:r>
              <w:rPr>
                <w:rFonts w:ascii="Times New Roman" w:cs="Times New Roman" w:hAnsi="Times New Roman"/>
                <w:sz w:val="28"/>
                <w:szCs w:val="28"/>
              </w:rPr>
              <w:t xml:space="preserve"> </w:t>
            </w:r>
            <w:r w:rsidRPr="9F938B63">
              <w:rPr>
                <w:rFonts w:ascii="Times New Roman" w:cs="Times New Roman" w:hAnsi="Times New Roman"/>
                <w:sz w:val="28"/>
                <w:szCs w:val="28"/>
                <w:rPrChange w:id="15570"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71" w:author="user pc" w:date="2022-03-15T10:14:00Z">
                  <w:rPr/>
                </w:rPrChange>
              </w:rPr>
            </w:pPr>
            <w:r w:rsidRPr="F2084804">
              <w:rPr>
                <w:rFonts w:ascii="Times New Roman" w:cs="Times New Roman" w:hAnsi="Times New Roman"/>
                <w:sz w:val="28"/>
                <w:szCs w:val="28"/>
                <w:rPrChange w:id="15572" w:author="user pc" w:date="2022-03-15T10:14:00Z">
                  <w:rPr>
                    <w:rFonts w:cs="Calibri" w:hAnsi="Noto Sans Armenian"/>
                  </w:rPr>
                </w:rPrChange>
              </w:rPr>
              <w:t>Rough(cm</w:t>
            </w:r>
            <w:r w:rsidRPr="89DCEF65">
              <w:rPr>
                <w:rFonts w:ascii="Times New Roman" w:cs="Times New Roman" w:hAnsi="Times New Roman"/>
                <w:sz w:val="28"/>
                <w:szCs w:val="28"/>
                <w:vertAlign w:val="superscript"/>
                <w:rPrChange w:id="15573" w:author="user pc" w:date="2022-03-15T10:14:00Z">
                  <w:rPr>
                    <w:rFonts w:cs="Calibri" w:hAnsi="Noto Sans Armenian"/>
                    <w:vertAlign w:val="superscript"/>
                  </w:rPr>
                </w:rPrChange>
              </w:rPr>
              <w:t>3</w:t>
            </w:r>
            <w:r w:rsidRPr="D59649C4">
              <w:rPr>
                <w:rFonts w:ascii="Times New Roman" w:cs="Times New Roman" w:hAnsi="Times New Roman"/>
                <w:sz w:val="28"/>
                <w:szCs w:val="28"/>
                <w:rPrChange w:id="15574"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75" w:author="user pc" w:date="2022-03-15T10:14:00Z">
                  <w:rPr/>
                </w:rPrChange>
              </w:rPr>
            </w:pPr>
            <w:r w:rsidRPr="60612AA0">
              <w:rPr>
                <w:rFonts w:ascii="Times New Roman" w:cs="Times New Roman" w:hAnsi="Times New Roman"/>
                <w:sz w:val="28"/>
                <w:szCs w:val="28"/>
                <w:rPrChange w:id="15576" w:author="user pc" w:date="2022-03-15T10:14:00Z">
                  <w:rPr>
                    <w:rFonts w:cs="Calibri" w:hAnsi="Noto Sans Armenian"/>
                  </w:rPr>
                </w:rPrChange>
              </w:rPr>
              <w:t>1</w:t>
            </w:r>
            <w:r w:rsidRPr="96BCA01E">
              <w:rPr>
                <w:rFonts w:ascii="Times New Roman" w:cs="Times New Roman" w:hAnsi="Times New Roman"/>
                <w:sz w:val="28"/>
                <w:szCs w:val="28"/>
                <w:vertAlign w:val="superscript"/>
                <w:rPrChange w:id="15577" w:author="user pc" w:date="2022-03-15T10:14:00Z">
                  <w:rPr>
                    <w:rFonts w:cs="Calibri" w:hAnsi="Noto Sans Armenian"/>
                  </w:rPr>
                </w:rPrChange>
              </w:rPr>
              <w:t>st</w:t>
            </w:r>
            <w:r>
              <w:rPr>
                <w:rFonts w:ascii="Times New Roman" w:cs="Times New Roman" w:hAnsi="Times New Roman"/>
                <w:sz w:val="28"/>
                <w:szCs w:val="28"/>
              </w:rPr>
              <w:t xml:space="preserve"> </w:t>
            </w:r>
            <w:r w:rsidRPr="F065EBF8">
              <w:rPr>
                <w:rFonts w:ascii="Times New Roman" w:cs="Times New Roman" w:hAnsi="Times New Roman"/>
                <w:sz w:val="28"/>
                <w:szCs w:val="28"/>
                <w:rPrChange w:id="15578" w:author="user pc" w:date="2022-03-15T10:14:00Z">
                  <w:rPr>
                    <w:rFonts w:cs="Calibri" w:hAnsi="Noto Sans Armenian"/>
                  </w:rPr>
                </w:rPrChange>
              </w:rPr>
              <w:t>titre(cm</w:t>
            </w:r>
            <w:r w:rsidRPr="107182D0">
              <w:rPr>
                <w:rFonts w:ascii="Times New Roman" w:cs="Times New Roman" w:hAnsi="Times New Roman"/>
                <w:sz w:val="28"/>
                <w:szCs w:val="28"/>
                <w:vertAlign w:val="superscript"/>
                <w:rPrChange w:id="15579" w:author="user pc" w:date="2022-03-15T10:14:00Z">
                  <w:rPr>
                    <w:rFonts w:cs="Calibri" w:hAnsi="Noto Sans Armenian"/>
                    <w:vertAlign w:val="superscript"/>
                  </w:rPr>
                </w:rPrChange>
              </w:rPr>
              <w:t>3</w:t>
            </w:r>
            <w:r w:rsidRPr="BDC854F3">
              <w:rPr>
                <w:rFonts w:ascii="Times New Roman" w:cs="Times New Roman" w:hAnsi="Times New Roman"/>
                <w:sz w:val="28"/>
                <w:szCs w:val="28"/>
                <w:rPrChange w:id="15580"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81" w:author="user pc" w:date="2022-03-15T10:14:00Z">
                  <w:rPr/>
                </w:rPrChange>
              </w:rPr>
            </w:pPr>
            <w:r w:rsidRPr="EB5A78C3">
              <w:rPr>
                <w:rFonts w:ascii="Times New Roman" w:cs="Times New Roman" w:hAnsi="Times New Roman"/>
                <w:sz w:val="28"/>
                <w:szCs w:val="28"/>
                <w:rPrChange w:id="15582" w:author="user pc" w:date="2022-03-15T10:14:00Z">
                  <w:rPr>
                    <w:rFonts w:cs="Calibri" w:hAnsi="Noto Sans Armenian"/>
                  </w:rPr>
                </w:rPrChange>
              </w:rPr>
              <w:t>2</w:t>
            </w:r>
            <w:r w:rsidRPr="7E7AF774">
              <w:rPr>
                <w:rFonts w:ascii="Times New Roman" w:cs="Times New Roman" w:hAnsi="Times New Roman"/>
                <w:sz w:val="28"/>
                <w:szCs w:val="28"/>
                <w:vertAlign w:val="superscript"/>
                <w:rPrChange w:id="15583" w:author="user pc" w:date="2022-03-15T10:14:00Z">
                  <w:rPr>
                    <w:rFonts w:cs="Calibri" w:hAnsi="Noto Sans Armenian"/>
                  </w:rPr>
                </w:rPrChange>
              </w:rPr>
              <w:t>nd</w:t>
            </w:r>
            <w:r>
              <w:rPr>
                <w:rFonts w:ascii="Times New Roman" w:cs="Times New Roman" w:hAnsi="Times New Roman"/>
                <w:sz w:val="28"/>
                <w:szCs w:val="28"/>
              </w:rPr>
              <w:t xml:space="preserve"> </w:t>
            </w:r>
            <w:r w:rsidRPr="6DEDB58A">
              <w:rPr>
                <w:rFonts w:ascii="Times New Roman" w:cs="Times New Roman" w:hAnsi="Times New Roman"/>
                <w:sz w:val="28"/>
                <w:szCs w:val="28"/>
                <w:rPrChange w:id="15584" w:author="user pc" w:date="2022-03-15T10:14:00Z">
                  <w:rPr>
                    <w:rFonts w:cs="Calibri" w:hAnsi="Noto Sans Armenian"/>
                  </w:rPr>
                </w:rPrChange>
              </w:rPr>
              <w:t>titre(cm</w:t>
            </w:r>
            <w:r w:rsidRPr="B2872F10">
              <w:rPr>
                <w:rFonts w:ascii="Times New Roman" w:cs="Times New Roman" w:hAnsi="Times New Roman"/>
                <w:sz w:val="28"/>
                <w:szCs w:val="28"/>
                <w:vertAlign w:val="superscript"/>
                <w:rPrChange w:id="15585" w:author="user pc" w:date="2022-03-15T10:14:00Z">
                  <w:rPr>
                    <w:rFonts w:cs="Calibri" w:hAnsi="Noto Sans Armenian"/>
                    <w:vertAlign w:val="superscript"/>
                  </w:rPr>
                </w:rPrChange>
              </w:rPr>
              <w:t>3</w:t>
            </w:r>
            <w:r w:rsidRPr="155BD0A6">
              <w:rPr>
                <w:rFonts w:ascii="Times New Roman" w:cs="Times New Roman" w:hAnsi="Times New Roman"/>
                <w:sz w:val="28"/>
                <w:szCs w:val="28"/>
                <w:rPrChange w:id="15586"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87" w:author="user pc" w:date="2022-03-15T10:14:00Z">
                  <w:rPr/>
                </w:rPrChange>
              </w:rPr>
            </w:pPr>
            <w:r w:rsidRPr="BC9AE3AB">
              <w:rPr>
                <w:rFonts w:ascii="Times New Roman" w:cs="Times New Roman" w:hAnsi="Times New Roman"/>
                <w:sz w:val="28"/>
                <w:szCs w:val="28"/>
                <w:rPrChange w:id="15588" w:author="user pc" w:date="2022-03-15T10:14:00Z">
                  <w:rPr>
                    <w:rFonts w:cs="Calibri" w:hAnsi="Noto Sans Armenian"/>
                  </w:rPr>
                </w:rPrChange>
              </w:rPr>
              <w:t>3</w:t>
            </w:r>
            <w:r w:rsidRPr="5F83A7B0">
              <w:rPr>
                <w:rFonts w:ascii="Times New Roman" w:cs="Times New Roman" w:hAnsi="Times New Roman"/>
                <w:sz w:val="28"/>
                <w:szCs w:val="28"/>
                <w:vertAlign w:val="superscript"/>
                <w:rPrChange w:id="15589" w:author="user pc" w:date="2022-03-15T10:14:00Z">
                  <w:rPr>
                    <w:rFonts w:cs="Calibri" w:hAnsi="Noto Sans Armenian"/>
                  </w:rPr>
                </w:rPrChange>
              </w:rPr>
              <w:t>rd</w:t>
            </w:r>
            <w:r>
              <w:rPr>
                <w:rFonts w:ascii="Times New Roman" w:cs="Times New Roman" w:hAnsi="Times New Roman"/>
                <w:sz w:val="28"/>
                <w:szCs w:val="28"/>
              </w:rPr>
              <w:t xml:space="preserve"> </w:t>
            </w:r>
            <w:r w:rsidRPr="59C72560">
              <w:rPr>
                <w:rFonts w:ascii="Times New Roman" w:cs="Times New Roman" w:hAnsi="Times New Roman"/>
                <w:sz w:val="28"/>
                <w:szCs w:val="28"/>
                <w:rPrChange w:id="15590" w:author="user pc" w:date="2022-03-15T10:14:00Z">
                  <w:rPr>
                    <w:rFonts w:cs="Calibri" w:hAnsi="Noto Sans Armenian"/>
                  </w:rPr>
                </w:rPrChange>
              </w:rPr>
              <w:t>titre(cm</w:t>
            </w:r>
            <w:r w:rsidRPr="052A4D92">
              <w:rPr>
                <w:rFonts w:ascii="Times New Roman" w:cs="Times New Roman" w:hAnsi="Times New Roman"/>
                <w:sz w:val="28"/>
                <w:szCs w:val="28"/>
                <w:vertAlign w:val="superscript"/>
                <w:rPrChange w:id="15591" w:author="user pc" w:date="2022-03-15T10:14:00Z">
                  <w:rPr>
                    <w:rFonts w:cs="Calibri" w:hAnsi="Noto Sans Armenian"/>
                    <w:vertAlign w:val="superscript"/>
                  </w:rPr>
                </w:rPrChange>
              </w:rPr>
              <w:t>3</w:t>
            </w:r>
            <w:r w:rsidRPr="5BFC4C72">
              <w:rPr>
                <w:rFonts w:ascii="Times New Roman" w:cs="Times New Roman" w:hAnsi="Times New Roman"/>
                <w:sz w:val="28"/>
                <w:szCs w:val="28"/>
                <w:rPrChange w:id="15592"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93" w:author="user pc" w:date="2022-03-15T10:14:00Z">
                  <w:rPr/>
                </w:rPrChange>
              </w:rPr>
            </w:pPr>
            <w:r w:rsidRPr="25B5E5B7">
              <w:rPr>
                <w:rFonts w:ascii="Times New Roman" w:cs="Times New Roman" w:hAnsi="Times New Roman"/>
                <w:sz w:val="28"/>
                <w:szCs w:val="28"/>
                <w:rPrChange w:id="15594" w:author="user pc" w:date="2022-03-15T10:14:00Z">
                  <w:rPr>
                    <w:rFonts w:cs="Calibri" w:hAnsi="Noto Sans Armenian"/>
                  </w:rPr>
                </w:rPrChange>
              </w:rPr>
              <w:t>Final</w:t>
            </w:r>
            <w:r>
              <w:rPr>
                <w:rFonts w:ascii="Times New Roman" w:cs="Times New Roman" w:hAnsi="Times New Roman"/>
                <w:sz w:val="28"/>
                <w:szCs w:val="28"/>
              </w:rPr>
              <w:t xml:space="preserve"> </w:t>
            </w:r>
            <w:r w:rsidRPr="53D8A67D">
              <w:rPr>
                <w:rFonts w:ascii="Times New Roman" w:cs="Times New Roman" w:hAnsi="Times New Roman"/>
                <w:sz w:val="28"/>
                <w:szCs w:val="28"/>
                <w:rPrChange w:id="15595"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96" w:author="user pc" w:date="2022-03-15T10:14:00Z">
                  <w:rPr/>
                </w:rPrChange>
              </w:rPr>
            </w:pPr>
            <w:r w:rsidRPr="56C15FB3">
              <w:rPr>
                <w:rFonts w:ascii="Times New Roman" w:cs="Times New Roman" w:hAnsi="Times New Roman"/>
                <w:sz w:val="28"/>
                <w:szCs w:val="28"/>
                <w:rPrChange w:id="15597" w:author="user pc" w:date="2022-03-15T10:14:00Z">
                  <w:rPr>
                    <w:rFonts w:cs="Calibri" w:hAnsi="Noto Sans Armenian"/>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598" w:author="user pc" w:date="2022-03-15T10:14:00Z">
                  <w:rPr/>
                </w:rPrChange>
              </w:rPr>
            </w:pPr>
            <w:r w:rsidRPr="CAC84527">
              <w:rPr>
                <w:rFonts w:ascii="Times New Roman" w:cs="Times New Roman" w:hAnsi="Times New Roman"/>
                <w:sz w:val="28"/>
                <w:szCs w:val="28"/>
                <w:rPrChange w:id="15599" w:author="user pc" w:date="2022-03-15T10:14:00Z">
                  <w:rPr>
                    <w:rFonts w:cs="Calibri" w:hAnsi="Noto Sans Armenian"/>
                  </w:rPr>
                </w:rPrChange>
              </w:rPr>
              <w:t>34.50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00" w:author="user pc" w:date="2022-03-15T10:14:00Z">
                  <w:rPr/>
                </w:rPrChange>
              </w:rPr>
            </w:pPr>
            <w:r w:rsidRPr="D917894A">
              <w:rPr>
                <w:rFonts w:ascii="Times New Roman" w:cs="Times New Roman" w:hAnsi="Times New Roman"/>
                <w:sz w:val="28"/>
                <w:szCs w:val="28"/>
                <w:rPrChange w:id="15601" w:author="user pc" w:date="2022-03-15T10:14:00Z">
                  <w:rPr>
                    <w:rFonts w:cs="Calibri" w:hAnsi="Noto Sans Armenian"/>
                  </w:rPr>
                </w:rPrChange>
              </w:rPr>
              <w:t>26.50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02" w:author="user pc" w:date="2022-03-15T10:14:00Z">
                  <w:rPr/>
                </w:rPrChange>
              </w:rPr>
            </w:pPr>
            <w:r w:rsidRPr="FF44946A">
              <w:rPr>
                <w:rFonts w:ascii="Times New Roman" w:cs="Times New Roman" w:hAnsi="Times New Roman"/>
                <w:sz w:val="28"/>
                <w:szCs w:val="28"/>
                <w:rPrChange w:id="15603" w:author="user pc" w:date="2022-03-15T10:14:00Z">
                  <w:rPr>
                    <w:rFonts w:cs="Calibri" w:hAnsi="Noto Sans Armenian"/>
                  </w:rPr>
                </w:rPrChange>
              </w:rPr>
              <w:t>24.60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04" w:author="user pc" w:date="2022-03-15T10:14:00Z">
                  <w:rPr/>
                </w:rPrChange>
              </w:rPr>
            </w:pPr>
            <w:r w:rsidRPr="409BD687">
              <w:rPr>
                <w:rFonts w:ascii="Times New Roman" w:cs="Times New Roman" w:hAnsi="Times New Roman"/>
                <w:sz w:val="28"/>
                <w:szCs w:val="28"/>
                <w:rPrChange w:id="15605" w:author="user pc" w:date="2022-03-15T10:14:00Z">
                  <w:rPr>
                    <w:rFonts w:cs="Calibri" w:hAnsi="Noto Sans Armenian"/>
                  </w:rPr>
                </w:rPrChange>
              </w:rPr>
              <w:t>Initial</w:t>
            </w:r>
            <w:r>
              <w:rPr>
                <w:rFonts w:ascii="Times New Roman" w:cs="Times New Roman" w:hAnsi="Times New Roman"/>
                <w:sz w:val="28"/>
                <w:szCs w:val="28"/>
              </w:rPr>
              <w:t xml:space="preserve"> </w:t>
            </w:r>
            <w:r w:rsidRPr="3B75716B">
              <w:rPr>
                <w:rFonts w:ascii="Times New Roman" w:cs="Times New Roman" w:hAnsi="Times New Roman"/>
                <w:sz w:val="28"/>
                <w:szCs w:val="28"/>
                <w:rPrChange w:id="15606"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07" w:author="user pc" w:date="2022-03-15T10:14:00Z">
                  <w:rPr/>
                </w:rPrChange>
              </w:rPr>
            </w:pPr>
            <w:r w:rsidRPr="C7985A26">
              <w:rPr>
                <w:rFonts w:ascii="Times New Roman" w:cs="Times New Roman" w:hAnsi="Times New Roman"/>
                <w:sz w:val="28"/>
                <w:szCs w:val="28"/>
                <w:rPrChange w:id="15608"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09" w:author="user pc" w:date="2022-03-15T10:14:00Z">
                  <w:rPr/>
                </w:rPrChange>
              </w:rPr>
            </w:pPr>
            <w:r w:rsidRPr="1DA2F204">
              <w:rPr>
                <w:rFonts w:ascii="Times New Roman" w:cs="Times New Roman" w:hAnsi="Times New Roman"/>
                <w:sz w:val="28"/>
                <w:szCs w:val="28"/>
                <w:rPrChange w:id="15610" w:author="user pc" w:date="2022-03-15T10:14:00Z">
                  <w:rPr>
                    <w:rFonts w:cs="Calibri" w:hAnsi="Noto Sans Armenian"/>
                  </w:rPr>
                </w:rPrChange>
              </w:rPr>
              <w:t>10.00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11" w:author="user pc" w:date="2022-03-15T10:14:00Z">
                  <w:rPr/>
                </w:rPrChange>
              </w:rPr>
            </w:pPr>
            <w:r w:rsidRPr="BC7A7523">
              <w:rPr>
                <w:rFonts w:ascii="Times New Roman" w:cs="Times New Roman" w:hAnsi="Times New Roman"/>
                <w:sz w:val="28"/>
                <w:szCs w:val="28"/>
                <w:rPrChange w:id="15612" w:author="user pc" w:date="2022-03-15T10:14:00Z">
                  <w:rPr>
                    <w:rFonts w:cs="Calibri" w:hAnsi="Noto Sans Armenian"/>
                  </w:rPr>
                </w:rPrChange>
              </w:rPr>
              <w:t>2.00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13" w:author="user pc" w:date="2022-03-15T10:14:00Z">
                  <w:rPr/>
                </w:rPrChange>
              </w:rPr>
            </w:pPr>
            <w:r w:rsidRPr="1093989E">
              <w:rPr>
                <w:rFonts w:ascii="Times New Roman" w:cs="Times New Roman" w:hAnsi="Times New Roman"/>
                <w:sz w:val="28"/>
                <w:szCs w:val="28"/>
                <w:rPrChange w:id="15614" w:author="user pc" w:date="2022-03-15T10:14:00Z">
                  <w:rPr>
                    <w:rFonts w:cs="Calibri" w:hAnsi="Noto Sans Armenian"/>
                  </w:rPr>
                </w:rPrChange>
              </w:rPr>
              <w:t>0.00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15" w:author="user pc" w:date="2022-03-15T10:14:00Z">
                  <w:rPr/>
                </w:rPrChange>
              </w:rPr>
            </w:pPr>
            <w:r w:rsidRPr="553F3FC2">
              <w:rPr>
                <w:rFonts w:ascii="Times New Roman" w:cs="Times New Roman" w:hAnsi="Times New Roman"/>
                <w:sz w:val="28"/>
                <w:szCs w:val="28"/>
                <w:rPrChange w:id="15616" w:author="user pc" w:date="2022-03-15T10:14:00Z">
                  <w:rPr>
                    <w:rFonts w:cs="Calibri" w:hAnsi="Noto Sans Armenian"/>
                  </w:rPr>
                </w:rPrChange>
              </w:rPr>
              <w:t>Volume</w:t>
            </w:r>
            <w:r>
              <w:rPr>
                <w:rFonts w:ascii="Times New Roman" w:cs="Times New Roman" w:hAnsi="Times New Roman"/>
                <w:sz w:val="28"/>
                <w:szCs w:val="28"/>
              </w:rPr>
              <w:t xml:space="preserve"> </w:t>
            </w:r>
            <w:r w:rsidRPr="4DE060B9">
              <w:rPr>
                <w:rFonts w:ascii="Times New Roman" w:cs="Times New Roman" w:hAnsi="Times New Roman"/>
                <w:sz w:val="28"/>
                <w:szCs w:val="28"/>
                <w:rPrChange w:id="15617" w:author="user pc" w:date="2022-03-15T10:14:00Z">
                  <w:rPr>
                    <w:rFonts w:cs="Calibri" w:hAnsi="Noto Sans Armenian"/>
                  </w:rPr>
                </w:rPrChange>
              </w:rPr>
              <w:t>of</w:t>
            </w:r>
            <w:r>
              <w:rPr>
                <w:rFonts w:ascii="Times New Roman" w:cs="Times New Roman" w:hAnsi="Times New Roman"/>
                <w:sz w:val="28"/>
                <w:szCs w:val="28"/>
              </w:rPr>
              <w:t xml:space="preserve"> </w:t>
            </w:r>
            <w:r w:rsidRPr="99107F2B">
              <w:rPr>
                <w:rFonts w:ascii="Times New Roman" w:cs="Times New Roman" w:hAnsi="Times New Roman"/>
                <w:sz w:val="28"/>
                <w:szCs w:val="28"/>
                <w:rPrChange w:id="15618" w:author="user pc" w:date="2022-03-15T10:14:00Z">
                  <w:rPr>
                    <w:rFonts w:cs="Calibri" w:hAnsi="Noto Sans Armenian"/>
                  </w:rPr>
                </w:rPrChange>
              </w:rPr>
              <w:t>acid</w:t>
            </w:r>
            <w:r>
              <w:rPr>
                <w:rFonts w:ascii="Times New Roman" w:cs="Times New Roman" w:hAnsi="Times New Roman"/>
                <w:sz w:val="28"/>
                <w:szCs w:val="28"/>
              </w:rPr>
              <w:t xml:space="preserve"> </w:t>
            </w:r>
            <w:r w:rsidRPr="561872A8">
              <w:rPr>
                <w:rFonts w:ascii="Times New Roman" w:cs="Times New Roman" w:hAnsi="Times New Roman"/>
                <w:sz w:val="28"/>
                <w:szCs w:val="28"/>
                <w:rPrChange w:id="15619"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20" w:author="user pc" w:date="2022-03-15T10:14:00Z">
                  <w:rPr/>
                </w:rPrChange>
              </w:rPr>
            </w:pPr>
            <w:r w:rsidRPr="1BC048C9">
              <w:rPr>
                <w:rFonts w:ascii="Times New Roman" w:cs="Times New Roman" w:hAnsi="Times New Roman"/>
                <w:sz w:val="28"/>
                <w:szCs w:val="28"/>
                <w:rPrChange w:id="15621" w:author="user pc" w:date="2022-03-15T10:14:00Z">
                  <w:rPr>
                    <w:rFonts w:cs="Calibri" w:hAnsi="Noto Sans Armenian"/>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22" w:author="user pc" w:date="2022-03-15T10:14:00Z">
                  <w:rPr/>
                </w:rPrChange>
              </w:rPr>
            </w:pPr>
            <w:r w:rsidRPr="38EFF7B4">
              <w:rPr>
                <w:rFonts w:ascii="Times New Roman" w:cs="Times New Roman" w:hAnsi="Times New Roman"/>
                <w:sz w:val="28"/>
                <w:szCs w:val="28"/>
                <w:rPrChange w:id="15623" w:author="user pc" w:date="2022-03-15T10:14:00Z">
                  <w:rPr>
                    <w:rFonts w:cs="Calibri" w:hAnsi="Noto Sans Armenian"/>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24" w:author="user pc" w:date="2022-03-15T10:14:00Z">
                  <w:rPr/>
                </w:rPrChange>
              </w:rPr>
            </w:pPr>
            <w:r w:rsidRPr="2D3E9C07">
              <w:rPr>
                <w:rFonts w:ascii="Times New Roman" w:cs="Times New Roman" w:hAnsi="Times New Roman"/>
                <w:sz w:val="28"/>
                <w:szCs w:val="28"/>
                <w:rPrChange w:id="15625" w:author="user pc" w:date="2022-03-15T10:14:00Z">
                  <w:rPr>
                    <w:rFonts w:cs="Calibri" w:hAnsi="Noto Sans Armenian"/>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626" w:author="user pc" w:date="2022-03-15T10:14:00Z">
                  <w:rPr/>
                </w:rPrChange>
              </w:rPr>
            </w:pPr>
            <w:r w:rsidRPr="95153F9E">
              <w:rPr>
                <w:rFonts w:ascii="Times New Roman" w:cs="Times New Roman" w:hAnsi="Times New Roman"/>
                <w:sz w:val="28"/>
                <w:szCs w:val="28"/>
                <w:rPrChange w:id="15627" w:author="user pc" w:date="2022-03-15T10:14:00Z">
                  <w:rPr>
                    <w:rFonts w:cs="Calibri" w:hAnsi="Noto Sans Armenian"/>
                  </w:rPr>
                </w:rPrChange>
              </w:rPr>
              <w:t>24.60</w:t>
            </w:r>
          </w:p>
        </w:tc>
      </w:tr>
    </w:tbl>
    <w:p>
      <w:pPr>
        <w:pStyle w:val="style0"/>
        <w:rPr>
          <w:rFonts w:ascii="Times New Roman" w:cs="Times New Roman" w:hAnsi="Times New Roman"/>
          <w:sz w:val="28"/>
          <w:szCs w:val="28"/>
        </w:rPr>
      </w:pPr>
    </w:p>
    <w:p>
      <w:pPr>
        <w:pStyle w:val="style0"/>
        <w:rPr>
          <w:rFonts w:ascii="Times New Roman" w:cs="Times New Roman"/>
          <w:sz w:val="28"/>
          <w:szCs w:val="28"/>
          <w:rPrChange w:id="15628" w:author="user pc" w:date="2022-03-15T10:14:00Z">
            <w:rPr/>
          </w:rPrChange>
        </w:rPr>
      </w:pPr>
      <m:oMathPara>
        <m:oMathParaPr>
          <m:jc m:val="left"/>
        </m:oMathParaPr>
        <m:oMath>
          <m:r>
            <w:rPr>
              <w:rFonts w:ascii="Cambria Math" w:cs="Times New Roman" w:hAnsi="Cambria Math"/>
              <w:sz w:val="28"/>
              <w:szCs w:val="28"/>
            </w:rPr>
            <m:t xml:space="preserve">a) Average volume of acid used= </m:t>
          </m:r>
          <m:f>
            <m:fPr>
              <m:ctrlPr>
                <w:rPr>
                  <w:rFonts w:ascii="Cambria Math" w:cs="Times New Roman" w:hAnsi="Cambria Math"/>
                  <w:i/>
                  <w:sz w:val="28"/>
                  <w:szCs w:val="28"/>
                </w:rPr>
              </m:ctrlPr>
            </m:fPr>
            <m:num>
              <m:r>
                <w:rPr>
                  <w:rFonts w:ascii="Cambria Math" w:cs="Times New Roman" w:hAnsi="Cambria Math"/>
                  <w:sz w:val="28"/>
                  <w:szCs w:val="28"/>
                </w:rPr>
                <m:t>24.50+24.50+24.50</m:t>
              </m:r>
            </m:num>
            <m:den>
              <m:r>
                <w:rPr>
                  <w:rFonts w:ascii="Cambria Math" w:cs="Times New Roman" w:hAnsi="Cambria Math"/>
                  <w:sz w:val="28"/>
                  <w:szCs w:val="28"/>
                </w:rPr>
                <m:t>3</m:t>
              </m:r>
            </m:den>
          </m:f>
          <m:r>
            <w:rPr>
              <w:rFonts w:ascii="Cambria Math" w:cs="Times New Roman" w:hAnsi="Cambria Math"/>
              <w:sz w:val="28"/>
              <w:szCs w:val="28"/>
            </w:rPr>
            <m:t>=24.50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5629" w:author="user pc" w:date="2022-03-15T10:14:00Z">
            <w:rPr/>
          </w:rPrChange>
        </w:rPr>
      </w:pPr>
      <w:r w:rsidRPr="5E833071">
        <w:rPr>
          <w:rFonts w:ascii="Times New Roman" w:cs="Times New Roman"/>
          <w:sz w:val="28"/>
          <w:szCs w:val="28"/>
          <w:rPrChange w:id="15630" w:author="user pc" w:date="2022-03-15T10:14:00Z">
            <w:rPr/>
          </w:rPrChange>
        </w:rPr>
        <w:t>b) Concentration of A in moldm</w:t>
      </w:r>
      <w:r w:rsidRPr="C0E231B2">
        <w:rPr>
          <w:rFonts w:ascii="Times New Roman" w:cs="Times New Roman"/>
          <w:sz w:val="28"/>
          <w:szCs w:val="28"/>
          <w:vertAlign w:val="superscript"/>
          <w:rPrChange w:id="15631" w:author="user pc" w:date="2022-03-15T10:14:00Z">
            <w:rPr>
              <w:vertAlign w:val="superscript"/>
            </w:rPr>
          </w:rPrChange>
        </w:rPr>
        <w:t>-3</w:t>
      </w:r>
      <w:r w:rsidRPr="B0EB7557">
        <w:rPr>
          <w:rFonts w:ascii="Times New Roman" w:cs="Times New Roman"/>
          <w:sz w:val="28"/>
          <w:szCs w:val="28"/>
          <w:rPrChange w:id="15632" w:author="user pc" w:date="2022-03-15T10:14:00Z">
            <w:rPr/>
          </w:rPrChange>
        </w:rPr>
        <w:t xml:space="preserve"> (molar Concentration):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rPr>
          <w:rFonts w:ascii="Times New Roman" w:cs="Times New Roman"/>
          <w:sz w:val="28"/>
          <w:szCs w:val="28"/>
          <w:rPrChange w:id="15633" w:author="user pc" w:date="2022-03-15T10:14:00Z">
            <w:rPr/>
          </w:rPrChange>
        </w:rPr>
      </w:pPr>
      <w:r w:rsidRPr="5D68EDBF">
        <w:rPr>
          <w:rFonts w:ascii="Times New Roman" w:cs="Times New Roman"/>
          <w:sz w:val="28"/>
          <w:szCs w:val="28"/>
          <w:rPrChange w:id="15634" w:author="user pc" w:date="2022-03-15T10:14:00Z">
            <w:rPr/>
          </w:rPrChange>
        </w:rPr>
        <w:t>But before we apply the above formula, we have to find the concentration of B in moldm</w:t>
      </w:r>
      <w:r w:rsidRPr="79FF90D4">
        <w:rPr>
          <w:rFonts w:ascii="Times New Roman" w:cs="Times New Roman"/>
          <w:sz w:val="28"/>
          <w:szCs w:val="28"/>
          <w:vertAlign w:val="superscript"/>
          <w:rPrChange w:id="15635" w:author="user pc" w:date="2022-03-15T10:14:00Z">
            <w:rPr>
              <w:vertAlign w:val="superscript"/>
            </w:rPr>
          </w:rPrChange>
        </w:rPr>
        <w:t>-3</w:t>
      </w:r>
      <w:r w:rsidRPr="16348D67">
        <w:rPr>
          <w:rFonts w:ascii="Times New Roman" w:cs="Times New Roman"/>
          <w:sz w:val="28"/>
          <w:szCs w:val="28"/>
          <w:rPrChange w:id="15636" w:author="user pc" w:date="2022-03-15T10:14:00Z">
            <w:rPr/>
          </w:rPrChange>
        </w:rPr>
        <w:t>.</w:t>
      </w:r>
    </w:p>
    <w:p>
      <w:pPr>
        <w:pStyle w:val="style0"/>
        <w:rPr>
          <w:rFonts w:ascii="Times New Roman" w:cs="Times New Roman"/>
          <w:sz w:val="28"/>
          <w:szCs w:val="28"/>
          <w:rPrChange w:id="15637" w:author="user pc" w:date="2022-03-15T10:14:00Z">
            <w:rPr/>
          </w:rPrChange>
        </w:rPr>
      </w:pPr>
      <w:r w:rsidRPr="ADEFB36E">
        <w:rPr>
          <w:rFonts w:ascii="Times New Roman" w:cs="Times New Roman"/>
          <w:sz w:val="28"/>
          <w:szCs w:val="28"/>
          <w:rPrChange w:id="15638" w:author="user pc" w:date="2022-03-15T10:14:00Z">
            <w:rPr/>
          </w:rPrChange>
        </w:rPr>
        <w:t>Mass Concentration = molar Concentration × Molar mass</w:t>
      </w:r>
    </w:p>
    <w:p>
      <w:pPr>
        <w:pStyle w:val="style0"/>
        <w:rPr>
          <w:rFonts w:ascii="Times New Roman" w:cs="Times New Roman"/>
          <w:sz w:val="28"/>
          <w:szCs w:val="28"/>
          <w:rPrChange w:id="15639" w:author="user pc" w:date="2022-03-15T10:14:00Z">
            <w:rPr/>
          </w:rPrChange>
        </w:rPr>
      </w:pPr>
      <w:r w:rsidRPr="BB9AFC77">
        <w:rPr>
          <w:rFonts w:ascii="Times New Roman" w:cs="Times New Roman"/>
          <w:sz w:val="28"/>
          <w:szCs w:val="28"/>
          <w:rPrChange w:id="15640" w:author="user pc" w:date="2022-03-15T10:14:00Z">
            <w:rPr/>
          </w:rPrChange>
        </w:rPr>
        <w:t>The molar mass of Na</w:t>
      </w:r>
      <w:r w:rsidRPr="AB6ED319">
        <w:rPr>
          <w:rFonts w:ascii="Times New Roman" w:cs="Times New Roman"/>
          <w:sz w:val="28"/>
          <w:szCs w:val="28"/>
          <w:vertAlign w:val="subscript"/>
          <w:rPrChange w:id="15641" w:author="user pc" w:date="2022-03-15T10:14:00Z">
            <w:rPr>
              <w:vertAlign w:val="subscript"/>
            </w:rPr>
          </w:rPrChange>
        </w:rPr>
        <w:t>2</w:t>
      </w:r>
      <w:r w:rsidRPr="2A64012F">
        <w:rPr>
          <w:rFonts w:ascii="Times New Roman" w:cs="Times New Roman"/>
          <w:sz w:val="28"/>
          <w:szCs w:val="28"/>
          <w:rPrChange w:id="15642" w:author="user pc" w:date="2022-03-15T10:14:00Z">
            <w:rPr/>
          </w:rPrChange>
        </w:rPr>
        <w:t>CO</w:t>
      </w:r>
      <w:r w:rsidRPr="35DAF83D">
        <w:rPr>
          <w:rFonts w:ascii="Times New Roman" w:cs="Times New Roman"/>
          <w:sz w:val="28"/>
          <w:szCs w:val="28"/>
          <w:vertAlign w:val="subscript"/>
          <w:rPrChange w:id="15643" w:author="user pc" w:date="2022-03-15T10:14:00Z">
            <w:rPr>
              <w:vertAlign w:val="subscript"/>
            </w:rPr>
          </w:rPrChange>
        </w:rPr>
        <w:t xml:space="preserve">3 </w:t>
      </w:r>
      <w:r w:rsidRPr="1F357F47">
        <w:rPr>
          <w:rFonts w:ascii="Times New Roman" w:cs="Times New Roman"/>
          <w:sz w:val="28"/>
          <w:szCs w:val="28"/>
          <w:rPrChange w:id="15644" w:author="user pc" w:date="2022-03-15T10:14:00Z">
            <w:rPr/>
          </w:rPrChange>
        </w:rPr>
        <w:t>= 23 × 2 + 12 × 1 + 16 × 3 = 106gmol</w:t>
      </w:r>
      <w:r w:rsidRPr="680F4098">
        <w:rPr>
          <w:rFonts w:ascii="Times New Roman" w:cs="Times New Roman"/>
          <w:sz w:val="28"/>
          <w:szCs w:val="28"/>
          <w:vertAlign w:val="superscript"/>
          <w:rPrChange w:id="15645" w:author="user pc" w:date="2022-03-15T10:14:00Z">
            <w:rPr>
              <w:vertAlign w:val="superscript"/>
            </w:rPr>
          </w:rPrChange>
        </w:rPr>
        <w:t>-1</w:t>
      </w:r>
      <w:r w:rsidRPr="478E3B68">
        <w:rPr>
          <w:rFonts w:ascii="Times New Roman" w:cs="Times New Roman"/>
          <w:sz w:val="28"/>
          <w:szCs w:val="28"/>
          <w:rPrChange w:id="15646" w:author="user pc" w:date="2022-03-15T10:14:00Z">
            <w:rPr/>
          </w:rPrChange>
        </w:rPr>
        <w:t>.</w:t>
      </w:r>
    </w:p>
    <w:p>
      <w:pPr>
        <w:pStyle w:val="style0"/>
        <w:rPr>
          <w:rFonts w:ascii="Times New Roman" w:cs="Times New Roman"/>
          <w:sz w:val="28"/>
          <w:szCs w:val="28"/>
          <w:rPrChange w:id="15647" w:author="user pc" w:date="2022-03-15T10:14:00Z">
            <w:rPr/>
          </w:rPrChange>
        </w:rPr>
      </w:pPr>
      <w:r w:rsidRPr="44F2D4A8">
        <w:rPr>
          <w:rFonts w:ascii="Times New Roman" w:cs="Times New Roman"/>
          <w:sz w:val="28"/>
          <w:szCs w:val="28"/>
          <w:rPrChange w:id="15648" w:author="user pc" w:date="2022-03-15T10:14:00Z">
            <w:rPr/>
          </w:rPrChange>
        </w:rPr>
        <w:t>Mass</w:t>
      </w:r>
      <w:r>
        <w:rPr>
          <w:rFonts w:ascii="Times New Roman" w:cs="Times New Roman" w:hAnsi="Times New Roman"/>
          <w:sz w:val="28"/>
          <w:szCs w:val="28"/>
        </w:rPr>
        <w:t xml:space="preserve"> </w:t>
      </w:r>
      <w:r w:rsidRPr="BB70CDA8">
        <w:rPr>
          <w:rFonts w:ascii="Times New Roman" w:cs="Times New Roman"/>
          <w:sz w:val="28"/>
          <w:szCs w:val="28"/>
          <w:rPrChange w:id="15649" w:author="user pc" w:date="2022-03-15T10:14:00Z">
            <w:rPr/>
          </w:rPrChange>
        </w:rPr>
        <w:t>Concentration</w:t>
      </w:r>
      <w:r>
        <w:rPr>
          <w:rFonts w:ascii="Times New Roman" w:cs="Times New Roman" w:hAnsi="Times New Roman"/>
          <w:sz w:val="28"/>
          <w:szCs w:val="28"/>
        </w:rPr>
        <w:t xml:space="preserve"> </w:t>
      </w:r>
      <w:r w:rsidRPr="6BBC5680">
        <w:rPr>
          <w:rFonts w:ascii="Times New Roman" w:cs="Times New Roman"/>
          <w:sz w:val="28"/>
          <w:szCs w:val="28"/>
          <w:rPrChange w:id="15650" w:author="user pc" w:date="2022-03-15T10:14:00Z">
            <w:rPr/>
          </w:rPrChange>
        </w:rPr>
        <w:t>=</w:t>
      </w:r>
      <w:r>
        <w:rPr>
          <w:rFonts w:ascii="Times New Roman" w:cs="Times New Roman" w:hAnsi="Times New Roman"/>
          <w:sz w:val="28"/>
          <w:szCs w:val="28"/>
        </w:rPr>
        <w:t xml:space="preserve"> </w:t>
      </w:r>
      <w:r w:rsidRPr="597F55C2">
        <w:rPr>
          <w:rFonts w:ascii="Times New Roman" w:cs="Times New Roman"/>
          <w:sz w:val="28"/>
          <w:szCs w:val="28"/>
          <w:rPrChange w:id="15651" w:author="user pc" w:date="2022-03-15T10:14:00Z">
            <w:rPr/>
          </w:rPrChange>
        </w:rPr>
        <w:t>molar</w:t>
      </w:r>
      <w:r>
        <w:rPr>
          <w:rFonts w:ascii="Times New Roman" w:cs="Times New Roman" w:hAnsi="Times New Roman"/>
          <w:sz w:val="28"/>
          <w:szCs w:val="28"/>
        </w:rPr>
        <w:t xml:space="preserve"> </w:t>
      </w:r>
      <w:r w:rsidRPr="D3C1A462">
        <w:rPr>
          <w:rFonts w:ascii="Times New Roman" w:cs="Times New Roman"/>
          <w:sz w:val="28"/>
          <w:szCs w:val="28"/>
          <w:rPrChange w:id="15652" w:author="user pc" w:date="2022-03-15T10:14:00Z">
            <w:rPr/>
          </w:rPrChange>
        </w:rPr>
        <w:t>Concentration</w:t>
      </w:r>
      <w:r>
        <w:rPr>
          <w:rFonts w:ascii="Times New Roman" w:cs="Times New Roman" w:hAnsi="Times New Roman"/>
          <w:sz w:val="28"/>
          <w:szCs w:val="28"/>
        </w:rPr>
        <w:t xml:space="preserve"> </w:t>
      </w:r>
      <w:r w:rsidRPr="9BECB13D">
        <w:rPr>
          <w:rFonts w:ascii="Times New Roman" w:cs="Times New Roman"/>
          <w:sz w:val="28"/>
          <w:szCs w:val="28"/>
          <w:rPrChange w:id="15653" w:author="user pc" w:date="2022-03-15T10:14:00Z">
            <w:rPr/>
          </w:rPrChange>
        </w:rPr>
        <w:t>×</w:t>
      </w:r>
      <w:r>
        <w:rPr>
          <w:rFonts w:ascii="Times New Roman" w:cs="Times New Roman" w:hAnsi="Times New Roman"/>
          <w:sz w:val="28"/>
          <w:szCs w:val="28"/>
        </w:rPr>
        <w:t xml:space="preserve"> </w:t>
      </w:r>
      <w:r w:rsidRPr="58A47259">
        <w:rPr>
          <w:rFonts w:ascii="Times New Roman" w:cs="Times New Roman"/>
          <w:sz w:val="28"/>
          <w:szCs w:val="28"/>
          <w:rPrChange w:id="15654" w:author="user pc" w:date="2022-03-15T10:14:00Z">
            <w:rPr/>
          </w:rPrChange>
        </w:rPr>
        <w:t>Molar</w:t>
      </w:r>
      <w:r>
        <w:rPr>
          <w:rFonts w:ascii="Times New Roman" w:cs="Times New Roman" w:hAnsi="Times New Roman"/>
          <w:sz w:val="28"/>
          <w:szCs w:val="28"/>
        </w:rPr>
        <w:t xml:space="preserve"> </w:t>
      </w:r>
      <w:r w:rsidRPr="1E55F76A">
        <w:rPr>
          <w:rFonts w:ascii="Times New Roman" w:cs="Times New Roman"/>
          <w:sz w:val="28"/>
          <w:szCs w:val="28"/>
          <w:rPrChange w:id="15655" w:author="user pc" w:date="2022-03-15T10:14:00Z">
            <w:rPr/>
          </w:rPrChange>
        </w:rPr>
        <w:t>mass</w:t>
      </w:r>
    </w:p>
    <w:p>
      <w:pPr>
        <w:pStyle w:val="style0"/>
        <w:rPr>
          <w:rFonts w:ascii="Times New Roman" w:cs="Times New Roman"/>
          <w:sz w:val="28"/>
          <w:szCs w:val="28"/>
          <w:rPrChange w:id="15656" w:author="user pc" w:date="2022-03-15T10:14:00Z">
            <w:rPr/>
          </w:rPrChange>
        </w:rPr>
      </w:pPr>
      <w:r w:rsidRPr="C41394F9">
        <w:rPr>
          <w:rFonts w:ascii="Times New Roman" w:cs="Times New Roman"/>
          <w:sz w:val="28"/>
          <w:szCs w:val="28"/>
          <w:rPrChange w:id="15657" w:author="user pc" w:date="2022-03-15T10:14:00Z">
            <w:rPr/>
          </w:rPrChange>
        </w:rPr>
        <w:t>5.34 = molar Concentration × 106</w:t>
      </w:r>
    </w:p>
    <w:p>
      <w:pPr>
        <w:pStyle w:val="style0"/>
        <w:rPr>
          <w:rFonts w:ascii="Times New Roman" w:cs="Times New Roman" w:eastAsia="Calibri" w:hAnsi="Times New Roman"/>
          <w:sz w:val="28"/>
          <w:szCs w:val="28"/>
        </w:rPr>
      </w:pPr>
      <m:oMathPara>
        <m:oMathParaPr>
          <m:jc m:val="left"/>
        </m:oMathParaPr>
        <m:oMath>
          <m:r>
            <w:rPr>
              <w:rFonts w:ascii="Cambria Math" w:cs="Times New Roman" w:hAnsi="Cambria Math"/>
              <w:sz w:val="28"/>
              <w:szCs w:val="28"/>
            </w:rPr>
            <m:t>Concentration of B 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Mass Conc.(gd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num>
            <m:den>
              <m:r>
                <w:rPr>
                  <w:rFonts w:ascii="Cambria Math" w:cs="Times New Roman" w:hAnsi="Cambria Math"/>
                  <w:sz w:val="28"/>
                  <w:szCs w:val="28"/>
                </w:rPr>
                <m:t>Molar mass(gmo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t>
              </m:r>
            </m:den>
          </m:f>
        </m:oMath>
      </m:oMathPara>
    </w:p>
    <w:p>
      <w:pPr>
        <w:pStyle w:val="style0"/>
        <w:rPr>
          <w:rFonts w:ascii="Times New Roman" w:cs="Times New Roman" w:eastAsia="Calibri" w:hAnsi="Times New Roman"/>
          <w:sz w:val="28"/>
          <w:szCs w:val="28"/>
        </w:rPr>
      </w:pPr>
      <m:oMathPara>
        <m:oMathParaPr>
          <m:jc m:val="left"/>
        </m:oMathParaPr>
        <m:oMath>
          <m:r>
            <w:rPr>
              <w:rFonts w:ascii="Cambria Math" w:cs="Times New Roman" w:hAnsi="Cambria Math"/>
              <w:sz w:val="28"/>
              <w:szCs w:val="28"/>
            </w:rPr>
            <m:t>Concentration of B 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5.34</m:t>
              </m:r>
            </m:num>
            <m:den>
              <m:r>
                <w:rPr>
                  <w:rFonts w:ascii="Cambria Math" w:cs="Times New Roman" w:hAnsi="Cambria Math"/>
                  <w:sz w:val="28"/>
                  <w:szCs w:val="28"/>
                </w:rPr>
                <m:t>106</m:t>
              </m:r>
            </m:den>
          </m:f>
          <m:r>
            <w:rPr>
              <w:rFonts w:ascii="Cambria Math" w:cs="Times New Roman" w:hAnsi="Cambria Math"/>
              <w:sz w:val="28"/>
              <w:szCs w:val="28"/>
            </w:rPr>
            <m:t>=0.0504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sidRPr="61D72A1D">
        <w:rPr>
          <w:rFonts w:ascii="Times New Roman" w:cs="Times New Roman"/>
          <w:sz w:val="28"/>
          <w:szCs w:val="28"/>
          <w:rPrChange w:id="15658" w:author="user pc" w:date="2022-03-15T10:14:00Z">
            <w:rPr/>
          </w:rPrChange>
        </w:rPr>
        <w:t>Having obtain the Concentration of B in moldm</w:t>
      </w:r>
      <w:r w:rsidRPr="7CD121C0">
        <w:rPr>
          <w:rFonts w:ascii="Times New Roman" w:cs="Times New Roman"/>
          <w:sz w:val="28"/>
          <w:szCs w:val="28"/>
          <w:vertAlign w:val="superscript"/>
          <w:rPrChange w:id="15659" w:author="user pc" w:date="2022-03-15T10:14:00Z">
            <w:rPr>
              <w:vertAlign w:val="superscript"/>
            </w:rPr>
          </w:rPrChange>
        </w:rPr>
        <w:t>-3</w:t>
      </w:r>
      <w:r w:rsidRPr="8C66F3E8">
        <w:rPr>
          <w:rFonts w:ascii="Times New Roman" w:cs="Times New Roman"/>
          <w:sz w:val="28"/>
          <w:szCs w:val="28"/>
          <w:rPrChange w:id="15660" w:author="user pc" w:date="2022-03-15T10:14:00Z">
            <w:rPr/>
          </w:rPrChange>
        </w:rPr>
        <w:t>, we can now find the concentration of A in moldm</w:t>
      </w:r>
      <w:r w:rsidRPr="883A0ABD">
        <w:rPr>
          <w:rFonts w:ascii="Times New Roman" w:cs="Times New Roman"/>
          <w:sz w:val="28"/>
          <w:szCs w:val="28"/>
          <w:vertAlign w:val="superscript"/>
          <w:rPrChange w:id="15661" w:author="user pc" w:date="2022-03-15T10:14:00Z">
            <w:rPr>
              <w:vertAlign w:val="superscript"/>
            </w:rPr>
          </w:rPrChange>
        </w:rPr>
        <w:t>-3</w:t>
      </w:r>
      <w:r w:rsidRPr="47A09C3E">
        <w:rPr>
          <w:rFonts w:ascii="Times New Roman" w:cs="Times New Roman"/>
          <w:sz w:val="28"/>
          <w:szCs w:val="28"/>
          <w:rPrChange w:id="15662" w:author="user pc" w:date="2022-03-15T10:14:00Z">
            <w:rPr/>
          </w:rPrChange>
        </w:rPr>
        <w:t xml:space="preserve">, using </w:t>
      </w:r>
    </w:p>
    <w:p>
      <w:pPr>
        <w:pStyle w:val="style0"/>
        <w:ind w:left="360"/>
        <w:rPr>
          <w:rFonts w:ascii="Times New Roman" w:cs="Times New Roman"/>
          <w:sz w:val="28"/>
          <w:szCs w:val="28"/>
          <w:rPrChange w:id="15663" w:author="user pc" w:date="2022-03-15T10:14:00Z">
            <w:rPr/>
          </w:rPrChange>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ind w:left="36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r>
                <w:rPr>
                  <w:rFonts w:ascii="Cambria Math" w:cs="Times New Roman" w:hAnsi="Cambria Math"/>
                  <w:sz w:val="28"/>
                  <w:szCs w:val="28"/>
                </w:rPr>
                <m:t>×24.5</m:t>
              </m:r>
            </m:num>
            <m:den>
              <m:r>
                <w:rPr>
                  <w:rFonts w:ascii="Cambria Math" w:cs="Times New Roman" w:hAnsi="Cambria Math"/>
                  <w:sz w:val="28"/>
                  <w:szCs w:val="28"/>
                </w:rPr>
                <m:t>0.0504×25.0</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m:t>
              </m:r>
            </m:num>
            <m:den>
              <m:r>
                <w:rPr>
                  <w:rFonts w:ascii="Cambria Math" w:cs="Times New Roman" w:hAnsi="Cambria Math"/>
                  <w:sz w:val="28"/>
                  <w:szCs w:val="28"/>
                </w:rPr>
                <m:t>1</m:t>
              </m:r>
            </m:den>
          </m:f>
        </m:oMath>
      </m:oMathPara>
    </w:p>
    <w:p>
      <w:pPr>
        <w:pStyle w:val="style0"/>
        <w:ind w:firstLine="0" w:firstLineChars="0"/>
        <w:rPr>
          <w:rFonts w:ascii="Times New Roman" w:cs="Times New Roman"/>
          <w:sz w:val="28"/>
          <w:szCs w:val="28"/>
          <w:rPrChange w:id="15664" w:author="user pc" w:date="2022-03-15T10:14:00Z">
            <w:rPr/>
          </w:rPrChange>
        </w:rPr>
        <w:pPrChange w:id="15665" w:author="user pc" w:date="2022-03-17T13:24:00Z">
          <w:pPr>
            <w:pStyle w:val="style0"/>
            <w:ind w:firstLine="440" w:firstLineChars="200"/>
          </w:pPr>
        </w:pPrChange>
      </w:pPr>
      <w:r w:rsidRPr="7EA36EB7">
        <w:rPr>
          <w:rFonts w:ascii="Times New Roman" w:cs="Times New Roman"/>
          <w:sz w:val="28"/>
          <w:szCs w:val="28"/>
          <w:rPrChange w:id="15666" w:author="user pc" w:date="2022-03-15T10:14:00Z">
            <w:rPr/>
          </w:rPrChange>
        </w:rPr>
        <w:t>C</w:t>
      </w:r>
      <w:r w:rsidRPr="07C88788">
        <w:rPr>
          <w:rFonts w:ascii="Times New Roman" w:cs="Times New Roman"/>
          <w:sz w:val="28"/>
          <w:szCs w:val="28"/>
          <w:vertAlign w:val="subscript"/>
          <w:rPrChange w:id="15667" w:author="user pc" w:date="2022-03-15T10:14:00Z">
            <w:rPr>
              <w:vertAlign w:val="subscript"/>
            </w:rPr>
          </w:rPrChange>
        </w:rPr>
        <w:t xml:space="preserve">A </w:t>
      </w:r>
      <w:r w:rsidRPr="7DCDCEEC">
        <w:rPr>
          <w:rFonts w:ascii="Times New Roman" w:cs="Times New Roman"/>
          <w:sz w:val="28"/>
          <w:szCs w:val="28"/>
          <w:rPrChange w:id="15668" w:author="user pc" w:date="2022-03-15T10:14:00Z">
            <w:rPr/>
          </w:rPrChange>
        </w:rPr>
        <w:t>× 24.50 × 1 = 2 × 0.0504 × 25</w:t>
      </w:r>
    </w:p>
    <w:p>
      <w:pPr>
        <w:pStyle w:val="style0"/>
        <w:ind w:firstLine="0" w:firstLineChars="0"/>
        <w:rPr>
          <w:rFonts w:ascii="Times New Roman" w:cs="Times New Roman"/>
          <w:sz w:val="28"/>
          <w:szCs w:val="28"/>
          <w:rPrChange w:id="15669" w:author="user pc" w:date="2022-03-15T10:14:00Z">
            <w:rPr/>
          </w:rPrChange>
        </w:rPr>
        <w:pPrChange w:id="15670" w:author="user pc" w:date="2022-03-17T13:24:00Z">
          <w:pPr>
            <w:pStyle w:val="style0"/>
            <w:ind w:firstLine="440" w:firstLineChars="200"/>
          </w:pPr>
        </w:pPrChange>
      </w:pPr>
      <w:r w:rsidRPr="82A04F41">
        <w:rPr>
          <w:rFonts w:ascii="Times New Roman" w:cs="Times New Roman"/>
          <w:sz w:val="28"/>
          <w:szCs w:val="28"/>
          <w:rPrChange w:id="15671" w:author="user pc" w:date="2022-03-15T10:14:00Z">
            <w:rPr/>
          </w:rPrChange>
        </w:rPr>
        <w:t>C</w:t>
      </w:r>
      <w:r w:rsidRPr="CD2EAE9D">
        <w:rPr>
          <w:rFonts w:ascii="Times New Roman" w:cs="Times New Roman"/>
          <w:sz w:val="28"/>
          <w:szCs w:val="28"/>
          <w:vertAlign w:val="subscript"/>
          <w:rPrChange w:id="15672" w:author="user pc" w:date="2022-03-15T10:14:00Z">
            <w:rPr>
              <w:vertAlign w:val="subscript"/>
            </w:rPr>
          </w:rPrChange>
        </w:rPr>
        <w:t xml:space="preserve">A </w:t>
      </w:r>
      <w:r w:rsidRPr="F1D23F12">
        <w:rPr>
          <w:rFonts w:ascii="Times New Roman" w:cs="Times New Roman"/>
          <w:sz w:val="28"/>
          <w:szCs w:val="28"/>
          <w:rPrChange w:id="15673" w:author="user pc" w:date="2022-03-15T10:14:00Z">
            <w:rPr/>
          </w:rPrChange>
        </w:rPr>
        <w:t>= 0.0540 × 25 × 2/24.50</w:t>
      </w:r>
    </w:p>
    <w:p>
      <w:pPr>
        <w:pStyle w:val="style0"/>
        <w:ind w:firstLine="0" w:firstLineChars="0"/>
        <w:rPr>
          <w:rFonts w:ascii="Times New Roman" w:cs="Times New Roman"/>
          <w:sz w:val="28"/>
          <w:szCs w:val="28"/>
          <w:rPrChange w:id="15674" w:author="user pc" w:date="2022-03-15T10:14:00Z">
            <w:rPr/>
          </w:rPrChange>
        </w:rPr>
        <w:pPrChange w:id="15675" w:author="user pc" w:date="2022-03-17T13:24:00Z">
          <w:pPr>
            <w:pStyle w:val="style0"/>
            <w:ind w:firstLine="440" w:firstLineChars="200"/>
          </w:pPr>
        </w:pPrChange>
      </w:pPr>
      <w:r w:rsidRPr="8DBED8E8">
        <w:rPr>
          <w:rFonts w:ascii="Times New Roman" w:cs="Times New Roman"/>
          <w:sz w:val="28"/>
          <w:szCs w:val="28"/>
          <w:rPrChange w:id="15676" w:author="user pc" w:date="2022-03-15T10:14:00Z">
            <w:rPr/>
          </w:rPrChange>
        </w:rPr>
        <w:t>C</w:t>
      </w:r>
      <w:r w:rsidRPr="F1923E29">
        <w:rPr>
          <w:rFonts w:ascii="Times New Roman" w:cs="Times New Roman"/>
          <w:sz w:val="28"/>
          <w:szCs w:val="28"/>
          <w:vertAlign w:val="subscript"/>
          <w:rPrChange w:id="15677" w:author="user pc" w:date="2022-03-15T10:14:00Z">
            <w:rPr>
              <w:vertAlign w:val="subscript"/>
            </w:rPr>
          </w:rPrChange>
        </w:rPr>
        <w:t xml:space="preserve">A </w:t>
      </w:r>
      <w:r w:rsidRPr="C93855E9">
        <w:rPr>
          <w:rFonts w:ascii="Times New Roman" w:cs="Times New Roman"/>
          <w:sz w:val="28"/>
          <w:szCs w:val="28"/>
          <w:rPrChange w:id="15678" w:author="user pc" w:date="2022-03-15T10:14:00Z">
            <w:rPr/>
          </w:rPrChange>
        </w:rPr>
        <w:t>= 0.103 moldm</w:t>
      </w:r>
      <w:r w:rsidRPr="317AA42B">
        <w:rPr>
          <w:rFonts w:ascii="Times New Roman" w:cs="Times New Roman"/>
          <w:sz w:val="28"/>
          <w:szCs w:val="28"/>
          <w:vertAlign w:val="superscript"/>
          <w:rPrChange w:id="15679" w:author="user pc" w:date="2022-03-15T10:14:00Z">
            <w:rPr>
              <w:vertAlign w:val="superscript"/>
            </w:rPr>
          </w:rPrChange>
        </w:rPr>
        <w:t>-3</w:t>
      </w:r>
      <w:r w:rsidRPr="4D31AA43">
        <w:rPr>
          <w:rFonts w:ascii="Times New Roman" w:cs="Times New Roman"/>
          <w:sz w:val="28"/>
          <w:szCs w:val="28"/>
          <w:rPrChange w:id="15680" w:author="user pc" w:date="2022-03-15T10:14:00Z">
            <w:rPr/>
          </w:rPrChange>
        </w:rPr>
        <w:t xml:space="preserve"> or 0.103 M. Where M = Molarity</w:t>
      </w:r>
    </w:p>
    <w:p>
      <w:pPr>
        <w:pStyle w:val="style0"/>
        <w:rPr>
          <w:rFonts w:ascii="Times New Roman" w:cs="Times New Roman"/>
          <w:sz w:val="28"/>
          <w:szCs w:val="28"/>
          <w:rPrChange w:id="15681" w:author="user pc" w:date="2022-03-15T10:14:00Z">
            <w:rPr/>
          </w:rPrChange>
        </w:rPr>
      </w:pPr>
      <w:r w:rsidRPr="AD62CFED">
        <w:rPr>
          <w:rFonts w:ascii="Times New Roman" w:cs="Times New Roman"/>
          <w:sz w:val="28"/>
          <w:szCs w:val="28"/>
          <w:rPrChange w:id="15682" w:author="user pc" w:date="2022-03-15T10:14:00Z">
            <w:rPr/>
          </w:rPrChange>
        </w:rPr>
        <w:t>c) The Concentration of A in gdm</w:t>
      </w:r>
      <w:r w:rsidRPr="674D9B7B">
        <w:rPr>
          <w:rFonts w:ascii="Times New Roman" w:cs="Times New Roman"/>
          <w:sz w:val="28"/>
          <w:szCs w:val="28"/>
          <w:vertAlign w:val="superscript"/>
          <w:rPrChange w:id="15683" w:author="user pc" w:date="2022-03-15T10:14:00Z">
            <w:rPr>
              <w:vertAlign w:val="superscript"/>
            </w:rPr>
          </w:rPrChange>
        </w:rPr>
        <w:t>-3</w:t>
      </w:r>
      <w:r w:rsidRPr="34DB6038">
        <w:rPr>
          <w:rFonts w:ascii="Times New Roman" w:cs="Times New Roman"/>
          <w:sz w:val="28"/>
          <w:szCs w:val="28"/>
          <w:rPrChange w:id="15684" w:author="user pc" w:date="2022-03-15T10:14:00Z">
            <w:rPr/>
          </w:rPrChange>
        </w:rPr>
        <w:t>:</w:t>
      </w:r>
    </w:p>
    <w:p>
      <w:pPr>
        <w:pStyle w:val="style0"/>
        <w:rPr>
          <w:rFonts w:ascii="Times New Roman" w:cs="Times New Roman"/>
          <w:sz w:val="28"/>
          <w:szCs w:val="28"/>
          <w:rPrChange w:id="15685" w:author="user pc" w:date="2022-03-15T10:14:00Z">
            <w:rPr/>
          </w:rPrChange>
        </w:rPr>
      </w:pPr>
      <w:r w:rsidRPr="2552603F">
        <w:rPr>
          <w:rFonts w:ascii="Times New Roman" w:cs="Times New Roman"/>
          <w:sz w:val="28"/>
          <w:szCs w:val="28"/>
          <w:rPrChange w:id="15686" w:author="user pc" w:date="2022-03-15T10:14:00Z">
            <w:rPr/>
          </w:rPrChange>
        </w:rPr>
        <w:t>Mass concentration (g/dm</w:t>
      </w:r>
      <w:r w:rsidRPr="C82E32DC">
        <w:rPr>
          <w:rFonts w:ascii="Times New Roman" w:cs="Times New Roman"/>
          <w:sz w:val="28"/>
          <w:szCs w:val="28"/>
          <w:vertAlign w:val="superscript"/>
          <w:rPrChange w:id="15687" w:author="user pc" w:date="2022-03-15T10:14:00Z">
            <w:rPr>
              <w:vertAlign w:val="superscript"/>
            </w:rPr>
          </w:rPrChange>
        </w:rPr>
        <w:t>3</w:t>
      </w:r>
      <w:r w:rsidRPr="3ED96C89">
        <w:rPr>
          <w:rFonts w:ascii="Times New Roman" w:cs="Times New Roman"/>
          <w:sz w:val="28"/>
          <w:szCs w:val="28"/>
          <w:rPrChange w:id="15688" w:author="user pc" w:date="2022-03-15T10:14:00Z">
            <w:rPr/>
          </w:rPrChange>
        </w:rPr>
        <w:t>) = molar Concentration × molar mass</w:t>
      </w:r>
    </w:p>
    <w:p>
      <w:pPr>
        <w:pStyle w:val="style0"/>
        <w:rPr>
          <w:rFonts w:ascii="Times New Roman" w:cs="Times New Roman"/>
          <w:sz w:val="28"/>
          <w:szCs w:val="28"/>
          <w:rPrChange w:id="15689" w:author="user pc" w:date="2022-03-15T10:14:00Z">
            <w:rPr/>
          </w:rPrChange>
        </w:rPr>
      </w:pPr>
      <w:r w:rsidRPr="0069D9BC">
        <w:rPr>
          <w:rFonts w:ascii="Times New Roman" w:cs="Times New Roman"/>
          <w:sz w:val="28"/>
          <w:szCs w:val="28"/>
          <w:rPrChange w:id="15690" w:author="user pc" w:date="2022-03-15T10:14:00Z">
            <w:rPr/>
          </w:rPrChange>
        </w:rPr>
        <w:t>The molar mass of HNO</w:t>
      </w:r>
      <w:r w:rsidRPr="56456D8B">
        <w:rPr>
          <w:rFonts w:ascii="Times New Roman" w:cs="Times New Roman"/>
          <w:sz w:val="28"/>
          <w:szCs w:val="28"/>
          <w:vertAlign w:val="subscript"/>
          <w:rPrChange w:id="15691" w:author="user pc" w:date="2022-03-15T10:14:00Z">
            <w:rPr>
              <w:vertAlign w:val="subscript"/>
            </w:rPr>
          </w:rPrChange>
        </w:rPr>
        <w:t>3</w:t>
      </w:r>
      <w:r w:rsidRPr="BACA569A">
        <w:rPr>
          <w:rFonts w:ascii="Times New Roman" w:cs="Times New Roman"/>
          <w:sz w:val="28"/>
          <w:szCs w:val="28"/>
          <w:rPrChange w:id="15692" w:author="user pc" w:date="2022-03-15T10:14:00Z">
            <w:rPr/>
          </w:rPrChange>
        </w:rPr>
        <w:t xml:space="preserve"> = 1 + 14 + 16 × 3 = 63g/mol</w:t>
      </w:r>
    </w:p>
    <w:p>
      <w:pPr>
        <w:pStyle w:val="style0"/>
        <w:rPr>
          <w:rFonts w:ascii="Times New Roman" w:cs="Times New Roman"/>
          <w:sz w:val="28"/>
          <w:szCs w:val="28"/>
          <w:rPrChange w:id="15693" w:author="user pc" w:date="2022-03-15T10:14:00Z">
            <w:rPr/>
          </w:rPrChange>
        </w:rPr>
      </w:pPr>
      <w:r w:rsidRPr="8B2E1BA5">
        <w:rPr>
          <w:rFonts w:ascii="Times New Roman" w:cs="Times New Roman"/>
          <w:sz w:val="28"/>
          <w:szCs w:val="28"/>
          <w:rPrChange w:id="15694" w:author="user pc" w:date="2022-03-15T10:14:00Z">
            <w:rPr/>
          </w:rPrChange>
        </w:rPr>
        <w:t>Mass concentration = 0.103 × 63</w:t>
      </w:r>
      <w:r>
        <w:rPr>
          <w:rFonts w:ascii="Times New Roman" w:cs="Times New Roman" w:hAnsi="Times New Roman"/>
          <w:sz w:val="28"/>
          <w:szCs w:val="28"/>
        </w:rPr>
        <w:t xml:space="preserve"> </w:t>
      </w:r>
      <w:r w:rsidRPr="09FC40AA">
        <w:rPr>
          <w:rFonts w:ascii="Times New Roman" w:cs="Times New Roman"/>
          <w:sz w:val="28"/>
          <w:szCs w:val="28"/>
          <w:rPrChange w:id="15695" w:author="user pc" w:date="2022-03-15T10:14:00Z">
            <w:rPr/>
          </w:rPrChange>
        </w:rPr>
        <w:t>= 6.49</w:t>
      </w:r>
      <w:r>
        <w:rPr>
          <w:rFonts w:ascii="Times New Roman" w:cs="Times New Roman" w:hAnsi="Times New Roman"/>
          <w:sz w:val="28"/>
          <w:szCs w:val="28"/>
        </w:rPr>
        <w:t xml:space="preserve"> </w:t>
      </w:r>
      <w:r w:rsidRPr="93D7CF10">
        <w:rPr>
          <w:rFonts w:ascii="Times New Roman" w:cs="Times New Roman"/>
          <w:sz w:val="28"/>
          <w:szCs w:val="28"/>
          <w:rPrChange w:id="15696" w:author="user pc" w:date="2022-03-15T10:14:00Z">
            <w:rPr/>
          </w:rPrChange>
        </w:rPr>
        <w:t>g/dm</w:t>
      </w:r>
      <w:r w:rsidRPr="1F8D483E">
        <w:rPr>
          <w:rFonts w:ascii="Times New Roman" w:cs="Times New Roman"/>
          <w:sz w:val="28"/>
          <w:szCs w:val="28"/>
          <w:vertAlign w:val="superscript"/>
          <w:rPrChange w:id="15697" w:author="user pc" w:date="2022-03-15T10:14:00Z">
            <w:rPr>
              <w:vertAlign w:val="superscript"/>
            </w:rPr>
          </w:rPrChange>
        </w:rPr>
        <w:t>3</w:t>
      </w:r>
      <w:r w:rsidRPr="5BAC87EB">
        <w:rPr>
          <w:rFonts w:ascii="Times New Roman" w:cs="Times New Roman"/>
          <w:sz w:val="28"/>
          <w:szCs w:val="28"/>
          <w:rPrChange w:id="15698" w:author="user pc" w:date="2022-03-15T10:14:00Z">
            <w:rPr/>
          </w:rPrChange>
        </w:rPr>
        <w:t>.</w:t>
      </w:r>
    </w:p>
    <w:p>
      <w:pPr>
        <w:pStyle w:val="style0"/>
        <w:rPr>
          <w:rFonts w:ascii="Times New Roman" w:cs="Times New Roman"/>
          <w:b/>
          <w:bCs/>
          <w:sz w:val="28"/>
          <w:szCs w:val="28"/>
          <w:rPrChange w:id="15699" w:author="user pc" w:date="2022-03-15T10:14:00Z">
            <w:rPr>
              <w:b/>
              <w:bCs/>
            </w:rPr>
          </w:rPrChange>
        </w:rPr>
      </w:pPr>
    </w:p>
    <w:p>
      <w:pPr>
        <w:pStyle w:val="style0"/>
        <w:rPr>
          <w:rFonts w:ascii="Times New Roman" w:cs="Times New Roman"/>
          <w:b/>
          <w:bCs/>
          <w:sz w:val="28"/>
          <w:szCs w:val="28"/>
          <w:rPrChange w:id="15700" w:author="user pc" w:date="2022-03-15T10:14:00Z">
            <w:rPr>
              <w:b/>
              <w:bCs/>
            </w:rPr>
          </w:rPrChange>
        </w:rPr>
      </w:pPr>
    </w:p>
    <w:p>
      <w:pPr>
        <w:pStyle w:val="style0"/>
        <w:rPr>
          <w:rFonts w:ascii="Times New Roman" w:cs="Times New Roman"/>
          <w:sz w:val="28"/>
          <w:szCs w:val="28"/>
          <w:rPrChange w:id="15701" w:author="user pc" w:date="2022-03-15T10:14:00Z">
            <w:rPr/>
          </w:rPrChange>
        </w:rPr>
      </w:pPr>
      <w:r w:rsidRPr="D9DC19AC">
        <w:rPr>
          <w:rFonts w:ascii="Times New Roman" w:cs="Times New Roman"/>
          <w:b/>
          <w:bCs/>
          <w:sz w:val="28"/>
          <w:szCs w:val="28"/>
          <w:rPrChange w:id="15702" w:author="user pc" w:date="2022-03-15T10:14:00Z">
            <w:rPr>
              <w:b/>
              <w:bCs/>
            </w:rPr>
          </w:rPrChange>
        </w:rPr>
        <w:t>Example 3:</w:t>
      </w:r>
      <w:r w:rsidRPr="7F44AB20">
        <w:rPr>
          <w:rFonts w:ascii="Times New Roman" w:cs="Times New Roman"/>
          <w:sz w:val="28"/>
          <w:szCs w:val="28"/>
          <w:rPrChange w:id="15703" w:author="user pc" w:date="2022-03-15T10:14:00Z">
            <w:rPr/>
          </w:rPrChange>
        </w:rPr>
        <w:t xml:space="preserve"> F is 7.30g hydrochloric acid per dm</w:t>
      </w:r>
      <w:r w:rsidRPr="1094319D">
        <w:rPr>
          <w:rFonts w:ascii="Times New Roman" w:cs="Times New Roman"/>
          <w:sz w:val="28"/>
          <w:szCs w:val="28"/>
          <w:vertAlign w:val="superscript"/>
          <w:rPrChange w:id="15704" w:author="user pc" w:date="2022-03-15T10:14:00Z">
            <w:rPr>
              <w:vertAlign w:val="superscript"/>
            </w:rPr>
          </w:rPrChange>
        </w:rPr>
        <w:t>3</w:t>
      </w:r>
      <w:r w:rsidRPr="B1799BE6">
        <w:rPr>
          <w:rFonts w:ascii="Times New Roman" w:cs="Times New Roman"/>
          <w:sz w:val="28"/>
          <w:szCs w:val="28"/>
          <w:rPrChange w:id="15705" w:author="user pc" w:date="2022-03-15T10:14:00Z">
            <w:rPr/>
          </w:rPrChange>
        </w:rPr>
        <w:t xml:space="preserve"> Solution.</w:t>
      </w:r>
    </w:p>
    <w:p>
      <w:pPr>
        <w:pStyle w:val="style0"/>
        <w:rPr>
          <w:rFonts w:ascii="Times New Roman" w:cs="Times New Roman"/>
          <w:sz w:val="28"/>
          <w:szCs w:val="28"/>
          <w:rPrChange w:id="15706" w:author="user pc" w:date="2022-03-15T10:14:00Z">
            <w:rPr/>
          </w:rPrChange>
        </w:rPr>
      </w:pPr>
      <w:r w:rsidRPr="1DEC0CFD">
        <w:rPr>
          <w:rFonts w:ascii="Times New Roman" w:cs="Times New Roman"/>
          <w:sz w:val="28"/>
          <w:szCs w:val="28"/>
          <w:rPrChange w:id="15707" w:author="user pc" w:date="2022-03-15T10:14:00Z">
            <w:rPr/>
          </w:rPrChange>
        </w:rPr>
        <w:t>G is 10.6g of X</w:t>
      </w:r>
      <w:r w:rsidRPr="4D654B8E">
        <w:rPr>
          <w:rFonts w:ascii="Times New Roman" w:cs="Times New Roman"/>
          <w:sz w:val="28"/>
          <w:szCs w:val="28"/>
          <w:vertAlign w:val="subscript"/>
          <w:rPrChange w:id="15708" w:author="user pc" w:date="2022-03-15T10:14:00Z">
            <w:rPr>
              <w:vertAlign w:val="subscript"/>
            </w:rPr>
          </w:rPrChange>
        </w:rPr>
        <w:t>2</w:t>
      </w:r>
      <w:r w:rsidRPr="FE07BC0C">
        <w:rPr>
          <w:rFonts w:ascii="Times New Roman" w:cs="Times New Roman"/>
          <w:sz w:val="28"/>
          <w:szCs w:val="28"/>
          <w:rPrChange w:id="15709" w:author="user pc" w:date="2022-03-15T10:14:00Z">
            <w:rPr/>
          </w:rPrChange>
        </w:rPr>
        <w:t>CO</w:t>
      </w:r>
      <w:r w:rsidRPr="49C1E0EA">
        <w:rPr>
          <w:rFonts w:ascii="Times New Roman" w:cs="Times New Roman"/>
          <w:sz w:val="28"/>
          <w:szCs w:val="28"/>
          <w:vertAlign w:val="subscript"/>
          <w:rPrChange w:id="15710" w:author="user pc" w:date="2022-03-15T10:14:00Z">
            <w:rPr>
              <w:vertAlign w:val="subscript"/>
            </w:rPr>
          </w:rPrChange>
        </w:rPr>
        <w:t>3</w:t>
      </w:r>
      <w:r w:rsidRPr="65653A7C">
        <w:rPr>
          <w:rFonts w:ascii="Times New Roman" w:cs="Times New Roman"/>
          <w:sz w:val="28"/>
          <w:szCs w:val="28"/>
          <w:rPrChange w:id="15711" w:author="user pc" w:date="2022-03-15T10:14:00Z">
            <w:rPr/>
          </w:rPrChange>
        </w:rPr>
        <w:t xml:space="preserve"> per dm</w:t>
      </w:r>
      <w:r w:rsidRPr="20609A9C">
        <w:rPr>
          <w:rFonts w:ascii="Times New Roman" w:cs="Times New Roman"/>
          <w:sz w:val="28"/>
          <w:szCs w:val="28"/>
          <w:vertAlign w:val="superscript"/>
          <w:rPrChange w:id="15712" w:author="user pc" w:date="2022-03-15T10:14:00Z">
            <w:rPr>
              <w:vertAlign w:val="superscript"/>
            </w:rPr>
          </w:rPrChange>
        </w:rPr>
        <w:t xml:space="preserve">3 </w:t>
      </w:r>
      <w:r w:rsidRPr="83D0F2FA">
        <w:rPr>
          <w:rFonts w:ascii="Times New Roman" w:cs="Times New Roman"/>
          <w:sz w:val="28"/>
          <w:szCs w:val="28"/>
          <w:rPrChange w:id="15713" w:author="user pc" w:date="2022-03-15T10:14:00Z">
            <w:rPr/>
          </w:rPrChange>
        </w:rPr>
        <w:t>Solution. Put F into burette and titrate against 25 cm</w:t>
      </w:r>
      <w:r w:rsidRPr="DCE5A8BA">
        <w:rPr>
          <w:rFonts w:ascii="Times New Roman" w:cs="Times New Roman"/>
          <w:sz w:val="28"/>
          <w:szCs w:val="28"/>
          <w:vertAlign w:val="superscript"/>
          <w:rPrChange w:id="15714" w:author="user pc" w:date="2022-03-15T10:14:00Z">
            <w:rPr>
              <w:vertAlign w:val="superscript"/>
            </w:rPr>
          </w:rPrChange>
        </w:rPr>
        <w:t>3</w:t>
      </w:r>
      <w:r w:rsidRPr="440F8B7B">
        <w:rPr>
          <w:rFonts w:ascii="Times New Roman" w:cs="Times New Roman"/>
          <w:sz w:val="28"/>
          <w:szCs w:val="28"/>
          <w:rPrChange w:id="15715" w:author="user pc" w:date="2022-03-15T10:14:00Z">
            <w:rPr/>
          </w:rPrChange>
        </w:rPr>
        <w:t xml:space="preserve"> portions of G using methyl orange as indicator. Assuming that the </w:t>
      </w:r>
      <w:r>
        <w:rPr>
          <w:rFonts w:ascii="Times New Roman" w:cs="Times New Roman" w:hAnsi="Times New Roman"/>
          <w:sz w:val="28"/>
          <w:szCs w:val="28"/>
        </w:rPr>
        <w:t>results of the titration were</w:t>
      </w:r>
      <w:r w:rsidRPr="1057FB14">
        <w:rPr>
          <w:rFonts w:ascii="Times New Roman" w:cs="Times New Roman"/>
          <w:sz w:val="28"/>
          <w:szCs w:val="28"/>
          <w:rPrChange w:id="15716" w:author="user pc" w:date="2022-03-15T10:14:00Z">
            <w:rPr/>
          </w:rPrChange>
        </w:rPr>
        <w:t xml:space="preserve"> as follows:</w:t>
      </w:r>
    </w:p>
    <w:tbl>
      <w:tblPr>
        <w:tblW w:w="0" w:type="auto"/>
        <w:tblLook w:val="04A0" w:firstRow="1" w:lastRow="0" w:firstColumn="1" w:lastColumn="0" w:noHBand="0" w:noVBand="1"/>
      </w:tblPr>
      <w:tblGrid>
        <w:gridCol w:w="1915"/>
        <w:gridCol w:w="1915"/>
        <w:gridCol w:w="1915"/>
        <w:gridCol w:w="1915"/>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17" w:author="user pc" w:date="2022-03-15T10:14:00Z">
                  <w:rPr/>
                </w:rPrChange>
              </w:rPr>
            </w:pPr>
            <w:r w:rsidRPr="40FA0976">
              <w:rPr>
                <w:rFonts w:ascii="Times New Roman" w:cs="Times New Roman" w:hAnsi="Times New Roman"/>
                <w:sz w:val="28"/>
                <w:szCs w:val="28"/>
                <w:rPrChange w:id="15718" w:author="user pc" w:date="2022-03-15T10:14:00Z">
                  <w:rPr>
                    <w:rFonts w:cs="Calibri" w:hAnsi="Noto Sans Armenian"/>
                  </w:rPr>
                </w:rPrChange>
              </w:rPr>
              <w:t>Burette</w:t>
            </w:r>
            <w:r>
              <w:rPr>
                <w:rFonts w:ascii="Times New Roman" w:cs="Times New Roman" w:hAnsi="Times New Roman"/>
                <w:sz w:val="28"/>
                <w:szCs w:val="28"/>
              </w:rPr>
              <w:t xml:space="preserve"> </w:t>
            </w:r>
            <w:r w:rsidRPr="BB40C432">
              <w:rPr>
                <w:rFonts w:ascii="Times New Roman" w:cs="Times New Roman" w:hAnsi="Times New Roman"/>
                <w:sz w:val="28"/>
                <w:szCs w:val="28"/>
                <w:rPrChange w:id="15719"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20" w:author="user pc" w:date="2022-03-15T10:14:00Z">
                  <w:rPr/>
                </w:rPrChange>
              </w:rPr>
            </w:pPr>
            <w:r w:rsidRPr="A16F53BC">
              <w:rPr>
                <w:rFonts w:ascii="Times New Roman" w:cs="Times New Roman" w:hAnsi="Times New Roman"/>
                <w:sz w:val="28"/>
                <w:szCs w:val="28"/>
                <w:rPrChange w:id="15721" w:author="user pc" w:date="2022-03-15T10:14:00Z">
                  <w:rPr>
                    <w:rFonts w:cs="Calibri" w:hAnsi="Noto Sans Armenian"/>
                  </w:rPr>
                </w:rPrChange>
              </w:rPr>
              <w:t>Rough</w:t>
            </w:r>
            <w:r>
              <w:rPr>
                <w:rFonts w:ascii="Times New Roman" w:cs="Times New Roman" w:hAnsi="Times New Roman"/>
                <w:sz w:val="28"/>
                <w:szCs w:val="28"/>
              </w:rPr>
              <w:t xml:space="preserve"> </w:t>
            </w:r>
            <w:r w:rsidRPr="1A73CEAC">
              <w:rPr>
                <w:rFonts w:ascii="Times New Roman" w:cs="Times New Roman" w:hAnsi="Times New Roman"/>
                <w:sz w:val="28"/>
                <w:szCs w:val="28"/>
                <w:rPrChange w:id="15722" w:author="user pc" w:date="2022-03-15T10:14:00Z">
                  <w:rPr>
                    <w:rFonts w:cs="Calibri" w:hAnsi="Noto Sans Armenian"/>
                  </w:rPr>
                </w:rPrChange>
              </w:rPr>
              <w:t>(cm</w:t>
            </w:r>
            <w:r w:rsidRPr="4B50B7A7">
              <w:rPr>
                <w:rFonts w:ascii="Times New Roman" w:cs="Times New Roman" w:hAnsi="Times New Roman"/>
                <w:sz w:val="28"/>
                <w:szCs w:val="28"/>
                <w:vertAlign w:val="superscript"/>
                <w:rPrChange w:id="15723" w:author="user pc" w:date="2022-03-15T10:14:00Z">
                  <w:rPr>
                    <w:rFonts w:cs="Calibri" w:hAnsi="Noto Sans Armenian"/>
                    <w:vertAlign w:val="superscript"/>
                  </w:rPr>
                </w:rPrChange>
              </w:rPr>
              <w:t>3</w:t>
            </w:r>
            <w:r w:rsidRPr="E7D45C95">
              <w:rPr>
                <w:rFonts w:ascii="Times New Roman" w:cs="Times New Roman" w:hAnsi="Times New Roman"/>
                <w:sz w:val="28"/>
                <w:szCs w:val="28"/>
                <w:rPrChange w:id="15724"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25" w:author="user pc" w:date="2022-03-15T10:14:00Z">
                  <w:rPr/>
                </w:rPrChange>
              </w:rPr>
            </w:pPr>
            <w:r w:rsidRPr="03EB6970">
              <w:rPr>
                <w:rFonts w:ascii="Times New Roman" w:cs="Times New Roman" w:hAnsi="Times New Roman"/>
                <w:sz w:val="28"/>
                <w:szCs w:val="28"/>
                <w:rPrChange w:id="15726" w:author="user pc" w:date="2022-03-15T10:14:00Z">
                  <w:rPr>
                    <w:rFonts w:cs="Calibri" w:hAnsi="Noto Sans Armenian"/>
                  </w:rPr>
                </w:rPrChange>
              </w:rPr>
              <w:t>1sttitre</w:t>
            </w:r>
            <w:r>
              <w:rPr>
                <w:rFonts w:ascii="Times New Roman" w:cs="Times New Roman" w:hAnsi="Times New Roman"/>
                <w:sz w:val="28"/>
                <w:szCs w:val="28"/>
              </w:rPr>
              <w:t xml:space="preserve"> </w:t>
            </w:r>
            <w:r w:rsidRPr="49981D67">
              <w:rPr>
                <w:rFonts w:ascii="Times New Roman" w:cs="Times New Roman" w:hAnsi="Times New Roman"/>
                <w:sz w:val="28"/>
                <w:szCs w:val="28"/>
                <w:rPrChange w:id="15727" w:author="user pc" w:date="2022-03-15T10:14:00Z">
                  <w:rPr>
                    <w:rFonts w:cs="Calibri" w:hAnsi="Noto Sans Armenian"/>
                  </w:rPr>
                </w:rPrChange>
              </w:rPr>
              <w:t>(cm</w:t>
            </w:r>
            <w:r w:rsidRPr="AD708DCA">
              <w:rPr>
                <w:rFonts w:ascii="Times New Roman" w:cs="Times New Roman" w:hAnsi="Times New Roman"/>
                <w:sz w:val="28"/>
                <w:szCs w:val="28"/>
                <w:vertAlign w:val="superscript"/>
                <w:rPrChange w:id="15728" w:author="user pc" w:date="2022-03-15T10:14:00Z">
                  <w:rPr>
                    <w:rFonts w:cs="Calibri" w:hAnsi="Noto Sans Armenian"/>
                    <w:vertAlign w:val="superscript"/>
                  </w:rPr>
                </w:rPrChange>
              </w:rPr>
              <w:t>3</w:t>
            </w:r>
            <w:r w:rsidRPr="00BBAD44">
              <w:rPr>
                <w:rFonts w:ascii="Times New Roman" w:cs="Times New Roman" w:hAnsi="Times New Roman"/>
                <w:sz w:val="28"/>
                <w:szCs w:val="28"/>
                <w:rPrChange w:id="15729"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30" w:author="user pc" w:date="2022-03-15T10:14:00Z">
                  <w:rPr/>
                </w:rPrChange>
              </w:rPr>
            </w:pPr>
            <w:r w:rsidRPr="8E9A8E72">
              <w:rPr>
                <w:rFonts w:ascii="Times New Roman" w:cs="Times New Roman" w:hAnsi="Times New Roman"/>
                <w:sz w:val="28"/>
                <w:szCs w:val="28"/>
                <w:rPrChange w:id="15731" w:author="user pc" w:date="2022-03-15T10:14:00Z">
                  <w:rPr>
                    <w:rFonts w:cs="Calibri" w:hAnsi="Noto Sans Armenian"/>
                  </w:rPr>
                </w:rPrChange>
              </w:rPr>
              <w:t>2ndtitre</w:t>
            </w:r>
            <w:r>
              <w:rPr>
                <w:rFonts w:ascii="Times New Roman" w:cs="Times New Roman" w:hAnsi="Times New Roman"/>
                <w:sz w:val="28"/>
                <w:szCs w:val="28"/>
              </w:rPr>
              <w:t xml:space="preserve"> </w:t>
            </w:r>
            <w:r w:rsidRPr="A1BBD247">
              <w:rPr>
                <w:rFonts w:ascii="Times New Roman" w:cs="Times New Roman" w:hAnsi="Times New Roman"/>
                <w:sz w:val="28"/>
                <w:szCs w:val="28"/>
                <w:rPrChange w:id="15732" w:author="user pc" w:date="2022-03-15T10:14:00Z">
                  <w:rPr>
                    <w:rFonts w:cs="Calibri" w:hAnsi="Noto Sans Armenian"/>
                  </w:rPr>
                </w:rPrChange>
              </w:rPr>
              <w:t>(cm</w:t>
            </w:r>
            <w:r w:rsidRPr="D3C4A72A">
              <w:rPr>
                <w:rFonts w:ascii="Times New Roman" w:cs="Times New Roman" w:hAnsi="Times New Roman"/>
                <w:sz w:val="28"/>
                <w:szCs w:val="28"/>
                <w:vertAlign w:val="superscript"/>
                <w:rPrChange w:id="15733" w:author="user pc" w:date="2022-03-15T10:14:00Z">
                  <w:rPr>
                    <w:rFonts w:cs="Calibri" w:hAnsi="Noto Sans Armenian"/>
                    <w:vertAlign w:val="superscript"/>
                  </w:rPr>
                </w:rPrChange>
              </w:rPr>
              <w:t>3</w:t>
            </w:r>
            <w:r w:rsidRPr="4BE95177">
              <w:rPr>
                <w:rFonts w:ascii="Times New Roman" w:cs="Times New Roman" w:hAnsi="Times New Roman"/>
                <w:sz w:val="28"/>
                <w:szCs w:val="28"/>
                <w:rPrChange w:id="15734"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35" w:author="user pc" w:date="2022-03-15T10:14:00Z">
                  <w:rPr/>
                </w:rPrChange>
              </w:rPr>
            </w:pPr>
            <w:r w:rsidRPr="CDE96A82">
              <w:rPr>
                <w:rFonts w:ascii="Times New Roman" w:cs="Times New Roman" w:hAnsi="Times New Roman"/>
                <w:sz w:val="28"/>
                <w:szCs w:val="28"/>
                <w:rPrChange w:id="15736" w:author="user pc" w:date="2022-03-15T10:14:00Z">
                  <w:rPr>
                    <w:rFonts w:cs="Calibri" w:hAnsi="Noto Sans Armenian"/>
                  </w:rPr>
                </w:rPrChange>
              </w:rPr>
              <w:t>Final</w:t>
            </w:r>
            <w:r>
              <w:rPr>
                <w:rFonts w:ascii="Times New Roman" w:cs="Times New Roman" w:hAnsi="Times New Roman"/>
                <w:sz w:val="28"/>
                <w:szCs w:val="28"/>
              </w:rPr>
              <w:t xml:space="preserve"> </w:t>
            </w:r>
            <w:r w:rsidRPr="8E449DFF">
              <w:rPr>
                <w:rFonts w:ascii="Times New Roman" w:cs="Times New Roman" w:hAnsi="Times New Roman"/>
                <w:sz w:val="28"/>
                <w:szCs w:val="28"/>
                <w:rPrChange w:id="15737"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38" w:author="user pc" w:date="2022-03-15T10:14:00Z">
                  <w:rPr/>
                </w:rPrChange>
              </w:rPr>
            </w:pPr>
            <w:r w:rsidRPr="BB783E40">
              <w:rPr>
                <w:rFonts w:ascii="Times New Roman" w:cs="Times New Roman" w:hAnsi="Times New Roman"/>
                <w:sz w:val="28"/>
                <w:szCs w:val="28"/>
                <w:rPrChange w:id="15739" w:author="user pc" w:date="2022-03-15T10:14:00Z">
                  <w:rPr>
                    <w:rFonts w:cs="Calibri" w:hAnsi="Noto Sans Armenian"/>
                  </w:rPr>
                </w:rPrChange>
              </w:rPr>
              <w:t>26.40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40" w:author="user pc" w:date="2022-03-15T10:14:00Z">
                  <w:rPr/>
                </w:rPrChange>
              </w:rPr>
            </w:pPr>
            <w:r w:rsidRPr="CD1D4D27">
              <w:rPr>
                <w:rFonts w:ascii="Times New Roman" w:cs="Times New Roman"/>
                <w:sz w:val="28"/>
                <w:szCs w:val="28"/>
                <w:rPrChange w:id="15741" w:author="user pc" w:date="2022-03-15T10:14:00Z">
                  <w:rPr/>
                </w:rPrChange>
              </w:rPr>
              <w:t>29.30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42" w:author="user pc" w:date="2022-03-15T10:14:00Z">
                  <w:rPr/>
                </w:rPrChange>
              </w:rPr>
            </w:pPr>
            <w:r w:rsidRPr="2F75F06F">
              <w:rPr>
                <w:rFonts w:ascii="Times New Roman" w:cs="Times New Roman" w:hAnsi="Times New Roman"/>
                <w:sz w:val="28"/>
                <w:szCs w:val="28"/>
                <w:rPrChange w:id="15743" w:author="user pc" w:date="2022-03-15T10:14:00Z">
                  <w:rPr>
                    <w:rFonts w:cs="Calibri" w:hAnsi="Noto Sans Armenian"/>
                  </w:rPr>
                </w:rPrChange>
              </w:rPr>
              <w:t>26.20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44" w:author="user pc" w:date="2022-03-15T10:14:00Z">
                  <w:rPr/>
                </w:rPrChange>
              </w:rPr>
            </w:pPr>
            <w:r w:rsidRPr="1ABF8A2C">
              <w:rPr>
                <w:rFonts w:ascii="Times New Roman" w:cs="Times New Roman" w:hAnsi="Times New Roman"/>
                <w:sz w:val="28"/>
                <w:szCs w:val="28"/>
                <w:rPrChange w:id="15745" w:author="user pc" w:date="2022-03-15T10:14:00Z">
                  <w:rPr>
                    <w:rFonts w:cs="Calibri" w:hAnsi="Noto Sans Armenian"/>
                  </w:rPr>
                </w:rPrChange>
              </w:rPr>
              <w:t>Initial</w:t>
            </w:r>
            <w:r>
              <w:rPr>
                <w:rFonts w:ascii="Times New Roman" w:cs="Times New Roman" w:hAnsi="Times New Roman"/>
                <w:sz w:val="28"/>
                <w:szCs w:val="28"/>
              </w:rPr>
              <w:t xml:space="preserve"> </w:t>
            </w:r>
            <w:r w:rsidRPr="9876E22F">
              <w:rPr>
                <w:rFonts w:ascii="Times New Roman" w:cs="Times New Roman" w:hAnsi="Times New Roman"/>
                <w:sz w:val="28"/>
                <w:szCs w:val="28"/>
                <w:rPrChange w:id="15746"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47" w:author="user pc" w:date="2022-03-15T10:14:00Z">
                  <w:rPr/>
                </w:rPrChange>
              </w:rPr>
            </w:pPr>
            <w:r w:rsidRPr="57C6CB7E">
              <w:rPr>
                <w:rFonts w:ascii="Times New Roman" w:cs="Times New Roman" w:hAnsi="Times New Roman"/>
                <w:sz w:val="28"/>
                <w:szCs w:val="28"/>
                <w:rPrChange w:id="15748"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49" w:author="user pc" w:date="2022-03-15T10:14:00Z">
                  <w:rPr/>
                </w:rPrChange>
              </w:rPr>
            </w:pPr>
            <w:r w:rsidRPr="6BC73BC7">
              <w:rPr>
                <w:rFonts w:ascii="Times New Roman" w:cs="Times New Roman"/>
                <w:sz w:val="28"/>
                <w:szCs w:val="28"/>
                <w:rPrChange w:id="15750" w:author="user pc" w:date="2022-03-15T10:14:00Z">
                  <w:rPr/>
                </w:rPrChange>
              </w:rPr>
              <w:t>03.00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51" w:author="user pc" w:date="2022-03-15T10:14:00Z">
                  <w:rPr/>
                </w:rPrChange>
              </w:rPr>
            </w:pPr>
            <w:r w:rsidRPr="3B919894">
              <w:rPr>
                <w:rFonts w:ascii="Times New Roman" w:cs="Times New Roman" w:hAnsi="Times New Roman"/>
                <w:sz w:val="28"/>
                <w:szCs w:val="28"/>
                <w:rPrChange w:id="15752" w:author="user pc" w:date="2022-03-15T10:14:00Z">
                  <w:rPr>
                    <w:rFonts w:cs="Calibri" w:hAnsi="Noto Sans Armenian"/>
                  </w:rPr>
                </w:rPrChange>
              </w:rPr>
              <w:t>0.00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53" w:author="user pc" w:date="2022-03-15T10:14:00Z">
                  <w:rPr/>
                </w:rPrChange>
              </w:rPr>
            </w:pPr>
            <w:r w:rsidRPr="0A9AEB36">
              <w:rPr>
                <w:rFonts w:ascii="Times New Roman" w:cs="Times New Roman" w:hAnsi="Times New Roman"/>
                <w:sz w:val="28"/>
                <w:szCs w:val="28"/>
                <w:rPrChange w:id="15754" w:author="user pc" w:date="2022-03-15T10:14:00Z">
                  <w:rPr>
                    <w:rFonts w:cs="Calibri" w:hAnsi="Noto Sans Armenian"/>
                  </w:rPr>
                </w:rPrChange>
              </w:rPr>
              <w:t>Volume</w:t>
            </w:r>
            <w:r>
              <w:rPr>
                <w:rFonts w:ascii="Times New Roman" w:cs="Times New Roman" w:hAnsi="Times New Roman"/>
                <w:sz w:val="28"/>
                <w:szCs w:val="28"/>
              </w:rPr>
              <w:t xml:space="preserve"> </w:t>
            </w:r>
            <w:r w:rsidRPr="084108BC">
              <w:rPr>
                <w:rFonts w:ascii="Times New Roman" w:cs="Times New Roman" w:hAnsi="Times New Roman"/>
                <w:sz w:val="28"/>
                <w:szCs w:val="28"/>
                <w:rPrChange w:id="15755" w:author="user pc" w:date="2022-03-15T10:14:00Z">
                  <w:rPr>
                    <w:rFonts w:cs="Calibri" w:hAnsi="Noto Sans Armenian"/>
                  </w:rPr>
                </w:rPrChange>
              </w:rPr>
              <w:t>of</w:t>
            </w:r>
            <w:r>
              <w:rPr>
                <w:rFonts w:ascii="Times New Roman" w:cs="Times New Roman" w:hAnsi="Times New Roman"/>
                <w:sz w:val="28"/>
                <w:szCs w:val="28"/>
              </w:rPr>
              <w:t xml:space="preserve"> </w:t>
            </w:r>
            <w:r w:rsidRPr="3765A561">
              <w:rPr>
                <w:rFonts w:ascii="Times New Roman" w:cs="Times New Roman" w:hAnsi="Times New Roman"/>
                <w:sz w:val="28"/>
                <w:szCs w:val="28"/>
                <w:rPrChange w:id="15756" w:author="user pc" w:date="2022-03-15T10:14:00Z">
                  <w:rPr>
                    <w:rFonts w:cs="Calibri" w:hAnsi="Noto Sans Armenian"/>
                  </w:rPr>
                </w:rPrChange>
              </w:rPr>
              <w:t>acid</w:t>
            </w:r>
            <w:r>
              <w:rPr>
                <w:rFonts w:ascii="Times New Roman" w:cs="Times New Roman" w:hAnsi="Times New Roman"/>
                <w:sz w:val="28"/>
                <w:szCs w:val="28"/>
              </w:rPr>
              <w:t xml:space="preserve"> </w:t>
            </w:r>
            <w:r w:rsidRPr="6F6ACF4B">
              <w:rPr>
                <w:rFonts w:ascii="Times New Roman" w:cs="Times New Roman" w:hAnsi="Times New Roman"/>
                <w:sz w:val="28"/>
                <w:szCs w:val="28"/>
                <w:rPrChange w:id="15757"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58" w:author="user pc" w:date="2022-03-15T10:14:00Z">
                  <w:rPr/>
                </w:rPrChange>
              </w:rPr>
            </w:pPr>
            <w:r w:rsidRPr="987385D9">
              <w:rPr>
                <w:rFonts w:ascii="Times New Roman" w:cs="Times New Roman" w:hAnsi="Times New Roman"/>
                <w:sz w:val="28"/>
                <w:szCs w:val="28"/>
                <w:rPrChange w:id="15759" w:author="user pc" w:date="2022-03-15T10:14:00Z">
                  <w:rPr>
                    <w:rFonts w:cs="Calibri" w:hAnsi="Noto Sans Armenian"/>
                  </w:rPr>
                </w:rPrChange>
              </w:rPr>
              <w:t>26.40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60" w:author="user pc" w:date="2022-03-15T10:14:00Z">
                  <w:rPr/>
                </w:rPrChange>
              </w:rPr>
            </w:pPr>
            <w:r w:rsidRPr="D8DD79FD">
              <w:rPr>
                <w:rFonts w:ascii="Times New Roman" w:cs="Times New Roman" w:hAnsi="Times New Roman"/>
                <w:sz w:val="28"/>
                <w:szCs w:val="28"/>
                <w:rPrChange w:id="15761" w:author="user pc" w:date="2022-03-15T10:14:00Z">
                  <w:rPr>
                    <w:rFonts w:cs="Calibri" w:hAnsi="Noto Sans Armenian"/>
                  </w:rPr>
                </w:rPrChange>
              </w:rPr>
              <w:t>26.20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762" w:author="user pc" w:date="2022-03-15T10:14:00Z">
                  <w:rPr/>
                </w:rPrChange>
              </w:rPr>
            </w:pPr>
            <w:r w:rsidRPr="45A895F7">
              <w:rPr>
                <w:rFonts w:ascii="Times New Roman" w:cs="Times New Roman" w:hAnsi="Times New Roman"/>
                <w:sz w:val="28"/>
                <w:szCs w:val="28"/>
                <w:rPrChange w:id="15763" w:author="user pc" w:date="2022-03-15T10:14:00Z">
                  <w:rPr>
                    <w:rFonts w:cs="Calibri" w:hAnsi="Noto Sans Armenian"/>
                  </w:rPr>
                </w:rPrChange>
              </w:rPr>
              <w:t>26.20</w:t>
            </w:r>
          </w:p>
        </w:tc>
      </w:tr>
    </w:tbl>
    <w:p>
      <w:pPr>
        <w:pStyle w:val="style0"/>
        <w:rPr>
          <w:rFonts w:ascii="Times New Roman" w:cs="Times New Roman"/>
          <w:sz w:val="28"/>
          <w:szCs w:val="28"/>
          <w:rPrChange w:id="15764" w:author="user pc" w:date="2022-03-15T10:14:00Z">
            <w:rPr/>
          </w:rPrChange>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Average Volume of acid used=</m:t>
          </m:r>
          <m:f>
            <m:fPr>
              <m:ctrlPr>
                <w:rPr>
                  <w:rFonts w:ascii="Cambria Math" w:cs="Times New Roman" w:hAnsi="Cambria Math"/>
                  <w:i/>
                  <w:sz w:val="28"/>
                  <w:szCs w:val="28"/>
                </w:rPr>
              </m:ctrlPr>
            </m:fPr>
            <m:num>
              <m:r>
                <w:rPr>
                  <w:rFonts w:ascii="Cambria Math" w:cs="Times New Roman" w:hAnsi="Cambria Math"/>
                  <w:sz w:val="28"/>
                  <w:szCs w:val="28"/>
                </w:rPr>
                <m:t>26.20+26.20</m:t>
              </m:r>
            </m:num>
            <m:den>
              <m:r>
                <w:rPr>
                  <w:rFonts w:ascii="Cambria Math" w:cs="Times New Roman" w:hAnsi="Cambria Math"/>
                  <w:sz w:val="28"/>
                  <w:szCs w:val="28"/>
                </w:rPr>
                <m:t>2</m:t>
              </m:r>
            </m:den>
          </m:f>
          <m:r>
            <w:rPr>
              <w:rFonts w:ascii="Cambria Math" w:cs="Times New Roman" w:hAnsi="Cambria Math"/>
              <w:sz w:val="28"/>
              <w:szCs w:val="28"/>
            </w:rPr>
            <m:t>=26.20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5765" w:author="user pc" w:date="2022-03-15T10:14:00Z">
            <w:rPr/>
          </w:rPrChange>
        </w:rPr>
      </w:pPr>
      <w:r w:rsidRPr="86EBCABF">
        <w:rPr>
          <w:rFonts w:ascii="Times New Roman" w:cs="Times New Roman"/>
          <w:sz w:val="28"/>
          <w:szCs w:val="28"/>
          <w:rPrChange w:id="15766" w:author="user pc" w:date="2022-03-15T10:14:00Z">
            <w:rPr/>
          </w:rPrChange>
        </w:rPr>
        <w:t>From the result above, calculate:</w:t>
      </w:r>
    </w:p>
    <w:p>
      <w:pPr>
        <w:pStyle w:val="style0"/>
        <w:rPr>
          <w:rFonts w:ascii="Times New Roman" w:cs="Times New Roman"/>
          <w:sz w:val="28"/>
          <w:szCs w:val="28"/>
          <w:vertAlign w:val="superscript"/>
          <w:rPrChange w:id="15767" w:author="user pc" w:date="2022-03-15T10:14:00Z">
            <w:rPr>
              <w:vertAlign w:val="superscript"/>
            </w:rPr>
          </w:rPrChange>
        </w:rPr>
      </w:pPr>
      <w:r w:rsidRPr="0A8B6251">
        <w:rPr>
          <w:rFonts w:ascii="Times New Roman" w:cs="Times New Roman"/>
          <w:sz w:val="28"/>
          <w:szCs w:val="28"/>
          <w:rPrChange w:id="15768" w:author="user pc" w:date="2022-03-15T10:14:00Z">
            <w:rPr/>
          </w:rPrChange>
        </w:rPr>
        <w:t>a) Concentration of F in moldm</w:t>
      </w:r>
      <w:r w:rsidRPr="AA4D4DC4">
        <w:rPr>
          <w:rFonts w:ascii="Times New Roman" w:cs="Times New Roman"/>
          <w:sz w:val="28"/>
          <w:szCs w:val="28"/>
          <w:vertAlign w:val="superscript"/>
          <w:rPrChange w:id="15769" w:author="user pc" w:date="2022-03-15T10:14:00Z">
            <w:rPr>
              <w:vertAlign w:val="superscript"/>
            </w:rPr>
          </w:rPrChange>
        </w:rPr>
        <w:t>-3</w:t>
      </w:r>
    </w:p>
    <w:p>
      <w:pPr>
        <w:pStyle w:val="style0"/>
        <w:rPr>
          <w:rFonts w:ascii="Times New Roman" w:cs="Times New Roman"/>
          <w:sz w:val="28"/>
          <w:szCs w:val="28"/>
          <w:rPrChange w:id="15770" w:author="user pc" w:date="2022-03-15T10:14:00Z">
            <w:rPr/>
          </w:rPrChange>
        </w:rPr>
      </w:pPr>
      <w:r w:rsidRPr="FAF76650">
        <w:rPr>
          <w:rFonts w:ascii="Times New Roman" w:cs="Times New Roman"/>
          <w:sz w:val="28"/>
          <w:szCs w:val="28"/>
          <w:rPrChange w:id="15771" w:author="user pc" w:date="2022-03-15T10:14:00Z">
            <w:rPr/>
          </w:rPrChange>
        </w:rPr>
        <w:t>b)</w:t>
      </w:r>
      <w:r>
        <w:rPr>
          <w:rFonts w:ascii="Times New Roman" w:cs="Times New Roman" w:hAnsi="Times New Roman"/>
          <w:sz w:val="28"/>
          <w:szCs w:val="28"/>
        </w:rPr>
        <w:t xml:space="preserve"> </w:t>
      </w:r>
      <w:r w:rsidRPr="CCFF9607">
        <w:rPr>
          <w:rFonts w:ascii="Times New Roman" w:cs="Times New Roman"/>
          <w:sz w:val="28"/>
          <w:szCs w:val="28"/>
          <w:rPrChange w:id="15772" w:author="user pc" w:date="2022-03-15T10:14:00Z">
            <w:rPr/>
          </w:rPrChange>
        </w:rPr>
        <w:t>Concentration</w:t>
      </w:r>
      <w:r>
        <w:rPr>
          <w:rFonts w:ascii="Times New Roman" w:cs="Times New Roman" w:hAnsi="Times New Roman"/>
          <w:sz w:val="28"/>
          <w:szCs w:val="28"/>
        </w:rPr>
        <w:t xml:space="preserve"> </w:t>
      </w:r>
      <w:r w:rsidRPr="158C1865">
        <w:rPr>
          <w:rFonts w:ascii="Times New Roman" w:cs="Times New Roman"/>
          <w:sz w:val="28"/>
          <w:szCs w:val="28"/>
          <w:rPrChange w:id="15773" w:author="user pc" w:date="2022-03-15T10:14:00Z">
            <w:rPr/>
          </w:rPrChange>
        </w:rPr>
        <w:t>of</w:t>
      </w:r>
      <w:r>
        <w:rPr>
          <w:rFonts w:ascii="Times New Roman" w:cs="Times New Roman" w:hAnsi="Times New Roman"/>
          <w:sz w:val="28"/>
          <w:szCs w:val="28"/>
        </w:rPr>
        <w:t xml:space="preserve"> </w:t>
      </w:r>
      <w:r w:rsidRPr="81693F87">
        <w:rPr>
          <w:rFonts w:ascii="Times New Roman" w:cs="Times New Roman"/>
          <w:sz w:val="28"/>
          <w:szCs w:val="28"/>
          <w:rPrChange w:id="15774" w:author="user pc" w:date="2022-03-15T10:14:00Z">
            <w:rPr/>
          </w:rPrChange>
        </w:rPr>
        <w:t>G</w:t>
      </w:r>
      <w:r>
        <w:rPr>
          <w:rFonts w:ascii="Times New Roman" w:cs="Times New Roman" w:hAnsi="Times New Roman"/>
          <w:sz w:val="28"/>
          <w:szCs w:val="28"/>
        </w:rPr>
        <w:t xml:space="preserve"> </w:t>
      </w:r>
      <w:r w:rsidRPr="7422CB2B">
        <w:rPr>
          <w:rFonts w:ascii="Times New Roman" w:cs="Times New Roman"/>
          <w:sz w:val="28"/>
          <w:szCs w:val="28"/>
          <w:rPrChange w:id="15775" w:author="user pc" w:date="2022-03-15T10:14:00Z">
            <w:rPr/>
          </w:rPrChange>
        </w:rPr>
        <w:t>in</w:t>
      </w:r>
      <w:r>
        <w:rPr>
          <w:rFonts w:ascii="Times New Roman" w:cs="Times New Roman" w:hAnsi="Times New Roman"/>
          <w:sz w:val="28"/>
          <w:szCs w:val="28"/>
        </w:rPr>
        <w:t xml:space="preserve"> </w:t>
      </w:r>
      <w:r w:rsidRPr="B51867A7">
        <w:rPr>
          <w:rFonts w:ascii="Times New Roman" w:cs="Times New Roman"/>
          <w:sz w:val="28"/>
          <w:szCs w:val="28"/>
          <w:rPrChange w:id="15776" w:author="user pc" w:date="2022-03-15T10:14:00Z">
            <w:rPr/>
          </w:rPrChange>
        </w:rPr>
        <w:t>moldm</w:t>
      </w:r>
      <w:r w:rsidRPr="C7171A44">
        <w:rPr>
          <w:rFonts w:ascii="Times New Roman" w:cs="Times New Roman"/>
          <w:sz w:val="28"/>
          <w:szCs w:val="28"/>
          <w:vertAlign w:val="superscript"/>
          <w:rPrChange w:id="15777" w:author="user pc" w:date="2022-03-15T10:14:00Z">
            <w:rPr>
              <w:vertAlign w:val="superscript"/>
            </w:rPr>
          </w:rPrChange>
        </w:rPr>
        <w:t>-3</w:t>
      </w:r>
    </w:p>
    <w:p>
      <w:pPr>
        <w:pStyle w:val="style0"/>
        <w:rPr>
          <w:rFonts w:ascii="Times New Roman" w:cs="Times New Roman"/>
          <w:sz w:val="28"/>
          <w:szCs w:val="28"/>
          <w:rPrChange w:id="15778" w:author="user pc" w:date="2022-03-15T10:14:00Z">
            <w:rPr/>
          </w:rPrChange>
        </w:rPr>
      </w:pPr>
      <w:r w:rsidRPr="91824CEF">
        <w:rPr>
          <w:rFonts w:ascii="Times New Roman" w:cs="Times New Roman"/>
          <w:sz w:val="28"/>
          <w:szCs w:val="28"/>
          <w:rPrChange w:id="15779" w:author="user pc" w:date="2022-03-15T10:14:00Z">
            <w:rPr/>
          </w:rPrChange>
        </w:rPr>
        <w:t>c) Molar mass of G</w:t>
      </w:r>
    </w:p>
    <w:p>
      <w:pPr>
        <w:pStyle w:val="style0"/>
        <w:rPr>
          <w:rFonts w:ascii="Times New Roman" w:cs="Times New Roman"/>
          <w:sz w:val="28"/>
          <w:szCs w:val="28"/>
          <w:rPrChange w:id="15780" w:author="user pc" w:date="2022-03-15T10:14:00Z">
            <w:rPr/>
          </w:rPrChange>
        </w:rPr>
      </w:pPr>
      <w:r w:rsidRPr="FB40C6C0">
        <w:rPr>
          <w:rFonts w:ascii="Times New Roman" w:cs="Times New Roman"/>
          <w:sz w:val="28"/>
          <w:szCs w:val="28"/>
          <w:rPrChange w:id="15781" w:author="user pc" w:date="2022-03-15T10:14:00Z">
            <w:rPr/>
          </w:rPrChange>
        </w:rPr>
        <w:t>d) The relative atomic mass of X in X</w:t>
      </w:r>
      <w:r w:rsidRPr="3A0848F8">
        <w:rPr>
          <w:rFonts w:ascii="Times New Roman" w:cs="Times New Roman"/>
          <w:sz w:val="28"/>
          <w:szCs w:val="28"/>
          <w:vertAlign w:val="subscript"/>
          <w:rPrChange w:id="15782" w:author="user pc" w:date="2022-03-15T10:14:00Z">
            <w:rPr>
              <w:vertAlign w:val="subscript"/>
            </w:rPr>
          </w:rPrChange>
        </w:rPr>
        <w:t>2</w:t>
      </w:r>
      <w:r w:rsidRPr="CA005528">
        <w:rPr>
          <w:rFonts w:ascii="Times New Roman" w:cs="Times New Roman"/>
          <w:sz w:val="28"/>
          <w:szCs w:val="28"/>
          <w:rPrChange w:id="15783" w:author="user pc" w:date="2022-03-15T10:14:00Z">
            <w:rPr/>
          </w:rPrChange>
        </w:rPr>
        <w:t>CO</w:t>
      </w:r>
      <w:r w:rsidRPr="F9D85A7C">
        <w:rPr>
          <w:rFonts w:ascii="Times New Roman" w:cs="Times New Roman"/>
          <w:sz w:val="28"/>
          <w:szCs w:val="28"/>
          <w:vertAlign w:val="subscript"/>
          <w:rPrChange w:id="15784" w:author="user pc" w:date="2022-03-15T10:14:00Z">
            <w:rPr>
              <w:vertAlign w:val="subscript"/>
            </w:rPr>
          </w:rPrChange>
        </w:rPr>
        <w:t>3</w:t>
      </w:r>
    </w:p>
    <w:p>
      <w:pPr>
        <w:pStyle w:val="style0"/>
        <w:rPr>
          <w:rFonts w:ascii="Times New Roman" w:cs="Times New Roman"/>
          <w:sz w:val="28"/>
          <w:szCs w:val="28"/>
          <w:rPrChange w:id="15785" w:author="user pc" w:date="2022-03-15T10:14:00Z">
            <w:rPr/>
          </w:rPrChange>
        </w:rPr>
      </w:pPr>
      <w:r w:rsidRPr="C0CBD5A3">
        <w:rPr>
          <w:rFonts w:ascii="Times New Roman" w:cs="Times New Roman"/>
          <w:sz w:val="28"/>
          <w:szCs w:val="28"/>
          <w:rPrChange w:id="15786" w:author="user pc" w:date="2022-03-15T10:14:00Z">
            <w:rPr/>
          </w:rPrChange>
        </w:rPr>
        <w:t>e) The mass of X</w:t>
      </w:r>
      <w:r w:rsidRPr="0C9DDD71">
        <w:rPr>
          <w:rFonts w:ascii="Times New Roman" w:cs="Times New Roman"/>
          <w:sz w:val="28"/>
          <w:szCs w:val="28"/>
          <w:vertAlign w:val="subscript"/>
          <w:rPrChange w:id="15787" w:author="user pc" w:date="2022-03-15T10:14:00Z">
            <w:rPr>
              <w:vertAlign w:val="subscript"/>
            </w:rPr>
          </w:rPrChange>
        </w:rPr>
        <w:t>2</w:t>
      </w:r>
      <w:r w:rsidRPr="4B0D3485">
        <w:rPr>
          <w:rFonts w:ascii="Times New Roman" w:cs="Times New Roman"/>
          <w:sz w:val="28"/>
          <w:szCs w:val="28"/>
          <w:rPrChange w:id="15788" w:author="user pc" w:date="2022-03-15T10:14:00Z">
            <w:rPr/>
          </w:rPrChange>
        </w:rPr>
        <w:t>CO</w:t>
      </w:r>
      <w:r w:rsidRPr="2AAAE070">
        <w:rPr>
          <w:rFonts w:ascii="Times New Roman" w:cs="Times New Roman"/>
          <w:sz w:val="28"/>
          <w:szCs w:val="28"/>
          <w:vertAlign w:val="subscript"/>
          <w:rPrChange w:id="15789" w:author="user pc" w:date="2022-03-15T10:14:00Z">
            <w:rPr>
              <w:vertAlign w:val="subscript"/>
            </w:rPr>
          </w:rPrChange>
        </w:rPr>
        <w:t xml:space="preserve">3 </w:t>
      </w:r>
      <w:r w:rsidRPr="32D76F4E">
        <w:rPr>
          <w:rFonts w:ascii="Times New Roman" w:cs="Times New Roman"/>
          <w:sz w:val="28"/>
          <w:szCs w:val="28"/>
          <w:rPrChange w:id="15790" w:author="user pc" w:date="2022-03-15T10:14:00Z">
            <w:rPr/>
          </w:rPrChange>
        </w:rPr>
        <w:t>needed to prepare 1dm</w:t>
      </w:r>
      <w:r w:rsidRPr="3AB0192A">
        <w:rPr>
          <w:rFonts w:ascii="Times New Roman" w:cs="Times New Roman"/>
          <w:sz w:val="28"/>
          <w:szCs w:val="28"/>
          <w:vertAlign w:val="superscript"/>
          <w:rPrChange w:id="15791" w:author="user pc" w:date="2022-03-15T10:14:00Z">
            <w:rPr>
              <w:vertAlign w:val="superscript"/>
            </w:rPr>
          </w:rPrChange>
        </w:rPr>
        <w:t xml:space="preserve">3 </w:t>
      </w:r>
      <w:r w:rsidRPr="D37F7F24">
        <w:rPr>
          <w:rFonts w:ascii="Times New Roman" w:cs="Times New Roman"/>
          <w:sz w:val="28"/>
          <w:szCs w:val="28"/>
          <w:rPrChange w:id="15792" w:author="user pc" w:date="2022-03-15T10:14:00Z">
            <w:rPr/>
          </w:rPrChange>
        </w:rPr>
        <w:t xml:space="preserve">of </w:t>
      </w:r>
    </w:p>
    <w:p>
      <w:pPr>
        <w:pStyle w:val="style0"/>
        <w:rPr>
          <w:rFonts w:ascii="Times New Roman" w:cs="Times New Roman"/>
          <w:sz w:val="28"/>
          <w:szCs w:val="28"/>
          <w:rPrChange w:id="15793" w:author="user pc" w:date="2022-03-15T10:14:00Z">
            <w:rPr/>
          </w:rPrChange>
        </w:rPr>
      </w:pPr>
    </w:p>
    <w:p>
      <w:pPr>
        <w:pStyle w:val="style0"/>
        <w:rPr>
          <w:rFonts w:ascii="Times New Roman" w:cs="Times New Roman"/>
          <w:b/>
          <w:bCs/>
          <w:sz w:val="28"/>
          <w:szCs w:val="28"/>
          <w:rPrChange w:id="15794" w:author="user pc" w:date="2022-03-15T10:14:00Z">
            <w:rPr>
              <w:b/>
              <w:bCs/>
            </w:rPr>
          </w:rPrChange>
        </w:rPr>
      </w:pPr>
      <w:r w:rsidRPr="FEE28667">
        <w:rPr>
          <w:rFonts w:ascii="Times New Roman" w:cs="Times New Roman"/>
          <w:b/>
          <w:bCs/>
          <w:sz w:val="28"/>
          <w:szCs w:val="28"/>
          <w:rPrChange w:id="15795" w:author="user pc" w:date="2022-03-15T10:14:00Z">
            <w:rPr>
              <w:b/>
              <w:bCs/>
            </w:rPr>
          </w:rPrChange>
        </w:rPr>
        <w:t>Solution</w:t>
      </w:r>
    </w:p>
    <w:p>
      <w:pPr>
        <w:pStyle w:val="style0"/>
        <w:rPr>
          <w:rFonts w:ascii="Times New Roman" w:cs="Times New Roman"/>
          <w:sz w:val="28"/>
          <w:szCs w:val="28"/>
          <w:rPrChange w:id="15796" w:author="user pc" w:date="2022-03-15T10:14:00Z">
            <w:rPr/>
          </w:rPrChange>
        </w:rPr>
      </w:pPr>
      <w:r w:rsidRPr="DF5D6507">
        <w:rPr>
          <w:rFonts w:ascii="Times New Roman" w:cs="Times New Roman"/>
          <w:sz w:val="28"/>
          <w:szCs w:val="28"/>
          <w:rPrChange w:id="15797" w:author="user pc" w:date="2022-03-15T10:14:00Z">
            <w:rPr/>
          </w:rPrChange>
        </w:rPr>
        <w:t>a) Find the Concentration of F in moldm</w:t>
      </w:r>
      <w:r w:rsidRPr="DE09D94B">
        <w:rPr>
          <w:rFonts w:ascii="Times New Roman" w:cs="Times New Roman"/>
          <w:sz w:val="28"/>
          <w:szCs w:val="28"/>
          <w:vertAlign w:val="superscript"/>
          <w:rPrChange w:id="15798" w:author="user pc" w:date="2022-03-15T10:14:00Z">
            <w:rPr>
              <w:vertAlign w:val="superscript"/>
            </w:rPr>
          </w:rPrChange>
        </w:rPr>
        <w:t>-3</w:t>
      </w:r>
      <w:r w:rsidRPr="2E949A2B">
        <w:rPr>
          <w:rFonts w:ascii="Times New Roman" w:cs="Times New Roman"/>
          <w:sz w:val="28"/>
          <w:szCs w:val="28"/>
          <w:rPrChange w:id="15799" w:author="user pc" w:date="2022-03-15T10:14:00Z">
            <w:rPr/>
          </w:rPrChange>
        </w:rPr>
        <w:t>:</w:t>
      </w:r>
    </w:p>
    <w:p>
      <w:pPr>
        <w:pStyle w:val="style0"/>
        <w:rPr>
          <w:rFonts w:ascii="Times New Roman" w:cs="Times New Roman" w:eastAsia="Calibri" w:hAnsi="Times New Roman"/>
          <w:sz w:val="28"/>
          <w:szCs w:val="28"/>
        </w:rPr>
      </w:pPr>
      <m:oMathPara>
        <m:oMathParaPr>
          <m:jc m:val="left"/>
        </m:oMathParaPr>
        <m:oMath>
          <m:r>
            <w:rPr>
              <w:rFonts w:ascii="Cambria Math" w:cs="Times New Roman" w:hAnsi="Cambria Math"/>
              <w:sz w:val="28"/>
              <w:szCs w:val="28"/>
            </w:rPr>
            <m:t>Concentration of F 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Mass Conc.(gd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num>
            <m:den>
              <m:r>
                <w:rPr>
                  <w:rFonts w:ascii="Cambria Math" w:cs="Times New Roman" w:hAnsi="Cambria Math"/>
                  <w:sz w:val="28"/>
                  <w:szCs w:val="28"/>
                </w:rPr>
                <m:t>Molar mass(gmo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t>
              </m:r>
            </m:den>
          </m:f>
        </m:oMath>
      </m:oMathPara>
    </w:p>
    <w:p>
      <w:pPr>
        <w:pStyle w:val="style0"/>
        <w:rPr>
          <w:rFonts w:ascii="Times New Roman" w:cs="Times New Roman" w:eastAsia="Calibri" w:hAnsi="Times New Roman"/>
          <w:sz w:val="28"/>
          <w:szCs w:val="28"/>
        </w:rPr>
      </w:pPr>
      <m:oMathPara>
        <m:oMathParaPr>
          <m:jc m:val="left"/>
        </m:oMathParaPr>
        <m:oMath>
          <m:r>
            <w:rPr>
              <w:rFonts w:ascii="Cambria Math" w:cs="Times New Roman" w:hAnsi="Cambria Math"/>
              <w:sz w:val="28"/>
              <w:szCs w:val="28"/>
            </w:rPr>
            <m:t>Concentration of B 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7.30</m:t>
              </m:r>
            </m:num>
            <m:den>
              <m:r>
                <w:rPr>
                  <w:rFonts w:ascii="Cambria Math" w:cs="Times New Roman" w:hAnsi="Cambria Math"/>
                  <w:sz w:val="28"/>
                  <w:szCs w:val="28"/>
                </w:rPr>
                <m:t>36.5</m:t>
              </m:r>
            </m:den>
          </m:f>
          <m:r>
            <w:rPr>
              <w:rFonts w:ascii="Cambria Math" w:cs="Times New Roman" w:hAnsi="Cambria Math"/>
              <w:sz w:val="28"/>
              <w:szCs w:val="28"/>
            </w:rPr>
            <m:t>=0.200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hAnsi="Times New Roman"/>
          <w:b/>
          <w:color w:val="0033cc"/>
          <w:sz w:val="28"/>
          <w:szCs w:val="28"/>
        </w:rPr>
      </w:pPr>
      <m:oMathPara>
        <m:oMathParaPr>
          <m:jc m:val="left"/>
        </m:oMathParaPr>
        <m:oMath>
          <m:r>
            <m:rPr>
              <m:sty m:val="bi"/>
            </m:rPr>
            <w:rPr>
              <w:rFonts w:ascii="Cambria Math" w:cs="Times New Roman" w:hAnsi="Cambria Math"/>
              <w:color w:val="0033cc"/>
              <w:sz w:val="28"/>
              <w:szCs w:val="28"/>
            </w:rPr>
            <m:t>Note:Molar concentration=Concentration in mold</m:t>
          </m:r>
          <m:sSup>
            <m:sSupPr>
              <m:ctrlPr>
                <w:rPr>
                  <w:rFonts w:ascii="Cambria Math" w:cs="Times New Roman" w:hAnsi="Cambria Math"/>
                  <w:b/>
                  <w:i/>
                  <w:color w:val="0033cc"/>
                  <w:sz w:val="28"/>
                  <w:szCs w:val="28"/>
                </w:rPr>
              </m:ctrlPr>
            </m:sSupPr>
            <m:e>
              <m:r>
                <m:rPr>
                  <m:sty m:val="bi"/>
                </m:rPr>
                <w:rPr>
                  <w:rFonts w:ascii="Cambria Math" w:cs="Times New Roman" w:hAnsi="Cambria Math"/>
                  <w:color w:val="0033cc"/>
                  <w:sz w:val="28"/>
                  <w:szCs w:val="28"/>
                </w:rPr>
                <m:t>m</m:t>
              </m:r>
            </m:e>
            <m:sup>
              <m:r>
                <m:rPr>
                  <m:sty m:val="bi"/>
                </m:rPr>
                <w:rPr>
                  <w:rFonts w:ascii="Cambria Math" w:cs="Times New Roman" w:hAnsi="Cambria Math"/>
                  <w:color w:val="0033cc"/>
                  <w:sz w:val="28"/>
                  <w:szCs w:val="28"/>
                </w:rPr>
                <m:t>-3</m:t>
              </m:r>
            </m:sup>
          </m:sSup>
          <m:r>
            <m:rPr>
              <m:sty m:val="bi"/>
            </m:rPr>
            <w:rPr>
              <w:rFonts w:ascii="Cambria Math" w:cs="Times New Roman" w:hAnsi="Cambria Math"/>
              <w:color w:val="0033cc"/>
              <w:sz w:val="28"/>
              <w:szCs w:val="28"/>
            </w:rPr>
            <m:t>.</m:t>
          </m:r>
        </m:oMath>
      </m:oMathPara>
    </w:p>
    <w:p>
      <w:pPr>
        <w:pStyle w:val="style0"/>
        <w:rPr>
          <w:rFonts w:ascii="Times New Roman" w:cs="Times New Roman"/>
          <w:sz w:val="28"/>
          <w:szCs w:val="28"/>
          <w:rPrChange w:id="15800" w:author="user pc" w:date="2022-03-15T10:14:00Z">
            <w:rPr/>
          </w:rPrChange>
        </w:rPr>
      </w:pPr>
    </w:p>
    <w:p>
      <w:pPr>
        <w:pStyle w:val="style0"/>
        <w:ind w:left="360"/>
        <w:rPr>
          <w:rFonts w:ascii="Times New Roman" w:cs="Times New Roman"/>
          <w:sz w:val="28"/>
          <w:szCs w:val="28"/>
          <w:rPrChange w:id="15801" w:author="user pc" w:date="2022-03-15T10:14:00Z">
            <w:rPr/>
          </w:rPrChange>
        </w:rPr>
      </w:pPr>
      <w:r w:rsidRPr="587BD39C">
        <w:rPr>
          <w:rFonts w:ascii="Times New Roman" w:cs="Times New Roman"/>
          <w:sz w:val="28"/>
          <w:szCs w:val="28"/>
          <w:rPrChange w:id="15802" w:author="user pc" w:date="2022-03-15T10:14:00Z">
            <w:rPr/>
          </w:rPrChange>
        </w:rPr>
        <w:t>b)</w:t>
      </w:r>
      <w:r>
        <w:rPr>
          <w:rFonts w:ascii="Times New Roman" w:cs="Times New Roman" w:hAnsi="Times New Roman"/>
          <w:sz w:val="28"/>
          <w:szCs w:val="28"/>
        </w:rPr>
        <w:t xml:space="preserve"> </w:t>
      </w:r>
      <w:r w:rsidRPr="C8E97BD5">
        <w:rPr>
          <w:rFonts w:ascii="Times New Roman" w:cs="Times New Roman"/>
          <w:sz w:val="28"/>
          <w:szCs w:val="28"/>
          <w:rPrChange w:id="15803" w:author="user pc" w:date="2022-03-15T10:14:00Z">
            <w:rPr/>
          </w:rPrChange>
        </w:rPr>
        <w:t>Find the concentration of G in moldm</w:t>
      </w:r>
      <w:r w:rsidRPr="70D1F4EB">
        <w:rPr>
          <w:rFonts w:ascii="Times New Roman" w:cs="Times New Roman"/>
          <w:sz w:val="28"/>
          <w:szCs w:val="28"/>
          <w:vertAlign w:val="superscript"/>
          <w:rPrChange w:id="15804" w:author="user pc" w:date="2022-03-15T10:14:00Z">
            <w:rPr>
              <w:vertAlign w:val="superscript"/>
            </w:rPr>
          </w:rPrChange>
        </w:rPr>
        <w:t xml:space="preserve">-3 </w:t>
      </w:r>
      <w:r w:rsidRPr="7672D8AB">
        <w:rPr>
          <w:rFonts w:ascii="Times New Roman" w:cs="Times New Roman"/>
          <w:sz w:val="28"/>
          <w:szCs w:val="28"/>
          <w:rPrChange w:id="15805" w:author="user pc" w:date="2022-03-15T10:14:00Z">
            <w:rPr/>
          </w:rPrChange>
        </w:rPr>
        <w:t>using</w:t>
      </w:r>
      <w:r>
        <w:rPr>
          <w:rFonts w:ascii="Times New Roman" w:cs="Times New Roman" w:hAnsi="Times New Roman"/>
          <w:sz w:val="28"/>
          <w:szCs w:val="28"/>
        </w:rPr>
        <w:t>;</w:t>
      </w:r>
      <w:r w:rsidRPr="461318B4">
        <w:rPr>
          <w:rFonts w:ascii="Times New Roman" w:cs="Times New Roman"/>
          <w:sz w:val="28"/>
          <w:szCs w:val="28"/>
          <w:rPrChange w:id="15806" w:author="user pc" w:date="2022-03-15T10:14:00Z">
            <w:rPr/>
          </w:rPrChange>
        </w:rPr>
        <w:t xml:space="preserve"> </w:t>
      </w:r>
      <w:r>
        <w:rPr>
          <w:rFonts w:ascii="Times New Roman" w:cs="Times New Roman" w:hAnsi="Times New Roman"/>
          <w:sz w:val="28"/>
          <w:szCs w:val="28"/>
        </w:rPr>
        <w:br/>
      </w: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F</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F</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G</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G</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F</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G</m:t>
                  </m:r>
                </m:sub>
              </m:sSub>
            </m:den>
          </m:f>
        </m:oMath>
      </m:oMathPara>
    </w:p>
    <w:p>
      <w:pPr>
        <w:pStyle w:val="style0"/>
        <w:rPr>
          <w:rFonts w:ascii="Times New Roman" w:cs="Times New Roman"/>
          <w:sz w:val="28"/>
          <w:szCs w:val="28"/>
          <w:rPrChange w:id="15807" w:author="user pc" w:date="2022-03-15T10:14:00Z">
            <w:rPr/>
          </w:rPrChange>
        </w:rPr>
      </w:pPr>
      <w:r w:rsidRPr="D3472C68">
        <w:rPr>
          <w:rFonts w:ascii="Times New Roman" w:cs="Times New Roman"/>
          <w:sz w:val="28"/>
          <w:szCs w:val="28"/>
          <w:rPrChange w:id="15808" w:author="user pc" w:date="2022-03-15T10:14:00Z">
            <w:rPr/>
          </w:rPrChange>
        </w:rPr>
        <w:t>C</w:t>
      </w:r>
      <w:r w:rsidRPr="791E24AB">
        <w:rPr>
          <w:rFonts w:ascii="Times New Roman" w:cs="Times New Roman"/>
          <w:sz w:val="28"/>
          <w:szCs w:val="28"/>
          <w:vertAlign w:val="subscript"/>
          <w:rPrChange w:id="15809" w:author="user pc" w:date="2022-03-15T10:14:00Z">
            <w:rPr>
              <w:vertAlign w:val="subscript"/>
            </w:rPr>
          </w:rPrChange>
        </w:rPr>
        <w:t xml:space="preserve">F </w:t>
      </w:r>
      <w:r w:rsidRPr="B2C9D031">
        <w:rPr>
          <w:rFonts w:ascii="Times New Roman" w:cs="Times New Roman"/>
          <w:sz w:val="28"/>
          <w:szCs w:val="28"/>
          <w:rPrChange w:id="15810" w:author="user pc" w:date="2022-03-15T10:14:00Z">
            <w:rPr/>
          </w:rPrChange>
        </w:rPr>
        <w:t>= 0.200</w:t>
      </w:r>
      <w:r>
        <w:rPr>
          <w:rFonts w:ascii="Times New Roman" w:cs="Times New Roman" w:hAnsi="Times New Roman"/>
          <w:sz w:val="28"/>
          <w:szCs w:val="28"/>
        </w:rPr>
        <w:t xml:space="preserve"> </w:t>
      </w:r>
      <w:r w:rsidRPr="69CC71B4">
        <w:rPr>
          <w:rFonts w:ascii="Times New Roman" w:cs="Times New Roman"/>
          <w:sz w:val="28"/>
          <w:szCs w:val="28"/>
          <w:rPrChange w:id="15811" w:author="user pc" w:date="2022-03-15T10:14:00Z">
            <w:rPr/>
          </w:rPrChange>
        </w:rPr>
        <w:t>moldm</w:t>
      </w:r>
      <w:r w:rsidRPr="E527DB1F">
        <w:rPr>
          <w:rFonts w:ascii="Times New Roman" w:cs="Times New Roman"/>
          <w:sz w:val="28"/>
          <w:szCs w:val="28"/>
          <w:vertAlign w:val="superscript"/>
          <w:rPrChange w:id="15812" w:author="user pc" w:date="2022-03-15T10:14:00Z">
            <w:rPr>
              <w:vertAlign w:val="superscript"/>
            </w:rPr>
          </w:rPrChange>
        </w:rPr>
        <w:t>-3</w:t>
      </w:r>
      <w:r w:rsidRPr="E039C295">
        <w:rPr>
          <w:rFonts w:ascii="Times New Roman" w:cs="Times New Roman"/>
          <w:sz w:val="28"/>
          <w:szCs w:val="28"/>
          <w:rPrChange w:id="15813" w:author="user pc" w:date="2022-03-15T10:14:00Z">
            <w:rPr/>
          </w:rPrChange>
        </w:rPr>
        <w:t>, V</w:t>
      </w:r>
      <w:r>
        <w:rPr>
          <w:rFonts w:ascii="Times New Roman" w:cs="Times New Roman" w:hAnsi="Times New Roman"/>
          <w:sz w:val="28"/>
          <w:szCs w:val="28"/>
          <w:vertAlign w:val="subscript"/>
        </w:rPr>
        <w:t>F</w:t>
      </w:r>
      <w:r w:rsidRPr="0BC006D2">
        <w:rPr>
          <w:rFonts w:ascii="Times New Roman" w:cs="Times New Roman"/>
          <w:sz w:val="28"/>
          <w:szCs w:val="28"/>
          <w:rPrChange w:id="15814" w:author="user pc" w:date="2022-03-15T10:14:00Z">
            <w:rPr/>
          </w:rPrChange>
        </w:rPr>
        <w:t xml:space="preserve"> = 26.2cm</w:t>
      </w:r>
      <w:r w:rsidRPr="2E868D19">
        <w:rPr>
          <w:rFonts w:ascii="Times New Roman" w:cs="Times New Roman"/>
          <w:sz w:val="28"/>
          <w:szCs w:val="28"/>
          <w:vertAlign w:val="superscript"/>
          <w:rPrChange w:id="15815" w:author="user pc" w:date="2022-03-15T10:14:00Z">
            <w:rPr>
              <w:vertAlign w:val="superscript"/>
            </w:rPr>
          </w:rPrChange>
        </w:rPr>
        <w:t>3</w:t>
      </w:r>
      <w:r w:rsidRPr="E55A2C5C">
        <w:rPr>
          <w:rFonts w:ascii="Times New Roman" w:cs="Times New Roman"/>
          <w:sz w:val="28"/>
          <w:szCs w:val="28"/>
          <w:rPrChange w:id="15816" w:author="user pc" w:date="2022-03-15T10:14:00Z">
            <w:rPr/>
          </w:rPrChange>
        </w:rPr>
        <w:t>, n</w:t>
      </w:r>
      <w:r>
        <w:rPr>
          <w:rFonts w:ascii="Times New Roman" w:cs="Times New Roman" w:hAnsi="Times New Roman"/>
          <w:sz w:val="28"/>
          <w:szCs w:val="28"/>
          <w:vertAlign w:val="subscript"/>
        </w:rPr>
        <w:t>F</w:t>
      </w:r>
      <w:r w:rsidRPr="E415BA2B">
        <w:rPr>
          <w:rFonts w:ascii="Times New Roman" w:cs="Times New Roman"/>
          <w:sz w:val="28"/>
          <w:szCs w:val="28"/>
          <w:rPrChange w:id="15817" w:author="user pc" w:date="2022-03-15T10:14:00Z">
            <w:rPr/>
          </w:rPrChange>
        </w:rPr>
        <w:t xml:space="preserve"> = 2moles, n</w:t>
      </w:r>
      <w:r>
        <w:rPr>
          <w:rFonts w:ascii="Times New Roman" w:cs="Times New Roman" w:hAnsi="Times New Roman"/>
          <w:sz w:val="28"/>
          <w:szCs w:val="28"/>
          <w:vertAlign w:val="subscript"/>
        </w:rPr>
        <w:t>G</w:t>
      </w:r>
      <w:r w:rsidRPr="60EBF839">
        <w:rPr>
          <w:rFonts w:ascii="Times New Roman" w:cs="Times New Roman"/>
          <w:sz w:val="28"/>
          <w:szCs w:val="28"/>
          <w:rPrChange w:id="15818" w:author="user pc" w:date="2022-03-15T10:14:00Z">
            <w:rPr/>
          </w:rPrChange>
        </w:rPr>
        <w:t xml:space="preserve"> = 1 mole, V</w:t>
      </w:r>
      <w:r>
        <w:rPr>
          <w:rFonts w:ascii="Times New Roman" w:cs="Times New Roman" w:hAnsi="Times New Roman"/>
          <w:sz w:val="28"/>
          <w:szCs w:val="28"/>
          <w:vertAlign w:val="subscript"/>
        </w:rPr>
        <w:t>G</w:t>
      </w:r>
      <w:r w:rsidRPr="28F22670">
        <w:rPr>
          <w:rFonts w:ascii="Times New Roman" w:cs="Times New Roman"/>
          <w:sz w:val="28"/>
          <w:szCs w:val="28"/>
          <w:rPrChange w:id="15819" w:author="user pc" w:date="2022-03-15T10:14:00Z">
            <w:rPr/>
          </w:rPrChange>
        </w:rPr>
        <w:t xml:space="preserve"> = 25.0cm</w:t>
      </w:r>
      <w:r w:rsidRPr="4D0A7189">
        <w:rPr>
          <w:rFonts w:ascii="Times New Roman" w:cs="Times New Roman"/>
          <w:sz w:val="28"/>
          <w:szCs w:val="28"/>
          <w:vertAlign w:val="superscript"/>
          <w:rPrChange w:id="15820" w:author="user pc" w:date="2022-03-15T10:14:00Z">
            <w:rPr>
              <w:vertAlign w:val="superscript"/>
            </w:rPr>
          </w:rPrChange>
        </w:rPr>
        <w:t>3</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0.200 ×26.20</m:t>
              </m:r>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G</m:t>
                  </m:r>
                </m:sub>
              </m:sSub>
              <m:r>
                <w:rPr>
                  <w:rFonts w:ascii="Cambria Math" w:cs="Times New Roman" w:hAnsi="Cambria Math"/>
                  <w:sz w:val="28"/>
                  <w:szCs w:val="28"/>
                </w:rPr>
                <m:t xml:space="preserve"> ×25</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m:t>
              </m:r>
            </m:num>
            <m:den>
              <m:r>
                <w:rPr>
                  <w:rFonts w:ascii="Cambria Math" w:cs="Times New Roman" w:hAnsi="Cambria Math"/>
                  <w:sz w:val="28"/>
                  <w:szCs w:val="28"/>
                </w:rPr>
                <m:t>1</m:t>
              </m:r>
            </m:den>
          </m:f>
        </m:oMath>
      </m:oMathPara>
    </w:p>
    <w:p>
      <w:pPr>
        <w:pStyle w:val="style0"/>
        <w:rPr>
          <w:rFonts w:ascii="Times New Roman" w:cs="Times New Roman"/>
          <w:sz w:val="28"/>
          <w:szCs w:val="28"/>
          <w:rPrChange w:id="15821" w:author="user pc" w:date="2022-03-15T10:14:00Z">
            <w:rPr/>
          </w:rPrChange>
        </w:rPr>
      </w:pPr>
      <w:r w:rsidRPr="F6DEB0F2">
        <w:rPr>
          <w:rFonts w:ascii="Times New Roman" w:cs="Times New Roman"/>
          <w:sz w:val="28"/>
          <w:szCs w:val="28"/>
          <w:rPrChange w:id="15822" w:author="user pc" w:date="2022-03-15T10:14:00Z">
            <w:rPr/>
          </w:rPrChange>
        </w:rPr>
        <w:t>0.200 × 26.20 × 1 = C</w:t>
      </w:r>
      <w:r>
        <w:rPr>
          <w:rFonts w:ascii="Times New Roman" w:cs="Times New Roman" w:hAnsi="Times New Roman"/>
          <w:sz w:val="28"/>
          <w:szCs w:val="28"/>
          <w:vertAlign w:val="subscript"/>
        </w:rPr>
        <w:t>G</w:t>
      </w:r>
      <w:r w:rsidRPr="0DB62A80">
        <w:rPr>
          <w:rFonts w:ascii="Times New Roman" w:cs="Times New Roman"/>
          <w:sz w:val="28"/>
          <w:szCs w:val="28"/>
          <w:rPrChange w:id="15823" w:author="user pc" w:date="2022-03-15T10:14:00Z">
            <w:rPr/>
          </w:rPrChange>
        </w:rPr>
        <w:t xml:space="preserve"> × 25 × 2</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G</m:t>
              </m:r>
            </m:sub>
          </m:sSub>
          <m:r>
            <w:rPr>
              <w:rFonts w:ascii="Cambria Math" w:cs="Times New Roman" w:hAnsi="Cambria Math"/>
              <w:sz w:val="28"/>
              <w:szCs w:val="28"/>
            </w:rPr>
            <m:t>=</m:t>
          </m:r>
          <m:f>
            <m:fPr>
              <m:ctrlPr>
                <w:rPr>
                  <w:rFonts w:ascii="Cambria Math" w:cs="Times New Roman" w:hAnsi="Cambria Math"/>
                  <w:i/>
                  <w:sz w:val="28"/>
                  <w:szCs w:val="28"/>
                </w:rPr>
              </m:ctrlPr>
            </m:fPr>
            <m:num>
              <m:r>
                <w:rPr>
                  <w:rFonts w:ascii="Cambria Math" w:cs="Times New Roman" w:hAnsi="Cambria Math"/>
                  <w:sz w:val="28"/>
                  <w:szCs w:val="28"/>
                </w:rPr>
                <m:t>0.200 ×26.20</m:t>
              </m:r>
            </m:num>
            <m:den>
              <m:r>
                <w:rPr>
                  <w:rFonts w:ascii="Cambria Math" w:cs="Times New Roman" w:hAnsi="Cambria Math"/>
                  <w:sz w:val="28"/>
                  <w:szCs w:val="28"/>
                </w:rPr>
                <m:t>25 ×2</m:t>
              </m:r>
            </m:den>
          </m:f>
        </m:oMath>
      </m:oMathPara>
    </w:p>
    <w:p>
      <w:pPr>
        <w:pStyle w:val="style0"/>
        <w:rPr>
          <w:rFonts w:ascii="Times New Roman" w:cs="Times New Roman"/>
          <w:sz w:val="28"/>
          <w:szCs w:val="28"/>
          <w:rPrChange w:id="15824" w:author="user pc" w:date="2022-03-15T10:14:00Z">
            <w:rPr/>
          </w:rPrChange>
        </w:rPr>
      </w:pPr>
      <w:r w:rsidRPr="D30A7C24">
        <w:rPr>
          <w:rFonts w:ascii="Times New Roman" w:cs="Times New Roman"/>
          <w:sz w:val="28"/>
          <w:szCs w:val="28"/>
          <w:rPrChange w:id="15825" w:author="user pc" w:date="2022-03-15T10:14:00Z">
            <w:rPr/>
          </w:rPrChange>
        </w:rPr>
        <w:t>C</w:t>
      </w:r>
      <w:r w:rsidRPr="A1A24CB4">
        <w:rPr>
          <w:rFonts w:ascii="Times New Roman" w:cs="Times New Roman"/>
          <w:sz w:val="28"/>
          <w:szCs w:val="28"/>
          <w:vertAlign w:val="subscript"/>
          <w:rPrChange w:id="15826" w:author="user pc" w:date="2022-03-15T10:14:00Z">
            <w:rPr>
              <w:vertAlign w:val="subscript"/>
            </w:rPr>
          </w:rPrChange>
        </w:rPr>
        <w:t>G</w:t>
      </w:r>
      <w:r w:rsidRPr="07F1BD6A">
        <w:rPr>
          <w:rFonts w:ascii="Times New Roman" w:cs="Times New Roman"/>
          <w:sz w:val="28"/>
          <w:szCs w:val="28"/>
          <w:rPrChange w:id="15827" w:author="user pc" w:date="2022-03-15T10:14:00Z">
            <w:rPr/>
          </w:rPrChange>
        </w:rPr>
        <w:t xml:space="preserve"> = 0.105 moldm</w:t>
      </w:r>
      <w:r w:rsidRPr="A770180D">
        <w:rPr>
          <w:rFonts w:ascii="Times New Roman" w:cs="Times New Roman"/>
          <w:sz w:val="28"/>
          <w:szCs w:val="28"/>
          <w:vertAlign w:val="superscript"/>
          <w:rPrChange w:id="15828" w:author="user pc" w:date="2022-03-15T10:14:00Z">
            <w:rPr>
              <w:vertAlign w:val="superscript"/>
            </w:rPr>
          </w:rPrChange>
        </w:rPr>
        <w:t>-3</w:t>
      </w:r>
    </w:p>
    <w:p>
      <w:pPr>
        <w:pStyle w:val="style0"/>
        <w:rPr>
          <w:rFonts w:ascii="Times New Roman" w:cs="Times New Roman"/>
          <w:sz w:val="28"/>
          <w:szCs w:val="28"/>
          <w:rPrChange w:id="15829" w:author="user pc" w:date="2022-03-15T10:14:00Z">
            <w:rPr/>
          </w:rPrChange>
        </w:rPr>
      </w:pPr>
      <w:r w:rsidRPr="964754E5">
        <w:rPr>
          <w:rFonts w:ascii="Times New Roman" w:cs="Times New Roman"/>
          <w:sz w:val="28"/>
          <w:szCs w:val="28"/>
          <w:rPrChange w:id="15830" w:author="user pc" w:date="2022-03-15T10:14:00Z">
            <w:rPr/>
          </w:rPrChange>
        </w:rPr>
        <w:t>c) Find the molar mass of G:</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 concentration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 </m:t>
          </m:r>
          <m:f>
            <m:fPr>
              <m:ctrlPr>
                <w:rPr>
                  <w:rFonts w:ascii="Cambria Math" w:cs="Times New Roman" w:hAnsi="Cambria Math"/>
                  <w:i/>
                  <w:sz w:val="28"/>
                  <w:szCs w:val="28"/>
                </w:rPr>
              </m:ctrlPr>
            </m:fPr>
            <m:num>
              <m:r>
                <w:rPr>
                  <w:rFonts w:ascii="Cambria Math" w:cs="Times New Roman" w:hAnsi="Cambria Math"/>
                  <w:sz w:val="28"/>
                  <w:szCs w:val="28"/>
                </w:rPr>
                <m:t>Mass concentration (gd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num>
            <m:den>
              <m:r>
                <w:rPr>
                  <w:rFonts w:ascii="Cambria Math" w:cs="Times New Roman" w:hAnsi="Cambria Math"/>
                  <w:sz w:val="28"/>
                  <w:szCs w:val="28"/>
                </w:rPr>
                <m:t>Molar mass (gmo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m:t>
              </m:r>
            </m:den>
          </m:f>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mass= </m:t>
          </m:r>
          <m:f>
            <m:fPr>
              <m:ctrlPr>
                <w:rPr>
                  <w:rFonts w:ascii="Cambria Math" w:cs="Times New Roman" w:hAnsi="Cambria Math"/>
                  <w:i/>
                  <w:sz w:val="28"/>
                  <w:szCs w:val="28"/>
                </w:rPr>
              </m:ctrlPr>
            </m:fPr>
            <m:num>
              <m:r>
                <w:rPr>
                  <w:rFonts w:ascii="Cambria Math" w:cs="Times New Roman" w:hAnsi="Cambria Math"/>
                  <w:sz w:val="28"/>
                  <w:szCs w:val="28"/>
                </w:rPr>
                <m:t>Mass concentration(gd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num>
            <m:den>
              <m:r>
                <w:rPr>
                  <w:rFonts w:ascii="Cambria Math" w:cs="Times New Roman" w:hAnsi="Cambria Math"/>
                  <w:sz w:val="28"/>
                  <w:szCs w:val="28"/>
                </w:rPr>
                <m:t>Molar concentration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mass= </m:t>
          </m:r>
          <m:f>
            <m:fPr>
              <m:ctrlPr>
                <w:rPr>
                  <w:rFonts w:ascii="Cambria Math" w:cs="Times New Roman" w:hAnsi="Cambria Math"/>
                  <w:i/>
                  <w:sz w:val="28"/>
                  <w:szCs w:val="28"/>
                </w:rPr>
              </m:ctrlPr>
            </m:fPr>
            <m:num>
              <m:r>
                <w:rPr>
                  <w:rFonts w:ascii="Cambria Math" w:cs="Times New Roman" w:hAnsi="Cambria Math"/>
                  <w:sz w:val="28"/>
                  <w:szCs w:val="28"/>
                </w:rPr>
                <m:t xml:space="preserve">10.6 </m:t>
              </m:r>
            </m:num>
            <m:den>
              <m:r>
                <w:rPr>
                  <w:rFonts w:ascii="Cambria Math" w:cs="Times New Roman" w:hAnsi="Cambria Math"/>
                  <w:sz w:val="28"/>
                  <w:szCs w:val="28"/>
                </w:rPr>
                <m:t xml:space="preserve">0.105 </m:t>
              </m:r>
            </m:den>
          </m:f>
          <m:r>
            <w:rPr>
              <w:rFonts w:ascii="Cambria Math" w:cs="Times New Roman" w:hAnsi="Cambria Math"/>
              <w:sz w:val="28"/>
              <w:szCs w:val="28"/>
            </w:rPr>
            <m:t>=100.95</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 mass of G=101gmo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m:oMathPara>
    </w:p>
    <w:p>
      <w:pPr>
        <w:pStyle w:val="style0"/>
        <w:rPr>
          <w:rFonts w:ascii="Times New Roman" w:cs="Times New Roman"/>
          <w:sz w:val="28"/>
          <w:szCs w:val="28"/>
          <w:rPrChange w:id="15831" w:author="user pc" w:date="2022-03-15T10:14:00Z">
            <w:rPr/>
          </w:rPrChange>
        </w:rPr>
      </w:pPr>
      <w:r w:rsidRPr="F0B166D4">
        <w:rPr>
          <w:rFonts w:ascii="Times New Roman" w:cs="Times New Roman"/>
          <w:sz w:val="28"/>
          <w:szCs w:val="28"/>
          <w:rPrChange w:id="15832" w:author="user pc" w:date="2022-03-15T10:14:00Z">
            <w:rPr/>
          </w:rPrChange>
        </w:rPr>
        <w:t>d) Find the relative atomic mass of X in X</w:t>
      </w:r>
      <w:r w:rsidRPr="A2FF7BF4">
        <w:rPr>
          <w:rFonts w:ascii="Times New Roman" w:cs="Times New Roman"/>
          <w:sz w:val="28"/>
          <w:szCs w:val="28"/>
          <w:vertAlign w:val="subscript"/>
          <w:rPrChange w:id="15833" w:author="user pc" w:date="2022-03-15T10:14:00Z">
            <w:rPr>
              <w:vertAlign w:val="subscript"/>
            </w:rPr>
          </w:rPrChange>
        </w:rPr>
        <w:t>2</w:t>
      </w:r>
      <w:r w:rsidRPr="660B0363">
        <w:rPr>
          <w:rFonts w:ascii="Times New Roman" w:cs="Times New Roman"/>
          <w:sz w:val="28"/>
          <w:szCs w:val="28"/>
          <w:rPrChange w:id="15834" w:author="user pc" w:date="2022-03-15T10:14:00Z">
            <w:rPr/>
          </w:rPrChange>
        </w:rPr>
        <w:t>CO</w:t>
      </w:r>
      <w:r w:rsidRPr="3A96E977">
        <w:rPr>
          <w:rFonts w:ascii="Times New Roman" w:cs="Times New Roman"/>
          <w:sz w:val="28"/>
          <w:szCs w:val="28"/>
          <w:vertAlign w:val="subscript"/>
          <w:rPrChange w:id="15835" w:author="user pc" w:date="2022-03-15T10:14:00Z">
            <w:rPr>
              <w:vertAlign w:val="subscript"/>
            </w:rPr>
          </w:rPrChange>
        </w:rPr>
        <w:t>3</w:t>
      </w:r>
      <w:r w:rsidRPr="63827AF2">
        <w:rPr>
          <w:rFonts w:ascii="Times New Roman" w:cs="Times New Roman"/>
          <w:sz w:val="28"/>
          <w:szCs w:val="28"/>
          <w:rPrChange w:id="15836" w:author="user pc" w:date="2022-03-15T10:14:00Z">
            <w:rPr/>
          </w:rPrChange>
        </w:rPr>
        <w:t>:</w:t>
      </w:r>
    </w:p>
    <w:p>
      <w:pPr>
        <w:pStyle w:val="style0"/>
        <w:rPr>
          <w:rFonts w:ascii="Times New Roman" w:cs="Times New Roman"/>
          <w:sz w:val="28"/>
          <w:szCs w:val="28"/>
          <w:rPrChange w:id="15837" w:author="user pc" w:date="2022-03-15T10:14:00Z">
            <w:rPr/>
          </w:rPrChange>
        </w:rPr>
      </w:pPr>
      <w:r w:rsidRPr="74586D81">
        <w:rPr>
          <w:rFonts w:ascii="Times New Roman" w:cs="Times New Roman"/>
          <w:sz w:val="28"/>
          <w:szCs w:val="28"/>
          <w:rPrChange w:id="15838" w:author="user pc" w:date="2022-03-15T10:14:00Z">
            <w:rPr/>
          </w:rPrChange>
        </w:rPr>
        <w:t>Molar mass of X</w:t>
      </w:r>
      <w:r w:rsidRPr="2D4B87A2">
        <w:rPr>
          <w:rFonts w:ascii="Times New Roman" w:cs="Times New Roman"/>
          <w:sz w:val="28"/>
          <w:szCs w:val="28"/>
          <w:vertAlign w:val="subscript"/>
          <w:rPrChange w:id="15839" w:author="user pc" w:date="2022-03-15T10:14:00Z">
            <w:rPr>
              <w:vertAlign w:val="subscript"/>
            </w:rPr>
          </w:rPrChange>
        </w:rPr>
        <w:t>2</w:t>
      </w:r>
      <w:r w:rsidRPr="87F5DC07">
        <w:rPr>
          <w:rFonts w:ascii="Times New Roman" w:cs="Times New Roman"/>
          <w:sz w:val="28"/>
          <w:szCs w:val="28"/>
          <w:rPrChange w:id="15840" w:author="user pc" w:date="2022-03-15T10:14:00Z">
            <w:rPr/>
          </w:rPrChange>
        </w:rPr>
        <w:t>CO</w:t>
      </w:r>
      <w:r w:rsidRPr="A3BFFEC8">
        <w:rPr>
          <w:rFonts w:ascii="Times New Roman" w:cs="Times New Roman"/>
          <w:sz w:val="28"/>
          <w:szCs w:val="28"/>
          <w:vertAlign w:val="subscript"/>
          <w:rPrChange w:id="15841" w:author="user pc" w:date="2022-03-15T10:14:00Z">
            <w:rPr>
              <w:vertAlign w:val="subscript"/>
            </w:rPr>
          </w:rPrChange>
        </w:rPr>
        <w:t xml:space="preserve">3 </w:t>
      </w:r>
      <w:r w:rsidRPr="7C82DB4F">
        <w:rPr>
          <w:rFonts w:ascii="Times New Roman" w:cs="Times New Roman"/>
          <w:sz w:val="28"/>
          <w:szCs w:val="28"/>
          <w:rPrChange w:id="15842" w:author="user pc" w:date="2022-03-15T10:14:00Z">
            <w:rPr/>
          </w:rPrChange>
        </w:rPr>
        <w:t>= 101</w:t>
      </w:r>
    </w:p>
    <w:p>
      <w:pPr>
        <w:pStyle w:val="style0"/>
        <w:rPr>
          <w:rFonts w:ascii="Times New Roman" w:cs="Times New Roman"/>
          <w:sz w:val="28"/>
          <w:szCs w:val="28"/>
          <w:rPrChange w:id="15843" w:author="user pc" w:date="2022-03-15T10:14:00Z">
            <w:rPr/>
          </w:rPrChange>
        </w:rPr>
      </w:pPr>
      <w:r w:rsidRPr="69EE3B66">
        <w:rPr>
          <w:rFonts w:ascii="Times New Roman" w:cs="Times New Roman"/>
          <w:sz w:val="28"/>
          <w:szCs w:val="28"/>
          <w:rPrChange w:id="15844" w:author="user pc" w:date="2022-03-15T10:14:00Z">
            <w:rPr/>
          </w:rPrChange>
        </w:rPr>
        <w:t>2x + 12 + 16 × 3 = 101</w:t>
      </w:r>
    </w:p>
    <w:p>
      <w:pPr>
        <w:pStyle w:val="style0"/>
        <w:rPr>
          <w:rFonts w:ascii="Times New Roman" w:cs="Times New Roman"/>
          <w:sz w:val="28"/>
          <w:szCs w:val="28"/>
          <w:rPrChange w:id="15845" w:author="user pc" w:date="2022-03-15T10:14:00Z">
            <w:rPr/>
          </w:rPrChange>
        </w:rPr>
      </w:pPr>
      <w:r w:rsidRPr="3537CF1E">
        <w:rPr>
          <w:rFonts w:ascii="Times New Roman" w:cs="Times New Roman"/>
          <w:sz w:val="28"/>
          <w:szCs w:val="28"/>
          <w:rPrChange w:id="15846" w:author="user pc" w:date="2022-03-15T10:14:00Z">
            <w:rPr/>
          </w:rPrChange>
        </w:rPr>
        <w:t>2x + 60 = 101</w:t>
      </w:r>
    </w:p>
    <w:p>
      <w:pPr>
        <w:pStyle w:val="style0"/>
        <w:rPr>
          <w:rFonts w:ascii="Times New Roman" w:cs="Times New Roman"/>
          <w:sz w:val="28"/>
          <w:szCs w:val="28"/>
          <w:rPrChange w:id="15847" w:author="user pc" w:date="2022-03-15T10:14:00Z">
            <w:rPr/>
          </w:rPrChange>
        </w:rPr>
      </w:pPr>
      <w:r w:rsidRPr="B8AEB13C">
        <w:rPr>
          <w:rFonts w:ascii="Times New Roman" w:cs="Times New Roman"/>
          <w:sz w:val="28"/>
          <w:szCs w:val="28"/>
          <w:rPrChange w:id="15848" w:author="user pc" w:date="2022-03-15T10:14:00Z">
            <w:rPr/>
          </w:rPrChange>
        </w:rPr>
        <w:t>2x = 101 - 60</w:t>
      </w:r>
    </w:p>
    <w:p>
      <w:pPr>
        <w:pStyle w:val="style0"/>
        <w:rPr>
          <w:rFonts w:ascii="Times New Roman" w:cs="Times New Roman"/>
          <w:sz w:val="28"/>
          <w:szCs w:val="28"/>
          <w:rPrChange w:id="15849" w:author="user pc" w:date="2022-03-15T10:14:00Z">
            <w:rPr/>
          </w:rPrChange>
        </w:rPr>
      </w:pPr>
      <w:r w:rsidRPr="228B8142">
        <w:rPr>
          <w:rFonts w:ascii="Times New Roman" w:cs="Times New Roman"/>
          <w:sz w:val="28"/>
          <w:szCs w:val="28"/>
          <w:rPrChange w:id="15850" w:author="user pc" w:date="2022-03-15T10:14:00Z">
            <w:rPr/>
          </w:rPrChange>
        </w:rPr>
        <w:t>2x = 41</w:t>
      </w:r>
    </w:p>
    <w:p>
      <w:pPr>
        <w:pStyle w:val="style0"/>
        <w:rPr>
          <w:rFonts w:ascii="Times New Roman" w:cs="Times New Roman"/>
          <w:sz w:val="28"/>
          <w:szCs w:val="28"/>
          <w:rPrChange w:id="15851" w:author="user pc" w:date="2022-03-15T10:14:00Z">
            <w:rPr/>
          </w:rPrChange>
        </w:rPr>
      </w:pPr>
      <w:r w:rsidRPr="A44F27F7">
        <w:rPr>
          <w:rFonts w:ascii="Times New Roman" w:cs="Times New Roman"/>
          <w:sz w:val="28"/>
          <w:szCs w:val="28"/>
          <w:rPrChange w:id="15852" w:author="user pc" w:date="2022-03-15T10:14:00Z">
            <w:rPr/>
          </w:rPrChange>
        </w:rPr>
        <w:t>X = 41/2</w:t>
      </w:r>
    </w:p>
    <w:p>
      <w:pPr>
        <w:pStyle w:val="style0"/>
        <w:rPr>
          <w:rFonts w:ascii="Times New Roman" w:cs="Times New Roman"/>
          <w:sz w:val="28"/>
          <w:szCs w:val="28"/>
          <w:rPrChange w:id="15853" w:author="user pc" w:date="2022-03-15T10:14:00Z">
            <w:rPr/>
          </w:rPrChange>
        </w:rPr>
      </w:pPr>
      <w:r w:rsidRPr="8C6AD419">
        <w:rPr>
          <w:rFonts w:ascii="Times New Roman" w:cs="Times New Roman"/>
          <w:sz w:val="28"/>
          <w:szCs w:val="28"/>
          <w:rPrChange w:id="15854" w:author="user pc" w:date="2022-03-15T10:14:00Z">
            <w:rPr/>
          </w:rPrChange>
        </w:rPr>
        <w:t>X = 20.5</w:t>
      </w:r>
    </w:p>
    <w:p>
      <w:pPr>
        <w:pStyle w:val="style0"/>
        <w:rPr>
          <w:rFonts w:ascii="Times New Roman" w:cs="Times New Roman"/>
          <w:sz w:val="28"/>
          <w:szCs w:val="28"/>
          <w:rPrChange w:id="15855" w:author="user pc" w:date="2022-03-15T10:14:00Z">
            <w:rPr/>
          </w:rPrChange>
        </w:rPr>
      </w:pPr>
      <w:r>
        <w:rPr>
          <w:rFonts w:ascii="Times New Roman" w:cs="Times New Roman" w:hAnsi="Times New Roman"/>
          <w:sz w:val="28"/>
          <w:szCs w:val="28"/>
        </w:rPr>
        <w:t xml:space="preserve">R.A.M of X </w:t>
      </w:r>
      <w:r w:rsidRPr="B78199E4">
        <w:rPr>
          <w:rFonts w:ascii="Times New Roman" w:cs="Times New Roman"/>
          <w:sz w:val="28"/>
          <w:szCs w:val="28"/>
          <w:rPrChange w:id="15856" w:author="user pc" w:date="2022-03-15T10:14:00Z">
            <w:rPr/>
          </w:rPrChange>
        </w:rPr>
        <w:t>= 20.5</w:t>
      </w:r>
    </w:p>
    <w:p>
      <w:pPr>
        <w:pStyle w:val="style0"/>
        <w:rPr>
          <w:rFonts w:ascii="Times New Roman" w:cs="Times New Roman"/>
          <w:sz w:val="28"/>
          <w:szCs w:val="28"/>
          <w:rPrChange w:id="15857" w:author="user pc" w:date="2022-03-15T10:14:00Z">
            <w:rPr/>
          </w:rPrChange>
        </w:rPr>
      </w:pPr>
      <w:r w:rsidRPr="F26A044C">
        <w:rPr>
          <w:rFonts w:ascii="Times New Roman" w:cs="Times New Roman"/>
          <w:sz w:val="28"/>
          <w:szCs w:val="28"/>
          <w:rPrChange w:id="15858" w:author="user pc" w:date="2022-03-15T10:14:00Z">
            <w:rPr/>
          </w:rPrChange>
        </w:rPr>
        <w:t>e) Find the mass of X</w:t>
      </w:r>
      <w:r w:rsidRPr="03078CA7">
        <w:rPr>
          <w:rFonts w:ascii="Times New Roman" w:cs="Times New Roman"/>
          <w:sz w:val="28"/>
          <w:szCs w:val="28"/>
          <w:vertAlign w:val="subscript"/>
          <w:rPrChange w:id="15859" w:author="user pc" w:date="2022-03-15T10:14:00Z">
            <w:rPr>
              <w:vertAlign w:val="subscript"/>
            </w:rPr>
          </w:rPrChange>
        </w:rPr>
        <w:t>2</w:t>
      </w:r>
      <w:r w:rsidRPr="53BB051A">
        <w:rPr>
          <w:rFonts w:ascii="Times New Roman" w:cs="Times New Roman"/>
          <w:sz w:val="28"/>
          <w:szCs w:val="28"/>
          <w:rPrChange w:id="15860" w:author="user pc" w:date="2022-03-15T10:14:00Z">
            <w:rPr/>
          </w:rPrChange>
        </w:rPr>
        <w:t>CO</w:t>
      </w:r>
      <w:r w:rsidRPr="7867F042">
        <w:rPr>
          <w:rFonts w:ascii="Times New Roman" w:cs="Times New Roman"/>
          <w:sz w:val="28"/>
          <w:szCs w:val="28"/>
          <w:vertAlign w:val="subscript"/>
          <w:rPrChange w:id="15861" w:author="user pc" w:date="2022-03-15T10:14:00Z">
            <w:rPr>
              <w:vertAlign w:val="subscript"/>
            </w:rPr>
          </w:rPrChange>
        </w:rPr>
        <w:t>3</w:t>
      </w:r>
      <w:r w:rsidRPr="57979954">
        <w:rPr>
          <w:rFonts w:ascii="Times New Roman" w:cs="Times New Roman"/>
          <w:sz w:val="28"/>
          <w:szCs w:val="28"/>
          <w:rPrChange w:id="15862" w:author="user pc" w:date="2022-03-15T10:14:00Z">
            <w:rPr/>
          </w:rPrChange>
        </w:rPr>
        <w:t xml:space="preserve"> needed to prepare 1 dm</w:t>
      </w:r>
      <w:r w:rsidRPr="E535369E">
        <w:rPr>
          <w:rFonts w:ascii="Times New Roman" w:cs="Times New Roman"/>
          <w:sz w:val="28"/>
          <w:szCs w:val="28"/>
          <w:vertAlign w:val="superscript"/>
          <w:rPrChange w:id="15863" w:author="user pc" w:date="2022-03-15T10:14:00Z">
            <w:rPr>
              <w:vertAlign w:val="superscript"/>
            </w:rPr>
          </w:rPrChange>
        </w:rPr>
        <w:t>3</w:t>
      </w:r>
      <w:r w:rsidRPr="099D3996">
        <w:rPr>
          <w:rFonts w:ascii="Times New Roman" w:cs="Times New Roman"/>
          <w:sz w:val="28"/>
          <w:szCs w:val="28"/>
          <w:rPrChange w:id="15864" w:author="user pc" w:date="2022-03-15T10:14:00Z">
            <w:rPr/>
          </w:rPrChange>
        </w:rPr>
        <w:t xml:space="preserve"> of 1.5 moldm</w:t>
      </w:r>
      <w:r w:rsidRPr="A18AAF2E">
        <w:rPr>
          <w:rFonts w:ascii="Times New Roman" w:cs="Times New Roman"/>
          <w:sz w:val="28"/>
          <w:szCs w:val="28"/>
          <w:vertAlign w:val="superscript"/>
          <w:rPrChange w:id="15865" w:author="user pc" w:date="2022-03-15T10:14:00Z">
            <w:rPr>
              <w:vertAlign w:val="superscript"/>
            </w:rPr>
          </w:rPrChange>
        </w:rPr>
        <w:t>-3</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Number of moles=volume </m:t>
          </m:r>
          <m:d>
            <m:dPr>
              <m:endChr m:val=")"/>
              <m:ctrlPr>
                <w:rPr>
                  <w:rFonts w:ascii="Cambria Math" w:cs="Times New Roman" w:hAnsi="Cambria Math"/>
                  <w:i/>
                  <w:sz w:val="28"/>
                  <w:szCs w:val="28"/>
                </w:rPr>
              </m:ctrlPr>
            </m:dPr>
            <m:e>
              <m:r>
                <w:rPr>
                  <w:rFonts w:ascii="Cambria Math" w:cs="Times New Roman" w:hAnsi="Cambria Math"/>
                  <w:sz w:val="28"/>
                  <w:szCs w:val="28"/>
                </w:rPr>
                <m:t>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×molar concentration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m:t>
          </m:r>
        </m:oMath>
      </m:oMathPara>
    </w:p>
    <w:p>
      <w:pPr>
        <w:pStyle w:val="style0"/>
        <w:rPr>
          <w:rFonts w:ascii="Times New Roman" w:cs="Times New Roman" w:hAnsi="Times New Roman"/>
          <w:b/>
          <w:color w:val="0033cc"/>
          <w:sz w:val="28"/>
          <w:szCs w:val="28"/>
        </w:rPr>
      </w:pPr>
      <m:oMathPara>
        <m:oMathParaPr>
          <m:jc m:val="left"/>
        </m:oMathParaPr>
        <m:oMath>
          <m:r>
            <m:rPr>
              <m:sty m:val="bi"/>
            </m:rPr>
            <w:rPr>
              <w:rFonts w:ascii="Cambria Math" w:cs="Times New Roman" w:hAnsi="Cambria Math"/>
              <w:color w:val="0033cc"/>
              <w:sz w:val="28"/>
              <w:szCs w:val="28"/>
            </w:rPr>
            <m:t>If volume is given in c</m:t>
          </m:r>
          <m:sSup>
            <m:sSupPr>
              <m:ctrlPr>
                <w:rPr>
                  <w:rFonts w:ascii="Cambria Math" w:cs="Times New Roman" w:hAnsi="Cambria Math"/>
                  <w:b/>
                  <w:i/>
                  <w:color w:val="0033cc"/>
                  <w:sz w:val="28"/>
                  <w:szCs w:val="28"/>
                </w:rPr>
              </m:ctrlPr>
            </m:sSupPr>
            <m:e>
              <m:r>
                <m:rPr>
                  <m:sty m:val="bi"/>
                </m:rPr>
                <w:rPr>
                  <w:rFonts w:ascii="Cambria Math" w:cs="Times New Roman" w:hAnsi="Cambria Math"/>
                  <w:color w:val="0033cc"/>
                  <w:sz w:val="28"/>
                  <w:szCs w:val="28"/>
                </w:rPr>
                <m:t>m</m:t>
              </m:r>
            </m:e>
            <m:sup>
              <m:r>
                <m:rPr>
                  <m:sty m:val="bi"/>
                </m:rPr>
                <w:rPr>
                  <w:rFonts w:ascii="Cambria Math" w:cs="Times New Roman" w:hAnsi="Cambria Math"/>
                  <w:color w:val="0033cc"/>
                  <w:sz w:val="28"/>
                  <w:szCs w:val="28"/>
                </w:rPr>
                <m:t>3</m:t>
              </m:r>
            </m:sup>
          </m:sSup>
          <m:r>
            <m:rPr>
              <m:sty m:val="bi"/>
            </m:rPr>
            <w:rPr>
              <w:rFonts w:ascii="Cambria Math" w:cs="Times New Roman" w:hAnsi="Cambria Math"/>
              <w:color w:val="0033cc"/>
              <w:sz w:val="28"/>
              <w:szCs w:val="28"/>
            </w:rPr>
            <m:t>, then use the formula below;</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Number of moles= </m:t>
          </m:r>
          <m:f>
            <m:fPr>
              <m:ctrlPr>
                <w:rPr>
                  <w:rFonts w:ascii="Cambria Math" w:cs="Times New Roman" w:hAnsi="Cambria Math"/>
                  <w:i/>
                  <w:sz w:val="28"/>
                  <w:szCs w:val="28"/>
                </w:rPr>
              </m:ctrlPr>
            </m:fPr>
            <m:num>
              <m:r>
                <w:rPr>
                  <w:rFonts w:ascii="Cambria Math" w:cs="Times New Roman" w:hAnsi="Cambria Math"/>
                  <w:sz w:val="28"/>
                  <w:szCs w:val="28"/>
                </w:rPr>
                <m:t xml:space="preserve">volume </m:t>
              </m:r>
              <m:d>
                <m:dPr>
                  <m:endChr m:val=")"/>
                  <m:ctrlPr>
                    <w:rPr>
                      <w:rFonts w:ascii="Cambria Math" w:cs="Times New Roman" w:hAnsi="Cambria Math"/>
                      <w:i/>
                      <w:sz w:val="28"/>
                      <w:szCs w:val="28"/>
                    </w:rPr>
                  </m:ctrlPr>
                </m:dPr>
                <m:e>
                  <m:r>
                    <w:rPr>
                      <w:rFonts w:ascii="Cambria Math" w:cs="Times New Roman" w:hAnsi="Cambria Math"/>
                      <w:sz w:val="28"/>
                      <w:szCs w:val="28"/>
                    </w:rPr>
                    <m:t>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e>
              </m:d>
              <m:r>
                <w:rPr>
                  <w:rFonts w:ascii="Cambria Math" w:cs="Times New Roman" w:hAnsi="Cambria Math"/>
                  <w:sz w:val="28"/>
                  <w:szCs w:val="28"/>
                </w:rPr>
                <m:t>×molar concentration(mold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num>
            <m:den>
              <m:r>
                <w:rPr>
                  <w:rFonts w:ascii="Cambria Math" w:cs="Times New Roman" w:hAnsi="Cambria Math"/>
                  <w:sz w:val="28"/>
                  <w:szCs w:val="28"/>
                </w:rPr>
                <m:t>1000</m:t>
              </m:r>
            </m:den>
          </m:f>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
        <m:r>
          <w:rPr>
            <w:rFonts w:ascii="Cambria Math" w:cs="Times New Roman" w:hAnsi="Cambria Math"/>
            <w:sz w:val="28"/>
            <w:szCs w:val="28"/>
          </w:rPr>
          <m:t>Number of moles=1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×1.5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w:r>
        <w:rPr>
          <w:rFonts w:ascii="Times New Roman" w:cs="Times New Roman" w:hAnsi="Times New Roman"/>
          <w:sz w:val="28"/>
          <w:szCs w:val="28"/>
        </w:rPr>
        <w:t xml:space="preserve"> = 1.5 </w:t>
      </w:r>
      <m:oMath>
        <m:r>
          <w:rPr>
            <w:rFonts w:ascii="Cambria Math" w:cs="Times New Roman" w:hAnsi="Cambria Math"/>
            <w:sz w:val="28"/>
            <w:szCs w:val="28"/>
          </w:rPr>
          <m:t>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w:p>
    <w:p>
      <w:pPr>
        <w:pStyle w:val="style0"/>
        <w:rPr>
          <w:rFonts w:ascii="Times New Roman" w:cs="Times New Roman"/>
          <w:sz w:val="28"/>
          <w:szCs w:val="28"/>
          <w:rPrChange w:id="15866" w:author="user pc" w:date="2022-03-15T10:14:00Z">
            <w:rPr/>
          </w:rPrChange>
        </w:rPr>
      </w:pPr>
      <w:r w:rsidRPr="FF5A8DDD">
        <w:rPr>
          <w:rFonts w:ascii="Times New Roman" w:cs="Times New Roman"/>
          <w:sz w:val="28"/>
          <w:szCs w:val="28"/>
          <w:rPrChange w:id="15867" w:author="user pc" w:date="2022-03-15T10:14:00Z">
            <w:rPr/>
          </w:rPrChange>
        </w:rPr>
        <w:t>Number of moles of X</w:t>
      </w:r>
      <w:r w:rsidRPr="E5ACE5A7">
        <w:rPr>
          <w:rFonts w:ascii="Times New Roman" w:cs="Times New Roman"/>
          <w:sz w:val="28"/>
          <w:szCs w:val="28"/>
          <w:vertAlign w:val="subscript"/>
          <w:rPrChange w:id="15868" w:author="user pc" w:date="2022-03-15T10:14:00Z">
            <w:rPr>
              <w:vertAlign w:val="subscript"/>
            </w:rPr>
          </w:rPrChange>
        </w:rPr>
        <w:t>2</w:t>
      </w:r>
      <w:r w:rsidRPr="A33B07F4">
        <w:rPr>
          <w:rFonts w:ascii="Times New Roman" w:cs="Times New Roman"/>
          <w:sz w:val="28"/>
          <w:szCs w:val="28"/>
          <w:rPrChange w:id="15869" w:author="user pc" w:date="2022-03-15T10:14:00Z">
            <w:rPr/>
          </w:rPrChange>
        </w:rPr>
        <w:t>CO</w:t>
      </w:r>
      <w:r w:rsidRPr="54814AB4">
        <w:rPr>
          <w:rFonts w:ascii="Times New Roman" w:cs="Times New Roman"/>
          <w:sz w:val="28"/>
          <w:szCs w:val="28"/>
          <w:vertAlign w:val="subscript"/>
          <w:rPrChange w:id="15870" w:author="user pc" w:date="2022-03-15T10:14:00Z">
            <w:rPr>
              <w:vertAlign w:val="subscript"/>
            </w:rPr>
          </w:rPrChange>
        </w:rPr>
        <w:t xml:space="preserve">3 </w:t>
      </w:r>
      <w:r w:rsidRPr="1293F7AC">
        <w:rPr>
          <w:rFonts w:ascii="Times New Roman" w:cs="Times New Roman"/>
          <w:sz w:val="28"/>
          <w:szCs w:val="28"/>
          <w:rPrChange w:id="15871" w:author="user pc" w:date="2022-03-15T10:14:00Z">
            <w:rPr/>
          </w:rPrChange>
        </w:rPr>
        <w:t>= 1.5moles</w:t>
      </w:r>
    </w:p>
    <w:p>
      <w:pPr>
        <w:pStyle w:val="style0"/>
        <w:rPr>
          <w:rFonts w:ascii="Times New Roman" w:cs="Times New Roman" w:hAnsi="Times New Roman"/>
          <w:sz w:val="28"/>
          <w:szCs w:val="28"/>
        </w:rPr>
      </w:pPr>
    </w:p>
    <w:p>
      <w:pPr>
        <w:pStyle w:val="style0"/>
        <w:rPr>
          <w:rFonts w:ascii="Times New Roman" w:cs="Times New Roman"/>
          <w:sz w:val="28"/>
          <w:szCs w:val="28"/>
          <w:rPrChange w:id="15872" w:author="user pc" w:date="2022-03-15T10:14:00Z">
            <w:rPr/>
          </w:rPrChange>
        </w:rPr>
      </w:pPr>
      <m:oMathPara>
        <m:oMathParaPr>
          <m:jc m:val="left"/>
        </m:oMathParaPr>
        <m:oMath>
          <m:r>
            <w:rPr>
              <w:rFonts w:ascii="Cambria Math" w:cs="Times New Roman" w:hAnsi="Cambria Math"/>
              <w:sz w:val="28"/>
              <w:szCs w:val="28"/>
            </w:rPr>
            <m:t xml:space="preserve">Number of moles= </m:t>
          </m:r>
          <m:f>
            <m:fPr>
              <m:ctrlPr>
                <w:rPr>
                  <w:rFonts w:ascii="Cambria Math" w:cs="Times New Roman" w:hAnsi="Cambria Math"/>
                  <w:i/>
                  <w:sz w:val="28"/>
                  <w:szCs w:val="28"/>
                </w:rPr>
              </m:ctrlPr>
            </m:fPr>
            <m:num>
              <m:r>
                <w:rPr>
                  <w:rFonts w:ascii="Cambria Math" w:cs="Times New Roman" w:hAnsi="Cambria Math"/>
                  <w:sz w:val="28"/>
                  <w:szCs w:val="28"/>
                </w:rPr>
                <m:t xml:space="preserve">mass in grams </m:t>
              </m:r>
            </m:num>
            <m:den>
              <m:r>
                <w:rPr>
                  <w:rFonts w:ascii="Cambria Math" w:cs="Times New Roman" w:hAnsi="Cambria Math"/>
                  <w:sz w:val="28"/>
                  <w:szCs w:val="28"/>
                </w:rPr>
                <m:t>molar mass</m:t>
              </m:r>
            </m:den>
          </m:f>
        </m:oMath>
      </m:oMathPara>
    </w:p>
    <w:p>
      <w:pPr>
        <w:pStyle w:val="style0"/>
        <w:rPr>
          <w:rFonts w:ascii="Times New Roman" w:cs="Times New Roman"/>
          <w:sz w:val="28"/>
          <w:szCs w:val="28"/>
          <w:rPrChange w:id="15873" w:author="user pc" w:date="2022-03-15T10:14:00Z">
            <w:rPr/>
          </w:rPrChange>
        </w:rPr>
      </w:pPr>
      <w:r w:rsidRPr="901CF434">
        <w:rPr>
          <w:rFonts w:ascii="Times New Roman" w:cs="Times New Roman"/>
          <w:sz w:val="28"/>
          <w:szCs w:val="28"/>
          <w:rPrChange w:id="15874" w:author="user pc" w:date="2022-03-15T10:14:00Z">
            <w:rPr/>
          </w:rPrChange>
        </w:rPr>
        <w:t>Mass in grams = number of moles × molar mass</w:t>
      </w:r>
    </w:p>
    <w:p>
      <w:pPr>
        <w:pStyle w:val="style0"/>
        <w:rPr>
          <w:rFonts w:ascii="Times New Roman" w:cs="Times New Roman"/>
          <w:sz w:val="28"/>
          <w:szCs w:val="28"/>
          <w:rPrChange w:id="15875" w:author="user pc" w:date="2022-03-15T10:14:00Z">
            <w:rPr/>
          </w:rPrChange>
        </w:rPr>
      </w:pPr>
      <w:r w:rsidRPr="DCD3135B">
        <w:rPr>
          <w:rFonts w:ascii="Times New Roman" w:cs="Times New Roman"/>
          <w:sz w:val="28"/>
          <w:szCs w:val="28"/>
          <w:rPrChange w:id="15876" w:author="user pc" w:date="2022-03-15T10:14:00Z">
            <w:rPr/>
          </w:rPrChange>
        </w:rPr>
        <w:t>Mass in grams of X</w:t>
      </w:r>
      <w:r w:rsidRPr="A23CAA89">
        <w:rPr>
          <w:rFonts w:ascii="Times New Roman" w:cs="Times New Roman"/>
          <w:sz w:val="28"/>
          <w:szCs w:val="28"/>
          <w:vertAlign w:val="subscript"/>
          <w:rPrChange w:id="15877" w:author="user pc" w:date="2022-03-15T10:14:00Z">
            <w:rPr>
              <w:vertAlign w:val="subscript"/>
            </w:rPr>
          </w:rPrChange>
        </w:rPr>
        <w:t>2</w:t>
      </w:r>
      <w:r w:rsidRPr="D8917FA2">
        <w:rPr>
          <w:rFonts w:ascii="Times New Roman" w:cs="Times New Roman"/>
          <w:sz w:val="28"/>
          <w:szCs w:val="28"/>
          <w:rPrChange w:id="15878" w:author="user pc" w:date="2022-03-15T10:14:00Z">
            <w:rPr/>
          </w:rPrChange>
        </w:rPr>
        <w:t>CO</w:t>
      </w:r>
      <w:r w:rsidRPr="78626EAF">
        <w:rPr>
          <w:rFonts w:ascii="Times New Roman" w:cs="Times New Roman"/>
          <w:sz w:val="28"/>
          <w:szCs w:val="28"/>
          <w:vertAlign w:val="subscript"/>
          <w:rPrChange w:id="15879" w:author="user pc" w:date="2022-03-15T10:14:00Z">
            <w:rPr>
              <w:vertAlign w:val="subscript"/>
            </w:rPr>
          </w:rPrChange>
        </w:rPr>
        <w:t xml:space="preserve">3 </w:t>
      </w:r>
      <w:r w:rsidRPr="9163B023">
        <w:rPr>
          <w:rFonts w:ascii="Times New Roman" w:cs="Times New Roman"/>
          <w:sz w:val="28"/>
          <w:szCs w:val="28"/>
          <w:rPrChange w:id="15880" w:author="user pc" w:date="2022-03-15T10:14:00Z">
            <w:rPr/>
          </w:rPrChange>
        </w:rPr>
        <w:t>= 1.5 × 101</w:t>
      </w:r>
    </w:p>
    <w:p>
      <w:pPr>
        <w:pStyle w:val="style0"/>
        <w:rPr>
          <w:rFonts w:ascii="Times New Roman" w:cs="Times New Roman"/>
          <w:sz w:val="28"/>
          <w:szCs w:val="28"/>
          <w:rPrChange w:id="15881" w:author="user pc" w:date="2022-03-15T10:14:00Z">
            <w:rPr/>
          </w:rPrChange>
        </w:rPr>
      </w:pPr>
      <w:r w:rsidRPr="F1976305">
        <w:rPr>
          <w:rFonts w:ascii="Times New Roman" w:cs="Times New Roman"/>
          <w:sz w:val="28"/>
          <w:szCs w:val="28"/>
          <w:rPrChange w:id="15882" w:author="user pc" w:date="2022-03-15T10:14:00Z">
            <w:rPr/>
          </w:rPrChange>
        </w:rPr>
        <w:t>Mass</w:t>
      </w:r>
      <w:r>
        <w:rPr>
          <w:rFonts w:ascii="Times New Roman" w:cs="Times New Roman" w:hAnsi="Times New Roman"/>
          <w:sz w:val="28"/>
          <w:szCs w:val="28"/>
        </w:rPr>
        <w:t xml:space="preserve"> </w:t>
      </w:r>
      <w:r w:rsidRPr="AE7A1BE7">
        <w:rPr>
          <w:rFonts w:ascii="Times New Roman" w:cs="Times New Roman"/>
          <w:sz w:val="28"/>
          <w:szCs w:val="28"/>
          <w:rPrChange w:id="15883" w:author="user pc" w:date="2022-03-15T10:14:00Z">
            <w:rPr/>
          </w:rPrChange>
        </w:rPr>
        <w:t>in</w:t>
      </w:r>
      <w:r>
        <w:rPr>
          <w:rFonts w:ascii="Times New Roman" w:cs="Times New Roman" w:hAnsi="Times New Roman"/>
          <w:sz w:val="28"/>
          <w:szCs w:val="28"/>
        </w:rPr>
        <w:t xml:space="preserve"> </w:t>
      </w:r>
      <w:r w:rsidRPr="D1818754">
        <w:rPr>
          <w:rFonts w:ascii="Times New Roman" w:cs="Times New Roman"/>
          <w:sz w:val="28"/>
          <w:szCs w:val="28"/>
          <w:rPrChange w:id="15884" w:author="user pc" w:date="2022-03-15T10:14:00Z">
            <w:rPr/>
          </w:rPrChange>
        </w:rPr>
        <w:t>grams</w:t>
      </w:r>
      <w:r>
        <w:rPr>
          <w:rFonts w:ascii="Times New Roman" w:cs="Times New Roman" w:hAnsi="Times New Roman"/>
          <w:sz w:val="28"/>
          <w:szCs w:val="28"/>
        </w:rPr>
        <w:t xml:space="preserve"> </w:t>
      </w:r>
      <w:r w:rsidRPr="E85E476E">
        <w:rPr>
          <w:rFonts w:ascii="Times New Roman" w:cs="Times New Roman"/>
          <w:sz w:val="28"/>
          <w:szCs w:val="28"/>
          <w:rPrChange w:id="15885" w:author="user pc" w:date="2022-03-15T10:14:00Z">
            <w:rPr/>
          </w:rPrChange>
        </w:rPr>
        <w:t>of</w:t>
      </w:r>
      <w:r>
        <w:rPr>
          <w:rFonts w:ascii="Times New Roman" w:cs="Times New Roman" w:hAnsi="Times New Roman"/>
          <w:sz w:val="28"/>
          <w:szCs w:val="28"/>
        </w:rPr>
        <w:t xml:space="preserve"> </w:t>
      </w:r>
      <w:r w:rsidRPr="A880A78B">
        <w:rPr>
          <w:rFonts w:ascii="Times New Roman" w:cs="Times New Roman"/>
          <w:sz w:val="28"/>
          <w:szCs w:val="28"/>
          <w:rPrChange w:id="15886" w:author="user pc" w:date="2022-03-15T10:14:00Z">
            <w:rPr/>
          </w:rPrChange>
        </w:rPr>
        <w:t>X</w:t>
      </w:r>
      <w:r w:rsidRPr="879D97DE">
        <w:rPr>
          <w:rFonts w:ascii="Times New Roman" w:cs="Times New Roman"/>
          <w:sz w:val="28"/>
          <w:szCs w:val="28"/>
          <w:vertAlign w:val="subscript"/>
          <w:rPrChange w:id="15887" w:author="user pc" w:date="2022-03-15T10:14:00Z">
            <w:rPr>
              <w:vertAlign w:val="subscript"/>
            </w:rPr>
          </w:rPrChange>
        </w:rPr>
        <w:t>2</w:t>
      </w:r>
      <w:r w:rsidRPr="089FB35F">
        <w:rPr>
          <w:rFonts w:ascii="Times New Roman" w:cs="Times New Roman"/>
          <w:sz w:val="28"/>
          <w:szCs w:val="28"/>
          <w:rPrChange w:id="15888" w:author="user pc" w:date="2022-03-15T10:14:00Z">
            <w:rPr/>
          </w:rPrChange>
        </w:rPr>
        <w:t>CO</w:t>
      </w:r>
      <w:r w:rsidRPr="425CF9F5">
        <w:rPr>
          <w:rFonts w:ascii="Times New Roman" w:cs="Times New Roman"/>
          <w:sz w:val="28"/>
          <w:szCs w:val="28"/>
          <w:vertAlign w:val="subscript"/>
          <w:rPrChange w:id="15889" w:author="user pc" w:date="2022-03-15T10:14:00Z">
            <w:rPr>
              <w:vertAlign w:val="subscript"/>
            </w:rPr>
          </w:rPrChange>
        </w:rPr>
        <w:t>3</w:t>
      </w:r>
      <w:r>
        <w:rPr>
          <w:rFonts w:ascii="Times New Roman" w:cs="Times New Roman" w:hAnsi="Times New Roman"/>
          <w:sz w:val="28"/>
          <w:szCs w:val="28"/>
          <w:vertAlign w:val="subscript"/>
        </w:rPr>
        <w:t xml:space="preserve"> </w:t>
      </w:r>
      <w:r w:rsidRPr="2C190BD0">
        <w:rPr>
          <w:rFonts w:ascii="Times New Roman" w:cs="Times New Roman"/>
          <w:sz w:val="28"/>
          <w:szCs w:val="28"/>
          <w:rPrChange w:id="15890" w:author="user pc" w:date="2022-03-15T10:14:00Z">
            <w:rPr/>
          </w:rPrChange>
        </w:rPr>
        <w:t>= 151.5g</w:t>
      </w:r>
    </w:p>
    <w:p>
      <w:pPr>
        <w:pStyle w:val="style0"/>
        <w:rPr>
          <w:rFonts w:ascii="Times New Roman" w:cs="Times New Roman"/>
          <w:sz w:val="28"/>
          <w:szCs w:val="28"/>
          <w:rPrChange w:id="15891" w:author="user pc" w:date="2022-03-15T10:14:00Z">
            <w:rPr/>
          </w:rPrChange>
        </w:rPr>
      </w:pPr>
    </w:p>
    <w:p>
      <w:pPr>
        <w:pStyle w:val="style0"/>
        <w:rPr>
          <w:rFonts w:ascii="Times New Roman" w:cs="Times New Roman"/>
          <w:sz w:val="28"/>
          <w:szCs w:val="28"/>
          <w:rPrChange w:id="15892" w:author="user pc" w:date="2022-03-15T10:14:00Z">
            <w:rPr/>
          </w:rPrChange>
        </w:rPr>
      </w:pPr>
      <w:r w:rsidRPr="6C2C7226">
        <w:rPr>
          <w:rFonts w:ascii="Times New Roman" w:cs="Times New Roman"/>
          <w:b/>
          <w:sz w:val="28"/>
          <w:szCs w:val="28"/>
          <w:rPrChange w:id="15893" w:author="user pc" w:date="2022-03-15T10:14:00Z">
            <w:rPr/>
          </w:rPrChange>
        </w:rPr>
        <w:t>Example 4</w:t>
      </w:r>
      <w:r w:rsidRPr="8EEF8660">
        <w:rPr>
          <w:rFonts w:ascii="Times New Roman" w:cs="Times New Roman"/>
          <w:sz w:val="28"/>
          <w:szCs w:val="28"/>
          <w:rPrChange w:id="15894" w:author="user pc" w:date="2022-03-15T10:14:00Z">
            <w:rPr/>
          </w:rPrChange>
        </w:rPr>
        <w:t>: A is a solution of hydrochloric acid.   B is a solution containing 2.45g of anhydrous sodium trioxocarbonate</w:t>
      </w:r>
      <w:r>
        <w:rPr>
          <w:rFonts w:ascii="Times New Roman" w:cs="Times New Roman" w:hAnsi="Times New Roman"/>
          <w:sz w:val="28"/>
          <w:szCs w:val="28"/>
        </w:rPr>
        <w:t xml:space="preserve"> </w:t>
      </w:r>
      <w:r w:rsidRPr="52CD03A4">
        <w:rPr>
          <w:rFonts w:ascii="Times New Roman" w:cs="Times New Roman"/>
          <w:sz w:val="28"/>
          <w:szCs w:val="28"/>
          <w:rPrChange w:id="15895" w:author="user pc" w:date="2022-03-15T10:14:00Z">
            <w:rPr/>
          </w:rPrChange>
        </w:rPr>
        <w:t>(IV) in 250 cm</w:t>
      </w:r>
      <w:r w:rsidRPr="82695764">
        <w:rPr>
          <w:rFonts w:ascii="Times New Roman" w:cs="Times New Roman"/>
          <w:sz w:val="28"/>
          <w:szCs w:val="28"/>
          <w:vertAlign w:val="superscript"/>
          <w:rPrChange w:id="15896" w:author="user pc" w:date="2022-03-15T10:14:00Z">
            <w:rPr>
              <w:vertAlign w:val="superscript"/>
            </w:rPr>
          </w:rPrChange>
        </w:rPr>
        <w:t xml:space="preserve">3 </w:t>
      </w:r>
      <w:r w:rsidRPr="FB8AF9B4">
        <w:rPr>
          <w:rFonts w:ascii="Times New Roman" w:cs="Times New Roman"/>
          <w:sz w:val="28"/>
          <w:szCs w:val="28"/>
          <w:rPrChange w:id="15897" w:author="user pc" w:date="2022-03-15T10:14:00Z">
            <w:rPr/>
          </w:rPrChange>
        </w:rPr>
        <w:t>of Solution. Put A into the burette and titrate it against 20 cm</w:t>
      </w:r>
      <w:r w:rsidRPr="8056EC7A">
        <w:rPr>
          <w:rFonts w:ascii="Times New Roman" w:cs="Times New Roman"/>
          <w:sz w:val="28"/>
          <w:szCs w:val="28"/>
          <w:vertAlign w:val="superscript"/>
          <w:rPrChange w:id="15898" w:author="user pc" w:date="2022-03-15T10:14:00Z">
            <w:rPr>
              <w:vertAlign w:val="superscript"/>
            </w:rPr>
          </w:rPrChange>
        </w:rPr>
        <w:t>3</w:t>
      </w:r>
      <w:r w:rsidRPr="3EEBBBB0">
        <w:rPr>
          <w:rFonts w:ascii="Times New Roman" w:cs="Times New Roman"/>
          <w:sz w:val="28"/>
          <w:szCs w:val="28"/>
          <w:rPrChange w:id="15899" w:author="user pc" w:date="2022-03-15T10:14:00Z">
            <w:rPr/>
          </w:rPrChange>
        </w:rPr>
        <w:t xml:space="preserve"> or 25cm</w:t>
      </w:r>
      <w:r w:rsidRPr="77825690">
        <w:rPr>
          <w:rFonts w:ascii="Times New Roman" w:cs="Times New Roman"/>
          <w:sz w:val="28"/>
          <w:szCs w:val="28"/>
          <w:vertAlign w:val="superscript"/>
          <w:rPrChange w:id="15900" w:author="user pc" w:date="2022-03-15T10:14:00Z">
            <w:rPr>
              <w:vertAlign w:val="superscript"/>
            </w:rPr>
          </w:rPrChange>
        </w:rPr>
        <w:t>3</w:t>
      </w:r>
      <w:r w:rsidRPr="197FD0C6">
        <w:rPr>
          <w:rFonts w:ascii="Times New Roman" w:cs="Times New Roman"/>
          <w:sz w:val="28"/>
          <w:szCs w:val="28"/>
          <w:rPrChange w:id="15901" w:author="user pc" w:date="2022-03-15T10:14:00Z">
            <w:rPr/>
          </w:rPrChange>
        </w:rPr>
        <w:t xml:space="preserve"> portions of B using methyl orange as indicator. Repeat the exercise to obtain consistent titres. Tabu</w:t>
      </w:r>
      <w:r>
        <w:rPr>
          <w:rFonts w:ascii="Times New Roman" w:cs="Times New Roman" w:hAnsi="Times New Roman"/>
          <w:sz w:val="28"/>
          <w:szCs w:val="28"/>
        </w:rPr>
        <w:t>late your burette readings and c</w:t>
      </w:r>
      <w:r w:rsidRPr="9903C117">
        <w:rPr>
          <w:rFonts w:ascii="Times New Roman" w:cs="Times New Roman"/>
          <w:sz w:val="28"/>
          <w:szCs w:val="28"/>
          <w:rPrChange w:id="15902" w:author="user pc" w:date="2022-03-15T10:14:00Z">
            <w:rPr/>
          </w:rPrChange>
        </w:rPr>
        <w:t>alculate the average volume of A used. The equation for the reaction involved in the titration is:</w:t>
      </w:r>
    </w:p>
    <w:p>
      <w:pPr>
        <w:pStyle w:val="style0"/>
        <w:rPr>
          <w:rFonts w:ascii="Times New Roman" w:cs="Times New Roman"/>
          <w:sz w:val="28"/>
          <w:szCs w:val="28"/>
          <w:rPrChange w:id="15903" w:author="user pc" w:date="2022-03-15T10:14:00Z">
            <w:rPr/>
          </w:rPrChange>
        </w:rPr>
      </w:pPr>
      <w:r w:rsidRPr="120ED7FE">
        <w:rPr>
          <w:rFonts w:ascii="Times New Roman" w:cs="Times New Roman"/>
          <w:sz w:val="28"/>
          <w:szCs w:val="28"/>
          <w:rPrChange w:id="15904" w:author="user pc" w:date="2022-03-15T10:14:00Z">
            <w:rPr/>
          </w:rPrChange>
        </w:rPr>
        <w:t>Na</w:t>
      </w:r>
      <w:r w:rsidRPr="8A959BC6">
        <w:rPr>
          <w:rFonts w:ascii="Times New Roman" w:cs="Times New Roman"/>
          <w:sz w:val="28"/>
          <w:szCs w:val="28"/>
          <w:vertAlign w:val="subscript"/>
          <w:rPrChange w:id="15905" w:author="user pc" w:date="2022-03-15T10:14:00Z">
            <w:rPr>
              <w:vertAlign w:val="subscript"/>
            </w:rPr>
          </w:rPrChange>
        </w:rPr>
        <w:t>2</w:t>
      </w:r>
      <w:r w:rsidRPr="7209702A">
        <w:rPr>
          <w:rFonts w:ascii="Times New Roman" w:cs="Times New Roman"/>
          <w:sz w:val="28"/>
          <w:szCs w:val="28"/>
          <w:rPrChange w:id="15906" w:author="user pc" w:date="2022-03-15T10:14:00Z">
            <w:rPr/>
          </w:rPrChange>
        </w:rPr>
        <w:t>CO</w:t>
      </w:r>
      <w:r w:rsidRPr="7D23E809">
        <w:rPr>
          <w:rFonts w:ascii="Times New Roman" w:cs="Times New Roman"/>
          <w:sz w:val="28"/>
          <w:szCs w:val="28"/>
          <w:vertAlign w:val="subscript"/>
          <w:rPrChange w:id="15907" w:author="user pc" w:date="2022-03-15T10:14:00Z">
            <w:rPr>
              <w:vertAlign w:val="subscript"/>
            </w:rPr>
          </w:rPrChange>
        </w:rPr>
        <w:t>3(aq)</w:t>
      </w:r>
      <w:r w:rsidRPr="98A72D86">
        <w:rPr>
          <w:rFonts w:ascii="Times New Roman" w:cs="Times New Roman"/>
          <w:sz w:val="28"/>
          <w:szCs w:val="28"/>
          <w:rPrChange w:id="15908" w:author="user pc" w:date="2022-03-15T10:14:00Z">
            <w:rPr/>
          </w:rPrChange>
        </w:rPr>
        <w:t xml:space="preserve">  + 2HCl</w:t>
      </w:r>
      <w:r w:rsidRPr="55ED5A77">
        <w:rPr>
          <w:rFonts w:ascii="Times New Roman" w:cs="Times New Roman"/>
          <w:sz w:val="28"/>
          <w:szCs w:val="28"/>
          <w:vertAlign w:val="subscript"/>
          <w:rPrChange w:id="15909" w:author="user pc" w:date="2022-03-15T10:14:00Z">
            <w:rPr>
              <w:vertAlign w:val="subscript"/>
            </w:rPr>
          </w:rPrChange>
        </w:rPr>
        <w:t>(aq)</w:t>
      </w:r>
      <w:r w:rsidRPr="F0597A28">
        <w:rPr>
          <w:rFonts w:ascii="Times New Roman" w:cs="Times New Roman"/>
          <w:sz w:val="28"/>
          <w:szCs w:val="28"/>
          <w:rPrChange w:id="15910" w:author="user pc" w:date="2022-03-15T10:14:00Z">
            <w:rPr/>
          </w:rPrChange>
        </w:rPr>
        <w:t xml:space="preserve">  =&gt; 2NaCl</w:t>
      </w:r>
      <w:r w:rsidRPr="99C488A3">
        <w:rPr>
          <w:rFonts w:ascii="Times New Roman" w:cs="Times New Roman"/>
          <w:sz w:val="28"/>
          <w:szCs w:val="28"/>
          <w:vertAlign w:val="subscript"/>
          <w:rPrChange w:id="15911" w:author="user pc" w:date="2022-03-15T10:14:00Z">
            <w:rPr>
              <w:vertAlign w:val="subscript"/>
            </w:rPr>
          </w:rPrChange>
        </w:rPr>
        <w:t>(aq)</w:t>
      </w:r>
      <w:r w:rsidRPr="F9DF141A">
        <w:rPr>
          <w:rFonts w:ascii="Times New Roman" w:cs="Times New Roman"/>
          <w:sz w:val="28"/>
          <w:szCs w:val="28"/>
          <w:rPrChange w:id="15912" w:author="user pc" w:date="2022-03-15T10:14:00Z">
            <w:rPr/>
          </w:rPrChange>
        </w:rPr>
        <w:t xml:space="preserve">  +  H</w:t>
      </w:r>
      <w:r w:rsidRPr="AAA13C4D">
        <w:rPr>
          <w:rFonts w:ascii="Times New Roman" w:cs="Times New Roman"/>
          <w:sz w:val="28"/>
          <w:szCs w:val="28"/>
          <w:vertAlign w:val="subscript"/>
          <w:rPrChange w:id="15913" w:author="user pc" w:date="2022-03-15T10:14:00Z">
            <w:rPr>
              <w:vertAlign w:val="subscript"/>
            </w:rPr>
          </w:rPrChange>
        </w:rPr>
        <w:t>2</w:t>
      </w:r>
      <w:r w:rsidRPr="500B53C9">
        <w:rPr>
          <w:rFonts w:ascii="Times New Roman" w:cs="Times New Roman"/>
          <w:sz w:val="28"/>
          <w:szCs w:val="28"/>
          <w:rPrChange w:id="15914" w:author="user pc" w:date="2022-03-15T10:14:00Z">
            <w:rPr/>
          </w:rPrChange>
        </w:rPr>
        <w:t>O</w:t>
      </w:r>
      <w:r w:rsidRPr="2FEEEDAF">
        <w:rPr>
          <w:rFonts w:ascii="Times New Roman" w:cs="Times New Roman"/>
          <w:sz w:val="28"/>
          <w:szCs w:val="28"/>
          <w:vertAlign w:val="subscript"/>
          <w:rPrChange w:id="15915" w:author="user pc" w:date="2022-03-15T10:14:00Z">
            <w:rPr>
              <w:vertAlign w:val="subscript"/>
            </w:rPr>
          </w:rPrChange>
        </w:rPr>
        <w:t>(l)</w:t>
      </w:r>
      <w:r w:rsidRPr="F4FE232B">
        <w:rPr>
          <w:rFonts w:ascii="Times New Roman" w:cs="Times New Roman"/>
          <w:sz w:val="28"/>
          <w:szCs w:val="28"/>
          <w:rPrChange w:id="15916" w:author="user pc" w:date="2022-03-15T10:14:00Z">
            <w:rPr/>
          </w:rPrChange>
        </w:rPr>
        <w:t>+ CO</w:t>
      </w:r>
      <w:r w:rsidRPr="528FE5F8">
        <w:rPr>
          <w:rFonts w:ascii="Times New Roman" w:cs="Times New Roman"/>
          <w:sz w:val="28"/>
          <w:szCs w:val="28"/>
          <w:vertAlign w:val="subscript"/>
          <w:rPrChange w:id="15917" w:author="user pc" w:date="2022-03-15T10:14:00Z">
            <w:rPr>
              <w:vertAlign w:val="subscript"/>
            </w:rPr>
          </w:rPrChange>
        </w:rPr>
        <w:t>2(g)</w:t>
      </w:r>
    </w:p>
    <w:p>
      <w:pPr>
        <w:pStyle w:val="style0"/>
        <w:rPr>
          <w:rFonts w:ascii="Times New Roman" w:cs="Times New Roman"/>
          <w:sz w:val="28"/>
          <w:szCs w:val="28"/>
          <w:rPrChange w:id="15918" w:author="user pc" w:date="2022-03-15T10:14:00Z">
            <w:rPr/>
          </w:rPrChange>
        </w:rPr>
      </w:pPr>
      <w:r w:rsidRPr="916B1E35">
        <w:rPr>
          <w:rFonts w:ascii="Times New Roman" w:cs="Times New Roman"/>
          <w:sz w:val="28"/>
          <w:szCs w:val="28"/>
          <w:rPrChange w:id="15919" w:author="user pc" w:date="2022-03-15T10:14:00Z">
            <w:rPr/>
          </w:rPrChange>
        </w:rPr>
        <w:t>b)</w:t>
      </w:r>
      <w:r>
        <w:rPr>
          <w:rFonts w:ascii="Times New Roman" w:cs="Times New Roman" w:hAnsi="Times New Roman"/>
          <w:sz w:val="28"/>
          <w:szCs w:val="28"/>
        </w:rPr>
        <w:t xml:space="preserve"> </w:t>
      </w:r>
      <w:r w:rsidRPr="E0C54E4B">
        <w:rPr>
          <w:rFonts w:ascii="Times New Roman" w:cs="Times New Roman"/>
          <w:sz w:val="28"/>
          <w:szCs w:val="28"/>
          <w:rPrChange w:id="15920" w:author="user pc" w:date="2022-03-15T10:14:00Z">
            <w:rPr/>
          </w:rPrChange>
        </w:rPr>
        <w:t>From your results and the information provided, Calculate the:</w:t>
      </w:r>
    </w:p>
    <w:p>
      <w:pPr>
        <w:pStyle w:val="style0"/>
        <w:rPr>
          <w:rFonts w:ascii="Times New Roman" w:cs="Times New Roman"/>
          <w:sz w:val="28"/>
          <w:szCs w:val="28"/>
          <w:rPrChange w:id="15921" w:author="user pc" w:date="2022-03-15T10:14:00Z">
            <w:rPr/>
          </w:rPrChange>
        </w:rPr>
      </w:pPr>
      <w:r w:rsidRPr="76C09A89">
        <w:rPr>
          <w:rFonts w:ascii="Times New Roman" w:cs="Times New Roman"/>
          <w:sz w:val="28"/>
          <w:szCs w:val="28"/>
          <w:rPrChange w:id="15922" w:author="user pc" w:date="2022-03-15T10:14:00Z">
            <w:rPr/>
          </w:rPrChange>
        </w:rPr>
        <w:t>I) Concentration of B in moldm</w:t>
      </w:r>
      <w:r w:rsidRPr="F5EFFE73">
        <w:rPr>
          <w:rFonts w:ascii="Times New Roman" w:cs="Times New Roman"/>
          <w:sz w:val="28"/>
          <w:szCs w:val="28"/>
          <w:vertAlign w:val="superscript"/>
          <w:rPrChange w:id="15923" w:author="user pc" w:date="2022-03-15T10:14:00Z">
            <w:rPr>
              <w:vertAlign w:val="superscript"/>
            </w:rPr>
          </w:rPrChange>
        </w:rPr>
        <w:t>-3</w:t>
      </w:r>
    </w:p>
    <w:p>
      <w:pPr>
        <w:pStyle w:val="style0"/>
        <w:rPr>
          <w:rFonts w:ascii="Times New Roman" w:cs="Times New Roman"/>
          <w:sz w:val="28"/>
          <w:szCs w:val="28"/>
          <w:rPrChange w:id="15924" w:author="user pc" w:date="2022-03-15T10:14:00Z">
            <w:rPr/>
          </w:rPrChange>
        </w:rPr>
      </w:pPr>
      <w:r w:rsidRPr="DF05081A">
        <w:rPr>
          <w:rFonts w:ascii="Times New Roman" w:cs="Times New Roman"/>
          <w:sz w:val="28"/>
          <w:szCs w:val="28"/>
          <w:rPrChange w:id="15925" w:author="user pc" w:date="2022-03-15T10:14:00Z">
            <w:rPr/>
          </w:rPrChange>
        </w:rPr>
        <w:t>II) Concentration of A in moldm</w:t>
      </w:r>
      <w:r w:rsidRPr="41577FD1">
        <w:rPr>
          <w:rFonts w:ascii="Times New Roman" w:cs="Times New Roman"/>
          <w:sz w:val="28"/>
          <w:szCs w:val="28"/>
          <w:vertAlign w:val="superscript"/>
          <w:rPrChange w:id="15926" w:author="user pc" w:date="2022-03-15T10:14:00Z">
            <w:rPr>
              <w:vertAlign w:val="superscript"/>
            </w:rPr>
          </w:rPrChange>
        </w:rPr>
        <w:t>-3</w:t>
      </w:r>
    </w:p>
    <w:p>
      <w:pPr>
        <w:pStyle w:val="style0"/>
        <w:rPr>
          <w:rFonts w:ascii="Times New Roman" w:cs="Times New Roman"/>
          <w:sz w:val="28"/>
          <w:szCs w:val="28"/>
          <w:rPrChange w:id="15927" w:author="user pc" w:date="2022-03-15T10:14:00Z">
            <w:rPr/>
          </w:rPrChange>
        </w:rPr>
      </w:pPr>
      <w:r w:rsidRPr="CA6C7D46">
        <w:rPr>
          <w:rFonts w:ascii="Times New Roman" w:cs="Times New Roman"/>
          <w:sz w:val="28"/>
          <w:szCs w:val="28"/>
          <w:rPrChange w:id="15928" w:author="user pc" w:date="2022-03-15T10:14:00Z">
            <w:rPr/>
          </w:rPrChange>
        </w:rPr>
        <w:t>III) Concentration of A in gdm-</w:t>
      </w:r>
      <w:r w:rsidRPr="3A2407EF">
        <w:rPr>
          <w:rFonts w:ascii="Times New Roman" w:cs="Times New Roman"/>
          <w:sz w:val="28"/>
          <w:szCs w:val="28"/>
          <w:vertAlign w:val="superscript"/>
          <w:rPrChange w:id="15929" w:author="user pc" w:date="2022-03-15T10:14:00Z">
            <w:rPr>
              <w:vertAlign w:val="superscript"/>
            </w:rPr>
          </w:rPrChange>
        </w:rPr>
        <w:t>3</w:t>
      </w:r>
    </w:p>
    <w:p>
      <w:pPr>
        <w:pStyle w:val="style0"/>
        <w:rPr>
          <w:rFonts w:ascii="Times New Roman" w:cs="Times New Roman"/>
          <w:sz w:val="28"/>
          <w:szCs w:val="28"/>
          <w:rPrChange w:id="15930" w:author="user pc" w:date="2022-03-15T10:14:00Z">
            <w:rPr/>
          </w:rPrChange>
        </w:rPr>
      </w:pPr>
      <w:r w:rsidRPr="64A83999">
        <w:rPr>
          <w:rFonts w:ascii="Times New Roman" w:cs="Times New Roman"/>
          <w:sz w:val="28"/>
          <w:szCs w:val="28"/>
          <w:rPrChange w:id="15931" w:author="user pc" w:date="2022-03-15T10:14:00Z">
            <w:rPr/>
          </w:rPrChange>
        </w:rPr>
        <w:t>IV) Volume of the gas evolved in the reaction at s.t.p.</w:t>
      </w:r>
    </w:p>
    <w:p>
      <w:pPr>
        <w:pStyle w:val="style0"/>
        <w:rPr>
          <w:rFonts w:ascii="Times New Roman" w:cs="Times New Roman"/>
          <w:sz w:val="28"/>
          <w:szCs w:val="28"/>
          <w:rPrChange w:id="15932" w:author="user pc" w:date="2022-03-15T10:14:00Z">
            <w:rPr/>
          </w:rPrChange>
        </w:rPr>
      </w:pPr>
      <w:r w:rsidRPr="52B74242">
        <w:rPr>
          <w:rFonts w:ascii="Times New Roman" w:cs="Times New Roman"/>
          <w:sz w:val="28"/>
          <w:szCs w:val="28"/>
          <w:rPrChange w:id="15933" w:author="user pc" w:date="2022-03-15T10:14:00Z">
            <w:rPr/>
          </w:rPrChange>
        </w:rPr>
        <w:t>[H = 1, C = 12, O = 16, Na = 23, Cl = 35.5, Molar volume = 22.4 dm</w:t>
      </w:r>
      <w:r w:rsidRPr="C1D5E570">
        <w:rPr>
          <w:rFonts w:ascii="Times New Roman" w:cs="Times New Roman"/>
          <w:sz w:val="28"/>
          <w:szCs w:val="28"/>
          <w:vertAlign w:val="superscript"/>
          <w:rPrChange w:id="15934" w:author="user pc" w:date="2022-03-15T10:14:00Z">
            <w:rPr>
              <w:vertAlign w:val="superscript"/>
            </w:rPr>
          </w:rPrChange>
        </w:rPr>
        <w:t>3</w:t>
      </w:r>
      <w:r w:rsidRPr="BB132525">
        <w:rPr>
          <w:rFonts w:ascii="Times New Roman" w:cs="Times New Roman"/>
          <w:sz w:val="28"/>
          <w:szCs w:val="28"/>
          <w:rPrChange w:id="15935" w:author="user pc" w:date="2022-03-15T10:14:00Z">
            <w:rPr/>
          </w:rPrChange>
        </w:rPr>
        <w:t>mol</w:t>
      </w:r>
      <w:r w:rsidRPr="254C2C66">
        <w:rPr>
          <w:rFonts w:ascii="Times New Roman" w:cs="Times New Roman"/>
          <w:sz w:val="28"/>
          <w:szCs w:val="28"/>
          <w:vertAlign w:val="superscript"/>
          <w:rPrChange w:id="15936" w:author="user pc" w:date="2022-03-15T10:14:00Z">
            <w:rPr>
              <w:vertAlign w:val="superscript"/>
            </w:rPr>
          </w:rPrChange>
        </w:rPr>
        <w:t>-3</w:t>
      </w:r>
      <w:r w:rsidRPr="81A22D76">
        <w:rPr>
          <w:rFonts w:ascii="Times New Roman" w:cs="Times New Roman"/>
          <w:sz w:val="28"/>
          <w:szCs w:val="28"/>
          <w:rPrChange w:id="15937" w:author="user pc" w:date="2022-03-15T10:14:00Z">
            <w:rPr/>
          </w:rPrChange>
        </w:rPr>
        <w:t>]</w:t>
      </w:r>
    </w:p>
    <w:p>
      <w:pPr>
        <w:pStyle w:val="style0"/>
        <w:rPr>
          <w:rFonts w:ascii="Times New Roman" w:cs="Times New Roman" w:hAnsi="Times New Roman"/>
          <w:sz w:val="28"/>
          <w:szCs w:val="28"/>
        </w:rPr>
      </w:pPr>
    </w:p>
    <w:p>
      <w:pPr>
        <w:pStyle w:val="style0"/>
        <w:rPr>
          <w:rFonts w:ascii="Times New Roman" w:cs="Times New Roman"/>
          <w:sz w:val="28"/>
          <w:szCs w:val="28"/>
          <w:rPrChange w:id="15938" w:author="user pc" w:date="2022-03-15T10:14:00Z">
            <w:rPr/>
          </w:rPrChange>
        </w:rPr>
      </w:pPr>
    </w:p>
    <w:p>
      <w:pPr>
        <w:pStyle w:val="style0"/>
        <w:rPr>
          <w:rFonts w:ascii="Times New Roman" w:cs="Times New Roman"/>
          <w:b/>
          <w:bCs/>
          <w:sz w:val="28"/>
          <w:szCs w:val="28"/>
          <w:rPrChange w:id="15939" w:author="user pc" w:date="2022-03-15T10:14:00Z">
            <w:rPr>
              <w:b/>
              <w:bCs/>
            </w:rPr>
          </w:rPrChange>
        </w:rPr>
      </w:pPr>
      <w:r w:rsidRPr="805B3870">
        <w:rPr>
          <w:rFonts w:ascii="Times New Roman" w:cs="Times New Roman"/>
          <w:b/>
          <w:bCs/>
          <w:sz w:val="28"/>
          <w:szCs w:val="28"/>
          <w:rPrChange w:id="15940" w:author="user pc" w:date="2022-03-15T10:14:00Z">
            <w:rPr>
              <w:b/>
              <w:bCs/>
            </w:rPr>
          </w:rPrChange>
        </w:rPr>
        <w:t>Solution</w:t>
      </w:r>
    </w:p>
    <w:p>
      <w:pPr>
        <w:pStyle w:val="style0"/>
        <w:rPr>
          <w:rFonts w:ascii="Times New Roman" w:cs="Times New Roman"/>
          <w:sz w:val="28"/>
          <w:szCs w:val="28"/>
          <w:rPrChange w:id="15941" w:author="user pc" w:date="2022-03-15T10:14:00Z">
            <w:rPr/>
          </w:rPrChange>
        </w:rPr>
      </w:pPr>
      <w:r w:rsidRPr="0B18A476">
        <w:rPr>
          <w:rFonts w:ascii="Times New Roman" w:cs="Times New Roman"/>
          <w:sz w:val="28"/>
          <w:szCs w:val="28"/>
          <w:rPrChange w:id="15942" w:author="user pc" w:date="2022-03-15T10:14:00Z">
            <w:rPr/>
          </w:rPrChange>
        </w:rPr>
        <w:t>Titration Results</w:t>
      </w:r>
    </w:p>
    <w:p>
      <w:pPr>
        <w:pStyle w:val="style0"/>
        <w:rPr>
          <w:rFonts w:ascii="Times New Roman" w:cs="Times New Roman"/>
          <w:b/>
          <w:bCs/>
          <w:sz w:val="28"/>
          <w:szCs w:val="28"/>
          <w:rPrChange w:id="15943" w:author="user pc" w:date="2022-03-15T10:14:00Z">
            <w:rPr>
              <w:b/>
              <w:bCs/>
            </w:rPr>
          </w:rPrChange>
        </w:rPr>
      </w:pPr>
      <w:r w:rsidRPr="8C40EC29">
        <w:rPr>
          <w:rFonts w:ascii="Times New Roman" w:cs="Times New Roman"/>
          <w:b/>
          <w:bCs/>
          <w:sz w:val="28"/>
          <w:szCs w:val="28"/>
          <w:rPrChange w:id="15944" w:author="user pc" w:date="2022-03-15T10:14:00Z">
            <w:rPr>
              <w:b/>
              <w:bCs/>
            </w:rPr>
          </w:rPrChange>
        </w:rPr>
        <w:t>Volume of pipette used: 25.0 cm</w:t>
      </w:r>
      <w:r w:rsidRPr="A658C349">
        <w:rPr>
          <w:rFonts w:ascii="Times New Roman" w:cs="Times New Roman"/>
          <w:b/>
          <w:bCs/>
          <w:sz w:val="28"/>
          <w:szCs w:val="28"/>
          <w:vertAlign w:val="superscript"/>
          <w:rPrChange w:id="15945" w:author="user pc" w:date="2022-03-15T10:14:00Z">
            <w:rPr>
              <w:b/>
              <w:bCs/>
              <w:vertAlign w:val="superscript"/>
            </w:rPr>
          </w:rPrChange>
        </w:rPr>
        <w:t>3</w:t>
      </w:r>
      <w:r>
        <w:rPr>
          <w:rFonts w:ascii="Times New Roman" w:cs="Times New Roman" w:hAnsi="Times New Roman"/>
          <w:b/>
          <w:bCs/>
          <w:sz w:val="28"/>
          <w:szCs w:val="28"/>
        </w:rPr>
        <w:t xml:space="preserve">,      </w:t>
      </w:r>
      <w:r w:rsidRPr="F8A3CDD8">
        <w:rPr>
          <w:rFonts w:ascii="Times New Roman" w:cs="Times New Roman"/>
          <w:b/>
          <w:bCs/>
          <w:sz w:val="28"/>
          <w:szCs w:val="28"/>
          <w:rPrChange w:id="15946" w:author="user pc" w:date="2022-03-15T10:14:00Z">
            <w:rPr>
              <w:b/>
              <w:bCs/>
            </w:rPr>
          </w:rPrChange>
        </w:rPr>
        <w:t>Indicator used: Methyl orange</w:t>
      </w:r>
    </w:p>
    <w:tbl>
      <w:tblPr>
        <w:tblW w:w="0" w:type="auto"/>
        <w:tblLook w:val="04A0" w:firstRow="1" w:lastRow="0" w:firstColumn="1" w:lastColumn="0" w:noHBand="0" w:noVBand="1"/>
      </w:tblPr>
      <w:tblGrid>
        <w:gridCol w:w="1915"/>
        <w:gridCol w:w="1915"/>
        <w:gridCol w:w="1915"/>
        <w:gridCol w:w="1915"/>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47" w:author="user pc" w:date="2022-03-15T10:14:00Z">
                  <w:rPr/>
                </w:rPrChange>
              </w:rPr>
            </w:pPr>
            <w:r w:rsidRPr="7DD9F302">
              <w:rPr>
                <w:rFonts w:ascii="Times New Roman" w:cs="Times New Roman" w:hAnsi="Times New Roman"/>
                <w:sz w:val="28"/>
                <w:szCs w:val="28"/>
                <w:rPrChange w:id="15948" w:author="user pc" w:date="2022-03-15T10:14:00Z">
                  <w:rPr>
                    <w:rFonts w:cs="Calibri" w:hAnsi="Noto Sans Armenian"/>
                  </w:rPr>
                </w:rPrChange>
              </w:rPr>
              <w:t>Burette</w:t>
            </w:r>
            <w:r>
              <w:rPr>
                <w:rFonts w:ascii="Times New Roman" w:cs="Times New Roman" w:hAnsi="Times New Roman"/>
                <w:sz w:val="28"/>
                <w:szCs w:val="28"/>
              </w:rPr>
              <w:t xml:space="preserve"> </w:t>
            </w:r>
            <w:r w:rsidRPr="AC67EA1F">
              <w:rPr>
                <w:rFonts w:ascii="Times New Roman" w:cs="Times New Roman" w:hAnsi="Times New Roman"/>
                <w:sz w:val="28"/>
                <w:szCs w:val="28"/>
                <w:rPrChange w:id="15949"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50" w:author="user pc" w:date="2022-03-15T10:14:00Z">
                  <w:rPr/>
                </w:rPrChange>
              </w:rPr>
            </w:pPr>
            <w:r w:rsidRPr="1DAE7733">
              <w:rPr>
                <w:rFonts w:ascii="Times New Roman" w:cs="Times New Roman" w:hAnsi="Times New Roman"/>
                <w:sz w:val="28"/>
                <w:szCs w:val="28"/>
                <w:rPrChange w:id="15951" w:author="user pc" w:date="2022-03-15T10:14:00Z">
                  <w:rPr>
                    <w:rFonts w:cs="Calibri" w:hAnsi="Noto Sans Armenian"/>
                  </w:rPr>
                </w:rPrChange>
              </w:rPr>
              <w:t>Rough</w:t>
            </w:r>
            <w:r>
              <w:rPr>
                <w:rFonts w:ascii="Times New Roman" w:cs="Times New Roman" w:hAnsi="Times New Roman"/>
                <w:sz w:val="28"/>
                <w:szCs w:val="28"/>
              </w:rPr>
              <w:t xml:space="preserve"> </w:t>
            </w:r>
            <w:r w:rsidRPr="2B9252B0">
              <w:rPr>
                <w:rFonts w:ascii="Times New Roman" w:cs="Times New Roman" w:hAnsi="Times New Roman"/>
                <w:sz w:val="28"/>
                <w:szCs w:val="28"/>
                <w:rPrChange w:id="15952" w:author="user pc" w:date="2022-03-15T10:14:00Z">
                  <w:rPr>
                    <w:rFonts w:cs="Calibri" w:hAnsi="Noto Sans Armenian"/>
                  </w:rPr>
                </w:rPrChange>
              </w:rPr>
              <w:t>(cm</w:t>
            </w:r>
            <w:r w:rsidRPr="72DADEB0">
              <w:rPr>
                <w:rFonts w:ascii="Times New Roman" w:cs="Times New Roman" w:hAnsi="Times New Roman"/>
                <w:sz w:val="28"/>
                <w:szCs w:val="28"/>
                <w:vertAlign w:val="superscript"/>
                <w:rPrChange w:id="15953" w:author="user pc" w:date="2022-03-15T10:14:00Z">
                  <w:rPr>
                    <w:rFonts w:cs="Calibri" w:hAnsi="Noto Sans Armenian"/>
                    <w:vertAlign w:val="superscript"/>
                  </w:rPr>
                </w:rPrChange>
              </w:rPr>
              <w:t>3</w:t>
            </w:r>
            <w:r w:rsidRPr="59072BBD">
              <w:rPr>
                <w:rFonts w:ascii="Times New Roman" w:cs="Times New Roman" w:hAnsi="Times New Roman"/>
                <w:sz w:val="28"/>
                <w:szCs w:val="28"/>
                <w:rPrChange w:id="15954"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55" w:author="user pc" w:date="2022-03-15T10:14:00Z">
                  <w:rPr/>
                </w:rPrChange>
              </w:rPr>
            </w:pPr>
            <w:r w:rsidRPr="67FCA50F">
              <w:rPr>
                <w:rFonts w:ascii="Times New Roman" w:cs="Times New Roman" w:hAnsi="Times New Roman"/>
                <w:sz w:val="28"/>
                <w:szCs w:val="28"/>
                <w:rPrChange w:id="15956" w:author="user pc" w:date="2022-03-15T10:14:00Z">
                  <w:rPr>
                    <w:rFonts w:cs="Calibri" w:hAnsi="Noto Sans Armenian"/>
                  </w:rPr>
                </w:rPrChange>
              </w:rPr>
              <w:t>1</w:t>
            </w:r>
            <w:r w:rsidRPr="73D9FC04">
              <w:rPr>
                <w:rFonts w:ascii="Times New Roman" w:cs="Times New Roman" w:hAnsi="Times New Roman"/>
                <w:sz w:val="28"/>
                <w:szCs w:val="28"/>
                <w:vertAlign w:val="superscript"/>
                <w:rPrChange w:id="15957" w:author="user pc" w:date="2022-03-15T10:14:00Z">
                  <w:rPr>
                    <w:rFonts w:cs="Calibri" w:hAnsi="Noto Sans Armenian"/>
                  </w:rPr>
                </w:rPrChange>
              </w:rPr>
              <w:t>st</w:t>
            </w:r>
            <w:r>
              <w:rPr>
                <w:rFonts w:ascii="Times New Roman" w:cs="Times New Roman" w:hAnsi="Times New Roman"/>
                <w:sz w:val="28"/>
                <w:szCs w:val="28"/>
              </w:rPr>
              <w:t xml:space="preserve"> </w:t>
            </w:r>
            <w:r w:rsidRPr="CFFD6D6F">
              <w:rPr>
                <w:rFonts w:ascii="Times New Roman" w:cs="Times New Roman" w:hAnsi="Times New Roman"/>
                <w:sz w:val="28"/>
                <w:szCs w:val="28"/>
                <w:rPrChange w:id="15958" w:author="user pc" w:date="2022-03-15T10:14:00Z">
                  <w:rPr>
                    <w:rFonts w:cs="Calibri" w:hAnsi="Noto Sans Armenian"/>
                  </w:rPr>
                </w:rPrChange>
              </w:rPr>
              <w:t>titre</w:t>
            </w:r>
            <w:r>
              <w:rPr>
                <w:rFonts w:ascii="Times New Roman" w:cs="Times New Roman" w:hAnsi="Times New Roman"/>
                <w:sz w:val="28"/>
                <w:szCs w:val="28"/>
              </w:rPr>
              <w:t xml:space="preserve"> </w:t>
            </w:r>
            <w:r w:rsidRPr="7F2E780E">
              <w:rPr>
                <w:rFonts w:ascii="Times New Roman" w:cs="Times New Roman" w:hAnsi="Times New Roman"/>
                <w:sz w:val="28"/>
                <w:szCs w:val="28"/>
                <w:rPrChange w:id="15959" w:author="user pc" w:date="2022-03-15T10:14:00Z">
                  <w:rPr>
                    <w:rFonts w:cs="Calibri" w:hAnsi="Noto Sans Armenian"/>
                  </w:rPr>
                </w:rPrChange>
              </w:rPr>
              <w:t>(cm</w:t>
            </w:r>
            <w:r w:rsidRPr="13888C43">
              <w:rPr>
                <w:rFonts w:ascii="Times New Roman" w:cs="Times New Roman" w:hAnsi="Times New Roman"/>
                <w:sz w:val="28"/>
                <w:szCs w:val="28"/>
                <w:vertAlign w:val="superscript"/>
                <w:rPrChange w:id="15960" w:author="user pc" w:date="2022-03-15T10:14:00Z">
                  <w:rPr>
                    <w:rFonts w:cs="Calibri" w:hAnsi="Noto Sans Armenian"/>
                    <w:vertAlign w:val="superscript"/>
                  </w:rPr>
                </w:rPrChange>
              </w:rPr>
              <w:t>3</w:t>
            </w:r>
            <w:r w:rsidRPr="EE0FDA46">
              <w:rPr>
                <w:rFonts w:ascii="Times New Roman" w:cs="Times New Roman" w:hAnsi="Times New Roman"/>
                <w:sz w:val="28"/>
                <w:szCs w:val="28"/>
                <w:rPrChange w:id="15961"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62" w:author="user pc" w:date="2022-03-15T10:14:00Z">
                  <w:rPr/>
                </w:rPrChange>
              </w:rPr>
            </w:pPr>
            <w:r w:rsidRPr="57DE423D">
              <w:rPr>
                <w:rFonts w:ascii="Times New Roman" w:cs="Times New Roman" w:hAnsi="Times New Roman"/>
                <w:sz w:val="28"/>
                <w:szCs w:val="28"/>
                <w:rPrChange w:id="15963" w:author="user pc" w:date="2022-03-15T10:14:00Z">
                  <w:rPr>
                    <w:rFonts w:cs="Calibri" w:hAnsi="Noto Sans Armenian"/>
                  </w:rPr>
                </w:rPrChange>
              </w:rPr>
              <w:t>2</w:t>
            </w:r>
            <w:r w:rsidRPr="B0E9C520">
              <w:rPr>
                <w:rFonts w:ascii="Times New Roman" w:cs="Times New Roman" w:hAnsi="Times New Roman"/>
                <w:sz w:val="28"/>
                <w:szCs w:val="28"/>
                <w:vertAlign w:val="superscript"/>
                <w:rPrChange w:id="15964" w:author="user pc" w:date="2022-03-15T10:14:00Z">
                  <w:rPr>
                    <w:rFonts w:cs="Calibri" w:hAnsi="Noto Sans Armenian"/>
                  </w:rPr>
                </w:rPrChange>
              </w:rPr>
              <w:t>nd</w:t>
            </w:r>
            <w:r>
              <w:rPr>
                <w:rFonts w:ascii="Times New Roman" w:cs="Times New Roman" w:hAnsi="Times New Roman"/>
                <w:sz w:val="28"/>
                <w:szCs w:val="28"/>
              </w:rPr>
              <w:t xml:space="preserve"> </w:t>
            </w:r>
            <w:r w:rsidRPr="5B41FB4F">
              <w:rPr>
                <w:rFonts w:ascii="Times New Roman" w:cs="Times New Roman" w:hAnsi="Times New Roman"/>
                <w:sz w:val="28"/>
                <w:szCs w:val="28"/>
                <w:rPrChange w:id="15965" w:author="user pc" w:date="2022-03-15T10:14:00Z">
                  <w:rPr>
                    <w:rFonts w:cs="Calibri" w:hAnsi="Noto Sans Armenian"/>
                  </w:rPr>
                </w:rPrChange>
              </w:rPr>
              <w:t>titre</w:t>
            </w:r>
            <w:r>
              <w:rPr>
                <w:rFonts w:ascii="Times New Roman" w:cs="Times New Roman" w:hAnsi="Times New Roman"/>
                <w:sz w:val="28"/>
                <w:szCs w:val="28"/>
              </w:rPr>
              <w:t xml:space="preserve"> </w:t>
            </w:r>
            <w:r w:rsidRPr="90BFD089">
              <w:rPr>
                <w:rFonts w:ascii="Times New Roman" w:cs="Times New Roman" w:hAnsi="Times New Roman"/>
                <w:sz w:val="28"/>
                <w:szCs w:val="28"/>
                <w:rPrChange w:id="15966" w:author="user pc" w:date="2022-03-15T10:14:00Z">
                  <w:rPr>
                    <w:rFonts w:cs="Calibri" w:hAnsi="Noto Sans Armenian"/>
                  </w:rPr>
                </w:rPrChange>
              </w:rPr>
              <w:t>(cm</w:t>
            </w:r>
            <w:r w:rsidRPr="39F2A8E4">
              <w:rPr>
                <w:rFonts w:ascii="Times New Roman" w:cs="Times New Roman" w:hAnsi="Times New Roman"/>
                <w:sz w:val="28"/>
                <w:szCs w:val="28"/>
                <w:vertAlign w:val="superscript"/>
                <w:rPrChange w:id="15967" w:author="user pc" w:date="2022-03-15T10:14:00Z">
                  <w:rPr>
                    <w:rFonts w:cs="Calibri" w:hAnsi="Noto Sans Armenian"/>
                    <w:vertAlign w:val="superscript"/>
                  </w:rPr>
                </w:rPrChange>
              </w:rPr>
              <w:t>3</w:t>
            </w:r>
            <w:r w:rsidRPr="24F37BCB">
              <w:rPr>
                <w:rFonts w:ascii="Times New Roman" w:cs="Times New Roman" w:hAnsi="Times New Roman"/>
                <w:sz w:val="28"/>
                <w:szCs w:val="28"/>
                <w:rPrChange w:id="15968"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69" w:author="user pc" w:date="2022-03-15T10:14:00Z">
                  <w:rPr/>
                </w:rPrChange>
              </w:rPr>
            </w:pPr>
            <w:r w:rsidRPr="0CFE3A65">
              <w:rPr>
                <w:rFonts w:ascii="Times New Roman" w:cs="Times New Roman" w:hAnsi="Times New Roman"/>
                <w:sz w:val="28"/>
                <w:szCs w:val="28"/>
                <w:rPrChange w:id="15970" w:author="user pc" w:date="2022-03-15T10:14:00Z">
                  <w:rPr>
                    <w:rFonts w:cs="Calibri" w:hAnsi="Noto Sans Armenian"/>
                  </w:rPr>
                </w:rPrChange>
              </w:rPr>
              <w:t>Final</w:t>
            </w:r>
            <w:r>
              <w:rPr>
                <w:rFonts w:ascii="Times New Roman" w:cs="Times New Roman" w:hAnsi="Times New Roman"/>
                <w:sz w:val="28"/>
                <w:szCs w:val="28"/>
              </w:rPr>
              <w:t xml:space="preserve"> </w:t>
            </w:r>
            <w:r w:rsidRPr="80131C2F">
              <w:rPr>
                <w:rFonts w:ascii="Times New Roman" w:cs="Times New Roman" w:hAnsi="Times New Roman"/>
                <w:sz w:val="28"/>
                <w:szCs w:val="28"/>
                <w:rPrChange w:id="15971"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72" w:author="user pc" w:date="2022-03-15T10:14:00Z">
                  <w:rPr/>
                </w:rPrChange>
              </w:rPr>
            </w:pPr>
            <w:r w:rsidRPr="0B91B1C7">
              <w:rPr>
                <w:rFonts w:ascii="Times New Roman" w:cs="Times New Roman" w:hAnsi="Times New Roman"/>
                <w:sz w:val="28"/>
                <w:szCs w:val="28"/>
                <w:rPrChange w:id="15973" w:author="user pc" w:date="2022-03-15T10:14:00Z">
                  <w:rPr>
                    <w:rFonts w:cs="Calibri" w:hAnsi="Noto Sans Armenian"/>
                  </w:rPr>
                </w:rPrChange>
              </w:rPr>
              <w:t>23.90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74" w:author="user pc" w:date="2022-03-15T10:14:00Z">
                  <w:rPr/>
                </w:rPrChange>
              </w:rPr>
            </w:pPr>
            <w:r w:rsidRPr="7B24ADA7">
              <w:rPr>
                <w:rFonts w:ascii="Times New Roman" w:cs="Times New Roman"/>
                <w:sz w:val="28"/>
                <w:szCs w:val="28"/>
                <w:rPrChange w:id="15975" w:author="user pc" w:date="2022-03-15T10:14:00Z">
                  <w:rPr/>
                </w:rPrChange>
              </w:rPr>
              <w:t>23.80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76" w:author="user pc" w:date="2022-03-15T10:14:00Z">
                  <w:rPr/>
                </w:rPrChange>
              </w:rPr>
            </w:pPr>
            <w:r w:rsidRPr="2C708E15">
              <w:rPr>
                <w:rFonts w:ascii="Times New Roman" w:cs="Times New Roman" w:hAnsi="Times New Roman"/>
                <w:sz w:val="28"/>
                <w:szCs w:val="28"/>
                <w:rPrChange w:id="15977" w:author="user pc" w:date="2022-03-15T10:14:00Z">
                  <w:rPr>
                    <w:rFonts w:cs="Calibri" w:hAnsi="Noto Sans Armenian"/>
                  </w:rPr>
                </w:rPrChange>
              </w:rPr>
              <w:t>23.80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78" w:author="user pc" w:date="2022-03-15T10:14:00Z">
                  <w:rPr/>
                </w:rPrChange>
              </w:rPr>
            </w:pPr>
            <w:r w:rsidRPr="9B7402A3">
              <w:rPr>
                <w:rFonts w:ascii="Times New Roman" w:cs="Times New Roman" w:hAnsi="Times New Roman"/>
                <w:sz w:val="28"/>
                <w:szCs w:val="28"/>
                <w:rPrChange w:id="15979" w:author="user pc" w:date="2022-03-15T10:14:00Z">
                  <w:rPr>
                    <w:rFonts w:cs="Calibri" w:hAnsi="Noto Sans Armenian"/>
                  </w:rPr>
                </w:rPrChange>
              </w:rPr>
              <w:t>Initial</w:t>
            </w:r>
            <w:r>
              <w:rPr>
                <w:rFonts w:ascii="Times New Roman" w:cs="Times New Roman" w:hAnsi="Times New Roman"/>
                <w:sz w:val="28"/>
                <w:szCs w:val="28"/>
              </w:rPr>
              <w:t xml:space="preserve"> </w:t>
            </w:r>
            <w:r w:rsidRPr="81E45261">
              <w:rPr>
                <w:rFonts w:ascii="Times New Roman" w:cs="Times New Roman" w:hAnsi="Times New Roman"/>
                <w:sz w:val="28"/>
                <w:szCs w:val="28"/>
                <w:rPrChange w:id="15980"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81" w:author="user pc" w:date="2022-03-15T10:14:00Z">
                  <w:rPr/>
                </w:rPrChange>
              </w:rPr>
            </w:pPr>
            <w:r w:rsidRPr="A7D19373">
              <w:rPr>
                <w:rFonts w:ascii="Times New Roman" w:cs="Times New Roman" w:hAnsi="Times New Roman"/>
                <w:sz w:val="28"/>
                <w:szCs w:val="28"/>
                <w:rPrChange w:id="15982"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83" w:author="user pc" w:date="2022-03-15T10:14:00Z">
                  <w:rPr/>
                </w:rPrChange>
              </w:rPr>
            </w:pPr>
            <w:r w:rsidRPr="42234C97">
              <w:rPr>
                <w:rFonts w:ascii="Times New Roman" w:cs="Times New Roman"/>
                <w:sz w:val="28"/>
                <w:szCs w:val="28"/>
                <w:rPrChange w:id="15984" w:author="user pc" w:date="2022-03-15T10:14:00Z">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85" w:author="user pc" w:date="2022-03-15T10:14:00Z">
                  <w:rPr/>
                </w:rPrChange>
              </w:rPr>
            </w:pPr>
            <w:r w:rsidRPr="A01A7EB6">
              <w:rPr>
                <w:rFonts w:ascii="Times New Roman" w:cs="Times New Roman" w:hAnsi="Times New Roman"/>
                <w:sz w:val="28"/>
                <w:szCs w:val="28"/>
                <w:rPrChange w:id="15986" w:author="user pc" w:date="2022-03-15T10:14:00Z">
                  <w:rPr>
                    <w:rFonts w:cs="Calibri" w:hAnsi="Noto Sans Armenian"/>
                  </w:rPr>
                </w:rPrChange>
              </w:rPr>
              <w:t>0.00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87" w:author="user pc" w:date="2022-03-15T10:14:00Z">
                  <w:rPr/>
                </w:rPrChange>
              </w:rPr>
            </w:pPr>
            <w:r w:rsidRPr="FE740F16">
              <w:rPr>
                <w:rFonts w:ascii="Times New Roman" w:cs="Times New Roman" w:hAnsi="Times New Roman"/>
                <w:sz w:val="28"/>
                <w:szCs w:val="28"/>
                <w:rPrChange w:id="15988" w:author="user pc" w:date="2022-03-15T10:14:00Z">
                  <w:rPr>
                    <w:rFonts w:cs="Calibri" w:hAnsi="Noto Sans Armenian"/>
                  </w:rPr>
                </w:rPrChange>
              </w:rPr>
              <w:t>Volume</w:t>
            </w:r>
            <w:r>
              <w:rPr>
                <w:rFonts w:ascii="Times New Roman" w:cs="Times New Roman" w:hAnsi="Times New Roman"/>
                <w:sz w:val="28"/>
                <w:szCs w:val="28"/>
              </w:rPr>
              <w:t xml:space="preserve"> </w:t>
            </w:r>
            <w:r w:rsidRPr="E346ABCF">
              <w:rPr>
                <w:rFonts w:ascii="Times New Roman" w:cs="Times New Roman" w:hAnsi="Times New Roman"/>
                <w:sz w:val="28"/>
                <w:szCs w:val="28"/>
                <w:rPrChange w:id="15989" w:author="user pc" w:date="2022-03-15T10:14:00Z">
                  <w:rPr>
                    <w:rFonts w:cs="Calibri" w:hAnsi="Noto Sans Armenian"/>
                  </w:rPr>
                </w:rPrChange>
              </w:rPr>
              <w:t>of</w:t>
            </w:r>
            <w:r>
              <w:rPr>
                <w:rFonts w:ascii="Times New Roman" w:cs="Times New Roman" w:hAnsi="Times New Roman"/>
                <w:sz w:val="28"/>
                <w:szCs w:val="28"/>
              </w:rPr>
              <w:t xml:space="preserve"> </w:t>
            </w:r>
            <w:r w:rsidRPr="2D46BB03">
              <w:rPr>
                <w:rFonts w:ascii="Times New Roman" w:cs="Times New Roman" w:hAnsi="Times New Roman"/>
                <w:sz w:val="28"/>
                <w:szCs w:val="28"/>
                <w:rPrChange w:id="15990" w:author="user pc" w:date="2022-03-15T10:14:00Z">
                  <w:rPr>
                    <w:rFonts w:cs="Calibri" w:hAnsi="Noto Sans Armenian"/>
                  </w:rPr>
                </w:rPrChange>
              </w:rPr>
              <w:t>acid</w:t>
            </w:r>
            <w:r>
              <w:rPr>
                <w:rFonts w:ascii="Times New Roman" w:cs="Times New Roman" w:hAnsi="Times New Roman"/>
                <w:sz w:val="28"/>
                <w:szCs w:val="28"/>
              </w:rPr>
              <w:t xml:space="preserve"> </w:t>
            </w:r>
            <w:r w:rsidRPr="198613C3">
              <w:rPr>
                <w:rFonts w:ascii="Times New Roman" w:cs="Times New Roman" w:hAnsi="Times New Roman"/>
                <w:sz w:val="28"/>
                <w:szCs w:val="28"/>
                <w:rPrChange w:id="15991"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92" w:author="user pc" w:date="2022-03-15T10:14:00Z">
                  <w:rPr/>
                </w:rPrChange>
              </w:rPr>
            </w:pPr>
            <w:r w:rsidRPr="FD58C522">
              <w:rPr>
                <w:rFonts w:ascii="Times New Roman" w:cs="Times New Roman" w:hAnsi="Times New Roman"/>
                <w:sz w:val="28"/>
                <w:szCs w:val="28"/>
                <w:rPrChange w:id="15993" w:author="user pc" w:date="2022-03-15T10:14:00Z">
                  <w:rPr>
                    <w:rFonts w:cs="Calibri" w:hAnsi="Noto Sans Armenian"/>
                  </w:rPr>
                </w:rPrChange>
              </w:rPr>
              <w:t>23.90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94" w:author="user pc" w:date="2022-03-15T10:14:00Z">
                  <w:rPr/>
                </w:rPrChange>
              </w:rPr>
            </w:pPr>
            <w:r w:rsidRPr="A1168447">
              <w:rPr>
                <w:rFonts w:ascii="Times New Roman" w:cs="Times New Roman" w:hAnsi="Times New Roman"/>
                <w:sz w:val="28"/>
                <w:szCs w:val="28"/>
                <w:rPrChange w:id="15995" w:author="user pc" w:date="2022-03-15T10:14:00Z">
                  <w:rPr>
                    <w:rFonts w:cs="Calibri" w:hAnsi="Noto Sans Armenian"/>
                  </w:rPr>
                </w:rPrChange>
              </w:rPr>
              <w:t>23.80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5996" w:author="user pc" w:date="2022-03-15T10:14:00Z">
                  <w:rPr/>
                </w:rPrChange>
              </w:rPr>
            </w:pPr>
            <w:r w:rsidRPr="29022ED5">
              <w:rPr>
                <w:rFonts w:ascii="Times New Roman" w:cs="Times New Roman" w:hAnsi="Times New Roman"/>
                <w:sz w:val="28"/>
                <w:szCs w:val="28"/>
                <w:rPrChange w:id="15997" w:author="user pc" w:date="2022-03-15T10:14:00Z">
                  <w:rPr>
                    <w:rFonts w:cs="Calibri" w:hAnsi="Noto Sans Armenian"/>
                  </w:rPr>
                </w:rPrChange>
              </w:rPr>
              <w:t>23.80</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Average titre value= </m:t>
          </m:r>
          <m:f>
            <m:fPr>
              <m:ctrlPr>
                <w:rPr>
                  <w:rFonts w:ascii="Cambria Math" w:cs="Times New Roman" w:hAnsi="Cambria Math"/>
                  <w:i/>
                  <w:sz w:val="28"/>
                  <w:szCs w:val="28"/>
                </w:rPr>
              </m:ctrlPr>
            </m:fPr>
            <m:num>
              <m:r>
                <w:rPr>
                  <w:rFonts w:ascii="Cambria Math" w:cs="Times New Roman" w:hAnsi="Cambria Math"/>
                  <w:sz w:val="28"/>
                  <w:szCs w:val="28"/>
                </w:rPr>
                <m:t>23.80 +23.80</m:t>
              </m:r>
            </m:num>
            <m:den>
              <m:r>
                <w:rPr>
                  <w:rFonts w:ascii="Cambria Math" w:cs="Times New Roman" w:hAnsi="Cambria Math"/>
                  <w:sz w:val="28"/>
                  <w:szCs w:val="28"/>
                </w:rPr>
                <m:t>2</m:t>
              </m:r>
            </m:den>
          </m:f>
          <m:r>
            <w:rPr>
              <w:rFonts w:ascii="Cambria Math" w:cs="Times New Roman" w:hAnsi="Cambria Math"/>
              <w:sz w:val="28"/>
              <w:szCs w:val="28"/>
            </w:rPr>
            <m:t>=23.80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5998" w:author="user pc" w:date="2022-03-15T10:14:00Z">
            <w:rPr/>
          </w:rPrChange>
        </w:rPr>
      </w:pPr>
      <w:r w:rsidRPr="EC482585">
        <w:rPr>
          <w:rFonts w:ascii="Times New Roman" w:cs="Times New Roman"/>
          <w:sz w:val="28"/>
          <w:szCs w:val="28"/>
          <w:rPrChange w:id="15999" w:author="user pc" w:date="2022-03-15T10:14:00Z">
            <w:rPr/>
          </w:rPrChange>
        </w:rPr>
        <w:t>bi) Concentration of B in moldm</w:t>
      </w:r>
      <w:r w:rsidRPr="5DFC6436">
        <w:rPr>
          <w:rFonts w:ascii="Times New Roman" w:cs="Times New Roman"/>
          <w:sz w:val="28"/>
          <w:szCs w:val="28"/>
          <w:vertAlign w:val="superscript"/>
          <w:rPrChange w:id="16000" w:author="user pc" w:date="2022-03-15T10:14:00Z">
            <w:rPr>
              <w:vertAlign w:val="superscript"/>
            </w:rPr>
          </w:rPrChange>
        </w:rPr>
        <w:t>-3</w:t>
      </w:r>
      <w:r w:rsidRPr="2C461241">
        <w:rPr>
          <w:rFonts w:ascii="Times New Roman" w:cs="Times New Roman"/>
          <w:sz w:val="28"/>
          <w:szCs w:val="28"/>
          <w:rPrChange w:id="16001" w:author="user pc" w:date="2022-03-15T10:14:00Z">
            <w:rPr/>
          </w:rPrChange>
        </w:rPr>
        <w:t>: First, convert the volume in cm</w:t>
      </w:r>
      <w:r w:rsidRPr="409E873A">
        <w:rPr>
          <w:rFonts w:ascii="Times New Roman" w:cs="Times New Roman"/>
          <w:sz w:val="28"/>
          <w:szCs w:val="28"/>
          <w:vertAlign w:val="superscript"/>
          <w:rPrChange w:id="16002" w:author="user pc" w:date="2022-03-15T10:14:00Z">
            <w:rPr>
              <w:vertAlign w:val="superscript"/>
            </w:rPr>
          </w:rPrChange>
        </w:rPr>
        <w:t>3</w:t>
      </w:r>
      <w:r w:rsidRPr="C863E535">
        <w:rPr>
          <w:rFonts w:ascii="Times New Roman" w:cs="Times New Roman"/>
          <w:sz w:val="28"/>
          <w:szCs w:val="28"/>
          <w:rPrChange w:id="16003" w:author="user pc" w:date="2022-03-15T10:14:00Z">
            <w:rPr/>
          </w:rPrChange>
        </w:rPr>
        <w:t xml:space="preserve"> to dm</w:t>
      </w:r>
      <w:r w:rsidRPr="DB514EA0">
        <w:rPr>
          <w:rFonts w:ascii="Times New Roman" w:cs="Times New Roman"/>
          <w:sz w:val="28"/>
          <w:szCs w:val="28"/>
          <w:vertAlign w:val="superscript"/>
          <w:rPrChange w:id="16004" w:author="user pc" w:date="2022-03-15T10:14:00Z">
            <w:rPr>
              <w:vertAlign w:val="superscript"/>
            </w:rPr>
          </w:rPrChange>
        </w:rPr>
        <w:t>3</w:t>
      </w:r>
      <w:r w:rsidRPr="5B8294F8">
        <w:rPr>
          <w:rFonts w:ascii="Times New Roman" w:cs="Times New Roman"/>
          <w:sz w:val="28"/>
          <w:szCs w:val="28"/>
          <w:rPrChange w:id="16005" w:author="user pc" w:date="2022-03-15T10:14:00Z">
            <w:rPr/>
          </w:rPrChange>
        </w:rPr>
        <w:t>;</w:t>
      </w:r>
    </w:p>
    <w:p>
      <w:pPr>
        <w:pStyle w:val="style0"/>
        <w:rPr>
          <w:rFonts w:ascii="Times New Roman" w:cs="Times New Roman"/>
          <w:sz w:val="28"/>
          <w:szCs w:val="28"/>
          <w:rPrChange w:id="16006" w:author="user pc" w:date="2022-03-15T10:14:00Z">
            <w:rPr/>
          </w:rPrChange>
        </w:rPr>
      </w:pPr>
      <w:r w:rsidRPr="CA566107">
        <w:rPr>
          <w:rFonts w:ascii="Times New Roman" w:cs="Times New Roman"/>
          <w:sz w:val="28"/>
          <w:szCs w:val="28"/>
          <w:rPrChange w:id="16007" w:author="user pc" w:date="2022-03-15T10:14:00Z">
            <w:rPr/>
          </w:rPrChange>
        </w:rPr>
        <w:t>1000 cm</w:t>
      </w:r>
      <w:r w:rsidRPr="E626E8AC">
        <w:rPr>
          <w:rFonts w:ascii="Times New Roman" w:cs="Times New Roman"/>
          <w:sz w:val="28"/>
          <w:szCs w:val="28"/>
          <w:vertAlign w:val="superscript"/>
          <w:rPrChange w:id="16008" w:author="user pc" w:date="2022-03-15T10:14:00Z">
            <w:rPr>
              <w:vertAlign w:val="superscript"/>
            </w:rPr>
          </w:rPrChange>
        </w:rPr>
        <w:t>3</w:t>
      </w:r>
      <w:r w:rsidRPr="F950DB19">
        <w:rPr>
          <w:rFonts w:ascii="Times New Roman" w:cs="Times New Roman"/>
          <w:sz w:val="28"/>
          <w:szCs w:val="28"/>
          <w:rPrChange w:id="16009" w:author="user pc" w:date="2022-03-15T10:14:00Z">
            <w:rPr/>
          </w:rPrChange>
        </w:rPr>
        <w:t xml:space="preserve"> = 1dm</w:t>
      </w:r>
      <w:r w:rsidRPr="46241AF4">
        <w:rPr>
          <w:rFonts w:ascii="Times New Roman" w:cs="Times New Roman"/>
          <w:sz w:val="28"/>
          <w:szCs w:val="28"/>
          <w:vertAlign w:val="superscript"/>
          <w:rPrChange w:id="16010" w:author="user pc" w:date="2022-03-15T10:14:00Z">
            <w:rPr>
              <w:vertAlign w:val="superscript"/>
            </w:rPr>
          </w:rPrChange>
        </w:rPr>
        <w:t>3</w:t>
      </w:r>
    </w:p>
    <w:p>
      <w:pPr>
        <w:pStyle w:val="style0"/>
        <w:rPr>
          <w:rFonts w:ascii="Times New Roman" w:cs="Times New Roman"/>
          <w:sz w:val="28"/>
          <w:szCs w:val="28"/>
          <w:rPrChange w:id="16011" w:author="user pc" w:date="2022-03-15T10:14:00Z">
            <w:rPr/>
          </w:rPrChange>
        </w:rPr>
      </w:pPr>
      <w:r w:rsidRPr="3EA900D1">
        <w:rPr>
          <w:rFonts w:ascii="Times New Roman" w:cs="Times New Roman"/>
          <w:sz w:val="28"/>
          <w:szCs w:val="28"/>
          <w:rPrChange w:id="16012" w:author="user pc" w:date="2022-03-15T10:14:00Z">
            <w:rPr/>
          </w:rPrChange>
        </w:rPr>
        <w:t>250 cm</w:t>
      </w:r>
      <w:r w:rsidRPr="27B25AE6">
        <w:rPr>
          <w:rFonts w:ascii="Times New Roman" w:cs="Times New Roman"/>
          <w:sz w:val="28"/>
          <w:szCs w:val="28"/>
          <w:vertAlign w:val="superscript"/>
          <w:rPrChange w:id="16013" w:author="user pc" w:date="2022-03-15T10:14:00Z">
            <w:rPr>
              <w:vertAlign w:val="superscript"/>
            </w:rPr>
          </w:rPrChange>
        </w:rPr>
        <w:t>3</w:t>
      </w:r>
      <w:r w:rsidRPr="D9D88BE2">
        <w:rPr>
          <w:rFonts w:ascii="Times New Roman" w:cs="Times New Roman"/>
          <w:sz w:val="28"/>
          <w:szCs w:val="28"/>
          <w:rPrChange w:id="16014" w:author="user pc" w:date="2022-03-15T10:14:00Z">
            <w:rPr/>
          </w:rPrChange>
        </w:rPr>
        <w:t xml:space="preserve"> </w:t>
      </w:r>
      <w:r>
        <w:rPr>
          <w:rFonts w:ascii="Times New Roman" w:cs="Times New Roman" w:hAnsi="Times New Roman"/>
          <w:sz w:val="28"/>
          <w:szCs w:val="28"/>
        </w:rPr>
        <w:t xml:space="preserve">  </w:t>
      </w:r>
      <w:r w:rsidRPr="9E58B1BF">
        <w:rPr>
          <w:rFonts w:ascii="Times New Roman" w:cs="Times New Roman"/>
          <w:sz w:val="28"/>
          <w:szCs w:val="28"/>
          <w:rPrChange w:id="16015" w:author="user pc" w:date="2022-03-15T10:14:00Z">
            <w:rPr/>
          </w:rPrChange>
        </w:rPr>
        <w:t>=  ?</w:t>
      </w:r>
    </w:p>
    <w:p>
      <w:pPr>
        <w:pStyle w:val="style0"/>
        <w:rPr>
          <w:rFonts w:ascii="Times New Roman" w:cs="Times New Roman"/>
          <w:sz w:val="28"/>
          <w:szCs w:val="28"/>
          <w:rPrChange w:id="16016" w:author="user pc" w:date="2022-03-15T10:14:00Z">
            <w:rPr/>
          </w:rPrChange>
        </w:rPr>
      </w:pPr>
      <w:r w:rsidRPr="E7875593">
        <w:rPr>
          <w:rFonts w:ascii="Times New Roman" w:cs="Times New Roman"/>
          <w:sz w:val="28"/>
          <w:szCs w:val="28"/>
          <w:rPrChange w:id="16017" w:author="user pc" w:date="2022-03-15T10:14:00Z">
            <w:rPr/>
          </w:rPrChange>
        </w:rPr>
        <w:t>Cross multiplying, we get 250 cm</w:t>
      </w:r>
      <w:r w:rsidRPr="28A196BB">
        <w:rPr>
          <w:rFonts w:ascii="Times New Roman" w:cs="Times New Roman"/>
          <w:sz w:val="28"/>
          <w:szCs w:val="28"/>
          <w:vertAlign w:val="superscript"/>
          <w:rPrChange w:id="16018" w:author="user pc" w:date="2022-03-15T10:14:00Z">
            <w:rPr>
              <w:vertAlign w:val="superscript"/>
            </w:rPr>
          </w:rPrChange>
        </w:rPr>
        <w:t xml:space="preserve">3 </w:t>
      </w:r>
      <w:r w:rsidRPr="9DAE6645">
        <w:rPr>
          <w:rFonts w:ascii="Times New Roman" w:cs="Times New Roman"/>
          <w:sz w:val="28"/>
          <w:szCs w:val="28"/>
          <w:rPrChange w:id="16019" w:author="user pc" w:date="2022-03-15T10:14:00Z">
            <w:rPr/>
          </w:rPrChange>
        </w:rPr>
        <w:t>× 1 dm</w:t>
      </w:r>
      <w:r w:rsidRPr="52DFC3AF">
        <w:rPr>
          <w:rFonts w:ascii="Times New Roman" w:cs="Times New Roman"/>
          <w:sz w:val="28"/>
          <w:szCs w:val="28"/>
          <w:vertAlign w:val="superscript"/>
          <w:rPrChange w:id="16020" w:author="user pc" w:date="2022-03-15T10:14:00Z">
            <w:rPr>
              <w:vertAlign w:val="superscript"/>
            </w:rPr>
          </w:rPrChange>
        </w:rPr>
        <w:t>3</w:t>
      </w:r>
      <w:r w:rsidRPr="56B38960">
        <w:rPr>
          <w:rFonts w:ascii="Times New Roman" w:cs="Times New Roman"/>
          <w:sz w:val="28"/>
          <w:szCs w:val="28"/>
          <w:rPrChange w:id="16021" w:author="user pc" w:date="2022-03-15T10:14:00Z">
            <w:rPr/>
          </w:rPrChange>
        </w:rPr>
        <w:t>/1000cm</w:t>
      </w:r>
      <w:r w:rsidRPr="02E25853">
        <w:rPr>
          <w:rFonts w:ascii="Times New Roman" w:cs="Times New Roman"/>
          <w:sz w:val="28"/>
          <w:szCs w:val="28"/>
          <w:vertAlign w:val="superscript"/>
          <w:rPrChange w:id="16022" w:author="user pc" w:date="2022-03-15T10:14:00Z">
            <w:rPr>
              <w:vertAlign w:val="superscript"/>
            </w:rPr>
          </w:rPrChange>
        </w:rPr>
        <w:t>3</w:t>
      </w:r>
      <w:r w:rsidRPr="A8B83F58">
        <w:rPr>
          <w:rFonts w:ascii="Times New Roman" w:cs="Times New Roman"/>
          <w:sz w:val="28"/>
          <w:szCs w:val="28"/>
          <w:rPrChange w:id="16023" w:author="user pc" w:date="2022-03-15T10:14:00Z">
            <w:rPr/>
          </w:rPrChange>
        </w:rPr>
        <w:t xml:space="preserve"> = 0.25dm</w:t>
      </w:r>
      <w:r w:rsidRPr="E8969DB0">
        <w:rPr>
          <w:rFonts w:ascii="Times New Roman" w:cs="Times New Roman"/>
          <w:sz w:val="28"/>
          <w:szCs w:val="28"/>
          <w:vertAlign w:val="superscript"/>
          <w:rPrChange w:id="16024" w:author="user pc" w:date="2022-03-15T10:14:00Z">
            <w:rPr>
              <w:vertAlign w:val="superscript"/>
            </w:rPr>
          </w:rPrChange>
        </w:rPr>
        <w:t>3</w:t>
      </w:r>
      <w:r w:rsidRPr="561370E9">
        <w:rPr>
          <w:rFonts w:ascii="Times New Roman" w:cs="Times New Roman"/>
          <w:sz w:val="28"/>
          <w:szCs w:val="28"/>
          <w:rPrChange w:id="16025" w:author="user pc" w:date="2022-03-15T10:14:00Z">
            <w:rPr/>
          </w:rPrChange>
        </w:rPr>
        <w:t>.</w:t>
      </w:r>
    </w:p>
    <w:p>
      <w:pPr>
        <w:pStyle w:val="style0"/>
        <w:rPr>
          <w:rFonts w:ascii="Times New Roman" w:cs="Times New Roman"/>
          <w:sz w:val="28"/>
          <w:szCs w:val="28"/>
          <w:rPrChange w:id="16026" w:author="user pc" w:date="2022-03-15T10:14:00Z">
            <w:rPr/>
          </w:rPrChange>
        </w:rPr>
      </w:pPr>
      <w:r w:rsidRPr="FC5E225E">
        <w:rPr>
          <w:rFonts w:ascii="Times New Roman" w:cs="Times New Roman"/>
          <w:sz w:val="28"/>
          <w:szCs w:val="28"/>
          <w:rPrChange w:id="16027" w:author="user pc" w:date="2022-03-15T10:14:00Z">
            <w:rPr/>
          </w:rPrChange>
        </w:rPr>
        <w:t>To find the Concentration</w:t>
      </w:r>
      <w:r>
        <w:rPr>
          <w:rFonts w:ascii="Times New Roman" w:cs="Times New Roman" w:hAnsi="Times New Roman"/>
          <w:sz w:val="28"/>
          <w:szCs w:val="28"/>
        </w:rPr>
        <w:t xml:space="preserve"> </w:t>
      </w:r>
      <w:r w:rsidRPr="D939A2E2">
        <w:rPr>
          <w:rFonts w:ascii="Times New Roman" w:cs="Times New Roman"/>
          <w:sz w:val="28"/>
          <w:szCs w:val="28"/>
          <w:rPrChange w:id="16028" w:author="user pc" w:date="2022-03-15T10:14:00Z">
            <w:rPr/>
          </w:rPrChange>
        </w:rPr>
        <w:t>of</w:t>
      </w:r>
      <w:r>
        <w:rPr>
          <w:rFonts w:ascii="Times New Roman" w:cs="Times New Roman" w:hAnsi="Times New Roman"/>
          <w:sz w:val="28"/>
          <w:szCs w:val="28"/>
        </w:rPr>
        <w:t xml:space="preserve"> </w:t>
      </w:r>
      <w:r w:rsidRPr="7FB5A3BC">
        <w:rPr>
          <w:rFonts w:ascii="Times New Roman" w:cs="Times New Roman"/>
          <w:sz w:val="28"/>
          <w:szCs w:val="28"/>
          <w:rPrChange w:id="16029" w:author="user pc" w:date="2022-03-15T10:14:00Z">
            <w:rPr/>
          </w:rPrChange>
        </w:rPr>
        <w:t>B</w:t>
      </w:r>
      <w:r>
        <w:rPr>
          <w:rFonts w:ascii="Times New Roman" w:cs="Times New Roman" w:hAnsi="Times New Roman"/>
          <w:sz w:val="28"/>
          <w:szCs w:val="28"/>
        </w:rPr>
        <w:t xml:space="preserve"> </w:t>
      </w:r>
      <w:r w:rsidRPr="A2017217">
        <w:rPr>
          <w:rFonts w:ascii="Times New Roman" w:cs="Times New Roman"/>
          <w:sz w:val="28"/>
          <w:szCs w:val="28"/>
          <w:rPrChange w:id="16030" w:author="user pc" w:date="2022-03-15T10:14:00Z">
            <w:rPr/>
          </w:rPrChange>
        </w:rPr>
        <w:t>inmoldm</w:t>
      </w:r>
      <w:r w:rsidRPr="3BAF4030">
        <w:rPr>
          <w:rFonts w:ascii="Times New Roman" w:cs="Times New Roman"/>
          <w:sz w:val="28"/>
          <w:szCs w:val="28"/>
          <w:vertAlign w:val="superscript"/>
          <w:rPrChange w:id="16031" w:author="user pc" w:date="2022-03-15T10:14:00Z">
            <w:rPr>
              <w:vertAlign w:val="superscript"/>
            </w:rPr>
          </w:rPrChange>
        </w:rPr>
        <w:t>-3</w:t>
      </w:r>
      <w:r w:rsidRPr="8EEE27AF">
        <w:rPr>
          <w:rFonts w:ascii="Times New Roman" w:cs="Times New Roman"/>
          <w:sz w:val="28"/>
          <w:szCs w:val="28"/>
          <w:rPrChange w:id="16032" w:author="user pc" w:date="2022-03-15T10:14:00Z">
            <w:rPr/>
          </w:rPrChange>
        </w:rPr>
        <w:t>, we use the formula below:</w:t>
      </w:r>
    </w:p>
    <w:p>
      <w:pPr>
        <w:pStyle w:val="style0"/>
        <w:rPr>
          <w:rFonts w:ascii="Times New Roman" w:cs="Times New Roman"/>
          <w:sz w:val="28"/>
          <w:szCs w:val="28"/>
          <w:rPrChange w:id="16033" w:author="user pc" w:date="2022-03-15T10:14:00Z">
            <w:rPr/>
          </w:rPrChange>
        </w:rPr>
      </w:pPr>
      <w:r w:rsidRPr="E9A53440">
        <w:rPr>
          <w:rFonts w:ascii="Times New Roman" w:cs="Times New Roman"/>
          <w:sz w:val="28"/>
          <w:szCs w:val="28"/>
          <w:rPrChange w:id="16034" w:author="user pc" w:date="2022-03-15T10:14:00Z">
            <w:rPr/>
          </w:rPrChange>
        </w:rPr>
        <w:t>Mass Concentration</w:t>
      </w:r>
      <w:r>
        <w:rPr>
          <w:rFonts w:ascii="Times New Roman" w:cs="Times New Roman" w:hAnsi="Times New Roman"/>
          <w:sz w:val="28"/>
          <w:szCs w:val="28"/>
        </w:rPr>
        <w:t xml:space="preserve"> </w:t>
      </w:r>
      <w:r w:rsidRPr="B1E59111">
        <w:rPr>
          <w:rFonts w:ascii="Times New Roman" w:cs="Times New Roman"/>
          <w:sz w:val="28"/>
          <w:szCs w:val="28"/>
          <w:rPrChange w:id="16035" w:author="user pc" w:date="2022-03-15T10:14:00Z">
            <w:rPr/>
          </w:rPrChange>
        </w:rPr>
        <w:t>(g/dm</w:t>
      </w:r>
      <w:r w:rsidRPr="19E62AF6">
        <w:rPr>
          <w:rFonts w:ascii="Times New Roman" w:cs="Times New Roman"/>
          <w:sz w:val="28"/>
          <w:szCs w:val="28"/>
          <w:vertAlign w:val="superscript"/>
          <w:rPrChange w:id="16036" w:author="user pc" w:date="2022-03-15T10:14:00Z">
            <w:rPr>
              <w:vertAlign w:val="superscript"/>
            </w:rPr>
          </w:rPrChange>
        </w:rPr>
        <w:t>3</w:t>
      </w:r>
      <w:r w:rsidRPr="CC2AE664">
        <w:rPr>
          <w:rFonts w:ascii="Times New Roman" w:cs="Times New Roman"/>
          <w:sz w:val="28"/>
          <w:szCs w:val="28"/>
          <w:rPrChange w:id="16037" w:author="user pc" w:date="2022-03-15T10:14:00Z">
            <w:rPr/>
          </w:rPrChange>
        </w:rPr>
        <w:t>) = Molar Concentration</w:t>
      </w:r>
      <w:r>
        <w:rPr>
          <w:rFonts w:ascii="Times New Roman" w:cs="Times New Roman" w:hAnsi="Times New Roman"/>
          <w:sz w:val="28"/>
          <w:szCs w:val="28"/>
        </w:rPr>
        <w:t xml:space="preserve"> </w:t>
      </w:r>
      <w:r w:rsidRPr="693FF7E8">
        <w:rPr>
          <w:rFonts w:ascii="Times New Roman" w:cs="Times New Roman"/>
          <w:sz w:val="28"/>
          <w:szCs w:val="28"/>
          <w:rPrChange w:id="16038" w:author="user pc" w:date="2022-03-15T10:14:00Z">
            <w:rPr/>
          </w:rPrChange>
        </w:rPr>
        <w:t>(moldm</w:t>
      </w:r>
      <w:r w:rsidRPr="B9909BDB">
        <w:rPr>
          <w:rFonts w:ascii="Times New Roman" w:cs="Times New Roman"/>
          <w:sz w:val="28"/>
          <w:szCs w:val="28"/>
          <w:vertAlign w:val="superscript"/>
          <w:rPrChange w:id="16039" w:author="user pc" w:date="2022-03-15T10:14:00Z">
            <w:rPr>
              <w:vertAlign w:val="superscript"/>
            </w:rPr>
          </w:rPrChange>
        </w:rPr>
        <w:t>-3</w:t>
      </w:r>
      <w:r>
        <w:rPr>
          <w:rFonts w:ascii="Times New Roman" w:cs="Times New Roman" w:hAnsi="Times New Roman"/>
          <w:sz w:val="28"/>
          <w:szCs w:val="28"/>
        </w:rPr>
        <w:t xml:space="preserve">) × Molar mass </w:t>
      </w:r>
      <w:r w:rsidRPr="487FDF31">
        <w:rPr>
          <w:rFonts w:ascii="Times New Roman" w:cs="Times New Roman"/>
          <w:sz w:val="28"/>
          <w:szCs w:val="28"/>
          <w:rPrChange w:id="16040" w:author="user pc" w:date="2022-03-15T10:14:00Z">
            <w:rPr/>
          </w:rPrChange>
        </w:rPr>
        <w:t>(g/mol)</w:t>
      </w:r>
    </w:p>
    <w:p>
      <w:pPr>
        <w:pStyle w:val="style0"/>
        <w:rPr>
          <w:rFonts w:ascii="Times New Roman" w:cs="Times New Roman"/>
          <w:sz w:val="28"/>
          <w:szCs w:val="28"/>
          <w:rPrChange w:id="16041" w:author="user pc" w:date="2022-03-15T10:14:00Z">
            <w:rPr/>
          </w:rPrChange>
        </w:rPr>
      </w:pPr>
      <w:r w:rsidRPr="C28AB691">
        <w:rPr>
          <w:rFonts w:ascii="Times New Roman" w:cs="Times New Roman"/>
          <w:sz w:val="28"/>
          <w:szCs w:val="28"/>
          <w:rPrChange w:id="16042" w:author="user pc" w:date="2022-03-15T10:14:00Z">
            <w:rPr/>
          </w:rPrChange>
        </w:rPr>
        <w:t>Mass Concentration of B = 2.45g/0.25dm</w:t>
      </w:r>
      <w:r w:rsidRPr="DF48FC7A">
        <w:rPr>
          <w:rFonts w:ascii="Times New Roman" w:cs="Times New Roman"/>
          <w:sz w:val="28"/>
          <w:szCs w:val="28"/>
          <w:vertAlign w:val="superscript"/>
          <w:rPrChange w:id="16043" w:author="user pc" w:date="2022-03-15T10:14:00Z">
            <w:rPr>
              <w:vertAlign w:val="superscript"/>
            </w:rPr>
          </w:rPrChange>
        </w:rPr>
        <w:t xml:space="preserve">3 </w:t>
      </w:r>
      <w:r w:rsidRPr="437221DA">
        <w:rPr>
          <w:rFonts w:ascii="Times New Roman" w:cs="Times New Roman"/>
          <w:sz w:val="28"/>
          <w:szCs w:val="28"/>
          <w:rPrChange w:id="16044" w:author="user pc" w:date="2022-03-15T10:14:00Z">
            <w:rPr/>
          </w:rPrChange>
        </w:rPr>
        <w:t>= 9.8</w:t>
      </w:r>
      <w:r>
        <w:rPr>
          <w:rFonts w:ascii="Times New Roman" w:cs="Times New Roman" w:hAnsi="Times New Roman"/>
          <w:sz w:val="28"/>
          <w:szCs w:val="28"/>
        </w:rPr>
        <w:t xml:space="preserve"> </w:t>
      </w:r>
      <w:r w:rsidRPr="DCF6D555">
        <w:rPr>
          <w:rFonts w:ascii="Times New Roman" w:cs="Times New Roman"/>
          <w:sz w:val="28"/>
          <w:szCs w:val="28"/>
          <w:rPrChange w:id="16045" w:author="user pc" w:date="2022-03-15T10:14:00Z">
            <w:rPr/>
          </w:rPrChange>
        </w:rPr>
        <w:t>g/dm</w:t>
      </w:r>
      <w:r w:rsidRPr="00A27A83">
        <w:rPr>
          <w:rFonts w:ascii="Times New Roman" w:cs="Times New Roman"/>
          <w:sz w:val="28"/>
          <w:szCs w:val="28"/>
          <w:vertAlign w:val="superscript"/>
          <w:rPrChange w:id="16046" w:author="user pc" w:date="2022-03-15T10:14:00Z">
            <w:rPr>
              <w:vertAlign w:val="superscript"/>
            </w:rPr>
          </w:rPrChange>
        </w:rPr>
        <w:t>3</w:t>
      </w:r>
    </w:p>
    <w:p>
      <w:pPr>
        <w:pStyle w:val="style0"/>
        <w:rPr>
          <w:rFonts w:ascii="Times New Roman" w:cs="Times New Roman"/>
          <w:sz w:val="28"/>
          <w:szCs w:val="28"/>
          <w:rPrChange w:id="16047" w:author="user pc" w:date="2022-03-15T10:14:00Z">
            <w:rPr/>
          </w:rPrChange>
        </w:rPr>
      </w:pPr>
      <w:r w:rsidRPr="6E3E850A">
        <w:rPr>
          <w:rFonts w:ascii="Times New Roman" w:cs="Times New Roman"/>
          <w:sz w:val="28"/>
          <w:szCs w:val="28"/>
          <w:rPrChange w:id="16048" w:author="user pc" w:date="2022-03-15T10:14:00Z">
            <w:rPr/>
          </w:rPrChange>
        </w:rPr>
        <w:t>Molar mass of B = 23 × 2 + 12 + 16 × 3 = 106</w:t>
      </w:r>
      <w:r>
        <w:rPr>
          <w:rFonts w:ascii="Times New Roman" w:cs="Times New Roman" w:hAnsi="Times New Roman"/>
          <w:sz w:val="28"/>
          <w:szCs w:val="28"/>
        </w:rPr>
        <w:t xml:space="preserve"> </w:t>
      </w:r>
      <w:r w:rsidRPr="3F4A04D8">
        <w:rPr>
          <w:rFonts w:ascii="Times New Roman" w:cs="Times New Roman"/>
          <w:sz w:val="28"/>
          <w:szCs w:val="28"/>
          <w:rPrChange w:id="16049" w:author="user pc" w:date="2022-03-15T10:14:00Z">
            <w:rPr/>
          </w:rPrChange>
        </w:rPr>
        <w:t>g/mol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concentration= </m:t>
          </m:r>
          <m:f>
            <m:fPr>
              <m:ctrlPr>
                <w:rPr>
                  <w:rFonts w:ascii="Cambria Math" w:cs="Times New Roman" w:hAnsi="Cambria Math"/>
                  <w:i/>
                  <w:sz w:val="28"/>
                  <w:szCs w:val="28"/>
                </w:rPr>
              </m:ctrlPr>
            </m:fPr>
            <m:num>
              <m:r>
                <w:rPr>
                  <w:rFonts w:ascii="Cambria Math" w:cs="Times New Roman" w:hAnsi="Cambria Math"/>
                  <w:sz w:val="28"/>
                  <w:szCs w:val="28"/>
                </w:rPr>
                <m:t>Mass concentration</m:t>
              </m:r>
            </m:num>
            <m:den>
              <m:r>
                <w:rPr>
                  <w:rFonts w:ascii="Cambria Math" w:cs="Times New Roman" w:hAnsi="Cambria Math"/>
                  <w:sz w:val="28"/>
                  <w:szCs w:val="28"/>
                </w:rPr>
                <m:t>Molar mass</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Molar c</m:t>
          </m:r>
          <m:r>
            <w:rPr>
              <w:rFonts w:ascii="Times New Roman" w:cs="Times New Roman" w:hAnsi="Times New Roman"/>
              <w:sz w:val="28"/>
              <w:szCs w:val="28"/>
            </w:rPr>
            <m:t>o</m:t>
          </m:r>
          <m:r>
            <w:rPr>
              <w:rFonts w:ascii="Cambria Math" w:cs="Times New Roman" w:hAnsi="Cambria Math"/>
              <w:sz w:val="28"/>
              <w:szCs w:val="28"/>
            </w:rPr>
            <m:t xml:space="preserve">ncentration of B= </m:t>
          </m:r>
          <m:f>
            <m:fPr>
              <m:ctrlPr>
                <w:rPr>
                  <w:rFonts w:ascii="Cambria Math" w:cs="Times New Roman" w:hAnsi="Cambria Math"/>
                  <w:i/>
                  <w:sz w:val="28"/>
                  <w:szCs w:val="28"/>
                </w:rPr>
              </m:ctrlPr>
            </m:fPr>
            <m:num>
              <m:r>
                <w:rPr>
                  <w:rFonts w:ascii="Cambria Math" w:cs="Times New Roman" w:hAnsi="Cambria Math"/>
                  <w:sz w:val="28"/>
                  <w:szCs w:val="28"/>
                </w:rPr>
                <m:t>9.8</m:t>
              </m:r>
            </m:num>
            <m:den>
              <m:r>
                <w:rPr>
                  <w:rFonts w:ascii="Cambria Math" w:cs="Times New Roman" w:hAnsi="Cambria Math"/>
                  <w:sz w:val="28"/>
                  <w:szCs w:val="28"/>
                </w:rPr>
                <m:t>106</m:t>
              </m:r>
            </m:den>
          </m:f>
          <m:r>
            <w:rPr>
              <w:rFonts w:ascii="Cambria Math" w:cs="Times New Roman" w:hAnsi="Cambria Math"/>
              <w:sz w:val="28"/>
              <w:szCs w:val="28"/>
            </w:rPr>
            <m:t>=0.092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sz w:val="28"/>
          <w:szCs w:val="28"/>
          <w:rPrChange w:id="16050" w:author="user pc" w:date="2022-03-15T10:14:00Z">
            <w:rPr/>
          </w:rPrChange>
        </w:rPr>
      </w:pPr>
      <w:r w:rsidRPr="EDA0D9AC">
        <w:rPr>
          <w:rFonts w:ascii="Times New Roman" w:cs="Times New Roman"/>
          <w:sz w:val="28"/>
          <w:szCs w:val="28"/>
          <w:rPrChange w:id="16051" w:author="user pc" w:date="2022-03-15T10:14:00Z">
            <w:rPr/>
          </w:rPrChange>
        </w:rPr>
        <w:t>bii) Concentration of A in moldm</w:t>
      </w:r>
      <w:r w:rsidRPr="8487CF63">
        <w:rPr>
          <w:rFonts w:ascii="Times New Roman" w:cs="Times New Roman"/>
          <w:sz w:val="28"/>
          <w:szCs w:val="28"/>
          <w:vertAlign w:val="superscript"/>
          <w:rPrChange w:id="16052" w:author="user pc" w:date="2022-03-15T10:14:00Z">
            <w:rPr>
              <w:vertAlign w:val="superscript"/>
            </w:rPr>
          </w:rPrChange>
        </w:rPr>
        <w:t>-3</w:t>
      </w:r>
      <w:r w:rsidRPr="58701AA1">
        <w:rPr>
          <w:rFonts w:ascii="Times New Roman" w:cs="Times New Roman"/>
          <w:sz w:val="28"/>
          <w:szCs w:val="28"/>
          <w:rPrChange w:id="16053" w:author="user pc" w:date="2022-03-15T10:14:00Z">
            <w:rPr/>
          </w:rPrChange>
        </w:rPr>
        <w: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rPr>
          <w:rFonts w:ascii="Times New Roman" w:cs="Times New Roman"/>
          <w:sz w:val="28"/>
          <w:szCs w:val="28"/>
          <w:rPrChange w:id="16054" w:author="user pc" w:date="2022-03-15T10:14:00Z">
            <w:rPr/>
          </w:rPrChange>
        </w:rPr>
      </w:pPr>
      <w:r w:rsidRPr="599DF6F5">
        <w:rPr>
          <w:rFonts w:ascii="Times New Roman" w:cs="Times New Roman"/>
          <w:sz w:val="28"/>
          <w:szCs w:val="28"/>
          <w:rPrChange w:id="16055" w:author="user pc" w:date="2022-03-15T10:14:00Z">
            <w:rPr/>
          </w:rPrChange>
        </w:rPr>
        <w:t>Na</w:t>
      </w:r>
      <w:r w:rsidRPr="9D761630">
        <w:rPr>
          <w:rFonts w:ascii="Times New Roman" w:cs="Times New Roman"/>
          <w:sz w:val="28"/>
          <w:szCs w:val="28"/>
          <w:vertAlign w:val="subscript"/>
          <w:rPrChange w:id="16056" w:author="user pc" w:date="2022-03-15T10:14:00Z">
            <w:rPr>
              <w:vertAlign w:val="subscript"/>
            </w:rPr>
          </w:rPrChange>
        </w:rPr>
        <w:t>2</w:t>
      </w:r>
      <w:r w:rsidRPr="8618DA05">
        <w:rPr>
          <w:rFonts w:ascii="Times New Roman" w:cs="Times New Roman"/>
          <w:sz w:val="28"/>
          <w:szCs w:val="28"/>
          <w:rPrChange w:id="16057" w:author="user pc" w:date="2022-03-15T10:14:00Z">
            <w:rPr/>
          </w:rPrChange>
        </w:rPr>
        <w:t>CO</w:t>
      </w:r>
      <w:r w:rsidRPr="22E99FFB">
        <w:rPr>
          <w:rFonts w:ascii="Times New Roman" w:cs="Times New Roman"/>
          <w:sz w:val="28"/>
          <w:szCs w:val="28"/>
          <w:vertAlign w:val="subscript"/>
          <w:rPrChange w:id="16058" w:author="user pc" w:date="2022-03-15T10:14:00Z">
            <w:rPr>
              <w:vertAlign w:val="subscript"/>
            </w:rPr>
          </w:rPrChange>
        </w:rPr>
        <w:t>3(aq)</w:t>
      </w:r>
      <w:r>
        <w:rPr>
          <w:rFonts w:ascii="Times New Roman" w:cs="Times New Roman" w:hAnsi="Times New Roman"/>
          <w:sz w:val="28"/>
          <w:szCs w:val="28"/>
          <w:vertAlign w:val="subscript"/>
        </w:rPr>
        <w:t xml:space="preserve"> </w:t>
      </w:r>
      <w:r w:rsidRPr="D890B329">
        <w:rPr>
          <w:rFonts w:ascii="Times New Roman" w:cs="Times New Roman"/>
          <w:sz w:val="28"/>
          <w:szCs w:val="28"/>
          <w:rPrChange w:id="16059" w:author="user pc" w:date="2022-03-15T10:14:00Z">
            <w:rPr/>
          </w:rPrChange>
        </w:rPr>
        <w:t>+</w:t>
      </w:r>
      <w:r>
        <w:rPr>
          <w:rFonts w:ascii="Times New Roman" w:cs="Times New Roman" w:hAnsi="Times New Roman"/>
          <w:sz w:val="28"/>
          <w:szCs w:val="28"/>
        </w:rPr>
        <w:t xml:space="preserve"> </w:t>
      </w:r>
      <w:r w:rsidRPr="C53FD5CA">
        <w:rPr>
          <w:rFonts w:ascii="Times New Roman" w:cs="Times New Roman"/>
          <w:sz w:val="28"/>
          <w:szCs w:val="28"/>
          <w:rPrChange w:id="16060" w:author="user pc" w:date="2022-03-15T10:14:00Z">
            <w:rPr/>
          </w:rPrChange>
        </w:rPr>
        <w:t>2HCl</w:t>
      </w:r>
      <w:r w:rsidRPr="0A4FB4ED">
        <w:rPr>
          <w:rFonts w:ascii="Times New Roman" w:cs="Times New Roman"/>
          <w:sz w:val="28"/>
          <w:szCs w:val="28"/>
          <w:vertAlign w:val="subscript"/>
          <w:rPrChange w:id="16061" w:author="user pc" w:date="2022-03-15T10:14:00Z">
            <w:rPr>
              <w:vertAlign w:val="subscript"/>
            </w:rPr>
          </w:rPrChange>
        </w:rPr>
        <w:t>(aq)</w:t>
      </w:r>
      <w:r>
        <w:rPr>
          <w:rFonts w:ascii="Times New Roman" w:cs="Times New Roman" w:hAnsi="Times New Roman"/>
          <w:sz w:val="28"/>
          <w:szCs w:val="28"/>
          <w:vertAlign w:val="subscript"/>
        </w:rPr>
        <w:t xml:space="preserve"> </w:t>
      </w:r>
      <w:r w:rsidRPr="B5E56E1D">
        <w:rPr>
          <w:rFonts w:ascii="Times New Roman" w:cs="Times New Roman"/>
          <w:sz w:val="28"/>
          <w:szCs w:val="28"/>
          <w:rPrChange w:id="16062" w:author="user pc" w:date="2022-03-15T10:14:00Z">
            <w:rPr/>
          </w:rPrChange>
        </w:rPr>
        <w:t>=&gt;2NaCl</w:t>
      </w:r>
      <w:r w:rsidRPr="FE85520D">
        <w:rPr>
          <w:rFonts w:ascii="Times New Roman" w:cs="Times New Roman"/>
          <w:sz w:val="28"/>
          <w:szCs w:val="28"/>
          <w:vertAlign w:val="subscript"/>
          <w:rPrChange w:id="16063" w:author="user pc" w:date="2022-03-15T10:14:00Z">
            <w:rPr>
              <w:vertAlign w:val="subscript"/>
            </w:rPr>
          </w:rPrChange>
        </w:rPr>
        <w:t>(aq)</w:t>
      </w:r>
      <w:r>
        <w:rPr>
          <w:rFonts w:ascii="Times New Roman" w:cs="Times New Roman" w:hAnsi="Times New Roman"/>
          <w:sz w:val="28"/>
          <w:szCs w:val="28"/>
          <w:vertAlign w:val="subscript"/>
        </w:rPr>
        <w:t xml:space="preserve"> </w:t>
      </w:r>
      <w:r w:rsidRPr="BC81AC3D">
        <w:rPr>
          <w:rFonts w:ascii="Times New Roman" w:cs="Times New Roman"/>
          <w:sz w:val="28"/>
          <w:szCs w:val="28"/>
          <w:rPrChange w:id="16064" w:author="user pc" w:date="2022-03-15T10:14:00Z">
            <w:rPr/>
          </w:rPrChange>
        </w:rPr>
        <w:t>+</w:t>
      </w:r>
      <w:r>
        <w:rPr>
          <w:rFonts w:ascii="Times New Roman" w:cs="Times New Roman" w:hAnsi="Times New Roman"/>
          <w:sz w:val="28"/>
          <w:szCs w:val="28"/>
        </w:rPr>
        <w:t xml:space="preserve"> </w:t>
      </w:r>
      <w:r w:rsidRPr="9CB59BA5">
        <w:rPr>
          <w:rFonts w:ascii="Times New Roman" w:cs="Times New Roman"/>
          <w:sz w:val="28"/>
          <w:szCs w:val="28"/>
          <w:rPrChange w:id="16065" w:author="user pc" w:date="2022-03-15T10:14:00Z">
            <w:rPr/>
          </w:rPrChange>
        </w:rPr>
        <w:t>H</w:t>
      </w:r>
      <w:r w:rsidRPr="13E4EABE">
        <w:rPr>
          <w:rFonts w:ascii="Times New Roman" w:cs="Times New Roman"/>
          <w:sz w:val="28"/>
          <w:szCs w:val="28"/>
          <w:vertAlign w:val="subscript"/>
          <w:rPrChange w:id="16066" w:author="user pc" w:date="2022-03-15T10:14:00Z">
            <w:rPr>
              <w:vertAlign w:val="subscript"/>
            </w:rPr>
          </w:rPrChange>
        </w:rPr>
        <w:t>2</w:t>
      </w:r>
      <w:r w:rsidRPr="07C0E36B">
        <w:rPr>
          <w:rFonts w:ascii="Times New Roman" w:cs="Times New Roman"/>
          <w:sz w:val="28"/>
          <w:szCs w:val="28"/>
          <w:rPrChange w:id="16067" w:author="user pc" w:date="2022-03-15T10:14:00Z">
            <w:rPr/>
          </w:rPrChange>
        </w:rPr>
        <w:t>O</w:t>
      </w:r>
      <w:r w:rsidRPr="8B849A2A">
        <w:rPr>
          <w:rFonts w:ascii="Times New Roman" w:cs="Times New Roman"/>
          <w:sz w:val="28"/>
          <w:szCs w:val="28"/>
          <w:vertAlign w:val="subscript"/>
          <w:rPrChange w:id="16068" w:author="user pc" w:date="2022-03-15T10:14:00Z">
            <w:rPr>
              <w:vertAlign w:val="subscript"/>
            </w:rPr>
          </w:rPrChange>
        </w:rPr>
        <w:t>(l)</w:t>
      </w:r>
      <w:r>
        <w:rPr>
          <w:rFonts w:ascii="Times New Roman" w:cs="Times New Roman" w:hAnsi="Times New Roman"/>
          <w:sz w:val="28"/>
          <w:szCs w:val="28"/>
          <w:vertAlign w:val="subscript"/>
        </w:rPr>
        <w:t xml:space="preserve"> </w:t>
      </w:r>
      <w:r w:rsidRPr="C7E775F4">
        <w:rPr>
          <w:rFonts w:ascii="Times New Roman" w:cs="Times New Roman"/>
          <w:sz w:val="28"/>
          <w:szCs w:val="28"/>
          <w:rPrChange w:id="16069" w:author="user pc" w:date="2022-03-15T10:14:00Z">
            <w:rPr/>
          </w:rPrChange>
        </w:rPr>
        <w:t>+</w:t>
      </w:r>
      <w:r>
        <w:rPr>
          <w:rFonts w:ascii="Times New Roman" w:cs="Times New Roman" w:hAnsi="Times New Roman"/>
          <w:sz w:val="28"/>
          <w:szCs w:val="28"/>
        </w:rPr>
        <w:t xml:space="preserve"> </w:t>
      </w:r>
      <w:r w:rsidRPr="0DE52B2B">
        <w:rPr>
          <w:rFonts w:ascii="Times New Roman" w:cs="Times New Roman"/>
          <w:sz w:val="28"/>
          <w:szCs w:val="28"/>
          <w:rPrChange w:id="16070" w:author="user pc" w:date="2022-03-15T10:14:00Z">
            <w:rPr/>
          </w:rPrChange>
        </w:rPr>
        <w:t>CO</w:t>
      </w:r>
      <w:r w:rsidRPr="A003B44A">
        <w:rPr>
          <w:rFonts w:ascii="Times New Roman" w:cs="Times New Roman"/>
          <w:sz w:val="28"/>
          <w:szCs w:val="28"/>
          <w:vertAlign w:val="subscript"/>
          <w:rPrChange w:id="16071" w:author="user pc" w:date="2022-03-15T10:14:00Z">
            <w:rPr>
              <w:vertAlign w:val="subscript"/>
            </w:rPr>
          </w:rPrChange>
        </w:rPr>
        <w:t>2(g)</w:t>
      </w:r>
    </w:p>
    <w:p>
      <w:pPr>
        <w:pStyle w:val="style0"/>
        <w:rPr>
          <w:rFonts w:ascii="Times New Roman" w:cs="Times New Roman"/>
          <w:sz w:val="28"/>
          <w:szCs w:val="28"/>
          <w:rPrChange w:id="16072" w:author="user pc" w:date="2022-03-15T10:14:00Z">
            <w:rPr/>
          </w:rPrChange>
        </w:rPr>
      </w:pPr>
      <w:r w:rsidRPr="3FAA996C">
        <w:rPr>
          <w:rFonts w:ascii="Times New Roman" w:cs="Times New Roman"/>
          <w:sz w:val="28"/>
          <w:szCs w:val="28"/>
          <w:rPrChange w:id="16073" w:author="user pc" w:date="2022-03-15T10:14:00Z">
            <w:rPr/>
          </w:rPrChange>
        </w:rPr>
        <w:t>1                    :   2</w:t>
      </w:r>
    </w:p>
    <w:p>
      <w:pPr>
        <w:pStyle w:val="style0"/>
        <w:rPr>
          <w:rFonts w:ascii="Times New Roman" w:cs="Times New Roman"/>
          <w:sz w:val="28"/>
          <w:szCs w:val="28"/>
          <w:rPrChange w:id="16074" w:author="user pc" w:date="2022-03-15T10:14:00Z">
            <w:rPr/>
          </w:rPrChange>
        </w:rPr>
      </w:pPr>
      <w:r w:rsidRPr="66E51F5F">
        <w:rPr>
          <w:rFonts w:ascii="Times New Roman" w:cs="Times New Roman"/>
          <w:sz w:val="28"/>
          <w:szCs w:val="28"/>
          <w:rPrChange w:id="16075" w:author="user pc" w:date="2022-03-15T10:14:00Z">
            <w:rPr/>
          </w:rPrChange>
        </w:rPr>
        <w:t>C</w:t>
      </w:r>
      <w:r w:rsidRPr="C44A3D03">
        <w:rPr>
          <w:rFonts w:ascii="Times New Roman" w:cs="Times New Roman"/>
          <w:sz w:val="28"/>
          <w:szCs w:val="28"/>
          <w:vertAlign w:val="subscript"/>
          <w:rPrChange w:id="16076" w:author="user pc" w:date="2022-03-15T10:14:00Z">
            <w:rPr>
              <w:vertAlign w:val="subscript"/>
            </w:rPr>
          </w:rPrChange>
        </w:rPr>
        <w:t>A</w:t>
      </w:r>
      <w:r w:rsidRPr="7C39D102">
        <w:rPr>
          <w:rFonts w:ascii="Times New Roman" w:cs="Times New Roman"/>
          <w:sz w:val="28"/>
          <w:szCs w:val="28"/>
          <w:rPrChange w:id="16077" w:author="user pc" w:date="2022-03-15T10:14:00Z">
            <w:rPr/>
          </w:rPrChange>
        </w:rPr>
        <w:t xml:space="preserve"> = ? V</w:t>
      </w:r>
      <w:r w:rsidRPr="50CC461F">
        <w:rPr>
          <w:rFonts w:ascii="Times New Roman" w:cs="Times New Roman"/>
          <w:sz w:val="28"/>
          <w:szCs w:val="28"/>
          <w:vertAlign w:val="subscript"/>
          <w:rPrChange w:id="16078" w:author="user pc" w:date="2022-03-15T10:14:00Z">
            <w:rPr>
              <w:vertAlign w:val="subscript"/>
            </w:rPr>
          </w:rPrChange>
        </w:rPr>
        <w:t>A</w:t>
      </w:r>
      <w:r w:rsidRPr="8C3770C3">
        <w:rPr>
          <w:rFonts w:ascii="Times New Roman" w:cs="Times New Roman"/>
          <w:sz w:val="28"/>
          <w:szCs w:val="28"/>
          <w:rPrChange w:id="16079" w:author="user pc" w:date="2022-03-15T10:14:00Z">
            <w:rPr/>
          </w:rPrChange>
        </w:rPr>
        <w:t xml:space="preserve"> = 23.80</w:t>
      </w:r>
      <w:r>
        <w:rPr>
          <w:rFonts w:ascii="Times New Roman" w:cs="Times New Roman" w:hAnsi="Times New Roman"/>
          <w:sz w:val="28"/>
          <w:szCs w:val="28"/>
        </w:rPr>
        <w:t xml:space="preserve"> </w:t>
      </w:r>
      <w:r w:rsidRPr="BEA30FA6">
        <w:rPr>
          <w:rFonts w:ascii="Times New Roman" w:cs="Times New Roman"/>
          <w:sz w:val="28"/>
          <w:szCs w:val="28"/>
          <w:rPrChange w:id="16080" w:author="user pc" w:date="2022-03-15T10:14:00Z">
            <w:rPr/>
          </w:rPrChange>
        </w:rPr>
        <w:t>cm</w:t>
      </w:r>
      <w:r w:rsidRPr="B9A2C9E0">
        <w:rPr>
          <w:rFonts w:ascii="Times New Roman" w:cs="Times New Roman"/>
          <w:sz w:val="28"/>
          <w:szCs w:val="28"/>
          <w:vertAlign w:val="superscript"/>
          <w:rPrChange w:id="16081" w:author="user pc" w:date="2022-03-15T10:14:00Z">
            <w:rPr>
              <w:vertAlign w:val="superscript"/>
            </w:rPr>
          </w:rPrChange>
        </w:rPr>
        <w:t>3</w:t>
      </w:r>
      <w:r w:rsidRPr="9AB17708">
        <w:rPr>
          <w:rFonts w:ascii="Times New Roman" w:cs="Times New Roman"/>
          <w:sz w:val="28"/>
          <w:szCs w:val="28"/>
          <w:rPrChange w:id="16082" w:author="user pc" w:date="2022-03-15T10:14:00Z">
            <w:rPr/>
          </w:rPrChange>
        </w:rPr>
        <w:t>, C</w:t>
      </w:r>
      <w:r w:rsidRPr="1319D0E5">
        <w:rPr>
          <w:rFonts w:ascii="Times New Roman" w:cs="Times New Roman"/>
          <w:sz w:val="28"/>
          <w:szCs w:val="28"/>
          <w:vertAlign w:val="subscript"/>
          <w:rPrChange w:id="16083" w:author="user pc" w:date="2022-03-15T10:14:00Z">
            <w:rPr>
              <w:vertAlign w:val="subscript"/>
            </w:rPr>
          </w:rPrChange>
        </w:rPr>
        <w:t xml:space="preserve">B </w:t>
      </w:r>
      <w:r w:rsidRPr="E19D22BA">
        <w:rPr>
          <w:rFonts w:ascii="Times New Roman" w:cs="Times New Roman"/>
          <w:sz w:val="28"/>
          <w:szCs w:val="28"/>
          <w:rPrChange w:id="16084" w:author="user pc" w:date="2022-03-15T10:14:00Z">
            <w:rPr/>
          </w:rPrChange>
        </w:rPr>
        <w:t>= 0.092 moldm</w:t>
      </w:r>
      <w:r w:rsidRPr="D8CCF979">
        <w:rPr>
          <w:rFonts w:ascii="Times New Roman" w:cs="Times New Roman"/>
          <w:sz w:val="28"/>
          <w:szCs w:val="28"/>
          <w:vertAlign w:val="superscript"/>
          <w:rPrChange w:id="16085" w:author="user pc" w:date="2022-03-15T10:14:00Z">
            <w:rPr>
              <w:vertAlign w:val="superscript"/>
            </w:rPr>
          </w:rPrChange>
        </w:rPr>
        <w:t>-3</w:t>
      </w:r>
      <w:r w:rsidRPr="CDA7D54A">
        <w:rPr>
          <w:rFonts w:ascii="Times New Roman" w:cs="Times New Roman"/>
          <w:sz w:val="28"/>
          <w:szCs w:val="28"/>
          <w:rPrChange w:id="16086" w:author="user pc" w:date="2022-03-15T10:14:00Z">
            <w:rPr/>
          </w:rPrChange>
        </w:rPr>
        <w:t>, V</w:t>
      </w:r>
      <w:r w:rsidRPr="BA496AC1">
        <w:rPr>
          <w:rFonts w:ascii="Times New Roman" w:cs="Times New Roman"/>
          <w:sz w:val="28"/>
          <w:szCs w:val="28"/>
          <w:vertAlign w:val="subscript"/>
          <w:rPrChange w:id="16087" w:author="user pc" w:date="2022-03-15T10:14:00Z">
            <w:rPr>
              <w:vertAlign w:val="subscript"/>
            </w:rPr>
          </w:rPrChange>
        </w:rPr>
        <w:t xml:space="preserve">B </w:t>
      </w:r>
      <w:r w:rsidRPr="D30D63EC">
        <w:rPr>
          <w:rFonts w:ascii="Times New Roman" w:cs="Times New Roman"/>
          <w:sz w:val="28"/>
          <w:szCs w:val="28"/>
          <w:rPrChange w:id="16088" w:author="user pc" w:date="2022-03-15T10:14:00Z">
            <w:rPr/>
          </w:rPrChange>
        </w:rPr>
        <w:t>= 25.00cm</w:t>
      </w:r>
      <w:r w:rsidRPr="B7C050DE">
        <w:rPr>
          <w:rFonts w:ascii="Times New Roman" w:cs="Times New Roman"/>
          <w:sz w:val="28"/>
          <w:szCs w:val="28"/>
          <w:vertAlign w:val="superscript"/>
          <w:rPrChange w:id="16089" w:author="user pc" w:date="2022-03-15T10:14:00Z">
            <w:rPr>
              <w:vertAlign w:val="superscript"/>
            </w:rPr>
          </w:rPrChange>
        </w:rPr>
        <w:t>3</w:t>
      </w:r>
      <w:r w:rsidRPr="9D8B2052">
        <w:rPr>
          <w:rFonts w:ascii="Times New Roman" w:cs="Times New Roman"/>
          <w:sz w:val="28"/>
          <w:szCs w:val="28"/>
          <w:rPrChange w:id="16090" w:author="user pc" w:date="2022-03-15T10:14:00Z">
            <w:rPr/>
          </w:rPrChange>
        </w:rPr>
        <w:t>, n</w:t>
      </w:r>
      <w:r w:rsidRPr="43A24151">
        <w:rPr>
          <w:rFonts w:ascii="Times New Roman" w:cs="Times New Roman"/>
          <w:sz w:val="28"/>
          <w:szCs w:val="28"/>
          <w:vertAlign w:val="subscript"/>
          <w:rPrChange w:id="16091" w:author="user pc" w:date="2022-03-15T10:14:00Z">
            <w:rPr>
              <w:vertAlign w:val="subscript"/>
            </w:rPr>
          </w:rPrChange>
        </w:rPr>
        <w:t xml:space="preserve">A </w:t>
      </w:r>
      <w:r w:rsidRPr="FBC90C16">
        <w:rPr>
          <w:rFonts w:ascii="Times New Roman" w:cs="Times New Roman"/>
          <w:sz w:val="28"/>
          <w:szCs w:val="28"/>
          <w:rPrChange w:id="16092" w:author="user pc" w:date="2022-03-15T10:14:00Z">
            <w:rPr/>
          </w:rPrChange>
        </w:rPr>
        <w:t>= 2 moles, n</w:t>
      </w:r>
      <w:r w:rsidRPr="2953514F">
        <w:rPr>
          <w:rFonts w:ascii="Times New Roman" w:cs="Times New Roman"/>
          <w:sz w:val="28"/>
          <w:szCs w:val="28"/>
          <w:vertAlign w:val="subscript"/>
          <w:rPrChange w:id="16093" w:author="user pc" w:date="2022-03-15T10:14:00Z">
            <w:rPr>
              <w:vertAlign w:val="subscript"/>
            </w:rPr>
          </w:rPrChange>
        </w:rPr>
        <w:t xml:space="preserve">B </w:t>
      </w:r>
      <w:r w:rsidRPr="729DBC02">
        <w:rPr>
          <w:rFonts w:ascii="Times New Roman" w:cs="Times New Roman"/>
          <w:sz w:val="28"/>
          <w:szCs w:val="28"/>
          <w:rPrChange w:id="16094" w:author="user pc" w:date="2022-03-15T10:14:00Z">
            <w:rPr/>
          </w:rPrChange>
        </w:rPr>
        <w:t>= 1 mole.</w:t>
      </w:r>
    </w:p>
    <w:p>
      <w:pPr>
        <w:pStyle w:val="style0"/>
        <w:rPr>
          <w:rFonts w:ascii="Times New Roman" w:cs="Times New Roman"/>
          <w:sz w:val="28"/>
          <w:szCs w:val="28"/>
          <w:rPrChange w:id="16095" w:author="user pc" w:date="2022-03-15T10:14:00Z">
            <w:rPr/>
          </w:rPrChange>
        </w:rPr>
      </w:pPr>
      <w:r w:rsidRPr="FF437BE8">
        <w:rPr>
          <w:rFonts w:ascii="Times New Roman" w:cs="Times New Roman"/>
          <w:sz w:val="28"/>
          <w:szCs w:val="28"/>
          <w:rPrChange w:id="16096" w:author="user pc" w:date="2022-03-15T10:14:00Z">
            <w:rPr/>
          </w:rPrChange>
        </w:rPr>
        <w:t>Substituting the values, we get;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r>
                <w:rPr>
                  <w:rFonts w:ascii="Cambria Math" w:cs="Times New Roman" w:hAnsi="Cambria Math"/>
                  <w:sz w:val="28"/>
                  <w:szCs w:val="28"/>
                </w:rPr>
                <m:t>× 23.80</m:t>
              </m:r>
            </m:num>
            <m:den>
              <m:r>
                <w:rPr>
                  <w:rFonts w:ascii="Cambria Math" w:cs="Times New Roman" w:hAnsi="Cambria Math"/>
                  <w:sz w:val="28"/>
                  <w:szCs w:val="28"/>
                </w:rPr>
                <m:t>0.092×25</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m:t>
              </m:r>
            </m:num>
            <m:den>
              <m:r>
                <w:rPr>
                  <w:rFonts w:ascii="Cambria Math" w:cs="Times New Roman" w:hAnsi="Cambria Math"/>
                  <w:sz w:val="28"/>
                  <w:szCs w:val="28"/>
                </w:rPr>
                <m:t>1</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4.6</m:t>
              </m:r>
            </m:num>
            <m:den>
              <m:r>
                <w:rPr>
                  <w:rFonts w:ascii="Cambria Math" w:cs="Times New Roman" w:hAnsi="Cambria Math"/>
                  <w:sz w:val="28"/>
                  <w:szCs w:val="28"/>
                </w:rPr>
                <m:t>23.80</m:t>
              </m:r>
            </m:den>
          </m:f>
          <m:r>
            <w:rPr>
              <w:rFonts w:ascii="Cambria Math" w:cs="Times New Roman" w:hAnsi="Cambria Math"/>
              <w:sz w:val="28"/>
              <w:szCs w:val="28"/>
            </w:rPr>
            <m:t>=0.193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sz w:val="28"/>
          <w:szCs w:val="28"/>
          <w:rPrChange w:id="16097" w:author="user pc" w:date="2022-03-15T10:14:00Z">
            <w:rPr/>
          </w:rPrChange>
        </w:rPr>
      </w:pPr>
      <w:r w:rsidRPr="B16697FC">
        <w:rPr>
          <w:rFonts w:ascii="Times New Roman" w:cs="Times New Roman"/>
          <w:sz w:val="28"/>
          <w:szCs w:val="28"/>
          <w:rPrChange w:id="16098" w:author="user pc" w:date="2022-03-15T10:14:00Z">
            <w:rPr/>
          </w:rPrChange>
        </w:rPr>
        <w:t>biii) Concentration</w:t>
      </w:r>
      <w:r>
        <w:rPr>
          <w:rFonts w:ascii="Times New Roman" w:cs="Times New Roman" w:hAnsi="Times New Roman"/>
          <w:sz w:val="28"/>
          <w:szCs w:val="28"/>
        </w:rPr>
        <w:t xml:space="preserve"> </w:t>
      </w:r>
      <w:r w:rsidRPr="0B5193ED">
        <w:rPr>
          <w:rFonts w:ascii="Times New Roman" w:cs="Times New Roman"/>
          <w:sz w:val="28"/>
          <w:szCs w:val="28"/>
          <w:rPrChange w:id="16099" w:author="user pc" w:date="2022-03-15T10:14:00Z">
            <w:rPr/>
          </w:rPrChange>
        </w:rPr>
        <w:t>of</w:t>
      </w:r>
      <w:r>
        <w:rPr>
          <w:rFonts w:ascii="Times New Roman" w:cs="Times New Roman" w:hAnsi="Times New Roman"/>
          <w:sz w:val="28"/>
          <w:szCs w:val="28"/>
        </w:rPr>
        <w:t xml:space="preserve"> </w:t>
      </w:r>
      <w:r w:rsidRPr="6A1ABEC5">
        <w:rPr>
          <w:rFonts w:ascii="Times New Roman" w:cs="Times New Roman"/>
          <w:sz w:val="28"/>
          <w:szCs w:val="28"/>
          <w:rPrChange w:id="16100" w:author="user pc" w:date="2022-03-15T10:14:00Z">
            <w:rPr/>
          </w:rPrChange>
        </w:rPr>
        <w:t>A</w:t>
      </w:r>
      <w:r>
        <w:rPr>
          <w:rFonts w:ascii="Times New Roman" w:cs="Times New Roman" w:hAnsi="Times New Roman"/>
          <w:sz w:val="28"/>
          <w:szCs w:val="28"/>
        </w:rPr>
        <w:t xml:space="preserve"> </w:t>
      </w:r>
      <w:r w:rsidRPr="B183278E">
        <w:rPr>
          <w:rFonts w:ascii="Times New Roman" w:cs="Times New Roman"/>
          <w:sz w:val="28"/>
          <w:szCs w:val="28"/>
          <w:rPrChange w:id="16101" w:author="user pc" w:date="2022-03-15T10:14:00Z">
            <w:rPr/>
          </w:rPrChange>
        </w:rPr>
        <w:t>in</w:t>
      </w:r>
      <w:r>
        <w:rPr>
          <w:rFonts w:ascii="Times New Roman" w:cs="Times New Roman" w:hAnsi="Times New Roman"/>
          <w:sz w:val="28"/>
          <w:szCs w:val="28"/>
        </w:rPr>
        <w:t xml:space="preserve"> </w:t>
      </w:r>
      <w:r w:rsidRPr="34EFC71F">
        <w:rPr>
          <w:rFonts w:ascii="Times New Roman" w:cs="Times New Roman"/>
          <w:sz w:val="28"/>
          <w:szCs w:val="28"/>
          <w:rPrChange w:id="16102" w:author="user pc" w:date="2022-03-15T10:14:00Z">
            <w:rPr/>
          </w:rPrChange>
        </w:rPr>
        <w:t>gdm</w:t>
      </w:r>
      <w:r w:rsidRPr="86CE347E">
        <w:rPr>
          <w:rFonts w:ascii="Times New Roman" w:cs="Times New Roman"/>
          <w:sz w:val="28"/>
          <w:szCs w:val="28"/>
          <w:vertAlign w:val="superscript"/>
          <w:rPrChange w:id="16103" w:author="user pc" w:date="2022-03-15T10:14:00Z">
            <w:rPr>
              <w:vertAlign w:val="superscript"/>
            </w:rPr>
          </w:rPrChange>
        </w:rPr>
        <w:t>-3</w:t>
      </w:r>
      <w:r w:rsidRPr="E92ED7EA">
        <w:rPr>
          <w:rFonts w:ascii="Times New Roman" w:cs="Times New Roman"/>
          <w:sz w:val="28"/>
          <w:szCs w:val="28"/>
          <w:rPrChange w:id="16104" w:author="user pc" w:date="2022-03-15T10:14:00Z">
            <w:rPr/>
          </w:rPrChange>
        </w:rPr>
        <w:t>:</w:t>
      </w:r>
    </w:p>
    <w:p>
      <w:pPr>
        <w:pStyle w:val="style0"/>
        <w:rPr>
          <w:rFonts w:ascii="Times New Roman" w:cs="Times New Roman"/>
          <w:sz w:val="28"/>
          <w:szCs w:val="28"/>
          <w:rPrChange w:id="16105" w:author="user pc" w:date="2022-03-15T10:14:00Z">
            <w:rPr/>
          </w:rPrChange>
        </w:rPr>
      </w:pPr>
      <w:r w:rsidRPr="0DD88B51">
        <w:rPr>
          <w:rFonts w:ascii="Times New Roman" w:cs="Times New Roman"/>
          <w:sz w:val="28"/>
          <w:szCs w:val="28"/>
          <w:rPrChange w:id="16106" w:author="user pc" w:date="2022-03-15T10:14:00Z">
            <w:rPr/>
          </w:rPrChange>
        </w:rPr>
        <w:t>Mass</w:t>
      </w:r>
      <w:r>
        <w:rPr>
          <w:rFonts w:ascii="Times New Roman" w:cs="Times New Roman" w:hAnsi="Times New Roman"/>
          <w:sz w:val="28"/>
          <w:szCs w:val="28"/>
        </w:rPr>
        <w:t xml:space="preserve"> </w:t>
      </w:r>
      <w:r w:rsidRPr="2F289075">
        <w:rPr>
          <w:rFonts w:ascii="Times New Roman" w:cs="Times New Roman"/>
          <w:sz w:val="28"/>
          <w:szCs w:val="28"/>
          <w:rPrChange w:id="16107" w:author="user pc" w:date="2022-03-15T10:14:00Z">
            <w:rPr/>
          </w:rPrChange>
        </w:rPr>
        <w:t>Concentration</w:t>
      </w:r>
      <w:r>
        <w:rPr>
          <w:rFonts w:ascii="Times New Roman" w:cs="Times New Roman" w:hAnsi="Times New Roman"/>
          <w:sz w:val="28"/>
          <w:szCs w:val="28"/>
        </w:rPr>
        <w:t xml:space="preserve"> </w:t>
      </w:r>
      <w:r w:rsidRPr="95FE3DD5">
        <w:rPr>
          <w:rFonts w:ascii="Times New Roman" w:cs="Times New Roman"/>
          <w:sz w:val="28"/>
          <w:szCs w:val="28"/>
          <w:rPrChange w:id="16108" w:author="user pc" w:date="2022-03-15T10:14:00Z">
            <w:rPr/>
          </w:rPrChange>
        </w:rPr>
        <w:t>(g/dm</w:t>
      </w:r>
      <w:r w:rsidRPr="CDB7C6D4">
        <w:rPr>
          <w:rFonts w:ascii="Times New Roman" w:cs="Times New Roman"/>
          <w:sz w:val="28"/>
          <w:szCs w:val="28"/>
          <w:vertAlign w:val="superscript"/>
          <w:rPrChange w:id="16109" w:author="user pc" w:date="2022-03-15T10:14:00Z">
            <w:rPr>
              <w:vertAlign w:val="superscript"/>
            </w:rPr>
          </w:rPrChange>
        </w:rPr>
        <w:t>3</w:t>
      </w:r>
      <w:r w:rsidRPr="0695D97F">
        <w:rPr>
          <w:rFonts w:ascii="Times New Roman" w:cs="Times New Roman"/>
          <w:sz w:val="28"/>
          <w:szCs w:val="28"/>
          <w:rPrChange w:id="16110" w:author="user pc" w:date="2022-03-15T10:14:00Z">
            <w:rPr/>
          </w:rPrChange>
        </w:rPr>
        <w:t>)</w:t>
      </w:r>
      <w:r>
        <w:rPr>
          <w:rFonts w:ascii="Times New Roman" w:cs="Times New Roman" w:hAnsi="Times New Roman"/>
          <w:sz w:val="28"/>
          <w:szCs w:val="28"/>
        </w:rPr>
        <w:t xml:space="preserve"> </w:t>
      </w:r>
      <w:r w:rsidRPr="B4319255">
        <w:rPr>
          <w:rFonts w:ascii="Times New Roman" w:cs="Times New Roman"/>
          <w:sz w:val="28"/>
          <w:szCs w:val="28"/>
          <w:rPrChange w:id="16111" w:author="user pc" w:date="2022-03-15T10:14:00Z">
            <w:rPr/>
          </w:rPrChange>
        </w:rPr>
        <w:t>=</w:t>
      </w:r>
      <w:r>
        <w:rPr>
          <w:rFonts w:ascii="Times New Roman" w:cs="Times New Roman" w:hAnsi="Times New Roman"/>
          <w:sz w:val="28"/>
          <w:szCs w:val="28"/>
        </w:rPr>
        <w:t xml:space="preserve"> </w:t>
      </w:r>
      <w:r w:rsidRPr="0BC427E3">
        <w:rPr>
          <w:rFonts w:ascii="Times New Roman" w:cs="Times New Roman"/>
          <w:sz w:val="28"/>
          <w:szCs w:val="28"/>
          <w:rPrChange w:id="16112" w:author="user pc" w:date="2022-03-15T10:14:00Z">
            <w:rPr/>
          </w:rPrChange>
        </w:rPr>
        <w:t>Molar</w:t>
      </w:r>
      <w:r>
        <w:rPr>
          <w:rFonts w:ascii="Times New Roman" w:cs="Times New Roman" w:hAnsi="Times New Roman"/>
          <w:sz w:val="28"/>
          <w:szCs w:val="28"/>
        </w:rPr>
        <w:t xml:space="preserve"> </w:t>
      </w:r>
      <w:r w:rsidRPr="B353C412">
        <w:rPr>
          <w:rFonts w:ascii="Times New Roman" w:cs="Times New Roman"/>
          <w:sz w:val="28"/>
          <w:szCs w:val="28"/>
          <w:rPrChange w:id="16113" w:author="user pc" w:date="2022-03-15T10:14:00Z">
            <w:rPr/>
          </w:rPrChange>
        </w:rPr>
        <w:t>Concentration</w:t>
      </w:r>
      <w:r>
        <w:rPr>
          <w:rFonts w:ascii="Times New Roman" w:cs="Times New Roman" w:hAnsi="Times New Roman"/>
          <w:sz w:val="28"/>
          <w:szCs w:val="28"/>
        </w:rPr>
        <w:t xml:space="preserve"> </w:t>
      </w:r>
      <w:r w:rsidRPr="E96899E1">
        <w:rPr>
          <w:rFonts w:ascii="Times New Roman" w:cs="Times New Roman"/>
          <w:sz w:val="28"/>
          <w:szCs w:val="28"/>
          <w:rPrChange w:id="16114" w:author="user pc" w:date="2022-03-15T10:14:00Z">
            <w:rPr/>
          </w:rPrChange>
        </w:rPr>
        <w:t>(moldm</w:t>
      </w:r>
      <w:r w:rsidRPr="95F23D99">
        <w:rPr>
          <w:rFonts w:ascii="Times New Roman" w:cs="Times New Roman"/>
          <w:sz w:val="28"/>
          <w:szCs w:val="28"/>
          <w:vertAlign w:val="superscript"/>
          <w:rPrChange w:id="16115" w:author="user pc" w:date="2022-03-15T10:14:00Z">
            <w:rPr>
              <w:vertAlign w:val="superscript"/>
            </w:rPr>
          </w:rPrChange>
        </w:rPr>
        <w:t>-3</w:t>
      </w:r>
      <w:r w:rsidRPr="A17B923B">
        <w:rPr>
          <w:rFonts w:ascii="Times New Roman" w:cs="Times New Roman"/>
          <w:sz w:val="28"/>
          <w:szCs w:val="28"/>
          <w:rPrChange w:id="16116" w:author="user pc" w:date="2022-03-15T10:14:00Z">
            <w:rPr/>
          </w:rPrChange>
        </w:rPr>
        <w:t>)</w:t>
      </w:r>
      <w:r>
        <w:rPr>
          <w:rFonts w:ascii="Times New Roman" w:cs="Times New Roman" w:hAnsi="Times New Roman"/>
          <w:sz w:val="28"/>
          <w:szCs w:val="28"/>
        </w:rPr>
        <w:t xml:space="preserve"> </w:t>
      </w:r>
      <w:r w:rsidRPr="C835D3D1">
        <w:rPr>
          <w:rFonts w:ascii="Times New Roman" w:cs="Times New Roman"/>
          <w:sz w:val="28"/>
          <w:szCs w:val="28"/>
          <w:rPrChange w:id="16117" w:author="user pc" w:date="2022-03-15T10:14:00Z">
            <w:rPr/>
          </w:rPrChange>
        </w:rPr>
        <w:t>×</w:t>
      </w:r>
      <w:r>
        <w:rPr>
          <w:rFonts w:ascii="Times New Roman" w:cs="Times New Roman" w:hAnsi="Times New Roman"/>
          <w:sz w:val="28"/>
          <w:szCs w:val="28"/>
        </w:rPr>
        <w:t xml:space="preserve"> </w:t>
      </w:r>
      <w:r w:rsidRPr="2F412882">
        <w:rPr>
          <w:rFonts w:ascii="Times New Roman" w:cs="Times New Roman"/>
          <w:sz w:val="28"/>
          <w:szCs w:val="28"/>
          <w:rPrChange w:id="16118" w:author="user pc" w:date="2022-03-15T10:14:00Z">
            <w:rPr/>
          </w:rPrChange>
        </w:rPr>
        <w:t>Molar</w:t>
      </w:r>
      <w:r>
        <w:rPr>
          <w:rFonts w:ascii="Times New Roman" w:cs="Times New Roman" w:hAnsi="Times New Roman"/>
          <w:sz w:val="28"/>
          <w:szCs w:val="28"/>
        </w:rPr>
        <w:t xml:space="preserve"> </w:t>
      </w:r>
      <w:r w:rsidRPr="F2AFFEE5">
        <w:rPr>
          <w:rFonts w:ascii="Times New Roman" w:cs="Times New Roman"/>
          <w:sz w:val="28"/>
          <w:szCs w:val="28"/>
          <w:rPrChange w:id="16119" w:author="user pc" w:date="2022-03-15T10:14:00Z">
            <w:rPr/>
          </w:rPrChange>
        </w:rPr>
        <w:t>mass</w:t>
      </w:r>
      <w:r>
        <w:rPr>
          <w:rFonts w:ascii="Times New Roman" w:cs="Times New Roman" w:hAnsi="Times New Roman"/>
          <w:sz w:val="28"/>
          <w:szCs w:val="28"/>
        </w:rPr>
        <w:t xml:space="preserve"> </w:t>
      </w:r>
      <w:r w:rsidRPr="09B41BEB">
        <w:rPr>
          <w:rFonts w:ascii="Times New Roman" w:cs="Times New Roman"/>
          <w:sz w:val="28"/>
          <w:szCs w:val="28"/>
          <w:rPrChange w:id="16120" w:author="user pc" w:date="2022-03-15T10:14:00Z">
            <w:rPr/>
          </w:rPrChange>
        </w:rPr>
        <w:t>(g/mol)</w:t>
      </w:r>
    </w:p>
    <w:p>
      <w:pPr>
        <w:pStyle w:val="style0"/>
        <w:rPr>
          <w:rFonts w:ascii="Times New Roman" w:cs="Times New Roman"/>
          <w:sz w:val="28"/>
          <w:szCs w:val="28"/>
          <w:rPrChange w:id="16121" w:author="user pc" w:date="2022-03-15T10:14:00Z">
            <w:rPr/>
          </w:rPrChange>
        </w:rPr>
      </w:pPr>
      <w:r w:rsidRPr="7C3BD9FF">
        <w:rPr>
          <w:rFonts w:ascii="Times New Roman" w:cs="Times New Roman"/>
          <w:sz w:val="28"/>
          <w:szCs w:val="28"/>
          <w:rPrChange w:id="16122" w:author="user pc" w:date="2022-03-15T10:14:00Z">
            <w:rPr/>
          </w:rPrChange>
        </w:rPr>
        <w:t>Molar mass of A (HCl) = 1 + 35.5 = 36.5gmol</w:t>
      </w:r>
      <w:r w:rsidRPr="C3E94B7E">
        <w:rPr>
          <w:rFonts w:ascii="Times New Roman" w:cs="Times New Roman"/>
          <w:sz w:val="28"/>
          <w:szCs w:val="28"/>
          <w:vertAlign w:val="superscript"/>
          <w:rPrChange w:id="16123" w:author="user pc" w:date="2022-03-15T10:14:00Z">
            <w:rPr>
              <w:vertAlign w:val="superscript"/>
            </w:rPr>
          </w:rPrChange>
        </w:rPr>
        <w:t>-1</w:t>
      </w:r>
    </w:p>
    <w:p>
      <w:pPr>
        <w:pStyle w:val="style0"/>
        <w:rPr>
          <w:rFonts w:ascii="Times New Roman" w:cs="Times New Roman"/>
          <w:sz w:val="28"/>
          <w:szCs w:val="28"/>
          <w:rPrChange w:id="16124" w:author="user pc" w:date="2022-03-15T10:14:00Z">
            <w:rPr/>
          </w:rPrChange>
        </w:rPr>
      </w:pPr>
      <w:r w:rsidRPr="F62CFBCB">
        <w:rPr>
          <w:rFonts w:ascii="Times New Roman" w:cs="Times New Roman"/>
          <w:sz w:val="28"/>
          <w:szCs w:val="28"/>
          <w:rPrChange w:id="16125" w:author="user pc" w:date="2022-03-15T10:14:00Z">
            <w:rPr/>
          </w:rPrChange>
        </w:rPr>
        <w:t>Mass</w:t>
      </w:r>
      <w:r>
        <w:rPr>
          <w:rFonts w:ascii="Times New Roman" w:cs="Times New Roman" w:hAnsi="Times New Roman"/>
          <w:sz w:val="28"/>
          <w:szCs w:val="28"/>
        </w:rPr>
        <w:t xml:space="preserve"> </w:t>
      </w:r>
      <w:r w:rsidRPr="06DA888E">
        <w:rPr>
          <w:rFonts w:ascii="Times New Roman" w:cs="Times New Roman"/>
          <w:sz w:val="28"/>
          <w:szCs w:val="28"/>
          <w:rPrChange w:id="16126" w:author="user pc" w:date="2022-03-15T10:14:00Z">
            <w:rPr/>
          </w:rPrChange>
        </w:rPr>
        <w:t>Concentration</w:t>
      </w:r>
      <w:r>
        <w:rPr>
          <w:rFonts w:ascii="Times New Roman" w:cs="Times New Roman" w:hAnsi="Times New Roman"/>
          <w:sz w:val="28"/>
          <w:szCs w:val="28"/>
        </w:rPr>
        <w:t xml:space="preserve"> </w:t>
      </w:r>
      <w:r w:rsidRPr="FE3843FC">
        <w:rPr>
          <w:rFonts w:ascii="Times New Roman" w:cs="Times New Roman"/>
          <w:sz w:val="28"/>
          <w:szCs w:val="28"/>
          <w:rPrChange w:id="16127" w:author="user pc" w:date="2022-03-15T10:14:00Z">
            <w:rPr/>
          </w:rPrChange>
        </w:rPr>
        <w:t>(g/dm</w:t>
      </w:r>
      <w:r w:rsidRPr="CA35C4B9">
        <w:rPr>
          <w:rFonts w:ascii="Times New Roman" w:cs="Times New Roman"/>
          <w:sz w:val="28"/>
          <w:szCs w:val="28"/>
          <w:vertAlign w:val="superscript"/>
          <w:rPrChange w:id="16128" w:author="user pc" w:date="2022-03-15T10:14:00Z">
            <w:rPr>
              <w:vertAlign w:val="superscript"/>
            </w:rPr>
          </w:rPrChange>
        </w:rPr>
        <w:t>3</w:t>
      </w:r>
      <w:r w:rsidRPr="ABE124E3">
        <w:rPr>
          <w:rFonts w:ascii="Times New Roman" w:cs="Times New Roman"/>
          <w:sz w:val="28"/>
          <w:szCs w:val="28"/>
          <w:rPrChange w:id="16129" w:author="user pc" w:date="2022-03-15T10:14:00Z">
            <w:rPr/>
          </w:rPrChange>
        </w:rPr>
        <w:t>) = 0.193 × 36.5 = 7.045</w:t>
      </w:r>
      <w:r>
        <w:rPr>
          <w:rFonts w:ascii="Times New Roman" w:cs="Times New Roman" w:hAnsi="Times New Roman"/>
          <w:sz w:val="28"/>
          <w:szCs w:val="28"/>
        </w:rPr>
        <w:t xml:space="preserve"> </w:t>
      </w:r>
      <w:r w:rsidRPr="E6DB6D42">
        <w:rPr>
          <w:rFonts w:ascii="Times New Roman" w:cs="Times New Roman"/>
          <w:sz w:val="28"/>
          <w:szCs w:val="28"/>
          <w:rPrChange w:id="16130" w:author="user pc" w:date="2022-03-15T10:14:00Z">
            <w:rPr/>
          </w:rPrChange>
        </w:rPr>
        <w:t>gmol</w:t>
      </w:r>
      <w:r w:rsidRPr="6CB04E3E">
        <w:rPr>
          <w:rFonts w:ascii="Times New Roman" w:cs="Times New Roman"/>
          <w:sz w:val="28"/>
          <w:szCs w:val="28"/>
          <w:vertAlign w:val="superscript"/>
          <w:rPrChange w:id="16131" w:author="user pc" w:date="2022-03-15T10:14:00Z">
            <w:rPr>
              <w:vertAlign w:val="superscript"/>
            </w:rPr>
          </w:rPrChange>
        </w:rPr>
        <w:t>-1</w:t>
      </w:r>
      <w:r w:rsidRPr="C9429F4E">
        <w:rPr>
          <w:rFonts w:ascii="Times New Roman" w:cs="Times New Roman"/>
          <w:sz w:val="28"/>
          <w:szCs w:val="28"/>
          <w:rPrChange w:id="16132" w:author="user pc" w:date="2022-03-15T10:14:00Z">
            <w:rPr/>
          </w:rPrChange>
        </w:rPr>
        <w:t>.</w:t>
      </w:r>
    </w:p>
    <w:p>
      <w:pPr>
        <w:pStyle w:val="style0"/>
        <w:rPr>
          <w:rFonts w:ascii="Times New Roman" w:cs="Times New Roman"/>
          <w:sz w:val="28"/>
          <w:szCs w:val="28"/>
          <w:rPrChange w:id="16133" w:author="user pc" w:date="2022-03-15T10:14:00Z">
            <w:rPr/>
          </w:rPrChange>
        </w:rPr>
      </w:pPr>
      <w:r w:rsidRPr="FFCDC98C">
        <w:rPr>
          <w:rFonts w:ascii="Times New Roman" w:cs="Times New Roman"/>
          <w:sz w:val="28"/>
          <w:szCs w:val="28"/>
          <w:rPrChange w:id="16134" w:author="user pc" w:date="2022-03-15T10:14:00Z">
            <w:rPr/>
          </w:rPrChange>
        </w:rPr>
        <w:t>biv)</w:t>
      </w:r>
      <w:r>
        <w:rPr>
          <w:rFonts w:ascii="Times New Roman" w:cs="Times New Roman" w:hAnsi="Times New Roman"/>
          <w:sz w:val="28"/>
          <w:szCs w:val="28"/>
        </w:rPr>
        <w:t xml:space="preserve"> </w:t>
      </w:r>
      <w:r w:rsidRPr="E026DA9D">
        <w:rPr>
          <w:rFonts w:ascii="Times New Roman" w:cs="Times New Roman"/>
          <w:sz w:val="28"/>
          <w:szCs w:val="28"/>
          <w:rPrChange w:id="16135" w:author="user pc" w:date="2022-03-15T10:14:00Z">
            <w:rPr/>
          </w:rPrChange>
        </w:rPr>
        <w:t>Volume</w:t>
      </w:r>
      <w:r>
        <w:rPr>
          <w:rFonts w:ascii="Times New Roman" w:cs="Times New Roman" w:hAnsi="Times New Roman"/>
          <w:sz w:val="28"/>
          <w:szCs w:val="28"/>
        </w:rPr>
        <w:t xml:space="preserve"> </w:t>
      </w:r>
      <w:r w:rsidRPr="538C842E">
        <w:rPr>
          <w:rFonts w:ascii="Times New Roman" w:cs="Times New Roman"/>
          <w:sz w:val="28"/>
          <w:szCs w:val="28"/>
          <w:rPrChange w:id="16136" w:author="user pc" w:date="2022-03-15T10:14:00Z">
            <w:rPr/>
          </w:rPrChange>
        </w:rPr>
        <w:t>of</w:t>
      </w:r>
      <w:r>
        <w:rPr>
          <w:rFonts w:ascii="Times New Roman" w:cs="Times New Roman" w:hAnsi="Times New Roman"/>
          <w:sz w:val="28"/>
          <w:szCs w:val="28"/>
        </w:rPr>
        <w:t xml:space="preserve"> </w:t>
      </w:r>
      <w:r w:rsidRPr="A94E817F">
        <w:rPr>
          <w:rFonts w:ascii="Times New Roman" w:cs="Times New Roman"/>
          <w:sz w:val="28"/>
          <w:szCs w:val="28"/>
          <w:rPrChange w:id="16137" w:author="user pc" w:date="2022-03-15T10:14:00Z">
            <w:rPr/>
          </w:rPrChange>
        </w:rPr>
        <w:t>the</w:t>
      </w:r>
      <w:r>
        <w:rPr>
          <w:rFonts w:ascii="Times New Roman" w:cs="Times New Roman" w:hAnsi="Times New Roman"/>
          <w:sz w:val="28"/>
          <w:szCs w:val="28"/>
        </w:rPr>
        <w:t xml:space="preserve"> </w:t>
      </w:r>
      <w:r w:rsidRPr="3E892504">
        <w:rPr>
          <w:rFonts w:ascii="Times New Roman" w:cs="Times New Roman"/>
          <w:sz w:val="28"/>
          <w:szCs w:val="28"/>
          <w:rPrChange w:id="16138" w:author="user pc" w:date="2022-03-15T10:14:00Z">
            <w:rPr/>
          </w:rPrChange>
        </w:rPr>
        <w:t>gas</w:t>
      </w:r>
      <w:r>
        <w:rPr>
          <w:rFonts w:ascii="Times New Roman" w:cs="Times New Roman" w:hAnsi="Times New Roman"/>
          <w:sz w:val="28"/>
          <w:szCs w:val="28"/>
        </w:rPr>
        <w:t xml:space="preserve"> </w:t>
      </w:r>
      <w:r w:rsidRPr="6526C863">
        <w:rPr>
          <w:rFonts w:ascii="Times New Roman" w:cs="Times New Roman"/>
          <w:sz w:val="28"/>
          <w:szCs w:val="28"/>
          <w:rPrChange w:id="16139" w:author="user pc" w:date="2022-03-15T10:14:00Z">
            <w:rPr/>
          </w:rPrChange>
        </w:rPr>
        <w:t>evolved</w:t>
      </w:r>
      <w:r>
        <w:rPr>
          <w:rFonts w:ascii="Times New Roman" w:cs="Times New Roman" w:hAnsi="Times New Roman"/>
          <w:sz w:val="28"/>
          <w:szCs w:val="28"/>
        </w:rPr>
        <w:t xml:space="preserve"> </w:t>
      </w:r>
      <w:r w:rsidRPr="531F73D7">
        <w:rPr>
          <w:rFonts w:ascii="Times New Roman" w:cs="Times New Roman"/>
          <w:sz w:val="28"/>
          <w:szCs w:val="28"/>
          <w:rPrChange w:id="16140" w:author="user pc" w:date="2022-03-15T10:14:00Z">
            <w:rPr/>
          </w:rPrChange>
        </w:rPr>
        <w:t>in</w:t>
      </w:r>
      <w:r>
        <w:rPr>
          <w:rFonts w:ascii="Times New Roman" w:cs="Times New Roman" w:hAnsi="Times New Roman"/>
          <w:sz w:val="28"/>
          <w:szCs w:val="28"/>
        </w:rPr>
        <w:t xml:space="preserve"> </w:t>
      </w:r>
      <w:r w:rsidRPr="7023C3B3">
        <w:rPr>
          <w:rFonts w:ascii="Times New Roman" w:cs="Times New Roman"/>
          <w:sz w:val="28"/>
          <w:szCs w:val="28"/>
          <w:rPrChange w:id="16141" w:author="user pc" w:date="2022-03-15T10:14:00Z">
            <w:rPr/>
          </w:rPrChange>
        </w:rPr>
        <w:t>the</w:t>
      </w:r>
      <w:r>
        <w:rPr>
          <w:rFonts w:ascii="Times New Roman" w:cs="Times New Roman" w:hAnsi="Times New Roman"/>
          <w:sz w:val="28"/>
          <w:szCs w:val="28"/>
        </w:rPr>
        <w:t xml:space="preserve"> </w:t>
      </w:r>
      <w:r w:rsidRPr="A7B42369">
        <w:rPr>
          <w:rFonts w:ascii="Times New Roman" w:cs="Times New Roman"/>
          <w:sz w:val="28"/>
          <w:szCs w:val="28"/>
          <w:rPrChange w:id="16142" w:author="user pc" w:date="2022-03-15T10:14:00Z">
            <w:rPr/>
          </w:rPrChange>
        </w:rPr>
        <w:t>reaction</w:t>
      </w:r>
      <w:r>
        <w:rPr>
          <w:rFonts w:ascii="Times New Roman" w:cs="Times New Roman" w:hAnsi="Times New Roman"/>
          <w:sz w:val="28"/>
          <w:szCs w:val="28"/>
        </w:rPr>
        <w:t xml:space="preserve"> </w:t>
      </w:r>
      <w:r w:rsidRPr="5B511D7E">
        <w:rPr>
          <w:rFonts w:ascii="Times New Roman" w:cs="Times New Roman"/>
          <w:sz w:val="28"/>
          <w:szCs w:val="28"/>
          <w:rPrChange w:id="16143" w:author="user pc" w:date="2022-03-15T10:14:00Z">
            <w:rPr/>
          </w:rPrChange>
        </w:rPr>
        <w:t>at</w:t>
      </w:r>
      <w:r>
        <w:rPr>
          <w:rFonts w:ascii="Times New Roman" w:cs="Times New Roman" w:hAnsi="Times New Roman"/>
          <w:sz w:val="28"/>
          <w:szCs w:val="28"/>
        </w:rPr>
        <w:t xml:space="preserve"> </w:t>
      </w:r>
      <w:r w:rsidRPr="692B8DCA">
        <w:rPr>
          <w:rFonts w:ascii="Times New Roman" w:cs="Times New Roman"/>
          <w:sz w:val="28"/>
          <w:szCs w:val="28"/>
          <w:rPrChange w:id="16144" w:author="user pc" w:date="2022-03-15T10:14:00Z">
            <w:rPr/>
          </w:rPrChange>
        </w:rPr>
        <w:t>s.t.p.</w:t>
      </w:r>
    </w:p>
    <w:p>
      <w:pPr>
        <w:pStyle w:val="style0"/>
        <w:rPr>
          <w:rFonts w:ascii="Times New Roman" w:cs="Times New Roman"/>
          <w:sz w:val="28"/>
          <w:szCs w:val="28"/>
          <w:rPrChange w:id="16145" w:author="user pc" w:date="2022-03-15T10:14:00Z">
            <w:rPr/>
          </w:rPrChange>
        </w:rPr>
      </w:pPr>
      <w:r w:rsidRPr="FCD436E6">
        <w:rPr>
          <w:rFonts w:ascii="Times New Roman" w:cs="Times New Roman"/>
          <w:sz w:val="28"/>
          <w:szCs w:val="28"/>
          <w:rPrChange w:id="16146" w:author="user pc" w:date="2022-03-15T10:14:00Z">
            <w:rPr/>
          </w:rPrChange>
        </w:rPr>
        <w:t>Na</w:t>
      </w:r>
      <w:r w:rsidRPr="25E50570">
        <w:rPr>
          <w:rFonts w:ascii="Times New Roman" w:cs="Times New Roman"/>
          <w:sz w:val="28"/>
          <w:szCs w:val="28"/>
          <w:vertAlign w:val="subscript"/>
          <w:rPrChange w:id="16147" w:author="user pc" w:date="2022-03-15T10:14:00Z">
            <w:rPr>
              <w:vertAlign w:val="subscript"/>
            </w:rPr>
          </w:rPrChange>
        </w:rPr>
        <w:t>2</w:t>
      </w:r>
      <w:r w:rsidRPr="E7EBD66F">
        <w:rPr>
          <w:rFonts w:ascii="Times New Roman" w:cs="Times New Roman"/>
          <w:sz w:val="28"/>
          <w:szCs w:val="28"/>
          <w:rPrChange w:id="16148" w:author="user pc" w:date="2022-03-15T10:14:00Z">
            <w:rPr/>
          </w:rPrChange>
        </w:rPr>
        <w:t>CO</w:t>
      </w:r>
      <w:r w:rsidRPr="C64B6B8F">
        <w:rPr>
          <w:rFonts w:ascii="Times New Roman" w:cs="Times New Roman"/>
          <w:sz w:val="28"/>
          <w:szCs w:val="28"/>
          <w:vertAlign w:val="subscript"/>
          <w:rPrChange w:id="16149" w:author="user pc" w:date="2022-03-15T10:14:00Z">
            <w:rPr>
              <w:vertAlign w:val="subscript"/>
            </w:rPr>
          </w:rPrChange>
        </w:rPr>
        <w:t>3(aq)</w:t>
      </w:r>
      <w:r>
        <w:rPr>
          <w:rFonts w:ascii="Times New Roman" w:cs="Times New Roman" w:hAnsi="Times New Roman"/>
          <w:sz w:val="28"/>
          <w:szCs w:val="28"/>
          <w:vertAlign w:val="subscript"/>
        </w:rPr>
        <w:t xml:space="preserve">  </w:t>
      </w:r>
      <w:r w:rsidRPr="C52FB296">
        <w:rPr>
          <w:rFonts w:ascii="Times New Roman" w:cs="Times New Roman"/>
          <w:sz w:val="28"/>
          <w:szCs w:val="28"/>
          <w:rPrChange w:id="16150" w:author="user pc" w:date="2022-03-15T10:14:00Z">
            <w:rPr/>
          </w:rPrChange>
        </w:rPr>
        <w:t>+</w:t>
      </w:r>
      <w:r>
        <w:rPr>
          <w:rFonts w:ascii="Times New Roman" w:cs="Times New Roman" w:hAnsi="Times New Roman"/>
          <w:sz w:val="28"/>
          <w:szCs w:val="28"/>
        </w:rPr>
        <w:t xml:space="preserve"> </w:t>
      </w:r>
      <w:r w:rsidRPr="9A544B89">
        <w:rPr>
          <w:rFonts w:ascii="Times New Roman" w:cs="Times New Roman"/>
          <w:sz w:val="28"/>
          <w:szCs w:val="28"/>
          <w:rPrChange w:id="16151" w:author="user pc" w:date="2022-03-15T10:14:00Z">
            <w:rPr/>
          </w:rPrChange>
        </w:rPr>
        <w:t>2HCl</w:t>
      </w:r>
      <w:r w:rsidRPr="0D98F735">
        <w:rPr>
          <w:rFonts w:ascii="Times New Roman" w:cs="Times New Roman"/>
          <w:sz w:val="28"/>
          <w:szCs w:val="28"/>
          <w:vertAlign w:val="subscript"/>
          <w:rPrChange w:id="16152" w:author="user pc" w:date="2022-03-15T10:14:00Z">
            <w:rPr>
              <w:vertAlign w:val="subscript"/>
            </w:rPr>
          </w:rPrChange>
        </w:rPr>
        <w:t>(aq)</w:t>
      </w:r>
      <w:r>
        <w:rPr>
          <w:rFonts w:ascii="Times New Roman" w:cs="Times New Roman" w:hAnsi="Times New Roman"/>
          <w:sz w:val="28"/>
          <w:szCs w:val="28"/>
          <w:vertAlign w:val="subscript"/>
        </w:rPr>
        <w:t xml:space="preserve">  </w:t>
      </w:r>
      <w:r w:rsidRPr="87264D63">
        <w:rPr>
          <w:rFonts w:ascii="Times New Roman" w:cs="Times New Roman"/>
          <w:sz w:val="28"/>
          <w:szCs w:val="28"/>
          <w:rPrChange w:id="16153" w:author="user pc" w:date="2022-03-15T10:14:00Z">
            <w:rPr/>
          </w:rPrChange>
        </w:rPr>
        <w:t>=&gt;</w:t>
      </w:r>
      <w:r>
        <w:rPr>
          <w:rFonts w:ascii="Times New Roman" w:cs="Times New Roman" w:hAnsi="Times New Roman"/>
          <w:sz w:val="28"/>
          <w:szCs w:val="28"/>
        </w:rPr>
        <w:t xml:space="preserve"> </w:t>
      </w:r>
      <w:r w:rsidRPr="5460014A">
        <w:rPr>
          <w:rFonts w:ascii="Times New Roman" w:cs="Times New Roman"/>
          <w:sz w:val="28"/>
          <w:szCs w:val="28"/>
          <w:rPrChange w:id="16154" w:author="user pc" w:date="2022-03-15T10:14:00Z">
            <w:rPr/>
          </w:rPrChange>
        </w:rPr>
        <w:t>2NaCl</w:t>
      </w:r>
      <w:r w:rsidRPr="9E68C458">
        <w:rPr>
          <w:rFonts w:ascii="Times New Roman" w:cs="Times New Roman"/>
          <w:sz w:val="28"/>
          <w:szCs w:val="28"/>
          <w:vertAlign w:val="subscript"/>
          <w:rPrChange w:id="16155" w:author="user pc" w:date="2022-03-15T10:14:00Z">
            <w:rPr>
              <w:vertAlign w:val="subscript"/>
            </w:rPr>
          </w:rPrChange>
        </w:rPr>
        <w:t>(aq)</w:t>
      </w:r>
      <w:r>
        <w:rPr>
          <w:rFonts w:ascii="Times New Roman" w:cs="Times New Roman" w:hAnsi="Times New Roman"/>
          <w:sz w:val="28"/>
          <w:szCs w:val="28"/>
          <w:vertAlign w:val="subscript"/>
        </w:rPr>
        <w:t xml:space="preserve">  </w:t>
      </w:r>
      <w:r w:rsidRPr="C6055CFD">
        <w:rPr>
          <w:rFonts w:ascii="Times New Roman" w:cs="Times New Roman"/>
          <w:sz w:val="28"/>
          <w:szCs w:val="28"/>
          <w:rPrChange w:id="16156" w:author="user pc" w:date="2022-03-15T10:14:00Z">
            <w:rPr/>
          </w:rPrChange>
        </w:rPr>
        <w:t>+</w:t>
      </w:r>
      <w:r>
        <w:rPr>
          <w:rFonts w:ascii="Times New Roman" w:cs="Times New Roman" w:hAnsi="Times New Roman"/>
          <w:sz w:val="28"/>
          <w:szCs w:val="28"/>
        </w:rPr>
        <w:t xml:space="preserve">  </w:t>
      </w:r>
      <w:r w:rsidRPr="FB8CCB48">
        <w:rPr>
          <w:rFonts w:ascii="Times New Roman" w:cs="Times New Roman"/>
          <w:sz w:val="28"/>
          <w:szCs w:val="28"/>
          <w:rPrChange w:id="16157" w:author="user pc" w:date="2022-03-15T10:14:00Z">
            <w:rPr/>
          </w:rPrChange>
        </w:rPr>
        <w:t>H</w:t>
      </w:r>
      <w:r w:rsidRPr="020A0489">
        <w:rPr>
          <w:rFonts w:ascii="Times New Roman" w:cs="Times New Roman"/>
          <w:sz w:val="28"/>
          <w:szCs w:val="28"/>
          <w:vertAlign w:val="subscript"/>
          <w:rPrChange w:id="16158" w:author="user pc" w:date="2022-03-15T10:14:00Z">
            <w:rPr>
              <w:vertAlign w:val="subscript"/>
            </w:rPr>
          </w:rPrChange>
        </w:rPr>
        <w:t>2</w:t>
      </w:r>
      <w:r w:rsidRPr="96D25A5E">
        <w:rPr>
          <w:rFonts w:ascii="Times New Roman" w:cs="Times New Roman"/>
          <w:sz w:val="28"/>
          <w:szCs w:val="28"/>
          <w:rPrChange w:id="16159" w:author="user pc" w:date="2022-03-15T10:14:00Z">
            <w:rPr/>
          </w:rPrChange>
        </w:rPr>
        <w:t>O</w:t>
      </w:r>
      <w:r w:rsidRPr="2A7258B8">
        <w:rPr>
          <w:rFonts w:ascii="Times New Roman" w:cs="Times New Roman"/>
          <w:sz w:val="28"/>
          <w:szCs w:val="28"/>
          <w:vertAlign w:val="subscript"/>
          <w:rPrChange w:id="16160" w:author="user pc" w:date="2022-03-15T10:14:00Z">
            <w:rPr>
              <w:vertAlign w:val="subscript"/>
            </w:rPr>
          </w:rPrChange>
        </w:rPr>
        <w:t>(l)</w:t>
      </w:r>
      <w:r>
        <w:rPr>
          <w:rFonts w:ascii="Times New Roman" w:cs="Times New Roman" w:hAnsi="Times New Roman"/>
          <w:sz w:val="28"/>
          <w:szCs w:val="28"/>
          <w:vertAlign w:val="subscript"/>
        </w:rPr>
        <w:t xml:space="preserve">  </w:t>
      </w:r>
      <w:r w:rsidRPr="F202A577">
        <w:rPr>
          <w:rFonts w:ascii="Times New Roman" w:cs="Times New Roman"/>
          <w:sz w:val="28"/>
          <w:szCs w:val="28"/>
          <w:rPrChange w:id="16161" w:author="user pc" w:date="2022-03-15T10:14:00Z">
            <w:rPr/>
          </w:rPrChange>
        </w:rPr>
        <w:t>+</w:t>
      </w:r>
      <w:r>
        <w:rPr>
          <w:rFonts w:ascii="Times New Roman" w:cs="Times New Roman" w:hAnsi="Times New Roman"/>
          <w:sz w:val="28"/>
          <w:szCs w:val="28"/>
        </w:rPr>
        <w:t xml:space="preserve">  </w:t>
      </w:r>
      <w:r w:rsidRPr="790EDFD7">
        <w:rPr>
          <w:rFonts w:ascii="Times New Roman" w:cs="Times New Roman"/>
          <w:sz w:val="28"/>
          <w:szCs w:val="28"/>
          <w:rPrChange w:id="16162" w:author="user pc" w:date="2022-03-15T10:14:00Z">
            <w:rPr/>
          </w:rPrChange>
        </w:rPr>
        <w:t>CO</w:t>
      </w:r>
      <w:r w:rsidRPr="503CB205">
        <w:rPr>
          <w:rFonts w:ascii="Times New Roman" w:cs="Times New Roman"/>
          <w:sz w:val="28"/>
          <w:szCs w:val="28"/>
          <w:vertAlign w:val="subscript"/>
          <w:rPrChange w:id="16163" w:author="user pc" w:date="2022-03-15T10:14:00Z">
            <w:rPr>
              <w:vertAlign w:val="subscript"/>
            </w:rPr>
          </w:rPrChange>
        </w:rPr>
        <w:t>2(g)</w:t>
      </w:r>
    </w:p>
    <w:p>
      <w:pPr>
        <w:pStyle w:val="style0"/>
        <w:rPr>
          <w:rFonts w:ascii="Times New Roman" w:cs="Times New Roman"/>
          <w:sz w:val="28"/>
          <w:szCs w:val="28"/>
          <w:rPrChange w:id="16164" w:author="user pc" w:date="2022-03-15T10:14:00Z">
            <w:rPr/>
          </w:rPrChange>
        </w:rPr>
      </w:pPr>
      <w:r w:rsidRPr="0445E486">
        <w:rPr>
          <w:rFonts w:ascii="Times New Roman" w:cs="Times New Roman"/>
          <w:sz w:val="28"/>
          <w:szCs w:val="28"/>
          <w:rPrChange w:id="16165" w:author="user pc" w:date="2022-03-15T10:14:00Z">
            <w:rPr/>
          </w:rPrChange>
        </w:rPr>
        <w:t>From the balanced chemical equation;</w:t>
      </w:r>
    </w:p>
    <w:p>
      <w:pPr>
        <w:pStyle w:val="style0"/>
        <w:rPr>
          <w:rFonts w:ascii="Times New Roman" w:cs="Times New Roman"/>
          <w:sz w:val="28"/>
          <w:szCs w:val="28"/>
          <w:rPrChange w:id="16166" w:author="user pc" w:date="2022-03-15T10:14:00Z">
            <w:rPr/>
          </w:rPrChange>
        </w:rPr>
      </w:pPr>
      <w:r w:rsidRPr="1B8698D0">
        <w:rPr>
          <w:rFonts w:ascii="Times New Roman" w:cs="Times New Roman"/>
          <w:sz w:val="28"/>
          <w:szCs w:val="28"/>
          <w:rPrChange w:id="16167" w:author="user pc" w:date="2022-03-15T10:14:00Z">
            <w:rPr/>
          </w:rPrChange>
        </w:rPr>
        <w:t>1 mole of Na</w:t>
      </w:r>
      <w:r w:rsidRPr="CB34FDC1">
        <w:rPr>
          <w:rFonts w:ascii="Times New Roman" w:cs="Times New Roman"/>
          <w:sz w:val="28"/>
          <w:szCs w:val="28"/>
          <w:vertAlign w:val="subscript"/>
          <w:rPrChange w:id="16168" w:author="user pc" w:date="2022-03-15T10:14:00Z">
            <w:rPr>
              <w:vertAlign w:val="subscript"/>
            </w:rPr>
          </w:rPrChange>
        </w:rPr>
        <w:t>2</w:t>
      </w:r>
      <w:r w:rsidRPr="97E37DB5">
        <w:rPr>
          <w:rFonts w:ascii="Times New Roman" w:cs="Times New Roman"/>
          <w:sz w:val="28"/>
          <w:szCs w:val="28"/>
          <w:rPrChange w:id="16169" w:author="user pc" w:date="2022-03-15T10:14:00Z">
            <w:rPr/>
          </w:rPrChange>
        </w:rPr>
        <w:t>CO</w:t>
      </w:r>
      <w:r w:rsidRPr="BE030FF9">
        <w:rPr>
          <w:rFonts w:ascii="Times New Roman" w:cs="Times New Roman"/>
          <w:sz w:val="28"/>
          <w:szCs w:val="28"/>
          <w:vertAlign w:val="subscript"/>
          <w:rPrChange w:id="16170" w:author="user pc" w:date="2022-03-15T10:14:00Z">
            <w:rPr>
              <w:vertAlign w:val="subscript"/>
            </w:rPr>
          </w:rPrChange>
        </w:rPr>
        <w:t>3</w:t>
      </w:r>
      <w:r w:rsidRPr="88A4B3D2">
        <w:rPr>
          <w:rFonts w:ascii="Times New Roman" w:cs="Times New Roman"/>
          <w:sz w:val="28"/>
          <w:szCs w:val="28"/>
          <w:rPrChange w:id="16171" w:author="user pc" w:date="2022-03-15T10:14:00Z">
            <w:rPr/>
          </w:rPrChange>
        </w:rPr>
        <w:t xml:space="preserve"> = 1 mole of CO</w:t>
      </w:r>
      <w:r w:rsidRPr="2A059292">
        <w:rPr>
          <w:rFonts w:ascii="Times New Roman" w:cs="Times New Roman"/>
          <w:sz w:val="28"/>
          <w:szCs w:val="28"/>
          <w:vertAlign w:val="subscript"/>
          <w:rPrChange w:id="16172" w:author="user pc" w:date="2022-03-15T10:14:00Z">
            <w:rPr>
              <w:vertAlign w:val="subscript"/>
            </w:rPr>
          </w:rPrChange>
        </w:rPr>
        <w:t>2</w:t>
      </w:r>
    </w:p>
    <w:p>
      <w:pPr>
        <w:pStyle w:val="style0"/>
        <w:rPr>
          <w:rFonts w:ascii="Times New Roman" w:cs="Times New Roman"/>
          <w:sz w:val="28"/>
          <w:szCs w:val="28"/>
          <w:rPrChange w:id="16173" w:author="user pc" w:date="2022-03-15T10:14:00Z">
            <w:rPr/>
          </w:rPrChange>
        </w:rPr>
      </w:pPr>
      <w:r w:rsidRPr="962316A7">
        <w:rPr>
          <w:rFonts w:ascii="Times New Roman" w:cs="Times New Roman"/>
          <w:sz w:val="28"/>
          <w:szCs w:val="28"/>
          <w:rPrChange w:id="16174" w:author="user pc" w:date="2022-03-15T10:14:00Z">
            <w:rPr/>
          </w:rPrChange>
        </w:rPr>
        <w:t>0.092</w:t>
      </w:r>
      <w:r>
        <w:rPr>
          <w:rFonts w:ascii="Times New Roman" w:cs="Times New Roman" w:hAnsi="Times New Roman"/>
          <w:sz w:val="28"/>
          <w:szCs w:val="28"/>
        </w:rPr>
        <w:t xml:space="preserve"> </w:t>
      </w:r>
      <w:r w:rsidRPr="D65C2164">
        <w:rPr>
          <w:rFonts w:ascii="Times New Roman" w:cs="Times New Roman"/>
          <w:sz w:val="28"/>
          <w:szCs w:val="28"/>
          <w:rPrChange w:id="16175" w:author="user pc" w:date="2022-03-15T10:14:00Z">
            <w:rPr/>
          </w:rPrChange>
        </w:rPr>
        <w:t>mole of Na</w:t>
      </w:r>
      <w:r w:rsidRPr="89ABA563">
        <w:rPr>
          <w:rFonts w:ascii="Times New Roman" w:cs="Times New Roman"/>
          <w:sz w:val="28"/>
          <w:szCs w:val="28"/>
          <w:vertAlign w:val="subscript"/>
          <w:rPrChange w:id="16176" w:author="user pc" w:date="2022-03-15T10:14:00Z">
            <w:rPr>
              <w:vertAlign w:val="subscript"/>
            </w:rPr>
          </w:rPrChange>
        </w:rPr>
        <w:t>2</w:t>
      </w:r>
      <w:r w:rsidRPr="983BF994">
        <w:rPr>
          <w:rFonts w:ascii="Times New Roman" w:cs="Times New Roman"/>
          <w:sz w:val="28"/>
          <w:szCs w:val="28"/>
          <w:rPrChange w:id="16177" w:author="user pc" w:date="2022-03-15T10:14:00Z">
            <w:rPr/>
          </w:rPrChange>
        </w:rPr>
        <w:t>CO</w:t>
      </w:r>
      <w:r w:rsidRPr="8827A55F">
        <w:rPr>
          <w:rFonts w:ascii="Times New Roman" w:cs="Times New Roman"/>
          <w:sz w:val="28"/>
          <w:szCs w:val="28"/>
          <w:vertAlign w:val="subscript"/>
          <w:rPrChange w:id="16178" w:author="user pc" w:date="2022-03-15T10:14:00Z">
            <w:rPr>
              <w:vertAlign w:val="subscript"/>
            </w:rPr>
          </w:rPrChange>
        </w:rPr>
        <w:t>3</w:t>
      </w:r>
      <w:r w:rsidRPr="16990211">
        <w:rPr>
          <w:rFonts w:ascii="Times New Roman" w:cs="Times New Roman"/>
          <w:sz w:val="28"/>
          <w:szCs w:val="28"/>
          <w:rPrChange w:id="16179" w:author="user pc" w:date="2022-03-15T10:14:00Z">
            <w:rPr/>
          </w:rPrChange>
        </w:rPr>
        <w:t xml:space="preserve"> will contain 0.092</w:t>
      </w:r>
      <w:r>
        <w:rPr>
          <w:rFonts w:ascii="Times New Roman" w:cs="Times New Roman" w:hAnsi="Times New Roman"/>
          <w:sz w:val="28"/>
          <w:szCs w:val="28"/>
        </w:rPr>
        <w:t xml:space="preserve"> </w:t>
      </w:r>
      <w:r w:rsidRPr="91658BDD">
        <w:rPr>
          <w:rFonts w:ascii="Times New Roman" w:cs="Times New Roman"/>
          <w:sz w:val="28"/>
          <w:szCs w:val="28"/>
          <w:rPrChange w:id="16180" w:author="user pc" w:date="2022-03-15T10:14:00Z">
            <w:rPr/>
          </w:rPrChange>
        </w:rPr>
        <w:t>mole of CO</w:t>
      </w:r>
      <w:r w:rsidRPr="65FD969D">
        <w:rPr>
          <w:rFonts w:ascii="Times New Roman" w:cs="Times New Roman"/>
          <w:sz w:val="28"/>
          <w:szCs w:val="28"/>
          <w:vertAlign w:val="subscript"/>
          <w:rPrChange w:id="16181" w:author="user pc" w:date="2022-03-15T10:14:00Z">
            <w:rPr>
              <w:vertAlign w:val="subscript"/>
            </w:rPr>
          </w:rPrChange>
        </w:rPr>
        <w:t>2</w:t>
      </w:r>
    </w:p>
    <w:p>
      <w:pPr>
        <w:pStyle w:val="style0"/>
        <w:rPr>
          <w:rFonts w:ascii="Times New Roman" w:cs="Times New Roman"/>
          <w:sz w:val="28"/>
          <w:szCs w:val="28"/>
          <w:rPrChange w:id="16182" w:author="user pc" w:date="2022-03-15T10:14:00Z">
            <w:rPr/>
          </w:rPrChange>
        </w:rPr>
      </w:pPr>
      <w:r w:rsidRPr="AAF01CD5">
        <w:rPr>
          <w:rFonts w:ascii="Times New Roman" w:cs="Times New Roman"/>
          <w:sz w:val="28"/>
          <w:szCs w:val="28"/>
          <w:rPrChange w:id="16183" w:author="user pc" w:date="2022-03-15T10:14:00Z">
            <w:rPr/>
          </w:rPrChange>
        </w:rPr>
        <w:t>1 mole of CO</w:t>
      </w:r>
      <w:r w:rsidRPr="0523D2D3">
        <w:rPr>
          <w:rFonts w:ascii="Times New Roman" w:cs="Times New Roman"/>
          <w:sz w:val="28"/>
          <w:szCs w:val="28"/>
          <w:vertAlign w:val="subscript"/>
          <w:rPrChange w:id="16184" w:author="user pc" w:date="2022-03-15T10:14:00Z">
            <w:rPr>
              <w:vertAlign w:val="subscript"/>
            </w:rPr>
          </w:rPrChange>
        </w:rPr>
        <w:t xml:space="preserve">2 </w:t>
      </w:r>
      <w:r w:rsidRPr="F09517E1">
        <w:rPr>
          <w:rFonts w:ascii="Times New Roman" w:cs="Times New Roman"/>
          <w:sz w:val="28"/>
          <w:szCs w:val="28"/>
          <w:rPrChange w:id="16185" w:author="user pc" w:date="2022-03-15T10:14:00Z">
            <w:rPr/>
          </w:rPrChange>
        </w:rPr>
        <w:t>= 22.4 dm</w:t>
      </w:r>
      <w:r w:rsidRPr="78338E7B">
        <w:rPr>
          <w:rFonts w:ascii="Times New Roman" w:cs="Times New Roman"/>
          <w:sz w:val="28"/>
          <w:szCs w:val="28"/>
          <w:vertAlign w:val="superscript"/>
          <w:rPrChange w:id="16186" w:author="user pc" w:date="2022-03-15T10:14:00Z">
            <w:rPr>
              <w:vertAlign w:val="superscript"/>
            </w:rPr>
          </w:rPrChange>
        </w:rPr>
        <w:t>3</w:t>
      </w:r>
      <w:r w:rsidRPr="0A1A1287">
        <w:rPr>
          <w:rFonts w:ascii="Times New Roman" w:cs="Times New Roman"/>
          <w:sz w:val="28"/>
          <w:szCs w:val="28"/>
          <w:rPrChange w:id="16187" w:author="user pc" w:date="2022-03-15T10:14:00Z">
            <w:rPr/>
          </w:rPrChange>
        </w:rPr>
        <w:t xml:space="preserve"> at s.t.p</w:t>
      </w:r>
    </w:p>
    <w:p>
      <w:pPr>
        <w:pStyle w:val="style0"/>
        <w:rPr>
          <w:rFonts w:ascii="Times New Roman" w:cs="Times New Roman"/>
          <w:sz w:val="28"/>
          <w:szCs w:val="28"/>
          <w:rPrChange w:id="16188" w:author="user pc" w:date="2022-03-15T10:14:00Z">
            <w:rPr/>
          </w:rPrChange>
        </w:rPr>
      </w:pPr>
      <w:r w:rsidRPr="22C06AAE">
        <w:rPr>
          <w:rFonts w:ascii="Times New Roman" w:cs="Times New Roman"/>
          <w:sz w:val="28"/>
          <w:szCs w:val="28"/>
          <w:rPrChange w:id="16189" w:author="user pc" w:date="2022-03-15T10:14:00Z">
            <w:rPr/>
          </w:rPrChange>
        </w:rPr>
        <w:t>0.092 mole of CO</w:t>
      </w:r>
      <w:r w:rsidRPr="3FAA64BB">
        <w:rPr>
          <w:rFonts w:ascii="Times New Roman" w:cs="Times New Roman"/>
          <w:sz w:val="28"/>
          <w:szCs w:val="28"/>
          <w:vertAlign w:val="subscript"/>
          <w:rPrChange w:id="16190" w:author="user pc" w:date="2022-03-15T10:14:00Z">
            <w:rPr>
              <w:vertAlign w:val="subscript"/>
            </w:rPr>
          </w:rPrChange>
        </w:rPr>
        <w:t>2</w:t>
      </w:r>
      <w:r w:rsidRPr="5929D492">
        <w:rPr>
          <w:rFonts w:ascii="Times New Roman" w:cs="Times New Roman"/>
          <w:sz w:val="28"/>
          <w:szCs w:val="28"/>
          <w:rPrChange w:id="16191" w:author="user pc" w:date="2022-03-15T10:14:00Z">
            <w:rPr/>
          </w:rPrChange>
        </w:rPr>
        <w:t xml:space="preserve"> = ?</w:t>
      </w:r>
    </w:p>
    <w:p>
      <w:pPr>
        <w:pStyle w:val="style0"/>
        <w:rPr>
          <w:rFonts w:ascii="Times New Roman" w:cs="Times New Roman"/>
          <w:sz w:val="28"/>
          <w:szCs w:val="28"/>
          <w:rPrChange w:id="16192" w:author="user pc" w:date="2022-03-15T10:14:00Z">
            <w:rPr/>
          </w:rPrChange>
        </w:rPr>
      </w:pPr>
      <w:r w:rsidRPr="B1A6493A">
        <w:rPr>
          <w:rFonts w:ascii="Times New Roman" w:cs="Times New Roman"/>
          <w:sz w:val="28"/>
          <w:szCs w:val="28"/>
          <w:rPrChange w:id="16193" w:author="user pc" w:date="2022-03-15T10:14:00Z">
            <w:rPr/>
          </w:rPrChange>
        </w:rPr>
        <w:t>Cross multiplying, we get;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sidRPr="DB58A905">
                <m:rPr>
                  <m:sty m:val="p"/>
                </m:rPr>
                <w:rPr>
                  <w:rFonts w:ascii="Cambria Math" w:cs="Times New Roman" w:hAnsi="Cambria Math"/>
                  <w:sz w:val="28"/>
                  <w:szCs w:val="28"/>
                  <w:rPrChange w:id="16194" w:author="user pc" w:date="2022-03-15T10:14:00Z">
                    <w:rPr>
                      <w:rFonts w:ascii="Cambria Math" w:hAnsi="Cambria Math"/>
                      <w:sz w:val="28"/>
                      <w:szCs w:val="28"/>
                    </w:rPr>
                  </w:rPrChange>
                </w:rPr>
                <m:t>0.092 mole of C</m:t>
              </m:r>
              <m:sSub>
                <m:sSubPr>
                  <m:ctrlPr>
                    <w:rPr>
                      <w:rFonts w:ascii="Cambria Math" w:cs="Times New Roman" w:hAnsi="Cambria Math"/>
                      <w:sz w:val="28"/>
                      <w:szCs w:val="28"/>
                    </w:rPr>
                  </m:ctrlPr>
                </m:sSubPr>
                <m:e>
                  <m:r>
                    <m:rPr>
                      <m:sty m:val="p"/>
                    </m:rPr>
                    <w:rPr>
                      <w:rFonts w:ascii="Cambria Math" w:cs="Times New Roman" w:hAnsi="Cambria Math"/>
                      <w:sz w:val="28"/>
                      <w:szCs w:val="28"/>
                    </w:rPr>
                    <m:t>O</m:t>
                  </m:r>
                </m:e>
                <m:sub>
                  <m:r>
                    <m:rPr>
                      <m:sty m:val="p"/>
                    </m:rPr>
                    <w:rPr>
                      <w:rFonts w:ascii="Cambria Math" w:cs="Times New Roman" w:hAnsi="Cambria Math"/>
                      <w:sz w:val="28"/>
                      <w:szCs w:val="28"/>
                    </w:rPr>
                    <m:t>2</m:t>
                  </m:r>
                </m:sub>
              </m:sSub>
              <m:r w:rsidRPr="E12752EB">
                <m:rPr>
                  <m:sty m:val="p"/>
                </m:rPr>
                <w:rPr>
                  <w:rFonts w:ascii="Cambria Math" w:cs="Times New Roman" w:hAnsi="Cambria Math"/>
                  <w:sz w:val="28"/>
                  <w:szCs w:val="28"/>
                  <w:vertAlign w:val="subscript"/>
                  <w:rPrChange w:id="16195" w:author="user pc" w:date="2022-03-15T10:14:00Z">
                    <w:rPr>
                      <w:rFonts w:ascii="Cambria Math" w:hAnsi="Cambria Math"/>
                      <w:sz w:val="28"/>
                      <w:szCs w:val="28"/>
                      <w:vertAlign w:val="subscript"/>
                    </w:rPr>
                  </w:rPrChange>
                </w:rPr>
                <m:t xml:space="preserve"> </m:t>
              </m:r>
              <m:r w:rsidRPr="AF97224D">
                <m:rPr>
                  <m:sty m:val="p"/>
                </m:rPr>
                <w:rPr>
                  <w:rFonts w:ascii="Cambria Math" w:cs="Times New Roman" w:hAnsi="Cambria Math"/>
                  <w:sz w:val="28"/>
                  <w:szCs w:val="28"/>
                  <w:rPrChange w:id="16196" w:author="user pc" w:date="2022-03-15T10:14:00Z">
                    <w:rPr>
                      <w:rFonts w:ascii="Cambria Math" w:hAnsi="Cambria Math"/>
                      <w:sz w:val="28"/>
                      <w:szCs w:val="28"/>
                    </w:rPr>
                  </w:rPrChange>
                </w:rPr>
                <m:t>× 22.4 d</m:t>
              </m:r>
              <m:sSup>
                <m:sSupPr>
                  <m:ctrlPr>
                    <w:rPr>
                      <w:rFonts w:ascii="Cambria Math" w:cs="Times New Roman" w:hAnsi="Cambria Math"/>
                      <w:sz w:val="28"/>
                      <w:szCs w:val="28"/>
                    </w:rPr>
                  </m:ctrlPr>
                </m:sSupPr>
                <m:e>
                  <m:r>
                    <m:rPr>
                      <m:sty m:val="p"/>
                    </m:rPr>
                    <w:rPr>
                      <w:rFonts w:ascii="Cambria Math" w:cs="Times New Roman" w:hAnsi="Cambria Math"/>
                      <w:sz w:val="28"/>
                      <w:szCs w:val="28"/>
                    </w:rPr>
                    <m:t>m</m:t>
                  </m:r>
                </m:e>
                <m:sup>
                  <m:r>
                    <m:rPr>
                      <m:sty m:val="p"/>
                    </m:rPr>
                    <w:rPr>
                      <w:rFonts w:ascii="Cambria Math" w:cs="Times New Roman" w:hAnsi="Cambria Math"/>
                      <w:sz w:val="28"/>
                      <w:szCs w:val="28"/>
                    </w:rPr>
                    <m:t>3</m:t>
                  </m:r>
                </m:sup>
              </m:sSup>
              <m:r w:rsidRPr="2F931BB3">
                <m:rPr>
                  <m:sty m:val="p"/>
                </m:rPr>
                <w:rPr>
                  <w:rFonts w:ascii="Cambria Math" w:cs="Times New Roman" w:hAnsi="Cambria Math"/>
                  <w:sz w:val="28"/>
                  <w:szCs w:val="28"/>
                  <w:vertAlign w:val="superscript"/>
                  <w:rPrChange w:id="16197" w:author="user pc" w:date="2022-03-15T10:14:00Z">
                    <w:rPr>
                      <w:rFonts w:ascii="Cambria Math" w:hAnsi="Cambria Math"/>
                      <w:sz w:val="28"/>
                      <w:szCs w:val="28"/>
                      <w:vertAlign w:val="superscript"/>
                    </w:rPr>
                  </w:rPrChange>
                </w:rPr>
                <m:t xml:space="preserve"> </m:t>
              </m:r>
              <m:r w:rsidRPr="9F328CF1">
                <m:rPr>
                  <m:sty m:val="p"/>
                </m:rPr>
                <w:rPr>
                  <w:rFonts w:ascii="Cambria Math" w:cs="Times New Roman" w:hAnsi="Cambria Math"/>
                  <w:sz w:val="28"/>
                  <w:szCs w:val="28"/>
                  <w:rPrChange w:id="16198" w:author="user pc" w:date="2022-03-15T10:14:00Z">
                    <w:rPr>
                      <w:rFonts w:ascii="Cambria Math" w:hAnsi="Cambria Math"/>
                      <w:sz w:val="28"/>
                      <w:szCs w:val="28"/>
                    </w:rPr>
                  </w:rPrChange>
                </w:rPr>
                <m:t>of C</m:t>
              </m:r>
              <m:sSub>
                <m:sSubPr>
                  <m:ctrlPr>
                    <w:rPr>
                      <w:rFonts w:ascii="Cambria Math" w:cs="Times New Roman" w:hAnsi="Cambria Math"/>
                      <w:sz w:val="28"/>
                      <w:szCs w:val="28"/>
                    </w:rPr>
                  </m:ctrlPr>
                </m:sSubPr>
                <m:e>
                  <m:r>
                    <m:rPr>
                      <m:sty m:val="p"/>
                    </m:rPr>
                    <w:rPr>
                      <w:rFonts w:ascii="Cambria Math" w:cs="Times New Roman" w:hAnsi="Cambria Math"/>
                      <w:sz w:val="28"/>
                      <w:szCs w:val="28"/>
                    </w:rPr>
                    <m:t>O</m:t>
                  </m:r>
                </m:e>
                <m:sub>
                  <m:r>
                    <m:rPr>
                      <m:sty m:val="p"/>
                    </m:rPr>
                    <w:rPr>
                      <w:rFonts w:ascii="Cambria Math" w:cs="Times New Roman" w:hAnsi="Cambria Math"/>
                      <w:sz w:val="28"/>
                      <w:szCs w:val="28"/>
                    </w:rPr>
                    <m:t>2</m:t>
                  </m:r>
                </m:sub>
              </m:sSub>
            </m:num>
            <m:den>
              <m:r>
                <w:rPr>
                  <w:rFonts w:ascii="Cambria Math" w:cs="Times New Roman" w:hAnsi="Cambria Math"/>
                  <w:sz w:val="28"/>
                  <w:szCs w:val="28"/>
                </w:rPr>
                <m:t xml:space="preserve">1 mole of </m:t>
              </m:r>
              <m:r w:rsidRPr="96D2953E">
                <m:rPr>
                  <m:sty m:val="p"/>
                </m:rPr>
                <w:rPr>
                  <w:rFonts w:ascii="Cambria Math" w:cs="Times New Roman" w:hAnsi="Cambria Math"/>
                  <w:sz w:val="28"/>
                  <w:szCs w:val="28"/>
                  <w:rPrChange w:id="16199" w:author="user pc" w:date="2022-03-15T10:14:00Z">
                    <w:rPr>
                      <w:rFonts w:ascii="Cambria Math" w:hAnsi="Cambria Math"/>
                      <w:sz w:val="28"/>
                      <w:szCs w:val="28"/>
                    </w:rPr>
                  </w:rPrChange>
                </w:rPr>
                <m:t>C</m:t>
              </m:r>
              <m:sSub>
                <m:sSubPr>
                  <m:ctrlPr>
                    <w:rPr>
                      <w:rFonts w:ascii="Cambria Math" w:cs="Times New Roman" w:hAnsi="Cambria Math"/>
                      <w:sz w:val="28"/>
                      <w:szCs w:val="28"/>
                    </w:rPr>
                  </m:ctrlPr>
                </m:sSubPr>
                <m:e>
                  <m:r>
                    <m:rPr>
                      <m:sty m:val="p"/>
                    </m:rPr>
                    <w:rPr>
                      <w:rFonts w:ascii="Cambria Math" w:cs="Times New Roman" w:hAnsi="Cambria Math"/>
                      <w:sz w:val="28"/>
                      <w:szCs w:val="28"/>
                    </w:rPr>
                    <m:t>O</m:t>
                  </m:r>
                </m:e>
                <m:sub>
                  <m:r>
                    <m:rPr>
                      <m:sty m:val="p"/>
                    </m:rPr>
                    <w:rPr>
                      <w:rFonts w:ascii="Cambria Math" w:cs="Times New Roman" w:hAnsi="Cambria Math"/>
                      <w:sz w:val="28"/>
                      <w:szCs w:val="28"/>
                    </w:rPr>
                    <m:t>2</m:t>
                  </m:r>
                </m:sub>
              </m:sSub>
            </m:den>
          </m:f>
          <m:r>
            <w:rPr>
              <w:rFonts w:ascii="Cambria Math" w:cs="Times New Roman" w:hAnsi="Cambria Math"/>
              <w:sz w:val="28"/>
              <w:szCs w:val="28"/>
            </w:rPr>
            <m:t xml:space="preserve">=2.0608 </m:t>
          </m:r>
          <m:r w:rsidRPr="07E173AC">
            <m:rPr>
              <m:sty m:val="p"/>
            </m:rPr>
            <w:rPr>
              <w:rFonts w:ascii="Cambria Math" w:cs="Times New Roman" w:hAnsi="Cambria Math"/>
              <w:sz w:val="28"/>
              <w:szCs w:val="28"/>
              <w:rPrChange w:id="16200" w:author="user pc" w:date="2022-03-15T10:14:00Z">
                <w:rPr>
                  <w:rFonts w:ascii="Cambria Math" w:hAnsi="Cambria Math"/>
                  <w:sz w:val="28"/>
                  <w:szCs w:val="28"/>
                </w:rPr>
              </w:rPrChange>
            </w:rPr>
            <m:t>d</m:t>
          </m:r>
          <m:sSup>
            <m:sSupPr>
              <m:ctrlPr>
                <w:rPr>
                  <w:rFonts w:ascii="Cambria Math" w:cs="Times New Roman" w:hAnsi="Cambria Math"/>
                  <w:sz w:val="28"/>
                  <w:szCs w:val="28"/>
                </w:rPr>
              </m:ctrlPr>
            </m:sSupPr>
            <m:e>
              <m:r>
                <m:rPr>
                  <m:sty m:val="p"/>
                </m:rPr>
                <w:rPr>
                  <w:rFonts w:ascii="Cambria Math" w:cs="Times New Roman" w:hAnsi="Cambria Math"/>
                  <w:sz w:val="28"/>
                  <w:szCs w:val="28"/>
                </w:rPr>
                <m:t>m</m:t>
              </m:r>
            </m:e>
            <m:sup>
              <m:r>
                <m:rPr>
                  <m:sty m:val="p"/>
                </m:rPr>
                <w:rPr>
                  <w:rFonts w:ascii="Cambria Math" w:cs="Times New Roman" w:hAnsi="Cambria Math"/>
                  <w:sz w:val="28"/>
                  <w:szCs w:val="28"/>
                </w:rPr>
                <m:t>3</m:t>
              </m:r>
            </m:sup>
          </m:sSup>
          <m:r w:rsidRPr="5D7A5693">
            <m:rPr>
              <m:sty m:val="p"/>
            </m:rPr>
            <w:rPr>
              <w:rFonts w:ascii="Cambria Math" w:cs="Times New Roman" w:hAnsi="Cambria Math"/>
              <w:sz w:val="28"/>
              <w:szCs w:val="28"/>
              <w:vertAlign w:val="superscript"/>
              <w:rPrChange w:id="16201" w:author="user pc" w:date="2022-03-15T10:14:00Z">
                <w:rPr>
                  <w:rFonts w:ascii="Cambria Math" w:hAnsi="Cambria Math"/>
                  <w:sz w:val="28"/>
                  <w:szCs w:val="28"/>
                  <w:vertAlign w:val="superscript"/>
                </w:rPr>
              </w:rPrChange>
            </w:rPr>
            <m:t xml:space="preserve"> </m:t>
          </m:r>
          <m:r w:rsidRPr="6610E679">
            <m:rPr>
              <m:sty m:val="p"/>
            </m:rPr>
            <w:rPr>
              <w:rFonts w:ascii="Cambria Math" w:cs="Times New Roman" w:hAnsi="Cambria Math"/>
              <w:sz w:val="28"/>
              <w:szCs w:val="28"/>
              <w:rPrChange w:id="16202" w:author="user pc" w:date="2022-03-15T10:14:00Z">
                <w:rPr>
                  <w:rFonts w:ascii="Cambria Math" w:hAnsi="Cambria Math"/>
                  <w:sz w:val="28"/>
                  <w:szCs w:val="28"/>
                </w:rPr>
              </w:rPrChange>
            </w:rPr>
            <m:t>of C</m:t>
          </m:r>
          <m:sSub>
            <m:sSubPr>
              <m:ctrlPr>
                <w:rPr>
                  <w:rFonts w:ascii="Cambria Math" w:cs="Times New Roman" w:hAnsi="Cambria Math"/>
                  <w:sz w:val="28"/>
                  <w:szCs w:val="28"/>
                </w:rPr>
              </m:ctrlPr>
            </m:sSubPr>
            <m:e>
              <m:r>
                <m:rPr>
                  <m:sty m:val="p"/>
                </m:rPr>
                <w:rPr>
                  <w:rFonts w:ascii="Cambria Math" w:cs="Times New Roman" w:hAnsi="Cambria Math"/>
                  <w:sz w:val="28"/>
                  <w:szCs w:val="28"/>
                </w:rPr>
                <m:t>O</m:t>
              </m:r>
            </m:e>
            <m:sub>
              <m:r>
                <m:rPr>
                  <m:sty m:val="p"/>
                </m:rPr>
                <w:rPr>
                  <w:rFonts w:ascii="Cambria Math" w:cs="Times New Roman" w:hAnsi="Cambria Math"/>
                  <w:sz w:val="28"/>
                  <w:szCs w:val="28"/>
                </w:rPr>
                <m:t>2</m:t>
              </m:r>
            </m:sub>
          </m:sSub>
          <m:r>
            <w:rPr>
              <w:rFonts w:ascii="Cambria Math" w:cs="Times New Roman" w:hAnsi="Cambria Math"/>
              <w:sz w:val="28"/>
              <w:szCs w:val="28"/>
            </w:rPr>
            <m:t xml:space="preserve"> </m:t>
          </m:r>
        </m:oMath>
      </m:oMathPara>
    </w:p>
    <w:p>
      <w:pPr>
        <w:pStyle w:val="style0"/>
        <w:rPr>
          <w:rFonts w:ascii="Times New Roman" w:cs="Times New Roman"/>
          <w:sz w:val="28"/>
          <w:szCs w:val="28"/>
          <w:rPrChange w:id="16203" w:author="user pc" w:date="2022-03-15T10:14:00Z">
            <w:rPr/>
          </w:rPrChange>
        </w:rPr>
      </w:pPr>
    </w:p>
    <w:p>
      <w:pPr>
        <w:pStyle w:val="style0"/>
        <w:rPr>
          <w:rFonts w:ascii="Times New Roman" w:cs="Times New Roman"/>
          <w:sz w:val="28"/>
          <w:szCs w:val="28"/>
          <w:rPrChange w:id="16204" w:author="user pc" w:date="2022-03-15T10:14:00Z">
            <w:rPr/>
          </w:rPrChange>
        </w:rPr>
      </w:pPr>
      <w:r w:rsidRPr="D8FEEA39">
        <w:rPr>
          <w:rFonts w:ascii="Times New Roman" w:cs="Times New Roman"/>
          <w:b/>
          <w:bCs/>
          <w:sz w:val="28"/>
          <w:szCs w:val="28"/>
          <w:rPrChange w:id="16205" w:author="user pc" w:date="2022-03-15T10:14:00Z">
            <w:rPr>
              <w:b/>
              <w:bCs/>
            </w:rPr>
          </w:rPrChange>
        </w:rPr>
        <w:t xml:space="preserve">Example 5: </w:t>
      </w:r>
      <w:r w:rsidRPr="73F7A9FF">
        <w:rPr>
          <w:rFonts w:ascii="Times New Roman" w:cs="Times New Roman"/>
          <w:sz w:val="28"/>
          <w:szCs w:val="28"/>
          <w:rPrChange w:id="16206" w:author="user pc" w:date="2022-03-15T10:14:00Z">
            <w:rPr/>
          </w:rPrChange>
        </w:rPr>
        <w:t>A is a solution containing 15.8 g dm</w:t>
      </w:r>
      <w:r w:rsidRPr="EE576130">
        <w:rPr>
          <w:rFonts w:ascii="Times New Roman" w:cs="Times New Roman"/>
          <w:sz w:val="28"/>
          <w:szCs w:val="28"/>
          <w:vertAlign w:val="superscript"/>
          <w:rPrChange w:id="16207" w:author="user pc" w:date="2022-03-15T10:14:00Z">
            <w:rPr>
              <w:vertAlign w:val="superscript"/>
            </w:rPr>
          </w:rPrChange>
        </w:rPr>
        <w:t xml:space="preserve">-3 </w:t>
      </w:r>
      <w:r w:rsidRPr="E48176B5">
        <w:rPr>
          <w:rFonts w:ascii="Times New Roman" w:cs="Times New Roman"/>
          <w:sz w:val="28"/>
          <w:szCs w:val="28"/>
          <w:rPrChange w:id="16208" w:author="user pc" w:date="2022-03-15T10:14:00Z">
            <w:rPr/>
          </w:rPrChange>
        </w:rPr>
        <w:t>of Na</w:t>
      </w:r>
      <w:r w:rsidRPr="C5DA97B5">
        <w:rPr>
          <w:rFonts w:ascii="Times New Roman" w:cs="Times New Roman"/>
          <w:sz w:val="28"/>
          <w:szCs w:val="28"/>
          <w:vertAlign w:val="subscript"/>
          <w:rPrChange w:id="16209" w:author="user pc" w:date="2022-03-15T10:14:00Z">
            <w:rPr>
              <w:vertAlign w:val="subscript"/>
            </w:rPr>
          </w:rPrChange>
        </w:rPr>
        <w:t>2</w:t>
      </w:r>
      <w:r w:rsidRPr="78BB8094">
        <w:rPr>
          <w:rFonts w:ascii="Times New Roman" w:cs="Times New Roman"/>
          <w:sz w:val="28"/>
          <w:szCs w:val="28"/>
          <w:rPrChange w:id="16210" w:author="user pc" w:date="2022-03-15T10:14:00Z">
            <w:rPr/>
          </w:rPrChange>
        </w:rPr>
        <w:t>S</w:t>
      </w:r>
      <w:r w:rsidRPr="A8AB0126">
        <w:rPr>
          <w:rFonts w:ascii="Times New Roman" w:cs="Times New Roman"/>
          <w:sz w:val="28"/>
          <w:szCs w:val="28"/>
          <w:vertAlign w:val="subscript"/>
          <w:rPrChange w:id="16211" w:author="user pc" w:date="2022-03-15T10:14:00Z">
            <w:rPr>
              <w:vertAlign w:val="subscript"/>
            </w:rPr>
          </w:rPrChange>
        </w:rPr>
        <w:t>2</w:t>
      </w:r>
      <w:r w:rsidRPr="4851330E">
        <w:rPr>
          <w:rFonts w:ascii="Times New Roman" w:cs="Times New Roman"/>
          <w:sz w:val="28"/>
          <w:szCs w:val="28"/>
          <w:rPrChange w:id="16212" w:author="user pc" w:date="2022-03-15T10:14:00Z">
            <w:rPr/>
          </w:rPrChange>
        </w:rPr>
        <w:t>O</w:t>
      </w:r>
      <w:r w:rsidRPr="86A53EE3">
        <w:rPr>
          <w:rFonts w:ascii="Times New Roman" w:cs="Times New Roman"/>
          <w:sz w:val="28"/>
          <w:szCs w:val="28"/>
          <w:vertAlign w:val="subscript"/>
          <w:rPrChange w:id="16213" w:author="user pc" w:date="2022-03-15T10:14:00Z">
            <w:rPr>
              <w:vertAlign w:val="subscript"/>
            </w:rPr>
          </w:rPrChange>
        </w:rPr>
        <w:t>3</w:t>
      </w:r>
      <w:r w:rsidRPr="9F73FE77">
        <w:rPr>
          <w:rFonts w:ascii="Times New Roman" w:cs="Times New Roman"/>
          <w:sz w:val="28"/>
          <w:szCs w:val="28"/>
          <w:rPrChange w:id="16214" w:author="user pc" w:date="2022-03-15T10:14:00Z">
            <w:rPr/>
          </w:rPrChange>
        </w:rPr>
        <w:t>.</w:t>
      </w:r>
      <w:r>
        <w:rPr>
          <w:rFonts w:ascii="Times New Roman" w:cs="Times New Roman" w:hAnsi="Times New Roman"/>
          <w:sz w:val="28"/>
          <w:szCs w:val="28"/>
        </w:rPr>
        <w:t xml:space="preserve"> </w:t>
      </w:r>
      <w:r w:rsidRPr="101E72F1">
        <w:rPr>
          <w:rFonts w:ascii="Times New Roman" w:cs="Times New Roman"/>
          <w:sz w:val="28"/>
          <w:szCs w:val="28"/>
          <w:rPrChange w:id="16215" w:author="user pc" w:date="2022-03-15T10:14:00Z">
            <w:rPr/>
          </w:rPrChange>
        </w:rPr>
        <w:t>B was obtained by dissolving 9.0 g of an impure sample of I</w:t>
      </w:r>
      <w:r w:rsidRPr="5857AFCD">
        <w:rPr>
          <w:rFonts w:ascii="Times New Roman" w:cs="Times New Roman"/>
          <w:sz w:val="28"/>
          <w:szCs w:val="28"/>
          <w:vertAlign w:val="subscript"/>
          <w:rPrChange w:id="16216" w:author="user pc" w:date="2022-03-15T10:14:00Z">
            <w:rPr>
              <w:vertAlign w:val="subscript"/>
            </w:rPr>
          </w:rPrChange>
        </w:rPr>
        <w:t>2</w:t>
      </w:r>
      <w:r w:rsidRPr="AF7A79BA">
        <w:rPr>
          <w:rFonts w:ascii="Times New Roman" w:cs="Times New Roman"/>
          <w:sz w:val="28"/>
          <w:szCs w:val="28"/>
          <w:rPrChange w:id="16217" w:author="user pc" w:date="2022-03-15T10:14:00Z">
            <w:rPr/>
          </w:rPrChange>
        </w:rPr>
        <w:t xml:space="preserve"> in aqueous KI and the solution made up to 1 dm</w:t>
      </w:r>
      <w:r w:rsidRPr="B1FC3DDB">
        <w:rPr>
          <w:rFonts w:ascii="Times New Roman" w:cs="Times New Roman"/>
          <w:sz w:val="28"/>
          <w:szCs w:val="28"/>
          <w:vertAlign w:val="superscript"/>
          <w:rPrChange w:id="16218" w:author="user pc" w:date="2022-03-15T10:14:00Z">
            <w:rPr>
              <w:vertAlign w:val="superscript"/>
            </w:rPr>
          </w:rPrChange>
        </w:rPr>
        <w:t>3</w:t>
      </w:r>
      <w:r w:rsidRPr="D03710B2">
        <w:rPr>
          <w:rFonts w:ascii="Times New Roman" w:cs="Times New Roman"/>
          <w:sz w:val="28"/>
          <w:szCs w:val="28"/>
          <w:rPrChange w:id="16219" w:author="user pc" w:date="2022-03-15T10:14:00Z">
            <w:rPr/>
          </w:rPrChange>
        </w:rPr>
        <w:t>.</w:t>
      </w:r>
    </w:p>
    <w:p>
      <w:pPr>
        <w:pStyle w:val="style0"/>
        <w:rPr>
          <w:rFonts w:ascii="Times New Roman" w:cs="Times New Roman"/>
          <w:sz w:val="28"/>
          <w:szCs w:val="28"/>
          <w:rPrChange w:id="16220" w:author="user pc" w:date="2022-03-15T10:14:00Z">
            <w:rPr/>
          </w:rPrChange>
        </w:rPr>
      </w:pPr>
      <w:r w:rsidRPr="560D18E5">
        <w:rPr>
          <w:rFonts w:ascii="Times New Roman" w:cs="Times New Roman"/>
          <w:sz w:val="28"/>
          <w:szCs w:val="28"/>
          <w:rPrChange w:id="16221" w:author="user pc" w:date="2022-03-15T10:14:00Z">
            <w:rPr/>
          </w:rPrChange>
        </w:rPr>
        <w:t>Put A into the burette. Pipette 20.0 cm</w:t>
      </w:r>
      <w:r w:rsidRPr="E39BE1EC">
        <w:rPr>
          <w:rFonts w:ascii="Times New Roman" w:cs="Times New Roman"/>
          <w:sz w:val="28"/>
          <w:szCs w:val="28"/>
          <w:vertAlign w:val="superscript"/>
          <w:rPrChange w:id="16222" w:author="user pc" w:date="2022-03-15T10:14:00Z">
            <w:rPr>
              <w:vertAlign w:val="superscript"/>
            </w:rPr>
          </w:rPrChange>
        </w:rPr>
        <w:t xml:space="preserve">3 </w:t>
      </w:r>
      <w:r w:rsidRPr="C71A8FC0">
        <w:rPr>
          <w:rFonts w:ascii="Times New Roman" w:cs="Times New Roman"/>
          <w:sz w:val="28"/>
          <w:szCs w:val="28"/>
          <w:rPrChange w:id="16223" w:author="user pc" w:date="2022-03-15T10:14:00Z">
            <w:rPr/>
          </w:rPrChange>
        </w:rPr>
        <w:t>or 25.0 cm</w:t>
      </w:r>
      <w:r w:rsidRPr="2E73DE5E">
        <w:rPr>
          <w:rFonts w:ascii="Times New Roman" w:cs="Times New Roman"/>
          <w:sz w:val="28"/>
          <w:szCs w:val="28"/>
          <w:vertAlign w:val="superscript"/>
          <w:rPrChange w:id="16224" w:author="user pc" w:date="2022-03-15T10:14:00Z">
            <w:rPr>
              <w:vertAlign w:val="superscript"/>
            </w:rPr>
          </w:rPrChange>
        </w:rPr>
        <w:t>3</w:t>
      </w:r>
      <w:r w:rsidRPr="D39D5593">
        <w:rPr>
          <w:rFonts w:ascii="Times New Roman" w:cs="Times New Roman"/>
          <w:sz w:val="28"/>
          <w:szCs w:val="28"/>
          <w:rPrChange w:id="16225" w:author="user pc" w:date="2022-03-15T10:14:00Z">
            <w:rPr/>
          </w:rPrChange>
        </w:rPr>
        <w:t xml:space="preserve"> of B. Use starch solution as indicator. Repeat the titration to obtain concordant titre values.</w:t>
      </w:r>
      <w:r>
        <w:rPr>
          <w:rFonts w:ascii="Times New Roman" w:cs="Times New Roman" w:hAnsi="Times New Roman"/>
          <w:sz w:val="28"/>
          <w:szCs w:val="28"/>
        </w:rPr>
        <w:t xml:space="preserve"> </w:t>
      </w:r>
      <w:r w:rsidRPr="5F0EC614">
        <w:rPr>
          <w:rFonts w:ascii="Times New Roman" w:cs="Times New Roman"/>
          <w:sz w:val="28"/>
          <w:szCs w:val="28"/>
          <w:rPrChange w:id="16226" w:author="user pc" w:date="2022-03-15T10:14:00Z">
            <w:rPr/>
          </w:rPrChange>
        </w:rPr>
        <w:t>Tabulate your results and calculate the average volume of A used.</w:t>
      </w:r>
    </w:p>
    <w:p>
      <w:pPr>
        <w:pStyle w:val="style0"/>
        <w:rPr>
          <w:rFonts w:ascii="Times New Roman" w:cs="Times New Roman"/>
          <w:sz w:val="28"/>
          <w:szCs w:val="28"/>
          <w:rPrChange w:id="16227" w:author="user pc" w:date="2022-03-15T10:14:00Z">
            <w:rPr/>
          </w:rPrChange>
        </w:rPr>
      </w:pPr>
      <w:r w:rsidRPr="612545D2">
        <w:rPr>
          <w:rFonts w:ascii="Times New Roman" w:cs="Times New Roman"/>
          <w:sz w:val="28"/>
          <w:szCs w:val="28"/>
          <w:rPrChange w:id="16228" w:author="user pc" w:date="2022-03-15T10:14:00Z">
            <w:rPr/>
          </w:rPrChange>
        </w:rPr>
        <w:t>The equation for the reaction involved in the titration is:</w:t>
      </w:r>
    </w:p>
    <w:p>
      <w:pPr>
        <w:pStyle w:val="style0"/>
        <w:rPr>
          <w:rFonts w:ascii="Times New Roman" w:cs="Times New Roman"/>
          <w:sz w:val="28"/>
          <w:szCs w:val="28"/>
          <w:rPrChange w:id="16229" w:author="user pc" w:date="2022-03-15T10:14:00Z">
            <w:rPr/>
          </w:rPrChange>
        </w:rPr>
      </w:pPr>
      <w:r w:rsidRPr="4AC1DD79">
        <w:rPr>
          <w:rFonts w:ascii="Times New Roman" w:cs="Times New Roman"/>
          <w:sz w:val="28"/>
          <w:szCs w:val="28"/>
          <w:rPrChange w:id="16230" w:author="user pc" w:date="2022-03-15T10:14:00Z">
            <w:rPr/>
          </w:rPrChange>
        </w:rPr>
        <w:t>I</w:t>
      </w:r>
      <w:r w:rsidRPr="6C862A11">
        <w:rPr>
          <w:rFonts w:ascii="Times New Roman" w:cs="Times New Roman"/>
          <w:sz w:val="28"/>
          <w:szCs w:val="28"/>
          <w:vertAlign w:val="subscript"/>
          <w:rPrChange w:id="16231" w:author="user pc" w:date="2022-03-15T10:14:00Z">
            <w:rPr>
              <w:vertAlign w:val="subscript"/>
            </w:rPr>
          </w:rPrChange>
        </w:rPr>
        <w:t>2</w:t>
      </w:r>
      <w:r w:rsidRPr="EFF738F7">
        <w:rPr>
          <w:rFonts w:ascii="Times New Roman" w:cs="Times New Roman"/>
          <w:sz w:val="28"/>
          <w:szCs w:val="28"/>
          <w:rPrChange w:id="16232" w:author="user pc" w:date="2022-03-15T10:14:00Z">
            <w:rPr/>
          </w:rPrChange>
        </w:rPr>
        <w:t xml:space="preserve"> + 2S</w:t>
      </w:r>
      <w:r w:rsidRPr="97309682">
        <w:rPr>
          <w:rFonts w:ascii="Times New Roman" w:cs="Times New Roman"/>
          <w:sz w:val="28"/>
          <w:szCs w:val="28"/>
          <w:vertAlign w:val="subscript"/>
          <w:rPrChange w:id="16233" w:author="user pc" w:date="2022-03-15T10:14:00Z">
            <w:rPr>
              <w:vertAlign w:val="subscript"/>
            </w:rPr>
          </w:rPrChange>
        </w:rPr>
        <w:t>2</w:t>
      </w:r>
      <w:r w:rsidRPr="6E8006CA">
        <w:rPr>
          <w:rFonts w:ascii="Times New Roman" w:cs="Times New Roman"/>
          <w:sz w:val="28"/>
          <w:szCs w:val="28"/>
          <w:rPrChange w:id="16234" w:author="user pc" w:date="2022-03-15T10:14:00Z">
            <w:rPr/>
          </w:rPrChange>
        </w:rPr>
        <w:t>O</w:t>
      </w:r>
      <w:r w:rsidRPr="7C669BD3">
        <w:rPr>
          <w:rFonts w:ascii="Times New Roman" w:cs="Times New Roman"/>
          <w:sz w:val="28"/>
          <w:szCs w:val="28"/>
          <w:vertAlign w:val="subscript"/>
          <w:rPrChange w:id="16235" w:author="user pc" w:date="2022-03-15T10:14:00Z">
            <w:rPr>
              <w:vertAlign w:val="subscript"/>
            </w:rPr>
          </w:rPrChange>
        </w:rPr>
        <w:t>3</w:t>
      </w:r>
      <w:r w:rsidRPr="346B4C51">
        <w:rPr>
          <w:rFonts w:ascii="Times New Roman" w:cs="Times New Roman"/>
          <w:sz w:val="28"/>
          <w:szCs w:val="28"/>
          <w:vertAlign w:val="superscript"/>
          <w:rPrChange w:id="16236" w:author="user pc" w:date="2022-03-15T10:14:00Z">
            <w:rPr>
              <w:vertAlign w:val="superscript"/>
            </w:rPr>
          </w:rPrChange>
        </w:rPr>
        <w:t xml:space="preserve">2- </w:t>
      </w:r>
      <w:r w:rsidRPr="6FCF11B0">
        <w:rPr>
          <w:rFonts w:ascii="Times New Roman" w:cs="Times New Roman"/>
          <w:sz w:val="28"/>
          <w:szCs w:val="28"/>
          <w:rPrChange w:id="16237" w:author="user pc" w:date="2022-03-15T10:14:00Z">
            <w:rPr/>
          </w:rPrChange>
        </w:rPr>
        <w:t>→ 2I</w:t>
      </w:r>
      <w:r w:rsidRPr="D831D83B">
        <w:rPr>
          <w:rFonts w:ascii="Times New Roman" w:cs="Times New Roman"/>
          <w:sz w:val="28"/>
          <w:szCs w:val="28"/>
          <w:vertAlign w:val="superscript"/>
          <w:rPrChange w:id="16238" w:author="user pc" w:date="2022-03-15T10:14:00Z">
            <w:rPr>
              <w:vertAlign w:val="superscript"/>
            </w:rPr>
          </w:rPrChange>
        </w:rPr>
        <w:t>-</w:t>
      </w:r>
      <w:r w:rsidRPr="89F05409">
        <w:rPr>
          <w:rFonts w:ascii="Times New Roman" w:cs="Times New Roman"/>
          <w:sz w:val="28"/>
          <w:szCs w:val="28"/>
          <w:rPrChange w:id="16239" w:author="user pc" w:date="2022-03-15T10:14:00Z">
            <w:rPr/>
          </w:rPrChange>
        </w:rPr>
        <w:t xml:space="preserve"> + S</w:t>
      </w:r>
      <w:r w:rsidRPr="1376ADC9">
        <w:rPr>
          <w:rFonts w:ascii="Times New Roman" w:cs="Times New Roman"/>
          <w:sz w:val="28"/>
          <w:szCs w:val="28"/>
          <w:vertAlign w:val="subscript"/>
          <w:rPrChange w:id="16240" w:author="user pc" w:date="2022-03-15T10:14:00Z">
            <w:rPr>
              <w:vertAlign w:val="subscript"/>
            </w:rPr>
          </w:rPrChange>
        </w:rPr>
        <w:t>4</w:t>
      </w:r>
      <w:r w:rsidRPr="F39430A0">
        <w:rPr>
          <w:rFonts w:ascii="Times New Roman" w:cs="Times New Roman"/>
          <w:sz w:val="28"/>
          <w:szCs w:val="28"/>
          <w:rPrChange w:id="16241" w:author="user pc" w:date="2022-03-15T10:14:00Z">
            <w:rPr/>
          </w:rPrChange>
        </w:rPr>
        <w:t>O</w:t>
      </w:r>
      <w:r w:rsidRPr="E5FFA7CD">
        <w:rPr>
          <w:rFonts w:ascii="Times New Roman" w:cs="Times New Roman"/>
          <w:sz w:val="28"/>
          <w:szCs w:val="28"/>
          <w:vertAlign w:val="subscript"/>
          <w:rPrChange w:id="16242" w:author="user pc" w:date="2022-03-15T10:14:00Z">
            <w:rPr>
              <w:vertAlign w:val="subscript"/>
            </w:rPr>
          </w:rPrChange>
        </w:rPr>
        <w:t>6</w:t>
      </w:r>
      <w:r w:rsidRPr="9FB7C455">
        <w:rPr>
          <w:rFonts w:ascii="Times New Roman" w:cs="Times New Roman"/>
          <w:sz w:val="28"/>
          <w:szCs w:val="28"/>
          <w:vertAlign w:val="superscript"/>
          <w:rPrChange w:id="16243" w:author="user pc" w:date="2022-03-15T10:14:00Z">
            <w:rPr>
              <w:vertAlign w:val="superscript"/>
            </w:rPr>
          </w:rPrChange>
        </w:rPr>
        <w:t>2-</w:t>
      </w:r>
    </w:p>
    <w:p>
      <w:pPr>
        <w:pStyle w:val="style0"/>
        <w:rPr>
          <w:rFonts w:ascii="Times New Roman" w:cs="Times New Roman"/>
          <w:sz w:val="28"/>
          <w:szCs w:val="28"/>
          <w:rPrChange w:id="16244" w:author="user pc" w:date="2022-03-15T10:14:00Z">
            <w:rPr/>
          </w:rPrChange>
        </w:rPr>
      </w:pPr>
      <w:r w:rsidRPr="421E6247">
        <w:rPr>
          <w:rFonts w:ascii="Times New Roman" w:cs="Times New Roman"/>
          <w:sz w:val="28"/>
          <w:szCs w:val="28"/>
          <w:rPrChange w:id="16245" w:author="user pc" w:date="2022-03-15T10:14:00Z">
            <w:rPr/>
          </w:rPrChange>
        </w:rPr>
        <w:t>From your results and information provided, calculate the:</w:t>
      </w:r>
    </w:p>
    <w:p>
      <w:pPr>
        <w:pStyle w:val="style0"/>
        <w:rPr>
          <w:rFonts w:ascii="Times New Roman" w:cs="Times New Roman"/>
          <w:sz w:val="28"/>
          <w:szCs w:val="28"/>
          <w:rPrChange w:id="16246" w:author="user pc" w:date="2022-03-15T10:14:00Z">
            <w:rPr/>
          </w:rPrChange>
        </w:rPr>
      </w:pPr>
      <w:r w:rsidRPr="54058204">
        <w:rPr>
          <w:rFonts w:ascii="Times New Roman" w:cs="Times New Roman"/>
          <w:sz w:val="28"/>
          <w:szCs w:val="28"/>
          <w:rPrChange w:id="16247" w:author="user pc" w:date="2022-03-15T10:14:00Z">
            <w:rPr/>
          </w:rPrChange>
        </w:rPr>
        <w:t xml:space="preserve">1. </w:t>
      </w:r>
      <w:r>
        <w:rPr>
          <w:rFonts w:ascii="Times New Roman" w:cs="Times New Roman" w:hAnsi="Times New Roman"/>
          <w:sz w:val="28"/>
          <w:szCs w:val="28"/>
        </w:rPr>
        <w:t>Concentration</w:t>
      </w:r>
      <w:r w:rsidRPr="F134B32A">
        <w:rPr>
          <w:rFonts w:ascii="Times New Roman" w:cs="Times New Roman"/>
          <w:sz w:val="28"/>
          <w:szCs w:val="28"/>
          <w:rPrChange w:id="16248" w:author="user pc" w:date="2022-03-15T10:14:00Z">
            <w:rPr/>
          </w:rPrChange>
        </w:rPr>
        <w:t xml:space="preserve"> of A in moldm</w:t>
      </w:r>
      <w:r w:rsidRPr="9A8B6758">
        <w:rPr>
          <w:rFonts w:ascii="Times New Roman" w:cs="Times New Roman"/>
          <w:sz w:val="28"/>
          <w:szCs w:val="28"/>
          <w:vertAlign w:val="superscript"/>
          <w:rPrChange w:id="16249" w:author="user pc" w:date="2022-03-15T10:14:00Z">
            <w:rPr>
              <w:vertAlign w:val="superscript"/>
            </w:rPr>
          </w:rPrChange>
        </w:rPr>
        <w:t>-3</w:t>
      </w:r>
      <w:r w:rsidRPr="803B8FB0">
        <w:rPr>
          <w:rFonts w:ascii="Times New Roman" w:cs="Times New Roman"/>
          <w:sz w:val="28"/>
          <w:szCs w:val="28"/>
          <w:rPrChange w:id="16250" w:author="user pc" w:date="2022-03-15T10:14:00Z">
            <w:rPr/>
          </w:rPrChange>
        </w:rPr>
        <w:t>;</w:t>
      </w:r>
    </w:p>
    <w:p>
      <w:pPr>
        <w:pStyle w:val="style0"/>
        <w:rPr>
          <w:rFonts w:ascii="Times New Roman" w:cs="Times New Roman"/>
          <w:sz w:val="28"/>
          <w:szCs w:val="28"/>
          <w:rPrChange w:id="16251" w:author="user pc" w:date="2022-03-15T10:14:00Z">
            <w:rPr/>
          </w:rPrChange>
        </w:rPr>
      </w:pPr>
      <w:r w:rsidRPr="33C34411">
        <w:rPr>
          <w:rFonts w:ascii="Times New Roman" w:cs="Times New Roman"/>
          <w:sz w:val="28"/>
          <w:szCs w:val="28"/>
          <w:rPrChange w:id="16252" w:author="user pc" w:date="2022-03-15T10:14:00Z">
            <w:rPr/>
          </w:rPrChange>
        </w:rPr>
        <w:t xml:space="preserve">2. </w:t>
      </w:r>
      <w:r>
        <w:rPr>
          <w:rFonts w:ascii="Times New Roman" w:cs="Times New Roman" w:hAnsi="Times New Roman"/>
          <w:sz w:val="28"/>
          <w:szCs w:val="28"/>
        </w:rPr>
        <w:t>Concentration</w:t>
      </w:r>
      <w:r w:rsidRPr="5809A8D6">
        <w:rPr>
          <w:rFonts w:ascii="Times New Roman" w:cs="Times New Roman"/>
          <w:sz w:val="28"/>
          <w:szCs w:val="28"/>
          <w:rPrChange w:id="16253" w:author="user pc" w:date="2022-03-15T10:14:00Z">
            <w:rPr/>
          </w:rPrChange>
        </w:rPr>
        <w:t xml:space="preserve"> of I</w:t>
      </w:r>
      <w:r w:rsidRPr="E772B8E4">
        <w:rPr>
          <w:rFonts w:ascii="Times New Roman" w:cs="Times New Roman"/>
          <w:sz w:val="28"/>
          <w:szCs w:val="28"/>
          <w:vertAlign w:val="subscript"/>
          <w:rPrChange w:id="16254" w:author="user pc" w:date="2022-03-15T10:14:00Z">
            <w:rPr>
              <w:vertAlign w:val="subscript"/>
            </w:rPr>
          </w:rPrChange>
        </w:rPr>
        <w:t>2</w:t>
      </w:r>
      <w:r w:rsidRPr="CBBE1D10">
        <w:rPr>
          <w:rFonts w:ascii="Times New Roman" w:cs="Times New Roman"/>
          <w:sz w:val="28"/>
          <w:szCs w:val="28"/>
          <w:rPrChange w:id="16255" w:author="user pc" w:date="2022-03-15T10:14:00Z">
            <w:rPr/>
          </w:rPrChange>
        </w:rPr>
        <w:t xml:space="preserve"> in B in mol dm</w:t>
      </w:r>
      <w:r w:rsidRPr="C994A815">
        <w:rPr>
          <w:rFonts w:ascii="Times New Roman" w:cs="Times New Roman"/>
          <w:sz w:val="28"/>
          <w:szCs w:val="28"/>
          <w:vertAlign w:val="superscript"/>
          <w:rPrChange w:id="16256" w:author="user pc" w:date="2022-03-15T10:14:00Z">
            <w:rPr>
              <w:vertAlign w:val="superscript"/>
            </w:rPr>
          </w:rPrChange>
        </w:rPr>
        <w:t>-3</w:t>
      </w:r>
      <w:r w:rsidRPr="540FE3EA">
        <w:rPr>
          <w:rFonts w:ascii="Times New Roman" w:cs="Times New Roman"/>
          <w:sz w:val="28"/>
          <w:szCs w:val="28"/>
          <w:rPrChange w:id="16257" w:author="user pc" w:date="2022-03-15T10:14:00Z">
            <w:rPr/>
          </w:rPrChange>
        </w:rPr>
        <w:t>;</w:t>
      </w:r>
    </w:p>
    <w:p>
      <w:pPr>
        <w:pStyle w:val="style0"/>
        <w:rPr>
          <w:rFonts w:ascii="Times New Roman" w:cs="Times New Roman"/>
          <w:sz w:val="28"/>
          <w:szCs w:val="28"/>
          <w:rPrChange w:id="16258" w:author="user pc" w:date="2022-03-15T10:14:00Z">
            <w:rPr/>
          </w:rPrChange>
        </w:rPr>
      </w:pPr>
      <w:r w:rsidRPr="242A5EB3">
        <w:rPr>
          <w:rFonts w:ascii="Times New Roman" w:cs="Times New Roman"/>
          <w:sz w:val="28"/>
          <w:szCs w:val="28"/>
          <w:rPrChange w:id="16259" w:author="user pc" w:date="2022-03-15T10:14:00Z">
            <w:rPr/>
          </w:rPrChange>
        </w:rPr>
        <w:t xml:space="preserve">3. </w:t>
      </w:r>
      <w:r>
        <w:rPr>
          <w:rFonts w:ascii="Times New Roman" w:cs="Times New Roman" w:hAnsi="Times New Roman"/>
          <w:sz w:val="28"/>
          <w:szCs w:val="28"/>
        </w:rPr>
        <w:t>Percentage</w:t>
      </w:r>
      <w:r w:rsidRPr="C48C2765">
        <w:rPr>
          <w:rFonts w:ascii="Times New Roman" w:cs="Times New Roman"/>
          <w:sz w:val="28"/>
          <w:szCs w:val="28"/>
          <w:rPrChange w:id="16260" w:author="user pc" w:date="2022-03-15T10:14:00Z">
            <w:rPr/>
          </w:rPrChange>
        </w:rPr>
        <w:t xml:space="preserve"> by mass of I</w:t>
      </w:r>
      <w:r w:rsidRPr="29433EF6">
        <w:rPr>
          <w:rFonts w:ascii="Times New Roman" w:cs="Times New Roman"/>
          <w:sz w:val="28"/>
          <w:szCs w:val="28"/>
          <w:vertAlign w:val="subscript"/>
          <w:rPrChange w:id="16261" w:author="user pc" w:date="2022-03-15T10:14:00Z">
            <w:rPr>
              <w:vertAlign w:val="subscript"/>
            </w:rPr>
          </w:rPrChange>
        </w:rPr>
        <w:t>2</w:t>
      </w:r>
      <w:r w:rsidRPr="E259B39A">
        <w:rPr>
          <w:rFonts w:ascii="Times New Roman" w:cs="Times New Roman"/>
          <w:sz w:val="28"/>
          <w:szCs w:val="28"/>
          <w:rPrChange w:id="16262" w:author="user pc" w:date="2022-03-15T10:14:00Z">
            <w:rPr/>
          </w:rPrChange>
        </w:rPr>
        <w:t xml:space="preserve"> in the sample.</w:t>
      </w:r>
    </w:p>
    <w:p>
      <w:pPr>
        <w:pStyle w:val="style0"/>
        <w:rPr>
          <w:rFonts w:ascii="Times New Roman" w:cs="Times New Roman"/>
          <w:sz w:val="28"/>
          <w:szCs w:val="28"/>
          <w:rPrChange w:id="16263" w:author="user pc" w:date="2022-03-15T10:14:00Z">
            <w:rPr/>
          </w:rPrChange>
        </w:rPr>
      </w:pPr>
      <w:r w:rsidRPr="B569C4A9">
        <w:rPr>
          <w:rFonts w:ascii="Times New Roman" w:cs="Times New Roman"/>
          <w:sz w:val="28"/>
          <w:szCs w:val="28"/>
          <w:rPrChange w:id="16264" w:author="user pc" w:date="2022-03-15T10:14:00Z">
            <w:rPr/>
          </w:rPrChange>
        </w:rPr>
        <w:t>4.</w:t>
      </w:r>
      <w:r>
        <w:rPr>
          <w:rFonts w:ascii="Times New Roman" w:cs="Times New Roman" w:hAnsi="Times New Roman"/>
          <w:sz w:val="28"/>
          <w:szCs w:val="28"/>
        </w:rPr>
        <w:t xml:space="preserve"> </w:t>
      </w:r>
      <w:r w:rsidRPr="F2011BE9">
        <w:rPr>
          <w:rFonts w:ascii="Times New Roman" w:cs="Times New Roman"/>
          <w:sz w:val="28"/>
          <w:szCs w:val="28"/>
          <w:rPrChange w:id="16265" w:author="user pc" w:date="2022-03-15T10:14:00Z">
            <w:rPr/>
          </w:rPrChange>
        </w:rPr>
        <w:t>Give reasons why the starch indicator was not added to the titration mixture at the beginning of the titration.</w:t>
      </w:r>
    </w:p>
    <w:p>
      <w:pPr>
        <w:pStyle w:val="style0"/>
        <w:rPr>
          <w:rFonts w:ascii="Times New Roman" w:cs="Times New Roman"/>
          <w:sz w:val="28"/>
          <w:szCs w:val="28"/>
          <w:rPrChange w:id="16266" w:author="user pc" w:date="2022-03-15T10:14:00Z">
            <w:rPr/>
          </w:rPrChange>
        </w:rPr>
      </w:pPr>
      <w:r w:rsidRPr="32C5B5B5">
        <w:rPr>
          <w:rFonts w:ascii="Times New Roman" w:cs="Times New Roman"/>
          <w:sz w:val="28"/>
          <w:szCs w:val="28"/>
          <w:rPrChange w:id="16267" w:author="user pc" w:date="2022-03-15T10:14:00Z">
            <w:rPr/>
          </w:rPrChange>
        </w:rPr>
        <w:t>[ O = 16.0, Na = 23.0, S = 32.0, I = 127.0 ]</w:t>
      </w:r>
    </w:p>
    <w:p>
      <w:pPr>
        <w:pStyle w:val="style0"/>
        <w:rPr>
          <w:rFonts w:ascii="Times New Roman" w:cs="Times New Roman"/>
          <w:b/>
          <w:bCs/>
          <w:sz w:val="28"/>
          <w:szCs w:val="28"/>
          <w:rPrChange w:id="16268" w:author="user pc" w:date="2022-03-15T10:14:00Z">
            <w:rPr>
              <w:b/>
              <w:bCs/>
            </w:rPr>
          </w:rPrChange>
        </w:rPr>
      </w:pPr>
      <w:r w:rsidRPr="47033BD4">
        <w:rPr>
          <w:rFonts w:ascii="Times New Roman" w:cs="Times New Roman"/>
          <w:b/>
          <w:bCs/>
          <w:sz w:val="28"/>
          <w:szCs w:val="28"/>
          <w:rPrChange w:id="16269" w:author="user pc" w:date="2022-03-15T10:14:00Z">
            <w:rPr>
              <w:b/>
              <w:bCs/>
            </w:rPr>
          </w:rPrChange>
        </w:rPr>
        <w:t>Solution</w:t>
      </w:r>
    </w:p>
    <w:p>
      <w:pPr>
        <w:pStyle w:val="style0"/>
        <w:rPr>
          <w:rFonts w:ascii="Times New Roman" w:cs="Times New Roman"/>
          <w:b/>
          <w:bCs/>
          <w:sz w:val="28"/>
          <w:szCs w:val="28"/>
          <w:rPrChange w:id="16270" w:author="user pc" w:date="2022-03-15T10:14:00Z">
            <w:rPr>
              <w:b/>
              <w:bCs/>
            </w:rPr>
          </w:rPrChange>
        </w:rPr>
      </w:pPr>
      <w:r>
        <w:rPr>
          <w:rFonts w:ascii="Times New Roman" w:cs="Times New Roman" w:hAnsi="Times New Roman"/>
          <w:b/>
          <w:bCs/>
          <w:sz w:val="28"/>
          <w:szCs w:val="28"/>
        </w:rPr>
        <w:t xml:space="preserve">Indicator used: Starch, </w:t>
      </w:r>
      <w:r w:rsidRPr="53E72519">
        <w:rPr>
          <w:rFonts w:ascii="Times New Roman" w:cs="Times New Roman"/>
          <w:b/>
          <w:bCs/>
          <w:sz w:val="28"/>
          <w:szCs w:val="28"/>
          <w:rPrChange w:id="16271" w:author="user pc" w:date="2022-03-15T10:14:00Z">
            <w:rPr>
              <w:b/>
              <w:bCs/>
            </w:rPr>
          </w:rPrChange>
        </w:rPr>
        <w:t>volume of</w:t>
      </w:r>
      <w:r>
        <w:rPr>
          <w:rFonts w:ascii="Times New Roman" w:cs="Times New Roman" w:hAnsi="Times New Roman"/>
          <w:b/>
          <w:bCs/>
          <w:sz w:val="28"/>
          <w:szCs w:val="28"/>
        </w:rPr>
        <w:t xml:space="preserve"> </w:t>
      </w:r>
      <w:r w:rsidRPr="EA039AA6">
        <w:rPr>
          <w:rFonts w:ascii="Times New Roman" w:cs="Times New Roman"/>
          <w:b/>
          <w:bCs/>
          <w:sz w:val="28"/>
          <w:szCs w:val="28"/>
          <w:rPrChange w:id="16272" w:author="user pc" w:date="2022-03-15T10:14:00Z">
            <w:rPr>
              <w:b/>
              <w:bCs/>
            </w:rPr>
          </w:rPrChange>
        </w:rPr>
        <w:t>pipette used: 25.00cm</w:t>
      </w:r>
      <w:r w:rsidRPr="FAEA07BD">
        <w:rPr>
          <w:rFonts w:ascii="Times New Roman" w:cs="Times New Roman"/>
          <w:b/>
          <w:bCs/>
          <w:sz w:val="28"/>
          <w:szCs w:val="28"/>
          <w:vertAlign w:val="superscript"/>
          <w:rPrChange w:id="16273" w:author="user pc" w:date="2022-03-15T10:14:00Z">
            <w:rPr>
              <w:b/>
              <w:bCs/>
            </w:rPr>
          </w:rPrChange>
        </w:rPr>
        <w:t>3</w:t>
      </w:r>
    </w:p>
    <w:tbl>
      <w:tblPr>
        <w:tblW w:w="0" w:type="auto"/>
        <w:tblLook w:val="04A0" w:firstRow="1" w:lastRow="0" w:firstColumn="1" w:lastColumn="0" w:noHBand="0" w:noVBand="1"/>
      </w:tblPr>
      <w:tblGrid>
        <w:gridCol w:w="1915"/>
        <w:gridCol w:w="1915"/>
        <w:gridCol w:w="1915"/>
        <w:gridCol w:w="1915"/>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274" w:author="user pc" w:date="2022-03-15T10:14:00Z">
                  <w:rPr/>
                </w:rPrChange>
              </w:rPr>
            </w:pPr>
            <w:r w:rsidRPr="A5660147">
              <w:rPr>
                <w:rFonts w:ascii="Times New Roman" w:cs="Times New Roman" w:hAnsi="Times New Roman"/>
                <w:sz w:val="28"/>
                <w:szCs w:val="28"/>
                <w:rPrChange w:id="16275" w:author="user pc" w:date="2022-03-15T10:14:00Z">
                  <w:rPr>
                    <w:rFonts w:cs="Calibri" w:hAnsi="Noto Sans Armenian"/>
                  </w:rPr>
                </w:rPrChange>
              </w:rPr>
              <w:t>Burette</w:t>
            </w:r>
            <w:r>
              <w:rPr>
                <w:rFonts w:ascii="Times New Roman" w:cs="Times New Roman" w:hAnsi="Times New Roman"/>
                <w:sz w:val="28"/>
                <w:szCs w:val="28"/>
              </w:rPr>
              <w:t xml:space="preserve"> </w:t>
            </w:r>
            <w:r w:rsidRPr="0C60CCD7">
              <w:rPr>
                <w:rFonts w:ascii="Times New Roman" w:cs="Times New Roman" w:hAnsi="Times New Roman"/>
                <w:sz w:val="28"/>
                <w:szCs w:val="28"/>
                <w:rPrChange w:id="16276"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277" w:author="user pc" w:date="2022-03-15T10:14:00Z">
                  <w:rPr/>
                </w:rPrChange>
              </w:rPr>
            </w:pPr>
            <w:r w:rsidRPr="A5C7072B">
              <w:rPr>
                <w:rFonts w:ascii="Times New Roman" w:cs="Times New Roman" w:hAnsi="Times New Roman"/>
                <w:sz w:val="28"/>
                <w:szCs w:val="28"/>
                <w:rPrChange w:id="16278" w:author="user pc" w:date="2022-03-15T10:14:00Z">
                  <w:rPr>
                    <w:rFonts w:cs="Calibri" w:hAnsi="Noto Sans Armenian"/>
                  </w:rPr>
                </w:rPrChange>
              </w:rPr>
              <w:t>Rough</w:t>
            </w:r>
            <w:r>
              <w:rPr>
                <w:rFonts w:ascii="Times New Roman" w:cs="Times New Roman" w:hAnsi="Times New Roman"/>
                <w:sz w:val="28"/>
                <w:szCs w:val="28"/>
              </w:rPr>
              <w:t xml:space="preserve"> </w:t>
            </w:r>
            <w:r w:rsidRPr="E900B237">
              <w:rPr>
                <w:rFonts w:ascii="Times New Roman" w:cs="Times New Roman" w:hAnsi="Times New Roman"/>
                <w:sz w:val="28"/>
                <w:szCs w:val="28"/>
                <w:rPrChange w:id="16279" w:author="user pc" w:date="2022-03-15T10:14:00Z">
                  <w:rPr>
                    <w:rFonts w:cs="Calibri" w:hAnsi="Noto Sans Armenian"/>
                  </w:rPr>
                </w:rPrChange>
              </w:rPr>
              <w:t>(cm</w:t>
            </w:r>
            <w:r w:rsidRPr="551A25F3">
              <w:rPr>
                <w:rFonts w:ascii="Times New Roman" w:cs="Times New Roman" w:hAnsi="Times New Roman"/>
                <w:sz w:val="28"/>
                <w:szCs w:val="28"/>
                <w:vertAlign w:val="superscript"/>
                <w:rPrChange w:id="16280" w:author="user pc" w:date="2022-03-15T10:14:00Z">
                  <w:rPr>
                    <w:rFonts w:cs="Calibri" w:hAnsi="Noto Sans Armenian"/>
                    <w:vertAlign w:val="superscript"/>
                  </w:rPr>
                </w:rPrChange>
              </w:rPr>
              <w:t>3</w:t>
            </w:r>
            <w:r w:rsidRPr="5A572922">
              <w:rPr>
                <w:rFonts w:ascii="Times New Roman" w:cs="Times New Roman" w:hAnsi="Times New Roman"/>
                <w:sz w:val="28"/>
                <w:szCs w:val="28"/>
                <w:rPrChange w:id="16281"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282" w:author="user pc" w:date="2022-03-15T10:14:00Z">
                  <w:rPr/>
                </w:rPrChange>
              </w:rPr>
            </w:pPr>
            <w:r w:rsidRPr="2899CBA0">
              <w:rPr>
                <w:rFonts w:ascii="Times New Roman" w:cs="Times New Roman" w:hAnsi="Times New Roman"/>
                <w:sz w:val="28"/>
                <w:szCs w:val="28"/>
                <w:rPrChange w:id="16283" w:author="user pc" w:date="2022-03-15T10:14:00Z">
                  <w:rPr>
                    <w:rFonts w:cs="Calibri" w:hAnsi="Noto Sans Armenian"/>
                  </w:rPr>
                </w:rPrChange>
              </w:rPr>
              <w:t>1sttitre</w:t>
            </w:r>
            <w:r>
              <w:rPr>
                <w:rFonts w:ascii="Times New Roman" w:cs="Times New Roman" w:hAnsi="Times New Roman"/>
                <w:sz w:val="28"/>
                <w:szCs w:val="28"/>
              </w:rPr>
              <w:t xml:space="preserve"> </w:t>
            </w:r>
            <w:r w:rsidRPr="332966E1">
              <w:rPr>
                <w:rFonts w:ascii="Times New Roman" w:cs="Times New Roman" w:hAnsi="Times New Roman"/>
                <w:sz w:val="28"/>
                <w:szCs w:val="28"/>
                <w:rPrChange w:id="16284" w:author="user pc" w:date="2022-03-15T10:14:00Z">
                  <w:rPr>
                    <w:rFonts w:cs="Calibri" w:hAnsi="Noto Sans Armenian"/>
                  </w:rPr>
                </w:rPrChange>
              </w:rPr>
              <w:t>(cm</w:t>
            </w:r>
            <w:r w:rsidRPr="4FF88168">
              <w:rPr>
                <w:rFonts w:ascii="Times New Roman" w:cs="Times New Roman" w:hAnsi="Times New Roman"/>
                <w:sz w:val="28"/>
                <w:szCs w:val="28"/>
                <w:vertAlign w:val="superscript"/>
                <w:rPrChange w:id="16285" w:author="user pc" w:date="2022-03-15T10:14:00Z">
                  <w:rPr>
                    <w:rFonts w:cs="Calibri" w:hAnsi="Noto Sans Armenian"/>
                    <w:vertAlign w:val="superscript"/>
                  </w:rPr>
                </w:rPrChange>
              </w:rPr>
              <w:t>3</w:t>
            </w:r>
            <w:r w:rsidRPr="B8C92A6C">
              <w:rPr>
                <w:rFonts w:ascii="Times New Roman" w:cs="Times New Roman" w:hAnsi="Times New Roman"/>
                <w:sz w:val="28"/>
                <w:szCs w:val="28"/>
                <w:rPrChange w:id="16286"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287" w:author="user pc" w:date="2022-03-15T10:14:00Z">
                  <w:rPr/>
                </w:rPrChange>
              </w:rPr>
            </w:pPr>
            <w:r w:rsidRPr="36FB6D1A">
              <w:rPr>
                <w:rFonts w:ascii="Times New Roman" w:cs="Times New Roman" w:hAnsi="Times New Roman"/>
                <w:sz w:val="28"/>
                <w:szCs w:val="28"/>
                <w:rPrChange w:id="16288" w:author="user pc" w:date="2022-03-15T10:14:00Z">
                  <w:rPr>
                    <w:rFonts w:cs="Calibri" w:hAnsi="Noto Sans Armenian"/>
                  </w:rPr>
                </w:rPrChange>
              </w:rPr>
              <w:t>2</w:t>
            </w:r>
            <w:r w:rsidRPr="FA76E1A8">
              <w:rPr>
                <w:rFonts w:ascii="Times New Roman" w:cs="Times New Roman" w:hAnsi="Times New Roman"/>
                <w:sz w:val="28"/>
                <w:szCs w:val="28"/>
                <w:vertAlign w:val="superscript"/>
                <w:rPrChange w:id="16289" w:author="user pc" w:date="2022-03-15T10:14:00Z">
                  <w:rPr>
                    <w:rFonts w:cs="Calibri" w:hAnsi="Noto Sans Armenian"/>
                  </w:rPr>
                </w:rPrChange>
              </w:rPr>
              <w:t>nd</w:t>
            </w:r>
            <w:r>
              <w:rPr>
                <w:rFonts w:ascii="Times New Roman" w:cs="Times New Roman" w:hAnsi="Times New Roman"/>
                <w:sz w:val="28"/>
                <w:szCs w:val="28"/>
              </w:rPr>
              <w:t xml:space="preserve"> </w:t>
            </w:r>
            <w:r w:rsidRPr="69BB44F0">
              <w:rPr>
                <w:rFonts w:ascii="Times New Roman" w:cs="Times New Roman" w:hAnsi="Times New Roman"/>
                <w:sz w:val="28"/>
                <w:szCs w:val="28"/>
                <w:rPrChange w:id="16290" w:author="user pc" w:date="2022-03-15T10:14:00Z">
                  <w:rPr>
                    <w:rFonts w:cs="Calibri" w:hAnsi="Noto Sans Armenian"/>
                  </w:rPr>
                </w:rPrChange>
              </w:rPr>
              <w:t>titre</w:t>
            </w:r>
            <w:r>
              <w:rPr>
                <w:rFonts w:ascii="Times New Roman" w:cs="Times New Roman" w:hAnsi="Times New Roman"/>
                <w:sz w:val="28"/>
                <w:szCs w:val="28"/>
              </w:rPr>
              <w:t xml:space="preserve"> </w:t>
            </w:r>
            <w:r w:rsidRPr="2B92B4E6">
              <w:rPr>
                <w:rFonts w:ascii="Times New Roman" w:cs="Times New Roman" w:hAnsi="Times New Roman"/>
                <w:sz w:val="28"/>
                <w:szCs w:val="28"/>
                <w:rPrChange w:id="16291" w:author="user pc" w:date="2022-03-15T10:14:00Z">
                  <w:rPr>
                    <w:rFonts w:cs="Calibri" w:hAnsi="Noto Sans Armenian"/>
                  </w:rPr>
                </w:rPrChange>
              </w:rPr>
              <w:t>(cm</w:t>
            </w:r>
            <w:r w:rsidRPr="861F4190">
              <w:rPr>
                <w:rFonts w:ascii="Times New Roman" w:cs="Times New Roman" w:hAnsi="Times New Roman"/>
                <w:sz w:val="28"/>
                <w:szCs w:val="28"/>
                <w:vertAlign w:val="superscript"/>
                <w:rPrChange w:id="16292" w:author="user pc" w:date="2022-03-15T10:14:00Z">
                  <w:rPr>
                    <w:rFonts w:cs="Calibri" w:hAnsi="Noto Sans Armenian"/>
                    <w:vertAlign w:val="superscript"/>
                  </w:rPr>
                </w:rPrChange>
              </w:rPr>
              <w:t>3</w:t>
            </w:r>
            <w:r w:rsidRPr="929ECEDD">
              <w:rPr>
                <w:rFonts w:ascii="Times New Roman" w:cs="Times New Roman" w:hAnsi="Times New Roman"/>
                <w:sz w:val="28"/>
                <w:szCs w:val="28"/>
                <w:rPrChange w:id="16293"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294" w:author="user pc" w:date="2022-03-15T10:14:00Z">
                  <w:rPr/>
                </w:rPrChange>
              </w:rPr>
            </w:pPr>
            <w:r w:rsidRPr="1FFC8982">
              <w:rPr>
                <w:rFonts w:ascii="Times New Roman" w:cs="Times New Roman" w:hAnsi="Times New Roman"/>
                <w:sz w:val="28"/>
                <w:szCs w:val="28"/>
                <w:rPrChange w:id="16295" w:author="user pc" w:date="2022-03-15T10:14:00Z">
                  <w:rPr>
                    <w:rFonts w:cs="Calibri" w:hAnsi="Noto Sans Armenian"/>
                  </w:rPr>
                </w:rPrChange>
              </w:rPr>
              <w:t>Final</w:t>
            </w:r>
            <w:r>
              <w:rPr>
                <w:rFonts w:ascii="Times New Roman" w:cs="Times New Roman" w:hAnsi="Times New Roman"/>
                <w:sz w:val="28"/>
                <w:szCs w:val="28"/>
              </w:rPr>
              <w:t xml:space="preserve"> </w:t>
            </w:r>
            <w:r w:rsidRPr="0B9CB1CA">
              <w:rPr>
                <w:rFonts w:ascii="Times New Roman" w:cs="Times New Roman" w:hAnsi="Times New Roman"/>
                <w:sz w:val="28"/>
                <w:szCs w:val="28"/>
                <w:rPrChange w:id="16296"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297" w:author="user pc" w:date="2022-03-15T10:14:00Z">
                  <w:rPr/>
                </w:rPrChange>
              </w:rPr>
            </w:pPr>
            <w:r w:rsidRPr="A2F17203">
              <w:rPr>
                <w:rFonts w:ascii="Times New Roman" w:cs="Times New Roman" w:hAnsi="Times New Roman"/>
                <w:sz w:val="28"/>
                <w:szCs w:val="28"/>
                <w:rPrChange w:id="16298" w:author="user pc" w:date="2022-03-15T10:14:00Z">
                  <w:rPr>
                    <w:rFonts w:cs="Calibri" w:hAnsi="Noto Sans Armenian"/>
                  </w:rPr>
                </w:rPrChange>
              </w:rPr>
              <w:t>24.90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299" w:author="user pc" w:date="2022-03-15T10:14:00Z">
                  <w:rPr/>
                </w:rPrChange>
              </w:rPr>
            </w:pPr>
            <w:r w:rsidRPr="DEB8D753">
              <w:rPr>
                <w:rFonts w:ascii="Times New Roman" w:cs="Times New Roman"/>
                <w:sz w:val="28"/>
                <w:szCs w:val="28"/>
                <w:rPrChange w:id="16300" w:author="user pc" w:date="2022-03-15T10:14:00Z">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01" w:author="user pc" w:date="2022-03-15T10:14:00Z">
                  <w:rPr/>
                </w:rPrChange>
              </w:rPr>
            </w:pPr>
            <w:r w:rsidRPr="CC5A047B">
              <w:rPr>
                <w:rFonts w:ascii="Times New Roman" w:cs="Times New Roman" w:hAnsi="Times New Roman"/>
                <w:sz w:val="28"/>
                <w:szCs w:val="28"/>
                <w:rPrChange w:id="16302" w:author="user pc" w:date="2022-03-15T10:14:00Z">
                  <w:rPr>
                    <w:rFonts w:cs="Calibri" w:hAnsi="Noto Sans Armenian"/>
                  </w:rPr>
                </w:rPrChange>
              </w:rPr>
              <w:t>24.50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03" w:author="user pc" w:date="2022-03-15T10:14:00Z">
                  <w:rPr/>
                </w:rPrChange>
              </w:rPr>
            </w:pPr>
            <w:r w:rsidRPr="C5713155">
              <w:rPr>
                <w:rFonts w:ascii="Times New Roman" w:cs="Times New Roman" w:hAnsi="Times New Roman"/>
                <w:sz w:val="28"/>
                <w:szCs w:val="28"/>
                <w:rPrChange w:id="16304" w:author="user pc" w:date="2022-03-15T10:14:00Z">
                  <w:rPr>
                    <w:rFonts w:cs="Calibri" w:hAnsi="Noto Sans Armenian"/>
                  </w:rPr>
                </w:rPrChange>
              </w:rPr>
              <w:t>Initial</w:t>
            </w:r>
            <w:r>
              <w:rPr>
                <w:rFonts w:ascii="Times New Roman" w:cs="Times New Roman" w:hAnsi="Times New Roman"/>
                <w:sz w:val="28"/>
                <w:szCs w:val="28"/>
              </w:rPr>
              <w:t xml:space="preserve"> </w:t>
            </w:r>
            <w:r w:rsidRPr="068B3475">
              <w:rPr>
                <w:rFonts w:ascii="Times New Roman" w:cs="Times New Roman" w:hAnsi="Times New Roman"/>
                <w:sz w:val="28"/>
                <w:szCs w:val="28"/>
                <w:rPrChange w:id="16305"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06" w:author="user pc" w:date="2022-03-15T10:14:00Z">
                  <w:rPr/>
                </w:rPrChange>
              </w:rPr>
            </w:pPr>
            <w:r w:rsidRPr="F97061A4">
              <w:rPr>
                <w:rFonts w:ascii="Times New Roman" w:cs="Times New Roman" w:hAnsi="Times New Roman"/>
                <w:sz w:val="28"/>
                <w:szCs w:val="28"/>
                <w:rPrChange w:id="16307"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08" w:author="user pc" w:date="2022-03-15T10:14:00Z">
                  <w:rPr/>
                </w:rPrChange>
              </w:rPr>
            </w:pPr>
            <w:r w:rsidRPr="BD20760F">
              <w:rPr>
                <w:rFonts w:ascii="Times New Roman" w:cs="Times New Roman"/>
                <w:sz w:val="28"/>
                <w:szCs w:val="28"/>
                <w:rPrChange w:id="16309" w:author="user pc" w:date="2022-03-15T10:14:00Z">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10" w:author="user pc" w:date="2022-03-15T10:14:00Z">
                  <w:rPr/>
                </w:rPrChange>
              </w:rPr>
            </w:pPr>
            <w:r w:rsidRPr="904A9FB3">
              <w:rPr>
                <w:rFonts w:ascii="Times New Roman" w:cs="Times New Roman" w:hAnsi="Times New Roman"/>
                <w:sz w:val="28"/>
                <w:szCs w:val="28"/>
                <w:rPrChange w:id="16311" w:author="user pc" w:date="2022-03-15T10:14:00Z">
                  <w:rPr>
                    <w:rFonts w:cs="Calibri" w:hAnsi="Noto Sans Armenian"/>
                  </w:rPr>
                </w:rPrChange>
              </w:rPr>
              <w:t>0.00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12" w:author="user pc" w:date="2022-03-15T10:14:00Z">
                  <w:rPr/>
                </w:rPrChange>
              </w:rPr>
            </w:pPr>
            <w:r w:rsidRPr="29015B81">
              <w:rPr>
                <w:rFonts w:ascii="Times New Roman" w:cs="Times New Roman" w:hAnsi="Times New Roman"/>
                <w:sz w:val="28"/>
                <w:szCs w:val="28"/>
                <w:rPrChange w:id="16313" w:author="user pc" w:date="2022-03-15T10:14:00Z">
                  <w:rPr>
                    <w:rFonts w:cs="Calibri" w:hAnsi="Noto Sans Armenian"/>
                  </w:rPr>
                </w:rPrChange>
              </w:rPr>
              <w:t>Volume</w:t>
            </w:r>
            <w:r>
              <w:rPr>
                <w:rFonts w:ascii="Times New Roman" w:cs="Times New Roman" w:hAnsi="Times New Roman"/>
                <w:sz w:val="28"/>
                <w:szCs w:val="28"/>
              </w:rPr>
              <w:t xml:space="preserve"> </w:t>
            </w:r>
            <w:r w:rsidRPr="497AEFDD">
              <w:rPr>
                <w:rFonts w:ascii="Times New Roman" w:cs="Times New Roman" w:hAnsi="Times New Roman"/>
                <w:sz w:val="28"/>
                <w:szCs w:val="28"/>
                <w:rPrChange w:id="16314" w:author="user pc" w:date="2022-03-15T10:14:00Z">
                  <w:rPr>
                    <w:rFonts w:cs="Calibri" w:hAnsi="Noto Sans Armenian"/>
                  </w:rPr>
                </w:rPrChange>
              </w:rPr>
              <w:t>of</w:t>
            </w:r>
            <w:r>
              <w:rPr>
                <w:rFonts w:ascii="Times New Roman" w:cs="Times New Roman" w:hAnsi="Times New Roman"/>
                <w:sz w:val="28"/>
                <w:szCs w:val="28"/>
              </w:rPr>
              <w:t xml:space="preserve"> </w:t>
            </w:r>
            <w:r w:rsidRPr="C12F81B1">
              <w:rPr>
                <w:rFonts w:ascii="Times New Roman" w:cs="Times New Roman" w:hAnsi="Times New Roman"/>
                <w:sz w:val="28"/>
                <w:szCs w:val="28"/>
                <w:rPrChange w:id="16315" w:author="user pc" w:date="2022-03-15T10:14:00Z">
                  <w:rPr>
                    <w:rFonts w:cs="Calibri" w:hAnsi="Noto Sans Armenian"/>
                  </w:rPr>
                </w:rPrChange>
              </w:rPr>
              <w:t>acid</w:t>
            </w:r>
            <w:r>
              <w:rPr>
                <w:rFonts w:ascii="Times New Roman" w:cs="Times New Roman" w:hAnsi="Times New Roman"/>
                <w:sz w:val="28"/>
                <w:szCs w:val="28"/>
              </w:rPr>
              <w:t xml:space="preserve"> </w:t>
            </w:r>
            <w:r w:rsidRPr="68E1CFCD">
              <w:rPr>
                <w:rFonts w:ascii="Times New Roman" w:cs="Times New Roman" w:hAnsi="Times New Roman"/>
                <w:sz w:val="28"/>
                <w:szCs w:val="28"/>
                <w:rPrChange w:id="16316"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17" w:author="user pc" w:date="2022-03-15T10:14:00Z">
                  <w:rPr/>
                </w:rPrChange>
              </w:rPr>
            </w:pPr>
            <w:r w:rsidRPr="68917B4A">
              <w:rPr>
                <w:rFonts w:ascii="Times New Roman" w:cs="Times New Roman" w:hAnsi="Times New Roman"/>
                <w:sz w:val="28"/>
                <w:szCs w:val="28"/>
                <w:rPrChange w:id="16318" w:author="user pc" w:date="2022-03-15T10:14:00Z">
                  <w:rPr>
                    <w:rFonts w:cs="Calibri" w:hAnsi="Noto Sans Armenian"/>
                  </w:rPr>
                </w:rPrChange>
              </w:rPr>
              <w:t>24.90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19" w:author="user pc" w:date="2022-03-15T10:14:00Z">
                  <w:rPr/>
                </w:rPrChange>
              </w:rPr>
            </w:pPr>
            <w:r w:rsidRPr="4BB63375">
              <w:rPr>
                <w:rFonts w:ascii="Times New Roman" w:cs="Times New Roman" w:hAnsi="Times New Roman"/>
                <w:sz w:val="28"/>
                <w:szCs w:val="28"/>
                <w:rPrChange w:id="16320" w:author="user pc" w:date="2022-03-15T10:14:00Z">
                  <w:rPr>
                    <w:rFonts w:cs="Calibri" w:hAnsi="Noto Sans Armenian"/>
                  </w:rPr>
                </w:rPrChange>
              </w:rPr>
              <w:t>24.50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321" w:author="user pc" w:date="2022-03-15T10:14:00Z">
                  <w:rPr/>
                </w:rPrChange>
              </w:rPr>
            </w:pPr>
            <w:r w:rsidRPr="6256F54E">
              <w:rPr>
                <w:rFonts w:ascii="Times New Roman" w:cs="Times New Roman" w:hAnsi="Times New Roman"/>
                <w:sz w:val="28"/>
                <w:szCs w:val="28"/>
                <w:rPrChange w:id="16322" w:author="user pc" w:date="2022-03-15T10:14:00Z">
                  <w:rPr>
                    <w:rFonts w:cs="Calibri" w:hAnsi="Noto Sans Armenian"/>
                  </w:rPr>
                </w:rPrChange>
              </w:rPr>
              <w:t>24.50</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Average titre= </m:t>
          </m:r>
          <m:f>
            <m:fPr>
              <m:ctrlPr>
                <w:rPr>
                  <w:rFonts w:ascii="Cambria Math" w:cs="Times New Roman" w:hAnsi="Cambria Math"/>
                  <w:i/>
                  <w:sz w:val="28"/>
                  <w:szCs w:val="28"/>
                </w:rPr>
              </m:ctrlPr>
            </m:fPr>
            <m:num>
              <m:r>
                <w:rPr>
                  <w:rFonts w:ascii="Cambria Math" w:cs="Times New Roman" w:hAnsi="Cambria Math"/>
                  <w:sz w:val="28"/>
                  <w:szCs w:val="28"/>
                </w:rPr>
                <m:t>24.50 +24.50</m:t>
              </m:r>
            </m:num>
            <m:den>
              <m:r>
                <w:rPr>
                  <w:rFonts w:ascii="Cambria Math" w:cs="Times New Roman" w:hAnsi="Cambria Math"/>
                  <w:sz w:val="28"/>
                  <w:szCs w:val="28"/>
                </w:rPr>
                <m:t>2</m:t>
              </m:r>
            </m:den>
          </m:f>
          <m:r>
            <w:rPr>
              <w:rFonts w:ascii="Cambria Math" w:cs="Times New Roman" w:hAnsi="Cambria Math"/>
              <w:sz w:val="28"/>
              <w:szCs w:val="28"/>
            </w:rPr>
            <m:t xml:space="preserve">=24.50 </m:t>
          </m:r>
          <m:sSup>
            <m:sSupPr>
              <m:ctrlPr>
                <w:rPr>
                  <w:rFonts w:ascii="Cambria Math" w:cs="Times New Roman" w:hAnsi="Cambria Math"/>
                  <w:i/>
                  <w:sz w:val="28"/>
                  <w:szCs w:val="28"/>
                </w:rPr>
              </m:ctrlPr>
            </m:sSupPr>
            <m:e>
              <m:r>
                <w:rPr>
                  <w:rFonts w:ascii="Cambria Math" w:cs="Times New Roman" w:hAnsi="Cambria Math"/>
                  <w:sz w:val="28"/>
                  <w:szCs w:val="28"/>
                </w:rPr>
                <m:t>cm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1.Concentration of A </m:t>
          </m:r>
          <m:d>
            <m:dPr>
              <m:endChr m:val=")"/>
              <m:ctrlPr>
                <w:rPr>
                  <w:rFonts w:ascii="Cambria Math" w:cs="Times New Roman" w:hAnsi="Cambria Math"/>
                  <w:i/>
                  <w:sz w:val="28"/>
                  <w:szCs w:val="28"/>
                </w:rPr>
              </m:ctrlPr>
            </m:dPr>
            <m:e>
              <m:r>
                <w:rPr>
                  <w:rFonts w:ascii="Cambria Math" w:cs="Times New Roman" w:hAnsi="Cambria Math"/>
                  <w:sz w:val="28"/>
                  <w:szCs w:val="28"/>
                </w:rPr>
                <m:t>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S</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e>
          </m:d>
          <m:r>
            <w:rPr>
              <w:rFonts w:ascii="Cambria Math" w:cs="Times New Roman" w:hAnsi="Cambria Math"/>
              <w:sz w:val="28"/>
              <w:szCs w:val="28"/>
            </w:rPr>
            <m:t>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w:rsidRPr="8B0D1ED7">
                <m:rPr>
                  <m:sty m:val="p"/>
                </m:rPr>
                <w:rPr>
                  <w:rFonts w:ascii="Cambria Math" w:cs="Times New Roman" w:hAnsi="Cambria Math"/>
                  <w:sz w:val="28"/>
                  <w:szCs w:val="28"/>
                  <w:rPrChange w:id="16323" w:author="user pc" w:date="2022-03-15T10:14:00Z">
                    <w:rPr>
                      <w:rFonts w:ascii="Cambria Math" w:hAnsi="Cambria Math"/>
                      <w:sz w:val="28"/>
                      <w:szCs w:val="28"/>
                    </w:rPr>
                  </w:rPrChange>
                </w:rPr>
                <m:t>mass</m:t>
              </m:r>
              <m:r>
                <m:rPr>
                  <m:sty m:val="p"/>
                </m:rPr>
                <w:rPr>
                  <w:rFonts w:ascii="Cambria Math" w:cs="Times New Roman" w:hAnsi="Cambria Math"/>
                  <w:sz w:val="28"/>
                  <w:szCs w:val="28"/>
                </w:rPr>
                <m:t xml:space="preserve"> concentration</m:t>
              </m:r>
              <m:r w:rsidRPr="C169F2D8">
                <m:rPr>
                  <m:sty m:val="p"/>
                </m:rPr>
                <w:rPr>
                  <w:rFonts w:ascii="Cambria Math" w:cs="Times New Roman" w:hAnsi="Cambria Math"/>
                  <w:sz w:val="28"/>
                  <w:szCs w:val="28"/>
                  <w:rPrChange w:id="16324" w:author="user pc" w:date="2022-03-15T10:14:00Z">
                    <w:rPr>
                      <w:rFonts w:ascii="Cambria Math" w:hAnsi="Cambria Math"/>
                      <w:sz w:val="28"/>
                      <w:szCs w:val="28"/>
                    </w:rPr>
                  </w:rPrChange>
                </w:rPr>
                <m:t xml:space="preserve"> of </m:t>
              </m:r>
              <m:r>
                <w:rPr>
                  <w:rFonts w:ascii="Cambria Math" w:cs="Times New Roman" w:hAnsi="Cambria Math"/>
                  <w:sz w:val="28"/>
                  <w:szCs w:val="28"/>
                </w:rPr>
                <m:t>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S</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molar 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S</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den>
          </m:f>
        </m:oMath>
      </m:oMathPara>
    </w:p>
    <w:p>
      <w:pPr>
        <w:pStyle w:val="style0"/>
        <w:rPr>
          <w:rFonts w:ascii="Times New Roman" w:cs="Times New Roman"/>
          <w:sz w:val="28"/>
          <w:szCs w:val="28"/>
          <w:rPrChange w:id="16325" w:author="user pc" w:date="2022-03-15T10:14:00Z">
            <w:rPr/>
          </w:rPrChange>
        </w:rPr>
      </w:pPr>
      <w:r w:rsidRPr="3291BBC8">
        <w:rPr>
          <w:rFonts w:ascii="Times New Roman" w:cs="Times New Roman"/>
          <w:sz w:val="28"/>
          <w:szCs w:val="28"/>
          <w:rPrChange w:id="16326" w:author="user pc" w:date="2022-03-15T10:14:00Z">
            <w:rPr/>
          </w:rPrChange>
        </w:rPr>
        <w:t>Molar mass of Na</w:t>
      </w:r>
      <w:r w:rsidRPr="371F0C70">
        <w:rPr>
          <w:rFonts w:ascii="Times New Roman" w:cs="Times New Roman"/>
          <w:sz w:val="28"/>
          <w:szCs w:val="28"/>
          <w:vertAlign w:val="subscript"/>
          <w:rPrChange w:id="16327" w:author="user pc" w:date="2022-03-15T10:14:00Z">
            <w:rPr>
              <w:vertAlign w:val="subscript"/>
            </w:rPr>
          </w:rPrChange>
        </w:rPr>
        <w:t>2</w:t>
      </w:r>
      <w:r w:rsidRPr="F645BF63">
        <w:rPr>
          <w:rFonts w:ascii="Times New Roman" w:cs="Times New Roman"/>
          <w:sz w:val="28"/>
          <w:szCs w:val="28"/>
          <w:rPrChange w:id="16328" w:author="user pc" w:date="2022-03-15T10:14:00Z">
            <w:rPr/>
          </w:rPrChange>
        </w:rPr>
        <w:t>S</w:t>
      </w:r>
      <w:r w:rsidRPr="228B14C0">
        <w:rPr>
          <w:rFonts w:ascii="Times New Roman" w:cs="Times New Roman"/>
          <w:sz w:val="28"/>
          <w:szCs w:val="28"/>
          <w:vertAlign w:val="subscript"/>
          <w:rPrChange w:id="16329" w:author="user pc" w:date="2022-03-15T10:14:00Z">
            <w:rPr>
              <w:vertAlign w:val="subscript"/>
            </w:rPr>
          </w:rPrChange>
        </w:rPr>
        <w:t>2</w:t>
      </w:r>
      <w:r w:rsidRPr="EBDE4D7A">
        <w:rPr>
          <w:rFonts w:ascii="Times New Roman" w:cs="Times New Roman"/>
          <w:sz w:val="28"/>
          <w:szCs w:val="28"/>
          <w:rPrChange w:id="16330" w:author="user pc" w:date="2022-03-15T10:14:00Z">
            <w:rPr/>
          </w:rPrChange>
        </w:rPr>
        <w:t>O</w:t>
      </w:r>
      <w:r w:rsidRPr="AE73E483">
        <w:rPr>
          <w:rFonts w:ascii="Times New Roman" w:cs="Times New Roman"/>
          <w:sz w:val="28"/>
          <w:szCs w:val="28"/>
          <w:vertAlign w:val="subscript"/>
          <w:rPrChange w:id="16331" w:author="user pc" w:date="2022-03-15T10:14:00Z">
            <w:rPr>
              <w:vertAlign w:val="subscript"/>
            </w:rPr>
          </w:rPrChange>
        </w:rPr>
        <w:t>3</w:t>
      </w:r>
      <w:r w:rsidRPr="A446B2A1">
        <w:rPr>
          <w:rFonts w:ascii="Times New Roman" w:cs="Times New Roman"/>
          <w:sz w:val="28"/>
          <w:szCs w:val="28"/>
          <w:rPrChange w:id="16332" w:author="user pc" w:date="2022-03-15T10:14:00Z">
            <w:rPr/>
          </w:rPrChange>
        </w:rPr>
        <w:t xml:space="preserve"> = (2</w:t>
      </w:r>
      <w:r>
        <w:rPr>
          <w:rFonts w:ascii="Times New Roman" w:cs="Times New Roman" w:hAnsi="Times New Roman"/>
          <w:sz w:val="28"/>
          <w:szCs w:val="28"/>
        </w:rPr>
        <w:t xml:space="preserve"> </w:t>
      </w:r>
      <w:r w:rsidRPr="F051EFC5">
        <w:rPr>
          <w:rFonts w:ascii="Times New Roman" w:cs="Times New Roman"/>
          <w:sz w:val="28"/>
          <w:szCs w:val="28"/>
          <w:rPrChange w:id="16333" w:author="user pc" w:date="2022-03-15T10:14:00Z">
            <w:rPr/>
          </w:rPrChange>
        </w:rPr>
        <w:t>×</w:t>
      </w:r>
      <w:r>
        <w:rPr>
          <w:rFonts w:ascii="Times New Roman" w:cs="Times New Roman" w:hAnsi="Times New Roman"/>
          <w:sz w:val="28"/>
          <w:szCs w:val="28"/>
        </w:rPr>
        <w:t xml:space="preserve"> </w:t>
      </w:r>
      <w:r w:rsidRPr="1C410C10">
        <w:rPr>
          <w:rFonts w:ascii="Times New Roman" w:cs="Times New Roman"/>
          <w:sz w:val="28"/>
          <w:szCs w:val="28"/>
          <w:rPrChange w:id="16334" w:author="user pc" w:date="2022-03-15T10:14:00Z">
            <w:rPr/>
          </w:rPrChange>
        </w:rPr>
        <w:t>23) + (2</w:t>
      </w:r>
      <w:r>
        <w:rPr>
          <w:rFonts w:ascii="Times New Roman" w:cs="Times New Roman" w:hAnsi="Times New Roman"/>
          <w:sz w:val="28"/>
          <w:szCs w:val="28"/>
        </w:rPr>
        <w:t xml:space="preserve"> </w:t>
      </w:r>
      <w:r w:rsidRPr="C3C8927A">
        <w:rPr>
          <w:rFonts w:ascii="Times New Roman" w:cs="Times New Roman"/>
          <w:sz w:val="28"/>
          <w:szCs w:val="28"/>
          <w:rPrChange w:id="16335" w:author="user pc" w:date="2022-03-15T10:14:00Z">
            <w:rPr/>
          </w:rPrChange>
        </w:rPr>
        <w:t>×</w:t>
      </w:r>
      <w:r>
        <w:rPr>
          <w:rFonts w:ascii="Times New Roman" w:cs="Times New Roman" w:hAnsi="Times New Roman"/>
          <w:sz w:val="28"/>
          <w:szCs w:val="28"/>
        </w:rPr>
        <w:t xml:space="preserve"> </w:t>
      </w:r>
      <w:r w:rsidRPr="95FB09DD">
        <w:rPr>
          <w:rFonts w:ascii="Times New Roman" w:cs="Times New Roman"/>
          <w:sz w:val="28"/>
          <w:szCs w:val="28"/>
          <w:rPrChange w:id="16336" w:author="user pc" w:date="2022-03-15T10:14:00Z">
            <w:rPr/>
          </w:rPrChange>
        </w:rPr>
        <w:t>32) + (3</w:t>
      </w:r>
      <w:r>
        <w:rPr>
          <w:rFonts w:ascii="Times New Roman" w:cs="Times New Roman" w:hAnsi="Times New Roman"/>
          <w:sz w:val="28"/>
          <w:szCs w:val="28"/>
        </w:rPr>
        <w:t xml:space="preserve"> </w:t>
      </w:r>
      <w:r w:rsidRPr="01CEA22F">
        <w:rPr>
          <w:rFonts w:ascii="Times New Roman" w:cs="Times New Roman"/>
          <w:sz w:val="28"/>
          <w:szCs w:val="28"/>
          <w:rPrChange w:id="16337" w:author="user pc" w:date="2022-03-15T10:14:00Z">
            <w:rPr/>
          </w:rPrChange>
        </w:rPr>
        <w:t>×</w:t>
      </w:r>
      <w:r>
        <w:rPr>
          <w:rFonts w:ascii="Times New Roman" w:cs="Times New Roman" w:hAnsi="Times New Roman"/>
          <w:sz w:val="28"/>
          <w:szCs w:val="28"/>
        </w:rPr>
        <w:t xml:space="preserve"> </w:t>
      </w:r>
      <w:r w:rsidRPr="C6839A61">
        <w:rPr>
          <w:rFonts w:ascii="Times New Roman" w:cs="Times New Roman"/>
          <w:sz w:val="28"/>
          <w:szCs w:val="28"/>
          <w:rPrChange w:id="16338" w:author="user pc" w:date="2022-03-15T10:14:00Z">
            <w:rPr/>
          </w:rPrChange>
        </w:rPr>
        <w:t>16) = 158</w:t>
      </w:r>
      <w:r>
        <w:rPr>
          <w:rFonts w:ascii="Times New Roman" w:cs="Times New Roman" w:hAnsi="Times New Roman"/>
          <w:sz w:val="28"/>
          <w:szCs w:val="28"/>
        </w:rPr>
        <w:t xml:space="preserve"> </w:t>
      </w:r>
      <w:r w:rsidRPr="EEAF8314">
        <w:rPr>
          <w:rFonts w:ascii="Times New Roman" w:cs="Times New Roman"/>
          <w:sz w:val="28"/>
          <w:szCs w:val="28"/>
          <w:rPrChange w:id="16339" w:author="user pc" w:date="2022-03-15T10:14:00Z">
            <w:rPr/>
          </w:rPrChange>
        </w:rPr>
        <w:t>g/mol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Concentration of A </m:t>
          </m:r>
          <m:d>
            <m:dPr>
              <m:endChr m:val=")"/>
              <m:ctrlPr>
                <w:rPr>
                  <w:rFonts w:ascii="Cambria Math" w:cs="Times New Roman" w:hAnsi="Cambria Math"/>
                  <w:i/>
                  <w:sz w:val="28"/>
                  <w:szCs w:val="28"/>
                </w:rPr>
              </m:ctrlPr>
            </m:dPr>
            <m:e>
              <m:r>
                <w:rPr>
                  <w:rFonts w:ascii="Cambria Math" w:cs="Times New Roman" w:hAnsi="Cambria Math"/>
                  <w:sz w:val="28"/>
                  <w:szCs w:val="28"/>
                </w:rPr>
                <m:t>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S</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e>
          </m:d>
          <m:r>
            <w:rPr>
              <w:rFonts w:ascii="Cambria Math" w:cs="Times New Roman" w:hAnsi="Cambria Math"/>
              <w:sz w:val="28"/>
              <w:szCs w:val="28"/>
            </w:rPr>
            <m:t>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f>
            <m:fPr>
              <m:ctrlPr>
                <w:rPr>
                  <w:rFonts w:ascii="Cambria Math" w:cs="Times New Roman" w:hAnsi="Cambria Math"/>
                  <w:i/>
                  <w:sz w:val="28"/>
                  <w:szCs w:val="28"/>
                </w:rPr>
              </m:ctrlPr>
            </m:fPr>
            <m:num>
              <m:r>
                <m:rPr>
                  <m:sty m:val="p"/>
                </m:rPr>
                <w:rPr>
                  <w:rFonts w:ascii="Cambria Math" w:cs="Times New Roman" w:hAnsi="Cambria Math"/>
                  <w:sz w:val="28"/>
                  <w:szCs w:val="28"/>
                </w:rPr>
                <m:t>15.8</m:t>
              </m:r>
            </m:num>
            <m:den>
              <m:r>
                <w:rPr>
                  <w:rFonts w:ascii="Cambria Math" w:cs="Times New Roman" w:hAnsi="Cambria Math"/>
                  <w:sz w:val="28"/>
                  <w:szCs w:val="28"/>
                </w:rPr>
                <m:t>158</m:t>
              </m:r>
            </m:den>
          </m:f>
          <m:r>
            <w:rPr>
              <w:rFonts w:ascii="Cambria Math" w:cs="Times New Roman" w:hAnsi="Cambria Math"/>
              <w:sz w:val="28"/>
              <w:szCs w:val="28"/>
            </w:rPr>
            <m:t>=0.100mold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sz w:val="28"/>
          <w:szCs w:val="28"/>
          <w:rPrChange w:id="16340" w:author="user pc" w:date="2022-03-15T10:14:00Z">
            <w:rPr/>
          </w:rPrChange>
        </w:rPr>
      </w:pPr>
      <w:r w:rsidRPr="59DAC641">
        <w:rPr>
          <w:rFonts w:ascii="Times New Roman" w:cs="Times New Roman"/>
          <w:sz w:val="28"/>
          <w:szCs w:val="28"/>
          <w:rPrChange w:id="16341" w:author="user pc" w:date="2022-03-15T10:14:00Z">
            <w:rPr/>
          </w:rPrChange>
        </w:rPr>
        <w:t>Concentration</w:t>
      </w:r>
      <w:r>
        <w:rPr>
          <w:rFonts w:ascii="Times New Roman" w:cs="Times New Roman" w:hAnsi="Times New Roman"/>
          <w:sz w:val="28"/>
          <w:szCs w:val="28"/>
        </w:rPr>
        <w:t xml:space="preserve"> </w:t>
      </w:r>
      <w:r w:rsidRPr="67135AF4">
        <w:rPr>
          <w:rFonts w:ascii="Times New Roman" w:cs="Times New Roman"/>
          <w:sz w:val="28"/>
          <w:szCs w:val="28"/>
          <w:rPrChange w:id="16342" w:author="user pc" w:date="2022-03-15T10:14:00Z">
            <w:rPr/>
          </w:rPrChange>
        </w:rPr>
        <w:t>of</w:t>
      </w:r>
      <w:r>
        <w:rPr>
          <w:rFonts w:ascii="Times New Roman" w:cs="Times New Roman" w:hAnsi="Times New Roman"/>
          <w:sz w:val="28"/>
          <w:szCs w:val="28"/>
        </w:rPr>
        <w:t xml:space="preserve"> </w:t>
      </w:r>
      <w:r w:rsidRPr="5DA71A9D">
        <w:rPr>
          <w:rFonts w:ascii="Times New Roman" w:cs="Times New Roman"/>
          <w:sz w:val="28"/>
          <w:szCs w:val="28"/>
          <w:rPrChange w:id="16343" w:author="user pc" w:date="2022-03-15T10:14:00Z">
            <w:rPr/>
          </w:rPrChange>
        </w:rPr>
        <w:t>Na</w:t>
      </w:r>
      <w:r w:rsidRPr="23A331E7">
        <w:rPr>
          <w:rFonts w:ascii="Times New Roman" w:cs="Times New Roman"/>
          <w:sz w:val="28"/>
          <w:szCs w:val="28"/>
          <w:vertAlign w:val="subscript"/>
          <w:rPrChange w:id="16344" w:author="user pc" w:date="2022-03-15T10:14:00Z">
            <w:rPr>
              <w:vertAlign w:val="subscript"/>
            </w:rPr>
          </w:rPrChange>
        </w:rPr>
        <w:t>2</w:t>
      </w:r>
      <w:r w:rsidRPr="F6FBEEDC">
        <w:rPr>
          <w:rFonts w:ascii="Times New Roman" w:cs="Times New Roman"/>
          <w:sz w:val="28"/>
          <w:szCs w:val="28"/>
          <w:rPrChange w:id="16345" w:author="user pc" w:date="2022-03-15T10:14:00Z">
            <w:rPr/>
          </w:rPrChange>
        </w:rPr>
        <w:t>S</w:t>
      </w:r>
      <w:r w:rsidRPr="F26AD2C4">
        <w:rPr>
          <w:rFonts w:ascii="Times New Roman" w:cs="Times New Roman"/>
          <w:sz w:val="28"/>
          <w:szCs w:val="28"/>
          <w:vertAlign w:val="subscript"/>
          <w:rPrChange w:id="16346" w:author="user pc" w:date="2022-03-15T10:14:00Z">
            <w:rPr>
              <w:vertAlign w:val="subscript"/>
            </w:rPr>
          </w:rPrChange>
        </w:rPr>
        <w:t>2</w:t>
      </w:r>
      <w:r w:rsidRPr="FC64DA60">
        <w:rPr>
          <w:rFonts w:ascii="Times New Roman" w:cs="Times New Roman"/>
          <w:sz w:val="28"/>
          <w:szCs w:val="28"/>
          <w:rPrChange w:id="16347" w:author="user pc" w:date="2022-03-15T10:14:00Z">
            <w:rPr/>
          </w:rPrChange>
        </w:rPr>
        <w:t>O</w:t>
      </w:r>
      <w:r w:rsidRPr="3D9B185E">
        <w:rPr>
          <w:rFonts w:ascii="Times New Roman" w:cs="Times New Roman"/>
          <w:sz w:val="28"/>
          <w:szCs w:val="28"/>
          <w:vertAlign w:val="subscript"/>
          <w:rPrChange w:id="16348" w:author="user pc" w:date="2022-03-15T10:14:00Z">
            <w:rPr>
              <w:vertAlign w:val="subscript"/>
            </w:rPr>
          </w:rPrChange>
        </w:rPr>
        <w:t>3</w:t>
      </w:r>
      <w:r>
        <w:rPr>
          <w:rFonts w:ascii="Times New Roman" w:cs="Times New Roman" w:hAnsi="Times New Roman"/>
          <w:sz w:val="28"/>
          <w:szCs w:val="28"/>
          <w:vertAlign w:val="subscript"/>
        </w:rPr>
        <w:t xml:space="preserve"> </w:t>
      </w:r>
      <w:r w:rsidRPr="F32C8C10">
        <w:rPr>
          <w:rFonts w:ascii="Times New Roman" w:cs="Times New Roman"/>
          <w:sz w:val="28"/>
          <w:szCs w:val="28"/>
          <w:rPrChange w:id="16349" w:author="user pc" w:date="2022-03-15T10:14:00Z">
            <w:rPr/>
          </w:rPrChange>
        </w:rPr>
        <w:t>in</w:t>
      </w:r>
      <w:r>
        <w:rPr>
          <w:rFonts w:ascii="Times New Roman" w:cs="Times New Roman" w:hAnsi="Times New Roman"/>
          <w:sz w:val="28"/>
          <w:szCs w:val="28"/>
        </w:rPr>
        <w:t xml:space="preserve"> </w:t>
      </w:r>
      <w:r w:rsidRPr="EB67F447">
        <w:rPr>
          <w:rFonts w:ascii="Times New Roman" w:cs="Times New Roman"/>
          <w:sz w:val="28"/>
          <w:szCs w:val="28"/>
          <w:rPrChange w:id="16350" w:author="user pc" w:date="2022-03-15T10:14:00Z">
            <w:rPr/>
          </w:rPrChange>
        </w:rPr>
        <w:t>moldm</w:t>
      </w:r>
      <w:r w:rsidRPr="1DA8E95A">
        <w:rPr>
          <w:rFonts w:ascii="Times New Roman" w:cs="Times New Roman"/>
          <w:sz w:val="28"/>
          <w:szCs w:val="28"/>
          <w:vertAlign w:val="superscript"/>
          <w:rPrChange w:id="16351" w:author="user pc" w:date="2022-03-15T10:14:00Z">
            <w:rPr>
              <w:vertAlign w:val="superscript"/>
            </w:rPr>
          </w:rPrChange>
        </w:rPr>
        <w:t>-3</w:t>
      </w:r>
      <w:r w:rsidRPr="61B6A52D">
        <w:rPr>
          <w:rFonts w:ascii="Times New Roman" w:cs="Times New Roman"/>
          <w:sz w:val="28"/>
          <w:szCs w:val="28"/>
          <w:rPrChange w:id="16352" w:author="user pc" w:date="2022-03-15T10:14:00Z">
            <w:rPr/>
          </w:rPrChange>
        </w:rPr>
        <w:t xml:space="preserve"> (C</w:t>
      </w:r>
      <w:r w:rsidRPr="427604F6">
        <w:rPr>
          <w:rFonts w:ascii="Times New Roman" w:cs="Times New Roman"/>
          <w:sz w:val="28"/>
          <w:szCs w:val="28"/>
          <w:vertAlign w:val="subscript"/>
          <w:rPrChange w:id="16353" w:author="user pc" w:date="2022-03-15T10:14:00Z">
            <w:rPr>
              <w:vertAlign w:val="subscript"/>
            </w:rPr>
          </w:rPrChange>
        </w:rPr>
        <w:t>A</w:t>
      </w:r>
      <w:r w:rsidRPr="A58D96AC">
        <w:rPr>
          <w:rFonts w:ascii="Times New Roman" w:cs="Times New Roman"/>
          <w:sz w:val="28"/>
          <w:szCs w:val="28"/>
          <w:rPrChange w:id="16354" w:author="user pc" w:date="2022-03-15T10:14:00Z">
            <w:rPr/>
          </w:rPrChange>
        </w:rPr>
        <w:t>) = 0.100 moldm</w:t>
      </w:r>
      <w:r w:rsidRPr="6CF4F42F">
        <w:rPr>
          <w:rFonts w:ascii="Times New Roman" w:cs="Times New Roman"/>
          <w:sz w:val="28"/>
          <w:szCs w:val="28"/>
          <w:vertAlign w:val="superscript"/>
          <w:rPrChange w:id="16355" w:author="user pc" w:date="2022-03-15T10:14:00Z">
            <w:rPr>
              <w:vertAlign w:val="superscript"/>
            </w:rPr>
          </w:rPrChange>
        </w:rPr>
        <w:t>-3</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2.Concentration of </m:t>
          </m:r>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2</m:t>
              </m:r>
            </m:sub>
          </m:sSub>
          <m:r>
            <w:rPr>
              <w:rFonts w:ascii="Cambria Math" w:cs="Times New Roman" w:hAnsi="Cambria Math"/>
              <w:sz w:val="28"/>
              <w:szCs w:val="28"/>
            </w:rPr>
            <m:t xml:space="preserve"> in B in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is calculated using</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rPr>
          <w:rFonts w:ascii="Times New Roman" w:cs="Times New Roman"/>
          <w:sz w:val="28"/>
          <w:szCs w:val="28"/>
          <w:rPrChange w:id="16356" w:author="user pc" w:date="2022-03-15T10:14:00Z">
            <w:rPr/>
          </w:rPrChange>
        </w:rPr>
      </w:pPr>
      <w:r>
        <w:rPr>
          <w:rFonts w:ascii="Times New Roman" w:cs="Times New Roman" w:hAnsi="Times New Roman"/>
          <w:sz w:val="28"/>
          <w:szCs w:val="28"/>
        </w:rPr>
        <w:t xml:space="preserve">         </w:t>
      </w:r>
      <w:r w:rsidRPr="87321ABC">
        <w:rPr>
          <w:rFonts w:ascii="Times New Roman" w:cs="Times New Roman"/>
          <w:sz w:val="28"/>
          <w:szCs w:val="28"/>
          <w:rPrChange w:id="16357" w:author="user pc" w:date="2022-03-15T10:14:00Z">
            <w:rPr/>
          </w:rPrChange>
        </w:rPr>
        <w:t>I</w:t>
      </w:r>
      <w:r w:rsidRPr="124E9D64">
        <w:rPr>
          <w:rFonts w:ascii="Times New Roman" w:cs="Times New Roman"/>
          <w:sz w:val="28"/>
          <w:szCs w:val="28"/>
          <w:vertAlign w:val="subscript"/>
          <w:rPrChange w:id="16358" w:author="user pc" w:date="2022-03-15T10:14:00Z">
            <w:rPr>
              <w:vertAlign w:val="subscript"/>
            </w:rPr>
          </w:rPrChange>
        </w:rPr>
        <w:t>2</w:t>
      </w:r>
      <w:r>
        <w:rPr>
          <w:rFonts w:ascii="Times New Roman" w:cs="Times New Roman" w:hAnsi="Times New Roman"/>
          <w:sz w:val="28"/>
          <w:szCs w:val="28"/>
          <w:vertAlign w:val="subscript"/>
        </w:rPr>
        <w:t xml:space="preserve">  </w:t>
      </w:r>
      <w:r w:rsidRPr="C2BC9861">
        <w:rPr>
          <w:rFonts w:ascii="Times New Roman" w:cs="Times New Roman"/>
          <w:sz w:val="28"/>
          <w:szCs w:val="28"/>
          <w:rPrChange w:id="16359" w:author="user pc" w:date="2022-03-15T10:14:00Z">
            <w:rPr/>
          </w:rPrChange>
        </w:rPr>
        <w:t>+</w:t>
      </w:r>
      <w:r>
        <w:rPr>
          <w:rFonts w:ascii="Times New Roman" w:cs="Times New Roman" w:hAnsi="Times New Roman"/>
          <w:sz w:val="28"/>
          <w:szCs w:val="28"/>
        </w:rPr>
        <w:t xml:space="preserve">  </w:t>
      </w:r>
      <w:r w:rsidRPr="B14ED07C">
        <w:rPr>
          <w:rFonts w:ascii="Times New Roman" w:cs="Times New Roman"/>
          <w:sz w:val="28"/>
          <w:szCs w:val="28"/>
          <w:rPrChange w:id="16360" w:author="user pc" w:date="2022-03-15T10:14:00Z">
            <w:rPr/>
          </w:rPrChange>
        </w:rPr>
        <w:t>2S</w:t>
      </w:r>
      <w:r w:rsidRPr="C196E900">
        <w:rPr>
          <w:rFonts w:ascii="Times New Roman" w:cs="Times New Roman"/>
          <w:sz w:val="28"/>
          <w:szCs w:val="28"/>
          <w:vertAlign w:val="subscript"/>
          <w:rPrChange w:id="16361" w:author="user pc" w:date="2022-03-15T10:14:00Z">
            <w:rPr>
              <w:vertAlign w:val="subscript"/>
            </w:rPr>
          </w:rPrChange>
        </w:rPr>
        <w:t>2</w:t>
      </w:r>
      <w:r w:rsidRPr="6D6593E4">
        <w:rPr>
          <w:rFonts w:ascii="Times New Roman" w:cs="Times New Roman"/>
          <w:sz w:val="28"/>
          <w:szCs w:val="28"/>
          <w:rPrChange w:id="16362" w:author="user pc" w:date="2022-03-15T10:14:00Z">
            <w:rPr/>
          </w:rPrChange>
        </w:rPr>
        <w:t>O</w:t>
      </w:r>
      <w:r w:rsidRPr="CC54CEBF">
        <w:rPr>
          <w:rFonts w:ascii="Times New Roman" w:cs="Times New Roman"/>
          <w:sz w:val="28"/>
          <w:szCs w:val="28"/>
          <w:vertAlign w:val="subscript"/>
          <w:rPrChange w:id="16363" w:author="user pc" w:date="2022-03-15T10:14:00Z">
            <w:rPr>
              <w:vertAlign w:val="subscript"/>
            </w:rPr>
          </w:rPrChange>
        </w:rPr>
        <w:t>3</w:t>
      </w:r>
      <w:r w:rsidRPr="F75DDFD7">
        <w:rPr>
          <w:rFonts w:ascii="Times New Roman" w:cs="Times New Roman"/>
          <w:sz w:val="28"/>
          <w:szCs w:val="28"/>
          <w:vertAlign w:val="superscript"/>
          <w:rPrChange w:id="16364" w:author="user pc" w:date="2022-03-15T10:14:00Z">
            <w:rPr>
              <w:vertAlign w:val="superscript"/>
            </w:rPr>
          </w:rPrChange>
        </w:rPr>
        <w:t>2-</w:t>
      </w:r>
      <w:r>
        <w:rPr>
          <w:rFonts w:ascii="Times New Roman" w:cs="Times New Roman" w:hAnsi="Times New Roman"/>
          <w:sz w:val="28"/>
          <w:szCs w:val="28"/>
          <w:vertAlign w:val="superscript"/>
        </w:rPr>
        <w:t xml:space="preserve">    </w:t>
      </w:r>
      <w:r w:rsidRPr="06921762">
        <w:rPr>
          <w:rFonts w:ascii="Times New Roman" w:cs="Times New Roman"/>
          <w:sz w:val="28"/>
          <w:szCs w:val="28"/>
          <w:rPrChange w:id="16365" w:author="user pc" w:date="2022-03-15T10:14:00Z">
            <w:rPr/>
          </w:rPrChange>
        </w:rPr>
        <w:t>→</w:t>
      </w:r>
      <w:r>
        <w:rPr>
          <w:rFonts w:ascii="Times New Roman" w:cs="Times New Roman" w:hAnsi="Times New Roman"/>
          <w:sz w:val="28"/>
          <w:szCs w:val="28"/>
        </w:rPr>
        <w:t xml:space="preserve">  </w:t>
      </w:r>
      <w:r w:rsidRPr="1323C1A8">
        <w:rPr>
          <w:rFonts w:ascii="Times New Roman" w:cs="Times New Roman"/>
          <w:sz w:val="28"/>
          <w:szCs w:val="28"/>
          <w:rPrChange w:id="16366" w:author="user pc" w:date="2022-03-15T10:14:00Z">
            <w:rPr/>
          </w:rPrChange>
        </w:rPr>
        <w:t>2I</w:t>
      </w:r>
      <w:r w:rsidRPr="434B091B">
        <w:rPr>
          <w:rFonts w:ascii="Times New Roman" w:cs="Times New Roman"/>
          <w:sz w:val="28"/>
          <w:szCs w:val="28"/>
          <w:vertAlign w:val="superscript"/>
          <w:rPrChange w:id="16367" w:author="user pc" w:date="2022-03-15T10:14:00Z">
            <w:rPr>
              <w:vertAlign w:val="superscript"/>
            </w:rPr>
          </w:rPrChange>
        </w:rPr>
        <w:t xml:space="preserve">- </w:t>
      </w:r>
      <w:r>
        <w:rPr>
          <w:rFonts w:ascii="Times New Roman" w:cs="Times New Roman" w:hAnsi="Times New Roman"/>
          <w:sz w:val="28"/>
          <w:szCs w:val="28"/>
          <w:vertAlign w:val="superscript"/>
        </w:rPr>
        <w:t xml:space="preserve">  </w:t>
      </w:r>
      <w:r w:rsidRPr="20F16047">
        <w:rPr>
          <w:rFonts w:ascii="Times New Roman" w:cs="Times New Roman"/>
          <w:sz w:val="28"/>
          <w:szCs w:val="28"/>
          <w:rPrChange w:id="16368" w:author="user pc" w:date="2022-03-15T10:14:00Z">
            <w:rPr/>
          </w:rPrChange>
        </w:rPr>
        <w:t>+</w:t>
      </w:r>
      <w:r>
        <w:rPr>
          <w:rFonts w:ascii="Times New Roman" w:cs="Times New Roman" w:hAnsi="Times New Roman"/>
          <w:sz w:val="28"/>
          <w:szCs w:val="28"/>
        </w:rPr>
        <w:t xml:space="preserve">  </w:t>
      </w:r>
      <w:r w:rsidRPr="4D2D1054">
        <w:rPr>
          <w:rFonts w:ascii="Times New Roman" w:cs="Times New Roman"/>
          <w:sz w:val="28"/>
          <w:szCs w:val="28"/>
          <w:rPrChange w:id="16369" w:author="user pc" w:date="2022-03-15T10:14:00Z">
            <w:rPr/>
          </w:rPrChange>
        </w:rPr>
        <w:t>S</w:t>
      </w:r>
      <w:r w:rsidRPr="60CEFA7A">
        <w:rPr>
          <w:rFonts w:ascii="Times New Roman" w:cs="Times New Roman"/>
          <w:sz w:val="28"/>
          <w:szCs w:val="28"/>
          <w:vertAlign w:val="subscript"/>
          <w:rPrChange w:id="16370" w:author="user pc" w:date="2022-03-15T10:14:00Z">
            <w:rPr>
              <w:vertAlign w:val="subscript"/>
            </w:rPr>
          </w:rPrChange>
        </w:rPr>
        <w:t>4</w:t>
      </w:r>
      <w:r w:rsidRPr="B523F73F">
        <w:rPr>
          <w:rFonts w:ascii="Times New Roman" w:cs="Times New Roman"/>
          <w:sz w:val="28"/>
          <w:szCs w:val="28"/>
          <w:rPrChange w:id="16371" w:author="user pc" w:date="2022-03-15T10:14:00Z">
            <w:rPr/>
          </w:rPrChange>
        </w:rPr>
        <w:t>O</w:t>
      </w:r>
      <w:r w:rsidRPr="993C8C00">
        <w:rPr>
          <w:rFonts w:ascii="Times New Roman" w:cs="Times New Roman"/>
          <w:sz w:val="28"/>
          <w:szCs w:val="28"/>
          <w:vertAlign w:val="subscript"/>
          <w:rPrChange w:id="16372" w:author="user pc" w:date="2022-03-15T10:14:00Z">
            <w:rPr>
              <w:vertAlign w:val="subscript"/>
            </w:rPr>
          </w:rPrChange>
        </w:rPr>
        <w:t>6</w:t>
      </w:r>
      <w:r w:rsidRPr="3AFD5133">
        <w:rPr>
          <w:rFonts w:ascii="Times New Roman" w:cs="Times New Roman"/>
          <w:sz w:val="28"/>
          <w:szCs w:val="28"/>
          <w:vertAlign w:val="superscript"/>
          <w:rPrChange w:id="16373" w:author="user pc" w:date="2022-03-15T10:14:00Z">
            <w:rPr>
              <w:vertAlign w:val="superscript"/>
            </w:rPr>
          </w:rPrChange>
        </w:rPr>
        <w:t>2-</w:t>
      </w:r>
    </w:p>
    <w:p>
      <w:pPr>
        <w:pStyle w:val="style0"/>
        <w:rPr>
          <w:rFonts w:ascii="Times New Roman" w:cs="Times New Roman"/>
          <w:sz w:val="28"/>
          <w:szCs w:val="28"/>
          <w:rPrChange w:id="16374" w:author="user pc" w:date="2022-03-15T10:14:00Z">
            <w:rPr/>
          </w:rPrChange>
        </w:rPr>
      </w:pPr>
      <w:r>
        <w:rPr>
          <w:rFonts w:ascii="Times New Roman" w:cs="Times New Roman" w:hAnsi="Times New Roman"/>
          <w:sz w:val="28"/>
          <w:szCs w:val="28"/>
        </w:rPr>
        <w:t xml:space="preserve">         </w:t>
      </w:r>
      <w:r w:rsidRPr="D80D2720">
        <w:rPr>
          <w:rFonts w:ascii="Times New Roman" w:cs="Times New Roman"/>
          <w:sz w:val="28"/>
          <w:szCs w:val="28"/>
          <w:rPrChange w:id="16375" w:author="user pc" w:date="2022-03-15T10:14:00Z">
            <w:rPr/>
          </w:rPrChange>
        </w:rPr>
        <w:t>1   :  2</w:t>
      </w:r>
    </w:p>
    <w:p>
      <w:pPr>
        <w:pStyle w:val="style0"/>
        <w:ind w:left="36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0.1 ×24.50</m:t>
              </m:r>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×25</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m:t>
              </m:r>
            </m:num>
            <m:den>
              <m:r>
                <w:rPr>
                  <w:rFonts w:ascii="Cambria Math" w:cs="Times New Roman" w:hAnsi="Cambria Math"/>
                  <w:sz w:val="28"/>
                  <w:szCs w:val="28"/>
                </w:rPr>
                <m:t>1</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=0.049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6376" w:author="user pc" w:date="2022-03-15T10:14:00Z">
            <w:rPr/>
          </w:rPrChange>
        </w:rPr>
      </w:pPr>
    </w:p>
    <w:p>
      <w:pPr>
        <w:pStyle w:val="style0"/>
        <w:rPr>
          <w:rFonts w:ascii="Times New Roman" w:cs="Times New Roman"/>
          <w:sz w:val="28"/>
          <w:szCs w:val="28"/>
          <w:rPrChange w:id="16377" w:author="user pc" w:date="2022-03-15T10:14:00Z">
            <w:rPr/>
          </w:rPrChange>
        </w:rPr>
      </w:pPr>
      <w:r w:rsidRPr="8B150142">
        <w:rPr>
          <w:rFonts w:ascii="Times New Roman" w:cs="Times New Roman"/>
          <w:sz w:val="28"/>
          <w:szCs w:val="28"/>
          <w:rPrChange w:id="16378" w:author="user pc" w:date="2022-03-15T10:14:00Z">
            <w:rPr/>
          </w:rPrChange>
        </w:rPr>
        <w:t>3. Mass of I</w:t>
      </w:r>
      <w:r w:rsidRPr="CA0BF454">
        <w:rPr>
          <w:rFonts w:ascii="Times New Roman" w:cs="Times New Roman"/>
          <w:sz w:val="28"/>
          <w:szCs w:val="28"/>
          <w:vertAlign w:val="subscript"/>
          <w:rPrChange w:id="16379" w:author="user pc" w:date="2022-03-15T10:14:00Z">
            <w:rPr>
              <w:vertAlign w:val="subscript"/>
            </w:rPr>
          </w:rPrChange>
        </w:rPr>
        <w:t>2</w:t>
      </w:r>
      <w:r w:rsidRPr="88373E1C">
        <w:rPr>
          <w:rFonts w:ascii="Times New Roman" w:cs="Times New Roman"/>
          <w:sz w:val="28"/>
          <w:szCs w:val="28"/>
          <w:rPrChange w:id="16380" w:author="user pc" w:date="2022-03-15T10:14:00Z">
            <w:rPr/>
          </w:rPrChange>
        </w:rPr>
        <w:t xml:space="preserve"> in sample = mole of I</w:t>
      </w:r>
      <w:r w:rsidRPr="B97A6FF6">
        <w:rPr>
          <w:rFonts w:ascii="Times New Roman" w:cs="Times New Roman"/>
          <w:sz w:val="28"/>
          <w:szCs w:val="28"/>
          <w:vertAlign w:val="subscript"/>
          <w:rPrChange w:id="16381" w:author="user pc" w:date="2022-03-15T10:14:00Z">
            <w:rPr>
              <w:vertAlign w:val="subscript"/>
            </w:rPr>
          </w:rPrChange>
        </w:rPr>
        <w:t>2</w:t>
      </w:r>
      <w:r w:rsidRPr="EAE4E22C">
        <w:rPr>
          <w:rFonts w:ascii="Times New Roman" w:cs="Times New Roman"/>
          <w:sz w:val="28"/>
          <w:szCs w:val="28"/>
          <w:rPrChange w:id="16382" w:author="user pc" w:date="2022-03-15T10:14:00Z">
            <w:rPr/>
          </w:rPrChange>
        </w:rPr>
        <w:t xml:space="preserve"> × molar mass of I</w:t>
      </w:r>
      <w:r w:rsidRPr="C1E77AC1">
        <w:rPr>
          <w:rFonts w:ascii="Times New Roman" w:cs="Times New Roman"/>
          <w:sz w:val="28"/>
          <w:szCs w:val="28"/>
          <w:vertAlign w:val="subscript"/>
          <w:rPrChange w:id="16383" w:author="user pc" w:date="2022-03-15T10:14:00Z">
            <w:rPr>
              <w:vertAlign w:val="subscript"/>
            </w:rPr>
          </w:rPrChange>
        </w:rPr>
        <w:t>2</w:t>
      </w:r>
    </w:p>
    <w:p>
      <w:pPr>
        <w:pStyle w:val="style0"/>
        <w:rPr>
          <w:rFonts w:ascii="Times New Roman" w:cs="Times New Roman"/>
          <w:sz w:val="28"/>
          <w:szCs w:val="28"/>
          <w:rPrChange w:id="16384" w:author="user pc" w:date="2022-03-15T10:14:00Z">
            <w:rPr/>
          </w:rPrChange>
        </w:rPr>
      </w:pPr>
      <w:r w:rsidRPr="295E2956">
        <w:rPr>
          <w:rFonts w:ascii="Times New Roman" w:cs="Times New Roman"/>
          <w:sz w:val="28"/>
          <w:szCs w:val="28"/>
          <w:rPrChange w:id="16385" w:author="user pc" w:date="2022-03-15T10:14:00Z">
            <w:rPr/>
          </w:rPrChange>
        </w:rPr>
        <w:t>Molar mass of I</w:t>
      </w:r>
      <w:r w:rsidRPr="255A7A53">
        <w:rPr>
          <w:rFonts w:ascii="Times New Roman" w:cs="Times New Roman"/>
          <w:sz w:val="28"/>
          <w:szCs w:val="28"/>
          <w:vertAlign w:val="subscript"/>
          <w:rPrChange w:id="16386" w:author="user pc" w:date="2022-03-15T10:14:00Z">
            <w:rPr>
              <w:vertAlign w:val="subscript"/>
            </w:rPr>
          </w:rPrChange>
        </w:rPr>
        <w:t>2</w:t>
      </w:r>
      <w:r w:rsidRPr="02B28096">
        <w:rPr>
          <w:rFonts w:ascii="Times New Roman" w:cs="Times New Roman"/>
          <w:sz w:val="28"/>
          <w:szCs w:val="28"/>
          <w:rPrChange w:id="16387" w:author="user pc" w:date="2022-03-15T10:14:00Z">
            <w:rPr/>
          </w:rPrChange>
        </w:rPr>
        <w:t xml:space="preserve"> = 2 × 127 = 254g/mol</w:t>
      </w:r>
    </w:p>
    <w:p>
      <w:pPr>
        <w:pStyle w:val="style0"/>
        <w:rPr>
          <w:rFonts w:ascii="Times New Roman" w:cs="Times New Roman"/>
          <w:sz w:val="28"/>
          <w:szCs w:val="28"/>
          <w:rPrChange w:id="16388" w:author="user pc" w:date="2022-03-15T10:14:00Z">
            <w:rPr/>
          </w:rPrChange>
        </w:rPr>
      </w:pPr>
      <w:r w:rsidRPr="D808F284">
        <w:rPr>
          <w:rFonts w:ascii="Times New Roman" w:cs="Times New Roman"/>
          <w:sz w:val="28"/>
          <w:szCs w:val="28"/>
          <w:rPrChange w:id="16389" w:author="user pc" w:date="2022-03-15T10:14:00Z">
            <w:rPr/>
          </w:rPrChange>
        </w:rPr>
        <w:t>Mass of I</w:t>
      </w:r>
      <w:r w:rsidRPr="4E7163BA">
        <w:rPr>
          <w:rFonts w:ascii="Times New Roman" w:cs="Times New Roman"/>
          <w:sz w:val="28"/>
          <w:szCs w:val="28"/>
          <w:vertAlign w:val="subscript"/>
          <w:rPrChange w:id="16390" w:author="user pc" w:date="2022-03-15T10:14:00Z">
            <w:rPr>
              <w:vertAlign w:val="subscript"/>
            </w:rPr>
          </w:rPrChange>
        </w:rPr>
        <w:t>2</w:t>
      </w:r>
      <w:r w:rsidRPr="D7B58B7F">
        <w:rPr>
          <w:rFonts w:ascii="Times New Roman" w:cs="Times New Roman"/>
          <w:sz w:val="28"/>
          <w:szCs w:val="28"/>
          <w:rPrChange w:id="16391" w:author="user pc" w:date="2022-03-15T10:14:00Z">
            <w:rPr/>
          </w:rPrChange>
        </w:rPr>
        <w:t xml:space="preserve"> = 0.049 × 254</w:t>
      </w:r>
    </w:p>
    <w:p>
      <w:pPr>
        <w:pStyle w:val="style0"/>
        <w:rPr>
          <w:rFonts w:ascii="Times New Roman" w:cs="Times New Roman"/>
          <w:sz w:val="28"/>
          <w:szCs w:val="28"/>
          <w:rPrChange w:id="16392" w:author="user pc" w:date="2022-03-15T10:14:00Z">
            <w:rPr/>
          </w:rPrChange>
        </w:rPr>
      </w:pPr>
      <w:r w:rsidRPr="C7D5C459">
        <w:rPr>
          <w:rFonts w:ascii="Times New Roman" w:cs="Times New Roman"/>
          <w:sz w:val="28"/>
          <w:szCs w:val="28"/>
          <w:rPrChange w:id="16393" w:author="user pc" w:date="2022-03-15T10:14:00Z">
            <w:rPr/>
          </w:rPrChange>
        </w:rPr>
        <w:t xml:space="preserve">       = 12.446 g</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Percentage by mass of </m:t>
          </m:r>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xml:space="preserve">Mass of  </m:t>
              </m:r>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2</m:t>
                  </m:r>
                </m:sub>
              </m:sSub>
              <m:r>
                <w:rPr>
                  <w:rFonts w:ascii="Cambria Math" w:cs="Times New Roman" w:hAnsi="Cambria Math"/>
                  <w:sz w:val="28"/>
                  <w:szCs w:val="28"/>
                </w:rPr>
                <m:t xml:space="preserve"> </m:t>
              </m:r>
            </m:num>
            <m:den>
              <m:r>
                <w:rPr>
                  <w:rFonts w:ascii="Cambria Math" w:cs="Times New Roman" w:hAnsi="Cambria Math"/>
                  <w:sz w:val="28"/>
                  <w:szCs w:val="28"/>
                </w:rPr>
                <m:t>Mass of sample</m:t>
              </m:r>
            </m:den>
          </m:f>
          <m:r>
            <w:rPr>
              <w:rFonts w:ascii="Cambria Math" w:cs="Times New Roman" w:hAnsi="Cambria Math"/>
              <w:sz w:val="28"/>
              <w:szCs w:val="28"/>
            </w:rPr>
            <m:t xml:space="preserve"> ×100</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Percentage by mass of </m:t>
          </m:r>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2</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xml:space="preserve">12.446 </m:t>
              </m:r>
            </m:num>
            <m:den>
              <m:r>
                <w:rPr>
                  <w:rFonts w:ascii="Cambria Math" w:cs="Times New Roman" w:hAnsi="Cambria Math"/>
                  <w:sz w:val="28"/>
                  <w:szCs w:val="28"/>
                </w:rPr>
                <m:t>9.0</m:t>
              </m:r>
            </m:den>
          </m:f>
          <m:r>
            <w:rPr>
              <w:rFonts w:ascii="Cambria Math" w:cs="Times New Roman" w:hAnsi="Cambria Math"/>
              <w:sz w:val="28"/>
              <w:szCs w:val="28"/>
            </w:rPr>
            <m:t xml:space="preserve"> ×100=138.288 %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Percentage by mass of </m:t>
          </m:r>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2</m:t>
              </m:r>
            </m:sub>
          </m:sSub>
          <m:r>
            <w:rPr>
              <w:rFonts w:ascii="Cambria Math" w:cs="Times New Roman" w:hAnsi="Cambria Math"/>
              <w:sz w:val="28"/>
              <w:szCs w:val="28"/>
            </w:rPr>
            <m:t>=138.288 %</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6394" w:author="user pc" w:date="2022-03-15T10:14:00Z">
            <w:rPr/>
          </w:rPrChange>
        </w:rPr>
      </w:pPr>
      <w:r w:rsidRPr="FDC89514">
        <w:rPr>
          <w:rFonts w:ascii="Times New Roman" w:cs="Times New Roman"/>
          <w:sz w:val="28"/>
          <w:szCs w:val="28"/>
          <w:rPrChange w:id="16395" w:author="user pc" w:date="2022-03-15T10:14:00Z">
            <w:rPr/>
          </w:rPrChange>
        </w:rPr>
        <w:t>4. To obtain an accurate endpoint or to prevent the formation of a complex</w:t>
      </w:r>
    </w:p>
    <w:p>
      <w:pPr>
        <w:pStyle w:val="style0"/>
        <w:rPr>
          <w:rFonts w:ascii="Times New Roman" w:cs="Times New Roman"/>
          <w:sz w:val="28"/>
          <w:szCs w:val="28"/>
          <w:rPrChange w:id="16396" w:author="user pc" w:date="2022-03-15T10:14:00Z">
            <w:rPr/>
          </w:rPrChange>
        </w:rPr>
      </w:pPr>
    </w:p>
    <w:p>
      <w:pPr>
        <w:pStyle w:val="style0"/>
        <w:rPr>
          <w:rFonts w:ascii="Times New Roman" w:cs="Times New Roman"/>
          <w:b/>
          <w:bCs/>
          <w:sz w:val="28"/>
          <w:szCs w:val="28"/>
          <w:rPrChange w:id="16397" w:author="user pc" w:date="2022-03-15T10:14:00Z">
            <w:rPr/>
          </w:rPrChange>
        </w:rPr>
      </w:pPr>
      <w:r w:rsidRPr="BBE7340B">
        <w:rPr>
          <w:rFonts w:ascii="Times New Roman" w:cs="Times New Roman"/>
          <w:b/>
          <w:bCs/>
          <w:sz w:val="28"/>
          <w:szCs w:val="28"/>
          <w:rPrChange w:id="16398" w:author="user pc" w:date="2022-03-15T10:14:00Z">
            <w:rPr>
              <w:b/>
              <w:bCs/>
            </w:rPr>
          </w:rPrChange>
        </w:rPr>
        <w:t xml:space="preserve">Example 6: </w:t>
      </w:r>
      <w:r w:rsidRPr="DC2F1291">
        <w:rPr>
          <w:rFonts w:ascii="Times New Roman" w:cs="Times New Roman"/>
          <w:sz w:val="28"/>
          <w:szCs w:val="28"/>
          <w:rPrChange w:id="16399" w:author="user pc" w:date="2022-03-15T10:14:00Z">
            <w:rPr/>
          </w:rPrChange>
        </w:rPr>
        <w:t xml:space="preserve"> A is 0.100 mol dm</w:t>
      </w:r>
      <w:r w:rsidRPr="FBDB149A">
        <w:rPr>
          <w:rFonts w:ascii="Times New Roman" w:cs="Times New Roman"/>
          <w:sz w:val="28"/>
          <w:szCs w:val="28"/>
          <w:vertAlign w:val="superscript"/>
          <w:rPrChange w:id="16400" w:author="user pc" w:date="2022-03-15T10:14:00Z">
            <w:rPr>
              <w:vertAlign w:val="superscript"/>
            </w:rPr>
          </w:rPrChange>
        </w:rPr>
        <w:t xml:space="preserve">-3 </w:t>
      </w:r>
      <w:r w:rsidRPr="37BB124A">
        <w:rPr>
          <w:rFonts w:ascii="Times New Roman" w:cs="Times New Roman"/>
          <w:sz w:val="28"/>
          <w:szCs w:val="28"/>
          <w:rPrChange w:id="16401" w:author="user pc" w:date="2022-03-15T10:14:00Z">
            <w:rPr/>
          </w:rPrChange>
        </w:rPr>
        <w:t>HNO</w:t>
      </w:r>
      <w:r w:rsidRPr="B86CFF00">
        <w:rPr>
          <w:rFonts w:ascii="Times New Roman" w:cs="Times New Roman"/>
          <w:sz w:val="28"/>
          <w:szCs w:val="28"/>
          <w:vertAlign w:val="subscript"/>
          <w:rPrChange w:id="16402" w:author="user pc" w:date="2022-03-15T10:14:00Z">
            <w:rPr>
              <w:vertAlign w:val="subscript"/>
            </w:rPr>
          </w:rPrChange>
        </w:rPr>
        <w:t>3</w:t>
      </w:r>
      <w:r w:rsidRPr="F10043CC">
        <w:rPr>
          <w:rFonts w:ascii="Times New Roman" w:cs="Times New Roman"/>
          <w:sz w:val="28"/>
          <w:szCs w:val="28"/>
          <w:rPrChange w:id="16403" w:author="user pc" w:date="2022-03-15T10:14:00Z">
            <w:rPr/>
          </w:rPrChange>
        </w:rPr>
        <w:t>.</w:t>
      </w:r>
      <w:r>
        <w:rPr>
          <w:rFonts w:ascii="Times New Roman" w:cs="Times New Roman" w:hAnsi="Times New Roman"/>
          <w:b/>
          <w:bCs/>
          <w:sz w:val="28"/>
          <w:szCs w:val="28"/>
        </w:rPr>
        <w:t xml:space="preserve"> </w:t>
      </w:r>
      <w:r w:rsidRPr="FA9448E8">
        <w:rPr>
          <w:rFonts w:ascii="Times New Roman" w:cs="Times New Roman"/>
          <w:sz w:val="28"/>
          <w:szCs w:val="28"/>
          <w:rPrChange w:id="16404" w:author="user pc" w:date="2022-03-15T10:14:00Z">
            <w:rPr/>
          </w:rPrChange>
        </w:rPr>
        <w:t>B is a solution containing 2.50 g of a mixture of Na</w:t>
      </w:r>
      <w:r w:rsidRPr="F17978CC">
        <w:rPr>
          <w:rFonts w:ascii="Times New Roman" w:cs="Times New Roman"/>
          <w:sz w:val="28"/>
          <w:szCs w:val="28"/>
          <w:vertAlign w:val="subscript"/>
          <w:rPrChange w:id="16405" w:author="user pc" w:date="2022-03-15T10:14:00Z">
            <w:rPr>
              <w:vertAlign w:val="subscript"/>
            </w:rPr>
          </w:rPrChange>
        </w:rPr>
        <w:t>2</w:t>
      </w:r>
      <w:r w:rsidRPr="AA1BC811">
        <w:rPr>
          <w:rFonts w:ascii="Times New Roman" w:cs="Times New Roman"/>
          <w:sz w:val="28"/>
          <w:szCs w:val="28"/>
          <w:rPrChange w:id="16406" w:author="user pc" w:date="2022-03-15T10:14:00Z">
            <w:rPr/>
          </w:rPrChange>
        </w:rPr>
        <w:t>CO</w:t>
      </w:r>
      <w:r w:rsidRPr="B750FD63">
        <w:rPr>
          <w:rFonts w:ascii="Times New Roman" w:cs="Times New Roman"/>
          <w:sz w:val="28"/>
          <w:szCs w:val="28"/>
          <w:vertAlign w:val="subscript"/>
          <w:rPrChange w:id="16407" w:author="user pc" w:date="2022-03-15T10:14:00Z">
            <w:rPr>
              <w:vertAlign w:val="subscript"/>
            </w:rPr>
          </w:rPrChange>
        </w:rPr>
        <w:t>3</w:t>
      </w:r>
      <w:r w:rsidRPr="3DE7EBEA">
        <w:rPr>
          <w:rFonts w:ascii="Times New Roman" w:cs="Times New Roman"/>
          <w:sz w:val="28"/>
          <w:szCs w:val="28"/>
          <w:rPrChange w:id="16408" w:author="user pc" w:date="2022-03-15T10:14:00Z">
            <w:rPr/>
          </w:rPrChange>
        </w:rPr>
        <w:t xml:space="preserve"> and Na</w:t>
      </w:r>
      <w:r w:rsidRPr="818D9E26">
        <w:rPr>
          <w:rFonts w:ascii="Times New Roman" w:cs="Times New Roman"/>
          <w:sz w:val="28"/>
          <w:szCs w:val="28"/>
          <w:vertAlign w:val="subscript"/>
          <w:rPrChange w:id="16409" w:author="user pc" w:date="2022-03-15T10:14:00Z">
            <w:rPr>
              <w:vertAlign w:val="subscript"/>
            </w:rPr>
          </w:rPrChange>
        </w:rPr>
        <w:t>2</w:t>
      </w:r>
      <w:r w:rsidRPr="4113CF9E">
        <w:rPr>
          <w:rFonts w:ascii="Times New Roman" w:cs="Times New Roman"/>
          <w:sz w:val="28"/>
          <w:szCs w:val="28"/>
          <w:rPrChange w:id="16410" w:author="user pc" w:date="2022-03-15T10:14:00Z">
            <w:rPr/>
          </w:rPrChange>
        </w:rPr>
        <w:t>SO</w:t>
      </w:r>
      <w:r w:rsidRPr="5EF36234">
        <w:rPr>
          <w:rFonts w:ascii="Times New Roman" w:cs="Times New Roman"/>
          <w:sz w:val="28"/>
          <w:szCs w:val="28"/>
          <w:vertAlign w:val="subscript"/>
          <w:rPrChange w:id="16411" w:author="user pc" w:date="2022-03-15T10:14:00Z">
            <w:rPr>
              <w:vertAlign w:val="subscript"/>
            </w:rPr>
          </w:rPrChange>
        </w:rPr>
        <w:t>4</w:t>
      </w:r>
      <w:r w:rsidRPr="3F4DA28E">
        <w:rPr>
          <w:rFonts w:ascii="Times New Roman" w:cs="Times New Roman"/>
          <w:sz w:val="28"/>
          <w:szCs w:val="28"/>
          <w:rPrChange w:id="16412" w:author="user pc" w:date="2022-03-15T10:14:00Z">
            <w:rPr/>
          </w:rPrChange>
        </w:rPr>
        <w:t xml:space="preserve"> in 25.0cm</w:t>
      </w:r>
      <w:r w:rsidRPr="B780001E">
        <w:rPr>
          <w:rFonts w:ascii="Times New Roman" w:cs="Times New Roman"/>
          <w:sz w:val="28"/>
          <w:szCs w:val="28"/>
          <w:vertAlign w:val="superscript"/>
          <w:rPrChange w:id="16413" w:author="user pc" w:date="2022-03-15T10:14:00Z">
            <w:rPr>
              <w:vertAlign w:val="superscript"/>
            </w:rPr>
          </w:rPrChange>
        </w:rPr>
        <w:t>3</w:t>
      </w:r>
      <w:r w:rsidRPr="A7EE95BF">
        <w:rPr>
          <w:rFonts w:ascii="Times New Roman" w:cs="Times New Roman"/>
          <w:sz w:val="28"/>
          <w:szCs w:val="28"/>
          <w:rPrChange w:id="16414" w:author="user pc" w:date="2022-03-15T10:14:00Z">
            <w:rPr/>
          </w:rPrChange>
        </w:rPr>
        <w:t xml:space="preserve"> of solution. </w:t>
      </w:r>
    </w:p>
    <w:p>
      <w:pPr>
        <w:pStyle w:val="style0"/>
        <w:rPr>
          <w:rFonts w:ascii="Times New Roman" w:cs="Times New Roman"/>
          <w:sz w:val="28"/>
          <w:szCs w:val="28"/>
          <w:rPrChange w:id="16415" w:author="user pc" w:date="2022-03-15T10:14:00Z">
            <w:rPr/>
          </w:rPrChange>
        </w:rPr>
      </w:pPr>
      <w:r w:rsidRPr="E28D66D6">
        <w:rPr>
          <w:rFonts w:ascii="Times New Roman" w:cs="Times New Roman"/>
          <w:sz w:val="28"/>
          <w:szCs w:val="28"/>
          <w:rPrChange w:id="16416" w:author="user pc" w:date="2022-03-15T10:14:00Z">
            <w:rPr/>
          </w:rPrChange>
        </w:rPr>
        <w:t>(a)   Put A into the burette and titrate it against 20.0cm</w:t>
      </w:r>
      <w:r w:rsidRPr="53CEBABD">
        <w:rPr>
          <w:rFonts w:ascii="Times New Roman" w:cs="Times New Roman"/>
          <w:sz w:val="28"/>
          <w:szCs w:val="28"/>
          <w:vertAlign w:val="superscript"/>
          <w:rPrChange w:id="16417" w:author="user pc" w:date="2022-03-15T10:14:00Z">
            <w:rPr>
              <w:vertAlign w:val="superscript"/>
            </w:rPr>
          </w:rPrChange>
        </w:rPr>
        <w:t>3</w:t>
      </w:r>
      <w:r w:rsidRPr="83633589">
        <w:rPr>
          <w:rFonts w:ascii="Times New Roman" w:cs="Times New Roman"/>
          <w:sz w:val="28"/>
          <w:szCs w:val="28"/>
          <w:rPrChange w:id="16418" w:author="user pc" w:date="2022-03-15T10:14:00Z">
            <w:rPr/>
          </w:rPrChange>
        </w:rPr>
        <w:t xml:space="preserve"> or 25.0cm</w:t>
      </w:r>
      <w:r w:rsidRPr="F24503B4">
        <w:rPr>
          <w:rFonts w:ascii="Times New Roman" w:cs="Times New Roman"/>
          <w:sz w:val="28"/>
          <w:szCs w:val="28"/>
          <w:vertAlign w:val="superscript"/>
          <w:rPrChange w:id="16419" w:author="user pc" w:date="2022-03-15T10:14:00Z">
            <w:rPr>
              <w:vertAlign w:val="superscript"/>
            </w:rPr>
          </w:rPrChange>
        </w:rPr>
        <w:t>3</w:t>
      </w:r>
      <w:r w:rsidRPr="C5399EBA">
        <w:rPr>
          <w:rFonts w:ascii="Times New Roman" w:cs="Times New Roman"/>
          <w:sz w:val="28"/>
          <w:szCs w:val="28"/>
          <w:rPrChange w:id="16420" w:author="user pc" w:date="2022-03-15T10:14:00Z">
            <w:rPr/>
          </w:rPrChange>
        </w:rPr>
        <w:t xml:space="preserve"> portion of</w:t>
      </w:r>
      <w:r>
        <w:rPr>
          <w:rFonts w:ascii="Times New Roman" w:cs="Times New Roman" w:hAnsi="Times New Roman"/>
          <w:sz w:val="28"/>
          <w:szCs w:val="28"/>
        </w:rPr>
        <w:t xml:space="preserve"> </w:t>
      </w:r>
      <w:r w:rsidRPr="61AA1F68">
        <w:rPr>
          <w:rFonts w:ascii="Times New Roman" w:cs="Times New Roman"/>
          <w:sz w:val="28"/>
          <w:szCs w:val="28"/>
          <w:rPrChange w:id="16421" w:author="user pc" w:date="2022-03-15T10:14:00Z">
            <w:rPr/>
          </w:rPrChange>
        </w:rPr>
        <w:t>B using methyl orange as indicator.  Repeat the exercise to obtain consistent titres values. Tabulate your burette readings and calculate the</w:t>
      </w:r>
      <w:r>
        <w:rPr>
          <w:rFonts w:ascii="Times New Roman" w:cs="Times New Roman" w:hAnsi="Times New Roman"/>
          <w:sz w:val="28"/>
          <w:szCs w:val="28"/>
        </w:rPr>
        <w:t xml:space="preserve"> </w:t>
      </w:r>
      <w:r w:rsidRPr="35BEB090">
        <w:rPr>
          <w:rFonts w:ascii="Times New Roman" w:cs="Times New Roman"/>
          <w:sz w:val="28"/>
          <w:szCs w:val="28"/>
          <w:rPrChange w:id="16422" w:author="user pc" w:date="2022-03-15T10:14:00Z">
            <w:rPr/>
          </w:rPrChange>
        </w:rPr>
        <w:t xml:space="preserve">average volume of A used.  </w:t>
      </w:r>
    </w:p>
    <w:p>
      <w:pPr>
        <w:pStyle w:val="style0"/>
        <w:rPr>
          <w:rFonts w:ascii="Times New Roman" w:cs="Times New Roman"/>
          <w:sz w:val="28"/>
          <w:szCs w:val="28"/>
          <w:rPrChange w:id="16423" w:author="user pc" w:date="2022-03-15T10:14:00Z">
            <w:rPr/>
          </w:rPrChange>
        </w:rPr>
      </w:pPr>
      <w:r w:rsidRPr="BF793D4C">
        <w:rPr>
          <w:rFonts w:ascii="Times New Roman" w:cs="Times New Roman"/>
          <w:sz w:val="28"/>
          <w:szCs w:val="28"/>
          <w:rPrChange w:id="16424" w:author="user pc" w:date="2022-03-15T10:14:00Z">
            <w:rPr/>
          </w:rPrChange>
        </w:rPr>
        <w:t>The equation of reaction is involved in the titration is:</w:t>
      </w:r>
    </w:p>
    <w:p>
      <w:pPr>
        <w:pStyle w:val="style179"/>
        <w:numPr>
          <w:ilvl w:val="0"/>
          <w:numId w:val="29"/>
        </w:numPr>
        <w:rPr>
          <w:rFonts w:ascii="Times New Roman" w:cs="Times New Roman"/>
          <w:sz w:val="28"/>
          <w:szCs w:val="28"/>
          <w:rPrChange w:id="16425" w:author="user pc" w:date="2022-03-15T10:14:00Z">
            <w:rPr/>
          </w:rPrChange>
        </w:rPr>
      </w:pPr>
      <w:r w:rsidRPr="5496EEAD">
        <w:rPr>
          <w:rFonts w:ascii="Times New Roman" w:cs="Times New Roman"/>
          <w:sz w:val="28"/>
          <w:szCs w:val="28"/>
          <w:rPrChange w:id="16426" w:author="user pc" w:date="2022-03-15T10:14:00Z">
            <w:rPr/>
          </w:rPrChange>
        </w:rPr>
        <w:t>Na</w:t>
      </w:r>
      <w:r w:rsidRPr="BC87C429">
        <w:rPr>
          <w:rFonts w:ascii="Times New Roman" w:cs="Times New Roman"/>
          <w:sz w:val="28"/>
          <w:szCs w:val="28"/>
          <w:vertAlign w:val="subscript"/>
          <w:rPrChange w:id="16427" w:author="user pc" w:date="2022-03-15T10:14:00Z">
            <w:rPr>
              <w:vertAlign w:val="subscript"/>
            </w:rPr>
          </w:rPrChange>
        </w:rPr>
        <w:t>2</w:t>
      </w:r>
      <w:r w:rsidRPr="E1F0521D">
        <w:rPr>
          <w:rFonts w:ascii="Times New Roman" w:cs="Times New Roman"/>
          <w:sz w:val="28"/>
          <w:szCs w:val="28"/>
          <w:rPrChange w:id="16428" w:author="user pc" w:date="2022-03-15T10:14:00Z">
            <w:rPr/>
          </w:rPrChange>
        </w:rPr>
        <w:t>CO</w:t>
      </w:r>
      <w:r w:rsidRPr="726C626A">
        <w:rPr>
          <w:rFonts w:ascii="Times New Roman" w:cs="Times New Roman"/>
          <w:sz w:val="28"/>
          <w:szCs w:val="28"/>
          <w:vertAlign w:val="subscript"/>
          <w:rPrChange w:id="16429" w:author="user pc" w:date="2022-03-15T10:14:00Z">
            <w:rPr>
              <w:vertAlign w:val="subscript"/>
            </w:rPr>
          </w:rPrChange>
        </w:rPr>
        <w:t xml:space="preserve">3(aq) </w:t>
      </w:r>
      <w:r>
        <w:rPr>
          <w:rFonts w:ascii="Times New Roman" w:cs="Times New Roman" w:hAnsi="Times New Roman"/>
          <w:sz w:val="28"/>
          <w:szCs w:val="28"/>
          <w:vertAlign w:val="subscript"/>
        </w:rPr>
        <w:t xml:space="preserve"> </w:t>
      </w:r>
      <w:r w:rsidRPr="F8477601">
        <w:rPr>
          <w:rFonts w:ascii="Times New Roman" w:cs="Times New Roman"/>
          <w:sz w:val="28"/>
          <w:szCs w:val="28"/>
          <w:rPrChange w:id="16430" w:author="user pc" w:date="2022-03-15T10:14:00Z">
            <w:rPr/>
          </w:rPrChange>
        </w:rPr>
        <w:t>+ 2HCl</w:t>
      </w:r>
      <w:r w:rsidRPr="64C85E06">
        <w:rPr>
          <w:rFonts w:ascii="Times New Roman" w:cs="Times New Roman"/>
          <w:sz w:val="28"/>
          <w:szCs w:val="28"/>
          <w:vertAlign w:val="subscript"/>
          <w:rPrChange w:id="16431" w:author="user pc" w:date="2022-03-15T10:14:00Z">
            <w:rPr>
              <w:vertAlign w:val="subscript"/>
            </w:rPr>
          </w:rPrChange>
        </w:rPr>
        <w:t>(aq)</w:t>
      </w:r>
      <w:r>
        <w:rPr>
          <w:rFonts w:ascii="Times New Roman" w:cs="Times New Roman" w:hAnsi="Times New Roman"/>
          <w:sz w:val="28"/>
          <w:szCs w:val="28"/>
          <w:vertAlign w:val="subscript"/>
        </w:rPr>
        <w:t xml:space="preserve"> </w:t>
      </w:r>
      <w:r w:rsidRPr="C097AADF">
        <w:rPr>
          <w:rFonts w:ascii="Times New Roman" w:cs="Times New Roman"/>
          <w:sz w:val="28"/>
          <w:szCs w:val="28"/>
          <w:rPrChange w:id="16432" w:author="user pc" w:date="2022-03-15T10:14:00Z">
            <w:rPr/>
          </w:rPrChange>
        </w:rPr>
        <w:t>=&gt; 2NaCl</w:t>
      </w:r>
      <w:r w:rsidRPr="BDA30F7B">
        <w:rPr>
          <w:rFonts w:ascii="Times New Roman" w:cs="Times New Roman"/>
          <w:sz w:val="28"/>
          <w:szCs w:val="28"/>
          <w:vertAlign w:val="subscript"/>
          <w:rPrChange w:id="16433" w:author="user pc" w:date="2022-03-15T10:14:00Z">
            <w:rPr>
              <w:vertAlign w:val="subscript"/>
            </w:rPr>
          </w:rPrChange>
        </w:rPr>
        <w:t>(aq)</w:t>
      </w:r>
      <w:r>
        <w:rPr>
          <w:rFonts w:ascii="Times New Roman" w:cs="Times New Roman" w:hAnsi="Times New Roman"/>
          <w:sz w:val="28"/>
          <w:szCs w:val="28"/>
          <w:vertAlign w:val="subscript"/>
        </w:rPr>
        <w:t xml:space="preserve">  </w:t>
      </w:r>
      <w:r w:rsidRPr="C8331F39">
        <w:rPr>
          <w:rFonts w:ascii="Times New Roman" w:cs="Times New Roman"/>
          <w:sz w:val="28"/>
          <w:szCs w:val="28"/>
          <w:rPrChange w:id="16434" w:author="user pc" w:date="2022-03-15T10:14:00Z">
            <w:rPr/>
          </w:rPrChange>
        </w:rPr>
        <w:t>+ H</w:t>
      </w:r>
      <w:r w:rsidRPr="9EB2E264">
        <w:rPr>
          <w:rFonts w:ascii="Times New Roman" w:cs="Times New Roman"/>
          <w:sz w:val="28"/>
          <w:szCs w:val="28"/>
          <w:vertAlign w:val="subscript"/>
          <w:rPrChange w:id="16435" w:author="user pc" w:date="2022-03-15T10:14:00Z">
            <w:rPr>
              <w:vertAlign w:val="subscript"/>
            </w:rPr>
          </w:rPrChange>
        </w:rPr>
        <w:t>2</w:t>
      </w:r>
      <w:r w:rsidRPr="743A6B4B">
        <w:rPr>
          <w:rFonts w:ascii="Times New Roman" w:cs="Times New Roman"/>
          <w:sz w:val="28"/>
          <w:szCs w:val="28"/>
          <w:rPrChange w:id="16436" w:author="user pc" w:date="2022-03-15T10:14:00Z">
            <w:rPr/>
          </w:rPrChange>
        </w:rPr>
        <w:t>O</w:t>
      </w:r>
      <w:r w:rsidRPr="165FB2F5">
        <w:rPr>
          <w:rFonts w:ascii="Times New Roman" w:cs="Times New Roman"/>
          <w:sz w:val="28"/>
          <w:szCs w:val="28"/>
          <w:vertAlign w:val="subscript"/>
          <w:rPrChange w:id="16437" w:author="user pc" w:date="2022-03-15T10:14:00Z">
            <w:rPr>
              <w:vertAlign w:val="subscript"/>
            </w:rPr>
          </w:rPrChange>
        </w:rPr>
        <w:t>(1)</w:t>
      </w:r>
      <w:r>
        <w:rPr>
          <w:rFonts w:ascii="Times New Roman" w:cs="Times New Roman" w:hAnsi="Times New Roman"/>
          <w:sz w:val="28"/>
          <w:szCs w:val="28"/>
          <w:vertAlign w:val="subscript"/>
        </w:rPr>
        <w:t xml:space="preserve">  </w:t>
      </w:r>
      <w:r w:rsidRPr="C4B64A13">
        <w:rPr>
          <w:rFonts w:ascii="Times New Roman" w:cs="Times New Roman"/>
          <w:sz w:val="28"/>
          <w:szCs w:val="28"/>
          <w:rPrChange w:id="16438" w:author="user pc" w:date="2022-03-15T10:14:00Z">
            <w:rPr/>
          </w:rPrChange>
        </w:rPr>
        <w:t>+ CO</w:t>
      </w:r>
      <w:r w:rsidRPr="BECE098D">
        <w:rPr>
          <w:rFonts w:ascii="Times New Roman" w:cs="Times New Roman"/>
          <w:sz w:val="28"/>
          <w:szCs w:val="28"/>
          <w:vertAlign w:val="subscript"/>
          <w:rPrChange w:id="16439" w:author="user pc" w:date="2022-03-15T10:14:00Z">
            <w:rPr>
              <w:vertAlign w:val="subscript"/>
            </w:rPr>
          </w:rPrChange>
        </w:rPr>
        <w:t>2(g)</w:t>
      </w:r>
    </w:p>
    <w:p>
      <w:pPr>
        <w:pStyle w:val="style0"/>
        <w:rPr>
          <w:rFonts w:ascii="Times New Roman" w:cs="Times New Roman"/>
          <w:sz w:val="28"/>
          <w:szCs w:val="28"/>
          <w:rPrChange w:id="16440" w:author="user pc" w:date="2022-03-15T10:14:00Z">
            <w:rPr/>
          </w:rPrChange>
        </w:rPr>
      </w:pPr>
      <w:r w:rsidRPr="7F1A3EE6">
        <w:rPr>
          <w:rFonts w:ascii="Times New Roman" w:cs="Times New Roman"/>
          <w:sz w:val="28"/>
          <w:szCs w:val="28"/>
          <w:rPrChange w:id="16441" w:author="user pc" w:date="2022-03-15T10:14:00Z">
            <w:rPr/>
          </w:rPrChange>
        </w:rPr>
        <w:t>(b)</w:t>
      </w:r>
      <w:r>
        <w:rPr>
          <w:rFonts w:ascii="Times New Roman" w:cs="Times New Roman" w:hAnsi="Times New Roman"/>
          <w:sz w:val="28"/>
          <w:szCs w:val="28"/>
        </w:rPr>
        <w:t xml:space="preserve"> </w:t>
      </w:r>
      <w:r w:rsidRPr="F469561F">
        <w:rPr>
          <w:rFonts w:ascii="Times New Roman" w:cs="Times New Roman"/>
          <w:sz w:val="28"/>
          <w:szCs w:val="28"/>
          <w:rPrChange w:id="16442" w:author="user pc" w:date="2022-03-15T10:14:00Z">
            <w:rPr/>
          </w:rPrChange>
        </w:rPr>
        <w:t>From your results and the information provided, calculate the:</w:t>
      </w:r>
    </w:p>
    <w:p>
      <w:pPr>
        <w:pStyle w:val="style0"/>
        <w:rPr>
          <w:rFonts w:ascii="Times New Roman" w:cs="Times New Roman"/>
          <w:sz w:val="28"/>
          <w:szCs w:val="28"/>
          <w:rPrChange w:id="16443" w:author="user pc" w:date="2022-03-15T10:14:00Z">
            <w:rPr/>
          </w:rPrChange>
        </w:rPr>
      </w:pPr>
      <w:r w:rsidRPr="13AD0B3C">
        <w:rPr>
          <w:rFonts w:ascii="Times New Roman" w:cs="Times New Roman"/>
          <w:sz w:val="28"/>
          <w:szCs w:val="28"/>
          <w:rPrChange w:id="16444" w:author="user pc" w:date="2022-03-15T10:14:00Z">
            <w:rPr/>
          </w:rPrChange>
        </w:rPr>
        <w:t xml:space="preserve">(i)  </w:t>
      </w:r>
      <w:r>
        <w:rPr>
          <w:rFonts w:ascii="Times New Roman" w:cs="Times New Roman" w:hAnsi="Times New Roman"/>
          <w:sz w:val="28"/>
          <w:szCs w:val="28"/>
        </w:rPr>
        <w:t>Concentration</w:t>
      </w:r>
      <w:r w:rsidRPr="041F876E">
        <w:rPr>
          <w:rFonts w:ascii="Times New Roman" w:cs="Times New Roman"/>
          <w:sz w:val="28"/>
          <w:szCs w:val="28"/>
          <w:rPrChange w:id="16445" w:author="user pc" w:date="2022-03-15T10:14:00Z">
            <w:rPr/>
          </w:rPrChange>
        </w:rPr>
        <w:t xml:space="preserve"> of B in moldm</w:t>
      </w:r>
      <w:r w:rsidRPr="6E0B63CA">
        <w:rPr>
          <w:rFonts w:ascii="Times New Roman" w:cs="Times New Roman"/>
          <w:sz w:val="28"/>
          <w:szCs w:val="28"/>
          <w:vertAlign w:val="superscript"/>
          <w:rPrChange w:id="16446" w:author="user pc" w:date="2022-03-15T10:14:00Z">
            <w:rPr>
              <w:vertAlign w:val="superscript"/>
            </w:rPr>
          </w:rPrChange>
        </w:rPr>
        <w:t>-3</w:t>
      </w:r>
      <w:r w:rsidRPr="1E8D0274">
        <w:rPr>
          <w:rFonts w:ascii="Times New Roman" w:cs="Times New Roman"/>
          <w:sz w:val="28"/>
          <w:szCs w:val="28"/>
          <w:rPrChange w:id="16447" w:author="user pc" w:date="2022-03-15T10:14:00Z">
            <w:rPr/>
          </w:rPrChange>
        </w:rPr>
        <w:t>;</w:t>
      </w:r>
    </w:p>
    <w:p>
      <w:pPr>
        <w:pStyle w:val="style0"/>
        <w:rPr>
          <w:rFonts w:ascii="Times New Roman" w:cs="Times New Roman"/>
          <w:sz w:val="28"/>
          <w:szCs w:val="28"/>
          <w:rPrChange w:id="16448" w:author="user pc" w:date="2022-03-15T10:14:00Z">
            <w:rPr/>
          </w:rPrChange>
        </w:rPr>
      </w:pPr>
      <w:r w:rsidRPr="F87ACA92">
        <w:rPr>
          <w:rFonts w:ascii="Times New Roman" w:cs="Times New Roman"/>
          <w:sz w:val="28"/>
          <w:szCs w:val="28"/>
          <w:rPrChange w:id="16449" w:author="user pc" w:date="2022-03-15T10:14:00Z">
            <w:rPr/>
          </w:rPrChange>
        </w:rPr>
        <w:t>(</w:t>
      </w:r>
      <w:r>
        <w:rPr>
          <w:rFonts w:ascii="Times New Roman" w:cs="Times New Roman" w:hAnsi="Times New Roman"/>
          <w:sz w:val="28"/>
          <w:szCs w:val="28"/>
        </w:rPr>
        <w:t>II Concentration</w:t>
      </w:r>
      <w:r w:rsidRPr="2769A198">
        <w:rPr>
          <w:rFonts w:ascii="Times New Roman" w:cs="Times New Roman"/>
          <w:sz w:val="28"/>
          <w:szCs w:val="28"/>
          <w:rPrChange w:id="16450" w:author="user pc" w:date="2022-03-15T10:14:00Z">
            <w:rPr/>
          </w:rPrChange>
        </w:rPr>
        <w:t xml:space="preserve"> of Na</w:t>
      </w:r>
      <w:r w:rsidRPr="50CCB131">
        <w:rPr>
          <w:rFonts w:ascii="Times New Roman" w:cs="Times New Roman"/>
          <w:sz w:val="28"/>
          <w:szCs w:val="28"/>
          <w:vertAlign w:val="subscript"/>
          <w:rPrChange w:id="16451" w:author="user pc" w:date="2022-03-15T10:14:00Z">
            <w:rPr>
              <w:vertAlign w:val="subscript"/>
            </w:rPr>
          </w:rPrChange>
        </w:rPr>
        <w:t>2</w:t>
      </w:r>
      <w:r w:rsidRPr="C9B82DCD">
        <w:rPr>
          <w:rFonts w:ascii="Times New Roman" w:cs="Times New Roman"/>
          <w:sz w:val="28"/>
          <w:szCs w:val="28"/>
          <w:rPrChange w:id="16452" w:author="user pc" w:date="2022-03-15T10:14:00Z">
            <w:rPr/>
          </w:rPrChange>
        </w:rPr>
        <w:t>CO</w:t>
      </w:r>
      <w:r w:rsidRPr="8F4F6150">
        <w:rPr>
          <w:rFonts w:ascii="Times New Roman" w:cs="Times New Roman"/>
          <w:sz w:val="28"/>
          <w:szCs w:val="28"/>
          <w:vertAlign w:val="subscript"/>
          <w:rPrChange w:id="16453" w:author="user pc" w:date="2022-03-15T10:14:00Z">
            <w:rPr>
              <w:vertAlign w:val="subscript"/>
            </w:rPr>
          </w:rPrChange>
        </w:rPr>
        <w:t xml:space="preserve">3 </w:t>
      </w:r>
      <w:r w:rsidRPr="6C17A9B0">
        <w:rPr>
          <w:rFonts w:ascii="Times New Roman" w:cs="Times New Roman"/>
          <w:sz w:val="28"/>
          <w:szCs w:val="28"/>
          <w:rPrChange w:id="16454" w:author="user pc" w:date="2022-03-15T10:14:00Z">
            <w:rPr/>
          </w:rPrChange>
        </w:rPr>
        <w:t>B in gdm</w:t>
      </w:r>
      <w:r w:rsidRPr="474023DE">
        <w:rPr>
          <w:rFonts w:ascii="Times New Roman" w:cs="Times New Roman"/>
          <w:sz w:val="28"/>
          <w:szCs w:val="28"/>
          <w:vertAlign w:val="superscript"/>
          <w:rPrChange w:id="16455" w:author="user pc" w:date="2022-03-15T10:14:00Z">
            <w:rPr>
              <w:vertAlign w:val="superscript"/>
            </w:rPr>
          </w:rPrChange>
        </w:rPr>
        <w:t>-3</w:t>
      </w:r>
      <w:r w:rsidRPr="28651314">
        <w:rPr>
          <w:rFonts w:ascii="Times New Roman" w:cs="Times New Roman"/>
          <w:sz w:val="28"/>
          <w:szCs w:val="28"/>
          <w:rPrChange w:id="16456" w:author="user pc" w:date="2022-03-15T10:14:00Z">
            <w:rPr/>
          </w:rPrChange>
        </w:rPr>
        <w:t>;</w:t>
      </w:r>
    </w:p>
    <w:p>
      <w:pPr>
        <w:pStyle w:val="style0"/>
        <w:rPr>
          <w:rFonts w:ascii="Times New Roman" w:cs="Times New Roman"/>
          <w:sz w:val="28"/>
          <w:szCs w:val="28"/>
          <w:rPrChange w:id="16457" w:author="user pc" w:date="2022-03-15T10:14:00Z">
            <w:rPr/>
          </w:rPrChange>
        </w:rPr>
      </w:pPr>
      <w:r w:rsidRPr="9911B39D">
        <w:rPr>
          <w:rFonts w:ascii="Times New Roman" w:cs="Times New Roman"/>
          <w:sz w:val="28"/>
          <w:szCs w:val="28"/>
          <w:rPrChange w:id="16458" w:author="user pc" w:date="2022-03-15T10:14:00Z">
            <w:rPr/>
          </w:rPrChange>
        </w:rPr>
        <w:t xml:space="preserve">(iii) </w:t>
      </w:r>
      <w:r>
        <w:rPr>
          <w:rFonts w:ascii="Times New Roman" w:cs="Times New Roman" w:hAnsi="Times New Roman"/>
          <w:sz w:val="28"/>
          <w:szCs w:val="28"/>
        </w:rPr>
        <w:t>Percentage</w:t>
      </w:r>
      <w:r w:rsidRPr="91165CA8">
        <w:rPr>
          <w:rFonts w:ascii="Times New Roman" w:cs="Times New Roman"/>
          <w:sz w:val="28"/>
          <w:szCs w:val="28"/>
          <w:rPrChange w:id="16459" w:author="user pc" w:date="2022-03-15T10:14:00Z">
            <w:rPr/>
          </w:rPrChange>
        </w:rPr>
        <w:t xml:space="preserve"> of Na</w:t>
      </w:r>
      <w:r w:rsidRPr="79E9A23D">
        <w:rPr>
          <w:rFonts w:ascii="Times New Roman" w:cs="Times New Roman"/>
          <w:sz w:val="28"/>
          <w:szCs w:val="28"/>
          <w:vertAlign w:val="subscript"/>
          <w:rPrChange w:id="16460" w:author="user pc" w:date="2022-03-15T10:14:00Z">
            <w:rPr>
              <w:vertAlign w:val="subscript"/>
            </w:rPr>
          </w:rPrChange>
        </w:rPr>
        <w:t>2</w:t>
      </w:r>
      <w:r w:rsidRPr="4E619BA7">
        <w:rPr>
          <w:rFonts w:ascii="Times New Roman" w:cs="Times New Roman"/>
          <w:sz w:val="28"/>
          <w:szCs w:val="28"/>
          <w:rPrChange w:id="16461" w:author="user pc" w:date="2022-03-15T10:14:00Z">
            <w:rPr/>
          </w:rPrChange>
        </w:rPr>
        <w:t>CO</w:t>
      </w:r>
      <w:r w:rsidRPr="6CA99E52">
        <w:rPr>
          <w:rFonts w:ascii="Times New Roman" w:cs="Times New Roman"/>
          <w:sz w:val="28"/>
          <w:szCs w:val="28"/>
          <w:vertAlign w:val="subscript"/>
          <w:rPrChange w:id="16462" w:author="user pc" w:date="2022-03-15T10:14:00Z">
            <w:rPr>
              <w:vertAlign w:val="subscript"/>
            </w:rPr>
          </w:rPrChange>
        </w:rPr>
        <w:t>3</w:t>
      </w:r>
      <w:r>
        <w:rPr>
          <w:rFonts w:ascii="Times New Roman" w:cs="Times New Roman" w:hAnsi="Times New Roman"/>
          <w:sz w:val="28"/>
          <w:szCs w:val="28"/>
        </w:rPr>
        <w:t xml:space="preserve"> in </w:t>
      </w:r>
      <w:r w:rsidRPr="1EF94EA0">
        <w:rPr>
          <w:rFonts w:ascii="Times New Roman" w:cs="Times New Roman"/>
          <w:sz w:val="28"/>
          <w:szCs w:val="28"/>
          <w:rPrChange w:id="16463" w:author="user pc" w:date="2022-03-15T10:14:00Z">
            <w:rPr/>
          </w:rPrChange>
        </w:rPr>
        <w:t>the mixture. [Na</w:t>
      </w:r>
      <w:r w:rsidRPr="FA814B1E">
        <w:rPr>
          <w:rFonts w:ascii="Times New Roman" w:cs="Times New Roman"/>
          <w:sz w:val="28"/>
          <w:szCs w:val="28"/>
          <w:vertAlign w:val="subscript"/>
          <w:rPrChange w:id="16464" w:author="user pc" w:date="2022-03-15T10:14:00Z">
            <w:rPr>
              <w:vertAlign w:val="subscript"/>
            </w:rPr>
          </w:rPrChange>
        </w:rPr>
        <w:t>2</w:t>
      </w:r>
      <w:r w:rsidRPr="0B9F434E">
        <w:rPr>
          <w:rFonts w:ascii="Times New Roman" w:cs="Times New Roman"/>
          <w:sz w:val="28"/>
          <w:szCs w:val="28"/>
          <w:rPrChange w:id="16465" w:author="user pc" w:date="2022-03-15T10:14:00Z">
            <w:rPr/>
          </w:rPrChange>
        </w:rPr>
        <w:t>CO</w:t>
      </w:r>
      <w:r w:rsidRPr="E0AC166F">
        <w:rPr>
          <w:rFonts w:ascii="Times New Roman" w:cs="Times New Roman"/>
          <w:sz w:val="28"/>
          <w:szCs w:val="28"/>
          <w:vertAlign w:val="subscript"/>
          <w:rPrChange w:id="16466" w:author="user pc" w:date="2022-03-15T10:14:00Z">
            <w:rPr>
              <w:vertAlign w:val="subscript"/>
            </w:rPr>
          </w:rPrChange>
        </w:rPr>
        <w:t xml:space="preserve">3 </w:t>
      </w:r>
      <w:r w:rsidRPr="C3F040AF">
        <w:rPr>
          <w:rFonts w:ascii="Times New Roman" w:cs="Times New Roman"/>
          <w:sz w:val="28"/>
          <w:szCs w:val="28"/>
          <w:rPrChange w:id="16467" w:author="user pc" w:date="2022-03-15T10:14:00Z">
            <w:rPr/>
          </w:rPrChange>
        </w:rPr>
        <w:t xml:space="preserve">= 106]      </w:t>
      </w:r>
    </w:p>
    <w:p>
      <w:pPr>
        <w:pStyle w:val="style0"/>
        <w:rPr>
          <w:rFonts w:ascii="Times New Roman" w:cs="Times New Roman"/>
          <w:sz w:val="28"/>
          <w:szCs w:val="28"/>
          <w:rPrChange w:id="16468" w:author="user pc" w:date="2022-03-15T10:14:00Z">
            <w:rPr/>
          </w:rPrChange>
        </w:rPr>
      </w:pPr>
      <w:r w:rsidRPr="4BF98995">
        <w:rPr>
          <w:rFonts w:ascii="Times New Roman" w:cs="Times New Roman"/>
          <w:sz w:val="28"/>
          <w:szCs w:val="28"/>
          <w:rPrChange w:id="16469" w:author="user pc" w:date="2022-03-15T10:14:00Z">
            <w:rPr/>
          </w:rPrChange>
        </w:rPr>
        <w:t>Assuming the average volume of acid used is 24.80 cm</w:t>
      </w:r>
      <w:r w:rsidRPr="9FBB5CC2">
        <w:rPr>
          <w:rFonts w:ascii="Times New Roman" w:cs="Times New Roman"/>
          <w:sz w:val="28"/>
          <w:szCs w:val="28"/>
          <w:vertAlign w:val="superscript"/>
          <w:rPrChange w:id="16470" w:author="user pc" w:date="2022-03-15T10:14:00Z">
            <w:rPr>
              <w:vertAlign w:val="superscript"/>
            </w:rPr>
          </w:rPrChange>
        </w:rPr>
        <w:t>3</w:t>
      </w:r>
      <w:r w:rsidRPr="3510EBC7">
        <w:rPr>
          <w:rFonts w:ascii="Times New Roman" w:cs="Times New Roman"/>
          <w:sz w:val="28"/>
          <w:szCs w:val="28"/>
          <w:rPrChange w:id="16471" w:author="user pc" w:date="2022-03-15T10:14:00Z">
            <w:rPr/>
          </w:rPrChange>
        </w:rPr>
        <w:t>.</w:t>
      </w:r>
    </w:p>
    <w:p>
      <w:pPr>
        <w:pStyle w:val="style0"/>
        <w:rPr>
          <w:rFonts w:ascii="Times New Roman" w:cs="Times New Roman"/>
          <w:sz w:val="28"/>
          <w:szCs w:val="28"/>
          <w:rPrChange w:id="16472" w:author="user pc" w:date="2022-03-15T10:14:00Z">
            <w:rPr/>
          </w:rPrChange>
        </w:rPr>
      </w:pPr>
      <w:r w:rsidRPr="0A564A42">
        <w:rPr>
          <w:rFonts w:ascii="Times New Roman" w:cs="Times New Roman"/>
          <w:b/>
          <w:bCs/>
          <w:sz w:val="28"/>
          <w:szCs w:val="28"/>
          <w:rPrChange w:id="16473" w:author="user pc" w:date="2022-03-15T10:14:00Z">
            <w:rPr>
              <w:b/>
              <w:bCs/>
            </w:rPr>
          </w:rPrChange>
        </w:rPr>
        <w:t>Solution</w:t>
      </w:r>
    </w:p>
    <w:p>
      <w:pPr>
        <w:pStyle w:val="style0"/>
        <w:rPr>
          <w:rFonts w:ascii="Times New Roman" w:cs="Times New Roman"/>
          <w:sz w:val="28"/>
          <w:szCs w:val="28"/>
          <w:rPrChange w:id="16474" w:author="user pc" w:date="2022-03-15T10:14:00Z">
            <w:rPr/>
          </w:rPrChange>
        </w:rPr>
      </w:pPr>
      <w:r w:rsidRPr="1B67C85B">
        <w:rPr>
          <w:rFonts w:ascii="Times New Roman" w:cs="Times New Roman"/>
          <w:sz w:val="28"/>
          <w:szCs w:val="28"/>
          <w:rPrChange w:id="16475" w:author="user pc" w:date="2022-03-15T10:14:00Z">
            <w:rPr/>
          </w:rPrChange>
        </w:rPr>
        <w:t>(b) (i) Conc. of B in moldm</w:t>
      </w:r>
      <w:r w:rsidRPr="73DDA1B0">
        <w:rPr>
          <w:rFonts w:ascii="Times New Roman" w:cs="Times New Roman"/>
          <w:sz w:val="28"/>
          <w:szCs w:val="28"/>
          <w:vertAlign w:val="superscript"/>
          <w:rPrChange w:id="16476" w:author="user pc" w:date="2022-03-15T10:14:00Z">
            <w:rPr>
              <w:vertAlign w:val="superscript"/>
            </w:rPr>
          </w:rPrChange>
        </w:rPr>
        <w:t>-3</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0.100 ×24.8</m:t>
              </m:r>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×25</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m:t>
              </m:r>
            </m:num>
            <m:den>
              <m:r>
                <w:rPr>
                  <w:rFonts w:ascii="Cambria Math" w:cs="Times New Roman" w:hAnsi="Cambria Math"/>
                  <w:sz w:val="28"/>
                  <w:szCs w:val="28"/>
                </w:rPr>
                <m:t>1</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0.1 ×24.8</m:t>
              </m:r>
            </m:num>
            <m:den>
              <m:r>
                <w:rPr>
                  <w:rFonts w:ascii="Cambria Math" w:cs="Times New Roman" w:hAnsi="Cambria Math"/>
                  <w:sz w:val="28"/>
                  <w:szCs w:val="28"/>
                </w:rPr>
                <m:t>25 ×2</m:t>
              </m:r>
            </m:den>
          </m:f>
          <m:r>
            <w:rPr>
              <w:rFonts w:ascii="Cambria Math" w:cs="Times New Roman" w:hAnsi="Cambria Math"/>
              <w:sz w:val="28"/>
              <w:szCs w:val="28"/>
            </w:rPr>
            <m:t>=0.0496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6477" w:author="user pc" w:date="2022-03-15T10:14:00Z">
            <w:rPr/>
          </w:rPrChange>
        </w:rPr>
      </w:pPr>
      <w:r>
        <w:rPr>
          <w:rFonts w:ascii="Times New Roman" w:cs="Times New Roman" w:hAnsi="Times New Roman"/>
          <w:sz w:val="28"/>
          <w:szCs w:val="28"/>
        </w:rPr>
        <w:t xml:space="preserve"> </w:t>
      </w:r>
      <w:r w:rsidRPr="17B3A513">
        <w:rPr>
          <w:rFonts w:ascii="Times New Roman" w:cs="Times New Roman"/>
          <w:sz w:val="28"/>
          <w:szCs w:val="28"/>
          <w:rPrChange w:id="16478" w:author="user pc" w:date="2022-03-15T10:14:00Z">
            <w:rPr/>
          </w:rPrChange>
        </w:rPr>
        <w:t>(ii) Conc. of Na</w:t>
      </w:r>
      <w:r w:rsidRPr="B5133F10">
        <w:rPr>
          <w:rFonts w:ascii="Times New Roman" w:cs="Times New Roman"/>
          <w:sz w:val="28"/>
          <w:szCs w:val="28"/>
          <w:vertAlign w:val="subscript"/>
          <w:rPrChange w:id="16479" w:author="user pc" w:date="2022-03-15T10:14:00Z">
            <w:rPr>
              <w:vertAlign w:val="subscript"/>
            </w:rPr>
          </w:rPrChange>
        </w:rPr>
        <w:t>2</w:t>
      </w:r>
      <w:r w:rsidRPr="67E1D255">
        <w:rPr>
          <w:rFonts w:ascii="Times New Roman" w:cs="Times New Roman"/>
          <w:sz w:val="28"/>
          <w:szCs w:val="28"/>
          <w:rPrChange w:id="16480" w:author="user pc" w:date="2022-03-15T10:14:00Z">
            <w:rPr/>
          </w:rPrChange>
        </w:rPr>
        <w:t>CO</w:t>
      </w:r>
      <w:r w:rsidRPr="D2423E3D">
        <w:rPr>
          <w:rFonts w:ascii="Times New Roman" w:cs="Times New Roman"/>
          <w:sz w:val="28"/>
          <w:szCs w:val="28"/>
          <w:vertAlign w:val="subscript"/>
          <w:rPrChange w:id="16481" w:author="user pc" w:date="2022-03-15T10:14:00Z">
            <w:rPr>
              <w:vertAlign w:val="subscript"/>
            </w:rPr>
          </w:rPrChange>
        </w:rPr>
        <w:t>3</w:t>
      </w:r>
      <w:r w:rsidRPr="76BDDBC6">
        <w:rPr>
          <w:rFonts w:ascii="Times New Roman" w:cs="Times New Roman"/>
          <w:sz w:val="28"/>
          <w:szCs w:val="28"/>
          <w:rPrChange w:id="16482" w:author="user pc" w:date="2022-03-15T10:14:00Z">
            <w:rPr/>
          </w:rPrChange>
        </w:rPr>
        <w:t xml:space="preserve"> in B gdm</w:t>
      </w:r>
      <w:r w:rsidRPr="AA14B0B4">
        <w:rPr>
          <w:rFonts w:ascii="Times New Roman" w:cs="Times New Roman"/>
          <w:sz w:val="28"/>
          <w:szCs w:val="28"/>
          <w:vertAlign w:val="superscript"/>
          <w:rPrChange w:id="16483" w:author="user pc" w:date="2022-03-15T10:14:00Z">
            <w:rPr>
              <w:vertAlign w:val="superscript"/>
            </w:rPr>
          </w:rPrChange>
        </w:rPr>
        <w:t>-3</w:t>
      </w:r>
      <w:r w:rsidRPr="F27388A7">
        <w:rPr>
          <w:rFonts w:ascii="Times New Roman" w:cs="Times New Roman"/>
          <w:sz w:val="28"/>
          <w:szCs w:val="28"/>
          <w:rPrChange w:id="16484" w:author="user pc" w:date="2022-03-15T10:14:00Z">
            <w:rPr/>
          </w:rPrChange>
        </w:rPr>
        <w:t>:</w:t>
      </w:r>
    </w:p>
    <w:p>
      <w:pPr>
        <w:pStyle w:val="style0"/>
        <w:rPr>
          <w:rFonts w:ascii="Times New Roman" w:cs="Times New Roman"/>
          <w:sz w:val="28"/>
          <w:szCs w:val="28"/>
          <w:rPrChange w:id="16485" w:author="user pc" w:date="2022-03-15T10:14:00Z">
            <w:rPr/>
          </w:rPrChange>
        </w:rPr>
      </w:pPr>
      <w:r w:rsidRPr="E70BF8E1">
        <w:rPr>
          <w:rFonts w:ascii="Times New Roman" w:cs="Times New Roman"/>
          <w:sz w:val="28"/>
          <w:szCs w:val="28"/>
          <w:rPrChange w:id="16486" w:author="user pc" w:date="2022-03-15T10:14:00Z">
            <w:rPr/>
          </w:rPrChange>
        </w:rPr>
        <w:t>Mass Conc. = Molar Conc. × Molar mass.</w:t>
      </w:r>
    </w:p>
    <w:p>
      <w:pPr>
        <w:pStyle w:val="style0"/>
        <w:rPr>
          <w:rFonts w:ascii="Times New Roman" w:cs="Times New Roman"/>
          <w:sz w:val="28"/>
          <w:szCs w:val="28"/>
          <w:rPrChange w:id="16487" w:author="user pc" w:date="2022-03-15T10:14:00Z">
            <w:rPr/>
          </w:rPrChange>
        </w:rPr>
      </w:pPr>
      <w:r w:rsidRPr="0C09E07B">
        <w:rPr>
          <w:rFonts w:ascii="Times New Roman" w:cs="Times New Roman"/>
          <w:sz w:val="28"/>
          <w:szCs w:val="28"/>
          <w:rPrChange w:id="16488" w:author="user pc" w:date="2022-03-15T10:14:00Z">
            <w:rPr/>
          </w:rPrChange>
        </w:rPr>
        <w:t>Mass</w:t>
      </w:r>
      <w:r>
        <w:rPr>
          <w:rFonts w:ascii="Times New Roman" w:cs="Times New Roman" w:hAnsi="Times New Roman"/>
          <w:sz w:val="28"/>
          <w:szCs w:val="28"/>
        </w:rPr>
        <w:t xml:space="preserve"> </w:t>
      </w:r>
      <w:r w:rsidRPr="97203D03">
        <w:rPr>
          <w:rFonts w:ascii="Times New Roman" w:cs="Times New Roman"/>
          <w:sz w:val="28"/>
          <w:szCs w:val="28"/>
          <w:rPrChange w:id="16489" w:author="user pc" w:date="2022-03-15T10:14:00Z">
            <w:rPr/>
          </w:rPrChange>
        </w:rPr>
        <w:t>Conc.= 0.0496 × 106 =</w:t>
      </w:r>
      <w:r>
        <w:rPr>
          <w:rFonts w:ascii="Times New Roman" w:cs="Times New Roman" w:hAnsi="Times New Roman"/>
          <w:sz w:val="28"/>
          <w:szCs w:val="28"/>
        </w:rPr>
        <w:t xml:space="preserve"> </w:t>
      </w:r>
      <w:r w:rsidRPr="7A2C449F">
        <w:rPr>
          <w:rFonts w:ascii="Times New Roman" w:cs="Times New Roman"/>
          <w:sz w:val="28"/>
          <w:szCs w:val="28"/>
          <w:rPrChange w:id="16490" w:author="user pc" w:date="2022-03-15T10:14:00Z">
            <w:rPr/>
          </w:rPrChange>
        </w:rPr>
        <w:t>5.2576</w:t>
      </w:r>
      <w:r>
        <w:rPr>
          <w:rFonts w:ascii="Times New Roman" w:cs="Times New Roman" w:hAnsi="Times New Roman"/>
          <w:sz w:val="28"/>
          <w:szCs w:val="28"/>
        </w:rPr>
        <w:t xml:space="preserve">  </w:t>
      </w:r>
      <w:r w:rsidRPr="C18DD337">
        <w:rPr>
          <w:rFonts w:ascii="Times New Roman" w:cs="Times New Roman"/>
          <w:sz w:val="28"/>
          <w:szCs w:val="28"/>
          <w:rPrChange w:id="16491" w:author="user pc" w:date="2022-03-15T10:14:00Z">
            <w:rPr/>
          </w:rPrChange>
        </w:rPr>
        <w:t>~</w:t>
      </w:r>
      <w:r>
        <w:rPr>
          <w:rFonts w:ascii="Times New Roman" w:cs="Times New Roman" w:hAnsi="Times New Roman"/>
          <w:sz w:val="28"/>
          <w:szCs w:val="28"/>
        </w:rPr>
        <w:t xml:space="preserve"> </w:t>
      </w:r>
      <w:r w:rsidRPr="C76C5A66">
        <w:rPr>
          <w:rFonts w:ascii="Times New Roman" w:cs="Times New Roman"/>
          <w:sz w:val="28"/>
          <w:szCs w:val="28"/>
          <w:rPrChange w:id="16492" w:author="user pc" w:date="2022-03-15T10:14:00Z">
            <w:rPr/>
          </w:rPrChange>
        </w:rPr>
        <w:t xml:space="preserve"> 5.3gdm</w:t>
      </w:r>
      <w:r w:rsidRPr="0E1491E8">
        <w:rPr>
          <w:rFonts w:ascii="Times New Roman" w:cs="Times New Roman"/>
          <w:sz w:val="28"/>
          <w:szCs w:val="28"/>
          <w:vertAlign w:val="superscript"/>
          <w:rPrChange w:id="16493" w:author="user pc" w:date="2022-03-15T10:14:00Z">
            <w:rPr>
              <w:vertAlign w:val="superscript"/>
            </w:rPr>
          </w:rPrChange>
        </w:rPr>
        <w:t>-3</w:t>
      </w:r>
    </w:p>
    <w:p>
      <w:pPr>
        <w:pStyle w:val="style0"/>
        <w:rPr>
          <w:rFonts w:ascii="Times New Roman" w:cs="Times New Roman" w:hAnsi="Times New Roman"/>
          <w:sz w:val="28"/>
          <w:szCs w:val="28"/>
        </w:rPr>
      </w:pPr>
    </w:p>
    <w:p>
      <w:pPr>
        <w:pStyle w:val="style0"/>
        <w:rPr>
          <w:rFonts w:ascii="Times New Roman" w:cs="Times New Roman"/>
          <w:sz w:val="28"/>
          <w:szCs w:val="28"/>
          <w:rPrChange w:id="16494" w:author="user pc" w:date="2022-03-15T10:14:00Z">
            <w:rPr/>
          </w:rPrChange>
        </w:rPr>
      </w:pPr>
      <w:r w:rsidRPr="499CFB89">
        <w:rPr>
          <w:rFonts w:ascii="Times New Roman" w:cs="Times New Roman"/>
          <w:sz w:val="28"/>
          <w:szCs w:val="28"/>
          <w:rPrChange w:id="16495" w:author="user pc" w:date="2022-03-15T10:14:00Z">
            <w:rPr/>
          </w:rPrChange>
        </w:rPr>
        <w:t>(iii)       Percentage of Na</w:t>
      </w:r>
      <w:r w:rsidRPr="4C8EC15E">
        <w:rPr>
          <w:rFonts w:ascii="Times New Roman" w:cs="Times New Roman"/>
          <w:sz w:val="28"/>
          <w:szCs w:val="28"/>
          <w:vertAlign w:val="subscript"/>
          <w:rPrChange w:id="16496" w:author="user pc" w:date="2022-03-15T10:14:00Z">
            <w:rPr>
              <w:vertAlign w:val="subscript"/>
            </w:rPr>
          </w:rPrChange>
        </w:rPr>
        <w:t>2</w:t>
      </w:r>
      <w:r w:rsidRPr="4773BD2C">
        <w:rPr>
          <w:rFonts w:ascii="Times New Roman" w:cs="Times New Roman"/>
          <w:sz w:val="28"/>
          <w:szCs w:val="28"/>
          <w:rPrChange w:id="16497" w:author="user pc" w:date="2022-03-15T10:14:00Z">
            <w:rPr/>
          </w:rPrChange>
        </w:rPr>
        <w:t>CO</w:t>
      </w:r>
      <w:r w:rsidRPr="A009E3E8">
        <w:rPr>
          <w:rFonts w:ascii="Times New Roman" w:cs="Times New Roman"/>
          <w:sz w:val="28"/>
          <w:szCs w:val="28"/>
          <w:vertAlign w:val="subscript"/>
          <w:rPrChange w:id="16498" w:author="user pc" w:date="2022-03-15T10:14:00Z">
            <w:rPr>
              <w:vertAlign w:val="subscript"/>
            </w:rPr>
          </w:rPrChange>
        </w:rPr>
        <w:t>3</w:t>
      </w:r>
      <w:r>
        <w:rPr>
          <w:rFonts w:ascii="Times New Roman" w:cs="Times New Roman" w:hAnsi="Times New Roman"/>
          <w:sz w:val="28"/>
          <w:szCs w:val="28"/>
          <w:vertAlign w:val="subscript"/>
        </w:rPr>
        <w:t xml:space="preserve"> </w:t>
      </w:r>
      <w:r w:rsidRPr="6DBCC055">
        <w:rPr>
          <w:rFonts w:ascii="Times New Roman" w:cs="Times New Roman"/>
          <w:sz w:val="28"/>
          <w:szCs w:val="28"/>
          <w:rPrChange w:id="16499" w:author="user pc" w:date="2022-03-15T10:14:00Z">
            <w:rPr/>
          </w:rPrChange>
        </w:rPr>
        <w:t>in the mixture</w:t>
      </w:r>
    </w:p>
    <w:p>
      <w:pPr>
        <w:pStyle w:val="style0"/>
        <w:rPr>
          <w:rFonts w:ascii="Times New Roman" w:cs="Times New Roman"/>
          <w:sz w:val="28"/>
          <w:szCs w:val="28"/>
          <w:rPrChange w:id="16500" w:author="user pc" w:date="2022-03-15T10:14:00Z">
            <w:rPr/>
          </w:rPrChange>
        </w:rPr>
      </w:pPr>
      <w:r w:rsidRPr="D3E39A94">
        <w:rPr>
          <w:rFonts w:ascii="Times New Roman" w:cs="Times New Roman"/>
          <w:sz w:val="28"/>
          <w:szCs w:val="28"/>
          <w:rPrChange w:id="16501" w:author="user pc" w:date="2022-03-15T10:14:00Z">
            <w:rPr/>
          </w:rPrChange>
        </w:rPr>
        <w:t>1000cm</w:t>
      </w:r>
      <w:r w:rsidRPr="A298ABE6">
        <w:rPr>
          <w:rFonts w:ascii="Times New Roman" w:cs="Times New Roman"/>
          <w:sz w:val="28"/>
          <w:szCs w:val="28"/>
          <w:vertAlign w:val="superscript"/>
          <w:rPrChange w:id="16502" w:author="user pc" w:date="2022-03-15T10:14:00Z">
            <w:rPr>
              <w:vertAlign w:val="superscript"/>
            </w:rPr>
          </w:rPrChange>
        </w:rPr>
        <w:t>3</w:t>
      </w:r>
      <w:r w:rsidRPr="78817839">
        <w:rPr>
          <w:rFonts w:ascii="Times New Roman" w:cs="Times New Roman"/>
          <w:sz w:val="28"/>
          <w:szCs w:val="28"/>
          <w:rPrChange w:id="16503" w:author="user pc" w:date="2022-03-15T10:14:00Z">
            <w:rPr/>
          </w:rPrChange>
        </w:rPr>
        <w:t xml:space="preserve"> of B contains</w:t>
      </w:r>
      <w:r>
        <w:rPr>
          <w:rFonts w:ascii="Times New Roman" w:cs="Times New Roman" w:hAnsi="Times New Roman"/>
          <w:sz w:val="28"/>
          <w:szCs w:val="28"/>
        </w:rPr>
        <w:t xml:space="preserve"> </w:t>
      </w:r>
      <w:r w:rsidRPr="8777F7D4">
        <w:rPr>
          <w:rFonts w:ascii="Times New Roman" w:cs="Times New Roman"/>
          <w:sz w:val="28"/>
          <w:szCs w:val="28"/>
          <w:rPrChange w:id="16504" w:author="user pc" w:date="2022-03-15T10:14:00Z">
            <w:rPr/>
          </w:rPrChange>
        </w:rPr>
        <w:t>5.3gdm</w:t>
      </w:r>
      <w:r w:rsidRPr="992154A3">
        <w:rPr>
          <w:rFonts w:ascii="Times New Roman" w:cs="Times New Roman"/>
          <w:sz w:val="28"/>
          <w:szCs w:val="28"/>
          <w:vertAlign w:val="superscript"/>
          <w:rPrChange w:id="16505" w:author="user pc" w:date="2022-03-15T10:14:00Z">
            <w:rPr>
              <w:vertAlign w:val="superscript"/>
            </w:rPr>
          </w:rPrChange>
        </w:rPr>
        <w:t>-3</w:t>
      </w:r>
    </w:p>
    <w:p>
      <w:pPr>
        <w:pStyle w:val="style0"/>
        <w:rPr>
          <w:rFonts w:ascii="Times New Roman" w:cs="Times New Roman"/>
          <w:sz w:val="28"/>
          <w:szCs w:val="28"/>
          <w:rPrChange w:id="16506" w:author="user pc" w:date="2022-03-15T10:14:00Z">
            <w:rPr/>
          </w:rPrChange>
        </w:rPr>
      </w:pPr>
      <w:r w:rsidRPr="1C1A29F2">
        <w:rPr>
          <w:rFonts w:ascii="Times New Roman" w:cs="Times New Roman"/>
          <w:sz w:val="28"/>
          <w:szCs w:val="28"/>
          <w:rPrChange w:id="16507" w:author="user pc" w:date="2022-03-15T10:14:00Z">
            <w:rPr/>
          </w:rPrChange>
        </w:rPr>
        <w:t xml:space="preserve"> 250cm</w:t>
      </w:r>
      <w:r w:rsidRPr="78A2F36F">
        <w:rPr>
          <w:rFonts w:ascii="Times New Roman" w:cs="Times New Roman"/>
          <w:sz w:val="28"/>
          <w:szCs w:val="28"/>
          <w:vertAlign w:val="superscript"/>
          <w:rPrChange w:id="16508" w:author="user pc" w:date="2022-03-15T10:14:00Z">
            <w:rPr>
              <w:vertAlign w:val="superscript"/>
            </w:rPr>
          </w:rPrChange>
        </w:rPr>
        <w:t>3</w:t>
      </w:r>
      <w:r w:rsidRPr="0AF58B2B">
        <w:rPr>
          <w:rFonts w:ascii="Times New Roman" w:cs="Times New Roman"/>
          <w:sz w:val="28"/>
          <w:szCs w:val="28"/>
          <w:rPrChange w:id="16509" w:author="user pc" w:date="2022-03-15T10:14:00Z">
            <w:rPr/>
          </w:rPrChange>
        </w:rPr>
        <w:t xml:space="preserve"> of B contains = ?</w:t>
      </w:r>
    </w:p>
    <w:p>
      <w:pPr>
        <w:pStyle w:val="style0"/>
        <w:rPr>
          <w:rFonts w:ascii="Times New Roman" w:cs="Times New Roman"/>
          <w:sz w:val="28"/>
          <w:szCs w:val="28"/>
          <w:rPrChange w:id="16510" w:author="user pc" w:date="2022-03-15T10:14:00Z">
            <w:rPr/>
          </w:rPrChange>
        </w:rPr>
      </w:pPr>
      <w:r w:rsidRPr="DF76270F">
        <w:rPr>
          <w:rFonts w:ascii="Times New Roman" w:cs="Times New Roman"/>
          <w:sz w:val="28"/>
          <w:szCs w:val="28"/>
          <w:rPrChange w:id="16511" w:author="user pc" w:date="2022-03-15T10:14:00Z">
            <w:rPr/>
          </w:rPrChange>
        </w:rPr>
        <w:t>Cross multiplying we have;</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5.3gd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×250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den>
          </m:f>
          <m:r>
            <w:rPr>
              <w:rFonts w:ascii="Cambria Math" w:cs="Times New Roman" w:hAnsi="Cambria Math"/>
              <w:sz w:val="28"/>
              <w:szCs w:val="28"/>
            </w:rPr>
            <m:t>=1.33 g</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of </m:t>
          </m:r>
          <m:sSub>
            <m:sSubPr>
              <m:ctrlPr>
                <w:rPr>
                  <w:rFonts w:ascii="Cambria Math" w:cs="Times New Roman" w:hAnsi="Cambria Math"/>
                  <w:i/>
                  <w:sz w:val="28"/>
                  <w:szCs w:val="28"/>
                </w:rPr>
              </m:ctrlPr>
            </m:sSubPr>
            <m:e>
              <m:r>
                <w:rPr>
                  <w:rFonts w:ascii="Cambria Math" w:cs="Times New Roman" w:hAnsi="Cambria Math"/>
                  <w:sz w:val="28"/>
                  <w:szCs w:val="28"/>
                </w:rPr>
                <m:t>Na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Mass of</m:t>
              </m:r>
              <m:sSub>
                <m:sSubPr>
                  <m:ctrlPr>
                    <w:rPr>
                      <w:rFonts w:ascii="Cambria Math" w:cs="Times New Roman" w:hAnsi="Cambria Math"/>
                      <w:i/>
                      <w:sz w:val="28"/>
                      <w:szCs w:val="28"/>
                    </w:rPr>
                  </m:ctrlPr>
                </m:sSubPr>
                <m:e>
                  <m:r>
                    <w:rPr>
                      <w:rFonts w:ascii="Cambria Math" w:cs="Times New Roman" w:hAnsi="Cambria Math"/>
                      <w:sz w:val="28"/>
                      <w:szCs w:val="28"/>
                    </w:rPr>
                    <m:t>Na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m:t>
              </m:r>
            </m:num>
            <m:den>
              <m:r>
                <w:rPr>
                  <w:rFonts w:ascii="Cambria Math" w:cs="Times New Roman" w:hAnsi="Cambria Math"/>
                  <w:sz w:val="28"/>
                  <w:szCs w:val="28"/>
                </w:rPr>
                <m:t>Mass of mixture</m:t>
              </m:r>
            </m:den>
          </m:f>
          <m:r>
            <w:rPr>
              <w:rFonts w:ascii="Cambria Math" w:cs="Times New Roman" w:hAnsi="Cambria Math"/>
              <w:sz w:val="28"/>
              <w:szCs w:val="28"/>
            </w:rPr>
            <m:t xml:space="preserve"> ×100</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of </m:t>
          </m:r>
          <m:sSub>
            <m:sSubPr>
              <m:ctrlPr>
                <w:rPr>
                  <w:rFonts w:ascii="Cambria Math" w:cs="Times New Roman" w:hAnsi="Cambria Math"/>
                  <w:i/>
                  <w:sz w:val="28"/>
                  <w:szCs w:val="28"/>
                </w:rPr>
              </m:ctrlPr>
            </m:sSubPr>
            <m:e>
              <m:r>
                <w:rPr>
                  <w:rFonts w:ascii="Cambria Math" w:cs="Times New Roman" w:hAnsi="Cambria Math"/>
                  <w:sz w:val="28"/>
                  <w:szCs w:val="28"/>
                </w:rPr>
                <m:t>Na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xml:space="preserve">1.33 </m:t>
              </m:r>
            </m:num>
            <m:den>
              <m:r>
                <w:rPr>
                  <w:rFonts w:ascii="Cambria Math" w:cs="Times New Roman" w:hAnsi="Cambria Math"/>
                  <w:sz w:val="28"/>
                  <w:szCs w:val="28"/>
                </w:rPr>
                <m:t>2.50</m:t>
              </m:r>
            </m:den>
          </m:f>
          <m:r>
            <w:rPr>
              <w:rFonts w:ascii="Cambria Math" w:cs="Times New Roman" w:hAnsi="Cambria Math"/>
              <w:sz w:val="28"/>
              <w:szCs w:val="28"/>
            </w:rPr>
            <m:t xml:space="preserve"> ×100</m:t>
          </m:r>
        </m:oMath>
      </m:oMathPara>
    </w:p>
    <w:p>
      <w:pPr>
        <w:pStyle w:val="style0"/>
        <w:rPr>
          <w:rFonts w:ascii="Times New Roman" w:cs="Times New Roman"/>
          <w:sz w:val="28"/>
          <w:szCs w:val="28"/>
          <w:rPrChange w:id="16512" w:author="user pc" w:date="2022-03-15T10:14:00Z">
            <w:rPr/>
          </w:rPrChange>
        </w:rPr>
      </w:pPr>
      <m:oMathPara>
        <m:oMathParaPr>
          <m:jc m:val="left"/>
        </m:oMathParaPr>
        <m:oMath>
          <m:r>
            <w:rPr>
              <w:rFonts w:ascii="Cambria Math" w:cs="Times New Roman" w:hAnsi="Cambria Math"/>
              <w:sz w:val="28"/>
              <w:szCs w:val="28"/>
            </w:rPr>
            <m:t xml:space="preserve">% of </m:t>
          </m:r>
          <m:sSub>
            <m:sSubPr>
              <m:ctrlPr>
                <w:rPr>
                  <w:rFonts w:ascii="Cambria Math" w:cs="Times New Roman" w:hAnsi="Cambria Math"/>
                  <w:i/>
                  <w:sz w:val="28"/>
                  <w:szCs w:val="28"/>
                </w:rPr>
              </m:ctrlPr>
            </m:sSubPr>
            <m:e>
              <m:r>
                <w:rPr>
                  <w:rFonts w:ascii="Cambria Math" w:cs="Times New Roman" w:hAnsi="Cambria Math"/>
                  <w:sz w:val="28"/>
                  <w:szCs w:val="28"/>
                </w:rPr>
                <m:t>Na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=53.2%</m:t>
          </m:r>
        </m:oMath>
      </m:oMathPara>
    </w:p>
    <w:p>
      <w:pPr>
        <w:pStyle w:val="style0"/>
        <w:rPr>
          <w:rFonts w:ascii="Times New Roman" w:cs="Times New Roman"/>
          <w:sz w:val="28"/>
          <w:szCs w:val="28"/>
          <w:rPrChange w:id="16513" w:author="user pc" w:date="2022-03-15T10:14:00Z">
            <w:rPr/>
          </w:rPrChange>
        </w:rPr>
      </w:pPr>
    </w:p>
    <w:p>
      <w:pPr>
        <w:pStyle w:val="style0"/>
        <w:rPr>
          <w:rFonts w:ascii="Times New Roman" w:cs="Times New Roman"/>
          <w:sz w:val="28"/>
          <w:szCs w:val="28"/>
          <w:rPrChange w:id="16514" w:author="user pc" w:date="2022-03-15T10:14:00Z">
            <w:rPr/>
          </w:rPrChange>
        </w:rPr>
      </w:pPr>
      <w:r w:rsidRPr="951D1DE6">
        <w:rPr>
          <w:rFonts w:ascii="Times New Roman" w:cs="Times New Roman"/>
          <w:b/>
          <w:bCs/>
          <w:sz w:val="28"/>
          <w:szCs w:val="28"/>
          <w:rPrChange w:id="16515" w:author="user pc" w:date="2022-03-15T10:14:00Z">
            <w:rPr>
              <w:b/>
              <w:bCs/>
            </w:rPr>
          </w:rPrChange>
        </w:rPr>
        <w:t xml:space="preserve">Example 7: </w:t>
      </w:r>
      <w:r w:rsidRPr="D23065CF">
        <w:rPr>
          <w:rFonts w:ascii="Times New Roman" w:cs="Times New Roman"/>
          <w:sz w:val="28"/>
          <w:szCs w:val="28"/>
          <w:rPrChange w:id="16516" w:author="user pc" w:date="2022-03-15T10:14:00Z">
            <w:rPr/>
          </w:rPrChange>
        </w:rPr>
        <w:t xml:space="preserve">  A is a solution of 0.050 moldm</w:t>
      </w:r>
      <w:r w:rsidRPr="146587C8">
        <w:rPr>
          <w:rFonts w:ascii="Times New Roman" w:cs="Times New Roman"/>
          <w:sz w:val="28"/>
          <w:szCs w:val="28"/>
          <w:vertAlign w:val="superscript"/>
          <w:rPrChange w:id="16517" w:author="user pc" w:date="2022-03-15T10:14:00Z">
            <w:rPr>
              <w:vertAlign w:val="superscript"/>
            </w:rPr>
          </w:rPrChange>
        </w:rPr>
        <w:t xml:space="preserve">-3 </w:t>
      </w:r>
      <w:r w:rsidRPr="9B6BCBEA">
        <w:rPr>
          <w:rFonts w:ascii="Times New Roman" w:cs="Times New Roman"/>
          <w:sz w:val="28"/>
          <w:szCs w:val="28"/>
          <w:rPrChange w:id="16518" w:author="user pc" w:date="2022-03-15T10:14:00Z">
            <w:rPr/>
          </w:rPrChange>
        </w:rPr>
        <w:t>H</w:t>
      </w:r>
      <w:r w:rsidRPr="F021D6CC">
        <w:rPr>
          <w:rFonts w:ascii="Times New Roman" w:cs="Times New Roman"/>
          <w:sz w:val="28"/>
          <w:szCs w:val="28"/>
          <w:vertAlign w:val="subscript"/>
          <w:rPrChange w:id="16519" w:author="user pc" w:date="2022-03-15T10:14:00Z">
            <w:rPr>
              <w:vertAlign w:val="subscript"/>
            </w:rPr>
          </w:rPrChange>
        </w:rPr>
        <w:t>2</w:t>
      </w:r>
      <w:r w:rsidRPr="C0943C89">
        <w:rPr>
          <w:rFonts w:ascii="Times New Roman" w:cs="Times New Roman"/>
          <w:sz w:val="28"/>
          <w:szCs w:val="28"/>
          <w:rPrChange w:id="16520" w:author="user pc" w:date="2022-03-15T10:14:00Z">
            <w:rPr/>
          </w:rPrChange>
        </w:rPr>
        <w:t>C</w:t>
      </w:r>
      <w:r w:rsidRPr="F08D94CD">
        <w:rPr>
          <w:rFonts w:ascii="Times New Roman" w:cs="Times New Roman"/>
          <w:sz w:val="28"/>
          <w:szCs w:val="28"/>
          <w:vertAlign w:val="subscript"/>
          <w:rPrChange w:id="16521" w:author="user pc" w:date="2022-03-15T10:14:00Z">
            <w:rPr>
              <w:vertAlign w:val="subscript"/>
            </w:rPr>
          </w:rPrChange>
        </w:rPr>
        <w:t>2</w:t>
      </w:r>
      <w:r w:rsidRPr="5116E3FB">
        <w:rPr>
          <w:rFonts w:ascii="Times New Roman" w:cs="Times New Roman"/>
          <w:sz w:val="28"/>
          <w:szCs w:val="28"/>
          <w:rPrChange w:id="16522" w:author="user pc" w:date="2022-03-15T10:14:00Z">
            <w:rPr/>
          </w:rPrChange>
        </w:rPr>
        <w:t>0</w:t>
      </w:r>
      <w:r w:rsidRPr="2D67107F">
        <w:rPr>
          <w:rFonts w:ascii="Times New Roman" w:cs="Times New Roman"/>
          <w:sz w:val="28"/>
          <w:szCs w:val="28"/>
          <w:vertAlign w:val="subscript"/>
          <w:rPrChange w:id="16523" w:author="user pc" w:date="2022-03-15T10:14:00Z">
            <w:rPr>
              <w:vertAlign w:val="subscript"/>
            </w:rPr>
          </w:rPrChange>
        </w:rPr>
        <w:t>4</w:t>
      </w:r>
      <w:r>
        <w:rPr>
          <w:rFonts w:ascii="Times New Roman" w:cs="Times New Roman" w:hAnsi="Times New Roman"/>
          <w:sz w:val="28"/>
          <w:szCs w:val="28"/>
          <w:vertAlign w:val="subscript"/>
        </w:rPr>
        <w:t>.</w:t>
      </w:r>
      <w:r>
        <w:rPr>
          <w:rFonts w:ascii="Times New Roman" w:cs="Times New Roman" w:hAnsi="Times New Roman"/>
          <w:sz w:val="28"/>
          <w:szCs w:val="28"/>
        </w:rPr>
        <w:t xml:space="preserve"> </w:t>
      </w:r>
      <w:r w:rsidRPr="BCDA7A1F">
        <w:rPr>
          <w:rFonts w:ascii="Times New Roman" w:cs="Times New Roman"/>
          <w:sz w:val="28"/>
          <w:szCs w:val="28"/>
          <w:rPrChange w:id="16524" w:author="user pc" w:date="2022-03-15T10:14:00Z">
            <w:rPr/>
          </w:rPrChange>
        </w:rPr>
        <w:t>B is a solution of KMnO</w:t>
      </w:r>
      <w:r w:rsidRPr="72334217">
        <w:rPr>
          <w:rFonts w:ascii="Times New Roman" w:cs="Times New Roman"/>
          <w:sz w:val="28"/>
          <w:szCs w:val="28"/>
          <w:vertAlign w:val="subscript"/>
          <w:rPrChange w:id="16525" w:author="user pc" w:date="2022-03-15T10:14:00Z">
            <w:rPr>
              <w:vertAlign w:val="subscript"/>
            </w:rPr>
          </w:rPrChange>
        </w:rPr>
        <w:t>4</w:t>
      </w:r>
      <w:r w:rsidRPr="9A411126">
        <w:rPr>
          <w:rFonts w:ascii="Times New Roman" w:cs="Times New Roman"/>
          <w:sz w:val="28"/>
          <w:szCs w:val="28"/>
          <w:rPrChange w:id="16526" w:author="user pc" w:date="2022-03-15T10:14:00Z">
            <w:rPr/>
          </w:rPrChange>
        </w:rPr>
        <w:t xml:space="preserve"> (potassium tetraoxomanganate (VII), of unknown concentration.</w:t>
      </w:r>
    </w:p>
    <w:p>
      <w:pPr>
        <w:pStyle w:val="style179"/>
        <w:rPr>
          <w:rFonts w:ascii="Times New Roman" w:cs="Times New Roman"/>
          <w:b/>
          <w:bCs/>
          <w:color w:val="c00000"/>
          <w:sz w:val="28"/>
          <w:szCs w:val="28"/>
          <w:highlight w:val="yellow"/>
          <w:rPrChange w:id="16527" w:author="user pc" w:date="2022-03-15T10:14:00Z">
            <w:rPr>
              <w:b/>
              <w:bCs/>
              <w:color w:val="c00000"/>
              <w:highlight w:val="yellow"/>
            </w:rPr>
          </w:rPrChange>
        </w:rPr>
      </w:pPr>
      <w:r>
        <w:rPr>
          <w:rFonts w:ascii="Times New Roman" w:cs="Times New Roman" w:hAnsi="Times New Roman"/>
          <w:sz w:val="28"/>
          <w:szCs w:val="28"/>
        </w:rPr>
        <w:t xml:space="preserve">A) </w:t>
      </w:r>
      <w:r w:rsidRPr="50757DA7">
        <w:rPr>
          <w:rFonts w:ascii="Times New Roman" w:cs="Times New Roman"/>
          <w:sz w:val="28"/>
          <w:szCs w:val="28"/>
          <w:rPrChange w:id="16528" w:author="user pc" w:date="2022-03-15T10:14:00Z">
            <w:rPr/>
          </w:rPrChange>
        </w:rPr>
        <w:t>Put B into the burette.  Pipette 20.0cm</w:t>
      </w:r>
      <w:r w:rsidRPr="1D68607C">
        <w:rPr>
          <w:rFonts w:ascii="Times New Roman" w:cs="Times New Roman"/>
          <w:sz w:val="28"/>
          <w:szCs w:val="28"/>
          <w:vertAlign w:val="superscript"/>
          <w:rPrChange w:id="16529" w:author="user pc" w:date="2022-03-15T10:14:00Z">
            <w:rPr>
              <w:vertAlign w:val="superscript"/>
            </w:rPr>
          </w:rPrChange>
        </w:rPr>
        <w:t>3</w:t>
      </w:r>
      <w:r w:rsidRPr="CB17CAEE">
        <w:rPr>
          <w:rFonts w:ascii="Times New Roman" w:cs="Times New Roman"/>
          <w:sz w:val="28"/>
          <w:szCs w:val="28"/>
          <w:rPrChange w:id="16530" w:author="user pc" w:date="2022-03-15T10:14:00Z">
            <w:rPr/>
          </w:rPrChange>
        </w:rPr>
        <w:t xml:space="preserve"> or 25.0cm</w:t>
      </w:r>
      <w:r w:rsidRPr="7B76B6FE">
        <w:rPr>
          <w:rFonts w:ascii="Times New Roman" w:cs="Times New Roman"/>
          <w:sz w:val="28"/>
          <w:szCs w:val="28"/>
          <w:vertAlign w:val="superscript"/>
          <w:rPrChange w:id="16531" w:author="user pc" w:date="2022-03-15T10:14:00Z">
            <w:rPr>
              <w:vertAlign w:val="superscript"/>
            </w:rPr>
          </w:rPrChange>
        </w:rPr>
        <w:t>3</w:t>
      </w:r>
      <w:r w:rsidRPr="65BFECA3">
        <w:rPr>
          <w:rFonts w:ascii="Times New Roman" w:cs="Times New Roman"/>
          <w:sz w:val="28"/>
          <w:szCs w:val="28"/>
          <w:rPrChange w:id="16532" w:author="user pc" w:date="2022-03-15T10:14:00Z">
            <w:rPr/>
          </w:rPrChange>
        </w:rPr>
        <w:t xml:space="preserve"> of A into a conical flask and add about 10.0cm</w:t>
      </w:r>
      <w:r w:rsidRPr="3A2797DB">
        <w:rPr>
          <w:rFonts w:ascii="Times New Roman" w:cs="Times New Roman"/>
          <w:sz w:val="28"/>
          <w:szCs w:val="28"/>
          <w:vertAlign w:val="superscript"/>
          <w:rPrChange w:id="16533" w:author="user pc" w:date="2022-03-15T10:14:00Z">
            <w:rPr>
              <w:vertAlign w:val="superscript"/>
            </w:rPr>
          </w:rPrChange>
        </w:rPr>
        <w:t xml:space="preserve">3 </w:t>
      </w:r>
      <w:r w:rsidRPr="55256747">
        <w:rPr>
          <w:rFonts w:ascii="Times New Roman" w:cs="Times New Roman"/>
          <w:sz w:val="28"/>
          <w:szCs w:val="28"/>
          <w:rPrChange w:id="16534" w:author="user pc" w:date="2022-03-15T10:14:00Z">
            <w:rPr/>
          </w:rPrChange>
        </w:rPr>
        <w:t>of dilute H</w:t>
      </w:r>
      <w:r w:rsidRPr="310CB70B">
        <w:rPr>
          <w:rFonts w:ascii="Times New Roman" w:cs="Times New Roman"/>
          <w:sz w:val="28"/>
          <w:szCs w:val="28"/>
          <w:vertAlign w:val="subscript"/>
          <w:rPrChange w:id="16535" w:author="user pc" w:date="2022-03-15T10:14:00Z">
            <w:rPr>
              <w:vertAlign w:val="subscript"/>
            </w:rPr>
          </w:rPrChange>
        </w:rPr>
        <w:t>2</w:t>
      </w:r>
      <w:r w:rsidRPr="E9F40B1A">
        <w:rPr>
          <w:rFonts w:ascii="Times New Roman" w:cs="Times New Roman"/>
          <w:sz w:val="28"/>
          <w:szCs w:val="28"/>
          <w:rPrChange w:id="16536" w:author="user pc" w:date="2022-03-15T10:14:00Z">
            <w:rPr/>
          </w:rPrChange>
        </w:rPr>
        <w:t>SO</w:t>
      </w:r>
      <w:r w:rsidRPr="7D05466F">
        <w:rPr>
          <w:rFonts w:ascii="Times New Roman" w:cs="Times New Roman"/>
          <w:sz w:val="28"/>
          <w:szCs w:val="28"/>
          <w:vertAlign w:val="subscript"/>
          <w:rPrChange w:id="16537" w:author="user pc" w:date="2022-03-15T10:14:00Z">
            <w:rPr>
              <w:vertAlign w:val="subscript"/>
            </w:rPr>
          </w:rPrChange>
        </w:rPr>
        <w:t>4</w:t>
      </w:r>
      <w:r w:rsidRPr="3CB5A959">
        <w:rPr>
          <w:rFonts w:ascii="Times New Roman" w:cs="Times New Roman"/>
          <w:sz w:val="28"/>
          <w:szCs w:val="28"/>
          <w:rPrChange w:id="16538" w:author="user pc" w:date="2022-03-15T10:14:00Z">
            <w:rPr/>
          </w:rPrChange>
        </w:rPr>
        <w:t>.  Heat the mixture to about 40</w:t>
      </w:r>
      <w:r w:rsidRPr="EDEBB215">
        <w:rPr>
          <w:rFonts w:ascii="Times New Roman" w:cs="Times New Roman"/>
          <w:sz w:val="28"/>
          <w:szCs w:val="28"/>
          <w:vertAlign w:val="superscript"/>
          <w:rPrChange w:id="16539" w:author="user pc" w:date="2022-03-15T10:14:00Z">
            <w:rPr>
              <w:vertAlign w:val="superscript"/>
            </w:rPr>
          </w:rPrChange>
        </w:rPr>
        <w:t>o</w:t>
      </w:r>
      <w:r w:rsidRPr="3A7DF204">
        <w:rPr>
          <w:rFonts w:ascii="Times New Roman" w:cs="Times New Roman"/>
          <w:sz w:val="28"/>
          <w:szCs w:val="28"/>
          <w:rPrChange w:id="16540" w:author="user pc" w:date="2022-03-15T10:14:00Z">
            <w:rPr/>
          </w:rPrChange>
        </w:rPr>
        <w:t>C-50</w:t>
      </w:r>
      <w:r w:rsidRPr="4C3E8168">
        <w:rPr>
          <w:rFonts w:ascii="Times New Roman" w:cs="Times New Roman"/>
          <w:sz w:val="28"/>
          <w:szCs w:val="28"/>
          <w:vertAlign w:val="superscript"/>
          <w:rPrChange w:id="16541" w:author="user pc" w:date="2022-03-15T10:14:00Z">
            <w:rPr>
              <w:vertAlign w:val="superscript"/>
            </w:rPr>
          </w:rPrChange>
        </w:rPr>
        <w:t>o</w:t>
      </w:r>
      <w:r w:rsidRPr="DB2DF884">
        <w:rPr>
          <w:rFonts w:ascii="Times New Roman" w:cs="Times New Roman"/>
          <w:sz w:val="28"/>
          <w:szCs w:val="28"/>
          <w:rPrChange w:id="16542" w:author="user pc" w:date="2022-03-15T10:14:00Z">
            <w:rPr/>
          </w:rPrChange>
        </w:rPr>
        <w:t>C and titrate it while still hot with B. Repeat the titration to obtain consistent titre values. Tabulate your results and calculate the average volume of B used.</w:t>
      </w:r>
    </w:p>
    <w:p>
      <w:pPr>
        <w:pStyle w:val="style0"/>
        <w:rPr>
          <w:rFonts w:ascii="Times New Roman" w:cs="Times New Roman"/>
          <w:sz w:val="28"/>
          <w:szCs w:val="28"/>
          <w:rPrChange w:id="16543" w:author="user pc" w:date="2022-03-15T10:14:00Z">
            <w:rPr/>
          </w:rPrChange>
        </w:rPr>
      </w:pPr>
      <w:r w:rsidRPr="BED047EA">
        <w:rPr>
          <w:rFonts w:ascii="Times New Roman" w:cs="Times New Roman"/>
          <w:sz w:val="28"/>
          <w:szCs w:val="28"/>
          <w:rPrChange w:id="16544" w:author="user pc" w:date="2022-03-15T10:14:00Z">
            <w:rPr/>
          </w:rPrChange>
        </w:rPr>
        <w:t>Equation for the Reaction:</w:t>
      </w:r>
    </w:p>
    <w:p>
      <w:pPr>
        <w:pStyle w:val="style0"/>
        <w:rPr>
          <w:rFonts w:ascii="Times New Roman" w:cs="Times New Roman"/>
          <w:sz w:val="28"/>
          <w:szCs w:val="28"/>
          <w:rPrChange w:id="16545" w:author="user pc" w:date="2022-03-15T10:14:00Z">
            <w:rPr/>
          </w:rPrChange>
        </w:rPr>
      </w:pPr>
      <w:r w:rsidRPr="D40383A4">
        <w:rPr>
          <w:rFonts w:ascii="Times New Roman" w:cs="Times New Roman"/>
          <w:sz w:val="28"/>
          <w:szCs w:val="28"/>
          <w:rPrChange w:id="16546" w:author="user pc" w:date="2022-03-15T10:14:00Z">
            <w:rPr/>
          </w:rPrChange>
        </w:rPr>
        <w:t>2MnO</w:t>
      </w:r>
      <w:r w:rsidRPr="55A5086F">
        <w:rPr>
          <w:rFonts w:ascii="Times New Roman" w:cs="Times New Roman"/>
          <w:sz w:val="28"/>
          <w:szCs w:val="28"/>
          <w:vertAlign w:val="subscript"/>
          <w:rPrChange w:id="16547" w:author="user pc" w:date="2022-03-15T10:14:00Z">
            <w:rPr>
              <w:vertAlign w:val="subscript"/>
            </w:rPr>
          </w:rPrChange>
        </w:rPr>
        <w:t>4</w:t>
      </w:r>
      <w:r w:rsidRPr="08395FCE">
        <w:rPr>
          <w:rFonts w:ascii="Times New Roman" w:cs="Times New Roman"/>
          <w:sz w:val="28"/>
          <w:szCs w:val="28"/>
          <w:vertAlign w:val="superscript"/>
          <w:rPrChange w:id="16548" w:author="user pc" w:date="2022-03-15T10:14:00Z">
            <w:rPr>
              <w:vertAlign w:val="superscript"/>
            </w:rPr>
          </w:rPrChange>
        </w:rPr>
        <w:t xml:space="preserve">- </w:t>
      </w:r>
      <w:r w:rsidRPr="19F05029">
        <w:rPr>
          <w:rFonts w:ascii="Times New Roman" w:cs="Times New Roman"/>
          <w:sz w:val="28"/>
          <w:szCs w:val="28"/>
          <w:rPrChange w:id="16549" w:author="user pc" w:date="2022-03-15T10:14:00Z">
            <w:rPr/>
          </w:rPrChange>
        </w:rPr>
        <w:t>+ 5C</w:t>
      </w:r>
      <w:r w:rsidRPr="5BD9D495">
        <w:rPr>
          <w:rFonts w:ascii="Times New Roman" w:cs="Times New Roman"/>
          <w:sz w:val="28"/>
          <w:szCs w:val="28"/>
          <w:vertAlign w:val="subscript"/>
          <w:rPrChange w:id="16550" w:author="user pc" w:date="2022-03-15T10:14:00Z">
            <w:rPr>
              <w:vertAlign w:val="subscript"/>
            </w:rPr>
          </w:rPrChange>
        </w:rPr>
        <w:t>2</w:t>
      </w:r>
      <w:r w:rsidRPr="A8C46E1C">
        <w:rPr>
          <w:rFonts w:ascii="Times New Roman" w:cs="Times New Roman"/>
          <w:sz w:val="28"/>
          <w:szCs w:val="28"/>
          <w:rPrChange w:id="16551" w:author="user pc" w:date="2022-03-15T10:14:00Z">
            <w:rPr/>
          </w:rPrChange>
        </w:rPr>
        <w:t>O</w:t>
      </w:r>
      <w:r w:rsidRPr="50B0E247">
        <w:rPr>
          <w:rFonts w:ascii="Times New Roman" w:cs="Times New Roman"/>
          <w:sz w:val="28"/>
          <w:szCs w:val="28"/>
          <w:vertAlign w:val="subscript"/>
          <w:rPrChange w:id="16552" w:author="user pc" w:date="2022-03-15T10:14:00Z">
            <w:rPr>
              <w:vertAlign w:val="subscript"/>
            </w:rPr>
          </w:rPrChange>
        </w:rPr>
        <w:t>5</w:t>
      </w:r>
      <w:r w:rsidRPr="3230C7B7">
        <w:rPr>
          <w:rFonts w:ascii="Times New Roman" w:cs="Times New Roman"/>
          <w:sz w:val="28"/>
          <w:szCs w:val="28"/>
          <w:vertAlign w:val="superscript"/>
          <w:rPrChange w:id="16553" w:author="user pc" w:date="2022-03-15T10:14:00Z">
            <w:rPr>
              <w:vertAlign w:val="superscript"/>
            </w:rPr>
          </w:rPrChange>
        </w:rPr>
        <w:t xml:space="preserve"> 2-</w:t>
      </w:r>
      <w:r>
        <w:rPr>
          <w:rFonts w:ascii="Times New Roman" w:cs="Times New Roman" w:hAnsi="Times New Roman"/>
          <w:sz w:val="28"/>
          <w:szCs w:val="28"/>
          <w:vertAlign w:val="superscript"/>
        </w:rPr>
        <w:t xml:space="preserve">   </w:t>
      </w:r>
      <w:r>
        <w:rPr>
          <w:rFonts w:ascii="Times New Roman" w:cs="Times New Roman" w:hAnsi="Times New Roman"/>
          <w:sz w:val="28"/>
          <w:szCs w:val="28"/>
        </w:rPr>
        <w:t xml:space="preserve">+ </w:t>
      </w:r>
      <w:r w:rsidRPr="00F897F9">
        <w:rPr>
          <w:rFonts w:ascii="Times New Roman" w:cs="Times New Roman"/>
          <w:sz w:val="28"/>
          <w:szCs w:val="28"/>
          <w:rPrChange w:id="16554" w:author="user pc" w:date="2022-03-15T10:14:00Z">
            <w:rPr/>
          </w:rPrChange>
        </w:rPr>
        <w:t>16H</w:t>
      </w:r>
      <w:r w:rsidRPr="D6447128">
        <w:rPr>
          <w:rFonts w:ascii="Times New Roman" w:cs="Times New Roman"/>
          <w:sz w:val="28"/>
          <w:szCs w:val="28"/>
          <w:vertAlign w:val="superscript"/>
          <w:rPrChange w:id="16555" w:author="user pc" w:date="2022-03-15T10:14:00Z">
            <w:rPr>
              <w:vertAlign w:val="superscript"/>
            </w:rPr>
          </w:rPrChange>
        </w:rPr>
        <w:t>+</w:t>
      </w:r>
      <w:r w:rsidRPr="067464F0">
        <w:rPr>
          <w:rFonts w:ascii="Times New Roman" w:cs="Times New Roman"/>
          <w:sz w:val="28"/>
          <w:szCs w:val="28"/>
          <w:rPrChange w:id="16556" w:author="user pc" w:date="2022-03-15T10:14:00Z">
            <w:rPr/>
          </w:rPrChange>
        </w:rPr>
        <w:t>=&gt; 2Mn</w:t>
      </w:r>
      <w:r w:rsidRPr="5CF43D1B">
        <w:rPr>
          <w:rFonts w:ascii="Times New Roman" w:cs="Times New Roman"/>
          <w:sz w:val="28"/>
          <w:szCs w:val="28"/>
          <w:vertAlign w:val="superscript"/>
          <w:rPrChange w:id="16557" w:author="user pc" w:date="2022-03-15T10:14:00Z">
            <w:rPr>
              <w:vertAlign w:val="superscript"/>
            </w:rPr>
          </w:rPrChange>
        </w:rPr>
        <w:t>2+</w:t>
      </w:r>
      <w:r w:rsidRPr="21EF9D38">
        <w:rPr>
          <w:rFonts w:ascii="Times New Roman" w:cs="Times New Roman"/>
          <w:sz w:val="28"/>
          <w:szCs w:val="28"/>
          <w:rPrChange w:id="16558" w:author="user pc" w:date="2022-03-15T10:14:00Z">
            <w:rPr/>
          </w:rPrChange>
        </w:rPr>
        <w:t xml:space="preserve">  + 8H</w:t>
      </w:r>
      <w:r w:rsidRPr="B0006AE3">
        <w:rPr>
          <w:rFonts w:ascii="Times New Roman" w:cs="Times New Roman"/>
          <w:sz w:val="28"/>
          <w:szCs w:val="28"/>
          <w:vertAlign w:val="subscript"/>
          <w:rPrChange w:id="16559" w:author="user pc" w:date="2022-03-15T10:14:00Z">
            <w:rPr>
              <w:vertAlign w:val="subscript"/>
            </w:rPr>
          </w:rPrChange>
        </w:rPr>
        <w:t>2</w:t>
      </w:r>
      <w:r w:rsidRPr="AECB9403">
        <w:rPr>
          <w:rFonts w:ascii="Times New Roman" w:cs="Times New Roman"/>
          <w:sz w:val="28"/>
          <w:szCs w:val="28"/>
          <w:rPrChange w:id="16560" w:author="user pc" w:date="2022-03-15T10:14:00Z">
            <w:rPr/>
          </w:rPrChange>
        </w:rPr>
        <w:t>O + 10CO</w:t>
      </w:r>
      <w:r w:rsidRPr="92C2E4A6">
        <w:rPr>
          <w:rFonts w:ascii="Times New Roman" w:cs="Times New Roman"/>
          <w:sz w:val="28"/>
          <w:szCs w:val="28"/>
          <w:vertAlign w:val="subscript"/>
          <w:rPrChange w:id="16561" w:author="user pc" w:date="2022-03-15T10:14:00Z">
            <w:rPr>
              <w:vertAlign w:val="subscript"/>
            </w:rPr>
          </w:rPrChange>
        </w:rPr>
        <w:t>2</w:t>
      </w:r>
    </w:p>
    <w:p>
      <w:pPr>
        <w:pStyle w:val="style0"/>
        <w:rPr>
          <w:rFonts w:ascii="Times New Roman" w:cs="Times New Roman"/>
          <w:sz w:val="28"/>
          <w:szCs w:val="28"/>
          <w:rPrChange w:id="16562" w:author="user pc" w:date="2022-03-15T10:14:00Z">
            <w:rPr/>
          </w:rPrChange>
        </w:rPr>
      </w:pPr>
      <w:r w:rsidRPr="B6E06E51">
        <w:rPr>
          <w:rFonts w:ascii="Times New Roman" w:cs="Times New Roman"/>
          <w:sz w:val="28"/>
          <w:szCs w:val="28"/>
          <w:rPrChange w:id="16563" w:author="user pc" w:date="2022-03-15T10:14:00Z">
            <w:rPr/>
          </w:rPrChange>
        </w:rPr>
        <w:t>From your results and information provided, calculate:</w:t>
      </w:r>
    </w:p>
    <w:p>
      <w:pPr>
        <w:pStyle w:val="style0"/>
        <w:rPr>
          <w:rFonts w:ascii="Times New Roman" w:cs="Times New Roman"/>
          <w:sz w:val="28"/>
          <w:szCs w:val="28"/>
          <w:rPrChange w:id="16564" w:author="user pc" w:date="2022-03-15T10:14:00Z">
            <w:rPr/>
          </w:rPrChange>
        </w:rPr>
      </w:pPr>
      <w:r w:rsidRPr="95564750">
        <w:rPr>
          <w:rFonts w:ascii="Times New Roman" w:cs="Times New Roman"/>
          <w:sz w:val="28"/>
          <w:szCs w:val="28"/>
          <w:rPrChange w:id="16565" w:author="user pc" w:date="2022-03-15T10:14:00Z">
            <w:rPr/>
          </w:rPrChange>
        </w:rPr>
        <w:t>I. Concentration of MnO</w:t>
      </w:r>
      <w:r w:rsidRPr="06B442AD">
        <w:rPr>
          <w:rFonts w:ascii="Times New Roman" w:cs="Times New Roman"/>
          <w:sz w:val="28"/>
          <w:szCs w:val="28"/>
          <w:vertAlign w:val="subscript"/>
          <w:rPrChange w:id="16566" w:author="user pc" w:date="2022-03-15T10:14:00Z">
            <w:rPr>
              <w:vertAlign w:val="subscript"/>
            </w:rPr>
          </w:rPrChange>
        </w:rPr>
        <w:t>4</w:t>
      </w:r>
      <w:r w:rsidRPr="9ECEE464">
        <w:rPr>
          <w:rFonts w:ascii="Times New Roman" w:cs="Times New Roman"/>
          <w:sz w:val="28"/>
          <w:szCs w:val="28"/>
          <w:vertAlign w:val="superscript"/>
          <w:rPrChange w:id="16567" w:author="user pc" w:date="2022-03-15T10:14:00Z">
            <w:rPr>
              <w:vertAlign w:val="superscript"/>
            </w:rPr>
          </w:rPrChange>
        </w:rPr>
        <w:t xml:space="preserve">- </w:t>
      </w:r>
      <w:r w:rsidRPr="8AB57313">
        <w:rPr>
          <w:rFonts w:ascii="Times New Roman" w:cs="Times New Roman"/>
          <w:sz w:val="28"/>
          <w:szCs w:val="28"/>
          <w:rPrChange w:id="16568" w:author="user pc" w:date="2022-03-15T10:14:00Z">
            <w:rPr/>
          </w:rPrChange>
        </w:rPr>
        <w:t>in B in moldm</w:t>
      </w:r>
      <w:r w:rsidRPr="CAF05C10">
        <w:rPr>
          <w:rFonts w:ascii="Times New Roman" w:cs="Times New Roman"/>
          <w:sz w:val="28"/>
          <w:szCs w:val="28"/>
          <w:vertAlign w:val="superscript"/>
          <w:rPrChange w:id="16569" w:author="user pc" w:date="2022-03-15T10:14:00Z">
            <w:rPr>
              <w:vertAlign w:val="superscript"/>
            </w:rPr>
          </w:rPrChange>
        </w:rPr>
        <w:t>-3</w:t>
      </w:r>
    </w:p>
    <w:p>
      <w:pPr>
        <w:pStyle w:val="style0"/>
        <w:rPr>
          <w:rFonts w:ascii="Times New Roman" w:cs="Times New Roman"/>
          <w:sz w:val="28"/>
          <w:szCs w:val="28"/>
          <w:rPrChange w:id="16570" w:author="user pc" w:date="2022-03-15T10:14:00Z">
            <w:rPr/>
          </w:rPrChange>
        </w:rPr>
      </w:pPr>
      <w:r w:rsidRPr="3BEF376E">
        <w:rPr>
          <w:rFonts w:ascii="Times New Roman" w:cs="Times New Roman"/>
          <w:sz w:val="28"/>
          <w:szCs w:val="28"/>
          <w:rPrChange w:id="16571" w:author="user pc" w:date="2022-03-15T10:14:00Z">
            <w:rPr/>
          </w:rPrChange>
        </w:rPr>
        <w:t>II. Concentration of MnO</w:t>
      </w:r>
      <w:r w:rsidRPr="102EF2F5">
        <w:rPr>
          <w:rFonts w:ascii="Times New Roman" w:cs="Times New Roman"/>
          <w:sz w:val="28"/>
          <w:szCs w:val="28"/>
          <w:vertAlign w:val="subscript"/>
          <w:rPrChange w:id="16572" w:author="user pc" w:date="2022-03-15T10:14:00Z">
            <w:rPr>
              <w:vertAlign w:val="subscript"/>
            </w:rPr>
          </w:rPrChange>
        </w:rPr>
        <w:t>4</w:t>
      </w:r>
      <w:r w:rsidRPr="87FA626E">
        <w:rPr>
          <w:rFonts w:ascii="Times New Roman" w:cs="Times New Roman"/>
          <w:sz w:val="28"/>
          <w:szCs w:val="28"/>
          <w:vertAlign w:val="superscript"/>
          <w:rPrChange w:id="16573" w:author="user pc" w:date="2022-03-15T10:14:00Z">
            <w:rPr>
              <w:vertAlign w:val="superscript"/>
            </w:rPr>
          </w:rPrChange>
        </w:rPr>
        <w:t>-</w:t>
      </w:r>
      <w:r w:rsidRPr="098CD03B">
        <w:rPr>
          <w:rFonts w:ascii="Times New Roman" w:cs="Times New Roman"/>
          <w:sz w:val="28"/>
          <w:szCs w:val="28"/>
          <w:rPrChange w:id="16574" w:author="user pc" w:date="2022-03-15T10:14:00Z">
            <w:rPr/>
          </w:rPrChange>
        </w:rPr>
        <w:t>in B in gdm</w:t>
      </w:r>
      <w:r w:rsidRPr="F0CF41D0">
        <w:rPr>
          <w:rFonts w:ascii="Times New Roman" w:cs="Times New Roman"/>
          <w:sz w:val="28"/>
          <w:szCs w:val="28"/>
          <w:vertAlign w:val="superscript"/>
          <w:rPrChange w:id="16575" w:author="user pc" w:date="2022-03-15T10:14:00Z">
            <w:rPr>
              <w:vertAlign w:val="superscript"/>
            </w:rPr>
          </w:rPrChange>
        </w:rPr>
        <w:t>-3</w:t>
      </w:r>
    </w:p>
    <w:p>
      <w:pPr>
        <w:pStyle w:val="style0"/>
        <w:rPr>
          <w:rFonts w:ascii="Times New Roman" w:cs="Times New Roman"/>
          <w:sz w:val="28"/>
          <w:szCs w:val="28"/>
          <w:rPrChange w:id="16576" w:author="user pc" w:date="2022-03-15T10:14:00Z">
            <w:rPr/>
          </w:rPrChange>
        </w:rPr>
      </w:pPr>
      <w:r w:rsidRPr="431E5256">
        <w:rPr>
          <w:rFonts w:ascii="Times New Roman" w:cs="Times New Roman"/>
          <w:sz w:val="28"/>
          <w:szCs w:val="28"/>
          <w:rPrChange w:id="16577" w:author="user pc" w:date="2022-03-15T10:14:00Z">
            <w:rPr/>
          </w:rPrChange>
        </w:rPr>
        <w:t>III. Volume of CO</w:t>
      </w:r>
      <w:r w:rsidRPr="615E7FE2">
        <w:rPr>
          <w:rFonts w:ascii="Times New Roman" w:cs="Times New Roman"/>
          <w:sz w:val="28"/>
          <w:szCs w:val="28"/>
          <w:vertAlign w:val="subscript"/>
          <w:rPrChange w:id="16578" w:author="user pc" w:date="2022-03-15T10:14:00Z">
            <w:rPr>
              <w:vertAlign w:val="subscript"/>
            </w:rPr>
          </w:rPrChange>
        </w:rPr>
        <w:t>2</w:t>
      </w:r>
      <w:r w:rsidRPr="0AB473F7">
        <w:rPr>
          <w:rFonts w:ascii="Times New Roman" w:cs="Times New Roman"/>
          <w:sz w:val="28"/>
          <w:szCs w:val="28"/>
          <w:rPrChange w:id="16579" w:author="user pc" w:date="2022-03-15T10:14:00Z">
            <w:rPr/>
          </w:rPrChange>
        </w:rPr>
        <w:t xml:space="preserve"> evolved at s.t.p when 25.00cm</w:t>
      </w:r>
      <w:r w:rsidRPr="0D20F52B">
        <w:rPr>
          <w:rFonts w:ascii="Times New Roman" w:cs="Times New Roman"/>
          <w:sz w:val="28"/>
          <w:szCs w:val="28"/>
          <w:vertAlign w:val="superscript"/>
          <w:rPrChange w:id="16580" w:author="user pc" w:date="2022-03-15T10:14:00Z">
            <w:rPr>
              <w:vertAlign w:val="superscript"/>
            </w:rPr>
          </w:rPrChange>
        </w:rPr>
        <w:t>3</w:t>
      </w:r>
      <w:r w:rsidRPr="3FE6F52D">
        <w:rPr>
          <w:rFonts w:ascii="Times New Roman" w:cs="Times New Roman"/>
          <w:sz w:val="28"/>
          <w:szCs w:val="28"/>
          <w:rPrChange w:id="16581" w:author="user pc" w:date="2022-03-15T10:14:00Z">
            <w:rPr/>
          </w:rPrChange>
        </w:rPr>
        <w:t xml:space="preserve"> of H</w:t>
      </w:r>
      <w:r w:rsidRPr="685D48A9">
        <w:rPr>
          <w:rFonts w:ascii="Times New Roman" w:cs="Times New Roman"/>
          <w:sz w:val="28"/>
          <w:szCs w:val="28"/>
          <w:vertAlign w:val="subscript"/>
          <w:rPrChange w:id="16582" w:author="user pc" w:date="2022-03-15T10:14:00Z">
            <w:rPr>
              <w:vertAlign w:val="subscript"/>
            </w:rPr>
          </w:rPrChange>
        </w:rPr>
        <w:t>2</w:t>
      </w:r>
      <w:r w:rsidRPr="75C0E589">
        <w:rPr>
          <w:rFonts w:ascii="Times New Roman" w:cs="Times New Roman"/>
          <w:sz w:val="28"/>
          <w:szCs w:val="28"/>
          <w:rPrChange w:id="16583" w:author="user pc" w:date="2022-03-15T10:14:00Z">
            <w:rPr/>
          </w:rPrChange>
        </w:rPr>
        <w:t>C</w:t>
      </w:r>
      <w:r w:rsidRPr="126EB0BD">
        <w:rPr>
          <w:rFonts w:ascii="Times New Roman" w:cs="Times New Roman"/>
          <w:sz w:val="28"/>
          <w:szCs w:val="28"/>
          <w:vertAlign w:val="subscript"/>
          <w:rPrChange w:id="16584" w:author="user pc" w:date="2022-03-15T10:14:00Z">
            <w:rPr>
              <w:vertAlign w:val="subscript"/>
            </w:rPr>
          </w:rPrChange>
        </w:rPr>
        <w:t>2</w:t>
      </w:r>
      <w:r w:rsidRPr="E81FFC29">
        <w:rPr>
          <w:rFonts w:ascii="Times New Roman" w:cs="Times New Roman"/>
          <w:sz w:val="28"/>
          <w:szCs w:val="28"/>
          <w:rPrChange w:id="16585" w:author="user pc" w:date="2022-03-15T10:14:00Z">
            <w:rPr/>
          </w:rPrChange>
        </w:rPr>
        <w:t>O</w:t>
      </w:r>
      <w:r w:rsidRPr="ADA12AE1">
        <w:rPr>
          <w:rFonts w:ascii="Times New Roman" w:cs="Times New Roman"/>
          <w:sz w:val="28"/>
          <w:szCs w:val="28"/>
          <w:vertAlign w:val="subscript"/>
          <w:rPrChange w:id="16586" w:author="user pc" w:date="2022-03-15T10:14:00Z">
            <w:rPr/>
          </w:rPrChange>
        </w:rPr>
        <w:t>4</w:t>
      </w:r>
      <w:r w:rsidRPr="95BBC5DA">
        <w:rPr>
          <w:rFonts w:ascii="Times New Roman" w:cs="Times New Roman"/>
          <w:sz w:val="28"/>
          <w:szCs w:val="28"/>
          <w:rPrChange w:id="16587" w:author="user pc" w:date="2022-03-15T10:14:00Z">
            <w:rPr/>
          </w:rPrChange>
        </w:rPr>
        <w:t xml:space="preserve"> reacted completely.</w:t>
      </w:r>
    </w:p>
    <w:p>
      <w:pPr>
        <w:pStyle w:val="style0"/>
        <w:rPr>
          <w:rFonts w:ascii="Times New Roman" w:cs="Times New Roman"/>
          <w:sz w:val="28"/>
          <w:szCs w:val="28"/>
          <w:rPrChange w:id="16588" w:author="user pc" w:date="2022-03-15T10:14:00Z">
            <w:rPr/>
          </w:rPrChange>
        </w:rPr>
      </w:pPr>
      <w:r w:rsidRPr="45F0A7DD">
        <w:rPr>
          <w:rFonts w:ascii="Times New Roman" w:cs="Times New Roman"/>
          <w:sz w:val="28"/>
          <w:szCs w:val="28"/>
          <w:rPrChange w:id="16589" w:author="user pc" w:date="2022-03-15T10:14:00Z">
            <w:rPr/>
          </w:rPrChange>
        </w:rPr>
        <w:t>[O = 16, K= 39, Mn. = 55, Molar volume = 22.4 dm</w:t>
      </w:r>
      <w:r w:rsidRPr="0D3692C5">
        <w:rPr>
          <w:rFonts w:ascii="Times New Roman" w:cs="Times New Roman"/>
          <w:sz w:val="28"/>
          <w:szCs w:val="28"/>
          <w:vertAlign w:val="superscript"/>
          <w:rPrChange w:id="16590" w:author="user pc" w:date="2022-03-15T10:14:00Z">
            <w:rPr>
              <w:vertAlign w:val="superscript"/>
            </w:rPr>
          </w:rPrChange>
        </w:rPr>
        <w:t>3</w:t>
      </w:r>
      <w:r w:rsidRPr="4D0BDFA4">
        <w:rPr>
          <w:rFonts w:ascii="Times New Roman" w:cs="Times New Roman"/>
          <w:sz w:val="28"/>
          <w:szCs w:val="28"/>
          <w:rPrChange w:id="16591" w:author="user pc" w:date="2022-03-15T10:14:00Z">
            <w:rPr/>
          </w:rPrChange>
        </w:rPr>
        <w:t xml:space="preserve"> mol</w:t>
      </w:r>
      <w:r w:rsidRPr="F029BC78">
        <w:rPr>
          <w:rFonts w:ascii="Times New Roman" w:cs="Times New Roman"/>
          <w:sz w:val="28"/>
          <w:szCs w:val="28"/>
          <w:vertAlign w:val="superscript"/>
          <w:rPrChange w:id="16592" w:author="user pc" w:date="2022-03-15T10:14:00Z">
            <w:rPr>
              <w:vertAlign w:val="superscript"/>
            </w:rPr>
          </w:rPrChange>
        </w:rPr>
        <w:t>-1</w:t>
      </w:r>
      <w:r w:rsidRPr="9D40D513">
        <w:rPr>
          <w:rFonts w:ascii="Times New Roman" w:cs="Times New Roman"/>
          <w:sz w:val="28"/>
          <w:szCs w:val="28"/>
          <w:rPrChange w:id="16593" w:author="user pc" w:date="2022-03-15T10:14:00Z">
            <w:rPr/>
          </w:rPrChange>
        </w:rPr>
        <w:t>]</w:t>
      </w:r>
    </w:p>
    <w:p>
      <w:pPr>
        <w:pStyle w:val="style0"/>
        <w:rPr>
          <w:rFonts w:ascii="Times New Roman" w:cs="Times New Roman"/>
          <w:sz w:val="28"/>
          <w:szCs w:val="28"/>
          <w:rPrChange w:id="16594" w:author="user pc" w:date="2022-03-15T10:14:00Z">
            <w:rPr/>
          </w:rPrChange>
        </w:rPr>
      </w:pPr>
    </w:p>
    <w:p>
      <w:pPr>
        <w:pStyle w:val="style0"/>
        <w:rPr>
          <w:rFonts w:ascii="Times New Roman" w:cs="Times New Roman"/>
          <w:b/>
          <w:bCs/>
          <w:sz w:val="28"/>
          <w:szCs w:val="28"/>
          <w:rPrChange w:id="16595" w:author="user pc" w:date="2022-03-15T10:14:00Z">
            <w:rPr>
              <w:b/>
              <w:bCs/>
            </w:rPr>
          </w:rPrChange>
        </w:rPr>
      </w:pPr>
      <w:r w:rsidRPr="243B27FF">
        <w:rPr>
          <w:rFonts w:ascii="Times New Roman" w:cs="Times New Roman"/>
          <w:b/>
          <w:bCs/>
          <w:sz w:val="28"/>
          <w:szCs w:val="28"/>
          <w:rPrChange w:id="16596" w:author="user pc" w:date="2022-03-15T10:14:00Z">
            <w:rPr>
              <w:b/>
              <w:bCs/>
            </w:rPr>
          </w:rPrChange>
        </w:rPr>
        <w:t>Solution</w:t>
      </w:r>
    </w:p>
    <w:p>
      <w:pPr>
        <w:pStyle w:val="style0"/>
        <w:rPr>
          <w:rFonts w:ascii="Times New Roman" w:cs="Times New Roman"/>
          <w:b/>
          <w:sz w:val="28"/>
          <w:szCs w:val="28"/>
          <w:rPrChange w:id="16597" w:author="user pc" w:date="2022-03-15T10:14:00Z">
            <w:rPr/>
          </w:rPrChange>
        </w:rPr>
      </w:pPr>
      <w:r w:rsidRPr="662575E1">
        <w:rPr>
          <w:rFonts w:ascii="Times New Roman" w:cs="Times New Roman"/>
          <w:b/>
          <w:sz w:val="28"/>
          <w:szCs w:val="28"/>
          <w:rPrChange w:id="16598" w:author="user pc" w:date="2022-03-15T10:14:00Z">
            <w:rPr/>
          </w:rPrChange>
        </w:rPr>
        <w:t>Titration Results</w:t>
      </w:r>
    </w:p>
    <w:tbl>
      <w:tblPr>
        <w:tblW w:w="0" w:type="auto"/>
        <w:tblLook w:val="04A0" w:firstRow="1" w:lastRow="0" w:firstColumn="1" w:lastColumn="0" w:noHBand="0" w:noVBand="1"/>
      </w:tblPr>
      <w:tblGrid>
        <w:gridCol w:w="1915"/>
        <w:gridCol w:w="1915"/>
        <w:gridCol w:w="1915"/>
        <w:gridCol w:w="1915"/>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599" w:author="user pc" w:date="2022-03-15T10:14:00Z">
                  <w:rPr/>
                </w:rPrChange>
              </w:rPr>
            </w:pPr>
            <w:r w:rsidRPr="70E0E0C7">
              <w:rPr>
                <w:rFonts w:ascii="Times New Roman" w:cs="Times New Roman" w:hAnsi="Times New Roman"/>
                <w:sz w:val="28"/>
                <w:szCs w:val="28"/>
                <w:rPrChange w:id="16600" w:author="user pc" w:date="2022-03-15T10:14:00Z">
                  <w:rPr>
                    <w:rFonts w:cs="Calibri" w:hAnsi="Noto Sans Armenian"/>
                  </w:rPr>
                </w:rPrChange>
              </w:rPr>
              <w:t>Burette</w:t>
            </w:r>
            <w:r>
              <w:rPr>
                <w:rFonts w:ascii="Times New Roman" w:cs="Times New Roman" w:hAnsi="Times New Roman"/>
                <w:sz w:val="28"/>
                <w:szCs w:val="28"/>
              </w:rPr>
              <w:t xml:space="preserve"> </w:t>
            </w:r>
            <w:r w:rsidRPr="A7EF25EE">
              <w:rPr>
                <w:rFonts w:ascii="Times New Roman" w:cs="Times New Roman" w:hAnsi="Times New Roman"/>
                <w:sz w:val="28"/>
                <w:szCs w:val="28"/>
                <w:rPrChange w:id="16601"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02" w:author="user pc" w:date="2022-03-15T10:14:00Z">
                  <w:rPr/>
                </w:rPrChange>
              </w:rPr>
            </w:pPr>
            <w:r w:rsidRPr="FCF004A3">
              <w:rPr>
                <w:rFonts w:ascii="Times New Roman" w:cs="Times New Roman" w:hAnsi="Times New Roman"/>
                <w:sz w:val="28"/>
                <w:szCs w:val="28"/>
                <w:rPrChange w:id="16603" w:author="user pc" w:date="2022-03-15T10:14:00Z">
                  <w:rPr>
                    <w:rFonts w:cs="Calibri" w:hAnsi="Noto Sans Armenian"/>
                  </w:rPr>
                </w:rPrChange>
              </w:rPr>
              <w:t>Rough(cm</w:t>
            </w:r>
            <w:r w:rsidRPr="3637AFCA">
              <w:rPr>
                <w:rFonts w:ascii="Times New Roman" w:cs="Times New Roman" w:hAnsi="Times New Roman"/>
                <w:sz w:val="28"/>
                <w:szCs w:val="28"/>
                <w:vertAlign w:val="superscript"/>
                <w:rPrChange w:id="16604" w:author="user pc" w:date="2022-03-15T10:14:00Z">
                  <w:rPr>
                    <w:rFonts w:cs="Calibri" w:hAnsi="Noto Sans Armenian"/>
                    <w:vertAlign w:val="superscript"/>
                  </w:rPr>
                </w:rPrChange>
              </w:rPr>
              <w:t>3</w:t>
            </w:r>
            <w:r w:rsidRPr="07755D25">
              <w:rPr>
                <w:rFonts w:ascii="Times New Roman" w:cs="Times New Roman" w:hAnsi="Times New Roman"/>
                <w:sz w:val="28"/>
                <w:szCs w:val="28"/>
                <w:rPrChange w:id="16605"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06" w:author="user pc" w:date="2022-03-15T10:14:00Z">
                  <w:rPr/>
                </w:rPrChange>
              </w:rPr>
            </w:pPr>
            <w:r w:rsidRPr="EFA25AE4">
              <w:rPr>
                <w:rFonts w:ascii="Times New Roman" w:cs="Times New Roman" w:hAnsi="Times New Roman"/>
                <w:sz w:val="28"/>
                <w:szCs w:val="28"/>
                <w:rPrChange w:id="16607" w:author="user pc" w:date="2022-03-15T10:14:00Z">
                  <w:rPr>
                    <w:rFonts w:cs="Calibri" w:hAnsi="Noto Sans Armenian"/>
                  </w:rPr>
                </w:rPrChange>
              </w:rPr>
              <w:t>1</w:t>
            </w:r>
            <w:r w:rsidRPr="B76F67D6">
              <w:rPr>
                <w:rFonts w:ascii="Times New Roman" w:cs="Times New Roman" w:hAnsi="Times New Roman"/>
                <w:sz w:val="28"/>
                <w:szCs w:val="28"/>
                <w:vertAlign w:val="superscript"/>
                <w:rPrChange w:id="16608" w:author="user pc" w:date="2022-03-15T10:14:00Z">
                  <w:rPr>
                    <w:rFonts w:cs="Calibri" w:hAnsi="Noto Sans Armenian"/>
                  </w:rPr>
                </w:rPrChange>
              </w:rPr>
              <w:t>st</w:t>
            </w:r>
            <w:r>
              <w:rPr>
                <w:rFonts w:ascii="Times New Roman" w:cs="Times New Roman" w:hAnsi="Times New Roman"/>
                <w:sz w:val="28"/>
                <w:szCs w:val="28"/>
              </w:rPr>
              <w:t xml:space="preserve"> </w:t>
            </w:r>
            <w:r w:rsidRPr="6AC0DB6A">
              <w:rPr>
                <w:rFonts w:ascii="Times New Roman" w:cs="Times New Roman" w:hAnsi="Times New Roman"/>
                <w:sz w:val="28"/>
                <w:szCs w:val="28"/>
                <w:rPrChange w:id="16609" w:author="user pc" w:date="2022-03-15T10:14:00Z">
                  <w:rPr>
                    <w:rFonts w:cs="Calibri" w:hAnsi="Noto Sans Armenian"/>
                  </w:rPr>
                </w:rPrChange>
              </w:rPr>
              <w:t>titre</w:t>
            </w:r>
            <w:r>
              <w:rPr>
                <w:rFonts w:ascii="Times New Roman" w:cs="Times New Roman" w:hAnsi="Times New Roman"/>
                <w:sz w:val="28"/>
                <w:szCs w:val="28"/>
              </w:rPr>
              <w:t xml:space="preserve"> </w:t>
            </w:r>
            <w:r w:rsidRPr="EEBE6761">
              <w:rPr>
                <w:rFonts w:ascii="Times New Roman" w:cs="Times New Roman" w:hAnsi="Times New Roman"/>
                <w:sz w:val="28"/>
                <w:szCs w:val="28"/>
                <w:rPrChange w:id="16610" w:author="user pc" w:date="2022-03-15T10:14:00Z">
                  <w:rPr>
                    <w:rFonts w:cs="Calibri" w:hAnsi="Noto Sans Armenian"/>
                  </w:rPr>
                </w:rPrChange>
              </w:rPr>
              <w:t>(cm</w:t>
            </w:r>
            <w:r w:rsidRPr="EA265826">
              <w:rPr>
                <w:rFonts w:ascii="Times New Roman" w:cs="Times New Roman" w:hAnsi="Times New Roman"/>
                <w:sz w:val="28"/>
                <w:szCs w:val="28"/>
                <w:vertAlign w:val="superscript"/>
                <w:rPrChange w:id="16611" w:author="user pc" w:date="2022-03-15T10:14:00Z">
                  <w:rPr>
                    <w:rFonts w:cs="Calibri" w:hAnsi="Noto Sans Armenian"/>
                    <w:vertAlign w:val="superscript"/>
                  </w:rPr>
                </w:rPrChange>
              </w:rPr>
              <w:t>3</w:t>
            </w:r>
            <w:r w:rsidRPr="8883886F">
              <w:rPr>
                <w:rFonts w:ascii="Times New Roman" w:cs="Times New Roman" w:hAnsi="Times New Roman"/>
                <w:sz w:val="28"/>
                <w:szCs w:val="28"/>
                <w:rPrChange w:id="16612"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13" w:author="user pc" w:date="2022-03-15T10:14:00Z">
                  <w:rPr/>
                </w:rPrChange>
              </w:rPr>
            </w:pPr>
            <w:r w:rsidRPr="2EF3E1EE">
              <w:rPr>
                <w:rFonts w:ascii="Times New Roman" w:cs="Times New Roman" w:hAnsi="Times New Roman"/>
                <w:sz w:val="28"/>
                <w:szCs w:val="28"/>
                <w:rPrChange w:id="16614" w:author="user pc" w:date="2022-03-15T10:14:00Z">
                  <w:rPr>
                    <w:rFonts w:cs="Calibri" w:hAnsi="Noto Sans Armenian"/>
                  </w:rPr>
                </w:rPrChange>
              </w:rPr>
              <w:t>2</w:t>
            </w:r>
            <w:r w:rsidRPr="D5690739">
              <w:rPr>
                <w:rFonts w:ascii="Times New Roman" w:cs="Times New Roman" w:hAnsi="Times New Roman"/>
                <w:sz w:val="28"/>
                <w:szCs w:val="28"/>
                <w:vertAlign w:val="superscript"/>
                <w:rPrChange w:id="16615" w:author="user pc" w:date="2022-03-15T10:14:00Z">
                  <w:rPr>
                    <w:rFonts w:cs="Calibri" w:hAnsi="Noto Sans Armenian"/>
                  </w:rPr>
                </w:rPrChange>
              </w:rPr>
              <w:t>nd</w:t>
            </w:r>
            <w:r>
              <w:rPr>
                <w:rFonts w:ascii="Times New Roman" w:cs="Times New Roman" w:hAnsi="Times New Roman"/>
                <w:sz w:val="28"/>
                <w:szCs w:val="28"/>
              </w:rPr>
              <w:t xml:space="preserve"> </w:t>
            </w:r>
            <w:r w:rsidRPr="5720AAF2">
              <w:rPr>
                <w:rFonts w:ascii="Times New Roman" w:cs="Times New Roman" w:hAnsi="Times New Roman"/>
                <w:sz w:val="28"/>
                <w:szCs w:val="28"/>
                <w:rPrChange w:id="16616" w:author="user pc" w:date="2022-03-15T10:14:00Z">
                  <w:rPr>
                    <w:rFonts w:cs="Calibri" w:hAnsi="Noto Sans Armenian"/>
                  </w:rPr>
                </w:rPrChange>
              </w:rPr>
              <w:t>titre</w:t>
            </w:r>
            <w:r>
              <w:rPr>
                <w:rFonts w:ascii="Times New Roman" w:cs="Times New Roman" w:hAnsi="Times New Roman"/>
                <w:sz w:val="28"/>
                <w:szCs w:val="28"/>
              </w:rPr>
              <w:t xml:space="preserve"> </w:t>
            </w:r>
            <w:r w:rsidRPr="02CCAC8C">
              <w:rPr>
                <w:rFonts w:ascii="Times New Roman" w:cs="Times New Roman" w:hAnsi="Times New Roman"/>
                <w:sz w:val="28"/>
                <w:szCs w:val="28"/>
                <w:rPrChange w:id="16617" w:author="user pc" w:date="2022-03-15T10:14:00Z">
                  <w:rPr>
                    <w:rFonts w:cs="Calibri" w:hAnsi="Noto Sans Armenian"/>
                  </w:rPr>
                </w:rPrChange>
              </w:rPr>
              <w:t>(cm</w:t>
            </w:r>
            <w:r w:rsidRPr="B33B2AFB">
              <w:rPr>
                <w:rFonts w:ascii="Times New Roman" w:cs="Times New Roman" w:hAnsi="Times New Roman"/>
                <w:sz w:val="28"/>
                <w:szCs w:val="28"/>
                <w:vertAlign w:val="superscript"/>
                <w:rPrChange w:id="16618" w:author="user pc" w:date="2022-03-15T10:14:00Z">
                  <w:rPr>
                    <w:rFonts w:cs="Calibri" w:hAnsi="Noto Sans Armenian"/>
                    <w:vertAlign w:val="superscript"/>
                  </w:rPr>
                </w:rPrChange>
              </w:rPr>
              <w:t>3</w:t>
            </w:r>
            <w:r w:rsidRPr="8020533D">
              <w:rPr>
                <w:rFonts w:ascii="Times New Roman" w:cs="Times New Roman" w:hAnsi="Times New Roman"/>
                <w:sz w:val="28"/>
                <w:szCs w:val="28"/>
                <w:rPrChange w:id="16619"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20" w:author="user pc" w:date="2022-03-15T10:14:00Z">
                  <w:rPr/>
                </w:rPrChange>
              </w:rPr>
            </w:pPr>
            <w:r w:rsidRPr="A2FE3B44">
              <w:rPr>
                <w:rFonts w:ascii="Times New Roman" w:cs="Times New Roman" w:hAnsi="Times New Roman"/>
                <w:sz w:val="28"/>
                <w:szCs w:val="28"/>
                <w:rPrChange w:id="16621" w:author="user pc" w:date="2022-03-15T10:14:00Z">
                  <w:rPr>
                    <w:rFonts w:cs="Calibri" w:hAnsi="Noto Sans Armenian"/>
                  </w:rPr>
                </w:rPrChange>
              </w:rPr>
              <w:t>Final</w:t>
            </w:r>
            <w:r>
              <w:rPr>
                <w:rFonts w:ascii="Times New Roman" w:cs="Times New Roman" w:hAnsi="Times New Roman"/>
                <w:sz w:val="28"/>
                <w:szCs w:val="28"/>
              </w:rPr>
              <w:t xml:space="preserve"> </w:t>
            </w:r>
            <w:r w:rsidRPr="32161C96">
              <w:rPr>
                <w:rFonts w:ascii="Times New Roman" w:cs="Times New Roman" w:hAnsi="Times New Roman"/>
                <w:sz w:val="28"/>
                <w:szCs w:val="28"/>
                <w:rPrChange w:id="16622"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23" w:author="user pc" w:date="2022-03-15T10:14:00Z">
                  <w:rPr/>
                </w:rPrChange>
              </w:rPr>
            </w:pPr>
            <w:r w:rsidRPr="874D530E">
              <w:rPr>
                <w:rFonts w:ascii="Times New Roman" w:cs="Times New Roman" w:hAnsi="Times New Roman"/>
                <w:sz w:val="28"/>
                <w:szCs w:val="28"/>
                <w:rPrChange w:id="16624" w:author="user pc" w:date="2022-03-15T10:14:00Z">
                  <w:rPr>
                    <w:rFonts w:cs="Calibri" w:hAnsi="Noto Sans Armenian"/>
                  </w:rPr>
                </w:rPrChange>
              </w:rPr>
              <w:t>23.70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25" w:author="user pc" w:date="2022-03-15T10:14:00Z">
                  <w:rPr/>
                </w:rPrChange>
              </w:rPr>
            </w:pPr>
            <w:r w:rsidRPr="2D27B617">
              <w:rPr>
                <w:rFonts w:ascii="Times New Roman" w:cs="Times New Roman"/>
                <w:sz w:val="28"/>
                <w:szCs w:val="28"/>
                <w:rPrChange w:id="16626" w:author="user pc" w:date="2022-03-15T10:14:00Z">
                  <w:rPr/>
                </w:rPrChange>
              </w:rPr>
              <w:t>23.70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27" w:author="user pc" w:date="2022-03-15T10:14:00Z">
                  <w:rPr/>
                </w:rPrChange>
              </w:rPr>
            </w:pPr>
            <w:r w:rsidRPr="D173026A">
              <w:rPr>
                <w:rFonts w:ascii="Times New Roman" w:cs="Times New Roman" w:hAnsi="Times New Roman"/>
                <w:sz w:val="28"/>
                <w:szCs w:val="28"/>
                <w:rPrChange w:id="16628" w:author="user pc" w:date="2022-03-15T10:14:00Z">
                  <w:rPr>
                    <w:rFonts w:cs="Calibri" w:hAnsi="Noto Sans Armenian"/>
                  </w:rPr>
                </w:rPrChange>
              </w:rPr>
              <w:t>23.70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29" w:author="user pc" w:date="2022-03-15T10:14:00Z">
                  <w:rPr/>
                </w:rPrChange>
              </w:rPr>
            </w:pPr>
            <w:r w:rsidRPr="8AF8BCA9">
              <w:rPr>
                <w:rFonts w:ascii="Times New Roman" w:cs="Times New Roman" w:hAnsi="Times New Roman"/>
                <w:sz w:val="28"/>
                <w:szCs w:val="28"/>
                <w:rPrChange w:id="16630" w:author="user pc" w:date="2022-03-15T10:14:00Z">
                  <w:rPr>
                    <w:rFonts w:cs="Calibri" w:hAnsi="Noto Sans Armenian"/>
                  </w:rPr>
                </w:rPrChange>
              </w:rPr>
              <w:t>Initial</w:t>
            </w:r>
            <w:r>
              <w:rPr>
                <w:rFonts w:ascii="Times New Roman" w:cs="Times New Roman" w:hAnsi="Times New Roman"/>
                <w:sz w:val="28"/>
                <w:szCs w:val="28"/>
              </w:rPr>
              <w:t xml:space="preserve"> </w:t>
            </w:r>
            <w:r w:rsidRPr="3650FF4F">
              <w:rPr>
                <w:rFonts w:ascii="Times New Roman" w:cs="Times New Roman" w:hAnsi="Times New Roman"/>
                <w:sz w:val="28"/>
                <w:szCs w:val="28"/>
                <w:rPrChange w:id="16631"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32" w:author="user pc" w:date="2022-03-15T10:14:00Z">
                  <w:rPr/>
                </w:rPrChange>
              </w:rPr>
            </w:pPr>
            <w:r w:rsidRPr="7AE6886F">
              <w:rPr>
                <w:rFonts w:ascii="Times New Roman" w:cs="Times New Roman" w:hAnsi="Times New Roman"/>
                <w:sz w:val="28"/>
                <w:szCs w:val="28"/>
                <w:rPrChange w:id="16633"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34" w:author="user pc" w:date="2022-03-15T10:14:00Z">
                  <w:rPr/>
                </w:rPrChange>
              </w:rPr>
            </w:pPr>
            <w:r w:rsidRPr="1CBBD85D">
              <w:rPr>
                <w:rFonts w:ascii="Times New Roman" w:cs="Times New Roman"/>
                <w:sz w:val="28"/>
                <w:szCs w:val="28"/>
                <w:rPrChange w:id="16635" w:author="user pc" w:date="2022-03-15T10:14:00Z">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36" w:author="user pc" w:date="2022-03-15T10:14:00Z">
                  <w:rPr/>
                </w:rPrChange>
              </w:rPr>
            </w:pPr>
            <w:r w:rsidRPr="2A853476">
              <w:rPr>
                <w:rFonts w:ascii="Times New Roman" w:cs="Times New Roman" w:hAnsi="Times New Roman"/>
                <w:sz w:val="28"/>
                <w:szCs w:val="28"/>
                <w:rPrChange w:id="16637" w:author="user pc" w:date="2022-03-15T10:14:00Z">
                  <w:rPr>
                    <w:rFonts w:cs="Calibri" w:hAnsi="Noto Sans Armenian"/>
                  </w:rPr>
                </w:rPrChange>
              </w:rPr>
              <w:t>0.00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38" w:author="user pc" w:date="2022-03-15T10:14:00Z">
                  <w:rPr/>
                </w:rPrChange>
              </w:rPr>
            </w:pPr>
            <w:r w:rsidRPr="5CDFEBF9">
              <w:rPr>
                <w:rFonts w:ascii="Times New Roman" w:cs="Times New Roman" w:hAnsi="Times New Roman"/>
                <w:sz w:val="28"/>
                <w:szCs w:val="28"/>
                <w:rPrChange w:id="16639" w:author="user pc" w:date="2022-03-15T10:14:00Z">
                  <w:rPr>
                    <w:rFonts w:cs="Calibri" w:hAnsi="Noto Sans Armenian"/>
                  </w:rPr>
                </w:rPrChange>
              </w:rPr>
              <w:t>Volume</w:t>
            </w:r>
            <w:r>
              <w:rPr>
                <w:rFonts w:ascii="Times New Roman" w:cs="Times New Roman" w:hAnsi="Times New Roman"/>
                <w:sz w:val="28"/>
                <w:szCs w:val="28"/>
              </w:rPr>
              <w:t xml:space="preserve"> </w:t>
            </w:r>
            <w:r w:rsidRPr="F2547740">
              <w:rPr>
                <w:rFonts w:ascii="Times New Roman" w:cs="Times New Roman" w:hAnsi="Times New Roman"/>
                <w:sz w:val="28"/>
                <w:szCs w:val="28"/>
                <w:rPrChange w:id="16640" w:author="user pc" w:date="2022-03-15T10:14:00Z">
                  <w:rPr>
                    <w:rFonts w:cs="Calibri" w:hAnsi="Noto Sans Armenian"/>
                  </w:rPr>
                </w:rPrChange>
              </w:rPr>
              <w:t>of</w:t>
            </w:r>
            <w:r>
              <w:rPr>
                <w:rFonts w:ascii="Times New Roman" w:cs="Times New Roman" w:hAnsi="Times New Roman"/>
                <w:sz w:val="28"/>
                <w:szCs w:val="28"/>
              </w:rPr>
              <w:t xml:space="preserve"> </w:t>
            </w:r>
            <w:r w:rsidRPr="4BACAF5D">
              <w:rPr>
                <w:rFonts w:ascii="Times New Roman" w:cs="Times New Roman" w:hAnsi="Times New Roman"/>
                <w:sz w:val="28"/>
                <w:szCs w:val="28"/>
                <w:rPrChange w:id="16641" w:author="user pc" w:date="2022-03-15T10:14:00Z">
                  <w:rPr>
                    <w:rFonts w:cs="Calibri" w:hAnsi="Noto Sans Armenian"/>
                  </w:rPr>
                </w:rPrChange>
              </w:rPr>
              <w:t>acid</w:t>
            </w:r>
            <w:r>
              <w:rPr>
                <w:rFonts w:ascii="Times New Roman" w:cs="Times New Roman" w:hAnsi="Times New Roman"/>
                <w:sz w:val="28"/>
                <w:szCs w:val="28"/>
              </w:rPr>
              <w:t xml:space="preserve"> </w:t>
            </w:r>
            <w:r w:rsidRPr="97E8AB68">
              <w:rPr>
                <w:rFonts w:ascii="Times New Roman" w:cs="Times New Roman" w:hAnsi="Times New Roman"/>
                <w:sz w:val="28"/>
                <w:szCs w:val="28"/>
                <w:rPrChange w:id="16642"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43" w:author="user pc" w:date="2022-03-15T10:14:00Z">
                  <w:rPr/>
                </w:rPrChange>
              </w:rPr>
            </w:pPr>
            <w:r w:rsidRPr="AFC96021">
              <w:rPr>
                <w:rFonts w:ascii="Times New Roman" w:cs="Times New Roman" w:hAnsi="Times New Roman"/>
                <w:sz w:val="28"/>
                <w:szCs w:val="28"/>
                <w:rPrChange w:id="16644" w:author="user pc" w:date="2022-03-15T10:14:00Z">
                  <w:rPr>
                    <w:rFonts w:cs="Calibri" w:hAnsi="Noto Sans Armenian"/>
                  </w:rPr>
                </w:rPrChange>
              </w:rPr>
              <w:t>23.70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45" w:author="user pc" w:date="2022-03-15T10:14:00Z">
                  <w:rPr/>
                </w:rPrChange>
              </w:rPr>
            </w:pPr>
            <w:r w:rsidRPr="BD23DE2C">
              <w:rPr>
                <w:rFonts w:ascii="Times New Roman" w:cs="Times New Roman" w:hAnsi="Times New Roman"/>
                <w:sz w:val="28"/>
                <w:szCs w:val="28"/>
                <w:rPrChange w:id="16646" w:author="user pc" w:date="2022-03-15T10:14:00Z">
                  <w:rPr>
                    <w:rFonts w:cs="Calibri" w:hAnsi="Noto Sans Armenian"/>
                  </w:rPr>
                </w:rPrChange>
              </w:rPr>
              <w:t>23.70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647" w:author="user pc" w:date="2022-03-15T10:14:00Z">
                  <w:rPr/>
                </w:rPrChange>
              </w:rPr>
            </w:pPr>
            <w:r w:rsidRPr="B43FF7EF">
              <w:rPr>
                <w:rFonts w:ascii="Times New Roman" w:cs="Times New Roman" w:hAnsi="Times New Roman"/>
                <w:sz w:val="28"/>
                <w:szCs w:val="28"/>
                <w:rPrChange w:id="16648" w:author="user pc" w:date="2022-03-15T10:14:00Z">
                  <w:rPr>
                    <w:rFonts w:cs="Calibri" w:hAnsi="Noto Sans Armenian"/>
                  </w:rPr>
                </w:rPrChange>
              </w:rPr>
              <w:t>23.70</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Average volume of KMn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23.70 +23.70 +23.70</m:t>
              </m:r>
            </m:num>
            <m:den>
              <m:r>
                <w:rPr>
                  <w:rFonts w:ascii="Cambria Math" w:cs="Times New Roman" w:hAnsi="Cambria Math"/>
                  <w:sz w:val="28"/>
                  <w:szCs w:val="28"/>
                </w:rPr>
                <m:t>3</m:t>
              </m:r>
            </m:den>
          </m:f>
          <m:r>
            <w:rPr>
              <w:rFonts w:ascii="Cambria Math" w:cs="Times New Roman" w:hAnsi="Cambria Math"/>
              <w:sz w:val="28"/>
              <w:szCs w:val="28"/>
            </w:rPr>
            <m:t>=23.70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C</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r>
                <w:rPr>
                  <w:rFonts w:ascii="Cambria Math" w:cs="Times New Roman" w:hAnsi="Cambria Math"/>
                  <w:sz w:val="28"/>
                  <w:szCs w:val="28"/>
                </w:rPr>
                <m:t>×V(</m:t>
              </m:r>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r>
                <w:rPr>
                  <w:rFonts w:ascii="Cambria Math" w:cs="Times New Roman" w:hAnsi="Cambria Math"/>
                  <w:sz w:val="28"/>
                  <w:szCs w:val="28"/>
                </w:rPr>
                <m:t>)</m:t>
              </m:r>
            </m:num>
            <m:den>
              <m:r>
                <w:rPr>
                  <w:rFonts w:ascii="Cambria Math" w:cs="Times New Roman" w:hAnsi="Cambria Math"/>
                  <w:sz w:val="28"/>
                  <w:szCs w:val="28"/>
                </w:rPr>
                <m:t>C</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2-</m:t>
                      </m:r>
                    </m:sup>
                  </m:sSup>
                </m:e>
              </m:d>
              <m:r>
                <w:rPr>
                  <w:rFonts w:ascii="Cambria Math" w:cs="Times New Roman" w:hAnsi="Cambria Math"/>
                  <w:sz w:val="28"/>
                  <w:szCs w:val="28"/>
                </w:rPr>
                <m:t>×V</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2-</m:t>
                      </m:r>
                    </m:sup>
                  </m:sSup>
                </m:e>
              </m:d>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n(</m:t>
              </m:r>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r>
                <w:rPr>
                  <w:rFonts w:ascii="Cambria Math" w:cs="Times New Roman" w:hAnsi="Cambria Math"/>
                  <w:sz w:val="28"/>
                  <w:szCs w:val="28"/>
                </w:rPr>
                <m:t>)</m:t>
              </m:r>
            </m:num>
            <m:den>
              <m:r>
                <w:rPr>
                  <w:rFonts w:ascii="Cambria Math" w:cs="Times New Roman" w:hAnsi="Cambria Math"/>
                  <w:sz w:val="28"/>
                  <w:szCs w:val="28"/>
                </w:rPr>
                <m:t>n</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2-</m:t>
                      </m:r>
                    </m:sup>
                  </m:sSup>
                </m:e>
              </m:d>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C</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r>
                <w:rPr>
                  <w:rFonts w:ascii="Cambria Math" w:cs="Times New Roman" w:hAnsi="Cambria Math"/>
                  <w:sz w:val="28"/>
                  <w:szCs w:val="28"/>
                </w:rPr>
                <m:t>×23.70</m:t>
              </m:r>
            </m:num>
            <m:den>
              <m:r>
                <w:rPr>
                  <w:rFonts w:ascii="Cambria Math" w:cs="Times New Roman" w:hAnsi="Cambria Math"/>
                  <w:sz w:val="28"/>
                  <w:szCs w:val="28"/>
                </w:rPr>
                <m:t>0.05×25</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m:t>
              </m:r>
            </m:num>
            <m:den>
              <m:r>
                <w:rPr>
                  <w:rFonts w:ascii="Cambria Math" w:cs="Times New Roman" w:hAnsi="Cambria Math"/>
                  <w:sz w:val="28"/>
                  <w:szCs w:val="28"/>
                </w:rPr>
                <m:t>5</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C</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 × 0.05×25</m:t>
              </m:r>
            </m:num>
            <m:den>
              <m:r>
                <w:rPr>
                  <w:rFonts w:ascii="Cambria Math" w:cs="Times New Roman" w:hAnsi="Cambria Math"/>
                  <w:sz w:val="28"/>
                  <w:szCs w:val="28"/>
                </w:rPr>
                <m:t>23.70 ×5</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C</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r>
            <w:rPr>
              <w:rFonts w:ascii="Cambria Math" w:cs="Times New Roman" w:hAnsi="Cambria Math"/>
              <w:sz w:val="28"/>
              <w:szCs w:val="28"/>
            </w:rPr>
            <m:t>=0.0211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6649" w:author="user pc" w:date="2022-03-15T10:14:00Z">
            <w:rPr/>
          </w:rPrChange>
        </w:rPr>
      </w:pPr>
    </w:p>
    <w:p>
      <w:pPr>
        <w:pStyle w:val="style0"/>
        <w:rPr>
          <w:rFonts w:ascii="Times New Roman" w:cs="Times New Roman"/>
          <w:sz w:val="28"/>
          <w:szCs w:val="28"/>
          <w:rPrChange w:id="16650" w:author="user pc" w:date="2022-03-15T10:14:00Z">
            <w:rPr/>
          </w:rPrChange>
        </w:rPr>
      </w:pPr>
      <w:r w:rsidRPr="744CD1F8">
        <w:rPr>
          <w:rFonts w:ascii="Times New Roman" w:cs="Times New Roman"/>
          <w:sz w:val="28"/>
          <w:szCs w:val="28"/>
          <w:rPrChange w:id="16651" w:author="user pc" w:date="2022-03-15T10:14:00Z">
            <w:rPr/>
          </w:rPrChange>
        </w:rPr>
        <w:t>II. Concentration</w:t>
      </w:r>
      <w:r>
        <w:rPr>
          <w:rFonts w:ascii="Times New Roman" w:cs="Times New Roman" w:hAnsi="Times New Roman"/>
          <w:sz w:val="28"/>
          <w:szCs w:val="28"/>
        </w:rPr>
        <w:t xml:space="preserve"> </w:t>
      </w:r>
      <w:r w:rsidRPr="38FEA748">
        <w:rPr>
          <w:rFonts w:ascii="Times New Roman" w:cs="Times New Roman"/>
          <w:sz w:val="28"/>
          <w:szCs w:val="28"/>
          <w:rPrChange w:id="16652" w:author="user pc" w:date="2022-03-15T10:14:00Z">
            <w:rPr/>
          </w:rPrChange>
        </w:rPr>
        <w:t>of</w:t>
      </w:r>
      <w:r>
        <w:rPr>
          <w:rFonts w:ascii="Times New Roman" w:cs="Times New Roman" w:hAnsi="Times New Roman"/>
          <w:sz w:val="28"/>
          <w:szCs w:val="28"/>
        </w:rPr>
        <w:t xml:space="preserve"> </w:t>
      </w:r>
      <w:r w:rsidRPr="C6094438">
        <w:rPr>
          <w:rFonts w:ascii="Times New Roman" w:cs="Times New Roman"/>
          <w:sz w:val="28"/>
          <w:szCs w:val="28"/>
          <w:rPrChange w:id="16653" w:author="user pc" w:date="2022-03-15T10:14:00Z">
            <w:rPr/>
          </w:rPrChange>
        </w:rPr>
        <w:t>MnO</w:t>
      </w:r>
      <w:r w:rsidRPr="D5236971">
        <w:rPr>
          <w:rFonts w:ascii="Times New Roman" w:cs="Times New Roman"/>
          <w:sz w:val="28"/>
          <w:szCs w:val="28"/>
          <w:vertAlign w:val="subscript"/>
          <w:rPrChange w:id="16654" w:author="user pc" w:date="2022-03-15T10:14:00Z">
            <w:rPr>
              <w:vertAlign w:val="subscript"/>
            </w:rPr>
          </w:rPrChange>
        </w:rPr>
        <w:t>4</w:t>
      </w:r>
      <w:r w:rsidRPr="95A9C719">
        <w:rPr>
          <w:rFonts w:ascii="Times New Roman" w:cs="Times New Roman"/>
          <w:sz w:val="28"/>
          <w:szCs w:val="28"/>
          <w:vertAlign w:val="superscript"/>
          <w:rPrChange w:id="16655" w:author="user pc" w:date="2022-03-15T10:14:00Z">
            <w:rPr>
              <w:vertAlign w:val="superscript"/>
            </w:rPr>
          </w:rPrChange>
        </w:rPr>
        <w:t>-</w:t>
      </w:r>
      <w:r>
        <w:rPr>
          <w:rFonts w:ascii="Times New Roman" w:cs="Times New Roman" w:hAnsi="Times New Roman"/>
          <w:sz w:val="28"/>
          <w:szCs w:val="28"/>
          <w:vertAlign w:val="superscript"/>
        </w:rPr>
        <w:t xml:space="preserve"> </w:t>
      </w:r>
      <w:r w:rsidRPr="943A57CE">
        <w:rPr>
          <w:rFonts w:ascii="Times New Roman" w:cs="Times New Roman"/>
          <w:sz w:val="28"/>
          <w:szCs w:val="28"/>
          <w:rPrChange w:id="16656" w:author="user pc" w:date="2022-03-15T10:14:00Z">
            <w:rPr/>
          </w:rPrChange>
        </w:rPr>
        <w:t>in</w:t>
      </w:r>
      <w:r>
        <w:rPr>
          <w:rFonts w:ascii="Times New Roman" w:cs="Times New Roman" w:hAnsi="Times New Roman"/>
          <w:sz w:val="28"/>
          <w:szCs w:val="28"/>
        </w:rPr>
        <w:t xml:space="preserve"> </w:t>
      </w:r>
      <w:r w:rsidRPr="EAD04C53">
        <w:rPr>
          <w:rFonts w:ascii="Times New Roman" w:cs="Times New Roman"/>
          <w:sz w:val="28"/>
          <w:szCs w:val="28"/>
          <w:rPrChange w:id="16657" w:author="user pc" w:date="2022-03-15T10:14:00Z">
            <w:rPr/>
          </w:rPrChange>
        </w:rPr>
        <w:t>B</w:t>
      </w:r>
      <w:r>
        <w:rPr>
          <w:rFonts w:ascii="Times New Roman" w:cs="Times New Roman" w:hAnsi="Times New Roman"/>
          <w:sz w:val="28"/>
          <w:szCs w:val="28"/>
        </w:rPr>
        <w:t xml:space="preserve"> </w:t>
      </w:r>
      <w:r w:rsidRPr="9BF5F41D">
        <w:rPr>
          <w:rFonts w:ascii="Times New Roman" w:cs="Times New Roman"/>
          <w:sz w:val="28"/>
          <w:szCs w:val="28"/>
          <w:rPrChange w:id="16658" w:author="user pc" w:date="2022-03-15T10:14:00Z">
            <w:rPr/>
          </w:rPrChange>
        </w:rPr>
        <w:t>in</w:t>
      </w:r>
      <w:r>
        <w:rPr>
          <w:rFonts w:ascii="Times New Roman" w:cs="Times New Roman" w:hAnsi="Times New Roman"/>
          <w:sz w:val="28"/>
          <w:szCs w:val="28"/>
        </w:rPr>
        <w:t xml:space="preserve"> </w:t>
      </w:r>
      <w:r w:rsidRPr="7D8044DC">
        <w:rPr>
          <w:rFonts w:ascii="Times New Roman" w:cs="Times New Roman"/>
          <w:sz w:val="28"/>
          <w:szCs w:val="28"/>
          <w:rPrChange w:id="16659" w:author="user pc" w:date="2022-03-15T10:14:00Z">
            <w:rPr/>
          </w:rPrChange>
        </w:rPr>
        <w:t>gdm</w:t>
      </w:r>
      <w:r w:rsidRPr="82015A06">
        <w:rPr>
          <w:rFonts w:ascii="Times New Roman" w:cs="Times New Roman"/>
          <w:sz w:val="28"/>
          <w:szCs w:val="28"/>
          <w:vertAlign w:val="superscript"/>
          <w:rPrChange w:id="16660" w:author="user pc" w:date="2022-03-15T10:14:00Z">
            <w:rPr>
              <w:vertAlign w:val="superscript"/>
            </w:rPr>
          </w:rPrChange>
        </w:rPr>
        <w:t xml:space="preserve">-3 </w:t>
      </w:r>
      <w:r w:rsidRPr="F21669DE">
        <w:rPr>
          <w:rFonts w:ascii="Times New Roman" w:cs="Times New Roman"/>
          <w:sz w:val="28"/>
          <w:szCs w:val="28"/>
          <w:rPrChange w:id="16661" w:author="user pc" w:date="2022-03-15T10:14:00Z">
            <w:rPr/>
          </w:rPrChange>
        </w:rPr>
        <w:t>(mass Concentration) is calculated using the formula below:</w:t>
      </w:r>
    </w:p>
    <w:p>
      <w:pPr>
        <w:pStyle w:val="style0"/>
        <w:rPr>
          <w:rFonts w:ascii="Times New Roman" w:cs="Times New Roman"/>
          <w:sz w:val="28"/>
          <w:szCs w:val="28"/>
          <w:rPrChange w:id="16662" w:author="user pc" w:date="2022-03-15T10:14:00Z">
            <w:rPr/>
          </w:rPrChange>
        </w:rPr>
      </w:pPr>
      <w:r w:rsidRPr="332F6930">
        <w:rPr>
          <w:rFonts w:ascii="Times New Roman" w:cs="Times New Roman"/>
          <w:sz w:val="28"/>
          <w:szCs w:val="28"/>
          <w:rPrChange w:id="16663" w:author="user pc" w:date="2022-03-15T10:14:00Z">
            <w:rPr/>
          </w:rPrChange>
        </w:rPr>
        <w:t>Mass Concentration = Molar Concentration × Molar mass</w:t>
      </w:r>
    </w:p>
    <w:p>
      <w:pPr>
        <w:pStyle w:val="style0"/>
        <w:rPr>
          <w:rFonts w:ascii="Times New Roman" w:cs="Times New Roman"/>
          <w:sz w:val="28"/>
          <w:szCs w:val="28"/>
          <w:rPrChange w:id="16664" w:author="user pc" w:date="2022-03-15T10:14:00Z">
            <w:rPr/>
          </w:rPrChange>
        </w:rPr>
      </w:pPr>
      <w:r w:rsidRPr="834DBBFD">
        <w:rPr>
          <w:rFonts w:ascii="Times New Roman" w:cs="Times New Roman"/>
          <w:sz w:val="28"/>
          <w:szCs w:val="28"/>
          <w:rPrChange w:id="16665" w:author="user pc" w:date="2022-03-15T10:14:00Z">
            <w:rPr/>
          </w:rPrChange>
        </w:rPr>
        <w:t>Molar mass of KMnO</w:t>
      </w:r>
      <w:r w:rsidRPr="7D46E775">
        <w:rPr>
          <w:rFonts w:ascii="Times New Roman" w:cs="Times New Roman"/>
          <w:sz w:val="28"/>
          <w:szCs w:val="28"/>
          <w:vertAlign w:val="subscript"/>
          <w:rPrChange w:id="16666" w:author="user pc" w:date="2022-03-15T10:14:00Z">
            <w:rPr>
              <w:vertAlign w:val="subscript"/>
            </w:rPr>
          </w:rPrChange>
        </w:rPr>
        <w:t>4</w:t>
      </w:r>
      <w:r w:rsidRPr="926CE544">
        <w:rPr>
          <w:rFonts w:ascii="Times New Roman" w:cs="Times New Roman"/>
          <w:sz w:val="28"/>
          <w:szCs w:val="28"/>
          <w:rPrChange w:id="16667" w:author="user pc" w:date="2022-03-15T10:14:00Z">
            <w:rPr/>
          </w:rPrChange>
        </w:rPr>
        <w:t xml:space="preserve"> = 39 + 55 + 16</w:t>
      </w:r>
      <w:r>
        <w:rPr>
          <w:rFonts w:ascii="Times New Roman" w:cs="Times New Roman" w:hAnsi="Times New Roman"/>
          <w:sz w:val="28"/>
          <w:szCs w:val="28"/>
        </w:rPr>
        <w:t xml:space="preserve"> </w:t>
      </w:r>
      <w:r w:rsidRPr="AE2A3743">
        <w:rPr>
          <w:rFonts w:ascii="Times New Roman" w:cs="Times New Roman"/>
          <w:sz w:val="28"/>
          <w:szCs w:val="28"/>
          <w:rPrChange w:id="16668" w:author="user pc" w:date="2022-03-15T10:14:00Z">
            <w:rPr/>
          </w:rPrChange>
        </w:rPr>
        <w:t>×</w:t>
      </w:r>
      <w:r>
        <w:rPr>
          <w:rFonts w:ascii="Times New Roman" w:cs="Times New Roman" w:hAnsi="Times New Roman"/>
          <w:sz w:val="28"/>
          <w:szCs w:val="28"/>
        </w:rPr>
        <w:t xml:space="preserve"> </w:t>
      </w:r>
      <w:r w:rsidRPr="6FE33F47">
        <w:rPr>
          <w:rFonts w:ascii="Times New Roman" w:cs="Times New Roman"/>
          <w:sz w:val="28"/>
          <w:szCs w:val="28"/>
          <w:rPrChange w:id="16669" w:author="user pc" w:date="2022-03-15T10:14:00Z">
            <w:rPr/>
          </w:rPrChange>
        </w:rPr>
        <w:t>4 = 158.0gmol</w:t>
      </w:r>
      <w:r w:rsidRPr="D03F04BA">
        <w:rPr>
          <w:rFonts w:ascii="Times New Roman" w:cs="Times New Roman"/>
          <w:sz w:val="28"/>
          <w:szCs w:val="28"/>
          <w:vertAlign w:val="superscript"/>
          <w:rPrChange w:id="16670" w:author="user pc" w:date="2022-03-15T10:14:00Z">
            <w:rPr>
              <w:vertAlign w:val="superscript"/>
            </w:rPr>
          </w:rPrChange>
        </w:rPr>
        <w:t>-1</w:t>
      </w:r>
    </w:p>
    <w:p>
      <w:pPr>
        <w:pStyle w:val="style0"/>
        <w:rPr>
          <w:rFonts w:ascii="Times New Roman" w:cs="Times New Roman"/>
          <w:sz w:val="28"/>
          <w:szCs w:val="28"/>
          <w:rPrChange w:id="16671" w:author="user pc" w:date="2022-03-15T10:14:00Z">
            <w:rPr/>
          </w:rPrChange>
        </w:rPr>
      </w:pPr>
      <w:r w:rsidRPr="49101258">
        <w:rPr>
          <w:rFonts w:ascii="Times New Roman" w:cs="Times New Roman"/>
          <w:sz w:val="28"/>
          <w:szCs w:val="28"/>
          <w:rPrChange w:id="16672" w:author="user pc" w:date="2022-03-15T10:14:00Z">
            <w:rPr/>
          </w:rPrChange>
        </w:rPr>
        <w:t>Mass Concentration = 0.0211 × 158</w:t>
      </w:r>
      <w:r>
        <w:rPr>
          <w:rFonts w:ascii="Times New Roman" w:cs="Times New Roman" w:hAnsi="Times New Roman"/>
          <w:sz w:val="28"/>
          <w:szCs w:val="28"/>
        </w:rPr>
        <w:t xml:space="preserve"> </w:t>
      </w:r>
      <w:r w:rsidRPr="DF50AB96">
        <w:rPr>
          <w:rFonts w:ascii="Times New Roman" w:cs="Times New Roman"/>
          <w:sz w:val="28"/>
          <w:szCs w:val="28"/>
          <w:rPrChange w:id="16673" w:author="user pc" w:date="2022-03-15T10:14:00Z">
            <w:rPr/>
          </w:rPrChange>
        </w:rPr>
        <w:t>=</w:t>
      </w:r>
      <w:r>
        <w:rPr>
          <w:rFonts w:ascii="Times New Roman" w:cs="Times New Roman" w:hAnsi="Times New Roman"/>
          <w:sz w:val="28"/>
          <w:szCs w:val="28"/>
        </w:rPr>
        <w:t xml:space="preserve"> </w:t>
      </w:r>
      <w:r w:rsidRPr="77DD013F">
        <w:rPr>
          <w:rFonts w:ascii="Times New Roman" w:cs="Times New Roman"/>
          <w:sz w:val="28"/>
          <w:szCs w:val="28"/>
          <w:rPrChange w:id="16674" w:author="user pc" w:date="2022-03-15T10:14:00Z">
            <w:rPr/>
          </w:rPrChange>
        </w:rPr>
        <w:t>3.3338gdm</w:t>
      </w:r>
      <w:r w:rsidRPr="31F82D18">
        <w:rPr>
          <w:rFonts w:ascii="Times New Roman" w:cs="Times New Roman"/>
          <w:sz w:val="28"/>
          <w:szCs w:val="28"/>
          <w:vertAlign w:val="superscript"/>
          <w:rPrChange w:id="16675" w:author="user pc" w:date="2022-03-15T10:14:00Z">
            <w:rPr>
              <w:vertAlign w:val="superscript"/>
            </w:rPr>
          </w:rPrChange>
        </w:rPr>
        <w:t>-3</w:t>
      </w:r>
    </w:p>
    <w:p>
      <w:pPr>
        <w:pStyle w:val="style0"/>
        <w:rPr>
          <w:rFonts w:ascii="Times New Roman" w:cs="Times New Roman"/>
          <w:sz w:val="28"/>
          <w:szCs w:val="28"/>
          <w:rPrChange w:id="16676" w:author="user pc" w:date="2022-03-15T10:14:00Z">
            <w:rPr/>
          </w:rPrChange>
        </w:rPr>
      </w:pPr>
      <w:r w:rsidRPr="8A0DDB1F">
        <w:rPr>
          <w:rFonts w:ascii="Times New Roman" w:cs="Times New Roman"/>
          <w:sz w:val="28"/>
          <w:szCs w:val="28"/>
          <w:rPrChange w:id="16677" w:author="user pc" w:date="2022-03-15T10:14:00Z">
            <w:rPr/>
          </w:rPrChange>
        </w:rPr>
        <w:t>Mass</w:t>
      </w:r>
      <w:r>
        <w:rPr>
          <w:rFonts w:ascii="Times New Roman" w:cs="Times New Roman" w:hAnsi="Times New Roman"/>
          <w:sz w:val="28"/>
          <w:szCs w:val="28"/>
        </w:rPr>
        <w:t xml:space="preserve"> </w:t>
      </w:r>
      <w:r w:rsidRPr="628DFF2B">
        <w:rPr>
          <w:rFonts w:ascii="Times New Roman" w:cs="Times New Roman"/>
          <w:sz w:val="28"/>
          <w:szCs w:val="28"/>
          <w:rPrChange w:id="16678" w:author="user pc" w:date="2022-03-15T10:14:00Z">
            <w:rPr/>
          </w:rPrChange>
        </w:rPr>
        <w:t>Concentration</w:t>
      </w:r>
      <w:r>
        <w:rPr>
          <w:rFonts w:ascii="Times New Roman" w:cs="Times New Roman" w:hAnsi="Times New Roman"/>
          <w:sz w:val="28"/>
          <w:szCs w:val="28"/>
        </w:rPr>
        <w:t xml:space="preserve"> </w:t>
      </w:r>
      <w:r w:rsidRPr="FCC67605">
        <w:rPr>
          <w:rFonts w:ascii="Times New Roman" w:cs="Times New Roman"/>
          <w:sz w:val="28"/>
          <w:szCs w:val="28"/>
          <w:rPrChange w:id="16679" w:author="user pc" w:date="2022-03-15T10:14:00Z">
            <w:rPr/>
          </w:rPrChange>
        </w:rPr>
        <w:t>= 3.33 gdm</w:t>
      </w:r>
      <w:r w:rsidRPr="654DE2BB">
        <w:rPr>
          <w:rFonts w:ascii="Times New Roman" w:cs="Times New Roman"/>
          <w:sz w:val="28"/>
          <w:szCs w:val="28"/>
          <w:vertAlign w:val="superscript"/>
          <w:rPrChange w:id="16680" w:author="user pc" w:date="2022-03-15T10:14:00Z">
            <w:rPr>
              <w:vertAlign w:val="superscript"/>
            </w:rPr>
          </w:rPrChange>
        </w:rPr>
        <w:t>-3</w:t>
      </w:r>
    </w:p>
    <w:p>
      <w:pPr>
        <w:pStyle w:val="style0"/>
        <w:rPr>
          <w:rFonts w:ascii="Times New Roman" w:cs="Times New Roman"/>
          <w:sz w:val="28"/>
          <w:szCs w:val="28"/>
          <w:rPrChange w:id="16681" w:author="user pc" w:date="2022-03-15T10:14:00Z">
            <w:rPr/>
          </w:rPrChange>
        </w:rPr>
      </w:pPr>
      <w:r w:rsidRPr="E8DF7FE5">
        <w:rPr>
          <w:rFonts w:ascii="Times New Roman" w:cs="Times New Roman"/>
          <w:sz w:val="28"/>
          <w:szCs w:val="28"/>
          <w:rPrChange w:id="16682" w:author="user pc" w:date="2022-03-15T10:14:00Z">
            <w:rPr/>
          </w:rPrChange>
        </w:rPr>
        <w:t>III. Volume of CO</w:t>
      </w:r>
      <w:r w:rsidRPr="586D6EB4">
        <w:rPr>
          <w:rFonts w:ascii="Times New Roman" w:cs="Times New Roman"/>
          <w:sz w:val="28"/>
          <w:szCs w:val="28"/>
          <w:vertAlign w:val="subscript"/>
          <w:rPrChange w:id="16683" w:author="user pc" w:date="2022-03-15T10:14:00Z">
            <w:rPr>
              <w:vertAlign w:val="subscript"/>
            </w:rPr>
          </w:rPrChange>
        </w:rPr>
        <w:t>2</w:t>
      </w:r>
      <w:r w:rsidRPr="797171CC">
        <w:rPr>
          <w:rFonts w:ascii="Times New Roman" w:cs="Times New Roman"/>
          <w:sz w:val="28"/>
          <w:szCs w:val="28"/>
          <w:rPrChange w:id="16684" w:author="user pc" w:date="2022-03-15T10:14:00Z">
            <w:rPr/>
          </w:rPrChange>
        </w:rPr>
        <w:t xml:space="preserve"> evolved:</w:t>
      </w:r>
    </w:p>
    <w:p>
      <w:pPr>
        <w:pStyle w:val="style0"/>
        <w:rPr>
          <w:rFonts w:ascii="Times New Roman" w:cs="Times New Roman"/>
          <w:sz w:val="28"/>
          <w:szCs w:val="28"/>
          <w:rPrChange w:id="16685" w:author="user pc" w:date="2022-03-15T10:14:00Z">
            <w:rPr/>
          </w:rPrChange>
        </w:rPr>
      </w:pPr>
      <w:r w:rsidRPr="4C5AAC20">
        <w:rPr>
          <w:rFonts w:ascii="Times New Roman" w:cs="Times New Roman"/>
          <w:sz w:val="28"/>
          <w:szCs w:val="28"/>
          <w:rPrChange w:id="16686" w:author="user pc" w:date="2022-03-15T10:14:00Z">
            <w:rPr/>
          </w:rPrChange>
        </w:rPr>
        <w:t>Amount of H</w:t>
      </w:r>
      <w:r w:rsidRPr="7F8A241C">
        <w:rPr>
          <w:rFonts w:ascii="Times New Roman" w:cs="Times New Roman"/>
          <w:sz w:val="28"/>
          <w:szCs w:val="28"/>
          <w:vertAlign w:val="subscript"/>
          <w:rPrChange w:id="16687" w:author="user pc" w:date="2022-03-15T10:14:00Z">
            <w:rPr>
              <w:vertAlign w:val="subscript"/>
            </w:rPr>
          </w:rPrChange>
        </w:rPr>
        <w:t>2</w:t>
      </w:r>
      <w:r w:rsidRPr="E05D6EBF">
        <w:rPr>
          <w:rFonts w:ascii="Times New Roman" w:cs="Times New Roman"/>
          <w:sz w:val="28"/>
          <w:szCs w:val="28"/>
          <w:rPrChange w:id="16688" w:author="user pc" w:date="2022-03-15T10:14:00Z">
            <w:rPr/>
          </w:rPrChange>
        </w:rPr>
        <w:t>C</w:t>
      </w:r>
      <w:r w:rsidRPr="E4FE0DF6">
        <w:rPr>
          <w:rFonts w:ascii="Times New Roman" w:cs="Times New Roman"/>
          <w:sz w:val="28"/>
          <w:szCs w:val="28"/>
          <w:vertAlign w:val="subscript"/>
          <w:rPrChange w:id="16689" w:author="user pc" w:date="2022-03-15T10:14:00Z">
            <w:rPr>
              <w:vertAlign w:val="subscript"/>
            </w:rPr>
          </w:rPrChange>
        </w:rPr>
        <w:t>2</w:t>
      </w:r>
      <w:r w:rsidRPr="C07D9817">
        <w:rPr>
          <w:rFonts w:ascii="Times New Roman" w:cs="Times New Roman"/>
          <w:sz w:val="28"/>
          <w:szCs w:val="28"/>
          <w:rPrChange w:id="16690" w:author="user pc" w:date="2022-03-15T10:14:00Z">
            <w:rPr/>
          </w:rPrChange>
        </w:rPr>
        <w:t>O</w:t>
      </w:r>
      <w:r w:rsidRPr="C26CEF6B">
        <w:rPr>
          <w:rFonts w:ascii="Times New Roman" w:cs="Times New Roman"/>
          <w:sz w:val="28"/>
          <w:szCs w:val="28"/>
          <w:vertAlign w:val="subscript"/>
          <w:rPrChange w:id="16691" w:author="user pc" w:date="2022-03-15T10:14:00Z">
            <w:rPr>
              <w:vertAlign w:val="subscript"/>
            </w:rPr>
          </w:rPrChange>
        </w:rPr>
        <w:t>4</w:t>
      </w:r>
      <w:r w:rsidRPr="D05C0B5D">
        <w:rPr>
          <w:rFonts w:ascii="Times New Roman" w:cs="Times New Roman"/>
          <w:sz w:val="28"/>
          <w:szCs w:val="28"/>
          <w:rPrChange w:id="16692" w:author="user pc" w:date="2022-03-15T10:14:00Z">
            <w:rPr/>
          </w:rPrChange>
        </w:rPr>
        <w:t xml:space="preserve"> used = Concentration</w:t>
      </w:r>
      <w:r>
        <w:rPr>
          <w:rFonts w:ascii="Times New Roman" w:cs="Times New Roman" w:hAnsi="Times New Roman"/>
          <w:sz w:val="28"/>
          <w:szCs w:val="28"/>
        </w:rPr>
        <w:t xml:space="preserve"> </w:t>
      </w:r>
      <w:r w:rsidRPr="30B32D21">
        <w:rPr>
          <w:rFonts w:ascii="Times New Roman" w:cs="Times New Roman"/>
          <w:sz w:val="28"/>
          <w:szCs w:val="28"/>
          <w:rPrChange w:id="16693" w:author="user pc" w:date="2022-03-15T10:14:00Z">
            <w:rPr/>
          </w:rPrChange>
        </w:rPr>
        <w:t>(moldm</w:t>
      </w:r>
      <w:r w:rsidRPr="DB4E0819">
        <w:rPr>
          <w:rFonts w:ascii="Times New Roman" w:cs="Times New Roman"/>
          <w:sz w:val="28"/>
          <w:szCs w:val="28"/>
          <w:vertAlign w:val="superscript"/>
          <w:rPrChange w:id="16694" w:author="user pc" w:date="2022-03-15T10:14:00Z">
            <w:rPr>
              <w:vertAlign w:val="superscript"/>
            </w:rPr>
          </w:rPrChange>
        </w:rPr>
        <w:t>-3</w:t>
      </w:r>
      <w:r w:rsidRPr="F3D5BA39">
        <w:rPr>
          <w:rFonts w:ascii="Times New Roman" w:cs="Times New Roman"/>
          <w:sz w:val="28"/>
          <w:szCs w:val="28"/>
          <w:rPrChange w:id="16695" w:author="user pc" w:date="2022-03-15T10:14:00Z">
            <w:rPr/>
          </w:rPrChange>
        </w:rPr>
        <w:t>) × Volume (dm</w:t>
      </w:r>
      <w:r w:rsidRPr="A957529A">
        <w:rPr>
          <w:rFonts w:ascii="Times New Roman" w:cs="Times New Roman"/>
          <w:sz w:val="28"/>
          <w:szCs w:val="28"/>
          <w:vertAlign w:val="superscript"/>
          <w:rPrChange w:id="16696" w:author="user pc" w:date="2022-03-15T10:14:00Z">
            <w:rPr>
              <w:vertAlign w:val="superscript"/>
            </w:rPr>
          </w:rPrChange>
        </w:rPr>
        <w:t>3</w:t>
      </w:r>
      <w:r w:rsidRPr="54E84D00">
        <w:rPr>
          <w:rFonts w:ascii="Times New Roman" w:cs="Times New Roman"/>
          <w:sz w:val="28"/>
          <w:szCs w:val="28"/>
          <w:rPrChange w:id="16697" w:author="user pc" w:date="2022-03-15T10:14:00Z">
            <w:rPr/>
          </w:rPrChange>
        </w:rPr>
        <w:t>)</w:t>
      </w:r>
    </w:p>
    <w:p>
      <w:pPr>
        <w:pStyle w:val="style0"/>
        <w:rPr>
          <w:rFonts w:ascii="Times New Roman" w:cs="Times New Roman"/>
          <w:sz w:val="28"/>
          <w:szCs w:val="28"/>
          <w:rPrChange w:id="16698" w:author="user pc" w:date="2022-03-15T10:14:00Z">
            <w:rPr/>
          </w:rPrChange>
        </w:rPr>
      </w:pPr>
      <w:r w:rsidRPr="63B3D1FF">
        <w:rPr>
          <w:rFonts w:ascii="Times New Roman" w:cs="Times New Roman"/>
          <w:sz w:val="28"/>
          <w:szCs w:val="28"/>
          <w:rPrChange w:id="16699" w:author="user pc" w:date="2022-03-15T10:14:00Z">
            <w:rPr/>
          </w:rPrChange>
        </w:rPr>
        <w:t>We have to convert 25.0m</w:t>
      </w:r>
      <w:r w:rsidRPr="977068F6">
        <w:rPr>
          <w:rFonts w:ascii="Times New Roman" w:cs="Times New Roman"/>
          <w:sz w:val="28"/>
          <w:szCs w:val="28"/>
          <w:vertAlign w:val="superscript"/>
          <w:rPrChange w:id="16700" w:author="user pc" w:date="2022-03-15T10:14:00Z">
            <w:rPr>
              <w:vertAlign w:val="superscript"/>
            </w:rPr>
          </w:rPrChange>
        </w:rPr>
        <w:t>3</w:t>
      </w:r>
      <w:r w:rsidRPr="B2866883">
        <w:rPr>
          <w:rFonts w:ascii="Times New Roman" w:cs="Times New Roman"/>
          <w:sz w:val="28"/>
          <w:szCs w:val="28"/>
          <w:rPrChange w:id="16701" w:author="user pc" w:date="2022-03-15T10:14:00Z">
            <w:rPr/>
          </w:rPrChange>
        </w:rPr>
        <w:t xml:space="preserve"> to dm</w:t>
      </w:r>
      <w:r w:rsidRPr="B88E729D">
        <w:rPr>
          <w:rFonts w:ascii="Times New Roman" w:cs="Times New Roman"/>
          <w:sz w:val="28"/>
          <w:szCs w:val="28"/>
          <w:vertAlign w:val="superscript"/>
          <w:rPrChange w:id="16702" w:author="user pc" w:date="2022-03-15T10:14:00Z">
            <w:rPr>
              <w:vertAlign w:val="superscript"/>
            </w:rPr>
          </w:rPrChange>
        </w:rPr>
        <w:t>3</w:t>
      </w:r>
      <w:r w:rsidRPr="F94AFECA">
        <w:rPr>
          <w:rFonts w:ascii="Times New Roman" w:cs="Times New Roman"/>
          <w:sz w:val="28"/>
          <w:szCs w:val="28"/>
          <w:rPrChange w:id="16703" w:author="user pc" w:date="2022-03-15T10:14:00Z">
            <w:rPr/>
          </w:rPrChange>
        </w:rPr>
        <w:t xml:space="preserve"> by dividing it by 1000(25/1000 = 0.025)</w:t>
      </w:r>
    </w:p>
    <w:p>
      <w:pPr>
        <w:pStyle w:val="style0"/>
        <w:rPr>
          <w:rFonts w:ascii="Times New Roman" w:cs="Times New Roman"/>
          <w:sz w:val="28"/>
          <w:szCs w:val="28"/>
          <w:rPrChange w:id="16704" w:author="user pc" w:date="2022-03-15T10:14:00Z">
            <w:rPr/>
          </w:rPrChange>
        </w:rPr>
      </w:pPr>
      <w:r w:rsidRPr="891E817E">
        <w:rPr>
          <w:rFonts w:ascii="Times New Roman" w:cs="Times New Roman"/>
          <w:sz w:val="28"/>
          <w:szCs w:val="28"/>
          <w:rPrChange w:id="16705" w:author="user pc" w:date="2022-03-15T10:14:00Z">
            <w:rPr/>
          </w:rPrChange>
        </w:rPr>
        <w:t xml:space="preserve"> = 0.05 × 0.025 = 0.00125mol</w:t>
      </w:r>
    </w:p>
    <w:p>
      <w:pPr>
        <w:pStyle w:val="style0"/>
        <w:rPr>
          <w:rFonts w:ascii="Times New Roman" w:cs="Times New Roman"/>
          <w:sz w:val="28"/>
          <w:szCs w:val="28"/>
          <w:rPrChange w:id="16706" w:author="user pc" w:date="2022-03-15T10:14:00Z">
            <w:rPr/>
          </w:rPrChange>
        </w:rPr>
      </w:pPr>
      <w:r w:rsidRPr="4606D12B">
        <w:rPr>
          <w:rFonts w:ascii="Times New Roman" w:cs="Times New Roman"/>
          <w:sz w:val="28"/>
          <w:szCs w:val="28"/>
          <w:rPrChange w:id="16707" w:author="user pc" w:date="2022-03-15T10:14:00Z">
            <w:rPr/>
          </w:rPrChange>
        </w:rPr>
        <w:t>From the balanced chemical equation:</w:t>
      </w:r>
    </w:p>
    <w:p>
      <w:pPr>
        <w:pStyle w:val="style0"/>
        <w:rPr>
          <w:rFonts w:ascii="Times New Roman" w:cs="Times New Roman"/>
          <w:sz w:val="28"/>
          <w:szCs w:val="28"/>
          <w:rPrChange w:id="16708" w:author="user pc" w:date="2022-03-15T10:14:00Z">
            <w:rPr/>
          </w:rPrChange>
        </w:rPr>
      </w:pPr>
      <w:r w:rsidRPr="BC2021C0">
        <w:rPr>
          <w:rFonts w:ascii="Times New Roman" w:cs="Times New Roman"/>
          <w:sz w:val="28"/>
          <w:szCs w:val="28"/>
          <w:rPrChange w:id="16709" w:author="user pc" w:date="2022-03-15T10:14:00Z">
            <w:rPr/>
          </w:rPrChange>
        </w:rPr>
        <w:t>5 moles of C</w:t>
      </w:r>
      <w:r w:rsidRPr="047F8AB3">
        <w:rPr>
          <w:rFonts w:ascii="Times New Roman" w:cs="Times New Roman"/>
          <w:sz w:val="28"/>
          <w:szCs w:val="28"/>
          <w:vertAlign w:val="subscript"/>
          <w:rPrChange w:id="16710" w:author="user pc" w:date="2022-03-15T10:14:00Z">
            <w:rPr>
              <w:vertAlign w:val="subscript"/>
            </w:rPr>
          </w:rPrChange>
        </w:rPr>
        <w:t>2</w:t>
      </w:r>
      <w:r w:rsidRPr="01605B71">
        <w:rPr>
          <w:rFonts w:ascii="Times New Roman" w:cs="Times New Roman"/>
          <w:sz w:val="28"/>
          <w:szCs w:val="28"/>
          <w:rPrChange w:id="16711" w:author="user pc" w:date="2022-03-15T10:14:00Z">
            <w:rPr/>
          </w:rPrChange>
        </w:rPr>
        <w:t>O</w:t>
      </w:r>
      <w:r w:rsidRPr="46B5DA5F">
        <w:rPr>
          <w:rFonts w:ascii="Times New Roman" w:cs="Times New Roman"/>
          <w:sz w:val="28"/>
          <w:szCs w:val="28"/>
          <w:vertAlign w:val="subscript"/>
          <w:rPrChange w:id="16712" w:author="user pc" w:date="2022-03-15T10:14:00Z">
            <w:rPr>
              <w:vertAlign w:val="subscript"/>
            </w:rPr>
          </w:rPrChange>
        </w:rPr>
        <w:t>4</w:t>
      </w:r>
      <w:r w:rsidRPr="A0CE5965">
        <w:rPr>
          <w:rFonts w:ascii="Times New Roman" w:cs="Times New Roman"/>
          <w:sz w:val="28"/>
          <w:szCs w:val="28"/>
          <w:vertAlign w:val="superscript"/>
          <w:rPrChange w:id="16713" w:author="user pc" w:date="2022-03-15T10:14:00Z">
            <w:rPr>
              <w:vertAlign w:val="superscript"/>
            </w:rPr>
          </w:rPrChange>
        </w:rPr>
        <w:t xml:space="preserve">-2 </w:t>
      </w:r>
      <w:r w:rsidRPr="2E46C546">
        <w:rPr>
          <w:rFonts w:ascii="Times New Roman" w:cs="Times New Roman"/>
          <w:sz w:val="28"/>
          <w:szCs w:val="28"/>
          <w:rPrChange w:id="16714" w:author="user pc" w:date="2022-03-15T10:14:00Z">
            <w:rPr/>
          </w:rPrChange>
        </w:rPr>
        <w:t>= 10 moles of CO</w:t>
      </w:r>
      <w:r w:rsidRPr="83C9CA19">
        <w:rPr>
          <w:rFonts w:ascii="Times New Roman" w:cs="Times New Roman"/>
          <w:sz w:val="28"/>
          <w:szCs w:val="28"/>
          <w:vertAlign w:val="subscript"/>
          <w:rPrChange w:id="16715" w:author="user pc" w:date="2022-03-15T10:14:00Z">
            <w:rPr>
              <w:vertAlign w:val="subscript"/>
            </w:rPr>
          </w:rPrChange>
        </w:rPr>
        <w:t>2</w:t>
      </w:r>
    </w:p>
    <w:p>
      <w:pPr>
        <w:pStyle w:val="style0"/>
        <w:rPr>
          <w:rFonts w:ascii="Times New Roman" w:cs="Times New Roman"/>
          <w:sz w:val="28"/>
          <w:szCs w:val="28"/>
          <w:rPrChange w:id="16716" w:author="user pc" w:date="2022-03-15T10:14:00Z">
            <w:rPr/>
          </w:rPrChange>
        </w:rPr>
      </w:pPr>
      <w:r w:rsidRPr="5855CE68">
        <w:rPr>
          <w:rFonts w:ascii="Times New Roman" w:cs="Times New Roman"/>
          <w:sz w:val="28"/>
          <w:szCs w:val="28"/>
          <w:rPrChange w:id="16717" w:author="user pc" w:date="2022-03-15T10:14:00Z">
            <w:rPr/>
          </w:rPrChange>
        </w:rPr>
        <w:t>0.00125 mole of C</w:t>
      </w:r>
      <w:r w:rsidRPr="72F11B69">
        <w:rPr>
          <w:rFonts w:ascii="Times New Roman" w:cs="Times New Roman"/>
          <w:sz w:val="28"/>
          <w:szCs w:val="28"/>
          <w:vertAlign w:val="subscript"/>
          <w:rPrChange w:id="16718" w:author="user pc" w:date="2022-03-15T10:14:00Z">
            <w:rPr>
              <w:vertAlign w:val="subscript"/>
            </w:rPr>
          </w:rPrChange>
        </w:rPr>
        <w:t>2</w:t>
      </w:r>
      <w:r w:rsidRPr="7DD68F85">
        <w:rPr>
          <w:rFonts w:ascii="Times New Roman" w:cs="Times New Roman"/>
          <w:sz w:val="28"/>
          <w:szCs w:val="28"/>
          <w:rPrChange w:id="16719" w:author="user pc" w:date="2022-03-15T10:14:00Z">
            <w:rPr/>
          </w:rPrChange>
        </w:rPr>
        <w:t>O</w:t>
      </w:r>
      <w:r w:rsidRPr="93ADDFEA">
        <w:rPr>
          <w:rFonts w:ascii="Times New Roman" w:cs="Times New Roman"/>
          <w:sz w:val="28"/>
          <w:szCs w:val="28"/>
          <w:vertAlign w:val="subscript"/>
          <w:rPrChange w:id="16720" w:author="user pc" w:date="2022-03-15T10:14:00Z">
            <w:rPr>
              <w:vertAlign w:val="subscript"/>
            </w:rPr>
          </w:rPrChange>
        </w:rPr>
        <w:t>4</w:t>
      </w:r>
      <w:r w:rsidRPr="747BB17C">
        <w:rPr>
          <w:rFonts w:ascii="Times New Roman" w:cs="Times New Roman"/>
          <w:sz w:val="28"/>
          <w:szCs w:val="28"/>
          <w:vertAlign w:val="superscript"/>
          <w:rPrChange w:id="16721" w:author="user pc" w:date="2022-03-15T10:14:00Z">
            <w:rPr>
              <w:vertAlign w:val="superscript"/>
            </w:rPr>
          </w:rPrChange>
        </w:rPr>
        <w:t xml:space="preserve"> -2 </w:t>
      </w:r>
      <w:r w:rsidRPr="4AFB7D4D">
        <w:rPr>
          <w:rFonts w:ascii="Times New Roman" w:cs="Times New Roman"/>
          <w:sz w:val="28"/>
          <w:szCs w:val="28"/>
          <w:rPrChange w:id="16722" w:author="user pc" w:date="2022-03-15T10:14:00Z">
            <w:rPr/>
          </w:rPrChange>
        </w:rPr>
        <w:t>= ?</w:t>
      </w:r>
    </w:p>
    <w:p>
      <w:pPr>
        <w:pStyle w:val="style0"/>
        <w:rPr>
          <w:rFonts w:ascii="Times New Roman" w:cs="Times New Roman"/>
          <w:sz w:val="28"/>
          <w:szCs w:val="28"/>
          <w:rPrChange w:id="16723" w:author="user pc" w:date="2022-03-15T10:14:00Z">
            <w:rPr/>
          </w:rPrChange>
        </w:rPr>
      </w:pPr>
      <w:r w:rsidRPr="4109D6F7">
        <w:rPr>
          <w:rFonts w:ascii="Times New Roman" w:cs="Times New Roman"/>
          <w:sz w:val="28"/>
          <w:szCs w:val="28"/>
          <w:rPrChange w:id="16724" w:author="user pc" w:date="2022-03-15T10:14:00Z">
            <w:rPr/>
          </w:rPrChange>
        </w:rPr>
        <w:t>Cross multiplying we get;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0.00125 ×10</m:t>
              </m:r>
            </m:num>
            <m:den>
              <m:r>
                <w:rPr>
                  <w:rFonts w:ascii="Cambria Math" w:cs="Times New Roman" w:hAnsi="Cambria Math"/>
                  <w:sz w:val="28"/>
                  <w:szCs w:val="28"/>
                </w:rPr>
                <m:t>5</m:t>
              </m:r>
            </m:den>
          </m:f>
          <m:r>
            <w:rPr>
              <w:rFonts w:ascii="Cambria Math" w:cs="Times New Roman" w:hAnsi="Cambria Math"/>
              <w:sz w:val="28"/>
              <w:szCs w:val="28"/>
            </w:rPr>
            <m:t>=0.00250 mole of 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2</m:t>
              </m:r>
            </m:sub>
          </m:sSub>
        </m:oMath>
      </m:oMathPara>
    </w:p>
    <w:p>
      <w:pPr>
        <w:pStyle w:val="style0"/>
        <w:rPr>
          <w:rFonts w:ascii="Times New Roman" w:cs="Times New Roman"/>
          <w:sz w:val="28"/>
          <w:szCs w:val="28"/>
          <w:rPrChange w:id="16725" w:author="user pc" w:date="2022-03-15T10:14:00Z">
            <w:rPr/>
          </w:rPrChange>
        </w:rPr>
      </w:pPr>
      <w:r w:rsidRPr="C08F1851">
        <w:rPr>
          <w:rFonts w:ascii="Times New Roman" w:cs="Times New Roman"/>
          <w:sz w:val="28"/>
          <w:szCs w:val="28"/>
          <w:rPrChange w:id="16726" w:author="user pc" w:date="2022-03-15T10:14:00Z">
            <w:rPr/>
          </w:rPrChange>
        </w:rPr>
        <w:t>At s.t.p:</w:t>
      </w:r>
    </w:p>
    <w:p>
      <w:pPr>
        <w:pStyle w:val="style0"/>
        <w:rPr>
          <w:rFonts w:ascii="Times New Roman" w:cs="Times New Roman"/>
          <w:sz w:val="28"/>
          <w:szCs w:val="28"/>
          <w:rPrChange w:id="16727" w:author="user pc" w:date="2022-03-15T10:14:00Z">
            <w:rPr/>
          </w:rPrChange>
        </w:rPr>
      </w:pPr>
      <w:r w:rsidRPr="6EFE918D">
        <w:rPr>
          <w:rFonts w:ascii="Times New Roman" w:cs="Times New Roman"/>
          <w:sz w:val="28"/>
          <w:szCs w:val="28"/>
          <w:rPrChange w:id="16728" w:author="user pc" w:date="2022-03-15T10:14:00Z">
            <w:rPr/>
          </w:rPrChange>
        </w:rPr>
        <w:t>1 mole of CO</w:t>
      </w:r>
      <w:r w:rsidRPr="B8801BDE">
        <w:rPr>
          <w:rFonts w:ascii="Times New Roman" w:cs="Times New Roman"/>
          <w:sz w:val="28"/>
          <w:szCs w:val="28"/>
          <w:vertAlign w:val="subscript"/>
          <w:rPrChange w:id="16729" w:author="user pc" w:date="2022-03-15T10:14:00Z">
            <w:rPr>
              <w:vertAlign w:val="subscript"/>
            </w:rPr>
          </w:rPrChange>
        </w:rPr>
        <w:t>2</w:t>
      </w:r>
      <w:r w:rsidRPr="270511C8">
        <w:rPr>
          <w:rFonts w:ascii="Times New Roman" w:cs="Times New Roman"/>
          <w:sz w:val="28"/>
          <w:szCs w:val="28"/>
          <w:rPrChange w:id="16730" w:author="user pc" w:date="2022-03-15T10:14:00Z">
            <w:rPr/>
          </w:rPrChange>
        </w:rPr>
        <w:t xml:space="preserve"> = 22.4dm</w:t>
      </w:r>
      <w:r w:rsidRPr="1521B938">
        <w:rPr>
          <w:rFonts w:ascii="Times New Roman" w:cs="Times New Roman"/>
          <w:sz w:val="28"/>
          <w:szCs w:val="28"/>
          <w:vertAlign w:val="superscript"/>
          <w:rPrChange w:id="16731" w:author="user pc" w:date="2022-03-15T10:14:00Z">
            <w:rPr>
              <w:vertAlign w:val="superscript"/>
            </w:rPr>
          </w:rPrChange>
        </w:rPr>
        <w:t>3</w:t>
      </w:r>
    </w:p>
    <w:p>
      <w:pPr>
        <w:pStyle w:val="style0"/>
        <w:rPr>
          <w:rFonts w:ascii="Times New Roman" w:cs="Times New Roman"/>
          <w:sz w:val="28"/>
          <w:szCs w:val="28"/>
          <w:rPrChange w:id="16732" w:author="user pc" w:date="2022-03-15T10:14:00Z">
            <w:rPr/>
          </w:rPrChange>
        </w:rPr>
      </w:pPr>
      <w:r w:rsidRPr="1BFD2F0F">
        <w:rPr>
          <w:rFonts w:ascii="Times New Roman" w:cs="Times New Roman"/>
          <w:sz w:val="28"/>
          <w:szCs w:val="28"/>
          <w:rPrChange w:id="16733" w:author="user pc" w:date="2022-03-15T10:14:00Z">
            <w:rPr/>
          </w:rPrChange>
        </w:rPr>
        <w:t>0.00250 mole = ?</w:t>
      </w:r>
    </w:p>
    <w:p>
      <w:pPr>
        <w:pStyle w:val="style0"/>
        <w:rPr>
          <w:rFonts w:ascii="Times New Roman" w:cs="Times New Roman"/>
          <w:sz w:val="28"/>
          <w:szCs w:val="28"/>
          <w:rPrChange w:id="16734" w:author="user pc" w:date="2022-03-15T10:14:00Z">
            <w:rPr/>
          </w:rPrChange>
        </w:rPr>
      </w:pPr>
      <w:r w:rsidRPr="275306D4">
        <w:rPr>
          <w:rFonts w:ascii="Times New Roman" w:cs="Times New Roman"/>
          <w:sz w:val="28"/>
          <w:szCs w:val="28"/>
          <w:rPrChange w:id="16735" w:author="user pc" w:date="2022-03-15T10:14:00Z">
            <w:rPr/>
          </w:rPrChange>
        </w:rPr>
        <w:t>Cross</w:t>
      </w:r>
      <w:r>
        <w:rPr>
          <w:rFonts w:ascii="Times New Roman" w:cs="Times New Roman" w:hAnsi="Times New Roman"/>
          <w:sz w:val="28"/>
          <w:szCs w:val="28"/>
        </w:rPr>
        <w:t xml:space="preserve"> </w:t>
      </w:r>
      <w:r w:rsidRPr="F67D67B0">
        <w:rPr>
          <w:rFonts w:ascii="Times New Roman" w:cs="Times New Roman"/>
          <w:sz w:val="28"/>
          <w:szCs w:val="28"/>
          <w:rPrChange w:id="16736" w:author="user pc" w:date="2022-03-15T10:14:00Z">
            <w:rPr/>
          </w:rPrChange>
        </w:rPr>
        <w:t>multiplying</w:t>
      </w:r>
      <w:r>
        <w:rPr>
          <w:rFonts w:ascii="Times New Roman" w:cs="Times New Roman" w:hAnsi="Times New Roman"/>
          <w:sz w:val="28"/>
          <w:szCs w:val="28"/>
        </w:rPr>
        <w:t xml:space="preserve"> </w:t>
      </w:r>
      <w:r w:rsidRPr="9484B67C">
        <w:rPr>
          <w:rFonts w:ascii="Times New Roman" w:cs="Times New Roman"/>
          <w:sz w:val="28"/>
          <w:szCs w:val="28"/>
          <w:rPrChange w:id="16737" w:author="user pc" w:date="2022-03-15T10:14:00Z">
            <w:rPr/>
          </w:rPrChange>
        </w:rPr>
        <w:t>we</w:t>
      </w:r>
      <w:r>
        <w:rPr>
          <w:rFonts w:ascii="Times New Roman" w:cs="Times New Roman" w:hAnsi="Times New Roman"/>
          <w:sz w:val="28"/>
          <w:szCs w:val="28"/>
        </w:rPr>
        <w:t xml:space="preserve"> </w:t>
      </w:r>
      <w:r w:rsidRPr="1BF20B7D">
        <w:rPr>
          <w:rFonts w:ascii="Times New Roman" w:cs="Times New Roman"/>
          <w:sz w:val="28"/>
          <w:szCs w:val="28"/>
          <w:rPrChange w:id="16738" w:author="user pc" w:date="2022-03-15T10:14:00Z">
            <w:rPr/>
          </w:rPrChange>
        </w:rPr>
        <w:t>get;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0.00250 ×22.4</m:t>
              </m:r>
            </m:num>
            <m:den>
              <m:r>
                <w:rPr>
                  <w:rFonts w:ascii="Cambria Math" w:cs="Times New Roman" w:hAnsi="Cambria Math"/>
                  <w:sz w:val="28"/>
                  <w:szCs w:val="28"/>
                </w:rPr>
                <m:t>1</m:t>
              </m:r>
            </m:den>
          </m:f>
          <m:r>
            <w:rPr>
              <w:rFonts w:ascii="Cambria Math" w:cs="Times New Roman" w:hAnsi="Cambria Math"/>
              <w:sz w:val="28"/>
              <w:szCs w:val="28"/>
            </w:rPr>
            <m:t>=0.056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Example 8:</w:t>
      </w:r>
      <w:r>
        <w:rPr>
          <w:rFonts w:ascii="Times New Roman" w:cs="Times New Roman" w:hAnsi="Times New Roman"/>
          <w:sz w:val="28"/>
          <w:szCs w:val="28"/>
        </w:rPr>
        <w:t xml:space="preserve"> What volume of 0.1 M KMnO</w:t>
      </w:r>
      <w:r>
        <w:rPr>
          <w:rFonts w:ascii="Times New Roman" w:cs="Times New Roman" w:hAnsi="Times New Roman"/>
          <w:sz w:val="28"/>
          <w:szCs w:val="28"/>
          <w:vertAlign w:val="subscript"/>
        </w:rPr>
        <w:t>4</w:t>
      </w:r>
      <w:r>
        <w:rPr>
          <w:rFonts w:ascii="Times New Roman" w:cs="Times New Roman" w:hAnsi="Times New Roman"/>
          <w:sz w:val="28"/>
          <w:szCs w:val="28"/>
        </w:rPr>
        <w:t xml:space="preserve"> solution is required to oxidize 25.0 mL of 0.20 M FeSO</w:t>
      </w:r>
      <w:r>
        <w:rPr>
          <w:rFonts w:ascii="Times New Roman" w:cs="Times New Roman" w:hAnsi="Times New Roman"/>
          <w:sz w:val="28"/>
          <w:szCs w:val="28"/>
          <w:vertAlign w:val="subscript"/>
        </w:rPr>
        <w:t>4</w:t>
      </w:r>
      <w:r>
        <w:rPr>
          <w:rFonts w:ascii="Times New Roman" w:cs="Times New Roman" w:hAnsi="Times New Roman"/>
          <w:sz w:val="28"/>
          <w:szCs w:val="28"/>
        </w:rPr>
        <w:t xml:space="preserve"> in acidic solution?</w:t>
      </w:r>
    </w:p>
    <w:p>
      <w:pPr>
        <w:pStyle w:val="style0"/>
        <w:rPr>
          <w:rFonts w:ascii="Times New Roman" w:cs="Times New Roman" w:hAnsi="Times New Roman"/>
          <w:b/>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The redox equation is shown below:</w:t>
      </w:r>
    </w:p>
    <w:p>
      <w:pPr>
        <w:pStyle w:val="style0"/>
        <w:rPr>
          <w:rFonts w:ascii="Times New Roman" w:cs="Times New Roman" w:hAnsi="Times New Roman"/>
          <w:sz w:val="28"/>
          <w:szCs w:val="28"/>
        </w:rPr>
      </w:pPr>
      <m:oMathPara>
        <m:oMath>
          <m:sSub>
            <m:sSubPr>
              <m:ctrlPr>
                <w:rPr>
                  <w:rFonts w:ascii="Cambria Math" w:cs="Times New Roman" w:hAnsi="Cambria Math"/>
                  <w:i/>
                  <w:sz w:val="28"/>
                  <w:szCs w:val="28"/>
                </w:rPr>
              </m:ctrlPr>
            </m:sSubPr>
            <m:e>
              <m:r>
                <w:rPr>
                  <w:rFonts w:ascii="Cambria Math" w:cs="Times New Roman" w:hAnsi="Cambria Math"/>
                  <w:sz w:val="28"/>
                  <w:szCs w:val="28"/>
                </w:rPr>
                <m:t>Mn</m:t>
              </m:r>
              <m:sSup>
                <m:sSupPr>
                  <m:ctrlPr>
                    <w:rPr>
                      <w:rFonts w:ascii="Cambria Math" w:cs="Times New Roman" w:hAnsi="Cambria Math"/>
                      <w:i/>
                      <w:sz w:val="28"/>
                      <w:szCs w:val="28"/>
                    </w:rPr>
                  </m:ctrlPr>
                </m:sSupPr>
                <m:e>
                  <m:r>
                    <w:rPr>
                      <w:rFonts w:ascii="Cambria Math" w:cs="Times New Roman" w:hAnsi="Cambria Math"/>
                      <w:sz w:val="28"/>
                      <w:szCs w:val="28"/>
                    </w:rPr>
                    <m:t>O</m:t>
                  </m:r>
                </m:e>
                <m:sup>
                  <m:r>
                    <w:rPr>
                      <w:rFonts w:ascii="Cambria Math" w:cs="Times New Roman" w:hAnsi="Cambria Math"/>
                      <w:sz w:val="28"/>
                      <w:szCs w:val="28"/>
                    </w:rPr>
                    <m:t>-</m:t>
                  </m:r>
                </m:sup>
              </m:sSup>
            </m:e>
            <m:sub>
              <m:r>
                <w:rPr>
                  <w:rFonts w:ascii="Cambria Math" w:cs="Times New Roman" w:hAnsi="Cambria Math"/>
                  <w:sz w:val="28"/>
                  <w:szCs w:val="28"/>
                </w:rPr>
                <m:t>4</m:t>
              </m:r>
              <m:d>
                <m:dPr>
                  <m:endChr m:val=")"/>
                  <m:ctrlPr>
                    <w:rPr>
                      <w:rFonts w:ascii="Cambria Math" w:cs="Times New Roman" w:hAnsi="Cambria Math"/>
                      <w:i/>
                      <w:sz w:val="28"/>
                      <w:szCs w:val="28"/>
                    </w:rPr>
                  </m:ctrlPr>
                </m:dPr>
                <m:e>
                  <m:r>
                    <w:rPr>
                      <w:rFonts w:ascii="Cambria Math" w:cs="Times New Roman" w:hAnsi="Cambria Math"/>
                      <w:sz w:val="28"/>
                      <w:szCs w:val="28"/>
                    </w:rPr>
                    <m:t>aq</m:t>
                  </m:r>
                </m:e>
              </m:d>
            </m:sub>
          </m:sSub>
          <m:r>
            <w:rPr>
              <w:rFonts w:ascii="Cambria Math" w:cs="Times New Roman" w:hAnsi="Cambria Math"/>
              <w:sz w:val="28"/>
              <w:szCs w:val="28"/>
            </w:rPr>
            <m:t xml:space="preserve">+ </m:t>
          </m:r>
          <m:sSub>
            <m:sSubPr>
              <m:ctrlPr>
                <w:rPr>
                  <w:rFonts w:ascii="Cambria Math" w:cs="Times New Roman" w:hAnsi="Cambria Math"/>
                  <w:i/>
                  <w:sz w:val="28"/>
                  <w:szCs w:val="28"/>
                </w:rPr>
              </m:ctrlPr>
            </m:sSubPr>
            <m:e>
              <m:r>
                <w:rPr>
                  <w:rFonts w:ascii="Cambria Math" w:cs="Times New Roman" w:hAnsi="Cambria Math"/>
                  <w:sz w:val="28"/>
                  <w:szCs w:val="28"/>
                </w:rPr>
                <m:t>8</m:t>
              </m:r>
              <m:sSup>
                <m:sSupPr>
                  <m:ctrlPr>
                    <w:rPr>
                      <w:rFonts w:ascii="Cambria Math" w:cs="Times New Roman" w:hAnsi="Cambria Math"/>
                      <w:i/>
                      <w:sz w:val="28"/>
                      <w:szCs w:val="28"/>
                    </w:rPr>
                  </m:ctrlPr>
                </m:sSupPr>
                <m:e>
                  <m:r>
                    <w:rPr>
                      <w:rFonts w:ascii="Cambria Math" w:cs="Times New Roman" w:hAnsi="Cambria Math"/>
                      <w:sz w:val="28"/>
                      <w:szCs w:val="28"/>
                    </w:rPr>
                    <m:t>H</m:t>
                  </m:r>
                </m:e>
                <m:sup>
                  <m:r>
                    <w:rPr>
                      <w:rFonts w:ascii="Cambria Math" w:cs="Times New Roman" w:hAnsi="Cambria Math"/>
                      <w:sz w:val="28"/>
                      <w:szCs w:val="28"/>
                    </w:rPr>
                    <m:t>+</m:t>
                  </m:r>
                </m:sup>
              </m:sSup>
            </m:e>
            <m:sub>
              <m:r>
                <w:rPr>
                  <w:rFonts w:ascii="Cambria Math" w:cs="Times New Roman" w:hAnsi="Cambria Math"/>
                  <w:sz w:val="28"/>
                  <w:szCs w:val="28"/>
                </w:rPr>
                <m:t>(aq)</m:t>
              </m:r>
            </m:sub>
          </m:sSub>
          <m:r>
            <w:rPr>
              <w:rFonts w:ascii="Cambria Math" w:cs="Times New Roman" w:hAnsi="Cambria Math"/>
              <w:sz w:val="28"/>
              <w:szCs w:val="28"/>
            </w:rPr>
            <m:t>+</m:t>
          </m:r>
          <m:sSub>
            <m:sSubPr>
              <m:ctrlPr>
                <w:rPr>
                  <w:rFonts w:ascii="Cambria Math" w:cs="Times New Roman" w:hAnsi="Cambria Math"/>
                  <w:i/>
                  <w:sz w:val="28"/>
                  <w:szCs w:val="28"/>
                </w:rPr>
              </m:ctrlPr>
            </m:sSubPr>
            <m:e>
              <m:r>
                <w:rPr>
                  <w:rFonts w:ascii="Cambria Math" w:cs="Times New Roman" w:hAnsi="Cambria Math"/>
                  <w:sz w:val="28"/>
                  <w:szCs w:val="28"/>
                </w:rPr>
                <m:t>5</m:t>
              </m:r>
              <m:sSup>
                <m:sSupPr>
                  <m:ctrlPr>
                    <w:rPr>
                      <w:rFonts w:ascii="Cambria Math" w:cs="Times New Roman" w:hAnsi="Cambria Math"/>
                      <w:i/>
                      <w:sz w:val="28"/>
                      <w:szCs w:val="28"/>
                    </w:rPr>
                  </m:ctrlPr>
                </m:sSupPr>
                <m:e>
                  <m:r>
                    <w:rPr>
                      <w:rFonts w:ascii="Cambria Math" w:cs="Times New Roman" w:hAnsi="Cambria Math"/>
                      <w:sz w:val="28"/>
                      <w:szCs w:val="28"/>
                    </w:rPr>
                    <m:t>Fe</m:t>
                  </m:r>
                </m:e>
                <m:sup>
                  <m:r>
                    <w:rPr>
                      <w:rFonts w:ascii="Cambria Math" w:cs="Times New Roman" w:hAnsi="Cambria Math"/>
                      <w:sz w:val="28"/>
                      <w:szCs w:val="28"/>
                    </w:rPr>
                    <m:t>2+</m:t>
                  </m:r>
                </m:sup>
              </m:sSup>
            </m:e>
            <m:sub>
              <m:r>
                <w:rPr>
                  <w:rFonts w:ascii="Cambria Math" w:cs="Times New Roman" w:hAnsi="Cambria Math"/>
                  <w:sz w:val="28"/>
                  <w:szCs w:val="28"/>
                </w:rPr>
                <m:t>(aq)</m:t>
              </m:r>
            </m:sub>
          </m:sSub>
          <m:r>
            <w:rPr>
              <w:rFonts w:ascii="Cambria Math" w:cs="Times New Roman" w:hAnsi="Cambria Math"/>
              <w:sz w:val="28"/>
              <w:szCs w:val="28"/>
            </w:rPr>
            <m:t xml:space="preserve">→ </m:t>
          </m:r>
          <m:sSub>
            <m:sSubPr>
              <m:ctrlPr>
                <w:rPr>
                  <w:rFonts w:ascii="Cambria Math" w:cs="Times New Roman" w:hAnsi="Cambria Math"/>
                  <w:i/>
                  <w:sz w:val="28"/>
                  <w:szCs w:val="28"/>
                </w:rPr>
              </m:ctrlPr>
            </m:sSubPr>
            <m:e>
              <m:sSup>
                <m:sSupPr>
                  <m:ctrlPr>
                    <w:rPr>
                      <w:rFonts w:ascii="Cambria Math" w:cs="Times New Roman" w:hAnsi="Cambria Math"/>
                      <w:i/>
                      <w:sz w:val="28"/>
                      <w:szCs w:val="28"/>
                    </w:rPr>
                  </m:ctrlPr>
                </m:sSupPr>
                <m:e>
                  <m:r>
                    <w:rPr>
                      <w:rFonts w:ascii="Cambria Math" w:cs="Times New Roman" w:hAnsi="Cambria Math"/>
                      <w:sz w:val="28"/>
                      <w:szCs w:val="28"/>
                    </w:rPr>
                    <m:t>Mn</m:t>
                  </m:r>
                </m:e>
                <m:sup>
                  <m:r>
                    <w:rPr>
                      <w:rFonts w:ascii="Cambria Math" w:cs="Times New Roman" w:hAnsi="Cambria Math"/>
                      <w:sz w:val="28"/>
                      <w:szCs w:val="28"/>
                    </w:rPr>
                    <m:t>2+</m:t>
                  </m:r>
                </m:sup>
              </m:sSup>
            </m:e>
            <m:sub>
              <m:r>
                <w:rPr>
                  <w:rFonts w:ascii="Cambria Math" w:cs="Times New Roman" w:hAnsi="Cambria Math"/>
                  <w:sz w:val="28"/>
                  <w:szCs w:val="28"/>
                </w:rPr>
                <m:t>(aq)</m:t>
              </m:r>
            </m:sub>
          </m:sSub>
          <m:r>
            <w:rPr>
              <w:rFonts w:ascii="Cambria Math" w:cs="Times New Roman" w:hAnsi="Cambria Math"/>
              <w:sz w:val="28"/>
              <w:szCs w:val="28"/>
            </w:rPr>
            <m:t xml:space="preserve"> + </m:t>
          </m:r>
          <m:sSub>
            <m:sSubPr>
              <m:ctrlPr>
                <w:rPr>
                  <w:rFonts w:ascii="Cambria Math" w:cs="Times New Roman" w:hAnsi="Cambria Math"/>
                  <w:i/>
                  <w:sz w:val="28"/>
                  <w:szCs w:val="28"/>
                </w:rPr>
              </m:ctrlPr>
            </m:sSubPr>
            <m:e>
              <m:r>
                <w:rPr>
                  <w:rFonts w:ascii="Cambria Math" w:cs="Times New Roman" w:hAnsi="Cambria Math"/>
                  <w:sz w:val="28"/>
                  <w:szCs w:val="28"/>
                </w:rPr>
                <m:t>5</m:t>
              </m:r>
              <m:sSup>
                <m:sSupPr>
                  <m:ctrlPr>
                    <w:rPr>
                      <w:rFonts w:ascii="Cambria Math" w:cs="Times New Roman" w:hAnsi="Cambria Math"/>
                      <w:i/>
                      <w:sz w:val="28"/>
                      <w:szCs w:val="28"/>
                    </w:rPr>
                  </m:ctrlPr>
                </m:sSupPr>
                <m:e>
                  <m:r>
                    <w:rPr>
                      <w:rFonts w:ascii="Cambria Math" w:cs="Times New Roman" w:hAnsi="Cambria Math"/>
                      <w:sz w:val="28"/>
                      <w:szCs w:val="28"/>
                    </w:rPr>
                    <m:t>Fe</m:t>
                  </m:r>
                </m:e>
                <m:sup>
                  <m:r>
                    <w:rPr>
                      <w:rFonts w:ascii="Cambria Math" w:cs="Times New Roman" w:hAnsi="Cambria Math"/>
                      <w:sz w:val="28"/>
                      <w:szCs w:val="28"/>
                    </w:rPr>
                    <m:t>3+</m:t>
                  </m:r>
                </m:sup>
              </m:sSup>
            </m:e>
            <m:sub>
              <m:r>
                <w:rPr>
                  <w:rFonts w:ascii="Cambria Math" w:cs="Times New Roman" w:hAnsi="Cambria Math"/>
                  <w:sz w:val="28"/>
                  <w:szCs w:val="28"/>
                </w:rPr>
                <m:t>(aq)</m:t>
              </m:r>
            </m:sub>
          </m:sSub>
          <m:r>
            <w:rPr>
              <w:rFonts w:ascii="Cambria Math" w:cs="Times New Roman" w:hAnsi="Cambria Math"/>
              <w:sz w:val="28"/>
              <w:szCs w:val="28"/>
            </w:rPr>
            <m:t xml:space="preserve"> +4</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O</m:t>
          </m:r>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C</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Fe</m:t>
                      </m:r>
                    </m:e>
                    <m:sup>
                      <m:r>
                        <w:rPr>
                          <w:rFonts w:ascii="Cambria Math" w:cs="Times New Roman" w:hAnsi="Cambria Math"/>
                          <w:sz w:val="28"/>
                          <w:szCs w:val="28"/>
                        </w:rPr>
                        <m:t>2+</m:t>
                      </m:r>
                    </m:sup>
                  </m:sSup>
                </m:e>
              </m:d>
              <m:r>
                <w:rPr>
                  <w:rFonts w:ascii="Cambria Math" w:cs="Times New Roman" w:hAnsi="Cambria Math"/>
                  <w:sz w:val="28"/>
                  <w:szCs w:val="28"/>
                </w:rPr>
                <m:t>×V(</m:t>
              </m:r>
              <m:sSup>
                <m:sSupPr>
                  <m:ctrlPr>
                    <w:rPr>
                      <w:rFonts w:ascii="Cambria Math" w:cs="Times New Roman" w:hAnsi="Cambria Math"/>
                      <w:i/>
                      <w:sz w:val="28"/>
                      <w:szCs w:val="28"/>
                    </w:rPr>
                  </m:ctrlPr>
                </m:sSupPr>
                <m:e>
                  <m:r>
                    <w:rPr>
                      <w:rFonts w:ascii="Cambria Math" w:cs="Times New Roman" w:hAnsi="Cambria Math"/>
                      <w:sz w:val="28"/>
                      <w:szCs w:val="28"/>
                    </w:rPr>
                    <m:t>Fe</m:t>
                  </m:r>
                </m:e>
                <m:sup>
                  <m:r>
                    <w:rPr>
                      <w:rFonts w:ascii="Cambria Math" w:cs="Times New Roman" w:hAnsi="Cambria Math"/>
                      <w:sz w:val="28"/>
                      <w:szCs w:val="28"/>
                    </w:rPr>
                    <m:t>2+</m:t>
                  </m:r>
                </m:sup>
              </m:sSup>
              <m:r>
                <w:rPr>
                  <w:rFonts w:ascii="Cambria Math" w:cs="Times New Roman" w:hAnsi="Cambria Math"/>
                  <w:sz w:val="28"/>
                  <w:szCs w:val="28"/>
                </w:rPr>
                <m:t>)</m:t>
              </m:r>
            </m:num>
            <m:den>
              <m:r>
                <w:rPr>
                  <w:rFonts w:ascii="Cambria Math" w:cs="Times New Roman" w:hAnsi="Cambria Math"/>
                  <w:sz w:val="28"/>
                  <w:szCs w:val="28"/>
                </w:rPr>
                <m:t>C</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r>
                <w:rPr>
                  <w:rFonts w:ascii="Cambria Math" w:cs="Times New Roman" w:hAnsi="Cambria Math"/>
                  <w:sz w:val="28"/>
                  <w:szCs w:val="28"/>
                </w:rPr>
                <m:t>×V</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n(</m:t>
              </m:r>
              <m:sSup>
                <m:sSupPr>
                  <m:ctrlPr>
                    <w:rPr>
                      <w:rFonts w:ascii="Cambria Math" w:cs="Times New Roman" w:hAnsi="Cambria Math"/>
                      <w:i/>
                      <w:sz w:val="28"/>
                      <w:szCs w:val="28"/>
                    </w:rPr>
                  </m:ctrlPr>
                </m:sSupPr>
                <m:e>
                  <m:r>
                    <w:rPr>
                      <w:rFonts w:ascii="Cambria Math" w:cs="Times New Roman" w:hAnsi="Cambria Math"/>
                      <w:sz w:val="28"/>
                      <w:szCs w:val="28"/>
                    </w:rPr>
                    <m:t>Fe</m:t>
                  </m:r>
                </m:e>
                <m:sup>
                  <m:r>
                    <w:rPr>
                      <w:rFonts w:ascii="Cambria Math" w:cs="Times New Roman" w:hAnsi="Cambria Math"/>
                      <w:sz w:val="28"/>
                      <w:szCs w:val="28"/>
                    </w:rPr>
                    <m:t>2+</m:t>
                  </m:r>
                </m:sup>
              </m:sSup>
              <m:r>
                <w:rPr>
                  <w:rFonts w:ascii="Cambria Math" w:cs="Times New Roman" w:hAnsi="Cambria Math"/>
                  <w:sz w:val="28"/>
                  <w:szCs w:val="28"/>
                </w:rPr>
                <m:t>)</m:t>
              </m:r>
            </m:num>
            <m:den>
              <m:r>
                <w:rPr>
                  <w:rFonts w:ascii="Cambria Math" w:cs="Times New Roman" w:hAnsi="Cambria Math"/>
                  <w:sz w:val="28"/>
                  <w:szCs w:val="28"/>
                </w:rPr>
                <m:t>n</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den>
          </m:f>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0.2×25</m:t>
              </m:r>
            </m:num>
            <m:den>
              <m:r>
                <w:rPr>
                  <w:rFonts w:ascii="Cambria Math" w:cs="Times New Roman" w:hAnsi="Cambria Math"/>
                  <w:sz w:val="28"/>
                  <w:szCs w:val="28"/>
                </w:rPr>
                <m:t>0.1×V</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5</m:t>
              </m:r>
            </m:num>
            <m:den>
              <m:r>
                <w:rPr>
                  <w:rFonts w:ascii="Cambria Math" w:cs="Times New Roman" w:hAnsi="Cambria Math"/>
                  <w:sz w:val="28"/>
                  <w:szCs w:val="28"/>
                </w:rPr>
                <m:t>1</m:t>
              </m:r>
            </m:den>
          </m:f>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V</m:t>
          </m:r>
          <m:d>
            <m:dPr>
              <m:endChr m:val=")"/>
              <m:ctrlPr>
                <w:rPr>
                  <w:rFonts w:ascii="Cambria Math" w:cs="Times New Roman" w:hAnsi="Cambria Math"/>
                  <w:i/>
                  <w:sz w:val="28"/>
                  <w:szCs w:val="28"/>
                </w:rPr>
              </m:ctrlPr>
            </m:dPr>
            <m:e>
              <m:sSup>
                <m:sSupPr>
                  <m:ctrlPr>
                    <w:rPr>
                      <w:rFonts w:ascii="Cambria Math" w:cs="Times New Roman" w:hAnsi="Cambria Math"/>
                      <w:i/>
                      <w:sz w:val="28"/>
                      <w:szCs w:val="28"/>
                    </w:rPr>
                  </m:ctrlPr>
                </m:sSupPr>
                <m:e>
                  <m:r>
                    <w:rPr>
                      <w:rFonts w:ascii="Cambria Math" w:cs="Times New Roman" w:hAnsi="Cambria Math"/>
                      <w:sz w:val="28"/>
                      <w:szCs w:val="28"/>
                    </w:rPr>
                    <m:t>Mn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4</m:t>
                      </m:r>
                    </m:sub>
                  </m:sSub>
                </m:e>
                <m:sup>
                  <m:r>
                    <w:rPr>
                      <w:rFonts w:ascii="Cambria Math" w:cs="Times New Roman" w:hAnsi="Cambria Math"/>
                      <w:sz w:val="28"/>
                      <w:szCs w:val="28"/>
                    </w:rPr>
                    <m:t>-</m:t>
                  </m:r>
                </m:sup>
              </m:sSup>
            </m:e>
          </m:d>
          <m:r>
            <w:rPr>
              <w:rFonts w:ascii="Cambria Math" w:cs="Times New Roman" w:hAnsi="Cambria Math"/>
              <w:sz w:val="28"/>
              <w:szCs w:val="28"/>
            </w:rPr>
            <m:t>=</m:t>
          </m:r>
          <m:f>
            <m:fPr>
              <m:ctrlPr>
                <w:rPr>
                  <w:rFonts w:ascii="Cambria Math" w:cs="Times New Roman" w:hAnsi="Cambria Math"/>
                  <w:i/>
                  <w:sz w:val="28"/>
                  <w:szCs w:val="28"/>
                </w:rPr>
              </m:ctrlPr>
            </m:fPr>
            <m:num>
              <m:r>
                <w:rPr>
                  <w:rFonts w:ascii="Cambria Math" w:cs="Times New Roman" w:hAnsi="Cambria Math"/>
                  <w:sz w:val="28"/>
                  <w:szCs w:val="28"/>
                </w:rPr>
                <m:t>0.2×25</m:t>
              </m:r>
            </m:num>
            <m:den>
              <m:r>
                <w:rPr>
                  <w:rFonts w:ascii="Cambria Math" w:cs="Times New Roman" w:hAnsi="Cambria Math"/>
                  <w:sz w:val="28"/>
                  <w:szCs w:val="28"/>
                </w:rPr>
                <m:t>5×0.1</m:t>
              </m:r>
            </m:den>
          </m:f>
          <m:r>
            <w:rPr>
              <w:rFonts w:ascii="Cambria Math" w:cs="Times New Roman" w:hAnsi="Cambria Math"/>
              <w:sz w:val="28"/>
              <w:szCs w:val="28"/>
            </w:rPr>
            <m:t>=10 mL</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6739" w:author="user pc" w:date="2022-03-15T10:14:00Z">
            <w:rPr/>
          </w:rPrChange>
        </w:rPr>
      </w:pPr>
    </w:p>
    <w:p>
      <w:pPr>
        <w:pStyle w:val="style0"/>
        <w:rPr>
          <w:rFonts w:ascii="Times New Roman" w:cs="Times New Roman"/>
          <w:sz w:val="28"/>
          <w:szCs w:val="28"/>
          <w:rPrChange w:id="16740" w:author="user pc" w:date="2022-03-15T10:14:00Z">
            <w:rPr/>
          </w:rPrChange>
        </w:rPr>
      </w:pPr>
      <w:r>
        <w:rPr>
          <w:rFonts w:ascii="Times New Roman" w:cs="Times New Roman" w:hAnsi="Times New Roman"/>
          <w:b/>
          <w:bCs/>
          <w:sz w:val="28"/>
          <w:szCs w:val="28"/>
        </w:rPr>
        <w:t>Example 9</w:t>
      </w:r>
      <w:r w:rsidRPr="1B9FC08D">
        <w:rPr>
          <w:rFonts w:ascii="Times New Roman" w:cs="Times New Roman"/>
          <w:b/>
          <w:bCs/>
          <w:sz w:val="28"/>
          <w:szCs w:val="28"/>
          <w:rPrChange w:id="16741" w:author="user pc" w:date="2022-03-15T10:14:00Z">
            <w:rPr>
              <w:b/>
              <w:bCs/>
            </w:rPr>
          </w:rPrChange>
        </w:rPr>
        <w:t>:</w:t>
      </w:r>
      <w:r w:rsidRPr="A2844A8C">
        <w:rPr>
          <w:rFonts w:ascii="Times New Roman" w:cs="Times New Roman"/>
          <w:sz w:val="28"/>
          <w:szCs w:val="28"/>
          <w:rPrChange w:id="16742" w:author="user pc" w:date="2022-03-15T10:14:00Z">
            <w:rPr/>
          </w:rPrChange>
        </w:rPr>
        <w:t xml:space="preserve"> E is a solution of sodium hydroxide containing 4.0g per dm</w:t>
      </w:r>
      <w:r w:rsidRPr="71C31BC0">
        <w:rPr>
          <w:rFonts w:ascii="Times New Roman" w:cs="Times New Roman"/>
          <w:sz w:val="28"/>
          <w:szCs w:val="28"/>
          <w:vertAlign w:val="superscript"/>
          <w:rPrChange w:id="16743" w:author="user pc" w:date="2022-03-15T10:14:00Z">
            <w:rPr>
              <w:vertAlign w:val="superscript"/>
            </w:rPr>
          </w:rPrChange>
        </w:rPr>
        <w:t xml:space="preserve">3 </w:t>
      </w:r>
      <w:r w:rsidRPr="E9AF71E3">
        <w:rPr>
          <w:rFonts w:ascii="Times New Roman" w:cs="Times New Roman"/>
          <w:sz w:val="28"/>
          <w:szCs w:val="28"/>
          <w:rPrChange w:id="16744" w:author="user pc" w:date="2022-03-15T10:14:00Z">
            <w:rPr/>
          </w:rPrChange>
        </w:rPr>
        <w:t xml:space="preserve">Solution. H is a solution of mineral acid containing 0.06 </w:t>
      </w:r>
      <w:r>
        <w:rPr>
          <w:rFonts w:ascii="Times New Roman" w:cs="Times New Roman" w:hAnsi="Times New Roman"/>
          <w:sz w:val="28"/>
          <w:szCs w:val="28"/>
        </w:rPr>
        <w:t>moles</w:t>
      </w:r>
      <w:r w:rsidRPr="56F05199">
        <w:rPr>
          <w:rFonts w:ascii="Times New Roman" w:cs="Times New Roman"/>
          <w:sz w:val="28"/>
          <w:szCs w:val="28"/>
          <w:rPrChange w:id="16745" w:author="user pc" w:date="2022-03-15T10:14:00Z">
            <w:rPr/>
          </w:rPrChange>
        </w:rPr>
        <w:t xml:space="preserve"> per dm</w:t>
      </w:r>
      <w:r w:rsidRPr="ADBD58F8">
        <w:rPr>
          <w:rFonts w:ascii="Times New Roman" w:cs="Times New Roman"/>
          <w:sz w:val="28"/>
          <w:szCs w:val="28"/>
          <w:vertAlign w:val="superscript"/>
          <w:rPrChange w:id="16746" w:author="user pc" w:date="2022-03-15T10:14:00Z">
            <w:rPr>
              <w:vertAlign w:val="superscript"/>
            </w:rPr>
          </w:rPrChange>
        </w:rPr>
        <w:t>3</w:t>
      </w:r>
      <w:r w:rsidRPr="D58EF8CF">
        <w:rPr>
          <w:rFonts w:ascii="Times New Roman" w:cs="Times New Roman"/>
          <w:sz w:val="28"/>
          <w:szCs w:val="28"/>
          <w:rPrChange w:id="16747" w:author="user pc" w:date="2022-03-15T10:14:00Z">
            <w:rPr/>
          </w:rPrChange>
        </w:rPr>
        <w:t xml:space="preserve"> Solution.</w:t>
      </w:r>
    </w:p>
    <w:p>
      <w:pPr>
        <w:pStyle w:val="style0"/>
        <w:rPr>
          <w:rFonts w:ascii="Times New Roman" w:cs="Times New Roman"/>
          <w:sz w:val="28"/>
          <w:szCs w:val="28"/>
          <w:rPrChange w:id="16748" w:author="user pc" w:date="2022-03-15T10:14:00Z">
            <w:rPr/>
          </w:rPrChange>
        </w:rPr>
      </w:pPr>
      <w:r w:rsidRPr="EA8ACD74">
        <w:rPr>
          <w:rFonts w:ascii="Times New Roman" w:cs="Times New Roman"/>
          <w:b/>
          <w:sz w:val="28"/>
          <w:szCs w:val="28"/>
          <w:rPrChange w:id="16749" w:author="user pc" w:date="2022-03-15T10:14:00Z">
            <w:rPr/>
          </w:rPrChange>
        </w:rPr>
        <w:t>Procedure:</w:t>
      </w:r>
      <w:r w:rsidRPr="6E26F216">
        <w:rPr>
          <w:rFonts w:ascii="Times New Roman" w:cs="Times New Roman"/>
          <w:sz w:val="28"/>
          <w:szCs w:val="28"/>
          <w:rPrChange w:id="16750" w:author="user pc" w:date="2022-03-15T10:14:00Z">
            <w:rPr/>
          </w:rPrChange>
        </w:rPr>
        <w:t xml:space="preserve"> Put H in a burette and titrate it against 25 cm</w:t>
      </w:r>
      <w:r w:rsidRPr="C217C07C">
        <w:rPr>
          <w:rFonts w:ascii="Times New Roman" w:cs="Times New Roman"/>
          <w:sz w:val="28"/>
          <w:szCs w:val="28"/>
          <w:vertAlign w:val="superscript"/>
          <w:rPrChange w:id="16751" w:author="user pc" w:date="2022-03-15T10:14:00Z">
            <w:rPr>
              <w:vertAlign w:val="superscript"/>
            </w:rPr>
          </w:rPrChange>
        </w:rPr>
        <w:t>3</w:t>
      </w:r>
      <w:r w:rsidRPr="22CF9757">
        <w:rPr>
          <w:rFonts w:ascii="Times New Roman" w:cs="Times New Roman"/>
          <w:sz w:val="28"/>
          <w:szCs w:val="28"/>
          <w:rPrChange w:id="16752" w:author="user pc" w:date="2022-03-15T10:14:00Z">
            <w:rPr/>
          </w:rPrChange>
        </w:rPr>
        <w:t xml:space="preserve"> portions of E using methyl orange as indicator. Tabulate your burette readings and find the average volume of the acid used. From your results, calculate:</w:t>
      </w:r>
    </w:p>
    <w:p>
      <w:pPr>
        <w:pStyle w:val="style0"/>
        <w:rPr>
          <w:rFonts w:ascii="Times New Roman" w:cs="Times New Roman" w:hAnsi="Times New Roman"/>
          <w:sz w:val="28"/>
          <w:szCs w:val="28"/>
        </w:rPr>
      </w:pPr>
      <w:r w:rsidRPr="1083E64C">
        <w:rPr>
          <w:rFonts w:ascii="Times New Roman" w:cs="Times New Roman"/>
          <w:sz w:val="28"/>
          <w:szCs w:val="28"/>
          <w:rPrChange w:id="16753" w:author="user pc" w:date="2022-03-15T10:14:00Z">
            <w:rPr/>
          </w:rPrChange>
        </w:rPr>
        <w:t>a) The number of moles of acid H in the average titre.</w:t>
      </w:r>
    </w:p>
    <w:p>
      <w:pPr>
        <w:pStyle w:val="style0"/>
        <w:rPr>
          <w:rFonts w:ascii="Times New Roman" w:cs="Times New Roman" w:hAnsi="Times New Roman"/>
          <w:sz w:val="28"/>
          <w:szCs w:val="28"/>
        </w:rPr>
      </w:pPr>
      <w:r w:rsidRPr="9CE3C307">
        <w:rPr>
          <w:rFonts w:ascii="Times New Roman" w:cs="Times New Roman"/>
          <w:sz w:val="28"/>
          <w:szCs w:val="28"/>
          <w:rPrChange w:id="16754" w:author="user pc" w:date="2022-03-15T10:14:00Z">
            <w:rPr/>
          </w:rPrChange>
        </w:rPr>
        <w:t xml:space="preserve">b) The number of moles of NaOH in the volume of E pipette. </w:t>
      </w:r>
    </w:p>
    <w:p>
      <w:pPr>
        <w:pStyle w:val="style0"/>
        <w:rPr>
          <w:rFonts w:ascii="Times New Roman" w:cs="Times New Roman" w:hAnsi="Times New Roman"/>
          <w:sz w:val="28"/>
          <w:szCs w:val="28"/>
        </w:rPr>
      </w:pPr>
      <w:r w:rsidRPr="FA4FBD09">
        <w:rPr>
          <w:rFonts w:ascii="Times New Roman" w:cs="Times New Roman"/>
          <w:sz w:val="28"/>
          <w:szCs w:val="28"/>
          <w:rPrChange w:id="16755" w:author="user pc" w:date="2022-03-15T10:14:00Z">
            <w:rPr/>
          </w:rPrChange>
        </w:rPr>
        <w:t>c) The mole ratio of acid to base in the reaction.</w:t>
      </w:r>
    </w:p>
    <w:p>
      <w:pPr>
        <w:pStyle w:val="style0"/>
        <w:rPr>
          <w:rFonts w:ascii="Times New Roman" w:cs="Times New Roman" w:hAnsi="Times New Roman"/>
          <w:sz w:val="28"/>
          <w:szCs w:val="28"/>
        </w:rPr>
      </w:pPr>
      <w:r w:rsidRPr="B0E4615C">
        <w:rPr>
          <w:rFonts w:ascii="Times New Roman" w:cs="Times New Roman"/>
          <w:sz w:val="28"/>
          <w:szCs w:val="28"/>
          <w:rPrChange w:id="16756" w:author="user pc" w:date="2022-03-15T10:14:00Z">
            <w:rPr/>
          </w:rPrChange>
        </w:rPr>
        <w:t>d) Suggest the type of acid</w:t>
      </w:r>
    </w:p>
    <w:p>
      <w:pPr>
        <w:pStyle w:val="style0"/>
        <w:rPr>
          <w:rFonts w:ascii="Times New Roman" w:cs="Times New Roman"/>
          <w:sz w:val="28"/>
          <w:szCs w:val="28"/>
          <w:rPrChange w:id="16757" w:author="user pc" w:date="2022-03-15T10:14:00Z">
            <w:rPr/>
          </w:rPrChange>
        </w:rPr>
      </w:pPr>
      <w:r w:rsidRPr="07D4533E">
        <w:rPr>
          <w:rFonts w:ascii="Times New Roman" w:cs="Times New Roman"/>
          <w:sz w:val="28"/>
          <w:szCs w:val="28"/>
          <w:rPrChange w:id="16758" w:author="user pc" w:date="2022-03-15T10:14:00Z">
            <w:rPr/>
          </w:rPrChange>
        </w:rPr>
        <w:t>e) Write the equation for the reaction.</w:t>
      </w:r>
    </w:p>
    <w:p>
      <w:pPr>
        <w:pStyle w:val="style0"/>
        <w:rPr>
          <w:rFonts w:ascii="Times New Roman" w:cs="Times New Roman"/>
          <w:sz w:val="28"/>
          <w:szCs w:val="28"/>
          <w:rPrChange w:id="16759" w:author="user pc" w:date="2022-03-15T10:14:00Z">
            <w:rPr/>
          </w:rPrChange>
        </w:rPr>
      </w:pPr>
    </w:p>
    <w:p>
      <w:pPr>
        <w:pStyle w:val="style0"/>
        <w:rPr>
          <w:rFonts w:ascii="Times New Roman" w:cs="Times New Roman"/>
          <w:b/>
          <w:bCs/>
          <w:sz w:val="28"/>
          <w:szCs w:val="28"/>
          <w:rPrChange w:id="16760" w:author="user pc" w:date="2022-03-15T10:14:00Z">
            <w:rPr>
              <w:b/>
              <w:bCs/>
            </w:rPr>
          </w:rPrChange>
        </w:rPr>
      </w:pPr>
      <w:r w:rsidRPr="719F5D01">
        <w:rPr>
          <w:rFonts w:ascii="Times New Roman" w:cs="Times New Roman"/>
          <w:b/>
          <w:bCs/>
          <w:sz w:val="28"/>
          <w:szCs w:val="28"/>
          <w:rPrChange w:id="16761" w:author="user pc" w:date="2022-03-15T10:14:00Z">
            <w:rPr>
              <w:b/>
              <w:bCs/>
            </w:rPr>
          </w:rPrChange>
        </w:rPr>
        <w:t>Solution</w:t>
      </w:r>
    </w:p>
    <w:p>
      <w:pPr>
        <w:pStyle w:val="style0"/>
        <w:rPr>
          <w:rFonts w:ascii="Times New Roman" w:cs="Times New Roman"/>
          <w:b/>
          <w:bCs/>
          <w:sz w:val="28"/>
          <w:szCs w:val="28"/>
          <w:rPrChange w:id="16762" w:author="user pc" w:date="2022-03-15T10:14:00Z">
            <w:rPr>
              <w:b/>
              <w:bCs/>
            </w:rPr>
          </w:rPrChange>
        </w:rPr>
      </w:pPr>
      <w:r w:rsidRPr="07722995">
        <w:rPr>
          <w:rFonts w:ascii="Times New Roman" w:cs="Times New Roman"/>
          <w:b/>
          <w:bCs/>
          <w:sz w:val="28"/>
          <w:szCs w:val="28"/>
          <w:rPrChange w:id="16763" w:author="user pc" w:date="2022-03-15T10:14:00Z">
            <w:rPr>
              <w:b/>
              <w:bCs/>
            </w:rPr>
          </w:rPrChange>
        </w:rPr>
        <w:t>Titration Results</w:t>
      </w:r>
    </w:p>
    <w:p>
      <w:pPr>
        <w:pStyle w:val="style0"/>
        <w:rPr>
          <w:rFonts w:ascii="Times New Roman" w:cs="Times New Roman"/>
          <w:sz w:val="28"/>
          <w:szCs w:val="28"/>
          <w:rPrChange w:id="16764" w:author="user pc" w:date="2022-03-15T10:14:00Z">
            <w:rPr/>
          </w:rPrChange>
        </w:rPr>
      </w:pPr>
      <w:r w:rsidRPr="4BC7A5D5">
        <w:rPr>
          <w:rFonts w:ascii="Times New Roman" w:cs="Times New Roman"/>
          <w:sz w:val="28"/>
          <w:szCs w:val="28"/>
          <w:rPrChange w:id="16765" w:author="user pc" w:date="2022-03-15T10:14:00Z">
            <w:rPr/>
          </w:rPrChange>
        </w:rPr>
        <w:t>Indicator used: Methyl orange.    Volume of pipette: 25.0cm</w:t>
      </w:r>
      <w:r w:rsidRPr="66E627A8">
        <w:rPr>
          <w:rFonts w:ascii="Times New Roman" w:cs="Times New Roman"/>
          <w:sz w:val="28"/>
          <w:szCs w:val="28"/>
          <w:vertAlign w:val="superscript"/>
          <w:rPrChange w:id="16766" w:author="user pc" w:date="2022-03-15T10:14:00Z">
            <w:rPr>
              <w:vertAlign w:val="superscript"/>
            </w:rPr>
          </w:rPrChange>
        </w:rPr>
        <w:t>3</w:t>
      </w:r>
    </w:p>
    <w:tbl>
      <w:tblPr>
        <w:tblW w:w="0" w:type="auto"/>
        <w:tblLook w:val="04A0" w:firstRow="1" w:lastRow="0" w:firstColumn="1" w:lastColumn="0" w:noHBand="0" w:noVBand="1"/>
      </w:tblPr>
      <w:tblGrid>
        <w:gridCol w:w="1915"/>
        <w:gridCol w:w="1915"/>
        <w:gridCol w:w="1915"/>
        <w:gridCol w:w="1915"/>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67" w:author="user pc" w:date="2022-03-15T10:14:00Z">
                  <w:rPr/>
                </w:rPrChange>
              </w:rPr>
            </w:pPr>
            <w:r w:rsidRPr="DE3F7A00">
              <w:rPr>
                <w:rFonts w:ascii="Times New Roman" w:cs="Times New Roman" w:hAnsi="Times New Roman"/>
                <w:sz w:val="28"/>
                <w:szCs w:val="28"/>
                <w:rPrChange w:id="16768" w:author="user pc" w:date="2022-03-15T10:14:00Z">
                  <w:rPr>
                    <w:rFonts w:cs="Calibri" w:hAnsi="Noto Sans Armenian"/>
                  </w:rPr>
                </w:rPrChange>
              </w:rPr>
              <w:t>Burette</w:t>
            </w:r>
            <w:r>
              <w:rPr>
                <w:rFonts w:ascii="Times New Roman" w:cs="Times New Roman" w:hAnsi="Times New Roman"/>
                <w:sz w:val="28"/>
                <w:szCs w:val="28"/>
              </w:rPr>
              <w:t xml:space="preserve"> </w:t>
            </w:r>
            <w:r w:rsidRPr="37E8A3F8">
              <w:rPr>
                <w:rFonts w:ascii="Times New Roman" w:cs="Times New Roman" w:hAnsi="Times New Roman"/>
                <w:sz w:val="28"/>
                <w:szCs w:val="28"/>
                <w:rPrChange w:id="16769"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70" w:author="user pc" w:date="2022-03-15T10:14:00Z">
                  <w:rPr/>
                </w:rPrChange>
              </w:rPr>
            </w:pPr>
            <w:r w:rsidRPr="55AF72CD">
              <w:rPr>
                <w:rFonts w:ascii="Times New Roman" w:cs="Times New Roman" w:hAnsi="Times New Roman"/>
                <w:sz w:val="28"/>
                <w:szCs w:val="28"/>
                <w:rPrChange w:id="16771" w:author="user pc" w:date="2022-03-15T10:14:00Z">
                  <w:rPr>
                    <w:rFonts w:cs="Calibri" w:hAnsi="Noto Sans Armenian"/>
                  </w:rPr>
                </w:rPrChange>
              </w:rPr>
              <w:t>Rough(cm</w:t>
            </w:r>
            <w:r w:rsidRPr="413719DC">
              <w:rPr>
                <w:rFonts w:ascii="Times New Roman" w:cs="Times New Roman" w:hAnsi="Times New Roman"/>
                <w:sz w:val="28"/>
                <w:szCs w:val="28"/>
                <w:vertAlign w:val="superscript"/>
                <w:rPrChange w:id="16772" w:author="user pc" w:date="2022-03-15T10:14:00Z">
                  <w:rPr>
                    <w:rFonts w:cs="Calibri" w:hAnsi="Noto Sans Armenian"/>
                    <w:vertAlign w:val="superscript"/>
                  </w:rPr>
                </w:rPrChange>
              </w:rPr>
              <w:t>3</w:t>
            </w:r>
            <w:r w:rsidRPr="97553F6E">
              <w:rPr>
                <w:rFonts w:ascii="Times New Roman" w:cs="Times New Roman" w:hAnsi="Times New Roman"/>
                <w:sz w:val="28"/>
                <w:szCs w:val="28"/>
                <w:rPrChange w:id="16773"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74" w:author="user pc" w:date="2022-03-15T10:14:00Z">
                  <w:rPr/>
                </w:rPrChange>
              </w:rPr>
            </w:pPr>
            <w:r w:rsidRPr="2A7D851C">
              <w:rPr>
                <w:rFonts w:ascii="Times New Roman" w:cs="Times New Roman" w:hAnsi="Times New Roman"/>
                <w:sz w:val="28"/>
                <w:szCs w:val="28"/>
                <w:rPrChange w:id="16775" w:author="user pc" w:date="2022-03-15T10:14:00Z">
                  <w:rPr>
                    <w:rFonts w:cs="Calibri" w:hAnsi="Noto Sans Armenian"/>
                  </w:rPr>
                </w:rPrChange>
              </w:rPr>
              <w:t>1</w:t>
            </w:r>
            <w:r w:rsidRPr="4120604E">
              <w:rPr>
                <w:rFonts w:ascii="Times New Roman" w:cs="Times New Roman" w:hAnsi="Times New Roman"/>
                <w:sz w:val="28"/>
                <w:szCs w:val="28"/>
                <w:vertAlign w:val="superscript"/>
                <w:rPrChange w:id="16776" w:author="user pc" w:date="2022-03-15T10:14:00Z">
                  <w:rPr>
                    <w:rFonts w:cs="Calibri" w:hAnsi="Noto Sans Armenian"/>
                  </w:rPr>
                </w:rPrChange>
              </w:rPr>
              <w:t>st</w:t>
            </w:r>
            <w:r>
              <w:rPr>
                <w:rFonts w:ascii="Times New Roman" w:cs="Times New Roman" w:hAnsi="Times New Roman"/>
                <w:sz w:val="28"/>
                <w:szCs w:val="28"/>
              </w:rPr>
              <w:t xml:space="preserve"> </w:t>
            </w:r>
            <w:r w:rsidRPr="D84F15C5">
              <w:rPr>
                <w:rFonts w:ascii="Times New Roman" w:cs="Times New Roman" w:hAnsi="Times New Roman"/>
                <w:sz w:val="28"/>
                <w:szCs w:val="28"/>
                <w:rPrChange w:id="16777" w:author="user pc" w:date="2022-03-15T10:14:00Z">
                  <w:rPr>
                    <w:rFonts w:cs="Calibri" w:hAnsi="Noto Sans Armenian"/>
                  </w:rPr>
                </w:rPrChange>
              </w:rPr>
              <w:t>titre(cm</w:t>
            </w:r>
            <w:r w:rsidRPr="43A19D44">
              <w:rPr>
                <w:rFonts w:ascii="Times New Roman" w:cs="Times New Roman" w:hAnsi="Times New Roman"/>
                <w:sz w:val="28"/>
                <w:szCs w:val="28"/>
                <w:vertAlign w:val="superscript"/>
                <w:rPrChange w:id="16778" w:author="user pc" w:date="2022-03-15T10:14:00Z">
                  <w:rPr>
                    <w:rFonts w:cs="Calibri" w:hAnsi="Noto Sans Armenian"/>
                    <w:vertAlign w:val="superscript"/>
                  </w:rPr>
                </w:rPrChange>
              </w:rPr>
              <w:t>3</w:t>
            </w:r>
            <w:r w:rsidRPr="F899837E">
              <w:rPr>
                <w:rFonts w:ascii="Times New Roman" w:cs="Times New Roman" w:hAnsi="Times New Roman"/>
                <w:sz w:val="28"/>
                <w:szCs w:val="28"/>
                <w:rPrChange w:id="16779"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80" w:author="user pc" w:date="2022-03-15T10:14:00Z">
                  <w:rPr/>
                </w:rPrChange>
              </w:rPr>
            </w:pPr>
            <w:r w:rsidRPr="77583DAE">
              <w:rPr>
                <w:rFonts w:ascii="Times New Roman" w:cs="Times New Roman" w:hAnsi="Times New Roman"/>
                <w:sz w:val="28"/>
                <w:szCs w:val="28"/>
                <w:rPrChange w:id="16781" w:author="user pc" w:date="2022-03-15T10:14:00Z">
                  <w:rPr>
                    <w:rFonts w:cs="Calibri" w:hAnsi="Noto Sans Armenian"/>
                  </w:rPr>
                </w:rPrChange>
              </w:rPr>
              <w:t>2</w:t>
            </w:r>
            <w:r w:rsidRPr="43196EEE">
              <w:rPr>
                <w:rFonts w:ascii="Times New Roman" w:cs="Times New Roman" w:hAnsi="Times New Roman"/>
                <w:sz w:val="28"/>
                <w:szCs w:val="28"/>
                <w:vertAlign w:val="superscript"/>
                <w:rPrChange w:id="16782" w:author="user pc" w:date="2022-03-15T10:14:00Z">
                  <w:rPr>
                    <w:rFonts w:cs="Calibri" w:hAnsi="Noto Sans Armenian"/>
                  </w:rPr>
                </w:rPrChange>
              </w:rPr>
              <w:t>nd</w:t>
            </w:r>
            <w:r>
              <w:rPr>
                <w:rFonts w:ascii="Times New Roman" w:cs="Times New Roman" w:hAnsi="Times New Roman"/>
                <w:sz w:val="28"/>
                <w:szCs w:val="28"/>
              </w:rPr>
              <w:t xml:space="preserve"> </w:t>
            </w:r>
            <w:r w:rsidRPr="10892229">
              <w:rPr>
                <w:rFonts w:ascii="Times New Roman" w:cs="Times New Roman" w:hAnsi="Times New Roman"/>
                <w:sz w:val="28"/>
                <w:szCs w:val="28"/>
                <w:rPrChange w:id="16783" w:author="user pc" w:date="2022-03-15T10:14:00Z">
                  <w:rPr>
                    <w:rFonts w:cs="Calibri" w:hAnsi="Noto Sans Armenian"/>
                  </w:rPr>
                </w:rPrChange>
              </w:rPr>
              <w:t>titre(cm</w:t>
            </w:r>
            <w:r w:rsidRPr="F635250D">
              <w:rPr>
                <w:rFonts w:ascii="Times New Roman" w:cs="Times New Roman" w:hAnsi="Times New Roman"/>
                <w:sz w:val="28"/>
                <w:szCs w:val="28"/>
                <w:vertAlign w:val="superscript"/>
                <w:rPrChange w:id="16784" w:author="user pc" w:date="2022-03-15T10:14:00Z">
                  <w:rPr>
                    <w:rFonts w:cs="Calibri" w:hAnsi="Noto Sans Armenian"/>
                    <w:vertAlign w:val="superscript"/>
                  </w:rPr>
                </w:rPrChange>
              </w:rPr>
              <w:t>3</w:t>
            </w:r>
            <w:r w:rsidRPr="D6A52FCE">
              <w:rPr>
                <w:rFonts w:ascii="Times New Roman" w:cs="Times New Roman" w:hAnsi="Times New Roman"/>
                <w:sz w:val="28"/>
                <w:szCs w:val="28"/>
                <w:rPrChange w:id="16785"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86" w:author="user pc" w:date="2022-03-15T10:14:00Z">
                  <w:rPr/>
                </w:rPrChange>
              </w:rPr>
            </w:pPr>
            <w:r w:rsidRPr="1DC7D768">
              <w:rPr>
                <w:rFonts w:ascii="Times New Roman" w:cs="Times New Roman" w:hAnsi="Times New Roman"/>
                <w:sz w:val="28"/>
                <w:szCs w:val="28"/>
                <w:rPrChange w:id="16787" w:author="user pc" w:date="2022-03-15T10:14:00Z">
                  <w:rPr>
                    <w:rFonts w:cs="Calibri" w:hAnsi="Noto Sans Armenian"/>
                  </w:rPr>
                </w:rPrChange>
              </w:rPr>
              <w:t>Final</w:t>
            </w:r>
            <w:r>
              <w:rPr>
                <w:rFonts w:ascii="Times New Roman" w:cs="Times New Roman" w:hAnsi="Times New Roman"/>
                <w:sz w:val="28"/>
                <w:szCs w:val="28"/>
              </w:rPr>
              <w:t xml:space="preserve"> </w:t>
            </w:r>
            <w:r w:rsidRPr="0C5A3313">
              <w:rPr>
                <w:rFonts w:ascii="Times New Roman" w:cs="Times New Roman" w:hAnsi="Times New Roman"/>
                <w:sz w:val="28"/>
                <w:szCs w:val="28"/>
                <w:rPrChange w:id="16788"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89" w:author="user pc" w:date="2022-03-15T10:14:00Z">
                  <w:rPr/>
                </w:rPrChange>
              </w:rPr>
            </w:pPr>
            <w:r w:rsidRPr="CEC908A7">
              <w:rPr>
                <w:rFonts w:ascii="Times New Roman" w:cs="Times New Roman" w:hAnsi="Times New Roman"/>
                <w:sz w:val="28"/>
                <w:szCs w:val="28"/>
                <w:rPrChange w:id="16790" w:author="user pc" w:date="2022-03-15T10:14:00Z">
                  <w:rPr>
                    <w:rFonts w:cs="Calibri" w:hAnsi="Noto Sans Armenian"/>
                  </w:rPr>
                </w:rPrChange>
              </w:rPr>
              <w:t>20.60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91" w:author="user pc" w:date="2022-03-15T10:14:00Z">
                  <w:rPr/>
                </w:rPrChange>
              </w:rPr>
            </w:pPr>
            <w:r w:rsidRPr="73425D25">
              <w:rPr>
                <w:rFonts w:ascii="Times New Roman" w:cs="Times New Roman"/>
                <w:sz w:val="28"/>
                <w:szCs w:val="28"/>
                <w:rPrChange w:id="16792" w:author="user pc" w:date="2022-03-15T10:14:00Z">
                  <w:rPr/>
                </w:rPrChange>
              </w:rPr>
              <w:t>20.50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93" w:author="user pc" w:date="2022-03-15T10:14:00Z">
                  <w:rPr/>
                </w:rPrChange>
              </w:rPr>
            </w:pPr>
            <w:r w:rsidRPr="1C0C1BF3">
              <w:rPr>
                <w:rFonts w:ascii="Times New Roman" w:cs="Times New Roman" w:hAnsi="Times New Roman"/>
                <w:sz w:val="28"/>
                <w:szCs w:val="28"/>
                <w:rPrChange w:id="16794" w:author="user pc" w:date="2022-03-15T10:14:00Z">
                  <w:rPr>
                    <w:rFonts w:cs="Calibri" w:hAnsi="Noto Sans Armenian"/>
                  </w:rPr>
                </w:rPrChange>
              </w:rPr>
              <w:t>22.50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95" w:author="user pc" w:date="2022-03-15T10:14:00Z">
                  <w:rPr/>
                </w:rPrChange>
              </w:rPr>
            </w:pPr>
            <w:r w:rsidRPr="6526544B">
              <w:rPr>
                <w:rFonts w:ascii="Times New Roman" w:cs="Times New Roman" w:hAnsi="Times New Roman"/>
                <w:sz w:val="28"/>
                <w:szCs w:val="28"/>
                <w:rPrChange w:id="16796" w:author="user pc" w:date="2022-03-15T10:14:00Z">
                  <w:rPr>
                    <w:rFonts w:cs="Calibri" w:hAnsi="Noto Sans Armenian"/>
                  </w:rPr>
                </w:rPrChange>
              </w:rPr>
              <w:t>Initial</w:t>
            </w:r>
            <w:r>
              <w:rPr>
                <w:rFonts w:ascii="Times New Roman" w:cs="Times New Roman" w:hAnsi="Times New Roman"/>
                <w:sz w:val="28"/>
                <w:szCs w:val="28"/>
              </w:rPr>
              <w:t xml:space="preserve"> </w:t>
            </w:r>
            <w:r w:rsidRPr="33B173BC">
              <w:rPr>
                <w:rFonts w:ascii="Times New Roman" w:cs="Times New Roman" w:hAnsi="Times New Roman"/>
                <w:sz w:val="28"/>
                <w:szCs w:val="28"/>
                <w:rPrChange w:id="16797"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798" w:author="user pc" w:date="2022-03-15T10:14:00Z">
                  <w:rPr/>
                </w:rPrChange>
              </w:rPr>
            </w:pPr>
            <w:r w:rsidRPr="584A29F8">
              <w:rPr>
                <w:rFonts w:ascii="Times New Roman" w:cs="Times New Roman" w:hAnsi="Times New Roman"/>
                <w:sz w:val="28"/>
                <w:szCs w:val="28"/>
                <w:rPrChange w:id="16799"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800" w:author="user pc" w:date="2022-03-15T10:14:00Z">
                  <w:rPr/>
                </w:rPrChange>
              </w:rPr>
            </w:pPr>
            <w:r w:rsidRPr="9CA0775B">
              <w:rPr>
                <w:rFonts w:ascii="Times New Roman" w:cs="Times New Roman"/>
                <w:sz w:val="28"/>
                <w:szCs w:val="28"/>
                <w:rPrChange w:id="16801" w:author="user pc" w:date="2022-03-15T10:14:00Z">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802" w:author="user pc" w:date="2022-03-15T10:14:00Z">
                  <w:rPr/>
                </w:rPrChange>
              </w:rPr>
            </w:pPr>
            <w:r w:rsidRPr="B677DBAD">
              <w:rPr>
                <w:rFonts w:ascii="Times New Roman" w:cs="Times New Roman" w:hAnsi="Times New Roman"/>
                <w:sz w:val="28"/>
                <w:szCs w:val="28"/>
                <w:rPrChange w:id="16803" w:author="user pc" w:date="2022-03-15T10:14:00Z">
                  <w:rPr>
                    <w:rFonts w:cs="Calibri" w:hAnsi="Noto Sans Armenian"/>
                  </w:rPr>
                </w:rPrChange>
              </w:rPr>
              <w:t>02.00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804" w:author="user pc" w:date="2022-03-15T10:14:00Z">
                  <w:rPr/>
                </w:rPrChange>
              </w:rPr>
            </w:pPr>
            <w:r w:rsidRPr="0EB33A49">
              <w:rPr>
                <w:rFonts w:ascii="Times New Roman" w:cs="Times New Roman" w:hAnsi="Times New Roman"/>
                <w:sz w:val="28"/>
                <w:szCs w:val="28"/>
                <w:rPrChange w:id="16805" w:author="user pc" w:date="2022-03-15T10:14:00Z">
                  <w:rPr>
                    <w:rFonts w:cs="Calibri" w:hAnsi="Noto Sans Armenian"/>
                  </w:rPr>
                </w:rPrChange>
              </w:rPr>
              <w:t>Volume</w:t>
            </w:r>
            <w:r>
              <w:rPr>
                <w:rFonts w:ascii="Times New Roman" w:cs="Times New Roman" w:hAnsi="Times New Roman"/>
                <w:sz w:val="28"/>
                <w:szCs w:val="28"/>
              </w:rPr>
              <w:t xml:space="preserve"> </w:t>
            </w:r>
            <w:r w:rsidRPr="C69B2252">
              <w:rPr>
                <w:rFonts w:ascii="Times New Roman" w:cs="Times New Roman" w:hAnsi="Times New Roman"/>
                <w:sz w:val="28"/>
                <w:szCs w:val="28"/>
                <w:rPrChange w:id="16806" w:author="user pc" w:date="2022-03-15T10:14:00Z">
                  <w:rPr>
                    <w:rFonts w:cs="Calibri" w:hAnsi="Noto Sans Armenian"/>
                  </w:rPr>
                </w:rPrChange>
              </w:rPr>
              <w:t>of</w:t>
            </w:r>
            <w:r>
              <w:rPr>
                <w:rFonts w:ascii="Times New Roman" w:cs="Times New Roman" w:hAnsi="Times New Roman"/>
                <w:sz w:val="28"/>
                <w:szCs w:val="28"/>
              </w:rPr>
              <w:t xml:space="preserve"> </w:t>
            </w:r>
            <w:r w:rsidRPr="E2A899AB">
              <w:rPr>
                <w:rFonts w:ascii="Times New Roman" w:cs="Times New Roman" w:hAnsi="Times New Roman"/>
                <w:sz w:val="28"/>
                <w:szCs w:val="28"/>
                <w:rPrChange w:id="16807" w:author="user pc" w:date="2022-03-15T10:14:00Z">
                  <w:rPr>
                    <w:rFonts w:cs="Calibri" w:hAnsi="Noto Sans Armenian"/>
                  </w:rPr>
                </w:rPrChange>
              </w:rPr>
              <w:t>acid</w:t>
            </w:r>
            <w:r>
              <w:rPr>
                <w:rFonts w:ascii="Times New Roman" w:cs="Times New Roman" w:hAnsi="Times New Roman"/>
                <w:sz w:val="28"/>
                <w:szCs w:val="28"/>
              </w:rPr>
              <w:t xml:space="preserve"> </w:t>
            </w:r>
            <w:r w:rsidRPr="677E80A8">
              <w:rPr>
                <w:rFonts w:ascii="Times New Roman" w:cs="Times New Roman" w:hAnsi="Times New Roman"/>
                <w:sz w:val="28"/>
                <w:szCs w:val="28"/>
                <w:rPrChange w:id="16808"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809" w:author="user pc" w:date="2022-03-15T10:14:00Z">
                  <w:rPr/>
                </w:rPrChange>
              </w:rPr>
            </w:pPr>
            <w:r w:rsidRPr="27D8B873">
              <w:rPr>
                <w:rFonts w:ascii="Times New Roman" w:cs="Times New Roman" w:hAnsi="Times New Roman"/>
                <w:sz w:val="28"/>
                <w:szCs w:val="28"/>
                <w:rPrChange w:id="16810" w:author="user pc" w:date="2022-03-15T10:14:00Z">
                  <w:rPr>
                    <w:rFonts w:cs="Calibri" w:hAnsi="Noto Sans Armenian"/>
                  </w:rPr>
                </w:rPrChange>
              </w:rPr>
              <w:t>20.60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811" w:author="user pc" w:date="2022-03-15T10:14:00Z">
                  <w:rPr/>
                </w:rPrChange>
              </w:rPr>
            </w:pPr>
            <w:r w:rsidRPr="CA77DAB1">
              <w:rPr>
                <w:rFonts w:ascii="Times New Roman" w:cs="Times New Roman" w:hAnsi="Times New Roman"/>
                <w:sz w:val="28"/>
                <w:szCs w:val="28"/>
                <w:rPrChange w:id="16812" w:author="user pc" w:date="2022-03-15T10:14:00Z">
                  <w:rPr>
                    <w:rFonts w:cs="Calibri" w:hAnsi="Noto Sans Armenian"/>
                  </w:rPr>
                </w:rPrChange>
              </w:rPr>
              <w:t>20.50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6813" w:author="user pc" w:date="2022-03-15T10:14:00Z">
                  <w:rPr/>
                </w:rPrChange>
              </w:rPr>
            </w:pPr>
            <w:r w:rsidRPr="BD94D4B8">
              <w:rPr>
                <w:rFonts w:ascii="Times New Roman" w:cs="Times New Roman" w:hAnsi="Times New Roman"/>
                <w:sz w:val="28"/>
                <w:szCs w:val="28"/>
                <w:rPrChange w:id="16814" w:author="user pc" w:date="2022-03-15T10:14:00Z">
                  <w:rPr>
                    <w:rFonts w:cs="Calibri" w:hAnsi="Noto Sans Armenian"/>
                  </w:rPr>
                </w:rPrChange>
              </w:rPr>
              <w:t>20.50</w:t>
            </w:r>
          </w:p>
        </w:tc>
      </w:tr>
    </w:tbl>
    <w:p>
      <w:pPr>
        <w:pStyle w:val="style0"/>
        <w:rPr>
          <w:rFonts w:ascii="Times New Roman" w:cs="Times New Roman"/>
          <w:sz w:val="28"/>
          <w:szCs w:val="28"/>
          <w:rPrChange w:id="16815" w:author="user pc" w:date="2022-03-15T10:14:00Z">
            <w:rPr/>
          </w:rPrChange>
        </w:rPr>
      </w:pP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Average volume of acid used= </m:t>
          </m:r>
          <m:f>
            <m:fPr>
              <m:ctrlPr>
                <w:rPr>
                  <w:rFonts w:ascii="Cambria Math" w:cs="Times New Roman" w:hAnsi="Cambria Math"/>
                  <w:i/>
                  <w:sz w:val="28"/>
                  <w:szCs w:val="28"/>
                </w:rPr>
              </m:ctrlPr>
            </m:fPr>
            <m:num>
              <m:r>
                <w:rPr>
                  <w:rFonts w:ascii="Cambria Math" w:cs="Times New Roman" w:hAnsi="Cambria Math"/>
                  <w:sz w:val="28"/>
                  <w:szCs w:val="28"/>
                </w:rPr>
                <m:t>20.50 +20.50</m:t>
              </m:r>
            </m:num>
            <m:den>
              <m:r>
                <w:rPr>
                  <w:rFonts w:ascii="Cambria Math" w:cs="Times New Roman" w:hAnsi="Cambria Math"/>
                  <w:sz w:val="28"/>
                  <w:szCs w:val="28"/>
                </w:rPr>
                <m:t>2</m:t>
              </m:r>
            </m:den>
          </m:f>
          <m:r>
            <w:rPr>
              <w:rFonts w:ascii="Cambria Math" w:cs="Times New Roman" w:hAnsi="Cambria Math"/>
              <w:sz w:val="28"/>
              <w:szCs w:val="28"/>
            </w:rPr>
            <m:t xml:space="preserve">=20.50 </m:t>
          </m:r>
          <m:sSup>
            <m:sSupPr>
              <m:ctrlPr>
                <w:rPr>
                  <w:rFonts w:ascii="Cambria Math" w:cs="Times New Roman" w:hAnsi="Cambria Math"/>
                  <w:i/>
                  <w:sz w:val="28"/>
                  <w:szCs w:val="28"/>
                </w:rPr>
              </m:ctrlPr>
            </m:sSupPr>
            <m:e>
              <m:r>
                <w:rPr>
                  <w:rFonts w:ascii="Cambria Math" w:cs="Times New Roman" w:hAnsi="Cambria Math"/>
                  <w:sz w:val="28"/>
                  <w:szCs w:val="28"/>
                </w:rPr>
                <m:t>cm</m:t>
              </m:r>
            </m:e>
            <m:sup>
              <m:r>
                <w:rPr>
                  <w:rFonts w:ascii="Cambria Math" w:cs="Times New Roman" w:hAnsi="Cambria Math"/>
                  <w:sz w:val="28"/>
                  <w:szCs w:val="28"/>
                </w:rPr>
                <m:t>3</m:t>
              </m:r>
            </m:sup>
          </m:sSup>
        </m:oMath>
      </m:oMathPara>
    </w:p>
    <w:p>
      <w:pPr>
        <w:pStyle w:val="style0"/>
        <w:rPr>
          <w:rFonts w:ascii="Times New Roman" w:cs="Times New Roman"/>
          <w:sz w:val="28"/>
          <w:szCs w:val="28"/>
          <w:rPrChange w:id="16816" w:author="user pc" w:date="2022-03-15T10:14:00Z">
            <w:rPr/>
          </w:rPrChange>
        </w:rPr>
      </w:pPr>
      <w:r w:rsidRPr="853BE56B">
        <w:rPr>
          <w:rFonts w:ascii="Times New Roman" w:cs="Times New Roman"/>
          <w:sz w:val="28"/>
          <w:szCs w:val="28"/>
          <w:rPrChange w:id="16817" w:author="user pc" w:date="2022-03-15T10:14:00Z">
            <w:rPr/>
          </w:rPrChange>
        </w:rPr>
        <w:t>a) Find the number of moles of mineral acid in average titre using the formula below:</w:t>
      </w:r>
    </w:p>
    <w:p>
      <w:pPr>
        <w:pStyle w:val="style0"/>
        <w:rPr>
          <w:rFonts w:ascii="Times New Roman" w:cs="Times New Roman"/>
          <w:sz w:val="28"/>
          <w:szCs w:val="28"/>
          <w:rPrChange w:id="16818" w:author="user pc" w:date="2022-03-15T10:14:00Z">
            <w:rPr/>
          </w:rPrChange>
        </w:rPr>
      </w:pPr>
      <w:r w:rsidRPr="39C04FB2">
        <w:rPr>
          <w:rFonts w:ascii="Times New Roman" w:cs="Times New Roman"/>
          <w:sz w:val="28"/>
          <w:szCs w:val="28"/>
          <w:rPrChange w:id="16819" w:author="user pc" w:date="2022-03-15T10:14:00Z">
            <w:rPr/>
          </w:rPrChange>
        </w:rPr>
        <w:t>Mole = Volume (dm</w:t>
      </w:r>
      <w:r w:rsidRPr="CFB0B8A4">
        <w:rPr>
          <w:rFonts w:ascii="Times New Roman" w:cs="Times New Roman"/>
          <w:sz w:val="28"/>
          <w:szCs w:val="28"/>
          <w:vertAlign w:val="superscript"/>
          <w:rPrChange w:id="16820" w:author="user pc" w:date="2022-03-15T10:14:00Z">
            <w:rPr>
              <w:vertAlign w:val="superscript"/>
            </w:rPr>
          </w:rPrChange>
        </w:rPr>
        <w:t>3</w:t>
      </w:r>
      <w:r w:rsidRPr="1A395E66">
        <w:rPr>
          <w:rFonts w:ascii="Times New Roman" w:cs="Times New Roman"/>
          <w:sz w:val="28"/>
          <w:szCs w:val="28"/>
          <w:rPrChange w:id="16821" w:author="user pc" w:date="2022-03-15T10:14:00Z">
            <w:rPr/>
          </w:rPrChange>
        </w:rPr>
        <w:t>) × Molar Concentration (moldm</w:t>
      </w:r>
      <w:r w:rsidRPr="17240C56">
        <w:rPr>
          <w:rFonts w:ascii="Times New Roman" w:cs="Times New Roman"/>
          <w:sz w:val="28"/>
          <w:szCs w:val="28"/>
          <w:vertAlign w:val="superscript"/>
          <w:rPrChange w:id="16822" w:author="user pc" w:date="2022-03-15T10:14:00Z">
            <w:rPr>
              <w:vertAlign w:val="superscript"/>
            </w:rPr>
          </w:rPrChange>
        </w:rPr>
        <w:t>-3</w:t>
      </w:r>
      <w:r w:rsidRPr="849F150A">
        <w:rPr>
          <w:rFonts w:ascii="Times New Roman" w:cs="Times New Roman"/>
          <w:sz w:val="28"/>
          <w:szCs w:val="28"/>
          <w:rPrChange w:id="16823" w:author="user pc" w:date="2022-03-15T10:14:00Z">
            <w:rPr/>
          </w:rPrChange>
        </w:rPr>
        <w:t>)</w:t>
      </w:r>
    </w:p>
    <w:p>
      <w:pPr>
        <w:pStyle w:val="style0"/>
        <w:rPr>
          <w:rFonts w:ascii="Times New Roman" w:cs="Times New Roman"/>
          <w:sz w:val="28"/>
          <w:szCs w:val="28"/>
          <w:rPrChange w:id="16824" w:author="user pc" w:date="2022-03-15T10:14:00Z">
            <w:rPr/>
          </w:rPrChange>
        </w:rPr>
      </w:pPr>
      <w:r w:rsidRPr="BDBAABB4">
        <w:rPr>
          <w:rFonts w:ascii="Times New Roman" w:cs="Times New Roman"/>
          <w:sz w:val="28"/>
          <w:szCs w:val="28"/>
          <w:rPrChange w:id="16825" w:author="user pc" w:date="2022-03-15T10:14:00Z">
            <w:rPr/>
          </w:rPrChange>
        </w:rPr>
        <w:t>Convert 20.50 cm</w:t>
      </w:r>
      <w:r w:rsidRPr="203A5A2D">
        <w:rPr>
          <w:rFonts w:ascii="Times New Roman" w:cs="Times New Roman"/>
          <w:sz w:val="28"/>
          <w:szCs w:val="28"/>
          <w:vertAlign w:val="superscript"/>
          <w:rPrChange w:id="16826" w:author="user pc" w:date="2022-03-15T10:14:00Z">
            <w:rPr/>
          </w:rPrChange>
        </w:rPr>
        <w:t>3</w:t>
      </w:r>
      <w:r w:rsidRPr="2939245E">
        <w:rPr>
          <w:rFonts w:ascii="Times New Roman" w:cs="Times New Roman"/>
          <w:sz w:val="28"/>
          <w:szCs w:val="28"/>
          <w:rPrChange w:id="16827" w:author="user pc" w:date="2022-03-15T10:14:00Z">
            <w:rPr/>
          </w:rPrChange>
        </w:rPr>
        <w:t xml:space="preserve"> to dm</w:t>
      </w:r>
      <w:r w:rsidRPr="A5DE4F40">
        <w:rPr>
          <w:rFonts w:ascii="Times New Roman" w:cs="Times New Roman"/>
          <w:sz w:val="28"/>
          <w:szCs w:val="28"/>
          <w:vertAlign w:val="superscript"/>
          <w:rPrChange w:id="16828" w:author="user pc" w:date="2022-03-15T10:14:00Z">
            <w:rPr>
              <w:vertAlign w:val="superscript"/>
            </w:rPr>
          </w:rPrChange>
        </w:rPr>
        <w:t>3</w:t>
      </w:r>
      <w:r w:rsidRPr="292BD3AC">
        <w:rPr>
          <w:rFonts w:ascii="Times New Roman" w:cs="Times New Roman"/>
          <w:sz w:val="28"/>
          <w:szCs w:val="28"/>
          <w:rPrChange w:id="16829" w:author="user pc" w:date="2022-03-15T10:14:00Z">
            <w:rPr/>
          </w:rPrChange>
        </w:rPr>
        <w:t>:</w:t>
      </w:r>
    </w:p>
    <w:p>
      <w:pPr>
        <w:pStyle w:val="style0"/>
        <w:rPr>
          <w:rFonts w:ascii="Times New Roman" w:cs="Times New Roman" w:hAnsi="Times New Roman"/>
          <w:sz w:val="28"/>
          <w:szCs w:val="28"/>
        </w:rPr>
      </w:pPr>
      <w:r w:rsidRPr="048CFCEF">
        <w:rPr>
          <w:rFonts w:ascii="Times New Roman" w:cs="Times New Roman"/>
          <w:sz w:val="28"/>
          <w:szCs w:val="28"/>
          <w:rPrChange w:id="16830" w:author="user pc" w:date="2022-03-15T10:14:00Z">
            <w:rPr/>
          </w:rPrChange>
        </w:rPr>
        <w:t>1000 cm</w:t>
      </w:r>
      <w:r w:rsidRPr="E2040360">
        <w:rPr>
          <w:rFonts w:ascii="Times New Roman" w:cs="Times New Roman"/>
          <w:sz w:val="28"/>
          <w:szCs w:val="28"/>
          <w:vertAlign w:val="superscript"/>
          <w:rPrChange w:id="16831" w:author="user pc" w:date="2022-03-15T10:14:00Z">
            <w:rPr/>
          </w:rPrChange>
        </w:rPr>
        <w:t>3</w:t>
      </w:r>
      <w:r w:rsidRPr="61AD9812">
        <w:rPr>
          <w:rFonts w:ascii="Times New Roman" w:cs="Times New Roman"/>
          <w:sz w:val="28"/>
          <w:szCs w:val="28"/>
          <w:rPrChange w:id="16832" w:author="user pc" w:date="2022-03-15T10:14:00Z">
            <w:rPr/>
          </w:rPrChange>
        </w:rPr>
        <w:t xml:space="preserve"> = 1dm</w:t>
      </w:r>
      <w:r w:rsidRPr="6BED320C">
        <w:rPr>
          <w:rFonts w:ascii="Times New Roman" w:cs="Times New Roman"/>
          <w:sz w:val="28"/>
          <w:szCs w:val="28"/>
          <w:vertAlign w:val="superscript"/>
          <w:rPrChange w:id="16833" w:author="user pc" w:date="2022-03-15T10:14:00Z">
            <w:rPr>
              <w:vertAlign w:val="superscript"/>
            </w:rPr>
          </w:rPrChange>
        </w:rPr>
        <w:t xml:space="preserve">3 </w:t>
      </w:r>
      <w:r w:rsidRPr="587A1A7B">
        <w:rPr>
          <w:rFonts w:ascii="Times New Roman" w:cs="Times New Roman"/>
          <w:sz w:val="28"/>
          <w:szCs w:val="28"/>
          <w:rPrChange w:id="16834" w:author="user pc" w:date="2022-03-15T10:14:00Z">
            <w:rPr/>
          </w:rPrChange>
        </w:rPr>
        <w:t xml:space="preserve">                                                                          </w:t>
      </w:r>
    </w:p>
    <w:p>
      <w:pPr>
        <w:pStyle w:val="style0"/>
        <w:rPr>
          <w:rFonts w:ascii="Times New Roman" w:cs="Times New Roman"/>
          <w:sz w:val="28"/>
          <w:szCs w:val="28"/>
          <w:rPrChange w:id="16835" w:author="user pc" w:date="2022-03-15T10:14:00Z">
            <w:rPr/>
          </w:rPrChange>
        </w:rPr>
      </w:pPr>
      <w:r w:rsidRPr="B332B121">
        <w:rPr>
          <w:rFonts w:ascii="Times New Roman" w:cs="Times New Roman"/>
          <w:sz w:val="28"/>
          <w:szCs w:val="28"/>
          <w:rPrChange w:id="16836" w:author="user pc" w:date="2022-03-15T10:14:00Z">
            <w:rPr/>
          </w:rPrChange>
        </w:rPr>
        <w:t xml:space="preserve">  20.50 cm</w:t>
      </w:r>
      <w:r w:rsidRPr="74706108">
        <w:rPr>
          <w:rFonts w:ascii="Times New Roman" w:cs="Times New Roman"/>
          <w:sz w:val="28"/>
          <w:szCs w:val="28"/>
          <w:vertAlign w:val="superscript"/>
          <w:rPrChange w:id="16837" w:author="user pc" w:date="2022-03-15T10:14:00Z">
            <w:rPr>
              <w:vertAlign w:val="superscript"/>
            </w:rPr>
          </w:rPrChange>
        </w:rPr>
        <w:t>3</w:t>
      </w:r>
      <w:r w:rsidRPr="261F61CE">
        <w:rPr>
          <w:rFonts w:ascii="Times New Roman" w:cs="Times New Roman"/>
          <w:sz w:val="28"/>
          <w:szCs w:val="28"/>
          <w:rPrChange w:id="16838" w:author="user pc" w:date="2022-03-15T10:14:00Z">
            <w:rPr/>
          </w:rPrChange>
        </w:rPr>
        <w:t xml:space="preserve"> = ?                                                                                                                Cross multiplying, we get;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20.50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×1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1000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den>
          </m:f>
          <m:r>
            <w:rPr>
              <w:rFonts w:ascii="Cambria Math" w:cs="Times New Roman" w:hAnsi="Cambria Math"/>
              <w:sz w:val="28"/>
              <w:szCs w:val="28"/>
            </w:rPr>
            <m:t>=0.0205 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6839" w:author="user pc" w:date="2022-03-15T10:14:00Z">
            <w:rPr/>
          </w:rPrChange>
        </w:rPr>
      </w:pPr>
      <w:r w:rsidRPr="FDB1D1FB">
        <w:rPr>
          <w:rFonts w:ascii="Times New Roman" w:cs="Times New Roman"/>
          <w:sz w:val="28"/>
          <w:szCs w:val="28"/>
          <w:rPrChange w:id="16840" w:author="user pc" w:date="2022-03-15T10:14:00Z">
            <w:rPr/>
          </w:rPrChange>
        </w:rPr>
        <w:t>20.50 cm</w:t>
      </w:r>
      <w:r w:rsidRPr="41121FA6">
        <w:rPr>
          <w:rFonts w:ascii="Times New Roman" w:cs="Times New Roman"/>
          <w:sz w:val="28"/>
          <w:szCs w:val="28"/>
          <w:vertAlign w:val="superscript"/>
          <w:rPrChange w:id="16841" w:author="user pc" w:date="2022-03-15T10:14:00Z">
            <w:rPr>
              <w:vertAlign w:val="superscript"/>
            </w:rPr>
          </w:rPrChange>
        </w:rPr>
        <w:t>3</w:t>
      </w:r>
      <w:r w:rsidRPr="AC8094CB">
        <w:rPr>
          <w:rFonts w:ascii="Times New Roman" w:cs="Times New Roman"/>
          <w:sz w:val="28"/>
          <w:szCs w:val="28"/>
          <w:rPrChange w:id="16842" w:author="user pc" w:date="2022-03-15T10:14:00Z">
            <w:rPr/>
          </w:rPrChange>
        </w:rPr>
        <w:t xml:space="preserve"> × 1 dm</w:t>
      </w:r>
      <w:r w:rsidRPr="2A1A1366">
        <w:rPr>
          <w:rFonts w:ascii="Times New Roman" w:cs="Times New Roman"/>
          <w:sz w:val="28"/>
          <w:szCs w:val="28"/>
          <w:vertAlign w:val="superscript"/>
          <w:rPrChange w:id="16843" w:author="user pc" w:date="2022-03-15T10:14:00Z">
            <w:rPr>
              <w:vertAlign w:val="superscript"/>
            </w:rPr>
          </w:rPrChange>
        </w:rPr>
        <w:t>3</w:t>
      </w:r>
      <w:r w:rsidRPr="E621DC48">
        <w:rPr>
          <w:rFonts w:ascii="Times New Roman" w:cs="Times New Roman"/>
          <w:sz w:val="28"/>
          <w:szCs w:val="28"/>
          <w:rPrChange w:id="16844" w:author="user pc" w:date="2022-03-15T10:14:00Z">
            <w:rPr/>
          </w:rPrChange>
        </w:rPr>
        <w:t xml:space="preserve"> / 1000 cm</w:t>
      </w:r>
      <w:r w:rsidRPr="9D7BC948">
        <w:rPr>
          <w:rFonts w:ascii="Times New Roman" w:cs="Times New Roman"/>
          <w:sz w:val="28"/>
          <w:szCs w:val="28"/>
          <w:vertAlign w:val="superscript"/>
          <w:rPrChange w:id="16845" w:author="user pc" w:date="2022-03-15T10:14:00Z">
            <w:rPr>
              <w:vertAlign w:val="superscript"/>
            </w:rPr>
          </w:rPrChange>
        </w:rPr>
        <w:t>3</w:t>
      </w:r>
      <w:r w:rsidRPr="27E66A3E">
        <w:rPr>
          <w:rFonts w:ascii="Times New Roman" w:cs="Times New Roman"/>
          <w:sz w:val="28"/>
          <w:szCs w:val="28"/>
          <w:rPrChange w:id="16846" w:author="user pc" w:date="2022-03-15T10:14:00Z">
            <w:rPr/>
          </w:rPrChange>
        </w:rPr>
        <w:t xml:space="preserve"> = 0.0205 dm</w:t>
      </w:r>
      <w:r w:rsidRPr="6BE3A843">
        <w:rPr>
          <w:rFonts w:ascii="Times New Roman" w:cs="Times New Roman"/>
          <w:sz w:val="28"/>
          <w:szCs w:val="28"/>
          <w:vertAlign w:val="superscript"/>
          <w:rPrChange w:id="16847" w:author="user pc" w:date="2022-03-15T10:14:00Z">
            <w:rPr>
              <w:vertAlign w:val="superscript"/>
            </w:rPr>
          </w:rPrChange>
        </w:rPr>
        <w:t>3</w:t>
      </w:r>
    </w:p>
    <w:p>
      <w:pPr>
        <w:pStyle w:val="style0"/>
        <w:rPr>
          <w:rFonts w:ascii="Times New Roman" w:cs="Times New Roman"/>
          <w:sz w:val="28"/>
          <w:szCs w:val="28"/>
          <w:rPrChange w:id="16848" w:author="user pc" w:date="2022-03-15T10:14:00Z">
            <w:rPr/>
          </w:rPrChange>
        </w:rPr>
      </w:pPr>
      <w:r w:rsidRPr="3AEC328A">
        <w:rPr>
          <w:rFonts w:ascii="Times New Roman" w:cs="Times New Roman"/>
          <w:sz w:val="28"/>
          <w:szCs w:val="28"/>
          <w:rPrChange w:id="16849" w:author="user pc" w:date="2022-03-15T10:14:00Z">
            <w:rPr/>
          </w:rPrChange>
        </w:rPr>
        <w:t>Number</w:t>
      </w:r>
      <w:r>
        <w:rPr>
          <w:rFonts w:ascii="Times New Roman" w:cs="Times New Roman" w:hAnsi="Times New Roman"/>
          <w:sz w:val="28"/>
          <w:szCs w:val="28"/>
        </w:rPr>
        <w:t xml:space="preserve"> </w:t>
      </w:r>
      <w:r w:rsidRPr="0ABB0C1E">
        <w:rPr>
          <w:rFonts w:ascii="Times New Roman" w:cs="Times New Roman"/>
          <w:sz w:val="28"/>
          <w:szCs w:val="28"/>
          <w:rPrChange w:id="16850" w:author="user pc" w:date="2022-03-15T10:14:00Z">
            <w:rPr/>
          </w:rPrChange>
        </w:rPr>
        <w:t>of</w:t>
      </w:r>
      <w:r>
        <w:rPr>
          <w:rFonts w:ascii="Times New Roman" w:cs="Times New Roman" w:hAnsi="Times New Roman"/>
          <w:sz w:val="28"/>
          <w:szCs w:val="28"/>
        </w:rPr>
        <w:t xml:space="preserve"> </w:t>
      </w:r>
      <w:r w:rsidRPr="B041038E">
        <w:rPr>
          <w:rFonts w:ascii="Times New Roman" w:cs="Times New Roman"/>
          <w:sz w:val="28"/>
          <w:szCs w:val="28"/>
          <w:rPrChange w:id="16851" w:author="user pc" w:date="2022-03-15T10:14:00Z">
            <w:rPr/>
          </w:rPrChange>
        </w:rPr>
        <w:t>moles</w:t>
      </w:r>
      <w:r>
        <w:rPr>
          <w:rFonts w:ascii="Times New Roman" w:cs="Times New Roman" w:hAnsi="Times New Roman"/>
          <w:sz w:val="28"/>
          <w:szCs w:val="28"/>
        </w:rPr>
        <w:t xml:space="preserve"> </w:t>
      </w:r>
      <w:r w:rsidRPr="D0464298">
        <w:rPr>
          <w:rFonts w:ascii="Times New Roman" w:cs="Times New Roman"/>
          <w:sz w:val="28"/>
          <w:szCs w:val="28"/>
          <w:rPrChange w:id="16852" w:author="user pc" w:date="2022-03-15T10:14:00Z">
            <w:rPr/>
          </w:rPrChange>
        </w:rPr>
        <w:t>of</w:t>
      </w:r>
      <w:r>
        <w:rPr>
          <w:rFonts w:ascii="Times New Roman" w:cs="Times New Roman" w:hAnsi="Times New Roman"/>
          <w:sz w:val="28"/>
          <w:szCs w:val="28"/>
        </w:rPr>
        <w:t xml:space="preserve"> </w:t>
      </w:r>
      <w:r w:rsidRPr="D770FF4E">
        <w:rPr>
          <w:rFonts w:ascii="Times New Roman" w:cs="Times New Roman"/>
          <w:sz w:val="28"/>
          <w:szCs w:val="28"/>
          <w:rPrChange w:id="16853" w:author="user pc" w:date="2022-03-15T10:14:00Z">
            <w:rPr/>
          </w:rPrChange>
        </w:rPr>
        <w:t>H = 0.0205 × 0.06                                                                                                   Number of moles of H = 0.00123 mole</w:t>
      </w:r>
    </w:p>
    <w:p>
      <w:pPr>
        <w:pStyle w:val="style0"/>
        <w:rPr>
          <w:rFonts w:ascii="Times New Roman" w:cs="Times New Roman"/>
          <w:sz w:val="28"/>
          <w:szCs w:val="28"/>
          <w:rPrChange w:id="16854" w:author="user pc" w:date="2022-03-15T10:14:00Z">
            <w:rPr/>
          </w:rPrChange>
        </w:rPr>
      </w:pPr>
      <w:r w:rsidRPr="1268BC32">
        <w:rPr>
          <w:rFonts w:ascii="Times New Roman" w:cs="Times New Roman"/>
          <w:sz w:val="28"/>
          <w:szCs w:val="28"/>
          <w:rPrChange w:id="16855" w:author="user pc" w:date="2022-03-15T10:14:00Z">
            <w:rPr/>
          </w:rPrChange>
        </w:rPr>
        <w:t>b) Find</w:t>
      </w:r>
      <w:r>
        <w:rPr>
          <w:rFonts w:ascii="Times New Roman" w:cs="Times New Roman" w:hAnsi="Times New Roman"/>
          <w:sz w:val="28"/>
          <w:szCs w:val="28"/>
        </w:rPr>
        <w:t xml:space="preserve"> </w:t>
      </w:r>
      <w:r w:rsidRPr="BB74808B">
        <w:rPr>
          <w:rFonts w:ascii="Times New Roman" w:cs="Times New Roman"/>
          <w:sz w:val="28"/>
          <w:szCs w:val="28"/>
          <w:rPrChange w:id="16856" w:author="user pc" w:date="2022-03-15T10:14:00Z">
            <w:rPr/>
          </w:rPrChange>
        </w:rPr>
        <w:t>the</w:t>
      </w:r>
      <w:r>
        <w:rPr>
          <w:rFonts w:ascii="Times New Roman" w:cs="Times New Roman" w:hAnsi="Times New Roman"/>
          <w:sz w:val="28"/>
          <w:szCs w:val="28"/>
        </w:rPr>
        <w:t xml:space="preserve"> </w:t>
      </w:r>
      <w:r w:rsidRPr="3716C614">
        <w:rPr>
          <w:rFonts w:ascii="Times New Roman" w:cs="Times New Roman"/>
          <w:sz w:val="28"/>
          <w:szCs w:val="28"/>
          <w:rPrChange w:id="16857" w:author="user pc" w:date="2022-03-15T10:14:00Z">
            <w:rPr/>
          </w:rPrChange>
        </w:rPr>
        <w:t>number</w:t>
      </w:r>
      <w:r>
        <w:rPr>
          <w:rFonts w:ascii="Times New Roman" w:cs="Times New Roman" w:hAnsi="Times New Roman"/>
          <w:sz w:val="28"/>
          <w:szCs w:val="28"/>
        </w:rPr>
        <w:t xml:space="preserve"> </w:t>
      </w:r>
      <w:r w:rsidRPr="2F9B3836">
        <w:rPr>
          <w:rFonts w:ascii="Times New Roman" w:cs="Times New Roman"/>
          <w:sz w:val="28"/>
          <w:szCs w:val="28"/>
          <w:rPrChange w:id="16858" w:author="user pc" w:date="2022-03-15T10:14:00Z">
            <w:rPr/>
          </w:rPrChange>
        </w:rPr>
        <w:t>of</w:t>
      </w:r>
      <w:r>
        <w:rPr>
          <w:rFonts w:ascii="Times New Roman" w:cs="Times New Roman" w:hAnsi="Times New Roman"/>
          <w:sz w:val="28"/>
          <w:szCs w:val="28"/>
        </w:rPr>
        <w:t xml:space="preserve"> </w:t>
      </w:r>
      <w:r w:rsidRPr="A495101A">
        <w:rPr>
          <w:rFonts w:ascii="Times New Roman" w:cs="Times New Roman"/>
          <w:sz w:val="28"/>
          <w:szCs w:val="28"/>
          <w:rPrChange w:id="16859" w:author="user pc" w:date="2022-03-15T10:14:00Z">
            <w:rPr/>
          </w:rPrChange>
        </w:rPr>
        <w:t>moles</w:t>
      </w:r>
      <w:r>
        <w:rPr>
          <w:rFonts w:ascii="Times New Roman" w:cs="Times New Roman" w:hAnsi="Times New Roman"/>
          <w:sz w:val="28"/>
          <w:szCs w:val="28"/>
        </w:rPr>
        <w:t xml:space="preserve"> </w:t>
      </w:r>
      <w:r w:rsidRPr="491DE25A">
        <w:rPr>
          <w:rFonts w:ascii="Times New Roman" w:cs="Times New Roman"/>
          <w:sz w:val="28"/>
          <w:szCs w:val="28"/>
          <w:rPrChange w:id="16860" w:author="user pc" w:date="2022-03-15T10:14:00Z">
            <w:rPr/>
          </w:rPrChange>
        </w:rPr>
        <w:t>of</w:t>
      </w:r>
      <w:r>
        <w:rPr>
          <w:rFonts w:ascii="Times New Roman" w:cs="Times New Roman" w:hAnsi="Times New Roman"/>
          <w:sz w:val="28"/>
          <w:szCs w:val="28"/>
        </w:rPr>
        <w:t xml:space="preserve"> </w:t>
      </w:r>
      <w:r w:rsidRPr="ABA7948E">
        <w:rPr>
          <w:rFonts w:ascii="Times New Roman" w:cs="Times New Roman"/>
          <w:sz w:val="28"/>
          <w:szCs w:val="28"/>
          <w:rPrChange w:id="16861" w:author="user pc" w:date="2022-03-15T10:14:00Z">
            <w:rPr/>
          </w:rPrChange>
        </w:rPr>
        <w:t>NaOH in the volume of E</w:t>
      </w:r>
      <w:r>
        <w:rPr>
          <w:rFonts w:ascii="Times New Roman" w:cs="Times New Roman" w:hAnsi="Times New Roman"/>
          <w:sz w:val="28"/>
          <w:szCs w:val="28"/>
        </w:rPr>
        <w:t xml:space="preserve"> </w:t>
      </w:r>
      <w:r w:rsidRPr="C2C1621E">
        <w:rPr>
          <w:rFonts w:ascii="Times New Roman" w:cs="Times New Roman"/>
          <w:sz w:val="28"/>
          <w:szCs w:val="28"/>
          <w:rPrChange w:id="16862" w:author="user pc" w:date="2022-03-15T10:14:00Z">
            <w:rPr/>
          </w:rPrChange>
        </w:rPr>
        <w:t>using</w:t>
      </w:r>
      <w:r>
        <w:rPr>
          <w:rFonts w:ascii="Times New Roman" w:cs="Times New Roman" w:hAnsi="Times New Roman"/>
          <w:sz w:val="28"/>
          <w:szCs w:val="28"/>
        </w:rPr>
        <w:t xml:space="preserve"> </w:t>
      </w:r>
      <w:r w:rsidRPr="55D60CE2">
        <w:rPr>
          <w:rFonts w:ascii="Times New Roman" w:cs="Times New Roman"/>
          <w:sz w:val="28"/>
          <w:szCs w:val="28"/>
          <w:rPrChange w:id="16863" w:author="user pc" w:date="2022-03-15T10:14:00Z">
            <w:rPr/>
          </w:rPrChange>
        </w:rPr>
        <w:t>the</w:t>
      </w:r>
      <w:r>
        <w:rPr>
          <w:rFonts w:ascii="Times New Roman" w:cs="Times New Roman" w:hAnsi="Times New Roman"/>
          <w:sz w:val="28"/>
          <w:szCs w:val="28"/>
        </w:rPr>
        <w:t xml:space="preserve"> </w:t>
      </w:r>
      <w:r w:rsidRPr="82CDD3E3">
        <w:rPr>
          <w:rFonts w:ascii="Times New Roman" w:cs="Times New Roman"/>
          <w:sz w:val="28"/>
          <w:szCs w:val="28"/>
          <w:rPrChange w:id="16864" w:author="user pc" w:date="2022-03-15T10:14:00Z">
            <w:rPr/>
          </w:rPrChange>
        </w:rPr>
        <w:t>formula</w:t>
      </w:r>
      <w:r>
        <w:rPr>
          <w:rFonts w:ascii="Times New Roman" w:cs="Times New Roman" w:hAnsi="Times New Roman"/>
          <w:sz w:val="28"/>
          <w:szCs w:val="28"/>
        </w:rPr>
        <w:t xml:space="preserve"> </w:t>
      </w:r>
      <w:r w:rsidRPr="60F4A973">
        <w:rPr>
          <w:rFonts w:ascii="Times New Roman" w:cs="Times New Roman"/>
          <w:sz w:val="28"/>
          <w:szCs w:val="28"/>
          <w:rPrChange w:id="16865" w:author="user pc" w:date="2022-03-15T10:14:00Z">
            <w:rPr/>
          </w:rPrChange>
        </w:rPr>
        <w:t>below:</w:t>
      </w:r>
    </w:p>
    <w:p>
      <w:pPr>
        <w:pStyle w:val="style0"/>
        <w:rPr>
          <w:rFonts w:ascii="Times New Roman" w:cs="Times New Roman" w:hAnsi="Times New Roman"/>
          <w:sz w:val="28"/>
          <w:szCs w:val="28"/>
        </w:rPr>
      </w:pPr>
      <w:r w:rsidRPr="C6FF9A1A">
        <w:rPr>
          <w:rFonts w:ascii="Times New Roman" w:cs="Times New Roman"/>
          <w:sz w:val="28"/>
          <w:szCs w:val="28"/>
          <w:rPrChange w:id="16866" w:author="user pc" w:date="2022-03-15T10:14:00Z">
            <w:rPr/>
          </w:rPrChange>
        </w:rPr>
        <w:t>Mole</w:t>
      </w:r>
      <w:r>
        <w:rPr>
          <w:rFonts w:ascii="Times New Roman" w:cs="Times New Roman" w:hAnsi="Times New Roman"/>
          <w:sz w:val="28"/>
          <w:szCs w:val="28"/>
        </w:rPr>
        <w:t xml:space="preserve"> </w:t>
      </w:r>
      <w:r w:rsidRPr="DD110FD0">
        <w:rPr>
          <w:rFonts w:ascii="Times New Roman" w:cs="Times New Roman"/>
          <w:sz w:val="28"/>
          <w:szCs w:val="28"/>
          <w:rPrChange w:id="16867" w:author="user pc" w:date="2022-03-15T10:14:00Z">
            <w:rPr/>
          </w:rPrChange>
        </w:rPr>
        <w:t>=</w:t>
      </w:r>
      <w:r>
        <w:rPr>
          <w:rFonts w:ascii="Times New Roman" w:cs="Times New Roman" w:hAnsi="Times New Roman"/>
          <w:sz w:val="28"/>
          <w:szCs w:val="28"/>
        </w:rPr>
        <w:t xml:space="preserve"> </w:t>
      </w:r>
      <w:r w:rsidRPr="E521EEBA">
        <w:rPr>
          <w:rFonts w:ascii="Times New Roman" w:cs="Times New Roman"/>
          <w:sz w:val="28"/>
          <w:szCs w:val="28"/>
          <w:rPrChange w:id="16868" w:author="user pc" w:date="2022-03-15T10:14:00Z">
            <w:rPr/>
          </w:rPrChange>
        </w:rPr>
        <w:t>Volume</w:t>
      </w:r>
      <w:r>
        <w:rPr>
          <w:rFonts w:ascii="Times New Roman" w:cs="Times New Roman" w:hAnsi="Times New Roman"/>
          <w:sz w:val="28"/>
          <w:szCs w:val="28"/>
        </w:rPr>
        <w:t xml:space="preserve"> </w:t>
      </w:r>
      <w:r w:rsidRPr="46217793">
        <w:rPr>
          <w:rFonts w:ascii="Times New Roman" w:cs="Times New Roman"/>
          <w:sz w:val="28"/>
          <w:szCs w:val="28"/>
          <w:rPrChange w:id="16869" w:author="user pc" w:date="2022-03-15T10:14:00Z">
            <w:rPr/>
          </w:rPrChange>
        </w:rPr>
        <w:t>(dm</w:t>
      </w:r>
      <w:r w:rsidRPr="94BF24BB">
        <w:rPr>
          <w:rFonts w:ascii="Times New Roman" w:cs="Times New Roman"/>
          <w:sz w:val="28"/>
          <w:szCs w:val="28"/>
          <w:vertAlign w:val="superscript"/>
          <w:rPrChange w:id="16870" w:author="user pc" w:date="2022-03-15T10:14:00Z">
            <w:rPr>
              <w:vertAlign w:val="superscript"/>
            </w:rPr>
          </w:rPrChange>
        </w:rPr>
        <w:t>3</w:t>
      </w:r>
      <w:r w:rsidRPr="8E63D105">
        <w:rPr>
          <w:rFonts w:ascii="Times New Roman" w:cs="Times New Roman"/>
          <w:sz w:val="28"/>
          <w:szCs w:val="28"/>
          <w:rPrChange w:id="16871" w:author="user pc" w:date="2022-03-15T10:14:00Z">
            <w:rPr/>
          </w:rPrChange>
        </w:rPr>
        <w:t>)</w:t>
      </w:r>
      <w:r>
        <w:rPr>
          <w:rFonts w:ascii="Times New Roman" w:cs="Times New Roman" w:hAnsi="Times New Roman"/>
          <w:sz w:val="28"/>
          <w:szCs w:val="28"/>
        </w:rPr>
        <w:t xml:space="preserve"> </w:t>
      </w:r>
      <w:r w:rsidRPr="A2F6774C">
        <w:rPr>
          <w:rFonts w:ascii="Times New Roman" w:cs="Times New Roman"/>
          <w:sz w:val="28"/>
          <w:szCs w:val="28"/>
          <w:rPrChange w:id="16872" w:author="user pc" w:date="2022-03-15T10:14:00Z">
            <w:rPr/>
          </w:rPrChange>
        </w:rPr>
        <w:t>×</w:t>
      </w:r>
      <w:r>
        <w:rPr>
          <w:rFonts w:ascii="Times New Roman" w:cs="Times New Roman" w:hAnsi="Times New Roman"/>
          <w:sz w:val="28"/>
          <w:szCs w:val="28"/>
        </w:rPr>
        <w:t xml:space="preserve"> </w:t>
      </w:r>
      <w:r w:rsidRPr="3533462B">
        <w:rPr>
          <w:rFonts w:ascii="Times New Roman" w:cs="Times New Roman"/>
          <w:sz w:val="28"/>
          <w:szCs w:val="28"/>
          <w:rPrChange w:id="16873" w:author="user pc" w:date="2022-03-15T10:14:00Z">
            <w:rPr/>
          </w:rPrChange>
        </w:rPr>
        <w:t>Molar</w:t>
      </w:r>
      <w:r>
        <w:rPr>
          <w:rFonts w:ascii="Times New Roman" w:cs="Times New Roman" w:hAnsi="Times New Roman"/>
          <w:sz w:val="28"/>
          <w:szCs w:val="28"/>
        </w:rPr>
        <w:t xml:space="preserve"> </w:t>
      </w:r>
      <w:r w:rsidRPr="3DA1E096">
        <w:rPr>
          <w:rFonts w:ascii="Times New Roman" w:cs="Times New Roman"/>
          <w:sz w:val="28"/>
          <w:szCs w:val="28"/>
          <w:rPrChange w:id="16874" w:author="user pc" w:date="2022-03-15T10:14:00Z">
            <w:rPr/>
          </w:rPrChange>
        </w:rPr>
        <w:t>Concentration</w:t>
      </w:r>
      <w:r>
        <w:rPr>
          <w:rFonts w:ascii="Times New Roman" w:cs="Times New Roman" w:hAnsi="Times New Roman"/>
          <w:sz w:val="28"/>
          <w:szCs w:val="28"/>
        </w:rPr>
        <w:t xml:space="preserve"> </w:t>
      </w:r>
      <w:r w:rsidRPr="60D06DEF">
        <w:rPr>
          <w:rFonts w:ascii="Times New Roman" w:cs="Times New Roman"/>
          <w:sz w:val="28"/>
          <w:szCs w:val="28"/>
          <w:rPrChange w:id="16875" w:author="user pc" w:date="2022-03-15T10:14:00Z">
            <w:rPr/>
          </w:rPrChange>
        </w:rPr>
        <w:t>(moldm</w:t>
      </w:r>
      <w:r w:rsidRPr="DBFB0847">
        <w:rPr>
          <w:rFonts w:ascii="Times New Roman" w:cs="Times New Roman"/>
          <w:sz w:val="28"/>
          <w:szCs w:val="28"/>
          <w:vertAlign w:val="superscript"/>
          <w:rPrChange w:id="16876" w:author="user pc" w:date="2022-03-15T10:14:00Z">
            <w:rPr>
              <w:vertAlign w:val="superscript"/>
            </w:rPr>
          </w:rPrChange>
        </w:rPr>
        <w:t>-3</w:t>
      </w:r>
      <w:r w:rsidRPr="7A8A027A">
        <w:rPr>
          <w:rFonts w:ascii="Times New Roman" w:cs="Times New Roman"/>
          <w:sz w:val="28"/>
          <w:szCs w:val="28"/>
          <w:rPrChange w:id="16877" w:author="user pc" w:date="2022-03-15T10:14:00Z">
            <w:rPr/>
          </w:rPrChange>
        </w:rPr>
        <w:t>)</w:t>
      </w:r>
    </w:p>
    <w:p>
      <w:pPr>
        <w:pStyle w:val="style0"/>
        <w:rPr>
          <w:rFonts w:ascii="Times New Roman" w:cs="Times New Roman"/>
          <w:sz w:val="28"/>
          <w:szCs w:val="28"/>
          <w:rPrChange w:id="16878" w:author="user pc" w:date="2022-03-15T10:14:00Z">
            <w:rPr/>
          </w:rPrChange>
        </w:rPr>
      </w:pPr>
      <w:r w:rsidRPr="DE7B2701">
        <w:rPr>
          <w:rFonts w:ascii="Times New Roman" w:cs="Times New Roman"/>
          <w:sz w:val="28"/>
          <w:szCs w:val="28"/>
          <w:rPrChange w:id="16879" w:author="user pc" w:date="2022-03-15T10:14:00Z">
            <w:rPr/>
          </w:rPrChange>
        </w:rPr>
        <w:t>Convert</w:t>
      </w:r>
      <w:r>
        <w:rPr>
          <w:rFonts w:ascii="Times New Roman" w:cs="Times New Roman" w:hAnsi="Times New Roman"/>
          <w:sz w:val="28"/>
          <w:szCs w:val="28"/>
        </w:rPr>
        <w:t xml:space="preserve"> </w:t>
      </w:r>
      <w:r w:rsidRPr="595C1039">
        <w:rPr>
          <w:rFonts w:ascii="Times New Roman" w:cs="Times New Roman"/>
          <w:sz w:val="28"/>
          <w:szCs w:val="28"/>
          <w:rPrChange w:id="16880" w:author="user pc" w:date="2022-03-15T10:14:00Z">
            <w:rPr/>
          </w:rPrChange>
        </w:rPr>
        <w:t>25</w:t>
      </w:r>
      <w:r>
        <w:rPr>
          <w:rFonts w:ascii="Times New Roman" w:cs="Times New Roman" w:hAnsi="Times New Roman"/>
          <w:sz w:val="28"/>
          <w:szCs w:val="28"/>
        </w:rPr>
        <w:t xml:space="preserve"> </w:t>
      </w:r>
      <w:r w:rsidRPr="7B1C1693">
        <w:rPr>
          <w:rFonts w:ascii="Times New Roman" w:cs="Times New Roman"/>
          <w:sz w:val="28"/>
          <w:szCs w:val="28"/>
          <w:rPrChange w:id="16881" w:author="user pc" w:date="2022-03-15T10:14:00Z">
            <w:rPr/>
          </w:rPrChange>
        </w:rPr>
        <w:t>cm</w:t>
      </w:r>
      <w:r w:rsidRPr="573D5CB8">
        <w:rPr>
          <w:rFonts w:ascii="Times New Roman" w:cs="Times New Roman"/>
          <w:sz w:val="28"/>
          <w:szCs w:val="28"/>
          <w:vertAlign w:val="superscript"/>
          <w:rPrChange w:id="16882" w:author="user pc" w:date="2022-03-15T10:14:00Z">
            <w:rPr>
              <w:vertAlign w:val="superscript"/>
            </w:rPr>
          </w:rPrChange>
        </w:rPr>
        <w:t>3</w:t>
      </w:r>
      <w:r>
        <w:rPr>
          <w:rFonts w:ascii="Times New Roman" w:cs="Times New Roman" w:hAnsi="Times New Roman"/>
          <w:sz w:val="28"/>
          <w:szCs w:val="28"/>
          <w:vertAlign w:val="superscript"/>
        </w:rPr>
        <w:t xml:space="preserve"> </w:t>
      </w:r>
      <w:r w:rsidRPr="4919C4A6">
        <w:rPr>
          <w:rFonts w:ascii="Times New Roman" w:cs="Times New Roman"/>
          <w:sz w:val="28"/>
          <w:szCs w:val="28"/>
          <w:rPrChange w:id="16883" w:author="user pc" w:date="2022-03-15T10:14:00Z">
            <w:rPr/>
          </w:rPrChange>
        </w:rPr>
        <w:t>to</w:t>
      </w:r>
      <w:r>
        <w:rPr>
          <w:rFonts w:ascii="Times New Roman" w:cs="Times New Roman" w:hAnsi="Times New Roman"/>
          <w:sz w:val="28"/>
          <w:szCs w:val="28"/>
        </w:rPr>
        <w:t xml:space="preserve"> </w:t>
      </w:r>
      <w:r w:rsidRPr="CED40577">
        <w:rPr>
          <w:rFonts w:ascii="Times New Roman" w:cs="Times New Roman"/>
          <w:sz w:val="28"/>
          <w:szCs w:val="28"/>
          <w:rPrChange w:id="16884" w:author="user pc" w:date="2022-03-15T10:14:00Z">
            <w:rPr/>
          </w:rPrChange>
        </w:rPr>
        <w:t>dm</w:t>
      </w:r>
      <w:r w:rsidRPr="6B985975">
        <w:rPr>
          <w:rFonts w:ascii="Times New Roman" w:cs="Times New Roman"/>
          <w:sz w:val="28"/>
          <w:szCs w:val="28"/>
          <w:vertAlign w:val="superscript"/>
          <w:rPrChange w:id="16885" w:author="user pc" w:date="2022-03-15T10:14:00Z">
            <w:rPr>
              <w:vertAlign w:val="superscript"/>
            </w:rPr>
          </w:rPrChange>
        </w:rPr>
        <w:t>3</w:t>
      </w:r>
      <w:r w:rsidRPr="D88DE1A3">
        <w:rPr>
          <w:rFonts w:ascii="Times New Roman" w:cs="Times New Roman"/>
          <w:sz w:val="28"/>
          <w:szCs w:val="28"/>
          <w:rPrChange w:id="16886" w:author="user pc" w:date="2022-03-15T10:14:00Z">
            <w:rPr/>
          </w:rPrChange>
        </w:rPr>
        <w:t>:</w:t>
      </w:r>
    </w:p>
    <w:p>
      <w:pPr>
        <w:pStyle w:val="style0"/>
        <w:rPr>
          <w:rFonts w:ascii="Times New Roman" w:cs="Times New Roman" w:hAnsi="Times New Roman"/>
          <w:sz w:val="28"/>
          <w:szCs w:val="28"/>
          <w:vertAlign w:val="superscript"/>
        </w:rPr>
      </w:pPr>
      <w:r w:rsidRPr="21BFD772">
        <w:rPr>
          <w:rFonts w:ascii="Times New Roman" w:cs="Times New Roman"/>
          <w:sz w:val="28"/>
          <w:szCs w:val="28"/>
          <w:rPrChange w:id="16887" w:author="user pc" w:date="2022-03-15T10:14:00Z">
            <w:rPr/>
          </w:rPrChange>
        </w:rPr>
        <w:t>1000</w:t>
      </w:r>
      <w:r>
        <w:rPr>
          <w:rFonts w:ascii="Times New Roman" w:cs="Times New Roman" w:hAnsi="Times New Roman"/>
          <w:sz w:val="28"/>
          <w:szCs w:val="28"/>
        </w:rPr>
        <w:t xml:space="preserve"> </w:t>
      </w:r>
      <w:r w:rsidRPr="7641743F">
        <w:rPr>
          <w:rFonts w:ascii="Times New Roman" w:cs="Times New Roman"/>
          <w:sz w:val="28"/>
          <w:szCs w:val="28"/>
          <w:rPrChange w:id="16888" w:author="user pc" w:date="2022-03-15T10:14:00Z">
            <w:rPr/>
          </w:rPrChange>
        </w:rPr>
        <w:t>cm</w:t>
      </w:r>
      <w:r w:rsidRPr="A12E6C58">
        <w:rPr>
          <w:rFonts w:ascii="Times New Roman" w:cs="Times New Roman"/>
          <w:sz w:val="28"/>
          <w:szCs w:val="28"/>
          <w:vertAlign w:val="superscript"/>
          <w:rPrChange w:id="16889" w:author="user pc" w:date="2022-03-15T10:14:00Z">
            <w:rPr>
              <w:vertAlign w:val="superscript"/>
            </w:rPr>
          </w:rPrChange>
        </w:rPr>
        <w:t>3</w:t>
      </w:r>
      <w:r>
        <w:rPr>
          <w:rFonts w:ascii="Times New Roman" w:cs="Times New Roman" w:hAnsi="Times New Roman"/>
          <w:sz w:val="28"/>
          <w:szCs w:val="28"/>
          <w:vertAlign w:val="superscript"/>
        </w:rPr>
        <w:t xml:space="preserve"> </w:t>
      </w:r>
      <w:r w:rsidRPr="C25F8655">
        <w:rPr>
          <w:rFonts w:ascii="Times New Roman" w:cs="Times New Roman"/>
          <w:sz w:val="28"/>
          <w:szCs w:val="28"/>
          <w:rPrChange w:id="16890" w:author="user pc" w:date="2022-03-15T10:14:00Z">
            <w:rPr/>
          </w:rPrChange>
        </w:rPr>
        <w:t>=</w:t>
      </w:r>
      <w:r>
        <w:rPr>
          <w:rFonts w:ascii="Times New Roman" w:cs="Times New Roman" w:hAnsi="Times New Roman"/>
          <w:sz w:val="28"/>
          <w:szCs w:val="28"/>
        </w:rPr>
        <w:t xml:space="preserve"> </w:t>
      </w:r>
      <w:r w:rsidRPr="2E32479A">
        <w:rPr>
          <w:rFonts w:ascii="Times New Roman" w:cs="Times New Roman"/>
          <w:sz w:val="28"/>
          <w:szCs w:val="28"/>
          <w:rPrChange w:id="16891" w:author="user pc" w:date="2022-03-15T10:14:00Z">
            <w:rPr/>
          </w:rPrChange>
        </w:rPr>
        <w:t>1</w:t>
      </w:r>
      <w:r>
        <w:rPr>
          <w:rFonts w:ascii="Times New Roman" w:cs="Times New Roman" w:hAnsi="Times New Roman"/>
          <w:sz w:val="28"/>
          <w:szCs w:val="28"/>
        </w:rPr>
        <w:t xml:space="preserve"> </w:t>
      </w:r>
      <w:r w:rsidRPr="3E0D4B21">
        <w:rPr>
          <w:rFonts w:ascii="Times New Roman" w:cs="Times New Roman"/>
          <w:sz w:val="28"/>
          <w:szCs w:val="28"/>
          <w:rPrChange w:id="16892" w:author="user pc" w:date="2022-03-15T10:14:00Z">
            <w:rPr/>
          </w:rPrChange>
        </w:rPr>
        <w:t>dm</w:t>
      </w:r>
      <w:r w:rsidRPr="5FEF1949">
        <w:rPr>
          <w:rFonts w:ascii="Times New Roman" w:cs="Times New Roman"/>
          <w:sz w:val="28"/>
          <w:szCs w:val="28"/>
          <w:vertAlign w:val="superscript"/>
          <w:rPrChange w:id="16893" w:author="user pc" w:date="2022-03-15T10:14:00Z">
            <w:rPr>
              <w:vertAlign w:val="superscript"/>
            </w:rPr>
          </w:rPrChange>
        </w:rPr>
        <w:t xml:space="preserve">3 </w:t>
      </w:r>
    </w:p>
    <w:p>
      <w:pPr>
        <w:pStyle w:val="style0"/>
        <w:rPr>
          <w:rFonts w:ascii="Times New Roman" w:cs="Times New Roman" w:hAnsi="Times New Roman"/>
          <w:sz w:val="28"/>
          <w:szCs w:val="28"/>
        </w:rPr>
      </w:pPr>
      <w:r w:rsidRPr="566328B3">
        <w:rPr>
          <w:rFonts w:ascii="Times New Roman" w:cs="Times New Roman"/>
          <w:sz w:val="28"/>
          <w:szCs w:val="28"/>
          <w:rPrChange w:id="16894" w:author="user pc" w:date="2022-03-15T10:14:00Z">
            <w:rPr/>
          </w:rPrChange>
        </w:rPr>
        <w:t>25</w:t>
      </w:r>
      <w:r>
        <w:rPr>
          <w:rFonts w:ascii="Times New Roman" w:cs="Times New Roman" w:hAnsi="Times New Roman"/>
          <w:sz w:val="28"/>
          <w:szCs w:val="28"/>
        </w:rPr>
        <w:t xml:space="preserve"> </w:t>
      </w:r>
      <w:r w:rsidRPr="699FE7A6">
        <w:rPr>
          <w:rFonts w:ascii="Times New Roman" w:cs="Times New Roman"/>
          <w:sz w:val="28"/>
          <w:szCs w:val="28"/>
          <w:rPrChange w:id="16895" w:author="user pc" w:date="2022-03-15T10:14:00Z">
            <w:rPr/>
          </w:rPrChange>
        </w:rPr>
        <w:t>cm</w:t>
      </w:r>
      <w:r w:rsidRPr="717F099A">
        <w:rPr>
          <w:rFonts w:ascii="Times New Roman" w:cs="Times New Roman"/>
          <w:sz w:val="28"/>
          <w:szCs w:val="28"/>
          <w:vertAlign w:val="superscript"/>
          <w:rPrChange w:id="16896" w:author="user pc" w:date="2022-03-15T10:14:00Z">
            <w:rPr>
              <w:vertAlign w:val="superscript"/>
            </w:rPr>
          </w:rPrChange>
        </w:rPr>
        <w:t>3</w:t>
      </w:r>
      <w:r>
        <w:rPr>
          <w:rFonts w:ascii="Times New Roman" w:cs="Times New Roman" w:hAnsi="Times New Roman"/>
          <w:sz w:val="28"/>
          <w:szCs w:val="28"/>
          <w:vertAlign w:val="superscript"/>
        </w:rPr>
        <w:t xml:space="preserve">        </w:t>
      </w:r>
      <w:r w:rsidRPr="5FBB86F8">
        <w:rPr>
          <w:rFonts w:ascii="Times New Roman" w:cs="Times New Roman"/>
          <w:sz w:val="28"/>
          <w:szCs w:val="28"/>
          <w:rPrChange w:id="16897" w:author="user pc" w:date="2022-03-15T10:14:00Z">
            <w:rPr/>
          </w:rPrChange>
        </w:rPr>
        <w:t>=?</w:t>
      </w:r>
      <w:r>
        <w:rPr>
          <w:rFonts w:ascii="Times New Roman" w:cs="Times New Roman" w:hAnsi="Times New Roman"/>
          <w:sz w:val="28"/>
          <w:szCs w:val="28"/>
        </w:rPr>
        <w:t xml:space="preserve"> </w:t>
      </w:r>
    </w:p>
    <w:p>
      <w:pPr>
        <w:pStyle w:val="style0"/>
        <w:rPr>
          <w:rFonts w:ascii="Times New Roman" w:cs="Times New Roman"/>
          <w:sz w:val="28"/>
          <w:szCs w:val="28"/>
          <w:rPrChange w:id="16898" w:author="user pc" w:date="2022-03-15T10:14:00Z">
            <w:rPr/>
          </w:rPrChange>
        </w:rPr>
      </w:pPr>
      <w:r w:rsidRPr="6243FE64">
        <w:rPr>
          <w:rFonts w:ascii="Times New Roman" w:cs="Times New Roman"/>
          <w:sz w:val="28"/>
          <w:szCs w:val="28"/>
          <w:rPrChange w:id="16899" w:author="user pc" w:date="2022-03-15T10:14:00Z">
            <w:rPr/>
          </w:rPrChange>
        </w:rPr>
        <w:t>Cross</w:t>
      </w:r>
      <w:r>
        <w:rPr>
          <w:rFonts w:ascii="Times New Roman" w:cs="Times New Roman" w:hAnsi="Times New Roman"/>
          <w:sz w:val="28"/>
          <w:szCs w:val="28"/>
        </w:rPr>
        <w:t xml:space="preserve"> </w:t>
      </w:r>
      <w:r w:rsidRPr="63D2B501">
        <w:rPr>
          <w:rFonts w:ascii="Times New Roman" w:cs="Times New Roman"/>
          <w:sz w:val="28"/>
          <w:szCs w:val="28"/>
          <w:rPrChange w:id="16900" w:author="user pc" w:date="2022-03-15T10:14:00Z">
            <w:rPr/>
          </w:rPrChange>
        </w:rPr>
        <w:t>multiplying,</w:t>
      </w:r>
      <w:r>
        <w:rPr>
          <w:rFonts w:ascii="Times New Roman" w:cs="Times New Roman" w:hAnsi="Times New Roman"/>
          <w:sz w:val="28"/>
          <w:szCs w:val="28"/>
        </w:rPr>
        <w:t xml:space="preserve"> </w:t>
      </w:r>
      <w:r w:rsidRPr="D8D355D0">
        <w:rPr>
          <w:rFonts w:ascii="Times New Roman" w:cs="Times New Roman"/>
          <w:sz w:val="28"/>
          <w:szCs w:val="28"/>
          <w:rPrChange w:id="16901" w:author="user pc" w:date="2022-03-15T10:14:00Z">
            <w:rPr/>
          </w:rPrChange>
        </w:rPr>
        <w:t>we</w:t>
      </w:r>
      <w:r>
        <w:rPr>
          <w:rFonts w:ascii="Times New Roman" w:cs="Times New Roman" w:hAnsi="Times New Roman"/>
          <w:sz w:val="28"/>
          <w:szCs w:val="28"/>
        </w:rPr>
        <w:t xml:space="preserve"> </w:t>
      </w:r>
      <w:r w:rsidRPr="0CCCC8E2">
        <w:rPr>
          <w:rFonts w:ascii="Times New Roman" w:cs="Times New Roman"/>
          <w:sz w:val="28"/>
          <w:szCs w:val="28"/>
          <w:rPrChange w:id="16902" w:author="user pc" w:date="2022-03-15T10:14:00Z">
            <w:rPr/>
          </w:rPrChange>
        </w:rPr>
        <w:t>get;</w:t>
      </w:r>
    </w:p>
    <w:p>
      <w:pPr>
        <w:pStyle w:val="style0"/>
        <w:rPr>
          <w:rFonts w:ascii="Times New Roman" w:cs="Times New Roman"/>
          <w:sz w:val="28"/>
          <w:szCs w:val="28"/>
          <w:rPrChange w:id="16903" w:author="user pc" w:date="2022-03-15T10:14:00Z">
            <w:rPr/>
          </w:rPrChange>
        </w:rPr>
      </w:pPr>
      <w:r w:rsidRPr="05BEB7A6">
        <w:rPr>
          <w:rFonts w:ascii="Times New Roman" w:cs="Times New Roman"/>
          <w:sz w:val="28"/>
          <w:szCs w:val="28"/>
          <w:rPrChange w:id="16904" w:author="user pc" w:date="2022-03-15T10:14:00Z">
            <w:rPr/>
          </w:rPrChange>
        </w:rPr>
        <w:t>25</w:t>
      </w:r>
      <w:r>
        <w:rPr>
          <w:rFonts w:ascii="Times New Roman" w:cs="Times New Roman" w:hAnsi="Times New Roman"/>
          <w:sz w:val="28"/>
          <w:szCs w:val="28"/>
        </w:rPr>
        <w:t xml:space="preserve"> </w:t>
      </w:r>
      <w:r w:rsidRPr="617EFA48">
        <w:rPr>
          <w:rFonts w:ascii="Times New Roman" w:cs="Times New Roman"/>
          <w:sz w:val="28"/>
          <w:szCs w:val="28"/>
          <w:rPrChange w:id="16905" w:author="user pc" w:date="2022-03-15T10:14:00Z">
            <w:rPr/>
          </w:rPrChange>
        </w:rPr>
        <w:t>cm</w:t>
      </w:r>
      <w:r w:rsidRPr="21E20E1B">
        <w:rPr>
          <w:rFonts w:ascii="Times New Roman" w:cs="Times New Roman"/>
          <w:sz w:val="28"/>
          <w:szCs w:val="28"/>
          <w:vertAlign w:val="superscript"/>
          <w:rPrChange w:id="16906" w:author="user pc" w:date="2022-03-15T10:14:00Z">
            <w:rPr>
              <w:vertAlign w:val="superscript"/>
            </w:rPr>
          </w:rPrChange>
        </w:rPr>
        <w:t>3</w:t>
      </w:r>
      <w:r>
        <w:rPr>
          <w:rFonts w:ascii="Times New Roman" w:cs="Times New Roman" w:hAnsi="Times New Roman"/>
          <w:sz w:val="28"/>
          <w:szCs w:val="28"/>
          <w:vertAlign w:val="superscript"/>
        </w:rPr>
        <w:t xml:space="preserve"> </w:t>
      </w:r>
      <w:r w:rsidRPr="7BE0CF11">
        <w:rPr>
          <w:rFonts w:ascii="Times New Roman" w:cs="Times New Roman"/>
          <w:sz w:val="28"/>
          <w:szCs w:val="28"/>
          <w:rPrChange w:id="16907" w:author="user pc" w:date="2022-03-15T10:14:00Z">
            <w:rPr/>
          </w:rPrChange>
        </w:rPr>
        <w:t>×</w:t>
      </w:r>
      <w:r>
        <w:rPr>
          <w:rFonts w:ascii="Times New Roman" w:cs="Times New Roman" w:hAnsi="Times New Roman"/>
          <w:sz w:val="28"/>
          <w:szCs w:val="28"/>
        </w:rPr>
        <w:t xml:space="preserve"> </w:t>
      </w:r>
      <w:r w:rsidRPr="97560E37">
        <w:rPr>
          <w:rFonts w:ascii="Times New Roman" w:cs="Times New Roman"/>
          <w:sz w:val="28"/>
          <w:szCs w:val="28"/>
          <w:rPrChange w:id="16908" w:author="user pc" w:date="2022-03-15T10:14:00Z">
            <w:rPr/>
          </w:rPrChange>
        </w:rPr>
        <w:t>1</w:t>
      </w:r>
      <w:r>
        <w:rPr>
          <w:rFonts w:ascii="Times New Roman" w:cs="Times New Roman" w:hAnsi="Times New Roman"/>
          <w:sz w:val="28"/>
          <w:szCs w:val="28"/>
        </w:rPr>
        <w:t xml:space="preserve"> </w:t>
      </w:r>
      <w:r w:rsidRPr="7054E878">
        <w:rPr>
          <w:rFonts w:ascii="Times New Roman" w:cs="Times New Roman"/>
          <w:sz w:val="28"/>
          <w:szCs w:val="28"/>
          <w:rPrChange w:id="16909" w:author="user pc" w:date="2022-03-15T10:14:00Z">
            <w:rPr/>
          </w:rPrChange>
        </w:rPr>
        <w:t>dm</w:t>
      </w:r>
      <w:r w:rsidRPr="73B2539B">
        <w:rPr>
          <w:rFonts w:ascii="Times New Roman" w:cs="Times New Roman"/>
          <w:sz w:val="28"/>
          <w:szCs w:val="28"/>
          <w:vertAlign w:val="superscript"/>
          <w:rPrChange w:id="16910" w:author="user pc" w:date="2022-03-15T10:14:00Z">
            <w:rPr>
              <w:vertAlign w:val="superscript"/>
            </w:rPr>
          </w:rPrChange>
        </w:rPr>
        <w:t xml:space="preserve">3 </w:t>
      </w:r>
      <w:r w:rsidRPr="FE738B15">
        <w:rPr>
          <w:rFonts w:ascii="Times New Roman" w:cs="Times New Roman"/>
          <w:sz w:val="28"/>
          <w:szCs w:val="28"/>
          <w:rPrChange w:id="16911" w:author="user pc" w:date="2022-03-15T10:14:00Z">
            <w:rPr/>
          </w:rPrChange>
        </w:rPr>
        <w:t>/1000</w:t>
      </w:r>
      <w:r>
        <w:rPr>
          <w:rFonts w:ascii="Times New Roman" w:cs="Times New Roman" w:hAnsi="Times New Roman"/>
          <w:sz w:val="28"/>
          <w:szCs w:val="28"/>
        </w:rPr>
        <w:t xml:space="preserve"> </w:t>
      </w:r>
      <w:r w:rsidRPr="B0156765">
        <w:rPr>
          <w:rFonts w:ascii="Times New Roman" w:cs="Times New Roman"/>
          <w:sz w:val="28"/>
          <w:szCs w:val="28"/>
          <w:rPrChange w:id="16912" w:author="user pc" w:date="2022-03-15T10:14:00Z">
            <w:rPr/>
          </w:rPrChange>
        </w:rPr>
        <w:t>cm</w:t>
      </w:r>
      <w:r w:rsidRPr="F76D64EF">
        <w:rPr>
          <w:rFonts w:ascii="Times New Roman" w:cs="Times New Roman"/>
          <w:sz w:val="28"/>
          <w:szCs w:val="28"/>
          <w:vertAlign w:val="superscript"/>
          <w:rPrChange w:id="16913" w:author="user pc" w:date="2022-03-15T10:14:00Z">
            <w:rPr>
              <w:vertAlign w:val="superscript"/>
            </w:rPr>
          </w:rPrChange>
        </w:rPr>
        <w:t>3</w:t>
      </w:r>
      <w:r>
        <w:rPr>
          <w:rFonts w:ascii="Times New Roman" w:cs="Times New Roman" w:hAnsi="Times New Roman"/>
          <w:sz w:val="28"/>
          <w:szCs w:val="28"/>
          <w:vertAlign w:val="superscript"/>
        </w:rPr>
        <w:t xml:space="preserve">  </w:t>
      </w:r>
      <w:r w:rsidRPr="38C1A63F">
        <w:rPr>
          <w:rFonts w:ascii="Times New Roman" w:cs="Times New Roman"/>
          <w:sz w:val="28"/>
          <w:szCs w:val="28"/>
          <w:rPrChange w:id="16914" w:author="user pc" w:date="2022-03-15T10:14:00Z">
            <w:rPr/>
          </w:rPrChange>
        </w:rPr>
        <w:t>=</w:t>
      </w:r>
      <w:r>
        <w:rPr>
          <w:rFonts w:ascii="Times New Roman" w:cs="Times New Roman" w:hAnsi="Times New Roman"/>
          <w:sz w:val="28"/>
          <w:szCs w:val="28"/>
        </w:rPr>
        <w:t xml:space="preserve"> </w:t>
      </w:r>
      <w:r w:rsidRPr="98EC58A0">
        <w:rPr>
          <w:rFonts w:ascii="Times New Roman" w:cs="Times New Roman"/>
          <w:sz w:val="28"/>
          <w:szCs w:val="28"/>
          <w:rPrChange w:id="16915" w:author="user pc" w:date="2022-03-15T10:14:00Z">
            <w:rPr/>
          </w:rPrChange>
        </w:rPr>
        <w:t>0.025</w:t>
      </w:r>
      <w:r>
        <w:rPr>
          <w:rFonts w:ascii="Times New Roman" w:cs="Times New Roman" w:hAnsi="Times New Roman"/>
          <w:sz w:val="28"/>
          <w:szCs w:val="28"/>
        </w:rPr>
        <w:t xml:space="preserve"> </w:t>
      </w:r>
      <w:r w:rsidRPr="52B019C8">
        <w:rPr>
          <w:rFonts w:ascii="Times New Roman" w:cs="Times New Roman"/>
          <w:sz w:val="28"/>
          <w:szCs w:val="28"/>
          <w:rPrChange w:id="16916" w:author="user pc" w:date="2022-03-15T10:14:00Z">
            <w:rPr/>
          </w:rPrChange>
        </w:rPr>
        <w:t>dm</w:t>
      </w:r>
      <w:r w:rsidRPr="5DC20EC3">
        <w:rPr>
          <w:rFonts w:ascii="Times New Roman" w:cs="Times New Roman"/>
          <w:sz w:val="28"/>
          <w:szCs w:val="28"/>
          <w:vertAlign w:val="superscript"/>
          <w:rPrChange w:id="16917" w:author="user pc" w:date="2022-03-15T10:14:00Z">
            <w:rPr/>
          </w:rPrChange>
        </w:rPr>
        <w:t>3</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concentration= </m:t>
          </m:r>
          <m:f>
            <m:fPr>
              <m:ctrlPr>
                <w:rPr>
                  <w:rFonts w:ascii="Cambria Math" w:cs="Times New Roman" w:hAnsi="Cambria Math"/>
                  <w:i/>
                  <w:sz w:val="28"/>
                  <w:szCs w:val="28"/>
                </w:rPr>
              </m:ctrlPr>
            </m:fPr>
            <m:num>
              <m:r>
                <w:rPr>
                  <w:rFonts w:ascii="Cambria Math" w:cs="Times New Roman" w:hAnsi="Cambria Math"/>
                  <w:sz w:val="28"/>
                  <w:szCs w:val="28"/>
                </w:rPr>
                <m:t>Mass concentration</m:t>
              </m:r>
            </m:num>
            <m:den>
              <m:r>
                <w:rPr>
                  <w:rFonts w:ascii="Cambria Math" w:cs="Times New Roman" w:hAnsi="Cambria Math"/>
                  <w:sz w:val="28"/>
                  <w:szCs w:val="28"/>
                </w:rPr>
                <m:t>Molar mass</m:t>
              </m:r>
            </m:den>
          </m:f>
        </m:oMath>
      </m:oMathPara>
    </w:p>
    <w:p>
      <w:pPr>
        <w:pStyle w:val="style0"/>
        <w:rPr>
          <w:rFonts w:ascii="Times New Roman" w:cs="Times New Roman"/>
          <w:sz w:val="28"/>
          <w:szCs w:val="28"/>
          <w:rPrChange w:id="16918" w:author="user pc" w:date="2022-03-15T10:14:00Z">
            <w:rPr/>
          </w:rPrChange>
        </w:rPr>
      </w:pPr>
      <w:r w:rsidRPr="AA9BDEF2">
        <w:rPr>
          <w:rFonts w:ascii="Times New Roman" w:cs="Times New Roman"/>
          <w:sz w:val="28"/>
          <w:szCs w:val="28"/>
          <w:rPrChange w:id="16919" w:author="user pc" w:date="2022-03-15T10:14:00Z">
            <w:rPr/>
          </w:rPrChange>
        </w:rPr>
        <w:t>Molar mass of NaOH = 23 + 16 + 1 = 40.0</w:t>
      </w:r>
      <w:r>
        <w:rPr>
          <w:rFonts w:ascii="Times New Roman" w:cs="Times New Roman" w:hAnsi="Times New Roman"/>
          <w:sz w:val="28"/>
          <w:szCs w:val="28"/>
        </w:rPr>
        <w:t xml:space="preserve"> </w:t>
      </w:r>
      <w:r w:rsidRPr="8C1C1400">
        <w:rPr>
          <w:rFonts w:ascii="Times New Roman" w:cs="Times New Roman"/>
          <w:sz w:val="28"/>
          <w:szCs w:val="28"/>
          <w:rPrChange w:id="16920" w:author="user pc" w:date="2022-03-15T10:14:00Z">
            <w:rPr/>
          </w:rPrChange>
        </w:rPr>
        <w:t>gmol</w:t>
      </w:r>
      <w:r w:rsidRPr="8A3376E8">
        <w:rPr>
          <w:rFonts w:ascii="Times New Roman" w:cs="Times New Roman"/>
          <w:sz w:val="28"/>
          <w:szCs w:val="28"/>
          <w:vertAlign w:val="superscript"/>
          <w:rPrChange w:id="16921"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concentration= </m:t>
          </m:r>
          <m:f>
            <m:fPr>
              <m:ctrlPr>
                <w:rPr>
                  <w:rFonts w:ascii="Cambria Math" w:cs="Times New Roman" w:hAnsi="Cambria Math"/>
                  <w:i/>
                  <w:sz w:val="28"/>
                  <w:szCs w:val="28"/>
                </w:rPr>
              </m:ctrlPr>
            </m:fPr>
            <m:num>
              <m:r>
                <w:rPr>
                  <w:rFonts w:ascii="Cambria Math" w:cs="Times New Roman" w:hAnsi="Cambria Math"/>
                  <w:sz w:val="28"/>
                  <w:szCs w:val="28"/>
                </w:rPr>
                <m:t>4.0</m:t>
              </m:r>
            </m:num>
            <m:den>
              <m:r>
                <w:rPr>
                  <w:rFonts w:ascii="Cambria Math" w:cs="Times New Roman" w:hAnsi="Cambria Math"/>
                  <w:sz w:val="28"/>
                  <w:szCs w:val="28"/>
                </w:rPr>
                <m:t>40</m:t>
              </m:r>
            </m:den>
          </m:f>
          <m:r>
            <w:rPr>
              <w:rFonts w:ascii="Cambria Math" w:cs="Times New Roman" w:hAnsi="Cambria Math"/>
              <w:sz w:val="28"/>
              <w:szCs w:val="28"/>
            </w:rPr>
            <m:t>=0.100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hAnsi="Times New Roman"/>
          <w:sz w:val="28"/>
          <w:szCs w:val="28"/>
        </w:rPr>
      </w:pPr>
      <w:r w:rsidRPr="DC0DD8D1">
        <w:rPr>
          <w:rFonts w:ascii="Times New Roman" w:cs="Times New Roman"/>
          <w:sz w:val="28"/>
          <w:szCs w:val="28"/>
          <w:rPrChange w:id="16922" w:author="user pc" w:date="2022-03-15T10:14:00Z">
            <w:rPr/>
          </w:rPrChange>
        </w:rPr>
        <w:t>Number</w:t>
      </w:r>
      <w:r>
        <w:rPr>
          <w:rFonts w:ascii="Times New Roman" w:cs="Times New Roman" w:hAnsi="Times New Roman"/>
          <w:sz w:val="28"/>
          <w:szCs w:val="28"/>
        </w:rPr>
        <w:t xml:space="preserve"> </w:t>
      </w:r>
      <w:r w:rsidRPr="51F69D87">
        <w:rPr>
          <w:rFonts w:ascii="Times New Roman" w:cs="Times New Roman"/>
          <w:sz w:val="28"/>
          <w:szCs w:val="28"/>
          <w:rPrChange w:id="16923" w:author="user pc" w:date="2022-03-15T10:14:00Z">
            <w:rPr/>
          </w:rPrChange>
        </w:rPr>
        <w:t>of</w:t>
      </w:r>
      <w:r>
        <w:rPr>
          <w:rFonts w:ascii="Times New Roman" w:cs="Times New Roman" w:hAnsi="Times New Roman"/>
          <w:sz w:val="28"/>
          <w:szCs w:val="28"/>
        </w:rPr>
        <w:t xml:space="preserve"> </w:t>
      </w:r>
      <w:r w:rsidRPr="73AA2B1C">
        <w:rPr>
          <w:rFonts w:ascii="Times New Roman" w:cs="Times New Roman"/>
          <w:sz w:val="28"/>
          <w:szCs w:val="28"/>
          <w:rPrChange w:id="16924" w:author="user pc" w:date="2022-03-15T10:14:00Z">
            <w:rPr/>
          </w:rPrChange>
        </w:rPr>
        <w:t>moles</w:t>
      </w:r>
      <w:r>
        <w:rPr>
          <w:rFonts w:ascii="Times New Roman" w:cs="Times New Roman" w:hAnsi="Times New Roman"/>
          <w:sz w:val="28"/>
          <w:szCs w:val="28"/>
        </w:rPr>
        <w:t xml:space="preserve"> </w:t>
      </w:r>
      <w:r w:rsidRPr="C08058C5">
        <w:rPr>
          <w:rFonts w:ascii="Times New Roman" w:cs="Times New Roman"/>
          <w:sz w:val="28"/>
          <w:szCs w:val="28"/>
          <w:rPrChange w:id="16925" w:author="user pc" w:date="2022-03-15T10:14:00Z">
            <w:rPr/>
          </w:rPrChange>
        </w:rPr>
        <w:t>of</w:t>
      </w:r>
      <w:r>
        <w:rPr>
          <w:rFonts w:ascii="Times New Roman" w:cs="Times New Roman" w:hAnsi="Times New Roman"/>
          <w:sz w:val="28"/>
          <w:szCs w:val="28"/>
        </w:rPr>
        <w:t xml:space="preserve"> </w:t>
      </w:r>
      <w:r w:rsidRPr="E0C8E178">
        <w:rPr>
          <w:rFonts w:ascii="Times New Roman" w:cs="Times New Roman"/>
          <w:sz w:val="28"/>
          <w:szCs w:val="28"/>
          <w:rPrChange w:id="16926" w:author="user pc" w:date="2022-03-15T10:14:00Z">
            <w:rPr/>
          </w:rPrChange>
        </w:rPr>
        <w:t>H</w:t>
      </w:r>
      <w:r>
        <w:rPr>
          <w:rFonts w:ascii="Times New Roman" w:cs="Times New Roman" w:hAnsi="Times New Roman"/>
          <w:sz w:val="28"/>
          <w:szCs w:val="28"/>
        </w:rPr>
        <w:t xml:space="preserve"> </w:t>
      </w:r>
      <w:r w:rsidRPr="FDB0E8D4">
        <w:rPr>
          <w:rFonts w:ascii="Times New Roman" w:cs="Times New Roman"/>
          <w:sz w:val="28"/>
          <w:szCs w:val="28"/>
          <w:rPrChange w:id="16927" w:author="user pc" w:date="2022-03-15T10:14:00Z">
            <w:rPr/>
          </w:rPrChange>
        </w:rPr>
        <w:t>=</w:t>
      </w:r>
      <w:r>
        <w:rPr>
          <w:rFonts w:ascii="Times New Roman" w:cs="Times New Roman" w:hAnsi="Times New Roman"/>
          <w:sz w:val="28"/>
          <w:szCs w:val="28"/>
        </w:rPr>
        <w:t xml:space="preserve"> </w:t>
      </w:r>
      <w:r w:rsidRPr="26EA6B3E">
        <w:rPr>
          <w:rFonts w:ascii="Times New Roman" w:cs="Times New Roman"/>
          <w:sz w:val="28"/>
          <w:szCs w:val="28"/>
          <w:rPrChange w:id="16928" w:author="user pc" w:date="2022-03-15T10:14:00Z">
            <w:rPr/>
          </w:rPrChange>
        </w:rPr>
        <w:t>0.025</w:t>
      </w:r>
      <w:r>
        <w:rPr>
          <w:rFonts w:ascii="Times New Roman" w:cs="Times New Roman" w:hAnsi="Times New Roman"/>
          <w:sz w:val="28"/>
          <w:szCs w:val="28"/>
        </w:rPr>
        <w:t xml:space="preserve"> </w:t>
      </w:r>
      <w:r w:rsidRPr="911F4804">
        <w:rPr>
          <w:rFonts w:ascii="Times New Roman" w:cs="Times New Roman"/>
          <w:sz w:val="28"/>
          <w:szCs w:val="28"/>
          <w:rPrChange w:id="16929" w:author="user pc" w:date="2022-03-15T10:14:00Z">
            <w:rPr/>
          </w:rPrChange>
        </w:rPr>
        <w:t>×</w:t>
      </w:r>
      <w:r>
        <w:rPr>
          <w:rFonts w:ascii="Times New Roman" w:cs="Times New Roman" w:hAnsi="Times New Roman"/>
          <w:sz w:val="28"/>
          <w:szCs w:val="28"/>
        </w:rPr>
        <w:t xml:space="preserve"> </w:t>
      </w:r>
      <w:r w:rsidRPr="2192D2F9">
        <w:rPr>
          <w:rFonts w:ascii="Times New Roman" w:cs="Times New Roman"/>
          <w:sz w:val="28"/>
          <w:szCs w:val="28"/>
          <w:rPrChange w:id="16930" w:author="user pc" w:date="2022-03-15T10:14:00Z">
            <w:rPr/>
          </w:rPrChange>
        </w:rPr>
        <w:t>0.100</w:t>
      </w:r>
      <w:r>
        <w:rPr>
          <w:rFonts w:ascii="Times New Roman" w:cs="Times New Roman" w:hAnsi="Times New Roman"/>
          <w:sz w:val="28"/>
          <w:szCs w:val="28"/>
        </w:rPr>
        <w:t xml:space="preserve"> </w:t>
      </w:r>
    </w:p>
    <w:p>
      <w:pPr>
        <w:pStyle w:val="style0"/>
        <w:rPr>
          <w:rFonts w:ascii="Times New Roman" w:cs="Times New Roman"/>
          <w:sz w:val="28"/>
          <w:szCs w:val="28"/>
          <w:rPrChange w:id="16931" w:author="user pc" w:date="2022-03-15T10:14:00Z">
            <w:rPr/>
          </w:rPrChange>
        </w:rPr>
      </w:pPr>
      <w:r w:rsidRPr="55F24E7E">
        <w:rPr>
          <w:rFonts w:ascii="Times New Roman" w:cs="Times New Roman"/>
          <w:sz w:val="28"/>
          <w:szCs w:val="28"/>
          <w:rPrChange w:id="16932" w:author="user pc" w:date="2022-03-15T10:14:00Z">
            <w:rPr/>
          </w:rPrChange>
        </w:rPr>
        <w:t>Number</w:t>
      </w:r>
      <w:r>
        <w:rPr>
          <w:rFonts w:ascii="Times New Roman" w:cs="Times New Roman" w:hAnsi="Times New Roman"/>
          <w:sz w:val="28"/>
          <w:szCs w:val="28"/>
        </w:rPr>
        <w:t xml:space="preserve"> </w:t>
      </w:r>
      <w:r w:rsidRPr="FAA4E7A9">
        <w:rPr>
          <w:rFonts w:ascii="Times New Roman" w:cs="Times New Roman"/>
          <w:sz w:val="28"/>
          <w:szCs w:val="28"/>
          <w:rPrChange w:id="16933" w:author="user pc" w:date="2022-03-15T10:14:00Z">
            <w:rPr/>
          </w:rPrChange>
        </w:rPr>
        <w:t>of</w:t>
      </w:r>
      <w:r>
        <w:rPr>
          <w:rFonts w:ascii="Times New Roman" w:cs="Times New Roman" w:hAnsi="Times New Roman"/>
          <w:sz w:val="28"/>
          <w:szCs w:val="28"/>
        </w:rPr>
        <w:t xml:space="preserve"> </w:t>
      </w:r>
      <w:r w:rsidRPr="C3453009">
        <w:rPr>
          <w:rFonts w:ascii="Times New Roman" w:cs="Times New Roman"/>
          <w:sz w:val="28"/>
          <w:szCs w:val="28"/>
          <w:rPrChange w:id="16934" w:author="user pc" w:date="2022-03-15T10:14:00Z">
            <w:rPr/>
          </w:rPrChange>
        </w:rPr>
        <w:t>moles</w:t>
      </w:r>
      <w:r>
        <w:rPr>
          <w:rFonts w:ascii="Times New Roman" w:cs="Times New Roman" w:hAnsi="Times New Roman"/>
          <w:sz w:val="28"/>
          <w:szCs w:val="28"/>
        </w:rPr>
        <w:t xml:space="preserve"> </w:t>
      </w:r>
      <w:r w:rsidRPr="B9C4E30E">
        <w:rPr>
          <w:rFonts w:ascii="Times New Roman" w:cs="Times New Roman"/>
          <w:sz w:val="28"/>
          <w:szCs w:val="28"/>
          <w:rPrChange w:id="16935" w:author="user pc" w:date="2022-03-15T10:14:00Z">
            <w:rPr/>
          </w:rPrChange>
        </w:rPr>
        <w:t>of</w:t>
      </w:r>
      <w:r>
        <w:rPr>
          <w:rFonts w:ascii="Times New Roman" w:cs="Times New Roman" w:hAnsi="Times New Roman"/>
          <w:sz w:val="28"/>
          <w:szCs w:val="28"/>
        </w:rPr>
        <w:t xml:space="preserve"> </w:t>
      </w:r>
      <w:r w:rsidRPr="0D94FE0E">
        <w:rPr>
          <w:rFonts w:ascii="Times New Roman" w:cs="Times New Roman"/>
          <w:sz w:val="28"/>
          <w:szCs w:val="28"/>
          <w:rPrChange w:id="16936" w:author="user pc" w:date="2022-03-15T10:14:00Z">
            <w:rPr/>
          </w:rPrChange>
        </w:rPr>
        <w:t>H</w:t>
      </w:r>
      <w:r>
        <w:rPr>
          <w:rFonts w:ascii="Times New Roman" w:cs="Times New Roman" w:hAnsi="Times New Roman"/>
          <w:sz w:val="28"/>
          <w:szCs w:val="28"/>
        </w:rPr>
        <w:t xml:space="preserve"> </w:t>
      </w:r>
      <w:r w:rsidRPr="536DFE66">
        <w:rPr>
          <w:rFonts w:ascii="Times New Roman" w:cs="Times New Roman"/>
          <w:sz w:val="28"/>
          <w:szCs w:val="28"/>
          <w:rPrChange w:id="16937" w:author="user pc" w:date="2022-03-15T10:14:00Z">
            <w:rPr/>
          </w:rPrChange>
        </w:rPr>
        <w:t>=</w:t>
      </w:r>
      <w:r>
        <w:rPr>
          <w:rFonts w:ascii="Times New Roman" w:cs="Times New Roman" w:hAnsi="Times New Roman"/>
          <w:sz w:val="28"/>
          <w:szCs w:val="28"/>
        </w:rPr>
        <w:t xml:space="preserve"> </w:t>
      </w:r>
      <w:r w:rsidRPr="7C3553A1">
        <w:rPr>
          <w:rFonts w:ascii="Times New Roman" w:cs="Times New Roman"/>
          <w:sz w:val="28"/>
          <w:szCs w:val="28"/>
          <w:rPrChange w:id="16938" w:author="user pc" w:date="2022-03-15T10:14:00Z">
            <w:rPr/>
          </w:rPrChange>
        </w:rPr>
        <w:t>0.00250</w:t>
      </w:r>
      <w:r>
        <w:rPr>
          <w:rFonts w:ascii="Times New Roman" w:cs="Times New Roman" w:hAnsi="Times New Roman"/>
          <w:sz w:val="28"/>
          <w:szCs w:val="28"/>
        </w:rPr>
        <w:t xml:space="preserve"> </w:t>
      </w:r>
      <w:r w:rsidRPr="406B0373">
        <w:rPr>
          <w:rFonts w:ascii="Times New Roman" w:cs="Times New Roman"/>
          <w:sz w:val="28"/>
          <w:szCs w:val="28"/>
          <w:rPrChange w:id="16939" w:author="user pc" w:date="2022-03-15T10:14:00Z">
            <w:rPr/>
          </w:rPrChange>
        </w:rPr>
        <w:t>mole</w:t>
      </w:r>
    </w:p>
    <w:p>
      <w:pPr>
        <w:pStyle w:val="style0"/>
        <w:rPr>
          <w:rFonts w:ascii="Times New Roman" w:cs="Times New Roman"/>
          <w:sz w:val="28"/>
          <w:szCs w:val="28"/>
          <w:rPrChange w:id="16940" w:author="user pc" w:date="2022-03-15T10:14:00Z">
            <w:rPr/>
          </w:rPrChange>
        </w:rPr>
      </w:pPr>
      <w:r w:rsidRPr="75E5FC2C">
        <w:rPr>
          <w:rFonts w:ascii="Times New Roman" w:cs="Times New Roman"/>
          <w:sz w:val="28"/>
          <w:szCs w:val="28"/>
          <w:rPrChange w:id="16941" w:author="user pc" w:date="2022-03-15T10:14:00Z">
            <w:rPr/>
          </w:rPrChange>
        </w:rPr>
        <w:t>c) Find the mole ratio of acid to base in the reaction:</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Number of moles of base (E)</m:t>
              </m:r>
            </m:num>
            <m:den>
              <m:r>
                <w:rPr>
                  <w:rFonts w:ascii="Cambria Math" w:cs="Times New Roman" w:hAnsi="Cambria Math"/>
                  <w:sz w:val="28"/>
                  <w:szCs w:val="28"/>
                </w:rPr>
                <m:t>Number of moles of acid (H)</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0.00250</m:t>
              </m:r>
            </m:num>
            <m:den>
              <m:r>
                <w:rPr>
                  <w:rFonts w:ascii="Cambria Math" w:cs="Times New Roman" w:hAnsi="Cambria Math"/>
                  <w:sz w:val="28"/>
                  <w:szCs w:val="28"/>
                </w:rPr>
                <m:t>0.00123</m:t>
              </m:r>
            </m:den>
          </m:f>
          <m:r>
            <w:rPr>
              <w:rFonts w:ascii="Cambria Math" w:cs="Times New Roman" w:hAnsi="Cambria Math"/>
              <w:sz w:val="28"/>
              <w:szCs w:val="28"/>
            </w:rPr>
            <m:t>=2.03</m:t>
          </m:r>
        </m:oMath>
      </m:oMathPara>
    </w:p>
    <w:p>
      <w:pPr>
        <w:pStyle w:val="style0"/>
        <w:rPr>
          <w:rFonts w:ascii="Times New Roman" w:cs="Times New Roman"/>
          <w:sz w:val="28"/>
          <w:szCs w:val="28"/>
          <w:rPrChange w:id="16942" w:author="user pc" w:date="2022-03-15T10:14:00Z">
            <w:rPr/>
          </w:rPrChange>
        </w:rPr>
      </w:pPr>
      <w:r w:rsidRPr="F4BBC3A7">
        <w:rPr>
          <w:rFonts w:ascii="Times New Roman" w:cs="Times New Roman"/>
          <w:sz w:val="28"/>
          <w:szCs w:val="28"/>
          <w:rPrChange w:id="16943" w:author="user pc" w:date="2022-03-15T10:14:00Z">
            <w:rPr/>
          </w:rPrChange>
        </w:rPr>
        <w:t>This means that the mole ratio of base to acid is:</w:t>
      </w:r>
      <w:r>
        <w:rPr>
          <w:rFonts w:ascii="Times New Roman" w:cs="Times New Roman" w:hAnsi="Times New Roman"/>
          <w:sz w:val="28"/>
          <w:szCs w:val="28"/>
        </w:rPr>
        <w:t xml:space="preserve"> </w:t>
      </w:r>
      <m:oMath>
        <m:f>
          <m:fPr>
            <m:ctrlPr>
              <w:rPr>
                <w:rFonts w:ascii="Cambria Math" w:cs="Times New Roman" w:hAnsi="Cambria Math"/>
                <w:i/>
                <w:sz w:val="32"/>
                <w:szCs w:val="32"/>
              </w:rPr>
            </m:ctrlPr>
          </m:fPr>
          <m:num>
            <m:r>
              <w:rPr>
                <w:rFonts w:ascii="Cambria Math" w:cs="Times New Roman" w:hAnsi="Cambria Math"/>
                <w:sz w:val="32"/>
                <w:szCs w:val="32"/>
              </w:rPr>
              <m:t>2</m:t>
            </m:r>
          </m:num>
          <m:den>
            <m:r>
              <w:rPr>
                <w:rFonts w:ascii="Cambria Math" w:cs="Times New Roman" w:hAnsi="Cambria Math"/>
                <w:sz w:val="32"/>
                <w:szCs w:val="32"/>
              </w:rPr>
              <m:t>1</m:t>
            </m:r>
          </m:den>
        </m:f>
      </m:oMath>
    </w:p>
    <w:p>
      <w:pPr>
        <w:pStyle w:val="style0"/>
        <w:rPr>
          <w:rFonts w:ascii="Times New Roman" w:cs="Times New Roman"/>
          <w:sz w:val="28"/>
          <w:szCs w:val="28"/>
          <w:rPrChange w:id="16944" w:author="user pc" w:date="2022-03-15T10:14:00Z">
            <w:rPr/>
          </w:rPrChange>
        </w:rPr>
      </w:pPr>
      <w:r w:rsidRPr="9E37C505">
        <w:rPr>
          <w:rFonts w:ascii="Times New Roman" w:cs="Times New Roman"/>
          <w:sz w:val="28"/>
          <w:szCs w:val="28"/>
          <w:rPrChange w:id="16945" w:author="user pc" w:date="2022-03-15T10:14:00Z">
            <w:rPr/>
          </w:rPrChange>
        </w:rPr>
        <w:t>d) The mineral acid H could be a dibasic acid, that is, it has two hydrogen atoms in its molecule. E.g H</w:t>
      </w:r>
      <w:r w:rsidRPr="6EE19FF9">
        <w:rPr>
          <w:rFonts w:ascii="Times New Roman" w:cs="Times New Roman"/>
          <w:sz w:val="28"/>
          <w:szCs w:val="28"/>
          <w:vertAlign w:val="subscript"/>
          <w:rPrChange w:id="16946" w:author="user pc" w:date="2022-03-15T10:14:00Z">
            <w:rPr>
              <w:vertAlign w:val="subscript"/>
            </w:rPr>
          </w:rPrChange>
        </w:rPr>
        <w:t>2</w:t>
      </w:r>
      <w:r w:rsidRPr="B5367925">
        <w:rPr>
          <w:rFonts w:ascii="Times New Roman" w:cs="Times New Roman"/>
          <w:sz w:val="28"/>
          <w:szCs w:val="28"/>
          <w:rPrChange w:id="16947" w:author="user pc" w:date="2022-03-15T10:14:00Z">
            <w:rPr/>
          </w:rPrChange>
        </w:rPr>
        <w:t>SO</w:t>
      </w:r>
      <w:r w:rsidRPr="4E0F7C14">
        <w:rPr>
          <w:rFonts w:ascii="Times New Roman" w:cs="Times New Roman"/>
          <w:sz w:val="28"/>
          <w:szCs w:val="28"/>
          <w:vertAlign w:val="subscript"/>
          <w:rPrChange w:id="16948" w:author="user pc" w:date="2022-03-15T10:14:00Z">
            <w:rPr>
              <w:vertAlign w:val="subscript"/>
            </w:rPr>
          </w:rPrChange>
        </w:rPr>
        <w:t>4</w:t>
      </w:r>
      <w:r w:rsidRPr="26BFD520">
        <w:rPr>
          <w:rFonts w:ascii="Times New Roman" w:cs="Times New Roman"/>
          <w:sz w:val="28"/>
          <w:szCs w:val="28"/>
          <w:rPrChange w:id="16949" w:author="user pc" w:date="2022-03-15T10:14:00Z">
            <w:rPr/>
          </w:rPrChange>
        </w:rPr>
        <w:t>, hence, two moles of NaOH is required to neutralize one mole of the acid.</w:t>
      </w:r>
    </w:p>
    <w:p>
      <w:pPr>
        <w:pStyle w:val="style0"/>
        <w:rPr>
          <w:rFonts w:ascii="Times New Roman" w:cs="Times New Roman"/>
          <w:sz w:val="28"/>
          <w:szCs w:val="28"/>
          <w:rPrChange w:id="16950" w:author="user pc" w:date="2022-03-15T10:14:00Z">
            <w:rPr/>
          </w:rPrChange>
        </w:rPr>
      </w:pPr>
      <w:r w:rsidRPr="C31B7ED9">
        <w:rPr>
          <w:rFonts w:ascii="Times New Roman" w:cs="Times New Roman"/>
          <w:sz w:val="28"/>
          <w:szCs w:val="28"/>
          <w:rPrChange w:id="16951" w:author="user pc" w:date="2022-03-15T10:14:00Z">
            <w:rPr/>
          </w:rPrChange>
        </w:rPr>
        <w:t>e) Equation for the Reaction:</w:t>
      </w:r>
    </w:p>
    <w:p>
      <w:pPr>
        <w:pStyle w:val="style0"/>
        <w:rPr>
          <w:rFonts w:ascii="Times New Roman" w:cs="Times New Roman"/>
          <w:sz w:val="28"/>
          <w:szCs w:val="28"/>
          <w:rPrChange w:id="16952" w:author="user pc" w:date="2022-03-15T10:14:00Z">
            <w:rPr/>
          </w:rPrChange>
        </w:rPr>
      </w:pPr>
      <w:r w:rsidRPr="E674122D">
        <w:rPr>
          <w:rFonts w:ascii="Times New Roman" w:cs="Times New Roman"/>
          <w:sz w:val="28"/>
          <w:szCs w:val="28"/>
          <w:rPrChange w:id="16953" w:author="user pc" w:date="2022-03-15T10:14:00Z">
            <w:rPr/>
          </w:rPrChange>
        </w:rPr>
        <w:t>2NaOH</w:t>
      </w:r>
      <w:r w:rsidRPr="DDB487F4">
        <w:rPr>
          <w:rFonts w:ascii="Times New Roman" w:cs="Times New Roman"/>
          <w:sz w:val="28"/>
          <w:szCs w:val="28"/>
          <w:vertAlign w:val="subscript"/>
          <w:rPrChange w:id="16954" w:author="user pc" w:date="2022-03-15T10:14:00Z">
            <w:rPr>
              <w:vertAlign w:val="subscript"/>
            </w:rPr>
          </w:rPrChange>
        </w:rPr>
        <w:t>(aq)</w:t>
      </w:r>
      <w:r w:rsidRPr="18AE588A">
        <w:rPr>
          <w:rFonts w:ascii="Times New Roman" w:cs="Times New Roman"/>
          <w:sz w:val="28"/>
          <w:szCs w:val="28"/>
          <w:rPrChange w:id="16955" w:author="user pc" w:date="2022-03-15T10:14:00Z">
            <w:rPr/>
          </w:rPrChange>
        </w:rPr>
        <w:t xml:space="preserve"> + H</w:t>
      </w:r>
      <w:r w:rsidRPr="034987D3">
        <w:rPr>
          <w:rFonts w:ascii="Times New Roman" w:cs="Times New Roman"/>
          <w:sz w:val="28"/>
          <w:szCs w:val="28"/>
          <w:vertAlign w:val="subscript"/>
          <w:rPrChange w:id="16956" w:author="user pc" w:date="2022-03-15T10:14:00Z">
            <w:rPr>
              <w:vertAlign w:val="subscript"/>
            </w:rPr>
          </w:rPrChange>
        </w:rPr>
        <w:t>2</w:t>
      </w:r>
      <w:r w:rsidRPr="02E6DDEB">
        <w:rPr>
          <w:rFonts w:ascii="Times New Roman" w:cs="Times New Roman"/>
          <w:sz w:val="28"/>
          <w:szCs w:val="28"/>
          <w:rPrChange w:id="16957" w:author="user pc" w:date="2022-03-15T10:14:00Z">
            <w:rPr/>
          </w:rPrChange>
        </w:rPr>
        <w:t>SO</w:t>
      </w:r>
      <w:r w:rsidRPr="CB092133">
        <w:rPr>
          <w:rFonts w:ascii="Times New Roman" w:cs="Times New Roman"/>
          <w:sz w:val="28"/>
          <w:szCs w:val="28"/>
          <w:vertAlign w:val="subscript"/>
          <w:rPrChange w:id="16958" w:author="user pc" w:date="2022-03-15T10:14:00Z">
            <w:rPr>
              <w:vertAlign w:val="subscript"/>
            </w:rPr>
          </w:rPrChange>
        </w:rPr>
        <w:t>4(aq)</w:t>
      </w:r>
      <w:r>
        <w:rPr>
          <w:rFonts w:ascii="Times New Roman" w:cs="Times New Roman" w:hAnsi="Times New Roman"/>
          <w:sz w:val="28"/>
          <w:szCs w:val="28"/>
          <w:vertAlign w:val="subscript"/>
        </w:rPr>
        <w:t xml:space="preserve">    </w:t>
      </w:r>
      <w:r w:rsidRPr="B2B21993">
        <w:rPr>
          <w:rFonts w:ascii="Times New Roman" w:cs="Times New Roman"/>
          <w:sz w:val="28"/>
          <w:szCs w:val="28"/>
          <w:rPrChange w:id="16959" w:author="user pc" w:date="2022-03-15T10:14:00Z">
            <w:rPr/>
          </w:rPrChange>
        </w:rPr>
        <w:t>=&gt; Na</w:t>
      </w:r>
      <w:r w:rsidRPr="0A22CED8">
        <w:rPr>
          <w:rFonts w:ascii="Times New Roman" w:cs="Times New Roman"/>
          <w:sz w:val="28"/>
          <w:szCs w:val="28"/>
          <w:vertAlign w:val="subscript"/>
          <w:rPrChange w:id="16960" w:author="user pc" w:date="2022-03-15T10:14:00Z">
            <w:rPr>
              <w:vertAlign w:val="subscript"/>
            </w:rPr>
          </w:rPrChange>
        </w:rPr>
        <w:t>2</w:t>
      </w:r>
      <w:r w:rsidRPr="03D03DFE">
        <w:rPr>
          <w:rFonts w:ascii="Times New Roman" w:cs="Times New Roman"/>
          <w:sz w:val="28"/>
          <w:szCs w:val="28"/>
          <w:rPrChange w:id="16961" w:author="user pc" w:date="2022-03-15T10:14:00Z">
            <w:rPr/>
          </w:rPrChange>
        </w:rPr>
        <w:t>SO</w:t>
      </w:r>
      <w:r w:rsidRPr="24907AC9">
        <w:rPr>
          <w:rFonts w:ascii="Times New Roman" w:cs="Times New Roman"/>
          <w:sz w:val="28"/>
          <w:szCs w:val="28"/>
          <w:vertAlign w:val="subscript"/>
          <w:rPrChange w:id="16962" w:author="user pc" w:date="2022-03-15T10:14:00Z">
            <w:rPr>
              <w:vertAlign w:val="subscript"/>
            </w:rPr>
          </w:rPrChange>
        </w:rPr>
        <w:t>4</w:t>
      </w:r>
      <w:r w:rsidRPr="EEB902D9">
        <w:rPr>
          <w:rFonts w:ascii="Times New Roman" w:cs="Times New Roman"/>
          <w:b/>
          <w:bCs/>
          <w:sz w:val="28"/>
          <w:szCs w:val="28"/>
          <w:vertAlign w:val="subscript"/>
          <w:rPrChange w:id="16963" w:author="user pc" w:date="2022-03-15T10:14:00Z">
            <w:rPr>
              <w:b/>
              <w:bCs/>
              <w:vertAlign w:val="subscript"/>
            </w:rPr>
          </w:rPrChange>
        </w:rPr>
        <w:t>(aq)</w:t>
      </w:r>
      <w:r w:rsidRPr="128DE9BA">
        <w:rPr>
          <w:rFonts w:ascii="Times New Roman" w:cs="Times New Roman"/>
          <w:sz w:val="28"/>
          <w:szCs w:val="28"/>
          <w:rPrChange w:id="16964" w:author="user pc" w:date="2022-03-15T10:14:00Z">
            <w:rPr/>
          </w:rPrChange>
        </w:rPr>
        <w:t xml:space="preserve"> + 2H</w:t>
      </w:r>
      <w:r w:rsidRPr="69612D05">
        <w:rPr>
          <w:rFonts w:ascii="Times New Roman" w:cs="Times New Roman"/>
          <w:sz w:val="28"/>
          <w:szCs w:val="28"/>
          <w:vertAlign w:val="subscript"/>
          <w:rPrChange w:id="16965" w:author="user pc" w:date="2022-03-15T10:14:00Z">
            <w:rPr>
              <w:vertAlign w:val="subscript"/>
            </w:rPr>
          </w:rPrChange>
        </w:rPr>
        <w:t>2</w:t>
      </w:r>
      <w:r w:rsidRPr="0361BFFA">
        <w:rPr>
          <w:rFonts w:ascii="Times New Roman" w:cs="Times New Roman"/>
          <w:sz w:val="28"/>
          <w:szCs w:val="28"/>
          <w:rPrChange w:id="16966" w:author="user pc" w:date="2022-03-15T10:14:00Z">
            <w:rPr/>
          </w:rPrChange>
        </w:rPr>
        <w:t>O</w:t>
      </w:r>
      <w:r w:rsidRPr="EBFB8BF8">
        <w:rPr>
          <w:rFonts w:ascii="Times New Roman" w:cs="Times New Roman"/>
          <w:sz w:val="28"/>
          <w:szCs w:val="28"/>
          <w:vertAlign w:val="subscript"/>
          <w:rPrChange w:id="16967" w:author="user pc" w:date="2022-03-15T10:14:00Z">
            <w:rPr>
              <w:vertAlign w:val="subscript"/>
            </w:rPr>
          </w:rPrChange>
        </w:rPr>
        <w:t>(l)</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sz w:val="28"/>
          <w:szCs w:val="28"/>
          <w:rPrChange w:id="16968" w:author="user pc" w:date="2022-03-15T10:14:00Z">
            <w:rPr/>
          </w:rPrChange>
        </w:rPr>
      </w:pPr>
    </w:p>
    <w:p>
      <w:pPr>
        <w:pStyle w:val="style0"/>
        <w:rPr>
          <w:rFonts w:ascii="Times New Roman" w:cs="Times New Roman"/>
          <w:b/>
          <w:bCs/>
          <w:sz w:val="28"/>
          <w:szCs w:val="28"/>
          <w:rPrChange w:id="16969" w:author="user pc" w:date="2022-03-15T10:14:00Z">
            <w:rPr>
              <w:b/>
              <w:bCs/>
            </w:rPr>
          </w:rPrChange>
        </w:rPr>
      </w:pPr>
      <w:r w:rsidRPr="0E90AB72">
        <w:rPr>
          <w:rFonts w:ascii="Times New Roman" w:cs="Times New Roman"/>
          <w:b/>
          <w:bCs/>
          <w:sz w:val="28"/>
          <w:szCs w:val="28"/>
          <w:rPrChange w:id="16970" w:author="user pc" w:date="2022-03-15T10:14:00Z">
            <w:rPr>
              <w:b/>
              <w:bCs/>
            </w:rPr>
          </w:rPrChange>
        </w:rPr>
        <w:t>Example 9:</w:t>
      </w:r>
    </w:p>
    <w:p>
      <w:pPr>
        <w:pStyle w:val="style0"/>
        <w:rPr>
          <w:rFonts w:ascii="Times New Roman" w:cs="Times New Roman"/>
          <w:sz w:val="28"/>
          <w:szCs w:val="28"/>
          <w:rPrChange w:id="16971" w:author="user pc" w:date="2022-03-15T10:14:00Z">
            <w:rPr/>
          </w:rPrChange>
        </w:rPr>
      </w:pPr>
      <w:r w:rsidRPr="8AAE5A08">
        <w:rPr>
          <w:rFonts w:ascii="Times New Roman" w:cs="Times New Roman"/>
          <w:sz w:val="28"/>
          <w:szCs w:val="28"/>
          <w:rPrChange w:id="16972" w:author="user pc" w:date="2022-03-15T10:14:00Z">
            <w:rPr/>
          </w:rPrChange>
        </w:rPr>
        <w:t>In a titration experiment, 22.50 cm</w:t>
      </w:r>
      <w:r w:rsidRPr="2BE1527E">
        <w:rPr>
          <w:rFonts w:ascii="Times New Roman" w:cs="Times New Roman"/>
          <w:sz w:val="28"/>
          <w:szCs w:val="28"/>
          <w:vertAlign w:val="superscript"/>
          <w:rPrChange w:id="16973" w:author="user pc" w:date="2022-03-15T10:14:00Z">
            <w:rPr>
              <w:vertAlign w:val="superscript"/>
            </w:rPr>
          </w:rPrChange>
        </w:rPr>
        <w:t>3</w:t>
      </w:r>
      <w:r w:rsidRPr="1327B144">
        <w:rPr>
          <w:rFonts w:ascii="Times New Roman" w:cs="Times New Roman"/>
          <w:sz w:val="28"/>
          <w:szCs w:val="28"/>
          <w:rPrChange w:id="16974" w:author="user pc" w:date="2022-03-15T10:14:00Z">
            <w:rPr/>
          </w:rPrChange>
        </w:rPr>
        <w:t xml:space="preserve"> of an acid solution A containing 10.6 g of NaHSO</w:t>
      </w:r>
      <w:r w:rsidRPr="047173DE">
        <w:rPr>
          <w:rFonts w:ascii="Times New Roman" w:cs="Times New Roman"/>
          <w:sz w:val="28"/>
          <w:szCs w:val="28"/>
          <w:vertAlign w:val="subscript"/>
          <w:rPrChange w:id="16975" w:author="user pc" w:date="2022-03-15T10:14:00Z">
            <w:rPr>
              <w:vertAlign w:val="subscript"/>
            </w:rPr>
          </w:rPrChange>
        </w:rPr>
        <w:t xml:space="preserve">4 </w:t>
      </w:r>
      <w:r w:rsidRPr="C063451B">
        <w:rPr>
          <w:rFonts w:ascii="Times New Roman" w:cs="Times New Roman"/>
          <w:sz w:val="28"/>
          <w:szCs w:val="28"/>
          <w:rPrChange w:id="16976" w:author="user pc" w:date="2022-03-15T10:14:00Z">
            <w:rPr/>
          </w:rPrChange>
        </w:rPr>
        <w:t>per dm</w:t>
      </w:r>
      <w:r w:rsidRPr="6E02B23D">
        <w:rPr>
          <w:rFonts w:ascii="Times New Roman" w:cs="Times New Roman"/>
          <w:sz w:val="28"/>
          <w:szCs w:val="28"/>
          <w:vertAlign w:val="superscript"/>
          <w:rPrChange w:id="16977" w:author="user pc" w:date="2022-03-15T10:14:00Z">
            <w:rPr>
              <w:vertAlign w:val="superscript"/>
            </w:rPr>
          </w:rPrChange>
        </w:rPr>
        <w:t>3</w:t>
      </w:r>
      <w:r w:rsidRPr="060C4530">
        <w:rPr>
          <w:rFonts w:ascii="Times New Roman" w:cs="Times New Roman"/>
          <w:sz w:val="28"/>
          <w:szCs w:val="28"/>
          <w:rPrChange w:id="16978" w:author="user pc" w:date="2022-03-15T10:14:00Z">
            <w:rPr/>
          </w:rPrChange>
        </w:rPr>
        <w:t xml:space="preserve"> reacted with 25.0 cm</w:t>
      </w:r>
      <w:r w:rsidRPr="B55BD3DD">
        <w:rPr>
          <w:rFonts w:ascii="Times New Roman" w:cs="Times New Roman"/>
          <w:sz w:val="28"/>
          <w:szCs w:val="28"/>
          <w:vertAlign w:val="superscript"/>
          <w:rPrChange w:id="16979" w:author="user pc" w:date="2022-03-15T10:14:00Z">
            <w:rPr>
              <w:vertAlign w:val="superscript"/>
            </w:rPr>
          </w:rPrChange>
        </w:rPr>
        <w:t>3</w:t>
      </w:r>
      <w:r w:rsidRPr="0B480CE2">
        <w:rPr>
          <w:rFonts w:ascii="Times New Roman" w:cs="Times New Roman"/>
          <w:sz w:val="28"/>
          <w:szCs w:val="28"/>
          <w:rPrChange w:id="16980" w:author="user pc" w:date="2022-03-15T10:14:00Z">
            <w:rPr/>
          </w:rPrChange>
        </w:rPr>
        <w:t xml:space="preserve"> of solution B containing X g of NaOH per dm</w:t>
      </w:r>
      <w:r w:rsidRPr="823C7675">
        <w:rPr>
          <w:rFonts w:ascii="Times New Roman" w:cs="Times New Roman"/>
          <w:sz w:val="28"/>
          <w:szCs w:val="28"/>
          <w:vertAlign w:val="superscript"/>
          <w:rPrChange w:id="16981" w:author="user pc" w:date="2022-03-15T10:14:00Z">
            <w:rPr>
              <w:vertAlign w:val="superscript"/>
            </w:rPr>
          </w:rPrChange>
        </w:rPr>
        <w:t>3</w:t>
      </w:r>
      <w:r w:rsidRPr="89EAC124">
        <w:rPr>
          <w:rFonts w:ascii="Times New Roman" w:cs="Times New Roman"/>
          <w:sz w:val="28"/>
          <w:szCs w:val="28"/>
          <w:rPrChange w:id="16982" w:author="user pc" w:date="2022-03-15T10:14:00Z">
            <w:rPr/>
          </w:rPrChange>
        </w:rPr>
        <w:t>. The equation for the reaction is:</w:t>
      </w:r>
    </w:p>
    <w:p>
      <w:pPr>
        <w:pStyle w:val="style0"/>
        <w:rPr>
          <w:rFonts w:ascii="Times New Roman" w:cs="Times New Roman"/>
          <w:sz w:val="28"/>
          <w:szCs w:val="28"/>
          <w:rPrChange w:id="16983" w:author="user pc" w:date="2022-03-15T10:14:00Z">
            <w:rPr/>
          </w:rPrChange>
        </w:rPr>
      </w:pPr>
      <w:r w:rsidRPr="82326FC2">
        <w:rPr>
          <w:rFonts w:ascii="Times New Roman" w:cs="Times New Roman"/>
          <w:sz w:val="28"/>
          <w:szCs w:val="28"/>
          <w:rPrChange w:id="16984" w:author="user pc" w:date="2022-03-15T10:14:00Z">
            <w:rPr/>
          </w:rPrChange>
        </w:rPr>
        <w:t>NaHSO</w:t>
      </w:r>
      <w:r w:rsidRPr="1914BE8E">
        <w:rPr>
          <w:rFonts w:ascii="Times New Roman" w:cs="Times New Roman"/>
          <w:sz w:val="28"/>
          <w:szCs w:val="28"/>
          <w:vertAlign w:val="subscript"/>
          <w:rPrChange w:id="16985" w:author="user pc" w:date="2022-03-15T10:14:00Z">
            <w:rPr>
              <w:vertAlign w:val="subscript"/>
            </w:rPr>
          </w:rPrChange>
        </w:rPr>
        <w:t xml:space="preserve">4(aq) </w:t>
      </w:r>
      <w:r>
        <w:rPr>
          <w:rFonts w:ascii="Times New Roman" w:cs="Times New Roman" w:hAnsi="Times New Roman"/>
          <w:sz w:val="28"/>
          <w:szCs w:val="28"/>
          <w:vertAlign w:val="subscript"/>
        </w:rPr>
        <w:t xml:space="preserve"> </w:t>
      </w:r>
      <w:r w:rsidRPr="591BB005">
        <w:rPr>
          <w:rFonts w:ascii="Times New Roman" w:cs="Times New Roman"/>
          <w:sz w:val="28"/>
          <w:szCs w:val="28"/>
          <w:rPrChange w:id="16986" w:author="user pc" w:date="2022-03-15T10:14:00Z">
            <w:rPr/>
          </w:rPrChange>
        </w:rPr>
        <w:t>+</w:t>
      </w:r>
      <w:r>
        <w:rPr>
          <w:rFonts w:ascii="Times New Roman" w:cs="Times New Roman" w:hAnsi="Times New Roman"/>
          <w:sz w:val="28"/>
          <w:szCs w:val="28"/>
        </w:rPr>
        <w:t xml:space="preserve"> </w:t>
      </w:r>
      <w:r w:rsidRPr="E0563349">
        <w:rPr>
          <w:rFonts w:ascii="Times New Roman" w:cs="Times New Roman"/>
          <w:sz w:val="28"/>
          <w:szCs w:val="28"/>
          <w:rPrChange w:id="16987" w:author="user pc" w:date="2022-03-15T10:14:00Z">
            <w:rPr/>
          </w:rPrChange>
        </w:rPr>
        <w:t>NaOH</w:t>
      </w:r>
      <w:r w:rsidRPr="C419CACF">
        <w:rPr>
          <w:rFonts w:ascii="Times New Roman" w:cs="Times New Roman"/>
          <w:sz w:val="28"/>
          <w:szCs w:val="28"/>
          <w:vertAlign w:val="subscript"/>
          <w:rPrChange w:id="16988" w:author="user pc" w:date="2022-03-15T10:14:00Z">
            <w:rPr>
              <w:vertAlign w:val="subscript"/>
            </w:rPr>
          </w:rPrChange>
        </w:rPr>
        <w:t>(aq)</w:t>
      </w:r>
      <w:r>
        <w:rPr>
          <w:rFonts w:ascii="Times New Roman" w:cs="Times New Roman" w:hAnsi="Times New Roman"/>
          <w:sz w:val="28"/>
          <w:szCs w:val="28"/>
        </w:rPr>
        <w:t xml:space="preserve"> </w:t>
      </w:r>
      <m:oMath>
        <m:r>
          <w:rPr>
            <w:rFonts w:ascii="Cambria Math" w:cs="Times New Roman" w:hAnsi="Cambria Math"/>
            <w:sz w:val="28"/>
            <w:szCs w:val="28"/>
          </w:rPr>
          <m:t>→</m:t>
        </m:r>
      </m:oMath>
      <w:r w:rsidRPr="B215C7A2">
        <w:rPr>
          <w:rFonts w:ascii="Times New Roman" w:cs="Times New Roman"/>
          <w:sz w:val="28"/>
          <w:szCs w:val="28"/>
          <w:rPrChange w:id="16989" w:author="user pc" w:date="2022-03-15T10:14:00Z">
            <w:rPr/>
          </w:rPrChange>
        </w:rPr>
        <w:t xml:space="preserve"> Na</w:t>
      </w:r>
      <w:r w:rsidRPr="5A4C80AE">
        <w:rPr>
          <w:rFonts w:ascii="Times New Roman" w:cs="Times New Roman"/>
          <w:sz w:val="28"/>
          <w:szCs w:val="28"/>
          <w:vertAlign w:val="subscript"/>
          <w:rPrChange w:id="16990" w:author="user pc" w:date="2022-03-15T10:14:00Z">
            <w:rPr>
              <w:vertAlign w:val="subscript"/>
            </w:rPr>
          </w:rPrChange>
        </w:rPr>
        <w:t>2</w:t>
      </w:r>
      <w:r w:rsidRPr="BC90370D">
        <w:rPr>
          <w:rFonts w:ascii="Times New Roman" w:cs="Times New Roman"/>
          <w:sz w:val="28"/>
          <w:szCs w:val="28"/>
          <w:rPrChange w:id="16991" w:author="user pc" w:date="2022-03-15T10:14:00Z">
            <w:rPr/>
          </w:rPrChange>
        </w:rPr>
        <w:t>SO</w:t>
      </w:r>
      <w:r w:rsidRPr="F9C6AE6F">
        <w:rPr>
          <w:rFonts w:ascii="Times New Roman" w:cs="Times New Roman"/>
          <w:sz w:val="28"/>
          <w:szCs w:val="28"/>
          <w:vertAlign w:val="subscript"/>
          <w:rPrChange w:id="16992" w:author="user pc" w:date="2022-03-15T10:14:00Z">
            <w:rPr>
              <w:vertAlign w:val="subscript"/>
            </w:rPr>
          </w:rPrChange>
        </w:rPr>
        <w:t>4(aq)</w:t>
      </w:r>
      <w:r>
        <w:rPr>
          <w:rFonts w:ascii="Times New Roman" w:cs="Times New Roman" w:hAnsi="Times New Roman"/>
          <w:sz w:val="28"/>
          <w:szCs w:val="28"/>
          <w:vertAlign w:val="subscript"/>
        </w:rPr>
        <w:t xml:space="preserve">  </w:t>
      </w:r>
      <w:r w:rsidRPr="524B8E4F">
        <w:rPr>
          <w:rFonts w:ascii="Times New Roman" w:cs="Times New Roman"/>
          <w:sz w:val="28"/>
          <w:szCs w:val="28"/>
          <w:rPrChange w:id="16993" w:author="user pc" w:date="2022-03-15T10:14:00Z">
            <w:rPr/>
          </w:rPrChange>
        </w:rPr>
        <w:t>+</w:t>
      </w:r>
      <w:r>
        <w:rPr>
          <w:rFonts w:ascii="Times New Roman" w:cs="Times New Roman" w:hAnsi="Times New Roman"/>
          <w:sz w:val="28"/>
          <w:szCs w:val="28"/>
        </w:rPr>
        <w:t xml:space="preserve"> </w:t>
      </w:r>
      <w:r w:rsidRPr="3AD1E538">
        <w:rPr>
          <w:rFonts w:ascii="Times New Roman" w:cs="Times New Roman"/>
          <w:sz w:val="28"/>
          <w:szCs w:val="28"/>
          <w:rPrChange w:id="16994" w:author="user pc" w:date="2022-03-15T10:14:00Z">
            <w:rPr/>
          </w:rPrChange>
        </w:rPr>
        <w:t>H</w:t>
      </w:r>
      <w:r w:rsidRPr="EE44F409">
        <w:rPr>
          <w:rFonts w:ascii="Times New Roman" w:cs="Times New Roman"/>
          <w:sz w:val="28"/>
          <w:szCs w:val="28"/>
          <w:vertAlign w:val="subscript"/>
          <w:rPrChange w:id="16995" w:author="user pc" w:date="2022-03-15T10:14:00Z">
            <w:rPr>
              <w:vertAlign w:val="subscript"/>
            </w:rPr>
          </w:rPrChange>
        </w:rPr>
        <w:t>2</w:t>
      </w:r>
      <w:r>
        <w:rPr>
          <w:rFonts w:ascii="Times New Roman" w:cs="Times New Roman" w:hAnsi="Times New Roman"/>
          <w:sz w:val="28"/>
          <w:szCs w:val="28"/>
        </w:rPr>
        <w:t>O</w:t>
      </w:r>
      <w:r w:rsidRPr="E2D4993D">
        <w:rPr>
          <w:rFonts w:ascii="Times New Roman" w:cs="Times New Roman"/>
          <w:sz w:val="28"/>
          <w:szCs w:val="28"/>
          <w:vertAlign w:val="subscript"/>
          <w:rPrChange w:id="16996" w:author="user pc" w:date="2022-03-15T10:14:00Z">
            <w:rPr>
              <w:vertAlign w:val="subscript"/>
            </w:rPr>
          </w:rPrChange>
        </w:rPr>
        <w:t>(l)</w:t>
      </w:r>
    </w:p>
    <w:p>
      <w:pPr>
        <w:pStyle w:val="style0"/>
        <w:rPr>
          <w:rFonts w:ascii="Times New Roman" w:cs="Times New Roman"/>
          <w:sz w:val="28"/>
          <w:szCs w:val="28"/>
          <w:rPrChange w:id="16997" w:author="user pc" w:date="2022-03-15T10:14:00Z">
            <w:rPr/>
          </w:rPrChange>
        </w:rPr>
      </w:pPr>
      <w:r w:rsidRPr="3B2A627B">
        <w:rPr>
          <w:rFonts w:ascii="Times New Roman" w:cs="Times New Roman"/>
          <w:sz w:val="28"/>
          <w:szCs w:val="28"/>
          <w:rPrChange w:id="16998" w:author="user pc" w:date="2022-03-15T10:14:00Z">
            <w:rPr/>
          </w:rPrChange>
        </w:rPr>
        <w:t>(a) From the information given above, calculate the:</w:t>
      </w:r>
    </w:p>
    <w:p>
      <w:pPr>
        <w:pStyle w:val="style0"/>
        <w:rPr>
          <w:rFonts w:ascii="Times New Roman" w:cs="Times New Roman"/>
          <w:sz w:val="28"/>
          <w:szCs w:val="28"/>
          <w:rPrChange w:id="16999" w:author="user pc" w:date="2022-03-15T10:14:00Z">
            <w:rPr/>
          </w:rPrChange>
        </w:rPr>
      </w:pPr>
      <w:r w:rsidRPr="7259FD2F">
        <w:rPr>
          <w:rFonts w:ascii="Times New Roman" w:cs="Times New Roman"/>
          <w:sz w:val="28"/>
          <w:szCs w:val="28"/>
          <w:rPrChange w:id="17000" w:author="user pc" w:date="2022-03-15T10:14:00Z">
            <w:rPr/>
          </w:rPrChange>
        </w:rPr>
        <w:t xml:space="preserve">(i) </w:t>
      </w:r>
      <w:r>
        <w:rPr>
          <w:rFonts w:ascii="Times New Roman" w:cs="Times New Roman" w:hAnsi="Times New Roman"/>
          <w:sz w:val="28"/>
          <w:szCs w:val="28"/>
        </w:rPr>
        <w:t>Concentration</w:t>
      </w:r>
      <w:r w:rsidRPr="7691A442">
        <w:rPr>
          <w:rFonts w:ascii="Times New Roman" w:cs="Times New Roman"/>
          <w:sz w:val="28"/>
          <w:szCs w:val="28"/>
          <w:rPrChange w:id="17001" w:author="user pc" w:date="2022-03-15T10:14:00Z">
            <w:rPr/>
          </w:rPrChange>
        </w:rPr>
        <w:t xml:space="preserve"> of A in moldm</w:t>
      </w:r>
      <w:r w:rsidRPr="3D9BD3D5">
        <w:rPr>
          <w:rFonts w:ascii="Times New Roman" w:cs="Times New Roman"/>
          <w:sz w:val="28"/>
          <w:szCs w:val="28"/>
          <w:vertAlign w:val="superscript"/>
          <w:rPrChange w:id="17002" w:author="user pc" w:date="2022-03-15T10:14:00Z">
            <w:rPr>
              <w:vertAlign w:val="superscript"/>
            </w:rPr>
          </w:rPrChange>
        </w:rPr>
        <w:t>– 3</w:t>
      </w:r>
      <w:r w:rsidRPr="BA4F5C9B">
        <w:rPr>
          <w:rFonts w:ascii="Times New Roman" w:cs="Times New Roman"/>
          <w:sz w:val="28"/>
          <w:szCs w:val="28"/>
          <w:rPrChange w:id="17003" w:author="user pc" w:date="2022-03-15T10:14:00Z">
            <w:rPr/>
          </w:rPrChange>
        </w:rPr>
        <w:t>;</w:t>
      </w:r>
    </w:p>
    <w:p>
      <w:pPr>
        <w:pStyle w:val="style0"/>
        <w:rPr>
          <w:rFonts w:ascii="Times New Roman" w:cs="Times New Roman"/>
          <w:sz w:val="28"/>
          <w:szCs w:val="28"/>
          <w:rPrChange w:id="17004" w:author="user pc" w:date="2022-03-15T10:14:00Z">
            <w:rPr/>
          </w:rPrChange>
        </w:rPr>
      </w:pPr>
      <w:r w:rsidRPr="C15F9454">
        <w:rPr>
          <w:rFonts w:ascii="Times New Roman" w:cs="Times New Roman"/>
          <w:sz w:val="28"/>
          <w:szCs w:val="28"/>
          <w:rPrChange w:id="17005" w:author="user pc" w:date="2022-03-15T10:14:00Z">
            <w:rPr/>
          </w:rPrChange>
        </w:rPr>
        <w:t xml:space="preserve">(ii) </w:t>
      </w:r>
      <w:r>
        <w:rPr>
          <w:rFonts w:ascii="Times New Roman" w:cs="Times New Roman" w:hAnsi="Times New Roman"/>
          <w:sz w:val="28"/>
          <w:szCs w:val="28"/>
        </w:rPr>
        <w:t>Concentration</w:t>
      </w:r>
      <w:r w:rsidRPr="F43EE729">
        <w:rPr>
          <w:rFonts w:ascii="Times New Roman" w:cs="Times New Roman"/>
          <w:sz w:val="28"/>
          <w:szCs w:val="28"/>
          <w:rPrChange w:id="17006" w:author="user pc" w:date="2022-03-15T10:14:00Z">
            <w:rPr/>
          </w:rPrChange>
        </w:rPr>
        <w:t xml:space="preserve"> of B in moldm</w:t>
      </w:r>
      <w:r w:rsidRPr="EC4AF2E3">
        <w:rPr>
          <w:rFonts w:ascii="Times New Roman" w:cs="Times New Roman"/>
          <w:sz w:val="28"/>
          <w:szCs w:val="28"/>
          <w:vertAlign w:val="superscript"/>
          <w:rPrChange w:id="17007" w:author="user pc" w:date="2022-03-15T10:14:00Z">
            <w:rPr>
              <w:vertAlign w:val="superscript"/>
            </w:rPr>
          </w:rPrChange>
        </w:rPr>
        <w:t>– 3</w:t>
      </w:r>
      <w:r w:rsidRPr="D5DD3FB4">
        <w:rPr>
          <w:rFonts w:ascii="Times New Roman" w:cs="Times New Roman"/>
          <w:sz w:val="28"/>
          <w:szCs w:val="28"/>
          <w:rPrChange w:id="17008" w:author="user pc" w:date="2022-03-15T10:14:00Z">
            <w:rPr/>
          </w:rPrChange>
        </w:rPr>
        <w:t>;</w:t>
      </w:r>
    </w:p>
    <w:p>
      <w:pPr>
        <w:pStyle w:val="style0"/>
        <w:rPr>
          <w:rFonts w:ascii="Times New Roman" w:cs="Times New Roman"/>
          <w:sz w:val="28"/>
          <w:szCs w:val="28"/>
          <w:rPrChange w:id="17009" w:author="user pc" w:date="2022-03-15T10:14:00Z">
            <w:rPr/>
          </w:rPrChange>
        </w:rPr>
      </w:pPr>
      <w:r w:rsidRPr="5F77D52A">
        <w:rPr>
          <w:rFonts w:ascii="Times New Roman" w:cs="Times New Roman"/>
          <w:sz w:val="28"/>
          <w:szCs w:val="28"/>
          <w:rPrChange w:id="17010" w:author="user pc" w:date="2022-03-15T10:14:00Z">
            <w:rPr/>
          </w:rPrChange>
        </w:rPr>
        <w:t xml:space="preserve">(iii) </w:t>
      </w:r>
      <w:r>
        <w:rPr>
          <w:rFonts w:ascii="Times New Roman" w:cs="Times New Roman" w:hAnsi="Times New Roman"/>
          <w:sz w:val="28"/>
          <w:szCs w:val="28"/>
        </w:rPr>
        <w:t>Value</w:t>
      </w:r>
      <w:r w:rsidRPr="80B00A70">
        <w:rPr>
          <w:rFonts w:ascii="Times New Roman" w:cs="Times New Roman"/>
          <w:sz w:val="28"/>
          <w:szCs w:val="28"/>
          <w:rPrChange w:id="17011" w:author="user pc" w:date="2022-03-15T10:14:00Z">
            <w:rPr/>
          </w:rPrChange>
        </w:rPr>
        <w:t xml:space="preserve"> of X;</w:t>
      </w:r>
    </w:p>
    <w:p>
      <w:pPr>
        <w:pStyle w:val="style0"/>
        <w:rPr>
          <w:rFonts w:ascii="Times New Roman" w:cs="Times New Roman"/>
          <w:sz w:val="28"/>
          <w:szCs w:val="28"/>
          <w:rPrChange w:id="17012" w:author="user pc" w:date="2022-03-15T10:14:00Z">
            <w:rPr/>
          </w:rPrChange>
        </w:rPr>
      </w:pPr>
      <w:r w:rsidRPr="54D5D0A9">
        <w:rPr>
          <w:rFonts w:ascii="Times New Roman" w:cs="Times New Roman"/>
          <w:sz w:val="28"/>
          <w:szCs w:val="28"/>
          <w:rPrChange w:id="17013" w:author="user pc" w:date="2022-03-15T10:14:00Z">
            <w:rPr/>
          </w:rPrChange>
        </w:rPr>
        <w:t xml:space="preserve">(iv) </w:t>
      </w:r>
      <w:r>
        <w:rPr>
          <w:rFonts w:ascii="Times New Roman" w:cs="Times New Roman" w:hAnsi="Times New Roman"/>
          <w:sz w:val="28"/>
          <w:szCs w:val="28"/>
        </w:rPr>
        <w:t>Mass</w:t>
      </w:r>
      <w:r w:rsidRPr="480BD9D9">
        <w:rPr>
          <w:rFonts w:ascii="Times New Roman" w:cs="Times New Roman"/>
          <w:sz w:val="28"/>
          <w:szCs w:val="28"/>
          <w:rPrChange w:id="17014" w:author="user pc" w:date="2022-03-15T10:14:00Z">
            <w:rPr/>
          </w:rPrChange>
        </w:rPr>
        <w:t xml:space="preserve"> of Na</w:t>
      </w:r>
      <w:r w:rsidRPr="5D403C7F">
        <w:rPr>
          <w:rFonts w:ascii="Times New Roman" w:cs="Times New Roman"/>
          <w:sz w:val="28"/>
          <w:szCs w:val="28"/>
          <w:vertAlign w:val="subscript"/>
          <w:rPrChange w:id="17015" w:author="user pc" w:date="2022-03-15T10:14:00Z">
            <w:rPr>
              <w:vertAlign w:val="subscript"/>
            </w:rPr>
          </w:rPrChange>
        </w:rPr>
        <w:t>2</w:t>
      </w:r>
      <w:r w:rsidRPr="746811D5">
        <w:rPr>
          <w:rFonts w:ascii="Times New Roman" w:cs="Times New Roman"/>
          <w:sz w:val="28"/>
          <w:szCs w:val="28"/>
          <w:rPrChange w:id="17016" w:author="user pc" w:date="2022-03-15T10:14:00Z">
            <w:rPr/>
          </w:rPrChange>
        </w:rPr>
        <w:t>SO</w:t>
      </w:r>
      <w:r w:rsidRPr="E1CA5074">
        <w:rPr>
          <w:rFonts w:ascii="Times New Roman" w:cs="Times New Roman"/>
          <w:sz w:val="28"/>
          <w:szCs w:val="28"/>
          <w:vertAlign w:val="subscript"/>
          <w:rPrChange w:id="17017" w:author="user pc" w:date="2022-03-15T10:14:00Z">
            <w:rPr>
              <w:vertAlign w:val="subscript"/>
            </w:rPr>
          </w:rPrChange>
        </w:rPr>
        <w:t>4</w:t>
      </w:r>
      <w:r w:rsidRPr="64F7314C">
        <w:rPr>
          <w:rFonts w:ascii="Times New Roman" w:cs="Times New Roman"/>
          <w:sz w:val="28"/>
          <w:szCs w:val="28"/>
          <w:rPrChange w:id="17018" w:author="user pc" w:date="2022-03-15T10:14:00Z">
            <w:rPr/>
          </w:rPrChange>
        </w:rPr>
        <w:t xml:space="preserve"> formed during the reaction. [ H = 1.00; 0 = 16.0; Na = 23.0; S = 32.0] </w:t>
      </w:r>
    </w:p>
    <w:p>
      <w:pPr>
        <w:pStyle w:val="style0"/>
        <w:rPr>
          <w:rFonts w:ascii="Times New Roman" w:cs="Times New Roman"/>
          <w:sz w:val="28"/>
          <w:szCs w:val="28"/>
          <w:rPrChange w:id="17019" w:author="user pc" w:date="2022-03-15T10:14:00Z">
            <w:rPr/>
          </w:rPrChange>
        </w:rPr>
      </w:pPr>
      <w:r w:rsidRPr="C7A4C198">
        <w:rPr>
          <w:rFonts w:ascii="Times New Roman" w:cs="Times New Roman"/>
          <w:sz w:val="28"/>
          <w:szCs w:val="28"/>
          <w:rPrChange w:id="17020" w:author="user pc" w:date="2022-03-15T10:14:00Z">
            <w:rPr/>
          </w:rPrChange>
        </w:rPr>
        <w:t>(b) (i) Name a suitable indicator for the titration experiment.</w:t>
      </w:r>
    </w:p>
    <w:p>
      <w:pPr>
        <w:pStyle w:val="style0"/>
        <w:rPr>
          <w:rFonts w:ascii="Times New Roman" w:cs="Times New Roman"/>
          <w:sz w:val="28"/>
          <w:szCs w:val="28"/>
          <w:rPrChange w:id="17021" w:author="user pc" w:date="2022-03-15T10:14:00Z">
            <w:rPr/>
          </w:rPrChange>
        </w:rPr>
      </w:pPr>
      <w:r w:rsidRPr="D51F9CB0">
        <w:rPr>
          <w:rFonts w:ascii="Times New Roman" w:cs="Times New Roman"/>
          <w:sz w:val="28"/>
          <w:szCs w:val="28"/>
          <w:rPrChange w:id="17022" w:author="user pc" w:date="2022-03-15T10:14:00Z">
            <w:rPr/>
          </w:rPrChange>
        </w:rPr>
        <w:t>(ii) State the apparatus used to measure the volume of solution: I. A; II B.</w:t>
      </w:r>
    </w:p>
    <w:p>
      <w:pPr>
        <w:pStyle w:val="style0"/>
        <w:rPr>
          <w:rFonts w:ascii="Times New Roman" w:cs="Times New Roman"/>
          <w:b/>
          <w:bCs/>
          <w:sz w:val="28"/>
          <w:szCs w:val="28"/>
          <w:rPrChange w:id="17023" w:author="user pc" w:date="2022-03-15T10:14:00Z">
            <w:rPr>
              <w:b/>
              <w:bCs/>
            </w:rPr>
          </w:rPrChange>
        </w:rPr>
      </w:pPr>
      <w:r w:rsidRPr="CEA2280C">
        <w:rPr>
          <w:rFonts w:ascii="Times New Roman" w:cs="Times New Roman"/>
          <w:b/>
          <w:bCs/>
          <w:sz w:val="28"/>
          <w:szCs w:val="28"/>
          <w:rPrChange w:id="17024" w:author="user pc" w:date="2022-03-15T10:14:00Z">
            <w:rPr>
              <w:b/>
              <w:bCs/>
            </w:rPr>
          </w:rPrChange>
        </w:rPr>
        <w:t>Solution</w:t>
      </w:r>
    </w:p>
    <w:p>
      <w:pPr>
        <w:pStyle w:val="style0"/>
        <w:rPr>
          <w:rFonts w:ascii="Times New Roman" w:cs="Times New Roman"/>
          <w:sz w:val="28"/>
          <w:szCs w:val="28"/>
          <w:rPrChange w:id="17025" w:author="user pc" w:date="2022-03-15T10:14:00Z">
            <w:rPr/>
          </w:rPrChange>
        </w:rPr>
      </w:pPr>
      <w:r w:rsidRPr="2C3BB390">
        <w:rPr>
          <w:rFonts w:ascii="Times New Roman" w:cs="Times New Roman"/>
          <w:sz w:val="28"/>
          <w:szCs w:val="28"/>
          <w:rPrChange w:id="17026" w:author="user pc" w:date="2022-03-15T10:14:00Z">
            <w:rPr/>
          </w:rPrChange>
        </w:rPr>
        <w:t xml:space="preserve"> (a) (i)</w:t>
      </w:r>
      <w:r>
        <w:rPr>
          <w:rFonts w:ascii="Times New Roman" w:cs="Times New Roman" w:hAnsi="Times New Roman"/>
          <w:sz w:val="28"/>
          <w:szCs w:val="28"/>
        </w:rPr>
        <w:t xml:space="preserve"> </w:t>
      </w:r>
      <w:r w:rsidRPr="2F94AD68">
        <w:rPr>
          <w:rFonts w:ascii="Times New Roman" w:cs="Times New Roman"/>
          <w:sz w:val="28"/>
          <w:szCs w:val="28"/>
          <w:rPrChange w:id="17027" w:author="user pc" w:date="2022-03-15T10:14:00Z">
            <w:rPr/>
          </w:rPrChange>
        </w:rPr>
        <w:t>Mass Conc. = Molar Conc. × Molar mass</w:t>
      </w:r>
    </w:p>
    <w:p>
      <w:pPr>
        <w:pStyle w:val="style0"/>
        <w:rPr>
          <w:rFonts w:ascii="Times New Roman" w:cs="Times New Roman"/>
          <w:sz w:val="28"/>
          <w:szCs w:val="28"/>
          <w:rPrChange w:id="17028" w:author="user pc" w:date="2022-03-15T10:14:00Z">
            <w:rPr/>
          </w:rPrChange>
        </w:rPr>
      </w:pPr>
      <w:r w:rsidRPr="6DBE35E8">
        <w:rPr>
          <w:rFonts w:ascii="Times New Roman" w:cs="Times New Roman"/>
          <w:sz w:val="28"/>
          <w:szCs w:val="28"/>
          <w:rPrChange w:id="17029" w:author="user pc" w:date="2022-03-15T10:14:00Z">
            <w:rPr/>
          </w:rPrChange>
        </w:rPr>
        <w:t xml:space="preserve"> Molar mass NaHSO</w:t>
      </w:r>
      <w:r w:rsidRPr="B9078556">
        <w:rPr>
          <w:rFonts w:ascii="Times New Roman" w:cs="Times New Roman"/>
          <w:sz w:val="28"/>
          <w:szCs w:val="28"/>
          <w:vertAlign w:val="subscript"/>
          <w:rPrChange w:id="17030" w:author="user pc" w:date="2022-03-15T10:14:00Z">
            <w:rPr>
              <w:vertAlign w:val="subscript"/>
            </w:rPr>
          </w:rPrChange>
        </w:rPr>
        <w:t>4</w:t>
      </w:r>
      <w:r w:rsidRPr="FD884060">
        <w:rPr>
          <w:rFonts w:ascii="Times New Roman" w:cs="Times New Roman"/>
          <w:sz w:val="28"/>
          <w:szCs w:val="28"/>
          <w:rPrChange w:id="17031" w:author="user pc" w:date="2022-03-15T10:14:00Z">
            <w:rPr/>
          </w:rPrChange>
        </w:rPr>
        <w:t xml:space="preserve"> = [23.0 + 1.00 + 32.0 + 64.0] = 120</w:t>
      </w:r>
      <w:r>
        <w:rPr>
          <w:rFonts w:ascii="Times New Roman" w:cs="Times New Roman" w:hAnsi="Times New Roman"/>
          <w:sz w:val="28"/>
          <w:szCs w:val="28"/>
        </w:rPr>
        <w:t xml:space="preserve"> </w:t>
      </w:r>
      <w:r w:rsidRPr="92C83FF6">
        <w:rPr>
          <w:rFonts w:ascii="Times New Roman" w:cs="Times New Roman"/>
          <w:sz w:val="28"/>
          <w:szCs w:val="28"/>
          <w:rPrChange w:id="17032" w:author="user pc" w:date="2022-03-15T10:14:00Z">
            <w:rPr/>
          </w:rPrChange>
        </w:rPr>
        <w:t>gmol</w:t>
      </w:r>
      <w:r w:rsidRPr="A1DE6ED0">
        <w:rPr>
          <w:rFonts w:ascii="Times New Roman" w:cs="Times New Roman"/>
          <w:sz w:val="28"/>
          <w:szCs w:val="28"/>
          <w:vertAlign w:val="superscript"/>
          <w:rPrChange w:id="17033" w:author="user pc" w:date="2022-03-15T10:14:00Z">
            <w:rPr>
              <w:vertAlign w:val="superscript"/>
            </w:rPr>
          </w:rPrChange>
        </w:rPr>
        <w:t>-1</w:t>
      </w:r>
      <w:r w:rsidRPr="D5634F12">
        <w:rPr>
          <w:rFonts w:ascii="Times New Roman" w:cs="Times New Roman"/>
          <w:sz w:val="28"/>
          <w:szCs w:val="28"/>
          <w:rPrChange w:id="17034" w:author="user pc" w:date="2022-03-15T10:14:00Z">
            <w:rPr/>
          </w:rPrChange>
        </w:rPr>
        <w:t xml:space="preserve"> (No score for wrong Unit)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Conc.= </m:t>
          </m:r>
          <m:f>
            <m:fPr>
              <m:ctrlPr>
                <w:rPr>
                  <w:rFonts w:ascii="Cambria Math" w:cs="Times New Roman" w:hAnsi="Cambria Math"/>
                  <w:i/>
                  <w:sz w:val="28"/>
                  <w:szCs w:val="28"/>
                </w:rPr>
              </m:ctrlPr>
            </m:fPr>
            <m:num>
              <m:r>
                <w:rPr>
                  <w:rFonts w:ascii="Cambria Math" w:cs="Times New Roman" w:hAnsi="Cambria Math"/>
                  <w:sz w:val="28"/>
                  <w:szCs w:val="28"/>
                </w:rPr>
                <m:t>Mass Conc.</m:t>
              </m:r>
            </m:num>
            <m:den>
              <m:r>
                <w:rPr>
                  <w:rFonts w:ascii="Cambria Math" w:cs="Times New Roman" w:hAnsi="Cambria Math"/>
                  <w:sz w:val="28"/>
                  <w:szCs w:val="28"/>
                </w:rPr>
                <m:t>Molar mass</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Conc.of A= </m:t>
          </m:r>
          <m:f>
            <m:fPr>
              <m:ctrlPr>
                <w:rPr>
                  <w:rFonts w:ascii="Cambria Math" w:cs="Times New Roman" w:hAnsi="Cambria Math"/>
                  <w:i/>
                  <w:sz w:val="28"/>
                  <w:szCs w:val="28"/>
                </w:rPr>
              </m:ctrlPr>
            </m:fPr>
            <m:num>
              <m:r>
                <w:rPr>
                  <w:rFonts w:ascii="Cambria Math" w:cs="Times New Roman" w:hAnsi="Cambria Math"/>
                  <w:sz w:val="28"/>
                  <w:szCs w:val="28"/>
                </w:rPr>
                <m:t>10.6</m:t>
              </m:r>
            </m:num>
            <m:den>
              <m:r>
                <w:rPr>
                  <w:rFonts w:ascii="Cambria Math" w:cs="Times New Roman" w:hAnsi="Cambria Math"/>
                  <w:sz w:val="28"/>
                  <w:szCs w:val="28"/>
                </w:rPr>
                <m:t>120</m:t>
              </m:r>
            </m:den>
          </m:f>
          <m:r>
            <w:rPr>
              <w:rFonts w:ascii="Cambria Math" w:cs="Times New Roman" w:hAnsi="Cambria Math"/>
              <w:sz w:val="28"/>
              <w:szCs w:val="28"/>
            </w:rPr>
            <m:t>=0.0883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m:t>
          </m:r>
        </m:oMath>
      </m:oMathPara>
    </w:p>
    <w:p>
      <w:pPr>
        <w:pStyle w:val="style179"/>
        <w:numPr>
          <w:ilvl w:val="0"/>
          <w:numId w:val="79"/>
        </w:numPr>
        <w:rPr>
          <w:rFonts w:ascii="Times New Roman" w:cs="Times New Roman" w:hAnsi="Times New Roman"/>
          <w:b/>
          <w:color w:val="0033cc"/>
          <w:sz w:val="28"/>
          <w:szCs w:val="28"/>
        </w:rPr>
      </w:pPr>
      <m:oMath>
        <m:d>
          <m:dPr>
            <m:endChr m:val=")"/>
            <m:ctrlPr>
              <w:rPr>
                <w:rFonts w:ascii="Cambria Math" w:cs="Times New Roman" w:hAnsi="Cambria Math"/>
                <w:b/>
                <w:i/>
                <w:color w:val="0033cc"/>
                <w:sz w:val="28"/>
                <w:szCs w:val="28"/>
              </w:rPr>
            </m:ctrlPr>
          </m:dPr>
          <m:e>
            <m:r>
              <m:rPr>
                <m:sty m:val="bi"/>
              </m:rPr>
              <w:rPr>
                <w:rFonts w:ascii="Cambria Math" w:cs="Times New Roman" w:hAnsi="Cambria Math"/>
                <w:color w:val="0033cc"/>
                <w:sz w:val="28"/>
                <w:szCs w:val="28"/>
              </w:rPr>
              <m:t>C</m:t>
            </m:r>
            <m:r w:rsidRPr="832A5EB0">
              <m:rPr>
                <m:sty m:val="bi"/>
              </m:rPr>
              <w:rPr>
                <w:rFonts w:ascii="Cambria Math" w:cs="Times New Roman" w:hAnsi="Cambria Math"/>
                <w:color w:val="0033cc"/>
                <w:sz w:val="28"/>
                <w:szCs w:val="28"/>
                <w:rPrChange w:id="17035" w:author="user pc" w:date="2022-03-15T10:14:00Z">
                  <w:rPr>
                    <w:rFonts w:ascii="Cambria Math" w:hAnsi="Cambria Math"/>
                    <w:color w:val="0033cc"/>
                    <w:sz w:val="28"/>
                    <w:szCs w:val="28"/>
                  </w:rPr>
                </w:rPrChange>
              </w:rPr>
              <m:t>orrect evaluation to 3</m:t>
            </m:r>
            <m:r>
              <m:rPr>
                <m:sty m:val="bi"/>
              </m:rPr>
              <w:rPr>
                <w:rFonts w:ascii="Cambria Math" w:cs="Times New Roman" w:hAnsi="Cambria Math"/>
                <w:color w:val="0033cc"/>
                <w:sz w:val="28"/>
                <w:szCs w:val="28"/>
              </w:rPr>
              <m:t xml:space="preserve"> </m:t>
            </m:r>
            <m:r w:rsidRPr="87240BFC">
              <m:rPr>
                <m:sty m:val="bi"/>
              </m:rPr>
              <w:rPr>
                <w:rFonts w:ascii="Cambria Math" w:cs="Times New Roman" w:hAnsi="Cambria Math"/>
                <w:color w:val="0033cc"/>
                <w:sz w:val="28"/>
                <w:szCs w:val="28"/>
                <w:rPrChange w:id="17036" w:author="user pc" w:date="2022-03-15T10:14:00Z">
                  <w:rPr>
                    <w:rFonts w:ascii="Cambria Math" w:hAnsi="Cambria Math"/>
                    <w:color w:val="0033cc"/>
                    <w:sz w:val="28"/>
                    <w:szCs w:val="28"/>
                  </w:rPr>
                </w:rPrChange>
              </w:rPr>
              <m:t>sig</m:t>
            </m:r>
            <m:r>
              <m:rPr>
                <m:sty m:val="bi"/>
              </m:rPr>
              <w:rPr>
                <w:rFonts w:ascii="Cambria Math" w:cs="Times New Roman" w:hAnsi="Cambria Math"/>
                <w:color w:val="0033cc"/>
                <w:sz w:val="28"/>
                <w:szCs w:val="28"/>
              </w:rPr>
              <m:t xml:space="preserve">nificant </m:t>
            </m:r>
            <m:r w:rsidRPr="4DC7FE98">
              <m:rPr>
                <m:sty m:val="bi"/>
              </m:rPr>
              <w:rPr>
                <w:rFonts w:ascii="Cambria Math" w:cs="Times New Roman" w:hAnsi="Cambria Math"/>
                <w:color w:val="0033cc"/>
                <w:sz w:val="28"/>
                <w:szCs w:val="28"/>
                <w:rPrChange w:id="17037" w:author="user pc" w:date="2022-03-15T10:14:00Z">
                  <w:rPr>
                    <w:rFonts w:ascii="Cambria Math" w:hAnsi="Cambria Math"/>
                    <w:color w:val="0033cc"/>
                    <w:sz w:val="28"/>
                    <w:szCs w:val="28"/>
                  </w:rPr>
                </w:rPrChange>
              </w:rPr>
              <m:t>figure</m:t>
            </m:r>
            <m:r>
              <m:rPr>
                <m:sty m:val="bi"/>
              </m:rPr>
              <w:rPr>
                <w:rFonts w:ascii="Cambria Math" w:cs="Times New Roman" w:hAnsi="Cambria Math"/>
                <w:color w:val="0033cc"/>
                <w:sz w:val="28"/>
                <w:szCs w:val="28"/>
              </w:rPr>
              <m:t>s</m:t>
            </m:r>
          </m:e>
        </m:d>
      </m:oMath>
    </w:p>
    <w:p>
      <w:pPr>
        <w:pStyle w:val="style179"/>
        <w:numPr>
          <w:ilvl w:val="0"/>
          <w:numId w:val="79"/>
        </w:numPr>
        <w:rPr>
          <w:rFonts w:ascii="Cambria Math" w:cs="Times New Roman" w:hAnsi="Cambria Math"/>
          <w:color w:val="0033cc"/>
          <w:sz w:val="28"/>
          <w:szCs w:val="28"/>
          <w:rPrChange w:id="17038" w:author="user pc" w:date="2022-03-15T10:14:00Z">
            <w:rPr/>
          </w:rPrChange>
        </w:rPr>
      </w:pPr>
      <m:oMath>
        <m:r w:rsidRPr="45014BDE">
          <m:rPr>
            <m:sty m:val="bi"/>
          </m:rPr>
          <w:rPr>
            <w:rFonts w:ascii="Cambria Math" w:cs="Times New Roman" w:hAnsi="Cambria Math"/>
            <w:color w:val="0033cc"/>
            <w:sz w:val="28"/>
            <w:szCs w:val="28"/>
            <w:rPrChange w:id="17039" w:author="user pc" w:date="2022-03-15T10:14:00Z">
              <w:rPr>
                <w:rFonts w:ascii="Cambria Math" w:hAnsi="Cambria Math"/>
                <w:color w:val="0033cc"/>
                <w:sz w:val="28"/>
                <w:szCs w:val="28"/>
              </w:rPr>
            </w:rPrChange>
          </w:rPr>
          <m:t>(No score for wrong Unit).</m:t>
        </m:r>
      </m:oMath>
    </w:p>
    <w:p>
      <w:pPr>
        <w:pStyle w:val="style0"/>
        <w:rPr>
          <w:rFonts w:ascii="Times New Roman" w:cs="Times New Roman"/>
          <w:sz w:val="28"/>
          <w:szCs w:val="28"/>
          <w:rPrChange w:id="17040" w:author="user pc" w:date="2022-03-15T10:14:00Z">
            <w:rPr/>
          </w:rPrChange>
        </w:rPr>
      </w:pPr>
    </w:p>
    <w:p>
      <w:pPr>
        <w:pStyle w:val="style0"/>
        <w:rPr>
          <w:rFonts w:ascii="Times New Roman" w:cs="Times New Roman"/>
          <w:sz w:val="28"/>
          <w:szCs w:val="28"/>
          <w:rPrChange w:id="17041" w:author="user pc" w:date="2022-03-15T10:14:00Z">
            <w:rPr/>
          </w:rPrChange>
        </w:rPr>
      </w:pPr>
      <w:r w:rsidRPr="1A13D331">
        <w:rPr>
          <w:rFonts w:ascii="Times New Roman" w:cs="Times New Roman"/>
          <w:sz w:val="28"/>
          <w:szCs w:val="28"/>
          <w:rPrChange w:id="17042" w:author="user pc" w:date="2022-03-15T10:14:00Z">
            <w:rPr/>
          </w:rPrChange>
        </w:rPr>
        <w:t xml:space="preserve">(ii) Reaction: </w:t>
      </w:r>
      <w:r w:rsidRPr="6980B286">
        <w:rPr>
          <w:rFonts w:ascii="Times New Roman" w:cs="Times New Roman"/>
          <w:b/>
          <w:bCs/>
          <w:sz w:val="28"/>
          <w:szCs w:val="28"/>
          <w:rPrChange w:id="17043" w:author="user pc" w:date="2022-03-15T10:14:00Z">
            <w:rPr>
              <w:b/>
              <w:bCs/>
            </w:rPr>
          </w:rPrChange>
        </w:rPr>
        <w:t>NaHSO</w:t>
      </w:r>
      <w:r w:rsidRPr="3BCCB026">
        <w:rPr>
          <w:rFonts w:ascii="Times New Roman" w:cs="Times New Roman"/>
          <w:b/>
          <w:bCs/>
          <w:sz w:val="28"/>
          <w:szCs w:val="28"/>
          <w:vertAlign w:val="subscript"/>
          <w:rPrChange w:id="17044" w:author="user pc" w:date="2022-03-15T10:14:00Z">
            <w:rPr>
              <w:b/>
              <w:bCs/>
              <w:vertAlign w:val="subscript"/>
            </w:rPr>
          </w:rPrChange>
        </w:rPr>
        <w:t xml:space="preserve">4(aq) </w:t>
      </w:r>
      <w:r w:rsidRPr="A736D5A5">
        <w:rPr>
          <w:rFonts w:ascii="Times New Roman" w:cs="Times New Roman"/>
          <w:b/>
          <w:bCs/>
          <w:sz w:val="28"/>
          <w:szCs w:val="28"/>
          <w:rPrChange w:id="17045" w:author="user pc" w:date="2022-03-15T10:14:00Z">
            <w:rPr>
              <w:b/>
              <w:bCs/>
            </w:rPr>
          </w:rPrChange>
        </w:rPr>
        <w:t>+ NaOH</w:t>
      </w:r>
      <w:r w:rsidRPr="A8BD7B4B">
        <w:rPr>
          <w:rFonts w:ascii="Times New Roman" w:cs="Times New Roman"/>
          <w:b/>
          <w:bCs/>
          <w:sz w:val="28"/>
          <w:szCs w:val="28"/>
          <w:vertAlign w:val="subscript"/>
          <w:rPrChange w:id="17046" w:author="user pc" w:date="2022-03-15T10:14:00Z">
            <w:rPr>
              <w:b/>
              <w:bCs/>
              <w:vertAlign w:val="subscript"/>
            </w:rPr>
          </w:rPrChange>
        </w:rPr>
        <w:t>(aq)</w:t>
      </w:r>
      <w:r>
        <w:rPr>
          <w:rFonts w:ascii="Times New Roman" w:cs="Times New Roman" w:hAnsi="Times New Roman"/>
          <w:b/>
          <w:bCs/>
          <w:sz w:val="28"/>
          <w:szCs w:val="28"/>
        </w:rPr>
        <w:t xml:space="preserve"> </w:t>
      </w:r>
      <m:oMath>
        <m:r>
          <m:rPr>
            <m:sty m:val="bi"/>
          </m:rPr>
          <w:rPr>
            <w:rFonts w:ascii="Cambria Math" w:cs="Times New Roman" w:hAnsi="Cambria Math"/>
            <w:sz w:val="28"/>
            <w:szCs w:val="28"/>
          </w:rPr>
          <m:t>→</m:t>
        </m:r>
      </m:oMath>
      <w:r w:rsidRPr="37E0B68E">
        <w:rPr>
          <w:rFonts w:ascii="Times New Roman" w:cs="Times New Roman"/>
          <w:b/>
          <w:bCs/>
          <w:sz w:val="28"/>
          <w:szCs w:val="28"/>
          <w:rPrChange w:id="17047" w:author="user pc" w:date="2022-03-15T10:14:00Z">
            <w:rPr>
              <w:b/>
              <w:bCs/>
            </w:rPr>
          </w:rPrChange>
        </w:rPr>
        <w:t xml:space="preserve"> Na</w:t>
      </w:r>
      <w:r w:rsidRPr="EF632C13">
        <w:rPr>
          <w:rFonts w:ascii="Times New Roman" w:cs="Times New Roman"/>
          <w:b/>
          <w:bCs/>
          <w:sz w:val="28"/>
          <w:szCs w:val="28"/>
          <w:vertAlign w:val="subscript"/>
          <w:rPrChange w:id="17048" w:author="user pc" w:date="2022-03-15T10:14:00Z">
            <w:rPr>
              <w:b/>
              <w:bCs/>
              <w:vertAlign w:val="subscript"/>
            </w:rPr>
          </w:rPrChange>
        </w:rPr>
        <w:t>2</w:t>
      </w:r>
      <w:r w:rsidRPr="AF93F045">
        <w:rPr>
          <w:rFonts w:ascii="Times New Roman" w:cs="Times New Roman"/>
          <w:b/>
          <w:bCs/>
          <w:sz w:val="28"/>
          <w:szCs w:val="28"/>
          <w:rPrChange w:id="17049" w:author="user pc" w:date="2022-03-15T10:14:00Z">
            <w:rPr>
              <w:b/>
              <w:bCs/>
            </w:rPr>
          </w:rPrChange>
        </w:rPr>
        <w:t>SO</w:t>
      </w:r>
      <w:r w:rsidRPr="F218B011">
        <w:rPr>
          <w:rFonts w:ascii="Times New Roman" w:cs="Times New Roman"/>
          <w:b/>
          <w:bCs/>
          <w:sz w:val="28"/>
          <w:szCs w:val="28"/>
          <w:vertAlign w:val="subscript"/>
          <w:rPrChange w:id="17050" w:author="user pc" w:date="2022-03-15T10:14:00Z">
            <w:rPr>
              <w:b/>
              <w:bCs/>
              <w:vertAlign w:val="subscript"/>
            </w:rPr>
          </w:rPrChange>
        </w:rPr>
        <w:t>4(aq)</w:t>
      </w:r>
      <w:r w:rsidRPr="A117769D">
        <w:rPr>
          <w:rFonts w:ascii="Times New Roman" w:cs="Times New Roman"/>
          <w:b/>
          <w:bCs/>
          <w:sz w:val="28"/>
          <w:szCs w:val="28"/>
          <w:rPrChange w:id="17051" w:author="user pc" w:date="2022-03-15T10:14:00Z">
            <w:rPr>
              <w:b/>
              <w:bCs/>
            </w:rPr>
          </w:rPrChange>
        </w:rPr>
        <w:t xml:space="preserve"> + H</w:t>
      </w:r>
      <w:r w:rsidRPr="3F519DB6">
        <w:rPr>
          <w:rFonts w:ascii="Times New Roman" w:cs="Times New Roman"/>
          <w:b/>
          <w:bCs/>
          <w:sz w:val="28"/>
          <w:szCs w:val="28"/>
          <w:vertAlign w:val="subscript"/>
          <w:rPrChange w:id="17052" w:author="user pc" w:date="2022-03-15T10:14:00Z">
            <w:rPr>
              <w:b/>
              <w:bCs/>
              <w:vertAlign w:val="subscript"/>
            </w:rPr>
          </w:rPrChange>
        </w:rPr>
        <w:t>2</w:t>
      </w:r>
      <w:r w:rsidRPr="BEBB2864">
        <w:rPr>
          <w:rFonts w:ascii="Times New Roman" w:cs="Times New Roman"/>
          <w:b/>
          <w:bCs/>
          <w:sz w:val="28"/>
          <w:szCs w:val="28"/>
          <w:rPrChange w:id="17053" w:author="user pc" w:date="2022-03-15T10:14:00Z">
            <w:rPr>
              <w:b/>
              <w:bCs/>
            </w:rPr>
          </w:rPrChange>
        </w:rPr>
        <w:t>O</w:t>
      </w:r>
      <w:r w:rsidRPr="B9C51600">
        <w:rPr>
          <w:rFonts w:ascii="Times New Roman" w:cs="Times New Roman"/>
          <w:b/>
          <w:bCs/>
          <w:sz w:val="28"/>
          <w:szCs w:val="28"/>
          <w:vertAlign w:val="subscript"/>
          <w:rPrChange w:id="17054" w:author="user pc" w:date="2022-03-15T10:14:00Z">
            <w:rPr>
              <w:b/>
              <w:bCs/>
              <w:vertAlign w:val="subscript"/>
            </w:rPr>
          </w:rPrChange>
        </w:rPr>
        <w:t>(l)</w:t>
      </w:r>
    </w:p>
    <w:p>
      <w:pPr>
        <w:pStyle w:val="style0"/>
        <w:rPr>
          <w:rFonts w:ascii="Times New Roman" w:cs="Times New Roman" w:hAnsi="Times New Roman"/>
          <w:sz w:val="28"/>
          <w:szCs w:val="28"/>
        </w:rPr>
      </w:pPr>
      <w:r w:rsidRPr="1B64B0CD">
        <w:rPr>
          <w:rFonts w:ascii="Times New Roman" w:cs="Times New Roman"/>
          <w:sz w:val="28"/>
          <w:szCs w:val="28"/>
          <w:rPrChange w:id="17055" w:author="user pc" w:date="2022-03-15T10:14:00Z">
            <w:rPr/>
          </w:rPrChange>
        </w:rPr>
        <w:t xml:space="preserve"> </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0.0883×22.5</m:t>
              </m:r>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×25.0</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1</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0.0883×22.5</m:t>
              </m:r>
            </m:num>
            <m:den>
              <m:r>
                <w:rPr>
                  <w:rFonts w:ascii="Cambria Math" w:cs="Times New Roman" w:hAnsi="Cambria Math"/>
                  <w:sz w:val="28"/>
                  <w:szCs w:val="28"/>
                </w:rPr>
                <m:t>25.0</m:t>
              </m:r>
            </m:den>
          </m:f>
          <m:r>
            <w:rPr>
              <w:rFonts w:ascii="Cambria Math" w:cs="Times New Roman" w:hAnsi="Cambria Math"/>
              <w:sz w:val="28"/>
              <w:szCs w:val="28"/>
            </w:rPr>
            <m:t>=0.0795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 xml:space="preserve"> (No score for wrong unit)</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7056" w:author="user pc" w:date="2022-03-15T10:14:00Z">
            <w:rPr/>
          </w:rPrChange>
        </w:rPr>
      </w:pPr>
      <w:r w:rsidRPr="AE71F792">
        <w:rPr>
          <w:rFonts w:ascii="Times New Roman" w:cs="Times New Roman"/>
          <w:sz w:val="28"/>
          <w:szCs w:val="28"/>
          <w:rPrChange w:id="17057" w:author="user pc" w:date="2022-03-15T10:14:00Z">
            <w:rPr/>
          </w:rPrChange>
        </w:rPr>
        <w:t>iii)</w:t>
      </w:r>
      <w:r>
        <w:rPr>
          <w:rFonts w:ascii="Times New Roman" w:cs="Times New Roman" w:hAnsi="Times New Roman"/>
          <w:sz w:val="28"/>
          <w:szCs w:val="28"/>
        </w:rPr>
        <w:t xml:space="preserve"> </w:t>
      </w:r>
      <w:r w:rsidRPr="AF44CB17">
        <w:rPr>
          <w:rFonts w:ascii="Times New Roman" w:cs="Times New Roman"/>
          <w:sz w:val="28"/>
          <w:szCs w:val="28"/>
          <w:rPrChange w:id="17058" w:author="user pc" w:date="2022-03-15T10:14:00Z">
            <w:rPr/>
          </w:rPrChange>
        </w:rPr>
        <w:t>Mass</w:t>
      </w:r>
      <w:r>
        <w:rPr>
          <w:rFonts w:ascii="Times New Roman" w:cs="Times New Roman" w:hAnsi="Times New Roman"/>
          <w:sz w:val="28"/>
          <w:szCs w:val="28"/>
        </w:rPr>
        <w:t xml:space="preserve"> </w:t>
      </w:r>
      <w:r w:rsidRPr="03A67E9E">
        <w:rPr>
          <w:rFonts w:ascii="Times New Roman" w:cs="Times New Roman"/>
          <w:sz w:val="28"/>
          <w:szCs w:val="28"/>
          <w:rPrChange w:id="17059" w:author="user pc" w:date="2022-03-15T10:14:00Z">
            <w:rPr/>
          </w:rPrChange>
        </w:rPr>
        <w:t>Conc.</w:t>
      </w:r>
      <w:r>
        <w:rPr>
          <w:rFonts w:ascii="Times New Roman" w:cs="Times New Roman" w:hAnsi="Times New Roman"/>
          <w:sz w:val="28"/>
          <w:szCs w:val="28"/>
        </w:rPr>
        <w:t xml:space="preserve"> </w:t>
      </w:r>
      <w:r w:rsidRPr="E754F336">
        <w:rPr>
          <w:rFonts w:ascii="Times New Roman" w:cs="Times New Roman"/>
          <w:sz w:val="28"/>
          <w:szCs w:val="28"/>
          <w:rPrChange w:id="17060" w:author="user pc" w:date="2022-03-15T10:14:00Z">
            <w:rPr/>
          </w:rPrChange>
        </w:rPr>
        <w:t>=</w:t>
      </w:r>
      <w:r>
        <w:rPr>
          <w:rFonts w:ascii="Times New Roman" w:cs="Times New Roman" w:hAnsi="Times New Roman"/>
          <w:sz w:val="28"/>
          <w:szCs w:val="28"/>
        </w:rPr>
        <w:t xml:space="preserve"> </w:t>
      </w:r>
      <w:r w:rsidRPr="FEBB5D3E">
        <w:rPr>
          <w:rFonts w:ascii="Times New Roman" w:cs="Times New Roman"/>
          <w:sz w:val="28"/>
          <w:szCs w:val="28"/>
          <w:rPrChange w:id="17061" w:author="user pc" w:date="2022-03-15T10:14:00Z">
            <w:rPr/>
          </w:rPrChange>
        </w:rPr>
        <w:t>Molar</w:t>
      </w:r>
      <w:r>
        <w:rPr>
          <w:rFonts w:ascii="Times New Roman" w:cs="Times New Roman" w:hAnsi="Times New Roman"/>
          <w:sz w:val="28"/>
          <w:szCs w:val="28"/>
        </w:rPr>
        <w:t xml:space="preserve"> </w:t>
      </w:r>
      <w:r w:rsidRPr="9A541A52">
        <w:rPr>
          <w:rFonts w:ascii="Times New Roman" w:cs="Times New Roman"/>
          <w:sz w:val="28"/>
          <w:szCs w:val="28"/>
          <w:rPrChange w:id="17062" w:author="user pc" w:date="2022-03-15T10:14:00Z">
            <w:rPr/>
          </w:rPrChange>
        </w:rPr>
        <w:t>Conc.</w:t>
      </w:r>
      <w:r>
        <w:rPr>
          <w:rFonts w:ascii="Times New Roman" w:cs="Times New Roman" w:hAnsi="Times New Roman"/>
          <w:sz w:val="28"/>
          <w:szCs w:val="28"/>
        </w:rPr>
        <w:t xml:space="preserve"> </w:t>
      </w:r>
      <w:r w:rsidRPr="3FA95C2E">
        <w:rPr>
          <w:rFonts w:ascii="Times New Roman" w:cs="Times New Roman"/>
          <w:sz w:val="28"/>
          <w:szCs w:val="28"/>
          <w:rPrChange w:id="17063" w:author="user pc" w:date="2022-03-15T10:14:00Z">
            <w:rPr/>
          </w:rPrChange>
        </w:rPr>
        <w:t>×</w:t>
      </w:r>
      <w:r>
        <w:rPr>
          <w:rFonts w:ascii="Times New Roman" w:cs="Times New Roman" w:hAnsi="Times New Roman"/>
          <w:sz w:val="28"/>
          <w:szCs w:val="28"/>
        </w:rPr>
        <w:t xml:space="preserve"> </w:t>
      </w:r>
      <w:r w:rsidRPr="E2079CED">
        <w:rPr>
          <w:rFonts w:ascii="Times New Roman" w:cs="Times New Roman"/>
          <w:sz w:val="28"/>
          <w:szCs w:val="28"/>
          <w:rPrChange w:id="17064" w:author="user pc" w:date="2022-03-15T10:14:00Z">
            <w:rPr/>
          </w:rPrChange>
        </w:rPr>
        <w:t>Molar</w:t>
      </w:r>
      <w:r>
        <w:rPr>
          <w:rFonts w:ascii="Times New Roman" w:cs="Times New Roman" w:hAnsi="Times New Roman"/>
          <w:sz w:val="28"/>
          <w:szCs w:val="28"/>
        </w:rPr>
        <w:t xml:space="preserve"> </w:t>
      </w:r>
      <w:r w:rsidRPr="CC72DAFF">
        <w:rPr>
          <w:rFonts w:ascii="Times New Roman" w:cs="Times New Roman"/>
          <w:sz w:val="28"/>
          <w:szCs w:val="28"/>
          <w:rPrChange w:id="17065" w:author="user pc" w:date="2022-03-15T10:14:00Z">
            <w:rPr/>
          </w:rPrChange>
        </w:rPr>
        <w:t>mass</w:t>
      </w:r>
    </w:p>
    <w:p>
      <w:pPr>
        <w:pStyle w:val="style0"/>
        <w:rPr>
          <w:rFonts w:ascii="Times New Roman" w:cs="Times New Roman"/>
          <w:sz w:val="28"/>
          <w:szCs w:val="28"/>
          <w:rPrChange w:id="17066" w:author="user pc" w:date="2022-03-15T10:14:00Z">
            <w:rPr/>
          </w:rPrChange>
        </w:rPr>
      </w:pPr>
      <w:r w:rsidRPr="2114EEA6">
        <w:rPr>
          <w:rFonts w:ascii="Times New Roman" w:cs="Times New Roman"/>
          <w:sz w:val="28"/>
          <w:szCs w:val="28"/>
          <w:rPrChange w:id="17067" w:author="user pc" w:date="2022-03-15T10:14:00Z">
            <w:rPr/>
          </w:rPrChange>
        </w:rPr>
        <w:t xml:space="preserve"> Molar mass of NaOH = (23.0 + 16.0 + 1.00) = 40</w:t>
      </w:r>
      <w:r>
        <w:rPr>
          <w:rFonts w:ascii="Times New Roman" w:cs="Times New Roman" w:hAnsi="Times New Roman"/>
          <w:sz w:val="28"/>
          <w:szCs w:val="28"/>
        </w:rPr>
        <w:t xml:space="preserve"> </w:t>
      </w:r>
      <w:r w:rsidRPr="60D64896">
        <w:rPr>
          <w:rFonts w:ascii="Times New Roman" w:cs="Times New Roman"/>
          <w:sz w:val="28"/>
          <w:szCs w:val="28"/>
          <w:rPrChange w:id="17068" w:author="user pc" w:date="2022-03-15T10:14:00Z">
            <w:rPr/>
          </w:rPrChange>
        </w:rPr>
        <w:t>gmol</w:t>
      </w:r>
      <w:r w:rsidRPr="1FAA6231">
        <w:rPr>
          <w:rFonts w:ascii="Times New Roman" w:cs="Times New Roman"/>
          <w:sz w:val="28"/>
          <w:szCs w:val="28"/>
          <w:vertAlign w:val="superscript"/>
          <w:rPrChange w:id="17069" w:author="user pc" w:date="2022-03-15T10:14:00Z">
            <w:rPr>
              <w:vertAlign w:val="superscript"/>
            </w:rPr>
          </w:rPrChange>
        </w:rPr>
        <w:t xml:space="preserve">-1 </w:t>
      </w:r>
      <w:r w:rsidRPr="8BBB3AFD">
        <w:rPr>
          <w:rFonts w:ascii="Times New Roman" w:cs="Times New Roman"/>
          <w:sz w:val="28"/>
          <w:szCs w:val="28"/>
          <w:rPrChange w:id="17070" w:author="user pc" w:date="2022-03-15T10:14:00Z">
            <w:rPr/>
          </w:rPrChange>
        </w:rPr>
        <w:t>(No score for wrong Unit)</w:t>
      </w:r>
    </w:p>
    <w:p>
      <w:pPr>
        <w:pStyle w:val="style0"/>
        <w:rPr>
          <w:rFonts w:ascii="Times New Roman" w:cs="Times New Roman"/>
          <w:sz w:val="28"/>
          <w:szCs w:val="28"/>
          <w:rPrChange w:id="17071" w:author="user pc" w:date="2022-03-15T10:14:00Z">
            <w:rPr/>
          </w:rPrChange>
        </w:rPr>
      </w:pPr>
      <w:r w:rsidRPr="0207BC8B">
        <w:rPr>
          <w:rFonts w:ascii="Times New Roman" w:cs="Times New Roman"/>
          <w:sz w:val="28"/>
          <w:szCs w:val="28"/>
          <w:rPrChange w:id="17072" w:author="user pc" w:date="2022-03-15T10:14:00Z">
            <w:rPr/>
          </w:rPrChange>
        </w:rPr>
        <w:t>Mass Conc.</w:t>
      </w:r>
      <w:r>
        <w:rPr>
          <w:rFonts w:ascii="Times New Roman" w:cs="Times New Roman" w:hAnsi="Times New Roman"/>
          <w:sz w:val="28"/>
          <w:szCs w:val="28"/>
        </w:rPr>
        <w:t xml:space="preserve"> </w:t>
      </w:r>
      <w:r w:rsidRPr="9C8106C4">
        <w:rPr>
          <w:rFonts w:ascii="Times New Roman" w:cs="Times New Roman"/>
          <w:sz w:val="28"/>
          <w:szCs w:val="28"/>
          <w:rPrChange w:id="17073" w:author="user pc" w:date="2022-03-15T10:14:00Z">
            <w:rPr/>
          </w:rPrChange>
        </w:rPr>
        <w:t>of NaOH gdm</w:t>
      </w:r>
      <w:r w:rsidRPr="5C7B068C">
        <w:rPr>
          <w:rFonts w:ascii="Times New Roman" w:cs="Times New Roman"/>
          <w:sz w:val="28"/>
          <w:szCs w:val="28"/>
          <w:vertAlign w:val="superscript"/>
          <w:rPrChange w:id="17074" w:author="user pc" w:date="2022-03-15T10:14:00Z">
            <w:rPr>
              <w:vertAlign w:val="superscript"/>
            </w:rPr>
          </w:rPrChange>
        </w:rPr>
        <w:t>-3</w:t>
      </w:r>
      <w:r w:rsidRPr="151F55C6">
        <w:rPr>
          <w:rFonts w:ascii="Times New Roman" w:cs="Times New Roman"/>
          <w:sz w:val="28"/>
          <w:szCs w:val="28"/>
          <w:rPrChange w:id="17075" w:author="user pc" w:date="2022-03-15T10:14:00Z">
            <w:rPr/>
          </w:rPrChange>
        </w:rPr>
        <w:t xml:space="preserve"> = 0.0795 × 40</w:t>
      </w:r>
      <w:r>
        <w:rPr>
          <w:rFonts w:ascii="Times New Roman" w:cs="Times New Roman" w:hAnsi="Times New Roman"/>
          <w:sz w:val="28"/>
          <w:szCs w:val="28"/>
        </w:rPr>
        <w:t xml:space="preserve"> </w:t>
      </w:r>
      <w:r w:rsidRPr="51BAF7AC">
        <w:rPr>
          <w:rFonts w:ascii="Times New Roman" w:cs="Times New Roman"/>
          <w:sz w:val="28"/>
          <w:szCs w:val="28"/>
          <w:rPrChange w:id="17076" w:author="user pc" w:date="2022-03-15T10:14:00Z">
            <w:rPr/>
          </w:rPrChange>
        </w:rPr>
        <w:t>= 3.18gdm</w:t>
      </w:r>
      <w:r w:rsidRPr="36318B50">
        <w:rPr>
          <w:rFonts w:ascii="Times New Roman" w:cs="Times New Roman"/>
          <w:sz w:val="28"/>
          <w:szCs w:val="28"/>
          <w:vertAlign w:val="superscript"/>
          <w:rPrChange w:id="17077" w:author="user pc" w:date="2022-03-15T10:14:00Z">
            <w:rPr>
              <w:vertAlign w:val="superscript"/>
            </w:rPr>
          </w:rPrChange>
        </w:rPr>
        <w:t>-3</w:t>
      </w:r>
    </w:p>
    <w:p>
      <w:pPr>
        <w:pStyle w:val="style0"/>
        <w:rPr>
          <w:rFonts w:ascii="Times New Roman" w:cs="Times New Roman"/>
          <w:sz w:val="28"/>
          <w:szCs w:val="28"/>
          <w:rPrChange w:id="17078" w:author="user pc" w:date="2022-03-15T10:14:00Z">
            <w:rPr/>
          </w:rPrChange>
        </w:rPr>
      </w:pPr>
      <w:r w:rsidRPr="746F81A4">
        <w:rPr>
          <w:rFonts w:ascii="Times New Roman" w:cs="Times New Roman"/>
          <w:sz w:val="28"/>
          <w:szCs w:val="28"/>
          <w:rPrChange w:id="17079" w:author="user pc" w:date="2022-03-15T10:14:00Z">
            <w:rPr/>
          </w:rPrChange>
        </w:rPr>
        <w:t>Value of X = 3.18</w:t>
      </w:r>
    </w:p>
    <w:p>
      <w:pPr>
        <w:pStyle w:val="style0"/>
        <w:rPr>
          <w:rFonts w:ascii="Times New Roman" w:cs="Times New Roman"/>
          <w:sz w:val="28"/>
          <w:szCs w:val="28"/>
          <w:rPrChange w:id="17080" w:author="user pc" w:date="2022-03-15T10:14:00Z">
            <w:rPr/>
          </w:rPrChange>
        </w:rPr>
      </w:pPr>
    </w:p>
    <w:p>
      <w:pPr>
        <w:pStyle w:val="style0"/>
        <w:rPr>
          <w:rFonts w:ascii="Times New Roman" w:cs="Times New Roman"/>
          <w:sz w:val="28"/>
          <w:szCs w:val="28"/>
          <w:rPrChange w:id="17081" w:author="user pc" w:date="2022-03-15T10:14:00Z">
            <w:rPr/>
          </w:rPrChange>
        </w:rPr>
      </w:pPr>
      <w:r w:rsidRPr="A1A1949C">
        <w:rPr>
          <w:rFonts w:ascii="Times New Roman" w:cs="Times New Roman"/>
          <w:sz w:val="28"/>
          <w:szCs w:val="28"/>
          <w:rPrChange w:id="17082" w:author="user pc" w:date="2022-03-15T10:14:00Z">
            <w:rPr/>
          </w:rPrChange>
        </w:rPr>
        <w:t>(iv)</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Molar mass</m:t>
              </m:r>
            </m:den>
          </m:f>
          <m:r>
            <w:rPr>
              <w:rFonts w:ascii="Cambria Math" w:cs="Times New Roman" w:hAnsi="Cambria Math"/>
              <w:sz w:val="28"/>
              <w:szCs w:val="28"/>
            </w:rPr>
            <m:t xml:space="preserve"> </m:t>
          </m:r>
        </m:oMath>
      </m:oMathPara>
    </w:p>
    <w:p>
      <w:pPr>
        <w:pStyle w:val="style0"/>
        <w:rPr>
          <w:rFonts w:ascii="Times New Roman" w:cs="Times New Roman"/>
          <w:sz w:val="28"/>
          <w:szCs w:val="28"/>
          <w:rPrChange w:id="17083" w:author="user pc" w:date="2022-03-15T10:14:00Z">
            <w:rPr/>
          </w:rPrChange>
        </w:rPr>
      </w:pPr>
      <w:r w:rsidRPr="4AE6F4AF">
        <w:rPr>
          <w:rFonts w:ascii="Times New Roman" w:cs="Times New Roman"/>
          <w:sz w:val="28"/>
          <w:szCs w:val="28"/>
          <w:rPrChange w:id="17084" w:author="user pc" w:date="2022-03-15T10:14:00Z">
            <w:rPr/>
          </w:rPrChange>
        </w:rPr>
        <w:t xml:space="preserve"> Amount of NaOH in 25.0cm</w:t>
      </w:r>
      <w:r w:rsidRPr="3047C13E">
        <w:rPr>
          <w:rFonts w:ascii="Times New Roman" w:cs="Times New Roman"/>
          <w:sz w:val="28"/>
          <w:szCs w:val="28"/>
          <w:vertAlign w:val="superscript"/>
          <w:rPrChange w:id="17085" w:author="user pc" w:date="2022-03-15T10:14:00Z">
            <w:rPr>
              <w:vertAlign w:val="superscript"/>
            </w:rPr>
          </w:rPrChange>
        </w:rPr>
        <w:t>3</w:t>
      </w:r>
      <w:r w:rsidRPr="85879168">
        <w:rPr>
          <w:rFonts w:ascii="Times New Roman" w:cs="Times New Roman"/>
          <w:sz w:val="28"/>
          <w:szCs w:val="28"/>
          <w:rPrChange w:id="17086" w:author="user pc" w:date="2022-03-15T10:14:00Z">
            <w:rPr/>
          </w:rPrChange>
        </w:rPr>
        <w:t xml:space="preserve"> of B:</w:t>
      </w:r>
    </w:p>
    <w:p>
      <w:pPr>
        <w:pStyle w:val="style0"/>
        <w:rPr>
          <w:rFonts w:ascii="Times New Roman" w:cs="Times New Roman"/>
          <w:sz w:val="28"/>
          <w:szCs w:val="28"/>
          <w:rPrChange w:id="17087" w:author="user pc" w:date="2022-03-15T10:14:00Z">
            <w:rPr/>
          </w:rPrChange>
        </w:rPr>
      </w:pPr>
      <w:r w:rsidRPr="CCE09576">
        <w:rPr>
          <w:rFonts w:ascii="Times New Roman" w:cs="Times New Roman"/>
          <w:sz w:val="28"/>
          <w:szCs w:val="28"/>
          <w:rPrChange w:id="17088" w:author="user pc" w:date="2022-03-15T10:14:00Z">
            <w:rPr/>
          </w:rPrChange>
        </w:rPr>
        <w:t>Amount = Volume (dm</w:t>
      </w:r>
      <w:r w:rsidRPr="C7E17F56">
        <w:rPr>
          <w:rFonts w:ascii="Times New Roman" w:cs="Times New Roman"/>
          <w:sz w:val="28"/>
          <w:szCs w:val="28"/>
          <w:vertAlign w:val="superscript"/>
          <w:rPrChange w:id="17089" w:author="user pc" w:date="2022-03-15T10:14:00Z">
            <w:rPr>
              <w:vertAlign w:val="superscript"/>
            </w:rPr>
          </w:rPrChange>
        </w:rPr>
        <w:t>3</w:t>
      </w:r>
      <w:r w:rsidRPr="13685517">
        <w:rPr>
          <w:rFonts w:ascii="Times New Roman" w:cs="Times New Roman"/>
          <w:sz w:val="28"/>
          <w:szCs w:val="28"/>
          <w:rPrChange w:id="17090" w:author="user pc" w:date="2022-03-15T10:14:00Z">
            <w:rPr/>
          </w:rPrChange>
        </w:rPr>
        <w:t>) × Conc.(moldm</w:t>
      </w:r>
      <w:r w:rsidRPr="6761AB53">
        <w:rPr>
          <w:rFonts w:ascii="Times New Roman" w:cs="Times New Roman"/>
          <w:sz w:val="28"/>
          <w:szCs w:val="28"/>
          <w:vertAlign w:val="superscript"/>
          <w:rPrChange w:id="17091" w:author="user pc" w:date="2022-03-15T10:14:00Z">
            <w:rPr>
              <w:vertAlign w:val="superscript"/>
            </w:rPr>
          </w:rPrChange>
        </w:rPr>
        <w:t>-3</w:t>
      </w:r>
      <w:r w:rsidRPr="B66836BC">
        <w:rPr>
          <w:rFonts w:ascii="Times New Roman" w:cs="Times New Roman"/>
          <w:sz w:val="28"/>
          <w:szCs w:val="28"/>
          <w:rPrChange w:id="17092" w:author="user pc" w:date="2022-03-15T10:14:00Z">
            <w:rPr/>
          </w:rPrChange>
        </w:rPr>
        <w:t>)</w:t>
      </w:r>
    </w:p>
    <w:p>
      <w:pPr>
        <w:pStyle w:val="style0"/>
        <w:rPr>
          <w:rFonts w:ascii="Times New Roman" w:cs="Times New Roman"/>
          <w:sz w:val="28"/>
          <w:szCs w:val="28"/>
          <w:rPrChange w:id="17093" w:author="user pc" w:date="2022-03-15T10:14:00Z">
            <w:rPr/>
          </w:rPrChange>
        </w:rPr>
      </w:pPr>
      <w:r w:rsidRPr="6AEF9737">
        <w:rPr>
          <w:rFonts w:ascii="Times New Roman" w:cs="Times New Roman"/>
          <w:sz w:val="28"/>
          <w:szCs w:val="28"/>
          <w:rPrChange w:id="17094" w:author="user pc" w:date="2022-03-15T10:14:00Z">
            <w:rPr/>
          </w:rPrChange>
        </w:rPr>
        <w:t>= (25.0 x 0.0795)/1000</w:t>
      </w:r>
      <w:r>
        <w:rPr>
          <w:rFonts w:ascii="Times New Roman" w:cs="Times New Roman" w:hAnsi="Times New Roman"/>
          <w:sz w:val="28"/>
          <w:szCs w:val="28"/>
        </w:rPr>
        <w:t xml:space="preserve"> = </w:t>
      </w:r>
      <w:r w:rsidRPr="81795A97">
        <w:rPr>
          <w:rFonts w:ascii="Times New Roman" w:cs="Times New Roman"/>
          <w:sz w:val="28"/>
          <w:szCs w:val="28"/>
          <w:rPrChange w:id="17095" w:author="user pc" w:date="2022-03-15T10:14:00Z">
            <w:rPr/>
          </w:rPrChange>
        </w:rPr>
        <w:t>= 0.00199 mol</w:t>
      </w:r>
    </w:p>
    <w:p>
      <w:pPr>
        <w:pStyle w:val="style0"/>
        <w:rPr>
          <w:rFonts w:ascii="Times New Roman" w:cs="Times New Roman" w:hAnsi="Times New Roman"/>
          <w:b/>
          <w:bCs/>
          <w:sz w:val="28"/>
          <w:szCs w:val="28"/>
          <w:rPrChange w:id="17096" w:author="user pc" w:date="2022-03-15T10:14:00Z">
            <w:rPr>
              <w:rFonts w:ascii="Dancing Script" w:hAnsi="Dancing Script"/>
              <w:b/>
              <w:bCs/>
            </w:rPr>
          </w:rPrChange>
        </w:rPr>
      </w:pPr>
      <w:r w:rsidRPr="334A4F37">
        <w:rPr>
          <w:rFonts w:ascii="Times New Roman" w:cs="Times New Roman" w:hAnsi="Times New Roman"/>
          <w:b/>
          <w:bCs/>
          <w:sz w:val="28"/>
          <w:szCs w:val="28"/>
          <w:rPrChange w:id="17097" w:author="user pc" w:date="2022-03-15T10:14:00Z">
            <w:rPr>
              <w:rFonts w:ascii="Dancing Script" w:hAnsi="Dancing Script"/>
              <w:b/>
              <w:bCs/>
            </w:rPr>
          </w:rPrChange>
        </w:rPr>
        <w:t>We divide by 1000 cm</w:t>
      </w:r>
      <w:r w:rsidRPr="577D1B3A">
        <w:rPr>
          <w:rFonts w:ascii="Times New Roman" w:cs="Times New Roman" w:hAnsi="Times New Roman"/>
          <w:b/>
          <w:bCs/>
          <w:sz w:val="28"/>
          <w:szCs w:val="28"/>
          <w:vertAlign w:val="superscript"/>
          <w:rPrChange w:id="17098" w:author="user pc" w:date="2022-03-15T10:14:00Z">
            <w:rPr>
              <w:rFonts w:ascii="Dancing Script" w:hAnsi="Dancing Script"/>
              <w:b/>
              <w:bCs/>
              <w:vertAlign w:val="superscript"/>
            </w:rPr>
          </w:rPrChange>
        </w:rPr>
        <w:t>3</w:t>
      </w:r>
      <w:r w:rsidRPr="F02C1D25">
        <w:rPr>
          <w:rFonts w:ascii="Times New Roman" w:cs="Times New Roman" w:hAnsi="Times New Roman"/>
          <w:b/>
          <w:bCs/>
          <w:sz w:val="28"/>
          <w:szCs w:val="28"/>
          <w:rPrChange w:id="17099" w:author="user pc" w:date="2022-03-15T10:14:00Z">
            <w:rPr>
              <w:rFonts w:ascii="Dancing Script" w:hAnsi="Dancing Script"/>
              <w:b/>
              <w:bCs/>
            </w:rPr>
          </w:rPrChange>
        </w:rPr>
        <w:t xml:space="preserve"> to convert 25.0 cm</w:t>
      </w:r>
      <w:r w:rsidRPr="1B76B052">
        <w:rPr>
          <w:rFonts w:ascii="Times New Roman" w:cs="Times New Roman" w:hAnsi="Times New Roman"/>
          <w:b/>
          <w:bCs/>
          <w:sz w:val="28"/>
          <w:szCs w:val="28"/>
          <w:vertAlign w:val="superscript"/>
          <w:rPrChange w:id="17100" w:author="user pc" w:date="2022-03-15T10:14:00Z">
            <w:rPr>
              <w:rFonts w:ascii="Dancing Script" w:hAnsi="Dancing Script"/>
              <w:b/>
              <w:bCs/>
              <w:vertAlign w:val="superscript"/>
            </w:rPr>
          </w:rPrChange>
        </w:rPr>
        <w:t>3</w:t>
      </w:r>
      <w:r w:rsidRPr="80992408">
        <w:rPr>
          <w:rFonts w:ascii="Times New Roman" w:cs="Times New Roman" w:hAnsi="Times New Roman"/>
          <w:b/>
          <w:bCs/>
          <w:sz w:val="28"/>
          <w:szCs w:val="28"/>
          <w:rPrChange w:id="17101" w:author="user pc" w:date="2022-03-15T10:14:00Z">
            <w:rPr>
              <w:rFonts w:ascii="Dancing Script" w:hAnsi="Dancing Script"/>
              <w:b/>
              <w:bCs/>
            </w:rPr>
          </w:rPrChange>
        </w:rPr>
        <w:t xml:space="preserve"> to dm</w:t>
      </w:r>
      <w:r w:rsidRPr="C0CA227B">
        <w:rPr>
          <w:rFonts w:ascii="Times New Roman" w:cs="Times New Roman" w:hAnsi="Times New Roman"/>
          <w:b/>
          <w:bCs/>
          <w:sz w:val="28"/>
          <w:szCs w:val="28"/>
          <w:vertAlign w:val="superscript"/>
          <w:rPrChange w:id="17102" w:author="user pc" w:date="2022-03-15T10:14:00Z">
            <w:rPr>
              <w:rFonts w:ascii="Dancing Script" w:hAnsi="Dancing Script"/>
              <w:b/>
              <w:bCs/>
              <w:vertAlign w:val="superscript"/>
            </w:rPr>
          </w:rPrChange>
        </w:rPr>
        <w:t>3</w:t>
      </w:r>
      <w:r w:rsidRPr="0F723C56">
        <w:rPr>
          <w:rFonts w:ascii="Times New Roman" w:cs="Times New Roman" w:hAnsi="Times New Roman"/>
          <w:b/>
          <w:bCs/>
          <w:sz w:val="28"/>
          <w:szCs w:val="28"/>
          <w:rPrChange w:id="17103" w:author="user pc" w:date="2022-03-15T10:14:00Z">
            <w:rPr>
              <w:rFonts w:ascii="Dancing Script" w:hAnsi="Dancing Script"/>
              <w:b/>
              <w:bCs/>
            </w:rPr>
          </w:rPrChange>
        </w:rPr>
        <w:t xml:space="preserve"> (0.025 dm</w:t>
      </w:r>
      <w:r w:rsidRPr="843B8AD9">
        <w:rPr>
          <w:rFonts w:ascii="Times New Roman" w:cs="Times New Roman" w:hAnsi="Times New Roman"/>
          <w:b/>
          <w:bCs/>
          <w:sz w:val="28"/>
          <w:szCs w:val="28"/>
          <w:vertAlign w:val="superscript"/>
          <w:rPrChange w:id="17104" w:author="user pc" w:date="2022-03-15T10:14:00Z">
            <w:rPr>
              <w:rFonts w:ascii="Dancing Script" w:hAnsi="Dancing Script"/>
              <w:b/>
              <w:bCs/>
              <w:vertAlign w:val="superscript"/>
            </w:rPr>
          </w:rPrChange>
        </w:rPr>
        <w:t>3</w:t>
      </w:r>
      <w:r w:rsidRPr="47038A95">
        <w:rPr>
          <w:rFonts w:ascii="Times New Roman" w:cs="Times New Roman" w:hAnsi="Times New Roman"/>
          <w:b/>
          <w:bCs/>
          <w:sz w:val="28"/>
          <w:szCs w:val="28"/>
          <w:rPrChange w:id="17105" w:author="user pc" w:date="2022-03-15T10:14:00Z">
            <w:rPr>
              <w:rFonts w:ascii="Dancing Script" w:hAnsi="Dancing Script"/>
              <w:b/>
              <w:bCs/>
            </w:rPr>
          </w:rPrChange>
        </w:rPr>
        <w:t>). Recall, 1 dm</w:t>
      </w:r>
      <w:r w:rsidRPr="FFE57A83">
        <w:rPr>
          <w:rFonts w:ascii="Times New Roman" w:cs="Times New Roman" w:hAnsi="Times New Roman"/>
          <w:b/>
          <w:bCs/>
          <w:sz w:val="28"/>
          <w:szCs w:val="28"/>
          <w:vertAlign w:val="superscript"/>
          <w:rPrChange w:id="17106" w:author="user pc" w:date="2022-03-15T10:14:00Z">
            <w:rPr>
              <w:rFonts w:ascii="Dancing Script" w:hAnsi="Dancing Script"/>
              <w:b/>
              <w:bCs/>
              <w:vertAlign w:val="superscript"/>
            </w:rPr>
          </w:rPrChange>
        </w:rPr>
        <w:t>3</w:t>
      </w:r>
      <w:r w:rsidRPr="30EB71D9">
        <w:rPr>
          <w:rFonts w:ascii="Times New Roman" w:cs="Times New Roman" w:hAnsi="Times New Roman"/>
          <w:b/>
          <w:bCs/>
          <w:sz w:val="28"/>
          <w:szCs w:val="28"/>
          <w:rPrChange w:id="17107" w:author="user pc" w:date="2022-03-15T10:14:00Z">
            <w:rPr>
              <w:rFonts w:ascii="Dancing Script" w:hAnsi="Dancing Script"/>
              <w:b/>
              <w:bCs/>
            </w:rPr>
          </w:rPrChange>
        </w:rPr>
        <w:t xml:space="preserve"> is equivalent to 1dm</w:t>
      </w:r>
      <w:r w:rsidRPr="484AD7D5">
        <w:rPr>
          <w:rFonts w:ascii="Times New Roman" w:cs="Times New Roman" w:hAnsi="Times New Roman"/>
          <w:b/>
          <w:bCs/>
          <w:sz w:val="28"/>
          <w:szCs w:val="28"/>
          <w:vertAlign w:val="superscript"/>
          <w:rPrChange w:id="17108" w:author="user pc" w:date="2022-03-15T10:14:00Z">
            <w:rPr>
              <w:rFonts w:ascii="Dancing Script" w:hAnsi="Dancing Script"/>
              <w:b/>
              <w:bCs/>
              <w:vertAlign w:val="superscript"/>
            </w:rPr>
          </w:rPrChange>
        </w:rPr>
        <w:t>3</w:t>
      </w:r>
      <w:r w:rsidRPr="17D90B92">
        <w:rPr>
          <w:rFonts w:ascii="Times New Roman" w:cs="Times New Roman" w:hAnsi="Times New Roman"/>
          <w:b/>
          <w:bCs/>
          <w:sz w:val="28"/>
          <w:szCs w:val="28"/>
          <w:rPrChange w:id="17109" w:author="user pc" w:date="2022-03-15T10:14:00Z">
            <w:rPr>
              <w:rFonts w:ascii="Dancing Script" w:hAnsi="Dancing Script"/>
              <w:b/>
              <w:bCs/>
            </w:rPr>
          </w:rPrChange>
        </w:rPr>
        <w:t>.</w:t>
      </w:r>
    </w:p>
    <w:p>
      <w:pPr>
        <w:pStyle w:val="style0"/>
        <w:rPr>
          <w:rFonts w:ascii="Times New Roman" w:cs="Times New Roman"/>
          <w:sz w:val="28"/>
          <w:szCs w:val="28"/>
          <w:rPrChange w:id="17110" w:author="user pc" w:date="2022-03-15T10:14:00Z">
            <w:rPr/>
          </w:rPrChange>
        </w:rPr>
      </w:pPr>
      <w:r w:rsidRPr="B6C54DEB">
        <w:rPr>
          <w:rFonts w:ascii="Times New Roman" w:cs="Times New Roman"/>
          <w:sz w:val="28"/>
          <w:szCs w:val="28"/>
          <w:rPrChange w:id="17111" w:author="user pc" w:date="2022-03-15T10:14:00Z">
            <w:rPr/>
          </w:rPrChange>
        </w:rPr>
        <w:t>From the reaction equation;</w:t>
      </w:r>
    </w:p>
    <w:p>
      <w:pPr>
        <w:pStyle w:val="style0"/>
        <w:rPr>
          <w:rFonts w:ascii="Times New Roman" w:cs="Times New Roman"/>
          <w:sz w:val="28"/>
          <w:szCs w:val="28"/>
          <w:rPrChange w:id="17112" w:author="user pc" w:date="2022-03-15T10:14:00Z">
            <w:rPr/>
          </w:rPrChange>
        </w:rPr>
      </w:pPr>
      <w:r w:rsidRPr="362F9F4E">
        <w:rPr>
          <w:rFonts w:ascii="Times New Roman" w:cs="Times New Roman"/>
          <w:sz w:val="28"/>
          <w:szCs w:val="28"/>
          <w:rPrChange w:id="17113" w:author="user pc" w:date="2022-03-15T10:14:00Z">
            <w:rPr/>
          </w:rPrChange>
        </w:rPr>
        <w:t>1 mol NaOH gives 1 mol Na</w:t>
      </w:r>
      <w:r w:rsidRPr="9C350B35">
        <w:rPr>
          <w:rFonts w:ascii="Times New Roman" w:cs="Times New Roman"/>
          <w:sz w:val="28"/>
          <w:szCs w:val="28"/>
          <w:vertAlign w:val="subscript"/>
          <w:rPrChange w:id="17114" w:author="user pc" w:date="2022-03-15T10:14:00Z">
            <w:rPr>
              <w:vertAlign w:val="subscript"/>
            </w:rPr>
          </w:rPrChange>
        </w:rPr>
        <w:t>2</w:t>
      </w:r>
      <w:r w:rsidRPr="19E54CC4">
        <w:rPr>
          <w:rFonts w:ascii="Times New Roman" w:cs="Times New Roman"/>
          <w:sz w:val="28"/>
          <w:szCs w:val="28"/>
          <w:rPrChange w:id="17115" w:author="user pc" w:date="2022-03-15T10:14:00Z">
            <w:rPr/>
          </w:rPrChange>
        </w:rPr>
        <w:t>SO</w:t>
      </w:r>
      <w:r w:rsidRPr="300CC00E">
        <w:rPr>
          <w:rFonts w:ascii="Times New Roman" w:cs="Times New Roman"/>
          <w:sz w:val="28"/>
          <w:szCs w:val="28"/>
          <w:vertAlign w:val="subscript"/>
          <w:rPrChange w:id="17116" w:author="user pc" w:date="2022-03-15T10:14:00Z">
            <w:rPr>
              <w:vertAlign w:val="subscript"/>
            </w:rPr>
          </w:rPrChange>
        </w:rPr>
        <w:t>4</w:t>
      </w:r>
    </w:p>
    <w:p>
      <w:pPr>
        <w:pStyle w:val="style0"/>
        <w:rPr>
          <w:rFonts w:ascii="Times New Roman" w:cs="Times New Roman"/>
          <w:sz w:val="28"/>
          <w:szCs w:val="28"/>
          <w:rPrChange w:id="17117" w:author="user pc" w:date="2022-03-15T10:14:00Z">
            <w:rPr/>
          </w:rPrChange>
        </w:rPr>
      </w:pPr>
      <w:r w:rsidRPr="8D0BB7AF">
        <w:rPr>
          <w:rFonts w:ascii="Times New Roman" w:cs="Times New Roman"/>
          <w:sz w:val="28"/>
          <w:szCs w:val="28"/>
          <w:rPrChange w:id="17118" w:author="user pc" w:date="2022-03-15T10:14:00Z">
            <w:rPr/>
          </w:rPrChange>
        </w:rPr>
        <w:t>0.00199 mol NaOH = 0.00199 mol Na</w:t>
      </w:r>
      <w:r w:rsidRPr="8C9A4F54">
        <w:rPr>
          <w:rFonts w:ascii="Times New Roman" w:cs="Times New Roman"/>
          <w:sz w:val="28"/>
          <w:szCs w:val="28"/>
          <w:vertAlign w:val="subscript"/>
          <w:rPrChange w:id="17119" w:author="user pc" w:date="2022-03-15T10:14:00Z">
            <w:rPr>
              <w:vertAlign w:val="subscript"/>
            </w:rPr>
          </w:rPrChange>
        </w:rPr>
        <w:t>2</w:t>
      </w:r>
      <w:r w:rsidRPr="C071F954">
        <w:rPr>
          <w:rFonts w:ascii="Times New Roman" w:cs="Times New Roman"/>
          <w:sz w:val="28"/>
          <w:szCs w:val="28"/>
          <w:rPrChange w:id="17120" w:author="user pc" w:date="2022-03-15T10:14:00Z">
            <w:rPr/>
          </w:rPrChange>
        </w:rPr>
        <w:t>SO</w:t>
      </w:r>
      <w:r w:rsidRPr="43983F0F">
        <w:rPr>
          <w:rFonts w:ascii="Times New Roman" w:cs="Times New Roman"/>
          <w:sz w:val="28"/>
          <w:szCs w:val="28"/>
          <w:vertAlign w:val="subscript"/>
          <w:rPrChange w:id="17121" w:author="user pc" w:date="2022-03-15T10:14:00Z">
            <w:rPr>
              <w:vertAlign w:val="subscript"/>
            </w:rPr>
          </w:rPrChange>
        </w:rPr>
        <w:t>4</w:t>
      </w:r>
    </w:p>
    <w:p>
      <w:pPr>
        <w:pStyle w:val="style0"/>
        <w:rPr>
          <w:rFonts w:ascii="Times New Roman" w:cs="Times New Roman"/>
          <w:sz w:val="28"/>
          <w:szCs w:val="28"/>
          <w:rPrChange w:id="17122" w:author="user pc" w:date="2022-03-15T10:14:00Z">
            <w:rPr/>
          </w:rPrChange>
        </w:rPr>
      </w:pPr>
      <w:r w:rsidRPr="0F206B2F">
        <w:rPr>
          <w:rFonts w:ascii="Times New Roman" w:cs="Times New Roman"/>
          <w:sz w:val="28"/>
          <w:szCs w:val="28"/>
          <w:rPrChange w:id="17123" w:author="user pc" w:date="2022-03-15T10:14:00Z">
            <w:rPr/>
          </w:rPrChange>
        </w:rPr>
        <w:t>Molar mass of Na</w:t>
      </w:r>
      <w:r w:rsidRPr="115DC0A9">
        <w:rPr>
          <w:rFonts w:ascii="Times New Roman" w:cs="Times New Roman"/>
          <w:sz w:val="28"/>
          <w:szCs w:val="28"/>
          <w:vertAlign w:val="subscript"/>
          <w:rPrChange w:id="17124" w:author="user pc" w:date="2022-03-15T10:14:00Z">
            <w:rPr>
              <w:vertAlign w:val="subscript"/>
            </w:rPr>
          </w:rPrChange>
        </w:rPr>
        <w:t>2</w:t>
      </w:r>
      <w:r w:rsidRPr="AA69813C">
        <w:rPr>
          <w:rFonts w:ascii="Times New Roman" w:cs="Times New Roman"/>
          <w:sz w:val="28"/>
          <w:szCs w:val="28"/>
          <w:rPrChange w:id="17125" w:author="user pc" w:date="2022-03-15T10:14:00Z">
            <w:rPr/>
          </w:rPrChange>
        </w:rPr>
        <w:t>SO</w:t>
      </w:r>
      <w:r w:rsidRPr="F5CFF5CD">
        <w:rPr>
          <w:rFonts w:ascii="Times New Roman" w:cs="Times New Roman"/>
          <w:sz w:val="28"/>
          <w:szCs w:val="28"/>
          <w:vertAlign w:val="subscript"/>
          <w:rPrChange w:id="17126" w:author="user pc" w:date="2022-03-15T10:14:00Z">
            <w:rPr>
              <w:vertAlign w:val="subscript"/>
            </w:rPr>
          </w:rPrChange>
        </w:rPr>
        <w:t>4</w:t>
      </w:r>
      <w:r w:rsidRPr="E07D45C4">
        <w:rPr>
          <w:rFonts w:ascii="Times New Roman" w:cs="Times New Roman"/>
          <w:sz w:val="28"/>
          <w:szCs w:val="28"/>
          <w:rPrChange w:id="17127" w:author="user pc" w:date="2022-03-15T10:14:00Z">
            <w:rPr/>
          </w:rPrChange>
        </w:rPr>
        <w:t xml:space="preserve"> = (2 x 23.0) + 32.0 + (4 x 16.0)= 142gmol</w:t>
      </w:r>
      <w:r w:rsidRPr="DF62458A">
        <w:rPr>
          <w:rFonts w:ascii="Times New Roman" w:cs="Times New Roman"/>
          <w:sz w:val="28"/>
          <w:szCs w:val="28"/>
          <w:vertAlign w:val="superscript"/>
          <w:rPrChange w:id="17128" w:author="user pc" w:date="2022-03-15T10:14:00Z">
            <w:rPr>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Amount= </m:t>
          </m:r>
          <m:f>
            <m:fPr>
              <m:ctrlPr>
                <w:rPr>
                  <w:rFonts w:ascii="Cambria Math" w:cs="Times New Roman" w:hAnsi="Cambria Math"/>
                  <w:i/>
                  <w:sz w:val="28"/>
                  <w:szCs w:val="28"/>
                </w:rPr>
              </m:ctrlPr>
            </m:fPr>
            <m:num>
              <m:r>
                <w:rPr>
                  <w:rFonts w:ascii="Cambria Math" w:cs="Times New Roman" w:hAnsi="Cambria Math"/>
                  <w:sz w:val="28"/>
                  <w:szCs w:val="28"/>
                </w:rPr>
                <m:t>Reacting mass</m:t>
              </m:r>
            </m:num>
            <m:den>
              <m:r>
                <w:rPr>
                  <w:rFonts w:ascii="Cambria Math" w:cs="Times New Roman" w:hAnsi="Cambria Math"/>
                  <w:sz w:val="28"/>
                  <w:szCs w:val="28"/>
                </w:rPr>
                <m:t>Molar mass</m:t>
              </m:r>
            </m:den>
          </m:f>
          <m:r>
            <w:rPr>
              <w:rFonts w:ascii="Cambria Math" w:cs="Times New Roman" w:hAnsi="Cambria Math"/>
              <w:sz w:val="28"/>
              <w:szCs w:val="28"/>
            </w:rPr>
            <m:t xml:space="preserve"> </m:t>
          </m:r>
        </m:oMath>
      </m:oMathPara>
    </w:p>
    <w:p>
      <w:pPr>
        <w:pStyle w:val="style0"/>
        <w:rPr>
          <w:rFonts w:ascii="Times New Roman" w:cs="Times New Roman"/>
          <w:sz w:val="28"/>
          <w:szCs w:val="28"/>
          <w:rPrChange w:id="17129" w:author="user pc" w:date="2022-03-15T10:14:00Z">
            <w:rPr/>
          </w:rPrChange>
        </w:rPr>
      </w:pPr>
      <w:r w:rsidRPr="572244B5">
        <w:rPr>
          <w:rFonts w:ascii="Times New Roman" w:cs="Times New Roman"/>
          <w:sz w:val="28"/>
          <w:szCs w:val="28"/>
          <w:rPrChange w:id="17130" w:author="user pc" w:date="2022-03-15T10:14:00Z">
            <w:rPr/>
          </w:rPrChange>
        </w:rPr>
        <w:t>Reacting mass = Molar mass × Amount</w:t>
      </w:r>
    </w:p>
    <w:p>
      <w:pPr>
        <w:pStyle w:val="style0"/>
        <w:rPr>
          <w:rFonts w:ascii="Times New Roman" w:cs="Times New Roman"/>
          <w:sz w:val="28"/>
          <w:szCs w:val="28"/>
          <w:rPrChange w:id="17131" w:author="user pc" w:date="2022-03-15T10:14:00Z">
            <w:rPr/>
          </w:rPrChange>
        </w:rPr>
      </w:pPr>
      <w:r w:rsidRPr="C83EAEB5">
        <w:rPr>
          <w:rFonts w:ascii="Times New Roman" w:cs="Times New Roman"/>
          <w:sz w:val="28"/>
          <w:szCs w:val="28"/>
          <w:rPrChange w:id="17132" w:author="user pc" w:date="2022-03-15T10:14:00Z">
            <w:rPr/>
          </w:rPrChange>
        </w:rPr>
        <w:t>Mass of Na</w:t>
      </w:r>
      <w:r w:rsidRPr="6E033D04">
        <w:rPr>
          <w:rFonts w:ascii="Times New Roman" w:cs="Times New Roman"/>
          <w:sz w:val="28"/>
          <w:szCs w:val="28"/>
          <w:vertAlign w:val="subscript"/>
          <w:rPrChange w:id="17133" w:author="user pc" w:date="2022-03-15T10:14:00Z">
            <w:rPr>
              <w:vertAlign w:val="subscript"/>
            </w:rPr>
          </w:rPrChange>
        </w:rPr>
        <w:t>2</w:t>
      </w:r>
      <w:r w:rsidRPr="D86E6ABD">
        <w:rPr>
          <w:rFonts w:ascii="Times New Roman" w:cs="Times New Roman"/>
          <w:sz w:val="28"/>
          <w:szCs w:val="28"/>
          <w:rPrChange w:id="17134" w:author="user pc" w:date="2022-03-15T10:14:00Z">
            <w:rPr/>
          </w:rPrChange>
        </w:rPr>
        <w:t>SO</w:t>
      </w:r>
      <w:r w:rsidRPr="1C666E23">
        <w:rPr>
          <w:rFonts w:ascii="Times New Roman" w:cs="Times New Roman"/>
          <w:sz w:val="28"/>
          <w:szCs w:val="28"/>
          <w:vertAlign w:val="subscript"/>
          <w:rPrChange w:id="17135" w:author="user pc" w:date="2022-03-15T10:14:00Z">
            <w:rPr>
              <w:vertAlign w:val="subscript"/>
            </w:rPr>
          </w:rPrChange>
        </w:rPr>
        <w:t>4</w:t>
      </w:r>
      <w:r w:rsidRPr="3BE1A7C8">
        <w:rPr>
          <w:rFonts w:ascii="Times New Roman" w:cs="Times New Roman"/>
          <w:sz w:val="28"/>
          <w:szCs w:val="28"/>
          <w:rPrChange w:id="17136" w:author="user pc" w:date="2022-03-15T10:14:00Z">
            <w:rPr/>
          </w:rPrChange>
        </w:rPr>
        <w:t xml:space="preserve"> = 142 x 0.00199</w:t>
      </w:r>
      <w:r>
        <w:rPr>
          <w:rFonts w:ascii="Times New Roman" w:cs="Times New Roman" w:hAnsi="Times New Roman"/>
          <w:sz w:val="28"/>
          <w:szCs w:val="28"/>
        </w:rPr>
        <w:t xml:space="preserve"> </w:t>
      </w:r>
      <w:r w:rsidRPr="CDA77091">
        <w:rPr>
          <w:rFonts w:ascii="Times New Roman" w:cs="Times New Roman"/>
          <w:sz w:val="28"/>
          <w:szCs w:val="28"/>
          <w:rPrChange w:id="17137" w:author="user pc" w:date="2022-03-15T10:14:00Z">
            <w:rPr/>
          </w:rPrChange>
        </w:rPr>
        <w:t>= 0.283g</w:t>
      </w:r>
    </w:p>
    <w:p>
      <w:pPr>
        <w:pStyle w:val="style0"/>
        <w:rPr>
          <w:rFonts w:ascii="Times New Roman" w:cs="Times New Roman"/>
          <w:sz w:val="28"/>
          <w:szCs w:val="28"/>
          <w:rPrChange w:id="17138" w:author="user pc" w:date="2022-03-15T10:14:00Z">
            <w:rPr/>
          </w:rPrChange>
        </w:rPr>
      </w:pPr>
      <w:r>
        <w:rPr>
          <w:rFonts w:ascii="Times New Roman" w:cs="Times New Roman" w:hAnsi="Times New Roman"/>
          <w:sz w:val="28"/>
          <w:szCs w:val="28"/>
        </w:rPr>
        <w:t xml:space="preserve"> </w:t>
      </w:r>
    </w:p>
    <w:p>
      <w:pPr>
        <w:pStyle w:val="style0"/>
        <w:rPr>
          <w:rFonts w:ascii="Times New Roman" w:cs="Times New Roman" w:hAnsi="Times New Roman"/>
          <w:b/>
          <w:bCs/>
          <w:color w:val="0000ff"/>
          <w:sz w:val="28"/>
          <w:szCs w:val="28"/>
          <w:rPrChange w:id="17139" w:author="user pc" w:date="2022-03-15T10:14:00Z">
            <w:rPr>
              <w:rFonts w:ascii="Dancing Script" w:hAnsi="Dancing Script"/>
              <w:b/>
              <w:bCs/>
              <w:color w:val="0000ff"/>
            </w:rPr>
          </w:rPrChange>
        </w:rPr>
      </w:pPr>
      <w:r>
        <w:rPr>
          <w:rFonts w:ascii="Times New Roman" w:cs="Times New Roman" w:hAnsi="Times New Roman"/>
          <w:b/>
          <w:bCs/>
          <w:color w:val="0000ff"/>
          <w:sz w:val="28"/>
          <w:szCs w:val="28"/>
        </w:rPr>
        <w:t xml:space="preserve">Alternative Method </w:t>
      </w:r>
      <w:r w:rsidRPr="0454A528">
        <w:rPr>
          <w:rFonts w:ascii="Times New Roman" w:cs="Times New Roman" w:hAnsi="Times New Roman"/>
          <w:b/>
          <w:bCs/>
          <w:color w:val="0000ff"/>
          <w:sz w:val="28"/>
          <w:szCs w:val="28"/>
          <w:rPrChange w:id="17140" w:author="user pc" w:date="2022-03-15T10:14:00Z">
            <w:rPr>
              <w:rFonts w:ascii="Dancing Script" w:hAnsi="Dancing Script"/>
              <w:b/>
              <w:bCs/>
              <w:color w:val="0000ff"/>
            </w:rPr>
          </w:rPrChange>
        </w:rPr>
        <w:t>to (iv)</w:t>
      </w:r>
      <w:r>
        <w:rPr>
          <w:rFonts w:ascii="Times New Roman" w:cs="Times New Roman" w:hAnsi="Times New Roman"/>
          <w:b/>
          <w:bCs/>
          <w:color w:val="0000ff"/>
          <w:sz w:val="28"/>
          <w:szCs w:val="28"/>
        </w:rPr>
        <w:t>;</w:t>
      </w:r>
      <w:r w:rsidRPr="F59B8453">
        <w:rPr>
          <w:rFonts w:ascii="Times New Roman" w:cs="Times New Roman" w:hAnsi="Times New Roman"/>
          <w:b/>
          <w:bCs/>
          <w:color w:val="0000ff"/>
          <w:sz w:val="28"/>
          <w:szCs w:val="28"/>
          <w:rPrChange w:id="17141" w:author="user pc" w:date="2022-03-15T10:14:00Z">
            <w:rPr>
              <w:rFonts w:ascii="Dancing Script" w:hAnsi="Dancing Script"/>
              <w:b/>
              <w:bCs/>
              <w:color w:val="0000ff"/>
            </w:rPr>
          </w:rPrChange>
        </w:rPr>
        <w:t xml:space="preserve"> Mass of NaOH in 25.0cm</w:t>
      </w:r>
      <w:r w:rsidRPr="74B8ADE1">
        <w:rPr>
          <w:rFonts w:ascii="Times New Roman" w:cs="Times New Roman" w:hAnsi="Times New Roman"/>
          <w:b/>
          <w:bCs/>
          <w:color w:val="0000ff"/>
          <w:sz w:val="28"/>
          <w:szCs w:val="28"/>
          <w:vertAlign w:val="superscript"/>
          <w:rPrChange w:id="17142" w:author="user pc" w:date="2022-03-15T10:14:00Z">
            <w:rPr>
              <w:rFonts w:ascii="Dancing Script" w:hAnsi="Dancing Script"/>
              <w:b/>
              <w:bCs/>
              <w:color w:val="0000ff"/>
              <w:vertAlign w:val="superscript"/>
            </w:rPr>
          </w:rPrChange>
        </w:rPr>
        <w:t xml:space="preserve">3 </w:t>
      </w:r>
      <w:r w:rsidRPr="21DDFF89">
        <w:rPr>
          <w:rFonts w:ascii="Times New Roman" w:cs="Times New Roman" w:hAnsi="Times New Roman"/>
          <w:b/>
          <w:bCs/>
          <w:color w:val="0000ff"/>
          <w:sz w:val="28"/>
          <w:szCs w:val="28"/>
          <w:rPrChange w:id="17143" w:author="user pc" w:date="2022-03-15T10:14:00Z">
            <w:rPr>
              <w:rFonts w:ascii="Dancing Script" w:hAnsi="Dancing Script"/>
              <w:b/>
              <w:bCs/>
              <w:color w:val="0000ff"/>
            </w:rPr>
          </w:rPrChange>
        </w:rPr>
        <w:t>of 0.0795moldm</w:t>
      </w:r>
      <w:r w:rsidRPr="41BD0224">
        <w:rPr>
          <w:rFonts w:ascii="Times New Roman" w:cs="Times New Roman" w:hAnsi="Times New Roman"/>
          <w:b/>
          <w:bCs/>
          <w:color w:val="0000ff"/>
          <w:sz w:val="28"/>
          <w:szCs w:val="28"/>
          <w:vertAlign w:val="superscript"/>
          <w:rPrChange w:id="17144" w:author="user pc" w:date="2022-03-15T10:14:00Z">
            <w:rPr>
              <w:rFonts w:ascii="Dancing Script" w:hAnsi="Dancing Script"/>
              <w:b/>
              <w:bCs/>
              <w:color w:val="0000ff"/>
              <w:vertAlign w:val="superscript"/>
            </w:rPr>
          </w:rPrChange>
        </w:rPr>
        <w:t>-3</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Reacting Mass=Molar Mass ×Concentration ×Volume</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OR</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m=MCV</m:t>
          </m:r>
        </m:oMath>
      </m:oMathPara>
    </w:p>
    <w:p>
      <w:pPr>
        <w:pStyle w:val="style0"/>
        <w:rPr>
          <w:rFonts w:ascii="Times New Roman" w:cs="Times New Roman"/>
          <w:sz w:val="28"/>
          <w:szCs w:val="28"/>
          <w:rPrChange w:id="17145" w:author="user pc" w:date="2022-03-15T10:14:00Z">
            <w:rPr/>
          </w:rPrChange>
        </w:rPr>
      </w:pPr>
      <w:r w:rsidRPr="EA2A0424">
        <w:rPr>
          <w:rFonts w:ascii="Times New Roman" w:cs="Times New Roman"/>
          <w:sz w:val="28"/>
          <w:szCs w:val="28"/>
          <w:rPrChange w:id="17146" w:author="user pc" w:date="2022-03-15T10:14:00Z">
            <w:rPr/>
          </w:rPrChange>
        </w:rPr>
        <w:t>Where, m = reacting mass in grams, M = Molar mass in gmol</w:t>
      </w:r>
      <w:r w:rsidRPr="D7E8920B">
        <w:rPr>
          <w:rFonts w:ascii="Times New Roman" w:cs="Times New Roman"/>
          <w:sz w:val="28"/>
          <w:szCs w:val="28"/>
          <w:vertAlign w:val="superscript"/>
          <w:rPrChange w:id="17147" w:author="user pc" w:date="2022-03-15T10:14:00Z">
            <w:rPr>
              <w:vertAlign w:val="superscript"/>
            </w:rPr>
          </w:rPrChange>
        </w:rPr>
        <w:t>-1</w:t>
      </w:r>
      <w:r w:rsidRPr="7ACE5D59">
        <w:rPr>
          <w:rFonts w:ascii="Times New Roman" w:cs="Times New Roman"/>
          <w:sz w:val="28"/>
          <w:szCs w:val="28"/>
          <w:rPrChange w:id="17148" w:author="user pc" w:date="2022-03-15T10:14:00Z">
            <w:rPr/>
          </w:rPrChange>
        </w:rPr>
        <w:t>, C = Concentration in moldm</w:t>
      </w:r>
      <w:r w:rsidRPr="4999EE70">
        <w:rPr>
          <w:rFonts w:ascii="Times New Roman" w:cs="Times New Roman"/>
          <w:sz w:val="28"/>
          <w:szCs w:val="28"/>
          <w:vertAlign w:val="superscript"/>
          <w:rPrChange w:id="17149" w:author="user pc" w:date="2022-03-15T10:14:00Z">
            <w:rPr>
              <w:vertAlign w:val="superscript"/>
            </w:rPr>
          </w:rPrChange>
        </w:rPr>
        <w:t>-3</w:t>
      </w:r>
      <w:r>
        <w:rPr>
          <w:rFonts w:ascii="Times New Roman" w:cs="Times New Roman" w:hAnsi="Times New Roman"/>
          <w:sz w:val="28"/>
          <w:szCs w:val="28"/>
          <w:vertAlign w:val="superscript"/>
        </w:rPr>
        <w:t xml:space="preserve"> </w:t>
      </w:r>
      <w:r w:rsidRPr="65A2359D">
        <w:rPr>
          <w:rFonts w:ascii="Times New Roman" w:cs="Times New Roman"/>
          <w:sz w:val="28"/>
          <w:szCs w:val="28"/>
          <w:rPrChange w:id="17150" w:author="user pc" w:date="2022-03-15T10:14:00Z">
            <w:rPr/>
          </w:rPrChange>
        </w:rPr>
        <w:t>and V = volume in dm</w:t>
      </w:r>
      <w:r w:rsidRPr="1DE5BDC6">
        <w:rPr>
          <w:rFonts w:ascii="Times New Roman" w:cs="Times New Roman"/>
          <w:sz w:val="28"/>
          <w:szCs w:val="28"/>
          <w:vertAlign w:val="superscript"/>
          <w:rPrChange w:id="17151" w:author="user pc" w:date="2022-03-15T10:14:00Z">
            <w:rPr>
              <w:vertAlign w:val="superscript"/>
            </w:rPr>
          </w:rPrChange>
        </w:rPr>
        <w:t>3</w:t>
      </w:r>
      <w:r w:rsidRPr="81DBD757">
        <w:rPr>
          <w:rFonts w:ascii="Times New Roman" w:cs="Times New Roman"/>
          <w:sz w:val="28"/>
          <w:szCs w:val="28"/>
          <w:rPrChange w:id="17152" w:author="user pc" w:date="2022-03-15T10:14:00Z">
            <w:rPr/>
          </w:rPrChange>
        </w:rPr>
        <w: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25 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r>
            <w:rPr>
              <w:rFonts w:ascii="Cambria Math" w:cs="Times New Roman" w:hAnsi="Cambria Math"/>
              <w:sz w:val="28"/>
              <w:szCs w:val="28"/>
            </w:rPr>
            <m:t>=0.025</m:t>
          </m:r>
          <m:sSup>
            <m:sSupPr>
              <m:ctrlPr>
                <w:rPr>
                  <w:rFonts w:ascii="Cambria Math" w:cs="Times New Roman" w:hAnsi="Cambria Math"/>
                  <w:i/>
                  <w:sz w:val="28"/>
                  <w:szCs w:val="28"/>
                </w:rPr>
              </m:ctrlPr>
            </m:sSupPr>
            <m:e>
              <m:r>
                <w:rPr>
                  <w:rFonts w:ascii="Cambria Math" w:cs="Times New Roman" w:hAnsi="Cambria Math"/>
                  <w:sz w:val="28"/>
                  <w:szCs w:val="28"/>
                </w:rPr>
                <m:t>dm</m:t>
              </m:r>
            </m:e>
            <m:sup>
              <m:r>
                <w:rPr>
                  <w:rFonts w:ascii="Cambria Math" w:cs="Times New Roman" w:hAnsi="Cambria Math"/>
                  <w:sz w:val="28"/>
                  <w:szCs w:val="28"/>
                </w:rPr>
                <m:t>3</m:t>
              </m:r>
            </m:sup>
          </m:sSup>
          <m:r>
            <w:rPr>
              <w:rFonts w:ascii="Cambria Math" w:cs="Times New Roman" w:hAnsi="Cambria Math"/>
              <w:sz w:val="28"/>
              <w:szCs w:val="28"/>
            </w:rPr>
            <m:t xml:space="preserve">.That is </m:t>
          </m:r>
          <m:f>
            <m:fPr>
              <m:type m:val="skw"/>
              <m:ctrlPr>
                <w:rPr>
                  <w:rFonts w:ascii="Cambria Math" w:cs="Times New Roman" w:hAnsi="Cambria Math"/>
                  <w:i/>
                  <w:sz w:val="28"/>
                  <w:szCs w:val="28"/>
                </w:rPr>
              </m:ctrlPr>
            </m:fPr>
            <m:num>
              <m:r>
                <w:rPr>
                  <w:rFonts w:ascii="Cambria Math" w:cs="Times New Roman" w:hAnsi="Cambria Math"/>
                  <w:sz w:val="28"/>
                  <w:szCs w:val="28"/>
                </w:rPr>
                <m:t>25c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num>
            <m:den>
              <m:r>
                <w:rPr>
                  <w:rFonts w:ascii="Cambria Math" w:cs="Times New Roman" w:hAnsi="Cambria Math"/>
                  <w:sz w:val="28"/>
                  <w:szCs w:val="28"/>
                </w:rPr>
                <m:t>1000c</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m=MCV</m:t>
          </m:r>
        </m:oMath>
      </m:oMathPara>
    </w:p>
    <w:p>
      <w:pPr>
        <w:pStyle w:val="style0"/>
        <w:rPr>
          <w:rFonts w:ascii="Times New Roman" w:cs="Times New Roman"/>
          <w:sz w:val="28"/>
          <w:szCs w:val="28"/>
          <w:rPrChange w:id="17153" w:author="user pc" w:date="2022-03-15T10:14:00Z">
            <w:rPr/>
          </w:rPrChange>
        </w:rPr>
      </w:pPr>
      <m:oMathPara>
        <m:oMathParaPr>
          <m:jc m:val="left"/>
        </m:oMathParaPr>
        <m:oMath>
          <m:r>
            <w:rPr>
              <w:rFonts w:ascii="Cambria Math" w:cs="Times New Roman" w:hAnsi="Cambria Math"/>
              <w:sz w:val="28"/>
              <w:szCs w:val="28"/>
            </w:rPr>
            <m:t>m=40 ×0.0795×0.025=0.0795 g</m:t>
          </m:r>
        </m:oMath>
      </m:oMathPara>
    </w:p>
    <w:p>
      <w:pPr>
        <w:pStyle w:val="style0"/>
        <w:rPr>
          <w:rFonts w:ascii="Times New Roman" w:cs="Times New Roman"/>
          <w:sz w:val="28"/>
          <w:szCs w:val="28"/>
          <w:rPrChange w:id="17154" w:author="user pc" w:date="2022-03-15T10:14:00Z">
            <w:rPr/>
          </w:rPrChange>
        </w:rPr>
      </w:pPr>
      <w:r w:rsidRPr="FF39E9D9">
        <w:rPr>
          <w:rFonts w:ascii="Times New Roman" w:cs="Times New Roman"/>
          <w:sz w:val="28"/>
          <w:szCs w:val="28"/>
          <w:rPrChange w:id="17155" w:author="user pc" w:date="2022-03-15T10:14:00Z">
            <w:rPr/>
          </w:rPrChange>
        </w:rPr>
        <w:t>Molar Mass of Na</w:t>
      </w:r>
      <w:r w:rsidRPr="116C1784">
        <w:rPr>
          <w:rFonts w:ascii="Times New Roman" w:cs="Times New Roman"/>
          <w:sz w:val="28"/>
          <w:szCs w:val="28"/>
          <w:vertAlign w:val="subscript"/>
          <w:rPrChange w:id="17156" w:author="user pc" w:date="2022-03-15T10:14:00Z">
            <w:rPr>
              <w:vertAlign w:val="subscript"/>
            </w:rPr>
          </w:rPrChange>
        </w:rPr>
        <w:t>2</w:t>
      </w:r>
      <w:r w:rsidRPr="F1BD59B4">
        <w:rPr>
          <w:rFonts w:ascii="Times New Roman" w:cs="Times New Roman"/>
          <w:sz w:val="28"/>
          <w:szCs w:val="28"/>
          <w:rPrChange w:id="17157" w:author="user pc" w:date="2022-03-15T10:14:00Z">
            <w:rPr/>
          </w:rPrChange>
        </w:rPr>
        <w:t>SO</w:t>
      </w:r>
      <w:r w:rsidRPr="C693B3DC">
        <w:rPr>
          <w:rFonts w:ascii="Times New Roman" w:cs="Times New Roman"/>
          <w:sz w:val="28"/>
          <w:szCs w:val="28"/>
          <w:vertAlign w:val="subscript"/>
          <w:rPrChange w:id="17158" w:author="user pc" w:date="2022-03-15T10:14:00Z">
            <w:rPr>
              <w:vertAlign w:val="subscript"/>
            </w:rPr>
          </w:rPrChange>
        </w:rPr>
        <w:t>4</w:t>
      </w:r>
      <w:r w:rsidRPr="98925BDE">
        <w:rPr>
          <w:rFonts w:ascii="Times New Roman" w:cs="Times New Roman"/>
          <w:sz w:val="28"/>
          <w:szCs w:val="28"/>
          <w:rPrChange w:id="17159" w:author="user pc" w:date="2022-03-15T10:14:00Z">
            <w:rPr/>
          </w:rPrChange>
        </w:rPr>
        <w:t xml:space="preserve"> = 142gmol</w:t>
      </w:r>
      <w:r w:rsidRPr="F30E3B40">
        <w:rPr>
          <w:rFonts w:ascii="Times New Roman" w:cs="Times New Roman"/>
          <w:sz w:val="28"/>
          <w:szCs w:val="28"/>
          <w:vertAlign w:val="superscript"/>
          <w:rPrChange w:id="17160" w:author="user pc" w:date="2022-03-15T10:14:00Z">
            <w:rPr>
              <w:vertAlign w:val="superscript"/>
            </w:rPr>
          </w:rPrChange>
        </w:rPr>
        <w:t>-1</w:t>
      </w:r>
    </w:p>
    <w:p>
      <w:pPr>
        <w:pStyle w:val="style0"/>
        <w:rPr>
          <w:rFonts w:ascii="Times New Roman" w:cs="Times New Roman"/>
          <w:sz w:val="28"/>
          <w:szCs w:val="28"/>
          <w:rPrChange w:id="17161" w:author="user pc" w:date="2022-03-15T10:14:00Z">
            <w:rPr/>
          </w:rPrChange>
        </w:rPr>
      </w:pPr>
      <w:r w:rsidRPr="BA8D722A">
        <w:rPr>
          <w:rFonts w:ascii="Times New Roman" w:cs="Times New Roman"/>
          <w:sz w:val="28"/>
          <w:szCs w:val="28"/>
          <w:rPrChange w:id="17162" w:author="user pc" w:date="2022-03-15T10:14:00Z">
            <w:rPr/>
          </w:rPrChange>
        </w:rPr>
        <w:t>From the balanced equation:</w:t>
      </w:r>
    </w:p>
    <w:p>
      <w:pPr>
        <w:pStyle w:val="style0"/>
        <w:rPr>
          <w:rFonts w:ascii="Times New Roman" w:cs="Times New Roman"/>
          <w:sz w:val="28"/>
          <w:szCs w:val="28"/>
          <w:rPrChange w:id="17163" w:author="user pc" w:date="2022-03-15T10:14:00Z">
            <w:rPr/>
          </w:rPrChange>
        </w:rPr>
      </w:pPr>
      <w:r w:rsidRPr="6E6C134A">
        <w:rPr>
          <w:rFonts w:ascii="Times New Roman" w:cs="Times New Roman"/>
          <w:sz w:val="28"/>
          <w:szCs w:val="28"/>
          <w:rPrChange w:id="17164" w:author="user pc" w:date="2022-03-15T10:14:00Z">
            <w:rPr/>
          </w:rPrChange>
        </w:rPr>
        <w:t>40g NaOH = 142g of Na</w:t>
      </w:r>
      <w:r w:rsidRPr="C70E3A0D">
        <w:rPr>
          <w:rFonts w:ascii="Times New Roman" w:cs="Times New Roman"/>
          <w:sz w:val="28"/>
          <w:szCs w:val="28"/>
          <w:vertAlign w:val="subscript"/>
          <w:rPrChange w:id="17165" w:author="user pc" w:date="2022-03-15T10:14:00Z">
            <w:rPr>
              <w:vertAlign w:val="subscript"/>
            </w:rPr>
          </w:rPrChange>
        </w:rPr>
        <w:t>2</w:t>
      </w:r>
      <w:r w:rsidRPr="A81D8289">
        <w:rPr>
          <w:rFonts w:ascii="Times New Roman" w:cs="Times New Roman"/>
          <w:sz w:val="28"/>
          <w:szCs w:val="28"/>
          <w:rPrChange w:id="17166" w:author="user pc" w:date="2022-03-15T10:14:00Z">
            <w:rPr/>
          </w:rPrChange>
        </w:rPr>
        <w:t>SO</w:t>
      </w:r>
      <w:r w:rsidRPr="787EAE85">
        <w:rPr>
          <w:rFonts w:ascii="Times New Roman" w:cs="Times New Roman"/>
          <w:sz w:val="28"/>
          <w:szCs w:val="28"/>
          <w:vertAlign w:val="subscript"/>
          <w:rPrChange w:id="17167" w:author="user pc" w:date="2022-03-15T10:14:00Z">
            <w:rPr>
              <w:vertAlign w:val="subscript"/>
            </w:rPr>
          </w:rPrChange>
        </w:rPr>
        <w:t>4</w:t>
      </w:r>
    </w:p>
    <w:p>
      <w:pPr>
        <w:pStyle w:val="style0"/>
        <w:rPr>
          <w:rFonts w:ascii="Times New Roman" w:cs="Times New Roman"/>
          <w:sz w:val="28"/>
          <w:szCs w:val="28"/>
          <w:rPrChange w:id="17168" w:author="user pc" w:date="2022-03-15T10:14:00Z">
            <w:rPr/>
          </w:rPrChange>
        </w:rPr>
      </w:pPr>
      <w:r w:rsidRPr="01152C1F">
        <w:rPr>
          <w:rFonts w:ascii="Times New Roman" w:cs="Times New Roman"/>
          <w:sz w:val="28"/>
          <w:szCs w:val="28"/>
          <w:rPrChange w:id="17169" w:author="user pc" w:date="2022-03-15T10:14:00Z">
            <w:rPr/>
          </w:rPrChange>
        </w:rPr>
        <w:t>0.0795g NaOH = ?g Na</w:t>
      </w:r>
      <w:r w:rsidRPr="7462A564">
        <w:rPr>
          <w:rFonts w:ascii="Times New Roman" w:cs="Times New Roman"/>
          <w:sz w:val="28"/>
          <w:szCs w:val="28"/>
          <w:vertAlign w:val="subscript"/>
          <w:rPrChange w:id="17170" w:author="user pc" w:date="2022-03-15T10:14:00Z">
            <w:rPr>
              <w:vertAlign w:val="subscript"/>
            </w:rPr>
          </w:rPrChange>
        </w:rPr>
        <w:t>2</w:t>
      </w:r>
      <w:r w:rsidRPr="700BCF18">
        <w:rPr>
          <w:rFonts w:ascii="Times New Roman" w:cs="Times New Roman"/>
          <w:sz w:val="28"/>
          <w:szCs w:val="28"/>
          <w:rPrChange w:id="17171" w:author="user pc" w:date="2022-03-15T10:14:00Z">
            <w:rPr/>
          </w:rPrChange>
        </w:rPr>
        <w:t>SO</w:t>
      </w:r>
      <w:r w:rsidRPr="4F5D982E">
        <w:rPr>
          <w:rFonts w:ascii="Times New Roman" w:cs="Times New Roman"/>
          <w:sz w:val="28"/>
          <w:szCs w:val="28"/>
          <w:vertAlign w:val="subscript"/>
          <w:rPrChange w:id="17172" w:author="user pc" w:date="2022-03-15T10:14:00Z">
            <w:rPr>
              <w:vertAlign w:val="subscript"/>
            </w:rPr>
          </w:rPrChange>
        </w:rPr>
        <w:t>4</w:t>
      </w:r>
    </w:p>
    <w:p>
      <w:pPr>
        <w:pStyle w:val="style0"/>
        <w:rPr>
          <w:rFonts w:ascii="Times New Roman" w:cs="Times New Roman"/>
          <w:sz w:val="28"/>
          <w:szCs w:val="28"/>
          <w:rPrChange w:id="17173" w:author="user pc" w:date="2022-03-15T10:14:00Z">
            <w:rPr/>
          </w:rPrChange>
        </w:rPr>
      </w:pPr>
      <w:r w:rsidRPr="1ADB2017">
        <w:rPr>
          <w:rFonts w:ascii="Times New Roman" w:cs="Times New Roman"/>
          <w:sz w:val="28"/>
          <w:szCs w:val="28"/>
          <w:rPrChange w:id="17174" w:author="user pc" w:date="2022-03-15T10:14:00Z">
            <w:rPr/>
          </w:rPrChange>
        </w:rPr>
        <w:t>Cross multiplying we get;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SO</m:t>
              </m:r>
            </m:e>
            <m:sub>
              <m:r>
                <w:rPr>
                  <w:rFonts w:ascii="Cambria Math" w:cs="Times New Roman" w:hAnsi="Cambria Math"/>
                  <w:sz w:val="28"/>
                  <w:szCs w:val="28"/>
                </w:rPr>
                <m:t>4</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 xml:space="preserve">0.0795 </m:t>
              </m:r>
              <m:r w:rsidRPr="CD82AEA7">
                <m:rPr>
                  <m:sty m:val="p"/>
                </m:rPr>
                <w:rPr>
                  <w:rFonts w:ascii="Cambria Math" w:cs="Times New Roman" w:hAnsi="Cambria Math"/>
                  <w:sz w:val="28"/>
                  <w:szCs w:val="28"/>
                  <w:rPrChange w:id="17175" w:author="user pc" w:date="2022-03-15T10:14:00Z">
                    <w:rPr>
                      <w:rFonts w:ascii="Cambria Math" w:hAnsi="Cambria Math"/>
                      <w:sz w:val="28"/>
                      <w:szCs w:val="28"/>
                    </w:rPr>
                  </w:rPrChange>
                </w:rPr>
                <m:t>NaOH</m:t>
              </m:r>
              <m:r>
                <w:rPr>
                  <w:rFonts w:ascii="Cambria Math" w:cs="Times New Roman" w:hAnsi="Cambria Math"/>
                  <w:sz w:val="28"/>
                  <w:szCs w:val="28"/>
                </w:rPr>
                <m:t xml:space="preserve"> ×142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SO</m:t>
                  </m:r>
                </m:e>
                <m:sub>
                  <m:r>
                    <w:rPr>
                      <w:rFonts w:ascii="Cambria Math" w:cs="Times New Roman" w:hAnsi="Cambria Math"/>
                      <w:sz w:val="28"/>
                      <w:szCs w:val="28"/>
                    </w:rPr>
                    <m:t>4</m:t>
                  </m:r>
                </m:sub>
              </m:sSub>
            </m:num>
            <m:den>
              <m:r>
                <w:rPr>
                  <w:rFonts w:ascii="Cambria Math" w:cs="Times New Roman" w:hAnsi="Cambria Math"/>
                  <w:sz w:val="28"/>
                  <w:szCs w:val="28"/>
                </w:rPr>
                <m:t xml:space="preserve">40 </m:t>
              </m:r>
              <m:r w:rsidRPr="E6BD6760">
                <m:rPr>
                  <m:sty m:val="p"/>
                </m:rPr>
                <w:rPr>
                  <w:rFonts w:ascii="Cambria Math" w:cs="Times New Roman" w:hAnsi="Cambria Math"/>
                  <w:sz w:val="28"/>
                  <w:szCs w:val="28"/>
                  <w:rPrChange w:id="17176" w:author="user pc" w:date="2022-03-15T10:14:00Z">
                    <w:rPr>
                      <w:rFonts w:ascii="Cambria Math" w:hAnsi="Cambria Math"/>
                      <w:sz w:val="28"/>
                      <w:szCs w:val="28"/>
                    </w:rPr>
                  </w:rPrChange>
                </w:rPr>
                <m:t>NaOH</m:t>
              </m:r>
            </m:den>
          </m:f>
          <m:r>
            <w:rPr>
              <w:rFonts w:ascii="Cambria Math" w:cs="Times New Roman" w:hAnsi="Cambria Math"/>
              <w:sz w:val="28"/>
              <w:szCs w:val="28"/>
            </w:rPr>
            <m:t>=0.282 g</m:t>
          </m:r>
        </m:oMath>
      </m:oMathPara>
    </w:p>
    <w:p>
      <w:pPr>
        <w:pStyle w:val="style0"/>
        <w:rPr>
          <w:rFonts w:ascii="Times New Roman" w:cs="Times New Roman"/>
          <w:sz w:val="28"/>
          <w:szCs w:val="28"/>
          <w:rPrChange w:id="17177" w:author="user pc" w:date="2022-03-15T10:14:00Z">
            <w:rPr/>
          </w:rPrChange>
        </w:rPr>
      </w:pPr>
    </w:p>
    <w:p>
      <w:pPr>
        <w:pStyle w:val="style0"/>
        <w:rPr>
          <w:rFonts w:ascii="Times New Roman" w:cs="Times New Roman"/>
          <w:sz w:val="28"/>
          <w:szCs w:val="28"/>
          <w:rPrChange w:id="17178" w:author="user pc" w:date="2022-03-15T10:14:00Z">
            <w:rPr/>
          </w:rPrChange>
        </w:rPr>
      </w:pPr>
      <w:r w:rsidRPr="BDF1DAFF">
        <w:rPr>
          <w:rFonts w:ascii="Times New Roman" w:cs="Times New Roman"/>
          <w:sz w:val="28"/>
          <w:szCs w:val="28"/>
          <w:rPrChange w:id="17179" w:author="user pc" w:date="2022-03-15T10:14:00Z">
            <w:rPr/>
          </w:rPrChange>
        </w:rPr>
        <w:t xml:space="preserve">(b) (i) </w:t>
      </w:r>
      <w:r>
        <w:rPr>
          <w:rFonts w:ascii="Times New Roman" w:cs="Times New Roman" w:hAnsi="Times New Roman"/>
          <w:sz w:val="28"/>
          <w:szCs w:val="28"/>
        </w:rPr>
        <w:t>Phenolphthalein</w:t>
      </w:r>
      <w:r w:rsidRPr="871C8E18">
        <w:rPr>
          <w:rFonts w:ascii="Times New Roman" w:cs="Times New Roman"/>
          <w:sz w:val="28"/>
          <w:szCs w:val="28"/>
          <w:rPrChange w:id="17180" w:author="user pc" w:date="2022-03-15T10:14:00Z">
            <w:rPr/>
          </w:rPrChange>
        </w:rPr>
        <w:t xml:space="preserve"> / methyl orange</w:t>
      </w:r>
    </w:p>
    <w:p>
      <w:pPr>
        <w:pStyle w:val="style0"/>
        <w:rPr>
          <w:rFonts w:ascii="Times New Roman" w:cs="Times New Roman"/>
          <w:sz w:val="28"/>
          <w:szCs w:val="28"/>
          <w:rPrChange w:id="17181" w:author="user pc" w:date="2022-03-15T10:14:00Z">
            <w:rPr/>
          </w:rPrChange>
        </w:rPr>
      </w:pPr>
      <w:r w:rsidRPr="5F99BBFA">
        <w:rPr>
          <w:rFonts w:ascii="Times New Roman" w:cs="Times New Roman"/>
          <w:sz w:val="28"/>
          <w:szCs w:val="28"/>
          <w:rPrChange w:id="17182" w:author="user pc" w:date="2022-03-15T10:14:00Z">
            <w:rPr/>
          </w:rPrChange>
        </w:rPr>
        <w:t>(ii) I - Burette</w:t>
      </w:r>
    </w:p>
    <w:p>
      <w:pPr>
        <w:pStyle w:val="style0"/>
        <w:rPr>
          <w:rFonts w:ascii="Times New Roman" w:cs="Times New Roman"/>
          <w:sz w:val="28"/>
          <w:szCs w:val="28"/>
          <w:rPrChange w:id="17183" w:author="user pc" w:date="2022-03-15T10:14:00Z">
            <w:rPr/>
          </w:rPrChange>
        </w:rPr>
      </w:pPr>
      <w:r w:rsidRPr="FF4C8188">
        <w:rPr>
          <w:rFonts w:ascii="Times New Roman" w:cs="Times New Roman"/>
          <w:sz w:val="28"/>
          <w:szCs w:val="28"/>
          <w:rPrChange w:id="17184" w:author="user pc" w:date="2022-03-15T10:14:00Z">
            <w:rPr/>
          </w:rPrChange>
        </w:rPr>
        <w:t>II - Pipette</w:t>
      </w:r>
    </w:p>
    <w:p>
      <w:pPr>
        <w:pStyle w:val="style0"/>
        <w:rPr>
          <w:rFonts w:ascii="Times New Roman" w:cs="Times New Roman"/>
          <w:sz w:val="28"/>
          <w:szCs w:val="28"/>
          <w:rPrChange w:id="17185" w:author="user pc" w:date="2022-03-15T10:14:00Z">
            <w:rPr/>
          </w:rPrChange>
        </w:rPr>
      </w:pPr>
    </w:p>
    <w:p>
      <w:pPr>
        <w:pStyle w:val="style0"/>
        <w:rPr>
          <w:rFonts w:ascii="Times New Roman" w:cs="Times New Roman"/>
          <w:b/>
          <w:bCs/>
          <w:color w:val="c00000"/>
          <w:sz w:val="28"/>
          <w:szCs w:val="28"/>
          <w:highlight w:val="yellow"/>
          <w:rPrChange w:id="17186" w:author="user pc" w:date="2022-03-15T10:14:00Z">
            <w:rPr>
              <w:b/>
              <w:bCs/>
              <w:color w:val="c00000"/>
              <w:highlight w:val="yellow"/>
            </w:rPr>
          </w:rPrChange>
        </w:rPr>
      </w:pPr>
    </w:p>
    <w:p>
      <w:pPr>
        <w:pStyle w:val="style0"/>
        <w:rPr>
          <w:rFonts w:ascii="Times New Roman" w:cs="Times New Roman" w:hAnsi="Times New Roman"/>
          <w:b/>
          <w:bCs/>
          <w:color w:val="c00000"/>
          <w:sz w:val="28"/>
          <w:szCs w:val="28"/>
          <w:highlight w:val="yellow"/>
        </w:rPr>
      </w:pPr>
    </w:p>
    <w:p>
      <w:pPr>
        <w:pStyle w:val="style0"/>
        <w:rPr>
          <w:rFonts w:ascii="Times New Roman" w:cs="Times New Roman"/>
          <w:b/>
          <w:bCs/>
          <w:color w:val="c00000"/>
          <w:sz w:val="28"/>
          <w:szCs w:val="28"/>
          <w:highlight w:val="yellow"/>
          <w:rPrChange w:id="17187" w:author="user pc" w:date="2022-03-15T10:14:00Z">
            <w:rPr>
              <w:b/>
              <w:bCs/>
              <w:color w:val="c00000"/>
              <w:highlight w:val="yellow"/>
            </w:rPr>
          </w:rPrChange>
        </w:rPr>
      </w:pPr>
    </w:p>
    <w:p>
      <w:pPr>
        <w:pStyle w:val="style0"/>
        <w:rPr>
          <w:rFonts w:ascii="Times New Roman" w:cs="Times New Roman"/>
          <w:b/>
          <w:bCs/>
          <w:color w:val="c00000"/>
          <w:sz w:val="28"/>
          <w:szCs w:val="28"/>
          <w:highlight w:val="yellow"/>
          <w:rPrChange w:id="17188" w:author="user pc" w:date="2022-03-15T10:14:00Z">
            <w:rPr>
              <w:b/>
              <w:bCs/>
              <w:color w:val="c00000"/>
              <w:highlight w:val="yellow"/>
            </w:rPr>
          </w:rPrChange>
        </w:rPr>
      </w:pPr>
      <w:r w:rsidRPr="91E31508">
        <w:rPr>
          <w:rFonts w:ascii="Times New Roman" w:cs="Times New Roman"/>
          <w:b/>
          <w:bCs/>
          <w:color w:val="c00000"/>
          <w:sz w:val="28"/>
          <w:szCs w:val="28"/>
          <w:highlight w:val="yellow"/>
          <w:rPrChange w:id="17189" w:author="user pc" w:date="2022-03-15T10:14:00Z">
            <w:rPr>
              <w:b/>
              <w:bCs/>
              <w:color w:val="c00000"/>
              <w:highlight w:val="yellow"/>
            </w:rPr>
          </w:rPrChange>
        </w:rPr>
        <w:t>WATER OF CRYSTALLIZATION</w:t>
      </w:r>
    </w:p>
    <w:p>
      <w:pPr>
        <w:pStyle w:val="style0"/>
        <w:rPr>
          <w:rFonts w:ascii="Times New Roman" w:cs="Times New Roman"/>
          <w:sz w:val="28"/>
          <w:szCs w:val="28"/>
          <w:rPrChange w:id="17190" w:author="user pc" w:date="2022-03-15T10:14:00Z">
            <w:rPr/>
          </w:rPrChange>
        </w:rPr>
      </w:pPr>
      <w:r w:rsidRPr="38180F0A">
        <w:rPr>
          <w:rFonts w:ascii="Times New Roman" w:cs="Times New Roman"/>
          <w:sz w:val="28"/>
          <w:szCs w:val="28"/>
          <w:rPrChange w:id="17191" w:author="user pc" w:date="2022-03-15T10:14:00Z">
            <w:rPr/>
          </w:rPrChange>
        </w:rPr>
        <w:t>Water of crystallization is the water molecules bonded to the crystals of a salt. The idea behind it is that many bases also exist as crystalline solids (e.g Na</w:t>
      </w:r>
      <w:r w:rsidRPr="CB709F45">
        <w:rPr>
          <w:rFonts w:ascii="Times New Roman" w:cs="Times New Roman"/>
          <w:sz w:val="28"/>
          <w:szCs w:val="28"/>
          <w:vertAlign w:val="subscript"/>
          <w:rPrChange w:id="17192" w:author="user pc" w:date="2022-03-15T10:14:00Z">
            <w:rPr>
              <w:vertAlign w:val="subscript"/>
            </w:rPr>
          </w:rPrChange>
        </w:rPr>
        <w:t>2</w:t>
      </w:r>
      <w:r w:rsidRPr="314AC81E">
        <w:rPr>
          <w:rFonts w:ascii="Times New Roman" w:cs="Times New Roman"/>
          <w:sz w:val="28"/>
          <w:szCs w:val="28"/>
          <w:rPrChange w:id="17193" w:author="user pc" w:date="2022-03-15T10:14:00Z">
            <w:rPr/>
          </w:rPrChange>
        </w:rPr>
        <w:t>CO</w:t>
      </w:r>
      <w:r w:rsidRPr="3C30F9E1">
        <w:rPr>
          <w:rFonts w:ascii="Times New Roman" w:cs="Times New Roman"/>
          <w:sz w:val="28"/>
          <w:szCs w:val="28"/>
          <w:vertAlign w:val="subscript"/>
          <w:rPrChange w:id="17194" w:author="user pc" w:date="2022-03-15T10:14:00Z">
            <w:rPr>
              <w:vertAlign w:val="subscript"/>
            </w:rPr>
          </w:rPrChange>
        </w:rPr>
        <w:t>3</w:t>
      </w:r>
      <w:r>
        <w:rPr>
          <w:rFonts w:ascii="Times New Roman" w:cs="Times New Roman" w:hAnsi="Times New Roman"/>
          <w:sz w:val="28"/>
          <w:szCs w:val="28"/>
        </w:rPr>
        <w:t xml:space="preserve">), so therefore, when </w:t>
      </w:r>
      <w:r w:rsidRPr="AFD5D266">
        <w:rPr>
          <w:rFonts w:ascii="Times New Roman" w:cs="Times New Roman"/>
          <w:sz w:val="28"/>
          <w:szCs w:val="28"/>
          <w:rPrChange w:id="17195" w:author="user pc" w:date="2022-03-15T10:14:00Z">
            <w:rPr/>
          </w:rPrChange>
        </w:rPr>
        <w:t>titrating them with a standard Solution of an acid (e.g known concentration) allows you to work out the moles of the base and by difference, the moles of water.</w:t>
      </w:r>
    </w:p>
    <w:p>
      <w:pPr>
        <w:pStyle w:val="style0"/>
        <w:rPr>
          <w:rFonts w:ascii="Times New Roman" w:cs="Times New Roman" w:hAnsi="Times New Roman"/>
          <w:b/>
          <w:color w:val="ff0000"/>
          <w:sz w:val="32"/>
          <w:szCs w:val="32"/>
        </w:rPr>
      </w:pPr>
      <m:oMathPara>
        <m:oMathParaPr>
          <m:jc m:val="left"/>
        </m:oMathParaPr>
        <m:oMath>
          <m:r>
            <m:rPr>
              <m:sty m:val="bi"/>
            </m:rPr>
            <w:rPr>
              <w:rFonts w:ascii="Cambria Math" w:cs="Times New Roman" w:hAnsi="Cambria Math"/>
              <w:color w:val="ff0000"/>
              <w:sz w:val="32"/>
              <w:szCs w:val="32"/>
            </w:rPr>
            <m:t>N</m:t>
          </m:r>
          <m:sSub>
            <m:sSubPr>
              <m:ctrlPr>
                <w:rPr>
                  <w:rFonts w:ascii="Cambria Math" w:cs="Times New Roman" w:hAnsi="Cambria Math"/>
                  <w:b/>
                  <w:i/>
                  <w:color w:val="ff0000"/>
                  <w:sz w:val="32"/>
                  <w:szCs w:val="32"/>
                </w:rPr>
              </m:ctrlPr>
            </m:sSubPr>
            <m:e>
              <m:r>
                <m:rPr>
                  <m:sty m:val="bi"/>
                </m:rPr>
                <w:rPr>
                  <w:rFonts w:ascii="Cambria Math" w:cs="Times New Roman" w:hAnsi="Cambria Math"/>
                  <w:color w:val="ff0000"/>
                  <w:sz w:val="32"/>
                  <w:szCs w:val="32"/>
                </w:rPr>
                <m:t>a</m:t>
              </m:r>
            </m:e>
            <m:sub>
              <m:r>
                <m:rPr>
                  <m:sty m:val="bi"/>
                </m:rPr>
                <w:rPr>
                  <w:rFonts w:ascii="Cambria Math" w:cs="Times New Roman" w:hAnsi="Cambria Math"/>
                  <w:color w:val="ff0000"/>
                  <w:sz w:val="32"/>
                  <w:szCs w:val="32"/>
                </w:rPr>
                <m:t>2</m:t>
              </m:r>
            </m:sub>
          </m:sSub>
          <m:sSub>
            <m:sSubPr>
              <m:ctrlPr>
                <w:rPr>
                  <w:rFonts w:ascii="Cambria Math" w:cs="Times New Roman" w:hAnsi="Cambria Math"/>
                  <w:b/>
                  <w:i/>
                  <w:color w:val="ff0000"/>
                  <w:sz w:val="32"/>
                  <w:szCs w:val="32"/>
                </w:rPr>
              </m:ctrlPr>
            </m:sSubPr>
            <m:e>
              <m:r>
                <m:rPr>
                  <m:sty m:val="bi"/>
                </m:rPr>
                <w:rPr>
                  <w:rFonts w:ascii="Cambria Math" w:cs="Times New Roman" w:hAnsi="Cambria Math"/>
                  <w:color w:val="ff0000"/>
                  <w:sz w:val="32"/>
                  <w:szCs w:val="32"/>
                </w:rPr>
                <m:t>CO</m:t>
              </m:r>
            </m:e>
            <m:sub>
              <m:r>
                <m:rPr>
                  <m:sty m:val="bi"/>
                </m:rPr>
                <w:rPr>
                  <w:rFonts w:ascii="Cambria Math" w:cs="Times New Roman" w:hAnsi="Cambria Math"/>
                  <w:color w:val="ff0000"/>
                  <w:sz w:val="32"/>
                  <w:szCs w:val="32"/>
                </w:rPr>
                <m:t>3</m:t>
              </m:r>
            </m:sub>
          </m:sSub>
          <m:r>
            <m:rPr>
              <m:sty m:val="bi"/>
            </m:rPr>
            <w:rPr>
              <w:rFonts w:ascii="Cambria Math" w:cs="Times New Roman" w:hAnsi="Cambria Math"/>
              <w:color w:val="ff0000"/>
              <w:sz w:val="32"/>
              <w:szCs w:val="32"/>
            </w:rPr>
            <m:t>.10</m:t>
          </m:r>
          <m:sSub>
            <m:sSubPr>
              <m:ctrlPr>
                <w:rPr>
                  <w:rFonts w:ascii="Cambria Math" w:cs="Times New Roman" w:hAnsi="Cambria Math"/>
                  <w:b/>
                  <w:i/>
                  <w:color w:val="ff0000"/>
                  <w:sz w:val="32"/>
                  <w:szCs w:val="32"/>
                </w:rPr>
              </m:ctrlPr>
            </m:sSubPr>
            <m:e>
              <m:r>
                <m:rPr>
                  <m:sty m:val="bi"/>
                </m:rPr>
                <w:rPr>
                  <w:rFonts w:ascii="Cambria Math" w:cs="Times New Roman" w:hAnsi="Cambria Math"/>
                  <w:color w:val="ff0000"/>
                  <w:sz w:val="32"/>
                  <w:szCs w:val="32"/>
                </w:rPr>
                <m:t>H</m:t>
              </m:r>
            </m:e>
            <m:sub>
              <m:r>
                <m:rPr>
                  <m:sty m:val="bi"/>
                </m:rPr>
                <w:rPr>
                  <w:rFonts w:ascii="Cambria Math" w:cs="Times New Roman" w:hAnsi="Cambria Math"/>
                  <w:color w:val="ff0000"/>
                  <w:sz w:val="32"/>
                  <w:szCs w:val="32"/>
                </w:rPr>
                <m:t>2</m:t>
              </m:r>
            </m:sub>
          </m:sSub>
          <m:r>
            <m:rPr>
              <m:sty m:val="bi"/>
            </m:rPr>
            <w:rPr>
              <w:rFonts w:ascii="Cambria Math" w:cs="Times New Roman" w:hAnsi="Cambria Math"/>
              <w:color w:val="ff0000"/>
              <w:sz w:val="32"/>
              <w:szCs w:val="32"/>
            </w:rPr>
            <m:t>O</m:t>
          </m:r>
        </m:oMath>
      </m:oMathPara>
    </w:p>
    <w:p>
      <w:pPr>
        <w:pStyle w:val="style179"/>
        <w:numPr>
          <w:ilvl w:val="0"/>
          <w:numId w:val="60"/>
        </w:numPr>
        <w:rPr>
          <w:rFonts w:ascii="Cambria Math" w:cs="Times New Roman" w:hAnsi="Cambria Math"/>
          <w:color w:val="0000ff"/>
          <w:sz w:val="28"/>
          <w:szCs w:val="28"/>
        </w:rPr>
      </w:pPr>
      <m:oMath>
        <m:r>
          <m:rPr>
            <m:sty m:val="bi"/>
          </m:rPr>
          <w:rPr>
            <w:rFonts w:ascii="Cambria Math" w:cs="Times New Roman" w:hAnsi="Cambria Math"/>
            <w:color w:val="ff0000"/>
            <w:sz w:val="28"/>
            <w:szCs w:val="28"/>
          </w:rPr>
          <m:t>N</m:t>
        </m:r>
        <m:sSub>
          <m:sSubPr>
            <m:ctrlPr>
              <w:rPr>
                <w:rFonts w:ascii="Cambria Math" w:cs="Times New Roman" w:hAnsi="Cambria Math"/>
                <w:b/>
                <w:i/>
                <w:color w:val="ff0000"/>
                <w:sz w:val="28"/>
                <w:szCs w:val="28"/>
              </w:rPr>
            </m:ctrlPr>
          </m:sSubPr>
          <m:e>
            <m:r>
              <m:rPr>
                <m:sty m:val="bi"/>
              </m:rPr>
              <w:rPr>
                <w:rFonts w:ascii="Cambria Math" w:cs="Times New Roman" w:hAnsi="Cambria Math"/>
                <w:color w:val="ff0000"/>
                <w:sz w:val="28"/>
                <w:szCs w:val="28"/>
              </w:rPr>
              <m:t>a</m:t>
            </m:r>
          </m:e>
          <m:sub>
            <m:r>
              <m:rPr>
                <m:sty m:val="bi"/>
              </m:rPr>
              <w:rPr>
                <w:rFonts w:ascii="Times New Roman" w:cs="Times New Roman" w:hAnsi="Times New Roman"/>
                <w:color w:val="ff0000"/>
                <w:sz w:val="28"/>
                <w:szCs w:val="28"/>
              </w:rPr>
              <m:t>2</m:t>
            </m:r>
          </m:sub>
        </m:sSub>
        <m:sSub>
          <m:sSubPr>
            <m:ctrlPr>
              <w:rPr>
                <w:rFonts w:ascii="Cambria Math" w:cs="Times New Roman" w:hAnsi="Cambria Math"/>
                <w:b/>
                <w:i/>
                <w:color w:val="ff0000"/>
                <w:sz w:val="28"/>
                <w:szCs w:val="28"/>
              </w:rPr>
            </m:ctrlPr>
          </m:sSubPr>
          <m:e>
            <m:r>
              <m:rPr>
                <m:sty m:val="bi"/>
              </m:rPr>
              <w:rPr>
                <w:rFonts w:ascii="Cambria Math" w:cs="Times New Roman" w:hAnsi="Cambria Math"/>
                <w:color w:val="ff0000"/>
                <w:sz w:val="28"/>
                <w:szCs w:val="28"/>
              </w:rPr>
              <m:t>CO</m:t>
            </m:r>
          </m:e>
          <m:sub>
            <m:r>
              <m:rPr>
                <m:sty m:val="bi"/>
              </m:rPr>
              <w:rPr>
                <w:rFonts w:ascii="Cambria Math" w:cs="Times New Roman" w:hAnsi="Cambria Math"/>
                <w:color w:val="ff0000"/>
                <w:sz w:val="28"/>
                <w:szCs w:val="28"/>
              </w:rPr>
              <m:t>3</m:t>
            </m:r>
          </m:sub>
        </m:sSub>
        <m:r>
          <m:rPr>
            <m:sty m:val="bi"/>
          </m:rPr>
          <w:rPr>
            <w:rFonts w:ascii="Cambria Math" w:cs="Times New Roman" w:hAnsi="Cambria Math"/>
            <w:color w:val="ff0000"/>
            <w:sz w:val="28"/>
            <w:szCs w:val="28"/>
          </w:rPr>
          <m:t xml:space="preserve">: </m:t>
        </m:r>
        <m:r w:rsidRPr="F9431196">
          <m:rPr>
            <m:sty m:val="bi"/>
          </m:rPr>
          <w:rPr>
            <w:rFonts w:ascii="Cambria Math" w:cs="Times New Roman" w:hAnsi="Cambria Math"/>
            <w:color w:val="0000ff"/>
            <w:sz w:val="28"/>
            <w:szCs w:val="28"/>
            <w:rPrChange w:id="17196" w:author="user pc" w:date="2022-03-15T10:14:00Z">
              <w:rPr>
                <w:rFonts w:ascii="Cambria Math" w:hAnsi="Cambria Math"/>
                <w:color w:val="0000ff"/>
              </w:rPr>
            </w:rPrChange>
          </w:rPr>
          <m:t>This part will react with an acid and</m:t>
        </m:r>
      </m:oMath>
    </w:p>
    <w:p>
      <w:pPr>
        <w:pStyle w:val="style179"/>
        <w:rPr>
          <w:rFonts w:ascii="Times New Roman" w:cs="Times New Roman" w:hAnsi="Times New Roman"/>
          <w:b/>
          <w:color w:val="0000ff"/>
          <w:sz w:val="28"/>
          <w:szCs w:val="28"/>
        </w:rPr>
      </w:pPr>
      <m:oMathPara>
        <m:oMath>
          <m:r w:rsidRPr="6F703C0B">
            <m:rPr>
              <m:sty m:val="bi"/>
            </m:rPr>
            <w:rPr>
              <w:rFonts w:ascii="Cambria Math" w:cs="Times New Roman" w:hAnsi="Cambria Math"/>
              <w:color w:val="0000ff"/>
              <w:sz w:val="28"/>
              <w:szCs w:val="28"/>
              <w:rPrChange w:id="17197" w:author="user pc" w:date="2022-03-15T10:14:00Z">
                <w:rPr>
                  <w:rFonts w:ascii="Cambria Math" w:hAnsi="Cambria Math"/>
                  <w:color w:val="0000ff"/>
                </w:rPr>
              </w:rPrChange>
            </w:rPr>
            <m:t xml:space="preserve"> therefore, moles can be worked out by titration.</m:t>
          </m:r>
        </m:oMath>
      </m:oMathPara>
    </w:p>
    <w:p>
      <w:pPr>
        <w:pStyle w:val="style179"/>
        <w:rPr>
          <w:rFonts w:ascii="Cambria Math" w:cs="Times New Roman" w:hAnsi="Cambria Math"/>
          <w:color w:val="0000ff"/>
          <w:sz w:val="28"/>
          <w:szCs w:val="28"/>
          <w:rPrChange w:id="17198" w:author="user pc" w:date="2022-03-15T10:14:00Z">
            <w:rPr>
              <w:rFonts w:ascii="Dancing Script" w:hAnsi="Dancing Script"/>
              <w:color w:val="0000ff"/>
            </w:rPr>
          </w:rPrChange>
        </w:rPr>
      </w:pPr>
    </w:p>
    <w:p>
      <w:pPr>
        <w:pStyle w:val="style179"/>
        <w:numPr>
          <w:ilvl w:val="0"/>
          <w:numId w:val="60"/>
        </w:numPr>
        <w:rPr>
          <w:rFonts w:ascii="Cambria Math" w:cs="Times New Roman" w:hAnsi="Cambria Math"/>
          <w:color w:val="0000ff"/>
          <w:sz w:val="28"/>
          <w:szCs w:val="28"/>
        </w:rPr>
      </w:pPr>
      <m:oMath>
        <m:r>
          <m:rPr>
            <m:sty m:val="bi"/>
          </m:rPr>
          <w:rPr>
            <w:rFonts w:ascii="Cambria Math" w:cs="Times New Roman" w:hAnsi="Cambria Math"/>
            <w:color w:val="ff0000"/>
            <w:sz w:val="28"/>
            <w:szCs w:val="28"/>
          </w:rPr>
          <m:t>10</m:t>
        </m:r>
        <m:sSub>
          <m:sSubPr>
            <m:ctrlPr>
              <w:rPr>
                <w:rFonts w:ascii="Cambria Math" w:cs="Times New Roman" w:hAnsi="Cambria Math"/>
                <w:b/>
                <w:i/>
                <w:color w:val="ff0000"/>
                <w:sz w:val="28"/>
                <w:szCs w:val="28"/>
              </w:rPr>
            </m:ctrlPr>
          </m:sSubPr>
          <m:e>
            <m:r>
              <m:rPr>
                <m:sty m:val="bi"/>
              </m:rPr>
              <w:rPr>
                <w:rFonts w:ascii="Cambria Math" w:cs="Times New Roman" w:hAnsi="Cambria Math"/>
                <w:color w:val="ff0000"/>
                <w:sz w:val="28"/>
                <w:szCs w:val="28"/>
              </w:rPr>
              <m:t>H</m:t>
            </m:r>
          </m:e>
          <m:sub>
            <m:r>
              <m:rPr>
                <m:sty m:val="bi"/>
              </m:rPr>
              <w:rPr>
                <w:rFonts w:ascii="Cambria Math" w:cs="Times New Roman" w:hAnsi="Cambria Math"/>
                <w:color w:val="ff0000"/>
                <w:sz w:val="28"/>
                <w:szCs w:val="28"/>
              </w:rPr>
              <m:t>2</m:t>
            </m:r>
          </m:sub>
        </m:sSub>
        <m:r>
          <m:rPr>
            <m:sty m:val="bi"/>
          </m:rPr>
          <w:rPr>
            <w:rFonts w:ascii="Cambria Math" w:cs="Times New Roman" w:hAnsi="Cambria Math"/>
            <w:color w:val="0000ff"/>
            <w:sz w:val="28"/>
            <w:szCs w:val="28"/>
          </w:rPr>
          <m:t xml:space="preserve">: </m:t>
        </m:r>
        <m:r w:rsidRPr="1DB78CA5">
          <m:rPr>
            <m:sty m:val="bi"/>
          </m:rPr>
          <w:rPr>
            <w:rFonts w:ascii="Cambria Math" w:cs="Times New Roman" w:hAnsi="Cambria Math"/>
            <w:color w:val="0000ff"/>
            <w:sz w:val="28"/>
            <w:szCs w:val="28"/>
            <w:rPrChange w:id="17199" w:author="user pc" w:date="2022-03-15T10:14:00Z">
              <w:rPr>
                <w:rFonts w:ascii="Cambria Math" w:hAnsi="Cambria Math"/>
                <w:color w:val="0000ff"/>
              </w:rPr>
            </w:rPrChange>
          </w:rPr>
          <m:t>Whereas the water of crystallization</m:t>
        </m:r>
      </m:oMath>
    </w:p>
    <w:p>
      <w:pPr>
        <w:pStyle w:val="style179"/>
        <w:rPr>
          <w:rFonts w:ascii="Cambria Math" w:cs="Times New Roman" w:hAnsi="Cambria Math"/>
          <w:color w:val="0000ff"/>
          <w:sz w:val="28"/>
          <w:szCs w:val="28"/>
          <w:rPrChange w:id="17200" w:author="user pc" w:date="2022-03-15T10:14:00Z">
            <w:rPr>
              <w:rFonts w:ascii="Dancing Script" w:hAnsi="Dancing Script"/>
              <w:color w:val="0000ff"/>
            </w:rPr>
          </w:rPrChange>
        </w:rPr>
      </w:pPr>
      <m:oMathPara>
        <m:oMath>
          <m:r w:rsidRPr="167B04A8">
            <m:rPr>
              <m:sty m:val="bi"/>
            </m:rPr>
            <w:rPr>
              <w:rFonts w:ascii="Cambria Math" w:cs="Times New Roman" w:hAnsi="Cambria Math"/>
              <w:color w:val="0000ff"/>
              <w:sz w:val="28"/>
              <w:szCs w:val="28"/>
              <w:rPrChange w:id="17201" w:author="user pc" w:date="2022-03-15T10:14:00Z">
                <w:rPr>
                  <w:rFonts w:ascii="Cambria Math" w:hAnsi="Cambria Math"/>
                  <w:color w:val="0000ff"/>
                </w:rPr>
              </w:rPrChange>
            </w:rPr>
            <m:t xml:space="preserve"> molecules will not react with acid.</m:t>
          </m:r>
        </m:oMath>
      </m:oMathPara>
    </w:p>
    <w:p>
      <w:pPr>
        <w:pStyle w:val="style0"/>
        <w:rPr>
          <w:rFonts w:ascii="Times New Roman" w:cs="Times New Roman" w:hAnsi="Times New Roman"/>
          <w:b/>
          <w:bCs/>
          <w:color w:val="0000ff"/>
          <w:sz w:val="28"/>
          <w:szCs w:val="28"/>
        </w:rPr>
      </w:pPr>
      <w:r w:rsidRPr="4579C6DF">
        <w:rPr>
          <w:rFonts w:ascii="Times New Roman" w:cs="Times New Roman" w:hAnsi="Times New Roman"/>
          <w:b/>
          <w:bCs/>
          <w:color w:val="0000ff"/>
          <w:sz w:val="28"/>
          <w:szCs w:val="28"/>
          <w:rPrChange w:id="17202" w:author="user pc" w:date="2022-03-15T10:14:00Z">
            <w:rPr>
              <w:rFonts w:ascii="Dancing Script" w:hAnsi="Dancing Script"/>
              <w:b/>
              <w:bCs/>
              <w:color w:val="0000ff"/>
            </w:rPr>
          </w:rPrChange>
        </w:rPr>
        <w:t xml:space="preserve">NOTE: If you dissolve a known mass of hydrated solid base in water, you can work out the moles of anhydrous base, together with </w:t>
      </w:r>
      <w:r>
        <w:rPr>
          <w:rFonts w:ascii="Times New Roman" w:cs="Times New Roman" w:hAnsi="Times New Roman"/>
          <w:b/>
          <w:bCs/>
          <w:color w:val="0000ff"/>
          <w:sz w:val="28"/>
          <w:szCs w:val="28"/>
        </w:rPr>
        <w:t>a</w:t>
      </w:r>
      <w:r w:rsidRPr="A9BECF94">
        <w:rPr>
          <w:rFonts w:ascii="Times New Roman" w:cs="Times New Roman" w:hAnsi="Times New Roman"/>
          <w:b/>
          <w:bCs/>
          <w:color w:val="0000ff"/>
          <w:sz w:val="28"/>
          <w:szCs w:val="28"/>
          <w:rPrChange w:id="17203" w:author="user pc" w:date="2022-03-15T10:14:00Z">
            <w:rPr>
              <w:rFonts w:ascii="Dancing Script" w:hAnsi="Dancing Script"/>
              <w:b/>
              <w:bCs/>
              <w:color w:val="0000ff"/>
            </w:rPr>
          </w:rPrChange>
        </w:rPr>
        <w:t xml:space="preserve"> known number of moles of water (X).</w:t>
      </w:r>
    </w:p>
    <w:p>
      <w:pPr>
        <w:pStyle w:val="style0"/>
        <w:rPr>
          <w:rFonts w:ascii="Times New Roman" w:cs="Times New Roman"/>
          <w:sz w:val="28"/>
          <w:szCs w:val="28"/>
          <w:rPrChange w:id="17204" w:author="user pc" w:date="2022-03-15T10:14:00Z">
            <w:rPr/>
          </w:rPrChange>
        </w:rPr>
      </w:pPr>
    </w:p>
    <w:p>
      <w:pPr>
        <w:pStyle w:val="style0"/>
        <w:rPr>
          <w:rFonts w:ascii="Times New Roman" w:cs="Times New Roman" w:hAnsi="Times New Roman"/>
          <w:b/>
          <w:sz w:val="28"/>
          <w:szCs w:val="28"/>
        </w:rPr>
      </w:pPr>
      <m:oMath>
        <m:r>
          <m:rPr>
            <m:sty m:val="bi"/>
          </m:rPr>
          <w:rPr>
            <w:rFonts w:ascii="Cambria Math" w:cs="Times New Roman" w:hAnsi="Cambria Math"/>
            <w:sz w:val="28"/>
            <w:szCs w:val="28"/>
          </w:rPr>
          <m:t>Mass of wate</m:t>
        </m:r>
        <m:r>
          <m:rPr>
            <m:sty m:val="bi"/>
          </m:rPr>
          <w:rPr>
            <w:rFonts w:ascii="Times New Roman" w:cs="Times New Roman" w:hAnsi="Times New Roman"/>
            <w:sz w:val="28"/>
            <w:szCs w:val="28"/>
          </w:rPr>
          <m:t>r</m:t>
        </m:r>
        <m:r>
          <m:rPr>
            <m:sty m:val="bi"/>
          </m:rPr>
          <w:rPr>
            <w:rFonts w:ascii="Cambria Math" w:cs="Times New Roman" w:hAnsi="Cambria Math"/>
            <w:sz w:val="28"/>
            <w:szCs w:val="28"/>
          </w:rPr>
          <m:t xml:space="preserve"> of crystallization</m:t>
        </m:r>
        <m:r w:rsidRPr="9B8D7AF4">
          <m:rPr>
            <m:sty m:val="bi"/>
          </m:rPr>
          <w:rPr>
            <w:rFonts w:ascii="Cambria Math" w:cs="Times New Roman" w:hAnsi="Cambria Math"/>
            <w:sz w:val="28"/>
            <w:szCs w:val="28"/>
            <w:rPrChange w:id="17205" w:author="user pc" w:date="2022-03-15T10:14:00Z">
              <w:rPr>
                <w:rFonts w:ascii="Cambria Math" w:hAnsi="Cambria Math"/>
              </w:rPr>
            </w:rPrChange>
          </w:rPr>
          <m:t xml:space="preserve"> =</m:t>
        </m:r>
        <m:r>
          <m:rPr>
            <m:sty m:val="bi"/>
          </m:rPr>
          <w:rPr>
            <w:rFonts w:ascii="Cambria Math" w:cs="Times New Roman" w:hAnsi="Cambria Math"/>
            <w:sz w:val="28"/>
            <w:szCs w:val="28"/>
          </w:rPr>
          <m:t xml:space="preserve"> Mass of</m:t>
        </m:r>
        <m:r w:rsidRPr="451005F3">
          <m:rPr>
            <m:sty m:val="bi"/>
          </m:rPr>
          <w:rPr>
            <w:rFonts w:ascii="Cambria Math" w:cs="Times New Roman" w:hAnsi="Cambria Math"/>
            <w:sz w:val="28"/>
            <w:szCs w:val="28"/>
            <w:rPrChange w:id="17206" w:author="user pc" w:date="2022-03-15T10:14:00Z">
              <w:rPr>
                <w:rFonts w:ascii="Cambria Math" w:hAnsi="Cambria Math"/>
              </w:rPr>
            </w:rPrChange>
          </w:rPr>
          <m:t xml:space="preserve"> </m:t>
        </m:r>
        <m:r>
          <m:rPr>
            <m:sty m:val="bi"/>
          </m:rPr>
          <w:rPr>
            <w:rFonts w:ascii="Cambria Math" w:cs="Times New Roman" w:hAnsi="Cambria Math"/>
            <w:sz w:val="28"/>
            <w:szCs w:val="28"/>
          </w:rPr>
          <m:t>hydrated Salt – Mass of anhydrous Salt</m:t>
        </m:r>
      </m:oMath>
      <w:r>
        <w:rPr>
          <w:rFonts w:ascii="Times New Roman" w:cs="Times New Roman" w:hAnsi="Times New Roman"/>
          <w:b/>
          <w:sz w:val="28"/>
          <w:szCs w:val="28"/>
        </w:rPr>
        <w:t xml:space="preserve">. </w:t>
      </w:r>
    </w:p>
    <w:p>
      <w:pPr>
        <w:pStyle w:val="style0"/>
        <w:rPr>
          <w:rFonts w:ascii="Times New Roman" w:cs="Times New Roman" w:hAnsi="Times New Roman"/>
          <w:b/>
          <w:sz w:val="28"/>
          <w:szCs w:val="28"/>
        </w:rPr>
      </w:pPr>
      <m:oMathPara>
        <m:oMathParaPr>
          <m:jc m:val="left"/>
        </m:oMathParaPr>
        <m:oMath>
          <m:r>
            <m:rPr>
              <m:sty m:val="bi"/>
            </m:rPr>
            <w:rPr>
              <w:rFonts w:ascii="Cambria Math" w:cs="Times New Roman" w:hAnsi="Cambria Math"/>
              <w:sz w:val="28"/>
              <w:szCs w:val="28"/>
            </w:rPr>
            <m:t xml:space="preserve">The number of moles of water of crystallization </m:t>
          </m:r>
        </m:oMath>
      </m:oMathPara>
    </w:p>
    <w:p>
      <w:pPr>
        <w:pStyle w:val="style0"/>
        <w:rPr>
          <w:rFonts w:ascii="Times New Roman" w:cs="Times New Roman"/>
          <w:b/>
          <w:sz w:val="28"/>
          <w:szCs w:val="28"/>
          <w:rPrChange w:id="17207" w:author="user pc" w:date="2022-03-15T10:14:00Z">
            <w:rPr/>
          </w:rPrChange>
        </w:rPr>
      </w:pPr>
      <m:oMath>
        <m:r>
          <m:rPr>
            <m:sty m:val="bi"/>
          </m:rPr>
          <w:rPr>
            <w:rFonts w:ascii="Cambria Math" w:cs="Times New Roman" w:hAnsi="Cambria Math"/>
            <w:sz w:val="28"/>
            <w:szCs w:val="28"/>
          </w:rPr>
          <m:t>can be</m:t>
        </m:r>
      </m:oMath>
      <w:r>
        <w:rPr>
          <w:rFonts w:ascii="Times New Roman" w:cs="Times New Roman" w:hAnsi="Times New Roman"/>
          <w:b/>
          <w:sz w:val="28"/>
          <w:szCs w:val="28"/>
        </w:rPr>
        <w:t xml:space="preserve"> </w:t>
      </w:r>
      <m:oMath>
        <m:r>
          <m:rPr>
            <m:sty m:val="bi"/>
          </m:rPr>
          <w:rPr>
            <w:rFonts w:ascii="Cambria Math" w:cs="Times New Roman" w:hAnsi="Cambria Math"/>
            <w:sz w:val="28"/>
            <w:szCs w:val="28"/>
          </w:rPr>
          <m:t>calculated using the formula below:</m:t>
        </m:r>
      </m:oMath>
    </w:p>
    <w:p>
      <w:pPr>
        <w:pStyle w:val="style0"/>
        <w:rPr>
          <w:rFonts w:ascii="Times New Roman" w:cs="Times New Roman"/>
          <w:color w:val="ff0000"/>
          <w:sz w:val="28"/>
          <w:szCs w:val="28"/>
          <w:rPrChange w:id="17208" w:author="user pc" w:date="2022-03-15T10:14:00Z">
            <w:rPr/>
          </w:rPrChange>
        </w:rPr>
      </w:pPr>
      <m:oMathPara>
        <m:oMathParaPr>
          <m:jc m:val="left"/>
        </m:oMathParaPr>
        <m:oMath>
          <m:f>
            <m:fPr>
              <m:ctrlPr>
                <w:rPr>
                  <w:rFonts w:ascii="Cambria Math" w:cs="Times New Roman" w:hAnsi="Cambria Math"/>
                  <w:b/>
                  <w:i/>
                  <w:color w:val="ff0000"/>
                  <w:sz w:val="28"/>
                  <w:szCs w:val="28"/>
                </w:rPr>
              </m:ctrlPr>
            </m:fPr>
            <m:num>
              <m:r>
                <m:rPr>
                  <m:sty m:val="bi"/>
                </m:rPr>
                <w:rPr>
                  <w:rFonts w:ascii="Cambria Math" w:cs="Times New Roman" w:hAnsi="Cambria Math"/>
                  <w:color w:val="ff0000"/>
                  <w:sz w:val="28"/>
                  <w:szCs w:val="28"/>
                </w:rPr>
                <m:t>Mass of N</m:t>
              </m:r>
              <m:sSub>
                <m:sSubPr>
                  <m:ctrlPr>
                    <w:rPr>
                      <w:rFonts w:ascii="Cambria Math" w:cs="Times New Roman" w:hAnsi="Cambria Math"/>
                      <w:b/>
                      <w:i/>
                      <w:color w:val="ff0000"/>
                      <w:sz w:val="28"/>
                      <w:szCs w:val="28"/>
                    </w:rPr>
                  </m:ctrlPr>
                </m:sSubPr>
                <m:e>
                  <m:r>
                    <m:rPr>
                      <m:sty m:val="bi"/>
                    </m:rPr>
                    <w:rPr>
                      <w:rFonts w:ascii="Cambria Math" w:cs="Times New Roman" w:hAnsi="Cambria Math"/>
                      <w:color w:val="ff0000"/>
                      <w:sz w:val="28"/>
                      <w:szCs w:val="28"/>
                    </w:rPr>
                    <m:t>a</m:t>
                  </m:r>
                </m:e>
                <m:sub>
                  <m:r>
                    <m:rPr>
                      <m:sty m:val="bi"/>
                    </m:rPr>
                    <w:rPr>
                      <w:rFonts w:ascii="Cambria Math" w:cs="Times New Roman" w:hAnsi="Cambria Math"/>
                      <w:color w:val="ff0000"/>
                      <w:sz w:val="28"/>
                      <w:szCs w:val="28"/>
                    </w:rPr>
                    <m:t>2</m:t>
                  </m:r>
                </m:sub>
              </m:sSub>
              <m:r>
                <m:rPr>
                  <m:sty m:val="bi"/>
                </m:rPr>
                <w:rPr>
                  <w:rFonts w:ascii="Cambria Math" w:cs="Times New Roman" w:hAnsi="Cambria Math"/>
                  <w:color w:val="ff0000"/>
                  <w:sz w:val="28"/>
                  <w:szCs w:val="28"/>
                </w:rPr>
                <m:t>C</m:t>
              </m:r>
              <m:sSub>
                <m:sSubPr>
                  <m:ctrlPr>
                    <w:rPr>
                      <w:rFonts w:ascii="Cambria Math" w:cs="Times New Roman" w:hAnsi="Cambria Math"/>
                      <w:b/>
                      <w:i/>
                      <w:color w:val="ff0000"/>
                      <w:sz w:val="28"/>
                      <w:szCs w:val="28"/>
                    </w:rPr>
                  </m:ctrlPr>
                </m:sSubPr>
                <m:e>
                  <m:r>
                    <m:rPr>
                      <m:sty m:val="bi"/>
                    </m:rPr>
                    <w:rPr>
                      <w:rFonts w:ascii="Cambria Math" w:cs="Times New Roman" w:hAnsi="Cambria Math"/>
                      <w:color w:val="ff0000"/>
                      <w:sz w:val="28"/>
                      <w:szCs w:val="28"/>
                    </w:rPr>
                    <m:t>O</m:t>
                  </m:r>
                </m:e>
                <m:sub>
                  <m:r>
                    <m:rPr>
                      <m:sty m:val="bi"/>
                    </m:rPr>
                    <w:rPr>
                      <w:rFonts w:ascii="Cambria Math" w:cs="Times New Roman" w:hAnsi="Cambria Math"/>
                      <w:color w:val="ff0000"/>
                      <w:sz w:val="28"/>
                      <w:szCs w:val="28"/>
                    </w:rPr>
                    <m:t>3</m:t>
                  </m:r>
                </m:sub>
              </m:sSub>
            </m:num>
            <m:den>
              <m:r>
                <m:rPr>
                  <m:sty m:val="bi"/>
                </m:rPr>
                <w:rPr>
                  <w:rFonts w:ascii="Cambria Math" w:cs="Times New Roman" w:hAnsi="Cambria Math"/>
                  <w:color w:val="ff0000"/>
                  <w:sz w:val="28"/>
                  <w:szCs w:val="28"/>
                </w:rPr>
                <m:t>Mass of Water</m:t>
              </m:r>
            </m:den>
          </m:f>
          <m:r>
            <m:rPr>
              <m:sty m:val="bi"/>
            </m:rPr>
            <w:rPr>
              <w:rFonts w:ascii="Cambria Math" w:cs="Times New Roman" w:hAnsi="Cambria Math"/>
              <w:color w:val="ff0000"/>
              <w:sz w:val="28"/>
              <w:szCs w:val="28"/>
            </w:rPr>
            <m:t xml:space="preserve"> =</m:t>
          </m:r>
          <m:f>
            <m:fPr>
              <m:ctrlPr>
                <w:rPr>
                  <w:rFonts w:ascii="Cambria Math" w:cs="Times New Roman" w:hAnsi="Cambria Math"/>
                  <w:b/>
                  <w:i/>
                  <w:color w:val="ff0000"/>
                  <w:sz w:val="28"/>
                  <w:szCs w:val="28"/>
                </w:rPr>
              </m:ctrlPr>
            </m:fPr>
            <m:num>
              <m:r>
                <m:rPr>
                  <m:sty m:val="bi"/>
                </m:rPr>
                <w:rPr>
                  <w:rFonts w:ascii="Cambria Math" w:cs="Times New Roman" w:hAnsi="Cambria Math"/>
                  <w:color w:val="ff0000"/>
                  <w:sz w:val="28"/>
                  <w:szCs w:val="28"/>
                </w:rPr>
                <m:t>Molar Mass of N</m:t>
              </m:r>
              <m:sSub>
                <m:sSubPr>
                  <m:ctrlPr>
                    <w:rPr>
                      <w:rFonts w:ascii="Cambria Math" w:cs="Times New Roman" w:hAnsi="Cambria Math"/>
                      <w:b/>
                      <w:i/>
                      <w:color w:val="ff0000"/>
                      <w:sz w:val="28"/>
                      <w:szCs w:val="28"/>
                    </w:rPr>
                  </m:ctrlPr>
                </m:sSubPr>
                <m:e>
                  <m:r>
                    <m:rPr>
                      <m:sty m:val="bi"/>
                    </m:rPr>
                    <w:rPr>
                      <w:rFonts w:ascii="Cambria Math" w:cs="Times New Roman" w:hAnsi="Cambria Math"/>
                      <w:color w:val="ff0000"/>
                      <w:sz w:val="28"/>
                      <w:szCs w:val="28"/>
                    </w:rPr>
                    <m:t>a</m:t>
                  </m:r>
                </m:e>
                <m:sub>
                  <m:r>
                    <m:rPr>
                      <m:sty m:val="bi"/>
                    </m:rPr>
                    <w:rPr>
                      <w:rFonts w:ascii="Cambria Math" w:cs="Times New Roman" w:hAnsi="Cambria Math"/>
                      <w:color w:val="ff0000"/>
                      <w:sz w:val="28"/>
                      <w:szCs w:val="28"/>
                    </w:rPr>
                    <m:t>2</m:t>
                  </m:r>
                </m:sub>
              </m:sSub>
              <m:r>
                <m:rPr>
                  <m:sty m:val="bi"/>
                </m:rPr>
                <w:rPr>
                  <w:rFonts w:ascii="Cambria Math" w:cs="Times New Roman" w:hAnsi="Cambria Math"/>
                  <w:color w:val="ff0000"/>
                  <w:sz w:val="28"/>
                  <w:szCs w:val="28"/>
                </w:rPr>
                <m:t>C</m:t>
              </m:r>
              <m:sSub>
                <m:sSubPr>
                  <m:ctrlPr>
                    <w:rPr>
                      <w:rFonts w:ascii="Cambria Math" w:cs="Times New Roman" w:hAnsi="Cambria Math"/>
                      <w:b/>
                      <w:i/>
                      <w:color w:val="ff0000"/>
                      <w:sz w:val="28"/>
                      <w:szCs w:val="28"/>
                    </w:rPr>
                  </m:ctrlPr>
                </m:sSubPr>
                <m:e>
                  <m:r>
                    <m:rPr>
                      <m:sty m:val="bi"/>
                    </m:rPr>
                    <w:rPr>
                      <w:rFonts w:ascii="Cambria Math" w:cs="Times New Roman" w:hAnsi="Cambria Math"/>
                      <w:color w:val="ff0000"/>
                      <w:sz w:val="28"/>
                      <w:szCs w:val="28"/>
                    </w:rPr>
                    <m:t>O</m:t>
                  </m:r>
                </m:e>
                <m:sub>
                  <m:r>
                    <m:rPr>
                      <m:sty m:val="bi"/>
                    </m:rPr>
                    <w:rPr>
                      <w:rFonts w:ascii="Cambria Math" w:cs="Times New Roman" w:hAnsi="Cambria Math"/>
                      <w:color w:val="ff0000"/>
                      <w:sz w:val="28"/>
                      <w:szCs w:val="28"/>
                    </w:rPr>
                    <m:t>3</m:t>
                  </m:r>
                </m:sub>
              </m:sSub>
            </m:num>
            <m:den>
              <m:r>
                <m:rPr>
                  <m:sty m:val="bi"/>
                </m:rPr>
                <w:rPr>
                  <w:rFonts w:ascii="Cambria Math" w:cs="Times New Roman" w:hAnsi="Cambria Math"/>
                  <w:color w:val="ff0000"/>
                  <w:sz w:val="28"/>
                  <w:szCs w:val="28"/>
                </w:rPr>
                <m:t>x Molar Mass of Water</m:t>
              </m:r>
            </m:den>
          </m:f>
        </m:oMath>
      </m:oMathPara>
    </w:p>
    <w:p>
      <w:pPr>
        <w:pStyle w:val="style0"/>
        <w:rPr>
          <w:rFonts w:ascii="Times New Roman" w:cs="Times New Roman"/>
          <w:sz w:val="28"/>
          <w:szCs w:val="28"/>
          <w:rPrChange w:id="17209" w:author="user pc" w:date="2022-03-15T10:14:00Z">
            <w:rPr/>
          </w:rPrChange>
        </w:rPr>
      </w:pPr>
      <w:r w:rsidRPr="98431224">
        <w:rPr>
          <w:rFonts w:ascii="Times New Roman" w:cs="Times New Roman"/>
          <w:b/>
          <w:bCs/>
          <w:sz w:val="28"/>
          <w:szCs w:val="28"/>
          <w:rPrChange w:id="17210" w:author="user pc" w:date="2022-03-15T10:14:00Z">
            <w:rPr>
              <w:b/>
              <w:bCs/>
            </w:rPr>
          </w:rPrChange>
        </w:rPr>
        <w:t>Example 1:</w:t>
      </w:r>
      <w:r w:rsidRPr="EA690E48">
        <w:rPr>
          <w:rFonts w:ascii="Times New Roman" w:cs="Times New Roman"/>
          <w:sz w:val="28"/>
          <w:szCs w:val="28"/>
          <w:rPrChange w:id="17211" w:author="user pc" w:date="2022-03-15T10:14:00Z">
            <w:rPr/>
          </w:rPrChange>
        </w:rPr>
        <w:t xml:space="preserve"> 6.43g of a sample of hydrated sodium trioxocarbonate (IV) was dissolved in 250 cm</w:t>
      </w:r>
      <w:r w:rsidRPr="F34F77D5">
        <w:rPr>
          <w:rFonts w:ascii="Times New Roman" w:cs="Times New Roman"/>
          <w:sz w:val="28"/>
          <w:szCs w:val="28"/>
          <w:vertAlign w:val="superscript"/>
          <w:rPrChange w:id="17212" w:author="user pc" w:date="2022-03-15T10:14:00Z">
            <w:rPr>
              <w:vertAlign w:val="superscript"/>
            </w:rPr>
          </w:rPrChange>
        </w:rPr>
        <w:t xml:space="preserve">3 </w:t>
      </w:r>
      <w:r w:rsidRPr="E372B7A7">
        <w:rPr>
          <w:rFonts w:ascii="Times New Roman" w:cs="Times New Roman"/>
          <w:sz w:val="28"/>
          <w:szCs w:val="28"/>
          <w:rPrChange w:id="17213" w:author="user pc" w:date="2022-03-15T10:14:00Z">
            <w:rPr/>
          </w:rPrChange>
        </w:rPr>
        <w:t>of water. A 25 cm</w:t>
      </w:r>
      <w:r w:rsidRPr="9190FF8E">
        <w:rPr>
          <w:rFonts w:ascii="Times New Roman" w:cs="Times New Roman"/>
          <w:sz w:val="28"/>
          <w:szCs w:val="28"/>
          <w:vertAlign w:val="superscript"/>
          <w:rPrChange w:id="17214" w:author="user pc" w:date="2022-03-15T10:14:00Z">
            <w:rPr>
              <w:vertAlign w:val="superscript"/>
            </w:rPr>
          </w:rPrChange>
        </w:rPr>
        <w:t>3</w:t>
      </w:r>
      <w:r w:rsidRPr="EF50A2D1">
        <w:rPr>
          <w:rFonts w:ascii="Times New Roman" w:cs="Times New Roman"/>
          <w:sz w:val="28"/>
          <w:szCs w:val="28"/>
          <w:rPrChange w:id="17215" w:author="user pc" w:date="2022-03-15T10:14:00Z">
            <w:rPr/>
          </w:rPrChange>
        </w:rPr>
        <w:t xml:space="preserve"> of this solution was found to need</w:t>
      </w:r>
      <w:r>
        <w:rPr>
          <w:rFonts w:ascii="Times New Roman" w:cs="Times New Roman" w:hAnsi="Times New Roman"/>
          <w:sz w:val="28"/>
          <w:szCs w:val="28"/>
        </w:rPr>
        <w:t xml:space="preserve"> </w:t>
      </w:r>
      <w:r w:rsidRPr="1DEBEDEE">
        <w:rPr>
          <w:rFonts w:ascii="Times New Roman" w:cs="Times New Roman"/>
          <w:sz w:val="28"/>
          <w:szCs w:val="28"/>
          <w:rPrChange w:id="17216" w:author="user pc" w:date="2022-03-15T10:14:00Z">
            <w:rPr/>
          </w:rPrChange>
        </w:rPr>
        <w:t>19.7cm</w:t>
      </w:r>
      <w:r w:rsidRPr="760ED012">
        <w:rPr>
          <w:rFonts w:ascii="Times New Roman" w:cs="Times New Roman"/>
          <w:sz w:val="28"/>
          <w:szCs w:val="28"/>
          <w:vertAlign w:val="superscript"/>
          <w:rPrChange w:id="17217" w:author="user pc" w:date="2022-03-15T10:14:00Z">
            <w:rPr>
              <w:vertAlign w:val="superscript"/>
            </w:rPr>
          </w:rPrChange>
        </w:rPr>
        <w:t>3</w:t>
      </w:r>
      <w:r w:rsidRPr="AD237B67">
        <w:rPr>
          <w:rFonts w:ascii="Times New Roman" w:cs="Times New Roman"/>
          <w:sz w:val="28"/>
          <w:szCs w:val="28"/>
          <w:rPrChange w:id="17218" w:author="user pc" w:date="2022-03-15T10:14:00Z">
            <w:rPr/>
          </w:rPrChange>
        </w:rPr>
        <w:t xml:space="preserve"> of 0.230 moldm</w:t>
      </w:r>
      <w:r w:rsidRPr="C806963A">
        <w:rPr>
          <w:rFonts w:ascii="Times New Roman" w:cs="Times New Roman"/>
          <w:sz w:val="28"/>
          <w:szCs w:val="28"/>
          <w:vertAlign w:val="superscript"/>
          <w:rPrChange w:id="17219" w:author="user pc" w:date="2022-03-15T10:14:00Z">
            <w:rPr>
              <w:vertAlign w:val="superscript"/>
            </w:rPr>
          </w:rPrChange>
        </w:rPr>
        <w:t>-3</w:t>
      </w:r>
      <w:r w:rsidRPr="86D4BA27">
        <w:rPr>
          <w:rFonts w:ascii="Times New Roman" w:cs="Times New Roman"/>
          <w:sz w:val="28"/>
          <w:szCs w:val="28"/>
          <w:rPrChange w:id="17220" w:author="user pc" w:date="2022-03-15T10:14:00Z">
            <w:rPr/>
          </w:rPrChange>
        </w:rPr>
        <w:t xml:space="preserve"> H</w:t>
      </w:r>
      <w:r w:rsidRPr="4BAE531E">
        <w:rPr>
          <w:rFonts w:ascii="Times New Roman" w:cs="Times New Roman"/>
          <w:sz w:val="28"/>
          <w:szCs w:val="28"/>
          <w:vertAlign w:val="subscript"/>
          <w:rPrChange w:id="17221" w:author="user pc" w:date="2022-03-15T10:14:00Z">
            <w:rPr>
              <w:vertAlign w:val="subscript"/>
            </w:rPr>
          </w:rPrChange>
        </w:rPr>
        <w:t>2</w:t>
      </w:r>
      <w:r w:rsidRPr="0BF5D985">
        <w:rPr>
          <w:rFonts w:ascii="Times New Roman" w:cs="Times New Roman"/>
          <w:sz w:val="28"/>
          <w:szCs w:val="28"/>
          <w:rPrChange w:id="17222" w:author="user pc" w:date="2022-03-15T10:14:00Z">
            <w:rPr/>
          </w:rPrChange>
        </w:rPr>
        <w:t>SO</w:t>
      </w:r>
      <w:r w:rsidRPr="311A0573">
        <w:rPr>
          <w:rFonts w:ascii="Times New Roman" w:cs="Times New Roman"/>
          <w:sz w:val="28"/>
          <w:szCs w:val="28"/>
          <w:vertAlign w:val="subscript"/>
          <w:rPrChange w:id="17223" w:author="user pc" w:date="2022-03-15T10:14:00Z">
            <w:rPr>
              <w:vertAlign w:val="subscript"/>
            </w:rPr>
          </w:rPrChange>
        </w:rPr>
        <w:t>4</w:t>
      </w:r>
      <w:r>
        <w:rPr>
          <w:rFonts w:ascii="Times New Roman" w:cs="Times New Roman" w:hAnsi="Times New Roman"/>
          <w:sz w:val="28"/>
          <w:szCs w:val="28"/>
        </w:rPr>
        <w:t xml:space="preserve"> for neutraliz</w:t>
      </w:r>
      <w:r w:rsidRPr="4BA720A2">
        <w:rPr>
          <w:rFonts w:ascii="Times New Roman" w:cs="Times New Roman"/>
          <w:sz w:val="28"/>
          <w:szCs w:val="28"/>
          <w:rPrChange w:id="17224" w:author="user pc" w:date="2022-03-15T10:14:00Z">
            <w:rPr/>
          </w:rPrChange>
        </w:rPr>
        <w:t xml:space="preserve">ation. </w:t>
      </w:r>
    </w:p>
    <w:p>
      <w:pPr>
        <w:pStyle w:val="style0"/>
        <w:rPr>
          <w:rFonts w:ascii="Times New Roman" w:cs="Times New Roman"/>
          <w:sz w:val="28"/>
          <w:szCs w:val="28"/>
          <w:rPrChange w:id="17225" w:author="user pc" w:date="2022-03-15T10:14:00Z">
            <w:rPr/>
          </w:rPrChange>
        </w:rPr>
      </w:pPr>
      <w:r w:rsidRPr="6F0FF623">
        <w:rPr>
          <w:rFonts w:ascii="Times New Roman" w:cs="Times New Roman"/>
          <w:sz w:val="28"/>
          <w:szCs w:val="28"/>
          <w:rPrChange w:id="17226" w:author="user pc" w:date="2022-03-15T10:14:00Z">
            <w:rPr/>
          </w:rPrChange>
        </w:rPr>
        <w:t>Na</w:t>
      </w:r>
      <w:r w:rsidRPr="3AE53198">
        <w:rPr>
          <w:rFonts w:ascii="Times New Roman" w:cs="Times New Roman"/>
          <w:sz w:val="28"/>
          <w:szCs w:val="28"/>
          <w:vertAlign w:val="subscript"/>
          <w:rPrChange w:id="17227" w:author="user pc" w:date="2022-03-15T10:14:00Z">
            <w:rPr>
              <w:vertAlign w:val="subscript"/>
            </w:rPr>
          </w:rPrChange>
        </w:rPr>
        <w:t>2</w:t>
      </w:r>
      <w:r w:rsidRPr="4F104124">
        <w:rPr>
          <w:rFonts w:ascii="Times New Roman" w:cs="Times New Roman"/>
          <w:sz w:val="28"/>
          <w:szCs w:val="28"/>
          <w:rPrChange w:id="17228" w:author="user pc" w:date="2022-03-15T10:14:00Z">
            <w:rPr/>
          </w:rPrChange>
        </w:rPr>
        <w:t>CO</w:t>
      </w:r>
      <w:r w:rsidRPr="E749F7E7">
        <w:rPr>
          <w:rFonts w:ascii="Times New Roman" w:cs="Times New Roman"/>
          <w:sz w:val="28"/>
          <w:szCs w:val="28"/>
          <w:vertAlign w:val="subscript"/>
          <w:rPrChange w:id="17229" w:author="user pc" w:date="2022-03-15T10:14:00Z">
            <w:rPr>
              <w:vertAlign w:val="subscript"/>
            </w:rPr>
          </w:rPrChange>
        </w:rPr>
        <w:t>3</w:t>
      </w:r>
      <w:r w:rsidRPr="A9E6EFE3">
        <w:rPr>
          <w:rFonts w:ascii="Times New Roman" w:cs="Times New Roman"/>
          <w:sz w:val="28"/>
          <w:szCs w:val="28"/>
          <w:rPrChange w:id="17230" w:author="user pc" w:date="2022-03-15T10:14:00Z">
            <w:rPr/>
          </w:rPrChange>
        </w:rPr>
        <w:t xml:space="preserve"> + H</w:t>
      </w:r>
      <w:r w:rsidRPr="D78C4BAB">
        <w:rPr>
          <w:rFonts w:ascii="Times New Roman" w:cs="Times New Roman"/>
          <w:sz w:val="28"/>
          <w:szCs w:val="28"/>
          <w:vertAlign w:val="subscript"/>
          <w:rPrChange w:id="17231" w:author="user pc" w:date="2022-03-15T10:14:00Z">
            <w:rPr>
              <w:vertAlign w:val="subscript"/>
            </w:rPr>
          </w:rPrChange>
        </w:rPr>
        <w:t>2</w:t>
      </w:r>
      <w:r w:rsidRPr="7B3D8AB0">
        <w:rPr>
          <w:rFonts w:ascii="Times New Roman" w:cs="Times New Roman"/>
          <w:sz w:val="28"/>
          <w:szCs w:val="28"/>
          <w:rPrChange w:id="17232" w:author="user pc" w:date="2022-03-15T10:14:00Z">
            <w:rPr/>
          </w:rPrChange>
        </w:rPr>
        <w:t>SO</w:t>
      </w:r>
      <w:r w:rsidRPr="A3071592">
        <w:rPr>
          <w:rFonts w:ascii="Times New Roman" w:cs="Times New Roman"/>
          <w:sz w:val="28"/>
          <w:szCs w:val="28"/>
          <w:vertAlign w:val="subscript"/>
          <w:rPrChange w:id="17233" w:author="user pc" w:date="2022-03-15T10:14:00Z">
            <w:rPr>
              <w:vertAlign w:val="subscript"/>
            </w:rPr>
          </w:rPrChange>
        </w:rPr>
        <w:t>4</w:t>
      </w:r>
      <w:r w:rsidRPr="F480FE16">
        <w:rPr>
          <w:rFonts w:ascii="Times New Roman" w:cs="Times New Roman"/>
          <w:sz w:val="28"/>
          <w:szCs w:val="28"/>
          <w:rPrChange w:id="17234" w:author="user pc" w:date="2022-03-15T10:14:00Z">
            <w:rPr/>
          </w:rPrChange>
        </w:rPr>
        <w:t xml:space="preserve"> =&gt; Na</w:t>
      </w:r>
      <w:r w:rsidRPr="8570C783">
        <w:rPr>
          <w:rFonts w:ascii="Times New Roman" w:cs="Times New Roman"/>
          <w:sz w:val="28"/>
          <w:szCs w:val="28"/>
          <w:vertAlign w:val="subscript"/>
          <w:rPrChange w:id="17235" w:author="user pc" w:date="2022-03-15T10:14:00Z">
            <w:rPr>
              <w:vertAlign w:val="subscript"/>
            </w:rPr>
          </w:rPrChange>
        </w:rPr>
        <w:t>2</w:t>
      </w:r>
      <w:r w:rsidRPr="026E4571">
        <w:rPr>
          <w:rFonts w:ascii="Times New Roman" w:cs="Times New Roman"/>
          <w:sz w:val="28"/>
          <w:szCs w:val="28"/>
          <w:rPrChange w:id="17236" w:author="user pc" w:date="2022-03-15T10:14:00Z">
            <w:rPr/>
          </w:rPrChange>
        </w:rPr>
        <w:t>SO</w:t>
      </w:r>
      <w:r w:rsidRPr="C84AB8A3">
        <w:rPr>
          <w:rFonts w:ascii="Times New Roman" w:cs="Times New Roman"/>
          <w:sz w:val="28"/>
          <w:szCs w:val="28"/>
          <w:vertAlign w:val="subscript"/>
          <w:rPrChange w:id="17237" w:author="user pc" w:date="2022-03-15T10:14:00Z">
            <w:rPr>
              <w:vertAlign w:val="subscript"/>
            </w:rPr>
          </w:rPrChange>
        </w:rPr>
        <w:t xml:space="preserve">4 </w:t>
      </w:r>
      <w:r w:rsidRPr="1C09E73B">
        <w:rPr>
          <w:rFonts w:ascii="Times New Roman" w:cs="Times New Roman"/>
          <w:sz w:val="28"/>
          <w:szCs w:val="28"/>
          <w:rPrChange w:id="17238" w:author="user pc" w:date="2022-03-15T10:14:00Z">
            <w:rPr/>
          </w:rPrChange>
        </w:rPr>
        <w:t>+ CO</w:t>
      </w:r>
      <w:r w:rsidRPr="1A926A03">
        <w:rPr>
          <w:rFonts w:ascii="Times New Roman" w:cs="Times New Roman"/>
          <w:sz w:val="28"/>
          <w:szCs w:val="28"/>
          <w:vertAlign w:val="subscript"/>
          <w:rPrChange w:id="17239" w:author="user pc" w:date="2022-03-15T10:14:00Z">
            <w:rPr>
              <w:vertAlign w:val="subscript"/>
            </w:rPr>
          </w:rPrChange>
        </w:rPr>
        <w:t xml:space="preserve">2 </w:t>
      </w:r>
      <w:r w:rsidRPr="59F956DC">
        <w:rPr>
          <w:rFonts w:ascii="Times New Roman" w:cs="Times New Roman"/>
          <w:sz w:val="28"/>
          <w:szCs w:val="28"/>
          <w:rPrChange w:id="17240" w:author="user pc" w:date="2022-03-15T10:14:00Z">
            <w:rPr/>
          </w:rPrChange>
        </w:rPr>
        <w:t>+ H</w:t>
      </w:r>
      <w:r w:rsidRPr="30710252">
        <w:rPr>
          <w:rFonts w:ascii="Times New Roman" w:cs="Times New Roman"/>
          <w:sz w:val="28"/>
          <w:szCs w:val="28"/>
          <w:vertAlign w:val="subscript"/>
          <w:rPrChange w:id="17241" w:author="user pc" w:date="2022-03-15T10:14:00Z">
            <w:rPr>
              <w:vertAlign w:val="subscript"/>
            </w:rPr>
          </w:rPrChange>
        </w:rPr>
        <w:t>2</w:t>
      </w:r>
      <w:r w:rsidRPr="8F59DBC5">
        <w:rPr>
          <w:rFonts w:ascii="Times New Roman" w:cs="Times New Roman"/>
          <w:sz w:val="28"/>
          <w:szCs w:val="28"/>
          <w:rPrChange w:id="17242" w:author="user pc" w:date="2022-03-15T10:14:00Z">
            <w:rPr/>
          </w:rPrChange>
        </w:rPr>
        <w:t>O</w:t>
      </w:r>
    </w:p>
    <w:p>
      <w:pPr>
        <w:pStyle w:val="style0"/>
        <w:rPr>
          <w:rFonts w:ascii="Times New Roman" w:cs="Times New Roman"/>
          <w:sz w:val="28"/>
          <w:szCs w:val="28"/>
          <w:rPrChange w:id="17243" w:author="user pc" w:date="2022-03-15T10:14:00Z">
            <w:rPr/>
          </w:rPrChange>
        </w:rPr>
      </w:pPr>
      <w:r w:rsidRPr="7BA8A415">
        <w:rPr>
          <w:rFonts w:ascii="Times New Roman" w:cs="Times New Roman"/>
          <w:sz w:val="28"/>
          <w:szCs w:val="28"/>
          <w:rPrChange w:id="17244" w:author="user pc" w:date="2022-03-15T10:14:00Z">
            <w:rPr/>
          </w:rPrChange>
        </w:rPr>
        <w:t>Calculate the relative molecular mass of the hydrated sodium trioxocarbonate IV and hence, the value of X.</w:t>
      </w:r>
    </w:p>
    <w:p>
      <w:pPr>
        <w:pStyle w:val="style0"/>
        <w:rPr>
          <w:rFonts w:ascii="Times New Roman" w:cs="Times New Roman"/>
          <w:b/>
          <w:bCs/>
          <w:sz w:val="28"/>
          <w:szCs w:val="28"/>
          <w:rPrChange w:id="17245" w:author="user pc" w:date="2022-03-15T10:14:00Z">
            <w:rPr>
              <w:b/>
              <w:bCs/>
            </w:rPr>
          </w:rPrChange>
        </w:rPr>
      </w:pPr>
      <w:r w:rsidRPr="F4C8B921">
        <w:rPr>
          <w:rFonts w:ascii="Times New Roman" w:cs="Times New Roman"/>
          <w:b/>
          <w:bCs/>
          <w:sz w:val="28"/>
          <w:szCs w:val="28"/>
          <w:rPrChange w:id="17246" w:author="user pc" w:date="2022-03-15T10:14:00Z">
            <w:rPr>
              <w:b/>
              <w:bCs/>
            </w:rPr>
          </w:rPrChange>
        </w:rPr>
        <w:t>Solution</w:t>
      </w:r>
    </w:p>
    <w:p>
      <w:pPr>
        <w:pStyle w:val="style0"/>
        <w:rPr>
          <w:rFonts w:ascii="Times New Roman" w:cs="Times New Roman"/>
          <w:sz w:val="28"/>
          <w:szCs w:val="28"/>
          <w:rPrChange w:id="17247" w:author="user pc" w:date="2022-03-15T10:14:00Z">
            <w:rPr/>
          </w:rPrChange>
        </w:rPr>
      </w:pPr>
      <w:r w:rsidRPr="8B7DB692">
        <w:rPr>
          <w:rFonts w:ascii="Times New Roman" w:cs="Times New Roman"/>
          <w:sz w:val="28"/>
          <w:szCs w:val="28"/>
          <w:rPrChange w:id="17248" w:author="user pc" w:date="2022-03-15T10:14:00Z">
            <w:rPr/>
          </w:rPrChange>
        </w:rPr>
        <w:t>Equation of Reaction:</w:t>
      </w:r>
    </w:p>
    <w:p>
      <w:pPr>
        <w:pStyle w:val="style0"/>
        <w:rPr>
          <w:rFonts w:ascii="Times New Roman" w:cs="Times New Roman"/>
          <w:sz w:val="28"/>
          <w:szCs w:val="28"/>
          <w:rPrChange w:id="17249" w:author="user pc" w:date="2022-03-15T10:14:00Z">
            <w:rPr/>
          </w:rPrChange>
        </w:rPr>
      </w:pPr>
      <w:r w:rsidRPr="E3C3F8F7">
        <w:rPr>
          <w:rFonts w:ascii="Times New Roman" w:cs="Times New Roman"/>
          <w:sz w:val="28"/>
          <w:szCs w:val="28"/>
          <w:rPrChange w:id="17250" w:author="user pc" w:date="2022-03-15T10:14:00Z">
            <w:rPr/>
          </w:rPrChange>
        </w:rPr>
        <w:t>Na</w:t>
      </w:r>
      <w:r w:rsidRPr="4C32DF41">
        <w:rPr>
          <w:rFonts w:ascii="Times New Roman" w:cs="Times New Roman"/>
          <w:sz w:val="28"/>
          <w:szCs w:val="28"/>
          <w:vertAlign w:val="subscript"/>
          <w:rPrChange w:id="17251" w:author="user pc" w:date="2022-03-15T10:14:00Z">
            <w:rPr>
              <w:vertAlign w:val="subscript"/>
            </w:rPr>
          </w:rPrChange>
        </w:rPr>
        <w:t>2</w:t>
      </w:r>
      <w:r w:rsidRPr="5B0986FE">
        <w:rPr>
          <w:rFonts w:ascii="Times New Roman" w:cs="Times New Roman"/>
          <w:sz w:val="28"/>
          <w:szCs w:val="28"/>
          <w:rPrChange w:id="17252" w:author="user pc" w:date="2022-03-15T10:14:00Z">
            <w:rPr/>
          </w:rPrChange>
        </w:rPr>
        <w:t>CO</w:t>
      </w:r>
      <w:r w:rsidRPr="EC08C7E0">
        <w:rPr>
          <w:rFonts w:ascii="Times New Roman" w:cs="Times New Roman"/>
          <w:sz w:val="28"/>
          <w:szCs w:val="28"/>
          <w:vertAlign w:val="subscript"/>
          <w:rPrChange w:id="17253" w:author="user pc" w:date="2022-03-15T10:14:00Z">
            <w:rPr>
              <w:vertAlign w:val="subscript"/>
            </w:rPr>
          </w:rPrChange>
        </w:rPr>
        <w:t>3</w:t>
      </w:r>
      <w:r>
        <w:rPr>
          <w:rFonts w:ascii="Times New Roman" w:cs="Times New Roman" w:hAnsi="Times New Roman"/>
          <w:sz w:val="28"/>
          <w:szCs w:val="28"/>
          <w:vertAlign w:val="subscript"/>
        </w:rPr>
        <w:t xml:space="preserve"> </w:t>
      </w:r>
      <w:r w:rsidRPr="973DD0AF">
        <w:rPr>
          <w:rFonts w:ascii="Times New Roman" w:cs="Times New Roman"/>
          <w:sz w:val="28"/>
          <w:szCs w:val="28"/>
          <w:rPrChange w:id="17254" w:author="user pc" w:date="2022-03-15T10:14:00Z">
            <w:rPr/>
          </w:rPrChange>
        </w:rPr>
        <w:t>+</w:t>
      </w:r>
      <w:r>
        <w:rPr>
          <w:rFonts w:ascii="Times New Roman" w:cs="Times New Roman" w:hAnsi="Times New Roman"/>
          <w:sz w:val="28"/>
          <w:szCs w:val="28"/>
        </w:rPr>
        <w:t xml:space="preserve"> </w:t>
      </w:r>
      <w:r w:rsidRPr="477A1940">
        <w:rPr>
          <w:rFonts w:ascii="Times New Roman" w:cs="Times New Roman"/>
          <w:sz w:val="28"/>
          <w:szCs w:val="28"/>
          <w:rPrChange w:id="17255" w:author="user pc" w:date="2022-03-15T10:14:00Z">
            <w:rPr/>
          </w:rPrChange>
        </w:rPr>
        <w:t>H</w:t>
      </w:r>
      <w:r w:rsidRPr="91BB925F">
        <w:rPr>
          <w:rFonts w:ascii="Times New Roman" w:cs="Times New Roman"/>
          <w:sz w:val="28"/>
          <w:szCs w:val="28"/>
          <w:vertAlign w:val="subscript"/>
          <w:rPrChange w:id="17256" w:author="user pc" w:date="2022-03-15T10:14:00Z">
            <w:rPr>
              <w:vertAlign w:val="subscript"/>
            </w:rPr>
          </w:rPrChange>
        </w:rPr>
        <w:t>2</w:t>
      </w:r>
      <w:r w:rsidRPr="0B3504FF">
        <w:rPr>
          <w:rFonts w:ascii="Times New Roman" w:cs="Times New Roman"/>
          <w:sz w:val="28"/>
          <w:szCs w:val="28"/>
          <w:rPrChange w:id="17257" w:author="user pc" w:date="2022-03-15T10:14:00Z">
            <w:rPr/>
          </w:rPrChange>
        </w:rPr>
        <w:t>SO</w:t>
      </w:r>
      <w:r w:rsidRPr="CA704536">
        <w:rPr>
          <w:rFonts w:ascii="Times New Roman" w:cs="Times New Roman"/>
          <w:sz w:val="28"/>
          <w:szCs w:val="28"/>
          <w:vertAlign w:val="subscript"/>
          <w:rPrChange w:id="17258" w:author="user pc" w:date="2022-03-15T10:14:00Z">
            <w:rPr>
              <w:vertAlign w:val="subscript"/>
            </w:rPr>
          </w:rPrChange>
        </w:rPr>
        <w:t>4</w:t>
      </w:r>
      <w:r>
        <w:rPr>
          <w:rFonts w:ascii="Times New Roman" w:cs="Times New Roman" w:hAnsi="Times New Roman"/>
          <w:sz w:val="28"/>
          <w:szCs w:val="28"/>
          <w:vertAlign w:val="subscript"/>
        </w:rPr>
        <w:t xml:space="preserve"> </w:t>
      </w:r>
      <w:r w:rsidRPr="08F44E9B">
        <w:rPr>
          <w:rFonts w:ascii="Times New Roman" w:cs="Times New Roman"/>
          <w:sz w:val="28"/>
          <w:szCs w:val="28"/>
          <w:rPrChange w:id="17259" w:author="user pc" w:date="2022-03-15T10:14:00Z">
            <w:rPr/>
          </w:rPrChange>
        </w:rPr>
        <w:t>=&gt;Na</w:t>
      </w:r>
      <w:r w:rsidRPr="112A9D7A">
        <w:rPr>
          <w:rFonts w:ascii="Times New Roman" w:cs="Times New Roman"/>
          <w:sz w:val="28"/>
          <w:szCs w:val="28"/>
          <w:vertAlign w:val="subscript"/>
          <w:rPrChange w:id="17260" w:author="user pc" w:date="2022-03-15T10:14:00Z">
            <w:rPr>
              <w:vertAlign w:val="subscript"/>
            </w:rPr>
          </w:rPrChange>
        </w:rPr>
        <w:t>2</w:t>
      </w:r>
      <w:r w:rsidRPr="D800B688">
        <w:rPr>
          <w:rFonts w:ascii="Times New Roman" w:cs="Times New Roman"/>
          <w:sz w:val="28"/>
          <w:szCs w:val="28"/>
          <w:rPrChange w:id="17261" w:author="user pc" w:date="2022-03-15T10:14:00Z">
            <w:rPr/>
          </w:rPrChange>
        </w:rPr>
        <w:t>SO</w:t>
      </w:r>
      <w:r w:rsidRPr="47D73701">
        <w:rPr>
          <w:rFonts w:ascii="Times New Roman" w:cs="Times New Roman"/>
          <w:sz w:val="28"/>
          <w:szCs w:val="28"/>
          <w:vertAlign w:val="subscript"/>
          <w:rPrChange w:id="17262" w:author="user pc" w:date="2022-03-15T10:14:00Z">
            <w:rPr>
              <w:vertAlign w:val="subscript"/>
            </w:rPr>
          </w:rPrChange>
        </w:rPr>
        <w:t>4</w:t>
      </w:r>
      <w:r>
        <w:rPr>
          <w:rFonts w:ascii="Times New Roman" w:cs="Times New Roman" w:hAnsi="Times New Roman"/>
          <w:sz w:val="28"/>
          <w:szCs w:val="28"/>
          <w:vertAlign w:val="subscript"/>
        </w:rPr>
        <w:t xml:space="preserve"> </w:t>
      </w:r>
      <w:r w:rsidRPr="8C60E2BF">
        <w:rPr>
          <w:rFonts w:ascii="Times New Roman" w:cs="Times New Roman"/>
          <w:sz w:val="28"/>
          <w:szCs w:val="28"/>
          <w:rPrChange w:id="17263" w:author="user pc" w:date="2022-03-15T10:14:00Z">
            <w:rPr/>
          </w:rPrChange>
        </w:rPr>
        <w:t>+</w:t>
      </w:r>
      <w:r>
        <w:rPr>
          <w:rFonts w:ascii="Times New Roman" w:cs="Times New Roman" w:hAnsi="Times New Roman"/>
          <w:sz w:val="28"/>
          <w:szCs w:val="28"/>
        </w:rPr>
        <w:t xml:space="preserve"> </w:t>
      </w:r>
      <w:r w:rsidRPr="AF9BCA75">
        <w:rPr>
          <w:rFonts w:ascii="Times New Roman" w:cs="Times New Roman"/>
          <w:sz w:val="28"/>
          <w:szCs w:val="28"/>
          <w:rPrChange w:id="17264" w:author="user pc" w:date="2022-03-15T10:14:00Z">
            <w:rPr/>
          </w:rPrChange>
        </w:rPr>
        <w:t>CO</w:t>
      </w:r>
      <w:r w:rsidRPr="DC614E48">
        <w:rPr>
          <w:rFonts w:ascii="Times New Roman" w:cs="Times New Roman"/>
          <w:sz w:val="28"/>
          <w:szCs w:val="28"/>
          <w:vertAlign w:val="subscript"/>
          <w:rPrChange w:id="17265" w:author="user pc" w:date="2022-03-15T10:14:00Z">
            <w:rPr>
              <w:vertAlign w:val="subscript"/>
            </w:rPr>
          </w:rPrChange>
        </w:rPr>
        <w:t>2</w:t>
      </w:r>
      <w:r>
        <w:rPr>
          <w:rFonts w:ascii="Times New Roman" w:cs="Times New Roman" w:hAnsi="Times New Roman"/>
          <w:sz w:val="28"/>
          <w:szCs w:val="28"/>
          <w:vertAlign w:val="subscript"/>
        </w:rPr>
        <w:t xml:space="preserve"> </w:t>
      </w:r>
      <w:r w:rsidRPr="1EF0AA51">
        <w:rPr>
          <w:rFonts w:ascii="Times New Roman" w:cs="Times New Roman"/>
          <w:sz w:val="28"/>
          <w:szCs w:val="28"/>
          <w:rPrChange w:id="17266" w:author="user pc" w:date="2022-03-15T10:14:00Z">
            <w:rPr/>
          </w:rPrChange>
        </w:rPr>
        <w:t>+</w:t>
      </w:r>
      <w:r>
        <w:rPr>
          <w:rFonts w:ascii="Times New Roman" w:cs="Times New Roman" w:hAnsi="Times New Roman"/>
          <w:sz w:val="28"/>
          <w:szCs w:val="28"/>
        </w:rPr>
        <w:t xml:space="preserve"> </w:t>
      </w:r>
      <w:r w:rsidRPr="7B5CF88C">
        <w:rPr>
          <w:rFonts w:ascii="Times New Roman" w:cs="Times New Roman"/>
          <w:sz w:val="28"/>
          <w:szCs w:val="28"/>
          <w:rPrChange w:id="17267" w:author="user pc" w:date="2022-03-15T10:14:00Z">
            <w:rPr/>
          </w:rPrChange>
        </w:rPr>
        <w:t>H</w:t>
      </w:r>
      <w:r w:rsidRPr="B032E4BE">
        <w:rPr>
          <w:rFonts w:ascii="Times New Roman" w:cs="Times New Roman"/>
          <w:sz w:val="28"/>
          <w:szCs w:val="28"/>
          <w:vertAlign w:val="subscript"/>
          <w:rPrChange w:id="17268" w:author="user pc" w:date="2022-03-15T10:14:00Z">
            <w:rPr>
              <w:vertAlign w:val="subscript"/>
            </w:rPr>
          </w:rPrChange>
        </w:rPr>
        <w:t>2</w:t>
      </w:r>
      <w:r w:rsidRPr="41726E72">
        <w:rPr>
          <w:rFonts w:ascii="Times New Roman" w:cs="Times New Roman"/>
          <w:sz w:val="28"/>
          <w:szCs w:val="28"/>
          <w:rPrChange w:id="17269" w:author="user pc" w:date="2022-03-15T10:14:00Z">
            <w:rPr/>
          </w:rPrChange>
        </w:rPr>
        <w:t>O</w:t>
      </w:r>
    </w:p>
    <w:p>
      <w:pPr>
        <w:pStyle w:val="style0"/>
        <w:rPr>
          <w:rFonts w:ascii="Times New Roman" w:cs="Times New Roman"/>
          <w:sz w:val="28"/>
          <w:szCs w:val="28"/>
          <w:rPrChange w:id="17270" w:author="user pc" w:date="2022-03-15T10:14:00Z">
            <w:rPr/>
          </w:rPrChange>
        </w:rPr>
      </w:pPr>
      <w:r w:rsidRPr="6C8BAA90">
        <w:rPr>
          <w:rFonts w:ascii="Times New Roman" w:cs="Times New Roman"/>
          <w:sz w:val="28"/>
          <w:szCs w:val="28"/>
          <w:rPrChange w:id="17271" w:author="user pc" w:date="2022-03-15T10:14:00Z">
            <w:rPr/>
          </w:rPrChange>
        </w:rPr>
        <w:t>1 mole  :  1 mole</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A</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B</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A</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B</m:t>
                  </m:r>
                </m:sub>
              </m:sSub>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0.23 ×19.70</m:t>
              </m:r>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×25</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1</m:t>
              </m:r>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 xml:space="preserve">×25×1=0.23 ×19.70 ×1 </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B</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0.23 ×19.70 ×1</m:t>
              </m:r>
            </m:num>
            <m:den>
              <m:r>
                <w:rPr>
                  <w:rFonts w:ascii="Cambria Math" w:cs="Times New Roman" w:hAnsi="Cambria Math"/>
                  <w:sz w:val="28"/>
                  <w:szCs w:val="28"/>
                </w:rPr>
                <m:t>25×1</m:t>
              </m:r>
            </m:den>
          </m:f>
          <m:r>
            <w:rPr>
              <w:rFonts w:ascii="Cambria Math" w:cs="Times New Roman" w:hAnsi="Cambria Math"/>
              <w:sz w:val="28"/>
              <w:szCs w:val="28"/>
            </w:rPr>
            <m:t>=0.181 mol</m:t>
          </m:r>
          <m:sSup>
            <m:sSupPr>
              <m:ctrlPr>
                <w:rPr>
                  <w:rFonts w:ascii="Cambria Math" w:cs="Times New Roman" w:hAnsi="Cambria Math"/>
                  <w:i/>
                  <w:sz w:val="28"/>
                  <w:szCs w:val="28"/>
                </w:rPr>
              </m:ctrlPr>
            </m:sSupPr>
            <m:e>
              <m:r>
                <w:rPr>
                  <w:rFonts w:ascii="Cambria Math" w:cs="Times New Roman" w:hAnsi="Cambria Math"/>
                  <w:sz w:val="28"/>
                  <w:szCs w:val="28"/>
                </w:rPr>
                <m:t>dm</m:t>
              </m:r>
            </m:e>
            <m:sup>
              <m:r>
                <w:rPr>
                  <w:rFonts w:ascii="Cambria Math" w:cs="Times New Roman" w:hAnsi="Cambria Math"/>
                  <w:sz w:val="28"/>
                  <w:szCs w:val="28"/>
                </w:rPr>
                <m:t>-3</m:t>
              </m:r>
            </m:sup>
          </m:sSup>
        </m:oMath>
      </m:oMathPara>
    </w:p>
    <w:p>
      <w:pPr>
        <w:pStyle w:val="style0"/>
        <w:rPr>
          <w:rFonts w:ascii="Times New Roman" w:cs="Times New Roman"/>
          <w:sz w:val="28"/>
          <w:szCs w:val="28"/>
          <w:rPrChange w:id="17272" w:author="user pc" w:date="2022-03-15T10:14:00Z">
            <w:rPr/>
          </w:rPrChange>
        </w:rPr>
      </w:pPr>
      <w:r w:rsidRPr="ECA6FEFA">
        <w:rPr>
          <w:rFonts w:ascii="Times New Roman" w:cs="Times New Roman"/>
          <w:sz w:val="28"/>
          <w:szCs w:val="28"/>
          <w:rPrChange w:id="17273" w:author="user pc" w:date="2022-03-15T10:14:00Z">
            <w:rPr/>
          </w:rPrChange>
        </w:rPr>
        <w:t>Convert 6.43g of hydrated sodium trioxocarbonate in 250cm</w:t>
      </w:r>
      <w:r w:rsidRPr="3F1B90DD">
        <w:rPr>
          <w:rFonts w:ascii="Times New Roman" w:cs="Times New Roman"/>
          <w:sz w:val="28"/>
          <w:szCs w:val="28"/>
          <w:vertAlign w:val="superscript"/>
          <w:rPrChange w:id="17274" w:author="user pc" w:date="2022-03-15T10:14:00Z">
            <w:rPr>
              <w:vertAlign w:val="superscript"/>
            </w:rPr>
          </w:rPrChange>
        </w:rPr>
        <w:t>3</w:t>
      </w:r>
      <w:r w:rsidRPr="D70D1278">
        <w:rPr>
          <w:rFonts w:ascii="Times New Roman" w:cs="Times New Roman"/>
          <w:sz w:val="28"/>
          <w:szCs w:val="28"/>
          <w:rPrChange w:id="17275" w:author="user pc" w:date="2022-03-15T10:14:00Z">
            <w:rPr/>
          </w:rPrChange>
        </w:rPr>
        <w:t xml:space="preserve"> to g per dm</w:t>
      </w:r>
      <w:r w:rsidRPr="BED50063">
        <w:rPr>
          <w:rFonts w:ascii="Times New Roman" w:cs="Times New Roman"/>
          <w:sz w:val="28"/>
          <w:szCs w:val="28"/>
          <w:vertAlign w:val="superscript"/>
          <w:rPrChange w:id="17276" w:author="user pc" w:date="2022-03-15T10:14:00Z">
            <w:rPr>
              <w:vertAlign w:val="superscript"/>
            </w:rPr>
          </w:rPrChange>
        </w:rPr>
        <w:t>3</w:t>
      </w:r>
      <w:r w:rsidRPr="5D65C423">
        <w:rPr>
          <w:rFonts w:ascii="Times New Roman" w:cs="Times New Roman"/>
          <w:sz w:val="28"/>
          <w:szCs w:val="28"/>
          <w:rPrChange w:id="17277" w:author="user pc" w:date="2022-03-15T10:14:00Z">
            <w:rPr/>
          </w:rPrChange>
        </w:rPr>
        <w:t>.</w:t>
      </w:r>
    </w:p>
    <w:p>
      <w:pPr>
        <w:pStyle w:val="style0"/>
        <w:rPr>
          <w:rFonts w:ascii="Times New Roman" w:cs="Times New Roman"/>
          <w:sz w:val="28"/>
          <w:szCs w:val="28"/>
          <w:rPrChange w:id="17278" w:author="user pc" w:date="2022-03-15T10:14:00Z">
            <w:rPr/>
          </w:rPrChange>
        </w:rPr>
      </w:pPr>
      <w:r w:rsidRPr="9D19D3C2">
        <w:rPr>
          <w:rFonts w:ascii="Times New Roman" w:cs="Times New Roman"/>
          <w:sz w:val="28"/>
          <w:szCs w:val="28"/>
          <w:rPrChange w:id="17279" w:author="user pc" w:date="2022-03-15T10:14:00Z">
            <w:rPr/>
          </w:rPrChange>
        </w:rPr>
        <w:t>1000cm</w:t>
      </w:r>
      <w:r w:rsidRPr="0903197B">
        <w:rPr>
          <w:rFonts w:ascii="Times New Roman" w:cs="Times New Roman"/>
          <w:sz w:val="28"/>
          <w:szCs w:val="28"/>
          <w:vertAlign w:val="superscript"/>
          <w:rPrChange w:id="17280" w:author="user pc" w:date="2022-03-15T10:14:00Z">
            <w:rPr>
              <w:vertAlign w:val="superscript"/>
            </w:rPr>
          </w:rPrChange>
        </w:rPr>
        <w:t>3</w:t>
      </w:r>
      <w:r w:rsidRPr="2DC04A56">
        <w:rPr>
          <w:rFonts w:ascii="Times New Roman" w:cs="Times New Roman"/>
          <w:sz w:val="28"/>
          <w:szCs w:val="28"/>
          <w:rPrChange w:id="17281" w:author="user pc" w:date="2022-03-15T10:14:00Z">
            <w:rPr/>
          </w:rPrChange>
        </w:rPr>
        <w:t>= 1dm</w:t>
      </w:r>
      <w:r w:rsidRPr="ECAB74AF">
        <w:rPr>
          <w:rFonts w:ascii="Times New Roman" w:cs="Times New Roman"/>
          <w:sz w:val="28"/>
          <w:szCs w:val="28"/>
          <w:vertAlign w:val="superscript"/>
          <w:rPrChange w:id="17282" w:author="user pc" w:date="2022-03-15T10:14:00Z">
            <w:rPr>
              <w:vertAlign w:val="superscript"/>
            </w:rPr>
          </w:rPrChange>
        </w:rPr>
        <w:t>3</w:t>
      </w:r>
    </w:p>
    <w:p>
      <w:pPr>
        <w:pStyle w:val="style0"/>
        <w:rPr>
          <w:rFonts w:ascii="Times New Roman" w:cs="Times New Roman"/>
          <w:sz w:val="28"/>
          <w:szCs w:val="28"/>
          <w:rPrChange w:id="17283" w:author="user pc" w:date="2022-03-15T10:14:00Z">
            <w:rPr/>
          </w:rPrChange>
        </w:rPr>
      </w:pPr>
      <w:r w:rsidRPr="AE9022E3">
        <w:rPr>
          <w:rFonts w:ascii="Times New Roman" w:cs="Times New Roman"/>
          <w:sz w:val="28"/>
          <w:szCs w:val="28"/>
          <w:rPrChange w:id="17284" w:author="user pc" w:date="2022-03-15T10:14:00Z">
            <w:rPr/>
          </w:rPrChange>
        </w:rPr>
        <w:t>250cm</w:t>
      </w:r>
      <w:r w:rsidRPr="948C3B36">
        <w:rPr>
          <w:rFonts w:ascii="Times New Roman" w:cs="Times New Roman"/>
          <w:sz w:val="28"/>
          <w:szCs w:val="28"/>
          <w:vertAlign w:val="superscript"/>
          <w:rPrChange w:id="17285" w:author="user pc" w:date="2022-03-15T10:14:00Z">
            <w:rPr>
              <w:vertAlign w:val="superscript"/>
            </w:rPr>
          </w:rPrChange>
        </w:rPr>
        <w:t>3</w:t>
      </w:r>
      <w:r w:rsidRPr="6FE04672">
        <w:rPr>
          <w:rFonts w:ascii="Times New Roman" w:cs="Times New Roman"/>
          <w:sz w:val="28"/>
          <w:szCs w:val="28"/>
          <w:rPrChange w:id="17286" w:author="user pc" w:date="2022-03-15T10:14:00Z">
            <w:rPr/>
          </w:rPrChange>
        </w:rPr>
        <w:t xml:space="preserve"> =  ?</w:t>
      </w:r>
    </w:p>
    <w:p>
      <w:pPr>
        <w:pStyle w:val="style0"/>
        <w:rPr>
          <w:rFonts w:ascii="Times New Roman" w:cs="Times New Roman"/>
          <w:sz w:val="28"/>
          <w:szCs w:val="28"/>
          <w:rPrChange w:id="17287" w:author="user pc" w:date="2022-03-15T10:14:00Z">
            <w:rPr/>
          </w:rPrChange>
        </w:rPr>
      </w:pPr>
      <w:r w:rsidRPr="3385EB83">
        <w:rPr>
          <w:rFonts w:ascii="Times New Roman" w:cs="Times New Roman"/>
          <w:sz w:val="28"/>
          <w:szCs w:val="28"/>
          <w:rPrChange w:id="17288" w:author="user pc" w:date="2022-03-15T10:14:00Z">
            <w:rPr/>
          </w:rPrChange>
        </w:rPr>
        <w:t>250 × 1/1000 = 0.25dm</w:t>
      </w:r>
      <w:r w:rsidRPr="5B146FF0">
        <w:rPr>
          <w:rFonts w:ascii="Times New Roman" w:cs="Times New Roman"/>
          <w:sz w:val="28"/>
          <w:szCs w:val="28"/>
          <w:vertAlign w:val="superscript"/>
          <w:rPrChange w:id="17289" w:author="user pc" w:date="2022-03-15T10:14:00Z">
            <w:rPr>
              <w:vertAlign w:val="superscript"/>
            </w:rPr>
          </w:rPrChange>
        </w:rPr>
        <w:t>3</w:t>
      </w:r>
    </w:p>
    <w:p>
      <w:pPr>
        <w:pStyle w:val="style0"/>
        <w:rPr>
          <w:rFonts w:ascii="Times New Roman" w:cs="Times New Roman"/>
          <w:sz w:val="28"/>
          <w:szCs w:val="28"/>
          <w:rPrChange w:id="17290" w:author="user pc" w:date="2022-03-15T10:14:00Z">
            <w:rPr/>
          </w:rPrChange>
        </w:rPr>
      </w:pPr>
      <w:r w:rsidRPr="F326F217">
        <w:rPr>
          <w:rFonts w:ascii="Times New Roman" w:cs="Times New Roman"/>
          <w:sz w:val="28"/>
          <w:szCs w:val="28"/>
          <w:rPrChange w:id="17291" w:author="user pc" w:date="2022-03-15T10:14:00Z">
            <w:rPr/>
          </w:rPrChange>
        </w:rPr>
        <w:t>Hence, g/dm</w:t>
      </w:r>
      <w:r w:rsidRPr="84F58620">
        <w:rPr>
          <w:rFonts w:ascii="Times New Roman" w:cs="Times New Roman"/>
          <w:sz w:val="28"/>
          <w:szCs w:val="28"/>
          <w:vertAlign w:val="superscript"/>
          <w:rPrChange w:id="17292" w:author="user pc" w:date="2022-03-15T10:14:00Z">
            <w:rPr>
              <w:vertAlign w:val="superscript"/>
            </w:rPr>
          </w:rPrChange>
        </w:rPr>
        <w:t xml:space="preserve">3 </w:t>
      </w:r>
      <w:r w:rsidRPr="161854D7">
        <w:rPr>
          <w:rFonts w:ascii="Times New Roman" w:cs="Times New Roman"/>
          <w:sz w:val="28"/>
          <w:szCs w:val="28"/>
          <w:rPrChange w:id="17293" w:author="user pc" w:date="2022-03-15T10:14:00Z">
            <w:rPr/>
          </w:rPrChange>
        </w:rPr>
        <w:t>= 6.43/0.25 = 25.72g</w:t>
      </w:r>
    </w:p>
    <w:p>
      <w:pPr>
        <w:pStyle w:val="style0"/>
        <w:rPr>
          <w:rFonts w:ascii="Times New Roman" w:cs="Times New Roman"/>
          <w:sz w:val="28"/>
          <w:szCs w:val="28"/>
          <w:rPrChange w:id="17294" w:author="user pc" w:date="2022-03-15T10:14:00Z">
            <w:rPr/>
          </w:rPrChange>
        </w:rPr>
      </w:pPr>
      <w:r w:rsidRPr="83EBFD08">
        <w:rPr>
          <w:rFonts w:ascii="Times New Roman" w:cs="Times New Roman"/>
          <w:sz w:val="28"/>
          <w:szCs w:val="28"/>
          <w:rPrChange w:id="17295" w:author="user pc" w:date="2022-03-15T10:14:00Z">
            <w:rPr/>
          </w:rPrChange>
        </w:rPr>
        <w:t>Mass Concentration = Molar Concentration × Molar mass</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Mass of </m:t>
          </m:r>
          <m:r w:rsidRPr="F58E0105">
            <m:rPr>
              <m:sty m:val="p"/>
            </m:rPr>
            <w:rPr>
              <w:rFonts w:ascii="Cambria Math" w:cs="Times New Roman" w:hAnsi="Cambria Math"/>
              <w:sz w:val="28"/>
              <w:szCs w:val="28"/>
              <w:rPrChange w:id="17296" w:author="user pc" w:date="2022-03-15T10:14:00Z">
                <w:rPr>
                  <w:rFonts w:ascii="Cambria Math" w:hAnsi="Cambria Math"/>
                  <w:sz w:val="28"/>
                  <w:szCs w:val="28"/>
                </w:rPr>
              </w:rPrChange>
            </w:rPr>
            <m:t>N</m:t>
          </m:r>
          <m:sSub>
            <m:sSubPr>
              <m:ctrlPr>
                <w:rPr>
                  <w:rFonts w:ascii="Cambria Math" w:cs="Times New Roman" w:hAnsi="Cambria Math"/>
                  <w:sz w:val="28"/>
                  <w:szCs w:val="28"/>
                </w:rPr>
              </m:ctrlPr>
            </m:sSubPr>
            <m:e>
              <m:r>
                <m:rPr>
                  <m:sty m:val="p"/>
                </m:rPr>
                <w:rPr>
                  <w:rFonts w:ascii="Cambria Math" w:cs="Times New Roman" w:hAnsi="Cambria Math"/>
                  <w:sz w:val="28"/>
                  <w:szCs w:val="28"/>
                </w:rPr>
                <m:t>a</m:t>
              </m:r>
            </m:e>
            <m:sub>
              <m:r>
                <m:rPr>
                  <m:sty m:val="p"/>
                </m:rPr>
                <w:rPr>
                  <w:rFonts w:ascii="Cambria Math" w:cs="Times New Roman" w:hAnsi="Cambria Math"/>
                  <w:sz w:val="28"/>
                  <w:szCs w:val="28"/>
                </w:rPr>
                <m:t>2</m:t>
              </m:r>
            </m:sub>
          </m:sSub>
          <m:r w:rsidRPr="9E25722F">
            <m:rPr>
              <m:sty m:val="p"/>
            </m:rPr>
            <w:rPr>
              <w:rFonts w:ascii="Cambria Math" w:cs="Times New Roman" w:hAnsi="Cambria Math"/>
              <w:sz w:val="28"/>
              <w:szCs w:val="28"/>
              <w:rPrChange w:id="17297" w:author="user pc" w:date="2022-03-15T10:14:00Z">
                <w:rPr>
                  <w:rFonts w:ascii="Cambria Math" w:hAnsi="Cambria Math"/>
                  <w:sz w:val="28"/>
                  <w:szCs w:val="28"/>
                </w:rPr>
              </w:rPrChange>
            </w:rPr>
            <m:t>C</m:t>
          </m:r>
          <m:sSub>
            <m:sSubPr>
              <m:ctrlPr>
                <w:rPr>
                  <w:rFonts w:ascii="Cambria Math" w:cs="Times New Roman" w:hAnsi="Cambria Math"/>
                  <w:sz w:val="28"/>
                  <w:szCs w:val="28"/>
                </w:rPr>
              </m:ctrlPr>
            </m:sSubPr>
            <m:e>
              <m:r>
                <m:rPr>
                  <m:sty m:val="p"/>
                </m:rPr>
                <w:rPr>
                  <w:rFonts w:ascii="Cambria Math" w:cs="Times New Roman" w:hAnsi="Cambria Math"/>
                  <w:sz w:val="28"/>
                  <w:szCs w:val="28"/>
                </w:rPr>
                <m:t>O</m:t>
              </m:r>
            </m:e>
            <m:sub>
              <m:r>
                <m:rPr>
                  <m:sty m:val="p"/>
                </m:rPr>
                <w:rPr>
                  <w:rFonts w:ascii="Cambria Math" w:cs="Times New Roman" w:hAnsi="Cambria Math"/>
                  <w:sz w:val="28"/>
                  <w:szCs w:val="28"/>
                </w:rPr>
                <m:t>3</m:t>
              </m:r>
            </m:sub>
          </m:sSub>
          <m:r w:rsidRPr="8B8A6ED9">
            <m:rPr>
              <m:sty m:val="p"/>
            </m:rPr>
            <w:rPr>
              <w:rFonts w:ascii="Cambria Math" w:cs="Times New Roman" w:hAnsi="Cambria Math"/>
              <w:sz w:val="28"/>
              <w:szCs w:val="28"/>
              <w:rPrChange w:id="17298" w:author="user pc" w:date="2022-03-15T10:14:00Z">
                <w:rPr>
                  <w:rFonts w:ascii="Cambria Math" w:hAnsi="Cambria Math"/>
                  <w:sz w:val="28"/>
                  <w:szCs w:val="28"/>
                </w:rPr>
              </w:rPrChange>
            </w:rPr>
            <m:t>.X</m:t>
          </m:r>
          <m:sSub>
            <m:sSubPr>
              <m:ctrlPr>
                <w:rPr>
                  <w:rFonts w:ascii="Cambria Math" w:cs="Times New Roman" w:hAnsi="Cambria Math"/>
                  <w:sz w:val="28"/>
                  <w:szCs w:val="28"/>
                  <w:vertAlign w:val="subscript"/>
                </w:rPr>
              </m:ctrlPr>
            </m:sSubPr>
            <m:e>
              <m:r>
                <m:rPr>
                  <m:sty m:val="p"/>
                </m:rPr>
                <w:rPr>
                  <w:rFonts w:ascii="Cambria Math" w:cs="Times New Roman" w:hAnsi="Cambria Math"/>
                  <w:sz w:val="28"/>
                  <w:szCs w:val="28"/>
                  <w:vertAlign w:val="subscript"/>
                </w:rPr>
                <m:t>H</m:t>
              </m:r>
            </m:e>
            <m:sub>
              <m:r>
                <m:rPr>
                  <m:sty m:val="p"/>
                </m:rPr>
                <w:rPr>
                  <w:rFonts w:ascii="Cambria Math" w:cs="Times New Roman" w:hAnsi="Cambria Math"/>
                  <w:sz w:val="28"/>
                  <w:szCs w:val="28"/>
                  <w:vertAlign w:val="subscript"/>
                </w:rPr>
                <m:t>2</m:t>
              </m:r>
            </m:sub>
          </m:sSub>
          <m:r w:rsidRPr="1B089858">
            <m:rPr>
              <m:sty m:val="p"/>
            </m:rPr>
            <w:rPr>
              <w:rFonts w:ascii="Cambria Math" w:cs="Times New Roman" w:hAnsi="Cambria Math"/>
              <w:sz w:val="28"/>
              <w:szCs w:val="28"/>
              <w:rPrChange w:id="17299" w:author="user pc" w:date="2022-03-15T10:14:00Z">
                <w:rPr>
                  <w:rFonts w:ascii="Cambria Math" w:hAnsi="Cambria Math"/>
                  <w:sz w:val="28"/>
                  <w:szCs w:val="28"/>
                </w:rPr>
              </w:rPrChange>
            </w:rPr>
            <m:t>O</m:t>
          </m:r>
          <m:r>
            <m:rPr>
              <m:sty m:val="p"/>
            </m:rPr>
            <w:rPr>
              <w:rFonts w:ascii="Cambria Math" w:cs="Times New Roman" w:hAnsi="Cambria Math"/>
              <w:sz w:val="28"/>
              <w:szCs w:val="28"/>
            </w:rPr>
            <m:t xml:space="preserve">= </m:t>
          </m:r>
          <m:f>
            <m:fPr>
              <m:ctrlPr>
                <w:rPr>
                  <w:rFonts w:ascii="Cambria Math" w:cs="Times New Roman" w:hAnsi="Cambria Math"/>
                  <w:sz w:val="28"/>
                  <w:szCs w:val="28"/>
                </w:rPr>
              </m:ctrlPr>
            </m:fPr>
            <m:num>
              <m:r>
                <m:rPr>
                  <m:sty m:val="p"/>
                </m:rPr>
                <w:rPr>
                  <w:rFonts w:ascii="Cambria Math" w:cs="Times New Roman" w:hAnsi="Cambria Math"/>
                  <w:sz w:val="28"/>
                  <w:szCs w:val="28"/>
                </w:rPr>
                <m:t>Mass Concentration</m:t>
              </m:r>
            </m:num>
            <m:den>
              <m:r>
                <m:rPr>
                  <m:sty m:val="p"/>
                </m:rPr>
                <w:rPr>
                  <w:rFonts w:ascii="Cambria Math" w:cs="Times New Roman" w:hAnsi="Cambria Math"/>
                  <w:sz w:val="28"/>
                  <w:szCs w:val="28"/>
                </w:rPr>
                <m:t>Molar Concentration</m:t>
              </m:r>
            </m:den>
          </m:f>
          <m:r>
            <m:rPr>
              <m:sty m:val="p"/>
            </m:rPr>
            <w:rPr>
              <w:rFonts w:ascii="Cambria Math" w:cs="Times New Roman" w:hAnsi="Cambria Math"/>
              <w:sz w:val="28"/>
              <w:szCs w:val="28"/>
            </w:rPr>
            <m:t xml:space="preserve"> </m:t>
          </m:r>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Molar Mass of </m:t>
          </m:r>
          <m:r w:rsidRPr="BDF473DE">
            <m:rPr>
              <m:sty m:val="p"/>
            </m:rPr>
            <w:rPr>
              <w:rFonts w:ascii="Cambria Math" w:cs="Times New Roman" w:hAnsi="Cambria Math"/>
              <w:sz w:val="28"/>
              <w:szCs w:val="28"/>
              <w:rPrChange w:id="17300" w:author="user pc" w:date="2022-03-15T10:14:00Z">
                <w:rPr>
                  <w:rFonts w:ascii="Cambria Math" w:hAnsi="Cambria Math"/>
                  <w:sz w:val="28"/>
                  <w:szCs w:val="28"/>
                </w:rPr>
              </w:rPrChange>
            </w:rPr>
            <m:t>N</m:t>
          </m:r>
          <m:sSub>
            <m:sSubPr>
              <m:ctrlPr>
                <w:rPr>
                  <w:rFonts w:ascii="Cambria Math" w:cs="Times New Roman" w:hAnsi="Cambria Math"/>
                  <w:sz w:val="28"/>
                  <w:szCs w:val="28"/>
                </w:rPr>
              </m:ctrlPr>
            </m:sSubPr>
            <m:e>
              <m:r>
                <m:rPr>
                  <m:sty m:val="p"/>
                </m:rPr>
                <w:rPr>
                  <w:rFonts w:ascii="Cambria Math" w:cs="Times New Roman" w:hAnsi="Cambria Math"/>
                  <w:sz w:val="28"/>
                  <w:szCs w:val="28"/>
                </w:rPr>
                <m:t>a</m:t>
              </m:r>
            </m:e>
            <m:sub>
              <m:r>
                <m:rPr>
                  <m:sty m:val="p"/>
                </m:rPr>
                <w:rPr>
                  <w:rFonts w:ascii="Cambria Math" w:cs="Times New Roman" w:hAnsi="Cambria Math"/>
                  <w:sz w:val="28"/>
                  <w:szCs w:val="28"/>
                </w:rPr>
                <m:t>2</m:t>
              </m:r>
            </m:sub>
          </m:sSub>
          <m:r w:rsidRPr="57C02E48">
            <m:rPr>
              <m:sty m:val="p"/>
            </m:rPr>
            <w:rPr>
              <w:rFonts w:ascii="Cambria Math" w:cs="Times New Roman" w:hAnsi="Cambria Math"/>
              <w:sz w:val="28"/>
              <w:szCs w:val="28"/>
              <w:rPrChange w:id="17301" w:author="user pc" w:date="2022-03-15T10:14:00Z">
                <w:rPr>
                  <w:rFonts w:ascii="Cambria Math" w:hAnsi="Cambria Math"/>
                  <w:sz w:val="28"/>
                  <w:szCs w:val="28"/>
                </w:rPr>
              </w:rPrChange>
            </w:rPr>
            <m:t>C</m:t>
          </m:r>
          <m:sSub>
            <m:sSubPr>
              <m:ctrlPr>
                <w:rPr>
                  <w:rFonts w:ascii="Cambria Math" w:cs="Times New Roman" w:hAnsi="Cambria Math"/>
                  <w:sz w:val="28"/>
                  <w:szCs w:val="28"/>
                </w:rPr>
              </m:ctrlPr>
            </m:sSubPr>
            <m:e>
              <m:r>
                <m:rPr>
                  <m:sty m:val="p"/>
                </m:rPr>
                <w:rPr>
                  <w:rFonts w:ascii="Cambria Math" w:cs="Times New Roman" w:hAnsi="Cambria Math"/>
                  <w:sz w:val="28"/>
                  <w:szCs w:val="28"/>
                </w:rPr>
                <m:t>O</m:t>
              </m:r>
            </m:e>
            <m:sub>
              <m:r>
                <m:rPr>
                  <m:sty m:val="p"/>
                </m:rPr>
                <w:rPr>
                  <w:rFonts w:ascii="Cambria Math" w:cs="Times New Roman" w:hAnsi="Cambria Math"/>
                  <w:sz w:val="28"/>
                  <w:szCs w:val="28"/>
                </w:rPr>
                <m:t>3</m:t>
              </m:r>
            </m:sub>
          </m:sSub>
          <m:r w:rsidRPr="514E4F34">
            <m:rPr>
              <m:sty m:val="p"/>
            </m:rPr>
            <w:rPr>
              <w:rFonts w:ascii="Cambria Math" w:cs="Times New Roman" w:hAnsi="Cambria Math"/>
              <w:sz w:val="28"/>
              <w:szCs w:val="28"/>
              <w:rPrChange w:id="17302" w:author="user pc" w:date="2022-03-15T10:14:00Z">
                <w:rPr>
                  <w:rFonts w:ascii="Cambria Math" w:hAnsi="Cambria Math"/>
                  <w:sz w:val="28"/>
                  <w:szCs w:val="28"/>
                </w:rPr>
              </w:rPrChange>
            </w:rPr>
            <m:t>.X</m:t>
          </m:r>
          <m:sSub>
            <m:sSubPr>
              <m:ctrlPr>
                <w:rPr>
                  <w:rFonts w:ascii="Cambria Math" w:cs="Times New Roman" w:hAnsi="Cambria Math"/>
                  <w:sz w:val="28"/>
                  <w:szCs w:val="28"/>
                  <w:vertAlign w:val="subscript"/>
                </w:rPr>
              </m:ctrlPr>
            </m:sSubPr>
            <m:e>
              <m:r>
                <m:rPr>
                  <m:sty m:val="p"/>
                </m:rPr>
                <w:rPr>
                  <w:rFonts w:ascii="Cambria Math" w:cs="Times New Roman" w:hAnsi="Cambria Math"/>
                  <w:sz w:val="28"/>
                  <w:szCs w:val="28"/>
                  <w:vertAlign w:val="subscript"/>
                </w:rPr>
                <m:t>H</m:t>
              </m:r>
            </m:e>
            <m:sub>
              <m:r>
                <m:rPr>
                  <m:sty m:val="p"/>
                </m:rPr>
                <w:rPr>
                  <w:rFonts w:ascii="Cambria Math" w:cs="Times New Roman" w:hAnsi="Cambria Math"/>
                  <w:sz w:val="28"/>
                  <w:szCs w:val="28"/>
                  <w:vertAlign w:val="subscript"/>
                </w:rPr>
                <m:t>2</m:t>
              </m:r>
            </m:sub>
          </m:sSub>
          <m:r w:rsidRPr="9681513D">
            <m:rPr>
              <m:sty m:val="p"/>
            </m:rPr>
            <w:rPr>
              <w:rFonts w:ascii="Cambria Math" w:cs="Times New Roman" w:hAnsi="Cambria Math"/>
              <w:sz w:val="28"/>
              <w:szCs w:val="28"/>
              <w:rPrChange w:id="17303" w:author="user pc" w:date="2022-03-15T10:14:00Z">
                <w:rPr>
                  <w:rFonts w:ascii="Cambria Math" w:hAnsi="Cambria Math"/>
                  <w:sz w:val="28"/>
                  <w:szCs w:val="28"/>
                </w:rPr>
              </w:rPrChange>
            </w:rPr>
            <m:t>O</m:t>
          </m:r>
          <m:r>
            <m:rPr>
              <m:sty m:val="p"/>
            </m:rPr>
            <w:rPr>
              <w:rFonts w:ascii="Cambria Math" w:cs="Times New Roman" w:hAnsi="Cambria Math"/>
              <w:sz w:val="28"/>
              <w:szCs w:val="28"/>
            </w:rPr>
            <m:t xml:space="preserve">= </m:t>
          </m:r>
          <m:f>
            <m:fPr>
              <m:ctrlPr>
                <w:rPr>
                  <w:rFonts w:ascii="Cambria Math" w:cs="Times New Roman" w:hAnsi="Cambria Math"/>
                  <w:sz w:val="28"/>
                  <w:szCs w:val="28"/>
                </w:rPr>
              </m:ctrlPr>
            </m:fPr>
            <m:num>
              <m:r>
                <m:rPr>
                  <m:sty m:val="p"/>
                </m:rPr>
                <w:rPr>
                  <w:rFonts w:ascii="Cambria Math" w:cs="Times New Roman" w:hAnsi="Cambria Math"/>
                  <w:sz w:val="28"/>
                  <w:szCs w:val="28"/>
                </w:rPr>
                <m:t>25.72</m:t>
              </m:r>
            </m:num>
            <m:den>
              <m:r>
                <m:rPr>
                  <m:sty m:val="p"/>
                </m:rPr>
                <w:rPr>
                  <w:rFonts w:ascii="Cambria Math" w:cs="Times New Roman" w:hAnsi="Cambria Math"/>
                  <w:sz w:val="28"/>
                  <w:szCs w:val="28"/>
                </w:rPr>
                <m:t>0.181</m:t>
              </m:r>
            </m:den>
          </m:f>
          <m:r>
            <m:rPr>
              <m:sty m:val="p"/>
            </m:rPr>
            <w:rPr>
              <w:rFonts w:ascii="Cambria Math" w:cs="Times New Roman" w:hAnsi="Cambria Math"/>
              <w:sz w:val="28"/>
              <w:szCs w:val="28"/>
            </w:rPr>
            <m:t>=142.099 gmo</m:t>
          </m:r>
          <m:sSup>
            <m:sSupPr>
              <m:ctrlPr>
                <w:rPr>
                  <w:rFonts w:ascii="Cambria Math" w:cs="Times New Roman" w:hAnsi="Cambria Math"/>
                  <w:sz w:val="28"/>
                  <w:szCs w:val="28"/>
                </w:rPr>
              </m:ctrlPr>
            </m:sSupPr>
            <m:e>
              <m:r>
                <m:rPr>
                  <m:sty m:val="p"/>
                </m:rPr>
                <w:rPr>
                  <w:rFonts w:ascii="Cambria Math" w:cs="Times New Roman" w:hAnsi="Cambria Math"/>
                  <w:sz w:val="28"/>
                  <w:szCs w:val="28"/>
                </w:rPr>
                <m:t>l</m:t>
              </m:r>
            </m:e>
            <m:sup>
              <m:r>
                <m:rPr>
                  <m:sty m:val="p"/>
                </m:rPr>
                <w:rPr>
                  <w:rFonts w:ascii="Cambria Math" w:cs="Times New Roman" w:hAnsi="Cambria Math"/>
                  <w:sz w:val="28"/>
                  <w:szCs w:val="28"/>
                </w:rPr>
                <m:t>-1</m:t>
              </m:r>
            </m:sup>
          </m:sSup>
        </m:oMath>
      </m:oMathPara>
    </w:p>
    <w:p>
      <w:pPr>
        <w:pStyle w:val="style0"/>
        <w:rPr>
          <w:rFonts w:ascii="Times New Roman" w:cs="Times New Roman"/>
          <w:sz w:val="28"/>
          <w:szCs w:val="28"/>
          <w:rPrChange w:id="17304" w:author="user pc" w:date="2022-03-15T10:14:00Z">
            <w:rPr/>
          </w:rPrChange>
        </w:rPr>
      </w:pPr>
      <w:r w:rsidRPr="C58E1CCE">
        <w:rPr>
          <w:rFonts w:ascii="Times New Roman" w:cs="Times New Roman"/>
          <w:sz w:val="28"/>
          <w:szCs w:val="28"/>
          <w:rPrChange w:id="17305" w:author="user pc" w:date="2022-03-15T10:14:00Z">
            <w:rPr/>
          </w:rPrChange>
        </w:rPr>
        <w:t>2 × 23 + 12 + 16 × 3 + 18x = 142.099</w:t>
      </w:r>
    </w:p>
    <w:p>
      <w:pPr>
        <w:pStyle w:val="style0"/>
        <w:rPr>
          <w:rFonts w:ascii="Times New Roman" w:cs="Times New Roman"/>
          <w:sz w:val="28"/>
          <w:szCs w:val="28"/>
          <w:rPrChange w:id="17306" w:author="user pc" w:date="2022-03-15T10:14:00Z">
            <w:rPr/>
          </w:rPrChange>
        </w:rPr>
      </w:pPr>
      <w:r w:rsidRPr="0FB3F4AF">
        <w:rPr>
          <w:rFonts w:ascii="Times New Roman" w:cs="Times New Roman"/>
          <w:sz w:val="28"/>
          <w:szCs w:val="28"/>
          <w:rPrChange w:id="17307" w:author="user pc" w:date="2022-03-15T10:14:00Z">
            <w:rPr/>
          </w:rPrChange>
        </w:rPr>
        <w:t>106 + 18x = 142.099</w:t>
      </w:r>
    </w:p>
    <w:p>
      <w:pPr>
        <w:pStyle w:val="style0"/>
        <w:rPr>
          <w:rFonts w:ascii="Times New Roman" w:cs="Times New Roman"/>
          <w:sz w:val="28"/>
          <w:szCs w:val="28"/>
          <w:rPrChange w:id="17308" w:author="user pc" w:date="2022-03-15T10:14:00Z">
            <w:rPr/>
          </w:rPrChange>
        </w:rPr>
      </w:pPr>
      <w:r w:rsidRPr="9F056F5F">
        <w:rPr>
          <w:rFonts w:ascii="Times New Roman" w:cs="Times New Roman"/>
          <w:sz w:val="28"/>
          <w:szCs w:val="28"/>
          <w:rPrChange w:id="17309" w:author="user pc" w:date="2022-03-15T10:14:00Z">
            <w:rPr/>
          </w:rPrChange>
        </w:rPr>
        <w:t>18x = 142.099 - 106</w:t>
      </w:r>
    </w:p>
    <w:p>
      <w:pPr>
        <w:pStyle w:val="style0"/>
        <w:rPr>
          <w:rFonts w:ascii="Times New Roman" w:cs="Times New Roman"/>
          <w:sz w:val="28"/>
          <w:szCs w:val="28"/>
          <w:rPrChange w:id="17310" w:author="user pc" w:date="2022-03-15T10:14:00Z">
            <w:rPr/>
          </w:rPrChange>
        </w:rPr>
      </w:pPr>
      <w:r w:rsidRPr="4B328416">
        <w:rPr>
          <w:rFonts w:ascii="Times New Roman" w:cs="Times New Roman"/>
          <w:sz w:val="28"/>
          <w:szCs w:val="28"/>
          <w:rPrChange w:id="17311" w:author="user pc" w:date="2022-03-15T10:14:00Z">
            <w:rPr/>
          </w:rPrChange>
        </w:rPr>
        <w:t>18x = 36.099</w:t>
      </w:r>
    </w:p>
    <w:p>
      <w:pPr>
        <w:pStyle w:val="style0"/>
        <w:rPr>
          <w:rFonts w:ascii="Times New Roman" w:cs="Times New Roman" w:hAnsi="Times New Roman"/>
          <w:sz w:val="28"/>
          <w:szCs w:val="28"/>
        </w:rPr>
      </w:pPr>
      <w:r w:rsidRPr="AE5CF8B2">
        <w:rPr>
          <w:rFonts w:ascii="Times New Roman" w:cs="Times New Roman"/>
          <w:sz w:val="28"/>
          <w:szCs w:val="28"/>
          <w:rPrChange w:id="17312" w:author="user pc" w:date="2022-03-15T10:14:00Z">
            <w:rPr/>
          </w:rPrChange>
        </w:rPr>
        <w:t>x = 36.099/18 = 2.0055</w:t>
      </w:r>
    </w:p>
    <w:p>
      <w:pPr>
        <w:pStyle w:val="style0"/>
        <w:rPr>
          <w:rFonts w:ascii="Cambria Math" w:cs="Times New Roman" w:hAnsi="Cambria Math"/>
          <w:sz w:val="28"/>
          <w:szCs w:val="28"/>
        </w:rPr>
      </w:pPr>
      <m:oMathPara>
        <m:oMathParaPr>
          <m:jc m:val="left"/>
        </m:oMathParaPr>
        <m:oMath>
          <m:r>
            <m:rPr>
              <m:sty m:val="bi"/>
            </m:rPr>
            <w:rPr>
              <w:rFonts w:ascii="Cambria Math" w:cs="Times New Roman" w:hAnsi="Cambria Math"/>
              <w:sz w:val="28"/>
              <w:szCs w:val="28"/>
            </w:rPr>
            <m:t>Alternatively;</m:t>
          </m:r>
        </m:oMath>
      </m:oMathPara>
    </w:p>
    <w:p>
      <w:pPr>
        <w:pStyle w:val="style0"/>
        <w:rPr>
          <w:rFonts w:ascii="Times New Roman" w:cs="Times New Roman" w:hAnsi="Times New Roman"/>
          <w:sz w:val="28"/>
          <w:szCs w:val="28"/>
        </w:rPr>
      </w:pPr>
      <w:r>
        <w:rPr>
          <w:rFonts w:ascii="Times New Roman" w:cs="Times New Roman" w:hAnsi="Times New Roman"/>
          <w:sz w:val="28"/>
          <w:szCs w:val="28"/>
        </w:rPr>
        <w:t>After obtaining the molar concentration to be 0.181moldm</w:t>
      </w:r>
      <w:r>
        <w:rPr>
          <w:rFonts w:ascii="Times New Roman" w:cs="Times New Roman" w:hAnsi="Times New Roman"/>
          <w:sz w:val="28"/>
          <w:szCs w:val="28"/>
          <w:vertAlign w:val="superscript"/>
        </w:rPr>
        <w:t>-3</w:t>
      </w:r>
      <w:r>
        <w:rPr>
          <w:rFonts w:ascii="Times New Roman" w:cs="Times New Roman" w:hAnsi="Times New Roman"/>
          <w:sz w:val="28"/>
          <w:szCs w:val="28"/>
        </w:rPr>
        <w:t xml:space="preserve"> and mass concentration to be 25.72gdm</w:t>
      </w:r>
      <w:r>
        <w:rPr>
          <w:rFonts w:ascii="Times New Roman" w:cs="Times New Roman" w:hAnsi="Times New Roman"/>
          <w:sz w:val="28"/>
          <w:szCs w:val="28"/>
          <w:vertAlign w:val="superscript"/>
        </w:rPr>
        <w:t>-3</w:t>
      </w:r>
      <w:r>
        <w:rPr>
          <w:rFonts w:ascii="Times New Roman" w:cs="Times New Roman" w:hAnsi="Times New Roman"/>
          <w:sz w:val="28"/>
          <w:szCs w:val="28"/>
        </w:rPr>
        <w:t>, we can find out the number of moles of water of crystallization following the steps below:</w:t>
      </w:r>
    </w:p>
    <w:p>
      <w:pPr>
        <w:pStyle w:val="style179"/>
        <w:numPr>
          <w:ilvl w:val="0"/>
          <w:numId w:val="61"/>
        </w:numPr>
        <w:rPr>
          <w:rFonts w:ascii="Times New Roman" w:cs="Times New Roman" w:hAnsi="Times New Roman"/>
          <w:sz w:val="28"/>
          <w:szCs w:val="28"/>
        </w:rPr>
      </w:pPr>
      <m:oMath>
        <m:r>
          <w:rPr>
            <w:rFonts w:ascii="Cambria Math" w:cs="Times New Roman" w:hAnsi="Cambria Math"/>
            <w:sz w:val="28"/>
            <w:szCs w:val="28"/>
          </w:rPr>
          <m:t>Mass concentration of anhydrous base=Molar Conc. ×Molar mass</m:t>
        </m:r>
      </m:oMath>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Mass concentration of anhydrous base=0.181 ×106=19.186 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179"/>
        <w:numPr>
          <w:ilvl w:val="0"/>
          <w:numId w:val="61"/>
        </w:numPr>
        <w:rPr>
          <w:rFonts w:ascii="Times New Roman" w:cs="Times New Roman" w:hAnsi="Times New Roman"/>
          <w:sz w:val="28"/>
          <w:szCs w:val="28"/>
        </w:rPr>
      </w:pPr>
      <m:oMath>
        <m:r>
          <w:rPr>
            <w:rFonts w:ascii="Cambria Math" w:cs="Times New Roman" w:hAnsi="Cambria Math"/>
            <w:sz w:val="28"/>
            <w:szCs w:val="28"/>
          </w:rPr>
          <m:t>Mass of water=Mass of hydrated-Mass of anhydrous</m:t>
        </m:r>
      </m:oMath>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Mass of water=25.72-19.186=6.534 gd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179"/>
        <w:numPr>
          <w:ilvl w:val="0"/>
          <w:numId w:val="61"/>
        </w:numPr>
        <w:rPr>
          <w:rFonts w:ascii="Times New Roman" w:cs="Times New Roman" w:hAnsi="Times New Roman"/>
          <w:sz w:val="32"/>
          <w:szCs w:val="32"/>
        </w:rPr>
      </w:pPr>
      <m:oMath>
        <m:f>
          <m:fPr>
            <m:ctrlPr>
              <w:rPr>
                <w:rFonts w:ascii="Cambria Math" w:cs="Times New Roman" w:hAnsi="Cambria Math"/>
                <w:i/>
                <w:sz w:val="32"/>
                <w:szCs w:val="32"/>
              </w:rPr>
            </m:ctrlPr>
          </m:fPr>
          <m:num>
            <m:r>
              <w:rPr>
                <w:rFonts w:ascii="Cambria Math" w:cs="Times New Roman" w:hAnsi="Cambria Math"/>
                <w:sz w:val="32"/>
                <w:szCs w:val="32"/>
              </w:rPr>
              <m:t>Mass of N</m:t>
            </m:r>
            <m:sSub>
              <m:sSubPr>
                <m:ctrlPr>
                  <w:rPr>
                    <w:rFonts w:ascii="Cambria Math" w:cs="Times New Roman" w:hAnsi="Cambria Math"/>
                    <w:i/>
                    <w:sz w:val="32"/>
                    <w:szCs w:val="32"/>
                  </w:rPr>
                </m:ctrlPr>
              </m:sSubPr>
              <m:e>
                <m:r>
                  <w:rPr>
                    <w:rFonts w:ascii="Cambria Math" w:cs="Times New Roman" w:hAnsi="Cambria Math"/>
                    <w:sz w:val="32"/>
                    <w:szCs w:val="32"/>
                  </w:rPr>
                  <m:t>a</m:t>
                </m:r>
              </m:e>
              <m:sub>
                <m:r>
                  <w:rPr>
                    <w:rFonts w:ascii="Cambria Math" w:cs="Times New Roman" w:hAnsi="Cambria Math"/>
                    <w:sz w:val="32"/>
                    <w:szCs w:val="32"/>
                  </w:rPr>
                  <m:t>2</m:t>
                </m:r>
              </m:sub>
            </m:sSub>
            <m:r>
              <w:rPr>
                <w:rFonts w:ascii="Cambria Math" w:cs="Times New Roman" w:hAnsi="Cambria Math"/>
                <w:sz w:val="32"/>
                <w:szCs w:val="32"/>
              </w:rPr>
              <m:t>C</m:t>
            </m:r>
            <m:sSub>
              <m:sSubPr>
                <m:ctrlPr>
                  <w:rPr>
                    <w:rFonts w:ascii="Cambria Math" w:cs="Times New Roman" w:hAnsi="Cambria Math"/>
                    <w:i/>
                    <w:sz w:val="32"/>
                    <w:szCs w:val="32"/>
                  </w:rPr>
                </m:ctrlPr>
              </m:sSubPr>
              <m:e>
                <m:r>
                  <w:rPr>
                    <w:rFonts w:ascii="Cambria Math" w:cs="Times New Roman" w:hAnsi="Cambria Math"/>
                    <w:sz w:val="32"/>
                    <w:szCs w:val="32"/>
                  </w:rPr>
                  <m:t>O</m:t>
                </m:r>
              </m:e>
              <m:sub>
                <m:r>
                  <w:rPr>
                    <w:rFonts w:ascii="Cambria Math" w:cs="Times New Roman" w:hAnsi="Cambria Math"/>
                    <w:sz w:val="32"/>
                    <w:szCs w:val="32"/>
                  </w:rPr>
                  <m:t>3</m:t>
                </m:r>
              </m:sub>
            </m:sSub>
          </m:num>
          <m:den>
            <m:r>
              <w:rPr>
                <w:rFonts w:ascii="Cambria Math" w:cs="Times New Roman" w:hAnsi="Cambria Math"/>
                <w:sz w:val="32"/>
                <w:szCs w:val="32"/>
              </w:rPr>
              <m:t>Mass of Water</m:t>
            </m:r>
          </m:den>
        </m:f>
        <m:r>
          <w:rPr>
            <w:rFonts w:ascii="Cambria Math" w:cs="Times New Roman" w:hAnsi="Cambria Math"/>
            <w:sz w:val="32"/>
            <w:szCs w:val="32"/>
          </w:rPr>
          <m:t xml:space="preserve"> =</m:t>
        </m:r>
        <m:f>
          <m:fPr>
            <m:ctrlPr>
              <w:rPr>
                <w:rFonts w:ascii="Cambria Math" w:cs="Times New Roman" w:hAnsi="Cambria Math"/>
                <w:i/>
                <w:sz w:val="32"/>
                <w:szCs w:val="32"/>
              </w:rPr>
            </m:ctrlPr>
          </m:fPr>
          <m:num>
            <m:r>
              <w:rPr>
                <w:rFonts w:ascii="Cambria Math" w:cs="Times New Roman" w:hAnsi="Cambria Math"/>
                <w:sz w:val="32"/>
                <w:szCs w:val="32"/>
              </w:rPr>
              <m:t>Molar Mass of N</m:t>
            </m:r>
            <m:sSub>
              <m:sSubPr>
                <m:ctrlPr>
                  <w:rPr>
                    <w:rFonts w:ascii="Cambria Math" w:cs="Times New Roman" w:hAnsi="Cambria Math"/>
                    <w:i/>
                    <w:sz w:val="32"/>
                    <w:szCs w:val="32"/>
                  </w:rPr>
                </m:ctrlPr>
              </m:sSubPr>
              <m:e>
                <m:r>
                  <w:rPr>
                    <w:rFonts w:ascii="Cambria Math" w:cs="Times New Roman" w:hAnsi="Cambria Math"/>
                    <w:sz w:val="32"/>
                    <w:szCs w:val="32"/>
                  </w:rPr>
                  <m:t>a</m:t>
                </m:r>
              </m:e>
              <m:sub>
                <m:r>
                  <w:rPr>
                    <w:rFonts w:ascii="Cambria Math" w:cs="Times New Roman" w:hAnsi="Cambria Math"/>
                    <w:sz w:val="32"/>
                    <w:szCs w:val="32"/>
                  </w:rPr>
                  <m:t>2</m:t>
                </m:r>
              </m:sub>
            </m:sSub>
            <m:r>
              <w:rPr>
                <w:rFonts w:ascii="Cambria Math" w:cs="Times New Roman" w:hAnsi="Cambria Math"/>
                <w:sz w:val="32"/>
                <w:szCs w:val="32"/>
              </w:rPr>
              <m:t>C</m:t>
            </m:r>
            <m:sSub>
              <m:sSubPr>
                <m:ctrlPr>
                  <w:rPr>
                    <w:rFonts w:ascii="Cambria Math" w:cs="Times New Roman" w:hAnsi="Cambria Math"/>
                    <w:i/>
                    <w:sz w:val="32"/>
                    <w:szCs w:val="32"/>
                  </w:rPr>
                </m:ctrlPr>
              </m:sSubPr>
              <m:e>
                <m:r>
                  <w:rPr>
                    <w:rFonts w:ascii="Cambria Math" w:cs="Times New Roman" w:hAnsi="Cambria Math"/>
                    <w:sz w:val="32"/>
                    <w:szCs w:val="32"/>
                  </w:rPr>
                  <m:t>O</m:t>
                </m:r>
              </m:e>
              <m:sub>
                <m:r>
                  <w:rPr>
                    <w:rFonts w:ascii="Cambria Math" w:cs="Times New Roman" w:hAnsi="Cambria Math"/>
                    <w:sz w:val="32"/>
                    <w:szCs w:val="32"/>
                  </w:rPr>
                  <m:t>3</m:t>
                </m:r>
              </m:sub>
            </m:sSub>
          </m:num>
          <m:den>
            <m:r>
              <w:rPr>
                <w:rFonts w:ascii="Cambria Math" w:cs="Times New Roman" w:hAnsi="Cambria Math"/>
                <w:sz w:val="32"/>
                <w:szCs w:val="32"/>
              </w:rPr>
              <m:t>x Molar Mass of Water</m:t>
            </m:r>
          </m:den>
        </m:f>
      </m:oMath>
    </w:p>
    <w:p>
      <w:pPr>
        <w:pStyle w:val="style179"/>
        <w:rPr>
          <w:rFonts w:ascii="Times New Roman" w:cs="Times New Roman"/>
          <w:sz w:val="32"/>
          <w:szCs w:val="32"/>
          <w:rPrChange w:id="17313" w:author="user pc" w:date="2022-03-15T10:14:00Z">
            <w:rPr/>
          </w:rPrChange>
        </w:rPr>
      </w:pPr>
    </w:p>
    <w:p>
      <w:pPr>
        <w:pStyle w:val="style179"/>
        <w:numPr>
          <w:ilvl w:val="0"/>
          <w:numId w:val="61"/>
        </w:numPr>
        <w:rPr>
          <w:rFonts w:ascii="Times New Roman" w:cs="Times New Roman" w:hAnsi="Times New Roman"/>
          <w:sz w:val="36"/>
          <w:szCs w:val="36"/>
        </w:rPr>
      </w:pPr>
      <m:oMath>
        <m:f>
          <m:fPr>
            <m:ctrlPr>
              <w:rPr>
                <w:rFonts w:ascii="Cambria Math" w:cs="Times New Roman" w:hAnsi="Cambria Math"/>
                <w:i/>
                <w:sz w:val="36"/>
                <w:szCs w:val="36"/>
              </w:rPr>
            </m:ctrlPr>
          </m:fPr>
          <m:num>
            <m:r>
              <w:rPr>
                <w:rFonts w:ascii="Cambria Math" w:cs="Times New Roman" w:hAnsi="Cambria Math"/>
                <w:sz w:val="36"/>
                <w:szCs w:val="36"/>
              </w:rPr>
              <m:t>19.186</m:t>
            </m:r>
          </m:num>
          <m:den>
            <m:r>
              <w:rPr>
                <w:rFonts w:ascii="Cambria Math" w:cs="Times New Roman" w:hAnsi="Cambria Math"/>
                <w:sz w:val="36"/>
                <w:szCs w:val="36"/>
              </w:rPr>
              <m:t>6.534</m:t>
            </m:r>
          </m:den>
        </m:f>
        <m:r>
          <w:rPr>
            <w:rFonts w:ascii="Cambria Math" w:cs="Times New Roman" w:hAnsi="Cambria Math"/>
            <w:sz w:val="36"/>
            <w:szCs w:val="36"/>
          </w:rPr>
          <m:t xml:space="preserve"> =</m:t>
        </m:r>
        <m:f>
          <m:fPr>
            <m:ctrlPr>
              <w:rPr>
                <w:rFonts w:ascii="Cambria Math" w:cs="Times New Roman" w:hAnsi="Cambria Math"/>
                <w:i/>
                <w:sz w:val="36"/>
                <w:szCs w:val="36"/>
              </w:rPr>
            </m:ctrlPr>
          </m:fPr>
          <m:num>
            <m:r>
              <w:rPr>
                <w:rFonts w:ascii="Cambria Math" w:cs="Times New Roman" w:hAnsi="Cambria Math"/>
                <w:sz w:val="36"/>
                <w:szCs w:val="36"/>
              </w:rPr>
              <m:t>106</m:t>
            </m:r>
          </m:num>
          <m:den>
            <m:r>
              <w:rPr>
                <w:rFonts w:ascii="Cambria Math" w:cs="Times New Roman" w:hAnsi="Cambria Math"/>
                <w:sz w:val="36"/>
                <w:szCs w:val="36"/>
              </w:rPr>
              <m:t>18x</m:t>
            </m:r>
          </m:den>
        </m:f>
      </m:oMath>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Cross multiplying we get;</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6.534×106=19.186×18x</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692.604=345.348x</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x= </m:t>
          </m:r>
          <m:f>
            <m:fPr>
              <m:ctrlPr>
                <w:rPr>
                  <w:rFonts w:ascii="Cambria Math" w:cs="Times New Roman" w:hAnsi="Cambria Math"/>
                  <w:i/>
                  <w:sz w:val="28"/>
                  <w:szCs w:val="28"/>
                </w:rPr>
              </m:ctrlPr>
            </m:fPr>
            <m:num>
              <m:r>
                <w:rPr>
                  <w:rFonts w:ascii="Cambria Math" w:cs="Times New Roman" w:hAnsi="Cambria Math"/>
                  <w:sz w:val="28"/>
                  <w:szCs w:val="28"/>
                </w:rPr>
                <m:t>692.604</m:t>
              </m:r>
            </m:num>
            <m:den>
              <m:r>
                <w:rPr>
                  <w:rFonts w:ascii="Cambria Math" w:cs="Times New Roman" w:hAnsi="Cambria Math"/>
                  <w:sz w:val="28"/>
                  <w:szCs w:val="28"/>
                </w:rPr>
                <m:t>345.348</m:t>
              </m:r>
            </m:den>
          </m:f>
          <m:r>
            <w:rPr>
              <w:rFonts w:ascii="Cambria Math" w:cs="Times New Roman" w:hAnsi="Cambria Math"/>
              <w:sz w:val="28"/>
              <w:szCs w:val="28"/>
            </w:rPr>
            <m:t>=2.0058</m:t>
          </m:r>
        </m:oMath>
      </m:oMathPara>
    </w:p>
    <w:p>
      <w:pPr>
        <w:pStyle w:val="style0"/>
        <w:rPr>
          <w:rFonts w:ascii="Times New Roman" w:cs="Times New Roman"/>
          <w:b/>
          <w:color w:val="ff0000"/>
          <w:sz w:val="32"/>
          <w:szCs w:val="32"/>
          <w:rPrChange w:id="17314" w:author="user pc" w:date="2022-03-15T10:14:00Z">
            <w:rPr/>
          </w:rPrChange>
        </w:rPr>
      </w:pPr>
      <w:r w:rsidRPr="220C4144">
        <w:rPr>
          <w:rFonts w:ascii="Times New Roman" w:cs="Times New Roman"/>
          <w:sz w:val="28"/>
          <w:szCs w:val="28"/>
          <w:rPrChange w:id="17315" w:author="user pc" w:date="2022-03-15T10:14:00Z">
            <w:rPr/>
          </w:rPrChange>
        </w:rPr>
        <w:t xml:space="preserve">Hence, the number of moles of water of crystallization in the hydrated salt is 2. That's </w:t>
      </w:r>
      <m:oMath>
        <m:r>
          <w:rPr>
            <w:rFonts w:ascii="Cambria Math" w:cs="Times New Roman" w:hAnsi="Cambria Math"/>
            <w:sz w:val="28"/>
            <w:szCs w:val="28"/>
          </w:rPr>
          <m:t>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sSub>
          <m:sSubPr>
            <m:ctrlPr>
              <w:rPr>
                <w:rFonts w:ascii="Cambria Math" w:cs="Times New Roman" w:hAnsi="Cambria Math"/>
                <w:i/>
                <w:sz w:val="28"/>
                <w:szCs w:val="28"/>
              </w:rPr>
            </m:ctrlPr>
          </m:sSubPr>
          <m:e>
            <m:r>
              <w:rPr>
                <w:rFonts w:ascii="Cambria Math" w:cs="Times New Roman" w:hAnsi="Cambria Math"/>
                <w:sz w:val="28"/>
                <w:szCs w:val="28"/>
              </w:rPr>
              <m:t>CO</m:t>
            </m:r>
          </m:e>
          <m:sub>
            <m:r>
              <w:rPr>
                <w:rFonts w:ascii="Cambria Math" w:cs="Times New Roman" w:hAnsi="Cambria Math"/>
                <w:sz w:val="28"/>
                <w:szCs w:val="28"/>
              </w:rPr>
              <m:t>3</m:t>
            </m:r>
          </m:sub>
        </m:sSub>
        <m:r>
          <w:rPr>
            <w:rFonts w:ascii="Cambria Math" w:cs="Times New Roman" w:hAnsi="Cambria Math"/>
            <w:sz w:val="28"/>
            <w:szCs w:val="28"/>
          </w:rPr>
          <m:t>.2</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O</m:t>
        </m:r>
      </m:oMath>
    </w:p>
    <w:p>
      <w:pPr>
        <w:pStyle w:val="style0"/>
        <w:rPr>
          <w:rFonts w:ascii="Times New Roman" w:cs="Times New Roman"/>
          <w:sz w:val="28"/>
          <w:szCs w:val="28"/>
          <w:rPrChange w:id="17316" w:author="user pc" w:date="2022-03-15T10:14:00Z">
            <w:rPr/>
          </w:rPrChange>
        </w:rPr>
      </w:pPr>
    </w:p>
    <w:p>
      <w:pPr>
        <w:pStyle w:val="style0"/>
        <w:rPr>
          <w:rFonts w:ascii="Times New Roman" w:cs="Times New Roman"/>
          <w:sz w:val="28"/>
          <w:szCs w:val="28"/>
          <w:rPrChange w:id="17317" w:author="user pc" w:date="2022-03-15T10:14:00Z">
            <w:rPr/>
          </w:rPrChange>
        </w:rPr>
      </w:pPr>
      <w:r w:rsidRPr="AF544C96">
        <w:rPr>
          <w:rFonts w:ascii="Times New Roman" w:cs="Times New Roman"/>
          <w:b/>
          <w:bCs/>
          <w:sz w:val="28"/>
          <w:szCs w:val="28"/>
          <w:rPrChange w:id="17318" w:author="user pc" w:date="2022-03-15T10:14:00Z">
            <w:rPr>
              <w:b/>
              <w:bCs/>
            </w:rPr>
          </w:rPrChange>
        </w:rPr>
        <w:t>Example 2</w:t>
      </w:r>
      <w:r w:rsidRPr="150705A4">
        <w:rPr>
          <w:rFonts w:ascii="Times New Roman" w:cs="Times New Roman"/>
          <w:sz w:val="28"/>
          <w:szCs w:val="28"/>
          <w:rPrChange w:id="17319" w:author="user pc" w:date="2022-03-15T10:14:00Z">
            <w:rPr/>
          </w:rPrChange>
        </w:rPr>
        <w:t>: A student heated 4.38g of hydrated zinc tetraoxosulphate (VI) ZnSO</w:t>
      </w:r>
      <w:r w:rsidRPr="948E4717">
        <w:rPr>
          <w:rFonts w:ascii="Times New Roman" w:cs="Times New Roman"/>
          <w:sz w:val="28"/>
          <w:szCs w:val="28"/>
          <w:vertAlign w:val="subscript"/>
          <w:rPrChange w:id="17320" w:author="user pc" w:date="2022-03-15T10:14:00Z">
            <w:rPr>
              <w:vertAlign w:val="subscript"/>
            </w:rPr>
          </w:rPrChange>
        </w:rPr>
        <w:t>4</w:t>
      </w:r>
      <w:r w:rsidRPr="9C43DFC2">
        <w:rPr>
          <w:rFonts w:ascii="Times New Roman" w:cs="Times New Roman"/>
          <w:sz w:val="28"/>
          <w:szCs w:val="28"/>
          <w:rPrChange w:id="17321" w:author="user pc" w:date="2022-03-15T10:14:00Z">
            <w:rPr/>
          </w:rPrChange>
        </w:rPr>
        <w:t>.xH</w:t>
      </w:r>
      <w:r w:rsidRPr="5A4628F3">
        <w:rPr>
          <w:rFonts w:ascii="Times New Roman" w:cs="Times New Roman"/>
          <w:sz w:val="28"/>
          <w:szCs w:val="28"/>
          <w:vertAlign w:val="subscript"/>
          <w:rPrChange w:id="17322" w:author="user pc" w:date="2022-03-15T10:14:00Z">
            <w:rPr>
              <w:vertAlign w:val="subscript"/>
            </w:rPr>
          </w:rPrChange>
        </w:rPr>
        <w:t>2</w:t>
      </w:r>
      <w:r w:rsidRPr="83BA58B3">
        <w:rPr>
          <w:rFonts w:ascii="Times New Roman" w:cs="Times New Roman"/>
          <w:sz w:val="28"/>
          <w:szCs w:val="28"/>
          <w:rPrChange w:id="17323" w:author="user pc" w:date="2022-03-15T10:14:00Z">
            <w:rPr/>
          </w:rPrChange>
        </w:rPr>
        <w:t>O and obtained 2.46g of anhydrous zinc tetraoxosulphate. Calculate the value of X. [</w:t>
      </w:r>
      <w:r w:rsidRPr="83BA58B3">
        <w:rPr>
          <w:rFonts w:ascii="Times New Roman" w:cs="Times New Roman"/>
          <w:sz w:val="28"/>
          <w:szCs w:val="28"/>
          <w:lang w:val="en-US"/>
        </w:rPr>
        <w:t>Zn =</w:t>
      </w:r>
      <w:r w:rsidRPr="83BA58B3">
        <w:rPr>
          <w:rFonts w:ascii="Times New Roman" w:cs="Times New Roman"/>
          <w:sz w:val="28"/>
          <w:szCs w:val="28"/>
          <w:rPrChange w:id="17324" w:author="user pc" w:date="2022-03-15T10:14:00Z">
            <w:rPr/>
          </w:rPrChange>
        </w:rPr>
        <w:t>65.4, S = 32, O = 16]</w:t>
      </w:r>
    </w:p>
    <w:p>
      <w:pPr>
        <w:pStyle w:val="style0"/>
        <w:rPr>
          <w:rFonts w:ascii="Times New Roman" w:cs="Times New Roman"/>
          <w:b/>
          <w:bCs/>
          <w:sz w:val="28"/>
          <w:szCs w:val="28"/>
          <w:rPrChange w:id="17325" w:author="user pc" w:date="2022-03-15T10:14:00Z">
            <w:rPr>
              <w:b/>
              <w:bCs/>
            </w:rPr>
          </w:rPrChange>
        </w:rPr>
      </w:pPr>
      <w:r w:rsidRPr="980D43BA">
        <w:rPr>
          <w:rFonts w:ascii="Times New Roman" w:cs="Times New Roman"/>
          <w:b/>
          <w:bCs/>
          <w:sz w:val="28"/>
          <w:szCs w:val="28"/>
          <w:rPrChange w:id="17326" w:author="user pc" w:date="2022-03-15T10:14:00Z">
            <w:rPr>
              <w:b/>
              <w:bCs/>
            </w:rPr>
          </w:rPrChange>
        </w:rPr>
        <w:t>Solution</w:t>
      </w:r>
    </w:p>
    <w:p>
      <w:pPr>
        <w:pStyle w:val="style0"/>
        <w:rPr>
          <w:rFonts w:ascii="Times New Roman" w:cs="Times New Roman"/>
          <w:sz w:val="28"/>
          <w:szCs w:val="28"/>
          <w:rPrChange w:id="17327" w:author="user pc" w:date="2022-03-15T10:14:00Z">
            <w:rPr/>
          </w:rPrChange>
        </w:rPr>
      </w:pPr>
      <w:r w:rsidRPr="2AA0F9B0">
        <w:rPr>
          <w:rFonts w:ascii="Times New Roman" w:cs="Times New Roman"/>
          <w:sz w:val="28"/>
          <w:szCs w:val="28"/>
          <w:rPrChange w:id="17328" w:author="user pc" w:date="2022-03-15T10:14:00Z">
            <w:rPr/>
          </w:rPrChange>
        </w:rPr>
        <w:t>Mass of water of crystallization = 4.38 - 2.46</w:t>
      </w:r>
    </w:p>
    <w:p>
      <w:pPr>
        <w:pStyle w:val="style0"/>
        <w:rPr>
          <w:rFonts w:ascii="Times New Roman" w:cs="Times New Roman"/>
          <w:sz w:val="28"/>
          <w:szCs w:val="28"/>
          <w:rPrChange w:id="17329" w:author="user pc" w:date="2022-03-15T10:14:00Z">
            <w:rPr/>
          </w:rPrChange>
        </w:rPr>
      </w:pPr>
      <w:r w:rsidRPr="B45D18B1">
        <w:rPr>
          <w:rFonts w:ascii="Times New Roman" w:cs="Times New Roman"/>
          <w:sz w:val="28"/>
          <w:szCs w:val="28"/>
          <w:rPrChange w:id="17330" w:author="user pc" w:date="2022-03-15T10:14:00Z">
            <w:rPr/>
          </w:rPrChange>
        </w:rPr>
        <w:t xml:space="preserve">                                                         = 1.92g</w:t>
      </w:r>
    </w:p>
    <w:p>
      <w:pPr>
        <w:pStyle w:val="style0"/>
        <w:rPr>
          <w:rFonts w:ascii="Times New Roman" w:cs="Times New Roman"/>
          <w:sz w:val="28"/>
          <w:szCs w:val="28"/>
          <w:rPrChange w:id="17331" w:author="user pc" w:date="2022-03-15T10:14:00Z">
            <w:rPr/>
          </w:rPrChange>
        </w:rPr>
      </w:pPr>
      <w:r w:rsidRPr="5B4CD08F">
        <w:rPr>
          <w:rFonts w:ascii="Times New Roman" w:cs="Times New Roman"/>
          <w:sz w:val="28"/>
          <w:szCs w:val="28"/>
          <w:rPrChange w:id="17332" w:author="user pc" w:date="2022-03-15T10:14:00Z">
            <w:rPr/>
          </w:rPrChange>
        </w:rPr>
        <w:t>Molar mass of ZnSO</w:t>
      </w:r>
      <w:r w:rsidRPr="78769F59">
        <w:rPr>
          <w:rFonts w:ascii="Times New Roman" w:cs="Times New Roman"/>
          <w:sz w:val="28"/>
          <w:szCs w:val="28"/>
          <w:vertAlign w:val="subscript"/>
          <w:rPrChange w:id="17333" w:author="user pc" w:date="2022-03-15T10:14:00Z">
            <w:rPr>
              <w:vertAlign w:val="subscript"/>
            </w:rPr>
          </w:rPrChange>
        </w:rPr>
        <w:t>4</w:t>
      </w:r>
      <w:r w:rsidRPr="84E69E0D">
        <w:rPr>
          <w:rFonts w:ascii="Times New Roman" w:cs="Times New Roman"/>
          <w:sz w:val="28"/>
          <w:szCs w:val="28"/>
          <w:rPrChange w:id="17334" w:author="user pc" w:date="2022-03-15T10:14:00Z">
            <w:rPr/>
          </w:rPrChange>
        </w:rPr>
        <w:t xml:space="preserve"> = 65.4 + 32 + 16 × 4 = </w:t>
      </w:r>
      <w:r w:rsidRPr="84E69E0D">
        <w:rPr>
          <w:rFonts w:ascii="Times New Roman" w:cs="Times New Roman"/>
          <w:sz w:val="28"/>
          <w:szCs w:val="28"/>
          <w:lang w:val="en-US"/>
        </w:rPr>
        <w:t>161</w:t>
      </w:r>
      <w:r w:rsidRPr="84E69E0D">
        <w:rPr>
          <w:rFonts w:ascii="Times New Roman" w:cs="Times New Roman"/>
          <w:sz w:val="28"/>
          <w:szCs w:val="28"/>
          <w:rPrChange w:id="17335" w:author="user pc" w:date="2022-03-15T10:14:00Z">
            <w:rPr/>
          </w:rPrChange>
        </w:rPr>
        <w:t>.4g/mol</w:t>
      </w:r>
    </w:p>
    <w:tbl>
      <w:tblPr>
        <w:tblStyle w:val="style154"/>
        <w:tblW w:w="0" w:type="auto"/>
        <w:tblLook w:val="0400" w:firstRow="0" w:lastRow="0" w:firstColumn="0" w:lastColumn="0" w:noHBand="0" w:noVBand="1"/>
      </w:tblPr>
      <w:tblGrid>
        <w:gridCol w:w="3041"/>
        <w:gridCol w:w="3096"/>
        <w:gridCol w:w="3108"/>
      </w:tblGrid>
      <w:tr>
        <w:trPr/>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36" w:author="user pc" w:date="2022-03-15T10:14:00Z">
                  <w:rPr>
                    <w:sz w:val="22"/>
                    <w:szCs w:val="22"/>
                  </w:rPr>
                </w:rPrChange>
              </w:rPr>
            </w:pP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37" w:author="user pc" w:date="2022-03-15T10:14:00Z">
                  <w:rPr>
                    <w:sz w:val="22"/>
                    <w:szCs w:val="22"/>
                  </w:rPr>
                </w:rPrChange>
              </w:rPr>
            </w:pPr>
            <w:r w:rsidRPr="87B8C615">
              <w:rPr>
                <w:rFonts w:ascii="Times New Roman" w:cs="Times New Roman"/>
                <w:b/>
                <w:sz w:val="26"/>
                <w:szCs w:val="26"/>
                <w:rPrChange w:id="17338" w:author="user pc" w:date="2022-03-15T10:14:00Z">
                  <w:rPr/>
                </w:rPrChange>
              </w:rPr>
              <w:t>ZnSO</w:t>
            </w:r>
            <w:r w:rsidRPr="77747837">
              <w:rPr>
                <w:rFonts w:ascii="Times New Roman" w:cs="Times New Roman"/>
                <w:b/>
                <w:sz w:val="26"/>
                <w:szCs w:val="26"/>
                <w:vertAlign w:val="subscript"/>
                <w:rPrChange w:id="17339" w:author="user pc" w:date="2022-03-15T10:14:00Z">
                  <w:rPr>
                    <w:vertAlign w:val="subscript"/>
                  </w:rPr>
                </w:rPrChange>
              </w:rPr>
              <w:t>4</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40" w:author="user pc" w:date="2022-03-15T10:14:00Z">
                  <w:rPr>
                    <w:sz w:val="22"/>
                    <w:szCs w:val="22"/>
                  </w:rPr>
                </w:rPrChange>
              </w:rPr>
            </w:pPr>
            <w:r w:rsidRPr="A150E3DB">
              <w:rPr>
                <w:rFonts w:ascii="Times New Roman" w:cs="Times New Roman"/>
                <w:b/>
                <w:sz w:val="26"/>
                <w:szCs w:val="26"/>
                <w:rPrChange w:id="17341" w:author="user pc" w:date="2022-03-15T10:14:00Z">
                  <w:rPr/>
                </w:rPrChange>
              </w:rPr>
              <w:t>H</w:t>
            </w:r>
            <w:r w:rsidRPr="567FF343">
              <w:rPr>
                <w:rFonts w:ascii="Times New Roman" w:cs="Times New Roman"/>
                <w:b/>
                <w:sz w:val="26"/>
                <w:szCs w:val="26"/>
                <w:vertAlign w:val="subscript"/>
                <w:rPrChange w:id="17342" w:author="user pc" w:date="2022-03-15T10:14:00Z">
                  <w:rPr>
                    <w:vertAlign w:val="subscript"/>
                  </w:rPr>
                </w:rPrChange>
              </w:rPr>
              <w:t>2</w:t>
            </w:r>
            <w:r w:rsidRPr="F81FFB25">
              <w:rPr>
                <w:rFonts w:ascii="Times New Roman" w:cs="Times New Roman"/>
                <w:b/>
                <w:sz w:val="26"/>
                <w:szCs w:val="26"/>
                <w:rPrChange w:id="17343" w:author="user pc" w:date="2022-03-15T10:14:00Z">
                  <w:rPr/>
                </w:rPrChange>
              </w:rPr>
              <w:t>O</w:t>
            </w:r>
          </w:p>
        </w:tc>
      </w:tr>
      <w:tr>
        <w:tblPrEx/>
        <w:trPr/>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44" w:author="user pc" w:date="2022-03-15T10:14:00Z">
                  <w:rPr>
                    <w:sz w:val="22"/>
                    <w:szCs w:val="22"/>
                  </w:rPr>
                </w:rPrChange>
              </w:rPr>
            </w:pPr>
            <w:r w:rsidRPr="2734A9DB">
              <w:rPr>
                <w:rFonts w:ascii="Times New Roman" w:cs="Times New Roman"/>
                <w:b/>
                <w:sz w:val="26"/>
                <w:szCs w:val="26"/>
                <w:rPrChange w:id="17345" w:author="user pc" w:date="2022-03-15T10:14:00Z">
                  <w:rPr/>
                </w:rPrChange>
              </w:rPr>
              <w:t>Mass</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46" w:author="user pc" w:date="2022-03-15T10:14:00Z">
                  <w:rPr>
                    <w:sz w:val="22"/>
                    <w:szCs w:val="22"/>
                  </w:rPr>
                </w:rPrChange>
              </w:rPr>
            </w:pPr>
            <w:r w:rsidRPr="FB1A0A34">
              <w:rPr>
                <w:rFonts w:ascii="Times New Roman" w:cs="Times New Roman"/>
                <w:b/>
                <w:sz w:val="26"/>
                <w:szCs w:val="26"/>
                <w:rPrChange w:id="17347" w:author="user pc" w:date="2022-03-15T10:14:00Z">
                  <w:rPr/>
                </w:rPrChange>
              </w:rPr>
              <w:t>2.46</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48" w:author="user pc" w:date="2022-03-15T10:14:00Z">
                  <w:rPr>
                    <w:sz w:val="22"/>
                    <w:szCs w:val="22"/>
                  </w:rPr>
                </w:rPrChange>
              </w:rPr>
            </w:pPr>
            <w:r w:rsidRPr="7EAE2D8F">
              <w:rPr>
                <w:rFonts w:ascii="Times New Roman" w:cs="Times New Roman"/>
                <w:b/>
                <w:sz w:val="26"/>
                <w:szCs w:val="26"/>
                <w:rPrChange w:id="17349" w:author="user pc" w:date="2022-03-15T10:14:00Z">
                  <w:rPr/>
                </w:rPrChange>
              </w:rPr>
              <w:t>1.92</w:t>
            </w:r>
          </w:p>
        </w:tc>
      </w:tr>
      <w:tr>
        <w:tblPrEx/>
        <w:trPr>
          <w:trHeight w:val="502" w:hRule="atLeast"/>
        </w:trPr>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50" w:author="user pc" w:date="2022-03-15T10:14:00Z">
                  <w:rPr>
                    <w:sz w:val="22"/>
                    <w:szCs w:val="22"/>
                  </w:rPr>
                </w:rPrChange>
              </w:rPr>
            </w:pPr>
            <w:r w:rsidRPr="B281A13A">
              <w:rPr>
                <w:rFonts w:ascii="Times New Roman" w:cs="Times New Roman"/>
                <w:b/>
                <w:sz w:val="26"/>
                <w:szCs w:val="26"/>
                <w:rPrChange w:id="17351" w:author="user pc" w:date="2022-03-15T10:14:00Z">
                  <w:rPr/>
                </w:rPrChange>
              </w:rPr>
              <w:t>Molar mass</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52" w:author="user pc" w:date="2022-03-15T10:14:00Z">
                  <w:rPr>
                    <w:sz w:val="22"/>
                    <w:szCs w:val="22"/>
                  </w:rPr>
                </w:rPrChange>
              </w:rPr>
            </w:pPr>
            <w:r w:rsidRPr="E2A0968C">
              <w:rPr>
                <w:rFonts w:ascii="Times New Roman" w:cs="Times New Roman"/>
                <w:b/>
                <w:sz w:val="26"/>
                <w:szCs w:val="26"/>
                <w:rPrChange w:id="17353" w:author="user pc" w:date="2022-03-15T10:14:00Z">
                  <w:rPr/>
                </w:rPrChange>
              </w:rPr>
              <w:t>161.4</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54" w:author="user pc" w:date="2022-03-15T10:14:00Z">
                  <w:rPr>
                    <w:sz w:val="22"/>
                    <w:szCs w:val="22"/>
                  </w:rPr>
                </w:rPrChange>
              </w:rPr>
            </w:pPr>
            <w:r w:rsidRPr="19F15ADB">
              <w:rPr>
                <w:rFonts w:ascii="Times New Roman" w:cs="Times New Roman"/>
                <w:b/>
                <w:sz w:val="26"/>
                <w:szCs w:val="26"/>
                <w:rPrChange w:id="17355" w:author="user pc" w:date="2022-03-15T10:14:00Z">
                  <w:rPr/>
                </w:rPrChange>
              </w:rPr>
              <w:t>18</w:t>
            </w:r>
          </w:p>
        </w:tc>
      </w:tr>
      <w:tr>
        <w:tblPrEx/>
        <w:trPr>
          <w:trHeight w:val="463" w:hRule="atLeast"/>
        </w:trPr>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56" w:author="user pc" w:date="2022-03-15T10:14:00Z">
                  <w:rPr>
                    <w:sz w:val="22"/>
                    <w:szCs w:val="22"/>
                  </w:rPr>
                </w:rPrChange>
              </w:rPr>
            </w:pPr>
            <w:r w:rsidRPr="E3CF3319">
              <w:rPr>
                <w:rFonts w:ascii="Times New Roman" w:cs="Times New Roman"/>
                <w:b/>
                <w:sz w:val="26"/>
                <w:szCs w:val="26"/>
                <w:rPrChange w:id="17357" w:author="user pc" w:date="2022-03-15T10:14:00Z">
                  <w:rPr/>
                </w:rPrChange>
              </w:rPr>
              <w:t>Mole</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58" w:author="user pc" w:date="2022-03-15T10:14:00Z">
                  <w:rPr>
                    <w:sz w:val="22"/>
                    <w:szCs w:val="22"/>
                  </w:rPr>
                </w:rPrChange>
              </w:rPr>
            </w:pPr>
            <w:r w:rsidRPr="E22E881B">
              <w:rPr>
                <w:rFonts w:ascii="Times New Roman" w:cs="Times New Roman"/>
                <w:b/>
                <w:sz w:val="26"/>
                <w:szCs w:val="26"/>
                <w:rPrChange w:id="17359" w:author="user pc" w:date="2022-03-15T10:14:00Z">
                  <w:rPr/>
                </w:rPrChange>
              </w:rPr>
              <w:t>2.46/161.4 = 0.0152</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60" w:author="user pc" w:date="2022-03-15T10:14:00Z">
                  <w:rPr>
                    <w:sz w:val="22"/>
                    <w:szCs w:val="22"/>
                  </w:rPr>
                </w:rPrChange>
              </w:rPr>
            </w:pPr>
            <w:r w:rsidRPr="D219EBDD">
              <w:rPr>
                <w:rFonts w:ascii="Times New Roman" w:cs="Times New Roman"/>
                <w:b/>
                <w:sz w:val="26"/>
                <w:szCs w:val="26"/>
                <w:rPrChange w:id="17361" w:author="user pc" w:date="2022-03-15T10:14:00Z">
                  <w:rPr/>
                </w:rPrChange>
              </w:rPr>
              <w:t>1.92/18 = 0.10666</w:t>
            </w:r>
          </w:p>
        </w:tc>
      </w:tr>
      <w:tr>
        <w:tblPrEx/>
        <w:trPr>
          <w:trHeight w:val="1223" w:hRule="atLeast"/>
        </w:trPr>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62" w:author="user pc" w:date="2022-03-15T10:14:00Z">
                  <w:rPr>
                    <w:sz w:val="22"/>
                    <w:szCs w:val="22"/>
                  </w:rPr>
                </w:rPrChange>
              </w:rPr>
            </w:pPr>
            <w:r w:rsidRPr="EAF9AD35">
              <w:rPr>
                <w:rFonts w:ascii="Times New Roman" w:cs="Times New Roman"/>
                <w:b/>
                <w:sz w:val="26"/>
                <w:szCs w:val="26"/>
                <w:rPrChange w:id="17363" w:author="user pc" w:date="2022-03-15T10:14:00Z">
                  <w:rPr/>
                </w:rPrChange>
              </w:rPr>
              <w:t>Divide through by the smallest mole ratio</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64" w:author="user pc" w:date="2022-03-15T10:14:00Z">
                  <w:rPr>
                    <w:sz w:val="22"/>
                    <w:szCs w:val="22"/>
                  </w:rPr>
                </w:rPrChange>
              </w:rPr>
            </w:pPr>
            <w:r w:rsidRPr="B760BED9">
              <w:rPr>
                <w:rFonts w:ascii="Times New Roman" w:cs="Times New Roman"/>
                <w:b/>
                <w:sz w:val="26"/>
                <w:szCs w:val="26"/>
                <w:rPrChange w:id="17365" w:author="user pc" w:date="2022-03-15T10:14:00Z">
                  <w:rPr/>
                </w:rPrChange>
              </w:rPr>
              <w:t>0.0152/0.0152 = 1.0</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66" w:author="user pc" w:date="2022-03-15T10:14:00Z">
                  <w:rPr>
                    <w:sz w:val="22"/>
                    <w:szCs w:val="22"/>
                  </w:rPr>
                </w:rPrChange>
              </w:rPr>
            </w:pPr>
            <w:r w:rsidRPr="B8A977AA">
              <w:rPr>
                <w:rFonts w:ascii="Times New Roman" w:cs="Times New Roman"/>
                <w:b/>
                <w:sz w:val="26"/>
                <w:szCs w:val="26"/>
                <w:rPrChange w:id="17367" w:author="user pc" w:date="2022-03-15T10:14:00Z">
                  <w:rPr/>
                </w:rPrChange>
              </w:rPr>
              <w:t>0.10667/0.0152 = 7.017      ~ 7.0</w:t>
            </w:r>
          </w:p>
        </w:tc>
      </w:tr>
      <w:tr>
        <w:tblPrEx/>
        <w:trPr/>
        <w:tc>
          <w:tcPr>
            <w:tcW w:w="3191" w:type="dxa"/>
            <w:tcBorders>
              <w:top w:val="single" w:sz="4" w:space="0" w:color="auto"/>
              <w:left w:val="single" w:sz="4" w:space="0" w:color="auto"/>
              <w:bottom w:val="single" w:sz="4" w:space="0" w:color="auto"/>
              <w:right w:val="single" w:sz="4" w:space="0" w:color="auto"/>
            </w:tcBorders>
          </w:tcPr>
          <w:p>
            <w:pPr>
              <w:pStyle w:val="style0"/>
              <w:keepNext/>
              <w:keepLines/>
              <w:spacing w:before="480" w:lineRule="auto" w:line="276"/>
              <w:jc w:val="center"/>
              <w:outlineLvl w:val="0"/>
              <w:rPr>
                <w:rFonts w:ascii="Times New Roman" w:cs="Times New Roman"/>
                <w:b/>
                <w:bCs w:val="false"/>
                <w:color w:val="auto"/>
                <w:sz w:val="26"/>
                <w:szCs w:val="26"/>
                <w:rPrChange w:id="17368" w:author="user pc" w:date="2022-03-15T10:14:00Z">
                  <w:rPr>
                    <w:b/>
                    <w:bCs/>
                    <w:color w:val="365f91"/>
                    <w:sz w:val="22"/>
                    <w:szCs w:val="22"/>
                  </w:rPr>
                </w:rPrChange>
              </w:rPr>
            </w:pP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69" w:author="user pc" w:date="2022-03-15T10:14:00Z">
                  <w:rPr>
                    <w:sz w:val="22"/>
                    <w:szCs w:val="22"/>
                  </w:rPr>
                </w:rPrChange>
              </w:rPr>
            </w:pPr>
            <w:r w:rsidRPr="8695D2BF">
              <w:rPr>
                <w:rFonts w:ascii="Times New Roman" w:cs="Times New Roman"/>
                <w:b/>
                <w:sz w:val="26"/>
                <w:szCs w:val="26"/>
                <w:rPrChange w:id="17370" w:author="user pc" w:date="2022-03-15T10:14:00Z">
                  <w:rPr/>
                </w:rPrChange>
              </w:rPr>
              <w:t>1</w:t>
            </w:r>
          </w:p>
        </w:tc>
        <w:tc>
          <w:tcPr>
            <w:tcW w:w="3191"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b/>
                <w:sz w:val="26"/>
                <w:szCs w:val="26"/>
                <w:rPrChange w:id="17371" w:author="user pc" w:date="2022-03-15T10:14:00Z">
                  <w:rPr>
                    <w:sz w:val="22"/>
                    <w:szCs w:val="22"/>
                  </w:rPr>
                </w:rPrChange>
              </w:rPr>
            </w:pPr>
            <w:r w:rsidRPr="2EC0B3B7">
              <w:rPr>
                <w:rFonts w:ascii="Times New Roman" w:cs="Times New Roman"/>
                <w:b/>
                <w:sz w:val="26"/>
                <w:szCs w:val="26"/>
                <w:rPrChange w:id="17372" w:author="user pc" w:date="2022-03-15T10:14:00Z">
                  <w:rPr/>
                </w:rPrChange>
              </w:rPr>
              <w:t>7</w:t>
            </w:r>
          </w:p>
        </w:tc>
      </w:tr>
    </w:tbl>
    <w:p>
      <w:pPr>
        <w:pStyle w:val="style0"/>
        <w:rPr>
          <w:rFonts w:ascii="Times New Roman" w:cs="Times New Roman"/>
          <w:sz w:val="28"/>
          <w:szCs w:val="28"/>
          <w:rPrChange w:id="17373" w:author="user pc" w:date="2022-03-15T10:14:00Z">
            <w:rPr/>
          </w:rPrChange>
        </w:rPr>
      </w:pPr>
      <w:r w:rsidRPr="FB0358E6">
        <w:rPr>
          <w:rFonts w:ascii="Times New Roman" w:cs="Times New Roman"/>
          <w:sz w:val="28"/>
          <w:szCs w:val="28"/>
          <w:rPrChange w:id="17374" w:author="user pc" w:date="2022-03-15T10:14:00Z">
            <w:rPr/>
          </w:rPrChange>
        </w:rPr>
        <w:t>Hence, the value of X in ZnSO</w:t>
      </w:r>
      <w:r w:rsidRPr="D7EF765B">
        <w:rPr>
          <w:rFonts w:ascii="Times New Roman" w:cs="Times New Roman"/>
          <w:sz w:val="28"/>
          <w:szCs w:val="28"/>
          <w:vertAlign w:val="subscript"/>
          <w:rPrChange w:id="17375" w:author="user pc" w:date="2022-03-15T10:14:00Z">
            <w:rPr>
              <w:vertAlign w:val="subscript"/>
            </w:rPr>
          </w:rPrChange>
        </w:rPr>
        <w:t>4</w:t>
      </w:r>
      <w:r w:rsidRPr="A9513704">
        <w:rPr>
          <w:rFonts w:ascii="Times New Roman" w:cs="Times New Roman"/>
          <w:sz w:val="28"/>
          <w:szCs w:val="28"/>
          <w:rPrChange w:id="17376" w:author="user pc" w:date="2022-03-15T10:14:00Z">
            <w:rPr/>
          </w:rPrChange>
        </w:rPr>
        <w:t>.xH</w:t>
      </w:r>
      <w:r w:rsidRPr="CB85723A">
        <w:rPr>
          <w:rFonts w:ascii="Times New Roman" w:cs="Times New Roman"/>
          <w:sz w:val="28"/>
          <w:szCs w:val="28"/>
          <w:vertAlign w:val="subscript"/>
          <w:rPrChange w:id="17377" w:author="user pc" w:date="2022-03-15T10:14:00Z">
            <w:rPr>
              <w:vertAlign w:val="subscript"/>
            </w:rPr>
          </w:rPrChange>
        </w:rPr>
        <w:t>2</w:t>
      </w:r>
      <w:r w:rsidRPr="E73BE829">
        <w:rPr>
          <w:rFonts w:ascii="Times New Roman" w:cs="Times New Roman"/>
          <w:sz w:val="28"/>
          <w:szCs w:val="28"/>
          <w:rPrChange w:id="17378" w:author="user pc" w:date="2022-03-15T10:14:00Z">
            <w:rPr/>
          </w:rPrChange>
        </w:rPr>
        <w:t>O is 7 and the formula becomes ZnSO</w:t>
      </w:r>
      <w:r w:rsidRPr="BE726C40">
        <w:rPr>
          <w:rFonts w:ascii="Times New Roman" w:cs="Times New Roman"/>
          <w:sz w:val="28"/>
          <w:szCs w:val="28"/>
          <w:vertAlign w:val="subscript"/>
          <w:rPrChange w:id="17379" w:author="user pc" w:date="2022-03-15T10:14:00Z">
            <w:rPr>
              <w:vertAlign w:val="subscript"/>
            </w:rPr>
          </w:rPrChange>
        </w:rPr>
        <w:t>4</w:t>
      </w:r>
      <w:r w:rsidRPr="420D6598">
        <w:rPr>
          <w:rFonts w:ascii="Times New Roman" w:cs="Times New Roman"/>
          <w:sz w:val="28"/>
          <w:szCs w:val="28"/>
          <w:rPrChange w:id="17380" w:author="user pc" w:date="2022-03-15T10:14:00Z">
            <w:rPr/>
          </w:rPrChange>
        </w:rPr>
        <w:t>.7H</w:t>
      </w:r>
      <w:r w:rsidRPr="B8FFBA41">
        <w:rPr>
          <w:rFonts w:ascii="Times New Roman" w:cs="Times New Roman"/>
          <w:sz w:val="28"/>
          <w:szCs w:val="28"/>
          <w:vertAlign w:val="subscript"/>
          <w:rPrChange w:id="17381" w:author="user pc" w:date="2022-03-15T10:14:00Z">
            <w:rPr>
              <w:vertAlign w:val="subscript"/>
            </w:rPr>
          </w:rPrChange>
        </w:rPr>
        <w:t>2</w:t>
      </w:r>
      <w:r w:rsidRPr="D8080E3C">
        <w:rPr>
          <w:rFonts w:ascii="Times New Roman" w:cs="Times New Roman"/>
          <w:sz w:val="28"/>
          <w:szCs w:val="28"/>
          <w:rPrChange w:id="17382" w:author="user pc" w:date="2022-03-15T10:14:00Z">
            <w:rPr/>
          </w:rPrChange>
        </w:rPr>
        <w:t>O. The name is zinc tetraoxosulphate (VI) heptahydrate.</w:t>
      </w:r>
    </w:p>
    <w:p>
      <w:pPr>
        <w:pStyle w:val="style0"/>
        <w:rPr>
          <w:rFonts w:ascii="Times New Roman" w:cs="Times New Roman"/>
          <w:sz w:val="28"/>
          <w:szCs w:val="28"/>
          <w:rPrChange w:id="17383" w:author="user pc" w:date="2022-03-15T10:14:00Z">
            <w:rPr/>
          </w:rPrChange>
        </w:rPr>
      </w:pPr>
    </w:p>
    <w:p>
      <w:pPr>
        <w:pStyle w:val="style0"/>
        <w:rPr>
          <w:rFonts w:ascii="Times New Roman" w:cs="Times New Roman"/>
          <w:sz w:val="28"/>
          <w:szCs w:val="28"/>
          <w:rPrChange w:id="17384" w:author="user pc" w:date="2022-03-15T10:14:00Z">
            <w:rPr/>
          </w:rPrChange>
        </w:rPr>
      </w:pPr>
      <w:r w:rsidRPr="E1C5B578">
        <w:rPr>
          <w:rFonts w:ascii="Times New Roman" w:cs="Times New Roman"/>
          <w:b/>
          <w:bCs/>
          <w:sz w:val="28"/>
          <w:szCs w:val="28"/>
          <w:rPrChange w:id="17385" w:author="user pc" w:date="2022-03-15T10:14:00Z">
            <w:rPr>
              <w:b/>
              <w:bCs/>
            </w:rPr>
          </w:rPrChange>
        </w:rPr>
        <w:t>Example 3:</w:t>
      </w:r>
      <w:r>
        <w:rPr>
          <w:rFonts w:ascii="Times New Roman" w:cs="Times New Roman" w:hAnsi="Times New Roman"/>
          <w:b/>
          <w:bCs/>
          <w:sz w:val="28"/>
          <w:szCs w:val="28"/>
        </w:rPr>
        <w:t xml:space="preserve"> </w:t>
      </w:r>
      <w:r w:rsidRPr="D93625AC">
        <w:rPr>
          <w:rFonts w:ascii="Times New Roman" w:cs="Times New Roman"/>
          <w:sz w:val="28"/>
          <w:szCs w:val="28"/>
          <w:rPrChange w:id="17386" w:author="user pc" w:date="2022-03-15T10:14:00Z">
            <w:rPr/>
          </w:rPrChange>
        </w:rPr>
        <w:t>If 28.6g of hydrated sodium trioxocarbonate (IV) Na</w:t>
      </w:r>
      <w:r w:rsidRPr="4D163BA5">
        <w:rPr>
          <w:rFonts w:ascii="Times New Roman" w:cs="Times New Roman"/>
          <w:sz w:val="28"/>
          <w:szCs w:val="28"/>
          <w:vertAlign w:val="subscript"/>
          <w:rPrChange w:id="17387" w:author="user pc" w:date="2022-03-15T10:14:00Z">
            <w:rPr>
              <w:vertAlign w:val="subscript"/>
            </w:rPr>
          </w:rPrChange>
        </w:rPr>
        <w:t>2</w:t>
      </w:r>
      <w:r w:rsidRPr="3684E758">
        <w:rPr>
          <w:rFonts w:ascii="Times New Roman" w:cs="Times New Roman"/>
          <w:sz w:val="28"/>
          <w:szCs w:val="28"/>
          <w:rPrChange w:id="17388" w:author="user pc" w:date="2022-03-15T10:14:00Z">
            <w:rPr/>
          </w:rPrChange>
        </w:rPr>
        <w:t>CO</w:t>
      </w:r>
      <w:r w:rsidRPr="7633A5EF">
        <w:rPr>
          <w:rFonts w:ascii="Times New Roman" w:cs="Times New Roman"/>
          <w:sz w:val="28"/>
          <w:szCs w:val="28"/>
          <w:vertAlign w:val="subscript"/>
          <w:rPrChange w:id="17389" w:author="user pc" w:date="2022-03-15T10:14:00Z">
            <w:rPr>
              <w:vertAlign w:val="subscript"/>
            </w:rPr>
          </w:rPrChange>
        </w:rPr>
        <w:t>3</w:t>
      </w:r>
      <w:r w:rsidRPr="F63F2147">
        <w:rPr>
          <w:rFonts w:ascii="Times New Roman" w:cs="Times New Roman"/>
          <w:sz w:val="28"/>
          <w:szCs w:val="28"/>
          <w:rPrChange w:id="17390" w:author="user pc" w:date="2022-03-15T10:14:00Z">
            <w:rPr/>
          </w:rPrChange>
        </w:rPr>
        <w:t>.XH</w:t>
      </w:r>
      <w:r w:rsidRPr="6777BAE2">
        <w:rPr>
          <w:rFonts w:ascii="Times New Roman" w:cs="Times New Roman"/>
          <w:sz w:val="28"/>
          <w:szCs w:val="28"/>
          <w:vertAlign w:val="subscript"/>
          <w:rPrChange w:id="17391" w:author="user pc" w:date="2022-03-15T10:14:00Z">
            <w:rPr>
              <w:vertAlign w:val="subscript"/>
            </w:rPr>
          </w:rPrChange>
        </w:rPr>
        <w:t>2</w:t>
      </w:r>
      <w:r w:rsidRPr="91177DF6">
        <w:rPr>
          <w:rFonts w:ascii="Times New Roman" w:cs="Times New Roman"/>
          <w:sz w:val="28"/>
          <w:szCs w:val="28"/>
          <w:rPrChange w:id="17392" w:author="user pc" w:date="2022-03-15T10:14:00Z">
            <w:rPr/>
          </w:rPrChange>
        </w:rPr>
        <w:t>O was heated to 10.6g of anhydrous sodium trioxocarbonate. Calculate the value of X.</w:t>
      </w:r>
    </w:p>
    <w:p>
      <w:pPr>
        <w:pStyle w:val="style0"/>
        <w:rPr>
          <w:rFonts w:ascii="Times New Roman" w:cs="Times New Roman"/>
          <w:b/>
          <w:bCs/>
          <w:sz w:val="28"/>
          <w:szCs w:val="28"/>
          <w:rPrChange w:id="17393" w:author="user pc" w:date="2022-03-15T10:14:00Z">
            <w:rPr>
              <w:b/>
              <w:bCs/>
            </w:rPr>
          </w:rPrChange>
        </w:rPr>
      </w:pPr>
      <w:r w:rsidRPr="5DE229BB">
        <w:rPr>
          <w:rFonts w:ascii="Times New Roman" w:cs="Times New Roman"/>
          <w:b/>
          <w:bCs/>
          <w:sz w:val="28"/>
          <w:szCs w:val="28"/>
          <w:rPrChange w:id="17394" w:author="user pc" w:date="2022-03-15T10:14:00Z">
            <w:rPr>
              <w:b/>
              <w:bCs/>
            </w:rPr>
          </w:rPrChange>
        </w:rPr>
        <w:t>Solution</w:t>
      </w:r>
    </w:p>
    <w:p>
      <w:pPr>
        <w:pStyle w:val="style0"/>
        <w:rPr>
          <w:rFonts w:ascii="Times New Roman" w:cs="Times New Roman"/>
          <w:sz w:val="28"/>
          <w:szCs w:val="28"/>
          <w:rPrChange w:id="17395" w:author="user pc" w:date="2022-03-15T10:14:00Z">
            <w:rPr/>
          </w:rPrChange>
        </w:rPr>
      </w:pPr>
      <w:r w:rsidRPr="ED09AB07">
        <w:rPr>
          <w:rFonts w:ascii="Times New Roman" w:cs="Times New Roman"/>
          <w:sz w:val="28"/>
          <w:szCs w:val="28"/>
          <w:rPrChange w:id="17396" w:author="user pc" w:date="2022-03-15T10:14:00Z">
            <w:rPr/>
          </w:rPrChange>
        </w:rPr>
        <w:t>Na</w:t>
      </w:r>
      <w:r w:rsidRPr="98E374DD">
        <w:rPr>
          <w:rFonts w:ascii="Times New Roman" w:cs="Times New Roman"/>
          <w:sz w:val="28"/>
          <w:szCs w:val="28"/>
          <w:vertAlign w:val="subscript"/>
          <w:rPrChange w:id="17397" w:author="user pc" w:date="2022-03-15T10:14:00Z">
            <w:rPr>
              <w:vertAlign w:val="subscript"/>
            </w:rPr>
          </w:rPrChange>
        </w:rPr>
        <w:t>2</w:t>
      </w:r>
      <w:r w:rsidRPr="D329F17D">
        <w:rPr>
          <w:rFonts w:ascii="Times New Roman" w:cs="Times New Roman"/>
          <w:sz w:val="28"/>
          <w:szCs w:val="28"/>
          <w:rPrChange w:id="17398" w:author="user pc" w:date="2022-03-15T10:14:00Z">
            <w:rPr/>
          </w:rPrChange>
        </w:rPr>
        <w:t>CO</w:t>
      </w:r>
      <w:r w:rsidRPr="3AF78906">
        <w:rPr>
          <w:rFonts w:ascii="Times New Roman" w:cs="Times New Roman"/>
          <w:sz w:val="28"/>
          <w:szCs w:val="28"/>
          <w:vertAlign w:val="subscript"/>
          <w:rPrChange w:id="17399" w:author="user pc" w:date="2022-03-15T10:14:00Z">
            <w:rPr>
              <w:vertAlign w:val="subscript"/>
            </w:rPr>
          </w:rPrChange>
        </w:rPr>
        <w:t>3</w:t>
      </w:r>
      <w:r w:rsidRPr="50DCB162">
        <w:rPr>
          <w:rFonts w:ascii="Times New Roman" w:cs="Times New Roman"/>
          <w:sz w:val="28"/>
          <w:szCs w:val="28"/>
          <w:rPrChange w:id="17400" w:author="user pc" w:date="2022-03-15T10:14:00Z">
            <w:rPr/>
          </w:rPrChange>
        </w:rPr>
        <w:t>.XH</w:t>
      </w:r>
      <w:r w:rsidRPr="316FC794">
        <w:rPr>
          <w:rFonts w:ascii="Times New Roman" w:cs="Times New Roman"/>
          <w:sz w:val="28"/>
          <w:szCs w:val="28"/>
          <w:vertAlign w:val="subscript"/>
          <w:rPrChange w:id="17401" w:author="user pc" w:date="2022-03-15T10:14:00Z">
            <w:rPr>
              <w:vertAlign w:val="subscript"/>
            </w:rPr>
          </w:rPrChange>
        </w:rPr>
        <w:t>2</w:t>
      </w:r>
      <w:r w:rsidRPr="9018E2EC">
        <w:rPr>
          <w:rFonts w:ascii="Times New Roman" w:cs="Times New Roman"/>
          <w:sz w:val="28"/>
          <w:szCs w:val="28"/>
          <w:rPrChange w:id="17402" w:author="user pc" w:date="2022-03-15T10:14:00Z">
            <w:rPr/>
          </w:rPrChange>
        </w:rPr>
        <w:t>O  ==&gt; Na</w:t>
      </w:r>
      <w:r w:rsidRPr="14F8FD65">
        <w:rPr>
          <w:rFonts w:ascii="Times New Roman" w:cs="Times New Roman"/>
          <w:sz w:val="28"/>
          <w:szCs w:val="28"/>
          <w:vertAlign w:val="subscript"/>
          <w:rPrChange w:id="17403" w:author="user pc" w:date="2022-03-15T10:14:00Z">
            <w:rPr>
              <w:vertAlign w:val="subscript"/>
            </w:rPr>
          </w:rPrChange>
        </w:rPr>
        <w:t>2</w:t>
      </w:r>
      <w:r w:rsidRPr="E8B36977">
        <w:rPr>
          <w:rFonts w:ascii="Times New Roman" w:cs="Times New Roman"/>
          <w:sz w:val="28"/>
          <w:szCs w:val="28"/>
          <w:rPrChange w:id="17404" w:author="user pc" w:date="2022-03-15T10:14:00Z">
            <w:rPr/>
          </w:rPrChange>
        </w:rPr>
        <w:t>CO</w:t>
      </w:r>
      <w:r w:rsidRPr="5A9807B1">
        <w:rPr>
          <w:rFonts w:ascii="Times New Roman" w:cs="Times New Roman"/>
          <w:sz w:val="28"/>
          <w:szCs w:val="28"/>
          <w:vertAlign w:val="subscript"/>
          <w:rPrChange w:id="17405" w:author="user pc" w:date="2022-03-15T10:14:00Z">
            <w:rPr>
              <w:vertAlign w:val="subscript"/>
            </w:rPr>
          </w:rPrChange>
        </w:rPr>
        <w:t>3</w:t>
      </w:r>
      <w:r w:rsidRPr="E2678CB5">
        <w:rPr>
          <w:rFonts w:ascii="Times New Roman" w:cs="Times New Roman"/>
          <w:sz w:val="28"/>
          <w:szCs w:val="28"/>
          <w:rPrChange w:id="17406" w:author="user pc" w:date="2022-03-15T10:14:00Z">
            <w:rPr/>
          </w:rPrChange>
        </w:rPr>
        <w:t>+ xH</w:t>
      </w:r>
      <w:r w:rsidRPr="B0A783EB">
        <w:rPr>
          <w:rFonts w:ascii="Times New Roman" w:cs="Times New Roman"/>
          <w:sz w:val="28"/>
          <w:szCs w:val="28"/>
          <w:vertAlign w:val="subscript"/>
          <w:rPrChange w:id="17407" w:author="user pc" w:date="2022-03-15T10:14:00Z">
            <w:rPr>
              <w:vertAlign w:val="subscript"/>
            </w:rPr>
          </w:rPrChange>
        </w:rPr>
        <w:t>2</w:t>
      </w:r>
      <w:r w:rsidRPr="B6289E4B">
        <w:rPr>
          <w:rFonts w:ascii="Times New Roman" w:cs="Times New Roman"/>
          <w:sz w:val="28"/>
          <w:szCs w:val="28"/>
          <w:rPrChange w:id="17408" w:author="user pc" w:date="2022-03-15T10:14:00Z">
            <w:rPr/>
          </w:rPrChange>
        </w:rPr>
        <w:t>O</w:t>
      </w:r>
    </w:p>
    <w:p>
      <w:pPr>
        <w:pStyle w:val="style0"/>
        <w:rPr>
          <w:rFonts w:ascii="Times New Roman" w:cs="Times New Roman"/>
          <w:sz w:val="28"/>
          <w:szCs w:val="28"/>
          <w:rPrChange w:id="17409" w:author="user pc" w:date="2022-03-15T10:14:00Z">
            <w:rPr/>
          </w:rPrChange>
        </w:rPr>
      </w:pPr>
      <w:r w:rsidRPr="5B92F078">
        <w:rPr>
          <w:rFonts w:ascii="Times New Roman" w:cs="Times New Roman"/>
          <w:sz w:val="28"/>
          <w:szCs w:val="28"/>
          <w:rPrChange w:id="17410" w:author="user pc" w:date="2022-03-15T10:14:00Z">
            <w:rPr/>
          </w:rPrChange>
        </w:rPr>
        <w:t xml:space="preserve">     28.6g</w:t>
      </w:r>
      <w:r>
        <w:rPr>
          <w:rFonts w:ascii="Times New Roman" w:cs="Times New Roman" w:hAnsi="Times New Roman"/>
          <w:sz w:val="28"/>
          <w:szCs w:val="28"/>
        </w:rPr>
        <w:t xml:space="preserve">                    </w:t>
      </w:r>
      <w:r w:rsidRPr="73156AEB">
        <w:rPr>
          <w:rFonts w:ascii="Times New Roman" w:cs="Times New Roman"/>
          <w:sz w:val="28"/>
          <w:szCs w:val="28"/>
          <w:rPrChange w:id="17411" w:author="user pc" w:date="2022-03-15T10:14:00Z">
            <w:rPr/>
          </w:rPrChange>
        </w:rPr>
        <w:t>10.6g</w:t>
      </w:r>
    </w:p>
    <w:p>
      <w:pPr>
        <w:pStyle w:val="style0"/>
        <w:rPr>
          <w:rFonts w:ascii="Times New Roman" w:cs="Times New Roman" w:hAnsi="Times New Roman"/>
          <w:sz w:val="28"/>
          <w:szCs w:val="28"/>
        </w:rPr>
      </w:pPr>
    </w:p>
    <w:p>
      <w:pPr>
        <w:pStyle w:val="style0"/>
        <w:rPr>
          <w:rFonts w:ascii="Times New Roman" w:cs="Times New Roman"/>
          <w:sz w:val="28"/>
          <w:szCs w:val="28"/>
          <w:rPrChange w:id="17412" w:author="user pc" w:date="2022-03-15T10:14:00Z">
            <w:rPr/>
          </w:rPrChange>
        </w:rPr>
      </w:pPr>
      <w:r w:rsidRPr="E0A7B302">
        <w:rPr>
          <w:rFonts w:ascii="Times New Roman" w:cs="Times New Roman"/>
          <w:sz w:val="28"/>
          <w:szCs w:val="28"/>
          <w:rPrChange w:id="17413" w:author="user pc" w:date="2022-03-15T10:14:00Z">
            <w:rPr/>
          </w:rPrChange>
        </w:rPr>
        <w:t>Therefore, mass of steam (mass of water of crystallization) =</w:t>
      </w:r>
      <w:r>
        <w:rPr>
          <w:rFonts w:ascii="Times New Roman" w:cs="Times New Roman" w:hAnsi="Times New Roman"/>
          <w:sz w:val="28"/>
          <w:szCs w:val="28"/>
        </w:rPr>
        <w:t xml:space="preserve"> Mass of</w:t>
      </w:r>
      <w:r w:rsidRPr="112E97AC">
        <w:rPr>
          <w:rFonts w:ascii="Times New Roman" w:cs="Times New Roman"/>
          <w:sz w:val="28"/>
          <w:szCs w:val="28"/>
          <w:rPrChange w:id="17414" w:author="user pc" w:date="2022-03-15T10:14:00Z">
            <w:rPr/>
          </w:rPrChange>
        </w:rPr>
        <w:t xml:space="preserve"> </w:t>
      </w:r>
      <w:r>
        <w:rPr>
          <w:rFonts w:ascii="Times New Roman" w:cs="Times New Roman" w:hAnsi="Times New Roman"/>
          <w:sz w:val="28"/>
          <w:szCs w:val="28"/>
        </w:rPr>
        <w:t xml:space="preserve">hydrated – Mass of anhydrous = </w:t>
      </w:r>
      <w:r w:rsidRPr="81FA546C">
        <w:rPr>
          <w:rFonts w:ascii="Times New Roman" w:cs="Times New Roman"/>
          <w:sz w:val="28"/>
          <w:szCs w:val="28"/>
          <w:rPrChange w:id="17415" w:author="user pc" w:date="2022-03-15T10:14:00Z">
            <w:rPr/>
          </w:rPrChange>
        </w:rPr>
        <w:t>28.6 - 10.6 = 18.0g H</w:t>
      </w:r>
      <w:r w:rsidRPr="3BE02F1A">
        <w:rPr>
          <w:rFonts w:ascii="Times New Roman" w:cs="Times New Roman"/>
          <w:sz w:val="28"/>
          <w:szCs w:val="28"/>
          <w:vertAlign w:val="subscript"/>
          <w:rPrChange w:id="17416" w:author="user pc" w:date="2022-03-15T10:14:00Z">
            <w:rPr>
              <w:vertAlign w:val="subscript"/>
            </w:rPr>
          </w:rPrChange>
        </w:rPr>
        <w:t>2</w:t>
      </w:r>
      <w:r w:rsidRPr="1AFD4090">
        <w:rPr>
          <w:rFonts w:ascii="Times New Roman" w:cs="Times New Roman"/>
          <w:sz w:val="28"/>
          <w:szCs w:val="28"/>
          <w:rPrChange w:id="17417" w:author="user pc" w:date="2022-03-15T10:14:00Z">
            <w:rPr/>
          </w:rPrChange>
        </w:rPr>
        <w:t>O</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Moles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Molar 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den>
          </m:f>
        </m:oMath>
      </m:oMathPara>
    </w:p>
    <w:p>
      <w:pPr>
        <w:pStyle w:val="style0"/>
        <w:rPr>
          <w:rFonts w:ascii="Times New Roman" w:cs="Times New Roman"/>
          <w:sz w:val="28"/>
          <w:szCs w:val="28"/>
          <w:rPrChange w:id="17418" w:author="user pc" w:date="2022-03-15T10:14:00Z">
            <w:rPr/>
          </w:rPrChange>
        </w:rPr>
      </w:pPr>
      <w:r w:rsidRPr="68B13088">
        <w:rPr>
          <w:rFonts w:ascii="Times New Roman" w:cs="Times New Roman"/>
          <w:sz w:val="28"/>
          <w:szCs w:val="28"/>
          <w:rPrChange w:id="17419" w:author="user pc" w:date="2022-03-15T10:14:00Z">
            <w:rPr/>
          </w:rPrChange>
        </w:rPr>
        <w:t>Molar mass of Na</w:t>
      </w:r>
      <w:r w:rsidRPr="BF50A6BE">
        <w:rPr>
          <w:rFonts w:ascii="Times New Roman" w:cs="Times New Roman"/>
          <w:sz w:val="28"/>
          <w:szCs w:val="28"/>
          <w:vertAlign w:val="subscript"/>
          <w:rPrChange w:id="17420" w:author="user pc" w:date="2022-03-15T10:14:00Z">
            <w:rPr>
              <w:vertAlign w:val="subscript"/>
            </w:rPr>
          </w:rPrChange>
        </w:rPr>
        <w:t>2</w:t>
      </w:r>
      <w:r w:rsidRPr="9F2D49DE">
        <w:rPr>
          <w:rFonts w:ascii="Times New Roman" w:cs="Times New Roman"/>
          <w:sz w:val="28"/>
          <w:szCs w:val="28"/>
          <w:rPrChange w:id="17421" w:author="user pc" w:date="2022-03-15T10:14:00Z">
            <w:rPr/>
          </w:rPrChange>
        </w:rPr>
        <w:t>CO</w:t>
      </w:r>
      <w:r w:rsidRPr="8AEBC680">
        <w:rPr>
          <w:rFonts w:ascii="Times New Roman" w:cs="Times New Roman"/>
          <w:sz w:val="28"/>
          <w:szCs w:val="28"/>
          <w:vertAlign w:val="subscript"/>
          <w:rPrChange w:id="17422" w:author="user pc" w:date="2022-03-15T10:14:00Z">
            <w:rPr>
              <w:vertAlign w:val="subscript"/>
            </w:rPr>
          </w:rPrChange>
        </w:rPr>
        <w:t>3</w:t>
      </w:r>
      <w:r w:rsidRPr="5F6B08F5">
        <w:rPr>
          <w:rFonts w:ascii="Times New Roman" w:cs="Times New Roman"/>
          <w:sz w:val="28"/>
          <w:szCs w:val="28"/>
          <w:rPrChange w:id="17423" w:author="user pc" w:date="2022-03-15T10:14:00Z">
            <w:rPr/>
          </w:rPrChange>
        </w:rPr>
        <w:t xml:space="preserve"> = 23 × 2 + 12 + 16 × 3 = 106g/mol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Moles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10.6</m:t>
              </m:r>
            </m:num>
            <m:den>
              <m:r>
                <w:rPr>
                  <w:rFonts w:ascii="Cambria Math" w:cs="Times New Roman" w:hAnsi="Cambria Math"/>
                  <w:sz w:val="28"/>
                  <w:szCs w:val="28"/>
                </w:rPr>
                <m:t>106</m:t>
              </m:r>
            </m:den>
          </m:f>
          <m:r>
            <w:rPr>
              <w:rFonts w:ascii="Cambria Math" w:cs="Times New Roman" w:hAnsi="Cambria Math"/>
              <w:sz w:val="28"/>
              <w:szCs w:val="28"/>
            </w:rPr>
            <m:t>=0.1 mol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Moles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 xml:space="preserve">O= </m:t>
          </m:r>
          <m:f>
            <m:fPr>
              <m:ctrlPr>
                <w:rPr>
                  <w:rFonts w:ascii="Cambria Math" w:cs="Times New Roman" w:hAnsi="Cambria Math"/>
                  <w:i/>
                  <w:sz w:val="28"/>
                  <w:szCs w:val="28"/>
                </w:rPr>
              </m:ctrlPr>
            </m:fPr>
            <m:num>
              <m:r>
                <w:rPr>
                  <w:rFonts w:ascii="Cambria Math" w:cs="Times New Roman" w:hAnsi="Cambria Math"/>
                  <w:sz w:val="28"/>
                  <w:szCs w:val="28"/>
                </w:rPr>
                <m:t>Mass of water of crystallization</m:t>
              </m:r>
            </m:num>
            <m:den>
              <m:r>
                <w:rPr>
                  <w:rFonts w:ascii="Cambria Math" w:cs="Times New Roman" w:hAnsi="Cambria Math"/>
                  <w:sz w:val="28"/>
                  <w:szCs w:val="28"/>
                </w:rPr>
                <m:t>Molar Mass of water</m:t>
              </m:r>
            </m:den>
          </m:f>
        </m:oMath>
      </m:oMathPara>
    </w:p>
    <w:p>
      <w:pPr>
        <w:pStyle w:val="style0"/>
        <w:rPr>
          <w:rFonts w:ascii="Times New Roman" w:cs="Times New Roman"/>
          <w:sz w:val="28"/>
          <w:szCs w:val="28"/>
          <w:vertAlign w:val="superscript"/>
          <w:rPrChange w:id="17424" w:author="user pc" w:date="2022-03-15T10:14:00Z">
            <w:rPr/>
          </w:rPrChange>
        </w:rPr>
      </w:pPr>
      <w:r w:rsidRPr="50FD8169">
        <w:rPr>
          <w:rFonts w:ascii="Times New Roman" w:cs="Times New Roman"/>
          <w:sz w:val="28"/>
          <w:szCs w:val="28"/>
          <w:rPrChange w:id="17425" w:author="user pc" w:date="2022-03-15T10:14:00Z">
            <w:rPr/>
          </w:rPrChange>
        </w:rPr>
        <w:t>Molar mass of H</w:t>
      </w:r>
      <w:r w:rsidRPr="BCAF2BC1">
        <w:rPr>
          <w:rFonts w:ascii="Times New Roman" w:cs="Times New Roman"/>
          <w:sz w:val="28"/>
          <w:szCs w:val="28"/>
          <w:vertAlign w:val="subscript"/>
          <w:rPrChange w:id="17426" w:author="user pc" w:date="2022-03-15T10:14:00Z">
            <w:rPr>
              <w:vertAlign w:val="subscript"/>
            </w:rPr>
          </w:rPrChange>
        </w:rPr>
        <w:t>2</w:t>
      </w:r>
      <w:r>
        <w:rPr>
          <w:rFonts w:ascii="Times New Roman" w:cs="Times New Roman" w:hAnsi="Times New Roman"/>
          <w:sz w:val="28"/>
          <w:szCs w:val="28"/>
        </w:rPr>
        <w:t>O = 1 × 2 + 16 = 18.0g</w:t>
      </w:r>
      <w:r w:rsidRPr="A88A71E4">
        <w:rPr>
          <w:rFonts w:ascii="Times New Roman" w:cs="Times New Roman"/>
          <w:sz w:val="28"/>
          <w:szCs w:val="28"/>
          <w:rPrChange w:id="17427" w:author="user pc" w:date="2022-03-15T10:14:00Z">
            <w:rPr/>
          </w:rPrChange>
        </w:rPr>
        <w:t>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Moles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 xml:space="preserve">O= </m:t>
          </m:r>
          <m:f>
            <m:fPr>
              <m:ctrlPr>
                <w:rPr>
                  <w:rFonts w:ascii="Cambria Math" w:cs="Times New Roman" w:hAnsi="Cambria Math"/>
                  <w:i/>
                  <w:sz w:val="28"/>
                  <w:szCs w:val="28"/>
                </w:rPr>
              </m:ctrlPr>
            </m:fPr>
            <m:num>
              <m:r>
                <w:rPr>
                  <w:rFonts w:ascii="Cambria Math" w:cs="Times New Roman" w:hAnsi="Cambria Math"/>
                  <w:sz w:val="28"/>
                  <w:szCs w:val="28"/>
                </w:rPr>
                <m:t>18.0</m:t>
              </m:r>
            </m:num>
            <m:den>
              <m:r>
                <w:rPr>
                  <w:rFonts w:ascii="Cambria Math" w:cs="Times New Roman" w:hAnsi="Cambria Math"/>
                  <w:sz w:val="28"/>
                  <w:szCs w:val="28"/>
                </w:rPr>
                <m:t>18.0</m:t>
              </m:r>
            </m:den>
          </m:f>
          <m:r>
            <w:rPr>
              <w:rFonts w:ascii="Cambria Math" w:cs="Times New Roman" w:hAnsi="Cambria Math"/>
              <w:sz w:val="28"/>
              <w:szCs w:val="28"/>
            </w:rPr>
            <m:t xml:space="preserve">=1.0 mole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O</m:t>
          </m:r>
        </m:oMath>
      </m:oMathPara>
    </w:p>
    <w:p>
      <w:pPr>
        <w:pStyle w:val="style0"/>
        <w:rPr>
          <w:rFonts w:ascii="Times New Roman" w:cs="Times New Roman"/>
          <w:sz w:val="28"/>
          <w:szCs w:val="28"/>
          <w:rPrChange w:id="17428" w:author="user pc" w:date="2022-03-15T10:14:00Z">
            <w:rPr/>
          </w:rPrChange>
        </w:rPr>
      </w:pPr>
      <w:r w:rsidRPr="8EE5F845">
        <w:rPr>
          <w:rFonts w:ascii="Times New Roman" w:cs="Times New Roman"/>
          <w:sz w:val="28"/>
          <w:szCs w:val="28"/>
          <w:rPrChange w:id="17429" w:author="user pc" w:date="2022-03-15T10:14:00Z">
            <w:rPr/>
          </w:rPrChange>
        </w:rPr>
        <w:t>Find the mole ratio by dividing through by the smallest mole:</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For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0.1</m:t>
              </m:r>
            </m:num>
            <m:den>
              <m:r>
                <w:rPr>
                  <w:rFonts w:ascii="Cambria Math" w:cs="Times New Roman" w:hAnsi="Cambria Math"/>
                  <w:sz w:val="28"/>
                  <w:szCs w:val="28"/>
                </w:rPr>
                <m:t>0.1</m:t>
              </m:r>
            </m:den>
          </m:f>
          <m:r>
            <w:rPr>
              <w:rFonts w:ascii="Cambria Math" w:cs="Times New Roman" w:hAnsi="Cambria Math"/>
              <w:sz w:val="28"/>
              <w:szCs w:val="28"/>
            </w:rPr>
            <m:t>=1</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For H</m:t>
              </m:r>
            </m:e>
            <m:sub>
              <m:r>
                <w:rPr>
                  <w:rFonts w:ascii="Cambria Math" w:cs="Times New Roman" w:hAnsi="Cambria Math"/>
                  <w:sz w:val="28"/>
                  <w:szCs w:val="28"/>
                </w:rPr>
                <m:t>2</m:t>
              </m:r>
            </m:sub>
          </m:sSub>
          <m:r>
            <w:rPr>
              <w:rFonts w:ascii="Cambria Math" w:cs="Times New Roman" w:hAnsi="Cambria Math"/>
              <w:sz w:val="28"/>
              <w:szCs w:val="28"/>
            </w:rPr>
            <m:t xml:space="preserve">O= </m:t>
          </m:r>
          <m:f>
            <m:fPr>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0.1</m:t>
              </m:r>
            </m:den>
          </m:f>
          <m:r>
            <w:rPr>
              <w:rFonts w:ascii="Cambria Math" w:cs="Times New Roman" w:hAnsi="Cambria Math"/>
              <w:sz w:val="28"/>
              <w:szCs w:val="28"/>
            </w:rPr>
            <m:t>=10</m:t>
          </m:r>
        </m:oMath>
      </m:oMathPara>
    </w:p>
    <w:p>
      <w:pPr>
        <w:pStyle w:val="style0"/>
        <w:rPr>
          <w:rFonts w:ascii="Times New Roman" w:cs="Times New Roman" w:hAnsi="Times New Roman"/>
          <w:b/>
          <w:bCs/>
          <w:color w:val="0000ff"/>
          <w:sz w:val="28"/>
          <w:szCs w:val="28"/>
          <w:rPrChange w:id="17430" w:author="user pc" w:date="2022-03-15T10:14:00Z">
            <w:rPr>
              <w:rFonts w:ascii="Dancing Script" w:hAnsi="Dancing Script"/>
              <w:b/>
              <w:bCs/>
              <w:color w:val="0000ff"/>
            </w:rPr>
          </w:rPrChange>
        </w:rPr>
      </w:pPr>
      <w:r>
        <w:rPr>
          <w:rFonts w:ascii="Times New Roman" w:cs="Times New Roman" w:hAnsi="Times New Roman"/>
          <w:b/>
          <w:bCs/>
          <w:color w:val="0000ff"/>
          <w:sz w:val="28"/>
          <w:szCs w:val="28"/>
        </w:rPr>
        <w:t xml:space="preserve">Hence, the value of X in </w:t>
      </w:r>
      <w:r w:rsidRPr="A304B409">
        <w:rPr>
          <w:rFonts w:ascii="Times New Roman" w:cs="Times New Roman" w:hAnsi="Times New Roman"/>
          <w:b/>
          <w:bCs/>
          <w:color w:val="0000ff"/>
          <w:sz w:val="28"/>
          <w:szCs w:val="28"/>
          <w:rPrChange w:id="17431" w:author="user pc" w:date="2022-03-15T10:14:00Z">
            <w:rPr>
              <w:rFonts w:ascii="Dancing Script" w:hAnsi="Dancing Script"/>
              <w:b/>
              <w:bCs/>
              <w:color w:val="0000ff"/>
            </w:rPr>
          </w:rPrChange>
        </w:rPr>
        <w:t>Na</w:t>
      </w:r>
      <w:r w:rsidRPr="1DAA7AA1">
        <w:rPr>
          <w:rFonts w:ascii="Times New Roman" w:cs="Times New Roman" w:hAnsi="Times New Roman"/>
          <w:b/>
          <w:bCs/>
          <w:color w:val="0000ff"/>
          <w:sz w:val="28"/>
          <w:szCs w:val="28"/>
          <w:vertAlign w:val="subscript"/>
          <w:rPrChange w:id="17432" w:author="user pc" w:date="2022-03-15T10:14:00Z">
            <w:rPr>
              <w:rFonts w:ascii="Dancing Script" w:hAnsi="Dancing Script"/>
              <w:b/>
              <w:bCs/>
              <w:color w:val="0000ff"/>
              <w:vertAlign w:val="subscript"/>
            </w:rPr>
          </w:rPrChange>
        </w:rPr>
        <w:t>2</w:t>
      </w:r>
      <w:r w:rsidRPr="5F102850">
        <w:rPr>
          <w:rFonts w:ascii="Times New Roman" w:cs="Times New Roman" w:hAnsi="Times New Roman"/>
          <w:b/>
          <w:bCs/>
          <w:color w:val="0000ff"/>
          <w:sz w:val="28"/>
          <w:szCs w:val="28"/>
          <w:rPrChange w:id="17433" w:author="user pc" w:date="2022-03-15T10:14:00Z">
            <w:rPr>
              <w:rFonts w:ascii="Dancing Script" w:hAnsi="Dancing Script"/>
              <w:b/>
              <w:bCs/>
              <w:color w:val="0000ff"/>
            </w:rPr>
          </w:rPrChange>
        </w:rPr>
        <w:t>CO</w:t>
      </w:r>
      <w:r w:rsidRPr="5FF64FA5">
        <w:rPr>
          <w:rFonts w:ascii="Times New Roman" w:cs="Times New Roman" w:hAnsi="Times New Roman"/>
          <w:b/>
          <w:bCs/>
          <w:color w:val="0000ff"/>
          <w:sz w:val="28"/>
          <w:szCs w:val="28"/>
          <w:vertAlign w:val="subscript"/>
          <w:rPrChange w:id="17434" w:author="user pc" w:date="2022-03-15T10:14:00Z">
            <w:rPr>
              <w:rFonts w:ascii="Dancing Script" w:hAnsi="Dancing Script"/>
              <w:b/>
              <w:bCs/>
              <w:color w:val="0000ff"/>
              <w:vertAlign w:val="subscript"/>
            </w:rPr>
          </w:rPrChange>
        </w:rPr>
        <w:t>3</w:t>
      </w:r>
      <w:r w:rsidRPr="98E303FA">
        <w:rPr>
          <w:rFonts w:ascii="Times New Roman" w:cs="Times New Roman" w:hAnsi="Times New Roman"/>
          <w:b/>
          <w:bCs/>
          <w:color w:val="0000ff"/>
          <w:sz w:val="28"/>
          <w:szCs w:val="28"/>
          <w:rPrChange w:id="17435" w:author="user pc" w:date="2022-03-15T10:14:00Z">
            <w:rPr>
              <w:rFonts w:ascii="Dancing Script" w:hAnsi="Dancing Script"/>
              <w:b/>
              <w:bCs/>
              <w:color w:val="0000ff"/>
            </w:rPr>
          </w:rPrChange>
        </w:rPr>
        <w:t>.xH</w:t>
      </w:r>
      <w:r w:rsidRPr="5AE98815">
        <w:rPr>
          <w:rFonts w:ascii="Times New Roman" w:cs="Times New Roman" w:hAnsi="Times New Roman"/>
          <w:b/>
          <w:bCs/>
          <w:color w:val="0000ff"/>
          <w:sz w:val="28"/>
          <w:szCs w:val="28"/>
          <w:vertAlign w:val="subscript"/>
          <w:rPrChange w:id="17436" w:author="user pc" w:date="2022-03-15T10:14:00Z">
            <w:rPr>
              <w:rFonts w:ascii="Dancing Script" w:hAnsi="Dancing Script"/>
              <w:b/>
              <w:bCs/>
              <w:color w:val="0000ff"/>
              <w:vertAlign w:val="subscript"/>
            </w:rPr>
          </w:rPrChange>
        </w:rPr>
        <w:t>2</w:t>
      </w:r>
      <w:r w:rsidRPr="FDFFEDAB">
        <w:rPr>
          <w:rFonts w:ascii="Times New Roman" w:cs="Times New Roman" w:hAnsi="Times New Roman"/>
          <w:b/>
          <w:bCs/>
          <w:color w:val="0000ff"/>
          <w:sz w:val="28"/>
          <w:szCs w:val="28"/>
          <w:rPrChange w:id="17437" w:author="user pc" w:date="2022-03-15T10:14:00Z">
            <w:rPr>
              <w:rFonts w:ascii="Dancing Script" w:hAnsi="Dancing Script"/>
              <w:b/>
              <w:bCs/>
              <w:color w:val="0000ff"/>
            </w:rPr>
          </w:rPrChange>
        </w:rPr>
        <w:t>O is 10 and the formula becomes  Na</w:t>
      </w:r>
      <w:r w:rsidRPr="76107039">
        <w:rPr>
          <w:rFonts w:ascii="Times New Roman" w:cs="Times New Roman" w:hAnsi="Times New Roman"/>
          <w:b/>
          <w:bCs/>
          <w:color w:val="0000ff"/>
          <w:sz w:val="28"/>
          <w:szCs w:val="28"/>
          <w:vertAlign w:val="subscript"/>
          <w:rPrChange w:id="17438" w:author="user pc" w:date="2022-03-15T10:14:00Z">
            <w:rPr>
              <w:rFonts w:ascii="Dancing Script" w:hAnsi="Dancing Script"/>
              <w:b/>
              <w:bCs/>
              <w:color w:val="0000ff"/>
              <w:vertAlign w:val="subscript"/>
            </w:rPr>
          </w:rPrChange>
        </w:rPr>
        <w:t>2</w:t>
      </w:r>
      <w:r w:rsidRPr="F7CF5ABD">
        <w:rPr>
          <w:rFonts w:ascii="Times New Roman" w:cs="Times New Roman" w:hAnsi="Times New Roman"/>
          <w:b/>
          <w:bCs/>
          <w:color w:val="0000ff"/>
          <w:sz w:val="28"/>
          <w:szCs w:val="28"/>
          <w:rPrChange w:id="17439" w:author="user pc" w:date="2022-03-15T10:14:00Z">
            <w:rPr>
              <w:rFonts w:ascii="Dancing Script" w:hAnsi="Dancing Script"/>
              <w:b/>
              <w:bCs/>
              <w:color w:val="0000ff"/>
            </w:rPr>
          </w:rPrChange>
        </w:rPr>
        <w:t>CO</w:t>
      </w:r>
      <w:r w:rsidRPr="F2FF2440">
        <w:rPr>
          <w:rFonts w:ascii="Times New Roman" w:cs="Times New Roman" w:hAnsi="Times New Roman"/>
          <w:b/>
          <w:bCs/>
          <w:color w:val="0000ff"/>
          <w:sz w:val="28"/>
          <w:szCs w:val="28"/>
          <w:vertAlign w:val="subscript"/>
          <w:rPrChange w:id="17440" w:author="user pc" w:date="2022-03-15T10:14:00Z">
            <w:rPr>
              <w:rFonts w:ascii="Dancing Script" w:hAnsi="Dancing Script"/>
              <w:b/>
              <w:bCs/>
              <w:color w:val="0000ff"/>
              <w:vertAlign w:val="subscript"/>
            </w:rPr>
          </w:rPrChange>
        </w:rPr>
        <w:t>3</w:t>
      </w:r>
      <w:r w:rsidRPr="D84E2366">
        <w:rPr>
          <w:rFonts w:ascii="Times New Roman" w:cs="Times New Roman" w:hAnsi="Times New Roman"/>
          <w:b/>
          <w:bCs/>
          <w:color w:val="0000ff"/>
          <w:sz w:val="28"/>
          <w:szCs w:val="28"/>
          <w:rPrChange w:id="17441" w:author="user pc" w:date="2022-03-15T10:14:00Z">
            <w:rPr>
              <w:rFonts w:ascii="Dancing Script" w:hAnsi="Dancing Script"/>
              <w:b/>
              <w:bCs/>
              <w:color w:val="0000ff"/>
            </w:rPr>
          </w:rPrChange>
        </w:rPr>
        <w:t>.10H</w:t>
      </w:r>
      <w:r w:rsidRPr="0FA66536">
        <w:rPr>
          <w:rFonts w:ascii="Times New Roman" w:cs="Times New Roman" w:hAnsi="Times New Roman"/>
          <w:b/>
          <w:bCs/>
          <w:color w:val="0000ff"/>
          <w:sz w:val="28"/>
          <w:szCs w:val="28"/>
          <w:vertAlign w:val="subscript"/>
          <w:rPrChange w:id="17442" w:author="user pc" w:date="2022-03-15T10:14:00Z">
            <w:rPr>
              <w:rFonts w:ascii="Dancing Script" w:hAnsi="Dancing Script"/>
              <w:b/>
              <w:bCs/>
              <w:color w:val="0000ff"/>
              <w:vertAlign w:val="subscript"/>
            </w:rPr>
          </w:rPrChange>
        </w:rPr>
        <w:t>2</w:t>
      </w:r>
      <w:r w:rsidRPr="5C3DC39B">
        <w:rPr>
          <w:rFonts w:ascii="Times New Roman" w:cs="Times New Roman" w:hAnsi="Times New Roman"/>
          <w:b/>
          <w:bCs/>
          <w:color w:val="0000ff"/>
          <w:sz w:val="28"/>
          <w:szCs w:val="28"/>
          <w:rPrChange w:id="17443" w:author="user pc" w:date="2022-03-15T10:14:00Z">
            <w:rPr>
              <w:rFonts w:ascii="Dancing Script" w:hAnsi="Dancing Script"/>
              <w:b/>
              <w:bCs/>
              <w:color w:val="0000ff"/>
            </w:rPr>
          </w:rPrChange>
        </w:rPr>
        <w:t>O. The name is sodium trioxocarbonate (IV) decahydrate.</w:t>
      </w:r>
    </w:p>
    <w:p>
      <w:pPr>
        <w:pStyle w:val="style0"/>
        <w:rPr>
          <w:rFonts w:ascii="Times New Roman" w:cs="Times New Roman" w:hAnsi="Times New Roman"/>
          <w:b/>
          <w:bCs/>
          <w:sz w:val="28"/>
          <w:szCs w:val="28"/>
          <w:rPrChange w:id="17444" w:author="user pc" w:date="2022-03-15T10:14:00Z">
            <w:rPr>
              <w:rFonts w:ascii="Dancing Script" w:hAnsi="Dancing Script"/>
              <w:b/>
              <w:bCs/>
            </w:rPr>
          </w:rPrChange>
        </w:rPr>
      </w:pPr>
      <w:r w:rsidRPr="FB23D77A">
        <w:rPr>
          <w:rFonts w:ascii="Times New Roman" w:cs="Times New Roman" w:hAnsi="Times New Roman"/>
          <w:b/>
          <w:bCs/>
          <w:sz w:val="28"/>
          <w:szCs w:val="28"/>
          <w:rPrChange w:id="17445" w:author="user pc" w:date="2022-03-15T10:14:00Z">
            <w:rPr>
              <w:rFonts w:ascii="Dancing Script" w:hAnsi="Dancing Script"/>
              <w:b/>
              <w:bCs/>
            </w:rPr>
          </w:rPrChange>
        </w:rPr>
        <w:t>Alternatively, using the formula;</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Mass of Water</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Molar 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x Molar Mass of Water</m:t>
              </m:r>
            </m:den>
          </m:f>
        </m:oMath>
      </m:oMathPara>
    </w:p>
    <w:p>
      <w:pPr>
        <w:pStyle w:val="style0"/>
        <w:rPr>
          <w:rFonts w:ascii="Times New Roman" w:cs="Times New Roman"/>
          <w:sz w:val="28"/>
          <w:szCs w:val="28"/>
          <w:rPrChange w:id="17446" w:author="user pc" w:date="2022-03-15T10:14:00Z">
            <w:rPr/>
          </w:rPrChange>
        </w:rPr>
      </w:pPr>
      <w:r>
        <w:rPr>
          <w:rFonts w:ascii="Times New Roman" w:cs="Times New Roman" w:hAnsi="Times New Roman"/>
          <w:sz w:val="28"/>
          <w:szCs w:val="28"/>
        </w:rPr>
        <w:t>M</w:t>
      </w:r>
      <w:r w:rsidRPr="8F7C333A">
        <w:rPr>
          <w:rFonts w:ascii="Times New Roman" w:cs="Times New Roman"/>
          <w:sz w:val="28"/>
          <w:szCs w:val="28"/>
          <w:rPrChange w:id="17447" w:author="user pc" w:date="2022-03-15T10:14:00Z">
            <w:rPr/>
          </w:rPrChange>
        </w:rPr>
        <w:t>ass</w:t>
      </w:r>
      <w:r>
        <w:rPr>
          <w:rFonts w:ascii="Times New Roman" w:cs="Times New Roman" w:hAnsi="Times New Roman"/>
          <w:sz w:val="28"/>
          <w:szCs w:val="28"/>
        </w:rPr>
        <w:t xml:space="preserve"> </w:t>
      </w:r>
      <w:r w:rsidRPr="19697892">
        <w:rPr>
          <w:rFonts w:ascii="Times New Roman" w:cs="Times New Roman"/>
          <w:sz w:val="28"/>
          <w:szCs w:val="28"/>
          <w:rPrChange w:id="17448" w:author="user pc" w:date="2022-03-15T10:14:00Z">
            <w:rPr/>
          </w:rPrChange>
        </w:rPr>
        <w:t>of</w:t>
      </w:r>
      <w:r>
        <w:rPr>
          <w:rFonts w:ascii="Times New Roman" w:cs="Times New Roman" w:hAnsi="Times New Roman"/>
          <w:sz w:val="28"/>
          <w:szCs w:val="28"/>
        </w:rPr>
        <w:t xml:space="preserve"> </w:t>
      </w:r>
      <w:r w:rsidRPr="9EA049FB">
        <w:rPr>
          <w:rFonts w:ascii="Times New Roman" w:cs="Times New Roman"/>
          <w:sz w:val="28"/>
          <w:szCs w:val="28"/>
          <w:rPrChange w:id="17449" w:author="user pc" w:date="2022-03-15T10:14:00Z">
            <w:rPr/>
          </w:rPrChange>
        </w:rPr>
        <w:t>steam</w:t>
      </w:r>
      <w:r>
        <w:rPr>
          <w:rFonts w:ascii="Times New Roman" w:cs="Times New Roman" w:hAnsi="Times New Roman"/>
          <w:sz w:val="28"/>
          <w:szCs w:val="28"/>
        </w:rPr>
        <w:t xml:space="preserve"> </w:t>
      </w:r>
      <w:r w:rsidRPr="7442D661">
        <w:rPr>
          <w:rFonts w:ascii="Times New Roman" w:cs="Times New Roman"/>
          <w:sz w:val="28"/>
          <w:szCs w:val="28"/>
          <w:rPrChange w:id="17450" w:author="user pc" w:date="2022-03-15T10:14:00Z">
            <w:rPr/>
          </w:rPrChange>
        </w:rPr>
        <w:t>(mass</w:t>
      </w:r>
      <w:r>
        <w:rPr>
          <w:rFonts w:ascii="Times New Roman" w:cs="Times New Roman" w:hAnsi="Times New Roman"/>
          <w:sz w:val="28"/>
          <w:szCs w:val="28"/>
        </w:rPr>
        <w:t xml:space="preserve"> </w:t>
      </w:r>
      <w:r w:rsidRPr="8B003BEA">
        <w:rPr>
          <w:rFonts w:ascii="Times New Roman" w:cs="Times New Roman"/>
          <w:sz w:val="28"/>
          <w:szCs w:val="28"/>
          <w:rPrChange w:id="17451" w:author="user pc" w:date="2022-03-15T10:14:00Z">
            <w:rPr/>
          </w:rPrChange>
        </w:rPr>
        <w:t>of</w:t>
      </w:r>
      <w:r>
        <w:rPr>
          <w:rFonts w:ascii="Times New Roman" w:cs="Times New Roman" w:hAnsi="Times New Roman"/>
          <w:sz w:val="28"/>
          <w:szCs w:val="28"/>
        </w:rPr>
        <w:t xml:space="preserve"> </w:t>
      </w:r>
      <w:r w:rsidRPr="82AB02A5">
        <w:rPr>
          <w:rFonts w:ascii="Times New Roman" w:cs="Times New Roman"/>
          <w:sz w:val="28"/>
          <w:szCs w:val="28"/>
          <w:rPrChange w:id="17452" w:author="user pc" w:date="2022-03-15T10:14:00Z">
            <w:rPr/>
          </w:rPrChange>
        </w:rPr>
        <w:t>water</w:t>
      </w:r>
      <w:r>
        <w:rPr>
          <w:rFonts w:ascii="Times New Roman" w:cs="Times New Roman" w:hAnsi="Times New Roman"/>
          <w:sz w:val="28"/>
          <w:szCs w:val="28"/>
        </w:rPr>
        <w:t xml:space="preserve"> </w:t>
      </w:r>
      <w:r w:rsidRPr="39432B8D">
        <w:rPr>
          <w:rFonts w:ascii="Times New Roman" w:cs="Times New Roman"/>
          <w:sz w:val="28"/>
          <w:szCs w:val="28"/>
          <w:rPrChange w:id="17453" w:author="user pc" w:date="2022-03-15T10:14:00Z">
            <w:rPr/>
          </w:rPrChange>
        </w:rPr>
        <w:t>of</w:t>
      </w:r>
      <w:r>
        <w:rPr>
          <w:rFonts w:ascii="Times New Roman" w:cs="Times New Roman" w:hAnsi="Times New Roman"/>
          <w:sz w:val="28"/>
          <w:szCs w:val="28"/>
        </w:rPr>
        <w:t xml:space="preserve"> </w:t>
      </w:r>
      <w:r w:rsidRPr="DA39B1B2">
        <w:rPr>
          <w:rFonts w:ascii="Times New Roman" w:cs="Times New Roman"/>
          <w:sz w:val="28"/>
          <w:szCs w:val="28"/>
          <w:rPrChange w:id="17454" w:author="user pc" w:date="2022-03-15T10:14:00Z">
            <w:rPr/>
          </w:rPrChange>
        </w:rPr>
        <w:t>crystallization)</w:t>
      </w:r>
      <w:r>
        <w:rPr>
          <w:rFonts w:ascii="Times New Roman" w:cs="Times New Roman" w:hAnsi="Times New Roman"/>
          <w:sz w:val="28"/>
          <w:szCs w:val="28"/>
        </w:rPr>
        <w:t xml:space="preserve"> </w:t>
      </w:r>
      <w:r w:rsidRPr="90EB333E">
        <w:rPr>
          <w:rFonts w:ascii="Times New Roman" w:cs="Times New Roman"/>
          <w:sz w:val="28"/>
          <w:szCs w:val="28"/>
          <w:rPrChange w:id="17455" w:author="user pc" w:date="2022-03-15T10:14:00Z">
            <w:rPr/>
          </w:rPrChange>
        </w:rPr>
        <w:t>=28.6</w:t>
      </w:r>
      <w:r>
        <w:rPr>
          <w:rFonts w:ascii="Times New Roman" w:cs="Times New Roman" w:hAnsi="Times New Roman"/>
          <w:sz w:val="28"/>
          <w:szCs w:val="28"/>
        </w:rPr>
        <w:t xml:space="preserve"> </w:t>
      </w:r>
      <w:r w:rsidRPr="709CF713">
        <w:rPr>
          <w:rFonts w:ascii="Times New Roman" w:cs="Times New Roman"/>
          <w:sz w:val="28"/>
          <w:szCs w:val="28"/>
          <w:rPrChange w:id="17456" w:author="user pc" w:date="2022-03-15T10:14:00Z">
            <w:rPr/>
          </w:rPrChange>
        </w:rPr>
        <w:t>-</w:t>
      </w:r>
      <w:r>
        <w:rPr>
          <w:rFonts w:ascii="Times New Roman" w:cs="Times New Roman" w:hAnsi="Times New Roman"/>
          <w:sz w:val="28"/>
          <w:szCs w:val="28"/>
        </w:rPr>
        <w:t xml:space="preserve"> </w:t>
      </w:r>
      <w:r w:rsidRPr="DF17CF17">
        <w:rPr>
          <w:rFonts w:ascii="Times New Roman" w:cs="Times New Roman"/>
          <w:sz w:val="28"/>
          <w:szCs w:val="28"/>
          <w:rPrChange w:id="17457" w:author="user pc" w:date="2022-03-15T10:14:00Z">
            <w:rPr/>
          </w:rPrChange>
        </w:rPr>
        <w:t>10.6</w:t>
      </w:r>
      <w:r>
        <w:rPr>
          <w:rFonts w:ascii="Times New Roman" w:cs="Times New Roman" w:hAnsi="Times New Roman"/>
          <w:sz w:val="28"/>
          <w:szCs w:val="28"/>
        </w:rPr>
        <w:t xml:space="preserve"> </w:t>
      </w:r>
      <w:r w:rsidRPr="1AD1D0B8">
        <w:rPr>
          <w:rFonts w:ascii="Times New Roman" w:cs="Times New Roman"/>
          <w:sz w:val="28"/>
          <w:szCs w:val="28"/>
          <w:rPrChange w:id="17458" w:author="user pc" w:date="2022-03-15T10:14:00Z">
            <w:rPr/>
          </w:rPrChange>
        </w:rPr>
        <w:t>=</w:t>
      </w:r>
      <w:r>
        <w:rPr>
          <w:rFonts w:ascii="Times New Roman" w:cs="Times New Roman" w:hAnsi="Times New Roman"/>
          <w:sz w:val="28"/>
          <w:szCs w:val="28"/>
        </w:rPr>
        <w:t xml:space="preserve"> </w:t>
      </w:r>
      <w:r w:rsidRPr="18329CDF">
        <w:rPr>
          <w:rFonts w:ascii="Times New Roman" w:cs="Times New Roman"/>
          <w:sz w:val="28"/>
          <w:szCs w:val="28"/>
          <w:rPrChange w:id="17459" w:author="user pc" w:date="2022-03-15T10:14:00Z">
            <w:rPr/>
          </w:rPrChange>
        </w:rPr>
        <w:t>18.0gH</w:t>
      </w:r>
      <w:r w:rsidRPr="2AA09CC9">
        <w:rPr>
          <w:rFonts w:ascii="Times New Roman" w:cs="Times New Roman"/>
          <w:sz w:val="28"/>
          <w:szCs w:val="28"/>
          <w:vertAlign w:val="subscript"/>
          <w:rPrChange w:id="17460" w:author="user pc" w:date="2022-03-15T10:14:00Z">
            <w:rPr>
              <w:vertAlign w:val="subscript"/>
            </w:rPr>
          </w:rPrChange>
        </w:rPr>
        <w:t>2</w:t>
      </w:r>
      <w:r w:rsidRPr="D1F542B7">
        <w:rPr>
          <w:rFonts w:ascii="Times New Roman" w:cs="Times New Roman"/>
          <w:sz w:val="28"/>
          <w:szCs w:val="28"/>
          <w:rPrChange w:id="17461" w:author="user pc" w:date="2022-03-15T10:14:00Z">
            <w:rPr/>
          </w:rPrChange>
        </w:rPr>
        <w:t>O</w:t>
      </w:r>
    </w:p>
    <w:p>
      <w:pPr>
        <w:pStyle w:val="style0"/>
        <w:rPr>
          <w:rFonts w:ascii="Times New Roman" w:cs="Times New Roman" w:hAnsi="Times New Roman"/>
          <w:sz w:val="28"/>
          <w:szCs w:val="28"/>
        </w:rPr>
      </w:pPr>
      <m:oMathPara>
        <m:oMath>
          <m:f>
            <m:fPr>
              <m:ctrlPr>
                <w:rPr>
                  <w:rFonts w:ascii="Cambria Math" w:cs="Times New Roman" w:hAnsi="Cambria Math"/>
                  <w:i/>
                  <w:sz w:val="28"/>
                  <w:szCs w:val="28"/>
                </w:rPr>
              </m:ctrlPr>
            </m:fPr>
            <m:num>
              <m:r>
                <w:rPr>
                  <w:rFonts w:ascii="Cambria Math" w:cs="Times New Roman" w:hAnsi="Cambria Math"/>
                  <w:sz w:val="28"/>
                  <w:szCs w:val="28"/>
                </w:rPr>
                <m:t>10.6</m:t>
              </m:r>
            </m:num>
            <m:den>
              <m:r>
                <w:rPr>
                  <w:rFonts w:ascii="Cambria Math" w:cs="Times New Roman" w:hAnsi="Cambria Math"/>
                  <w:sz w:val="28"/>
                  <w:szCs w:val="28"/>
                </w:rPr>
                <m:t>18.0</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106</m:t>
              </m:r>
            </m:num>
            <m:den>
              <m:r>
                <w:rPr>
                  <w:rFonts w:ascii="Cambria Math" w:cs="Times New Roman" w:hAnsi="Cambria Math"/>
                  <w:sz w:val="28"/>
                  <w:szCs w:val="28"/>
                </w:rPr>
                <m:t>18x</m:t>
              </m:r>
            </m:den>
          </m:f>
        </m:oMath>
      </m:oMathPara>
    </w:p>
    <w:p>
      <w:pPr>
        <w:pStyle w:val="style0"/>
        <w:rPr>
          <w:rFonts w:ascii="Times New Roman" w:cs="Times New Roman"/>
          <w:sz w:val="28"/>
          <w:szCs w:val="28"/>
          <w:rPrChange w:id="17462" w:author="user pc" w:date="2022-03-15T10:14:00Z">
            <w:rPr/>
          </w:rPrChange>
        </w:rPr>
      </w:pPr>
      <w:r w:rsidRPr="6363EE9C">
        <w:rPr>
          <w:rFonts w:ascii="Times New Roman" w:cs="Times New Roman"/>
          <w:sz w:val="28"/>
          <w:szCs w:val="28"/>
          <w:rPrChange w:id="17463" w:author="user pc" w:date="2022-03-15T10:14:00Z">
            <w:rPr/>
          </w:rPrChange>
        </w:rPr>
        <w:t>Cross multiplying, we get;</w:t>
      </w:r>
    </w:p>
    <w:p>
      <w:pPr>
        <w:pStyle w:val="style0"/>
        <w:rPr>
          <w:rFonts w:ascii="Times New Roman" w:cs="Times New Roman"/>
          <w:sz w:val="28"/>
          <w:szCs w:val="28"/>
          <w:rPrChange w:id="17464" w:author="user pc" w:date="2022-03-15T10:14:00Z">
            <w:rPr/>
          </w:rPrChange>
        </w:rPr>
      </w:pPr>
      <w:r w:rsidRPr="94F283F5">
        <w:rPr>
          <w:rFonts w:ascii="Times New Roman" w:cs="Times New Roman"/>
          <w:sz w:val="28"/>
          <w:szCs w:val="28"/>
          <w:rPrChange w:id="17465" w:author="user pc" w:date="2022-03-15T10:14:00Z">
            <w:rPr/>
          </w:rPrChange>
        </w:rPr>
        <w:t>10.6 × 18x = 106 × 18</w:t>
      </w:r>
    </w:p>
    <w:p>
      <w:pPr>
        <w:pStyle w:val="style0"/>
        <w:rPr>
          <w:rFonts w:ascii="Times New Roman" w:cs="Times New Roman"/>
          <w:sz w:val="28"/>
          <w:szCs w:val="28"/>
          <w:rPrChange w:id="17466" w:author="user pc" w:date="2022-03-15T10:14:00Z">
            <w:rPr/>
          </w:rPrChange>
        </w:rPr>
      </w:pPr>
      <w:r w:rsidRPr="28D801C4">
        <w:rPr>
          <w:rFonts w:ascii="Times New Roman" w:cs="Times New Roman"/>
          <w:sz w:val="28"/>
          <w:szCs w:val="28"/>
          <w:rPrChange w:id="17467" w:author="user pc" w:date="2022-03-15T10:14:00Z">
            <w:rPr/>
          </w:rPrChange>
        </w:rPr>
        <w:t>190.8x = 1908</w:t>
      </w:r>
    </w:p>
    <w:p>
      <w:pPr>
        <w:pStyle w:val="style0"/>
        <w:rPr>
          <w:rFonts w:ascii="Times New Roman" w:cs="Times New Roman"/>
          <w:sz w:val="28"/>
          <w:szCs w:val="28"/>
          <w:rPrChange w:id="17468" w:author="user pc" w:date="2022-03-15T10:14:00Z">
            <w:rPr/>
          </w:rPrChange>
        </w:rPr>
      </w:pPr>
      <w:r w:rsidRPr="7B6D433A">
        <w:rPr>
          <w:rFonts w:ascii="Times New Roman" w:cs="Times New Roman"/>
          <w:sz w:val="28"/>
          <w:szCs w:val="28"/>
          <w:rPrChange w:id="17469" w:author="user pc" w:date="2022-03-15T10:14:00Z">
            <w:rPr/>
          </w:rPrChange>
        </w:rPr>
        <w:t>Dividing through by 190.8, we have;</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x= </m:t>
          </m:r>
          <m:f>
            <m:fPr>
              <m:ctrlPr>
                <w:rPr>
                  <w:rFonts w:ascii="Cambria Math" w:cs="Times New Roman" w:hAnsi="Cambria Math"/>
                  <w:i/>
                  <w:sz w:val="28"/>
                  <w:szCs w:val="28"/>
                </w:rPr>
              </m:ctrlPr>
            </m:fPr>
            <m:num>
              <m:r>
                <w:rPr>
                  <w:rFonts w:ascii="Cambria Math" w:cs="Times New Roman" w:hAnsi="Cambria Math"/>
                  <w:sz w:val="28"/>
                  <w:szCs w:val="28"/>
                </w:rPr>
                <m:t>1908</m:t>
              </m:r>
            </m:num>
            <m:den>
              <m:r>
                <w:rPr>
                  <w:rFonts w:ascii="Cambria Math" w:cs="Times New Roman" w:hAnsi="Cambria Math"/>
                  <w:sz w:val="28"/>
                  <w:szCs w:val="28"/>
                </w:rPr>
                <m:t>190.8</m:t>
              </m:r>
            </m:den>
          </m:f>
          <m:r>
            <w:rPr>
              <w:rFonts w:ascii="Cambria Math" w:cs="Times New Roman" w:hAnsi="Cambria Math"/>
              <w:sz w:val="28"/>
              <w:szCs w:val="28"/>
            </w:rPr>
            <m:t>=10</m:t>
          </m:r>
        </m:oMath>
      </m:oMathPara>
    </w:p>
    <w:p>
      <w:pPr>
        <w:pStyle w:val="style0"/>
        <w:rPr>
          <w:rFonts w:ascii="Times New Roman" w:cs="Times New Roman"/>
          <w:sz w:val="28"/>
          <w:szCs w:val="28"/>
          <w:rPrChange w:id="17470" w:author="user pc" w:date="2022-03-15T10:14:00Z">
            <w:rPr/>
          </w:rPrChange>
        </w:rPr>
      </w:pPr>
      <w:r w:rsidRPr="5B9BC5B7">
        <w:rPr>
          <w:rFonts w:ascii="Times New Roman" w:cs="Times New Roman" w:hAnsi="Times New Roman"/>
          <w:b/>
          <w:color w:val="0000ff"/>
          <w:sz w:val="28"/>
          <w:szCs w:val="28"/>
          <w:rPrChange w:id="17471" w:author="user pc" w:date="2022-03-15T10:14:00Z">
            <w:rPr>
              <w:rFonts w:ascii="Dancing Script" w:hAnsi="Dancing Script"/>
              <w:b/>
              <w:color w:val="0000ff"/>
            </w:rPr>
          </w:rPrChange>
        </w:rPr>
        <w:t>Hence,</w:t>
      </w:r>
      <w:r>
        <w:rPr>
          <w:rFonts w:ascii="Times New Roman" w:cs="Times New Roman" w:hAnsi="Times New Roman"/>
          <w:b/>
          <w:color w:val="0000ff"/>
          <w:sz w:val="28"/>
          <w:szCs w:val="28"/>
        </w:rPr>
        <w:t xml:space="preserve"> </w:t>
      </w:r>
      <w:r w:rsidRPr="387B9DAD">
        <w:rPr>
          <w:rFonts w:ascii="Times New Roman" w:cs="Times New Roman" w:hAnsi="Times New Roman"/>
          <w:b/>
          <w:color w:val="0000ff"/>
          <w:sz w:val="28"/>
          <w:szCs w:val="28"/>
          <w:rPrChange w:id="17472" w:author="user pc" w:date="2022-03-15T10:14:00Z">
            <w:rPr>
              <w:rFonts w:ascii="Dancing Script" w:hAnsi="Dancing Script"/>
              <w:b/>
              <w:color w:val="0000ff"/>
            </w:rPr>
          </w:rPrChange>
        </w:rPr>
        <w:t>the</w:t>
      </w:r>
      <w:r>
        <w:rPr>
          <w:rFonts w:ascii="Times New Roman" w:cs="Times New Roman" w:hAnsi="Times New Roman"/>
          <w:b/>
          <w:color w:val="0000ff"/>
          <w:sz w:val="28"/>
          <w:szCs w:val="28"/>
        </w:rPr>
        <w:t xml:space="preserve"> </w:t>
      </w:r>
      <w:r w:rsidRPr="2EF4EA82">
        <w:rPr>
          <w:rFonts w:ascii="Times New Roman" w:cs="Times New Roman" w:hAnsi="Times New Roman"/>
          <w:b/>
          <w:color w:val="0000ff"/>
          <w:sz w:val="28"/>
          <w:szCs w:val="28"/>
          <w:rPrChange w:id="17473" w:author="user pc" w:date="2022-03-15T10:14:00Z">
            <w:rPr>
              <w:rFonts w:ascii="Dancing Script" w:hAnsi="Dancing Script"/>
              <w:b/>
              <w:color w:val="0000ff"/>
            </w:rPr>
          </w:rPrChange>
        </w:rPr>
        <w:t>value</w:t>
      </w:r>
      <w:r>
        <w:rPr>
          <w:rFonts w:ascii="Times New Roman" w:cs="Times New Roman" w:hAnsi="Times New Roman"/>
          <w:b/>
          <w:color w:val="0000ff"/>
          <w:sz w:val="28"/>
          <w:szCs w:val="28"/>
        </w:rPr>
        <w:t xml:space="preserve"> </w:t>
      </w:r>
      <w:r w:rsidRPr="CF335C68">
        <w:rPr>
          <w:rFonts w:ascii="Times New Roman" w:cs="Times New Roman" w:hAnsi="Times New Roman"/>
          <w:b/>
          <w:color w:val="0000ff"/>
          <w:sz w:val="28"/>
          <w:szCs w:val="28"/>
          <w:rPrChange w:id="17474" w:author="user pc" w:date="2022-03-15T10:14:00Z">
            <w:rPr>
              <w:rFonts w:ascii="Dancing Script" w:hAnsi="Dancing Script"/>
              <w:b/>
              <w:color w:val="0000ff"/>
            </w:rPr>
          </w:rPrChange>
        </w:rPr>
        <w:t>of</w:t>
      </w:r>
      <w:r>
        <w:rPr>
          <w:rFonts w:ascii="Times New Roman" w:cs="Times New Roman" w:hAnsi="Times New Roman"/>
          <w:b/>
          <w:color w:val="0000ff"/>
          <w:sz w:val="28"/>
          <w:szCs w:val="28"/>
        </w:rPr>
        <w:t xml:space="preserve"> </w:t>
      </w:r>
      <w:r w:rsidRPr="5A9907BA">
        <w:rPr>
          <w:rFonts w:ascii="Times New Roman" w:cs="Times New Roman" w:hAnsi="Times New Roman"/>
          <w:b/>
          <w:color w:val="0000ff"/>
          <w:sz w:val="28"/>
          <w:szCs w:val="28"/>
          <w:rPrChange w:id="17475" w:author="user pc" w:date="2022-03-15T10:14:00Z">
            <w:rPr>
              <w:rFonts w:ascii="Dancing Script" w:hAnsi="Dancing Script"/>
              <w:b/>
              <w:color w:val="0000ff"/>
            </w:rPr>
          </w:rPrChange>
        </w:rPr>
        <w:t>X</w:t>
      </w:r>
      <w:r>
        <w:rPr>
          <w:rFonts w:ascii="Times New Roman" w:cs="Times New Roman" w:hAnsi="Times New Roman"/>
          <w:b/>
          <w:color w:val="0000ff"/>
          <w:sz w:val="28"/>
          <w:szCs w:val="28"/>
        </w:rPr>
        <w:t xml:space="preserve"> </w:t>
      </w:r>
      <w:r w:rsidRPr="D31EF409">
        <w:rPr>
          <w:rFonts w:ascii="Times New Roman" w:cs="Times New Roman" w:hAnsi="Times New Roman"/>
          <w:b/>
          <w:color w:val="0000ff"/>
          <w:sz w:val="28"/>
          <w:szCs w:val="28"/>
          <w:rPrChange w:id="17476" w:author="user pc" w:date="2022-03-15T10:14:00Z">
            <w:rPr>
              <w:rFonts w:ascii="Dancing Script" w:hAnsi="Dancing Script"/>
              <w:b/>
              <w:color w:val="0000ff"/>
            </w:rPr>
          </w:rPrChange>
        </w:rPr>
        <w:t>in</w:t>
      </w:r>
      <w:r>
        <w:rPr>
          <w:rFonts w:ascii="Times New Roman" w:cs="Times New Roman" w:hAnsi="Times New Roman"/>
          <w:b/>
          <w:color w:val="0000ff"/>
          <w:sz w:val="28"/>
          <w:szCs w:val="28"/>
        </w:rPr>
        <w:t xml:space="preserve"> </w:t>
      </w:r>
      <w:r w:rsidRPr="9E52DB50">
        <w:rPr>
          <w:rFonts w:ascii="Times New Roman" w:cs="Times New Roman" w:hAnsi="Times New Roman"/>
          <w:b/>
          <w:color w:val="0000ff"/>
          <w:sz w:val="28"/>
          <w:szCs w:val="28"/>
          <w:rPrChange w:id="17477" w:author="user pc" w:date="2022-03-15T10:14:00Z">
            <w:rPr>
              <w:rFonts w:ascii="Dancing Script" w:hAnsi="Dancing Script"/>
              <w:b/>
              <w:color w:val="0000ff"/>
            </w:rPr>
          </w:rPrChange>
        </w:rPr>
        <w:t>Na</w:t>
      </w:r>
      <w:r w:rsidRPr="7124EC37">
        <w:rPr>
          <w:rFonts w:ascii="Times New Roman" w:cs="Times New Roman" w:hAnsi="Times New Roman"/>
          <w:b/>
          <w:color w:val="0000ff"/>
          <w:sz w:val="28"/>
          <w:szCs w:val="28"/>
          <w:vertAlign w:val="subscript"/>
          <w:rPrChange w:id="17478" w:author="user pc" w:date="2022-03-15T10:14:00Z">
            <w:rPr>
              <w:rFonts w:ascii="Dancing Script" w:hAnsi="Dancing Script"/>
              <w:b/>
              <w:color w:val="0000ff"/>
              <w:vertAlign w:val="subscript"/>
            </w:rPr>
          </w:rPrChange>
        </w:rPr>
        <w:t>2</w:t>
      </w:r>
      <w:r w:rsidRPr="18E3640B">
        <w:rPr>
          <w:rFonts w:ascii="Times New Roman" w:cs="Times New Roman" w:hAnsi="Times New Roman"/>
          <w:b/>
          <w:color w:val="0000ff"/>
          <w:sz w:val="28"/>
          <w:szCs w:val="28"/>
          <w:rPrChange w:id="17479" w:author="user pc" w:date="2022-03-15T10:14:00Z">
            <w:rPr>
              <w:rFonts w:ascii="Dancing Script" w:hAnsi="Dancing Script"/>
              <w:b/>
              <w:color w:val="0000ff"/>
            </w:rPr>
          </w:rPrChange>
        </w:rPr>
        <w:t>CO</w:t>
      </w:r>
      <w:r w:rsidRPr="C9B36754">
        <w:rPr>
          <w:rFonts w:ascii="Times New Roman" w:cs="Times New Roman" w:hAnsi="Times New Roman"/>
          <w:b/>
          <w:color w:val="0000ff"/>
          <w:sz w:val="28"/>
          <w:szCs w:val="28"/>
          <w:vertAlign w:val="subscript"/>
          <w:rPrChange w:id="17480" w:author="user pc" w:date="2022-03-15T10:14:00Z">
            <w:rPr>
              <w:rFonts w:ascii="Dancing Script" w:hAnsi="Dancing Script"/>
              <w:b/>
              <w:color w:val="0000ff"/>
              <w:vertAlign w:val="subscript"/>
            </w:rPr>
          </w:rPrChange>
        </w:rPr>
        <w:t>3</w:t>
      </w:r>
      <w:r w:rsidRPr="FE0417E2">
        <w:rPr>
          <w:rFonts w:ascii="Times New Roman" w:cs="Times New Roman" w:hAnsi="Times New Roman"/>
          <w:b/>
          <w:color w:val="0000ff"/>
          <w:sz w:val="28"/>
          <w:szCs w:val="28"/>
          <w:rPrChange w:id="17481" w:author="user pc" w:date="2022-03-15T10:14:00Z">
            <w:rPr>
              <w:rFonts w:ascii="Dancing Script" w:hAnsi="Dancing Script"/>
              <w:b/>
              <w:color w:val="0000ff"/>
            </w:rPr>
          </w:rPrChange>
        </w:rPr>
        <w:t>.xH</w:t>
      </w:r>
      <w:r w:rsidRPr="4F5BBF9A">
        <w:rPr>
          <w:rFonts w:ascii="Times New Roman" w:cs="Times New Roman" w:hAnsi="Times New Roman"/>
          <w:b/>
          <w:color w:val="0000ff"/>
          <w:sz w:val="28"/>
          <w:szCs w:val="28"/>
          <w:vertAlign w:val="subscript"/>
          <w:rPrChange w:id="17482" w:author="user pc" w:date="2022-03-15T10:14:00Z">
            <w:rPr>
              <w:rFonts w:ascii="Dancing Script" w:hAnsi="Dancing Script"/>
              <w:b/>
              <w:color w:val="0000ff"/>
              <w:vertAlign w:val="subscript"/>
            </w:rPr>
          </w:rPrChange>
        </w:rPr>
        <w:t>2</w:t>
      </w:r>
      <w:r w:rsidRPr="13BAB435">
        <w:rPr>
          <w:rFonts w:ascii="Times New Roman" w:cs="Times New Roman" w:hAnsi="Times New Roman"/>
          <w:b/>
          <w:color w:val="0000ff"/>
          <w:sz w:val="28"/>
          <w:szCs w:val="28"/>
          <w:rPrChange w:id="17483" w:author="user pc" w:date="2022-03-15T10:14:00Z">
            <w:rPr>
              <w:rFonts w:ascii="Dancing Script" w:hAnsi="Dancing Script"/>
              <w:b/>
              <w:color w:val="0000ff"/>
            </w:rPr>
          </w:rPrChange>
        </w:rPr>
        <w:t>O</w:t>
      </w:r>
      <w:r>
        <w:rPr>
          <w:rFonts w:ascii="Times New Roman" w:cs="Times New Roman" w:hAnsi="Times New Roman"/>
          <w:b/>
          <w:color w:val="0000ff"/>
          <w:sz w:val="28"/>
          <w:szCs w:val="28"/>
        </w:rPr>
        <w:t xml:space="preserve"> </w:t>
      </w:r>
      <w:r w:rsidRPr="D1253557">
        <w:rPr>
          <w:rFonts w:ascii="Times New Roman" w:cs="Times New Roman" w:hAnsi="Times New Roman"/>
          <w:b/>
          <w:color w:val="0000ff"/>
          <w:sz w:val="28"/>
          <w:szCs w:val="28"/>
          <w:rPrChange w:id="17484" w:author="user pc" w:date="2022-03-15T10:14:00Z">
            <w:rPr>
              <w:rFonts w:ascii="Dancing Script" w:hAnsi="Dancing Script"/>
              <w:b/>
              <w:color w:val="0000ff"/>
            </w:rPr>
          </w:rPrChange>
        </w:rPr>
        <w:t>is</w:t>
      </w:r>
      <w:r>
        <w:rPr>
          <w:rFonts w:ascii="Times New Roman" w:cs="Times New Roman" w:hAnsi="Times New Roman"/>
          <w:b/>
          <w:color w:val="0000ff"/>
          <w:sz w:val="28"/>
          <w:szCs w:val="28"/>
        </w:rPr>
        <w:t xml:space="preserve"> </w:t>
      </w:r>
      <w:r w:rsidRPr="3707CBA6">
        <w:rPr>
          <w:rFonts w:ascii="Times New Roman" w:cs="Times New Roman" w:hAnsi="Times New Roman"/>
          <w:b/>
          <w:color w:val="0000ff"/>
          <w:sz w:val="28"/>
          <w:szCs w:val="28"/>
          <w:rPrChange w:id="17485" w:author="user pc" w:date="2022-03-15T10:14:00Z">
            <w:rPr>
              <w:rFonts w:ascii="Dancing Script" w:hAnsi="Dancing Script"/>
              <w:b/>
              <w:color w:val="0000ff"/>
            </w:rPr>
          </w:rPrChange>
        </w:rPr>
        <w:t>10</w:t>
      </w:r>
      <w:r>
        <w:rPr>
          <w:rFonts w:ascii="Times New Roman" w:cs="Times New Roman" w:hAnsi="Times New Roman"/>
          <w:b/>
          <w:color w:val="0000ff"/>
          <w:sz w:val="28"/>
          <w:szCs w:val="28"/>
        </w:rPr>
        <w:t xml:space="preserve"> </w:t>
      </w:r>
      <w:r w:rsidRPr="17009A64">
        <w:rPr>
          <w:rFonts w:ascii="Times New Roman" w:cs="Times New Roman" w:hAnsi="Times New Roman"/>
          <w:b/>
          <w:color w:val="0000ff"/>
          <w:sz w:val="28"/>
          <w:szCs w:val="28"/>
          <w:rPrChange w:id="17486" w:author="user pc" w:date="2022-03-15T10:14:00Z">
            <w:rPr>
              <w:rFonts w:ascii="Dancing Script" w:hAnsi="Dancing Script"/>
              <w:b/>
              <w:color w:val="0000ff"/>
            </w:rPr>
          </w:rPrChange>
        </w:rPr>
        <w:t>and</w:t>
      </w:r>
      <w:r>
        <w:rPr>
          <w:rFonts w:ascii="Times New Roman" w:cs="Times New Roman" w:hAnsi="Times New Roman"/>
          <w:b/>
          <w:color w:val="0000ff"/>
          <w:sz w:val="28"/>
          <w:szCs w:val="28"/>
        </w:rPr>
        <w:t xml:space="preserve"> </w:t>
      </w:r>
      <w:r w:rsidRPr="92158EA5">
        <w:rPr>
          <w:rFonts w:ascii="Times New Roman" w:cs="Times New Roman" w:hAnsi="Times New Roman"/>
          <w:b/>
          <w:color w:val="0000ff"/>
          <w:sz w:val="28"/>
          <w:szCs w:val="28"/>
          <w:rPrChange w:id="17487" w:author="user pc" w:date="2022-03-15T10:14:00Z">
            <w:rPr>
              <w:rFonts w:ascii="Dancing Script" w:hAnsi="Dancing Script"/>
              <w:b/>
              <w:color w:val="0000ff"/>
            </w:rPr>
          </w:rPrChange>
        </w:rPr>
        <w:t>the</w:t>
      </w:r>
      <w:r>
        <w:rPr>
          <w:rFonts w:ascii="Times New Roman" w:cs="Times New Roman" w:hAnsi="Times New Roman"/>
          <w:b/>
          <w:color w:val="0000ff"/>
          <w:sz w:val="28"/>
          <w:szCs w:val="28"/>
        </w:rPr>
        <w:t xml:space="preserve"> </w:t>
      </w:r>
      <w:r w:rsidRPr="64086746">
        <w:rPr>
          <w:rFonts w:ascii="Times New Roman" w:cs="Times New Roman" w:hAnsi="Times New Roman"/>
          <w:b/>
          <w:color w:val="0000ff"/>
          <w:sz w:val="28"/>
          <w:szCs w:val="28"/>
          <w:rPrChange w:id="17488" w:author="user pc" w:date="2022-03-15T10:14:00Z">
            <w:rPr>
              <w:rFonts w:ascii="Dancing Script" w:hAnsi="Dancing Script"/>
              <w:b/>
              <w:color w:val="0000ff"/>
            </w:rPr>
          </w:rPrChange>
        </w:rPr>
        <w:t>formula</w:t>
      </w:r>
      <w:r>
        <w:rPr>
          <w:rFonts w:ascii="Times New Roman" w:cs="Times New Roman" w:hAnsi="Times New Roman"/>
          <w:b/>
          <w:color w:val="0000ff"/>
          <w:sz w:val="28"/>
          <w:szCs w:val="28"/>
        </w:rPr>
        <w:t xml:space="preserve"> </w:t>
      </w:r>
      <w:r w:rsidRPr="472966EC">
        <w:rPr>
          <w:rFonts w:ascii="Times New Roman" w:cs="Times New Roman" w:hAnsi="Times New Roman"/>
          <w:b/>
          <w:color w:val="0000ff"/>
          <w:sz w:val="28"/>
          <w:szCs w:val="28"/>
          <w:rPrChange w:id="17489" w:author="user pc" w:date="2022-03-15T10:14:00Z">
            <w:rPr>
              <w:rFonts w:ascii="Dancing Script" w:hAnsi="Dancing Script"/>
              <w:b/>
              <w:color w:val="0000ff"/>
            </w:rPr>
          </w:rPrChange>
        </w:rPr>
        <w:t>becomes</w:t>
      </w:r>
      <w:r>
        <w:rPr>
          <w:rFonts w:ascii="Times New Roman" w:cs="Times New Roman" w:hAnsi="Times New Roman"/>
          <w:b/>
          <w:color w:val="0000ff"/>
          <w:sz w:val="28"/>
          <w:szCs w:val="28"/>
        </w:rPr>
        <w:t xml:space="preserve"> </w:t>
      </w:r>
      <w:r w:rsidRPr="A918C0A8">
        <w:rPr>
          <w:rFonts w:ascii="Times New Roman" w:cs="Times New Roman" w:hAnsi="Times New Roman"/>
          <w:b/>
          <w:color w:val="0000ff"/>
          <w:sz w:val="28"/>
          <w:szCs w:val="28"/>
          <w:rPrChange w:id="17490" w:author="user pc" w:date="2022-03-15T10:14:00Z">
            <w:rPr>
              <w:rFonts w:ascii="Dancing Script" w:hAnsi="Dancing Script"/>
              <w:b/>
              <w:color w:val="0000ff"/>
            </w:rPr>
          </w:rPrChange>
        </w:rPr>
        <w:t>Na</w:t>
      </w:r>
      <w:r w:rsidRPr="FB9BAB7C">
        <w:rPr>
          <w:rFonts w:ascii="Times New Roman" w:cs="Times New Roman" w:hAnsi="Times New Roman"/>
          <w:b/>
          <w:color w:val="0000ff"/>
          <w:sz w:val="28"/>
          <w:szCs w:val="28"/>
          <w:vertAlign w:val="subscript"/>
          <w:rPrChange w:id="17491" w:author="user pc" w:date="2022-03-15T10:14:00Z">
            <w:rPr>
              <w:rFonts w:ascii="Dancing Script" w:hAnsi="Dancing Script"/>
              <w:b/>
              <w:color w:val="0000ff"/>
              <w:vertAlign w:val="subscript"/>
            </w:rPr>
          </w:rPrChange>
        </w:rPr>
        <w:t>2</w:t>
      </w:r>
      <w:r w:rsidRPr="8D3C3801">
        <w:rPr>
          <w:rFonts w:ascii="Times New Roman" w:cs="Times New Roman" w:hAnsi="Times New Roman"/>
          <w:b/>
          <w:color w:val="0000ff"/>
          <w:sz w:val="28"/>
          <w:szCs w:val="28"/>
          <w:rPrChange w:id="17492" w:author="user pc" w:date="2022-03-15T10:14:00Z">
            <w:rPr>
              <w:rFonts w:ascii="Dancing Script" w:hAnsi="Dancing Script"/>
              <w:b/>
              <w:color w:val="0000ff"/>
            </w:rPr>
          </w:rPrChange>
        </w:rPr>
        <w:t>CO</w:t>
      </w:r>
      <w:r w:rsidRPr="952441DC">
        <w:rPr>
          <w:rFonts w:ascii="Times New Roman" w:cs="Times New Roman" w:hAnsi="Times New Roman"/>
          <w:b/>
          <w:color w:val="0000ff"/>
          <w:sz w:val="28"/>
          <w:szCs w:val="28"/>
          <w:vertAlign w:val="subscript"/>
          <w:rPrChange w:id="17493" w:author="user pc" w:date="2022-03-15T10:14:00Z">
            <w:rPr>
              <w:rFonts w:ascii="Dancing Script" w:hAnsi="Dancing Script"/>
              <w:b/>
              <w:color w:val="0000ff"/>
              <w:vertAlign w:val="subscript"/>
            </w:rPr>
          </w:rPrChange>
        </w:rPr>
        <w:t>3</w:t>
      </w:r>
      <w:r w:rsidRPr="C30990A4">
        <w:rPr>
          <w:rFonts w:ascii="Times New Roman" w:cs="Times New Roman" w:hAnsi="Times New Roman"/>
          <w:b/>
          <w:color w:val="0000ff"/>
          <w:sz w:val="28"/>
          <w:szCs w:val="28"/>
          <w:rPrChange w:id="17494" w:author="user pc" w:date="2022-03-15T10:14:00Z">
            <w:rPr>
              <w:rFonts w:ascii="Dancing Script" w:hAnsi="Dancing Script"/>
              <w:b/>
              <w:color w:val="0000ff"/>
            </w:rPr>
          </w:rPrChange>
        </w:rPr>
        <w:t>.10H</w:t>
      </w:r>
      <w:r w:rsidRPr="6B2142A6">
        <w:rPr>
          <w:rFonts w:ascii="Times New Roman" w:cs="Times New Roman" w:hAnsi="Times New Roman"/>
          <w:b/>
          <w:color w:val="0000ff"/>
          <w:sz w:val="28"/>
          <w:szCs w:val="28"/>
          <w:vertAlign w:val="subscript"/>
          <w:rPrChange w:id="17495" w:author="user pc" w:date="2022-03-15T10:14:00Z">
            <w:rPr>
              <w:rFonts w:ascii="Dancing Script" w:hAnsi="Dancing Script"/>
              <w:b/>
              <w:color w:val="0000ff"/>
              <w:vertAlign w:val="subscript"/>
            </w:rPr>
          </w:rPrChange>
        </w:rPr>
        <w:t>2</w:t>
      </w:r>
      <w:r w:rsidRPr="2F681A96">
        <w:rPr>
          <w:rFonts w:ascii="Times New Roman" w:cs="Times New Roman" w:hAnsi="Times New Roman"/>
          <w:b/>
          <w:color w:val="0000ff"/>
          <w:sz w:val="28"/>
          <w:szCs w:val="28"/>
          <w:rPrChange w:id="17496" w:author="user pc" w:date="2022-03-15T10:14:00Z">
            <w:rPr>
              <w:rFonts w:ascii="Dancing Script" w:hAnsi="Dancing Script"/>
              <w:b/>
              <w:color w:val="0000ff"/>
            </w:rPr>
          </w:rPrChange>
        </w:rPr>
        <w:t>O.</w:t>
      </w:r>
      <w:r>
        <w:rPr>
          <w:rFonts w:ascii="Times New Roman" w:cs="Times New Roman" w:hAnsi="Times New Roman"/>
          <w:b/>
          <w:color w:val="0000ff"/>
          <w:sz w:val="28"/>
          <w:szCs w:val="28"/>
        </w:rPr>
        <w:t xml:space="preserve"> </w:t>
      </w:r>
      <w:r w:rsidRPr="2E69FAA9">
        <w:rPr>
          <w:rFonts w:ascii="Times New Roman" w:cs="Times New Roman" w:hAnsi="Times New Roman"/>
          <w:b/>
          <w:color w:val="0000ff"/>
          <w:sz w:val="28"/>
          <w:szCs w:val="28"/>
          <w:rPrChange w:id="17497" w:author="user pc" w:date="2022-03-15T10:14:00Z">
            <w:rPr>
              <w:rFonts w:ascii="Dancing Script" w:hAnsi="Dancing Script"/>
              <w:b/>
              <w:color w:val="0000ff"/>
            </w:rPr>
          </w:rPrChange>
        </w:rPr>
        <w:t>The</w:t>
      </w:r>
      <w:r>
        <w:rPr>
          <w:rFonts w:ascii="Times New Roman" w:cs="Times New Roman" w:hAnsi="Times New Roman"/>
          <w:b/>
          <w:color w:val="0000ff"/>
          <w:sz w:val="28"/>
          <w:szCs w:val="28"/>
        </w:rPr>
        <w:t xml:space="preserve"> </w:t>
      </w:r>
      <w:r w:rsidRPr="74A156DA">
        <w:rPr>
          <w:rFonts w:ascii="Times New Roman" w:cs="Times New Roman" w:hAnsi="Times New Roman"/>
          <w:b/>
          <w:color w:val="0000ff"/>
          <w:sz w:val="28"/>
          <w:szCs w:val="28"/>
          <w:rPrChange w:id="17498" w:author="user pc" w:date="2022-03-15T10:14:00Z">
            <w:rPr>
              <w:rFonts w:ascii="Dancing Script" w:hAnsi="Dancing Script"/>
              <w:b/>
              <w:color w:val="0000ff"/>
            </w:rPr>
          </w:rPrChange>
        </w:rPr>
        <w:t>name</w:t>
      </w:r>
      <w:r>
        <w:rPr>
          <w:rFonts w:ascii="Times New Roman" w:cs="Times New Roman" w:hAnsi="Times New Roman"/>
          <w:b/>
          <w:color w:val="0000ff"/>
          <w:sz w:val="28"/>
          <w:szCs w:val="28"/>
        </w:rPr>
        <w:t xml:space="preserve"> </w:t>
      </w:r>
      <w:r w:rsidRPr="A831B72A">
        <w:rPr>
          <w:rFonts w:ascii="Times New Roman" w:cs="Times New Roman" w:hAnsi="Times New Roman"/>
          <w:b/>
          <w:color w:val="0000ff"/>
          <w:sz w:val="28"/>
          <w:szCs w:val="28"/>
          <w:rPrChange w:id="17499" w:author="user pc" w:date="2022-03-15T10:14:00Z">
            <w:rPr>
              <w:rFonts w:ascii="Dancing Script" w:hAnsi="Dancing Script"/>
              <w:b/>
              <w:color w:val="0000ff"/>
            </w:rPr>
          </w:rPrChange>
        </w:rPr>
        <w:t>is</w:t>
      </w:r>
      <w:r>
        <w:rPr>
          <w:rFonts w:ascii="Times New Roman" w:cs="Times New Roman" w:hAnsi="Times New Roman"/>
          <w:b/>
          <w:color w:val="0000ff"/>
          <w:sz w:val="28"/>
          <w:szCs w:val="28"/>
        </w:rPr>
        <w:t xml:space="preserve"> </w:t>
      </w:r>
      <w:r w:rsidRPr="A464250A">
        <w:rPr>
          <w:rFonts w:ascii="Times New Roman" w:cs="Times New Roman" w:hAnsi="Times New Roman"/>
          <w:b/>
          <w:color w:val="0000ff"/>
          <w:sz w:val="28"/>
          <w:szCs w:val="28"/>
          <w:rPrChange w:id="17500" w:author="user pc" w:date="2022-03-15T10:14:00Z">
            <w:rPr>
              <w:rFonts w:ascii="Dancing Script" w:hAnsi="Dancing Script"/>
              <w:b/>
              <w:color w:val="0000ff"/>
            </w:rPr>
          </w:rPrChange>
        </w:rPr>
        <w:t>sodium</w:t>
      </w:r>
      <w:r>
        <w:rPr>
          <w:rFonts w:ascii="Times New Roman" w:cs="Times New Roman" w:hAnsi="Times New Roman"/>
          <w:b/>
          <w:color w:val="0000ff"/>
          <w:sz w:val="28"/>
          <w:szCs w:val="28"/>
        </w:rPr>
        <w:t xml:space="preserve"> </w:t>
      </w:r>
      <w:r w:rsidRPr="DB340306">
        <w:rPr>
          <w:rFonts w:ascii="Times New Roman" w:cs="Times New Roman" w:hAnsi="Times New Roman"/>
          <w:b/>
          <w:color w:val="0000ff"/>
          <w:sz w:val="28"/>
          <w:szCs w:val="28"/>
          <w:rPrChange w:id="17501" w:author="user pc" w:date="2022-03-15T10:14:00Z">
            <w:rPr>
              <w:rFonts w:ascii="Dancing Script" w:hAnsi="Dancing Script"/>
              <w:b/>
              <w:color w:val="0000ff"/>
            </w:rPr>
          </w:rPrChange>
        </w:rPr>
        <w:t>trioxocarbonate</w:t>
      </w:r>
      <w:r>
        <w:rPr>
          <w:rFonts w:ascii="Times New Roman" w:cs="Times New Roman" w:hAnsi="Times New Roman"/>
          <w:b/>
          <w:color w:val="0000ff"/>
          <w:sz w:val="28"/>
          <w:szCs w:val="28"/>
        </w:rPr>
        <w:t xml:space="preserve"> </w:t>
      </w:r>
      <w:r w:rsidRPr="6F96C07F">
        <w:rPr>
          <w:rFonts w:ascii="Times New Roman" w:cs="Times New Roman" w:hAnsi="Times New Roman"/>
          <w:b/>
          <w:color w:val="0000ff"/>
          <w:sz w:val="28"/>
          <w:szCs w:val="28"/>
          <w:rPrChange w:id="17502" w:author="user pc" w:date="2022-03-15T10:14:00Z">
            <w:rPr>
              <w:rFonts w:ascii="Dancing Script" w:hAnsi="Dancing Script"/>
              <w:b/>
              <w:color w:val="0000ff"/>
            </w:rPr>
          </w:rPrChange>
        </w:rPr>
        <w:t>(IV)</w:t>
      </w:r>
      <w:r>
        <w:rPr>
          <w:rFonts w:ascii="Times New Roman" w:cs="Times New Roman" w:hAnsi="Times New Roman"/>
          <w:b/>
          <w:color w:val="0000ff"/>
          <w:sz w:val="28"/>
          <w:szCs w:val="28"/>
        </w:rPr>
        <w:t xml:space="preserve"> </w:t>
      </w:r>
      <w:r w:rsidRPr="AD4923C3">
        <w:rPr>
          <w:rFonts w:ascii="Times New Roman" w:cs="Times New Roman" w:hAnsi="Times New Roman"/>
          <w:b/>
          <w:color w:val="0000ff"/>
          <w:sz w:val="28"/>
          <w:szCs w:val="28"/>
          <w:rPrChange w:id="17503" w:author="user pc" w:date="2022-03-15T10:14:00Z">
            <w:rPr>
              <w:rFonts w:ascii="Dancing Script" w:hAnsi="Dancing Script"/>
              <w:b/>
              <w:color w:val="0000ff"/>
            </w:rPr>
          </w:rPrChange>
        </w:rPr>
        <w:t>decahydrate.</w:t>
      </w:r>
    </w:p>
    <w:p>
      <w:pPr>
        <w:pStyle w:val="style0"/>
        <w:rPr>
          <w:rFonts w:ascii="Times New Roman" w:cs="Times New Roman"/>
          <w:sz w:val="28"/>
          <w:szCs w:val="28"/>
          <w:rPrChange w:id="17504" w:author="user pc" w:date="2022-03-15T10:14:00Z">
            <w:rPr/>
          </w:rPrChange>
        </w:rPr>
      </w:pPr>
      <w:r w:rsidRPr="331C10D9">
        <w:rPr>
          <w:rFonts w:ascii="Times New Roman" w:cs="Times New Roman"/>
          <w:b/>
          <w:bCs/>
          <w:sz w:val="28"/>
          <w:szCs w:val="28"/>
          <w:rPrChange w:id="17505" w:author="user pc" w:date="2022-03-15T10:14:00Z">
            <w:rPr>
              <w:b/>
              <w:bCs/>
            </w:rPr>
          </w:rPrChange>
        </w:rPr>
        <w:t>Example 4:</w:t>
      </w:r>
      <w:r>
        <w:rPr>
          <w:rFonts w:ascii="Times New Roman" w:cs="Times New Roman" w:hAnsi="Times New Roman"/>
          <w:b/>
          <w:bCs/>
          <w:sz w:val="28"/>
          <w:szCs w:val="28"/>
        </w:rPr>
        <w:t xml:space="preserve"> </w:t>
      </w:r>
      <w:r w:rsidRPr="BFA29019">
        <w:rPr>
          <w:rFonts w:ascii="Times New Roman" w:cs="Times New Roman"/>
          <w:sz w:val="28"/>
          <w:szCs w:val="28"/>
          <w:rPrChange w:id="17506" w:author="user pc" w:date="2022-03-15T10:14:00Z">
            <w:rPr/>
          </w:rPrChange>
        </w:rPr>
        <w:t>5.0g of a hydrated salt of barium when heated to a constant mass gave 4.26g of anhydrous sal</w:t>
      </w:r>
      <w:r>
        <w:rPr>
          <w:rFonts w:ascii="Times New Roman" w:cs="Times New Roman" w:hAnsi="Times New Roman"/>
          <w:sz w:val="28"/>
          <w:szCs w:val="28"/>
        </w:rPr>
        <w:t>t with a molecular mass of 208g</w:t>
      </w:r>
      <w:r w:rsidRPr="E2419CB0">
        <w:rPr>
          <w:rFonts w:ascii="Times New Roman" w:cs="Times New Roman"/>
          <w:sz w:val="28"/>
          <w:szCs w:val="28"/>
          <w:rPrChange w:id="17507" w:author="user pc" w:date="2022-03-15T10:14:00Z">
            <w:rPr/>
          </w:rPrChange>
        </w:rPr>
        <w:t>mol</w:t>
      </w:r>
      <w:r>
        <w:rPr>
          <w:rFonts w:ascii="Times New Roman" w:cs="Times New Roman" w:hAnsi="Times New Roman"/>
          <w:sz w:val="28"/>
          <w:szCs w:val="28"/>
          <w:vertAlign w:val="superscript"/>
        </w:rPr>
        <w:t>-1</w:t>
      </w:r>
      <w:r w:rsidRPr="4B6ED6BA">
        <w:rPr>
          <w:rFonts w:ascii="Times New Roman" w:cs="Times New Roman"/>
          <w:sz w:val="28"/>
          <w:szCs w:val="28"/>
          <w:rPrChange w:id="17508" w:author="user pc" w:date="2022-03-15T10:14:00Z">
            <w:rPr/>
          </w:rPrChange>
        </w:rPr>
        <w:t>. Calculate the number of molecules of water of crystallization in the hydrated salt</w:t>
      </w:r>
      <w:r>
        <w:rPr>
          <w:rFonts w:ascii="Times New Roman" w:cs="Times New Roman" w:hAnsi="Times New Roman"/>
          <w:sz w:val="28"/>
          <w:szCs w:val="28"/>
        </w:rPr>
        <w:t>.</w:t>
      </w:r>
    </w:p>
    <w:p>
      <w:pPr>
        <w:pStyle w:val="style0"/>
        <w:rPr>
          <w:rFonts w:ascii="Times New Roman" w:cs="Times New Roman"/>
          <w:b/>
          <w:bCs/>
          <w:sz w:val="28"/>
          <w:szCs w:val="28"/>
          <w:rPrChange w:id="17509" w:author="user pc" w:date="2022-03-15T10:14:00Z">
            <w:rPr>
              <w:b/>
              <w:bCs/>
            </w:rPr>
          </w:rPrChange>
        </w:rPr>
      </w:pPr>
      <w:r w:rsidRPr="D66D7863">
        <w:rPr>
          <w:rFonts w:ascii="Times New Roman" w:cs="Times New Roman"/>
          <w:b/>
          <w:bCs/>
          <w:sz w:val="28"/>
          <w:szCs w:val="28"/>
          <w:rPrChange w:id="17510" w:author="user pc" w:date="2022-03-15T10:14:00Z">
            <w:rPr>
              <w:b/>
              <w:bCs/>
            </w:rPr>
          </w:rPrChange>
        </w:rPr>
        <w:t>Solution</w:t>
      </w:r>
    </w:p>
    <w:p>
      <w:pPr>
        <w:pStyle w:val="style0"/>
        <w:rPr>
          <w:rFonts w:ascii="Times New Roman" w:cs="Times New Roman"/>
          <w:sz w:val="28"/>
          <w:szCs w:val="28"/>
          <w:rPrChange w:id="17511" w:author="user pc" w:date="2022-03-15T10:14:00Z">
            <w:rPr/>
          </w:rPrChange>
        </w:rPr>
      </w:pPr>
      <w:r w:rsidRPr="C53E2526">
        <w:rPr>
          <w:rFonts w:ascii="Times New Roman" w:cs="Times New Roman"/>
          <w:sz w:val="28"/>
          <w:szCs w:val="28"/>
          <w:rPrChange w:id="17512" w:author="user pc" w:date="2022-03-15T10:14:00Z">
            <w:rPr/>
          </w:rPrChange>
        </w:rPr>
        <w:t>Mass of water of crystallization = 5.0 - 4.26 = 0.74g</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Moles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 xml:space="preserve">O= </m:t>
          </m:r>
          <m:f>
            <m:fPr>
              <m:ctrlPr>
                <w:rPr>
                  <w:rFonts w:ascii="Cambria Math" w:cs="Times New Roman" w:hAnsi="Cambria Math"/>
                  <w:i/>
                  <w:sz w:val="28"/>
                  <w:szCs w:val="28"/>
                </w:rPr>
              </m:ctrlPr>
            </m:fPr>
            <m:num>
              <m:r>
                <w:rPr>
                  <w:rFonts w:ascii="Cambria Math" w:cs="Times New Roman" w:hAnsi="Cambria Math"/>
                  <w:sz w:val="28"/>
                  <w:szCs w:val="28"/>
                </w:rPr>
                <m:t>Mass of water of crystallization</m:t>
              </m:r>
            </m:num>
            <m:den>
              <m:r>
                <w:rPr>
                  <w:rFonts w:ascii="Cambria Math" w:cs="Times New Roman" w:hAnsi="Cambria Math"/>
                  <w:sz w:val="28"/>
                  <w:szCs w:val="28"/>
                </w:rPr>
                <m:t>Molar Mass of water</m:t>
              </m:r>
            </m:den>
          </m:f>
        </m:oMath>
      </m:oMathPara>
    </w:p>
    <w:p>
      <w:pPr>
        <w:pStyle w:val="style0"/>
        <w:rPr>
          <w:rFonts w:ascii="Times New Roman" w:cs="Times New Roman"/>
          <w:sz w:val="28"/>
          <w:szCs w:val="28"/>
          <w:rPrChange w:id="17513" w:author="user pc" w:date="2022-03-15T10:14:00Z">
            <w:rPr/>
          </w:rPrChange>
        </w:rPr>
      </w:pPr>
      <w:r w:rsidRPr="35C64173">
        <w:rPr>
          <w:rFonts w:ascii="Times New Roman" w:cs="Times New Roman"/>
          <w:sz w:val="28"/>
          <w:szCs w:val="28"/>
          <w:rPrChange w:id="17514" w:author="user pc" w:date="2022-03-15T10:14:00Z">
            <w:rPr/>
          </w:rPrChange>
        </w:rPr>
        <w:t>Molar mass of water</w:t>
      </w:r>
      <w:r>
        <w:rPr>
          <w:rFonts w:ascii="Times New Roman" w:cs="Times New Roman" w:hAnsi="Times New Roman"/>
          <w:sz w:val="28"/>
          <w:szCs w:val="28"/>
        </w:rPr>
        <w:t xml:space="preserve"> </w:t>
      </w:r>
      <w:r w:rsidRPr="9F4B43D0">
        <w:rPr>
          <w:rFonts w:ascii="Times New Roman" w:cs="Times New Roman"/>
          <w:sz w:val="28"/>
          <w:szCs w:val="28"/>
          <w:rPrChange w:id="17515" w:author="user pc" w:date="2022-03-15T10:14:00Z">
            <w:rPr/>
          </w:rPrChange>
        </w:rPr>
        <w:t>(H</w:t>
      </w:r>
      <w:r w:rsidRPr="61233D1B">
        <w:rPr>
          <w:rFonts w:ascii="Times New Roman" w:cs="Times New Roman"/>
          <w:sz w:val="28"/>
          <w:szCs w:val="28"/>
          <w:vertAlign w:val="subscript"/>
          <w:rPrChange w:id="17516" w:author="user pc" w:date="2022-03-15T10:14:00Z">
            <w:rPr>
              <w:vertAlign w:val="subscript"/>
            </w:rPr>
          </w:rPrChange>
        </w:rPr>
        <w:t>2</w:t>
      </w:r>
      <w:r w:rsidRPr="F1E31ECF">
        <w:rPr>
          <w:rFonts w:ascii="Times New Roman" w:cs="Times New Roman"/>
          <w:sz w:val="28"/>
          <w:szCs w:val="28"/>
          <w:rPrChange w:id="17517" w:author="user pc" w:date="2022-03-15T10:14:00Z">
            <w:rPr/>
          </w:rPrChange>
        </w:rPr>
        <w:t>O) = 1 × 2 + 16 = 18g/mol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Moles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 xml:space="preserve">O= </m:t>
          </m:r>
          <m:f>
            <m:fPr>
              <m:ctrlPr>
                <w:rPr>
                  <w:rFonts w:ascii="Cambria Math" w:cs="Times New Roman" w:hAnsi="Cambria Math"/>
                  <w:i/>
                  <w:sz w:val="28"/>
                  <w:szCs w:val="28"/>
                </w:rPr>
              </m:ctrlPr>
            </m:fPr>
            <m:num>
              <m:r>
                <w:rPr>
                  <w:rFonts w:ascii="Cambria Math" w:cs="Times New Roman" w:hAnsi="Cambria Math"/>
                  <w:sz w:val="28"/>
                  <w:szCs w:val="28"/>
                </w:rPr>
                <m:t>Mass of water of crystallization</m:t>
              </m:r>
            </m:num>
            <m:den>
              <m:r>
                <w:rPr>
                  <w:rFonts w:ascii="Cambria Math" w:cs="Times New Roman" w:hAnsi="Cambria Math"/>
                  <w:sz w:val="28"/>
                  <w:szCs w:val="28"/>
                </w:rPr>
                <m:t>Molar Mass of water</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Moles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 xml:space="preserve">O= </m:t>
          </m:r>
          <m:f>
            <m:fPr>
              <m:ctrlPr>
                <w:rPr>
                  <w:rFonts w:ascii="Cambria Math" w:cs="Times New Roman" w:hAnsi="Cambria Math"/>
                  <w:i/>
                  <w:sz w:val="28"/>
                  <w:szCs w:val="28"/>
                </w:rPr>
              </m:ctrlPr>
            </m:fPr>
            <m:num>
              <m:r>
                <w:rPr>
                  <w:rFonts w:ascii="Cambria Math" w:cs="Times New Roman" w:hAnsi="Cambria Math"/>
                  <w:sz w:val="28"/>
                  <w:szCs w:val="28"/>
                </w:rPr>
                <m:t>0.74</m:t>
              </m:r>
            </m:num>
            <m:den>
              <m:r>
                <w:rPr>
                  <w:rFonts w:ascii="Cambria Math" w:cs="Times New Roman" w:hAnsi="Cambria Math"/>
                  <w:sz w:val="28"/>
                  <w:szCs w:val="28"/>
                </w:rPr>
                <m:t>18</m:t>
              </m:r>
            </m:den>
          </m:f>
          <m:r>
            <w:rPr>
              <w:rFonts w:ascii="Cambria Math" w:cs="Times New Roman" w:hAnsi="Cambria Math"/>
              <w:sz w:val="28"/>
              <w:szCs w:val="28"/>
            </w:rPr>
            <m:t>=0.04 moles</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of anhydrous salt of barium= </m:t>
          </m:r>
          <m:f>
            <m:fPr>
              <m:ctrlPr>
                <w:rPr>
                  <w:rFonts w:ascii="Cambria Math" w:cs="Times New Roman" w:hAnsi="Cambria Math"/>
                  <w:i/>
                  <w:sz w:val="28"/>
                  <w:szCs w:val="28"/>
                </w:rPr>
              </m:ctrlPr>
            </m:fPr>
            <m:num>
              <m:r>
                <w:rPr>
                  <w:rFonts w:ascii="Cambria Math" w:cs="Times New Roman" w:hAnsi="Cambria Math"/>
                  <w:sz w:val="28"/>
                  <w:szCs w:val="28"/>
                </w:rPr>
                <m:t>Mass of anhydrous barium</m:t>
              </m:r>
            </m:num>
            <m:den>
              <m:r>
                <w:rPr>
                  <w:rFonts w:ascii="Cambria Math" w:cs="Times New Roman" w:hAnsi="Cambria Math"/>
                  <w:sz w:val="28"/>
                  <w:szCs w:val="28"/>
                </w:rPr>
                <m:t>Molar mass of barium salt</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Therefore, Mole of anhydrous salt of barium= </m:t>
          </m:r>
          <m:f>
            <m:fPr>
              <m:ctrlPr>
                <w:rPr>
                  <w:rFonts w:ascii="Cambria Math" w:cs="Times New Roman" w:hAnsi="Cambria Math"/>
                  <w:i/>
                  <w:sz w:val="28"/>
                  <w:szCs w:val="28"/>
                </w:rPr>
              </m:ctrlPr>
            </m:fPr>
            <m:num>
              <m:r>
                <w:rPr>
                  <w:rFonts w:ascii="Cambria Math" w:cs="Times New Roman" w:hAnsi="Cambria Math"/>
                  <w:sz w:val="28"/>
                  <w:szCs w:val="28"/>
                </w:rPr>
                <m:t>4.26</m:t>
              </m:r>
            </m:num>
            <m:den>
              <m:r>
                <w:rPr>
                  <w:rFonts w:ascii="Cambria Math" w:cs="Times New Roman" w:hAnsi="Cambria Math"/>
                  <w:sz w:val="28"/>
                  <w:szCs w:val="28"/>
                </w:rPr>
                <m:t>208</m:t>
              </m:r>
            </m:den>
          </m:f>
          <m:r>
            <w:rPr>
              <w:rFonts w:ascii="Cambria Math" w:cs="Times New Roman" w:hAnsi="Cambria Math"/>
              <w:sz w:val="28"/>
              <w:szCs w:val="28"/>
            </w:rPr>
            <m:t>= 0.02 mole</m:t>
          </m:r>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7518" w:author="user pc" w:date="2022-03-15T10:14:00Z">
            <w:rPr/>
          </w:rPrChange>
        </w:rPr>
      </w:pPr>
      <w:r w:rsidRPr="FD1C0410">
        <w:rPr>
          <w:rFonts w:ascii="Times New Roman" w:cs="Times New Roman"/>
          <w:sz w:val="28"/>
          <w:szCs w:val="28"/>
          <w:rPrChange w:id="17519" w:author="user pc" w:date="2022-03-15T10:14:00Z">
            <w:rPr/>
          </w:rPrChange>
        </w:rPr>
        <w:t>Find</w:t>
      </w:r>
      <w:r>
        <w:rPr>
          <w:rFonts w:ascii="Times New Roman" w:cs="Times New Roman" w:hAnsi="Times New Roman"/>
          <w:sz w:val="28"/>
          <w:szCs w:val="28"/>
        </w:rPr>
        <w:t xml:space="preserve"> </w:t>
      </w:r>
      <w:r w:rsidRPr="51D1719D">
        <w:rPr>
          <w:rFonts w:ascii="Times New Roman" w:cs="Times New Roman"/>
          <w:sz w:val="28"/>
          <w:szCs w:val="28"/>
          <w:rPrChange w:id="17520" w:author="user pc" w:date="2022-03-15T10:14:00Z">
            <w:rPr/>
          </w:rPrChange>
        </w:rPr>
        <w:t>the</w:t>
      </w:r>
      <w:r>
        <w:rPr>
          <w:rFonts w:ascii="Times New Roman" w:cs="Times New Roman" w:hAnsi="Times New Roman"/>
          <w:sz w:val="28"/>
          <w:szCs w:val="28"/>
        </w:rPr>
        <w:t xml:space="preserve"> </w:t>
      </w:r>
      <w:r w:rsidRPr="31C3E00E">
        <w:rPr>
          <w:rFonts w:ascii="Times New Roman" w:cs="Times New Roman"/>
          <w:sz w:val="28"/>
          <w:szCs w:val="28"/>
          <w:rPrChange w:id="17521" w:author="user pc" w:date="2022-03-15T10:14:00Z">
            <w:rPr/>
          </w:rPrChange>
        </w:rPr>
        <w:t>mole</w:t>
      </w:r>
      <w:r>
        <w:rPr>
          <w:rFonts w:ascii="Times New Roman" w:cs="Times New Roman" w:hAnsi="Times New Roman"/>
          <w:sz w:val="28"/>
          <w:szCs w:val="28"/>
        </w:rPr>
        <w:t xml:space="preserve"> </w:t>
      </w:r>
      <w:r w:rsidRPr="042F479B">
        <w:rPr>
          <w:rFonts w:ascii="Times New Roman" w:cs="Times New Roman"/>
          <w:sz w:val="28"/>
          <w:szCs w:val="28"/>
          <w:rPrChange w:id="17522" w:author="user pc" w:date="2022-03-15T10:14:00Z">
            <w:rPr/>
          </w:rPrChange>
        </w:rPr>
        <w:t>ratio</w:t>
      </w:r>
      <w:r>
        <w:rPr>
          <w:rFonts w:ascii="Times New Roman" w:cs="Times New Roman" w:hAnsi="Times New Roman"/>
          <w:sz w:val="28"/>
          <w:szCs w:val="28"/>
        </w:rPr>
        <w:t xml:space="preserve"> </w:t>
      </w:r>
      <w:r w:rsidRPr="F5642D23">
        <w:rPr>
          <w:rFonts w:ascii="Times New Roman" w:cs="Times New Roman"/>
          <w:sz w:val="28"/>
          <w:szCs w:val="28"/>
          <w:rPrChange w:id="17523" w:author="user pc" w:date="2022-03-15T10:14:00Z">
            <w:rPr/>
          </w:rPrChange>
        </w:rPr>
        <w:t>by</w:t>
      </w:r>
      <w:r>
        <w:rPr>
          <w:rFonts w:ascii="Times New Roman" w:cs="Times New Roman" w:hAnsi="Times New Roman"/>
          <w:sz w:val="28"/>
          <w:szCs w:val="28"/>
        </w:rPr>
        <w:t xml:space="preserve"> </w:t>
      </w:r>
      <w:r w:rsidRPr="C6B8D27D">
        <w:rPr>
          <w:rFonts w:ascii="Times New Roman" w:cs="Times New Roman"/>
          <w:sz w:val="28"/>
          <w:szCs w:val="28"/>
          <w:rPrChange w:id="17524" w:author="user pc" w:date="2022-03-15T10:14:00Z">
            <w:rPr/>
          </w:rPrChange>
        </w:rPr>
        <w:t>dividing</w:t>
      </w:r>
      <w:r>
        <w:rPr>
          <w:rFonts w:ascii="Times New Roman" w:cs="Times New Roman" w:hAnsi="Times New Roman"/>
          <w:sz w:val="28"/>
          <w:szCs w:val="28"/>
        </w:rPr>
        <w:t xml:space="preserve"> </w:t>
      </w:r>
      <w:r w:rsidRPr="A415D75C">
        <w:rPr>
          <w:rFonts w:ascii="Times New Roman" w:cs="Times New Roman"/>
          <w:sz w:val="28"/>
          <w:szCs w:val="28"/>
          <w:rPrChange w:id="17525" w:author="user pc" w:date="2022-03-15T10:14:00Z">
            <w:rPr/>
          </w:rPrChange>
        </w:rPr>
        <w:t>through</w:t>
      </w:r>
      <w:r>
        <w:rPr>
          <w:rFonts w:ascii="Times New Roman" w:cs="Times New Roman" w:hAnsi="Times New Roman"/>
          <w:sz w:val="28"/>
          <w:szCs w:val="28"/>
        </w:rPr>
        <w:t xml:space="preserve"> </w:t>
      </w:r>
      <w:r w:rsidRPr="D09A6D65">
        <w:rPr>
          <w:rFonts w:ascii="Times New Roman" w:cs="Times New Roman"/>
          <w:sz w:val="28"/>
          <w:szCs w:val="28"/>
          <w:rPrChange w:id="17526" w:author="user pc" w:date="2022-03-15T10:14:00Z">
            <w:rPr/>
          </w:rPrChange>
        </w:rPr>
        <w:t>by</w:t>
      </w:r>
      <w:r>
        <w:rPr>
          <w:rFonts w:ascii="Times New Roman" w:cs="Times New Roman" w:hAnsi="Times New Roman"/>
          <w:sz w:val="28"/>
          <w:szCs w:val="28"/>
        </w:rPr>
        <w:t xml:space="preserve"> </w:t>
      </w:r>
      <w:r w:rsidRPr="5BDBCE0F">
        <w:rPr>
          <w:rFonts w:ascii="Times New Roman" w:cs="Times New Roman"/>
          <w:sz w:val="28"/>
          <w:szCs w:val="28"/>
          <w:rPrChange w:id="17527" w:author="user pc" w:date="2022-03-15T10:14:00Z">
            <w:rPr/>
          </w:rPrChange>
        </w:rPr>
        <w:t>the</w:t>
      </w:r>
      <w:r>
        <w:rPr>
          <w:rFonts w:ascii="Times New Roman" w:cs="Times New Roman" w:hAnsi="Times New Roman"/>
          <w:sz w:val="28"/>
          <w:szCs w:val="28"/>
        </w:rPr>
        <w:t xml:space="preserve"> </w:t>
      </w:r>
      <w:r w:rsidRPr="E6BCC4DD">
        <w:rPr>
          <w:rFonts w:ascii="Times New Roman" w:cs="Times New Roman"/>
          <w:sz w:val="28"/>
          <w:szCs w:val="28"/>
          <w:rPrChange w:id="17528" w:author="user pc" w:date="2022-03-15T10:14:00Z">
            <w:rPr/>
          </w:rPrChange>
        </w:rPr>
        <w:t>smallest</w:t>
      </w:r>
      <w:r>
        <w:rPr>
          <w:rFonts w:ascii="Times New Roman" w:cs="Times New Roman" w:hAnsi="Times New Roman"/>
          <w:sz w:val="28"/>
          <w:szCs w:val="28"/>
        </w:rPr>
        <w:t xml:space="preserve"> </w:t>
      </w:r>
      <w:r w:rsidRPr="03E4E095">
        <w:rPr>
          <w:rFonts w:ascii="Times New Roman" w:cs="Times New Roman"/>
          <w:sz w:val="28"/>
          <w:szCs w:val="28"/>
          <w:rPrChange w:id="17529" w:author="user pc" w:date="2022-03-15T10:14:00Z">
            <w:rPr/>
          </w:rPrChange>
        </w:rPr>
        <w:t>mole:</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For anhydrous salt of barium: </m:t>
          </m:r>
          <m:f>
            <m:fPr>
              <m:ctrlPr>
                <w:rPr>
                  <w:rFonts w:ascii="Cambria Math" w:cs="Times New Roman" w:hAnsi="Cambria Math"/>
                  <w:i/>
                  <w:sz w:val="28"/>
                  <w:szCs w:val="28"/>
                </w:rPr>
              </m:ctrlPr>
            </m:fPr>
            <m:num>
              <m:r>
                <w:rPr>
                  <w:rFonts w:ascii="Cambria Math" w:cs="Times New Roman" w:hAnsi="Cambria Math"/>
                  <w:sz w:val="28"/>
                  <w:szCs w:val="28"/>
                </w:rPr>
                <m:t>0.02</m:t>
              </m:r>
            </m:num>
            <m:den>
              <m:r>
                <w:rPr>
                  <w:rFonts w:ascii="Cambria Math" w:cs="Times New Roman" w:hAnsi="Cambria Math"/>
                  <w:sz w:val="28"/>
                  <w:szCs w:val="28"/>
                </w:rPr>
                <m:t>0.02</m:t>
              </m:r>
            </m:den>
          </m:f>
          <m:r>
            <w:rPr>
              <w:rFonts w:ascii="Cambria Math" w:cs="Times New Roman" w:hAnsi="Cambria Math"/>
              <w:sz w:val="28"/>
              <w:szCs w:val="28"/>
            </w:rPr>
            <m:t>=1.0</m:t>
          </m:r>
        </m:oMath>
      </m:oMathPara>
    </w:p>
    <w:p>
      <w:pPr>
        <w:pStyle w:val="style0"/>
        <w:tabs>
          <w:tab w:val="left" w:leader="none" w:pos="4680"/>
        </w:tabs>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For water: </m:t>
          </m:r>
          <m:f>
            <m:fPr>
              <m:ctrlPr>
                <w:rPr>
                  <w:rFonts w:ascii="Cambria Math" w:cs="Times New Roman" w:hAnsi="Cambria Math"/>
                  <w:i/>
                  <w:sz w:val="28"/>
                  <w:szCs w:val="28"/>
                </w:rPr>
              </m:ctrlPr>
            </m:fPr>
            <m:num>
              <m:r>
                <w:rPr>
                  <w:rFonts w:ascii="Cambria Math" w:cs="Times New Roman" w:hAnsi="Cambria Math"/>
                  <w:sz w:val="28"/>
                  <w:szCs w:val="28"/>
                </w:rPr>
                <m:t>0.04</m:t>
              </m:r>
            </m:num>
            <m:den>
              <m:r>
                <w:rPr>
                  <w:rFonts w:ascii="Cambria Math" w:cs="Times New Roman" w:hAnsi="Cambria Math"/>
                  <w:sz w:val="28"/>
                  <w:szCs w:val="28"/>
                </w:rPr>
                <m:t>0.02</m:t>
              </m:r>
            </m:den>
          </m:f>
          <m:r>
            <w:rPr>
              <w:rFonts w:ascii="Cambria Math" w:cs="Times New Roman" w:hAnsi="Cambria Math"/>
              <w:sz w:val="28"/>
              <w:szCs w:val="28"/>
            </w:rPr>
            <m:t>=2.0</m:t>
          </m:r>
        </m:oMath>
      </m:oMathPara>
    </w:p>
    <w:p>
      <w:pPr>
        <w:pStyle w:val="style0"/>
        <w:rPr>
          <w:rFonts w:ascii="Times New Roman" w:cs="Times New Roman"/>
          <w:sz w:val="28"/>
          <w:szCs w:val="28"/>
          <w:rPrChange w:id="17530" w:author="user pc" w:date="2022-03-15T10:14:00Z">
            <w:rPr/>
          </w:rPrChange>
        </w:rPr>
      </w:pPr>
      <w:r w:rsidRPr="DA7A3895">
        <w:rPr>
          <w:rFonts w:ascii="Times New Roman" w:cs="Times New Roman"/>
          <w:sz w:val="28"/>
          <w:szCs w:val="28"/>
          <w:rPrChange w:id="17531" w:author="user pc" w:date="2022-03-15T10:14:00Z">
            <w:rPr/>
          </w:rPrChange>
        </w:rPr>
        <w:t>Hence</w:t>
      </w:r>
      <w:r>
        <w:rPr>
          <w:rFonts w:ascii="Times New Roman" w:cs="Times New Roman" w:hAnsi="Times New Roman"/>
          <w:sz w:val="28"/>
          <w:szCs w:val="28"/>
        </w:rPr>
        <w:t xml:space="preserve">, </w:t>
      </w:r>
      <w:r w:rsidRPr="CB9D1FF2">
        <w:rPr>
          <w:rFonts w:ascii="Times New Roman" w:cs="Times New Roman"/>
          <w:sz w:val="28"/>
          <w:szCs w:val="28"/>
          <w:rPrChange w:id="17532" w:author="user pc" w:date="2022-03-15T10:14:00Z">
            <w:rPr/>
          </w:rPrChange>
        </w:rPr>
        <w:t>number</w:t>
      </w:r>
      <w:r>
        <w:rPr>
          <w:rFonts w:ascii="Times New Roman" w:cs="Times New Roman" w:hAnsi="Times New Roman"/>
          <w:sz w:val="28"/>
          <w:szCs w:val="28"/>
        </w:rPr>
        <w:t xml:space="preserve"> </w:t>
      </w:r>
      <w:r w:rsidRPr="7CC29BB7">
        <w:rPr>
          <w:rFonts w:ascii="Times New Roman" w:cs="Times New Roman"/>
          <w:sz w:val="28"/>
          <w:szCs w:val="28"/>
          <w:rPrChange w:id="17533" w:author="user pc" w:date="2022-03-15T10:14:00Z">
            <w:rPr/>
          </w:rPrChange>
        </w:rPr>
        <w:t>of</w:t>
      </w:r>
      <w:r>
        <w:rPr>
          <w:rFonts w:ascii="Times New Roman" w:cs="Times New Roman" w:hAnsi="Times New Roman"/>
          <w:sz w:val="28"/>
          <w:szCs w:val="28"/>
        </w:rPr>
        <w:t xml:space="preserve"> </w:t>
      </w:r>
      <w:r w:rsidRPr="2398E451">
        <w:rPr>
          <w:rFonts w:ascii="Times New Roman" w:cs="Times New Roman"/>
          <w:sz w:val="28"/>
          <w:szCs w:val="28"/>
          <w:rPrChange w:id="17534" w:author="user pc" w:date="2022-03-15T10:14:00Z">
            <w:rPr/>
          </w:rPrChange>
        </w:rPr>
        <w:t>molecules</w:t>
      </w:r>
      <w:r>
        <w:rPr>
          <w:rFonts w:ascii="Times New Roman" w:cs="Times New Roman" w:hAnsi="Times New Roman"/>
          <w:sz w:val="28"/>
          <w:szCs w:val="28"/>
        </w:rPr>
        <w:t xml:space="preserve"> </w:t>
      </w:r>
      <w:r w:rsidRPr="007567C9">
        <w:rPr>
          <w:rFonts w:ascii="Times New Roman" w:cs="Times New Roman"/>
          <w:sz w:val="28"/>
          <w:szCs w:val="28"/>
          <w:rPrChange w:id="17535" w:author="user pc" w:date="2022-03-15T10:14:00Z">
            <w:rPr/>
          </w:rPrChange>
        </w:rPr>
        <w:t>of</w:t>
      </w:r>
      <w:r>
        <w:rPr>
          <w:rFonts w:ascii="Times New Roman" w:cs="Times New Roman" w:hAnsi="Times New Roman"/>
          <w:sz w:val="28"/>
          <w:szCs w:val="28"/>
        </w:rPr>
        <w:t xml:space="preserve"> </w:t>
      </w:r>
      <w:r w:rsidRPr="434DD20B">
        <w:rPr>
          <w:rFonts w:ascii="Times New Roman" w:cs="Times New Roman"/>
          <w:sz w:val="28"/>
          <w:szCs w:val="28"/>
          <w:rPrChange w:id="17536" w:author="user pc" w:date="2022-03-15T10:14:00Z">
            <w:rPr/>
          </w:rPrChange>
        </w:rPr>
        <w:t>water</w:t>
      </w:r>
      <w:r>
        <w:rPr>
          <w:rFonts w:ascii="Times New Roman" w:cs="Times New Roman" w:hAnsi="Times New Roman"/>
          <w:sz w:val="28"/>
          <w:szCs w:val="28"/>
        </w:rPr>
        <w:t xml:space="preserve"> </w:t>
      </w:r>
      <w:r w:rsidRPr="53094791">
        <w:rPr>
          <w:rFonts w:ascii="Times New Roman" w:cs="Times New Roman"/>
          <w:sz w:val="28"/>
          <w:szCs w:val="28"/>
          <w:rPrChange w:id="17537" w:author="user pc" w:date="2022-03-15T10:14:00Z">
            <w:rPr/>
          </w:rPrChange>
        </w:rPr>
        <w:t>of</w:t>
      </w:r>
      <w:r>
        <w:rPr>
          <w:rFonts w:ascii="Times New Roman" w:cs="Times New Roman" w:hAnsi="Times New Roman"/>
          <w:sz w:val="28"/>
          <w:szCs w:val="28"/>
        </w:rPr>
        <w:t xml:space="preserve"> </w:t>
      </w:r>
      <w:r w:rsidRPr="72AA5E4F">
        <w:rPr>
          <w:rFonts w:ascii="Times New Roman" w:cs="Times New Roman"/>
          <w:sz w:val="28"/>
          <w:szCs w:val="28"/>
          <w:rPrChange w:id="17538" w:author="user pc" w:date="2022-03-15T10:14:00Z">
            <w:rPr/>
          </w:rPrChange>
        </w:rPr>
        <w:t>crystallization</w:t>
      </w:r>
      <w:r>
        <w:rPr>
          <w:rFonts w:ascii="Times New Roman" w:cs="Times New Roman" w:hAnsi="Times New Roman"/>
          <w:sz w:val="28"/>
          <w:szCs w:val="28"/>
        </w:rPr>
        <w:t xml:space="preserve"> </w:t>
      </w:r>
      <w:r w:rsidRPr="75B8BBE4">
        <w:rPr>
          <w:rFonts w:ascii="Times New Roman" w:cs="Times New Roman"/>
          <w:sz w:val="28"/>
          <w:szCs w:val="28"/>
          <w:rPrChange w:id="17539" w:author="user pc" w:date="2022-03-15T10:14:00Z">
            <w:rPr/>
          </w:rPrChange>
        </w:rPr>
        <w:t>in</w:t>
      </w:r>
      <w:r>
        <w:rPr>
          <w:rFonts w:ascii="Times New Roman" w:cs="Times New Roman" w:hAnsi="Times New Roman"/>
          <w:sz w:val="28"/>
          <w:szCs w:val="28"/>
        </w:rPr>
        <w:t xml:space="preserve"> </w:t>
      </w:r>
      <w:r w:rsidRPr="65B551D2">
        <w:rPr>
          <w:rFonts w:ascii="Times New Roman" w:cs="Times New Roman"/>
          <w:sz w:val="28"/>
          <w:szCs w:val="28"/>
          <w:rPrChange w:id="17540" w:author="user pc" w:date="2022-03-15T10:14:00Z">
            <w:rPr/>
          </w:rPrChange>
        </w:rPr>
        <w:t>the</w:t>
      </w:r>
      <w:r>
        <w:rPr>
          <w:rFonts w:ascii="Times New Roman" w:cs="Times New Roman" w:hAnsi="Times New Roman"/>
          <w:sz w:val="28"/>
          <w:szCs w:val="28"/>
        </w:rPr>
        <w:t xml:space="preserve"> </w:t>
      </w:r>
      <w:r w:rsidRPr="226513BA">
        <w:rPr>
          <w:rFonts w:ascii="Times New Roman" w:cs="Times New Roman"/>
          <w:sz w:val="28"/>
          <w:szCs w:val="28"/>
          <w:rPrChange w:id="17541" w:author="user pc" w:date="2022-03-15T10:14:00Z">
            <w:rPr/>
          </w:rPrChange>
        </w:rPr>
        <w:t>hydrated</w:t>
      </w:r>
      <w:r>
        <w:rPr>
          <w:rFonts w:ascii="Times New Roman" w:cs="Times New Roman" w:hAnsi="Times New Roman"/>
          <w:sz w:val="28"/>
          <w:szCs w:val="28"/>
        </w:rPr>
        <w:t xml:space="preserve"> salt is </w:t>
      </w:r>
      <w:r w:rsidRPr="9E1497DD">
        <w:rPr>
          <w:rFonts w:ascii="Times New Roman" w:cs="Times New Roman"/>
          <w:sz w:val="28"/>
          <w:szCs w:val="28"/>
          <w:rPrChange w:id="17542" w:author="user pc" w:date="2022-03-15T10:14:00Z">
            <w:rPr/>
          </w:rPrChange>
        </w:rPr>
        <w:t>2.</w:t>
      </w:r>
    </w:p>
    <w:p>
      <w:pPr>
        <w:pStyle w:val="style0"/>
        <w:rPr>
          <w:rFonts w:ascii="Times New Roman" w:cs="Times New Roman"/>
          <w:sz w:val="28"/>
          <w:szCs w:val="28"/>
          <w:rPrChange w:id="17543" w:author="user pc" w:date="2022-03-15T10:14:00Z">
            <w:rPr/>
          </w:rPrChange>
        </w:rPr>
      </w:pPr>
    </w:p>
    <w:p>
      <w:pPr>
        <w:pStyle w:val="style0"/>
        <w:rPr>
          <w:rFonts w:ascii="Times New Roman" w:cs="Times New Roman"/>
          <w:sz w:val="28"/>
          <w:szCs w:val="28"/>
          <w:rPrChange w:id="17544" w:author="user pc" w:date="2022-03-15T10:14:00Z">
            <w:rPr/>
          </w:rPrChange>
        </w:rPr>
      </w:pPr>
      <w:r w:rsidRPr="7C4C1DC4">
        <w:rPr>
          <w:rFonts w:ascii="Times New Roman" w:cs="Times New Roman"/>
          <w:b/>
          <w:bCs/>
          <w:sz w:val="28"/>
          <w:szCs w:val="28"/>
          <w:rPrChange w:id="17545" w:author="user pc" w:date="2022-03-15T10:14:00Z">
            <w:rPr>
              <w:b/>
              <w:bCs/>
            </w:rPr>
          </w:rPrChange>
        </w:rPr>
        <w:t>Example 5:</w:t>
      </w:r>
      <w:r w:rsidRPr="C39372F3">
        <w:rPr>
          <w:rFonts w:ascii="Times New Roman" w:cs="Times New Roman"/>
          <w:sz w:val="28"/>
          <w:szCs w:val="28"/>
          <w:rPrChange w:id="17546" w:author="user pc" w:date="2022-03-15T10:14:00Z">
            <w:rPr/>
          </w:rPrChange>
        </w:rPr>
        <w:t xml:space="preserve"> </w:t>
      </w:r>
      <w:r>
        <w:rPr>
          <w:rFonts w:ascii="Times New Roman" w:cs="Times New Roman" w:hAnsi="Times New Roman"/>
          <w:sz w:val="28"/>
          <w:szCs w:val="28"/>
        </w:rPr>
        <w:t>A Sodium trioxocarbonate (IV) crystal, Na</w:t>
      </w:r>
      <w:r>
        <w:rPr>
          <w:rFonts w:ascii="Times New Roman" w:cs="Times New Roman" w:hAnsi="Times New Roman"/>
          <w:sz w:val="28"/>
          <w:szCs w:val="28"/>
          <w:vertAlign w:val="subscript"/>
        </w:rPr>
        <w:t>2</w:t>
      </w:r>
      <w:r>
        <w:rPr>
          <w:rFonts w:ascii="Times New Roman" w:cs="Times New Roman" w:hAnsi="Times New Roman"/>
          <w:sz w:val="28"/>
          <w:szCs w:val="28"/>
        </w:rPr>
        <w:t>CO</w:t>
      </w:r>
      <w:r>
        <w:rPr>
          <w:rFonts w:ascii="Times New Roman" w:cs="Times New Roman" w:hAnsi="Times New Roman"/>
          <w:sz w:val="28"/>
          <w:szCs w:val="28"/>
          <w:vertAlign w:val="subscript"/>
        </w:rPr>
        <w:t>3</w:t>
      </w:r>
      <w:r>
        <w:rPr>
          <w:rFonts w:ascii="Times New Roman" w:cs="Times New Roman" w:hAnsi="Times New Roman"/>
          <w:sz w:val="28"/>
          <w:szCs w:val="28"/>
        </w:rPr>
        <w:t>.xH</w:t>
      </w:r>
      <w:r>
        <w:rPr>
          <w:rFonts w:ascii="Times New Roman" w:cs="Times New Roman" w:hAnsi="Times New Roman"/>
          <w:sz w:val="28"/>
          <w:szCs w:val="28"/>
          <w:vertAlign w:val="subscript"/>
        </w:rPr>
        <w:t>2</w:t>
      </w:r>
      <w:r>
        <w:rPr>
          <w:rFonts w:ascii="Times New Roman" w:cs="Times New Roman" w:hAnsi="Times New Roman"/>
          <w:sz w:val="28"/>
          <w:szCs w:val="28"/>
        </w:rPr>
        <w:t>O contains</w:t>
      </w:r>
      <w:r w:rsidRPr="2709E924">
        <w:rPr>
          <w:rFonts w:ascii="Times New Roman" w:cs="Times New Roman"/>
          <w:sz w:val="28"/>
          <w:szCs w:val="28"/>
          <w:rPrChange w:id="17547" w:author="user pc" w:date="2022-03-15T10:14:00Z">
            <w:rPr/>
          </w:rPrChange>
        </w:rPr>
        <w:t xml:space="preserve"> 62.94% by mass of water of crystallization. Find the value of X.</w:t>
      </w:r>
    </w:p>
    <w:p>
      <w:pPr>
        <w:pStyle w:val="style0"/>
        <w:rPr>
          <w:rFonts w:ascii="Times New Roman" w:cs="Times New Roman"/>
          <w:b/>
          <w:bCs/>
          <w:sz w:val="28"/>
          <w:szCs w:val="28"/>
          <w:rPrChange w:id="17548" w:author="user pc" w:date="2022-03-15T10:14:00Z">
            <w:rPr>
              <w:b/>
              <w:bCs/>
            </w:rPr>
          </w:rPrChange>
        </w:rPr>
      </w:pPr>
      <w:r w:rsidRPr="A5DC8DB2">
        <w:rPr>
          <w:rFonts w:ascii="Times New Roman" w:cs="Times New Roman"/>
          <w:b/>
          <w:bCs/>
          <w:sz w:val="28"/>
          <w:szCs w:val="28"/>
          <w:rPrChange w:id="17549" w:author="user pc" w:date="2022-03-15T10:14:00Z">
            <w:rPr>
              <w:b/>
              <w:bCs/>
            </w:rPr>
          </w:rPrChange>
        </w:rPr>
        <w:t>Solution</w:t>
      </w:r>
    </w:p>
    <w:p>
      <w:pPr>
        <w:pStyle w:val="style0"/>
        <w:rPr>
          <w:rFonts w:ascii="Times New Roman" w:cs="Times New Roman"/>
          <w:sz w:val="28"/>
          <w:szCs w:val="28"/>
          <w:rPrChange w:id="17550" w:author="user pc" w:date="2022-03-15T10:14:00Z">
            <w:rPr/>
          </w:rPrChange>
        </w:rPr>
      </w:pPr>
      <w:r w:rsidRPr="1A1F1069">
        <w:rPr>
          <w:rFonts w:ascii="Times New Roman" w:cs="Times New Roman"/>
          <w:sz w:val="28"/>
          <w:szCs w:val="28"/>
          <w:rPrChange w:id="17551" w:author="user pc" w:date="2022-03-15T10:14:00Z">
            <w:rPr/>
          </w:rPrChange>
        </w:rPr>
        <w:t>The crystals contain 62.94% H</w:t>
      </w:r>
      <w:r w:rsidRPr="75E5B4DE">
        <w:rPr>
          <w:rFonts w:ascii="Times New Roman" w:cs="Times New Roman"/>
          <w:sz w:val="28"/>
          <w:szCs w:val="28"/>
          <w:vertAlign w:val="subscript"/>
          <w:rPrChange w:id="17552" w:author="user pc" w:date="2022-03-15T10:14:00Z">
            <w:rPr>
              <w:vertAlign w:val="subscript"/>
            </w:rPr>
          </w:rPrChange>
        </w:rPr>
        <w:t>2</w:t>
      </w:r>
      <w:r w:rsidRPr="701B85A6">
        <w:rPr>
          <w:rFonts w:ascii="Times New Roman" w:cs="Times New Roman"/>
          <w:sz w:val="28"/>
          <w:szCs w:val="28"/>
          <w:rPrChange w:id="17553" w:author="user pc" w:date="2022-03-15T10:14:00Z">
            <w:rPr/>
          </w:rPrChange>
        </w:rPr>
        <w:t>O and the rest (100 - 62.94 = 37.06%) must be anhydrous sodium trioxocarbonate (IV). That is 37.06 % of Na</w:t>
      </w:r>
      <w:r w:rsidRPr="33BF5596">
        <w:rPr>
          <w:rFonts w:ascii="Times New Roman" w:cs="Times New Roman"/>
          <w:sz w:val="28"/>
          <w:szCs w:val="28"/>
          <w:vertAlign w:val="subscript"/>
          <w:rPrChange w:id="17554" w:author="user pc" w:date="2022-03-15T10:14:00Z">
            <w:rPr>
              <w:vertAlign w:val="subscript"/>
            </w:rPr>
          </w:rPrChange>
        </w:rPr>
        <w:t>2</w:t>
      </w:r>
      <w:r w:rsidRPr="2DEE853D">
        <w:rPr>
          <w:rFonts w:ascii="Times New Roman" w:cs="Times New Roman"/>
          <w:sz w:val="28"/>
          <w:szCs w:val="28"/>
          <w:rPrChange w:id="17555" w:author="user pc" w:date="2022-03-15T10:14:00Z">
            <w:rPr/>
          </w:rPrChange>
        </w:rPr>
        <w:t>CO</w:t>
      </w:r>
      <w:r w:rsidRPr="422A2F84">
        <w:rPr>
          <w:rFonts w:ascii="Times New Roman" w:cs="Times New Roman"/>
          <w:sz w:val="28"/>
          <w:szCs w:val="28"/>
          <w:vertAlign w:val="subscript"/>
          <w:rPrChange w:id="17556" w:author="user pc" w:date="2022-03-15T10:14:00Z">
            <w:rPr>
              <w:vertAlign w:val="subscript"/>
            </w:rPr>
          </w:rPrChange>
        </w:rPr>
        <w:t>3</w:t>
      </w:r>
      <w:r w:rsidRPr="CE06D8DE">
        <w:rPr>
          <w:rFonts w:ascii="Times New Roman" w:cs="Times New Roman"/>
          <w:sz w:val="28"/>
          <w:szCs w:val="28"/>
          <w:rPrChange w:id="17557" w:author="user pc" w:date="2022-03-15T10:14:00Z">
            <w:rPr/>
          </w:rPrChange>
        </w:rPr>
        <w:t>.</w:t>
      </w:r>
    </w:p>
    <w:p>
      <w:pPr>
        <w:pStyle w:val="style0"/>
        <w:rPr>
          <w:rFonts w:ascii="Times New Roman" w:cs="Times New Roman"/>
          <w:sz w:val="28"/>
          <w:szCs w:val="28"/>
          <w:rPrChange w:id="17558" w:author="user pc" w:date="2022-03-15T10:14:00Z">
            <w:rPr/>
          </w:rPrChange>
        </w:rPr>
      </w:pPr>
      <w:r w:rsidRPr="D4DFC2BF">
        <w:rPr>
          <w:rFonts w:ascii="Times New Roman" w:cs="Times New Roman"/>
          <w:sz w:val="28"/>
          <w:szCs w:val="28"/>
          <w:rPrChange w:id="17559" w:author="user pc" w:date="2022-03-15T10:14:00Z">
            <w:rPr/>
          </w:rPrChange>
        </w:rPr>
        <w:t>Molar mass of xH</w:t>
      </w:r>
      <w:r w:rsidRPr="0F071460">
        <w:rPr>
          <w:rFonts w:ascii="Times New Roman" w:cs="Times New Roman"/>
          <w:sz w:val="28"/>
          <w:szCs w:val="28"/>
          <w:vertAlign w:val="subscript"/>
          <w:rPrChange w:id="17560" w:author="user pc" w:date="2022-03-15T10:14:00Z">
            <w:rPr>
              <w:vertAlign w:val="subscript"/>
            </w:rPr>
          </w:rPrChange>
        </w:rPr>
        <w:t>2</w:t>
      </w:r>
      <w:r w:rsidRPr="3C96BDE1">
        <w:rPr>
          <w:rFonts w:ascii="Times New Roman" w:cs="Times New Roman"/>
          <w:sz w:val="28"/>
          <w:szCs w:val="28"/>
          <w:rPrChange w:id="17561" w:author="user pc" w:date="2022-03-15T10:14:00Z">
            <w:rPr/>
          </w:rPrChange>
        </w:rPr>
        <w:t>O = X(1 × 2 + 16) = 18x g/mol</w:t>
      </w:r>
    </w:p>
    <w:p>
      <w:pPr>
        <w:pStyle w:val="style0"/>
        <w:rPr>
          <w:rFonts w:ascii="Times New Roman" w:cs="Times New Roman"/>
          <w:sz w:val="28"/>
          <w:szCs w:val="28"/>
          <w:rPrChange w:id="17562" w:author="user pc" w:date="2022-03-15T10:14:00Z">
            <w:rPr/>
          </w:rPrChange>
        </w:rPr>
      </w:pPr>
      <w:r w:rsidRPr="0625EE6B">
        <w:rPr>
          <w:rFonts w:ascii="Times New Roman" w:cs="Times New Roman"/>
          <w:sz w:val="28"/>
          <w:szCs w:val="28"/>
          <w:rPrChange w:id="17563" w:author="user pc" w:date="2022-03-15T10:14:00Z">
            <w:rPr/>
          </w:rPrChange>
        </w:rPr>
        <w:t>Molar mass of anhydrous Na</w:t>
      </w:r>
      <w:r w:rsidRPr="14667CD8">
        <w:rPr>
          <w:rFonts w:ascii="Times New Roman" w:cs="Times New Roman"/>
          <w:sz w:val="28"/>
          <w:szCs w:val="28"/>
          <w:vertAlign w:val="subscript"/>
          <w:rPrChange w:id="17564" w:author="user pc" w:date="2022-03-15T10:14:00Z">
            <w:rPr>
              <w:vertAlign w:val="subscript"/>
            </w:rPr>
          </w:rPrChange>
        </w:rPr>
        <w:t>2</w:t>
      </w:r>
      <w:r w:rsidRPr="18EBEFF4">
        <w:rPr>
          <w:rFonts w:ascii="Times New Roman" w:cs="Times New Roman"/>
          <w:sz w:val="28"/>
          <w:szCs w:val="28"/>
          <w:rPrChange w:id="17565" w:author="user pc" w:date="2022-03-15T10:14:00Z">
            <w:rPr/>
          </w:rPrChange>
        </w:rPr>
        <w:t>CO</w:t>
      </w:r>
      <w:r w:rsidRPr="A22D25F7">
        <w:rPr>
          <w:rFonts w:ascii="Times New Roman" w:cs="Times New Roman"/>
          <w:sz w:val="28"/>
          <w:szCs w:val="28"/>
          <w:vertAlign w:val="subscript"/>
          <w:rPrChange w:id="17566" w:author="user pc" w:date="2022-03-15T10:14:00Z">
            <w:rPr>
              <w:vertAlign w:val="subscript"/>
            </w:rPr>
          </w:rPrChange>
        </w:rPr>
        <w:t>3</w:t>
      </w:r>
      <w:r w:rsidRPr="7F7A18AF">
        <w:rPr>
          <w:rFonts w:ascii="Times New Roman" w:cs="Times New Roman"/>
          <w:sz w:val="28"/>
          <w:szCs w:val="28"/>
          <w:rPrChange w:id="17567" w:author="user pc" w:date="2022-03-15T10:14:00Z">
            <w:rPr/>
          </w:rPrChange>
        </w:rPr>
        <w:t xml:space="preserve"> = 23 × 2 + 12 + 16 × 3 = 106 g/mol.</w:t>
      </w:r>
    </w:p>
    <w:tbl>
      <w:tblPr>
        <w:tblW w:w="0" w:type="auto"/>
        <w:tblLook w:val="04A0" w:firstRow="1" w:lastRow="0" w:firstColumn="1" w:lastColumn="0" w:noHBand="0" w:noVBand="1"/>
      </w:tblPr>
      <w:tblGrid>
        <w:gridCol w:w="3065"/>
        <w:gridCol w:w="3095"/>
        <w:gridCol w:w="3085"/>
      </w:tblGrid>
      <w:tr>
        <w:trPr>
          <w:cantSplit/>
          <w:trHeight w:val="520" w:hRule="atLeast"/>
          <w:tblHeader/>
        </w:trPr>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68" w:author="user pc" w:date="2022-03-15T10:14:00Z">
                  <w:rPr/>
                </w:rPrChange>
              </w:rPr>
            </w:pPr>
          </w:p>
        </w:tc>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69" w:author="user pc" w:date="2022-03-15T10:14:00Z">
                  <w:rPr/>
                </w:rPrChange>
              </w:rPr>
            </w:pPr>
            <w:r w:rsidRPr="F1F0C912">
              <w:rPr>
                <w:rFonts w:ascii="Times New Roman" w:cs="Times New Roman"/>
                <w:sz w:val="28"/>
                <w:szCs w:val="28"/>
                <w:rPrChange w:id="17570" w:author="user pc" w:date="2022-03-15T10:14:00Z">
                  <w:rPr/>
                </w:rPrChange>
              </w:rPr>
              <w:t xml:space="preserve"> Na</w:t>
            </w:r>
            <w:r w:rsidRPr="25E072BE">
              <w:rPr>
                <w:rFonts w:ascii="Times New Roman" w:cs="Times New Roman"/>
                <w:sz w:val="28"/>
                <w:szCs w:val="28"/>
                <w:vertAlign w:val="subscript"/>
                <w:rPrChange w:id="17571" w:author="user pc" w:date="2022-03-15T10:14:00Z">
                  <w:rPr>
                    <w:vertAlign w:val="subscript"/>
                  </w:rPr>
                </w:rPrChange>
              </w:rPr>
              <w:t>2</w:t>
            </w:r>
            <w:r w:rsidRPr="F61D8A9B">
              <w:rPr>
                <w:rFonts w:ascii="Times New Roman" w:cs="Times New Roman"/>
                <w:sz w:val="28"/>
                <w:szCs w:val="28"/>
                <w:rPrChange w:id="17572" w:author="user pc" w:date="2022-03-15T10:14:00Z">
                  <w:rPr/>
                </w:rPrChange>
              </w:rPr>
              <w:t>CO</w:t>
            </w:r>
            <w:r w:rsidRPr="25C4739D">
              <w:rPr>
                <w:rFonts w:ascii="Times New Roman" w:cs="Times New Roman"/>
                <w:sz w:val="28"/>
                <w:szCs w:val="28"/>
                <w:vertAlign w:val="subscript"/>
                <w:rPrChange w:id="17573" w:author="user pc" w:date="2022-03-15T10:14:00Z">
                  <w:rPr>
                    <w:vertAlign w:val="subscript"/>
                  </w:rPr>
                </w:rPrChange>
              </w:rPr>
              <w:t xml:space="preserve">3 </w:t>
            </w:r>
          </w:p>
        </w:tc>
        <w:tc>
          <w:tcPr>
            <w:tcW w:w="3192"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74" w:author="user pc" w:date="2022-03-15T10:14:00Z">
                  <w:rPr/>
                </w:rPrChange>
              </w:rPr>
            </w:pPr>
            <w:r w:rsidRPr="6E2A8DA3">
              <w:rPr>
                <w:rFonts w:ascii="Times New Roman" w:cs="Times New Roman"/>
                <w:sz w:val="28"/>
                <w:szCs w:val="28"/>
                <w:rPrChange w:id="17575" w:author="user pc" w:date="2022-03-15T10:14:00Z">
                  <w:rPr/>
                </w:rPrChange>
              </w:rPr>
              <w:t>H</w:t>
            </w:r>
            <w:r w:rsidRPr="462B491F">
              <w:rPr>
                <w:rFonts w:ascii="Times New Roman" w:cs="Times New Roman"/>
                <w:sz w:val="28"/>
                <w:szCs w:val="28"/>
                <w:vertAlign w:val="subscript"/>
                <w:rPrChange w:id="17576" w:author="user pc" w:date="2022-03-15T10:14:00Z">
                  <w:rPr>
                    <w:vertAlign w:val="subscript"/>
                  </w:rPr>
                </w:rPrChange>
              </w:rPr>
              <w:t>2</w:t>
            </w:r>
            <w:r w:rsidRPr="9B41E60F">
              <w:rPr>
                <w:rFonts w:ascii="Times New Roman" w:cs="Times New Roman"/>
                <w:sz w:val="28"/>
                <w:szCs w:val="28"/>
                <w:rPrChange w:id="17577" w:author="user pc" w:date="2022-03-15T10:14:00Z">
                  <w:rPr/>
                </w:rPrChange>
              </w:rPr>
              <w:t>O</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78" w:author="user pc" w:date="2022-03-15T10:14:00Z">
                  <w:rPr/>
                </w:rPrChange>
              </w:rPr>
            </w:pPr>
            <w:r w:rsidRPr="C675F698">
              <w:rPr>
                <w:rFonts w:ascii="Times New Roman" w:cs="Times New Roman"/>
                <w:sz w:val="28"/>
                <w:szCs w:val="28"/>
                <w:rPrChange w:id="17579" w:author="user pc" w:date="2022-03-15T10:14:00Z">
                  <w:rPr/>
                </w:rPrChange>
              </w:rPr>
              <w:t>Mass</w:t>
            </w:r>
          </w:p>
        </w:tc>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80" w:author="user pc" w:date="2022-03-15T10:14:00Z">
                  <w:rPr/>
                </w:rPrChange>
              </w:rPr>
            </w:pPr>
            <w:r w:rsidRPr="9A64F4F4">
              <w:rPr>
                <w:rFonts w:ascii="Times New Roman" w:cs="Times New Roman"/>
                <w:sz w:val="28"/>
                <w:szCs w:val="28"/>
                <w:rPrChange w:id="17581" w:author="user pc" w:date="2022-03-15T10:14:00Z">
                  <w:rPr/>
                </w:rPrChange>
              </w:rPr>
              <w:t>37.06</w:t>
            </w:r>
          </w:p>
        </w:tc>
        <w:tc>
          <w:tcPr>
            <w:tcW w:w="3192"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82" w:author="user pc" w:date="2022-03-15T10:14:00Z">
                  <w:rPr/>
                </w:rPrChange>
              </w:rPr>
            </w:pPr>
            <w:r w:rsidRPr="7E07C497">
              <w:rPr>
                <w:rFonts w:ascii="Times New Roman" w:cs="Times New Roman"/>
                <w:sz w:val="28"/>
                <w:szCs w:val="28"/>
                <w:rPrChange w:id="17583" w:author="user pc" w:date="2022-03-15T10:14:00Z">
                  <w:rPr/>
                </w:rPrChange>
              </w:rPr>
              <w:t>62.94</w:t>
            </w:r>
          </w:p>
        </w:tc>
      </w:tr>
      <w:tr>
        <w:tblPrEx/>
        <w:trPr>
          <w:cantSplit/>
          <w:trHeight w:val="502" w:hRule="atLeast"/>
          <w:tblHeader/>
        </w:trPr>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84" w:author="user pc" w:date="2022-03-15T10:14:00Z">
                  <w:rPr/>
                </w:rPrChange>
              </w:rPr>
            </w:pPr>
            <w:r w:rsidRPr="A77156DC">
              <w:rPr>
                <w:rFonts w:ascii="Times New Roman" w:cs="Times New Roman"/>
                <w:sz w:val="28"/>
                <w:szCs w:val="28"/>
                <w:rPrChange w:id="17585" w:author="user pc" w:date="2022-03-15T10:14:00Z">
                  <w:rPr/>
                </w:rPrChange>
              </w:rPr>
              <w:t>Molar mass</w:t>
            </w:r>
          </w:p>
        </w:tc>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86" w:author="user pc" w:date="2022-03-15T10:14:00Z">
                  <w:rPr/>
                </w:rPrChange>
              </w:rPr>
            </w:pPr>
            <w:r w:rsidRPr="C5DAEB31">
              <w:rPr>
                <w:rFonts w:ascii="Times New Roman" w:cs="Times New Roman"/>
                <w:sz w:val="28"/>
                <w:szCs w:val="28"/>
                <w:rPrChange w:id="17587" w:author="user pc" w:date="2022-03-15T10:14:00Z">
                  <w:rPr/>
                </w:rPrChange>
              </w:rPr>
              <w:t>106</w:t>
            </w:r>
          </w:p>
        </w:tc>
        <w:tc>
          <w:tcPr>
            <w:tcW w:w="3192"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88" w:author="user pc" w:date="2022-03-15T10:14:00Z">
                  <w:rPr/>
                </w:rPrChange>
              </w:rPr>
            </w:pPr>
            <w:r w:rsidRPr="9DD8100C">
              <w:rPr>
                <w:rFonts w:ascii="Times New Roman" w:cs="Times New Roman"/>
                <w:sz w:val="28"/>
                <w:szCs w:val="28"/>
                <w:rPrChange w:id="17589" w:author="user pc" w:date="2022-03-15T10:14:00Z">
                  <w:rPr/>
                </w:rPrChange>
              </w:rPr>
              <w:t>18</w:t>
            </w:r>
          </w:p>
        </w:tc>
      </w:tr>
      <w:tr>
        <w:tblPrEx/>
        <w:trPr>
          <w:cantSplit/>
          <w:trHeight w:val="463" w:hRule="atLeast"/>
          <w:tblHeader/>
        </w:trPr>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90" w:author="user pc" w:date="2022-03-15T10:14:00Z">
                  <w:rPr/>
                </w:rPrChange>
              </w:rPr>
            </w:pPr>
            <w:r w:rsidRPr="5340669F">
              <w:rPr>
                <w:rFonts w:ascii="Times New Roman" w:cs="Times New Roman"/>
                <w:sz w:val="28"/>
                <w:szCs w:val="28"/>
                <w:rPrChange w:id="17591" w:author="user pc" w:date="2022-03-15T10:14:00Z">
                  <w:rPr/>
                </w:rPrChange>
              </w:rPr>
              <w:t>Mole</w:t>
            </w:r>
          </w:p>
        </w:tc>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92" w:author="user pc" w:date="2022-03-15T10:14:00Z">
                  <w:rPr/>
                </w:rPrChange>
              </w:rPr>
            </w:pPr>
            <w:r w:rsidRPr="3D224EB4">
              <w:rPr>
                <w:rFonts w:ascii="Times New Roman" w:cs="Times New Roman"/>
                <w:sz w:val="28"/>
                <w:szCs w:val="28"/>
                <w:rPrChange w:id="17593" w:author="user pc" w:date="2022-03-15T10:14:00Z">
                  <w:rPr/>
                </w:rPrChange>
              </w:rPr>
              <w:t>37.06/106 = 0.349</w:t>
            </w:r>
          </w:p>
        </w:tc>
        <w:tc>
          <w:tcPr>
            <w:tcW w:w="3192"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94" w:author="user pc" w:date="2022-03-15T10:14:00Z">
                  <w:rPr/>
                </w:rPrChange>
              </w:rPr>
            </w:pPr>
            <w:r w:rsidRPr="7C4D9516">
              <w:rPr>
                <w:rFonts w:ascii="Times New Roman" w:cs="Times New Roman"/>
                <w:sz w:val="28"/>
                <w:szCs w:val="28"/>
                <w:rPrChange w:id="17595" w:author="user pc" w:date="2022-03-15T10:14:00Z">
                  <w:rPr/>
                </w:rPrChange>
              </w:rPr>
              <w:t>62.94/18 = 3.49</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96" w:author="user pc" w:date="2022-03-15T10:14:00Z">
                  <w:rPr/>
                </w:rPrChange>
              </w:rPr>
            </w:pPr>
            <w:r w:rsidRPr="B1315667">
              <w:rPr>
                <w:rFonts w:ascii="Times New Roman" w:cs="Times New Roman"/>
                <w:sz w:val="28"/>
                <w:szCs w:val="28"/>
                <w:rPrChange w:id="17597" w:author="user pc" w:date="2022-03-15T10:14:00Z">
                  <w:rPr/>
                </w:rPrChange>
              </w:rPr>
              <w:t>Divide through by the smallest mole ratio</w:t>
            </w:r>
          </w:p>
        </w:tc>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598" w:author="user pc" w:date="2022-03-15T10:14:00Z">
                  <w:rPr/>
                </w:rPrChange>
              </w:rPr>
            </w:pPr>
            <w:r w:rsidRPr="74C6515F">
              <w:rPr>
                <w:rFonts w:ascii="Times New Roman" w:cs="Times New Roman"/>
                <w:sz w:val="28"/>
                <w:szCs w:val="28"/>
                <w:rPrChange w:id="17599" w:author="user pc" w:date="2022-03-15T10:14:00Z">
                  <w:rPr/>
                </w:rPrChange>
              </w:rPr>
              <w:t>0.349/0.349 = 1.0</w:t>
            </w:r>
          </w:p>
        </w:tc>
        <w:tc>
          <w:tcPr>
            <w:tcW w:w="3192"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600" w:author="user pc" w:date="2022-03-15T10:14:00Z">
                  <w:rPr/>
                </w:rPrChange>
              </w:rPr>
            </w:pPr>
            <w:r w:rsidRPr="BACD2EC7">
              <w:rPr>
                <w:rFonts w:ascii="Times New Roman" w:cs="Times New Roman"/>
                <w:sz w:val="28"/>
                <w:szCs w:val="28"/>
                <w:rPrChange w:id="17601" w:author="user pc" w:date="2022-03-15T10:14:00Z">
                  <w:rPr/>
                </w:rPrChange>
              </w:rPr>
              <w:t>3.49/0.349 = 10</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keepNext/>
              <w:keepLines/>
              <w:spacing w:before="480" w:after="0"/>
              <w:jc w:val="center"/>
              <w:outlineLvl w:val="0"/>
              <w:rPr>
                <w:rFonts w:ascii="Times New Roman" w:cs="Times New Roman"/>
                <w:b w:val="false"/>
                <w:bCs w:val="false"/>
                <w:color w:val="auto"/>
                <w:sz w:val="28"/>
                <w:szCs w:val="28"/>
                <w:rPrChange w:id="17602" w:author="user pc" w:date="2022-03-15T10:14:00Z">
                  <w:rPr>
                    <w:b/>
                    <w:bCs/>
                    <w:color w:val="365f91"/>
                    <w:sz w:val="28"/>
                    <w:szCs w:val="28"/>
                  </w:rPr>
                </w:rPrChange>
              </w:rPr>
            </w:pPr>
          </w:p>
        </w:tc>
        <w:tc>
          <w:tcPr>
            <w:tcW w:w="3191"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603" w:author="user pc" w:date="2022-03-15T10:14:00Z">
                  <w:rPr/>
                </w:rPrChange>
              </w:rPr>
            </w:pPr>
            <w:r w:rsidRPr="98F6EA5C">
              <w:rPr>
                <w:rFonts w:ascii="Times New Roman" w:cs="Times New Roman"/>
                <w:sz w:val="28"/>
                <w:szCs w:val="28"/>
                <w:rPrChange w:id="17604" w:author="user pc" w:date="2022-03-15T10:14:00Z">
                  <w:rPr/>
                </w:rPrChange>
              </w:rPr>
              <w:t>1</w:t>
            </w:r>
          </w:p>
        </w:tc>
        <w:tc>
          <w:tcPr>
            <w:tcW w:w="3192" w:type="dxa"/>
            <w:tcBorders>
              <w:top w:val="single" w:sz="4" w:space="0" w:color="auto"/>
              <w:left w:val="single" w:sz="4" w:space="0" w:color="auto"/>
              <w:bottom w:val="single" w:sz="4" w:space="0" w:color="auto"/>
              <w:right w:val="single" w:sz="4" w:space="0" w:color="auto"/>
            </w:tcBorders>
          </w:tcPr>
          <w:p>
            <w:pPr>
              <w:pStyle w:val="style0"/>
              <w:jc w:val="center"/>
              <w:rPr>
                <w:rFonts w:ascii="Times New Roman" w:cs="Times New Roman"/>
                <w:sz w:val="28"/>
                <w:szCs w:val="28"/>
                <w:rPrChange w:id="17605" w:author="user pc" w:date="2022-03-15T10:14:00Z">
                  <w:rPr/>
                </w:rPrChange>
              </w:rPr>
            </w:pPr>
            <w:r w:rsidRPr="96A2DEDD">
              <w:rPr>
                <w:rFonts w:ascii="Times New Roman" w:cs="Times New Roman"/>
                <w:sz w:val="28"/>
                <w:szCs w:val="28"/>
                <w:rPrChange w:id="17606" w:author="user pc" w:date="2022-03-15T10:14:00Z">
                  <w:rPr/>
                </w:rPrChange>
              </w:rPr>
              <w:t>10</w:t>
            </w:r>
          </w:p>
        </w:tc>
      </w:tr>
    </w:tbl>
    <w:p>
      <w:pPr>
        <w:pStyle w:val="style0"/>
        <w:rPr>
          <w:rFonts w:ascii="Times New Roman" w:cs="Times New Roman"/>
          <w:sz w:val="28"/>
          <w:szCs w:val="28"/>
          <w:rPrChange w:id="17607" w:author="user pc" w:date="2022-03-15T10:14:00Z">
            <w:rPr/>
          </w:rPrChange>
        </w:rPr>
      </w:pPr>
      <w:r w:rsidRPr="2F5896D5">
        <w:rPr>
          <w:rFonts w:ascii="Times New Roman" w:cs="Times New Roman"/>
          <w:sz w:val="28"/>
          <w:szCs w:val="28"/>
          <w:rPrChange w:id="17608" w:author="user pc" w:date="2022-03-15T10:14:00Z">
            <w:rPr/>
          </w:rPrChange>
        </w:rPr>
        <w:t>Hence, the formula for the compound is Na</w:t>
      </w:r>
      <w:r w:rsidRPr="136F9376">
        <w:rPr>
          <w:rFonts w:ascii="Times New Roman" w:cs="Times New Roman"/>
          <w:sz w:val="28"/>
          <w:szCs w:val="28"/>
          <w:vertAlign w:val="subscript"/>
          <w:rPrChange w:id="17609" w:author="user pc" w:date="2022-03-15T10:14:00Z">
            <w:rPr>
              <w:vertAlign w:val="subscript"/>
            </w:rPr>
          </w:rPrChange>
        </w:rPr>
        <w:t>2</w:t>
      </w:r>
      <w:r w:rsidRPr="003CF50B">
        <w:rPr>
          <w:rFonts w:ascii="Times New Roman" w:cs="Times New Roman"/>
          <w:sz w:val="28"/>
          <w:szCs w:val="28"/>
          <w:rPrChange w:id="17610" w:author="user pc" w:date="2022-03-15T10:14:00Z">
            <w:rPr/>
          </w:rPrChange>
        </w:rPr>
        <w:t>CO</w:t>
      </w:r>
      <w:r w:rsidRPr="A5701294">
        <w:rPr>
          <w:rFonts w:ascii="Times New Roman" w:cs="Times New Roman"/>
          <w:sz w:val="28"/>
          <w:szCs w:val="28"/>
          <w:vertAlign w:val="subscript"/>
          <w:rPrChange w:id="17611" w:author="user pc" w:date="2022-03-15T10:14:00Z">
            <w:rPr>
              <w:vertAlign w:val="subscript"/>
            </w:rPr>
          </w:rPrChange>
        </w:rPr>
        <w:t>3</w:t>
      </w:r>
      <w:r w:rsidRPr="6B0FBDA3">
        <w:rPr>
          <w:rFonts w:ascii="Times New Roman" w:cs="Times New Roman"/>
          <w:sz w:val="28"/>
          <w:szCs w:val="28"/>
          <w:rPrChange w:id="17612" w:author="user pc" w:date="2022-03-15T10:14:00Z">
            <w:rPr/>
          </w:rPrChange>
        </w:rPr>
        <w:t>.10H</w:t>
      </w:r>
      <w:r w:rsidRPr="7820A540">
        <w:rPr>
          <w:rFonts w:ascii="Times New Roman" w:cs="Times New Roman"/>
          <w:sz w:val="28"/>
          <w:szCs w:val="28"/>
          <w:vertAlign w:val="subscript"/>
          <w:rPrChange w:id="17613" w:author="user pc" w:date="2022-03-15T10:14:00Z">
            <w:rPr>
              <w:vertAlign w:val="subscript"/>
            </w:rPr>
          </w:rPrChange>
        </w:rPr>
        <w:t>2</w:t>
      </w:r>
      <w:r w:rsidRPr="CE7626D1">
        <w:rPr>
          <w:rFonts w:ascii="Times New Roman" w:cs="Times New Roman"/>
          <w:sz w:val="28"/>
          <w:szCs w:val="28"/>
          <w:rPrChange w:id="17614" w:author="user pc" w:date="2022-03-15T10:14:00Z">
            <w:rPr/>
          </w:rPrChange>
        </w:rPr>
        <w:t>O and the name is sodium trioxocarbonate (IV) decahydrate.</w:t>
      </w:r>
    </w:p>
    <w:p>
      <w:pPr>
        <w:pStyle w:val="style0"/>
        <w:rPr>
          <w:rFonts w:ascii="Times New Roman" w:cs="Times New Roman" w:hAnsi="Times New Roman"/>
          <w:b/>
          <w:bCs/>
          <w:sz w:val="28"/>
          <w:szCs w:val="28"/>
          <w:rPrChange w:id="17615" w:author="user pc" w:date="2022-03-15T10:14:00Z">
            <w:rPr>
              <w:rFonts w:ascii="Dancing Script" w:hAnsi="Dancing Script"/>
              <w:b/>
              <w:bCs/>
            </w:rPr>
          </w:rPrChange>
        </w:rPr>
      </w:pPr>
      <w:r w:rsidRPr="50537541">
        <w:rPr>
          <w:rFonts w:ascii="Times New Roman" w:cs="Times New Roman" w:hAnsi="Times New Roman"/>
          <w:b/>
          <w:bCs/>
          <w:sz w:val="28"/>
          <w:szCs w:val="28"/>
          <w:rPrChange w:id="17616" w:author="user pc" w:date="2022-03-15T10:14:00Z">
            <w:rPr>
              <w:rFonts w:ascii="Dancing Script" w:hAnsi="Dancing Script"/>
              <w:b/>
              <w:bCs/>
            </w:rPr>
          </w:rPrChange>
        </w:rPr>
        <w:t>Alternatively, using the formula;</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Mass of Water</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Molar 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x Molar Mass of Water</m:t>
              </m:r>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37.06</m:t>
              </m:r>
            </m:num>
            <m:den>
              <m:r>
                <w:rPr>
                  <w:rFonts w:ascii="Cambria Math" w:cs="Times New Roman" w:hAnsi="Cambria Math"/>
                  <w:sz w:val="28"/>
                  <w:szCs w:val="28"/>
                </w:rPr>
                <m:t>62.94</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106</m:t>
              </m:r>
            </m:num>
            <m:den>
              <m:r>
                <w:rPr>
                  <w:rFonts w:ascii="Cambria Math" w:cs="Times New Roman" w:hAnsi="Cambria Math"/>
                  <w:sz w:val="28"/>
                  <w:szCs w:val="28"/>
                </w:rPr>
                <m:t xml:space="preserve">18x </m:t>
              </m:r>
            </m:den>
          </m:f>
        </m:oMath>
      </m:oMathPara>
    </w:p>
    <w:p>
      <w:pPr>
        <w:pStyle w:val="style0"/>
        <w:rPr>
          <w:rFonts w:ascii="Times New Roman" w:cs="Times New Roman"/>
          <w:sz w:val="28"/>
          <w:szCs w:val="28"/>
          <w:rPrChange w:id="17617" w:author="user pc" w:date="2022-03-15T10:14:00Z">
            <w:rPr/>
          </w:rPrChange>
        </w:rPr>
      </w:pPr>
      <w:r w:rsidRPr="4FB8FACA">
        <w:rPr>
          <w:rFonts w:ascii="Times New Roman" w:cs="Times New Roman"/>
          <w:sz w:val="28"/>
          <w:szCs w:val="28"/>
          <w:rPrChange w:id="17618" w:author="user pc" w:date="2022-03-15T10:14:00Z">
            <w:rPr/>
          </w:rPrChange>
        </w:rPr>
        <w:t>Cross multiplying; 106 × 62.94 = 37.06 × 18x</w:t>
      </w:r>
    </w:p>
    <w:p>
      <w:pPr>
        <w:pStyle w:val="style0"/>
        <w:rPr>
          <w:rFonts w:ascii="Times New Roman" w:cs="Times New Roman"/>
          <w:sz w:val="28"/>
          <w:szCs w:val="28"/>
          <w:rPrChange w:id="17619" w:author="user pc" w:date="2022-03-15T10:14:00Z">
            <w:rPr/>
          </w:rPrChange>
        </w:rPr>
      </w:pPr>
      <w:r w:rsidRPr="50249258">
        <w:rPr>
          <w:rFonts w:ascii="Times New Roman" w:cs="Times New Roman"/>
          <w:sz w:val="28"/>
          <w:szCs w:val="28"/>
          <w:rPrChange w:id="17620" w:author="user pc" w:date="2022-03-15T10:14:00Z">
            <w:rPr/>
          </w:rPrChange>
        </w:rPr>
        <w:t>6671.64 = 667.08x</w:t>
      </w:r>
    </w:p>
    <w:p>
      <w:pPr>
        <w:pStyle w:val="style0"/>
        <w:rPr>
          <w:rFonts w:ascii="Times New Roman" w:cs="Times New Roman"/>
          <w:sz w:val="28"/>
          <w:szCs w:val="28"/>
          <w:rPrChange w:id="17621" w:author="user pc" w:date="2022-03-15T10:14:00Z">
            <w:rPr/>
          </w:rPrChange>
        </w:rPr>
      </w:pPr>
      <w:r w:rsidRPr="C034B23A">
        <w:rPr>
          <w:rFonts w:ascii="Times New Roman" w:cs="Times New Roman"/>
          <w:sz w:val="28"/>
          <w:szCs w:val="28"/>
          <w:rPrChange w:id="17622" w:author="user pc" w:date="2022-03-15T10:14:00Z">
            <w:rPr/>
          </w:rPrChange>
        </w:rPr>
        <w:t>Dividing through by 667.08, we get;</w:t>
      </w:r>
    </w:p>
    <w:p>
      <w:pPr>
        <w:pStyle w:val="style0"/>
        <w:rPr>
          <w:rFonts w:ascii="Times New Roman" w:cs="Times New Roman"/>
          <w:sz w:val="28"/>
          <w:szCs w:val="28"/>
          <w:rPrChange w:id="17623" w:author="user pc" w:date="2022-03-15T10:14:00Z">
            <w:rPr/>
          </w:rPrChange>
        </w:rPr>
      </w:pPr>
      <w:r w:rsidRPr="F3D6F63D">
        <w:rPr>
          <w:rFonts w:ascii="Times New Roman" w:cs="Times New Roman"/>
          <w:sz w:val="28"/>
          <w:szCs w:val="28"/>
          <w:rPrChange w:id="17624" w:author="user pc" w:date="2022-03-15T10:14:00Z">
            <w:rPr/>
          </w:rPrChange>
        </w:rPr>
        <w:t>X = 10.00125 ~ 10</w:t>
      </w:r>
    </w:p>
    <w:p>
      <w:pPr>
        <w:pStyle w:val="style0"/>
        <w:rPr>
          <w:rFonts w:ascii="Times New Roman" w:cs="Times New Roman"/>
          <w:sz w:val="28"/>
          <w:szCs w:val="28"/>
          <w:rPrChange w:id="17625" w:author="user pc" w:date="2022-03-15T10:14:00Z">
            <w:rPr/>
          </w:rPrChange>
        </w:rPr>
      </w:pPr>
    </w:p>
    <w:p>
      <w:pPr>
        <w:pStyle w:val="style0"/>
        <w:rPr>
          <w:rFonts w:ascii="Times New Roman" w:cs="Times New Roman"/>
          <w:b/>
          <w:bCs/>
          <w:sz w:val="28"/>
          <w:szCs w:val="28"/>
          <w:rPrChange w:id="17626" w:author="user pc" w:date="2022-03-15T10:14:00Z">
            <w:rPr>
              <w:b/>
              <w:bCs/>
            </w:rPr>
          </w:rPrChange>
        </w:rPr>
      </w:pPr>
      <w:r w:rsidRPr="85683CFE">
        <w:rPr>
          <w:rFonts w:ascii="Times New Roman" w:cs="Times New Roman"/>
          <w:b/>
          <w:bCs/>
          <w:sz w:val="28"/>
          <w:szCs w:val="28"/>
          <w:rPrChange w:id="17627" w:author="user pc" w:date="2022-03-15T10:14:00Z">
            <w:rPr>
              <w:b/>
              <w:bCs/>
            </w:rPr>
          </w:rPrChange>
        </w:rPr>
        <w:t>Example 6:</w:t>
      </w:r>
    </w:p>
    <w:p>
      <w:pPr>
        <w:pStyle w:val="style0"/>
        <w:rPr>
          <w:rFonts w:ascii="Times New Roman" w:cs="Times New Roman"/>
          <w:sz w:val="28"/>
          <w:szCs w:val="28"/>
          <w:rPrChange w:id="17628" w:author="user pc" w:date="2022-03-15T10:14:00Z">
            <w:rPr/>
          </w:rPrChange>
        </w:rPr>
      </w:pPr>
      <w:r w:rsidRPr="EC0C99B6">
        <w:rPr>
          <w:rFonts w:ascii="Times New Roman" w:cs="Times New Roman"/>
          <w:sz w:val="28"/>
          <w:szCs w:val="28"/>
          <w:rPrChange w:id="17629" w:author="user pc" w:date="2022-03-15T10:14:00Z">
            <w:rPr/>
          </w:rPrChange>
        </w:rPr>
        <w:t>D is a solution of 0.100 moldm</w:t>
      </w:r>
      <w:r w:rsidRPr="1040BCE2">
        <w:rPr>
          <w:rFonts w:ascii="Times New Roman" w:cs="Times New Roman"/>
          <w:sz w:val="28"/>
          <w:szCs w:val="28"/>
          <w:vertAlign w:val="superscript"/>
          <w:rPrChange w:id="17630" w:author="user pc" w:date="2022-03-15T10:14:00Z">
            <w:rPr>
              <w:vertAlign w:val="superscript"/>
            </w:rPr>
          </w:rPrChange>
        </w:rPr>
        <w:t xml:space="preserve">-3 </w:t>
      </w:r>
      <w:r w:rsidRPr="0938C0C0">
        <w:rPr>
          <w:rFonts w:ascii="Times New Roman" w:cs="Times New Roman"/>
          <w:sz w:val="28"/>
          <w:szCs w:val="28"/>
          <w:rPrChange w:id="17631" w:author="user pc" w:date="2022-03-15T10:14:00Z">
            <w:rPr/>
          </w:rPrChange>
        </w:rPr>
        <w:t>HNO</w:t>
      </w:r>
      <w:r w:rsidRPr="7E0F701E">
        <w:rPr>
          <w:rFonts w:ascii="Times New Roman" w:cs="Times New Roman"/>
          <w:sz w:val="28"/>
          <w:szCs w:val="28"/>
          <w:vertAlign w:val="subscript"/>
          <w:rPrChange w:id="17632" w:author="user pc" w:date="2022-03-15T10:14:00Z">
            <w:rPr>
              <w:vertAlign w:val="subscript"/>
            </w:rPr>
          </w:rPrChange>
        </w:rPr>
        <w:t>3</w:t>
      </w:r>
      <w:r w:rsidRPr="456DC594">
        <w:rPr>
          <w:rFonts w:ascii="Times New Roman" w:cs="Times New Roman"/>
          <w:sz w:val="28"/>
          <w:szCs w:val="28"/>
          <w:rPrChange w:id="17633" w:author="user pc" w:date="2022-03-15T10:14:00Z">
            <w:rPr/>
          </w:rPrChange>
        </w:rPr>
        <w:t>.                                                                                                          E is a solution containing 13.6 g of Na</w:t>
      </w:r>
      <w:r w:rsidRPr="E84BB062">
        <w:rPr>
          <w:rFonts w:ascii="Times New Roman" w:cs="Times New Roman"/>
          <w:sz w:val="28"/>
          <w:szCs w:val="28"/>
          <w:vertAlign w:val="subscript"/>
          <w:rPrChange w:id="17634" w:author="user pc" w:date="2022-03-15T10:14:00Z">
            <w:rPr>
              <w:vertAlign w:val="subscript"/>
            </w:rPr>
          </w:rPrChange>
        </w:rPr>
        <w:t>2</w:t>
      </w:r>
      <w:r w:rsidRPr="0A8A0105">
        <w:rPr>
          <w:rFonts w:ascii="Times New Roman" w:cs="Times New Roman"/>
          <w:sz w:val="28"/>
          <w:szCs w:val="28"/>
          <w:rPrChange w:id="17635" w:author="user pc" w:date="2022-03-15T10:14:00Z">
            <w:rPr/>
          </w:rPrChange>
        </w:rPr>
        <w:t>CO</w:t>
      </w:r>
      <w:r w:rsidRPr="8E271E5D">
        <w:rPr>
          <w:rFonts w:ascii="Times New Roman" w:cs="Times New Roman"/>
          <w:sz w:val="28"/>
          <w:szCs w:val="28"/>
          <w:vertAlign w:val="subscript"/>
          <w:rPrChange w:id="17636" w:author="user pc" w:date="2022-03-15T10:14:00Z">
            <w:rPr>
              <w:vertAlign w:val="subscript"/>
            </w:rPr>
          </w:rPrChange>
        </w:rPr>
        <w:t>3</w:t>
      </w:r>
      <w:r w:rsidRPr="829A4D07">
        <w:rPr>
          <w:rFonts w:ascii="Times New Roman" w:cs="Times New Roman"/>
          <w:sz w:val="28"/>
          <w:szCs w:val="28"/>
          <w:rPrChange w:id="17637" w:author="user pc" w:date="2022-03-15T10:14:00Z">
            <w:rPr/>
          </w:rPrChange>
        </w:rPr>
        <w:t>.yH</w:t>
      </w:r>
      <w:r w:rsidRPr="E231E773">
        <w:rPr>
          <w:rFonts w:ascii="Times New Roman" w:cs="Times New Roman"/>
          <w:sz w:val="28"/>
          <w:szCs w:val="28"/>
          <w:vertAlign w:val="subscript"/>
          <w:rPrChange w:id="17638" w:author="user pc" w:date="2022-03-15T10:14:00Z">
            <w:rPr>
              <w:vertAlign w:val="subscript"/>
            </w:rPr>
          </w:rPrChange>
        </w:rPr>
        <w:t>2</w:t>
      </w:r>
      <w:r w:rsidRPr="298D5B0B">
        <w:rPr>
          <w:rFonts w:ascii="Times New Roman" w:cs="Times New Roman"/>
          <w:sz w:val="28"/>
          <w:szCs w:val="28"/>
          <w:rPrChange w:id="17639" w:author="user pc" w:date="2022-03-15T10:14:00Z">
            <w:rPr/>
          </w:rPrChange>
        </w:rPr>
        <w:t>O per dm</w:t>
      </w:r>
      <w:r w:rsidRPr="BB8082BB">
        <w:rPr>
          <w:rFonts w:ascii="Times New Roman" w:cs="Times New Roman"/>
          <w:sz w:val="28"/>
          <w:szCs w:val="28"/>
          <w:vertAlign w:val="superscript"/>
          <w:rPrChange w:id="17640" w:author="user pc" w:date="2022-03-15T10:14:00Z">
            <w:rPr>
              <w:vertAlign w:val="superscript"/>
            </w:rPr>
          </w:rPrChange>
        </w:rPr>
        <w:t>3</w:t>
      </w:r>
      <w:r w:rsidRPr="CB8D7020">
        <w:rPr>
          <w:rFonts w:ascii="Times New Roman" w:cs="Times New Roman"/>
          <w:sz w:val="28"/>
          <w:szCs w:val="28"/>
          <w:rPrChange w:id="17641" w:author="user pc" w:date="2022-03-15T10:14:00Z">
            <w:rPr/>
          </w:rPrChange>
        </w:rPr>
        <w:t>.</w:t>
      </w:r>
    </w:p>
    <w:p>
      <w:pPr>
        <w:pStyle w:val="style0"/>
        <w:rPr>
          <w:rFonts w:ascii="Times New Roman" w:cs="Times New Roman"/>
          <w:sz w:val="28"/>
          <w:szCs w:val="28"/>
          <w:rPrChange w:id="17642" w:author="user pc" w:date="2022-03-15T10:14:00Z">
            <w:rPr/>
          </w:rPrChange>
        </w:rPr>
      </w:pPr>
      <w:r w:rsidRPr="87743780">
        <w:rPr>
          <w:rFonts w:ascii="Times New Roman" w:cs="Times New Roman"/>
          <w:sz w:val="28"/>
          <w:szCs w:val="28"/>
          <w:rPrChange w:id="17643" w:author="user pc" w:date="2022-03-15T10:14:00Z">
            <w:rPr/>
          </w:rPrChange>
        </w:rPr>
        <w:t>Put D into the burette and titrate it against 20 cm</w:t>
      </w:r>
      <w:r w:rsidRPr="FED2587F">
        <w:rPr>
          <w:rFonts w:ascii="Times New Roman" w:cs="Times New Roman"/>
          <w:sz w:val="28"/>
          <w:szCs w:val="28"/>
          <w:vertAlign w:val="superscript"/>
          <w:rPrChange w:id="17644" w:author="user pc" w:date="2022-03-15T10:14:00Z">
            <w:rPr>
              <w:vertAlign w:val="superscript"/>
            </w:rPr>
          </w:rPrChange>
        </w:rPr>
        <w:t xml:space="preserve">3 </w:t>
      </w:r>
      <w:r w:rsidRPr="4BB1633D">
        <w:rPr>
          <w:rFonts w:ascii="Times New Roman" w:cs="Times New Roman"/>
          <w:sz w:val="28"/>
          <w:szCs w:val="28"/>
          <w:rPrChange w:id="17645" w:author="user pc" w:date="2022-03-15T10:14:00Z">
            <w:rPr/>
          </w:rPrChange>
        </w:rPr>
        <w:t>or 25 cm</w:t>
      </w:r>
      <w:r w:rsidRPr="1A1F6FFE">
        <w:rPr>
          <w:rFonts w:ascii="Times New Roman" w:cs="Times New Roman"/>
          <w:sz w:val="28"/>
          <w:szCs w:val="28"/>
          <w:vertAlign w:val="superscript"/>
          <w:rPrChange w:id="17646" w:author="user pc" w:date="2022-03-15T10:14:00Z">
            <w:rPr>
              <w:vertAlign w:val="superscript"/>
            </w:rPr>
          </w:rPrChange>
        </w:rPr>
        <w:t>3</w:t>
      </w:r>
      <w:r w:rsidRPr="5A354C14">
        <w:rPr>
          <w:rFonts w:ascii="Times New Roman" w:cs="Times New Roman"/>
          <w:sz w:val="28"/>
          <w:szCs w:val="28"/>
          <w:rPrChange w:id="17647" w:author="user pc" w:date="2022-03-15T10:14:00Z">
            <w:rPr/>
          </w:rPrChange>
        </w:rPr>
        <w:t xml:space="preserve"> portions of E using methyl orange as indicator. Repeat the titration to obtain consistent titres. </w:t>
      </w:r>
      <w:r w:rsidRPr="BEAB43F4">
        <w:rPr>
          <w:rFonts w:ascii="Times New Roman" w:cs="Times New Roman"/>
          <w:sz w:val="28"/>
          <w:szCs w:val="28"/>
          <w:rPrChange w:id="17648" w:author="user pc" w:date="2022-03-15T10:14:00Z">
            <w:rPr/>
          </w:rPrChange>
        </w:rPr>
        <w:t>Tabu</w:t>
      </w:r>
      <w:r>
        <w:rPr>
          <w:rFonts w:ascii="Times New Roman" w:cs="Times New Roman" w:hAnsi="Times New Roman"/>
          <w:sz w:val="28"/>
          <w:szCs w:val="28"/>
        </w:rPr>
        <w:t>late your burette readings and c</w:t>
      </w:r>
      <w:r w:rsidRPr="29D6FCC1">
        <w:rPr>
          <w:rFonts w:ascii="Times New Roman" w:cs="Times New Roman"/>
          <w:sz w:val="28"/>
          <w:szCs w:val="28"/>
          <w:rPrChange w:id="17649" w:author="user pc" w:date="2022-03-15T10:14:00Z">
            <w:rPr/>
          </w:rPrChange>
        </w:rPr>
        <w:t>alculate the average volume of D used. The equation for the Reaction is:</w:t>
      </w:r>
    </w:p>
    <w:p>
      <w:pPr>
        <w:pStyle w:val="style0"/>
        <w:rPr>
          <w:rFonts w:ascii="Times New Roman" w:cs="Times New Roman"/>
          <w:sz w:val="28"/>
          <w:szCs w:val="28"/>
          <w:rPrChange w:id="17650" w:author="user pc" w:date="2022-03-15T10:14:00Z">
            <w:rPr/>
          </w:rPrChange>
        </w:rPr>
      </w:pPr>
      <w:r w:rsidRPr="016BE249">
        <w:rPr>
          <w:rFonts w:ascii="Times New Roman" w:cs="Times New Roman"/>
          <w:sz w:val="28"/>
          <w:szCs w:val="28"/>
          <w:rPrChange w:id="17651" w:author="user pc" w:date="2022-03-15T10:14:00Z">
            <w:rPr/>
          </w:rPrChange>
        </w:rPr>
        <w:t>2HNO</w:t>
      </w:r>
      <w:r w:rsidRPr="6F9572B4">
        <w:rPr>
          <w:rFonts w:ascii="Times New Roman" w:cs="Times New Roman"/>
          <w:sz w:val="28"/>
          <w:szCs w:val="28"/>
          <w:vertAlign w:val="subscript"/>
          <w:rPrChange w:id="17652" w:author="user pc" w:date="2022-03-15T10:14:00Z">
            <w:rPr>
              <w:vertAlign w:val="subscript"/>
            </w:rPr>
          </w:rPrChange>
        </w:rPr>
        <w:t>3</w:t>
      </w:r>
      <w:r>
        <w:rPr>
          <w:rFonts w:ascii="Times New Roman" w:cs="Times New Roman" w:hAnsi="Times New Roman"/>
          <w:sz w:val="28"/>
          <w:szCs w:val="28"/>
          <w:vertAlign w:val="subscript"/>
        </w:rPr>
        <w:t>(</w:t>
      </w:r>
      <w:r w:rsidRPr="700E0A07">
        <w:rPr>
          <w:rFonts w:ascii="Times New Roman" w:cs="Times New Roman"/>
          <w:sz w:val="28"/>
          <w:szCs w:val="28"/>
          <w:vertAlign w:val="subscript"/>
          <w:rPrChange w:id="17653" w:author="user pc" w:date="2022-03-15T10:14:00Z">
            <w:rPr>
              <w:vertAlign w:val="subscript"/>
            </w:rPr>
          </w:rPrChange>
        </w:rPr>
        <w:t>aq)</w:t>
      </w:r>
      <w:r w:rsidRPr="8AC8FA77">
        <w:rPr>
          <w:rFonts w:ascii="Times New Roman" w:cs="Times New Roman"/>
          <w:sz w:val="28"/>
          <w:szCs w:val="28"/>
          <w:rPrChange w:id="17654" w:author="user pc" w:date="2022-03-15T10:14:00Z">
            <w:rPr/>
          </w:rPrChange>
        </w:rPr>
        <w:t xml:space="preserve"> +  Na</w:t>
      </w:r>
      <w:r w:rsidRPr="FCE4378D">
        <w:rPr>
          <w:rFonts w:ascii="Times New Roman" w:cs="Times New Roman"/>
          <w:sz w:val="28"/>
          <w:szCs w:val="28"/>
          <w:vertAlign w:val="subscript"/>
          <w:rPrChange w:id="17655" w:author="user pc" w:date="2022-03-15T10:14:00Z">
            <w:rPr>
              <w:vertAlign w:val="subscript"/>
            </w:rPr>
          </w:rPrChange>
        </w:rPr>
        <w:t>2</w:t>
      </w:r>
      <w:r w:rsidRPr="969D7C28">
        <w:rPr>
          <w:rFonts w:ascii="Times New Roman" w:cs="Times New Roman"/>
          <w:sz w:val="28"/>
          <w:szCs w:val="28"/>
          <w:rPrChange w:id="17656" w:author="user pc" w:date="2022-03-15T10:14:00Z">
            <w:rPr/>
          </w:rPrChange>
        </w:rPr>
        <w:t>CO</w:t>
      </w:r>
      <w:r w:rsidRPr="BE797F93">
        <w:rPr>
          <w:rFonts w:ascii="Times New Roman" w:cs="Times New Roman"/>
          <w:sz w:val="28"/>
          <w:szCs w:val="28"/>
          <w:vertAlign w:val="subscript"/>
          <w:rPrChange w:id="17657" w:author="user pc" w:date="2022-03-15T10:14:00Z">
            <w:rPr>
              <w:vertAlign w:val="subscript"/>
            </w:rPr>
          </w:rPrChange>
        </w:rPr>
        <w:t>3</w:t>
      </w:r>
      <w:r w:rsidRPr="D90B2698">
        <w:rPr>
          <w:rFonts w:ascii="Times New Roman" w:cs="Times New Roman"/>
          <w:sz w:val="28"/>
          <w:szCs w:val="28"/>
          <w:rPrChange w:id="17658" w:author="user pc" w:date="2022-03-15T10:14:00Z">
            <w:rPr/>
          </w:rPrChange>
        </w:rPr>
        <w:t>.yH</w:t>
      </w:r>
      <w:r w:rsidRPr="33054A89">
        <w:rPr>
          <w:rFonts w:ascii="Times New Roman" w:cs="Times New Roman"/>
          <w:sz w:val="28"/>
          <w:szCs w:val="28"/>
          <w:vertAlign w:val="subscript"/>
          <w:rPrChange w:id="17659" w:author="user pc" w:date="2022-03-15T10:14:00Z">
            <w:rPr>
              <w:vertAlign w:val="subscript"/>
            </w:rPr>
          </w:rPrChange>
        </w:rPr>
        <w:t>2</w:t>
      </w:r>
      <w:r w:rsidRPr="F448464E">
        <w:rPr>
          <w:rFonts w:ascii="Times New Roman" w:cs="Times New Roman"/>
          <w:sz w:val="28"/>
          <w:szCs w:val="28"/>
          <w:rPrChange w:id="17660" w:author="user pc" w:date="2022-03-15T10:14:00Z">
            <w:rPr/>
          </w:rPrChange>
        </w:rPr>
        <w:t>O</w:t>
      </w:r>
      <w:r w:rsidRPr="5E39F88A">
        <w:rPr>
          <w:rFonts w:ascii="Times New Roman" w:cs="Times New Roman"/>
          <w:sz w:val="28"/>
          <w:szCs w:val="28"/>
          <w:vertAlign w:val="subscript"/>
          <w:rPrChange w:id="17661" w:author="user pc" w:date="2022-03-15T10:14:00Z">
            <w:rPr>
              <w:vertAlign w:val="subscript"/>
            </w:rPr>
          </w:rPrChange>
        </w:rPr>
        <w:t>(aq)</w:t>
      </w:r>
      <w:r w:rsidRPr="B7DFE936">
        <w:rPr>
          <w:rFonts w:ascii="Times New Roman" w:cs="Times New Roman"/>
          <w:sz w:val="28"/>
          <w:szCs w:val="28"/>
          <w:rPrChange w:id="17662" w:author="user pc" w:date="2022-03-15T10:14:00Z">
            <w:rPr/>
          </w:rPrChange>
        </w:rPr>
        <w:t xml:space="preserve"> =&gt; Na</w:t>
      </w:r>
      <w:r w:rsidRPr="3779A9BB">
        <w:rPr>
          <w:rFonts w:ascii="Times New Roman" w:cs="Times New Roman"/>
          <w:sz w:val="28"/>
          <w:szCs w:val="28"/>
          <w:vertAlign w:val="subscript"/>
          <w:rPrChange w:id="17663" w:author="user pc" w:date="2022-03-15T10:14:00Z">
            <w:rPr>
              <w:vertAlign w:val="subscript"/>
            </w:rPr>
          </w:rPrChange>
        </w:rPr>
        <w:t>2</w:t>
      </w:r>
      <w:r w:rsidRPr="0C7BF2BD">
        <w:rPr>
          <w:rFonts w:ascii="Times New Roman" w:cs="Times New Roman"/>
          <w:sz w:val="28"/>
          <w:szCs w:val="28"/>
          <w:rPrChange w:id="17664" w:author="user pc" w:date="2022-03-15T10:14:00Z">
            <w:rPr/>
          </w:rPrChange>
        </w:rPr>
        <w:t>CO</w:t>
      </w:r>
      <w:r w:rsidRPr="5C3C3964">
        <w:rPr>
          <w:rFonts w:ascii="Times New Roman" w:cs="Times New Roman"/>
          <w:sz w:val="28"/>
          <w:szCs w:val="28"/>
          <w:vertAlign w:val="subscript"/>
          <w:rPrChange w:id="17665" w:author="user pc" w:date="2022-03-15T10:14:00Z">
            <w:rPr>
              <w:vertAlign w:val="subscript"/>
            </w:rPr>
          </w:rPrChange>
        </w:rPr>
        <w:t>3(aq)</w:t>
      </w:r>
      <w:r w:rsidRPr="D10C64FE">
        <w:rPr>
          <w:rFonts w:ascii="Times New Roman" w:cs="Times New Roman"/>
          <w:sz w:val="28"/>
          <w:szCs w:val="28"/>
          <w:rPrChange w:id="17666" w:author="user pc" w:date="2022-03-15T10:14:00Z">
            <w:rPr/>
          </w:rPrChange>
        </w:rPr>
        <w:t xml:space="preserve">  + CO</w:t>
      </w:r>
      <w:r w:rsidRPr="EE7E1742">
        <w:rPr>
          <w:rFonts w:ascii="Times New Roman" w:cs="Times New Roman"/>
          <w:sz w:val="28"/>
          <w:szCs w:val="28"/>
          <w:vertAlign w:val="subscript"/>
          <w:rPrChange w:id="17667" w:author="user pc" w:date="2022-03-15T10:14:00Z">
            <w:rPr>
              <w:vertAlign w:val="subscript"/>
            </w:rPr>
          </w:rPrChange>
        </w:rPr>
        <w:t>2(g)</w:t>
      </w:r>
      <w:r w:rsidRPr="359C17E6">
        <w:rPr>
          <w:rFonts w:ascii="Times New Roman" w:cs="Times New Roman"/>
          <w:sz w:val="28"/>
          <w:szCs w:val="28"/>
          <w:rPrChange w:id="17668" w:author="user pc" w:date="2022-03-15T10:14:00Z">
            <w:rPr/>
          </w:rPrChange>
        </w:rPr>
        <w:t xml:space="preserve"> + H</w:t>
      </w:r>
      <w:r w:rsidRPr="1660A9DF">
        <w:rPr>
          <w:rFonts w:ascii="Times New Roman" w:cs="Times New Roman"/>
          <w:sz w:val="28"/>
          <w:szCs w:val="28"/>
          <w:vertAlign w:val="subscript"/>
          <w:rPrChange w:id="17669" w:author="user pc" w:date="2022-03-15T10:14:00Z">
            <w:rPr>
              <w:vertAlign w:val="subscript"/>
            </w:rPr>
          </w:rPrChange>
        </w:rPr>
        <w:t>2</w:t>
      </w:r>
      <w:r w:rsidRPr="B9F34577">
        <w:rPr>
          <w:rFonts w:ascii="Times New Roman" w:cs="Times New Roman"/>
          <w:sz w:val="28"/>
          <w:szCs w:val="28"/>
          <w:rPrChange w:id="17670" w:author="user pc" w:date="2022-03-15T10:14:00Z">
            <w:rPr/>
          </w:rPrChange>
        </w:rPr>
        <w:t>O</w:t>
      </w:r>
      <w:r w:rsidRPr="485615F8">
        <w:rPr>
          <w:rFonts w:ascii="Times New Roman" w:cs="Times New Roman"/>
          <w:sz w:val="28"/>
          <w:szCs w:val="28"/>
          <w:vertAlign w:val="subscript"/>
          <w:rPrChange w:id="17671" w:author="user pc" w:date="2022-03-15T10:14:00Z">
            <w:rPr>
              <w:vertAlign w:val="subscript"/>
            </w:rPr>
          </w:rPrChange>
        </w:rPr>
        <w:t>(l)</w:t>
      </w:r>
    </w:p>
    <w:p>
      <w:pPr>
        <w:pStyle w:val="style0"/>
        <w:rPr>
          <w:rFonts w:ascii="Times New Roman" w:cs="Times New Roman"/>
          <w:sz w:val="28"/>
          <w:szCs w:val="28"/>
          <w:rPrChange w:id="17672" w:author="user pc" w:date="2022-03-15T10:14:00Z">
            <w:rPr/>
          </w:rPrChange>
        </w:rPr>
      </w:pPr>
      <w:r w:rsidRPr="A34BFA36">
        <w:rPr>
          <w:rFonts w:ascii="Times New Roman" w:cs="Times New Roman"/>
          <w:sz w:val="28"/>
          <w:szCs w:val="28"/>
          <w:rPrChange w:id="17673" w:author="user pc" w:date="2022-03-15T10:14:00Z">
            <w:rPr/>
          </w:rPrChange>
        </w:rPr>
        <w:t>b) From your results and information provided above, calculate the:</w:t>
      </w:r>
    </w:p>
    <w:p>
      <w:pPr>
        <w:pStyle w:val="style0"/>
        <w:rPr>
          <w:rFonts w:ascii="Times New Roman" w:cs="Times New Roman"/>
          <w:sz w:val="28"/>
          <w:szCs w:val="28"/>
          <w:rPrChange w:id="17674" w:author="user pc" w:date="2022-03-15T10:14:00Z">
            <w:rPr/>
          </w:rPrChange>
        </w:rPr>
      </w:pPr>
      <w:r w:rsidRPr="7FD3B3C5">
        <w:rPr>
          <w:rFonts w:ascii="Times New Roman" w:cs="Times New Roman"/>
          <w:sz w:val="28"/>
          <w:szCs w:val="28"/>
          <w:rPrChange w:id="17675" w:author="user pc" w:date="2022-03-15T10:14:00Z">
            <w:rPr/>
          </w:rPrChange>
        </w:rPr>
        <w:t>i) Concentration of E in moldm</w:t>
      </w:r>
      <w:r w:rsidRPr="D2BC3BD5">
        <w:rPr>
          <w:rFonts w:ascii="Times New Roman" w:cs="Times New Roman"/>
          <w:sz w:val="28"/>
          <w:szCs w:val="28"/>
          <w:vertAlign w:val="superscript"/>
          <w:rPrChange w:id="17676" w:author="user pc" w:date="2022-03-15T10:14:00Z">
            <w:rPr>
              <w:vertAlign w:val="superscript"/>
            </w:rPr>
          </w:rPrChange>
        </w:rPr>
        <w:t>-3</w:t>
      </w:r>
      <w:r w:rsidRPr="B5806792">
        <w:rPr>
          <w:rFonts w:ascii="Times New Roman" w:cs="Times New Roman"/>
          <w:sz w:val="28"/>
          <w:szCs w:val="28"/>
          <w:rPrChange w:id="17677" w:author="user pc" w:date="2022-03-15T10:14:00Z">
            <w:rPr/>
          </w:rPrChange>
        </w:rPr>
        <w:t>;</w:t>
      </w:r>
    </w:p>
    <w:p>
      <w:pPr>
        <w:pStyle w:val="style0"/>
        <w:rPr>
          <w:rFonts w:ascii="Times New Roman" w:cs="Times New Roman"/>
          <w:sz w:val="28"/>
          <w:szCs w:val="28"/>
          <w:rPrChange w:id="17678" w:author="user pc" w:date="2022-03-15T10:14:00Z">
            <w:rPr/>
          </w:rPrChange>
        </w:rPr>
      </w:pPr>
      <w:r w:rsidRPr="77E12532">
        <w:rPr>
          <w:rFonts w:ascii="Times New Roman" w:cs="Times New Roman"/>
          <w:sz w:val="28"/>
          <w:szCs w:val="28"/>
          <w:rPrChange w:id="17679" w:author="user pc" w:date="2022-03-15T10:14:00Z">
            <w:rPr/>
          </w:rPrChange>
        </w:rPr>
        <w:t>ii) Concentration of E in gdm</w:t>
      </w:r>
      <w:r w:rsidRPr="E5EEEEB1">
        <w:rPr>
          <w:rFonts w:ascii="Times New Roman" w:cs="Times New Roman"/>
          <w:sz w:val="28"/>
          <w:szCs w:val="28"/>
          <w:vertAlign w:val="superscript"/>
          <w:rPrChange w:id="17680" w:author="user pc" w:date="2022-03-15T10:14:00Z">
            <w:rPr>
              <w:vertAlign w:val="superscript"/>
            </w:rPr>
          </w:rPrChange>
        </w:rPr>
        <w:t>-3</w:t>
      </w:r>
      <w:r w:rsidRPr="C06253C1">
        <w:rPr>
          <w:rFonts w:ascii="Times New Roman" w:cs="Times New Roman"/>
          <w:sz w:val="28"/>
          <w:szCs w:val="28"/>
          <w:rPrChange w:id="17681" w:author="user pc" w:date="2022-03-15T10:14:00Z">
            <w:rPr/>
          </w:rPrChange>
        </w:rPr>
        <w:t>;</w:t>
      </w:r>
    </w:p>
    <w:p>
      <w:pPr>
        <w:pStyle w:val="style0"/>
        <w:rPr>
          <w:rFonts w:ascii="Times New Roman" w:cs="Times New Roman"/>
          <w:sz w:val="28"/>
          <w:szCs w:val="28"/>
          <w:rPrChange w:id="17682" w:author="user pc" w:date="2022-03-15T10:14:00Z">
            <w:rPr/>
          </w:rPrChange>
        </w:rPr>
      </w:pPr>
      <w:r w:rsidRPr="8BD0063C">
        <w:rPr>
          <w:rFonts w:ascii="Times New Roman" w:cs="Times New Roman"/>
          <w:sz w:val="28"/>
          <w:szCs w:val="28"/>
          <w:rPrChange w:id="17683" w:author="user pc" w:date="2022-03-15T10:14:00Z">
            <w:rPr/>
          </w:rPrChange>
        </w:rPr>
        <w:t>iii) Value of y in Na</w:t>
      </w:r>
      <w:r w:rsidRPr="03AECABC">
        <w:rPr>
          <w:rFonts w:ascii="Times New Roman" w:cs="Times New Roman"/>
          <w:sz w:val="28"/>
          <w:szCs w:val="28"/>
          <w:vertAlign w:val="subscript"/>
          <w:rPrChange w:id="17684" w:author="user pc" w:date="2022-03-15T10:14:00Z">
            <w:rPr>
              <w:vertAlign w:val="subscript"/>
            </w:rPr>
          </w:rPrChange>
        </w:rPr>
        <w:t>2</w:t>
      </w:r>
      <w:r w:rsidRPr="E0C22425">
        <w:rPr>
          <w:rFonts w:ascii="Times New Roman" w:cs="Times New Roman"/>
          <w:sz w:val="28"/>
          <w:szCs w:val="28"/>
          <w:rPrChange w:id="17685" w:author="user pc" w:date="2022-03-15T10:14:00Z">
            <w:rPr/>
          </w:rPrChange>
        </w:rPr>
        <w:t>CO</w:t>
      </w:r>
      <w:r w:rsidRPr="9EE910E5">
        <w:rPr>
          <w:rFonts w:ascii="Times New Roman" w:cs="Times New Roman"/>
          <w:sz w:val="28"/>
          <w:szCs w:val="28"/>
          <w:vertAlign w:val="subscript"/>
          <w:rPrChange w:id="17686" w:author="user pc" w:date="2022-03-15T10:14:00Z">
            <w:rPr>
              <w:vertAlign w:val="subscript"/>
            </w:rPr>
          </w:rPrChange>
        </w:rPr>
        <w:t>3</w:t>
      </w:r>
      <w:r w:rsidRPr="7E1B546A">
        <w:rPr>
          <w:rFonts w:ascii="Times New Roman" w:cs="Times New Roman"/>
          <w:sz w:val="28"/>
          <w:szCs w:val="28"/>
          <w:rPrChange w:id="17687" w:author="user pc" w:date="2022-03-15T10:14:00Z">
            <w:rPr/>
          </w:rPrChange>
        </w:rPr>
        <w:t>.yH</w:t>
      </w:r>
      <w:r w:rsidRPr="B9FF8E6F">
        <w:rPr>
          <w:rFonts w:ascii="Times New Roman" w:cs="Times New Roman"/>
          <w:sz w:val="28"/>
          <w:szCs w:val="28"/>
          <w:vertAlign w:val="subscript"/>
          <w:rPrChange w:id="17688" w:author="user pc" w:date="2022-03-15T10:14:00Z">
            <w:rPr>
              <w:vertAlign w:val="subscript"/>
            </w:rPr>
          </w:rPrChange>
        </w:rPr>
        <w:t>2</w:t>
      </w:r>
      <w:r w:rsidRPr="35B09BEE">
        <w:rPr>
          <w:rFonts w:ascii="Times New Roman" w:cs="Times New Roman"/>
          <w:sz w:val="28"/>
          <w:szCs w:val="28"/>
          <w:rPrChange w:id="17689" w:author="user pc" w:date="2022-03-15T10:14:00Z">
            <w:rPr/>
          </w:rPrChange>
        </w:rPr>
        <w:t>O.</w:t>
      </w:r>
    </w:p>
    <w:p>
      <w:pPr>
        <w:pStyle w:val="style0"/>
        <w:rPr>
          <w:rFonts w:ascii="Times New Roman" w:cs="Times New Roman"/>
          <w:sz w:val="28"/>
          <w:szCs w:val="28"/>
          <w:rPrChange w:id="17690" w:author="user pc" w:date="2022-03-15T10:14:00Z">
            <w:rPr/>
          </w:rPrChange>
        </w:rPr>
      </w:pPr>
      <w:r w:rsidRPr="96867621">
        <w:rPr>
          <w:rFonts w:ascii="Times New Roman" w:cs="Times New Roman"/>
          <w:sz w:val="28"/>
          <w:szCs w:val="28"/>
          <w:rPrChange w:id="17691" w:author="user pc" w:date="2022-03-15T10:14:00Z">
            <w:rPr/>
          </w:rPrChange>
        </w:rPr>
        <w:t>[H= 1.00, C = 12.0, O = 16.0, Na = 23]</w:t>
      </w:r>
    </w:p>
    <w:p>
      <w:pPr>
        <w:pStyle w:val="style0"/>
        <w:rPr>
          <w:rFonts w:ascii="Times New Roman" w:cs="Times New Roman"/>
          <w:sz w:val="28"/>
          <w:szCs w:val="28"/>
          <w:rPrChange w:id="17692" w:author="user pc" w:date="2022-03-15T10:14:00Z">
            <w:rPr/>
          </w:rPrChange>
        </w:rPr>
      </w:pPr>
    </w:p>
    <w:p>
      <w:pPr>
        <w:pStyle w:val="style0"/>
        <w:rPr>
          <w:rFonts w:ascii="Times New Roman" w:cs="Times New Roman"/>
          <w:b/>
          <w:bCs/>
          <w:sz w:val="28"/>
          <w:szCs w:val="28"/>
          <w:rPrChange w:id="17693" w:author="user pc" w:date="2022-03-15T10:14:00Z">
            <w:rPr>
              <w:b/>
              <w:bCs/>
            </w:rPr>
          </w:rPrChange>
        </w:rPr>
      </w:pPr>
      <w:r w:rsidRPr="6454E17E">
        <w:rPr>
          <w:rFonts w:ascii="Times New Roman" w:cs="Times New Roman"/>
          <w:b/>
          <w:bCs/>
          <w:sz w:val="28"/>
          <w:szCs w:val="28"/>
          <w:rPrChange w:id="17694" w:author="user pc" w:date="2022-03-15T10:14:00Z">
            <w:rPr>
              <w:b/>
              <w:bCs/>
            </w:rPr>
          </w:rPrChange>
        </w:rPr>
        <w:t>Solution</w:t>
      </w:r>
    </w:p>
    <w:p>
      <w:pPr>
        <w:pStyle w:val="style0"/>
        <w:rPr>
          <w:rFonts w:ascii="Times New Roman" w:cs="Times New Roman"/>
          <w:sz w:val="28"/>
          <w:szCs w:val="28"/>
          <w:rPrChange w:id="17695" w:author="user pc" w:date="2022-03-15T10:14:00Z">
            <w:rPr/>
          </w:rPrChange>
        </w:rPr>
      </w:pPr>
      <w:r w:rsidRPr="6186AA4B">
        <w:rPr>
          <w:rFonts w:ascii="Times New Roman" w:cs="Times New Roman"/>
          <w:sz w:val="28"/>
          <w:szCs w:val="28"/>
          <w:rPrChange w:id="17696" w:author="user pc" w:date="2022-03-15T10:14:00Z">
            <w:rPr/>
          </w:rPrChange>
        </w:rPr>
        <w:t>Volume of pipette = 25.0 cm3, Indicator used: Methyl orange</w:t>
      </w:r>
    </w:p>
    <w:tbl>
      <w:tblPr>
        <w:tblW w:w="0" w:type="auto"/>
        <w:tblLook w:val="04A0" w:firstRow="1" w:lastRow="0" w:firstColumn="1" w:lastColumn="0" w:noHBand="0" w:noVBand="1"/>
      </w:tblPr>
      <w:tblGrid>
        <w:gridCol w:w="1915"/>
        <w:gridCol w:w="1915"/>
        <w:gridCol w:w="1915"/>
        <w:gridCol w:w="1915"/>
      </w:tblGrid>
      <w:tr>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697" w:author="user pc" w:date="2022-03-15T10:14:00Z">
                  <w:rPr/>
                </w:rPrChange>
              </w:rPr>
            </w:pPr>
            <w:r w:rsidRPr="4FA82648">
              <w:rPr>
                <w:rFonts w:ascii="Times New Roman" w:cs="Times New Roman" w:hAnsi="Times New Roman"/>
                <w:sz w:val="28"/>
                <w:szCs w:val="28"/>
                <w:rPrChange w:id="17698" w:author="user pc" w:date="2022-03-15T10:14:00Z">
                  <w:rPr>
                    <w:rFonts w:cs="Calibri" w:hAnsi="Noto Sans Armenian"/>
                  </w:rPr>
                </w:rPrChange>
              </w:rPr>
              <w:t>Burette</w:t>
            </w:r>
            <w:r>
              <w:rPr>
                <w:rFonts w:ascii="Times New Roman" w:cs="Times New Roman" w:hAnsi="Times New Roman"/>
                <w:sz w:val="28"/>
                <w:szCs w:val="28"/>
              </w:rPr>
              <w:t xml:space="preserve"> </w:t>
            </w:r>
            <w:r w:rsidRPr="70FB42C5">
              <w:rPr>
                <w:rFonts w:ascii="Times New Roman" w:cs="Times New Roman" w:hAnsi="Times New Roman"/>
                <w:sz w:val="28"/>
                <w:szCs w:val="28"/>
                <w:rPrChange w:id="17699"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00" w:author="user pc" w:date="2022-03-15T10:14:00Z">
                  <w:rPr/>
                </w:rPrChange>
              </w:rPr>
            </w:pPr>
            <w:r w:rsidRPr="75D37FAD">
              <w:rPr>
                <w:rFonts w:ascii="Times New Roman" w:cs="Times New Roman" w:hAnsi="Times New Roman"/>
                <w:sz w:val="28"/>
                <w:szCs w:val="28"/>
                <w:rPrChange w:id="17701" w:author="user pc" w:date="2022-03-15T10:14:00Z">
                  <w:rPr>
                    <w:rFonts w:cs="Calibri" w:hAnsi="Noto Sans Armenian"/>
                  </w:rPr>
                </w:rPrChange>
              </w:rPr>
              <w:t>Rough</w:t>
            </w:r>
            <w:r>
              <w:rPr>
                <w:rFonts w:ascii="Times New Roman" w:cs="Times New Roman" w:hAnsi="Times New Roman"/>
                <w:sz w:val="28"/>
                <w:szCs w:val="28"/>
              </w:rPr>
              <w:t xml:space="preserve"> </w:t>
            </w:r>
            <w:r w:rsidRPr="DAB9A372">
              <w:rPr>
                <w:rFonts w:ascii="Times New Roman" w:cs="Times New Roman" w:hAnsi="Times New Roman"/>
                <w:sz w:val="28"/>
                <w:szCs w:val="28"/>
                <w:rPrChange w:id="17702" w:author="user pc" w:date="2022-03-15T10:14:00Z">
                  <w:rPr>
                    <w:rFonts w:cs="Calibri" w:hAnsi="Noto Sans Armenian"/>
                  </w:rPr>
                </w:rPrChange>
              </w:rPr>
              <w:t>(cm</w:t>
            </w:r>
            <w:r w:rsidRPr="94641240">
              <w:rPr>
                <w:rFonts w:ascii="Times New Roman" w:cs="Times New Roman" w:hAnsi="Times New Roman"/>
                <w:sz w:val="28"/>
                <w:szCs w:val="28"/>
                <w:vertAlign w:val="superscript"/>
                <w:rPrChange w:id="17703" w:author="user pc" w:date="2022-03-15T10:14:00Z">
                  <w:rPr>
                    <w:rFonts w:cs="Calibri" w:hAnsi="Noto Sans Armenian"/>
                    <w:vertAlign w:val="superscript"/>
                  </w:rPr>
                </w:rPrChange>
              </w:rPr>
              <w:t>3</w:t>
            </w:r>
            <w:r w:rsidRPr="CFF5B03C">
              <w:rPr>
                <w:rFonts w:ascii="Times New Roman" w:cs="Times New Roman" w:hAnsi="Times New Roman"/>
                <w:sz w:val="28"/>
                <w:szCs w:val="28"/>
                <w:rPrChange w:id="17704"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05" w:author="user pc" w:date="2022-03-15T10:14:00Z">
                  <w:rPr/>
                </w:rPrChange>
              </w:rPr>
            </w:pPr>
            <w:r w:rsidRPr="9FADB360">
              <w:rPr>
                <w:rFonts w:ascii="Times New Roman" w:cs="Times New Roman" w:hAnsi="Times New Roman"/>
                <w:sz w:val="28"/>
                <w:szCs w:val="28"/>
                <w:rPrChange w:id="17706" w:author="user pc" w:date="2022-03-15T10:14:00Z">
                  <w:rPr>
                    <w:rFonts w:cs="Calibri" w:hAnsi="Noto Sans Armenian"/>
                  </w:rPr>
                </w:rPrChange>
              </w:rPr>
              <w:t>1</w:t>
            </w:r>
            <w:r w:rsidRPr="4AEF29CA">
              <w:rPr>
                <w:rFonts w:ascii="Times New Roman" w:cs="Times New Roman" w:hAnsi="Times New Roman"/>
                <w:sz w:val="28"/>
                <w:szCs w:val="28"/>
                <w:vertAlign w:val="superscript"/>
                <w:rPrChange w:id="17707" w:author="user pc" w:date="2022-03-15T10:14:00Z">
                  <w:rPr>
                    <w:rFonts w:cs="Calibri" w:hAnsi="Noto Sans Armenian"/>
                  </w:rPr>
                </w:rPrChange>
              </w:rPr>
              <w:t>st</w:t>
            </w:r>
            <w:r>
              <w:rPr>
                <w:rFonts w:ascii="Times New Roman" w:cs="Times New Roman" w:hAnsi="Times New Roman"/>
                <w:sz w:val="28"/>
                <w:szCs w:val="28"/>
              </w:rPr>
              <w:t xml:space="preserve"> </w:t>
            </w:r>
            <w:r w:rsidRPr="D5BBFDED">
              <w:rPr>
                <w:rFonts w:ascii="Times New Roman" w:cs="Times New Roman" w:hAnsi="Times New Roman"/>
                <w:sz w:val="28"/>
                <w:szCs w:val="28"/>
                <w:rPrChange w:id="17708" w:author="user pc" w:date="2022-03-15T10:14:00Z">
                  <w:rPr>
                    <w:rFonts w:cs="Calibri" w:hAnsi="Noto Sans Armenian"/>
                  </w:rPr>
                </w:rPrChange>
              </w:rPr>
              <w:t>titre(cm</w:t>
            </w:r>
            <w:r w:rsidRPr="C6885EE8">
              <w:rPr>
                <w:rFonts w:ascii="Times New Roman" w:cs="Times New Roman" w:hAnsi="Times New Roman"/>
                <w:sz w:val="28"/>
                <w:szCs w:val="28"/>
                <w:vertAlign w:val="superscript"/>
                <w:rPrChange w:id="17709" w:author="user pc" w:date="2022-03-15T10:14:00Z">
                  <w:rPr>
                    <w:rFonts w:cs="Calibri" w:hAnsi="Noto Sans Armenian"/>
                    <w:vertAlign w:val="superscript"/>
                  </w:rPr>
                </w:rPrChange>
              </w:rPr>
              <w:t>3</w:t>
            </w:r>
            <w:r w:rsidRPr="8C12F1F1">
              <w:rPr>
                <w:rFonts w:ascii="Times New Roman" w:cs="Times New Roman" w:hAnsi="Times New Roman"/>
                <w:sz w:val="28"/>
                <w:szCs w:val="28"/>
                <w:rPrChange w:id="17710" w:author="user pc" w:date="2022-03-15T10:14:00Z">
                  <w:rPr>
                    <w:rFonts w:cs="Calibri" w:hAnsi="Noto Sans Armenian"/>
                  </w:rPr>
                </w:rPrChange>
              </w:rPr>
              <w:t>)</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11" w:author="user pc" w:date="2022-03-15T10:14:00Z">
                  <w:rPr/>
                </w:rPrChange>
              </w:rPr>
            </w:pPr>
            <w:r w:rsidRPr="7A1B2842">
              <w:rPr>
                <w:rFonts w:ascii="Times New Roman" w:cs="Times New Roman" w:hAnsi="Times New Roman"/>
                <w:sz w:val="28"/>
                <w:szCs w:val="28"/>
                <w:rPrChange w:id="17712" w:author="user pc" w:date="2022-03-15T10:14:00Z">
                  <w:rPr>
                    <w:rFonts w:cs="Calibri" w:hAnsi="Noto Sans Armenian"/>
                  </w:rPr>
                </w:rPrChange>
              </w:rPr>
              <w:t>2</w:t>
            </w:r>
            <w:r w:rsidRPr="A8B6DAFE">
              <w:rPr>
                <w:rFonts w:ascii="Times New Roman" w:cs="Times New Roman" w:hAnsi="Times New Roman"/>
                <w:sz w:val="28"/>
                <w:szCs w:val="28"/>
                <w:vertAlign w:val="superscript"/>
                <w:rPrChange w:id="17713" w:author="user pc" w:date="2022-03-15T10:14:00Z">
                  <w:rPr>
                    <w:rFonts w:cs="Calibri" w:hAnsi="Noto Sans Armenian"/>
                  </w:rPr>
                </w:rPrChange>
              </w:rPr>
              <w:t>nd</w:t>
            </w:r>
            <w:r>
              <w:rPr>
                <w:rFonts w:ascii="Times New Roman" w:cs="Times New Roman" w:hAnsi="Times New Roman"/>
                <w:sz w:val="28"/>
                <w:szCs w:val="28"/>
              </w:rPr>
              <w:t xml:space="preserve"> </w:t>
            </w:r>
            <w:r w:rsidRPr="37472E28">
              <w:rPr>
                <w:rFonts w:ascii="Times New Roman" w:cs="Times New Roman" w:hAnsi="Times New Roman"/>
                <w:sz w:val="28"/>
                <w:szCs w:val="28"/>
                <w:rPrChange w:id="17714" w:author="user pc" w:date="2022-03-15T10:14:00Z">
                  <w:rPr>
                    <w:rFonts w:cs="Calibri" w:hAnsi="Noto Sans Armenian"/>
                  </w:rPr>
                </w:rPrChange>
              </w:rPr>
              <w:t>titre(cm</w:t>
            </w:r>
            <w:r w:rsidRPr="0B095DA9">
              <w:rPr>
                <w:rFonts w:ascii="Times New Roman" w:cs="Times New Roman" w:hAnsi="Times New Roman"/>
                <w:sz w:val="28"/>
                <w:szCs w:val="28"/>
                <w:vertAlign w:val="superscript"/>
                <w:rPrChange w:id="17715" w:author="user pc" w:date="2022-03-15T10:14:00Z">
                  <w:rPr>
                    <w:rFonts w:cs="Calibri" w:hAnsi="Noto Sans Armenian"/>
                    <w:vertAlign w:val="superscript"/>
                  </w:rPr>
                </w:rPrChange>
              </w:rPr>
              <w:t>3</w:t>
            </w:r>
            <w:r w:rsidRPr="78F0B1B8">
              <w:rPr>
                <w:rFonts w:ascii="Times New Roman" w:cs="Times New Roman" w:hAnsi="Times New Roman"/>
                <w:sz w:val="28"/>
                <w:szCs w:val="28"/>
                <w:rPrChange w:id="17716" w:author="user pc" w:date="2022-03-15T10:14:00Z">
                  <w:rPr>
                    <w:rFonts w:cs="Calibri" w:hAnsi="Noto Sans Armenian"/>
                  </w:rPr>
                </w:rPrChange>
              </w:rPr>
              <w:t>)</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17" w:author="user pc" w:date="2022-03-15T10:14:00Z">
                  <w:rPr/>
                </w:rPrChange>
              </w:rPr>
            </w:pPr>
            <w:r w:rsidRPr="D907520E">
              <w:rPr>
                <w:rFonts w:ascii="Times New Roman" w:cs="Times New Roman" w:hAnsi="Times New Roman"/>
                <w:sz w:val="28"/>
                <w:szCs w:val="28"/>
                <w:rPrChange w:id="17718" w:author="user pc" w:date="2022-03-15T10:14:00Z">
                  <w:rPr>
                    <w:rFonts w:cs="Calibri" w:hAnsi="Noto Sans Armenian"/>
                  </w:rPr>
                </w:rPrChange>
              </w:rPr>
              <w:t>Final</w:t>
            </w:r>
            <w:r>
              <w:rPr>
                <w:rFonts w:ascii="Times New Roman" w:cs="Times New Roman" w:hAnsi="Times New Roman"/>
                <w:sz w:val="28"/>
                <w:szCs w:val="28"/>
              </w:rPr>
              <w:t xml:space="preserve"> </w:t>
            </w:r>
            <w:r w:rsidRPr="83CB0017">
              <w:rPr>
                <w:rFonts w:ascii="Times New Roman" w:cs="Times New Roman" w:hAnsi="Times New Roman"/>
                <w:sz w:val="28"/>
                <w:szCs w:val="28"/>
                <w:rPrChange w:id="17719"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20" w:author="user pc" w:date="2022-03-15T10:14:00Z">
                  <w:rPr/>
                </w:rPrChange>
              </w:rPr>
            </w:pPr>
            <w:r w:rsidRPr="09EC6471">
              <w:rPr>
                <w:rFonts w:ascii="Times New Roman" w:cs="Times New Roman" w:hAnsi="Times New Roman"/>
                <w:sz w:val="28"/>
                <w:szCs w:val="28"/>
                <w:rPrChange w:id="17721" w:author="user pc" w:date="2022-03-15T10:14:00Z">
                  <w:rPr>
                    <w:rFonts w:cs="Calibri" w:hAnsi="Noto Sans Armenian"/>
                  </w:rPr>
                </w:rPrChange>
              </w:rPr>
              <w:t>23.90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22" w:author="user pc" w:date="2022-03-15T10:14:00Z">
                  <w:rPr/>
                </w:rPrChange>
              </w:rPr>
            </w:pPr>
            <w:r w:rsidRPr="DCD9CC2E">
              <w:rPr>
                <w:rFonts w:ascii="Times New Roman" w:cs="Times New Roman"/>
                <w:sz w:val="28"/>
                <w:szCs w:val="28"/>
                <w:rPrChange w:id="17723" w:author="user pc" w:date="2022-03-15T10:14:00Z">
                  <w:rPr/>
                </w:rPrChange>
              </w:rPr>
              <w:t>23.80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24" w:author="user pc" w:date="2022-03-15T10:14:00Z">
                  <w:rPr/>
                </w:rPrChange>
              </w:rPr>
            </w:pPr>
            <w:r w:rsidRPr="15844760">
              <w:rPr>
                <w:rFonts w:ascii="Times New Roman" w:cs="Times New Roman" w:hAnsi="Times New Roman"/>
                <w:sz w:val="28"/>
                <w:szCs w:val="28"/>
                <w:rPrChange w:id="17725" w:author="user pc" w:date="2022-03-15T10:14:00Z">
                  <w:rPr>
                    <w:rFonts w:cs="Calibri" w:hAnsi="Noto Sans Armenian"/>
                  </w:rPr>
                </w:rPrChange>
              </w:rPr>
              <w:t>23.80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26" w:author="user pc" w:date="2022-03-15T10:14:00Z">
                  <w:rPr/>
                </w:rPrChange>
              </w:rPr>
            </w:pPr>
            <w:r w:rsidRPr="8C13D81C">
              <w:rPr>
                <w:rFonts w:ascii="Times New Roman" w:cs="Times New Roman" w:hAnsi="Times New Roman"/>
                <w:sz w:val="28"/>
                <w:szCs w:val="28"/>
                <w:rPrChange w:id="17727" w:author="user pc" w:date="2022-03-15T10:14:00Z">
                  <w:rPr>
                    <w:rFonts w:cs="Calibri" w:hAnsi="Noto Sans Armenian"/>
                  </w:rPr>
                </w:rPrChange>
              </w:rPr>
              <w:t>Initial</w:t>
            </w:r>
            <w:r>
              <w:rPr>
                <w:rFonts w:ascii="Times New Roman" w:cs="Times New Roman" w:hAnsi="Times New Roman"/>
                <w:sz w:val="28"/>
                <w:szCs w:val="28"/>
              </w:rPr>
              <w:t xml:space="preserve"> </w:t>
            </w:r>
            <w:r w:rsidRPr="2C5E8B90">
              <w:rPr>
                <w:rFonts w:ascii="Times New Roman" w:cs="Times New Roman" w:hAnsi="Times New Roman"/>
                <w:sz w:val="28"/>
                <w:szCs w:val="28"/>
                <w:rPrChange w:id="17728" w:author="user pc" w:date="2022-03-15T10:14:00Z">
                  <w:rPr>
                    <w:rFonts w:cs="Calibri" w:hAnsi="Noto Sans Armenian"/>
                  </w:rPr>
                </w:rPrChange>
              </w:rPr>
              <w:t>reading</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29" w:author="user pc" w:date="2022-03-15T10:14:00Z">
                  <w:rPr/>
                </w:rPrChange>
              </w:rPr>
            </w:pPr>
            <w:r w:rsidRPr="7EF12A47">
              <w:rPr>
                <w:rFonts w:ascii="Times New Roman" w:cs="Times New Roman" w:hAnsi="Times New Roman"/>
                <w:sz w:val="28"/>
                <w:szCs w:val="28"/>
                <w:rPrChange w:id="17730" w:author="user pc" w:date="2022-03-15T10:14:00Z">
                  <w:rPr>
                    <w:rFonts w:cs="Calibri" w:hAnsi="Noto Sans Armenian"/>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31" w:author="user pc" w:date="2022-03-15T10:14:00Z">
                  <w:rPr/>
                </w:rPrChange>
              </w:rPr>
            </w:pPr>
            <w:r w:rsidRPr="0CE174B0">
              <w:rPr>
                <w:rFonts w:ascii="Times New Roman" w:cs="Times New Roman"/>
                <w:sz w:val="28"/>
                <w:szCs w:val="28"/>
                <w:rPrChange w:id="17732" w:author="user pc" w:date="2022-03-15T10:14:00Z">
                  <w:rPr/>
                </w:rPrChange>
              </w:rPr>
              <w:t>0.00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33" w:author="user pc" w:date="2022-03-15T10:14:00Z">
                  <w:rPr/>
                </w:rPrChange>
              </w:rPr>
            </w:pPr>
            <w:r w:rsidRPr="0FE78FEC">
              <w:rPr>
                <w:rFonts w:ascii="Times New Roman" w:cs="Times New Roman" w:hAnsi="Times New Roman"/>
                <w:sz w:val="28"/>
                <w:szCs w:val="28"/>
                <w:rPrChange w:id="17734" w:author="user pc" w:date="2022-03-15T10:14:00Z">
                  <w:rPr>
                    <w:rFonts w:cs="Calibri" w:hAnsi="Noto Sans Armenian"/>
                  </w:rPr>
                </w:rPrChange>
              </w:rPr>
              <w:t>0.00</w:t>
            </w:r>
          </w:p>
        </w:tc>
      </w:tr>
      <w:tr>
        <w:tblPrEx/>
        <w:trPr>
          <w:cantSplit/>
          <w:tblHeader/>
        </w:trPr>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35" w:author="user pc" w:date="2022-03-15T10:14:00Z">
                  <w:rPr/>
                </w:rPrChange>
              </w:rPr>
            </w:pPr>
            <w:r w:rsidRPr="F051F967">
              <w:rPr>
                <w:rFonts w:ascii="Times New Roman" w:cs="Times New Roman" w:hAnsi="Times New Roman"/>
                <w:sz w:val="28"/>
                <w:szCs w:val="28"/>
                <w:rPrChange w:id="17736" w:author="user pc" w:date="2022-03-15T10:14:00Z">
                  <w:rPr>
                    <w:rFonts w:cs="Calibri" w:hAnsi="Noto Sans Armenian"/>
                  </w:rPr>
                </w:rPrChange>
              </w:rPr>
              <w:t>Volume</w:t>
            </w:r>
            <w:r>
              <w:rPr>
                <w:rFonts w:ascii="Times New Roman" w:cs="Times New Roman" w:hAnsi="Times New Roman"/>
                <w:sz w:val="28"/>
                <w:szCs w:val="28"/>
              </w:rPr>
              <w:t xml:space="preserve"> </w:t>
            </w:r>
            <w:r w:rsidRPr="83421346">
              <w:rPr>
                <w:rFonts w:ascii="Times New Roman" w:cs="Times New Roman" w:hAnsi="Times New Roman"/>
                <w:sz w:val="28"/>
                <w:szCs w:val="28"/>
                <w:rPrChange w:id="17737" w:author="user pc" w:date="2022-03-15T10:14:00Z">
                  <w:rPr>
                    <w:rFonts w:cs="Calibri" w:hAnsi="Noto Sans Armenian"/>
                  </w:rPr>
                </w:rPrChange>
              </w:rPr>
              <w:t>of</w:t>
            </w:r>
            <w:r>
              <w:rPr>
                <w:rFonts w:ascii="Times New Roman" w:cs="Times New Roman" w:hAnsi="Times New Roman"/>
                <w:sz w:val="28"/>
                <w:szCs w:val="28"/>
              </w:rPr>
              <w:t xml:space="preserve"> </w:t>
            </w:r>
            <w:r w:rsidRPr="8B05C676">
              <w:rPr>
                <w:rFonts w:ascii="Times New Roman" w:cs="Times New Roman" w:hAnsi="Times New Roman"/>
                <w:sz w:val="28"/>
                <w:szCs w:val="28"/>
                <w:rPrChange w:id="17738" w:author="user pc" w:date="2022-03-15T10:14:00Z">
                  <w:rPr>
                    <w:rFonts w:cs="Calibri" w:hAnsi="Noto Sans Armenian"/>
                  </w:rPr>
                </w:rPrChange>
              </w:rPr>
              <w:t>acid</w:t>
            </w:r>
            <w:r>
              <w:rPr>
                <w:rFonts w:ascii="Times New Roman" w:cs="Times New Roman" w:hAnsi="Times New Roman"/>
                <w:sz w:val="28"/>
                <w:szCs w:val="28"/>
              </w:rPr>
              <w:t xml:space="preserve"> </w:t>
            </w:r>
            <w:r w:rsidRPr="CC708FF8">
              <w:rPr>
                <w:rFonts w:ascii="Times New Roman" w:cs="Times New Roman" w:hAnsi="Times New Roman"/>
                <w:sz w:val="28"/>
                <w:szCs w:val="28"/>
                <w:rPrChange w:id="17739" w:author="user pc" w:date="2022-03-15T10:14:00Z">
                  <w:rPr>
                    <w:rFonts w:cs="Calibri" w:hAnsi="Noto Sans Armenian"/>
                  </w:rPr>
                </w:rPrChange>
              </w:rPr>
              <w:t>used</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40" w:author="user pc" w:date="2022-03-15T10:14:00Z">
                  <w:rPr/>
                </w:rPrChange>
              </w:rPr>
            </w:pPr>
            <w:r w:rsidRPr="0A1F69E8">
              <w:rPr>
                <w:rFonts w:ascii="Times New Roman" w:cs="Times New Roman" w:hAnsi="Times New Roman"/>
                <w:sz w:val="28"/>
                <w:szCs w:val="28"/>
                <w:rPrChange w:id="17741" w:author="user pc" w:date="2022-03-15T10:14:00Z">
                  <w:rPr>
                    <w:rFonts w:cs="Calibri" w:hAnsi="Noto Sans Armenian"/>
                  </w:rPr>
                </w:rPrChange>
              </w:rPr>
              <w:t>23.90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42" w:author="user pc" w:date="2022-03-15T10:14:00Z">
                  <w:rPr/>
                </w:rPrChange>
              </w:rPr>
            </w:pPr>
            <w:r w:rsidRPr="1D09E6B6">
              <w:rPr>
                <w:rFonts w:ascii="Times New Roman" w:cs="Times New Roman" w:hAnsi="Times New Roman"/>
                <w:sz w:val="28"/>
                <w:szCs w:val="28"/>
                <w:rPrChange w:id="17743" w:author="user pc" w:date="2022-03-15T10:14:00Z">
                  <w:rPr>
                    <w:rFonts w:cs="Calibri" w:hAnsi="Noto Sans Armenian"/>
                  </w:rPr>
                </w:rPrChange>
              </w:rPr>
              <w:t>23.80</w:t>
            </w:r>
          </w:p>
        </w:tc>
        <w:tc>
          <w:tcPr>
            <w:tcW w:w="1915" w:type="dxa"/>
            <w:tcBorders>
              <w:top w:val="single" w:sz="4" w:space="0" w:color="auto"/>
              <w:left w:val="single" w:sz="4" w:space="0" w:color="auto"/>
              <w:bottom w:val="single" w:sz="4" w:space="0" w:color="auto"/>
              <w:right w:val="single" w:sz="4" w:space="0" w:color="auto"/>
            </w:tcBorders>
          </w:tcPr>
          <w:p>
            <w:pPr>
              <w:pStyle w:val="style0"/>
              <w:rPr>
                <w:rFonts w:ascii="Times New Roman" w:cs="Times New Roman"/>
                <w:sz w:val="28"/>
                <w:szCs w:val="28"/>
                <w:rPrChange w:id="17744" w:author="user pc" w:date="2022-03-15T10:14:00Z">
                  <w:rPr/>
                </w:rPrChange>
              </w:rPr>
            </w:pPr>
            <w:r w:rsidRPr="CE8B15A1">
              <w:rPr>
                <w:rFonts w:ascii="Times New Roman" w:cs="Times New Roman" w:hAnsi="Times New Roman"/>
                <w:sz w:val="28"/>
                <w:szCs w:val="28"/>
                <w:rPrChange w:id="17745" w:author="user pc" w:date="2022-03-15T10:14:00Z">
                  <w:rPr>
                    <w:rFonts w:cs="Calibri" w:hAnsi="Noto Sans Armenian"/>
                  </w:rPr>
                </w:rPrChange>
              </w:rPr>
              <w:t>23.80</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m:oMathPara>
        <m:oMath>
          <m:r>
            <w:rPr>
              <w:rFonts w:ascii="Cambria Math" w:cs="Times New Roman" w:hAnsi="Cambria Math"/>
              <w:sz w:val="28"/>
              <w:szCs w:val="28"/>
            </w:rPr>
            <m:t xml:space="preserve">Average titre value= </m:t>
          </m:r>
          <m:f>
            <m:fPr>
              <m:ctrlPr>
                <w:rPr>
                  <w:rFonts w:ascii="Cambria Math" w:cs="Times New Roman" w:hAnsi="Cambria Math"/>
                  <w:i/>
                  <w:sz w:val="28"/>
                  <w:szCs w:val="28"/>
                </w:rPr>
              </m:ctrlPr>
            </m:fPr>
            <m:num>
              <m:r>
                <w:rPr>
                  <w:rFonts w:ascii="Cambria Math" w:cs="Times New Roman" w:hAnsi="Cambria Math"/>
                  <w:sz w:val="28"/>
                  <w:szCs w:val="28"/>
                </w:rPr>
                <m:t>23.90 +23.80+23.80</m:t>
              </m:r>
            </m:num>
            <m:den>
              <m:r>
                <w:rPr>
                  <w:rFonts w:ascii="Cambria Math" w:cs="Times New Roman" w:hAnsi="Cambria Math"/>
                  <w:sz w:val="28"/>
                  <w:szCs w:val="28"/>
                </w:rPr>
                <m:t>3</m:t>
              </m:r>
            </m:den>
          </m:f>
          <m:r>
            <w:rPr>
              <w:rFonts w:ascii="Cambria Math" w:cs="Times New Roman" w:hAnsi="Cambria Math"/>
              <w:sz w:val="28"/>
              <w:szCs w:val="28"/>
            </w:rPr>
            <m:t xml:space="preserve">=23.85 </m:t>
          </m:r>
          <m:sSup>
            <m:sSupPr>
              <m:ctrlPr>
                <w:rPr>
                  <w:rFonts w:ascii="Cambria Math" w:cs="Times New Roman" w:hAnsi="Cambria Math"/>
                  <w:i/>
                  <w:sz w:val="28"/>
                  <w:szCs w:val="28"/>
                </w:rPr>
              </m:ctrlPr>
            </m:sSupPr>
            <m:e>
              <m:r>
                <w:rPr>
                  <w:rFonts w:ascii="Cambria Math" w:cs="Times New Roman" w:hAnsi="Cambria Math"/>
                  <w:sz w:val="28"/>
                  <w:szCs w:val="28"/>
                </w:rPr>
                <m:t>zm</m:t>
              </m:r>
            </m:e>
            <m:sup>
              <m:r>
                <w:rPr>
                  <w:rFonts w:ascii="Cambria Math" w:cs="Times New Roman" w:hAnsi="Cambria Math"/>
                  <w:sz w:val="28"/>
                  <w:szCs w:val="28"/>
                </w:rPr>
                <m:t>3</m:t>
              </m:r>
            </m:sup>
          </m:sSup>
        </m:oMath>
      </m:oMathPara>
    </w:p>
    <w:p>
      <w:pPr>
        <w:pStyle w:val="style0"/>
        <w:rPr>
          <w:rFonts w:ascii="Times New Roman" w:cs="Times New Roman"/>
          <w:sz w:val="28"/>
          <w:szCs w:val="28"/>
          <w:rPrChange w:id="17746" w:author="user pc" w:date="2022-03-15T10:14:00Z">
            <w:rPr/>
          </w:rPrChange>
        </w:rPr>
      </w:pPr>
      <w:r w:rsidRPr="9D1343F9">
        <w:rPr>
          <w:rFonts w:ascii="Times New Roman" w:cs="Times New Roman"/>
          <w:sz w:val="28"/>
          <w:szCs w:val="28"/>
          <w:rPrChange w:id="17747" w:author="user pc" w:date="2022-03-15T10:14:00Z">
            <w:rPr/>
          </w:rPrChange>
        </w:rPr>
        <w:t>2HNO</w:t>
      </w:r>
      <w:r w:rsidRPr="DB6082F0">
        <w:rPr>
          <w:rFonts w:ascii="Times New Roman" w:cs="Times New Roman"/>
          <w:sz w:val="28"/>
          <w:szCs w:val="28"/>
          <w:vertAlign w:val="subscript"/>
          <w:rPrChange w:id="17748" w:author="user pc" w:date="2022-03-15T10:14:00Z">
            <w:rPr>
              <w:vertAlign w:val="subscript"/>
            </w:rPr>
          </w:rPrChange>
        </w:rPr>
        <w:t>3(aq)</w:t>
      </w:r>
      <w:r>
        <w:rPr>
          <w:rFonts w:ascii="Times New Roman" w:cs="Times New Roman" w:hAnsi="Times New Roman"/>
          <w:sz w:val="28"/>
          <w:szCs w:val="28"/>
          <w:vertAlign w:val="subscript"/>
        </w:rPr>
        <w:t xml:space="preserve">  </w:t>
      </w:r>
      <w:r w:rsidRPr="6F8D92E9">
        <w:rPr>
          <w:rFonts w:ascii="Times New Roman" w:cs="Times New Roman"/>
          <w:sz w:val="28"/>
          <w:szCs w:val="28"/>
          <w:rPrChange w:id="17749" w:author="user pc" w:date="2022-03-15T10:14:00Z">
            <w:rPr/>
          </w:rPrChange>
        </w:rPr>
        <w:t>+</w:t>
      </w:r>
      <w:r>
        <w:rPr>
          <w:rFonts w:ascii="Times New Roman" w:cs="Times New Roman" w:hAnsi="Times New Roman"/>
          <w:sz w:val="28"/>
          <w:szCs w:val="28"/>
        </w:rPr>
        <w:t xml:space="preserve">  </w:t>
      </w:r>
      <w:r w:rsidRPr="37E6FE7A">
        <w:rPr>
          <w:rFonts w:ascii="Times New Roman" w:cs="Times New Roman"/>
          <w:sz w:val="28"/>
          <w:szCs w:val="28"/>
          <w:rPrChange w:id="17750" w:author="user pc" w:date="2022-03-15T10:14:00Z">
            <w:rPr/>
          </w:rPrChange>
        </w:rPr>
        <w:t>Na</w:t>
      </w:r>
      <w:r w:rsidRPr="606FE47C">
        <w:rPr>
          <w:rFonts w:ascii="Times New Roman" w:cs="Times New Roman"/>
          <w:sz w:val="28"/>
          <w:szCs w:val="28"/>
          <w:vertAlign w:val="subscript"/>
          <w:rPrChange w:id="17751" w:author="user pc" w:date="2022-03-15T10:14:00Z">
            <w:rPr>
              <w:vertAlign w:val="subscript"/>
            </w:rPr>
          </w:rPrChange>
        </w:rPr>
        <w:t>2</w:t>
      </w:r>
      <w:r w:rsidRPr="14C0EB35">
        <w:rPr>
          <w:rFonts w:ascii="Times New Roman" w:cs="Times New Roman"/>
          <w:sz w:val="28"/>
          <w:szCs w:val="28"/>
          <w:rPrChange w:id="17752" w:author="user pc" w:date="2022-03-15T10:14:00Z">
            <w:rPr/>
          </w:rPrChange>
        </w:rPr>
        <w:t>CO</w:t>
      </w:r>
      <w:r w:rsidRPr="C5F19943">
        <w:rPr>
          <w:rFonts w:ascii="Times New Roman" w:cs="Times New Roman"/>
          <w:sz w:val="28"/>
          <w:szCs w:val="28"/>
          <w:vertAlign w:val="subscript"/>
          <w:rPrChange w:id="17753" w:author="user pc" w:date="2022-03-15T10:14:00Z">
            <w:rPr>
              <w:vertAlign w:val="subscript"/>
            </w:rPr>
          </w:rPrChange>
        </w:rPr>
        <w:t>3</w:t>
      </w:r>
      <w:r w:rsidRPr="42B87FBC">
        <w:rPr>
          <w:rFonts w:ascii="Times New Roman" w:cs="Times New Roman"/>
          <w:sz w:val="28"/>
          <w:szCs w:val="28"/>
          <w:rPrChange w:id="17754" w:author="user pc" w:date="2022-03-15T10:14:00Z">
            <w:rPr/>
          </w:rPrChange>
        </w:rPr>
        <w:t>.yH</w:t>
      </w:r>
      <w:r w:rsidRPr="CF33AD16">
        <w:rPr>
          <w:rFonts w:ascii="Times New Roman" w:cs="Times New Roman"/>
          <w:sz w:val="28"/>
          <w:szCs w:val="28"/>
          <w:vertAlign w:val="subscript"/>
          <w:rPrChange w:id="17755" w:author="user pc" w:date="2022-03-15T10:14:00Z">
            <w:rPr>
              <w:vertAlign w:val="subscript"/>
            </w:rPr>
          </w:rPrChange>
        </w:rPr>
        <w:t>2</w:t>
      </w:r>
      <w:r w:rsidRPr="4F1F1BD3">
        <w:rPr>
          <w:rFonts w:ascii="Times New Roman" w:cs="Times New Roman"/>
          <w:sz w:val="28"/>
          <w:szCs w:val="28"/>
          <w:rPrChange w:id="17756" w:author="user pc" w:date="2022-03-15T10:14:00Z">
            <w:rPr/>
          </w:rPrChange>
        </w:rPr>
        <w:t>O</w:t>
      </w:r>
      <w:r w:rsidRPr="B4FFF8B3">
        <w:rPr>
          <w:rFonts w:ascii="Times New Roman" w:cs="Times New Roman"/>
          <w:sz w:val="28"/>
          <w:szCs w:val="28"/>
          <w:vertAlign w:val="subscript"/>
          <w:rPrChange w:id="17757" w:author="user pc" w:date="2022-03-15T10:14:00Z">
            <w:rPr>
              <w:vertAlign w:val="subscript"/>
            </w:rPr>
          </w:rPrChange>
        </w:rPr>
        <w:t>(aq)</w:t>
      </w:r>
      <w:r>
        <w:rPr>
          <w:rFonts w:ascii="Times New Roman" w:cs="Times New Roman" w:hAnsi="Times New Roman"/>
          <w:sz w:val="28"/>
          <w:szCs w:val="28"/>
          <w:vertAlign w:val="subscript"/>
        </w:rPr>
        <w:t xml:space="preserve">  </w:t>
      </w:r>
      <w:r w:rsidRPr="9143300D">
        <w:rPr>
          <w:rFonts w:ascii="Times New Roman" w:cs="Times New Roman"/>
          <w:sz w:val="28"/>
          <w:szCs w:val="28"/>
          <w:rPrChange w:id="17758" w:author="user pc" w:date="2022-03-15T10:14:00Z">
            <w:rPr/>
          </w:rPrChange>
        </w:rPr>
        <w:t>=&gt;</w:t>
      </w:r>
      <w:r>
        <w:rPr>
          <w:rFonts w:ascii="Times New Roman" w:cs="Times New Roman" w:hAnsi="Times New Roman"/>
          <w:sz w:val="28"/>
          <w:szCs w:val="28"/>
        </w:rPr>
        <w:t xml:space="preserve">  </w:t>
      </w:r>
      <w:r w:rsidRPr="34D78752">
        <w:rPr>
          <w:rFonts w:ascii="Times New Roman" w:cs="Times New Roman"/>
          <w:sz w:val="28"/>
          <w:szCs w:val="28"/>
          <w:rPrChange w:id="17759" w:author="user pc" w:date="2022-03-15T10:14:00Z">
            <w:rPr/>
          </w:rPrChange>
        </w:rPr>
        <w:t>Na</w:t>
      </w:r>
      <w:r w:rsidRPr="CBF48F54">
        <w:rPr>
          <w:rFonts w:ascii="Times New Roman" w:cs="Times New Roman"/>
          <w:sz w:val="28"/>
          <w:szCs w:val="28"/>
          <w:vertAlign w:val="subscript"/>
          <w:rPrChange w:id="17760" w:author="user pc" w:date="2022-03-15T10:14:00Z">
            <w:rPr>
              <w:vertAlign w:val="subscript"/>
            </w:rPr>
          </w:rPrChange>
        </w:rPr>
        <w:t>2</w:t>
      </w:r>
      <w:r w:rsidRPr="BA175A6D">
        <w:rPr>
          <w:rFonts w:ascii="Times New Roman" w:cs="Times New Roman"/>
          <w:sz w:val="28"/>
          <w:szCs w:val="28"/>
          <w:rPrChange w:id="17761" w:author="user pc" w:date="2022-03-15T10:14:00Z">
            <w:rPr/>
          </w:rPrChange>
        </w:rPr>
        <w:t>CO</w:t>
      </w:r>
      <w:r w:rsidRPr="A4754B04">
        <w:rPr>
          <w:rFonts w:ascii="Times New Roman" w:cs="Times New Roman"/>
          <w:sz w:val="28"/>
          <w:szCs w:val="28"/>
          <w:vertAlign w:val="subscript"/>
          <w:rPrChange w:id="17762" w:author="user pc" w:date="2022-03-15T10:14:00Z">
            <w:rPr>
              <w:vertAlign w:val="subscript"/>
            </w:rPr>
          </w:rPrChange>
        </w:rPr>
        <w:t>3(aq)</w:t>
      </w:r>
      <w:r>
        <w:rPr>
          <w:rFonts w:ascii="Times New Roman" w:cs="Times New Roman" w:hAnsi="Times New Roman"/>
          <w:sz w:val="28"/>
          <w:szCs w:val="28"/>
          <w:vertAlign w:val="subscript"/>
        </w:rPr>
        <w:t xml:space="preserve">  </w:t>
      </w:r>
      <w:r w:rsidRPr="667E733E">
        <w:rPr>
          <w:rFonts w:ascii="Times New Roman" w:cs="Times New Roman"/>
          <w:sz w:val="28"/>
          <w:szCs w:val="28"/>
          <w:rPrChange w:id="17763" w:author="user pc" w:date="2022-03-15T10:14:00Z">
            <w:rPr/>
          </w:rPrChange>
        </w:rPr>
        <w:t>+</w:t>
      </w:r>
      <w:r>
        <w:rPr>
          <w:rFonts w:ascii="Times New Roman" w:cs="Times New Roman" w:hAnsi="Times New Roman"/>
          <w:sz w:val="28"/>
          <w:szCs w:val="28"/>
        </w:rPr>
        <w:t xml:space="preserve">  </w:t>
      </w:r>
      <w:r w:rsidRPr="CAB90E81">
        <w:rPr>
          <w:rFonts w:ascii="Times New Roman" w:cs="Times New Roman"/>
          <w:sz w:val="28"/>
          <w:szCs w:val="28"/>
          <w:rPrChange w:id="17764" w:author="user pc" w:date="2022-03-15T10:14:00Z">
            <w:rPr/>
          </w:rPrChange>
        </w:rPr>
        <w:t>CO</w:t>
      </w:r>
      <w:r w:rsidRPr="9132D8CE">
        <w:rPr>
          <w:rFonts w:ascii="Times New Roman" w:cs="Times New Roman"/>
          <w:sz w:val="28"/>
          <w:szCs w:val="28"/>
          <w:vertAlign w:val="subscript"/>
          <w:rPrChange w:id="17765" w:author="user pc" w:date="2022-03-15T10:14:00Z">
            <w:rPr>
              <w:vertAlign w:val="subscript"/>
            </w:rPr>
          </w:rPrChange>
        </w:rPr>
        <w:t>2(g)</w:t>
      </w:r>
      <w:r>
        <w:rPr>
          <w:rFonts w:ascii="Times New Roman" w:cs="Times New Roman" w:hAnsi="Times New Roman"/>
          <w:sz w:val="28"/>
          <w:szCs w:val="28"/>
          <w:vertAlign w:val="subscript"/>
        </w:rPr>
        <w:t xml:space="preserve">  </w:t>
      </w:r>
      <w:r w:rsidRPr="CD317D6C">
        <w:rPr>
          <w:rFonts w:ascii="Times New Roman" w:cs="Times New Roman"/>
          <w:sz w:val="28"/>
          <w:szCs w:val="28"/>
          <w:rPrChange w:id="17766" w:author="user pc" w:date="2022-03-15T10:14:00Z">
            <w:rPr/>
          </w:rPrChange>
        </w:rPr>
        <w:t>+</w:t>
      </w:r>
      <w:r>
        <w:rPr>
          <w:rFonts w:ascii="Times New Roman" w:cs="Times New Roman" w:hAnsi="Times New Roman"/>
          <w:sz w:val="28"/>
          <w:szCs w:val="28"/>
        </w:rPr>
        <w:t xml:space="preserve">  </w:t>
      </w:r>
      <w:r w:rsidRPr="0B996283">
        <w:rPr>
          <w:rFonts w:ascii="Times New Roman" w:cs="Times New Roman"/>
          <w:sz w:val="28"/>
          <w:szCs w:val="28"/>
          <w:rPrChange w:id="17767" w:author="user pc" w:date="2022-03-15T10:14:00Z">
            <w:rPr/>
          </w:rPrChange>
        </w:rPr>
        <w:t>H</w:t>
      </w:r>
      <w:r w:rsidRPr="FBEAEFE2">
        <w:rPr>
          <w:rFonts w:ascii="Times New Roman" w:cs="Times New Roman"/>
          <w:sz w:val="28"/>
          <w:szCs w:val="28"/>
          <w:vertAlign w:val="subscript"/>
          <w:rPrChange w:id="17768" w:author="user pc" w:date="2022-03-15T10:14:00Z">
            <w:rPr>
              <w:vertAlign w:val="subscript"/>
            </w:rPr>
          </w:rPrChange>
        </w:rPr>
        <w:t>2</w:t>
      </w:r>
      <w:r w:rsidRPr="9E2DA28F">
        <w:rPr>
          <w:rFonts w:ascii="Times New Roman" w:cs="Times New Roman"/>
          <w:sz w:val="28"/>
          <w:szCs w:val="28"/>
          <w:rPrChange w:id="17769" w:author="user pc" w:date="2022-03-15T10:14:00Z">
            <w:rPr/>
          </w:rPrChange>
        </w:rPr>
        <w:t>O</w:t>
      </w:r>
      <w:r w:rsidRPr="4EAC1A6B">
        <w:rPr>
          <w:rFonts w:ascii="Times New Roman" w:cs="Times New Roman"/>
          <w:sz w:val="28"/>
          <w:szCs w:val="28"/>
          <w:vertAlign w:val="subscript"/>
          <w:rPrChange w:id="17770" w:author="user pc" w:date="2022-03-15T10:14:00Z">
            <w:rPr>
              <w:vertAlign w:val="subscript"/>
            </w:rPr>
          </w:rPrChange>
        </w:rPr>
        <w:t>(l)</w:t>
      </w:r>
    </w:p>
    <w:p>
      <w:pPr>
        <w:pStyle w:val="style0"/>
        <w:rPr>
          <w:rFonts w:ascii="Times New Roman" w:cs="Times New Roman"/>
          <w:sz w:val="28"/>
          <w:szCs w:val="28"/>
          <w:rPrChange w:id="17771" w:author="user pc" w:date="2022-03-15T10:14:00Z">
            <w:rPr/>
          </w:rPrChange>
        </w:rPr>
      </w:pPr>
      <w:r w:rsidRPr="7ADD4B84">
        <w:rPr>
          <w:rFonts w:ascii="Times New Roman" w:cs="Times New Roman"/>
          <w:sz w:val="28"/>
          <w:szCs w:val="28"/>
          <w:rPrChange w:id="17772" w:author="user pc" w:date="2022-03-15T10:14:00Z">
            <w:rPr/>
          </w:rPrChange>
        </w:rPr>
        <w:t>bi) Concentration of E in moldm</w:t>
      </w:r>
      <w:r w:rsidRPr="3CC11D37">
        <w:rPr>
          <w:rFonts w:ascii="Times New Roman" w:cs="Times New Roman"/>
          <w:sz w:val="28"/>
          <w:szCs w:val="28"/>
          <w:vertAlign w:val="superscript"/>
          <w:rPrChange w:id="17773" w:author="user pc" w:date="2022-03-15T10:14:00Z">
            <w:rPr/>
          </w:rPrChange>
        </w:rPr>
        <w:t>-3</w:t>
      </w:r>
      <w:r w:rsidRPr="1B83FEE6">
        <w:rPr>
          <w:rFonts w:ascii="Times New Roman" w:cs="Times New Roman"/>
          <w:sz w:val="28"/>
          <w:szCs w:val="28"/>
          <w:rPrChange w:id="17774" w:author="user pc" w:date="2022-03-15T10:14:00Z">
            <w:rPr/>
          </w:rPrChange>
        </w:rPr>
        <w:t>:</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D</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D</m:t>
                  </m:r>
                </m:sub>
              </m:sSub>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E</m:t>
                  </m:r>
                </m:sub>
              </m:sSub>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E</m:t>
                  </m:r>
                </m:sub>
              </m:sSub>
            </m:den>
          </m:f>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D</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E</m:t>
                  </m:r>
                </m:sub>
              </m:sSub>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0.1×23.83</m:t>
              </m:r>
            </m:num>
            <m:den>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E</m:t>
                  </m:r>
                </m:sub>
              </m:sSub>
              <m:r>
                <w:rPr>
                  <w:rFonts w:ascii="Cambria Math" w:cs="Times New Roman" w:hAnsi="Cambria Math"/>
                  <w:sz w:val="28"/>
                  <w:szCs w:val="28"/>
                </w:rPr>
                <m:t>×25</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m:t>
              </m:r>
            </m:num>
            <m:den>
              <m:r>
                <w:rPr>
                  <w:rFonts w:ascii="Cambria Math" w:cs="Times New Roman" w:hAnsi="Cambria Math"/>
                  <w:sz w:val="28"/>
                  <w:szCs w:val="28"/>
                </w:rPr>
                <m:t>1</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0.1×23.83 ×1=</m:t>
          </m:r>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E</m:t>
              </m:r>
            </m:sub>
          </m:sSub>
          <m:r>
            <w:rPr>
              <w:rFonts w:ascii="Cambria Math" w:cs="Times New Roman" w:hAnsi="Cambria Math"/>
              <w:sz w:val="28"/>
              <w:szCs w:val="28"/>
            </w:rPr>
            <m:t xml:space="preserve">×25×2 </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E</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2.383</m:t>
              </m:r>
            </m:num>
            <m:den>
              <m:r>
                <w:rPr>
                  <w:rFonts w:ascii="Cambria Math" w:cs="Times New Roman" w:hAnsi="Cambria Math"/>
                  <w:sz w:val="28"/>
                  <w:szCs w:val="28"/>
                </w:rPr>
                <m:t>50</m:t>
              </m:r>
            </m:den>
          </m:f>
          <m:r>
            <w:rPr>
              <w:rFonts w:ascii="Cambria Math" w:cs="Times New Roman" w:hAnsi="Cambria Math"/>
              <w:sz w:val="28"/>
              <w:szCs w:val="28"/>
            </w:rPr>
            <m:t>=0.047766</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C</m:t>
              </m:r>
            </m:e>
            <m:sub>
              <m:r>
                <w:rPr>
                  <w:rFonts w:ascii="Cambria Math" w:cs="Times New Roman" w:hAnsi="Cambria Math"/>
                  <w:sz w:val="28"/>
                  <w:szCs w:val="28"/>
                </w:rPr>
                <m:t>E</m:t>
              </m:r>
            </m:sub>
          </m:sSub>
          <m:r>
            <w:rPr>
              <w:rFonts w:ascii="Cambria Math" w:cs="Times New Roman" w:hAnsi="Cambria Math"/>
              <w:sz w:val="28"/>
              <w:szCs w:val="28"/>
            </w:rPr>
            <m:t>=0.05 mold</m:t>
          </m:r>
          <m:sSup>
            <m:sSupPr>
              <m:ctrlPr>
                <w:rPr>
                  <w:rFonts w:ascii="Cambria Math" w:cs="Times New Roman" w:hAnsi="Cambria Math"/>
                  <w:i/>
                  <w:sz w:val="28"/>
                  <w:szCs w:val="28"/>
                </w:rPr>
              </m:ctrlPr>
            </m:sSupPr>
            <m:e>
              <m:r>
                <w:rPr>
                  <w:rFonts w:ascii="Cambria Math" w:cs="Times New Roman" w:hAnsi="Cambria Math"/>
                  <w:sz w:val="28"/>
                  <w:szCs w:val="28"/>
                </w:rPr>
                <m:t>m</m:t>
              </m:r>
            </m:e>
            <m:sup>
              <m:r>
                <w:rPr>
                  <w:rFonts w:ascii="Cambria Math" w:cs="Times New Roman" w:hAnsi="Cambria Math"/>
                  <w:sz w:val="28"/>
                  <w:szCs w:val="28"/>
                </w:rPr>
                <m:t>-3</m:t>
              </m:r>
            </m:sup>
          </m:sSup>
        </m:oMath>
      </m:oMathPara>
    </w:p>
    <w:p>
      <w:pPr>
        <w:pStyle w:val="style0"/>
        <w:rPr>
          <w:rFonts w:ascii="Times New Roman" w:cs="Times New Roman"/>
          <w:sz w:val="28"/>
          <w:szCs w:val="28"/>
          <w:rPrChange w:id="17775" w:author="user pc" w:date="2022-03-15T10:14:00Z">
            <w:rPr/>
          </w:rPrChange>
        </w:rPr>
      </w:pPr>
      <w:r w:rsidRPr="EB4F26FC">
        <w:rPr>
          <w:rFonts w:ascii="Times New Roman" w:cs="Times New Roman"/>
          <w:sz w:val="28"/>
          <w:szCs w:val="28"/>
          <w:rPrChange w:id="17776" w:author="user pc" w:date="2022-03-15T10:14:00Z">
            <w:rPr/>
          </w:rPrChange>
        </w:rPr>
        <w:t>bii) Mass Concentration (gdm</w:t>
      </w:r>
      <w:r w:rsidRPr="371E3AD1">
        <w:rPr>
          <w:rFonts w:ascii="Times New Roman" w:cs="Times New Roman"/>
          <w:sz w:val="28"/>
          <w:szCs w:val="28"/>
          <w:vertAlign w:val="superscript"/>
          <w:rPrChange w:id="17777" w:author="user pc" w:date="2022-03-15T10:14:00Z">
            <w:rPr>
              <w:vertAlign w:val="superscript"/>
            </w:rPr>
          </w:rPrChange>
        </w:rPr>
        <w:t>-3</w:t>
      </w:r>
      <w:r w:rsidRPr="31FBC724">
        <w:rPr>
          <w:rFonts w:ascii="Times New Roman" w:cs="Times New Roman"/>
          <w:sz w:val="28"/>
          <w:szCs w:val="28"/>
          <w:rPrChange w:id="17778" w:author="user pc" w:date="2022-03-15T10:14:00Z">
            <w:rPr/>
          </w:rPrChange>
        </w:rPr>
        <w:t>) = Molar Concentration(moldm</w:t>
      </w:r>
      <w:r w:rsidRPr="B002E893">
        <w:rPr>
          <w:rFonts w:ascii="Times New Roman" w:cs="Times New Roman"/>
          <w:sz w:val="28"/>
          <w:szCs w:val="28"/>
          <w:vertAlign w:val="superscript"/>
          <w:rPrChange w:id="17779" w:author="user pc" w:date="2022-03-15T10:14:00Z">
            <w:rPr>
              <w:vertAlign w:val="superscript"/>
            </w:rPr>
          </w:rPrChange>
        </w:rPr>
        <w:t>-3</w:t>
      </w:r>
      <w:r w:rsidRPr="F67ADDAC">
        <w:rPr>
          <w:rFonts w:ascii="Times New Roman" w:cs="Times New Roman"/>
          <w:sz w:val="28"/>
          <w:szCs w:val="28"/>
          <w:rPrChange w:id="17780" w:author="user pc" w:date="2022-03-15T10:14:00Z">
            <w:rPr/>
          </w:rPrChange>
        </w:rPr>
        <w:t>) × Molar mass (g/mol)</w:t>
      </w:r>
    </w:p>
    <w:p>
      <w:pPr>
        <w:pStyle w:val="style0"/>
        <w:rPr>
          <w:rFonts w:ascii="Times New Roman" w:cs="Times New Roman"/>
          <w:sz w:val="28"/>
          <w:szCs w:val="28"/>
          <w:rPrChange w:id="17781" w:author="user pc" w:date="2022-03-15T10:14:00Z">
            <w:rPr/>
          </w:rPrChange>
        </w:rPr>
      </w:pPr>
      <w:r w:rsidRPr="6ADE3AB1">
        <w:rPr>
          <w:rFonts w:ascii="Times New Roman" w:cs="Times New Roman"/>
          <w:sz w:val="28"/>
          <w:szCs w:val="28"/>
          <w:rPrChange w:id="17782" w:author="user pc" w:date="2022-03-15T10:14:00Z">
            <w:rPr/>
          </w:rPrChange>
        </w:rPr>
        <w:t>Mass Concentration = 0.05 × 106 = 5.3gdm</w:t>
      </w:r>
      <w:r w:rsidRPr="BDE9BF7F">
        <w:rPr>
          <w:rFonts w:ascii="Times New Roman" w:cs="Times New Roman"/>
          <w:sz w:val="28"/>
          <w:szCs w:val="28"/>
          <w:vertAlign w:val="superscript"/>
          <w:rPrChange w:id="17783" w:author="user pc" w:date="2022-03-15T10:14:00Z">
            <w:rPr>
              <w:vertAlign w:val="superscript"/>
            </w:rPr>
          </w:rPrChange>
        </w:rPr>
        <w:t>-3</w:t>
      </w:r>
    </w:p>
    <w:p>
      <w:pPr>
        <w:pStyle w:val="style0"/>
        <w:rPr>
          <w:rFonts w:ascii="Times New Roman" w:cs="Times New Roman"/>
          <w:sz w:val="28"/>
          <w:szCs w:val="28"/>
          <w:rPrChange w:id="17784" w:author="user pc" w:date="2022-03-15T10:14:00Z">
            <w:rPr/>
          </w:rPrChange>
        </w:rPr>
      </w:pPr>
      <w:r w:rsidRPr="2AF02E8E">
        <w:rPr>
          <w:rFonts w:ascii="Times New Roman" w:cs="Times New Roman"/>
          <w:sz w:val="28"/>
          <w:szCs w:val="28"/>
          <w:rPrChange w:id="17785" w:author="user pc" w:date="2022-03-15T10:14:00Z">
            <w:rPr/>
          </w:rPrChange>
        </w:rPr>
        <w:t>biii) Value of y in Na</w:t>
      </w:r>
      <w:r w:rsidRPr="81E31284">
        <w:rPr>
          <w:rFonts w:ascii="Times New Roman" w:cs="Times New Roman"/>
          <w:sz w:val="28"/>
          <w:szCs w:val="28"/>
          <w:vertAlign w:val="subscript"/>
          <w:rPrChange w:id="17786" w:author="user pc" w:date="2022-03-15T10:14:00Z">
            <w:rPr>
              <w:vertAlign w:val="subscript"/>
            </w:rPr>
          </w:rPrChange>
        </w:rPr>
        <w:t>2</w:t>
      </w:r>
      <w:r w:rsidRPr="38C8CD43">
        <w:rPr>
          <w:rFonts w:ascii="Times New Roman" w:cs="Times New Roman"/>
          <w:sz w:val="28"/>
          <w:szCs w:val="28"/>
          <w:rPrChange w:id="17787" w:author="user pc" w:date="2022-03-15T10:14:00Z">
            <w:rPr/>
          </w:rPrChange>
        </w:rPr>
        <w:t>CO</w:t>
      </w:r>
      <w:r w:rsidRPr="5EE86E8B">
        <w:rPr>
          <w:rFonts w:ascii="Times New Roman" w:cs="Times New Roman"/>
          <w:sz w:val="28"/>
          <w:szCs w:val="28"/>
          <w:vertAlign w:val="subscript"/>
          <w:rPrChange w:id="17788" w:author="user pc" w:date="2022-03-15T10:14:00Z">
            <w:rPr>
              <w:vertAlign w:val="subscript"/>
            </w:rPr>
          </w:rPrChange>
        </w:rPr>
        <w:t>3</w:t>
      </w:r>
      <w:r w:rsidRPr="4E1F482A">
        <w:rPr>
          <w:rFonts w:ascii="Times New Roman" w:cs="Times New Roman"/>
          <w:sz w:val="28"/>
          <w:szCs w:val="28"/>
          <w:rPrChange w:id="17789" w:author="user pc" w:date="2022-03-15T10:14:00Z">
            <w:rPr/>
          </w:rPrChange>
        </w:rPr>
        <w:t>.yH</w:t>
      </w:r>
      <w:r w:rsidRPr="D4177D63">
        <w:rPr>
          <w:rFonts w:ascii="Times New Roman" w:cs="Times New Roman"/>
          <w:sz w:val="28"/>
          <w:szCs w:val="28"/>
          <w:vertAlign w:val="subscript"/>
          <w:rPrChange w:id="17790" w:author="user pc" w:date="2022-03-15T10:14:00Z">
            <w:rPr>
              <w:vertAlign w:val="subscript"/>
            </w:rPr>
          </w:rPrChange>
        </w:rPr>
        <w:t>2</w:t>
      </w:r>
      <w:r w:rsidRPr="D5F283C2">
        <w:rPr>
          <w:rFonts w:ascii="Times New Roman" w:cs="Times New Roman"/>
          <w:sz w:val="28"/>
          <w:szCs w:val="28"/>
          <w:rPrChange w:id="17791" w:author="user pc" w:date="2022-03-15T10:14:00Z">
            <w:rPr/>
          </w:rPrChange>
        </w:rPr>
        <w:t>O:</w:t>
      </w:r>
    </w:p>
    <w:p>
      <w:pPr>
        <w:pStyle w:val="style0"/>
        <w:rPr>
          <w:rFonts w:ascii="Times New Roman" w:cs="Times New Roman"/>
          <w:sz w:val="28"/>
          <w:szCs w:val="28"/>
          <w:rPrChange w:id="17792" w:author="user pc" w:date="2022-03-15T10:14:00Z">
            <w:rPr/>
          </w:rPrChange>
        </w:rPr>
      </w:pPr>
      <w:r w:rsidRPr="2E125DD3">
        <w:rPr>
          <w:rFonts w:ascii="Times New Roman" w:cs="Times New Roman"/>
          <w:sz w:val="28"/>
          <w:szCs w:val="28"/>
          <w:rPrChange w:id="17793" w:author="user pc" w:date="2022-03-15T10:14:00Z">
            <w:rPr/>
          </w:rPrChange>
        </w:rPr>
        <w:t>Mass of water of crystallization = 13.6 - 5.3</w:t>
      </w:r>
    </w:p>
    <w:p>
      <w:pPr>
        <w:pStyle w:val="style0"/>
        <w:rPr>
          <w:rFonts w:ascii="Times New Roman" w:cs="Times New Roman"/>
          <w:sz w:val="28"/>
          <w:szCs w:val="28"/>
          <w:rPrChange w:id="17794" w:author="user pc" w:date="2022-03-15T10:14:00Z">
            <w:rPr/>
          </w:rPrChange>
        </w:rPr>
      </w:pPr>
      <w:r w:rsidRPr="710D5705">
        <w:rPr>
          <w:rFonts w:ascii="Times New Roman" w:cs="Times New Roman"/>
          <w:sz w:val="28"/>
          <w:szCs w:val="28"/>
          <w:rPrChange w:id="17795" w:author="user pc" w:date="2022-03-15T10:14:00Z">
            <w:rPr/>
          </w:rPrChange>
        </w:rPr>
        <w:t xml:space="preserve">                                                         = 8.3g</w:t>
      </w:r>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Mass of Water</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Molar Mass of N</m:t>
              </m:r>
              <m:sSub>
                <m:sSubPr>
                  <m:ctrlPr>
                    <w:rPr>
                      <w:rFonts w:ascii="Cambria Math" w:cs="Times New Roman" w:hAnsi="Cambria Math"/>
                      <w:i/>
                      <w:sz w:val="28"/>
                      <w:szCs w:val="28"/>
                    </w:rPr>
                  </m:ctrlPr>
                </m:sSubPr>
                <m:e>
                  <m:r>
                    <w:rPr>
                      <w:rFonts w:ascii="Cambria Math" w:cs="Times New Roman" w:hAnsi="Cambria Math"/>
                      <w:sz w:val="28"/>
                      <w:szCs w:val="28"/>
                    </w:rPr>
                    <m:t>a</m:t>
                  </m:r>
                </m:e>
                <m:sub>
                  <m:r>
                    <w:rPr>
                      <w:rFonts w:ascii="Cambria Math" w:cs="Times New Roman" w:hAnsi="Cambria Math"/>
                      <w:sz w:val="28"/>
                      <w:szCs w:val="28"/>
                    </w:rPr>
                    <m:t>2</m:t>
                  </m:r>
                </m:sub>
              </m:sSub>
              <m:r>
                <w:rPr>
                  <w:rFonts w:ascii="Cambria Math" w:cs="Times New Roman" w:hAnsi="Cambria Math"/>
                  <w:sz w:val="28"/>
                  <w:szCs w:val="28"/>
                </w:rPr>
                <m:t>C</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num>
            <m:den>
              <m:r>
                <w:rPr>
                  <w:rFonts w:ascii="Cambria Math" w:cs="Times New Roman" w:hAnsi="Cambria Math"/>
                  <w:sz w:val="28"/>
                  <w:szCs w:val="28"/>
                </w:rPr>
                <m:t>y Molar Mass of Water</m:t>
              </m:r>
            </m:den>
          </m:f>
        </m:oMath>
      </m:oMathPara>
    </w:p>
    <w:p>
      <w:pPr>
        <w:pStyle w:val="style0"/>
        <w:rPr>
          <w:rFonts w:ascii="Times New Roman" w:cs="Times New Roman"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5.3</m:t>
              </m:r>
            </m:num>
            <m:den>
              <m:r>
                <w:rPr>
                  <w:rFonts w:ascii="Cambria Math" w:cs="Times New Roman" w:hAnsi="Cambria Math"/>
                  <w:sz w:val="28"/>
                  <w:szCs w:val="28"/>
                </w:rPr>
                <m:t>8.3</m:t>
              </m:r>
            </m:den>
          </m:f>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106</m:t>
              </m:r>
            </m:num>
            <m:den>
              <m:r>
                <w:rPr>
                  <w:rFonts w:ascii="Cambria Math" w:cs="Times New Roman" w:hAnsi="Cambria Math"/>
                  <w:sz w:val="28"/>
                  <w:szCs w:val="28"/>
                </w:rPr>
                <m:t xml:space="preserve">18y </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5.3×18y=8.3×106</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95.4y=879.8</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y= </m:t>
          </m:r>
          <m:f>
            <m:fPr>
              <m:ctrlPr>
                <w:rPr>
                  <w:rFonts w:ascii="Cambria Math" w:cs="Times New Roman" w:hAnsi="Cambria Math"/>
                  <w:i/>
                  <w:sz w:val="28"/>
                  <w:szCs w:val="28"/>
                </w:rPr>
              </m:ctrlPr>
            </m:fPr>
            <m:num>
              <m:r>
                <w:rPr>
                  <w:rFonts w:ascii="Cambria Math" w:cs="Times New Roman" w:hAnsi="Cambria Math"/>
                  <w:sz w:val="28"/>
                  <w:szCs w:val="28"/>
                </w:rPr>
                <m:t>879.8</m:t>
              </m:r>
            </m:num>
            <m:den>
              <m:r>
                <w:rPr>
                  <w:rFonts w:ascii="Cambria Math" w:cs="Times New Roman" w:hAnsi="Cambria Math"/>
                  <w:sz w:val="28"/>
                  <w:szCs w:val="28"/>
                </w:rPr>
                <m:t>95.4</m:t>
              </m:r>
            </m:den>
          </m:f>
          <m:r>
            <w:rPr>
              <w:rFonts w:ascii="Cambria Math" w:cs="Times New Roman" w:hAnsi="Cambria Math"/>
              <w:sz w:val="28"/>
              <w:szCs w:val="28"/>
            </w:rPr>
            <m:t>=9.222 ~ 9.0</m:t>
          </m:r>
        </m:oMath>
      </m:oMathPara>
    </w:p>
    <w:p>
      <w:pPr>
        <w:pStyle w:val="style0"/>
        <w:rPr>
          <w:rFonts w:ascii="Times New Roman" w:cs="Times New Roman"/>
          <w:sz w:val="28"/>
          <w:szCs w:val="28"/>
          <w:rPrChange w:id="17796" w:author="user pc" w:date="2022-03-15T10:14:00Z">
            <w:rPr/>
          </w:rPrChange>
        </w:rPr>
      </w:pPr>
      <m:oMathPara>
        <m:oMathParaPr>
          <m:jc m:val="left"/>
        </m:oMathParaPr>
        <m:oMath>
          <m:r>
            <w:rPr>
              <w:rFonts w:ascii="Cambria Math" w:cs="Times New Roman" w:hAnsi="Cambria Math"/>
              <w:sz w:val="28"/>
              <w:szCs w:val="28"/>
            </w:rPr>
            <m:t>y=9.0</m:t>
          </m:r>
        </m:oMath>
      </m:oMathPara>
    </w:p>
    <w:p>
      <w:pPr>
        <w:pStyle w:val="style0"/>
        <w:rPr>
          <w:rFonts w:ascii="Times New Roman" w:cs="Times New Roman"/>
          <w:sz w:val="28"/>
          <w:szCs w:val="28"/>
          <w:rPrChange w:id="17797" w:author="user pc" w:date="2022-03-15T10:14:00Z">
            <w:rPr/>
          </w:rPrChange>
        </w:rPr>
      </w:pPr>
    </w:p>
    <w:p>
      <w:pPr>
        <w:pStyle w:val="style0"/>
        <w:rPr>
          <w:rFonts w:ascii="Times New Roman" w:cs="Times New Roman"/>
          <w:sz w:val="30"/>
          <w:szCs w:val="30"/>
          <w:rPrChange w:id="17798" w:author="user pc" w:date="2022-03-15T10:14:00Z">
            <w:rPr/>
          </w:rPrChange>
        </w:rPr>
      </w:pPr>
      <w:r w:rsidRPr="0D46B24D">
        <w:rPr>
          <w:rFonts w:ascii="Times New Roman" w:cs="Times New Roman"/>
          <w:b/>
          <w:color w:val="000080"/>
          <w:sz w:val="30"/>
          <w:szCs w:val="30"/>
          <w:highlight w:val="yellow"/>
          <w:rPrChange w:id="17799" w:author="user pc" w:date="2022-03-15T10:14:00Z">
            <w:rPr>
              <w:b/>
              <w:color w:val="000080"/>
            </w:rPr>
          </w:rPrChange>
        </w:rPr>
        <w:t>DILUTION</w:t>
      </w:r>
      <w:r>
        <w:rPr>
          <w:rFonts w:ascii="Times New Roman" w:cs="Times New Roman" w:hAnsi="Times New Roman"/>
          <w:b/>
          <w:color w:val="000080"/>
          <w:sz w:val="30"/>
          <w:szCs w:val="30"/>
          <w:highlight w:val="yellow"/>
        </w:rPr>
        <w:t xml:space="preserve"> </w:t>
      </w:r>
      <w:r w:rsidRPr="194D6176">
        <w:rPr>
          <w:rFonts w:ascii="Times New Roman" w:cs="Times New Roman"/>
          <w:b/>
          <w:color w:val="000080"/>
          <w:sz w:val="30"/>
          <w:szCs w:val="30"/>
          <w:highlight w:val="yellow"/>
          <w:rPrChange w:id="17800" w:author="user pc" w:date="2022-03-15T10:14:00Z">
            <w:rPr>
              <w:b/>
              <w:color w:val="000080"/>
            </w:rPr>
          </w:rPrChange>
        </w:rPr>
        <w:t>FACTOR</w:t>
      </w:r>
    </w:p>
    <w:p>
      <w:pPr>
        <w:pStyle w:val="style0"/>
        <w:rPr>
          <w:rFonts w:ascii="Times New Roman" w:cs="Times New Roman"/>
          <w:sz w:val="28"/>
          <w:szCs w:val="28"/>
          <w:rPrChange w:id="17801" w:author="user pc" w:date="2022-03-15T10:14:00Z">
            <w:rPr/>
          </w:rPrChange>
        </w:rPr>
      </w:pPr>
      <m:oMath>
        <m:r w:rsidRPr="056AE648">
          <m:rPr>
            <m:sty m:val="bi"/>
          </m:rPr>
          <w:rPr>
            <w:rFonts w:ascii="Cambria Math" w:cs="Times New Roman" w:hAnsi="Cambria Math"/>
            <w:color w:val="0000ff"/>
            <w:sz w:val="28"/>
            <w:szCs w:val="28"/>
            <w:rPrChange w:id="17802" w:author="user pc" w:date="2022-03-15T10:14:00Z">
              <w:rPr>
                <w:rFonts w:ascii="Cambria Math" w:hAnsi="Cambria Math"/>
                <w:color w:val="0000ff"/>
                <w:sz w:val="28"/>
                <w:szCs w:val="28"/>
              </w:rPr>
            </w:rPrChange>
          </w:rPr>
          <m:t>Dilution</m:t>
        </m:r>
      </m:oMath>
      <w:r>
        <w:rPr>
          <w:rFonts w:ascii="Times New Roman" w:cs="Times New Roman" w:hAnsi="Times New Roman"/>
          <w:b/>
          <w:color w:val="0000ff"/>
          <w:sz w:val="28"/>
          <w:szCs w:val="28"/>
        </w:rPr>
        <w:t xml:space="preserve"> </w:t>
      </w:r>
      <w:r w:rsidRPr="3E17AA6C">
        <w:rPr>
          <w:rFonts w:ascii="Times New Roman" w:cs="Times New Roman"/>
          <w:sz w:val="28"/>
          <w:szCs w:val="28"/>
          <w:rPrChange w:id="17803" w:author="user pc" w:date="2022-03-15T10:14:00Z">
            <w:rPr/>
          </w:rPrChange>
        </w:rPr>
        <w:t>means</w:t>
      </w:r>
      <w:r>
        <w:rPr>
          <w:rFonts w:ascii="Times New Roman" w:cs="Times New Roman" w:hAnsi="Times New Roman"/>
          <w:sz w:val="28"/>
          <w:szCs w:val="28"/>
        </w:rPr>
        <w:t xml:space="preserve"> </w:t>
      </w:r>
      <w:r w:rsidRPr="6517D792">
        <w:rPr>
          <w:rFonts w:ascii="Times New Roman" w:cs="Times New Roman"/>
          <w:sz w:val="28"/>
          <w:szCs w:val="28"/>
          <w:rPrChange w:id="17804" w:author="user pc" w:date="2022-03-15T10:14:00Z">
            <w:rPr/>
          </w:rPrChange>
        </w:rPr>
        <w:t>to</w:t>
      </w:r>
      <w:r>
        <w:rPr>
          <w:rFonts w:ascii="Times New Roman" w:cs="Times New Roman" w:hAnsi="Times New Roman"/>
          <w:sz w:val="28"/>
          <w:szCs w:val="28"/>
        </w:rPr>
        <w:t xml:space="preserve"> </w:t>
      </w:r>
      <w:r w:rsidRPr="2FD88180">
        <w:rPr>
          <w:rFonts w:ascii="Times New Roman" w:cs="Times New Roman"/>
          <w:sz w:val="28"/>
          <w:szCs w:val="28"/>
          <w:rPrChange w:id="17805" w:author="user pc" w:date="2022-03-15T10:14:00Z">
            <w:rPr/>
          </w:rPrChange>
        </w:rPr>
        <w:t>reduce</w:t>
      </w:r>
      <w:r>
        <w:rPr>
          <w:rFonts w:ascii="Times New Roman" w:cs="Times New Roman" w:hAnsi="Times New Roman"/>
          <w:sz w:val="28"/>
          <w:szCs w:val="28"/>
        </w:rPr>
        <w:t xml:space="preserve"> </w:t>
      </w:r>
      <w:r w:rsidRPr="60E92CD6">
        <w:rPr>
          <w:rFonts w:ascii="Times New Roman" w:cs="Times New Roman"/>
          <w:sz w:val="28"/>
          <w:szCs w:val="28"/>
          <w:rPrChange w:id="17806" w:author="user pc" w:date="2022-03-15T10:14:00Z">
            <w:rPr/>
          </w:rPrChange>
        </w:rPr>
        <w:t>the</w:t>
      </w:r>
      <w:r>
        <w:rPr>
          <w:rFonts w:ascii="Times New Roman" w:cs="Times New Roman" w:hAnsi="Times New Roman"/>
          <w:sz w:val="28"/>
          <w:szCs w:val="28"/>
        </w:rPr>
        <w:t xml:space="preserve"> </w:t>
      </w:r>
      <w:r w:rsidRPr="CCF20150">
        <w:rPr>
          <w:rFonts w:ascii="Times New Roman" w:cs="Times New Roman"/>
          <w:sz w:val="28"/>
          <w:szCs w:val="28"/>
          <w:rPrChange w:id="17807" w:author="user pc" w:date="2022-03-15T10:14:00Z">
            <w:rPr/>
          </w:rPrChange>
        </w:rPr>
        <w:t>concentration</w:t>
      </w:r>
      <w:r>
        <w:rPr>
          <w:rFonts w:ascii="Times New Roman" w:cs="Times New Roman" w:hAnsi="Times New Roman"/>
          <w:sz w:val="28"/>
          <w:szCs w:val="28"/>
        </w:rPr>
        <w:t xml:space="preserve"> </w:t>
      </w:r>
      <w:r w:rsidRPr="E1F565B6">
        <w:rPr>
          <w:rFonts w:ascii="Times New Roman" w:cs="Times New Roman"/>
          <w:sz w:val="28"/>
          <w:szCs w:val="28"/>
          <w:rPrChange w:id="17808" w:author="user pc" w:date="2022-03-15T10:14:00Z">
            <w:rPr/>
          </w:rPrChange>
        </w:rPr>
        <w:t>of</w:t>
      </w:r>
      <w:r>
        <w:rPr>
          <w:rFonts w:ascii="Times New Roman" w:cs="Times New Roman" w:hAnsi="Times New Roman"/>
          <w:sz w:val="28"/>
          <w:szCs w:val="28"/>
        </w:rPr>
        <w:t xml:space="preserve"> </w:t>
      </w:r>
      <w:r w:rsidRPr="17A235B8">
        <w:rPr>
          <w:rFonts w:ascii="Times New Roman" w:cs="Times New Roman"/>
          <w:sz w:val="28"/>
          <w:szCs w:val="28"/>
          <w:rPrChange w:id="17809" w:author="user pc" w:date="2022-03-15T10:14:00Z">
            <w:rPr/>
          </w:rPrChange>
        </w:rPr>
        <w:t>a</w:t>
      </w:r>
      <w:r>
        <w:rPr>
          <w:rFonts w:ascii="Times New Roman" w:cs="Times New Roman" w:hAnsi="Times New Roman"/>
          <w:sz w:val="28"/>
          <w:szCs w:val="28"/>
        </w:rPr>
        <w:t xml:space="preserve"> </w:t>
      </w:r>
      <w:r w:rsidRPr="7A6EAE8C">
        <w:rPr>
          <w:rFonts w:ascii="Times New Roman" w:cs="Times New Roman"/>
          <w:sz w:val="28"/>
          <w:szCs w:val="28"/>
          <w:rPrChange w:id="17810" w:author="user pc" w:date="2022-03-15T10:14:00Z">
            <w:rPr/>
          </w:rPrChange>
        </w:rPr>
        <w:t>solution.</w:t>
      </w:r>
    </w:p>
    <w:p>
      <w:pPr>
        <w:pStyle w:val="style0"/>
        <w:rPr>
          <w:rFonts w:ascii="Times New Roman" w:cs="Times New Roman"/>
          <w:sz w:val="28"/>
          <w:szCs w:val="28"/>
          <w:rPrChange w:id="17811" w:author="user pc" w:date="2022-03-15T10:14:00Z">
            <w:rPr/>
          </w:rPrChange>
        </w:rPr>
      </w:pPr>
      <m:oMath>
        <m:r w:rsidRPr="5625A534">
          <m:rPr>
            <m:sty m:val="bi"/>
          </m:rPr>
          <w:rPr>
            <w:rFonts w:ascii="Cambria Math" w:cs="Times New Roman" w:hAnsi="Cambria Math"/>
            <w:color w:val="0000ff"/>
            <w:sz w:val="28"/>
            <w:szCs w:val="28"/>
            <w:rPrChange w:id="17812" w:author="user pc" w:date="2022-03-15T10:14:00Z">
              <w:rPr>
                <w:rFonts w:ascii="Cambria Math" w:hAnsi="Cambria Math"/>
                <w:color w:val="0000ff"/>
                <w:sz w:val="28"/>
                <w:szCs w:val="28"/>
              </w:rPr>
            </w:rPrChange>
          </w:rPr>
          <m:t>A</m:t>
        </m:r>
        <m:r>
          <m:rPr>
            <m:sty m:val="bi"/>
          </m:rPr>
          <w:rPr>
            <w:rFonts w:ascii="Cambria Math" w:cs="Times New Roman" w:hAnsi="Cambria Math"/>
            <w:color w:val="0000ff"/>
            <w:sz w:val="28"/>
            <w:szCs w:val="28"/>
          </w:rPr>
          <m:t xml:space="preserve"> </m:t>
        </m:r>
        <m:r w:rsidRPr="FD62C418">
          <m:rPr>
            <m:sty m:val="bi"/>
          </m:rPr>
          <w:rPr>
            <w:rFonts w:ascii="Cambria Math" w:cs="Times New Roman" w:hAnsi="Cambria Math"/>
            <w:color w:val="0000ff"/>
            <w:sz w:val="28"/>
            <w:szCs w:val="28"/>
            <w:rPrChange w:id="17813" w:author="user pc" w:date="2022-03-15T10:14:00Z">
              <w:rPr>
                <w:rFonts w:ascii="Cambria Math" w:hAnsi="Cambria Math"/>
                <w:color w:val="0000ff"/>
                <w:sz w:val="28"/>
                <w:szCs w:val="28"/>
              </w:rPr>
            </w:rPrChange>
          </w:rPr>
          <m:t>solution</m:t>
        </m:r>
      </m:oMath>
      <w:r>
        <w:rPr>
          <w:rFonts w:ascii="Times New Roman" w:cs="Times New Roman" w:hAnsi="Times New Roman"/>
          <w:b/>
          <w:color w:val="0000ff"/>
          <w:sz w:val="28"/>
          <w:szCs w:val="28"/>
        </w:rPr>
        <w:t xml:space="preserve"> </w:t>
      </w:r>
      <w:r w:rsidRPr="A9180F3A">
        <w:rPr>
          <w:rFonts w:ascii="Times New Roman" w:cs="Times New Roman"/>
          <w:sz w:val="28"/>
          <w:szCs w:val="28"/>
          <w:rPrChange w:id="17814" w:author="user pc" w:date="2022-03-15T10:14:00Z">
            <w:rPr/>
          </w:rPrChange>
        </w:rPr>
        <w:t>is</w:t>
      </w:r>
      <w:r>
        <w:rPr>
          <w:rFonts w:ascii="Times New Roman" w:cs="Times New Roman" w:hAnsi="Times New Roman"/>
          <w:sz w:val="28"/>
          <w:szCs w:val="28"/>
        </w:rPr>
        <w:t xml:space="preserve"> </w:t>
      </w:r>
      <w:r w:rsidRPr="9095630A">
        <w:rPr>
          <w:rFonts w:ascii="Times New Roman" w:cs="Times New Roman"/>
          <w:sz w:val="28"/>
          <w:szCs w:val="28"/>
          <w:rPrChange w:id="17815" w:author="user pc" w:date="2022-03-15T10:14:00Z">
            <w:rPr/>
          </w:rPrChange>
        </w:rPr>
        <w:t>produced</w:t>
      </w:r>
      <w:r>
        <w:rPr>
          <w:rFonts w:ascii="Times New Roman" w:cs="Times New Roman" w:hAnsi="Times New Roman"/>
          <w:sz w:val="28"/>
          <w:szCs w:val="28"/>
        </w:rPr>
        <w:t xml:space="preserve"> </w:t>
      </w:r>
      <w:r w:rsidRPr="00B35AD0">
        <w:rPr>
          <w:rFonts w:ascii="Times New Roman" w:cs="Times New Roman"/>
          <w:sz w:val="28"/>
          <w:szCs w:val="28"/>
          <w:rPrChange w:id="17816" w:author="user pc" w:date="2022-03-15T10:14:00Z">
            <w:rPr/>
          </w:rPrChange>
        </w:rPr>
        <w:t>when</w:t>
      </w:r>
      <w:r>
        <w:rPr>
          <w:rFonts w:ascii="Times New Roman" w:cs="Times New Roman" w:hAnsi="Times New Roman"/>
          <w:sz w:val="28"/>
          <w:szCs w:val="28"/>
        </w:rPr>
        <w:t xml:space="preserve"> </w:t>
      </w:r>
      <w:r w:rsidRPr="EA2D4C78">
        <w:rPr>
          <w:rFonts w:ascii="Times New Roman" w:cs="Times New Roman"/>
          <w:sz w:val="28"/>
          <w:szCs w:val="28"/>
          <w:rPrChange w:id="17817" w:author="user pc" w:date="2022-03-15T10:14:00Z">
            <w:rPr/>
          </w:rPrChange>
        </w:rPr>
        <w:t>a</w:t>
      </w:r>
      <w:r>
        <w:rPr>
          <w:rFonts w:ascii="Times New Roman" w:cs="Times New Roman" w:hAnsi="Times New Roman"/>
          <w:sz w:val="28"/>
          <w:szCs w:val="28"/>
        </w:rPr>
        <w:t xml:space="preserve"> </w:t>
      </w:r>
      <w:r w:rsidRPr="F6212638">
        <w:rPr>
          <w:rFonts w:ascii="Times New Roman" w:cs="Times New Roman"/>
          <w:sz w:val="28"/>
          <w:szCs w:val="28"/>
          <w:rPrChange w:id="17818" w:author="user pc" w:date="2022-03-15T10:14:00Z">
            <w:rPr/>
          </w:rPrChange>
        </w:rPr>
        <w:t>solute</w:t>
      </w:r>
      <w:r>
        <w:rPr>
          <w:rFonts w:ascii="Times New Roman" w:cs="Times New Roman" w:hAnsi="Times New Roman"/>
          <w:sz w:val="28"/>
          <w:szCs w:val="28"/>
        </w:rPr>
        <w:t xml:space="preserve"> </w:t>
      </w:r>
      <w:r w:rsidRPr="B188351C">
        <w:rPr>
          <w:rFonts w:ascii="Times New Roman" w:cs="Times New Roman"/>
          <w:sz w:val="28"/>
          <w:szCs w:val="28"/>
          <w:rPrChange w:id="17819" w:author="user pc" w:date="2022-03-15T10:14:00Z">
            <w:rPr/>
          </w:rPrChange>
        </w:rPr>
        <w:t>dissolves</w:t>
      </w:r>
      <w:r>
        <w:rPr>
          <w:rFonts w:ascii="Times New Roman" w:cs="Times New Roman" w:hAnsi="Times New Roman"/>
          <w:sz w:val="28"/>
          <w:szCs w:val="28"/>
        </w:rPr>
        <w:t xml:space="preserve"> </w:t>
      </w:r>
      <w:r w:rsidRPr="F050D582">
        <w:rPr>
          <w:rFonts w:ascii="Times New Roman" w:cs="Times New Roman"/>
          <w:sz w:val="28"/>
          <w:szCs w:val="28"/>
          <w:rPrChange w:id="17820" w:author="user pc" w:date="2022-03-15T10:14:00Z">
            <w:rPr/>
          </w:rPrChange>
        </w:rPr>
        <w:t>in</w:t>
      </w:r>
      <w:r>
        <w:rPr>
          <w:rFonts w:ascii="Times New Roman" w:cs="Times New Roman" w:hAnsi="Times New Roman"/>
          <w:sz w:val="28"/>
          <w:szCs w:val="28"/>
        </w:rPr>
        <w:t xml:space="preserve"> </w:t>
      </w:r>
      <w:r w:rsidRPr="CF40B86E">
        <w:rPr>
          <w:rFonts w:ascii="Times New Roman" w:cs="Times New Roman"/>
          <w:sz w:val="28"/>
          <w:szCs w:val="28"/>
          <w:rPrChange w:id="17821" w:author="user pc" w:date="2022-03-15T10:14:00Z">
            <w:rPr/>
          </w:rPrChange>
        </w:rPr>
        <w:t>a</w:t>
      </w:r>
      <w:r>
        <w:rPr>
          <w:rFonts w:ascii="Times New Roman" w:cs="Times New Roman" w:hAnsi="Times New Roman"/>
          <w:sz w:val="28"/>
          <w:szCs w:val="28"/>
        </w:rPr>
        <w:t xml:space="preserve"> </w:t>
      </w:r>
      <w:r w:rsidRPr="B27B84CE">
        <w:rPr>
          <w:rFonts w:ascii="Times New Roman" w:cs="Times New Roman"/>
          <w:sz w:val="28"/>
          <w:szCs w:val="28"/>
          <w:rPrChange w:id="17822" w:author="user pc" w:date="2022-03-15T10:14:00Z">
            <w:rPr/>
          </w:rPrChange>
        </w:rPr>
        <w:t>solvent.</w:t>
      </w:r>
    </w:p>
    <w:p>
      <w:pPr>
        <w:pStyle w:val="style0"/>
        <w:rPr>
          <w:rFonts w:ascii="Times New Roman" w:cs="Times New Roman"/>
          <w:sz w:val="28"/>
          <w:szCs w:val="28"/>
          <w:rPrChange w:id="17823" w:author="user pc" w:date="2022-03-15T10:14:00Z">
            <w:rPr/>
          </w:rPrChange>
        </w:rPr>
      </w:pPr>
      <m:oMath>
        <m:r w:rsidRPr="F4D4F579">
          <m:rPr>
            <m:sty m:val="bi"/>
          </m:rPr>
          <w:rPr>
            <w:rFonts w:ascii="Cambria Math" w:cs="Times New Roman" w:hAnsi="Cambria Math"/>
            <w:color w:val="0000ff"/>
            <w:sz w:val="28"/>
            <w:szCs w:val="28"/>
            <w:rPrChange w:id="17824" w:author="user pc" w:date="2022-03-15T10:14:00Z">
              <w:rPr>
                <w:rFonts w:ascii="Cambria Math" w:hAnsi="Cambria Math"/>
                <w:color w:val="0000ff"/>
                <w:sz w:val="28"/>
                <w:szCs w:val="28"/>
              </w:rPr>
            </w:rPrChange>
          </w:rPr>
          <m:t>Concentration</m:t>
        </m:r>
      </m:oMath>
      <w:r>
        <w:rPr>
          <w:rFonts w:ascii="Times New Roman" w:cs="Times New Roman" w:hAnsi="Times New Roman"/>
          <w:b/>
          <w:color w:val="0000ff"/>
          <w:sz w:val="28"/>
          <w:szCs w:val="28"/>
        </w:rPr>
        <w:t xml:space="preserve"> </w:t>
      </w:r>
      <w:r w:rsidRPr="9C415004">
        <w:rPr>
          <w:rFonts w:ascii="Times New Roman" w:cs="Times New Roman"/>
          <w:sz w:val="28"/>
          <w:szCs w:val="28"/>
          <w:rPrChange w:id="17825" w:author="user pc" w:date="2022-03-15T10:14:00Z">
            <w:rPr/>
          </w:rPrChange>
        </w:rPr>
        <w:t>refers</w:t>
      </w:r>
      <w:r>
        <w:rPr>
          <w:rFonts w:ascii="Times New Roman" w:cs="Times New Roman" w:hAnsi="Times New Roman"/>
          <w:sz w:val="28"/>
          <w:szCs w:val="28"/>
        </w:rPr>
        <w:t xml:space="preserve"> </w:t>
      </w:r>
      <w:r w:rsidRPr="D6DC7ED6">
        <w:rPr>
          <w:rFonts w:ascii="Times New Roman" w:cs="Times New Roman"/>
          <w:sz w:val="28"/>
          <w:szCs w:val="28"/>
          <w:rPrChange w:id="17826" w:author="user pc" w:date="2022-03-15T10:14:00Z">
            <w:rPr/>
          </w:rPrChange>
        </w:rPr>
        <w:t>to</w:t>
      </w:r>
      <w:r>
        <w:rPr>
          <w:rFonts w:ascii="Times New Roman" w:cs="Times New Roman" w:hAnsi="Times New Roman"/>
          <w:sz w:val="28"/>
          <w:szCs w:val="28"/>
        </w:rPr>
        <w:t xml:space="preserve"> </w:t>
      </w:r>
      <w:r w:rsidRPr="942B0DB1">
        <w:rPr>
          <w:rFonts w:ascii="Times New Roman" w:cs="Times New Roman"/>
          <w:sz w:val="28"/>
          <w:szCs w:val="28"/>
          <w:rPrChange w:id="17827" w:author="user pc" w:date="2022-03-15T10:14:00Z">
            <w:rPr/>
          </w:rPrChange>
        </w:rPr>
        <w:t>the</w:t>
      </w:r>
      <w:r>
        <w:rPr>
          <w:rFonts w:ascii="Times New Roman" w:cs="Times New Roman" w:hAnsi="Times New Roman"/>
          <w:sz w:val="28"/>
          <w:szCs w:val="28"/>
        </w:rPr>
        <w:t xml:space="preserve"> </w:t>
      </w:r>
      <w:r w:rsidRPr="1ED31F63">
        <w:rPr>
          <w:rFonts w:ascii="Times New Roman" w:cs="Times New Roman"/>
          <w:sz w:val="28"/>
          <w:szCs w:val="28"/>
          <w:rPrChange w:id="17828" w:author="user pc" w:date="2022-03-15T10:14:00Z">
            <w:rPr/>
          </w:rPrChange>
        </w:rPr>
        <w:t>amount</w:t>
      </w:r>
      <w:r>
        <w:rPr>
          <w:rFonts w:ascii="Times New Roman" w:cs="Times New Roman" w:hAnsi="Times New Roman"/>
          <w:sz w:val="28"/>
          <w:szCs w:val="28"/>
        </w:rPr>
        <w:t xml:space="preserve"> </w:t>
      </w:r>
      <w:r w:rsidRPr="522A65AA">
        <w:rPr>
          <w:rFonts w:ascii="Times New Roman" w:cs="Times New Roman"/>
          <w:sz w:val="28"/>
          <w:szCs w:val="28"/>
          <w:rPrChange w:id="17829" w:author="user pc" w:date="2022-03-15T10:14:00Z">
            <w:rPr/>
          </w:rPrChange>
        </w:rPr>
        <w:t>of</w:t>
      </w:r>
      <w:r>
        <w:rPr>
          <w:rFonts w:ascii="Times New Roman" w:cs="Times New Roman" w:hAnsi="Times New Roman"/>
          <w:sz w:val="28"/>
          <w:szCs w:val="28"/>
        </w:rPr>
        <w:t xml:space="preserve"> </w:t>
      </w:r>
      <w:r w:rsidRPr="521099A0">
        <w:rPr>
          <w:rFonts w:ascii="Times New Roman" w:cs="Times New Roman"/>
          <w:sz w:val="28"/>
          <w:szCs w:val="28"/>
          <w:rPrChange w:id="17830" w:author="user pc" w:date="2022-03-15T10:14:00Z">
            <w:rPr/>
          </w:rPrChange>
        </w:rPr>
        <w:t>solute</w:t>
      </w:r>
      <w:r>
        <w:rPr>
          <w:rFonts w:ascii="Times New Roman" w:cs="Times New Roman" w:hAnsi="Times New Roman"/>
          <w:sz w:val="28"/>
          <w:szCs w:val="28"/>
        </w:rPr>
        <w:t xml:space="preserve"> </w:t>
      </w:r>
      <w:r w:rsidRPr="6F793B13">
        <w:rPr>
          <w:rFonts w:ascii="Times New Roman" w:cs="Times New Roman"/>
          <w:sz w:val="28"/>
          <w:szCs w:val="28"/>
          <w:rPrChange w:id="17831" w:author="user pc" w:date="2022-03-15T10:14:00Z">
            <w:rPr/>
          </w:rPrChange>
        </w:rPr>
        <w:t>dissolved</w:t>
      </w:r>
      <w:r>
        <w:rPr>
          <w:rFonts w:ascii="Times New Roman" w:cs="Times New Roman" w:hAnsi="Times New Roman"/>
          <w:sz w:val="28"/>
          <w:szCs w:val="28"/>
        </w:rPr>
        <w:t xml:space="preserve"> </w:t>
      </w:r>
      <w:r w:rsidRPr="07A89FEB">
        <w:rPr>
          <w:rFonts w:ascii="Times New Roman" w:cs="Times New Roman"/>
          <w:sz w:val="28"/>
          <w:szCs w:val="28"/>
          <w:rPrChange w:id="17832" w:author="user pc" w:date="2022-03-15T10:14:00Z">
            <w:rPr/>
          </w:rPrChange>
        </w:rPr>
        <w:t>in</w:t>
      </w:r>
      <w:r>
        <w:rPr>
          <w:rFonts w:ascii="Times New Roman" w:cs="Times New Roman" w:hAnsi="Times New Roman"/>
          <w:sz w:val="28"/>
          <w:szCs w:val="28"/>
        </w:rPr>
        <w:t xml:space="preserve"> </w:t>
      </w:r>
      <w:r w:rsidRPr="EE1A4D6E">
        <w:rPr>
          <w:rFonts w:ascii="Times New Roman" w:cs="Times New Roman"/>
          <w:sz w:val="28"/>
          <w:szCs w:val="28"/>
          <w:rPrChange w:id="17833" w:author="user pc" w:date="2022-03-15T10:14:00Z">
            <w:rPr/>
          </w:rPrChange>
        </w:rPr>
        <w:t>a</w:t>
      </w:r>
      <w:r>
        <w:rPr>
          <w:rFonts w:ascii="Times New Roman" w:cs="Times New Roman" w:hAnsi="Times New Roman"/>
          <w:sz w:val="28"/>
          <w:szCs w:val="28"/>
        </w:rPr>
        <w:t xml:space="preserve"> </w:t>
      </w:r>
      <w:r w:rsidRPr="3DDC8515">
        <w:rPr>
          <w:rFonts w:ascii="Times New Roman" w:cs="Times New Roman"/>
          <w:sz w:val="28"/>
          <w:szCs w:val="28"/>
          <w:rPrChange w:id="17834" w:author="user pc" w:date="2022-03-15T10:14:00Z">
            <w:rPr/>
          </w:rPrChange>
        </w:rPr>
        <w:t>volume</w:t>
      </w:r>
      <w:r>
        <w:rPr>
          <w:rFonts w:ascii="Times New Roman" w:cs="Times New Roman" w:hAnsi="Times New Roman"/>
          <w:sz w:val="28"/>
          <w:szCs w:val="28"/>
        </w:rPr>
        <w:t xml:space="preserve"> </w:t>
      </w:r>
      <w:r w:rsidRPr="3009EF82">
        <w:rPr>
          <w:rFonts w:ascii="Times New Roman" w:cs="Times New Roman"/>
          <w:sz w:val="28"/>
          <w:szCs w:val="28"/>
          <w:rPrChange w:id="17835" w:author="user pc" w:date="2022-03-15T10:14:00Z">
            <w:rPr/>
          </w:rPrChange>
        </w:rPr>
        <w:t>of</w:t>
      </w:r>
      <w:r>
        <w:rPr>
          <w:rFonts w:ascii="Times New Roman" w:cs="Times New Roman" w:hAnsi="Times New Roman"/>
          <w:sz w:val="28"/>
          <w:szCs w:val="28"/>
        </w:rPr>
        <w:t xml:space="preserve"> </w:t>
      </w:r>
      <w:r w:rsidRPr="08FE4383">
        <w:rPr>
          <w:rFonts w:ascii="Times New Roman" w:cs="Times New Roman"/>
          <w:sz w:val="28"/>
          <w:szCs w:val="28"/>
          <w:rPrChange w:id="17836" w:author="user pc" w:date="2022-03-15T10:14:00Z">
            <w:rPr/>
          </w:rPrChange>
        </w:rPr>
        <w:t>solution.</w:t>
      </w:r>
    </w:p>
    <w:p>
      <w:pPr>
        <w:pStyle w:val="style0"/>
        <w:rPr>
          <w:rFonts w:ascii="Times New Roman" w:cs="Times New Roman" w:hAnsi="Times New Roman"/>
          <w:b/>
          <w:bCs/>
          <w:color w:val="c00000"/>
          <w:sz w:val="28"/>
          <w:szCs w:val="28"/>
          <w:rPrChange w:id="17837" w:author="user pc" w:date="2022-03-15T10:14:00Z">
            <w:rPr>
              <w:rFonts w:ascii="Dancing Script" w:hAnsi="Dancing Script"/>
              <w:b/>
              <w:bCs/>
              <w:color w:val="c00000"/>
            </w:rPr>
          </w:rPrChange>
        </w:rPr>
      </w:pPr>
      <w:r w:rsidRPr="6C92031E">
        <w:rPr>
          <w:rFonts w:ascii="Times New Roman" w:cs="Times New Roman" w:hAnsi="Times New Roman"/>
          <w:b/>
          <w:bCs/>
          <w:color w:val="c00000"/>
          <w:sz w:val="28"/>
          <w:szCs w:val="28"/>
          <w:rPrChange w:id="17838" w:author="user pc" w:date="2022-03-15T10:14:00Z">
            <w:rPr>
              <w:rFonts w:ascii="Dancing Script" w:hAnsi="Dancing Script"/>
              <w:b/>
              <w:bCs/>
              <w:color w:val="c00000"/>
            </w:rPr>
          </w:rPrChange>
        </w:rPr>
        <w:t>A solution can be diluted</w:t>
      </w:r>
      <w:r>
        <w:rPr>
          <w:rFonts w:ascii="Times New Roman" w:cs="Times New Roman" w:hAnsi="Times New Roman"/>
          <w:b/>
          <w:bCs/>
          <w:color w:val="c00000"/>
          <w:sz w:val="28"/>
          <w:szCs w:val="28"/>
        </w:rPr>
        <w:t xml:space="preserve"> </w:t>
      </w:r>
      <w:r w:rsidRPr="13D7B4C8">
        <w:rPr>
          <w:rFonts w:ascii="Times New Roman" w:cs="Times New Roman" w:hAnsi="Times New Roman"/>
          <w:b/>
          <w:bCs/>
          <w:color w:val="c00000"/>
          <w:sz w:val="28"/>
          <w:szCs w:val="28"/>
          <w:rPrChange w:id="17839" w:author="user pc" w:date="2022-03-15T10:14:00Z">
            <w:rPr>
              <w:rFonts w:ascii="Dancing Script" w:hAnsi="Dancing Script"/>
              <w:b/>
              <w:bCs/>
              <w:color w:val="c00000"/>
            </w:rPr>
          </w:rPrChange>
        </w:rPr>
        <w:t>of by adding more solvent to the solution, then;</w:t>
      </w:r>
    </w:p>
    <w:p>
      <w:pPr>
        <w:pStyle w:val="style179"/>
        <w:numPr>
          <w:ilvl w:val="0"/>
          <w:numId w:val="62"/>
        </w:numPr>
        <w:rPr>
          <w:rFonts w:ascii="Times New Roman" w:cs="Times New Roman"/>
          <w:sz w:val="28"/>
          <w:szCs w:val="28"/>
          <w:rPrChange w:id="17840" w:author="user pc" w:date="2022-03-15T10:14:00Z">
            <w:rPr/>
          </w:rPrChange>
        </w:rPr>
      </w:pPr>
      <w:r>
        <w:rPr>
          <w:rFonts w:ascii="Times New Roman" w:cs="Times New Roman" w:hAnsi="Times New Roman"/>
          <w:sz w:val="28"/>
          <w:szCs w:val="28"/>
        </w:rPr>
        <w:t>V</w:t>
      </w:r>
      <w:r w:rsidRPr="68A5A57C">
        <w:rPr>
          <w:rFonts w:ascii="Times New Roman" w:cs="Times New Roman"/>
          <w:sz w:val="28"/>
          <w:szCs w:val="28"/>
          <w:rPrChange w:id="17841" w:author="user pc" w:date="2022-03-15T10:14:00Z">
            <w:rPr/>
          </w:rPrChange>
        </w:rPr>
        <w:t>olume</w:t>
      </w:r>
      <w:r>
        <w:rPr>
          <w:rFonts w:ascii="Times New Roman" w:cs="Times New Roman" w:hAnsi="Times New Roman"/>
          <w:sz w:val="28"/>
          <w:szCs w:val="28"/>
        </w:rPr>
        <w:t xml:space="preserve"> </w:t>
      </w:r>
      <w:r w:rsidRPr="53016146">
        <w:rPr>
          <w:rFonts w:ascii="Times New Roman" w:cs="Times New Roman"/>
          <w:sz w:val="28"/>
          <w:szCs w:val="28"/>
          <w:rPrChange w:id="17842" w:author="user pc" w:date="2022-03-15T10:14:00Z">
            <w:rPr/>
          </w:rPrChange>
        </w:rPr>
        <w:t>of</w:t>
      </w:r>
      <w:r>
        <w:rPr>
          <w:rFonts w:ascii="Times New Roman" w:cs="Times New Roman" w:hAnsi="Times New Roman"/>
          <w:sz w:val="28"/>
          <w:szCs w:val="28"/>
        </w:rPr>
        <w:t xml:space="preserve"> </w:t>
      </w:r>
      <w:r w:rsidRPr="E7454E46">
        <w:rPr>
          <w:rFonts w:ascii="Times New Roman" w:cs="Times New Roman"/>
          <w:sz w:val="28"/>
          <w:szCs w:val="28"/>
          <w:rPrChange w:id="17843" w:author="user pc" w:date="2022-03-15T10:14:00Z">
            <w:rPr/>
          </w:rPrChange>
        </w:rPr>
        <w:t>solution</w:t>
      </w:r>
      <w:r>
        <w:rPr>
          <w:rFonts w:ascii="Times New Roman" w:cs="Times New Roman" w:hAnsi="Times New Roman"/>
          <w:sz w:val="28"/>
          <w:szCs w:val="28"/>
        </w:rPr>
        <w:t xml:space="preserve"> </w:t>
      </w:r>
      <w:r w:rsidRPr="A8A200D0">
        <w:rPr>
          <w:rFonts w:ascii="Times New Roman" w:cs="Times New Roman"/>
          <w:sz w:val="28"/>
          <w:szCs w:val="28"/>
          <w:rPrChange w:id="17844" w:author="user pc" w:date="2022-03-15T10:14:00Z">
            <w:rPr/>
          </w:rPrChange>
        </w:rPr>
        <w:t>increases</w:t>
      </w:r>
      <w:r>
        <w:rPr>
          <w:rFonts w:ascii="Times New Roman" w:cs="Times New Roman" w:hAnsi="Times New Roman"/>
          <w:sz w:val="28"/>
          <w:szCs w:val="28"/>
        </w:rPr>
        <w:t xml:space="preserve"> </w:t>
      </w:r>
      <w:r w:rsidRPr="ED90643C">
        <w:rPr>
          <w:rFonts w:ascii="Times New Roman" w:cs="Times New Roman"/>
          <w:sz w:val="28"/>
          <w:szCs w:val="28"/>
          <w:rPrChange w:id="17845" w:author="user pc" w:date="2022-03-15T10:14:00Z">
            <w:rPr/>
          </w:rPrChange>
        </w:rPr>
        <w:t>from</w:t>
      </w:r>
      <w:r>
        <w:rPr>
          <w:rFonts w:ascii="Times New Roman" w:cs="Times New Roman" w:hAnsi="Times New Roman"/>
          <w:sz w:val="28"/>
          <w:szCs w:val="28"/>
        </w:rPr>
        <w:t xml:space="preserve"> </w:t>
      </w:r>
      <w:r w:rsidRPr="51D6689D">
        <w:rPr>
          <w:rFonts w:ascii="Times New Roman" w:cs="Times New Roman"/>
          <w:sz w:val="28"/>
          <w:szCs w:val="28"/>
          <w:rPrChange w:id="17846" w:author="user pc" w:date="2022-03-15T10:14:00Z">
            <w:rPr/>
          </w:rPrChange>
        </w:rPr>
        <w:t>initial</w:t>
      </w:r>
      <w:r>
        <w:rPr>
          <w:rFonts w:ascii="Times New Roman" w:cs="Times New Roman" w:hAnsi="Times New Roman"/>
          <w:sz w:val="28"/>
          <w:szCs w:val="28"/>
        </w:rPr>
        <w:t xml:space="preserve"> </w:t>
      </w:r>
      <w:r w:rsidRPr="9F66B505">
        <w:rPr>
          <w:rFonts w:ascii="Times New Roman" w:cs="Times New Roman"/>
          <w:sz w:val="28"/>
          <w:szCs w:val="28"/>
          <w:rPrChange w:id="17847" w:author="user pc" w:date="2022-03-15T10:14:00Z">
            <w:rPr/>
          </w:rPrChange>
        </w:rPr>
        <w:t>volume</w:t>
      </w:r>
      <w:r>
        <w:rPr>
          <w:rFonts w:ascii="Times New Roman" w:cs="Times New Roman" w:hAnsi="Times New Roman"/>
          <w:sz w:val="28"/>
          <w:szCs w:val="28"/>
        </w:rPr>
        <w:t xml:space="preserve"> </w:t>
      </w:r>
      <w:r w:rsidRPr="85AA73A1">
        <w:rPr>
          <w:rFonts w:ascii="Times New Roman" w:cs="Times New Roman"/>
          <w:sz w:val="28"/>
          <w:szCs w:val="28"/>
          <w:rPrChange w:id="17848" w:author="user pc" w:date="2022-03-15T10:14:00Z">
            <w:rPr/>
          </w:rPrChange>
        </w:rPr>
        <w:t>to</w:t>
      </w:r>
      <w:r>
        <w:rPr>
          <w:rFonts w:ascii="Times New Roman" w:cs="Times New Roman" w:hAnsi="Times New Roman"/>
          <w:sz w:val="28"/>
          <w:szCs w:val="28"/>
        </w:rPr>
        <w:t xml:space="preserve"> </w:t>
      </w:r>
      <w:r w:rsidRPr="7BAD4F2A">
        <w:rPr>
          <w:rFonts w:ascii="Times New Roman" w:cs="Times New Roman"/>
          <w:sz w:val="28"/>
          <w:szCs w:val="28"/>
          <w:rPrChange w:id="17849" w:author="user pc" w:date="2022-03-15T10:14:00Z">
            <w:rPr/>
          </w:rPrChange>
        </w:rPr>
        <w:t>final</w:t>
      </w:r>
      <w:r>
        <w:rPr>
          <w:rFonts w:ascii="Times New Roman" w:cs="Times New Roman" w:hAnsi="Times New Roman"/>
          <w:sz w:val="28"/>
          <w:szCs w:val="28"/>
        </w:rPr>
        <w:t xml:space="preserve"> </w:t>
      </w:r>
      <w:r w:rsidRPr="48F9E7DF">
        <w:rPr>
          <w:rFonts w:ascii="Times New Roman" w:cs="Times New Roman"/>
          <w:sz w:val="28"/>
          <w:szCs w:val="28"/>
          <w:rPrChange w:id="17850" w:author="user pc" w:date="2022-03-15T10:14:00Z">
            <w:rPr/>
          </w:rPrChange>
        </w:rPr>
        <w:t>volume</w:t>
      </w:r>
      <w:r>
        <w:rPr>
          <w:rFonts w:ascii="Times New Roman" w:cs="Times New Roman" w:hAnsi="Times New Roman"/>
          <w:sz w:val="28"/>
          <w:szCs w:val="28"/>
        </w:rPr>
        <w:t xml:space="preserve"> </w:t>
      </w:r>
      <w:r w:rsidRPr="4DD5410A">
        <w:rPr>
          <w:rFonts w:ascii="Times New Roman" w:cs="Times New Roman"/>
          <w:sz w:val="28"/>
          <w:szCs w:val="28"/>
          <w:rPrChange w:id="17851" w:author="user pc" w:date="2022-03-15T10:14:00Z">
            <w:rPr/>
          </w:rPrChange>
        </w:rPr>
        <w:t>(V</w:t>
      </w:r>
      <w:r w:rsidRPr="568C18FE">
        <w:rPr>
          <w:rFonts w:ascii="Times New Roman" w:cs="Times New Roman"/>
          <w:sz w:val="28"/>
          <w:szCs w:val="28"/>
          <w:vertAlign w:val="subscript"/>
          <w:rPrChange w:id="17852" w:author="user pc" w:date="2022-03-15T10:14:00Z">
            <w:rPr/>
          </w:rPrChange>
        </w:rPr>
        <w:t>intial</w:t>
      </w:r>
      <w:r>
        <w:rPr>
          <w:rFonts w:ascii="Times New Roman" w:cs="Times New Roman" w:hAnsi="Times New Roman"/>
          <w:sz w:val="28"/>
          <w:szCs w:val="28"/>
        </w:rPr>
        <w:t xml:space="preserve"> </w:t>
      </w:r>
      <w:r w:rsidRPr="3DC14027">
        <w:rPr>
          <w:rFonts w:ascii="Times New Roman" w:cs="Times New Roman"/>
          <w:sz w:val="28"/>
          <w:szCs w:val="28"/>
          <w:rPrChange w:id="17853" w:author="user pc" w:date="2022-03-15T10:14:00Z">
            <w:rPr/>
          </w:rPrChange>
        </w:rPr>
        <w:t>to</w:t>
      </w:r>
      <w:r>
        <w:rPr>
          <w:rFonts w:ascii="Times New Roman" w:cs="Times New Roman" w:hAnsi="Times New Roman"/>
          <w:sz w:val="28"/>
          <w:szCs w:val="28"/>
        </w:rPr>
        <w:t xml:space="preserve"> </w:t>
      </w:r>
      <w:r w:rsidRPr="0D7F3BD6">
        <w:rPr>
          <w:rFonts w:ascii="Times New Roman" w:cs="Times New Roman"/>
          <w:sz w:val="28"/>
          <w:szCs w:val="28"/>
          <w:rPrChange w:id="17854" w:author="user pc" w:date="2022-03-15T10:14:00Z">
            <w:rPr/>
          </w:rPrChange>
        </w:rPr>
        <w:t>V</w:t>
      </w:r>
      <w:r w:rsidRPr="338C93ED">
        <w:rPr>
          <w:rFonts w:ascii="Times New Roman" w:cs="Times New Roman"/>
          <w:sz w:val="28"/>
          <w:szCs w:val="28"/>
          <w:vertAlign w:val="subscript"/>
          <w:rPrChange w:id="17855" w:author="user pc" w:date="2022-03-15T10:14:00Z">
            <w:rPr/>
          </w:rPrChange>
        </w:rPr>
        <w:t>final</w:t>
      </w:r>
      <w:r w:rsidRPr="27AD5D6B">
        <w:rPr>
          <w:rFonts w:ascii="Times New Roman" w:cs="Times New Roman"/>
          <w:sz w:val="28"/>
          <w:szCs w:val="28"/>
          <w:rPrChange w:id="17856" w:author="user pc" w:date="2022-03-15T10:14:00Z">
            <w:rPr/>
          </w:rPrChange>
        </w:rPr>
        <w:t>).</w:t>
      </w:r>
      <w:r>
        <w:rPr>
          <w:rFonts w:ascii="Times New Roman" w:cs="Times New Roman" w:hAnsi="Times New Roman"/>
          <w:sz w:val="28"/>
          <w:szCs w:val="28"/>
        </w:rPr>
        <w:t xml:space="preserve"> </w:t>
      </w:r>
      <w:r w:rsidRPr="5C38EA26">
        <w:rPr>
          <w:rFonts w:ascii="Times New Roman" w:cs="Times New Roman" w:hAnsi="Times New Roman"/>
          <w:b/>
          <w:bCs/>
          <w:color w:val="c00000"/>
          <w:sz w:val="28"/>
          <w:szCs w:val="28"/>
          <w:rPrChange w:id="17857" w:author="user pc" w:date="2022-03-15T10:14:00Z">
            <w:rPr>
              <w:rFonts w:ascii="Dancing Script" w:hAnsi="Dancing Script"/>
              <w:b/>
              <w:bCs/>
              <w:color w:val="c00000"/>
            </w:rPr>
          </w:rPrChange>
        </w:rPr>
        <w:t>The con</w:t>
      </w:r>
      <w:r>
        <w:rPr>
          <w:rFonts w:ascii="Times New Roman" w:cs="Times New Roman" w:hAnsi="Times New Roman"/>
          <w:b/>
          <w:bCs/>
          <w:color w:val="c00000"/>
          <w:sz w:val="28"/>
          <w:szCs w:val="28"/>
        </w:rPr>
        <w:t xml:space="preserve">centration decreases as the </w:t>
      </w:r>
      <w:r w:rsidRPr="513779FC">
        <w:rPr>
          <w:rFonts w:ascii="Times New Roman" w:cs="Times New Roman" w:hAnsi="Times New Roman"/>
          <w:b/>
          <w:bCs/>
          <w:color w:val="c00000"/>
          <w:sz w:val="28"/>
          <w:szCs w:val="28"/>
          <w:rPrChange w:id="17858" w:author="user pc" w:date="2022-03-15T10:14:00Z">
            <w:rPr>
              <w:rFonts w:ascii="Dancing Script" w:hAnsi="Dancing Script"/>
              <w:b/>
              <w:bCs/>
              <w:color w:val="c00000"/>
            </w:rPr>
          </w:rPrChange>
        </w:rPr>
        <w:t>volume increases. C = k/V</w:t>
      </w:r>
    </w:p>
    <w:p>
      <w:pPr>
        <w:pStyle w:val="style179"/>
        <w:numPr>
          <w:ilvl w:val="0"/>
          <w:numId w:val="62"/>
        </w:numPr>
        <w:rPr>
          <w:rFonts w:ascii="Times New Roman" w:cs="Times New Roman"/>
          <w:sz w:val="28"/>
          <w:szCs w:val="28"/>
          <w:rPrChange w:id="17859" w:author="user pc" w:date="2022-03-15T10:14:00Z">
            <w:rPr/>
          </w:rPrChange>
        </w:rPr>
      </w:pPr>
      <w:r>
        <w:rPr>
          <w:rFonts w:ascii="Times New Roman" w:cs="Times New Roman" w:hAnsi="Times New Roman"/>
          <w:sz w:val="28"/>
          <w:szCs w:val="28"/>
        </w:rPr>
        <w:t>C</w:t>
      </w:r>
      <w:r w:rsidRPr="90546504">
        <w:rPr>
          <w:rFonts w:ascii="Times New Roman" w:cs="Times New Roman"/>
          <w:sz w:val="28"/>
          <w:szCs w:val="28"/>
          <w:rPrChange w:id="17860" w:author="user pc" w:date="2022-03-15T10:14:00Z">
            <w:rPr/>
          </w:rPrChange>
        </w:rPr>
        <w:t>oncentration</w:t>
      </w:r>
      <w:r>
        <w:rPr>
          <w:rFonts w:ascii="Times New Roman" w:cs="Times New Roman" w:hAnsi="Times New Roman"/>
          <w:sz w:val="28"/>
          <w:szCs w:val="28"/>
        </w:rPr>
        <w:t xml:space="preserve"> </w:t>
      </w:r>
      <w:r w:rsidRPr="23438F23">
        <w:rPr>
          <w:rFonts w:ascii="Times New Roman" w:cs="Times New Roman"/>
          <w:sz w:val="28"/>
          <w:szCs w:val="28"/>
          <w:rPrChange w:id="17861" w:author="user pc" w:date="2022-03-15T10:14:00Z">
            <w:rPr/>
          </w:rPrChange>
        </w:rPr>
        <w:t>of</w:t>
      </w:r>
      <w:r>
        <w:rPr>
          <w:rFonts w:ascii="Times New Roman" w:cs="Times New Roman" w:hAnsi="Times New Roman"/>
          <w:sz w:val="28"/>
          <w:szCs w:val="28"/>
        </w:rPr>
        <w:t xml:space="preserve"> </w:t>
      </w:r>
      <w:r w:rsidRPr="307A2163">
        <w:rPr>
          <w:rFonts w:ascii="Times New Roman" w:cs="Times New Roman"/>
          <w:sz w:val="28"/>
          <w:szCs w:val="28"/>
          <w:rPrChange w:id="17862" w:author="user pc" w:date="2022-03-15T10:14:00Z">
            <w:rPr/>
          </w:rPrChange>
        </w:rPr>
        <w:t>solution</w:t>
      </w:r>
      <w:r>
        <w:rPr>
          <w:rFonts w:ascii="Times New Roman" w:cs="Times New Roman" w:hAnsi="Times New Roman"/>
          <w:sz w:val="28"/>
          <w:szCs w:val="28"/>
        </w:rPr>
        <w:t xml:space="preserve"> </w:t>
      </w:r>
      <w:r w:rsidRPr="CB0A2CBC">
        <w:rPr>
          <w:rFonts w:ascii="Times New Roman" w:cs="Times New Roman"/>
          <w:sz w:val="28"/>
          <w:szCs w:val="28"/>
          <w:rPrChange w:id="17863" w:author="user pc" w:date="2022-03-15T10:14:00Z">
            <w:rPr/>
          </w:rPrChange>
        </w:rPr>
        <w:t>decreases</w:t>
      </w:r>
      <w:r>
        <w:rPr>
          <w:rFonts w:ascii="Times New Roman" w:cs="Times New Roman" w:hAnsi="Times New Roman"/>
          <w:sz w:val="28"/>
          <w:szCs w:val="28"/>
        </w:rPr>
        <w:t xml:space="preserve"> </w:t>
      </w:r>
      <w:r w:rsidRPr="5660810A">
        <w:rPr>
          <w:rFonts w:ascii="Times New Roman" w:cs="Times New Roman"/>
          <w:sz w:val="28"/>
          <w:szCs w:val="28"/>
          <w:rPrChange w:id="17864" w:author="user pc" w:date="2022-03-15T10:14:00Z">
            <w:rPr/>
          </w:rPrChange>
        </w:rPr>
        <w:t>from</w:t>
      </w:r>
      <w:r>
        <w:rPr>
          <w:rFonts w:ascii="Times New Roman" w:cs="Times New Roman" w:hAnsi="Times New Roman"/>
          <w:sz w:val="28"/>
          <w:szCs w:val="28"/>
        </w:rPr>
        <w:t xml:space="preserve"> </w:t>
      </w:r>
      <w:r w:rsidRPr="260EA153">
        <w:rPr>
          <w:rFonts w:ascii="Times New Roman" w:cs="Times New Roman"/>
          <w:sz w:val="28"/>
          <w:szCs w:val="28"/>
          <w:rPrChange w:id="17865" w:author="user pc" w:date="2022-03-15T10:14:00Z">
            <w:rPr/>
          </w:rPrChange>
        </w:rPr>
        <w:t>initial</w:t>
      </w:r>
      <w:r>
        <w:rPr>
          <w:rFonts w:ascii="Times New Roman" w:cs="Times New Roman" w:hAnsi="Times New Roman"/>
          <w:sz w:val="28"/>
          <w:szCs w:val="28"/>
        </w:rPr>
        <w:t xml:space="preserve"> </w:t>
      </w:r>
      <w:r w:rsidRPr="794D75D9">
        <w:rPr>
          <w:rFonts w:ascii="Times New Roman" w:cs="Times New Roman"/>
          <w:sz w:val="28"/>
          <w:szCs w:val="28"/>
          <w:rPrChange w:id="17866" w:author="user pc" w:date="2022-03-15T10:14:00Z">
            <w:rPr/>
          </w:rPrChange>
        </w:rPr>
        <w:t>concentration</w:t>
      </w:r>
      <w:r>
        <w:rPr>
          <w:rFonts w:ascii="Times New Roman" w:cs="Times New Roman" w:hAnsi="Times New Roman"/>
          <w:sz w:val="28"/>
          <w:szCs w:val="28"/>
        </w:rPr>
        <w:t xml:space="preserve"> </w:t>
      </w:r>
      <w:r w:rsidRPr="DB6F4661">
        <w:rPr>
          <w:rFonts w:ascii="Times New Roman" w:cs="Times New Roman"/>
          <w:sz w:val="28"/>
          <w:szCs w:val="28"/>
          <w:rPrChange w:id="17867" w:author="user pc" w:date="2022-03-15T10:14:00Z">
            <w:rPr/>
          </w:rPrChange>
        </w:rPr>
        <w:t>to</w:t>
      </w:r>
      <w:r>
        <w:rPr>
          <w:rFonts w:ascii="Times New Roman" w:cs="Times New Roman" w:hAnsi="Times New Roman"/>
          <w:sz w:val="28"/>
          <w:szCs w:val="28"/>
        </w:rPr>
        <w:t xml:space="preserve"> </w:t>
      </w:r>
      <w:r w:rsidRPr="AEE6F99D">
        <w:rPr>
          <w:rFonts w:ascii="Times New Roman" w:cs="Times New Roman"/>
          <w:sz w:val="28"/>
          <w:szCs w:val="28"/>
          <w:rPrChange w:id="17868" w:author="user pc" w:date="2022-03-15T10:14:00Z">
            <w:rPr/>
          </w:rPrChange>
        </w:rPr>
        <w:t>final</w:t>
      </w:r>
      <w:r>
        <w:rPr>
          <w:rFonts w:ascii="Times New Roman" w:cs="Times New Roman" w:hAnsi="Times New Roman"/>
          <w:sz w:val="28"/>
          <w:szCs w:val="28"/>
        </w:rPr>
        <w:t xml:space="preserve"> </w:t>
      </w:r>
      <w:r w:rsidRPr="977DC39C">
        <w:rPr>
          <w:rFonts w:ascii="Times New Roman" w:cs="Times New Roman"/>
          <w:sz w:val="28"/>
          <w:szCs w:val="28"/>
          <w:rPrChange w:id="17869" w:author="user pc" w:date="2022-03-15T10:14:00Z">
            <w:rPr/>
          </w:rPrChange>
        </w:rPr>
        <w:t>concentration</w:t>
      </w:r>
      <w:r>
        <w:rPr>
          <w:rFonts w:ascii="Times New Roman" w:cs="Times New Roman" w:hAnsi="Times New Roman"/>
          <w:sz w:val="28"/>
          <w:szCs w:val="28"/>
        </w:rPr>
        <w:t xml:space="preserve"> (C</w:t>
      </w:r>
      <w:r w:rsidRPr="C516E946">
        <w:rPr>
          <w:rFonts w:ascii="Times New Roman" w:cs="Times New Roman"/>
          <w:sz w:val="28"/>
          <w:szCs w:val="28"/>
          <w:vertAlign w:val="subscript"/>
          <w:rPrChange w:id="17870" w:author="user pc" w:date="2022-03-15T10:14:00Z">
            <w:rPr/>
          </w:rPrChange>
        </w:rPr>
        <w:t>initial</w:t>
      </w:r>
      <w:r>
        <w:rPr>
          <w:rFonts w:ascii="Times New Roman" w:cs="Times New Roman" w:hAnsi="Times New Roman"/>
          <w:sz w:val="28"/>
          <w:szCs w:val="28"/>
        </w:rPr>
        <w:t xml:space="preserve"> </w:t>
      </w:r>
      <w:r w:rsidRPr="FA98AC3F">
        <w:rPr>
          <w:rFonts w:ascii="Times New Roman" w:cs="Times New Roman"/>
          <w:sz w:val="28"/>
          <w:szCs w:val="28"/>
          <w:rPrChange w:id="17871" w:author="user pc" w:date="2022-03-15T10:14:00Z">
            <w:rPr/>
          </w:rPrChange>
        </w:rPr>
        <w:t>to</w:t>
      </w:r>
      <w:r>
        <w:rPr>
          <w:rFonts w:ascii="Times New Roman" w:cs="Times New Roman" w:hAnsi="Times New Roman"/>
          <w:sz w:val="28"/>
          <w:szCs w:val="28"/>
        </w:rPr>
        <w:t xml:space="preserve"> C</w:t>
      </w:r>
      <w:r w:rsidRPr="812C2FCA">
        <w:rPr>
          <w:rFonts w:ascii="Times New Roman" w:cs="Times New Roman"/>
          <w:sz w:val="28"/>
          <w:szCs w:val="28"/>
          <w:vertAlign w:val="subscript"/>
          <w:rPrChange w:id="17872" w:author="user pc" w:date="2022-03-15T10:14:00Z">
            <w:rPr/>
          </w:rPrChange>
        </w:rPr>
        <w:t>final</w:t>
      </w:r>
      <w:r w:rsidRPr="767DDD47">
        <w:rPr>
          <w:rFonts w:ascii="Times New Roman" w:cs="Times New Roman"/>
          <w:sz w:val="28"/>
          <w:szCs w:val="28"/>
          <w:rPrChange w:id="17873" w:author="user pc" w:date="2022-03-15T10:14:00Z">
            <w:rPr/>
          </w:rPrChange>
        </w:rPr>
        <w:t>).</w:t>
      </w:r>
    </w:p>
    <w:p>
      <w:pPr>
        <w:pStyle w:val="style0"/>
        <w:rPr>
          <w:rFonts w:ascii="Times New Roman" w:cs="Times New Roman"/>
          <w:sz w:val="28"/>
          <w:szCs w:val="28"/>
          <w:rPrChange w:id="17874" w:author="user pc" w:date="2022-03-15T10:14:00Z">
            <w:rPr/>
          </w:rPrChange>
        </w:rPr>
      </w:pPr>
      <m:oMath>
        <m:r w:rsidRPr="528D922F">
          <m:rPr>
            <m:sty m:val="bi"/>
          </m:rPr>
          <w:rPr>
            <w:rFonts w:ascii="Cambria Math" w:cs="Times New Roman" w:hAnsi="Cambria Math"/>
            <w:color w:val="0000ff"/>
            <w:sz w:val="28"/>
            <w:szCs w:val="28"/>
            <w:rPrChange w:id="17875" w:author="user pc" w:date="2022-03-15T10:14:00Z">
              <w:rPr>
                <w:rFonts w:ascii="Cambria Math" w:hAnsi="Cambria Math"/>
                <w:color w:val="0000ff"/>
                <w:sz w:val="28"/>
                <w:szCs w:val="28"/>
              </w:rPr>
            </w:rPrChange>
          </w:rPr>
          <m:t>Dilution</m:t>
        </m:r>
        <m:r>
          <m:rPr>
            <m:sty m:val="bi"/>
          </m:rPr>
          <w:rPr>
            <w:rFonts w:ascii="Cambria Math" w:cs="Times New Roman" w:hAnsi="Cambria Math"/>
            <w:color w:val="0000ff"/>
            <w:sz w:val="28"/>
            <w:szCs w:val="28"/>
          </w:rPr>
          <m:t xml:space="preserve"> </m:t>
        </m:r>
        <m:r w:rsidRPr="017E5BC8">
          <m:rPr>
            <m:sty m:val="bi"/>
          </m:rPr>
          <w:rPr>
            <w:rFonts w:ascii="Cambria Math" w:cs="Times New Roman" w:hAnsi="Cambria Math"/>
            <w:color w:val="0000ff"/>
            <w:sz w:val="28"/>
            <w:szCs w:val="28"/>
            <w:rPrChange w:id="17876" w:author="user pc" w:date="2022-03-15T10:14:00Z">
              <w:rPr>
                <w:rFonts w:ascii="Cambria Math" w:hAnsi="Cambria Math"/>
                <w:color w:val="0000ff"/>
                <w:sz w:val="28"/>
                <w:szCs w:val="28"/>
              </w:rPr>
            </w:rPrChange>
          </w:rPr>
          <m:t>factor</m:t>
        </m:r>
      </m:oMath>
      <w:r>
        <w:rPr>
          <w:rFonts w:ascii="Times New Roman" w:cs="Times New Roman" w:hAnsi="Times New Roman"/>
          <w:b/>
          <w:color w:val="0000ff"/>
          <w:sz w:val="28"/>
          <w:szCs w:val="28"/>
        </w:rPr>
        <w:t xml:space="preserve"> </w:t>
      </w:r>
      <w:r w:rsidRPr="62C934F3">
        <w:rPr>
          <w:rFonts w:ascii="Times New Roman" w:cs="Times New Roman"/>
          <w:sz w:val="28"/>
          <w:szCs w:val="28"/>
          <w:rPrChange w:id="17877" w:author="user pc" w:date="2022-03-15T10:14:00Z">
            <w:rPr/>
          </w:rPrChange>
        </w:rPr>
        <w:t>refers</w:t>
      </w:r>
      <w:r>
        <w:rPr>
          <w:rFonts w:ascii="Times New Roman" w:cs="Times New Roman" w:hAnsi="Times New Roman"/>
          <w:sz w:val="28"/>
          <w:szCs w:val="28"/>
        </w:rPr>
        <w:t xml:space="preserve"> </w:t>
      </w:r>
      <w:r w:rsidRPr="D5B41763">
        <w:rPr>
          <w:rFonts w:ascii="Times New Roman" w:cs="Times New Roman"/>
          <w:sz w:val="28"/>
          <w:szCs w:val="28"/>
          <w:rPrChange w:id="17878" w:author="user pc" w:date="2022-03-15T10:14:00Z">
            <w:rPr/>
          </w:rPrChange>
        </w:rPr>
        <w:t>to</w:t>
      </w:r>
      <w:r>
        <w:rPr>
          <w:rFonts w:ascii="Times New Roman" w:cs="Times New Roman" w:hAnsi="Times New Roman"/>
          <w:sz w:val="28"/>
          <w:szCs w:val="28"/>
        </w:rPr>
        <w:t xml:space="preserve"> </w:t>
      </w:r>
      <w:r w:rsidRPr="2102AF56">
        <w:rPr>
          <w:rFonts w:ascii="Times New Roman" w:cs="Times New Roman"/>
          <w:sz w:val="28"/>
          <w:szCs w:val="28"/>
          <w:rPrChange w:id="17879" w:author="user pc" w:date="2022-03-15T10:14:00Z">
            <w:rPr/>
          </w:rPrChange>
        </w:rPr>
        <w:t>the</w:t>
      </w:r>
      <w:r>
        <w:rPr>
          <w:rFonts w:ascii="Times New Roman" w:cs="Times New Roman" w:hAnsi="Times New Roman"/>
          <w:sz w:val="28"/>
          <w:szCs w:val="28"/>
        </w:rPr>
        <w:t xml:space="preserve"> </w:t>
      </w:r>
      <w:r w:rsidRPr="76076B7F">
        <w:rPr>
          <w:rFonts w:ascii="Times New Roman" w:cs="Times New Roman"/>
          <w:sz w:val="28"/>
          <w:szCs w:val="28"/>
          <w:rPrChange w:id="17880" w:author="user pc" w:date="2022-03-15T10:14:00Z">
            <w:rPr/>
          </w:rPrChange>
        </w:rPr>
        <w:t>ratio</w:t>
      </w:r>
      <w:r>
        <w:rPr>
          <w:rFonts w:ascii="Times New Roman" w:cs="Times New Roman" w:hAnsi="Times New Roman"/>
          <w:sz w:val="28"/>
          <w:szCs w:val="28"/>
        </w:rPr>
        <w:t xml:space="preserve"> </w:t>
      </w:r>
      <w:r w:rsidRPr="91DDC6CC">
        <w:rPr>
          <w:rFonts w:ascii="Times New Roman" w:cs="Times New Roman"/>
          <w:sz w:val="28"/>
          <w:szCs w:val="28"/>
          <w:rPrChange w:id="17881" w:author="user pc" w:date="2022-03-15T10:14:00Z">
            <w:rPr/>
          </w:rPrChange>
        </w:rPr>
        <w:t>of</w:t>
      </w:r>
      <w:r>
        <w:rPr>
          <w:rFonts w:ascii="Times New Roman" w:cs="Times New Roman" w:hAnsi="Times New Roman"/>
          <w:sz w:val="28"/>
          <w:szCs w:val="28"/>
        </w:rPr>
        <w:t xml:space="preserve"> </w:t>
      </w:r>
      <w:r w:rsidRPr="7777A882">
        <w:rPr>
          <w:rFonts w:ascii="Times New Roman" w:cs="Times New Roman"/>
          <w:sz w:val="28"/>
          <w:szCs w:val="28"/>
          <w:rPrChange w:id="17882" w:author="user pc" w:date="2022-03-15T10:14:00Z">
            <w:rPr/>
          </w:rPrChange>
        </w:rPr>
        <w:t>the</w:t>
      </w:r>
      <w:r>
        <w:rPr>
          <w:rFonts w:ascii="Times New Roman" w:cs="Times New Roman" w:hAnsi="Times New Roman"/>
          <w:sz w:val="28"/>
          <w:szCs w:val="28"/>
        </w:rPr>
        <w:t xml:space="preserve"> </w:t>
      </w:r>
      <w:r w:rsidRPr="B341A174">
        <w:rPr>
          <w:rFonts w:ascii="Times New Roman" w:cs="Times New Roman"/>
          <w:sz w:val="28"/>
          <w:szCs w:val="28"/>
          <w:rPrChange w:id="17883" w:author="user pc" w:date="2022-03-15T10:14:00Z">
            <w:rPr/>
          </w:rPrChange>
        </w:rPr>
        <w:t>volume</w:t>
      </w:r>
      <w:r>
        <w:rPr>
          <w:rFonts w:ascii="Times New Roman" w:cs="Times New Roman" w:hAnsi="Times New Roman"/>
          <w:sz w:val="28"/>
          <w:szCs w:val="28"/>
        </w:rPr>
        <w:t xml:space="preserve"> </w:t>
      </w:r>
      <w:r w:rsidRPr="C4FFC549">
        <w:rPr>
          <w:rFonts w:ascii="Times New Roman" w:cs="Times New Roman"/>
          <w:sz w:val="28"/>
          <w:szCs w:val="28"/>
          <w:rPrChange w:id="17884" w:author="user pc" w:date="2022-03-15T10:14:00Z">
            <w:rPr/>
          </w:rPrChange>
        </w:rPr>
        <w:t>of</w:t>
      </w:r>
      <w:r>
        <w:rPr>
          <w:rFonts w:ascii="Times New Roman" w:cs="Times New Roman" w:hAnsi="Times New Roman"/>
          <w:sz w:val="28"/>
          <w:szCs w:val="28"/>
        </w:rPr>
        <w:t xml:space="preserve"> </w:t>
      </w:r>
      <w:r w:rsidRPr="7A4649FD">
        <w:rPr>
          <w:rFonts w:ascii="Times New Roman" w:cs="Times New Roman"/>
          <w:sz w:val="28"/>
          <w:szCs w:val="28"/>
          <w:rPrChange w:id="17885" w:author="user pc" w:date="2022-03-15T10:14:00Z">
            <w:rPr/>
          </w:rPrChange>
        </w:rPr>
        <w:t>the</w:t>
      </w:r>
      <w:r>
        <w:rPr>
          <w:rFonts w:ascii="Times New Roman" w:cs="Times New Roman" w:hAnsi="Times New Roman"/>
          <w:sz w:val="28"/>
          <w:szCs w:val="28"/>
        </w:rPr>
        <w:t xml:space="preserve"> </w:t>
      </w:r>
      <w:r w:rsidRPr="2C43FC02">
        <w:rPr>
          <w:rFonts w:ascii="Times New Roman" w:cs="Times New Roman"/>
          <w:sz w:val="28"/>
          <w:szCs w:val="28"/>
          <w:rPrChange w:id="17886" w:author="user pc" w:date="2022-03-15T10:14:00Z">
            <w:rPr/>
          </w:rPrChange>
        </w:rPr>
        <w:t>final</w:t>
      </w:r>
      <w:r>
        <w:rPr>
          <w:rFonts w:ascii="Times New Roman" w:cs="Times New Roman" w:hAnsi="Times New Roman"/>
          <w:sz w:val="28"/>
          <w:szCs w:val="28"/>
        </w:rPr>
        <w:t xml:space="preserve"> </w:t>
      </w:r>
      <w:r w:rsidRPr="1CD2B179">
        <w:rPr>
          <w:rFonts w:ascii="Times New Roman" w:cs="Times New Roman"/>
          <w:sz w:val="28"/>
          <w:szCs w:val="28"/>
          <w:rPrChange w:id="17887" w:author="user pc" w:date="2022-03-15T10:14:00Z">
            <w:rPr/>
          </w:rPrChange>
        </w:rPr>
        <w:t>(initial)</w:t>
      </w:r>
      <w:r>
        <w:rPr>
          <w:rFonts w:ascii="Times New Roman" w:cs="Times New Roman" w:hAnsi="Times New Roman"/>
          <w:sz w:val="28"/>
          <w:szCs w:val="28"/>
        </w:rPr>
        <w:t xml:space="preserve"> </w:t>
      </w:r>
      <w:r w:rsidRPr="5203F2FB">
        <w:rPr>
          <w:rFonts w:ascii="Times New Roman" w:cs="Times New Roman"/>
          <w:sz w:val="28"/>
          <w:szCs w:val="28"/>
          <w:rPrChange w:id="17888" w:author="user pc" w:date="2022-03-15T10:14:00Z">
            <w:rPr/>
          </w:rPrChange>
        </w:rPr>
        <w:t>solution</w:t>
      </w:r>
      <w:r>
        <w:rPr>
          <w:rFonts w:ascii="Times New Roman" w:cs="Times New Roman" w:hAnsi="Times New Roman"/>
          <w:sz w:val="28"/>
          <w:szCs w:val="28"/>
        </w:rPr>
        <w:t xml:space="preserve"> </w:t>
      </w:r>
      <w:r w:rsidRPr="28699962">
        <w:rPr>
          <w:rFonts w:ascii="Times New Roman" w:cs="Times New Roman"/>
          <w:sz w:val="28"/>
          <w:szCs w:val="28"/>
          <w:rPrChange w:id="17889" w:author="user pc" w:date="2022-03-15T10:14:00Z">
            <w:rPr/>
          </w:rPrChange>
        </w:rPr>
        <w:t>to</w:t>
      </w:r>
      <w:r>
        <w:rPr>
          <w:rFonts w:ascii="Times New Roman" w:cs="Times New Roman" w:hAnsi="Times New Roman"/>
          <w:sz w:val="28"/>
          <w:szCs w:val="28"/>
        </w:rPr>
        <w:t xml:space="preserve"> </w:t>
      </w:r>
      <w:r w:rsidRPr="2F0161FF">
        <w:rPr>
          <w:rFonts w:ascii="Times New Roman" w:cs="Times New Roman"/>
          <w:sz w:val="28"/>
          <w:szCs w:val="28"/>
          <w:rPrChange w:id="17890" w:author="user pc" w:date="2022-03-15T10:14:00Z">
            <w:rPr/>
          </w:rPrChange>
        </w:rPr>
        <w:t>the</w:t>
      </w:r>
      <w:r>
        <w:rPr>
          <w:rFonts w:ascii="Times New Roman" w:cs="Times New Roman" w:hAnsi="Times New Roman"/>
          <w:sz w:val="28"/>
          <w:szCs w:val="28"/>
        </w:rPr>
        <w:t xml:space="preserve"> </w:t>
      </w:r>
      <w:r w:rsidRPr="EE25CD5D">
        <w:rPr>
          <w:rFonts w:ascii="Times New Roman" w:cs="Times New Roman"/>
          <w:sz w:val="28"/>
          <w:szCs w:val="28"/>
          <w:rPrChange w:id="17891" w:author="user pc" w:date="2022-03-15T10:14:00Z">
            <w:rPr/>
          </w:rPrChange>
        </w:rPr>
        <w:t>volume</w:t>
      </w:r>
      <w:r>
        <w:rPr>
          <w:rFonts w:ascii="Times New Roman" w:cs="Times New Roman" w:hAnsi="Times New Roman"/>
          <w:sz w:val="28"/>
          <w:szCs w:val="28"/>
        </w:rPr>
        <w:t xml:space="preserve"> </w:t>
      </w:r>
      <w:r w:rsidRPr="BBEB7926">
        <w:rPr>
          <w:rFonts w:ascii="Times New Roman" w:cs="Times New Roman"/>
          <w:sz w:val="28"/>
          <w:szCs w:val="28"/>
          <w:rPrChange w:id="17892" w:author="user pc" w:date="2022-03-15T10:14:00Z">
            <w:rPr/>
          </w:rPrChange>
        </w:rPr>
        <w:t>of</w:t>
      </w:r>
      <w:r>
        <w:rPr>
          <w:rFonts w:ascii="Times New Roman" w:cs="Times New Roman" w:hAnsi="Times New Roman"/>
          <w:sz w:val="28"/>
          <w:szCs w:val="28"/>
        </w:rPr>
        <w:t xml:space="preserve"> </w:t>
      </w:r>
      <w:r w:rsidRPr="831B7382">
        <w:rPr>
          <w:rFonts w:ascii="Times New Roman" w:cs="Times New Roman"/>
          <w:sz w:val="28"/>
          <w:szCs w:val="28"/>
          <w:rPrChange w:id="17893" w:author="user pc" w:date="2022-03-15T10:14:00Z">
            <w:rPr/>
          </w:rPrChange>
        </w:rPr>
        <w:t>the</w:t>
      </w:r>
      <w:r>
        <w:rPr>
          <w:rFonts w:ascii="Times New Roman" w:cs="Times New Roman" w:hAnsi="Times New Roman"/>
          <w:sz w:val="28"/>
          <w:szCs w:val="28"/>
        </w:rPr>
        <w:t xml:space="preserve"> </w:t>
      </w:r>
      <w:r w:rsidRPr="B72C5C4E">
        <w:rPr>
          <w:rFonts w:ascii="Times New Roman" w:cs="Times New Roman"/>
          <w:sz w:val="28"/>
          <w:szCs w:val="28"/>
          <w:rPrChange w:id="17894" w:author="user pc" w:date="2022-03-15T10:14:00Z">
            <w:rPr/>
          </w:rPrChange>
        </w:rPr>
        <w:t>initial</w:t>
      </w:r>
      <w:r>
        <w:rPr>
          <w:rFonts w:ascii="Times New Roman" w:cs="Times New Roman" w:hAnsi="Times New Roman"/>
          <w:sz w:val="28"/>
          <w:szCs w:val="28"/>
        </w:rPr>
        <w:t xml:space="preserve"> </w:t>
      </w:r>
      <w:r w:rsidRPr="86F0CB30">
        <w:rPr>
          <w:rFonts w:ascii="Times New Roman" w:cs="Times New Roman"/>
          <w:sz w:val="28"/>
          <w:szCs w:val="28"/>
          <w:rPrChange w:id="17895" w:author="user pc" w:date="2022-03-15T10:14:00Z">
            <w:rPr/>
          </w:rPrChange>
        </w:rPr>
        <w:t>(concentrated)</w:t>
      </w:r>
      <w:r>
        <w:rPr>
          <w:rFonts w:ascii="Times New Roman" w:cs="Times New Roman" w:hAnsi="Times New Roman"/>
          <w:sz w:val="28"/>
          <w:szCs w:val="28"/>
        </w:rPr>
        <w:t xml:space="preserve"> </w:t>
      </w:r>
      <w:r w:rsidRPr="CD9F5E99">
        <w:rPr>
          <w:rFonts w:ascii="Times New Roman" w:cs="Times New Roman"/>
          <w:sz w:val="28"/>
          <w:szCs w:val="28"/>
          <w:rPrChange w:id="17896" w:author="user pc" w:date="2022-03-15T10:14:00Z">
            <w:rPr/>
          </w:rPrChange>
        </w:rPr>
        <w:t>solution,</w:t>
      </w:r>
      <w:r>
        <w:rPr>
          <w:rFonts w:ascii="Times New Roman" w:cs="Times New Roman" w:hAnsi="Times New Roman"/>
          <w:sz w:val="28"/>
          <w:szCs w:val="28"/>
        </w:rPr>
        <w:t xml:space="preserve"> </w:t>
      </w:r>
      <w:r w:rsidRPr="FA64C5BC">
        <w:rPr>
          <w:rFonts w:ascii="Times New Roman" w:cs="Times New Roman"/>
          <w:sz w:val="28"/>
          <w:szCs w:val="28"/>
          <w:rPrChange w:id="17897" w:author="user pc" w:date="2022-03-15T10:14:00Z">
            <w:rPr/>
          </w:rPrChange>
        </w:rPr>
        <w:t>that</w:t>
      </w:r>
      <w:r>
        <w:rPr>
          <w:rFonts w:ascii="Times New Roman" w:cs="Times New Roman" w:hAnsi="Times New Roman"/>
          <w:sz w:val="28"/>
          <w:szCs w:val="28"/>
        </w:rPr>
        <w:t xml:space="preserve"> </w:t>
      </w:r>
      <w:r w:rsidRPr="C39E5B9D">
        <w:rPr>
          <w:rFonts w:ascii="Times New Roman" w:cs="Times New Roman"/>
          <w:sz w:val="28"/>
          <w:szCs w:val="28"/>
          <w:rPrChange w:id="17898" w:author="user pc" w:date="2022-03-15T10:14:00Z">
            <w:rPr/>
          </w:rPrChange>
        </w:rPr>
        <w:t>is,</w:t>
      </w:r>
      <w:r>
        <w:rPr>
          <w:rFonts w:ascii="Times New Roman" w:cs="Times New Roman" w:hAnsi="Times New Roman"/>
          <w:sz w:val="28"/>
          <w:szCs w:val="28"/>
        </w:rPr>
        <w:t xml:space="preserve"> </w:t>
      </w:r>
      <w:r w:rsidRPr="5CC64970">
        <w:rPr>
          <w:rFonts w:ascii="Times New Roman" w:cs="Times New Roman"/>
          <w:sz w:val="28"/>
          <w:szCs w:val="28"/>
          <w:rPrChange w:id="17899" w:author="user pc" w:date="2022-03-15T10:14:00Z">
            <w:rPr/>
          </w:rPrChange>
        </w:rPr>
        <w:t>the</w:t>
      </w:r>
      <w:r>
        <w:rPr>
          <w:rFonts w:ascii="Times New Roman" w:cs="Times New Roman" w:hAnsi="Times New Roman"/>
          <w:sz w:val="28"/>
          <w:szCs w:val="28"/>
        </w:rPr>
        <w:t xml:space="preserve"> </w:t>
      </w:r>
      <w:r w:rsidRPr="BF53282A">
        <w:rPr>
          <w:rFonts w:ascii="Times New Roman" w:cs="Times New Roman"/>
          <w:sz w:val="28"/>
          <w:szCs w:val="28"/>
          <w:rPrChange w:id="17900" w:author="user pc" w:date="2022-03-15T10:14:00Z">
            <w:rPr/>
          </w:rPrChange>
        </w:rPr>
        <w:t>ratio</w:t>
      </w:r>
      <w:r>
        <w:rPr>
          <w:rFonts w:ascii="Times New Roman" w:cs="Times New Roman" w:hAnsi="Times New Roman"/>
          <w:sz w:val="28"/>
          <w:szCs w:val="28"/>
        </w:rPr>
        <w:t xml:space="preserve"> </w:t>
      </w:r>
      <w:r w:rsidRPr="8FA8F6BF">
        <w:rPr>
          <w:rFonts w:ascii="Times New Roman" w:cs="Times New Roman"/>
          <w:sz w:val="28"/>
          <w:szCs w:val="28"/>
          <w:rPrChange w:id="17901" w:author="user pc" w:date="2022-03-15T10:14:00Z">
            <w:rPr/>
          </w:rPrChange>
        </w:rPr>
        <w:t>of</w:t>
      </w:r>
      <w:r>
        <w:rPr>
          <w:rFonts w:ascii="Times New Roman" w:cs="Times New Roman" w:hAnsi="Times New Roman"/>
          <w:sz w:val="28"/>
          <w:szCs w:val="28"/>
        </w:rPr>
        <w:t xml:space="preserve"> </w:t>
      </w:r>
      <w:r w:rsidRPr="4E42AAD8">
        <w:rPr>
          <w:rFonts w:ascii="Times New Roman" w:cs="Times New Roman"/>
          <w:sz w:val="28"/>
          <w:szCs w:val="28"/>
          <w:rPrChange w:id="17902" w:author="user pc" w:date="2022-03-15T10:14:00Z">
            <w:rPr/>
          </w:rPrChange>
        </w:rPr>
        <w:t>V</w:t>
      </w:r>
      <w:r w:rsidRPr="42C9C09A">
        <w:rPr>
          <w:rFonts w:ascii="Times New Roman" w:cs="Times New Roman"/>
          <w:sz w:val="28"/>
          <w:szCs w:val="28"/>
          <w:vertAlign w:val="subscript"/>
          <w:rPrChange w:id="17903" w:author="user pc" w:date="2022-03-15T10:14:00Z">
            <w:rPr>
              <w:vertAlign w:val="subscript"/>
            </w:rPr>
          </w:rPrChange>
        </w:rPr>
        <w:t>2</w:t>
      </w:r>
      <w:r>
        <w:rPr>
          <w:rFonts w:ascii="Times New Roman" w:cs="Times New Roman" w:hAnsi="Times New Roman"/>
          <w:sz w:val="28"/>
          <w:szCs w:val="28"/>
          <w:vertAlign w:val="subscript"/>
        </w:rPr>
        <w:t xml:space="preserve"> </w:t>
      </w:r>
      <w:r w:rsidRPr="126B4CB5">
        <w:rPr>
          <w:rFonts w:ascii="Times New Roman" w:cs="Times New Roman"/>
          <w:sz w:val="28"/>
          <w:szCs w:val="28"/>
          <w:rPrChange w:id="17904" w:author="user pc" w:date="2022-03-15T10:14:00Z">
            <w:rPr/>
          </w:rPrChange>
        </w:rPr>
        <w:t>to</w:t>
      </w:r>
      <w:r>
        <w:rPr>
          <w:rFonts w:ascii="Times New Roman" w:cs="Times New Roman" w:hAnsi="Times New Roman"/>
          <w:sz w:val="28"/>
          <w:szCs w:val="28"/>
        </w:rPr>
        <w:t xml:space="preserve"> </w:t>
      </w:r>
      <w:r w:rsidRPr="EEB0E43F">
        <w:rPr>
          <w:rFonts w:ascii="Times New Roman" w:cs="Times New Roman"/>
          <w:sz w:val="28"/>
          <w:szCs w:val="28"/>
          <w:rPrChange w:id="17905" w:author="user pc" w:date="2022-03-15T10:14:00Z">
            <w:rPr/>
          </w:rPrChange>
        </w:rPr>
        <w:t>V</w:t>
      </w:r>
      <w:r w:rsidRPr="CFA42CCE">
        <w:rPr>
          <w:rFonts w:ascii="Times New Roman" w:cs="Times New Roman"/>
          <w:sz w:val="28"/>
          <w:szCs w:val="28"/>
          <w:vertAlign w:val="subscript"/>
          <w:rPrChange w:id="17906" w:author="user pc" w:date="2022-03-15T10:14:00Z">
            <w:rPr>
              <w:vertAlign w:val="subscript"/>
            </w:rPr>
          </w:rPrChange>
        </w:rPr>
        <w:t>1</w:t>
      </w:r>
      <w:r w:rsidRPr="D09A9A03">
        <w:rPr>
          <w:rFonts w:ascii="Times New Roman" w:cs="Times New Roman"/>
          <w:sz w:val="28"/>
          <w:szCs w:val="28"/>
          <w:rPrChange w:id="17907" w:author="user pc" w:date="2022-03-15T10:14:00Z">
            <w:rPr/>
          </w:rPrChange>
        </w:rPr>
        <w:t>.</w:t>
      </w:r>
    </w:p>
    <w:p>
      <w:pPr>
        <w:pStyle w:val="style0"/>
        <w:rPr>
          <w:rFonts w:ascii="Times New Roman" w:cs="Times New Roman"/>
          <w:sz w:val="28"/>
          <w:szCs w:val="28"/>
          <w:rPrChange w:id="17908" w:author="user pc" w:date="2022-03-15T10:14:00Z">
            <w:rPr/>
          </w:rPrChange>
        </w:rPr>
      </w:pPr>
      <w:r w:rsidRPr="727B87E4">
        <w:rPr>
          <w:rFonts w:ascii="Times New Roman" w:cs="Times New Roman"/>
          <w:sz w:val="28"/>
          <w:szCs w:val="28"/>
          <w:rPrChange w:id="17909" w:author="user pc" w:date="2022-03-15T10:14:00Z">
            <w:rPr/>
          </w:rPrChange>
        </w:rPr>
        <w:t>or</w:t>
      </w:r>
    </w:p>
    <w:p>
      <w:pPr>
        <w:pStyle w:val="style0"/>
        <w:rPr>
          <w:rFonts w:ascii="Times New Roman" w:cs="Times New Roman"/>
          <w:sz w:val="28"/>
          <w:szCs w:val="28"/>
          <w:rPrChange w:id="17910" w:author="user pc" w:date="2022-03-15T10:14:00Z">
            <w:rPr/>
          </w:rPrChange>
        </w:rPr>
      </w:pPr>
      <w:r w:rsidRPr="EDD95FE7">
        <w:rPr>
          <w:rFonts w:ascii="Times New Roman" w:cs="Times New Roman"/>
          <w:sz w:val="28"/>
          <w:szCs w:val="28"/>
          <w:rPrChange w:id="17911" w:author="user pc" w:date="2022-03-15T10:14:00Z">
            <w:rPr/>
          </w:rPrChange>
        </w:rPr>
        <w:t>V</w:t>
      </w:r>
      <w:r w:rsidRPr="A7DE9E31">
        <w:rPr>
          <w:rFonts w:ascii="Times New Roman" w:cs="Times New Roman"/>
          <w:sz w:val="28"/>
          <w:szCs w:val="28"/>
          <w:vertAlign w:val="subscript"/>
          <w:rPrChange w:id="17912" w:author="user pc" w:date="2022-03-15T10:14:00Z">
            <w:rPr>
              <w:vertAlign w:val="subscript"/>
            </w:rPr>
          </w:rPrChange>
        </w:rPr>
        <w:t>2</w:t>
      </w:r>
      <w:r w:rsidRPr="AA3F7786">
        <w:rPr>
          <w:rFonts w:ascii="Times New Roman" w:cs="Times New Roman"/>
          <w:sz w:val="28"/>
          <w:szCs w:val="28"/>
          <w:rPrChange w:id="17913" w:author="user pc" w:date="2022-03-15T10:14:00Z">
            <w:rPr/>
          </w:rPrChange>
        </w:rPr>
        <w:t>:V</w:t>
      </w:r>
      <w:r w:rsidRPr="2689DD29">
        <w:rPr>
          <w:rFonts w:ascii="Times New Roman" w:cs="Times New Roman"/>
          <w:sz w:val="28"/>
          <w:szCs w:val="28"/>
          <w:vertAlign w:val="subscript"/>
          <w:rPrChange w:id="17914" w:author="user pc" w:date="2022-03-15T10:14:00Z">
            <w:rPr>
              <w:vertAlign w:val="subscript"/>
            </w:rPr>
          </w:rPrChange>
        </w:rPr>
        <w:t>1</w:t>
      </w:r>
    </w:p>
    <w:p>
      <w:pPr>
        <w:pStyle w:val="style0"/>
        <w:rPr>
          <w:rFonts w:ascii="Times New Roman" w:cs="Times New Roman"/>
          <w:sz w:val="28"/>
          <w:szCs w:val="28"/>
          <w:rPrChange w:id="17915" w:author="user pc" w:date="2022-03-15T10:14:00Z">
            <w:rPr/>
          </w:rPrChange>
        </w:rPr>
      </w:pPr>
      <w:r w:rsidRPr="BF752AA9">
        <w:rPr>
          <w:rFonts w:ascii="Times New Roman" w:cs="Times New Roman"/>
          <w:sz w:val="28"/>
          <w:szCs w:val="28"/>
          <w:rPrChange w:id="17916" w:author="user pc" w:date="2022-03-15T10:14:00Z">
            <w:rPr/>
          </w:rPrChange>
        </w:rPr>
        <w:t>Supposed</w:t>
      </w:r>
      <w:r>
        <w:rPr>
          <w:rFonts w:ascii="Times New Roman" w:cs="Times New Roman" w:hAnsi="Times New Roman"/>
          <w:sz w:val="28"/>
          <w:szCs w:val="28"/>
        </w:rPr>
        <w:t xml:space="preserve"> </w:t>
      </w:r>
      <w:r w:rsidRPr="F207B497">
        <w:rPr>
          <w:rFonts w:ascii="Times New Roman" w:cs="Times New Roman"/>
          <w:sz w:val="28"/>
          <w:szCs w:val="28"/>
          <w:rPrChange w:id="17917" w:author="user pc" w:date="2022-03-15T10:14:00Z">
            <w:rPr/>
          </w:rPrChange>
        </w:rPr>
        <w:t>you</w:t>
      </w:r>
      <w:r>
        <w:rPr>
          <w:rFonts w:ascii="Times New Roman" w:cs="Times New Roman" w:hAnsi="Times New Roman"/>
          <w:sz w:val="28"/>
          <w:szCs w:val="28"/>
        </w:rPr>
        <w:t xml:space="preserve"> </w:t>
      </w:r>
      <w:r w:rsidRPr="B47E82DA">
        <w:rPr>
          <w:rFonts w:ascii="Times New Roman" w:cs="Times New Roman"/>
          <w:sz w:val="28"/>
          <w:szCs w:val="28"/>
          <w:rPrChange w:id="17918" w:author="user pc" w:date="2022-03-15T10:14:00Z">
            <w:rPr/>
          </w:rPrChange>
        </w:rPr>
        <w:t>are</w:t>
      </w:r>
      <w:r>
        <w:rPr>
          <w:rFonts w:ascii="Times New Roman" w:cs="Times New Roman" w:hAnsi="Times New Roman"/>
          <w:sz w:val="28"/>
          <w:szCs w:val="28"/>
        </w:rPr>
        <w:t xml:space="preserve"> </w:t>
      </w:r>
      <w:r w:rsidRPr="59B22FDE">
        <w:rPr>
          <w:rFonts w:ascii="Times New Roman" w:cs="Times New Roman"/>
          <w:sz w:val="28"/>
          <w:szCs w:val="28"/>
          <w:rPrChange w:id="17919" w:author="user pc" w:date="2022-03-15T10:14:00Z">
            <w:rPr/>
          </w:rPrChange>
        </w:rPr>
        <w:t>ask</w:t>
      </w:r>
      <w:r>
        <w:rPr>
          <w:rFonts w:ascii="Times New Roman" w:cs="Times New Roman" w:hAnsi="Times New Roman"/>
          <w:sz w:val="28"/>
          <w:szCs w:val="28"/>
        </w:rPr>
        <w:t xml:space="preserve">ed </w:t>
      </w:r>
      <w:r w:rsidRPr="2D61C2F2">
        <w:rPr>
          <w:rFonts w:ascii="Times New Roman" w:cs="Times New Roman"/>
          <w:sz w:val="28"/>
          <w:szCs w:val="28"/>
          <w:rPrChange w:id="17920" w:author="user pc" w:date="2022-03-15T10:14:00Z">
            <w:rPr/>
          </w:rPrChange>
        </w:rPr>
        <w:t>to</w:t>
      </w:r>
      <w:r>
        <w:rPr>
          <w:rFonts w:ascii="Times New Roman" w:cs="Times New Roman" w:hAnsi="Times New Roman"/>
          <w:sz w:val="28"/>
          <w:szCs w:val="28"/>
        </w:rPr>
        <w:t xml:space="preserve"> </w:t>
      </w:r>
      <w:r w:rsidRPr="5A097EE0">
        <w:rPr>
          <w:rFonts w:ascii="Times New Roman" w:cs="Times New Roman"/>
          <w:sz w:val="28"/>
          <w:szCs w:val="28"/>
          <w:rPrChange w:id="17921" w:author="user pc" w:date="2022-03-15T10:14:00Z">
            <w:rPr/>
          </w:rPrChange>
        </w:rPr>
        <w:t>prepare</w:t>
      </w:r>
      <w:r>
        <w:rPr>
          <w:rFonts w:ascii="Times New Roman" w:cs="Times New Roman" w:hAnsi="Times New Roman"/>
          <w:sz w:val="28"/>
          <w:szCs w:val="28"/>
        </w:rPr>
        <w:t xml:space="preserve"> </w:t>
      </w:r>
      <w:r w:rsidRPr="4EF044E7">
        <w:rPr>
          <w:rFonts w:ascii="Times New Roman" w:cs="Times New Roman"/>
          <w:sz w:val="28"/>
          <w:szCs w:val="28"/>
          <w:rPrChange w:id="17922" w:author="user pc" w:date="2022-03-15T10:14:00Z">
            <w:rPr/>
          </w:rPrChange>
        </w:rPr>
        <w:t>a</w:t>
      </w:r>
      <w:r>
        <w:rPr>
          <w:rFonts w:ascii="Times New Roman" w:cs="Times New Roman" w:hAnsi="Times New Roman"/>
          <w:sz w:val="28"/>
          <w:szCs w:val="28"/>
        </w:rPr>
        <w:t xml:space="preserve"> </w:t>
      </w:r>
      <w:r w:rsidRPr="53E2552D">
        <w:rPr>
          <w:rFonts w:ascii="Times New Roman" w:cs="Times New Roman"/>
          <w:sz w:val="28"/>
          <w:szCs w:val="28"/>
          <w:rPrChange w:id="17923" w:author="user pc" w:date="2022-03-15T10:14:00Z">
            <w:rPr/>
          </w:rPrChange>
        </w:rPr>
        <w:t>1:50</w:t>
      </w:r>
      <w:r>
        <w:rPr>
          <w:rFonts w:ascii="Times New Roman" w:cs="Times New Roman" w:hAnsi="Times New Roman"/>
          <w:sz w:val="28"/>
          <w:szCs w:val="28"/>
        </w:rPr>
        <w:t xml:space="preserve"> </w:t>
      </w:r>
      <w:r w:rsidRPr="F9D06D0F">
        <w:rPr>
          <w:rFonts w:ascii="Times New Roman" w:cs="Times New Roman"/>
          <w:sz w:val="28"/>
          <w:szCs w:val="28"/>
          <w:rPrChange w:id="17924" w:author="user pc" w:date="2022-03-15T10:14:00Z">
            <w:rPr/>
          </w:rPrChange>
        </w:rPr>
        <w:t>dilution</w:t>
      </w:r>
      <w:r>
        <w:rPr>
          <w:rFonts w:ascii="Times New Roman" w:cs="Times New Roman" w:hAnsi="Times New Roman"/>
          <w:sz w:val="28"/>
          <w:szCs w:val="28"/>
        </w:rPr>
        <w:t xml:space="preserve"> </w:t>
      </w:r>
      <w:r w:rsidRPr="BF781E70">
        <w:rPr>
          <w:rFonts w:ascii="Times New Roman" w:cs="Times New Roman"/>
          <w:sz w:val="28"/>
          <w:szCs w:val="28"/>
          <w:rPrChange w:id="17925" w:author="user pc" w:date="2022-03-15T10:14:00Z">
            <w:rPr/>
          </w:rPrChange>
        </w:rPr>
        <w:t>of</w:t>
      </w:r>
      <w:r>
        <w:rPr>
          <w:rFonts w:ascii="Times New Roman" w:cs="Times New Roman" w:hAnsi="Times New Roman"/>
          <w:sz w:val="28"/>
          <w:szCs w:val="28"/>
        </w:rPr>
        <w:t xml:space="preserve"> </w:t>
      </w:r>
      <w:r w:rsidRPr="60D330E7">
        <w:rPr>
          <w:rFonts w:ascii="Times New Roman" w:cs="Times New Roman"/>
          <w:sz w:val="28"/>
          <w:szCs w:val="28"/>
          <w:rPrChange w:id="17926" w:author="user pc" w:date="2022-03-15T10:14:00Z">
            <w:rPr/>
          </w:rPrChange>
        </w:rPr>
        <w:t>the</w:t>
      </w:r>
      <w:r>
        <w:rPr>
          <w:rFonts w:ascii="Times New Roman" w:cs="Times New Roman" w:hAnsi="Times New Roman"/>
          <w:sz w:val="28"/>
          <w:szCs w:val="28"/>
        </w:rPr>
        <w:t xml:space="preserve"> </w:t>
      </w:r>
      <w:r w:rsidRPr="C4DC6E58">
        <w:rPr>
          <w:rFonts w:ascii="Times New Roman" w:cs="Times New Roman"/>
          <w:sz w:val="28"/>
          <w:szCs w:val="28"/>
          <w:rPrChange w:id="17927" w:author="user pc" w:date="2022-03-15T10:14:00Z">
            <w:rPr/>
          </w:rPrChange>
        </w:rPr>
        <w:t>solution.</w:t>
      </w:r>
      <w:r>
        <w:rPr>
          <w:rFonts w:ascii="Times New Roman" w:cs="Times New Roman" w:hAnsi="Times New Roman"/>
          <w:sz w:val="28"/>
          <w:szCs w:val="28"/>
        </w:rPr>
        <w:t xml:space="preserve"> </w:t>
      </w:r>
      <w:r w:rsidRPr="87E81661">
        <w:rPr>
          <w:rFonts w:ascii="Times New Roman" w:cs="Times New Roman"/>
          <w:sz w:val="28"/>
          <w:szCs w:val="28"/>
          <w:rPrChange w:id="17928" w:author="user pc" w:date="2022-03-15T10:14:00Z">
            <w:rPr/>
          </w:rPrChange>
        </w:rPr>
        <w:t>What</w:t>
      </w:r>
      <w:r>
        <w:rPr>
          <w:rFonts w:ascii="Times New Roman" w:cs="Times New Roman" w:hAnsi="Times New Roman"/>
          <w:sz w:val="28"/>
          <w:szCs w:val="28"/>
        </w:rPr>
        <w:t xml:space="preserve"> </w:t>
      </w:r>
      <w:r w:rsidRPr="2C76D8D0">
        <w:rPr>
          <w:rFonts w:ascii="Times New Roman" w:cs="Times New Roman"/>
          <w:sz w:val="28"/>
          <w:szCs w:val="28"/>
          <w:rPrChange w:id="17929" w:author="user pc" w:date="2022-03-15T10:14:00Z">
            <w:rPr/>
          </w:rPrChange>
        </w:rPr>
        <w:t>it</w:t>
      </w:r>
      <w:r>
        <w:rPr>
          <w:rFonts w:ascii="Times New Roman" w:cs="Times New Roman" w:hAnsi="Times New Roman"/>
          <w:sz w:val="28"/>
          <w:szCs w:val="28"/>
        </w:rPr>
        <w:t xml:space="preserve"> </w:t>
      </w:r>
      <w:r w:rsidRPr="E425FD68">
        <w:rPr>
          <w:rFonts w:ascii="Times New Roman" w:cs="Times New Roman"/>
          <w:sz w:val="28"/>
          <w:szCs w:val="28"/>
          <w:rPrChange w:id="17930" w:author="user pc" w:date="2022-03-15T10:14:00Z">
            <w:rPr/>
          </w:rPrChange>
        </w:rPr>
        <w:t>means</w:t>
      </w:r>
      <w:r>
        <w:rPr>
          <w:rFonts w:ascii="Times New Roman" w:cs="Times New Roman" w:hAnsi="Times New Roman"/>
          <w:sz w:val="28"/>
          <w:szCs w:val="28"/>
        </w:rPr>
        <w:t xml:space="preserve"> </w:t>
      </w:r>
      <w:r w:rsidRPr="F632E717">
        <w:rPr>
          <w:rFonts w:ascii="Times New Roman" w:cs="Times New Roman"/>
          <w:sz w:val="28"/>
          <w:szCs w:val="28"/>
          <w:rPrChange w:id="17931" w:author="user pc" w:date="2022-03-15T10:14:00Z">
            <w:rPr/>
          </w:rPrChange>
        </w:rPr>
        <w:t>is,</w:t>
      </w:r>
      <w:r>
        <w:rPr>
          <w:rFonts w:ascii="Times New Roman" w:cs="Times New Roman" w:hAnsi="Times New Roman"/>
          <w:sz w:val="28"/>
          <w:szCs w:val="28"/>
        </w:rPr>
        <w:t xml:space="preserve"> </w:t>
      </w:r>
      <w:r w:rsidRPr="A3A0C170">
        <w:rPr>
          <w:rFonts w:ascii="Times New Roman" w:cs="Times New Roman"/>
          <w:sz w:val="28"/>
          <w:szCs w:val="28"/>
          <w:rPrChange w:id="17932" w:author="user pc" w:date="2022-03-15T10:14:00Z">
            <w:rPr/>
          </w:rPrChange>
        </w:rPr>
        <w:t>take</w:t>
      </w:r>
      <w:r>
        <w:rPr>
          <w:rFonts w:ascii="Times New Roman" w:cs="Times New Roman" w:hAnsi="Times New Roman"/>
          <w:sz w:val="28"/>
          <w:szCs w:val="28"/>
        </w:rPr>
        <w:t xml:space="preserve"> </w:t>
      </w:r>
      <w:r w:rsidRPr="5218857B">
        <w:rPr>
          <w:rFonts w:ascii="Times New Roman" w:cs="Times New Roman"/>
          <w:sz w:val="28"/>
          <w:szCs w:val="28"/>
          <w:rPrChange w:id="17933" w:author="user pc" w:date="2022-03-15T10:14:00Z">
            <w:rPr/>
          </w:rPrChange>
        </w:rPr>
        <w:t>a</w:t>
      </w:r>
      <w:r>
        <w:rPr>
          <w:rFonts w:ascii="Times New Roman" w:cs="Times New Roman" w:hAnsi="Times New Roman"/>
          <w:sz w:val="28"/>
          <w:szCs w:val="28"/>
        </w:rPr>
        <w:t xml:space="preserve"> </w:t>
      </w:r>
      <w:r w:rsidRPr="6614775A">
        <w:rPr>
          <w:rFonts w:ascii="Times New Roman" w:cs="Times New Roman"/>
          <w:sz w:val="28"/>
          <w:szCs w:val="28"/>
          <w:rPrChange w:id="17934" w:author="user pc" w:date="2022-03-15T10:14:00Z">
            <w:rPr/>
          </w:rPrChange>
        </w:rPr>
        <w:t>known</w:t>
      </w:r>
      <w:r>
        <w:rPr>
          <w:rFonts w:ascii="Times New Roman" w:cs="Times New Roman" w:hAnsi="Times New Roman"/>
          <w:sz w:val="28"/>
          <w:szCs w:val="28"/>
        </w:rPr>
        <w:t xml:space="preserve"> </w:t>
      </w:r>
      <w:r w:rsidRPr="F8265EC3">
        <w:rPr>
          <w:rFonts w:ascii="Times New Roman" w:cs="Times New Roman"/>
          <w:sz w:val="28"/>
          <w:szCs w:val="28"/>
          <w:rPrChange w:id="17935" w:author="user pc" w:date="2022-03-15T10:14:00Z">
            <w:rPr/>
          </w:rPrChange>
        </w:rPr>
        <w:t>volume</w:t>
      </w:r>
      <w:r>
        <w:rPr>
          <w:rFonts w:ascii="Times New Roman" w:cs="Times New Roman" w:hAnsi="Times New Roman"/>
          <w:sz w:val="28"/>
          <w:szCs w:val="28"/>
        </w:rPr>
        <w:t xml:space="preserve"> </w:t>
      </w:r>
      <w:r w:rsidRPr="E1A84BEB">
        <w:rPr>
          <w:rFonts w:ascii="Times New Roman" w:cs="Times New Roman"/>
          <w:sz w:val="28"/>
          <w:szCs w:val="28"/>
          <w:rPrChange w:id="17936" w:author="user pc" w:date="2022-03-15T10:14:00Z">
            <w:rPr/>
          </w:rPrChange>
        </w:rPr>
        <w:t>of</w:t>
      </w:r>
      <w:r>
        <w:rPr>
          <w:rFonts w:ascii="Times New Roman" w:cs="Times New Roman" w:hAnsi="Times New Roman"/>
          <w:sz w:val="28"/>
          <w:szCs w:val="28"/>
        </w:rPr>
        <w:t xml:space="preserve"> </w:t>
      </w:r>
      <w:r w:rsidRPr="EA5F758C">
        <w:rPr>
          <w:rFonts w:ascii="Times New Roman" w:cs="Times New Roman"/>
          <w:sz w:val="28"/>
          <w:szCs w:val="28"/>
          <w:rPrChange w:id="17937" w:author="user pc" w:date="2022-03-15T10:14:00Z">
            <w:rPr/>
          </w:rPrChange>
        </w:rPr>
        <w:t>the</w:t>
      </w:r>
      <w:r>
        <w:rPr>
          <w:rFonts w:ascii="Times New Roman" w:cs="Times New Roman" w:hAnsi="Times New Roman"/>
          <w:sz w:val="28"/>
          <w:szCs w:val="28"/>
        </w:rPr>
        <w:t xml:space="preserve"> </w:t>
      </w:r>
      <w:r w:rsidRPr="5D08E1AC">
        <w:rPr>
          <w:rFonts w:ascii="Times New Roman" w:cs="Times New Roman"/>
          <w:sz w:val="28"/>
          <w:szCs w:val="28"/>
          <w:rPrChange w:id="17938" w:author="user pc" w:date="2022-03-15T10:14:00Z">
            <w:rPr/>
          </w:rPrChange>
        </w:rPr>
        <w:t>stock</w:t>
      </w:r>
      <w:r>
        <w:rPr>
          <w:rFonts w:ascii="Times New Roman" w:cs="Times New Roman" w:hAnsi="Times New Roman"/>
          <w:sz w:val="28"/>
          <w:szCs w:val="28"/>
        </w:rPr>
        <w:t xml:space="preserve"> </w:t>
      </w:r>
      <w:r w:rsidRPr="4628B928">
        <w:rPr>
          <w:rFonts w:ascii="Times New Roman" w:cs="Times New Roman"/>
          <w:sz w:val="28"/>
          <w:szCs w:val="28"/>
          <w:rPrChange w:id="17939" w:author="user pc" w:date="2022-03-15T10:14:00Z">
            <w:rPr/>
          </w:rPrChange>
        </w:rPr>
        <w:t>solution</w:t>
      </w:r>
      <w:r>
        <w:rPr>
          <w:rFonts w:ascii="Times New Roman" w:cs="Times New Roman" w:hAnsi="Times New Roman"/>
          <w:sz w:val="28"/>
          <w:szCs w:val="28"/>
        </w:rPr>
        <w:t xml:space="preserve"> </w:t>
      </w:r>
      <w:r w:rsidRPr="C7BF10ED">
        <w:rPr>
          <w:rFonts w:ascii="Times New Roman" w:cs="Times New Roman"/>
          <w:sz w:val="28"/>
          <w:szCs w:val="28"/>
          <w:rPrChange w:id="17940" w:author="user pc" w:date="2022-03-15T10:14:00Z">
            <w:rPr/>
          </w:rPrChange>
        </w:rPr>
        <w:t>(V</w:t>
      </w:r>
      <w:r w:rsidRPr="B027A2B9">
        <w:rPr>
          <w:rFonts w:ascii="Times New Roman" w:cs="Times New Roman"/>
          <w:sz w:val="28"/>
          <w:szCs w:val="28"/>
          <w:vertAlign w:val="subscript"/>
          <w:rPrChange w:id="17941" w:author="user pc" w:date="2022-03-15T10:14:00Z">
            <w:rPr/>
          </w:rPrChange>
        </w:rPr>
        <w:t>initial</w:t>
      </w:r>
      <w:r w:rsidRPr="FE812B37">
        <w:rPr>
          <w:rFonts w:ascii="Times New Roman" w:cs="Times New Roman"/>
          <w:sz w:val="28"/>
          <w:szCs w:val="28"/>
          <w:rPrChange w:id="17942" w:author="user pc" w:date="2022-03-15T10:14:00Z">
            <w:rPr/>
          </w:rPrChange>
        </w:rPr>
        <w:t>)</w:t>
      </w:r>
      <w:r>
        <w:rPr>
          <w:rFonts w:ascii="Times New Roman" w:cs="Times New Roman" w:hAnsi="Times New Roman"/>
          <w:sz w:val="28"/>
          <w:szCs w:val="28"/>
        </w:rPr>
        <w:t xml:space="preserve"> </w:t>
      </w:r>
      <w:r w:rsidRPr="C73FE89F">
        <w:rPr>
          <w:rFonts w:ascii="Times New Roman" w:cs="Times New Roman"/>
          <w:sz w:val="28"/>
          <w:szCs w:val="28"/>
          <w:rPrChange w:id="17943" w:author="user pc" w:date="2022-03-15T10:14:00Z">
            <w:rPr/>
          </w:rPrChange>
        </w:rPr>
        <w:t>and</w:t>
      </w:r>
      <w:r>
        <w:rPr>
          <w:rFonts w:ascii="Times New Roman" w:cs="Times New Roman" w:hAnsi="Times New Roman"/>
          <w:sz w:val="28"/>
          <w:szCs w:val="28"/>
        </w:rPr>
        <w:t xml:space="preserve"> </w:t>
      </w:r>
      <w:r w:rsidRPr="5AC5EB81">
        <w:rPr>
          <w:rFonts w:ascii="Times New Roman" w:cs="Times New Roman"/>
          <w:sz w:val="28"/>
          <w:szCs w:val="28"/>
          <w:rPrChange w:id="17944" w:author="user pc" w:date="2022-03-15T10:14:00Z">
            <w:rPr/>
          </w:rPrChange>
        </w:rPr>
        <w:t>add</w:t>
      </w:r>
      <w:r>
        <w:rPr>
          <w:rFonts w:ascii="Times New Roman" w:cs="Times New Roman" w:hAnsi="Times New Roman"/>
          <w:sz w:val="28"/>
          <w:szCs w:val="28"/>
        </w:rPr>
        <w:t xml:space="preserve"> </w:t>
      </w:r>
      <w:r w:rsidRPr="3B10597F">
        <w:rPr>
          <w:rFonts w:ascii="Times New Roman" w:cs="Times New Roman"/>
          <w:sz w:val="28"/>
          <w:szCs w:val="28"/>
          <w:rPrChange w:id="17945" w:author="user pc" w:date="2022-03-15T10:14:00Z">
            <w:rPr/>
          </w:rPrChange>
        </w:rPr>
        <w:t>enough</w:t>
      </w:r>
      <w:r>
        <w:rPr>
          <w:rFonts w:ascii="Times New Roman" w:cs="Times New Roman" w:hAnsi="Times New Roman"/>
          <w:sz w:val="28"/>
          <w:szCs w:val="28"/>
        </w:rPr>
        <w:t xml:space="preserve"> </w:t>
      </w:r>
      <w:r w:rsidRPr="D0671EDB">
        <w:rPr>
          <w:rFonts w:ascii="Times New Roman" w:cs="Times New Roman"/>
          <w:sz w:val="28"/>
          <w:szCs w:val="28"/>
          <w:rPrChange w:id="17946" w:author="user pc" w:date="2022-03-15T10:14:00Z">
            <w:rPr/>
          </w:rPrChange>
        </w:rPr>
        <w:t>solvent</w:t>
      </w:r>
      <w:r>
        <w:rPr>
          <w:rFonts w:ascii="Times New Roman" w:cs="Times New Roman" w:hAnsi="Times New Roman"/>
          <w:sz w:val="28"/>
          <w:szCs w:val="28"/>
        </w:rPr>
        <w:t xml:space="preserve"> </w:t>
      </w:r>
      <w:r w:rsidRPr="8502C55C">
        <w:rPr>
          <w:rFonts w:ascii="Times New Roman" w:cs="Times New Roman"/>
          <w:sz w:val="28"/>
          <w:szCs w:val="28"/>
          <w:rPrChange w:id="17947" w:author="user pc" w:date="2022-03-15T10:14:00Z">
            <w:rPr/>
          </w:rPrChange>
        </w:rPr>
        <w:t>to</w:t>
      </w:r>
      <w:r>
        <w:rPr>
          <w:rFonts w:ascii="Times New Roman" w:cs="Times New Roman" w:hAnsi="Times New Roman"/>
          <w:sz w:val="28"/>
          <w:szCs w:val="28"/>
        </w:rPr>
        <w:t xml:space="preserve"> </w:t>
      </w:r>
      <w:r w:rsidRPr="8B4B5D68">
        <w:rPr>
          <w:rFonts w:ascii="Times New Roman" w:cs="Times New Roman"/>
          <w:sz w:val="28"/>
          <w:szCs w:val="28"/>
          <w:rPrChange w:id="17948" w:author="user pc" w:date="2022-03-15T10:14:00Z">
            <w:rPr/>
          </w:rPrChange>
        </w:rPr>
        <w:t>it</w:t>
      </w:r>
      <w:r>
        <w:rPr>
          <w:rFonts w:ascii="Times New Roman" w:cs="Times New Roman" w:hAnsi="Times New Roman"/>
          <w:sz w:val="28"/>
          <w:szCs w:val="28"/>
        </w:rPr>
        <w:t xml:space="preserve"> </w:t>
      </w:r>
      <w:r w:rsidRPr="BD19D29F">
        <w:rPr>
          <w:rFonts w:ascii="Times New Roman" w:cs="Times New Roman"/>
          <w:sz w:val="28"/>
          <w:szCs w:val="28"/>
          <w:rPrChange w:id="17949" w:author="user pc" w:date="2022-03-15T10:14:00Z">
            <w:rPr/>
          </w:rPrChange>
        </w:rPr>
        <w:t>so</w:t>
      </w:r>
      <w:r>
        <w:rPr>
          <w:rFonts w:ascii="Times New Roman" w:cs="Times New Roman" w:hAnsi="Times New Roman"/>
          <w:sz w:val="28"/>
          <w:szCs w:val="28"/>
        </w:rPr>
        <w:t xml:space="preserve"> </w:t>
      </w:r>
      <w:r w:rsidRPr="0BF8F1E7">
        <w:rPr>
          <w:rFonts w:ascii="Times New Roman" w:cs="Times New Roman"/>
          <w:sz w:val="28"/>
          <w:szCs w:val="28"/>
          <w:rPrChange w:id="17950" w:author="user pc" w:date="2022-03-15T10:14:00Z">
            <w:rPr/>
          </w:rPrChange>
        </w:rPr>
        <w:t>that</w:t>
      </w:r>
      <w:r>
        <w:rPr>
          <w:rFonts w:ascii="Times New Roman" w:cs="Times New Roman" w:hAnsi="Times New Roman"/>
          <w:sz w:val="28"/>
          <w:szCs w:val="28"/>
        </w:rPr>
        <w:t xml:space="preserve"> </w:t>
      </w:r>
      <w:r w:rsidRPr="B4BB8604">
        <w:rPr>
          <w:rFonts w:ascii="Times New Roman" w:cs="Times New Roman"/>
          <w:sz w:val="28"/>
          <w:szCs w:val="28"/>
          <w:rPrChange w:id="17951" w:author="user pc" w:date="2022-03-15T10:14:00Z">
            <w:rPr/>
          </w:rPrChange>
        </w:rPr>
        <w:t>the</w:t>
      </w:r>
      <w:r>
        <w:rPr>
          <w:rFonts w:ascii="Times New Roman" w:cs="Times New Roman" w:hAnsi="Times New Roman"/>
          <w:sz w:val="28"/>
          <w:szCs w:val="28"/>
        </w:rPr>
        <w:t xml:space="preserve"> </w:t>
      </w:r>
      <w:r w:rsidRPr="91FDDE19">
        <w:rPr>
          <w:rFonts w:ascii="Times New Roman" w:cs="Times New Roman"/>
          <w:sz w:val="28"/>
          <w:szCs w:val="28"/>
          <w:rPrChange w:id="17952" w:author="user pc" w:date="2022-03-15T10:14:00Z">
            <w:rPr/>
          </w:rPrChange>
        </w:rPr>
        <w:t>solution</w:t>
      </w:r>
      <w:r>
        <w:rPr>
          <w:rFonts w:ascii="Times New Roman" w:cs="Times New Roman" w:hAnsi="Times New Roman"/>
          <w:sz w:val="28"/>
          <w:szCs w:val="28"/>
        </w:rPr>
        <w:t xml:space="preserve"> </w:t>
      </w:r>
      <w:r w:rsidRPr="61FE6FC8">
        <w:rPr>
          <w:rFonts w:ascii="Times New Roman" w:cs="Times New Roman"/>
          <w:sz w:val="28"/>
          <w:szCs w:val="28"/>
          <w:rPrChange w:id="17953" w:author="user pc" w:date="2022-03-15T10:14:00Z">
            <w:rPr/>
          </w:rPrChange>
        </w:rPr>
        <w:t>has</w:t>
      </w:r>
      <w:r>
        <w:rPr>
          <w:rFonts w:ascii="Times New Roman" w:cs="Times New Roman" w:hAnsi="Times New Roman"/>
          <w:sz w:val="28"/>
          <w:szCs w:val="28"/>
        </w:rPr>
        <w:t xml:space="preserve"> </w:t>
      </w:r>
      <w:r w:rsidRPr="7141D4BE">
        <w:rPr>
          <w:rFonts w:ascii="Times New Roman" w:cs="Times New Roman"/>
          <w:sz w:val="28"/>
          <w:szCs w:val="28"/>
          <w:rPrChange w:id="17954" w:author="user pc" w:date="2022-03-15T10:14:00Z">
            <w:rPr/>
          </w:rPrChange>
        </w:rPr>
        <w:t>a</w:t>
      </w:r>
      <w:r>
        <w:rPr>
          <w:rFonts w:ascii="Times New Roman" w:cs="Times New Roman" w:hAnsi="Times New Roman"/>
          <w:sz w:val="28"/>
          <w:szCs w:val="28"/>
        </w:rPr>
        <w:t xml:space="preserve"> </w:t>
      </w:r>
      <w:r w:rsidRPr="A2E0AD83">
        <w:rPr>
          <w:rFonts w:ascii="Times New Roman" w:cs="Times New Roman"/>
          <w:sz w:val="28"/>
          <w:szCs w:val="28"/>
          <w:rPrChange w:id="17955" w:author="user pc" w:date="2022-03-15T10:14:00Z">
            <w:rPr/>
          </w:rPrChange>
        </w:rPr>
        <w:t>new</w:t>
      </w:r>
      <w:r>
        <w:rPr>
          <w:rFonts w:ascii="Times New Roman" w:cs="Times New Roman" w:hAnsi="Times New Roman"/>
          <w:sz w:val="28"/>
          <w:szCs w:val="28"/>
        </w:rPr>
        <w:t xml:space="preserve"> </w:t>
      </w:r>
      <w:r w:rsidRPr="EF459608">
        <w:rPr>
          <w:rFonts w:ascii="Times New Roman" w:cs="Times New Roman"/>
          <w:sz w:val="28"/>
          <w:szCs w:val="28"/>
          <w:rPrChange w:id="17956" w:author="user pc" w:date="2022-03-15T10:14:00Z">
            <w:rPr/>
          </w:rPrChange>
        </w:rPr>
        <w:t>volume,</w:t>
      </w:r>
      <w:r>
        <w:rPr>
          <w:rFonts w:ascii="Times New Roman" w:cs="Times New Roman" w:hAnsi="Times New Roman"/>
          <w:sz w:val="28"/>
          <w:szCs w:val="28"/>
        </w:rPr>
        <w:t xml:space="preserve"> </w:t>
      </w:r>
      <w:r w:rsidRPr="DC968F95">
        <w:rPr>
          <w:rFonts w:ascii="Times New Roman" w:cs="Times New Roman"/>
          <w:sz w:val="28"/>
          <w:szCs w:val="28"/>
          <w:rPrChange w:id="17957" w:author="user pc" w:date="2022-03-15T10:14:00Z">
            <w:rPr/>
          </w:rPrChange>
        </w:rPr>
        <w:t>V</w:t>
      </w:r>
      <w:r w:rsidRPr="27F869B6">
        <w:rPr>
          <w:rFonts w:ascii="Times New Roman" w:cs="Times New Roman"/>
          <w:sz w:val="28"/>
          <w:szCs w:val="28"/>
          <w:vertAlign w:val="subscript"/>
          <w:rPrChange w:id="17958" w:author="user pc" w:date="2022-03-15T10:14:00Z">
            <w:rPr/>
          </w:rPrChange>
        </w:rPr>
        <w:t>final</w:t>
      </w:r>
      <w:r w:rsidRPr="A2CE821B">
        <w:rPr>
          <w:rFonts w:ascii="Times New Roman" w:cs="Times New Roman"/>
          <w:sz w:val="28"/>
          <w:szCs w:val="28"/>
          <w:rPrChange w:id="17959" w:author="user pc" w:date="2022-03-15T10:14:00Z">
            <w:rPr/>
          </w:rPrChange>
        </w:rPr>
        <w:t>.</w:t>
      </w:r>
    </w:p>
    <w:p>
      <w:pPr>
        <w:pStyle w:val="style0"/>
        <w:rPr>
          <w:rFonts w:ascii="Times New Roman" w:cs="Times New Roman"/>
          <w:sz w:val="28"/>
          <w:szCs w:val="28"/>
          <w:rPrChange w:id="17960" w:author="user pc" w:date="2022-03-15T10:14:00Z">
            <w:rPr/>
          </w:rPrChange>
        </w:rPr>
      </w:pPr>
      <w:r w:rsidRPr="B0112CB9">
        <w:rPr>
          <w:rFonts w:ascii="Times New Roman" w:cs="Times New Roman"/>
          <w:sz w:val="28"/>
          <w:szCs w:val="28"/>
          <w:rPrChange w:id="17961" w:author="user pc" w:date="2022-03-15T10:14:00Z">
            <w:rPr/>
          </w:rPrChange>
        </w:rPr>
        <w:t>The"1:50"tells</w:t>
      </w:r>
      <w:r>
        <w:rPr>
          <w:rFonts w:ascii="Times New Roman" w:cs="Times New Roman" w:hAnsi="Times New Roman"/>
          <w:sz w:val="28"/>
          <w:szCs w:val="28"/>
        </w:rPr>
        <w:t xml:space="preserve"> </w:t>
      </w:r>
      <w:r w:rsidRPr="A7934643">
        <w:rPr>
          <w:rFonts w:ascii="Times New Roman" w:cs="Times New Roman"/>
          <w:sz w:val="28"/>
          <w:szCs w:val="28"/>
          <w:rPrChange w:id="17962" w:author="user pc" w:date="2022-03-15T10:14:00Z">
            <w:rPr/>
          </w:rPrChange>
        </w:rPr>
        <w:t>you</w:t>
      </w:r>
      <w:r>
        <w:rPr>
          <w:rFonts w:ascii="Times New Roman" w:cs="Times New Roman" w:hAnsi="Times New Roman"/>
          <w:sz w:val="28"/>
          <w:szCs w:val="28"/>
        </w:rPr>
        <w:t xml:space="preserve"> </w:t>
      </w:r>
      <w:r w:rsidRPr="90B861BF">
        <w:rPr>
          <w:rFonts w:ascii="Times New Roman" w:cs="Times New Roman"/>
          <w:sz w:val="28"/>
          <w:szCs w:val="28"/>
          <w:rPrChange w:id="17963" w:author="user pc" w:date="2022-03-15T10:14:00Z">
            <w:rPr/>
          </w:rPrChange>
        </w:rPr>
        <w:t>the</w:t>
      </w:r>
      <w:r>
        <w:rPr>
          <w:rFonts w:ascii="Times New Roman" w:cs="Times New Roman" w:hAnsi="Times New Roman"/>
          <w:sz w:val="28"/>
          <w:szCs w:val="28"/>
        </w:rPr>
        <w:t xml:space="preserve"> </w:t>
      </w:r>
      <w:r w:rsidRPr="E7BC7BB9">
        <w:rPr>
          <w:rFonts w:ascii="Times New Roman" w:cs="Times New Roman"/>
          <w:sz w:val="28"/>
          <w:szCs w:val="28"/>
          <w:rPrChange w:id="17964" w:author="user pc" w:date="2022-03-15T10:14:00Z">
            <w:rPr/>
          </w:rPrChange>
        </w:rPr>
        <w:t>dilution</w:t>
      </w:r>
      <w:r>
        <w:rPr>
          <w:rFonts w:ascii="Times New Roman" w:cs="Times New Roman" w:hAnsi="Times New Roman"/>
          <w:sz w:val="28"/>
          <w:szCs w:val="28"/>
        </w:rPr>
        <w:t xml:space="preserve"> </w:t>
      </w:r>
      <w:r w:rsidRPr="98BABC78">
        <w:rPr>
          <w:rFonts w:ascii="Times New Roman" w:cs="Times New Roman"/>
          <w:sz w:val="28"/>
          <w:szCs w:val="28"/>
          <w:rPrChange w:id="17965" w:author="user pc" w:date="2022-03-15T10:14:00Z">
            <w:rPr/>
          </w:rPrChange>
        </w:rPr>
        <w:t>factor,</w:t>
      </w:r>
      <w:r>
        <w:rPr>
          <w:rFonts w:ascii="Times New Roman" w:cs="Times New Roman" w:hAnsi="Times New Roman"/>
          <w:sz w:val="28"/>
          <w:szCs w:val="28"/>
        </w:rPr>
        <w:t xml:space="preserve"> </w:t>
      </w:r>
      <w:r w:rsidRPr="AAC1E254">
        <w:rPr>
          <w:rFonts w:ascii="Times New Roman" w:cs="Times New Roman"/>
          <w:sz w:val="28"/>
          <w:szCs w:val="28"/>
          <w:rPrChange w:id="17966" w:author="user pc" w:date="2022-03-15T10:14:00Z">
            <w:rPr/>
          </w:rPrChange>
        </w:rPr>
        <w:t>the</w:t>
      </w:r>
      <w:r>
        <w:rPr>
          <w:rFonts w:ascii="Times New Roman" w:cs="Times New Roman" w:hAnsi="Times New Roman"/>
          <w:sz w:val="28"/>
          <w:szCs w:val="28"/>
        </w:rPr>
        <w:t xml:space="preserve"> </w:t>
      </w:r>
      <w:r w:rsidRPr="8B6A87A1">
        <w:rPr>
          <w:rFonts w:ascii="Times New Roman" w:cs="Times New Roman"/>
          <w:sz w:val="28"/>
          <w:szCs w:val="28"/>
          <w:rPrChange w:id="17967" w:author="user pc" w:date="2022-03-15T10:14:00Z">
            <w:rPr/>
          </w:rPrChange>
        </w:rPr>
        <w:t>ratio</w:t>
      </w:r>
      <w:r>
        <w:rPr>
          <w:rFonts w:ascii="Times New Roman" w:cs="Times New Roman" w:hAnsi="Times New Roman"/>
          <w:sz w:val="28"/>
          <w:szCs w:val="28"/>
        </w:rPr>
        <w:t xml:space="preserve"> </w:t>
      </w:r>
      <w:r w:rsidRPr="DDA00034">
        <w:rPr>
          <w:rFonts w:ascii="Times New Roman" w:cs="Times New Roman"/>
          <w:sz w:val="28"/>
          <w:szCs w:val="28"/>
          <w:rPrChange w:id="17968" w:author="user pc" w:date="2022-03-15T10:14:00Z">
            <w:rPr/>
          </w:rPrChange>
        </w:rPr>
        <w:t>of</w:t>
      </w:r>
      <w:r>
        <w:rPr>
          <w:rFonts w:ascii="Times New Roman" w:cs="Times New Roman" w:hAnsi="Times New Roman"/>
          <w:sz w:val="28"/>
          <w:szCs w:val="28"/>
        </w:rPr>
        <w:t xml:space="preserve"> </w:t>
      </w:r>
      <w:r w:rsidRPr="75AF0058">
        <w:rPr>
          <w:rFonts w:ascii="Times New Roman" w:cs="Times New Roman"/>
          <w:sz w:val="28"/>
          <w:szCs w:val="28"/>
          <w:rPrChange w:id="17969" w:author="user pc" w:date="2022-03-15T10:14:00Z">
            <w:rPr/>
          </w:rPrChange>
        </w:rPr>
        <w:t>volumes,</w:t>
      </w:r>
      <w:r>
        <w:rPr>
          <w:rFonts w:ascii="Times New Roman" w:cs="Times New Roman" w:hAnsi="Times New Roman"/>
          <w:sz w:val="28"/>
          <w:szCs w:val="28"/>
        </w:rPr>
        <w:t xml:space="preserve"> </w:t>
      </w:r>
      <w:r w:rsidRPr="DC7A99FC">
        <w:rPr>
          <w:rFonts w:ascii="Times New Roman" w:cs="Times New Roman"/>
          <w:sz w:val="28"/>
          <w:szCs w:val="28"/>
          <w:rPrChange w:id="17970" w:author="user pc" w:date="2022-03-15T10:14:00Z">
            <w:rPr/>
          </w:rPrChange>
        </w:rPr>
        <w:t>to</w:t>
      </w:r>
      <w:r>
        <w:rPr>
          <w:rFonts w:ascii="Times New Roman" w:cs="Times New Roman" w:hAnsi="Times New Roman"/>
          <w:sz w:val="28"/>
          <w:szCs w:val="28"/>
        </w:rPr>
        <w:t xml:space="preserve"> </w:t>
      </w:r>
      <w:r w:rsidRPr="F3EA1708">
        <w:rPr>
          <w:rFonts w:ascii="Times New Roman" w:cs="Times New Roman"/>
          <w:sz w:val="28"/>
          <w:szCs w:val="28"/>
          <w:rPrChange w:id="17971" w:author="user pc" w:date="2022-03-15T10:14:00Z">
            <w:rPr/>
          </w:rPrChange>
        </w:rPr>
        <w:t>use</w:t>
      </w:r>
      <w:r>
        <w:rPr>
          <w:rFonts w:ascii="Times New Roman" w:cs="Times New Roman" w:hAnsi="Times New Roman"/>
          <w:sz w:val="28"/>
          <w:szCs w:val="28"/>
        </w:rPr>
        <w:t xml:space="preserve"> </w:t>
      </w:r>
      <w:r w:rsidRPr="FF4495AA">
        <w:rPr>
          <w:rFonts w:ascii="Times New Roman" w:cs="Times New Roman"/>
          <w:sz w:val="28"/>
          <w:szCs w:val="28"/>
          <w:rPrChange w:id="17972" w:author="user pc" w:date="2022-03-15T10:14:00Z">
            <w:rPr/>
          </w:rPrChange>
        </w:rPr>
        <w:t>to</w:t>
      </w:r>
      <w:r>
        <w:rPr>
          <w:rFonts w:ascii="Times New Roman" w:cs="Times New Roman" w:hAnsi="Times New Roman"/>
          <w:sz w:val="28"/>
          <w:szCs w:val="28"/>
        </w:rPr>
        <w:t xml:space="preserve"> </w:t>
      </w:r>
      <w:r w:rsidRPr="8169BF18">
        <w:rPr>
          <w:rFonts w:ascii="Times New Roman" w:cs="Times New Roman"/>
          <w:sz w:val="28"/>
          <w:szCs w:val="28"/>
          <w:rPrChange w:id="17973" w:author="user pc" w:date="2022-03-15T10:14:00Z">
            <w:rPr/>
          </w:rPrChange>
        </w:rPr>
        <w:t>prepare</w:t>
      </w:r>
      <w:r>
        <w:rPr>
          <w:rFonts w:ascii="Times New Roman" w:cs="Times New Roman" w:hAnsi="Times New Roman"/>
          <w:sz w:val="28"/>
          <w:szCs w:val="28"/>
        </w:rPr>
        <w:t xml:space="preserve"> </w:t>
      </w:r>
      <w:r w:rsidRPr="0CB4A555">
        <w:rPr>
          <w:rFonts w:ascii="Times New Roman" w:cs="Times New Roman"/>
          <w:sz w:val="28"/>
          <w:szCs w:val="28"/>
          <w:rPrChange w:id="17974" w:author="user pc" w:date="2022-03-15T10:14:00Z">
            <w:rPr/>
          </w:rPrChange>
        </w:rPr>
        <w:t>the</w:t>
      </w:r>
      <w:r>
        <w:rPr>
          <w:rFonts w:ascii="Times New Roman" w:cs="Times New Roman" w:hAnsi="Times New Roman"/>
          <w:sz w:val="28"/>
          <w:szCs w:val="28"/>
        </w:rPr>
        <w:t xml:space="preserve"> </w:t>
      </w:r>
      <w:r w:rsidRPr="338A7F67">
        <w:rPr>
          <w:rFonts w:ascii="Times New Roman" w:cs="Times New Roman"/>
          <w:sz w:val="28"/>
          <w:szCs w:val="28"/>
          <w:rPrChange w:id="17975" w:author="user pc" w:date="2022-03-15T10:14:00Z">
            <w:rPr/>
          </w:rPrChange>
        </w:rPr>
        <w:t>new</w:t>
      </w:r>
      <w:r>
        <w:rPr>
          <w:rFonts w:ascii="Times New Roman" w:cs="Times New Roman" w:hAnsi="Times New Roman"/>
          <w:sz w:val="28"/>
          <w:szCs w:val="28"/>
        </w:rPr>
        <w:t xml:space="preserve"> </w:t>
      </w:r>
      <w:r w:rsidRPr="4AE6B737">
        <w:rPr>
          <w:rFonts w:ascii="Times New Roman" w:cs="Times New Roman"/>
          <w:sz w:val="28"/>
          <w:szCs w:val="28"/>
          <w:rPrChange w:id="17976" w:author="user pc" w:date="2022-03-15T10:14:00Z">
            <w:rPr/>
          </w:rPrChange>
        </w:rPr>
        <w:t>solution.</w:t>
      </w:r>
    </w:p>
    <w:p>
      <w:pPr>
        <w:pStyle w:val="style0"/>
        <w:rPr>
          <w:rFonts w:ascii="Times New Roman" w:cs="Times New Roman"/>
          <w:sz w:val="28"/>
          <w:szCs w:val="28"/>
          <w:rPrChange w:id="17977" w:author="user pc" w:date="2022-03-15T10:14:00Z">
            <w:rPr/>
          </w:rPrChange>
        </w:rPr>
      </w:pPr>
      <w:r w:rsidRPr="4AEF2AA0">
        <w:rPr>
          <w:rFonts w:ascii="Times New Roman" w:cs="Times New Roman"/>
          <w:sz w:val="28"/>
          <w:szCs w:val="28"/>
          <w:rPrChange w:id="17978" w:author="user pc" w:date="2022-03-15T10:14:00Z">
            <w:rPr/>
          </w:rPrChange>
        </w:rPr>
        <w:t>V</w:t>
      </w:r>
      <w:r w:rsidRPr="52EC8DAB">
        <w:rPr>
          <w:rFonts w:ascii="Times New Roman" w:cs="Times New Roman"/>
          <w:sz w:val="28"/>
          <w:szCs w:val="28"/>
          <w:vertAlign w:val="subscript"/>
          <w:rPrChange w:id="17979" w:author="user pc" w:date="2022-03-15T10:14:00Z">
            <w:rPr>
              <w:vertAlign w:val="subscript"/>
            </w:rPr>
          </w:rPrChange>
        </w:rPr>
        <w:t>1</w:t>
      </w:r>
      <w:r w:rsidRPr="21A935CD">
        <w:rPr>
          <w:rFonts w:ascii="Times New Roman" w:cs="Times New Roman"/>
          <w:sz w:val="28"/>
          <w:szCs w:val="28"/>
          <w:rPrChange w:id="17980" w:author="user pc" w:date="2022-03-15T10:14:00Z">
            <w:rPr/>
          </w:rPrChange>
        </w:rPr>
        <w:tab/>
      </w:r>
      <w:r w:rsidRPr="A9B76ABB">
        <w:rPr>
          <w:rFonts w:ascii="Times New Roman" w:cs="Times New Roman"/>
          <w:sz w:val="28"/>
          <w:szCs w:val="28"/>
          <w:rPrChange w:id="17981" w:author="user pc" w:date="2022-03-15T10:14:00Z">
            <w:rPr/>
          </w:rPrChange>
        </w:rPr>
        <w:t>:</w:t>
      </w:r>
      <w:r w:rsidRPr="A314CEB1">
        <w:rPr>
          <w:rFonts w:ascii="Times New Roman" w:cs="Times New Roman"/>
          <w:sz w:val="28"/>
          <w:szCs w:val="28"/>
          <w:rPrChange w:id="17982" w:author="user pc" w:date="2022-03-15T10:14:00Z">
            <w:rPr/>
          </w:rPrChange>
        </w:rPr>
        <w:tab/>
      </w:r>
      <w:r w:rsidRPr="AECCBED4">
        <w:rPr>
          <w:rFonts w:ascii="Times New Roman" w:cs="Times New Roman"/>
          <w:sz w:val="28"/>
          <w:szCs w:val="28"/>
          <w:rPrChange w:id="17983" w:author="user pc" w:date="2022-03-15T10:14:00Z">
            <w:rPr/>
          </w:rPrChange>
        </w:rPr>
        <w:t>V</w:t>
      </w:r>
      <w:r w:rsidRPr="1A0F5937">
        <w:rPr>
          <w:rFonts w:ascii="Times New Roman" w:cs="Times New Roman"/>
          <w:sz w:val="28"/>
          <w:szCs w:val="28"/>
          <w:vertAlign w:val="subscript"/>
          <w:rPrChange w:id="17984" w:author="user pc" w:date="2022-03-15T10:14:00Z">
            <w:rPr>
              <w:vertAlign w:val="subscript"/>
            </w:rPr>
          </w:rPrChange>
        </w:rPr>
        <w:t>2</w:t>
      </w:r>
    </w:p>
    <w:p>
      <w:pPr>
        <w:pStyle w:val="style0"/>
        <w:rPr>
          <w:rFonts w:ascii="Times New Roman" w:cs="Times New Roman"/>
          <w:sz w:val="28"/>
          <w:szCs w:val="28"/>
          <w:rPrChange w:id="17985" w:author="user pc" w:date="2022-03-15T10:14:00Z">
            <w:rPr/>
          </w:rPrChange>
        </w:rPr>
      </w:pPr>
      <w:r w:rsidRPr="685D6789">
        <w:rPr>
          <w:rFonts w:ascii="Times New Roman" w:cs="Times New Roman"/>
          <w:sz w:val="28"/>
          <w:szCs w:val="28"/>
          <w:rPrChange w:id="17986" w:author="user pc" w:date="2022-03-15T10:14:00Z">
            <w:rPr/>
          </w:rPrChange>
        </w:rPr>
        <w:t>1</w:t>
      </w:r>
      <w:r w:rsidRPr="87CBA7C7">
        <w:rPr>
          <w:rFonts w:ascii="Times New Roman" w:cs="Times New Roman"/>
          <w:sz w:val="28"/>
          <w:szCs w:val="28"/>
          <w:rPrChange w:id="17987" w:author="user pc" w:date="2022-03-15T10:14:00Z">
            <w:rPr/>
          </w:rPrChange>
        </w:rPr>
        <w:tab/>
      </w:r>
      <w:r w:rsidRPr="D5098D5A">
        <w:rPr>
          <w:rFonts w:ascii="Times New Roman" w:cs="Times New Roman"/>
          <w:sz w:val="28"/>
          <w:szCs w:val="28"/>
          <w:rPrChange w:id="17988" w:author="user pc" w:date="2022-03-15T10:14:00Z">
            <w:rPr/>
          </w:rPrChange>
        </w:rPr>
        <w:t>:</w:t>
      </w:r>
      <w:r w:rsidRPr="FFB4BA98">
        <w:rPr>
          <w:rFonts w:ascii="Times New Roman" w:cs="Times New Roman"/>
          <w:sz w:val="28"/>
          <w:szCs w:val="28"/>
          <w:rPrChange w:id="17989" w:author="user pc" w:date="2022-03-15T10:14:00Z">
            <w:rPr/>
          </w:rPrChange>
        </w:rPr>
        <w:tab/>
      </w:r>
      <w:r w:rsidRPr="DFC5B544">
        <w:rPr>
          <w:rFonts w:ascii="Times New Roman" w:cs="Times New Roman"/>
          <w:sz w:val="28"/>
          <w:szCs w:val="28"/>
          <w:rPrChange w:id="17990" w:author="user pc" w:date="2022-03-15T10:14:00Z">
            <w:rPr/>
          </w:rPrChange>
        </w:rPr>
        <w:t>50</w:t>
      </w:r>
    </w:p>
    <w:p>
      <w:pPr>
        <w:pStyle w:val="style0"/>
        <w:rPr>
          <w:rFonts w:ascii="Times New Roman" w:cs="Times New Roman"/>
          <w:sz w:val="28"/>
          <w:szCs w:val="28"/>
          <w:rPrChange w:id="17991" w:author="user pc" w:date="2022-03-15T10:14:00Z">
            <w:rPr/>
          </w:rPrChange>
        </w:rPr>
      </w:pPr>
      <w:r w:rsidRPr="3BC91FBD">
        <w:rPr>
          <w:rFonts w:ascii="Times New Roman" w:cs="Times New Roman"/>
          <w:sz w:val="28"/>
          <w:szCs w:val="28"/>
          <w:rPrChange w:id="17992" w:author="user pc" w:date="2022-03-15T10:14:00Z">
            <w:rPr/>
          </w:rPrChange>
        </w:rPr>
        <w:t>In</w:t>
      </w:r>
      <w:r>
        <w:rPr>
          <w:rFonts w:ascii="Times New Roman" w:cs="Times New Roman" w:hAnsi="Times New Roman"/>
          <w:sz w:val="28"/>
          <w:szCs w:val="28"/>
        </w:rPr>
        <w:t xml:space="preserve"> </w:t>
      </w:r>
      <w:r w:rsidRPr="F49C479D">
        <w:rPr>
          <w:rFonts w:ascii="Times New Roman" w:cs="Times New Roman"/>
          <w:sz w:val="28"/>
          <w:szCs w:val="28"/>
          <w:rPrChange w:id="17993" w:author="user pc" w:date="2022-03-15T10:14:00Z">
            <w:rPr/>
          </w:rPrChange>
        </w:rPr>
        <w:t>this</w:t>
      </w:r>
      <w:r>
        <w:rPr>
          <w:rFonts w:ascii="Times New Roman" w:cs="Times New Roman" w:hAnsi="Times New Roman"/>
          <w:sz w:val="28"/>
          <w:szCs w:val="28"/>
        </w:rPr>
        <w:t xml:space="preserve"> </w:t>
      </w:r>
      <w:r w:rsidRPr="C2CF4535">
        <w:rPr>
          <w:rFonts w:ascii="Times New Roman" w:cs="Times New Roman"/>
          <w:sz w:val="28"/>
          <w:szCs w:val="28"/>
          <w:rPrChange w:id="17994" w:author="user pc" w:date="2022-03-15T10:14:00Z">
            <w:rPr/>
          </w:rPrChange>
        </w:rPr>
        <w:t>case,</w:t>
      </w:r>
      <w:r>
        <w:rPr>
          <w:rFonts w:ascii="Times New Roman" w:cs="Times New Roman" w:hAnsi="Times New Roman"/>
          <w:sz w:val="28"/>
          <w:szCs w:val="28"/>
        </w:rPr>
        <w:t xml:space="preserve"> </w:t>
      </w:r>
      <w:r w:rsidRPr="62734FCF">
        <w:rPr>
          <w:rFonts w:ascii="Times New Roman" w:cs="Times New Roman"/>
          <w:sz w:val="28"/>
          <w:szCs w:val="28"/>
          <w:rPrChange w:id="17995" w:author="user pc" w:date="2022-03-15T10:14:00Z">
            <w:rPr/>
          </w:rPrChange>
        </w:rPr>
        <w:t>it</w:t>
      </w:r>
      <w:r>
        <w:rPr>
          <w:rFonts w:ascii="Times New Roman" w:cs="Times New Roman" w:hAnsi="Times New Roman"/>
          <w:sz w:val="28"/>
          <w:szCs w:val="28"/>
        </w:rPr>
        <w:t xml:space="preserve"> </w:t>
      </w:r>
      <w:r w:rsidRPr="1CD3D14C">
        <w:rPr>
          <w:rFonts w:ascii="Times New Roman" w:cs="Times New Roman"/>
          <w:sz w:val="28"/>
          <w:szCs w:val="28"/>
          <w:rPrChange w:id="17996" w:author="user pc" w:date="2022-03-15T10:14:00Z">
            <w:rPr/>
          </w:rPrChange>
        </w:rPr>
        <w:t>tells</w:t>
      </w:r>
      <w:r>
        <w:rPr>
          <w:rFonts w:ascii="Times New Roman" w:cs="Times New Roman" w:hAnsi="Times New Roman"/>
          <w:sz w:val="28"/>
          <w:szCs w:val="28"/>
        </w:rPr>
        <w:t xml:space="preserve"> </w:t>
      </w:r>
      <w:r w:rsidRPr="3A295C5D">
        <w:rPr>
          <w:rFonts w:ascii="Times New Roman" w:cs="Times New Roman"/>
          <w:sz w:val="28"/>
          <w:szCs w:val="28"/>
          <w:rPrChange w:id="17997" w:author="user pc" w:date="2022-03-15T10:14:00Z">
            <w:rPr/>
          </w:rPrChange>
        </w:rPr>
        <w:t>us</w:t>
      </w:r>
      <w:r>
        <w:rPr>
          <w:rFonts w:ascii="Times New Roman" w:cs="Times New Roman" w:hAnsi="Times New Roman"/>
          <w:sz w:val="28"/>
          <w:szCs w:val="28"/>
        </w:rPr>
        <w:t xml:space="preserve"> </w:t>
      </w:r>
      <w:r w:rsidRPr="E9B8E34F">
        <w:rPr>
          <w:rFonts w:ascii="Times New Roman" w:cs="Times New Roman"/>
          <w:sz w:val="28"/>
          <w:szCs w:val="28"/>
          <w:rPrChange w:id="17998" w:author="user pc" w:date="2022-03-15T10:14:00Z">
            <w:rPr/>
          </w:rPrChange>
        </w:rPr>
        <w:t>that</w:t>
      </w:r>
      <w:r>
        <w:rPr>
          <w:rFonts w:ascii="Times New Roman" w:cs="Times New Roman" w:hAnsi="Times New Roman"/>
          <w:sz w:val="28"/>
          <w:szCs w:val="28"/>
        </w:rPr>
        <w:t xml:space="preserve"> </w:t>
      </w:r>
      <w:r w:rsidRPr="622CD01C">
        <w:rPr>
          <w:rFonts w:ascii="Times New Roman" w:cs="Times New Roman"/>
          <w:sz w:val="28"/>
          <w:szCs w:val="28"/>
          <w:rPrChange w:id="17999" w:author="user pc" w:date="2022-03-15T10:14:00Z">
            <w:rPr/>
          </w:rPrChange>
        </w:rPr>
        <w:t>V</w:t>
      </w:r>
      <w:r w:rsidRPr="07184058">
        <w:rPr>
          <w:rFonts w:ascii="Times New Roman" w:cs="Times New Roman"/>
          <w:sz w:val="28"/>
          <w:szCs w:val="28"/>
          <w:vertAlign w:val="subscript"/>
          <w:rPrChange w:id="18000" w:author="user pc" w:date="2022-03-15T10:14:00Z">
            <w:rPr>
              <w:vertAlign w:val="subscript"/>
            </w:rPr>
          </w:rPrChange>
        </w:rPr>
        <w:t>1</w:t>
      </w:r>
      <w:r>
        <w:rPr>
          <w:rFonts w:ascii="Times New Roman" w:cs="Times New Roman" w:hAnsi="Times New Roman"/>
          <w:sz w:val="28"/>
          <w:szCs w:val="28"/>
          <w:vertAlign w:val="subscript"/>
        </w:rPr>
        <w:t xml:space="preserve"> </w:t>
      </w:r>
      <w:r w:rsidRPr="1433A7C9">
        <w:rPr>
          <w:rFonts w:ascii="Times New Roman" w:cs="Times New Roman"/>
          <w:sz w:val="28"/>
          <w:szCs w:val="28"/>
          <w:rPrChange w:id="18001" w:author="user pc" w:date="2022-03-15T10:14:00Z">
            <w:rPr/>
          </w:rPrChange>
        </w:rPr>
        <w:t>=</w:t>
      </w:r>
      <w:r>
        <w:rPr>
          <w:rFonts w:ascii="Times New Roman" w:cs="Times New Roman" w:hAnsi="Times New Roman"/>
          <w:sz w:val="28"/>
          <w:szCs w:val="28"/>
        </w:rPr>
        <w:t xml:space="preserve"> </w:t>
      </w:r>
      <w:r w:rsidRPr="84823DC6">
        <w:rPr>
          <w:rFonts w:ascii="Times New Roman" w:cs="Times New Roman"/>
          <w:sz w:val="28"/>
          <w:szCs w:val="28"/>
          <w:rPrChange w:id="18002" w:author="user pc" w:date="2022-03-15T10:14:00Z">
            <w:rPr/>
          </w:rPrChange>
        </w:rPr>
        <w:t>1</w:t>
      </w:r>
      <w:r>
        <w:rPr>
          <w:rFonts w:ascii="Times New Roman" w:cs="Times New Roman" w:hAnsi="Times New Roman"/>
          <w:sz w:val="28"/>
          <w:szCs w:val="28"/>
        </w:rPr>
        <w:t xml:space="preserve"> </w:t>
      </w:r>
      <w:r w:rsidRPr="EA00AF0B">
        <w:rPr>
          <w:rFonts w:ascii="Times New Roman" w:cs="Times New Roman"/>
          <w:sz w:val="28"/>
          <w:szCs w:val="28"/>
          <w:rPrChange w:id="18003" w:author="user pc" w:date="2022-03-15T10:14:00Z">
            <w:rPr/>
          </w:rPrChange>
        </w:rPr>
        <w:t>and</w:t>
      </w:r>
      <w:r>
        <w:rPr>
          <w:rFonts w:ascii="Times New Roman" w:cs="Times New Roman" w:hAnsi="Times New Roman"/>
          <w:sz w:val="28"/>
          <w:szCs w:val="28"/>
        </w:rPr>
        <w:t xml:space="preserve"> </w:t>
      </w:r>
      <w:r w:rsidRPr="7E506EE2">
        <w:rPr>
          <w:rFonts w:ascii="Times New Roman" w:cs="Times New Roman"/>
          <w:sz w:val="28"/>
          <w:szCs w:val="28"/>
          <w:rPrChange w:id="18004" w:author="user pc" w:date="2022-03-15T10:14:00Z">
            <w:rPr/>
          </w:rPrChange>
        </w:rPr>
        <w:t>V</w:t>
      </w:r>
      <w:r w:rsidRPr="3F040AAA">
        <w:rPr>
          <w:rFonts w:ascii="Times New Roman" w:cs="Times New Roman"/>
          <w:sz w:val="28"/>
          <w:szCs w:val="28"/>
          <w:vertAlign w:val="subscript"/>
          <w:rPrChange w:id="18005" w:author="user pc" w:date="2022-03-15T10:14:00Z">
            <w:rPr>
              <w:vertAlign w:val="subscript"/>
            </w:rPr>
          </w:rPrChange>
        </w:rPr>
        <w:t>2</w:t>
      </w:r>
      <w:r>
        <w:rPr>
          <w:rFonts w:ascii="Times New Roman" w:cs="Times New Roman" w:hAnsi="Times New Roman"/>
          <w:sz w:val="28"/>
          <w:szCs w:val="28"/>
          <w:vertAlign w:val="subscript"/>
        </w:rPr>
        <w:t xml:space="preserve"> </w:t>
      </w:r>
      <w:r w:rsidRPr="9A139EF5">
        <w:rPr>
          <w:rFonts w:ascii="Times New Roman" w:cs="Times New Roman"/>
          <w:sz w:val="28"/>
          <w:szCs w:val="28"/>
          <w:rPrChange w:id="18006" w:author="user pc" w:date="2022-03-15T10:14:00Z">
            <w:rPr/>
          </w:rPrChange>
        </w:rPr>
        <w:t>=</w:t>
      </w:r>
      <w:r>
        <w:rPr>
          <w:rFonts w:ascii="Times New Roman" w:cs="Times New Roman" w:hAnsi="Times New Roman"/>
          <w:sz w:val="28"/>
          <w:szCs w:val="28"/>
        </w:rPr>
        <w:t xml:space="preserve"> </w:t>
      </w:r>
      <w:r w:rsidRPr="6F266E26">
        <w:rPr>
          <w:rFonts w:ascii="Times New Roman" w:cs="Times New Roman"/>
          <w:sz w:val="28"/>
          <w:szCs w:val="28"/>
          <w:rPrChange w:id="18007" w:author="user pc" w:date="2022-03-15T10:14:00Z">
            <w:rPr/>
          </w:rPrChange>
        </w:rPr>
        <w:t>50,</w:t>
      </w:r>
      <w:r>
        <w:rPr>
          <w:rFonts w:ascii="Times New Roman" w:cs="Times New Roman" w:hAnsi="Times New Roman"/>
          <w:sz w:val="28"/>
          <w:szCs w:val="28"/>
        </w:rPr>
        <w:t xml:space="preserve"> </w:t>
      </w:r>
      <w:r w:rsidRPr="B50FE919">
        <w:rPr>
          <w:rFonts w:ascii="Times New Roman" w:cs="Times New Roman"/>
          <w:sz w:val="28"/>
          <w:szCs w:val="28"/>
          <w:rPrChange w:id="18008" w:author="user pc" w:date="2022-03-15T10:14:00Z">
            <w:rPr/>
          </w:rPrChange>
        </w:rPr>
        <w:t>so</w:t>
      </w:r>
      <w:r>
        <w:rPr>
          <w:rFonts w:ascii="Times New Roman" w:cs="Times New Roman" w:hAnsi="Times New Roman"/>
          <w:sz w:val="28"/>
          <w:szCs w:val="28"/>
        </w:rPr>
        <w:t xml:space="preserve"> </w:t>
      </w:r>
      <w:r w:rsidRPr="D7A595D2">
        <w:rPr>
          <w:rFonts w:ascii="Times New Roman" w:cs="Times New Roman"/>
          <w:sz w:val="28"/>
          <w:szCs w:val="28"/>
          <w:rPrChange w:id="18009" w:author="user pc" w:date="2022-03-15T10:14:00Z">
            <w:rPr/>
          </w:rPrChange>
        </w:rPr>
        <w:t>the</w:t>
      </w:r>
      <w:r>
        <w:rPr>
          <w:rFonts w:ascii="Times New Roman" w:cs="Times New Roman" w:hAnsi="Times New Roman"/>
          <w:sz w:val="28"/>
          <w:szCs w:val="28"/>
        </w:rPr>
        <w:t xml:space="preserve"> </w:t>
      </w:r>
      <w:r w:rsidRPr="270CE182">
        <w:rPr>
          <w:rFonts w:ascii="Times New Roman" w:cs="Times New Roman"/>
          <w:sz w:val="28"/>
          <w:szCs w:val="28"/>
          <w:rPrChange w:id="18010" w:author="user pc" w:date="2022-03-15T10:14:00Z">
            <w:rPr/>
          </w:rPrChange>
        </w:rPr>
        <w:t>dilution</w:t>
      </w:r>
      <w:r>
        <w:rPr>
          <w:rFonts w:ascii="Times New Roman" w:cs="Times New Roman" w:hAnsi="Times New Roman"/>
          <w:sz w:val="28"/>
          <w:szCs w:val="28"/>
        </w:rPr>
        <w:t xml:space="preserve"> </w:t>
      </w:r>
      <w:r w:rsidRPr="9993B416">
        <w:rPr>
          <w:rFonts w:ascii="Times New Roman" w:cs="Times New Roman"/>
          <w:sz w:val="28"/>
          <w:szCs w:val="28"/>
          <w:rPrChange w:id="18011" w:author="user pc" w:date="2022-03-15T10:14:00Z">
            <w:rPr/>
          </w:rPrChange>
        </w:rPr>
        <w:t>factor,</w:t>
      </w:r>
      <w:r>
        <w:rPr>
          <w:rFonts w:ascii="Times New Roman" w:cs="Times New Roman" w:hAnsi="Times New Roman"/>
          <w:sz w:val="28"/>
          <w:szCs w:val="28"/>
        </w:rPr>
        <w:t xml:space="preserve"> </w:t>
      </w:r>
      <w:r w:rsidRPr="22AF5020">
        <w:rPr>
          <w:rFonts w:ascii="Times New Roman" w:cs="Times New Roman"/>
          <w:sz w:val="28"/>
          <w:szCs w:val="28"/>
          <w:rPrChange w:id="18012" w:author="user pc" w:date="2022-03-15T10:14:00Z">
            <w:rPr/>
          </w:rPrChange>
        </w:rPr>
        <w:t>DF,</w:t>
      </w:r>
      <w:r>
        <w:rPr>
          <w:rFonts w:ascii="Times New Roman" w:cs="Times New Roman" w:hAnsi="Times New Roman"/>
          <w:sz w:val="28"/>
          <w:szCs w:val="28"/>
        </w:rPr>
        <w:t xml:space="preserve"> </w:t>
      </w:r>
      <w:r w:rsidRPr="B48BB794">
        <w:rPr>
          <w:rFonts w:ascii="Times New Roman" w:cs="Times New Roman"/>
          <w:sz w:val="28"/>
          <w:szCs w:val="28"/>
          <w:rPrChange w:id="18013" w:author="user pc" w:date="2022-03-15T10:14:00Z">
            <w:rPr/>
          </w:rPrChange>
        </w:rPr>
        <w:t>=V</w:t>
      </w:r>
      <w:r w:rsidRPr="A84D02BF">
        <w:rPr>
          <w:rFonts w:ascii="Times New Roman" w:cs="Times New Roman"/>
          <w:sz w:val="28"/>
          <w:szCs w:val="28"/>
          <w:vertAlign w:val="subscript"/>
          <w:rPrChange w:id="18014" w:author="user pc" w:date="2022-03-15T10:14:00Z">
            <w:rPr>
              <w:vertAlign w:val="subscript"/>
            </w:rPr>
          </w:rPrChange>
        </w:rPr>
        <w:t xml:space="preserve">2 </w:t>
      </w:r>
      <w:r w:rsidRPr="B96B7935">
        <w:rPr>
          <w:rFonts w:ascii="Times New Roman" w:cs="Times New Roman"/>
          <w:sz w:val="28"/>
          <w:szCs w:val="28"/>
          <w:rPrChange w:id="18015" w:author="user pc" w:date="2022-03-15T10:14:00Z">
            <w:rPr/>
          </w:rPrChange>
        </w:rPr>
        <w:t>÷V</w:t>
      </w:r>
      <w:r w:rsidRPr="D61F4D13">
        <w:rPr>
          <w:rFonts w:ascii="Times New Roman" w:cs="Times New Roman"/>
          <w:sz w:val="28"/>
          <w:szCs w:val="28"/>
          <w:vertAlign w:val="subscript"/>
          <w:rPrChange w:id="18016" w:author="user pc" w:date="2022-03-15T10:14:00Z">
            <w:rPr>
              <w:vertAlign w:val="subscript"/>
            </w:rPr>
          </w:rPrChange>
        </w:rPr>
        <w:t>1</w:t>
      </w:r>
      <w:r w:rsidRPr="AF694C75">
        <w:rPr>
          <w:rFonts w:ascii="Times New Roman" w:cs="Times New Roman"/>
          <w:sz w:val="28"/>
          <w:szCs w:val="28"/>
          <w:rPrChange w:id="18017" w:author="user pc" w:date="2022-03-15T10:14:00Z">
            <w:rPr/>
          </w:rPrChange>
        </w:rPr>
        <w:t>=</w:t>
      </w:r>
      <w:r>
        <w:rPr>
          <w:rFonts w:ascii="Times New Roman" w:cs="Times New Roman" w:hAnsi="Times New Roman"/>
          <w:sz w:val="28"/>
          <w:szCs w:val="28"/>
        </w:rPr>
        <w:t xml:space="preserve"> </w:t>
      </w:r>
      <w:r w:rsidRPr="4275F753">
        <w:rPr>
          <w:rFonts w:ascii="Times New Roman" w:cs="Times New Roman"/>
          <w:sz w:val="28"/>
          <w:szCs w:val="28"/>
          <w:rPrChange w:id="18018" w:author="user pc" w:date="2022-03-15T10:14:00Z">
            <w:rPr/>
          </w:rPrChange>
        </w:rPr>
        <w:t>50</w:t>
      </w:r>
      <w:r>
        <w:rPr>
          <w:rFonts w:ascii="Times New Roman" w:cs="Times New Roman" w:hAnsi="Times New Roman"/>
          <w:sz w:val="28"/>
          <w:szCs w:val="28"/>
        </w:rPr>
        <w:t xml:space="preserve"> </w:t>
      </w:r>
      <w:r w:rsidRPr="4A5AE961">
        <w:rPr>
          <w:rFonts w:ascii="Times New Roman" w:cs="Times New Roman"/>
          <w:sz w:val="28"/>
          <w:szCs w:val="28"/>
          <w:rPrChange w:id="18019" w:author="user pc" w:date="2022-03-15T10:14:00Z">
            <w:rPr/>
          </w:rPrChange>
        </w:rPr>
        <w:t>÷</w:t>
      </w:r>
      <w:r>
        <w:rPr>
          <w:rFonts w:ascii="Times New Roman" w:cs="Times New Roman" w:hAnsi="Times New Roman"/>
          <w:sz w:val="28"/>
          <w:szCs w:val="28"/>
        </w:rPr>
        <w:t xml:space="preserve"> </w:t>
      </w:r>
      <w:r w:rsidRPr="DEC9304B">
        <w:rPr>
          <w:rFonts w:ascii="Times New Roman" w:cs="Times New Roman"/>
          <w:sz w:val="28"/>
          <w:szCs w:val="28"/>
          <w:rPrChange w:id="18020" w:author="user pc" w:date="2022-03-15T10:14:00Z">
            <w:rPr/>
          </w:rPrChange>
        </w:rPr>
        <w:t>1</w:t>
      </w:r>
      <w:r>
        <w:rPr>
          <w:rFonts w:ascii="Times New Roman" w:cs="Times New Roman" w:hAnsi="Times New Roman"/>
          <w:sz w:val="28"/>
          <w:szCs w:val="28"/>
        </w:rPr>
        <w:t xml:space="preserve"> </w:t>
      </w:r>
      <w:r w:rsidRPr="E69B8723">
        <w:rPr>
          <w:rFonts w:ascii="Times New Roman" w:cs="Times New Roman"/>
          <w:sz w:val="28"/>
          <w:szCs w:val="28"/>
          <w:rPrChange w:id="18021" w:author="user pc" w:date="2022-03-15T10:14:00Z">
            <w:rPr/>
          </w:rPrChange>
        </w:rPr>
        <w:t>=</w:t>
      </w:r>
      <w:r>
        <w:rPr>
          <w:rFonts w:ascii="Times New Roman" w:cs="Times New Roman" w:hAnsi="Times New Roman"/>
          <w:sz w:val="28"/>
          <w:szCs w:val="28"/>
        </w:rPr>
        <w:t xml:space="preserve"> </w:t>
      </w:r>
      <w:r w:rsidRPr="15C6A619">
        <w:rPr>
          <w:rFonts w:ascii="Times New Roman" w:cs="Times New Roman"/>
          <w:sz w:val="28"/>
          <w:szCs w:val="28"/>
          <w:rPrChange w:id="18022" w:author="user pc" w:date="2022-03-15T10:14:00Z">
            <w:rPr/>
          </w:rPrChange>
        </w:rPr>
        <w:t>50</w:t>
      </w:r>
    </w:p>
    <w:p>
      <w:pPr>
        <w:pStyle w:val="style0"/>
        <w:rPr>
          <w:rFonts w:ascii="Times New Roman" w:cs="Times New Roman"/>
          <w:sz w:val="28"/>
          <w:szCs w:val="28"/>
          <w:rPrChange w:id="18023" w:author="user pc" w:date="2022-03-15T10:14:00Z">
            <w:rPr/>
          </w:rPrChange>
        </w:rPr>
      </w:pPr>
      <w:r w:rsidRPr="9A43C0E1">
        <w:rPr>
          <w:rFonts w:ascii="Times New Roman" w:cs="Times New Roman"/>
          <w:sz w:val="28"/>
          <w:szCs w:val="28"/>
          <w:rPrChange w:id="18024" w:author="user pc" w:date="2022-03-15T10:14:00Z">
            <w:rPr/>
          </w:rPrChange>
        </w:rPr>
        <w:t>That</w:t>
      </w:r>
      <w:r>
        <w:rPr>
          <w:rFonts w:ascii="Times New Roman" w:cs="Times New Roman" w:hAnsi="Times New Roman"/>
          <w:sz w:val="28"/>
          <w:szCs w:val="28"/>
        </w:rPr>
        <w:t xml:space="preserve"> </w:t>
      </w:r>
      <w:r w:rsidRPr="0B46E3A5">
        <w:rPr>
          <w:rFonts w:ascii="Times New Roman" w:cs="Times New Roman"/>
          <w:sz w:val="28"/>
          <w:szCs w:val="28"/>
          <w:rPrChange w:id="18025" w:author="user pc" w:date="2022-03-15T10:14:00Z">
            <w:rPr/>
          </w:rPrChange>
        </w:rPr>
        <w:t>is,</w:t>
      </w:r>
      <w:r>
        <w:rPr>
          <w:rFonts w:ascii="Times New Roman" w:cs="Times New Roman" w:hAnsi="Times New Roman"/>
          <w:sz w:val="28"/>
          <w:szCs w:val="28"/>
        </w:rPr>
        <w:t xml:space="preserve"> </w:t>
      </w:r>
      <w:r w:rsidRPr="CEDF2D47">
        <w:rPr>
          <w:rFonts w:ascii="Times New Roman" w:cs="Times New Roman"/>
          <w:sz w:val="28"/>
          <w:szCs w:val="28"/>
          <w:rPrChange w:id="18026" w:author="user pc" w:date="2022-03-15T10:14:00Z">
            <w:rPr/>
          </w:rPrChange>
        </w:rPr>
        <w:t>the</w:t>
      </w:r>
      <w:r>
        <w:rPr>
          <w:rFonts w:ascii="Times New Roman" w:cs="Times New Roman" w:hAnsi="Times New Roman"/>
          <w:sz w:val="28"/>
          <w:szCs w:val="28"/>
        </w:rPr>
        <w:t xml:space="preserve"> </w:t>
      </w:r>
      <w:r w:rsidRPr="39D39BAF">
        <w:rPr>
          <w:rFonts w:ascii="Times New Roman" w:cs="Times New Roman"/>
          <w:sz w:val="28"/>
          <w:szCs w:val="28"/>
          <w:rPrChange w:id="18027" w:author="user pc" w:date="2022-03-15T10:14:00Z">
            <w:rPr/>
          </w:rPrChange>
        </w:rPr>
        <w:t>new,</w:t>
      </w:r>
      <w:r>
        <w:rPr>
          <w:rFonts w:ascii="Times New Roman" w:cs="Times New Roman" w:hAnsi="Times New Roman"/>
          <w:sz w:val="28"/>
          <w:szCs w:val="28"/>
        </w:rPr>
        <w:t xml:space="preserve"> </w:t>
      </w:r>
      <w:r w:rsidRPr="FD070071">
        <w:rPr>
          <w:rFonts w:ascii="Times New Roman" w:cs="Times New Roman"/>
          <w:sz w:val="28"/>
          <w:szCs w:val="28"/>
          <w:rPrChange w:id="18028" w:author="user pc" w:date="2022-03-15T10:14:00Z">
            <w:rPr/>
          </w:rPrChange>
        </w:rPr>
        <w:t>diluted</w:t>
      </w:r>
      <w:r>
        <w:rPr>
          <w:rFonts w:ascii="Times New Roman" w:cs="Times New Roman" w:hAnsi="Times New Roman"/>
          <w:sz w:val="28"/>
          <w:szCs w:val="28"/>
        </w:rPr>
        <w:t xml:space="preserve"> </w:t>
      </w:r>
      <w:r w:rsidRPr="487399D3">
        <w:rPr>
          <w:rFonts w:ascii="Times New Roman" w:cs="Times New Roman"/>
          <w:sz w:val="28"/>
          <w:szCs w:val="28"/>
          <w:rPrChange w:id="18029" w:author="user pc" w:date="2022-03-15T10:14:00Z">
            <w:rPr/>
          </w:rPrChange>
        </w:rPr>
        <w:t>solution</w:t>
      </w:r>
      <w:r>
        <w:rPr>
          <w:rFonts w:ascii="Times New Roman" w:cs="Times New Roman" w:hAnsi="Times New Roman"/>
          <w:sz w:val="28"/>
          <w:szCs w:val="28"/>
        </w:rPr>
        <w:t xml:space="preserve"> </w:t>
      </w:r>
      <w:r w:rsidRPr="B7A1D5D2">
        <w:rPr>
          <w:rFonts w:ascii="Times New Roman" w:cs="Times New Roman"/>
          <w:sz w:val="28"/>
          <w:szCs w:val="28"/>
          <w:rPrChange w:id="18030" w:author="user pc" w:date="2022-03-15T10:14:00Z">
            <w:rPr/>
          </w:rPrChange>
        </w:rPr>
        <w:t>will</w:t>
      </w:r>
      <w:r>
        <w:rPr>
          <w:rFonts w:ascii="Times New Roman" w:cs="Times New Roman" w:hAnsi="Times New Roman"/>
          <w:sz w:val="28"/>
          <w:szCs w:val="28"/>
        </w:rPr>
        <w:t xml:space="preserve"> </w:t>
      </w:r>
      <w:r w:rsidRPr="5BB8611C">
        <w:rPr>
          <w:rFonts w:ascii="Times New Roman" w:cs="Times New Roman"/>
          <w:sz w:val="28"/>
          <w:szCs w:val="28"/>
          <w:rPrChange w:id="18031" w:author="user pc" w:date="2022-03-15T10:14:00Z">
            <w:rPr/>
          </w:rPrChange>
        </w:rPr>
        <w:t>have</w:t>
      </w:r>
      <w:r>
        <w:rPr>
          <w:rFonts w:ascii="Times New Roman" w:cs="Times New Roman" w:hAnsi="Times New Roman"/>
          <w:sz w:val="28"/>
          <w:szCs w:val="28"/>
        </w:rPr>
        <w:t xml:space="preserve"> </w:t>
      </w:r>
      <w:r w:rsidRPr="DDB1E720">
        <w:rPr>
          <w:rFonts w:ascii="Times New Roman" w:cs="Times New Roman"/>
          <w:sz w:val="28"/>
          <w:szCs w:val="28"/>
          <w:rPrChange w:id="18032" w:author="user pc" w:date="2022-03-15T10:14:00Z">
            <w:rPr/>
          </w:rPrChange>
        </w:rPr>
        <w:t>a</w:t>
      </w:r>
      <w:r>
        <w:rPr>
          <w:rFonts w:ascii="Times New Roman" w:cs="Times New Roman" w:hAnsi="Times New Roman"/>
          <w:sz w:val="28"/>
          <w:szCs w:val="28"/>
        </w:rPr>
        <w:t xml:space="preserve"> </w:t>
      </w:r>
      <w:r w:rsidRPr="C25A4309">
        <w:rPr>
          <w:rFonts w:ascii="Times New Roman" w:cs="Times New Roman"/>
          <w:sz w:val="28"/>
          <w:szCs w:val="28"/>
          <w:rPrChange w:id="18033" w:author="user pc" w:date="2022-03-15T10:14:00Z">
            <w:rPr/>
          </w:rPrChange>
        </w:rPr>
        <w:t>volume</w:t>
      </w:r>
      <w:r>
        <w:rPr>
          <w:rFonts w:ascii="Times New Roman" w:cs="Times New Roman" w:hAnsi="Times New Roman"/>
          <w:sz w:val="28"/>
          <w:szCs w:val="28"/>
        </w:rPr>
        <w:t xml:space="preserve"> </w:t>
      </w:r>
      <w:r w:rsidRPr="A1A55911">
        <w:rPr>
          <w:rFonts w:ascii="Times New Roman" w:cs="Times New Roman"/>
          <w:sz w:val="28"/>
          <w:szCs w:val="28"/>
          <w:rPrChange w:id="18034" w:author="user pc" w:date="2022-03-15T10:14:00Z">
            <w:rPr/>
          </w:rPrChange>
        </w:rPr>
        <w:t>50</w:t>
      </w:r>
      <w:r>
        <w:rPr>
          <w:rFonts w:ascii="Times New Roman" w:cs="Times New Roman" w:hAnsi="Times New Roman"/>
          <w:sz w:val="28"/>
          <w:szCs w:val="28"/>
        </w:rPr>
        <w:t xml:space="preserve"> </w:t>
      </w:r>
      <w:r w:rsidRPr="C0785097">
        <w:rPr>
          <w:rFonts w:ascii="Times New Roman" w:cs="Times New Roman"/>
          <w:sz w:val="28"/>
          <w:szCs w:val="28"/>
          <w:rPrChange w:id="18035" w:author="user pc" w:date="2022-03-15T10:14:00Z">
            <w:rPr/>
          </w:rPrChange>
        </w:rPr>
        <w:t>times</w:t>
      </w:r>
      <w:r>
        <w:rPr>
          <w:rFonts w:ascii="Times New Roman" w:cs="Times New Roman" w:hAnsi="Times New Roman"/>
          <w:sz w:val="28"/>
          <w:szCs w:val="28"/>
        </w:rPr>
        <w:t xml:space="preserve"> </w:t>
      </w:r>
      <w:r w:rsidRPr="02215BDF">
        <w:rPr>
          <w:rFonts w:ascii="Times New Roman" w:cs="Times New Roman"/>
          <w:sz w:val="28"/>
          <w:szCs w:val="28"/>
          <w:rPrChange w:id="18036" w:author="user pc" w:date="2022-03-15T10:14:00Z">
            <w:rPr/>
          </w:rPrChange>
        </w:rPr>
        <w:t>greater</w:t>
      </w:r>
      <w:r>
        <w:rPr>
          <w:rFonts w:ascii="Times New Roman" w:cs="Times New Roman" w:hAnsi="Times New Roman"/>
          <w:sz w:val="28"/>
          <w:szCs w:val="28"/>
        </w:rPr>
        <w:t xml:space="preserve"> </w:t>
      </w:r>
      <w:r w:rsidRPr="A2E8A717">
        <w:rPr>
          <w:rFonts w:ascii="Times New Roman" w:cs="Times New Roman"/>
          <w:sz w:val="28"/>
          <w:szCs w:val="28"/>
          <w:rPrChange w:id="18037" w:author="user pc" w:date="2022-03-15T10:14:00Z">
            <w:rPr/>
          </w:rPrChange>
        </w:rPr>
        <w:t>than</w:t>
      </w:r>
      <w:r>
        <w:rPr>
          <w:rFonts w:ascii="Times New Roman" w:cs="Times New Roman" w:hAnsi="Times New Roman"/>
          <w:sz w:val="28"/>
          <w:szCs w:val="28"/>
        </w:rPr>
        <w:t xml:space="preserve"> </w:t>
      </w:r>
      <w:r w:rsidRPr="13D35CA0">
        <w:rPr>
          <w:rFonts w:ascii="Times New Roman" w:cs="Times New Roman"/>
          <w:sz w:val="28"/>
          <w:szCs w:val="28"/>
          <w:rPrChange w:id="18038" w:author="user pc" w:date="2022-03-15T10:14:00Z">
            <w:rPr/>
          </w:rPrChange>
        </w:rPr>
        <w:t>the</w:t>
      </w:r>
      <w:r>
        <w:rPr>
          <w:rFonts w:ascii="Times New Roman" w:cs="Times New Roman" w:hAnsi="Times New Roman"/>
          <w:sz w:val="28"/>
          <w:szCs w:val="28"/>
        </w:rPr>
        <w:t xml:space="preserve"> </w:t>
      </w:r>
      <w:r w:rsidRPr="F2B412C4">
        <w:rPr>
          <w:rFonts w:ascii="Times New Roman" w:cs="Times New Roman"/>
          <w:sz w:val="28"/>
          <w:szCs w:val="28"/>
          <w:rPrChange w:id="18039" w:author="user pc" w:date="2022-03-15T10:14:00Z">
            <w:rPr/>
          </w:rPrChange>
        </w:rPr>
        <w:t>volume</w:t>
      </w:r>
      <w:r>
        <w:rPr>
          <w:rFonts w:ascii="Times New Roman" w:cs="Times New Roman" w:hAnsi="Times New Roman"/>
          <w:sz w:val="28"/>
          <w:szCs w:val="28"/>
        </w:rPr>
        <w:t xml:space="preserve"> </w:t>
      </w:r>
      <w:r w:rsidRPr="CBC7ECF0">
        <w:rPr>
          <w:rFonts w:ascii="Times New Roman" w:cs="Times New Roman"/>
          <w:sz w:val="28"/>
          <w:szCs w:val="28"/>
          <w:rPrChange w:id="18040" w:author="user pc" w:date="2022-03-15T10:14:00Z">
            <w:rPr/>
          </w:rPrChange>
        </w:rPr>
        <w:t>of</w:t>
      </w:r>
      <w:r>
        <w:rPr>
          <w:rFonts w:ascii="Times New Roman" w:cs="Times New Roman" w:hAnsi="Times New Roman"/>
          <w:sz w:val="28"/>
          <w:szCs w:val="28"/>
        </w:rPr>
        <w:t xml:space="preserve"> </w:t>
      </w:r>
      <w:r w:rsidRPr="DC91E47B">
        <w:rPr>
          <w:rFonts w:ascii="Times New Roman" w:cs="Times New Roman"/>
          <w:sz w:val="28"/>
          <w:szCs w:val="28"/>
          <w:rPrChange w:id="18041" w:author="user pc" w:date="2022-03-15T10:14:00Z">
            <w:rPr/>
          </w:rPrChange>
        </w:rPr>
        <w:t>the</w:t>
      </w:r>
      <w:r>
        <w:rPr>
          <w:rFonts w:ascii="Times New Roman" w:cs="Times New Roman" w:hAnsi="Times New Roman"/>
          <w:sz w:val="28"/>
          <w:szCs w:val="28"/>
        </w:rPr>
        <w:t xml:space="preserve"> </w:t>
      </w:r>
      <w:r w:rsidRPr="69184886">
        <w:rPr>
          <w:rFonts w:ascii="Times New Roman" w:cs="Times New Roman"/>
          <w:sz w:val="28"/>
          <w:szCs w:val="28"/>
          <w:rPrChange w:id="18042" w:author="user pc" w:date="2022-03-15T10:14:00Z">
            <w:rPr/>
          </w:rPrChange>
        </w:rPr>
        <w:t>original,</w:t>
      </w:r>
      <w:r>
        <w:rPr>
          <w:rFonts w:ascii="Times New Roman" w:cs="Times New Roman" w:hAnsi="Times New Roman"/>
          <w:sz w:val="28"/>
          <w:szCs w:val="28"/>
        </w:rPr>
        <w:t xml:space="preserve"> </w:t>
      </w:r>
      <w:r w:rsidRPr="DA578D06">
        <w:rPr>
          <w:rFonts w:ascii="Times New Roman" w:cs="Times New Roman"/>
          <w:sz w:val="28"/>
          <w:szCs w:val="28"/>
          <w:rPrChange w:id="18043" w:author="user pc" w:date="2022-03-15T10:14:00Z">
            <w:rPr/>
          </w:rPrChange>
        </w:rPr>
        <w:t>undiluted,</w:t>
      </w:r>
      <w:r>
        <w:rPr>
          <w:rFonts w:ascii="Times New Roman" w:cs="Times New Roman" w:hAnsi="Times New Roman"/>
          <w:sz w:val="28"/>
          <w:szCs w:val="28"/>
        </w:rPr>
        <w:t xml:space="preserve"> solution.</w:t>
      </w:r>
    </w:p>
    <w:p>
      <w:pPr>
        <w:pStyle w:val="style0"/>
        <w:rPr>
          <w:rFonts w:ascii="Times New Roman" w:cs="Times New Roman"/>
          <w:sz w:val="28"/>
          <w:szCs w:val="28"/>
          <w:rPrChange w:id="18044" w:author="user pc" w:date="2022-03-15T10:14:00Z">
            <w:rPr/>
          </w:rPrChange>
        </w:rPr>
      </w:pPr>
      <w:r w:rsidRPr="6DFC67D1">
        <w:rPr>
          <w:rFonts w:ascii="Times New Roman" w:cs="Times New Roman"/>
          <w:b/>
          <w:sz w:val="28"/>
          <w:szCs w:val="28"/>
          <w:rPrChange w:id="18045" w:author="user pc" w:date="2022-03-15T10:14:00Z">
            <w:rPr/>
          </w:rPrChange>
        </w:rPr>
        <w:t>You</w:t>
      </w:r>
      <w:r>
        <w:rPr>
          <w:rFonts w:ascii="Times New Roman" w:cs="Times New Roman" w:hAnsi="Times New Roman"/>
          <w:b/>
          <w:sz w:val="28"/>
          <w:szCs w:val="28"/>
        </w:rPr>
        <w:t xml:space="preserve"> </w:t>
      </w:r>
      <w:r w:rsidRPr="A4B7DB9A">
        <w:rPr>
          <w:rFonts w:ascii="Times New Roman" w:cs="Times New Roman"/>
          <w:b/>
          <w:sz w:val="28"/>
          <w:szCs w:val="28"/>
          <w:rPrChange w:id="18046" w:author="user pc" w:date="2022-03-15T10:14:00Z">
            <w:rPr/>
          </w:rPrChange>
        </w:rPr>
        <w:t>can</w:t>
      </w:r>
      <w:r>
        <w:rPr>
          <w:rFonts w:ascii="Times New Roman" w:cs="Times New Roman" w:hAnsi="Times New Roman"/>
          <w:b/>
          <w:sz w:val="28"/>
          <w:szCs w:val="28"/>
        </w:rPr>
        <w:t xml:space="preserve"> </w:t>
      </w:r>
      <w:r w:rsidRPr="A61EE80F">
        <w:rPr>
          <w:rFonts w:ascii="Times New Roman" w:cs="Times New Roman"/>
          <w:b/>
          <w:sz w:val="28"/>
          <w:szCs w:val="28"/>
          <w:rPrChange w:id="18047" w:author="user pc" w:date="2022-03-15T10:14:00Z">
            <w:rPr/>
          </w:rPrChange>
        </w:rPr>
        <w:t>use</w:t>
      </w:r>
      <w:r>
        <w:rPr>
          <w:rFonts w:ascii="Times New Roman" w:cs="Times New Roman" w:hAnsi="Times New Roman"/>
          <w:b/>
          <w:sz w:val="28"/>
          <w:szCs w:val="28"/>
        </w:rPr>
        <w:t xml:space="preserve"> </w:t>
      </w:r>
      <w:r w:rsidRPr="925AD677">
        <w:rPr>
          <w:rFonts w:ascii="Times New Roman" w:cs="Times New Roman"/>
          <w:b/>
          <w:sz w:val="28"/>
          <w:szCs w:val="28"/>
          <w:rPrChange w:id="18048" w:author="user pc" w:date="2022-03-15T10:14:00Z">
            <w:rPr/>
          </w:rPrChange>
        </w:rPr>
        <w:t>the</w:t>
      </w:r>
      <w:r>
        <w:rPr>
          <w:rFonts w:ascii="Times New Roman" w:cs="Times New Roman" w:hAnsi="Times New Roman"/>
          <w:b/>
          <w:sz w:val="28"/>
          <w:szCs w:val="28"/>
        </w:rPr>
        <w:t xml:space="preserve"> </w:t>
      </w:r>
      <w:r w:rsidRPr="E353668A">
        <w:rPr>
          <w:rFonts w:ascii="Times New Roman" w:cs="Times New Roman"/>
          <w:b/>
          <w:sz w:val="28"/>
          <w:szCs w:val="28"/>
          <w:rPrChange w:id="18049" w:author="user pc" w:date="2022-03-15T10:14:00Z">
            <w:rPr/>
          </w:rPrChange>
        </w:rPr>
        <w:t>equation</w:t>
      </w:r>
      <w:r>
        <w:rPr>
          <w:rFonts w:ascii="Times New Roman" w:cs="Times New Roman" w:hAnsi="Times New Roman"/>
          <w:b/>
          <w:sz w:val="28"/>
          <w:szCs w:val="28"/>
        </w:rPr>
        <w:t>:</w:t>
      </w:r>
      <w:r>
        <w:rPr>
          <w:rFonts w:ascii="Times New Roman" w:cs="Times New Roman" w:hAnsi="Times New Roman"/>
          <w:sz w:val="28"/>
          <w:szCs w:val="28"/>
        </w:rPr>
        <w:t xml:space="preserve"> </w:t>
      </w:r>
      <w:r w:rsidRPr="EC2C2222">
        <w:rPr>
          <w:rFonts w:ascii="Times New Roman" w:cs="Times New Roman"/>
          <w:sz w:val="28"/>
          <w:szCs w:val="28"/>
          <w:rPrChange w:id="18050" w:author="user pc" w:date="2022-03-15T10:14:00Z">
            <w:rPr/>
          </w:rPrChange>
        </w:rPr>
        <w:t>V</w:t>
      </w:r>
      <w:r w:rsidRPr="984CEBBA">
        <w:rPr>
          <w:rFonts w:ascii="Times New Roman" w:cs="Times New Roman"/>
          <w:sz w:val="28"/>
          <w:szCs w:val="28"/>
          <w:vertAlign w:val="subscript"/>
          <w:rPrChange w:id="18051" w:author="user pc" w:date="2022-03-15T10:14:00Z">
            <w:rPr/>
          </w:rPrChange>
        </w:rPr>
        <w:t>final</w:t>
      </w:r>
      <w:r>
        <w:rPr>
          <w:rFonts w:ascii="Times New Roman" w:cs="Times New Roman" w:hAnsi="Times New Roman"/>
          <w:sz w:val="28"/>
          <w:szCs w:val="28"/>
        </w:rPr>
        <w:t xml:space="preserve"> </w:t>
      </w:r>
      <w:r w:rsidRPr="4391A025">
        <w:rPr>
          <w:rFonts w:ascii="Times New Roman" w:cs="Times New Roman"/>
          <w:sz w:val="28"/>
          <w:szCs w:val="28"/>
          <w:rPrChange w:id="18052" w:author="user pc" w:date="2022-03-15T10:14:00Z">
            <w:rPr/>
          </w:rPrChange>
        </w:rPr>
        <w:t>=</w:t>
      </w:r>
      <w:r>
        <w:rPr>
          <w:rFonts w:ascii="Times New Roman" w:cs="Times New Roman" w:hAnsi="Times New Roman"/>
          <w:sz w:val="28"/>
          <w:szCs w:val="28"/>
        </w:rPr>
        <w:t xml:space="preserve"> </w:t>
      </w:r>
      <w:r w:rsidRPr="EC28D0DC">
        <w:rPr>
          <w:rFonts w:ascii="Times New Roman" w:cs="Times New Roman"/>
          <w:sz w:val="28"/>
          <w:szCs w:val="28"/>
          <w:rPrChange w:id="18053" w:author="user pc" w:date="2022-03-15T10:14:00Z">
            <w:rPr/>
          </w:rPrChange>
        </w:rPr>
        <w:t>DF</w:t>
      </w:r>
      <w:r>
        <w:rPr>
          <w:rFonts w:ascii="Times New Roman" w:cs="Times New Roman" w:hAnsi="Times New Roman"/>
          <w:sz w:val="28"/>
          <w:szCs w:val="28"/>
        </w:rPr>
        <w:t xml:space="preserve"> </w:t>
      </w:r>
      <w:r w:rsidRPr="FCAAB2BC">
        <w:rPr>
          <w:rFonts w:ascii="Times New Roman" w:cs="Times New Roman"/>
          <w:sz w:val="28"/>
          <w:szCs w:val="28"/>
          <w:rPrChange w:id="18054" w:author="user pc" w:date="2022-03-15T10:14:00Z">
            <w:rPr/>
          </w:rPrChange>
        </w:rPr>
        <w:t>×</w:t>
      </w:r>
      <w:r>
        <w:rPr>
          <w:rFonts w:ascii="Times New Roman" w:cs="Times New Roman" w:hAnsi="Times New Roman"/>
          <w:sz w:val="28"/>
          <w:szCs w:val="28"/>
        </w:rPr>
        <w:t xml:space="preserve"> </w:t>
      </w:r>
      <w:r w:rsidRPr="9F4AC417">
        <w:rPr>
          <w:rFonts w:ascii="Times New Roman" w:cs="Times New Roman"/>
          <w:sz w:val="28"/>
          <w:szCs w:val="28"/>
          <w:rPrChange w:id="18055" w:author="user pc" w:date="2022-03-15T10:14:00Z">
            <w:rPr/>
          </w:rPrChange>
        </w:rPr>
        <w:t>V</w:t>
      </w:r>
      <w:r w:rsidRPr="0FB0DB5E">
        <w:rPr>
          <w:rFonts w:ascii="Times New Roman" w:cs="Times New Roman"/>
          <w:sz w:val="28"/>
          <w:szCs w:val="28"/>
          <w:vertAlign w:val="subscript"/>
          <w:rPrChange w:id="18056" w:author="user pc" w:date="2022-03-15T10:14:00Z">
            <w:rPr/>
          </w:rPrChange>
        </w:rPr>
        <w:t>initial</w:t>
      </w:r>
      <w:r>
        <w:rPr>
          <w:rFonts w:ascii="Times New Roman" w:cs="Times New Roman" w:hAnsi="Times New Roman"/>
          <w:sz w:val="28"/>
          <w:szCs w:val="28"/>
        </w:rPr>
        <w:t xml:space="preserve"> </w:t>
      </w:r>
      <w:r w:rsidRPr="2A2FEEF9">
        <w:rPr>
          <w:rFonts w:ascii="Times New Roman" w:cs="Times New Roman"/>
          <w:sz w:val="28"/>
          <w:szCs w:val="28"/>
          <w:rPrChange w:id="18057" w:author="user pc" w:date="2022-03-15T10:14:00Z">
            <w:rPr/>
          </w:rPrChange>
        </w:rPr>
        <w:t>to</w:t>
      </w:r>
      <w:r>
        <w:rPr>
          <w:rFonts w:ascii="Times New Roman" w:cs="Times New Roman" w:hAnsi="Times New Roman"/>
          <w:sz w:val="28"/>
          <w:szCs w:val="28"/>
        </w:rPr>
        <w:t xml:space="preserve"> </w:t>
      </w:r>
      <w:r w:rsidRPr="DDC65581">
        <w:rPr>
          <w:rFonts w:ascii="Times New Roman" w:cs="Times New Roman"/>
          <w:sz w:val="28"/>
          <w:szCs w:val="28"/>
          <w:rPrChange w:id="18058" w:author="user pc" w:date="2022-03-15T10:14:00Z">
            <w:rPr/>
          </w:rPrChange>
        </w:rPr>
        <w:t>find</w:t>
      </w:r>
      <w:r>
        <w:rPr>
          <w:rFonts w:ascii="Times New Roman" w:cs="Times New Roman" w:hAnsi="Times New Roman"/>
          <w:sz w:val="28"/>
          <w:szCs w:val="28"/>
        </w:rPr>
        <w:t xml:space="preserve"> </w:t>
      </w:r>
      <w:r w:rsidRPr="EDD683C7">
        <w:rPr>
          <w:rFonts w:ascii="Times New Roman" w:cs="Times New Roman"/>
          <w:sz w:val="28"/>
          <w:szCs w:val="28"/>
          <w:rPrChange w:id="18059" w:author="user pc" w:date="2022-03-15T10:14:00Z">
            <w:rPr/>
          </w:rPrChange>
        </w:rPr>
        <w:t>the</w:t>
      </w:r>
      <w:r>
        <w:rPr>
          <w:rFonts w:ascii="Times New Roman" w:cs="Times New Roman" w:hAnsi="Times New Roman"/>
          <w:sz w:val="28"/>
          <w:szCs w:val="28"/>
        </w:rPr>
        <w:t xml:space="preserve"> </w:t>
      </w:r>
      <w:r w:rsidRPr="501B0B70">
        <w:rPr>
          <w:rFonts w:ascii="Times New Roman" w:cs="Times New Roman"/>
          <w:sz w:val="28"/>
          <w:szCs w:val="28"/>
          <w:rPrChange w:id="18060" w:author="user pc" w:date="2022-03-15T10:14:00Z">
            <w:rPr/>
          </w:rPrChange>
        </w:rPr>
        <w:t>final</w:t>
      </w:r>
      <w:r>
        <w:rPr>
          <w:rFonts w:ascii="Times New Roman" w:cs="Times New Roman" w:hAnsi="Times New Roman"/>
          <w:sz w:val="28"/>
          <w:szCs w:val="28"/>
        </w:rPr>
        <w:t xml:space="preserve"> </w:t>
      </w:r>
      <w:r w:rsidRPr="5CE81D83">
        <w:rPr>
          <w:rFonts w:ascii="Times New Roman" w:cs="Times New Roman"/>
          <w:sz w:val="28"/>
          <w:szCs w:val="28"/>
          <w:rPrChange w:id="18061" w:author="user pc" w:date="2022-03-15T10:14:00Z">
            <w:rPr/>
          </w:rPrChange>
        </w:rPr>
        <w:t>volume</w:t>
      </w:r>
      <w:r>
        <w:rPr>
          <w:rFonts w:ascii="Times New Roman" w:cs="Times New Roman" w:hAnsi="Times New Roman"/>
          <w:sz w:val="28"/>
          <w:szCs w:val="28"/>
        </w:rPr>
        <w:t xml:space="preserve"> </w:t>
      </w:r>
      <w:r w:rsidRPr="31617966">
        <w:rPr>
          <w:rFonts w:ascii="Times New Roman" w:cs="Times New Roman"/>
          <w:sz w:val="28"/>
          <w:szCs w:val="28"/>
          <w:rPrChange w:id="18062" w:author="user pc" w:date="2022-03-15T10:14:00Z">
            <w:rPr/>
          </w:rPrChange>
        </w:rPr>
        <w:t>of</w:t>
      </w:r>
      <w:r>
        <w:rPr>
          <w:rFonts w:ascii="Times New Roman" w:cs="Times New Roman" w:hAnsi="Times New Roman"/>
          <w:sz w:val="28"/>
          <w:szCs w:val="28"/>
        </w:rPr>
        <w:t xml:space="preserve"> </w:t>
      </w:r>
      <w:r w:rsidRPr="CAE6F78A">
        <w:rPr>
          <w:rFonts w:ascii="Times New Roman" w:cs="Times New Roman"/>
          <w:sz w:val="28"/>
          <w:szCs w:val="28"/>
          <w:rPrChange w:id="18063" w:author="user pc" w:date="2022-03-15T10:14:00Z">
            <w:rPr/>
          </w:rPrChange>
        </w:rPr>
        <w:t>solution</w:t>
      </w:r>
      <w:r>
        <w:rPr>
          <w:rFonts w:ascii="Times New Roman" w:cs="Times New Roman" w:hAnsi="Times New Roman"/>
          <w:sz w:val="28"/>
          <w:szCs w:val="28"/>
        </w:rPr>
        <w:t xml:space="preserve"> </w:t>
      </w:r>
      <w:r w:rsidRPr="9DBAD352">
        <w:rPr>
          <w:rFonts w:ascii="Times New Roman" w:cs="Times New Roman"/>
          <w:sz w:val="28"/>
          <w:szCs w:val="28"/>
          <w:rPrChange w:id="18064" w:author="user pc" w:date="2022-03-15T10:14:00Z">
            <w:rPr/>
          </w:rPrChange>
        </w:rPr>
        <w:t>after</w:t>
      </w:r>
      <w:r>
        <w:rPr>
          <w:rFonts w:ascii="Times New Roman" w:cs="Times New Roman" w:hAnsi="Times New Roman"/>
          <w:sz w:val="28"/>
          <w:szCs w:val="28"/>
        </w:rPr>
        <w:t xml:space="preserve"> </w:t>
      </w:r>
      <w:r w:rsidRPr="F3D25D3E">
        <w:rPr>
          <w:rFonts w:ascii="Times New Roman" w:cs="Times New Roman"/>
          <w:sz w:val="28"/>
          <w:szCs w:val="28"/>
          <w:rPrChange w:id="18065" w:author="user pc" w:date="2022-03-15T10:14:00Z">
            <w:rPr/>
          </w:rPrChange>
        </w:rPr>
        <w:t>dilution</w:t>
      </w:r>
      <w:r>
        <w:rPr>
          <w:rFonts w:ascii="Times New Roman" w:cs="Times New Roman" w:hAnsi="Times New Roman"/>
          <w:sz w:val="28"/>
          <w:szCs w:val="28"/>
        </w:rPr>
        <w:t xml:space="preserve"> </w:t>
      </w:r>
      <w:r w:rsidRPr="25881BE6">
        <w:rPr>
          <w:rFonts w:ascii="Times New Roman" w:cs="Times New Roman"/>
          <w:sz w:val="28"/>
          <w:szCs w:val="28"/>
          <w:rPrChange w:id="18066" w:author="user pc" w:date="2022-03-15T10:14:00Z">
            <w:rPr/>
          </w:rPrChange>
        </w:rPr>
        <w:t>if</w:t>
      </w:r>
      <w:r>
        <w:rPr>
          <w:rFonts w:ascii="Times New Roman" w:cs="Times New Roman" w:hAnsi="Times New Roman"/>
          <w:sz w:val="28"/>
          <w:szCs w:val="28"/>
        </w:rPr>
        <w:t xml:space="preserve"> </w:t>
      </w:r>
      <w:r w:rsidRPr="14C09F16">
        <w:rPr>
          <w:rFonts w:ascii="Times New Roman" w:cs="Times New Roman"/>
          <w:sz w:val="28"/>
          <w:szCs w:val="28"/>
          <w:rPrChange w:id="18067" w:author="user pc" w:date="2022-03-15T10:14:00Z">
            <w:rPr/>
          </w:rPrChange>
        </w:rPr>
        <w:t>you</w:t>
      </w:r>
      <w:r>
        <w:rPr>
          <w:rFonts w:ascii="Times New Roman" w:cs="Times New Roman" w:hAnsi="Times New Roman"/>
          <w:sz w:val="28"/>
          <w:szCs w:val="28"/>
        </w:rPr>
        <w:t xml:space="preserve"> </w:t>
      </w:r>
      <w:r w:rsidRPr="B3EF5FE7">
        <w:rPr>
          <w:rFonts w:ascii="Times New Roman" w:cs="Times New Roman"/>
          <w:sz w:val="28"/>
          <w:szCs w:val="28"/>
          <w:rPrChange w:id="18068" w:author="user pc" w:date="2022-03-15T10:14:00Z">
            <w:rPr/>
          </w:rPrChange>
        </w:rPr>
        <w:t>know</w:t>
      </w:r>
      <w:r>
        <w:rPr>
          <w:rFonts w:ascii="Times New Roman" w:cs="Times New Roman" w:hAnsi="Times New Roman"/>
          <w:sz w:val="28"/>
          <w:szCs w:val="28"/>
        </w:rPr>
        <w:t xml:space="preserve"> </w:t>
      </w:r>
      <w:r w:rsidRPr="0343AA06">
        <w:rPr>
          <w:rFonts w:ascii="Times New Roman" w:cs="Times New Roman"/>
          <w:sz w:val="28"/>
          <w:szCs w:val="28"/>
          <w:rPrChange w:id="18069" w:author="user pc" w:date="2022-03-15T10:14:00Z">
            <w:rPr/>
          </w:rPrChange>
        </w:rPr>
        <w:t>the</w:t>
      </w:r>
      <w:r>
        <w:rPr>
          <w:rFonts w:ascii="Times New Roman" w:cs="Times New Roman" w:hAnsi="Times New Roman"/>
          <w:sz w:val="28"/>
          <w:szCs w:val="28"/>
        </w:rPr>
        <w:t xml:space="preserve"> </w:t>
      </w:r>
      <w:r w:rsidRPr="6D0E06DD">
        <w:rPr>
          <w:rFonts w:ascii="Times New Roman" w:cs="Times New Roman"/>
          <w:sz w:val="28"/>
          <w:szCs w:val="28"/>
          <w:rPrChange w:id="18070" w:author="user pc" w:date="2022-03-15T10:14:00Z">
            <w:rPr/>
          </w:rPrChange>
        </w:rPr>
        <w:t>initial</w:t>
      </w:r>
      <w:r>
        <w:rPr>
          <w:rFonts w:ascii="Times New Roman" w:cs="Times New Roman" w:hAnsi="Times New Roman"/>
          <w:sz w:val="28"/>
          <w:szCs w:val="28"/>
        </w:rPr>
        <w:t xml:space="preserve"> </w:t>
      </w:r>
      <w:r w:rsidRPr="0E20DF2A">
        <w:rPr>
          <w:rFonts w:ascii="Times New Roman" w:cs="Times New Roman"/>
          <w:sz w:val="28"/>
          <w:szCs w:val="28"/>
          <w:rPrChange w:id="18071" w:author="user pc" w:date="2022-03-15T10:14:00Z">
            <w:rPr/>
          </w:rPrChange>
        </w:rPr>
        <w:t>volume</w:t>
      </w:r>
      <w:r>
        <w:rPr>
          <w:rFonts w:ascii="Times New Roman" w:cs="Times New Roman" w:hAnsi="Times New Roman"/>
          <w:sz w:val="28"/>
          <w:szCs w:val="28"/>
        </w:rPr>
        <w:t xml:space="preserve"> </w:t>
      </w:r>
      <w:r w:rsidRPr="1D5EB284">
        <w:rPr>
          <w:rFonts w:ascii="Times New Roman" w:cs="Times New Roman"/>
          <w:sz w:val="28"/>
          <w:szCs w:val="28"/>
          <w:rPrChange w:id="18072" w:author="user pc" w:date="2022-03-15T10:14:00Z">
            <w:rPr/>
          </w:rPrChange>
        </w:rPr>
        <w:t>of</w:t>
      </w:r>
      <w:r>
        <w:rPr>
          <w:rFonts w:ascii="Times New Roman" w:cs="Times New Roman" w:hAnsi="Times New Roman"/>
          <w:sz w:val="28"/>
          <w:szCs w:val="28"/>
        </w:rPr>
        <w:t xml:space="preserve"> </w:t>
      </w:r>
      <w:r w:rsidRPr="F2914D04">
        <w:rPr>
          <w:rFonts w:ascii="Times New Roman" w:cs="Times New Roman"/>
          <w:sz w:val="28"/>
          <w:szCs w:val="28"/>
          <w:rPrChange w:id="18073" w:author="user pc" w:date="2022-03-15T10:14:00Z">
            <w:rPr/>
          </w:rPrChange>
        </w:rPr>
        <w:t>the</w:t>
      </w:r>
      <w:r>
        <w:rPr>
          <w:rFonts w:ascii="Times New Roman" w:cs="Times New Roman" w:hAnsi="Times New Roman"/>
          <w:sz w:val="28"/>
          <w:szCs w:val="28"/>
        </w:rPr>
        <w:t xml:space="preserve"> </w:t>
      </w:r>
      <w:r w:rsidRPr="1A3888B7">
        <w:rPr>
          <w:rFonts w:ascii="Times New Roman" w:cs="Times New Roman"/>
          <w:sz w:val="28"/>
          <w:szCs w:val="28"/>
          <w:rPrChange w:id="18074" w:author="user pc" w:date="2022-03-15T10:14:00Z">
            <w:rPr/>
          </w:rPrChange>
        </w:rPr>
        <w:t>solution.</w:t>
      </w:r>
    </w:p>
    <w:p>
      <w:pPr>
        <w:pStyle w:val="style0"/>
        <w:rPr>
          <w:rFonts w:ascii="Times New Roman" w:cs="Times New Roman"/>
          <w:sz w:val="28"/>
          <w:szCs w:val="28"/>
          <w:rPrChange w:id="18075" w:author="user pc" w:date="2022-03-15T10:14:00Z">
            <w:rPr/>
          </w:rPrChange>
        </w:rPr>
      </w:pPr>
      <w:r w:rsidRPr="E2438FAF">
        <w:rPr>
          <w:rFonts w:ascii="Times New Roman" w:cs="Times New Roman"/>
          <w:sz w:val="28"/>
          <w:szCs w:val="28"/>
          <w:rPrChange w:id="18076" w:author="user pc" w:date="2022-03-15T10:14:00Z">
            <w:rPr/>
          </w:rPrChange>
        </w:rPr>
        <w:t>The</w:t>
      </w:r>
      <w:r>
        <w:rPr>
          <w:rFonts w:ascii="Times New Roman" w:cs="Times New Roman" w:hAnsi="Times New Roman"/>
          <w:sz w:val="28"/>
          <w:szCs w:val="28"/>
        </w:rPr>
        <w:t xml:space="preserve"> </w:t>
      </w:r>
      <w:r w:rsidRPr="CC739E1C">
        <w:rPr>
          <w:rFonts w:ascii="Times New Roman" w:cs="Times New Roman"/>
          <w:sz w:val="28"/>
          <w:szCs w:val="28"/>
          <w:rPrChange w:id="18077" w:author="user pc" w:date="2022-03-15T10:14:00Z">
            <w:rPr/>
          </w:rPrChange>
        </w:rPr>
        <w:t>dilution</w:t>
      </w:r>
      <w:r>
        <w:rPr>
          <w:rFonts w:ascii="Times New Roman" w:cs="Times New Roman" w:hAnsi="Times New Roman"/>
          <w:sz w:val="28"/>
          <w:szCs w:val="28"/>
        </w:rPr>
        <w:t xml:space="preserve"> </w:t>
      </w:r>
      <w:r w:rsidRPr="81890AC9">
        <w:rPr>
          <w:rFonts w:ascii="Times New Roman" w:cs="Times New Roman"/>
          <w:sz w:val="28"/>
          <w:szCs w:val="28"/>
          <w:rPrChange w:id="18078" w:author="user pc" w:date="2022-03-15T10:14:00Z">
            <w:rPr/>
          </w:rPrChange>
        </w:rPr>
        <w:t>factor</w:t>
      </w:r>
      <w:r>
        <w:rPr>
          <w:rFonts w:ascii="Times New Roman" w:cs="Times New Roman" w:hAnsi="Times New Roman"/>
          <w:sz w:val="28"/>
          <w:szCs w:val="28"/>
        </w:rPr>
        <w:t xml:space="preserve"> </w:t>
      </w:r>
      <w:r w:rsidRPr="CAC9D24B">
        <w:rPr>
          <w:rFonts w:ascii="Times New Roman" w:cs="Times New Roman"/>
          <w:sz w:val="28"/>
          <w:szCs w:val="28"/>
          <w:rPrChange w:id="18079" w:author="user pc" w:date="2022-03-15T10:14:00Z">
            <w:rPr/>
          </w:rPrChange>
        </w:rPr>
        <w:t>(D</w:t>
      </w:r>
      <w:r w:rsidRPr="2CE5162A">
        <w:rPr>
          <w:rFonts w:ascii="Times New Roman" w:cs="Times New Roman"/>
          <w:sz w:val="28"/>
          <w:szCs w:val="28"/>
          <w:vertAlign w:val="subscript"/>
          <w:rPrChange w:id="18080" w:author="user pc" w:date="2022-03-15T10:14:00Z">
            <w:rPr>
              <w:vertAlign w:val="subscript"/>
            </w:rPr>
          </w:rPrChange>
        </w:rPr>
        <w:t>F</w:t>
      </w:r>
      <w:r w:rsidRPr="674EE8A9">
        <w:rPr>
          <w:rFonts w:ascii="Times New Roman" w:cs="Times New Roman"/>
          <w:sz w:val="28"/>
          <w:szCs w:val="28"/>
          <w:rPrChange w:id="18081" w:author="user pc" w:date="2022-03-15T10:14:00Z">
            <w:rPr/>
          </w:rPrChange>
        </w:rPr>
        <w:t>)</w:t>
      </w:r>
      <w:r>
        <w:rPr>
          <w:rFonts w:ascii="Times New Roman" w:cs="Times New Roman" w:hAnsi="Times New Roman"/>
          <w:sz w:val="28"/>
          <w:szCs w:val="28"/>
        </w:rPr>
        <w:t xml:space="preserve"> </w:t>
      </w:r>
      <w:r w:rsidRPr="CC3029FE">
        <w:rPr>
          <w:rFonts w:ascii="Times New Roman" w:cs="Times New Roman"/>
          <w:sz w:val="28"/>
          <w:szCs w:val="28"/>
          <w:rPrChange w:id="18082" w:author="user pc" w:date="2022-03-15T10:14:00Z">
            <w:rPr/>
          </w:rPrChange>
        </w:rPr>
        <w:t>can</w:t>
      </w:r>
      <w:r>
        <w:rPr>
          <w:rFonts w:ascii="Times New Roman" w:cs="Times New Roman" w:hAnsi="Times New Roman"/>
          <w:sz w:val="28"/>
          <w:szCs w:val="28"/>
        </w:rPr>
        <w:t xml:space="preserve"> </w:t>
      </w:r>
      <w:r w:rsidRPr="5560FC39">
        <w:rPr>
          <w:rFonts w:ascii="Times New Roman" w:cs="Times New Roman"/>
          <w:sz w:val="28"/>
          <w:szCs w:val="28"/>
          <w:rPrChange w:id="18083" w:author="user pc" w:date="2022-03-15T10:14:00Z">
            <w:rPr/>
          </w:rPrChange>
        </w:rPr>
        <w:t>be</w:t>
      </w:r>
      <w:r>
        <w:rPr>
          <w:rFonts w:ascii="Times New Roman" w:cs="Times New Roman" w:hAnsi="Times New Roman"/>
          <w:sz w:val="28"/>
          <w:szCs w:val="28"/>
        </w:rPr>
        <w:t xml:space="preserve"> </w:t>
      </w:r>
      <w:r w:rsidRPr="6742422F">
        <w:rPr>
          <w:rFonts w:ascii="Times New Roman" w:cs="Times New Roman"/>
          <w:sz w:val="28"/>
          <w:szCs w:val="28"/>
          <w:rPrChange w:id="18084" w:author="user pc" w:date="2022-03-15T10:14:00Z">
            <w:rPr/>
          </w:rPrChange>
        </w:rPr>
        <w:t>used</w:t>
      </w:r>
      <w:r>
        <w:rPr>
          <w:rFonts w:ascii="Times New Roman" w:cs="Times New Roman" w:hAnsi="Times New Roman"/>
          <w:sz w:val="28"/>
          <w:szCs w:val="28"/>
        </w:rPr>
        <w:t xml:space="preserve"> </w:t>
      </w:r>
      <w:r w:rsidRPr="19D9676C">
        <w:rPr>
          <w:rFonts w:ascii="Times New Roman" w:cs="Times New Roman"/>
          <w:sz w:val="28"/>
          <w:szCs w:val="28"/>
          <w:rPrChange w:id="18085" w:author="user pc" w:date="2022-03-15T10:14:00Z">
            <w:rPr/>
          </w:rPrChange>
        </w:rPr>
        <w:t>alone</w:t>
      </w:r>
      <w:r>
        <w:rPr>
          <w:rFonts w:ascii="Times New Roman" w:cs="Times New Roman" w:hAnsi="Times New Roman"/>
          <w:sz w:val="28"/>
          <w:szCs w:val="28"/>
        </w:rPr>
        <w:t xml:space="preserve"> </w:t>
      </w:r>
      <w:r w:rsidRPr="E00735B6">
        <w:rPr>
          <w:rFonts w:ascii="Times New Roman" w:cs="Times New Roman"/>
          <w:sz w:val="28"/>
          <w:szCs w:val="28"/>
          <w:rPrChange w:id="18086" w:author="user pc" w:date="2022-03-15T10:14:00Z">
            <w:rPr/>
          </w:rPrChange>
        </w:rPr>
        <w:t>or</w:t>
      </w:r>
      <w:r>
        <w:rPr>
          <w:rFonts w:ascii="Times New Roman" w:cs="Times New Roman" w:hAnsi="Times New Roman"/>
          <w:sz w:val="28"/>
          <w:szCs w:val="28"/>
        </w:rPr>
        <w:t xml:space="preserve"> </w:t>
      </w:r>
      <w:r w:rsidRPr="6FDC6158">
        <w:rPr>
          <w:rFonts w:ascii="Times New Roman" w:cs="Times New Roman"/>
          <w:sz w:val="28"/>
          <w:szCs w:val="28"/>
          <w:rPrChange w:id="18087" w:author="user pc" w:date="2022-03-15T10:14:00Z">
            <w:rPr/>
          </w:rPrChange>
        </w:rPr>
        <w:t>as</w:t>
      </w:r>
      <w:r>
        <w:rPr>
          <w:rFonts w:ascii="Times New Roman" w:cs="Times New Roman" w:hAnsi="Times New Roman"/>
          <w:sz w:val="28"/>
          <w:szCs w:val="28"/>
        </w:rPr>
        <w:t xml:space="preserve"> </w:t>
      </w:r>
      <w:r w:rsidRPr="04DBE0FC">
        <w:rPr>
          <w:rFonts w:ascii="Times New Roman" w:cs="Times New Roman"/>
          <w:sz w:val="28"/>
          <w:szCs w:val="28"/>
          <w:rPrChange w:id="18088" w:author="user pc" w:date="2022-03-15T10:14:00Z">
            <w:rPr/>
          </w:rPrChange>
        </w:rPr>
        <w:t>the</w:t>
      </w:r>
      <w:r>
        <w:rPr>
          <w:rFonts w:ascii="Times New Roman" w:cs="Times New Roman" w:hAnsi="Times New Roman"/>
          <w:sz w:val="28"/>
          <w:szCs w:val="28"/>
        </w:rPr>
        <w:t xml:space="preserve"> </w:t>
      </w:r>
      <w:r w:rsidRPr="0C908BC0">
        <w:rPr>
          <w:rFonts w:ascii="Times New Roman" w:cs="Times New Roman"/>
          <w:sz w:val="28"/>
          <w:szCs w:val="28"/>
          <w:rPrChange w:id="18089" w:author="user pc" w:date="2022-03-15T10:14:00Z">
            <w:rPr/>
          </w:rPrChange>
        </w:rPr>
        <w:t>denominator</w:t>
      </w:r>
      <w:r>
        <w:rPr>
          <w:rFonts w:ascii="Times New Roman" w:cs="Times New Roman" w:hAnsi="Times New Roman"/>
          <w:sz w:val="28"/>
          <w:szCs w:val="28"/>
        </w:rPr>
        <w:t xml:space="preserve"> </w:t>
      </w:r>
      <w:r w:rsidRPr="286838EA">
        <w:rPr>
          <w:rFonts w:ascii="Times New Roman" w:cs="Times New Roman"/>
          <w:sz w:val="28"/>
          <w:szCs w:val="28"/>
          <w:rPrChange w:id="18090" w:author="user pc" w:date="2022-03-15T10:14:00Z">
            <w:rPr/>
          </w:rPrChange>
        </w:rPr>
        <w:t>of</w:t>
      </w:r>
      <w:r>
        <w:rPr>
          <w:rFonts w:ascii="Times New Roman" w:cs="Times New Roman" w:hAnsi="Times New Roman"/>
          <w:sz w:val="28"/>
          <w:szCs w:val="28"/>
        </w:rPr>
        <w:t xml:space="preserve"> </w:t>
      </w:r>
      <w:r w:rsidRPr="73409A80">
        <w:rPr>
          <w:rFonts w:ascii="Times New Roman" w:cs="Times New Roman"/>
          <w:sz w:val="28"/>
          <w:szCs w:val="28"/>
          <w:rPrChange w:id="18091" w:author="user pc" w:date="2022-03-15T10:14:00Z">
            <w:rPr/>
          </w:rPrChange>
        </w:rPr>
        <w:t>the</w:t>
      </w:r>
      <w:r>
        <w:rPr>
          <w:rFonts w:ascii="Times New Roman" w:cs="Times New Roman" w:hAnsi="Times New Roman"/>
          <w:sz w:val="28"/>
          <w:szCs w:val="28"/>
        </w:rPr>
        <w:t xml:space="preserve"> </w:t>
      </w:r>
      <w:r w:rsidRPr="112BB891">
        <w:rPr>
          <w:rFonts w:ascii="Times New Roman" w:cs="Times New Roman"/>
          <w:sz w:val="28"/>
          <w:szCs w:val="28"/>
          <w:rPrChange w:id="18092" w:author="user pc" w:date="2022-03-15T10:14:00Z">
            <w:rPr/>
          </w:rPrChange>
        </w:rPr>
        <w:t>fraction,</w:t>
      </w:r>
      <w:r>
        <w:rPr>
          <w:rFonts w:ascii="Times New Roman" w:cs="Times New Roman" w:hAnsi="Times New Roman"/>
          <w:sz w:val="28"/>
          <w:szCs w:val="28"/>
        </w:rPr>
        <w:t xml:space="preserve"> </w:t>
      </w:r>
      <w:r w:rsidRPr="90DF0413">
        <w:rPr>
          <w:rFonts w:ascii="Times New Roman" w:cs="Times New Roman"/>
          <w:sz w:val="28"/>
          <w:szCs w:val="28"/>
          <w:rPrChange w:id="18093" w:author="user pc" w:date="2022-03-15T10:14:00Z">
            <w:rPr/>
          </w:rPrChange>
        </w:rPr>
        <w:t>for</w:t>
      </w:r>
      <w:r>
        <w:rPr>
          <w:rFonts w:ascii="Times New Roman" w:cs="Times New Roman" w:hAnsi="Times New Roman"/>
          <w:sz w:val="28"/>
          <w:szCs w:val="28"/>
        </w:rPr>
        <w:t xml:space="preserve"> </w:t>
      </w:r>
      <w:r w:rsidRPr="661AF193">
        <w:rPr>
          <w:rFonts w:ascii="Times New Roman" w:cs="Times New Roman"/>
          <w:sz w:val="28"/>
          <w:szCs w:val="28"/>
          <w:rPrChange w:id="18094" w:author="user pc" w:date="2022-03-15T10:14:00Z">
            <w:rPr/>
          </w:rPrChange>
        </w:rPr>
        <w:t>example,</w:t>
      </w:r>
      <w:r>
        <w:rPr>
          <w:rFonts w:ascii="Times New Roman" w:cs="Times New Roman" w:hAnsi="Times New Roman"/>
          <w:sz w:val="28"/>
          <w:szCs w:val="28"/>
        </w:rPr>
        <w:t xml:space="preserve"> </w:t>
      </w:r>
      <w:r w:rsidRPr="64FAE44E">
        <w:rPr>
          <w:rFonts w:ascii="Times New Roman" w:cs="Times New Roman"/>
          <w:sz w:val="28"/>
          <w:szCs w:val="28"/>
          <w:rPrChange w:id="18095" w:author="user pc" w:date="2022-03-15T10:14:00Z">
            <w:rPr/>
          </w:rPrChange>
        </w:rPr>
        <w:t>a</w:t>
      </w:r>
      <w:r>
        <w:rPr>
          <w:rFonts w:ascii="Times New Roman" w:cs="Times New Roman" w:hAnsi="Times New Roman"/>
          <w:sz w:val="28"/>
          <w:szCs w:val="28"/>
        </w:rPr>
        <w:t xml:space="preserve"> </w:t>
      </w:r>
      <w:r w:rsidRPr="CEFFE7B7">
        <w:rPr>
          <w:rFonts w:ascii="Times New Roman" w:cs="Times New Roman"/>
          <w:sz w:val="28"/>
          <w:szCs w:val="28"/>
          <w:rPrChange w:id="18096" w:author="user pc" w:date="2022-03-15T10:14:00Z">
            <w:rPr/>
          </w:rPrChange>
        </w:rPr>
        <w:t>D</w:t>
      </w:r>
      <w:r w:rsidRPr="0EF83591">
        <w:rPr>
          <w:rFonts w:ascii="Times New Roman" w:cs="Times New Roman"/>
          <w:sz w:val="28"/>
          <w:szCs w:val="28"/>
          <w:vertAlign w:val="subscript"/>
          <w:rPrChange w:id="18097" w:author="user pc" w:date="2022-03-15T10:14:00Z">
            <w:rPr>
              <w:vertAlign w:val="subscript"/>
            </w:rPr>
          </w:rPrChange>
        </w:rPr>
        <w:t>F</w:t>
      </w:r>
      <w:r>
        <w:rPr>
          <w:rFonts w:ascii="Times New Roman" w:cs="Times New Roman" w:hAnsi="Times New Roman"/>
          <w:sz w:val="28"/>
          <w:szCs w:val="28"/>
          <w:vertAlign w:val="subscript"/>
        </w:rPr>
        <w:t xml:space="preserve"> </w:t>
      </w:r>
      <w:r w:rsidRPr="6F0F5A4C">
        <w:rPr>
          <w:rFonts w:ascii="Times New Roman" w:cs="Times New Roman"/>
          <w:sz w:val="28"/>
          <w:szCs w:val="28"/>
          <w:rPrChange w:id="18098" w:author="user pc" w:date="2022-03-15T10:14:00Z">
            <w:rPr/>
          </w:rPrChange>
        </w:rPr>
        <w:t>of</w:t>
      </w:r>
      <w:r>
        <w:rPr>
          <w:rFonts w:ascii="Times New Roman" w:cs="Times New Roman" w:hAnsi="Times New Roman"/>
          <w:sz w:val="28"/>
          <w:szCs w:val="28"/>
        </w:rPr>
        <w:t xml:space="preserve"> </w:t>
      </w:r>
      <w:r w:rsidRPr="4C2711EF">
        <w:rPr>
          <w:rFonts w:ascii="Times New Roman" w:cs="Times New Roman"/>
          <w:sz w:val="28"/>
          <w:szCs w:val="28"/>
          <w:rPrChange w:id="18099" w:author="user pc" w:date="2022-03-15T10:14:00Z">
            <w:rPr/>
          </w:rPrChange>
        </w:rPr>
        <w:t>10</w:t>
      </w:r>
      <w:r>
        <w:rPr>
          <w:rFonts w:ascii="Times New Roman" w:cs="Times New Roman" w:hAnsi="Times New Roman"/>
          <w:sz w:val="28"/>
          <w:szCs w:val="28"/>
        </w:rPr>
        <w:t xml:space="preserve"> </w:t>
      </w:r>
      <w:r w:rsidRPr="92DDC244">
        <w:rPr>
          <w:rFonts w:ascii="Times New Roman" w:cs="Times New Roman"/>
          <w:sz w:val="28"/>
          <w:szCs w:val="28"/>
          <w:rPrChange w:id="18100" w:author="user pc" w:date="2022-03-15T10:14:00Z">
            <w:rPr/>
          </w:rPrChange>
        </w:rPr>
        <w:t>means</w:t>
      </w:r>
      <w:r>
        <w:rPr>
          <w:rFonts w:ascii="Times New Roman" w:cs="Times New Roman" w:hAnsi="Times New Roman"/>
          <w:sz w:val="28"/>
          <w:szCs w:val="28"/>
        </w:rPr>
        <w:t xml:space="preserve"> </w:t>
      </w:r>
      <w:r w:rsidRPr="DA851D21">
        <w:rPr>
          <w:rFonts w:ascii="Times New Roman" w:cs="Times New Roman"/>
          <w:sz w:val="28"/>
          <w:szCs w:val="28"/>
          <w:rPrChange w:id="18101" w:author="user pc" w:date="2022-03-15T10:14:00Z">
            <w:rPr/>
          </w:rPrChange>
        </w:rPr>
        <w:t>a</w:t>
      </w:r>
      <w:r>
        <w:rPr>
          <w:rFonts w:ascii="Times New Roman" w:cs="Times New Roman" w:hAnsi="Times New Roman"/>
          <w:sz w:val="28"/>
          <w:szCs w:val="28"/>
        </w:rPr>
        <w:t xml:space="preserve"> </w:t>
      </w:r>
      <w:r w:rsidRPr="0704AA35">
        <w:rPr>
          <w:rFonts w:ascii="Times New Roman" w:cs="Times New Roman"/>
          <w:sz w:val="28"/>
          <w:szCs w:val="28"/>
          <w:rPrChange w:id="18102" w:author="user pc" w:date="2022-03-15T10:14:00Z">
            <w:rPr/>
          </w:rPrChange>
        </w:rPr>
        <w:t>1:10</w:t>
      </w:r>
      <w:r>
        <w:rPr>
          <w:rFonts w:ascii="Times New Roman" w:cs="Times New Roman" w:hAnsi="Times New Roman"/>
          <w:sz w:val="28"/>
          <w:szCs w:val="28"/>
        </w:rPr>
        <w:t xml:space="preserve"> </w:t>
      </w:r>
      <w:r w:rsidRPr="18C1593E">
        <w:rPr>
          <w:rFonts w:ascii="Times New Roman" w:cs="Times New Roman"/>
          <w:sz w:val="28"/>
          <w:szCs w:val="28"/>
          <w:rPrChange w:id="18103" w:author="user pc" w:date="2022-03-15T10:14:00Z">
            <w:rPr/>
          </w:rPrChange>
        </w:rPr>
        <w:t>dilution,</w:t>
      </w:r>
      <w:r>
        <w:rPr>
          <w:rFonts w:ascii="Times New Roman" w:cs="Times New Roman" w:hAnsi="Times New Roman"/>
          <w:sz w:val="28"/>
          <w:szCs w:val="28"/>
        </w:rPr>
        <w:t xml:space="preserve"> </w:t>
      </w:r>
      <w:r w:rsidRPr="6AFFAD9D">
        <w:rPr>
          <w:rFonts w:ascii="Times New Roman" w:cs="Times New Roman"/>
          <w:sz w:val="28"/>
          <w:szCs w:val="28"/>
          <w:rPrChange w:id="18104" w:author="user pc" w:date="2022-03-15T10:14:00Z">
            <w:rPr/>
          </w:rPrChange>
        </w:rPr>
        <w:t>or</w:t>
      </w:r>
      <w:r>
        <w:rPr>
          <w:rFonts w:ascii="Times New Roman" w:cs="Times New Roman" w:hAnsi="Times New Roman"/>
          <w:sz w:val="28"/>
          <w:szCs w:val="28"/>
        </w:rPr>
        <w:t xml:space="preserve"> </w:t>
      </w:r>
      <w:r w:rsidRPr="8F89CB94">
        <w:rPr>
          <w:rFonts w:ascii="Times New Roman" w:cs="Times New Roman"/>
          <w:sz w:val="28"/>
          <w:szCs w:val="28"/>
          <w:rPrChange w:id="18105" w:author="user pc" w:date="2022-03-15T10:14:00Z">
            <w:rPr/>
          </w:rPrChange>
        </w:rPr>
        <w:t>1</w:t>
      </w:r>
      <w:r>
        <w:rPr>
          <w:rFonts w:ascii="Times New Roman" w:cs="Times New Roman" w:hAnsi="Times New Roman"/>
          <w:sz w:val="28"/>
          <w:szCs w:val="28"/>
        </w:rPr>
        <w:t xml:space="preserve"> </w:t>
      </w:r>
      <w:r w:rsidRPr="32C5EF1B">
        <w:rPr>
          <w:rFonts w:ascii="Times New Roman" w:cs="Times New Roman"/>
          <w:sz w:val="28"/>
          <w:szCs w:val="28"/>
          <w:rPrChange w:id="18106" w:author="user pc" w:date="2022-03-15T10:14:00Z">
            <w:rPr/>
          </w:rPrChange>
        </w:rPr>
        <w:t>part</w:t>
      </w:r>
      <w:r>
        <w:rPr>
          <w:rFonts w:ascii="Times New Roman" w:cs="Times New Roman" w:hAnsi="Times New Roman"/>
          <w:sz w:val="28"/>
          <w:szCs w:val="28"/>
        </w:rPr>
        <w:t xml:space="preserve"> </w:t>
      </w:r>
      <w:r w:rsidRPr="D8204C11">
        <w:rPr>
          <w:rFonts w:ascii="Times New Roman" w:cs="Times New Roman"/>
          <w:sz w:val="28"/>
          <w:szCs w:val="28"/>
          <w:rPrChange w:id="18107" w:author="user pc" w:date="2022-03-15T10:14:00Z">
            <w:rPr/>
          </w:rPrChange>
        </w:rPr>
        <w:t>solute</w:t>
      </w:r>
      <w:r>
        <w:rPr>
          <w:rFonts w:ascii="Times New Roman" w:cs="Times New Roman" w:hAnsi="Times New Roman"/>
          <w:sz w:val="28"/>
          <w:szCs w:val="28"/>
        </w:rPr>
        <w:t xml:space="preserve"> </w:t>
      </w:r>
      <w:r w:rsidRPr="BEB5C17C">
        <w:rPr>
          <w:rFonts w:ascii="Times New Roman" w:cs="Times New Roman"/>
          <w:sz w:val="28"/>
          <w:szCs w:val="28"/>
          <w:rPrChange w:id="18108" w:author="user pc" w:date="2022-03-15T10:14:00Z">
            <w:rPr/>
          </w:rPrChange>
        </w:rPr>
        <w:t>+</w:t>
      </w:r>
      <w:r>
        <w:rPr>
          <w:rFonts w:ascii="Times New Roman" w:cs="Times New Roman" w:hAnsi="Times New Roman"/>
          <w:sz w:val="28"/>
          <w:szCs w:val="28"/>
        </w:rPr>
        <w:t xml:space="preserve"> </w:t>
      </w:r>
      <w:r w:rsidRPr="EBA9F11B">
        <w:rPr>
          <w:rFonts w:ascii="Times New Roman" w:cs="Times New Roman"/>
          <w:sz w:val="28"/>
          <w:szCs w:val="28"/>
          <w:rPrChange w:id="18109" w:author="user pc" w:date="2022-03-15T10:14:00Z">
            <w:rPr/>
          </w:rPrChange>
        </w:rPr>
        <w:t>9</w:t>
      </w:r>
      <w:r>
        <w:rPr>
          <w:rFonts w:ascii="Times New Roman" w:cs="Times New Roman" w:hAnsi="Times New Roman"/>
          <w:sz w:val="28"/>
          <w:szCs w:val="28"/>
        </w:rPr>
        <w:t xml:space="preserve"> </w:t>
      </w:r>
      <w:r w:rsidRPr="7693A5D5">
        <w:rPr>
          <w:rFonts w:ascii="Times New Roman" w:cs="Times New Roman"/>
          <w:sz w:val="28"/>
          <w:szCs w:val="28"/>
          <w:rPrChange w:id="18110" w:author="user pc" w:date="2022-03-15T10:14:00Z">
            <w:rPr/>
          </w:rPrChange>
        </w:rPr>
        <w:t>parts</w:t>
      </w:r>
      <w:r>
        <w:rPr>
          <w:rFonts w:ascii="Times New Roman" w:cs="Times New Roman" w:hAnsi="Times New Roman"/>
          <w:sz w:val="28"/>
          <w:szCs w:val="28"/>
        </w:rPr>
        <w:t xml:space="preserve"> diluents</w:t>
      </w:r>
      <w:r w:rsidRPr="5B0492D0">
        <w:rPr>
          <w:rFonts w:ascii="Times New Roman" w:cs="Times New Roman"/>
          <w:sz w:val="28"/>
          <w:szCs w:val="28"/>
          <w:rPrChange w:id="18111" w:author="user pc" w:date="2022-03-15T10:14:00Z">
            <w:rPr/>
          </w:rPrChange>
        </w:rPr>
        <w:t>,</w:t>
      </w:r>
      <w:r>
        <w:rPr>
          <w:rFonts w:ascii="Times New Roman" w:cs="Times New Roman" w:hAnsi="Times New Roman"/>
          <w:sz w:val="28"/>
          <w:szCs w:val="28"/>
        </w:rPr>
        <w:t xml:space="preserve"> </w:t>
      </w:r>
      <w:r w:rsidRPr="7D2930F3">
        <w:rPr>
          <w:rFonts w:ascii="Times New Roman" w:cs="Times New Roman"/>
          <w:sz w:val="28"/>
          <w:szCs w:val="28"/>
          <w:rPrChange w:id="18112" w:author="user pc" w:date="2022-03-15T10:14:00Z">
            <w:rPr/>
          </w:rPrChange>
        </w:rPr>
        <w:t>for</w:t>
      </w:r>
      <w:r>
        <w:rPr>
          <w:rFonts w:ascii="Times New Roman" w:cs="Times New Roman" w:hAnsi="Times New Roman"/>
          <w:sz w:val="28"/>
          <w:szCs w:val="28"/>
        </w:rPr>
        <w:t xml:space="preserve"> </w:t>
      </w:r>
      <w:r w:rsidRPr="8F662BFA">
        <w:rPr>
          <w:rFonts w:ascii="Times New Roman" w:cs="Times New Roman"/>
          <w:sz w:val="28"/>
          <w:szCs w:val="28"/>
          <w:rPrChange w:id="18113" w:author="user pc" w:date="2022-03-15T10:14:00Z">
            <w:rPr/>
          </w:rPrChange>
        </w:rPr>
        <w:t>a</w:t>
      </w:r>
      <w:r>
        <w:rPr>
          <w:rFonts w:ascii="Times New Roman" w:cs="Times New Roman" w:hAnsi="Times New Roman"/>
          <w:sz w:val="28"/>
          <w:szCs w:val="28"/>
        </w:rPr>
        <w:t xml:space="preserve"> </w:t>
      </w:r>
      <w:r w:rsidRPr="D7E3F4F0">
        <w:rPr>
          <w:rFonts w:ascii="Times New Roman" w:cs="Times New Roman"/>
          <w:sz w:val="28"/>
          <w:szCs w:val="28"/>
          <w:rPrChange w:id="18114" w:author="user pc" w:date="2022-03-15T10:14:00Z">
            <w:rPr/>
          </w:rPrChange>
        </w:rPr>
        <w:t>total</w:t>
      </w:r>
      <w:r>
        <w:rPr>
          <w:rFonts w:ascii="Times New Roman" w:cs="Times New Roman" w:hAnsi="Times New Roman"/>
          <w:sz w:val="28"/>
          <w:szCs w:val="28"/>
        </w:rPr>
        <w:t xml:space="preserve"> </w:t>
      </w:r>
      <w:r w:rsidRPr="F0513C46">
        <w:rPr>
          <w:rFonts w:ascii="Times New Roman" w:cs="Times New Roman"/>
          <w:sz w:val="28"/>
          <w:szCs w:val="28"/>
          <w:rPrChange w:id="18115" w:author="user pc" w:date="2022-03-15T10:14:00Z">
            <w:rPr/>
          </w:rPrChange>
        </w:rPr>
        <w:t>of</w:t>
      </w:r>
      <w:r>
        <w:rPr>
          <w:rFonts w:ascii="Times New Roman" w:cs="Times New Roman" w:hAnsi="Times New Roman"/>
          <w:sz w:val="28"/>
          <w:szCs w:val="28"/>
        </w:rPr>
        <w:t xml:space="preserve"> </w:t>
      </w:r>
      <w:r w:rsidRPr="A4FEBFB1">
        <w:rPr>
          <w:rFonts w:ascii="Times New Roman" w:cs="Times New Roman"/>
          <w:sz w:val="28"/>
          <w:szCs w:val="28"/>
          <w:rPrChange w:id="18116" w:author="user pc" w:date="2022-03-15T10:14:00Z">
            <w:rPr/>
          </w:rPrChange>
        </w:rPr>
        <w:t>10</w:t>
      </w:r>
      <w:r>
        <w:rPr>
          <w:rFonts w:ascii="Times New Roman" w:cs="Times New Roman" w:hAnsi="Times New Roman"/>
          <w:sz w:val="28"/>
          <w:szCs w:val="28"/>
        </w:rPr>
        <w:t xml:space="preserve"> </w:t>
      </w:r>
      <w:r w:rsidRPr="C6530E7B">
        <w:rPr>
          <w:rFonts w:ascii="Times New Roman" w:cs="Times New Roman"/>
          <w:sz w:val="28"/>
          <w:szCs w:val="28"/>
          <w:rPrChange w:id="18117" w:author="user pc" w:date="2022-03-15T10:14:00Z">
            <w:rPr/>
          </w:rPrChange>
        </w:rPr>
        <w:t>parts.</w:t>
      </w:r>
    </w:p>
    <w:p>
      <w:pPr>
        <w:pStyle w:val="style0"/>
        <w:rPr>
          <w:rFonts w:ascii="Times New Roman" w:cs="Times New Roman"/>
          <w:sz w:val="28"/>
          <w:szCs w:val="28"/>
          <w:rPrChange w:id="18118" w:author="user pc" w:date="2022-03-15T10:14:00Z">
            <w:rPr/>
          </w:rPrChange>
        </w:rPr>
      </w:pPr>
      <w:r w:rsidRPr="7558B6BB">
        <w:rPr>
          <w:rFonts w:ascii="Times New Roman" w:cs="Times New Roman"/>
          <w:sz w:val="28"/>
          <w:szCs w:val="28"/>
          <w:rPrChange w:id="18119" w:author="user pc" w:date="2022-03-15T10:14:00Z">
            <w:rPr/>
          </w:rPrChange>
        </w:rPr>
        <w:t>Assuming,</w:t>
      </w:r>
      <w:r>
        <w:rPr>
          <w:rFonts w:ascii="Times New Roman" w:cs="Times New Roman" w:hAnsi="Times New Roman"/>
          <w:sz w:val="28"/>
          <w:szCs w:val="28"/>
        </w:rPr>
        <w:t xml:space="preserve"> </w:t>
      </w:r>
      <w:r w:rsidRPr="5354C782">
        <w:rPr>
          <w:rFonts w:ascii="Times New Roman" w:cs="Times New Roman"/>
          <w:sz w:val="28"/>
          <w:szCs w:val="28"/>
          <w:rPrChange w:id="18120" w:author="user pc" w:date="2022-03-15T10:14:00Z">
            <w:rPr/>
          </w:rPrChange>
        </w:rPr>
        <w:t>you</w:t>
      </w:r>
      <w:r>
        <w:rPr>
          <w:rFonts w:ascii="Times New Roman" w:cs="Times New Roman" w:hAnsi="Times New Roman"/>
          <w:sz w:val="28"/>
          <w:szCs w:val="28"/>
        </w:rPr>
        <w:t xml:space="preserve"> </w:t>
      </w:r>
      <w:r w:rsidRPr="AFE61024">
        <w:rPr>
          <w:rFonts w:ascii="Times New Roman" w:cs="Times New Roman"/>
          <w:sz w:val="28"/>
          <w:szCs w:val="28"/>
          <w:rPrChange w:id="18121" w:author="user pc" w:date="2022-03-15T10:14:00Z">
            <w:rPr/>
          </w:rPrChange>
        </w:rPr>
        <w:t>want</w:t>
      </w:r>
      <w:r>
        <w:rPr>
          <w:rFonts w:ascii="Times New Roman" w:cs="Times New Roman" w:hAnsi="Times New Roman"/>
          <w:sz w:val="28"/>
          <w:szCs w:val="28"/>
        </w:rPr>
        <w:t xml:space="preserve"> </w:t>
      </w:r>
      <w:r w:rsidRPr="556A768A">
        <w:rPr>
          <w:rFonts w:ascii="Times New Roman" w:cs="Times New Roman"/>
          <w:sz w:val="28"/>
          <w:szCs w:val="28"/>
          <w:rPrChange w:id="18122" w:author="user pc" w:date="2022-03-15T10:14:00Z">
            <w:rPr/>
          </w:rPrChange>
        </w:rPr>
        <w:t>to</w:t>
      </w:r>
      <w:r>
        <w:rPr>
          <w:rFonts w:ascii="Times New Roman" w:cs="Times New Roman" w:hAnsi="Times New Roman"/>
          <w:sz w:val="28"/>
          <w:szCs w:val="28"/>
        </w:rPr>
        <w:t xml:space="preserve"> </w:t>
      </w:r>
      <w:r w:rsidRPr="16D7C641">
        <w:rPr>
          <w:rFonts w:ascii="Times New Roman" w:cs="Times New Roman"/>
          <w:sz w:val="28"/>
          <w:szCs w:val="28"/>
          <w:rPrChange w:id="18123" w:author="user pc" w:date="2022-03-15T10:14:00Z">
            <w:rPr/>
          </w:rPrChange>
        </w:rPr>
        <w:t>make</w:t>
      </w:r>
      <w:r>
        <w:rPr>
          <w:rFonts w:ascii="Times New Roman" w:cs="Times New Roman" w:hAnsi="Times New Roman"/>
          <w:sz w:val="28"/>
          <w:szCs w:val="28"/>
        </w:rPr>
        <w:t xml:space="preserve"> </w:t>
      </w:r>
      <w:r w:rsidRPr="555D921C">
        <w:rPr>
          <w:rFonts w:ascii="Times New Roman" w:cs="Times New Roman"/>
          <w:sz w:val="28"/>
          <w:szCs w:val="28"/>
          <w:rPrChange w:id="18124" w:author="user pc" w:date="2022-03-15T10:14:00Z">
            <w:rPr/>
          </w:rPrChange>
        </w:rPr>
        <w:t>300</w:t>
      </w:r>
      <w:r>
        <w:rPr>
          <w:rFonts w:ascii="Times New Roman" w:cs="Times New Roman" w:hAnsi="Times New Roman"/>
          <w:sz w:val="28"/>
          <w:szCs w:val="28"/>
        </w:rPr>
        <w:t xml:space="preserve"> </w:t>
      </w:r>
      <w:r w:rsidRPr="A383DE2B">
        <w:rPr>
          <w:rFonts w:ascii="Times New Roman" w:cs="Times New Roman"/>
          <w:sz w:val="28"/>
          <w:szCs w:val="28"/>
          <w:rPrChange w:id="18125" w:author="user pc" w:date="2022-03-15T10:14:00Z">
            <w:rPr/>
          </w:rPrChange>
        </w:rPr>
        <w:t>μL</w:t>
      </w:r>
      <w:r>
        <w:rPr>
          <w:rFonts w:ascii="Times New Roman" w:cs="Times New Roman" w:hAnsi="Times New Roman"/>
          <w:sz w:val="28"/>
          <w:szCs w:val="28"/>
        </w:rPr>
        <w:t xml:space="preserve"> </w:t>
      </w:r>
      <w:r w:rsidRPr="EA31C5E0">
        <w:rPr>
          <w:rFonts w:ascii="Times New Roman" w:cs="Times New Roman"/>
          <w:sz w:val="28"/>
          <w:szCs w:val="28"/>
          <w:rPrChange w:id="18126" w:author="user pc" w:date="2022-03-15T10:14:00Z">
            <w:rPr/>
          </w:rPrChange>
        </w:rPr>
        <w:t>of</w:t>
      </w:r>
      <w:r>
        <w:rPr>
          <w:rFonts w:ascii="Times New Roman" w:cs="Times New Roman" w:hAnsi="Times New Roman"/>
          <w:sz w:val="28"/>
          <w:szCs w:val="28"/>
        </w:rPr>
        <w:t xml:space="preserve"> </w:t>
      </w:r>
      <w:r w:rsidRPr="A5790C4E">
        <w:rPr>
          <w:rFonts w:ascii="Times New Roman" w:cs="Times New Roman"/>
          <w:sz w:val="28"/>
          <w:szCs w:val="28"/>
          <w:rPrChange w:id="18127" w:author="user pc" w:date="2022-03-15T10:14:00Z">
            <w:rPr/>
          </w:rPrChange>
        </w:rPr>
        <w:t>a</w:t>
      </w:r>
      <w:r>
        <w:rPr>
          <w:rFonts w:ascii="Times New Roman" w:cs="Times New Roman" w:hAnsi="Times New Roman"/>
          <w:sz w:val="28"/>
          <w:szCs w:val="28"/>
        </w:rPr>
        <w:t xml:space="preserve"> </w:t>
      </w:r>
      <w:r w:rsidRPr="A49F0B17">
        <w:rPr>
          <w:rFonts w:ascii="Times New Roman" w:cs="Times New Roman"/>
          <w:sz w:val="28"/>
          <w:szCs w:val="28"/>
          <w:rPrChange w:id="18128" w:author="user pc" w:date="2022-03-15T10:14:00Z">
            <w:rPr/>
          </w:rPrChange>
        </w:rPr>
        <w:t>1:250</w:t>
      </w:r>
      <w:r>
        <w:rPr>
          <w:rFonts w:ascii="Times New Roman" w:cs="Times New Roman" w:hAnsi="Times New Roman"/>
          <w:sz w:val="28"/>
          <w:szCs w:val="28"/>
        </w:rPr>
        <w:t xml:space="preserve"> </w:t>
      </w:r>
      <w:r w:rsidRPr="E53EBF29">
        <w:rPr>
          <w:rFonts w:ascii="Times New Roman" w:cs="Times New Roman"/>
          <w:sz w:val="28"/>
          <w:szCs w:val="28"/>
          <w:rPrChange w:id="18129" w:author="user pc" w:date="2022-03-15T10:14:00Z">
            <w:rPr/>
          </w:rPrChange>
        </w:rPr>
        <w:t>dilution</w:t>
      </w:r>
      <w:r>
        <w:rPr>
          <w:rFonts w:ascii="Times New Roman" w:cs="Times New Roman" w:hAnsi="Times New Roman"/>
          <w:sz w:val="28"/>
          <w:szCs w:val="28"/>
        </w:rPr>
        <w:t xml:space="preserve"> </w:t>
      </w:r>
      <w:r w:rsidRPr="CB828C4C">
        <w:rPr>
          <w:rFonts w:ascii="Times New Roman" w:cs="Times New Roman"/>
          <w:sz w:val="28"/>
          <w:szCs w:val="28"/>
          <w:rPrChange w:id="18130" w:author="user pc" w:date="2022-03-15T10:14:00Z">
            <w:rPr/>
          </w:rPrChange>
        </w:rPr>
        <w:t>factor.</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f</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Final Volume</m:t>
              </m:r>
            </m:num>
            <m:den>
              <m:r>
                <w:rPr>
                  <w:rFonts w:ascii="Cambria Math" w:cs="Times New Roman" w:hAnsi="Cambria Math"/>
                  <w:sz w:val="28"/>
                  <w:szCs w:val="28"/>
                </w:rPr>
                <m:t>Solute Volume</m:t>
              </m:r>
            </m:den>
          </m:f>
        </m:oMath>
      </m:oMathPara>
    </w:p>
    <w:p>
      <w:pPr>
        <w:pStyle w:val="style0"/>
        <w:rPr>
          <w:rFonts w:ascii="Times New Roman" w:cs="Times New Roman"/>
          <w:sz w:val="28"/>
          <w:szCs w:val="28"/>
          <w:rPrChange w:id="18131" w:author="user pc" w:date="2022-03-15T10:14:00Z">
            <w:rPr/>
          </w:rPrChange>
        </w:rPr>
      </w:pPr>
      <w:r w:rsidRPr="BEED0E3D">
        <w:rPr>
          <w:rFonts w:ascii="Times New Roman" w:cs="Times New Roman"/>
          <w:sz w:val="28"/>
          <w:szCs w:val="28"/>
          <w:rPrChange w:id="18132" w:author="user pc" w:date="2022-03-15T10:14:00Z">
            <w:rPr/>
          </w:rPrChange>
        </w:rPr>
        <w:t>Substitute</w:t>
      </w:r>
      <w:r>
        <w:rPr>
          <w:rFonts w:ascii="Times New Roman" w:cs="Times New Roman" w:hAnsi="Times New Roman"/>
          <w:sz w:val="28"/>
          <w:szCs w:val="28"/>
        </w:rPr>
        <w:t xml:space="preserve"> </w:t>
      </w:r>
      <w:r w:rsidRPr="1C6AFE0E">
        <w:rPr>
          <w:rFonts w:ascii="Times New Roman" w:cs="Times New Roman"/>
          <w:sz w:val="28"/>
          <w:szCs w:val="28"/>
          <w:rPrChange w:id="18133" w:author="user pc" w:date="2022-03-15T10:14:00Z">
            <w:rPr/>
          </w:rPrChange>
        </w:rPr>
        <w:t>the</w:t>
      </w:r>
      <w:r>
        <w:rPr>
          <w:rFonts w:ascii="Times New Roman" w:cs="Times New Roman" w:hAnsi="Times New Roman"/>
          <w:sz w:val="28"/>
          <w:szCs w:val="28"/>
        </w:rPr>
        <w:t xml:space="preserve"> </w:t>
      </w:r>
      <w:r w:rsidRPr="E2613730">
        <w:rPr>
          <w:rFonts w:ascii="Times New Roman" w:cs="Times New Roman"/>
          <w:sz w:val="28"/>
          <w:szCs w:val="28"/>
          <w:rPrChange w:id="18134" w:author="user pc" w:date="2022-03-15T10:14:00Z">
            <w:rPr/>
          </w:rPrChange>
        </w:rPr>
        <w:t>values:</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m:oMathPara>
        <m:oMath>
          <m:r>
            <w:rPr>
              <w:rFonts w:ascii="Cambria Math" w:cs="Times New Roman" w:hAnsi="Cambria Math"/>
              <w:sz w:val="28"/>
              <w:szCs w:val="28"/>
            </w:rPr>
            <m:t xml:space="preserve">250= </m:t>
          </m:r>
          <m:f>
            <m:fPr>
              <m:ctrlPr>
                <w:rPr>
                  <w:rFonts w:ascii="Cambria Math" w:cs="Times New Roman" w:hAnsi="Cambria Math"/>
                  <w:i/>
                  <w:sz w:val="28"/>
                  <w:szCs w:val="28"/>
                </w:rPr>
              </m:ctrlPr>
            </m:fPr>
            <m:num>
              <m:r>
                <w:rPr>
                  <w:rFonts w:ascii="Cambria Math" w:cs="Times New Roman" w:hAnsi="Cambria Math"/>
                  <w:sz w:val="28"/>
                  <w:szCs w:val="28"/>
                </w:rPr>
                <m:t>300 μL</m:t>
              </m:r>
            </m:num>
            <m:den>
              <m:r>
                <w:rPr>
                  <w:rFonts w:ascii="Cambria Math" w:cs="Times New Roman" w:hAnsi="Cambria Math"/>
                  <w:sz w:val="28"/>
                  <w:szCs w:val="28"/>
                </w:rPr>
                <m:t>Solute Volume</m:t>
              </m:r>
            </m:den>
          </m:f>
        </m:oMath>
      </m:oMathPara>
    </w:p>
    <w:p>
      <w:pPr>
        <w:pStyle w:val="style0"/>
        <w:rPr>
          <w:rFonts w:ascii="Times New Roman" w:cs="Times New Roman" w:hAnsi="Times New Roman"/>
          <w:sz w:val="28"/>
          <w:szCs w:val="28"/>
        </w:rPr>
      </w:pPr>
      <w:r w:rsidRPr="B66B1AEA">
        <w:rPr>
          <w:rFonts w:ascii="Times New Roman" w:cs="Times New Roman"/>
          <w:sz w:val="28"/>
          <w:szCs w:val="28"/>
          <w:rPrChange w:id="18135" w:author="user pc" w:date="2022-03-15T10:14:00Z">
            <w:rPr/>
          </w:rPrChange>
        </w:rPr>
        <w:t>Rearrange:</w:t>
      </w:r>
      <w:r>
        <w:rPr>
          <w:rFonts w:ascii="Times New Roman" w:cs="Times New Roman" w:hAnsi="Times New Roman"/>
          <w:sz w:val="28"/>
          <w:szCs w:val="28"/>
        </w:rPr>
        <w:t xml:space="preserve"> </w:t>
      </w:r>
    </w:p>
    <w:p>
      <w:pPr>
        <w:pStyle w:val="style0"/>
        <w:rPr>
          <w:rFonts w:ascii="Times New Roman" w:cs="Times New Roman"/>
          <w:sz w:val="28"/>
          <w:szCs w:val="28"/>
          <w:rPrChange w:id="18136" w:author="user pc" w:date="2022-03-15T10:14:00Z">
            <w:rPr/>
          </w:rPrChange>
        </w:rPr>
      </w:pPr>
      <m:oMathPara>
        <m:oMathParaPr>
          <m:jc m:val="left"/>
        </m:oMathParaPr>
        <m:oMath>
          <m:r>
            <w:rPr>
              <w:rFonts w:ascii="Cambria Math" w:cs="Times New Roman" w:hAnsi="Cambria Math"/>
              <w:sz w:val="28"/>
              <w:szCs w:val="28"/>
            </w:rPr>
            <m:t xml:space="preserve">SoluteVolume= </m:t>
          </m:r>
          <m:f>
            <m:fPr>
              <m:ctrlPr>
                <w:rPr>
                  <w:rFonts w:ascii="Cambria Math" w:cs="Times New Roman" w:hAnsi="Cambria Math"/>
                  <w:i/>
                  <w:sz w:val="28"/>
                  <w:szCs w:val="28"/>
                </w:rPr>
              </m:ctrlPr>
            </m:fPr>
            <m:num>
              <m:r>
                <w:rPr>
                  <w:rFonts w:ascii="Cambria Math" w:cs="Times New Roman" w:hAnsi="Cambria Math"/>
                  <w:sz w:val="28"/>
                  <w:szCs w:val="28"/>
                </w:rPr>
                <m:t>300 μL</m:t>
              </m:r>
            </m:num>
            <m:den>
              <m:r>
                <w:rPr>
                  <w:rFonts w:ascii="Cambria Math" w:cs="Times New Roman" w:hAnsi="Cambria Math"/>
                  <w:sz w:val="28"/>
                  <w:szCs w:val="28"/>
                </w:rPr>
                <m:t>250</m:t>
              </m:r>
            </m:den>
          </m:f>
          <m:r>
            <w:rPr>
              <w:rFonts w:ascii="Cambria Math" w:cs="Times New Roman" w:hAnsi="Cambria Math"/>
              <w:sz w:val="28"/>
              <w:szCs w:val="28"/>
            </w:rPr>
            <m:t>=1.2μL</m:t>
          </m:r>
        </m:oMath>
      </m:oMathPara>
    </w:p>
    <w:p>
      <w:pPr>
        <w:pStyle w:val="style0"/>
        <w:rPr>
          <w:rFonts w:ascii="Times New Roman" w:cs="Times New Roman"/>
          <w:sz w:val="28"/>
          <w:szCs w:val="28"/>
          <w:rPrChange w:id="18137" w:author="user pc" w:date="2022-03-15T10:14:00Z">
            <w:rPr/>
          </w:rPrChange>
        </w:rPr>
      </w:pPr>
      <w:r w:rsidRPr="5DABECBA">
        <w:rPr>
          <w:rFonts w:ascii="Times New Roman" w:cs="Times New Roman"/>
          <w:b/>
          <w:color w:val="c00000"/>
          <w:sz w:val="28"/>
          <w:szCs w:val="28"/>
          <w:rPrChange w:id="18138" w:author="user pc" w:date="2022-03-15T10:14:00Z">
            <w:rPr>
              <w:b/>
              <w:color w:val="c00000"/>
            </w:rPr>
          </w:rPrChange>
        </w:rPr>
        <w:t>To</w:t>
      </w:r>
      <w:r>
        <w:rPr>
          <w:rFonts w:ascii="Times New Roman" w:cs="Times New Roman" w:hAnsi="Times New Roman"/>
          <w:b/>
          <w:color w:val="c00000"/>
          <w:sz w:val="28"/>
          <w:szCs w:val="28"/>
        </w:rPr>
        <w:t xml:space="preserve"> </w:t>
      </w:r>
      <w:r w:rsidRPr="0C7F7EFE">
        <w:rPr>
          <w:rFonts w:ascii="Times New Roman" w:cs="Times New Roman"/>
          <w:b/>
          <w:color w:val="c00000"/>
          <w:sz w:val="28"/>
          <w:szCs w:val="28"/>
          <w:rPrChange w:id="18139" w:author="user pc" w:date="2022-03-15T10:14:00Z">
            <w:rPr>
              <w:b/>
              <w:color w:val="c00000"/>
            </w:rPr>
          </w:rPrChange>
        </w:rPr>
        <w:t>make</w:t>
      </w:r>
      <w:r>
        <w:rPr>
          <w:rFonts w:ascii="Times New Roman" w:cs="Times New Roman" w:hAnsi="Times New Roman"/>
          <w:b/>
          <w:color w:val="c00000"/>
          <w:sz w:val="28"/>
          <w:szCs w:val="28"/>
        </w:rPr>
        <w:t xml:space="preserve"> </w:t>
      </w:r>
      <w:r w:rsidRPr="2EFC4E58">
        <w:rPr>
          <w:rFonts w:ascii="Times New Roman" w:cs="Times New Roman"/>
          <w:b/>
          <w:color w:val="c00000"/>
          <w:sz w:val="28"/>
          <w:szCs w:val="28"/>
          <w:rPrChange w:id="18140" w:author="user pc" w:date="2022-03-15T10:14:00Z">
            <w:rPr>
              <w:b/>
              <w:color w:val="c00000"/>
            </w:rPr>
          </w:rPrChange>
        </w:rPr>
        <w:t>300μL,</w:t>
      </w:r>
      <w:r>
        <w:rPr>
          <w:rFonts w:ascii="Times New Roman" w:cs="Times New Roman" w:hAnsi="Times New Roman"/>
          <w:b/>
          <w:color w:val="c00000"/>
          <w:sz w:val="28"/>
          <w:szCs w:val="28"/>
        </w:rPr>
        <w:t xml:space="preserve"> </w:t>
      </w:r>
      <w:r w:rsidRPr="38F06B78">
        <w:rPr>
          <w:rFonts w:ascii="Times New Roman" w:cs="Times New Roman"/>
          <w:b/>
          <w:color w:val="c00000"/>
          <w:sz w:val="28"/>
          <w:szCs w:val="28"/>
          <w:rPrChange w:id="18141" w:author="user pc" w:date="2022-03-15T10:14:00Z">
            <w:rPr>
              <w:b/>
              <w:color w:val="c00000"/>
            </w:rPr>
          </w:rPrChange>
        </w:rPr>
        <w:t>measure</w:t>
      </w:r>
      <w:r>
        <w:rPr>
          <w:rFonts w:ascii="Times New Roman" w:cs="Times New Roman" w:hAnsi="Times New Roman"/>
          <w:b/>
          <w:color w:val="c00000"/>
          <w:sz w:val="28"/>
          <w:szCs w:val="28"/>
        </w:rPr>
        <w:t xml:space="preserve"> </w:t>
      </w:r>
      <w:r w:rsidRPr="61CC2645">
        <w:rPr>
          <w:rFonts w:ascii="Times New Roman" w:cs="Times New Roman"/>
          <w:b/>
          <w:color w:val="c00000"/>
          <w:sz w:val="28"/>
          <w:szCs w:val="28"/>
          <w:rPrChange w:id="18142" w:author="user pc" w:date="2022-03-15T10:14:00Z">
            <w:rPr>
              <w:b/>
              <w:color w:val="c00000"/>
            </w:rPr>
          </w:rPrChange>
        </w:rPr>
        <w:t>out</w:t>
      </w:r>
      <w:r>
        <w:rPr>
          <w:rFonts w:ascii="Times New Roman" w:cs="Times New Roman" w:hAnsi="Times New Roman"/>
          <w:b/>
          <w:color w:val="c00000"/>
          <w:sz w:val="28"/>
          <w:szCs w:val="28"/>
        </w:rPr>
        <w:t xml:space="preserve"> </w:t>
      </w:r>
      <w:r w:rsidRPr="76771886">
        <w:rPr>
          <w:rFonts w:ascii="Times New Roman" w:cs="Times New Roman"/>
          <w:b/>
          <w:color w:val="c00000"/>
          <w:sz w:val="28"/>
          <w:szCs w:val="28"/>
          <w:rPrChange w:id="18143" w:author="user pc" w:date="2022-03-15T10:14:00Z">
            <w:rPr>
              <w:b/>
              <w:color w:val="c00000"/>
            </w:rPr>
          </w:rPrChange>
        </w:rPr>
        <w:t>1.2</w:t>
      </w:r>
      <w:r>
        <w:rPr>
          <w:rFonts w:ascii="Times New Roman" w:cs="Times New Roman" w:hAnsi="Times New Roman"/>
          <w:b/>
          <w:color w:val="c00000"/>
          <w:sz w:val="28"/>
          <w:szCs w:val="28"/>
        </w:rPr>
        <w:t xml:space="preserve"> </w:t>
      </w:r>
      <w:r w:rsidRPr="4C2C4F9C">
        <w:rPr>
          <w:rFonts w:ascii="Times New Roman" w:cs="Times New Roman"/>
          <w:b/>
          <w:color w:val="c00000"/>
          <w:sz w:val="28"/>
          <w:szCs w:val="28"/>
          <w:rPrChange w:id="18144" w:author="user pc" w:date="2022-03-15T10:14:00Z">
            <w:rPr>
              <w:b/>
              <w:color w:val="c00000"/>
            </w:rPr>
          </w:rPrChange>
        </w:rPr>
        <w:t>μL</w:t>
      </w:r>
      <w:r>
        <w:rPr>
          <w:rFonts w:ascii="Times New Roman" w:cs="Times New Roman" w:hAnsi="Times New Roman"/>
          <w:b/>
          <w:color w:val="c00000"/>
          <w:sz w:val="28"/>
          <w:szCs w:val="28"/>
        </w:rPr>
        <w:t xml:space="preserve"> </w:t>
      </w:r>
      <w:r w:rsidRPr="9DCF3DA4">
        <w:rPr>
          <w:rFonts w:ascii="Times New Roman" w:cs="Times New Roman"/>
          <w:b/>
          <w:color w:val="c00000"/>
          <w:sz w:val="28"/>
          <w:szCs w:val="28"/>
          <w:rPrChange w:id="18145" w:author="user pc" w:date="2022-03-15T10:14:00Z">
            <w:rPr>
              <w:b/>
              <w:color w:val="c00000"/>
            </w:rPr>
          </w:rPrChange>
        </w:rPr>
        <w:t>of</w:t>
      </w:r>
      <w:r>
        <w:rPr>
          <w:rFonts w:ascii="Times New Roman" w:cs="Times New Roman" w:hAnsi="Times New Roman"/>
          <w:b/>
          <w:color w:val="c00000"/>
          <w:sz w:val="28"/>
          <w:szCs w:val="28"/>
        </w:rPr>
        <w:t xml:space="preserve"> </w:t>
      </w:r>
      <w:r w:rsidRPr="A0FD0D00">
        <w:rPr>
          <w:rFonts w:ascii="Times New Roman" w:cs="Times New Roman"/>
          <w:b/>
          <w:color w:val="c00000"/>
          <w:sz w:val="28"/>
          <w:szCs w:val="28"/>
          <w:rPrChange w:id="18146" w:author="user pc" w:date="2022-03-15T10:14:00Z">
            <w:rPr>
              <w:b/>
              <w:color w:val="c00000"/>
            </w:rPr>
          </w:rPrChange>
        </w:rPr>
        <w:t>the</w:t>
      </w:r>
      <w:r>
        <w:rPr>
          <w:rFonts w:ascii="Times New Roman" w:cs="Times New Roman" w:hAnsi="Times New Roman"/>
          <w:b/>
          <w:color w:val="c00000"/>
          <w:sz w:val="28"/>
          <w:szCs w:val="28"/>
        </w:rPr>
        <w:t xml:space="preserve"> </w:t>
      </w:r>
      <w:r w:rsidRPr="BCCCA14A">
        <w:rPr>
          <w:rFonts w:ascii="Times New Roman" w:cs="Times New Roman"/>
          <w:b/>
          <w:color w:val="c00000"/>
          <w:sz w:val="28"/>
          <w:szCs w:val="28"/>
          <w:rPrChange w:id="18147" w:author="user pc" w:date="2022-03-15T10:14:00Z">
            <w:rPr>
              <w:b/>
              <w:color w:val="c00000"/>
            </w:rPr>
          </w:rPrChange>
        </w:rPr>
        <w:t>stock</w:t>
      </w:r>
      <w:r>
        <w:rPr>
          <w:rFonts w:ascii="Times New Roman" w:cs="Times New Roman" w:hAnsi="Times New Roman"/>
          <w:b/>
          <w:color w:val="c00000"/>
          <w:sz w:val="28"/>
          <w:szCs w:val="28"/>
        </w:rPr>
        <w:t xml:space="preserve"> </w:t>
      </w:r>
      <w:r w:rsidRPr="3AA105F2">
        <w:rPr>
          <w:rFonts w:ascii="Times New Roman" w:cs="Times New Roman"/>
          <w:b/>
          <w:color w:val="c00000"/>
          <w:sz w:val="28"/>
          <w:szCs w:val="28"/>
          <w:rPrChange w:id="18148" w:author="user pc" w:date="2022-03-15T10:14:00Z">
            <w:rPr>
              <w:b/>
              <w:color w:val="c00000"/>
            </w:rPr>
          </w:rPrChange>
        </w:rPr>
        <w:t>solution</w:t>
      </w:r>
      <w:r>
        <w:rPr>
          <w:rFonts w:ascii="Times New Roman" w:cs="Times New Roman" w:hAnsi="Times New Roman"/>
          <w:b/>
          <w:color w:val="c00000"/>
          <w:sz w:val="28"/>
          <w:szCs w:val="28"/>
        </w:rPr>
        <w:t xml:space="preserve"> </w:t>
      </w:r>
      <w:r w:rsidRPr="40EE7DB0">
        <w:rPr>
          <w:rFonts w:ascii="Times New Roman" w:cs="Times New Roman"/>
          <w:b/>
          <w:color w:val="c00000"/>
          <w:sz w:val="28"/>
          <w:szCs w:val="28"/>
          <w:rPrChange w:id="18149" w:author="user pc" w:date="2022-03-15T10:14:00Z">
            <w:rPr>
              <w:b/>
              <w:color w:val="c00000"/>
            </w:rPr>
          </w:rPrChange>
        </w:rPr>
        <w:t>and</w:t>
      </w:r>
      <w:r>
        <w:rPr>
          <w:rFonts w:ascii="Times New Roman" w:cs="Times New Roman" w:hAnsi="Times New Roman"/>
          <w:b/>
          <w:color w:val="c00000"/>
          <w:sz w:val="28"/>
          <w:szCs w:val="28"/>
        </w:rPr>
        <w:t xml:space="preserve"> </w:t>
      </w:r>
      <w:r w:rsidRPr="BC887CCD">
        <w:rPr>
          <w:rFonts w:ascii="Times New Roman" w:cs="Times New Roman"/>
          <w:b/>
          <w:color w:val="c00000"/>
          <w:sz w:val="28"/>
          <w:szCs w:val="28"/>
          <w:rPrChange w:id="18150" w:author="user pc" w:date="2022-03-15T10:14:00Z">
            <w:rPr>
              <w:b/>
              <w:color w:val="c00000"/>
            </w:rPr>
          </w:rPrChange>
        </w:rPr>
        <w:t>add</w:t>
      </w:r>
      <w:r>
        <w:rPr>
          <w:rFonts w:ascii="Times New Roman" w:cs="Times New Roman" w:hAnsi="Times New Roman"/>
          <w:b/>
          <w:color w:val="c00000"/>
          <w:sz w:val="28"/>
          <w:szCs w:val="28"/>
        </w:rPr>
        <w:t xml:space="preserve"> </w:t>
      </w:r>
      <w:r w:rsidRPr="B14FA82A">
        <w:rPr>
          <w:rFonts w:ascii="Times New Roman" w:cs="Times New Roman"/>
          <w:b/>
          <w:color w:val="c00000"/>
          <w:sz w:val="28"/>
          <w:szCs w:val="28"/>
          <w:rPrChange w:id="18151" w:author="user pc" w:date="2022-03-15T10:14:00Z">
            <w:rPr>
              <w:b/>
              <w:color w:val="c00000"/>
            </w:rPr>
          </w:rPrChange>
        </w:rPr>
        <w:t>water</w:t>
      </w:r>
      <w:r>
        <w:rPr>
          <w:rFonts w:ascii="Times New Roman" w:cs="Times New Roman" w:hAnsi="Times New Roman"/>
          <w:b/>
          <w:color w:val="c00000"/>
          <w:sz w:val="28"/>
          <w:szCs w:val="28"/>
        </w:rPr>
        <w:t xml:space="preserve"> </w:t>
      </w:r>
      <w:r w:rsidRPr="360208BA">
        <w:rPr>
          <w:rFonts w:ascii="Times New Roman" w:cs="Times New Roman"/>
          <w:b/>
          <w:color w:val="c00000"/>
          <w:sz w:val="28"/>
          <w:szCs w:val="28"/>
          <w:rPrChange w:id="18152" w:author="user pc" w:date="2022-03-15T10:14:00Z">
            <w:rPr>
              <w:b/>
              <w:color w:val="c00000"/>
            </w:rPr>
          </w:rPrChange>
        </w:rPr>
        <w:t>to</w:t>
      </w:r>
      <w:r>
        <w:rPr>
          <w:rFonts w:ascii="Times New Roman" w:cs="Times New Roman" w:hAnsi="Times New Roman"/>
          <w:b/>
          <w:color w:val="c00000"/>
          <w:sz w:val="28"/>
          <w:szCs w:val="28"/>
        </w:rPr>
        <w:t xml:space="preserve"> </w:t>
      </w:r>
      <w:r w:rsidRPr="EE1C064B">
        <w:rPr>
          <w:rFonts w:ascii="Times New Roman" w:cs="Times New Roman"/>
          <w:b/>
          <w:color w:val="c00000"/>
          <w:sz w:val="28"/>
          <w:szCs w:val="28"/>
          <w:rPrChange w:id="18153" w:author="user pc" w:date="2022-03-15T10:14:00Z">
            <w:rPr>
              <w:b/>
              <w:color w:val="c00000"/>
            </w:rPr>
          </w:rPrChange>
        </w:rPr>
        <w:t>make</w:t>
      </w:r>
      <w:r>
        <w:rPr>
          <w:rFonts w:ascii="Times New Roman" w:cs="Times New Roman" w:hAnsi="Times New Roman"/>
          <w:b/>
          <w:color w:val="c00000"/>
          <w:sz w:val="28"/>
          <w:szCs w:val="28"/>
        </w:rPr>
        <w:t xml:space="preserve"> </w:t>
      </w:r>
      <w:r w:rsidRPr="D916D16B">
        <w:rPr>
          <w:rFonts w:ascii="Times New Roman" w:cs="Times New Roman"/>
          <w:b/>
          <w:color w:val="c00000"/>
          <w:sz w:val="28"/>
          <w:szCs w:val="28"/>
          <w:rPrChange w:id="18154" w:author="user pc" w:date="2022-03-15T10:14:00Z">
            <w:rPr>
              <w:b/>
              <w:color w:val="c00000"/>
            </w:rPr>
          </w:rPrChange>
        </w:rPr>
        <w:t>it</w:t>
      </w:r>
      <w:r>
        <w:rPr>
          <w:rFonts w:ascii="Times New Roman" w:cs="Times New Roman" w:hAnsi="Times New Roman"/>
          <w:b/>
          <w:color w:val="c00000"/>
          <w:sz w:val="28"/>
          <w:szCs w:val="28"/>
        </w:rPr>
        <w:t xml:space="preserve"> </w:t>
      </w:r>
      <w:r w:rsidRPr="5C9D4173">
        <w:rPr>
          <w:rFonts w:ascii="Times New Roman" w:cs="Times New Roman"/>
          <w:b/>
          <w:color w:val="c00000"/>
          <w:sz w:val="28"/>
          <w:szCs w:val="28"/>
          <w:rPrChange w:id="18155" w:author="user pc" w:date="2022-03-15T10:14:00Z">
            <w:rPr>
              <w:b/>
              <w:color w:val="c00000"/>
            </w:rPr>
          </w:rPrChange>
        </w:rPr>
        <w:t>300</w:t>
      </w:r>
      <w:r>
        <w:rPr>
          <w:rFonts w:ascii="Times New Roman" w:cs="Times New Roman" w:hAnsi="Times New Roman"/>
          <w:b/>
          <w:color w:val="c00000"/>
          <w:sz w:val="28"/>
          <w:szCs w:val="28"/>
        </w:rPr>
        <w:t xml:space="preserve"> </w:t>
      </w:r>
      <w:r w:rsidRPr="738FE659">
        <w:rPr>
          <w:rFonts w:ascii="Times New Roman" w:cs="Times New Roman"/>
          <w:b/>
          <w:color w:val="c00000"/>
          <w:sz w:val="28"/>
          <w:szCs w:val="28"/>
          <w:rPrChange w:id="18156" w:author="user pc" w:date="2022-03-15T10:14:00Z">
            <w:rPr>
              <w:b/>
              <w:color w:val="c00000"/>
            </w:rPr>
          </w:rPrChange>
        </w:rPr>
        <w:t>μL.</w:t>
      </w:r>
    </w:p>
    <w:p>
      <w:pPr>
        <w:pStyle w:val="style0"/>
        <w:rPr>
          <w:rFonts w:ascii="Times New Roman" w:cs="Times New Roman"/>
          <w:sz w:val="28"/>
          <w:szCs w:val="28"/>
          <w:rPrChange w:id="18157" w:author="user pc" w:date="2022-03-15T10:14:00Z">
            <w:rPr/>
          </w:rPrChange>
        </w:rPr>
      </w:pPr>
      <w:r w:rsidRPr="134BE1D6">
        <w:rPr>
          <w:rFonts w:ascii="Times New Roman" w:cs="Times New Roman"/>
          <w:b/>
          <w:color w:val="c00000"/>
          <w:sz w:val="28"/>
          <w:szCs w:val="28"/>
          <w:rPrChange w:id="18158" w:author="user pc" w:date="2022-03-15T10:14:00Z">
            <w:rPr>
              <w:b/>
              <w:color w:val="c00000"/>
            </w:rPr>
          </w:rPrChange>
        </w:rPr>
        <w:t>300μL–1.2</w:t>
      </w:r>
      <w:r>
        <w:rPr>
          <w:rFonts w:ascii="Times New Roman" w:cs="Times New Roman" w:hAnsi="Times New Roman"/>
          <w:b/>
          <w:color w:val="c00000"/>
          <w:sz w:val="28"/>
          <w:szCs w:val="28"/>
        </w:rPr>
        <w:t xml:space="preserve"> </w:t>
      </w:r>
      <w:r w:rsidRPr="2702E874">
        <w:rPr>
          <w:rFonts w:ascii="Times New Roman" w:cs="Times New Roman"/>
          <w:b/>
          <w:color w:val="c00000"/>
          <w:sz w:val="28"/>
          <w:szCs w:val="28"/>
          <w:rPrChange w:id="18159" w:author="user pc" w:date="2022-03-15T10:14:00Z">
            <w:rPr>
              <w:b/>
              <w:color w:val="c00000"/>
            </w:rPr>
          </w:rPrChange>
        </w:rPr>
        <w:t>μL</w:t>
      </w:r>
      <w:r>
        <w:rPr>
          <w:rFonts w:ascii="Times New Roman" w:cs="Times New Roman" w:hAnsi="Times New Roman"/>
          <w:b/>
          <w:color w:val="c00000"/>
          <w:sz w:val="28"/>
          <w:szCs w:val="28"/>
        </w:rPr>
        <w:t xml:space="preserve"> </w:t>
      </w:r>
      <w:r w:rsidRPr="ADD9283B">
        <w:rPr>
          <w:rFonts w:ascii="Times New Roman" w:cs="Times New Roman"/>
          <w:b/>
          <w:color w:val="c00000"/>
          <w:sz w:val="28"/>
          <w:szCs w:val="28"/>
          <w:rPrChange w:id="18160" w:author="user pc" w:date="2022-03-15T10:14:00Z">
            <w:rPr>
              <w:b/>
              <w:color w:val="c00000"/>
            </w:rPr>
          </w:rPrChange>
        </w:rPr>
        <w:t>=</w:t>
      </w:r>
      <w:r>
        <w:rPr>
          <w:rFonts w:ascii="Times New Roman" w:cs="Times New Roman" w:hAnsi="Times New Roman"/>
          <w:b/>
          <w:color w:val="c00000"/>
          <w:sz w:val="28"/>
          <w:szCs w:val="28"/>
        </w:rPr>
        <w:t xml:space="preserve"> </w:t>
      </w:r>
      <w:r w:rsidRPr="A899A130">
        <w:rPr>
          <w:rFonts w:ascii="Times New Roman" w:cs="Times New Roman"/>
          <w:b/>
          <w:color w:val="c00000"/>
          <w:sz w:val="28"/>
          <w:szCs w:val="28"/>
          <w:rPrChange w:id="18161" w:author="user pc" w:date="2022-03-15T10:14:00Z">
            <w:rPr>
              <w:b/>
              <w:color w:val="c00000"/>
            </w:rPr>
          </w:rPrChange>
        </w:rPr>
        <w:t>298.8</w:t>
      </w:r>
      <w:r>
        <w:rPr>
          <w:rFonts w:ascii="Times New Roman" w:cs="Times New Roman" w:hAnsi="Times New Roman"/>
          <w:b/>
          <w:color w:val="c00000"/>
          <w:sz w:val="28"/>
          <w:szCs w:val="28"/>
        </w:rPr>
        <w:t xml:space="preserve"> </w:t>
      </w:r>
      <w:r w:rsidRPr="30ADCDED">
        <w:rPr>
          <w:rFonts w:ascii="Times New Roman" w:cs="Times New Roman"/>
          <w:b/>
          <w:color w:val="c00000"/>
          <w:sz w:val="28"/>
          <w:szCs w:val="28"/>
          <w:rPrChange w:id="18162" w:author="user pc" w:date="2022-03-15T10:14:00Z">
            <w:rPr>
              <w:b/>
              <w:color w:val="c00000"/>
            </w:rPr>
          </w:rPrChange>
        </w:rPr>
        <w:t>μL</w:t>
      </w:r>
      <w:r>
        <w:rPr>
          <w:rFonts w:ascii="Times New Roman" w:cs="Times New Roman" w:hAnsi="Times New Roman"/>
          <w:b/>
          <w:color w:val="c00000"/>
          <w:sz w:val="28"/>
          <w:szCs w:val="28"/>
        </w:rPr>
        <w:t xml:space="preserve"> diluents </w:t>
      </w:r>
      <w:r w:rsidRPr="52B56651">
        <w:rPr>
          <w:rFonts w:ascii="Times New Roman" w:cs="Times New Roman"/>
          <w:b/>
          <w:color w:val="c00000"/>
          <w:sz w:val="28"/>
          <w:szCs w:val="28"/>
          <w:rPrChange w:id="18163" w:author="user pc" w:date="2022-03-15T10:14:00Z">
            <w:rPr>
              <w:b/>
              <w:color w:val="c00000"/>
            </w:rPr>
          </w:rPrChange>
        </w:rPr>
        <w:t>volume</w:t>
      </w:r>
      <w:r>
        <w:rPr>
          <w:rFonts w:ascii="Times New Roman" w:cs="Times New Roman" w:hAnsi="Times New Roman"/>
          <w:b/>
          <w:color w:val="c00000"/>
          <w:sz w:val="28"/>
          <w:szCs w:val="28"/>
        </w:rPr>
        <w:t xml:space="preserve"> </w:t>
      </w:r>
      <w:r w:rsidRPr="24ED131A">
        <w:rPr>
          <w:rFonts w:ascii="Times New Roman" w:cs="Times New Roman"/>
          <w:b/>
          <w:color w:val="c00000"/>
          <w:sz w:val="28"/>
          <w:szCs w:val="28"/>
          <w:rPrChange w:id="18164" w:author="user pc" w:date="2022-03-15T10:14:00Z">
            <w:rPr>
              <w:b/>
              <w:color w:val="c00000"/>
            </w:rPr>
          </w:rPrChange>
        </w:rPr>
        <w:t>(298.8μL</w:t>
      </w:r>
      <w:r>
        <w:rPr>
          <w:rFonts w:ascii="Times New Roman" w:cs="Times New Roman" w:hAnsi="Times New Roman"/>
          <w:b/>
          <w:color w:val="c00000"/>
          <w:sz w:val="28"/>
          <w:szCs w:val="28"/>
        </w:rPr>
        <w:t xml:space="preserve"> </w:t>
      </w:r>
      <w:r w:rsidRPr="D80B3E76">
        <w:rPr>
          <w:rFonts w:ascii="Times New Roman" w:cs="Times New Roman"/>
          <w:b/>
          <w:color w:val="c00000"/>
          <w:sz w:val="28"/>
          <w:szCs w:val="28"/>
          <w:rPrChange w:id="18165" w:author="user pc" w:date="2022-03-15T10:14:00Z">
            <w:rPr>
              <w:b/>
              <w:color w:val="c00000"/>
            </w:rPr>
          </w:rPrChange>
        </w:rPr>
        <w:t>of</w:t>
      </w:r>
      <w:r>
        <w:rPr>
          <w:rFonts w:ascii="Times New Roman" w:cs="Times New Roman" w:hAnsi="Times New Roman"/>
          <w:b/>
          <w:color w:val="c00000"/>
          <w:sz w:val="28"/>
          <w:szCs w:val="28"/>
        </w:rPr>
        <w:t xml:space="preserve"> </w:t>
      </w:r>
      <w:r w:rsidRPr="99788255">
        <w:rPr>
          <w:rFonts w:ascii="Times New Roman" w:cs="Times New Roman"/>
          <w:b/>
          <w:color w:val="c00000"/>
          <w:sz w:val="28"/>
          <w:szCs w:val="28"/>
          <w:rPrChange w:id="18166" w:author="user pc" w:date="2022-03-15T10:14:00Z">
            <w:rPr>
              <w:b/>
              <w:color w:val="c00000"/>
            </w:rPr>
          </w:rPrChange>
        </w:rPr>
        <w:t>water</w:t>
      </w:r>
      <w:r>
        <w:rPr>
          <w:rFonts w:ascii="Times New Roman" w:cs="Times New Roman" w:hAnsi="Times New Roman"/>
          <w:b/>
          <w:color w:val="c00000"/>
          <w:sz w:val="28"/>
          <w:szCs w:val="28"/>
        </w:rPr>
        <w:t xml:space="preserve"> </w:t>
      </w:r>
      <w:r w:rsidRPr="B18ED216">
        <w:rPr>
          <w:rFonts w:ascii="Times New Roman" w:cs="Times New Roman"/>
          <w:b/>
          <w:color w:val="c00000"/>
          <w:sz w:val="28"/>
          <w:szCs w:val="28"/>
          <w:rPrChange w:id="18167" w:author="user pc" w:date="2022-03-15T10:14:00Z">
            <w:rPr>
              <w:b/>
              <w:color w:val="c00000"/>
            </w:rPr>
          </w:rPrChange>
        </w:rPr>
        <w:t>will</w:t>
      </w:r>
      <w:r>
        <w:rPr>
          <w:rFonts w:ascii="Times New Roman" w:cs="Times New Roman" w:hAnsi="Times New Roman"/>
          <w:b/>
          <w:color w:val="c00000"/>
          <w:sz w:val="28"/>
          <w:szCs w:val="28"/>
        </w:rPr>
        <w:t xml:space="preserve"> </w:t>
      </w:r>
      <w:r w:rsidRPr="1EC3A77F">
        <w:rPr>
          <w:rFonts w:ascii="Times New Roman" w:cs="Times New Roman"/>
          <w:b/>
          <w:color w:val="c00000"/>
          <w:sz w:val="28"/>
          <w:szCs w:val="28"/>
          <w:rPrChange w:id="18168" w:author="user pc" w:date="2022-03-15T10:14:00Z">
            <w:rPr>
              <w:b/>
              <w:color w:val="c00000"/>
            </w:rPr>
          </w:rPrChange>
        </w:rPr>
        <w:t>be</w:t>
      </w:r>
      <w:r>
        <w:rPr>
          <w:rFonts w:ascii="Times New Roman" w:cs="Times New Roman" w:hAnsi="Times New Roman"/>
          <w:b/>
          <w:color w:val="c00000"/>
          <w:sz w:val="28"/>
          <w:szCs w:val="28"/>
        </w:rPr>
        <w:t xml:space="preserve"> </w:t>
      </w:r>
      <w:r w:rsidRPr="4945FF6D">
        <w:rPr>
          <w:rFonts w:ascii="Times New Roman" w:cs="Times New Roman"/>
          <w:b/>
          <w:color w:val="c00000"/>
          <w:sz w:val="28"/>
          <w:szCs w:val="28"/>
          <w:rPrChange w:id="18169" w:author="user pc" w:date="2022-03-15T10:14:00Z">
            <w:rPr>
              <w:b/>
              <w:color w:val="c00000"/>
            </w:rPr>
          </w:rPrChange>
        </w:rPr>
        <w:t>added to</w:t>
      </w:r>
      <w:r>
        <w:rPr>
          <w:rFonts w:ascii="Times New Roman" w:cs="Times New Roman" w:hAnsi="Times New Roman"/>
          <w:b/>
          <w:color w:val="c00000"/>
          <w:sz w:val="28"/>
          <w:szCs w:val="28"/>
        </w:rPr>
        <w:t xml:space="preserve"> </w:t>
      </w:r>
      <w:r w:rsidRPr="14CB169D">
        <w:rPr>
          <w:rFonts w:ascii="Times New Roman" w:cs="Times New Roman"/>
          <w:b/>
          <w:color w:val="c00000"/>
          <w:sz w:val="28"/>
          <w:szCs w:val="28"/>
          <w:rPrChange w:id="18170" w:author="user pc" w:date="2022-03-15T10:14:00Z">
            <w:rPr>
              <w:b/>
              <w:color w:val="c00000"/>
            </w:rPr>
          </w:rPrChange>
        </w:rPr>
        <w:t>1.2</w:t>
      </w:r>
      <w:r>
        <w:rPr>
          <w:rFonts w:ascii="Times New Roman" w:cs="Times New Roman" w:hAnsi="Times New Roman"/>
          <w:b/>
          <w:color w:val="c00000"/>
          <w:sz w:val="28"/>
          <w:szCs w:val="28"/>
        </w:rPr>
        <w:t xml:space="preserve"> </w:t>
      </w:r>
      <w:r w:rsidRPr="8823FE0E">
        <w:rPr>
          <w:rFonts w:ascii="Times New Roman" w:cs="Times New Roman"/>
          <w:b/>
          <w:color w:val="c00000"/>
          <w:sz w:val="28"/>
          <w:szCs w:val="28"/>
          <w:rPrChange w:id="18171" w:author="user pc" w:date="2022-03-15T10:14:00Z">
            <w:rPr>
              <w:b/>
              <w:color w:val="c00000"/>
            </w:rPr>
          </w:rPrChange>
        </w:rPr>
        <w:t>μL).</w:t>
      </w:r>
    </w:p>
    <w:p>
      <w:pPr>
        <w:pStyle w:val="style0"/>
        <w:rPr>
          <w:rFonts w:ascii="Times New Roman" w:cs="Times New Roman" w:hAnsi="Times New Roman"/>
          <w:b/>
          <w:color w:val="003399"/>
          <w:sz w:val="28"/>
          <w:szCs w:val="28"/>
        </w:rPr>
      </w:pPr>
      <m:oMathPara>
        <m:oMathParaPr>
          <m:jc m:val="left"/>
        </m:oMathParaPr>
        <m:oMath>
          <m:r w:rsidRPr="7906A689">
            <m:rPr>
              <m:sty m:val="bi"/>
            </m:rPr>
            <w:rPr>
              <w:rFonts w:ascii="Cambria Math" w:cs="Times New Roman" w:hAnsi="Cambria Math"/>
              <w:color w:val="003399"/>
              <w:sz w:val="28"/>
              <w:szCs w:val="28"/>
              <w:rPrChange w:id="18172" w:author="user pc" w:date="2022-03-15T10:14:00Z">
                <w:rPr>
                  <w:rFonts w:ascii="Cambria Math" w:hAnsi="Cambria Math"/>
                  <w:color w:val="003399"/>
                  <w:sz w:val="28"/>
                  <w:szCs w:val="28"/>
                </w:rPr>
              </w:rPrChange>
            </w:rPr>
            <m:t>Given</m:t>
          </m:r>
          <m:r>
            <m:rPr>
              <m:sty m:val="bi"/>
            </m:rPr>
            <w:rPr>
              <w:rFonts w:ascii="Cambria Math" w:cs="Times New Roman" w:hAnsi="Cambria Math"/>
              <w:color w:val="003399"/>
              <w:sz w:val="28"/>
              <w:szCs w:val="28"/>
            </w:rPr>
            <m:t xml:space="preserve"> </m:t>
          </m:r>
          <m:r w:rsidRPr="8C7A8BD9">
            <m:rPr>
              <m:sty m:val="bi"/>
            </m:rPr>
            <w:rPr>
              <w:rFonts w:ascii="Cambria Math" w:cs="Times New Roman" w:hAnsi="Cambria Math"/>
              <w:color w:val="003399"/>
              <w:sz w:val="28"/>
              <w:szCs w:val="28"/>
              <w:rPrChange w:id="18173" w:author="user pc" w:date="2022-03-15T10:14:00Z">
                <w:rPr>
                  <w:rFonts w:ascii="Cambria Math" w:hAnsi="Cambria Math"/>
                  <w:color w:val="003399"/>
                  <w:sz w:val="28"/>
                  <w:szCs w:val="28"/>
                </w:rPr>
              </w:rPrChange>
            </w:rPr>
            <m:t>the</m:t>
          </m:r>
          <m:r>
            <m:rPr>
              <m:sty m:val="bi"/>
            </m:rPr>
            <w:rPr>
              <w:rFonts w:ascii="Cambria Math" w:cs="Times New Roman" w:hAnsi="Cambria Math"/>
              <w:color w:val="003399"/>
              <w:sz w:val="28"/>
              <w:szCs w:val="28"/>
            </w:rPr>
            <m:t xml:space="preserve"> </m:t>
          </m:r>
          <m:r w:rsidRPr="07CA69A2">
            <m:rPr>
              <m:sty m:val="bi"/>
            </m:rPr>
            <w:rPr>
              <w:rFonts w:ascii="Cambria Math" w:cs="Times New Roman" w:hAnsi="Cambria Math"/>
              <w:color w:val="003399"/>
              <w:sz w:val="28"/>
              <w:szCs w:val="28"/>
              <w:rPrChange w:id="18174" w:author="user pc" w:date="2022-03-15T10:14:00Z">
                <w:rPr>
                  <w:rFonts w:ascii="Cambria Math" w:hAnsi="Cambria Math"/>
                  <w:color w:val="003399"/>
                  <w:sz w:val="28"/>
                  <w:szCs w:val="28"/>
                </w:rPr>
              </w:rPrChange>
            </w:rPr>
            <m:t>concentration,</m:t>
          </m:r>
          <m:r>
            <m:rPr>
              <m:sty m:val="bi"/>
            </m:rPr>
            <w:rPr>
              <w:rFonts w:ascii="Cambria Math" w:cs="Times New Roman" w:hAnsi="Cambria Math"/>
              <w:color w:val="003399"/>
              <w:sz w:val="28"/>
              <w:szCs w:val="28"/>
            </w:rPr>
            <m:t xml:space="preserve"> </m:t>
          </m:r>
          <m:r w:rsidRPr="6C32E655">
            <m:rPr>
              <m:sty m:val="bi"/>
            </m:rPr>
            <w:rPr>
              <w:rFonts w:ascii="Cambria Math" w:cs="Times New Roman" w:hAnsi="Cambria Math"/>
              <w:color w:val="003399"/>
              <w:sz w:val="28"/>
              <w:szCs w:val="28"/>
              <w:rPrChange w:id="18175" w:author="user pc" w:date="2022-03-15T10:14:00Z">
                <w:rPr>
                  <w:rFonts w:ascii="Cambria Math" w:hAnsi="Cambria Math"/>
                  <w:color w:val="003399"/>
                  <w:sz w:val="28"/>
                  <w:szCs w:val="28"/>
                </w:rPr>
              </w:rPrChange>
            </w:rPr>
            <m:t>dilution</m:t>
          </m:r>
          <m:r>
            <m:rPr>
              <m:sty m:val="bi"/>
            </m:rPr>
            <w:rPr>
              <w:rFonts w:ascii="Cambria Math" w:cs="Times New Roman" w:hAnsi="Cambria Math"/>
              <w:color w:val="003399"/>
              <w:sz w:val="28"/>
              <w:szCs w:val="28"/>
            </w:rPr>
            <m:t xml:space="preserve"> </m:t>
          </m:r>
          <m:r w:rsidRPr="DDDF9EEC">
            <m:rPr>
              <m:sty m:val="bi"/>
            </m:rPr>
            <w:rPr>
              <w:rFonts w:ascii="Cambria Math" w:cs="Times New Roman" w:hAnsi="Cambria Math"/>
              <w:color w:val="003399"/>
              <w:sz w:val="28"/>
              <w:szCs w:val="28"/>
              <w:rPrChange w:id="18176" w:author="user pc" w:date="2022-03-15T10:14:00Z">
                <w:rPr>
                  <w:rFonts w:ascii="Cambria Math" w:hAnsi="Cambria Math"/>
                  <w:color w:val="003399"/>
                  <w:sz w:val="28"/>
                  <w:szCs w:val="28"/>
                </w:rPr>
              </w:rPrChange>
            </w:rPr>
            <m:t>factor</m:t>
          </m:r>
          <m:r>
            <m:rPr>
              <m:sty m:val="bi"/>
            </m:rPr>
            <w:rPr>
              <w:rFonts w:ascii="Cambria Math" w:cs="Times New Roman" w:hAnsi="Cambria Math"/>
              <w:color w:val="003399"/>
              <w:sz w:val="28"/>
              <w:szCs w:val="28"/>
            </w:rPr>
            <m:t xml:space="preserve"> </m:t>
          </m:r>
          <m:r w:rsidRPr="E6D5DED1">
            <m:rPr>
              <m:sty m:val="bi"/>
            </m:rPr>
            <w:rPr>
              <w:rFonts w:ascii="Cambria Math" w:cs="Times New Roman" w:hAnsi="Cambria Math"/>
              <w:color w:val="003399"/>
              <w:sz w:val="28"/>
              <w:szCs w:val="28"/>
              <w:rPrChange w:id="18177" w:author="user pc" w:date="2022-03-15T10:14:00Z">
                <w:rPr>
                  <w:rFonts w:ascii="Cambria Math" w:hAnsi="Cambria Math"/>
                  <w:color w:val="003399"/>
                  <w:sz w:val="28"/>
                  <w:szCs w:val="28"/>
                </w:rPr>
              </w:rPrChange>
            </w:rPr>
            <m:t>can</m:t>
          </m:r>
          <m:r>
            <m:rPr>
              <m:sty m:val="bi"/>
            </m:rPr>
            <w:rPr>
              <w:rFonts w:ascii="Cambria Math" w:cs="Times New Roman" w:hAnsi="Cambria Math"/>
              <w:color w:val="003399"/>
              <w:sz w:val="28"/>
              <w:szCs w:val="28"/>
            </w:rPr>
            <m:t xml:space="preserve"> </m:t>
          </m:r>
          <m:r w:rsidRPr="DC26A035">
            <m:rPr>
              <m:sty m:val="bi"/>
            </m:rPr>
            <w:rPr>
              <w:rFonts w:ascii="Cambria Math" w:cs="Times New Roman" w:hAnsi="Cambria Math"/>
              <w:color w:val="003399"/>
              <w:sz w:val="28"/>
              <w:szCs w:val="28"/>
              <w:rPrChange w:id="18178" w:author="user pc" w:date="2022-03-15T10:14:00Z">
                <w:rPr>
                  <w:rFonts w:ascii="Cambria Math" w:hAnsi="Cambria Math"/>
                  <w:color w:val="003399"/>
                  <w:sz w:val="28"/>
                  <w:szCs w:val="28"/>
                </w:rPr>
              </w:rPrChange>
            </w:rPr>
            <m:t>be</m:t>
          </m:r>
          <m:r>
            <m:rPr>
              <m:sty m:val="bi"/>
            </m:rPr>
            <w:rPr>
              <w:rFonts w:ascii="Cambria Math" w:cs="Times New Roman" w:hAnsi="Cambria Math"/>
              <w:color w:val="003399"/>
              <w:sz w:val="28"/>
              <w:szCs w:val="28"/>
            </w:rPr>
            <m:t xml:space="preserve"> </m:t>
          </m:r>
          <m:r w:rsidRPr="D270F4AC">
            <m:rPr>
              <m:sty m:val="bi"/>
            </m:rPr>
            <w:rPr>
              <w:rFonts w:ascii="Cambria Math" w:cs="Times New Roman" w:hAnsi="Cambria Math"/>
              <w:color w:val="003399"/>
              <w:sz w:val="28"/>
              <w:szCs w:val="28"/>
              <w:rPrChange w:id="18179" w:author="user pc" w:date="2022-03-15T10:14:00Z">
                <w:rPr>
                  <w:rFonts w:ascii="Cambria Math" w:hAnsi="Cambria Math"/>
                  <w:color w:val="003399"/>
                  <w:sz w:val="28"/>
                  <w:szCs w:val="28"/>
                </w:rPr>
              </w:rPrChange>
            </w:rPr>
            <m:t>calculated</m:t>
          </m:r>
        </m:oMath>
      </m:oMathPara>
    </w:p>
    <w:p>
      <w:pPr>
        <w:pStyle w:val="style0"/>
        <w:rPr>
          <w:rFonts w:ascii="Cambria Math" w:cs="Times New Roman" w:hAnsi="Cambria Math"/>
          <w:color w:val="003399"/>
          <w:sz w:val="28"/>
          <w:szCs w:val="28"/>
          <w:rPrChange w:id="18180" w:author="user pc" w:date="2022-03-15T10:14:00Z">
            <w:rPr/>
          </w:rPrChange>
        </w:rPr>
      </w:pPr>
      <m:oMathPara>
        <m:oMathParaPr>
          <m:jc m:val="left"/>
        </m:oMathParaPr>
        <m:oMath>
          <m:r>
            <m:rPr>
              <m:sty m:val="bi"/>
            </m:rPr>
            <w:rPr>
              <w:rFonts w:ascii="Cambria Math" w:cs="Times New Roman" w:hAnsi="Cambria Math"/>
              <w:color w:val="003399"/>
              <w:sz w:val="28"/>
              <w:szCs w:val="28"/>
            </w:rPr>
            <m:t xml:space="preserve"> </m:t>
          </m:r>
          <m:r w:rsidRPr="0A4160B5">
            <m:rPr>
              <m:sty m:val="bi"/>
            </m:rPr>
            <w:rPr>
              <w:rFonts w:ascii="Cambria Math" w:cs="Times New Roman" w:hAnsi="Cambria Math"/>
              <w:color w:val="003399"/>
              <w:sz w:val="28"/>
              <w:szCs w:val="28"/>
              <w:rPrChange w:id="18181" w:author="user pc" w:date="2022-03-15T10:14:00Z">
                <w:rPr>
                  <w:rFonts w:ascii="Cambria Math" w:hAnsi="Cambria Math"/>
                  <w:color w:val="003399"/>
                  <w:sz w:val="28"/>
                  <w:szCs w:val="28"/>
                </w:rPr>
              </w:rPrChange>
            </w:rPr>
            <m:t>as</m:t>
          </m:r>
          <m:r>
            <m:rPr>
              <m:sty m:val="bi"/>
            </m:rPr>
            <w:rPr>
              <w:rFonts w:ascii="Cambria Math" w:cs="Times New Roman" w:hAnsi="Cambria Math"/>
              <w:color w:val="003399"/>
              <w:sz w:val="28"/>
              <w:szCs w:val="28"/>
            </w:rPr>
            <m:t xml:space="preserve"> </m:t>
          </m:r>
          <m:r w:rsidRPr="592769FA">
            <m:rPr>
              <m:sty m:val="bi"/>
            </m:rPr>
            <w:rPr>
              <w:rFonts w:ascii="Cambria Math" w:cs="Times New Roman" w:hAnsi="Cambria Math"/>
              <w:color w:val="003399"/>
              <w:sz w:val="28"/>
              <w:szCs w:val="28"/>
              <w:rPrChange w:id="18182" w:author="user pc" w:date="2022-03-15T10:14:00Z">
                <w:rPr>
                  <w:rFonts w:ascii="Cambria Math" w:hAnsi="Cambria Math"/>
                  <w:color w:val="003399"/>
                  <w:sz w:val="28"/>
                  <w:szCs w:val="28"/>
                </w:rPr>
              </w:rPrChange>
            </w:rPr>
            <m:t>follows:</m:t>
          </m:r>
        </m:oMath>
      </m:oMathPara>
    </w:p>
    <w:p>
      <w:pPr>
        <w:pStyle w:val="style0"/>
        <w:rPr>
          <w:rFonts w:ascii="Times New Roman" w:cs="Times New Roman" w:hAnsi="Times New Roman"/>
          <w:b/>
          <w:sz w:val="28"/>
          <w:szCs w:val="28"/>
        </w:rPr>
      </w:pPr>
      <m:oMathPara>
        <m:oMathParaPr>
          <m:jc m:val="left"/>
        </m:oMathParaPr>
        <m:oMath>
          <m:sSub>
            <m:sSubPr>
              <m:ctrlPr>
                <w:rPr>
                  <w:rFonts w:ascii="Cambria Math" w:cs="Times New Roman" w:hAnsi="Cambria Math"/>
                  <w:b/>
                  <w:i/>
                  <w:sz w:val="28"/>
                  <w:szCs w:val="28"/>
                </w:rPr>
              </m:ctrlPr>
            </m:sSubPr>
            <m:e>
              <m:r>
                <m:rPr>
                  <m:sty m:val="bi"/>
                </m:rPr>
                <w:rPr>
                  <w:rFonts w:ascii="Cambria Math" w:cs="Times New Roman" w:hAnsi="Cambria Math"/>
                  <w:sz w:val="28"/>
                  <w:szCs w:val="28"/>
                </w:rPr>
                <m:t>D</m:t>
              </m:r>
            </m:e>
            <m:sub>
              <m:r>
                <m:rPr>
                  <m:sty m:val="bi"/>
                </m:rPr>
                <w:rPr>
                  <w:rFonts w:ascii="Cambria Math" w:cs="Times New Roman" w:hAnsi="Cambria Math"/>
                  <w:sz w:val="28"/>
                  <w:szCs w:val="28"/>
                </w:rPr>
                <m:t>f</m:t>
              </m:r>
            </m:sub>
          </m:sSub>
          <m:r>
            <m:rPr>
              <m:sty m:val="bi"/>
            </m:rPr>
            <w:rPr>
              <w:rFonts w:ascii="Cambria Math" w:cs="Times New Roman" w:hAnsi="Cambria Math"/>
              <w:sz w:val="28"/>
              <w:szCs w:val="28"/>
            </w:rPr>
            <m:t xml:space="preserve">= </m:t>
          </m:r>
          <m:f>
            <m:fPr>
              <m:ctrlPr>
                <w:rPr>
                  <w:rFonts w:ascii="Cambria Math" w:cs="Times New Roman" w:hAnsi="Cambria Math"/>
                  <w:b/>
                  <w:i/>
                  <w:sz w:val="28"/>
                  <w:szCs w:val="28"/>
                </w:rPr>
              </m:ctrlPr>
            </m:fPr>
            <m:num>
              <m:sSub>
                <m:sSubPr>
                  <m:ctrlPr>
                    <w:rPr>
                      <w:rFonts w:ascii="Cambria Math" w:cs="Times New Roman" w:hAnsi="Cambria Math"/>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initial</m:t>
                  </m:r>
                </m:sub>
              </m:sSub>
            </m:num>
            <m:den>
              <m:sSub>
                <m:sSubPr>
                  <m:ctrlPr>
                    <w:rPr>
                      <w:rFonts w:ascii="Cambria Math" w:cs="Times New Roman" w:hAnsi="Cambria Math"/>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final</m:t>
                  </m:r>
                </m:sub>
              </m:sSub>
            </m:den>
          </m:f>
        </m:oMath>
      </m:oMathPara>
    </w:p>
    <w:p>
      <w:pPr>
        <w:pStyle w:val="style0"/>
        <w:rPr>
          <w:rFonts w:ascii="Times New Roman" w:cs="Times New Roman" w:hAnsi="Times New Roman"/>
          <w:b/>
          <w:sz w:val="28"/>
          <w:szCs w:val="28"/>
        </w:rPr>
      </w:pPr>
      <m:oMathPara>
        <m:oMathParaPr>
          <m:jc m:val="left"/>
        </m:oMathParaPr>
        <m:oMath>
          <m:sSub>
            <m:sSubPr>
              <m:ctrlPr>
                <w:rPr>
                  <w:rFonts w:ascii="Cambria Math" w:cs="Times New Roman" w:hAnsi="Cambria Math"/>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initial</m:t>
              </m:r>
            </m:sub>
          </m:sSub>
          <m:r>
            <m:rPr>
              <m:sty m:val="bi"/>
            </m:rPr>
            <w:rPr>
              <w:rFonts w:ascii="Cambria Math" w:cs="Times New Roman" w:hAnsi="Cambria Math"/>
              <w:sz w:val="28"/>
              <w:szCs w:val="28"/>
            </w:rPr>
            <m:t xml:space="preserve">= </m:t>
          </m:r>
          <m:sSub>
            <m:sSubPr>
              <m:ctrlPr>
                <w:rPr>
                  <w:rFonts w:ascii="Cambria Math" w:cs="Times New Roman" w:hAnsi="Cambria Math"/>
                  <w:b/>
                  <w:i/>
                  <w:sz w:val="28"/>
                  <w:szCs w:val="28"/>
                </w:rPr>
              </m:ctrlPr>
            </m:sSubPr>
            <m:e>
              <m:r>
                <m:rPr>
                  <m:sty m:val="bi"/>
                </m:rPr>
                <w:rPr>
                  <w:rFonts w:ascii="Cambria Math" w:cs="Times New Roman" w:hAnsi="Cambria Math"/>
                  <w:sz w:val="28"/>
                  <w:szCs w:val="28"/>
                </w:rPr>
                <m:t>D</m:t>
              </m:r>
            </m:e>
            <m:sub>
              <m:r>
                <m:rPr>
                  <m:sty m:val="bi"/>
                </m:rPr>
                <w:rPr>
                  <w:rFonts w:ascii="Cambria Math" w:cs="Times New Roman" w:hAnsi="Cambria Math"/>
                  <w:sz w:val="28"/>
                  <w:szCs w:val="28"/>
                </w:rPr>
                <m:t>f</m:t>
              </m:r>
            </m:sub>
          </m:sSub>
          <m:r>
            <m:rPr>
              <m:sty m:val="bi"/>
            </m:rPr>
            <w:rPr>
              <w:rFonts w:ascii="Cambria Math" w:cs="Times New Roman" w:hAnsi="Cambria Math"/>
              <w:sz w:val="28"/>
              <w:szCs w:val="28"/>
            </w:rPr>
            <m:t>×</m:t>
          </m:r>
          <m:sSub>
            <m:sSubPr>
              <m:ctrlPr>
                <w:rPr>
                  <w:rFonts w:ascii="Cambria Math" w:cs="Times New Roman" w:hAnsi="Cambria Math"/>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final</m:t>
              </m:r>
            </m:sub>
          </m:sSub>
        </m:oMath>
      </m:oMathPara>
    </w:p>
    <w:p>
      <w:pPr>
        <w:pStyle w:val="style0"/>
        <w:rPr>
          <w:rFonts w:ascii="Times New Roman" w:cs="Times New Roman" w:hAnsi="Times New Roman"/>
          <w:b/>
          <w:sz w:val="28"/>
          <w:szCs w:val="28"/>
        </w:rPr>
      </w:pPr>
      <w:r>
        <w:rPr>
          <w:rFonts w:ascii="Times New Roman" w:cs="Times New Roman" w:hAnsi="Times New Roman"/>
          <w:b/>
          <w:sz w:val="28"/>
          <w:szCs w:val="28"/>
        </w:rPr>
        <w:t>B</w:t>
      </w:r>
      <w:r w:rsidRPr="38D92D8C">
        <w:rPr>
          <w:rFonts w:ascii="Times New Roman" w:cs="Times New Roman"/>
          <w:b/>
          <w:color w:val="auto"/>
          <w:sz w:val="28"/>
          <w:szCs w:val="28"/>
          <w:highlight w:val="none"/>
          <w:rPrChange w:id="18183" w:author="user pc" w:date="2022-03-15T10:14:00Z">
            <w:rPr>
              <w:b/>
              <w:color w:val="000080"/>
              <w:highlight w:val="cyan"/>
            </w:rPr>
          </w:rPrChange>
        </w:rPr>
        <w:t>y</w:t>
      </w:r>
      <w:r>
        <w:rPr>
          <w:rFonts w:ascii="Times New Roman" w:cs="Times New Roman" w:hAnsi="Times New Roman"/>
          <w:b/>
          <w:sz w:val="28"/>
          <w:szCs w:val="28"/>
        </w:rPr>
        <w:t xml:space="preserve"> </w:t>
      </w:r>
      <w:r w:rsidRPr="EAB2A26B">
        <w:rPr>
          <w:rFonts w:ascii="Times New Roman" w:cs="Times New Roman"/>
          <w:b/>
          <w:color w:val="auto"/>
          <w:sz w:val="28"/>
          <w:szCs w:val="28"/>
          <w:highlight w:val="none"/>
          <w:rPrChange w:id="18184" w:author="user pc" w:date="2022-03-15T10:14:00Z">
            <w:rPr>
              <w:b/>
              <w:color w:val="000080"/>
              <w:highlight w:val="cyan"/>
            </w:rPr>
          </w:rPrChange>
        </w:rPr>
        <w:t>rearranging</w:t>
      </w:r>
      <w:r>
        <w:rPr>
          <w:rFonts w:ascii="Times New Roman" w:cs="Times New Roman" w:hAnsi="Times New Roman"/>
          <w:b/>
          <w:sz w:val="28"/>
          <w:szCs w:val="28"/>
        </w:rPr>
        <w:t xml:space="preserve"> the above </w:t>
      </w:r>
      <w:r w:rsidRPr="74B62C5E">
        <w:rPr>
          <w:rFonts w:ascii="Times New Roman" w:cs="Times New Roman"/>
          <w:b/>
          <w:color w:val="auto"/>
          <w:sz w:val="28"/>
          <w:szCs w:val="28"/>
          <w:highlight w:val="none"/>
          <w:rPrChange w:id="18185" w:author="user pc" w:date="2022-03-15T10:14:00Z">
            <w:rPr>
              <w:b/>
              <w:color w:val="000080"/>
              <w:highlight w:val="cyan"/>
            </w:rPr>
          </w:rPrChange>
        </w:rPr>
        <w:t>equation,</w:t>
      </w:r>
      <w:r>
        <w:rPr>
          <w:rFonts w:ascii="Times New Roman" w:cs="Times New Roman" w:hAnsi="Times New Roman"/>
          <w:b/>
          <w:sz w:val="28"/>
          <w:szCs w:val="28"/>
        </w:rPr>
        <w:t xml:space="preserve"> we get;</w:t>
      </w:r>
    </w:p>
    <w:p>
      <w:pPr>
        <w:pStyle w:val="style0"/>
        <w:rPr>
          <w:rFonts w:ascii="Times New Roman" w:cs="Times New Roman"/>
          <w:sz w:val="28"/>
          <w:szCs w:val="28"/>
          <w:rPrChange w:id="18186" w:author="user pc" w:date="2022-03-15T10:14:00Z">
            <w:rPr/>
          </w:rPrChange>
        </w:rPr>
      </w:pPr>
      <m:oMathPara>
        <m:oMathParaPr>
          <m:jc m:val="left"/>
        </m:oMathParaPr>
        <m:oMath>
          <m:sSub>
            <m:sSubPr>
              <m:ctrlPr>
                <w:rPr>
                  <w:rFonts w:ascii="Cambria Math" w:cs="Times New Roman" w:hAnsi="Cambria Math"/>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final</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b/>
                      <w:i/>
                      <w:sz w:val="28"/>
                      <w:szCs w:val="28"/>
                    </w:rPr>
                  </m:ctrlPr>
                </m:sSubPr>
                <m:e>
                  <m:r>
                    <m:rPr>
                      <m:sty m:val="bi"/>
                    </m:rPr>
                    <w:rPr>
                      <w:rFonts w:ascii="Cambria Math" w:cs="Times New Roman" w:hAnsi="Cambria Math"/>
                      <w:sz w:val="28"/>
                      <w:szCs w:val="28"/>
                    </w:rPr>
                    <m:t>C</m:t>
                  </m:r>
                </m:e>
                <m:sub>
                  <m:r>
                    <m:rPr>
                      <m:sty m:val="bi"/>
                    </m:rPr>
                    <w:rPr>
                      <w:rFonts w:ascii="Cambria Math" w:cs="Times New Roman" w:hAnsi="Cambria Math"/>
                      <w:sz w:val="28"/>
                      <w:szCs w:val="28"/>
                    </w:rPr>
                    <m:t>initial</m:t>
                  </m:r>
                </m:sub>
              </m:sSub>
            </m:num>
            <m:den>
              <m:sSub>
                <m:sSubPr>
                  <m:ctrlPr>
                    <w:rPr>
                      <w:rFonts w:ascii="Cambria Math" w:cs="Times New Roman" w:hAnsi="Cambria Math"/>
                      <w:b/>
                      <w:i/>
                      <w:sz w:val="28"/>
                      <w:szCs w:val="28"/>
                    </w:rPr>
                  </m:ctrlPr>
                </m:sSubPr>
                <m:e>
                  <m:r>
                    <m:rPr>
                      <m:sty m:val="bi"/>
                    </m:rPr>
                    <w:rPr>
                      <w:rFonts w:ascii="Cambria Math" w:cs="Times New Roman" w:hAnsi="Cambria Math"/>
                      <w:sz w:val="28"/>
                      <w:szCs w:val="28"/>
                    </w:rPr>
                    <m:t>D</m:t>
                  </m:r>
                </m:e>
                <m:sub>
                  <m:r>
                    <m:rPr>
                      <m:sty m:val="bi"/>
                    </m:rPr>
                    <w:rPr>
                      <w:rFonts w:ascii="Cambria Math" w:cs="Times New Roman" w:hAnsi="Cambria Math"/>
                      <w:sz w:val="28"/>
                      <w:szCs w:val="28"/>
                    </w:rPr>
                    <m:t>f</m:t>
                  </m:r>
                </m:sub>
              </m:sSub>
            </m:den>
          </m:f>
        </m:oMath>
      </m:oMathPara>
    </w:p>
    <w:p>
      <w:pPr>
        <w:pStyle w:val="style0"/>
        <w:rPr>
          <w:rFonts w:ascii="Times New Roman" w:cs="Times New Roman" w:hAnsi="Times New Roman"/>
          <w:sz w:val="28"/>
          <w:szCs w:val="28"/>
        </w:rPr>
      </w:pPr>
    </w:p>
    <w:p>
      <w:pPr>
        <w:pStyle w:val="style0"/>
        <w:rPr>
          <w:rFonts w:ascii="Times New Roman" w:cs="Times New Roman"/>
          <w:sz w:val="28"/>
          <w:szCs w:val="28"/>
          <w:rPrChange w:id="18187" w:author="user pc" w:date="2022-03-15T10:14:00Z">
            <w:rPr/>
          </w:rPrChange>
        </w:rPr>
      </w:pPr>
    </w:p>
    <w:p>
      <w:pPr>
        <w:pStyle w:val="style0"/>
        <w:rPr>
          <w:rFonts w:ascii="Times New Roman" w:cs="Times New Roman"/>
          <w:sz w:val="28"/>
          <w:szCs w:val="28"/>
          <w:rPrChange w:id="18188" w:author="user pc" w:date="2022-03-15T10:14:00Z">
            <w:rPr/>
          </w:rPrChange>
        </w:rPr>
      </w:pPr>
      <w:r w:rsidRPr="BC62F397">
        <w:rPr>
          <w:rFonts w:ascii="Times New Roman" w:cs="Times New Roman"/>
          <w:b/>
          <w:sz w:val="28"/>
          <w:szCs w:val="28"/>
          <w:rPrChange w:id="18189" w:author="user pc" w:date="2022-03-15T10:14:00Z">
            <w:rPr>
              <w:b/>
            </w:rPr>
          </w:rPrChange>
        </w:rPr>
        <w:t>EXAMPLE</w:t>
      </w:r>
      <w:r>
        <w:rPr>
          <w:rFonts w:ascii="Times New Roman" w:cs="Times New Roman" w:hAnsi="Times New Roman"/>
          <w:b/>
          <w:sz w:val="28"/>
          <w:szCs w:val="28"/>
        </w:rPr>
        <w:t xml:space="preserve"> </w:t>
      </w:r>
      <w:r w:rsidRPr="5D5394FC">
        <w:rPr>
          <w:rFonts w:ascii="Times New Roman" w:cs="Times New Roman"/>
          <w:b/>
          <w:sz w:val="28"/>
          <w:szCs w:val="28"/>
          <w:rPrChange w:id="18190" w:author="user pc" w:date="2022-03-15T10:14:00Z">
            <w:rPr>
              <w:b/>
            </w:rPr>
          </w:rPrChange>
        </w:rPr>
        <w:t>1:</w:t>
      </w:r>
    </w:p>
    <w:p>
      <w:pPr>
        <w:pStyle w:val="style0"/>
        <w:rPr>
          <w:rFonts w:ascii="Times New Roman" w:cs="Times New Roman"/>
          <w:sz w:val="28"/>
          <w:szCs w:val="28"/>
          <w:rPrChange w:id="18191" w:author="user pc" w:date="2022-03-15T10:14:00Z">
            <w:rPr/>
          </w:rPrChange>
        </w:rPr>
      </w:pPr>
      <w:r w:rsidRPr="57E42DE9">
        <w:rPr>
          <w:rFonts w:ascii="Times New Roman" w:cs="Times New Roman"/>
          <w:sz w:val="28"/>
          <w:szCs w:val="28"/>
          <w:rPrChange w:id="18192" w:author="user pc" w:date="2022-03-15T10:14:00Z">
            <w:rPr/>
          </w:rPrChange>
        </w:rPr>
        <w:t>What</w:t>
      </w:r>
      <w:r>
        <w:rPr>
          <w:rFonts w:ascii="Times New Roman" w:cs="Times New Roman" w:hAnsi="Times New Roman"/>
          <w:sz w:val="28"/>
          <w:szCs w:val="28"/>
        </w:rPr>
        <w:t xml:space="preserve"> </w:t>
      </w:r>
      <w:r w:rsidRPr="DDE736CC">
        <w:rPr>
          <w:rFonts w:ascii="Times New Roman" w:cs="Times New Roman"/>
          <w:sz w:val="28"/>
          <w:szCs w:val="28"/>
          <w:rPrChange w:id="18193" w:author="user pc" w:date="2022-03-15T10:14:00Z">
            <w:rPr/>
          </w:rPrChange>
        </w:rPr>
        <w:t>is</w:t>
      </w:r>
      <w:r>
        <w:rPr>
          <w:rFonts w:ascii="Times New Roman" w:cs="Times New Roman" w:hAnsi="Times New Roman"/>
          <w:sz w:val="28"/>
          <w:szCs w:val="28"/>
        </w:rPr>
        <w:t xml:space="preserve"> </w:t>
      </w:r>
      <w:r w:rsidRPr="B003DF38">
        <w:rPr>
          <w:rFonts w:ascii="Times New Roman" w:cs="Times New Roman"/>
          <w:sz w:val="28"/>
          <w:szCs w:val="28"/>
          <w:rPrChange w:id="18194" w:author="user pc" w:date="2022-03-15T10:14:00Z">
            <w:rPr/>
          </w:rPrChange>
        </w:rPr>
        <w:t>the</w:t>
      </w:r>
      <w:r>
        <w:rPr>
          <w:rFonts w:ascii="Times New Roman" w:cs="Times New Roman" w:hAnsi="Times New Roman"/>
          <w:sz w:val="28"/>
          <w:szCs w:val="28"/>
        </w:rPr>
        <w:t xml:space="preserve"> </w:t>
      </w:r>
      <w:r w:rsidRPr="70175AA9">
        <w:rPr>
          <w:rFonts w:ascii="Times New Roman" w:cs="Times New Roman"/>
          <w:sz w:val="28"/>
          <w:szCs w:val="28"/>
          <w:rPrChange w:id="18195" w:author="user pc" w:date="2022-03-15T10:14:00Z">
            <w:rPr/>
          </w:rPrChange>
        </w:rPr>
        <w:t>dilution</w:t>
      </w:r>
      <w:r>
        <w:rPr>
          <w:rFonts w:ascii="Times New Roman" w:cs="Times New Roman" w:hAnsi="Times New Roman"/>
          <w:sz w:val="28"/>
          <w:szCs w:val="28"/>
        </w:rPr>
        <w:t xml:space="preserve"> </w:t>
      </w:r>
      <w:r w:rsidRPr="0B6EE423">
        <w:rPr>
          <w:rFonts w:ascii="Times New Roman" w:cs="Times New Roman"/>
          <w:sz w:val="28"/>
          <w:szCs w:val="28"/>
          <w:rPrChange w:id="18196" w:author="user pc" w:date="2022-03-15T10:14:00Z">
            <w:rPr/>
          </w:rPrChange>
        </w:rPr>
        <w:t>factor</w:t>
      </w:r>
      <w:r>
        <w:rPr>
          <w:rFonts w:ascii="Times New Roman" w:cs="Times New Roman" w:hAnsi="Times New Roman"/>
          <w:sz w:val="28"/>
          <w:szCs w:val="28"/>
        </w:rPr>
        <w:t xml:space="preserve"> </w:t>
      </w:r>
      <w:r w:rsidRPr="A6DDC401">
        <w:rPr>
          <w:rFonts w:ascii="Times New Roman" w:cs="Times New Roman"/>
          <w:sz w:val="28"/>
          <w:szCs w:val="28"/>
          <w:rPrChange w:id="18197" w:author="user pc" w:date="2022-03-15T10:14:00Z">
            <w:rPr/>
          </w:rPrChange>
        </w:rPr>
        <w:t>if</w:t>
      </w:r>
      <w:r>
        <w:rPr>
          <w:rFonts w:ascii="Times New Roman" w:cs="Times New Roman" w:hAnsi="Times New Roman"/>
          <w:sz w:val="28"/>
          <w:szCs w:val="28"/>
        </w:rPr>
        <w:t xml:space="preserve"> </w:t>
      </w:r>
      <w:r w:rsidRPr="A38C442D">
        <w:rPr>
          <w:rFonts w:ascii="Times New Roman" w:cs="Times New Roman"/>
          <w:sz w:val="28"/>
          <w:szCs w:val="28"/>
          <w:rPrChange w:id="18198" w:author="user pc" w:date="2022-03-15T10:14:00Z">
            <w:rPr/>
          </w:rPrChange>
        </w:rPr>
        <w:t>you</w:t>
      </w:r>
      <w:r>
        <w:rPr>
          <w:rFonts w:ascii="Times New Roman" w:cs="Times New Roman" w:hAnsi="Times New Roman"/>
          <w:sz w:val="28"/>
          <w:szCs w:val="28"/>
        </w:rPr>
        <w:t xml:space="preserve"> </w:t>
      </w:r>
      <w:r w:rsidRPr="EA5240A9">
        <w:rPr>
          <w:rFonts w:ascii="Times New Roman" w:cs="Times New Roman"/>
          <w:sz w:val="28"/>
          <w:szCs w:val="28"/>
          <w:rPrChange w:id="18199" w:author="user pc" w:date="2022-03-15T10:14:00Z">
            <w:rPr/>
          </w:rPrChange>
        </w:rPr>
        <w:t>add</w:t>
      </w:r>
      <w:r>
        <w:rPr>
          <w:rFonts w:ascii="Times New Roman" w:cs="Times New Roman" w:hAnsi="Times New Roman"/>
          <w:sz w:val="28"/>
          <w:szCs w:val="28"/>
        </w:rPr>
        <w:t xml:space="preserve"> </w:t>
      </w:r>
      <w:r w:rsidRPr="C32921D8">
        <w:rPr>
          <w:rFonts w:ascii="Times New Roman" w:cs="Times New Roman"/>
          <w:sz w:val="28"/>
          <w:szCs w:val="28"/>
          <w:rPrChange w:id="18200" w:author="user pc" w:date="2022-03-15T10:14:00Z">
            <w:rPr/>
          </w:rPrChange>
        </w:rPr>
        <w:t>a</w:t>
      </w:r>
      <w:r>
        <w:rPr>
          <w:rFonts w:ascii="Times New Roman" w:cs="Times New Roman" w:hAnsi="Times New Roman"/>
          <w:sz w:val="28"/>
          <w:szCs w:val="28"/>
        </w:rPr>
        <w:t xml:space="preserve"> </w:t>
      </w:r>
      <w:r w:rsidRPr="6C1BB105">
        <w:rPr>
          <w:rFonts w:ascii="Times New Roman" w:cs="Times New Roman"/>
          <w:sz w:val="28"/>
          <w:szCs w:val="28"/>
          <w:rPrChange w:id="18201" w:author="user pc" w:date="2022-03-15T10:14:00Z">
            <w:rPr/>
          </w:rPrChange>
        </w:rPr>
        <w:t>0.1mL</w:t>
      </w:r>
      <w:r>
        <w:rPr>
          <w:rFonts w:ascii="Times New Roman" w:cs="Times New Roman" w:hAnsi="Times New Roman"/>
          <w:sz w:val="28"/>
          <w:szCs w:val="28"/>
        </w:rPr>
        <w:t xml:space="preserve"> </w:t>
      </w:r>
      <w:r w:rsidRPr="965B25CC">
        <w:rPr>
          <w:rFonts w:ascii="Times New Roman" w:cs="Times New Roman"/>
          <w:sz w:val="28"/>
          <w:szCs w:val="28"/>
          <w:rPrChange w:id="18202" w:author="user pc" w:date="2022-03-15T10:14:00Z">
            <w:rPr/>
          </w:rPrChange>
        </w:rPr>
        <w:t>aliquot</w:t>
      </w:r>
      <w:r>
        <w:rPr>
          <w:rFonts w:ascii="Times New Roman" w:cs="Times New Roman" w:hAnsi="Times New Roman"/>
          <w:sz w:val="28"/>
          <w:szCs w:val="28"/>
        </w:rPr>
        <w:t xml:space="preserve"> </w:t>
      </w:r>
      <w:r w:rsidRPr="5C64C1AB">
        <w:rPr>
          <w:rFonts w:ascii="Times New Roman" w:cs="Times New Roman"/>
          <w:sz w:val="28"/>
          <w:szCs w:val="28"/>
          <w:rPrChange w:id="18203" w:author="user pc" w:date="2022-03-15T10:14:00Z">
            <w:rPr/>
          </w:rPrChange>
        </w:rPr>
        <w:t>of</w:t>
      </w:r>
      <w:r>
        <w:rPr>
          <w:rFonts w:ascii="Times New Roman" w:cs="Times New Roman" w:hAnsi="Times New Roman"/>
          <w:sz w:val="28"/>
          <w:szCs w:val="28"/>
        </w:rPr>
        <w:t xml:space="preserve"> </w:t>
      </w:r>
      <w:r w:rsidRPr="51E9FE58">
        <w:rPr>
          <w:rFonts w:ascii="Times New Roman" w:cs="Times New Roman"/>
          <w:sz w:val="28"/>
          <w:szCs w:val="28"/>
          <w:rPrChange w:id="18204" w:author="user pc" w:date="2022-03-15T10:14:00Z">
            <w:rPr/>
          </w:rPrChange>
        </w:rPr>
        <w:t>a</w:t>
      </w:r>
      <w:r>
        <w:rPr>
          <w:rFonts w:ascii="Times New Roman" w:cs="Times New Roman" w:hAnsi="Times New Roman"/>
          <w:sz w:val="28"/>
          <w:szCs w:val="28"/>
        </w:rPr>
        <w:t xml:space="preserve"> </w:t>
      </w:r>
      <w:r w:rsidRPr="AFA844E6">
        <w:rPr>
          <w:rFonts w:ascii="Times New Roman" w:cs="Times New Roman"/>
          <w:sz w:val="28"/>
          <w:szCs w:val="28"/>
          <w:rPrChange w:id="18205" w:author="user pc" w:date="2022-03-15T10:14:00Z">
            <w:rPr/>
          </w:rPrChange>
        </w:rPr>
        <w:t>specimen</w:t>
      </w:r>
      <w:r>
        <w:rPr>
          <w:rFonts w:ascii="Times New Roman" w:cs="Times New Roman" w:hAnsi="Times New Roman"/>
          <w:sz w:val="28"/>
          <w:szCs w:val="28"/>
        </w:rPr>
        <w:t xml:space="preserve"> </w:t>
      </w:r>
      <w:r w:rsidRPr="BD4BB174">
        <w:rPr>
          <w:rFonts w:ascii="Times New Roman" w:cs="Times New Roman"/>
          <w:sz w:val="28"/>
          <w:szCs w:val="28"/>
          <w:rPrChange w:id="18206" w:author="user pc" w:date="2022-03-15T10:14:00Z">
            <w:rPr/>
          </w:rPrChange>
        </w:rPr>
        <w:t>to</w:t>
      </w:r>
      <w:r>
        <w:rPr>
          <w:rFonts w:ascii="Times New Roman" w:cs="Times New Roman" w:hAnsi="Times New Roman"/>
          <w:sz w:val="28"/>
          <w:szCs w:val="28"/>
        </w:rPr>
        <w:t xml:space="preserve"> </w:t>
      </w:r>
      <w:r w:rsidRPr="B30D1326">
        <w:rPr>
          <w:rFonts w:ascii="Times New Roman" w:cs="Times New Roman"/>
          <w:sz w:val="28"/>
          <w:szCs w:val="28"/>
          <w:rPrChange w:id="18207" w:author="user pc" w:date="2022-03-15T10:14:00Z">
            <w:rPr/>
          </w:rPrChange>
        </w:rPr>
        <w:t>9.9</w:t>
      </w:r>
      <w:r>
        <w:rPr>
          <w:rFonts w:ascii="Times New Roman" w:cs="Times New Roman" w:hAnsi="Times New Roman"/>
          <w:sz w:val="28"/>
          <w:szCs w:val="28"/>
        </w:rPr>
        <w:t xml:space="preserve"> </w:t>
      </w:r>
      <w:r w:rsidRPr="8B724FAB">
        <w:rPr>
          <w:rFonts w:ascii="Times New Roman" w:cs="Times New Roman"/>
          <w:sz w:val="28"/>
          <w:szCs w:val="28"/>
          <w:rPrChange w:id="18208" w:author="user pc" w:date="2022-03-15T10:14:00Z">
            <w:rPr/>
          </w:rPrChange>
        </w:rPr>
        <w:t>mL</w:t>
      </w:r>
      <w:r>
        <w:rPr>
          <w:rFonts w:ascii="Times New Roman" w:cs="Times New Roman" w:hAnsi="Times New Roman"/>
          <w:sz w:val="28"/>
          <w:szCs w:val="28"/>
        </w:rPr>
        <w:t xml:space="preserve"> </w:t>
      </w:r>
      <w:r w:rsidRPr="31C584A7">
        <w:rPr>
          <w:rFonts w:ascii="Times New Roman" w:cs="Times New Roman"/>
          <w:sz w:val="28"/>
          <w:szCs w:val="28"/>
          <w:rPrChange w:id="18209" w:author="user pc" w:date="2022-03-15T10:14:00Z">
            <w:rPr/>
          </w:rPrChange>
        </w:rPr>
        <w:t>of</w:t>
      </w:r>
      <w:r>
        <w:rPr>
          <w:rFonts w:ascii="Times New Roman" w:cs="Times New Roman" w:hAnsi="Times New Roman"/>
          <w:sz w:val="28"/>
          <w:szCs w:val="28"/>
        </w:rPr>
        <w:t xml:space="preserve"> </w:t>
      </w:r>
      <w:r w:rsidRPr="E0A38098">
        <w:rPr>
          <w:rFonts w:ascii="Times New Roman" w:cs="Times New Roman"/>
          <w:sz w:val="28"/>
          <w:szCs w:val="28"/>
          <w:rPrChange w:id="18210" w:author="user pc" w:date="2022-03-15T10:14:00Z">
            <w:rPr/>
          </w:rPrChange>
        </w:rPr>
        <w:t>diluent?</w:t>
      </w:r>
    </w:p>
    <w:p>
      <w:pPr>
        <w:pStyle w:val="style0"/>
        <w:rPr>
          <w:rFonts w:ascii="Times New Roman" w:cs="Times New Roman"/>
          <w:sz w:val="28"/>
          <w:szCs w:val="28"/>
          <w:rPrChange w:id="18211" w:author="user pc" w:date="2022-03-15T10:14:00Z">
            <w:rPr/>
          </w:rPrChange>
        </w:rPr>
      </w:pPr>
      <w:r w:rsidRPr="3E39F5D6">
        <w:rPr>
          <w:rFonts w:ascii="Times New Roman" w:cs="Times New Roman"/>
          <w:b/>
          <w:sz w:val="28"/>
          <w:szCs w:val="28"/>
          <w:rPrChange w:id="18212" w:author="user pc" w:date="2022-03-15T10:14:00Z">
            <w:rPr>
              <w:b/>
            </w:rPr>
          </w:rPrChange>
        </w:rPr>
        <w:t>Solution</w:t>
      </w:r>
      <w:r w:rsidRPr="19A85730">
        <w:rPr>
          <w:rFonts w:ascii="Times New Roman" w:cs="Times New Roman"/>
          <w:sz w:val="28"/>
          <w:szCs w:val="28"/>
          <w:rPrChange w:id="18213" w:author="user pc" w:date="2022-03-15T10:14:00Z">
            <w:rPr/>
          </w:rPrChange>
        </w:rPr>
        <w:t>:</w:t>
      </w:r>
    </w:p>
    <w:p>
      <w:pPr>
        <w:pStyle w:val="style0"/>
        <w:rPr>
          <w:rFonts w:ascii="Times New Roman" w:cs="Times New Roman"/>
          <w:sz w:val="28"/>
          <w:szCs w:val="28"/>
          <w:rPrChange w:id="18214" w:author="user pc" w:date="2022-03-15T10:14:00Z">
            <w:rPr/>
          </w:rPrChange>
        </w:rPr>
      </w:pPr>
      <w:r w:rsidRPr="1E2F52C9">
        <w:rPr>
          <w:rFonts w:ascii="Times New Roman" w:cs="Times New Roman"/>
          <w:sz w:val="28"/>
          <w:szCs w:val="28"/>
          <w:rPrChange w:id="18215" w:author="user pc" w:date="2022-03-15T10:14:00Z">
            <w:rPr/>
          </w:rPrChange>
        </w:rPr>
        <w:t>V</w:t>
      </w:r>
      <w:r w:rsidRPr="84B0165D">
        <w:rPr>
          <w:rFonts w:ascii="Times New Roman" w:cs="Times New Roman"/>
          <w:sz w:val="28"/>
          <w:szCs w:val="28"/>
          <w:vertAlign w:val="subscript"/>
          <w:rPrChange w:id="18216" w:author="user pc" w:date="2022-03-15T10:14:00Z">
            <w:rPr>
              <w:vertAlign w:val="subscript"/>
            </w:rPr>
          </w:rPrChange>
        </w:rPr>
        <w:t>f</w:t>
      </w:r>
      <w:r>
        <w:rPr>
          <w:rFonts w:ascii="Times New Roman" w:cs="Times New Roman" w:hAnsi="Times New Roman"/>
          <w:sz w:val="28"/>
          <w:szCs w:val="28"/>
          <w:vertAlign w:val="subscript"/>
        </w:rPr>
        <w:t xml:space="preserve"> </w:t>
      </w:r>
      <w:r w:rsidRPr="98FA7485">
        <w:rPr>
          <w:rFonts w:ascii="Times New Roman" w:cs="Times New Roman"/>
          <w:sz w:val="28"/>
          <w:szCs w:val="28"/>
          <w:rPrChange w:id="18217" w:author="user pc" w:date="2022-03-15T10:14:00Z">
            <w:rPr/>
          </w:rPrChange>
        </w:rPr>
        <w:t>=</w:t>
      </w:r>
      <w:r>
        <w:rPr>
          <w:rFonts w:ascii="Times New Roman" w:cs="Times New Roman" w:hAnsi="Times New Roman"/>
          <w:sz w:val="28"/>
          <w:szCs w:val="28"/>
        </w:rPr>
        <w:t xml:space="preserve"> </w:t>
      </w:r>
      <w:r w:rsidRPr="A8159F0A">
        <w:rPr>
          <w:rFonts w:ascii="Times New Roman" w:cs="Times New Roman"/>
          <w:sz w:val="28"/>
          <w:szCs w:val="28"/>
          <w:rPrChange w:id="18218" w:author="user pc" w:date="2022-03-15T10:14:00Z">
            <w:rPr/>
          </w:rPrChange>
        </w:rPr>
        <w:t>aliquot</w:t>
      </w:r>
      <w:r>
        <w:rPr>
          <w:rFonts w:ascii="Times New Roman" w:cs="Times New Roman" w:hAnsi="Times New Roman"/>
          <w:sz w:val="28"/>
          <w:szCs w:val="28"/>
        </w:rPr>
        <w:t xml:space="preserve"> </w:t>
      </w:r>
      <w:r w:rsidRPr="B13CB3C7">
        <w:rPr>
          <w:rFonts w:ascii="Times New Roman" w:cs="Times New Roman"/>
          <w:sz w:val="28"/>
          <w:szCs w:val="28"/>
          <w:rPrChange w:id="18219" w:author="user pc" w:date="2022-03-15T10:14:00Z">
            <w:rPr/>
          </w:rPrChange>
        </w:rPr>
        <w:t>volume</w:t>
      </w:r>
      <w:r>
        <w:rPr>
          <w:rFonts w:ascii="Times New Roman" w:cs="Times New Roman" w:hAnsi="Times New Roman"/>
          <w:sz w:val="28"/>
          <w:szCs w:val="28"/>
        </w:rPr>
        <w:t xml:space="preserve"> </w:t>
      </w:r>
      <w:r w:rsidRPr="97450C09">
        <w:rPr>
          <w:rFonts w:ascii="Times New Roman" w:cs="Times New Roman"/>
          <w:sz w:val="28"/>
          <w:szCs w:val="28"/>
          <w:rPrChange w:id="18220" w:author="user pc" w:date="2022-03-15T10:14:00Z">
            <w:rPr/>
          </w:rPrChange>
        </w:rPr>
        <w:t>+</w:t>
      </w:r>
      <w:r>
        <w:rPr>
          <w:rFonts w:ascii="Times New Roman" w:cs="Times New Roman" w:hAnsi="Times New Roman"/>
          <w:sz w:val="28"/>
          <w:szCs w:val="28"/>
        </w:rPr>
        <w:t xml:space="preserve"> diluents </w:t>
      </w:r>
      <w:r w:rsidRPr="482F943B">
        <w:rPr>
          <w:rFonts w:ascii="Times New Roman" w:cs="Times New Roman"/>
          <w:sz w:val="28"/>
          <w:szCs w:val="28"/>
          <w:rPrChange w:id="18221" w:author="user pc" w:date="2022-03-15T10:14:00Z">
            <w:rPr/>
          </w:rPrChange>
        </w:rPr>
        <w:t>volume</w:t>
      </w:r>
    </w:p>
    <w:p>
      <w:pPr>
        <w:pStyle w:val="style0"/>
        <w:rPr>
          <w:rFonts w:ascii="Times New Roman" w:cs="Times New Roman"/>
          <w:sz w:val="28"/>
          <w:szCs w:val="28"/>
          <w:rPrChange w:id="18222" w:author="user pc" w:date="2022-03-15T10:14:00Z">
            <w:rPr/>
          </w:rPrChange>
        </w:rPr>
      </w:pPr>
      <w:r w:rsidRPr="BB6A84D0">
        <w:rPr>
          <w:rFonts w:ascii="Times New Roman" w:cs="Times New Roman"/>
          <w:sz w:val="28"/>
          <w:szCs w:val="28"/>
          <w:rPrChange w:id="18223" w:author="user pc" w:date="2022-03-15T10:14:00Z">
            <w:rPr/>
          </w:rPrChange>
        </w:rPr>
        <w:t>=</w:t>
      </w:r>
      <w:r>
        <w:rPr>
          <w:rFonts w:ascii="Times New Roman" w:cs="Times New Roman" w:hAnsi="Times New Roman"/>
          <w:sz w:val="28"/>
          <w:szCs w:val="28"/>
        </w:rPr>
        <w:t xml:space="preserve"> </w:t>
      </w:r>
      <w:r w:rsidRPr="C0BD0EEB">
        <w:rPr>
          <w:rFonts w:ascii="Times New Roman" w:cs="Times New Roman"/>
          <w:sz w:val="28"/>
          <w:szCs w:val="28"/>
          <w:rPrChange w:id="18224" w:author="user pc" w:date="2022-03-15T10:14:00Z">
            <w:rPr/>
          </w:rPrChange>
        </w:rPr>
        <w:t>(0.1</w:t>
      </w:r>
      <w:r>
        <w:rPr>
          <w:rFonts w:ascii="Times New Roman" w:cs="Times New Roman" w:hAnsi="Times New Roman"/>
          <w:sz w:val="28"/>
          <w:szCs w:val="28"/>
        </w:rPr>
        <w:t xml:space="preserve"> </w:t>
      </w:r>
      <w:r w:rsidRPr="CC5A8F26">
        <w:rPr>
          <w:rFonts w:ascii="Times New Roman" w:cs="Times New Roman"/>
          <w:sz w:val="28"/>
          <w:szCs w:val="28"/>
          <w:rPrChange w:id="18225" w:author="user pc" w:date="2022-03-15T10:14:00Z">
            <w:rPr/>
          </w:rPrChange>
        </w:rPr>
        <w:t>+</w:t>
      </w:r>
      <w:r>
        <w:rPr>
          <w:rFonts w:ascii="Times New Roman" w:cs="Times New Roman" w:hAnsi="Times New Roman"/>
          <w:sz w:val="28"/>
          <w:szCs w:val="28"/>
        </w:rPr>
        <w:t xml:space="preserve"> </w:t>
      </w:r>
      <w:r w:rsidRPr="22C02434">
        <w:rPr>
          <w:rFonts w:ascii="Times New Roman" w:cs="Times New Roman"/>
          <w:sz w:val="28"/>
          <w:szCs w:val="28"/>
          <w:rPrChange w:id="18226" w:author="user pc" w:date="2022-03-15T10:14:00Z">
            <w:rPr/>
          </w:rPrChange>
        </w:rPr>
        <w:t>9.9)mL</w:t>
      </w:r>
      <w:r>
        <w:rPr>
          <w:rFonts w:ascii="Times New Roman" w:cs="Times New Roman" w:hAnsi="Times New Roman"/>
          <w:sz w:val="28"/>
          <w:szCs w:val="28"/>
        </w:rPr>
        <w:t xml:space="preserve"> </w:t>
      </w:r>
      <w:r w:rsidRPr="74FF98FB">
        <w:rPr>
          <w:rFonts w:ascii="Times New Roman" w:cs="Times New Roman"/>
          <w:sz w:val="28"/>
          <w:szCs w:val="28"/>
          <w:rPrChange w:id="18227" w:author="user pc" w:date="2022-03-15T10:14:00Z">
            <w:rPr/>
          </w:rPrChange>
        </w:rPr>
        <w:t>=</w:t>
      </w:r>
      <w:r>
        <w:rPr>
          <w:rFonts w:ascii="Times New Roman" w:cs="Times New Roman" w:hAnsi="Times New Roman"/>
          <w:sz w:val="28"/>
          <w:szCs w:val="28"/>
        </w:rPr>
        <w:t xml:space="preserve"> </w:t>
      </w:r>
      <w:r w:rsidRPr="00B6D8A0">
        <w:rPr>
          <w:rFonts w:ascii="Times New Roman" w:cs="Times New Roman"/>
          <w:sz w:val="28"/>
          <w:szCs w:val="28"/>
          <w:rPrChange w:id="18228" w:author="user pc" w:date="2022-03-15T10:14:00Z">
            <w:rPr/>
          </w:rPrChange>
        </w:rPr>
        <w:t>10.0mL</w:t>
      </w:r>
    </w:p>
    <w:p>
      <w:pPr>
        <w:pStyle w:val="style0"/>
        <w:rPr>
          <w:rFonts w:ascii="Times New Roman" w:cs="Times New Roman"/>
          <w:sz w:val="28"/>
          <w:szCs w:val="28"/>
          <w:rPrChange w:id="18229" w:author="user pc" w:date="2022-03-15T10:14:00Z">
            <w:rPr/>
          </w:rPrChange>
        </w:rPr>
      </w:pPr>
      <w:r w:rsidRPr="610D193F">
        <w:rPr>
          <w:rFonts w:ascii="Times New Roman" w:cs="Times New Roman"/>
          <w:sz w:val="28"/>
          <w:szCs w:val="28"/>
          <w:rPrChange w:id="18230" w:author="user pc" w:date="2022-03-15T10:14:00Z">
            <w:rPr/>
          </w:rPrChange>
        </w:rPr>
        <w:t>D</w:t>
      </w:r>
      <w:r w:rsidRPr="DAAA3C8B">
        <w:rPr>
          <w:rFonts w:ascii="Times New Roman" w:cs="Times New Roman"/>
          <w:sz w:val="28"/>
          <w:szCs w:val="28"/>
          <w:vertAlign w:val="subscript"/>
          <w:rPrChange w:id="18231" w:author="user pc" w:date="2022-03-15T10:14:00Z">
            <w:rPr>
              <w:vertAlign w:val="subscript"/>
            </w:rPr>
          </w:rPrChange>
        </w:rPr>
        <w:t xml:space="preserve">F </w:t>
      </w:r>
      <w:r>
        <w:rPr>
          <w:rFonts w:ascii="Times New Roman" w:cs="Times New Roman" w:hAnsi="Times New Roman"/>
          <w:sz w:val="28"/>
          <w:szCs w:val="28"/>
          <w:vertAlign w:val="subscript"/>
        </w:rPr>
        <w:t xml:space="preserve"> </w:t>
      </w:r>
      <w:r w:rsidRPr="A541C8D5">
        <w:rPr>
          <w:rFonts w:ascii="Times New Roman" w:cs="Times New Roman"/>
          <w:sz w:val="28"/>
          <w:szCs w:val="28"/>
          <w:rPrChange w:id="18232" w:author="user pc" w:date="2022-03-15T10:14:00Z">
            <w:rPr/>
          </w:rPrChange>
        </w:rPr>
        <w:t>=</w:t>
      </w:r>
      <w:r>
        <w:rPr>
          <w:rFonts w:ascii="Times New Roman" w:cs="Times New Roman" w:hAnsi="Times New Roman"/>
          <w:sz w:val="28"/>
          <w:szCs w:val="28"/>
        </w:rPr>
        <w:t xml:space="preserve"> </w:t>
      </w:r>
      <w:r w:rsidRPr="6A627145">
        <w:rPr>
          <w:rFonts w:ascii="Times New Roman" w:cs="Times New Roman"/>
          <w:sz w:val="28"/>
          <w:szCs w:val="28"/>
          <w:rPrChange w:id="18233" w:author="user pc" w:date="2022-03-15T10:14:00Z">
            <w:rPr/>
          </w:rPrChange>
        </w:rPr>
        <w:t>10/0.1</w:t>
      </w:r>
      <w:r>
        <w:rPr>
          <w:rFonts w:ascii="Times New Roman" w:cs="Times New Roman" w:hAnsi="Times New Roman"/>
          <w:sz w:val="28"/>
          <w:szCs w:val="28"/>
        </w:rPr>
        <w:t xml:space="preserve"> </w:t>
      </w:r>
      <w:r w:rsidRPr="334CF74E">
        <w:rPr>
          <w:rFonts w:ascii="Times New Roman" w:cs="Times New Roman"/>
          <w:sz w:val="28"/>
          <w:szCs w:val="28"/>
          <w:rPrChange w:id="18234" w:author="user pc" w:date="2022-03-15T10:14:00Z">
            <w:rPr/>
          </w:rPrChange>
        </w:rPr>
        <w:t>=100</w:t>
      </w:r>
    </w:p>
    <w:p>
      <w:pPr>
        <w:pStyle w:val="style0"/>
        <w:rPr>
          <w:rFonts w:ascii="Cambria Math" w:cs="Times New Roman" w:hAnsi="Cambria Math"/>
          <w:sz w:val="28"/>
          <w:szCs w:val="28"/>
          <w:rPrChange w:id="18235" w:author="user pc" w:date="2022-03-15T10:14:00Z">
            <w:rPr/>
          </w:rPrChange>
        </w:rPr>
      </w:pPr>
      <m:oMathPara>
        <m:oMathParaPr>
          <m:jc m:val="left"/>
        </m:oMathParaPr>
        <m:oMath>
          <m:r w:rsidRPr="D8134E0D">
            <m:rPr>
              <m:sty m:val="bi"/>
            </m:rPr>
            <w:rPr>
              <w:rFonts w:ascii="Cambria Math" w:cs="Times New Roman" w:hAnsi="Cambria Math"/>
              <w:sz w:val="28"/>
              <w:szCs w:val="28"/>
              <w:rPrChange w:id="18236" w:author="user pc" w:date="2022-03-15T10:14:00Z">
                <w:rPr>
                  <w:rFonts w:ascii="Cambria Math" w:hAnsi="Cambria Math"/>
                  <w:sz w:val="28"/>
                  <w:szCs w:val="28"/>
                </w:rPr>
              </w:rPrChange>
            </w:rPr>
            <m:t>You</m:t>
          </m:r>
          <m:r>
            <m:rPr>
              <m:sty m:val="bi"/>
            </m:rPr>
            <w:rPr>
              <w:rFonts w:ascii="Cambria Math" w:cs="Times New Roman" w:hAnsi="Cambria Math"/>
              <w:sz w:val="28"/>
              <w:szCs w:val="28"/>
            </w:rPr>
            <m:t xml:space="preserve"> </m:t>
          </m:r>
          <m:r w:rsidRPr="D04FFD49">
            <m:rPr>
              <m:sty m:val="bi"/>
            </m:rPr>
            <w:rPr>
              <w:rFonts w:ascii="Cambria Math" w:cs="Times New Roman" w:hAnsi="Cambria Math"/>
              <w:sz w:val="28"/>
              <w:szCs w:val="28"/>
              <w:rPrChange w:id="18237" w:author="user pc" w:date="2022-03-15T10:14:00Z">
                <w:rPr>
                  <w:rFonts w:ascii="Cambria Math" w:hAnsi="Cambria Math"/>
                  <w:sz w:val="28"/>
                  <w:szCs w:val="28"/>
                </w:rPr>
              </w:rPrChange>
            </w:rPr>
            <m:t>have</m:t>
          </m:r>
          <m:r>
            <m:rPr>
              <m:sty m:val="bi"/>
            </m:rPr>
            <w:rPr>
              <w:rFonts w:ascii="Cambria Math" w:cs="Times New Roman" w:hAnsi="Cambria Math"/>
              <w:sz w:val="28"/>
              <w:szCs w:val="28"/>
            </w:rPr>
            <m:t xml:space="preserve"> </m:t>
          </m:r>
          <m:r w:rsidRPr="F9B4A342">
            <m:rPr>
              <m:sty m:val="bi"/>
            </m:rPr>
            <w:rPr>
              <w:rFonts w:ascii="Cambria Math" w:cs="Times New Roman" w:hAnsi="Cambria Math"/>
              <w:sz w:val="28"/>
              <w:szCs w:val="28"/>
              <w:rPrChange w:id="18238" w:author="user pc" w:date="2022-03-15T10:14:00Z">
                <w:rPr>
                  <w:rFonts w:ascii="Cambria Math" w:hAnsi="Cambria Math"/>
                  <w:sz w:val="28"/>
                  <w:szCs w:val="28"/>
                </w:rPr>
              </w:rPrChange>
            </w:rPr>
            <m:t>diluted</m:t>
          </m:r>
          <m:r>
            <m:rPr>
              <m:sty m:val="bi"/>
            </m:rPr>
            <w:rPr>
              <w:rFonts w:ascii="Cambria Math" w:cs="Times New Roman" w:hAnsi="Cambria Math"/>
              <w:sz w:val="28"/>
              <w:szCs w:val="28"/>
            </w:rPr>
            <m:t xml:space="preserve"> </m:t>
          </m:r>
          <m:r w:rsidRPr="16F849E0">
            <m:rPr>
              <m:sty m:val="bi"/>
            </m:rPr>
            <w:rPr>
              <w:rFonts w:ascii="Cambria Math" w:cs="Times New Roman" w:hAnsi="Cambria Math"/>
              <w:sz w:val="28"/>
              <w:szCs w:val="28"/>
              <w:rPrChange w:id="18239" w:author="user pc" w:date="2022-03-15T10:14:00Z">
                <w:rPr>
                  <w:rFonts w:ascii="Cambria Math" w:hAnsi="Cambria Math"/>
                  <w:sz w:val="28"/>
                  <w:szCs w:val="28"/>
                </w:rPr>
              </w:rPrChange>
            </w:rPr>
            <m:t>the</m:t>
          </m:r>
          <m:r>
            <m:rPr>
              <m:sty m:val="bi"/>
            </m:rPr>
            <w:rPr>
              <w:rFonts w:ascii="Cambria Math" w:cs="Times New Roman" w:hAnsi="Cambria Math"/>
              <w:sz w:val="28"/>
              <w:szCs w:val="28"/>
            </w:rPr>
            <m:t xml:space="preserve"> </m:t>
          </m:r>
          <m:r w:rsidRPr="EEA396A1">
            <m:rPr>
              <m:sty m:val="bi"/>
            </m:rPr>
            <w:rPr>
              <w:rFonts w:ascii="Cambria Math" w:cs="Times New Roman" w:hAnsi="Cambria Math"/>
              <w:sz w:val="28"/>
              <w:szCs w:val="28"/>
              <w:rPrChange w:id="18240" w:author="user pc" w:date="2022-03-15T10:14:00Z">
                <w:rPr>
                  <w:rFonts w:ascii="Cambria Math" w:hAnsi="Cambria Math"/>
                  <w:sz w:val="28"/>
                  <w:szCs w:val="28"/>
                </w:rPr>
              </w:rPrChange>
            </w:rPr>
            <m:t>sample</m:t>
          </m:r>
          <m:r>
            <m:rPr>
              <m:sty m:val="bi"/>
            </m:rPr>
            <w:rPr>
              <w:rFonts w:ascii="Cambria Math" w:cs="Times New Roman" w:hAnsi="Cambria Math"/>
              <w:sz w:val="28"/>
              <w:szCs w:val="28"/>
            </w:rPr>
            <m:t xml:space="preserve"> </m:t>
          </m:r>
          <m:r w:rsidRPr="D6D3584F">
            <m:rPr>
              <m:sty m:val="bi"/>
            </m:rPr>
            <w:rPr>
              <w:rFonts w:ascii="Cambria Math" w:cs="Times New Roman" w:hAnsi="Cambria Math"/>
              <w:sz w:val="28"/>
              <w:szCs w:val="28"/>
              <w:rPrChange w:id="18241" w:author="user pc" w:date="2022-03-15T10:14:00Z">
                <w:rPr>
                  <w:rFonts w:ascii="Cambria Math" w:hAnsi="Cambria Math"/>
                  <w:sz w:val="28"/>
                  <w:szCs w:val="28"/>
                </w:rPr>
              </w:rPrChange>
            </w:rPr>
            <m:t>by</m:t>
          </m:r>
          <m:r>
            <m:rPr>
              <m:sty m:val="bi"/>
            </m:rPr>
            <w:rPr>
              <w:rFonts w:ascii="Cambria Math" w:cs="Times New Roman" w:hAnsi="Cambria Math"/>
              <w:sz w:val="28"/>
              <w:szCs w:val="28"/>
            </w:rPr>
            <m:t xml:space="preserve"> </m:t>
          </m:r>
          <m:r w:rsidRPr="A0F02430">
            <m:rPr>
              <m:sty m:val="bi"/>
            </m:rPr>
            <w:rPr>
              <w:rFonts w:ascii="Cambria Math" w:cs="Times New Roman" w:hAnsi="Cambria Math"/>
              <w:sz w:val="28"/>
              <w:szCs w:val="28"/>
              <w:rPrChange w:id="18242" w:author="user pc" w:date="2022-03-15T10:14:00Z">
                <w:rPr>
                  <w:rFonts w:ascii="Cambria Math" w:hAnsi="Cambria Math"/>
                  <w:sz w:val="28"/>
                  <w:szCs w:val="28"/>
                </w:rPr>
              </w:rPrChange>
            </w:rPr>
            <m:t>a</m:t>
          </m:r>
          <m:r>
            <m:rPr>
              <m:sty m:val="bi"/>
            </m:rPr>
            <w:rPr>
              <w:rFonts w:ascii="Cambria Math" w:cs="Times New Roman" w:hAnsi="Cambria Math"/>
              <w:sz w:val="28"/>
              <w:szCs w:val="28"/>
            </w:rPr>
            <m:t xml:space="preserve"> </m:t>
          </m:r>
          <m:r w:rsidRPr="E831B02B">
            <m:rPr>
              <m:sty m:val="bi"/>
            </m:rPr>
            <w:rPr>
              <w:rFonts w:ascii="Cambria Math" w:cs="Times New Roman" w:hAnsi="Cambria Math"/>
              <w:sz w:val="28"/>
              <w:szCs w:val="28"/>
              <w:rPrChange w:id="18243" w:author="user pc" w:date="2022-03-15T10:14:00Z">
                <w:rPr>
                  <w:rFonts w:ascii="Cambria Math" w:hAnsi="Cambria Math"/>
                  <w:sz w:val="28"/>
                  <w:szCs w:val="28"/>
                </w:rPr>
              </w:rPrChange>
            </w:rPr>
            <m:t>factor</m:t>
          </m:r>
          <m:r>
            <m:rPr>
              <m:sty m:val="bi"/>
            </m:rPr>
            <w:rPr>
              <w:rFonts w:ascii="Cambria Math" w:cs="Times New Roman" w:hAnsi="Cambria Math"/>
              <w:sz w:val="28"/>
              <w:szCs w:val="28"/>
            </w:rPr>
            <m:t xml:space="preserve"> </m:t>
          </m:r>
          <m:r w:rsidRPr="AA75CE08">
            <m:rPr>
              <m:sty m:val="bi"/>
            </m:rPr>
            <w:rPr>
              <w:rFonts w:ascii="Cambria Math" w:cs="Times New Roman" w:hAnsi="Cambria Math"/>
              <w:sz w:val="28"/>
              <w:szCs w:val="28"/>
              <w:rPrChange w:id="18244" w:author="user pc" w:date="2022-03-15T10:14:00Z">
                <w:rPr>
                  <w:rFonts w:ascii="Cambria Math" w:hAnsi="Cambria Math"/>
                  <w:sz w:val="28"/>
                  <w:szCs w:val="28"/>
                </w:rPr>
              </w:rPrChange>
            </w:rPr>
            <m:t>of</m:t>
          </m:r>
          <m:r>
            <m:rPr>
              <m:sty m:val="bi"/>
            </m:rPr>
            <w:rPr>
              <w:rFonts w:ascii="Cambria Math" w:cs="Times New Roman" w:hAnsi="Cambria Math"/>
              <w:sz w:val="28"/>
              <w:szCs w:val="28"/>
            </w:rPr>
            <m:t xml:space="preserve"> </m:t>
          </m:r>
          <m:r w:rsidRPr="AFD0F4CA">
            <m:rPr>
              <m:sty m:val="bi"/>
            </m:rPr>
            <w:rPr>
              <w:rFonts w:ascii="Cambria Math" w:cs="Times New Roman" w:hAnsi="Cambria Math"/>
              <w:sz w:val="28"/>
              <w:szCs w:val="28"/>
              <w:rPrChange w:id="18245" w:author="user pc" w:date="2022-03-15T10:14:00Z">
                <w:rPr>
                  <w:rFonts w:ascii="Cambria Math" w:hAnsi="Cambria Math"/>
                  <w:sz w:val="28"/>
                  <w:szCs w:val="28"/>
                </w:rPr>
              </w:rPrChange>
            </w:rPr>
            <m:t>100.</m:t>
          </m:r>
        </m:oMath>
      </m:oMathPara>
    </w:p>
    <w:p>
      <w:pPr>
        <w:pStyle w:val="style0"/>
        <w:rPr>
          <w:rFonts w:ascii="Times New Roman" w:cs="Times New Roman"/>
          <w:sz w:val="28"/>
          <w:szCs w:val="28"/>
          <w:rPrChange w:id="18246" w:author="user pc" w:date="2022-03-15T10:14:00Z">
            <w:rPr/>
          </w:rPrChange>
        </w:rPr>
      </w:pPr>
      <w:r w:rsidRPr="2F4837CA">
        <w:rPr>
          <w:rFonts w:ascii="Times New Roman" w:cs="Times New Roman"/>
          <w:sz w:val="28"/>
          <w:szCs w:val="28"/>
          <w:rPrChange w:id="18247" w:author="user pc" w:date="2022-03-15T10:14:00Z">
            <w:rPr/>
          </w:rPrChange>
        </w:rPr>
        <w:t>The</w:t>
      </w:r>
      <w:r>
        <w:rPr>
          <w:rFonts w:ascii="Times New Roman" w:cs="Times New Roman" w:hAnsi="Times New Roman"/>
          <w:sz w:val="28"/>
          <w:szCs w:val="28"/>
        </w:rPr>
        <w:t xml:space="preserve"> </w:t>
      </w:r>
      <w:r w:rsidRPr="70506A58">
        <w:rPr>
          <w:rFonts w:ascii="Times New Roman" w:cs="Times New Roman"/>
          <w:sz w:val="28"/>
          <w:szCs w:val="28"/>
          <w:rPrChange w:id="18248" w:author="user pc" w:date="2022-03-15T10:14:00Z">
            <w:rPr/>
          </w:rPrChange>
        </w:rPr>
        <w:t>dilution</w:t>
      </w:r>
      <w:r>
        <w:rPr>
          <w:rFonts w:ascii="Times New Roman" w:cs="Times New Roman" w:hAnsi="Times New Roman"/>
          <w:sz w:val="28"/>
          <w:szCs w:val="28"/>
        </w:rPr>
        <w:t xml:space="preserve"> </w:t>
      </w:r>
      <w:r w:rsidRPr="891B04E8">
        <w:rPr>
          <w:rFonts w:ascii="Times New Roman" w:cs="Times New Roman"/>
          <w:sz w:val="28"/>
          <w:szCs w:val="28"/>
          <w:rPrChange w:id="18249" w:author="user pc" w:date="2022-03-15T10:14:00Z">
            <w:rPr/>
          </w:rPrChange>
        </w:rPr>
        <w:t>factor</w:t>
      </w:r>
      <w:r>
        <w:rPr>
          <w:rFonts w:ascii="Times New Roman" w:cs="Times New Roman" w:hAnsi="Times New Roman"/>
          <w:sz w:val="28"/>
          <w:szCs w:val="28"/>
        </w:rPr>
        <w:t xml:space="preserve"> </w:t>
      </w:r>
      <w:r w:rsidRPr="9D224BD9">
        <w:rPr>
          <w:rFonts w:ascii="Times New Roman" w:cs="Times New Roman"/>
          <w:sz w:val="28"/>
          <w:szCs w:val="28"/>
          <w:rPrChange w:id="18250" w:author="user pc" w:date="2022-03-15T10:14:00Z">
            <w:rPr/>
          </w:rPrChange>
        </w:rPr>
        <w:t>is</w:t>
      </w:r>
      <w:r>
        <w:rPr>
          <w:rFonts w:ascii="Times New Roman" w:cs="Times New Roman" w:hAnsi="Times New Roman"/>
          <w:sz w:val="28"/>
          <w:szCs w:val="28"/>
        </w:rPr>
        <w:t xml:space="preserve"> </w:t>
      </w:r>
      <w:r w:rsidRPr="BB4BC3B9">
        <w:rPr>
          <w:rFonts w:ascii="Times New Roman" w:cs="Times New Roman"/>
          <w:sz w:val="28"/>
          <w:szCs w:val="28"/>
          <w:rPrChange w:id="18251" w:author="user pc" w:date="2022-03-15T10:14:00Z">
            <w:rPr/>
          </w:rPrChange>
        </w:rPr>
        <w:t>often</w:t>
      </w:r>
      <w:r>
        <w:rPr>
          <w:rFonts w:ascii="Times New Roman" w:cs="Times New Roman" w:hAnsi="Times New Roman"/>
          <w:sz w:val="28"/>
          <w:szCs w:val="28"/>
        </w:rPr>
        <w:t xml:space="preserve"> </w:t>
      </w:r>
      <w:r w:rsidRPr="866E4E0C">
        <w:rPr>
          <w:rFonts w:ascii="Times New Roman" w:cs="Times New Roman"/>
          <w:sz w:val="28"/>
          <w:szCs w:val="28"/>
          <w:rPrChange w:id="18252" w:author="user pc" w:date="2022-03-15T10:14:00Z">
            <w:rPr/>
          </w:rPrChange>
        </w:rPr>
        <w:t>used</w:t>
      </w:r>
      <w:r>
        <w:rPr>
          <w:rFonts w:ascii="Times New Roman" w:cs="Times New Roman" w:hAnsi="Times New Roman"/>
          <w:sz w:val="28"/>
          <w:szCs w:val="28"/>
        </w:rPr>
        <w:t xml:space="preserve"> </w:t>
      </w:r>
      <w:r w:rsidRPr="4462F307">
        <w:rPr>
          <w:rFonts w:ascii="Times New Roman" w:cs="Times New Roman"/>
          <w:sz w:val="28"/>
          <w:szCs w:val="28"/>
          <w:rPrChange w:id="18253" w:author="user pc" w:date="2022-03-15T10:14:00Z">
            <w:rPr/>
          </w:rPrChange>
        </w:rPr>
        <w:t>as</w:t>
      </w:r>
      <w:r>
        <w:rPr>
          <w:rFonts w:ascii="Times New Roman" w:cs="Times New Roman" w:hAnsi="Times New Roman"/>
          <w:sz w:val="28"/>
          <w:szCs w:val="28"/>
        </w:rPr>
        <w:t xml:space="preserve"> </w:t>
      </w:r>
      <w:r w:rsidRPr="8036F2FA">
        <w:rPr>
          <w:rFonts w:ascii="Times New Roman" w:cs="Times New Roman"/>
          <w:sz w:val="28"/>
          <w:szCs w:val="28"/>
          <w:rPrChange w:id="18254" w:author="user pc" w:date="2022-03-15T10:14:00Z">
            <w:rPr/>
          </w:rPrChange>
        </w:rPr>
        <w:t>the</w:t>
      </w:r>
      <w:r>
        <w:rPr>
          <w:rFonts w:ascii="Times New Roman" w:cs="Times New Roman" w:hAnsi="Times New Roman"/>
          <w:sz w:val="28"/>
          <w:szCs w:val="28"/>
        </w:rPr>
        <w:t xml:space="preserve"> </w:t>
      </w:r>
      <w:r w:rsidRPr="24C41AD5">
        <w:rPr>
          <w:rFonts w:ascii="Times New Roman" w:cs="Times New Roman"/>
          <w:sz w:val="28"/>
          <w:szCs w:val="28"/>
          <w:rPrChange w:id="18255" w:author="user pc" w:date="2022-03-15T10:14:00Z">
            <w:rPr/>
          </w:rPrChange>
        </w:rPr>
        <w:t>denominator</w:t>
      </w:r>
      <w:r>
        <w:rPr>
          <w:rFonts w:ascii="Times New Roman" w:cs="Times New Roman" w:hAnsi="Times New Roman"/>
          <w:sz w:val="28"/>
          <w:szCs w:val="28"/>
        </w:rPr>
        <w:t xml:space="preserve"> </w:t>
      </w:r>
      <w:r w:rsidRPr="5AF9C207">
        <w:rPr>
          <w:rFonts w:ascii="Times New Roman" w:cs="Times New Roman"/>
          <w:sz w:val="28"/>
          <w:szCs w:val="28"/>
          <w:rPrChange w:id="18256" w:author="user pc" w:date="2022-03-15T10:14:00Z">
            <w:rPr/>
          </w:rPrChange>
        </w:rPr>
        <w:t>of</w:t>
      </w:r>
      <w:r>
        <w:rPr>
          <w:rFonts w:ascii="Times New Roman" w:cs="Times New Roman" w:hAnsi="Times New Roman"/>
          <w:sz w:val="28"/>
          <w:szCs w:val="28"/>
        </w:rPr>
        <w:t xml:space="preserve"> </w:t>
      </w:r>
      <w:r w:rsidRPr="E9E56D66">
        <w:rPr>
          <w:rFonts w:ascii="Times New Roman" w:cs="Times New Roman"/>
          <w:sz w:val="28"/>
          <w:szCs w:val="28"/>
          <w:rPrChange w:id="18257" w:author="user pc" w:date="2022-03-15T10:14:00Z">
            <w:rPr/>
          </w:rPrChange>
        </w:rPr>
        <w:t>a</w:t>
      </w:r>
      <w:r>
        <w:rPr>
          <w:rFonts w:ascii="Times New Roman" w:cs="Times New Roman" w:hAnsi="Times New Roman"/>
          <w:sz w:val="28"/>
          <w:szCs w:val="28"/>
        </w:rPr>
        <w:t xml:space="preserve"> </w:t>
      </w:r>
      <w:r w:rsidRPr="8F08A4EB">
        <w:rPr>
          <w:rFonts w:ascii="Times New Roman" w:cs="Times New Roman"/>
          <w:sz w:val="28"/>
          <w:szCs w:val="28"/>
          <w:rPrChange w:id="18258" w:author="user pc" w:date="2022-03-15T10:14:00Z">
            <w:rPr/>
          </w:rPrChange>
        </w:rPr>
        <w:t>fraction.</w:t>
      </w:r>
    </w:p>
    <w:p>
      <w:pPr>
        <w:pStyle w:val="style0"/>
        <w:rPr>
          <w:rFonts w:ascii="Times New Roman" w:cs="Times New Roman"/>
          <w:sz w:val="28"/>
          <w:szCs w:val="28"/>
          <w:rPrChange w:id="18259" w:author="user pc" w:date="2022-03-15T10:14:00Z">
            <w:rPr/>
          </w:rPrChange>
        </w:rPr>
      </w:pPr>
      <w:r w:rsidRPr="A9AE8BD9">
        <w:rPr>
          <w:rFonts w:ascii="Times New Roman" w:cs="Times New Roman"/>
          <w:sz w:val="28"/>
          <w:szCs w:val="28"/>
          <w:rPrChange w:id="18260" w:author="user pc" w:date="2022-03-15T10:14:00Z">
            <w:rPr/>
          </w:rPrChange>
        </w:rPr>
        <w:t>For</w:t>
      </w:r>
      <w:r>
        <w:rPr>
          <w:rFonts w:ascii="Times New Roman" w:cs="Times New Roman" w:hAnsi="Times New Roman"/>
          <w:sz w:val="28"/>
          <w:szCs w:val="28"/>
        </w:rPr>
        <w:t xml:space="preserve"> </w:t>
      </w:r>
      <w:r w:rsidRPr="CD1EF91F">
        <w:rPr>
          <w:rFonts w:ascii="Times New Roman" w:cs="Times New Roman"/>
          <w:sz w:val="28"/>
          <w:szCs w:val="28"/>
          <w:rPrChange w:id="18261" w:author="user pc" w:date="2022-03-15T10:14:00Z">
            <w:rPr/>
          </w:rPrChange>
        </w:rPr>
        <w:t>example,</w:t>
      </w:r>
      <w:r>
        <w:rPr>
          <w:rFonts w:ascii="Times New Roman" w:cs="Times New Roman" w:hAnsi="Times New Roman"/>
          <w:sz w:val="28"/>
          <w:szCs w:val="28"/>
        </w:rPr>
        <w:t xml:space="preserve"> </w:t>
      </w:r>
      <w:r w:rsidRPr="70DC8214">
        <w:rPr>
          <w:rFonts w:ascii="Times New Roman" w:cs="Times New Roman"/>
          <w:sz w:val="28"/>
          <w:szCs w:val="28"/>
          <w:rPrChange w:id="18262" w:author="user pc" w:date="2022-03-15T10:14:00Z">
            <w:rPr/>
          </w:rPrChange>
        </w:rPr>
        <w:t>a</w:t>
      </w:r>
      <w:r>
        <w:rPr>
          <w:rFonts w:ascii="Times New Roman" w:cs="Times New Roman" w:hAnsi="Times New Roman"/>
          <w:sz w:val="28"/>
          <w:szCs w:val="28"/>
        </w:rPr>
        <w:t xml:space="preserve"> </w:t>
      </w:r>
      <w:r w:rsidRPr="2F74AFA4">
        <w:rPr>
          <w:rFonts w:ascii="Times New Roman" w:cs="Times New Roman"/>
          <w:sz w:val="28"/>
          <w:szCs w:val="28"/>
          <w:rPrChange w:id="18263" w:author="user pc" w:date="2022-03-15T10:14:00Z">
            <w:rPr/>
          </w:rPrChange>
        </w:rPr>
        <w:t>D</w:t>
      </w:r>
      <w:r w:rsidRPr="9190A440">
        <w:rPr>
          <w:rFonts w:ascii="Times New Roman" w:cs="Times New Roman"/>
          <w:sz w:val="28"/>
          <w:szCs w:val="28"/>
          <w:vertAlign w:val="subscript"/>
          <w:rPrChange w:id="18264" w:author="user pc" w:date="2022-03-15T10:14:00Z">
            <w:rPr>
              <w:vertAlign w:val="subscript"/>
            </w:rPr>
          </w:rPrChange>
        </w:rPr>
        <w:t>F</w:t>
      </w:r>
      <w:r>
        <w:rPr>
          <w:rFonts w:ascii="Times New Roman" w:cs="Times New Roman" w:hAnsi="Times New Roman"/>
          <w:sz w:val="28"/>
          <w:szCs w:val="28"/>
          <w:vertAlign w:val="subscript"/>
        </w:rPr>
        <w:t xml:space="preserve"> </w:t>
      </w:r>
      <w:r w:rsidRPr="AD424054">
        <w:rPr>
          <w:rFonts w:ascii="Times New Roman" w:cs="Times New Roman"/>
          <w:sz w:val="28"/>
          <w:szCs w:val="28"/>
          <w:rPrChange w:id="18265" w:author="user pc" w:date="2022-03-15T10:14:00Z">
            <w:rPr/>
          </w:rPrChange>
        </w:rPr>
        <w:t>of</w:t>
      </w:r>
      <w:r>
        <w:rPr>
          <w:rFonts w:ascii="Times New Roman" w:cs="Times New Roman" w:hAnsi="Times New Roman"/>
          <w:sz w:val="28"/>
          <w:szCs w:val="28"/>
        </w:rPr>
        <w:t xml:space="preserve"> </w:t>
      </w:r>
      <w:r w:rsidRPr="76AC8C2B">
        <w:rPr>
          <w:rFonts w:ascii="Times New Roman" w:cs="Times New Roman"/>
          <w:sz w:val="28"/>
          <w:szCs w:val="28"/>
          <w:rPrChange w:id="18266" w:author="user pc" w:date="2022-03-15T10:14:00Z">
            <w:rPr/>
          </w:rPrChange>
        </w:rPr>
        <w:t>100</w:t>
      </w:r>
      <w:r>
        <w:rPr>
          <w:rFonts w:ascii="Times New Roman" w:cs="Times New Roman" w:hAnsi="Times New Roman"/>
          <w:sz w:val="28"/>
          <w:szCs w:val="28"/>
        </w:rPr>
        <w:t xml:space="preserve"> </w:t>
      </w:r>
      <w:r w:rsidRPr="A0AE9C2A">
        <w:rPr>
          <w:rFonts w:ascii="Times New Roman" w:cs="Times New Roman"/>
          <w:sz w:val="28"/>
          <w:szCs w:val="28"/>
          <w:rPrChange w:id="18267" w:author="user pc" w:date="2022-03-15T10:14:00Z">
            <w:rPr/>
          </w:rPrChange>
        </w:rPr>
        <w:t>means</w:t>
      </w:r>
      <w:r>
        <w:rPr>
          <w:rFonts w:ascii="Times New Roman" w:cs="Times New Roman" w:hAnsi="Times New Roman"/>
          <w:sz w:val="28"/>
          <w:szCs w:val="28"/>
        </w:rPr>
        <w:t xml:space="preserve"> </w:t>
      </w:r>
      <w:r w:rsidRPr="8E7951F0">
        <w:rPr>
          <w:rFonts w:ascii="Times New Roman" w:cs="Times New Roman"/>
          <w:sz w:val="28"/>
          <w:szCs w:val="28"/>
          <w:rPrChange w:id="18268" w:author="user pc" w:date="2022-03-15T10:14:00Z">
            <w:rPr/>
          </w:rPrChange>
        </w:rPr>
        <w:t>a</w:t>
      </w:r>
      <w:r>
        <w:rPr>
          <w:rFonts w:ascii="Times New Roman" w:cs="Times New Roman" w:hAnsi="Times New Roman"/>
          <w:sz w:val="28"/>
          <w:szCs w:val="28"/>
        </w:rPr>
        <w:t xml:space="preserve"> </w:t>
      </w:r>
      <w:r w:rsidRPr="61088FA8">
        <w:rPr>
          <w:rFonts w:ascii="Times New Roman" w:cs="Times New Roman"/>
          <w:sz w:val="28"/>
          <w:szCs w:val="28"/>
          <w:rPrChange w:id="18269" w:author="user pc" w:date="2022-03-15T10:14:00Z">
            <w:rPr/>
          </w:rPrChange>
        </w:rPr>
        <w:t>1:</w:t>
      </w:r>
      <w:r>
        <w:rPr>
          <w:rFonts w:ascii="Times New Roman" w:cs="Times New Roman" w:hAnsi="Times New Roman"/>
          <w:sz w:val="28"/>
          <w:szCs w:val="28"/>
        </w:rPr>
        <w:t xml:space="preserve"> </w:t>
      </w:r>
      <w:r w:rsidRPr="52934895">
        <w:rPr>
          <w:rFonts w:ascii="Times New Roman" w:cs="Times New Roman"/>
          <w:sz w:val="28"/>
          <w:szCs w:val="28"/>
          <w:rPrChange w:id="18270" w:author="user pc" w:date="2022-03-15T10:14:00Z">
            <w:rPr/>
          </w:rPrChange>
        </w:rPr>
        <w:t>100</w:t>
      </w:r>
      <w:r>
        <w:rPr>
          <w:rFonts w:ascii="Times New Roman" w:cs="Times New Roman" w:hAnsi="Times New Roman"/>
          <w:sz w:val="28"/>
          <w:szCs w:val="28"/>
        </w:rPr>
        <w:t xml:space="preserve"> </w:t>
      </w:r>
      <w:r w:rsidRPr="9B5EC96C">
        <w:rPr>
          <w:rFonts w:ascii="Times New Roman" w:cs="Times New Roman"/>
          <w:sz w:val="28"/>
          <w:szCs w:val="28"/>
          <w:rPrChange w:id="18271" w:author="user pc" w:date="2022-03-15T10:14:00Z">
            <w:rPr/>
          </w:rPrChange>
        </w:rPr>
        <w:t>dilution.</w:t>
      </w:r>
    </w:p>
    <w:p>
      <w:pPr>
        <w:pStyle w:val="style0"/>
        <w:rPr>
          <w:rFonts w:ascii="Times New Roman" w:cs="Times New Roman"/>
          <w:sz w:val="28"/>
          <w:szCs w:val="28"/>
          <w:rPrChange w:id="18272" w:author="user pc" w:date="2022-03-15T10:14:00Z">
            <w:rPr/>
          </w:rPrChange>
        </w:rPr>
      </w:pPr>
      <w:r w:rsidRPr="1A0836F1">
        <w:rPr>
          <w:rFonts w:ascii="Times New Roman" w:cs="Times New Roman"/>
          <w:b/>
          <w:sz w:val="28"/>
          <w:szCs w:val="28"/>
          <w:rPrChange w:id="18273" w:author="user pc" w:date="2022-03-15T10:14:00Z">
            <w:rPr>
              <w:b/>
            </w:rPr>
          </w:rPrChange>
        </w:rPr>
        <w:t>EXAMPLE</w:t>
      </w:r>
      <w:r>
        <w:rPr>
          <w:rFonts w:ascii="Times New Roman" w:cs="Times New Roman" w:hAnsi="Times New Roman"/>
          <w:b/>
          <w:sz w:val="28"/>
          <w:szCs w:val="28"/>
        </w:rPr>
        <w:t xml:space="preserve"> </w:t>
      </w:r>
      <w:r w:rsidRPr="9C64A506">
        <w:rPr>
          <w:rFonts w:ascii="Times New Roman" w:cs="Times New Roman"/>
          <w:b/>
          <w:sz w:val="28"/>
          <w:szCs w:val="28"/>
          <w:rPrChange w:id="18274" w:author="user pc" w:date="2022-03-15T10:14:00Z">
            <w:rPr>
              <w:b/>
            </w:rPr>
          </w:rPrChange>
        </w:rPr>
        <w:t>2:</w:t>
      </w:r>
    </w:p>
    <w:p>
      <w:pPr>
        <w:pStyle w:val="style0"/>
        <w:rPr>
          <w:rFonts w:ascii="Times New Roman" w:cs="Times New Roman"/>
          <w:sz w:val="28"/>
          <w:szCs w:val="28"/>
          <w:rPrChange w:id="18275" w:author="user pc" w:date="2022-03-15T10:14:00Z">
            <w:rPr/>
          </w:rPrChange>
        </w:rPr>
      </w:pPr>
      <w:r w:rsidRPr="2905CC1A">
        <w:rPr>
          <w:rFonts w:ascii="Times New Roman" w:cs="Times New Roman"/>
          <w:sz w:val="28"/>
          <w:szCs w:val="28"/>
          <w:rPrChange w:id="18276" w:author="user pc" w:date="2022-03-15T10:14:00Z">
            <w:rPr/>
          </w:rPrChange>
        </w:rPr>
        <w:t>How</w:t>
      </w:r>
      <w:r>
        <w:rPr>
          <w:rFonts w:ascii="Times New Roman" w:cs="Times New Roman" w:hAnsi="Times New Roman"/>
          <w:sz w:val="28"/>
          <w:szCs w:val="28"/>
        </w:rPr>
        <w:t xml:space="preserve"> </w:t>
      </w:r>
      <w:r w:rsidRPr="3643C12B">
        <w:rPr>
          <w:rFonts w:ascii="Times New Roman" w:cs="Times New Roman"/>
          <w:sz w:val="28"/>
          <w:szCs w:val="28"/>
          <w:rPrChange w:id="18277" w:author="user pc" w:date="2022-03-15T10:14:00Z">
            <w:rPr/>
          </w:rPrChange>
        </w:rPr>
        <w:t>would</w:t>
      </w:r>
      <w:r>
        <w:rPr>
          <w:rFonts w:ascii="Times New Roman" w:cs="Times New Roman" w:hAnsi="Times New Roman"/>
          <w:sz w:val="28"/>
          <w:szCs w:val="28"/>
        </w:rPr>
        <w:t xml:space="preserve"> </w:t>
      </w:r>
      <w:r w:rsidRPr="E4DE026A">
        <w:rPr>
          <w:rFonts w:ascii="Times New Roman" w:cs="Times New Roman"/>
          <w:sz w:val="28"/>
          <w:szCs w:val="28"/>
          <w:rPrChange w:id="18278" w:author="user pc" w:date="2022-03-15T10:14:00Z">
            <w:rPr/>
          </w:rPrChange>
        </w:rPr>
        <w:t>you</w:t>
      </w:r>
      <w:r>
        <w:rPr>
          <w:rFonts w:ascii="Times New Roman" w:cs="Times New Roman" w:hAnsi="Times New Roman"/>
          <w:sz w:val="28"/>
          <w:szCs w:val="28"/>
        </w:rPr>
        <w:t xml:space="preserve"> </w:t>
      </w:r>
      <w:r w:rsidRPr="09701076">
        <w:rPr>
          <w:rFonts w:ascii="Times New Roman" w:cs="Times New Roman"/>
          <w:sz w:val="28"/>
          <w:szCs w:val="28"/>
          <w:rPrChange w:id="18279" w:author="user pc" w:date="2022-03-15T10:14:00Z">
            <w:rPr/>
          </w:rPrChange>
        </w:rPr>
        <w:t>make</w:t>
      </w:r>
      <w:r>
        <w:rPr>
          <w:rFonts w:ascii="Times New Roman" w:cs="Times New Roman" w:hAnsi="Times New Roman"/>
          <w:sz w:val="28"/>
          <w:szCs w:val="28"/>
        </w:rPr>
        <w:t xml:space="preserve"> </w:t>
      </w:r>
      <w:r w:rsidRPr="27882825">
        <w:rPr>
          <w:rFonts w:ascii="Times New Roman" w:cs="Times New Roman"/>
          <w:sz w:val="28"/>
          <w:szCs w:val="28"/>
          <w:rPrChange w:id="18280" w:author="user pc" w:date="2022-03-15T10:14:00Z">
            <w:rPr/>
          </w:rPrChange>
        </w:rPr>
        <w:t>500</w:t>
      </w:r>
      <w:r>
        <w:rPr>
          <w:rFonts w:ascii="Times New Roman" w:cs="Times New Roman" w:hAnsi="Times New Roman"/>
          <w:sz w:val="28"/>
          <w:szCs w:val="28"/>
        </w:rPr>
        <w:t xml:space="preserve"> </w:t>
      </w:r>
      <w:r w:rsidRPr="5A6037AF">
        <w:rPr>
          <w:rFonts w:ascii="Times New Roman" w:cs="Times New Roman"/>
          <w:sz w:val="28"/>
          <w:szCs w:val="28"/>
          <w:rPrChange w:id="18281" w:author="user pc" w:date="2022-03-15T10:14:00Z">
            <w:rPr/>
          </w:rPrChange>
        </w:rPr>
        <w:t>mL</w:t>
      </w:r>
      <w:r>
        <w:rPr>
          <w:rFonts w:ascii="Times New Roman" w:cs="Times New Roman" w:hAnsi="Times New Roman"/>
          <w:sz w:val="28"/>
          <w:szCs w:val="28"/>
        </w:rPr>
        <w:t xml:space="preserve"> </w:t>
      </w:r>
      <w:r w:rsidRPr="AB118A07">
        <w:rPr>
          <w:rFonts w:ascii="Times New Roman" w:cs="Times New Roman"/>
          <w:sz w:val="28"/>
          <w:szCs w:val="28"/>
          <w:rPrChange w:id="18282" w:author="user pc" w:date="2022-03-15T10:14:00Z">
            <w:rPr/>
          </w:rPrChange>
        </w:rPr>
        <w:t>of</w:t>
      </w:r>
      <w:r>
        <w:rPr>
          <w:rFonts w:ascii="Times New Roman" w:cs="Times New Roman" w:hAnsi="Times New Roman"/>
          <w:sz w:val="28"/>
          <w:szCs w:val="28"/>
        </w:rPr>
        <w:t xml:space="preserve"> </w:t>
      </w:r>
      <w:r w:rsidRPr="9F6754BC">
        <w:rPr>
          <w:rFonts w:ascii="Times New Roman" w:cs="Times New Roman"/>
          <w:sz w:val="28"/>
          <w:szCs w:val="28"/>
          <w:rPrChange w:id="18283" w:author="user pc" w:date="2022-03-15T10:14:00Z">
            <w:rPr/>
          </w:rPrChange>
        </w:rPr>
        <w:t>a</w:t>
      </w:r>
      <w:r>
        <w:rPr>
          <w:rFonts w:ascii="Times New Roman" w:cs="Times New Roman" w:hAnsi="Times New Roman"/>
          <w:sz w:val="28"/>
          <w:szCs w:val="28"/>
        </w:rPr>
        <w:t xml:space="preserve"> </w:t>
      </w:r>
      <w:r w:rsidRPr="3948EBE2">
        <w:rPr>
          <w:rFonts w:ascii="Times New Roman" w:cs="Times New Roman"/>
          <w:sz w:val="28"/>
          <w:szCs w:val="28"/>
          <w:rPrChange w:id="18284" w:author="user pc" w:date="2022-03-15T10:14:00Z">
            <w:rPr/>
          </w:rPrChange>
        </w:rPr>
        <w:t>1</w:t>
      </w:r>
      <w:r>
        <w:rPr>
          <w:rFonts w:ascii="Times New Roman" w:cs="Times New Roman" w:hAnsi="Times New Roman"/>
          <w:sz w:val="28"/>
          <w:szCs w:val="28"/>
        </w:rPr>
        <w:t xml:space="preserve"> </w:t>
      </w:r>
      <w:r w:rsidRPr="0B1FE4A3">
        <w:rPr>
          <w:rFonts w:ascii="Times New Roman" w:cs="Times New Roman"/>
          <w:sz w:val="28"/>
          <w:szCs w:val="28"/>
          <w:rPrChange w:id="18285" w:author="user pc" w:date="2022-03-15T10:14:00Z">
            <w:rPr/>
          </w:rPrChange>
        </w:rPr>
        <w:t>:</w:t>
      </w:r>
      <w:r>
        <w:rPr>
          <w:rFonts w:ascii="Times New Roman" w:cs="Times New Roman" w:hAnsi="Times New Roman"/>
          <w:sz w:val="28"/>
          <w:szCs w:val="28"/>
        </w:rPr>
        <w:t xml:space="preserve"> </w:t>
      </w:r>
      <w:r w:rsidRPr="DB4F30E2">
        <w:rPr>
          <w:rFonts w:ascii="Times New Roman" w:cs="Times New Roman"/>
          <w:sz w:val="28"/>
          <w:szCs w:val="28"/>
          <w:rPrChange w:id="18286" w:author="user pc" w:date="2022-03-15T10:14:00Z">
            <w:rPr/>
          </w:rPrChange>
        </w:rPr>
        <w:t>250dilution?</w:t>
      </w:r>
    </w:p>
    <w:p>
      <w:pPr>
        <w:pStyle w:val="style0"/>
        <w:rPr>
          <w:rFonts w:ascii="Times New Roman" w:cs="Times New Roman"/>
          <w:sz w:val="28"/>
          <w:szCs w:val="28"/>
          <w:rPrChange w:id="18287" w:author="user pc" w:date="2022-03-15T10:14:00Z">
            <w:rPr/>
          </w:rPrChange>
        </w:rPr>
      </w:pPr>
      <w:r w:rsidRPr="E29B4207">
        <w:rPr>
          <w:rFonts w:ascii="Times New Roman" w:cs="Times New Roman"/>
          <w:b/>
          <w:sz w:val="28"/>
          <w:szCs w:val="28"/>
          <w:rPrChange w:id="18288" w:author="user pc" w:date="2022-03-15T10:14:00Z">
            <w:rPr>
              <w:b/>
            </w:rPr>
          </w:rPrChange>
        </w:rPr>
        <w:t>Solution:</w:t>
      </w:r>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f</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final</m:t>
                  </m:r>
                </m:sub>
              </m:sSub>
            </m:num>
            <m:den>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initial</m:t>
                  </m:r>
                </m:sub>
              </m:sSub>
            </m:den>
          </m:f>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initial</m:t>
              </m:r>
            </m:sub>
          </m:sSub>
          <m:r>
            <w:rPr>
              <w:rFonts w:ascii="Cambria Math" w:cs="Times New Roman" w:hAnsi="Cambria Math"/>
              <w:sz w:val="28"/>
              <w:szCs w:val="28"/>
            </w:rPr>
            <m:t xml:space="preserve">= </m:t>
          </m:r>
          <m:sSub>
            <m:sSubPr>
              <m:ctrlPr>
                <w:rPr>
                  <w:rFonts w:ascii="Cambria Math" w:cs="Times New Roman" w:hAnsi="Cambria Math"/>
                  <w:i/>
                  <w:sz w:val="28"/>
                  <w:szCs w:val="28"/>
                </w:rPr>
              </m:ctrlPr>
            </m:sSubPr>
            <m:e>
              <m:r>
                <w:rPr>
                  <w:rFonts w:ascii="Cambria Math" w:cs="Times New Roman" w:hAnsi="Cambria Math"/>
                  <w:sz w:val="28"/>
                  <w:szCs w:val="28"/>
                </w:rPr>
                <m:t>D</m:t>
              </m:r>
            </m:e>
            <m:sub>
              <m:r>
                <w:rPr>
                  <w:rFonts w:ascii="Cambria Math" w:cs="Times New Roman" w:hAnsi="Cambria Math"/>
                  <w:sz w:val="28"/>
                  <w:szCs w:val="28"/>
                </w:rPr>
                <m:t>f</m:t>
              </m:r>
            </m:sub>
          </m:sSub>
          <m:r>
            <w:rPr>
              <w:rFonts w:ascii="Cambria Math" w:cs="Times New Roman" w:hAnsi="Cambria Math"/>
              <w:sz w:val="28"/>
              <w:szCs w:val="28"/>
            </w:rPr>
            <m:t xml:space="preserve"> ×</m:t>
          </m:r>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final</m:t>
              </m:r>
            </m:sub>
          </m:sSub>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initial</m:t>
              </m:r>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250</m:t>
              </m:r>
            </m:den>
          </m:f>
          <m:r>
            <w:rPr>
              <w:rFonts w:ascii="Cambria Math" w:cs="Times New Roman" w:hAnsi="Cambria Math"/>
              <w:sz w:val="28"/>
              <w:szCs w:val="28"/>
            </w:rPr>
            <m:t>×500</m:t>
          </m:r>
        </m:oMath>
      </m:oMathPara>
    </w:p>
    <w:p>
      <w:pPr>
        <w:pStyle w:val="style0"/>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V</m:t>
              </m:r>
            </m:e>
            <m:sub>
              <m:r>
                <w:rPr>
                  <w:rFonts w:ascii="Cambria Math" w:cs="Times New Roman" w:hAnsi="Cambria Math"/>
                  <w:sz w:val="28"/>
                  <w:szCs w:val="28"/>
                </w:rPr>
                <m:t>initial</m:t>
              </m:r>
            </m:sub>
          </m:sSub>
          <m:r>
            <w:rPr>
              <w:rFonts w:ascii="Cambria Math" w:cs="Times New Roman" w:hAnsi="Cambria Math"/>
              <w:sz w:val="28"/>
              <w:szCs w:val="28"/>
            </w:rPr>
            <m:t>=2.0 mL</m:t>
          </m:r>
        </m:oMath>
      </m:oMathPara>
    </w:p>
    <w:p>
      <w:pPr>
        <w:pStyle w:val="style0"/>
        <w:rPr>
          <w:rFonts w:ascii="Times New Roman" w:cs="Times New Roman" w:hAnsi="Times New Roman"/>
          <w:sz w:val="28"/>
          <w:szCs w:val="28"/>
        </w:rPr>
      </w:pPr>
      <m:oMathPara>
        <m:oMath>
          <m:r w:rsidRPr="C4A248B4">
            <w:rPr>
              <w:rFonts w:ascii="Cambria Math" w:cs="Times New Roman" w:hAnsi="Cambria Math"/>
              <w:sz w:val="28"/>
              <w:szCs w:val="28"/>
              <w:rPrChange w:id="18289" w:author="user pc" w:date="2022-03-15T10:14:00Z">
                <w:rPr>
                  <w:rFonts w:ascii="Cambria Math" w:hAnsi="Cambria Math"/>
                  <w:sz w:val="28"/>
                  <w:szCs w:val="28"/>
                </w:rPr>
              </w:rPrChange>
            </w:rPr>
            <m:t>Pipette</m:t>
          </m:r>
          <m:r>
            <w:rPr>
              <w:rFonts w:ascii="Cambria Math" w:cs="Times New Roman" w:hAnsi="Cambria Math"/>
              <w:sz w:val="28"/>
              <w:szCs w:val="28"/>
            </w:rPr>
            <m:t xml:space="preserve"> </m:t>
          </m:r>
          <m:r w:rsidRPr="C6100D62">
            <w:rPr>
              <w:rFonts w:ascii="Cambria Math" w:cs="Times New Roman" w:hAnsi="Cambria Math"/>
              <w:sz w:val="28"/>
              <w:szCs w:val="28"/>
              <w:rPrChange w:id="18290" w:author="user pc" w:date="2022-03-15T10:14:00Z">
                <w:rPr>
                  <w:rFonts w:ascii="Cambria Math" w:hAnsi="Cambria Math"/>
                  <w:sz w:val="28"/>
                  <w:szCs w:val="28"/>
                </w:rPr>
              </w:rPrChange>
            </w:rPr>
            <m:t>2.00</m:t>
          </m:r>
          <m:r>
            <w:rPr>
              <w:rFonts w:ascii="Cambria Math" w:cs="Times New Roman" w:hAnsi="Cambria Math"/>
              <w:sz w:val="28"/>
              <w:szCs w:val="28"/>
            </w:rPr>
            <m:t xml:space="preserve"> </m:t>
          </m:r>
          <m:r w:rsidRPr="B83F352F">
            <w:rPr>
              <w:rFonts w:ascii="Cambria Math" w:cs="Times New Roman" w:hAnsi="Cambria Math"/>
              <w:sz w:val="28"/>
              <w:szCs w:val="28"/>
              <w:rPrChange w:id="18291" w:author="user pc" w:date="2022-03-15T10:14:00Z">
                <w:rPr>
                  <w:rFonts w:ascii="Cambria Math" w:hAnsi="Cambria Math"/>
                  <w:sz w:val="28"/>
                  <w:szCs w:val="28"/>
                </w:rPr>
              </w:rPrChange>
            </w:rPr>
            <m:t>mL</m:t>
          </m:r>
          <m:r>
            <w:rPr>
              <w:rFonts w:ascii="Cambria Math" w:cs="Times New Roman" w:hAnsi="Cambria Math"/>
              <w:sz w:val="28"/>
              <w:szCs w:val="28"/>
            </w:rPr>
            <m:t xml:space="preserve"> </m:t>
          </m:r>
          <m:r w:rsidRPr="F1D6DD16">
            <w:rPr>
              <w:rFonts w:ascii="Cambria Math" w:cs="Times New Roman" w:hAnsi="Cambria Math"/>
              <w:sz w:val="28"/>
              <w:szCs w:val="28"/>
              <w:rPrChange w:id="18292" w:author="user pc" w:date="2022-03-15T10:14:00Z">
                <w:rPr>
                  <w:rFonts w:ascii="Cambria Math" w:hAnsi="Cambria Math"/>
                  <w:sz w:val="28"/>
                  <w:szCs w:val="28"/>
                </w:rPr>
              </w:rPrChange>
            </w:rPr>
            <m:t>of</m:t>
          </m:r>
          <m:r>
            <w:rPr>
              <w:rFonts w:ascii="Cambria Math" w:cs="Times New Roman" w:hAnsi="Cambria Math"/>
              <w:sz w:val="28"/>
              <w:szCs w:val="28"/>
            </w:rPr>
            <m:t xml:space="preserve"> </m:t>
          </m:r>
          <m:r w:rsidRPr="28C13802">
            <w:rPr>
              <w:rFonts w:ascii="Cambria Math" w:cs="Times New Roman" w:hAnsi="Cambria Math"/>
              <w:sz w:val="28"/>
              <w:szCs w:val="28"/>
              <w:rPrChange w:id="18293" w:author="user pc" w:date="2022-03-15T10:14:00Z">
                <w:rPr>
                  <w:rFonts w:ascii="Cambria Math" w:hAnsi="Cambria Math"/>
                  <w:sz w:val="28"/>
                  <w:szCs w:val="28"/>
                </w:rPr>
              </w:rPrChange>
            </w:rPr>
            <m:t>your</m:t>
          </m:r>
          <m:r>
            <w:rPr>
              <w:rFonts w:ascii="Cambria Math" w:cs="Times New Roman" w:hAnsi="Cambria Math"/>
              <w:sz w:val="28"/>
              <w:szCs w:val="28"/>
            </w:rPr>
            <m:t xml:space="preserve"> </m:t>
          </m:r>
          <m:r w:rsidRPr="CE8EE333">
            <w:rPr>
              <w:rFonts w:ascii="Cambria Math" w:cs="Times New Roman" w:hAnsi="Cambria Math"/>
              <w:sz w:val="28"/>
              <w:szCs w:val="28"/>
              <w:rPrChange w:id="18294" w:author="user pc" w:date="2022-03-15T10:14:00Z">
                <w:rPr>
                  <w:rFonts w:ascii="Cambria Math" w:hAnsi="Cambria Math"/>
                  <w:sz w:val="28"/>
                  <w:szCs w:val="28"/>
                </w:rPr>
              </w:rPrChange>
            </w:rPr>
            <m:t>stock</m:t>
          </m:r>
          <m:r>
            <w:rPr>
              <w:rFonts w:ascii="Cambria Math" w:cs="Times New Roman" w:hAnsi="Cambria Math"/>
              <w:sz w:val="28"/>
              <w:szCs w:val="28"/>
            </w:rPr>
            <m:t xml:space="preserve"> </m:t>
          </m:r>
          <m:r w:rsidRPr="F69297DD">
            <w:rPr>
              <w:rFonts w:ascii="Cambria Math" w:cs="Times New Roman" w:hAnsi="Cambria Math"/>
              <w:sz w:val="28"/>
              <w:szCs w:val="28"/>
              <w:rPrChange w:id="18295" w:author="user pc" w:date="2022-03-15T10:14:00Z">
                <w:rPr>
                  <w:rFonts w:ascii="Cambria Math" w:hAnsi="Cambria Math"/>
                  <w:sz w:val="28"/>
                  <w:szCs w:val="28"/>
                </w:rPr>
              </w:rPrChange>
            </w:rPr>
            <m:t>solution</m:t>
          </m:r>
          <m:r>
            <w:rPr>
              <w:rFonts w:ascii="Cambria Math" w:cs="Times New Roman" w:hAnsi="Cambria Math"/>
              <w:sz w:val="28"/>
              <w:szCs w:val="28"/>
            </w:rPr>
            <m:t xml:space="preserve"> </m:t>
          </m:r>
          <m:r w:rsidRPr="D6E03FDF">
            <w:rPr>
              <w:rFonts w:ascii="Cambria Math" w:cs="Times New Roman" w:hAnsi="Cambria Math"/>
              <w:sz w:val="28"/>
              <w:szCs w:val="28"/>
              <w:rPrChange w:id="18296" w:author="user pc" w:date="2022-03-15T10:14:00Z">
                <w:rPr>
                  <w:rFonts w:ascii="Cambria Math" w:hAnsi="Cambria Math"/>
                  <w:sz w:val="28"/>
                  <w:szCs w:val="28"/>
                </w:rPr>
              </w:rPrChange>
            </w:rPr>
            <m:t>into</m:t>
          </m:r>
          <m:r>
            <w:rPr>
              <w:rFonts w:ascii="Cambria Math" w:cs="Times New Roman" w:hAnsi="Cambria Math"/>
              <w:sz w:val="28"/>
              <w:szCs w:val="28"/>
            </w:rPr>
            <m:t xml:space="preserve"> </m:t>
          </m:r>
          <m:r w:rsidRPr="06EE525C">
            <w:rPr>
              <w:rFonts w:ascii="Cambria Math" w:cs="Times New Roman" w:hAnsi="Cambria Math"/>
              <w:sz w:val="28"/>
              <w:szCs w:val="28"/>
              <w:rPrChange w:id="18297" w:author="user pc" w:date="2022-03-15T10:14:00Z">
                <w:rPr>
                  <w:rFonts w:ascii="Cambria Math" w:hAnsi="Cambria Math"/>
                  <w:sz w:val="28"/>
                  <w:szCs w:val="28"/>
                </w:rPr>
              </w:rPrChange>
            </w:rPr>
            <m:t>a</m:t>
          </m:r>
          <m:r>
            <w:rPr>
              <w:rFonts w:ascii="Cambria Math" w:cs="Times New Roman" w:hAnsi="Cambria Math"/>
              <w:sz w:val="28"/>
              <w:szCs w:val="28"/>
            </w:rPr>
            <m:t xml:space="preserve"> </m:t>
          </m:r>
          <m:r w:rsidRPr="A603096D">
            <w:rPr>
              <w:rFonts w:ascii="Cambria Math" w:cs="Times New Roman" w:hAnsi="Cambria Math"/>
              <w:sz w:val="28"/>
              <w:szCs w:val="28"/>
              <w:rPrChange w:id="18298" w:author="user pc" w:date="2022-03-15T10:14:00Z">
                <w:rPr>
                  <w:rFonts w:ascii="Cambria Math" w:hAnsi="Cambria Math"/>
                  <w:sz w:val="28"/>
                  <w:szCs w:val="28"/>
                </w:rPr>
              </w:rPrChange>
            </w:rPr>
            <m:t>500</m:t>
          </m:r>
          <m:r>
            <w:rPr>
              <w:rFonts w:ascii="Cambria Math" w:cs="Times New Roman" w:hAnsi="Cambria Math"/>
              <w:sz w:val="28"/>
              <w:szCs w:val="28"/>
            </w:rPr>
            <m:t xml:space="preserve"> </m:t>
          </m:r>
          <m:r w:rsidRPr="D72B47DC">
            <w:rPr>
              <w:rFonts w:ascii="Cambria Math" w:cs="Times New Roman" w:hAnsi="Cambria Math"/>
              <w:sz w:val="28"/>
              <w:szCs w:val="28"/>
              <w:rPrChange w:id="18299" w:author="user pc" w:date="2022-03-15T10:14:00Z">
                <w:rPr>
                  <w:rFonts w:ascii="Cambria Math" w:hAnsi="Cambria Math"/>
                  <w:sz w:val="28"/>
                  <w:szCs w:val="28"/>
                </w:rPr>
              </w:rPrChange>
            </w:rPr>
            <m:t>m</m:t>
          </m:r>
          <m:r w:rsidRPr="D8CE8A4A">
            <w:rPr>
              <w:rFonts w:ascii="Times New Roman" w:cs="Times New Roman" w:hAnsi="Times New Roman"/>
              <w:sz w:val="28"/>
              <w:szCs w:val="28"/>
              <w:rPrChange w:id="18300" w:author="user pc" w:date="2022-03-15T10:14:00Z">
                <w:rPr>
                  <w:rFonts w:ascii="Cambria Math" w:hAnsi="Cambria Math"/>
                  <w:sz w:val="28"/>
                  <w:szCs w:val="28"/>
                </w:rPr>
              </w:rPrChange>
            </w:rPr>
            <m:t>L</m:t>
          </m:r>
        </m:oMath>
      </m:oMathPara>
    </w:p>
    <w:p>
      <w:pPr>
        <w:pStyle w:val="style0"/>
        <w:rPr>
          <w:rFonts w:ascii="Times New Roman" w:cs="Times New Roman" w:hAnsi="Times New Roman"/>
          <w:sz w:val="28"/>
          <w:szCs w:val="28"/>
        </w:rPr>
      </w:pPr>
      <m:oMath>
        <m:r>
          <w:rPr>
            <w:rFonts w:ascii="Cambria Math" w:cs="Times New Roman" w:hAnsi="Cambria Math"/>
            <w:sz w:val="28"/>
            <w:szCs w:val="28"/>
          </w:rPr>
          <m:t xml:space="preserve"> </m:t>
        </m:r>
        <m:r w:rsidRPr="E6734AAD">
          <w:rPr>
            <w:rFonts w:ascii="Cambria Math" w:cs="Times New Roman" w:hAnsi="Cambria Math"/>
            <w:sz w:val="28"/>
            <w:szCs w:val="28"/>
            <w:rPrChange w:id="18301" w:author="user pc" w:date="2022-03-15T10:14:00Z">
              <w:rPr>
                <w:rFonts w:ascii="Cambria Math" w:hAnsi="Cambria Math"/>
                <w:sz w:val="28"/>
                <w:szCs w:val="28"/>
              </w:rPr>
            </w:rPrChange>
          </w:rPr>
          <m:t>volumetric</m:t>
        </m:r>
        <m:r>
          <w:rPr>
            <w:rFonts w:ascii="Cambria Math" w:cs="Times New Roman" w:hAnsi="Cambria Math"/>
            <w:sz w:val="28"/>
            <w:szCs w:val="28"/>
          </w:rPr>
          <m:t xml:space="preserve"> </m:t>
        </m:r>
        <m:r w:rsidRPr="60210EF4">
          <w:rPr>
            <w:rFonts w:ascii="Cambria Math" w:cs="Times New Roman" w:hAnsi="Cambria Math"/>
            <w:sz w:val="28"/>
            <w:szCs w:val="28"/>
            <w:rPrChange w:id="18302" w:author="user pc" w:date="2022-03-15T10:14:00Z">
              <w:rPr>
                <w:rFonts w:ascii="Cambria Math" w:hAnsi="Cambria Math"/>
                <w:sz w:val="28"/>
                <w:szCs w:val="28"/>
              </w:rPr>
            </w:rPrChange>
          </w:rPr>
          <m:t>flask.</m:t>
        </m:r>
        <m:r>
          <w:rPr>
            <w:rFonts w:ascii="Cambria Math" w:cs="Times New Roman" w:hAnsi="Cambria Math"/>
            <w:sz w:val="28"/>
            <w:szCs w:val="28"/>
          </w:rPr>
          <m:t xml:space="preserve"> </m:t>
        </m:r>
        <m:r w:rsidRPr="927C64B1">
          <w:rPr>
            <w:rFonts w:ascii="Cambria Math" w:cs="Times New Roman" w:hAnsi="Cambria Math"/>
            <w:sz w:val="28"/>
            <w:szCs w:val="28"/>
            <w:rPrChange w:id="18303" w:author="user pc" w:date="2022-03-15T10:14:00Z">
              <w:rPr>
                <w:rFonts w:ascii="Cambria Math" w:hAnsi="Cambria Math"/>
                <w:sz w:val="28"/>
                <w:szCs w:val="28"/>
              </w:rPr>
            </w:rPrChange>
          </w:rPr>
          <m:t>Add</m:t>
        </m:r>
        <m:r>
          <w:rPr>
            <w:rFonts w:ascii="Cambria Math" w:cs="Times New Roman" w:hAnsi="Cambria Math"/>
            <w:sz w:val="28"/>
            <w:szCs w:val="28"/>
          </w:rPr>
          <m:t xml:space="preserve"> diluents</m:t>
        </m:r>
      </m:oMath>
      <w:r>
        <w:rPr>
          <w:rFonts w:ascii="Times New Roman" w:cs="Times New Roman" w:hAnsi="Times New Roman"/>
          <w:sz w:val="28"/>
          <w:szCs w:val="28"/>
        </w:rPr>
        <w:t xml:space="preserve"> </w:t>
      </w:r>
      <m:oMath>
        <m:r w:rsidRPr="7A9ACE53">
          <w:rPr>
            <w:rFonts w:ascii="Cambria Math" w:cs="Times New Roman" w:hAnsi="Cambria Math"/>
            <w:sz w:val="28"/>
            <w:szCs w:val="28"/>
            <w:rPrChange w:id="18304" w:author="user pc" w:date="2022-03-15T10:14:00Z">
              <w:rPr>
                <w:rFonts w:ascii="Cambria Math" w:hAnsi="Cambria Math"/>
                <w:sz w:val="28"/>
                <w:szCs w:val="28"/>
              </w:rPr>
            </w:rPrChange>
          </w:rPr>
          <m:t>to</m:t>
        </m:r>
        <m:r>
          <w:rPr>
            <w:rFonts w:ascii="Cambria Math" w:cs="Times New Roman" w:hAnsi="Cambria Math"/>
            <w:sz w:val="28"/>
            <w:szCs w:val="28"/>
          </w:rPr>
          <m:t xml:space="preserve"> </m:t>
        </m:r>
        <m:r w:rsidRPr="432AB1B5">
          <w:rPr>
            <w:rFonts w:ascii="Cambria Math" w:cs="Times New Roman" w:hAnsi="Cambria Math"/>
            <w:sz w:val="28"/>
            <w:szCs w:val="28"/>
            <w:rPrChange w:id="18305" w:author="user pc" w:date="2022-03-15T10:14:00Z">
              <w:rPr>
                <w:rFonts w:ascii="Cambria Math" w:hAnsi="Cambria Math"/>
                <w:sz w:val="28"/>
                <w:szCs w:val="28"/>
              </w:rPr>
            </w:rPrChange>
          </w:rPr>
          <m:t>the</m:t>
        </m:r>
        <m:r>
          <w:rPr>
            <w:rFonts w:ascii="Cambria Math" w:cs="Times New Roman" w:hAnsi="Cambria Math"/>
            <w:sz w:val="28"/>
            <w:szCs w:val="28"/>
          </w:rPr>
          <m:t xml:space="preserve"> </m:t>
        </m:r>
        <m:r w:rsidRPr="49D6C121">
          <w:rPr>
            <w:rFonts w:ascii="Cambria Math" w:cs="Times New Roman" w:hAnsi="Cambria Math"/>
            <w:sz w:val="28"/>
            <w:szCs w:val="28"/>
            <w:rPrChange w:id="18306" w:author="user pc" w:date="2022-03-15T10:14:00Z">
              <w:rPr>
                <w:rFonts w:ascii="Cambria Math" w:hAnsi="Cambria Math"/>
                <w:sz w:val="28"/>
                <w:szCs w:val="28"/>
              </w:rPr>
            </w:rPrChange>
          </w:rPr>
          <m:t>mark</m:t>
        </m:r>
        <m:r>
          <w:rPr>
            <w:rFonts w:ascii="Cambria Math" w:cs="Times New Roman" w:hAnsi="Cambria Math"/>
            <w:sz w:val="28"/>
            <w:szCs w:val="28"/>
          </w:rPr>
          <m:t xml:space="preserve"> </m:t>
        </m:r>
        <m:r w:rsidRPr="11464A03">
          <w:rPr>
            <w:rFonts w:ascii="Cambria Math" w:cs="Times New Roman" w:hAnsi="Cambria Math"/>
            <w:sz w:val="28"/>
            <w:szCs w:val="28"/>
            <w:rPrChange w:id="18307" w:author="user pc" w:date="2022-03-15T10:14:00Z">
              <w:rPr>
                <w:rFonts w:ascii="Cambria Math" w:hAnsi="Cambria Math"/>
                <w:sz w:val="28"/>
                <w:szCs w:val="28"/>
              </w:rPr>
            </w:rPrChange>
          </w:rPr>
          <m:t>on</m:t>
        </m:r>
        <m:r>
          <w:rPr>
            <w:rFonts w:ascii="Cambria Math" w:cs="Times New Roman" w:hAnsi="Cambria Math"/>
            <w:sz w:val="28"/>
            <w:szCs w:val="28"/>
          </w:rPr>
          <m:t xml:space="preserve"> </m:t>
        </m:r>
        <m:r w:rsidRPr="B4013154">
          <w:rPr>
            <w:rFonts w:ascii="Cambria Math" w:cs="Times New Roman" w:hAnsi="Cambria Math"/>
            <w:sz w:val="28"/>
            <w:szCs w:val="28"/>
            <w:rPrChange w:id="18308" w:author="user pc" w:date="2022-03-15T10:14:00Z">
              <w:rPr>
                <w:rFonts w:ascii="Cambria Math" w:hAnsi="Cambria Math"/>
                <w:sz w:val="28"/>
                <w:szCs w:val="28"/>
              </w:rPr>
            </w:rPrChange>
          </w:rPr>
          <m:t>the</m:t>
        </m:r>
      </m:oMath>
    </w:p>
    <w:p>
      <w:pPr>
        <w:pStyle w:val="style0"/>
        <w:rPr>
          <w:rFonts w:ascii="Times New Roman" w:cs="Times New Roman" w:hAnsi="Times New Roman"/>
          <w:sz w:val="28"/>
          <w:szCs w:val="28"/>
        </w:rPr>
      </w:pPr>
      <m:oMathPara>
        <m:oMathParaPr>
          <m:jc m:val="left"/>
        </m:oMathParaPr>
        <m:oMath>
          <m:r w:rsidRPr="ABEE37FB">
            <w:rPr>
              <w:rFonts w:ascii="Cambria Math" w:cs="Times New Roman" w:hAnsi="Cambria Math"/>
              <w:sz w:val="28"/>
              <w:szCs w:val="28"/>
              <w:rPrChange w:id="18309" w:author="user pc" w:date="2022-03-15T10:14:00Z">
                <w:rPr>
                  <w:rFonts w:ascii="Cambria Math" w:hAnsi="Cambria Math"/>
                  <w:sz w:val="28"/>
                  <w:szCs w:val="28"/>
                </w:rPr>
              </w:rPrChange>
            </w:rPr>
            <m:t>flask</m:t>
          </m:r>
          <m:r>
            <w:rPr>
              <w:rFonts w:ascii="Cambria Math" w:cs="Times New Roman" w:hAnsi="Cambria Math"/>
              <w:sz w:val="28"/>
              <w:szCs w:val="28"/>
            </w:rPr>
            <m:t xml:space="preserve"> </m:t>
          </m:r>
          <m:d>
            <m:dPr>
              <m:endChr m:val=")"/>
              <m:ctrlPr>
                <w:rPr>
                  <w:rFonts w:ascii="Cambria Math" w:cs="Times New Roman" w:hAnsi="Cambria Math"/>
                  <w:i/>
                  <w:sz w:val="28"/>
                  <w:szCs w:val="28"/>
                </w:rPr>
              </m:ctrlPr>
            </m:dPr>
            <m:e>
              <m:r w:rsidRPr="526E78A1">
                <w:rPr>
                  <w:rFonts w:ascii="Cambria Math" w:cs="Times New Roman" w:hAnsi="Cambria Math"/>
                  <w:sz w:val="28"/>
                  <w:szCs w:val="28"/>
                  <w:rPrChange w:id="18310" w:author="user pc" w:date="2022-03-15T10:14:00Z">
                    <w:rPr>
                      <w:rFonts w:ascii="Cambria Math" w:hAnsi="Cambria Math"/>
                      <w:sz w:val="28"/>
                      <w:szCs w:val="28"/>
                    </w:rPr>
                  </w:rPrChange>
                </w:rPr>
                <m:t>you</m:t>
              </m:r>
              <m:r>
                <w:rPr>
                  <w:rFonts w:ascii="Cambria Math" w:cs="Times New Roman" w:hAnsi="Cambria Math"/>
                  <w:sz w:val="28"/>
                  <w:szCs w:val="28"/>
                </w:rPr>
                <m:t xml:space="preserve"> </m:t>
              </m:r>
              <m:r w:rsidRPr="01E324B5">
                <w:rPr>
                  <w:rFonts w:ascii="Cambria Math" w:cs="Times New Roman" w:hAnsi="Cambria Math"/>
                  <w:sz w:val="28"/>
                  <w:szCs w:val="28"/>
                  <w:rPrChange w:id="18311" w:author="user pc" w:date="2022-03-15T10:14:00Z">
                    <w:rPr>
                      <w:rFonts w:ascii="Cambria Math" w:hAnsi="Cambria Math"/>
                      <w:sz w:val="28"/>
                      <w:szCs w:val="28"/>
                    </w:rPr>
                  </w:rPrChange>
                </w:rPr>
                <m:t>will</m:t>
              </m:r>
              <m:r>
                <w:rPr>
                  <w:rFonts w:ascii="Cambria Math" w:cs="Times New Roman" w:hAnsi="Cambria Math"/>
                  <w:sz w:val="28"/>
                  <w:szCs w:val="28"/>
                </w:rPr>
                <m:t xml:space="preserve"> </m:t>
              </m:r>
              <m:r w:rsidRPr="977C5D8A">
                <w:rPr>
                  <w:rFonts w:ascii="Cambria Math" w:cs="Times New Roman" w:hAnsi="Cambria Math"/>
                  <w:sz w:val="28"/>
                  <w:szCs w:val="28"/>
                  <w:rPrChange w:id="18312" w:author="user pc" w:date="2022-03-15T10:14:00Z">
                    <w:rPr>
                      <w:rFonts w:ascii="Cambria Math" w:hAnsi="Cambria Math"/>
                      <w:sz w:val="28"/>
                      <w:szCs w:val="28"/>
                    </w:rPr>
                  </w:rPrChange>
                </w:rPr>
                <m:t>have</m:t>
              </m:r>
              <m:r>
                <w:rPr>
                  <w:rFonts w:ascii="Cambria Math" w:cs="Times New Roman" w:hAnsi="Cambria Math"/>
                  <w:sz w:val="28"/>
                  <w:szCs w:val="28"/>
                </w:rPr>
                <m:t xml:space="preserve"> </m:t>
              </m:r>
              <m:r w:rsidRPr="74529B01">
                <w:rPr>
                  <w:rFonts w:ascii="Cambria Math" w:cs="Times New Roman" w:hAnsi="Cambria Math"/>
                  <w:sz w:val="28"/>
                  <w:szCs w:val="28"/>
                  <w:rPrChange w:id="18313" w:author="user pc" w:date="2022-03-15T10:14:00Z">
                    <w:rPr>
                      <w:rFonts w:ascii="Cambria Math" w:hAnsi="Cambria Math"/>
                      <w:sz w:val="28"/>
                      <w:szCs w:val="28"/>
                    </w:rPr>
                  </w:rPrChange>
                </w:rPr>
                <m:t>added</m:t>
              </m:r>
              <m:r>
                <w:rPr>
                  <w:rFonts w:ascii="Cambria Math" w:cs="Times New Roman" w:hAnsi="Cambria Math"/>
                  <w:sz w:val="28"/>
                  <w:szCs w:val="28"/>
                </w:rPr>
                <m:t xml:space="preserve"> </m:t>
              </m:r>
              <m:r w:rsidRPr="539FD09D">
                <w:rPr>
                  <w:rFonts w:ascii="Cambria Math" w:cs="Times New Roman" w:hAnsi="Cambria Math"/>
                  <w:sz w:val="28"/>
                  <w:szCs w:val="28"/>
                  <w:rPrChange w:id="18314" w:author="user pc" w:date="2022-03-15T10:14:00Z">
                    <w:rPr>
                      <w:rFonts w:ascii="Cambria Math" w:hAnsi="Cambria Math"/>
                      <w:sz w:val="28"/>
                      <w:szCs w:val="28"/>
                    </w:rPr>
                  </w:rPrChange>
                </w:rPr>
                <m:t>about</m:t>
              </m:r>
              <m:r>
                <w:rPr>
                  <w:rFonts w:ascii="Cambria Math" w:cs="Times New Roman" w:hAnsi="Cambria Math"/>
                  <w:sz w:val="28"/>
                  <w:szCs w:val="28"/>
                </w:rPr>
                <m:t xml:space="preserve"> </m:t>
              </m:r>
              <m:r w:rsidRPr="991F4537">
                <w:rPr>
                  <w:rFonts w:ascii="Cambria Math" w:cs="Times New Roman" w:hAnsi="Cambria Math"/>
                  <w:sz w:val="28"/>
                  <w:szCs w:val="28"/>
                  <w:rPrChange w:id="18315" w:author="user pc" w:date="2022-03-15T10:14:00Z">
                    <w:rPr>
                      <w:rFonts w:ascii="Cambria Math" w:hAnsi="Cambria Math"/>
                      <w:sz w:val="28"/>
                      <w:szCs w:val="28"/>
                    </w:rPr>
                  </w:rPrChange>
                </w:rPr>
                <m:t>498mL</m:t>
              </m:r>
              <m:r>
                <w:rPr>
                  <w:rFonts w:ascii="Cambria Math" w:cs="Times New Roman" w:hAnsi="Cambria Math"/>
                  <w:sz w:val="28"/>
                  <w:szCs w:val="28"/>
                </w:rPr>
                <m:t xml:space="preserve"> </m:t>
              </m:r>
              <m:r w:rsidRPr="85C807D1">
                <w:rPr>
                  <w:rFonts w:ascii="Cambria Math" w:cs="Times New Roman" w:hAnsi="Cambria Math"/>
                  <w:sz w:val="28"/>
                  <w:szCs w:val="28"/>
                  <w:rPrChange w:id="18316" w:author="user pc" w:date="2022-03-15T10:14:00Z">
                    <w:rPr>
                      <w:rFonts w:ascii="Cambria Math" w:hAnsi="Cambria Math"/>
                      <w:sz w:val="28"/>
                      <w:szCs w:val="28"/>
                    </w:rPr>
                  </w:rPrChange>
                </w:rPr>
                <m:t>of</m:t>
              </m:r>
              <m:r>
                <w:rPr>
                  <w:rFonts w:ascii="Cambria Math" w:cs="Times New Roman" w:hAnsi="Cambria Math"/>
                  <w:sz w:val="28"/>
                  <w:szCs w:val="28"/>
                </w:rPr>
                <m:t xml:space="preserve"> </m:t>
              </m:r>
              <m:r w:rsidRPr="3018B1B9">
                <w:rPr>
                  <w:rFonts w:ascii="Cambria Math" w:cs="Times New Roman" w:hAnsi="Cambria Math"/>
                  <w:sz w:val="28"/>
                  <w:szCs w:val="28"/>
                  <w:rPrChange w:id="18317" w:author="user pc" w:date="2022-03-15T10:14:00Z">
                    <w:rPr>
                      <w:rFonts w:ascii="Cambria Math" w:hAnsi="Cambria Math"/>
                      <w:sz w:val="28"/>
                      <w:szCs w:val="28"/>
                    </w:rPr>
                  </w:rPrChange>
                </w:rPr>
                <m:t>water</m:t>
              </m:r>
            </m:e>
          </m:d>
          <m:r w:rsidRPr="44D22C1B">
            <w:rPr>
              <w:rFonts w:ascii="Cambria Math" w:cs="Times New Roman" w:hAnsi="Cambria Math"/>
              <w:sz w:val="28"/>
              <w:szCs w:val="28"/>
              <w:rPrChange w:id="18318" w:author="user pc" w:date="2022-03-15T10:14:00Z">
                <w:rPr>
                  <w:rFonts w:ascii="Cambria Math" w:hAnsi="Cambria Math"/>
                  <w:sz w:val="28"/>
                  <w:szCs w:val="28"/>
                </w:rPr>
              </w:rPrChange>
            </w:rPr>
            <m:t>.</m:t>
          </m:r>
        </m:oMath>
      </m:oMathPara>
    </w:p>
    <w:p>
      <w:pPr>
        <w:pStyle w:val="style0"/>
        <w:rPr>
          <w:rFonts w:ascii="Times New Roman" w:cs="Times New Roman" w:hAnsi="Times New Roman"/>
          <w:sz w:val="28"/>
          <w:szCs w:val="28"/>
        </w:rPr>
      </w:pPr>
      <m:oMathPara>
        <m:oMathParaPr>
          <m:jc m:val="left"/>
        </m:oMathParaPr>
        <m:oMath>
          <m:r w:rsidRPr="D993C319">
            <w:rPr>
              <w:rFonts w:ascii="Cambria Math" w:cs="Times New Roman" w:hAnsi="Cambria Math"/>
              <w:sz w:val="28"/>
              <w:szCs w:val="28"/>
              <w:rPrChange w:id="18319" w:author="user pc" w:date="2022-03-15T10:14:00Z">
                <w:rPr>
                  <w:rFonts w:ascii="Cambria Math" w:hAnsi="Cambria Math"/>
                  <w:sz w:val="28"/>
                  <w:szCs w:val="28"/>
                </w:rPr>
              </w:rPrChange>
            </w:rPr>
            <m:t>You</m:t>
          </m:r>
          <m:r>
            <w:rPr>
              <w:rFonts w:ascii="Cambria Math" w:cs="Times New Roman" w:hAnsi="Cambria Math"/>
              <w:sz w:val="28"/>
              <w:szCs w:val="28"/>
            </w:rPr>
            <m:t xml:space="preserve"> </m:t>
          </m:r>
          <m:r w:rsidRPr="22DF8DB2">
            <w:rPr>
              <w:rFonts w:ascii="Cambria Math" w:cs="Times New Roman" w:hAnsi="Cambria Math"/>
              <w:sz w:val="28"/>
              <w:szCs w:val="28"/>
              <w:rPrChange w:id="18320" w:author="user pc" w:date="2022-03-15T10:14:00Z">
                <w:rPr>
                  <w:rFonts w:ascii="Cambria Math" w:hAnsi="Cambria Math"/>
                  <w:sz w:val="28"/>
                  <w:szCs w:val="28"/>
                </w:rPr>
              </w:rPrChange>
            </w:rPr>
            <m:t>now</m:t>
          </m:r>
          <m:r>
            <w:rPr>
              <w:rFonts w:ascii="Cambria Math" w:cs="Times New Roman" w:hAnsi="Cambria Math"/>
              <w:sz w:val="28"/>
              <w:szCs w:val="28"/>
            </w:rPr>
            <m:t xml:space="preserve"> </m:t>
          </m:r>
          <m:r w:rsidRPr="E93E4C38">
            <w:rPr>
              <w:rFonts w:ascii="Cambria Math" w:cs="Times New Roman" w:hAnsi="Cambria Math"/>
              <w:sz w:val="28"/>
              <w:szCs w:val="28"/>
              <w:rPrChange w:id="18321" w:author="user pc" w:date="2022-03-15T10:14:00Z">
                <w:rPr>
                  <w:rFonts w:ascii="Cambria Math" w:hAnsi="Cambria Math"/>
                  <w:sz w:val="28"/>
                  <w:szCs w:val="28"/>
                </w:rPr>
              </w:rPrChange>
            </w:rPr>
            <m:t>have</m:t>
          </m:r>
          <m:r>
            <w:rPr>
              <w:rFonts w:ascii="Cambria Math" w:cs="Times New Roman" w:hAnsi="Cambria Math"/>
              <w:sz w:val="28"/>
              <w:szCs w:val="28"/>
            </w:rPr>
            <m:t xml:space="preserve"> </m:t>
          </m:r>
          <m:r w:rsidRPr="BB37ADA3">
            <w:rPr>
              <w:rFonts w:ascii="Cambria Math" w:cs="Times New Roman" w:hAnsi="Cambria Math"/>
              <w:sz w:val="28"/>
              <w:szCs w:val="28"/>
              <w:rPrChange w:id="18322" w:author="user pc" w:date="2022-03-15T10:14:00Z">
                <w:rPr>
                  <w:rFonts w:ascii="Cambria Math" w:hAnsi="Cambria Math"/>
                  <w:sz w:val="28"/>
                  <w:szCs w:val="28"/>
                </w:rPr>
              </w:rPrChange>
            </w:rPr>
            <m:t>a</m:t>
          </m:r>
          <m:r>
            <w:rPr>
              <w:rFonts w:ascii="Cambria Math" w:cs="Times New Roman" w:hAnsi="Cambria Math"/>
              <w:sz w:val="28"/>
              <w:szCs w:val="28"/>
            </w:rPr>
            <m:t xml:space="preserve"> </m:t>
          </m:r>
          <m:r w:rsidRPr="DCCF45E0">
            <w:rPr>
              <w:rFonts w:ascii="Cambria Math" w:cs="Times New Roman" w:hAnsi="Cambria Math"/>
              <w:sz w:val="28"/>
              <w:szCs w:val="28"/>
              <w:rPrChange w:id="18323" w:author="user pc" w:date="2022-03-15T10:14:00Z">
                <w:rPr>
                  <w:rFonts w:ascii="Cambria Math" w:hAnsi="Cambria Math"/>
                  <w:sz w:val="28"/>
                  <w:szCs w:val="28"/>
                </w:rPr>
              </w:rPrChange>
            </w:rPr>
            <m:t>1:250</m:t>
          </m:r>
          <m:r>
            <w:rPr>
              <w:rFonts w:ascii="Cambria Math" w:cs="Times New Roman" w:hAnsi="Cambria Math"/>
              <w:sz w:val="28"/>
              <w:szCs w:val="28"/>
            </w:rPr>
            <m:t xml:space="preserve"> </m:t>
          </m:r>
          <m:r w:rsidRPr="1C39EF9F">
            <w:rPr>
              <w:rFonts w:ascii="Cambria Math" w:cs="Times New Roman" w:hAnsi="Cambria Math"/>
              <w:sz w:val="28"/>
              <w:szCs w:val="28"/>
              <w:rPrChange w:id="18324" w:author="user pc" w:date="2022-03-15T10:14:00Z">
                <w:rPr>
                  <w:rFonts w:ascii="Cambria Math" w:hAnsi="Cambria Math"/>
                  <w:sz w:val="28"/>
                  <w:szCs w:val="28"/>
                </w:rPr>
              </w:rPrChange>
            </w:rPr>
            <m:t>dilution</m:t>
          </m:r>
          <m:r>
            <w:rPr>
              <w:rFonts w:ascii="Cambria Math" w:cs="Times New Roman" w:hAnsi="Cambria Math"/>
              <w:sz w:val="28"/>
              <w:szCs w:val="28"/>
            </w:rPr>
            <m:t xml:space="preserve"> </m:t>
          </m:r>
          <m:r w:rsidRPr="1910DAA9">
            <w:rPr>
              <w:rFonts w:ascii="Cambria Math" w:cs="Times New Roman" w:hAnsi="Cambria Math"/>
              <w:sz w:val="28"/>
              <w:szCs w:val="28"/>
              <w:rPrChange w:id="18325" w:author="user pc" w:date="2022-03-15T10:14:00Z">
                <w:rPr>
                  <w:rFonts w:ascii="Cambria Math" w:hAnsi="Cambria Math"/>
                  <w:sz w:val="28"/>
                  <w:szCs w:val="28"/>
                </w:rPr>
              </w:rPrChange>
            </w:rPr>
            <m:t>of</m:t>
          </m:r>
          <m:r>
            <w:rPr>
              <w:rFonts w:ascii="Cambria Math" w:cs="Times New Roman" w:hAnsi="Cambria Math"/>
              <w:sz w:val="28"/>
              <w:szCs w:val="28"/>
            </w:rPr>
            <m:t xml:space="preserve"> </m:t>
          </m:r>
          <m:r w:rsidRPr="39AD8525">
            <w:rPr>
              <w:rFonts w:ascii="Cambria Math" w:cs="Times New Roman" w:hAnsi="Cambria Math"/>
              <w:sz w:val="28"/>
              <w:szCs w:val="28"/>
              <w:rPrChange w:id="18326" w:author="user pc" w:date="2022-03-15T10:14:00Z">
                <w:rPr>
                  <w:rFonts w:ascii="Cambria Math" w:hAnsi="Cambria Math"/>
                  <w:sz w:val="28"/>
                  <w:szCs w:val="28"/>
                </w:rPr>
              </w:rPrChange>
            </w:rPr>
            <m:t>your</m:t>
          </m:r>
          <m:r>
            <w:rPr>
              <w:rFonts w:ascii="Cambria Math" w:cs="Times New Roman" w:hAnsi="Cambria Math"/>
              <w:sz w:val="28"/>
              <w:szCs w:val="28"/>
            </w:rPr>
            <m:t xml:space="preserve"> </m:t>
          </m:r>
          <m:r w:rsidRPr="E202071D">
            <w:rPr>
              <w:rFonts w:ascii="Cambria Math" w:cs="Times New Roman" w:hAnsi="Cambria Math"/>
              <w:sz w:val="28"/>
              <w:szCs w:val="28"/>
              <w:rPrChange w:id="18327" w:author="user pc" w:date="2022-03-15T10:14:00Z">
                <w:rPr>
                  <w:rFonts w:ascii="Cambria Math" w:hAnsi="Cambria Math"/>
                  <w:sz w:val="28"/>
                  <w:szCs w:val="28"/>
                </w:rPr>
              </w:rPrChange>
            </w:rPr>
            <m:t>original</m:t>
          </m:r>
        </m:oMath>
      </m:oMathPara>
    </w:p>
    <w:p>
      <w:pPr>
        <w:pStyle w:val="style0"/>
        <w:rPr>
          <w:rFonts w:ascii="Times New Roman" w:cs="Times New Roman"/>
          <w:sz w:val="28"/>
          <w:szCs w:val="28"/>
          <w:rPrChange w:id="18328" w:author="user pc" w:date="2022-03-15T10:14:00Z">
            <w:rPr/>
          </w:rPrChange>
        </w:rPr>
      </w:pPr>
      <m:oMathPara>
        <m:oMathParaPr>
          <m:jc m:val="left"/>
        </m:oMathParaPr>
        <m:oMath>
          <m:r>
            <w:rPr>
              <w:rFonts w:ascii="Cambria Math" w:cs="Times New Roman" w:hAnsi="Cambria Math"/>
              <w:sz w:val="28"/>
              <w:szCs w:val="28"/>
            </w:rPr>
            <m:t xml:space="preserve"> </m:t>
          </m:r>
          <m:r w:rsidRPr="3C4F0F83">
            <w:rPr>
              <w:rFonts w:ascii="Cambria Math" w:cs="Times New Roman" w:hAnsi="Cambria Math"/>
              <w:sz w:val="28"/>
              <w:szCs w:val="28"/>
              <w:rPrChange w:id="18329" w:author="user pc" w:date="2022-03-15T10:14:00Z">
                <w:rPr>
                  <w:rFonts w:ascii="Cambria Math" w:hAnsi="Cambria Math"/>
                  <w:sz w:val="28"/>
                  <w:szCs w:val="28"/>
                </w:rPr>
              </w:rPrChange>
            </w:rPr>
            <m:t>solution.</m:t>
          </m:r>
        </m:oMath>
      </m:oMathPara>
    </w:p>
    <w:p>
      <w:pPr>
        <w:pStyle w:val="style0"/>
        <w:rPr>
          <w:rFonts w:ascii="Times New Roman" w:cs="Times New Roman"/>
          <w:sz w:val="28"/>
          <w:szCs w:val="28"/>
          <w:rPrChange w:id="18330" w:author="user pc" w:date="2022-03-15T10:14:00Z">
            <w:rPr/>
          </w:rPrChange>
        </w:rPr>
      </w:pPr>
      <w:r w:rsidRPr="C39F61BA">
        <w:rPr>
          <w:rFonts w:ascii="Times New Roman" w:cs="Times New Roman"/>
          <w:b/>
          <w:sz w:val="28"/>
          <w:szCs w:val="28"/>
          <w:rPrChange w:id="18331" w:author="user pc" w:date="2022-03-15T10:14:00Z">
            <w:rPr>
              <w:b/>
            </w:rPr>
          </w:rPrChange>
        </w:rPr>
        <w:t>Example</w:t>
      </w:r>
      <w:r>
        <w:rPr>
          <w:rFonts w:ascii="Times New Roman" w:cs="Times New Roman" w:hAnsi="Times New Roman"/>
          <w:b/>
          <w:sz w:val="28"/>
          <w:szCs w:val="28"/>
        </w:rPr>
        <w:t xml:space="preserve"> </w:t>
      </w:r>
      <w:r w:rsidRPr="78B33B61">
        <w:rPr>
          <w:rFonts w:ascii="Times New Roman" w:cs="Times New Roman"/>
          <w:b/>
          <w:sz w:val="28"/>
          <w:szCs w:val="28"/>
          <w:rPrChange w:id="18332" w:author="user pc" w:date="2022-03-15T10:14:00Z">
            <w:rPr>
              <w:b/>
            </w:rPr>
          </w:rPrChange>
        </w:rPr>
        <w:t>3:</w:t>
      </w:r>
    </w:p>
    <w:p>
      <w:pPr>
        <w:pStyle w:val="style0"/>
        <w:rPr>
          <w:rFonts w:ascii="Times New Roman" w:cs="Times New Roman"/>
          <w:sz w:val="28"/>
          <w:szCs w:val="28"/>
          <w:rPrChange w:id="18333" w:author="user pc" w:date="2022-03-15T10:14:00Z">
            <w:rPr/>
          </w:rPrChange>
        </w:rPr>
      </w:pPr>
      <w:r w:rsidRPr="0AC4C7E8">
        <w:rPr>
          <w:rFonts w:ascii="Times New Roman" w:cs="Times New Roman"/>
          <w:sz w:val="28"/>
          <w:szCs w:val="28"/>
          <w:rPrChange w:id="18334" w:author="user pc" w:date="2022-03-15T10:14:00Z">
            <w:rPr/>
          </w:rPrChange>
        </w:rPr>
        <w:t>Given</w:t>
      </w:r>
      <w:r>
        <w:rPr>
          <w:rFonts w:ascii="Times New Roman" w:cs="Times New Roman" w:hAnsi="Times New Roman"/>
          <w:sz w:val="28"/>
          <w:szCs w:val="28"/>
        </w:rPr>
        <w:t xml:space="preserve"> </w:t>
      </w:r>
      <w:r w:rsidRPr="69B88297">
        <w:rPr>
          <w:rFonts w:ascii="Times New Roman" w:cs="Times New Roman"/>
          <w:sz w:val="28"/>
          <w:szCs w:val="28"/>
          <w:rPrChange w:id="18335" w:author="user pc" w:date="2022-03-15T10:14:00Z">
            <w:rPr/>
          </w:rPrChange>
        </w:rPr>
        <w:t>a</w:t>
      </w:r>
      <w:r>
        <w:rPr>
          <w:rFonts w:ascii="Times New Roman" w:cs="Times New Roman" w:hAnsi="Times New Roman"/>
          <w:sz w:val="28"/>
          <w:szCs w:val="28"/>
        </w:rPr>
        <w:t xml:space="preserve"> </w:t>
      </w:r>
      <w:r w:rsidRPr="8D913C9E">
        <w:rPr>
          <w:rFonts w:ascii="Times New Roman" w:cs="Times New Roman"/>
          <w:sz w:val="28"/>
          <w:szCs w:val="28"/>
          <w:rPrChange w:id="18336" w:author="user pc" w:date="2022-03-15T10:14:00Z">
            <w:rPr/>
          </w:rPrChange>
        </w:rPr>
        <w:t>stock</w:t>
      </w:r>
      <w:r>
        <w:rPr>
          <w:rFonts w:ascii="Times New Roman" w:cs="Times New Roman" w:hAnsi="Times New Roman"/>
          <w:sz w:val="28"/>
          <w:szCs w:val="28"/>
        </w:rPr>
        <w:t xml:space="preserve"> </w:t>
      </w:r>
      <w:r w:rsidRPr="F2A90DC2">
        <w:rPr>
          <w:rFonts w:ascii="Times New Roman" w:cs="Times New Roman"/>
          <w:sz w:val="28"/>
          <w:szCs w:val="28"/>
          <w:rPrChange w:id="18337" w:author="user pc" w:date="2022-03-15T10:14:00Z">
            <w:rPr/>
          </w:rPrChange>
        </w:rPr>
        <w:t>solution</w:t>
      </w:r>
      <w:r>
        <w:rPr>
          <w:rFonts w:ascii="Times New Roman" w:cs="Times New Roman" w:hAnsi="Times New Roman"/>
          <w:sz w:val="28"/>
          <w:szCs w:val="28"/>
        </w:rPr>
        <w:t xml:space="preserve"> </w:t>
      </w:r>
      <w:r w:rsidRPr="7B3BDA8A">
        <w:rPr>
          <w:rFonts w:ascii="Times New Roman" w:cs="Times New Roman"/>
          <w:sz w:val="28"/>
          <w:szCs w:val="28"/>
          <w:rPrChange w:id="18338" w:author="user pc" w:date="2022-03-15T10:14:00Z">
            <w:rPr/>
          </w:rPrChange>
        </w:rPr>
        <w:t>of</w:t>
      </w:r>
      <w:r>
        <w:rPr>
          <w:rFonts w:ascii="Times New Roman" w:cs="Times New Roman" w:hAnsi="Times New Roman"/>
          <w:sz w:val="28"/>
          <w:szCs w:val="28"/>
        </w:rPr>
        <w:t xml:space="preserve"> </w:t>
      </w:r>
      <w:r w:rsidRPr="2EF90E54">
        <w:rPr>
          <w:rFonts w:ascii="Times New Roman" w:cs="Times New Roman"/>
          <w:sz w:val="28"/>
          <w:szCs w:val="28"/>
          <w:rPrChange w:id="18339" w:author="user pc" w:date="2022-03-15T10:14:00Z">
            <w:rPr/>
          </w:rPrChange>
        </w:rPr>
        <w:t>sodium</w:t>
      </w:r>
      <w:r>
        <w:rPr>
          <w:rFonts w:ascii="Times New Roman" w:cs="Times New Roman" w:hAnsi="Times New Roman"/>
          <w:sz w:val="28"/>
          <w:szCs w:val="28"/>
        </w:rPr>
        <w:t xml:space="preserve"> </w:t>
      </w:r>
      <w:r w:rsidRPr="61E182FF">
        <w:rPr>
          <w:rFonts w:ascii="Times New Roman" w:cs="Times New Roman"/>
          <w:sz w:val="28"/>
          <w:szCs w:val="28"/>
          <w:rPrChange w:id="18340" w:author="user pc" w:date="2022-03-15T10:14:00Z">
            <w:rPr/>
          </w:rPrChange>
        </w:rPr>
        <w:t>chloride</w:t>
      </w:r>
      <w:r>
        <w:rPr>
          <w:rFonts w:ascii="Times New Roman" w:cs="Times New Roman" w:hAnsi="Times New Roman"/>
          <w:sz w:val="28"/>
          <w:szCs w:val="28"/>
        </w:rPr>
        <w:t xml:space="preserve"> </w:t>
      </w:r>
      <w:r w:rsidRPr="1EACC8E1">
        <w:rPr>
          <w:rFonts w:ascii="Times New Roman" w:cs="Times New Roman"/>
          <w:sz w:val="28"/>
          <w:szCs w:val="28"/>
          <w:rPrChange w:id="18341" w:author="user pc" w:date="2022-03-15T10:14:00Z">
            <w:rPr/>
          </w:rPrChange>
        </w:rPr>
        <w:t>of</w:t>
      </w:r>
      <w:r>
        <w:rPr>
          <w:rFonts w:ascii="Times New Roman" w:cs="Times New Roman" w:hAnsi="Times New Roman"/>
          <w:sz w:val="28"/>
          <w:szCs w:val="28"/>
        </w:rPr>
        <w:t xml:space="preserve"> </w:t>
      </w:r>
      <w:r w:rsidRPr="76664970">
        <w:rPr>
          <w:rFonts w:ascii="Times New Roman" w:cs="Times New Roman"/>
          <w:sz w:val="28"/>
          <w:szCs w:val="28"/>
          <w:rPrChange w:id="18342" w:author="user pc" w:date="2022-03-15T10:14:00Z">
            <w:rPr/>
          </w:rPrChange>
        </w:rPr>
        <w:t>2.0mol/dm</w:t>
      </w:r>
      <w:r w:rsidRPr="6367D070">
        <w:rPr>
          <w:rFonts w:ascii="Times New Roman" w:cs="Times New Roman"/>
          <w:sz w:val="28"/>
          <w:szCs w:val="28"/>
          <w:vertAlign w:val="superscript"/>
          <w:rPrChange w:id="18343" w:author="user pc" w:date="2022-03-15T10:14:00Z">
            <w:rPr>
              <w:vertAlign w:val="superscript"/>
            </w:rPr>
          </w:rPrChange>
        </w:rPr>
        <w:t>3</w:t>
      </w:r>
      <w:r w:rsidRPr="B7149C50">
        <w:rPr>
          <w:rFonts w:ascii="Times New Roman" w:cs="Times New Roman"/>
          <w:sz w:val="28"/>
          <w:szCs w:val="28"/>
          <w:rPrChange w:id="18344" w:author="user pc" w:date="2022-03-15T10:14:00Z">
            <w:rPr/>
          </w:rPrChange>
        </w:rPr>
        <w:t>,</w:t>
      </w:r>
      <w:r>
        <w:rPr>
          <w:rFonts w:ascii="Times New Roman" w:cs="Times New Roman" w:hAnsi="Times New Roman"/>
          <w:sz w:val="28"/>
          <w:szCs w:val="28"/>
        </w:rPr>
        <w:t xml:space="preserve"> </w:t>
      </w:r>
      <w:r w:rsidRPr="D8E4F107">
        <w:rPr>
          <w:rFonts w:ascii="Times New Roman" w:cs="Times New Roman"/>
          <w:sz w:val="28"/>
          <w:szCs w:val="28"/>
          <w:rPrChange w:id="18345" w:author="user pc" w:date="2022-03-15T10:14:00Z">
            <w:rPr/>
          </w:rPrChange>
        </w:rPr>
        <w:t>how</w:t>
      </w:r>
      <w:r>
        <w:rPr>
          <w:rFonts w:ascii="Times New Roman" w:cs="Times New Roman" w:hAnsi="Times New Roman"/>
          <w:sz w:val="28"/>
          <w:szCs w:val="28"/>
        </w:rPr>
        <w:t xml:space="preserve"> </w:t>
      </w:r>
      <w:r w:rsidRPr="3279BAA3">
        <w:rPr>
          <w:rFonts w:ascii="Times New Roman" w:cs="Times New Roman"/>
          <w:sz w:val="28"/>
          <w:szCs w:val="28"/>
          <w:rPrChange w:id="18346" w:author="user pc" w:date="2022-03-15T10:14:00Z">
            <w:rPr/>
          </w:rPrChange>
        </w:rPr>
        <w:t>would</w:t>
      </w:r>
      <w:r>
        <w:rPr>
          <w:rFonts w:ascii="Times New Roman" w:cs="Times New Roman" w:hAnsi="Times New Roman"/>
          <w:sz w:val="28"/>
          <w:szCs w:val="28"/>
        </w:rPr>
        <w:t xml:space="preserve"> </w:t>
      </w:r>
      <w:r w:rsidRPr="DF9AC793">
        <w:rPr>
          <w:rFonts w:ascii="Times New Roman" w:cs="Times New Roman"/>
          <w:sz w:val="28"/>
          <w:szCs w:val="28"/>
          <w:rPrChange w:id="18347" w:author="user pc" w:date="2022-03-15T10:14:00Z">
            <w:rPr/>
          </w:rPrChange>
        </w:rPr>
        <w:t>you</w:t>
      </w:r>
      <w:r>
        <w:rPr>
          <w:rFonts w:ascii="Times New Roman" w:cs="Times New Roman" w:hAnsi="Times New Roman"/>
          <w:sz w:val="28"/>
          <w:szCs w:val="28"/>
        </w:rPr>
        <w:t xml:space="preserve"> </w:t>
      </w:r>
      <w:r w:rsidRPr="C6C58823">
        <w:rPr>
          <w:rFonts w:ascii="Times New Roman" w:cs="Times New Roman"/>
          <w:sz w:val="28"/>
          <w:szCs w:val="28"/>
          <w:rPrChange w:id="18348" w:author="user pc" w:date="2022-03-15T10:14:00Z">
            <w:rPr/>
          </w:rPrChange>
        </w:rPr>
        <w:t>prepare</w:t>
      </w:r>
      <w:r>
        <w:rPr>
          <w:rFonts w:ascii="Times New Roman" w:cs="Times New Roman" w:hAnsi="Times New Roman"/>
          <w:sz w:val="28"/>
          <w:szCs w:val="28"/>
        </w:rPr>
        <w:t xml:space="preserve"> </w:t>
      </w:r>
      <w:r w:rsidRPr="E15916F0">
        <w:rPr>
          <w:rFonts w:ascii="Times New Roman" w:cs="Times New Roman"/>
          <w:sz w:val="28"/>
          <w:szCs w:val="28"/>
          <w:rPrChange w:id="18349" w:author="user pc" w:date="2022-03-15T10:14:00Z">
            <w:rPr/>
          </w:rPrChange>
        </w:rPr>
        <w:t>250</w:t>
      </w:r>
      <w:r>
        <w:rPr>
          <w:rFonts w:ascii="Times New Roman" w:cs="Times New Roman" w:hAnsi="Times New Roman"/>
          <w:sz w:val="28"/>
          <w:szCs w:val="28"/>
        </w:rPr>
        <w:t xml:space="preserve"> </w:t>
      </w:r>
      <w:r w:rsidRPr="7E1E282C">
        <w:rPr>
          <w:rFonts w:ascii="Times New Roman" w:cs="Times New Roman"/>
          <w:sz w:val="28"/>
          <w:szCs w:val="28"/>
          <w:rPrChange w:id="18350" w:author="user pc" w:date="2022-03-15T10:14:00Z">
            <w:rPr/>
          </w:rPrChange>
        </w:rPr>
        <w:t>cm</w:t>
      </w:r>
      <w:r w:rsidRPr="462F2327">
        <w:rPr>
          <w:rFonts w:ascii="Times New Roman" w:cs="Times New Roman"/>
          <w:sz w:val="28"/>
          <w:szCs w:val="28"/>
          <w:vertAlign w:val="superscript"/>
          <w:rPrChange w:id="18351" w:author="user pc" w:date="2022-03-15T10:14:00Z">
            <w:rPr>
              <w:vertAlign w:val="superscript"/>
            </w:rPr>
          </w:rPrChange>
        </w:rPr>
        <w:t>3</w:t>
      </w:r>
      <w:r>
        <w:rPr>
          <w:rFonts w:ascii="Times New Roman" w:cs="Times New Roman" w:hAnsi="Times New Roman"/>
          <w:sz w:val="28"/>
          <w:szCs w:val="28"/>
          <w:vertAlign w:val="superscript"/>
        </w:rPr>
        <w:t xml:space="preserve"> </w:t>
      </w:r>
      <w:r w:rsidRPr="0D13A7D0">
        <w:rPr>
          <w:rFonts w:ascii="Times New Roman" w:cs="Times New Roman"/>
          <w:sz w:val="28"/>
          <w:szCs w:val="28"/>
          <w:rPrChange w:id="18352" w:author="user pc" w:date="2022-03-15T10:14:00Z">
            <w:rPr/>
          </w:rPrChange>
        </w:rPr>
        <w:t>of</w:t>
      </w:r>
      <w:r>
        <w:rPr>
          <w:rFonts w:ascii="Times New Roman" w:cs="Times New Roman" w:hAnsi="Times New Roman"/>
          <w:sz w:val="28"/>
          <w:szCs w:val="28"/>
        </w:rPr>
        <w:t xml:space="preserve"> </w:t>
      </w:r>
      <w:r w:rsidRPr="46635719">
        <w:rPr>
          <w:rFonts w:ascii="Times New Roman" w:cs="Times New Roman"/>
          <w:sz w:val="28"/>
          <w:szCs w:val="28"/>
          <w:rPrChange w:id="18353" w:author="user pc" w:date="2022-03-15T10:14:00Z">
            <w:rPr/>
          </w:rPrChange>
        </w:rPr>
        <w:t>a</w:t>
      </w:r>
      <w:r>
        <w:rPr>
          <w:rFonts w:ascii="Times New Roman" w:cs="Times New Roman" w:hAnsi="Times New Roman"/>
          <w:sz w:val="28"/>
          <w:szCs w:val="28"/>
        </w:rPr>
        <w:t xml:space="preserve"> </w:t>
      </w:r>
      <w:r w:rsidRPr="143179B6">
        <w:rPr>
          <w:rFonts w:ascii="Times New Roman" w:cs="Times New Roman"/>
          <w:sz w:val="28"/>
          <w:szCs w:val="28"/>
          <w:rPrChange w:id="18354" w:author="user pc" w:date="2022-03-15T10:14:00Z">
            <w:rPr/>
          </w:rPrChange>
        </w:rPr>
        <w:t>0.5mol/dm</w:t>
      </w:r>
      <w:r w:rsidRPr="454B062C">
        <w:rPr>
          <w:rFonts w:ascii="Times New Roman" w:cs="Times New Roman"/>
          <w:sz w:val="28"/>
          <w:szCs w:val="28"/>
          <w:vertAlign w:val="superscript"/>
          <w:rPrChange w:id="18355" w:author="user pc" w:date="2022-03-15T10:14:00Z">
            <w:rPr>
              <w:vertAlign w:val="superscript"/>
            </w:rPr>
          </w:rPrChange>
        </w:rPr>
        <w:t>3</w:t>
      </w:r>
      <w:r>
        <w:rPr>
          <w:rFonts w:ascii="Times New Roman" w:cs="Times New Roman" w:hAnsi="Times New Roman"/>
          <w:sz w:val="28"/>
          <w:szCs w:val="28"/>
          <w:vertAlign w:val="superscript"/>
        </w:rPr>
        <w:t xml:space="preserve"> </w:t>
      </w:r>
      <w:r w:rsidRPr="355D2ABC">
        <w:rPr>
          <w:rFonts w:ascii="Times New Roman" w:cs="Times New Roman"/>
          <w:sz w:val="28"/>
          <w:szCs w:val="28"/>
          <w:rPrChange w:id="18356" w:author="user pc" w:date="2022-03-15T10:14:00Z">
            <w:rPr/>
          </w:rPrChange>
        </w:rPr>
        <w:t>solution?</w:t>
      </w:r>
    </w:p>
    <w:p>
      <w:pPr>
        <w:pStyle w:val="style0"/>
        <w:rPr>
          <w:rFonts w:ascii="Times New Roman" w:cs="Times New Roman"/>
          <w:sz w:val="28"/>
          <w:szCs w:val="28"/>
          <w:rPrChange w:id="18357" w:author="user pc" w:date="2022-03-15T10:14:00Z">
            <w:rPr/>
          </w:rPrChange>
        </w:rPr>
      </w:pPr>
      <w:r w:rsidRPr="65F89472">
        <w:rPr>
          <w:rFonts w:ascii="Times New Roman" w:cs="Times New Roman"/>
          <w:b/>
          <w:sz w:val="28"/>
          <w:szCs w:val="28"/>
          <w:rPrChange w:id="18358" w:author="user pc" w:date="2022-03-15T10:14:00Z">
            <w:rPr>
              <w:b/>
            </w:rPr>
          </w:rPrChange>
        </w:rPr>
        <w:t>Solution</w:t>
      </w:r>
    </w:p>
    <w:p>
      <w:pPr>
        <w:pStyle w:val="style0"/>
        <w:rPr>
          <w:rFonts w:ascii="Times New Roman" w:cs="Times New Roman"/>
          <w:sz w:val="28"/>
          <w:szCs w:val="28"/>
          <w:rPrChange w:id="18359" w:author="user pc" w:date="2022-03-15T10:14:00Z">
            <w:rPr/>
          </w:rPrChange>
        </w:rPr>
      </w:pPr>
      <w:r w:rsidRPr="387D7ADE">
        <w:rPr>
          <w:rFonts w:ascii="Times New Roman" w:cs="Times New Roman"/>
          <w:sz w:val="28"/>
          <w:szCs w:val="28"/>
          <w:rPrChange w:id="18360" w:author="user pc" w:date="2022-03-15T10:14:00Z">
            <w:rPr/>
          </w:rPrChange>
        </w:rPr>
        <w:t>The</w:t>
      </w:r>
      <w:r>
        <w:rPr>
          <w:rFonts w:ascii="Times New Roman" w:cs="Times New Roman" w:hAnsi="Times New Roman"/>
          <w:sz w:val="28"/>
          <w:szCs w:val="28"/>
        </w:rPr>
        <w:t xml:space="preserve"> </w:t>
      </w:r>
      <w:r w:rsidRPr="ABAC13F2">
        <w:rPr>
          <w:rFonts w:ascii="Times New Roman" w:cs="Times New Roman"/>
          <w:sz w:val="28"/>
          <w:szCs w:val="28"/>
          <w:rPrChange w:id="18361" w:author="user pc" w:date="2022-03-15T10:14:00Z">
            <w:rPr/>
          </w:rPrChange>
        </w:rPr>
        <w:t>required</w:t>
      </w:r>
      <w:r>
        <w:rPr>
          <w:rFonts w:ascii="Times New Roman" w:cs="Times New Roman" w:hAnsi="Times New Roman"/>
          <w:sz w:val="28"/>
          <w:szCs w:val="28"/>
        </w:rPr>
        <w:t xml:space="preserve"> </w:t>
      </w:r>
      <w:r w:rsidRPr="F477053A">
        <w:rPr>
          <w:rFonts w:ascii="Times New Roman" w:cs="Times New Roman"/>
          <w:sz w:val="28"/>
          <w:szCs w:val="28"/>
          <w:rPrChange w:id="18362" w:author="user pc" w:date="2022-03-15T10:14:00Z">
            <w:rPr/>
          </w:rPrChange>
        </w:rPr>
        <w:t>0.5mol/dm</w:t>
      </w:r>
      <w:r w:rsidRPr="8C83862D">
        <w:rPr>
          <w:rFonts w:ascii="Times New Roman" w:cs="Times New Roman"/>
          <w:sz w:val="28"/>
          <w:szCs w:val="28"/>
          <w:vertAlign w:val="superscript"/>
          <w:rPrChange w:id="18363" w:author="user pc" w:date="2022-03-15T10:14:00Z">
            <w:rPr>
              <w:vertAlign w:val="superscript"/>
            </w:rPr>
          </w:rPrChange>
        </w:rPr>
        <w:t>3</w:t>
      </w:r>
      <w:r>
        <w:rPr>
          <w:rFonts w:ascii="Times New Roman" w:cs="Times New Roman" w:hAnsi="Times New Roman"/>
          <w:sz w:val="28"/>
          <w:szCs w:val="28"/>
          <w:vertAlign w:val="superscript"/>
        </w:rPr>
        <w:t xml:space="preserve"> </w:t>
      </w:r>
      <w:r w:rsidRPr="8BE76D7F">
        <w:rPr>
          <w:rFonts w:ascii="Times New Roman" w:cs="Times New Roman"/>
          <w:sz w:val="28"/>
          <w:szCs w:val="28"/>
          <w:rPrChange w:id="18364" w:author="user pc" w:date="2022-03-15T10:14:00Z">
            <w:rPr/>
          </w:rPrChange>
        </w:rPr>
        <w:t>concentration</w:t>
      </w:r>
      <w:r>
        <w:rPr>
          <w:rFonts w:ascii="Times New Roman" w:cs="Times New Roman" w:hAnsi="Times New Roman"/>
          <w:sz w:val="28"/>
          <w:szCs w:val="28"/>
        </w:rPr>
        <w:t xml:space="preserve"> </w:t>
      </w:r>
      <w:r w:rsidRPr="86D4B944">
        <w:rPr>
          <w:rFonts w:ascii="Times New Roman" w:cs="Times New Roman"/>
          <w:sz w:val="28"/>
          <w:szCs w:val="28"/>
          <w:rPrChange w:id="18365" w:author="user pc" w:date="2022-03-15T10:14:00Z">
            <w:rPr/>
          </w:rPrChange>
        </w:rPr>
        <w:t>is</w:t>
      </w:r>
      <w:r>
        <w:rPr>
          <w:rFonts w:ascii="Times New Roman" w:cs="Times New Roman" w:hAnsi="Times New Roman"/>
          <w:sz w:val="28"/>
          <w:szCs w:val="28"/>
        </w:rPr>
        <w:t xml:space="preserve"> ¼ </w:t>
      </w:r>
      <w:r w:rsidRPr="C194A8F8">
        <w:rPr>
          <w:rFonts w:ascii="Times New Roman" w:cs="Times New Roman"/>
          <w:sz w:val="28"/>
          <w:szCs w:val="28"/>
          <w:rPrChange w:id="18366" w:author="user pc" w:date="2022-03-15T10:14:00Z">
            <w:rPr/>
          </w:rPrChange>
        </w:rPr>
        <w:t>of</w:t>
      </w:r>
      <w:r>
        <w:rPr>
          <w:rFonts w:ascii="Times New Roman" w:cs="Times New Roman" w:hAnsi="Times New Roman"/>
          <w:sz w:val="28"/>
          <w:szCs w:val="28"/>
        </w:rPr>
        <w:t xml:space="preserve"> </w:t>
      </w:r>
      <w:r w:rsidRPr="AB001E06">
        <w:rPr>
          <w:rFonts w:ascii="Times New Roman" w:cs="Times New Roman"/>
          <w:sz w:val="28"/>
          <w:szCs w:val="28"/>
          <w:rPrChange w:id="18367" w:author="user pc" w:date="2022-03-15T10:14:00Z">
            <w:rPr/>
          </w:rPrChange>
        </w:rPr>
        <w:t>the</w:t>
      </w:r>
      <w:r>
        <w:rPr>
          <w:rFonts w:ascii="Times New Roman" w:cs="Times New Roman" w:hAnsi="Times New Roman"/>
          <w:sz w:val="28"/>
          <w:szCs w:val="28"/>
        </w:rPr>
        <w:t xml:space="preserve"> </w:t>
      </w:r>
      <w:r w:rsidRPr="782B3C40">
        <w:rPr>
          <w:rFonts w:ascii="Times New Roman" w:cs="Times New Roman"/>
          <w:sz w:val="28"/>
          <w:szCs w:val="28"/>
          <w:rPrChange w:id="18368" w:author="user pc" w:date="2022-03-15T10:14:00Z">
            <w:rPr/>
          </w:rPrChange>
        </w:rPr>
        <w:t>original</w:t>
      </w:r>
      <w:r>
        <w:rPr>
          <w:rFonts w:ascii="Times New Roman" w:cs="Times New Roman" w:hAnsi="Times New Roman"/>
          <w:sz w:val="28"/>
          <w:szCs w:val="28"/>
        </w:rPr>
        <w:t xml:space="preserve"> </w:t>
      </w:r>
      <w:r w:rsidRPr="33834441">
        <w:rPr>
          <w:rFonts w:ascii="Times New Roman" w:cs="Times New Roman"/>
          <w:sz w:val="28"/>
          <w:szCs w:val="28"/>
          <w:rPrChange w:id="18369" w:author="user pc" w:date="2022-03-15T10:14:00Z">
            <w:rPr/>
          </w:rPrChange>
        </w:rPr>
        <w:t>concentration</w:t>
      </w:r>
      <w:r>
        <w:rPr>
          <w:rFonts w:ascii="Times New Roman" w:cs="Times New Roman" w:hAnsi="Times New Roman"/>
          <w:sz w:val="28"/>
          <w:szCs w:val="28"/>
        </w:rPr>
        <w:t xml:space="preserve"> </w:t>
      </w:r>
      <w:r w:rsidRPr="3A4AF749">
        <w:rPr>
          <w:rFonts w:ascii="Times New Roman" w:cs="Times New Roman"/>
          <w:sz w:val="28"/>
          <w:szCs w:val="28"/>
          <w:rPrChange w:id="18370" w:author="user pc" w:date="2022-03-15T10:14:00Z">
            <w:rPr/>
          </w:rPrChange>
        </w:rPr>
        <w:t>of</w:t>
      </w:r>
      <w:r>
        <w:rPr>
          <w:rFonts w:ascii="Times New Roman" w:cs="Times New Roman" w:hAnsi="Times New Roman"/>
          <w:sz w:val="28"/>
          <w:szCs w:val="28"/>
        </w:rPr>
        <w:t xml:space="preserve"> </w:t>
      </w:r>
      <w:r w:rsidRPr="72CEDD74">
        <w:rPr>
          <w:rFonts w:ascii="Times New Roman" w:cs="Times New Roman"/>
          <w:sz w:val="28"/>
          <w:szCs w:val="28"/>
          <w:rPrChange w:id="18371" w:author="user pc" w:date="2022-03-15T10:14:00Z">
            <w:rPr/>
          </w:rPrChange>
        </w:rPr>
        <w:t>2.0mol/dm</w:t>
      </w:r>
      <w:r w:rsidRPr="37F48A61">
        <w:rPr>
          <w:rFonts w:ascii="Times New Roman" w:cs="Times New Roman"/>
          <w:sz w:val="28"/>
          <w:szCs w:val="28"/>
          <w:vertAlign w:val="superscript"/>
          <w:rPrChange w:id="18372" w:author="user pc" w:date="2022-03-15T10:14:00Z">
            <w:rPr>
              <w:vertAlign w:val="superscript"/>
            </w:rPr>
          </w:rPrChange>
        </w:rPr>
        <w:t>3</w:t>
      </w:r>
      <w:r w:rsidRPr="B1D4D786">
        <w:rPr>
          <w:rFonts w:ascii="Times New Roman" w:cs="Times New Roman"/>
          <w:sz w:val="28"/>
          <w:szCs w:val="28"/>
          <w:rPrChange w:id="18373" w:author="user pc" w:date="2022-03-15T10:14:00Z">
            <w:rPr/>
          </w:rPrChange>
        </w:rPr>
        <w:t>.</w:t>
      </w:r>
    </w:p>
    <w:p>
      <w:pPr>
        <w:pStyle w:val="style0"/>
        <w:rPr>
          <w:rFonts w:ascii="Times New Roman" w:cs="Times New Roman"/>
          <w:sz w:val="28"/>
          <w:szCs w:val="28"/>
          <w:rPrChange w:id="18374" w:author="user pc" w:date="2022-03-15T10:14:00Z">
            <w:rPr/>
          </w:rPrChange>
        </w:rPr>
      </w:pPr>
      <w:r w:rsidRPr="80E8838E">
        <w:rPr>
          <w:rFonts w:ascii="Times New Roman" w:cs="Times New Roman"/>
          <w:sz w:val="28"/>
          <w:szCs w:val="28"/>
          <w:rPrChange w:id="18375" w:author="user pc" w:date="2022-03-15T10:14:00Z">
            <w:rPr/>
          </w:rPrChange>
        </w:rPr>
        <w:t>To</w:t>
      </w:r>
      <w:r>
        <w:rPr>
          <w:rFonts w:ascii="Times New Roman" w:cs="Times New Roman" w:hAnsi="Times New Roman"/>
          <w:sz w:val="28"/>
          <w:szCs w:val="28"/>
        </w:rPr>
        <w:t xml:space="preserve"> </w:t>
      </w:r>
      <w:r w:rsidRPr="CE8CFA3F">
        <w:rPr>
          <w:rFonts w:ascii="Times New Roman" w:cs="Times New Roman"/>
          <w:sz w:val="28"/>
          <w:szCs w:val="28"/>
          <w:rPrChange w:id="18376" w:author="user pc" w:date="2022-03-15T10:14:00Z">
            <w:rPr/>
          </w:rPrChange>
        </w:rPr>
        <w:t>make</w:t>
      </w:r>
      <w:r>
        <w:rPr>
          <w:rFonts w:ascii="Times New Roman" w:cs="Times New Roman" w:hAnsi="Times New Roman"/>
          <w:sz w:val="28"/>
          <w:szCs w:val="28"/>
        </w:rPr>
        <w:t xml:space="preserve"> </w:t>
      </w:r>
      <w:r w:rsidRPr="C99E2FE9">
        <w:rPr>
          <w:rFonts w:ascii="Times New Roman" w:cs="Times New Roman"/>
          <w:sz w:val="28"/>
          <w:szCs w:val="28"/>
          <w:rPrChange w:id="18377" w:author="user pc" w:date="2022-03-15T10:14:00Z">
            <w:rPr/>
          </w:rPrChange>
        </w:rPr>
        <w:t>1dm</w:t>
      </w:r>
      <w:r w:rsidRPr="0C1E0720">
        <w:rPr>
          <w:rFonts w:ascii="Times New Roman" w:cs="Times New Roman"/>
          <w:sz w:val="28"/>
          <w:szCs w:val="28"/>
          <w:vertAlign w:val="superscript"/>
          <w:rPrChange w:id="18378" w:author="user pc" w:date="2022-03-15T10:14:00Z">
            <w:rPr>
              <w:vertAlign w:val="superscript"/>
            </w:rPr>
          </w:rPrChange>
        </w:rPr>
        <w:t xml:space="preserve">3 </w:t>
      </w:r>
      <w:r w:rsidRPr="07D26236">
        <w:rPr>
          <w:rFonts w:ascii="Times New Roman" w:cs="Times New Roman"/>
          <w:sz w:val="28"/>
          <w:szCs w:val="28"/>
          <w:rPrChange w:id="18379" w:author="user pc" w:date="2022-03-15T10:14:00Z">
            <w:rPr/>
          </w:rPrChange>
        </w:rPr>
        <w:t>(1000cm</w:t>
      </w:r>
      <w:r w:rsidRPr="CAB4171E">
        <w:rPr>
          <w:rFonts w:ascii="Times New Roman" w:cs="Times New Roman"/>
          <w:sz w:val="28"/>
          <w:szCs w:val="28"/>
          <w:vertAlign w:val="superscript"/>
          <w:rPrChange w:id="18380" w:author="user pc" w:date="2022-03-15T10:14:00Z">
            <w:rPr>
              <w:vertAlign w:val="superscript"/>
            </w:rPr>
          </w:rPrChange>
        </w:rPr>
        <w:t>3</w:t>
      </w:r>
      <w:r w:rsidRPr="751044EF">
        <w:rPr>
          <w:rFonts w:ascii="Times New Roman" w:cs="Times New Roman"/>
          <w:sz w:val="28"/>
          <w:szCs w:val="28"/>
          <w:rPrChange w:id="18381" w:author="user pc" w:date="2022-03-15T10:14:00Z">
            <w:rPr/>
          </w:rPrChange>
        </w:rPr>
        <w:t>)</w:t>
      </w:r>
      <w:r>
        <w:rPr>
          <w:rFonts w:ascii="Times New Roman" w:cs="Times New Roman" w:hAnsi="Times New Roman"/>
          <w:sz w:val="28"/>
          <w:szCs w:val="28"/>
        </w:rPr>
        <w:t xml:space="preserve"> </w:t>
      </w:r>
      <w:r w:rsidRPr="29E1CC9E">
        <w:rPr>
          <w:rFonts w:ascii="Times New Roman" w:cs="Times New Roman"/>
          <w:sz w:val="28"/>
          <w:szCs w:val="28"/>
          <w:rPrChange w:id="18382" w:author="user pc" w:date="2022-03-15T10:14:00Z">
            <w:rPr/>
          </w:rPrChange>
        </w:rPr>
        <w:t>of</w:t>
      </w:r>
      <w:r>
        <w:rPr>
          <w:rFonts w:ascii="Times New Roman" w:cs="Times New Roman" w:hAnsi="Times New Roman"/>
          <w:sz w:val="28"/>
          <w:szCs w:val="28"/>
        </w:rPr>
        <w:t xml:space="preserve"> </w:t>
      </w:r>
      <w:r w:rsidRPr="B6E8B5B2">
        <w:rPr>
          <w:rFonts w:ascii="Times New Roman" w:cs="Times New Roman"/>
          <w:sz w:val="28"/>
          <w:szCs w:val="28"/>
          <w:rPrChange w:id="18383" w:author="user pc" w:date="2022-03-15T10:14:00Z">
            <w:rPr/>
          </w:rPrChange>
        </w:rPr>
        <w:t>a</w:t>
      </w:r>
      <w:r>
        <w:rPr>
          <w:rFonts w:ascii="Times New Roman" w:cs="Times New Roman" w:hAnsi="Times New Roman"/>
          <w:sz w:val="28"/>
          <w:szCs w:val="28"/>
        </w:rPr>
        <w:t xml:space="preserve"> </w:t>
      </w:r>
      <w:r w:rsidRPr="A0659729">
        <w:rPr>
          <w:rFonts w:ascii="Times New Roman" w:cs="Times New Roman"/>
          <w:sz w:val="28"/>
          <w:szCs w:val="28"/>
          <w:rPrChange w:id="18384" w:author="user pc" w:date="2022-03-15T10:14:00Z">
            <w:rPr/>
          </w:rPrChange>
        </w:rPr>
        <w:t>0.5mol/dm</w:t>
      </w:r>
      <w:r w:rsidRPr="8D21FC80">
        <w:rPr>
          <w:rFonts w:ascii="Times New Roman" w:cs="Times New Roman"/>
          <w:sz w:val="28"/>
          <w:szCs w:val="28"/>
          <w:vertAlign w:val="superscript"/>
          <w:rPrChange w:id="18385" w:author="user pc" w:date="2022-03-15T10:14:00Z">
            <w:rPr>
              <w:vertAlign w:val="superscript"/>
            </w:rPr>
          </w:rPrChange>
        </w:rPr>
        <w:t>3</w:t>
      </w:r>
      <w:r>
        <w:rPr>
          <w:rFonts w:ascii="Times New Roman" w:cs="Times New Roman" w:hAnsi="Times New Roman"/>
          <w:sz w:val="28"/>
          <w:szCs w:val="28"/>
          <w:vertAlign w:val="superscript"/>
        </w:rPr>
        <w:t xml:space="preserve"> </w:t>
      </w:r>
      <w:r w:rsidRPr="722209A2">
        <w:rPr>
          <w:rFonts w:ascii="Times New Roman" w:cs="Times New Roman"/>
          <w:sz w:val="28"/>
          <w:szCs w:val="28"/>
          <w:rPrChange w:id="18386" w:author="user pc" w:date="2022-03-15T10:14:00Z">
            <w:rPr/>
          </w:rPrChange>
        </w:rPr>
        <w:t>solution</w:t>
      </w:r>
      <w:r>
        <w:rPr>
          <w:rFonts w:ascii="Times New Roman" w:cs="Times New Roman" w:hAnsi="Times New Roman"/>
          <w:sz w:val="28"/>
          <w:szCs w:val="28"/>
        </w:rPr>
        <w:t xml:space="preserve"> </w:t>
      </w:r>
      <w:r w:rsidRPr="863E617A">
        <w:rPr>
          <w:rFonts w:ascii="Times New Roman" w:cs="Times New Roman"/>
          <w:sz w:val="28"/>
          <w:szCs w:val="28"/>
          <w:rPrChange w:id="18387" w:author="user pc" w:date="2022-03-15T10:14:00Z">
            <w:rPr/>
          </w:rPrChange>
        </w:rPr>
        <w:t>you</w:t>
      </w:r>
      <w:r>
        <w:rPr>
          <w:rFonts w:ascii="Times New Roman" w:cs="Times New Roman" w:hAnsi="Times New Roman"/>
          <w:sz w:val="28"/>
          <w:szCs w:val="28"/>
        </w:rPr>
        <w:t xml:space="preserve"> </w:t>
      </w:r>
      <w:r w:rsidRPr="663339B6">
        <w:rPr>
          <w:rFonts w:ascii="Times New Roman" w:cs="Times New Roman"/>
          <w:sz w:val="28"/>
          <w:szCs w:val="28"/>
          <w:rPrChange w:id="18388" w:author="user pc" w:date="2022-03-15T10:14:00Z">
            <w:rPr/>
          </w:rPrChange>
        </w:rPr>
        <w:t>would</w:t>
      </w:r>
      <w:r>
        <w:rPr>
          <w:rFonts w:ascii="Times New Roman" w:cs="Times New Roman" w:hAnsi="Times New Roman"/>
          <w:sz w:val="28"/>
          <w:szCs w:val="28"/>
        </w:rPr>
        <w:t xml:space="preserve"> </w:t>
      </w:r>
      <w:r w:rsidRPr="0534E5DD">
        <w:rPr>
          <w:rFonts w:ascii="Times New Roman" w:cs="Times New Roman"/>
          <w:sz w:val="28"/>
          <w:szCs w:val="28"/>
          <w:rPrChange w:id="18389" w:author="user pc" w:date="2022-03-15T10:14:00Z">
            <w:rPr/>
          </w:rPrChange>
        </w:rPr>
        <w:t>take</w:t>
      </w:r>
      <w:r>
        <w:rPr>
          <w:rFonts w:ascii="Times New Roman" w:cs="Times New Roman" w:hAnsi="Times New Roman"/>
          <w:sz w:val="28"/>
          <w:szCs w:val="28"/>
        </w:rPr>
        <w:t xml:space="preserve"> </w:t>
      </w:r>
      <w:r w:rsidRPr="74A921A1">
        <w:rPr>
          <w:rFonts w:ascii="Times New Roman" w:cs="Times New Roman"/>
          <w:sz w:val="28"/>
          <w:szCs w:val="28"/>
          <w:rPrChange w:id="18390" w:author="user pc" w:date="2022-03-15T10:14:00Z">
            <w:rPr/>
          </w:rPrChange>
        </w:rPr>
        <w:t>250cm</w:t>
      </w:r>
      <w:r w:rsidRPr="47FB2653">
        <w:rPr>
          <w:rFonts w:ascii="Times New Roman" w:cs="Times New Roman"/>
          <w:sz w:val="28"/>
          <w:szCs w:val="28"/>
          <w:vertAlign w:val="superscript"/>
          <w:rPrChange w:id="18391" w:author="user pc" w:date="2022-03-15T10:14:00Z">
            <w:rPr>
              <w:vertAlign w:val="superscript"/>
            </w:rPr>
          </w:rPrChange>
        </w:rPr>
        <w:t>3</w:t>
      </w:r>
      <w:r>
        <w:rPr>
          <w:rFonts w:ascii="Times New Roman" w:cs="Times New Roman" w:hAnsi="Times New Roman"/>
          <w:sz w:val="28"/>
          <w:szCs w:val="28"/>
          <w:vertAlign w:val="superscript"/>
        </w:rPr>
        <w:t xml:space="preserve"> </w:t>
      </w:r>
      <w:r w:rsidRPr="9167C5CD">
        <w:rPr>
          <w:rFonts w:ascii="Times New Roman" w:cs="Times New Roman"/>
          <w:sz w:val="28"/>
          <w:szCs w:val="28"/>
          <w:rPrChange w:id="18392" w:author="user pc" w:date="2022-03-15T10:14:00Z">
            <w:rPr/>
          </w:rPrChange>
        </w:rPr>
        <w:t>of</w:t>
      </w:r>
      <w:r>
        <w:rPr>
          <w:rFonts w:ascii="Times New Roman" w:cs="Times New Roman" w:hAnsi="Times New Roman"/>
          <w:sz w:val="28"/>
          <w:szCs w:val="28"/>
        </w:rPr>
        <w:t xml:space="preserve"> </w:t>
      </w:r>
      <w:r w:rsidRPr="90562FD1">
        <w:rPr>
          <w:rFonts w:ascii="Times New Roman" w:cs="Times New Roman"/>
          <w:sz w:val="28"/>
          <w:szCs w:val="28"/>
          <w:rPrChange w:id="18393" w:author="user pc" w:date="2022-03-15T10:14:00Z">
            <w:rPr/>
          </w:rPrChange>
        </w:rPr>
        <w:t>the</w:t>
      </w:r>
      <w:r>
        <w:rPr>
          <w:rFonts w:ascii="Times New Roman" w:cs="Times New Roman" w:hAnsi="Times New Roman"/>
          <w:sz w:val="28"/>
          <w:szCs w:val="28"/>
        </w:rPr>
        <w:t xml:space="preserve"> </w:t>
      </w:r>
      <w:r w:rsidRPr="A48A81D6">
        <w:rPr>
          <w:rFonts w:ascii="Times New Roman" w:cs="Times New Roman"/>
          <w:sz w:val="28"/>
          <w:szCs w:val="28"/>
          <w:rPrChange w:id="18394" w:author="user pc" w:date="2022-03-15T10:14:00Z">
            <w:rPr/>
          </w:rPrChange>
        </w:rPr>
        <w:t>stock</w:t>
      </w:r>
      <w:r>
        <w:rPr>
          <w:rFonts w:ascii="Times New Roman" w:cs="Times New Roman" w:hAnsi="Times New Roman"/>
          <w:sz w:val="28"/>
          <w:szCs w:val="28"/>
        </w:rPr>
        <w:t xml:space="preserve"> </w:t>
      </w:r>
      <w:r w:rsidRPr="DD1EA59C">
        <w:rPr>
          <w:rFonts w:ascii="Times New Roman" w:cs="Times New Roman"/>
          <w:sz w:val="28"/>
          <w:szCs w:val="28"/>
          <w:rPrChange w:id="18395" w:author="user pc" w:date="2022-03-15T10:14:00Z">
            <w:rPr/>
          </w:rPrChange>
        </w:rPr>
        <w:t>solution</w:t>
      </w:r>
      <w:r>
        <w:rPr>
          <w:rFonts w:ascii="Times New Roman" w:cs="Times New Roman" w:hAnsi="Times New Roman"/>
          <w:sz w:val="28"/>
          <w:szCs w:val="28"/>
        </w:rPr>
        <w:t xml:space="preserve"> </w:t>
      </w:r>
      <w:r w:rsidRPr="8B7CECEA">
        <w:rPr>
          <w:rFonts w:ascii="Times New Roman" w:cs="Times New Roman"/>
          <w:sz w:val="28"/>
          <w:szCs w:val="28"/>
          <w:rPrChange w:id="18396" w:author="user pc" w:date="2022-03-15T10:14:00Z">
            <w:rPr/>
          </w:rPrChange>
        </w:rPr>
        <w:t>and</w:t>
      </w:r>
      <w:r>
        <w:rPr>
          <w:rFonts w:ascii="Times New Roman" w:cs="Times New Roman" w:hAnsi="Times New Roman"/>
          <w:sz w:val="28"/>
          <w:szCs w:val="28"/>
        </w:rPr>
        <w:t xml:space="preserve"> </w:t>
      </w:r>
      <w:r w:rsidRPr="32DC4E26">
        <w:rPr>
          <w:rFonts w:ascii="Times New Roman" w:cs="Times New Roman"/>
          <w:sz w:val="28"/>
          <w:szCs w:val="28"/>
          <w:rPrChange w:id="18397" w:author="user pc" w:date="2022-03-15T10:14:00Z">
            <w:rPr/>
          </w:rPrChange>
        </w:rPr>
        <w:t>add</w:t>
      </w:r>
      <w:r>
        <w:rPr>
          <w:rFonts w:ascii="Times New Roman" w:cs="Times New Roman" w:hAnsi="Times New Roman"/>
          <w:sz w:val="28"/>
          <w:szCs w:val="28"/>
        </w:rPr>
        <w:t xml:space="preserve"> </w:t>
      </w:r>
      <w:r w:rsidRPr="19D84BAD">
        <w:rPr>
          <w:rFonts w:ascii="Times New Roman" w:cs="Times New Roman"/>
          <w:sz w:val="28"/>
          <w:szCs w:val="28"/>
          <w:rPrChange w:id="18398" w:author="user pc" w:date="2022-03-15T10:14:00Z">
            <w:rPr/>
          </w:rPrChange>
        </w:rPr>
        <w:t>750cm</w:t>
      </w:r>
      <w:r w:rsidRPr="B31FC5E7">
        <w:rPr>
          <w:rFonts w:ascii="Times New Roman" w:cs="Times New Roman"/>
          <w:sz w:val="28"/>
          <w:szCs w:val="28"/>
          <w:vertAlign w:val="superscript"/>
          <w:rPrChange w:id="18399" w:author="user pc" w:date="2022-03-15T10:14:00Z">
            <w:rPr>
              <w:vertAlign w:val="superscript"/>
            </w:rPr>
          </w:rPrChange>
        </w:rPr>
        <w:t>3</w:t>
      </w:r>
      <w:r>
        <w:rPr>
          <w:rFonts w:ascii="Times New Roman" w:cs="Times New Roman" w:hAnsi="Times New Roman"/>
          <w:sz w:val="28"/>
          <w:szCs w:val="28"/>
          <w:vertAlign w:val="superscript"/>
        </w:rPr>
        <w:t xml:space="preserve"> </w:t>
      </w:r>
      <w:r w:rsidRPr="73C61602">
        <w:rPr>
          <w:rFonts w:ascii="Times New Roman" w:cs="Times New Roman"/>
          <w:sz w:val="28"/>
          <w:szCs w:val="28"/>
          <w:rPrChange w:id="18400" w:author="user pc" w:date="2022-03-15T10:14:00Z">
            <w:rPr/>
          </w:rPrChange>
        </w:rPr>
        <w:t>of</w:t>
      </w:r>
      <w:r>
        <w:rPr>
          <w:rFonts w:ascii="Times New Roman" w:cs="Times New Roman" w:hAnsi="Times New Roman"/>
          <w:sz w:val="28"/>
          <w:szCs w:val="28"/>
        </w:rPr>
        <w:t xml:space="preserve"> </w:t>
      </w:r>
      <w:r w:rsidRPr="CA35025A">
        <w:rPr>
          <w:rFonts w:ascii="Times New Roman" w:cs="Times New Roman"/>
          <w:sz w:val="28"/>
          <w:szCs w:val="28"/>
          <w:rPrChange w:id="18401" w:author="user pc" w:date="2022-03-15T10:14:00Z">
            <w:rPr/>
          </w:rPrChange>
        </w:rPr>
        <w:t>water.</w:t>
      </w:r>
    </w:p>
    <w:p>
      <w:pPr>
        <w:pStyle w:val="style0"/>
        <w:rPr>
          <w:rFonts w:ascii="Times New Roman" w:cs="Times New Roman" w:hAnsi="Times New Roman"/>
          <w:sz w:val="28"/>
          <w:szCs w:val="28"/>
        </w:rPr>
      </w:pPr>
      <w:r w:rsidRPr="9E1EC165">
        <w:rPr>
          <w:rFonts w:ascii="Times New Roman" w:cs="Times New Roman"/>
          <w:sz w:val="28"/>
          <w:szCs w:val="28"/>
          <w:rPrChange w:id="18402" w:author="user pc" w:date="2022-03-15T10:14:00Z">
            <w:rPr/>
          </w:rPrChange>
        </w:rPr>
        <w:t>Therefore</w:t>
      </w:r>
      <w:r>
        <w:rPr>
          <w:rFonts w:ascii="Times New Roman" w:cs="Times New Roman" w:hAnsi="Times New Roman"/>
          <w:sz w:val="28"/>
          <w:szCs w:val="28"/>
        </w:rPr>
        <w:t xml:space="preserve"> </w:t>
      </w:r>
      <w:r w:rsidRPr="57454CCA">
        <w:rPr>
          <w:rFonts w:ascii="Times New Roman" w:cs="Times New Roman"/>
          <w:sz w:val="28"/>
          <w:szCs w:val="28"/>
          <w:rPrChange w:id="18403" w:author="user pc" w:date="2022-03-15T10:14:00Z">
            <w:rPr/>
          </w:rPrChange>
        </w:rPr>
        <w:t>to</w:t>
      </w:r>
      <w:r>
        <w:rPr>
          <w:rFonts w:ascii="Times New Roman" w:cs="Times New Roman" w:hAnsi="Times New Roman"/>
          <w:sz w:val="28"/>
          <w:szCs w:val="28"/>
        </w:rPr>
        <w:t xml:space="preserve"> </w:t>
      </w:r>
      <w:r w:rsidRPr="1DCE54C3">
        <w:rPr>
          <w:rFonts w:ascii="Times New Roman" w:cs="Times New Roman"/>
          <w:sz w:val="28"/>
          <w:szCs w:val="28"/>
          <w:rPrChange w:id="18404" w:author="user pc" w:date="2022-03-15T10:14:00Z">
            <w:rPr/>
          </w:rPrChange>
        </w:rPr>
        <w:t>make</w:t>
      </w:r>
      <w:r>
        <w:rPr>
          <w:rFonts w:ascii="Times New Roman" w:cs="Times New Roman" w:hAnsi="Times New Roman"/>
          <w:sz w:val="28"/>
          <w:szCs w:val="28"/>
        </w:rPr>
        <w:t xml:space="preserve"> </w:t>
      </w:r>
      <w:r w:rsidRPr="B1BEBB93">
        <w:rPr>
          <w:rFonts w:ascii="Times New Roman" w:cs="Times New Roman"/>
          <w:sz w:val="28"/>
          <w:szCs w:val="28"/>
          <w:rPrChange w:id="18405" w:author="user pc" w:date="2022-03-15T10:14:00Z">
            <w:rPr/>
          </w:rPrChange>
        </w:rPr>
        <w:t>only</w:t>
      </w:r>
      <w:r>
        <w:rPr>
          <w:rFonts w:ascii="Times New Roman" w:cs="Times New Roman" w:hAnsi="Times New Roman"/>
          <w:sz w:val="28"/>
          <w:szCs w:val="28"/>
        </w:rPr>
        <w:t xml:space="preserve"> </w:t>
      </w:r>
      <w:r w:rsidRPr="361758F0">
        <w:rPr>
          <w:rFonts w:ascii="Times New Roman" w:cs="Times New Roman"/>
          <w:sz w:val="28"/>
          <w:szCs w:val="28"/>
          <w:rPrChange w:id="18406" w:author="user pc" w:date="2022-03-15T10:14:00Z">
            <w:rPr/>
          </w:rPrChange>
        </w:rPr>
        <w:t>250cm</w:t>
      </w:r>
      <w:r w:rsidRPr="1D0DC1F7">
        <w:rPr>
          <w:rFonts w:ascii="Times New Roman" w:cs="Times New Roman"/>
          <w:sz w:val="28"/>
          <w:szCs w:val="28"/>
          <w:vertAlign w:val="superscript"/>
          <w:rPrChange w:id="18407" w:author="user pc" w:date="2022-03-15T10:14:00Z">
            <w:rPr>
              <w:vertAlign w:val="superscript"/>
            </w:rPr>
          </w:rPrChange>
        </w:rPr>
        <w:t>3</w:t>
      </w:r>
      <w:r>
        <w:rPr>
          <w:rFonts w:ascii="Times New Roman" w:cs="Times New Roman" w:hAnsi="Times New Roman"/>
          <w:sz w:val="28"/>
          <w:szCs w:val="28"/>
          <w:vertAlign w:val="superscript"/>
        </w:rPr>
        <w:t xml:space="preserve"> </w:t>
      </w:r>
      <w:r w:rsidRPr="F0081120">
        <w:rPr>
          <w:rFonts w:ascii="Times New Roman" w:cs="Times New Roman"/>
          <w:sz w:val="28"/>
          <w:szCs w:val="28"/>
          <w:rPrChange w:id="18408" w:author="user pc" w:date="2022-03-15T10:14:00Z">
            <w:rPr/>
          </w:rPrChange>
        </w:rPr>
        <w:t>of</w:t>
      </w:r>
      <w:r>
        <w:rPr>
          <w:rFonts w:ascii="Times New Roman" w:cs="Times New Roman" w:hAnsi="Times New Roman"/>
          <w:sz w:val="28"/>
          <w:szCs w:val="28"/>
        </w:rPr>
        <w:t xml:space="preserve"> </w:t>
      </w:r>
      <w:r w:rsidRPr="49C381CF">
        <w:rPr>
          <w:rFonts w:ascii="Times New Roman" w:cs="Times New Roman"/>
          <w:sz w:val="28"/>
          <w:szCs w:val="28"/>
          <w:rPrChange w:id="18409" w:author="user pc" w:date="2022-03-15T10:14:00Z">
            <w:rPr/>
          </w:rPrChange>
        </w:rPr>
        <w:t>solution</w:t>
      </w:r>
      <w:r>
        <w:rPr>
          <w:rFonts w:ascii="Times New Roman" w:cs="Times New Roman" w:hAnsi="Times New Roman"/>
          <w:sz w:val="28"/>
          <w:szCs w:val="28"/>
        </w:rPr>
        <w:t xml:space="preserve"> </w:t>
      </w:r>
      <w:r w:rsidRPr="F5BF991D">
        <w:rPr>
          <w:rFonts w:ascii="Times New Roman" w:cs="Times New Roman"/>
          <w:sz w:val="28"/>
          <w:szCs w:val="28"/>
          <w:rPrChange w:id="18410" w:author="user pc" w:date="2022-03-15T10:14:00Z">
            <w:rPr/>
          </w:rPrChange>
        </w:rPr>
        <w:t>you</w:t>
      </w:r>
      <w:r>
        <w:rPr>
          <w:rFonts w:ascii="Times New Roman" w:cs="Times New Roman" w:hAnsi="Times New Roman"/>
          <w:sz w:val="28"/>
          <w:szCs w:val="28"/>
        </w:rPr>
        <w:t xml:space="preserve"> </w:t>
      </w:r>
      <w:r w:rsidRPr="0BC9EF8A">
        <w:rPr>
          <w:rFonts w:ascii="Times New Roman" w:cs="Times New Roman"/>
          <w:sz w:val="28"/>
          <w:szCs w:val="28"/>
          <w:rPrChange w:id="18411" w:author="user pc" w:date="2022-03-15T10:14:00Z">
            <w:rPr/>
          </w:rPrChange>
        </w:rPr>
        <w:t>would</w:t>
      </w:r>
      <w:r>
        <w:rPr>
          <w:rFonts w:ascii="Times New Roman" w:cs="Times New Roman" w:hAnsi="Times New Roman"/>
          <w:sz w:val="28"/>
          <w:szCs w:val="28"/>
        </w:rPr>
        <w:t xml:space="preserve"> </w:t>
      </w:r>
      <w:r w:rsidRPr="0351230C">
        <w:rPr>
          <w:rFonts w:ascii="Times New Roman" w:cs="Times New Roman"/>
          <w:sz w:val="28"/>
          <w:szCs w:val="28"/>
          <w:rPrChange w:id="18412" w:author="user pc" w:date="2022-03-15T10:14:00Z">
            <w:rPr/>
          </w:rPrChange>
        </w:rPr>
        <w:t>mix</w:t>
      </w:r>
      <w:r>
        <w:rPr>
          <w:rFonts w:ascii="Times New Roman" w:cs="Times New Roman" w:hAnsi="Times New Roman"/>
          <w:sz w:val="28"/>
          <w:szCs w:val="28"/>
        </w:rPr>
        <w:t xml:space="preserve"> ¼ </w:t>
      </w:r>
      <w:r w:rsidRPr="A45AE05F">
        <w:rPr>
          <w:rFonts w:ascii="Times New Roman" w:cs="Times New Roman"/>
          <w:sz w:val="28"/>
          <w:szCs w:val="28"/>
          <w:rPrChange w:id="18413" w:author="user pc" w:date="2022-03-15T10:14:00Z">
            <w:rPr/>
          </w:rPrChange>
        </w:rPr>
        <w:t>of</w:t>
      </w:r>
      <w:r>
        <w:rPr>
          <w:rFonts w:ascii="Times New Roman" w:cs="Times New Roman" w:hAnsi="Times New Roman"/>
          <w:sz w:val="28"/>
          <w:szCs w:val="28"/>
        </w:rPr>
        <w:t xml:space="preserve"> </w:t>
      </w:r>
      <w:r w:rsidRPr="501E24F8">
        <w:rPr>
          <w:rFonts w:ascii="Times New Roman" w:cs="Times New Roman"/>
          <w:sz w:val="28"/>
          <w:szCs w:val="28"/>
          <w:rPrChange w:id="18414" w:author="user pc" w:date="2022-03-15T10:14:00Z">
            <w:rPr/>
          </w:rPrChange>
        </w:rPr>
        <w:t>the</w:t>
      </w:r>
      <w:r>
        <w:rPr>
          <w:rFonts w:ascii="Times New Roman" w:cs="Times New Roman" w:hAnsi="Times New Roman"/>
          <w:sz w:val="28"/>
          <w:szCs w:val="28"/>
        </w:rPr>
        <w:t xml:space="preserve"> </w:t>
      </w:r>
      <w:r w:rsidRPr="15EE93A2">
        <w:rPr>
          <w:rFonts w:ascii="Times New Roman" w:cs="Times New Roman"/>
          <w:sz w:val="28"/>
          <w:szCs w:val="28"/>
          <w:rPrChange w:id="18415" w:author="user pc" w:date="2022-03-15T10:14:00Z">
            <w:rPr/>
          </w:rPrChange>
        </w:rPr>
        <w:t>above</w:t>
      </w:r>
      <w:r>
        <w:rPr>
          <w:rFonts w:ascii="Times New Roman" w:cs="Times New Roman" w:hAnsi="Times New Roman"/>
          <w:sz w:val="28"/>
          <w:szCs w:val="28"/>
        </w:rPr>
        <w:t xml:space="preserve"> </w:t>
      </w:r>
      <w:r w:rsidRPr="22B66684">
        <w:rPr>
          <w:rFonts w:ascii="Times New Roman" w:cs="Times New Roman"/>
          <w:sz w:val="28"/>
          <w:szCs w:val="28"/>
          <w:rPrChange w:id="18416" w:author="user pc" w:date="2022-03-15T10:14:00Z">
            <w:rPr/>
          </w:rPrChange>
        </w:rPr>
        <w:t>quantities</w:t>
      </w:r>
      <w:r>
        <w:rPr>
          <w:rFonts w:ascii="Times New Roman" w:cs="Times New Roman" w:hAnsi="Times New Roman"/>
          <w:sz w:val="28"/>
          <w:szCs w:val="28"/>
        </w:rPr>
        <w:t xml:space="preserve"> </w:t>
      </w:r>
      <w:r w:rsidRPr="0E5B8395">
        <w:rPr>
          <w:rFonts w:ascii="Times New Roman" w:cs="Times New Roman"/>
          <w:sz w:val="28"/>
          <w:szCs w:val="28"/>
          <w:rPrChange w:id="18417" w:author="user pc" w:date="2022-03-15T10:14:00Z">
            <w:rPr/>
          </w:rPrChange>
        </w:rPr>
        <w:t>i.e.</w:t>
      </w:r>
      <w:r>
        <w:rPr>
          <w:rFonts w:ascii="Times New Roman" w:cs="Times New Roman" w:hAnsi="Times New Roman"/>
          <w:sz w:val="28"/>
          <w:szCs w:val="28"/>
        </w:rPr>
        <w:t xml:space="preserve"> </w:t>
      </w:r>
      <w:r w:rsidRPr="F3C29970">
        <w:rPr>
          <w:rFonts w:ascii="Times New Roman" w:cs="Times New Roman"/>
          <w:sz w:val="28"/>
          <w:szCs w:val="28"/>
          <w:rPrChange w:id="18418" w:author="user pc" w:date="2022-03-15T10:14:00Z">
            <w:rPr/>
          </w:rPrChange>
        </w:rPr>
        <w:t>mix</w:t>
      </w:r>
      <w:r>
        <w:rPr>
          <w:rFonts w:ascii="Times New Roman" w:cs="Times New Roman" w:hAnsi="Times New Roman"/>
          <w:sz w:val="28"/>
          <w:szCs w:val="28"/>
        </w:rPr>
        <w:t xml:space="preserve"> </w:t>
      </w:r>
      <w:r w:rsidRPr="67D71732">
        <w:rPr>
          <w:rFonts w:ascii="Times New Roman" w:cs="Times New Roman"/>
          <w:sz w:val="28"/>
          <w:szCs w:val="28"/>
          <w:rPrChange w:id="18419" w:author="user pc" w:date="2022-03-15T10:14:00Z">
            <w:rPr/>
          </w:rPrChange>
        </w:rPr>
        <w:t>62.5cm</w:t>
      </w:r>
      <w:r w:rsidRPr="A80E0BD3">
        <w:rPr>
          <w:rFonts w:ascii="Times New Roman" w:cs="Times New Roman"/>
          <w:sz w:val="28"/>
          <w:szCs w:val="28"/>
          <w:vertAlign w:val="superscript"/>
          <w:rPrChange w:id="18420" w:author="user pc" w:date="2022-03-15T10:14:00Z">
            <w:rPr>
              <w:vertAlign w:val="superscript"/>
            </w:rPr>
          </w:rPrChange>
        </w:rPr>
        <w:t>3</w:t>
      </w:r>
      <w:r>
        <w:rPr>
          <w:rFonts w:ascii="Times New Roman" w:cs="Times New Roman" w:hAnsi="Times New Roman"/>
          <w:sz w:val="28"/>
          <w:szCs w:val="28"/>
          <w:vertAlign w:val="superscript"/>
        </w:rPr>
        <w:t xml:space="preserve"> </w:t>
      </w:r>
      <w:r w:rsidRPr="97DC7DBC">
        <w:rPr>
          <w:rFonts w:ascii="Times New Roman" w:cs="Times New Roman"/>
          <w:sz w:val="28"/>
          <w:szCs w:val="28"/>
          <w:rPrChange w:id="18421" w:author="user pc" w:date="2022-03-15T10:14:00Z">
            <w:rPr/>
          </w:rPrChange>
        </w:rPr>
        <w:t>of</w:t>
      </w:r>
      <w:r>
        <w:rPr>
          <w:rFonts w:ascii="Times New Roman" w:cs="Times New Roman" w:hAnsi="Times New Roman"/>
          <w:sz w:val="28"/>
          <w:szCs w:val="28"/>
        </w:rPr>
        <w:t xml:space="preserve"> </w:t>
      </w:r>
      <w:r w:rsidRPr="36B3213A">
        <w:rPr>
          <w:rFonts w:ascii="Times New Roman" w:cs="Times New Roman"/>
          <w:sz w:val="28"/>
          <w:szCs w:val="28"/>
          <w:rPrChange w:id="18422" w:author="user pc" w:date="2022-03-15T10:14:00Z">
            <w:rPr/>
          </w:rPrChange>
        </w:rPr>
        <w:t>the</w:t>
      </w:r>
      <w:r>
        <w:rPr>
          <w:rFonts w:ascii="Times New Roman" w:cs="Times New Roman" w:hAnsi="Times New Roman"/>
          <w:sz w:val="28"/>
          <w:szCs w:val="28"/>
        </w:rPr>
        <w:t xml:space="preserve"> </w:t>
      </w:r>
      <w:r w:rsidRPr="DCFC5E19">
        <w:rPr>
          <w:rFonts w:ascii="Times New Roman" w:cs="Times New Roman"/>
          <w:sz w:val="28"/>
          <w:szCs w:val="28"/>
          <w:rPrChange w:id="18423" w:author="user pc" w:date="2022-03-15T10:14:00Z">
            <w:rPr/>
          </w:rPrChange>
        </w:rPr>
        <w:t>stock</w:t>
      </w:r>
      <w:r>
        <w:rPr>
          <w:rFonts w:ascii="Times New Roman" w:cs="Times New Roman" w:hAnsi="Times New Roman"/>
          <w:sz w:val="28"/>
          <w:szCs w:val="28"/>
        </w:rPr>
        <w:t xml:space="preserve"> </w:t>
      </w:r>
      <w:r w:rsidRPr="CDB02811">
        <w:rPr>
          <w:rFonts w:ascii="Times New Roman" w:cs="Times New Roman"/>
          <w:sz w:val="28"/>
          <w:szCs w:val="28"/>
          <w:rPrChange w:id="18424" w:author="user pc" w:date="2022-03-15T10:14:00Z">
            <w:rPr/>
          </w:rPrChange>
        </w:rPr>
        <w:t>solution</w:t>
      </w:r>
      <w:r>
        <w:rPr>
          <w:rFonts w:ascii="Times New Roman" w:cs="Times New Roman" w:hAnsi="Times New Roman"/>
          <w:sz w:val="28"/>
          <w:szCs w:val="28"/>
        </w:rPr>
        <w:t xml:space="preserve"> </w:t>
      </w:r>
      <w:r w:rsidRPr="63516748">
        <w:rPr>
          <w:rFonts w:ascii="Times New Roman" w:cs="Times New Roman"/>
          <w:sz w:val="28"/>
          <w:szCs w:val="28"/>
          <w:rPrChange w:id="18425" w:author="user pc" w:date="2022-03-15T10:14:00Z">
            <w:rPr/>
          </w:rPrChange>
        </w:rPr>
        <w:t>plus187.5cm</w:t>
      </w:r>
      <w:r w:rsidRPr="D244E2F5">
        <w:rPr>
          <w:rFonts w:ascii="Times New Roman" w:cs="Times New Roman"/>
          <w:sz w:val="28"/>
          <w:szCs w:val="28"/>
          <w:vertAlign w:val="superscript"/>
          <w:rPrChange w:id="18426" w:author="user pc" w:date="2022-03-15T10:14:00Z">
            <w:rPr>
              <w:vertAlign w:val="superscript"/>
            </w:rPr>
          </w:rPrChange>
        </w:rPr>
        <w:t>3</w:t>
      </w:r>
      <w:r>
        <w:rPr>
          <w:rFonts w:ascii="Times New Roman" w:cs="Times New Roman" w:hAnsi="Times New Roman"/>
          <w:sz w:val="28"/>
          <w:szCs w:val="28"/>
          <w:vertAlign w:val="superscript"/>
        </w:rPr>
        <w:t xml:space="preserve"> </w:t>
      </w:r>
      <w:r w:rsidRPr="2F40046F">
        <w:rPr>
          <w:rFonts w:ascii="Times New Roman" w:cs="Times New Roman"/>
          <w:sz w:val="28"/>
          <w:szCs w:val="28"/>
          <w:rPrChange w:id="18427" w:author="user pc" w:date="2022-03-15T10:14:00Z">
            <w:rPr/>
          </w:rPrChange>
        </w:rPr>
        <w:t>of</w:t>
      </w:r>
      <w:r>
        <w:rPr>
          <w:rFonts w:ascii="Times New Roman" w:cs="Times New Roman" w:hAnsi="Times New Roman"/>
          <w:sz w:val="28"/>
          <w:szCs w:val="28"/>
        </w:rPr>
        <w:t xml:space="preserve"> </w:t>
      </w:r>
      <w:r w:rsidRPr="CC0949EC">
        <w:rPr>
          <w:rFonts w:ascii="Times New Roman" w:cs="Times New Roman"/>
          <w:sz w:val="28"/>
          <w:szCs w:val="28"/>
          <w:rPrChange w:id="18428" w:author="user pc" w:date="2022-03-15T10:14:00Z">
            <w:rPr/>
          </w:rPrChange>
        </w:rPr>
        <w:t>pure</w:t>
      </w:r>
      <w:r>
        <w:rPr>
          <w:rFonts w:ascii="Times New Roman" w:cs="Times New Roman" w:hAnsi="Times New Roman"/>
          <w:sz w:val="28"/>
          <w:szCs w:val="28"/>
        </w:rPr>
        <w:t xml:space="preserve"> </w:t>
      </w:r>
      <w:r w:rsidRPr="0B4BCE4E">
        <w:rPr>
          <w:rFonts w:ascii="Times New Roman" w:cs="Times New Roman"/>
          <w:sz w:val="28"/>
          <w:szCs w:val="28"/>
          <w:rPrChange w:id="18429" w:author="user pc" w:date="2022-03-15T10:14:00Z">
            <w:rPr/>
          </w:rPrChange>
        </w:rPr>
        <w:t>water.</w:t>
      </w:r>
    </w:p>
    <w:p>
      <w:pPr>
        <w:pStyle w:val="style0"/>
        <w:rPr>
          <w:rFonts w:ascii="Times New Roman" w:cs="Times New Roman"/>
          <w:sz w:val="28"/>
          <w:szCs w:val="28"/>
          <w:rPrChange w:id="18430" w:author="user pc" w:date="2022-03-15T10:14:00Z">
            <w:rPr/>
          </w:rPrChange>
        </w:rPr>
      </w:pPr>
    </w:p>
    <w:p>
      <w:pPr>
        <w:pStyle w:val="style0"/>
        <w:rPr>
          <w:rFonts w:ascii="Times New Roman" w:cs="Times New Roman"/>
          <w:sz w:val="28"/>
          <w:szCs w:val="28"/>
          <w:rPrChange w:id="18431" w:author="user pc" w:date="2022-03-15T10:14:00Z">
            <w:rPr/>
          </w:rPrChange>
        </w:rPr>
      </w:pPr>
      <w:r w:rsidRPr="E33B16AA">
        <w:rPr>
          <w:rFonts w:ascii="Times New Roman" w:cs="Times New Roman"/>
          <w:b/>
          <w:sz w:val="28"/>
          <w:szCs w:val="28"/>
          <w:rPrChange w:id="18432" w:author="user pc" w:date="2022-03-15T10:14:00Z">
            <w:rPr>
              <w:b/>
            </w:rPr>
          </w:rPrChange>
        </w:rPr>
        <w:t>Example</w:t>
      </w:r>
      <w:r>
        <w:rPr>
          <w:rFonts w:ascii="Times New Roman" w:cs="Times New Roman" w:hAnsi="Times New Roman"/>
          <w:b/>
          <w:sz w:val="28"/>
          <w:szCs w:val="28"/>
        </w:rPr>
        <w:t xml:space="preserve"> </w:t>
      </w:r>
      <w:r w:rsidRPr="409FA935">
        <w:rPr>
          <w:rFonts w:ascii="Times New Roman" w:cs="Times New Roman"/>
          <w:b/>
          <w:sz w:val="28"/>
          <w:szCs w:val="28"/>
          <w:rPrChange w:id="18433" w:author="user pc" w:date="2022-03-15T10:14:00Z">
            <w:rPr>
              <w:b/>
            </w:rPr>
          </w:rPrChange>
        </w:rPr>
        <w:t>5:</w:t>
      </w:r>
      <w:r>
        <w:rPr>
          <w:rFonts w:ascii="Times New Roman" w:cs="Times New Roman" w:hAnsi="Times New Roman"/>
          <w:b/>
          <w:sz w:val="28"/>
          <w:szCs w:val="28"/>
        </w:rPr>
        <w:t xml:space="preserve"> </w:t>
      </w:r>
      <w:r w:rsidRPr="19D786E6">
        <w:rPr>
          <w:rFonts w:ascii="Times New Roman" w:cs="Times New Roman"/>
          <w:sz w:val="28"/>
          <w:szCs w:val="28"/>
          <w:rPrChange w:id="18434" w:author="user pc" w:date="2022-03-15T10:14:00Z">
            <w:rPr/>
          </w:rPrChange>
        </w:rPr>
        <w:t>You</w:t>
      </w:r>
      <w:r>
        <w:rPr>
          <w:rFonts w:ascii="Times New Roman" w:cs="Times New Roman" w:hAnsi="Times New Roman"/>
          <w:sz w:val="28"/>
          <w:szCs w:val="28"/>
        </w:rPr>
        <w:t xml:space="preserve"> </w:t>
      </w:r>
      <w:r w:rsidRPr="C698C5BF">
        <w:rPr>
          <w:rFonts w:ascii="Times New Roman" w:cs="Times New Roman"/>
          <w:sz w:val="28"/>
          <w:szCs w:val="28"/>
          <w:rPrChange w:id="18435" w:author="user pc" w:date="2022-03-15T10:14:00Z">
            <w:rPr/>
          </w:rPrChange>
        </w:rPr>
        <w:t>are</w:t>
      </w:r>
      <w:r>
        <w:rPr>
          <w:rFonts w:ascii="Times New Roman" w:cs="Times New Roman" w:hAnsi="Times New Roman"/>
          <w:sz w:val="28"/>
          <w:szCs w:val="28"/>
        </w:rPr>
        <w:t xml:space="preserve"> </w:t>
      </w:r>
      <w:r w:rsidRPr="71BB336E">
        <w:rPr>
          <w:rFonts w:ascii="Times New Roman" w:cs="Times New Roman"/>
          <w:sz w:val="28"/>
          <w:szCs w:val="28"/>
          <w:rPrChange w:id="18436" w:author="user pc" w:date="2022-03-15T10:14:00Z">
            <w:rPr/>
          </w:rPrChange>
        </w:rPr>
        <w:t>given</w:t>
      </w:r>
      <w:r>
        <w:rPr>
          <w:rFonts w:ascii="Times New Roman" w:cs="Times New Roman" w:hAnsi="Times New Roman"/>
          <w:sz w:val="28"/>
          <w:szCs w:val="28"/>
        </w:rPr>
        <w:t xml:space="preserve"> </w:t>
      </w:r>
      <w:r w:rsidRPr="344FC0AE">
        <w:rPr>
          <w:rFonts w:ascii="Times New Roman" w:cs="Times New Roman"/>
          <w:sz w:val="28"/>
          <w:szCs w:val="28"/>
          <w:rPrChange w:id="18437" w:author="user pc" w:date="2022-03-15T10:14:00Z">
            <w:rPr/>
          </w:rPrChange>
        </w:rPr>
        <w:t>a</w:t>
      </w:r>
      <w:r>
        <w:rPr>
          <w:rFonts w:ascii="Times New Roman" w:cs="Times New Roman" w:hAnsi="Times New Roman"/>
          <w:sz w:val="28"/>
          <w:szCs w:val="28"/>
        </w:rPr>
        <w:t xml:space="preserve"> </w:t>
      </w:r>
      <w:r w:rsidRPr="F48900B2">
        <w:rPr>
          <w:rFonts w:ascii="Times New Roman" w:cs="Times New Roman"/>
          <w:sz w:val="28"/>
          <w:szCs w:val="28"/>
          <w:rPrChange w:id="18438" w:author="user pc" w:date="2022-03-15T10:14:00Z">
            <w:rPr/>
          </w:rPrChange>
        </w:rPr>
        <w:t>stock</w:t>
      </w:r>
      <w:r>
        <w:rPr>
          <w:rFonts w:ascii="Times New Roman" w:cs="Times New Roman" w:hAnsi="Times New Roman"/>
          <w:sz w:val="28"/>
          <w:szCs w:val="28"/>
        </w:rPr>
        <w:t xml:space="preserve"> </w:t>
      </w:r>
      <w:r w:rsidRPr="A6D82394">
        <w:rPr>
          <w:rFonts w:ascii="Times New Roman" w:cs="Times New Roman"/>
          <w:sz w:val="28"/>
          <w:szCs w:val="28"/>
          <w:rPrChange w:id="18439" w:author="user pc" w:date="2022-03-15T10:14:00Z">
            <w:rPr/>
          </w:rPrChange>
        </w:rPr>
        <w:t>solution</w:t>
      </w:r>
      <w:r>
        <w:rPr>
          <w:rFonts w:ascii="Times New Roman" w:cs="Times New Roman" w:hAnsi="Times New Roman"/>
          <w:sz w:val="28"/>
          <w:szCs w:val="28"/>
        </w:rPr>
        <w:t xml:space="preserve"> </w:t>
      </w:r>
      <w:r w:rsidRPr="2120FEB9">
        <w:rPr>
          <w:rFonts w:ascii="Times New Roman" w:cs="Times New Roman"/>
          <w:sz w:val="28"/>
          <w:szCs w:val="28"/>
          <w:rPrChange w:id="18440" w:author="user pc" w:date="2022-03-15T10:14:00Z">
            <w:rPr/>
          </w:rPrChange>
        </w:rPr>
        <w:t>of</w:t>
      </w:r>
      <w:r>
        <w:rPr>
          <w:rFonts w:ascii="Times New Roman" w:cs="Times New Roman" w:hAnsi="Times New Roman"/>
          <w:sz w:val="28"/>
          <w:szCs w:val="28"/>
        </w:rPr>
        <w:t xml:space="preserve"> </w:t>
      </w:r>
      <w:r w:rsidRPr="FD8244E1">
        <w:rPr>
          <w:rFonts w:ascii="Times New Roman" w:cs="Times New Roman"/>
          <w:sz w:val="28"/>
          <w:szCs w:val="28"/>
          <w:rPrChange w:id="18441" w:author="user pc" w:date="2022-03-15T10:14:00Z">
            <w:rPr/>
          </w:rPrChange>
        </w:rPr>
        <w:t>concentrated</w:t>
      </w:r>
      <w:r>
        <w:rPr>
          <w:rFonts w:ascii="Times New Roman" w:cs="Times New Roman" w:hAnsi="Times New Roman"/>
          <w:sz w:val="28"/>
          <w:szCs w:val="28"/>
        </w:rPr>
        <w:t xml:space="preserve"> </w:t>
      </w:r>
      <w:r w:rsidRPr="162777A1">
        <w:rPr>
          <w:rFonts w:ascii="Times New Roman" w:cs="Times New Roman"/>
          <w:sz w:val="28"/>
          <w:szCs w:val="28"/>
          <w:rPrChange w:id="18442" w:author="user pc" w:date="2022-03-15T10:14:00Z">
            <w:rPr/>
          </w:rPrChange>
        </w:rPr>
        <w:t>ammonia</w:t>
      </w:r>
      <w:r>
        <w:rPr>
          <w:rFonts w:ascii="Times New Roman" w:cs="Times New Roman" w:hAnsi="Times New Roman"/>
          <w:sz w:val="28"/>
          <w:szCs w:val="28"/>
        </w:rPr>
        <w:t xml:space="preserve"> </w:t>
      </w:r>
      <w:r w:rsidRPr="76CA9DF7">
        <w:rPr>
          <w:rFonts w:ascii="Times New Roman" w:cs="Times New Roman"/>
          <w:sz w:val="28"/>
          <w:szCs w:val="28"/>
          <w:rPrChange w:id="18443" w:author="user pc" w:date="2022-03-15T10:14:00Z">
            <w:rPr/>
          </w:rPrChange>
        </w:rPr>
        <w:t>with</w:t>
      </w:r>
      <w:r>
        <w:rPr>
          <w:rFonts w:ascii="Times New Roman" w:cs="Times New Roman" w:hAnsi="Times New Roman"/>
          <w:sz w:val="28"/>
          <w:szCs w:val="28"/>
        </w:rPr>
        <w:t xml:space="preserve"> </w:t>
      </w:r>
      <w:r w:rsidRPr="7656DE33">
        <w:rPr>
          <w:rFonts w:ascii="Times New Roman" w:cs="Times New Roman"/>
          <w:sz w:val="28"/>
          <w:szCs w:val="28"/>
          <w:rPrChange w:id="18444" w:author="user pc" w:date="2022-03-15T10:14:00Z">
            <w:rPr/>
          </w:rPrChange>
        </w:rPr>
        <w:t>a</w:t>
      </w:r>
      <w:r>
        <w:rPr>
          <w:rFonts w:ascii="Times New Roman" w:cs="Times New Roman" w:hAnsi="Times New Roman"/>
          <w:sz w:val="28"/>
          <w:szCs w:val="28"/>
        </w:rPr>
        <w:t xml:space="preserve"> </w:t>
      </w:r>
      <w:r w:rsidRPr="F30D01E8">
        <w:rPr>
          <w:rFonts w:ascii="Times New Roman" w:cs="Times New Roman"/>
          <w:sz w:val="28"/>
          <w:szCs w:val="28"/>
          <w:rPrChange w:id="18445" w:author="user pc" w:date="2022-03-15T10:14:00Z">
            <w:rPr/>
          </w:rPrChange>
        </w:rPr>
        <w:t>concentration</w:t>
      </w:r>
      <w:r>
        <w:rPr>
          <w:rFonts w:ascii="Times New Roman" w:cs="Times New Roman" w:hAnsi="Times New Roman"/>
          <w:sz w:val="28"/>
          <w:szCs w:val="28"/>
        </w:rPr>
        <w:t xml:space="preserve"> </w:t>
      </w:r>
      <w:r w:rsidRPr="0B28A0C3">
        <w:rPr>
          <w:rFonts w:ascii="Times New Roman" w:cs="Times New Roman"/>
          <w:sz w:val="28"/>
          <w:szCs w:val="28"/>
          <w:rPrChange w:id="18446" w:author="user pc" w:date="2022-03-15T10:14:00Z">
            <w:rPr/>
          </w:rPrChange>
        </w:rPr>
        <w:t>of</w:t>
      </w:r>
      <w:r>
        <w:rPr>
          <w:rFonts w:ascii="Times New Roman" w:cs="Times New Roman" w:hAnsi="Times New Roman"/>
          <w:sz w:val="28"/>
          <w:szCs w:val="28"/>
        </w:rPr>
        <w:t xml:space="preserve"> </w:t>
      </w:r>
      <w:r w:rsidRPr="1D3569E0">
        <w:rPr>
          <w:rFonts w:ascii="Times New Roman" w:cs="Times New Roman"/>
          <w:sz w:val="28"/>
          <w:szCs w:val="28"/>
          <w:rPrChange w:id="18447" w:author="user pc" w:date="2022-03-15T10:14:00Z">
            <w:rPr/>
          </w:rPrChange>
        </w:rPr>
        <w:t>17.9</w:t>
      </w:r>
      <w:r>
        <w:rPr>
          <w:rFonts w:ascii="Times New Roman" w:cs="Times New Roman" w:hAnsi="Times New Roman"/>
          <w:sz w:val="28"/>
          <w:szCs w:val="28"/>
        </w:rPr>
        <w:t xml:space="preserve"> </w:t>
      </w:r>
      <w:r w:rsidRPr="2A6C24AB">
        <w:rPr>
          <w:rFonts w:ascii="Times New Roman" w:cs="Times New Roman"/>
          <w:sz w:val="28"/>
          <w:szCs w:val="28"/>
          <w:rPrChange w:id="18448" w:author="user pc" w:date="2022-03-15T10:14:00Z">
            <w:rPr/>
          </w:rPrChange>
        </w:rPr>
        <w:t>moldm</w:t>
      </w:r>
      <w:r w:rsidRPr="952BE780">
        <w:rPr>
          <w:rFonts w:ascii="Times New Roman" w:cs="Times New Roman"/>
          <w:sz w:val="28"/>
          <w:szCs w:val="28"/>
          <w:vertAlign w:val="superscript"/>
          <w:rPrChange w:id="18449" w:author="user pc" w:date="2022-03-15T10:14:00Z">
            <w:rPr>
              <w:vertAlign w:val="superscript"/>
            </w:rPr>
          </w:rPrChange>
        </w:rPr>
        <w:t xml:space="preserve">-3 </w:t>
      </w:r>
      <w:r w:rsidRPr="70830928">
        <w:rPr>
          <w:rFonts w:ascii="Times New Roman" w:cs="Times New Roman"/>
          <w:sz w:val="28"/>
          <w:szCs w:val="28"/>
          <w:rPrChange w:id="18450" w:author="user pc" w:date="2022-03-15T10:14:00Z">
            <w:rPr/>
          </w:rPrChange>
        </w:rPr>
        <w:t>(conc.</w:t>
      </w:r>
      <w:r>
        <w:rPr>
          <w:rFonts w:ascii="Times New Roman" w:cs="Times New Roman" w:hAnsi="Times New Roman"/>
          <w:sz w:val="28"/>
          <w:szCs w:val="28"/>
        </w:rPr>
        <w:t xml:space="preserve"> </w:t>
      </w:r>
      <w:r w:rsidRPr="9F5EBABD">
        <w:rPr>
          <w:rFonts w:ascii="Times New Roman" w:cs="Times New Roman"/>
          <w:sz w:val="28"/>
          <w:szCs w:val="28"/>
          <w:rPrChange w:id="18451" w:author="user pc" w:date="2022-03-15T10:14:00Z">
            <w:rPr/>
          </w:rPrChange>
        </w:rPr>
        <w:t>ammonia!</w:t>
      </w:r>
      <w:r>
        <w:rPr>
          <w:rFonts w:ascii="Times New Roman" w:cs="Times New Roman" w:hAnsi="Times New Roman"/>
          <w:sz w:val="28"/>
          <w:szCs w:val="28"/>
        </w:rPr>
        <w:t xml:space="preserve"> </w:t>
      </w:r>
      <w:r w:rsidRPr="5990D45C">
        <w:rPr>
          <w:rFonts w:ascii="Times New Roman" w:cs="Times New Roman"/>
          <w:sz w:val="28"/>
          <w:szCs w:val="28"/>
          <w:rPrChange w:id="18452" w:author="user pc" w:date="2022-03-15T10:14:00Z">
            <w:rPr/>
          </w:rPrChange>
        </w:rPr>
        <w:t>~18M).</w:t>
      </w:r>
    </w:p>
    <w:p>
      <w:pPr>
        <w:pStyle w:val="style0"/>
        <w:rPr>
          <w:rFonts w:ascii="Times New Roman" w:cs="Times New Roman"/>
          <w:sz w:val="28"/>
          <w:szCs w:val="28"/>
          <w:rPrChange w:id="18453" w:author="user pc" w:date="2022-03-15T10:14:00Z">
            <w:rPr/>
          </w:rPrChange>
        </w:rPr>
      </w:pPr>
      <w:r w:rsidRPr="B8076BC6">
        <w:rPr>
          <w:rFonts w:ascii="Times New Roman" w:cs="Times New Roman"/>
          <w:sz w:val="28"/>
          <w:szCs w:val="28"/>
          <w:rPrChange w:id="18454" w:author="user pc" w:date="2022-03-15T10:14:00Z">
            <w:rPr/>
          </w:rPrChange>
        </w:rPr>
        <w:t>(a)</w:t>
      </w:r>
      <w:r>
        <w:rPr>
          <w:rFonts w:ascii="Times New Roman" w:cs="Times New Roman" w:hAnsi="Times New Roman"/>
          <w:sz w:val="28"/>
          <w:szCs w:val="28"/>
        </w:rPr>
        <w:t xml:space="preserve"> </w:t>
      </w:r>
      <w:r w:rsidRPr="E4722C86">
        <w:rPr>
          <w:rFonts w:ascii="Times New Roman" w:cs="Times New Roman"/>
          <w:sz w:val="28"/>
          <w:szCs w:val="28"/>
          <w:rPrChange w:id="18455" w:author="user pc" w:date="2022-03-15T10:14:00Z">
            <w:rPr/>
          </w:rPrChange>
        </w:rPr>
        <w:t>What</w:t>
      </w:r>
      <w:r>
        <w:rPr>
          <w:rFonts w:ascii="Times New Roman" w:cs="Times New Roman" w:hAnsi="Times New Roman"/>
          <w:sz w:val="28"/>
          <w:szCs w:val="28"/>
        </w:rPr>
        <w:t xml:space="preserve"> </w:t>
      </w:r>
      <w:r w:rsidRPr="0E94C172">
        <w:rPr>
          <w:rFonts w:ascii="Times New Roman" w:cs="Times New Roman"/>
          <w:sz w:val="28"/>
          <w:szCs w:val="28"/>
          <w:rPrChange w:id="18456" w:author="user pc" w:date="2022-03-15T10:14:00Z">
            <w:rPr/>
          </w:rPrChange>
        </w:rPr>
        <w:t>volume</w:t>
      </w:r>
      <w:r>
        <w:rPr>
          <w:rFonts w:ascii="Times New Roman" w:cs="Times New Roman" w:hAnsi="Times New Roman"/>
          <w:sz w:val="28"/>
          <w:szCs w:val="28"/>
        </w:rPr>
        <w:t xml:space="preserve"> </w:t>
      </w:r>
      <w:r w:rsidRPr="D8FEF27E">
        <w:rPr>
          <w:rFonts w:ascii="Times New Roman" w:cs="Times New Roman"/>
          <w:sz w:val="28"/>
          <w:szCs w:val="28"/>
          <w:rPrChange w:id="18457" w:author="user pc" w:date="2022-03-15T10:14:00Z">
            <w:rPr/>
          </w:rPrChange>
        </w:rPr>
        <w:t>of</w:t>
      </w:r>
      <w:r>
        <w:rPr>
          <w:rFonts w:ascii="Times New Roman" w:cs="Times New Roman" w:hAnsi="Times New Roman"/>
          <w:sz w:val="28"/>
          <w:szCs w:val="28"/>
        </w:rPr>
        <w:t xml:space="preserve"> </w:t>
      </w:r>
      <w:r w:rsidRPr="185F01A0">
        <w:rPr>
          <w:rFonts w:ascii="Times New Roman" w:cs="Times New Roman"/>
          <w:sz w:val="28"/>
          <w:szCs w:val="28"/>
          <w:rPrChange w:id="18458" w:author="user pc" w:date="2022-03-15T10:14:00Z">
            <w:rPr/>
          </w:rPrChange>
        </w:rPr>
        <w:t>the</w:t>
      </w:r>
      <w:r>
        <w:rPr>
          <w:rFonts w:ascii="Times New Roman" w:cs="Times New Roman" w:hAnsi="Times New Roman"/>
          <w:sz w:val="28"/>
          <w:szCs w:val="28"/>
        </w:rPr>
        <w:t xml:space="preserve"> concentrated </w:t>
      </w:r>
      <w:r w:rsidRPr="79F93B0E">
        <w:rPr>
          <w:rFonts w:ascii="Times New Roman" w:cs="Times New Roman"/>
          <w:sz w:val="28"/>
          <w:szCs w:val="28"/>
          <w:rPrChange w:id="18459" w:author="user pc" w:date="2022-03-15T10:14:00Z">
            <w:rPr/>
          </w:rPrChange>
        </w:rPr>
        <w:t>ammonia</w:t>
      </w:r>
      <w:r>
        <w:rPr>
          <w:rFonts w:ascii="Times New Roman" w:cs="Times New Roman" w:hAnsi="Times New Roman"/>
          <w:sz w:val="28"/>
          <w:szCs w:val="28"/>
        </w:rPr>
        <w:t xml:space="preserve"> </w:t>
      </w:r>
      <w:r w:rsidRPr="FED7D8CC">
        <w:rPr>
          <w:rFonts w:ascii="Times New Roman" w:cs="Times New Roman"/>
          <w:sz w:val="28"/>
          <w:szCs w:val="28"/>
          <w:rPrChange w:id="18460" w:author="user pc" w:date="2022-03-15T10:14:00Z">
            <w:rPr/>
          </w:rPrChange>
        </w:rPr>
        <w:t>is</w:t>
      </w:r>
      <w:r>
        <w:rPr>
          <w:rFonts w:ascii="Times New Roman" w:cs="Times New Roman" w:hAnsi="Times New Roman"/>
          <w:sz w:val="28"/>
          <w:szCs w:val="28"/>
        </w:rPr>
        <w:t xml:space="preserve"> </w:t>
      </w:r>
      <w:r w:rsidRPr="5D4ECC62">
        <w:rPr>
          <w:rFonts w:ascii="Times New Roman" w:cs="Times New Roman"/>
          <w:sz w:val="28"/>
          <w:szCs w:val="28"/>
          <w:rPrChange w:id="18461" w:author="user pc" w:date="2022-03-15T10:14:00Z">
            <w:rPr/>
          </w:rPrChange>
        </w:rPr>
        <w:t>needed</w:t>
      </w:r>
      <w:r>
        <w:rPr>
          <w:rFonts w:ascii="Times New Roman" w:cs="Times New Roman" w:hAnsi="Times New Roman"/>
          <w:sz w:val="28"/>
          <w:szCs w:val="28"/>
        </w:rPr>
        <w:t xml:space="preserve"> </w:t>
      </w:r>
      <w:r w:rsidRPr="5EDC3025">
        <w:rPr>
          <w:rFonts w:ascii="Times New Roman" w:cs="Times New Roman"/>
          <w:sz w:val="28"/>
          <w:szCs w:val="28"/>
          <w:rPrChange w:id="18462" w:author="user pc" w:date="2022-03-15T10:14:00Z">
            <w:rPr/>
          </w:rPrChange>
        </w:rPr>
        <w:t>to</w:t>
      </w:r>
      <w:r>
        <w:rPr>
          <w:rFonts w:ascii="Times New Roman" w:cs="Times New Roman" w:hAnsi="Times New Roman"/>
          <w:sz w:val="28"/>
          <w:szCs w:val="28"/>
        </w:rPr>
        <w:t xml:space="preserve"> </w:t>
      </w:r>
      <w:r w:rsidRPr="E2935A9C">
        <w:rPr>
          <w:rFonts w:ascii="Times New Roman" w:cs="Times New Roman"/>
          <w:sz w:val="28"/>
          <w:szCs w:val="28"/>
          <w:rPrChange w:id="18463" w:author="user pc" w:date="2022-03-15T10:14:00Z">
            <w:rPr/>
          </w:rPrChange>
        </w:rPr>
        <w:t>make</w:t>
      </w:r>
      <w:r>
        <w:rPr>
          <w:rFonts w:ascii="Times New Roman" w:cs="Times New Roman" w:hAnsi="Times New Roman"/>
          <w:sz w:val="28"/>
          <w:szCs w:val="28"/>
        </w:rPr>
        <w:t xml:space="preserve"> </w:t>
      </w:r>
      <w:r w:rsidRPr="75318F02">
        <w:rPr>
          <w:rFonts w:ascii="Times New Roman" w:cs="Times New Roman"/>
          <w:sz w:val="28"/>
          <w:szCs w:val="28"/>
          <w:rPrChange w:id="18464" w:author="user pc" w:date="2022-03-15T10:14:00Z">
            <w:rPr/>
          </w:rPrChange>
        </w:rPr>
        <w:t>up</w:t>
      </w:r>
      <w:r>
        <w:rPr>
          <w:rFonts w:ascii="Times New Roman" w:cs="Times New Roman" w:hAnsi="Times New Roman"/>
          <w:sz w:val="28"/>
          <w:szCs w:val="28"/>
        </w:rPr>
        <w:t xml:space="preserve"> </w:t>
      </w:r>
      <w:r w:rsidRPr="2EF44DFA">
        <w:rPr>
          <w:rFonts w:ascii="Times New Roman" w:cs="Times New Roman"/>
          <w:sz w:val="28"/>
          <w:szCs w:val="28"/>
          <w:rPrChange w:id="18465" w:author="user pc" w:date="2022-03-15T10:14:00Z">
            <w:rPr/>
          </w:rPrChange>
        </w:rPr>
        <w:t>1dm</w:t>
      </w:r>
      <w:r w:rsidRPr="C43D39D5">
        <w:rPr>
          <w:rFonts w:ascii="Times New Roman" w:cs="Times New Roman"/>
          <w:sz w:val="28"/>
          <w:szCs w:val="28"/>
          <w:vertAlign w:val="superscript"/>
          <w:rPrChange w:id="18466" w:author="user pc" w:date="2022-03-15T10:14:00Z">
            <w:rPr>
              <w:vertAlign w:val="superscript"/>
            </w:rPr>
          </w:rPrChange>
        </w:rPr>
        <w:t xml:space="preserve">3 </w:t>
      </w:r>
      <w:r w:rsidRPr="26BE85BA">
        <w:rPr>
          <w:rFonts w:ascii="Times New Roman" w:cs="Times New Roman"/>
          <w:sz w:val="28"/>
          <w:szCs w:val="28"/>
          <w:rPrChange w:id="18467" w:author="user pc" w:date="2022-03-15T10:14:00Z">
            <w:rPr/>
          </w:rPrChange>
        </w:rPr>
        <w:t>of</w:t>
      </w:r>
      <w:r>
        <w:rPr>
          <w:rFonts w:ascii="Times New Roman" w:cs="Times New Roman" w:hAnsi="Times New Roman"/>
          <w:sz w:val="28"/>
          <w:szCs w:val="28"/>
        </w:rPr>
        <w:t xml:space="preserve"> </w:t>
      </w:r>
      <w:r w:rsidRPr="BE31BBA8">
        <w:rPr>
          <w:rFonts w:ascii="Times New Roman" w:cs="Times New Roman"/>
          <w:sz w:val="28"/>
          <w:szCs w:val="28"/>
          <w:rPrChange w:id="18468" w:author="user pc" w:date="2022-03-15T10:14:00Z">
            <w:rPr/>
          </w:rPrChange>
        </w:rPr>
        <w:t>1.0</w:t>
      </w:r>
      <w:r>
        <w:rPr>
          <w:rFonts w:ascii="Times New Roman" w:cs="Times New Roman" w:hAnsi="Times New Roman"/>
          <w:sz w:val="28"/>
          <w:szCs w:val="28"/>
        </w:rPr>
        <w:t xml:space="preserve"> </w:t>
      </w:r>
      <w:r w:rsidRPr="C684267F">
        <w:rPr>
          <w:rFonts w:ascii="Times New Roman" w:cs="Times New Roman"/>
          <w:sz w:val="28"/>
          <w:szCs w:val="28"/>
          <w:rPrChange w:id="18469" w:author="user pc" w:date="2022-03-15T10:14:00Z">
            <w:rPr/>
          </w:rPrChange>
        </w:rPr>
        <w:t>molar</w:t>
      </w:r>
      <w:r>
        <w:rPr>
          <w:rFonts w:ascii="Times New Roman" w:cs="Times New Roman" w:hAnsi="Times New Roman"/>
          <w:sz w:val="28"/>
          <w:szCs w:val="28"/>
        </w:rPr>
        <w:t xml:space="preserve"> </w:t>
      </w:r>
      <w:r w:rsidRPr="E556D52A">
        <w:rPr>
          <w:rFonts w:ascii="Times New Roman" w:cs="Times New Roman"/>
          <w:sz w:val="28"/>
          <w:szCs w:val="28"/>
          <w:rPrChange w:id="18470" w:author="user pc" w:date="2022-03-15T10:14:00Z">
            <w:rPr/>
          </w:rPrChange>
        </w:rPr>
        <w:t>ammonia</w:t>
      </w:r>
      <w:r>
        <w:rPr>
          <w:rFonts w:ascii="Times New Roman" w:cs="Times New Roman" w:hAnsi="Times New Roman"/>
          <w:sz w:val="28"/>
          <w:szCs w:val="28"/>
        </w:rPr>
        <w:t xml:space="preserve"> </w:t>
      </w:r>
      <w:r w:rsidRPr="CB3A544C">
        <w:rPr>
          <w:rFonts w:ascii="Times New Roman" w:cs="Times New Roman"/>
          <w:sz w:val="28"/>
          <w:szCs w:val="28"/>
          <w:rPrChange w:id="18471" w:author="user pc" w:date="2022-03-15T10:14:00Z">
            <w:rPr/>
          </w:rPrChange>
        </w:rPr>
        <w:t>solution?</w:t>
      </w:r>
    </w:p>
    <w:p>
      <w:pPr>
        <w:pStyle w:val="style0"/>
        <w:rPr>
          <w:rFonts w:ascii="Times New Roman" w:cs="Times New Roman"/>
          <w:sz w:val="28"/>
          <w:szCs w:val="28"/>
          <w:rPrChange w:id="18472" w:author="user pc" w:date="2022-03-15T10:14:00Z">
            <w:rPr/>
          </w:rPrChange>
        </w:rPr>
      </w:pPr>
      <w:r w:rsidRPr="E61A0B46">
        <w:rPr>
          <w:rFonts w:ascii="Times New Roman" w:cs="Times New Roman"/>
          <w:sz w:val="28"/>
          <w:szCs w:val="28"/>
          <w:rPrChange w:id="18473" w:author="user pc" w:date="2022-03-15T10:14:00Z">
            <w:rPr/>
          </w:rPrChange>
        </w:rPr>
        <w:t>(b)What</w:t>
      </w:r>
      <w:r>
        <w:rPr>
          <w:rFonts w:ascii="Times New Roman" w:cs="Times New Roman" w:hAnsi="Times New Roman"/>
          <w:sz w:val="28"/>
          <w:szCs w:val="28"/>
        </w:rPr>
        <w:t xml:space="preserve"> </w:t>
      </w:r>
      <w:r w:rsidRPr="7F96CDB5">
        <w:rPr>
          <w:rFonts w:ascii="Times New Roman" w:cs="Times New Roman"/>
          <w:sz w:val="28"/>
          <w:szCs w:val="28"/>
          <w:rPrChange w:id="18474" w:author="user pc" w:date="2022-03-15T10:14:00Z">
            <w:rPr/>
          </w:rPrChange>
        </w:rPr>
        <w:t>volume</w:t>
      </w:r>
      <w:r>
        <w:rPr>
          <w:rFonts w:ascii="Times New Roman" w:cs="Times New Roman" w:hAnsi="Times New Roman"/>
          <w:sz w:val="28"/>
          <w:szCs w:val="28"/>
        </w:rPr>
        <w:t xml:space="preserve"> </w:t>
      </w:r>
      <w:r w:rsidRPr="369CEFE3">
        <w:rPr>
          <w:rFonts w:ascii="Times New Roman" w:cs="Times New Roman"/>
          <w:sz w:val="28"/>
          <w:szCs w:val="28"/>
          <w:rPrChange w:id="18475" w:author="user pc" w:date="2022-03-15T10:14:00Z">
            <w:rPr/>
          </w:rPrChange>
        </w:rPr>
        <w:t>of</w:t>
      </w:r>
      <w:r>
        <w:rPr>
          <w:rFonts w:ascii="Times New Roman" w:cs="Times New Roman" w:hAnsi="Times New Roman"/>
          <w:sz w:val="28"/>
          <w:szCs w:val="28"/>
        </w:rPr>
        <w:t xml:space="preserve"> </w:t>
      </w:r>
      <w:r w:rsidRPr="EF2E3EDD">
        <w:rPr>
          <w:rFonts w:ascii="Times New Roman" w:cs="Times New Roman"/>
          <w:sz w:val="28"/>
          <w:szCs w:val="28"/>
          <w:rPrChange w:id="18476" w:author="user pc" w:date="2022-03-15T10:14:00Z">
            <w:rPr/>
          </w:rPrChange>
        </w:rPr>
        <w:t>conc</w:t>
      </w:r>
      <w:r>
        <w:rPr>
          <w:rFonts w:ascii="Times New Roman" w:cs="Times New Roman" w:hAnsi="Times New Roman"/>
          <w:sz w:val="28"/>
          <w:szCs w:val="28"/>
        </w:rPr>
        <w:t xml:space="preserve">entrated </w:t>
      </w:r>
      <w:r w:rsidRPr="C47C3632">
        <w:rPr>
          <w:rFonts w:ascii="Times New Roman" w:cs="Times New Roman"/>
          <w:sz w:val="28"/>
          <w:szCs w:val="28"/>
          <w:rPrChange w:id="18477" w:author="user pc" w:date="2022-03-15T10:14:00Z">
            <w:rPr/>
          </w:rPrChange>
        </w:rPr>
        <w:t>ammonia</w:t>
      </w:r>
      <w:r>
        <w:rPr>
          <w:rFonts w:ascii="Times New Roman" w:cs="Times New Roman" w:hAnsi="Times New Roman"/>
          <w:sz w:val="28"/>
          <w:szCs w:val="28"/>
        </w:rPr>
        <w:t xml:space="preserve"> </w:t>
      </w:r>
      <w:r w:rsidRPr="DDAD1386">
        <w:rPr>
          <w:rFonts w:ascii="Times New Roman" w:cs="Times New Roman"/>
          <w:sz w:val="28"/>
          <w:szCs w:val="28"/>
          <w:rPrChange w:id="18478" w:author="user pc" w:date="2022-03-15T10:14:00Z">
            <w:rPr/>
          </w:rPrChange>
        </w:rPr>
        <w:t>is</w:t>
      </w:r>
      <w:r>
        <w:rPr>
          <w:rFonts w:ascii="Times New Roman" w:cs="Times New Roman" w:hAnsi="Times New Roman"/>
          <w:sz w:val="28"/>
          <w:szCs w:val="28"/>
        </w:rPr>
        <w:t xml:space="preserve"> </w:t>
      </w:r>
      <w:r w:rsidRPr="C1527953">
        <w:rPr>
          <w:rFonts w:ascii="Times New Roman" w:cs="Times New Roman"/>
          <w:sz w:val="28"/>
          <w:szCs w:val="28"/>
          <w:rPrChange w:id="18479" w:author="user pc" w:date="2022-03-15T10:14:00Z">
            <w:rPr/>
          </w:rPrChange>
        </w:rPr>
        <w:t>needed</w:t>
      </w:r>
      <w:r>
        <w:rPr>
          <w:rFonts w:ascii="Times New Roman" w:cs="Times New Roman" w:hAnsi="Times New Roman"/>
          <w:sz w:val="28"/>
          <w:szCs w:val="28"/>
        </w:rPr>
        <w:t xml:space="preserve"> </w:t>
      </w:r>
      <w:r w:rsidRPr="F943E465">
        <w:rPr>
          <w:rFonts w:ascii="Times New Roman" w:cs="Times New Roman"/>
          <w:sz w:val="28"/>
          <w:szCs w:val="28"/>
          <w:rPrChange w:id="18480" w:author="user pc" w:date="2022-03-15T10:14:00Z">
            <w:rPr/>
          </w:rPrChange>
        </w:rPr>
        <w:t>to</w:t>
      </w:r>
      <w:r>
        <w:rPr>
          <w:rFonts w:ascii="Times New Roman" w:cs="Times New Roman" w:hAnsi="Times New Roman"/>
          <w:sz w:val="28"/>
          <w:szCs w:val="28"/>
        </w:rPr>
        <w:t xml:space="preserve"> </w:t>
      </w:r>
      <w:r w:rsidRPr="BE53D769">
        <w:rPr>
          <w:rFonts w:ascii="Times New Roman" w:cs="Times New Roman"/>
          <w:sz w:val="28"/>
          <w:szCs w:val="28"/>
          <w:rPrChange w:id="18481" w:author="user pc" w:date="2022-03-15T10:14:00Z">
            <w:rPr/>
          </w:rPrChange>
        </w:rPr>
        <w:t>make</w:t>
      </w:r>
      <w:r>
        <w:rPr>
          <w:rFonts w:ascii="Times New Roman" w:cs="Times New Roman" w:hAnsi="Times New Roman"/>
          <w:sz w:val="28"/>
          <w:szCs w:val="28"/>
        </w:rPr>
        <w:t xml:space="preserve"> </w:t>
      </w:r>
      <w:r w:rsidRPr="ECABDCD1">
        <w:rPr>
          <w:rFonts w:ascii="Times New Roman" w:cs="Times New Roman"/>
          <w:sz w:val="28"/>
          <w:szCs w:val="28"/>
          <w:rPrChange w:id="18482" w:author="user pc" w:date="2022-03-15T10:14:00Z">
            <w:rPr/>
          </w:rPrChange>
        </w:rPr>
        <w:t>5dm</w:t>
      </w:r>
      <w:r w:rsidRPr="CDB4B382">
        <w:rPr>
          <w:rFonts w:ascii="Times New Roman" w:cs="Times New Roman"/>
          <w:sz w:val="28"/>
          <w:szCs w:val="28"/>
          <w:vertAlign w:val="superscript"/>
          <w:rPrChange w:id="18483" w:author="user pc" w:date="2022-03-15T10:14:00Z">
            <w:rPr>
              <w:vertAlign w:val="superscript"/>
            </w:rPr>
          </w:rPrChange>
        </w:rPr>
        <w:t>3</w:t>
      </w:r>
      <w:r>
        <w:rPr>
          <w:rFonts w:ascii="Times New Roman" w:cs="Times New Roman" w:hAnsi="Times New Roman"/>
          <w:sz w:val="28"/>
          <w:szCs w:val="28"/>
          <w:vertAlign w:val="superscript"/>
        </w:rPr>
        <w:t xml:space="preserve"> </w:t>
      </w:r>
      <w:r w:rsidRPr="34A20A9A">
        <w:rPr>
          <w:rFonts w:ascii="Times New Roman" w:cs="Times New Roman"/>
          <w:sz w:val="28"/>
          <w:szCs w:val="28"/>
          <w:rPrChange w:id="18484" w:author="user pc" w:date="2022-03-15T10:14:00Z">
            <w:rPr/>
          </w:rPrChange>
        </w:rPr>
        <w:t>of</w:t>
      </w:r>
      <w:r>
        <w:rPr>
          <w:rFonts w:ascii="Times New Roman" w:cs="Times New Roman" w:hAnsi="Times New Roman"/>
          <w:sz w:val="28"/>
          <w:szCs w:val="28"/>
        </w:rPr>
        <w:t xml:space="preserve"> </w:t>
      </w:r>
      <w:r w:rsidRPr="440E6E49">
        <w:rPr>
          <w:rFonts w:ascii="Times New Roman" w:cs="Times New Roman"/>
          <w:sz w:val="28"/>
          <w:szCs w:val="28"/>
          <w:rPrChange w:id="18485" w:author="user pc" w:date="2022-03-15T10:14:00Z">
            <w:rPr/>
          </w:rPrChange>
        </w:rPr>
        <w:t>a</w:t>
      </w:r>
      <w:r>
        <w:rPr>
          <w:rFonts w:ascii="Times New Roman" w:cs="Times New Roman" w:hAnsi="Times New Roman"/>
          <w:sz w:val="28"/>
          <w:szCs w:val="28"/>
        </w:rPr>
        <w:t xml:space="preserve"> </w:t>
      </w:r>
      <w:r w:rsidRPr="93D5BDCD">
        <w:rPr>
          <w:rFonts w:ascii="Times New Roman" w:cs="Times New Roman"/>
          <w:sz w:val="28"/>
          <w:szCs w:val="28"/>
          <w:rPrChange w:id="18486" w:author="user pc" w:date="2022-03-15T10:14:00Z">
            <w:rPr/>
          </w:rPrChange>
        </w:rPr>
        <w:t>1.5</w:t>
      </w:r>
      <w:r>
        <w:rPr>
          <w:rFonts w:ascii="Times New Roman" w:cs="Times New Roman" w:hAnsi="Times New Roman"/>
          <w:sz w:val="28"/>
          <w:szCs w:val="28"/>
        </w:rPr>
        <w:t xml:space="preserve"> </w:t>
      </w:r>
      <w:r w:rsidRPr="12720782">
        <w:rPr>
          <w:rFonts w:ascii="Times New Roman" w:cs="Times New Roman"/>
          <w:sz w:val="28"/>
          <w:szCs w:val="28"/>
          <w:rPrChange w:id="18487" w:author="user pc" w:date="2022-03-15T10:14:00Z">
            <w:rPr/>
          </w:rPrChange>
        </w:rPr>
        <w:t>molar</w:t>
      </w:r>
      <w:r>
        <w:rPr>
          <w:rFonts w:ascii="Times New Roman" w:cs="Times New Roman" w:hAnsi="Times New Roman"/>
          <w:sz w:val="28"/>
          <w:szCs w:val="28"/>
        </w:rPr>
        <w:t xml:space="preserve"> </w:t>
      </w:r>
      <w:r w:rsidRPr="2B0735B8">
        <w:rPr>
          <w:rFonts w:ascii="Times New Roman" w:cs="Times New Roman"/>
          <w:sz w:val="28"/>
          <w:szCs w:val="28"/>
          <w:rPrChange w:id="18488" w:author="user pc" w:date="2022-03-15T10:14:00Z">
            <w:rPr/>
          </w:rPrChange>
        </w:rPr>
        <w:t>solution?</w:t>
      </w:r>
    </w:p>
    <w:p>
      <w:pPr>
        <w:pStyle w:val="style0"/>
        <w:rPr>
          <w:rFonts w:ascii="Times New Roman" w:cs="Times New Roman"/>
          <w:sz w:val="28"/>
          <w:szCs w:val="28"/>
          <w:rPrChange w:id="18489" w:author="user pc" w:date="2022-03-15T10:14:00Z">
            <w:rPr/>
          </w:rPrChange>
        </w:rPr>
      </w:pPr>
      <w:r w:rsidRPr="1B5ADADF">
        <w:rPr>
          <w:rFonts w:ascii="Times New Roman" w:cs="Times New Roman"/>
          <w:b/>
          <w:sz w:val="28"/>
          <w:szCs w:val="28"/>
          <w:rPrChange w:id="18490" w:author="user pc" w:date="2022-03-15T10:14:00Z">
            <w:rPr>
              <w:b/>
            </w:rPr>
          </w:rPrChange>
        </w:rPr>
        <w:t>Solution</w:t>
      </w:r>
    </w:p>
    <w:p>
      <w:pPr>
        <w:pStyle w:val="style179"/>
        <w:numPr>
          <w:ilvl w:val="0"/>
          <w:numId w:val="63"/>
        </w:numPr>
        <w:rPr>
          <w:rFonts w:ascii="Times New Roman" w:cs="Times New Roman"/>
          <w:sz w:val="28"/>
          <w:szCs w:val="28"/>
          <w:rPrChange w:id="18491" w:author="user pc" w:date="2022-03-15T10:14:00Z">
            <w:rPr/>
          </w:rPrChange>
        </w:rPr>
      </w:pPr>
      <w:r w:rsidRPr="341BB1D1">
        <w:rPr>
          <w:rFonts w:ascii="Times New Roman" w:cs="Times New Roman"/>
          <w:sz w:val="28"/>
          <w:szCs w:val="28"/>
          <w:rPrChange w:id="18492" w:author="user pc" w:date="2022-03-15T10:14:00Z">
            <w:rPr/>
          </w:rPrChange>
        </w:rPr>
        <w:t>Using</w:t>
      </w:r>
      <w:r>
        <w:rPr>
          <w:rFonts w:ascii="Times New Roman" w:cs="Times New Roman" w:hAnsi="Times New Roman"/>
          <w:sz w:val="28"/>
          <w:szCs w:val="28"/>
        </w:rPr>
        <w:t xml:space="preserve"> </w:t>
      </w:r>
      <w:r w:rsidRPr="C8D74F0B">
        <w:rPr>
          <w:rFonts w:ascii="Times New Roman" w:cs="Times New Roman"/>
          <w:sz w:val="28"/>
          <w:szCs w:val="28"/>
          <w:rPrChange w:id="18493" w:author="user pc" w:date="2022-03-15T10:14:00Z">
            <w:rPr/>
          </w:rPrChange>
        </w:rPr>
        <w:t>dilution</w:t>
      </w:r>
      <w:r>
        <w:rPr>
          <w:rFonts w:ascii="Times New Roman" w:cs="Times New Roman" w:hAnsi="Times New Roman"/>
          <w:sz w:val="28"/>
          <w:szCs w:val="28"/>
        </w:rPr>
        <w:t xml:space="preserve"> </w:t>
      </w:r>
      <w:r w:rsidRPr="8EB498F8">
        <w:rPr>
          <w:rFonts w:ascii="Times New Roman" w:cs="Times New Roman"/>
          <w:sz w:val="28"/>
          <w:szCs w:val="28"/>
          <w:rPrChange w:id="18494" w:author="user pc" w:date="2022-03-15T10:14:00Z">
            <w:rPr/>
          </w:rPrChange>
        </w:rPr>
        <w:t>principle:</w:t>
      </w:r>
    </w:p>
    <w:p>
      <w:pPr>
        <w:pStyle w:val="style0"/>
        <w:rPr>
          <w:rFonts w:ascii="Times New Roman" w:cs="Times New Roman"/>
          <w:sz w:val="28"/>
          <w:szCs w:val="28"/>
          <w:rPrChange w:id="18495" w:author="user pc" w:date="2022-03-15T10:14:00Z">
            <w:rPr/>
          </w:rPrChange>
        </w:rPr>
      </w:pPr>
      <w:r w:rsidRPr="D770D3D0">
        <w:rPr>
          <w:rFonts w:ascii="Times New Roman" w:cs="Times New Roman"/>
          <w:sz w:val="28"/>
          <w:szCs w:val="28"/>
          <w:rPrChange w:id="18496" w:author="user pc" w:date="2022-03-15T10:14:00Z">
            <w:rPr/>
          </w:rPrChange>
        </w:rPr>
        <w:t>C</w:t>
      </w:r>
      <w:r w:rsidRPr="419DB9D1">
        <w:rPr>
          <w:rFonts w:ascii="Times New Roman" w:cs="Times New Roman"/>
          <w:sz w:val="28"/>
          <w:szCs w:val="28"/>
          <w:vertAlign w:val="subscript"/>
          <w:rPrChange w:id="18497" w:author="user pc" w:date="2022-03-15T10:14:00Z">
            <w:rPr>
              <w:vertAlign w:val="subscript"/>
            </w:rPr>
          </w:rPrChange>
        </w:rPr>
        <w:t>1</w:t>
      </w:r>
      <w:r w:rsidRPr="1861703A">
        <w:rPr>
          <w:rFonts w:ascii="Times New Roman" w:cs="Times New Roman"/>
          <w:sz w:val="28"/>
          <w:szCs w:val="28"/>
          <w:rPrChange w:id="18498" w:author="user pc" w:date="2022-03-15T10:14:00Z">
            <w:rPr/>
          </w:rPrChange>
        </w:rPr>
        <w:t>V</w:t>
      </w:r>
      <w:r w:rsidRPr="EA5E9E23">
        <w:rPr>
          <w:rFonts w:ascii="Times New Roman" w:cs="Times New Roman"/>
          <w:sz w:val="28"/>
          <w:szCs w:val="28"/>
          <w:vertAlign w:val="subscript"/>
          <w:rPrChange w:id="18499" w:author="user pc" w:date="2022-03-15T10:14:00Z">
            <w:rPr>
              <w:vertAlign w:val="subscript"/>
            </w:rPr>
          </w:rPrChange>
        </w:rPr>
        <w:t>1</w:t>
      </w:r>
      <w:r>
        <w:rPr>
          <w:rFonts w:ascii="Times New Roman" w:cs="Times New Roman" w:hAnsi="Times New Roman"/>
          <w:sz w:val="28"/>
          <w:szCs w:val="28"/>
          <w:vertAlign w:val="subscript"/>
        </w:rPr>
        <w:t xml:space="preserve"> </w:t>
      </w:r>
      <w:r w:rsidRPr="1044C6BB">
        <w:rPr>
          <w:rFonts w:ascii="Times New Roman" w:cs="Times New Roman"/>
          <w:sz w:val="28"/>
          <w:szCs w:val="28"/>
          <w:rPrChange w:id="18500" w:author="user pc" w:date="2022-03-15T10:14:00Z">
            <w:rPr/>
          </w:rPrChange>
        </w:rPr>
        <w:t>=</w:t>
      </w:r>
      <w:r>
        <w:rPr>
          <w:rFonts w:ascii="Times New Roman" w:cs="Times New Roman" w:hAnsi="Times New Roman"/>
          <w:sz w:val="28"/>
          <w:szCs w:val="28"/>
        </w:rPr>
        <w:t xml:space="preserve"> </w:t>
      </w:r>
      <w:r w:rsidRPr="A6F920B0">
        <w:rPr>
          <w:rFonts w:ascii="Times New Roman" w:cs="Times New Roman"/>
          <w:sz w:val="28"/>
          <w:szCs w:val="28"/>
          <w:rPrChange w:id="18501" w:author="user pc" w:date="2022-03-15T10:14:00Z">
            <w:rPr/>
          </w:rPrChange>
        </w:rPr>
        <w:t>C</w:t>
      </w:r>
      <w:r w:rsidRPr="3CB8C4E1">
        <w:rPr>
          <w:rFonts w:ascii="Times New Roman" w:cs="Times New Roman"/>
          <w:sz w:val="28"/>
          <w:szCs w:val="28"/>
          <w:vertAlign w:val="subscript"/>
          <w:rPrChange w:id="18502" w:author="user pc" w:date="2022-03-15T10:14:00Z">
            <w:rPr>
              <w:vertAlign w:val="subscript"/>
            </w:rPr>
          </w:rPrChange>
        </w:rPr>
        <w:t>2</w:t>
      </w:r>
      <w:r w:rsidRPr="DBB31407">
        <w:rPr>
          <w:rFonts w:ascii="Times New Roman" w:cs="Times New Roman"/>
          <w:sz w:val="28"/>
          <w:szCs w:val="28"/>
          <w:rPrChange w:id="18503" w:author="user pc" w:date="2022-03-15T10:14:00Z">
            <w:rPr/>
          </w:rPrChange>
        </w:rPr>
        <w:t>V</w:t>
      </w:r>
      <w:r w:rsidRPr="5A5F6937">
        <w:rPr>
          <w:rFonts w:ascii="Times New Roman" w:cs="Times New Roman"/>
          <w:sz w:val="28"/>
          <w:szCs w:val="28"/>
          <w:vertAlign w:val="subscript"/>
          <w:rPrChange w:id="18504" w:author="user pc" w:date="2022-03-15T10:14:00Z">
            <w:rPr>
              <w:vertAlign w:val="subscript"/>
            </w:rPr>
          </w:rPrChange>
        </w:rPr>
        <w:t>2</w:t>
      </w:r>
    </w:p>
    <w:p>
      <w:pPr>
        <w:pStyle w:val="style0"/>
        <w:rPr>
          <w:rFonts w:ascii="Times New Roman" w:cs="Times New Roman"/>
          <w:sz w:val="28"/>
          <w:szCs w:val="28"/>
          <w:rPrChange w:id="18505" w:author="user pc" w:date="2022-03-15T10:14:00Z">
            <w:rPr/>
          </w:rPrChange>
        </w:rPr>
      </w:pPr>
      <w:r w:rsidRPr="A2A8EA60">
        <w:rPr>
          <w:rFonts w:ascii="Times New Roman" w:cs="Times New Roman"/>
          <w:sz w:val="28"/>
          <w:szCs w:val="28"/>
          <w:rPrChange w:id="18506" w:author="user pc" w:date="2022-03-15T10:14:00Z">
            <w:rPr/>
          </w:rPrChange>
        </w:rPr>
        <w:t>17.90</w:t>
      </w:r>
      <w:r>
        <w:rPr>
          <w:rFonts w:ascii="Times New Roman" w:cs="Times New Roman" w:hAnsi="Times New Roman"/>
          <w:sz w:val="28"/>
          <w:szCs w:val="28"/>
        </w:rPr>
        <w:t xml:space="preserve"> </w:t>
      </w:r>
      <w:r w:rsidRPr="91C2BBB8">
        <w:rPr>
          <w:rFonts w:ascii="Times New Roman" w:cs="Times New Roman"/>
          <w:sz w:val="28"/>
          <w:szCs w:val="28"/>
          <w:rPrChange w:id="18507" w:author="user pc" w:date="2022-03-15T10:14:00Z">
            <w:rPr/>
          </w:rPrChange>
        </w:rPr>
        <w:t>×</w:t>
      </w:r>
      <w:r>
        <w:rPr>
          <w:rFonts w:ascii="Times New Roman" w:cs="Times New Roman" w:hAnsi="Times New Roman"/>
          <w:sz w:val="28"/>
          <w:szCs w:val="28"/>
        </w:rPr>
        <w:t xml:space="preserve"> </w:t>
      </w:r>
      <w:r w:rsidRPr="F1A0FF51">
        <w:rPr>
          <w:rFonts w:ascii="Times New Roman" w:cs="Times New Roman"/>
          <w:sz w:val="28"/>
          <w:szCs w:val="28"/>
          <w:rPrChange w:id="18508" w:author="user pc" w:date="2022-03-15T10:14:00Z">
            <w:rPr/>
          </w:rPrChange>
        </w:rPr>
        <w:t>V</w:t>
      </w:r>
      <w:r w:rsidRPr="9D497DE4">
        <w:rPr>
          <w:rFonts w:ascii="Times New Roman" w:cs="Times New Roman"/>
          <w:sz w:val="28"/>
          <w:szCs w:val="28"/>
          <w:vertAlign w:val="subscript"/>
          <w:rPrChange w:id="18509" w:author="user pc" w:date="2022-03-15T10:14:00Z">
            <w:rPr>
              <w:vertAlign w:val="subscript"/>
            </w:rPr>
          </w:rPrChange>
        </w:rPr>
        <w:t>1</w:t>
      </w:r>
      <w:r>
        <w:rPr>
          <w:rFonts w:ascii="Times New Roman" w:cs="Times New Roman" w:hAnsi="Times New Roman"/>
          <w:sz w:val="28"/>
          <w:szCs w:val="28"/>
          <w:vertAlign w:val="subscript"/>
        </w:rPr>
        <w:t xml:space="preserve"> </w:t>
      </w:r>
      <w:r w:rsidRPr="31AFB4CA">
        <w:rPr>
          <w:rFonts w:ascii="Times New Roman" w:cs="Times New Roman"/>
          <w:sz w:val="28"/>
          <w:szCs w:val="28"/>
          <w:rPrChange w:id="18510" w:author="user pc" w:date="2022-03-15T10:14:00Z">
            <w:rPr/>
          </w:rPrChange>
        </w:rPr>
        <w:t>=</w:t>
      </w:r>
      <w:r>
        <w:rPr>
          <w:rFonts w:ascii="Times New Roman" w:cs="Times New Roman" w:hAnsi="Times New Roman"/>
          <w:sz w:val="28"/>
          <w:szCs w:val="28"/>
        </w:rPr>
        <w:t xml:space="preserve"> </w:t>
      </w:r>
      <w:r w:rsidRPr="115596E3">
        <w:rPr>
          <w:rFonts w:ascii="Times New Roman" w:cs="Times New Roman"/>
          <w:sz w:val="28"/>
          <w:szCs w:val="28"/>
          <w:rPrChange w:id="18511" w:author="user pc" w:date="2022-03-15T10:14:00Z">
            <w:rPr/>
          </w:rPrChange>
        </w:rPr>
        <w:t>1.0</w:t>
      </w:r>
      <w:r>
        <w:rPr>
          <w:rFonts w:ascii="Times New Roman" w:cs="Times New Roman" w:hAnsi="Times New Roman"/>
          <w:sz w:val="28"/>
          <w:szCs w:val="28"/>
        </w:rPr>
        <w:t xml:space="preserve"> </w:t>
      </w:r>
      <w:r w:rsidRPr="A823BC7B">
        <w:rPr>
          <w:rFonts w:ascii="Times New Roman" w:cs="Times New Roman"/>
          <w:sz w:val="28"/>
          <w:szCs w:val="28"/>
          <w:rPrChange w:id="18512" w:author="user pc" w:date="2022-03-15T10:14:00Z">
            <w:rPr/>
          </w:rPrChange>
        </w:rPr>
        <w:t>×</w:t>
      </w:r>
      <w:r>
        <w:rPr>
          <w:rFonts w:ascii="Times New Roman" w:cs="Times New Roman" w:hAnsi="Times New Roman"/>
          <w:sz w:val="28"/>
          <w:szCs w:val="28"/>
        </w:rPr>
        <w:t xml:space="preserve"> </w:t>
      </w:r>
      <w:r w:rsidRPr="4CA2B677">
        <w:rPr>
          <w:rFonts w:ascii="Times New Roman" w:cs="Times New Roman"/>
          <w:sz w:val="28"/>
          <w:szCs w:val="28"/>
          <w:rPrChange w:id="18513" w:author="user pc" w:date="2022-03-15T10:14:00Z">
            <w:rPr/>
          </w:rPrChange>
        </w:rPr>
        <w:t>1000</w:t>
      </w:r>
    </w:p>
    <w:p>
      <w:pPr>
        <w:pStyle w:val="style0"/>
        <w:rPr>
          <w:rFonts w:ascii="Times New Roman" w:cs="Times New Roman"/>
          <w:sz w:val="28"/>
          <w:szCs w:val="28"/>
          <w:rPrChange w:id="18514" w:author="user pc" w:date="2022-03-15T10:14:00Z">
            <w:rPr/>
          </w:rPrChange>
        </w:rPr>
      </w:pPr>
      <w:r w:rsidRPr="42C83CE9">
        <w:rPr>
          <w:rFonts w:ascii="Times New Roman" w:cs="Times New Roman"/>
          <w:sz w:val="28"/>
          <w:szCs w:val="28"/>
          <w:rPrChange w:id="18515" w:author="user pc" w:date="2022-03-15T10:14:00Z">
            <w:rPr/>
          </w:rPrChange>
        </w:rPr>
        <w:t>V</w:t>
      </w:r>
      <w:r w:rsidRPr="255D69D3">
        <w:rPr>
          <w:rFonts w:ascii="Times New Roman" w:cs="Times New Roman"/>
          <w:sz w:val="28"/>
          <w:szCs w:val="28"/>
          <w:vertAlign w:val="subscript"/>
          <w:rPrChange w:id="18516" w:author="user pc" w:date="2022-03-15T10:14:00Z">
            <w:rPr>
              <w:vertAlign w:val="subscript"/>
            </w:rPr>
          </w:rPrChange>
        </w:rPr>
        <w:t xml:space="preserve">1 </w:t>
      </w:r>
      <w:r w:rsidRPr="82B5AE48">
        <w:rPr>
          <w:rFonts w:ascii="Times New Roman" w:cs="Times New Roman"/>
          <w:sz w:val="28"/>
          <w:szCs w:val="28"/>
          <w:rPrChange w:id="18517" w:author="user pc" w:date="2022-03-15T10:14:00Z">
            <w:rPr/>
          </w:rPrChange>
        </w:rPr>
        <w:t>=</w:t>
      </w:r>
      <w:r>
        <w:rPr>
          <w:rFonts w:ascii="Times New Roman" w:cs="Times New Roman" w:hAnsi="Times New Roman"/>
          <w:sz w:val="28"/>
          <w:szCs w:val="28"/>
        </w:rPr>
        <w:t xml:space="preserve"> </w:t>
      </w:r>
      <w:r w:rsidRPr="91CEB7D7">
        <w:rPr>
          <w:rFonts w:ascii="Times New Roman" w:cs="Times New Roman"/>
          <w:sz w:val="28"/>
          <w:szCs w:val="28"/>
          <w:rPrChange w:id="18518" w:author="user pc" w:date="2022-03-15T10:14:00Z">
            <w:rPr/>
          </w:rPrChange>
        </w:rPr>
        <w:t>1.0</w:t>
      </w:r>
      <w:r>
        <w:rPr>
          <w:rFonts w:ascii="Times New Roman" w:cs="Times New Roman" w:hAnsi="Times New Roman"/>
          <w:sz w:val="28"/>
          <w:szCs w:val="28"/>
        </w:rPr>
        <w:t xml:space="preserve"> </w:t>
      </w:r>
      <w:r w:rsidRPr="0ACA78F6">
        <w:rPr>
          <w:rFonts w:ascii="Times New Roman" w:cs="Times New Roman"/>
          <w:sz w:val="28"/>
          <w:szCs w:val="28"/>
          <w:rPrChange w:id="18519" w:author="user pc" w:date="2022-03-15T10:14:00Z">
            <w:rPr/>
          </w:rPrChange>
        </w:rPr>
        <w:t>×</w:t>
      </w:r>
      <w:r>
        <w:rPr>
          <w:rFonts w:ascii="Times New Roman" w:cs="Times New Roman" w:hAnsi="Times New Roman"/>
          <w:sz w:val="28"/>
          <w:szCs w:val="28"/>
        </w:rPr>
        <w:t xml:space="preserve"> </w:t>
      </w:r>
      <w:r w:rsidRPr="C3BEACAB">
        <w:rPr>
          <w:rFonts w:ascii="Times New Roman" w:cs="Times New Roman"/>
          <w:sz w:val="28"/>
          <w:szCs w:val="28"/>
          <w:rPrChange w:id="18520" w:author="user pc" w:date="2022-03-15T10:14:00Z">
            <w:rPr/>
          </w:rPrChange>
        </w:rPr>
        <w:t>1000/17.9</w:t>
      </w:r>
      <w:r>
        <w:rPr>
          <w:rFonts w:ascii="Times New Roman" w:cs="Times New Roman" w:hAnsi="Times New Roman"/>
          <w:sz w:val="28"/>
          <w:szCs w:val="28"/>
        </w:rPr>
        <w:t xml:space="preserve"> </w:t>
      </w:r>
      <w:r w:rsidRPr="E3C3E8CB">
        <w:rPr>
          <w:rFonts w:ascii="Times New Roman" w:cs="Times New Roman"/>
          <w:sz w:val="28"/>
          <w:szCs w:val="28"/>
          <w:rPrChange w:id="18521" w:author="user pc" w:date="2022-03-15T10:14:00Z">
            <w:rPr/>
          </w:rPrChange>
        </w:rPr>
        <w:t>=</w:t>
      </w:r>
      <w:r>
        <w:rPr>
          <w:rFonts w:ascii="Times New Roman" w:cs="Times New Roman" w:hAnsi="Times New Roman"/>
          <w:sz w:val="28"/>
          <w:szCs w:val="28"/>
        </w:rPr>
        <w:t xml:space="preserve"> </w:t>
      </w:r>
      <w:r w:rsidRPr="78E58FB9">
        <w:rPr>
          <w:rFonts w:ascii="Times New Roman" w:cs="Times New Roman"/>
          <w:sz w:val="28"/>
          <w:szCs w:val="28"/>
          <w:rPrChange w:id="18522" w:author="user pc" w:date="2022-03-15T10:14:00Z">
            <w:rPr/>
          </w:rPrChange>
        </w:rPr>
        <w:t>55.86</w:t>
      </w:r>
    </w:p>
    <w:p>
      <w:pPr>
        <w:pStyle w:val="style0"/>
        <w:rPr>
          <w:rFonts w:ascii="Times New Roman" w:cs="Times New Roman"/>
          <w:sz w:val="28"/>
          <w:szCs w:val="28"/>
          <w:rPrChange w:id="18523" w:author="user pc" w:date="2022-03-15T10:14:00Z">
            <w:rPr/>
          </w:rPrChange>
        </w:rPr>
      </w:pPr>
      <w:r w:rsidRPr="DE21B145">
        <w:rPr>
          <w:rFonts w:ascii="Times New Roman" w:cs="Times New Roman"/>
          <w:sz w:val="28"/>
          <w:szCs w:val="28"/>
          <w:rPrChange w:id="18524" w:author="user pc" w:date="2022-03-15T10:14:00Z">
            <w:rPr/>
          </w:rPrChange>
        </w:rPr>
        <w:t>V</w:t>
      </w:r>
      <w:r w:rsidRPr="88E7D0F1">
        <w:rPr>
          <w:rFonts w:ascii="Times New Roman" w:cs="Times New Roman"/>
          <w:sz w:val="28"/>
          <w:szCs w:val="28"/>
          <w:vertAlign w:val="subscript"/>
          <w:rPrChange w:id="18525" w:author="user pc" w:date="2022-03-15T10:14:00Z">
            <w:rPr>
              <w:vertAlign w:val="subscript"/>
            </w:rPr>
          </w:rPrChange>
        </w:rPr>
        <w:t xml:space="preserve">1 </w:t>
      </w:r>
      <w:r w:rsidRPr="0435118F">
        <w:rPr>
          <w:rFonts w:ascii="Times New Roman" w:cs="Times New Roman"/>
          <w:sz w:val="28"/>
          <w:szCs w:val="28"/>
          <w:rPrChange w:id="18526" w:author="user pc" w:date="2022-03-15T10:14:00Z">
            <w:rPr/>
          </w:rPrChange>
        </w:rPr>
        <w:t>=</w:t>
      </w:r>
      <w:r>
        <w:rPr>
          <w:rFonts w:ascii="Times New Roman" w:cs="Times New Roman" w:hAnsi="Times New Roman"/>
          <w:sz w:val="28"/>
          <w:szCs w:val="28"/>
        </w:rPr>
        <w:t xml:space="preserve"> </w:t>
      </w:r>
      <w:r w:rsidRPr="F44B47F7">
        <w:rPr>
          <w:rFonts w:ascii="Times New Roman" w:cs="Times New Roman"/>
          <w:sz w:val="28"/>
          <w:szCs w:val="28"/>
          <w:rPrChange w:id="18527" w:author="user pc" w:date="2022-03-15T10:14:00Z">
            <w:rPr/>
          </w:rPrChange>
        </w:rPr>
        <w:t>55.9</w:t>
      </w:r>
      <w:r>
        <w:rPr>
          <w:rFonts w:ascii="Times New Roman" w:cs="Times New Roman" w:hAnsi="Times New Roman"/>
          <w:sz w:val="28"/>
          <w:szCs w:val="28"/>
        </w:rPr>
        <w:t xml:space="preserve"> </w:t>
      </w:r>
      <w:r w:rsidRPr="7B323DDE">
        <w:rPr>
          <w:rFonts w:ascii="Times New Roman" w:cs="Times New Roman"/>
          <w:sz w:val="28"/>
          <w:szCs w:val="28"/>
          <w:rPrChange w:id="18528" w:author="user pc" w:date="2022-03-15T10:14:00Z">
            <w:rPr/>
          </w:rPrChange>
        </w:rPr>
        <w:t>cm</w:t>
      </w:r>
      <w:r w:rsidRPr="7C2A69E1">
        <w:rPr>
          <w:rFonts w:ascii="Times New Roman" w:cs="Times New Roman"/>
          <w:sz w:val="28"/>
          <w:szCs w:val="28"/>
          <w:vertAlign w:val="superscript"/>
          <w:rPrChange w:id="18529" w:author="user pc" w:date="2022-03-15T10:14:00Z">
            <w:rPr>
              <w:vertAlign w:val="superscript"/>
            </w:rPr>
          </w:rPrChange>
        </w:rPr>
        <w:t>3</w:t>
      </w:r>
    </w:p>
    <w:p>
      <w:pPr>
        <w:pStyle w:val="style0"/>
        <w:rPr>
          <w:rFonts w:ascii="Times New Roman" w:cs="Times New Roman" w:hAnsi="Times New Roman"/>
          <w:sz w:val="28"/>
          <w:szCs w:val="28"/>
        </w:rPr>
      </w:pPr>
    </w:p>
    <w:p>
      <w:pPr>
        <w:pStyle w:val="style0"/>
        <w:rPr>
          <w:rFonts w:ascii="Times New Roman" w:cs="Times New Roman"/>
          <w:sz w:val="28"/>
          <w:szCs w:val="28"/>
          <w:rPrChange w:id="18530" w:author="user pc" w:date="2022-03-15T10:14:00Z">
            <w:rPr/>
          </w:rPrChange>
        </w:rPr>
      </w:pPr>
      <w:r w:rsidRPr="26CDF462">
        <w:rPr>
          <w:rFonts w:ascii="Times New Roman" w:cs="Times New Roman"/>
          <w:sz w:val="28"/>
          <w:szCs w:val="28"/>
          <w:rPrChange w:id="18531" w:author="user pc" w:date="2022-03-15T10:14:00Z">
            <w:rPr/>
          </w:rPrChange>
        </w:rPr>
        <w:t>b)</w:t>
      </w:r>
      <w:r>
        <w:rPr>
          <w:rFonts w:ascii="Times New Roman" w:cs="Times New Roman" w:hAnsi="Times New Roman"/>
          <w:sz w:val="28"/>
          <w:szCs w:val="28"/>
        </w:rPr>
        <w:t xml:space="preserve"> </w:t>
      </w:r>
      <w:r w:rsidRPr="6F1571ED">
        <w:rPr>
          <w:rFonts w:ascii="Times New Roman" w:cs="Times New Roman"/>
          <w:sz w:val="28"/>
          <w:szCs w:val="28"/>
          <w:rPrChange w:id="18532" w:author="user pc" w:date="2022-03-15T10:14:00Z">
            <w:rPr/>
          </w:rPrChange>
        </w:rPr>
        <w:t>C</w:t>
      </w:r>
      <w:r w:rsidRPr="0D76D6E7">
        <w:rPr>
          <w:rFonts w:ascii="Times New Roman" w:cs="Times New Roman"/>
          <w:sz w:val="28"/>
          <w:szCs w:val="28"/>
          <w:vertAlign w:val="subscript"/>
          <w:rPrChange w:id="18533" w:author="user pc" w:date="2022-03-15T10:14:00Z">
            <w:rPr>
              <w:vertAlign w:val="subscript"/>
            </w:rPr>
          </w:rPrChange>
        </w:rPr>
        <w:t>1</w:t>
      </w:r>
      <w:r w:rsidRPr="CD68A25F">
        <w:rPr>
          <w:rFonts w:ascii="Times New Roman" w:cs="Times New Roman"/>
          <w:sz w:val="28"/>
          <w:szCs w:val="28"/>
          <w:rPrChange w:id="18534" w:author="user pc" w:date="2022-03-15T10:14:00Z">
            <w:rPr/>
          </w:rPrChange>
        </w:rPr>
        <w:t>V</w:t>
      </w:r>
      <w:r w:rsidRPr="89E736AD">
        <w:rPr>
          <w:rFonts w:ascii="Times New Roman" w:cs="Times New Roman"/>
          <w:sz w:val="28"/>
          <w:szCs w:val="28"/>
          <w:vertAlign w:val="subscript"/>
          <w:rPrChange w:id="18535" w:author="user pc" w:date="2022-03-15T10:14:00Z">
            <w:rPr>
              <w:vertAlign w:val="subscript"/>
            </w:rPr>
          </w:rPrChange>
        </w:rPr>
        <w:t>1</w:t>
      </w:r>
      <w:r>
        <w:rPr>
          <w:rFonts w:ascii="Times New Roman" w:cs="Times New Roman" w:hAnsi="Times New Roman"/>
          <w:sz w:val="28"/>
          <w:szCs w:val="28"/>
          <w:vertAlign w:val="subscript"/>
        </w:rPr>
        <w:t xml:space="preserve"> </w:t>
      </w:r>
      <w:r w:rsidRPr="5337B5AC">
        <w:rPr>
          <w:rFonts w:ascii="Times New Roman" w:cs="Times New Roman"/>
          <w:sz w:val="28"/>
          <w:szCs w:val="28"/>
          <w:rPrChange w:id="18536" w:author="user pc" w:date="2022-03-15T10:14:00Z">
            <w:rPr/>
          </w:rPrChange>
        </w:rPr>
        <w:t>=</w:t>
      </w:r>
      <w:r>
        <w:rPr>
          <w:rFonts w:ascii="Times New Roman" w:cs="Times New Roman" w:hAnsi="Times New Roman"/>
          <w:sz w:val="28"/>
          <w:szCs w:val="28"/>
        </w:rPr>
        <w:t xml:space="preserve"> </w:t>
      </w:r>
      <w:r w:rsidRPr="A029EEAC">
        <w:rPr>
          <w:rFonts w:ascii="Times New Roman" w:cs="Times New Roman"/>
          <w:sz w:val="28"/>
          <w:szCs w:val="28"/>
          <w:rPrChange w:id="18537" w:author="user pc" w:date="2022-03-15T10:14:00Z">
            <w:rPr/>
          </w:rPrChange>
        </w:rPr>
        <w:t>C</w:t>
      </w:r>
      <w:r w:rsidRPr="DA3540AB">
        <w:rPr>
          <w:rFonts w:ascii="Times New Roman" w:cs="Times New Roman"/>
          <w:sz w:val="28"/>
          <w:szCs w:val="28"/>
          <w:vertAlign w:val="subscript"/>
          <w:rPrChange w:id="18538" w:author="user pc" w:date="2022-03-15T10:14:00Z">
            <w:rPr>
              <w:vertAlign w:val="subscript"/>
            </w:rPr>
          </w:rPrChange>
        </w:rPr>
        <w:t>2</w:t>
      </w:r>
      <w:r w:rsidRPr="C2B12BDD">
        <w:rPr>
          <w:rFonts w:ascii="Times New Roman" w:cs="Times New Roman"/>
          <w:sz w:val="28"/>
          <w:szCs w:val="28"/>
          <w:rPrChange w:id="18539" w:author="user pc" w:date="2022-03-15T10:14:00Z">
            <w:rPr/>
          </w:rPrChange>
        </w:rPr>
        <w:t>V</w:t>
      </w:r>
      <w:r w:rsidRPr="ED8B9DD7">
        <w:rPr>
          <w:rFonts w:ascii="Times New Roman" w:cs="Times New Roman"/>
          <w:sz w:val="28"/>
          <w:szCs w:val="28"/>
          <w:vertAlign w:val="subscript"/>
          <w:rPrChange w:id="18540" w:author="user pc" w:date="2022-03-15T10:14:00Z">
            <w:rPr>
              <w:vertAlign w:val="subscript"/>
            </w:rPr>
          </w:rPrChange>
        </w:rPr>
        <w:t>2</w:t>
      </w:r>
    </w:p>
    <w:p>
      <w:pPr>
        <w:pStyle w:val="style0"/>
        <w:rPr>
          <w:rFonts w:ascii="Times New Roman" w:cs="Times New Roman"/>
          <w:sz w:val="28"/>
          <w:szCs w:val="28"/>
          <w:rPrChange w:id="18541" w:author="user pc" w:date="2022-03-15T10:14:00Z">
            <w:rPr/>
          </w:rPrChange>
        </w:rPr>
      </w:pPr>
      <w:r w:rsidRPr="808F2017">
        <w:rPr>
          <w:rFonts w:ascii="Times New Roman" w:cs="Times New Roman"/>
          <w:sz w:val="28"/>
          <w:szCs w:val="28"/>
          <w:rPrChange w:id="18542" w:author="user pc" w:date="2022-03-15T10:14:00Z">
            <w:rPr/>
          </w:rPrChange>
        </w:rPr>
        <w:t>17.9</w:t>
      </w:r>
      <w:r>
        <w:rPr>
          <w:rFonts w:ascii="Times New Roman" w:cs="Times New Roman" w:hAnsi="Times New Roman"/>
          <w:sz w:val="28"/>
          <w:szCs w:val="28"/>
        </w:rPr>
        <w:t xml:space="preserve"> </w:t>
      </w:r>
      <w:r w:rsidRPr="0BA32B79">
        <w:rPr>
          <w:rFonts w:ascii="Times New Roman" w:cs="Times New Roman"/>
          <w:sz w:val="28"/>
          <w:szCs w:val="28"/>
          <w:rPrChange w:id="18543" w:author="user pc" w:date="2022-03-15T10:14:00Z">
            <w:rPr/>
          </w:rPrChange>
        </w:rPr>
        <w:t>×</w:t>
      </w:r>
      <w:r>
        <w:rPr>
          <w:rFonts w:ascii="Times New Roman" w:cs="Times New Roman" w:hAnsi="Times New Roman"/>
          <w:sz w:val="28"/>
          <w:szCs w:val="28"/>
        </w:rPr>
        <w:t xml:space="preserve"> </w:t>
      </w:r>
      <w:r w:rsidRPr="A3ECC7B3">
        <w:rPr>
          <w:rFonts w:ascii="Times New Roman" w:cs="Times New Roman"/>
          <w:sz w:val="28"/>
          <w:szCs w:val="28"/>
          <w:rPrChange w:id="18544" w:author="user pc" w:date="2022-03-15T10:14:00Z">
            <w:rPr/>
          </w:rPrChange>
        </w:rPr>
        <w:t>V</w:t>
      </w:r>
      <w:r w:rsidRPr="FA609BD3">
        <w:rPr>
          <w:rFonts w:ascii="Times New Roman" w:cs="Times New Roman"/>
          <w:sz w:val="28"/>
          <w:szCs w:val="28"/>
          <w:vertAlign w:val="subscript"/>
          <w:rPrChange w:id="18545" w:author="user pc" w:date="2022-03-15T10:14:00Z">
            <w:rPr>
              <w:vertAlign w:val="subscript"/>
            </w:rPr>
          </w:rPrChange>
        </w:rPr>
        <w:t xml:space="preserve">1 </w:t>
      </w:r>
      <w:r w:rsidRPr="1C5FF417">
        <w:rPr>
          <w:rFonts w:ascii="Times New Roman" w:cs="Times New Roman"/>
          <w:sz w:val="28"/>
          <w:szCs w:val="28"/>
          <w:rPrChange w:id="18546" w:author="user pc" w:date="2022-03-15T10:14:00Z">
            <w:rPr/>
          </w:rPrChange>
        </w:rPr>
        <w:t>=1.5</w:t>
      </w:r>
      <w:r>
        <w:rPr>
          <w:rFonts w:ascii="Times New Roman" w:cs="Times New Roman" w:hAnsi="Times New Roman"/>
          <w:sz w:val="28"/>
          <w:szCs w:val="28"/>
        </w:rPr>
        <w:t xml:space="preserve"> </w:t>
      </w:r>
      <w:r w:rsidRPr="0612665B">
        <w:rPr>
          <w:rFonts w:ascii="Times New Roman" w:cs="Times New Roman"/>
          <w:sz w:val="28"/>
          <w:szCs w:val="28"/>
          <w:rPrChange w:id="18547" w:author="user pc" w:date="2022-03-15T10:14:00Z">
            <w:rPr/>
          </w:rPrChange>
        </w:rPr>
        <w:t>×</w:t>
      </w:r>
      <w:r>
        <w:rPr>
          <w:rFonts w:ascii="Times New Roman" w:cs="Times New Roman" w:hAnsi="Times New Roman"/>
          <w:sz w:val="28"/>
          <w:szCs w:val="28"/>
        </w:rPr>
        <w:t xml:space="preserve"> </w:t>
      </w:r>
      <w:r w:rsidRPr="8205F151">
        <w:rPr>
          <w:rFonts w:ascii="Times New Roman" w:cs="Times New Roman"/>
          <w:sz w:val="28"/>
          <w:szCs w:val="28"/>
          <w:rPrChange w:id="18548" w:author="user pc" w:date="2022-03-15T10:14:00Z">
            <w:rPr/>
          </w:rPrChange>
        </w:rPr>
        <w:t>5</w:t>
      </w:r>
    </w:p>
    <w:p>
      <w:pPr>
        <w:pStyle w:val="style0"/>
        <w:rPr>
          <w:rFonts w:ascii="Times New Roman" w:cs="Times New Roman"/>
          <w:sz w:val="28"/>
          <w:szCs w:val="28"/>
          <w:rPrChange w:id="18549" w:author="user pc" w:date="2022-03-15T10:14:00Z">
            <w:rPr/>
          </w:rPrChange>
        </w:rPr>
      </w:pPr>
      <w:r w:rsidRPr="0C65DE6A">
        <w:rPr>
          <w:rFonts w:ascii="Times New Roman" w:cs="Times New Roman"/>
          <w:sz w:val="28"/>
          <w:szCs w:val="28"/>
          <w:rPrChange w:id="18550" w:author="user pc" w:date="2022-03-15T10:14:00Z">
            <w:rPr/>
          </w:rPrChange>
        </w:rPr>
        <w:t>V</w:t>
      </w:r>
      <w:r w:rsidRPr="371D1EC9">
        <w:rPr>
          <w:rFonts w:ascii="Times New Roman" w:cs="Times New Roman"/>
          <w:sz w:val="28"/>
          <w:szCs w:val="28"/>
          <w:vertAlign w:val="subscript"/>
          <w:rPrChange w:id="18551" w:author="user pc" w:date="2022-03-15T10:14:00Z">
            <w:rPr>
              <w:vertAlign w:val="subscript"/>
            </w:rPr>
          </w:rPrChange>
        </w:rPr>
        <w:t xml:space="preserve">1 </w:t>
      </w:r>
      <w:r w:rsidRPr="C849D213">
        <w:rPr>
          <w:rFonts w:ascii="Times New Roman" w:cs="Times New Roman"/>
          <w:sz w:val="28"/>
          <w:szCs w:val="28"/>
          <w:rPrChange w:id="18552" w:author="user pc" w:date="2022-03-15T10:14:00Z">
            <w:rPr/>
          </w:rPrChange>
        </w:rPr>
        <w:t>=</w:t>
      </w:r>
      <w:r>
        <w:rPr>
          <w:rFonts w:ascii="Times New Roman" w:cs="Times New Roman" w:hAnsi="Times New Roman"/>
          <w:sz w:val="28"/>
          <w:szCs w:val="28"/>
        </w:rPr>
        <w:t xml:space="preserve"> </w:t>
      </w:r>
      <w:r w:rsidRPr="8B69C831">
        <w:rPr>
          <w:rFonts w:ascii="Times New Roman" w:cs="Times New Roman"/>
          <w:sz w:val="28"/>
          <w:szCs w:val="28"/>
          <w:rPrChange w:id="18553" w:author="user pc" w:date="2022-03-15T10:14:00Z">
            <w:rPr/>
          </w:rPrChange>
        </w:rPr>
        <w:t>1.5</w:t>
      </w:r>
      <w:r>
        <w:rPr>
          <w:rFonts w:ascii="Times New Roman" w:cs="Times New Roman" w:hAnsi="Times New Roman"/>
          <w:sz w:val="28"/>
          <w:szCs w:val="28"/>
        </w:rPr>
        <w:t xml:space="preserve"> </w:t>
      </w:r>
      <w:r w:rsidRPr="10396537">
        <w:rPr>
          <w:rFonts w:ascii="Times New Roman" w:cs="Times New Roman"/>
          <w:sz w:val="28"/>
          <w:szCs w:val="28"/>
          <w:rPrChange w:id="18554" w:author="user pc" w:date="2022-03-15T10:14:00Z">
            <w:rPr/>
          </w:rPrChange>
        </w:rPr>
        <w:t>×</w:t>
      </w:r>
      <w:r>
        <w:rPr>
          <w:rFonts w:ascii="Times New Roman" w:cs="Times New Roman" w:hAnsi="Times New Roman"/>
          <w:sz w:val="28"/>
          <w:szCs w:val="28"/>
        </w:rPr>
        <w:t xml:space="preserve"> </w:t>
      </w:r>
      <w:r w:rsidRPr="8C88CDC7">
        <w:rPr>
          <w:rFonts w:ascii="Times New Roman" w:cs="Times New Roman"/>
          <w:sz w:val="28"/>
          <w:szCs w:val="28"/>
          <w:rPrChange w:id="18555" w:author="user pc" w:date="2022-03-15T10:14:00Z">
            <w:rPr/>
          </w:rPrChange>
        </w:rPr>
        <w:t>5/17.9</w:t>
      </w:r>
    </w:p>
    <w:p>
      <w:pPr>
        <w:pStyle w:val="style0"/>
        <w:rPr>
          <w:rFonts w:ascii="Times New Roman" w:cs="Times New Roman"/>
          <w:sz w:val="28"/>
          <w:szCs w:val="28"/>
          <w:rPrChange w:id="18556" w:author="user pc" w:date="2022-03-15T10:14:00Z">
            <w:rPr/>
          </w:rPrChange>
        </w:rPr>
      </w:pPr>
      <w:r w:rsidRPr="A8DD40BC">
        <w:rPr>
          <w:rFonts w:ascii="Times New Roman" w:cs="Times New Roman"/>
          <w:sz w:val="28"/>
          <w:szCs w:val="28"/>
          <w:rPrChange w:id="18557" w:author="user pc" w:date="2022-03-15T10:14:00Z">
            <w:rPr/>
          </w:rPrChange>
        </w:rPr>
        <w:t>V</w:t>
      </w:r>
      <w:r w:rsidRPr="C73A2772">
        <w:rPr>
          <w:rFonts w:ascii="Times New Roman" w:cs="Times New Roman"/>
          <w:sz w:val="28"/>
          <w:szCs w:val="28"/>
          <w:vertAlign w:val="subscript"/>
          <w:rPrChange w:id="18558" w:author="user pc" w:date="2022-03-15T10:14:00Z">
            <w:rPr>
              <w:vertAlign w:val="subscript"/>
            </w:rPr>
          </w:rPrChange>
        </w:rPr>
        <w:t>1</w:t>
      </w:r>
      <w:r w:rsidRPr="15CCC9A6">
        <w:rPr>
          <w:rFonts w:ascii="Times New Roman" w:cs="Times New Roman"/>
          <w:sz w:val="28"/>
          <w:szCs w:val="28"/>
          <w:rPrChange w:id="18559" w:author="user pc" w:date="2022-03-15T10:14:00Z">
            <w:rPr/>
          </w:rPrChange>
        </w:rPr>
        <w:t>=</w:t>
      </w:r>
      <w:r>
        <w:rPr>
          <w:rFonts w:ascii="Times New Roman" w:cs="Times New Roman" w:hAnsi="Times New Roman"/>
          <w:sz w:val="28"/>
          <w:szCs w:val="28"/>
        </w:rPr>
        <w:t xml:space="preserve"> </w:t>
      </w:r>
      <w:r w:rsidRPr="EA7329F2">
        <w:rPr>
          <w:rFonts w:ascii="Times New Roman" w:cs="Times New Roman"/>
          <w:sz w:val="28"/>
          <w:szCs w:val="28"/>
          <w:rPrChange w:id="18560" w:author="user pc" w:date="2022-03-15T10:14:00Z">
            <w:rPr/>
          </w:rPrChange>
        </w:rPr>
        <w:t>0.4189</w:t>
      </w:r>
      <w:r>
        <w:rPr>
          <w:rFonts w:ascii="Times New Roman" w:cs="Times New Roman" w:hAnsi="Times New Roman"/>
          <w:sz w:val="28"/>
          <w:szCs w:val="28"/>
        </w:rPr>
        <w:t xml:space="preserve"> </w:t>
      </w:r>
      <w:r w:rsidRPr="39368F53">
        <w:rPr>
          <w:rFonts w:ascii="Times New Roman" w:cs="Times New Roman"/>
          <w:sz w:val="28"/>
          <w:szCs w:val="28"/>
          <w:rPrChange w:id="18561" w:author="user pc" w:date="2022-03-15T10:14:00Z">
            <w:rPr/>
          </w:rPrChange>
        </w:rPr>
        <w:t>~</w:t>
      </w:r>
      <w:r>
        <w:rPr>
          <w:rFonts w:ascii="Times New Roman" w:cs="Times New Roman" w:hAnsi="Times New Roman"/>
          <w:sz w:val="28"/>
          <w:szCs w:val="28"/>
        </w:rPr>
        <w:t xml:space="preserve"> </w:t>
      </w:r>
      <w:r w:rsidRPr="7267F384">
        <w:rPr>
          <w:rFonts w:ascii="Times New Roman" w:cs="Times New Roman"/>
          <w:sz w:val="28"/>
          <w:szCs w:val="28"/>
          <w:rPrChange w:id="18562" w:author="user pc" w:date="2022-03-15T10:14:00Z">
            <w:rPr/>
          </w:rPrChange>
        </w:rPr>
        <w:t>0.419</w:t>
      </w:r>
      <w:r>
        <w:rPr>
          <w:rFonts w:ascii="Times New Roman" w:cs="Times New Roman" w:hAnsi="Times New Roman"/>
          <w:sz w:val="28"/>
          <w:szCs w:val="28"/>
        </w:rPr>
        <w:t xml:space="preserve"> </w:t>
      </w:r>
      <w:r w:rsidRPr="AF0841E0">
        <w:rPr>
          <w:rFonts w:ascii="Times New Roman" w:cs="Times New Roman"/>
          <w:sz w:val="28"/>
          <w:szCs w:val="28"/>
          <w:rPrChange w:id="18563" w:author="user pc" w:date="2022-03-15T10:14:00Z">
            <w:rPr/>
          </w:rPrChange>
        </w:rPr>
        <w:t>dm</w:t>
      </w:r>
      <w:r w:rsidRPr="F4451E88">
        <w:rPr>
          <w:rFonts w:ascii="Times New Roman" w:cs="Times New Roman"/>
          <w:sz w:val="28"/>
          <w:szCs w:val="28"/>
          <w:vertAlign w:val="superscript"/>
          <w:rPrChange w:id="18564" w:author="user pc" w:date="2022-03-15T10:14:00Z">
            <w:rPr>
              <w:vertAlign w:val="superscript"/>
            </w:rPr>
          </w:rPrChange>
        </w:rPr>
        <w:t>3</w:t>
      </w:r>
      <w:r>
        <w:rPr>
          <w:rFonts w:ascii="Times New Roman" w:cs="Times New Roman" w:hAnsi="Times New Roman"/>
          <w:sz w:val="28"/>
          <w:szCs w:val="28"/>
          <w:vertAlign w:val="superscript"/>
        </w:rPr>
        <w:t xml:space="preserve"> </w:t>
      </w:r>
      <w:r w:rsidRPr="FF7A64CE">
        <w:rPr>
          <w:rFonts w:ascii="Times New Roman" w:cs="Times New Roman"/>
          <w:sz w:val="28"/>
          <w:szCs w:val="28"/>
          <w:rPrChange w:id="18565" w:author="user pc" w:date="2022-03-15T10:14:00Z">
            <w:rPr/>
          </w:rPrChange>
        </w:rPr>
        <w:t>or</w:t>
      </w:r>
      <w:r>
        <w:rPr>
          <w:rFonts w:ascii="Times New Roman" w:cs="Times New Roman" w:hAnsi="Times New Roman"/>
          <w:sz w:val="28"/>
          <w:szCs w:val="28"/>
        </w:rPr>
        <w:t xml:space="preserve"> </w:t>
      </w:r>
      <w:r w:rsidRPr="8364242B">
        <w:rPr>
          <w:rFonts w:ascii="Times New Roman" w:cs="Times New Roman"/>
          <w:sz w:val="28"/>
          <w:szCs w:val="28"/>
          <w:rPrChange w:id="18566" w:author="user pc" w:date="2022-03-15T10:14:00Z">
            <w:rPr/>
          </w:rPrChange>
        </w:rPr>
        <w:t>419cm</w:t>
      </w:r>
      <w:r w:rsidRPr="783BA427">
        <w:rPr>
          <w:rFonts w:ascii="Times New Roman" w:cs="Times New Roman"/>
          <w:sz w:val="28"/>
          <w:szCs w:val="28"/>
          <w:vertAlign w:val="superscript"/>
          <w:rPrChange w:id="18567" w:author="user pc" w:date="2022-03-15T10:14:00Z">
            <w:rPr>
              <w:vertAlign w:val="superscript"/>
            </w:rPr>
          </w:rPrChange>
        </w:rPr>
        <w:t>3</w:t>
      </w:r>
    </w:p>
    <w:p>
      <w:pPr>
        <w:pStyle w:val="style0"/>
        <w:rPr>
          <w:rFonts w:ascii="Times New Roman" w:cs="Times New Roman"/>
          <w:b/>
          <w:sz w:val="28"/>
          <w:szCs w:val="28"/>
          <w:rPrChange w:id="18568" w:author="user pc" w:date="2022-03-15T10:14:00Z">
            <w:rPr>
              <w:b/>
            </w:rPr>
          </w:rPrChange>
        </w:rPr>
      </w:pPr>
    </w:p>
    <w:p>
      <w:pPr>
        <w:pStyle w:val="style0"/>
        <w:rPr>
          <w:rFonts w:ascii="Times New Roman" w:cs="Times New Roman"/>
          <w:sz w:val="28"/>
          <w:szCs w:val="28"/>
          <w:rPrChange w:id="18569" w:author="user pc" w:date="2022-03-15T10:14:00Z">
            <w:rPr/>
          </w:rPrChange>
        </w:rPr>
      </w:pPr>
      <w:r w:rsidRPr="9031679E">
        <w:rPr>
          <w:rFonts w:ascii="Times New Roman" w:cs="Times New Roman"/>
          <w:b/>
          <w:sz w:val="28"/>
          <w:szCs w:val="28"/>
          <w:rPrChange w:id="18570" w:author="user pc" w:date="2022-03-15T10:14:00Z">
            <w:rPr>
              <w:b/>
            </w:rPr>
          </w:rPrChange>
        </w:rPr>
        <w:t>Example</w:t>
      </w:r>
      <w:r>
        <w:rPr>
          <w:rFonts w:ascii="Times New Roman" w:cs="Times New Roman" w:hAnsi="Times New Roman"/>
          <w:b/>
          <w:sz w:val="28"/>
          <w:szCs w:val="28"/>
        </w:rPr>
        <w:t xml:space="preserve"> </w:t>
      </w:r>
      <w:r w:rsidRPr="B80ABEBB">
        <w:rPr>
          <w:rFonts w:ascii="Times New Roman" w:cs="Times New Roman"/>
          <w:b/>
          <w:sz w:val="28"/>
          <w:szCs w:val="28"/>
          <w:rPrChange w:id="18571" w:author="user pc" w:date="2022-03-15T10:14:00Z">
            <w:rPr>
              <w:b/>
            </w:rPr>
          </w:rPrChange>
        </w:rPr>
        <w:t>6:</w:t>
      </w:r>
      <w:r>
        <w:rPr>
          <w:rFonts w:ascii="Times New Roman" w:cs="Times New Roman" w:hAnsi="Times New Roman"/>
          <w:sz w:val="28"/>
          <w:szCs w:val="28"/>
        </w:rPr>
        <w:t xml:space="preserve"> </w:t>
      </w:r>
      <w:r w:rsidRPr="338F5CB7">
        <w:rPr>
          <w:rFonts w:ascii="Times New Roman" w:cs="Times New Roman"/>
          <w:sz w:val="28"/>
          <w:szCs w:val="28"/>
          <w:rPrChange w:id="18572" w:author="user pc" w:date="2022-03-15T10:14:00Z">
            <w:rPr/>
          </w:rPrChange>
        </w:rPr>
        <w:t>A</w:t>
      </w:r>
      <w:r>
        <w:rPr>
          <w:rFonts w:ascii="Times New Roman" w:cs="Times New Roman" w:hAnsi="Times New Roman"/>
          <w:sz w:val="28"/>
          <w:szCs w:val="28"/>
        </w:rPr>
        <w:t xml:space="preserve"> </w:t>
      </w:r>
      <w:r w:rsidRPr="E3B78E24">
        <w:rPr>
          <w:rFonts w:ascii="Times New Roman" w:cs="Times New Roman"/>
          <w:sz w:val="28"/>
          <w:szCs w:val="28"/>
          <w:rPrChange w:id="18573" w:author="user pc" w:date="2022-03-15T10:14:00Z">
            <w:rPr/>
          </w:rPrChange>
        </w:rPr>
        <w:t>solution</w:t>
      </w:r>
      <w:r>
        <w:rPr>
          <w:rFonts w:ascii="Times New Roman" w:cs="Times New Roman" w:hAnsi="Times New Roman"/>
          <w:sz w:val="28"/>
          <w:szCs w:val="28"/>
        </w:rPr>
        <w:t xml:space="preserve"> </w:t>
      </w:r>
      <w:r w:rsidRPr="A40654F4">
        <w:rPr>
          <w:rFonts w:ascii="Times New Roman" w:cs="Times New Roman"/>
          <w:sz w:val="28"/>
          <w:szCs w:val="28"/>
          <w:rPrChange w:id="18574" w:author="user pc" w:date="2022-03-15T10:14:00Z">
            <w:rPr/>
          </w:rPrChange>
        </w:rPr>
        <w:t>of</w:t>
      </w:r>
      <w:r>
        <w:rPr>
          <w:rFonts w:ascii="Times New Roman" w:cs="Times New Roman" w:hAnsi="Times New Roman"/>
          <w:sz w:val="28"/>
          <w:szCs w:val="28"/>
        </w:rPr>
        <w:t xml:space="preserve"> </w:t>
      </w:r>
      <w:r w:rsidRPr="E7CE33FB">
        <w:rPr>
          <w:rFonts w:ascii="Times New Roman" w:cs="Times New Roman"/>
          <w:sz w:val="28"/>
          <w:szCs w:val="28"/>
          <w:rPrChange w:id="18575" w:author="user pc" w:date="2022-03-15T10:14:00Z">
            <w:rPr/>
          </w:rPrChange>
        </w:rPr>
        <w:t>HCl</w:t>
      </w:r>
      <w:r>
        <w:rPr>
          <w:rFonts w:ascii="Times New Roman" w:cs="Times New Roman" w:hAnsi="Times New Roman"/>
          <w:sz w:val="28"/>
          <w:szCs w:val="28"/>
        </w:rPr>
        <w:t xml:space="preserve"> </w:t>
      </w:r>
      <w:r w:rsidRPr="FB4D24D6">
        <w:rPr>
          <w:rFonts w:ascii="Times New Roman" w:cs="Times New Roman"/>
          <w:sz w:val="28"/>
          <w:szCs w:val="28"/>
          <w:rPrChange w:id="18576" w:author="user pc" w:date="2022-03-15T10:14:00Z">
            <w:rPr/>
          </w:rPrChange>
        </w:rPr>
        <w:t>is</w:t>
      </w:r>
      <w:r>
        <w:rPr>
          <w:rFonts w:ascii="Times New Roman" w:cs="Times New Roman" w:hAnsi="Times New Roman"/>
          <w:sz w:val="28"/>
          <w:szCs w:val="28"/>
        </w:rPr>
        <w:t xml:space="preserve"> </w:t>
      </w:r>
      <w:r w:rsidRPr="47B852A5">
        <w:rPr>
          <w:rFonts w:ascii="Times New Roman" w:cs="Times New Roman"/>
          <w:sz w:val="28"/>
          <w:szCs w:val="28"/>
          <w:rPrChange w:id="18577" w:author="user pc" w:date="2022-03-15T10:14:00Z">
            <w:rPr/>
          </w:rPrChange>
        </w:rPr>
        <w:t>standardized</w:t>
      </w:r>
      <w:r>
        <w:rPr>
          <w:rFonts w:ascii="Times New Roman" w:cs="Times New Roman" w:hAnsi="Times New Roman"/>
          <w:sz w:val="28"/>
          <w:szCs w:val="28"/>
        </w:rPr>
        <w:t xml:space="preserve"> </w:t>
      </w:r>
      <w:r w:rsidRPr="EBE973C5">
        <w:rPr>
          <w:rFonts w:ascii="Times New Roman" w:cs="Times New Roman"/>
          <w:sz w:val="28"/>
          <w:szCs w:val="28"/>
          <w:rPrChange w:id="18578" w:author="user pc" w:date="2022-03-15T10:14:00Z">
            <w:rPr/>
          </w:rPrChange>
        </w:rPr>
        <w:t>and</w:t>
      </w:r>
      <w:r>
        <w:rPr>
          <w:rFonts w:ascii="Times New Roman" w:cs="Times New Roman" w:hAnsi="Times New Roman"/>
          <w:sz w:val="28"/>
          <w:szCs w:val="28"/>
        </w:rPr>
        <w:t xml:space="preserve"> </w:t>
      </w:r>
      <w:r w:rsidRPr="A410133F">
        <w:rPr>
          <w:rFonts w:ascii="Times New Roman" w:cs="Times New Roman"/>
          <w:sz w:val="28"/>
          <w:szCs w:val="28"/>
          <w:rPrChange w:id="18579" w:author="user pc" w:date="2022-03-15T10:14:00Z">
            <w:rPr/>
          </w:rPrChange>
        </w:rPr>
        <w:t>found</w:t>
      </w:r>
      <w:r>
        <w:rPr>
          <w:rFonts w:ascii="Times New Roman" w:cs="Times New Roman" w:hAnsi="Times New Roman"/>
          <w:sz w:val="28"/>
          <w:szCs w:val="28"/>
        </w:rPr>
        <w:t xml:space="preserve"> </w:t>
      </w:r>
      <w:r w:rsidRPr="23F7E45B">
        <w:rPr>
          <w:rFonts w:ascii="Times New Roman" w:cs="Times New Roman"/>
          <w:sz w:val="28"/>
          <w:szCs w:val="28"/>
          <w:rPrChange w:id="18580" w:author="user pc" w:date="2022-03-15T10:14:00Z">
            <w:rPr/>
          </w:rPrChange>
        </w:rPr>
        <w:t>to</w:t>
      </w:r>
      <w:r>
        <w:rPr>
          <w:rFonts w:ascii="Times New Roman" w:cs="Times New Roman" w:hAnsi="Times New Roman"/>
          <w:sz w:val="28"/>
          <w:szCs w:val="28"/>
        </w:rPr>
        <w:t xml:space="preserve"> </w:t>
      </w:r>
      <w:r w:rsidRPr="5771A5FF">
        <w:rPr>
          <w:rFonts w:ascii="Times New Roman" w:cs="Times New Roman"/>
          <w:sz w:val="28"/>
          <w:szCs w:val="28"/>
          <w:rPrChange w:id="18581" w:author="user pc" w:date="2022-03-15T10:14:00Z">
            <w:rPr/>
          </w:rPrChange>
        </w:rPr>
        <w:t>be</w:t>
      </w:r>
      <w:r>
        <w:rPr>
          <w:rFonts w:ascii="Times New Roman" w:cs="Times New Roman" w:hAnsi="Times New Roman"/>
          <w:sz w:val="28"/>
          <w:szCs w:val="28"/>
        </w:rPr>
        <w:t xml:space="preserve"> </w:t>
      </w:r>
      <w:r w:rsidRPr="A0139A11">
        <w:rPr>
          <w:rFonts w:ascii="Times New Roman" w:cs="Times New Roman"/>
          <w:sz w:val="28"/>
          <w:szCs w:val="28"/>
          <w:rPrChange w:id="18582" w:author="user pc" w:date="2022-03-15T10:14:00Z">
            <w:rPr/>
          </w:rPrChange>
        </w:rPr>
        <w:t>1.183</w:t>
      </w:r>
      <w:r>
        <w:rPr>
          <w:rFonts w:ascii="Times New Roman" w:cs="Times New Roman" w:hAnsi="Times New Roman"/>
          <w:sz w:val="28"/>
          <w:szCs w:val="28"/>
        </w:rPr>
        <w:t xml:space="preserve"> </w:t>
      </w:r>
      <w:r w:rsidRPr="B1F8AAE4">
        <w:rPr>
          <w:rFonts w:ascii="Times New Roman" w:cs="Times New Roman"/>
          <w:sz w:val="28"/>
          <w:szCs w:val="28"/>
          <w:rPrChange w:id="18583" w:author="user pc" w:date="2022-03-15T10:14:00Z">
            <w:rPr/>
          </w:rPrChange>
        </w:rPr>
        <w:t>M</w:t>
      </w:r>
      <w:r>
        <w:rPr>
          <w:rFonts w:ascii="Times New Roman" w:cs="Times New Roman" w:hAnsi="Times New Roman"/>
          <w:sz w:val="28"/>
          <w:szCs w:val="28"/>
        </w:rPr>
        <w:t xml:space="preserve"> </w:t>
      </w:r>
      <w:r w:rsidRPr="ED20D5B8">
        <w:rPr>
          <w:rFonts w:ascii="Times New Roman" w:cs="Times New Roman"/>
          <w:sz w:val="28"/>
          <w:szCs w:val="28"/>
          <w:rPrChange w:id="18584" w:author="user pc" w:date="2022-03-15T10:14:00Z">
            <w:rPr/>
          </w:rPrChange>
        </w:rPr>
        <w:t>(moldm</w:t>
      </w:r>
      <w:r w:rsidRPr="4132E3F7">
        <w:rPr>
          <w:rFonts w:ascii="Times New Roman" w:cs="Times New Roman"/>
          <w:sz w:val="28"/>
          <w:szCs w:val="28"/>
          <w:vertAlign w:val="superscript"/>
          <w:rPrChange w:id="18585" w:author="user pc" w:date="2022-03-15T10:14:00Z">
            <w:rPr>
              <w:vertAlign w:val="superscript"/>
            </w:rPr>
          </w:rPrChange>
        </w:rPr>
        <w:t>3</w:t>
      </w:r>
      <w:r w:rsidRPr="237FC460">
        <w:rPr>
          <w:rFonts w:ascii="Times New Roman" w:cs="Times New Roman"/>
          <w:sz w:val="28"/>
          <w:szCs w:val="28"/>
          <w:rPrChange w:id="18586" w:author="user pc" w:date="2022-03-15T10:14:00Z">
            <w:rPr/>
          </w:rPrChange>
        </w:rPr>
        <w:t>).</w:t>
      </w:r>
      <w:r>
        <w:rPr>
          <w:rFonts w:ascii="Times New Roman" w:cs="Times New Roman" w:hAnsi="Times New Roman"/>
          <w:sz w:val="28"/>
          <w:szCs w:val="28"/>
        </w:rPr>
        <w:t xml:space="preserve"> </w:t>
      </w:r>
      <w:r w:rsidRPr="24EDE7A7">
        <w:rPr>
          <w:rFonts w:ascii="Times New Roman" w:cs="Times New Roman"/>
          <w:sz w:val="28"/>
          <w:szCs w:val="28"/>
          <w:rPrChange w:id="18587" w:author="user pc" w:date="2022-03-15T10:14:00Z">
            <w:rPr/>
          </w:rPrChange>
        </w:rPr>
        <w:t>Calculate</w:t>
      </w:r>
      <w:r>
        <w:rPr>
          <w:rFonts w:ascii="Times New Roman" w:cs="Times New Roman" w:hAnsi="Times New Roman"/>
          <w:sz w:val="28"/>
          <w:szCs w:val="28"/>
        </w:rPr>
        <w:t xml:space="preserve"> </w:t>
      </w:r>
      <w:r w:rsidRPr="5E546897">
        <w:rPr>
          <w:rFonts w:ascii="Times New Roman" w:cs="Times New Roman"/>
          <w:sz w:val="28"/>
          <w:szCs w:val="28"/>
          <w:rPrChange w:id="18588" w:author="user pc" w:date="2022-03-15T10:14:00Z">
            <w:rPr/>
          </w:rPrChange>
        </w:rPr>
        <w:t>the</w:t>
      </w:r>
      <w:r>
        <w:rPr>
          <w:rFonts w:ascii="Times New Roman" w:cs="Times New Roman" w:hAnsi="Times New Roman"/>
          <w:sz w:val="28"/>
          <w:szCs w:val="28"/>
        </w:rPr>
        <w:t xml:space="preserve"> </w:t>
      </w:r>
      <w:r w:rsidRPr="A6B90113">
        <w:rPr>
          <w:rFonts w:ascii="Times New Roman" w:cs="Times New Roman"/>
          <w:sz w:val="28"/>
          <w:szCs w:val="28"/>
          <w:rPrChange w:id="18589" w:author="user pc" w:date="2022-03-15T10:14:00Z">
            <w:rPr/>
          </w:rPrChange>
        </w:rPr>
        <w:t>volume</w:t>
      </w:r>
      <w:r>
        <w:rPr>
          <w:rFonts w:ascii="Times New Roman" w:cs="Times New Roman" w:hAnsi="Times New Roman"/>
          <w:sz w:val="28"/>
          <w:szCs w:val="28"/>
        </w:rPr>
        <w:t xml:space="preserve"> </w:t>
      </w:r>
      <w:r w:rsidRPr="5FDDCC2B">
        <w:rPr>
          <w:rFonts w:ascii="Times New Roman" w:cs="Times New Roman"/>
          <w:sz w:val="28"/>
          <w:szCs w:val="28"/>
          <w:rPrChange w:id="18590" w:author="user pc" w:date="2022-03-15T10:14:00Z">
            <w:rPr/>
          </w:rPrChange>
        </w:rPr>
        <w:t>of</w:t>
      </w:r>
      <w:r>
        <w:rPr>
          <w:rFonts w:ascii="Times New Roman" w:cs="Times New Roman" w:hAnsi="Times New Roman"/>
          <w:sz w:val="28"/>
          <w:szCs w:val="28"/>
        </w:rPr>
        <w:t xml:space="preserve"> </w:t>
      </w:r>
      <w:r w:rsidRPr="70F8D536">
        <w:rPr>
          <w:rFonts w:ascii="Times New Roman" w:cs="Times New Roman"/>
          <w:sz w:val="28"/>
          <w:szCs w:val="28"/>
          <w:rPrChange w:id="18591" w:author="user pc" w:date="2022-03-15T10:14:00Z">
            <w:rPr/>
          </w:rPrChange>
        </w:rPr>
        <w:t>this</w:t>
      </w:r>
      <w:r>
        <w:rPr>
          <w:rFonts w:ascii="Times New Roman" w:cs="Times New Roman" w:hAnsi="Times New Roman"/>
          <w:sz w:val="28"/>
          <w:szCs w:val="28"/>
        </w:rPr>
        <w:t xml:space="preserve"> </w:t>
      </w:r>
      <w:r w:rsidRPr="2E46F8D6">
        <w:rPr>
          <w:rFonts w:ascii="Times New Roman" w:cs="Times New Roman"/>
          <w:sz w:val="28"/>
          <w:szCs w:val="28"/>
          <w:rPrChange w:id="18592" w:author="user pc" w:date="2022-03-15T10:14:00Z">
            <w:rPr/>
          </w:rPrChange>
        </w:rPr>
        <w:t>solution</w:t>
      </w:r>
      <w:r>
        <w:rPr>
          <w:rFonts w:ascii="Times New Roman" w:cs="Times New Roman" w:hAnsi="Times New Roman"/>
          <w:sz w:val="28"/>
          <w:szCs w:val="28"/>
        </w:rPr>
        <w:t xml:space="preserve"> </w:t>
      </w:r>
      <w:r w:rsidRPr="67560F4F">
        <w:rPr>
          <w:rFonts w:ascii="Times New Roman" w:cs="Times New Roman"/>
          <w:sz w:val="28"/>
          <w:szCs w:val="28"/>
          <w:rPrChange w:id="18593" w:author="user pc" w:date="2022-03-15T10:14:00Z">
            <w:rPr/>
          </w:rPrChange>
        </w:rPr>
        <w:t>that</w:t>
      </w:r>
      <w:r>
        <w:rPr>
          <w:rFonts w:ascii="Times New Roman" w:cs="Times New Roman" w:hAnsi="Times New Roman"/>
          <w:sz w:val="28"/>
          <w:szCs w:val="28"/>
        </w:rPr>
        <w:t xml:space="preserve"> </w:t>
      </w:r>
      <w:r w:rsidRPr="C78FA07A">
        <w:rPr>
          <w:rFonts w:ascii="Times New Roman" w:cs="Times New Roman"/>
          <w:sz w:val="28"/>
          <w:szCs w:val="28"/>
          <w:rPrChange w:id="18594" w:author="user pc" w:date="2022-03-15T10:14:00Z">
            <w:rPr/>
          </w:rPrChange>
        </w:rPr>
        <w:t>should</w:t>
      </w:r>
      <w:r>
        <w:rPr>
          <w:rFonts w:ascii="Times New Roman" w:cs="Times New Roman" w:hAnsi="Times New Roman"/>
          <w:sz w:val="28"/>
          <w:szCs w:val="28"/>
        </w:rPr>
        <w:t xml:space="preserve"> </w:t>
      </w:r>
      <w:r w:rsidRPr="33AA1404">
        <w:rPr>
          <w:rFonts w:ascii="Times New Roman" w:cs="Times New Roman"/>
          <w:sz w:val="28"/>
          <w:szCs w:val="28"/>
          <w:rPrChange w:id="18595" w:author="user pc" w:date="2022-03-15T10:14:00Z">
            <w:rPr/>
          </w:rPrChange>
        </w:rPr>
        <w:t>be</w:t>
      </w:r>
      <w:r>
        <w:rPr>
          <w:rFonts w:ascii="Times New Roman" w:cs="Times New Roman" w:hAnsi="Times New Roman"/>
          <w:sz w:val="28"/>
          <w:szCs w:val="28"/>
        </w:rPr>
        <w:t xml:space="preserve"> </w:t>
      </w:r>
      <w:r w:rsidRPr="056771D3">
        <w:rPr>
          <w:rFonts w:ascii="Times New Roman" w:cs="Times New Roman"/>
          <w:sz w:val="28"/>
          <w:szCs w:val="28"/>
          <w:rPrChange w:id="18596" w:author="user pc" w:date="2022-03-15T10:14:00Z">
            <w:rPr/>
          </w:rPrChange>
        </w:rPr>
        <w:t>diluted</w:t>
      </w:r>
      <w:r>
        <w:rPr>
          <w:rFonts w:ascii="Times New Roman" w:cs="Times New Roman" w:hAnsi="Times New Roman"/>
          <w:sz w:val="28"/>
          <w:szCs w:val="28"/>
        </w:rPr>
        <w:t xml:space="preserve"> </w:t>
      </w:r>
      <w:r w:rsidRPr="31BFDA0B">
        <w:rPr>
          <w:rFonts w:ascii="Times New Roman" w:cs="Times New Roman"/>
          <w:sz w:val="28"/>
          <w:szCs w:val="28"/>
          <w:rPrChange w:id="18597" w:author="user pc" w:date="2022-03-15T10:14:00Z">
            <w:rPr/>
          </w:rPrChange>
        </w:rPr>
        <w:t>to</w:t>
      </w:r>
      <w:r>
        <w:rPr>
          <w:rFonts w:ascii="Times New Roman" w:cs="Times New Roman" w:hAnsi="Times New Roman"/>
          <w:sz w:val="28"/>
          <w:szCs w:val="28"/>
        </w:rPr>
        <w:t xml:space="preserve"> </w:t>
      </w:r>
      <w:r w:rsidRPr="67AEE4CE">
        <w:rPr>
          <w:rFonts w:ascii="Times New Roman" w:cs="Times New Roman"/>
          <w:sz w:val="28"/>
          <w:szCs w:val="28"/>
          <w:rPrChange w:id="18598" w:author="user pc" w:date="2022-03-15T10:14:00Z">
            <w:rPr/>
          </w:rPrChange>
        </w:rPr>
        <w:t>1dm</w:t>
      </w:r>
      <w:r w:rsidRPr="1F6F585C">
        <w:rPr>
          <w:rFonts w:ascii="Times New Roman" w:cs="Times New Roman"/>
          <w:sz w:val="28"/>
          <w:szCs w:val="28"/>
          <w:vertAlign w:val="superscript"/>
          <w:rPrChange w:id="18599" w:author="user pc" w:date="2022-03-15T10:14:00Z">
            <w:rPr>
              <w:vertAlign w:val="superscript"/>
            </w:rPr>
          </w:rPrChange>
        </w:rPr>
        <w:t xml:space="preserve">3 </w:t>
      </w:r>
      <w:r w:rsidRPr="FFE261E8">
        <w:rPr>
          <w:rFonts w:ascii="Times New Roman" w:cs="Times New Roman"/>
          <w:sz w:val="28"/>
          <w:szCs w:val="28"/>
          <w:rPrChange w:id="18600" w:author="user pc" w:date="2022-03-15T10:14:00Z">
            <w:rPr/>
          </w:rPrChange>
        </w:rPr>
        <w:t>in</w:t>
      </w:r>
      <w:r>
        <w:rPr>
          <w:rFonts w:ascii="Times New Roman" w:cs="Times New Roman" w:hAnsi="Times New Roman"/>
          <w:sz w:val="28"/>
          <w:szCs w:val="28"/>
        </w:rPr>
        <w:t xml:space="preserve"> </w:t>
      </w:r>
      <w:r w:rsidRPr="1897CD42">
        <w:rPr>
          <w:rFonts w:ascii="Times New Roman" w:cs="Times New Roman"/>
          <w:sz w:val="28"/>
          <w:szCs w:val="28"/>
          <w:rPrChange w:id="18601" w:author="user pc" w:date="2022-03-15T10:14:00Z">
            <w:rPr/>
          </w:rPrChange>
        </w:rPr>
        <w:t>a</w:t>
      </w:r>
      <w:r>
        <w:rPr>
          <w:rFonts w:ascii="Times New Roman" w:cs="Times New Roman" w:hAnsi="Times New Roman"/>
          <w:sz w:val="28"/>
          <w:szCs w:val="28"/>
        </w:rPr>
        <w:t xml:space="preserve"> </w:t>
      </w:r>
      <w:r w:rsidRPr="7B931A40">
        <w:rPr>
          <w:rFonts w:ascii="Times New Roman" w:cs="Times New Roman"/>
          <w:sz w:val="28"/>
          <w:szCs w:val="28"/>
          <w:rPrChange w:id="18602" w:author="user pc" w:date="2022-03-15T10:14:00Z">
            <w:rPr/>
          </w:rPrChange>
        </w:rPr>
        <w:t>volumetric</w:t>
      </w:r>
      <w:r>
        <w:rPr>
          <w:rFonts w:ascii="Times New Roman" w:cs="Times New Roman" w:hAnsi="Times New Roman"/>
          <w:sz w:val="28"/>
          <w:szCs w:val="28"/>
        </w:rPr>
        <w:t xml:space="preserve"> </w:t>
      </w:r>
      <w:r w:rsidRPr="79D946B9">
        <w:rPr>
          <w:rFonts w:ascii="Times New Roman" w:cs="Times New Roman"/>
          <w:sz w:val="28"/>
          <w:szCs w:val="28"/>
          <w:rPrChange w:id="18603" w:author="user pc" w:date="2022-03-15T10:14:00Z">
            <w:rPr/>
          </w:rPrChange>
        </w:rPr>
        <w:t>flask</w:t>
      </w:r>
      <w:r>
        <w:rPr>
          <w:rFonts w:ascii="Times New Roman" w:cs="Times New Roman" w:hAnsi="Times New Roman"/>
          <w:sz w:val="28"/>
          <w:szCs w:val="28"/>
        </w:rPr>
        <w:t xml:space="preserve"> </w:t>
      </w:r>
      <w:r w:rsidRPr="2AC44239">
        <w:rPr>
          <w:rFonts w:ascii="Times New Roman" w:cs="Times New Roman"/>
          <w:sz w:val="28"/>
          <w:szCs w:val="28"/>
          <w:rPrChange w:id="18604" w:author="user pc" w:date="2022-03-15T10:14:00Z">
            <w:rPr/>
          </w:rPrChange>
        </w:rPr>
        <w:t>to</w:t>
      </w:r>
      <w:r>
        <w:rPr>
          <w:rFonts w:ascii="Times New Roman" w:cs="Times New Roman" w:hAnsi="Times New Roman"/>
          <w:sz w:val="28"/>
          <w:szCs w:val="28"/>
        </w:rPr>
        <w:t xml:space="preserve"> </w:t>
      </w:r>
      <w:r w:rsidRPr="C72D9C01">
        <w:rPr>
          <w:rFonts w:ascii="Times New Roman" w:cs="Times New Roman"/>
          <w:sz w:val="28"/>
          <w:szCs w:val="28"/>
          <w:rPrChange w:id="18605" w:author="user pc" w:date="2022-03-15T10:14:00Z">
            <w:rPr/>
          </w:rPrChange>
        </w:rPr>
        <w:t>produce</w:t>
      </w:r>
      <w:r>
        <w:rPr>
          <w:rFonts w:ascii="Times New Roman" w:cs="Times New Roman" w:hAnsi="Times New Roman"/>
          <w:sz w:val="28"/>
          <w:szCs w:val="28"/>
        </w:rPr>
        <w:t xml:space="preserve"> </w:t>
      </w:r>
      <w:r w:rsidRPr="D02EB6E9">
        <w:rPr>
          <w:rFonts w:ascii="Times New Roman" w:cs="Times New Roman"/>
          <w:sz w:val="28"/>
          <w:szCs w:val="28"/>
          <w:rPrChange w:id="18606" w:author="user pc" w:date="2022-03-15T10:14:00Z">
            <w:rPr/>
          </w:rPrChange>
        </w:rPr>
        <w:t>a</w:t>
      </w:r>
      <w:r>
        <w:rPr>
          <w:rFonts w:ascii="Times New Roman" w:cs="Times New Roman" w:hAnsi="Times New Roman"/>
          <w:sz w:val="28"/>
          <w:szCs w:val="28"/>
        </w:rPr>
        <w:t xml:space="preserve"> </w:t>
      </w:r>
      <w:r w:rsidRPr="55724154">
        <w:rPr>
          <w:rFonts w:ascii="Times New Roman" w:cs="Times New Roman"/>
          <w:sz w:val="28"/>
          <w:szCs w:val="28"/>
          <w:rPrChange w:id="18607" w:author="user pc" w:date="2022-03-15T10:14:00Z">
            <w:rPr/>
          </w:rPrChange>
        </w:rPr>
        <w:t>solution</w:t>
      </w:r>
      <w:r>
        <w:rPr>
          <w:rFonts w:ascii="Times New Roman" w:cs="Times New Roman" w:hAnsi="Times New Roman"/>
          <w:sz w:val="28"/>
          <w:szCs w:val="28"/>
        </w:rPr>
        <w:t xml:space="preserve"> </w:t>
      </w:r>
      <w:r w:rsidRPr="FD91F6AC">
        <w:rPr>
          <w:rFonts w:ascii="Times New Roman" w:cs="Times New Roman"/>
          <w:sz w:val="28"/>
          <w:szCs w:val="28"/>
          <w:rPrChange w:id="18608" w:author="user pc" w:date="2022-03-15T10:14:00Z">
            <w:rPr/>
          </w:rPrChange>
        </w:rPr>
        <w:t>of</w:t>
      </w:r>
      <w:r>
        <w:rPr>
          <w:rFonts w:ascii="Times New Roman" w:cs="Times New Roman" w:hAnsi="Times New Roman"/>
          <w:sz w:val="28"/>
          <w:szCs w:val="28"/>
        </w:rPr>
        <w:t xml:space="preserve"> </w:t>
      </w:r>
      <w:r w:rsidRPr="C6215A15">
        <w:rPr>
          <w:rFonts w:ascii="Times New Roman" w:cs="Times New Roman"/>
          <w:sz w:val="28"/>
          <w:szCs w:val="28"/>
          <w:rPrChange w:id="18609" w:author="user pc" w:date="2022-03-15T10:14:00Z">
            <w:rPr/>
          </w:rPrChange>
        </w:rPr>
        <w:t>HCl</w:t>
      </w:r>
      <w:r>
        <w:rPr>
          <w:rFonts w:ascii="Times New Roman" w:cs="Times New Roman" w:hAnsi="Times New Roman"/>
          <w:sz w:val="28"/>
          <w:szCs w:val="28"/>
        </w:rPr>
        <w:t xml:space="preserve"> </w:t>
      </w:r>
      <w:r w:rsidRPr="6A1BCF84">
        <w:rPr>
          <w:rFonts w:ascii="Times New Roman" w:cs="Times New Roman"/>
          <w:sz w:val="28"/>
          <w:szCs w:val="28"/>
          <w:rPrChange w:id="18610" w:author="user pc" w:date="2022-03-15T10:14:00Z">
            <w:rPr/>
          </w:rPrChange>
        </w:rPr>
        <w:t>acid</w:t>
      </w:r>
      <w:r>
        <w:rPr>
          <w:rFonts w:ascii="Times New Roman" w:cs="Times New Roman" w:hAnsi="Times New Roman"/>
          <w:sz w:val="28"/>
          <w:szCs w:val="28"/>
        </w:rPr>
        <w:t xml:space="preserve"> </w:t>
      </w:r>
      <w:r w:rsidRPr="40BBFAFD">
        <w:rPr>
          <w:rFonts w:ascii="Times New Roman" w:cs="Times New Roman"/>
          <w:sz w:val="28"/>
          <w:szCs w:val="28"/>
          <w:rPrChange w:id="18611" w:author="user pc" w:date="2022-03-15T10:14:00Z">
            <w:rPr/>
          </w:rPrChange>
        </w:rPr>
        <w:t>that</w:t>
      </w:r>
      <w:r>
        <w:rPr>
          <w:rFonts w:ascii="Times New Roman" w:cs="Times New Roman" w:hAnsi="Times New Roman"/>
          <w:sz w:val="28"/>
          <w:szCs w:val="28"/>
        </w:rPr>
        <w:t xml:space="preserve"> </w:t>
      </w:r>
      <w:r w:rsidRPr="E19ACA38">
        <w:rPr>
          <w:rFonts w:ascii="Times New Roman" w:cs="Times New Roman"/>
          <w:sz w:val="28"/>
          <w:szCs w:val="28"/>
          <w:rPrChange w:id="18612" w:author="user pc" w:date="2022-03-15T10:14:00Z">
            <w:rPr/>
          </w:rPrChange>
        </w:rPr>
        <w:t>is</w:t>
      </w:r>
      <w:r>
        <w:rPr>
          <w:rFonts w:ascii="Times New Roman" w:cs="Times New Roman" w:hAnsi="Times New Roman"/>
          <w:sz w:val="28"/>
          <w:szCs w:val="28"/>
        </w:rPr>
        <w:t xml:space="preserve"> </w:t>
      </w:r>
      <w:r w:rsidRPr="48A0FD06">
        <w:rPr>
          <w:rFonts w:ascii="Times New Roman" w:cs="Times New Roman"/>
          <w:sz w:val="28"/>
          <w:szCs w:val="28"/>
          <w:rPrChange w:id="18613" w:author="user pc" w:date="2022-03-15T10:14:00Z">
            <w:rPr/>
          </w:rPrChange>
        </w:rPr>
        <w:t>exactly</w:t>
      </w:r>
      <w:r>
        <w:rPr>
          <w:rFonts w:ascii="Times New Roman" w:cs="Times New Roman" w:hAnsi="Times New Roman"/>
          <w:sz w:val="28"/>
          <w:szCs w:val="28"/>
        </w:rPr>
        <w:t xml:space="preserve"> </w:t>
      </w:r>
      <w:r w:rsidRPr="A3973752">
        <w:rPr>
          <w:rFonts w:ascii="Times New Roman" w:cs="Times New Roman"/>
          <w:sz w:val="28"/>
          <w:szCs w:val="28"/>
          <w:rPrChange w:id="18614" w:author="user pc" w:date="2022-03-15T10:14:00Z">
            <w:rPr/>
          </w:rPrChange>
        </w:rPr>
        <w:t>0.100</w:t>
      </w:r>
      <w:r>
        <w:rPr>
          <w:rFonts w:ascii="Times New Roman" w:cs="Times New Roman" w:hAnsi="Times New Roman"/>
          <w:sz w:val="28"/>
          <w:szCs w:val="28"/>
        </w:rPr>
        <w:t xml:space="preserve"> </w:t>
      </w:r>
      <w:r w:rsidRPr="C6F2E32E">
        <w:rPr>
          <w:rFonts w:ascii="Times New Roman" w:cs="Times New Roman"/>
          <w:sz w:val="28"/>
          <w:szCs w:val="28"/>
          <w:rPrChange w:id="18615" w:author="user pc" w:date="2022-03-15T10:14:00Z">
            <w:rPr/>
          </w:rPrChange>
        </w:rPr>
        <w:t>M.</w:t>
      </w:r>
    </w:p>
    <w:p>
      <w:pPr>
        <w:pStyle w:val="style0"/>
        <w:rPr>
          <w:rFonts w:ascii="Times New Roman" w:cs="Times New Roman"/>
          <w:sz w:val="28"/>
          <w:szCs w:val="28"/>
          <w:rPrChange w:id="18616" w:author="user pc" w:date="2022-03-15T10:14:00Z">
            <w:rPr/>
          </w:rPrChange>
        </w:rPr>
      </w:pPr>
      <w:r w:rsidRPr="36487844">
        <w:rPr>
          <w:rFonts w:ascii="Times New Roman" w:cs="Times New Roman"/>
          <w:b/>
          <w:sz w:val="28"/>
          <w:szCs w:val="28"/>
          <w:rPrChange w:id="18617" w:author="user pc" w:date="2022-03-15T10:14:00Z">
            <w:rPr>
              <w:b/>
            </w:rPr>
          </w:rPrChange>
        </w:rPr>
        <w:t>Solution</w:t>
      </w:r>
    </w:p>
    <w:p>
      <w:pPr>
        <w:pStyle w:val="style0"/>
        <w:rPr>
          <w:rFonts w:ascii="Times New Roman" w:cs="Times New Roman"/>
          <w:sz w:val="28"/>
          <w:szCs w:val="28"/>
          <w:rPrChange w:id="18618" w:author="user pc" w:date="2022-03-15T10:14:00Z">
            <w:rPr/>
          </w:rPrChange>
        </w:rPr>
      </w:pPr>
      <w:r w:rsidRPr="6193BF5C">
        <w:rPr>
          <w:rFonts w:ascii="Times New Roman" w:cs="Times New Roman"/>
          <w:sz w:val="28"/>
          <w:szCs w:val="28"/>
          <w:rPrChange w:id="18619" w:author="user pc" w:date="2022-03-15T10:14:00Z">
            <w:rPr/>
          </w:rPrChange>
        </w:rPr>
        <w:t>Using</w:t>
      </w:r>
      <w:r>
        <w:rPr>
          <w:rFonts w:ascii="Times New Roman" w:cs="Times New Roman" w:hAnsi="Times New Roman"/>
          <w:sz w:val="28"/>
          <w:szCs w:val="28"/>
        </w:rPr>
        <w:t xml:space="preserve"> </w:t>
      </w:r>
      <w:r w:rsidRPr="2E5DAD05">
        <w:rPr>
          <w:rFonts w:ascii="Times New Roman" w:cs="Times New Roman"/>
          <w:sz w:val="28"/>
          <w:szCs w:val="28"/>
          <w:rPrChange w:id="18620" w:author="user pc" w:date="2022-03-15T10:14:00Z">
            <w:rPr/>
          </w:rPrChange>
        </w:rPr>
        <w:t>dilution</w:t>
      </w:r>
      <w:r>
        <w:rPr>
          <w:rFonts w:ascii="Times New Roman" w:cs="Times New Roman" w:hAnsi="Times New Roman"/>
          <w:sz w:val="28"/>
          <w:szCs w:val="28"/>
        </w:rPr>
        <w:t xml:space="preserve"> </w:t>
      </w:r>
      <w:r w:rsidRPr="026AE8A0">
        <w:rPr>
          <w:rFonts w:ascii="Times New Roman" w:cs="Times New Roman"/>
          <w:sz w:val="28"/>
          <w:szCs w:val="28"/>
          <w:rPrChange w:id="18621" w:author="user pc" w:date="2022-03-15T10:14:00Z">
            <w:rPr/>
          </w:rPrChange>
        </w:rPr>
        <w:t>principle:</w:t>
      </w:r>
    </w:p>
    <w:p>
      <w:pPr>
        <w:pStyle w:val="style0"/>
        <w:rPr>
          <w:rFonts w:ascii="Times New Roman" w:cs="Times New Roman"/>
          <w:sz w:val="28"/>
          <w:szCs w:val="28"/>
          <w:rPrChange w:id="18622" w:author="user pc" w:date="2022-03-15T10:14:00Z">
            <w:rPr/>
          </w:rPrChange>
        </w:rPr>
      </w:pPr>
      <w:r w:rsidRPr="7C910590">
        <w:rPr>
          <w:rFonts w:ascii="Times New Roman" w:cs="Times New Roman"/>
          <w:sz w:val="28"/>
          <w:szCs w:val="28"/>
          <w:rPrChange w:id="18623" w:author="user pc" w:date="2022-03-15T10:14:00Z">
            <w:rPr/>
          </w:rPrChange>
        </w:rPr>
        <w:t>C</w:t>
      </w:r>
      <w:r w:rsidRPr="C6290F51">
        <w:rPr>
          <w:rFonts w:ascii="Times New Roman" w:cs="Times New Roman"/>
          <w:sz w:val="28"/>
          <w:szCs w:val="28"/>
          <w:vertAlign w:val="subscript"/>
          <w:rPrChange w:id="18624" w:author="user pc" w:date="2022-03-15T10:14:00Z">
            <w:rPr>
              <w:vertAlign w:val="subscript"/>
            </w:rPr>
          </w:rPrChange>
        </w:rPr>
        <w:t>1</w:t>
      </w:r>
      <w:r w:rsidRPr="82FE82FD">
        <w:rPr>
          <w:rFonts w:ascii="Times New Roman" w:cs="Times New Roman"/>
          <w:sz w:val="28"/>
          <w:szCs w:val="28"/>
          <w:rPrChange w:id="18625" w:author="user pc" w:date="2022-03-15T10:14:00Z">
            <w:rPr/>
          </w:rPrChange>
        </w:rPr>
        <w:t>V</w:t>
      </w:r>
      <w:r w:rsidRPr="35449105">
        <w:rPr>
          <w:rFonts w:ascii="Times New Roman" w:cs="Times New Roman"/>
          <w:sz w:val="28"/>
          <w:szCs w:val="28"/>
          <w:vertAlign w:val="subscript"/>
          <w:rPrChange w:id="18626" w:author="user pc" w:date="2022-03-15T10:14:00Z">
            <w:rPr>
              <w:vertAlign w:val="subscript"/>
            </w:rPr>
          </w:rPrChange>
        </w:rPr>
        <w:t xml:space="preserve">1 </w:t>
      </w:r>
      <w:r w:rsidRPr="E7EACC36">
        <w:rPr>
          <w:rFonts w:ascii="Times New Roman" w:cs="Times New Roman"/>
          <w:sz w:val="28"/>
          <w:szCs w:val="28"/>
          <w:rPrChange w:id="18627" w:author="user pc" w:date="2022-03-15T10:14:00Z">
            <w:rPr/>
          </w:rPrChange>
        </w:rPr>
        <w:t>=</w:t>
      </w:r>
      <w:r>
        <w:rPr>
          <w:rFonts w:ascii="Times New Roman" w:cs="Times New Roman" w:hAnsi="Times New Roman"/>
          <w:sz w:val="28"/>
          <w:szCs w:val="28"/>
        </w:rPr>
        <w:t xml:space="preserve"> </w:t>
      </w:r>
      <w:r w:rsidRPr="2E745515">
        <w:rPr>
          <w:rFonts w:ascii="Times New Roman" w:cs="Times New Roman"/>
          <w:sz w:val="28"/>
          <w:szCs w:val="28"/>
          <w:rPrChange w:id="18628" w:author="user pc" w:date="2022-03-15T10:14:00Z">
            <w:rPr/>
          </w:rPrChange>
        </w:rPr>
        <w:t>C</w:t>
      </w:r>
      <w:r w:rsidRPr="76CC3A46">
        <w:rPr>
          <w:rFonts w:ascii="Times New Roman" w:cs="Times New Roman"/>
          <w:sz w:val="28"/>
          <w:szCs w:val="28"/>
          <w:vertAlign w:val="subscript"/>
          <w:rPrChange w:id="18629" w:author="user pc" w:date="2022-03-15T10:14:00Z">
            <w:rPr>
              <w:vertAlign w:val="subscript"/>
            </w:rPr>
          </w:rPrChange>
        </w:rPr>
        <w:t>2</w:t>
      </w:r>
      <w:r w:rsidRPr="AD1462CF">
        <w:rPr>
          <w:rFonts w:ascii="Times New Roman" w:cs="Times New Roman"/>
          <w:sz w:val="28"/>
          <w:szCs w:val="28"/>
          <w:rPrChange w:id="18630" w:author="user pc" w:date="2022-03-15T10:14:00Z">
            <w:rPr/>
          </w:rPrChange>
        </w:rPr>
        <w:t>V</w:t>
      </w:r>
      <w:r w:rsidRPr="89356335">
        <w:rPr>
          <w:rFonts w:ascii="Times New Roman" w:cs="Times New Roman"/>
          <w:sz w:val="28"/>
          <w:szCs w:val="28"/>
          <w:vertAlign w:val="subscript"/>
          <w:rPrChange w:id="18631" w:author="user pc" w:date="2022-03-15T10:14:00Z">
            <w:rPr>
              <w:vertAlign w:val="subscript"/>
            </w:rPr>
          </w:rPrChange>
        </w:rPr>
        <w:t>2</w:t>
      </w:r>
    </w:p>
    <w:p>
      <w:pPr>
        <w:pStyle w:val="style0"/>
        <w:rPr>
          <w:rFonts w:ascii="Times New Roman" w:cs="Times New Roman"/>
          <w:sz w:val="28"/>
          <w:szCs w:val="28"/>
          <w:rPrChange w:id="18632" w:author="user pc" w:date="2022-03-15T10:14:00Z">
            <w:rPr/>
          </w:rPrChange>
        </w:rPr>
      </w:pPr>
      <w:r w:rsidRPr="0F1F50A2">
        <w:rPr>
          <w:rFonts w:ascii="Times New Roman" w:cs="Times New Roman"/>
          <w:sz w:val="28"/>
          <w:szCs w:val="28"/>
          <w:rPrChange w:id="18633" w:author="user pc" w:date="2022-03-15T10:14:00Z">
            <w:rPr/>
          </w:rPrChange>
        </w:rPr>
        <w:t>1.183</w:t>
      </w:r>
      <w:r>
        <w:rPr>
          <w:rFonts w:ascii="Times New Roman" w:cs="Times New Roman" w:hAnsi="Times New Roman"/>
          <w:sz w:val="28"/>
          <w:szCs w:val="28"/>
        </w:rPr>
        <w:t xml:space="preserve"> </w:t>
      </w:r>
      <w:r w:rsidRPr="7732379A">
        <w:rPr>
          <w:rFonts w:ascii="Times New Roman" w:cs="Times New Roman"/>
          <w:sz w:val="28"/>
          <w:szCs w:val="28"/>
          <w:rPrChange w:id="18634" w:author="user pc" w:date="2022-03-15T10:14:00Z">
            <w:rPr/>
          </w:rPrChange>
        </w:rPr>
        <w:t>×</w:t>
      </w:r>
      <w:r>
        <w:rPr>
          <w:rFonts w:ascii="Times New Roman" w:cs="Times New Roman" w:hAnsi="Times New Roman"/>
          <w:sz w:val="28"/>
          <w:szCs w:val="28"/>
        </w:rPr>
        <w:t xml:space="preserve"> </w:t>
      </w:r>
      <w:r w:rsidRPr="B3C7EA3F">
        <w:rPr>
          <w:rFonts w:ascii="Times New Roman" w:cs="Times New Roman"/>
          <w:sz w:val="28"/>
          <w:szCs w:val="28"/>
          <w:rPrChange w:id="18635" w:author="user pc" w:date="2022-03-15T10:14:00Z">
            <w:rPr/>
          </w:rPrChange>
        </w:rPr>
        <w:t>V</w:t>
      </w:r>
      <w:r w:rsidRPr="476B18A5">
        <w:rPr>
          <w:rFonts w:ascii="Times New Roman" w:cs="Times New Roman"/>
          <w:sz w:val="28"/>
          <w:szCs w:val="28"/>
          <w:vertAlign w:val="subscript"/>
          <w:rPrChange w:id="18636" w:author="user pc" w:date="2022-03-15T10:14:00Z">
            <w:rPr>
              <w:vertAlign w:val="subscript"/>
            </w:rPr>
          </w:rPrChange>
        </w:rPr>
        <w:t>1</w:t>
      </w:r>
      <w:r>
        <w:rPr>
          <w:rFonts w:ascii="Times New Roman" w:cs="Times New Roman" w:hAnsi="Times New Roman"/>
          <w:sz w:val="28"/>
          <w:szCs w:val="28"/>
          <w:vertAlign w:val="subscript"/>
        </w:rPr>
        <w:t xml:space="preserve"> </w:t>
      </w:r>
      <w:r w:rsidRPr="5C4047E6">
        <w:rPr>
          <w:rFonts w:ascii="Times New Roman" w:cs="Times New Roman"/>
          <w:sz w:val="28"/>
          <w:szCs w:val="28"/>
          <w:rPrChange w:id="18637" w:author="user pc" w:date="2022-03-15T10:14:00Z">
            <w:rPr/>
          </w:rPrChange>
        </w:rPr>
        <w:t>=</w:t>
      </w:r>
      <w:r>
        <w:rPr>
          <w:rFonts w:ascii="Times New Roman" w:cs="Times New Roman" w:hAnsi="Times New Roman"/>
          <w:sz w:val="28"/>
          <w:szCs w:val="28"/>
        </w:rPr>
        <w:t xml:space="preserve"> </w:t>
      </w:r>
      <w:r w:rsidRPr="B6820D7F">
        <w:rPr>
          <w:rFonts w:ascii="Times New Roman" w:cs="Times New Roman"/>
          <w:sz w:val="28"/>
          <w:szCs w:val="28"/>
          <w:rPrChange w:id="18638" w:author="user pc" w:date="2022-03-15T10:14:00Z">
            <w:rPr/>
          </w:rPrChange>
        </w:rPr>
        <w:t>0.1</w:t>
      </w:r>
      <w:r>
        <w:rPr>
          <w:rFonts w:ascii="Times New Roman" w:cs="Times New Roman" w:hAnsi="Times New Roman"/>
          <w:sz w:val="28"/>
          <w:szCs w:val="28"/>
        </w:rPr>
        <w:t xml:space="preserve"> </w:t>
      </w:r>
      <w:r w:rsidRPr="300D7869">
        <w:rPr>
          <w:rFonts w:ascii="Times New Roman" w:cs="Times New Roman"/>
          <w:sz w:val="28"/>
          <w:szCs w:val="28"/>
          <w:rPrChange w:id="18639" w:author="user pc" w:date="2022-03-15T10:14:00Z">
            <w:rPr/>
          </w:rPrChange>
        </w:rPr>
        <w:t>×</w:t>
      </w:r>
      <w:r>
        <w:rPr>
          <w:rFonts w:ascii="Times New Roman" w:cs="Times New Roman" w:hAnsi="Times New Roman"/>
          <w:sz w:val="28"/>
          <w:szCs w:val="28"/>
        </w:rPr>
        <w:t xml:space="preserve"> </w:t>
      </w:r>
      <w:r w:rsidRPr="AA7963FE">
        <w:rPr>
          <w:rFonts w:ascii="Times New Roman" w:cs="Times New Roman"/>
          <w:sz w:val="28"/>
          <w:szCs w:val="28"/>
          <w:rPrChange w:id="18640" w:author="user pc" w:date="2022-03-15T10:14:00Z">
            <w:rPr/>
          </w:rPrChange>
        </w:rPr>
        <w:t>1000</w:t>
      </w:r>
    </w:p>
    <w:p>
      <w:pPr>
        <w:pStyle w:val="style0"/>
        <w:rPr>
          <w:rFonts w:ascii="Times New Roman" w:cs="Times New Roman"/>
          <w:sz w:val="28"/>
          <w:szCs w:val="28"/>
          <w:rPrChange w:id="18641" w:author="user pc" w:date="2022-03-15T10:14:00Z">
            <w:rPr/>
          </w:rPrChange>
        </w:rPr>
      </w:pPr>
      <w:r w:rsidRPr="1478BF5D">
        <w:rPr>
          <w:rFonts w:ascii="Times New Roman" w:cs="Times New Roman"/>
          <w:sz w:val="28"/>
          <w:szCs w:val="28"/>
          <w:rPrChange w:id="18642" w:author="user pc" w:date="2022-03-15T10:14:00Z">
            <w:rPr/>
          </w:rPrChange>
        </w:rPr>
        <w:t>1.183</w:t>
      </w:r>
      <w:r>
        <w:rPr>
          <w:rFonts w:ascii="Times New Roman" w:cs="Times New Roman" w:hAnsi="Times New Roman"/>
          <w:sz w:val="28"/>
          <w:szCs w:val="28"/>
        </w:rPr>
        <w:t xml:space="preserve"> </w:t>
      </w:r>
      <w:r w:rsidRPr="6F08A8FD">
        <w:rPr>
          <w:rFonts w:ascii="Times New Roman" w:cs="Times New Roman"/>
          <w:sz w:val="28"/>
          <w:szCs w:val="28"/>
          <w:rPrChange w:id="18643" w:author="user pc" w:date="2022-03-15T10:14:00Z">
            <w:rPr/>
          </w:rPrChange>
        </w:rPr>
        <w:t>×</w:t>
      </w:r>
      <w:r>
        <w:rPr>
          <w:rFonts w:ascii="Times New Roman" w:cs="Times New Roman" w:hAnsi="Times New Roman"/>
          <w:sz w:val="28"/>
          <w:szCs w:val="28"/>
        </w:rPr>
        <w:t xml:space="preserve"> </w:t>
      </w:r>
      <w:r w:rsidRPr="E9536E32">
        <w:rPr>
          <w:rFonts w:ascii="Times New Roman" w:cs="Times New Roman"/>
          <w:sz w:val="28"/>
          <w:szCs w:val="28"/>
          <w:rPrChange w:id="18644" w:author="user pc" w:date="2022-03-15T10:14:00Z">
            <w:rPr/>
          </w:rPrChange>
        </w:rPr>
        <w:t>V</w:t>
      </w:r>
      <w:r w:rsidRPr="359E3C60">
        <w:rPr>
          <w:rFonts w:ascii="Times New Roman" w:cs="Times New Roman"/>
          <w:sz w:val="28"/>
          <w:szCs w:val="28"/>
          <w:vertAlign w:val="subscript"/>
          <w:rPrChange w:id="18645" w:author="user pc" w:date="2022-03-15T10:14:00Z">
            <w:rPr>
              <w:vertAlign w:val="subscript"/>
            </w:rPr>
          </w:rPrChange>
        </w:rPr>
        <w:t xml:space="preserve">1 </w:t>
      </w:r>
      <w:r w:rsidRPr="E938E6B5">
        <w:rPr>
          <w:rFonts w:ascii="Times New Roman" w:cs="Times New Roman"/>
          <w:sz w:val="28"/>
          <w:szCs w:val="28"/>
          <w:rPrChange w:id="18646" w:author="user pc" w:date="2022-03-15T10:14:00Z">
            <w:rPr/>
          </w:rPrChange>
        </w:rPr>
        <w:t>=100</w:t>
      </w:r>
    </w:p>
    <w:p>
      <w:pPr>
        <w:pStyle w:val="style0"/>
        <w:rPr>
          <w:rFonts w:ascii="Times New Roman" w:cs="Times New Roman"/>
          <w:sz w:val="28"/>
          <w:szCs w:val="28"/>
          <w:rPrChange w:id="18647" w:author="user pc" w:date="2022-03-15T10:14:00Z">
            <w:rPr/>
          </w:rPrChange>
        </w:rPr>
      </w:pPr>
      <w:r w:rsidRPr="9D8ECADA">
        <w:rPr>
          <w:rFonts w:ascii="Times New Roman" w:cs="Times New Roman"/>
          <w:sz w:val="28"/>
          <w:szCs w:val="28"/>
          <w:rPrChange w:id="18648" w:author="user pc" w:date="2022-03-15T10:14:00Z">
            <w:rPr/>
          </w:rPrChange>
        </w:rPr>
        <w:t>V</w:t>
      </w:r>
      <w:r w:rsidRPr="AA2CF542">
        <w:rPr>
          <w:rFonts w:ascii="Times New Roman" w:cs="Times New Roman"/>
          <w:sz w:val="28"/>
          <w:szCs w:val="28"/>
          <w:vertAlign w:val="subscript"/>
          <w:rPrChange w:id="18649" w:author="user pc" w:date="2022-03-15T10:14:00Z">
            <w:rPr>
              <w:vertAlign w:val="subscript"/>
            </w:rPr>
          </w:rPrChange>
        </w:rPr>
        <w:t xml:space="preserve">1 </w:t>
      </w:r>
      <w:r w:rsidRPr="6C8177D6">
        <w:rPr>
          <w:rFonts w:ascii="Times New Roman" w:cs="Times New Roman"/>
          <w:sz w:val="28"/>
          <w:szCs w:val="28"/>
          <w:rPrChange w:id="18650" w:author="user pc" w:date="2022-03-15T10:14:00Z">
            <w:rPr/>
          </w:rPrChange>
        </w:rPr>
        <w:t>=</w:t>
      </w:r>
      <w:r>
        <w:rPr>
          <w:rFonts w:ascii="Times New Roman" w:cs="Times New Roman" w:hAnsi="Times New Roman"/>
          <w:sz w:val="28"/>
          <w:szCs w:val="28"/>
        </w:rPr>
        <w:t xml:space="preserve"> </w:t>
      </w:r>
      <w:r w:rsidRPr="965BE54E">
        <w:rPr>
          <w:rFonts w:ascii="Times New Roman" w:cs="Times New Roman"/>
          <w:sz w:val="28"/>
          <w:szCs w:val="28"/>
          <w:rPrChange w:id="18651" w:author="user pc" w:date="2022-03-15T10:14:00Z">
            <w:rPr/>
          </w:rPrChange>
        </w:rPr>
        <w:t>100/1.183</w:t>
      </w:r>
    </w:p>
    <w:p>
      <w:pPr>
        <w:pStyle w:val="style0"/>
        <w:rPr>
          <w:rFonts w:ascii="Times New Roman" w:cs="Times New Roman"/>
          <w:sz w:val="28"/>
          <w:szCs w:val="28"/>
          <w:rPrChange w:id="18652" w:author="user pc" w:date="2022-03-15T10:14:00Z">
            <w:rPr/>
          </w:rPrChange>
        </w:rPr>
      </w:pPr>
      <w:r w:rsidRPr="3A1B4209">
        <w:rPr>
          <w:rFonts w:ascii="Times New Roman" w:cs="Times New Roman"/>
          <w:sz w:val="28"/>
          <w:szCs w:val="28"/>
          <w:rPrChange w:id="18653" w:author="user pc" w:date="2022-03-15T10:14:00Z">
            <w:rPr/>
          </w:rPrChange>
        </w:rPr>
        <w:t>V</w:t>
      </w:r>
      <w:r w:rsidRPr="13A77C39">
        <w:rPr>
          <w:rFonts w:ascii="Times New Roman" w:cs="Times New Roman"/>
          <w:sz w:val="28"/>
          <w:szCs w:val="28"/>
          <w:vertAlign w:val="subscript"/>
          <w:rPrChange w:id="18654" w:author="user pc" w:date="2022-03-15T10:14:00Z">
            <w:rPr>
              <w:vertAlign w:val="subscript"/>
            </w:rPr>
          </w:rPrChange>
        </w:rPr>
        <w:t xml:space="preserve">1 </w:t>
      </w:r>
      <w:r w:rsidRPr="A906899B">
        <w:rPr>
          <w:rFonts w:ascii="Times New Roman" w:cs="Times New Roman"/>
          <w:sz w:val="28"/>
          <w:szCs w:val="28"/>
          <w:rPrChange w:id="18655" w:author="user pc" w:date="2022-03-15T10:14:00Z">
            <w:rPr/>
          </w:rPrChange>
        </w:rPr>
        <w:t>=</w:t>
      </w:r>
      <w:r>
        <w:rPr>
          <w:rFonts w:ascii="Times New Roman" w:cs="Times New Roman" w:hAnsi="Times New Roman"/>
          <w:sz w:val="28"/>
          <w:szCs w:val="28"/>
        </w:rPr>
        <w:t xml:space="preserve"> </w:t>
      </w:r>
      <w:r w:rsidRPr="B04ED62B">
        <w:rPr>
          <w:rFonts w:ascii="Times New Roman" w:cs="Times New Roman"/>
          <w:sz w:val="28"/>
          <w:szCs w:val="28"/>
          <w:rPrChange w:id="18656" w:author="user pc" w:date="2022-03-15T10:14:00Z">
            <w:rPr/>
          </w:rPrChange>
        </w:rPr>
        <w:t>84.53cm</w:t>
      </w:r>
      <w:r w:rsidRPr="CD713785">
        <w:rPr>
          <w:rFonts w:ascii="Times New Roman" w:cs="Times New Roman"/>
          <w:sz w:val="28"/>
          <w:szCs w:val="28"/>
          <w:vertAlign w:val="superscript"/>
          <w:rPrChange w:id="18657" w:author="user pc" w:date="2022-03-15T10:14:00Z">
            <w:rPr>
              <w:vertAlign w:val="superscript"/>
            </w:rPr>
          </w:rPrChange>
        </w:rPr>
        <w:t>3</w:t>
      </w:r>
      <w:r>
        <w:rPr>
          <w:rFonts w:ascii="Times New Roman" w:cs="Times New Roman" w:hAnsi="Times New Roman"/>
          <w:sz w:val="28"/>
          <w:szCs w:val="28"/>
          <w:vertAlign w:val="superscript"/>
        </w:rPr>
        <w:t xml:space="preserve"> </w:t>
      </w:r>
      <w:r w:rsidRPr="00868F2E">
        <w:rPr>
          <w:rFonts w:ascii="Times New Roman" w:cs="Times New Roman"/>
          <w:sz w:val="28"/>
          <w:szCs w:val="28"/>
          <w:rPrChange w:id="18658" w:author="user pc" w:date="2022-03-15T10:14:00Z">
            <w:rPr/>
          </w:rPrChange>
        </w:rPr>
        <w:t>(0.08453</w:t>
      </w:r>
      <w:r>
        <w:rPr>
          <w:rFonts w:ascii="Times New Roman" w:cs="Times New Roman" w:hAnsi="Times New Roman"/>
          <w:sz w:val="28"/>
          <w:szCs w:val="28"/>
        </w:rPr>
        <w:t xml:space="preserve"> </w:t>
      </w:r>
      <w:r w:rsidRPr="2B969FDF">
        <w:rPr>
          <w:rFonts w:ascii="Times New Roman" w:cs="Times New Roman"/>
          <w:sz w:val="28"/>
          <w:szCs w:val="28"/>
          <w:rPrChange w:id="18659" w:author="user pc" w:date="2022-03-15T10:14:00Z">
            <w:rPr/>
          </w:rPrChange>
        </w:rPr>
        <w:t>dm</w:t>
      </w:r>
      <w:r w:rsidRPr="1D39F598">
        <w:rPr>
          <w:rFonts w:ascii="Times New Roman" w:cs="Times New Roman"/>
          <w:sz w:val="28"/>
          <w:szCs w:val="28"/>
          <w:vertAlign w:val="superscript"/>
          <w:rPrChange w:id="18660" w:author="user pc" w:date="2022-03-15T10:14:00Z">
            <w:rPr>
              <w:vertAlign w:val="superscript"/>
            </w:rPr>
          </w:rPrChange>
        </w:rPr>
        <w:t>3</w:t>
      </w:r>
      <w:r w:rsidRPr="3A777D29">
        <w:rPr>
          <w:rFonts w:ascii="Times New Roman" w:cs="Times New Roman"/>
          <w:sz w:val="28"/>
          <w:szCs w:val="28"/>
          <w:rPrChange w:id="18661" w:author="user pc" w:date="2022-03-15T10:14:00Z">
            <w:rPr/>
          </w:rPrChange>
        </w:rPr>
        <w:t>)</w:t>
      </w:r>
    </w:p>
    <w:p>
      <w:pPr>
        <w:pStyle w:val="style0"/>
        <w:rPr>
          <w:rFonts w:ascii="Times New Roman" w:cs="Times New Roman"/>
          <w:sz w:val="28"/>
          <w:szCs w:val="28"/>
          <w:rPrChange w:id="18662" w:author="user pc" w:date="2022-03-15T10:14:00Z">
            <w:rPr/>
          </w:rPrChange>
        </w:rPr>
      </w:pPr>
    </w:p>
    <w:p>
      <w:pPr>
        <w:pStyle w:val="style0"/>
        <w:rPr>
          <w:rFonts w:ascii="Times New Roman" w:cs="Times New Roman"/>
          <w:sz w:val="28"/>
          <w:szCs w:val="28"/>
          <w:rPrChange w:id="18663" w:author="user pc" w:date="2022-03-15T10:14:00Z">
            <w:rPr/>
          </w:rPrChange>
        </w:rPr>
      </w:pPr>
      <w:r w:rsidRPr="9F5107C9">
        <w:rPr>
          <w:rFonts w:ascii="Times New Roman" w:cs="Times New Roman"/>
          <w:b/>
          <w:sz w:val="28"/>
          <w:szCs w:val="28"/>
          <w:rPrChange w:id="18664" w:author="user pc" w:date="2022-03-15T10:14:00Z">
            <w:rPr>
              <w:b/>
            </w:rPr>
          </w:rPrChange>
        </w:rPr>
        <w:t>Example</w:t>
      </w:r>
      <w:r>
        <w:rPr>
          <w:rFonts w:ascii="Times New Roman" w:cs="Times New Roman" w:hAnsi="Times New Roman"/>
          <w:b/>
          <w:sz w:val="28"/>
          <w:szCs w:val="28"/>
        </w:rPr>
        <w:t xml:space="preserve"> 7</w:t>
      </w:r>
    </w:p>
    <w:p>
      <w:pPr>
        <w:pStyle w:val="style0"/>
        <w:rPr>
          <w:rFonts w:ascii="Times New Roman" w:cs="Times New Roman"/>
          <w:sz w:val="28"/>
          <w:szCs w:val="28"/>
          <w:rPrChange w:id="18665" w:author="user pc" w:date="2022-03-15T10:14:00Z">
            <w:rPr/>
          </w:rPrChange>
        </w:rPr>
      </w:pPr>
      <w:r w:rsidRPr="71AAC2B3">
        <w:rPr>
          <w:rFonts w:ascii="Times New Roman" w:cs="Times New Roman"/>
          <w:sz w:val="28"/>
          <w:szCs w:val="28"/>
          <w:rPrChange w:id="18666" w:author="user pc" w:date="2022-03-15T10:14:00Z">
            <w:rPr/>
          </w:rPrChange>
        </w:rPr>
        <w:t>What</w:t>
      </w:r>
      <w:r>
        <w:rPr>
          <w:rFonts w:ascii="Times New Roman" w:cs="Times New Roman" w:hAnsi="Times New Roman"/>
          <w:sz w:val="28"/>
          <w:szCs w:val="28"/>
        </w:rPr>
        <w:t xml:space="preserve"> </w:t>
      </w:r>
      <w:r w:rsidRPr="E45D23B5">
        <w:rPr>
          <w:rFonts w:ascii="Times New Roman" w:cs="Times New Roman"/>
          <w:sz w:val="28"/>
          <w:szCs w:val="28"/>
          <w:rPrChange w:id="18667" w:author="user pc" w:date="2022-03-15T10:14:00Z">
            <w:rPr/>
          </w:rPrChange>
        </w:rPr>
        <w:t>volume</w:t>
      </w:r>
      <w:r>
        <w:rPr>
          <w:rFonts w:ascii="Times New Roman" w:cs="Times New Roman" w:hAnsi="Times New Roman"/>
          <w:sz w:val="28"/>
          <w:szCs w:val="28"/>
        </w:rPr>
        <w:t xml:space="preserve"> </w:t>
      </w:r>
      <w:r w:rsidRPr="429F6E43">
        <w:rPr>
          <w:rFonts w:ascii="Times New Roman" w:cs="Times New Roman"/>
          <w:sz w:val="28"/>
          <w:szCs w:val="28"/>
          <w:rPrChange w:id="18668" w:author="user pc" w:date="2022-03-15T10:14:00Z">
            <w:rPr/>
          </w:rPrChange>
        </w:rPr>
        <w:t>of</w:t>
      </w:r>
      <w:r>
        <w:rPr>
          <w:rFonts w:ascii="Times New Roman" w:cs="Times New Roman" w:hAnsi="Times New Roman"/>
          <w:sz w:val="28"/>
          <w:szCs w:val="28"/>
        </w:rPr>
        <w:t xml:space="preserve"> diluents </w:t>
      </w:r>
      <w:r w:rsidRPr="CFDFD67D">
        <w:rPr>
          <w:rFonts w:ascii="Times New Roman" w:cs="Times New Roman"/>
          <w:sz w:val="28"/>
          <w:szCs w:val="28"/>
          <w:rPrChange w:id="18669" w:author="user pc" w:date="2022-03-15T10:14:00Z">
            <w:rPr/>
          </w:rPrChange>
        </w:rPr>
        <w:t>must</w:t>
      </w:r>
      <w:r>
        <w:rPr>
          <w:rFonts w:ascii="Times New Roman" w:cs="Times New Roman" w:hAnsi="Times New Roman"/>
          <w:sz w:val="28"/>
          <w:szCs w:val="28"/>
        </w:rPr>
        <w:t xml:space="preserve"> </w:t>
      </w:r>
      <w:r w:rsidRPr="51DC843E">
        <w:rPr>
          <w:rFonts w:ascii="Times New Roman" w:cs="Times New Roman"/>
          <w:sz w:val="28"/>
          <w:szCs w:val="28"/>
          <w:rPrChange w:id="18670" w:author="user pc" w:date="2022-03-15T10:14:00Z">
            <w:rPr/>
          </w:rPrChange>
        </w:rPr>
        <w:t>I</w:t>
      </w:r>
      <w:r>
        <w:rPr>
          <w:rFonts w:ascii="Times New Roman" w:cs="Times New Roman" w:hAnsi="Times New Roman"/>
          <w:sz w:val="28"/>
          <w:szCs w:val="28"/>
        </w:rPr>
        <w:t xml:space="preserve"> </w:t>
      </w:r>
      <w:r w:rsidRPr="27DA9224">
        <w:rPr>
          <w:rFonts w:ascii="Times New Roman" w:cs="Times New Roman"/>
          <w:sz w:val="28"/>
          <w:szCs w:val="28"/>
          <w:rPrChange w:id="18671" w:author="user pc" w:date="2022-03-15T10:14:00Z">
            <w:rPr/>
          </w:rPrChange>
        </w:rPr>
        <w:t>add</w:t>
      </w:r>
      <w:r>
        <w:rPr>
          <w:rFonts w:ascii="Times New Roman" w:cs="Times New Roman" w:hAnsi="Times New Roman"/>
          <w:sz w:val="28"/>
          <w:szCs w:val="28"/>
        </w:rPr>
        <w:t xml:space="preserve"> </w:t>
      </w:r>
      <w:r w:rsidRPr="73049792">
        <w:rPr>
          <w:rFonts w:ascii="Times New Roman" w:cs="Times New Roman"/>
          <w:sz w:val="28"/>
          <w:szCs w:val="28"/>
          <w:rPrChange w:id="18672" w:author="user pc" w:date="2022-03-15T10:14:00Z">
            <w:rPr/>
          </w:rPrChange>
        </w:rPr>
        <w:t>to</w:t>
      </w:r>
      <w:r>
        <w:rPr>
          <w:rFonts w:ascii="Times New Roman" w:cs="Times New Roman" w:hAnsi="Times New Roman"/>
          <w:sz w:val="28"/>
          <w:szCs w:val="28"/>
        </w:rPr>
        <w:t xml:space="preserve"> </w:t>
      </w:r>
      <w:r w:rsidRPr="2200DB6F">
        <w:rPr>
          <w:rFonts w:ascii="Times New Roman" w:cs="Times New Roman"/>
          <w:sz w:val="28"/>
          <w:szCs w:val="28"/>
          <w:rPrChange w:id="18673" w:author="user pc" w:date="2022-03-15T10:14:00Z">
            <w:rPr/>
          </w:rPrChange>
        </w:rPr>
        <w:t>1mL</w:t>
      </w:r>
      <w:r>
        <w:rPr>
          <w:rFonts w:ascii="Times New Roman" w:cs="Times New Roman" w:hAnsi="Times New Roman"/>
          <w:sz w:val="28"/>
          <w:szCs w:val="28"/>
        </w:rPr>
        <w:t xml:space="preserve"> </w:t>
      </w:r>
      <w:r w:rsidRPr="FB269F57">
        <w:rPr>
          <w:rFonts w:ascii="Times New Roman" w:cs="Times New Roman"/>
          <w:sz w:val="28"/>
          <w:szCs w:val="28"/>
          <w:rPrChange w:id="18674" w:author="user pc" w:date="2022-03-15T10:14:00Z">
            <w:rPr/>
          </w:rPrChange>
        </w:rPr>
        <w:t>of</w:t>
      </w:r>
      <w:r>
        <w:rPr>
          <w:rFonts w:ascii="Times New Roman" w:cs="Times New Roman" w:hAnsi="Times New Roman"/>
          <w:sz w:val="28"/>
          <w:szCs w:val="28"/>
        </w:rPr>
        <w:t xml:space="preserve"> </w:t>
      </w:r>
      <w:r w:rsidRPr="4D5A7CA8">
        <w:rPr>
          <w:rFonts w:ascii="Times New Roman" w:cs="Times New Roman"/>
          <w:sz w:val="28"/>
          <w:szCs w:val="28"/>
          <w:rPrChange w:id="18675" w:author="user pc" w:date="2022-03-15T10:14:00Z">
            <w:rPr/>
          </w:rPrChange>
        </w:rPr>
        <w:t>a</w:t>
      </w:r>
      <w:r>
        <w:rPr>
          <w:rFonts w:ascii="Times New Roman" w:cs="Times New Roman" w:hAnsi="Times New Roman"/>
          <w:sz w:val="28"/>
          <w:szCs w:val="28"/>
        </w:rPr>
        <w:t xml:space="preserve"> </w:t>
      </w:r>
      <w:r w:rsidRPr="7D75DF90">
        <w:rPr>
          <w:rFonts w:ascii="Times New Roman" w:cs="Times New Roman"/>
          <w:sz w:val="28"/>
          <w:szCs w:val="28"/>
          <w:rPrChange w:id="18676" w:author="user pc" w:date="2022-03-15T10:14:00Z">
            <w:rPr/>
          </w:rPrChange>
        </w:rPr>
        <w:t>4mg/L</w:t>
      </w:r>
      <w:r>
        <w:rPr>
          <w:rFonts w:ascii="Times New Roman" w:cs="Times New Roman" w:hAnsi="Times New Roman"/>
          <w:sz w:val="28"/>
          <w:szCs w:val="28"/>
        </w:rPr>
        <w:t xml:space="preserve"> </w:t>
      </w:r>
      <w:r w:rsidRPr="684E95B5">
        <w:rPr>
          <w:rFonts w:ascii="Times New Roman" w:cs="Times New Roman"/>
          <w:sz w:val="28"/>
          <w:szCs w:val="28"/>
          <w:rPrChange w:id="18677" w:author="user pc" w:date="2022-03-15T10:14:00Z">
            <w:rPr/>
          </w:rPrChange>
        </w:rPr>
        <w:t>solution</w:t>
      </w:r>
      <w:r>
        <w:rPr>
          <w:rFonts w:ascii="Times New Roman" w:cs="Times New Roman" w:hAnsi="Times New Roman"/>
          <w:sz w:val="28"/>
          <w:szCs w:val="28"/>
        </w:rPr>
        <w:t xml:space="preserve"> </w:t>
      </w:r>
      <w:r w:rsidRPr="490BBCC4">
        <w:rPr>
          <w:rFonts w:ascii="Times New Roman" w:cs="Times New Roman"/>
          <w:sz w:val="28"/>
          <w:szCs w:val="28"/>
          <w:rPrChange w:id="18678" w:author="user pc" w:date="2022-03-15T10:14:00Z">
            <w:rPr/>
          </w:rPrChange>
        </w:rPr>
        <w:t>of</w:t>
      </w:r>
      <w:r>
        <w:rPr>
          <w:rFonts w:ascii="Times New Roman" w:cs="Times New Roman" w:hAnsi="Times New Roman"/>
          <w:sz w:val="28"/>
          <w:szCs w:val="28"/>
        </w:rPr>
        <w:t xml:space="preserve"> </w:t>
      </w:r>
      <w:r w:rsidRPr="F659D3EF">
        <w:rPr>
          <w:rFonts w:ascii="Times New Roman" w:cs="Times New Roman"/>
          <w:sz w:val="28"/>
          <w:szCs w:val="28"/>
          <w:rPrChange w:id="18679" w:author="user pc" w:date="2022-03-15T10:14:00Z">
            <w:rPr/>
          </w:rPrChange>
        </w:rPr>
        <w:t>dexamethasone</w:t>
      </w:r>
      <w:r>
        <w:rPr>
          <w:rFonts w:ascii="Times New Roman" w:cs="Times New Roman" w:hAnsi="Times New Roman"/>
          <w:sz w:val="28"/>
          <w:szCs w:val="28"/>
        </w:rPr>
        <w:t xml:space="preserve"> </w:t>
      </w:r>
      <w:r w:rsidRPr="BF47AFE6">
        <w:rPr>
          <w:rFonts w:ascii="Times New Roman" w:cs="Times New Roman"/>
          <w:sz w:val="28"/>
          <w:szCs w:val="28"/>
          <w:rPrChange w:id="18680" w:author="user pc" w:date="2022-03-15T10:14:00Z">
            <w:rPr/>
          </w:rPrChange>
        </w:rPr>
        <w:t>to</w:t>
      </w:r>
      <w:r>
        <w:rPr>
          <w:rFonts w:ascii="Times New Roman" w:cs="Times New Roman" w:hAnsi="Times New Roman"/>
          <w:sz w:val="28"/>
          <w:szCs w:val="28"/>
        </w:rPr>
        <w:t xml:space="preserve"> </w:t>
      </w:r>
      <w:r w:rsidRPr="3365FF17">
        <w:rPr>
          <w:rFonts w:ascii="Times New Roman" w:cs="Times New Roman"/>
          <w:sz w:val="28"/>
          <w:szCs w:val="28"/>
          <w:rPrChange w:id="18681" w:author="user pc" w:date="2022-03-15T10:14:00Z">
            <w:rPr/>
          </w:rPrChange>
        </w:rPr>
        <w:t>get</w:t>
      </w:r>
      <w:r>
        <w:rPr>
          <w:rFonts w:ascii="Times New Roman" w:cs="Times New Roman" w:hAnsi="Times New Roman"/>
          <w:sz w:val="28"/>
          <w:szCs w:val="28"/>
        </w:rPr>
        <w:t xml:space="preserve"> </w:t>
      </w:r>
      <w:r w:rsidRPr="1FAD5232">
        <w:rPr>
          <w:rFonts w:ascii="Times New Roman" w:cs="Times New Roman"/>
          <w:sz w:val="28"/>
          <w:szCs w:val="28"/>
          <w:rPrChange w:id="18682" w:author="user pc" w:date="2022-03-15T10:14:00Z">
            <w:rPr/>
          </w:rPrChange>
        </w:rPr>
        <w:t>a</w:t>
      </w:r>
      <w:r>
        <w:rPr>
          <w:rFonts w:ascii="Times New Roman" w:cs="Times New Roman" w:hAnsi="Times New Roman"/>
          <w:sz w:val="28"/>
          <w:szCs w:val="28"/>
        </w:rPr>
        <w:t xml:space="preserve"> </w:t>
      </w:r>
      <w:r w:rsidRPr="67803DE3">
        <w:rPr>
          <w:rFonts w:ascii="Times New Roman" w:cs="Times New Roman"/>
          <w:sz w:val="28"/>
          <w:szCs w:val="28"/>
          <w:rPrChange w:id="18683" w:author="user pc" w:date="2022-03-15T10:14:00Z">
            <w:rPr/>
          </w:rPrChange>
        </w:rPr>
        <w:t>concentration</w:t>
      </w:r>
      <w:r>
        <w:rPr>
          <w:rFonts w:ascii="Times New Roman" w:cs="Times New Roman" w:hAnsi="Times New Roman"/>
          <w:sz w:val="28"/>
          <w:szCs w:val="28"/>
        </w:rPr>
        <w:t xml:space="preserve"> </w:t>
      </w:r>
      <w:r w:rsidRPr="DFC9A4D3">
        <w:rPr>
          <w:rFonts w:ascii="Times New Roman" w:cs="Times New Roman"/>
          <w:sz w:val="28"/>
          <w:szCs w:val="28"/>
          <w:rPrChange w:id="18684" w:author="user pc" w:date="2022-03-15T10:14:00Z">
            <w:rPr/>
          </w:rPrChange>
        </w:rPr>
        <w:t>of</w:t>
      </w:r>
      <w:r>
        <w:rPr>
          <w:rFonts w:ascii="Times New Roman" w:cs="Times New Roman" w:hAnsi="Times New Roman"/>
          <w:sz w:val="28"/>
          <w:szCs w:val="28"/>
        </w:rPr>
        <w:t xml:space="preserve"> </w:t>
      </w:r>
      <w:r w:rsidRPr="B374CBF7">
        <w:rPr>
          <w:rFonts w:ascii="Times New Roman" w:cs="Times New Roman"/>
          <w:sz w:val="28"/>
          <w:szCs w:val="28"/>
          <w:rPrChange w:id="18685" w:author="user pc" w:date="2022-03-15T10:14:00Z">
            <w:rPr/>
          </w:rPrChange>
        </w:rPr>
        <w:t>2.5</w:t>
      </w:r>
      <w:r>
        <w:rPr>
          <w:rFonts w:ascii="Times New Roman" w:cs="Times New Roman" w:hAnsi="Times New Roman"/>
          <w:sz w:val="28"/>
          <w:szCs w:val="28"/>
        </w:rPr>
        <w:t xml:space="preserve"> </w:t>
      </w:r>
      <w:r w:rsidRPr="BFC65E9F">
        <w:rPr>
          <w:rFonts w:ascii="Times New Roman" w:cs="Times New Roman"/>
          <w:sz w:val="28"/>
          <w:szCs w:val="28"/>
          <w:rPrChange w:id="18686" w:author="user pc" w:date="2022-03-15T10:14:00Z">
            <w:rPr/>
          </w:rPrChange>
        </w:rPr>
        <w:t>mg/L?</w:t>
      </w:r>
    </w:p>
    <w:p>
      <w:pPr>
        <w:pStyle w:val="style0"/>
        <w:rPr>
          <w:rFonts w:ascii="Times New Roman" w:cs="Times New Roman"/>
          <w:sz w:val="28"/>
          <w:szCs w:val="28"/>
          <w:rPrChange w:id="18687" w:author="user pc" w:date="2022-03-15T10:14:00Z">
            <w:rPr/>
          </w:rPrChange>
        </w:rPr>
      </w:pPr>
      <w:r w:rsidRPr="02F9BA2C">
        <w:rPr>
          <w:rFonts w:ascii="Times New Roman" w:cs="Times New Roman"/>
          <w:b/>
          <w:sz w:val="28"/>
          <w:szCs w:val="28"/>
          <w:rPrChange w:id="18688" w:author="user pc" w:date="2022-03-15T10:14:00Z">
            <w:rPr>
              <w:b/>
            </w:rPr>
          </w:rPrChange>
        </w:rPr>
        <w:t>Solution</w:t>
      </w:r>
    </w:p>
    <w:p>
      <w:pPr>
        <w:pStyle w:val="style0"/>
        <w:rPr>
          <w:rFonts w:ascii="Times New Roman" w:cs="Times New Roman"/>
          <w:sz w:val="28"/>
          <w:szCs w:val="28"/>
          <w:rPrChange w:id="18689" w:author="user pc" w:date="2022-03-15T10:14:00Z">
            <w:rPr/>
          </w:rPrChange>
        </w:rPr>
      </w:pPr>
      <w:r w:rsidRPr="436B08FC">
        <w:rPr>
          <w:rFonts w:ascii="Times New Roman" w:cs="Times New Roman"/>
          <w:sz w:val="28"/>
          <w:szCs w:val="28"/>
          <w:rPrChange w:id="18690" w:author="user pc" w:date="2022-03-15T10:14:00Z">
            <w:rPr/>
          </w:rPrChange>
        </w:rPr>
        <w:t>You</w:t>
      </w:r>
      <w:r>
        <w:rPr>
          <w:rFonts w:ascii="Times New Roman" w:cs="Times New Roman" w:hAnsi="Times New Roman"/>
          <w:sz w:val="28"/>
          <w:szCs w:val="28"/>
        </w:rPr>
        <w:t xml:space="preserve"> </w:t>
      </w:r>
      <w:r w:rsidRPr="BA089866">
        <w:rPr>
          <w:rFonts w:ascii="Times New Roman" w:cs="Times New Roman"/>
          <w:sz w:val="28"/>
          <w:szCs w:val="28"/>
          <w:rPrChange w:id="18691" w:author="user pc" w:date="2022-03-15T10:14:00Z">
            <w:rPr/>
          </w:rPrChange>
        </w:rPr>
        <w:t>can</w:t>
      </w:r>
      <w:r>
        <w:rPr>
          <w:rFonts w:ascii="Times New Roman" w:cs="Times New Roman" w:hAnsi="Times New Roman"/>
          <w:sz w:val="28"/>
          <w:szCs w:val="28"/>
        </w:rPr>
        <w:t xml:space="preserve"> </w:t>
      </w:r>
      <w:r w:rsidRPr="3DCEC4A3">
        <w:rPr>
          <w:rFonts w:ascii="Times New Roman" w:cs="Times New Roman"/>
          <w:sz w:val="28"/>
          <w:szCs w:val="28"/>
          <w:rPrChange w:id="18692" w:author="user pc" w:date="2022-03-15T10:14:00Z">
            <w:rPr/>
          </w:rPrChange>
        </w:rPr>
        <w:t>use</w:t>
      </w:r>
      <w:r>
        <w:rPr>
          <w:rFonts w:ascii="Times New Roman" w:cs="Times New Roman" w:hAnsi="Times New Roman"/>
          <w:sz w:val="28"/>
          <w:szCs w:val="28"/>
        </w:rPr>
        <w:t xml:space="preserve"> </w:t>
      </w:r>
      <w:r w:rsidRPr="8A768E5A">
        <w:rPr>
          <w:rFonts w:ascii="Times New Roman" w:cs="Times New Roman"/>
          <w:sz w:val="28"/>
          <w:szCs w:val="28"/>
          <w:rPrChange w:id="18693" w:author="user pc" w:date="2022-03-15T10:14:00Z">
            <w:rPr/>
          </w:rPrChange>
        </w:rPr>
        <w:t>the</w:t>
      </w:r>
      <w:r>
        <w:rPr>
          <w:rFonts w:ascii="Times New Roman" w:cs="Times New Roman" w:hAnsi="Times New Roman"/>
          <w:sz w:val="28"/>
          <w:szCs w:val="28"/>
        </w:rPr>
        <w:t xml:space="preserve"> </w:t>
      </w:r>
      <w:r w:rsidRPr="82D1050D">
        <w:rPr>
          <w:rFonts w:ascii="Times New Roman" w:cs="Times New Roman"/>
          <w:sz w:val="28"/>
          <w:szCs w:val="28"/>
          <w:rPrChange w:id="18694" w:author="user pc" w:date="2022-03-15T10:14:00Z">
            <w:rPr/>
          </w:rPrChange>
        </w:rPr>
        <w:t>formula:</w:t>
      </w:r>
    </w:p>
    <w:p>
      <w:pPr>
        <w:pStyle w:val="style0"/>
        <w:rPr>
          <w:rFonts w:ascii="Times New Roman" w:cs="Times New Roman"/>
          <w:sz w:val="28"/>
          <w:szCs w:val="28"/>
          <w:rPrChange w:id="18695" w:author="user pc" w:date="2022-03-15T10:14:00Z">
            <w:rPr/>
          </w:rPrChange>
        </w:rPr>
      </w:pPr>
      <w:r w:rsidRPr="65DABB4B">
        <w:rPr>
          <w:rFonts w:ascii="Times New Roman" w:cs="Times New Roman"/>
          <w:sz w:val="28"/>
          <w:szCs w:val="28"/>
          <w:rPrChange w:id="18696" w:author="user pc" w:date="2022-03-15T10:14:00Z">
            <w:rPr/>
          </w:rPrChange>
        </w:rPr>
        <w:t>C</w:t>
      </w:r>
      <w:r w:rsidRPr="0B937257">
        <w:rPr>
          <w:rFonts w:ascii="Times New Roman" w:cs="Times New Roman"/>
          <w:sz w:val="28"/>
          <w:szCs w:val="28"/>
          <w:vertAlign w:val="subscript"/>
          <w:rPrChange w:id="18697" w:author="user pc" w:date="2022-03-15T10:14:00Z">
            <w:rPr>
              <w:vertAlign w:val="subscript"/>
            </w:rPr>
          </w:rPrChange>
        </w:rPr>
        <w:t>1</w:t>
      </w:r>
      <w:r w:rsidRPr="F63EE294">
        <w:rPr>
          <w:rFonts w:ascii="Times New Roman" w:cs="Times New Roman"/>
          <w:sz w:val="28"/>
          <w:szCs w:val="28"/>
          <w:rPrChange w:id="18698" w:author="user pc" w:date="2022-03-15T10:14:00Z">
            <w:rPr/>
          </w:rPrChange>
        </w:rPr>
        <w:t>V</w:t>
      </w:r>
      <w:r w:rsidRPr="B134C184">
        <w:rPr>
          <w:rFonts w:ascii="Times New Roman" w:cs="Times New Roman"/>
          <w:sz w:val="28"/>
          <w:szCs w:val="28"/>
          <w:vertAlign w:val="subscript"/>
          <w:rPrChange w:id="18699" w:author="user pc" w:date="2022-03-15T10:14:00Z">
            <w:rPr>
              <w:vertAlign w:val="subscript"/>
            </w:rPr>
          </w:rPrChange>
        </w:rPr>
        <w:t>1</w:t>
      </w:r>
      <w:r>
        <w:rPr>
          <w:rFonts w:ascii="Times New Roman" w:cs="Times New Roman" w:hAnsi="Times New Roman"/>
          <w:sz w:val="28"/>
          <w:szCs w:val="28"/>
          <w:vertAlign w:val="subscript"/>
        </w:rPr>
        <w:t xml:space="preserve"> </w:t>
      </w:r>
      <w:r w:rsidRPr="1309955B">
        <w:rPr>
          <w:rFonts w:ascii="Times New Roman" w:cs="Times New Roman"/>
          <w:sz w:val="28"/>
          <w:szCs w:val="28"/>
          <w:rPrChange w:id="18700" w:author="user pc" w:date="2022-03-15T10:14:00Z">
            <w:rPr/>
          </w:rPrChange>
        </w:rPr>
        <w:t>=</w:t>
      </w:r>
      <w:r>
        <w:rPr>
          <w:rFonts w:ascii="Times New Roman" w:cs="Times New Roman" w:hAnsi="Times New Roman"/>
          <w:sz w:val="28"/>
          <w:szCs w:val="28"/>
        </w:rPr>
        <w:t xml:space="preserve"> </w:t>
      </w:r>
      <w:r w:rsidRPr="AC04006C">
        <w:rPr>
          <w:rFonts w:ascii="Times New Roman" w:cs="Times New Roman"/>
          <w:sz w:val="28"/>
          <w:szCs w:val="28"/>
          <w:rPrChange w:id="18701" w:author="user pc" w:date="2022-03-15T10:14:00Z">
            <w:rPr/>
          </w:rPrChange>
        </w:rPr>
        <w:t>C</w:t>
      </w:r>
      <w:r w:rsidRPr="DB7EAAAD">
        <w:rPr>
          <w:rFonts w:ascii="Times New Roman" w:cs="Times New Roman"/>
          <w:sz w:val="28"/>
          <w:szCs w:val="28"/>
          <w:vertAlign w:val="subscript"/>
          <w:rPrChange w:id="18702" w:author="user pc" w:date="2022-03-15T10:14:00Z">
            <w:rPr>
              <w:vertAlign w:val="subscript"/>
            </w:rPr>
          </w:rPrChange>
        </w:rPr>
        <w:t>2</w:t>
      </w:r>
      <w:r w:rsidRPr="DFAADB6C">
        <w:rPr>
          <w:rFonts w:ascii="Times New Roman" w:cs="Times New Roman"/>
          <w:sz w:val="28"/>
          <w:szCs w:val="28"/>
          <w:rPrChange w:id="18703" w:author="user pc" w:date="2022-03-15T10:14:00Z">
            <w:rPr/>
          </w:rPrChange>
        </w:rPr>
        <w:t>V</w:t>
      </w:r>
      <w:r w:rsidRPr="CB49C031">
        <w:rPr>
          <w:rFonts w:ascii="Times New Roman" w:cs="Times New Roman"/>
          <w:sz w:val="28"/>
          <w:szCs w:val="28"/>
          <w:vertAlign w:val="subscript"/>
          <w:rPrChange w:id="18704" w:author="user pc" w:date="2022-03-15T10:14:00Z">
            <w:rPr>
              <w:vertAlign w:val="subscript"/>
            </w:rPr>
          </w:rPrChange>
        </w:rPr>
        <w:t>2</w:t>
      </w:r>
    </w:p>
    <w:p>
      <w:pPr>
        <w:pStyle w:val="style0"/>
        <w:rPr>
          <w:rFonts w:ascii="Times New Roman" w:cs="Times New Roman"/>
          <w:sz w:val="28"/>
          <w:szCs w:val="28"/>
          <w:rPrChange w:id="18705" w:author="user pc" w:date="2022-03-15T10:14:00Z">
            <w:rPr/>
          </w:rPrChange>
        </w:rPr>
      </w:pPr>
      <w:r w:rsidRPr="C4126F7B">
        <w:rPr>
          <w:rFonts w:ascii="Times New Roman" w:cs="Times New Roman"/>
          <w:sz w:val="28"/>
          <w:szCs w:val="28"/>
          <w:rPrChange w:id="18706" w:author="user pc" w:date="2022-03-15T10:14:00Z">
            <w:rPr/>
          </w:rPrChange>
        </w:rPr>
        <w:t>C</w:t>
      </w:r>
      <w:r w:rsidRPr="6701A965">
        <w:rPr>
          <w:rFonts w:ascii="Times New Roman" w:cs="Times New Roman"/>
          <w:sz w:val="28"/>
          <w:szCs w:val="28"/>
          <w:vertAlign w:val="subscript"/>
          <w:rPrChange w:id="18707" w:author="user pc" w:date="2022-03-15T10:14:00Z">
            <w:rPr>
              <w:vertAlign w:val="subscript"/>
            </w:rPr>
          </w:rPrChange>
        </w:rPr>
        <w:t>1</w:t>
      </w:r>
      <w:r>
        <w:rPr>
          <w:rFonts w:ascii="Times New Roman" w:cs="Times New Roman" w:hAnsi="Times New Roman"/>
          <w:sz w:val="28"/>
          <w:szCs w:val="28"/>
          <w:vertAlign w:val="subscript"/>
        </w:rPr>
        <w:t xml:space="preserve"> </w:t>
      </w:r>
      <w:r w:rsidRPr="9137719A">
        <w:rPr>
          <w:rFonts w:ascii="Times New Roman" w:cs="Times New Roman"/>
          <w:sz w:val="28"/>
          <w:szCs w:val="28"/>
          <w:rPrChange w:id="18708" w:author="user pc" w:date="2022-03-15T10:14:00Z">
            <w:rPr/>
          </w:rPrChange>
        </w:rPr>
        <w:t>=</w:t>
      </w:r>
      <w:r>
        <w:rPr>
          <w:rFonts w:ascii="Times New Roman" w:cs="Times New Roman" w:hAnsi="Times New Roman"/>
          <w:sz w:val="28"/>
          <w:szCs w:val="28"/>
        </w:rPr>
        <w:t xml:space="preserve"> </w:t>
      </w:r>
      <w:r w:rsidRPr="8D992EAD">
        <w:rPr>
          <w:rFonts w:ascii="Times New Roman" w:cs="Times New Roman"/>
          <w:sz w:val="28"/>
          <w:szCs w:val="28"/>
          <w:rPrChange w:id="18709" w:author="user pc" w:date="2022-03-15T10:14:00Z">
            <w:rPr/>
          </w:rPrChange>
        </w:rPr>
        <w:t>4mg/mL;V</w:t>
      </w:r>
      <w:r w:rsidRPr="742FB204">
        <w:rPr>
          <w:rFonts w:ascii="Times New Roman" w:cs="Times New Roman"/>
          <w:sz w:val="28"/>
          <w:szCs w:val="28"/>
          <w:vertAlign w:val="subscript"/>
          <w:rPrChange w:id="18710" w:author="user pc" w:date="2022-03-15T10:14:00Z">
            <w:rPr>
              <w:vertAlign w:val="subscript"/>
            </w:rPr>
          </w:rPrChange>
        </w:rPr>
        <w:t xml:space="preserve">1  </w:t>
      </w:r>
      <w:r w:rsidRPr="43FF7C37">
        <w:rPr>
          <w:rFonts w:ascii="Times New Roman" w:cs="Times New Roman"/>
          <w:sz w:val="28"/>
          <w:szCs w:val="28"/>
          <w:rPrChange w:id="18711" w:author="user pc" w:date="2022-03-15T10:14:00Z">
            <w:rPr/>
          </w:rPrChange>
        </w:rPr>
        <w:t>=1mL;</w:t>
      </w:r>
    </w:p>
    <w:p>
      <w:pPr>
        <w:pStyle w:val="style0"/>
        <w:rPr>
          <w:rFonts w:ascii="Times New Roman" w:cs="Times New Roman"/>
          <w:sz w:val="28"/>
          <w:szCs w:val="28"/>
          <w:rPrChange w:id="18712" w:author="user pc" w:date="2022-03-15T10:14:00Z">
            <w:rPr/>
          </w:rPrChange>
        </w:rPr>
      </w:pPr>
      <w:r w:rsidRPr="A5266DEC">
        <w:rPr>
          <w:rFonts w:ascii="Times New Roman" w:cs="Times New Roman"/>
          <w:sz w:val="28"/>
          <w:szCs w:val="28"/>
          <w:rPrChange w:id="18713" w:author="user pc" w:date="2022-03-15T10:14:00Z">
            <w:rPr/>
          </w:rPrChange>
        </w:rPr>
        <w:t>C</w:t>
      </w:r>
      <w:r w:rsidRPr="7B70C259">
        <w:rPr>
          <w:rFonts w:ascii="Times New Roman" w:cs="Times New Roman"/>
          <w:sz w:val="28"/>
          <w:szCs w:val="28"/>
          <w:vertAlign w:val="subscript"/>
          <w:rPrChange w:id="18714" w:author="user pc" w:date="2022-03-15T10:14:00Z">
            <w:rPr>
              <w:vertAlign w:val="subscript"/>
            </w:rPr>
          </w:rPrChange>
        </w:rPr>
        <w:t>2</w:t>
      </w:r>
      <w:r>
        <w:rPr>
          <w:rFonts w:ascii="Times New Roman" w:cs="Times New Roman" w:hAnsi="Times New Roman"/>
          <w:sz w:val="28"/>
          <w:szCs w:val="28"/>
          <w:vertAlign w:val="subscript"/>
        </w:rPr>
        <w:t xml:space="preserve"> </w:t>
      </w:r>
      <w:r w:rsidRPr="A04D0185">
        <w:rPr>
          <w:rFonts w:ascii="Times New Roman" w:cs="Times New Roman"/>
          <w:sz w:val="28"/>
          <w:szCs w:val="28"/>
          <w:rPrChange w:id="18715" w:author="user pc" w:date="2022-03-15T10:14:00Z">
            <w:rPr/>
          </w:rPrChange>
        </w:rPr>
        <w:t>=</w:t>
      </w:r>
      <w:r>
        <w:rPr>
          <w:rFonts w:ascii="Times New Roman" w:cs="Times New Roman" w:hAnsi="Times New Roman"/>
          <w:sz w:val="28"/>
          <w:szCs w:val="28"/>
        </w:rPr>
        <w:t xml:space="preserve"> </w:t>
      </w:r>
      <w:r w:rsidRPr="AAE97CC3">
        <w:rPr>
          <w:rFonts w:ascii="Times New Roman" w:cs="Times New Roman"/>
          <w:sz w:val="28"/>
          <w:szCs w:val="28"/>
          <w:rPrChange w:id="18716" w:author="user pc" w:date="2022-03-15T10:14:00Z">
            <w:rPr/>
          </w:rPrChange>
        </w:rPr>
        <w:t>2.5</w:t>
      </w:r>
      <w:r>
        <w:rPr>
          <w:rFonts w:ascii="Times New Roman" w:cs="Times New Roman" w:hAnsi="Times New Roman"/>
          <w:sz w:val="28"/>
          <w:szCs w:val="28"/>
        </w:rPr>
        <w:t xml:space="preserve"> </w:t>
      </w:r>
      <w:r w:rsidRPr="11EEB912">
        <w:rPr>
          <w:rFonts w:ascii="Times New Roman" w:cs="Times New Roman"/>
          <w:sz w:val="28"/>
          <w:szCs w:val="28"/>
          <w:rPrChange w:id="18717" w:author="user pc" w:date="2022-03-15T10:14:00Z">
            <w:rPr/>
          </w:rPrChange>
        </w:rPr>
        <w:t>mg/mL;V</w:t>
      </w:r>
      <w:r w:rsidRPr="6D797DFA">
        <w:rPr>
          <w:rFonts w:ascii="Times New Roman" w:cs="Times New Roman"/>
          <w:sz w:val="28"/>
          <w:szCs w:val="28"/>
          <w:vertAlign w:val="subscript"/>
          <w:rPrChange w:id="18718" w:author="user pc" w:date="2022-03-15T10:14:00Z">
            <w:rPr>
              <w:vertAlign w:val="subscript"/>
            </w:rPr>
          </w:rPrChange>
        </w:rPr>
        <w:t xml:space="preserve">2 </w:t>
      </w:r>
      <w:r w:rsidRPr="2FD82C66">
        <w:rPr>
          <w:rFonts w:ascii="Times New Roman" w:cs="Times New Roman"/>
          <w:sz w:val="28"/>
          <w:szCs w:val="28"/>
          <w:rPrChange w:id="18719" w:author="user pc" w:date="2022-03-15T10:14:00Z">
            <w:rPr/>
          </w:rPrChange>
        </w:rPr>
        <w:t>=?</w:t>
      </w:r>
    </w:p>
    <w:p>
      <w:pPr>
        <w:pStyle w:val="style0"/>
        <w:rPr>
          <w:rFonts w:ascii="Times New Roman" w:cs="Times New Roman"/>
          <w:sz w:val="28"/>
          <w:szCs w:val="28"/>
          <w:rPrChange w:id="18720" w:author="user pc" w:date="2022-03-15T10:14:00Z">
            <w:rPr/>
          </w:rPrChange>
        </w:rPr>
      </w:pPr>
      <w:r w:rsidRPr="C0311BC1">
        <w:rPr>
          <w:rFonts w:ascii="Times New Roman" w:cs="Times New Roman"/>
          <w:sz w:val="28"/>
          <w:szCs w:val="28"/>
          <w:rPrChange w:id="18721" w:author="user pc" w:date="2022-03-15T10:14:00Z">
            <w:rPr/>
          </w:rPrChange>
        </w:rPr>
        <w:t>V</w:t>
      </w:r>
      <w:r w:rsidRPr="FCBF1077">
        <w:rPr>
          <w:rFonts w:ascii="Times New Roman" w:cs="Times New Roman"/>
          <w:sz w:val="28"/>
          <w:szCs w:val="28"/>
          <w:vertAlign w:val="subscript"/>
          <w:rPrChange w:id="18722" w:author="user pc" w:date="2022-03-15T10:14:00Z">
            <w:rPr>
              <w:vertAlign w:val="subscript"/>
            </w:rPr>
          </w:rPrChange>
        </w:rPr>
        <w:t>2</w:t>
      </w:r>
      <w:r>
        <w:rPr>
          <w:rFonts w:ascii="Times New Roman" w:cs="Times New Roman" w:hAnsi="Times New Roman"/>
          <w:sz w:val="28"/>
          <w:szCs w:val="28"/>
          <w:vertAlign w:val="subscript"/>
        </w:rPr>
        <w:t xml:space="preserve"> </w:t>
      </w:r>
      <w:r w:rsidRPr="DE249333">
        <w:rPr>
          <w:rFonts w:ascii="Times New Roman" w:cs="Times New Roman"/>
          <w:sz w:val="28"/>
          <w:szCs w:val="28"/>
          <w:rPrChange w:id="18723" w:author="user pc" w:date="2022-03-15T10:14:00Z">
            <w:rPr/>
          </w:rPrChange>
        </w:rPr>
        <w:t>=</w:t>
      </w:r>
      <w:r>
        <w:rPr>
          <w:rFonts w:ascii="Times New Roman" w:cs="Times New Roman" w:hAnsi="Times New Roman"/>
          <w:sz w:val="28"/>
          <w:szCs w:val="28"/>
        </w:rPr>
        <w:t xml:space="preserve"> </w:t>
      </w:r>
      <w:r w:rsidRPr="7803777E">
        <w:rPr>
          <w:rFonts w:ascii="Times New Roman" w:cs="Times New Roman"/>
          <w:sz w:val="28"/>
          <w:szCs w:val="28"/>
          <w:rPrChange w:id="18724" w:author="user pc" w:date="2022-03-15T10:14:00Z">
            <w:rPr/>
          </w:rPrChange>
        </w:rPr>
        <w:t>V</w:t>
      </w:r>
      <w:r w:rsidRPr="2BE54D83">
        <w:rPr>
          <w:rFonts w:ascii="Times New Roman" w:cs="Times New Roman"/>
          <w:sz w:val="28"/>
          <w:szCs w:val="28"/>
          <w:vertAlign w:val="subscript"/>
          <w:rPrChange w:id="18725" w:author="user pc" w:date="2022-03-15T10:14:00Z">
            <w:rPr>
              <w:vertAlign w:val="subscript"/>
            </w:rPr>
          </w:rPrChange>
        </w:rPr>
        <w:t>1</w:t>
      </w:r>
      <w:r>
        <w:rPr>
          <w:rFonts w:ascii="Times New Roman" w:cs="Times New Roman" w:hAnsi="Times New Roman"/>
          <w:sz w:val="28"/>
          <w:szCs w:val="28"/>
          <w:vertAlign w:val="subscript"/>
        </w:rPr>
        <w:t xml:space="preserve"> </w:t>
      </w:r>
      <w:r w:rsidRPr="3A789A5A">
        <w:rPr>
          <w:rFonts w:ascii="Times New Roman" w:cs="Times New Roman"/>
          <w:sz w:val="28"/>
          <w:szCs w:val="28"/>
          <w:rPrChange w:id="18726" w:author="user pc" w:date="2022-03-15T10:14:00Z">
            <w:rPr/>
          </w:rPrChange>
        </w:rPr>
        <w:t>×</w:t>
      </w:r>
      <w:r>
        <w:rPr>
          <w:rFonts w:ascii="Times New Roman" w:cs="Times New Roman" w:hAnsi="Times New Roman"/>
          <w:sz w:val="28"/>
          <w:szCs w:val="28"/>
        </w:rPr>
        <w:t xml:space="preserve"> </w:t>
      </w:r>
      <w:r w:rsidRPr="CFE356A2">
        <w:rPr>
          <w:rFonts w:ascii="Times New Roman" w:cs="Times New Roman"/>
          <w:sz w:val="28"/>
          <w:szCs w:val="28"/>
          <w:rPrChange w:id="18727" w:author="user pc" w:date="2022-03-15T10:14:00Z">
            <w:rPr/>
          </w:rPrChange>
        </w:rPr>
        <w:t>C</w:t>
      </w:r>
      <w:r w:rsidRPr="C4BF858E">
        <w:rPr>
          <w:rFonts w:ascii="Times New Roman" w:cs="Times New Roman"/>
          <w:sz w:val="28"/>
          <w:szCs w:val="28"/>
          <w:vertAlign w:val="subscript"/>
          <w:rPrChange w:id="18728" w:author="user pc" w:date="2022-03-15T10:14:00Z">
            <w:rPr>
              <w:vertAlign w:val="subscript"/>
            </w:rPr>
          </w:rPrChange>
        </w:rPr>
        <w:t>1</w:t>
      </w:r>
      <w:r w:rsidRPr="AE9040FB">
        <w:rPr>
          <w:rFonts w:ascii="Times New Roman" w:cs="Times New Roman"/>
          <w:sz w:val="28"/>
          <w:szCs w:val="28"/>
          <w:rPrChange w:id="18729" w:author="user pc" w:date="2022-03-15T10:14:00Z">
            <w:rPr/>
          </w:rPrChange>
        </w:rPr>
        <w:t>/C</w:t>
      </w:r>
      <w:r w:rsidRPr="CEB8E244">
        <w:rPr>
          <w:rFonts w:ascii="Times New Roman" w:cs="Times New Roman"/>
          <w:sz w:val="28"/>
          <w:szCs w:val="28"/>
          <w:vertAlign w:val="subscript"/>
          <w:rPrChange w:id="18730" w:author="user pc" w:date="2022-03-15T10:14:00Z">
            <w:rPr>
              <w:vertAlign w:val="subscript"/>
            </w:rPr>
          </w:rPrChange>
        </w:rPr>
        <w:t>2</w:t>
      </w:r>
      <w:r>
        <w:rPr>
          <w:rFonts w:ascii="Times New Roman" w:cs="Times New Roman" w:hAnsi="Times New Roman"/>
          <w:sz w:val="28"/>
          <w:szCs w:val="28"/>
          <w:vertAlign w:val="subscript"/>
        </w:rPr>
        <w:t xml:space="preserve"> </w:t>
      </w:r>
      <w:r w:rsidRPr="E039E613">
        <w:rPr>
          <w:rFonts w:ascii="Times New Roman" w:cs="Times New Roman"/>
          <w:sz w:val="28"/>
          <w:szCs w:val="28"/>
          <w:rPrChange w:id="18731" w:author="user pc" w:date="2022-03-15T10:14:00Z">
            <w:rPr/>
          </w:rPrChange>
        </w:rPr>
        <w:t>=</w:t>
      </w:r>
      <w:r>
        <w:rPr>
          <w:rFonts w:ascii="Times New Roman" w:cs="Times New Roman" w:hAnsi="Times New Roman"/>
          <w:sz w:val="28"/>
          <w:szCs w:val="28"/>
        </w:rPr>
        <w:t xml:space="preserve"> </w:t>
      </w:r>
      <w:r w:rsidRPr="2690A435">
        <w:rPr>
          <w:rFonts w:ascii="Times New Roman" w:cs="Times New Roman"/>
          <w:sz w:val="28"/>
          <w:szCs w:val="28"/>
          <w:rPrChange w:id="18732" w:author="user pc" w:date="2022-03-15T10:14:00Z">
            <w:rPr/>
          </w:rPrChange>
        </w:rPr>
        <w:t>1</w:t>
      </w:r>
      <w:r>
        <w:rPr>
          <w:rFonts w:ascii="Times New Roman" w:cs="Times New Roman" w:hAnsi="Times New Roman"/>
          <w:sz w:val="28"/>
          <w:szCs w:val="28"/>
        </w:rPr>
        <w:t xml:space="preserve"> </w:t>
      </w:r>
      <w:r w:rsidRPr="5475F25D">
        <w:rPr>
          <w:rFonts w:ascii="Times New Roman" w:cs="Times New Roman"/>
          <w:sz w:val="28"/>
          <w:szCs w:val="28"/>
          <w:rPrChange w:id="18733" w:author="user pc" w:date="2022-03-15T10:14:00Z">
            <w:rPr/>
          </w:rPrChange>
        </w:rPr>
        <w:t>×</w:t>
      </w:r>
      <w:r>
        <w:rPr>
          <w:rFonts w:ascii="Times New Roman" w:cs="Times New Roman" w:hAnsi="Times New Roman"/>
          <w:sz w:val="28"/>
          <w:szCs w:val="28"/>
        </w:rPr>
        <w:t xml:space="preserve"> </w:t>
      </w:r>
      <w:r w:rsidRPr="690F7455">
        <w:rPr>
          <w:rFonts w:ascii="Times New Roman" w:cs="Times New Roman"/>
          <w:sz w:val="28"/>
          <w:szCs w:val="28"/>
          <w:rPrChange w:id="18734" w:author="user pc" w:date="2022-03-15T10:14:00Z">
            <w:rPr/>
          </w:rPrChange>
        </w:rPr>
        <w:t>4/2.5</w:t>
      </w:r>
    </w:p>
    <w:p>
      <w:pPr>
        <w:pStyle w:val="style0"/>
        <w:rPr>
          <w:rFonts w:ascii="Times New Roman" w:cs="Times New Roman"/>
          <w:sz w:val="28"/>
          <w:szCs w:val="28"/>
          <w:rPrChange w:id="18735" w:author="user pc" w:date="2022-03-15T10:14:00Z">
            <w:rPr/>
          </w:rPrChange>
        </w:rPr>
      </w:pPr>
      <w:r w:rsidRPr="0D4610A4">
        <w:rPr>
          <w:rFonts w:ascii="Times New Roman" w:cs="Times New Roman"/>
          <w:sz w:val="28"/>
          <w:szCs w:val="28"/>
          <w:rPrChange w:id="18736" w:author="user pc" w:date="2022-03-15T10:14:00Z">
            <w:rPr/>
          </w:rPrChange>
        </w:rPr>
        <w:t>=</w:t>
      </w:r>
      <w:r>
        <w:rPr>
          <w:rFonts w:ascii="Times New Roman" w:cs="Times New Roman" w:hAnsi="Times New Roman"/>
          <w:sz w:val="28"/>
          <w:szCs w:val="28"/>
        </w:rPr>
        <w:t xml:space="preserve"> </w:t>
      </w:r>
      <w:r w:rsidRPr="E875291F">
        <w:rPr>
          <w:rFonts w:ascii="Times New Roman" w:cs="Times New Roman"/>
          <w:sz w:val="28"/>
          <w:szCs w:val="28"/>
          <w:rPrChange w:id="18737" w:author="user pc" w:date="2022-03-15T10:14:00Z">
            <w:rPr/>
          </w:rPrChange>
        </w:rPr>
        <w:t>1.6</w:t>
      </w:r>
      <w:r>
        <w:rPr>
          <w:rFonts w:ascii="Times New Roman" w:cs="Times New Roman" w:hAnsi="Times New Roman"/>
          <w:sz w:val="28"/>
          <w:szCs w:val="28"/>
        </w:rPr>
        <w:t xml:space="preserve"> </w:t>
      </w:r>
      <w:r w:rsidRPr="E711D3D1">
        <w:rPr>
          <w:rFonts w:ascii="Times New Roman" w:cs="Times New Roman"/>
          <w:sz w:val="28"/>
          <w:szCs w:val="28"/>
          <w:rPrChange w:id="18738" w:author="user pc" w:date="2022-03-15T10:14:00Z">
            <w:rPr/>
          </w:rPrChange>
        </w:rPr>
        <w:t>mL</w:t>
      </w:r>
    </w:p>
    <w:p>
      <w:pPr>
        <w:pStyle w:val="style0"/>
        <w:rPr>
          <w:rFonts w:ascii="Times New Roman" w:cs="Times New Roman" w:hAnsi="Times New Roman"/>
          <w:b/>
          <w:bCs/>
          <w:sz w:val="28"/>
          <w:szCs w:val="28"/>
          <w:highlight w:val="yellow"/>
          <w:rPrChange w:id="18739" w:author="user pc" w:date="2022-03-15T10:14:00Z">
            <w:rPr>
              <w:rFonts w:ascii="Cutive Mono" w:hAnsi="Cutive Mono"/>
              <w:b/>
              <w:bCs/>
              <w:highlight w:val="yellow"/>
            </w:rPr>
          </w:rPrChange>
        </w:rPr>
      </w:pPr>
      <w:r w:rsidRPr="C6A0BB98">
        <w:rPr>
          <w:rFonts w:ascii="Times New Roman" w:cs="Times New Roman" w:hAnsi="Times New Roman"/>
          <w:b/>
          <w:bCs/>
          <w:sz w:val="28"/>
          <w:szCs w:val="28"/>
          <w:highlight w:val="yellow"/>
          <w:rPrChange w:id="18740" w:author="user pc" w:date="2022-03-15T10:14:00Z">
            <w:rPr>
              <w:rFonts w:ascii="Dancing Script" w:hAnsi="Dancing Script"/>
              <w:b/>
              <w:bCs/>
              <w:highlight w:val="yellow"/>
            </w:rPr>
          </w:rPrChange>
        </w:rPr>
        <w:t>You started with 1 mL and want 1.6 mL of diluted solution, so you must add (1.6 -1) mL = 0.6 mL of diluent.</w:t>
      </w:r>
      <w:r>
        <w:rPr>
          <w:rFonts w:ascii="Times New Roman" w:cs="Times New Roman" w:hAnsi="Times New Roman"/>
          <w:b/>
          <w:bCs/>
          <w:sz w:val="28"/>
          <w:szCs w:val="28"/>
          <w:highlight w:val="yellow"/>
        </w:rPr>
        <w:t xml:space="preserve"> </w:t>
      </w:r>
      <w:r w:rsidRPr="417120F0">
        <w:rPr>
          <w:rFonts w:ascii="Times New Roman" w:cs="Times New Roman" w:hAnsi="Times New Roman"/>
          <w:b/>
          <w:bCs/>
          <w:sz w:val="28"/>
          <w:szCs w:val="28"/>
          <w:highlight w:val="yellow"/>
          <w:rPrChange w:id="18741" w:author="user pc" w:date="2022-03-15T10:14:00Z">
            <w:rPr>
              <w:rFonts w:ascii="Dancing Script" w:hAnsi="Dancing Script"/>
              <w:b/>
              <w:bCs/>
              <w:highlight w:val="yellow"/>
            </w:rPr>
          </w:rPrChange>
        </w:rPr>
        <w:t>You will need 0.6 mL of diluent.</w:t>
      </w:r>
    </w:p>
    <w:p>
      <w:pPr>
        <w:pStyle w:val="style0"/>
        <w:rPr>
          <w:rFonts w:ascii="Times New Roman" w:cs="Times New Roman" w:hAnsi="Times New Roman"/>
          <w:b/>
          <w:bCs/>
          <w:sz w:val="28"/>
          <w:szCs w:val="28"/>
          <w:rPrChange w:id="18742" w:author="user pc" w:date="2022-03-15T10:14:00Z">
            <w:rPr>
              <w:rFonts w:ascii="Cutive Mono" w:hAnsi="Cutive Mono"/>
              <w:b/>
              <w:bCs/>
            </w:rPr>
          </w:rPrChange>
        </w:rPr>
      </w:pPr>
      <w:r w:rsidRPr="A569B04E">
        <w:rPr>
          <w:rFonts w:ascii="Times New Roman" w:cs="Times New Roman" w:hAnsi="Times New Roman"/>
          <w:b/>
          <w:bCs/>
          <w:i/>
          <w:color w:val="330066"/>
          <w:sz w:val="28"/>
          <w:szCs w:val="28"/>
          <w:rPrChange w:id="18743" w:author="user pc" w:date="2022-03-15T10:14:00Z">
            <w:rPr>
              <w:rFonts w:ascii="Cutive Mono" w:hAnsi="Cutive Mono"/>
              <w:b/>
              <w:bCs/>
              <w:i/>
              <w:color w:val="330066"/>
            </w:rPr>
          </w:rPrChange>
        </w:rPr>
        <w:t>Then, to calculate the amount of water needed, use the following formula:</w:t>
      </w:r>
    </w:p>
    <w:p>
      <w:pPr>
        <w:pStyle w:val="style0"/>
        <w:rPr>
          <w:rFonts w:ascii="Times New Roman" w:cs="Times New Roman" w:hAnsi="Times New Roman"/>
          <w:b/>
          <w:bCs/>
          <w:sz w:val="28"/>
          <w:szCs w:val="28"/>
          <w:rPrChange w:id="18744" w:author="user pc" w:date="2022-03-15T10:14:00Z">
            <w:rPr>
              <w:rFonts w:ascii="Cutive Mono" w:hAnsi="Cutive Mono"/>
              <w:b/>
              <w:bCs/>
            </w:rPr>
          </w:rPrChange>
        </w:rPr>
      </w:pPr>
      <w:r w:rsidRPr="11F84DE9">
        <w:rPr>
          <w:rFonts w:ascii="Times New Roman" w:cs="Times New Roman" w:hAnsi="Times New Roman"/>
          <w:b/>
          <w:bCs/>
          <w:i/>
          <w:color w:val="330066"/>
          <w:sz w:val="28"/>
          <w:szCs w:val="28"/>
          <w:rPrChange w:id="18745" w:author="user pc" w:date="2022-03-15T10:14:00Z">
            <w:rPr>
              <w:rFonts w:ascii="Cutive Mono" w:hAnsi="Cutive Mono"/>
              <w:b/>
              <w:bCs/>
              <w:i/>
              <w:color w:val="330066"/>
            </w:rPr>
          </w:rPrChange>
        </w:rPr>
        <w:t>Final volume - Initial volume = volume of diluent</w:t>
      </w:r>
    </w:p>
    <w:p>
      <w:pPr>
        <w:pStyle w:val="style0"/>
        <w:rPr>
          <w:rFonts w:ascii="Times New Roman" w:cs="Times New Roman"/>
          <w:sz w:val="28"/>
          <w:szCs w:val="28"/>
          <w:rPrChange w:id="18746" w:author="user pc" w:date="2022-03-15T10:14:00Z">
            <w:rPr/>
          </w:rPrChange>
        </w:rPr>
      </w:pPr>
    </w:p>
    <w:p>
      <w:pPr>
        <w:pStyle w:val="style0"/>
        <w:rPr>
          <w:rFonts w:ascii="Times New Roman" w:cs="Times New Roman"/>
          <w:sz w:val="28"/>
          <w:szCs w:val="28"/>
          <w:rPrChange w:id="18747" w:author="user pc" w:date="2022-03-15T10:14:00Z">
            <w:rPr/>
          </w:rPrChange>
        </w:rPr>
      </w:pPr>
      <w:r w:rsidRPr="A41EF119">
        <w:rPr>
          <w:rFonts w:ascii="Times New Roman" w:cs="Times New Roman"/>
          <w:b/>
          <w:sz w:val="28"/>
          <w:szCs w:val="28"/>
          <w:rPrChange w:id="18748" w:author="user pc" w:date="2022-03-15T10:14:00Z">
            <w:rPr>
              <w:b/>
            </w:rPr>
          </w:rPrChange>
        </w:rPr>
        <w:t>Example</w:t>
      </w:r>
      <w:r>
        <w:rPr>
          <w:rFonts w:ascii="Times New Roman" w:cs="Times New Roman" w:hAnsi="Times New Roman"/>
          <w:b/>
          <w:sz w:val="28"/>
          <w:szCs w:val="28"/>
        </w:rPr>
        <w:t xml:space="preserve"> 8</w:t>
      </w:r>
      <w:r>
        <w:rPr>
          <w:rFonts w:ascii="Times New Roman" w:cs="Times New Roman" w:hAnsi="Times New Roman"/>
          <w:sz w:val="28"/>
          <w:szCs w:val="28"/>
        </w:rPr>
        <w:t xml:space="preserve">: </w:t>
      </w:r>
      <w:r w:rsidRPr="7A16B001">
        <w:rPr>
          <w:rFonts w:ascii="Times New Roman" w:cs="Times New Roman"/>
          <w:sz w:val="28"/>
          <w:szCs w:val="28"/>
          <w:rPrChange w:id="18749" w:author="user pc" w:date="2022-03-15T10:14:00Z">
            <w:rPr/>
          </w:rPrChange>
        </w:rPr>
        <w:t>How</w:t>
      </w:r>
      <w:r>
        <w:rPr>
          <w:rFonts w:ascii="Times New Roman" w:cs="Times New Roman" w:hAnsi="Times New Roman"/>
          <w:sz w:val="28"/>
          <w:szCs w:val="28"/>
        </w:rPr>
        <w:t xml:space="preserve"> </w:t>
      </w:r>
      <w:r w:rsidRPr="43ABBFD1">
        <w:rPr>
          <w:rFonts w:ascii="Times New Roman" w:cs="Times New Roman"/>
          <w:sz w:val="28"/>
          <w:szCs w:val="28"/>
          <w:rPrChange w:id="18750" w:author="user pc" w:date="2022-03-15T10:14:00Z">
            <w:rPr/>
          </w:rPrChange>
        </w:rPr>
        <w:t>would</w:t>
      </w:r>
      <w:r>
        <w:rPr>
          <w:rFonts w:ascii="Times New Roman" w:cs="Times New Roman" w:hAnsi="Times New Roman"/>
          <w:sz w:val="28"/>
          <w:szCs w:val="28"/>
        </w:rPr>
        <w:t xml:space="preserve"> </w:t>
      </w:r>
      <w:r w:rsidRPr="82AE8CF5">
        <w:rPr>
          <w:rFonts w:ascii="Times New Roman" w:cs="Times New Roman"/>
          <w:sz w:val="28"/>
          <w:szCs w:val="28"/>
          <w:rPrChange w:id="18751" w:author="user pc" w:date="2022-03-15T10:14:00Z">
            <w:rPr/>
          </w:rPrChange>
        </w:rPr>
        <w:t>you</w:t>
      </w:r>
      <w:r>
        <w:rPr>
          <w:rFonts w:ascii="Times New Roman" w:cs="Times New Roman" w:hAnsi="Times New Roman"/>
          <w:sz w:val="28"/>
          <w:szCs w:val="28"/>
        </w:rPr>
        <w:t xml:space="preserve"> </w:t>
      </w:r>
      <w:r w:rsidRPr="420CA0C3">
        <w:rPr>
          <w:rFonts w:ascii="Times New Roman" w:cs="Times New Roman"/>
          <w:sz w:val="28"/>
          <w:szCs w:val="28"/>
          <w:rPrChange w:id="18752" w:author="user pc" w:date="2022-03-15T10:14:00Z">
            <w:rPr/>
          </w:rPrChange>
        </w:rPr>
        <w:t>prepare</w:t>
      </w:r>
      <w:r>
        <w:rPr>
          <w:rFonts w:ascii="Times New Roman" w:cs="Times New Roman" w:hAnsi="Times New Roman"/>
          <w:sz w:val="28"/>
          <w:szCs w:val="28"/>
        </w:rPr>
        <w:t xml:space="preserve"> </w:t>
      </w:r>
      <w:r w:rsidRPr="073569C6">
        <w:rPr>
          <w:rFonts w:ascii="Times New Roman" w:cs="Times New Roman"/>
          <w:sz w:val="28"/>
          <w:szCs w:val="28"/>
          <w:rPrChange w:id="18753" w:author="user pc" w:date="2022-03-15T10:14:00Z">
            <w:rPr/>
          </w:rPrChange>
        </w:rPr>
        <w:t>500</w:t>
      </w:r>
      <w:r>
        <w:rPr>
          <w:rFonts w:ascii="Times New Roman" w:cs="Times New Roman" w:hAnsi="Times New Roman"/>
          <w:sz w:val="28"/>
          <w:szCs w:val="28"/>
        </w:rPr>
        <w:t xml:space="preserve"> </w:t>
      </w:r>
      <w:r w:rsidRPr="98A95BA9">
        <w:rPr>
          <w:rFonts w:ascii="Times New Roman" w:cs="Times New Roman"/>
          <w:sz w:val="28"/>
          <w:szCs w:val="28"/>
          <w:rPrChange w:id="18754" w:author="user pc" w:date="2022-03-15T10:14:00Z">
            <w:rPr/>
          </w:rPrChange>
        </w:rPr>
        <w:t>ml</w:t>
      </w:r>
      <w:r>
        <w:rPr>
          <w:rFonts w:ascii="Times New Roman" w:cs="Times New Roman" w:hAnsi="Times New Roman"/>
          <w:sz w:val="28"/>
          <w:szCs w:val="28"/>
        </w:rPr>
        <w:t xml:space="preserve"> </w:t>
      </w:r>
      <w:r w:rsidRPr="2B5141AF">
        <w:rPr>
          <w:rFonts w:ascii="Times New Roman" w:cs="Times New Roman"/>
          <w:sz w:val="28"/>
          <w:szCs w:val="28"/>
          <w:rPrChange w:id="18755" w:author="user pc" w:date="2022-03-15T10:14:00Z">
            <w:rPr/>
          </w:rPrChange>
        </w:rPr>
        <w:t>of</w:t>
      </w:r>
      <w:r>
        <w:rPr>
          <w:rFonts w:ascii="Times New Roman" w:cs="Times New Roman" w:hAnsi="Times New Roman"/>
          <w:sz w:val="28"/>
          <w:szCs w:val="28"/>
        </w:rPr>
        <w:t xml:space="preserve"> </w:t>
      </w:r>
      <w:r w:rsidRPr="8DD50771">
        <w:rPr>
          <w:rFonts w:ascii="Times New Roman" w:cs="Times New Roman"/>
          <w:sz w:val="28"/>
          <w:szCs w:val="28"/>
          <w:rPrChange w:id="18756" w:author="user pc" w:date="2022-03-15T10:14:00Z">
            <w:rPr/>
          </w:rPrChange>
        </w:rPr>
        <w:t>a</w:t>
      </w:r>
      <w:r>
        <w:rPr>
          <w:rFonts w:ascii="Times New Roman" w:cs="Times New Roman" w:hAnsi="Times New Roman"/>
          <w:sz w:val="28"/>
          <w:szCs w:val="28"/>
        </w:rPr>
        <w:t xml:space="preserve"> </w:t>
      </w:r>
      <w:r w:rsidRPr="3DD08E4A">
        <w:rPr>
          <w:rFonts w:ascii="Times New Roman" w:cs="Times New Roman"/>
          <w:sz w:val="28"/>
          <w:szCs w:val="28"/>
          <w:rPrChange w:id="18757" w:author="user pc" w:date="2022-03-15T10:14:00Z">
            <w:rPr/>
          </w:rPrChange>
        </w:rPr>
        <w:t>10%</w:t>
      </w:r>
      <w:r>
        <w:rPr>
          <w:rFonts w:ascii="Times New Roman" w:cs="Times New Roman" w:hAnsi="Times New Roman"/>
          <w:sz w:val="28"/>
          <w:szCs w:val="28"/>
        </w:rPr>
        <w:t xml:space="preserve"> </w:t>
      </w:r>
      <w:r w:rsidRPr="FA5FCF26">
        <w:rPr>
          <w:rFonts w:ascii="Times New Roman" w:cs="Times New Roman"/>
          <w:sz w:val="28"/>
          <w:szCs w:val="28"/>
          <w:rPrChange w:id="18758" w:author="user pc" w:date="2022-03-15T10:14:00Z">
            <w:rPr/>
          </w:rPrChange>
        </w:rPr>
        <w:t>NaCl</w:t>
      </w:r>
      <w:r>
        <w:rPr>
          <w:rFonts w:ascii="Times New Roman" w:cs="Times New Roman" w:hAnsi="Times New Roman"/>
          <w:sz w:val="28"/>
          <w:szCs w:val="28"/>
        </w:rPr>
        <w:t xml:space="preserve"> </w:t>
      </w:r>
      <w:r w:rsidRPr="1310EB18">
        <w:rPr>
          <w:rFonts w:ascii="Times New Roman" w:cs="Times New Roman"/>
          <w:sz w:val="28"/>
          <w:szCs w:val="28"/>
          <w:rPrChange w:id="18759" w:author="user pc" w:date="2022-03-15T10:14:00Z">
            <w:rPr/>
          </w:rPrChange>
        </w:rPr>
        <w:t>solution?</w:t>
      </w:r>
    </w:p>
    <w:p>
      <w:pPr>
        <w:pStyle w:val="style0"/>
        <w:rPr>
          <w:rFonts w:ascii="Times New Roman" w:cs="Times New Roman"/>
          <w:sz w:val="28"/>
          <w:szCs w:val="28"/>
          <w:rPrChange w:id="18760" w:author="user pc" w:date="2022-03-15T10:14:00Z">
            <w:rPr/>
          </w:rPrChange>
        </w:rPr>
      </w:pPr>
      <w:r w:rsidRPr="07E75A5A">
        <w:rPr>
          <w:rFonts w:ascii="Times New Roman" w:cs="Times New Roman"/>
          <w:b/>
          <w:sz w:val="28"/>
          <w:szCs w:val="28"/>
          <w:rPrChange w:id="18761" w:author="user pc" w:date="2022-03-15T10:14:00Z">
            <w:rPr>
              <w:b/>
            </w:rPr>
          </w:rPrChange>
        </w:rPr>
        <w:t>Solution</w:t>
      </w:r>
    </w:p>
    <w:p>
      <w:pPr>
        <w:pStyle w:val="style0"/>
        <w:rPr>
          <w:rFonts w:ascii="Times New Roman" w:cs="Times New Roman"/>
          <w:sz w:val="28"/>
          <w:szCs w:val="28"/>
          <w:rPrChange w:id="18762" w:author="user pc" w:date="2022-03-15T10:14:00Z">
            <w:rPr/>
          </w:rPrChange>
        </w:rPr>
      </w:pPr>
      <w:r w:rsidRPr="75E107CB">
        <w:rPr>
          <w:rFonts w:ascii="Times New Roman" w:cs="Times New Roman"/>
          <w:sz w:val="28"/>
          <w:szCs w:val="28"/>
          <w:rPrChange w:id="18763" w:author="user pc" w:date="2022-03-15T10:14:00Z">
            <w:rPr/>
          </w:rPrChange>
        </w:rPr>
        <w:t>In</w:t>
      </w:r>
      <w:r>
        <w:rPr>
          <w:rFonts w:ascii="Times New Roman" w:cs="Times New Roman" w:hAnsi="Times New Roman"/>
          <w:sz w:val="28"/>
          <w:szCs w:val="28"/>
        </w:rPr>
        <w:t xml:space="preserve"> </w:t>
      </w:r>
      <w:r w:rsidRPr="5D0C7519">
        <w:rPr>
          <w:rFonts w:ascii="Times New Roman" w:cs="Times New Roman"/>
          <w:sz w:val="28"/>
          <w:szCs w:val="28"/>
          <w:rPrChange w:id="18764" w:author="user pc" w:date="2022-03-15T10:14:00Z">
            <w:rPr/>
          </w:rPrChange>
        </w:rPr>
        <w:t>this</w:t>
      </w:r>
      <w:r>
        <w:rPr>
          <w:rFonts w:ascii="Times New Roman" w:cs="Times New Roman" w:hAnsi="Times New Roman"/>
          <w:sz w:val="28"/>
          <w:szCs w:val="28"/>
        </w:rPr>
        <w:t xml:space="preserve"> </w:t>
      </w:r>
      <w:r w:rsidRPr="B09A4CF6">
        <w:rPr>
          <w:rFonts w:ascii="Times New Roman" w:cs="Times New Roman"/>
          <w:sz w:val="28"/>
          <w:szCs w:val="28"/>
          <w:rPrChange w:id="18765" w:author="user pc" w:date="2022-03-15T10:14:00Z">
            <w:rPr/>
          </w:rPrChange>
        </w:rPr>
        <w:t>problem,</w:t>
      </w:r>
      <w:r>
        <w:rPr>
          <w:rFonts w:ascii="Times New Roman" w:cs="Times New Roman" w:hAnsi="Times New Roman"/>
          <w:sz w:val="28"/>
          <w:szCs w:val="28"/>
        </w:rPr>
        <w:t xml:space="preserve"> </w:t>
      </w:r>
      <w:r w:rsidRPr="B39E38BE">
        <w:rPr>
          <w:rFonts w:ascii="Times New Roman" w:cs="Times New Roman"/>
          <w:sz w:val="28"/>
          <w:szCs w:val="28"/>
          <w:rPrChange w:id="18766" w:author="user pc" w:date="2022-03-15T10:14:00Z">
            <w:rPr/>
          </w:rPrChange>
        </w:rPr>
        <w:t>the</w:t>
      </w:r>
      <w:r>
        <w:rPr>
          <w:rFonts w:ascii="Times New Roman" w:cs="Times New Roman" w:hAnsi="Times New Roman"/>
          <w:sz w:val="28"/>
          <w:szCs w:val="28"/>
        </w:rPr>
        <w:t xml:space="preserve"> </w:t>
      </w:r>
      <w:r w:rsidRPr="BDA71444">
        <w:rPr>
          <w:rFonts w:ascii="Times New Roman" w:cs="Times New Roman"/>
          <w:sz w:val="28"/>
          <w:szCs w:val="28"/>
          <w:rPrChange w:id="18767" w:author="user pc" w:date="2022-03-15T10:14:00Z">
            <w:rPr/>
          </w:rPrChange>
        </w:rPr>
        <w:t>%</w:t>
      </w:r>
      <w:r>
        <w:rPr>
          <w:rFonts w:ascii="Times New Roman" w:cs="Times New Roman" w:hAnsi="Times New Roman"/>
          <w:sz w:val="28"/>
          <w:szCs w:val="28"/>
        </w:rPr>
        <w:t xml:space="preserve"> </w:t>
      </w:r>
      <w:r w:rsidRPr="2CAFBFB2">
        <w:rPr>
          <w:rFonts w:ascii="Times New Roman" w:cs="Times New Roman"/>
          <w:sz w:val="28"/>
          <w:szCs w:val="28"/>
          <w:rPrChange w:id="18768" w:author="user pc" w:date="2022-03-15T10:14:00Z">
            <w:rPr/>
          </w:rPrChange>
        </w:rPr>
        <w:t>solution</w:t>
      </w:r>
      <w:r>
        <w:rPr>
          <w:rFonts w:ascii="Times New Roman" w:cs="Times New Roman" w:hAnsi="Times New Roman"/>
          <w:sz w:val="28"/>
          <w:szCs w:val="28"/>
        </w:rPr>
        <w:t xml:space="preserve"> </w:t>
      </w:r>
      <w:r w:rsidRPr="64ADD2FC">
        <w:rPr>
          <w:rFonts w:ascii="Times New Roman" w:cs="Times New Roman"/>
          <w:sz w:val="28"/>
          <w:szCs w:val="28"/>
          <w:rPrChange w:id="18769" w:author="user pc" w:date="2022-03-15T10:14:00Z">
            <w:rPr/>
          </w:rPrChange>
        </w:rPr>
        <w:t>is</w:t>
      </w:r>
      <w:r>
        <w:rPr>
          <w:rFonts w:ascii="Times New Roman" w:cs="Times New Roman" w:hAnsi="Times New Roman"/>
          <w:sz w:val="28"/>
          <w:szCs w:val="28"/>
        </w:rPr>
        <w:t xml:space="preserve"> </w:t>
      </w:r>
      <w:r w:rsidRPr="A3051460">
        <w:rPr>
          <w:rFonts w:ascii="Times New Roman" w:cs="Times New Roman"/>
          <w:sz w:val="28"/>
          <w:szCs w:val="28"/>
          <w:rPrChange w:id="18770" w:author="user pc" w:date="2022-03-15T10:14:00Z">
            <w:rPr/>
          </w:rPrChange>
        </w:rPr>
        <w:t>the</w:t>
      </w:r>
      <w:r>
        <w:rPr>
          <w:rFonts w:ascii="Times New Roman" w:cs="Times New Roman" w:hAnsi="Times New Roman"/>
          <w:sz w:val="28"/>
          <w:szCs w:val="28"/>
        </w:rPr>
        <w:t xml:space="preserve"> </w:t>
      </w:r>
      <w:r w:rsidRPr="4607FFB7">
        <w:rPr>
          <w:rFonts w:ascii="Times New Roman" w:cs="Times New Roman"/>
          <w:sz w:val="28"/>
          <w:szCs w:val="28"/>
          <w:rPrChange w:id="18771" w:author="user pc" w:date="2022-03-15T10:14:00Z">
            <w:rPr/>
          </w:rPrChange>
        </w:rPr>
        <w:t>number</w:t>
      </w:r>
      <w:r>
        <w:rPr>
          <w:rFonts w:ascii="Times New Roman" w:cs="Times New Roman" w:hAnsi="Times New Roman"/>
          <w:sz w:val="28"/>
          <w:szCs w:val="28"/>
        </w:rPr>
        <w:t xml:space="preserve"> </w:t>
      </w:r>
      <w:r w:rsidRPr="4D7F98D2">
        <w:rPr>
          <w:rFonts w:ascii="Times New Roman" w:cs="Times New Roman"/>
          <w:sz w:val="28"/>
          <w:szCs w:val="28"/>
          <w:rPrChange w:id="18772" w:author="user pc" w:date="2022-03-15T10:14:00Z">
            <w:rPr/>
          </w:rPrChange>
        </w:rPr>
        <w:t>of</w:t>
      </w:r>
      <w:r>
        <w:rPr>
          <w:rFonts w:ascii="Times New Roman" w:cs="Times New Roman" w:hAnsi="Times New Roman"/>
          <w:sz w:val="28"/>
          <w:szCs w:val="28"/>
        </w:rPr>
        <w:t xml:space="preserve"> </w:t>
      </w:r>
      <w:r w:rsidRPr="67DF7A25">
        <w:rPr>
          <w:rFonts w:ascii="Times New Roman" w:cs="Times New Roman"/>
          <w:sz w:val="28"/>
          <w:szCs w:val="28"/>
          <w:rPrChange w:id="18773" w:author="user pc" w:date="2022-03-15T10:14:00Z">
            <w:rPr/>
          </w:rPrChange>
        </w:rPr>
        <w:t>grams</w:t>
      </w:r>
      <w:r>
        <w:rPr>
          <w:rFonts w:ascii="Times New Roman" w:cs="Times New Roman" w:hAnsi="Times New Roman"/>
          <w:sz w:val="28"/>
          <w:szCs w:val="28"/>
        </w:rPr>
        <w:t xml:space="preserve"> </w:t>
      </w:r>
      <w:r w:rsidRPr="20B7503D">
        <w:rPr>
          <w:rFonts w:ascii="Times New Roman" w:cs="Times New Roman"/>
          <w:sz w:val="28"/>
          <w:szCs w:val="28"/>
          <w:rPrChange w:id="18774" w:author="user pc" w:date="2022-03-15T10:14:00Z">
            <w:rPr/>
          </w:rPrChange>
        </w:rPr>
        <w:t>solute</w:t>
      </w:r>
      <w:r>
        <w:rPr>
          <w:rFonts w:ascii="Times New Roman" w:cs="Times New Roman" w:hAnsi="Times New Roman"/>
          <w:sz w:val="28"/>
          <w:szCs w:val="28"/>
        </w:rPr>
        <w:t xml:space="preserve"> </w:t>
      </w:r>
      <w:r w:rsidRPr="3BD79A1C">
        <w:rPr>
          <w:rFonts w:ascii="Times New Roman" w:cs="Times New Roman"/>
          <w:sz w:val="28"/>
          <w:szCs w:val="28"/>
          <w:rPrChange w:id="18775" w:author="user pc" w:date="2022-03-15T10:14:00Z">
            <w:rPr/>
          </w:rPrChange>
        </w:rPr>
        <w:t>in</w:t>
      </w:r>
      <w:r>
        <w:rPr>
          <w:rFonts w:ascii="Times New Roman" w:cs="Times New Roman" w:hAnsi="Times New Roman"/>
          <w:sz w:val="28"/>
          <w:szCs w:val="28"/>
        </w:rPr>
        <w:t xml:space="preserve"> </w:t>
      </w:r>
      <w:r w:rsidRPr="FD55925A">
        <w:rPr>
          <w:rFonts w:ascii="Times New Roman" w:cs="Times New Roman"/>
          <w:sz w:val="28"/>
          <w:szCs w:val="28"/>
          <w:rPrChange w:id="18776" w:author="user pc" w:date="2022-03-15T10:14:00Z">
            <w:rPr/>
          </w:rPrChange>
        </w:rPr>
        <w:t>100</w:t>
      </w:r>
      <w:r>
        <w:rPr>
          <w:rFonts w:ascii="Times New Roman" w:cs="Times New Roman" w:hAnsi="Times New Roman"/>
          <w:sz w:val="28"/>
          <w:szCs w:val="28"/>
        </w:rPr>
        <w:t xml:space="preserve"> </w:t>
      </w:r>
      <w:r w:rsidRPr="6B66DF35">
        <w:rPr>
          <w:rFonts w:ascii="Times New Roman" w:cs="Times New Roman"/>
          <w:sz w:val="28"/>
          <w:szCs w:val="28"/>
          <w:rPrChange w:id="18777" w:author="user pc" w:date="2022-03-15T10:14:00Z">
            <w:rPr/>
          </w:rPrChange>
        </w:rPr>
        <w:t>ml</w:t>
      </w:r>
      <w:r>
        <w:rPr>
          <w:rFonts w:ascii="Times New Roman" w:cs="Times New Roman" w:hAnsi="Times New Roman"/>
          <w:sz w:val="28"/>
          <w:szCs w:val="28"/>
        </w:rPr>
        <w:t xml:space="preserve"> </w:t>
      </w:r>
      <w:r w:rsidRPr="6745FC2B">
        <w:rPr>
          <w:rFonts w:ascii="Times New Roman" w:cs="Times New Roman"/>
          <w:sz w:val="28"/>
          <w:szCs w:val="28"/>
          <w:rPrChange w:id="18778" w:author="user pc" w:date="2022-03-15T10:14:00Z">
            <w:rPr/>
          </w:rPrChange>
        </w:rPr>
        <w:t>solvent,</w:t>
      </w:r>
      <w:r>
        <w:rPr>
          <w:rFonts w:ascii="Times New Roman" w:cs="Times New Roman" w:hAnsi="Times New Roman"/>
          <w:sz w:val="28"/>
          <w:szCs w:val="28"/>
        </w:rPr>
        <w:t xml:space="preserve"> </w:t>
      </w:r>
      <w:r w:rsidRPr="04C84F8E">
        <w:rPr>
          <w:rFonts w:ascii="Times New Roman" w:cs="Times New Roman"/>
          <w:sz w:val="28"/>
          <w:szCs w:val="28"/>
          <w:rPrChange w:id="18779" w:author="user pc" w:date="2022-03-15T10:14:00Z">
            <w:rPr/>
          </w:rPrChange>
        </w:rPr>
        <w:t>so</w:t>
      </w:r>
      <w:r>
        <w:rPr>
          <w:rFonts w:ascii="Times New Roman" w:cs="Times New Roman" w:hAnsi="Times New Roman"/>
          <w:sz w:val="28"/>
          <w:szCs w:val="28"/>
        </w:rPr>
        <w:t xml:space="preserve"> </w:t>
      </w:r>
      <w:r w:rsidRPr="398CFE1E">
        <w:rPr>
          <w:rFonts w:ascii="Times New Roman" w:cs="Times New Roman"/>
          <w:sz w:val="28"/>
          <w:szCs w:val="28"/>
          <w:rPrChange w:id="18780" w:author="user pc" w:date="2022-03-15T10:14:00Z">
            <w:rPr/>
          </w:rPrChange>
        </w:rPr>
        <w:t>a</w:t>
      </w:r>
      <w:r>
        <w:rPr>
          <w:rFonts w:ascii="Times New Roman" w:cs="Times New Roman" w:hAnsi="Times New Roman"/>
          <w:sz w:val="28"/>
          <w:szCs w:val="28"/>
        </w:rPr>
        <w:t xml:space="preserve"> </w:t>
      </w:r>
      <w:r w:rsidRPr="41DACB6E">
        <w:rPr>
          <w:rFonts w:ascii="Times New Roman" w:cs="Times New Roman"/>
          <w:sz w:val="28"/>
          <w:szCs w:val="28"/>
          <w:rPrChange w:id="18781" w:author="user pc" w:date="2022-03-15T10:14:00Z">
            <w:rPr/>
          </w:rPrChange>
        </w:rPr>
        <w:t>10%</w:t>
      </w:r>
      <w:r>
        <w:rPr>
          <w:rFonts w:ascii="Times New Roman" w:cs="Times New Roman" w:hAnsi="Times New Roman"/>
          <w:sz w:val="28"/>
          <w:szCs w:val="28"/>
        </w:rPr>
        <w:t xml:space="preserve"> </w:t>
      </w:r>
      <w:r w:rsidRPr="07916DAD">
        <w:rPr>
          <w:rFonts w:ascii="Times New Roman" w:cs="Times New Roman"/>
          <w:sz w:val="28"/>
          <w:szCs w:val="28"/>
          <w:rPrChange w:id="18782" w:author="user pc" w:date="2022-03-15T10:14:00Z">
            <w:rPr/>
          </w:rPrChange>
        </w:rPr>
        <w:t>solution</w:t>
      </w:r>
      <w:r>
        <w:rPr>
          <w:rFonts w:ascii="Times New Roman" w:cs="Times New Roman" w:hAnsi="Times New Roman"/>
          <w:sz w:val="28"/>
          <w:szCs w:val="28"/>
        </w:rPr>
        <w:t xml:space="preserve"> </w:t>
      </w:r>
      <w:r w:rsidRPr="970AC4D5">
        <w:rPr>
          <w:rFonts w:ascii="Times New Roman" w:cs="Times New Roman"/>
          <w:sz w:val="28"/>
          <w:szCs w:val="28"/>
          <w:rPrChange w:id="18783" w:author="user pc" w:date="2022-03-15T10:14:00Z">
            <w:rPr/>
          </w:rPrChange>
        </w:rPr>
        <w:t>of</w:t>
      </w:r>
      <w:r>
        <w:rPr>
          <w:rFonts w:ascii="Times New Roman" w:cs="Times New Roman" w:hAnsi="Times New Roman"/>
          <w:sz w:val="28"/>
          <w:szCs w:val="28"/>
        </w:rPr>
        <w:t xml:space="preserve"> </w:t>
      </w:r>
      <w:r w:rsidRPr="251590E9">
        <w:rPr>
          <w:rFonts w:ascii="Times New Roman" w:cs="Times New Roman"/>
          <w:sz w:val="28"/>
          <w:szCs w:val="28"/>
          <w:rPrChange w:id="18784" w:author="user pc" w:date="2022-03-15T10:14:00Z">
            <w:rPr/>
          </w:rPrChange>
        </w:rPr>
        <w:t>NaCl</w:t>
      </w:r>
      <w:r>
        <w:rPr>
          <w:rFonts w:ascii="Times New Roman" w:cs="Times New Roman" w:hAnsi="Times New Roman"/>
          <w:sz w:val="28"/>
          <w:szCs w:val="28"/>
        </w:rPr>
        <w:t xml:space="preserve"> </w:t>
      </w:r>
      <w:r w:rsidRPr="D3463545">
        <w:rPr>
          <w:rFonts w:ascii="Times New Roman" w:cs="Times New Roman"/>
          <w:sz w:val="28"/>
          <w:szCs w:val="28"/>
          <w:rPrChange w:id="18785" w:author="user pc" w:date="2022-03-15T10:14:00Z">
            <w:rPr/>
          </w:rPrChange>
        </w:rPr>
        <w:t>is</w:t>
      </w:r>
      <w:r>
        <w:rPr>
          <w:rFonts w:ascii="Times New Roman" w:cs="Times New Roman" w:hAnsi="Times New Roman"/>
          <w:sz w:val="28"/>
          <w:szCs w:val="28"/>
        </w:rPr>
        <w:t xml:space="preserve"> </w:t>
      </w:r>
      <w:r w:rsidRPr="724C4497">
        <w:rPr>
          <w:rFonts w:ascii="Times New Roman" w:cs="Times New Roman"/>
          <w:sz w:val="28"/>
          <w:szCs w:val="28"/>
          <w:rPrChange w:id="18786" w:author="user pc" w:date="2022-03-15T10:14:00Z">
            <w:rPr/>
          </w:rPrChange>
        </w:rPr>
        <w:t>10grams</w:t>
      </w:r>
      <w:r>
        <w:rPr>
          <w:rFonts w:ascii="Times New Roman" w:cs="Times New Roman" w:hAnsi="Times New Roman"/>
          <w:sz w:val="28"/>
          <w:szCs w:val="28"/>
        </w:rPr>
        <w:t xml:space="preserve"> </w:t>
      </w:r>
      <w:r w:rsidRPr="3B722941">
        <w:rPr>
          <w:rFonts w:ascii="Times New Roman" w:cs="Times New Roman"/>
          <w:sz w:val="28"/>
          <w:szCs w:val="28"/>
          <w:rPrChange w:id="18787" w:author="user pc" w:date="2022-03-15T10:14:00Z">
            <w:rPr/>
          </w:rPrChange>
        </w:rPr>
        <w:t>NaCl</w:t>
      </w:r>
      <w:r>
        <w:rPr>
          <w:rFonts w:ascii="Times New Roman" w:cs="Times New Roman" w:hAnsi="Times New Roman"/>
          <w:sz w:val="28"/>
          <w:szCs w:val="28"/>
        </w:rPr>
        <w:t xml:space="preserve"> </w:t>
      </w:r>
      <w:r w:rsidRPr="9ADEB1C4">
        <w:rPr>
          <w:rFonts w:ascii="Times New Roman" w:cs="Times New Roman"/>
          <w:sz w:val="28"/>
          <w:szCs w:val="28"/>
          <w:rPrChange w:id="18788" w:author="user pc" w:date="2022-03-15T10:14:00Z">
            <w:rPr/>
          </w:rPrChange>
        </w:rPr>
        <w:t>in</w:t>
      </w:r>
      <w:r>
        <w:rPr>
          <w:rFonts w:ascii="Times New Roman" w:cs="Times New Roman" w:hAnsi="Times New Roman"/>
          <w:sz w:val="28"/>
          <w:szCs w:val="28"/>
        </w:rPr>
        <w:t xml:space="preserve"> </w:t>
      </w:r>
      <w:r w:rsidRPr="E8C01858">
        <w:rPr>
          <w:rFonts w:ascii="Times New Roman" w:cs="Times New Roman"/>
          <w:sz w:val="28"/>
          <w:szCs w:val="28"/>
          <w:rPrChange w:id="18789" w:author="user pc" w:date="2022-03-15T10:14:00Z">
            <w:rPr/>
          </w:rPrChange>
        </w:rPr>
        <w:t>100</w:t>
      </w:r>
      <w:r>
        <w:rPr>
          <w:rFonts w:ascii="Times New Roman" w:cs="Times New Roman" w:hAnsi="Times New Roman"/>
          <w:sz w:val="28"/>
          <w:szCs w:val="28"/>
        </w:rPr>
        <w:t xml:space="preserve"> </w:t>
      </w:r>
      <w:r w:rsidRPr="C09795F8">
        <w:rPr>
          <w:rFonts w:ascii="Times New Roman" w:cs="Times New Roman"/>
          <w:sz w:val="28"/>
          <w:szCs w:val="28"/>
          <w:rPrChange w:id="18790" w:author="user pc" w:date="2022-03-15T10:14:00Z">
            <w:rPr/>
          </w:rPrChange>
        </w:rPr>
        <w:t>ml</w:t>
      </w:r>
      <w:r>
        <w:rPr>
          <w:rFonts w:ascii="Times New Roman" w:cs="Times New Roman" w:hAnsi="Times New Roman"/>
          <w:sz w:val="28"/>
          <w:szCs w:val="28"/>
        </w:rPr>
        <w:t xml:space="preserve"> </w:t>
      </w:r>
      <w:r w:rsidRPr="88AB51B9">
        <w:rPr>
          <w:rFonts w:ascii="Times New Roman" w:cs="Times New Roman"/>
          <w:sz w:val="28"/>
          <w:szCs w:val="28"/>
          <w:rPrChange w:id="18791" w:author="user pc" w:date="2022-03-15T10:14:00Z">
            <w:rPr/>
          </w:rPrChange>
        </w:rPr>
        <w:t>water.</w:t>
      </w:r>
      <w:r>
        <w:rPr>
          <w:rFonts w:ascii="Times New Roman" w:cs="Times New Roman" w:hAnsi="Times New Roman"/>
          <w:sz w:val="28"/>
          <w:szCs w:val="28"/>
        </w:rPr>
        <w:t xml:space="preserve"> </w:t>
      </w:r>
      <w:r w:rsidRPr="F511F977">
        <w:rPr>
          <w:rFonts w:ascii="Times New Roman" w:cs="Times New Roman"/>
          <w:sz w:val="28"/>
          <w:szCs w:val="28"/>
          <w:rPrChange w:id="18792" w:author="user pc" w:date="2022-03-15T10:14:00Z">
            <w:rPr/>
          </w:rPrChange>
        </w:rPr>
        <w:t>But</w:t>
      </w:r>
      <w:r>
        <w:rPr>
          <w:rFonts w:ascii="Times New Roman" w:cs="Times New Roman" w:hAnsi="Times New Roman"/>
          <w:sz w:val="28"/>
          <w:szCs w:val="28"/>
        </w:rPr>
        <w:t xml:space="preserve"> </w:t>
      </w:r>
      <w:r w:rsidRPr="9494589E">
        <w:rPr>
          <w:rFonts w:ascii="Times New Roman" w:cs="Times New Roman"/>
          <w:sz w:val="28"/>
          <w:szCs w:val="28"/>
          <w:rPrChange w:id="18793" w:author="user pc" w:date="2022-03-15T10:14:00Z">
            <w:rPr/>
          </w:rPrChange>
        </w:rPr>
        <w:t>you</w:t>
      </w:r>
      <w:r>
        <w:rPr>
          <w:rFonts w:ascii="Times New Roman" w:cs="Times New Roman" w:hAnsi="Times New Roman"/>
          <w:sz w:val="28"/>
          <w:szCs w:val="28"/>
        </w:rPr>
        <w:t xml:space="preserve"> </w:t>
      </w:r>
      <w:r w:rsidRPr="557C6133">
        <w:rPr>
          <w:rFonts w:ascii="Times New Roman" w:cs="Times New Roman"/>
          <w:sz w:val="28"/>
          <w:szCs w:val="28"/>
          <w:rPrChange w:id="18794" w:author="user pc" w:date="2022-03-15T10:14:00Z">
            <w:rPr/>
          </w:rPrChange>
        </w:rPr>
        <w:t>require</w:t>
      </w:r>
      <w:r>
        <w:rPr>
          <w:rFonts w:ascii="Times New Roman" w:cs="Times New Roman" w:hAnsi="Times New Roman"/>
          <w:sz w:val="28"/>
          <w:szCs w:val="28"/>
        </w:rPr>
        <w:t xml:space="preserve"> </w:t>
      </w:r>
      <w:r w:rsidRPr="7861F113">
        <w:rPr>
          <w:rFonts w:ascii="Times New Roman" w:cs="Times New Roman"/>
          <w:sz w:val="28"/>
          <w:szCs w:val="28"/>
          <w:rPrChange w:id="18795" w:author="user pc" w:date="2022-03-15T10:14:00Z">
            <w:rPr/>
          </w:rPrChange>
        </w:rPr>
        <w:t>500ml,</w:t>
      </w:r>
      <w:r>
        <w:rPr>
          <w:rFonts w:ascii="Times New Roman" w:cs="Times New Roman" w:hAnsi="Times New Roman"/>
          <w:sz w:val="28"/>
          <w:szCs w:val="28"/>
        </w:rPr>
        <w:t xml:space="preserve"> </w:t>
      </w:r>
      <w:r w:rsidRPr="43F7A650">
        <w:rPr>
          <w:rFonts w:ascii="Times New Roman" w:cs="Times New Roman"/>
          <w:sz w:val="28"/>
          <w:szCs w:val="28"/>
          <w:rPrChange w:id="18796" w:author="user pc" w:date="2022-03-15T10:14:00Z">
            <w:rPr/>
          </w:rPrChange>
        </w:rPr>
        <w:t>final</w:t>
      </w:r>
      <w:r>
        <w:rPr>
          <w:rFonts w:ascii="Times New Roman" w:cs="Times New Roman" w:hAnsi="Times New Roman"/>
          <w:sz w:val="28"/>
          <w:szCs w:val="28"/>
        </w:rPr>
        <w:t xml:space="preserve"> </w:t>
      </w:r>
      <w:r w:rsidRPr="823B24DF">
        <w:rPr>
          <w:rFonts w:ascii="Times New Roman" w:cs="Times New Roman"/>
          <w:sz w:val="28"/>
          <w:szCs w:val="28"/>
          <w:rPrChange w:id="18797" w:author="user pc" w:date="2022-03-15T10:14:00Z">
            <w:rPr/>
          </w:rPrChange>
        </w:rPr>
        <w:t>volume.</w:t>
      </w:r>
    </w:p>
    <w:p>
      <w:pPr>
        <w:pStyle w:val="style0"/>
        <w:rPr>
          <w:rFonts w:ascii="Times New Roman" w:cs="Times New Roman"/>
          <w:sz w:val="28"/>
          <w:szCs w:val="28"/>
          <w:rPrChange w:id="18798" w:author="user pc" w:date="2022-03-15T10:14:00Z">
            <w:rPr/>
          </w:rPrChange>
        </w:rPr>
      </w:pPr>
      <w:r w:rsidRPr="591081A5">
        <w:rPr>
          <w:rFonts w:ascii="Times New Roman" w:cs="Times New Roman"/>
          <w:sz w:val="28"/>
          <w:szCs w:val="28"/>
          <w:rPrChange w:id="18799" w:author="user pc" w:date="2022-03-15T10:14:00Z">
            <w:rPr/>
          </w:rPrChange>
        </w:rPr>
        <w:t>10</w:t>
      </w:r>
      <w:r>
        <w:rPr>
          <w:rFonts w:ascii="Times New Roman" w:cs="Times New Roman" w:hAnsi="Times New Roman"/>
          <w:sz w:val="28"/>
          <w:szCs w:val="28"/>
        </w:rPr>
        <w:t xml:space="preserve"> </w:t>
      </w:r>
      <w:r w:rsidRPr="BBC80822">
        <w:rPr>
          <w:rFonts w:ascii="Times New Roman" w:cs="Times New Roman"/>
          <w:sz w:val="28"/>
          <w:szCs w:val="28"/>
          <w:rPrChange w:id="18800" w:author="user pc" w:date="2022-03-15T10:14:00Z">
            <w:rPr/>
          </w:rPrChange>
        </w:rPr>
        <w:t>%</w:t>
      </w:r>
      <w:r>
        <w:rPr>
          <w:rFonts w:ascii="Times New Roman" w:cs="Times New Roman" w:hAnsi="Times New Roman"/>
          <w:sz w:val="28"/>
          <w:szCs w:val="28"/>
        </w:rPr>
        <w:t xml:space="preserve"> </w:t>
      </w:r>
      <w:r w:rsidRPr="EB3F8C67">
        <w:rPr>
          <w:rFonts w:ascii="Times New Roman" w:cs="Times New Roman"/>
          <w:sz w:val="28"/>
          <w:szCs w:val="28"/>
          <w:rPrChange w:id="18801" w:author="user pc" w:date="2022-03-15T10:14:00Z">
            <w:rPr/>
          </w:rPrChange>
        </w:rPr>
        <w:t>of</w:t>
      </w:r>
      <w:r>
        <w:rPr>
          <w:rFonts w:ascii="Times New Roman" w:cs="Times New Roman" w:hAnsi="Times New Roman"/>
          <w:sz w:val="28"/>
          <w:szCs w:val="28"/>
        </w:rPr>
        <w:t xml:space="preserve"> </w:t>
      </w:r>
      <w:r w:rsidRPr="2BF91D31">
        <w:rPr>
          <w:rFonts w:ascii="Times New Roman" w:cs="Times New Roman"/>
          <w:sz w:val="28"/>
          <w:szCs w:val="28"/>
          <w:rPrChange w:id="18802" w:author="user pc" w:date="2022-03-15T10:14:00Z">
            <w:rPr/>
          </w:rPrChange>
        </w:rPr>
        <w:t>500g</w:t>
      </w:r>
      <w:r>
        <w:rPr>
          <w:rFonts w:ascii="Times New Roman" w:cs="Times New Roman" w:hAnsi="Times New Roman"/>
          <w:sz w:val="28"/>
          <w:szCs w:val="28"/>
        </w:rPr>
        <w:t xml:space="preserve"> </w:t>
      </w:r>
      <w:r w:rsidRPr="F5ECB41B">
        <w:rPr>
          <w:rFonts w:ascii="Times New Roman" w:cs="Times New Roman"/>
          <w:sz w:val="28"/>
          <w:szCs w:val="28"/>
          <w:rPrChange w:id="18803" w:author="user pc" w:date="2022-03-15T10:14:00Z">
            <w:rPr/>
          </w:rPrChange>
        </w:rPr>
        <w:t>=</w:t>
      </w:r>
      <w:r>
        <w:rPr>
          <w:rFonts w:ascii="Times New Roman" w:cs="Times New Roman" w:hAnsi="Times New Roman"/>
          <w:sz w:val="28"/>
          <w:szCs w:val="28"/>
        </w:rPr>
        <w:t xml:space="preserve"> </w:t>
      </w:r>
      <w:r w:rsidRPr="23592890">
        <w:rPr>
          <w:rFonts w:ascii="Times New Roman" w:cs="Times New Roman"/>
          <w:sz w:val="28"/>
          <w:szCs w:val="28"/>
          <w:rPrChange w:id="18804" w:author="user pc" w:date="2022-03-15T10:14:00Z">
            <w:rPr/>
          </w:rPrChange>
        </w:rPr>
        <w:t>0.1</w:t>
      </w:r>
      <w:r>
        <w:rPr>
          <w:rFonts w:ascii="Times New Roman" w:cs="Times New Roman" w:hAnsi="Times New Roman"/>
          <w:sz w:val="28"/>
          <w:szCs w:val="28"/>
        </w:rPr>
        <w:t xml:space="preserve"> </w:t>
      </w:r>
      <w:r w:rsidRPr="D30D3BF6">
        <w:rPr>
          <w:rFonts w:ascii="Times New Roman" w:cs="Times New Roman"/>
          <w:sz w:val="28"/>
          <w:szCs w:val="28"/>
          <w:rPrChange w:id="18805" w:author="user pc" w:date="2022-03-15T10:14:00Z">
            <w:rPr/>
          </w:rPrChange>
        </w:rPr>
        <w:t>×</w:t>
      </w:r>
      <w:r>
        <w:rPr>
          <w:rFonts w:ascii="Times New Roman" w:cs="Times New Roman" w:hAnsi="Times New Roman"/>
          <w:sz w:val="28"/>
          <w:szCs w:val="28"/>
        </w:rPr>
        <w:t xml:space="preserve"> </w:t>
      </w:r>
      <w:r w:rsidRPr="ACED5E46">
        <w:rPr>
          <w:rFonts w:ascii="Times New Roman" w:cs="Times New Roman"/>
          <w:sz w:val="28"/>
          <w:szCs w:val="28"/>
          <w:rPrChange w:id="18806" w:author="user pc" w:date="2022-03-15T10:14:00Z">
            <w:rPr/>
          </w:rPrChange>
        </w:rPr>
        <w:t>500</w:t>
      </w:r>
      <w:r>
        <w:rPr>
          <w:rFonts w:ascii="Times New Roman" w:cs="Times New Roman" w:hAnsi="Times New Roman"/>
          <w:sz w:val="28"/>
          <w:szCs w:val="28"/>
        </w:rPr>
        <w:t xml:space="preserve"> </w:t>
      </w:r>
      <w:r w:rsidRPr="932B778A">
        <w:rPr>
          <w:rFonts w:ascii="Times New Roman" w:cs="Times New Roman"/>
          <w:sz w:val="28"/>
          <w:szCs w:val="28"/>
          <w:rPrChange w:id="18807" w:author="user pc" w:date="2022-03-15T10:14:00Z">
            <w:rPr/>
          </w:rPrChange>
        </w:rPr>
        <w:t>=</w:t>
      </w:r>
      <w:r>
        <w:rPr>
          <w:rFonts w:ascii="Times New Roman" w:cs="Times New Roman" w:hAnsi="Times New Roman"/>
          <w:sz w:val="28"/>
          <w:szCs w:val="28"/>
        </w:rPr>
        <w:t xml:space="preserve"> </w:t>
      </w:r>
      <w:r w:rsidRPr="26C8338B">
        <w:rPr>
          <w:rFonts w:ascii="Times New Roman" w:cs="Times New Roman"/>
          <w:sz w:val="28"/>
          <w:szCs w:val="28"/>
          <w:rPrChange w:id="18808" w:author="user pc" w:date="2022-03-15T10:14:00Z">
            <w:rPr/>
          </w:rPrChange>
        </w:rPr>
        <w:t>50</w:t>
      </w:r>
      <w:r>
        <w:rPr>
          <w:rFonts w:ascii="Times New Roman" w:cs="Times New Roman" w:hAnsi="Times New Roman"/>
          <w:sz w:val="28"/>
          <w:szCs w:val="28"/>
        </w:rPr>
        <w:t xml:space="preserve"> </w:t>
      </w:r>
      <w:r w:rsidRPr="3EA895FA">
        <w:rPr>
          <w:rFonts w:ascii="Times New Roman" w:cs="Times New Roman"/>
          <w:sz w:val="28"/>
          <w:szCs w:val="28"/>
          <w:rPrChange w:id="18809" w:author="user pc" w:date="2022-03-15T10:14:00Z">
            <w:rPr/>
          </w:rPrChange>
        </w:rPr>
        <w:t>g</w:t>
      </w:r>
      <w:r>
        <w:rPr>
          <w:rFonts w:ascii="Times New Roman" w:cs="Times New Roman" w:hAnsi="Times New Roman"/>
          <w:sz w:val="28"/>
          <w:szCs w:val="28"/>
        </w:rPr>
        <w:t xml:space="preserve"> </w:t>
      </w:r>
      <w:r w:rsidRPr="91916BE5">
        <w:rPr>
          <w:rFonts w:ascii="Times New Roman" w:cs="Times New Roman"/>
          <w:sz w:val="28"/>
          <w:szCs w:val="28"/>
          <w:rPrChange w:id="18810" w:author="user pc" w:date="2022-03-15T10:14:00Z">
            <w:rPr/>
          </w:rPrChange>
        </w:rPr>
        <w:t>NaCl</w:t>
      </w:r>
    </w:p>
    <w:p>
      <w:pPr>
        <w:pStyle w:val="style0"/>
        <w:rPr>
          <w:rFonts w:ascii="Times New Roman" w:cs="Times New Roman"/>
          <w:sz w:val="28"/>
          <w:szCs w:val="28"/>
          <w:rPrChange w:id="18811" w:author="user pc" w:date="2022-03-15T10:14:00Z">
            <w:rPr/>
          </w:rPrChange>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Change w:id="18812" w:author="user pc" w:date="2022-03-15T10:14:00Z">
            <w:rPr>
              <w:rFonts w:ascii="Bell MT" w:eastAsia="宋体" w:hAnsi="Bell MT"/>
              <w:b/>
            </w:rPr>
          </w:rPrChange>
        </w:rPr>
      </w:pPr>
    </w:p>
    <w:p>
      <w:pPr>
        <w:pStyle w:val="style157"/>
        <w:rPr>
          <w:rFonts w:ascii="Times New Roman" w:cs="Times New Roman" w:eastAsia="宋体" w:hAnsi="Times New Roman"/>
          <w:b/>
          <w:color w:val="auto"/>
          <w:sz w:val="28"/>
          <w:szCs w:val="28"/>
          <w:rPrChange w:id="18813" w:author="user pc" w:date="2022-03-15T10:14:00Z">
            <w:rPr>
              <w:rFonts w:eastAsia="宋体" w:hAnsi="Bell MT"/>
              <w:b/>
              <w:color w:val="c00000"/>
            </w:rPr>
          </w:rPrChange>
        </w:rPr>
      </w:pPr>
      <w:r w:rsidRPr="912A3515">
        <w:rPr>
          <w:rFonts w:ascii="Times New Roman" w:cs="Times New Roman" w:eastAsia="宋体" w:hAnsi="Times New Roman"/>
          <w:b/>
          <w:color w:val="auto"/>
          <w:sz w:val="28"/>
          <w:szCs w:val="28"/>
          <w:rPrChange w:id="18814" w:author="user pc" w:date="2022-03-15T10:14:00Z">
            <w:rPr>
              <w:rFonts w:eastAsia="宋体" w:hAnsi="Bell MT"/>
              <w:b/>
              <w:color w:val="c00000"/>
            </w:rPr>
          </w:rPrChange>
        </w:rPr>
        <w:t>TAKE AWAY</w:t>
      </w:r>
    </w:p>
    <w:p>
      <w:pPr>
        <w:pStyle w:val="style157"/>
        <w:rPr>
          <w:rFonts w:ascii="Times New Roman" w:cs="Times New Roman" w:eastAsia="Coming Soon" w:hAnsi="Times New Roman"/>
          <w:sz w:val="28"/>
          <w:szCs w:val="28"/>
          <w:rPrChange w:id="18815" w:author="user pc" w:date="2022-03-15T10:14:00Z">
            <w:rPr>
              <w:rFonts w:ascii="Coming Soon" w:cs="Coming Soon" w:eastAsia="Coming Soon" w:hAnsi="Coming Soon"/>
            </w:rPr>
          </w:rPrChange>
        </w:rPr>
      </w:pPr>
      <w:r w:rsidRPr="87897956">
        <w:rPr>
          <w:rFonts w:ascii="Times New Roman" w:cs="Times New Roman" w:eastAsia="Coming Soon" w:hAnsi="Times New Roman"/>
          <w:sz w:val="28"/>
          <w:szCs w:val="28"/>
          <w:rPrChange w:id="18816" w:author="user pc" w:date="2022-03-15T10:14:00Z">
            <w:rPr>
              <w:rFonts w:ascii="Coming Soon" w:cs="Coming Soon" w:eastAsia="Coming Soon" w:hAnsi="Coming Soon"/>
            </w:rPr>
          </w:rPrChange>
        </w:rPr>
        <w:t>1.</w:t>
      </w:r>
      <w:r>
        <w:rPr>
          <w:rFonts w:ascii="Times New Roman" w:cs="Times New Roman" w:eastAsia="Coming Soon" w:hAnsi="Times New Roman"/>
          <w:sz w:val="28"/>
          <w:szCs w:val="28"/>
        </w:rPr>
        <w:t xml:space="preserve"> </w:t>
      </w:r>
      <w:r w:rsidRPr="CC554F66">
        <w:rPr>
          <w:rFonts w:ascii="Times New Roman" w:cs="Times New Roman" w:eastAsia="Coming Soon" w:hAnsi="Times New Roman"/>
          <w:sz w:val="28"/>
          <w:szCs w:val="28"/>
          <w:rPrChange w:id="18817" w:author="user pc" w:date="2022-03-15T10:14:00Z">
            <w:rPr>
              <w:rFonts w:ascii="Coming Soon" w:cs="Coming Soon" w:eastAsia="Coming Soon" w:hAnsi="Coming Soon"/>
            </w:rPr>
          </w:rPrChange>
        </w:rPr>
        <w:t>In an experiment, 20.0cm</w:t>
      </w:r>
      <w:r w:rsidRPr="CE67C94C">
        <w:rPr>
          <w:rFonts w:ascii="Times New Roman" w:cs="Times New Roman" w:eastAsia="Coming Soon" w:hAnsi="Times New Roman"/>
          <w:sz w:val="28"/>
          <w:szCs w:val="28"/>
          <w:vertAlign w:val="superscript"/>
          <w:rPrChange w:id="18818" w:author="user pc" w:date="2022-03-15T10:14:00Z">
            <w:rPr>
              <w:rFonts w:ascii="Coming Soon" w:cs="Coming Soon" w:eastAsia="Coming Soon" w:hAnsi="Coming Soon"/>
              <w:vertAlign w:val="superscript"/>
            </w:rPr>
          </w:rPrChange>
        </w:rPr>
        <w:t>3</w:t>
      </w:r>
      <w:r w:rsidRPr="F1E1A351">
        <w:rPr>
          <w:rFonts w:ascii="Times New Roman" w:cs="Times New Roman" w:eastAsia="Coming Soon" w:hAnsi="Times New Roman"/>
          <w:sz w:val="28"/>
          <w:szCs w:val="28"/>
          <w:rPrChange w:id="18819" w:author="user pc" w:date="2022-03-15T10:14:00Z">
            <w:rPr>
              <w:rFonts w:ascii="Coming Soon" w:cs="Coming Soon" w:eastAsia="Coming Soon" w:hAnsi="Coming Soon"/>
            </w:rPr>
          </w:rPrChange>
        </w:rPr>
        <w:t xml:space="preserve"> portions of 0.065 mol dm</w:t>
      </w:r>
      <w:r w:rsidRPr="34CBF7BF">
        <w:rPr>
          <w:rFonts w:ascii="Times New Roman" w:cs="Times New Roman" w:eastAsia="Coming Soon" w:hAnsi="Times New Roman"/>
          <w:sz w:val="28"/>
          <w:szCs w:val="28"/>
          <w:vertAlign w:val="superscript"/>
          <w:rPrChange w:id="18820" w:author="user pc" w:date="2022-03-15T10:14:00Z">
            <w:rPr>
              <w:rFonts w:ascii="Coming Soon" w:cs="Coming Soon" w:eastAsia="Coming Soon" w:hAnsi="Coming Soon"/>
              <w:vertAlign w:val="superscript"/>
            </w:rPr>
          </w:rPrChange>
        </w:rPr>
        <w:t>-3</w:t>
      </w:r>
      <w:r w:rsidRPr="9B40A754">
        <w:rPr>
          <w:rFonts w:ascii="Times New Roman" w:cs="Times New Roman" w:eastAsia="Coming Soon" w:hAnsi="Times New Roman"/>
          <w:sz w:val="28"/>
          <w:szCs w:val="28"/>
          <w:rPrChange w:id="18821" w:author="user pc" w:date="2022-03-15T10:14:00Z">
            <w:rPr>
              <w:rFonts w:ascii="Coming Soon" w:cs="Coming Soon" w:eastAsia="Coming Soon" w:hAnsi="Coming Soon"/>
            </w:rPr>
          </w:rPrChange>
        </w:rPr>
        <w:t>NaOH were titrated against dilute HCl. The average volume of acid used is 23.45 cm</w:t>
      </w:r>
      <w:r w:rsidRPr="BE84C558">
        <w:rPr>
          <w:rFonts w:ascii="Times New Roman" w:cs="Times New Roman" w:eastAsia="Coming Soon" w:hAnsi="Times New Roman"/>
          <w:sz w:val="28"/>
          <w:szCs w:val="28"/>
          <w:vertAlign w:val="superscript"/>
          <w:rPrChange w:id="18822" w:author="user pc" w:date="2022-03-15T10:14:00Z">
            <w:rPr>
              <w:rFonts w:ascii="Coming Soon" w:cs="Coming Soon" w:eastAsia="Coming Soon" w:hAnsi="Coming Soon"/>
              <w:vertAlign w:val="superscript"/>
            </w:rPr>
          </w:rPrChange>
        </w:rPr>
        <w:t>3</w:t>
      </w:r>
      <w:r w:rsidRPr="86C0126D">
        <w:rPr>
          <w:rFonts w:ascii="Times New Roman" w:cs="Times New Roman" w:eastAsia="Coming Soon" w:hAnsi="Times New Roman"/>
          <w:sz w:val="28"/>
          <w:szCs w:val="28"/>
          <w:rPrChange w:id="18823" w:author="user pc" w:date="2022-03-15T10:14:00Z">
            <w:rPr>
              <w:rFonts w:ascii="Coming Soon" w:cs="Coming Soon" w:eastAsia="Coming Soon" w:hAnsi="Coming Soon"/>
            </w:rPr>
          </w:rPrChange>
        </w:rPr>
        <w:t>.</w:t>
      </w:r>
    </w:p>
    <w:p>
      <w:pPr>
        <w:pStyle w:val="style157"/>
        <w:rPr>
          <w:rFonts w:ascii="Times New Roman" w:cs="Times New Roman" w:eastAsia="Coming Soon" w:hAnsi="Times New Roman"/>
          <w:sz w:val="28"/>
          <w:szCs w:val="28"/>
          <w:rPrChange w:id="18824" w:author="user pc" w:date="2022-03-15T10:14:00Z">
            <w:rPr>
              <w:rFonts w:ascii="Coming Soon" w:cs="Coming Soon" w:eastAsia="Coming Soon" w:hAnsi="Coming Soon"/>
            </w:rPr>
          </w:rPrChange>
        </w:rPr>
      </w:pPr>
      <w:r w:rsidRPr="3E7309ED">
        <w:rPr>
          <w:rFonts w:ascii="Times New Roman" w:cs="Times New Roman" w:eastAsia="Coming Soon" w:hAnsi="Times New Roman"/>
          <w:sz w:val="28"/>
          <w:szCs w:val="28"/>
          <w:rPrChange w:id="18825" w:author="user pc" w:date="2022-03-15T10:14:00Z">
            <w:rPr>
              <w:rFonts w:ascii="Coming Soon" w:cs="Coming Soon" w:eastAsia="Coming Soon" w:hAnsi="Coming Soon"/>
            </w:rPr>
          </w:rPrChange>
        </w:rPr>
        <w:t>(a) (i) Name a suitable indicator for the titration. Give a reason for your answer.</w:t>
      </w:r>
    </w:p>
    <w:p>
      <w:pPr>
        <w:pStyle w:val="style157"/>
        <w:rPr>
          <w:rFonts w:ascii="Times New Roman" w:cs="Times New Roman" w:eastAsia="Coming Soon" w:hAnsi="Times New Roman"/>
          <w:sz w:val="28"/>
          <w:szCs w:val="28"/>
          <w:rPrChange w:id="18826" w:author="user pc" w:date="2022-03-15T10:14:00Z">
            <w:rPr>
              <w:rFonts w:ascii="Coming Soon" w:cs="Coming Soon" w:eastAsia="Coming Soon" w:hAnsi="Coming Soon"/>
            </w:rPr>
          </w:rPrChange>
        </w:rPr>
      </w:pPr>
      <w:r w:rsidRPr="D7F1C053">
        <w:rPr>
          <w:rFonts w:ascii="Times New Roman" w:cs="Times New Roman" w:eastAsia="Coming Soon" w:hAnsi="Times New Roman"/>
          <w:sz w:val="28"/>
          <w:szCs w:val="28"/>
          <w:rPrChange w:id="18827" w:author="user pc" w:date="2022-03-15T10:14:00Z">
            <w:rPr>
              <w:rFonts w:ascii="Coming Soon" w:cs="Coming Soon" w:eastAsia="Coming Soon" w:hAnsi="Coming Soon"/>
            </w:rPr>
          </w:rPrChange>
        </w:rPr>
        <w:t xml:space="preserve">    (ii) Give the colour of the indicator in the base and at the end point.</w:t>
      </w:r>
    </w:p>
    <w:p>
      <w:pPr>
        <w:pStyle w:val="style157"/>
        <w:rPr>
          <w:rFonts w:ascii="Times New Roman" w:cs="Times New Roman" w:eastAsia="Coming Soon" w:hAnsi="Times New Roman"/>
          <w:sz w:val="28"/>
          <w:szCs w:val="28"/>
          <w:rPrChange w:id="18828" w:author="user pc" w:date="2022-03-15T10:14:00Z">
            <w:rPr>
              <w:rFonts w:ascii="Coming Soon" w:cs="Coming Soon" w:eastAsia="Coming Soon" w:hAnsi="Coming Soon"/>
            </w:rPr>
          </w:rPrChange>
        </w:rPr>
      </w:pPr>
      <w:r w:rsidRPr="E95202C2">
        <w:rPr>
          <w:rFonts w:ascii="Times New Roman" w:cs="Times New Roman" w:eastAsia="Coming Soon" w:hAnsi="Times New Roman"/>
          <w:sz w:val="28"/>
          <w:szCs w:val="28"/>
          <w:rPrChange w:id="18829" w:author="user pc" w:date="2022-03-15T10:14:00Z">
            <w:rPr>
              <w:rFonts w:ascii="Coming Soon" w:cs="Coming Soon" w:eastAsia="Coming Soon" w:hAnsi="Coming Soon"/>
            </w:rPr>
          </w:rPrChange>
        </w:rPr>
        <w:t xml:space="preserve">    (iii) What type of reaction is demonstrated by the experiment?</w:t>
      </w:r>
    </w:p>
    <w:p>
      <w:pPr>
        <w:pStyle w:val="style157"/>
        <w:rPr>
          <w:rFonts w:ascii="Times New Roman" w:cs="Times New Roman" w:eastAsia="Coming Soon" w:hAnsi="Times New Roman"/>
          <w:sz w:val="28"/>
          <w:szCs w:val="28"/>
          <w:rPrChange w:id="18830" w:author="user pc" w:date="2022-03-15T10:14:00Z">
            <w:rPr>
              <w:rFonts w:ascii="Coming Soon" w:cs="Coming Soon" w:eastAsia="Coming Soon" w:hAnsi="Coming Soon"/>
            </w:rPr>
          </w:rPrChange>
        </w:rPr>
      </w:pPr>
      <w:r w:rsidRPr="0DAC1A32">
        <w:rPr>
          <w:rFonts w:ascii="Times New Roman" w:cs="Times New Roman" w:eastAsia="Coming Soon" w:hAnsi="Times New Roman"/>
          <w:sz w:val="28"/>
          <w:szCs w:val="28"/>
          <w:rPrChange w:id="18831" w:author="user pc" w:date="2022-03-15T10:14:00Z">
            <w:rPr>
              <w:rFonts w:ascii="Coming Soon" w:cs="Coming Soon" w:eastAsia="Coming Soon" w:hAnsi="Coming Soon"/>
            </w:rPr>
          </w:rPrChange>
        </w:rPr>
        <w:t>(b) (i) Write a balanced equation for the reaction.</w:t>
      </w:r>
    </w:p>
    <w:p>
      <w:pPr>
        <w:pStyle w:val="style157"/>
        <w:rPr>
          <w:rFonts w:ascii="Times New Roman" w:cs="Times New Roman" w:eastAsia="Coming Soon" w:hAnsi="Times New Roman"/>
          <w:sz w:val="28"/>
          <w:szCs w:val="28"/>
          <w:rPrChange w:id="18832" w:author="user pc" w:date="2022-03-15T10:14:00Z">
            <w:rPr>
              <w:rFonts w:ascii="Coming Soon" w:cs="Coming Soon" w:eastAsia="Coming Soon" w:hAnsi="Coming Soon"/>
            </w:rPr>
          </w:rPrChange>
        </w:rPr>
      </w:pPr>
      <w:r w:rsidRPr="CA52C087">
        <w:rPr>
          <w:rFonts w:ascii="Times New Roman" w:cs="Times New Roman" w:eastAsia="Coming Soon" w:hAnsi="Times New Roman"/>
          <w:sz w:val="28"/>
          <w:szCs w:val="28"/>
          <w:rPrChange w:id="18833" w:author="user pc" w:date="2022-03-15T10:14:00Z">
            <w:rPr>
              <w:rFonts w:ascii="Coming Soon" w:cs="Coming Soon" w:eastAsia="Coming Soon" w:hAnsi="Coming Soon"/>
            </w:rPr>
          </w:rPrChange>
        </w:rPr>
        <w:t xml:space="preserve"> (ii) Determine the average volume of acid used.</w:t>
      </w:r>
    </w:p>
    <w:p>
      <w:pPr>
        <w:pStyle w:val="style157"/>
        <w:rPr>
          <w:rFonts w:ascii="Times New Roman" w:cs="Times New Roman" w:eastAsia="Coming Soon" w:hAnsi="Times New Roman"/>
          <w:sz w:val="28"/>
          <w:szCs w:val="28"/>
          <w:rPrChange w:id="18834" w:author="user pc" w:date="2022-03-15T10:14:00Z">
            <w:rPr>
              <w:rFonts w:ascii="Coming Soon" w:cs="Coming Soon" w:eastAsia="Coming Soon" w:hAnsi="Coming Soon"/>
            </w:rPr>
          </w:rPrChange>
        </w:rPr>
      </w:pPr>
      <w:r w:rsidRPr="DC25D731">
        <w:rPr>
          <w:rFonts w:ascii="Times New Roman" w:cs="Times New Roman" w:eastAsia="Coming Soon" w:hAnsi="Times New Roman"/>
          <w:sz w:val="28"/>
          <w:szCs w:val="28"/>
          <w:rPrChange w:id="18835" w:author="user pc" w:date="2022-03-15T10:14:00Z">
            <w:rPr>
              <w:rFonts w:ascii="Coming Soon" w:cs="Coming Soon" w:eastAsia="Coming Soon" w:hAnsi="Coming Soon"/>
            </w:rPr>
          </w:rPrChange>
        </w:rPr>
        <w:t>(c) Calculate the</w:t>
      </w:r>
    </w:p>
    <w:p>
      <w:pPr>
        <w:pStyle w:val="style157"/>
        <w:rPr>
          <w:rFonts w:ascii="Times New Roman" w:cs="Times New Roman" w:eastAsia="Coming Soon" w:hAnsi="Times New Roman"/>
          <w:sz w:val="28"/>
          <w:szCs w:val="28"/>
          <w:rPrChange w:id="18836" w:author="user pc" w:date="2022-03-15T10:14:00Z">
            <w:rPr>
              <w:rFonts w:ascii="Coming Soon" w:cs="Coming Soon" w:eastAsia="Coming Soon" w:hAnsi="Coming Soon"/>
            </w:rPr>
          </w:rPrChange>
        </w:rPr>
      </w:pPr>
      <w:r w:rsidRPr="B64D5C09">
        <w:rPr>
          <w:rFonts w:ascii="Times New Roman" w:cs="Times New Roman" w:eastAsia="Coming Soon" w:hAnsi="Times New Roman"/>
          <w:sz w:val="28"/>
          <w:szCs w:val="28"/>
          <w:rPrChange w:id="18837" w:author="user pc" w:date="2022-03-15T10:14:00Z">
            <w:rPr>
              <w:rFonts w:ascii="Coming Soon" w:cs="Coming Soon" w:eastAsia="Coming Soon" w:hAnsi="Coming Soon"/>
            </w:rPr>
          </w:rPrChange>
        </w:rPr>
        <w:t xml:space="preserve">(i) </w:t>
      </w:r>
      <w:r>
        <w:rPr>
          <w:rFonts w:ascii="Times New Roman" w:cs="Times New Roman" w:eastAsia="Coming Soon" w:hAnsi="Times New Roman"/>
          <w:sz w:val="28"/>
          <w:szCs w:val="28"/>
        </w:rPr>
        <w:t xml:space="preserve"> </w:t>
      </w:r>
      <w:r w:rsidRPr="BF9D55A1">
        <w:rPr>
          <w:rFonts w:ascii="Times New Roman" w:cs="Times New Roman" w:eastAsia="Coming Soon" w:hAnsi="Times New Roman"/>
          <w:sz w:val="28"/>
          <w:szCs w:val="28"/>
          <w:rPrChange w:id="18838" w:author="user pc" w:date="2022-03-15T10:14:00Z">
            <w:rPr>
              <w:rFonts w:ascii="Coming Soon" w:cs="Coming Soon" w:eastAsia="Coming Soon" w:hAnsi="Coming Soon"/>
            </w:rPr>
          </w:rPrChange>
        </w:rPr>
        <w:t>concentration of the acid in moldm</w:t>
      </w:r>
      <w:r w:rsidRPr="35049A7F">
        <w:rPr>
          <w:rFonts w:ascii="Times New Roman" w:cs="Times New Roman" w:eastAsia="Coming Soon" w:hAnsi="Times New Roman"/>
          <w:sz w:val="28"/>
          <w:szCs w:val="28"/>
          <w:vertAlign w:val="superscript"/>
          <w:rPrChange w:id="18839" w:author="user pc" w:date="2022-03-15T10:14:00Z">
            <w:rPr>
              <w:rFonts w:ascii="Coming Soon" w:cs="Coming Soon" w:eastAsia="Coming Soon" w:hAnsi="Coming Soon"/>
              <w:vertAlign w:val="superscript"/>
            </w:rPr>
          </w:rPrChange>
        </w:rPr>
        <w:t>-3</w:t>
      </w:r>
      <w:r w:rsidRPr="C78EC139">
        <w:rPr>
          <w:rFonts w:ascii="Times New Roman" w:cs="Times New Roman" w:eastAsia="Coming Soon" w:hAnsi="Times New Roman"/>
          <w:sz w:val="28"/>
          <w:szCs w:val="28"/>
          <w:rPrChange w:id="18840" w:author="user pc" w:date="2022-03-15T10:14:00Z">
            <w:rPr>
              <w:rFonts w:ascii="Coming Soon" w:cs="Coming Soon" w:eastAsia="Coming Soon" w:hAnsi="Coming Soon"/>
            </w:rPr>
          </w:rPrChange>
        </w:rPr>
        <w:t xml:space="preserve"> (ii) concentration of the acid in g dm</w:t>
      </w:r>
      <w:r w:rsidRPr="0E491A5E">
        <w:rPr>
          <w:rFonts w:ascii="Times New Roman" w:cs="Times New Roman" w:eastAsia="Coming Soon" w:hAnsi="Times New Roman"/>
          <w:sz w:val="28"/>
          <w:szCs w:val="28"/>
          <w:vertAlign w:val="superscript"/>
          <w:rPrChange w:id="18841" w:author="user pc" w:date="2022-03-15T10:14:00Z">
            <w:rPr>
              <w:rFonts w:ascii="Coming Soon" w:cs="Coming Soon" w:eastAsia="Coming Soon" w:hAnsi="Coming Soon"/>
              <w:vertAlign w:val="superscript"/>
            </w:rPr>
          </w:rPrChange>
        </w:rPr>
        <w:t>-3</w:t>
      </w:r>
    </w:p>
    <w:p>
      <w:pPr>
        <w:pStyle w:val="style157"/>
        <w:rPr>
          <w:rFonts w:ascii="Times New Roman" w:cs="Times New Roman" w:eastAsia="Coming Soon" w:hAnsi="Times New Roman"/>
          <w:sz w:val="28"/>
          <w:szCs w:val="28"/>
          <w:rPrChange w:id="18842" w:author="user pc" w:date="2022-03-15T10:14:00Z">
            <w:rPr>
              <w:rFonts w:ascii="Coming Soon" w:cs="Coming Soon" w:eastAsia="Coming Soon" w:hAnsi="Coming Soon"/>
            </w:rPr>
          </w:rPrChange>
        </w:rPr>
      </w:pPr>
      <w:r w:rsidRPr="E63A22A8">
        <w:rPr>
          <w:rFonts w:ascii="Times New Roman" w:cs="Times New Roman" w:eastAsia="Coming Soon" w:hAnsi="Times New Roman"/>
          <w:sz w:val="28"/>
          <w:szCs w:val="28"/>
          <w:rPrChange w:id="18843" w:author="user pc" w:date="2022-03-15T10:14:00Z">
            <w:rPr>
              <w:rFonts w:ascii="Coming Soon" w:cs="Coming Soon" w:eastAsia="Coming Soon" w:hAnsi="Coming Soon"/>
            </w:rPr>
          </w:rPrChange>
        </w:rPr>
        <w:t xml:space="preserve">   (iii) mass of HCl in 20cm</w:t>
      </w:r>
      <w:r w:rsidRPr="5A1BA751">
        <w:rPr>
          <w:rFonts w:ascii="Times New Roman" w:cs="Times New Roman" w:eastAsia="Coming Soon" w:hAnsi="Times New Roman"/>
          <w:sz w:val="28"/>
          <w:szCs w:val="28"/>
          <w:vertAlign w:val="superscript"/>
          <w:rPrChange w:id="18844" w:author="user pc" w:date="2022-03-15T10:14:00Z">
            <w:rPr>
              <w:rFonts w:ascii="Coming Soon" w:cs="Coming Soon" w:eastAsia="Coming Soon" w:hAnsi="Coming Soon"/>
              <w:vertAlign w:val="superscript"/>
            </w:rPr>
          </w:rPrChange>
        </w:rPr>
        <w:t>3</w:t>
      </w:r>
      <w:r w:rsidRPr="5B8E1E5D">
        <w:rPr>
          <w:rFonts w:ascii="Times New Roman" w:cs="Times New Roman" w:eastAsia="Coming Soon" w:hAnsi="Times New Roman"/>
          <w:sz w:val="28"/>
          <w:szCs w:val="28"/>
          <w:rPrChange w:id="18845" w:author="user pc" w:date="2022-03-15T10:14:00Z">
            <w:rPr>
              <w:rFonts w:ascii="Coming Soon" w:cs="Coming Soon" w:eastAsia="Coming Soon" w:hAnsi="Coming Soon"/>
            </w:rPr>
          </w:rPrChange>
        </w:rPr>
        <w:t xml:space="preserve"> of solution</w:t>
      </w:r>
    </w:p>
    <w:p>
      <w:pPr>
        <w:pStyle w:val="style157"/>
        <w:rPr>
          <w:rFonts w:ascii="Times New Roman" w:cs="Times New Roman" w:eastAsia="Coming Soon" w:hAnsi="Times New Roman"/>
          <w:sz w:val="28"/>
          <w:szCs w:val="28"/>
          <w:rPrChange w:id="18846" w:author="user pc" w:date="2022-03-15T10:14:00Z">
            <w:rPr>
              <w:rFonts w:ascii="Coming Soon" w:cs="Coming Soon" w:eastAsia="Coming Soon" w:hAnsi="Coming Soon"/>
            </w:rPr>
          </w:rPrChange>
        </w:rPr>
      </w:pPr>
      <w:r w:rsidRPr="69B49A2A">
        <w:rPr>
          <w:rFonts w:ascii="Times New Roman" w:cs="Times New Roman" w:eastAsia="Coming Soon" w:hAnsi="Times New Roman"/>
          <w:sz w:val="28"/>
          <w:szCs w:val="28"/>
          <w:rPrChange w:id="18847" w:author="user pc" w:date="2022-03-15T10:14:00Z">
            <w:rPr>
              <w:rFonts w:ascii="Coming Soon" w:cs="Coming Soon" w:eastAsia="Coming Soon" w:hAnsi="Coming Soon"/>
            </w:rPr>
          </w:rPrChange>
        </w:rPr>
        <w:t xml:space="preserve">   [H = 1.00, Cl = 35.5 ]</w:t>
      </w:r>
    </w:p>
    <w:p>
      <w:pPr>
        <w:pStyle w:val="style157"/>
        <w:rPr>
          <w:rFonts w:ascii="Times New Roman" w:cs="Times New Roman" w:eastAsia="Coming Soon" w:hAnsi="Times New Roman"/>
          <w:sz w:val="28"/>
          <w:szCs w:val="28"/>
          <w:rPrChange w:id="18848" w:author="user pc" w:date="2022-03-15T10:14:00Z">
            <w:rPr>
              <w:rFonts w:ascii="Coming Soon" w:cs="Coming Soon" w:eastAsia="Coming Soon" w:hAnsi="Coming Soon"/>
            </w:rPr>
          </w:rPrChange>
        </w:rPr>
      </w:pPr>
      <w:r w:rsidRPr="A99C3D50">
        <w:rPr>
          <w:rFonts w:ascii="Times New Roman" w:cs="Times New Roman" w:eastAsia="Coming Soon" w:hAnsi="Times New Roman"/>
          <w:b/>
          <w:bCs/>
          <w:sz w:val="28"/>
          <w:szCs w:val="28"/>
          <w:rPrChange w:id="18849" w:author="user pc" w:date="2022-03-15T10:14:00Z">
            <w:rPr>
              <w:rFonts w:ascii="Coming Soon" w:cs="Coming Soon" w:eastAsia="Coming Soon" w:hAnsi="Coming Soon"/>
              <w:b/>
              <w:bCs/>
            </w:rPr>
          </w:rPrChange>
        </w:rPr>
        <w:t>Answers:</w:t>
      </w:r>
    </w:p>
    <w:p>
      <w:pPr>
        <w:pStyle w:val="style157"/>
        <w:rPr>
          <w:rFonts w:ascii="Times New Roman" w:cs="Times New Roman" w:eastAsia="Coming Soon" w:hAnsi="Times New Roman"/>
          <w:sz w:val="28"/>
          <w:szCs w:val="28"/>
          <w:rPrChange w:id="18850" w:author="user pc" w:date="2022-03-15T10:14:00Z">
            <w:rPr>
              <w:rFonts w:ascii="Coming Soon" w:cs="Coming Soon" w:eastAsia="Coming Soon" w:hAnsi="Coming Soon"/>
            </w:rPr>
          </w:rPrChange>
        </w:rPr>
      </w:pPr>
      <w:r w:rsidRPr="C36ADD48">
        <w:rPr>
          <w:rFonts w:ascii="Times New Roman" w:cs="Times New Roman" w:eastAsia="Coming Soon" w:hAnsi="Times New Roman"/>
          <w:sz w:val="28"/>
          <w:szCs w:val="28"/>
          <w:rPrChange w:id="18851" w:author="user pc" w:date="2022-03-15T10:14:00Z">
            <w:rPr>
              <w:rFonts w:ascii="Coming Soon" w:cs="Coming Soon" w:eastAsia="Coming Soon" w:hAnsi="Coming Soon"/>
            </w:rPr>
          </w:rPrChange>
        </w:rPr>
        <w:t>(a) (i) Methyl orange/methl red/phenolphthalein.</w:t>
      </w:r>
    </w:p>
    <w:p>
      <w:pPr>
        <w:pStyle w:val="style157"/>
        <w:rPr>
          <w:rFonts w:ascii="Times New Roman" w:cs="Times New Roman" w:eastAsia="Coming Soon" w:hAnsi="Times New Roman"/>
          <w:sz w:val="28"/>
          <w:szCs w:val="28"/>
          <w:rPrChange w:id="18852" w:author="user pc" w:date="2022-03-15T10:14:00Z">
            <w:rPr>
              <w:rFonts w:ascii="Coming Soon" w:cs="Coming Soon" w:eastAsia="Coming Soon" w:hAnsi="Coming Soon"/>
            </w:rPr>
          </w:rPrChange>
        </w:rPr>
      </w:pPr>
      <w:r w:rsidRPr="536DEAE8">
        <w:rPr>
          <w:rFonts w:ascii="Times New Roman" w:cs="Times New Roman" w:eastAsia="Coming Soon" w:hAnsi="Times New Roman"/>
          <w:sz w:val="28"/>
          <w:szCs w:val="28"/>
          <w:rPrChange w:id="18853" w:author="user pc" w:date="2022-03-15T10:14:00Z">
            <w:rPr>
              <w:rFonts w:ascii="Coming Soon" w:cs="Coming Soon" w:eastAsia="Coming Soon" w:hAnsi="Coming Soon"/>
            </w:rPr>
          </w:rPrChange>
        </w:rPr>
        <w:t xml:space="preserve">Because the end point will </w:t>
      </w:r>
      <w:r>
        <w:rPr>
          <w:rFonts w:ascii="Times New Roman" w:cs="Times New Roman" w:eastAsia="Coming Soon" w:hAnsi="Times New Roman"/>
          <w:sz w:val="28"/>
          <w:szCs w:val="28"/>
        </w:rPr>
        <w:t>concise with the pH</w:t>
      </w:r>
      <w:r w:rsidRPr="A4A217D0">
        <w:rPr>
          <w:rFonts w:ascii="Times New Roman" w:cs="Times New Roman" w:eastAsia="Coming Soon" w:hAnsi="Times New Roman"/>
          <w:sz w:val="28"/>
          <w:szCs w:val="28"/>
          <w:rPrChange w:id="18854" w:author="user pc" w:date="2022-03-15T10:14:00Z">
            <w:rPr>
              <w:rFonts w:ascii="Coming Soon" w:cs="Coming Soon" w:eastAsia="Coming Soon" w:hAnsi="Coming Soon"/>
            </w:rPr>
          </w:rPrChange>
        </w:rPr>
        <w:t>/colour change range of the indicator.</w:t>
      </w:r>
      <w:r>
        <w:rPr>
          <w:rFonts w:ascii="Times New Roman" w:cs="Times New Roman" w:eastAsia="Coming Soon" w:hAnsi="Times New Roman"/>
          <w:sz w:val="28"/>
          <w:szCs w:val="28"/>
        </w:rPr>
        <w:t xml:space="preserve"> </w:t>
      </w:r>
      <w:r w:rsidRPr="5A86C91D">
        <w:rPr>
          <w:rFonts w:ascii="Times New Roman" w:cs="Times New Roman" w:eastAsia="Coming Soon" w:hAnsi="Times New Roman"/>
          <w:sz w:val="28"/>
          <w:szCs w:val="28"/>
          <w:rPrChange w:id="18855" w:author="user pc" w:date="2022-03-15T10:14:00Z">
            <w:rPr>
              <w:rFonts w:ascii="Coming Soon" w:cs="Coming Soon" w:eastAsia="Coming Soon" w:hAnsi="Coming Soon"/>
            </w:rPr>
          </w:rPrChange>
        </w:rPr>
        <w:t>It is a reaction between strong acid and a strong base.</w:t>
      </w:r>
    </w:p>
    <w:p>
      <w:pPr>
        <w:pStyle w:val="style157"/>
        <w:rPr>
          <w:rFonts w:ascii="Times New Roman" w:cs="Times New Roman" w:eastAsia="Coming Soon" w:hAnsi="Times New Roman"/>
          <w:sz w:val="28"/>
          <w:szCs w:val="28"/>
          <w:rPrChange w:id="18856" w:author="user pc" w:date="2022-03-15T10:14:00Z">
            <w:rPr>
              <w:rFonts w:ascii="Coming Soon" w:cs="Coming Soon" w:eastAsia="Coming Soon" w:hAnsi="Coming Soon"/>
            </w:rPr>
          </w:rPrChange>
        </w:rPr>
      </w:pPr>
      <w:r w:rsidRPr="74697071">
        <w:rPr>
          <w:rFonts w:ascii="Times New Roman" w:cs="Times New Roman" w:eastAsia="Coming Soon" w:hAnsi="Times New Roman"/>
          <w:sz w:val="28"/>
          <w:szCs w:val="28"/>
          <w:rPrChange w:id="18857" w:author="user pc" w:date="2022-03-15T10:14:00Z">
            <w:rPr>
              <w:rFonts w:ascii="Coming Soon" w:cs="Coming Soon" w:eastAsia="Coming Soon" w:hAnsi="Coming Soon"/>
            </w:rPr>
          </w:rPrChange>
        </w:rPr>
        <w:t>(ii)</w:t>
      </w:r>
    </w:p>
    <w:p>
      <w:pPr>
        <w:pStyle w:val="style157"/>
        <w:rPr>
          <w:rFonts w:ascii="Times New Roman" w:cs="Times New Roman" w:eastAsia="Coming Soon" w:hAnsi="Times New Roman"/>
          <w:sz w:val="28"/>
          <w:szCs w:val="28"/>
          <w:rPrChange w:id="18858" w:author="user pc" w:date="2022-03-15T10:14:00Z">
            <w:rPr>
              <w:rFonts w:ascii="Coming Soon" w:cs="Coming Soon" w:eastAsia="Coming Soon" w:hAnsi="Coming Soon"/>
            </w:rPr>
          </w:rPrChange>
        </w:rPr>
      </w:pPr>
      <w:r>
        <w:rPr>
          <w:rFonts w:ascii="Times New Roman" w:cs="Times New Roman" w:eastAsia="Coming Soon" w:hAnsi="Times New Roman"/>
          <w:sz w:val="28"/>
          <w:szCs w:val="28"/>
        </w:rPr>
        <w:t xml:space="preserve">                                   </w:t>
      </w:r>
      <w:r w:rsidRPr="FBFCE7F3">
        <w:rPr>
          <w:rFonts w:ascii="Times New Roman" w:cs="Times New Roman" w:eastAsia="Coming Soon" w:hAnsi="Times New Roman"/>
          <w:sz w:val="28"/>
          <w:szCs w:val="28"/>
          <w:rPrChange w:id="18859" w:author="user pc" w:date="2022-03-15T10:14:00Z">
            <w:rPr>
              <w:rFonts w:ascii="Coming Soon" w:cs="Coming Soon" w:eastAsia="Coming Soon" w:hAnsi="Coming Soon"/>
            </w:rPr>
          </w:rPrChange>
        </w:rPr>
        <w:t>Colour in Base</w:t>
      </w:r>
      <w:r>
        <w:rPr>
          <w:rFonts w:ascii="Times New Roman" w:cs="Times New Roman" w:eastAsia="Coming Soon" w:hAnsi="Times New Roman"/>
          <w:sz w:val="28"/>
          <w:szCs w:val="28"/>
        </w:rPr>
        <w:t xml:space="preserve">       </w:t>
      </w:r>
      <w:r w:rsidRPr="EA6076D3">
        <w:rPr>
          <w:rFonts w:ascii="Times New Roman" w:cs="Times New Roman" w:eastAsia="Coming Soon" w:hAnsi="Times New Roman"/>
          <w:sz w:val="28"/>
          <w:szCs w:val="28"/>
          <w:rPrChange w:id="18860" w:author="user pc" w:date="2022-03-15T10:14:00Z">
            <w:rPr>
              <w:rFonts w:ascii="Coming Soon" w:cs="Coming Soon" w:eastAsia="Coming Soon" w:hAnsi="Coming Soon"/>
            </w:rPr>
          </w:rPrChange>
        </w:rPr>
        <w:t>Colour at the End Point</w:t>
      </w:r>
    </w:p>
    <w:p>
      <w:pPr>
        <w:pStyle w:val="style157"/>
        <w:rPr>
          <w:rFonts w:ascii="Times New Roman" w:cs="Times New Roman" w:eastAsia="Coming Soon" w:hAnsi="Times New Roman"/>
          <w:sz w:val="28"/>
          <w:szCs w:val="28"/>
          <w:rPrChange w:id="18861" w:author="user pc" w:date="2022-03-15T10:14:00Z">
            <w:rPr>
              <w:rFonts w:ascii="Coming Soon" w:cs="Coming Soon" w:eastAsia="Coming Soon" w:hAnsi="Coming Soon"/>
            </w:rPr>
          </w:rPrChange>
        </w:rPr>
      </w:pPr>
      <w:r w:rsidRPr="9E1FADCA">
        <w:rPr>
          <w:rFonts w:ascii="Times New Roman" w:cs="Times New Roman" w:eastAsia="Coming Soon" w:hAnsi="Times New Roman"/>
          <w:sz w:val="28"/>
          <w:szCs w:val="28"/>
          <w:rPrChange w:id="18862" w:author="user pc" w:date="2022-03-15T10:14:00Z">
            <w:rPr>
              <w:rFonts w:ascii="Coming Soon" w:cs="Coming Soon" w:eastAsia="Coming Soon" w:hAnsi="Coming Soon"/>
            </w:rPr>
          </w:rPrChange>
        </w:rPr>
        <w:t>*Methyl orange</w:t>
      </w:r>
      <w:r>
        <w:rPr>
          <w:rFonts w:ascii="Times New Roman" w:cs="Times New Roman" w:eastAsia="Coming Soon" w:hAnsi="Times New Roman"/>
          <w:sz w:val="28"/>
          <w:szCs w:val="28"/>
        </w:rPr>
        <w:t xml:space="preserve">       </w:t>
      </w:r>
      <w:r w:rsidRPr="FA020ED5">
        <w:rPr>
          <w:rFonts w:ascii="Times New Roman" w:cs="Times New Roman" w:eastAsia="Coming Soon" w:hAnsi="Times New Roman"/>
          <w:sz w:val="28"/>
          <w:szCs w:val="28"/>
          <w:rPrChange w:id="18863" w:author="user pc" w:date="2022-03-15T10:14:00Z">
            <w:rPr>
              <w:rFonts w:ascii="Coming Soon" w:cs="Coming Soon" w:eastAsia="Coming Soon" w:hAnsi="Coming Soon"/>
            </w:rPr>
          </w:rPrChange>
        </w:rPr>
        <w:t>Yellow</w:t>
      </w:r>
      <w:r>
        <w:rPr>
          <w:rFonts w:ascii="Times New Roman" w:cs="Times New Roman" w:eastAsia="Coming Soon" w:hAnsi="Times New Roman"/>
          <w:sz w:val="28"/>
          <w:szCs w:val="28"/>
        </w:rPr>
        <w:t xml:space="preserve">                                  </w:t>
      </w:r>
      <w:r w:rsidRPr="DEAC644D">
        <w:rPr>
          <w:rFonts w:ascii="Times New Roman" w:cs="Times New Roman" w:eastAsia="Coming Soon" w:hAnsi="Times New Roman"/>
          <w:sz w:val="28"/>
          <w:szCs w:val="28"/>
          <w:rPrChange w:id="18864" w:author="user pc" w:date="2022-03-15T10:14:00Z">
            <w:rPr>
              <w:rFonts w:ascii="Coming Soon" w:cs="Coming Soon" w:eastAsia="Coming Soon" w:hAnsi="Coming Soon"/>
            </w:rPr>
          </w:rPrChange>
        </w:rPr>
        <w:t>Orange</w:t>
      </w:r>
    </w:p>
    <w:p>
      <w:pPr>
        <w:pStyle w:val="style157"/>
        <w:rPr>
          <w:rFonts w:ascii="Times New Roman" w:cs="Times New Roman" w:eastAsia="Coming Soon" w:hAnsi="Times New Roman"/>
          <w:sz w:val="28"/>
          <w:szCs w:val="28"/>
          <w:rPrChange w:id="18865" w:author="user pc" w:date="2022-03-15T10:14:00Z">
            <w:rPr>
              <w:rFonts w:ascii="Coming Soon" w:cs="Coming Soon" w:eastAsia="Coming Soon" w:hAnsi="Coming Soon"/>
            </w:rPr>
          </w:rPrChange>
        </w:rPr>
      </w:pPr>
      <w:r w:rsidRPr="E2C26BB6">
        <w:rPr>
          <w:rFonts w:ascii="Times New Roman" w:cs="Times New Roman" w:eastAsia="Coming Soon" w:hAnsi="Times New Roman"/>
          <w:sz w:val="28"/>
          <w:szCs w:val="28"/>
          <w:rPrChange w:id="18866" w:author="user pc" w:date="2022-03-15T10:14:00Z">
            <w:rPr>
              <w:rFonts w:ascii="Coming Soon" w:cs="Coming Soon" w:eastAsia="Coming Soon" w:hAnsi="Coming Soon"/>
            </w:rPr>
          </w:rPrChange>
        </w:rPr>
        <w:t>* Methyl red</w:t>
      </w:r>
      <w:r>
        <w:rPr>
          <w:rFonts w:ascii="Times New Roman" w:cs="Times New Roman" w:eastAsia="Coming Soon" w:hAnsi="Times New Roman"/>
          <w:sz w:val="28"/>
          <w:szCs w:val="28"/>
        </w:rPr>
        <w:t xml:space="preserve">             </w:t>
      </w:r>
      <w:r w:rsidRPr="C9C4C062">
        <w:rPr>
          <w:rFonts w:ascii="Times New Roman" w:cs="Times New Roman" w:eastAsia="Coming Soon" w:hAnsi="Times New Roman"/>
          <w:sz w:val="28"/>
          <w:szCs w:val="28"/>
          <w:rPrChange w:id="18867" w:author="user pc" w:date="2022-03-15T10:14:00Z">
            <w:rPr>
              <w:rFonts w:ascii="Coming Soon" w:cs="Coming Soon" w:eastAsia="Coming Soon" w:hAnsi="Coming Soon"/>
            </w:rPr>
          </w:rPrChange>
        </w:rPr>
        <w:t>Yellow</w:t>
      </w:r>
      <w:r>
        <w:rPr>
          <w:rFonts w:ascii="Times New Roman" w:cs="Times New Roman" w:eastAsia="Coming Soon" w:hAnsi="Times New Roman"/>
          <w:sz w:val="28"/>
          <w:szCs w:val="28"/>
        </w:rPr>
        <w:t xml:space="preserve">                                  </w:t>
      </w:r>
      <w:r w:rsidRPr="DD5130B8">
        <w:rPr>
          <w:rFonts w:ascii="Times New Roman" w:cs="Times New Roman" w:eastAsia="Coming Soon" w:hAnsi="Times New Roman"/>
          <w:sz w:val="28"/>
          <w:szCs w:val="28"/>
          <w:rPrChange w:id="18868" w:author="user pc" w:date="2022-03-15T10:14:00Z">
            <w:rPr>
              <w:rFonts w:ascii="Coming Soon" w:cs="Coming Soon" w:eastAsia="Coming Soon" w:hAnsi="Coming Soon"/>
            </w:rPr>
          </w:rPrChange>
        </w:rPr>
        <w:t>Orange</w:t>
      </w:r>
    </w:p>
    <w:p>
      <w:pPr>
        <w:pStyle w:val="style157"/>
        <w:rPr>
          <w:rFonts w:ascii="Times New Roman" w:cs="Times New Roman" w:eastAsia="Coming Soon" w:hAnsi="Times New Roman"/>
          <w:sz w:val="28"/>
          <w:szCs w:val="28"/>
          <w:rPrChange w:id="18869" w:author="user pc" w:date="2022-03-15T10:14:00Z">
            <w:rPr>
              <w:rFonts w:ascii="Coming Soon" w:cs="Coming Soon" w:eastAsia="Coming Soon" w:hAnsi="Coming Soon"/>
            </w:rPr>
          </w:rPrChange>
        </w:rPr>
      </w:pPr>
      <w:r w:rsidRPr="A305A2D6">
        <w:rPr>
          <w:rFonts w:ascii="Times New Roman" w:cs="Times New Roman" w:eastAsia="Coming Soon" w:hAnsi="Times New Roman"/>
          <w:sz w:val="28"/>
          <w:szCs w:val="28"/>
          <w:rPrChange w:id="18870" w:author="user pc" w:date="2022-03-15T10:14:00Z">
            <w:rPr>
              <w:rFonts w:ascii="Coming Soon" w:cs="Coming Soon" w:eastAsia="Coming Soon" w:hAnsi="Coming Soon"/>
            </w:rPr>
          </w:rPrChange>
        </w:rPr>
        <w:t>* Phenolphtalein</w:t>
      </w:r>
      <w:r>
        <w:rPr>
          <w:rFonts w:ascii="Times New Roman" w:cs="Times New Roman" w:eastAsia="Coming Soon" w:hAnsi="Times New Roman"/>
          <w:sz w:val="28"/>
          <w:szCs w:val="28"/>
        </w:rPr>
        <w:t xml:space="preserve">      </w:t>
      </w:r>
      <w:r w:rsidRPr="D0D968E3">
        <w:rPr>
          <w:rFonts w:ascii="Times New Roman" w:cs="Times New Roman" w:eastAsia="Coming Soon" w:hAnsi="Times New Roman"/>
          <w:sz w:val="28"/>
          <w:szCs w:val="28"/>
          <w:rPrChange w:id="18871" w:author="user pc" w:date="2022-03-15T10:14:00Z">
            <w:rPr>
              <w:rFonts w:ascii="Coming Soon" w:cs="Coming Soon" w:eastAsia="Coming Soon" w:hAnsi="Coming Soon"/>
            </w:rPr>
          </w:rPrChange>
        </w:rPr>
        <w:t>Pink</w:t>
      </w:r>
      <w:r>
        <w:rPr>
          <w:rFonts w:ascii="Times New Roman" w:cs="Times New Roman" w:eastAsia="Coming Soon" w:hAnsi="Times New Roman"/>
          <w:sz w:val="28"/>
          <w:szCs w:val="28"/>
        </w:rPr>
        <w:t xml:space="preserve">                                      </w:t>
      </w:r>
      <w:r w:rsidRPr="16810F2B">
        <w:rPr>
          <w:rFonts w:ascii="Times New Roman" w:cs="Times New Roman" w:eastAsia="Coming Soon" w:hAnsi="Times New Roman"/>
          <w:sz w:val="28"/>
          <w:szCs w:val="28"/>
          <w:rPrChange w:id="18872" w:author="user pc" w:date="2022-03-15T10:14:00Z">
            <w:rPr>
              <w:rFonts w:ascii="Coming Soon" w:cs="Coming Soon" w:eastAsia="Coming Soon" w:hAnsi="Coming Soon"/>
            </w:rPr>
          </w:rPrChange>
        </w:rPr>
        <w:t>Colourless</w:t>
      </w:r>
    </w:p>
    <w:p>
      <w:pPr>
        <w:pStyle w:val="style157"/>
        <w:rPr>
          <w:rFonts w:ascii="Times New Roman" w:cs="Times New Roman" w:eastAsia="Coming Soon" w:hAnsi="Times New Roman"/>
          <w:sz w:val="28"/>
          <w:szCs w:val="28"/>
        </w:rPr>
      </w:pPr>
    </w:p>
    <w:p>
      <w:pPr>
        <w:pStyle w:val="style157"/>
        <w:rPr>
          <w:rFonts w:ascii="Times New Roman" w:cs="Times New Roman" w:eastAsia="Coming Soon" w:hAnsi="Times New Roman"/>
          <w:sz w:val="28"/>
          <w:szCs w:val="28"/>
          <w:rPrChange w:id="18873" w:author="user pc" w:date="2022-03-15T10:14:00Z">
            <w:rPr>
              <w:rFonts w:ascii="Coming Soon" w:cs="Coming Soon" w:eastAsia="Coming Soon" w:hAnsi="Coming Soon"/>
            </w:rPr>
          </w:rPrChange>
        </w:rPr>
      </w:pPr>
      <w:r w:rsidRPr="62609E25">
        <w:rPr>
          <w:rFonts w:ascii="Times New Roman" w:cs="Times New Roman" w:eastAsia="Coming Soon" w:hAnsi="Times New Roman"/>
          <w:sz w:val="28"/>
          <w:szCs w:val="28"/>
          <w:rPrChange w:id="18874" w:author="user pc" w:date="2022-03-15T10:14:00Z">
            <w:rPr>
              <w:rFonts w:ascii="Coming Soon" w:cs="Coming Soon" w:eastAsia="Coming Soon" w:hAnsi="Coming Soon"/>
            </w:rPr>
          </w:rPrChange>
        </w:rPr>
        <w:t>(iii) Neutralization</w:t>
      </w:r>
    </w:p>
    <w:p>
      <w:pPr>
        <w:pStyle w:val="style157"/>
        <w:rPr>
          <w:rFonts w:ascii="Times New Roman" w:cs="Times New Roman" w:eastAsia="Coming Soon" w:hAnsi="Times New Roman"/>
          <w:sz w:val="28"/>
          <w:szCs w:val="28"/>
          <w:rPrChange w:id="18875" w:author="user pc" w:date="2022-03-15T10:14:00Z">
            <w:rPr>
              <w:rFonts w:ascii="Coming Soon" w:cs="Coming Soon" w:eastAsia="Coming Soon" w:hAnsi="Coming Soon"/>
            </w:rPr>
          </w:rPrChange>
        </w:rPr>
      </w:pPr>
      <w:r w:rsidRPr="5295100F">
        <w:rPr>
          <w:rFonts w:ascii="Times New Roman" w:cs="Times New Roman" w:eastAsia="Coming Soon" w:hAnsi="Times New Roman"/>
          <w:sz w:val="28"/>
          <w:szCs w:val="28"/>
          <w:rPrChange w:id="18876" w:author="user pc" w:date="2022-03-15T10:14:00Z">
            <w:rPr>
              <w:rFonts w:ascii="Coming Soon" w:cs="Coming Soon" w:eastAsia="Coming Soon" w:hAnsi="Coming Soon"/>
            </w:rPr>
          </w:rPrChange>
        </w:rPr>
        <w:t>c)(i)</w:t>
      </w:r>
      <w:r>
        <w:rPr>
          <w:rFonts w:ascii="Times New Roman" w:cs="Times New Roman" w:eastAsia="Coming Soon" w:hAnsi="Times New Roman"/>
          <w:sz w:val="28"/>
          <w:szCs w:val="28"/>
        </w:rPr>
        <w:t xml:space="preserve"> </w:t>
      </w:r>
      <w:r w:rsidRPr="78D5CF30">
        <w:rPr>
          <w:rFonts w:ascii="Times New Roman" w:cs="Times New Roman" w:eastAsia="Coming Soon" w:hAnsi="Times New Roman"/>
          <w:sz w:val="28"/>
          <w:szCs w:val="28"/>
          <w:rPrChange w:id="18877" w:author="user pc" w:date="2022-03-15T10:14:00Z">
            <w:rPr>
              <w:rFonts w:ascii="Coming Soon" w:cs="Coming Soon" w:eastAsia="Coming Soon" w:hAnsi="Coming Soon"/>
            </w:rPr>
          </w:rPrChange>
        </w:rPr>
        <w:t>C</w:t>
      </w:r>
      <w:r w:rsidRPr="CD78BAAB">
        <w:rPr>
          <w:rFonts w:ascii="Times New Roman" w:cs="Times New Roman" w:eastAsia="Coming Soon" w:hAnsi="Times New Roman"/>
          <w:sz w:val="28"/>
          <w:szCs w:val="28"/>
          <w:vertAlign w:val="subscript"/>
          <w:rPrChange w:id="18878" w:author="user pc" w:date="2022-03-15T10:14:00Z">
            <w:rPr>
              <w:rFonts w:ascii="Coming Soon" w:cs="Coming Soon" w:eastAsia="Coming Soon" w:hAnsi="Coming Soon"/>
              <w:vertAlign w:val="subscript"/>
            </w:rPr>
          </w:rPrChange>
        </w:rPr>
        <w:t>A</w:t>
      </w:r>
      <w:r w:rsidRPr="C209196F">
        <w:rPr>
          <w:rFonts w:ascii="Times New Roman" w:cs="Times New Roman" w:eastAsia="Coming Soon" w:hAnsi="Times New Roman"/>
          <w:sz w:val="28"/>
          <w:szCs w:val="28"/>
          <w:rPrChange w:id="18879" w:author="user pc" w:date="2022-03-15T10:14:00Z">
            <w:rPr>
              <w:rFonts w:ascii="Coming Soon" w:cs="Coming Soon" w:eastAsia="Coming Soon" w:hAnsi="Coming Soon"/>
            </w:rPr>
          </w:rPrChange>
        </w:rPr>
        <w:t xml:space="preserve"> = 0.0554moldm</w:t>
      </w:r>
      <w:r w:rsidRPr="D4D83A26">
        <w:rPr>
          <w:rFonts w:ascii="Times New Roman" w:cs="Times New Roman" w:eastAsia="Coming Soon" w:hAnsi="Times New Roman"/>
          <w:sz w:val="28"/>
          <w:szCs w:val="28"/>
          <w:vertAlign w:val="superscript"/>
          <w:rPrChange w:id="18880" w:author="user pc" w:date="2022-03-15T10:14:00Z">
            <w:rPr>
              <w:rFonts w:ascii="Coming Soon" w:cs="Coming Soon" w:eastAsia="Coming Soon" w:hAnsi="Coming Soon"/>
              <w:vertAlign w:val="superscript"/>
            </w:rPr>
          </w:rPrChange>
        </w:rPr>
        <w:t>-3</w:t>
      </w:r>
    </w:p>
    <w:p>
      <w:pPr>
        <w:pStyle w:val="style157"/>
        <w:rPr>
          <w:rFonts w:ascii="Times New Roman" w:cs="Times New Roman" w:eastAsia="Coming Soon" w:hAnsi="Times New Roman"/>
          <w:sz w:val="28"/>
          <w:szCs w:val="28"/>
          <w:rPrChange w:id="18881" w:author="user pc" w:date="2022-03-15T10:14:00Z">
            <w:rPr>
              <w:rFonts w:ascii="Coming Soon" w:cs="Coming Soon" w:eastAsia="Coming Soon" w:hAnsi="Coming Soon"/>
            </w:rPr>
          </w:rPrChange>
        </w:rPr>
      </w:pPr>
      <w:r w:rsidRPr="DFE8D225">
        <w:rPr>
          <w:rFonts w:ascii="Times New Roman" w:cs="Times New Roman" w:eastAsia="Coming Soon" w:hAnsi="Times New Roman"/>
          <w:sz w:val="28"/>
          <w:szCs w:val="28"/>
          <w:rPrChange w:id="18882" w:author="user pc" w:date="2022-03-15T10:14:00Z">
            <w:rPr>
              <w:rFonts w:ascii="Coming Soon" w:cs="Coming Soon" w:eastAsia="Coming Soon" w:hAnsi="Coming Soon"/>
            </w:rPr>
          </w:rPrChange>
        </w:rPr>
        <w:t xml:space="preserve">(ii) Cone. in gdm </w:t>
      </w:r>
      <w:r w:rsidRPr="8343D88D">
        <w:rPr>
          <w:rFonts w:ascii="Times New Roman" w:cs="Times New Roman" w:eastAsia="Coming Soon" w:hAnsi="Times New Roman"/>
          <w:sz w:val="28"/>
          <w:szCs w:val="28"/>
          <w:vertAlign w:val="superscript"/>
          <w:rPrChange w:id="18883" w:author="user pc" w:date="2022-03-15T10:14:00Z">
            <w:rPr>
              <w:rFonts w:ascii="Coming Soon" w:cs="Coming Soon" w:eastAsia="Coming Soon" w:hAnsi="Coming Soon"/>
              <w:vertAlign w:val="superscript"/>
            </w:rPr>
          </w:rPrChange>
        </w:rPr>
        <w:t>-3</w:t>
      </w:r>
      <w:r>
        <w:rPr>
          <w:rFonts w:ascii="Times New Roman" w:cs="Times New Roman" w:eastAsia="Coming Soon" w:hAnsi="Times New Roman"/>
          <w:sz w:val="28"/>
          <w:szCs w:val="28"/>
          <w:vertAlign w:val="superscript"/>
        </w:rPr>
        <w:t xml:space="preserve"> </w:t>
      </w:r>
      <w:r w:rsidRPr="F1FCAFCE">
        <w:rPr>
          <w:rFonts w:ascii="Times New Roman" w:cs="Times New Roman" w:eastAsia="Coming Soon" w:hAnsi="Times New Roman"/>
          <w:sz w:val="28"/>
          <w:szCs w:val="28"/>
          <w:rPrChange w:id="18884" w:author="user pc" w:date="2022-03-15T10:14:00Z">
            <w:rPr>
              <w:rFonts w:ascii="Coming Soon" w:cs="Coming Soon" w:eastAsia="Coming Soon" w:hAnsi="Coming Soon"/>
            </w:rPr>
          </w:rPrChange>
        </w:rPr>
        <w:t>= 2.02 g dm</w:t>
      </w:r>
      <w:r w:rsidRPr="757C86BA">
        <w:rPr>
          <w:rFonts w:ascii="Times New Roman" w:cs="Times New Roman" w:eastAsia="Coming Soon" w:hAnsi="Times New Roman"/>
          <w:sz w:val="28"/>
          <w:szCs w:val="28"/>
          <w:vertAlign w:val="superscript"/>
          <w:rPrChange w:id="18885" w:author="user pc" w:date="2022-03-15T10:14:00Z">
            <w:rPr>
              <w:rFonts w:ascii="Coming Soon" w:cs="Coming Soon" w:eastAsia="Coming Soon" w:hAnsi="Coming Soon"/>
              <w:vertAlign w:val="superscript"/>
            </w:rPr>
          </w:rPrChange>
        </w:rPr>
        <w:t>-3</w:t>
      </w:r>
    </w:p>
    <w:p>
      <w:pPr>
        <w:pStyle w:val="style157"/>
        <w:numPr>
          <w:ilvl w:val="0"/>
          <w:numId w:val="62"/>
        </w:numPr>
        <w:rPr>
          <w:rFonts w:ascii="Times New Roman" w:cs="Times New Roman" w:eastAsia="Coming Soon" w:hAnsi="Times New Roman"/>
          <w:sz w:val="28"/>
          <w:szCs w:val="28"/>
          <w:rPrChange w:id="18886" w:author="user pc" w:date="2022-03-15T10:14:00Z">
            <w:rPr>
              <w:rFonts w:ascii="Coming Soon" w:cs="Coming Soon" w:eastAsia="Coming Soon" w:hAnsi="Coming Soon"/>
            </w:rPr>
          </w:rPrChange>
        </w:rPr>
      </w:pPr>
      <w:r w:rsidRPr="AAFB25B0">
        <w:rPr>
          <w:rFonts w:ascii="Times New Roman" w:cs="Times New Roman" w:eastAsia="Coming Soon" w:hAnsi="Times New Roman"/>
          <w:sz w:val="28"/>
          <w:szCs w:val="28"/>
          <w:rPrChange w:id="18887" w:author="user pc" w:date="2022-03-15T10:14:00Z">
            <w:rPr>
              <w:rFonts w:ascii="Coming Soon" w:cs="Coming Soon" w:eastAsia="Coming Soon" w:hAnsi="Coming Soon"/>
            </w:rPr>
          </w:rPrChange>
        </w:rPr>
        <w:t>Mass</w:t>
      </w:r>
      <w:r>
        <w:rPr>
          <w:rFonts w:ascii="Times New Roman" w:cs="Times New Roman" w:eastAsia="Coming Soon" w:hAnsi="Times New Roman"/>
          <w:sz w:val="28"/>
          <w:szCs w:val="28"/>
        </w:rPr>
        <w:t xml:space="preserve"> </w:t>
      </w:r>
      <w:r w:rsidRPr="8A676485">
        <w:rPr>
          <w:rFonts w:ascii="Times New Roman" w:cs="Times New Roman" w:eastAsia="Coming Soon" w:hAnsi="Times New Roman"/>
          <w:sz w:val="28"/>
          <w:szCs w:val="28"/>
          <w:rPrChange w:id="18888" w:author="user pc" w:date="2022-03-15T10:14:00Z">
            <w:rPr>
              <w:rFonts w:ascii="Coming Soon" w:cs="Coming Soon" w:eastAsia="Coming Soon" w:hAnsi="Coming Soon"/>
            </w:rPr>
          </w:rPrChange>
        </w:rPr>
        <w:t>of</w:t>
      </w:r>
      <w:r>
        <w:rPr>
          <w:rFonts w:ascii="Times New Roman" w:cs="Times New Roman" w:eastAsia="Coming Soon" w:hAnsi="Times New Roman"/>
          <w:sz w:val="28"/>
          <w:szCs w:val="28"/>
        </w:rPr>
        <w:t xml:space="preserve"> </w:t>
      </w:r>
      <w:r w:rsidRPr="9F91C250">
        <w:rPr>
          <w:rFonts w:ascii="Times New Roman" w:cs="Times New Roman" w:eastAsia="Coming Soon" w:hAnsi="Times New Roman"/>
          <w:sz w:val="28"/>
          <w:szCs w:val="28"/>
          <w:rPrChange w:id="18889" w:author="user pc" w:date="2022-03-15T10:14:00Z">
            <w:rPr>
              <w:rFonts w:ascii="Coming Soon" w:cs="Coming Soon" w:eastAsia="Coming Soon" w:hAnsi="Coming Soon"/>
            </w:rPr>
          </w:rPrChange>
        </w:rPr>
        <w:t>acid</w:t>
      </w:r>
      <w:r>
        <w:rPr>
          <w:rFonts w:ascii="Times New Roman" w:cs="Times New Roman" w:eastAsia="Coming Soon" w:hAnsi="Times New Roman"/>
          <w:sz w:val="28"/>
          <w:szCs w:val="28"/>
        </w:rPr>
        <w:t xml:space="preserve"> </w:t>
      </w:r>
      <w:r w:rsidRPr="D2B117F7">
        <w:rPr>
          <w:rFonts w:ascii="Times New Roman" w:cs="Times New Roman" w:eastAsia="Coming Soon" w:hAnsi="Times New Roman"/>
          <w:sz w:val="28"/>
          <w:szCs w:val="28"/>
          <w:rPrChange w:id="18890" w:author="user pc" w:date="2022-03-15T10:14:00Z">
            <w:rPr>
              <w:rFonts w:ascii="Coming Soon" w:cs="Coming Soon" w:eastAsia="Coming Soon" w:hAnsi="Coming Soon"/>
            </w:rPr>
          </w:rPrChange>
        </w:rPr>
        <w:t>=</w:t>
      </w:r>
      <w:r>
        <w:rPr>
          <w:rFonts w:ascii="Times New Roman" w:cs="Times New Roman" w:eastAsia="Coming Soon" w:hAnsi="Times New Roman"/>
          <w:sz w:val="28"/>
          <w:szCs w:val="28"/>
        </w:rPr>
        <w:t xml:space="preserve"> </w:t>
      </w:r>
      <w:r w:rsidRPr="75612E5C">
        <w:rPr>
          <w:rFonts w:ascii="Times New Roman" w:cs="Times New Roman" w:eastAsia="Coming Soon" w:hAnsi="Times New Roman"/>
          <w:sz w:val="28"/>
          <w:szCs w:val="28"/>
          <w:rPrChange w:id="18891" w:author="user pc" w:date="2022-03-15T10:14:00Z">
            <w:rPr>
              <w:rFonts w:ascii="Coming Soon" w:cs="Coming Soon" w:eastAsia="Coming Soon" w:hAnsi="Coming Soon"/>
            </w:rPr>
          </w:rPrChange>
        </w:rPr>
        <w:t>0.0404g</w:t>
      </w:r>
    </w:p>
    <w:p>
      <w:pPr>
        <w:pStyle w:val="style157"/>
        <w:rPr>
          <w:rFonts w:ascii="Times New Roman" w:cs="Times New Roman" w:eastAsia="宋体" w:hAnsi="Times New Roman"/>
          <w:b/>
          <w:sz w:val="28"/>
          <w:szCs w:val="28"/>
          <w:rPrChange w:id="18892"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8893" w:author="user pc" w:date="2022-03-15T10:14:00Z">
            <w:rPr>
              <w:rFonts w:ascii="Bell MT" w:eastAsia="宋体" w:hAnsi="Bell MT"/>
              <w:b/>
            </w:rPr>
          </w:rPrChange>
        </w:rPr>
      </w:pPr>
    </w:p>
    <w:p>
      <w:pPr>
        <w:pStyle w:val="style179"/>
        <w:numPr>
          <w:ilvl w:val="0"/>
          <w:numId w:val="29"/>
        </w:numPr>
        <w:rPr>
          <w:rFonts w:ascii="Times New Roman" w:cs="Times New Roman"/>
          <w:sz w:val="28"/>
          <w:szCs w:val="28"/>
          <w:rPrChange w:id="18894" w:author="user pc" w:date="2022-03-15T10:14:00Z">
            <w:rPr/>
          </w:rPrChange>
        </w:rPr>
      </w:pPr>
      <w:r w:rsidRPr="7B4D2475">
        <w:rPr>
          <w:rFonts w:ascii="Times New Roman" w:cs="Times New Roman"/>
          <w:sz w:val="28"/>
          <w:szCs w:val="28"/>
          <w:rPrChange w:id="18895" w:author="user pc" w:date="2022-03-15T10:14:00Z">
            <w:rPr/>
          </w:rPrChange>
        </w:rPr>
        <w:t>E</w:t>
      </w:r>
      <w:r>
        <w:rPr>
          <w:rFonts w:ascii="Times New Roman" w:cs="Times New Roman" w:hAnsi="Times New Roman"/>
          <w:sz w:val="28"/>
          <w:szCs w:val="28"/>
        </w:rPr>
        <w:t xml:space="preserve"> </w:t>
      </w:r>
      <w:r w:rsidRPr="49140197">
        <w:rPr>
          <w:rFonts w:ascii="Times New Roman" w:cs="Times New Roman"/>
          <w:sz w:val="28"/>
          <w:szCs w:val="28"/>
          <w:rPrChange w:id="18896" w:author="user pc" w:date="2022-03-15T10:14:00Z">
            <w:rPr/>
          </w:rPrChange>
        </w:rPr>
        <w:t>was</w:t>
      </w:r>
      <w:r>
        <w:rPr>
          <w:rFonts w:ascii="Times New Roman" w:cs="Times New Roman" w:hAnsi="Times New Roman"/>
          <w:sz w:val="28"/>
          <w:szCs w:val="28"/>
        </w:rPr>
        <w:t xml:space="preserve"> </w:t>
      </w:r>
      <w:r w:rsidRPr="FE18C98A">
        <w:rPr>
          <w:rFonts w:ascii="Times New Roman" w:cs="Times New Roman"/>
          <w:sz w:val="28"/>
          <w:szCs w:val="28"/>
          <w:rPrChange w:id="18897" w:author="user pc" w:date="2022-03-15T10:14:00Z">
            <w:rPr/>
          </w:rPrChange>
        </w:rPr>
        <w:t>prepared</w:t>
      </w:r>
      <w:r>
        <w:rPr>
          <w:rFonts w:ascii="Times New Roman" w:cs="Times New Roman" w:hAnsi="Times New Roman"/>
          <w:sz w:val="28"/>
          <w:szCs w:val="28"/>
        </w:rPr>
        <w:t xml:space="preserve"> </w:t>
      </w:r>
      <w:r w:rsidRPr="FFC2BD7C">
        <w:rPr>
          <w:rFonts w:ascii="Times New Roman" w:cs="Times New Roman"/>
          <w:sz w:val="28"/>
          <w:szCs w:val="28"/>
          <w:rPrChange w:id="18898" w:author="user pc" w:date="2022-03-15T10:14:00Z">
            <w:rPr/>
          </w:rPrChange>
        </w:rPr>
        <w:t>by</w:t>
      </w:r>
      <w:r>
        <w:rPr>
          <w:rFonts w:ascii="Times New Roman" w:cs="Times New Roman" w:hAnsi="Times New Roman"/>
          <w:sz w:val="28"/>
          <w:szCs w:val="28"/>
        </w:rPr>
        <w:t xml:space="preserve"> </w:t>
      </w:r>
      <w:r w:rsidRPr="6EA29B15">
        <w:rPr>
          <w:rFonts w:ascii="Times New Roman" w:cs="Times New Roman"/>
          <w:sz w:val="28"/>
          <w:szCs w:val="28"/>
          <w:rPrChange w:id="18899" w:author="user pc" w:date="2022-03-15T10:14:00Z">
            <w:rPr/>
          </w:rPrChange>
        </w:rPr>
        <w:t>dissolving</w:t>
      </w:r>
      <w:r>
        <w:rPr>
          <w:rFonts w:ascii="Times New Roman" w:cs="Times New Roman" w:hAnsi="Times New Roman"/>
          <w:sz w:val="28"/>
          <w:szCs w:val="28"/>
        </w:rPr>
        <w:t xml:space="preserve"> </w:t>
      </w:r>
      <w:r w:rsidRPr="4E903BB3">
        <w:rPr>
          <w:rFonts w:ascii="Times New Roman" w:cs="Times New Roman"/>
          <w:sz w:val="28"/>
          <w:szCs w:val="28"/>
          <w:rPrChange w:id="18900" w:author="user pc" w:date="2022-03-15T10:14:00Z">
            <w:rPr/>
          </w:rPrChange>
        </w:rPr>
        <w:t>33.60</w:t>
      </w:r>
      <w:r>
        <w:rPr>
          <w:rFonts w:ascii="Times New Roman" w:cs="Times New Roman" w:hAnsi="Times New Roman"/>
          <w:sz w:val="28"/>
          <w:szCs w:val="28"/>
        </w:rPr>
        <w:t xml:space="preserve"> </w:t>
      </w:r>
      <w:r w:rsidRPr="E55E5197">
        <w:rPr>
          <w:rFonts w:ascii="Times New Roman" w:cs="Times New Roman"/>
          <w:sz w:val="28"/>
          <w:szCs w:val="28"/>
          <w:rPrChange w:id="18901" w:author="user pc" w:date="2022-03-15T10:14:00Z">
            <w:rPr/>
          </w:rPrChange>
        </w:rPr>
        <w:t>g</w:t>
      </w:r>
      <w:r>
        <w:rPr>
          <w:rFonts w:ascii="Times New Roman" w:cs="Times New Roman" w:hAnsi="Times New Roman"/>
          <w:sz w:val="28"/>
          <w:szCs w:val="28"/>
        </w:rPr>
        <w:t xml:space="preserve"> </w:t>
      </w:r>
      <w:r w:rsidRPr="6AFD966E">
        <w:rPr>
          <w:rFonts w:ascii="Times New Roman" w:cs="Times New Roman"/>
          <w:sz w:val="28"/>
          <w:szCs w:val="28"/>
          <w:rPrChange w:id="18902" w:author="user pc" w:date="2022-03-15T10:14:00Z">
            <w:rPr/>
          </w:rPrChange>
        </w:rPr>
        <w:t>of</w:t>
      </w:r>
      <w:r>
        <w:rPr>
          <w:rFonts w:ascii="Times New Roman" w:cs="Times New Roman" w:hAnsi="Times New Roman"/>
          <w:sz w:val="28"/>
          <w:szCs w:val="28"/>
        </w:rPr>
        <w:t xml:space="preserve"> </w:t>
      </w:r>
      <w:r w:rsidRPr="79115C9F">
        <w:rPr>
          <w:rFonts w:ascii="Times New Roman" w:cs="Times New Roman"/>
          <w:sz w:val="28"/>
          <w:szCs w:val="28"/>
          <w:rPrChange w:id="18903" w:author="user pc" w:date="2022-03-15T10:14:00Z">
            <w:rPr/>
          </w:rPrChange>
        </w:rPr>
        <w:t>a</w:t>
      </w:r>
      <w:r>
        <w:rPr>
          <w:rFonts w:ascii="Times New Roman" w:cs="Times New Roman" w:hAnsi="Times New Roman"/>
          <w:sz w:val="28"/>
          <w:szCs w:val="28"/>
        </w:rPr>
        <w:t xml:space="preserve"> </w:t>
      </w:r>
      <w:r w:rsidRPr="7314752B">
        <w:rPr>
          <w:rFonts w:ascii="Times New Roman" w:cs="Times New Roman"/>
          <w:sz w:val="28"/>
          <w:szCs w:val="28"/>
          <w:rPrChange w:id="18904" w:author="user pc" w:date="2022-03-15T10:14:00Z">
            <w:rPr/>
          </w:rPrChange>
        </w:rPr>
        <w:t>mixture</w:t>
      </w:r>
      <w:r>
        <w:rPr>
          <w:rFonts w:ascii="Times New Roman" w:cs="Times New Roman" w:hAnsi="Times New Roman"/>
          <w:sz w:val="28"/>
          <w:szCs w:val="28"/>
        </w:rPr>
        <w:t xml:space="preserve"> </w:t>
      </w:r>
      <w:r w:rsidRPr="DC7B30A6">
        <w:rPr>
          <w:rFonts w:ascii="Times New Roman" w:cs="Times New Roman"/>
          <w:sz w:val="28"/>
          <w:szCs w:val="28"/>
          <w:rPrChange w:id="18905" w:author="user pc" w:date="2022-03-15T10:14:00Z">
            <w:rPr/>
          </w:rPrChange>
        </w:rPr>
        <w:t>of</w:t>
      </w:r>
      <w:r>
        <w:rPr>
          <w:rFonts w:ascii="Times New Roman" w:cs="Times New Roman" w:hAnsi="Times New Roman"/>
          <w:sz w:val="28"/>
          <w:szCs w:val="28"/>
        </w:rPr>
        <w:t xml:space="preserve"> </w:t>
      </w:r>
      <w:r w:rsidRPr="483EDEB9">
        <w:rPr>
          <w:rFonts w:ascii="Times New Roman" w:cs="Times New Roman"/>
          <w:sz w:val="28"/>
          <w:szCs w:val="28"/>
          <w:rPrChange w:id="18906" w:author="user pc" w:date="2022-03-15T10:14:00Z">
            <w:rPr/>
          </w:rPrChange>
        </w:rPr>
        <w:t>FeSO</w:t>
      </w:r>
      <w:r w:rsidRPr="CEB40E14">
        <w:rPr>
          <w:rFonts w:ascii="Times New Roman" w:cs="Times New Roman"/>
          <w:sz w:val="28"/>
          <w:szCs w:val="28"/>
          <w:vertAlign w:val="subscript"/>
          <w:rPrChange w:id="18907" w:author="user pc" w:date="2022-03-15T10:14:00Z">
            <w:rPr>
              <w:vertAlign w:val="subscript"/>
            </w:rPr>
          </w:rPrChange>
        </w:rPr>
        <w:t>4</w:t>
      </w:r>
      <w:r w:rsidRPr="DF5CAA9C">
        <w:rPr>
          <w:rFonts w:ascii="Times New Roman" w:cs="Times New Roman"/>
          <w:sz w:val="28"/>
          <w:szCs w:val="28"/>
          <w:rPrChange w:id="18908" w:author="user pc" w:date="2022-03-15T10:14:00Z">
            <w:rPr/>
          </w:rPrChange>
        </w:rPr>
        <w:t>.7H</w:t>
      </w:r>
      <w:r w:rsidRPr="E7FE9720">
        <w:rPr>
          <w:rFonts w:ascii="Times New Roman" w:cs="Times New Roman"/>
          <w:sz w:val="28"/>
          <w:szCs w:val="28"/>
          <w:vertAlign w:val="subscript"/>
          <w:rPrChange w:id="18909" w:author="user pc" w:date="2022-03-15T10:14:00Z">
            <w:rPr>
              <w:vertAlign w:val="superscript"/>
            </w:rPr>
          </w:rPrChange>
        </w:rPr>
        <w:t>2</w:t>
      </w:r>
      <w:r w:rsidRPr="64B8C7E9">
        <w:rPr>
          <w:rFonts w:ascii="Times New Roman" w:cs="Times New Roman"/>
          <w:sz w:val="28"/>
          <w:szCs w:val="28"/>
          <w:rPrChange w:id="18910" w:author="user pc" w:date="2022-03-15T10:14:00Z">
            <w:rPr/>
          </w:rPrChange>
        </w:rPr>
        <w:t>O</w:t>
      </w:r>
      <w:r>
        <w:rPr>
          <w:rFonts w:ascii="Times New Roman" w:cs="Times New Roman" w:hAnsi="Times New Roman"/>
          <w:sz w:val="28"/>
          <w:szCs w:val="28"/>
        </w:rPr>
        <w:t xml:space="preserve"> </w:t>
      </w:r>
      <w:r w:rsidRPr="67A533A4">
        <w:rPr>
          <w:rFonts w:ascii="Times New Roman" w:cs="Times New Roman"/>
          <w:sz w:val="28"/>
          <w:szCs w:val="28"/>
          <w:rPrChange w:id="18911" w:author="user pc" w:date="2022-03-15T10:14:00Z">
            <w:rPr/>
          </w:rPrChange>
        </w:rPr>
        <w:t>and</w:t>
      </w:r>
      <w:r>
        <w:rPr>
          <w:rFonts w:ascii="Times New Roman" w:cs="Times New Roman" w:hAnsi="Times New Roman"/>
          <w:sz w:val="28"/>
          <w:szCs w:val="28"/>
        </w:rPr>
        <w:t xml:space="preserve"> </w:t>
      </w:r>
      <w:r w:rsidRPr="C9842018">
        <w:rPr>
          <w:rFonts w:ascii="Times New Roman" w:cs="Times New Roman"/>
          <w:sz w:val="28"/>
          <w:szCs w:val="28"/>
          <w:rPrChange w:id="18912" w:author="user pc" w:date="2022-03-15T10:14:00Z">
            <w:rPr/>
          </w:rPrChange>
        </w:rPr>
        <w:t>NaCl</w:t>
      </w:r>
      <w:r>
        <w:rPr>
          <w:rFonts w:ascii="Times New Roman" w:cs="Times New Roman" w:hAnsi="Times New Roman"/>
          <w:sz w:val="28"/>
          <w:szCs w:val="28"/>
        </w:rPr>
        <w:t xml:space="preserve"> </w:t>
      </w:r>
      <w:r w:rsidRPr="C29A2D23">
        <w:rPr>
          <w:rFonts w:ascii="Times New Roman" w:cs="Times New Roman"/>
          <w:sz w:val="28"/>
          <w:szCs w:val="28"/>
          <w:rPrChange w:id="18913" w:author="user pc" w:date="2022-03-15T10:14:00Z">
            <w:rPr/>
          </w:rPrChange>
        </w:rPr>
        <w:t>to</w:t>
      </w:r>
      <w:r>
        <w:rPr>
          <w:rFonts w:ascii="Times New Roman" w:cs="Times New Roman" w:hAnsi="Times New Roman"/>
          <w:sz w:val="28"/>
          <w:szCs w:val="28"/>
        </w:rPr>
        <w:t xml:space="preserve"> </w:t>
      </w:r>
      <w:r w:rsidRPr="1C94865A">
        <w:rPr>
          <w:rFonts w:ascii="Times New Roman" w:cs="Times New Roman"/>
          <w:sz w:val="28"/>
          <w:szCs w:val="28"/>
          <w:rPrChange w:id="18914" w:author="user pc" w:date="2022-03-15T10:14:00Z">
            <w:rPr/>
          </w:rPrChange>
        </w:rPr>
        <w:t>make</w:t>
      </w:r>
      <w:r>
        <w:rPr>
          <w:rFonts w:ascii="Times New Roman" w:cs="Times New Roman" w:hAnsi="Times New Roman"/>
          <w:sz w:val="28"/>
          <w:szCs w:val="28"/>
        </w:rPr>
        <w:t xml:space="preserve"> </w:t>
      </w:r>
      <w:r w:rsidRPr="35076A88">
        <w:rPr>
          <w:rFonts w:ascii="Times New Roman" w:cs="Times New Roman"/>
          <w:sz w:val="28"/>
          <w:szCs w:val="28"/>
          <w:rPrChange w:id="18915" w:author="user pc" w:date="2022-03-15T10:14:00Z">
            <w:rPr/>
          </w:rPrChange>
        </w:rPr>
        <w:t>1.0dm</w:t>
      </w:r>
      <w:r w:rsidRPr="94EA7871">
        <w:rPr>
          <w:rFonts w:ascii="Times New Roman" w:cs="Times New Roman"/>
          <w:sz w:val="28"/>
          <w:szCs w:val="28"/>
          <w:vertAlign w:val="superscript"/>
          <w:rPrChange w:id="18916" w:author="user pc" w:date="2022-03-15T10:14:00Z">
            <w:rPr>
              <w:vertAlign w:val="superscript"/>
            </w:rPr>
          </w:rPrChange>
        </w:rPr>
        <w:t>3</w:t>
      </w:r>
      <w:r>
        <w:rPr>
          <w:rFonts w:ascii="Times New Roman" w:cs="Times New Roman" w:hAnsi="Times New Roman"/>
          <w:sz w:val="28"/>
          <w:szCs w:val="28"/>
          <w:vertAlign w:val="superscript"/>
        </w:rPr>
        <w:t xml:space="preserve"> </w:t>
      </w:r>
      <w:r w:rsidRPr="AF441273">
        <w:rPr>
          <w:rFonts w:ascii="Times New Roman" w:cs="Times New Roman"/>
          <w:sz w:val="28"/>
          <w:szCs w:val="28"/>
          <w:rPrChange w:id="18917" w:author="user pc" w:date="2022-03-15T10:14:00Z">
            <w:rPr/>
          </w:rPrChange>
        </w:rPr>
        <w:t>solution.</w:t>
      </w:r>
      <w:r>
        <w:rPr>
          <w:rFonts w:ascii="Times New Roman" w:cs="Times New Roman" w:hAnsi="Times New Roman"/>
          <w:sz w:val="28"/>
          <w:szCs w:val="28"/>
        </w:rPr>
        <w:t xml:space="preserve"> </w:t>
      </w:r>
      <w:r w:rsidRPr="EC518422">
        <w:rPr>
          <w:rFonts w:ascii="Times New Roman" w:cs="Times New Roman"/>
          <w:sz w:val="28"/>
          <w:szCs w:val="28"/>
          <w:rPrChange w:id="18918" w:author="user pc" w:date="2022-03-15T10:14:00Z">
            <w:rPr/>
          </w:rPrChange>
        </w:rPr>
        <w:t>F</w:t>
      </w:r>
      <w:r>
        <w:rPr>
          <w:rFonts w:ascii="Times New Roman" w:cs="Times New Roman" w:hAnsi="Times New Roman"/>
          <w:sz w:val="28"/>
          <w:szCs w:val="28"/>
        </w:rPr>
        <w:t xml:space="preserve"> </w:t>
      </w:r>
      <w:r w:rsidRPr="3076EC0E">
        <w:rPr>
          <w:rFonts w:ascii="Times New Roman" w:cs="Times New Roman"/>
          <w:sz w:val="28"/>
          <w:szCs w:val="28"/>
          <w:rPrChange w:id="18919" w:author="user pc" w:date="2022-03-15T10:14:00Z">
            <w:rPr/>
          </w:rPrChange>
        </w:rPr>
        <w:t>was</w:t>
      </w:r>
      <w:r>
        <w:rPr>
          <w:rFonts w:ascii="Times New Roman" w:cs="Times New Roman" w:hAnsi="Times New Roman"/>
          <w:sz w:val="28"/>
          <w:szCs w:val="28"/>
        </w:rPr>
        <w:t xml:space="preserve"> </w:t>
      </w:r>
      <w:r w:rsidRPr="8FBC7CB7">
        <w:rPr>
          <w:rFonts w:ascii="Times New Roman" w:cs="Times New Roman"/>
          <w:sz w:val="28"/>
          <w:szCs w:val="28"/>
          <w:rPrChange w:id="18920" w:author="user pc" w:date="2022-03-15T10:14:00Z">
            <w:rPr/>
          </w:rPrChange>
        </w:rPr>
        <w:t>0.0200</w:t>
      </w:r>
      <w:r>
        <w:rPr>
          <w:rFonts w:ascii="Times New Roman" w:cs="Times New Roman" w:hAnsi="Times New Roman"/>
          <w:sz w:val="28"/>
          <w:szCs w:val="28"/>
        </w:rPr>
        <w:t xml:space="preserve"> </w:t>
      </w:r>
      <w:r w:rsidRPr="756469B2">
        <w:rPr>
          <w:rFonts w:ascii="Times New Roman" w:cs="Times New Roman"/>
          <w:sz w:val="28"/>
          <w:szCs w:val="28"/>
          <w:rPrChange w:id="18921" w:author="user pc" w:date="2022-03-15T10:14:00Z">
            <w:rPr/>
          </w:rPrChange>
        </w:rPr>
        <w:t>moldm</w:t>
      </w:r>
      <w:r w:rsidRPr="272A5E2D">
        <w:rPr>
          <w:rFonts w:ascii="Times New Roman" w:cs="Times New Roman"/>
          <w:sz w:val="28"/>
          <w:szCs w:val="28"/>
          <w:vertAlign w:val="superscript"/>
          <w:rPrChange w:id="18922" w:author="user pc" w:date="2022-03-15T10:14:00Z">
            <w:rPr>
              <w:vertAlign w:val="superscript"/>
            </w:rPr>
          </w:rPrChange>
        </w:rPr>
        <w:t>-3</w:t>
      </w:r>
      <w:r>
        <w:rPr>
          <w:rFonts w:ascii="Times New Roman" w:cs="Times New Roman" w:hAnsi="Times New Roman"/>
          <w:sz w:val="28"/>
          <w:szCs w:val="28"/>
          <w:vertAlign w:val="superscript"/>
        </w:rPr>
        <w:t xml:space="preserve"> </w:t>
      </w:r>
      <w:r w:rsidRPr="55A7ADF5">
        <w:rPr>
          <w:rFonts w:ascii="Times New Roman" w:cs="Times New Roman"/>
          <w:sz w:val="28"/>
          <w:szCs w:val="28"/>
          <w:rPrChange w:id="18923" w:author="user pc" w:date="2022-03-15T10:14:00Z">
            <w:rPr/>
          </w:rPrChange>
        </w:rPr>
        <w:t>KMnO</w:t>
      </w:r>
      <w:r w:rsidRPr="F1C357FE">
        <w:rPr>
          <w:rFonts w:ascii="Times New Roman" w:cs="Times New Roman"/>
          <w:sz w:val="28"/>
          <w:szCs w:val="28"/>
          <w:vertAlign w:val="subscript"/>
          <w:rPrChange w:id="18924" w:author="user pc" w:date="2022-03-15T10:14:00Z">
            <w:rPr>
              <w:vertAlign w:val="subscript"/>
            </w:rPr>
          </w:rPrChange>
        </w:rPr>
        <w:t>4</w:t>
      </w:r>
      <w:r w:rsidRPr="1F73E2CF">
        <w:rPr>
          <w:rFonts w:ascii="Times New Roman" w:cs="Times New Roman"/>
          <w:sz w:val="28"/>
          <w:szCs w:val="28"/>
          <w:rPrChange w:id="18925" w:author="user pc" w:date="2022-03-15T10:14:00Z">
            <w:rPr/>
          </w:rPrChange>
        </w:rPr>
        <w:t>.</w:t>
      </w:r>
      <w:r>
        <w:rPr>
          <w:rFonts w:ascii="Times New Roman" w:cs="Times New Roman" w:hAnsi="Times New Roman"/>
          <w:sz w:val="28"/>
          <w:szCs w:val="28"/>
        </w:rPr>
        <w:t xml:space="preserve"> </w:t>
      </w:r>
      <w:r w:rsidRPr="CBEA0FA8">
        <w:rPr>
          <w:rFonts w:ascii="Times New Roman" w:cs="Times New Roman"/>
          <w:sz w:val="28"/>
          <w:szCs w:val="28"/>
          <w:rPrChange w:id="18926" w:author="user pc" w:date="2022-03-15T10:14:00Z">
            <w:rPr/>
          </w:rPrChange>
        </w:rPr>
        <w:t>25cm</w:t>
      </w:r>
      <w:r w:rsidRPr="7E54B3FA">
        <w:rPr>
          <w:rFonts w:ascii="Times New Roman" w:cs="Times New Roman"/>
          <w:sz w:val="28"/>
          <w:szCs w:val="28"/>
          <w:vertAlign w:val="superscript"/>
          <w:rPrChange w:id="18927" w:author="user pc" w:date="2022-03-15T10:14:00Z">
            <w:rPr>
              <w:vertAlign w:val="superscript"/>
            </w:rPr>
          </w:rPrChange>
        </w:rPr>
        <w:t>3</w:t>
      </w:r>
      <w:r w:rsidRPr="11054B63">
        <w:rPr>
          <w:rFonts w:ascii="Times New Roman" w:cs="Times New Roman"/>
          <w:sz w:val="28"/>
          <w:szCs w:val="28"/>
          <w:rPrChange w:id="18928" w:author="user pc" w:date="2022-03-15T10:14:00Z">
            <w:rPr/>
          </w:rPrChange>
        </w:rPr>
        <w:t>of</w:t>
      </w:r>
      <w:r>
        <w:rPr>
          <w:rFonts w:ascii="Times New Roman" w:cs="Times New Roman" w:hAnsi="Times New Roman"/>
          <w:sz w:val="28"/>
          <w:szCs w:val="28"/>
        </w:rPr>
        <w:t xml:space="preserve"> </w:t>
      </w:r>
      <w:r w:rsidRPr="30D3F8BC">
        <w:rPr>
          <w:rFonts w:ascii="Times New Roman" w:cs="Times New Roman"/>
          <w:sz w:val="28"/>
          <w:szCs w:val="28"/>
          <w:rPrChange w:id="18929" w:author="user pc" w:date="2022-03-15T10:14:00Z">
            <w:rPr/>
          </w:rPrChange>
        </w:rPr>
        <w:t>E</w:t>
      </w:r>
      <w:r>
        <w:rPr>
          <w:rFonts w:ascii="Times New Roman" w:cs="Times New Roman" w:hAnsi="Times New Roman"/>
          <w:sz w:val="28"/>
          <w:szCs w:val="28"/>
        </w:rPr>
        <w:t xml:space="preserve"> </w:t>
      </w:r>
      <w:r w:rsidRPr="B35DEFA3">
        <w:rPr>
          <w:rFonts w:ascii="Times New Roman" w:cs="Times New Roman"/>
          <w:sz w:val="28"/>
          <w:szCs w:val="28"/>
          <w:rPrChange w:id="18930" w:author="user pc" w:date="2022-03-15T10:14:00Z">
            <w:rPr/>
          </w:rPrChange>
        </w:rPr>
        <w:t>was</w:t>
      </w:r>
      <w:r>
        <w:rPr>
          <w:rFonts w:ascii="Times New Roman" w:cs="Times New Roman" w:hAnsi="Times New Roman"/>
          <w:sz w:val="28"/>
          <w:szCs w:val="28"/>
        </w:rPr>
        <w:t xml:space="preserve"> pipette </w:t>
      </w:r>
      <w:r w:rsidRPr="9DDA66B2">
        <w:rPr>
          <w:rFonts w:ascii="Times New Roman" w:cs="Times New Roman"/>
          <w:sz w:val="28"/>
          <w:szCs w:val="28"/>
          <w:rPrChange w:id="18931" w:author="user pc" w:date="2022-03-15T10:14:00Z">
            <w:rPr/>
          </w:rPrChange>
        </w:rPr>
        <w:t>into</w:t>
      </w:r>
      <w:r>
        <w:rPr>
          <w:rFonts w:ascii="Times New Roman" w:cs="Times New Roman" w:hAnsi="Times New Roman"/>
          <w:sz w:val="28"/>
          <w:szCs w:val="28"/>
        </w:rPr>
        <w:t xml:space="preserve"> </w:t>
      </w:r>
      <w:r w:rsidRPr="4FEF1E51">
        <w:rPr>
          <w:rFonts w:ascii="Times New Roman" w:cs="Times New Roman"/>
          <w:sz w:val="28"/>
          <w:szCs w:val="28"/>
          <w:rPrChange w:id="18932" w:author="user pc" w:date="2022-03-15T10:14:00Z">
            <w:rPr/>
          </w:rPrChange>
        </w:rPr>
        <w:t>a</w:t>
      </w:r>
      <w:r>
        <w:rPr>
          <w:rFonts w:ascii="Times New Roman" w:cs="Times New Roman" w:hAnsi="Times New Roman"/>
          <w:sz w:val="28"/>
          <w:szCs w:val="28"/>
        </w:rPr>
        <w:t xml:space="preserve"> </w:t>
      </w:r>
      <w:r w:rsidRPr="BF00D663">
        <w:rPr>
          <w:rFonts w:ascii="Times New Roman" w:cs="Times New Roman"/>
          <w:sz w:val="28"/>
          <w:szCs w:val="28"/>
          <w:rPrChange w:id="18933" w:author="user pc" w:date="2022-03-15T10:14:00Z">
            <w:rPr/>
          </w:rPrChange>
        </w:rPr>
        <w:t>conical</w:t>
      </w:r>
      <w:r>
        <w:rPr>
          <w:rFonts w:ascii="Times New Roman" w:cs="Times New Roman" w:hAnsi="Times New Roman"/>
          <w:sz w:val="28"/>
          <w:szCs w:val="28"/>
        </w:rPr>
        <w:t xml:space="preserve"> </w:t>
      </w:r>
      <w:r w:rsidRPr="C73764F1">
        <w:rPr>
          <w:rFonts w:ascii="Times New Roman" w:cs="Times New Roman"/>
          <w:sz w:val="28"/>
          <w:szCs w:val="28"/>
          <w:rPrChange w:id="18934" w:author="user pc" w:date="2022-03-15T10:14:00Z">
            <w:rPr/>
          </w:rPrChange>
        </w:rPr>
        <w:t>flask</w:t>
      </w:r>
      <w:r>
        <w:rPr>
          <w:rFonts w:ascii="Times New Roman" w:cs="Times New Roman" w:hAnsi="Times New Roman"/>
          <w:sz w:val="28"/>
          <w:szCs w:val="28"/>
        </w:rPr>
        <w:t xml:space="preserve"> </w:t>
      </w:r>
      <w:r w:rsidRPr="751F039A">
        <w:rPr>
          <w:rFonts w:ascii="Times New Roman" w:cs="Times New Roman"/>
          <w:sz w:val="28"/>
          <w:szCs w:val="28"/>
          <w:rPrChange w:id="18935" w:author="user pc" w:date="2022-03-15T10:14:00Z">
            <w:rPr/>
          </w:rPrChange>
        </w:rPr>
        <w:t>acidified</w:t>
      </w:r>
      <w:r>
        <w:rPr>
          <w:rFonts w:ascii="Times New Roman" w:cs="Times New Roman" w:hAnsi="Times New Roman"/>
          <w:sz w:val="28"/>
          <w:szCs w:val="28"/>
        </w:rPr>
        <w:t xml:space="preserve"> </w:t>
      </w:r>
      <w:r w:rsidRPr="366DCF00">
        <w:rPr>
          <w:rFonts w:ascii="Times New Roman" w:cs="Times New Roman"/>
          <w:sz w:val="28"/>
          <w:szCs w:val="28"/>
          <w:rPrChange w:id="18936" w:author="user pc" w:date="2022-03-15T10:14:00Z">
            <w:rPr/>
          </w:rPrChange>
        </w:rPr>
        <w:t>with</w:t>
      </w:r>
      <w:r>
        <w:rPr>
          <w:rFonts w:ascii="Times New Roman" w:cs="Times New Roman" w:hAnsi="Times New Roman"/>
          <w:sz w:val="28"/>
          <w:szCs w:val="28"/>
        </w:rPr>
        <w:t xml:space="preserve"> </w:t>
      </w:r>
      <w:r w:rsidRPr="67C816DA">
        <w:rPr>
          <w:rFonts w:ascii="Times New Roman" w:cs="Times New Roman"/>
          <w:sz w:val="28"/>
          <w:szCs w:val="28"/>
          <w:rPrChange w:id="18937" w:author="user pc" w:date="2022-03-15T10:14:00Z">
            <w:rPr/>
          </w:rPrChange>
        </w:rPr>
        <w:t>20.0cm</w:t>
      </w:r>
      <w:r w:rsidRPr="4FFA7452">
        <w:rPr>
          <w:rFonts w:ascii="Times New Roman" w:cs="Times New Roman"/>
          <w:sz w:val="28"/>
          <w:szCs w:val="28"/>
          <w:vertAlign w:val="superscript"/>
          <w:rPrChange w:id="18938" w:author="user pc" w:date="2022-03-15T10:14:00Z">
            <w:rPr>
              <w:vertAlign w:val="superscript"/>
            </w:rPr>
          </w:rPrChange>
        </w:rPr>
        <w:t>3</w:t>
      </w:r>
      <w:r w:rsidRPr="56097A6C">
        <w:rPr>
          <w:rFonts w:ascii="Times New Roman" w:cs="Times New Roman"/>
          <w:sz w:val="28"/>
          <w:szCs w:val="28"/>
          <w:rPrChange w:id="18939" w:author="user pc" w:date="2022-03-15T10:14:00Z">
            <w:rPr/>
          </w:rPrChange>
        </w:rPr>
        <w:t>of</w:t>
      </w:r>
      <w:r>
        <w:rPr>
          <w:rFonts w:ascii="Times New Roman" w:cs="Times New Roman" w:hAnsi="Times New Roman"/>
          <w:sz w:val="28"/>
          <w:szCs w:val="28"/>
        </w:rPr>
        <w:t xml:space="preserve"> </w:t>
      </w:r>
      <w:r w:rsidRPr="57D4473E">
        <w:rPr>
          <w:rFonts w:ascii="Times New Roman" w:cs="Times New Roman"/>
          <w:sz w:val="28"/>
          <w:szCs w:val="28"/>
          <w:rPrChange w:id="18940" w:author="user pc" w:date="2022-03-15T10:14:00Z">
            <w:rPr/>
          </w:rPrChange>
        </w:rPr>
        <w:t>dil.</w:t>
      </w:r>
      <w:r>
        <w:rPr>
          <w:rFonts w:ascii="Times New Roman" w:cs="Times New Roman" w:hAnsi="Times New Roman"/>
          <w:sz w:val="28"/>
          <w:szCs w:val="28"/>
        </w:rPr>
        <w:t xml:space="preserve"> </w:t>
      </w:r>
      <w:r w:rsidRPr="312ED4D4">
        <w:rPr>
          <w:rFonts w:ascii="Times New Roman" w:cs="Times New Roman"/>
          <w:sz w:val="28"/>
          <w:szCs w:val="28"/>
          <w:rPrChange w:id="18941" w:author="user pc" w:date="2022-03-15T10:14:00Z">
            <w:rPr/>
          </w:rPrChange>
        </w:rPr>
        <w:t>H</w:t>
      </w:r>
      <w:r w:rsidRPr="D2C48CD4">
        <w:rPr>
          <w:rFonts w:ascii="Times New Roman" w:cs="Times New Roman"/>
          <w:sz w:val="28"/>
          <w:szCs w:val="28"/>
          <w:vertAlign w:val="subscript"/>
          <w:rPrChange w:id="18942" w:author="user pc" w:date="2022-03-15T10:14:00Z">
            <w:rPr>
              <w:vertAlign w:val="subscript"/>
            </w:rPr>
          </w:rPrChange>
        </w:rPr>
        <w:t>2</w:t>
      </w:r>
      <w:r w:rsidRPr="50F84BB3">
        <w:rPr>
          <w:rFonts w:ascii="Times New Roman" w:cs="Times New Roman"/>
          <w:sz w:val="28"/>
          <w:szCs w:val="28"/>
          <w:rPrChange w:id="18943" w:author="user pc" w:date="2022-03-15T10:14:00Z">
            <w:rPr/>
          </w:rPrChange>
        </w:rPr>
        <w:t>SO</w:t>
      </w:r>
      <w:r w:rsidRPr="02E11972">
        <w:rPr>
          <w:rFonts w:ascii="Times New Roman" w:cs="Times New Roman"/>
          <w:sz w:val="28"/>
          <w:szCs w:val="28"/>
          <w:vertAlign w:val="subscript"/>
          <w:rPrChange w:id="18944" w:author="user pc" w:date="2022-03-15T10:14:00Z">
            <w:rPr>
              <w:vertAlign w:val="subscript"/>
            </w:rPr>
          </w:rPrChange>
        </w:rPr>
        <w:t>4</w:t>
      </w:r>
      <w:r>
        <w:rPr>
          <w:rFonts w:ascii="Times New Roman" w:cs="Times New Roman" w:hAnsi="Times New Roman"/>
          <w:sz w:val="28"/>
          <w:szCs w:val="28"/>
          <w:vertAlign w:val="subscript"/>
        </w:rPr>
        <w:t xml:space="preserve"> </w:t>
      </w:r>
      <w:r w:rsidRPr="5B64BD5B">
        <w:rPr>
          <w:rFonts w:ascii="Times New Roman" w:cs="Times New Roman"/>
          <w:sz w:val="28"/>
          <w:szCs w:val="28"/>
          <w:rPrChange w:id="18945" w:author="user pc" w:date="2022-03-15T10:14:00Z">
            <w:rPr/>
          </w:rPrChange>
        </w:rPr>
        <w:t>and</w:t>
      </w:r>
      <w:r>
        <w:rPr>
          <w:rFonts w:ascii="Times New Roman" w:cs="Times New Roman" w:hAnsi="Times New Roman"/>
          <w:sz w:val="28"/>
          <w:szCs w:val="28"/>
        </w:rPr>
        <w:t xml:space="preserve"> </w:t>
      </w:r>
      <w:r w:rsidRPr="2E893675">
        <w:rPr>
          <w:rFonts w:ascii="Times New Roman" w:cs="Times New Roman"/>
          <w:sz w:val="28"/>
          <w:szCs w:val="28"/>
          <w:rPrChange w:id="18946" w:author="user pc" w:date="2022-03-15T10:14:00Z">
            <w:rPr/>
          </w:rPrChange>
        </w:rPr>
        <w:t>titrated</w:t>
      </w:r>
      <w:r>
        <w:rPr>
          <w:rFonts w:ascii="Times New Roman" w:cs="Times New Roman" w:hAnsi="Times New Roman"/>
          <w:sz w:val="28"/>
          <w:szCs w:val="28"/>
        </w:rPr>
        <w:t xml:space="preserve"> </w:t>
      </w:r>
      <w:r w:rsidRPr="63AF3CA1">
        <w:rPr>
          <w:rFonts w:ascii="Times New Roman" w:cs="Times New Roman"/>
          <w:sz w:val="28"/>
          <w:szCs w:val="28"/>
          <w:rPrChange w:id="18947" w:author="user pc" w:date="2022-03-15T10:14:00Z">
            <w:rPr/>
          </w:rPrChange>
        </w:rPr>
        <w:t>with</w:t>
      </w:r>
      <w:r>
        <w:rPr>
          <w:rFonts w:ascii="Times New Roman" w:cs="Times New Roman" w:hAnsi="Times New Roman"/>
          <w:sz w:val="28"/>
          <w:szCs w:val="28"/>
        </w:rPr>
        <w:t xml:space="preserve"> </w:t>
      </w:r>
      <w:r w:rsidRPr="6BF489DC">
        <w:rPr>
          <w:rFonts w:ascii="Times New Roman" w:cs="Times New Roman"/>
          <w:sz w:val="28"/>
          <w:szCs w:val="28"/>
          <w:rPrChange w:id="18948" w:author="user pc" w:date="2022-03-15T10:14:00Z">
            <w:rPr/>
          </w:rPrChange>
        </w:rPr>
        <w:t>F. Assuming, the average volume of F is 22.55 cm</w:t>
      </w:r>
      <w:r w:rsidRPr="68C919BB">
        <w:rPr>
          <w:rFonts w:ascii="Times New Roman" w:cs="Times New Roman"/>
          <w:sz w:val="28"/>
          <w:szCs w:val="28"/>
          <w:vertAlign w:val="superscript"/>
          <w:rPrChange w:id="18949" w:author="user pc" w:date="2022-03-15T10:14:00Z">
            <w:rPr>
              <w:vertAlign w:val="superscript"/>
            </w:rPr>
          </w:rPrChange>
        </w:rPr>
        <w:t>3</w:t>
      </w:r>
      <w:r w:rsidRPr="5218870D">
        <w:rPr>
          <w:rFonts w:ascii="Times New Roman" w:cs="Times New Roman"/>
          <w:sz w:val="28"/>
          <w:szCs w:val="28"/>
          <w:rPrChange w:id="18950" w:author="user pc" w:date="2022-03-15T10:14:00Z">
            <w:rPr/>
          </w:rPrChange>
        </w:rPr>
        <w:t>.</w:t>
      </w:r>
    </w:p>
    <w:p>
      <w:pPr>
        <w:pStyle w:val="style0"/>
        <w:rPr>
          <w:rFonts w:ascii="Times New Roman" w:cs="Times New Roman"/>
          <w:sz w:val="28"/>
          <w:szCs w:val="28"/>
          <w:rPrChange w:id="18951" w:author="user pc" w:date="2022-03-15T10:14:00Z">
            <w:rPr/>
          </w:rPrChange>
        </w:rPr>
      </w:pPr>
      <w:r w:rsidRPr="BBC76821">
        <w:rPr>
          <w:rFonts w:ascii="Times New Roman" w:cs="Times New Roman"/>
          <w:sz w:val="28"/>
          <w:szCs w:val="28"/>
          <w:rPrChange w:id="18952" w:author="user pc" w:date="2022-03-15T10:14:00Z">
            <w:rPr/>
          </w:rPrChange>
        </w:rPr>
        <w:t>From</w:t>
      </w:r>
      <w:r>
        <w:rPr>
          <w:rFonts w:ascii="Times New Roman" w:cs="Times New Roman" w:hAnsi="Times New Roman"/>
          <w:sz w:val="28"/>
          <w:szCs w:val="28"/>
        </w:rPr>
        <w:t xml:space="preserve"> </w:t>
      </w:r>
      <w:r w:rsidRPr="A6E204C1">
        <w:rPr>
          <w:rFonts w:ascii="Times New Roman" w:cs="Times New Roman"/>
          <w:sz w:val="28"/>
          <w:szCs w:val="28"/>
          <w:rPrChange w:id="18953" w:author="user pc" w:date="2022-03-15T10:14:00Z">
            <w:rPr/>
          </w:rPrChange>
        </w:rPr>
        <w:t>your</w:t>
      </w:r>
      <w:r>
        <w:rPr>
          <w:rFonts w:ascii="Times New Roman" w:cs="Times New Roman" w:hAnsi="Times New Roman"/>
          <w:sz w:val="28"/>
          <w:szCs w:val="28"/>
        </w:rPr>
        <w:t xml:space="preserve"> </w:t>
      </w:r>
      <w:r w:rsidRPr="CB1D816A">
        <w:rPr>
          <w:rFonts w:ascii="Times New Roman" w:cs="Times New Roman"/>
          <w:sz w:val="28"/>
          <w:szCs w:val="28"/>
          <w:rPrChange w:id="18954" w:author="user pc" w:date="2022-03-15T10:14:00Z">
            <w:rPr/>
          </w:rPrChange>
        </w:rPr>
        <w:t>results</w:t>
      </w:r>
      <w:r>
        <w:rPr>
          <w:rFonts w:ascii="Times New Roman" w:cs="Times New Roman" w:hAnsi="Times New Roman"/>
          <w:sz w:val="28"/>
          <w:szCs w:val="28"/>
        </w:rPr>
        <w:t xml:space="preserve"> </w:t>
      </w:r>
      <w:r w:rsidRPr="AB3ED526">
        <w:rPr>
          <w:rFonts w:ascii="Times New Roman" w:cs="Times New Roman"/>
          <w:sz w:val="28"/>
          <w:szCs w:val="28"/>
          <w:rPrChange w:id="18955" w:author="user pc" w:date="2022-03-15T10:14:00Z">
            <w:rPr/>
          </w:rPrChange>
        </w:rPr>
        <w:t>and</w:t>
      </w:r>
      <w:r>
        <w:rPr>
          <w:rFonts w:ascii="Times New Roman" w:cs="Times New Roman" w:hAnsi="Times New Roman"/>
          <w:sz w:val="28"/>
          <w:szCs w:val="28"/>
        </w:rPr>
        <w:t xml:space="preserve"> </w:t>
      </w:r>
      <w:r w:rsidRPr="A2F77D06">
        <w:rPr>
          <w:rFonts w:ascii="Times New Roman" w:cs="Times New Roman"/>
          <w:sz w:val="28"/>
          <w:szCs w:val="28"/>
          <w:rPrChange w:id="18956" w:author="user pc" w:date="2022-03-15T10:14:00Z">
            <w:rPr/>
          </w:rPrChange>
        </w:rPr>
        <w:t>the</w:t>
      </w:r>
      <w:r>
        <w:rPr>
          <w:rFonts w:ascii="Times New Roman" w:cs="Times New Roman" w:hAnsi="Times New Roman"/>
          <w:sz w:val="28"/>
          <w:szCs w:val="28"/>
        </w:rPr>
        <w:t xml:space="preserve"> </w:t>
      </w:r>
      <w:r w:rsidRPr="54753F25">
        <w:rPr>
          <w:rFonts w:ascii="Times New Roman" w:cs="Times New Roman"/>
          <w:sz w:val="28"/>
          <w:szCs w:val="28"/>
          <w:rPrChange w:id="18957" w:author="user pc" w:date="2022-03-15T10:14:00Z">
            <w:rPr/>
          </w:rPrChange>
        </w:rPr>
        <w:t>information</w:t>
      </w:r>
      <w:r>
        <w:rPr>
          <w:rFonts w:ascii="Times New Roman" w:cs="Times New Roman" w:hAnsi="Times New Roman"/>
          <w:sz w:val="28"/>
          <w:szCs w:val="28"/>
        </w:rPr>
        <w:t xml:space="preserve"> </w:t>
      </w:r>
      <w:r w:rsidRPr="C080C2BC">
        <w:rPr>
          <w:rFonts w:ascii="Times New Roman" w:cs="Times New Roman"/>
          <w:sz w:val="28"/>
          <w:szCs w:val="28"/>
          <w:rPrChange w:id="18958" w:author="user pc" w:date="2022-03-15T10:14:00Z">
            <w:rPr/>
          </w:rPrChange>
        </w:rPr>
        <w:t>provided,</w:t>
      </w:r>
      <w:r>
        <w:rPr>
          <w:rFonts w:ascii="Times New Roman" w:cs="Times New Roman" w:hAnsi="Times New Roman"/>
          <w:sz w:val="28"/>
          <w:szCs w:val="28"/>
        </w:rPr>
        <w:t xml:space="preserve"> </w:t>
      </w:r>
      <w:r w:rsidRPr="4546AA4D">
        <w:rPr>
          <w:rFonts w:ascii="Times New Roman" w:cs="Times New Roman"/>
          <w:sz w:val="28"/>
          <w:szCs w:val="28"/>
          <w:rPrChange w:id="18959" w:author="user pc" w:date="2022-03-15T10:14:00Z">
            <w:rPr/>
          </w:rPrChange>
        </w:rPr>
        <w:t>calculate</w:t>
      </w:r>
      <w:r>
        <w:rPr>
          <w:rFonts w:ascii="Times New Roman" w:cs="Times New Roman" w:hAnsi="Times New Roman"/>
          <w:sz w:val="28"/>
          <w:szCs w:val="28"/>
        </w:rPr>
        <w:t xml:space="preserve"> </w:t>
      </w:r>
      <w:r w:rsidRPr="3CC6907B">
        <w:rPr>
          <w:rFonts w:ascii="Times New Roman" w:cs="Times New Roman"/>
          <w:sz w:val="28"/>
          <w:szCs w:val="28"/>
          <w:rPrChange w:id="18960" w:author="user pc" w:date="2022-03-15T10:14:00Z">
            <w:rPr/>
          </w:rPrChange>
        </w:rPr>
        <w:t>the:</w:t>
      </w:r>
    </w:p>
    <w:p>
      <w:pPr>
        <w:pStyle w:val="style0"/>
        <w:rPr>
          <w:rFonts w:ascii="Times New Roman" w:cs="Times New Roman"/>
          <w:sz w:val="28"/>
          <w:szCs w:val="28"/>
          <w:rPrChange w:id="18961" w:author="user pc" w:date="2022-03-15T10:14:00Z">
            <w:rPr/>
          </w:rPrChange>
        </w:rPr>
      </w:pPr>
      <w:r w:rsidRPr="7A7E2233">
        <w:rPr>
          <w:rFonts w:ascii="Times New Roman" w:cs="Times New Roman"/>
          <w:sz w:val="28"/>
          <w:szCs w:val="28"/>
          <w:rPrChange w:id="18962" w:author="user pc" w:date="2022-03-15T10:14:00Z">
            <w:rPr/>
          </w:rPrChange>
        </w:rPr>
        <w:t>a)(i)</w:t>
      </w:r>
      <w:r>
        <w:rPr>
          <w:rFonts w:ascii="Times New Roman" w:cs="Times New Roman" w:hAnsi="Times New Roman"/>
          <w:sz w:val="28"/>
          <w:szCs w:val="28"/>
        </w:rPr>
        <w:t xml:space="preserve"> </w:t>
      </w:r>
      <w:r w:rsidRPr="5742F6A2">
        <w:rPr>
          <w:rFonts w:ascii="Times New Roman" w:cs="Times New Roman"/>
          <w:sz w:val="28"/>
          <w:szCs w:val="28"/>
          <w:rPrChange w:id="18963" w:author="user pc" w:date="2022-03-15T10:14:00Z">
            <w:rPr/>
          </w:rPrChange>
        </w:rPr>
        <w:t>concentration</w:t>
      </w:r>
      <w:r>
        <w:rPr>
          <w:rFonts w:ascii="Times New Roman" w:cs="Times New Roman" w:hAnsi="Times New Roman"/>
          <w:sz w:val="28"/>
          <w:szCs w:val="28"/>
        </w:rPr>
        <w:t xml:space="preserve"> </w:t>
      </w:r>
      <w:r w:rsidRPr="E5B54BDC">
        <w:rPr>
          <w:rFonts w:ascii="Times New Roman" w:cs="Times New Roman"/>
          <w:sz w:val="28"/>
          <w:szCs w:val="28"/>
          <w:rPrChange w:id="18964" w:author="user pc" w:date="2022-03-15T10:14:00Z">
            <w:rPr/>
          </w:rPrChange>
        </w:rPr>
        <w:t>of</w:t>
      </w:r>
      <w:r>
        <w:rPr>
          <w:rFonts w:ascii="Times New Roman" w:cs="Times New Roman" w:hAnsi="Times New Roman"/>
          <w:sz w:val="28"/>
          <w:szCs w:val="28"/>
        </w:rPr>
        <w:t xml:space="preserve"> </w:t>
      </w:r>
      <w:r w:rsidRPr="AD6D1811">
        <w:rPr>
          <w:rFonts w:ascii="Times New Roman" w:cs="Times New Roman"/>
          <w:sz w:val="28"/>
          <w:szCs w:val="28"/>
          <w:rPrChange w:id="18965" w:author="user pc" w:date="2022-03-15T10:14:00Z">
            <w:rPr/>
          </w:rPrChange>
        </w:rPr>
        <w:t>FeSO</w:t>
      </w:r>
      <w:r w:rsidRPr="1E8226E6">
        <w:rPr>
          <w:rFonts w:ascii="Times New Roman" w:cs="Times New Roman"/>
          <w:sz w:val="28"/>
          <w:szCs w:val="28"/>
          <w:vertAlign w:val="subscript"/>
          <w:rPrChange w:id="18966" w:author="user pc" w:date="2022-03-15T10:14:00Z">
            <w:rPr>
              <w:vertAlign w:val="subscript"/>
            </w:rPr>
          </w:rPrChange>
        </w:rPr>
        <w:t>4</w:t>
      </w:r>
      <w:r w:rsidRPr="2899FFBC">
        <w:rPr>
          <w:rFonts w:ascii="Times New Roman" w:cs="Times New Roman"/>
          <w:sz w:val="28"/>
          <w:szCs w:val="28"/>
          <w:rPrChange w:id="18967" w:author="user pc" w:date="2022-03-15T10:14:00Z">
            <w:rPr/>
          </w:rPrChange>
        </w:rPr>
        <w:t>.7H</w:t>
      </w:r>
      <w:r w:rsidRPr="75737C72">
        <w:rPr>
          <w:rFonts w:ascii="Times New Roman" w:cs="Times New Roman"/>
          <w:sz w:val="28"/>
          <w:szCs w:val="28"/>
          <w:vertAlign w:val="subscript"/>
          <w:rPrChange w:id="18968" w:author="user pc" w:date="2022-03-15T10:14:00Z">
            <w:rPr>
              <w:vertAlign w:val="subscript"/>
            </w:rPr>
          </w:rPrChange>
        </w:rPr>
        <w:t>2</w:t>
      </w:r>
      <w:r w:rsidRPr="073E734D">
        <w:rPr>
          <w:rFonts w:ascii="Times New Roman" w:cs="Times New Roman"/>
          <w:sz w:val="28"/>
          <w:szCs w:val="28"/>
          <w:rPrChange w:id="18969" w:author="user pc" w:date="2022-03-15T10:14:00Z">
            <w:rPr/>
          </w:rPrChange>
        </w:rPr>
        <w:t>O</w:t>
      </w:r>
      <w:r>
        <w:rPr>
          <w:rFonts w:ascii="Times New Roman" w:cs="Times New Roman" w:hAnsi="Times New Roman"/>
          <w:sz w:val="28"/>
          <w:szCs w:val="28"/>
        </w:rPr>
        <w:t xml:space="preserve"> </w:t>
      </w:r>
      <w:r w:rsidRPr="96CE77F6">
        <w:rPr>
          <w:rFonts w:ascii="Times New Roman" w:cs="Times New Roman"/>
          <w:sz w:val="28"/>
          <w:szCs w:val="28"/>
          <w:rPrChange w:id="18970" w:author="user pc" w:date="2022-03-15T10:14:00Z">
            <w:rPr/>
          </w:rPrChange>
        </w:rPr>
        <w:t>in</w:t>
      </w:r>
      <w:r>
        <w:rPr>
          <w:rFonts w:ascii="Times New Roman" w:cs="Times New Roman" w:hAnsi="Times New Roman"/>
          <w:sz w:val="28"/>
          <w:szCs w:val="28"/>
        </w:rPr>
        <w:t xml:space="preserve"> </w:t>
      </w:r>
      <w:r w:rsidRPr="F72CE510">
        <w:rPr>
          <w:rFonts w:ascii="Times New Roman" w:cs="Times New Roman"/>
          <w:sz w:val="28"/>
          <w:szCs w:val="28"/>
          <w:rPrChange w:id="18971" w:author="user pc" w:date="2022-03-15T10:14:00Z">
            <w:rPr/>
          </w:rPrChange>
        </w:rPr>
        <w:t>E</w:t>
      </w:r>
      <w:r>
        <w:rPr>
          <w:rFonts w:ascii="Times New Roman" w:cs="Times New Roman" w:hAnsi="Times New Roman"/>
          <w:sz w:val="28"/>
          <w:szCs w:val="28"/>
        </w:rPr>
        <w:t xml:space="preserve"> </w:t>
      </w:r>
      <w:r w:rsidRPr="0B337A3F">
        <w:rPr>
          <w:rFonts w:ascii="Times New Roman" w:cs="Times New Roman"/>
          <w:sz w:val="28"/>
          <w:szCs w:val="28"/>
          <w:rPrChange w:id="18972" w:author="user pc" w:date="2022-03-15T10:14:00Z">
            <w:rPr/>
          </w:rPrChange>
        </w:rPr>
        <w:t>in</w:t>
      </w:r>
      <w:r>
        <w:rPr>
          <w:rFonts w:ascii="Times New Roman" w:cs="Times New Roman" w:hAnsi="Times New Roman"/>
          <w:sz w:val="28"/>
          <w:szCs w:val="28"/>
        </w:rPr>
        <w:t xml:space="preserve"> </w:t>
      </w:r>
      <w:r w:rsidRPr="20A95AF6">
        <w:rPr>
          <w:rFonts w:ascii="Times New Roman" w:cs="Times New Roman"/>
          <w:sz w:val="28"/>
          <w:szCs w:val="28"/>
          <w:rPrChange w:id="18973" w:author="user pc" w:date="2022-03-15T10:14:00Z">
            <w:rPr/>
          </w:rPrChange>
        </w:rPr>
        <w:t>moldm</w:t>
      </w:r>
      <w:r w:rsidRPr="FC32AAF3">
        <w:rPr>
          <w:rFonts w:ascii="Times New Roman" w:cs="Times New Roman"/>
          <w:sz w:val="28"/>
          <w:szCs w:val="28"/>
          <w:vertAlign w:val="superscript"/>
          <w:rPrChange w:id="18974" w:author="user pc" w:date="2022-03-15T10:14:00Z">
            <w:rPr>
              <w:vertAlign w:val="superscript"/>
            </w:rPr>
          </w:rPrChange>
        </w:rPr>
        <w:t>-3</w:t>
      </w:r>
      <w:r w:rsidRPr="00A55884">
        <w:rPr>
          <w:rFonts w:ascii="Times New Roman" w:cs="Times New Roman"/>
          <w:sz w:val="28"/>
          <w:szCs w:val="28"/>
          <w:rPrChange w:id="18975" w:author="user pc" w:date="2022-03-15T10:14:00Z">
            <w:rPr/>
          </w:rPrChange>
        </w:rPr>
        <w:t>;</w:t>
      </w:r>
    </w:p>
    <w:p>
      <w:pPr>
        <w:pStyle w:val="style0"/>
        <w:rPr>
          <w:rFonts w:ascii="Times New Roman" w:cs="Times New Roman"/>
          <w:sz w:val="28"/>
          <w:szCs w:val="28"/>
          <w:rPrChange w:id="18976" w:author="user pc" w:date="2022-03-15T10:14:00Z">
            <w:rPr/>
          </w:rPrChange>
        </w:rPr>
      </w:pPr>
      <w:r w:rsidRPr="87623DFC">
        <w:rPr>
          <w:rFonts w:ascii="Times New Roman" w:cs="Times New Roman"/>
          <w:sz w:val="28"/>
          <w:szCs w:val="28"/>
          <w:rPrChange w:id="18977" w:author="user pc" w:date="2022-03-15T10:14:00Z">
            <w:rPr/>
          </w:rPrChange>
        </w:rPr>
        <w:t>(ii)</w:t>
      </w:r>
      <w:r>
        <w:rPr>
          <w:rFonts w:ascii="Times New Roman" w:cs="Times New Roman" w:hAnsi="Times New Roman"/>
          <w:sz w:val="28"/>
          <w:szCs w:val="28"/>
        </w:rPr>
        <w:t xml:space="preserve"> Concentration </w:t>
      </w:r>
      <w:r w:rsidRPr="2519147D">
        <w:rPr>
          <w:rFonts w:ascii="Times New Roman" w:cs="Times New Roman"/>
          <w:sz w:val="28"/>
          <w:szCs w:val="28"/>
          <w:rPrChange w:id="18978" w:author="user pc" w:date="2022-03-15T10:14:00Z">
            <w:rPr/>
          </w:rPrChange>
        </w:rPr>
        <w:t>of</w:t>
      </w:r>
      <w:r>
        <w:rPr>
          <w:rFonts w:ascii="Times New Roman" w:cs="Times New Roman" w:hAnsi="Times New Roman"/>
          <w:sz w:val="28"/>
          <w:szCs w:val="28"/>
        </w:rPr>
        <w:t xml:space="preserve"> </w:t>
      </w:r>
      <w:r w:rsidRPr="7D8DCC41">
        <w:rPr>
          <w:rFonts w:ascii="Times New Roman" w:cs="Times New Roman"/>
          <w:sz w:val="28"/>
          <w:szCs w:val="28"/>
          <w:rPrChange w:id="18979" w:author="user pc" w:date="2022-03-15T10:14:00Z">
            <w:rPr/>
          </w:rPrChange>
        </w:rPr>
        <w:t>FeSO</w:t>
      </w:r>
      <w:r w:rsidRPr="58C5B958">
        <w:rPr>
          <w:rFonts w:ascii="Times New Roman" w:cs="Times New Roman"/>
          <w:sz w:val="28"/>
          <w:szCs w:val="28"/>
          <w:vertAlign w:val="subscript"/>
          <w:rPrChange w:id="18980" w:author="user pc" w:date="2022-03-15T10:14:00Z">
            <w:rPr>
              <w:vertAlign w:val="subscript"/>
            </w:rPr>
          </w:rPrChange>
        </w:rPr>
        <w:t>4</w:t>
      </w:r>
      <w:r w:rsidRPr="41C71C3A">
        <w:rPr>
          <w:rFonts w:ascii="Times New Roman" w:cs="Times New Roman"/>
          <w:sz w:val="28"/>
          <w:szCs w:val="28"/>
          <w:rPrChange w:id="18981" w:author="user pc" w:date="2022-03-15T10:14:00Z">
            <w:rPr/>
          </w:rPrChange>
        </w:rPr>
        <w:t>.7H</w:t>
      </w:r>
      <w:r w:rsidRPr="FEFD7F2E">
        <w:rPr>
          <w:rFonts w:ascii="Times New Roman" w:cs="Times New Roman"/>
          <w:sz w:val="28"/>
          <w:szCs w:val="28"/>
          <w:vertAlign w:val="subscript"/>
          <w:rPrChange w:id="18982" w:author="user pc" w:date="2022-03-15T10:14:00Z">
            <w:rPr>
              <w:vertAlign w:val="subscript"/>
            </w:rPr>
          </w:rPrChange>
        </w:rPr>
        <w:t>2</w:t>
      </w:r>
      <w:r w:rsidRPr="B35E29CD">
        <w:rPr>
          <w:rFonts w:ascii="Times New Roman" w:cs="Times New Roman"/>
          <w:sz w:val="28"/>
          <w:szCs w:val="28"/>
          <w:rPrChange w:id="18983" w:author="user pc" w:date="2022-03-15T10:14:00Z">
            <w:rPr/>
          </w:rPrChange>
        </w:rPr>
        <w:t>O</w:t>
      </w:r>
      <w:r>
        <w:rPr>
          <w:rFonts w:ascii="Times New Roman" w:cs="Times New Roman" w:hAnsi="Times New Roman"/>
          <w:sz w:val="28"/>
          <w:szCs w:val="28"/>
        </w:rPr>
        <w:t xml:space="preserve"> </w:t>
      </w:r>
      <w:r w:rsidRPr="9066088D">
        <w:rPr>
          <w:rFonts w:ascii="Times New Roman" w:cs="Times New Roman"/>
          <w:sz w:val="28"/>
          <w:szCs w:val="28"/>
          <w:rPrChange w:id="18984" w:author="user pc" w:date="2022-03-15T10:14:00Z">
            <w:rPr/>
          </w:rPrChange>
        </w:rPr>
        <w:t>in</w:t>
      </w:r>
      <w:r>
        <w:rPr>
          <w:rFonts w:ascii="Times New Roman" w:cs="Times New Roman" w:hAnsi="Times New Roman"/>
          <w:sz w:val="28"/>
          <w:szCs w:val="28"/>
        </w:rPr>
        <w:t xml:space="preserve"> </w:t>
      </w:r>
      <w:r w:rsidRPr="6CBD65A3">
        <w:rPr>
          <w:rFonts w:ascii="Times New Roman" w:cs="Times New Roman"/>
          <w:sz w:val="28"/>
          <w:szCs w:val="28"/>
          <w:rPrChange w:id="18985" w:author="user pc" w:date="2022-03-15T10:14:00Z">
            <w:rPr/>
          </w:rPrChange>
        </w:rPr>
        <w:t>E</w:t>
      </w:r>
      <w:r>
        <w:rPr>
          <w:rFonts w:ascii="Times New Roman" w:cs="Times New Roman" w:hAnsi="Times New Roman"/>
          <w:sz w:val="28"/>
          <w:szCs w:val="28"/>
        </w:rPr>
        <w:t xml:space="preserve"> </w:t>
      </w:r>
      <w:r w:rsidRPr="F85DECB7">
        <w:rPr>
          <w:rFonts w:ascii="Times New Roman" w:cs="Times New Roman"/>
          <w:sz w:val="28"/>
          <w:szCs w:val="28"/>
          <w:rPrChange w:id="18986" w:author="user pc" w:date="2022-03-15T10:14:00Z">
            <w:rPr/>
          </w:rPrChange>
        </w:rPr>
        <w:t>in</w:t>
      </w:r>
      <w:r>
        <w:rPr>
          <w:rFonts w:ascii="Times New Roman" w:cs="Times New Roman" w:hAnsi="Times New Roman"/>
          <w:sz w:val="28"/>
          <w:szCs w:val="28"/>
        </w:rPr>
        <w:t xml:space="preserve"> </w:t>
      </w:r>
      <w:r w:rsidRPr="A2B46658">
        <w:rPr>
          <w:rFonts w:ascii="Times New Roman" w:cs="Times New Roman"/>
          <w:sz w:val="28"/>
          <w:szCs w:val="28"/>
          <w:rPrChange w:id="18987" w:author="user pc" w:date="2022-03-15T10:14:00Z">
            <w:rPr/>
          </w:rPrChange>
        </w:rPr>
        <w:t>gdm</w:t>
      </w:r>
      <w:r w:rsidRPr="A0C4CC11">
        <w:rPr>
          <w:rFonts w:ascii="Times New Roman" w:cs="Times New Roman"/>
          <w:sz w:val="28"/>
          <w:szCs w:val="28"/>
          <w:vertAlign w:val="superscript"/>
          <w:rPrChange w:id="18988" w:author="user pc" w:date="2022-03-15T10:14:00Z">
            <w:rPr>
              <w:vertAlign w:val="superscript"/>
            </w:rPr>
          </w:rPrChange>
        </w:rPr>
        <w:t>-3</w:t>
      </w:r>
      <w:r w:rsidRPr="963218BC">
        <w:rPr>
          <w:rFonts w:ascii="Times New Roman" w:cs="Times New Roman"/>
          <w:sz w:val="28"/>
          <w:szCs w:val="28"/>
          <w:rPrChange w:id="18989" w:author="user pc" w:date="2022-03-15T10:14:00Z">
            <w:rPr/>
          </w:rPrChange>
        </w:rPr>
        <w:t>;</w:t>
      </w:r>
    </w:p>
    <w:p>
      <w:pPr>
        <w:pStyle w:val="style0"/>
        <w:rPr>
          <w:rFonts w:ascii="Times New Roman" w:cs="Times New Roman"/>
          <w:sz w:val="28"/>
          <w:szCs w:val="28"/>
          <w:rPrChange w:id="18990" w:author="user pc" w:date="2022-03-15T10:14:00Z">
            <w:rPr/>
          </w:rPrChange>
        </w:rPr>
      </w:pPr>
      <w:r w:rsidRPr="22918855">
        <w:rPr>
          <w:rFonts w:ascii="Times New Roman" w:cs="Times New Roman"/>
          <w:sz w:val="28"/>
          <w:szCs w:val="28"/>
          <w:rPrChange w:id="18991" w:author="user pc" w:date="2022-03-15T10:14:00Z">
            <w:rPr/>
          </w:rPrChange>
        </w:rPr>
        <w:t>(iii)</w:t>
      </w:r>
      <w:r>
        <w:rPr>
          <w:rFonts w:ascii="Times New Roman" w:cs="Times New Roman" w:hAnsi="Times New Roman"/>
          <w:sz w:val="28"/>
          <w:szCs w:val="28"/>
        </w:rPr>
        <w:t xml:space="preserve"> Percentage </w:t>
      </w:r>
      <w:r w:rsidRPr="331523A7">
        <w:rPr>
          <w:rFonts w:ascii="Times New Roman" w:cs="Times New Roman"/>
          <w:sz w:val="28"/>
          <w:szCs w:val="28"/>
          <w:rPrChange w:id="18992" w:author="user pc" w:date="2022-03-15T10:14:00Z">
            <w:rPr/>
          </w:rPrChange>
        </w:rPr>
        <w:t>by</w:t>
      </w:r>
      <w:r>
        <w:rPr>
          <w:rFonts w:ascii="Times New Roman" w:cs="Times New Roman" w:hAnsi="Times New Roman"/>
          <w:sz w:val="28"/>
          <w:szCs w:val="28"/>
        </w:rPr>
        <w:t xml:space="preserve"> </w:t>
      </w:r>
      <w:r w:rsidRPr="72D8D449">
        <w:rPr>
          <w:rFonts w:ascii="Times New Roman" w:cs="Times New Roman"/>
          <w:sz w:val="28"/>
          <w:szCs w:val="28"/>
          <w:rPrChange w:id="18993" w:author="user pc" w:date="2022-03-15T10:14:00Z">
            <w:rPr/>
          </w:rPrChange>
        </w:rPr>
        <w:t>mass</w:t>
      </w:r>
      <w:r>
        <w:rPr>
          <w:rFonts w:ascii="Times New Roman" w:cs="Times New Roman" w:hAnsi="Times New Roman"/>
          <w:sz w:val="28"/>
          <w:szCs w:val="28"/>
        </w:rPr>
        <w:t xml:space="preserve"> </w:t>
      </w:r>
      <w:r w:rsidRPr="89061935">
        <w:rPr>
          <w:rFonts w:ascii="Times New Roman" w:cs="Times New Roman"/>
          <w:sz w:val="28"/>
          <w:szCs w:val="28"/>
          <w:rPrChange w:id="18994" w:author="user pc" w:date="2022-03-15T10:14:00Z">
            <w:rPr/>
          </w:rPrChange>
        </w:rPr>
        <w:t>of</w:t>
      </w:r>
      <w:r>
        <w:rPr>
          <w:rFonts w:ascii="Times New Roman" w:cs="Times New Roman" w:hAnsi="Times New Roman"/>
          <w:sz w:val="28"/>
          <w:szCs w:val="28"/>
        </w:rPr>
        <w:t xml:space="preserve"> </w:t>
      </w:r>
      <w:r w:rsidRPr="15E8F24C">
        <w:rPr>
          <w:rFonts w:ascii="Times New Roman" w:cs="Times New Roman"/>
          <w:sz w:val="28"/>
          <w:szCs w:val="28"/>
          <w:rPrChange w:id="18995" w:author="user pc" w:date="2022-03-15T10:14:00Z">
            <w:rPr/>
          </w:rPrChange>
        </w:rPr>
        <w:t>FeSO</w:t>
      </w:r>
      <w:r w:rsidRPr="568D7B9A">
        <w:rPr>
          <w:rFonts w:ascii="Times New Roman" w:cs="Times New Roman"/>
          <w:sz w:val="28"/>
          <w:szCs w:val="28"/>
          <w:vertAlign w:val="subscript"/>
          <w:rPrChange w:id="18996" w:author="user pc" w:date="2022-03-15T10:14:00Z">
            <w:rPr>
              <w:vertAlign w:val="subscript"/>
            </w:rPr>
          </w:rPrChange>
        </w:rPr>
        <w:t>4</w:t>
      </w:r>
      <w:r w:rsidRPr="8E5DD04B">
        <w:rPr>
          <w:rFonts w:ascii="Times New Roman" w:cs="Times New Roman"/>
          <w:sz w:val="28"/>
          <w:szCs w:val="28"/>
          <w:rPrChange w:id="18997" w:author="user pc" w:date="2022-03-15T10:14:00Z">
            <w:rPr/>
          </w:rPrChange>
        </w:rPr>
        <w:t>.7H</w:t>
      </w:r>
      <w:r w:rsidRPr="730BD8D6">
        <w:rPr>
          <w:rFonts w:ascii="Times New Roman" w:cs="Times New Roman"/>
          <w:sz w:val="28"/>
          <w:szCs w:val="28"/>
          <w:vertAlign w:val="subscript"/>
          <w:rPrChange w:id="18998" w:author="user pc" w:date="2022-03-15T10:14:00Z">
            <w:rPr>
              <w:vertAlign w:val="subscript"/>
            </w:rPr>
          </w:rPrChange>
        </w:rPr>
        <w:t>2</w:t>
      </w:r>
      <w:r w:rsidRPr="8F5906EE">
        <w:rPr>
          <w:rFonts w:ascii="Times New Roman" w:cs="Times New Roman"/>
          <w:sz w:val="28"/>
          <w:szCs w:val="28"/>
          <w:rPrChange w:id="18999" w:author="user pc" w:date="2022-03-15T10:14:00Z">
            <w:rPr/>
          </w:rPrChange>
        </w:rPr>
        <w:t>O</w:t>
      </w:r>
      <w:r>
        <w:rPr>
          <w:rFonts w:ascii="Times New Roman" w:cs="Times New Roman" w:hAnsi="Times New Roman"/>
          <w:sz w:val="28"/>
          <w:szCs w:val="28"/>
        </w:rPr>
        <w:t xml:space="preserve"> </w:t>
      </w:r>
      <w:r w:rsidRPr="33DF6149">
        <w:rPr>
          <w:rFonts w:ascii="Times New Roman" w:cs="Times New Roman"/>
          <w:sz w:val="28"/>
          <w:szCs w:val="28"/>
          <w:rPrChange w:id="19000" w:author="user pc" w:date="2022-03-15T10:14:00Z">
            <w:rPr/>
          </w:rPrChange>
        </w:rPr>
        <w:t>in</w:t>
      </w:r>
      <w:r>
        <w:rPr>
          <w:rFonts w:ascii="Times New Roman" w:cs="Times New Roman" w:hAnsi="Times New Roman"/>
          <w:sz w:val="28"/>
          <w:szCs w:val="28"/>
        </w:rPr>
        <w:t xml:space="preserve"> </w:t>
      </w:r>
      <w:r w:rsidRPr="C009F229">
        <w:rPr>
          <w:rFonts w:ascii="Times New Roman" w:cs="Times New Roman"/>
          <w:sz w:val="28"/>
          <w:szCs w:val="28"/>
          <w:rPrChange w:id="19001" w:author="user pc" w:date="2022-03-15T10:14:00Z">
            <w:rPr/>
          </w:rPrChange>
        </w:rPr>
        <w:t>the</w:t>
      </w:r>
      <w:r>
        <w:rPr>
          <w:rFonts w:ascii="Times New Roman" w:cs="Times New Roman" w:hAnsi="Times New Roman"/>
          <w:sz w:val="28"/>
          <w:szCs w:val="28"/>
        </w:rPr>
        <w:t xml:space="preserve"> </w:t>
      </w:r>
      <w:r w:rsidRPr="F1DF26AE">
        <w:rPr>
          <w:rFonts w:ascii="Times New Roman" w:cs="Times New Roman"/>
          <w:sz w:val="28"/>
          <w:szCs w:val="28"/>
          <w:rPrChange w:id="19002" w:author="user pc" w:date="2022-03-15T10:14:00Z">
            <w:rPr/>
          </w:rPrChange>
        </w:rPr>
        <w:t>mixture.</w:t>
      </w:r>
    </w:p>
    <w:p>
      <w:pPr>
        <w:pStyle w:val="style0"/>
        <w:rPr>
          <w:rFonts w:ascii="Times New Roman" w:cs="Times New Roman"/>
          <w:sz w:val="28"/>
          <w:szCs w:val="28"/>
          <w:rPrChange w:id="19003" w:author="user pc" w:date="2022-03-15T10:14:00Z">
            <w:rPr/>
          </w:rPrChange>
        </w:rPr>
      </w:pPr>
      <w:r w:rsidRPr="52B99BE6">
        <w:rPr>
          <w:rFonts w:ascii="Times New Roman" w:cs="Times New Roman"/>
          <w:sz w:val="28"/>
          <w:szCs w:val="28"/>
          <w:rPrChange w:id="19004" w:author="user pc" w:date="2022-03-15T10:14:00Z">
            <w:rPr/>
          </w:rPrChange>
        </w:rPr>
        <w:t>[O</w:t>
      </w:r>
      <w:r>
        <w:rPr>
          <w:rFonts w:ascii="Times New Roman" w:cs="Times New Roman" w:hAnsi="Times New Roman"/>
          <w:sz w:val="28"/>
          <w:szCs w:val="28"/>
        </w:rPr>
        <w:t xml:space="preserve"> </w:t>
      </w:r>
      <w:r w:rsidRPr="7217702C">
        <w:rPr>
          <w:rFonts w:ascii="Times New Roman" w:cs="Times New Roman"/>
          <w:sz w:val="28"/>
          <w:szCs w:val="28"/>
          <w:rPrChange w:id="19005" w:author="user pc" w:date="2022-03-15T10:14:00Z">
            <w:rPr/>
          </w:rPrChange>
        </w:rPr>
        <w:t>=</w:t>
      </w:r>
      <w:r>
        <w:rPr>
          <w:rFonts w:ascii="Times New Roman" w:cs="Times New Roman" w:hAnsi="Times New Roman"/>
          <w:sz w:val="28"/>
          <w:szCs w:val="28"/>
        </w:rPr>
        <w:t xml:space="preserve"> </w:t>
      </w:r>
      <w:r w:rsidRPr="B07127CE">
        <w:rPr>
          <w:rFonts w:ascii="Times New Roman" w:cs="Times New Roman"/>
          <w:sz w:val="28"/>
          <w:szCs w:val="28"/>
          <w:rPrChange w:id="19006" w:author="user pc" w:date="2022-03-15T10:14:00Z">
            <w:rPr/>
          </w:rPrChange>
        </w:rPr>
        <w:t>16.0;S</w:t>
      </w:r>
      <w:r>
        <w:rPr>
          <w:rFonts w:ascii="Times New Roman" w:cs="Times New Roman" w:hAnsi="Times New Roman"/>
          <w:sz w:val="28"/>
          <w:szCs w:val="28"/>
        </w:rPr>
        <w:t xml:space="preserve"> </w:t>
      </w:r>
      <w:r w:rsidRPr="AADCE4FD">
        <w:rPr>
          <w:rFonts w:ascii="Times New Roman" w:cs="Times New Roman"/>
          <w:sz w:val="28"/>
          <w:szCs w:val="28"/>
          <w:rPrChange w:id="19007" w:author="user pc" w:date="2022-03-15T10:14:00Z">
            <w:rPr/>
          </w:rPrChange>
        </w:rPr>
        <w:t>=32.0;H</w:t>
      </w:r>
      <w:r>
        <w:rPr>
          <w:rFonts w:ascii="Times New Roman" w:cs="Times New Roman" w:hAnsi="Times New Roman"/>
          <w:sz w:val="28"/>
          <w:szCs w:val="28"/>
        </w:rPr>
        <w:t xml:space="preserve"> </w:t>
      </w:r>
      <w:r w:rsidRPr="DC4C8D7A">
        <w:rPr>
          <w:rFonts w:ascii="Times New Roman" w:cs="Times New Roman"/>
          <w:sz w:val="28"/>
          <w:szCs w:val="28"/>
          <w:rPrChange w:id="19008" w:author="user pc" w:date="2022-03-15T10:14:00Z">
            <w:rPr/>
          </w:rPrChange>
        </w:rPr>
        <w:t>=</w:t>
      </w:r>
      <w:r>
        <w:rPr>
          <w:rFonts w:ascii="Times New Roman" w:cs="Times New Roman" w:hAnsi="Times New Roman"/>
          <w:sz w:val="28"/>
          <w:szCs w:val="28"/>
        </w:rPr>
        <w:t xml:space="preserve"> </w:t>
      </w:r>
      <w:r w:rsidRPr="CAE8B830">
        <w:rPr>
          <w:rFonts w:ascii="Times New Roman" w:cs="Times New Roman"/>
          <w:sz w:val="28"/>
          <w:szCs w:val="28"/>
          <w:rPrChange w:id="19009" w:author="user pc" w:date="2022-03-15T10:14:00Z">
            <w:rPr/>
          </w:rPrChange>
        </w:rPr>
        <w:t>1.0;Fe</w:t>
      </w:r>
      <w:r>
        <w:rPr>
          <w:rFonts w:ascii="Times New Roman" w:cs="Times New Roman" w:hAnsi="Times New Roman"/>
          <w:sz w:val="28"/>
          <w:szCs w:val="28"/>
        </w:rPr>
        <w:t xml:space="preserve"> </w:t>
      </w:r>
      <w:r w:rsidRPr="C5FFF67B">
        <w:rPr>
          <w:rFonts w:ascii="Times New Roman" w:cs="Times New Roman"/>
          <w:sz w:val="28"/>
          <w:szCs w:val="28"/>
          <w:rPrChange w:id="19010" w:author="user pc" w:date="2022-03-15T10:14:00Z">
            <w:rPr/>
          </w:rPrChange>
        </w:rPr>
        <w:t>=</w:t>
      </w:r>
      <w:r>
        <w:rPr>
          <w:rFonts w:ascii="Times New Roman" w:cs="Times New Roman" w:hAnsi="Times New Roman"/>
          <w:sz w:val="28"/>
          <w:szCs w:val="28"/>
        </w:rPr>
        <w:t xml:space="preserve"> </w:t>
      </w:r>
      <w:r w:rsidRPr="B5486ACF">
        <w:rPr>
          <w:rFonts w:ascii="Times New Roman" w:cs="Times New Roman"/>
          <w:sz w:val="28"/>
          <w:szCs w:val="28"/>
          <w:rPrChange w:id="19011" w:author="user pc" w:date="2022-03-15T10:14:00Z">
            <w:rPr/>
          </w:rPrChange>
        </w:rPr>
        <w:t>56.0]</w:t>
      </w:r>
    </w:p>
    <w:p>
      <w:pPr>
        <w:pStyle w:val="style0"/>
        <w:rPr>
          <w:rFonts w:ascii="Times New Roman" w:cs="Times New Roman"/>
          <w:sz w:val="28"/>
          <w:szCs w:val="28"/>
          <w:rPrChange w:id="19012" w:author="user pc" w:date="2022-03-15T10:14:00Z">
            <w:rPr/>
          </w:rPrChange>
        </w:rPr>
      </w:pPr>
      <w:r w:rsidRPr="1C3A8D98">
        <w:rPr>
          <w:rFonts w:ascii="Times New Roman" w:cs="Times New Roman"/>
          <w:sz w:val="28"/>
          <w:szCs w:val="28"/>
          <w:rPrChange w:id="19013" w:author="user pc" w:date="2022-03-15T10:14:00Z">
            <w:rPr/>
          </w:rPrChange>
        </w:rPr>
        <w:t>b)(i)</w:t>
      </w:r>
      <w:r>
        <w:rPr>
          <w:rFonts w:ascii="Times New Roman" w:cs="Times New Roman" w:hAnsi="Times New Roman"/>
          <w:sz w:val="28"/>
          <w:szCs w:val="28"/>
        </w:rPr>
        <w:t xml:space="preserve"> </w:t>
      </w:r>
      <w:r w:rsidRPr="4A469B0E">
        <w:rPr>
          <w:rFonts w:ascii="Times New Roman" w:cs="Times New Roman"/>
          <w:sz w:val="28"/>
          <w:szCs w:val="28"/>
          <w:rPrChange w:id="19014" w:author="user pc" w:date="2022-03-15T10:14:00Z">
            <w:rPr/>
          </w:rPrChange>
        </w:rPr>
        <w:t>Explain</w:t>
      </w:r>
      <w:r>
        <w:rPr>
          <w:rFonts w:ascii="Times New Roman" w:cs="Times New Roman" w:hAnsi="Times New Roman"/>
          <w:sz w:val="28"/>
          <w:szCs w:val="28"/>
        </w:rPr>
        <w:t xml:space="preserve"> </w:t>
      </w:r>
      <w:r w:rsidRPr="92BD8CFD">
        <w:rPr>
          <w:rFonts w:ascii="Times New Roman" w:cs="Times New Roman"/>
          <w:sz w:val="28"/>
          <w:szCs w:val="28"/>
          <w:rPrChange w:id="19015" w:author="user pc" w:date="2022-03-15T10:14:00Z">
            <w:rPr/>
          </w:rPrChange>
        </w:rPr>
        <w:t>briefly</w:t>
      </w:r>
      <w:r>
        <w:rPr>
          <w:rFonts w:ascii="Times New Roman" w:cs="Times New Roman" w:hAnsi="Times New Roman"/>
          <w:sz w:val="28"/>
          <w:szCs w:val="28"/>
        </w:rPr>
        <w:t xml:space="preserve"> </w:t>
      </w:r>
      <w:r w:rsidRPr="AA32C3C1">
        <w:rPr>
          <w:rFonts w:ascii="Times New Roman" w:cs="Times New Roman"/>
          <w:sz w:val="28"/>
          <w:szCs w:val="28"/>
          <w:rPrChange w:id="19016" w:author="user pc" w:date="2022-03-15T10:14:00Z">
            <w:rPr/>
          </w:rPrChange>
        </w:rPr>
        <w:t>why</w:t>
      </w:r>
      <w:r>
        <w:rPr>
          <w:rFonts w:ascii="Times New Roman" w:cs="Times New Roman" w:hAnsi="Times New Roman"/>
          <w:sz w:val="28"/>
          <w:szCs w:val="28"/>
        </w:rPr>
        <w:t xml:space="preserve"> </w:t>
      </w:r>
      <w:r w:rsidRPr="70859282">
        <w:rPr>
          <w:rFonts w:ascii="Times New Roman" w:cs="Times New Roman"/>
          <w:sz w:val="28"/>
          <w:szCs w:val="28"/>
          <w:rPrChange w:id="19017" w:author="user pc" w:date="2022-03-15T10:14:00Z">
            <w:rPr/>
          </w:rPrChange>
        </w:rPr>
        <w:t>hydrochloric</w:t>
      </w:r>
      <w:r>
        <w:rPr>
          <w:rFonts w:ascii="Times New Roman" w:cs="Times New Roman" w:hAnsi="Times New Roman"/>
          <w:sz w:val="28"/>
          <w:szCs w:val="28"/>
        </w:rPr>
        <w:t xml:space="preserve"> </w:t>
      </w:r>
      <w:r w:rsidRPr="BD392F1B">
        <w:rPr>
          <w:rFonts w:ascii="Times New Roman" w:cs="Times New Roman"/>
          <w:sz w:val="28"/>
          <w:szCs w:val="28"/>
          <w:rPrChange w:id="19018" w:author="user pc" w:date="2022-03-15T10:14:00Z">
            <w:rPr/>
          </w:rPrChange>
        </w:rPr>
        <w:t>acid</w:t>
      </w:r>
      <w:r>
        <w:rPr>
          <w:rFonts w:ascii="Times New Roman" w:cs="Times New Roman" w:hAnsi="Times New Roman"/>
          <w:sz w:val="28"/>
          <w:szCs w:val="28"/>
        </w:rPr>
        <w:t xml:space="preserve"> </w:t>
      </w:r>
      <w:r w:rsidRPr="CCEF77F2">
        <w:rPr>
          <w:rFonts w:ascii="Times New Roman" w:cs="Times New Roman"/>
          <w:sz w:val="28"/>
          <w:szCs w:val="28"/>
          <w:rPrChange w:id="19019" w:author="user pc" w:date="2022-03-15T10:14:00Z">
            <w:rPr/>
          </w:rPrChange>
        </w:rPr>
        <w:t>cannot</w:t>
      </w:r>
      <w:r>
        <w:rPr>
          <w:rFonts w:ascii="Times New Roman" w:cs="Times New Roman" w:hAnsi="Times New Roman"/>
          <w:sz w:val="28"/>
          <w:szCs w:val="28"/>
        </w:rPr>
        <w:t xml:space="preserve"> </w:t>
      </w:r>
      <w:r w:rsidRPr="13913F66">
        <w:rPr>
          <w:rFonts w:ascii="Times New Roman" w:cs="Times New Roman"/>
          <w:sz w:val="28"/>
          <w:szCs w:val="28"/>
          <w:rPrChange w:id="19020" w:author="user pc" w:date="2022-03-15T10:14:00Z">
            <w:rPr/>
          </w:rPrChange>
        </w:rPr>
        <w:t>be</w:t>
      </w:r>
      <w:r>
        <w:rPr>
          <w:rFonts w:ascii="Times New Roman" w:cs="Times New Roman" w:hAnsi="Times New Roman"/>
          <w:sz w:val="28"/>
          <w:szCs w:val="28"/>
        </w:rPr>
        <w:t xml:space="preserve"> </w:t>
      </w:r>
      <w:r w:rsidRPr="E152B03B">
        <w:rPr>
          <w:rFonts w:ascii="Times New Roman" w:cs="Times New Roman"/>
          <w:sz w:val="28"/>
          <w:szCs w:val="28"/>
          <w:rPrChange w:id="19021" w:author="user pc" w:date="2022-03-15T10:14:00Z">
            <w:rPr/>
          </w:rPrChange>
        </w:rPr>
        <w:t>used</w:t>
      </w:r>
      <w:r>
        <w:rPr>
          <w:rFonts w:ascii="Times New Roman" w:cs="Times New Roman" w:hAnsi="Times New Roman"/>
          <w:sz w:val="28"/>
          <w:szCs w:val="28"/>
        </w:rPr>
        <w:t xml:space="preserve"> </w:t>
      </w:r>
      <w:r w:rsidRPr="81BD8ED5">
        <w:rPr>
          <w:rFonts w:ascii="Times New Roman" w:cs="Times New Roman"/>
          <w:sz w:val="28"/>
          <w:szCs w:val="28"/>
          <w:rPrChange w:id="19022" w:author="user pc" w:date="2022-03-15T10:14:00Z">
            <w:rPr/>
          </w:rPrChange>
        </w:rPr>
        <w:t>to</w:t>
      </w:r>
      <w:r>
        <w:rPr>
          <w:rFonts w:ascii="Times New Roman" w:cs="Times New Roman" w:hAnsi="Times New Roman"/>
          <w:sz w:val="28"/>
          <w:szCs w:val="28"/>
        </w:rPr>
        <w:t xml:space="preserve"> </w:t>
      </w:r>
      <w:r w:rsidRPr="A8BE62FA">
        <w:rPr>
          <w:rFonts w:ascii="Times New Roman" w:cs="Times New Roman"/>
          <w:sz w:val="28"/>
          <w:szCs w:val="28"/>
          <w:rPrChange w:id="19023" w:author="user pc" w:date="2022-03-15T10:14:00Z">
            <w:rPr/>
          </w:rPrChange>
        </w:rPr>
        <w:t>provide</w:t>
      </w:r>
      <w:r>
        <w:rPr>
          <w:rFonts w:ascii="Times New Roman" w:cs="Times New Roman" w:hAnsi="Times New Roman"/>
          <w:sz w:val="28"/>
          <w:szCs w:val="28"/>
        </w:rPr>
        <w:t xml:space="preserve"> </w:t>
      </w:r>
      <w:r w:rsidRPr="F6F75BAD">
        <w:rPr>
          <w:rFonts w:ascii="Times New Roman" w:cs="Times New Roman"/>
          <w:sz w:val="28"/>
          <w:szCs w:val="28"/>
          <w:rPrChange w:id="19024" w:author="user pc" w:date="2022-03-15T10:14:00Z">
            <w:rPr/>
          </w:rPrChange>
        </w:rPr>
        <w:t>an</w:t>
      </w:r>
      <w:r>
        <w:rPr>
          <w:rFonts w:ascii="Times New Roman" w:cs="Times New Roman" w:hAnsi="Times New Roman"/>
          <w:sz w:val="28"/>
          <w:szCs w:val="28"/>
        </w:rPr>
        <w:t xml:space="preserve"> </w:t>
      </w:r>
      <w:r w:rsidRPr="858912F5">
        <w:rPr>
          <w:rFonts w:ascii="Times New Roman" w:cs="Times New Roman"/>
          <w:sz w:val="28"/>
          <w:szCs w:val="28"/>
          <w:rPrChange w:id="19025" w:author="user pc" w:date="2022-03-15T10:14:00Z">
            <w:rPr/>
          </w:rPrChange>
        </w:rPr>
        <w:t>acidic</w:t>
      </w:r>
      <w:r>
        <w:rPr>
          <w:rFonts w:ascii="Times New Roman" w:cs="Times New Roman" w:hAnsi="Times New Roman"/>
          <w:sz w:val="28"/>
          <w:szCs w:val="28"/>
        </w:rPr>
        <w:t xml:space="preserve"> </w:t>
      </w:r>
      <w:r w:rsidRPr="86F33CB1">
        <w:rPr>
          <w:rFonts w:ascii="Times New Roman" w:cs="Times New Roman"/>
          <w:sz w:val="28"/>
          <w:szCs w:val="28"/>
          <w:rPrChange w:id="19026" w:author="user pc" w:date="2022-03-15T10:14:00Z">
            <w:rPr/>
          </w:rPrChange>
        </w:rPr>
        <w:t>medium</w:t>
      </w:r>
      <w:r>
        <w:rPr>
          <w:rFonts w:ascii="Times New Roman" w:cs="Times New Roman" w:hAnsi="Times New Roman"/>
          <w:sz w:val="28"/>
          <w:szCs w:val="28"/>
        </w:rPr>
        <w:t xml:space="preserve"> </w:t>
      </w:r>
      <w:r w:rsidRPr="E388D518">
        <w:rPr>
          <w:rFonts w:ascii="Times New Roman" w:cs="Times New Roman"/>
          <w:sz w:val="28"/>
          <w:szCs w:val="28"/>
          <w:rPrChange w:id="19027" w:author="user pc" w:date="2022-03-15T10:14:00Z">
            <w:rPr/>
          </w:rPrChange>
        </w:rPr>
        <w:t>in</w:t>
      </w:r>
      <w:r>
        <w:rPr>
          <w:rFonts w:ascii="Times New Roman" w:cs="Times New Roman" w:hAnsi="Times New Roman"/>
          <w:sz w:val="28"/>
          <w:szCs w:val="28"/>
        </w:rPr>
        <w:t xml:space="preserve"> </w:t>
      </w:r>
      <w:r w:rsidRPr="1277A8D5">
        <w:rPr>
          <w:rFonts w:ascii="Times New Roman" w:cs="Times New Roman"/>
          <w:sz w:val="28"/>
          <w:szCs w:val="28"/>
          <w:rPrChange w:id="19028" w:author="user pc" w:date="2022-03-15T10:14:00Z">
            <w:rPr/>
          </w:rPrChange>
        </w:rPr>
        <w:t>titrations</w:t>
      </w:r>
      <w:r>
        <w:rPr>
          <w:rFonts w:ascii="Times New Roman" w:cs="Times New Roman" w:hAnsi="Times New Roman"/>
          <w:sz w:val="28"/>
          <w:szCs w:val="28"/>
        </w:rPr>
        <w:t xml:space="preserve"> </w:t>
      </w:r>
      <w:r w:rsidRPr="23F3ACB7">
        <w:rPr>
          <w:rFonts w:ascii="Times New Roman" w:cs="Times New Roman"/>
          <w:sz w:val="28"/>
          <w:szCs w:val="28"/>
          <w:rPrChange w:id="19029" w:author="user pc" w:date="2022-03-15T10:14:00Z">
            <w:rPr/>
          </w:rPrChange>
        </w:rPr>
        <w:t>involving</w:t>
      </w:r>
      <w:r>
        <w:rPr>
          <w:rFonts w:ascii="Times New Roman" w:cs="Times New Roman" w:hAnsi="Times New Roman"/>
          <w:sz w:val="28"/>
          <w:szCs w:val="28"/>
        </w:rPr>
        <w:t xml:space="preserve"> </w:t>
      </w:r>
      <w:r w:rsidRPr="8FA35B48">
        <w:rPr>
          <w:rFonts w:ascii="Times New Roman" w:cs="Times New Roman"/>
          <w:sz w:val="28"/>
          <w:szCs w:val="28"/>
          <w:rPrChange w:id="19030" w:author="user pc" w:date="2022-03-15T10:14:00Z">
            <w:rPr/>
          </w:rPrChange>
        </w:rPr>
        <w:t>KMnO</w:t>
      </w:r>
      <w:r w:rsidRPr="CE8BE317">
        <w:rPr>
          <w:rFonts w:ascii="Times New Roman" w:cs="Times New Roman"/>
          <w:sz w:val="28"/>
          <w:szCs w:val="28"/>
          <w:vertAlign w:val="subscript"/>
          <w:rPrChange w:id="19031" w:author="user pc" w:date="2022-03-15T10:14:00Z">
            <w:rPr>
              <w:vertAlign w:val="subscript"/>
            </w:rPr>
          </w:rPrChange>
        </w:rPr>
        <w:t>4</w:t>
      </w:r>
      <w:r w:rsidRPr="8850E54D">
        <w:rPr>
          <w:rFonts w:ascii="Times New Roman" w:cs="Times New Roman"/>
          <w:sz w:val="28"/>
          <w:szCs w:val="28"/>
          <w:rPrChange w:id="19032" w:author="user pc" w:date="2022-03-15T10:14:00Z">
            <w:rPr/>
          </w:rPrChange>
        </w:rPr>
        <w:t>.</w:t>
      </w:r>
    </w:p>
    <w:p>
      <w:pPr>
        <w:pStyle w:val="style0"/>
        <w:rPr>
          <w:rFonts w:ascii="Times New Roman" w:cs="Times New Roman"/>
          <w:sz w:val="28"/>
          <w:szCs w:val="28"/>
          <w:rPrChange w:id="19033" w:author="user pc" w:date="2022-03-15T10:14:00Z">
            <w:rPr/>
          </w:rPrChange>
        </w:rPr>
      </w:pPr>
      <w:r w:rsidRPr="6D9BE181">
        <w:rPr>
          <w:rFonts w:ascii="Times New Roman" w:cs="Times New Roman"/>
          <w:sz w:val="28"/>
          <w:szCs w:val="28"/>
          <w:rPrChange w:id="19034" w:author="user pc" w:date="2022-03-15T10:14:00Z">
            <w:rPr/>
          </w:rPrChange>
        </w:rPr>
        <w:t>(ii)</w:t>
      </w:r>
      <w:r>
        <w:rPr>
          <w:rFonts w:ascii="Times New Roman" w:cs="Times New Roman" w:hAnsi="Times New Roman"/>
          <w:sz w:val="28"/>
          <w:szCs w:val="28"/>
        </w:rPr>
        <w:t xml:space="preserve"> </w:t>
      </w:r>
      <w:r w:rsidRPr="CEC0BADE">
        <w:rPr>
          <w:rFonts w:ascii="Times New Roman" w:cs="Times New Roman"/>
          <w:sz w:val="28"/>
          <w:szCs w:val="28"/>
          <w:rPrChange w:id="19035" w:author="user pc" w:date="2022-03-15T10:14:00Z">
            <w:rPr/>
          </w:rPrChange>
        </w:rPr>
        <w:t>Explain</w:t>
      </w:r>
      <w:r>
        <w:rPr>
          <w:rFonts w:ascii="Times New Roman" w:cs="Times New Roman" w:hAnsi="Times New Roman"/>
          <w:sz w:val="28"/>
          <w:szCs w:val="28"/>
        </w:rPr>
        <w:t xml:space="preserve"> </w:t>
      </w:r>
      <w:r w:rsidRPr="A4DFC87B">
        <w:rPr>
          <w:rFonts w:ascii="Times New Roman" w:cs="Times New Roman"/>
          <w:sz w:val="28"/>
          <w:szCs w:val="28"/>
          <w:rPrChange w:id="19036" w:author="user pc" w:date="2022-03-15T10:14:00Z">
            <w:rPr/>
          </w:rPrChange>
        </w:rPr>
        <w:t>why</w:t>
      </w:r>
      <w:r>
        <w:rPr>
          <w:rFonts w:ascii="Times New Roman" w:cs="Times New Roman" w:hAnsi="Times New Roman"/>
          <w:sz w:val="28"/>
          <w:szCs w:val="28"/>
        </w:rPr>
        <w:t xml:space="preserve"> </w:t>
      </w:r>
      <w:r w:rsidRPr="E8D2CF1F">
        <w:rPr>
          <w:rFonts w:ascii="Times New Roman" w:cs="Times New Roman"/>
          <w:sz w:val="28"/>
          <w:szCs w:val="28"/>
          <w:rPrChange w:id="19037" w:author="user pc" w:date="2022-03-15T10:14:00Z">
            <w:rPr/>
          </w:rPrChange>
        </w:rPr>
        <w:t>the</w:t>
      </w:r>
      <w:r>
        <w:rPr>
          <w:rFonts w:ascii="Times New Roman" w:cs="Times New Roman" w:hAnsi="Times New Roman"/>
          <w:sz w:val="28"/>
          <w:szCs w:val="28"/>
        </w:rPr>
        <w:t xml:space="preserve"> </w:t>
      </w:r>
      <w:r w:rsidRPr="7D476CEE">
        <w:rPr>
          <w:rFonts w:ascii="Times New Roman" w:cs="Times New Roman"/>
          <w:sz w:val="28"/>
          <w:szCs w:val="28"/>
          <w:rPrChange w:id="19038" w:author="user pc" w:date="2022-03-15T10:14:00Z">
            <w:rPr/>
          </w:rPrChange>
        </w:rPr>
        <w:t>upper</w:t>
      </w:r>
      <w:r>
        <w:rPr>
          <w:rFonts w:ascii="Times New Roman" w:cs="Times New Roman" w:hAnsi="Times New Roman"/>
          <w:sz w:val="28"/>
          <w:szCs w:val="28"/>
        </w:rPr>
        <w:t xml:space="preserve"> </w:t>
      </w:r>
      <w:r w:rsidRPr="0FB71008">
        <w:rPr>
          <w:rFonts w:ascii="Times New Roman" w:cs="Times New Roman"/>
          <w:sz w:val="28"/>
          <w:szCs w:val="28"/>
          <w:rPrChange w:id="19039" w:author="user pc" w:date="2022-03-15T10:14:00Z">
            <w:rPr/>
          </w:rPrChange>
        </w:rPr>
        <w:t>rim</w:t>
      </w:r>
      <w:r>
        <w:rPr>
          <w:rFonts w:ascii="Times New Roman" w:cs="Times New Roman" w:hAnsi="Times New Roman"/>
          <w:sz w:val="28"/>
          <w:szCs w:val="28"/>
        </w:rPr>
        <w:t xml:space="preserve"> </w:t>
      </w:r>
      <w:r w:rsidRPr="B39C35B8">
        <w:rPr>
          <w:rFonts w:ascii="Times New Roman" w:cs="Times New Roman"/>
          <w:sz w:val="28"/>
          <w:szCs w:val="28"/>
          <w:rPrChange w:id="19040" w:author="user pc" w:date="2022-03-15T10:14:00Z">
            <w:rPr/>
          </w:rPrChange>
        </w:rPr>
        <w:t>of</w:t>
      </w:r>
      <w:r>
        <w:rPr>
          <w:rFonts w:ascii="Times New Roman" w:cs="Times New Roman" w:hAnsi="Times New Roman"/>
          <w:sz w:val="28"/>
          <w:szCs w:val="28"/>
        </w:rPr>
        <w:t xml:space="preserve"> </w:t>
      </w:r>
      <w:r w:rsidRPr="9811E91D">
        <w:rPr>
          <w:rFonts w:ascii="Times New Roman" w:cs="Times New Roman"/>
          <w:sz w:val="28"/>
          <w:szCs w:val="28"/>
          <w:rPrChange w:id="19041" w:author="user pc" w:date="2022-03-15T10:14:00Z">
            <w:rPr/>
          </w:rPrChange>
        </w:rPr>
        <w:t>the</w:t>
      </w:r>
      <w:r>
        <w:rPr>
          <w:rFonts w:ascii="Times New Roman" w:cs="Times New Roman" w:hAnsi="Times New Roman"/>
          <w:sz w:val="28"/>
          <w:szCs w:val="28"/>
        </w:rPr>
        <w:t xml:space="preserve"> </w:t>
      </w:r>
      <w:r w:rsidRPr="D7055676">
        <w:rPr>
          <w:rFonts w:ascii="Times New Roman" w:cs="Times New Roman"/>
          <w:sz w:val="28"/>
          <w:szCs w:val="28"/>
          <w:rPrChange w:id="19042" w:author="user pc" w:date="2022-03-15T10:14:00Z">
            <w:rPr/>
          </w:rPrChange>
        </w:rPr>
        <w:t>meniscus</w:t>
      </w:r>
      <w:r>
        <w:rPr>
          <w:rFonts w:ascii="Times New Roman" w:cs="Times New Roman" w:hAnsi="Times New Roman"/>
          <w:sz w:val="28"/>
          <w:szCs w:val="28"/>
        </w:rPr>
        <w:t xml:space="preserve"> </w:t>
      </w:r>
      <w:r w:rsidRPr="E7D13DB4">
        <w:rPr>
          <w:rFonts w:ascii="Times New Roman" w:cs="Times New Roman"/>
          <w:sz w:val="28"/>
          <w:szCs w:val="28"/>
          <w:rPrChange w:id="19043" w:author="user pc" w:date="2022-03-15T10:14:00Z">
            <w:rPr/>
          </w:rPrChange>
        </w:rPr>
        <w:t>is</w:t>
      </w:r>
      <w:r>
        <w:rPr>
          <w:rFonts w:ascii="Times New Roman" w:cs="Times New Roman" w:hAnsi="Times New Roman"/>
          <w:sz w:val="28"/>
          <w:szCs w:val="28"/>
        </w:rPr>
        <w:t xml:space="preserve"> </w:t>
      </w:r>
      <w:r w:rsidRPr="BA881B9F">
        <w:rPr>
          <w:rFonts w:ascii="Times New Roman" w:cs="Times New Roman"/>
          <w:sz w:val="28"/>
          <w:szCs w:val="28"/>
          <w:rPrChange w:id="19044" w:author="user pc" w:date="2022-03-15T10:14:00Z">
            <w:rPr/>
          </w:rPrChange>
        </w:rPr>
        <w:t>read</w:t>
      </w:r>
      <w:r>
        <w:rPr>
          <w:rFonts w:ascii="Times New Roman" w:cs="Times New Roman" w:hAnsi="Times New Roman"/>
          <w:sz w:val="28"/>
          <w:szCs w:val="28"/>
        </w:rPr>
        <w:t xml:space="preserve"> </w:t>
      </w:r>
      <w:r w:rsidRPr="33EAD57C">
        <w:rPr>
          <w:rFonts w:ascii="Times New Roman" w:cs="Times New Roman"/>
          <w:sz w:val="28"/>
          <w:szCs w:val="28"/>
          <w:rPrChange w:id="19045" w:author="user pc" w:date="2022-03-15T10:14:00Z">
            <w:rPr/>
          </w:rPrChange>
        </w:rPr>
        <w:t>in</w:t>
      </w:r>
      <w:r>
        <w:rPr>
          <w:rFonts w:ascii="Times New Roman" w:cs="Times New Roman" w:hAnsi="Times New Roman"/>
          <w:sz w:val="28"/>
          <w:szCs w:val="28"/>
        </w:rPr>
        <w:t xml:space="preserve"> </w:t>
      </w:r>
      <w:r w:rsidRPr="0DDBED35">
        <w:rPr>
          <w:rFonts w:ascii="Times New Roman" w:cs="Times New Roman"/>
          <w:sz w:val="28"/>
          <w:szCs w:val="28"/>
          <w:rPrChange w:id="19046" w:author="user pc" w:date="2022-03-15T10:14:00Z">
            <w:rPr/>
          </w:rPrChange>
        </w:rPr>
        <w:t>KMnO</w:t>
      </w:r>
      <w:r w:rsidRPr="2D403198">
        <w:rPr>
          <w:rFonts w:ascii="Times New Roman" w:cs="Times New Roman"/>
          <w:sz w:val="28"/>
          <w:szCs w:val="28"/>
          <w:vertAlign w:val="subscript"/>
          <w:rPrChange w:id="19047" w:author="user pc" w:date="2022-03-15T10:14:00Z">
            <w:rPr>
              <w:vertAlign w:val="subscript"/>
            </w:rPr>
          </w:rPrChange>
        </w:rPr>
        <w:t>4</w:t>
      </w:r>
      <w:r>
        <w:rPr>
          <w:rFonts w:ascii="Times New Roman" w:cs="Times New Roman" w:hAnsi="Times New Roman"/>
          <w:sz w:val="28"/>
          <w:szCs w:val="28"/>
          <w:vertAlign w:val="subscript"/>
        </w:rPr>
        <w:t xml:space="preserve"> </w:t>
      </w:r>
      <w:r w:rsidRPr="0D168387">
        <w:rPr>
          <w:rFonts w:ascii="Times New Roman" w:cs="Times New Roman"/>
          <w:sz w:val="28"/>
          <w:szCs w:val="28"/>
          <w:rPrChange w:id="19048" w:author="user pc" w:date="2022-03-15T10:14:00Z">
            <w:rPr/>
          </w:rPrChange>
        </w:rPr>
        <w:t>titrations.</w:t>
      </w:r>
    </w:p>
    <w:p>
      <w:pPr>
        <w:pStyle w:val="style0"/>
        <w:rPr>
          <w:rFonts w:ascii="Times New Roman" w:cs="Times New Roman" w:eastAsia="宋体" w:hAnsi="Times New Roman"/>
          <w:b/>
          <w:sz w:val="28"/>
          <w:szCs w:val="28"/>
          <w:rPrChange w:id="19049" w:author="user pc" w:date="2022-03-15T10:14:00Z">
            <w:rPr>
              <w:rFonts w:ascii="Bell MT" w:eastAsia="宋体" w:hAnsi="Bell MT"/>
              <w:b/>
            </w:rPr>
          </w:rPrChange>
        </w:rPr>
      </w:pPr>
      <w:r w:rsidRPr="1858FB9F">
        <w:rPr>
          <w:rFonts w:ascii="Times New Roman" w:cs="Times New Roman"/>
          <w:sz w:val="28"/>
          <w:szCs w:val="28"/>
          <w:rPrChange w:id="19050" w:author="user pc" w:date="2022-03-15T10:14:00Z">
            <w:rPr/>
          </w:rPrChange>
        </w:rPr>
        <w:t>(iii)Why</w:t>
      </w:r>
      <w:r>
        <w:rPr>
          <w:rFonts w:ascii="Times New Roman" w:cs="Times New Roman" w:hAnsi="Times New Roman"/>
          <w:sz w:val="28"/>
          <w:szCs w:val="28"/>
        </w:rPr>
        <w:t xml:space="preserve"> </w:t>
      </w:r>
      <w:r w:rsidRPr="0A6A745C">
        <w:rPr>
          <w:rFonts w:ascii="Times New Roman" w:cs="Times New Roman"/>
          <w:sz w:val="28"/>
          <w:szCs w:val="28"/>
          <w:rPrChange w:id="19051" w:author="user pc" w:date="2022-03-15T10:14:00Z">
            <w:rPr/>
          </w:rPrChange>
        </w:rPr>
        <w:t>was</w:t>
      </w:r>
      <w:r>
        <w:rPr>
          <w:rFonts w:ascii="Times New Roman" w:cs="Times New Roman" w:hAnsi="Times New Roman"/>
          <w:sz w:val="28"/>
          <w:szCs w:val="28"/>
        </w:rPr>
        <w:t xml:space="preserve"> </w:t>
      </w:r>
      <w:r w:rsidRPr="D2F5954D">
        <w:rPr>
          <w:rFonts w:ascii="Times New Roman" w:cs="Times New Roman"/>
          <w:sz w:val="28"/>
          <w:szCs w:val="28"/>
          <w:rPrChange w:id="19052" w:author="user pc" w:date="2022-03-15T10:14:00Z">
            <w:rPr/>
          </w:rPrChange>
        </w:rPr>
        <w:t>no</w:t>
      </w:r>
      <w:r>
        <w:rPr>
          <w:rFonts w:ascii="Times New Roman" w:cs="Times New Roman" w:hAnsi="Times New Roman"/>
          <w:sz w:val="28"/>
          <w:szCs w:val="28"/>
        </w:rPr>
        <w:t xml:space="preserve"> </w:t>
      </w:r>
      <w:r w:rsidRPr="1734BA4B">
        <w:rPr>
          <w:rFonts w:ascii="Times New Roman" w:cs="Times New Roman"/>
          <w:sz w:val="28"/>
          <w:szCs w:val="28"/>
          <w:rPrChange w:id="19053" w:author="user pc" w:date="2022-03-15T10:14:00Z">
            <w:rPr/>
          </w:rPrChange>
        </w:rPr>
        <w:t>indicator</w:t>
      </w:r>
      <w:r>
        <w:rPr>
          <w:rFonts w:ascii="Times New Roman" w:cs="Times New Roman" w:hAnsi="Times New Roman"/>
          <w:sz w:val="28"/>
          <w:szCs w:val="28"/>
        </w:rPr>
        <w:t xml:space="preserve"> </w:t>
      </w:r>
      <w:r w:rsidRPr="B712FAEB">
        <w:rPr>
          <w:rFonts w:ascii="Times New Roman" w:cs="Times New Roman"/>
          <w:sz w:val="28"/>
          <w:szCs w:val="28"/>
          <w:rPrChange w:id="19054" w:author="user pc" w:date="2022-03-15T10:14:00Z">
            <w:rPr/>
          </w:rPrChange>
        </w:rPr>
        <w:t>used</w:t>
      </w:r>
      <w:r>
        <w:rPr>
          <w:rFonts w:ascii="Times New Roman" w:cs="Times New Roman" w:hAnsi="Times New Roman"/>
          <w:sz w:val="28"/>
          <w:szCs w:val="28"/>
        </w:rPr>
        <w:t xml:space="preserve"> </w:t>
      </w:r>
      <w:r w:rsidRPr="CF4AE325">
        <w:rPr>
          <w:rFonts w:ascii="Times New Roman" w:cs="Times New Roman"/>
          <w:sz w:val="28"/>
          <w:szCs w:val="28"/>
          <w:rPrChange w:id="19055" w:author="user pc" w:date="2022-03-15T10:14:00Z">
            <w:rPr/>
          </w:rPrChange>
        </w:rPr>
        <w:t>in</w:t>
      </w:r>
      <w:r>
        <w:rPr>
          <w:rFonts w:ascii="Times New Roman" w:cs="Times New Roman" w:hAnsi="Times New Roman"/>
          <w:sz w:val="28"/>
          <w:szCs w:val="28"/>
        </w:rPr>
        <w:t xml:space="preserve"> </w:t>
      </w:r>
      <w:r w:rsidRPr="B48E9356">
        <w:rPr>
          <w:rFonts w:ascii="Times New Roman" w:cs="Times New Roman"/>
          <w:sz w:val="28"/>
          <w:szCs w:val="28"/>
          <w:rPrChange w:id="19056" w:author="user pc" w:date="2022-03-15T10:14:00Z">
            <w:rPr/>
          </w:rPrChange>
        </w:rPr>
        <w:t>the</w:t>
      </w:r>
      <w:r>
        <w:rPr>
          <w:rFonts w:ascii="Times New Roman" w:cs="Times New Roman" w:hAnsi="Times New Roman"/>
          <w:sz w:val="28"/>
          <w:szCs w:val="28"/>
        </w:rPr>
        <w:t xml:space="preserve"> </w:t>
      </w:r>
      <w:r w:rsidRPr="EA296A6E">
        <w:rPr>
          <w:rFonts w:ascii="Times New Roman" w:cs="Times New Roman"/>
          <w:sz w:val="28"/>
          <w:szCs w:val="28"/>
          <w:rPrChange w:id="19057" w:author="user pc" w:date="2022-03-15T10:14:00Z">
            <w:rPr/>
          </w:rPrChange>
        </w:rPr>
        <w:t>titration?</w:t>
      </w:r>
    </w:p>
    <w:p>
      <w:pPr>
        <w:pStyle w:val="style157"/>
        <w:rPr>
          <w:rFonts w:ascii="Times New Roman" w:cs="Times New Roman" w:eastAsia="宋体" w:hAnsi="Times New Roman"/>
          <w:b/>
          <w:sz w:val="28"/>
          <w:szCs w:val="28"/>
          <w:rPrChange w:id="19058" w:author="user pc" w:date="2022-03-15T10:14:00Z">
            <w:rPr>
              <w:rFonts w:ascii="Bell MT" w:eastAsia="宋体" w:hAnsi="Bell MT"/>
              <w:b/>
            </w:rPr>
          </w:rPrChange>
        </w:rPr>
      </w:pPr>
      <w:r w:rsidRPr="B108EE6F">
        <w:rPr>
          <w:rFonts w:ascii="Times New Roman" w:cs="Times New Roman"/>
          <w:b/>
          <w:sz w:val="28"/>
          <w:szCs w:val="28"/>
          <w:rPrChange w:id="19059" w:author="user pc" w:date="2022-03-15T10:14:00Z">
            <w:rPr>
              <w:b/>
            </w:rPr>
          </w:rPrChange>
        </w:rPr>
        <w:t>Answers:</w:t>
      </w:r>
    </w:p>
    <w:p>
      <w:pPr>
        <w:pStyle w:val="style157"/>
        <w:rPr>
          <w:rFonts w:ascii="Times New Roman" w:cs="Times New Roman" w:eastAsia="宋体" w:hAnsi="Times New Roman"/>
          <w:b/>
          <w:bCs/>
          <w:sz w:val="28"/>
          <w:szCs w:val="28"/>
          <w:rPrChange w:id="19060" w:author="user pc" w:date="2022-03-15T10:14:00Z">
            <w:rPr>
              <w:rFonts w:eastAsia="宋体" w:hAnsi="Bell MT"/>
              <w:b/>
              <w:bCs/>
            </w:rPr>
          </w:rPrChange>
        </w:rPr>
      </w:pPr>
      <w:r w:rsidRPr="22BF4EFD">
        <w:rPr>
          <w:rFonts w:ascii="Times New Roman" w:cs="Times New Roman" w:eastAsia="宋体" w:hAnsi="Times New Roman"/>
          <w:b/>
          <w:bCs/>
          <w:sz w:val="28"/>
          <w:szCs w:val="28"/>
          <w:rPrChange w:id="19061" w:author="user pc" w:date="2022-03-15T10:14:00Z">
            <w:rPr>
              <w:rFonts w:eastAsia="宋体" w:hAnsi="Bell MT"/>
              <w:b/>
              <w:bCs/>
            </w:rPr>
          </w:rPrChange>
        </w:rPr>
        <w:t>aI) 0.0902 moldm</w:t>
      </w:r>
      <w:r w:rsidRPr="FDFA72C5">
        <w:rPr>
          <w:rFonts w:ascii="Times New Roman" w:cs="Times New Roman" w:eastAsia="宋体" w:hAnsi="Times New Roman"/>
          <w:b/>
          <w:bCs/>
          <w:sz w:val="28"/>
          <w:szCs w:val="28"/>
          <w:vertAlign w:val="superscript"/>
          <w:rPrChange w:id="19062" w:author="user pc" w:date="2022-03-15T10:14:00Z">
            <w:rPr>
              <w:rFonts w:eastAsia="宋体" w:hAnsi="Bell MT"/>
              <w:b/>
              <w:bCs/>
              <w:vertAlign w:val="superscript"/>
            </w:rPr>
          </w:rPrChange>
        </w:rPr>
        <w:t>-3</w:t>
      </w:r>
    </w:p>
    <w:p>
      <w:pPr>
        <w:pStyle w:val="style157"/>
        <w:rPr>
          <w:rFonts w:ascii="Times New Roman" w:cs="Times New Roman" w:eastAsia="宋体" w:hAnsi="Times New Roman"/>
          <w:b/>
          <w:bCs/>
          <w:sz w:val="28"/>
          <w:szCs w:val="28"/>
          <w:rPrChange w:id="19063" w:author="user pc" w:date="2022-03-15T10:14:00Z">
            <w:rPr>
              <w:rFonts w:eastAsia="宋体" w:hAnsi="Bell MT"/>
              <w:b/>
              <w:bCs/>
            </w:rPr>
          </w:rPrChange>
        </w:rPr>
      </w:pPr>
      <w:r w:rsidRPr="315EF446">
        <w:rPr>
          <w:rFonts w:ascii="Times New Roman" w:cs="Times New Roman" w:eastAsia="宋体" w:hAnsi="Times New Roman"/>
          <w:b/>
          <w:bCs/>
          <w:sz w:val="28"/>
          <w:szCs w:val="28"/>
          <w:rPrChange w:id="19064" w:author="user pc" w:date="2022-03-15T10:14:00Z">
            <w:rPr>
              <w:rFonts w:eastAsia="宋体" w:hAnsi="Bell MT"/>
              <w:b/>
              <w:bCs/>
            </w:rPr>
          </w:rPrChange>
        </w:rPr>
        <w:t>II) 25.08 gdm</w:t>
      </w:r>
      <w:r w:rsidRPr="E88F0BB7">
        <w:rPr>
          <w:rFonts w:ascii="Times New Roman" w:cs="Times New Roman" w:eastAsia="宋体" w:hAnsi="Times New Roman"/>
          <w:b/>
          <w:bCs/>
          <w:sz w:val="28"/>
          <w:szCs w:val="28"/>
          <w:vertAlign w:val="superscript"/>
          <w:rPrChange w:id="19065" w:author="user pc" w:date="2022-03-15T10:14:00Z">
            <w:rPr>
              <w:rFonts w:eastAsia="宋体" w:hAnsi="Bell MT"/>
              <w:b/>
              <w:bCs/>
              <w:vertAlign w:val="superscript"/>
            </w:rPr>
          </w:rPrChange>
        </w:rPr>
        <w:t>-3</w:t>
      </w:r>
    </w:p>
    <w:p>
      <w:pPr>
        <w:pStyle w:val="style157"/>
        <w:rPr>
          <w:rFonts w:ascii="Times New Roman" w:cs="Times New Roman" w:eastAsia="宋体" w:hAnsi="Times New Roman"/>
          <w:b/>
          <w:bCs/>
          <w:sz w:val="28"/>
          <w:szCs w:val="28"/>
          <w:rPrChange w:id="19066" w:author="user pc" w:date="2022-03-15T10:14:00Z">
            <w:rPr>
              <w:rFonts w:eastAsia="宋体" w:hAnsi="Bell MT"/>
              <w:b/>
              <w:bCs/>
            </w:rPr>
          </w:rPrChange>
        </w:rPr>
      </w:pPr>
      <w:r w:rsidRPr="F0347AD8">
        <w:rPr>
          <w:rFonts w:ascii="Times New Roman" w:cs="Times New Roman" w:eastAsia="宋体" w:hAnsi="Times New Roman"/>
          <w:b/>
          <w:bCs/>
          <w:sz w:val="28"/>
          <w:szCs w:val="28"/>
          <w:rPrChange w:id="19067" w:author="user pc" w:date="2022-03-15T10:14:00Z">
            <w:rPr>
              <w:rFonts w:eastAsia="宋体" w:hAnsi="Bell MT"/>
              <w:b/>
              <w:bCs/>
            </w:rPr>
          </w:rPrChange>
        </w:rPr>
        <w:t>III) 74.7%</w:t>
      </w:r>
    </w:p>
    <w:p>
      <w:pPr>
        <w:pStyle w:val="style157"/>
        <w:rPr>
          <w:rFonts w:ascii="Times New Roman" w:cs="Times New Roman" w:eastAsia="宋体" w:hAnsi="Times New Roman"/>
          <w:b/>
          <w:bCs/>
          <w:sz w:val="28"/>
          <w:szCs w:val="28"/>
          <w:rPrChange w:id="19068" w:author="user pc" w:date="2022-03-15T10:14:00Z">
            <w:rPr>
              <w:rFonts w:ascii="Bell MT" w:eastAsia="宋体" w:hAnsi="Bell MT"/>
              <w:b/>
              <w:bCs/>
            </w:rPr>
          </w:rPrChange>
        </w:rPr>
      </w:pPr>
      <w:r w:rsidRPr="552FA676">
        <w:rPr>
          <w:rFonts w:ascii="Times New Roman" w:cs="Times New Roman" w:eastAsia="宋体" w:hAnsi="Times New Roman"/>
          <w:b/>
          <w:bCs/>
          <w:sz w:val="28"/>
          <w:szCs w:val="28"/>
          <w:rPrChange w:id="19069" w:author="user pc" w:date="2022-03-15T10:14:00Z">
            <w:rPr>
              <w:rFonts w:eastAsia="宋体" w:hAnsi="Bell MT"/>
              <w:b/>
              <w:bCs/>
            </w:rPr>
          </w:rPrChange>
        </w:rPr>
        <w:t>b(i) Hydrochloric acid cannot be used because KMnO</w:t>
      </w:r>
      <w:r w:rsidRPr="6B5847DB">
        <w:rPr>
          <w:rFonts w:ascii="Times New Roman" w:cs="Times New Roman" w:eastAsia="宋体" w:hAnsi="Times New Roman"/>
          <w:b/>
          <w:bCs/>
          <w:sz w:val="28"/>
          <w:szCs w:val="28"/>
          <w:vertAlign w:val="subscript"/>
          <w:rPrChange w:id="19070" w:author="user pc" w:date="2022-03-15T10:14:00Z">
            <w:rPr>
              <w:rFonts w:ascii="Bell MT" w:eastAsia="宋体" w:hAnsi="Bell MT"/>
              <w:b/>
              <w:bCs/>
              <w:vertAlign w:val="subscript"/>
            </w:rPr>
          </w:rPrChange>
        </w:rPr>
        <w:t>4</w:t>
      </w:r>
      <w:r w:rsidRPr="8A8D8C8C">
        <w:rPr>
          <w:rFonts w:ascii="Times New Roman" w:cs="Times New Roman" w:eastAsia="宋体" w:hAnsi="Times New Roman"/>
          <w:b/>
          <w:bCs/>
          <w:sz w:val="28"/>
          <w:szCs w:val="28"/>
          <w:rPrChange w:id="19071" w:author="user pc" w:date="2022-03-15T10:14:00Z">
            <w:rPr>
              <w:rFonts w:ascii="Bell MT" w:eastAsia="宋体" w:hAnsi="Bell MT"/>
              <w:b/>
              <w:bCs/>
            </w:rPr>
          </w:rPrChange>
        </w:rPr>
        <w:t xml:space="preserve"> will react with it to produce chlorine gas / KMnO</w:t>
      </w:r>
      <w:r w:rsidRPr="77C34C7E">
        <w:rPr>
          <w:rFonts w:ascii="Times New Roman" w:cs="Times New Roman" w:eastAsia="宋体" w:hAnsi="Times New Roman"/>
          <w:b/>
          <w:bCs/>
          <w:sz w:val="28"/>
          <w:szCs w:val="28"/>
          <w:vertAlign w:val="subscript"/>
          <w:rPrChange w:id="19072" w:author="user pc" w:date="2022-03-15T10:14:00Z">
            <w:rPr>
              <w:rFonts w:ascii="Bell MT" w:eastAsia="宋体" w:hAnsi="Bell MT"/>
              <w:b/>
              <w:bCs/>
              <w:vertAlign w:val="subscript"/>
            </w:rPr>
          </w:rPrChange>
        </w:rPr>
        <w:t xml:space="preserve">4 </w:t>
      </w:r>
      <w:r w:rsidRPr="1EA541EC">
        <w:rPr>
          <w:rFonts w:ascii="Times New Roman" w:cs="Times New Roman" w:eastAsia="宋体" w:hAnsi="Times New Roman"/>
          <w:b/>
          <w:bCs/>
          <w:sz w:val="28"/>
          <w:szCs w:val="28"/>
          <w:rPrChange w:id="19073" w:author="user pc" w:date="2022-03-15T10:14:00Z">
            <w:rPr>
              <w:rFonts w:ascii="Bell MT" w:eastAsia="宋体" w:hAnsi="Bell MT"/>
              <w:b/>
              <w:bCs/>
            </w:rPr>
          </w:rPrChange>
        </w:rPr>
        <w:t>will oxidise HCl</w:t>
      </w:r>
      <w:r w:rsidRPr="E09E5277">
        <w:rPr>
          <w:rFonts w:ascii="Times New Roman" w:cs="Times New Roman" w:eastAsia="宋体" w:hAnsi="Times New Roman"/>
          <w:b/>
          <w:bCs/>
          <w:sz w:val="28"/>
          <w:szCs w:val="28"/>
          <w:vertAlign w:val="subscript"/>
          <w:rPrChange w:id="19074" w:author="user pc" w:date="2022-03-15T10:14:00Z">
            <w:rPr>
              <w:rFonts w:ascii="Bell MT" w:eastAsia="宋体" w:hAnsi="Bell MT"/>
              <w:b/>
              <w:bCs/>
              <w:vertAlign w:val="subscript"/>
            </w:rPr>
          </w:rPrChange>
        </w:rPr>
        <w:t>(aq)</w:t>
      </w:r>
      <w:r w:rsidRPr="07613E56">
        <w:rPr>
          <w:rFonts w:ascii="Times New Roman" w:cs="Times New Roman" w:eastAsia="宋体" w:hAnsi="Times New Roman"/>
          <w:b/>
          <w:bCs/>
          <w:sz w:val="28"/>
          <w:szCs w:val="28"/>
          <w:rPrChange w:id="19075" w:author="user pc" w:date="2022-03-15T10:14:00Z">
            <w:rPr>
              <w:rFonts w:ascii="Bell MT" w:eastAsia="宋体" w:hAnsi="Bell MT"/>
              <w:b/>
              <w:bCs/>
            </w:rPr>
          </w:rPrChange>
        </w:rPr>
        <w:t xml:space="preserve"> to produce chlorine gas OR HCl </w:t>
      </w:r>
      <w:r w:rsidRPr="EA444CFB">
        <w:rPr>
          <w:rFonts w:ascii="Times New Roman" w:cs="Times New Roman" w:eastAsia="宋体" w:hAnsi="Times New Roman"/>
          <w:b/>
          <w:bCs/>
          <w:sz w:val="28"/>
          <w:szCs w:val="28"/>
          <w:vertAlign w:val="subscript"/>
          <w:rPrChange w:id="19076" w:author="user pc" w:date="2022-03-15T10:14:00Z">
            <w:rPr>
              <w:rFonts w:ascii="Bell MT" w:eastAsia="宋体" w:hAnsi="Bell MT"/>
              <w:b/>
              <w:bCs/>
              <w:vertAlign w:val="subscript"/>
            </w:rPr>
          </w:rPrChange>
        </w:rPr>
        <w:t xml:space="preserve">(aq) </w:t>
      </w:r>
      <w:r w:rsidRPr="C2F44F8F">
        <w:rPr>
          <w:rFonts w:ascii="Times New Roman" w:cs="Times New Roman" w:eastAsia="宋体" w:hAnsi="Times New Roman"/>
          <w:b/>
          <w:bCs/>
          <w:sz w:val="28"/>
          <w:szCs w:val="28"/>
          <w:rPrChange w:id="19077" w:author="user pc" w:date="2022-03-15T10:14:00Z">
            <w:rPr>
              <w:rFonts w:ascii="Bell MT" w:eastAsia="宋体" w:hAnsi="Bell MT"/>
              <w:b/>
              <w:bCs/>
            </w:rPr>
          </w:rPrChange>
        </w:rPr>
        <w:t>will reduce KMnO</w:t>
      </w:r>
      <w:r w:rsidRPr="B1096C2A">
        <w:rPr>
          <w:rFonts w:ascii="Times New Roman" w:cs="Times New Roman" w:eastAsia="宋体" w:hAnsi="Times New Roman"/>
          <w:b/>
          <w:bCs/>
          <w:sz w:val="28"/>
          <w:szCs w:val="28"/>
          <w:vertAlign w:val="subscript"/>
          <w:rPrChange w:id="19078" w:author="user pc" w:date="2022-03-15T10:14:00Z">
            <w:rPr>
              <w:rFonts w:ascii="Bell MT" w:eastAsia="宋体" w:hAnsi="Bell MT"/>
              <w:b/>
              <w:bCs/>
              <w:vertAlign w:val="subscript"/>
            </w:rPr>
          </w:rPrChange>
        </w:rPr>
        <w:t xml:space="preserve">4 </w:t>
      </w:r>
      <w:r w:rsidRPr="F31C3F87">
        <w:rPr>
          <w:rFonts w:ascii="Times New Roman" w:cs="Times New Roman" w:eastAsia="宋体" w:hAnsi="Times New Roman"/>
          <w:b/>
          <w:bCs/>
          <w:sz w:val="28"/>
          <w:szCs w:val="28"/>
          <w:rPrChange w:id="19079" w:author="user pc" w:date="2022-03-15T10:14:00Z">
            <w:rPr>
              <w:rFonts w:ascii="Bell MT" w:eastAsia="宋体" w:hAnsi="Bell MT"/>
              <w:b/>
              <w:bCs/>
            </w:rPr>
          </w:rPrChange>
        </w:rPr>
        <w:t>to produce Mn</w:t>
      </w:r>
      <w:r w:rsidRPr="21DAB5A5">
        <w:rPr>
          <w:rFonts w:ascii="Times New Roman" w:cs="Times New Roman" w:eastAsia="宋体" w:hAnsi="Times New Roman"/>
          <w:b/>
          <w:bCs/>
          <w:sz w:val="28"/>
          <w:szCs w:val="28"/>
          <w:vertAlign w:val="superscript"/>
          <w:rPrChange w:id="19080" w:author="user pc" w:date="2022-03-15T10:14:00Z">
            <w:rPr>
              <w:rFonts w:ascii="Bell MT" w:eastAsia="宋体" w:hAnsi="Bell MT"/>
              <w:b/>
              <w:bCs/>
              <w:vertAlign w:val="superscript"/>
            </w:rPr>
          </w:rPrChange>
        </w:rPr>
        <w:t>2+</w:t>
      </w:r>
    </w:p>
    <w:p>
      <w:pPr>
        <w:pStyle w:val="style157"/>
        <w:rPr>
          <w:rFonts w:ascii="Times New Roman" w:cs="Times New Roman" w:eastAsia="宋体" w:hAnsi="Times New Roman"/>
          <w:b/>
          <w:bCs/>
          <w:sz w:val="28"/>
          <w:szCs w:val="28"/>
          <w:rPrChange w:id="19081" w:author="user pc" w:date="2022-03-15T10:14:00Z">
            <w:rPr>
              <w:rFonts w:ascii="Bell MT" w:eastAsia="宋体" w:hAnsi="Bell MT"/>
              <w:b/>
              <w:bCs/>
            </w:rPr>
          </w:rPrChange>
        </w:rPr>
      </w:pPr>
      <w:r w:rsidRPr="ADA5294B">
        <w:rPr>
          <w:rFonts w:ascii="Times New Roman" w:cs="Times New Roman" w:eastAsia="宋体" w:hAnsi="Times New Roman"/>
          <w:b/>
          <w:bCs/>
          <w:sz w:val="28"/>
          <w:szCs w:val="28"/>
          <w:rPrChange w:id="19082" w:author="user pc" w:date="2022-03-15T10:14:00Z">
            <w:rPr>
              <w:rFonts w:ascii="Bell MT" w:eastAsia="宋体" w:hAnsi="Bell MT"/>
              <w:b/>
              <w:bCs/>
            </w:rPr>
          </w:rPrChange>
        </w:rPr>
        <w:t>(ii) KMnO</w:t>
      </w:r>
      <w:r w:rsidRPr="9B6D19FE">
        <w:rPr>
          <w:rFonts w:ascii="Times New Roman" w:cs="Times New Roman" w:eastAsia="宋体" w:hAnsi="Times New Roman"/>
          <w:b/>
          <w:bCs/>
          <w:sz w:val="28"/>
          <w:szCs w:val="28"/>
          <w:vertAlign w:val="subscript"/>
          <w:rPrChange w:id="19083" w:author="user pc" w:date="2022-03-15T10:14:00Z">
            <w:rPr>
              <w:rFonts w:ascii="Bell MT" w:eastAsia="宋体" w:hAnsi="Bell MT"/>
              <w:b/>
              <w:bCs/>
              <w:vertAlign w:val="subscript"/>
            </w:rPr>
          </w:rPrChange>
        </w:rPr>
        <w:t xml:space="preserve">4 </w:t>
      </w:r>
      <w:r w:rsidRPr="6A6F500E">
        <w:rPr>
          <w:rFonts w:ascii="Times New Roman" w:cs="Times New Roman" w:eastAsia="宋体" w:hAnsi="Times New Roman"/>
          <w:b/>
          <w:bCs/>
          <w:sz w:val="28"/>
          <w:szCs w:val="28"/>
          <w:rPrChange w:id="19084" w:author="user pc" w:date="2022-03-15T10:14:00Z">
            <w:rPr>
              <w:rFonts w:ascii="Bell MT" w:eastAsia="宋体" w:hAnsi="Bell MT"/>
              <w:b/>
              <w:bCs/>
            </w:rPr>
          </w:rPrChange>
        </w:rPr>
        <w:t>is a coloured solution hence, the lower meniscus cannot be seen while the upper meniscus can be seen and read.</w:t>
      </w:r>
    </w:p>
    <w:p>
      <w:pPr>
        <w:pStyle w:val="style157"/>
        <w:rPr>
          <w:rFonts w:ascii="Times New Roman" w:cs="Times New Roman" w:eastAsia="宋体" w:hAnsi="Times New Roman"/>
          <w:b/>
          <w:bCs/>
          <w:sz w:val="28"/>
          <w:szCs w:val="28"/>
          <w:rPrChange w:id="19085" w:author="user pc" w:date="2022-03-15T10:14:00Z">
            <w:rPr>
              <w:rFonts w:ascii="Bell MT" w:eastAsia="宋体" w:hAnsi="Bell MT"/>
              <w:b/>
              <w:bCs/>
            </w:rPr>
          </w:rPrChange>
        </w:rPr>
      </w:pPr>
      <w:r w:rsidRPr="88254911">
        <w:rPr>
          <w:rFonts w:ascii="Times New Roman" w:cs="Times New Roman" w:eastAsia="宋体" w:hAnsi="Times New Roman"/>
          <w:b/>
          <w:bCs/>
          <w:sz w:val="28"/>
          <w:szCs w:val="28"/>
          <w:rPrChange w:id="19086" w:author="user pc" w:date="2022-03-15T10:14:00Z">
            <w:rPr>
              <w:rFonts w:ascii="Bell MT" w:eastAsia="宋体" w:hAnsi="Bell MT"/>
              <w:b/>
              <w:bCs/>
            </w:rPr>
          </w:rPrChange>
        </w:rPr>
        <w:t>(iii) No indicator was used because KMnO</w:t>
      </w:r>
      <w:r w:rsidRPr="8C8345BD">
        <w:rPr>
          <w:rFonts w:ascii="Times New Roman" w:cs="Times New Roman" w:eastAsia="宋体" w:hAnsi="Times New Roman"/>
          <w:b/>
          <w:bCs/>
          <w:sz w:val="28"/>
          <w:szCs w:val="28"/>
          <w:vertAlign w:val="subscript"/>
          <w:rPrChange w:id="19087" w:author="user pc" w:date="2022-03-15T10:14:00Z">
            <w:rPr>
              <w:rFonts w:ascii="Bell MT" w:eastAsia="宋体" w:hAnsi="Bell MT"/>
              <w:b/>
              <w:bCs/>
              <w:vertAlign w:val="subscript"/>
            </w:rPr>
          </w:rPrChange>
        </w:rPr>
        <w:t>4</w:t>
      </w:r>
      <w:r w:rsidRPr="1EE9296A">
        <w:rPr>
          <w:rFonts w:ascii="Times New Roman" w:cs="Times New Roman" w:eastAsia="宋体" w:hAnsi="Times New Roman"/>
          <w:b/>
          <w:bCs/>
          <w:sz w:val="28"/>
          <w:szCs w:val="28"/>
          <w:rPrChange w:id="19088" w:author="user pc" w:date="2022-03-15T10:14:00Z">
            <w:rPr>
              <w:rFonts w:ascii="Bell MT" w:eastAsia="宋体" w:hAnsi="Bell MT"/>
              <w:b/>
              <w:bCs/>
            </w:rPr>
          </w:rPrChange>
        </w:rPr>
        <w:t xml:space="preserve"> is a self-indicator / self – indicating/ acts or serves as an indicator.</w:t>
      </w:r>
    </w:p>
    <w:p>
      <w:pPr>
        <w:pStyle w:val="style157"/>
        <w:rPr>
          <w:rFonts w:ascii="Times New Roman" w:cs="Times New Roman" w:eastAsia="宋体" w:hAnsi="Times New Roman"/>
          <w:b/>
          <w:sz w:val="28"/>
          <w:szCs w:val="28"/>
          <w:rPrChange w:id="19089"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19090" w:author="user pc" w:date="2022-03-15T10:14:00Z">
            <w:rPr>
              <w:rFonts w:ascii="Bell MT" w:eastAsia="宋体" w:hAnsi="Bell MT"/>
              <w:b/>
            </w:rPr>
          </w:rPrChange>
        </w:rPr>
      </w:pPr>
    </w:p>
    <w:p>
      <w:pPr>
        <w:pStyle w:val="style157"/>
        <w:numPr>
          <w:ilvl w:val="0"/>
          <w:numId w:val="29"/>
        </w:numPr>
        <w:rPr>
          <w:rFonts w:ascii="Times New Roman" w:cs="Times New Roman" w:eastAsia="宋体" w:hAnsi="Times New Roman"/>
          <w:sz w:val="28"/>
          <w:szCs w:val="28"/>
        </w:rPr>
      </w:pPr>
      <w:r w:rsidRPr="73F361B7">
        <w:rPr>
          <w:rFonts w:ascii="Times New Roman" w:cs="Times New Roman" w:eastAsia="宋体" w:hAnsi="Times New Roman"/>
          <w:sz w:val="28"/>
          <w:szCs w:val="28"/>
          <w:rPrChange w:id="19091" w:author="user pc" w:date="2022-03-15T10:14:00Z">
            <w:rPr>
              <w:rFonts w:eastAsia="宋体" w:hAnsi="Bell MT"/>
            </w:rPr>
          </w:rPrChange>
        </w:rPr>
        <w:t>What is the Concentration of a solution which contains 0.28 g of potassium hydroxide in 100 cm</w:t>
      </w:r>
      <w:r w:rsidRPr="8AD83CDE">
        <w:rPr>
          <w:rFonts w:ascii="Times New Roman" w:cs="Times New Roman" w:eastAsia="宋体" w:hAnsi="Times New Roman"/>
          <w:sz w:val="28"/>
          <w:szCs w:val="28"/>
          <w:vertAlign w:val="superscript"/>
          <w:rPrChange w:id="19092" w:author="user pc" w:date="2022-03-15T10:14:00Z">
            <w:rPr>
              <w:rFonts w:eastAsia="宋体" w:hAnsi="Bell MT"/>
              <w:vertAlign w:val="superscript"/>
            </w:rPr>
          </w:rPrChange>
        </w:rPr>
        <w:t>3</w:t>
      </w:r>
      <w:r w:rsidRPr="0CCB4CC7">
        <w:rPr>
          <w:rFonts w:ascii="Times New Roman" w:cs="Times New Roman" w:eastAsia="宋体" w:hAnsi="Times New Roman"/>
          <w:sz w:val="28"/>
          <w:szCs w:val="28"/>
          <w:rPrChange w:id="19093" w:author="user pc" w:date="2022-03-15T10:14:00Z">
            <w:rPr>
              <w:rFonts w:eastAsia="宋体" w:hAnsi="Bell MT"/>
            </w:rPr>
          </w:rPrChange>
        </w:rPr>
        <w:t xml:space="preserve">solution? [KOH = 56]. </w:t>
      </w:r>
      <w:r w:rsidRPr="45E7C7D4">
        <w:rPr>
          <w:rFonts w:ascii="Times New Roman" w:cs="Times New Roman" w:eastAsia="宋体" w:hAnsi="Times New Roman"/>
          <w:b/>
          <w:bCs/>
          <w:sz w:val="28"/>
          <w:szCs w:val="28"/>
          <w:rPrChange w:id="19094" w:author="user pc" w:date="2022-03-15T10:14:00Z">
            <w:rPr>
              <w:rFonts w:eastAsia="宋体" w:hAnsi="Bell MT"/>
              <w:b/>
              <w:bCs/>
            </w:rPr>
          </w:rPrChange>
        </w:rPr>
        <w:t>Ans. = 0.05 moldm</w:t>
      </w:r>
      <w:r w:rsidRPr="3365A5EE">
        <w:rPr>
          <w:rFonts w:ascii="Times New Roman" w:cs="Times New Roman" w:eastAsia="宋体" w:hAnsi="Times New Roman"/>
          <w:b/>
          <w:bCs/>
          <w:sz w:val="28"/>
          <w:szCs w:val="28"/>
          <w:vertAlign w:val="superscript"/>
          <w:rPrChange w:id="19095" w:author="user pc" w:date="2022-03-15T10:14:00Z">
            <w:rPr>
              <w:rFonts w:eastAsia="宋体" w:hAnsi="Bell MT"/>
              <w:b/>
              <w:bCs/>
              <w:vertAlign w:val="superscript"/>
            </w:rPr>
          </w:rPrChange>
        </w:rPr>
        <w:t>-3</w:t>
      </w:r>
      <w:r w:rsidRPr="1BA9FDFD">
        <w:rPr>
          <w:rFonts w:ascii="Times New Roman" w:cs="Times New Roman" w:eastAsia="宋体" w:hAnsi="Times New Roman"/>
          <w:b/>
          <w:bCs/>
          <w:sz w:val="28"/>
          <w:szCs w:val="28"/>
          <w:rPrChange w:id="19096" w:author="user pc" w:date="2022-03-15T10:14:00Z">
            <w:rPr>
              <w:rFonts w:eastAsia="宋体" w:hAnsi="Bell MT"/>
              <w:b/>
              <w:bCs/>
            </w:rPr>
          </w:rPrChange>
        </w:rPr>
        <w:t>.</w:t>
      </w:r>
    </w:p>
    <w:p>
      <w:pPr>
        <w:pStyle w:val="style157"/>
        <w:numPr>
          <w:ilvl w:val="0"/>
          <w:numId w:val="29"/>
        </w:numPr>
        <w:rPr>
          <w:rFonts w:ascii="Times New Roman" w:cs="Times New Roman" w:eastAsia="宋体" w:hAnsi="Times New Roman"/>
          <w:sz w:val="28"/>
          <w:szCs w:val="28"/>
          <w:rPrChange w:id="19097" w:author="user pc" w:date="2022-03-15T10:14:00Z">
            <w:rPr>
              <w:rFonts w:eastAsia="宋体" w:hAnsi="Bell MT"/>
            </w:rPr>
          </w:rPrChange>
        </w:rPr>
      </w:pPr>
      <w:r w:rsidRPr="F89AB39A">
        <w:rPr>
          <w:rFonts w:ascii="Times New Roman" w:cs="Times New Roman" w:eastAsia="宋体" w:hAnsi="Times New Roman"/>
          <w:sz w:val="28"/>
          <w:szCs w:val="28"/>
          <w:rPrChange w:id="19098" w:author="user pc" w:date="2022-03-15T10:14:00Z">
            <w:rPr>
              <w:rFonts w:eastAsia="宋体" w:hAnsi="Bell MT"/>
            </w:rPr>
          </w:rPrChange>
        </w:rPr>
        <w:t>2.86 g of washing soda, Na</w:t>
      </w:r>
      <w:r w:rsidRPr="C1F0E2BD">
        <w:rPr>
          <w:rFonts w:ascii="Times New Roman" w:cs="Times New Roman" w:eastAsia="宋体" w:hAnsi="Times New Roman"/>
          <w:sz w:val="28"/>
          <w:szCs w:val="28"/>
          <w:vertAlign w:val="subscript"/>
          <w:rPrChange w:id="19099" w:author="user pc" w:date="2022-03-15T10:14:00Z">
            <w:rPr>
              <w:rFonts w:eastAsia="宋体" w:hAnsi="Bell MT"/>
              <w:vertAlign w:val="subscript"/>
            </w:rPr>
          </w:rPrChange>
        </w:rPr>
        <w:t>2</w:t>
      </w:r>
      <w:r w:rsidRPr="4F3D878E">
        <w:rPr>
          <w:rFonts w:ascii="Times New Roman" w:cs="Times New Roman" w:eastAsia="宋体" w:hAnsi="Times New Roman"/>
          <w:sz w:val="28"/>
          <w:szCs w:val="28"/>
          <w:rPrChange w:id="19100" w:author="user pc" w:date="2022-03-15T10:14:00Z">
            <w:rPr>
              <w:rFonts w:eastAsia="宋体" w:hAnsi="Bell MT"/>
            </w:rPr>
          </w:rPrChange>
        </w:rPr>
        <w:t>CO</w:t>
      </w:r>
      <w:r w:rsidRPr="06C698DB">
        <w:rPr>
          <w:rFonts w:ascii="Times New Roman" w:cs="Times New Roman" w:eastAsia="宋体" w:hAnsi="Times New Roman"/>
          <w:sz w:val="28"/>
          <w:szCs w:val="28"/>
          <w:vertAlign w:val="subscript"/>
          <w:rPrChange w:id="19101" w:author="user pc" w:date="2022-03-15T10:14:00Z">
            <w:rPr>
              <w:rFonts w:eastAsia="宋体" w:hAnsi="Bell MT"/>
              <w:vertAlign w:val="subscript"/>
            </w:rPr>
          </w:rPrChange>
        </w:rPr>
        <w:t>3</w:t>
      </w:r>
      <w:r w:rsidRPr="23A3EA1D">
        <w:rPr>
          <w:rFonts w:ascii="Times New Roman" w:cs="Times New Roman" w:eastAsia="宋体" w:hAnsi="Times New Roman"/>
          <w:sz w:val="28"/>
          <w:szCs w:val="28"/>
          <w:rPrChange w:id="19102" w:author="user pc" w:date="2022-03-15T10:14:00Z">
            <w:rPr>
              <w:rFonts w:eastAsia="宋体" w:hAnsi="Bell MT"/>
            </w:rPr>
          </w:rPrChange>
        </w:rPr>
        <w:t>.XH</w:t>
      </w:r>
      <w:r w:rsidRPr="D655A172">
        <w:rPr>
          <w:rFonts w:ascii="Times New Roman" w:cs="Times New Roman" w:eastAsia="宋体" w:hAnsi="Times New Roman"/>
          <w:sz w:val="28"/>
          <w:szCs w:val="28"/>
          <w:vertAlign w:val="subscript"/>
          <w:rPrChange w:id="19103" w:author="user pc" w:date="2022-03-15T10:14:00Z">
            <w:rPr>
              <w:rFonts w:eastAsia="宋体" w:hAnsi="Bell MT"/>
              <w:vertAlign w:val="subscript"/>
            </w:rPr>
          </w:rPrChange>
        </w:rPr>
        <w:t>2</w:t>
      </w:r>
      <w:r w:rsidRPr="AEC57293">
        <w:rPr>
          <w:rFonts w:ascii="Times New Roman" w:cs="Times New Roman" w:eastAsia="宋体" w:hAnsi="Times New Roman"/>
          <w:sz w:val="28"/>
          <w:szCs w:val="28"/>
          <w:rPrChange w:id="19104" w:author="user pc" w:date="2022-03-15T10:14:00Z">
            <w:rPr>
              <w:rFonts w:eastAsia="宋体" w:hAnsi="Bell MT"/>
            </w:rPr>
          </w:rPrChange>
        </w:rPr>
        <w:t>O,</w:t>
      </w:r>
      <w:r>
        <w:rPr>
          <w:rFonts w:ascii="Times New Roman" w:cs="Times New Roman" w:eastAsia="宋体" w:hAnsi="Times New Roman"/>
          <w:sz w:val="28"/>
          <w:szCs w:val="28"/>
        </w:rPr>
        <w:t xml:space="preserve"> </w:t>
      </w:r>
      <w:r w:rsidRPr="5901E7C5">
        <w:rPr>
          <w:rFonts w:ascii="Times New Roman" w:cs="Times New Roman" w:eastAsia="宋体" w:hAnsi="Times New Roman"/>
          <w:sz w:val="28"/>
          <w:szCs w:val="28"/>
          <w:rPrChange w:id="19105" w:author="user pc" w:date="2022-03-15T10:14:00Z">
            <w:rPr>
              <w:rFonts w:eastAsia="宋体" w:hAnsi="Bell MT"/>
            </w:rPr>
          </w:rPrChange>
        </w:rPr>
        <w:t>were dissolved in 100 cm</w:t>
      </w:r>
      <w:r w:rsidRPr="E98FAC86">
        <w:rPr>
          <w:rFonts w:ascii="Times New Roman" w:cs="Times New Roman" w:eastAsia="宋体" w:hAnsi="Times New Roman"/>
          <w:sz w:val="28"/>
          <w:szCs w:val="28"/>
          <w:vertAlign w:val="superscript"/>
          <w:rPrChange w:id="19106" w:author="user pc" w:date="2022-03-15T10:14:00Z">
            <w:rPr>
              <w:rFonts w:eastAsia="宋体" w:hAnsi="Bell MT"/>
              <w:vertAlign w:val="superscript"/>
            </w:rPr>
          </w:rPrChange>
        </w:rPr>
        <w:t>3</w:t>
      </w:r>
      <w:r w:rsidRPr="8B723A1F">
        <w:rPr>
          <w:rFonts w:ascii="Times New Roman" w:cs="Times New Roman" w:eastAsia="宋体" w:hAnsi="Times New Roman"/>
          <w:sz w:val="28"/>
          <w:szCs w:val="28"/>
          <w:rPrChange w:id="19107" w:author="user pc" w:date="2022-03-15T10:14:00Z">
            <w:rPr>
              <w:rFonts w:eastAsia="宋体" w:hAnsi="Bell MT"/>
            </w:rPr>
          </w:rPrChange>
        </w:rPr>
        <w:t xml:space="preserve"> of water. 12.15 cm</w:t>
      </w:r>
      <w:r w:rsidRPr="17419986">
        <w:rPr>
          <w:rFonts w:ascii="Times New Roman" w:cs="Times New Roman" w:eastAsia="宋体" w:hAnsi="Times New Roman"/>
          <w:sz w:val="28"/>
          <w:szCs w:val="28"/>
          <w:vertAlign w:val="superscript"/>
          <w:rPrChange w:id="19108" w:author="user pc" w:date="2022-03-15T10:14:00Z">
            <w:rPr>
              <w:rFonts w:eastAsia="宋体" w:hAnsi="Bell MT"/>
              <w:vertAlign w:val="superscript"/>
            </w:rPr>
          </w:rPrChange>
        </w:rPr>
        <w:t>3</w:t>
      </w:r>
      <w:r w:rsidRPr="B3524B79">
        <w:rPr>
          <w:rFonts w:ascii="Times New Roman" w:cs="Times New Roman" w:eastAsia="宋体" w:hAnsi="Times New Roman"/>
          <w:sz w:val="28"/>
          <w:szCs w:val="28"/>
          <w:rPrChange w:id="19109" w:author="user pc" w:date="2022-03-15T10:14:00Z">
            <w:rPr>
              <w:rFonts w:eastAsia="宋体" w:hAnsi="Bell MT"/>
            </w:rPr>
          </w:rPrChange>
        </w:rPr>
        <w:t xml:space="preserve"> of this solution neutralized in 24.5 cm</w:t>
      </w:r>
      <w:r w:rsidRPr="BC40F276">
        <w:rPr>
          <w:rFonts w:ascii="Times New Roman" w:cs="Times New Roman" w:eastAsia="宋体" w:hAnsi="Times New Roman"/>
          <w:sz w:val="28"/>
          <w:szCs w:val="28"/>
          <w:vertAlign w:val="superscript"/>
          <w:rPrChange w:id="19110" w:author="user pc" w:date="2022-03-15T10:14:00Z">
            <w:rPr>
              <w:rFonts w:eastAsia="宋体" w:hAnsi="Bell MT"/>
              <w:vertAlign w:val="superscript"/>
            </w:rPr>
          </w:rPrChange>
        </w:rPr>
        <w:t>3</w:t>
      </w:r>
      <w:r w:rsidRPr="AC81F2B1">
        <w:rPr>
          <w:rFonts w:ascii="Times New Roman" w:cs="Times New Roman" w:eastAsia="宋体" w:hAnsi="Times New Roman"/>
          <w:sz w:val="28"/>
          <w:szCs w:val="28"/>
          <w:rPrChange w:id="19111" w:author="user pc" w:date="2022-03-15T10:14:00Z">
            <w:rPr>
              <w:rFonts w:eastAsia="宋体" w:hAnsi="Bell MT"/>
            </w:rPr>
          </w:rPrChange>
        </w:rPr>
        <w:t xml:space="preserve"> of 0.1 moldm</w:t>
      </w:r>
      <w:r w:rsidRPr="E4BB4BE5">
        <w:rPr>
          <w:rFonts w:ascii="Times New Roman" w:cs="Times New Roman" w:eastAsia="宋体" w:hAnsi="Times New Roman"/>
          <w:sz w:val="28"/>
          <w:szCs w:val="28"/>
          <w:vertAlign w:val="superscript"/>
          <w:rPrChange w:id="19112" w:author="user pc" w:date="2022-03-15T10:14:00Z">
            <w:rPr>
              <w:rFonts w:eastAsia="宋体" w:hAnsi="Bell MT"/>
              <w:vertAlign w:val="superscript"/>
            </w:rPr>
          </w:rPrChange>
        </w:rPr>
        <w:t>-3</w:t>
      </w:r>
      <w:r w:rsidRPr="785A2A93">
        <w:rPr>
          <w:rFonts w:ascii="Times New Roman" w:cs="Times New Roman" w:eastAsia="宋体" w:hAnsi="Times New Roman"/>
          <w:sz w:val="28"/>
          <w:szCs w:val="28"/>
          <w:rPrChange w:id="19113" w:author="user pc" w:date="2022-03-15T10:14:00Z">
            <w:rPr>
              <w:rFonts w:eastAsia="宋体" w:hAnsi="Bell MT"/>
            </w:rPr>
          </w:rPrChange>
        </w:rPr>
        <w:t>, Calculate,</w:t>
      </w:r>
    </w:p>
    <w:p>
      <w:pPr>
        <w:pStyle w:val="style157"/>
        <w:rPr>
          <w:rFonts w:ascii="Times New Roman" w:cs="Times New Roman" w:eastAsia="宋体" w:hAnsi="Times New Roman"/>
          <w:sz w:val="28"/>
          <w:szCs w:val="28"/>
          <w:rPrChange w:id="19114" w:author="user pc" w:date="2022-03-15T10:14:00Z">
            <w:rPr>
              <w:rFonts w:eastAsia="宋体" w:hAnsi="Bell MT"/>
            </w:rPr>
          </w:rPrChange>
        </w:rPr>
      </w:pPr>
      <w:r w:rsidRPr="D5467B41">
        <w:rPr>
          <w:rFonts w:ascii="Times New Roman" w:cs="Times New Roman" w:eastAsia="宋体" w:hAnsi="Times New Roman"/>
          <w:sz w:val="28"/>
          <w:szCs w:val="28"/>
          <w:rPrChange w:id="19115" w:author="user pc" w:date="2022-03-15T10:14:00Z">
            <w:rPr>
              <w:rFonts w:eastAsia="宋体" w:hAnsi="Bell MT"/>
            </w:rPr>
          </w:rPrChange>
        </w:rPr>
        <w:t>I) Molarity of the base,</w:t>
      </w:r>
    </w:p>
    <w:p>
      <w:pPr>
        <w:pStyle w:val="style157"/>
        <w:rPr>
          <w:rFonts w:ascii="Times New Roman" w:cs="Times New Roman" w:eastAsia="宋体" w:hAnsi="Times New Roman"/>
          <w:sz w:val="28"/>
          <w:szCs w:val="28"/>
          <w:rPrChange w:id="19116" w:author="user pc" w:date="2022-03-15T10:14:00Z">
            <w:rPr>
              <w:rFonts w:eastAsia="宋体" w:hAnsi="Bell MT"/>
            </w:rPr>
          </w:rPrChange>
        </w:rPr>
      </w:pPr>
      <w:r w:rsidRPr="73FB3CBF">
        <w:rPr>
          <w:rFonts w:ascii="Times New Roman" w:cs="Times New Roman" w:eastAsia="宋体" w:hAnsi="Times New Roman"/>
          <w:sz w:val="28"/>
          <w:szCs w:val="28"/>
          <w:rPrChange w:id="19117" w:author="user pc" w:date="2022-03-15T10:14:00Z">
            <w:rPr>
              <w:rFonts w:eastAsia="宋体" w:hAnsi="Bell MT"/>
            </w:rPr>
          </w:rPrChange>
        </w:rPr>
        <w:t>II) % of water of crystallization,</w:t>
      </w:r>
    </w:p>
    <w:p>
      <w:pPr>
        <w:pStyle w:val="style157"/>
        <w:rPr>
          <w:rFonts w:ascii="Times New Roman" w:cs="Times New Roman" w:eastAsia="宋体" w:hAnsi="Times New Roman"/>
          <w:sz w:val="28"/>
          <w:szCs w:val="28"/>
          <w:rPrChange w:id="19118" w:author="user pc" w:date="2022-03-15T10:14:00Z">
            <w:rPr>
              <w:rFonts w:eastAsia="宋体" w:hAnsi="Bell MT"/>
            </w:rPr>
          </w:rPrChange>
        </w:rPr>
      </w:pPr>
      <w:r w:rsidRPr="645C5BAA">
        <w:rPr>
          <w:rFonts w:ascii="Times New Roman" w:cs="Times New Roman" w:eastAsia="宋体" w:hAnsi="Times New Roman"/>
          <w:sz w:val="28"/>
          <w:szCs w:val="28"/>
          <w:rPrChange w:id="19119" w:author="user pc" w:date="2022-03-15T10:14:00Z">
            <w:rPr>
              <w:rFonts w:eastAsia="宋体" w:hAnsi="Bell MT"/>
            </w:rPr>
          </w:rPrChange>
        </w:rPr>
        <w:t xml:space="preserve">III) </w:t>
      </w:r>
      <w:r>
        <w:rPr>
          <w:rFonts w:ascii="Times New Roman" w:cs="Times New Roman" w:eastAsia="宋体" w:hAnsi="Times New Roman"/>
          <w:sz w:val="28"/>
          <w:szCs w:val="28"/>
        </w:rPr>
        <w:t>The</w:t>
      </w:r>
      <w:r w:rsidRPr="1ED480B1">
        <w:rPr>
          <w:rFonts w:ascii="Times New Roman" w:cs="Times New Roman" w:eastAsia="宋体" w:hAnsi="Times New Roman"/>
          <w:sz w:val="28"/>
          <w:szCs w:val="28"/>
          <w:rPrChange w:id="19120" w:author="user pc" w:date="2022-03-15T10:14:00Z">
            <w:rPr>
              <w:rFonts w:eastAsia="宋体" w:hAnsi="Bell MT"/>
            </w:rPr>
          </w:rPrChange>
        </w:rPr>
        <w:t xml:space="preserve"> number of molecules of crystallization in the trioxocarbonate (IV).</w:t>
      </w:r>
    </w:p>
    <w:p>
      <w:pPr>
        <w:pStyle w:val="style157"/>
        <w:rPr>
          <w:rFonts w:ascii="Times New Roman" w:cs="Times New Roman" w:eastAsia="宋体" w:hAnsi="Times New Roman"/>
          <w:b/>
          <w:bCs/>
          <w:sz w:val="28"/>
          <w:szCs w:val="28"/>
          <w:rPrChange w:id="19121" w:author="user pc" w:date="2022-03-15T10:14:00Z">
            <w:rPr>
              <w:rFonts w:eastAsia="宋体" w:hAnsi="Bell MT"/>
              <w:b/>
              <w:bCs/>
            </w:rPr>
          </w:rPrChange>
        </w:rPr>
      </w:pPr>
      <w:r w:rsidRPr="3A595E4D">
        <w:rPr>
          <w:rFonts w:ascii="Times New Roman" w:cs="Times New Roman" w:eastAsia="宋体" w:hAnsi="Times New Roman"/>
          <w:b/>
          <w:bCs/>
          <w:sz w:val="28"/>
          <w:szCs w:val="28"/>
          <w:rPrChange w:id="19122" w:author="user pc" w:date="2022-03-15T10:14:00Z">
            <w:rPr>
              <w:rFonts w:eastAsia="宋体" w:hAnsi="Bell MT"/>
              <w:b/>
              <w:bCs/>
            </w:rPr>
          </w:rPrChange>
        </w:rPr>
        <w:t>Ans. I) 0.098 moldm</w:t>
      </w:r>
      <w:r w:rsidRPr="88F0265B">
        <w:rPr>
          <w:rFonts w:ascii="Times New Roman" w:cs="Times New Roman" w:eastAsia="宋体" w:hAnsi="Times New Roman"/>
          <w:b/>
          <w:bCs/>
          <w:sz w:val="28"/>
          <w:szCs w:val="28"/>
          <w:vertAlign w:val="superscript"/>
          <w:rPrChange w:id="19123" w:author="user pc" w:date="2022-03-15T10:14:00Z">
            <w:rPr>
              <w:rFonts w:eastAsia="宋体" w:hAnsi="Bell MT"/>
              <w:b/>
              <w:bCs/>
              <w:vertAlign w:val="superscript"/>
            </w:rPr>
          </w:rPrChange>
        </w:rPr>
        <w:t>-3</w:t>
      </w:r>
    </w:p>
    <w:p>
      <w:pPr>
        <w:pStyle w:val="style157"/>
        <w:rPr>
          <w:rFonts w:ascii="Times New Roman" w:cs="Times New Roman" w:eastAsia="宋体" w:hAnsi="Times New Roman"/>
          <w:b/>
          <w:bCs/>
          <w:sz w:val="28"/>
          <w:szCs w:val="28"/>
          <w:rPrChange w:id="19124" w:author="user pc" w:date="2022-03-15T10:14:00Z">
            <w:rPr>
              <w:rFonts w:eastAsia="宋体" w:hAnsi="Bell MT"/>
              <w:b/>
              <w:bCs/>
            </w:rPr>
          </w:rPrChange>
        </w:rPr>
      </w:pPr>
      <w:r w:rsidRPr="59A62FBB">
        <w:rPr>
          <w:rFonts w:ascii="Times New Roman" w:cs="Times New Roman" w:eastAsia="宋体" w:hAnsi="Times New Roman"/>
          <w:b/>
          <w:bCs/>
          <w:sz w:val="28"/>
          <w:szCs w:val="28"/>
          <w:rPrChange w:id="19125" w:author="user pc" w:date="2022-03-15T10:14:00Z">
            <w:rPr>
              <w:rFonts w:eastAsia="宋体" w:hAnsi="Bell MT"/>
              <w:b/>
              <w:bCs/>
            </w:rPr>
          </w:rPrChange>
        </w:rPr>
        <w:t>II) 63%</w:t>
      </w:r>
    </w:p>
    <w:p>
      <w:pPr>
        <w:pStyle w:val="style157"/>
        <w:rPr>
          <w:rFonts w:ascii="Times New Roman" w:cs="Times New Roman" w:eastAsia="宋体" w:hAnsi="Times New Roman"/>
          <w:b/>
          <w:bCs/>
          <w:sz w:val="28"/>
          <w:szCs w:val="28"/>
          <w:rPrChange w:id="19126" w:author="user pc" w:date="2022-03-15T10:14:00Z">
            <w:rPr>
              <w:rFonts w:ascii="Bell MT" w:eastAsia="宋体" w:hAnsi="Bell MT"/>
              <w:b/>
              <w:bCs/>
            </w:rPr>
          </w:rPrChange>
        </w:rPr>
      </w:pPr>
      <w:r w:rsidRPr="B213846D">
        <w:rPr>
          <w:rFonts w:ascii="Times New Roman" w:cs="Times New Roman" w:eastAsia="宋体" w:hAnsi="Times New Roman"/>
          <w:b/>
          <w:bCs/>
          <w:sz w:val="28"/>
          <w:szCs w:val="28"/>
          <w:rPrChange w:id="19127" w:author="user pc" w:date="2022-03-15T10:14:00Z">
            <w:rPr>
              <w:rFonts w:eastAsia="宋体" w:hAnsi="Bell MT"/>
              <w:b/>
              <w:bCs/>
            </w:rPr>
          </w:rPrChange>
        </w:rPr>
        <w:t>III) 10 molecules</w:t>
      </w:r>
    </w:p>
    <w:p>
      <w:pPr>
        <w:pStyle w:val="style157"/>
        <w:numPr>
          <w:ilvl w:val="0"/>
          <w:numId w:val="29"/>
        </w:numPr>
        <w:rPr>
          <w:rFonts w:ascii="Times New Roman" w:cs="Times New Roman" w:eastAsia="宋体" w:hAnsi="Times New Roman"/>
          <w:sz w:val="28"/>
          <w:szCs w:val="28"/>
        </w:rPr>
      </w:pPr>
      <w:r>
        <w:rPr>
          <w:rFonts w:ascii="Times New Roman" w:cs="Times New Roman" w:eastAsia="宋体" w:hAnsi="Times New Roman"/>
          <w:sz w:val="28"/>
          <w:szCs w:val="28"/>
        </w:rPr>
        <w:t>What volume in cm</w:t>
      </w:r>
      <w:r>
        <w:rPr>
          <w:rFonts w:ascii="Times New Roman" w:cs="Times New Roman" w:eastAsia="宋体" w:hAnsi="Times New Roman"/>
          <w:sz w:val="28"/>
          <w:szCs w:val="28"/>
          <w:vertAlign w:val="superscript"/>
        </w:rPr>
        <w:t>3</w:t>
      </w:r>
      <w:r>
        <w:rPr>
          <w:rFonts w:ascii="Times New Roman" w:cs="Times New Roman" w:eastAsia="宋体" w:hAnsi="Times New Roman"/>
          <w:sz w:val="28"/>
          <w:szCs w:val="28"/>
        </w:rPr>
        <w:t xml:space="preserve"> of 0.2 moldm</w:t>
      </w:r>
      <w:r>
        <w:rPr>
          <w:rFonts w:ascii="Times New Roman" w:cs="Times New Roman" w:eastAsia="宋体" w:hAnsi="Times New Roman"/>
          <w:sz w:val="28"/>
          <w:szCs w:val="28"/>
          <w:vertAlign w:val="superscript"/>
        </w:rPr>
        <w:t xml:space="preserve">-3 </w:t>
      </w:r>
      <w:r>
        <w:rPr>
          <w:rFonts w:ascii="Times New Roman" w:cs="Times New Roman" w:eastAsia="宋体" w:hAnsi="Times New Roman"/>
          <w:sz w:val="28"/>
          <w:szCs w:val="28"/>
        </w:rPr>
        <w:t>HCl will neutralize 25 cm</w:t>
      </w:r>
      <w:r>
        <w:rPr>
          <w:rFonts w:ascii="Times New Roman" w:cs="Times New Roman" w:eastAsia="宋体" w:hAnsi="Times New Roman"/>
          <w:sz w:val="28"/>
          <w:szCs w:val="28"/>
          <w:vertAlign w:val="superscript"/>
        </w:rPr>
        <w:t>3</w:t>
      </w:r>
      <w:r>
        <w:rPr>
          <w:rFonts w:ascii="Times New Roman" w:cs="Times New Roman" w:eastAsia="宋体" w:hAnsi="Times New Roman"/>
          <w:sz w:val="28"/>
          <w:szCs w:val="28"/>
        </w:rPr>
        <w:t xml:space="preserve"> of 0.2 moldm</w:t>
      </w:r>
      <w:r>
        <w:rPr>
          <w:rFonts w:ascii="Times New Roman" w:cs="Times New Roman" w:eastAsia="宋体" w:hAnsi="Times New Roman"/>
          <w:sz w:val="28"/>
          <w:szCs w:val="28"/>
          <w:vertAlign w:val="superscript"/>
        </w:rPr>
        <w:t>-3</w:t>
      </w:r>
      <w:r>
        <w:rPr>
          <w:rFonts w:ascii="Times New Roman" w:cs="Times New Roman" w:eastAsia="宋体" w:hAnsi="Times New Roman"/>
          <w:sz w:val="28"/>
          <w:szCs w:val="28"/>
        </w:rPr>
        <w:t xml:space="preserve"> NaOH?    </w:t>
      </w:r>
      <w:r>
        <w:rPr>
          <w:rFonts w:ascii="Times New Roman" w:cs="Times New Roman" w:eastAsia="宋体" w:hAnsi="Times New Roman"/>
          <w:b/>
          <w:sz w:val="28"/>
          <w:szCs w:val="28"/>
        </w:rPr>
        <w:t>Ans. 25 cm</w:t>
      </w:r>
      <w:r>
        <w:rPr>
          <w:rFonts w:ascii="Times New Roman" w:cs="Times New Roman" w:eastAsia="宋体" w:hAnsi="Times New Roman"/>
          <w:b/>
          <w:sz w:val="28"/>
          <w:szCs w:val="28"/>
          <w:vertAlign w:val="superscript"/>
        </w:rPr>
        <w:t>3</w:t>
      </w:r>
    </w:p>
    <w:p>
      <w:pPr>
        <w:pStyle w:val="style0"/>
        <w:rPr>
          <w:rFonts w:ascii="Times New Roman" w:cs="Times New Roman" w:hAnsi="Times New Roman"/>
        </w:rPr>
      </w:pPr>
    </w:p>
    <w:p>
      <w:pPr>
        <w:pStyle w:val="style157"/>
        <w:rPr>
          <w:rFonts w:ascii="Times New Roman" w:cs="Times New Roman" w:eastAsia="宋体" w:hAnsi="Times New Roman"/>
          <w:b/>
          <w:color w:val="ff0000"/>
          <w:sz w:val="28"/>
          <w:szCs w:val="28"/>
          <w:highlight w:val="lightGray"/>
          <w:rPrChange w:id="19128" w:author="user pc" w:date="2022-03-15T10:14:00Z">
            <w:rPr>
              <w:rFonts w:ascii="Bell MT" w:eastAsia="宋体" w:hAnsi="Bell MT"/>
              <w:b/>
            </w:rPr>
          </w:rPrChange>
        </w:rPr>
      </w:pPr>
      <w:r w:rsidRPr="3000D4C4">
        <w:rPr>
          <w:rFonts w:ascii="Times New Roman" w:cs="Times New Roman" w:eastAsia="宋体" w:hAnsi="Times New Roman"/>
          <w:b/>
          <w:color w:val="ff0000"/>
          <w:sz w:val="28"/>
          <w:szCs w:val="28"/>
          <w:highlight w:val="lightGray"/>
          <w:rPrChange w:id="19129" w:author="user pc" w:date="2022-03-15T10:14:00Z">
            <w:rPr>
              <w:rFonts w:ascii="Bell MT" w:eastAsia="宋体" w:hAnsi="Bell MT"/>
              <w:b/>
              <w:highlight w:val="yellow"/>
            </w:rPr>
          </w:rPrChange>
        </w:rPr>
        <w:t>CHAPTER 10: ELECTROLYSIS CALCULATIONS</w:t>
      </w:r>
    </w:p>
    <w:p>
      <w:pPr>
        <w:pStyle w:val="style157"/>
        <w:rPr>
          <w:rFonts w:ascii="Times New Roman" w:cs="Times New Roman" w:eastAsia="宋体" w:hAnsi="Times New Roman"/>
          <w:b/>
          <w:color w:val="ff0000"/>
          <w:sz w:val="28"/>
          <w:szCs w:val="28"/>
          <w:highlight w:val="lightGray"/>
        </w:rPr>
      </w:pPr>
    </w:p>
    <w:p>
      <w:pPr>
        <w:pStyle w:val="style157"/>
        <w:rPr>
          <w:rFonts w:ascii="Times New Roman" w:cs="Times New Roman" w:eastAsia="宋体" w:hAnsi="Times New Roman"/>
          <w:b/>
          <w:color w:val="ff0000"/>
          <w:sz w:val="28"/>
          <w:szCs w:val="28"/>
          <w:highlight w:val="lightGray"/>
        </w:rPr>
      </w:pPr>
      <w:r>
        <w:rPr>
          <w:rFonts w:ascii="Times New Roman" w:cs="Times New Roman" w:eastAsia="宋体" w:hAnsi="Times New Roman"/>
          <w:b/>
          <w:color w:val="ff0000"/>
          <w:sz w:val="28"/>
          <w:szCs w:val="28"/>
          <w:highlight w:val="lightGray"/>
        </w:rPr>
        <w:t>INTRODUCTION</w:t>
      </w:r>
    </w:p>
    <w:p>
      <w:pPr>
        <w:pStyle w:val="style157"/>
        <w:rPr>
          <w:rFonts w:ascii="Times New Roman" w:cs="Times New Roman" w:eastAsia="宋体" w:hAnsi="Times New Roman"/>
          <w:b/>
          <w:color w:val="ff0000"/>
          <w:sz w:val="28"/>
          <w:szCs w:val="28"/>
          <w:highlight w:val="lightGray"/>
        </w:rPr>
      </w:pPr>
    </w:p>
    <w:p>
      <w:pPr>
        <w:pStyle w:val="style157"/>
        <w:rPr>
          <w:rFonts w:ascii="Times New Roman" w:cs="Times New Roman" w:eastAsia="宋体" w:hAnsi="Times New Roman"/>
          <w:b/>
          <w:color w:val="ff0000"/>
          <w:sz w:val="28"/>
          <w:szCs w:val="28"/>
        </w:rPr>
      </w:pPr>
      <w:r>
        <w:rPr>
          <w:rFonts w:ascii="Times New Roman" w:cs="Times New Roman" w:eastAsia="宋体" w:hAnsi="Times New Roman"/>
          <w:b/>
          <w:color w:val="ff0000"/>
          <w:sz w:val="28"/>
          <w:szCs w:val="28"/>
          <w:highlight w:val="lightGray"/>
        </w:rPr>
        <w:t>ELECTROLYSIS</w:t>
      </w:r>
    </w:p>
    <w:p>
      <w:pPr>
        <w:pStyle w:val="style157"/>
        <w:rPr>
          <w:rFonts w:ascii="Times New Roman" w:cs="Times New Roman" w:eastAsia="宋体" w:hAnsi="Times New Roman"/>
          <w:sz w:val="28"/>
          <w:szCs w:val="28"/>
          <w:rPrChange w:id="19130" w:author="user pc" w:date="2022-03-15T10:14:00Z">
            <w:rPr>
              <w:rFonts w:ascii="Bell MT" w:eastAsia="宋体" w:hAnsi="Bell MT"/>
            </w:rPr>
          </w:rPrChange>
        </w:rPr>
      </w:pPr>
    </w:p>
    <w:p>
      <w:pPr>
        <w:pStyle w:val="style157"/>
        <w:rPr>
          <w:rFonts w:ascii="Times New Roman" w:cs="Times New Roman" w:hAnsi="Times New Roman"/>
          <w:sz w:val="28"/>
          <w:szCs w:val="28"/>
        </w:rPr>
      </w:pPr>
      <w:r w:rsidRPr="E24E6EF7">
        <w:rPr>
          <w:rFonts w:ascii="Times New Roman" w:cs="Times New Roman" w:eastAsia="宋体" w:hAnsi="Times New Roman"/>
          <w:b/>
          <w:bCs w:val="false"/>
          <w:color w:val="0000ff"/>
          <w:sz w:val="28"/>
          <w:szCs w:val="28"/>
          <w:rPrChange w:id="19131" w:author="user pc" w:date="2022-03-15T10:14:00Z">
            <w:rPr>
              <w:rFonts w:eastAsia="宋体" w:hAnsi="Bell MT"/>
              <w:b/>
              <w:bCs/>
            </w:rPr>
          </w:rPrChange>
        </w:rPr>
        <w:t>Electro</w:t>
      </w:r>
      <w:r>
        <w:rPr>
          <w:rFonts w:ascii="Times New Roman" w:cs="Times New Roman" w:hAnsi="Times New Roman"/>
          <w:b/>
          <w:sz w:val="28"/>
          <w:szCs w:val="28"/>
        </w:rPr>
        <w:t xml:space="preserve"> </w:t>
      </w:r>
      <m:oMath>
        <m:r>
          <m:rPr>
            <m:sty m:val="bi"/>
          </m:rPr>
          <w:rPr>
            <w:rFonts w:ascii="Cambria Math" w:cs="Times New Roman" w:hAnsi="Cambria Math"/>
            <w:sz w:val="28"/>
            <w:szCs w:val="28"/>
          </w:rPr>
          <m:t>–</m:t>
        </m:r>
        <m:r w:rsidRPr="E14A269D">
          <m:rPr>
            <m:sty m:val="bi"/>
          </m:rPr>
          <w:rPr>
            <w:rFonts w:ascii="Cambria Math" w:cs="Times New Roman" w:hAnsi="Cambria Math"/>
            <w:sz w:val="28"/>
            <w:szCs w:val="28"/>
            <w:rPrChange w:id="19132" w:author="user pc" w:date="2022-03-15T10:14:00Z">
              <w:rPr>
                <w:rFonts w:ascii="Cambria Math" w:hAnsi="Cambria Math"/>
                <w:sz w:val="28"/>
                <w:szCs w:val="28"/>
              </w:rPr>
            </w:rPrChange>
          </w:rPr>
          <m:t xml:space="preserve"> require electricity,</m:t>
        </m:r>
      </m:oMath>
      <w:r>
        <w:rPr>
          <w:rFonts w:ascii="Times New Roman" w:cs="Times New Roman" w:hAnsi="Times New Roman"/>
          <w:sz w:val="28"/>
          <w:szCs w:val="28"/>
        </w:rPr>
        <w:t xml:space="preserve"> </w:t>
      </w:r>
      <w:r w:rsidRPr="2BBEBCF4">
        <w:rPr>
          <w:rFonts w:ascii="Times New Roman" w:cs="Times New Roman" w:eastAsia="宋体" w:hAnsi="Times New Roman"/>
          <w:b/>
          <w:bCs w:val="false"/>
          <w:color w:val="0000ff"/>
          <w:sz w:val="28"/>
          <w:szCs w:val="28"/>
          <w:rPrChange w:id="19133" w:author="user pc" w:date="2022-03-15T10:14:00Z">
            <w:rPr>
              <w:rFonts w:eastAsia="宋体" w:hAnsi="Bell MT"/>
              <w:b/>
              <w:bCs/>
            </w:rPr>
          </w:rPrChange>
        </w:rPr>
        <w:t>lysis</w:t>
      </w:r>
      <m:oMath>
        <m:r w:rsidRPr="FE09E93A">
          <w:rPr>
            <w:rFonts w:ascii="Cambria Math" w:cs="Times New Roman" w:hAnsi="Cambria Math"/>
            <w:color w:val="0000ff"/>
            <w:sz w:val="28"/>
            <w:szCs w:val="28"/>
            <w:rPrChange w:id="19134" w:author="user pc" w:date="2022-03-15T10:14:00Z">
              <w:rPr>
                <w:rFonts w:ascii="Cambria Math" w:hAnsi="Cambria Math"/>
                <w:color w:val="0000ff"/>
                <w:sz w:val="28"/>
                <w:szCs w:val="28"/>
              </w:rPr>
            </w:rPrChange>
          </w:rPr>
          <m:t>-</m:t>
        </m:r>
        <m:r w:rsidRPr="06FA29A1">
          <w:rPr>
            <w:rFonts w:ascii="Cambria Math" w:cs="Times New Roman" w:hAnsi="Cambria Math"/>
            <w:sz w:val="28"/>
            <w:szCs w:val="28"/>
            <w:rPrChange w:id="19135" w:author="user pc" w:date="2022-03-15T10:14:00Z">
              <w:rPr>
                <w:rFonts w:ascii="Cambria Math" w:hAnsi="Cambria Math"/>
                <w:sz w:val="28"/>
                <w:szCs w:val="28"/>
              </w:rPr>
            </w:rPrChange>
          </w:rPr>
          <m:t xml:space="preserve"> </m:t>
        </m:r>
        <m:r w:rsidRPr="D22E4CBF">
          <m:rPr>
            <m:sty m:val="bi"/>
          </m:rPr>
          <w:rPr>
            <w:rFonts w:ascii="Cambria Math" w:cs="Times New Roman" w:hAnsi="Cambria Math"/>
            <w:sz w:val="28"/>
            <w:szCs w:val="28"/>
            <w:rPrChange w:id="19136" w:author="user pc" w:date="2022-03-15T10:14:00Z">
              <w:rPr>
                <w:rFonts w:ascii="Cambria Math" w:hAnsi="Cambria Math"/>
                <w:sz w:val="28"/>
                <w:szCs w:val="28"/>
              </w:rPr>
            </w:rPrChange>
          </w:rPr>
          <m:t xml:space="preserve">split </m:t>
        </m:r>
        <m:d>
          <m:dPr>
            <m:endChr m:val=")"/>
            <m:ctrlPr>
              <w:rPr>
                <w:rFonts w:ascii="Cambria Math" w:cs="Times New Roman" w:hAnsi="Cambria Math"/>
                <w:b/>
                <w:i/>
                <w:sz w:val="28"/>
                <w:szCs w:val="28"/>
              </w:rPr>
            </m:ctrlPr>
          </m:dPr>
          <m:e>
            <m:r w:rsidRPr="D608B3D0">
              <m:rPr>
                <m:sty m:val="bi"/>
              </m:rPr>
              <w:rPr>
                <w:rFonts w:ascii="Cambria Math" w:cs="Times New Roman" w:hAnsi="Cambria Math"/>
                <w:sz w:val="28"/>
                <w:szCs w:val="28"/>
                <w:rPrChange w:id="19137" w:author="user pc" w:date="2022-03-15T10:14:00Z">
                  <w:rPr>
                    <w:rFonts w:ascii="Cambria Math" w:hAnsi="Cambria Math"/>
                    <w:sz w:val="28"/>
                    <w:szCs w:val="28"/>
                  </w:rPr>
                </w:rPrChange>
              </w:rPr>
              <m:t>break apart or decomposed</m:t>
            </m:r>
          </m:e>
        </m:d>
        <m:r w:rsidRPr="AB8FCAAA">
          <w:rPr>
            <w:rFonts w:ascii="Cambria Math" w:cs="Times New Roman" w:hAnsi="Cambria Math"/>
            <w:sz w:val="28"/>
            <w:szCs w:val="28"/>
            <w:rPrChange w:id="19138" w:author="user pc" w:date="2022-03-15T10:14:00Z">
              <w:rPr>
                <w:rFonts w:ascii="Cambria Math" w:hAnsi="Cambria Math"/>
                <w:sz w:val="28"/>
                <w:szCs w:val="28"/>
              </w:rPr>
            </w:rPrChange>
          </w:rPr>
          <m:t>.</m:t>
        </m:r>
      </m:oMath>
      <w:r>
        <w:rPr>
          <w:rFonts w:ascii="Times New Roman" w:cs="Times New Roman" w:hAnsi="Times New Roman"/>
          <w:sz w:val="28"/>
          <w:szCs w:val="28"/>
        </w:rPr>
        <w:t xml:space="preserve"> </w:t>
      </w:r>
      <m:oMath>
        <m:r w:rsidRPr="65B8D277">
          <w:rPr>
            <w:rFonts w:ascii="Cambria Math" w:cs="Times New Roman" w:hAnsi="Cambria Math"/>
            <w:sz w:val="28"/>
            <w:szCs w:val="28"/>
            <w:rPrChange w:id="19139" w:author="user pc" w:date="2022-03-15T10:14:00Z">
              <w:rPr>
                <w:rFonts w:ascii="Cambria Math" w:hAnsi="Cambria Math"/>
                <w:sz w:val="28"/>
                <w:szCs w:val="28"/>
              </w:rPr>
            </w:rPrChange>
          </w:rPr>
          <m:t>Hence, electrolysis</m:t>
        </m:r>
        <m:r>
          <w:rPr>
            <w:rFonts w:ascii="Cambria Math" w:cs="Times New Roman" w:hAnsi="Cambria Math"/>
            <w:sz w:val="28"/>
            <w:szCs w:val="28"/>
          </w:rPr>
          <m:t xml:space="preserve"> is a chemical process whereby </m:t>
        </m:r>
        <m:r w:rsidRPr="704C2A8A">
          <w:rPr>
            <w:rFonts w:ascii="Cambria Math" w:cs="Times New Roman" w:hAnsi="Cambria Math"/>
            <w:sz w:val="28"/>
            <w:szCs w:val="28"/>
            <w:rPrChange w:id="19140" w:author="user pc" w:date="2022-03-15T10:14:00Z">
              <w:rPr>
                <w:rFonts w:ascii="Cambria Math" w:hAnsi="Cambria Math"/>
                <w:sz w:val="28"/>
                <w:szCs w:val="28"/>
              </w:rPr>
            </w:rPrChange>
          </w:rPr>
          <m:t>a</m:t>
        </m:r>
      </m:oMath>
    </w:p>
    <w:p>
      <w:pPr>
        <w:pStyle w:val="style157"/>
        <w:rPr>
          <w:rFonts w:ascii="Times New Roman" w:cs="Times New Roman" w:hAnsi="Times New Roman"/>
          <w:sz w:val="28"/>
          <w:szCs w:val="28"/>
        </w:rPr>
      </w:pPr>
      <m:oMathPara>
        <m:oMathParaPr>
          <m:jc m:val="left"/>
        </m:oMathParaPr>
        <m:oMath>
          <m:r w:rsidRPr="DD690CE2">
            <w:rPr>
              <w:rFonts w:ascii="Cambria Math" w:cs="Times New Roman" w:hAnsi="Cambria Math"/>
              <w:sz w:val="28"/>
              <w:szCs w:val="28"/>
              <w:rPrChange w:id="19141" w:author="user pc" w:date="2022-03-15T10:14:00Z">
                <w:rPr>
                  <w:rFonts w:ascii="Cambria Math" w:hAnsi="Cambria Math"/>
                  <w:sz w:val="28"/>
                  <w:szCs w:val="28"/>
                </w:rPr>
              </w:rPrChange>
            </w:rPr>
            <m:t xml:space="preserve"> substance in molten form </m:t>
          </m:r>
          <m:d>
            <m:dPr>
              <m:endChr m:val=")"/>
              <m:ctrlPr>
                <w:rPr>
                  <w:rFonts w:ascii="Cambria Math" w:cs="Times New Roman" w:hAnsi="Cambria Math"/>
                  <w:i/>
                  <w:sz w:val="28"/>
                  <w:szCs w:val="28"/>
                </w:rPr>
              </m:ctrlPr>
            </m:dPr>
            <m:e>
              <m:r w:rsidRPr="75DC3EA0">
                <w:rPr>
                  <w:rFonts w:ascii="Cambria Math" w:cs="Times New Roman" w:hAnsi="Cambria Math"/>
                  <w:sz w:val="28"/>
                  <w:szCs w:val="28"/>
                  <w:rPrChange w:id="19142" w:author="user pc" w:date="2022-03-15T10:14:00Z">
                    <w:rPr>
                      <w:rFonts w:ascii="Cambria Math" w:hAnsi="Cambria Math"/>
                      <w:sz w:val="28"/>
                      <w:szCs w:val="28"/>
                    </w:rPr>
                  </w:rPrChange>
                </w:rPr>
                <m:t>fused or aqueous solution</m:t>
              </m:r>
            </m:e>
          </m:d>
        </m:oMath>
      </m:oMathPara>
    </w:p>
    <w:p>
      <w:pPr>
        <w:pStyle w:val="style157"/>
        <w:rPr>
          <w:rFonts w:ascii="Times New Roman" w:cs="Times New Roman" w:hAnsi="Times New Roman"/>
          <w:sz w:val="28"/>
          <w:szCs w:val="28"/>
        </w:rPr>
      </w:pPr>
      <m:oMathPara>
        <m:oMathParaPr>
          <m:jc m:val="left"/>
        </m:oMathParaPr>
        <m:oMath>
          <m:r w:rsidRPr="84359AFF">
            <w:rPr>
              <w:rFonts w:ascii="Cambria Math" w:cs="Times New Roman" w:hAnsi="Cambria Math"/>
              <w:sz w:val="28"/>
              <w:szCs w:val="28"/>
              <w:rPrChange w:id="19143" w:author="user pc" w:date="2022-03-15T10:14:00Z">
                <w:rPr>
                  <w:rFonts w:ascii="Cambria Math" w:hAnsi="Cambria Math"/>
                  <w:sz w:val="28"/>
                  <w:szCs w:val="28"/>
                </w:rPr>
              </w:rPrChange>
            </w:rPr>
            <m:t>decomposed</m:t>
          </m:r>
          <m:r>
            <w:rPr>
              <w:rFonts w:ascii="Cambria Math" w:cs="Times New Roman" w:hAnsi="Cambria Math"/>
              <w:sz w:val="28"/>
              <w:szCs w:val="28"/>
            </w:rPr>
            <m:t xml:space="preserve"> </m:t>
          </m:r>
          <m:d>
            <m:dPr>
              <m:endChr m:val=")"/>
              <m:ctrlPr>
                <w:rPr>
                  <w:rFonts w:ascii="Cambria Math" w:cs="Times New Roman" w:hAnsi="Cambria Math"/>
                  <w:i/>
                  <w:sz w:val="28"/>
                  <w:szCs w:val="28"/>
                </w:rPr>
              </m:ctrlPr>
            </m:dPr>
            <m:e>
              <m:r w:rsidRPr="C4F8BC0E">
                <w:rPr>
                  <w:rFonts w:ascii="Cambria Math" w:cs="Times New Roman" w:hAnsi="Cambria Math"/>
                  <w:sz w:val="28"/>
                  <w:szCs w:val="28"/>
                  <w:rPrChange w:id="19144" w:author="user pc" w:date="2022-03-15T10:14:00Z">
                    <w:rPr>
                      <w:rFonts w:ascii="Cambria Math" w:hAnsi="Cambria Math"/>
                      <w:sz w:val="28"/>
                      <w:szCs w:val="28"/>
                    </w:rPr>
                  </w:rPrChange>
                </w:rPr>
                <m:t>split or break apart</m:t>
              </m:r>
            </m:e>
          </m:d>
          <m:r w:rsidRPr="1D5DD4F1">
            <w:rPr>
              <w:rFonts w:ascii="Cambria Math" w:cs="Times New Roman" w:hAnsi="Cambria Math"/>
              <w:sz w:val="28"/>
              <w:szCs w:val="28"/>
              <w:rPrChange w:id="19145" w:author="user pc" w:date="2022-03-15T10:14:00Z">
                <w:rPr>
                  <w:rFonts w:ascii="Cambria Math" w:hAnsi="Cambria Math"/>
                  <w:sz w:val="28"/>
                  <w:szCs w:val="28"/>
                </w:rPr>
              </w:rPrChange>
            </w:rPr>
            <m:t xml:space="preserve">by the passage of </m:t>
          </m:r>
        </m:oMath>
      </m:oMathPara>
    </w:p>
    <w:p>
      <w:pPr>
        <w:pStyle w:val="style157"/>
        <w:rPr>
          <w:rFonts w:ascii="Cambria Math" w:cs="Times New Roman" w:eastAsia="宋体" w:hAnsi="Cambria Math"/>
          <w:color w:val="auto"/>
          <w:sz w:val="28"/>
          <w:szCs w:val="28"/>
          <w:rPrChange w:id="19146" w:author="user pc" w:date="2022-03-15T10:14:00Z">
            <w:rPr>
              <w:rFonts w:ascii="Bell MT" w:eastAsia="宋体" w:hAnsi="Bell MT"/>
              <w:color w:val="0000ff"/>
            </w:rPr>
          </w:rPrChange>
        </w:rPr>
      </w:pPr>
      <m:oMathPara>
        <m:oMathParaPr>
          <m:jc m:val="left"/>
        </m:oMathParaPr>
        <m:oMath>
          <m:r w:rsidRPr="FC86FE8C">
            <w:rPr>
              <w:rFonts w:ascii="Cambria Math" w:cs="Times New Roman" w:hAnsi="Cambria Math"/>
              <w:sz w:val="28"/>
              <w:szCs w:val="28"/>
              <w:rPrChange w:id="19147" w:author="user pc" w:date="2022-03-15T10:14:00Z">
                <w:rPr>
                  <w:rFonts w:ascii="Cambria Math" w:hAnsi="Cambria Math"/>
                  <w:sz w:val="28"/>
                  <w:szCs w:val="28"/>
                </w:rPr>
              </w:rPrChange>
            </w:rPr>
            <m:t>electricity</m:t>
          </m:r>
          <m:r w:rsidRPr="363CD13E">
            <w:rPr>
              <w:rFonts w:ascii="Cambria Math" w:cs="Times New Roman" w:eastAsia="宋体" w:hAnsi="Cambria Math"/>
              <w:sz w:val="28"/>
              <w:szCs w:val="28"/>
              <w:rPrChange w:id="19148" w:author="user pc" w:date="2022-03-15T10:14:00Z">
                <w:rPr>
                  <w:rFonts w:ascii="Cambria Math" w:eastAsia="宋体" w:hAnsi="Cambria Math"/>
                  <w:sz w:val="28"/>
                  <w:szCs w:val="28"/>
                </w:rPr>
              </w:rPrChange>
            </w:rPr>
            <m:t>.</m:t>
          </m:r>
        </m:oMath>
      </m:oMathPara>
    </w:p>
    <w:p>
      <w:pPr>
        <w:pStyle w:val="style157"/>
        <w:rPr>
          <w:rFonts w:ascii="Times New Roman" w:cs="Times New Roman" w:eastAsia="宋体" w:hAnsi="Times New Roman"/>
          <w:sz w:val="28"/>
          <w:szCs w:val="28"/>
          <w:rPrChange w:id="19149"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19150"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19151" w:author="user pc" w:date="2022-03-15T10:14:00Z">
            <w:rPr>
              <w:rFonts w:ascii="Bell MT" w:eastAsia="宋体" w:hAnsi="Bell MT"/>
            </w:rPr>
          </w:rPrChange>
        </w:rPr>
      </w:pPr>
    </w:p>
    <w:p>
      <w:pPr>
        <w:pStyle w:val="style157"/>
        <w:rPr>
          <w:rFonts w:ascii="Times New Roman" w:cs="Times New Roman" w:eastAsia="宋体" w:hAnsi="Times New Roman"/>
          <w:b/>
          <w:bCs/>
          <w:sz w:val="28"/>
          <w:szCs w:val="28"/>
        </w:rPr>
      </w:pPr>
    </w:p>
    <w:p>
      <w:pPr>
        <w:pStyle w:val="style157"/>
        <w:rPr>
          <w:rFonts w:ascii="Times New Roman" w:cs="Times New Roman" w:eastAsia="宋体" w:hAnsi="Times New Roman"/>
          <w:b/>
          <w:bCs/>
          <w:sz w:val="28"/>
          <w:szCs w:val="28"/>
          <w:rPrChange w:id="19152" w:author="user pc" w:date="2022-03-15T10:14:00Z">
            <w:rPr>
              <w:rFonts w:eastAsia="宋体" w:hAnsi="Bell MT"/>
              <w:b/>
              <w:bCs/>
            </w:rPr>
          </w:rPrChange>
        </w:rPr>
      </w:pPr>
      <w:r w:rsidRPr="AE30F93D">
        <w:rPr>
          <w:rFonts w:ascii="Times New Roman" w:cs="Times New Roman" w:eastAsia="宋体" w:hAnsi="Times New Roman"/>
          <w:b/>
          <w:bCs/>
          <w:sz w:val="28"/>
          <w:szCs w:val="28"/>
          <w:rPrChange w:id="19153" w:author="user pc" w:date="2022-03-15T10:14:00Z">
            <w:rPr>
              <w:rFonts w:eastAsia="宋体" w:hAnsi="Bell MT"/>
              <w:b/>
              <w:bCs/>
            </w:rPr>
          </w:rPrChange>
        </w:rPr>
        <w:t>FARADAY'S LAWS OF ELECTROLYSIS</w:t>
      </w:r>
    </w:p>
    <w:p>
      <w:pPr>
        <w:pStyle w:val="style157"/>
        <w:rPr>
          <w:rFonts w:ascii="Times New Roman" w:cs="Times New Roman" w:eastAsia="宋体" w:hAnsi="Times New Roman"/>
          <w:sz w:val="28"/>
          <w:szCs w:val="28"/>
          <w:rPrChange w:id="19154" w:author="user pc" w:date="2022-03-15T10:14:00Z">
            <w:rPr>
              <w:rFonts w:eastAsia="宋体" w:hAnsi="Bell MT"/>
            </w:rPr>
          </w:rPrChange>
        </w:rPr>
      </w:pPr>
    </w:p>
    <w:p>
      <w:pPr>
        <w:pStyle w:val="style157"/>
        <w:rPr>
          <w:rFonts w:ascii="Times New Roman" w:cs="Times New Roman" w:eastAsia="宋体" w:hAnsi="Times New Roman"/>
          <w:sz w:val="28"/>
          <w:szCs w:val="28"/>
          <w:rPrChange w:id="19155" w:author="user pc" w:date="2022-03-15T10:14:00Z">
            <w:rPr>
              <w:rFonts w:eastAsia="宋体" w:hAnsi="Bell MT"/>
            </w:rPr>
          </w:rPrChange>
        </w:rPr>
      </w:pPr>
      <w:r w:rsidRPr="B06C3237">
        <w:rPr>
          <w:rFonts w:ascii="Times New Roman" w:cs="Times New Roman" w:eastAsia="宋体" w:hAnsi="Times New Roman"/>
          <w:b/>
          <w:bCs/>
          <w:color w:val="000080"/>
          <w:sz w:val="28"/>
          <w:szCs w:val="28"/>
          <w:rPrChange w:id="19156" w:author="user pc" w:date="2022-03-15T10:14:00Z">
            <w:rPr>
              <w:rFonts w:eastAsia="宋体" w:hAnsi="Bell MT"/>
              <w:b/>
              <w:bCs/>
              <w:color w:val="000080"/>
            </w:rPr>
          </w:rPrChange>
        </w:rPr>
        <w:t>Faraday'S Lirst Law of Electrolysis</w:t>
      </w:r>
      <w:r w:rsidRPr="6B6C7583">
        <w:rPr>
          <w:rFonts w:ascii="Times New Roman" w:cs="Times New Roman" w:eastAsia="宋体" w:hAnsi="Times New Roman"/>
          <w:sz w:val="28"/>
          <w:szCs w:val="28"/>
          <w:rPrChange w:id="19157" w:author="user pc" w:date="2022-03-15T10:14:00Z">
            <w:rPr>
              <w:rFonts w:eastAsia="宋体" w:hAnsi="Bell MT"/>
            </w:rPr>
          </w:rPrChange>
        </w:rPr>
        <w:t xml:space="preserve"> states that st Law of Electrolysis𝑡𝑢𝑡𝑖𝑜𝑛𝑒𝑏𝑦 arbonate (IV).assium hydroxide in 100 cme seen and read.s a solution containing 13.6 g of Naoles of water.d. be more </w:t>
      </w:r>
    </w:p>
    <w:p>
      <w:pPr>
        <w:pStyle w:val="style157"/>
        <w:rPr>
          <w:rFonts w:ascii="Times New Roman" w:cs="Times New Roman" w:eastAsia="宋体" w:hAnsi="Times New Roman"/>
          <w:sz w:val="28"/>
          <w:szCs w:val="28"/>
          <w:rPrChange w:id="19158" w:author="user pc" w:date="2022-03-15T10:14:00Z">
            <w:rPr>
              <w:rFonts w:eastAsia="宋体" w:hAnsi="Bell MT"/>
            </w:rPr>
          </w:rPrChange>
        </w:rPr>
      </w:pPr>
    </w:p>
    <w:p>
      <w:pPr>
        <w:pStyle w:val="style157"/>
        <w:rPr>
          <w:rFonts w:ascii="Times New Roman" w:cs="Times New Roman" w:eastAsia="宋体" w:hAnsi="Times New Roman"/>
          <w:sz w:val="28"/>
          <w:szCs w:val="28"/>
          <w:rPrChange w:id="19159" w:author="user pc" w:date="2022-03-15T10:14:00Z">
            <w:rPr>
              <w:rFonts w:eastAsia="宋体" w:hAnsi="Bell MT"/>
            </w:rPr>
          </w:rPrChange>
        </w:rPr>
      </w:pPr>
      <w:r w:rsidRPr="081454C0">
        <w:rPr>
          <w:rFonts w:ascii="Times New Roman" w:cs="Times New Roman" w:eastAsia="宋体" w:hAnsi="Times New Roman"/>
          <w:sz w:val="28"/>
          <w:szCs w:val="28"/>
          <w:rPrChange w:id="19160" w:author="user pc" w:date="2022-03-15T10:14:00Z">
            <w:rPr>
              <w:rFonts w:eastAsia="宋体" w:hAnsi="Bell MT"/>
            </w:rPr>
          </w:rPrChange>
        </w:rPr>
        <w:t xml:space="preserve">m </w:t>
      </w:r>
      <m:oMath>
        <m:r>
          <w:rPr>
            <w:rFonts w:ascii="Cambria Math" w:cs="Times New Roman" w:eastAsia="宋体" w:hAnsi="Cambria Math"/>
            <w:sz w:val="28"/>
            <w:szCs w:val="28"/>
          </w:rPr>
          <m:t>∝</m:t>
        </m:r>
      </m:oMath>
      <w:r w:rsidRPr="745D31FE">
        <w:rPr>
          <w:rFonts w:ascii="Times New Roman" w:cs="Times New Roman" w:eastAsia="宋体" w:hAnsi="Times New Roman"/>
          <w:sz w:val="28"/>
          <w:szCs w:val="28"/>
          <w:rPrChange w:id="19161" w:author="user pc" w:date="2022-03-15T10:14:00Z">
            <w:rPr>
              <w:rFonts w:eastAsia="宋体" w:hAnsi="Bell MT"/>
            </w:rPr>
          </w:rPrChange>
        </w:rPr>
        <w:t xml:space="preserve"> Q ----------(1)</w:t>
      </w:r>
    </w:p>
    <w:p>
      <w:pPr>
        <w:pStyle w:val="style157"/>
        <w:rPr>
          <w:rFonts w:ascii="Times New Roman" w:cs="Times New Roman" w:eastAsia="宋体" w:hAnsi="Times New Roman"/>
          <w:sz w:val="28"/>
          <w:szCs w:val="28"/>
          <w:rPrChange w:id="19162" w:author="user pc" w:date="2022-03-15T10:14:00Z">
            <w:rPr>
              <w:rFonts w:eastAsia="宋体" w:hAnsi="Bell MT"/>
            </w:rPr>
          </w:rPrChange>
        </w:rPr>
      </w:pPr>
      <w:r w:rsidRPr="41E3EFEE">
        <w:rPr>
          <w:rFonts w:ascii="Times New Roman" w:cs="Times New Roman" w:eastAsia="宋体" w:hAnsi="Times New Roman"/>
          <w:sz w:val="28"/>
          <w:szCs w:val="28"/>
          <w:rPrChange w:id="19163" w:author="user pc" w:date="2022-03-15T10:14:00Z">
            <w:rPr>
              <w:rFonts w:eastAsia="宋体" w:hAnsi="Bell MT"/>
            </w:rPr>
          </w:rPrChange>
        </w:rPr>
        <w:t>Where, m = mass of a substance (in grams) deposited or liberated at electrode.</w:t>
      </w:r>
    </w:p>
    <w:p>
      <w:pPr>
        <w:pStyle w:val="style157"/>
        <w:rPr>
          <w:rFonts w:ascii="Times New Roman" w:cs="Times New Roman" w:eastAsia="宋体" w:hAnsi="Times New Roman"/>
          <w:sz w:val="28"/>
          <w:szCs w:val="28"/>
          <w:rPrChange w:id="19164" w:author="user pc" w:date="2022-03-15T10:14:00Z">
            <w:rPr>
              <w:rFonts w:eastAsia="宋体" w:hAnsi="Bell MT"/>
            </w:rPr>
          </w:rPrChange>
        </w:rPr>
      </w:pPr>
      <w:r w:rsidRPr="9D179D6B">
        <w:rPr>
          <w:rFonts w:ascii="Times New Roman" w:cs="Times New Roman" w:eastAsia="宋体" w:hAnsi="Times New Roman"/>
          <w:sz w:val="28"/>
          <w:szCs w:val="28"/>
          <w:rPrChange w:id="19165" w:author="user pc" w:date="2022-03-15T10:14:00Z">
            <w:rPr>
              <w:rFonts w:eastAsia="宋体" w:hAnsi="Bell MT"/>
            </w:rPr>
          </w:rPrChange>
        </w:rPr>
        <w:t xml:space="preserve"> Q = amount of charge (in coulombs) or electricity passed through it</w:t>
      </w:r>
      <w:r>
        <w:rPr>
          <w:rFonts w:ascii="Times New Roman" w:cs="Times New Roman" w:eastAsia="宋体" w:hAnsi="Times New Roman"/>
          <w:sz w:val="28"/>
          <w:szCs w:val="28"/>
        </w:rPr>
        <w:t>.</w:t>
      </w:r>
    </w:p>
    <w:p>
      <w:pPr>
        <w:pStyle w:val="style157"/>
        <w:rPr>
          <w:rFonts w:ascii="Times New Roman" w:cs="Times New Roman" w:eastAsia="宋体" w:hAnsi="Times New Roman"/>
          <w:sz w:val="28"/>
          <w:szCs w:val="28"/>
          <w:rPrChange w:id="19166" w:author="user pc" w:date="2022-03-15T10:14:00Z">
            <w:rPr>
              <w:rFonts w:eastAsia="宋体" w:hAnsi="Bell MT"/>
            </w:rPr>
          </w:rPrChange>
        </w:rPr>
      </w:pPr>
      <w:r w:rsidRPr="37B59401">
        <w:rPr>
          <w:rFonts w:ascii="Times New Roman" w:cs="Times New Roman" w:eastAsia="宋体" w:hAnsi="Times New Roman"/>
          <w:sz w:val="28"/>
          <w:szCs w:val="28"/>
          <w:rPrChange w:id="19167" w:author="user pc" w:date="2022-03-15T10:14:00Z">
            <w:rPr>
              <w:rFonts w:eastAsia="宋体" w:hAnsi="Bell MT"/>
            </w:rPr>
          </w:rPrChange>
        </w:rPr>
        <w:t>On removing the proportionality in equation (1), we have;</w:t>
      </w:r>
    </w:p>
    <w:p>
      <w:pPr>
        <w:pStyle w:val="style157"/>
        <w:rPr>
          <w:rFonts w:ascii="Times New Roman" w:cs="Times New Roman" w:eastAsia="宋体" w:hAnsi="Times New Roman"/>
          <w:sz w:val="28"/>
          <w:szCs w:val="28"/>
          <w:rPrChange w:id="19168" w:author="user pc" w:date="2022-03-15T10:14:00Z">
            <w:rPr>
              <w:rFonts w:eastAsia="宋体" w:hAnsi="Bell MT"/>
            </w:rPr>
          </w:rPrChange>
        </w:rPr>
      </w:pPr>
    </w:p>
    <w:p>
      <w:pPr>
        <w:pStyle w:val="style157"/>
        <w:rPr>
          <w:rFonts w:ascii="Times New Roman" w:cs="Times New Roman" w:eastAsia="宋体" w:hAnsi="Times New Roman"/>
          <w:sz w:val="28"/>
          <w:szCs w:val="28"/>
          <w:rPrChange w:id="19169" w:author="user pc" w:date="2022-03-15T10:14:00Z">
            <w:rPr>
              <w:rFonts w:eastAsia="宋体" w:hAnsi="Bell MT"/>
            </w:rPr>
          </w:rPrChange>
        </w:rPr>
      </w:pPr>
      <w:r>
        <w:rPr>
          <w:rFonts w:ascii="Times New Roman" w:cs="Times New Roman" w:eastAsia="宋体" w:hAnsi="Times New Roman"/>
          <w:sz w:val="28"/>
          <w:szCs w:val="28"/>
        </w:rPr>
        <w:t xml:space="preserve">M </w:t>
      </w:r>
      <w:r w:rsidRPr="C0E8B6EB">
        <w:rPr>
          <w:rFonts w:ascii="Times New Roman" w:cs="Times New Roman" w:eastAsia="宋体" w:hAnsi="Times New Roman"/>
          <w:sz w:val="28"/>
          <w:szCs w:val="28"/>
          <w:rPrChange w:id="19170" w:author="user pc" w:date="2022-03-15T10:14:00Z">
            <w:rPr>
              <w:rFonts w:eastAsia="宋体" w:hAnsi="Bell MT"/>
            </w:rPr>
          </w:rPrChange>
        </w:rPr>
        <w:t>=</w:t>
      </w:r>
      <w:r>
        <w:rPr>
          <w:rFonts w:ascii="Times New Roman" w:cs="Times New Roman" w:eastAsia="宋体" w:hAnsi="Times New Roman"/>
          <w:sz w:val="28"/>
          <w:szCs w:val="28"/>
        </w:rPr>
        <w:t xml:space="preserve"> </w:t>
      </w:r>
      <w:r w:rsidRPr="FC1E7CC4">
        <w:rPr>
          <w:rFonts w:ascii="Times New Roman" w:cs="Times New Roman" w:eastAsia="宋体" w:hAnsi="Times New Roman"/>
          <w:sz w:val="28"/>
          <w:szCs w:val="28"/>
          <w:rPrChange w:id="19171" w:author="user pc" w:date="2022-03-15T10:14:00Z">
            <w:rPr>
              <w:rFonts w:eastAsia="宋体" w:hAnsi="Bell MT"/>
            </w:rPr>
          </w:rPrChange>
        </w:rPr>
        <w:t>ZQ</w:t>
      </w:r>
    </w:p>
    <w:p>
      <w:pPr>
        <w:pStyle w:val="style157"/>
        <w:rPr>
          <w:rFonts w:ascii="Times New Roman" w:cs="Times New Roman" w:eastAsia="宋体" w:hAnsi="Times New Roman"/>
          <w:sz w:val="28"/>
          <w:szCs w:val="28"/>
          <w:rPrChange w:id="19172" w:author="user pc" w:date="2022-03-15T10:14:00Z">
            <w:rPr>
              <w:rFonts w:eastAsia="宋体" w:hAnsi="Bell MT"/>
            </w:rPr>
          </w:rPrChange>
        </w:rPr>
      </w:pPr>
      <w:r w:rsidRPr="538FCB72">
        <w:rPr>
          <w:rFonts w:ascii="Times New Roman" w:cs="Times New Roman" w:eastAsia="宋体" w:hAnsi="Times New Roman"/>
          <w:sz w:val="28"/>
          <w:szCs w:val="28"/>
          <w:rPrChange w:id="19173" w:author="user pc" w:date="2022-03-15T10:14:00Z">
            <w:rPr>
              <w:rFonts w:eastAsia="宋体" w:hAnsi="Bell MT"/>
            </w:rPr>
          </w:rPrChange>
        </w:rPr>
        <w:t xml:space="preserve">Where Z is the proportionality constant. Its unit is grams per coulomb (g/C). It is also called the electrochemical equivalent. </w:t>
      </w:r>
    </w:p>
    <w:p>
      <w:pPr>
        <w:pStyle w:val="style157"/>
        <w:rPr>
          <w:rFonts w:ascii="Times New Roman" w:cs="Times New Roman" w:eastAsia="宋体" w:hAnsi="Times New Roman"/>
          <w:sz w:val="28"/>
          <w:szCs w:val="28"/>
          <w:rPrChange w:id="19174" w:author="user pc" w:date="2022-03-15T10:14:00Z">
            <w:rPr>
              <w:rFonts w:eastAsia="宋体" w:hAnsi="Bell MT"/>
            </w:rPr>
          </w:rPrChange>
        </w:rPr>
      </w:pPr>
    </w:p>
    <w:p>
      <w:pPr>
        <w:pStyle w:val="style157"/>
        <w:rPr>
          <w:rFonts w:ascii="Times New Roman" w:cs="Times New Roman" w:eastAsia="宋体" w:hAnsi="Times New Roman"/>
          <w:sz w:val="28"/>
          <w:szCs w:val="28"/>
          <w:rPrChange w:id="19175" w:author="user pc" w:date="2022-03-15T10:14:00Z">
            <w:rPr>
              <w:rFonts w:eastAsia="宋体" w:hAnsi="Bell MT"/>
            </w:rPr>
          </w:rPrChange>
        </w:rPr>
      </w:pPr>
      <w:r w:rsidRPr="B569FFE8">
        <w:rPr>
          <w:rFonts w:ascii="Times New Roman" w:cs="Times New Roman" w:eastAsia="宋体" w:hAnsi="Times New Roman"/>
          <w:b/>
          <w:bCs/>
          <w:color w:val="000080"/>
          <w:sz w:val="28"/>
          <w:szCs w:val="28"/>
          <w:rPrChange w:id="19176" w:author="user pc" w:date="2022-03-15T10:14:00Z">
            <w:rPr>
              <w:rFonts w:eastAsia="宋体" w:hAnsi="Bell MT"/>
              <w:b/>
              <w:bCs/>
              <w:color w:val="000080"/>
            </w:rPr>
          </w:rPrChange>
        </w:rPr>
        <w:t>Faraday is the proportionality consta</w:t>
      </w:r>
      <w:r w:rsidRPr="3BBE7612">
        <w:rPr>
          <w:rFonts w:ascii="Times New Roman" w:cs="Times New Roman" w:eastAsia="宋体" w:hAnsi="Times New Roman"/>
          <w:sz w:val="28"/>
          <w:szCs w:val="28"/>
          <w:rPrChange w:id="19177" w:author="user pc" w:date="2022-03-15T10:14:00Z">
            <w:rPr>
              <w:rFonts w:eastAsia="宋体" w:hAnsi="Bell MT"/>
            </w:rPr>
          </w:rPrChange>
        </w:rPr>
        <w:t>states that he proportionality constant. Its unit is grams per coulomb (g/C). It is also called the electrochemical equivalent. ining 13.6 g of Naoles of water.d. be “when the same quantity of electricity is passed through several electrolytes, the mass of the substances deposited are proportional to their respective chemical equivalent or equivalent weight”. Mathematically, it can be represented as follows –</w:t>
      </w:r>
    </w:p>
    <w:p>
      <w:pPr>
        <w:pStyle w:val="style157"/>
        <w:rPr>
          <w:rFonts w:ascii="Times New Roman" w:cs="Times New Roman" w:eastAsia="宋体" w:hAnsi="Times New Roman"/>
          <w:sz w:val="28"/>
          <w:szCs w:val="28"/>
          <w:rPrChange w:id="19178" w:author="user pc" w:date="2022-03-15T10:14:00Z">
            <w:rPr>
              <w:rFonts w:eastAsia="宋体" w:hAnsi="Bell MT"/>
            </w:rPr>
          </w:rPrChange>
        </w:rPr>
      </w:pPr>
      <w:r w:rsidRPr="C43A5E48">
        <w:rPr>
          <w:rFonts w:ascii="Times New Roman" w:cs="Times New Roman" w:eastAsia="宋体" w:hAnsi="Times New Roman"/>
          <w:sz w:val="28"/>
          <w:szCs w:val="28"/>
          <w:rPrChange w:id="19179" w:author="user pc" w:date="2022-03-15T10:14:00Z">
            <w:rPr>
              <w:rFonts w:eastAsia="宋体" w:hAnsi="Bell MT"/>
            </w:rPr>
          </w:rPrChange>
        </w:rPr>
        <w:t xml:space="preserve">w </w:t>
      </w:r>
      <m:oMath>
        <m:r>
          <w:rPr>
            <w:rFonts w:ascii="Cambria Math" w:cs="Times New Roman" w:eastAsia="宋体" w:hAnsi="Cambria Math"/>
            <w:sz w:val="28"/>
            <w:szCs w:val="28"/>
          </w:rPr>
          <m:t>∝</m:t>
        </m:r>
      </m:oMath>
      <w:r w:rsidRPr="BD45703D">
        <w:rPr>
          <w:rFonts w:ascii="Times New Roman" w:cs="Times New Roman" w:eastAsia="宋体" w:hAnsi="Times New Roman"/>
          <w:sz w:val="28"/>
          <w:szCs w:val="28"/>
          <w:rPrChange w:id="19180" w:author="user pc" w:date="2022-03-15T10:14:00Z">
            <w:rPr>
              <w:rFonts w:eastAsia="宋体" w:hAnsi="Bell MT"/>
            </w:rPr>
          </w:rPrChange>
        </w:rPr>
        <w:t xml:space="preserve">  E</w:t>
      </w:r>
    </w:p>
    <w:p>
      <w:pPr>
        <w:pStyle w:val="style157"/>
        <w:rPr>
          <w:rFonts w:ascii="Times New Roman" w:cs="Times New Roman" w:eastAsia="宋体" w:hAnsi="Times New Roman"/>
          <w:sz w:val="28"/>
          <w:szCs w:val="28"/>
          <w:rPrChange w:id="19181" w:author="user pc" w:date="2022-03-15T10:14:00Z">
            <w:rPr>
              <w:rFonts w:eastAsia="宋体" w:hAnsi="Bell MT"/>
            </w:rPr>
          </w:rPrChange>
        </w:rPr>
      </w:pPr>
      <w:r w:rsidRPr="D7E9D736">
        <w:rPr>
          <w:rFonts w:ascii="Times New Roman" w:cs="Times New Roman" w:eastAsia="宋体" w:hAnsi="Times New Roman"/>
          <w:sz w:val="28"/>
          <w:szCs w:val="28"/>
          <w:rPrChange w:id="19182" w:author="user pc" w:date="2022-03-15T10:14:00Z">
            <w:rPr>
              <w:rFonts w:eastAsia="宋体" w:hAnsi="Bell MT"/>
            </w:rPr>
          </w:rPrChange>
        </w:rPr>
        <w:t xml:space="preserve">Where w = mass of the substance </w:t>
      </w:r>
    </w:p>
    <w:p>
      <w:pPr>
        <w:pStyle w:val="style157"/>
        <w:rPr>
          <w:rFonts w:ascii="Times New Roman" w:cs="Times New Roman" w:eastAsia="宋体" w:hAnsi="Times New Roman"/>
          <w:sz w:val="28"/>
          <w:szCs w:val="28"/>
          <w:rPrChange w:id="19183" w:author="user pc" w:date="2022-03-15T10:14:00Z">
            <w:rPr>
              <w:rFonts w:eastAsia="宋体" w:hAnsi="Bell MT"/>
            </w:rPr>
          </w:rPrChange>
        </w:rPr>
      </w:pPr>
      <w:r w:rsidRPr="DF3A11F9">
        <w:rPr>
          <w:rFonts w:ascii="Times New Roman" w:cs="Times New Roman" w:eastAsia="宋体" w:hAnsi="Times New Roman"/>
          <w:sz w:val="28"/>
          <w:szCs w:val="28"/>
          <w:rPrChange w:id="19184" w:author="user pc" w:date="2022-03-15T10:14:00Z">
            <w:rPr>
              <w:rFonts w:eastAsia="宋体" w:hAnsi="Bell MT"/>
            </w:rPr>
          </w:rPrChange>
        </w:rPr>
        <w:t>E = equivalent weight of the substance.</w:t>
      </w:r>
    </w:p>
    <w:p>
      <w:pPr>
        <w:pStyle w:val="style157"/>
        <w:rPr>
          <w:rFonts w:ascii="Times New Roman" w:cs="Times New Roman" w:eastAsia="宋体" w:hAnsi="Times New Roman"/>
          <w:b/>
          <w:bCs/>
          <w:color w:val="c00000"/>
          <w:sz w:val="28"/>
          <w:szCs w:val="28"/>
          <w:rPrChange w:id="19185" w:author="user pc" w:date="2022-03-15T10:14:00Z">
            <w:rPr>
              <w:rFonts w:ascii="Dancing Script" w:eastAsia="宋体" w:hAnsi="Dancing Script"/>
              <w:b/>
              <w:bCs/>
              <w:color w:val="c00000"/>
            </w:rPr>
          </w:rPrChange>
        </w:rPr>
      </w:pPr>
    </w:p>
    <w:p>
      <w:pPr>
        <w:pStyle w:val="style157"/>
        <w:rPr>
          <w:rFonts w:ascii="Times New Roman" w:cs="Times New Roman" w:eastAsia="宋体" w:hAnsi="Times New Roman"/>
          <w:b/>
          <w:bCs/>
          <w:color w:val="auto"/>
          <w:sz w:val="24"/>
          <w:szCs w:val="24"/>
          <w:rPrChange w:id="19186" w:author="user pc" w:date="2022-03-15T10:14:00Z">
            <w:rPr>
              <w:rFonts w:ascii="Dancing Script" w:eastAsia="宋体" w:hAnsi="Dancing Script"/>
              <w:b/>
              <w:bCs/>
              <w:color w:val="c00000"/>
            </w:rPr>
          </w:rPrChange>
        </w:rPr>
      </w:pPr>
      <w:r w:rsidRPr="5131A550">
        <w:rPr>
          <w:rFonts w:ascii="Times New Roman" w:cs="Times New Roman" w:eastAsia="宋体" w:hAnsi="Times New Roman"/>
          <w:b/>
          <w:bCs/>
          <w:color w:val="auto"/>
          <w:sz w:val="24"/>
          <w:szCs w:val="24"/>
          <w:rPrChange w:id="19187" w:author="user pc" w:date="2022-03-15T10:14:00Z">
            <w:rPr>
              <w:rFonts w:ascii="Dancing Script" w:eastAsia="宋体" w:hAnsi="Dancing Script"/>
              <w:b/>
              <w:bCs/>
              <w:color w:val="c00000"/>
            </w:rPr>
          </w:rPrChange>
        </w:rPr>
        <w:t>Equivalent weight or chemical equivalent of a substance can be defined as the ratio of its atomic weight and valency</w:t>
      </w:r>
      <w:r>
        <w:rPr>
          <w:rFonts w:ascii="Times New Roman" w:cs="Times New Roman" w:eastAsia="宋体" w:hAnsi="Times New Roman"/>
          <w:b/>
          <w:bCs/>
          <w:sz w:val="24"/>
          <w:szCs w:val="24"/>
        </w:rPr>
        <w:t xml:space="preserve"> (number of electrons transferred)</w:t>
      </w:r>
      <w:r w:rsidRPr="FE845816">
        <w:rPr>
          <w:rFonts w:ascii="Times New Roman" w:cs="Times New Roman" w:eastAsia="宋体" w:hAnsi="Times New Roman"/>
          <w:b/>
          <w:bCs/>
          <w:color w:val="auto"/>
          <w:sz w:val="24"/>
          <w:szCs w:val="24"/>
          <w:rPrChange w:id="19188" w:author="user pc" w:date="2022-03-15T10:14:00Z">
            <w:rPr>
              <w:rFonts w:ascii="Dancing Script" w:eastAsia="宋体" w:hAnsi="Dancing Script"/>
              <w:b/>
              <w:bCs/>
              <w:color w:val="c00000"/>
            </w:rPr>
          </w:rPrChange>
        </w:rPr>
        <w:t xml:space="preserve">. </w:t>
      </w:r>
    </w:p>
    <w:p>
      <w:pPr>
        <w:pStyle w:val="style157"/>
        <w:rPr>
          <w:rFonts w:ascii="Times New Roman" w:cs="Times New Roman" w:eastAsia="宋体" w:hAnsi="Times New Roman"/>
          <w:b/>
          <w:bCs/>
          <w:sz w:val="24"/>
          <w:szCs w:val="24"/>
        </w:rPr>
      </w:pPr>
      <m:oMathPara>
        <m:oMathParaPr>
          <m:jc m:val="left"/>
        </m:oMathParaPr>
        <m:oMath>
          <m:r>
            <m:rPr>
              <m:sty m:val="bi"/>
            </m:rPr>
            <w:rPr>
              <w:rFonts w:ascii="Cambria Math" w:cs="Times New Roman" w:eastAsia="宋体" w:hAnsi="Cambria Math"/>
              <w:sz w:val="24"/>
              <w:szCs w:val="24"/>
            </w:rPr>
            <m:t>Equivalent weig</m:t>
          </m:r>
          <m:r>
            <m:rPr>
              <m:sty m:val="bi"/>
            </m:rPr>
            <w:rPr>
              <w:rFonts w:ascii="Times New Roman" w:cs="Times New Roman" w:eastAsia="宋体" w:hAnsi="Times New Roman"/>
              <w:sz w:val="24"/>
              <w:szCs w:val="24"/>
            </w:rPr>
            <m:t>h</m:t>
          </m:r>
          <m:r>
            <m:rPr>
              <m:sty m:val="bi"/>
            </m:rPr>
            <w:rPr>
              <w:rFonts w:ascii="Cambria Math" w:cs="Times New Roman" w:eastAsia="宋体" w:hAnsi="Cambria Math"/>
              <w:sz w:val="24"/>
              <w:szCs w:val="24"/>
            </w:rPr>
            <m:t xml:space="preserve">t= </m:t>
          </m:r>
          <m:f>
            <m:fPr>
              <m:ctrlPr>
                <w:rPr>
                  <w:rFonts w:ascii="Cambria Math" w:cs="Times New Roman" w:eastAsia="宋体" w:hAnsi="Cambria Math"/>
                  <w:b/>
                  <w:bCs/>
                  <w:i/>
                  <w:sz w:val="24"/>
                  <w:szCs w:val="24"/>
                </w:rPr>
              </m:ctrlPr>
            </m:fPr>
            <m:num>
              <m:r>
                <m:rPr>
                  <m:sty m:val="bi"/>
                </m:rPr>
                <w:rPr>
                  <w:rFonts w:ascii="Cambria Math" w:cs="Times New Roman" w:eastAsia="宋体" w:hAnsi="Cambria Math"/>
                  <w:sz w:val="24"/>
                  <w:szCs w:val="24"/>
                </w:rPr>
                <m:t>Atomic weight</m:t>
              </m:r>
            </m:num>
            <m:den>
              <m:r>
                <m:rPr>
                  <m:sty m:val="bi"/>
                </m:rPr>
                <w:rPr>
                  <w:rFonts w:ascii="Cambria Math" w:cs="Times New Roman" w:eastAsia="宋体" w:hAnsi="Cambria Math"/>
                  <w:sz w:val="24"/>
                  <w:szCs w:val="24"/>
                </w:rPr>
                <m:t>Valency (number of electrons transferred)</m:t>
              </m:r>
            </m:den>
          </m:f>
        </m:oMath>
      </m:oMathPara>
    </w:p>
    <w:p>
      <w:pPr>
        <w:pStyle w:val="style157"/>
        <w:rPr>
          <w:rFonts w:ascii="Times New Roman" w:cs="Times New Roman" w:eastAsia="宋体" w:hAnsi="Times New Roman"/>
          <w:b/>
          <w:bCs/>
          <w:sz w:val="24"/>
          <w:szCs w:val="24"/>
        </w:rPr>
      </w:pPr>
    </w:p>
    <w:p>
      <w:pPr>
        <w:pStyle w:val="style157"/>
        <w:rPr>
          <w:rFonts w:ascii="Times New Roman" w:cs="Times New Roman" w:eastAsia="宋体" w:hAnsi="Times New Roman"/>
          <w:bCs/>
          <w:color w:val="c00000"/>
          <w:sz w:val="24"/>
          <w:szCs w:val="24"/>
        </w:rPr>
      </w:pPr>
      <w:r>
        <w:rPr>
          <w:rFonts w:ascii="Times New Roman" w:cs="Times New Roman" w:eastAsia="宋体" w:hAnsi="Times New Roman"/>
          <w:b/>
          <w:bCs/>
          <w:sz w:val="24"/>
          <w:szCs w:val="24"/>
        </w:rPr>
        <w:t>e. g Cu</w:t>
      </w:r>
      <w:r>
        <w:rPr>
          <w:rFonts w:ascii="Times New Roman" w:cs="Times New Roman" w:eastAsia="宋体" w:hAnsi="Times New Roman"/>
          <w:b/>
          <w:bCs/>
          <w:sz w:val="24"/>
          <w:szCs w:val="24"/>
          <w:vertAlign w:val="superscript"/>
        </w:rPr>
        <w:t>2+</w:t>
      </w:r>
      <w:r>
        <w:rPr>
          <w:rFonts w:ascii="Times New Roman" w:cs="Times New Roman" w:eastAsia="宋体" w:hAnsi="Times New Roman"/>
          <w:b/>
          <w:bCs/>
          <w:sz w:val="24"/>
          <w:szCs w:val="24"/>
        </w:rPr>
        <w:t xml:space="preserve"> </w:t>
      </w:r>
      <m:oMath>
        <m:r>
          <m:rPr>
            <m:sty m:val="bi"/>
          </m:rPr>
          <w:rPr>
            <w:rFonts w:ascii="Cambria Math" w:cs="Times New Roman" w:eastAsia="宋体" w:hAnsi="Cambria Math"/>
            <w:sz w:val="24"/>
            <w:szCs w:val="24"/>
          </w:rPr>
          <m:t xml:space="preserve"> +2</m:t>
        </m:r>
        <m:sSup>
          <m:sSupPr>
            <m:ctrlPr>
              <w:rPr>
                <w:rFonts w:ascii="Cambria Math" w:cs="Times New Roman" w:eastAsia="宋体" w:hAnsi="Cambria Math"/>
                <w:b/>
                <w:bCs/>
                <w:i/>
                <w:sz w:val="24"/>
                <w:szCs w:val="24"/>
              </w:rPr>
            </m:ctrlPr>
          </m:sSupPr>
          <m:e>
            <m:r>
              <m:rPr>
                <m:sty m:val="bi"/>
              </m:rPr>
              <w:rPr>
                <w:rFonts w:ascii="Cambria Math" w:cs="Times New Roman" w:eastAsia="宋体" w:hAnsi="Cambria Math"/>
                <w:sz w:val="24"/>
                <w:szCs w:val="24"/>
              </w:rPr>
              <m:t>e</m:t>
            </m:r>
          </m:e>
          <m:sup>
            <m:r>
              <m:rPr>
                <m:sty m:val="bi"/>
              </m:rPr>
              <w:rPr>
                <w:rFonts w:ascii="Cambria Math" w:cs="Times New Roman" w:eastAsia="宋体" w:hAnsi="Cambria Math"/>
                <w:sz w:val="24"/>
                <w:szCs w:val="24"/>
              </w:rPr>
              <m:t>-</m:t>
            </m:r>
          </m:sup>
        </m:sSup>
        <m:r>
          <m:rPr>
            <m:sty m:val="bi"/>
          </m:rPr>
          <w:rPr>
            <w:rFonts w:ascii="Cambria Math" w:cs="Times New Roman" w:eastAsia="宋体" w:hAnsi="Cambria Math"/>
            <w:sz w:val="24"/>
            <w:szCs w:val="24"/>
          </w:rPr>
          <m:t xml:space="preserve">  →</m:t>
        </m:r>
      </m:oMath>
      <w:r>
        <w:rPr>
          <w:rFonts w:ascii="Times New Roman" w:cs="Times New Roman" w:eastAsia="宋体" w:hAnsi="Times New Roman"/>
          <w:b/>
          <w:bCs/>
          <w:sz w:val="24"/>
          <w:szCs w:val="24"/>
        </w:rPr>
        <w:t xml:space="preserve"> Cu; </w:t>
      </w:r>
    </w:p>
    <w:p>
      <w:pPr>
        <w:pStyle w:val="style157"/>
        <w:rPr>
          <w:rFonts w:ascii="Times New Roman" w:cs="Times New Roman" w:eastAsia="宋体" w:hAnsi="Times New Roman"/>
          <w:bCs/>
          <w:sz w:val="24"/>
          <w:szCs w:val="24"/>
        </w:rPr>
      </w:pPr>
    </w:p>
    <w:p>
      <w:pPr>
        <w:pStyle w:val="style157"/>
        <w:rPr>
          <w:rFonts w:ascii="Times New Roman" w:cs="Times New Roman" w:eastAsia="宋体" w:hAnsi="Times New Roman"/>
          <w:bCs/>
          <w:sz w:val="24"/>
          <w:szCs w:val="24"/>
        </w:rPr>
      </w:pPr>
      <m:oMathPara>
        <m:oMathParaPr>
          <m:jc m:val="left"/>
        </m:oMathParaPr>
        <m:oMath>
          <m:r>
            <w:rPr>
              <w:rFonts w:ascii="Cambria Math" w:cs="Times New Roman" w:eastAsia="宋体" w:hAnsi="Cambria Math"/>
              <w:sz w:val="24"/>
              <w:szCs w:val="24"/>
            </w:rPr>
            <m:t xml:space="preserve">Equivalent= </m:t>
          </m:r>
          <m:f>
            <m:fPr>
              <m:ctrlPr>
                <w:rPr>
                  <w:rFonts w:ascii="Cambria Math" w:cs="Times New Roman" w:eastAsia="宋体" w:hAnsi="Cambria Math"/>
                  <w:bCs/>
                  <w:i/>
                  <w:sz w:val="24"/>
                  <w:szCs w:val="24"/>
                </w:rPr>
              </m:ctrlPr>
            </m:fPr>
            <m:num>
              <m:r>
                <w:rPr>
                  <w:rFonts w:ascii="Cambria Math" w:cs="Times New Roman" w:eastAsia="宋体" w:hAnsi="Cambria Math"/>
                  <w:sz w:val="24"/>
                  <w:szCs w:val="24"/>
                </w:rPr>
                <m:t>63.5</m:t>
              </m:r>
            </m:num>
            <m:den>
              <m:r>
                <w:rPr>
                  <w:rFonts w:ascii="Cambria Math" w:cs="Times New Roman" w:eastAsia="宋体" w:hAnsi="Cambria Math"/>
                  <w:sz w:val="24"/>
                  <w:szCs w:val="24"/>
                </w:rPr>
                <m:t>2</m:t>
              </m:r>
            </m:den>
          </m:f>
          <m:r>
            <w:rPr>
              <w:rFonts w:ascii="Cambria Math" w:cs="Times New Roman" w:eastAsia="宋体" w:hAnsi="Cambria Math"/>
              <w:sz w:val="24"/>
              <w:szCs w:val="24"/>
            </w:rPr>
            <m:t>=31.75 g</m:t>
          </m:r>
        </m:oMath>
      </m:oMathPara>
    </w:p>
    <w:p>
      <w:pPr>
        <w:pStyle w:val="style157"/>
        <w:rPr>
          <w:rFonts w:ascii="Times New Roman" w:cs="Times New Roman" w:eastAsia="宋体" w:hAnsi="Times New Roman"/>
          <w:bCs/>
          <w:color w:val="c00000"/>
          <w:sz w:val="24"/>
          <w:szCs w:val="24"/>
        </w:rPr>
      </w:pPr>
    </w:p>
    <w:p>
      <w:pPr>
        <w:pStyle w:val="style157"/>
        <w:rPr>
          <w:rFonts w:ascii="Times New Roman" w:cs="Times New Roman" w:eastAsia="宋体" w:hAnsi="Times New Roman"/>
          <w:b/>
          <w:sz w:val="28"/>
          <w:szCs w:val="28"/>
          <w:rPrChange w:id="19189" w:author="user pc" w:date="2022-03-15T10:14:00Z">
            <w:rPr>
              <w:rFonts w:eastAsia="宋体" w:hAnsi="Bell MT"/>
            </w:rPr>
          </w:rPrChange>
        </w:rPr>
      </w:pPr>
      <w:r w:rsidRPr="962B29C2">
        <w:rPr>
          <w:rFonts w:ascii="Times New Roman" w:cs="Times New Roman" w:eastAsia="宋体" w:hAnsi="Times New Roman"/>
          <w:b/>
          <w:sz w:val="28"/>
          <w:szCs w:val="28"/>
          <w:rPrChange w:id="19190" w:author="user pc" w:date="2022-03-15T10:14:00Z">
            <w:rPr>
              <w:rFonts w:eastAsia="宋体" w:hAnsi="Bell MT"/>
            </w:rPr>
          </w:rPrChange>
        </w:rPr>
        <w:t>Faraday𝑔</w:t>
      </w:r>
      <w:r w:rsidRPr="C203BD19">
        <w:rPr>
          <w:rFonts w:ascii="Times New Roman" w:cs="Times New Roman" w:eastAsia="宋体" w:hAnsi="Times New Roman"/>
          <w:b/>
          <w:sz w:val="28"/>
          <w:szCs w:val="28"/>
          <w:rPrChange w:id="19191" w:author="user pc" w:date="2022-03-15T10:14:00Z">
            <w:rPr>
              <w:rFonts w:eastAsia="宋体" w:hAnsi="Bell MT"/>
            </w:rPr>
          </w:rPrChange>
        </w:rPr>
        <w:t xml:space="preserve"> Second Law of Electrolysis can be further explained by the following example:</w:t>
      </w:r>
    </w:p>
    <w:p>
      <w:pPr>
        <w:pStyle w:val="style157"/>
        <w:rPr>
          <w:rFonts w:ascii="Times New Roman" w:cs="Times New Roman" w:eastAsia="宋体" w:hAnsi="Times New Roman"/>
          <w:sz w:val="28"/>
          <w:szCs w:val="28"/>
          <w:rPrChange w:id="19192" w:author="user pc" w:date="2022-03-15T10:14:00Z">
            <w:rPr>
              <w:rFonts w:eastAsia="宋体" w:hAnsi="Bell MT"/>
            </w:rPr>
          </w:rPrChange>
        </w:rPr>
      </w:pPr>
      <w:r w:rsidRPr="21FBFE91">
        <w:rPr>
          <w:rFonts w:ascii="Times New Roman" w:cs="Times New Roman" w:eastAsia="宋体" w:hAnsi="Times New Roman"/>
          <w:sz w:val="28"/>
          <w:szCs w:val="28"/>
          <w:rPrChange w:id="19193" w:author="user pc" w:date="2022-03-15T10:14:00Z">
            <w:rPr>
              <w:rFonts w:eastAsia="宋体" w:hAnsi="Bell MT"/>
            </w:rPr>
          </w:rPrChange>
        </w:rPr>
        <w:t xml:space="preserve">Consider three different chemical reactions occurring in three separate electrolytic cells which are connected in series. Suppose in the 1st electrolytic cell sodium ion gains electrons and converts into sodium. </w:t>
      </w:r>
    </w:p>
    <w:p>
      <w:pPr>
        <w:pStyle w:val="style157"/>
        <w:rPr>
          <w:rFonts w:ascii="Times New Roman" w:cs="Times New Roman" w:eastAsia="宋体" w:hAnsi="Times New Roman"/>
          <w:sz w:val="28"/>
          <w:szCs w:val="28"/>
          <w:rPrChange w:id="19194" w:author="user pc" w:date="2022-03-15T10:14:00Z">
            <w:rPr>
              <w:rFonts w:eastAsia="宋体" w:hAnsi="Bell MT"/>
            </w:rPr>
          </w:rPrChange>
        </w:rPr>
      </w:pPr>
      <w:r w:rsidRPr="E5408A08">
        <w:rPr>
          <w:rFonts w:ascii="Times New Roman" w:cs="Times New Roman" w:eastAsia="宋体" w:hAnsi="Times New Roman"/>
          <w:sz w:val="28"/>
          <w:szCs w:val="28"/>
          <w:rPrChange w:id="19195" w:author="user pc" w:date="2022-03-15T10:14:00Z">
            <w:rPr>
              <w:rFonts w:eastAsia="宋体" w:hAnsi="Bell MT"/>
            </w:rPr>
          </w:rPrChange>
        </w:rPr>
        <w:t>Na</w:t>
      </w:r>
      <w:r w:rsidRPr="53F5C12E">
        <w:rPr>
          <w:rFonts w:ascii="Times New Roman" w:cs="Times New Roman" w:eastAsia="宋体" w:hAnsi="Times New Roman"/>
          <w:sz w:val="28"/>
          <w:szCs w:val="28"/>
          <w:vertAlign w:val="superscript"/>
          <w:rPrChange w:id="19196" w:author="user pc" w:date="2022-03-15T10:14:00Z">
            <w:rPr>
              <w:rFonts w:eastAsia="宋体" w:hAnsi="Bell MT"/>
              <w:vertAlign w:val="superscript"/>
            </w:rPr>
          </w:rPrChange>
        </w:rPr>
        <w:t>+</w:t>
      </w:r>
      <w:r w:rsidRPr="97F338E6">
        <w:rPr>
          <w:rFonts w:ascii="Times New Roman" w:cs="Times New Roman" w:eastAsia="宋体" w:hAnsi="Times New Roman"/>
          <w:sz w:val="28"/>
          <w:szCs w:val="28"/>
          <w:rPrChange w:id="19197" w:author="user pc" w:date="2022-03-15T10:14:00Z">
            <w:rPr>
              <w:rFonts w:eastAsia="宋体" w:hAnsi="Bell MT"/>
            </w:rPr>
          </w:rPrChange>
        </w:rPr>
        <w:t>+ e</w:t>
      </w:r>
      <w:r w:rsidRPr="990C482C">
        <w:rPr>
          <w:rFonts w:ascii="Times New Roman" w:cs="Times New Roman" w:eastAsia="宋体" w:hAnsi="Times New Roman"/>
          <w:sz w:val="28"/>
          <w:szCs w:val="28"/>
          <w:vertAlign w:val="superscript"/>
          <w:rPrChange w:id="19198" w:author="user pc" w:date="2022-03-15T10:14:00Z">
            <w:rPr>
              <w:rFonts w:eastAsia="宋体" w:hAnsi="Bell MT"/>
              <w:vertAlign w:val="superscript"/>
            </w:rPr>
          </w:rPrChange>
        </w:rPr>
        <w:t>−</w:t>
      </w:r>
      <w:r w:rsidRPr="6E6BE37B">
        <w:rPr>
          <w:rFonts w:ascii="Times New Roman" w:cs="Times New Roman" w:eastAsia="宋体" w:hAnsi="Times New Roman"/>
          <w:sz w:val="28"/>
          <w:szCs w:val="28"/>
          <w:rPrChange w:id="19199" w:author="user pc" w:date="2022-03-15T10:14:00Z">
            <w:rPr>
              <w:rFonts w:eastAsia="宋体" w:hAnsi="Bell MT"/>
            </w:rPr>
          </w:rPrChange>
        </w:rPr>
        <w:t>→ e</w:t>
      </w:r>
    </w:p>
    <w:p>
      <w:pPr>
        <w:pStyle w:val="style157"/>
        <w:rPr>
          <w:rFonts w:ascii="Times New Roman" w:cs="Times New Roman" w:eastAsia="宋体" w:hAnsi="Times New Roman"/>
          <w:sz w:val="28"/>
          <w:szCs w:val="28"/>
          <w:rPrChange w:id="19200" w:author="user pc" w:date="2022-03-15T10:14:00Z">
            <w:rPr>
              <w:rFonts w:eastAsia="宋体" w:hAnsi="Bell MT"/>
            </w:rPr>
          </w:rPrChange>
        </w:rPr>
      </w:pPr>
    </w:p>
    <w:p>
      <w:pPr>
        <w:pStyle w:val="style157"/>
        <w:rPr>
          <w:rFonts w:ascii="Times New Roman" w:cs="Times New Roman" w:eastAsia="宋体" w:hAnsi="Times New Roman"/>
          <w:sz w:val="28"/>
          <w:szCs w:val="28"/>
          <w:rPrChange w:id="19201" w:author="user pc" w:date="2022-03-15T10:14:00Z">
            <w:rPr>
              <w:rFonts w:eastAsia="宋体" w:hAnsi="Bell MT"/>
            </w:rPr>
          </w:rPrChange>
        </w:rPr>
      </w:pPr>
      <w:r w:rsidRPr="4B1A1F53">
        <w:rPr>
          <w:rFonts w:ascii="Times New Roman" w:cs="Times New Roman" w:eastAsia="宋体" w:hAnsi="Times New Roman"/>
          <w:sz w:val="28"/>
          <w:szCs w:val="28"/>
          <w:rPrChange w:id="19202" w:author="user pc" w:date="2022-03-15T10:14:00Z">
            <w:rPr>
              <w:rFonts w:eastAsia="宋体" w:hAnsi="Bell MT"/>
            </w:rPr>
          </w:rPrChange>
        </w:rPr>
        <w:t>In 2nd electrolytic cell following reaction occurs:</w:t>
      </w:r>
    </w:p>
    <w:p>
      <w:pPr>
        <w:pStyle w:val="style157"/>
        <w:rPr>
          <w:rFonts w:ascii="Times New Roman" w:cs="Times New Roman" w:eastAsia="宋体" w:hAnsi="Times New Roman"/>
          <w:sz w:val="28"/>
          <w:szCs w:val="28"/>
          <w:rPrChange w:id="19203" w:author="user pc" w:date="2022-03-15T10:14:00Z">
            <w:rPr>
              <w:rFonts w:eastAsia="宋体" w:hAnsi="Bell MT"/>
            </w:rPr>
          </w:rPrChange>
        </w:rPr>
      </w:pPr>
      <w:r w:rsidRPr="F2FB131A">
        <w:rPr>
          <w:rFonts w:ascii="Times New Roman" w:cs="Times New Roman" w:eastAsia="宋体" w:hAnsi="Times New Roman"/>
          <w:sz w:val="28"/>
          <w:szCs w:val="28"/>
          <w:rPrChange w:id="19204" w:author="user pc" w:date="2022-03-15T10:14:00Z">
            <w:rPr>
              <w:rFonts w:eastAsia="宋体" w:hAnsi="Bell MT"/>
            </w:rPr>
          </w:rPrChange>
        </w:rPr>
        <w:t>Cu</w:t>
      </w:r>
      <w:r w:rsidRPr="3A9AB2D0">
        <w:rPr>
          <w:rFonts w:ascii="Times New Roman" w:cs="Times New Roman" w:eastAsia="宋体" w:hAnsi="Times New Roman"/>
          <w:sz w:val="28"/>
          <w:szCs w:val="28"/>
          <w:vertAlign w:val="superscript"/>
          <w:rPrChange w:id="19205" w:author="user pc" w:date="2022-03-15T10:14:00Z">
            <w:rPr>
              <w:rFonts w:eastAsia="宋体" w:hAnsi="Bell MT"/>
              <w:vertAlign w:val="superscript"/>
            </w:rPr>
          </w:rPrChange>
        </w:rPr>
        <w:t>2+</w:t>
      </w:r>
      <w:r w:rsidRPr="AEB896B0">
        <w:rPr>
          <w:rFonts w:ascii="Times New Roman" w:cs="Times New Roman" w:eastAsia="宋体" w:hAnsi="Times New Roman"/>
          <w:sz w:val="28"/>
          <w:szCs w:val="28"/>
          <w:rPrChange w:id="19206" w:author="user pc" w:date="2022-03-15T10:14:00Z">
            <w:rPr>
              <w:rFonts w:eastAsia="宋体" w:hAnsi="Bell MT"/>
            </w:rPr>
          </w:rPrChange>
        </w:rPr>
        <w:t>+ 2e</w:t>
      </w:r>
      <w:r>
        <w:rPr>
          <w:rFonts w:ascii="Times New Roman" w:cs="Times New Roman" w:eastAsia="宋体" w:hAnsi="Times New Roman"/>
          <w:sz w:val="28"/>
          <w:szCs w:val="28"/>
          <w:vertAlign w:val="superscript"/>
        </w:rPr>
        <w:t xml:space="preserve">-   </w:t>
      </w:r>
      <w:r w:rsidRPr="39186EA4">
        <w:rPr>
          <w:rFonts w:ascii="Times New Roman" w:cs="Times New Roman" w:eastAsia="宋体" w:hAnsi="Times New Roman"/>
          <w:sz w:val="28"/>
          <w:szCs w:val="28"/>
          <w:rPrChange w:id="19207" w:author="user pc" w:date="2022-03-15T10:14:00Z">
            <w:rPr>
              <w:rFonts w:eastAsia="宋体" w:hAnsi="Bell MT"/>
            </w:rPr>
          </w:rPrChange>
        </w:rPr>
        <w:t>→</w:t>
      </w:r>
      <w:r>
        <w:rPr>
          <w:rFonts w:ascii="Times New Roman" w:cs="Times New Roman" w:eastAsia="宋体" w:hAnsi="Times New Roman"/>
          <w:sz w:val="28"/>
          <w:szCs w:val="28"/>
        </w:rPr>
        <w:t xml:space="preserve"> </w:t>
      </w:r>
      <w:r w:rsidRPr="EE0E953B">
        <w:rPr>
          <w:rFonts w:ascii="Times New Roman" w:cs="Times New Roman" w:eastAsia="宋体" w:hAnsi="Times New Roman"/>
          <w:sz w:val="28"/>
          <w:szCs w:val="28"/>
          <w:rPrChange w:id="19208" w:author="user pc" w:date="2022-03-15T10:14:00Z">
            <w:rPr>
              <w:rFonts w:eastAsia="宋体" w:hAnsi="Bell MT"/>
            </w:rPr>
          </w:rPrChange>
        </w:rPr>
        <w:t>Cu</w:t>
      </w:r>
    </w:p>
    <w:p>
      <w:pPr>
        <w:pStyle w:val="style157"/>
        <w:rPr>
          <w:rFonts w:ascii="Times New Roman" w:cs="Times New Roman" w:eastAsia="宋体" w:hAnsi="Times New Roman"/>
          <w:sz w:val="28"/>
          <w:szCs w:val="28"/>
          <w:rPrChange w:id="19209" w:author="user pc" w:date="2022-03-15T10:14:00Z">
            <w:rPr>
              <w:rFonts w:eastAsia="宋体" w:hAnsi="Bell MT"/>
            </w:rPr>
          </w:rPrChange>
        </w:rPr>
      </w:pPr>
    </w:p>
    <w:p>
      <w:pPr>
        <w:pStyle w:val="style157"/>
        <w:rPr>
          <w:rFonts w:ascii="Times New Roman" w:cs="Times New Roman" w:eastAsia="宋体" w:hAnsi="Times New Roman"/>
          <w:sz w:val="28"/>
          <w:szCs w:val="28"/>
          <w:rPrChange w:id="19210" w:author="user pc" w:date="2022-03-15T10:14:00Z">
            <w:rPr>
              <w:rFonts w:eastAsia="宋体" w:hAnsi="Bell MT"/>
            </w:rPr>
          </w:rPrChange>
        </w:rPr>
      </w:pPr>
      <w:r w:rsidRPr="F221A8DC">
        <w:rPr>
          <w:rFonts w:ascii="Times New Roman" w:cs="Times New Roman" w:eastAsia="宋体" w:hAnsi="Times New Roman"/>
          <w:sz w:val="28"/>
          <w:szCs w:val="28"/>
          <w:rPrChange w:id="19211" w:author="user pc" w:date="2022-03-15T10:14:00Z">
            <w:rPr>
              <w:rFonts w:eastAsia="宋体" w:hAnsi="Bell MT"/>
            </w:rPr>
          </w:rPrChange>
        </w:rPr>
        <w:t>In 3rd electrolytic cell</w:t>
      </w:r>
      <w:r>
        <w:rPr>
          <w:rFonts w:ascii="Times New Roman" w:cs="Times New Roman" w:eastAsia="宋体" w:hAnsi="Times New Roman"/>
          <w:sz w:val="28"/>
          <w:szCs w:val="28"/>
        </w:rPr>
        <w:t>, the</w:t>
      </w:r>
      <w:r w:rsidRPr="12312536">
        <w:rPr>
          <w:rFonts w:ascii="Times New Roman" w:cs="Times New Roman" w:eastAsia="宋体" w:hAnsi="Times New Roman"/>
          <w:sz w:val="28"/>
          <w:szCs w:val="28"/>
          <w:rPrChange w:id="19212" w:author="user pc" w:date="2022-03-15T10:14:00Z">
            <w:rPr>
              <w:rFonts w:eastAsia="宋体" w:hAnsi="Bell MT"/>
            </w:rPr>
          </w:rPrChange>
        </w:rPr>
        <w:t xml:space="preserve"> following reaction occurs l</w:t>
      </w:r>
    </w:p>
    <w:p>
      <w:pPr>
        <w:pStyle w:val="style157"/>
        <w:rPr>
          <w:rFonts w:ascii="Times New Roman" w:cs="Times New Roman" w:eastAsia="宋体" w:hAnsi="Times New Roman"/>
          <w:sz w:val="28"/>
          <w:szCs w:val="28"/>
          <w:rPrChange w:id="19213" w:author="user pc" w:date="2022-03-15T10:14:00Z">
            <w:rPr>
              <w:rFonts w:eastAsia="宋体" w:hAnsi="Bell MT"/>
            </w:rPr>
          </w:rPrChange>
        </w:rPr>
      </w:pPr>
    </w:p>
    <w:p>
      <w:pPr>
        <w:pStyle w:val="style157"/>
        <w:rPr>
          <w:rFonts w:ascii="Times New Roman" w:cs="Times New Roman" w:eastAsia="宋体" w:hAnsi="Times New Roman"/>
          <w:sz w:val="28"/>
          <w:szCs w:val="28"/>
          <w:rPrChange w:id="19214" w:author="user pc" w:date="2022-03-15T10:14:00Z">
            <w:rPr>
              <w:rFonts w:eastAsia="宋体" w:hAnsi="Bell MT"/>
            </w:rPr>
          </w:rPrChange>
        </w:rPr>
      </w:pPr>
      <w:r w:rsidRPr="83FEA681">
        <w:rPr>
          <w:rFonts w:ascii="Times New Roman" w:cs="Times New Roman" w:eastAsia="宋体" w:hAnsi="Times New Roman"/>
          <w:sz w:val="28"/>
          <w:szCs w:val="28"/>
          <w:rPrChange w:id="19215" w:author="user pc" w:date="2022-03-15T10:14:00Z">
            <w:rPr>
              <w:rFonts w:eastAsia="宋体" w:hAnsi="Bell MT"/>
            </w:rPr>
          </w:rPrChange>
        </w:rPr>
        <w:t>Al</w:t>
      </w:r>
      <w:r w:rsidRPr="116C258A">
        <w:rPr>
          <w:rFonts w:ascii="Times New Roman" w:cs="Times New Roman" w:eastAsia="宋体" w:hAnsi="Times New Roman"/>
          <w:sz w:val="28"/>
          <w:szCs w:val="28"/>
          <w:vertAlign w:val="superscript"/>
          <w:rPrChange w:id="19216" w:author="user pc" w:date="2022-03-15T10:14:00Z">
            <w:rPr>
              <w:rFonts w:eastAsia="宋体" w:hAnsi="Bell MT"/>
              <w:vertAlign w:val="superscript"/>
            </w:rPr>
          </w:rPrChange>
        </w:rPr>
        <w:t xml:space="preserve">3+ </w:t>
      </w:r>
      <w:r w:rsidRPr="E01EB654">
        <w:rPr>
          <w:rFonts w:ascii="Times New Roman" w:cs="Times New Roman" w:eastAsia="宋体" w:hAnsi="Times New Roman"/>
          <w:sz w:val="28"/>
          <w:szCs w:val="28"/>
          <w:rPrChange w:id="19217" w:author="user pc" w:date="2022-03-15T10:14:00Z">
            <w:rPr>
              <w:rFonts w:eastAsia="宋体" w:hAnsi="Bell MT"/>
            </w:rPr>
          </w:rPrChange>
        </w:rPr>
        <w:t>+ 3e</w:t>
      </w:r>
      <w:r>
        <w:rPr>
          <w:rFonts w:ascii="Times New Roman" w:cs="Times New Roman" w:eastAsia="宋体" w:hAnsi="Times New Roman"/>
          <w:sz w:val="28"/>
          <w:szCs w:val="28"/>
          <w:vertAlign w:val="superscript"/>
        </w:rPr>
        <w:t xml:space="preserve">- </w:t>
      </w:r>
      <w:r>
        <w:rPr>
          <w:rFonts w:ascii="Times New Roman" w:cs="Times New Roman" w:eastAsia="宋体" w:hAnsi="Times New Roman"/>
          <w:sz w:val="28"/>
          <w:szCs w:val="28"/>
        </w:rPr>
        <w:t xml:space="preserve"> </w:t>
      </w:r>
      <w:r w:rsidRPr="0DD2314F">
        <w:rPr>
          <w:rFonts w:ascii="Times New Roman" w:cs="Times New Roman" w:eastAsia="宋体" w:hAnsi="Times New Roman"/>
          <w:sz w:val="28"/>
          <w:szCs w:val="28"/>
          <w:rPrChange w:id="19218" w:author="user pc" w:date="2022-03-15T10:14:00Z">
            <w:rPr>
              <w:rFonts w:eastAsia="宋体" w:hAnsi="Bell MT"/>
            </w:rPr>
          </w:rPrChange>
        </w:rPr>
        <w:t>→</w:t>
      </w:r>
      <w:r>
        <w:rPr>
          <w:rFonts w:ascii="Times New Roman" w:cs="Times New Roman" w:eastAsia="宋体" w:hAnsi="Times New Roman"/>
          <w:sz w:val="28"/>
          <w:szCs w:val="28"/>
        </w:rPr>
        <w:t xml:space="preserve"> </w:t>
      </w:r>
      <w:r w:rsidRPr="FDA57272">
        <w:rPr>
          <w:rFonts w:ascii="Times New Roman" w:cs="Times New Roman" w:eastAsia="宋体" w:hAnsi="Times New Roman"/>
          <w:sz w:val="28"/>
          <w:szCs w:val="28"/>
          <w:rPrChange w:id="19219" w:author="user pc" w:date="2022-03-15T10:14:00Z">
            <w:rPr>
              <w:rFonts w:eastAsia="宋体" w:hAnsi="Bell MT"/>
            </w:rPr>
          </w:rPrChange>
        </w:rPr>
        <w:t>Al</w:t>
      </w:r>
    </w:p>
    <w:p>
      <w:pPr>
        <w:pStyle w:val="style157"/>
        <w:rPr>
          <w:rFonts w:ascii="Times New Roman" w:cs="Times New Roman" w:eastAsia="宋体" w:hAnsi="Times New Roman"/>
          <w:sz w:val="28"/>
          <w:szCs w:val="28"/>
          <w:rPrChange w:id="19220" w:author="user pc" w:date="2022-03-15T10:14:00Z">
            <w:rPr>
              <w:rFonts w:eastAsia="宋体" w:hAnsi="Bell MT"/>
            </w:rPr>
          </w:rPrChange>
        </w:rPr>
      </w:pPr>
    </w:p>
    <w:p>
      <w:pPr>
        <w:pStyle w:val="style157"/>
        <w:rPr>
          <w:rFonts w:ascii="Times New Roman" w:cs="Times New Roman" w:eastAsia="宋体" w:hAnsi="Times New Roman"/>
          <w:sz w:val="28"/>
          <w:szCs w:val="28"/>
          <w:rPrChange w:id="19221" w:author="user pc" w:date="2022-03-15T10:14:00Z">
            <w:rPr>
              <w:rFonts w:eastAsia="宋体" w:hAnsi="Bell MT"/>
            </w:rPr>
          </w:rPrChange>
        </w:rPr>
      </w:pPr>
      <w:r w:rsidRPr="0BBBDA6C">
        <w:rPr>
          <w:rFonts w:ascii="Times New Roman" w:cs="Times New Roman" w:eastAsia="宋体" w:hAnsi="Times New Roman"/>
          <w:sz w:val="28"/>
          <w:szCs w:val="28"/>
          <w:rPrChange w:id="19222" w:author="user pc" w:date="2022-03-15T10:14:00Z">
            <w:rPr>
              <w:rFonts w:eastAsia="宋体" w:hAnsi="Bell MT"/>
            </w:rPr>
          </w:rPrChange>
        </w:rPr>
        <w:t xml:space="preserve">Suppose y moles of electrons are passed through three cells, the mass of sodium, aluminium and copper liberated are 23y grams, 9y grams, 31.75y grams respectively. </w:t>
      </w:r>
    </w:p>
    <w:p>
      <w:pPr>
        <w:pStyle w:val="style157"/>
        <w:rPr>
          <w:rFonts w:ascii="Times New Roman" w:cs="Times New Roman" w:eastAsia="宋体" w:hAnsi="Times New Roman"/>
          <w:sz w:val="28"/>
          <w:szCs w:val="28"/>
          <w:rPrChange w:id="19223" w:author="user pc" w:date="2022-03-15T10:14:00Z">
            <w:rPr>
              <w:rFonts w:eastAsia="宋体" w:hAnsi="Bell MT"/>
            </w:rPr>
          </w:rPrChange>
        </w:rPr>
      </w:pPr>
    </w:p>
    <w:p>
      <w:pPr>
        <w:pStyle w:val="style157"/>
        <w:rPr>
          <w:rFonts w:ascii="Times New Roman" w:cs="Times New Roman" w:eastAsia="宋体" w:hAnsi="Times New Roman"/>
          <w:sz w:val="28"/>
          <w:szCs w:val="28"/>
          <w:rPrChange w:id="19224" w:author="user pc" w:date="2022-03-15T10:14:00Z">
            <w:rPr>
              <w:rFonts w:eastAsia="宋体" w:hAnsi="Bell MT"/>
            </w:rPr>
          </w:rPrChange>
        </w:rPr>
      </w:pPr>
      <w:r w:rsidRPr="493352A3">
        <w:rPr>
          <w:rFonts w:ascii="Times New Roman" w:cs="Times New Roman" w:eastAsia="宋体" w:hAnsi="Times New Roman"/>
          <w:sz w:val="28"/>
          <w:szCs w:val="28"/>
          <w:rPrChange w:id="19225" w:author="user pc" w:date="2022-03-15T10:14:00Z">
            <w:rPr>
              <w:rFonts w:eastAsia="宋体" w:hAnsi="Bell MT"/>
            </w:rPr>
          </w:rPrChange>
        </w:rPr>
        <w:t xml:space="preserve">One mole of electrons is required for the reduction of one mole of ions. As we know, Charge on one </w:t>
      </w:r>
      <w:r>
        <w:rPr>
          <w:rFonts w:ascii="Times New Roman" w:cs="Times New Roman" w:eastAsia="宋体" w:hAnsi="Times New Roman"/>
          <w:sz w:val="28"/>
          <w:szCs w:val="28"/>
        </w:rPr>
        <w:t>electron</w:t>
      </w:r>
      <w:r w:rsidRPr="F3F63277">
        <w:rPr>
          <w:rFonts w:ascii="Times New Roman" w:cs="Times New Roman" w:eastAsia="宋体" w:hAnsi="Times New Roman"/>
          <w:sz w:val="28"/>
          <w:szCs w:val="28"/>
          <w:rPrChange w:id="19226" w:author="user pc" w:date="2022-03-15T10:14:00Z">
            <w:rPr>
              <w:rFonts w:eastAsia="宋体" w:hAnsi="Bell MT"/>
            </w:rPr>
          </w:rPrChange>
        </w:rPr>
        <w:t xml:space="preserve"> is equal to 1.6021ns </w:t>
      </w:r>
      <w:r w:rsidRPr="0BA5B5AF">
        <w:rPr>
          <w:rFonts w:ascii="Times New Roman" w:cs="Times New Roman" w:eastAsia="宋体" w:hAnsi="Times New Roman"/>
          <w:sz w:val="28"/>
          <w:szCs w:val="28"/>
          <w:vertAlign w:val="superscript"/>
          <w:rPrChange w:id="19227" w:author="user pc" w:date="2022-03-15T10:14:00Z">
            <w:rPr>
              <w:rFonts w:eastAsia="宋体" w:hAnsi="Bell MT"/>
              <w:vertAlign w:val="superscript"/>
            </w:rPr>
          </w:rPrChange>
        </w:rPr>
        <w:t>−19</w:t>
      </w:r>
      <w:r w:rsidRPr="710A613F">
        <w:rPr>
          <w:rFonts w:ascii="Times New Roman" w:cs="Times New Roman" w:eastAsia="宋体" w:hAnsi="Times New Roman"/>
          <w:sz w:val="28"/>
          <w:szCs w:val="28"/>
          <w:rPrChange w:id="19228" w:author="user pc" w:date="2022-03-15T10:14:00Z">
            <w:rPr>
              <w:rFonts w:eastAsia="宋体" w:hAnsi="Bell MT"/>
            </w:rPr>
          </w:rPrChange>
        </w:rPr>
        <w:t>C and one mole of electron is equal to 6.023duc</w:t>
      </w:r>
      <w:r w:rsidRPr="E3E0020D">
        <w:rPr>
          <w:rFonts w:ascii="Times New Roman" w:cs="Times New Roman" w:eastAsia="宋体" w:hAnsi="Times New Roman"/>
          <w:sz w:val="28"/>
          <w:szCs w:val="28"/>
          <w:vertAlign w:val="superscript"/>
          <w:rPrChange w:id="19229" w:author="user pc" w:date="2022-03-15T10:14:00Z">
            <w:rPr>
              <w:rFonts w:eastAsia="宋体" w:hAnsi="Bell MT"/>
              <w:vertAlign w:val="superscript"/>
            </w:rPr>
          </w:rPrChange>
        </w:rPr>
        <w:t>23</w:t>
      </w:r>
      <w:r>
        <w:rPr>
          <w:rFonts w:ascii="Times New Roman" w:cs="Times New Roman" w:eastAsia="宋体" w:hAnsi="Times New Roman"/>
          <w:sz w:val="28"/>
          <w:szCs w:val="28"/>
          <w:vertAlign w:val="superscript"/>
        </w:rPr>
        <w:t xml:space="preserve"> </w:t>
      </w:r>
      <w:r w:rsidRPr="B456C710">
        <w:rPr>
          <w:rFonts w:ascii="Times New Roman" w:cs="Times New Roman" w:eastAsia="宋体" w:hAnsi="Times New Roman"/>
          <w:sz w:val="28"/>
          <w:szCs w:val="28"/>
          <w:rPrChange w:id="19230" w:author="user pc" w:date="2022-03-15T10:14:00Z">
            <w:rPr>
              <w:rFonts w:eastAsia="宋体" w:hAnsi="Bell MT"/>
            </w:rPr>
          </w:rPrChange>
        </w:rPr>
        <w:t>electrons. So, charge on one mole of electrons is equal to:</w:t>
      </w:r>
    </w:p>
    <w:p>
      <w:pPr>
        <w:pStyle w:val="style157"/>
        <w:rPr>
          <w:rFonts w:ascii="Times New Roman" w:cs="Times New Roman" w:eastAsia="宋体" w:hAnsi="Times New Roman"/>
          <w:sz w:val="28"/>
          <w:szCs w:val="28"/>
          <w:rPrChange w:id="19231" w:author="user pc" w:date="2022-03-15T10:14:00Z">
            <w:rPr>
              <w:rFonts w:eastAsia="宋体" w:hAnsi="Bell MT"/>
            </w:rPr>
          </w:rPrChange>
        </w:rPr>
      </w:pPr>
    </w:p>
    <w:p>
      <w:pPr>
        <w:pStyle w:val="style157"/>
        <w:rPr>
          <w:rFonts w:ascii="Times New Roman" w:cs="Times New Roman" w:eastAsia="宋体" w:hAnsi="Times New Roman"/>
          <w:b/>
          <w:i/>
          <w:color w:val="0033cc"/>
          <w:sz w:val="28"/>
          <w:szCs w:val="28"/>
          <w:rPrChange w:id="19232" w:author="user pc" w:date="2022-03-15T10:14:00Z">
            <w:rPr>
              <w:rFonts w:eastAsia="宋体" w:hAnsi="Bell MT"/>
            </w:rPr>
          </w:rPrChange>
        </w:rPr>
      </w:pPr>
      <w:r w:rsidRPr="61AE04AB">
        <w:rPr>
          <w:rFonts w:ascii="Times New Roman" w:cs="Times New Roman" w:eastAsia="宋体" w:hAnsi="Times New Roman"/>
          <w:b/>
          <w:i/>
          <w:color w:val="0033cc"/>
          <w:sz w:val="28"/>
          <w:szCs w:val="28"/>
          <w:rPrChange w:id="19233" w:author="user pc" w:date="2022-03-15T10:14:00Z">
            <w:rPr>
              <w:rFonts w:eastAsia="宋体" w:hAnsi="Bell MT"/>
            </w:rPr>
          </w:rPrChange>
        </w:rPr>
        <w:t>(6.023</w:t>
      </w:r>
      <w:r>
        <w:rPr>
          <w:rFonts w:ascii="Times New Roman" w:cs="Times New Roman" w:eastAsia="宋体" w:hAnsi="Times New Roman"/>
          <w:b/>
          <w:i/>
          <w:color w:val="0033cc"/>
          <w:sz w:val="28"/>
          <w:szCs w:val="28"/>
        </w:rPr>
        <w:t xml:space="preserve"> </w:t>
      </w:r>
      <w:r w:rsidRPr="927B55E7">
        <w:rPr>
          <w:rFonts w:ascii="Times New Roman" w:cs="Times New Roman" w:eastAsia="宋体" w:hAnsi="Times New Roman"/>
          <w:b/>
          <w:i/>
          <w:color w:val="0033cc"/>
          <w:sz w:val="28"/>
          <w:szCs w:val="28"/>
          <w:rPrChange w:id="19234" w:author="user pc" w:date="2022-03-15T10:14:00Z">
            <w:rPr>
              <w:rFonts w:eastAsia="宋体" w:hAnsi="Bell MT"/>
            </w:rPr>
          </w:rPrChange>
        </w:rPr>
        <w:t>×</w:t>
      </w:r>
      <w:r>
        <w:rPr>
          <w:rFonts w:ascii="Times New Roman" w:cs="Times New Roman" w:eastAsia="宋体" w:hAnsi="Times New Roman"/>
          <w:b/>
          <w:i/>
          <w:color w:val="0033cc"/>
          <w:sz w:val="28"/>
          <w:szCs w:val="28"/>
        </w:rPr>
        <w:t xml:space="preserve"> </w:t>
      </w:r>
      <w:r w:rsidRPr="38D100E3">
        <w:rPr>
          <w:rFonts w:ascii="Times New Roman" w:cs="Times New Roman" w:eastAsia="宋体" w:hAnsi="Times New Roman"/>
          <w:b/>
          <w:i/>
          <w:color w:val="0033cc"/>
          <w:sz w:val="28"/>
          <w:szCs w:val="28"/>
          <w:rPrChange w:id="19235" w:author="user pc" w:date="2022-03-15T10:14:00Z">
            <w:rPr>
              <w:rFonts w:eastAsia="宋体" w:hAnsi="Bell MT"/>
            </w:rPr>
          </w:rPrChange>
        </w:rPr>
        <w:t>10</w:t>
      </w:r>
      <w:r w:rsidRPr="31CF1136">
        <w:rPr>
          <w:rFonts w:ascii="Times New Roman" w:cs="Times New Roman" w:eastAsia="宋体" w:hAnsi="Times New Roman"/>
          <w:b/>
          <w:i/>
          <w:color w:val="0033cc"/>
          <w:sz w:val="28"/>
          <w:szCs w:val="28"/>
          <w:vertAlign w:val="superscript"/>
          <w:rPrChange w:id="19236" w:author="user pc" w:date="2022-03-15T10:14:00Z">
            <w:rPr>
              <w:rFonts w:eastAsia="宋体" w:hAnsi="Bell MT"/>
              <w:vertAlign w:val="superscript"/>
            </w:rPr>
          </w:rPrChange>
        </w:rPr>
        <w:t>23</w:t>
      </w:r>
      <w:r w:rsidRPr="AF64E2A6">
        <w:rPr>
          <w:rFonts w:ascii="Times New Roman" w:cs="Times New Roman" w:eastAsia="宋体" w:hAnsi="Times New Roman"/>
          <w:b/>
          <w:i/>
          <w:color w:val="0033cc"/>
          <w:sz w:val="28"/>
          <w:szCs w:val="28"/>
          <w:rPrChange w:id="19237" w:author="user pc" w:date="2022-03-15T10:14:00Z">
            <w:rPr>
              <w:rFonts w:eastAsia="宋体" w:hAnsi="Bell MT"/>
            </w:rPr>
          </w:rPrChange>
        </w:rPr>
        <w:t>)</w:t>
      </w:r>
      <w:r>
        <w:rPr>
          <w:rFonts w:ascii="Times New Roman" w:cs="Times New Roman" w:eastAsia="宋体" w:hAnsi="Times New Roman"/>
          <w:b/>
          <w:i/>
          <w:color w:val="0033cc"/>
          <w:sz w:val="28"/>
          <w:szCs w:val="28"/>
        </w:rPr>
        <w:t xml:space="preserve"> </w:t>
      </w:r>
      <w:r w:rsidRPr="710693A6">
        <w:rPr>
          <w:rFonts w:ascii="Times New Roman" w:cs="Times New Roman" w:eastAsia="宋体" w:hAnsi="Times New Roman"/>
          <w:b/>
          <w:i/>
          <w:color w:val="0033cc"/>
          <w:sz w:val="28"/>
          <w:szCs w:val="28"/>
          <w:rPrChange w:id="19238" w:author="user pc" w:date="2022-03-15T10:14:00Z">
            <w:rPr>
              <w:rFonts w:eastAsia="宋体" w:hAnsi="Bell MT"/>
            </w:rPr>
          </w:rPrChange>
        </w:rPr>
        <w:t>×</w:t>
      </w:r>
      <w:r>
        <w:rPr>
          <w:rFonts w:ascii="Times New Roman" w:cs="Times New Roman" w:eastAsia="宋体" w:hAnsi="Times New Roman"/>
          <w:b/>
          <w:i/>
          <w:color w:val="0033cc"/>
          <w:sz w:val="28"/>
          <w:szCs w:val="28"/>
        </w:rPr>
        <w:t xml:space="preserve"> </w:t>
      </w:r>
      <w:r w:rsidRPr="5E1E9DCB">
        <w:rPr>
          <w:rFonts w:ascii="Times New Roman" w:cs="Times New Roman" w:eastAsia="宋体" w:hAnsi="Times New Roman"/>
          <w:b/>
          <w:i/>
          <w:color w:val="0033cc"/>
          <w:sz w:val="28"/>
          <w:szCs w:val="28"/>
          <w:rPrChange w:id="19239" w:author="user pc" w:date="2022-03-15T10:14:00Z">
            <w:rPr>
              <w:rFonts w:eastAsia="宋体" w:hAnsi="Bell MT"/>
            </w:rPr>
          </w:rPrChange>
        </w:rPr>
        <w:t>(1.6021</w:t>
      </w:r>
      <w:r>
        <w:rPr>
          <w:rFonts w:ascii="Times New Roman" w:cs="Times New Roman" w:eastAsia="宋体" w:hAnsi="Times New Roman"/>
          <w:b/>
          <w:i/>
          <w:color w:val="0033cc"/>
          <w:sz w:val="28"/>
          <w:szCs w:val="28"/>
        </w:rPr>
        <w:t xml:space="preserve"> </w:t>
      </w:r>
      <w:r w:rsidRPr="DEA07DCF">
        <w:rPr>
          <w:rFonts w:ascii="Times New Roman" w:cs="Times New Roman" w:eastAsia="宋体" w:hAnsi="Times New Roman"/>
          <w:b/>
          <w:i/>
          <w:color w:val="0033cc"/>
          <w:sz w:val="28"/>
          <w:szCs w:val="28"/>
          <w:rPrChange w:id="19240" w:author="user pc" w:date="2022-03-15T10:14:00Z">
            <w:rPr>
              <w:rFonts w:eastAsia="宋体" w:hAnsi="Bell MT"/>
            </w:rPr>
          </w:rPrChange>
        </w:rPr>
        <w:t>×</w:t>
      </w:r>
      <w:r>
        <w:rPr>
          <w:rFonts w:ascii="Times New Roman" w:cs="Times New Roman" w:eastAsia="宋体" w:hAnsi="Times New Roman"/>
          <w:b/>
          <w:i/>
          <w:color w:val="0033cc"/>
          <w:sz w:val="28"/>
          <w:szCs w:val="28"/>
        </w:rPr>
        <w:t xml:space="preserve"> </w:t>
      </w:r>
      <w:r w:rsidRPr="FE41C940">
        <w:rPr>
          <w:rFonts w:ascii="Times New Roman" w:cs="Times New Roman" w:eastAsia="宋体" w:hAnsi="Times New Roman"/>
          <w:b/>
          <w:i/>
          <w:color w:val="0033cc"/>
          <w:sz w:val="28"/>
          <w:szCs w:val="28"/>
          <w:rPrChange w:id="19241" w:author="user pc" w:date="2022-03-15T10:14:00Z">
            <w:rPr>
              <w:rFonts w:eastAsia="宋体" w:hAnsi="Bell MT"/>
            </w:rPr>
          </w:rPrChange>
        </w:rPr>
        <w:t>10</w:t>
      </w:r>
      <w:r w:rsidRPr="21A7FD0E">
        <w:rPr>
          <w:rFonts w:ascii="Times New Roman" w:cs="Times New Roman" w:eastAsia="宋体" w:hAnsi="Times New Roman"/>
          <w:b/>
          <w:i/>
          <w:color w:val="0033cc"/>
          <w:sz w:val="28"/>
          <w:szCs w:val="28"/>
          <w:vertAlign w:val="superscript"/>
          <w:rPrChange w:id="19242" w:author="user pc" w:date="2022-03-15T10:14:00Z">
            <w:rPr>
              <w:rFonts w:eastAsia="宋体" w:hAnsi="Bell MT"/>
              <w:vertAlign w:val="superscript"/>
            </w:rPr>
          </w:rPrChange>
        </w:rPr>
        <w:t>−19</w:t>
      </w:r>
      <w:r w:rsidRPr="A7ED40B0">
        <w:rPr>
          <w:rFonts w:ascii="Times New Roman" w:cs="Times New Roman" w:eastAsia="宋体" w:hAnsi="Times New Roman"/>
          <w:b/>
          <w:i/>
          <w:color w:val="0033cc"/>
          <w:sz w:val="28"/>
          <w:szCs w:val="28"/>
          <w:rPrChange w:id="19243" w:author="user pc" w:date="2022-03-15T10:14:00Z">
            <w:rPr>
              <w:rFonts w:eastAsia="宋体" w:hAnsi="Bell MT"/>
            </w:rPr>
          </w:rPrChange>
        </w:rPr>
        <w:t>C)</w:t>
      </w:r>
      <w:r>
        <w:rPr>
          <w:rFonts w:ascii="Times New Roman" w:cs="Times New Roman" w:eastAsia="宋体" w:hAnsi="Times New Roman"/>
          <w:b/>
          <w:i/>
          <w:color w:val="0033cc"/>
          <w:sz w:val="28"/>
          <w:szCs w:val="28"/>
        </w:rPr>
        <w:t xml:space="preserve"> </w:t>
      </w:r>
      <w:r w:rsidRPr="ED634671">
        <w:rPr>
          <w:rFonts w:ascii="Times New Roman" w:cs="Times New Roman" w:eastAsia="宋体" w:hAnsi="Times New Roman"/>
          <w:b/>
          <w:i/>
          <w:color w:val="0033cc"/>
          <w:sz w:val="28"/>
          <w:szCs w:val="28"/>
          <w:rPrChange w:id="19244" w:author="user pc" w:date="2022-03-15T10:14:00Z">
            <w:rPr>
              <w:rFonts w:eastAsia="宋体" w:hAnsi="Bell MT"/>
            </w:rPr>
          </w:rPrChange>
        </w:rPr>
        <w:t>=</w:t>
      </w:r>
      <w:r>
        <w:rPr>
          <w:rFonts w:ascii="Times New Roman" w:cs="Times New Roman" w:eastAsia="宋体" w:hAnsi="Times New Roman"/>
          <w:b/>
          <w:i/>
          <w:color w:val="0033cc"/>
          <w:sz w:val="28"/>
          <w:szCs w:val="28"/>
        </w:rPr>
        <w:t xml:space="preserve"> </w:t>
      </w:r>
      <w:r w:rsidRPr="7F05F94F">
        <w:rPr>
          <w:rFonts w:ascii="Times New Roman" w:cs="Times New Roman" w:eastAsia="宋体" w:hAnsi="Times New Roman"/>
          <w:b/>
          <w:i/>
          <w:color w:val="0033cc"/>
          <w:sz w:val="28"/>
          <w:szCs w:val="28"/>
          <w:rPrChange w:id="19245" w:author="user pc" w:date="2022-03-15T10:14:00Z">
            <w:rPr>
              <w:rFonts w:eastAsia="宋体" w:hAnsi="Bell MT"/>
            </w:rPr>
          </w:rPrChange>
        </w:rPr>
        <w:t>96500 C</w:t>
      </w:r>
    </w:p>
    <w:p>
      <w:pPr>
        <w:pStyle w:val="style157"/>
        <w:rPr>
          <w:rFonts w:ascii="Times New Roman" w:cs="Times New Roman" w:eastAsia="宋体" w:hAnsi="Times New Roman"/>
          <w:b/>
          <w:bCs/>
          <w:sz w:val="28"/>
          <w:szCs w:val="28"/>
          <w:rPrChange w:id="19246" w:author="user pc" w:date="2022-03-15T10:14:00Z">
            <w:rPr>
              <w:rFonts w:ascii="Dancing Script" w:eastAsia="宋体" w:hAnsi="Dancing Script"/>
              <w:b/>
              <w:bCs/>
            </w:rPr>
          </w:rPrChange>
        </w:rPr>
      </w:pPr>
      <w:r w:rsidRPr="1EE442D4">
        <w:rPr>
          <w:rFonts w:ascii="Times New Roman" w:cs="Times New Roman" w:eastAsia="宋体" w:hAnsi="Times New Roman"/>
          <w:b/>
          <w:bCs/>
          <w:sz w:val="28"/>
          <w:szCs w:val="28"/>
          <w:rPrChange w:id="19247" w:author="user pc" w:date="2022-03-15T10:14:00Z">
            <w:rPr>
              <w:rFonts w:ascii="Dancing Script" w:eastAsia="宋体" w:hAnsi="Dancing Script"/>
              <w:b/>
              <w:bCs/>
            </w:rPr>
          </w:rPrChange>
        </w:rPr>
        <w:t xml:space="preserve">This charge (96500 C) is called 1 Faraday. </w:t>
      </w:r>
    </w:p>
    <w:p>
      <w:pPr>
        <w:pStyle w:val="style157"/>
        <w:rPr>
          <w:rFonts w:ascii="Times New Roman" w:cs="Times New Roman" w:eastAsia="宋体" w:hAnsi="Times New Roman"/>
          <w:sz w:val="28"/>
          <w:szCs w:val="28"/>
          <w:rPrChange w:id="19248" w:author="user pc" w:date="2022-03-15T10:14:00Z">
            <w:rPr>
              <w:rFonts w:eastAsia="宋体" w:hAnsi="Bell MT"/>
            </w:rPr>
          </w:rPrChange>
        </w:rPr>
      </w:pPr>
    </w:p>
    <w:p>
      <w:pPr>
        <w:pStyle w:val="style157"/>
        <w:rPr>
          <w:rFonts w:ascii="Times New Roman" w:cs="Times New Roman" w:eastAsia="宋体" w:hAnsi="Times New Roman"/>
          <w:sz w:val="28"/>
          <w:szCs w:val="28"/>
          <w:rPrChange w:id="19249" w:author="user pc" w:date="2022-03-15T10:14:00Z">
            <w:rPr>
              <w:rFonts w:eastAsia="宋体" w:hAnsi="Bell MT"/>
            </w:rPr>
          </w:rPrChange>
        </w:rPr>
      </w:pPr>
      <w:r w:rsidRPr="13DCBCFD">
        <w:rPr>
          <w:rFonts w:ascii="Times New Roman" w:cs="Times New Roman" w:eastAsia="宋体" w:hAnsi="Times New Roman"/>
          <w:sz w:val="28"/>
          <w:szCs w:val="28"/>
          <w:rPrChange w:id="19250" w:author="user pc" w:date="2022-03-15T10:14:00Z">
            <w:rPr>
              <w:rFonts w:eastAsia="宋体" w:hAnsi="Bell MT"/>
            </w:rPr>
          </w:rPrChange>
        </w:rPr>
        <w:t>If we pass 1 Faraday of charge in an electrolytic cell, then 1gm of equivalent weight of the substance will get deposited. So, we can write –</w:t>
      </w:r>
    </w:p>
    <w:p>
      <w:pPr>
        <w:pStyle w:val="style157"/>
        <w:rPr>
          <w:rFonts w:ascii="Times New Roman" w:cs="Times New Roman" w:eastAsia="宋体" w:hAnsi="Times New Roman"/>
          <w:sz w:val="28"/>
          <w:szCs w:val="28"/>
          <w:rPrChange w:id="19251" w:author="user pc" w:date="2022-03-15T10:14:00Z">
            <w:rPr>
              <w:rFonts w:eastAsia="宋体" w:hAnsi="Bell MT"/>
            </w:rPr>
          </w:rPrChange>
        </w:rPr>
      </w:pPr>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W= </m:t>
          </m:r>
          <m:f>
            <m:fPr>
              <m:ctrlPr>
                <w:rPr>
                  <w:rFonts w:ascii="Cambria Math" w:cs="Times New Roman" w:eastAsia="宋体" w:hAnsi="Cambria Math"/>
                  <w:i/>
                  <w:sz w:val="28"/>
                  <w:szCs w:val="28"/>
                </w:rPr>
              </m:ctrlPr>
            </m:fPr>
            <m:num>
              <m:r>
                <w:rPr>
                  <w:rFonts w:ascii="Cambria Math" w:cs="Times New Roman" w:eastAsia="宋体" w:hAnsi="Cambria Math"/>
                  <w:sz w:val="28"/>
                  <w:szCs w:val="28"/>
                </w:rPr>
                <m:t>Q</m:t>
              </m:r>
            </m:num>
            <m:den>
              <m:r>
                <w:rPr>
                  <w:rFonts w:ascii="Cambria Math" w:cs="Times New Roman" w:eastAsia="宋体" w:hAnsi="Cambria Math"/>
                  <w:sz w:val="28"/>
                  <w:szCs w:val="28"/>
                </w:rPr>
                <m:t>96500 ×E</m:t>
              </m:r>
            </m:den>
          </m:f>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19252" w:author="user pc" w:date="2022-03-15T10:14:00Z">
            <w:rPr>
              <w:rFonts w:eastAsia="宋体" w:hAnsi="Bell MT"/>
            </w:rPr>
          </w:rPrChange>
        </w:rPr>
      </w:pPr>
      <w:r w:rsidRPr="5783CC59">
        <w:rPr>
          <w:rFonts w:ascii="Times New Roman" w:cs="Times New Roman" w:eastAsia="宋体" w:hAnsi="Times New Roman"/>
          <w:sz w:val="28"/>
          <w:szCs w:val="28"/>
          <w:rPrChange w:id="19253" w:author="user pc" w:date="2022-03-15T10:14:00Z">
            <w:rPr>
              <w:rFonts w:eastAsia="宋体" w:hAnsi="Bell MT"/>
            </w:rPr>
          </w:rPrChange>
        </w:rPr>
        <w:t>On combining the 1st and 2nd law we get:</w:t>
      </w:r>
    </w:p>
    <w:p>
      <w:pPr>
        <w:pStyle w:val="style157"/>
        <w:rPr>
          <w:rFonts w:ascii="Times New Roman" w:cs="Times New Roman" w:eastAsia="宋体" w:hAnsi="Times New Roman"/>
          <w:sz w:val="28"/>
          <w:szCs w:val="28"/>
          <w:rPrChange w:id="19254" w:author="user pc" w:date="2022-03-15T10:14:00Z">
            <w:rPr>
              <w:rFonts w:eastAsia="宋体" w:hAnsi="Bell MT"/>
            </w:rPr>
          </w:rPrChange>
        </w:rPr>
      </w:pPr>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Z= </m:t>
          </m:r>
          <m:f>
            <m:fPr>
              <m:ctrlPr>
                <w:rPr>
                  <w:rFonts w:ascii="Cambria Math" w:cs="Times New Roman" w:eastAsia="宋体" w:hAnsi="Cambria Math"/>
                  <w:i/>
                  <w:sz w:val="28"/>
                  <w:szCs w:val="28"/>
                </w:rPr>
              </m:ctrlPr>
            </m:fPr>
            <m:num>
              <m:r>
                <w:rPr>
                  <w:rFonts w:ascii="Cambria Math" w:cs="Times New Roman" w:eastAsia="宋体" w:hAnsi="Cambria Math"/>
                  <w:sz w:val="28"/>
                  <w:szCs w:val="28"/>
                </w:rPr>
                <m:t>E</m:t>
              </m:r>
            </m:num>
            <m:den>
              <m:r>
                <w:rPr>
                  <w:rFonts w:ascii="Cambria Math" w:cs="Times New Roman" w:eastAsia="宋体" w:hAnsi="Cambria Math"/>
                  <w:sz w:val="28"/>
                  <w:szCs w:val="28"/>
                </w:rPr>
                <m:t>96500</m:t>
              </m:r>
            </m:den>
          </m:f>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4"/>
          <w:szCs w:val="24"/>
        </w:rPr>
      </w:pPr>
      <m:oMathPara>
        <m:oMathParaPr>
          <m:jc m:val="left"/>
        </m:oMathParaPr>
        <m:oMath>
          <m:r>
            <w:rPr>
              <w:rFonts w:ascii="Cambria Math" w:cs="Times New Roman" w:eastAsia="宋体" w:hAnsi="Cambria Math"/>
              <w:sz w:val="24"/>
              <w:szCs w:val="24"/>
            </w:rPr>
            <m:t xml:space="preserve">Where </m:t>
          </m:r>
          <m:r>
            <m:rPr>
              <m:sty m:val="bi"/>
            </m:rPr>
            <w:rPr>
              <w:rFonts w:ascii="Cambria Math" w:cs="Times New Roman" w:eastAsia="宋体" w:hAnsi="Cambria Math"/>
              <w:sz w:val="24"/>
              <w:szCs w:val="24"/>
            </w:rPr>
            <m:t>W</m:t>
          </m:r>
          <m:r>
            <w:rPr>
              <w:rFonts w:ascii="Cambria Math" w:cs="Times New Roman" w:eastAsia="宋体" w:hAnsi="Cambria Math"/>
              <w:sz w:val="24"/>
              <w:szCs w:val="24"/>
            </w:rPr>
            <m:t xml:space="preserve"> is the mass of the substance, </m:t>
          </m:r>
          <m:r>
            <m:rPr>
              <m:sty m:val="bi"/>
            </m:rPr>
            <w:rPr>
              <w:rFonts w:ascii="Cambria Math" w:cs="Times New Roman" w:eastAsia="宋体" w:hAnsi="Cambria Math"/>
              <w:sz w:val="24"/>
              <w:szCs w:val="24"/>
            </w:rPr>
            <m:t>Q</m:t>
          </m:r>
          <m:r>
            <w:rPr>
              <w:rFonts w:ascii="Cambria Math" w:cs="Times New Roman" w:eastAsia="宋体" w:hAnsi="Cambria Math"/>
              <w:sz w:val="24"/>
              <w:szCs w:val="24"/>
            </w:rPr>
            <m:t xml:space="preserve"> is the quantity of electricity,</m:t>
          </m:r>
        </m:oMath>
      </m:oMathPara>
    </w:p>
    <w:p>
      <w:pPr>
        <w:pStyle w:val="style157"/>
        <w:rPr>
          <w:rFonts w:ascii="Times New Roman" w:cs="Times New Roman" w:eastAsia="宋体" w:hAnsi="Times New Roman"/>
          <w:sz w:val="24"/>
          <w:szCs w:val="24"/>
        </w:rPr>
      </w:pPr>
      <m:oMathPara>
        <m:oMath>
          <m:r>
            <w:rPr>
              <w:rFonts w:ascii="Cambria Math" w:cs="Times New Roman" w:eastAsia="宋体" w:hAnsi="Cambria Math"/>
              <w:sz w:val="24"/>
              <w:szCs w:val="24"/>
            </w:rPr>
            <m:t xml:space="preserve"> </m:t>
          </m:r>
          <m:r>
            <m:rPr>
              <m:sty m:val="bi"/>
            </m:rPr>
            <w:rPr>
              <w:rFonts w:ascii="Cambria Math" w:cs="Times New Roman" w:eastAsia="宋体" w:hAnsi="Cambria Math"/>
              <w:sz w:val="24"/>
              <w:szCs w:val="24"/>
            </w:rPr>
            <m:t>E</m:t>
          </m:r>
          <m:r>
            <w:rPr>
              <w:rFonts w:ascii="Cambria Math" w:cs="Times New Roman" w:eastAsia="宋体" w:hAnsi="Cambria Math"/>
              <w:sz w:val="24"/>
              <w:szCs w:val="24"/>
            </w:rPr>
            <m:t xml:space="preserve"> is the equivalent weight and </m:t>
          </m:r>
          <m:r>
            <m:rPr>
              <m:sty m:val="bi"/>
            </m:rPr>
            <w:rPr>
              <w:rFonts w:ascii="Cambria Math" w:cs="Times New Roman" w:eastAsia="宋体" w:hAnsi="Cambria Math"/>
              <w:sz w:val="24"/>
              <w:szCs w:val="24"/>
            </w:rPr>
            <m:t xml:space="preserve">Z </m:t>
          </m:r>
          <m:r>
            <w:rPr>
              <w:rFonts w:ascii="Cambria Math" w:cs="Times New Roman" w:eastAsia="宋体" w:hAnsi="Cambria Math"/>
              <w:sz w:val="24"/>
              <w:szCs w:val="24"/>
            </w:rPr>
            <m:t>is the proportionality constant or</m:t>
          </m:r>
        </m:oMath>
      </m:oMathPara>
    </w:p>
    <w:p>
      <w:pPr>
        <w:pStyle w:val="style157"/>
        <w:rPr>
          <w:rFonts w:ascii="Times New Roman" w:cs="Times New Roman" w:eastAsia="宋体" w:hAnsi="Times New Roman"/>
          <w:sz w:val="24"/>
          <w:szCs w:val="24"/>
        </w:rPr>
      </w:pPr>
      <m:oMathPara>
        <m:oMathParaPr>
          <m:jc m:val="left"/>
        </m:oMathParaPr>
        <m:oMath>
          <m:r>
            <w:rPr>
              <w:rFonts w:ascii="Cambria Math" w:cs="Times New Roman" w:eastAsia="宋体" w:hAnsi="Cambria Math"/>
              <w:sz w:val="24"/>
              <w:szCs w:val="24"/>
            </w:rPr>
            <m:t xml:space="preserve"> electrochemical equivalent.</m:t>
          </m:r>
        </m:oMath>
      </m:oMathPara>
    </w:p>
    <w:p>
      <w:pPr>
        <w:pStyle w:val="style157"/>
        <w:rPr>
          <w:rFonts w:ascii="Times New Roman" w:cs="Times New Roman" w:eastAsia="宋体" w:hAnsi="Times New Roman"/>
          <w:sz w:val="28"/>
          <w:szCs w:val="28"/>
          <w:rPrChange w:id="19255"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19256" w:author="user pc" w:date="2022-03-15T10:14:00Z">
            <w:rPr>
              <w:rFonts w:ascii="Bell MT" w:eastAsia="宋体" w:hAnsi="Bell MT"/>
            </w:rPr>
          </w:rPrChange>
        </w:rPr>
      </w:pPr>
      <w:r w:rsidRPr="CC507A5D">
        <w:rPr>
          <w:rFonts w:ascii="Times New Roman" w:cs="Times New Roman" w:eastAsia="宋体" w:hAnsi="Times New Roman"/>
          <w:sz w:val="28"/>
          <w:szCs w:val="28"/>
          <w:rPrChange w:id="19257" w:author="user pc" w:date="2022-03-15T10:14:00Z">
            <w:rPr>
              <w:rFonts w:ascii="Bell MT" w:eastAsia="宋体" w:hAnsi="Bell MT"/>
            </w:rPr>
          </w:rPrChange>
        </w:rPr>
        <w:t>Electric charge</w:t>
      </w:r>
      <w:r>
        <w:rPr>
          <w:rFonts w:ascii="Times New Roman" w:cs="Times New Roman" w:eastAsia="宋体" w:hAnsi="Times New Roman"/>
          <w:sz w:val="28"/>
          <w:szCs w:val="28"/>
        </w:rPr>
        <w:t xml:space="preserve"> </w:t>
      </w:r>
      <w:r w:rsidRPr="F1A1AEEB">
        <w:rPr>
          <w:rFonts w:ascii="Times New Roman" w:cs="Times New Roman" w:eastAsia="宋体" w:hAnsi="Times New Roman"/>
          <w:sz w:val="28"/>
          <w:szCs w:val="28"/>
          <w:rPrChange w:id="19258" w:author="user pc" w:date="2022-03-15T10:14:00Z">
            <w:rPr>
              <w:rFonts w:eastAsia="宋体" w:hAnsi="Bell MT"/>
            </w:rPr>
          </w:rPrChange>
        </w:rPr>
        <w:t>(Q)</w:t>
      </w:r>
      <w:r>
        <w:rPr>
          <w:rFonts w:ascii="Times New Roman" w:cs="Times New Roman" w:eastAsia="宋体" w:hAnsi="Times New Roman"/>
          <w:sz w:val="28"/>
          <w:szCs w:val="28"/>
        </w:rPr>
        <w:t xml:space="preserve"> </w:t>
      </w:r>
      <w:r w:rsidRPr="3AC13F4B">
        <w:rPr>
          <w:rFonts w:ascii="Times New Roman" w:cs="Times New Roman" w:eastAsia="宋体" w:hAnsi="Times New Roman"/>
          <w:sz w:val="28"/>
          <w:szCs w:val="28"/>
          <w:rPrChange w:id="19259" w:author="user pc" w:date="2022-03-15T10:14:00Z">
            <w:rPr>
              <w:rFonts w:ascii="Bell MT" w:eastAsia="宋体" w:hAnsi="Bell MT"/>
            </w:rPr>
          </w:rPrChange>
        </w:rPr>
        <w:t>= current</w:t>
      </w:r>
      <w:r>
        <w:rPr>
          <w:rFonts w:ascii="Times New Roman" w:cs="Times New Roman" w:eastAsia="宋体" w:hAnsi="Times New Roman"/>
          <w:sz w:val="28"/>
          <w:szCs w:val="28"/>
        </w:rPr>
        <w:t xml:space="preserve"> </w:t>
      </w:r>
      <w:r w:rsidRPr="26C84236">
        <w:rPr>
          <w:rFonts w:ascii="Times New Roman" w:cs="Times New Roman" w:eastAsia="宋体" w:hAnsi="Times New Roman"/>
          <w:sz w:val="28"/>
          <w:szCs w:val="28"/>
          <w:rPrChange w:id="19260"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E622DF8A">
        <w:rPr>
          <w:rFonts w:ascii="Times New Roman" w:cs="Times New Roman" w:eastAsia="宋体" w:hAnsi="Times New Roman"/>
          <w:sz w:val="28"/>
          <w:szCs w:val="28"/>
          <w:rPrChange w:id="19261" w:author="user pc" w:date="2022-03-15T10:14:00Z">
            <w:rPr>
              <w:rFonts w:ascii="Bell MT" w:eastAsia="宋体" w:hAnsi="Bell MT"/>
            </w:rPr>
          </w:rPrChange>
        </w:rPr>
        <w:t>time</w:t>
      </w:r>
    </w:p>
    <w:p>
      <w:pPr>
        <w:pStyle w:val="style157"/>
        <w:rPr>
          <w:rFonts w:ascii="Times New Roman" w:cs="Times New Roman" w:eastAsia="宋体" w:hAnsi="Times New Roman"/>
          <w:sz w:val="28"/>
          <w:szCs w:val="28"/>
          <w:rPrChange w:id="19262" w:author="user pc" w:date="2022-03-15T10:14:00Z">
            <w:rPr>
              <w:rFonts w:ascii="Bell MT" w:eastAsia="宋体" w:hAnsi="Bell MT"/>
            </w:rPr>
          </w:rPrChange>
        </w:rPr>
      </w:pPr>
      <w:r w:rsidRPr="61C5215A">
        <w:rPr>
          <w:rFonts w:ascii="Times New Roman" w:cs="Times New Roman" w:eastAsia="宋体" w:hAnsi="Times New Roman"/>
          <w:sz w:val="28"/>
          <w:szCs w:val="28"/>
          <w:rPrChange w:id="19263" w:author="user pc" w:date="2022-03-15T10:14:00Z">
            <w:rPr>
              <w:rFonts w:ascii="Bell MT" w:eastAsia="宋体" w:hAnsi="Bell MT"/>
            </w:rPr>
          </w:rPrChange>
        </w:rPr>
        <w:t>1mole of electron = 1F</w:t>
      </w:r>
    </w:p>
    <w:p>
      <w:pPr>
        <w:pStyle w:val="style157"/>
        <w:rPr>
          <w:rFonts w:ascii="Times New Roman" w:cs="Times New Roman" w:eastAsia="宋体" w:hAnsi="Times New Roman"/>
          <w:sz w:val="28"/>
          <w:szCs w:val="28"/>
          <w:rPrChange w:id="19264" w:author="user pc" w:date="2022-03-15T10:14:00Z">
            <w:rPr>
              <w:rFonts w:ascii="Bell MT" w:eastAsia="宋体" w:hAnsi="Bell MT"/>
            </w:rPr>
          </w:rPrChange>
        </w:rPr>
      </w:pPr>
      <w:r w:rsidRPr="0B45F50D">
        <w:rPr>
          <w:rFonts w:ascii="Times New Roman" w:cs="Times New Roman" w:eastAsia="宋体" w:hAnsi="Times New Roman"/>
          <w:sz w:val="28"/>
          <w:szCs w:val="28"/>
          <w:rPrChange w:id="19265" w:author="user pc" w:date="2022-03-15T10:14:00Z">
            <w:rPr>
              <w:rFonts w:ascii="Bell MT" w:eastAsia="宋体" w:hAnsi="Bell MT"/>
            </w:rPr>
          </w:rPrChange>
        </w:rPr>
        <w:t>1F = 96500C</w:t>
      </w:r>
    </w:p>
    <w:p>
      <w:pPr>
        <w:pStyle w:val="style157"/>
        <w:rPr>
          <w:rFonts w:ascii="Times New Roman" w:cs="Times New Roman" w:eastAsia="宋体" w:hAnsi="Times New Roman"/>
          <w:sz w:val="28"/>
          <w:szCs w:val="28"/>
          <w:rPrChange w:id="19266" w:author="user pc" w:date="2022-03-15T10:14:00Z">
            <w:rPr>
              <w:rFonts w:ascii="Bell MT" w:eastAsia="宋体" w:hAnsi="Bell MT"/>
            </w:rPr>
          </w:rPrChange>
        </w:rPr>
      </w:pPr>
      <w:r w:rsidRPr="FFC2E983">
        <w:rPr>
          <w:rFonts w:ascii="Times New Roman" w:cs="Times New Roman" w:eastAsia="宋体" w:hAnsi="Times New Roman"/>
          <w:sz w:val="28"/>
          <w:szCs w:val="28"/>
          <w:rPrChange w:id="19267" w:author="user pc" w:date="2022-03-15T10:14:00Z">
            <w:rPr>
              <w:rFonts w:ascii="Bell MT" w:eastAsia="宋体" w:hAnsi="Bell MT"/>
            </w:rPr>
          </w:rPrChange>
        </w:rPr>
        <w:t>Q</w:t>
      </w:r>
      <w:r>
        <w:rPr>
          <w:rFonts w:ascii="Times New Roman" w:cs="Times New Roman" w:eastAsia="宋体" w:hAnsi="Times New Roman"/>
          <w:sz w:val="28"/>
          <w:szCs w:val="28"/>
        </w:rPr>
        <w:t xml:space="preserve"> </w:t>
      </w:r>
      <w:r w:rsidRPr="02F3A0EA">
        <w:rPr>
          <w:rFonts w:ascii="Times New Roman" w:cs="Times New Roman" w:eastAsia="宋体" w:hAnsi="Times New Roman"/>
          <w:sz w:val="28"/>
          <w:szCs w:val="28"/>
          <w:rPrChange w:id="19268"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395A6E9A">
        <w:rPr>
          <w:rFonts w:ascii="Times New Roman" w:cs="Times New Roman" w:eastAsia="宋体" w:hAnsi="Times New Roman"/>
          <w:sz w:val="28"/>
          <w:szCs w:val="28"/>
          <w:rPrChange w:id="19269" w:author="user pc" w:date="2022-03-15T10:14:00Z">
            <w:rPr>
              <w:rFonts w:ascii="Bell MT" w:eastAsia="宋体" w:hAnsi="Bell MT"/>
            </w:rPr>
          </w:rPrChange>
        </w:rPr>
        <w:t>I</w:t>
      </w:r>
      <w:r>
        <w:rPr>
          <w:rFonts w:ascii="Times New Roman" w:cs="Times New Roman" w:eastAsia="宋体" w:hAnsi="Times New Roman"/>
          <w:sz w:val="28"/>
          <w:szCs w:val="28"/>
        </w:rPr>
        <w:t xml:space="preserve"> </w:t>
      </w:r>
      <w:r w:rsidRPr="E056389B">
        <w:rPr>
          <w:rFonts w:ascii="Times New Roman" w:cs="Times New Roman" w:eastAsia="宋体" w:hAnsi="Times New Roman"/>
          <w:sz w:val="28"/>
          <w:szCs w:val="28"/>
          <w:rPrChange w:id="19270"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1954C9B6">
        <w:rPr>
          <w:rFonts w:ascii="Times New Roman" w:cs="Times New Roman" w:eastAsia="宋体" w:hAnsi="Times New Roman"/>
          <w:sz w:val="28"/>
          <w:szCs w:val="28"/>
          <w:rPrChange w:id="19271" w:author="user pc" w:date="2022-03-15T10:14:00Z">
            <w:rPr>
              <w:rFonts w:ascii="Bell MT" w:eastAsia="宋体" w:hAnsi="Bell MT"/>
            </w:rPr>
          </w:rPrChange>
        </w:rPr>
        <w:t xml:space="preserve">t </w:t>
      </w:r>
    </w:p>
    <w:p>
      <w:pPr>
        <w:pStyle w:val="style157"/>
        <w:rPr>
          <w:rFonts w:ascii="Times New Roman" w:cs="Times New Roman" w:eastAsia="宋体" w:hAnsi="Times New Roman"/>
          <w:sz w:val="28"/>
          <w:szCs w:val="28"/>
          <w:rPrChange w:id="19272" w:author="user pc" w:date="2022-03-15T10:14:00Z">
            <w:rPr>
              <w:rFonts w:ascii="Bell MT" w:eastAsia="宋体" w:hAnsi="Bell MT"/>
            </w:rPr>
          </w:rPrChange>
        </w:rPr>
      </w:pPr>
      <m:oMathPara>
        <m:oMathParaPr>
          <m:jc m:val="left"/>
        </m:oMathParaPr>
        <m:oMath>
          <m:r>
            <w:rPr>
              <w:rFonts w:ascii="Cambria Math" w:cs="Times New Roman" w:eastAsia="宋体" w:hAnsi="Cambria Math"/>
              <w:sz w:val="28"/>
              <w:szCs w:val="28"/>
            </w:rPr>
            <m:t xml:space="preserve">n= </m:t>
          </m:r>
          <m:f>
            <m:fPr>
              <m:ctrlPr>
                <w:rPr>
                  <w:rFonts w:ascii="Cambria Math" w:cs="Times New Roman" w:eastAsia="宋体" w:hAnsi="Cambria Math"/>
                  <w:i/>
                  <w:sz w:val="28"/>
                  <w:szCs w:val="28"/>
                </w:rPr>
              </m:ctrlPr>
            </m:fPr>
            <m:num>
              <m:r>
                <w:rPr>
                  <w:rFonts w:ascii="Cambria Math" w:cs="Times New Roman" w:eastAsia="宋体" w:hAnsi="Cambria Math"/>
                  <w:sz w:val="28"/>
                  <w:szCs w:val="28"/>
                </w:rPr>
                <m:t>m</m:t>
              </m:r>
            </m:num>
            <m:den>
              <m:r>
                <w:rPr>
                  <w:rFonts w:ascii="Cambria Math" w:cs="Times New Roman" w:eastAsia="宋体" w:hAnsi="Cambria Math"/>
                  <w:sz w:val="28"/>
                  <w:szCs w:val="28"/>
                </w:rPr>
                <m:t>M</m:t>
              </m:r>
            </m:den>
          </m:f>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Pr>
                  <w:rFonts w:ascii="Cambria Math" w:cs="Times New Roman" w:eastAsia="宋体" w:hAnsi="Cambria Math"/>
                  <w:sz w:val="28"/>
                  <w:szCs w:val="28"/>
                </w:rPr>
                <m:t>It</m:t>
              </m:r>
            </m:num>
            <m:den>
              <m:r>
                <w:rPr>
                  <w:rFonts w:ascii="Cambria Math" w:cs="Times New Roman" w:eastAsia="宋体" w:hAnsi="Cambria Math"/>
                  <w:sz w:val="28"/>
                  <w:szCs w:val="28"/>
                </w:rPr>
                <m:t>CF</m:t>
              </m:r>
            </m:den>
          </m:f>
        </m:oMath>
      </m:oMathPara>
    </w:p>
    <w:p>
      <w:pPr>
        <w:pStyle w:val="style157"/>
        <w:rPr>
          <w:rFonts w:ascii="Times New Roman" w:cs="Times New Roman" w:eastAsia="宋体" w:hAnsi="Times New Roman"/>
          <w:sz w:val="28"/>
          <w:szCs w:val="28"/>
          <w:rPrChange w:id="19273" w:author="user pc" w:date="2022-03-15T10:14:00Z">
            <w:rPr>
              <w:rFonts w:ascii="Bell MT" w:eastAsia="宋体" w:hAnsi="Bell MT"/>
            </w:rPr>
          </w:rPrChange>
        </w:rPr>
      </w:pPr>
      <w:r w:rsidRPr="4ED6F54F">
        <w:rPr>
          <w:rFonts w:ascii="Times New Roman" w:cs="Times New Roman" w:eastAsia="宋体" w:hAnsi="Times New Roman"/>
          <w:sz w:val="28"/>
          <w:szCs w:val="28"/>
          <w:rPrChange w:id="19274" w:author="user pc" w:date="2022-03-15T10:14:00Z">
            <w:rPr>
              <w:rFonts w:eastAsia="宋体" w:hAnsi="Bell MT"/>
            </w:rPr>
          </w:rPrChange>
        </w:rPr>
        <w:t xml:space="preserve">Where </w:t>
      </w:r>
      <w:r w:rsidRPr="D176DC2C">
        <w:rPr>
          <w:rFonts w:ascii="Times New Roman" w:cs="Times New Roman" w:eastAsia="宋体" w:hAnsi="Times New Roman"/>
          <w:b/>
          <w:sz w:val="28"/>
          <w:szCs w:val="28"/>
          <w:rPrChange w:id="19275" w:author="user pc" w:date="2022-03-15T10:14:00Z">
            <w:rPr>
              <w:rFonts w:eastAsia="宋体" w:hAnsi="Bell MT"/>
            </w:rPr>
          </w:rPrChange>
        </w:rPr>
        <w:t>n</w:t>
      </w:r>
      <w:r w:rsidRPr="AC4FEE36">
        <w:rPr>
          <w:rFonts w:ascii="Times New Roman" w:cs="Times New Roman" w:eastAsia="宋体" w:hAnsi="Times New Roman"/>
          <w:sz w:val="28"/>
          <w:szCs w:val="28"/>
          <w:rPrChange w:id="19276" w:author="user pc" w:date="2022-03-15T10:14:00Z">
            <w:rPr>
              <w:rFonts w:eastAsia="宋体" w:hAnsi="Bell MT"/>
            </w:rPr>
          </w:rPrChange>
        </w:rPr>
        <w:t xml:space="preserve"> is number of moles of electrons, </w:t>
      </w:r>
      <w:r w:rsidRPr="89AFF7B5">
        <w:rPr>
          <w:rFonts w:ascii="Times New Roman" w:cs="Times New Roman" w:eastAsia="宋体" w:hAnsi="Times New Roman"/>
          <w:b/>
          <w:sz w:val="28"/>
          <w:szCs w:val="28"/>
          <w:rPrChange w:id="19277" w:author="user pc" w:date="2022-03-15T10:14:00Z">
            <w:rPr>
              <w:rFonts w:eastAsia="宋体" w:hAnsi="Bell MT"/>
            </w:rPr>
          </w:rPrChange>
        </w:rPr>
        <w:t>m</w:t>
      </w:r>
      <w:r w:rsidRPr="DE08C711">
        <w:rPr>
          <w:rFonts w:ascii="Times New Roman" w:cs="Times New Roman" w:eastAsia="宋体" w:hAnsi="Times New Roman"/>
          <w:sz w:val="28"/>
          <w:szCs w:val="28"/>
          <w:rPrChange w:id="19278" w:author="user pc" w:date="2022-03-15T10:14:00Z">
            <w:rPr>
              <w:rFonts w:eastAsia="宋体" w:hAnsi="Bell MT"/>
            </w:rPr>
          </w:rPrChange>
        </w:rPr>
        <w:t xml:space="preserve"> is the reacting mass, </w:t>
      </w:r>
      <w:r w:rsidRPr="3AE15304">
        <w:rPr>
          <w:rFonts w:ascii="Times New Roman" w:cs="Times New Roman" w:eastAsia="宋体" w:hAnsi="Times New Roman"/>
          <w:b/>
          <w:sz w:val="28"/>
          <w:szCs w:val="28"/>
          <w:rPrChange w:id="19279" w:author="user pc" w:date="2022-03-15T10:14:00Z">
            <w:rPr>
              <w:rFonts w:eastAsia="宋体" w:hAnsi="Bell MT"/>
            </w:rPr>
          </w:rPrChange>
        </w:rPr>
        <w:t>M</w:t>
      </w:r>
      <w:r w:rsidRPr="E594206C">
        <w:rPr>
          <w:rFonts w:ascii="Times New Roman" w:cs="Times New Roman" w:eastAsia="宋体" w:hAnsi="Times New Roman"/>
          <w:sz w:val="28"/>
          <w:szCs w:val="28"/>
          <w:rPrChange w:id="19280" w:author="user pc" w:date="2022-03-15T10:14:00Z">
            <w:rPr>
              <w:rFonts w:eastAsia="宋体" w:hAnsi="Bell MT"/>
            </w:rPr>
          </w:rPrChange>
        </w:rPr>
        <w:t xml:space="preserve"> is the atomic mass of the element,</w:t>
      </w:r>
      <w:r w:rsidRPr="2DF6C662">
        <w:rPr>
          <w:rFonts w:ascii="Times New Roman" w:cs="Times New Roman" w:eastAsia="宋体" w:hAnsi="Times New Roman"/>
          <w:b/>
          <w:sz w:val="28"/>
          <w:szCs w:val="28"/>
          <w:rPrChange w:id="19281" w:author="user pc" w:date="2022-03-15T10:14:00Z">
            <w:rPr>
              <w:rFonts w:eastAsia="宋体" w:hAnsi="Bell MT"/>
            </w:rPr>
          </w:rPrChange>
        </w:rPr>
        <w:t xml:space="preserve"> I </w:t>
      </w:r>
      <w:r w:rsidRPr="BEE6C565">
        <w:rPr>
          <w:rFonts w:ascii="Times New Roman" w:cs="Times New Roman" w:eastAsia="宋体" w:hAnsi="Times New Roman"/>
          <w:sz w:val="28"/>
          <w:szCs w:val="28"/>
          <w:rPrChange w:id="19282" w:author="user pc" w:date="2022-03-15T10:14:00Z">
            <w:rPr>
              <w:rFonts w:eastAsia="宋体" w:hAnsi="Bell MT"/>
            </w:rPr>
          </w:rPrChange>
        </w:rPr>
        <w:t xml:space="preserve">is the current, </w:t>
      </w:r>
      <w:r w:rsidRPr="B01D8D0D">
        <w:rPr>
          <w:rFonts w:ascii="Times New Roman" w:cs="Times New Roman" w:eastAsia="宋体" w:hAnsi="Times New Roman"/>
          <w:b/>
          <w:sz w:val="28"/>
          <w:szCs w:val="28"/>
          <w:rPrChange w:id="19283" w:author="user pc" w:date="2022-03-15T10:14:00Z">
            <w:rPr>
              <w:rFonts w:eastAsia="宋体" w:hAnsi="Bell MT"/>
            </w:rPr>
          </w:rPrChange>
        </w:rPr>
        <w:t>t</w:t>
      </w:r>
      <w:r w:rsidRPr="F8E829DB">
        <w:rPr>
          <w:rFonts w:ascii="Times New Roman" w:cs="Times New Roman" w:eastAsia="宋体" w:hAnsi="Times New Roman"/>
          <w:sz w:val="28"/>
          <w:szCs w:val="28"/>
          <w:rPrChange w:id="19284" w:author="user pc" w:date="2022-03-15T10:14:00Z">
            <w:rPr>
              <w:rFonts w:eastAsia="宋体" w:hAnsi="Bell MT"/>
            </w:rPr>
          </w:rPrChange>
        </w:rPr>
        <w:t xml:space="preserve"> is the time, </w:t>
      </w:r>
      <w:r w:rsidRPr="FD8995FC">
        <w:rPr>
          <w:rFonts w:ascii="Times New Roman" w:cs="Times New Roman" w:eastAsia="宋体" w:hAnsi="Times New Roman"/>
          <w:b/>
          <w:sz w:val="28"/>
          <w:szCs w:val="28"/>
          <w:rPrChange w:id="19285" w:author="user pc" w:date="2022-03-15T10:14:00Z">
            <w:rPr>
              <w:rFonts w:eastAsia="宋体" w:hAnsi="Bell MT"/>
            </w:rPr>
          </w:rPrChange>
        </w:rPr>
        <w:t>C</w:t>
      </w:r>
      <w:r w:rsidRPr="9EDFE8F7">
        <w:rPr>
          <w:rFonts w:ascii="Times New Roman" w:cs="Times New Roman" w:eastAsia="宋体" w:hAnsi="Times New Roman"/>
          <w:sz w:val="28"/>
          <w:szCs w:val="28"/>
          <w:rPrChange w:id="19286" w:author="user pc" w:date="2022-03-15T10:14:00Z">
            <w:rPr>
              <w:rFonts w:eastAsia="宋体" w:hAnsi="Bell MT"/>
            </w:rPr>
          </w:rPrChange>
        </w:rPr>
        <w:t xml:space="preserve"> is the charge on the ion</w:t>
      </w:r>
      <w:r>
        <w:rPr>
          <w:rFonts w:ascii="Times New Roman" w:cs="Times New Roman" w:eastAsia="宋体" w:hAnsi="Times New Roman"/>
          <w:sz w:val="28"/>
          <w:szCs w:val="28"/>
        </w:rPr>
        <w:t>.</w:t>
      </w:r>
    </w:p>
    <w:p>
      <w:pPr>
        <w:pStyle w:val="style157"/>
        <w:rPr>
          <w:rFonts w:ascii="Times New Roman" w:cs="Times New Roman" w:eastAsia="宋体" w:hAnsi="Times New Roman"/>
          <w:sz w:val="28"/>
          <w:szCs w:val="28"/>
          <w:rPrChange w:id="19287" w:author="user pc" w:date="2022-03-15T10:14:00Z">
            <w:rPr>
              <w:rFonts w:ascii="Bell MT" w:eastAsia="宋体" w:hAnsi="Bell MT"/>
            </w:rPr>
          </w:rPrChange>
        </w:rPr>
      </w:pPr>
    </w:p>
    <w:p>
      <w:pPr>
        <w:pStyle w:val="style157"/>
        <w:rPr>
          <w:rFonts w:ascii="Times New Roman" w:cs="Times New Roman" w:eastAsia="宋体" w:hAnsi="Times New Roman"/>
          <w:b/>
          <w:sz w:val="28"/>
          <w:szCs w:val="28"/>
          <w:rPrChange w:id="19288" w:author="user pc" w:date="2022-03-15T10:14:00Z">
            <w:rPr>
              <w:rFonts w:ascii="Bell MT" w:eastAsia="宋体" w:hAnsi="Bell MT"/>
            </w:rPr>
          </w:rPrChange>
        </w:rPr>
      </w:pPr>
      <w:r w:rsidRPr="CF41F5E6">
        <w:rPr>
          <w:rFonts w:ascii="Times New Roman" w:cs="Times New Roman" w:eastAsia="宋体" w:hAnsi="Times New Roman"/>
          <w:b/>
          <w:sz w:val="28"/>
          <w:szCs w:val="28"/>
          <w:rPrChange w:id="19289" w:author="user pc" w:date="2022-03-15T10:14:00Z">
            <w:rPr>
              <w:rFonts w:ascii="Bell MT" w:eastAsia="宋体" w:hAnsi="Bell MT"/>
            </w:rPr>
          </w:rPrChange>
        </w:rPr>
        <w:t xml:space="preserve">Units: </w:t>
      </w:r>
    </w:p>
    <w:p>
      <w:pPr>
        <w:pStyle w:val="style157"/>
        <w:rPr>
          <w:rFonts w:ascii="Times New Roman" w:cs="Times New Roman" w:eastAsia="宋体" w:hAnsi="Times New Roman"/>
          <w:sz w:val="28"/>
          <w:szCs w:val="28"/>
        </w:rPr>
      </w:pPr>
      <w:r w:rsidRPr="A9F54FBB">
        <w:rPr>
          <w:rFonts w:ascii="Times New Roman" w:cs="Times New Roman" w:eastAsia="宋体" w:hAnsi="Times New Roman"/>
          <w:sz w:val="28"/>
          <w:szCs w:val="28"/>
          <w:rPrChange w:id="19290" w:author="user pc" w:date="2022-03-15T10:14:00Z">
            <w:rPr>
              <w:rFonts w:ascii="Bell MT" w:eastAsia="宋体" w:hAnsi="Bell MT"/>
            </w:rPr>
          </w:rPrChange>
        </w:rPr>
        <w:t>Q</w:t>
      </w:r>
      <w:r>
        <w:rPr>
          <w:rFonts w:ascii="Times New Roman" w:cs="Times New Roman" w:eastAsia="宋体" w:hAnsi="Times New Roman"/>
          <w:sz w:val="28"/>
          <w:szCs w:val="28"/>
        </w:rPr>
        <w:t xml:space="preserve"> – </w:t>
      </w:r>
      <w:r w:rsidRPr="AF674742">
        <w:rPr>
          <w:rFonts w:ascii="Times New Roman" w:cs="Times New Roman" w:eastAsia="宋体" w:hAnsi="Times New Roman"/>
          <w:sz w:val="28"/>
          <w:szCs w:val="28"/>
          <w:rPrChange w:id="19291" w:author="user pc" w:date="2022-03-15T10:14:00Z">
            <w:rPr>
              <w:rFonts w:ascii="Bell MT" w:eastAsia="宋体" w:hAnsi="Bell MT"/>
            </w:rPr>
          </w:rPrChange>
        </w:rPr>
        <w:t>coulombs</w:t>
      </w:r>
      <w:r>
        <w:rPr>
          <w:rFonts w:ascii="Times New Roman" w:cs="Times New Roman" w:eastAsia="宋体" w:hAnsi="Times New Roman"/>
          <w:sz w:val="28"/>
          <w:szCs w:val="28"/>
        </w:rPr>
        <w:t xml:space="preserve"> </w:t>
      </w:r>
      <w:r w:rsidRPr="007EA05B">
        <w:rPr>
          <w:rFonts w:ascii="Times New Roman" w:cs="Times New Roman" w:eastAsia="宋体" w:hAnsi="Times New Roman"/>
          <w:sz w:val="28"/>
          <w:szCs w:val="28"/>
          <w:rPrChange w:id="19292" w:author="user pc" w:date="2022-03-15T10:14:00Z">
            <w:rPr>
              <w:rFonts w:ascii="Bell MT" w:eastAsia="宋体" w:hAnsi="Bell MT"/>
            </w:rPr>
          </w:rPrChange>
        </w:rPr>
        <w:t>(C), I</w:t>
      </w:r>
      <w:r>
        <w:rPr>
          <w:rFonts w:ascii="Times New Roman" w:cs="Times New Roman" w:eastAsia="宋体" w:hAnsi="Times New Roman"/>
          <w:sz w:val="28"/>
          <w:szCs w:val="28"/>
        </w:rPr>
        <w:t xml:space="preserve"> </w:t>
      </w:r>
      <w:r w:rsidRPr="22012C03">
        <w:rPr>
          <w:rFonts w:ascii="Times New Roman" w:cs="Times New Roman" w:eastAsia="宋体" w:hAnsi="Times New Roman"/>
          <w:sz w:val="28"/>
          <w:szCs w:val="28"/>
          <w:rPrChange w:id="19293"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5C361F54">
        <w:rPr>
          <w:rFonts w:ascii="Times New Roman" w:cs="Times New Roman" w:eastAsia="宋体" w:hAnsi="Times New Roman"/>
          <w:sz w:val="28"/>
          <w:szCs w:val="28"/>
          <w:rPrChange w:id="19294" w:author="user pc" w:date="2022-03-15T10:14:00Z">
            <w:rPr>
              <w:rFonts w:ascii="Bell MT" w:eastAsia="宋体" w:hAnsi="Bell MT"/>
            </w:rPr>
          </w:rPrChange>
        </w:rPr>
        <w:t>current (A) and t-time(S).</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I= </m:t>
          </m:r>
          <m:f>
            <m:fPr>
              <m:ctrlPr>
                <w:rPr>
                  <w:rFonts w:ascii="Cambria Math" w:cs="Times New Roman" w:eastAsia="宋体" w:hAnsi="Cambria Math"/>
                  <w:i/>
                  <w:sz w:val="28"/>
                  <w:szCs w:val="28"/>
                </w:rPr>
              </m:ctrlPr>
            </m:fPr>
            <m:num>
              <m:r>
                <w:rPr>
                  <w:rFonts w:ascii="Cambria Math" w:cs="Times New Roman" w:eastAsia="宋体" w:hAnsi="Cambria Math"/>
                  <w:sz w:val="28"/>
                  <w:szCs w:val="28"/>
                </w:rPr>
                <m:t>n ×F × m</m:t>
              </m:r>
            </m:num>
            <m:den>
              <m:r>
                <w:rPr>
                  <w:rFonts w:ascii="Cambria Math" w:cs="Times New Roman" w:eastAsia="宋体" w:hAnsi="Cambria Math"/>
                  <w:sz w:val="28"/>
                  <w:szCs w:val="28"/>
                </w:rPr>
                <m:t>t ×M</m:t>
              </m:r>
            </m:den>
          </m:f>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19295" w:author="user pc" w:date="2022-03-15T10:14:00Z">
            <w:rPr>
              <w:rFonts w:ascii="Bell MT" w:eastAsia="宋体" w:hAnsi="Bell MT"/>
            </w:rPr>
          </w:rPrChange>
        </w:rPr>
      </w:pPr>
      <w:r>
        <w:rPr>
          <w:rFonts w:ascii="Times New Roman" w:cs="Times New Roman" w:eastAsia="宋体" w:hAnsi="Times New Roman"/>
          <w:sz w:val="28"/>
          <w:szCs w:val="28"/>
        </w:rPr>
        <w:t>Where I = current, F = Faraday’s constant, m = reacting mass, t = time and M = atomic mass.</w:t>
      </w:r>
    </w:p>
    <w:p>
      <w:pPr>
        <w:pStyle w:val="style157"/>
        <w:rPr>
          <w:rFonts w:ascii="Times New Roman" w:cs="Times New Roman" w:eastAsia="宋体" w:hAnsi="Times New Roman"/>
          <w:sz w:val="28"/>
          <w:szCs w:val="28"/>
          <w:rPrChange w:id="19296"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19297" w:author="user pc" w:date="2022-03-15T10:14:00Z">
            <w:rPr>
              <w:rFonts w:ascii="Bell MT" w:eastAsia="宋体" w:hAnsi="Bell MT"/>
            </w:rPr>
          </w:rPrChange>
        </w:rPr>
      </w:pPr>
      <w:r w:rsidRPr="C92CA9B9">
        <w:rPr>
          <w:rFonts w:ascii="Times New Roman" w:cs="Times New Roman" w:eastAsia="宋体" w:hAnsi="Times New Roman"/>
          <w:b/>
          <w:bCs/>
          <w:sz w:val="28"/>
          <w:szCs w:val="28"/>
          <w:rPrChange w:id="19298" w:author="user pc" w:date="2022-03-15T10:14:00Z">
            <w:rPr>
              <w:rFonts w:ascii="Bell MT" w:eastAsia="宋体" w:hAnsi="Bell MT"/>
              <w:b/>
              <w:bCs/>
            </w:rPr>
          </w:rPrChange>
        </w:rPr>
        <w:t>Note:</w:t>
      </w:r>
      <w:r>
        <w:rPr>
          <w:rFonts w:ascii="Times New Roman" w:cs="Times New Roman" w:eastAsia="宋体" w:hAnsi="Times New Roman"/>
          <w:b/>
          <w:bCs/>
          <w:sz w:val="28"/>
          <w:szCs w:val="28"/>
        </w:rPr>
        <w:t xml:space="preserve"> </w:t>
      </w:r>
      <w:r w:rsidRPr="DB1201BA">
        <w:rPr>
          <w:rFonts w:ascii="Times New Roman" w:cs="Times New Roman" w:eastAsia="宋体" w:hAnsi="Times New Roman"/>
          <w:b/>
          <w:bCs/>
          <w:sz w:val="28"/>
          <w:szCs w:val="28"/>
          <w:rPrChange w:id="19299" w:author="user pc" w:date="2022-03-15T10:14:00Z">
            <w:rPr>
              <w:rFonts w:ascii="Dancing Script" w:eastAsia="宋体" w:hAnsi="Dancing Script"/>
              <w:b/>
              <w:bCs/>
            </w:rPr>
          </w:rPrChange>
        </w:rPr>
        <w:t>Always convert the time to seconds.</w:t>
      </w:r>
    </w:p>
    <w:p>
      <w:pPr>
        <w:pStyle w:val="style157"/>
        <w:rPr>
          <w:rFonts w:ascii="Times New Roman" w:cs="Times New Roman" w:eastAsia="宋体" w:hAnsi="Times New Roman"/>
          <w:b/>
          <w:sz w:val="28"/>
          <w:szCs w:val="28"/>
          <w:rPrChange w:id="19300" w:author="user pc" w:date="2022-03-15T10:14:00Z">
            <w:rPr>
              <w:rFonts w:ascii="Bell MT" w:eastAsia="宋体" w:hAnsi="Bell MT"/>
              <w:b/>
            </w:rPr>
          </w:rPrChange>
        </w:rPr>
      </w:pP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19301" w:author="user pc" w:date="2022-03-15T10:14:00Z">
            <w:rPr>
              <w:rFonts w:ascii="Bell MT" w:eastAsia="宋体" w:hAnsi="Bell MT"/>
            </w:rPr>
          </w:rPrChange>
        </w:rPr>
      </w:pPr>
      <w:r w:rsidRPr="62E6B816">
        <w:rPr>
          <w:rFonts w:ascii="Times New Roman" w:cs="Times New Roman" w:eastAsia="宋体" w:hAnsi="Times New Roman"/>
          <w:b/>
          <w:sz w:val="28"/>
          <w:szCs w:val="28"/>
          <w:rPrChange w:id="19302" w:author="user pc" w:date="2022-03-15T10:14:00Z">
            <w:rPr>
              <w:rFonts w:ascii="Bell MT" w:eastAsia="宋体" w:hAnsi="Bell MT"/>
              <w:b/>
            </w:rPr>
          </w:rPrChange>
        </w:rPr>
        <w:t>Solved Example 1:</w:t>
      </w:r>
      <w:r w:rsidRPr="4069A64C">
        <w:rPr>
          <w:rFonts w:ascii="Times New Roman" w:cs="Times New Roman" w:eastAsia="宋体" w:hAnsi="Times New Roman"/>
          <w:sz w:val="28"/>
          <w:szCs w:val="28"/>
          <w:rPrChange w:id="19303" w:author="user pc" w:date="2022-03-15T10:14:00Z">
            <w:rPr>
              <w:rFonts w:ascii="Bell MT" w:eastAsia="宋体" w:hAnsi="Bell MT"/>
            </w:rPr>
          </w:rPrChange>
        </w:rPr>
        <w:t xml:space="preserve"> A current</w:t>
      </w:r>
      <w:r>
        <w:rPr>
          <w:rFonts w:ascii="Times New Roman" w:cs="Times New Roman" w:eastAsia="宋体" w:hAnsi="Times New Roman"/>
          <w:sz w:val="28"/>
          <w:szCs w:val="28"/>
        </w:rPr>
        <w:t xml:space="preserve"> </w:t>
      </w:r>
      <w:r w:rsidRPr="C384E3DA">
        <w:rPr>
          <w:rFonts w:ascii="Times New Roman" w:cs="Times New Roman" w:eastAsia="宋体" w:hAnsi="Times New Roman"/>
          <w:sz w:val="28"/>
          <w:szCs w:val="28"/>
          <w:rPrChange w:id="19304" w:author="user pc" w:date="2022-03-15T10:14:00Z">
            <w:rPr>
              <w:rFonts w:ascii="Bell MT" w:eastAsia="宋体" w:hAnsi="Bell MT"/>
            </w:rPr>
          </w:rPrChange>
        </w:rPr>
        <w:t>of 2.0A flows through an electrolyte in 5 minutes, calculate</w:t>
      </w:r>
      <w:r>
        <w:rPr>
          <w:rFonts w:ascii="Times New Roman" w:cs="Times New Roman" w:eastAsia="宋体" w:hAnsi="Times New Roman"/>
          <w:sz w:val="28"/>
          <w:szCs w:val="28"/>
        </w:rPr>
        <w:t xml:space="preserve"> </w:t>
      </w:r>
      <w:r w:rsidRPr="994C855D">
        <w:rPr>
          <w:rFonts w:ascii="Times New Roman" w:cs="Times New Roman" w:eastAsia="宋体" w:hAnsi="Times New Roman"/>
          <w:sz w:val="28"/>
          <w:szCs w:val="28"/>
          <w:rPrChange w:id="19305" w:author="user pc" w:date="2022-03-15T10:14:00Z">
            <w:rPr>
              <w:rFonts w:ascii="Bell MT" w:eastAsia="宋体" w:hAnsi="Bell MT"/>
            </w:rPr>
          </w:rPrChange>
        </w:rPr>
        <w:t>the charge transferred during the electrolysis.</w:t>
      </w:r>
    </w:p>
    <w:p>
      <w:pPr>
        <w:pStyle w:val="style157"/>
        <w:rPr>
          <w:rFonts w:ascii="Times New Roman" w:cs="Times New Roman" w:eastAsia="宋体" w:hAnsi="Times New Roman"/>
          <w:sz w:val="28"/>
          <w:szCs w:val="28"/>
          <w:rPrChange w:id="19306" w:author="user pc" w:date="2022-03-15T10:14:00Z">
            <w:rPr>
              <w:rFonts w:ascii="Bell MT" w:eastAsia="宋体" w:hAnsi="Bell MT"/>
            </w:rPr>
          </w:rPrChange>
        </w:rPr>
      </w:pPr>
      <w:r w:rsidRPr="37FB85B9">
        <w:rPr>
          <w:rFonts w:ascii="Times New Roman" w:cs="Times New Roman" w:eastAsia="宋体" w:hAnsi="Times New Roman"/>
          <w:b/>
          <w:sz w:val="28"/>
          <w:szCs w:val="28"/>
          <w:rPrChange w:id="19307"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19308" w:author="user pc" w:date="2022-03-15T10:14:00Z">
            <w:rPr>
              <w:rFonts w:ascii="Bell MT" w:eastAsia="宋体" w:hAnsi="Bell MT"/>
            </w:rPr>
          </w:rPrChange>
        </w:rPr>
      </w:pPr>
      <w:r w:rsidRPr="243D5DEB">
        <w:rPr>
          <w:rFonts w:ascii="Times New Roman" w:cs="Times New Roman" w:eastAsia="宋体" w:hAnsi="Times New Roman"/>
          <w:sz w:val="28"/>
          <w:szCs w:val="28"/>
          <w:rPrChange w:id="19309" w:author="user pc" w:date="2022-03-15T10:14:00Z">
            <w:rPr>
              <w:rFonts w:ascii="Bell MT" w:eastAsia="宋体" w:hAnsi="Bell MT"/>
            </w:rPr>
          </w:rPrChange>
        </w:rPr>
        <w:t>Q</w:t>
      </w:r>
      <w:r>
        <w:rPr>
          <w:rFonts w:ascii="Times New Roman" w:cs="Times New Roman" w:eastAsia="宋体" w:hAnsi="Times New Roman"/>
          <w:sz w:val="28"/>
          <w:szCs w:val="28"/>
        </w:rPr>
        <w:t xml:space="preserve"> </w:t>
      </w:r>
      <w:r w:rsidRPr="BB9D068B">
        <w:rPr>
          <w:rFonts w:ascii="Times New Roman" w:cs="Times New Roman" w:eastAsia="宋体" w:hAnsi="Times New Roman"/>
          <w:sz w:val="28"/>
          <w:szCs w:val="28"/>
          <w:rPrChange w:id="19310"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FDC01FF9">
        <w:rPr>
          <w:rFonts w:ascii="Times New Roman" w:cs="Times New Roman" w:eastAsia="宋体" w:hAnsi="Times New Roman"/>
          <w:sz w:val="28"/>
          <w:szCs w:val="28"/>
          <w:rPrChange w:id="19311" w:author="user pc" w:date="2022-03-15T10:14:00Z">
            <w:rPr>
              <w:rFonts w:ascii="Bell MT" w:eastAsia="宋体" w:hAnsi="Bell MT"/>
            </w:rPr>
          </w:rPrChange>
        </w:rPr>
        <w:t>I</w:t>
      </w:r>
      <w:r>
        <w:rPr>
          <w:rFonts w:ascii="Times New Roman" w:cs="Times New Roman" w:eastAsia="宋体" w:hAnsi="Times New Roman"/>
          <w:sz w:val="28"/>
          <w:szCs w:val="28"/>
        </w:rPr>
        <w:t xml:space="preserve"> </w:t>
      </w:r>
      <w:r w:rsidRPr="08E1F94D">
        <w:rPr>
          <w:rFonts w:ascii="Times New Roman" w:cs="Times New Roman" w:eastAsia="宋体" w:hAnsi="Times New Roman"/>
          <w:sz w:val="28"/>
          <w:szCs w:val="28"/>
          <w:rPrChange w:id="19312"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154885E9">
        <w:rPr>
          <w:rFonts w:ascii="Times New Roman" w:cs="Times New Roman" w:eastAsia="宋体" w:hAnsi="Times New Roman"/>
          <w:sz w:val="28"/>
          <w:szCs w:val="28"/>
          <w:rPrChange w:id="19313" w:author="user pc" w:date="2022-03-15T10:14:00Z">
            <w:rPr>
              <w:rFonts w:ascii="Bell MT" w:eastAsia="宋体" w:hAnsi="Bell MT"/>
            </w:rPr>
          </w:rPrChange>
        </w:rPr>
        <w:t>t</w:t>
      </w:r>
    </w:p>
    <w:p>
      <w:pPr>
        <w:pStyle w:val="style157"/>
        <w:rPr>
          <w:rFonts w:ascii="Times New Roman" w:cs="Times New Roman" w:eastAsia="宋体" w:hAnsi="Times New Roman"/>
          <w:sz w:val="28"/>
          <w:szCs w:val="28"/>
          <w:rPrChange w:id="19314" w:author="user pc" w:date="2022-03-15T10:14:00Z">
            <w:rPr>
              <w:rFonts w:ascii="Bell MT" w:eastAsia="宋体" w:hAnsi="Bell MT"/>
            </w:rPr>
          </w:rPrChange>
        </w:rPr>
      </w:pPr>
      <w:r w:rsidRPr="3DE1E556">
        <w:rPr>
          <w:rFonts w:ascii="Times New Roman" w:cs="Times New Roman" w:eastAsia="宋体" w:hAnsi="Times New Roman"/>
          <w:sz w:val="28"/>
          <w:szCs w:val="28"/>
          <w:rPrChange w:id="19315" w:author="user pc" w:date="2022-03-15T10:14:00Z">
            <w:rPr>
              <w:rFonts w:ascii="Bell MT" w:eastAsia="宋体" w:hAnsi="Bell MT"/>
            </w:rPr>
          </w:rPrChange>
        </w:rPr>
        <w:t xml:space="preserve">Convert time to seconds </w:t>
      </w:r>
    </w:p>
    <w:p>
      <w:pPr>
        <w:pStyle w:val="style157"/>
        <w:rPr>
          <w:rFonts w:ascii="Times New Roman" w:cs="Times New Roman" w:eastAsia="宋体" w:hAnsi="Times New Roman"/>
          <w:sz w:val="28"/>
          <w:szCs w:val="28"/>
          <w:rPrChange w:id="19316" w:author="user pc" w:date="2022-03-15T10:14:00Z">
            <w:rPr>
              <w:rFonts w:ascii="Bell MT" w:eastAsia="宋体" w:hAnsi="Bell MT"/>
            </w:rPr>
          </w:rPrChange>
        </w:rPr>
      </w:pPr>
      <w:r w:rsidRPr="9FB882B9">
        <w:rPr>
          <w:rFonts w:ascii="Times New Roman" w:cs="Times New Roman" w:eastAsia="宋体" w:hAnsi="Times New Roman"/>
          <w:sz w:val="28"/>
          <w:szCs w:val="28"/>
          <w:rPrChange w:id="19317" w:author="user pc" w:date="2022-03-15T10:14:00Z">
            <w:rPr>
              <w:rFonts w:ascii="Bell MT" w:eastAsia="宋体" w:hAnsi="Bell MT"/>
            </w:rPr>
          </w:rPrChange>
        </w:rPr>
        <w:t>60seconds = 1 minutes</w:t>
      </w:r>
    </w:p>
    <w:p>
      <w:pPr>
        <w:pStyle w:val="style157"/>
        <w:rPr>
          <w:rFonts w:ascii="Times New Roman" w:cs="Times New Roman" w:eastAsia="宋体" w:hAnsi="Times New Roman"/>
          <w:sz w:val="28"/>
          <w:szCs w:val="28"/>
          <w:rPrChange w:id="19318" w:author="user pc" w:date="2022-03-15T10:14:00Z">
            <w:rPr>
              <w:rFonts w:ascii="Bell MT" w:eastAsia="宋体" w:hAnsi="Bell MT"/>
            </w:rPr>
          </w:rPrChange>
        </w:rPr>
      </w:pPr>
      <w:r w:rsidRPr="4F72DE87">
        <w:rPr>
          <w:rFonts w:ascii="Times New Roman" w:cs="Times New Roman" w:eastAsia="宋体" w:hAnsi="Times New Roman"/>
          <w:sz w:val="28"/>
          <w:szCs w:val="28"/>
          <w:rPrChange w:id="19319" w:author="user pc" w:date="2022-03-15T10:14:00Z">
            <w:rPr>
              <w:rFonts w:ascii="Bell MT" w:eastAsia="宋体" w:hAnsi="Bell MT"/>
            </w:rPr>
          </w:rPrChange>
        </w:rPr>
        <w:t xml:space="preserve">       ?     = 5minutes </w:t>
      </w:r>
    </w:p>
    <w:p>
      <w:pPr>
        <w:pStyle w:val="style157"/>
        <w:rPr>
          <w:rFonts w:ascii="Times New Roman" w:cs="Times New Roman" w:eastAsia="宋体" w:hAnsi="Times New Roman"/>
          <w:sz w:val="28"/>
          <w:szCs w:val="28"/>
          <w:rPrChange w:id="19320" w:author="user pc" w:date="2022-03-15T10:14:00Z">
            <w:rPr>
              <w:rFonts w:ascii="Bell MT" w:eastAsia="宋体" w:hAnsi="Bell MT"/>
            </w:rPr>
          </w:rPrChange>
        </w:rPr>
      </w:pPr>
      <w:r w:rsidRPr="44417968">
        <w:rPr>
          <w:rFonts w:ascii="Times New Roman" w:cs="Times New Roman" w:eastAsia="宋体" w:hAnsi="Times New Roman"/>
          <w:sz w:val="28"/>
          <w:szCs w:val="28"/>
          <w:rPrChange w:id="19321" w:author="user pc" w:date="2022-03-15T10:14:00Z">
            <w:rPr>
              <w:rFonts w:ascii="Bell MT" w:eastAsia="宋体" w:hAnsi="Bell MT"/>
            </w:rPr>
          </w:rPrChange>
        </w:rPr>
        <w:t>Therefore 5 × 60 = 300</w:t>
      </w:r>
    </w:p>
    <w:p>
      <w:pPr>
        <w:pStyle w:val="style157"/>
        <w:rPr>
          <w:rFonts w:ascii="Times New Roman" w:cs="Times New Roman" w:eastAsia="宋体" w:hAnsi="Times New Roman"/>
          <w:sz w:val="28"/>
          <w:szCs w:val="28"/>
          <w:rPrChange w:id="19322" w:author="user pc" w:date="2022-03-15T10:14:00Z">
            <w:rPr>
              <w:rFonts w:ascii="Bell MT" w:eastAsia="宋体" w:hAnsi="Bell MT"/>
            </w:rPr>
          </w:rPrChange>
        </w:rPr>
      </w:pPr>
      <w:r w:rsidRPr="B34C41FE">
        <w:rPr>
          <w:rFonts w:ascii="Times New Roman" w:cs="Times New Roman" w:eastAsia="宋体" w:hAnsi="Times New Roman"/>
          <w:sz w:val="28"/>
          <w:szCs w:val="28"/>
          <w:rPrChange w:id="19323" w:author="user pc" w:date="2022-03-15T10:14:00Z">
            <w:rPr>
              <w:rFonts w:ascii="Bell MT" w:eastAsia="宋体" w:hAnsi="Bell MT"/>
            </w:rPr>
          </w:rPrChange>
        </w:rPr>
        <w:t xml:space="preserve"> Q</w:t>
      </w:r>
      <w:r>
        <w:rPr>
          <w:rFonts w:ascii="Times New Roman" w:cs="Times New Roman" w:eastAsia="宋体" w:hAnsi="Times New Roman"/>
          <w:sz w:val="28"/>
          <w:szCs w:val="28"/>
        </w:rPr>
        <w:t xml:space="preserve"> </w:t>
      </w:r>
      <w:r w:rsidRPr="00787BF7">
        <w:rPr>
          <w:rFonts w:ascii="Times New Roman" w:cs="Times New Roman" w:eastAsia="宋体" w:hAnsi="Times New Roman"/>
          <w:sz w:val="28"/>
          <w:szCs w:val="28"/>
          <w:rPrChange w:id="19324" w:author="user pc" w:date="2022-03-15T10:14:00Z">
            <w:rPr>
              <w:rFonts w:ascii="Bell MT" w:eastAsia="宋体" w:hAnsi="Bell MT"/>
            </w:rPr>
          </w:rPrChange>
        </w:rPr>
        <w:t>= I</w:t>
      </w:r>
      <w:r>
        <w:rPr>
          <w:rFonts w:ascii="Times New Roman" w:cs="Times New Roman" w:eastAsia="宋体" w:hAnsi="Times New Roman"/>
          <w:sz w:val="28"/>
          <w:szCs w:val="28"/>
        </w:rPr>
        <w:t xml:space="preserve"> </w:t>
      </w:r>
      <w:r w:rsidRPr="A60AB622">
        <w:rPr>
          <w:rFonts w:ascii="Times New Roman" w:cs="Times New Roman" w:eastAsia="宋体" w:hAnsi="Times New Roman"/>
          <w:sz w:val="28"/>
          <w:szCs w:val="28"/>
          <w:rPrChange w:id="19325"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F96B6FC6">
        <w:rPr>
          <w:rFonts w:ascii="Times New Roman" w:cs="Times New Roman" w:eastAsia="宋体" w:hAnsi="Times New Roman"/>
          <w:sz w:val="28"/>
          <w:szCs w:val="28"/>
          <w:rPrChange w:id="19326" w:author="user pc" w:date="2022-03-15T10:14:00Z">
            <w:rPr>
              <w:rFonts w:ascii="Bell MT" w:eastAsia="宋体" w:hAnsi="Bell MT"/>
            </w:rPr>
          </w:rPrChange>
        </w:rPr>
        <w:t>t</w:t>
      </w:r>
    </w:p>
    <w:p>
      <w:pPr>
        <w:pStyle w:val="style157"/>
        <w:rPr>
          <w:rFonts w:ascii="Times New Roman" w:cs="Times New Roman" w:eastAsia="宋体" w:hAnsi="Times New Roman"/>
          <w:sz w:val="28"/>
          <w:szCs w:val="28"/>
          <w:rPrChange w:id="19327" w:author="user pc" w:date="2022-03-15T10:14:00Z">
            <w:rPr>
              <w:rFonts w:ascii="Bell MT" w:eastAsia="宋体" w:hAnsi="Bell MT"/>
            </w:rPr>
          </w:rPrChange>
        </w:rPr>
      </w:pPr>
      <w:r>
        <w:rPr>
          <w:rFonts w:ascii="Times New Roman" w:cs="Times New Roman" w:eastAsia="宋体" w:hAnsi="Times New Roman"/>
          <w:sz w:val="28"/>
          <w:szCs w:val="28"/>
        </w:rPr>
        <w:t xml:space="preserve">     </w:t>
      </w:r>
      <w:r w:rsidRPr="6146336A">
        <w:rPr>
          <w:rFonts w:ascii="Times New Roman" w:cs="Times New Roman" w:eastAsia="宋体" w:hAnsi="Times New Roman"/>
          <w:sz w:val="28"/>
          <w:szCs w:val="28"/>
          <w:rPrChange w:id="19328"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6D84B6E7">
        <w:rPr>
          <w:rFonts w:ascii="Times New Roman" w:cs="Times New Roman" w:eastAsia="宋体" w:hAnsi="Times New Roman"/>
          <w:sz w:val="28"/>
          <w:szCs w:val="28"/>
          <w:rPrChange w:id="19329" w:author="user pc" w:date="2022-03-15T10:14:00Z">
            <w:rPr>
              <w:rFonts w:ascii="Bell MT" w:eastAsia="宋体" w:hAnsi="Bell MT"/>
            </w:rPr>
          </w:rPrChange>
        </w:rPr>
        <w:t>2 × 300</w:t>
      </w:r>
    </w:p>
    <w:p>
      <w:pPr>
        <w:pStyle w:val="style157"/>
        <w:rPr>
          <w:rFonts w:ascii="Times New Roman" w:cs="Times New Roman" w:eastAsia="宋体" w:hAnsi="Times New Roman"/>
          <w:sz w:val="28"/>
          <w:szCs w:val="28"/>
          <w:rPrChange w:id="19330" w:author="user pc" w:date="2022-03-15T10:14:00Z">
            <w:rPr>
              <w:rFonts w:ascii="Bell MT" w:eastAsia="宋体" w:hAnsi="Bell MT"/>
            </w:rPr>
          </w:rPrChange>
        </w:rPr>
      </w:pPr>
      <w:r>
        <w:rPr>
          <w:rFonts w:ascii="Times New Roman" w:cs="Times New Roman" w:eastAsia="宋体" w:hAnsi="Times New Roman"/>
          <w:sz w:val="28"/>
          <w:szCs w:val="28"/>
        </w:rPr>
        <w:t xml:space="preserve">     </w:t>
      </w:r>
      <w:r w:rsidRPr="CA55E2EF">
        <w:rPr>
          <w:rFonts w:ascii="Times New Roman" w:cs="Times New Roman" w:eastAsia="宋体" w:hAnsi="Times New Roman"/>
          <w:sz w:val="28"/>
          <w:szCs w:val="28"/>
          <w:rPrChange w:id="19331"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CD9CAE3A">
        <w:rPr>
          <w:rFonts w:ascii="Times New Roman" w:cs="Times New Roman" w:eastAsia="宋体" w:hAnsi="Times New Roman"/>
          <w:sz w:val="28"/>
          <w:szCs w:val="28"/>
          <w:rPrChange w:id="19332" w:author="user pc" w:date="2022-03-15T10:14:00Z">
            <w:rPr>
              <w:rFonts w:ascii="Bell MT" w:eastAsia="宋体" w:hAnsi="Bell MT"/>
            </w:rPr>
          </w:rPrChange>
        </w:rPr>
        <w:t>600C</w:t>
      </w:r>
    </w:p>
    <w:p>
      <w:pPr>
        <w:pStyle w:val="style157"/>
        <w:rPr>
          <w:rFonts w:ascii="Times New Roman" w:cs="Times New Roman" w:eastAsia="宋体" w:hAnsi="Times New Roman"/>
          <w:sz w:val="28"/>
          <w:szCs w:val="28"/>
          <w:rPrChange w:id="19333"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19334"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19335" w:author="user pc" w:date="2022-03-15T10:14:00Z">
            <w:rPr>
              <w:rFonts w:ascii="Bell MT" w:eastAsia="宋体" w:hAnsi="Bell MT"/>
            </w:rPr>
          </w:rPrChange>
        </w:rPr>
      </w:pPr>
    </w:p>
    <w:p>
      <w:pPr>
        <w:pStyle w:val="style157"/>
        <w:rPr>
          <w:rFonts w:ascii="Times New Roman" w:cs="Times New Roman" w:eastAsia="宋体" w:hAnsi="Times New Roman"/>
          <w:sz w:val="28"/>
          <w:szCs w:val="28"/>
          <w:rPrChange w:id="19336" w:author="user pc" w:date="2022-03-15T10:14:00Z">
            <w:rPr>
              <w:rFonts w:ascii="Bell MT" w:eastAsia="宋体" w:hAnsi="Bell MT"/>
            </w:rPr>
          </w:rPrChange>
        </w:rPr>
      </w:pPr>
      <w:r w:rsidRPr="7599ACAA">
        <w:rPr>
          <w:rFonts w:ascii="Times New Roman" w:cs="Times New Roman" w:eastAsia="宋体" w:hAnsi="Times New Roman"/>
          <w:b/>
          <w:sz w:val="28"/>
          <w:szCs w:val="28"/>
          <w:rPrChange w:id="19337" w:author="user pc" w:date="2022-03-15T10:14:00Z">
            <w:rPr>
              <w:rFonts w:ascii="Bell MT" w:eastAsia="宋体" w:hAnsi="Bell MT"/>
              <w:b/>
            </w:rPr>
          </w:rPrChange>
        </w:rPr>
        <w:t>Solved Example 2:</w:t>
      </w:r>
      <w:r w:rsidRPr="8C3B73F7">
        <w:rPr>
          <w:rFonts w:ascii="Times New Roman" w:cs="Times New Roman" w:eastAsia="宋体" w:hAnsi="Times New Roman"/>
          <w:sz w:val="28"/>
          <w:szCs w:val="28"/>
          <w:rPrChange w:id="19338" w:author="user pc" w:date="2022-03-15T10:14:00Z">
            <w:rPr>
              <w:rFonts w:ascii="Bell MT" w:eastAsia="宋体" w:hAnsi="Bell MT"/>
            </w:rPr>
          </w:rPrChange>
        </w:rPr>
        <w:t xml:space="preserve"> Some Lead</w:t>
      </w:r>
      <w:r>
        <w:rPr>
          <w:rFonts w:ascii="Times New Roman" w:cs="Times New Roman" w:eastAsia="宋体" w:hAnsi="Times New Roman"/>
          <w:sz w:val="28"/>
          <w:szCs w:val="28"/>
        </w:rPr>
        <w:t xml:space="preserve"> </w:t>
      </w:r>
      <w:r w:rsidRPr="BA559BBE">
        <w:rPr>
          <w:rFonts w:ascii="Times New Roman" w:cs="Times New Roman" w:eastAsia="宋体" w:hAnsi="Times New Roman"/>
          <w:sz w:val="28"/>
          <w:szCs w:val="28"/>
          <w:rPrChange w:id="19339" w:author="user pc" w:date="2022-03-15T10:14:00Z">
            <w:rPr>
              <w:rFonts w:ascii="Bell MT" w:eastAsia="宋体" w:hAnsi="Bell MT"/>
            </w:rPr>
          </w:rPrChange>
        </w:rPr>
        <w:t>(ii)</w:t>
      </w:r>
      <w:r>
        <w:rPr>
          <w:rFonts w:ascii="Times New Roman" w:cs="Times New Roman" w:eastAsia="宋体" w:hAnsi="Times New Roman"/>
          <w:sz w:val="28"/>
          <w:szCs w:val="28"/>
        </w:rPr>
        <w:t xml:space="preserve"> </w:t>
      </w:r>
      <w:r w:rsidRPr="0BA90E7F">
        <w:rPr>
          <w:rFonts w:ascii="Times New Roman" w:cs="Times New Roman" w:eastAsia="宋体" w:hAnsi="Times New Roman"/>
          <w:sz w:val="28"/>
          <w:szCs w:val="28"/>
          <w:rPrChange w:id="19340" w:author="user pc" w:date="2022-03-15T10:14:00Z">
            <w:rPr>
              <w:rFonts w:ascii="Bell MT" w:eastAsia="宋体" w:hAnsi="Bell MT"/>
            </w:rPr>
          </w:rPrChange>
        </w:rPr>
        <w:t>bromide is heated in a crucible until it is molten. Two carbon electrodes are inserted in the crucible and an electric current of 1.8A flows through the molten</w:t>
      </w:r>
      <w:r>
        <w:rPr>
          <w:rFonts w:ascii="Times New Roman" w:cs="Times New Roman" w:eastAsia="宋体" w:hAnsi="Times New Roman"/>
          <w:sz w:val="28"/>
          <w:szCs w:val="28"/>
        </w:rPr>
        <w:t xml:space="preserve"> </w:t>
      </w:r>
      <w:r w:rsidRPr="C4EEF49B">
        <w:rPr>
          <w:rFonts w:ascii="Times New Roman" w:cs="Times New Roman" w:eastAsia="宋体" w:hAnsi="Times New Roman"/>
          <w:sz w:val="28"/>
          <w:szCs w:val="28"/>
          <w:rPrChange w:id="19341" w:author="user pc" w:date="2022-03-15T10:14:00Z">
            <w:rPr>
              <w:rFonts w:ascii="Bell MT" w:eastAsia="宋体" w:hAnsi="Bell MT"/>
            </w:rPr>
          </w:rPrChange>
        </w:rPr>
        <w:t>lead</w:t>
      </w:r>
      <w:r>
        <w:rPr>
          <w:rFonts w:ascii="Times New Roman" w:cs="Times New Roman" w:eastAsia="宋体" w:hAnsi="Times New Roman"/>
          <w:sz w:val="28"/>
          <w:szCs w:val="28"/>
        </w:rPr>
        <w:t xml:space="preserve"> </w:t>
      </w:r>
      <w:r w:rsidRPr="3DE63455">
        <w:rPr>
          <w:rFonts w:ascii="Times New Roman" w:cs="Times New Roman" w:eastAsia="宋体" w:hAnsi="Times New Roman"/>
          <w:sz w:val="28"/>
          <w:szCs w:val="28"/>
          <w:rPrChange w:id="19342" w:author="user pc" w:date="2022-03-15T10:14:00Z">
            <w:rPr>
              <w:rFonts w:ascii="Bell MT" w:eastAsia="宋体" w:hAnsi="Bell MT"/>
            </w:rPr>
          </w:rPrChange>
        </w:rPr>
        <w:t>(ii)</w:t>
      </w:r>
      <w:r>
        <w:rPr>
          <w:rFonts w:ascii="Times New Roman" w:cs="Times New Roman" w:eastAsia="宋体" w:hAnsi="Times New Roman"/>
          <w:sz w:val="28"/>
          <w:szCs w:val="28"/>
        </w:rPr>
        <w:t xml:space="preserve"> </w:t>
      </w:r>
      <w:r w:rsidRPr="CEE9869B">
        <w:rPr>
          <w:rFonts w:ascii="Times New Roman" w:cs="Times New Roman" w:eastAsia="宋体" w:hAnsi="Times New Roman"/>
          <w:sz w:val="28"/>
          <w:szCs w:val="28"/>
          <w:rPrChange w:id="19343" w:author="user pc" w:date="2022-03-15T10:14:00Z">
            <w:rPr>
              <w:rFonts w:ascii="Bell MT" w:eastAsia="宋体" w:hAnsi="Bell MT"/>
            </w:rPr>
          </w:rPrChange>
        </w:rPr>
        <w:t>bromide for 12 minutes. Calculate the mass of lead deposited at the cathode.(</w:t>
      </w:r>
      <w:r>
        <w:rPr>
          <w:rFonts w:ascii="Times New Roman" w:cs="Times New Roman" w:eastAsia="宋体" w:hAnsi="Times New Roman"/>
          <w:sz w:val="28"/>
          <w:szCs w:val="28"/>
          <w:lang w:val="en-US"/>
        </w:rPr>
        <w:t>Pb</w:t>
      </w:r>
      <w:r w:rsidRPr="CF2AB6DA">
        <w:rPr>
          <w:rFonts w:ascii="Times New Roman" w:cs="Times New Roman" w:eastAsia="宋体" w:hAnsi="Times New Roman"/>
          <w:sz w:val="28"/>
          <w:szCs w:val="28"/>
          <w:rPrChange w:id="19344" w:author="user pc" w:date="2022-03-15T10:14:00Z">
            <w:rPr>
              <w:rFonts w:ascii="Bell MT" w:eastAsia="宋体" w:hAnsi="Bell MT"/>
            </w:rPr>
          </w:rPrChange>
        </w:rPr>
        <w:t xml:space="preserve"> = 207)</w:t>
      </w:r>
    </w:p>
    <w:p>
      <w:pPr>
        <w:pStyle w:val="style157"/>
        <w:rPr>
          <w:rFonts w:ascii="Times New Roman" w:cs="Times New Roman" w:eastAsia="宋体" w:hAnsi="Times New Roman"/>
          <w:sz w:val="28"/>
          <w:szCs w:val="28"/>
          <w:rPrChange w:id="19345" w:author="user pc" w:date="2022-03-15T10:14:00Z">
            <w:rPr>
              <w:rFonts w:ascii="Bell MT" w:eastAsia="宋体" w:hAnsi="Bell MT"/>
            </w:rPr>
          </w:rPrChange>
        </w:rPr>
      </w:pPr>
      <w:r w:rsidRPr="7E04A082">
        <w:rPr>
          <w:rFonts w:ascii="Times New Roman" w:cs="Times New Roman" w:eastAsia="宋体" w:hAnsi="Times New Roman"/>
          <w:b/>
          <w:sz w:val="28"/>
          <w:szCs w:val="28"/>
          <w:rPrChange w:id="19346"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19347" w:author="user pc" w:date="2022-03-15T10:14:00Z">
            <w:rPr>
              <w:rFonts w:ascii="Bell MT" w:eastAsia="宋体" w:hAnsi="Bell MT"/>
            </w:rPr>
          </w:rPrChange>
        </w:rPr>
      </w:pPr>
      <w:r w:rsidRPr="391FC0A5">
        <w:rPr>
          <w:rFonts w:ascii="Times New Roman" w:cs="Times New Roman" w:eastAsia="宋体" w:hAnsi="Times New Roman"/>
          <w:sz w:val="28"/>
          <w:szCs w:val="28"/>
          <w:rPrChange w:id="19348" w:author="user pc" w:date="2022-03-15T10:14:00Z">
            <w:rPr>
              <w:rFonts w:ascii="Bell MT" w:eastAsia="宋体" w:hAnsi="Bell MT"/>
            </w:rPr>
          </w:rPrChange>
        </w:rPr>
        <w:t>Q</w:t>
      </w:r>
      <w:r>
        <w:rPr>
          <w:rFonts w:ascii="Times New Roman" w:cs="Times New Roman" w:eastAsia="宋体" w:hAnsi="Times New Roman"/>
          <w:sz w:val="28"/>
          <w:szCs w:val="28"/>
        </w:rPr>
        <w:t xml:space="preserve"> </w:t>
      </w:r>
      <w:r w:rsidRPr="1152C839">
        <w:rPr>
          <w:rFonts w:ascii="Times New Roman" w:cs="Times New Roman" w:eastAsia="宋体" w:hAnsi="Times New Roman"/>
          <w:sz w:val="28"/>
          <w:szCs w:val="28"/>
          <w:rPrChange w:id="19349"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6ED000AC">
        <w:rPr>
          <w:rFonts w:ascii="Times New Roman" w:cs="Times New Roman" w:eastAsia="宋体" w:hAnsi="Times New Roman"/>
          <w:sz w:val="28"/>
          <w:szCs w:val="28"/>
          <w:rPrChange w:id="19350" w:author="user pc" w:date="2022-03-15T10:14:00Z">
            <w:rPr>
              <w:rFonts w:ascii="Bell MT" w:eastAsia="宋体" w:hAnsi="Bell MT"/>
            </w:rPr>
          </w:rPrChange>
        </w:rPr>
        <w:t>I</w:t>
      </w:r>
      <w:r>
        <w:rPr>
          <w:rFonts w:ascii="Times New Roman" w:cs="Times New Roman" w:eastAsia="宋体" w:hAnsi="Times New Roman"/>
          <w:sz w:val="28"/>
          <w:szCs w:val="28"/>
        </w:rPr>
        <w:t xml:space="preserve"> </w:t>
      </w:r>
      <w:r w:rsidRPr="869B9D31">
        <w:rPr>
          <w:rFonts w:ascii="Times New Roman" w:cs="Times New Roman" w:eastAsia="宋体" w:hAnsi="Times New Roman"/>
          <w:sz w:val="28"/>
          <w:szCs w:val="28"/>
          <w:rPrChange w:id="19351"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19BE1C05">
        <w:rPr>
          <w:rFonts w:ascii="Times New Roman" w:cs="Times New Roman" w:eastAsia="宋体" w:hAnsi="Times New Roman"/>
          <w:sz w:val="28"/>
          <w:szCs w:val="28"/>
          <w:rPrChange w:id="19352" w:author="user pc" w:date="2022-03-15T10:14:00Z">
            <w:rPr>
              <w:rFonts w:ascii="Bell MT" w:eastAsia="宋体" w:hAnsi="Bell MT"/>
            </w:rPr>
          </w:rPrChange>
        </w:rPr>
        <w:t>t</w:t>
      </w:r>
    </w:p>
    <w:p>
      <w:pPr>
        <w:pStyle w:val="style157"/>
        <w:rPr>
          <w:rFonts w:ascii="Times New Roman" w:cs="Times New Roman" w:eastAsia="宋体" w:hAnsi="Times New Roman"/>
          <w:sz w:val="28"/>
          <w:szCs w:val="28"/>
          <w:rPrChange w:id="19353" w:author="user pc" w:date="2022-03-15T10:14:00Z">
            <w:rPr>
              <w:rFonts w:ascii="Bell MT" w:eastAsia="宋体" w:hAnsi="Bell MT"/>
            </w:rPr>
          </w:rPrChange>
        </w:rPr>
      </w:pPr>
      <w:r w:rsidRPr="17EAB68D">
        <w:rPr>
          <w:rFonts w:ascii="Times New Roman" w:cs="Times New Roman" w:eastAsia="宋体" w:hAnsi="Times New Roman"/>
          <w:sz w:val="28"/>
          <w:szCs w:val="28"/>
          <w:rPrChange w:id="19354" w:author="user pc" w:date="2022-03-15T10:14:00Z">
            <w:rPr>
              <w:rFonts w:ascii="Bell MT" w:eastAsia="宋体" w:hAnsi="Bell MT"/>
            </w:rPr>
          </w:rPrChange>
        </w:rPr>
        <w:t>1minute</w:t>
      </w:r>
      <w:r>
        <w:rPr>
          <w:rFonts w:ascii="Times New Roman" w:cs="Times New Roman" w:eastAsia="宋体" w:hAnsi="Times New Roman"/>
          <w:sz w:val="28"/>
          <w:szCs w:val="28"/>
        </w:rPr>
        <w:t xml:space="preserve"> </w:t>
      </w:r>
      <w:r w:rsidRPr="57BEF7E6">
        <w:rPr>
          <w:rFonts w:ascii="Times New Roman" w:cs="Times New Roman" w:eastAsia="宋体" w:hAnsi="Times New Roman"/>
          <w:sz w:val="28"/>
          <w:szCs w:val="28"/>
          <w:rPrChange w:id="19355" w:author="user pc" w:date="2022-03-15T10:14:00Z">
            <w:rPr>
              <w:rFonts w:ascii="Bell MT" w:eastAsia="宋体" w:hAnsi="Bell MT"/>
            </w:rPr>
          </w:rPrChange>
        </w:rPr>
        <w:t>= 60sec</w:t>
      </w:r>
    </w:p>
    <w:p>
      <w:pPr>
        <w:pStyle w:val="style157"/>
        <w:rPr>
          <w:rFonts w:ascii="Times New Roman" w:cs="Times New Roman" w:eastAsia="宋体" w:hAnsi="Times New Roman"/>
          <w:sz w:val="28"/>
          <w:szCs w:val="28"/>
          <w:rPrChange w:id="19356" w:author="user pc" w:date="2022-03-15T10:14:00Z">
            <w:rPr>
              <w:rFonts w:ascii="Bell MT" w:eastAsia="宋体" w:hAnsi="Bell MT"/>
            </w:rPr>
          </w:rPrChange>
        </w:rPr>
      </w:pPr>
      <w:r w:rsidRPr="E663C08D">
        <w:rPr>
          <w:rFonts w:ascii="Times New Roman" w:cs="Times New Roman" w:eastAsia="宋体" w:hAnsi="Times New Roman"/>
          <w:sz w:val="28"/>
          <w:szCs w:val="28"/>
          <w:rPrChange w:id="19357" w:author="user pc" w:date="2022-03-15T10:14:00Z">
            <w:rPr>
              <w:rFonts w:ascii="Bell MT" w:eastAsia="宋体" w:hAnsi="Bell MT"/>
            </w:rPr>
          </w:rPrChange>
        </w:rPr>
        <w:t>12</w:t>
      </w:r>
      <w:r>
        <w:rPr>
          <w:rFonts w:ascii="Times New Roman" w:cs="Times New Roman" w:eastAsia="宋体" w:hAnsi="Times New Roman"/>
          <w:sz w:val="28"/>
          <w:szCs w:val="28"/>
        </w:rPr>
        <w:t xml:space="preserve"> </w:t>
      </w:r>
      <w:r w:rsidRPr="24EF23CB">
        <w:rPr>
          <w:rFonts w:ascii="Times New Roman" w:cs="Times New Roman" w:eastAsia="宋体" w:hAnsi="Times New Roman"/>
          <w:sz w:val="28"/>
          <w:szCs w:val="28"/>
          <w:rPrChange w:id="19358" w:author="user pc" w:date="2022-03-15T10:14:00Z">
            <w:rPr>
              <w:rFonts w:ascii="Bell MT" w:eastAsia="宋体" w:hAnsi="Bell MT"/>
            </w:rPr>
          </w:rPrChange>
        </w:rPr>
        <w:t>min  =?</w:t>
      </w:r>
    </w:p>
    <w:p>
      <w:pPr>
        <w:pStyle w:val="style157"/>
        <w:rPr>
          <w:rFonts w:ascii="Times New Roman" w:cs="Times New Roman" w:eastAsia="宋体" w:hAnsi="Times New Roman"/>
          <w:sz w:val="28"/>
          <w:szCs w:val="28"/>
          <w:rPrChange w:id="19359" w:author="user pc" w:date="2022-03-15T10:14:00Z">
            <w:rPr>
              <w:rFonts w:ascii="Bell MT" w:eastAsia="宋体" w:hAnsi="Bell MT"/>
            </w:rPr>
          </w:rPrChange>
        </w:rPr>
      </w:pPr>
      <w:r w:rsidRPr="DEA95017">
        <w:rPr>
          <w:rFonts w:ascii="Times New Roman" w:cs="Times New Roman" w:eastAsia="宋体" w:hAnsi="Times New Roman"/>
          <w:sz w:val="28"/>
          <w:szCs w:val="28"/>
          <w:rPrChange w:id="19360"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D04D5EAE">
        <w:rPr>
          <w:rFonts w:ascii="Times New Roman" w:cs="Times New Roman" w:eastAsia="宋体" w:hAnsi="Times New Roman"/>
          <w:sz w:val="28"/>
          <w:szCs w:val="28"/>
          <w:rPrChange w:id="19361" w:author="user pc" w:date="2022-03-15T10:14:00Z">
            <w:rPr>
              <w:rFonts w:ascii="Bell MT" w:eastAsia="宋体" w:hAnsi="Bell MT"/>
            </w:rPr>
          </w:rPrChange>
        </w:rPr>
        <w:t>1.8</w:t>
      </w:r>
      <w:r>
        <w:rPr>
          <w:rFonts w:ascii="Times New Roman" w:cs="Times New Roman" w:eastAsia="宋体" w:hAnsi="Times New Roman"/>
          <w:sz w:val="28"/>
          <w:szCs w:val="28"/>
        </w:rPr>
        <w:t xml:space="preserve"> </w:t>
      </w:r>
      <w:r w:rsidRPr="A99C12A2">
        <w:rPr>
          <w:rFonts w:ascii="Times New Roman" w:cs="Times New Roman" w:eastAsia="宋体" w:hAnsi="Times New Roman"/>
          <w:sz w:val="28"/>
          <w:szCs w:val="28"/>
          <w:rPrChange w:id="19362"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8636FA8B">
        <w:rPr>
          <w:rFonts w:ascii="Times New Roman" w:cs="Times New Roman" w:eastAsia="宋体" w:hAnsi="Times New Roman"/>
          <w:sz w:val="28"/>
          <w:szCs w:val="28"/>
          <w:rPrChange w:id="19363" w:author="user pc" w:date="2022-03-15T10:14:00Z">
            <w:rPr>
              <w:rFonts w:ascii="Bell MT" w:eastAsia="宋体" w:hAnsi="Bell MT"/>
            </w:rPr>
          </w:rPrChange>
        </w:rPr>
        <w:t>12</w:t>
      </w:r>
      <w:r>
        <w:rPr>
          <w:rFonts w:ascii="Times New Roman" w:cs="Times New Roman" w:eastAsia="宋体" w:hAnsi="Times New Roman"/>
          <w:sz w:val="28"/>
          <w:szCs w:val="28"/>
        </w:rPr>
        <w:t xml:space="preserve"> </w:t>
      </w:r>
      <w:r w:rsidRPr="6842F266">
        <w:rPr>
          <w:rFonts w:ascii="Times New Roman" w:cs="Times New Roman" w:eastAsia="宋体" w:hAnsi="Times New Roman"/>
          <w:sz w:val="28"/>
          <w:szCs w:val="28"/>
          <w:rPrChange w:id="19364"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B0484BBF">
        <w:rPr>
          <w:rFonts w:ascii="Times New Roman" w:cs="Times New Roman" w:eastAsia="宋体" w:hAnsi="Times New Roman"/>
          <w:sz w:val="28"/>
          <w:szCs w:val="28"/>
          <w:rPrChange w:id="19365" w:author="user pc" w:date="2022-03-15T10:14:00Z">
            <w:rPr>
              <w:rFonts w:ascii="Bell MT" w:eastAsia="宋体" w:hAnsi="Bell MT"/>
            </w:rPr>
          </w:rPrChange>
        </w:rPr>
        <w:t>60</w:t>
      </w:r>
    </w:p>
    <w:p>
      <w:pPr>
        <w:pStyle w:val="style157"/>
        <w:rPr>
          <w:rFonts w:ascii="Times New Roman" w:cs="Times New Roman" w:eastAsia="宋体" w:hAnsi="Times New Roman"/>
          <w:sz w:val="28"/>
          <w:szCs w:val="28"/>
          <w:rPrChange w:id="19366" w:author="user pc" w:date="2022-03-15T10:14:00Z">
            <w:rPr>
              <w:rFonts w:ascii="Bell MT" w:eastAsia="宋体" w:hAnsi="Bell MT"/>
            </w:rPr>
          </w:rPrChange>
        </w:rPr>
      </w:pPr>
      <w:r w:rsidRPr="8E74A51A">
        <w:rPr>
          <w:rFonts w:ascii="Times New Roman" w:cs="Times New Roman" w:eastAsia="宋体" w:hAnsi="Times New Roman"/>
          <w:sz w:val="28"/>
          <w:szCs w:val="28"/>
          <w:rPrChange w:id="19367"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4D25904A">
        <w:rPr>
          <w:rFonts w:ascii="Times New Roman" w:cs="Times New Roman" w:eastAsia="宋体" w:hAnsi="Times New Roman"/>
          <w:sz w:val="28"/>
          <w:szCs w:val="28"/>
          <w:rPrChange w:id="19368" w:author="user pc" w:date="2022-03-15T10:14:00Z">
            <w:rPr>
              <w:rFonts w:ascii="Bell MT" w:eastAsia="宋体" w:hAnsi="Bell MT"/>
            </w:rPr>
          </w:rPrChange>
        </w:rPr>
        <w:t>1,296C</w:t>
      </w:r>
    </w:p>
    <w:p>
      <w:pPr>
        <w:pStyle w:val="style157"/>
        <w:rPr>
          <w:rFonts w:ascii="Times New Roman" w:cs="Times New Roman" w:eastAsia="宋体" w:hAnsi="Times New Roman"/>
          <w:sz w:val="28"/>
          <w:szCs w:val="28"/>
          <w:rPrChange w:id="19369" w:author="user pc" w:date="2022-03-15T10:14:00Z">
            <w:rPr>
              <w:rFonts w:ascii="Bell MT" w:eastAsia="宋体" w:hAnsi="Bell MT"/>
            </w:rPr>
          </w:rPrChange>
        </w:rPr>
      </w:pPr>
      <w:r w:rsidRPr="EDE30C6F">
        <w:rPr>
          <w:rFonts w:ascii="Times New Roman" w:cs="Times New Roman" w:eastAsia="宋体" w:hAnsi="Times New Roman"/>
          <w:sz w:val="28"/>
          <w:szCs w:val="28"/>
          <w:rPrChange w:id="19370" w:author="user pc" w:date="2022-03-15T10:14:00Z">
            <w:rPr>
              <w:rFonts w:ascii="Bell MT" w:eastAsia="宋体" w:hAnsi="Bell MT"/>
            </w:rPr>
          </w:rPrChange>
        </w:rPr>
        <w:t>The next step</w:t>
      </w:r>
      <w:r>
        <w:rPr>
          <w:rFonts w:ascii="Times New Roman" w:cs="Times New Roman" w:eastAsia="宋体" w:hAnsi="Times New Roman"/>
          <w:sz w:val="28"/>
          <w:szCs w:val="28"/>
        </w:rPr>
        <w:t xml:space="preserve"> </w:t>
      </w:r>
      <w:r w:rsidRPr="2A36D0A3">
        <w:rPr>
          <w:rFonts w:ascii="Times New Roman" w:cs="Times New Roman" w:eastAsia="宋体" w:hAnsi="Times New Roman"/>
          <w:sz w:val="28"/>
          <w:szCs w:val="28"/>
          <w:rPrChange w:id="19371" w:author="user pc" w:date="2022-03-15T10:14:00Z">
            <w:rPr>
              <w:rFonts w:ascii="Bell MT" w:eastAsia="宋体" w:hAnsi="Bell MT"/>
            </w:rPr>
          </w:rPrChange>
        </w:rPr>
        <w:t>is to</w:t>
      </w:r>
      <w:r>
        <w:rPr>
          <w:rFonts w:ascii="Times New Roman" w:cs="Times New Roman" w:eastAsia="宋体" w:hAnsi="Times New Roman"/>
          <w:sz w:val="28"/>
          <w:szCs w:val="28"/>
        </w:rPr>
        <w:t xml:space="preserve"> </w:t>
      </w:r>
      <w:r w:rsidRPr="8E938F93">
        <w:rPr>
          <w:rFonts w:ascii="Times New Roman" w:cs="Times New Roman" w:eastAsia="宋体" w:hAnsi="Times New Roman"/>
          <w:sz w:val="28"/>
          <w:szCs w:val="28"/>
          <w:rPrChange w:id="19372" w:author="user pc" w:date="2022-03-15T10:14:00Z">
            <w:rPr>
              <w:rFonts w:ascii="Bell MT" w:eastAsia="宋体" w:hAnsi="Bell MT"/>
            </w:rPr>
          </w:rPrChange>
        </w:rPr>
        <w:t>write the equation for the electrolysis</w:t>
      </w:r>
      <w:r>
        <w:rPr>
          <w:rFonts w:ascii="Times New Roman" w:cs="Times New Roman" w:eastAsia="宋体" w:hAnsi="Times New Roman"/>
          <w:sz w:val="28"/>
          <w:szCs w:val="28"/>
        </w:rPr>
        <w:t xml:space="preserve"> </w:t>
      </w:r>
      <w:r w:rsidRPr="659EF86C">
        <w:rPr>
          <w:rFonts w:ascii="Times New Roman" w:cs="Times New Roman" w:eastAsia="宋体" w:hAnsi="Times New Roman"/>
          <w:sz w:val="28"/>
          <w:szCs w:val="28"/>
          <w:rPrChange w:id="19373"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742F13F9">
        <w:rPr>
          <w:rFonts w:ascii="Times New Roman" w:cs="Times New Roman" w:eastAsia="宋体" w:hAnsi="Times New Roman"/>
          <w:sz w:val="28"/>
          <w:szCs w:val="28"/>
          <w:rPrChange w:id="19374" w:author="user pc" w:date="2022-03-15T10:14:00Z">
            <w:rPr>
              <w:rFonts w:ascii="Bell MT" w:eastAsia="宋体" w:hAnsi="Bell MT"/>
            </w:rPr>
          </w:rPrChange>
        </w:rPr>
        <w:t>lead</w:t>
      </w:r>
      <w:r>
        <w:rPr>
          <w:rFonts w:ascii="Times New Roman" w:cs="Times New Roman" w:eastAsia="宋体" w:hAnsi="Times New Roman"/>
          <w:sz w:val="28"/>
          <w:szCs w:val="28"/>
        </w:rPr>
        <w:t xml:space="preserve"> </w:t>
      </w:r>
      <w:r w:rsidRPr="8E3EF7D3">
        <w:rPr>
          <w:rFonts w:ascii="Times New Roman" w:cs="Times New Roman" w:eastAsia="宋体" w:hAnsi="Times New Roman"/>
          <w:sz w:val="28"/>
          <w:szCs w:val="28"/>
          <w:rPrChange w:id="19375" w:author="user pc" w:date="2022-03-15T10:14:00Z">
            <w:rPr>
              <w:rFonts w:ascii="Bell MT" w:eastAsia="宋体" w:hAnsi="Bell MT"/>
            </w:rPr>
          </w:rPrChange>
        </w:rPr>
        <w:t>(ii)</w:t>
      </w:r>
      <w:r>
        <w:rPr>
          <w:rFonts w:ascii="Times New Roman" w:cs="Times New Roman" w:eastAsia="宋体" w:hAnsi="Times New Roman"/>
          <w:sz w:val="28"/>
          <w:szCs w:val="28"/>
        </w:rPr>
        <w:t xml:space="preserve"> </w:t>
      </w:r>
      <w:r w:rsidRPr="5CBBDBDA">
        <w:rPr>
          <w:rFonts w:ascii="Times New Roman" w:cs="Times New Roman" w:eastAsia="宋体" w:hAnsi="Times New Roman"/>
          <w:sz w:val="28"/>
          <w:szCs w:val="28"/>
          <w:rPrChange w:id="19376" w:author="user pc" w:date="2022-03-15T10:14:00Z">
            <w:rPr>
              <w:rFonts w:ascii="Bell MT" w:eastAsia="宋体" w:hAnsi="Bell MT"/>
            </w:rPr>
          </w:rPrChange>
        </w:rPr>
        <w:t>bromide</w:t>
      </w:r>
    </w:p>
    <w:p>
      <w:pPr>
        <w:pStyle w:val="style157"/>
        <w:rPr>
          <w:rFonts w:ascii="Times New Roman" w:cs="Times New Roman" w:eastAsia="宋体" w:hAnsi="Times New Roman"/>
          <w:sz w:val="28"/>
          <w:szCs w:val="28"/>
          <w:rPrChange w:id="19377" w:author="user pc" w:date="2022-03-15T10:14:00Z">
            <w:rPr>
              <w:rFonts w:ascii="Bell MT" w:eastAsia="宋体" w:hAnsi="Bell MT"/>
            </w:rPr>
          </w:rPrChange>
        </w:rPr>
      </w:pPr>
      <w:r w:rsidRPr="7754B747">
        <w:rPr>
          <w:rFonts w:ascii="Times New Roman" w:cs="Times New Roman" w:eastAsia="宋体" w:hAnsi="Times New Roman"/>
          <w:sz w:val="28"/>
          <w:szCs w:val="28"/>
          <w:rPrChange w:id="19378" w:author="user pc" w:date="2022-03-15T10:14:00Z">
            <w:rPr>
              <w:rFonts w:ascii="Bell MT" w:eastAsia="宋体" w:hAnsi="Bell MT"/>
            </w:rPr>
          </w:rPrChange>
        </w:rPr>
        <w:t>Pb</w:t>
      </w:r>
      <w:r w:rsidRPr="4408FCE8">
        <w:rPr>
          <w:rFonts w:ascii="Times New Roman" w:cs="Times New Roman" w:eastAsia="宋体" w:hAnsi="Times New Roman"/>
          <w:sz w:val="28"/>
          <w:szCs w:val="28"/>
          <w:vertAlign w:val="superscript"/>
          <w:rPrChange w:id="19379" w:author="user pc" w:date="2022-03-15T10:14:00Z">
            <w:rPr>
              <w:rFonts w:ascii="Bell MT" w:eastAsia="宋体" w:hAnsi="Bell MT"/>
              <w:vertAlign w:val="superscript"/>
            </w:rPr>
          </w:rPrChange>
        </w:rPr>
        <w:t>2+</w:t>
      </w:r>
      <w:r w:rsidRPr="9F5292C5">
        <w:rPr>
          <w:rFonts w:ascii="Times New Roman" w:cs="Times New Roman" w:eastAsia="宋体" w:hAnsi="Times New Roman"/>
          <w:sz w:val="28"/>
          <w:szCs w:val="28"/>
          <w:rPrChange w:id="19380" w:author="user pc" w:date="2022-03-15T10:14:00Z">
            <w:rPr>
              <w:rFonts w:ascii="Bell MT" w:eastAsia="宋体" w:hAnsi="Bell MT"/>
            </w:rPr>
          </w:rPrChange>
        </w:rPr>
        <w:t>+2e</w:t>
      </w:r>
      <w:r w:rsidRPr="2F6E9024">
        <w:rPr>
          <w:rFonts w:ascii="Times New Roman" w:cs="Times New Roman" w:eastAsia="宋体" w:hAnsi="Times New Roman"/>
          <w:sz w:val="28"/>
          <w:szCs w:val="28"/>
          <w:vertAlign w:val="superscript"/>
          <w:rPrChange w:id="19381" w:author="user pc" w:date="2022-03-15T10:14:00Z">
            <w:rPr>
              <w:rFonts w:ascii="Bell MT" w:eastAsia="宋体" w:hAnsi="Bell MT"/>
              <w:vertAlign w:val="superscript"/>
            </w:rPr>
          </w:rPrChange>
        </w:rPr>
        <w:t>-</w:t>
      </w:r>
      <m:oMath>
        <m:r w:rsidRPr="DB2613CB">
          <w:rPr>
            <w:rFonts w:ascii="Cambria Math" w:cs="Times New Roman" w:eastAsia="宋体" w:hAnsi="Cambria Math"/>
            <w:sz w:val="28"/>
            <w:szCs w:val="28"/>
            <w:vertAlign w:val="superscript"/>
            <w:rPrChange w:id="19382" w:author="user pc" w:date="2022-03-15T10:14:00Z">
              <w:rPr>
                <w:rFonts w:ascii="Cambria Math" w:eastAsia="宋体" w:hAnsi="Cambria Math"/>
                <w:vertAlign w:val="superscript"/>
              </w:rPr>
            </w:rPrChange>
          </w:rPr>
          <m:t>→</m:t>
        </m:r>
      </m:oMath>
      <w:r w:rsidRPr="904905CB">
        <w:rPr>
          <w:rFonts w:ascii="Times New Roman" w:cs="Times New Roman" w:eastAsia="宋体" w:hAnsi="Times New Roman"/>
          <w:sz w:val="28"/>
          <w:szCs w:val="28"/>
          <w:rPrChange w:id="19383" w:author="user pc" w:date="2022-03-15T10:14:00Z">
            <w:rPr>
              <w:rFonts w:ascii="Bell MT" w:eastAsia="宋体" w:hAnsi="Bell MT"/>
            </w:rPr>
          </w:rPrChange>
        </w:rPr>
        <w:t>Pb</w:t>
      </w:r>
      <w:r w:rsidRPr="E751B089">
        <w:rPr>
          <w:rFonts w:ascii="Times New Roman" w:cs="Times New Roman" w:eastAsia="宋体" w:hAnsi="Times New Roman"/>
          <w:sz w:val="28"/>
          <w:szCs w:val="28"/>
          <w:vertAlign w:val="subscript"/>
          <w:rPrChange w:id="19384" w:author="user pc" w:date="2022-03-15T10:14:00Z">
            <w:rPr>
              <w:rFonts w:ascii="Bell MT" w:eastAsia="宋体" w:hAnsi="Bell MT"/>
              <w:vertAlign w:val="subscript"/>
            </w:rPr>
          </w:rPrChange>
        </w:rPr>
        <w:t>(s)</w:t>
      </w:r>
    </w:p>
    <w:p>
      <w:pPr>
        <w:pStyle w:val="style157"/>
        <w:rPr>
          <w:rFonts w:ascii="Times New Roman" w:cs="Times New Roman" w:eastAsia="宋体" w:hAnsi="Times New Roman"/>
          <w:sz w:val="28"/>
          <w:szCs w:val="28"/>
          <w:rPrChange w:id="19385" w:author="user pc" w:date="2022-03-15T10:14:00Z">
            <w:rPr>
              <w:rFonts w:ascii="Bell MT" w:eastAsia="宋体" w:hAnsi="Bell MT"/>
            </w:rPr>
          </w:rPrChange>
        </w:rPr>
      </w:pPr>
      <w:r w:rsidRPr="8EE7329F">
        <w:rPr>
          <w:rFonts w:ascii="Times New Roman" w:cs="Times New Roman" w:eastAsia="宋体" w:hAnsi="Times New Roman"/>
          <w:sz w:val="28"/>
          <w:szCs w:val="28"/>
          <w:rPrChange w:id="19386" w:author="user pc" w:date="2022-03-15T10:14:00Z">
            <w:rPr>
              <w:rFonts w:ascii="Bell MT" w:eastAsia="宋体" w:hAnsi="Bell MT"/>
            </w:rPr>
          </w:rPrChange>
        </w:rPr>
        <w:t>2F are</w:t>
      </w:r>
      <w:r>
        <w:rPr>
          <w:rFonts w:ascii="Times New Roman" w:cs="Times New Roman" w:eastAsia="宋体" w:hAnsi="Times New Roman"/>
          <w:sz w:val="28"/>
          <w:szCs w:val="28"/>
        </w:rPr>
        <w:t xml:space="preserve"> </w:t>
      </w:r>
      <w:r w:rsidRPr="15628563">
        <w:rPr>
          <w:rFonts w:ascii="Times New Roman" w:cs="Times New Roman" w:eastAsia="宋体" w:hAnsi="Times New Roman"/>
          <w:sz w:val="28"/>
          <w:szCs w:val="28"/>
          <w:rPrChange w:id="19387" w:author="user pc" w:date="2022-03-15T10:14:00Z">
            <w:rPr>
              <w:rFonts w:ascii="Bell MT" w:eastAsia="宋体" w:hAnsi="Bell MT"/>
            </w:rPr>
          </w:rPrChange>
        </w:rPr>
        <w:t>required to</w:t>
      </w:r>
      <w:r>
        <w:rPr>
          <w:rFonts w:ascii="Times New Roman" w:cs="Times New Roman" w:eastAsia="宋体" w:hAnsi="Times New Roman"/>
          <w:sz w:val="28"/>
          <w:szCs w:val="28"/>
        </w:rPr>
        <w:t xml:space="preserve"> </w:t>
      </w:r>
      <w:r w:rsidRPr="FF7980B0">
        <w:rPr>
          <w:rFonts w:ascii="Times New Roman" w:cs="Times New Roman" w:eastAsia="宋体" w:hAnsi="Times New Roman"/>
          <w:sz w:val="28"/>
          <w:szCs w:val="28"/>
          <w:rPrChange w:id="19388" w:author="user pc" w:date="2022-03-15T10:14:00Z">
            <w:rPr>
              <w:rFonts w:ascii="Bell MT" w:eastAsia="宋体" w:hAnsi="Bell MT"/>
            </w:rPr>
          </w:rPrChange>
        </w:rPr>
        <w:t>produce 1 mole</w:t>
      </w:r>
      <w:r>
        <w:rPr>
          <w:rFonts w:ascii="Times New Roman" w:cs="Times New Roman" w:eastAsia="宋体" w:hAnsi="Times New Roman"/>
          <w:sz w:val="28"/>
          <w:szCs w:val="28"/>
        </w:rPr>
        <w:t xml:space="preserve"> </w:t>
      </w:r>
      <w:r w:rsidRPr="840F01ED">
        <w:rPr>
          <w:rFonts w:ascii="Times New Roman" w:cs="Times New Roman" w:eastAsia="宋体" w:hAnsi="Times New Roman"/>
          <w:sz w:val="28"/>
          <w:szCs w:val="28"/>
          <w:rPrChange w:id="19389"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EFE3F0EE">
        <w:rPr>
          <w:rFonts w:ascii="Times New Roman" w:cs="Times New Roman" w:eastAsia="宋体" w:hAnsi="Times New Roman"/>
          <w:sz w:val="28"/>
          <w:szCs w:val="28"/>
          <w:rPrChange w:id="19390" w:author="user pc" w:date="2022-03-15T10:14:00Z">
            <w:rPr>
              <w:rFonts w:ascii="Bell MT" w:eastAsia="宋体" w:hAnsi="Bell MT"/>
            </w:rPr>
          </w:rPrChange>
        </w:rPr>
        <w:t>lead</w:t>
      </w:r>
      <w:r>
        <w:rPr>
          <w:rFonts w:ascii="Times New Roman" w:cs="Times New Roman" w:eastAsia="宋体" w:hAnsi="Times New Roman"/>
          <w:sz w:val="28"/>
          <w:szCs w:val="28"/>
        </w:rPr>
        <w:t xml:space="preserve"> </w:t>
      </w:r>
      <w:r w:rsidRPr="70360627">
        <w:rPr>
          <w:rFonts w:ascii="Times New Roman" w:cs="Times New Roman" w:eastAsia="宋体" w:hAnsi="Times New Roman"/>
          <w:sz w:val="28"/>
          <w:szCs w:val="28"/>
          <w:rPrChange w:id="19391" w:author="user pc" w:date="2022-03-15T10:14:00Z">
            <w:rPr>
              <w:rFonts w:ascii="Bell MT" w:eastAsia="宋体" w:hAnsi="Bell MT"/>
            </w:rPr>
          </w:rPrChange>
        </w:rPr>
        <w:t>(from</w:t>
      </w:r>
      <w:r>
        <w:rPr>
          <w:rFonts w:ascii="Times New Roman" w:cs="Times New Roman" w:eastAsia="宋体" w:hAnsi="Times New Roman"/>
          <w:sz w:val="28"/>
          <w:szCs w:val="28"/>
        </w:rPr>
        <w:t xml:space="preserve"> </w:t>
      </w:r>
      <w:r w:rsidRPr="AC60D71B">
        <w:rPr>
          <w:rFonts w:ascii="Times New Roman" w:cs="Times New Roman" w:eastAsia="宋体" w:hAnsi="Times New Roman"/>
          <w:sz w:val="28"/>
          <w:szCs w:val="28"/>
          <w:rPrChange w:id="19392" w:author="user pc" w:date="2022-03-15T10:14:00Z">
            <w:rPr>
              <w:rFonts w:ascii="Bell MT" w:eastAsia="宋体" w:hAnsi="Bell MT"/>
            </w:rPr>
          </w:rPrChange>
        </w:rPr>
        <w:t>the equation).</w:t>
      </w:r>
    </w:p>
    <w:p>
      <w:pPr>
        <w:pStyle w:val="style157"/>
        <w:rPr>
          <w:rFonts w:ascii="Times New Roman" w:cs="Times New Roman" w:eastAsia="宋体" w:hAnsi="Times New Roman"/>
          <w:sz w:val="28"/>
          <w:szCs w:val="28"/>
          <w:rPrChange w:id="19393" w:author="user pc" w:date="2022-03-15T10:14:00Z">
            <w:rPr>
              <w:rFonts w:ascii="Bell MT" w:eastAsia="宋体" w:hAnsi="Bell MT"/>
            </w:rPr>
          </w:rPrChange>
        </w:rPr>
      </w:pPr>
      <w:r w:rsidRPr="63D18A92">
        <w:rPr>
          <w:rFonts w:ascii="Times New Roman" w:cs="Times New Roman" w:eastAsia="宋体" w:hAnsi="Times New Roman"/>
          <w:sz w:val="28"/>
          <w:szCs w:val="28"/>
          <w:rPrChange w:id="19394" w:author="user pc" w:date="2022-03-15T10:14:00Z">
            <w:rPr>
              <w:rFonts w:ascii="Bell MT" w:eastAsia="宋体" w:hAnsi="Bell MT"/>
            </w:rPr>
          </w:rPrChange>
        </w:rPr>
        <w:t>2</w:t>
      </w:r>
      <w:r>
        <w:rPr>
          <w:rFonts w:ascii="Times New Roman" w:cs="Times New Roman" w:eastAsia="宋体" w:hAnsi="Times New Roman"/>
          <w:sz w:val="28"/>
          <w:szCs w:val="28"/>
        </w:rPr>
        <w:t xml:space="preserve"> </w:t>
      </w:r>
      <w:r w:rsidRPr="9D6889F5">
        <w:rPr>
          <w:rFonts w:ascii="Times New Roman" w:cs="Times New Roman" w:eastAsia="宋体" w:hAnsi="Times New Roman"/>
          <w:sz w:val="28"/>
          <w:szCs w:val="28"/>
          <w:rPrChange w:id="19395"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1B61554A">
        <w:rPr>
          <w:rFonts w:ascii="Times New Roman" w:cs="Times New Roman" w:eastAsia="宋体" w:hAnsi="Times New Roman"/>
          <w:sz w:val="28"/>
          <w:szCs w:val="28"/>
          <w:rPrChange w:id="19396" w:author="user pc" w:date="2022-03-15T10:14:00Z">
            <w:rPr>
              <w:rFonts w:ascii="Bell MT" w:eastAsia="宋体" w:hAnsi="Bell MT"/>
            </w:rPr>
          </w:rPrChange>
        </w:rPr>
        <w:t>96500</w:t>
      </w:r>
      <w:r>
        <w:rPr>
          <w:rFonts w:ascii="Times New Roman" w:cs="Times New Roman" w:eastAsia="宋体" w:hAnsi="Times New Roman"/>
          <w:sz w:val="28"/>
          <w:szCs w:val="28"/>
        </w:rPr>
        <w:t xml:space="preserve"> </w:t>
      </w:r>
      <w:r w:rsidRPr="AD551CBE">
        <w:rPr>
          <w:rFonts w:ascii="Times New Roman" w:cs="Times New Roman" w:eastAsia="宋体" w:hAnsi="Times New Roman"/>
          <w:sz w:val="28"/>
          <w:szCs w:val="28"/>
          <w:rPrChange w:id="19397" w:author="user pc" w:date="2022-03-15T10:14:00Z">
            <w:rPr>
              <w:rFonts w:ascii="Bell MT" w:eastAsia="宋体" w:hAnsi="Bell MT"/>
            </w:rPr>
          </w:rPrChange>
        </w:rPr>
        <w:t>of charge is required to produce 207g of lead.</w:t>
      </w:r>
    </w:p>
    <w:p>
      <w:pPr>
        <w:pStyle w:val="style157"/>
        <w:rPr>
          <w:rFonts w:ascii="Times New Roman" w:cs="Times New Roman" w:eastAsia="宋体" w:hAnsi="Times New Roman"/>
          <w:sz w:val="28"/>
          <w:szCs w:val="28"/>
        </w:rPr>
      </w:pPr>
      <w:r w:rsidRPr="DBEBAAFE">
        <w:rPr>
          <w:rFonts w:ascii="Times New Roman" w:cs="Times New Roman" w:eastAsia="宋体" w:hAnsi="Times New Roman"/>
          <w:sz w:val="28"/>
          <w:szCs w:val="28"/>
          <w:rPrChange w:id="19398" w:author="user pc" w:date="2022-03-15T10:14:00Z">
            <w:rPr>
              <w:rFonts w:ascii="Bell MT" w:eastAsia="宋体" w:hAnsi="Bell MT"/>
            </w:rPr>
          </w:rPrChange>
        </w:rPr>
        <w:t>1,296</w:t>
      </w:r>
      <w:r>
        <w:rPr>
          <w:rFonts w:ascii="Times New Roman" w:cs="Times New Roman" w:eastAsia="宋体" w:hAnsi="Times New Roman"/>
          <w:sz w:val="28"/>
          <w:szCs w:val="28"/>
        </w:rPr>
        <w:t xml:space="preserve"> </w:t>
      </w:r>
      <w:r w:rsidRPr="34209322">
        <w:rPr>
          <w:rFonts w:ascii="Times New Roman" w:cs="Times New Roman" w:eastAsia="宋体" w:hAnsi="Times New Roman"/>
          <w:sz w:val="28"/>
          <w:szCs w:val="28"/>
          <w:rPrChange w:id="19399" w:author="user pc" w:date="2022-03-15T10:14:00Z">
            <w:rPr>
              <w:rFonts w:ascii="Bell MT" w:eastAsia="宋体" w:hAnsi="Bell MT"/>
            </w:rPr>
          </w:rPrChange>
        </w:rPr>
        <w:t xml:space="preserve">C of charge </w:t>
      </w:r>
      <w:r>
        <w:rPr>
          <w:rFonts w:ascii="Times New Roman" w:cs="Times New Roman" w:eastAsia="宋体" w:hAnsi="Times New Roman"/>
          <w:sz w:val="28"/>
          <w:szCs w:val="28"/>
        </w:rPr>
        <w:t xml:space="preserve">would be </w:t>
      </w:r>
      <w:r w:rsidRPr="71AC3FDB">
        <w:rPr>
          <w:rFonts w:ascii="Times New Roman" w:cs="Times New Roman" w:eastAsia="宋体" w:hAnsi="Times New Roman"/>
          <w:sz w:val="28"/>
          <w:szCs w:val="28"/>
          <w:rPrChange w:id="19400" w:author="user pc" w:date="2022-03-15T10:14:00Z">
            <w:rPr>
              <w:rFonts w:ascii="Bell MT" w:eastAsia="宋体" w:hAnsi="Bell MT"/>
            </w:rPr>
          </w:rPrChange>
        </w:rPr>
        <w:t>required</w:t>
      </w:r>
      <w:r>
        <w:rPr>
          <w:rFonts w:ascii="Times New Roman" w:cs="Times New Roman" w:eastAsia="宋体" w:hAnsi="Times New Roman"/>
          <w:sz w:val="28"/>
          <w:szCs w:val="28"/>
        </w:rPr>
        <w:t xml:space="preserve"> </w:t>
      </w:r>
      <w:r w:rsidRPr="AE2BD886">
        <w:rPr>
          <w:rFonts w:ascii="Times New Roman" w:cs="Times New Roman" w:eastAsia="宋体" w:hAnsi="Times New Roman"/>
          <w:sz w:val="28"/>
          <w:szCs w:val="28"/>
          <w:rPrChange w:id="19401" w:author="user pc" w:date="2022-03-15T10:14:00Z">
            <w:rPr>
              <w:rFonts w:ascii="Bell MT" w:eastAsia="宋体" w:hAnsi="Bell MT"/>
            </w:rPr>
          </w:rPrChange>
        </w:rPr>
        <w:t>to</w:t>
      </w:r>
      <w:r>
        <w:rPr>
          <w:rFonts w:ascii="Times New Roman" w:cs="Times New Roman" w:eastAsia="宋体" w:hAnsi="Times New Roman"/>
          <w:sz w:val="28"/>
          <w:szCs w:val="28"/>
        </w:rPr>
        <w:t xml:space="preserve"> </w:t>
      </w:r>
      <w:r w:rsidRPr="3657285E">
        <w:rPr>
          <w:rFonts w:ascii="Times New Roman" w:cs="Times New Roman" w:eastAsia="宋体" w:hAnsi="Times New Roman"/>
          <w:sz w:val="28"/>
          <w:szCs w:val="28"/>
          <w:rPrChange w:id="19402" w:author="user pc" w:date="2022-03-15T10:14:00Z">
            <w:rPr>
              <w:rFonts w:ascii="Bell MT" w:eastAsia="宋体" w:hAnsi="Bell MT"/>
            </w:rPr>
          </w:rPrChange>
        </w:rPr>
        <w:t>produce</w:t>
      </w:r>
      <w:r>
        <w:rPr>
          <w:rFonts w:ascii="Times New Roman" w:cs="Times New Roman" w:eastAsia="宋体" w:hAnsi="Times New Roman"/>
          <w:sz w:val="28"/>
          <w:szCs w:val="28"/>
        </w:rPr>
        <w:t xml:space="preserve">; </w:t>
      </w: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19403" w:author="user pc" w:date="2022-03-15T10:14:00Z">
            <w:rPr>
              <w:rFonts w:ascii="Bell MT" w:eastAsia="宋体" w:hAnsi="Bell MT"/>
            </w:rPr>
          </w:rPrChange>
        </w:rPr>
      </w:pPr>
      <m:oMathPara>
        <m:oMathParaPr>
          <m:jc m:val="left"/>
        </m:oMathParaPr>
        <m:oMath>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sidRPr="1698A850">
                <m:rPr>
                  <m:sty m:val="p"/>
                </m:rPr>
                <w:rPr>
                  <w:rFonts w:ascii="Cambria Math" w:cs="Times New Roman" w:eastAsia="宋体" w:hAnsi="Cambria Math"/>
                  <w:sz w:val="28"/>
                  <w:szCs w:val="28"/>
                  <w:rPrChange w:id="19404" w:author="user pc" w:date="2022-03-15T10:14:00Z">
                    <w:rPr>
                      <w:rFonts w:ascii="Cambria Math" w:eastAsia="宋体" w:hAnsi="Cambria Math"/>
                    </w:rPr>
                  </w:rPrChange>
                </w:rPr>
                <m:t>1,296×207</m:t>
              </m:r>
            </m:num>
            <m:den>
              <m:r w:rsidRPr="B18B1A05">
                <w:rPr>
                  <w:rFonts w:ascii="Cambria Math" w:cs="Times New Roman" w:eastAsia="宋体" w:hAnsi="Cambria Math"/>
                  <w:sz w:val="28"/>
                  <w:szCs w:val="28"/>
                  <w:rPrChange w:id="19405" w:author="user pc" w:date="2022-03-15T10:14:00Z">
                    <w:rPr>
                      <w:rFonts w:ascii="Cambria Math" w:eastAsia="宋体" w:hAnsi="Cambria Math"/>
                    </w:rPr>
                  </w:rPrChange>
                </w:rPr>
                <m:t>2×96500</m:t>
              </m:r>
            </m:den>
          </m:f>
          <m:r w:rsidRPr="3F52CCFC">
            <w:rPr>
              <w:rFonts w:ascii="Cambria Math" w:cs="Times New Roman" w:eastAsia="宋体" w:hAnsi="Cambria Math"/>
              <w:sz w:val="28"/>
              <w:szCs w:val="28"/>
              <w:rPrChange w:id="19406" w:author="user pc" w:date="2022-03-15T10:14:00Z">
                <w:rPr>
                  <w:rFonts w:ascii="Cambria Math" w:eastAsia="宋体" w:hAnsi="Cambria Math"/>
                </w:rPr>
              </w:rPrChange>
            </w:rPr>
            <m:t>=1.39g</m:t>
          </m:r>
          <m:r>
            <w:rPr>
              <w:rFonts w:ascii="Cambria Math" w:cs="Times New Roman" w:eastAsia="宋体" w:hAnsi="Cambria Math"/>
              <w:sz w:val="28"/>
              <w:szCs w:val="28"/>
            </w:rPr>
            <m:t xml:space="preserve"> </m:t>
          </m:r>
          <m:r w:rsidRPr="3FF47888">
            <w:rPr>
              <w:rFonts w:ascii="Cambria Math" w:cs="Times New Roman" w:eastAsia="宋体" w:hAnsi="Cambria Math"/>
              <w:sz w:val="28"/>
              <w:szCs w:val="28"/>
              <w:rPrChange w:id="19407"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EE03EF15">
            <w:rPr>
              <w:rFonts w:ascii="Cambria Math" w:cs="Times New Roman" w:eastAsia="宋体" w:hAnsi="Cambria Math"/>
              <w:sz w:val="28"/>
              <w:szCs w:val="28"/>
              <w:rPrChange w:id="19408" w:author="user pc" w:date="2022-03-15T10:14:00Z">
                <w:rPr>
                  <w:rFonts w:ascii="Cambria Math" w:eastAsia="宋体" w:hAnsi="Cambria Math"/>
                </w:rPr>
              </w:rPrChange>
            </w:rPr>
            <m:t>Pb</m:t>
          </m:r>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Change w:id="19409" w:author="user pc" w:date="2022-03-15T10:14:00Z">
            <w:rPr>
              <w:rFonts w:ascii="Bell MT" w:eastAsia="宋体" w:hAnsi="Bell MT"/>
            </w:rPr>
          </w:rPrChange>
        </w:rPr>
      </w:pPr>
      <m:oMathPara>
        <m:oMathParaPr>
          <m:jc m:val="left"/>
        </m:oMathParaPr>
        <m:oMath>
          <m:r>
            <w:rPr>
              <w:rFonts w:ascii="Cambria Math" w:cs="Times New Roman" w:eastAsia="宋体" w:hAnsi="Cambria Math"/>
              <w:sz w:val="28"/>
              <w:szCs w:val="28"/>
            </w:rPr>
            <m:t>That is;</m:t>
          </m:r>
        </m:oMath>
      </m:oMathPara>
    </w:p>
    <w:p>
      <w:pPr>
        <w:pStyle w:val="style157"/>
        <w:rPr>
          <w:rFonts w:ascii="Times New Roman" w:cs="Times New Roman" w:eastAsia="宋体" w:hAnsi="Times New Roman"/>
          <w:sz w:val="28"/>
          <w:szCs w:val="28"/>
          <w:rPrChange w:id="19410" w:author="user pc" w:date="2022-03-15T10:14:00Z">
            <w:rPr>
              <w:rFonts w:ascii="Bell MT" w:eastAsia="宋体" w:hAnsi="Bell MT"/>
            </w:rPr>
          </w:rPrChange>
        </w:rPr>
      </w:pPr>
      <w:r w:rsidRPr="C850BF00">
        <w:rPr>
          <w:rFonts w:ascii="Times New Roman" w:cs="Times New Roman" w:eastAsia="宋体" w:hAnsi="Times New Roman"/>
          <w:sz w:val="28"/>
          <w:szCs w:val="28"/>
          <w:rPrChange w:id="19411" w:author="user pc" w:date="2022-03-15T10:14:00Z">
            <w:rPr>
              <w:rFonts w:ascii="Bell MT" w:eastAsia="宋体" w:hAnsi="Bell MT"/>
            </w:rPr>
          </w:rPrChange>
        </w:rPr>
        <w:t>2F</w:t>
      </w:r>
      <w:r>
        <w:rPr>
          <w:rFonts w:ascii="Times New Roman" w:cs="Times New Roman" w:eastAsia="宋体" w:hAnsi="Times New Roman"/>
          <w:sz w:val="28"/>
          <w:szCs w:val="28"/>
        </w:rPr>
        <w:t xml:space="preserve"> </w:t>
      </w:r>
      <w:r w:rsidRPr="3DA9E1C0">
        <w:rPr>
          <w:rFonts w:ascii="Times New Roman" w:cs="Times New Roman" w:eastAsia="宋体" w:hAnsi="Times New Roman"/>
          <w:sz w:val="28"/>
          <w:szCs w:val="28"/>
          <w:rPrChange w:id="19412" w:author="user pc" w:date="2022-03-15T10:14:00Z">
            <w:rPr>
              <w:rFonts w:ascii="Bell MT" w:eastAsia="宋体" w:hAnsi="Bell MT"/>
            </w:rPr>
          </w:rPrChange>
        </w:rPr>
        <w:t>= 207</w:t>
      </w:r>
      <w:r>
        <w:rPr>
          <w:rFonts w:ascii="Times New Roman" w:cs="Times New Roman" w:eastAsia="宋体" w:hAnsi="Times New Roman"/>
          <w:sz w:val="28"/>
          <w:szCs w:val="28"/>
        </w:rPr>
        <w:t xml:space="preserve">g  </w:t>
      </w:r>
      <w:r w:rsidRPr="3DFFF822">
        <w:rPr>
          <w:rFonts w:ascii="Times New Roman" w:cs="Times New Roman" w:eastAsia="宋体" w:hAnsi="Times New Roman"/>
          <w:sz w:val="28"/>
          <w:szCs w:val="28"/>
          <w:rPrChange w:id="19413" w:author="user pc" w:date="2022-03-15T10:14:00Z">
            <w:rPr>
              <w:rFonts w:ascii="Bell MT" w:eastAsia="宋体" w:hAnsi="Bell MT"/>
            </w:rPr>
          </w:rPrChange>
        </w:rPr>
        <w:t>of</w:t>
      </w:r>
      <w:r>
        <w:rPr>
          <w:rFonts w:ascii="Times New Roman" w:cs="Times New Roman" w:eastAsia="宋体" w:hAnsi="Times New Roman"/>
          <w:sz w:val="28"/>
          <w:szCs w:val="28"/>
        </w:rPr>
        <w:t xml:space="preserve"> </w:t>
      </w:r>
      <w:r w:rsidRPr="4919F5CC">
        <w:rPr>
          <w:rFonts w:ascii="Times New Roman" w:cs="Times New Roman" w:eastAsia="宋体" w:hAnsi="Times New Roman"/>
          <w:sz w:val="28"/>
          <w:szCs w:val="28"/>
          <w:rPrChange w:id="19414" w:author="user pc" w:date="2022-03-15T10:14:00Z">
            <w:rPr>
              <w:rFonts w:ascii="Bell MT" w:eastAsia="宋体" w:hAnsi="Bell MT"/>
            </w:rPr>
          </w:rPrChange>
        </w:rPr>
        <w:t>Pb</w:t>
      </w:r>
    </w:p>
    <w:p>
      <w:pPr>
        <w:pStyle w:val="style157"/>
        <w:rPr>
          <w:rFonts w:ascii="Times New Roman" w:cs="Times New Roman" w:eastAsia="宋体" w:hAnsi="Times New Roman"/>
          <w:sz w:val="28"/>
          <w:szCs w:val="28"/>
          <w:rPrChange w:id="19415" w:author="user pc" w:date="2022-03-15T10:14:00Z">
            <w:rPr>
              <w:rFonts w:ascii="Bell MT" w:eastAsia="宋体" w:hAnsi="Bell MT"/>
            </w:rPr>
          </w:rPrChange>
        </w:rPr>
      </w:pPr>
      <w:r w:rsidRPr="6AE9F99A">
        <w:rPr>
          <w:rFonts w:ascii="Times New Roman" w:cs="Times New Roman" w:eastAsia="宋体" w:hAnsi="Times New Roman"/>
          <w:sz w:val="28"/>
          <w:szCs w:val="28"/>
          <w:rPrChange w:id="19416" w:author="user pc" w:date="2022-03-15T10:14:00Z">
            <w:rPr>
              <w:rFonts w:ascii="Bell MT" w:eastAsia="宋体" w:hAnsi="Bell MT"/>
            </w:rPr>
          </w:rPrChange>
        </w:rPr>
        <w:t>1296</w:t>
      </w:r>
      <w:r>
        <w:rPr>
          <w:rFonts w:ascii="Times New Roman" w:cs="Times New Roman" w:eastAsia="宋体" w:hAnsi="Times New Roman"/>
          <w:sz w:val="28"/>
          <w:szCs w:val="28"/>
        </w:rPr>
        <w:t xml:space="preserve"> </w:t>
      </w:r>
      <w:r w:rsidRPr="922F494B">
        <w:rPr>
          <w:rFonts w:ascii="Times New Roman" w:cs="Times New Roman" w:eastAsia="宋体" w:hAnsi="Times New Roman"/>
          <w:sz w:val="28"/>
          <w:szCs w:val="28"/>
          <w:rPrChange w:id="19417" w:author="user pc" w:date="2022-03-15T10:14:00Z">
            <w:rPr>
              <w:rFonts w:ascii="Bell MT" w:eastAsia="宋体" w:hAnsi="Bell MT"/>
            </w:rPr>
          </w:rPrChange>
        </w:rPr>
        <w:t>C</w:t>
      </w:r>
      <w:r>
        <w:rPr>
          <w:rFonts w:ascii="Times New Roman" w:cs="Times New Roman" w:eastAsia="宋体" w:hAnsi="Times New Roman"/>
          <w:sz w:val="28"/>
          <w:szCs w:val="28"/>
        </w:rPr>
        <w:t xml:space="preserve"> </w:t>
      </w:r>
      <w:r w:rsidRPr="C1053F2D">
        <w:rPr>
          <w:rFonts w:ascii="Times New Roman" w:cs="Times New Roman" w:eastAsia="宋体" w:hAnsi="Times New Roman"/>
          <w:sz w:val="28"/>
          <w:szCs w:val="28"/>
          <w:rPrChange w:id="19418"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D0E85ADC">
        <w:rPr>
          <w:rFonts w:ascii="Times New Roman" w:cs="Times New Roman" w:eastAsia="宋体" w:hAnsi="Times New Roman"/>
          <w:sz w:val="28"/>
          <w:szCs w:val="28"/>
          <w:rPrChange w:id="19419" w:author="user pc" w:date="2022-03-15T10:14:00Z">
            <w:rPr>
              <w:rFonts w:ascii="Bell MT" w:eastAsia="宋体" w:hAnsi="Bell MT"/>
            </w:rPr>
          </w:rPrChange>
        </w:rPr>
        <w:t>?</w:t>
      </w:r>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sidRPr="E1C37E5D">
                <m:rPr>
                  <m:sty m:val="p"/>
                </m:rPr>
                <w:rPr>
                  <w:rFonts w:ascii="Cambria Math" w:cs="Times New Roman" w:eastAsia="宋体" w:hAnsi="Cambria Math"/>
                  <w:sz w:val="28"/>
                  <w:szCs w:val="28"/>
                  <w:rPrChange w:id="19420" w:author="user pc" w:date="2022-03-15T10:14:00Z">
                    <w:rPr>
                      <w:rFonts w:ascii="Cambria Math" w:eastAsia="宋体" w:hAnsi="Cambria Math"/>
                    </w:rPr>
                  </w:rPrChange>
                </w:rPr>
                <m:t>1,296×207</m:t>
              </m:r>
            </m:num>
            <m:den>
              <m:r w:rsidRPr="8137A4E9">
                <w:rPr>
                  <w:rFonts w:ascii="Cambria Math" w:cs="Times New Roman" w:eastAsia="宋体" w:hAnsi="Cambria Math"/>
                  <w:sz w:val="28"/>
                  <w:szCs w:val="28"/>
                  <w:rPrChange w:id="19421" w:author="user pc" w:date="2022-03-15T10:14:00Z">
                    <w:rPr>
                      <w:rFonts w:ascii="Cambria Math" w:eastAsia="宋体" w:hAnsi="Cambria Math"/>
                    </w:rPr>
                  </w:rPrChange>
                </w:rPr>
                <m:t>2×96500</m:t>
              </m:r>
            </m:den>
          </m:f>
          <m:r w:rsidRPr="11DDF0B5">
            <w:rPr>
              <w:rFonts w:ascii="Cambria Math" w:cs="Times New Roman" w:eastAsia="宋体" w:hAnsi="Cambria Math"/>
              <w:sz w:val="28"/>
              <w:szCs w:val="28"/>
              <w:rPrChange w:id="19422" w:author="user pc" w:date="2022-03-15T10:14:00Z">
                <w:rPr>
                  <w:rFonts w:ascii="Cambria Math" w:eastAsia="宋体" w:hAnsi="Cambria Math"/>
                </w:rPr>
              </w:rPrChange>
            </w:rPr>
            <m:t>=1.39g</m:t>
          </m:r>
          <m:r>
            <w:rPr>
              <w:rFonts w:ascii="Cambria Math" w:cs="Times New Roman" w:eastAsia="宋体" w:hAnsi="Cambria Math"/>
              <w:sz w:val="28"/>
              <w:szCs w:val="28"/>
            </w:rPr>
            <m:t xml:space="preserve"> </m:t>
          </m:r>
          <m:r w:rsidRPr="9B317AB2">
            <w:rPr>
              <w:rFonts w:ascii="Cambria Math" w:cs="Times New Roman" w:eastAsia="宋体" w:hAnsi="Cambria Math"/>
              <w:sz w:val="28"/>
              <w:szCs w:val="28"/>
              <w:rPrChange w:id="19423" w:author="user pc" w:date="2022-03-15T10:14:00Z">
                <w:rPr>
                  <w:rFonts w:ascii="Cambria Math" w:eastAsia="宋体" w:hAnsi="Cambria Math"/>
                </w:rPr>
              </w:rPrChange>
            </w:rPr>
            <m:t>of</m:t>
          </m:r>
          <m:r>
            <w:rPr>
              <w:rFonts w:ascii="Cambria Math" w:cs="Times New Roman" w:eastAsia="宋体" w:hAnsi="Cambria Math"/>
              <w:sz w:val="28"/>
              <w:szCs w:val="28"/>
            </w:rPr>
            <m:t xml:space="preserve"> </m:t>
          </m:r>
          <m:r w:rsidRPr="122A913F">
            <w:rPr>
              <w:rFonts w:ascii="Cambria Math" w:cs="Times New Roman" w:eastAsia="宋体" w:hAnsi="Cambria Math"/>
              <w:sz w:val="28"/>
              <w:szCs w:val="28"/>
              <w:rPrChange w:id="19424" w:author="user pc" w:date="2022-03-15T10:14:00Z">
                <w:rPr>
                  <w:rFonts w:ascii="Cambria Math" w:eastAsia="宋体" w:hAnsi="Cambria Math"/>
                </w:rPr>
              </w:rPrChange>
            </w:rPr>
            <m:t>Pb</m:t>
          </m:r>
        </m:oMath>
      </m:oMathPara>
    </w:p>
    <w:p>
      <w:pPr>
        <w:pStyle w:val="style157"/>
        <w:rPr>
          <w:rFonts w:ascii="Times New Roman" w:cs="Times New Roman" w:eastAsia="宋体" w:hAnsi="Times New Roman"/>
          <w:b/>
          <w:sz w:val="28"/>
          <w:szCs w:val="28"/>
          <w:rPrChange w:id="19425" w:author="user pc" w:date="2022-03-15T10:14:00Z">
            <w:rPr>
              <w:rFonts w:ascii="Bell MT" w:eastAsia="宋体" w:hAnsi="Bell MT"/>
              <w:b/>
            </w:rPr>
          </w:rPrChange>
        </w:rPr>
      </w:pPr>
    </w:p>
    <w:p>
      <w:pPr>
        <w:pStyle w:val="style157"/>
        <w:rPr>
          <w:rFonts w:ascii="Times New Roman" w:cs="Times New Roman" w:eastAsia="宋体" w:hAnsi="Times New Roman"/>
          <w:sz w:val="28"/>
          <w:szCs w:val="28"/>
          <w:rPrChange w:id="19426" w:author="user pc" w:date="2022-03-15T10:14:00Z">
            <w:rPr>
              <w:rFonts w:ascii="Bell MT" w:eastAsia="宋体" w:hAnsi="Bell MT"/>
            </w:rPr>
          </w:rPrChange>
        </w:rPr>
      </w:pPr>
      <w:r w:rsidRPr="96A2A695">
        <w:rPr>
          <w:rFonts w:ascii="Times New Roman" w:cs="Times New Roman" w:eastAsia="宋体" w:hAnsi="Times New Roman"/>
          <w:b/>
          <w:sz w:val="28"/>
          <w:szCs w:val="28"/>
          <w:rPrChange w:id="19427" w:author="user pc" w:date="2022-03-15T10:14:00Z">
            <w:rPr>
              <w:rFonts w:ascii="Bell MT" w:eastAsia="宋体" w:hAnsi="Bell MT"/>
              <w:b/>
            </w:rPr>
          </w:rPrChange>
        </w:rPr>
        <w:t xml:space="preserve">Example 3: </w:t>
      </w:r>
      <w:r w:rsidRPr="9274642F">
        <w:rPr>
          <w:rFonts w:ascii="Times New Roman" w:cs="Times New Roman" w:eastAsia="宋体" w:hAnsi="Times New Roman"/>
          <w:sz w:val="28"/>
          <w:szCs w:val="28"/>
          <w:rPrChange w:id="19428" w:author="user pc" w:date="2022-03-15T10:14:00Z">
            <w:rPr>
              <w:rFonts w:ascii="Bell MT" w:eastAsia="宋体" w:hAnsi="Bell MT"/>
            </w:rPr>
          </w:rPrChange>
        </w:rPr>
        <w:t>Dilute sulphuric</w:t>
      </w:r>
      <w:r>
        <w:rPr>
          <w:rFonts w:ascii="Times New Roman" w:cs="Times New Roman" w:eastAsia="宋体" w:hAnsi="Times New Roman"/>
          <w:sz w:val="28"/>
          <w:szCs w:val="28"/>
        </w:rPr>
        <w:t xml:space="preserve"> </w:t>
      </w:r>
      <w:r w:rsidRPr="DA05F824">
        <w:rPr>
          <w:rFonts w:ascii="Times New Roman" w:cs="Times New Roman" w:eastAsia="宋体" w:hAnsi="Times New Roman"/>
          <w:sz w:val="28"/>
          <w:szCs w:val="28"/>
          <w:rPrChange w:id="19429" w:author="user pc" w:date="2022-03-15T10:14:00Z">
            <w:rPr>
              <w:rFonts w:ascii="Bell MT" w:eastAsia="宋体" w:hAnsi="Bell MT"/>
            </w:rPr>
          </w:rPrChange>
        </w:rPr>
        <w:t xml:space="preserve">acid is </w:t>
      </w:r>
      <w:r>
        <w:rPr>
          <w:rFonts w:ascii="Times New Roman" w:cs="Times New Roman" w:eastAsia="宋体" w:hAnsi="Times New Roman"/>
          <w:sz w:val="28"/>
          <w:szCs w:val="28"/>
        </w:rPr>
        <w:t>electrolyzed</w:t>
      </w:r>
      <w:r w:rsidRPr="55635DE4">
        <w:rPr>
          <w:rFonts w:ascii="Times New Roman" w:cs="Times New Roman" w:eastAsia="宋体" w:hAnsi="Times New Roman"/>
          <w:sz w:val="28"/>
          <w:szCs w:val="28"/>
          <w:rPrChange w:id="19430" w:author="user pc" w:date="2022-03-15T10:14:00Z">
            <w:rPr>
              <w:rFonts w:ascii="Bell MT" w:eastAsia="宋体" w:hAnsi="Bell MT"/>
            </w:rPr>
          </w:rPrChange>
        </w:rPr>
        <w:t xml:space="preserve"> using graphite electrodes. A</w:t>
      </w:r>
      <w:r>
        <w:rPr>
          <w:rFonts w:ascii="Times New Roman" w:cs="Times New Roman" w:eastAsia="宋体" w:hAnsi="Times New Roman"/>
          <w:sz w:val="28"/>
          <w:szCs w:val="28"/>
        </w:rPr>
        <w:t xml:space="preserve"> </w:t>
      </w:r>
      <w:r w:rsidRPr="FD4AC975">
        <w:rPr>
          <w:rFonts w:ascii="Times New Roman" w:cs="Times New Roman" w:eastAsia="宋体" w:hAnsi="Times New Roman"/>
          <w:sz w:val="28"/>
          <w:szCs w:val="28"/>
          <w:rPrChange w:id="19431" w:author="user pc" w:date="2022-03-15T10:14:00Z">
            <w:rPr>
              <w:rFonts w:ascii="Bell MT" w:eastAsia="宋体" w:hAnsi="Bell MT"/>
            </w:rPr>
          </w:rPrChange>
        </w:rPr>
        <w:t>current of 0.8A flows</w:t>
      </w:r>
      <w:r>
        <w:rPr>
          <w:rFonts w:ascii="Times New Roman" w:cs="Times New Roman" w:eastAsia="宋体" w:hAnsi="Times New Roman"/>
          <w:sz w:val="28"/>
          <w:szCs w:val="28"/>
        </w:rPr>
        <w:t xml:space="preserve"> </w:t>
      </w:r>
      <w:r w:rsidRPr="ACB9215D">
        <w:rPr>
          <w:rFonts w:ascii="Times New Roman" w:cs="Times New Roman" w:eastAsia="宋体" w:hAnsi="Times New Roman"/>
          <w:sz w:val="28"/>
          <w:szCs w:val="28"/>
          <w:rPrChange w:id="19432" w:author="user pc" w:date="2022-03-15T10:14:00Z">
            <w:rPr>
              <w:rFonts w:ascii="Bell MT" w:eastAsia="宋体" w:hAnsi="Bell MT"/>
            </w:rPr>
          </w:rPrChange>
        </w:rPr>
        <w:t>through the solution for a period of 30 minutes. Calculate the volume of oxygen gas produced at room temperature and pressure.</w:t>
      </w:r>
      <w:r>
        <w:rPr>
          <w:rFonts w:ascii="Times New Roman" w:cs="Times New Roman" w:eastAsia="宋体" w:hAnsi="Times New Roman"/>
          <w:sz w:val="28"/>
          <w:szCs w:val="28"/>
        </w:rPr>
        <w:t xml:space="preserve"> </w:t>
      </w:r>
      <w:r w:rsidRPr="56C9FD66">
        <w:rPr>
          <w:rFonts w:ascii="Times New Roman" w:cs="Times New Roman" w:eastAsia="宋体" w:hAnsi="Times New Roman"/>
          <w:sz w:val="28"/>
          <w:szCs w:val="28"/>
          <w:rPrChange w:id="19433" w:author="user pc" w:date="2022-03-15T10:14:00Z">
            <w:rPr>
              <w:rFonts w:ascii="Bell MT" w:eastAsia="宋体" w:hAnsi="Bell MT"/>
            </w:rPr>
          </w:rPrChange>
        </w:rPr>
        <w:t>(Faraday’s constant</w:t>
      </w:r>
      <w:r>
        <w:rPr>
          <w:rFonts w:ascii="Times New Roman" w:cs="Times New Roman" w:eastAsia="宋体" w:hAnsi="Times New Roman"/>
          <w:sz w:val="28"/>
          <w:szCs w:val="28"/>
        </w:rPr>
        <w:t xml:space="preserve"> </w:t>
      </w:r>
      <w:r w:rsidRPr="336F2ACD">
        <w:rPr>
          <w:rFonts w:ascii="Times New Roman" w:cs="Times New Roman" w:eastAsia="宋体" w:hAnsi="Times New Roman"/>
          <w:sz w:val="28"/>
          <w:szCs w:val="28"/>
          <w:rPrChange w:id="19434" w:author="user pc" w:date="2022-03-15T10:14:00Z">
            <w:rPr>
              <w:rFonts w:ascii="Bell MT" w:eastAsia="宋体" w:hAnsi="Bell MT"/>
            </w:rPr>
          </w:rPrChange>
        </w:rPr>
        <w:t>= 96500C,</w:t>
      </w:r>
      <w:r>
        <w:rPr>
          <w:rFonts w:ascii="Times New Roman" w:cs="Times New Roman" w:eastAsia="宋体" w:hAnsi="Times New Roman"/>
          <w:sz w:val="28"/>
          <w:szCs w:val="28"/>
        </w:rPr>
        <w:t xml:space="preserve"> </w:t>
      </w:r>
      <w:r w:rsidRPr="89E604AF">
        <w:rPr>
          <w:rFonts w:ascii="Times New Roman" w:cs="Times New Roman" w:eastAsia="宋体" w:hAnsi="Times New Roman"/>
          <w:sz w:val="28"/>
          <w:szCs w:val="28"/>
          <w:rPrChange w:id="19435" w:author="user pc" w:date="2022-03-15T10:14:00Z">
            <w:rPr>
              <w:rFonts w:ascii="Bell MT" w:eastAsia="宋体" w:hAnsi="Bell MT"/>
            </w:rPr>
          </w:rPrChange>
        </w:rPr>
        <w:t xml:space="preserve">1 mole of a gas </w:t>
      </w:r>
      <w:r>
        <w:rPr>
          <w:rFonts w:ascii="Times New Roman" w:cs="Times New Roman" w:eastAsia="宋体" w:hAnsi="Times New Roman"/>
          <w:sz w:val="28"/>
          <w:szCs w:val="28"/>
        </w:rPr>
        <w:t xml:space="preserve">occupies </w:t>
      </w:r>
      <w:r w:rsidRPr="3DEE4700">
        <w:rPr>
          <w:rFonts w:ascii="Times New Roman" w:cs="Times New Roman" w:eastAsia="宋体" w:hAnsi="Times New Roman"/>
          <w:sz w:val="28"/>
          <w:szCs w:val="28"/>
          <w:rPrChange w:id="19436" w:author="user pc" w:date="2022-03-15T10:14:00Z">
            <w:rPr>
              <w:rFonts w:ascii="Bell MT" w:eastAsia="宋体" w:hAnsi="Bell MT"/>
            </w:rPr>
          </w:rPrChange>
        </w:rPr>
        <w:t>22.4dm</w:t>
      </w:r>
      <w:r w:rsidRPr="E01E7E0F">
        <w:rPr>
          <w:rFonts w:ascii="Times New Roman" w:cs="Times New Roman" w:eastAsia="宋体" w:hAnsi="Times New Roman"/>
          <w:sz w:val="28"/>
          <w:szCs w:val="28"/>
          <w:vertAlign w:val="superscript"/>
          <w:rPrChange w:id="19437" w:author="user pc" w:date="2022-03-15T10:14:00Z">
            <w:rPr>
              <w:rFonts w:ascii="Bell MT" w:eastAsia="宋体" w:hAnsi="Bell MT"/>
              <w:vertAlign w:val="superscript"/>
            </w:rPr>
          </w:rPrChange>
        </w:rPr>
        <w:t>3</w:t>
      </w:r>
      <w:r w:rsidRPr="F5BEEAE8">
        <w:rPr>
          <w:rFonts w:ascii="Times New Roman" w:cs="Times New Roman" w:eastAsia="宋体" w:hAnsi="Times New Roman"/>
          <w:sz w:val="28"/>
          <w:szCs w:val="28"/>
          <w:rPrChange w:id="19438" w:author="user pc" w:date="2022-03-15T10:14:00Z">
            <w:rPr>
              <w:rFonts w:ascii="Bell MT" w:eastAsia="宋体" w:hAnsi="Bell MT"/>
            </w:rPr>
          </w:rPrChange>
        </w:rPr>
        <w:t xml:space="preserve"> at s.t.p)</w:t>
      </w: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Change w:id="19439" w:author="user pc" w:date="2022-03-15T10:14:00Z">
            <w:rPr>
              <w:rFonts w:ascii="Bell MT" w:eastAsia="宋体" w:hAnsi="Bell MT"/>
              <w:b/>
            </w:rPr>
          </w:rPrChange>
        </w:rPr>
      </w:pPr>
      <w:r w:rsidRPr="30647B53">
        <w:rPr>
          <w:rFonts w:ascii="Times New Roman" w:cs="Times New Roman" w:eastAsia="宋体" w:hAnsi="Times New Roman"/>
          <w:b/>
          <w:sz w:val="28"/>
          <w:szCs w:val="28"/>
          <w:rPrChange w:id="19440" w:author="user pc" w:date="2022-03-15T10:14:00Z">
            <w:rPr>
              <w:rFonts w:ascii="Bell MT" w:eastAsia="宋体" w:hAnsi="Bell MT"/>
              <w:b/>
            </w:rPr>
          </w:rPrChange>
        </w:rPr>
        <w:t>Solution:</w:t>
      </w:r>
    </w:p>
    <w:p>
      <w:pPr>
        <w:pStyle w:val="style157"/>
        <w:rPr>
          <w:rFonts w:ascii="Times New Roman" w:cs="Times New Roman" w:eastAsia="宋体" w:hAnsi="Times New Roman"/>
          <w:sz w:val="28"/>
          <w:szCs w:val="28"/>
          <w:rPrChange w:id="19441" w:author="user pc" w:date="2022-03-15T10:14:00Z">
            <w:rPr>
              <w:rFonts w:ascii="Bell MT" w:eastAsia="宋体" w:hAnsi="Bell MT"/>
            </w:rPr>
          </w:rPrChange>
        </w:rPr>
      </w:pPr>
      <w:r w:rsidRPr="9B96AF65">
        <w:rPr>
          <w:rFonts w:ascii="Times New Roman" w:cs="Times New Roman" w:eastAsia="宋体" w:hAnsi="Times New Roman"/>
          <w:sz w:val="28"/>
          <w:szCs w:val="28"/>
          <w:rPrChange w:id="19442" w:author="user pc" w:date="2022-03-15T10:14:00Z">
            <w:rPr>
              <w:rFonts w:ascii="Bell MT" w:eastAsia="宋体" w:hAnsi="Bell MT"/>
            </w:rPr>
          </w:rPrChange>
        </w:rPr>
        <w:t>Q</w:t>
      </w:r>
      <w:r>
        <w:rPr>
          <w:rFonts w:ascii="Times New Roman" w:cs="Times New Roman" w:eastAsia="宋体" w:hAnsi="Times New Roman"/>
          <w:sz w:val="28"/>
          <w:szCs w:val="28"/>
        </w:rPr>
        <w:t xml:space="preserve"> </w:t>
      </w:r>
      <w:r w:rsidRPr="BC7B0882">
        <w:rPr>
          <w:rFonts w:ascii="Times New Roman" w:cs="Times New Roman" w:eastAsia="宋体" w:hAnsi="Times New Roman"/>
          <w:sz w:val="28"/>
          <w:szCs w:val="28"/>
          <w:rPrChange w:id="19443" w:author="user pc" w:date="2022-03-15T10:14:00Z">
            <w:rPr>
              <w:rFonts w:ascii="Bell MT" w:eastAsia="宋体" w:hAnsi="Bell MT"/>
            </w:rPr>
          </w:rPrChange>
        </w:rPr>
        <w:t>= I</w:t>
      </w:r>
      <w:r>
        <w:rPr>
          <w:rFonts w:ascii="Times New Roman" w:cs="Times New Roman" w:eastAsia="宋体" w:hAnsi="Times New Roman"/>
          <w:sz w:val="28"/>
          <w:szCs w:val="28"/>
        </w:rPr>
        <w:t xml:space="preserve"> </w:t>
      </w:r>
      <w:r w:rsidRPr="9C801CDF">
        <w:rPr>
          <w:rFonts w:ascii="Times New Roman" w:cs="Times New Roman" w:eastAsia="宋体" w:hAnsi="Times New Roman"/>
          <w:sz w:val="28"/>
          <w:szCs w:val="28"/>
          <w:rPrChange w:id="19444"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91E311DA">
        <w:rPr>
          <w:rFonts w:ascii="Times New Roman" w:cs="Times New Roman" w:eastAsia="宋体" w:hAnsi="Times New Roman"/>
          <w:sz w:val="28"/>
          <w:szCs w:val="28"/>
          <w:rPrChange w:id="19445" w:author="user pc" w:date="2022-03-15T10:14:00Z">
            <w:rPr>
              <w:rFonts w:ascii="Bell MT" w:eastAsia="宋体" w:hAnsi="Bell MT"/>
            </w:rPr>
          </w:rPrChange>
        </w:rPr>
        <w:t>t</w:t>
      </w:r>
    </w:p>
    <w:p>
      <w:pPr>
        <w:pStyle w:val="style157"/>
        <w:rPr>
          <w:rFonts w:ascii="Times New Roman" w:cs="Times New Roman" w:eastAsia="宋体" w:hAnsi="Times New Roman"/>
          <w:sz w:val="28"/>
          <w:szCs w:val="28"/>
          <w:rPrChange w:id="19446" w:author="user pc" w:date="2022-03-15T10:14:00Z">
            <w:rPr>
              <w:rFonts w:ascii="Bell MT" w:eastAsia="宋体" w:hAnsi="Bell MT"/>
            </w:rPr>
          </w:rPrChange>
        </w:rPr>
      </w:pPr>
      <w:r w:rsidRPr="36FFD06B">
        <w:rPr>
          <w:rFonts w:ascii="Times New Roman" w:cs="Times New Roman" w:eastAsia="宋体" w:hAnsi="Times New Roman"/>
          <w:sz w:val="28"/>
          <w:szCs w:val="28"/>
          <w:rPrChange w:id="19447"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DA3412FF">
        <w:rPr>
          <w:rFonts w:ascii="Times New Roman" w:cs="Times New Roman" w:eastAsia="宋体" w:hAnsi="Times New Roman"/>
          <w:sz w:val="28"/>
          <w:szCs w:val="28"/>
          <w:rPrChange w:id="19448" w:author="user pc" w:date="2022-03-15T10:14:00Z">
            <w:rPr>
              <w:rFonts w:ascii="Bell MT" w:eastAsia="宋体" w:hAnsi="Bell MT"/>
            </w:rPr>
          </w:rPrChange>
        </w:rPr>
        <w:t>0.8</w:t>
      </w:r>
      <w:r>
        <w:rPr>
          <w:rFonts w:ascii="Times New Roman" w:cs="Times New Roman" w:eastAsia="宋体" w:hAnsi="Times New Roman"/>
          <w:sz w:val="28"/>
          <w:szCs w:val="28"/>
        </w:rPr>
        <w:t xml:space="preserve"> </w:t>
      </w:r>
      <w:r w:rsidRPr="F6C6063C">
        <w:rPr>
          <w:rFonts w:ascii="Times New Roman" w:cs="Times New Roman" w:eastAsia="宋体" w:hAnsi="Times New Roman"/>
          <w:sz w:val="28"/>
          <w:szCs w:val="28"/>
          <w:rPrChange w:id="19449"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805B113F">
        <w:rPr>
          <w:rFonts w:ascii="Times New Roman" w:cs="Times New Roman" w:eastAsia="宋体" w:hAnsi="Times New Roman"/>
          <w:sz w:val="28"/>
          <w:szCs w:val="28"/>
          <w:rPrChange w:id="19450" w:author="user pc" w:date="2022-03-15T10:14:00Z">
            <w:rPr>
              <w:rFonts w:ascii="Bell MT" w:eastAsia="宋体" w:hAnsi="Bell MT"/>
            </w:rPr>
          </w:rPrChange>
        </w:rPr>
        <w:t>30</w:t>
      </w:r>
      <w:r>
        <w:rPr>
          <w:rFonts w:ascii="Times New Roman" w:cs="Times New Roman" w:eastAsia="宋体" w:hAnsi="Times New Roman"/>
          <w:sz w:val="28"/>
          <w:szCs w:val="28"/>
        </w:rPr>
        <w:t xml:space="preserve"> </w:t>
      </w:r>
      <w:r w:rsidRPr="C4CA3CB9">
        <w:rPr>
          <w:rFonts w:ascii="Times New Roman" w:cs="Times New Roman" w:eastAsia="宋体" w:hAnsi="Times New Roman"/>
          <w:sz w:val="28"/>
          <w:szCs w:val="28"/>
          <w:rPrChange w:id="19451"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703AA2A1">
        <w:rPr>
          <w:rFonts w:ascii="Times New Roman" w:cs="Times New Roman" w:eastAsia="宋体" w:hAnsi="Times New Roman"/>
          <w:sz w:val="28"/>
          <w:szCs w:val="28"/>
          <w:rPrChange w:id="19452" w:author="user pc" w:date="2022-03-15T10:14:00Z">
            <w:rPr>
              <w:rFonts w:ascii="Bell MT" w:eastAsia="宋体" w:hAnsi="Bell MT"/>
            </w:rPr>
          </w:rPrChange>
        </w:rPr>
        <w:t>60 = 1440</w:t>
      </w:r>
      <w:r>
        <w:rPr>
          <w:rFonts w:ascii="Times New Roman" w:cs="Times New Roman" w:eastAsia="宋体" w:hAnsi="Times New Roman"/>
          <w:sz w:val="28"/>
          <w:szCs w:val="28"/>
        </w:rPr>
        <w:t xml:space="preserve"> </w:t>
      </w:r>
      <w:r w:rsidRPr="627B482B">
        <w:rPr>
          <w:rFonts w:ascii="Times New Roman" w:cs="Times New Roman" w:eastAsia="宋体" w:hAnsi="Times New Roman"/>
          <w:sz w:val="28"/>
          <w:szCs w:val="28"/>
          <w:rPrChange w:id="19453" w:author="user pc" w:date="2022-03-15T10:14:00Z">
            <w:rPr>
              <w:rFonts w:ascii="Bell MT" w:eastAsia="宋体" w:hAnsi="Bell MT"/>
            </w:rPr>
          </w:rPrChange>
        </w:rPr>
        <w:t>C</w:t>
      </w:r>
    </w:p>
    <w:p>
      <w:pPr>
        <w:pStyle w:val="style157"/>
        <w:rPr>
          <w:rFonts w:ascii="Times New Roman" w:cs="Times New Roman" w:eastAsia="宋体" w:hAnsi="Times New Roman"/>
          <w:sz w:val="28"/>
          <w:szCs w:val="28"/>
        </w:rPr>
      </w:pPr>
      <w:r w:rsidRPr="9164A0A8">
        <w:rPr>
          <w:rFonts w:ascii="Times New Roman" w:cs="Times New Roman" w:eastAsia="宋体" w:hAnsi="Times New Roman"/>
          <w:sz w:val="28"/>
          <w:szCs w:val="28"/>
          <w:rPrChange w:id="19454" w:author="user pc" w:date="2022-03-15T10:14:00Z">
            <w:rPr>
              <w:rFonts w:ascii="Bell MT" w:eastAsia="宋体" w:hAnsi="Bell MT"/>
            </w:rPr>
          </w:rPrChange>
        </w:rPr>
        <w:t>The</w:t>
      </w:r>
      <w:r>
        <w:rPr>
          <w:rFonts w:ascii="Times New Roman" w:cs="Times New Roman" w:eastAsia="宋体" w:hAnsi="Times New Roman"/>
          <w:sz w:val="28"/>
          <w:szCs w:val="28"/>
        </w:rPr>
        <w:t xml:space="preserve"> </w:t>
      </w:r>
      <w:r w:rsidRPr="DF50BB96">
        <w:rPr>
          <w:rFonts w:ascii="Times New Roman" w:cs="Times New Roman" w:eastAsia="宋体" w:hAnsi="Times New Roman"/>
          <w:sz w:val="28"/>
          <w:szCs w:val="28"/>
          <w:rPrChange w:id="19455" w:author="user pc" w:date="2022-03-15T10:14:00Z">
            <w:rPr>
              <w:rFonts w:ascii="Bell MT" w:eastAsia="宋体" w:hAnsi="Bell MT"/>
            </w:rPr>
          </w:rPrChange>
        </w:rPr>
        <w:t>next step is to write the half-equation for the reaction:</w:t>
      </w:r>
      <m:oMath>
        <m:r>
          <w:rPr>
            <w:rFonts w:ascii="Cambria Math" w:cs="Times New Roman" w:eastAsia="宋体" w:hAnsi="Cambria Math"/>
            <w:sz w:val="28"/>
            <w:szCs w:val="28"/>
          </w:rPr>
          <m:t xml:space="preserve"> </m:t>
        </m:r>
      </m:oMath>
    </w:p>
    <w:p>
      <w:pPr>
        <w:pStyle w:val="style157"/>
        <w:rPr>
          <w:rFonts w:ascii="Times New Roman" w:cs="Times New Roman" w:eastAsia="宋体" w:hAnsi="Times New Roman"/>
          <w:sz w:val="28"/>
          <w:szCs w:val="28"/>
          <w:rPrChange w:id="19456" w:author="user pc" w:date="2022-03-15T10:14:00Z">
            <w:rPr>
              <w:rFonts w:ascii="Bell MT" w:eastAsia="宋体" w:hAnsi="Bell MT"/>
            </w:rPr>
          </w:rPrChange>
        </w:rPr>
      </w:pPr>
      <m:oMathPara>
        <m:oMathParaPr>
          <m:jc m:val="left"/>
        </m:oMathParaPr>
        <m:oMath>
          <m:r w:rsidRPr="BB4B3B50">
            <w:rPr>
              <w:rFonts w:ascii="Cambria Math" w:cs="Times New Roman" w:eastAsia="宋体" w:hAnsi="Cambria Math"/>
              <w:sz w:val="28"/>
              <w:szCs w:val="28"/>
              <w:rPrChange w:id="19457" w:author="user pc" w:date="2022-03-15T10:14:00Z">
                <w:rPr>
                  <w:rFonts w:ascii="Cambria Math" w:eastAsia="宋体" w:hAnsi="Cambria Math"/>
                </w:rPr>
              </w:rPrChange>
            </w:rPr>
            <m:t>4O</m:t>
          </m:r>
          <m:sSup>
            <m:sSupPr>
              <m:ctrlPr>
                <w:rPr>
                  <w:rFonts w:ascii="Cambria Math" w:cs="Times New Roman" w:eastAsia="宋体" w:hAnsi="Cambria Math"/>
                  <w:i/>
                  <w:sz w:val="28"/>
                  <w:szCs w:val="28"/>
                </w:rPr>
              </m:ctrlPr>
            </m:sSupPr>
            <m:e>
              <m:r w:rsidRPr="A345D394">
                <w:rPr>
                  <w:rFonts w:ascii="Cambria Math" w:cs="Times New Roman" w:eastAsia="宋体" w:hAnsi="Cambria Math"/>
                  <w:sz w:val="28"/>
                  <w:szCs w:val="28"/>
                  <w:rPrChange w:id="19458" w:author="user pc" w:date="2022-03-15T10:14:00Z">
                    <w:rPr>
                      <w:rFonts w:ascii="Cambria Math" w:eastAsia="宋体" w:hAnsi="Cambria Math"/>
                    </w:rPr>
                  </w:rPrChange>
                </w:rPr>
                <m:t>H</m:t>
              </m:r>
            </m:e>
            <m:sup>
              <m:r w:rsidRPr="979C39D3">
                <w:rPr>
                  <w:rFonts w:ascii="Cambria Math" w:cs="Times New Roman" w:eastAsia="宋体" w:hAnsi="Cambria Math"/>
                  <w:sz w:val="28"/>
                  <w:szCs w:val="28"/>
                  <w:rPrChange w:id="19459" w:author="user pc" w:date="2022-03-15T10:14:00Z">
                    <w:rPr>
                      <w:rFonts w:ascii="Cambria Math" w:eastAsia="宋体" w:hAnsi="Cambria Math"/>
                    </w:rPr>
                  </w:rPrChange>
                </w:rPr>
                <m:t>-</m:t>
              </m:r>
            </m:sup>
          </m:sSup>
          <m:r w:rsidRPr="8DF0F05B">
            <w:rPr>
              <w:rFonts w:ascii="Cambria Math" w:cs="Times New Roman" w:eastAsia="宋体" w:hAnsi="Cambria Math"/>
              <w:sz w:val="28"/>
              <w:szCs w:val="28"/>
              <w:rPrChange w:id="19460" w:author="user pc" w:date="2022-03-15T10:14:00Z">
                <w:rPr>
                  <w:rFonts w:ascii="Cambria Math" w:eastAsia="宋体" w:hAnsi="Cambria Math"/>
                </w:rPr>
              </w:rPrChange>
            </w:rPr>
            <m:t>-4</m:t>
          </m:r>
          <m:sSup>
            <m:sSupPr>
              <m:ctrlPr>
                <w:rPr>
                  <w:rFonts w:ascii="Cambria Math" w:cs="Times New Roman" w:eastAsia="宋体" w:hAnsi="Cambria Math"/>
                  <w:i/>
                  <w:sz w:val="28"/>
                  <w:szCs w:val="28"/>
                </w:rPr>
              </m:ctrlPr>
            </m:sSupPr>
            <m:e>
              <m:r w:rsidRPr="7A7EA999">
                <w:rPr>
                  <w:rFonts w:ascii="Cambria Math" w:cs="Times New Roman" w:eastAsia="宋体" w:hAnsi="Cambria Math"/>
                  <w:sz w:val="28"/>
                  <w:szCs w:val="28"/>
                  <w:rPrChange w:id="19461" w:author="user pc" w:date="2022-03-15T10:14:00Z">
                    <w:rPr>
                      <w:rFonts w:ascii="Cambria Math" w:eastAsia="宋体" w:hAnsi="Cambria Math"/>
                    </w:rPr>
                  </w:rPrChange>
                </w:rPr>
                <m:t>e</m:t>
              </m:r>
            </m:e>
            <m:sup>
              <m:r w:rsidRPr="E34A43F8">
                <w:rPr>
                  <w:rFonts w:ascii="Cambria Math" w:cs="Times New Roman" w:eastAsia="宋体" w:hAnsi="Cambria Math"/>
                  <w:sz w:val="28"/>
                  <w:szCs w:val="28"/>
                  <w:rPrChange w:id="19462" w:author="user pc" w:date="2022-03-15T10:14:00Z">
                    <w:rPr>
                      <w:rFonts w:ascii="Cambria Math" w:eastAsia="宋体" w:hAnsi="Cambria Math"/>
                    </w:rPr>
                  </w:rPrChange>
                </w:rPr>
                <m:t>-</m:t>
              </m:r>
            </m:sup>
          </m:sSup>
          <m:r w:rsidRPr="C1965FFC">
            <w:rPr>
              <w:rFonts w:ascii="Cambria Math" w:cs="Times New Roman" w:eastAsia="宋体" w:hAnsi="Cambria Math"/>
              <w:sz w:val="28"/>
              <w:szCs w:val="28"/>
              <w:rPrChange w:id="19463" w:author="user pc" w:date="2022-03-15T10:14:00Z">
                <w:rPr>
                  <w:rFonts w:ascii="Cambria Math" w:eastAsia="宋体" w:hAnsi="Cambria Math"/>
                </w:rPr>
              </w:rPrChange>
            </w:rPr>
            <m:t>→2</m:t>
          </m:r>
          <m:sSub>
            <m:sSubPr>
              <m:ctrlPr>
                <w:rPr>
                  <w:rFonts w:ascii="Cambria Math" w:cs="Times New Roman" w:eastAsia="宋体" w:hAnsi="Cambria Math"/>
                  <w:i/>
                  <w:sz w:val="28"/>
                  <w:szCs w:val="28"/>
                </w:rPr>
              </m:ctrlPr>
            </m:sSubPr>
            <m:e>
              <m:r w:rsidRPr="9017D299">
                <w:rPr>
                  <w:rFonts w:ascii="Cambria Math" w:cs="Times New Roman" w:eastAsia="宋体" w:hAnsi="Cambria Math"/>
                  <w:sz w:val="28"/>
                  <w:szCs w:val="28"/>
                  <w:rPrChange w:id="19464" w:author="user pc" w:date="2022-03-15T10:14:00Z">
                    <w:rPr>
                      <w:rFonts w:ascii="Cambria Math" w:eastAsia="宋体" w:hAnsi="Cambria Math"/>
                    </w:rPr>
                  </w:rPrChange>
                </w:rPr>
                <m:t>H</m:t>
              </m:r>
            </m:e>
            <m:sub>
              <m:r w:rsidRPr="75589871">
                <w:rPr>
                  <w:rFonts w:ascii="Cambria Math" w:cs="Times New Roman" w:eastAsia="宋体" w:hAnsi="Cambria Math"/>
                  <w:sz w:val="28"/>
                  <w:szCs w:val="28"/>
                  <w:rPrChange w:id="19465" w:author="user pc" w:date="2022-03-15T10:14:00Z">
                    <w:rPr>
                      <w:rFonts w:ascii="Cambria Math" w:eastAsia="宋体" w:hAnsi="Cambria Math"/>
                    </w:rPr>
                  </w:rPrChange>
                </w:rPr>
                <m:t>2</m:t>
              </m:r>
            </m:sub>
          </m:sSub>
          <m:r w:rsidRPr="70D89AC3">
            <w:rPr>
              <w:rFonts w:ascii="Cambria Math" w:cs="Times New Roman" w:eastAsia="宋体" w:hAnsi="Cambria Math"/>
              <w:sz w:val="28"/>
              <w:szCs w:val="28"/>
              <w:rPrChange w:id="19466" w:author="user pc" w:date="2022-03-15T10:14:00Z">
                <w:rPr>
                  <w:rFonts w:ascii="Cambria Math" w:eastAsia="宋体" w:hAnsi="Cambria Math"/>
                </w:rPr>
              </w:rPrChange>
            </w:rPr>
            <m:t>O+</m:t>
          </m:r>
          <m:sSub>
            <m:sSubPr>
              <m:ctrlPr>
                <w:rPr>
                  <w:rFonts w:ascii="Cambria Math" w:cs="Times New Roman" w:eastAsia="宋体" w:hAnsi="Cambria Math"/>
                  <w:i/>
                  <w:sz w:val="28"/>
                  <w:szCs w:val="28"/>
                </w:rPr>
              </m:ctrlPr>
            </m:sSubPr>
            <m:e>
              <m:r w:rsidRPr="A8560CA5">
                <w:rPr>
                  <w:rFonts w:ascii="Cambria Math" w:cs="Times New Roman" w:eastAsia="宋体" w:hAnsi="Cambria Math"/>
                  <w:sz w:val="28"/>
                  <w:szCs w:val="28"/>
                  <w:rPrChange w:id="19467" w:author="user pc" w:date="2022-03-15T10:14:00Z">
                    <w:rPr>
                      <w:rFonts w:ascii="Cambria Math" w:eastAsia="宋体" w:hAnsi="Cambria Math"/>
                    </w:rPr>
                  </w:rPrChange>
                </w:rPr>
                <m:t>O</m:t>
              </m:r>
            </m:e>
            <m:sub>
              <m:r w:rsidRPr="59071DE9">
                <w:rPr>
                  <w:rFonts w:ascii="Cambria Math" w:cs="Times New Roman" w:eastAsia="宋体" w:hAnsi="Cambria Math"/>
                  <w:sz w:val="28"/>
                  <w:szCs w:val="28"/>
                  <w:rPrChange w:id="19468" w:author="user pc" w:date="2022-03-15T10:14:00Z">
                    <w:rPr>
                      <w:rFonts w:ascii="Cambria Math" w:eastAsia="宋体" w:hAnsi="Cambria Math"/>
                    </w:rPr>
                  </w:rPrChange>
                </w:rPr>
                <m:t>2</m:t>
              </m:r>
            </m:sub>
          </m:sSub>
        </m:oMath>
      </m:oMathPara>
    </w:p>
    <w:p>
      <w:pPr>
        <w:pStyle w:val="style2"/>
        <w:rPr>
          <w:rFonts w:ascii="Times New Roman" w:cs="Times New Roman" w:hAnsi="Times New Roman"/>
          <w:color w:val="auto"/>
          <w:sz w:val="28"/>
          <w:szCs w:val="28"/>
          <w:rPrChange w:id="19469" w:author="user pc" w:date="2022-03-15T10:14:00Z">
            <w:rPr>
              <w:rFonts w:ascii="Dancing Script" w:hAnsi="Dancing Script"/>
              <w:color w:val="auto"/>
              <w:sz w:val="22"/>
              <w:szCs w:val="22"/>
            </w:rPr>
          </w:rPrChange>
        </w:rPr>
      </w:pPr>
      <w:r w:rsidRPr="30755D45">
        <w:rPr>
          <w:rFonts w:ascii="Times New Roman" w:cs="Times New Roman" w:eastAsia="Calibri" w:hAnsi="Times New Roman"/>
          <w:b w:val="false"/>
          <w:bCs w:val="false"/>
          <w:color w:val="auto"/>
          <w:sz w:val="28"/>
          <w:szCs w:val="28"/>
          <w:rPrChange w:id="19470" w:author="user pc" w:date="2022-03-15T10:14:00Z">
            <w:rPr>
              <w:rFonts w:ascii="Dancing Script" w:eastAsia="Calibri" w:hAnsi="Dancing Script"/>
              <w:b w:val="false"/>
              <w:bCs w:val="false"/>
              <w:color w:val="auto"/>
              <w:sz w:val="22"/>
              <w:szCs w:val="22"/>
            </w:rPr>
          </w:rPrChange>
        </w:rPr>
        <w:t>This is a very</w:t>
      </w:r>
      <w:r>
        <w:rPr>
          <w:rFonts w:ascii="Times New Roman" w:cs="Times New Roman" w:hAnsi="Times New Roman"/>
          <w:color w:val="auto"/>
          <w:sz w:val="28"/>
          <w:szCs w:val="28"/>
        </w:rPr>
        <w:t xml:space="preserve"> </w:t>
      </w:r>
      <w:r w:rsidRPr="7B08A00A">
        <w:rPr>
          <w:rFonts w:ascii="Times New Roman" w:cs="Times New Roman" w:eastAsia="Calibri" w:hAnsi="Times New Roman"/>
          <w:b w:val="false"/>
          <w:bCs w:val="false"/>
          <w:color w:val="auto"/>
          <w:sz w:val="28"/>
          <w:szCs w:val="28"/>
          <w:rPrChange w:id="19471" w:author="user pc" w:date="2022-03-15T10:14:00Z">
            <w:rPr>
              <w:rFonts w:ascii="Dancing Script" w:eastAsia="Calibri" w:hAnsi="Dancing Script"/>
              <w:b w:val="false"/>
              <w:bCs w:val="false"/>
              <w:color w:val="auto"/>
              <w:sz w:val="22"/>
              <w:szCs w:val="22"/>
            </w:rPr>
          </w:rPrChange>
        </w:rPr>
        <w:t>important equation</w:t>
      </w:r>
      <w:r>
        <w:rPr>
          <w:rFonts w:ascii="Times New Roman" w:cs="Times New Roman" w:hAnsi="Times New Roman"/>
          <w:color w:val="auto"/>
          <w:sz w:val="28"/>
          <w:szCs w:val="28"/>
        </w:rPr>
        <w:t xml:space="preserve"> </w:t>
      </w:r>
      <w:r w:rsidRPr="6C040F5C">
        <w:rPr>
          <w:rFonts w:ascii="Times New Roman" w:cs="Times New Roman" w:eastAsia="Calibri" w:hAnsi="Times New Roman"/>
          <w:b w:val="false"/>
          <w:bCs w:val="false"/>
          <w:color w:val="auto"/>
          <w:sz w:val="28"/>
          <w:szCs w:val="28"/>
          <w:rPrChange w:id="19472" w:author="user pc" w:date="2022-03-15T10:14:00Z">
            <w:rPr>
              <w:rFonts w:ascii="Dancing Script" w:eastAsia="Calibri" w:hAnsi="Dancing Script"/>
              <w:b w:val="false"/>
              <w:bCs w:val="false"/>
              <w:color w:val="auto"/>
              <w:sz w:val="22"/>
              <w:szCs w:val="22"/>
            </w:rPr>
          </w:rPrChange>
        </w:rPr>
        <w:t>that you</w:t>
      </w:r>
      <w:r>
        <w:rPr>
          <w:rFonts w:ascii="Times New Roman" w:cs="Times New Roman" w:hAnsi="Times New Roman"/>
          <w:color w:val="auto"/>
          <w:sz w:val="28"/>
          <w:szCs w:val="28"/>
        </w:rPr>
        <w:t xml:space="preserve"> </w:t>
      </w:r>
      <w:r w:rsidRPr="CD4E44D7">
        <w:rPr>
          <w:rFonts w:ascii="Times New Roman" w:cs="Times New Roman" w:eastAsia="Calibri" w:hAnsi="Times New Roman"/>
          <w:b w:val="false"/>
          <w:bCs w:val="false"/>
          <w:color w:val="auto"/>
          <w:sz w:val="28"/>
          <w:szCs w:val="28"/>
          <w:rPrChange w:id="19473" w:author="user pc" w:date="2022-03-15T10:14:00Z">
            <w:rPr>
              <w:rFonts w:ascii="Dancing Script" w:eastAsia="Calibri" w:hAnsi="Dancing Script"/>
              <w:b w:val="false"/>
              <w:bCs w:val="false"/>
              <w:color w:val="auto"/>
              <w:sz w:val="22"/>
              <w:szCs w:val="22"/>
            </w:rPr>
          </w:rPrChange>
        </w:rPr>
        <w:t>have to commend to memory.</w:t>
      </w:r>
    </w:p>
    <w:p>
      <w:pPr>
        <w:pStyle w:val="style0"/>
        <w:rPr>
          <w:rFonts w:ascii="Times New Roman" w:cs="Times New Roman" w:hAnsi="Times New Roman"/>
          <w:b/>
          <w:bCs/>
          <w:sz w:val="28"/>
          <w:szCs w:val="28"/>
          <w:rPrChange w:id="19474" w:author="user pc" w:date="2022-03-15T10:14:00Z">
            <w:rPr>
              <w:rFonts w:ascii="Dancing Script" w:hAnsi="Dancing Script"/>
              <w:b/>
              <w:bCs/>
            </w:rPr>
          </w:rPrChange>
        </w:rPr>
      </w:pPr>
      <w:r w:rsidRPr="E4EBECD7">
        <w:rPr>
          <w:rFonts w:ascii="Times New Roman" w:cs="Times New Roman" w:hAnsi="Times New Roman"/>
          <w:b/>
          <w:bCs/>
          <w:sz w:val="28"/>
          <w:szCs w:val="28"/>
          <w:rPrChange w:id="19475" w:author="user pc" w:date="2022-03-15T10:14:00Z">
            <w:rPr>
              <w:rFonts w:ascii="Dancing Script" w:hAnsi="Dancing Script"/>
              <w:b/>
              <w:bCs/>
            </w:rPr>
          </w:rPrChange>
        </w:rPr>
        <w:t>4F is required to</w:t>
      </w:r>
      <w:r>
        <w:rPr>
          <w:rFonts w:ascii="Times New Roman" w:cs="Times New Roman" w:hAnsi="Times New Roman"/>
          <w:b/>
          <w:bCs/>
          <w:sz w:val="28"/>
          <w:szCs w:val="28"/>
        </w:rPr>
        <w:t xml:space="preserve"> </w:t>
      </w:r>
      <w:r w:rsidRPr="57C0F76B">
        <w:rPr>
          <w:rFonts w:ascii="Times New Roman" w:cs="Times New Roman" w:hAnsi="Times New Roman"/>
          <w:b/>
          <w:bCs/>
          <w:sz w:val="28"/>
          <w:szCs w:val="28"/>
          <w:rPrChange w:id="19476" w:author="user pc" w:date="2022-03-15T10:14:00Z">
            <w:rPr>
              <w:rFonts w:ascii="Dancing Script" w:hAnsi="Dancing Script"/>
              <w:b/>
              <w:bCs/>
            </w:rPr>
          </w:rPrChange>
        </w:rPr>
        <w:t>produce 1 mole of oxygen gas.</w:t>
      </w:r>
    </w:p>
    <w:p>
      <w:pPr>
        <w:pStyle w:val="style0"/>
        <w:rPr>
          <w:rFonts w:ascii="Times New Roman" w:cs="Times New Roman" w:hAnsi="Times New Roman"/>
          <w:sz w:val="28"/>
          <w:szCs w:val="28"/>
          <w:rPrChange w:id="19477" w:author="user pc" w:date="2022-03-15T10:14:00Z">
            <w:rPr>
              <w:rFonts w:ascii="Bell MT" w:hAnsi="Bell MT"/>
            </w:rPr>
          </w:rPrChange>
        </w:rPr>
      </w:pPr>
      <w:r>
        <w:rPr>
          <w:rFonts w:ascii="Times New Roman" w:cs="Times New Roman" w:hAnsi="Times New Roman"/>
          <w:sz w:val="28"/>
          <w:szCs w:val="28"/>
        </w:rPr>
        <w:t>4 × 96500C produces 22.4</w:t>
      </w:r>
      <w:r w:rsidRPr="9ED9DC96">
        <w:rPr>
          <w:rFonts w:ascii="Times New Roman" w:cs="Times New Roman" w:hAnsi="Times New Roman"/>
          <w:sz w:val="28"/>
          <w:szCs w:val="28"/>
          <w:rPrChange w:id="19478" w:author="user pc" w:date="2022-03-15T10:14:00Z">
            <w:rPr>
              <w:rFonts w:ascii="Bell MT" w:hAnsi="Bell MT"/>
            </w:rPr>
          </w:rPrChange>
        </w:rPr>
        <w:t>dm</w:t>
      </w:r>
      <w:r w:rsidRPr="D5B5E243">
        <w:rPr>
          <w:rFonts w:ascii="Times New Roman" w:cs="Times New Roman" w:hAnsi="Times New Roman"/>
          <w:sz w:val="28"/>
          <w:szCs w:val="28"/>
          <w:vertAlign w:val="superscript"/>
          <w:rPrChange w:id="19479" w:author="user pc" w:date="2022-03-15T10:14:00Z">
            <w:rPr>
              <w:rFonts w:ascii="Bell MT" w:hAnsi="Bell MT"/>
              <w:vertAlign w:val="superscript"/>
            </w:rPr>
          </w:rPrChange>
        </w:rPr>
        <w:t xml:space="preserve">3 </w:t>
      </w:r>
      <w:r w:rsidRPr="4FBE9C82">
        <w:rPr>
          <w:rFonts w:ascii="Times New Roman" w:cs="Times New Roman" w:hAnsi="Times New Roman"/>
          <w:sz w:val="28"/>
          <w:szCs w:val="28"/>
          <w:rPrChange w:id="19480" w:author="user pc" w:date="2022-03-15T10:14:00Z">
            <w:rPr>
              <w:rFonts w:ascii="Bell MT" w:hAnsi="Bell MT"/>
            </w:rPr>
          </w:rPrChange>
        </w:rPr>
        <w:t>(r.t .p)</w:t>
      </w:r>
    </w:p>
    <w:p>
      <w:pPr>
        <w:pStyle w:val="style0"/>
        <w:rPr>
          <w:rFonts w:ascii="Times New Roman" w:cs="Times New Roman" w:eastAsia="宋体" w:hAnsi="Times New Roman"/>
          <w:sz w:val="28"/>
          <w:szCs w:val="28"/>
          <w:rPrChange w:id="19481" w:author="user pc" w:date="2022-03-15T10:14:00Z">
            <w:rPr>
              <w:rFonts w:ascii="Bell MT" w:eastAsia="宋体" w:hAnsi="Bell MT"/>
            </w:rPr>
          </w:rPrChange>
        </w:rPr>
      </w:pPr>
      <w:r w:rsidRPr="CEA601DC">
        <w:rPr>
          <w:rFonts w:ascii="Times New Roman" w:cs="Times New Roman" w:hAnsi="Times New Roman"/>
          <w:sz w:val="28"/>
          <w:szCs w:val="28"/>
          <w:rPrChange w:id="19482" w:author="user pc" w:date="2022-03-15T10:14:00Z">
            <w:rPr>
              <w:rFonts w:ascii="Bell MT" w:hAnsi="Bell MT"/>
            </w:rPr>
          </w:rPrChange>
        </w:rPr>
        <w:t>1440C produces;</w:t>
      </w:r>
      <w:r>
        <w:rPr>
          <w:rFonts w:ascii="Times New Roman" w:cs="Times New Roman" w:eastAsia="宋体" w:hAnsi="Times New Roman"/>
          <w:sz w:val="28"/>
          <w:szCs w:val="28"/>
        </w:rPr>
        <w:t xml:space="preserve"> </w:t>
      </w:r>
    </w:p>
    <w:p>
      <w:pPr>
        <w:pStyle w:val="style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1440 ×22.4</m:t>
              </m:r>
            </m:num>
            <m:den>
              <m:r>
                <w:rPr>
                  <w:rFonts w:ascii="Cambria Math" w:cs="Times New Roman" w:eastAsia="宋体" w:hAnsi="Cambria Math"/>
                  <w:sz w:val="28"/>
                  <w:szCs w:val="28"/>
                </w:rPr>
                <m:t>4×96500</m:t>
              </m:r>
            </m:den>
          </m:f>
          <m:r>
            <w:rPr>
              <w:rFonts w:ascii="Cambria Math" w:cs="Times New Roman" w:eastAsia="宋体" w:hAnsi="Cambria Math"/>
              <w:sz w:val="28"/>
              <w:szCs w:val="28"/>
            </w:rPr>
            <m:t>=0.08356 mole</m:t>
          </m:r>
        </m:oMath>
      </m:oMathPara>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Recall: 1</w:t>
      </w:r>
      <w:r w:rsidRPr="D0044362">
        <w:rPr>
          <w:rFonts w:ascii="Times New Roman" w:cs="Times New Roman" w:eastAsia="宋体" w:hAnsi="Times New Roman"/>
          <w:sz w:val="28"/>
          <w:szCs w:val="28"/>
          <w:rPrChange w:id="19483" w:author="user pc" w:date="2022-03-15T10:14:00Z">
            <w:rPr>
              <w:rFonts w:ascii="Bell MT" w:eastAsia="宋体" w:hAnsi="Bell MT"/>
            </w:rPr>
          </w:rPrChange>
        </w:rPr>
        <w:t xml:space="preserve"> mole =</w:t>
      </w:r>
      <w:r>
        <w:rPr>
          <w:rFonts w:ascii="Times New Roman" w:cs="Times New Roman" w:eastAsia="宋体" w:hAnsi="Times New Roman"/>
          <w:sz w:val="28"/>
          <w:szCs w:val="28"/>
        </w:rPr>
        <w:t xml:space="preserve"> </w:t>
      </w:r>
      <w:r w:rsidRPr="CA02C1C2">
        <w:rPr>
          <w:rFonts w:ascii="Times New Roman" w:cs="Times New Roman" w:eastAsia="宋体" w:hAnsi="Times New Roman"/>
          <w:sz w:val="28"/>
          <w:szCs w:val="28"/>
          <w:rPrChange w:id="19484" w:author="user pc" w:date="2022-03-15T10:14:00Z">
            <w:rPr>
              <w:rFonts w:ascii="Bell MT" w:eastAsia="宋体" w:hAnsi="Bell MT"/>
            </w:rPr>
          </w:rPrChange>
        </w:rPr>
        <w:t>22.4dm</w:t>
      </w:r>
      <w:r w:rsidRPr="BD33FE59">
        <w:rPr>
          <w:rFonts w:ascii="Times New Roman" w:cs="Times New Roman" w:eastAsia="宋体" w:hAnsi="Times New Roman"/>
          <w:sz w:val="28"/>
          <w:szCs w:val="28"/>
          <w:vertAlign w:val="superscript"/>
          <w:rPrChange w:id="19485" w:author="user pc" w:date="2022-03-15T10:14:00Z">
            <w:rPr>
              <w:rFonts w:ascii="Bell MT" w:eastAsia="宋体" w:hAnsi="Bell MT"/>
              <w:vertAlign w:val="superscript"/>
            </w:rPr>
          </w:rPrChange>
        </w:rPr>
        <w:t>3</w:t>
      </w:r>
      <w:r w:rsidRPr="D574E250">
        <w:rPr>
          <w:rFonts w:ascii="Times New Roman" w:cs="Times New Roman" w:eastAsia="宋体" w:hAnsi="Times New Roman"/>
          <w:sz w:val="28"/>
          <w:szCs w:val="28"/>
          <w:rPrChange w:id="19486" w:author="user pc" w:date="2022-03-15T10:14:00Z">
            <w:rPr>
              <w:rFonts w:ascii="Bell MT" w:eastAsia="宋体" w:hAnsi="Bell MT"/>
            </w:rPr>
          </w:rPrChange>
        </w:rPr>
        <w:t xml:space="preserve"> at</w:t>
      </w:r>
      <w:r>
        <w:rPr>
          <w:rFonts w:ascii="Times New Roman" w:cs="Times New Roman" w:eastAsia="宋体" w:hAnsi="Times New Roman"/>
          <w:sz w:val="28"/>
          <w:szCs w:val="28"/>
        </w:rPr>
        <w:t xml:space="preserve"> room temperature</w:t>
      </w:r>
    </w:p>
    <w:p>
      <w:pPr>
        <w:pStyle w:val="style0"/>
        <w:rPr>
          <w:rFonts w:ascii="Times New Roman" w:cs="Times New Roman" w:eastAsia="宋体" w:hAnsi="Times New Roman"/>
          <w:sz w:val="28"/>
          <w:szCs w:val="28"/>
          <w:rPrChange w:id="19487" w:author="user pc" w:date="2022-03-15T10:14:00Z">
            <w:rPr>
              <w:rFonts w:ascii="Bell MT" w:eastAsia="宋体" w:hAnsi="Bell MT"/>
            </w:rPr>
          </w:rPrChange>
        </w:rPr>
      </w:pPr>
      <w:r>
        <w:rPr>
          <w:rFonts w:ascii="Times New Roman" w:cs="Times New Roman" w:eastAsia="宋体" w:hAnsi="Times New Roman"/>
          <w:sz w:val="28"/>
          <w:szCs w:val="28"/>
        </w:rPr>
        <w:t>0.08356 mole  = ?</w:t>
      </w:r>
    </w:p>
    <w:p>
      <w:pPr>
        <w:pStyle w:val="style0"/>
        <w:jc w:val="center"/>
        <w:rPr>
          <w:rFonts w:ascii="Times New Roman" w:cs="Times New Roman" w:eastAsia="宋体" w:hAnsi="Times New Roman"/>
          <w:sz w:val="28"/>
          <w:szCs w:val="28"/>
        </w:rPr>
      </w:pPr>
      <m:oMathPara>
        <m:oMathParaPr>
          <m:jc m:val="left"/>
        </m:oMathParaPr>
        <m:oMath>
          <m:f>
            <m:fPr>
              <m:ctrlPr>
                <w:rPr>
                  <w:rFonts w:ascii="Cambria Math" w:cs="Times New Roman" w:hAnsi="Cambria Math"/>
                  <w:i/>
                  <w:sz w:val="28"/>
                  <w:szCs w:val="28"/>
                </w:rPr>
              </m:ctrlPr>
            </m:fPr>
            <m:num>
              <m:r>
                <w:rPr>
                  <w:rFonts w:ascii="Cambria Math" w:cs="Times New Roman" w:hAnsi="Cambria Math"/>
                  <w:sz w:val="28"/>
                  <w:szCs w:val="28"/>
                </w:rPr>
                <m:t>0.08356</m:t>
              </m:r>
              <m:r w:rsidRPr="F9E9D603">
                <w:rPr>
                  <w:rFonts w:ascii="Cambria Math" w:cs="Times New Roman" w:hAnsi="Cambria Math"/>
                  <w:sz w:val="28"/>
                  <w:szCs w:val="28"/>
                  <w:rPrChange w:id="19488" w:author="user pc" w:date="2022-03-15T10:14:00Z">
                    <w:rPr>
                      <w:rFonts w:ascii="Cambria Math" w:hAnsi="Cambria Math"/>
                    </w:rPr>
                  </w:rPrChange>
                </w:rPr>
                <m:t>×2</m:t>
              </m:r>
              <m:r>
                <w:rPr>
                  <w:rFonts w:ascii="Cambria Math" w:cs="Times New Roman" w:hAnsi="Cambria Math"/>
                  <w:sz w:val="28"/>
                  <w:szCs w:val="28"/>
                </w:rPr>
                <m:t>2.</m:t>
              </m:r>
              <m:r w:rsidRPr="677ABFCE">
                <w:rPr>
                  <w:rFonts w:ascii="Cambria Math" w:cs="Times New Roman" w:hAnsi="Cambria Math"/>
                  <w:sz w:val="28"/>
                  <w:szCs w:val="28"/>
                  <w:rPrChange w:id="19489" w:author="user pc" w:date="2022-03-15T10:14:00Z">
                    <w:rPr>
                      <w:rFonts w:ascii="Cambria Math" w:hAnsi="Cambria Math"/>
                    </w:rPr>
                  </w:rPrChange>
                </w:rPr>
                <m:t>4</m:t>
              </m:r>
              <m:sSup>
                <m:sSupPr>
                  <m:ctrlPr>
                    <w:rPr>
                      <w:rFonts w:ascii="Cambria Math" w:cs="Times New Roman" w:hAnsi="Cambria Math"/>
                      <w:i/>
                      <w:sz w:val="28"/>
                      <w:szCs w:val="28"/>
                    </w:rPr>
                  </m:ctrlPr>
                </m:sSupPr>
                <m:e>
                  <m:r w:rsidRPr="5455E4B5">
                    <w:rPr>
                      <w:rFonts w:ascii="Cambria Math" w:cs="Times New Roman" w:hAnsi="Cambria Math"/>
                      <w:sz w:val="28"/>
                      <w:szCs w:val="28"/>
                      <w:rPrChange w:id="19490" w:author="user pc" w:date="2022-03-15T10:14:00Z">
                        <w:rPr>
                          <w:rFonts w:ascii="Cambria Math" w:hAnsi="Cambria Math"/>
                        </w:rPr>
                      </w:rPrChange>
                    </w:rPr>
                    <m:t>dm</m:t>
                  </m:r>
                </m:e>
                <m:sup>
                  <m:r w:rsidRPr="11050118">
                    <w:rPr>
                      <w:rFonts w:ascii="Cambria Math" w:cs="Times New Roman" w:hAnsi="Cambria Math"/>
                      <w:sz w:val="28"/>
                      <w:szCs w:val="28"/>
                      <w:rPrChange w:id="19491" w:author="user pc" w:date="2022-03-15T10:14:00Z">
                        <w:rPr>
                          <w:rFonts w:ascii="Cambria Math" w:hAnsi="Cambria Math"/>
                        </w:rPr>
                      </w:rPrChange>
                    </w:rPr>
                    <m:t>3</m:t>
                  </m:r>
                </m:sup>
              </m:sSup>
            </m:num>
            <m:den>
              <m:r>
                <w:rPr>
                  <w:rFonts w:ascii="Cambria Math" w:cs="Times New Roman" w:hAnsi="Cambria Math"/>
                  <w:sz w:val="28"/>
                  <w:szCs w:val="28"/>
                </w:rPr>
                <m:t>1 mole</m:t>
              </m:r>
            </m:den>
          </m:f>
          <m:r>
            <w:rPr>
              <w:rFonts w:ascii="Cambria Math" w:cs="Times New Roman" w:hAnsi="Cambria Math"/>
              <w:sz w:val="28"/>
              <w:szCs w:val="28"/>
            </w:rPr>
            <m:t>=1.8717</m:t>
          </m:r>
          <m:sSup>
            <m:sSupPr>
              <m:ctrlPr>
                <w:rPr>
                  <w:rFonts w:ascii="Cambria Math" w:cs="Times New Roman" w:hAnsi="Cambria Math"/>
                  <w:i/>
                  <w:sz w:val="28"/>
                  <w:szCs w:val="28"/>
                </w:rPr>
              </m:ctrlPr>
            </m:sSupPr>
            <m:e>
              <m:r w:rsidRPr="B8B60F17">
                <w:rPr>
                  <w:rFonts w:ascii="Cambria Math" w:cs="Times New Roman" w:hAnsi="Cambria Math"/>
                  <w:sz w:val="28"/>
                  <w:szCs w:val="28"/>
                  <w:rPrChange w:id="19492" w:author="user pc" w:date="2022-03-15T10:14:00Z">
                    <w:rPr>
                      <w:rFonts w:ascii="Cambria Math" w:hAnsi="Cambria Math"/>
                    </w:rPr>
                  </w:rPrChange>
                </w:rPr>
                <m:t>dm</m:t>
              </m:r>
            </m:e>
            <m:sup>
              <m:r w:rsidRPr="CB39F0C5">
                <w:rPr>
                  <w:rFonts w:ascii="Cambria Math" w:cs="Times New Roman" w:hAnsi="Cambria Math"/>
                  <w:sz w:val="28"/>
                  <w:szCs w:val="28"/>
                  <w:rPrChange w:id="19493" w:author="user pc" w:date="2022-03-15T10:14:00Z">
                    <w:rPr>
                      <w:rFonts w:ascii="Cambria Math" w:hAnsi="Cambria Math"/>
                    </w:rPr>
                  </w:rPrChange>
                </w:rPr>
                <m:t>3</m:t>
              </m:r>
            </m:sup>
          </m:sSup>
          <m:r>
            <w:rPr>
              <w:rFonts w:ascii="Cambria Math" w:cs="Times New Roman" w:hAnsi="Cambria Math"/>
              <w:sz w:val="28"/>
              <w:szCs w:val="28"/>
            </w:rPr>
            <m:t xml:space="preserve"> </m:t>
          </m:r>
          <m:r w:rsidRPr="ECF4E7C2">
            <w:rPr>
              <w:rFonts w:ascii="Cambria Math" w:cs="Times New Roman" w:hAnsi="Cambria Math"/>
              <w:sz w:val="28"/>
              <w:szCs w:val="28"/>
              <w:rPrChange w:id="19494" w:author="user pc" w:date="2022-03-15T10:14:00Z">
                <w:rPr>
                  <w:rFonts w:ascii="Cambria Math" w:hAnsi="Cambria Math"/>
                </w:rPr>
              </w:rPrChange>
            </w:rPr>
            <m:t>of</m:t>
          </m:r>
          <m:sSub>
            <m:sSubPr>
              <m:ctrlPr>
                <w:rPr>
                  <w:rFonts w:ascii="Cambria Math" w:cs="Times New Roman" w:hAnsi="Cambria Math"/>
                  <w:i/>
                  <w:sz w:val="28"/>
                  <w:szCs w:val="28"/>
                </w:rPr>
              </m:ctrlPr>
            </m:sSubPr>
            <m:e>
              <m:r>
                <w:rPr>
                  <w:rFonts w:ascii="Cambria Math" w:cs="Times New Roman" w:hAnsi="Cambria Math"/>
                  <w:sz w:val="28"/>
                  <w:szCs w:val="28"/>
                </w:rPr>
                <m:t xml:space="preserve"> </m:t>
              </m:r>
              <m:r w:rsidRPr="19D8829D">
                <w:rPr>
                  <w:rFonts w:ascii="Cambria Math" w:cs="Times New Roman" w:hAnsi="Cambria Math"/>
                  <w:sz w:val="28"/>
                  <w:szCs w:val="28"/>
                  <w:rPrChange w:id="19495" w:author="user pc" w:date="2022-03-15T10:14:00Z">
                    <w:rPr>
                      <w:rFonts w:ascii="Cambria Math" w:hAnsi="Cambria Math"/>
                    </w:rPr>
                  </w:rPrChange>
                </w:rPr>
                <m:t>O</m:t>
              </m:r>
            </m:e>
            <m:sub>
              <m:r w:rsidRPr="5DDE7555">
                <w:rPr>
                  <w:rFonts w:ascii="Cambria Math" w:cs="Times New Roman" w:hAnsi="Cambria Math"/>
                  <w:sz w:val="28"/>
                  <w:szCs w:val="28"/>
                  <w:rPrChange w:id="19496" w:author="user pc" w:date="2022-03-15T10:14:00Z">
                    <w:rPr>
                      <w:rFonts w:ascii="Cambria Math" w:hAnsi="Cambria Math"/>
                    </w:rPr>
                  </w:rPrChange>
                </w:rPr>
                <m:t>2</m:t>
              </m:r>
            </m:sub>
          </m:sSub>
        </m:oMath>
      </m:oMathPara>
    </w:p>
    <w:p>
      <w:pPr>
        <w:pStyle w:val="style0"/>
        <w:jc w:val="center"/>
        <w:rPr>
          <w:rFonts w:ascii="Times New Roman" w:cs="Times New Roman" w:eastAsia="宋体" w:hAnsi="Times New Roman"/>
          <w:sz w:val="28"/>
          <w:szCs w:val="28"/>
          <w:rPrChange w:id="19497" w:author="user pc" w:date="2022-03-15T10:14:00Z">
            <w:rPr>
              <w:rFonts w:ascii="Bell MT" w:eastAsia="宋体" w:hAnsi="Bell MT"/>
            </w:rPr>
          </w:rPrChange>
        </w:rPr>
      </w:pPr>
    </w:p>
    <w:p>
      <w:pPr>
        <w:pStyle w:val="style0"/>
        <w:tabs>
          <w:tab w:val="left" w:leader="none" w:pos="230"/>
        </w:tabs>
        <w:jc w:val="both"/>
        <w:rPr>
          <w:rFonts w:ascii="Times New Roman" w:cs="Times New Roman" w:eastAsia="宋体" w:hAnsi="Times New Roman"/>
          <w:sz w:val="28"/>
          <w:szCs w:val="28"/>
          <w:rPrChange w:id="19498" w:author="user pc" w:date="2022-03-15T10:14:00Z">
            <w:rPr>
              <w:rFonts w:ascii="Bell MT" w:eastAsia="宋体" w:hAnsi="Bell MT"/>
            </w:rPr>
          </w:rPrChange>
        </w:rPr>
      </w:pPr>
      <w:r w:rsidRPr="4F05451C">
        <w:rPr>
          <w:rFonts w:ascii="Times New Roman" w:cs="Times New Roman" w:eastAsia="宋体" w:hAnsi="Times New Roman"/>
          <w:b/>
          <w:sz w:val="28"/>
          <w:szCs w:val="28"/>
          <w:rPrChange w:id="19499" w:author="user pc" w:date="2022-03-15T10:14:00Z">
            <w:rPr>
              <w:rFonts w:ascii="Bell MT" w:eastAsia="宋体" w:hAnsi="Bell MT"/>
              <w:b/>
            </w:rPr>
          </w:rPrChange>
        </w:rPr>
        <w:tab/>
      </w:r>
      <w:r w:rsidRPr="C844A355">
        <w:rPr>
          <w:rFonts w:ascii="Times New Roman" w:cs="Times New Roman" w:eastAsia="宋体" w:hAnsi="Times New Roman"/>
          <w:b/>
          <w:sz w:val="28"/>
          <w:szCs w:val="28"/>
          <w:rPrChange w:id="19500" w:author="user pc" w:date="2022-03-15T10:14:00Z">
            <w:rPr>
              <w:rFonts w:ascii="Bell MT" w:eastAsia="宋体" w:hAnsi="Bell MT"/>
              <w:b/>
            </w:rPr>
          </w:rPrChange>
        </w:rPr>
        <w:t xml:space="preserve">Example 4: </w:t>
      </w:r>
      <w:r w:rsidRPr="5B86E416">
        <w:rPr>
          <w:rFonts w:ascii="Times New Roman" w:cs="Times New Roman" w:eastAsia="宋体" w:hAnsi="Times New Roman"/>
          <w:sz w:val="28"/>
          <w:szCs w:val="28"/>
          <w:rPrChange w:id="19501" w:author="user pc" w:date="2022-03-15T10:14:00Z">
            <w:rPr>
              <w:rFonts w:ascii="Bell MT" w:eastAsia="宋体" w:hAnsi="Bell MT"/>
            </w:rPr>
          </w:rPrChange>
        </w:rPr>
        <w:t>A metal spoon is</w:t>
      </w:r>
      <w:r>
        <w:rPr>
          <w:rFonts w:ascii="Times New Roman" w:cs="Times New Roman" w:eastAsia="宋体" w:hAnsi="Times New Roman"/>
          <w:sz w:val="28"/>
          <w:szCs w:val="28"/>
        </w:rPr>
        <w:t xml:space="preserve"> </w:t>
      </w:r>
      <w:r w:rsidRPr="410E779B">
        <w:rPr>
          <w:rFonts w:ascii="Times New Roman" w:cs="Times New Roman" w:eastAsia="宋体" w:hAnsi="Times New Roman"/>
          <w:sz w:val="28"/>
          <w:szCs w:val="28"/>
          <w:rPrChange w:id="19502" w:author="user pc" w:date="2022-03-15T10:14:00Z">
            <w:rPr>
              <w:rFonts w:ascii="Bell MT" w:eastAsia="宋体" w:hAnsi="Bell MT"/>
            </w:rPr>
          </w:rPrChange>
        </w:rPr>
        <w:t>being copper</w:t>
      </w:r>
      <w:r>
        <w:rPr>
          <w:rFonts w:ascii="Times New Roman" w:cs="Times New Roman" w:eastAsia="宋体" w:hAnsi="Times New Roman"/>
          <w:sz w:val="28"/>
          <w:szCs w:val="28"/>
        </w:rPr>
        <w:t xml:space="preserve"> </w:t>
      </w:r>
      <w:r w:rsidRPr="331634A7">
        <w:rPr>
          <w:rFonts w:ascii="Times New Roman" w:cs="Times New Roman" w:eastAsia="宋体" w:hAnsi="Times New Roman"/>
          <w:sz w:val="28"/>
          <w:szCs w:val="28"/>
          <w:rPrChange w:id="19503" w:author="user pc" w:date="2022-03-15T10:14:00Z">
            <w:rPr>
              <w:rFonts w:ascii="Bell MT" w:eastAsia="宋体" w:hAnsi="Bell MT"/>
            </w:rPr>
          </w:rPrChange>
        </w:rPr>
        <w:t>plated using a copper (II) sulphate solution. A current</w:t>
      </w:r>
      <w:r>
        <w:rPr>
          <w:rFonts w:ascii="Times New Roman" w:cs="Times New Roman" w:eastAsia="宋体" w:hAnsi="Times New Roman"/>
          <w:sz w:val="28"/>
          <w:szCs w:val="28"/>
        </w:rPr>
        <w:t xml:space="preserve"> </w:t>
      </w:r>
      <w:r w:rsidRPr="FEA03DF8">
        <w:rPr>
          <w:rFonts w:ascii="Times New Roman" w:cs="Times New Roman" w:eastAsia="宋体" w:hAnsi="Times New Roman"/>
          <w:sz w:val="28"/>
          <w:szCs w:val="28"/>
          <w:rPrChange w:id="19504" w:author="user pc" w:date="2022-03-15T10:14:00Z">
            <w:rPr>
              <w:rFonts w:ascii="Bell MT" w:eastAsia="宋体" w:hAnsi="Bell MT"/>
            </w:rPr>
          </w:rPrChange>
        </w:rPr>
        <w:t>of 0.5Aflows through</w:t>
      </w:r>
      <w:r>
        <w:rPr>
          <w:rFonts w:ascii="Times New Roman" w:cs="Times New Roman" w:eastAsia="宋体" w:hAnsi="Times New Roman"/>
          <w:sz w:val="28"/>
          <w:szCs w:val="28"/>
        </w:rPr>
        <w:t xml:space="preserve"> </w:t>
      </w:r>
      <w:r w:rsidRPr="011076FA">
        <w:rPr>
          <w:rFonts w:ascii="Times New Roman" w:cs="Times New Roman" w:eastAsia="宋体" w:hAnsi="Times New Roman"/>
          <w:sz w:val="28"/>
          <w:szCs w:val="28"/>
          <w:rPrChange w:id="19505" w:author="user pc" w:date="2022-03-15T10:14:00Z">
            <w:rPr>
              <w:rFonts w:ascii="Bell MT" w:eastAsia="宋体" w:hAnsi="Bell MT"/>
            </w:rPr>
          </w:rPrChange>
        </w:rPr>
        <w:t>the solution for a period</w:t>
      </w:r>
      <w:r>
        <w:rPr>
          <w:rFonts w:ascii="Times New Roman" w:cs="Times New Roman" w:eastAsia="宋体" w:hAnsi="Times New Roman"/>
          <w:sz w:val="28"/>
          <w:szCs w:val="28"/>
        </w:rPr>
        <w:t xml:space="preserve"> </w:t>
      </w:r>
      <w:r w:rsidRPr="9329CF29">
        <w:rPr>
          <w:rFonts w:ascii="Times New Roman" w:cs="Times New Roman" w:eastAsia="宋体" w:hAnsi="Times New Roman"/>
          <w:sz w:val="28"/>
          <w:szCs w:val="28"/>
          <w:rPrChange w:id="19506" w:author="user pc" w:date="2022-03-15T10:14:00Z">
            <w:rPr>
              <w:rFonts w:ascii="Bell MT" w:eastAsia="宋体" w:hAnsi="Bell MT"/>
            </w:rPr>
          </w:rPrChange>
        </w:rPr>
        <w:t>of 2 hours. Calculate the mass</w:t>
      </w:r>
      <w:r>
        <w:rPr>
          <w:rFonts w:ascii="Times New Roman" w:cs="Times New Roman" w:eastAsia="宋体" w:hAnsi="Times New Roman"/>
          <w:sz w:val="28"/>
          <w:szCs w:val="28"/>
        </w:rPr>
        <w:t xml:space="preserve"> </w:t>
      </w:r>
      <w:r w:rsidRPr="10DD5365">
        <w:rPr>
          <w:rFonts w:ascii="Times New Roman" w:cs="Times New Roman" w:eastAsia="宋体" w:hAnsi="Times New Roman"/>
          <w:sz w:val="28"/>
          <w:szCs w:val="28"/>
          <w:rPrChange w:id="19507" w:author="user pc" w:date="2022-03-15T10:14:00Z">
            <w:rPr>
              <w:rFonts w:ascii="Bell MT" w:eastAsia="宋体" w:hAnsi="Bell MT"/>
            </w:rPr>
          </w:rPrChange>
        </w:rPr>
        <w:t>of copper deposited</w:t>
      </w:r>
      <w:r>
        <w:rPr>
          <w:rFonts w:ascii="Times New Roman" w:cs="Times New Roman" w:eastAsia="宋体" w:hAnsi="Times New Roman"/>
          <w:sz w:val="28"/>
          <w:szCs w:val="28"/>
        </w:rPr>
        <w:t xml:space="preserve"> </w:t>
      </w:r>
      <w:r w:rsidRPr="34DB68AA">
        <w:rPr>
          <w:rFonts w:ascii="Times New Roman" w:cs="Times New Roman" w:eastAsia="宋体" w:hAnsi="Times New Roman"/>
          <w:sz w:val="28"/>
          <w:szCs w:val="28"/>
          <w:rPrChange w:id="19508" w:author="user pc" w:date="2022-03-15T10:14:00Z">
            <w:rPr>
              <w:rFonts w:ascii="Bell MT" w:eastAsia="宋体" w:hAnsi="Bell MT"/>
            </w:rPr>
          </w:rPrChange>
        </w:rPr>
        <w:t>on the spoon. (1F</w:t>
      </w:r>
      <w:r>
        <w:rPr>
          <w:rFonts w:ascii="Times New Roman" w:cs="Times New Roman" w:eastAsia="宋体" w:hAnsi="Times New Roman"/>
          <w:sz w:val="28"/>
          <w:szCs w:val="28"/>
        </w:rPr>
        <w:t xml:space="preserve"> </w:t>
      </w:r>
      <w:r w:rsidRPr="C8D2651C">
        <w:rPr>
          <w:rFonts w:ascii="Times New Roman" w:cs="Times New Roman" w:eastAsia="宋体" w:hAnsi="Times New Roman"/>
          <w:sz w:val="28"/>
          <w:szCs w:val="28"/>
          <w:rPrChange w:id="19509"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357F766E">
        <w:rPr>
          <w:rFonts w:ascii="Times New Roman" w:cs="Times New Roman" w:eastAsia="宋体" w:hAnsi="Times New Roman"/>
          <w:sz w:val="28"/>
          <w:szCs w:val="28"/>
          <w:rPrChange w:id="19510" w:author="user pc" w:date="2022-03-15T10:14:00Z">
            <w:rPr>
              <w:rFonts w:ascii="Bell MT" w:eastAsia="宋体" w:hAnsi="Bell MT"/>
            </w:rPr>
          </w:rPrChange>
        </w:rPr>
        <w:t>96500,</w:t>
      </w:r>
      <w:r>
        <w:rPr>
          <w:rFonts w:ascii="Times New Roman" w:cs="Times New Roman" w:eastAsia="宋体" w:hAnsi="Times New Roman"/>
          <w:sz w:val="28"/>
          <w:szCs w:val="28"/>
        </w:rPr>
        <w:t xml:space="preserve"> </w:t>
      </w:r>
      <w:r w:rsidRPr="4D7DFDA9">
        <w:rPr>
          <w:rFonts w:ascii="Times New Roman" w:cs="Times New Roman" w:eastAsia="宋体" w:hAnsi="Times New Roman"/>
          <w:sz w:val="28"/>
          <w:szCs w:val="28"/>
          <w:rPrChange w:id="19511" w:author="user pc" w:date="2022-03-15T10:14:00Z">
            <w:rPr>
              <w:rFonts w:ascii="Bell MT" w:eastAsia="宋体" w:hAnsi="Bell MT"/>
            </w:rPr>
          </w:rPrChange>
        </w:rPr>
        <w:t>relative atomic mass of copper</w:t>
      </w:r>
      <w:r>
        <w:rPr>
          <w:rFonts w:ascii="Times New Roman" w:cs="Times New Roman" w:eastAsia="宋体" w:hAnsi="Times New Roman"/>
          <w:sz w:val="28"/>
          <w:szCs w:val="28"/>
        </w:rPr>
        <w:t xml:space="preserve"> </w:t>
      </w:r>
      <w:r w:rsidRPr="0E0BB9EA">
        <w:rPr>
          <w:rFonts w:ascii="Times New Roman" w:cs="Times New Roman" w:eastAsia="宋体" w:hAnsi="Times New Roman"/>
          <w:sz w:val="28"/>
          <w:szCs w:val="28"/>
          <w:rPrChange w:id="19512"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B0603684">
        <w:rPr>
          <w:rFonts w:ascii="Times New Roman" w:cs="Times New Roman" w:eastAsia="宋体" w:hAnsi="Times New Roman"/>
          <w:sz w:val="28"/>
          <w:szCs w:val="28"/>
          <w:rPrChange w:id="19513" w:author="user pc" w:date="2022-03-15T10:14:00Z">
            <w:rPr>
              <w:rFonts w:ascii="Bell MT" w:eastAsia="宋体" w:hAnsi="Bell MT"/>
            </w:rPr>
          </w:rPrChange>
        </w:rPr>
        <w:t>64).</w:t>
      </w:r>
    </w:p>
    <w:p>
      <w:pPr>
        <w:pStyle w:val="style0"/>
        <w:tabs>
          <w:tab w:val="left" w:leader="none" w:pos="230"/>
        </w:tabs>
        <w:jc w:val="both"/>
        <w:rPr>
          <w:rFonts w:ascii="Times New Roman" w:cs="Times New Roman" w:eastAsia="宋体" w:hAnsi="Times New Roman"/>
          <w:b/>
          <w:sz w:val="28"/>
          <w:szCs w:val="28"/>
          <w:rPrChange w:id="19514" w:author="user pc" w:date="2022-03-15T10:14:00Z">
            <w:rPr>
              <w:rFonts w:ascii="Bell MT" w:eastAsia="宋体" w:hAnsi="Bell MT"/>
              <w:b/>
            </w:rPr>
          </w:rPrChange>
        </w:rPr>
      </w:pPr>
      <w:r w:rsidRPr="A9CEDB40">
        <w:rPr>
          <w:rFonts w:ascii="Times New Roman" w:cs="Times New Roman" w:eastAsia="宋体" w:hAnsi="Times New Roman"/>
          <w:b/>
          <w:sz w:val="28"/>
          <w:szCs w:val="28"/>
          <w:rPrChange w:id="19515" w:author="user pc" w:date="2022-03-15T10:14:00Z">
            <w:rPr>
              <w:rFonts w:ascii="Bell MT" w:eastAsia="宋体" w:hAnsi="Bell MT"/>
              <w:b/>
            </w:rPr>
          </w:rPrChange>
        </w:rPr>
        <w:t>Solution:</w:t>
      </w:r>
    </w:p>
    <w:p>
      <w:pPr>
        <w:pStyle w:val="style0"/>
        <w:tabs>
          <w:tab w:val="left" w:leader="none" w:pos="230"/>
        </w:tabs>
        <w:jc w:val="both"/>
        <w:rPr>
          <w:rFonts w:ascii="Times New Roman" w:cs="Times New Roman" w:eastAsia="宋体" w:hAnsi="Times New Roman"/>
          <w:sz w:val="28"/>
          <w:szCs w:val="28"/>
          <w:rPrChange w:id="19516" w:author="user pc" w:date="2022-03-15T10:14:00Z">
            <w:rPr>
              <w:rFonts w:ascii="Bell MT" w:eastAsia="宋体" w:hAnsi="Bell MT"/>
            </w:rPr>
          </w:rPrChange>
        </w:rPr>
      </w:pPr>
      <w:r w:rsidRPr="B2C24E1C">
        <w:rPr>
          <w:rFonts w:ascii="Times New Roman" w:cs="Times New Roman" w:eastAsia="宋体" w:hAnsi="Times New Roman"/>
          <w:sz w:val="28"/>
          <w:szCs w:val="28"/>
          <w:rPrChange w:id="19517" w:author="user pc" w:date="2022-03-15T10:14:00Z">
            <w:rPr>
              <w:rFonts w:ascii="Bell MT" w:eastAsia="宋体" w:hAnsi="Bell MT"/>
            </w:rPr>
          </w:rPrChange>
        </w:rPr>
        <w:t>Q</w:t>
      </w:r>
      <w:r>
        <w:rPr>
          <w:rFonts w:ascii="Times New Roman" w:cs="Times New Roman" w:eastAsia="宋体" w:hAnsi="Times New Roman"/>
          <w:sz w:val="28"/>
          <w:szCs w:val="28"/>
        </w:rPr>
        <w:t xml:space="preserve"> </w:t>
      </w:r>
      <w:r w:rsidRPr="A002FB35">
        <w:rPr>
          <w:rFonts w:ascii="Times New Roman" w:cs="Times New Roman" w:eastAsia="宋体" w:hAnsi="Times New Roman"/>
          <w:sz w:val="28"/>
          <w:szCs w:val="28"/>
          <w:rPrChange w:id="19518"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78D9120A">
        <w:rPr>
          <w:rFonts w:ascii="Times New Roman" w:cs="Times New Roman" w:eastAsia="宋体" w:hAnsi="Times New Roman"/>
          <w:sz w:val="28"/>
          <w:szCs w:val="28"/>
          <w:rPrChange w:id="19519" w:author="user pc" w:date="2022-03-15T10:14:00Z">
            <w:rPr>
              <w:rFonts w:ascii="Bell MT" w:eastAsia="宋体" w:hAnsi="Bell MT"/>
            </w:rPr>
          </w:rPrChange>
        </w:rPr>
        <w:t>It</w:t>
      </w:r>
    </w:p>
    <w:p>
      <w:pPr>
        <w:pStyle w:val="style0"/>
        <w:tabs>
          <w:tab w:val="left" w:leader="none" w:pos="230"/>
        </w:tabs>
        <w:jc w:val="both"/>
        <w:rPr>
          <w:rFonts w:ascii="Times New Roman" w:cs="Times New Roman" w:eastAsia="宋体" w:hAnsi="Times New Roman"/>
          <w:sz w:val="28"/>
          <w:szCs w:val="28"/>
          <w:rPrChange w:id="19520" w:author="user pc" w:date="2022-03-15T10:14:00Z">
            <w:rPr>
              <w:rFonts w:ascii="Bell MT" w:eastAsia="宋体" w:hAnsi="Bell MT"/>
            </w:rPr>
          </w:rPrChange>
        </w:rPr>
      </w:pPr>
      <w:r w:rsidRPr="221B705F">
        <w:rPr>
          <w:rFonts w:ascii="Times New Roman" w:cs="Times New Roman" w:eastAsia="宋体" w:hAnsi="Times New Roman"/>
          <w:sz w:val="28"/>
          <w:szCs w:val="28"/>
          <w:rPrChange w:id="19521"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FBF97A4C">
        <w:rPr>
          <w:rFonts w:ascii="Times New Roman" w:cs="Times New Roman" w:eastAsia="宋体" w:hAnsi="Times New Roman"/>
          <w:sz w:val="28"/>
          <w:szCs w:val="28"/>
          <w:rPrChange w:id="19522" w:author="user pc" w:date="2022-03-15T10:14:00Z">
            <w:rPr>
              <w:rFonts w:ascii="Bell MT" w:eastAsia="宋体" w:hAnsi="Bell MT"/>
            </w:rPr>
          </w:rPrChange>
        </w:rPr>
        <w:t>0.5</w:t>
      </w:r>
      <w:r>
        <w:rPr>
          <w:rFonts w:ascii="Times New Roman" w:cs="Times New Roman" w:eastAsia="宋体" w:hAnsi="Times New Roman"/>
          <w:sz w:val="28"/>
          <w:szCs w:val="28"/>
        </w:rPr>
        <w:t xml:space="preserve"> </w:t>
      </w:r>
      <w:r w:rsidRPr="EF7F8DCB">
        <w:rPr>
          <w:rFonts w:ascii="Times New Roman" w:cs="Times New Roman" w:eastAsia="宋体" w:hAnsi="Times New Roman"/>
          <w:sz w:val="28"/>
          <w:szCs w:val="28"/>
          <w:rPrChange w:id="19523"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1E7F19AC">
        <w:rPr>
          <w:rFonts w:ascii="Times New Roman" w:cs="Times New Roman" w:eastAsia="宋体" w:hAnsi="Times New Roman"/>
          <w:sz w:val="28"/>
          <w:szCs w:val="28"/>
          <w:rPrChange w:id="19524" w:author="user pc" w:date="2022-03-15T10:14:00Z">
            <w:rPr>
              <w:rFonts w:ascii="Bell MT" w:eastAsia="宋体" w:hAnsi="Bell MT"/>
            </w:rPr>
          </w:rPrChange>
        </w:rPr>
        <w:t>2</w:t>
      </w:r>
      <w:r>
        <w:rPr>
          <w:rFonts w:ascii="Times New Roman" w:cs="Times New Roman" w:eastAsia="宋体" w:hAnsi="Times New Roman"/>
          <w:sz w:val="28"/>
          <w:szCs w:val="28"/>
        </w:rPr>
        <w:t xml:space="preserve"> </w:t>
      </w:r>
      <w:r w:rsidRPr="DB938150">
        <w:rPr>
          <w:rFonts w:ascii="Times New Roman" w:cs="Times New Roman" w:eastAsia="宋体" w:hAnsi="Times New Roman"/>
          <w:sz w:val="28"/>
          <w:szCs w:val="28"/>
          <w:rPrChange w:id="19525"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AEB7B7CB">
        <w:rPr>
          <w:rFonts w:ascii="Times New Roman" w:cs="Times New Roman" w:eastAsia="宋体" w:hAnsi="Times New Roman"/>
          <w:sz w:val="28"/>
          <w:szCs w:val="28"/>
          <w:rPrChange w:id="19526" w:author="user pc" w:date="2022-03-15T10:14:00Z">
            <w:rPr>
              <w:rFonts w:ascii="Bell MT" w:eastAsia="宋体" w:hAnsi="Bell MT"/>
            </w:rPr>
          </w:rPrChange>
        </w:rPr>
        <w:t>60</w:t>
      </w:r>
      <w:r>
        <w:rPr>
          <w:rFonts w:ascii="Times New Roman" w:cs="Times New Roman" w:eastAsia="宋体" w:hAnsi="Times New Roman"/>
          <w:sz w:val="28"/>
          <w:szCs w:val="28"/>
        </w:rPr>
        <w:t xml:space="preserve"> </w:t>
      </w:r>
      <w:r w:rsidRPr="66B27143">
        <w:rPr>
          <w:rFonts w:ascii="Times New Roman" w:cs="Times New Roman" w:eastAsia="宋体" w:hAnsi="Times New Roman"/>
          <w:sz w:val="28"/>
          <w:szCs w:val="28"/>
          <w:rPrChange w:id="19527"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33FFAF5B">
        <w:rPr>
          <w:rFonts w:ascii="Times New Roman" w:cs="Times New Roman" w:eastAsia="宋体" w:hAnsi="Times New Roman"/>
          <w:sz w:val="28"/>
          <w:szCs w:val="28"/>
          <w:rPrChange w:id="19528" w:author="user pc" w:date="2022-03-15T10:14:00Z">
            <w:rPr>
              <w:rFonts w:ascii="Bell MT" w:eastAsia="宋体" w:hAnsi="Bell MT"/>
            </w:rPr>
          </w:rPrChange>
        </w:rPr>
        <w:t>60</w:t>
      </w:r>
    </w:p>
    <w:p>
      <w:pPr>
        <w:pStyle w:val="style0"/>
        <w:rPr>
          <w:rFonts w:ascii="Times New Roman" w:cs="Times New Roman" w:eastAsia="宋体" w:hAnsi="Times New Roman"/>
          <w:sz w:val="28"/>
          <w:szCs w:val="28"/>
          <w:rPrChange w:id="19529" w:author="user pc" w:date="2022-03-15T10:14:00Z">
            <w:rPr>
              <w:rFonts w:ascii="Bell MT" w:eastAsia="宋体" w:hAnsi="Bell MT"/>
            </w:rPr>
          </w:rPrChange>
        </w:rPr>
      </w:pPr>
      <w:r w:rsidRPr="04D09366">
        <w:rPr>
          <w:rFonts w:ascii="Times New Roman" w:cs="Times New Roman" w:eastAsia="宋体" w:hAnsi="Times New Roman"/>
          <w:sz w:val="28"/>
          <w:szCs w:val="28"/>
          <w:rPrChange w:id="19530"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9340047B">
        <w:rPr>
          <w:rFonts w:ascii="Times New Roman" w:cs="Times New Roman" w:eastAsia="宋体" w:hAnsi="Times New Roman"/>
          <w:sz w:val="28"/>
          <w:szCs w:val="28"/>
          <w:rPrChange w:id="19531" w:author="user pc" w:date="2022-03-15T10:14:00Z">
            <w:rPr>
              <w:rFonts w:ascii="Bell MT" w:eastAsia="宋体" w:hAnsi="Bell MT"/>
            </w:rPr>
          </w:rPrChange>
        </w:rPr>
        <w:t>3600</w:t>
      </w:r>
    </w:p>
    <w:p>
      <w:pPr>
        <w:pStyle w:val="style0"/>
        <w:tabs>
          <w:tab w:val="center" w:leader="none" w:pos="4680"/>
        </w:tabs>
        <w:jc w:val="both"/>
        <w:rPr>
          <w:rFonts w:ascii="Times New Roman" w:cs="Times New Roman" w:eastAsia="宋体" w:hAnsi="Times New Roman"/>
          <w:sz w:val="28"/>
          <w:szCs w:val="28"/>
          <w:rPrChange w:id="19532" w:author="user pc" w:date="2022-03-15T10:14:00Z">
            <w:rPr>
              <w:rFonts w:ascii="Bell MT" w:eastAsia="宋体" w:hAnsi="Bell MT"/>
            </w:rPr>
          </w:rPrChange>
        </w:rPr>
      </w:pPr>
      <w:r w:rsidRPr="FB2F7362">
        <w:rPr>
          <w:rFonts w:ascii="Times New Roman" w:cs="Times New Roman" w:eastAsia="宋体" w:hAnsi="Times New Roman"/>
          <w:sz w:val="28"/>
          <w:szCs w:val="28"/>
          <w:rPrChange w:id="19533" w:author="user pc" w:date="2022-03-15T10:14:00Z">
            <w:rPr>
              <w:rFonts w:ascii="Bell MT" w:eastAsia="宋体" w:hAnsi="Bell MT"/>
            </w:rPr>
          </w:rPrChange>
        </w:rPr>
        <w:t>The next step</w:t>
      </w:r>
      <w:r>
        <w:rPr>
          <w:rFonts w:ascii="Times New Roman" w:cs="Times New Roman" w:eastAsia="宋体" w:hAnsi="Times New Roman"/>
          <w:sz w:val="28"/>
          <w:szCs w:val="28"/>
        </w:rPr>
        <w:t xml:space="preserve"> </w:t>
      </w:r>
      <w:r w:rsidRPr="D0BAF171">
        <w:rPr>
          <w:rFonts w:ascii="Times New Roman" w:cs="Times New Roman" w:eastAsia="宋体" w:hAnsi="Times New Roman"/>
          <w:sz w:val="28"/>
          <w:szCs w:val="28"/>
          <w:rPrChange w:id="19534" w:author="user pc" w:date="2022-03-15T10:14:00Z">
            <w:rPr>
              <w:rFonts w:ascii="Bell MT" w:eastAsia="宋体" w:hAnsi="Bell MT"/>
            </w:rPr>
          </w:rPrChange>
        </w:rPr>
        <w:t>is</w:t>
      </w:r>
      <w:r>
        <w:rPr>
          <w:rFonts w:ascii="Times New Roman" w:cs="Times New Roman" w:eastAsia="宋体" w:hAnsi="Times New Roman"/>
          <w:sz w:val="28"/>
          <w:szCs w:val="28"/>
        </w:rPr>
        <w:t xml:space="preserve"> </w:t>
      </w:r>
      <w:r w:rsidRPr="C595B461">
        <w:rPr>
          <w:rFonts w:ascii="Times New Roman" w:cs="Times New Roman" w:eastAsia="宋体" w:hAnsi="Times New Roman"/>
          <w:sz w:val="28"/>
          <w:szCs w:val="28"/>
          <w:rPrChange w:id="19535" w:author="user pc" w:date="2022-03-15T10:14:00Z">
            <w:rPr>
              <w:rFonts w:ascii="Bell MT" w:eastAsia="宋体" w:hAnsi="Bell MT"/>
            </w:rPr>
          </w:rPrChange>
        </w:rPr>
        <w:t>to</w:t>
      </w:r>
      <w:r>
        <w:rPr>
          <w:rFonts w:ascii="Times New Roman" w:cs="Times New Roman" w:eastAsia="宋体" w:hAnsi="Times New Roman"/>
          <w:sz w:val="28"/>
          <w:szCs w:val="28"/>
        </w:rPr>
        <w:t xml:space="preserve"> </w:t>
      </w:r>
      <w:r w:rsidRPr="A75F9DEF">
        <w:rPr>
          <w:rFonts w:ascii="Times New Roman" w:cs="Times New Roman" w:eastAsia="宋体" w:hAnsi="Times New Roman"/>
          <w:sz w:val="28"/>
          <w:szCs w:val="28"/>
          <w:rPrChange w:id="19536" w:author="user pc" w:date="2022-03-15T10:14:00Z">
            <w:rPr>
              <w:rFonts w:ascii="Bell MT" w:eastAsia="宋体" w:hAnsi="Bell MT"/>
            </w:rPr>
          </w:rPrChange>
        </w:rPr>
        <w:t>write</w:t>
      </w:r>
      <w:r>
        <w:rPr>
          <w:rFonts w:ascii="Times New Roman" w:cs="Times New Roman" w:eastAsia="宋体" w:hAnsi="Times New Roman"/>
          <w:sz w:val="28"/>
          <w:szCs w:val="28"/>
        </w:rPr>
        <w:t xml:space="preserve"> </w:t>
      </w:r>
      <w:r w:rsidRPr="07F93D42">
        <w:rPr>
          <w:rFonts w:ascii="Times New Roman" w:cs="Times New Roman" w:eastAsia="宋体" w:hAnsi="Times New Roman"/>
          <w:sz w:val="28"/>
          <w:szCs w:val="28"/>
          <w:rPrChange w:id="19537" w:author="user pc" w:date="2022-03-15T10:14:00Z">
            <w:rPr>
              <w:rFonts w:ascii="Bell MT" w:eastAsia="宋体" w:hAnsi="Bell MT"/>
            </w:rPr>
          </w:rPrChange>
        </w:rPr>
        <w:t>a</w:t>
      </w:r>
      <w:r>
        <w:rPr>
          <w:rFonts w:ascii="Times New Roman" w:cs="Times New Roman" w:eastAsia="宋体" w:hAnsi="Times New Roman"/>
          <w:sz w:val="28"/>
          <w:szCs w:val="28"/>
        </w:rPr>
        <w:t xml:space="preserve"> </w:t>
      </w:r>
      <w:r w:rsidRPr="81BBBE7E">
        <w:rPr>
          <w:rFonts w:ascii="Times New Roman" w:cs="Times New Roman" w:eastAsia="宋体" w:hAnsi="Times New Roman"/>
          <w:sz w:val="28"/>
          <w:szCs w:val="28"/>
          <w:rPrChange w:id="19538" w:author="user pc" w:date="2022-03-15T10:14:00Z">
            <w:rPr>
              <w:rFonts w:ascii="Bell MT" w:eastAsia="宋体" w:hAnsi="Bell MT"/>
            </w:rPr>
          </w:rPrChange>
        </w:rPr>
        <w:t>half equation;</w:t>
      </w:r>
      <w:r w:rsidRPr="7DD8F797">
        <w:rPr>
          <w:rFonts w:ascii="Times New Roman" w:cs="Times New Roman" w:eastAsia="宋体" w:hAnsi="Times New Roman"/>
          <w:sz w:val="28"/>
          <w:szCs w:val="28"/>
          <w:rPrChange w:id="19539" w:author="user pc" w:date="2022-03-15T10:14:00Z">
            <w:rPr>
              <w:rFonts w:ascii="Bell MT" w:eastAsia="宋体" w:hAnsi="Bell MT"/>
            </w:rPr>
          </w:rPrChange>
        </w:rPr>
        <w:tab/>
      </w:r>
    </w:p>
    <w:p>
      <w:pPr>
        <w:pStyle w:val="style0"/>
        <w:jc w:val="both"/>
        <w:rPr>
          <w:rFonts w:ascii="Times New Roman" w:cs="Times New Roman" w:eastAsia="宋体" w:hAnsi="Times New Roman"/>
          <w:sz w:val="28"/>
          <w:szCs w:val="28"/>
          <w:rPrChange w:id="19540" w:author="user pc" w:date="2022-03-15T10:14:00Z">
            <w:rPr>
              <w:rFonts w:ascii="Bell MT" w:eastAsia="宋体" w:hAnsi="Bell MT"/>
            </w:rPr>
          </w:rPrChange>
        </w:rPr>
      </w:pPr>
      <m:oMathPara>
        <m:oMathParaPr>
          <m:jc m:val="left"/>
        </m:oMathParaPr>
        <m:oMath>
          <m:sSup>
            <m:sSupPr>
              <m:ctrlPr>
                <w:rPr>
                  <w:rFonts w:ascii="Cambria Math" w:cs="Times New Roman" w:eastAsia="宋体" w:hAnsi="Cambria Math"/>
                  <w:i/>
                  <w:sz w:val="28"/>
                  <w:szCs w:val="28"/>
                </w:rPr>
              </m:ctrlPr>
            </m:sSupPr>
            <m:e>
              <m:r w:rsidRPr="DA7885F5">
                <w:rPr>
                  <w:rFonts w:ascii="Cambria Math" w:cs="Times New Roman" w:eastAsia="宋体" w:hAnsi="Cambria Math"/>
                  <w:sz w:val="28"/>
                  <w:szCs w:val="28"/>
                  <w:rPrChange w:id="19541" w:author="user pc" w:date="2022-03-15T10:14:00Z">
                    <w:rPr>
                      <w:rFonts w:ascii="Cambria Math" w:eastAsia="宋体" w:hAnsi="Cambria Math"/>
                    </w:rPr>
                  </w:rPrChange>
                </w:rPr>
                <m:t>Cu</m:t>
              </m:r>
            </m:e>
            <m:sup>
              <m:r w:rsidRPr="5CFA094A">
                <w:rPr>
                  <w:rFonts w:ascii="Cambria Math" w:cs="Times New Roman" w:eastAsia="宋体" w:hAnsi="Cambria Math"/>
                  <w:sz w:val="28"/>
                  <w:szCs w:val="28"/>
                  <w:rPrChange w:id="19542" w:author="user pc" w:date="2022-03-15T10:14:00Z">
                    <w:rPr>
                      <w:rFonts w:ascii="Cambria Math" w:eastAsia="宋体" w:hAnsi="Cambria Math"/>
                    </w:rPr>
                  </w:rPrChange>
                </w:rPr>
                <m:t>2+</m:t>
              </m:r>
            </m:sup>
          </m:sSup>
          <m:r w:rsidRPr="5EE92C87">
            <w:rPr>
              <w:rFonts w:ascii="Cambria Math" w:cs="Times New Roman" w:eastAsia="宋体" w:hAnsi="Cambria Math"/>
              <w:sz w:val="28"/>
              <w:szCs w:val="28"/>
              <w:rPrChange w:id="19543" w:author="user pc" w:date="2022-03-15T10:14:00Z">
                <w:rPr>
                  <w:rFonts w:ascii="Cambria Math" w:eastAsia="宋体" w:hAnsi="Cambria Math"/>
                </w:rPr>
              </w:rPrChange>
            </w:rPr>
            <m:t>+</m:t>
          </m:r>
          <m:sSup>
            <m:sSupPr>
              <m:ctrlPr>
                <w:rPr>
                  <w:rFonts w:ascii="Cambria Math" w:cs="Times New Roman" w:eastAsia="宋体" w:hAnsi="Cambria Math"/>
                  <w:i/>
                  <w:sz w:val="28"/>
                  <w:szCs w:val="28"/>
                </w:rPr>
              </m:ctrlPr>
            </m:sSupPr>
            <m:e>
              <m:r w:rsidRPr="B3A31300">
                <w:rPr>
                  <w:rFonts w:ascii="Cambria Math" w:cs="Times New Roman" w:eastAsia="宋体" w:hAnsi="Cambria Math"/>
                  <w:sz w:val="28"/>
                  <w:szCs w:val="28"/>
                  <w:rPrChange w:id="19544" w:author="user pc" w:date="2022-03-15T10:14:00Z">
                    <w:rPr>
                      <w:rFonts w:ascii="Cambria Math" w:eastAsia="宋体" w:hAnsi="Cambria Math"/>
                    </w:rPr>
                  </w:rPrChange>
                </w:rPr>
                <m:t>2e</m:t>
              </m:r>
            </m:e>
            <m:sup>
              <m:r w:rsidRPr="2C32B62D">
                <w:rPr>
                  <w:rFonts w:ascii="Cambria Math" w:cs="Times New Roman" w:eastAsia="宋体" w:hAnsi="Cambria Math"/>
                  <w:sz w:val="28"/>
                  <w:szCs w:val="28"/>
                  <w:rPrChange w:id="19545" w:author="user pc" w:date="2022-03-15T10:14:00Z">
                    <w:rPr>
                      <w:rFonts w:ascii="Cambria Math" w:eastAsia="宋体" w:hAnsi="Cambria Math"/>
                    </w:rPr>
                  </w:rPrChange>
                </w:rPr>
                <m:t>-</m:t>
              </m:r>
            </m:sup>
          </m:sSup>
          <m:r w:rsidRPr="2CA056D9">
            <w:rPr>
              <w:rFonts w:ascii="Cambria Math" w:cs="Times New Roman" w:eastAsia="宋体" w:hAnsi="Cambria Math"/>
              <w:sz w:val="28"/>
              <w:szCs w:val="28"/>
              <w:rPrChange w:id="19546" w:author="user pc" w:date="2022-03-15T10:14:00Z">
                <w:rPr>
                  <w:rFonts w:ascii="Cambria Math" w:eastAsia="宋体" w:hAnsi="Cambria Math"/>
                </w:rPr>
              </w:rPrChange>
            </w:rPr>
            <m:t>→Cu</m:t>
          </m:r>
        </m:oMath>
      </m:oMathPara>
    </w:p>
    <w:p>
      <w:pPr>
        <w:pStyle w:val="style0"/>
        <w:rPr>
          <w:rFonts w:ascii="Times New Roman" w:cs="Times New Roman" w:eastAsia="宋体" w:hAnsi="Times New Roman"/>
          <w:sz w:val="28"/>
          <w:szCs w:val="28"/>
          <w:rPrChange w:id="19547" w:author="user pc" w:date="2022-03-15T10:14:00Z">
            <w:rPr>
              <w:rFonts w:ascii="Bell MT" w:eastAsia="宋体" w:hAnsi="Bell MT"/>
            </w:rPr>
          </w:rPrChange>
        </w:rPr>
      </w:pPr>
      <w:r w:rsidRPr="090E15C0">
        <w:rPr>
          <w:rFonts w:ascii="Times New Roman" w:cs="Times New Roman" w:eastAsia="宋体" w:hAnsi="Times New Roman"/>
          <w:sz w:val="28"/>
          <w:szCs w:val="28"/>
          <w:rPrChange w:id="19548" w:author="user pc" w:date="2022-03-15T10:14:00Z">
            <w:rPr>
              <w:rFonts w:ascii="Bell MT" w:eastAsia="宋体" w:hAnsi="Bell MT"/>
            </w:rPr>
          </w:rPrChange>
        </w:rPr>
        <w:t>2F are</w:t>
      </w:r>
      <w:r>
        <w:rPr>
          <w:rFonts w:ascii="Times New Roman" w:cs="Times New Roman" w:eastAsia="宋体" w:hAnsi="Times New Roman"/>
          <w:sz w:val="28"/>
          <w:szCs w:val="28"/>
        </w:rPr>
        <w:t xml:space="preserve"> </w:t>
      </w:r>
      <w:r w:rsidRPr="D8D7321C">
        <w:rPr>
          <w:rFonts w:ascii="Times New Roman" w:cs="Times New Roman" w:eastAsia="宋体" w:hAnsi="Times New Roman"/>
          <w:sz w:val="28"/>
          <w:szCs w:val="28"/>
          <w:rPrChange w:id="19549" w:author="user pc" w:date="2022-03-15T10:14:00Z">
            <w:rPr>
              <w:rFonts w:ascii="Bell MT" w:eastAsia="宋体" w:hAnsi="Bell MT"/>
            </w:rPr>
          </w:rPrChange>
        </w:rPr>
        <w:t>required</w:t>
      </w:r>
      <w:r>
        <w:rPr>
          <w:rFonts w:ascii="Times New Roman" w:cs="Times New Roman" w:eastAsia="宋体" w:hAnsi="Times New Roman"/>
          <w:sz w:val="28"/>
          <w:szCs w:val="28"/>
        </w:rPr>
        <w:t xml:space="preserve"> </w:t>
      </w:r>
      <w:r w:rsidRPr="717C94DE">
        <w:rPr>
          <w:rFonts w:ascii="Times New Roman" w:cs="Times New Roman" w:eastAsia="宋体" w:hAnsi="Times New Roman"/>
          <w:sz w:val="28"/>
          <w:szCs w:val="28"/>
          <w:rPrChange w:id="19550" w:author="user pc" w:date="2022-03-15T10:14:00Z">
            <w:rPr>
              <w:rFonts w:ascii="Bell MT" w:eastAsia="宋体" w:hAnsi="Bell MT"/>
            </w:rPr>
          </w:rPrChange>
        </w:rPr>
        <w:t>to produce</w:t>
      </w:r>
      <w:r>
        <w:rPr>
          <w:rFonts w:ascii="Times New Roman" w:cs="Times New Roman" w:eastAsia="宋体" w:hAnsi="Times New Roman"/>
          <w:sz w:val="28"/>
          <w:szCs w:val="28"/>
        </w:rPr>
        <w:t xml:space="preserve"> </w:t>
      </w:r>
      <w:r w:rsidRPr="517D516A">
        <w:rPr>
          <w:rFonts w:ascii="Times New Roman" w:cs="Times New Roman" w:eastAsia="宋体" w:hAnsi="Times New Roman"/>
          <w:sz w:val="28"/>
          <w:szCs w:val="28"/>
          <w:rPrChange w:id="19551" w:author="user pc" w:date="2022-03-15T10:14:00Z">
            <w:rPr>
              <w:rFonts w:ascii="Bell MT" w:eastAsia="宋体" w:hAnsi="Bell MT"/>
            </w:rPr>
          </w:rPrChange>
        </w:rPr>
        <w:t>1 mole of copper</w:t>
      </w:r>
    </w:p>
    <w:p>
      <w:pPr>
        <w:pStyle w:val="style0"/>
        <w:rPr>
          <w:rFonts w:ascii="Times New Roman" w:cs="Times New Roman" w:eastAsia="宋体" w:hAnsi="Times New Roman"/>
          <w:sz w:val="28"/>
          <w:szCs w:val="28"/>
          <w:rPrChange w:id="19552" w:author="user pc" w:date="2022-03-15T10:14:00Z">
            <w:rPr>
              <w:rFonts w:ascii="Bell MT" w:eastAsia="宋体" w:hAnsi="Bell MT"/>
            </w:rPr>
          </w:rPrChange>
        </w:rPr>
      </w:pPr>
      <w:r w:rsidRPr="B5D24A29">
        <w:rPr>
          <w:rFonts w:ascii="Times New Roman" w:cs="Times New Roman" w:eastAsia="宋体" w:hAnsi="Times New Roman"/>
          <w:sz w:val="28"/>
          <w:szCs w:val="28"/>
          <w:rPrChange w:id="19553" w:author="user pc" w:date="2022-03-15T10:14:00Z">
            <w:rPr>
              <w:rFonts w:ascii="Bell MT" w:eastAsia="宋体" w:hAnsi="Bell MT"/>
            </w:rPr>
          </w:rPrChange>
        </w:rPr>
        <w:t>(2</w:t>
      </w:r>
      <w:r>
        <w:rPr>
          <w:rFonts w:ascii="Times New Roman" w:cs="Times New Roman" w:eastAsia="宋体" w:hAnsi="Times New Roman"/>
          <w:sz w:val="28"/>
          <w:szCs w:val="28"/>
        </w:rPr>
        <w:t xml:space="preserve"> </w:t>
      </w:r>
      <w:r w:rsidRPr="2EC24E60">
        <w:rPr>
          <w:rFonts w:ascii="Times New Roman" w:cs="Times New Roman" w:eastAsia="宋体" w:hAnsi="Times New Roman"/>
          <w:sz w:val="28"/>
          <w:szCs w:val="28"/>
          <w:rPrChange w:id="19554"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D19B4555">
        <w:rPr>
          <w:rFonts w:ascii="Times New Roman" w:cs="Times New Roman" w:eastAsia="宋体" w:hAnsi="Times New Roman"/>
          <w:sz w:val="28"/>
          <w:szCs w:val="28"/>
          <w:rPrChange w:id="19555" w:author="user pc" w:date="2022-03-15T10:14:00Z">
            <w:rPr>
              <w:rFonts w:ascii="Bell MT" w:eastAsia="宋体" w:hAnsi="Bell MT"/>
            </w:rPr>
          </w:rPrChange>
        </w:rPr>
        <w:t>96500) produces 64g</w:t>
      </w:r>
      <w:r>
        <w:rPr>
          <w:rFonts w:ascii="Times New Roman" w:cs="Times New Roman" w:eastAsia="宋体" w:hAnsi="Times New Roman"/>
          <w:sz w:val="28"/>
          <w:szCs w:val="28"/>
        </w:rPr>
        <w:t xml:space="preserve"> </w:t>
      </w:r>
      <w:r w:rsidRPr="C355AD61">
        <w:rPr>
          <w:rFonts w:ascii="Times New Roman" w:cs="Times New Roman" w:eastAsia="宋体" w:hAnsi="Times New Roman"/>
          <w:sz w:val="28"/>
          <w:szCs w:val="28"/>
          <w:rPrChange w:id="19556" w:author="user pc" w:date="2022-03-15T10:14:00Z">
            <w:rPr>
              <w:rFonts w:ascii="Bell MT" w:eastAsia="宋体" w:hAnsi="Bell MT"/>
            </w:rPr>
          </w:rPrChange>
        </w:rPr>
        <w:t>of copper</w:t>
      </w:r>
    </w:p>
    <w:p>
      <w:pPr>
        <w:pStyle w:val="style0"/>
        <w:rPr>
          <w:rFonts w:ascii="Times New Roman" w:cs="Times New Roman" w:eastAsia="宋体" w:hAnsi="Times New Roman"/>
          <w:sz w:val="28"/>
          <w:szCs w:val="28"/>
          <w:rPrChange w:id="19557" w:author="user pc" w:date="2022-03-15T10:14:00Z">
            <w:rPr>
              <w:rFonts w:ascii="Bell MT" w:eastAsia="宋体" w:hAnsi="Bell MT"/>
            </w:rPr>
          </w:rPrChange>
        </w:rPr>
      </w:pPr>
      <w:r w:rsidRPr="CBA9069B">
        <w:rPr>
          <w:rFonts w:ascii="Times New Roman" w:cs="Times New Roman" w:eastAsia="宋体" w:hAnsi="Times New Roman"/>
          <w:sz w:val="28"/>
          <w:szCs w:val="28"/>
          <w:rPrChange w:id="19558" w:author="user pc" w:date="2022-03-15T10:14:00Z">
            <w:rPr>
              <w:rFonts w:ascii="Bell MT" w:eastAsia="宋体" w:hAnsi="Bell MT"/>
            </w:rPr>
          </w:rPrChange>
        </w:rPr>
        <w:t>36000C</w:t>
      </w:r>
      <w:r>
        <w:rPr>
          <w:rFonts w:ascii="Times New Roman" w:cs="Times New Roman" w:eastAsia="宋体" w:hAnsi="Times New Roman"/>
          <w:sz w:val="28"/>
          <w:szCs w:val="28"/>
        </w:rPr>
        <w:t xml:space="preserve"> </w:t>
      </w:r>
      <w:r w:rsidRPr="2C2B7FD3">
        <w:rPr>
          <w:rFonts w:ascii="Times New Roman" w:cs="Times New Roman" w:eastAsia="宋体" w:hAnsi="Times New Roman"/>
          <w:sz w:val="28"/>
          <w:szCs w:val="28"/>
          <w:rPrChange w:id="19559" w:author="user pc" w:date="2022-03-15T10:14:00Z">
            <w:rPr>
              <w:rFonts w:ascii="Bell MT" w:eastAsia="宋体" w:hAnsi="Bell MT"/>
            </w:rPr>
          </w:rPrChange>
        </w:rPr>
        <w:t>will</w:t>
      </w:r>
      <w:r>
        <w:rPr>
          <w:rFonts w:ascii="Times New Roman" w:cs="Times New Roman" w:eastAsia="宋体" w:hAnsi="Times New Roman"/>
          <w:sz w:val="28"/>
          <w:szCs w:val="28"/>
        </w:rPr>
        <w:t xml:space="preserve"> </w:t>
      </w:r>
      <w:r w:rsidRPr="68DCAA72">
        <w:rPr>
          <w:rFonts w:ascii="Times New Roman" w:cs="Times New Roman" w:eastAsia="宋体" w:hAnsi="Times New Roman"/>
          <w:sz w:val="28"/>
          <w:szCs w:val="28"/>
          <w:rPrChange w:id="19560" w:author="user pc" w:date="2022-03-15T10:14:00Z">
            <w:rPr>
              <w:rFonts w:ascii="Bell MT" w:eastAsia="宋体" w:hAnsi="Bell MT"/>
            </w:rPr>
          </w:rPrChange>
        </w:rPr>
        <w:t>produce</w:t>
      </w:r>
      <w:r>
        <w:rPr>
          <w:rFonts w:ascii="Times New Roman" w:cs="Times New Roman" w:eastAsia="宋体" w:hAnsi="Times New Roman"/>
          <w:sz w:val="28"/>
          <w:szCs w:val="28"/>
        </w:rPr>
        <w:t>;</w:t>
      </w:r>
    </w:p>
    <w:p>
      <w:pPr>
        <w:pStyle w:val="style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36000 ×64</m:t>
              </m:r>
            </m:num>
            <m:den>
              <m:r>
                <w:rPr>
                  <w:rFonts w:ascii="Cambria Math" w:cs="Times New Roman" w:eastAsia="宋体" w:hAnsi="Cambria Math"/>
                  <w:sz w:val="28"/>
                  <w:szCs w:val="28"/>
                </w:rPr>
                <m:t>2×96500</m:t>
              </m:r>
            </m:den>
          </m:f>
          <m:r>
            <w:rPr>
              <w:rFonts w:ascii="Cambria Math" w:cs="Times New Roman" w:eastAsia="宋体" w:hAnsi="Cambria Math"/>
              <w:sz w:val="28"/>
              <w:szCs w:val="28"/>
            </w:rPr>
            <m:t>=1.19 g of Cu</m:t>
          </m:r>
        </m:oMath>
      </m:oMathPara>
    </w:p>
    <w:p>
      <w:pPr>
        <w:pStyle w:val="style0"/>
        <w:rPr>
          <w:rFonts w:ascii="Times New Roman" w:cs="Times New Roman" w:eastAsia="宋体" w:hAnsi="Times New Roman"/>
          <w:sz w:val="28"/>
          <w:szCs w:val="28"/>
          <w:rPrChange w:id="19561" w:author="user pc" w:date="2022-03-15T10:14:00Z">
            <w:rPr>
              <w:rFonts w:ascii="Bell MT" w:eastAsia="宋体" w:hAnsi="Bell MT"/>
            </w:rPr>
          </w:rPrChange>
        </w:rPr>
      </w:pPr>
      <w:r w:rsidRPr="6DDADE23">
        <w:rPr>
          <w:rFonts w:ascii="Times New Roman" w:cs="Times New Roman" w:eastAsia="宋体" w:hAnsi="Times New Roman"/>
          <w:sz w:val="28"/>
          <w:szCs w:val="28"/>
          <w:rPrChange w:id="19562" w:author="user pc" w:date="2022-03-15T10:14:00Z">
            <w:rPr>
              <w:rFonts w:ascii="Bell MT" w:eastAsia="宋体" w:hAnsi="Bell MT"/>
            </w:rPr>
          </w:rPrChange>
        </w:rPr>
        <w:t>That is;</w:t>
      </w:r>
    </w:p>
    <w:p>
      <w:pPr>
        <w:pStyle w:val="style0"/>
        <w:rPr>
          <w:rFonts w:ascii="Times New Roman" w:cs="Times New Roman" w:eastAsia="宋体" w:hAnsi="Times New Roman"/>
          <w:sz w:val="28"/>
          <w:szCs w:val="28"/>
          <w:rPrChange w:id="19563" w:author="user pc" w:date="2022-03-15T10:14:00Z">
            <w:rPr>
              <w:rFonts w:ascii="Bell MT" w:eastAsia="宋体" w:hAnsi="Bell MT"/>
            </w:rPr>
          </w:rPrChange>
        </w:rPr>
      </w:pPr>
      <w:r w:rsidRPr="118966D3">
        <w:rPr>
          <w:rFonts w:ascii="Times New Roman" w:cs="Times New Roman" w:eastAsia="宋体" w:hAnsi="Times New Roman"/>
          <w:sz w:val="28"/>
          <w:szCs w:val="28"/>
          <w:rPrChange w:id="19564" w:author="user pc" w:date="2022-03-15T10:14:00Z">
            <w:rPr>
              <w:rFonts w:ascii="Bell MT" w:eastAsia="宋体" w:hAnsi="Bell MT"/>
            </w:rPr>
          </w:rPrChange>
        </w:rPr>
        <w:t>2</w:t>
      </w:r>
      <w:r>
        <w:rPr>
          <w:rFonts w:ascii="Times New Roman" w:cs="Times New Roman" w:eastAsia="宋体" w:hAnsi="Times New Roman"/>
          <w:sz w:val="28"/>
          <w:szCs w:val="28"/>
        </w:rPr>
        <w:t xml:space="preserve"> </w:t>
      </w:r>
      <w:r w:rsidRPr="93BA5FC0">
        <w:rPr>
          <w:rFonts w:ascii="Times New Roman" w:cs="Times New Roman" w:eastAsia="宋体" w:hAnsi="Times New Roman"/>
          <w:sz w:val="28"/>
          <w:szCs w:val="28"/>
          <w:rPrChange w:id="19565"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2845E64F">
        <w:rPr>
          <w:rFonts w:ascii="Times New Roman" w:cs="Times New Roman" w:eastAsia="宋体" w:hAnsi="Times New Roman"/>
          <w:sz w:val="28"/>
          <w:szCs w:val="28"/>
          <w:rPrChange w:id="19566" w:author="user pc" w:date="2022-03-15T10:14:00Z">
            <w:rPr>
              <w:rFonts w:ascii="Bell MT" w:eastAsia="宋体" w:hAnsi="Bell MT"/>
            </w:rPr>
          </w:rPrChange>
        </w:rPr>
        <w:t>96500C</w:t>
      </w:r>
      <w:r>
        <w:rPr>
          <w:rFonts w:ascii="Times New Roman" w:cs="Times New Roman" w:eastAsia="宋体" w:hAnsi="Times New Roman"/>
          <w:sz w:val="28"/>
          <w:szCs w:val="28"/>
        </w:rPr>
        <w:t xml:space="preserve"> </w:t>
      </w:r>
      <w:r w:rsidRPr="FD1E0821">
        <w:rPr>
          <w:rFonts w:ascii="Times New Roman" w:cs="Times New Roman" w:eastAsia="宋体" w:hAnsi="Times New Roman"/>
          <w:sz w:val="28"/>
          <w:szCs w:val="28"/>
          <w:rPrChange w:id="19567"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23A3CA09">
        <w:rPr>
          <w:rFonts w:ascii="Times New Roman" w:cs="Times New Roman" w:eastAsia="宋体" w:hAnsi="Times New Roman"/>
          <w:sz w:val="28"/>
          <w:szCs w:val="28"/>
          <w:rPrChange w:id="19568" w:author="user pc" w:date="2022-03-15T10:14:00Z">
            <w:rPr>
              <w:rFonts w:ascii="Bell MT" w:eastAsia="宋体" w:hAnsi="Bell MT"/>
            </w:rPr>
          </w:rPrChange>
        </w:rPr>
        <w:t>64g Cu</w:t>
      </w:r>
    </w:p>
    <w:p>
      <w:pPr>
        <w:pStyle w:val="style0"/>
        <w:rPr>
          <w:rFonts w:ascii="Times New Roman" w:cs="Times New Roman" w:eastAsia="宋体" w:hAnsi="Times New Roman"/>
          <w:sz w:val="28"/>
          <w:szCs w:val="28"/>
          <w:rPrChange w:id="19569" w:author="user pc" w:date="2022-03-15T10:14:00Z">
            <w:rPr>
              <w:rFonts w:ascii="Bell MT" w:eastAsia="宋体" w:hAnsi="Bell MT"/>
            </w:rPr>
          </w:rPrChange>
        </w:rPr>
      </w:pPr>
      <w:r w:rsidRPr="9624C6D4">
        <w:rPr>
          <w:rFonts w:ascii="Times New Roman" w:cs="Times New Roman" w:eastAsia="宋体" w:hAnsi="Times New Roman"/>
          <w:sz w:val="28"/>
          <w:szCs w:val="28"/>
          <w:rPrChange w:id="19570" w:author="user pc" w:date="2022-03-15T10:14:00Z">
            <w:rPr>
              <w:rFonts w:ascii="Bell MT" w:eastAsia="宋体" w:hAnsi="Bell MT"/>
            </w:rPr>
          </w:rPrChange>
        </w:rPr>
        <w:t>36000C</w:t>
      </w:r>
      <w:r>
        <w:rPr>
          <w:rFonts w:ascii="Times New Roman" w:cs="Times New Roman" w:eastAsia="宋体" w:hAnsi="Times New Roman"/>
          <w:sz w:val="28"/>
          <w:szCs w:val="28"/>
        </w:rPr>
        <w:t xml:space="preserve"> </w:t>
      </w:r>
      <w:r w:rsidRPr="803268D2">
        <w:rPr>
          <w:rFonts w:ascii="Times New Roman" w:cs="Times New Roman" w:eastAsia="宋体" w:hAnsi="Times New Roman"/>
          <w:sz w:val="28"/>
          <w:szCs w:val="28"/>
          <w:rPrChange w:id="19571" w:author="user pc" w:date="2022-03-15T10:14:00Z">
            <w:rPr>
              <w:rFonts w:ascii="Bell MT" w:eastAsia="宋体" w:hAnsi="Bell MT"/>
            </w:rPr>
          </w:rPrChange>
        </w:rPr>
        <w:t>=</w:t>
      </w:r>
      <w:r>
        <w:rPr>
          <w:rFonts w:ascii="Times New Roman" w:cs="Times New Roman" w:eastAsia="宋体" w:hAnsi="Times New Roman"/>
          <w:sz w:val="28"/>
          <w:szCs w:val="28"/>
        </w:rPr>
        <w:t xml:space="preserve"> </w:t>
      </w:r>
      <w:r w:rsidRPr="64954065">
        <w:rPr>
          <w:rFonts w:ascii="Times New Roman" w:cs="Times New Roman" w:eastAsia="宋体" w:hAnsi="Times New Roman"/>
          <w:sz w:val="28"/>
          <w:szCs w:val="28"/>
          <w:rPrChange w:id="19572" w:author="user pc" w:date="2022-03-15T10:14:00Z">
            <w:rPr>
              <w:rFonts w:ascii="Bell MT" w:eastAsia="宋体" w:hAnsi="Bell MT"/>
            </w:rPr>
          </w:rPrChange>
        </w:rPr>
        <w:t>? of Cu</w:t>
      </w:r>
    </w:p>
    <w:p>
      <w:pPr>
        <w:pStyle w:val="style0"/>
        <w:rPr>
          <w:rFonts w:ascii="Times New Roman" w:cs="Times New Roman" w:eastAsia="宋体" w:hAnsi="Times New Roman"/>
          <w:sz w:val="28"/>
          <w:szCs w:val="28"/>
          <w:rPrChange w:id="19573" w:author="user pc" w:date="2022-03-15T10:14:00Z">
            <w:rPr>
              <w:rFonts w:ascii="Bell MT" w:eastAsia="宋体" w:hAnsi="Bell MT"/>
            </w:rPr>
          </w:rPrChange>
        </w:rPr>
      </w:pPr>
      <w:r w:rsidRPr="103999AF">
        <w:rPr>
          <w:rFonts w:ascii="Times New Roman" w:cs="Times New Roman" w:eastAsia="宋体" w:hAnsi="Times New Roman"/>
          <w:sz w:val="28"/>
          <w:szCs w:val="28"/>
          <w:rPrChange w:id="19574" w:author="user pc" w:date="2022-03-15T10:14:00Z">
            <w:rPr>
              <w:rFonts w:ascii="Bell MT" w:eastAsia="宋体" w:hAnsi="Bell MT"/>
            </w:rPr>
          </w:rPrChange>
        </w:rPr>
        <w:t>Cross multiplying</w:t>
      </w:r>
      <w:r>
        <w:rPr>
          <w:rFonts w:ascii="Times New Roman" w:cs="Times New Roman" w:eastAsia="宋体" w:hAnsi="Times New Roman"/>
          <w:sz w:val="28"/>
          <w:szCs w:val="28"/>
        </w:rPr>
        <w:t xml:space="preserve"> </w:t>
      </w:r>
      <w:r w:rsidRPr="A39B8CC4">
        <w:rPr>
          <w:rFonts w:ascii="Times New Roman" w:cs="Times New Roman" w:eastAsia="宋体" w:hAnsi="Times New Roman"/>
          <w:sz w:val="28"/>
          <w:szCs w:val="28"/>
          <w:rPrChange w:id="19575" w:author="user pc" w:date="2022-03-15T10:14:00Z">
            <w:rPr>
              <w:rFonts w:ascii="Bell MT" w:eastAsia="宋体" w:hAnsi="Bell MT"/>
            </w:rPr>
          </w:rPrChange>
        </w:rPr>
        <w:t>we get;</w:t>
      </w:r>
    </w:p>
    <w:p>
      <w:pPr>
        <w:pStyle w:val="style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36000 ×64</m:t>
              </m:r>
            </m:num>
            <m:den>
              <m:r>
                <w:rPr>
                  <w:rFonts w:ascii="Cambria Math" w:cs="Times New Roman" w:eastAsia="宋体" w:hAnsi="Cambria Math"/>
                  <w:sz w:val="28"/>
                  <w:szCs w:val="28"/>
                </w:rPr>
                <m:t>2×96500</m:t>
              </m:r>
            </m:den>
          </m:f>
          <m:r>
            <w:rPr>
              <w:rFonts w:ascii="Cambria Math" w:cs="Times New Roman" w:eastAsia="宋体" w:hAnsi="Cambria Math"/>
              <w:sz w:val="28"/>
              <w:szCs w:val="28"/>
            </w:rPr>
            <m:t>=1.19 g of Cu</m:t>
          </m:r>
        </m:oMath>
      </m:oMathPara>
    </w:p>
    <w:p>
      <w:pPr>
        <w:pStyle w:val="style0"/>
        <w:rPr>
          <w:rFonts w:ascii="Times New Roman" w:cs="Times New Roman" w:eastAsia="宋体" w:hAnsi="Times New Roman"/>
          <w:sz w:val="28"/>
          <w:szCs w:val="28"/>
          <w:rPrChange w:id="19576" w:author="user pc" w:date="2022-03-15T10:14:00Z">
            <w:rPr>
              <w:rFonts w:ascii="Cambria Math" w:eastAsia="宋体" w:hAnsi="Cambria Math"/>
            </w:rPr>
          </w:rPrChange>
        </w:rPr>
      </w:pPr>
      <w:r w:rsidRPr="00242F0D">
        <w:rPr>
          <w:rFonts w:ascii="Times New Roman" w:cs="Times New Roman" w:eastAsia="宋体" w:hAnsi="Times New Roman"/>
          <w:b/>
          <w:bCs/>
          <w:color w:val="c00000"/>
          <w:sz w:val="28"/>
          <w:szCs w:val="28"/>
          <w:rPrChange w:id="19577" w:author="user pc" w:date="2022-03-15T10:14:00Z">
            <w:rPr>
              <w:rFonts w:ascii="Cambria Math" w:eastAsia="宋体" w:hAnsi="Cambria Math"/>
              <w:b/>
              <w:bCs/>
              <w:color w:val="c00000"/>
            </w:rPr>
          </w:rPrChange>
        </w:rPr>
        <w:t>Note:</w:t>
      </w:r>
      <w:r>
        <w:rPr>
          <w:rFonts w:ascii="Times New Roman" w:cs="Times New Roman" w:eastAsia="宋体" w:hAnsi="Times New Roman"/>
          <w:b/>
          <w:bCs/>
          <w:color w:val="c00000"/>
          <w:sz w:val="28"/>
          <w:szCs w:val="28"/>
        </w:rPr>
        <w:t xml:space="preserve"> </w:t>
      </w:r>
      <w:r w:rsidRPr="D4802148">
        <w:rPr>
          <w:rFonts w:ascii="Times New Roman" w:cs="Times New Roman" w:eastAsia="宋体" w:hAnsi="Times New Roman"/>
          <w:b/>
          <w:bCs/>
          <w:sz w:val="28"/>
          <w:szCs w:val="28"/>
          <w:rPrChange w:id="19578" w:author="user pc" w:date="2022-03-15T10:14:00Z">
            <w:rPr>
              <w:rFonts w:ascii="Dancing Script" w:eastAsia="宋体" w:hAnsi="Dancing Script"/>
              <w:b/>
              <w:bCs/>
            </w:rPr>
          </w:rPrChange>
        </w:rPr>
        <w:t>In electrolysis</w:t>
      </w:r>
      <w:r>
        <w:rPr>
          <w:rFonts w:ascii="Times New Roman" w:cs="Times New Roman" w:eastAsia="宋体" w:hAnsi="Times New Roman"/>
          <w:b/>
          <w:bCs/>
          <w:sz w:val="28"/>
          <w:szCs w:val="28"/>
        </w:rPr>
        <w:t xml:space="preserve"> </w:t>
      </w:r>
      <w:r w:rsidRPr="58811439">
        <w:rPr>
          <w:rFonts w:ascii="Times New Roman" w:cs="Times New Roman" w:eastAsia="宋体" w:hAnsi="Times New Roman"/>
          <w:b/>
          <w:bCs/>
          <w:sz w:val="28"/>
          <w:szCs w:val="28"/>
          <w:rPrChange w:id="19579" w:author="user pc" w:date="2022-03-15T10:14:00Z">
            <w:rPr>
              <w:rFonts w:ascii="Dancing Script" w:eastAsia="宋体" w:hAnsi="Dancing Script"/>
              <w:b/>
              <w:bCs/>
            </w:rPr>
          </w:rPrChange>
        </w:rPr>
        <w:t>calculations, it is important that you commend to memory the different half reactions. This will help you to know the</w:t>
      </w:r>
      <w:r>
        <w:rPr>
          <w:rFonts w:ascii="Times New Roman" w:cs="Times New Roman" w:eastAsia="宋体" w:hAnsi="Times New Roman"/>
          <w:b/>
          <w:bCs/>
          <w:sz w:val="28"/>
          <w:szCs w:val="28"/>
        </w:rPr>
        <w:t xml:space="preserve"> </w:t>
      </w:r>
      <w:r w:rsidRPr="C427C72C">
        <w:rPr>
          <w:rFonts w:ascii="Times New Roman" w:cs="Times New Roman" w:eastAsia="宋体" w:hAnsi="Times New Roman"/>
          <w:b/>
          <w:bCs/>
          <w:sz w:val="28"/>
          <w:szCs w:val="28"/>
          <w:rPrChange w:id="19580" w:author="user pc" w:date="2022-03-15T10:14:00Z">
            <w:rPr>
              <w:rFonts w:ascii="Dancing Script" w:eastAsia="宋体" w:hAnsi="Dancing Script"/>
              <w:b/>
              <w:bCs/>
            </w:rPr>
          </w:rPrChange>
        </w:rPr>
        <w:t>number of moles</w:t>
      </w:r>
      <w:r>
        <w:rPr>
          <w:rFonts w:ascii="Times New Roman" w:cs="Times New Roman" w:eastAsia="宋体" w:hAnsi="Times New Roman"/>
          <w:b/>
          <w:bCs/>
          <w:sz w:val="28"/>
          <w:szCs w:val="28"/>
        </w:rPr>
        <w:t xml:space="preserve"> </w:t>
      </w:r>
      <w:r w:rsidRPr="0EBE1901">
        <w:rPr>
          <w:rFonts w:ascii="Times New Roman" w:cs="Times New Roman" w:eastAsia="宋体" w:hAnsi="Times New Roman"/>
          <w:b/>
          <w:bCs/>
          <w:sz w:val="28"/>
          <w:szCs w:val="28"/>
          <w:rPrChange w:id="19581" w:author="user pc" w:date="2022-03-15T10:14:00Z">
            <w:rPr>
              <w:rFonts w:ascii="Dancing Script" w:eastAsia="宋体" w:hAnsi="Dancing Script"/>
              <w:b/>
              <w:bCs/>
            </w:rPr>
          </w:rPrChange>
        </w:rPr>
        <w:t>of electrons required.</w:t>
      </w:r>
      <w:r>
        <w:rPr>
          <w:rFonts w:ascii="Times New Roman" w:cs="Times New Roman" w:eastAsia="宋体" w:hAnsi="Times New Roman"/>
          <w:b/>
          <w:bCs/>
          <w:sz w:val="28"/>
          <w:szCs w:val="28"/>
        </w:rPr>
        <w:t xml:space="preserve"> </w:t>
      </w:r>
      <w:r w:rsidRPr="D54ABCD4">
        <w:rPr>
          <w:rFonts w:ascii="Times New Roman" w:cs="Times New Roman" w:eastAsia="宋体" w:hAnsi="Times New Roman"/>
          <w:b/>
          <w:bCs/>
          <w:sz w:val="28"/>
          <w:szCs w:val="28"/>
          <w:rPrChange w:id="19582" w:author="user pc" w:date="2022-03-15T10:14:00Z">
            <w:rPr>
              <w:rFonts w:ascii="Dancing Script" w:eastAsia="宋体" w:hAnsi="Dancing Script"/>
              <w:b/>
              <w:bCs/>
            </w:rPr>
          </w:rPrChange>
        </w:rPr>
        <w:t>For instance, Oxygen is often the anode product from the electrolysis of an aqueous solution. There are two</w:t>
      </w:r>
      <w:r>
        <w:rPr>
          <w:rFonts w:ascii="Times New Roman" w:cs="Times New Roman" w:eastAsia="宋体" w:hAnsi="Times New Roman"/>
          <w:b/>
          <w:bCs/>
          <w:sz w:val="28"/>
          <w:szCs w:val="28"/>
        </w:rPr>
        <w:t xml:space="preserve"> </w:t>
      </w:r>
      <w:r w:rsidRPr="D36FB0C3">
        <w:rPr>
          <w:rFonts w:ascii="Times New Roman" w:cs="Times New Roman" w:eastAsia="宋体" w:hAnsi="Times New Roman"/>
          <w:b/>
          <w:bCs/>
          <w:sz w:val="28"/>
          <w:szCs w:val="28"/>
          <w:rPrChange w:id="19583" w:author="user pc" w:date="2022-03-15T10:14:00Z">
            <w:rPr>
              <w:rFonts w:ascii="Dancing Script" w:eastAsia="宋体" w:hAnsi="Dancing Script"/>
              <w:b/>
              <w:bCs/>
            </w:rPr>
          </w:rPrChange>
        </w:rPr>
        <w:t>common ways of writing an</w:t>
      </w:r>
      <w:r>
        <w:rPr>
          <w:rFonts w:ascii="Times New Roman" w:cs="Times New Roman" w:eastAsia="宋体" w:hAnsi="Times New Roman"/>
          <w:b/>
          <w:bCs/>
          <w:sz w:val="28"/>
          <w:szCs w:val="28"/>
        </w:rPr>
        <w:t xml:space="preserve"> </w:t>
      </w:r>
      <w:r w:rsidRPr="6A77BE1A">
        <w:rPr>
          <w:rFonts w:ascii="Times New Roman" w:cs="Times New Roman" w:eastAsia="宋体" w:hAnsi="Times New Roman"/>
          <w:b/>
          <w:bCs/>
          <w:sz w:val="28"/>
          <w:szCs w:val="28"/>
          <w:rPrChange w:id="19584" w:author="user pc" w:date="2022-03-15T10:14:00Z">
            <w:rPr>
              <w:rFonts w:ascii="Dancing Script" w:eastAsia="宋体" w:hAnsi="Dancing Script"/>
              <w:b/>
              <w:bCs/>
            </w:rPr>
          </w:rPrChange>
        </w:rPr>
        <w:t>equation</w:t>
      </w:r>
      <w:r>
        <w:rPr>
          <w:rFonts w:ascii="Times New Roman" w:cs="Times New Roman" w:eastAsia="宋体" w:hAnsi="Times New Roman"/>
          <w:b/>
          <w:bCs/>
          <w:sz w:val="28"/>
          <w:szCs w:val="28"/>
        </w:rPr>
        <w:t xml:space="preserve"> </w:t>
      </w:r>
      <w:r w:rsidRPr="1191FE56">
        <w:rPr>
          <w:rFonts w:ascii="Times New Roman" w:cs="Times New Roman" w:eastAsia="宋体" w:hAnsi="Times New Roman"/>
          <w:b/>
          <w:bCs/>
          <w:sz w:val="28"/>
          <w:szCs w:val="28"/>
          <w:rPrChange w:id="19585" w:author="user pc" w:date="2022-03-15T10:14:00Z">
            <w:rPr>
              <w:rFonts w:ascii="Dancing Script" w:eastAsia="宋体" w:hAnsi="Dancing Script"/>
              <w:b/>
              <w:bCs/>
            </w:rPr>
          </w:rPrChange>
        </w:rPr>
        <w:t>for</w:t>
      </w:r>
      <w:r>
        <w:rPr>
          <w:rFonts w:ascii="Times New Roman" w:cs="Times New Roman" w:eastAsia="宋体" w:hAnsi="Times New Roman"/>
          <w:b/>
          <w:bCs/>
          <w:sz w:val="28"/>
          <w:szCs w:val="28"/>
        </w:rPr>
        <w:t xml:space="preserve"> </w:t>
      </w:r>
      <w:r w:rsidRPr="B60FBEFA">
        <w:rPr>
          <w:rFonts w:ascii="Times New Roman" w:cs="Times New Roman" w:eastAsia="宋体" w:hAnsi="Times New Roman"/>
          <w:b/>
          <w:bCs/>
          <w:sz w:val="28"/>
          <w:szCs w:val="28"/>
          <w:rPrChange w:id="19586" w:author="user pc" w:date="2022-03-15T10:14:00Z">
            <w:rPr>
              <w:rFonts w:ascii="Dancing Script" w:eastAsia="宋体" w:hAnsi="Dancing Script"/>
              <w:b/>
              <w:bCs/>
            </w:rPr>
          </w:rPrChange>
        </w:rPr>
        <w:t>its formation.</w:t>
      </w:r>
      <w:r>
        <w:rPr>
          <w:rFonts w:ascii="Times New Roman" w:cs="Times New Roman" w:eastAsia="宋体" w:hAnsi="Times New Roman"/>
          <w:b/>
          <w:bCs/>
          <w:sz w:val="28"/>
          <w:szCs w:val="28"/>
        </w:rPr>
        <w:t xml:space="preserve"> </w:t>
      </w:r>
      <w:r w:rsidRPr="C2CE611C">
        <w:rPr>
          <w:rFonts w:ascii="Times New Roman" w:cs="Times New Roman" w:eastAsia="宋体" w:hAnsi="Times New Roman"/>
          <w:b/>
          <w:bCs/>
          <w:sz w:val="28"/>
          <w:szCs w:val="28"/>
          <w:rPrChange w:id="19587" w:author="user pc" w:date="2022-03-15T10:14:00Z">
            <w:rPr>
              <w:rFonts w:ascii="Dancing Script" w:eastAsia="宋体" w:hAnsi="Dancing Script"/>
              <w:b/>
              <w:bCs/>
            </w:rPr>
          </w:rPrChange>
        </w:rPr>
        <w:t>One way is to</w:t>
      </w:r>
      <w:r>
        <w:rPr>
          <w:rFonts w:ascii="Times New Roman" w:cs="Times New Roman" w:eastAsia="宋体" w:hAnsi="Times New Roman"/>
          <w:b/>
          <w:bCs/>
          <w:sz w:val="28"/>
          <w:szCs w:val="28"/>
        </w:rPr>
        <w:t xml:space="preserve"> </w:t>
      </w:r>
      <w:r w:rsidRPr="DC03AB7D">
        <w:rPr>
          <w:rFonts w:ascii="Times New Roman" w:cs="Times New Roman" w:eastAsia="宋体" w:hAnsi="Times New Roman"/>
          <w:b/>
          <w:bCs/>
          <w:sz w:val="28"/>
          <w:szCs w:val="28"/>
          <w:rPrChange w:id="19588" w:author="user pc" w:date="2022-03-15T10:14:00Z">
            <w:rPr>
              <w:rFonts w:ascii="Dancing Script" w:eastAsia="宋体" w:hAnsi="Dancing Script"/>
              <w:b/>
              <w:bCs/>
            </w:rPr>
          </w:rPrChange>
        </w:rPr>
        <w:t>show</w:t>
      </w:r>
      <w:r>
        <w:rPr>
          <w:rFonts w:ascii="Times New Roman" w:cs="Times New Roman" w:eastAsia="宋体" w:hAnsi="Times New Roman"/>
          <w:b/>
          <w:bCs/>
          <w:sz w:val="28"/>
          <w:szCs w:val="28"/>
        </w:rPr>
        <w:t xml:space="preserve"> </w:t>
      </w:r>
      <w:r w:rsidRPr="91311121">
        <w:rPr>
          <w:rFonts w:ascii="Times New Roman" w:cs="Times New Roman" w:eastAsia="宋体" w:hAnsi="Times New Roman"/>
          <w:b/>
          <w:bCs/>
          <w:sz w:val="28"/>
          <w:szCs w:val="28"/>
          <w:rPrChange w:id="19589" w:author="user pc" w:date="2022-03-15T10:14:00Z">
            <w:rPr>
              <w:rFonts w:ascii="Dancing Script" w:eastAsia="宋体" w:hAnsi="Dancing Script"/>
              <w:b/>
              <w:bCs/>
            </w:rPr>
          </w:rPrChange>
        </w:rPr>
        <w:t>hydroxide ions losing electrons to form water:</w:t>
      </w:r>
    </w:p>
    <w:p>
      <w:pPr>
        <w:pStyle w:val="style0"/>
        <w:rPr>
          <w:rFonts w:ascii="Times New Roman" w:cs="Times New Roman" w:eastAsia="宋体" w:hAnsi="Times New Roman"/>
          <w:sz w:val="28"/>
          <w:szCs w:val="28"/>
          <w:rPrChange w:id="19590" w:author="user pc" w:date="2022-03-15T10:14:00Z">
            <w:rPr>
              <w:rFonts w:ascii="Cambria Math" w:eastAsia="宋体" w:hAnsi="Cambria Math"/>
            </w:rPr>
          </w:rPrChange>
        </w:rPr>
      </w:pPr>
      <w:r w:rsidRPr="424B1637">
        <w:rPr>
          <w:rFonts w:ascii="Times New Roman" w:cs="Times New Roman" w:eastAsia="宋体" w:hAnsi="Times New Roman"/>
          <w:sz w:val="28"/>
          <w:szCs w:val="28"/>
          <w:rPrChange w:id="19591" w:author="user pc" w:date="2022-03-15T10:14:00Z">
            <w:rPr>
              <w:rFonts w:ascii="Cambria Math" w:eastAsia="宋体" w:hAnsi="Cambria Math"/>
            </w:rPr>
          </w:rPrChange>
        </w:rPr>
        <w:t>4OH-→ 2H</w:t>
      </w:r>
      <w:r w:rsidRPr="98D71461">
        <w:rPr>
          <w:rFonts w:ascii="Times New Roman" w:cs="Times New Roman" w:eastAsia="宋体" w:hAnsi="Times New Roman"/>
          <w:sz w:val="28"/>
          <w:szCs w:val="28"/>
          <w:vertAlign w:val="subscript"/>
          <w:rPrChange w:id="19592" w:author="user pc" w:date="2022-03-15T10:14:00Z">
            <w:rPr>
              <w:rFonts w:ascii="Cambria Math" w:eastAsia="宋体" w:hAnsi="Cambria Math"/>
              <w:vertAlign w:val="subscript"/>
            </w:rPr>
          </w:rPrChange>
        </w:rPr>
        <w:t>2</w:t>
      </w:r>
      <w:r w:rsidRPr="C4341976">
        <w:rPr>
          <w:rFonts w:ascii="Times New Roman" w:cs="Times New Roman" w:eastAsia="宋体" w:hAnsi="Times New Roman"/>
          <w:sz w:val="28"/>
          <w:szCs w:val="28"/>
          <w:rPrChange w:id="19593" w:author="user pc" w:date="2022-03-15T10:14:00Z">
            <w:rPr>
              <w:rFonts w:ascii="Cambria Math" w:eastAsia="宋体" w:hAnsi="Cambria Math"/>
            </w:rPr>
          </w:rPrChange>
        </w:rPr>
        <w:t>O + O</w:t>
      </w:r>
      <w:r w:rsidRPr="2CF21A88">
        <w:rPr>
          <w:rFonts w:ascii="Times New Roman" w:cs="Times New Roman" w:eastAsia="宋体" w:hAnsi="Times New Roman"/>
          <w:sz w:val="28"/>
          <w:szCs w:val="28"/>
          <w:vertAlign w:val="subscript"/>
          <w:rPrChange w:id="19594" w:author="user pc" w:date="2022-03-15T10:14:00Z">
            <w:rPr>
              <w:rFonts w:ascii="Cambria Math" w:eastAsia="宋体" w:hAnsi="Cambria Math"/>
              <w:vertAlign w:val="subscript"/>
            </w:rPr>
          </w:rPrChange>
        </w:rPr>
        <w:t>2</w:t>
      </w:r>
      <w:r w:rsidRPr="01C41592">
        <w:rPr>
          <w:rFonts w:ascii="Times New Roman" w:cs="Times New Roman" w:eastAsia="宋体" w:hAnsi="Times New Roman"/>
          <w:sz w:val="28"/>
          <w:szCs w:val="28"/>
          <w:rPrChange w:id="19595" w:author="user pc" w:date="2022-03-15T10:14:00Z">
            <w:rPr>
              <w:rFonts w:ascii="Cambria Math" w:eastAsia="宋体" w:hAnsi="Cambria Math"/>
            </w:rPr>
          </w:rPrChange>
        </w:rPr>
        <w:t xml:space="preserve"> + 4e</w:t>
      </w:r>
      <w:r w:rsidRPr="553F6575">
        <w:rPr>
          <w:rFonts w:ascii="Times New Roman" w:cs="Times New Roman" w:eastAsia="宋体" w:hAnsi="Times New Roman"/>
          <w:sz w:val="28"/>
          <w:szCs w:val="28"/>
          <w:vertAlign w:val="superscript"/>
          <w:rPrChange w:id="19596" w:author="user pc" w:date="2022-03-15T10:14:00Z">
            <w:rPr>
              <w:rFonts w:ascii="Cambria Math" w:eastAsia="宋体" w:hAnsi="Cambria Math"/>
              <w:vertAlign w:val="superscript"/>
            </w:rPr>
          </w:rPrChange>
        </w:rPr>
        <w:t>-</w:t>
      </w:r>
    </w:p>
    <w:p>
      <w:pPr>
        <w:pStyle w:val="style0"/>
        <w:rPr>
          <w:rFonts w:ascii="Times New Roman" w:cs="Times New Roman" w:eastAsia="宋体" w:hAnsi="Times New Roman"/>
          <w:b/>
          <w:sz w:val="28"/>
          <w:szCs w:val="28"/>
        </w:rPr>
      </w:pPr>
      <w:r>
        <w:rPr>
          <w:rFonts w:ascii="Times New Roman" w:cs="Times New Roman" w:eastAsia="宋体" w:hAnsi="Times New Roman"/>
          <w:b/>
          <w:sz w:val="28"/>
          <w:szCs w:val="28"/>
        </w:rPr>
        <w:t>The other way is water gaining electrons;</w:t>
      </w:r>
    </w:p>
    <w:p>
      <w:pPr>
        <w:pStyle w:val="style0"/>
        <w:rPr>
          <w:rFonts w:ascii="Times New Roman" w:cs="Times New Roman"/>
          <w:sz w:val="28"/>
          <w:szCs w:val="28"/>
          <w:rPrChange w:id="19597" w:author="user pc" w:date="2022-03-15T10:14:00Z">
            <w:rPr/>
          </w:rPrChange>
        </w:rPr>
      </w:pPr>
      <w:r w:rsidRPr="A116D5BE">
        <w:rPr>
          <w:rFonts w:ascii="Times New Roman" w:cs="Times New Roman" w:eastAsia="宋体" w:hAnsi="Times New Roman"/>
          <w:sz w:val="28"/>
          <w:szCs w:val="28"/>
          <w:rPrChange w:id="19598" w:author="user pc" w:date="2022-03-15T10:14:00Z">
            <w:rPr>
              <w:rFonts w:eastAsia="宋体" w:hAnsi="Cambria Math"/>
            </w:rPr>
          </w:rPrChange>
        </w:rPr>
        <w:t>2H</w:t>
      </w:r>
      <w:r w:rsidRPr="68B4ACCE">
        <w:rPr>
          <w:rFonts w:ascii="Times New Roman" w:cs="Times New Roman" w:eastAsia="宋体" w:hAnsi="Times New Roman"/>
          <w:sz w:val="28"/>
          <w:szCs w:val="28"/>
          <w:vertAlign w:val="subscript"/>
          <w:rPrChange w:id="19599" w:author="user pc" w:date="2022-03-15T10:14:00Z">
            <w:rPr>
              <w:rFonts w:eastAsia="宋体" w:hAnsi="Cambria Math"/>
              <w:vertAlign w:val="subscript"/>
            </w:rPr>
          </w:rPrChange>
        </w:rPr>
        <w:t>2</w:t>
      </w:r>
      <w:r w:rsidRPr="9CDB610E">
        <w:rPr>
          <w:rFonts w:ascii="Times New Roman" w:cs="Times New Roman" w:eastAsia="宋体" w:hAnsi="Times New Roman"/>
          <w:sz w:val="28"/>
          <w:szCs w:val="28"/>
          <w:rPrChange w:id="19600" w:author="user pc" w:date="2022-03-15T10:14:00Z">
            <w:rPr>
              <w:rFonts w:eastAsia="宋体" w:hAnsi="Cambria Math"/>
            </w:rPr>
          </w:rPrChange>
        </w:rPr>
        <w:t>O</w:t>
      </w:r>
      <w:r>
        <w:rPr>
          <w:rFonts w:ascii="Times New Roman" w:cs="Times New Roman" w:eastAsia="宋体" w:hAnsi="Times New Roman"/>
          <w:sz w:val="28"/>
          <w:szCs w:val="28"/>
        </w:rPr>
        <w:t xml:space="preserve"> </w:t>
      </w:r>
      <w:r w:rsidRPr="C25B96E5">
        <w:rPr>
          <w:rFonts w:ascii="Times New Roman" w:cs="Times New Roman" w:eastAsia="宋体" w:hAnsi="Times New Roman"/>
          <w:sz w:val="28"/>
          <w:szCs w:val="28"/>
          <w:rPrChange w:id="19601" w:author="user pc" w:date="2022-03-15T10:14:00Z">
            <w:rPr>
              <w:rFonts w:eastAsia="宋体" w:hAnsi="Cambria Math"/>
            </w:rPr>
          </w:rPrChange>
        </w:rPr>
        <w:t>+</w:t>
      </w:r>
      <w:r>
        <w:rPr>
          <w:rFonts w:ascii="Times New Roman" w:cs="Times New Roman" w:eastAsia="宋体" w:hAnsi="Times New Roman"/>
          <w:sz w:val="28"/>
          <w:szCs w:val="28"/>
        </w:rPr>
        <w:t xml:space="preserve"> </w:t>
      </w:r>
      <w:r w:rsidRPr="4BF7D834">
        <w:rPr>
          <w:rFonts w:ascii="Times New Roman" w:cs="Times New Roman" w:eastAsia="宋体" w:hAnsi="Times New Roman"/>
          <w:sz w:val="28"/>
          <w:szCs w:val="28"/>
          <w:rPrChange w:id="19602" w:author="user pc" w:date="2022-03-15T10:14:00Z">
            <w:rPr>
              <w:rFonts w:eastAsia="宋体" w:hAnsi="Cambria Math"/>
            </w:rPr>
          </w:rPrChange>
        </w:rPr>
        <w:t>2e</w:t>
      </w:r>
      <w:r w:rsidRPr="F0810A80">
        <w:rPr>
          <w:rFonts w:ascii="Times New Roman" w:cs="Times New Roman" w:eastAsia="宋体" w:hAnsi="Times New Roman"/>
          <w:sz w:val="28"/>
          <w:szCs w:val="28"/>
          <w:vertAlign w:val="superscript"/>
          <w:rPrChange w:id="19603" w:author="user pc" w:date="2022-03-15T10:14:00Z">
            <w:rPr>
              <w:rFonts w:eastAsia="宋体" w:hAnsi="Cambria Math"/>
              <w:vertAlign w:val="superscript"/>
            </w:rPr>
          </w:rPrChange>
        </w:rPr>
        <w:t>-</w:t>
      </w:r>
      <w:r w:rsidRPr="2524E971">
        <w:rPr>
          <w:rFonts w:ascii="Times New Roman" w:cs="Times New Roman" w:eastAsia="宋体" w:hAnsi="Times New Roman"/>
          <w:sz w:val="28"/>
          <w:szCs w:val="28"/>
          <w:rPrChange w:id="19604" w:author="user pc" w:date="2022-03-15T10:14:00Z">
            <w:rPr>
              <w:rFonts w:eastAsia="宋体" w:hAnsi="Cambria Math"/>
            </w:rPr>
          </w:rPrChange>
        </w:rPr>
        <w:t>-------&gt;H</w:t>
      </w:r>
      <w:r w:rsidRPr="598B1E5F">
        <w:rPr>
          <w:rFonts w:ascii="Times New Roman" w:cs="Times New Roman" w:eastAsia="宋体" w:hAnsi="Times New Roman"/>
          <w:sz w:val="28"/>
          <w:szCs w:val="28"/>
          <w:vertAlign w:val="subscript"/>
          <w:rPrChange w:id="19605" w:author="user pc" w:date="2022-03-15T10:14:00Z">
            <w:rPr>
              <w:rFonts w:eastAsia="宋体" w:hAnsi="Cambria Math"/>
              <w:vertAlign w:val="subscript"/>
            </w:rPr>
          </w:rPrChange>
        </w:rPr>
        <w:t>2</w:t>
      </w:r>
      <w:r>
        <w:rPr>
          <w:rFonts w:ascii="Times New Roman" w:cs="Times New Roman" w:eastAsia="宋体" w:hAnsi="Times New Roman"/>
          <w:sz w:val="28"/>
          <w:szCs w:val="28"/>
          <w:vertAlign w:val="subscript"/>
        </w:rPr>
        <w:t xml:space="preserve"> </w:t>
      </w:r>
      <w:r w:rsidRPr="04731028">
        <w:rPr>
          <w:rFonts w:ascii="Times New Roman" w:cs="Times New Roman" w:eastAsia="宋体" w:hAnsi="Times New Roman"/>
          <w:sz w:val="28"/>
          <w:szCs w:val="28"/>
          <w:rPrChange w:id="19606" w:author="user pc" w:date="2022-03-15T10:14:00Z">
            <w:rPr>
              <w:rFonts w:eastAsia="宋体" w:hAnsi="Cambria Math"/>
            </w:rPr>
          </w:rPrChange>
        </w:rPr>
        <w:t>+</w:t>
      </w:r>
      <w:r>
        <w:rPr>
          <w:rFonts w:ascii="Times New Roman" w:cs="Times New Roman" w:eastAsia="宋体" w:hAnsi="Times New Roman"/>
          <w:sz w:val="28"/>
          <w:szCs w:val="28"/>
        </w:rPr>
        <w:t xml:space="preserve"> </w:t>
      </w:r>
      <w:r w:rsidRPr="19665049">
        <w:rPr>
          <w:rFonts w:ascii="Times New Roman" w:cs="Times New Roman" w:eastAsia="宋体" w:hAnsi="Times New Roman"/>
          <w:sz w:val="28"/>
          <w:szCs w:val="28"/>
          <w:rPrChange w:id="19607" w:author="user pc" w:date="2022-03-15T10:14:00Z">
            <w:rPr>
              <w:rFonts w:eastAsia="宋体" w:hAnsi="Cambria Math"/>
            </w:rPr>
          </w:rPrChange>
        </w:rPr>
        <w:t>2OH</w:t>
      </w:r>
      <w:r w:rsidRPr="CA56AB51">
        <w:rPr>
          <w:rFonts w:ascii="Times New Roman" w:cs="Times New Roman" w:eastAsia="宋体" w:hAnsi="Times New Roman"/>
          <w:sz w:val="28"/>
          <w:szCs w:val="28"/>
          <w:vertAlign w:val="superscript"/>
          <w:rPrChange w:id="19608" w:author="user pc" w:date="2022-03-15T10:14:00Z">
            <w:rPr>
              <w:rFonts w:eastAsia="宋体" w:hAnsi="Cambria Math"/>
              <w:vertAlign w:val="superscript"/>
            </w:rPr>
          </w:rPrChange>
        </w:rPr>
        <w:t>-</w:t>
      </w:r>
    </w:p>
    <w:p>
      <w:pPr>
        <w:pStyle w:val="style0"/>
        <w:rPr>
          <w:rFonts w:ascii="Times New Roman" w:cs="Times New Roman" w:eastAsia="宋体" w:hAnsi="Times New Roman"/>
          <w:b/>
          <w:bCs/>
          <w:sz w:val="28"/>
          <w:szCs w:val="28"/>
          <w:rPrChange w:id="19609" w:author="user pc" w:date="2022-03-15T10:14:00Z">
            <w:rPr>
              <w:rFonts w:ascii="Dancing Script" w:eastAsia="宋体" w:hAnsi="Dancing Script"/>
              <w:b/>
              <w:bCs/>
            </w:rPr>
          </w:rPrChange>
        </w:rPr>
      </w:pPr>
      <w:r w:rsidRPr="E579D664">
        <w:rPr>
          <w:rFonts w:ascii="Times New Roman" w:cs="Times New Roman" w:eastAsia="宋体" w:hAnsi="Times New Roman"/>
          <w:b/>
          <w:bCs/>
          <w:sz w:val="28"/>
          <w:szCs w:val="28"/>
          <w:rPrChange w:id="19610" w:author="user pc" w:date="2022-03-15T10:14:00Z">
            <w:rPr>
              <w:rFonts w:ascii="Dancing Script" w:eastAsia="宋体" w:hAnsi="Dancing Script"/>
              <w:b/>
              <w:bCs/>
            </w:rPr>
          </w:rPrChange>
        </w:rPr>
        <w:t>For chlorine, 2 moles of electrons</w:t>
      </w:r>
      <w:r>
        <w:rPr>
          <w:rFonts w:ascii="Times New Roman" w:cs="Times New Roman" w:eastAsia="宋体" w:hAnsi="Times New Roman"/>
          <w:b/>
          <w:bCs/>
          <w:sz w:val="28"/>
          <w:szCs w:val="28"/>
        </w:rPr>
        <w:t xml:space="preserve"> </w:t>
      </w:r>
      <w:r w:rsidRPr="2C913223">
        <w:rPr>
          <w:rFonts w:ascii="Times New Roman" w:cs="Times New Roman" w:eastAsia="宋体" w:hAnsi="Times New Roman"/>
          <w:b/>
          <w:bCs/>
          <w:sz w:val="28"/>
          <w:szCs w:val="28"/>
          <w:rPrChange w:id="19611" w:author="user pc" w:date="2022-03-15T10:14:00Z">
            <w:rPr>
              <w:rFonts w:ascii="Dancing Script" w:eastAsia="宋体" w:hAnsi="Dancing Script"/>
              <w:b/>
              <w:bCs/>
            </w:rPr>
          </w:rPrChange>
        </w:rPr>
        <w:t>are involved.</w:t>
      </w:r>
    </w:p>
    <w:p>
      <w:pPr>
        <w:pStyle w:val="style0"/>
        <w:rPr>
          <w:rFonts w:ascii="Times New Roman" w:cs="Times New Roman" w:eastAsia="宋体" w:hAnsi="Times New Roman"/>
          <w:b/>
          <w:bCs/>
          <w:sz w:val="28"/>
          <w:szCs w:val="28"/>
          <w:rPrChange w:id="19612" w:author="user pc" w:date="2022-03-15T10:14:00Z">
            <w:rPr>
              <w:rFonts w:ascii="Cambria Math" w:eastAsia="宋体" w:hAnsi="Cambria Math"/>
              <w:b/>
              <w:bCs/>
            </w:rPr>
          </w:rPrChange>
        </w:rPr>
      </w:pPr>
      <w:r w:rsidRPr="BFA6E573">
        <w:rPr>
          <w:rFonts w:ascii="Times New Roman" w:cs="Times New Roman" w:eastAsia="宋体" w:hAnsi="Times New Roman"/>
          <w:sz w:val="28"/>
          <w:szCs w:val="28"/>
          <w:rPrChange w:id="19613" w:author="user pc" w:date="2022-03-15T10:14:00Z">
            <w:rPr>
              <w:rFonts w:eastAsia="宋体" w:hAnsi="Cambria Math"/>
            </w:rPr>
          </w:rPrChange>
        </w:rPr>
        <w:t>2Cl</w:t>
      </w:r>
      <w:r w:rsidRPr="1753E49E">
        <w:rPr>
          <w:rFonts w:ascii="Times New Roman" w:cs="Times New Roman" w:eastAsia="宋体" w:hAnsi="Times New Roman"/>
          <w:sz w:val="28"/>
          <w:szCs w:val="28"/>
          <w:vertAlign w:val="superscript"/>
          <w:rPrChange w:id="19614" w:author="user pc" w:date="2022-03-15T10:14:00Z">
            <w:rPr>
              <w:rFonts w:eastAsia="宋体" w:hAnsi="Cambria Math"/>
              <w:vertAlign w:val="superscript"/>
            </w:rPr>
          </w:rPrChange>
        </w:rPr>
        <w:t>-</w:t>
      </w:r>
      <w:r w:rsidRPr="F32EB6FE">
        <w:rPr>
          <w:rFonts w:ascii="Times New Roman" w:cs="Times New Roman" w:eastAsia="宋体" w:hAnsi="Times New Roman"/>
          <w:sz w:val="28"/>
          <w:szCs w:val="28"/>
          <w:vertAlign w:val="subscript"/>
          <w:rPrChange w:id="19615"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EECD035F">
        <w:rPr>
          <w:rFonts w:ascii="Times New Roman" w:cs="Times New Roman" w:eastAsia="宋体" w:hAnsi="Times New Roman"/>
          <w:sz w:val="28"/>
          <w:szCs w:val="28"/>
          <w:rPrChange w:id="19616" w:author="user pc" w:date="2022-03-15T10:14:00Z">
            <w:rPr>
              <w:rFonts w:eastAsia="宋体" w:hAnsi="Cambria Math"/>
            </w:rPr>
          </w:rPrChange>
        </w:rPr>
        <w:t>---------&gt;Cl</w:t>
      </w:r>
      <w:r w:rsidRPr="2584F20B">
        <w:rPr>
          <w:rFonts w:ascii="Times New Roman" w:cs="Times New Roman" w:eastAsia="宋体" w:hAnsi="Times New Roman"/>
          <w:sz w:val="28"/>
          <w:szCs w:val="28"/>
          <w:vertAlign w:val="subscript"/>
          <w:rPrChange w:id="19617" w:author="user pc" w:date="2022-03-15T10:14:00Z">
            <w:rPr>
              <w:rFonts w:eastAsia="宋体" w:hAnsi="Cambria Math"/>
              <w:vertAlign w:val="subscript"/>
            </w:rPr>
          </w:rPrChange>
        </w:rPr>
        <w:t>2(g)</w:t>
      </w:r>
      <w:r>
        <w:rPr>
          <w:rFonts w:ascii="Times New Roman" w:cs="Times New Roman" w:eastAsia="宋体" w:hAnsi="Times New Roman"/>
          <w:sz w:val="28"/>
          <w:szCs w:val="28"/>
          <w:vertAlign w:val="subscript"/>
        </w:rPr>
        <w:t xml:space="preserve"> </w:t>
      </w:r>
      <w:r w:rsidRPr="DBB0CE22">
        <w:rPr>
          <w:rFonts w:ascii="Times New Roman" w:cs="Times New Roman" w:eastAsia="宋体" w:hAnsi="Times New Roman"/>
          <w:sz w:val="28"/>
          <w:szCs w:val="28"/>
          <w:rPrChange w:id="19618" w:author="user pc" w:date="2022-03-15T10:14:00Z">
            <w:rPr>
              <w:rFonts w:eastAsia="宋体" w:hAnsi="Cambria Math"/>
            </w:rPr>
          </w:rPrChange>
        </w:rPr>
        <w:t>+</w:t>
      </w:r>
      <w:r>
        <w:rPr>
          <w:rFonts w:ascii="Times New Roman" w:cs="Times New Roman" w:eastAsia="宋体" w:hAnsi="Times New Roman"/>
          <w:sz w:val="28"/>
          <w:szCs w:val="28"/>
        </w:rPr>
        <w:t xml:space="preserve"> </w:t>
      </w:r>
      <w:r w:rsidRPr="FB6FEE8B">
        <w:rPr>
          <w:rFonts w:ascii="Times New Roman" w:cs="Times New Roman" w:eastAsia="宋体" w:hAnsi="Times New Roman"/>
          <w:sz w:val="28"/>
          <w:szCs w:val="28"/>
          <w:rPrChange w:id="19619" w:author="user pc" w:date="2022-03-15T10:14:00Z">
            <w:rPr>
              <w:rFonts w:eastAsia="宋体" w:hAnsi="Cambria Math"/>
            </w:rPr>
          </w:rPrChange>
        </w:rPr>
        <w:t>2e</w:t>
      </w:r>
      <w:r w:rsidRPr="2785394A">
        <w:rPr>
          <w:rFonts w:ascii="Times New Roman" w:cs="Times New Roman" w:eastAsia="宋体" w:hAnsi="Times New Roman"/>
          <w:sz w:val="28"/>
          <w:szCs w:val="28"/>
          <w:vertAlign w:val="superscript"/>
          <w:rPrChange w:id="19620" w:author="user pc" w:date="2022-03-15T10:14:00Z">
            <w:rPr>
              <w:rFonts w:eastAsia="宋体" w:hAnsi="Cambria Math"/>
              <w:vertAlign w:val="superscript"/>
            </w:rPr>
          </w:rPrChange>
        </w:rPr>
        <w:t>-</w:t>
      </w:r>
    </w:p>
    <w:p>
      <w:pPr>
        <w:pStyle w:val="style0"/>
        <w:rPr>
          <w:rFonts w:ascii="Times New Roman" w:cs="Times New Roman" w:eastAsia="宋体" w:hAnsi="Times New Roman"/>
          <w:b/>
          <w:bCs/>
          <w:sz w:val="28"/>
          <w:szCs w:val="28"/>
          <w:rPrChange w:id="19621" w:author="user pc" w:date="2022-03-15T10:14:00Z">
            <w:rPr>
              <w:rFonts w:ascii="Cambria Math" w:eastAsia="宋体" w:hAnsi="Cambria Math"/>
              <w:b/>
              <w:bCs/>
            </w:rPr>
          </w:rPrChange>
        </w:rPr>
      </w:pPr>
    </w:p>
    <w:p>
      <w:pPr>
        <w:pStyle w:val="style0"/>
        <w:rPr>
          <w:rFonts w:ascii="Times New Roman" w:cs="Times New Roman" w:eastAsia="宋体" w:hAnsi="Times New Roman"/>
          <w:sz w:val="28"/>
          <w:szCs w:val="28"/>
          <w:rPrChange w:id="19622" w:author="user pc" w:date="2022-03-15T10:14:00Z">
            <w:rPr>
              <w:rFonts w:ascii="Cambria Math" w:eastAsia="宋体" w:hAnsi="Cambria Math"/>
            </w:rPr>
          </w:rPrChange>
        </w:rPr>
      </w:pPr>
      <w:r w:rsidRPr="5AB2B056">
        <w:rPr>
          <w:rFonts w:ascii="Times New Roman" w:cs="Times New Roman" w:eastAsia="宋体" w:hAnsi="Times New Roman"/>
          <w:b/>
          <w:bCs/>
          <w:sz w:val="28"/>
          <w:szCs w:val="28"/>
          <w:rPrChange w:id="19623" w:author="user pc" w:date="2022-03-15T10:14:00Z">
            <w:rPr>
              <w:rFonts w:ascii="Cambria Math" w:eastAsia="宋体" w:hAnsi="Cambria Math"/>
              <w:b/>
              <w:bCs/>
            </w:rPr>
          </w:rPrChange>
        </w:rPr>
        <w:t>Example 5:</w:t>
      </w:r>
      <w:r>
        <w:rPr>
          <w:rFonts w:ascii="Times New Roman" w:cs="Times New Roman" w:eastAsia="宋体" w:hAnsi="Times New Roman"/>
          <w:b/>
          <w:bCs/>
          <w:sz w:val="28"/>
          <w:szCs w:val="28"/>
        </w:rPr>
        <w:t xml:space="preserve"> </w:t>
      </w:r>
      <w:r w:rsidRPr="E4E31EF2">
        <w:rPr>
          <w:rFonts w:ascii="Times New Roman" w:cs="Times New Roman" w:eastAsia="宋体" w:hAnsi="Times New Roman"/>
          <w:sz w:val="28"/>
          <w:szCs w:val="28"/>
          <w:rPrChange w:id="19624" w:author="user pc" w:date="2022-03-15T10:14:00Z">
            <w:rPr>
              <w:rFonts w:ascii="Cambria Math" w:eastAsia="宋体" w:hAnsi="Cambria Math"/>
            </w:rPr>
          </w:rPrChange>
        </w:rPr>
        <w:t>A battery</w:t>
      </w:r>
      <w:r>
        <w:rPr>
          <w:rFonts w:ascii="Times New Roman" w:cs="Times New Roman" w:eastAsia="宋体" w:hAnsi="Times New Roman"/>
          <w:sz w:val="28"/>
          <w:szCs w:val="28"/>
        </w:rPr>
        <w:t xml:space="preserve"> </w:t>
      </w:r>
      <w:r w:rsidRPr="18DA23B5">
        <w:rPr>
          <w:rFonts w:ascii="Times New Roman" w:cs="Times New Roman" w:eastAsia="宋体" w:hAnsi="Times New Roman"/>
          <w:sz w:val="28"/>
          <w:szCs w:val="28"/>
          <w:rPrChange w:id="19625" w:author="user pc" w:date="2022-03-15T10:14:00Z">
            <w:rPr>
              <w:rFonts w:ascii="Cambria Math" w:eastAsia="宋体" w:hAnsi="Cambria Math"/>
            </w:rPr>
          </w:rPrChange>
        </w:rPr>
        <w:t>delivers 0.300A for 15min what</w:t>
      </w:r>
      <w:r>
        <w:rPr>
          <w:rFonts w:ascii="Times New Roman" w:cs="Times New Roman" w:eastAsia="宋体" w:hAnsi="Times New Roman"/>
          <w:sz w:val="28"/>
          <w:szCs w:val="28"/>
        </w:rPr>
        <w:t xml:space="preserve"> </w:t>
      </w:r>
      <w:r w:rsidRPr="9B30839C">
        <w:rPr>
          <w:rFonts w:ascii="Times New Roman" w:cs="Times New Roman" w:eastAsia="宋体" w:hAnsi="Times New Roman"/>
          <w:sz w:val="28"/>
          <w:szCs w:val="28"/>
          <w:rPrChange w:id="19626" w:author="user pc" w:date="2022-03-15T10:14:00Z">
            <w:rPr>
              <w:rFonts w:ascii="Cambria Math" w:eastAsia="宋体" w:hAnsi="Cambria Math"/>
            </w:rPr>
          </w:rPrChange>
        </w:rPr>
        <w:t>amount</w:t>
      </w:r>
      <w:r>
        <w:rPr>
          <w:rFonts w:ascii="Times New Roman" w:cs="Times New Roman" w:eastAsia="宋体" w:hAnsi="Times New Roman"/>
          <w:sz w:val="28"/>
          <w:szCs w:val="28"/>
        </w:rPr>
        <w:t xml:space="preserve"> </w:t>
      </w:r>
      <w:r w:rsidRPr="D48EB81A">
        <w:rPr>
          <w:rFonts w:ascii="Times New Roman" w:cs="Times New Roman" w:eastAsia="宋体" w:hAnsi="Times New Roman"/>
          <w:sz w:val="28"/>
          <w:szCs w:val="28"/>
          <w:rPrChange w:id="19627" w:author="user pc" w:date="2022-03-15T10:14:00Z">
            <w:rPr>
              <w:rFonts w:ascii="Cambria Math" w:eastAsia="宋体" w:hAnsi="Cambria Math"/>
            </w:rPr>
          </w:rPrChange>
        </w:rPr>
        <w:t>of</w:t>
      </w:r>
      <w:r>
        <w:rPr>
          <w:rFonts w:ascii="Times New Roman" w:cs="Times New Roman" w:eastAsia="宋体" w:hAnsi="Times New Roman"/>
          <w:sz w:val="28"/>
          <w:szCs w:val="28"/>
        </w:rPr>
        <w:t xml:space="preserve"> </w:t>
      </w:r>
      <w:r w:rsidRPr="2ADB93B9">
        <w:rPr>
          <w:rFonts w:ascii="Times New Roman" w:cs="Times New Roman" w:eastAsia="宋体" w:hAnsi="Times New Roman"/>
          <w:sz w:val="28"/>
          <w:szCs w:val="28"/>
          <w:rPrChange w:id="19628" w:author="user pc" w:date="2022-03-15T10:14:00Z">
            <w:rPr>
              <w:rFonts w:ascii="Cambria Math" w:eastAsia="宋体" w:hAnsi="Cambria Math"/>
            </w:rPr>
          </w:rPrChange>
        </w:rPr>
        <w:t>electrons in moles is transferred?</w:t>
      </w:r>
    </w:p>
    <w:p>
      <w:pPr>
        <w:pStyle w:val="style0"/>
        <w:rPr>
          <w:rFonts w:ascii="Times New Roman" w:cs="Times New Roman" w:eastAsia="宋体" w:hAnsi="Times New Roman"/>
          <w:sz w:val="28"/>
          <w:szCs w:val="28"/>
          <w:rPrChange w:id="19629" w:author="user pc" w:date="2022-03-15T10:14:00Z">
            <w:rPr>
              <w:rFonts w:ascii="Cambria Math" w:eastAsia="宋体" w:hAnsi="Cambria Math"/>
            </w:rPr>
          </w:rPrChange>
        </w:rPr>
      </w:pPr>
      <w:r w:rsidRPr="BF33A346">
        <w:rPr>
          <w:rFonts w:ascii="Times New Roman" w:cs="Times New Roman" w:eastAsia="宋体" w:hAnsi="Times New Roman"/>
          <w:b/>
          <w:bCs/>
          <w:sz w:val="28"/>
          <w:szCs w:val="28"/>
          <w:rPrChange w:id="19630" w:author="user pc" w:date="2022-03-15T10:14:00Z">
            <w:rPr>
              <w:rFonts w:ascii="Cambria Math" w:eastAsia="宋体" w:hAnsi="Cambria Math"/>
              <w:b/>
              <w:bCs/>
            </w:rPr>
          </w:rPrChange>
        </w:rPr>
        <w:t>Solution:</w:t>
      </w:r>
    </w:p>
    <w:p>
      <w:pPr>
        <w:pStyle w:val="style0"/>
        <w:rPr>
          <w:rFonts w:ascii="Times New Roman" w:cs="Times New Roman" w:eastAsia="宋体" w:hAnsi="Times New Roman"/>
          <w:sz w:val="28"/>
          <w:szCs w:val="28"/>
          <w:rPrChange w:id="19631" w:author="user pc" w:date="2022-03-15T10:14:00Z">
            <w:rPr>
              <w:rFonts w:ascii="Cambria Math" w:eastAsia="宋体" w:hAnsi="Cambria Math"/>
            </w:rPr>
          </w:rPrChange>
        </w:rPr>
      </w:pPr>
      <w:r w:rsidRPr="675405C6">
        <w:rPr>
          <w:rFonts w:ascii="Times New Roman" w:cs="Times New Roman" w:eastAsia="宋体" w:hAnsi="Times New Roman"/>
          <w:sz w:val="28"/>
          <w:szCs w:val="28"/>
          <w:rPrChange w:id="19632" w:author="user pc" w:date="2022-03-15T10:14:00Z">
            <w:rPr>
              <w:rFonts w:ascii="Cambria Math" w:eastAsia="宋体" w:hAnsi="Cambria Math"/>
            </w:rPr>
          </w:rPrChange>
        </w:rPr>
        <w:t>Q</w:t>
      </w:r>
      <w:r>
        <w:rPr>
          <w:rFonts w:ascii="Times New Roman" w:cs="Times New Roman" w:eastAsia="宋体" w:hAnsi="Times New Roman"/>
          <w:sz w:val="28"/>
          <w:szCs w:val="28"/>
        </w:rPr>
        <w:t xml:space="preserve"> </w:t>
      </w:r>
      <w:r w:rsidRPr="72A4748F">
        <w:rPr>
          <w:rFonts w:ascii="Times New Roman" w:cs="Times New Roman" w:eastAsia="宋体" w:hAnsi="Times New Roman"/>
          <w:sz w:val="28"/>
          <w:szCs w:val="28"/>
          <w:rPrChange w:id="19633" w:author="user pc" w:date="2022-03-15T10:14:00Z">
            <w:rPr>
              <w:rFonts w:ascii="Cambria Math" w:eastAsia="宋体" w:hAnsi="Cambria Math"/>
            </w:rPr>
          </w:rPrChange>
        </w:rPr>
        <w:t>=</w:t>
      </w:r>
      <w:r>
        <w:rPr>
          <w:rFonts w:ascii="Times New Roman" w:cs="Times New Roman" w:eastAsia="宋体" w:hAnsi="Times New Roman"/>
          <w:sz w:val="28"/>
          <w:szCs w:val="28"/>
        </w:rPr>
        <w:t xml:space="preserve"> </w:t>
      </w:r>
      <w:r w:rsidRPr="EA6886A5">
        <w:rPr>
          <w:rFonts w:ascii="Times New Roman" w:cs="Times New Roman" w:eastAsia="宋体" w:hAnsi="Times New Roman"/>
          <w:sz w:val="28"/>
          <w:szCs w:val="28"/>
          <w:rPrChange w:id="19634" w:author="user pc" w:date="2022-03-15T10:14:00Z">
            <w:rPr>
              <w:rFonts w:ascii="Cambria Math" w:eastAsia="宋体" w:hAnsi="Cambria Math"/>
            </w:rPr>
          </w:rPrChange>
        </w:rPr>
        <w:t>It</w:t>
      </w:r>
    </w:p>
    <w:p>
      <w:pPr>
        <w:pStyle w:val="style0"/>
        <w:rPr>
          <w:rFonts w:ascii="Times New Roman" w:cs="Times New Roman" w:eastAsia="宋体" w:hAnsi="Times New Roman"/>
          <w:sz w:val="28"/>
          <w:szCs w:val="28"/>
          <w:rPrChange w:id="19635" w:author="user pc" w:date="2022-03-15T10:14:00Z">
            <w:rPr>
              <w:rFonts w:ascii="Cambria Math" w:eastAsia="宋体" w:hAnsi="Cambria Math"/>
            </w:rPr>
          </w:rPrChange>
        </w:rPr>
      </w:pPr>
      <w:r w:rsidRPr="B652AE51">
        <w:rPr>
          <w:rFonts w:ascii="Times New Roman" w:cs="Times New Roman" w:eastAsia="宋体" w:hAnsi="Times New Roman"/>
          <w:sz w:val="28"/>
          <w:szCs w:val="28"/>
          <w:rPrChange w:id="19636" w:author="user pc" w:date="2022-03-15T10:14:00Z">
            <w:rPr>
              <w:rFonts w:eastAsia="宋体" w:hAnsi="Cambria Math"/>
            </w:rPr>
          </w:rPrChange>
        </w:rPr>
        <w:t>n</w:t>
      </w:r>
      <w:r>
        <w:rPr>
          <w:rFonts w:ascii="Times New Roman" w:cs="Times New Roman" w:eastAsia="宋体" w:hAnsi="Times New Roman"/>
          <w:sz w:val="28"/>
          <w:szCs w:val="28"/>
        </w:rPr>
        <w:t xml:space="preserve"> </w:t>
      </w:r>
      <w:r w:rsidRPr="730F3541">
        <w:rPr>
          <w:rFonts w:ascii="Times New Roman" w:cs="Times New Roman" w:eastAsia="宋体" w:hAnsi="Times New Roman"/>
          <w:sz w:val="28"/>
          <w:szCs w:val="28"/>
          <w:rPrChange w:id="19637" w:author="user pc" w:date="2022-03-15T10:14:00Z">
            <w:rPr>
              <w:rFonts w:ascii="Cambria Math" w:eastAsia="宋体" w:hAnsi="Cambria Math"/>
            </w:rPr>
          </w:rPrChange>
        </w:rPr>
        <w:t>=</w:t>
      </w:r>
      <m:oMath>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sidRPr="4162393B">
              <w:rPr>
                <w:rFonts w:ascii="Cambria Math" w:cs="Times New Roman" w:eastAsia="宋体" w:hAnsi="Cambria Math"/>
                <w:sz w:val="28"/>
                <w:szCs w:val="28"/>
                <w:rPrChange w:id="19638" w:author="user pc" w:date="2022-03-15T10:14:00Z">
                  <w:rPr>
                    <w:rFonts w:ascii="Cambria Math" w:eastAsia="宋体" w:hAnsi="Cambria Math"/>
                  </w:rPr>
                </w:rPrChange>
              </w:rPr>
              <m:t>It</m:t>
            </m:r>
          </m:num>
          <m:den>
            <m:r w:rsidRPr="4261BCFC">
              <w:rPr>
                <w:rFonts w:ascii="Cambria Math" w:cs="Times New Roman" w:eastAsia="宋体" w:hAnsi="Cambria Math"/>
                <w:sz w:val="28"/>
                <w:szCs w:val="28"/>
                <w:rPrChange w:id="19639" w:author="user pc" w:date="2022-03-15T10:14:00Z">
                  <w:rPr>
                    <w:rFonts w:ascii="Cambria Math" w:eastAsia="宋体" w:hAnsi="Cambria Math"/>
                  </w:rPr>
                </w:rPrChange>
              </w:rPr>
              <m:t>F</m:t>
            </m:r>
          </m:den>
        </m:f>
        <m:r w:rsidRPr="473FCE1D">
          <w:rPr>
            <w:rFonts w:ascii="Cambria Math" w:cs="Times New Roman" w:eastAsia="宋体" w:hAnsi="Cambria Math"/>
            <w:sz w:val="28"/>
            <w:szCs w:val="28"/>
            <w:rPrChange w:id="19640" w:author="user pc" w:date="2022-03-15T10:14:00Z">
              <w:rPr>
                <w:rFonts w:ascii="Cambria Math" w:eastAsia="宋体" w:hAnsi="Cambria Math"/>
              </w:rPr>
            </w:rPrChange>
          </w:rPr>
          <m:t>=</m:t>
        </m:r>
        <m:f>
          <m:fPr>
            <m:ctrlPr>
              <w:rPr>
                <w:rFonts w:ascii="Cambria Math" w:cs="Times New Roman" w:eastAsia="宋体" w:hAnsi="Cambria Math"/>
                <w:i/>
                <w:sz w:val="28"/>
                <w:szCs w:val="28"/>
              </w:rPr>
            </m:ctrlPr>
          </m:fPr>
          <m:num>
            <m:r w:rsidRPr="AF556114">
              <w:rPr>
                <w:rFonts w:ascii="Cambria Math" w:cs="Times New Roman" w:eastAsia="宋体" w:hAnsi="Cambria Math"/>
                <w:sz w:val="28"/>
                <w:szCs w:val="28"/>
                <w:rPrChange w:id="19641" w:author="user pc" w:date="2022-03-15T10:14:00Z">
                  <w:rPr>
                    <w:rFonts w:ascii="Cambria Math" w:eastAsia="宋体" w:hAnsi="Cambria Math"/>
                  </w:rPr>
                </w:rPrChange>
              </w:rPr>
              <m:t>Q</m:t>
            </m:r>
          </m:num>
          <m:den>
            <m:r w:rsidRPr="F34C8332">
              <w:rPr>
                <w:rFonts w:ascii="Cambria Math" w:cs="Times New Roman" w:eastAsia="宋体" w:hAnsi="Cambria Math"/>
                <w:sz w:val="28"/>
                <w:szCs w:val="28"/>
                <w:rPrChange w:id="19642" w:author="user pc" w:date="2022-03-15T10:14:00Z">
                  <w:rPr>
                    <w:rFonts w:ascii="Cambria Math" w:eastAsia="宋体" w:hAnsi="Cambria Math"/>
                  </w:rPr>
                </w:rPrChange>
              </w:rPr>
              <m:t>F</m:t>
            </m:r>
          </m:den>
        </m:f>
      </m:oMath>
    </w:p>
    <w:p>
      <w:pPr>
        <w:pStyle w:val="style0"/>
        <w:rPr>
          <w:rFonts w:ascii="Times New Roman" w:cs="Times New Roman" w:eastAsia="宋体" w:hAnsi="Times New Roman"/>
          <w:sz w:val="28"/>
          <w:szCs w:val="28"/>
          <w:rPrChange w:id="19643" w:author="user pc" w:date="2022-03-15T10:14:00Z">
            <w:rPr>
              <w:rFonts w:ascii="Cambria Math" w:eastAsia="宋体" w:hAnsi="Cambria Math"/>
            </w:rPr>
          </w:rPrChange>
        </w:rPr>
      </w:pPr>
      <w:r w:rsidRPr="0E5FAE46">
        <w:rPr>
          <w:rFonts w:ascii="Times New Roman" w:cs="Times New Roman" w:eastAsia="宋体" w:hAnsi="Times New Roman"/>
          <w:sz w:val="28"/>
          <w:szCs w:val="28"/>
          <w:rPrChange w:id="19644" w:author="user pc" w:date="2022-03-15T10:14:00Z">
            <w:rPr>
              <w:rFonts w:ascii="Cambria Math" w:eastAsia="宋体" w:hAnsi="Cambria Math"/>
            </w:rPr>
          </w:rPrChange>
        </w:rPr>
        <w:t>Q</w:t>
      </w:r>
      <w:r>
        <w:rPr>
          <w:rFonts w:ascii="Times New Roman" w:cs="Times New Roman" w:eastAsia="宋体" w:hAnsi="Times New Roman"/>
          <w:sz w:val="28"/>
          <w:szCs w:val="28"/>
        </w:rPr>
        <w:t xml:space="preserve"> </w:t>
      </w:r>
      <w:r w:rsidRPr="11EFEE19">
        <w:rPr>
          <w:rFonts w:ascii="Times New Roman" w:cs="Times New Roman" w:eastAsia="宋体" w:hAnsi="Times New Roman"/>
          <w:sz w:val="28"/>
          <w:szCs w:val="28"/>
          <w:rPrChange w:id="19645" w:author="user pc" w:date="2022-03-15T10:14:00Z">
            <w:rPr>
              <w:rFonts w:ascii="Cambria Math" w:eastAsia="宋体" w:hAnsi="Cambria Math"/>
            </w:rPr>
          </w:rPrChange>
        </w:rPr>
        <w:t>=</w:t>
      </w:r>
      <w:r>
        <w:rPr>
          <w:rFonts w:ascii="Times New Roman" w:cs="Times New Roman" w:eastAsia="宋体" w:hAnsi="Times New Roman"/>
          <w:sz w:val="28"/>
          <w:szCs w:val="28"/>
        </w:rPr>
        <w:t xml:space="preserve"> </w:t>
      </w:r>
      <w:r w:rsidRPr="E27DE1C5">
        <w:rPr>
          <w:rFonts w:ascii="Times New Roman" w:cs="Times New Roman" w:eastAsia="宋体" w:hAnsi="Times New Roman"/>
          <w:sz w:val="28"/>
          <w:szCs w:val="28"/>
          <w:rPrChange w:id="19646" w:author="user pc" w:date="2022-03-15T10:14:00Z">
            <w:rPr>
              <w:rFonts w:ascii="Cambria Math" w:eastAsia="宋体" w:hAnsi="Cambria Math"/>
            </w:rPr>
          </w:rPrChange>
        </w:rPr>
        <w:t>nF</w:t>
      </w:r>
    </w:p>
    <w:p>
      <w:pPr>
        <w:pStyle w:val="style0"/>
        <w:rPr>
          <w:rFonts w:ascii="Times New Roman" w:cs="Times New Roman" w:eastAsia="宋体" w:hAnsi="Times New Roman"/>
          <w:sz w:val="28"/>
          <w:szCs w:val="28"/>
        </w:rPr>
      </w:pPr>
      <w:r w:rsidRPr="BBCE7F01">
        <w:rPr>
          <w:rFonts w:ascii="Times New Roman" w:cs="Times New Roman" w:eastAsia="宋体" w:hAnsi="Times New Roman"/>
          <w:sz w:val="28"/>
          <w:szCs w:val="28"/>
          <w:rPrChange w:id="19647" w:author="user pc" w:date="2022-03-15T10:14:00Z">
            <w:rPr>
              <w:rFonts w:ascii="Cambria Math" w:eastAsia="宋体" w:hAnsi="Cambria Math"/>
            </w:rPr>
          </w:rPrChange>
        </w:rPr>
        <w:t>Q</w:t>
      </w:r>
      <w:r>
        <w:rPr>
          <w:rFonts w:ascii="Times New Roman" w:cs="Times New Roman" w:eastAsia="宋体" w:hAnsi="Times New Roman"/>
          <w:sz w:val="28"/>
          <w:szCs w:val="28"/>
        </w:rPr>
        <w:t xml:space="preserve"> </w:t>
      </w:r>
      <w:r w:rsidRPr="11E5693C">
        <w:rPr>
          <w:rFonts w:ascii="Times New Roman" w:cs="Times New Roman" w:eastAsia="宋体" w:hAnsi="Times New Roman"/>
          <w:sz w:val="28"/>
          <w:szCs w:val="28"/>
          <w:rPrChange w:id="19648" w:author="user pc" w:date="2022-03-15T10:14:00Z">
            <w:rPr>
              <w:rFonts w:ascii="Cambria Math" w:eastAsia="宋体" w:hAnsi="Cambria Math"/>
            </w:rPr>
          </w:rPrChange>
        </w:rPr>
        <w:t>=</w:t>
      </w:r>
      <w:r>
        <w:rPr>
          <w:rFonts w:ascii="Times New Roman" w:cs="Times New Roman" w:eastAsia="宋体" w:hAnsi="Times New Roman"/>
          <w:sz w:val="28"/>
          <w:szCs w:val="28"/>
        </w:rPr>
        <w:t xml:space="preserve"> </w:t>
      </w:r>
      <m:oMath>
        <m:r w:rsidRPr="7CF73E73">
          <w:rPr>
            <w:rFonts w:ascii="Cambria Math" w:cs="Times New Roman" w:eastAsia="宋体" w:hAnsi="Cambria Math"/>
            <w:sz w:val="28"/>
            <w:szCs w:val="28"/>
            <w:rPrChange w:id="19649" w:author="user pc" w:date="2022-03-15T10:14:00Z">
              <w:rPr>
                <w:rFonts w:ascii="Cambria Math" w:eastAsia="宋体" w:hAnsi="Cambria Math"/>
              </w:rPr>
            </w:rPrChange>
          </w:rPr>
          <m:t>0.3×15×60</m:t>
        </m:r>
      </m:oMath>
      <w:r>
        <w:rPr>
          <w:rFonts w:ascii="Times New Roman" w:cs="Times New Roman" w:eastAsia="宋体" w:hAnsi="Times New Roman"/>
          <w:sz w:val="28"/>
          <w:szCs w:val="28"/>
        </w:rPr>
        <w:t xml:space="preserve"> = 270 C</w:t>
      </w:r>
    </w:p>
    <w:p>
      <w:pPr>
        <w:pStyle w:val="style0"/>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n= </m:t>
          </m:r>
          <m:f>
            <m:fPr>
              <m:ctrlPr>
                <w:rPr>
                  <w:rFonts w:ascii="Cambria Math" w:cs="Times New Roman" w:eastAsia="宋体" w:hAnsi="Cambria Math"/>
                  <w:i/>
                  <w:sz w:val="28"/>
                  <w:szCs w:val="28"/>
                </w:rPr>
              </m:ctrlPr>
            </m:fPr>
            <m:num>
              <m:r>
                <w:rPr>
                  <w:rFonts w:ascii="Cambria Math" w:cs="Times New Roman" w:eastAsia="宋体" w:hAnsi="Cambria Math"/>
                  <w:sz w:val="28"/>
                  <w:szCs w:val="28"/>
                </w:rPr>
                <m:t xml:space="preserve">270 </m:t>
              </m:r>
            </m:num>
            <m:den>
              <m:r>
                <w:rPr>
                  <w:rFonts w:ascii="Cambria Math" w:cs="Times New Roman" w:eastAsia="宋体" w:hAnsi="Cambria Math"/>
                  <w:sz w:val="28"/>
                  <w:szCs w:val="28"/>
                </w:rPr>
                <m:t>96500</m:t>
              </m:r>
            </m:den>
          </m:f>
          <m:r>
            <w:rPr>
              <w:rFonts w:ascii="Cambria Math" w:cs="Times New Roman" w:eastAsia="宋体" w:hAnsi="Cambria Math"/>
              <w:sz w:val="28"/>
              <w:szCs w:val="28"/>
            </w:rPr>
            <m:t>=0.00279 mole of electon</m:t>
          </m:r>
        </m:oMath>
      </m:oMathPara>
    </w:p>
    <w:p>
      <w:pPr>
        <w:pStyle w:val="style0"/>
        <w:rPr>
          <w:rFonts w:ascii="Times New Roman" w:cs="Times New Roman" w:eastAsia="宋体" w:hAnsi="Times New Roman"/>
          <w:sz w:val="28"/>
          <w:szCs w:val="28"/>
        </w:rPr>
      </w:pPr>
      <w:r w:rsidRPr="2E8621DF">
        <w:rPr>
          <w:rFonts w:ascii="Times New Roman" w:cs="Times New Roman" w:eastAsia="宋体" w:hAnsi="Times New Roman"/>
          <w:sz w:val="28"/>
          <w:szCs w:val="28"/>
          <w:rPrChange w:id="19650" w:author="user pc" w:date="2022-03-15T10:14:00Z">
            <w:rPr>
              <w:rFonts w:ascii="Cambria Math" w:eastAsia="宋体" w:hAnsi="Cambria Math"/>
            </w:rPr>
          </w:rPrChange>
        </w:rPr>
        <w:t>= 2.8×10</w:t>
      </w:r>
      <w:r w:rsidRPr="25B1CF07">
        <w:rPr>
          <w:rFonts w:ascii="Times New Roman" w:cs="Times New Roman" w:eastAsia="宋体" w:hAnsi="Times New Roman"/>
          <w:sz w:val="28"/>
          <w:szCs w:val="28"/>
          <w:vertAlign w:val="superscript"/>
          <w:rPrChange w:id="19651" w:author="user pc" w:date="2022-03-15T10:14:00Z">
            <w:rPr>
              <w:rFonts w:ascii="Cambria Math" w:eastAsia="宋体" w:hAnsi="Cambria Math"/>
              <w:vertAlign w:val="superscript"/>
            </w:rPr>
          </w:rPrChange>
        </w:rPr>
        <w:t>-3</w:t>
      </w:r>
      <w:r>
        <w:rPr>
          <w:rFonts w:ascii="Times New Roman" w:cs="Times New Roman" w:eastAsia="宋体" w:hAnsi="Times New Roman"/>
          <w:sz w:val="28"/>
          <w:szCs w:val="28"/>
          <w:vertAlign w:val="superscript"/>
        </w:rPr>
        <w:t xml:space="preserve"> </w:t>
      </w:r>
      <m:oMath>
        <m:r>
          <w:rPr>
            <w:rFonts w:ascii="Cambria Math" w:cs="Times New Roman" w:eastAsia="宋体" w:hAnsi="Cambria Math"/>
            <w:sz w:val="28"/>
            <w:szCs w:val="28"/>
          </w:rPr>
          <m:t>mole of electon</m:t>
        </m:r>
      </m:oMath>
      <w:r>
        <w:rPr>
          <w:rFonts w:ascii="Times New Roman" w:cs="Times New Roman" w:eastAsia="宋体" w:hAnsi="Times New Roman"/>
          <w:b/>
          <w:sz w:val="28"/>
          <w:szCs w:val="28"/>
        </w:rPr>
        <w:t xml:space="preserve"> </w:t>
      </w:r>
    </w:p>
    <w:p>
      <w:pPr>
        <w:pStyle w:val="style0"/>
        <w:rPr>
          <w:rFonts w:ascii="Times New Roman" w:cs="Times New Roman" w:eastAsia="宋体" w:hAnsi="Times New Roman"/>
          <w:sz w:val="28"/>
          <w:szCs w:val="28"/>
        </w:rPr>
      </w:pPr>
      <w:r>
        <w:rPr>
          <w:rFonts w:ascii="Times New Roman" w:cs="Times New Roman" w:eastAsia="宋体" w:hAnsi="Times New Roman"/>
          <w:b/>
          <w:sz w:val="28"/>
          <w:szCs w:val="28"/>
        </w:rPr>
        <w:t xml:space="preserve">Example 6: </w:t>
      </w:r>
      <w:r>
        <w:rPr>
          <w:rFonts w:ascii="Times New Roman" w:cs="Times New Roman" w:eastAsia="宋体" w:hAnsi="Times New Roman"/>
          <w:sz w:val="28"/>
          <w:szCs w:val="28"/>
        </w:rPr>
        <w:t>What current in ampere will deposit 0.27g of aluminium in 2 hours? [Al = 27, F = 96500 C]</w:t>
      </w: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b/>
          <w:sz w:val="28"/>
          <w:szCs w:val="28"/>
        </w:rPr>
      </w:pPr>
      <w:r>
        <w:rPr>
          <w:rFonts w:ascii="Times New Roman" w:cs="Times New Roman" w:eastAsia="宋体" w:hAnsi="Times New Roman"/>
          <w:b/>
          <w:sz w:val="28"/>
          <w:szCs w:val="28"/>
        </w:rPr>
        <w:t xml:space="preserve">Solution: </w:t>
      </w:r>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I= </m:t>
          </m:r>
          <m:f>
            <m:fPr>
              <m:ctrlPr>
                <w:rPr>
                  <w:rFonts w:ascii="Cambria Math" w:cs="Times New Roman" w:eastAsia="宋体" w:hAnsi="Cambria Math"/>
                  <w:i/>
                  <w:sz w:val="28"/>
                  <w:szCs w:val="28"/>
                </w:rPr>
              </m:ctrlPr>
            </m:fPr>
            <m:num>
              <m:r>
                <w:rPr>
                  <w:rFonts w:ascii="Cambria Math" w:cs="Times New Roman" w:eastAsia="宋体" w:hAnsi="Cambria Math"/>
                  <w:sz w:val="28"/>
                  <w:szCs w:val="28"/>
                </w:rPr>
                <m:t>n ×F × m</m:t>
              </m:r>
            </m:num>
            <m:den>
              <m:r>
                <w:rPr>
                  <w:rFonts w:ascii="Cambria Math" w:cs="Times New Roman" w:eastAsia="宋体" w:hAnsi="Cambria Math"/>
                  <w:sz w:val="28"/>
                  <w:szCs w:val="28"/>
                </w:rPr>
                <m:t>t ×M</m:t>
              </m:r>
            </m:den>
          </m:f>
        </m:oMath>
      </m:oMathPara>
    </w:p>
    <w:p>
      <w:pPr>
        <w:pStyle w:val="style157"/>
        <w:rPr>
          <w:rFonts w:ascii="Times New Roman" w:cs="Times New Roman" w:eastAsia="宋体" w:hAnsi="Times New Roman"/>
          <w:sz w:val="28"/>
          <w:szCs w:val="28"/>
        </w:rPr>
      </w:pPr>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A</m:t>
          </m:r>
          <m:sSub>
            <m:sSubPr>
              <m:ctrlPr>
                <w:rPr>
                  <w:rFonts w:ascii="Cambria Math" w:cs="Times New Roman" w:eastAsia="宋体" w:hAnsi="Cambria Math"/>
                  <w:i/>
                  <w:sz w:val="28"/>
                  <w:szCs w:val="28"/>
                </w:rPr>
              </m:ctrlPr>
            </m:sSubPr>
            <m:e>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l</m:t>
                  </m:r>
                </m:e>
                <m:sup>
                  <m:r>
                    <w:rPr>
                      <w:rFonts w:ascii="Cambria Math" w:cs="Times New Roman" w:eastAsia="宋体" w:hAnsi="Cambria Math"/>
                      <w:sz w:val="28"/>
                      <w:szCs w:val="28"/>
                    </w:rPr>
                    <m:t>3+</m:t>
                  </m:r>
                </m:sup>
              </m:sSup>
            </m:e>
            <m:sub>
              <m:r>
                <w:rPr>
                  <w:rFonts w:ascii="Cambria Math" w:cs="Times New Roman" w:eastAsia="宋体" w:hAnsi="Cambria Math"/>
                  <w:sz w:val="28"/>
                  <w:szCs w:val="28"/>
                </w:rPr>
                <m:t>(aq)</m:t>
              </m:r>
            </m:sub>
          </m:sSub>
          <m:r>
            <w:rPr>
              <w:rFonts w:ascii="Cambria Math" w:cs="Times New Roman" w:eastAsia="宋体" w:hAnsi="Cambria Math"/>
              <w:sz w:val="28"/>
              <w:szCs w:val="28"/>
            </w:rPr>
            <m:t>+ 3</m:t>
          </m:r>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e</m:t>
              </m:r>
            </m:e>
            <m:sup>
              <m:r>
                <w:rPr>
                  <w:rFonts w:ascii="Cambria Math" w:cs="Times New Roman" w:eastAsia="宋体" w:hAnsi="Cambria Math"/>
                  <w:sz w:val="28"/>
                  <w:szCs w:val="28"/>
                </w:rPr>
                <m:t>-</m:t>
              </m:r>
            </m:sup>
          </m:sSup>
          <m:r>
            <w:rPr>
              <w:rFonts w:ascii="Cambria Math" w:cs="Times New Roman" w:eastAsia="宋体" w:hAnsi="Cambria Math"/>
              <w:sz w:val="28"/>
              <w:szCs w:val="28"/>
            </w:rPr>
            <m:t xml:space="preserve">  →A</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l</m:t>
              </m:r>
            </m:e>
            <m:sub>
              <m:r>
                <w:rPr>
                  <w:rFonts w:ascii="Cambria Math" w:cs="Times New Roman" w:eastAsia="宋体" w:hAnsi="Cambria Math"/>
                  <w:sz w:val="28"/>
                  <w:szCs w:val="28"/>
                </w:rPr>
                <m:t>(s)</m:t>
              </m:r>
            </m:sub>
          </m:sSub>
        </m:oMath>
      </m:oMathPara>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4"/>
          <w:szCs w:val="24"/>
        </w:rPr>
      </w:pPr>
      <m:oMathPara>
        <m:oMathParaPr>
          <m:jc m:val="left"/>
        </m:oMathParaPr>
        <m:oMath>
          <m:r>
            <w:rPr>
              <w:rFonts w:ascii="Cambria Math" w:cs="Times New Roman" w:eastAsia="宋体" w:hAnsi="Cambria Math"/>
              <w:sz w:val="24"/>
              <w:szCs w:val="24"/>
            </w:rPr>
            <m:t>n=3 electrons, F=96500 C, m=0.27g, M=27, t=2 ×60×60=7200 seconds</m:t>
          </m:r>
        </m:oMath>
      </m:oMathPara>
    </w:p>
    <w:p>
      <w:pPr>
        <w:pStyle w:val="style157"/>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I= </m:t>
          </m:r>
          <m:f>
            <m:fPr>
              <m:ctrlPr>
                <w:rPr>
                  <w:rFonts w:ascii="Cambria Math" w:cs="Times New Roman" w:eastAsia="宋体" w:hAnsi="Cambria Math"/>
                  <w:i/>
                  <w:sz w:val="28"/>
                  <w:szCs w:val="28"/>
                </w:rPr>
              </m:ctrlPr>
            </m:fPr>
            <m:num>
              <m:r>
                <w:rPr>
                  <w:rFonts w:ascii="Cambria Math" w:cs="Times New Roman" w:eastAsia="宋体" w:hAnsi="Cambria Math"/>
                  <w:sz w:val="28"/>
                  <w:szCs w:val="28"/>
                </w:rPr>
                <m:t>3 ×96500 × 0.27</m:t>
              </m:r>
            </m:num>
            <m:den>
              <m:r>
                <w:rPr>
                  <w:rFonts w:ascii="Cambria Math" w:cs="Times New Roman" w:eastAsia="宋体" w:hAnsi="Cambria Math"/>
                  <w:sz w:val="28"/>
                  <w:szCs w:val="28"/>
                </w:rPr>
                <m:t>7200 ×27</m:t>
              </m:r>
            </m:den>
          </m:f>
          <m:r>
            <w:rPr>
              <w:rFonts w:ascii="Cambria Math" w:cs="Times New Roman" w:eastAsia="宋体" w:hAnsi="Cambria Math"/>
              <w:sz w:val="28"/>
              <w:szCs w:val="28"/>
            </w:rPr>
            <m:t>=0.4 A</m:t>
          </m:r>
        </m:oMath>
      </m:oMathPara>
    </w:p>
    <w:p>
      <w:pPr>
        <w:pStyle w:val="style0"/>
        <w:rPr>
          <w:rFonts w:ascii="Times New Roman" w:cs="Times New Roman" w:eastAsia="宋体" w:hAnsi="Times New Roman"/>
          <w:b/>
          <w:sz w:val="28"/>
          <w:szCs w:val="28"/>
          <w:rPrChange w:id="19652" w:author="user pc" w:date="2022-03-15T10:14:00Z">
            <w:rPr>
              <w:rFonts w:ascii="Cambria Math" w:eastAsia="宋体" w:hAnsi="Cambria Math"/>
            </w:rPr>
          </w:rPrChange>
        </w:rPr>
      </w:pPr>
    </w:p>
    <w:p>
      <w:pPr>
        <w:pStyle w:val="style0"/>
        <w:rPr>
          <w:rFonts w:ascii="Times New Roman" w:cs="Times New Roman" w:eastAsia="宋体" w:hAnsi="Times New Roman"/>
          <w:b/>
          <w:bCs/>
          <w:sz w:val="28"/>
          <w:szCs w:val="28"/>
        </w:rPr>
      </w:pPr>
    </w:p>
    <w:p>
      <w:pPr>
        <w:pStyle w:val="style0"/>
        <w:rPr>
          <w:rFonts w:ascii="Times New Roman" w:cs="Times New Roman" w:eastAsia="宋体" w:hAnsi="Times New Roman"/>
          <w:b/>
          <w:bCs/>
          <w:sz w:val="28"/>
          <w:szCs w:val="28"/>
        </w:rPr>
      </w:pPr>
    </w:p>
    <w:p>
      <w:pPr>
        <w:pStyle w:val="style0"/>
        <w:rPr>
          <w:rFonts w:ascii="Times New Roman" w:cs="Times New Roman" w:eastAsia="宋体" w:hAnsi="Times New Roman"/>
          <w:b/>
          <w:bCs/>
          <w:sz w:val="28"/>
          <w:szCs w:val="28"/>
          <w:rPrChange w:id="19653" w:author="user pc" w:date="2022-03-15T10:14:00Z">
            <w:rPr>
              <w:rFonts w:ascii="Cambria Math" w:eastAsia="宋体" w:hAnsi="Cambria Math"/>
              <w:b/>
              <w:bCs/>
            </w:rPr>
          </w:rPrChange>
        </w:rPr>
      </w:pPr>
      <w:r w:rsidRPr="9AB98101">
        <w:rPr>
          <w:rFonts w:ascii="Times New Roman" w:cs="Times New Roman" w:eastAsia="宋体" w:hAnsi="Times New Roman"/>
          <w:b/>
          <w:bCs/>
          <w:sz w:val="28"/>
          <w:szCs w:val="28"/>
          <w:rPrChange w:id="19654" w:author="user pc" w:date="2022-03-15T10:14:00Z">
            <w:rPr>
              <w:rFonts w:eastAsia="宋体" w:hAnsi="Cambria Math"/>
              <w:b/>
              <w:bCs/>
            </w:rPr>
          </w:rPrChange>
        </w:rPr>
        <w:t>MARATHON SOLVED QUESTIONS</w:t>
      </w:r>
    </w:p>
    <w:p>
      <w:pPr>
        <w:pStyle w:val="style0"/>
        <w:rPr>
          <w:rFonts w:ascii="Times New Roman" w:cs="Times New Roman"/>
          <w:sz w:val="28"/>
          <w:szCs w:val="28"/>
          <w:rPrChange w:id="19655" w:author="user pc" w:date="2022-03-15T10:14:00Z">
            <w:rPr/>
          </w:rPrChange>
        </w:rPr>
      </w:pPr>
      <w:r w:rsidRPr="E2197FEC">
        <w:rPr>
          <w:rFonts w:ascii="Times New Roman" w:cs="Times New Roman" w:eastAsia="宋体" w:hAnsi="Times New Roman"/>
          <w:b/>
          <w:bCs/>
          <w:sz w:val="28"/>
          <w:szCs w:val="28"/>
          <w:rPrChange w:id="19656" w:author="user pc" w:date="2022-03-15T10:14:00Z">
            <w:rPr>
              <w:rFonts w:eastAsia="宋体" w:hAnsi="Bell MT"/>
              <w:b/>
              <w:bCs/>
            </w:rPr>
          </w:rPrChange>
        </w:rPr>
        <w:t>Example 1.</w:t>
      </w:r>
      <w:r>
        <w:rPr>
          <w:rFonts w:ascii="Times New Roman" w:cs="Times New Roman" w:eastAsia="宋体" w:hAnsi="Times New Roman"/>
          <w:b/>
          <w:bCs/>
          <w:sz w:val="28"/>
          <w:szCs w:val="28"/>
        </w:rPr>
        <w:t xml:space="preserve"> </w:t>
      </w:r>
      <w:r w:rsidRPr="FAE41D0F">
        <w:rPr>
          <w:rFonts w:ascii="Times New Roman" w:cs="Times New Roman" w:eastAsia="宋体" w:hAnsi="Times New Roman"/>
          <w:sz w:val="28"/>
          <w:szCs w:val="28"/>
          <w:rPrChange w:id="19657" w:author="user pc" w:date="2022-03-15T10:14:00Z">
            <w:rPr>
              <w:rFonts w:eastAsia="宋体" w:hAnsi="Bell MT"/>
            </w:rPr>
          </w:rPrChange>
        </w:rPr>
        <w:t>Electrolysis</w:t>
      </w:r>
      <w:r>
        <w:rPr>
          <w:rFonts w:ascii="Times New Roman" w:cs="Times New Roman" w:eastAsia="宋体" w:hAnsi="Times New Roman"/>
          <w:sz w:val="28"/>
          <w:szCs w:val="28"/>
        </w:rPr>
        <w:t xml:space="preserve"> </w:t>
      </w:r>
      <w:r w:rsidRPr="A1D27868">
        <w:rPr>
          <w:rFonts w:ascii="Times New Roman" w:cs="Times New Roman" w:eastAsia="宋体" w:hAnsi="Times New Roman"/>
          <w:sz w:val="28"/>
          <w:szCs w:val="28"/>
          <w:rPrChange w:id="19658" w:author="user pc" w:date="2022-03-15T10:14:00Z">
            <w:rPr>
              <w:rFonts w:eastAsia="宋体" w:hAnsi="Bell MT"/>
            </w:rPr>
          </w:rPrChange>
        </w:rPr>
        <w:t>of</w:t>
      </w:r>
      <w:r>
        <w:rPr>
          <w:rFonts w:ascii="Times New Roman" w:cs="Times New Roman" w:eastAsia="宋体" w:hAnsi="Times New Roman"/>
          <w:sz w:val="28"/>
          <w:szCs w:val="28"/>
        </w:rPr>
        <w:t xml:space="preserve"> </w:t>
      </w:r>
      <w:r w:rsidRPr="C55B832A">
        <w:rPr>
          <w:rFonts w:ascii="Times New Roman" w:cs="Times New Roman" w:eastAsia="宋体" w:hAnsi="Times New Roman"/>
          <w:sz w:val="28"/>
          <w:szCs w:val="28"/>
          <w:rPrChange w:id="19659" w:author="user pc" w:date="2022-03-15T10:14:00Z">
            <w:rPr>
              <w:rFonts w:eastAsia="宋体" w:hAnsi="Bell MT"/>
            </w:rPr>
          </w:rPrChange>
        </w:rPr>
        <w:t>dilute</w:t>
      </w:r>
      <w:r>
        <w:rPr>
          <w:rFonts w:ascii="Times New Roman" w:cs="Times New Roman" w:eastAsia="宋体" w:hAnsi="Times New Roman"/>
          <w:sz w:val="28"/>
          <w:szCs w:val="28"/>
        </w:rPr>
        <w:t xml:space="preserve"> </w:t>
      </w:r>
      <w:r w:rsidRPr="DAD73BE7">
        <w:rPr>
          <w:rFonts w:ascii="Times New Roman" w:cs="Times New Roman" w:eastAsia="宋体" w:hAnsi="Times New Roman"/>
          <w:sz w:val="28"/>
          <w:szCs w:val="28"/>
          <w:rPrChange w:id="19660" w:author="user pc" w:date="2022-03-15T10:14:00Z">
            <w:rPr>
              <w:rFonts w:eastAsia="宋体" w:hAnsi="Bell MT"/>
            </w:rPr>
          </w:rPrChange>
        </w:rPr>
        <w:t>aqueous</w:t>
      </w:r>
      <w:r>
        <w:rPr>
          <w:rFonts w:ascii="Times New Roman" w:cs="Times New Roman" w:eastAsia="宋体" w:hAnsi="Times New Roman"/>
          <w:sz w:val="28"/>
          <w:szCs w:val="28"/>
        </w:rPr>
        <w:t xml:space="preserve"> </w:t>
      </w:r>
      <w:r w:rsidRPr="616EADCC">
        <w:rPr>
          <w:rFonts w:ascii="Times New Roman" w:cs="Times New Roman" w:eastAsia="宋体" w:hAnsi="Times New Roman"/>
          <w:sz w:val="28"/>
          <w:szCs w:val="28"/>
          <w:rPrChange w:id="19661" w:author="user pc" w:date="2022-03-15T10:14:00Z">
            <w:rPr>
              <w:rFonts w:eastAsia="宋体" w:hAnsi="Bell MT"/>
            </w:rPr>
          </w:rPrChange>
        </w:rPr>
        <w:t>NaCl</w:t>
      </w:r>
      <w:r>
        <w:rPr>
          <w:rFonts w:ascii="Times New Roman" w:cs="Times New Roman" w:eastAsia="宋体" w:hAnsi="Times New Roman"/>
          <w:sz w:val="28"/>
          <w:szCs w:val="28"/>
        </w:rPr>
        <w:t xml:space="preserve"> </w:t>
      </w:r>
      <w:r w:rsidRPr="7442966E">
        <w:rPr>
          <w:rFonts w:ascii="Times New Roman" w:cs="Times New Roman" w:eastAsia="宋体" w:hAnsi="Times New Roman"/>
          <w:sz w:val="28"/>
          <w:szCs w:val="28"/>
          <w:rPrChange w:id="19662" w:author="user pc" w:date="2022-03-15T10:14:00Z">
            <w:rPr>
              <w:rFonts w:eastAsia="宋体" w:hAnsi="Bell MT"/>
            </w:rPr>
          </w:rPrChange>
        </w:rPr>
        <w:t>solution</w:t>
      </w:r>
      <w:r>
        <w:rPr>
          <w:rFonts w:ascii="Times New Roman" w:cs="Times New Roman" w:eastAsia="宋体" w:hAnsi="Times New Roman"/>
          <w:sz w:val="28"/>
          <w:szCs w:val="28"/>
        </w:rPr>
        <w:t xml:space="preserve"> </w:t>
      </w:r>
      <w:r w:rsidRPr="9C67C08F">
        <w:rPr>
          <w:rFonts w:ascii="Times New Roman" w:cs="Times New Roman" w:eastAsia="宋体" w:hAnsi="Times New Roman"/>
          <w:sz w:val="28"/>
          <w:szCs w:val="28"/>
          <w:rPrChange w:id="19663" w:author="user pc" w:date="2022-03-15T10:14:00Z">
            <w:rPr>
              <w:rFonts w:eastAsia="宋体" w:hAnsi="Bell MT"/>
            </w:rPr>
          </w:rPrChange>
        </w:rPr>
        <w:t>was</w:t>
      </w:r>
      <w:r>
        <w:rPr>
          <w:rFonts w:ascii="Times New Roman" w:cs="Times New Roman" w:eastAsia="宋体" w:hAnsi="Times New Roman"/>
          <w:sz w:val="28"/>
          <w:szCs w:val="28"/>
        </w:rPr>
        <w:t xml:space="preserve"> </w:t>
      </w:r>
      <w:r w:rsidRPr="920C5EFA">
        <w:rPr>
          <w:rFonts w:ascii="Times New Roman" w:cs="Times New Roman" w:eastAsia="宋体" w:hAnsi="Times New Roman"/>
          <w:sz w:val="28"/>
          <w:szCs w:val="28"/>
          <w:rPrChange w:id="19664" w:author="user pc" w:date="2022-03-15T10:14:00Z">
            <w:rPr>
              <w:rFonts w:eastAsia="宋体" w:hAnsi="Bell MT"/>
            </w:rPr>
          </w:rPrChange>
        </w:rPr>
        <w:t>carried</w:t>
      </w:r>
      <w:r>
        <w:rPr>
          <w:rFonts w:ascii="Times New Roman" w:cs="Times New Roman" w:eastAsia="宋体" w:hAnsi="Times New Roman"/>
          <w:sz w:val="28"/>
          <w:szCs w:val="28"/>
        </w:rPr>
        <w:t xml:space="preserve"> </w:t>
      </w:r>
      <w:r w:rsidRPr="C3867AFE">
        <w:rPr>
          <w:rFonts w:ascii="Times New Roman" w:cs="Times New Roman" w:eastAsia="宋体" w:hAnsi="Times New Roman"/>
          <w:sz w:val="28"/>
          <w:szCs w:val="28"/>
          <w:rPrChange w:id="19665" w:author="user pc" w:date="2022-03-15T10:14:00Z">
            <w:rPr>
              <w:rFonts w:eastAsia="宋体" w:hAnsi="Bell MT"/>
            </w:rPr>
          </w:rPrChange>
        </w:rPr>
        <w:t>out</w:t>
      </w:r>
      <w:r>
        <w:rPr>
          <w:rFonts w:ascii="Times New Roman" w:cs="Times New Roman" w:eastAsia="宋体" w:hAnsi="Times New Roman"/>
          <w:sz w:val="28"/>
          <w:szCs w:val="28"/>
        </w:rPr>
        <w:t xml:space="preserve"> </w:t>
      </w:r>
      <w:r w:rsidRPr="B56D0A30">
        <w:rPr>
          <w:rFonts w:ascii="Times New Roman" w:cs="Times New Roman" w:eastAsia="宋体" w:hAnsi="Times New Roman"/>
          <w:sz w:val="28"/>
          <w:szCs w:val="28"/>
          <w:rPrChange w:id="19666" w:author="user pc" w:date="2022-03-15T10:14:00Z">
            <w:rPr>
              <w:rFonts w:eastAsia="宋体" w:hAnsi="Bell MT"/>
            </w:rPr>
          </w:rPrChange>
        </w:rPr>
        <w:t>by</w:t>
      </w:r>
      <w:r>
        <w:rPr>
          <w:rFonts w:ascii="Times New Roman" w:cs="Times New Roman" w:eastAsia="宋体" w:hAnsi="Times New Roman"/>
          <w:sz w:val="28"/>
          <w:szCs w:val="28"/>
        </w:rPr>
        <w:t xml:space="preserve"> </w:t>
      </w:r>
      <w:r w:rsidRPr="068A90D3">
        <w:rPr>
          <w:rFonts w:ascii="Times New Roman" w:cs="Times New Roman" w:eastAsia="宋体" w:hAnsi="Times New Roman"/>
          <w:sz w:val="28"/>
          <w:szCs w:val="28"/>
          <w:rPrChange w:id="19667" w:author="user pc" w:date="2022-03-15T10:14:00Z">
            <w:rPr>
              <w:rFonts w:eastAsia="宋体" w:hAnsi="Bell MT"/>
            </w:rPr>
          </w:rPrChange>
        </w:rPr>
        <w:t>passing</w:t>
      </w:r>
      <w:r>
        <w:rPr>
          <w:rFonts w:ascii="Times New Roman" w:cs="Times New Roman" w:eastAsia="宋体" w:hAnsi="Times New Roman"/>
          <w:sz w:val="28"/>
          <w:szCs w:val="28"/>
        </w:rPr>
        <w:t xml:space="preserve"> </w:t>
      </w:r>
      <w:r w:rsidRPr="394BDA4D">
        <w:rPr>
          <w:rFonts w:ascii="Times New Roman" w:cs="Times New Roman" w:eastAsia="宋体" w:hAnsi="Times New Roman"/>
          <w:sz w:val="28"/>
          <w:szCs w:val="28"/>
          <w:rPrChange w:id="19668" w:author="user pc" w:date="2022-03-15T10:14:00Z">
            <w:rPr>
              <w:rFonts w:eastAsia="宋体" w:hAnsi="Bell MT"/>
            </w:rPr>
          </w:rPrChange>
        </w:rPr>
        <w:t>10</w:t>
      </w:r>
      <w:r>
        <w:rPr>
          <w:rFonts w:ascii="Times New Roman" w:cs="Times New Roman" w:eastAsia="宋体" w:hAnsi="Times New Roman"/>
          <w:sz w:val="28"/>
          <w:szCs w:val="28"/>
        </w:rPr>
        <w:t xml:space="preserve"> </w:t>
      </w:r>
      <w:r w:rsidRPr="F2902975">
        <w:rPr>
          <w:rFonts w:ascii="Times New Roman" w:cs="Times New Roman" w:eastAsia="宋体" w:hAnsi="Times New Roman"/>
          <w:sz w:val="28"/>
          <w:szCs w:val="28"/>
          <w:rPrChange w:id="19669" w:author="user pc" w:date="2022-03-15T10:14:00Z">
            <w:rPr>
              <w:rFonts w:eastAsia="宋体" w:hAnsi="Bell MT"/>
            </w:rPr>
          </w:rPrChange>
        </w:rPr>
        <w:t>milliampere</w:t>
      </w:r>
      <w:r>
        <w:rPr>
          <w:rFonts w:ascii="Times New Roman" w:cs="Times New Roman" w:eastAsia="宋体" w:hAnsi="Times New Roman"/>
          <w:sz w:val="28"/>
          <w:szCs w:val="28"/>
        </w:rPr>
        <w:t xml:space="preserve"> </w:t>
      </w:r>
      <w:r w:rsidRPr="028BC570">
        <w:rPr>
          <w:rFonts w:ascii="Times New Roman" w:cs="Times New Roman" w:eastAsia="宋体" w:hAnsi="Times New Roman"/>
          <w:sz w:val="28"/>
          <w:szCs w:val="28"/>
          <w:rPrChange w:id="19670" w:author="user pc" w:date="2022-03-15T10:14:00Z">
            <w:rPr>
              <w:rFonts w:eastAsia="宋体" w:hAnsi="Bell MT"/>
            </w:rPr>
          </w:rPrChange>
        </w:rPr>
        <w:t>current. What is the</w:t>
      </w:r>
      <w:r>
        <w:rPr>
          <w:rFonts w:ascii="Times New Roman" w:cs="Times New Roman" w:eastAsia="宋体" w:hAnsi="Times New Roman"/>
          <w:sz w:val="28"/>
          <w:szCs w:val="28"/>
        </w:rPr>
        <w:t xml:space="preserve"> </w:t>
      </w:r>
      <w:r w:rsidRPr="5A072CC8">
        <w:rPr>
          <w:rFonts w:ascii="Times New Roman" w:cs="Times New Roman" w:eastAsia="宋体" w:hAnsi="Times New Roman"/>
          <w:sz w:val="28"/>
          <w:szCs w:val="28"/>
          <w:rPrChange w:id="19671" w:author="user pc" w:date="2022-03-15T10:14:00Z">
            <w:rPr>
              <w:rFonts w:eastAsia="宋体" w:hAnsi="Bell MT"/>
            </w:rPr>
          </w:rPrChange>
        </w:rPr>
        <w:t>time</w:t>
      </w:r>
      <w:r>
        <w:rPr>
          <w:rFonts w:ascii="Times New Roman" w:cs="Times New Roman" w:eastAsia="宋体" w:hAnsi="Times New Roman"/>
          <w:sz w:val="28"/>
          <w:szCs w:val="28"/>
        </w:rPr>
        <w:t xml:space="preserve"> </w:t>
      </w:r>
      <w:r w:rsidRPr="C230F3B7">
        <w:rPr>
          <w:rFonts w:ascii="Times New Roman" w:cs="Times New Roman" w:eastAsia="宋体" w:hAnsi="Times New Roman"/>
          <w:sz w:val="28"/>
          <w:szCs w:val="28"/>
          <w:rPrChange w:id="19672" w:author="user pc" w:date="2022-03-15T10:14:00Z">
            <w:rPr>
              <w:rFonts w:eastAsia="宋体" w:hAnsi="Bell MT"/>
            </w:rPr>
          </w:rPrChange>
        </w:rPr>
        <w:t>required</w:t>
      </w:r>
      <w:r>
        <w:rPr>
          <w:rFonts w:ascii="Times New Roman" w:cs="Times New Roman" w:eastAsia="宋体" w:hAnsi="Times New Roman"/>
          <w:sz w:val="28"/>
          <w:szCs w:val="28"/>
        </w:rPr>
        <w:t xml:space="preserve"> </w:t>
      </w:r>
      <w:r w:rsidRPr="298DC68B">
        <w:rPr>
          <w:rFonts w:ascii="Times New Roman" w:cs="Times New Roman" w:eastAsia="宋体" w:hAnsi="Times New Roman"/>
          <w:sz w:val="28"/>
          <w:szCs w:val="28"/>
          <w:rPrChange w:id="19673" w:author="user pc" w:date="2022-03-15T10:14:00Z">
            <w:rPr>
              <w:rFonts w:eastAsia="宋体" w:hAnsi="Bell MT"/>
            </w:rPr>
          </w:rPrChange>
        </w:rPr>
        <w:t>to</w:t>
      </w:r>
      <w:r>
        <w:rPr>
          <w:rFonts w:ascii="Times New Roman" w:cs="Times New Roman" w:eastAsia="宋体" w:hAnsi="Times New Roman"/>
          <w:sz w:val="28"/>
          <w:szCs w:val="28"/>
        </w:rPr>
        <w:t xml:space="preserve"> </w:t>
      </w:r>
      <w:r w:rsidRPr="BEAA58BD">
        <w:rPr>
          <w:rFonts w:ascii="Times New Roman" w:cs="Times New Roman" w:eastAsia="宋体" w:hAnsi="Times New Roman"/>
          <w:sz w:val="28"/>
          <w:szCs w:val="28"/>
          <w:rPrChange w:id="19674" w:author="user pc" w:date="2022-03-15T10:14:00Z">
            <w:rPr>
              <w:rFonts w:eastAsia="宋体" w:hAnsi="Bell MT"/>
            </w:rPr>
          </w:rPrChange>
        </w:rPr>
        <w:t>liberate</w:t>
      </w:r>
      <w:r>
        <w:rPr>
          <w:rFonts w:ascii="Times New Roman" w:cs="Times New Roman" w:eastAsia="宋体" w:hAnsi="Times New Roman"/>
          <w:sz w:val="28"/>
          <w:szCs w:val="28"/>
        </w:rPr>
        <w:t xml:space="preserve"> </w:t>
      </w:r>
      <w:r w:rsidRPr="81FE1EDE">
        <w:rPr>
          <w:rFonts w:ascii="Times New Roman" w:cs="Times New Roman" w:eastAsia="宋体" w:hAnsi="Times New Roman"/>
          <w:sz w:val="28"/>
          <w:szCs w:val="28"/>
          <w:rPrChange w:id="19675" w:author="user pc" w:date="2022-03-15T10:14:00Z">
            <w:rPr>
              <w:rFonts w:eastAsia="宋体" w:hAnsi="Bell MT"/>
            </w:rPr>
          </w:rPrChange>
        </w:rPr>
        <w:t>0.01mol</w:t>
      </w:r>
      <w:r>
        <w:rPr>
          <w:rFonts w:ascii="Times New Roman" w:cs="Times New Roman" w:eastAsia="宋体" w:hAnsi="Times New Roman"/>
          <w:sz w:val="28"/>
          <w:szCs w:val="28"/>
        </w:rPr>
        <w:t xml:space="preserve"> </w:t>
      </w:r>
      <w:r w:rsidRPr="325CF884">
        <w:rPr>
          <w:rFonts w:ascii="Times New Roman" w:cs="Times New Roman" w:eastAsia="宋体" w:hAnsi="Times New Roman"/>
          <w:sz w:val="28"/>
          <w:szCs w:val="28"/>
          <w:rPrChange w:id="19676" w:author="user pc" w:date="2022-03-15T10:14:00Z">
            <w:rPr>
              <w:rFonts w:eastAsia="宋体" w:hAnsi="Bell MT"/>
            </w:rPr>
          </w:rPrChange>
        </w:rPr>
        <w:t>of</w:t>
      </w:r>
      <w:r>
        <w:rPr>
          <w:rFonts w:ascii="Times New Roman" w:cs="Times New Roman" w:eastAsia="宋体" w:hAnsi="Times New Roman"/>
          <w:sz w:val="28"/>
          <w:szCs w:val="28"/>
        </w:rPr>
        <w:t xml:space="preserve"> </w:t>
      </w:r>
      <w:r w:rsidRPr="836FFD9C">
        <w:rPr>
          <w:rFonts w:ascii="Times New Roman" w:cs="Times New Roman" w:eastAsia="宋体" w:hAnsi="Times New Roman"/>
          <w:sz w:val="28"/>
          <w:szCs w:val="28"/>
          <w:rPrChange w:id="19677" w:author="user pc" w:date="2022-03-15T10:14:00Z">
            <w:rPr>
              <w:rFonts w:eastAsia="宋体" w:hAnsi="Bell MT"/>
            </w:rPr>
          </w:rPrChange>
        </w:rPr>
        <w:t>H</w:t>
      </w:r>
      <w:r w:rsidRPr="482FEDD1">
        <w:rPr>
          <w:rFonts w:ascii="Times New Roman" w:cs="Times New Roman" w:eastAsia="宋体" w:hAnsi="Times New Roman"/>
          <w:sz w:val="28"/>
          <w:szCs w:val="28"/>
          <w:vertAlign w:val="subscript"/>
          <w:rPrChange w:id="19678" w:author="user pc" w:date="2022-03-15T10:14:00Z">
            <w:rPr>
              <w:rFonts w:eastAsia="宋体" w:hAnsi="Bell MT"/>
              <w:vertAlign w:val="subscript"/>
            </w:rPr>
          </w:rPrChange>
        </w:rPr>
        <w:t>2</w:t>
      </w:r>
      <w:r>
        <w:rPr>
          <w:rFonts w:ascii="Times New Roman" w:cs="Times New Roman" w:eastAsia="宋体" w:hAnsi="Times New Roman"/>
          <w:sz w:val="28"/>
          <w:szCs w:val="28"/>
          <w:vertAlign w:val="subscript"/>
        </w:rPr>
        <w:t xml:space="preserve">  </w:t>
      </w:r>
      <w:r w:rsidRPr="4D52B7B7">
        <w:rPr>
          <w:rFonts w:ascii="Times New Roman" w:cs="Times New Roman" w:eastAsia="宋体" w:hAnsi="Times New Roman"/>
          <w:sz w:val="28"/>
          <w:szCs w:val="28"/>
          <w:rPrChange w:id="19679" w:author="user pc" w:date="2022-03-15T10:14:00Z">
            <w:rPr>
              <w:rFonts w:eastAsia="宋体" w:hAnsi="Bell MT"/>
            </w:rPr>
          </w:rPrChange>
        </w:rPr>
        <w:t>gas</w:t>
      </w:r>
      <w:r>
        <w:rPr>
          <w:rFonts w:ascii="Times New Roman" w:cs="Times New Roman" w:eastAsia="宋体" w:hAnsi="Times New Roman"/>
          <w:sz w:val="28"/>
          <w:szCs w:val="28"/>
        </w:rPr>
        <w:t xml:space="preserve"> </w:t>
      </w:r>
      <w:r w:rsidRPr="3256D878">
        <w:rPr>
          <w:rFonts w:ascii="Times New Roman" w:cs="Times New Roman" w:eastAsia="宋体" w:hAnsi="Times New Roman"/>
          <w:sz w:val="28"/>
          <w:szCs w:val="28"/>
          <w:rPrChange w:id="19680" w:author="user pc" w:date="2022-03-15T10:14:00Z">
            <w:rPr>
              <w:rFonts w:eastAsia="宋体" w:hAnsi="Bell MT"/>
            </w:rPr>
          </w:rPrChange>
        </w:rPr>
        <w:t>at</w:t>
      </w:r>
      <w:r>
        <w:rPr>
          <w:rFonts w:ascii="Times New Roman" w:cs="Times New Roman" w:eastAsia="宋体" w:hAnsi="Times New Roman"/>
          <w:sz w:val="28"/>
          <w:szCs w:val="28"/>
        </w:rPr>
        <w:t xml:space="preserve"> </w:t>
      </w:r>
      <w:r w:rsidRPr="1540B0B5">
        <w:rPr>
          <w:rFonts w:ascii="Times New Roman" w:cs="Times New Roman" w:eastAsia="宋体" w:hAnsi="Times New Roman"/>
          <w:sz w:val="28"/>
          <w:szCs w:val="28"/>
          <w:rPrChange w:id="19681" w:author="user pc" w:date="2022-03-15T10:14:00Z">
            <w:rPr>
              <w:rFonts w:eastAsia="宋体" w:hAnsi="Bell MT"/>
            </w:rPr>
          </w:rPrChange>
        </w:rPr>
        <w:t>the</w:t>
      </w:r>
      <w:r>
        <w:rPr>
          <w:rFonts w:ascii="Times New Roman" w:cs="Times New Roman" w:eastAsia="宋体" w:hAnsi="Times New Roman"/>
          <w:sz w:val="28"/>
          <w:szCs w:val="28"/>
        </w:rPr>
        <w:t xml:space="preserve"> </w:t>
      </w:r>
      <w:r w:rsidRPr="40240439">
        <w:rPr>
          <w:rFonts w:ascii="Times New Roman" w:cs="Times New Roman" w:eastAsia="宋体" w:hAnsi="Times New Roman"/>
          <w:sz w:val="28"/>
          <w:szCs w:val="28"/>
          <w:rPrChange w:id="19682" w:author="user pc" w:date="2022-03-15T10:14:00Z">
            <w:rPr>
              <w:rFonts w:eastAsia="宋体" w:hAnsi="Bell MT"/>
            </w:rPr>
          </w:rPrChange>
        </w:rPr>
        <w:t>cathode?</w:t>
      </w:r>
    </w:p>
    <w:p>
      <w:pPr>
        <w:pStyle w:val="style0"/>
        <w:rPr>
          <w:rFonts w:ascii="Times New Roman" w:cs="Times New Roman" w:eastAsia="宋体" w:hAnsi="Times New Roman"/>
          <w:b/>
          <w:bCs/>
          <w:sz w:val="28"/>
          <w:szCs w:val="28"/>
          <w:rPrChange w:id="19683" w:author="user pc" w:date="2022-03-15T10:14:00Z">
            <w:rPr>
              <w:rFonts w:eastAsia="宋体" w:hAnsi="Bell MT"/>
              <w:b/>
              <w:bCs/>
            </w:rPr>
          </w:rPrChange>
        </w:rPr>
      </w:pPr>
      <w:r w:rsidRPr="059AED13">
        <w:rPr>
          <w:rFonts w:ascii="Times New Roman" w:cs="Times New Roman" w:eastAsia="宋体" w:hAnsi="Times New Roman"/>
          <w:b/>
          <w:bCs/>
          <w:sz w:val="28"/>
          <w:szCs w:val="28"/>
          <w:rPrChange w:id="19684" w:author="user pc" w:date="2022-03-15T10:14:00Z">
            <w:rPr>
              <w:rFonts w:eastAsia="宋体" w:hAnsi="Bell MT"/>
              <w:b/>
              <w:bCs/>
            </w:rPr>
          </w:rPrChange>
        </w:rPr>
        <w:t>Solution</w:t>
      </w:r>
    </w:p>
    <w:p>
      <w:pPr>
        <w:pStyle w:val="style0"/>
        <w:rPr>
          <w:rFonts w:ascii="Times New Roman" w:cs="Times New Roman"/>
          <w:sz w:val="28"/>
          <w:szCs w:val="28"/>
          <w:rPrChange w:id="19685" w:author="user pc" w:date="2022-03-15T10:14:00Z">
            <w:rPr/>
          </w:rPrChange>
        </w:rPr>
      </w:pPr>
      <w:r w:rsidRPr="6FEFD43B">
        <w:rPr>
          <w:rFonts w:ascii="Times New Roman" w:cs="Times New Roman" w:eastAsia="宋体" w:hAnsi="Times New Roman"/>
          <w:sz w:val="28"/>
          <w:szCs w:val="28"/>
          <w:rPrChange w:id="19686" w:author="user pc" w:date="2022-03-15T10:14:00Z">
            <w:rPr>
              <w:rFonts w:eastAsia="宋体" w:hAnsi="Bell MT"/>
            </w:rPr>
          </w:rPrChange>
        </w:rPr>
        <w:t>According</w:t>
      </w:r>
      <w:r>
        <w:rPr>
          <w:rFonts w:ascii="Times New Roman" w:cs="Times New Roman" w:eastAsia="宋体" w:hAnsi="Times New Roman"/>
          <w:sz w:val="28"/>
          <w:szCs w:val="28"/>
        </w:rPr>
        <w:t xml:space="preserve"> </w:t>
      </w:r>
      <w:r w:rsidRPr="0D7E4366">
        <w:rPr>
          <w:rFonts w:ascii="Times New Roman" w:cs="Times New Roman" w:eastAsia="宋体" w:hAnsi="Times New Roman"/>
          <w:sz w:val="28"/>
          <w:szCs w:val="28"/>
          <w:rPrChange w:id="19687" w:author="user pc" w:date="2022-03-15T10:14:00Z">
            <w:rPr>
              <w:rFonts w:eastAsia="宋体" w:hAnsi="Bell MT"/>
            </w:rPr>
          </w:rPrChange>
        </w:rPr>
        <w:t>to</w:t>
      </w:r>
      <w:r>
        <w:rPr>
          <w:rFonts w:ascii="Times New Roman" w:cs="Times New Roman" w:eastAsia="宋体" w:hAnsi="Times New Roman"/>
          <w:sz w:val="28"/>
          <w:szCs w:val="28"/>
        </w:rPr>
        <w:t xml:space="preserve"> </w:t>
      </w:r>
      <w:r w:rsidRPr="BA497117">
        <w:rPr>
          <w:rFonts w:ascii="Times New Roman" w:cs="Times New Roman" w:eastAsia="宋体" w:hAnsi="Times New Roman"/>
          <w:sz w:val="28"/>
          <w:szCs w:val="28"/>
          <w:rPrChange w:id="19688" w:author="user pc" w:date="2022-03-15T10:14:00Z">
            <w:rPr>
              <w:rFonts w:eastAsia="宋体" w:hAnsi="Bell MT"/>
            </w:rPr>
          </w:rPrChange>
        </w:rPr>
        <w:t>Faraday's</w:t>
      </w:r>
      <w:r>
        <w:rPr>
          <w:rFonts w:ascii="Times New Roman" w:cs="Times New Roman" w:eastAsia="宋体" w:hAnsi="Times New Roman"/>
          <w:sz w:val="28"/>
          <w:szCs w:val="28"/>
        </w:rPr>
        <w:t xml:space="preserve"> </w:t>
      </w:r>
      <w:r w:rsidRPr="19D74FAD">
        <w:rPr>
          <w:rFonts w:ascii="Times New Roman" w:cs="Times New Roman" w:eastAsia="宋体" w:hAnsi="Times New Roman"/>
          <w:sz w:val="28"/>
          <w:szCs w:val="28"/>
          <w:rPrChange w:id="19689" w:author="user pc" w:date="2022-03-15T10:14:00Z">
            <w:rPr>
              <w:rFonts w:eastAsia="宋体" w:hAnsi="Bell MT"/>
            </w:rPr>
          </w:rPrChange>
        </w:rPr>
        <w:t>first</w:t>
      </w:r>
      <w:r>
        <w:rPr>
          <w:rFonts w:ascii="Times New Roman" w:cs="Times New Roman" w:eastAsia="宋体" w:hAnsi="Times New Roman"/>
          <w:sz w:val="28"/>
          <w:szCs w:val="28"/>
        </w:rPr>
        <w:t xml:space="preserve"> </w:t>
      </w:r>
      <w:r w:rsidRPr="CA187BF3">
        <w:rPr>
          <w:rFonts w:ascii="Times New Roman" w:cs="Times New Roman" w:eastAsia="宋体" w:hAnsi="Times New Roman"/>
          <w:sz w:val="28"/>
          <w:szCs w:val="28"/>
          <w:rPrChange w:id="19690" w:author="user pc" w:date="2022-03-15T10:14:00Z">
            <w:rPr>
              <w:rFonts w:eastAsia="宋体" w:hAnsi="Bell MT"/>
            </w:rPr>
          </w:rPrChange>
        </w:rPr>
        <w:t>law</w:t>
      </w:r>
      <w:r>
        <w:rPr>
          <w:rFonts w:ascii="Times New Roman" w:cs="Times New Roman" w:eastAsia="宋体" w:hAnsi="Times New Roman"/>
          <w:sz w:val="28"/>
          <w:szCs w:val="28"/>
        </w:rPr>
        <w:t xml:space="preserve"> </w:t>
      </w:r>
      <w:r w:rsidRPr="F5BB712A">
        <w:rPr>
          <w:rFonts w:ascii="Times New Roman" w:cs="Times New Roman" w:eastAsia="宋体" w:hAnsi="Times New Roman"/>
          <w:sz w:val="28"/>
          <w:szCs w:val="28"/>
          <w:rPrChange w:id="19691" w:author="user pc" w:date="2022-03-15T10:14:00Z">
            <w:rPr>
              <w:rFonts w:eastAsia="宋体" w:hAnsi="Bell MT"/>
            </w:rPr>
          </w:rPrChange>
        </w:rPr>
        <w:t>of</w:t>
      </w:r>
      <w:r>
        <w:rPr>
          <w:rFonts w:ascii="Times New Roman" w:cs="Times New Roman" w:eastAsia="宋体" w:hAnsi="Times New Roman"/>
          <w:sz w:val="28"/>
          <w:szCs w:val="28"/>
        </w:rPr>
        <w:t xml:space="preserve"> </w:t>
      </w:r>
      <w:r w:rsidRPr="F8C66C47">
        <w:rPr>
          <w:rFonts w:ascii="Times New Roman" w:cs="Times New Roman" w:eastAsia="宋体" w:hAnsi="Times New Roman"/>
          <w:sz w:val="28"/>
          <w:szCs w:val="28"/>
          <w:rPrChange w:id="19692" w:author="user pc" w:date="2022-03-15T10:14:00Z">
            <w:rPr>
              <w:rFonts w:eastAsia="宋体" w:hAnsi="Bell MT"/>
            </w:rPr>
          </w:rPrChange>
        </w:rPr>
        <w:t>electrolysis:</w:t>
      </w:r>
    </w:p>
    <w:p>
      <w:pPr>
        <w:pStyle w:val="style0"/>
        <w:rPr>
          <w:rFonts w:ascii="Times New Roman" w:cs="Times New Roman"/>
          <w:sz w:val="28"/>
          <w:szCs w:val="28"/>
          <w:rPrChange w:id="19693" w:author="user pc" w:date="2022-03-15T10:14:00Z">
            <w:rPr/>
          </w:rPrChange>
        </w:rPr>
      </w:pPr>
      <w:r w:rsidRPr="0B8C5ABF">
        <w:rPr>
          <w:rFonts w:ascii="Times New Roman" w:cs="Times New Roman"/>
          <w:sz w:val="28"/>
          <w:szCs w:val="28"/>
          <w:rPrChange w:id="19694" w:author="user pc" w:date="2022-03-15T10:14:00Z">
            <w:rPr/>
          </w:rPrChange>
        </w:rPr>
        <w:t>m = EIt/F</w:t>
      </w:r>
    </w:p>
    <w:p>
      <w:pPr>
        <w:pStyle w:val="style0"/>
        <w:rPr>
          <w:rFonts w:ascii="Times New Roman" w:cs="Times New Roman"/>
          <w:sz w:val="28"/>
          <w:szCs w:val="28"/>
          <w:rPrChange w:id="19695" w:author="user pc" w:date="2022-03-15T10:14:00Z">
            <w:rPr/>
          </w:rPrChange>
        </w:rPr>
      </w:pPr>
      <w:r w:rsidRPr="C7861770">
        <w:rPr>
          <w:rFonts w:ascii="Times New Roman" w:cs="Times New Roman" w:eastAsia="宋体" w:hAnsi="Times New Roman"/>
          <w:sz w:val="28"/>
          <w:szCs w:val="28"/>
          <w:rPrChange w:id="19696" w:author="user pc" w:date="2022-03-15T10:14:00Z">
            <w:rPr>
              <w:rFonts w:eastAsia="宋体" w:hAnsi="Bell MT"/>
            </w:rPr>
          </w:rPrChange>
        </w:rPr>
        <w:t>Where:</w:t>
      </w:r>
    </w:p>
    <w:p>
      <w:pPr>
        <w:pStyle w:val="style0"/>
        <w:rPr>
          <w:rFonts w:ascii="Times New Roman" w:cs="Times New Roman"/>
          <w:sz w:val="28"/>
          <w:szCs w:val="28"/>
          <w:rPrChange w:id="19697" w:author="user pc" w:date="2022-03-15T10:14:00Z">
            <w:rPr/>
          </w:rPrChange>
        </w:rPr>
      </w:pPr>
      <w:r>
        <w:rPr>
          <w:rFonts w:ascii="Times New Roman" w:cs="Times New Roman" w:eastAsia="宋体" w:hAnsi="Times New Roman"/>
          <w:sz w:val="28"/>
          <w:szCs w:val="28"/>
        </w:rPr>
        <w:t xml:space="preserve">M </w:t>
      </w:r>
      <w:r w:rsidRPr="57E03EDC">
        <w:rPr>
          <w:rFonts w:ascii="Times New Roman" w:cs="Times New Roman" w:eastAsia="宋体" w:hAnsi="Times New Roman"/>
          <w:sz w:val="28"/>
          <w:szCs w:val="28"/>
          <w:rPrChange w:id="19698" w:author="user pc" w:date="2022-03-15T10:14:00Z">
            <w:rPr>
              <w:rFonts w:eastAsia="宋体" w:hAnsi="Bell MT"/>
            </w:rPr>
          </w:rPrChange>
        </w:rPr>
        <w:t>=</w:t>
      </w:r>
      <w:r>
        <w:rPr>
          <w:rFonts w:ascii="Times New Roman" w:cs="Times New Roman" w:eastAsia="宋体" w:hAnsi="Times New Roman"/>
          <w:sz w:val="28"/>
          <w:szCs w:val="28"/>
        </w:rPr>
        <w:t xml:space="preserve"> </w:t>
      </w:r>
      <w:r w:rsidRPr="92116048">
        <w:rPr>
          <w:rFonts w:ascii="Times New Roman" w:cs="Times New Roman" w:eastAsia="宋体" w:hAnsi="Times New Roman"/>
          <w:sz w:val="28"/>
          <w:szCs w:val="28"/>
          <w:rPrChange w:id="19699" w:author="user pc" w:date="2022-03-15T10:14:00Z">
            <w:rPr>
              <w:rFonts w:eastAsia="宋体" w:hAnsi="Bell MT"/>
            </w:rPr>
          </w:rPrChange>
        </w:rPr>
        <w:t>mass</w:t>
      </w:r>
      <w:r>
        <w:rPr>
          <w:rFonts w:ascii="Times New Roman" w:cs="Times New Roman" w:eastAsia="宋体" w:hAnsi="Times New Roman"/>
          <w:sz w:val="28"/>
          <w:szCs w:val="28"/>
        </w:rPr>
        <w:t xml:space="preserve"> </w:t>
      </w:r>
      <w:r w:rsidRPr="716CFCAC">
        <w:rPr>
          <w:rFonts w:ascii="Times New Roman" w:cs="Times New Roman" w:eastAsia="宋体" w:hAnsi="Times New Roman"/>
          <w:sz w:val="28"/>
          <w:szCs w:val="28"/>
          <w:rPrChange w:id="19700" w:author="user pc" w:date="2022-03-15T10:14:00Z">
            <w:rPr>
              <w:rFonts w:eastAsia="宋体" w:hAnsi="Bell MT"/>
            </w:rPr>
          </w:rPrChange>
        </w:rPr>
        <w:t>of</w:t>
      </w:r>
      <w:r>
        <w:rPr>
          <w:rFonts w:ascii="Times New Roman" w:cs="Times New Roman" w:eastAsia="宋体" w:hAnsi="Times New Roman"/>
          <w:sz w:val="28"/>
          <w:szCs w:val="28"/>
        </w:rPr>
        <w:t xml:space="preserve"> </w:t>
      </w:r>
      <w:r w:rsidRPr="B591ACA4">
        <w:rPr>
          <w:rFonts w:ascii="Times New Roman" w:cs="Times New Roman" w:eastAsia="宋体" w:hAnsi="Times New Roman"/>
          <w:sz w:val="28"/>
          <w:szCs w:val="28"/>
          <w:rPrChange w:id="19701" w:author="user pc" w:date="2022-03-15T10:14:00Z">
            <w:rPr>
              <w:rFonts w:eastAsia="宋体" w:hAnsi="Bell MT"/>
            </w:rPr>
          </w:rPrChange>
        </w:rPr>
        <w:t>substance</w:t>
      </w:r>
    </w:p>
    <w:p>
      <w:pPr>
        <w:pStyle w:val="style0"/>
        <w:rPr>
          <w:rFonts w:ascii="Times New Roman" w:cs="Times New Roman"/>
          <w:sz w:val="28"/>
          <w:szCs w:val="28"/>
          <w:rPrChange w:id="19702" w:author="user pc" w:date="2022-03-15T10:14:00Z">
            <w:rPr/>
          </w:rPrChange>
        </w:rPr>
      </w:pPr>
      <w:r w:rsidRPr="1F4B0D92">
        <w:rPr>
          <w:rFonts w:ascii="Times New Roman" w:cs="Times New Roman" w:eastAsia="宋体" w:hAnsi="Times New Roman"/>
          <w:sz w:val="28"/>
          <w:szCs w:val="28"/>
          <w:rPrChange w:id="19703" w:author="user pc" w:date="2022-03-15T10:14:00Z">
            <w:rPr>
              <w:rFonts w:eastAsia="宋体" w:hAnsi="Bell MT"/>
            </w:rPr>
          </w:rPrChange>
        </w:rPr>
        <w:t>E</w:t>
      </w:r>
      <w:r>
        <w:rPr>
          <w:rFonts w:ascii="Times New Roman" w:cs="Times New Roman" w:eastAsia="宋体" w:hAnsi="Times New Roman"/>
          <w:sz w:val="28"/>
          <w:szCs w:val="28"/>
        </w:rPr>
        <w:t xml:space="preserve"> </w:t>
      </w:r>
      <w:r w:rsidRPr="A5DB57E5">
        <w:rPr>
          <w:rFonts w:ascii="Times New Roman" w:cs="Times New Roman" w:eastAsia="宋体" w:hAnsi="Times New Roman"/>
          <w:sz w:val="28"/>
          <w:szCs w:val="28"/>
          <w:rPrChange w:id="19704" w:author="user pc" w:date="2022-03-15T10:14:00Z">
            <w:rPr>
              <w:rFonts w:eastAsia="宋体" w:hAnsi="Bell MT"/>
            </w:rPr>
          </w:rPrChange>
        </w:rPr>
        <w:t>=</w:t>
      </w:r>
      <w:r>
        <w:rPr>
          <w:rFonts w:ascii="Times New Roman" w:cs="Times New Roman" w:eastAsia="宋体" w:hAnsi="Times New Roman"/>
          <w:sz w:val="28"/>
          <w:szCs w:val="28"/>
        </w:rPr>
        <w:t xml:space="preserve"> </w:t>
      </w:r>
      <w:r w:rsidRPr="EE2A7DDB">
        <w:rPr>
          <w:rFonts w:ascii="Times New Roman" w:cs="Times New Roman" w:eastAsia="宋体" w:hAnsi="Times New Roman"/>
          <w:sz w:val="28"/>
          <w:szCs w:val="28"/>
          <w:rPrChange w:id="19705" w:author="user pc" w:date="2022-03-15T10:14:00Z">
            <w:rPr>
              <w:rFonts w:eastAsia="宋体" w:hAnsi="Bell MT"/>
            </w:rPr>
          </w:rPrChange>
        </w:rPr>
        <w:t>equivalent</w:t>
      </w:r>
      <w:r>
        <w:rPr>
          <w:rFonts w:ascii="Times New Roman" w:cs="Times New Roman" w:eastAsia="宋体" w:hAnsi="Times New Roman"/>
          <w:sz w:val="28"/>
          <w:szCs w:val="28"/>
        </w:rPr>
        <w:t xml:space="preserve"> </w:t>
      </w:r>
      <w:r w:rsidRPr="019AAC0B">
        <w:rPr>
          <w:rFonts w:ascii="Times New Roman" w:cs="Times New Roman" w:eastAsia="宋体" w:hAnsi="Times New Roman"/>
          <w:sz w:val="28"/>
          <w:szCs w:val="28"/>
          <w:rPrChange w:id="19706" w:author="user pc" w:date="2022-03-15T10:14:00Z">
            <w:rPr>
              <w:rFonts w:eastAsia="宋体" w:hAnsi="Bell MT"/>
            </w:rPr>
          </w:rPrChange>
        </w:rPr>
        <w:t>weight</w:t>
      </w:r>
      <w:r>
        <w:rPr>
          <w:rFonts w:ascii="Times New Roman" w:cs="Times New Roman" w:eastAsia="宋体" w:hAnsi="Times New Roman"/>
          <w:sz w:val="28"/>
          <w:szCs w:val="28"/>
        </w:rPr>
        <w:t xml:space="preserve"> </w:t>
      </w:r>
      <w:r w:rsidRPr="698B627D">
        <w:rPr>
          <w:rFonts w:ascii="Times New Roman" w:cs="Times New Roman" w:eastAsia="宋体" w:hAnsi="Times New Roman"/>
          <w:sz w:val="28"/>
          <w:szCs w:val="28"/>
          <w:rPrChange w:id="19707" w:author="user pc" w:date="2022-03-15T10:14:00Z">
            <w:rPr>
              <w:rFonts w:eastAsia="宋体" w:hAnsi="Bell MT"/>
            </w:rPr>
          </w:rPrChange>
        </w:rPr>
        <w:t>of</w:t>
      </w:r>
      <w:r>
        <w:rPr>
          <w:rFonts w:ascii="Times New Roman" w:cs="Times New Roman" w:eastAsia="宋体" w:hAnsi="Times New Roman"/>
          <w:sz w:val="28"/>
          <w:szCs w:val="28"/>
        </w:rPr>
        <w:t xml:space="preserve"> </w:t>
      </w:r>
      <w:r w:rsidRPr="C4EF7B98">
        <w:rPr>
          <w:rFonts w:ascii="Times New Roman" w:cs="Times New Roman" w:eastAsia="宋体" w:hAnsi="Times New Roman"/>
          <w:sz w:val="28"/>
          <w:szCs w:val="28"/>
          <w:rPrChange w:id="19708" w:author="user pc" w:date="2022-03-15T10:14:00Z">
            <w:rPr>
              <w:rFonts w:eastAsia="宋体" w:hAnsi="Bell MT"/>
            </w:rPr>
          </w:rPrChange>
        </w:rPr>
        <w:t>substance</w:t>
      </w:r>
    </w:p>
    <w:p>
      <w:pPr>
        <w:pStyle w:val="style0"/>
        <w:rPr>
          <w:rFonts w:ascii="Times New Roman" w:cs="Times New Roman"/>
          <w:sz w:val="28"/>
          <w:szCs w:val="28"/>
          <w:rPrChange w:id="19709" w:author="user pc" w:date="2022-03-15T10:14:00Z">
            <w:rPr/>
          </w:rPrChange>
        </w:rPr>
      </w:pPr>
      <w:r>
        <w:rPr>
          <w:rFonts w:ascii="Times New Roman" w:cs="Times New Roman" w:eastAsia="宋体" w:hAnsi="Times New Roman"/>
          <w:sz w:val="28"/>
          <w:szCs w:val="28"/>
        </w:rPr>
        <w:t xml:space="preserve">  </w:t>
      </w:r>
      <w:r w:rsidRPr="B0D4A649">
        <w:rPr>
          <w:rFonts w:ascii="Times New Roman" w:cs="Times New Roman" w:eastAsia="宋体" w:hAnsi="Times New Roman"/>
          <w:sz w:val="28"/>
          <w:szCs w:val="28"/>
          <w:rPrChange w:id="19710" w:author="user pc" w:date="2022-03-15T10:14:00Z">
            <w:rPr>
              <w:rFonts w:eastAsia="宋体" w:hAnsi="Bell MT"/>
            </w:rPr>
          </w:rPrChange>
        </w:rPr>
        <w:t>I</w:t>
      </w:r>
      <w:r>
        <w:rPr>
          <w:rFonts w:ascii="Times New Roman" w:cs="Times New Roman" w:eastAsia="宋体" w:hAnsi="Times New Roman"/>
          <w:sz w:val="28"/>
          <w:szCs w:val="28"/>
        </w:rPr>
        <w:t xml:space="preserve"> </w:t>
      </w:r>
      <w:r w:rsidRPr="1008A405">
        <w:rPr>
          <w:rFonts w:ascii="Times New Roman" w:cs="Times New Roman" w:eastAsia="宋体" w:hAnsi="Times New Roman"/>
          <w:sz w:val="28"/>
          <w:szCs w:val="28"/>
          <w:rPrChange w:id="19711" w:author="user pc" w:date="2022-03-15T10:14:00Z">
            <w:rPr>
              <w:rFonts w:eastAsia="宋体" w:hAnsi="Bell MT"/>
            </w:rPr>
          </w:rPrChange>
        </w:rPr>
        <w:t>=</w:t>
      </w:r>
      <w:r>
        <w:rPr>
          <w:rFonts w:ascii="Times New Roman" w:cs="Times New Roman" w:eastAsia="宋体" w:hAnsi="Times New Roman"/>
          <w:sz w:val="28"/>
          <w:szCs w:val="28"/>
        </w:rPr>
        <w:t xml:space="preserve"> </w:t>
      </w:r>
      <w:r w:rsidRPr="01033DDB">
        <w:rPr>
          <w:rFonts w:ascii="Times New Roman" w:cs="Times New Roman" w:eastAsia="宋体" w:hAnsi="Times New Roman"/>
          <w:sz w:val="28"/>
          <w:szCs w:val="28"/>
          <w:rPrChange w:id="19712" w:author="user pc" w:date="2022-03-15T10:14:00Z">
            <w:rPr>
              <w:rFonts w:eastAsia="宋体" w:hAnsi="Bell MT"/>
            </w:rPr>
          </w:rPrChange>
        </w:rPr>
        <w:t>current</w:t>
      </w:r>
      <w:r>
        <w:rPr>
          <w:rFonts w:ascii="Times New Roman" w:cs="Times New Roman" w:eastAsia="宋体" w:hAnsi="Times New Roman"/>
          <w:sz w:val="28"/>
          <w:szCs w:val="28"/>
        </w:rPr>
        <w:t xml:space="preserve"> </w:t>
      </w:r>
      <w:r w:rsidRPr="F1AEC9F8">
        <w:rPr>
          <w:rFonts w:ascii="Times New Roman" w:cs="Times New Roman" w:eastAsia="宋体" w:hAnsi="Times New Roman"/>
          <w:sz w:val="28"/>
          <w:szCs w:val="28"/>
          <w:rPrChange w:id="19713" w:author="user pc" w:date="2022-03-15T10:14:00Z">
            <w:rPr>
              <w:rFonts w:eastAsia="宋体" w:hAnsi="Bell MT"/>
            </w:rPr>
          </w:rPrChange>
        </w:rPr>
        <w:t>in</w:t>
      </w:r>
      <w:r>
        <w:rPr>
          <w:rFonts w:ascii="Times New Roman" w:cs="Times New Roman" w:eastAsia="宋体" w:hAnsi="Times New Roman"/>
          <w:sz w:val="28"/>
          <w:szCs w:val="28"/>
        </w:rPr>
        <w:t xml:space="preserve"> </w:t>
      </w:r>
      <w:r w:rsidRPr="DB746339">
        <w:rPr>
          <w:rFonts w:ascii="Times New Roman" w:cs="Times New Roman" w:eastAsia="宋体" w:hAnsi="Times New Roman"/>
          <w:sz w:val="28"/>
          <w:szCs w:val="28"/>
          <w:rPrChange w:id="19714" w:author="user pc" w:date="2022-03-15T10:14:00Z">
            <w:rPr>
              <w:rFonts w:eastAsia="宋体" w:hAnsi="Bell MT"/>
            </w:rPr>
          </w:rPrChange>
        </w:rPr>
        <w:t>amperes</w:t>
      </w:r>
    </w:p>
    <w:p>
      <w:pPr>
        <w:pStyle w:val="style0"/>
        <w:rPr>
          <w:rFonts w:ascii="Times New Roman" w:cs="Times New Roman"/>
          <w:sz w:val="28"/>
          <w:szCs w:val="28"/>
          <w:rPrChange w:id="19715" w:author="user pc" w:date="2022-03-15T10:14:00Z">
            <w:rPr/>
          </w:rPrChange>
        </w:rPr>
      </w:pPr>
      <w:r>
        <w:rPr>
          <w:rFonts w:ascii="Times New Roman" w:cs="Times New Roman" w:eastAsia="宋体" w:hAnsi="Times New Roman"/>
          <w:sz w:val="28"/>
          <w:szCs w:val="28"/>
        </w:rPr>
        <w:t xml:space="preserve">T </w:t>
      </w:r>
      <w:r w:rsidRPr="BC24B1A0">
        <w:rPr>
          <w:rFonts w:ascii="Times New Roman" w:cs="Times New Roman" w:eastAsia="宋体" w:hAnsi="Times New Roman"/>
          <w:sz w:val="28"/>
          <w:szCs w:val="28"/>
          <w:rPrChange w:id="19716" w:author="user pc" w:date="2022-03-15T10:14:00Z">
            <w:rPr>
              <w:rFonts w:eastAsia="宋体" w:hAnsi="Bell MT"/>
            </w:rPr>
          </w:rPrChange>
        </w:rPr>
        <w:t>=</w:t>
      </w:r>
      <w:r>
        <w:rPr>
          <w:rFonts w:ascii="Times New Roman" w:cs="Times New Roman" w:eastAsia="宋体" w:hAnsi="Times New Roman"/>
          <w:sz w:val="28"/>
          <w:szCs w:val="28"/>
        </w:rPr>
        <w:t xml:space="preserve"> </w:t>
      </w:r>
      <w:r w:rsidRPr="B2484E16">
        <w:rPr>
          <w:rFonts w:ascii="Times New Roman" w:cs="Times New Roman" w:eastAsia="宋体" w:hAnsi="Times New Roman"/>
          <w:sz w:val="28"/>
          <w:szCs w:val="28"/>
          <w:rPrChange w:id="19717" w:author="user pc" w:date="2022-03-15T10:14:00Z">
            <w:rPr>
              <w:rFonts w:eastAsia="宋体" w:hAnsi="Bell MT"/>
            </w:rPr>
          </w:rPrChange>
        </w:rPr>
        <w:t>time</w:t>
      </w:r>
      <w:r>
        <w:rPr>
          <w:rFonts w:ascii="Times New Roman" w:cs="Times New Roman" w:eastAsia="宋体" w:hAnsi="Times New Roman"/>
          <w:sz w:val="28"/>
          <w:szCs w:val="28"/>
        </w:rPr>
        <w:t xml:space="preserve"> </w:t>
      </w:r>
      <w:r w:rsidRPr="38A69EE3">
        <w:rPr>
          <w:rFonts w:ascii="Times New Roman" w:cs="Times New Roman" w:eastAsia="宋体" w:hAnsi="Times New Roman"/>
          <w:sz w:val="28"/>
          <w:szCs w:val="28"/>
          <w:rPrChange w:id="19718" w:author="user pc" w:date="2022-03-15T10:14:00Z">
            <w:rPr>
              <w:rFonts w:eastAsia="宋体" w:hAnsi="Bell MT"/>
            </w:rPr>
          </w:rPrChange>
        </w:rPr>
        <w:t>required</w:t>
      </w:r>
    </w:p>
    <w:p>
      <w:pPr>
        <w:pStyle w:val="style0"/>
        <w:rPr>
          <w:rFonts w:ascii="Times New Roman" w:cs="Times New Roman" w:eastAsia="宋体" w:hAnsi="Times New Roman"/>
          <w:sz w:val="28"/>
          <w:szCs w:val="28"/>
          <w:rPrChange w:id="19719" w:author="user pc" w:date="2022-03-15T10:14:00Z">
            <w:rPr>
              <w:rFonts w:eastAsia="宋体" w:hAnsi="Bell MT"/>
            </w:rPr>
          </w:rPrChange>
        </w:rPr>
      </w:pPr>
      <w:r w:rsidRPr="FD8AB03B">
        <w:rPr>
          <w:rFonts w:ascii="Times New Roman" w:cs="Times New Roman" w:eastAsia="宋体" w:hAnsi="Times New Roman"/>
          <w:sz w:val="28"/>
          <w:szCs w:val="28"/>
          <w:rPrChange w:id="19720" w:author="user pc" w:date="2022-03-15T10:14:00Z">
            <w:rPr>
              <w:rFonts w:eastAsia="宋体" w:hAnsi="Bell MT"/>
            </w:rPr>
          </w:rPrChange>
        </w:rPr>
        <w:t>F</w:t>
      </w:r>
      <w:r>
        <w:rPr>
          <w:rFonts w:ascii="Times New Roman" w:cs="Times New Roman" w:eastAsia="宋体" w:hAnsi="Times New Roman"/>
          <w:sz w:val="28"/>
          <w:szCs w:val="28"/>
        </w:rPr>
        <w:t xml:space="preserve"> </w:t>
      </w:r>
      <w:r w:rsidRPr="88B139B8">
        <w:rPr>
          <w:rFonts w:ascii="Times New Roman" w:cs="Times New Roman" w:eastAsia="宋体" w:hAnsi="Times New Roman"/>
          <w:sz w:val="28"/>
          <w:szCs w:val="28"/>
          <w:rPrChange w:id="19721" w:author="user pc" w:date="2022-03-15T10:14:00Z">
            <w:rPr>
              <w:rFonts w:eastAsia="宋体" w:hAnsi="Bell MT"/>
            </w:rPr>
          </w:rPrChange>
        </w:rPr>
        <w:t>=</w:t>
      </w:r>
      <w:r>
        <w:rPr>
          <w:rFonts w:ascii="Times New Roman" w:cs="Times New Roman" w:eastAsia="宋体" w:hAnsi="Times New Roman"/>
          <w:sz w:val="28"/>
          <w:szCs w:val="28"/>
        </w:rPr>
        <w:t xml:space="preserve"> </w:t>
      </w:r>
      <w:r w:rsidRPr="E6293546">
        <w:rPr>
          <w:rFonts w:ascii="Times New Roman" w:cs="Times New Roman" w:eastAsia="宋体" w:hAnsi="Times New Roman"/>
          <w:sz w:val="28"/>
          <w:szCs w:val="28"/>
          <w:rPrChange w:id="19722" w:author="user pc" w:date="2022-03-15T10:14:00Z">
            <w:rPr>
              <w:rFonts w:eastAsia="宋体" w:hAnsi="Bell MT"/>
            </w:rPr>
          </w:rPrChange>
        </w:rPr>
        <w:t>96,500Coulombs.</w:t>
      </w:r>
    </w:p>
    <w:p>
      <w:pPr>
        <w:pStyle w:val="style0"/>
        <w:rPr>
          <w:rFonts w:ascii="Times New Roman" w:cs="Times New Roman" w:eastAsia="宋体" w:hAnsi="Times New Roman"/>
          <w:sz w:val="28"/>
          <w:szCs w:val="28"/>
          <w:rPrChange w:id="19723" w:author="user pc" w:date="2022-03-15T10:14:00Z">
            <w:rPr>
              <w:rFonts w:eastAsia="宋体" w:hAnsi="Bell MT"/>
            </w:rPr>
          </w:rPrChange>
        </w:rPr>
      </w:pPr>
      <w:r w:rsidRPr="7C09F721">
        <w:rPr>
          <w:rFonts w:ascii="Times New Roman" w:cs="Times New Roman" w:eastAsia="宋体" w:hAnsi="Times New Roman"/>
          <w:sz w:val="28"/>
          <w:szCs w:val="28"/>
          <w:rPrChange w:id="19724" w:author="user pc" w:date="2022-03-15T10:14:00Z">
            <w:rPr>
              <w:rFonts w:eastAsia="宋体" w:hAnsi="Bell MT"/>
            </w:rPr>
          </w:rPrChange>
        </w:rPr>
        <w:t>2H</w:t>
      </w:r>
      <w:r w:rsidRPr="EB2B9C86">
        <w:rPr>
          <w:rFonts w:ascii="Times New Roman" w:cs="Times New Roman" w:eastAsia="宋体" w:hAnsi="Times New Roman"/>
          <w:sz w:val="28"/>
          <w:szCs w:val="28"/>
          <w:vertAlign w:val="superscript"/>
          <w:rPrChange w:id="19725" w:author="user pc" w:date="2022-03-15T10:14:00Z">
            <w:rPr>
              <w:rFonts w:eastAsia="宋体" w:hAnsi="Bell MT"/>
              <w:vertAlign w:val="superscript"/>
            </w:rPr>
          </w:rPrChange>
        </w:rPr>
        <w:t>+</w:t>
      </w:r>
      <w:r>
        <w:rPr>
          <w:rFonts w:ascii="Times New Roman" w:cs="Times New Roman" w:eastAsia="宋体" w:hAnsi="Times New Roman"/>
          <w:sz w:val="28"/>
          <w:szCs w:val="28"/>
          <w:vertAlign w:val="superscript"/>
        </w:rPr>
        <w:t xml:space="preserve">  </w:t>
      </w:r>
      <w:r w:rsidRPr="3EFDFFC0">
        <w:rPr>
          <w:rFonts w:ascii="Times New Roman" w:cs="Times New Roman" w:eastAsia="宋体" w:hAnsi="Times New Roman"/>
          <w:sz w:val="28"/>
          <w:szCs w:val="28"/>
          <w:rPrChange w:id="19726" w:author="user pc" w:date="2022-03-15T10:14:00Z">
            <w:rPr>
              <w:rFonts w:eastAsia="宋体" w:hAnsi="Bell MT"/>
            </w:rPr>
          </w:rPrChange>
        </w:rPr>
        <w:t>+</w:t>
      </w:r>
      <w:r>
        <w:rPr>
          <w:rFonts w:ascii="Times New Roman" w:cs="Times New Roman" w:eastAsia="宋体" w:hAnsi="Times New Roman"/>
          <w:sz w:val="28"/>
          <w:szCs w:val="28"/>
        </w:rPr>
        <w:t xml:space="preserve">  </w:t>
      </w:r>
      <w:r w:rsidRPr="B2DA66E6">
        <w:rPr>
          <w:rFonts w:ascii="Times New Roman" w:cs="Times New Roman" w:eastAsia="宋体" w:hAnsi="Times New Roman"/>
          <w:sz w:val="28"/>
          <w:szCs w:val="28"/>
          <w:rPrChange w:id="19727" w:author="user pc" w:date="2022-03-15T10:14:00Z">
            <w:rPr>
              <w:rFonts w:eastAsia="宋体" w:hAnsi="Bell MT"/>
            </w:rPr>
          </w:rPrChange>
        </w:rPr>
        <w:t>2e</w:t>
      </w:r>
      <w:r w:rsidRPr="FF97DDF2">
        <w:rPr>
          <w:rFonts w:ascii="Times New Roman" w:cs="Times New Roman" w:eastAsia="宋体" w:hAnsi="Times New Roman"/>
          <w:sz w:val="28"/>
          <w:szCs w:val="28"/>
          <w:vertAlign w:val="superscript"/>
          <w:rPrChange w:id="19728" w:author="user pc" w:date="2022-03-15T10:14:00Z">
            <w:rPr>
              <w:rFonts w:eastAsia="宋体" w:hAnsi="Bell MT"/>
              <w:vertAlign w:val="superscript"/>
            </w:rPr>
          </w:rPrChange>
        </w:rPr>
        <w:t>−</w:t>
      </w:r>
      <w:r w:rsidRPr="29F652CF">
        <w:rPr>
          <w:rFonts w:ascii="Times New Roman" w:cs="Times New Roman" w:eastAsia="宋体" w:hAnsi="Times New Roman"/>
          <w:sz w:val="28"/>
          <w:szCs w:val="28"/>
          <w:rPrChange w:id="19729" w:author="user pc" w:date="2022-03-15T10:14:00Z">
            <w:rPr>
              <w:rFonts w:eastAsia="宋体" w:hAnsi="Bell MT"/>
            </w:rPr>
          </w:rPrChange>
        </w:rPr>
        <w:t>→</w:t>
      </w:r>
      <w:r>
        <w:rPr>
          <w:rFonts w:ascii="Times New Roman" w:cs="Times New Roman" w:eastAsia="宋体" w:hAnsi="Times New Roman"/>
          <w:sz w:val="28"/>
          <w:szCs w:val="28"/>
        </w:rPr>
        <w:t>H</w:t>
      </w:r>
      <w:r w:rsidRPr="06A3A4B2">
        <w:rPr>
          <w:rFonts w:ascii="Times New Roman" w:cs="Times New Roman" w:eastAsia="宋体" w:hAnsi="Times New Roman"/>
          <w:sz w:val="28"/>
          <w:szCs w:val="28"/>
          <w:vertAlign w:val="subscript"/>
          <w:rPrChange w:id="19730" w:author="user pc" w:date="2022-03-15T10:14:00Z">
            <w:rPr>
              <w:rFonts w:eastAsia="宋体" w:hAnsi="Bell MT"/>
              <w:vertAlign w:val="subscript"/>
            </w:rPr>
          </w:rPrChange>
        </w:rPr>
        <w:t xml:space="preserve">2 </w:t>
      </w:r>
    </w:p>
    <w:p>
      <w:pPr>
        <w:pStyle w:val="style0"/>
        <w:rPr>
          <w:rFonts w:ascii="Times New Roman" w:cs="Times New Roman"/>
          <w:sz w:val="28"/>
          <w:szCs w:val="28"/>
          <w:rPrChange w:id="19731" w:author="user pc" w:date="2022-03-15T10:14:00Z">
            <w:rPr/>
          </w:rPrChange>
        </w:rPr>
      </w:pPr>
      <w:r w:rsidRPr="8133E8B8">
        <w:rPr>
          <w:rFonts w:ascii="Times New Roman" w:cs="Times New Roman" w:eastAsia="宋体" w:hAnsi="Times New Roman"/>
          <w:sz w:val="28"/>
          <w:szCs w:val="28"/>
          <w:rPrChange w:id="19732" w:author="user pc" w:date="2022-03-15T10:14:00Z">
            <w:rPr>
              <w:rFonts w:eastAsia="宋体" w:hAnsi="Bell MT"/>
            </w:rPr>
          </w:rPrChange>
        </w:rPr>
        <w:t>Mass</w:t>
      </w:r>
      <w:r>
        <w:rPr>
          <w:rFonts w:ascii="Times New Roman" w:cs="Times New Roman" w:eastAsia="宋体" w:hAnsi="Times New Roman"/>
          <w:sz w:val="28"/>
          <w:szCs w:val="28"/>
        </w:rPr>
        <w:t xml:space="preserve"> </w:t>
      </w:r>
      <w:r w:rsidRPr="ADD96476">
        <w:rPr>
          <w:rFonts w:ascii="Times New Roman" w:cs="Times New Roman" w:eastAsia="宋体" w:hAnsi="Times New Roman"/>
          <w:sz w:val="28"/>
          <w:szCs w:val="28"/>
          <w:rPrChange w:id="19733" w:author="user pc" w:date="2022-03-15T10:14:00Z">
            <w:rPr>
              <w:rFonts w:eastAsia="宋体" w:hAnsi="Bell MT"/>
            </w:rPr>
          </w:rPrChange>
        </w:rPr>
        <w:t>of</w:t>
      </w:r>
      <w:r>
        <w:rPr>
          <w:rFonts w:ascii="Times New Roman" w:cs="Times New Roman" w:eastAsia="宋体" w:hAnsi="Times New Roman"/>
          <w:sz w:val="28"/>
          <w:szCs w:val="28"/>
        </w:rPr>
        <w:t xml:space="preserve"> </w:t>
      </w:r>
      <w:r w:rsidRPr="49193D63">
        <w:rPr>
          <w:rFonts w:ascii="Times New Roman" w:cs="Times New Roman" w:eastAsia="宋体" w:hAnsi="Times New Roman"/>
          <w:sz w:val="28"/>
          <w:szCs w:val="28"/>
          <w:rPrChange w:id="19734" w:author="user pc" w:date="2022-03-15T10:14:00Z">
            <w:rPr>
              <w:rFonts w:eastAsia="宋体" w:hAnsi="Bell MT"/>
            </w:rPr>
          </w:rPrChange>
        </w:rPr>
        <w:t>H</w:t>
      </w:r>
      <w:r w:rsidRPr="B3B6E144">
        <w:rPr>
          <w:rFonts w:ascii="Times New Roman" w:cs="Times New Roman" w:eastAsia="宋体" w:hAnsi="Times New Roman"/>
          <w:sz w:val="28"/>
          <w:szCs w:val="28"/>
          <w:vertAlign w:val="subscript"/>
          <w:rPrChange w:id="19735" w:author="user pc" w:date="2022-03-15T10:14:00Z">
            <w:rPr>
              <w:rFonts w:eastAsia="宋体" w:hAnsi="Bell MT"/>
              <w:vertAlign w:val="subscript"/>
            </w:rPr>
          </w:rPrChange>
        </w:rPr>
        <w:t xml:space="preserve">2 </w:t>
      </w:r>
      <w:r w:rsidRPr="B661BA71">
        <w:rPr>
          <w:rFonts w:ascii="Times New Roman" w:cs="Times New Roman" w:eastAsia="宋体" w:hAnsi="Times New Roman"/>
          <w:sz w:val="28"/>
          <w:szCs w:val="28"/>
          <w:rPrChange w:id="19736" w:author="user pc" w:date="2022-03-15T10:14:00Z">
            <w:rPr>
              <w:rFonts w:eastAsia="宋体" w:hAnsi="Bell MT"/>
            </w:rPr>
          </w:rPrChange>
        </w:rPr>
        <w:t>=</w:t>
      </w:r>
      <w:r>
        <w:rPr>
          <w:rFonts w:ascii="Times New Roman" w:cs="Times New Roman" w:eastAsia="宋体" w:hAnsi="Times New Roman"/>
          <w:sz w:val="28"/>
          <w:szCs w:val="28"/>
        </w:rPr>
        <w:t xml:space="preserve"> </w:t>
      </w:r>
      <w:r w:rsidRPr="F4A4DF2A">
        <w:rPr>
          <w:rFonts w:ascii="Times New Roman" w:cs="Times New Roman" w:eastAsia="宋体" w:hAnsi="Times New Roman"/>
          <w:sz w:val="28"/>
          <w:szCs w:val="28"/>
          <w:rPrChange w:id="19737" w:author="user pc" w:date="2022-03-15T10:14:00Z">
            <w:rPr>
              <w:rFonts w:eastAsia="宋体" w:hAnsi="Bell MT"/>
            </w:rPr>
          </w:rPrChange>
        </w:rPr>
        <w:t>m</w:t>
      </w:r>
      <w:r>
        <w:rPr>
          <w:rFonts w:ascii="Times New Roman" w:cs="Times New Roman" w:eastAsia="宋体" w:hAnsi="Times New Roman"/>
          <w:sz w:val="28"/>
          <w:szCs w:val="28"/>
        </w:rPr>
        <w:t xml:space="preserve"> </w:t>
      </w:r>
      <w:r w:rsidRPr="14DBF625">
        <w:rPr>
          <w:rFonts w:ascii="Times New Roman" w:cs="Times New Roman" w:eastAsia="宋体" w:hAnsi="Times New Roman"/>
          <w:sz w:val="28"/>
          <w:szCs w:val="28"/>
          <w:rPrChange w:id="19738" w:author="user pc" w:date="2022-03-15T10:14:00Z">
            <w:rPr>
              <w:rFonts w:eastAsia="宋体" w:hAnsi="Bell MT"/>
            </w:rPr>
          </w:rPrChange>
        </w:rPr>
        <w:t>=</w:t>
      </w:r>
      <w:r>
        <w:rPr>
          <w:rFonts w:ascii="Times New Roman" w:cs="Times New Roman" w:eastAsia="宋体" w:hAnsi="Times New Roman"/>
          <w:sz w:val="28"/>
          <w:szCs w:val="28"/>
        </w:rPr>
        <w:t xml:space="preserve"> </w:t>
      </w:r>
      <w:r w:rsidRPr="9BD55E29">
        <w:rPr>
          <w:rFonts w:ascii="Times New Roman" w:cs="Times New Roman" w:eastAsia="宋体" w:hAnsi="Times New Roman"/>
          <w:sz w:val="28"/>
          <w:szCs w:val="28"/>
          <w:rPrChange w:id="19739" w:author="user pc" w:date="2022-03-15T10:14:00Z">
            <w:rPr>
              <w:rFonts w:eastAsia="宋体" w:hAnsi="Bell MT"/>
            </w:rPr>
          </w:rPrChange>
        </w:rPr>
        <w:t>0.01mol</w:t>
      </w:r>
      <w:r>
        <w:rPr>
          <w:rFonts w:ascii="Times New Roman" w:cs="Times New Roman" w:eastAsia="宋体" w:hAnsi="Times New Roman"/>
          <w:sz w:val="28"/>
          <w:szCs w:val="28"/>
        </w:rPr>
        <w:t xml:space="preserve"> </w:t>
      </w:r>
      <w:r w:rsidRPr="9FF12BCA">
        <w:rPr>
          <w:rFonts w:ascii="Times New Roman" w:cs="Times New Roman" w:eastAsia="宋体" w:hAnsi="Times New Roman"/>
          <w:sz w:val="28"/>
          <w:szCs w:val="28"/>
          <w:rPrChange w:id="19740" w:author="user pc" w:date="2022-03-15T10:14:00Z">
            <w:rPr>
              <w:rFonts w:eastAsia="宋体" w:hAnsi="Bell MT"/>
            </w:rPr>
          </w:rPrChange>
        </w:rPr>
        <w:t>x</w:t>
      </w:r>
      <w:r>
        <w:rPr>
          <w:rFonts w:ascii="Times New Roman" w:cs="Times New Roman" w:eastAsia="宋体" w:hAnsi="Times New Roman"/>
          <w:sz w:val="28"/>
          <w:szCs w:val="28"/>
        </w:rPr>
        <w:t xml:space="preserve"> </w:t>
      </w:r>
      <w:r w:rsidRPr="15869FD9">
        <w:rPr>
          <w:rFonts w:ascii="Times New Roman" w:cs="Times New Roman" w:eastAsia="宋体" w:hAnsi="Times New Roman"/>
          <w:sz w:val="28"/>
          <w:szCs w:val="28"/>
          <w:rPrChange w:id="19741" w:author="user pc" w:date="2022-03-15T10:14:00Z">
            <w:rPr>
              <w:rFonts w:eastAsia="宋体" w:hAnsi="Bell MT"/>
            </w:rPr>
          </w:rPrChange>
        </w:rPr>
        <w:t>2gmol</w:t>
      </w:r>
      <w:r w:rsidRPr="355C0CB5">
        <w:rPr>
          <w:rFonts w:ascii="Times New Roman" w:cs="Times New Roman" w:eastAsia="宋体" w:hAnsi="Times New Roman"/>
          <w:sz w:val="28"/>
          <w:szCs w:val="28"/>
          <w:vertAlign w:val="superscript"/>
          <w:rPrChange w:id="19742" w:author="user pc" w:date="2022-03-15T10:14:00Z">
            <w:rPr>
              <w:rFonts w:eastAsia="宋体" w:hAnsi="Bell MT"/>
            </w:rPr>
          </w:rPrChange>
        </w:rPr>
        <w:t>-1</w:t>
      </w:r>
      <w:r>
        <w:rPr>
          <w:rFonts w:ascii="Times New Roman" w:cs="Times New Roman" w:eastAsia="宋体" w:hAnsi="Times New Roman"/>
          <w:sz w:val="28"/>
          <w:szCs w:val="28"/>
        </w:rPr>
        <w:t xml:space="preserve"> </w:t>
      </w:r>
      <w:r w:rsidRPr="9CE11AD5">
        <w:rPr>
          <w:rFonts w:ascii="Times New Roman" w:cs="Times New Roman" w:eastAsia="宋体" w:hAnsi="Times New Roman"/>
          <w:sz w:val="28"/>
          <w:szCs w:val="28"/>
          <w:rPrChange w:id="19743" w:author="user pc" w:date="2022-03-15T10:14:00Z">
            <w:rPr>
              <w:rFonts w:eastAsia="宋体" w:hAnsi="Bell MT"/>
            </w:rPr>
          </w:rPrChange>
        </w:rPr>
        <w:t>=</w:t>
      </w:r>
      <w:r>
        <w:rPr>
          <w:rFonts w:ascii="Times New Roman" w:cs="Times New Roman" w:eastAsia="宋体" w:hAnsi="Times New Roman"/>
          <w:sz w:val="28"/>
          <w:szCs w:val="28"/>
        </w:rPr>
        <w:t xml:space="preserve"> </w:t>
      </w:r>
      <w:r w:rsidRPr="4B6A8A2D">
        <w:rPr>
          <w:rFonts w:ascii="Times New Roman" w:cs="Times New Roman" w:eastAsia="宋体" w:hAnsi="Times New Roman"/>
          <w:sz w:val="28"/>
          <w:szCs w:val="28"/>
          <w:rPrChange w:id="19744" w:author="user pc" w:date="2022-03-15T10:14:00Z">
            <w:rPr>
              <w:rFonts w:eastAsia="宋体" w:hAnsi="Bell MT"/>
            </w:rPr>
          </w:rPrChange>
        </w:rPr>
        <w:t>0.02g</w:t>
      </w:r>
    </w:p>
    <w:p>
      <w:pPr>
        <w:pStyle w:val="style0"/>
        <w:rPr>
          <w:rFonts w:ascii="Times New Roman" w:cs="Times New Roman"/>
          <w:sz w:val="28"/>
          <w:szCs w:val="28"/>
          <w:rPrChange w:id="19745" w:author="user pc" w:date="2022-03-15T10:14:00Z">
            <w:rPr/>
          </w:rPrChange>
        </w:rPr>
      </w:pPr>
      <w:r w:rsidRPr="3458D0E7">
        <w:rPr>
          <w:rFonts w:ascii="Times New Roman" w:cs="Times New Roman" w:eastAsia="宋体" w:hAnsi="Times New Roman"/>
          <w:sz w:val="28"/>
          <w:szCs w:val="28"/>
          <w:rPrChange w:id="19746" w:author="user pc" w:date="2022-03-15T10:14:00Z">
            <w:rPr>
              <w:rFonts w:eastAsia="宋体" w:hAnsi="Bell MT"/>
            </w:rPr>
          </w:rPrChange>
        </w:rPr>
        <w:t>Equivalent</w:t>
      </w:r>
      <w:r>
        <w:rPr>
          <w:rFonts w:ascii="Times New Roman" w:cs="Times New Roman" w:eastAsia="宋体" w:hAnsi="Times New Roman"/>
          <w:sz w:val="28"/>
          <w:szCs w:val="28"/>
        </w:rPr>
        <w:t xml:space="preserve"> </w:t>
      </w:r>
      <w:r w:rsidRPr="D4809CE2">
        <w:rPr>
          <w:rFonts w:ascii="Times New Roman" w:cs="Times New Roman" w:eastAsia="宋体" w:hAnsi="Times New Roman"/>
          <w:sz w:val="28"/>
          <w:szCs w:val="28"/>
          <w:rPrChange w:id="19747" w:author="user pc" w:date="2022-03-15T10:14:00Z">
            <w:rPr>
              <w:rFonts w:eastAsia="宋体" w:hAnsi="Bell MT"/>
            </w:rPr>
          </w:rPrChange>
        </w:rPr>
        <w:t>weight</w:t>
      </w:r>
      <w:r>
        <w:rPr>
          <w:rFonts w:ascii="Times New Roman" w:cs="Times New Roman" w:eastAsia="宋体" w:hAnsi="Times New Roman"/>
          <w:sz w:val="28"/>
          <w:szCs w:val="28"/>
        </w:rPr>
        <w:t xml:space="preserve"> </w:t>
      </w:r>
      <w:r w:rsidRPr="875142FD">
        <w:rPr>
          <w:rFonts w:ascii="Times New Roman" w:cs="Times New Roman" w:eastAsia="宋体" w:hAnsi="Times New Roman"/>
          <w:sz w:val="28"/>
          <w:szCs w:val="28"/>
          <w:rPrChange w:id="19748" w:author="user pc" w:date="2022-03-15T10:14:00Z">
            <w:rPr>
              <w:rFonts w:eastAsia="宋体" w:hAnsi="Bell MT"/>
            </w:rPr>
          </w:rPrChange>
        </w:rPr>
        <w:t>of</w:t>
      </w:r>
      <w:r>
        <w:rPr>
          <w:rFonts w:ascii="Times New Roman" w:cs="Times New Roman" w:eastAsia="宋体" w:hAnsi="Times New Roman"/>
          <w:sz w:val="28"/>
          <w:szCs w:val="28"/>
        </w:rPr>
        <w:t xml:space="preserve"> </w:t>
      </w:r>
      <w:r w:rsidRPr="9B019698">
        <w:rPr>
          <w:rFonts w:ascii="Times New Roman" w:cs="Times New Roman" w:eastAsia="宋体" w:hAnsi="Times New Roman"/>
          <w:sz w:val="28"/>
          <w:szCs w:val="28"/>
          <w:rPrChange w:id="19749" w:author="user pc" w:date="2022-03-15T10:14:00Z">
            <w:rPr>
              <w:rFonts w:eastAsia="宋体" w:hAnsi="Bell MT"/>
            </w:rPr>
          </w:rPrChange>
        </w:rPr>
        <w:t>H</w:t>
      </w:r>
      <w:r w:rsidRPr="ED698B82">
        <w:rPr>
          <w:rFonts w:ascii="Times New Roman" w:cs="Times New Roman" w:eastAsia="宋体" w:hAnsi="Times New Roman"/>
          <w:sz w:val="28"/>
          <w:szCs w:val="28"/>
          <w:vertAlign w:val="subscript"/>
          <w:rPrChange w:id="19750" w:author="user pc" w:date="2022-03-15T10:14:00Z">
            <w:rPr>
              <w:rFonts w:eastAsia="宋体" w:hAnsi="Bell MT"/>
              <w:vertAlign w:val="subscript"/>
            </w:rPr>
          </w:rPrChange>
        </w:rPr>
        <w:t>2</w:t>
      </w:r>
      <w:r w:rsidRPr="917FA844">
        <w:rPr>
          <w:rFonts w:ascii="Times New Roman" w:cs="Times New Roman" w:eastAsia="宋体" w:hAnsi="Times New Roman"/>
          <w:sz w:val="28"/>
          <w:szCs w:val="28"/>
          <w:rPrChange w:id="19751" w:author="user pc" w:date="2022-03-15T10:14:00Z">
            <w:rPr>
              <w:rFonts w:eastAsia="宋体" w:hAnsi="Bell MT"/>
            </w:rPr>
          </w:rPrChange>
        </w:rPr>
        <w:t>=</w:t>
      </w:r>
      <w:r>
        <w:rPr>
          <w:rFonts w:ascii="Times New Roman" w:cs="Times New Roman" w:eastAsia="宋体" w:hAnsi="Times New Roman"/>
          <w:sz w:val="28"/>
          <w:szCs w:val="28"/>
        </w:rPr>
        <w:t xml:space="preserve"> </w:t>
      </w:r>
      <w:r w:rsidRPr="A4CF7F20">
        <w:rPr>
          <w:rFonts w:ascii="Times New Roman" w:cs="Times New Roman" w:eastAsia="宋体" w:hAnsi="Times New Roman"/>
          <w:sz w:val="28"/>
          <w:szCs w:val="28"/>
          <w:rPrChange w:id="19752" w:author="user pc" w:date="2022-03-15T10:14:00Z">
            <w:rPr>
              <w:rFonts w:eastAsia="宋体" w:hAnsi="Bell MT"/>
            </w:rPr>
          </w:rPrChange>
        </w:rPr>
        <w:t>E</w:t>
      </w:r>
      <w:r>
        <w:rPr>
          <w:rFonts w:ascii="Times New Roman" w:cs="Times New Roman" w:eastAsia="宋体" w:hAnsi="Times New Roman"/>
          <w:sz w:val="28"/>
          <w:szCs w:val="28"/>
        </w:rPr>
        <w:t xml:space="preserve"> </w:t>
      </w:r>
      <w:r w:rsidRPr="02118D56">
        <w:rPr>
          <w:rFonts w:ascii="Times New Roman" w:cs="Times New Roman" w:eastAsia="宋体" w:hAnsi="Times New Roman"/>
          <w:sz w:val="28"/>
          <w:szCs w:val="28"/>
          <w:rPrChange w:id="19753" w:author="user pc" w:date="2022-03-15T10:14:00Z">
            <w:rPr>
              <w:rFonts w:eastAsia="宋体" w:hAnsi="Bell MT"/>
            </w:rPr>
          </w:rPrChange>
        </w:rPr>
        <w:t>=</w:t>
      </w:r>
      <w:r>
        <w:rPr>
          <w:rFonts w:ascii="Times New Roman" w:cs="Times New Roman" w:eastAsia="宋体" w:hAnsi="Times New Roman"/>
          <w:sz w:val="28"/>
          <w:szCs w:val="28"/>
        </w:rPr>
        <w:t xml:space="preserve"> </w:t>
      </w:r>
      <w:r w:rsidRPr="D2F36F68">
        <w:rPr>
          <w:rFonts w:ascii="Times New Roman" w:cs="Times New Roman" w:eastAsia="宋体" w:hAnsi="Times New Roman"/>
          <w:sz w:val="28"/>
          <w:szCs w:val="28"/>
          <w:rPrChange w:id="19754" w:author="user pc" w:date="2022-03-15T10:14:00Z">
            <w:rPr>
              <w:rFonts w:eastAsia="宋体" w:hAnsi="Bell MT"/>
            </w:rPr>
          </w:rPrChange>
        </w:rPr>
        <w:t>Atomic</w:t>
      </w:r>
      <w:r>
        <w:rPr>
          <w:rFonts w:ascii="Times New Roman" w:cs="Times New Roman" w:eastAsia="宋体" w:hAnsi="Times New Roman"/>
          <w:sz w:val="28"/>
          <w:szCs w:val="28"/>
        </w:rPr>
        <w:t xml:space="preserve"> </w:t>
      </w:r>
      <w:r w:rsidRPr="2C5D439C">
        <w:rPr>
          <w:rFonts w:ascii="Times New Roman" w:cs="Times New Roman" w:eastAsia="宋体" w:hAnsi="Times New Roman"/>
          <w:sz w:val="28"/>
          <w:szCs w:val="28"/>
          <w:rPrChange w:id="19755" w:author="user pc" w:date="2022-03-15T10:14:00Z">
            <w:rPr>
              <w:rFonts w:eastAsia="宋体" w:hAnsi="Bell MT"/>
            </w:rPr>
          </w:rPrChange>
        </w:rPr>
        <w:t>weight/valence</w:t>
      </w:r>
      <w:r>
        <w:rPr>
          <w:rFonts w:ascii="Times New Roman" w:cs="Times New Roman" w:eastAsia="宋体" w:hAnsi="Times New Roman"/>
          <w:sz w:val="28"/>
          <w:szCs w:val="28"/>
        </w:rPr>
        <w:t xml:space="preserve"> </w:t>
      </w:r>
      <w:r w:rsidRPr="198172BD">
        <w:rPr>
          <w:rFonts w:ascii="Times New Roman" w:cs="Times New Roman" w:eastAsia="宋体" w:hAnsi="Times New Roman"/>
          <w:sz w:val="28"/>
          <w:szCs w:val="28"/>
          <w:rPrChange w:id="19756" w:author="user pc" w:date="2022-03-15T10:14:00Z">
            <w:rPr>
              <w:rFonts w:eastAsia="宋体" w:hAnsi="Bell MT"/>
            </w:rPr>
          </w:rPrChange>
        </w:rPr>
        <w:t>=1gmol</w:t>
      </w:r>
      <w:r w:rsidRPr="CF8A2911">
        <w:rPr>
          <w:rFonts w:ascii="Times New Roman" w:cs="Times New Roman" w:eastAsia="宋体" w:hAnsi="Times New Roman"/>
          <w:sz w:val="28"/>
          <w:szCs w:val="28"/>
          <w:vertAlign w:val="superscript"/>
          <w:rPrChange w:id="19757" w:author="user pc" w:date="2022-03-15T10:14:00Z">
            <w:rPr>
              <w:rFonts w:eastAsia="宋体" w:hAnsi="Bell MT"/>
              <w:vertAlign w:val="superscript"/>
            </w:rPr>
          </w:rPrChange>
        </w:rPr>
        <w:t>-1</w:t>
      </w:r>
      <w:r w:rsidRPr="F52AF8FA">
        <w:rPr>
          <w:rFonts w:ascii="Times New Roman" w:cs="Times New Roman" w:eastAsia="宋体" w:hAnsi="Times New Roman"/>
          <w:sz w:val="28"/>
          <w:szCs w:val="28"/>
          <w:rPrChange w:id="19758" w:author="user pc" w:date="2022-03-15T10:14:00Z">
            <w:rPr>
              <w:rFonts w:eastAsia="宋体" w:hAnsi="Bell MT"/>
            </w:rPr>
          </w:rPrChange>
        </w:rPr>
        <w:t>/1</w:t>
      </w:r>
      <w:r>
        <w:rPr>
          <w:rFonts w:ascii="Times New Roman" w:cs="Times New Roman" w:eastAsia="宋体" w:hAnsi="Times New Roman"/>
          <w:sz w:val="28"/>
          <w:szCs w:val="28"/>
        </w:rPr>
        <w:t xml:space="preserve"> </w:t>
      </w:r>
      <w:r w:rsidRPr="E6C52DCE">
        <w:rPr>
          <w:rFonts w:ascii="Times New Roman" w:cs="Times New Roman" w:eastAsia="宋体" w:hAnsi="Times New Roman"/>
          <w:sz w:val="28"/>
          <w:szCs w:val="28"/>
          <w:rPrChange w:id="19759" w:author="user pc" w:date="2022-03-15T10:14:00Z">
            <w:rPr>
              <w:rFonts w:eastAsia="宋体" w:hAnsi="Bell MT"/>
            </w:rPr>
          </w:rPrChange>
        </w:rPr>
        <w:t>=1gmol</w:t>
      </w:r>
      <w:r w:rsidRPr="823F6546">
        <w:rPr>
          <w:rFonts w:ascii="Times New Roman" w:cs="Times New Roman" w:eastAsia="宋体" w:hAnsi="Times New Roman"/>
          <w:sz w:val="28"/>
          <w:szCs w:val="28"/>
          <w:vertAlign w:val="superscript"/>
          <w:rPrChange w:id="19760" w:author="user pc" w:date="2022-03-15T10:14:00Z">
            <w:rPr>
              <w:rFonts w:eastAsia="宋体" w:hAnsi="Bell MT"/>
              <w:vertAlign w:val="superscript"/>
            </w:rPr>
          </w:rPrChange>
        </w:rPr>
        <w:t>-1</w:t>
      </w:r>
    </w:p>
    <w:p>
      <w:pPr>
        <w:pStyle w:val="style0"/>
        <w:rPr>
          <w:rFonts w:ascii="Times New Roman" w:cs="Times New Roman"/>
          <w:sz w:val="28"/>
          <w:szCs w:val="28"/>
          <w:rPrChange w:id="19761" w:author="user pc" w:date="2022-03-15T10:14:00Z">
            <w:rPr/>
          </w:rPrChange>
        </w:rPr>
      </w:pPr>
      <w:r w:rsidRPr="DCC15FBA">
        <w:rPr>
          <w:rFonts w:ascii="Times New Roman" w:cs="Times New Roman" w:eastAsia="宋体" w:hAnsi="Times New Roman"/>
          <w:sz w:val="28"/>
          <w:szCs w:val="28"/>
          <w:rPrChange w:id="19762" w:author="user pc" w:date="2022-03-15T10:14:00Z">
            <w:rPr>
              <w:rFonts w:eastAsia="宋体" w:hAnsi="Bell MT"/>
            </w:rPr>
          </w:rPrChange>
        </w:rPr>
        <w:t>Current</w:t>
      </w:r>
      <w:r>
        <w:rPr>
          <w:rFonts w:ascii="Times New Roman" w:cs="Times New Roman" w:eastAsia="宋体" w:hAnsi="Times New Roman"/>
          <w:sz w:val="28"/>
          <w:szCs w:val="28"/>
        </w:rPr>
        <w:t xml:space="preserve"> </w:t>
      </w:r>
      <w:r w:rsidRPr="D6B298D0">
        <w:rPr>
          <w:rFonts w:ascii="Times New Roman" w:cs="Times New Roman" w:eastAsia="宋体" w:hAnsi="Times New Roman"/>
          <w:sz w:val="28"/>
          <w:szCs w:val="28"/>
          <w:rPrChange w:id="19763" w:author="user pc" w:date="2022-03-15T10:14:00Z">
            <w:rPr>
              <w:rFonts w:eastAsia="宋体" w:hAnsi="Bell MT"/>
            </w:rPr>
          </w:rPrChange>
        </w:rPr>
        <w:t>in</w:t>
      </w:r>
      <w:r>
        <w:rPr>
          <w:rFonts w:ascii="Times New Roman" w:cs="Times New Roman" w:eastAsia="宋体" w:hAnsi="Times New Roman"/>
          <w:sz w:val="28"/>
          <w:szCs w:val="28"/>
        </w:rPr>
        <w:t xml:space="preserve"> </w:t>
      </w:r>
      <w:r w:rsidRPr="0831B5B8">
        <w:rPr>
          <w:rFonts w:ascii="Times New Roman" w:cs="Times New Roman" w:eastAsia="宋体" w:hAnsi="Times New Roman"/>
          <w:sz w:val="28"/>
          <w:szCs w:val="28"/>
          <w:rPrChange w:id="19764" w:author="user pc" w:date="2022-03-15T10:14:00Z">
            <w:rPr>
              <w:rFonts w:eastAsia="宋体" w:hAnsi="Bell MT"/>
            </w:rPr>
          </w:rPrChange>
        </w:rPr>
        <w:t>ampere</w:t>
      </w:r>
      <w:r>
        <w:rPr>
          <w:rFonts w:ascii="Times New Roman" w:cs="Times New Roman" w:eastAsia="宋体" w:hAnsi="Times New Roman"/>
          <w:sz w:val="28"/>
          <w:szCs w:val="28"/>
        </w:rPr>
        <w:t xml:space="preserve"> </w:t>
      </w:r>
      <w:r w:rsidRPr="0D78EA93">
        <w:rPr>
          <w:rFonts w:ascii="Times New Roman" w:cs="Times New Roman" w:eastAsia="宋体" w:hAnsi="Times New Roman"/>
          <w:sz w:val="28"/>
          <w:szCs w:val="28"/>
          <w:rPrChange w:id="19765" w:author="user pc" w:date="2022-03-15T10:14:00Z">
            <w:rPr>
              <w:rFonts w:eastAsia="宋体" w:hAnsi="Bell MT"/>
            </w:rPr>
          </w:rPrChange>
        </w:rPr>
        <w:t>=</w:t>
      </w:r>
      <w:r>
        <w:rPr>
          <w:rFonts w:ascii="Times New Roman" w:cs="Times New Roman" w:eastAsia="宋体" w:hAnsi="Times New Roman"/>
          <w:sz w:val="28"/>
          <w:szCs w:val="28"/>
        </w:rPr>
        <w:t xml:space="preserve"> </w:t>
      </w:r>
      <w:r w:rsidRPr="31C4FE31">
        <w:rPr>
          <w:rFonts w:ascii="Times New Roman" w:cs="Times New Roman" w:eastAsia="宋体" w:hAnsi="Times New Roman"/>
          <w:sz w:val="28"/>
          <w:szCs w:val="28"/>
          <w:rPrChange w:id="19766" w:author="user pc" w:date="2022-03-15T10:14:00Z">
            <w:rPr>
              <w:rFonts w:eastAsia="宋体" w:hAnsi="Bell MT"/>
            </w:rPr>
          </w:rPrChange>
        </w:rPr>
        <w:t>I</w:t>
      </w:r>
      <w:r>
        <w:rPr>
          <w:rFonts w:ascii="Times New Roman" w:cs="Times New Roman" w:eastAsia="宋体" w:hAnsi="Times New Roman"/>
          <w:sz w:val="28"/>
          <w:szCs w:val="28"/>
        </w:rPr>
        <w:t xml:space="preserve"> </w:t>
      </w:r>
      <w:r w:rsidRPr="0F833DC5">
        <w:rPr>
          <w:rFonts w:ascii="Times New Roman" w:cs="Times New Roman" w:eastAsia="宋体" w:hAnsi="Times New Roman"/>
          <w:sz w:val="28"/>
          <w:szCs w:val="28"/>
          <w:rPrChange w:id="19767" w:author="user pc" w:date="2022-03-15T10:14:00Z">
            <w:rPr>
              <w:rFonts w:eastAsia="宋体" w:hAnsi="Bell MT"/>
            </w:rPr>
          </w:rPrChange>
        </w:rPr>
        <w:t>=</w:t>
      </w:r>
      <w:r>
        <w:rPr>
          <w:rFonts w:ascii="Times New Roman" w:cs="Times New Roman" w:eastAsia="宋体" w:hAnsi="Times New Roman"/>
          <w:sz w:val="28"/>
          <w:szCs w:val="28"/>
        </w:rPr>
        <w:t xml:space="preserve"> </w:t>
      </w:r>
      <w:r w:rsidRPr="DC6A5F21">
        <w:rPr>
          <w:rFonts w:ascii="Times New Roman" w:cs="Times New Roman" w:eastAsia="宋体" w:hAnsi="Times New Roman"/>
          <w:sz w:val="28"/>
          <w:szCs w:val="28"/>
          <w:rPrChange w:id="19768" w:author="user pc" w:date="2022-03-15T10:14:00Z">
            <w:rPr>
              <w:rFonts w:eastAsia="宋体" w:hAnsi="Bell MT"/>
            </w:rPr>
          </w:rPrChange>
        </w:rPr>
        <w:t>10milliamperes</w:t>
      </w:r>
      <w:r>
        <w:rPr>
          <w:rFonts w:ascii="Times New Roman" w:cs="Times New Roman" w:eastAsia="宋体" w:hAnsi="Times New Roman"/>
          <w:sz w:val="28"/>
          <w:szCs w:val="28"/>
        </w:rPr>
        <w:t xml:space="preserve"> </w:t>
      </w:r>
      <w:r w:rsidRPr="990D76A0">
        <w:rPr>
          <w:rFonts w:ascii="Times New Roman" w:cs="Times New Roman" w:eastAsia="宋体" w:hAnsi="Times New Roman"/>
          <w:sz w:val="28"/>
          <w:szCs w:val="28"/>
          <w:rPrChange w:id="19769" w:author="user pc" w:date="2022-03-15T10:14:00Z">
            <w:rPr>
              <w:rFonts w:eastAsia="宋体" w:hAnsi="Bell MT"/>
            </w:rPr>
          </w:rPrChange>
        </w:rPr>
        <w:t>=</w:t>
      </w:r>
      <w:r>
        <w:rPr>
          <w:rFonts w:ascii="Times New Roman" w:cs="Times New Roman" w:eastAsia="宋体" w:hAnsi="Times New Roman"/>
          <w:sz w:val="28"/>
          <w:szCs w:val="28"/>
        </w:rPr>
        <w:t xml:space="preserve"> </w:t>
      </w:r>
      <w:r w:rsidRPr="EE45D412">
        <w:rPr>
          <w:rFonts w:ascii="Times New Roman" w:cs="Times New Roman" w:eastAsia="宋体" w:hAnsi="Times New Roman"/>
          <w:sz w:val="28"/>
          <w:szCs w:val="28"/>
          <w:rPrChange w:id="19770" w:author="user pc" w:date="2022-03-15T10:14:00Z">
            <w:rPr>
              <w:rFonts w:eastAsia="宋体" w:hAnsi="Bell MT"/>
            </w:rPr>
          </w:rPrChange>
        </w:rPr>
        <w:t>10</w:t>
      </w:r>
      <w:r>
        <w:rPr>
          <w:rFonts w:ascii="Times New Roman" w:cs="Times New Roman" w:eastAsia="宋体" w:hAnsi="Times New Roman"/>
          <w:sz w:val="28"/>
          <w:szCs w:val="28"/>
        </w:rPr>
        <w:t xml:space="preserve"> </w:t>
      </w:r>
      <w:r w:rsidRPr="301F1E49">
        <w:rPr>
          <w:rFonts w:ascii="Times New Roman" w:cs="Times New Roman" w:eastAsia="宋体" w:hAnsi="Times New Roman"/>
          <w:sz w:val="28"/>
          <w:szCs w:val="28"/>
          <w:rPrChange w:id="19771" w:author="user pc" w:date="2022-03-15T10:14:00Z">
            <w:rPr>
              <w:rFonts w:eastAsia="宋体" w:hAnsi="Bell MT"/>
            </w:rPr>
          </w:rPrChange>
        </w:rPr>
        <w:t>x</w:t>
      </w:r>
      <w:r>
        <w:rPr>
          <w:rFonts w:ascii="Times New Roman" w:cs="Times New Roman" w:eastAsia="宋体" w:hAnsi="Times New Roman"/>
          <w:sz w:val="28"/>
          <w:szCs w:val="28"/>
        </w:rPr>
        <w:t xml:space="preserve"> </w:t>
      </w:r>
      <w:r w:rsidRPr="87F3C162">
        <w:rPr>
          <w:rFonts w:ascii="Times New Roman" w:cs="Times New Roman" w:eastAsia="宋体" w:hAnsi="Times New Roman"/>
          <w:sz w:val="28"/>
          <w:szCs w:val="28"/>
          <w:rPrChange w:id="19772" w:author="user pc" w:date="2022-03-15T10:14:00Z">
            <w:rPr>
              <w:rFonts w:eastAsia="宋体" w:hAnsi="Bell MT"/>
            </w:rPr>
          </w:rPrChange>
        </w:rPr>
        <w:t>10</w:t>
      </w:r>
      <w:r w:rsidRPr="5BBF0BE3">
        <w:rPr>
          <w:rFonts w:ascii="Times New Roman" w:cs="Times New Roman" w:eastAsia="宋体" w:hAnsi="Times New Roman"/>
          <w:sz w:val="28"/>
          <w:szCs w:val="28"/>
          <w:vertAlign w:val="superscript"/>
          <w:rPrChange w:id="19773" w:author="user pc" w:date="2022-03-15T10:14:00Z">
            <w:rPr>
              <w:rFonts w:eastAsia="宋体" w:hAnsi="Bell MT"/>
              <w:vertAlign w:val="superscript"/>
            </w:rPr>
          </w:rPrChange>
        </w:rPr>
        <w:t>-3</w:t>
      </w:r>
      <w:r>
        <w:rPr>
          <w:rFonts w:ascii="Times New Roman" w:cs="Times New Roman" w:eastAsia="宋体" w:hAnsi="Times New Roman"/>
          <w:sz w:val="28"/>
          <w:szCs w:val="28"/>
          <w:vertAlign w:val="superscript"/>
        </w:rPr>
        <w:t xml:space="preserve"> </w:t>
      </w:r>
      <w:r w:rsidRPr="E1BD869E">
        <w:rPr>
          <w:rFonts w:ascii="Times New Roman" w:cs="Times New Roman" w:eastAsia="宋体" w:hAnsi="Times New Roman"/>
          <w:sz w:val="28"/>
          <w:szCs w:val="28"/>
          <w:rPrChange w:id="19774" w:author="user pc" w:date="2022-03-15T10:14:00Z">
            <w:rPr>
              <w:rFonts w:eastAsia="宋体" w:hAnsi="Bell MT"/>
            </w:rPr>
          </w:rPrChange>
        </w:rPr>
        <w:t>ampere.</w:t>
      </w:r>
    </w:p>
    <w:p>
      <w:pPr>
        <w:pStyle w:val="style0"/>
        <w:rPr>
          <w:rFonts w:ascii="Times New Roman" w:cs="Times New Roman"/>
          <w:sz w:val="28"/>
          <w:szCs w:val="28"/>
          <w:rPrChange w:id="19775" w:author="user pc" w:date="2022-03-15T10:14:00Z">
            <w:rPr/>
          </w:rPrChange>
        </w:rPr>
      </w:pPr>
      <w:r w:rsidRPr="56FCB236">
        <w:rPr>
          <w:rFonts w:ascii="Times New Roman" w:cs="Times New Roman"/>
          <w:sz w:val="28"/>
          <w:szCs w:val="28"/>
          <w:rPrChange w:id="19776" w:author="user pc" w:date="2022-03-15T10:14:00Z">
            <w:rPr/>
          </w:rPrChange>
        </w:rPr>
        <w:t>t = mF/EI</w:t>
      </w:r>
    </w:p>
    <w:p>
      <w:pPr>
        <w:pStyle w:val="style0"/>
        <w:rPr>
          <w:rFonts w:ascii="Times New Roman" w:cs="Times New Roman"/>
          <w:sz w:val="28"/>
          <w:szCs w:val="28"/>
          <w:vertAlign w:val="superscript"/>
          <w:rPrChange w:id="19777" w:author="user pc" w:date="2022-03-15T10:14:00Z">
            <w:rPr>
              <w:vertAlign w:val="superscript"/>
            </w:rPr>
          </w:rPrChange>
        </w:rPr>
      </w:pPr>
      <w:r w:rsidRPr="904C834A">
        <w:rPr>
          <w:rFonts w:ascii="Times New Roman" w:cs="Times New Roman"/>
          <w:sz w:val="28"/>
          <w:szCs w:val="28"/>
          <w:rPrChange w:id="19778" w:author="user pc" w:date="2022-03-15T10:14:00Z">
            <w:rPr/>
          </w:rPrChange>
        </w:rPr>
        <w:t>t = (0.01 × 2) × 96500/1 × 10 × 10</w:t>
      </w:r>
      <w:r w:rsidRPr="D67D27A7">
        <w:rPr>
          <w:rFonts w:ascii="Times New Roman" w:cs="Times New Roman"/>
          <w:sz w:val="28"/>
          <w:szCs w:val="28"/>
          <w:vertAlign w:val="superscript"/>
          <w:rPrChange w:id="19779" w:author="user pc" w:date="2022-03-15T10:14:00Z">
            <w:rPr>
              <w:vertAlign w:val="superscript"/>
            </w:rPr>
          </w:rPrChange>
        </w:rPr>
        <w:t>-3</w:t>
      </w:r>
    </w:p>
    <w:p>
      <w:pPr>
        <w:pStyle w:val="style0"/>
        <w:rPr>
          <w:rFonts w:ascii="Times New Roman" w:cs="Times New Roman" w:eastAsia="宋体" w:hAnsi="Times New Roman"/>
          <w:sz w:val="28"/>
          <w:szCs w:val="28"/>
          <w:vertAlign w:val="superscript"/>
          <w:rPrChange w:id="19780" w:author="user pc" w:date="2022-03-15T10:14:00Z">
            <w:rPr>
              <w:rFonts w:eastAsia="宋体" w:hAnsi="Bell MT"/>
              <w:vertAlign w:val="superscript"/>
            </w:rPr>
          </w:rPrChange>
        </w:rPr>
      </w:pPr>
      <w:r w:rsidRPr="988915B9">
        <w:rPr>
          <w:rFonts w:ascii="Times New Roman" w:cs="Times New Roman" w:eastAsia="宋体" w:hAnsi="Times New Roman"/>
          <w:sz w:val="28"/>
          <w:szCs w:val="28"/>
          <w:rPrChange w:id="19781" w:author="user pc" w:date="2022-03-15T10:14:00Z">
            <w:rPr>
              <w:rFonts w:eastAsia="宋体" w:hAnsi="Bell MT"/>
            </w:rPr>
          </w:rPrChange>
        </w:rPr>
        <w:t xml:space="preserve">t = 19.3  </w:t>
      </w:r>
    </w:p>
    <w:p>
      <w:pPr>
        <w:pStyle w:val="style0"/>
        <w:rPr>
          <w:rFonts w:ascii="Times New Roman" w:cs="Times New Roman" w:eastAsia="宋体" w:hAnsi="Times New Roman"/>
          <w:sz w:val="28"/>
          <w:szCs w:val="28"/>
          <w:rPrChange w:id="19782"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19783" w:author="user pc" w:date="2022-03-15T10:14:00Z">
            <w:rPr>
              <w:rFonts w:eastAsia="宋体" w:hAnsi="Cambria Math"/>
            </w:rPr>
          </w:rPrChange>
        </w:rPr>
      </w:pPr>
      <w:r w:rsidRPr="C576A38E">
        <w:rPr>
          <w:rFonts w:ascii="Times New Roman" w:cs="Times New Roman" w:eastAsia="宋体" w:hAnsi="Times New Roman"/>
          <w:b/>
          <w:bCs/>
          <w:sz w:val="28"/>
          <w:szCs w:val="28"/>
          <w:rPrChange w:id="19784" w:author="user pc" w:date="2022-03-15T10:14:00Z">
            <w:rPr>
              <w:rFonts w:eastAsia="宋体" w:hAnsi="Cambria Math"/>
              <w:b/>
              <w:bCs/>
            </w:rPr>
          </w:rPrChange>
        </w:rPr>
        <w:t>Example 2.</w:t>
      </w:r>
      <w:r>
        <w:rPr>
          <w:rFonts w:ascii="Times New Roman" w:cs="Times New Roman" w:eastAsia="宋体" w:hAnsi="Times New Roman"/>
          <w:b/>
          <w:bCs/>
          <w:sz w:val="28"/>
          <w:szCs w:val="28"/>
        </w:rPr>
        <w:t xml:space="preserve"> </w:t>
      </w:r>
      <w:r w:rsidRPr="896430AF">
        <w:rPr>
          <w:rFonts w:ascii="Times New Roman" w:cs="Times New Roman" w:eastAsia="宋体" w:hAnsi="Times New Roman"/>
          <w:sz w:val="28"/>
          <w:szCs w:val="28"/>
          <w:rPrChange w:id="19785" w:author="user pc" w:date="2022-03-15T10:14:00Z">
            <w:rPr>
              <w:rFonts w:eastAsia="宋体" w:hAnsi="Cambria Math"/>
            </w:rPr>
          </w:rPrChange>
        </w:rPr>
        <w:t>A 4.0 molar aqueous solution of NaCl is prepared and 500 mL of this solution is electrolyzed. This leads to the evolution of chlorine gas at one of electrodes (relative atomic mass of Na = 23, Hg = 200; 1 Faraday constant = 96500 Coulombs mol</w:t>
      </w:r>
      <w:r w:rsidRPr="D3101962">
        <w:rPr>
          <w:rFonts w:ascii="Times New Roman" w:cs="Times New Roman" w:eastAsia="宋体" w:hAnsi="Times New Roman"/>
          <w:sz w:val="28"/>
          <w:szCs w:val="28"/>
          <w:vertAlign w:val="superscript"/>
          <w:rPrChange w:id="19786" w:author="user pc" w:date="2022-03-15T10:14:00Z">
            <w:rPr>
              <w:rFonts w:eastAsia="宋体" w:hAnsi="Cambria Math"/>
            </w:rPr>
          </w:rPrChange>
        </w:rPr>
        <w:t>-1</w:t>
      </w:r>
      <w:r>
        <w:rPr>
          <w:rFonts w:ascii="Times New Roman" w:cs="Times New Roman" w:eastAsia="宋体" w:hAnsi="Times New Roman"/>
          <w:sz w:val="28"/>
          <w:szCs w:val="28"/>
        </w:rPr>
        <w:t>)</w:t>
      </w:r>
      <w:r w:rsidRPr="F753C0DE">
        <w:rPr>
          <w:rFonts w:ascii="Times New Roman" w:cs="Times New Roman" w:eastAsia="宋体" w:hAnsi="Times New Roman"/>
          <w:sz w:val="28"/>
          <w:szCs w:val="28"/>
          <w:rPrChange w:id="19787" w:author="user pc" w:date="2022-03-15T10:14:00Z">
            <w:rPr>
              <w:rFonts w:eastAsia="宋体" w:hAnsi="Cambria Math"/>
            </w:rPr>
          </w:rPrChange>
        </w:rPr>
        <w:t>:</w:t>
      </w:r>
    </w:p>
    <w:p>
      <w:pPr>
        <w:pStyle w:val="style0"/>
        <w:rPr>
          <w:rFonts w:ascii="Times New Roman" w:cs="Times New Roman" w:eastAsia="宋体" w:hAnsi="Times New Roman"/>
          <w:sz w:val="28"/>
          <w:szCs w:val="28"/>
          <w:rPrChange w:id="19788" w:author="user pc" w:date="2022-03-15T10:14:00Z">
            <w:rPr>
              <w:rFonts w:eastAsia="宋体" w:hAnsi="Cambria Math"/>
            </w:rPr>
          </w:rPrChange>
        </w:rPr>
      </w:pPr>
      <w:r w:rsidRPr="7E8E7344">
        <w:rPr>
          <w:rFonts w:ascii="Times New Roman" w:cs="Times New Roman" w:eastAsia="宋体" w:hAnsi="Times New Roman"/>
          <w:sz w:val="28"/>
          <w:szCs w:val="28"/>
          <w:rPrChange w:id="19789" w:author="user pc" w:date="2022-03-15T10:14:00Z">
            <w:rPr>
              <w:rFonts w:eastAsia="宋体" w:hAnsi="Cambria Math"/>
            </w:rPr>
          </w:rPrChange>
        </w:rPr>
        <w:t xml:space="preserve">i) The total number of moles of chlorine gas evolved is: </w:t>
      </w:r>
    </w:p>
    <w:p>
      <w:pPr>
        <w:pStyle w:val="style0"/>
        <w:rPr>
          <w:rFonts w:ascii="Times New Roman" w:cs="Times New Roman" w:eastAsia="宋体" w:hAnsi="Times New Roman"/>
          <w:sz w:val="28"/>
          <w:szCs w:val="28"/>
          <w:rPrChange w:id="19790" w:author="user pc" w:date="2022-03-15T10:14:00Z">
            <w:rPr>
              <w:rFonts w:eastAsia="宋体" w:hAnsi="Cambria Math"/>
            </w:rPr>
          </w:rPrChange>
        </w:rPr>
      </w:pPr>
      <w:r w:rsidRPr="83A15713">
        <w:rPr>
          <w:rFonts w:ascii="Times New Roman" w:cs="Times New Roman" w:eastAsia="宋体" w:hAnsi="Times New Roman"/>
          <w:sz w:val="28"/>
          <w:szCs w:val="28"/>
          <w:rPrChange w:id="19791" w:author="user pc" w:date="2022-03-15T10:14:00Z">
            <w:rPr>
              <w:rFonts w:eastAsia="宋体" w:hAnsi="Cambria Math"/>
            </w:rPr>
          </w:rPrChange>
        </w:rPr>
        <w:t>ii)</w:t>
      </w:r>
      <w:r>
        <w:rPr>
          <w:rFonts w:ascii="Times New Roman" w:cs="Times New Roman" w:eastAsia="宋体" w:hAnsi="Times New Roman"/>
          <w:sz w:val="28"/>
          <w:szCs w:val="28"/>
        </w:rPr>
        <w:t xml:space="preserve"> </w:t>
      </w:r>
      <w:r w:rsidRPr="BB736436">
        <w:rPr>
          <w:rFonts w:ascii="Times New Roman" w:cs="Times New Roman" w:eastAsia="宋体" w:hAnsi="Times New Roman"/>
          <w:sz w:val="28"/>
          <w:szCs w:val="28"/>
          <w:rPrChange w:id="19792" w:author="user pc" w:date="2022-03-15T10:14:00Z">
            <w:rPr>
              <w:rFonts w:eastAsia="宋体" w:hAnsi="Cambria Math"/>
            </w:rPr>
          </w:rPrChange>
        </w:rPr>
        <w:t>If</w:t>
      </w:r>
      <w:r>
        <w:rPr>
          <w:rFonts w:ascii="Times New Roman" w:cs="Times New Roman" w:eastAsia="宋体" w:hAnsi="Times New Roman"/>
          <w:sz w:val="28"/>
          <w:szCs w:val="28"/>
        </w:rPr>
        <w:t xml:space="preserve"> </w:t>
      </w:r>
      <w:r w:rsidRPr="E8D2C797">
        <w:rPr>
          <w:rFonts w:ascii="Times New Roman" w:cs="Times New Roman" w:eastAsia="宋体" w:hAnsi="Times New Roman"/>
          <w:sz w:val="28"/>
          <w:szCs w:val="28"/>
          <w:rPrChange w:id="19793" w:author="user pc" w:date="2022-03-15T10:14:00Z">
            <w:rPr>
              <w:rFonts w:eastAsia="宋体" w:hAnsi="Cambria Math"/>
            </w:rPr>
          </w:rPrChange>
        </w:rPr>
        <w:t>the</w:t>
      </w:r>
      <w:r>
        <w:rPr>
          <w:rFonts w:ascii="Times New Roman" w:cs="Times New Roman" w:eastAsia="宋体" w:hAnsi="Times New Roman"/>
          <w:sz w:val="28"/>
          <w:szCs w:val="28"/>
        </w:rPr>
        <w:t xml:space="preserve"> </w:t>
      </w:r>
      <w:r w:rsidRPr="F08E37FB">
        <w:rPr>
          <w:rFonts w:ascii="Times New Roman" w:cs="Times New Roman" w:eastAsia="宋体" w:hAnsi="Times New Roman"/>
          <w:sz w:val="28"/>
          <w:szCs w:val="28"/>
          <w:rPrChange w:id="19794" w:author="user pc" w:date="2022-03-15T10:14:00Z">
            <w:rPr>
              <w:rFonts w:eastAsia="宋体" w:hAnsi="Cambria Math"/>
            </w:rPr>
          </w:rPrChange>
        </w:rPr>
        <w:t>cathode</w:t>
      </w:r>
      <w:r>
        <w:rPr>
          <w:rFonts w:ascii="Times New Roman" w:cs="Times New Roman" w:eastAsia="宋体" w:hAnsi="Times New Roman"/>
          <w:sz w:val="28"/>
          <w:szCs w:val="28"/>
        </w:rPr>
        <w:t xml:space="preserve"> </w:t>
      </w:r>
      <w:r w:rsidRPr="5C0DE4B4">
        <w:rPr>
          <w:rFonts w:ascii="Times New Roman" w:cs="Times New Roman" w:eastAsia="宋体" w:hAnsi="Times New Roman"/>
          <w:sz w:val="28"/>
          <w:szCs w:val="28"/>
          <w:rPrChange w:id="19795" w:author="user pc" w:date="2022-03-15T10:14:00Z">
            <w:rPr>
              <w:rFonts w:eastAsia="宋体" w:hAnsi="Cambria Math"/>
            </w:rPr>
          </w:rPrChange>
        </w:rPr>
        <w:t>is</w:t>
      </w:r>
      <w:r>
        <w:rPr>
          <w:rFonts w:ascii="Times New Roman" w:cs="Times New Roman" w:eastAsia="宋体" w:hAnsi="Times New Roman"/>
          <w:sz w:val="28"/>
          <w:szCs w:val="28"/>
        </w:rPr>
        <w:t xml:space="preserve"> </w:t>
      </w:r>
      <w:r w:rsidRPr="21FCBEF4">
        <w:rPr>
          <w:rFonts w:ascii="Times New Roman" w:cs="Times New Roman" w:eastAsia="宋体" w:hAnsi="Times New Roman"/>
          <w:sz w:val="28"/>
          <w:szCs w:val="28"/>
          <w:rPrChange w:id="19796" w:author="user pc" w:date="2022-03-15T10:14:00Z">
            <w:rPr>
              <w:rFonts w:eastAsia="宋体" w:hAnsi="Cambria Math"/>
            </w:rPr>
          </w:rPrChange>
        </w:rPr>
        <w:t>Hg</w:t>
      </w:r>
      <w:r>
        <w:rPr>
          <w:rFonts w:ascii="Times New Roman" w:cs="Times New Roman" w:eastAsia="宋体" w:hAnsi="Times New Roman"/>
          <w:sz w:val="28"/>
          <w:szCs w:val="28"/>
        </w:rPr>
        <w:t xml:space="preserve"> </w:t>
      </w:r>
      <w:r w:rsidRPr="3FD7CCA2">
        <w:rPr>
          <w:rFonts w:ascii="Times New Roman" w:cs="Times New Roman" w:eastAsia="宋体" w:hAnsi="Times New Roman"/>
          <w:sz w:val="28"/>
          <w:szCs w:val="28"/>
          <w:rPrChange w:id="19797" w:author="user pc" w:date="2022-03-15T10:14:00Z">
            <w:rPr>
              <w:rFonts w:eastAsia="宋体" w:hAnsi="Cambria Math"/>
            </w:rPr>
          </w:rPrChange>
        </w:rPr>
        <w:t>electrode,</w:t>
      </w:r>
      <w:r>
        <w:rPr>
          <w:rFonts w:ascii="Times New Roman" w:cs="Times New Roman" w:eastAsia="宋体" w:hAnsi="Times New Roman"/>
          <w:sz w:val="28"/>
          <w:szCs w:val="28"/>
        </w:rPr>
        <w:t xml:space="preserve"> </w:t>
      </w:r>
      <w:r w:rsidRPr="26BECC40">
        <w:rPr>
          <w:rFonts w:ascii="Times New Roman" w:cs="Times New Roman" w:eastAsia="宋体" w:hAnsi="Times New Roman"/>
          <w:sz w:val="28"/>
          <w:szCs w:val="28"/>
          <w:rPrChange w:id="19798" w:author="user pc" w:date="2022-03-15T10:14:00Z">
            <w:rPr>
              <w:rFonts w:eastAsia="宋体" w:hAnsi="Cambria Math"/>
            </w:rPr>
          </w:rPrChange>
        </w:rPr>
        <w:t>the</w:t>
      </w:r>
      <w:r>
        <w:rPr>
          <w:rFonts w:ascii="Times New Roman" w:cs="Times New Roman" w:eastAsia="宋体" w:hAnsi="Times New Roman"/>
          <w:sz w:val="28"/>
          <w:szCs w:val="28"/>
        </w:rPr>
        <w:t xml:space="preserve"> </w:t>
      </w:r>
      <w:r w:rsidRPr="8AB1CCFD">
        <w:rPr>
          <w:rFonts w:ascii="Times New Roman" w:cs="Times New Roman" w:eastAsia="宋体" w:hAnsi="Times New Roman"/>
          <w:sz w:val="28"/>
          <w:szCs w:val="28"/>
          <w:rPrChange w:id="19799" w:author="user pc" w:date="2022-03-15T10:14:00Z">
            <w:rPr>
              <w:rFonts w:eastAsia="宋体" w:hAnsi="Cambria Math"/>
            </w:rPr>
          </w:rPrChange>
        </w:rPr>
        <w:t>maximum</w:t>
      </w:r>
      <w:r>
        <w:rPr>
          <w:rFonts w:ascii="Times New Roman" w:cs="Times New Roman" w:eastAsia="宋体" w:hAnsi="Times New Roman"/>
          <w:sz w:val="28"/>
          <w:szCs w:val="28"/>
        </w:rPr>
        <w:t xml:space="preserve"> </w:t>
      </w:r>
      <w:r w:rsidRPr="E1310DBF">
        <w:rPr>
          <w:rFonts w:ascii="Times New Roman" w:cs="Times New Roman" w:eastAsia="宋体" w:hAnsi="Times New Roman"/>
          <w:sz w:val="28"/>
          <w:szCs w:val="28"/>
          <w:rPrChange w:id="19800" w:author="user pc" w:date="2022-03-15T10:14:00Z">
            <w:rPr>
              <w:rFonts w:eastAsia="宋体" w:hAnsi="Cambria Math"/>
            </w:rPr>
          </w:rPrChange>
        </w:rPr>
        <w:t>mass</w:t>
      </w:r>
      <w:r>
        <w:rPr>
          <w:rFonts w:ascii="Times New Roman" w:cs="Times New Roman" w:eastAsia="宋体" w:hAnsi="Times New Roman"/>
          <w:sz w:val="28"/>
          <w:szCs w:val="28"/>
        </w:rPr>
        <w:t xml:space="preserve"> </w:t>
      </w:r>
      <w:r w:rsidRPr="DBB60467">
        <w:rPr>
          <w:rFonts w:ascii="Times New Roman" w:cs="Times New Roman" w:eastAsia="宋体" w:hAnsi="Times New Roman"/>
          <w:sz w:val="28"/>
          <w:szCs w:val="28"/>
          <w:rPrChange w:id="19801" w:author="user pc" w:date="2022-03-15T10:14:00Z">
            <w:rPr>
              <w:rFonts w:eastAsia="宋体" w:hAnsi="Cambria Math"/>
            </w:rPr>
          </w:rPrChange>
        </w:rPr>
        <w:t>of</w:t>
      </w:r>
      <w:r>
        <w:rPr>
          <w:rFonts w:ascii="Times New Roman" w:cs="Times New Roman" w:eastAsia="宋体" w:hAnsi="Times New Roman"/>
          <w:sz w:val="28"/>
          <w:szCs w:val="28"/>
        </w:rPr>
        <w:t xml:space="preserve"> </w:t>
      </w:r>
      <w:r w:rsidRPr="F82B06DA">
        <w:rPr>
          <w:rFonts w:ascii="Times New Roman" w:cs="Times New Roman" w:eastAsia="宋体" w:hAnsi="Times New Roman"/>
          <w:sz w:val="28"/>
          <w:szCs w:val="28"/>
          <w:rPrChange w:id="19802" w:author="user pc" w:date="2022-03-15T10:14:00Z">
            <w:rPr>
              <w:rFonts w:eastAsia="宋体" w:hAnsi="Cambria Math"/>
            </w:rPr>
          </w:rPrChange>
        </w:rPr>
        <w:t>Amalgam</w:t>
      </w:r>
      <w:r>
        <w:rPr>
          <w:rFonts w:ascii="Times New Roman" w:cs="Times New Roman" w:eastAsia="宋体" w:hAnsi="Times New Roman"/>
          <w:sz w:val="28"/>
          <w:szCs w:val="28"/>
        </w:rPr>
        <w:t xml:space="preserve"> </w:t>
      </w:r>
      <w:r w:rsidRPr="A8720346">
        <w:rPr>
          <w:rFonts w:ascii="Times New Roman" w:cs="Times New Roman" w:eastAsia="宋体" w:hAnsi="Times New Roman"/>
          <w:sz w:val="28"/>
          <w:szCs w:val="28"/>
          <w:rPrChange w:id="19803" w:author="user pc" w:date="2022-03-15T10:14:00Z">
            <w:rPr>
              <w:rFonts w:eastAsia="宋体" w:hAnsi="Cambria Math"/>
            </w:rPr>
          </w:rPrChange>
        </w:rPr>
        <w:t>formed</w:t>
      </w:r>
      <w:r>
        <w:rPr>
          <w:rFonts w:ascii="Times New Roman" w:cs="Times New Roman" w:eastAsia="宋体" w:hAnsi="Times New Roman"/>
          <w:sz w:val="28"/>
          <w:szCs w:val="28"/>
        </w:rPr>
        <w:t xml:space="preserve"> </w:t>
      </w:r>
      <w:r w:rsidRPr="5772B8A9">
        <w:rPr>
          <w:rFonts w:ascii="Times New Roman" w:cs="Times New Roman" w:eastAsia="宋体" w:hAnsi="Times New Roman"/>
          <w:sz w:val="28"/>
          <w:szCs w:val="28"/>
          <w:rPrChange w:id="19804" w:author="user pc" w:date="2022-03-15T10:14:00Z">
            <w:rPr>
              <w:rFonts w:eastAsia="宋体" w:hAnsi="Cambria Math"/>
            </w:rPr>
          </w:rPrChange>
        </w:rPr>
        <w:t>from</w:t>
      </w:r>
      <w:r>
        <w:rPr>
          <w:rFonts w:ascii="Times New Roman" w:cs="Times New Roman" w:eastAsia="宋体" w:hAnsi="Times New Roman"/>
          <w:sz w:val="28"/>
          <w:szCs w:val="28"/>
        </w:rPr>
        <w:t xml:space="preserve"> </w:t>
      </w:r>
      <w:r w:rsidRPr="40063169">
        <w:rPr>
          <w:rFonts w:ascii="Times New Roman" w:cs="Times New Roman" w:eastAsia="宋体" w:hAnsi="Times New Roman"/>
          <w:sz w:val="28"/>
          <w:szCs w:val="28"/>
          <w:rPrChange w:id="19805" w:author="user pc" w:date="2022-03-15T10:14:00Z">
            <w:rPr>
              <w:rFonts w:eastAsia="宋体" w:hAnsi="Cambria Math"/>
            </w:rPr>
          </w:rPrChange>
        </w:rPr>
        <w:t>this</w:t>
      </w:r>
      <w:r>
        <w:rPr>
          <w:rFonts w:ascii="Times New Roman" w:cs="Times New Roman" w:eastAsia="宋体" w:hAnsi="Times New Roman"/>
          <w:sz w:val="28"/>
          <w:szCs w:val="28"/>
        </w:rPr>
        <w:t xml:space="preserve"> </w:t>
      </w:r>
      <w:r w:rsidRPr="6079DD8C">
        <w:rPr>
          <w:rFonts w:ascii="Times New Roman" w:cs="Times New Roman" w:eastAsia="宋体" w:hAnsi="Times New Roman"/>
          <w:sz w:val="28"/>
          <w:szCs w:val="28"/>
          <w:rPrChange w:id="19806" w:author="user pc" w:date="2022-03-15T10:14:00Z">
            <w:rPr>
              <w:rFonts w:eastAsia="宋体" w:hAnsi="Cambria Math"/>
            </w:rPr>
          </w:rPrChange>
        </w:rPr>
        <w:t>solution</w:t>
      </w:r>
      <w:r>
        <w:rPr>
          <w:rFonts w:ascii="Times New Roman" w:cs="Times New Roman" w:eastAsia="宋体" w:hAnsi="Times New Roman"/>
          <w:sz w:val="28"/>
          <w:szCs w:val="28"/>
        </w:rPr>
        <w:t xml:space="preserve"> </w:t>
      </w:r>
      <w:r w:rsidRPr="D10AE799">
        <w:rPr>
          <w:rFonts w:ascii="Times New Roman" w:cs="Times New Roman" w:eastAsia="宋体" w:hAnsi="Times New Roman"/>
          <w:sz w:val="28"/>
          <w:szCs w:val="28"/>
          <w:rPrChange w:id="19807" w:author="user pc" w:date="2022-03-15T10:14:00Z">
            <w:rPr>
              <w:rFonts w:eastAsia="宋体" w:hAnsi="Cambria Math"/>
            </w:rPr>
          </w:rPrChange>
        </w:rPr>
        <w:t>is:</w:t>
      </w:r>
    </w:p>
    <w:p>
      <w:pPr>
        <w:pStyle w:val="style0"/>
        <w:rPr>
          <w:rFonts w:ascii="Times New Roman" w:cs="Times New Roman" w:eastAsia="宋体" w:hAnsi="Times New Roman"/>
          <w:sz w:val="28"/>
          <w:szCs w:val="28"/>
          <w:rPrChange w:id="19808" w:author="user pc" w:date="2022-03-15T10:14:00Z">
            <w:rPr>
              <w:rFonts w:ascii="Cambria Math" w:eastAsia="宋体" w:hAnsi="Cambria Math"/>
            </w:rPr>
          </w:rPrChange>
        </w:rPr>
      </w:pPr>
      <w:r w:rsidRPr="6873975D">
        <w:rPr>
          <w:rFonts w:ascii="Times New Roman" w:cs="Times New Roman" w:eastAsia="宋体" w:hAnsi="Times New Roman"/>
          <w:b/>
          <w:bCs/>
          <w:sz w:val="28"/>
          <w:szCs w:val="28"/>
          <w:rPrChange w:id="19809" w:author="user pc" w:date="2022-03-15T10:14:00Z">
            <w:rPr>
              <w:rFonts w:eastAsia="宋体" w:hAnsi="Cambria Math"/>
              <w:b/>
              <w:bCs/>
            </w:rPr>
          </w:rPrChange>
        </w:rPr>
        <w:t xml:space="preserve">Solution: </w:t>
      </w:r>
    </w:p>
    <w:p>
      <w:pPr>
        <w:pStyle w:val="style0"/>
        <w:rPr>
          <w:rFonts w:ascii="Times New Roman" w:cs="Times New Roman" w:eastAsia="宋体" w:hAnsi="Times New Roman"/>
          <w:sz w:val="28"/>
          <w:szCs w:val="28"/>
          <w:rPrChange w:id="19810" w:author="user pc" w:date="2022-03-15T10:14:00Z">
            <w:rPr>
              <w:rFonts w:ascii="Cambria Math" w:eastAsia="宋体" w:hAnsi="Cambria Math"/>
            </w:rPr>
          </w:rPrChange>
        </w:rPr>
      </w:pPr>
      <w:r w:rsidRPr="9513D883">
        <w:rPr>
          <w:rFonts w:ascii="Times New Roman" w:cs="Times New Roman" w:eastAsia="宋体" w:hAnsi="Times New Roman"/>
          <w:sz w:val="28"/>
          <w:szCs w:val="28"/>
          <w:rPrChange w:id="19811" w:author="user pc" w:date="2022-03-15T10:14:00Z">
            <w:rPr>
              <w:rFonts w:eastAsia="宋体" w:hAnsi="Cambria Math"/>
            </w:rPr>
          </w:rPrChange>
        </w:rPr>
        <w:t xml:space="preserve">* First, we have to calculate the amount of NaCl present in 4.0 molar </w:t>
      </w:r>
      <w:r>
        <w:rPr>
          <w:rFonts w:ascii="Times New Roman" w:cs="Times New Roman" w:eastAsia="宋体" w:hAnsi="Times New Roman"/>
          <w:sz w:val="28"/>
          <w:szCs w:val="28"/>
        </w:rPr>
        <w:t>solutions</w:t>
      </w:r>
      <w:r w:rsidRPr="7E06F547">
        <w:rPr>
          <w:rFonts w:ascii="Times New Roman" w:cs="Times New Roman" w:eastAsia="宋体" w:hAnsi="Times New Roman"/>
          <w:sz w:val="28"/>
          <w:szCs w:val="28"/>
          <w:rPrChange w:id="19812" w:author="user pc" w:date="2022-03-15T10:14:00Z">
            <w:rPr>
              <w:rFonts w:eastAsia="宋体" w:hAnsi="Cambria Math"/>
            </w:rPr>
          </w:rPrChange>
        </w:rPr>
        <w:t>.</w:t>
      </w:r>
    </w:p>
    <w:p>
      <w:pPr>
        <w:pStyle w:val="style0"/>
        <w:rPr>
          <w:rFonts w:ascii="Times New Roman" w:cs="Times New Roman" w:eastAsia="宋体" w:hAnsi="Times New Roman"/>
          <w:sz w:val="28"/>
          <w:szCs w:val="28"/>
          <w:rPrChange w:id="19813" w:author="user pc" w:date="2022-03-15T10:14:00Z">
            <w:rPr>
              <w:rFonts w:ascii="Cambria Math" w:eastAsia="宋体" w:hAnsi="Cambria Math"/>
            </w:rPr>
          </w:rPrChange>
        </w:rPr>
      </w:pPr>
      <w:r w:rsidRPr="B253E8C4">
        <w:rPr>
          <w:rFonts w:ascii="Times New Roman" w:cs="Times New Roman" w:eastAsia="宋体" w:hAnsi="Times New Roman"/>
          <w:sz w:val="28"/>
          <w:szCs w:val="28"/>
          <w:rPrChange w:id="19814" w:author="user pc" w:date="2022-03-15T10:14:00Z">
            <w:rPr>
              <w:rFonts w:eastAsia="宋体" w:hAnsi="Cambria Math"/>
            </w:rPr>
          </w:rPrChange>
        </w:rPr>
        <w:t>The number of moles of NaCl in 500 mL of 4.0 molar solution = Molarity x Volume (in L) = 4.0 x 500 x 10</w:t>
      </w:r>
      <w:r w:rsidRPr="FBC98E2F">
        <w:rPr>
          <w:rFonts w:ascii="Times New Roman" w:cs="Times New Roman" w:eastAsia="宋体" w:hAnsi="Times New Roman"/>
          <w:sz w:val="28"/>
          <w:szCs w:val="28"/>
          <w:vertAlign w:val="superscript"/>
          <w:rPrChange w:id="19815" w:author="user pc" w:date="2022-03-15T10:14:00Z">
            <w:rPr>
              <w:rFonts w:eastAsia="宋体" w:hAnsi="Cambria Math"/>
              <w:vertAlign w:val="superscript"/>
            </w:rPr>
          </w:rPrChange>
        </w:rPr>
        <w:t xml:space="preserve">-3 </w:t>
      </w:r>
      <w:r w:rsidRPr="75DD674D">
        <w:rPr>
          <w:rFonts w:ascii="Times New Roman" w:cs="Times New Roman" w:eastAsia="宋体" w:hAnsi="Times New Roman"/>
          <w:sz w:val="28"/>
          <w:szCs w:val="28"/>
          <w:rPrChange w:id="19816" w:author="user pc" w:date="2022-03-15T10:14:00Z">
            <w:rPr>
              <w:rFonts w:eastAsia="宋体" w:hAnsi="Cambria Math"/>
            </w:rPr>
          </w:rPrChange>
        </w:rPr>
        <w:t>= 2.0 moles.</w:t>
      </w:r>
    </w:p>
    <w:p>
      <w:pPr>
        <w:pStyle w:val="style0"/>
        <w:rPr>
          <w:rFonts w:ascii="Times New Roman" w:cs="Times New Roman" w:eastAsia="宋体" w:hAnsi="Times New Roman"/>
          <w:sz w:val="28"/>
          <w:szCs w:val="28"/>
          <w:rPrChange w:id="19817" w:author="user pc" w:date="2022-03-15T10:14:00Z">
            <w:rPr>
              <w:rFonts w:ascii="Cambria Math" w:eastAsia="宋体" w:hAnsi="Cambria Math"/>
            </w:rPr>
          </w:rPrChange>
        </w:rPr>
      </w:pPr>
      <w:r w:rsidRPr="02A4463C">
        <w:rPr>
          <w:rFonts w:ascii="Times New Roman" w:cs="Times New Roman" w:eastAsia="宋体" w:hAnsi="Times New Roman"/>
          <w:sz w:val="28"/>
          <w:szCs w:val="28"/>
          <w:rPrChange w:id="19818" w:author="user pc" w:date="2022-03-15T10:14:00Z">
            <w:rPr>
              <w:rFonts w:eastAsia="宋体" w:hAnsi="Cambria Math"/>
            </w:rPr>
          </w:rPrChange>
        </w:rPr>
        <w:t>* The following reaction occurs during electrolysis of aqueous solution of NaCl.</w:t>
      </w:r>
    </w:p>
    <w:p>
      <w:pPr>
        <w:pStyle w:val="style0"/>
        <w:rPr>
          <w:rFonts w:ascii="Times New Roman" w:cs="Times New Roman" w:eastAsia="宋体" w:hAnsi="Times New Roman"/>
          <w:sz w:val="28"/>
          <w:szCs w:val="28"/>
          <w:rPrChange w:id="19819" w:author="user pc" w:date="2022-03-15T10:14:00Z">
            <w:rPr>
              <w:rFonts w:ascii="Cambria Math" w:eastAsia="宋体" w:hAnsi="Cambria Math"/>
            </w:rPr>
          </w:rPrChange>
        </w:rPr>
      </w:pPr>
      <w:r w:rsidRPr="0B30695C">
        <w:rPr>
          <w:rFonts w:ascii="Times New Roman" w:cs="Times New Roman" w:eastAsia="宋体" w:hAnsi="Times New Roman"/>
          <w:sz w:val="28"/>
          <w:szCs w:val="28"/>
          <w:rPrChange w:id="19820" w:author="user pc" w:date="2022-03-15T10:14:00Z">
            <w:rPr>
              <w:rFonts w:eastAsia="宋体" w:hAnsi="Cambria Math"/>
            </w:rPr>
          </w:rPrChange>
        </w:rPr>
        <w:t>Dissociation of NaCl: 2NaCl</w:t>
      </w:r>
      <w:r w:rsidRPr="E7510FC8">
        <w:rPr>
          <w:rFonts w:ascii="Times New Roman" w:cs="Times New Roman" w:eastAsia="宋体" w:hAnsi="Times New Roman"/>
          <w:sz w:val="28"/>
          <w:szCs w:val="28"/>
          <w:vertAlign w:val="subscript"/>
          <w:rPrChange w:id="19821" w:author="user pc" w:date="2022-03-15T10:14:00Z">
            <w:rPr>
              <w:rFonts w:eastAsia="宋体" w:hAnsi="Cambria Math"/>
              <w:vertAlign w:val="subscript"/>
            </w:rPr>
          </w:rPrChange>
        </w:rPr>
        <w:t>(aq)</w:t>
      </w:r>
      <w:r w:rsidRPr="7650AA37">
        <w:rPr>
          <w:rFonts w:ascii="Times New Roman" w:cs="Times New Roman" w:eastAsia="宋体" w:hAnsi="Times New Roman"/>
          <w:sz w:val="28"/>
          <w:szCs w:val="28"/>
          <w:rPrChange w:id="19822" w:author="user pc" w:date="2022-03-15T10:14:00Z">
            <w:rPr>
              <w:rFonts w:eastAsia="宋体" w:hAnsi="Cambria Math"/>
            </w:rPr>
          </w:rPrChange>
        </w:rPr>
        <w:t xml:space="preserve"> ------&gt; 2Na</w:t>
      </w:r>
      <w:r w:rsidRPr="6F526B9D">
        <w:rPr>
          <w:rFonts w:ascii="Times New Roman" w:cs="Times New Roman" w:eastAsia="宋体" w:hAnsi="Times New Roman"/>
          <w:sz w:val="28"/>
          <w:szCs w:val="28"/>
          <w:vertAlign w:val="superscript"/>
          <w:rPrChange w:id="19823" w:author="user pc" w:date="2022-03-15T10:14:00Z">
            <w:rPr>
              <w:rFonts w:eastAsia="宋体" w:hAnsi="Cambria Math"/>
              <w:vertAlign w:val="superscript"/>
            </w:rPr>
          </w:rPrChange>
        </w:rPr>
        <w:t>+</w:t>
      </w:r>
      <w:r w:rsidRPr="5FF59588">
        <w:rPr>
          <w:rFonts w:ascii="Times New Roman" w:cs="Times New Roman" w:eastAsia="宋体" w:hAnsi="Times New Roman"/>
          <w:sz w:val="28"/>
          <w:szCs w:val="28"/>
          <w:vertAlign w:val="subscript"/>
          <w:rPrChange w:id="19824" w:author="user pc" w:date="2022-03-15T10:14:00Z">
            <w:rPr>
              <w:rFonts w:eastAsia="宋体" w:hAnsi="Cambria Math"/>
              <w:vertAlign w:val="subscript"/>
            </w:rPr>
          </w:rPrChange>
        </w:rPr>
        <w:t xml:space="preserve">(aq) </w:t>
      </w:r>
      <w:r w:rsidRPr="610FB53C">
        <w:rPr>
          <w:rFonts w:ascii="Times New Roman" w:cs="Times New Roman" w:eastAsia="宋体" w:hAnsi="Times New Roman"/>
          <w:sz w:val="28"/>
          <w:szCs w:val="28"/>
          <w:rPrChange w:id="19825" w:author="user pc" w:date="2022-03-15T10:14:00Z">
            <w:rPr>
              <w:rFonts w:eastAsia="宋体" w:hAnsi="Cambria Math"/>
            </w:rPr>
          </w:rPrChange>
        </w:rPr>
        <w:t>+ 2Cl</w:t>
      </w:r>
      <w:r w:rsidRPr="A1CB997D">
        <w:rPr>
          <w:rFonts w:ascii="Times New Roman" w:cs="Times New Roman" w:eastAsia="宋体" w:hAnsi="Times New Roman"/>
          <w:sz w:val="28"/>
          <w:szCs w:val="28"/>
          <w:vertAlign w:val="superscript"/>
          <w:rPrChange w:id="19826" w:author="user pc" w:date="2022-03-15T10:14:00Z">
            <w:rPr>
              <w:rFonts w:eastAsia="宋体" w:hAnsi="Cambria Math"/>
              <w:vertAlign w:val="superscript"/>
            </w:rPr>
          </w:rPrChange>
        </w:rPr>
        <w:t>-</w:t>
      </w:r>
      <w:r w:rsidRPr="38F548E2">
        <w:rPr>
          <w:rFonts w:ascii="Times New Roman" w:cs="Times New Roman" w:eastAsia="宋体" w:hAnsi="Times New Roman"/>
          <w:sz w:val="28"/>
          <w:szCs w:val="28"/>
          <w:vertAlign w:val="subscript"/>
          <w:rPrChange w:id="19827" w:author="user pc" w:date="2022-03-15T10:14:00Z">
            <w:rPr>
              <w:rFonts w:eastAsia="宋体" w:hAnsi="Cambria Math"/>
              <w:vertAlign w:val="subscript"/>
            </w:rPr>
          </w:rPrChange>
        </w:rPr>
        <w:t>(aq)</w:t>
      </w:r>
    </w:p>
    <w:p>
      <w:pPr>
        <w:pStyle w:val="style0"/>
        <w:rPr>
          <w:rFonts w:ascii="Times New Roman" w:cs="Times New Roman" w:eastAsia="宋体" w:hAnsi="Times New Roman"/>
          <w:sz w:val="28"/>
          <w:szCs w:val="28"/>
          <w:rPrChange w:id="19828" w:author="user pc" w:date="2022-03-15T10:14:00Z">
            <w:rPr>
              <w:rFonts w:ascii="Cambria Math" w:eastAsia="宋体" w:hAnsi="Cambria Math"/>
            </w:rPr>
          </w:rPrChange>
        </w:rPr>
      </w:pPr>
      <w:r w:rsidRPr="2FBD8C4C">
        <w:rPr>
          <w:rFonts w:ascii="Times New Roman" w:cs="Times New Roman" w:eastAsia="宋体" w:hAnsi="Times New Roman"/>
          <w:sz w:val="28"/>
          <w:szCs w:val="28"/>
          <w:rPrChange w:id="19829" w:author="user pc" w:date="2022-03-15T10:14:00Z">
            <w:rPr>
              <w:rFonts w:eastAsia="宋体" w:hAnsi="Cambria Math"/>
            </w:rPr>
          </w:rPrChange>
        </w:rPr>
        <w:t>At cathode: 2H</w:t>
      </w:r>
      <w:r w:rsidRPr="9455CC1B">
        <w:rPr>
          <w:rFonts w:ascii="Times New Roman" w:cs="Times New Roman" w:eastAsia="宋体" w:hAnsi="Times New Roman"/>
          <w:sz w:val="28"/>
          <w:szCs w:val="28"/>
          <w:vertAlign w:val="subscript"/>
          <w:rPrChange w:id="19830" w:author="user pc" w:date="2022-03-15T10:14:00Z">
            <w:rPr>
              <w:rFonts w:eastAsia="宋体" w:hAnsi="Cambria Math"/>
              <w:vertAlign w:val="subscript"/>
            </w:rPr>
          </w:rPrChange>
        </w:rPr>
        <w:t>2</w:t>
      </w:r>
      <w:r w:rsidRPr="FB274CD5">
        <w:rPr>
          <w:rFonts w:ascii="Times New Roman" w:cs="Times New Roman" w:eastAsia="宋体" w:hAnsi="Times New Roman"/>
          <w:sz w:val="28"/>
          <w:szCs w:val="28"/>
          <w:rPrChange w:id="19831" w:author="user pc" w:date="2022-03-15T10:14:00Z">
            <w:rPr>
              <w:rFonts w:eastAsia="宋体" w:hAnsi="Cambria Math"/>
            </w:rPr>
          </w:rPrChange>
        </w:rPr>
        <w:t>O + 2e- -------&gt; H</w:t>
      </w:r>
      <w:r w:rsidRPr="9B991211">
        <w:rPr>
          <w:rFonts w:ascii="Times New Roman" w:cs="Times New Roman" w:eastAsia="宋体" w:hAnsi="Times New Roman"/>
          <w:sz w:val="28"/>
          <w:szCs w:val="28"/>
          <w:vertAlign w:val="subscript"/>
          <w:rPrChange w:id="19832" w:author="user pc" w:date="2022-03-15T10:14:00Z">
            <w:rPr>
              <w:rFonts w:eastAsia="宋体" w:hAnsi="Cambria Math"/>
              <w:vertAlign w:val="subscript"/>
            </w:rPr>
          </w:rPrChange>
        </w:rPr>
        <w:t xml:space="preserve">2 </w:t>
      </w:r>
      <w:r w:rsidRPr="BDDB7CA6">
        <w:rPr>
          <w:rFonts w:ascii="Times New Roman" w:cs="Times New Roman" w:eastAsia="宋体" w:hAnsi="Times New Roman"/>
          <w:sz w:val="28"/>
          <w:szCs w:val="28"/>
          <w:rPrChange w:id="19833" w:author="user pc" w:date="2022-03-15T10:14:00Z">
            <w:rPr>
              <w:rFonts w:eastAsia="宋体" w:hAnsi="Cambria Math"/>
            </w:rPr>
          </w:rPrChange>
        </w:rPr>
        <w:t>+ 2OH</w:t>
      </w:r>
      <w:r w:rsidRPr="41BB7387">
        <w:rPr>
          <w:rFonts w:ascii="Times New Roman" w:cs="Times New Roman" w:eastAsia="宋体" w:hAnsi="Times New Roman"/>
          <w:sz w:val="28"/>
          <w:szCs w:val="28"/>
          <w:vertAlign w:val="superscript"/>
          <w:rPrChange w:id="19834" w:author="user pc" w:date="2022-03-15T10:14:00Z">
            <w:rPr>
              <w:rFonts w:eastAsia="宋体" w:hAnsi="Cambria Math"/>
              <w:vertAlign w:val="superscript"/>
            </w:rPr>
          </w:rPrChange>
        </w:rPr>
        <w:t>-</w:t>
      </w:r>
    </w:p>
    <w:p>
      <w:pPr>
        <w:pStyle w:val="style0"/>
        <w:rPr>
          <w:rFonts w:ascii="Times New Roman" w:cs="Times New Roman" w:eastAsia="宋体" w:hAnsi="Times New Roman"/>
          <w:sz w:val="28"/>
          <w:szCs w:val="28"/>
          <w:rPrChange w:id="19835" w:author="user pc" w:date="2022-03-15T10:14:00Z">
            <w:rPr>
              <w:rFonts w:ascii="Cambria Math" w:eastAsia="宋体" w:hAnsi="Cambria Math"/>
            </w:rPr>
          </w:rPrChange>
        </w:rPr>
      </w:pPr>
      <w:r w:rsidRPr="AB0551E5">
        <w:rPr>
          <w:rFonts w:ascii="Times New Roman" w:cs="Times New Roman" w:eastAsia="宋体" w:hAnsi="Times New Roman"/>
          <w:sz w:val="28"/>
          <w:szCs w:val="28"/>
          <w:rPrChange w:id="19836" w:author="user pc" w:date="2022-03-15T10:14:00Z">
            <w:rPr>
              <w:rFonts w:eastAsia="宋体" w:hAnsi="Cambria Math"/>
            </w:rPr>
          </w:rPrChange>
        </w:rPr>
        <w:t>At anode: 2Cl</w:t>
      </w:r>
      <w:r w:rsidRPr="04E31F14">
        <w:rPr>
          <w:rFonts w:ascii="Times New Roman" w:cs="Times New Roman" w:eastAsia="宋体" w:hAnsi="Times New Roman"/>
          <w:sz w:val="28"/>
          <w:szCs w:val="28"/>
          <w:vertAlign w:val="superscript"/>
          <w:rPrChange w:id="19837" w:author="user pc" w:date="2022-03-15T10:14:00Z">
            <w:rPr>
              <w:rFonts w:eastAsia="宋体" w:hAnsi="Cambria Math"/>
              <w:vertAlign w:val="superscript"/>
            </w:rPr>
          </w:rPrChange>
        </w:rPr>
        <w:t>-</w:t>
      </w:r>
      <w:r w:rsidRPr="8F1D3F06">
        <w:rPr>
          <w:rFonts w:ascii="Times New Roman" w:cs="Times New Roman" w:eastAsia="宋体" w:hAnsi="Times New Roman"/>
          <w:sz w:val="28"/>
          <w:szCs w:val="28"/>
          <w:vertAlign w:val="subscript"/>
          <w:rPrChange w:id="19838" w:author="user pc" w:date="2022-03-15T10:14:00Z">
            <w:rPr>
              <w:rFonts w:eastAsia="宋体" w:hAnsi="Cambria Math"/>
              <w:vertAlign w:val="subscript"/>
            </w:rPr>
          </w:rPrChange>
        </w:rPr>
        <w:t xml:space="preserve">(aq) </w:t>
      </w:r>
      <w:r w:rsidRPr="AE99CF5C">
        <w:rPr>
          <w:rFonts w:ascii="Times New Roman" w:cs="Times New Roman" w:eastAsia="宋体" w:hAnsi="Times New Roman"/>
          <w:sz w:val="28"/>
          <w:szCs w:val="28"/>
          <w:rPrChange w:id="19839" w:author="user pc" w:date="2022-03-15T10:14:00Z">
            <w:rPr>
              <w:rFonts w:eastAsia="宋体" w:hAnsi="Cambria Math"/>
            </w:rPr>
          </w:rPrChange>
        </w:rPr>
        <w:t>---------&gt; Cl</w:t>
      </w:r>
      <w:r w:rsidRPr="39FD7C8D">
        <w:rPr>
          <w:rFonts w:ascii="Times New Roman" w:cs="Times New Roman" w:eastAsia="宋体" w:hAnsi="Times New Roman"/>
          <w:sz w:val="28"/>
          <w:szCs w:val="28"/>
          <w:vertAlign w:val="subscript"/>
          <w:rPrChange w:id="19840" w:author="user pc" w:date="2022-03-15T10:14:00Z">
            <w:rPr>
              <w:rFonts w:eastAsia="宋体" w:hAnsi="Cambria Math"/>
              <w:vertAlign w:val="subscript"/>
            </w:rPr>
          </w:rPrChange>
        </w:rPr>
        <w:t>2(g)</w:t>
      </w:r>
      <w:r w:rsidRPr="7EAB6838">
        <w:rPr>
          <w:rFonts w:ascii="Times New Roman" w:cs="Times New Roman" w:eastAsia="宋体" w:hAnsi="Times New Roman"/>
          <w:sz w:val="28"/>
          <w:szCs w:val="28"/>
          <w:rPrChange w:id="19841" w:author="user pc" w:date="2022-03-15T10:14:00Z">
            <w:rPr>
              <w:rFonts w:eastAsia="宋体" w:hAnsi="Cambria Math"/>
            </w:rPr>
          </w:rPrChange>
        </w:rPr>
        <w:t xml:space="preserve"> + 2e-</w:t>
      </w:r>
    </w:p>
    <w:p>
      <w:pPr>
        <w:pStyle w:val="style0"/>
        <w:rPr>
          <w:rFonts w:ascii="Times New Roman" w:cs="Times New Roman" w:eastAsia="宋体" w:hAnsi="Times New Roman"/>
          <w:sz w:val="28"/>
          <w:szCs w:val="28"/>
          <w:rPrChange w:id="19842" w:author="user pc" w:date="2022-03-15T10:14:00Z">
            <w:rPr>
              <w:rFonts w:ascii="Cambria Math" w:eastAsia="宋体" w:hAnsi="Cambria Math"/>
            </w:rPr>
          </w:rPrChange>
        </w:rPr>
      </w:pPr>
      <w:r w:rsidRPr="261988DE">
        <w:rPr>
          <w:rFonts w:ascii="Times New Roman" w:cs="Times New Roman" w:eastAsia="宋体" w:hAnsi="Times New Roman"/>
          <w:sz w:val="28"/>
          <w:szCs w:val="28"/>
          <w:rPrChange w:id="19843" w:author="user pc" w:date="2022-03-15T10:14:00Z">
            <w:rPr>
              <w:rFonts w:eastAsia="宋体" w:hAnsi="Cambria Math"/>
            </w:rPr>
          </w:rPrChange>
        </w:rPr>
        <w:t>Complete reaction: 2NaCl</w:t>
      </w:r>
      <w:r w:rsidRPr="56E7D4C5">
        <w:rPr>
          <w:rFonts w:ascii="Times New Roman" w:cs="Times New Roman" w:eastAsia="宋体" w:hAnsi="Times New Roman"/>
          <w:sz w:val="28"/>
          <w:szCs w:val="28"/>
          <w:vertAlign w:val="subscript"/>
          <w:rPrChange w:id="19844" w:author="user pc" w:date="2022-03-15T10:14:00Z">
            <w:rPr>
              <w:rFonts w:eastAsia="宋体" w:hAnsi="Cambria Math"/>
              <w:vertAlign w:val="subscript"/>
            </w:rPr>
          </w:rPrChange>
        </w:rPr>
        <w:t xml:space="preserve">(aq) </w:t>
      </w:r>
      <w:r w:rsidRPr="8B60CA78">
        <w:rPr>
          <w:rFonts w:ascii="Times New Roman" w:cs="Times New Roman" w:eastAsia="宋体" w:hAnsi="Times New Roman"/>
          <w:sz w:val="28"/>
          <w:szCs w:val="28"/>
          <w:rPrChange w:id="19845" w:author="user pc" w:date="2022-03-15T10:14:00Z">
            <w:rPr>
              <w:rFonts w:eastAsia="宋体" w:hAnsi="Cambria Math"/>
            </w:rPr>
          </w:rPrChange>
        </w:rPr>
        <w:t>+ 2H</w:t>
      </w:r>
      <w:r w:rsidRPr="FEEA2276">
        <w:rPr>
          <w:rFonts w:ascii="Times New Roman" w:cs="Times New Roman" w:eastAsia="宋体" w:hAnsi="Times New Roman"/>
          <w:sz w:val="28"/>
          <w:szCs w:val="28"/>
          <w:vertAlign w:val="subscript"/>
          <w:rPrChange w:id="19846" w:author="user pc" w:date="2022-03-15T10:14:00Z">
            <w:rPr>
              <w:rFonts w:eastAsia="宋体" w:hAnsi="Cambria Math"/>
              <w:vertAlign w:val="subscript"/>
            </w:rPr>
          </w:rPrChange>
        </w:rPr>
        <w:t>2</w:t>
      </w:r>
      <w:r w:rsidRPr="F6B55FCD">
        <w:rPr>
          <w:rFonts w:ascii="Times New Roman" w:cs="Times New Roman" w:eastAsia="宋体" w:hAnsi="Times New Roman"/>
          <w:sz w:val="28"/>
          <w:szCs w:val="28"/>
          <w:rPrChange w:id="19847" w:author="user pc" w:date="2022-03-15T10:14:00Z">
            <w:rPr>
              <w:rFonts w:eastAsia="宋体" w:hAnsi="Cambria Math"/>
            </w:rPr>
          </w:rPrChange>
        </w:rPr>
        <w:t>O ------&gt;H</w:t>
      </w:r>
      <w:r w:rsidRPr="62F19825">
        <w:rPr>
          <w:rFonts w:ascii="Times New Roman" w:cs="Times New Roman" w:eastAsia="宋体" w:hAnsi="Times New Roman"/>
          <w:sz w:val="28"/>
          <w:szCs w:val="28"/>
          <w:vertAlign w:val="subscript"/>
          <w:rPrChange w:id="19848" w:author="user pc" w:date="2022-03-15T10:14:00Z">
            <w:rPr>
              <w:rFonts w:eastAsia="宋体" w:hAnsi="Cambria Math"/>
              <w:vertAlign w:val="subscript"/>
            </w:rPr>
          </w:rPrChange>
        </w:rPr>
        <w:t xml:space="preserve">2 </w:t>
      </w:r>
      <w:r w:rsidRPr="8D890336">
        <w:rPr>
          <w:rFonts w:ascii="Times New Roman" w:cs="Times New Roman" w:eastAsia="宋体" w:hAnsi="Times New Roman"/>
          <w:sz w:val="28"/>
          <w:szCs w:val="28"/>
          <w:rPrChange w:id="19849" w:author="user pc" w:date="2022-03-15T10:14:00Z">
            <w:rPr>
              <w:rFonts w:eastAsia="宋体" w:hAnsi="Cambria Math"/>
            </w:rPr>
          </w:rPrChange>
        </w:rPr>
        <w:t>+ Cl</w:t>
      </w:r>
      <w:r w:rsidRPr="64432CFD">
        <w:rPr>
          <w:rFonts w:ascii="Times New Roman" w:cs="Times New Roman" w:eastAsia="宋体" w:hAnsi="Times New Roman"/>
          <w:sz w:val="28"/>
          <w:szCs w:val="28"/>
          <w:vertAlign w:val="subscript"/>
          <w:rPrChange w:id="19850" w:author="user pc" w:date="2022-03-15T10:14:00Z">
            <w:rPr>
              <w:rFonts w:eastAsia="宋体" w:hAnsi="Cambria Math"/>
              <w:vertAlign w:val="subscript"/>
            </w:rPr>
          </w:rPrChange>
        </w:rPr>
        <w:t>2(g)</w:t>
      </w:r>
      <w:r w:rsidRPr="5411577A">
        <w:rPr>
          <w:rFonts w:ascii="Times New Roman" w:cs="Times New Roman" w:eastAsia="宋体" w:hAnsi="Times New Roman"/>
          <w:sz w:val="28"/>
          <w:szCs w:val="28"/>
          <w:rPrChange w:id="19851" w:author="user pc" w:date="2022-03-15T10:14:00Z">
            <w:rPr>
              <w:rFonts w:eastAsia="宋体" w:hAnsi="Cambria Math"/>
            </w:rPr>
          </w:rPrChange>
        </w:rPr>
        <w:t xml:space="preserve"> + 2Na</w:t>
      </w:r>
      <w:r w:rsidRPr="31E2E4EE">
        <w:rPr>
          <w:rFonts w:ascii="Times New Roman" w:cs="Times New Roman" w:eastAsia="宋体" w:hAnsi="Times New Roman"/>
          <w:sz w:val="28"/>
          <w:szCs w:val="28"/>
          <w:vertAlign w:val="superscript"/>
          <w:rPrChange w:id="19852" w:author="user pc" w:date="2022-03-15T10:14:00Z">
            <w:rPr>
              <w:rFonts w:eastAsia="宋体" w:hAnsi="Cambria Math"/>
              <w:vertAlign w:val="superscript"/>
            </w:rPr>
          </w:rPrChange>
        </w:rPr>
        <w:t>+</w:t>
      </w:r>
      <w:r w:rsidRPr="A05A0744">
        <w:rPr>
          <w:rFonts w:ascii="Times New Roman" w:cs="Times New Roman" w:eastAsia="宋体" w:hAnsi="Times New Roman"/>
          <w:sz w:val="28"/>
          <w:szCs w:val="28"/>
          <w:rPrChange w:id="19853" w:author="user pc" w:date="2022-03-15T10:14:00Z">
            <w:rPr>
              <w:rFonts w:eastAsia="宋体" w:hAnsi="Cambria Math"/>
            </w:rPr>
          </w:rPrChange>
        </w:rPr>
        <w:t>(aq) + 2OH</w:t>
      </w:r>
      <w:r w:rsidRPr="D9C23D4B">
        <w:rPr>
          <w:rFonts w:ascii="Times New Roman" w:cs="Times New Roman" w:eastAsia="宋体" w:hAnsi="Times New Roman"/>
          <w:sz w:val="28"/>
          <w:szCs w:val="28"/>
          <w:vertAlign w:val="superscript"/>
          <w:rPrChange w:id="19854" w:author="user pc" w:date="2022-03-15T10:14:00Z">
            <w:rPr>
              <w:rFonts w:eastAsia="宋体" w:hAnsi="Cambria Math"/>
              <w:vertAlign w:val="superscript"/>
            </w:rPr>
          </w:rPrChange>
        </w:rPr>
        <w:t>-</w:t>
      </w:r>
      <w:r w:rsidRPr="16FA8854">
        <w:rPr>
          <w:rFonts w:ascii="Times New Roman" w:cs="Times New Roman" w:eastAsia="宋体" w:hAnsi="Times New Roman"/>
          <w:sz w:val="28"/>
          <w:szCs w:val="28"/>
          <w:rPrChange w:id="19855" w:author="user pc" w:date="2022-03-15T10:14:00Z">
            <w:rPr>
              <w:rFonts w:eastAsia="宋体" w:hAnsi="Cambria Math"/>
            </w:rPr>
          </w:rPrChange>
        </w:rPr>
        <w:t>(aq)</w:t>
      </w:r>
    </w:p>
    <w:p>
      <w:pPr>
        <w:pStyle w:val="style0"/>
        <w:rPr>
          <w:rFonts w:ascii="Times New Roman" w:cs="Times New Roman" w:eastAsia="宋体" w:hAnsi="Times New Roman"/>
          <w:sz w:val="28"/>
          <w:szCs w:val="28"/>
          <w:rPrChange w:id="19856" w:author="user pc" w:date="2022-03-15T10:14:00Z">
            <w:rPr>
              <w:rFonts w:ascii="Cambria Math" w:eastAsia="宋体" w:hAnsi="Cambria Math"/>
            </w:rPr>
          </w:rPrChange>
        </w:rPr>
      </w:pPr>
      <w:r w:rsidRPr="852EC297">
        <w:rPr>
          <w:rFonts w:ascii="Times New Roman" w:cs="Times New Roman" w:eastAsia="宋体" w:hAnsi="Times New Roman"/>
          <w:sz w:val="28"/>
          <w:szCs w:val="28"/>
          <w:rPrChange w:id="19857" w:author="user pc" w:date="2022-03-15T10:14:00Z">
            <w:rPr>
              <w:rFonts w:eastAsia="宋体" w:hAnsi="Cambria Math"/>
            </w:rPr>
          </w:rPrChange>
        </w:rPr>
        <w:t>That means, two moles of NaCl gives one mole of Cl</w:t>
      </w:r>
      <w:r w:rsidRPr="A0C99449">
        <w:rPr>
          <w:rFonts w:ascii="Times New Roman" w:cs="Times New Roman" w:eastAsia="宋体" w:hAnsi="Times New Roman"/>
          <w:sz w:val="28"/>
          <w:szCs w:val="28"/>
          <w:vertAlign w:val="subscript"/>
          <w:rPrChange w:id="19858" w:author="user pc" w:date="2022-03-15T10:14:00Z">
            <w:rPr>
              <w:rFonts w:eastAsia="宋体" w:hAnsi="Cambria Math"/>
              <w:vertAlign w:val="subscript"/>
            </w:rPr>
          </w:rPrChange>
        </w:rPr>
        <w:t>2</w:t>
      </w:r>
      <w:r w:rsidRPr="2546C8C3">
        <w:rPr>
          <w:rFonts w:ascii="Times New Roman" w:cs="Times New Roman" w:eastAsia="宋体" w:hAnsi="Times New Roman"/>
          <w:sz w:val="28"/>
          <w:szCs w:val="28"/>
          <w:rPrChange w:id="19859" w:author="user pc" w:date="2022-03-15T10:14:00Z">
            <w:rPr>
              <w:rFonts w:eastAsia="宋体" w:hAnsi="Cambria Math"/>
            </w:rPr>
          </w:rPrChange>
        </w:rPr>
        <w:t xml:space="preserve"> gas.</w:t>
      </w:r>
    </w:p>
    <w:p>
      <w:pPr>
        <w:pStyle w:val="style0"/>
        <w:rPr>
          <w:rFonts w:ascii="Times New Roman" w:cs="Times New Roman" w:eastAsia="宋体" w:hAnsi="Times New Roman"/>
          <w:sz w:val="28"/>
          <w:szCs w:val="28"/>
          <w:rPrChange w:id="19860" w:author="user pc" w:date="2022-03-15T10:14:00Z">
            <w:rPr>
              <w:rFonts w:ascii="Cambria Math" w:eastAsia="宋体" w:hAnsi="Cambria Math"/>
            </w:rPr>
          </w:rPrChange>
        </w:rPr>
      </w:pPr>
      <w:r w:rsidRPr="5A5B9F39">
        <w:rPr>
          <w:rFonts w:ascii="Times New Roman" w:cs="Times New Roman" w:eastAsia="宋体" w:hAnsi="Times New Roman"/>
          <w:sz w:val="28"/>
          <w:szCs w:val="28"/>
          <w:rPrChange w:id="19861" w:author="user pc" w:date="2022-03-15T10:14:00Z">
            <w:rPr>
              <w:rFonts w:eastAsia="宋体" w:hAnsi="Cambria Math"/>
            </w:rPr>
          </w:rPrChange>
        </w:rPr>
        <w:t>Since there are 2.0 moles of NaCl present in the solution, one mole of Cl</w:t>
      </w:r>
      <w:r w:rsidRPr="5F2E0648">
        <w:rPr>
          <w:rFonts w:ascii="Times New Roman" w:cs="Times New Roman" w:eastAsia="宋体" w:hAnsi="Times New Roman"/>
          <w:sz w:val="28"/>
          <w:szCs w:val="28"/>
          <w:vertAlign w:val="subscript"/>
          <w:rPrChange w:id="19862" w:author="user pc" w:date="2022-03-15T10:14:00Z">
            <w:rPr>
              <w:rFonts w:eastAsia="宋体" w:hAnsi="Cambria Math"/>
              <w:vertAlign w:val="subscript"/>
            </w:rPr>
          </w:rPrChange>
        </w:rPr>
        <w:t>2</w:t>
      </w:r>
      <w:r w:rsidRPr="E7C58F34">
        <w:rPr>
          <w:rFonts w:ascii="Times New Roman" w:cs="Times New Roman" w:eastAsia="宋体" w:hAnsi="Times New Roman"/>
          <w:sz w:val="28"/>
          <w:szCs w:val="28"/>
          <w:rPrChange w:id="19863" w:author="user pc" w:date="2022-03-15T10:14:00Z">
            <w:rPr>
              <w:rFonts w:eastAsia="宋体" w:hAnsi="Cambria Math"/>
            </w:rPr>
          </w:rPrChange>
        </w:rPr>
        <w:t xml:space="preserve"> gas will be evolved at anode upon complete electrolysis.</w:t>
      </w:r>
    </w:p>
    <w:p>
      <w:pPr>
        <w:pStyle w:val="style0"/>
        <w:rPr>
          <w:rFonts w:ascii="Times New Roman" w:cs="Times New Roman" w:eastAsia="宋体" w:hAnsi="Times New Roman"/>
          <w:sz w:val="28"/>
          <w:szCs w:val="28"/>
          <w:rPrChange w:id="19864" w:author="user pc" w:date="2022-03-15T10:14:00Z">
            <w:rPr>
              <w:rFonts w:ascii="Cambria Math" w:eastAsia="宋体" w:hAnsi="Cambria Math"/>
            </w:rPr>
          </w:rPrChange>
        </w:rPr>
      </w:pPr>
      <w:r w:rsidRPr="3B500784">
        <w:rPr>
          <w:rFonts w:ascii="Times New Roman" w:cs="Times New Roman" w:eastAsia="宋体" w:hAnsi="Times New Roman"/>
          <w:sz w:val="28"/>
          <w:szCs w:val="28"/>
          <w:rPrChange w:id="19865" w:author="user pc" w:date="2022-03-15T10:14:00Z">
            <w:rPr>
              <w:rFonts w:eastAsia="宋体" w:hAnsi="Cambria Math"/>
            </w:rPr>
          </w:rPrChange>
        </w:rPr>
        <w:t>ii) If the cathode is Hg electrode, the maximum mass of Amalgam formed from this solution is:</w:t>
      </w:r>
    </w:p>
    <w:p>
      <w:pPr>
        <w:pStyle w:val="style0"/>
        <w:rPr>
          <w:rFonts w:ascii="Times New Roman" w:cs="Times New Roman" w:eastAsia="宋体" w:hAnsi="Times New Roman"/>
          <w:sz w:val="28"/>
          <w:szCs w:val="28"/>
          <w:rPrChange w:id="19866" w:author="user pc" w:date="2022-03-15T10:14:00Z">
            <w:rPr>
              <w:rFonts w:ascii="Cambria Math" w:eastAsia="宋体" w:hAnsi="Cambria Math"/>
            </w:rPr>
          </w:rPrChange>
        </w:rPr>
      </w:pPr>
      <w:r w:rsidRPr="AA946174">
        <w:rPr>
          <w:rFonts w:ascii="Times New Roman" w:cs="Times New Roman" w:eastAsia="宋体" w:hAnsi="Times New Roman"/>
          <w:sz w:val="28"/>
          <w:szCs w:val="28"/>
          <w:rPrChange w:id="19867" w:author="user pc" w:date="2022-03-15T10:14:00Z">
            <w:rPr>
              <w:rFonts w:eastAsia="宋体" w:hAnsi="Cambria Math"/>
            </w:rPr>
          </w:rPrChange>
        </w:rPr>
        <w:t>* When Hg is used as cathode, Na</w:t>
      </w:r>
      <w:r w:rsidRPr="8E909160">
        <w:rPr>
          <w:rFonts w:ascii="Times New Roman" w:cs="Times New Roman" w:eastAsia="宋体" w:hAnsi="Times New Roman"/>
          <w:sz w:val="28"/>
          <w:szCs w:val="28"/>
          <w:vertAlign w:val="superscript"/>
          <w:rPrChange w:id="19868" w:author="user pc" w:date="2022-03-15T10:14:00Z">
            <w:rPr>
              <w:rFonts w:eastAsia="宋体" w:hAnsi="Cambria Math"/>
              <w:vertAlign w:val="superscript"/>
            </w:rPr>
          </w:rPrChange>
        </w:rPr>
        <w:t>+</w:t>
      </w:r>
      <w:r w:rsidRPr="DF11578C">
        <w:rPr>
          <w:rFonts w:ascii="Times New Roman" w:cs="Times New Roman" w:eastAsia="宋体" w:hAnsi="Times New Roman"/>
          <w:sz w:val="28"/>
          <w:szCs w:val="28"/>
          <w:rPrChange w:id="19869" w:author="user pc" w:date="2022-03-15T10:14:00Z">
            <w:rPr>
              <w:rFonts w:eastAsia="宋体" w:hAnsi="Cambria Math"/>
            </w:rPr>
          </w:rPrChange>
        </w:rPr>
        <w:t xml:space="preserve"> will be reduced to Na instead of H</w:t>
      </w:r>
      <w:r w:rsidRPr="7BC13C95">
        <w:rPr>
          <w:rFonts w:ascii="Times New Roman" w:cs="Times New Roman" w:eastAsia="宋体" w:hAnsi="Times New Roman"/>
          <w:sz w:val="28"/>
          <w:szCs w:val="28"/>
          <w:vertAlign w:val="subscript"/>
          <w:rPrChange w:id="19870" w:author="user pc" w:date="2022-03-15T10:14:00Z">
            <w:rPr>
              <w:rFonts w:eastAsia="宋体" w:hAnsi="Cambria Math"/>
              <w:vertAlign w:val="subscript"/>
            </w:rPr>
          </w:rPrChange>
        </w:rPr>
        <w:t>2</w:t>
      </w:r>
      <w:r w:rsidRPr="867A6541">
        <w:rPr>
          <w:rFonts w:ascii="Times New Roman" w:cs="Times New Roman" w:eastAsia="宋体" w:hAnsi="Times New Roman"/>
          <w:sz w:val="28"/>
          <w:szCs w:val="28"/>
          <w:rPrChange w:id="19871" w:author="user pc" w:date="2022-03-15T10:14:00Z">
            <w:rPr>
              <w:rFonts w:eastAsia="宋体" w:hAnsi="Cambria Math"/>
            </w:rPr>
          </w:rPrChange>
        </w:rPr>
        <w:t>O. Thus formed Na will form sodium amalgam, Na-Hg.</w:t>
      </w:r>
    </w:p>
    <w:p>
      <w:pPr>
        <w:pStyle w:val="style0"/>
        <w:rPr>
          <w:rFonts w:ascii="Times New Roman" w:cs="Times New Roman" w:eastAsia="宋体" w:hAnsi="Times New Roman"/>
          <w:sz w:val="28"/>
          <w:szCs w:val="28"/>
          <w:rPrChange w:id="19872" w:author="user pc" w:date="2022-03-15T10:14:00Z">
            <w:rPr>
              <w:rFonts w:ascii="Cambria Math" w:eastAsia="宋体" w:hAnsi="Cambria Math"/>
            </w:rPr>
          </w:rPrChange>
        </w:rPr>
      </w:pPr>
      <w:r w:rsidRPr="29EEF1DD">
        <w:rPr>
          <w:rFonts w:ascii="Times New Roman" w:cs="Times New Roman" w:eastAsia="宋体" w:hAnsi="Times New Roman"/>
          <w:sz w:val="28"/>
          <w:szCs w:val="28"/>
          <w:rPrChange w:id="19873" w:author="user pc" w:date="2022-03-15T10:14:00Z">
            <w:rPr>
              <w:rFonts w:eastAsia="宋体" w:hAnsi="Cambria Math"/>
            </w:rPr>
          </w:rPrChange>
        </w:rPr>
        <w:t>At cathode: Na</w:t>
      </w:r>
      <w:r w:rsidRPr="869DEF06">
        <w:rPr>
          <w:rFonts w:ascii="Times New Roman" w:cs="Times New Roman" w:eastAsia="宋体" w:hAnsi="Times New Roman"/>
          <w:sz w:val="28"/>
          <w:szCs w:val="28"/>
          <w:vertAlign w:val="superscript"/>
          <w:rPrChange w:id="19874" w:author="user pc" w:date="2022-03-15T10:14:00Z">
            <w:rPr>
              <w:rFonts w:eastAsia="宋体" w:hAnsi="Cambria Math"/>
              <w:vertAlign w:val="superscript"/>
            </w:rPr>
          </w:rPrChange>
        </w:rPr>
        <w:t>+</w:t>
      </w:r>
      <w:r w:rsidRPr="8013E61E">
        <w:rPr>
          <w:rFonts w:ascii="Times New Roman" w:cs="Times New Roman" w:eastAsia="宋体" w:hAnsi="Times New Roman"/>
          <w:sz w:val="28"/>
          <w:szCs w:val="28"/>
          <w:rPrChange w:id="19875" w:author="user pc" w:date="2022-03-15T10:14:00Z">
            <w:rPr>
              <w:rFonts w:eastAsia="宋体" w:hAnsi="Cambria Math"/>
            </w:rPr>
          </w:rPrChange>
        </w:rPr>
        <w:t xml:space="preserve"> + e- + Hg -------&gt; Na-Hg</w:t>
      </w:r>
    </w:p>
    <w:p>
      <w:pPr>
        <w:pStyle w:val="style0"/>
        <w:rPr>
          <w:rFonts w:ascii="Times New Roman" w:cs="Times New Roman" w:eastAsia="宋体" w:hAnsi="Times New Roman"/>
          <w:sz w:val="28"/>
          <w:szCs w:val="28"/>
          <w:rPrChange w:id="19876" w:author="user pc" w:date="2022-03-15T10:14:00Z">
            <w:rPr>
              <w:rFonts w:ascii="Cambria Math" w:eastAsia="宋体" w:hAnsi="Cambria Math"/>
            </w:rPr>
          </w:rPrChange>
        </w:rPr>
      </w:pPr>
      <w:r w:rsidRPr="E9166B66">
        <w:rPr>
          <w:rFonts w:ascii="Times New Roman" w:cs="Times New Roman" w:eastAsia="宋体" w:hAnsi="Times New Roman"/>
          <w:sz w:val="28"/>
          <w:szCs w:val="28"/>
          <w:rPrChange w:id="19877" w:author="user pc" w:date="2022-03-15T10:14:00Z">
            <w:rPr>
              <w:rFonts w:eastAsia="宋体" w:hAnsi="Cambria Math"/>
            </w:rPr>
          </w:rPrChange>
        </w:rPr>
        <w:t>2.0 moles of NaCl present in the solution contain 2 moles of Na</w:t>
      </w:r>
      <w:r w:rsidRPr="FEEE1040">
        <w:rPr>
          <w:rFonts w:ascii="Times New Roman" w:cs="Times New Roman" w:eastAsia="宋体" w:hAnsi="Times New Roman"/>
          <w:sz w:val="28"/>
          <w:szCs w:val="28"/>
          <w:vertAlign w:val="superscript"/>
          <w:rPrChange w:id="19878" w:author="user pc" w:date="2022-03-15T10:14:00Z">
            <w:rPr>
              <w:rFonts w:eastAsia="宋体" w:hAnsi="Cambria Math"/>
              <w:vertAlign w:val="superscript"/>
            </w:rPr>
          </w:rPrChange>
        </w:rPr>
        <w:t>+</w:t>
      </w:r>
      <w:r w:rsidRPr="4CCFE467">
        <w:rPr>
          <w:rFonts w:ascii="Times New Roman" w:cs="Times New Roman" w:eastAsia="宋体" w:hAnsi="Times New Roman"/>
          <w:sz w:val="28"/>
          <w:szCs w:val="28"/>
          <w:rPrChange w:id="19879" w:author="user pc" w:date="2022-03-15T10:14:00Z">
            <w:rPr>
              <w:rFonts w:eastAsia="宋体" w:hAnsi="Cambria Math"/>
            </w:rPr>
          </w:rPrChange>
        </w:rPr>
        <w:t>. Hence two moles of Na-Hg is formed.</w:t>
      </w:r>
    </w:p>
    <w:p>
      <w:pPr>
        <w:pStyle w:val="style0"/>
        <w:rPr>
          <w:rFonts w:ascii="Times New Roman" w:cs="Times New Roman" w:eastAsia="宋体" w:hAnsi="Times New Roman"/>
          <w:sz w:val="28"/>
          <w:szCs w:val="28"/>
        </w:rPr>
      </w:pPr>
      <w:r w:rsidRPr="96C387DE">
        <w:rPr>
          <w:rFonts w:ascii="Times New Roman" w:cs="Times New Roman" w:eastAsia="宋体" w:hAnsi="Times New Roman"/>
          <w:sz w:val="28"/>
          <w:szCs w:val="28"/>
          <w:rPrChange w:id="19880" w:author="user pc" w:date="2022-03-15T10:14:00Z">
            <w:rPr>
              <w:rFonts w:eastAsia="宋体" w:hAnsi="Cambria Math"/>
            </w:rPr>
          </w:rPrChange>
        </w:rPr>
        <w:t>The mass of 2 moles of Na-Hg  = 2 (23 + 200) = 446g.</w:t>
      </w:r>
    </w:p>
    <w:p>
      <w:pPr>
        <w:pStyle w:val="style0"/>
        <w:rPr>
          <w:rFonts w:ascii="Times New Roman" w:cs="Times New Roman" w:eastAsia="宋体" w:hAnsi="Times New Roman"/>
          <w:sz w:val="28"/>
          <w:szCs w:val="28"/>
          <w:rPrChange w:id="19881"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19882" w:author="user pc" w:date="2022-03-15T10:14:00Z">
            <w:rPr>
              <w:rFonts w:eastAsia="宋体" w:hAnsi="Cambria Math"/>
            </w:rPr>
          </w:rPrChange>
        </w:rPr>
      </w:pPr>
      <w:r w:rsidRPr="634F01A4">
        <w:rPr>
          <w:rFonts w:ascii="Times New Roman" w:cs="Times New Roman" w:eastAsia="宋体" w:hAnsi="Times New Roman"/>
          <w:sz w:val="28"/>
          <w:szCs w:val="28"/>
          <w:rPrChange w:id="19883" w:author="user pc" w:date="2022-03-15T10:14:00Z">
            <w:rPr>
              <w:rFonts w:eastAsia="宋体" w:hAnsi="Cambria Math"/>
            </w:rPr>
          </w:rPrChange>
        </w:rPr>
        <w:t>3) The amount of electricity that can deposit 108 g of silver from AgNO</w:t>
      </w:r>
      <w:r w:rsidRPr="92235262">
        <w:rPr>
          <w:rFonts w:ascii="Times New Roman" w:cs="Times New Roman" w:eastAsia="宋体" w:hAnsi="Times New Roman"/>
          <w:sz w:val="28"/>
          <w:szCs w:val="28"/>
          <w:vertAlign w:val="subscript"/>
          <w:rPrChange w:id="19884" w:author="user pc" w:date="2022-03-15T10:14:00Z">
            <w:rPr>
              <w:rFonts w:eastAsia="宋体" w:hAnsi="Cambria Math"/>
              <w:vertAlign w:val="subscript"/>
            </w:rPr>
          </w:rPrChange>
        </w:rPr>
        <w:t xml:space="preserve">3 </w:t>
      </w:r>
      <w:r w:rsidRPr="B86AD662">
        <w:rPr>
          <w:rFonts w:ascii="Times New Roman" w:cs="Times New Roman" w:eastAsia="宋体" w:hAnsi="Times New Roman"/>
          <w:sz w:val="28"/>
          <w:szCs w:val="28"/>
          <w:rPrChange w:id="19885" w:author="user pc" w:date="2022-03-15T10:14:00Z">
            <w:rPr>
              <w:rFonts w:eastAsia="宋体" w:hAnsi="Cambria Math"/>
            </w:rPr>
          </w:rPrChange>
        </w:rPr>
        <w:t xml:space="preserve">solution is </w:t>
      </w:r>
    </w:p>
    <w:p>
      <w:pPr>
        <w:pStyle w:val="style0"/>
        <w:rPr>
          <w:rFonts w:ascii="Times New Roman" w:cs="Times New Roman" w:eastAsia="宋体" w:hAnsi="Times New Roman"/>
          <w:b/>
          <w:bCs/>
          <w:sz w:val="28"/>
          <w:szCs w:val="28"/>
          <w:rPrChange w:id="19886" w:author="user pc" w:date="2022-03-15T10:14:00Z">
            <w:rPr>
              <w:rFonts w:ascii="Cambria Math" w:eastAsia="宋体" w:hAnsi="Cambria Math"/>
              <w:b/>
              <w:bCs/>
            </w:rPr>
          </w:rPrChange>
        </w:rPr>
      </w:pPr>
      <w:r w:rsidRPr="F5D45E21">
        <w:rPr>
          <w:rFonts w:ascii="Times New Roman" w:cs="Times New Roman" w:eastAsia="宋体" w:hAnsi="Times New Roman"/>
          <w:b/>
          <w:bCs/>
          <w:sz w:val="28"/>
          <w:szCs w:val="28"/>
          <w:rPrChange w:id="19887"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19888" w:author="user pc" w:date="2022-03-15T10:14:00Z">
            <w:rPr>
              <w:rFonts w:eastAsia="宋体" w:hAnsi="Cambria Math"/>
            </w:rPr>
          </w:rPrChange>
        </w:rPr>
      </w:pPr>
      <w:r w:rsidRPr="A22B8ECF">
        <w:rPr>
          <w:rFonts w:ascii="Times New Roman" w:cs="Times New Roman" w:eastAsia="宋体" w:hAnsi="Times New Roman"/>
          <w:sz w:val="28"/>
          <w:szCs w:val="28"/>
          <w:rPrChange w:id="19889" w:author="user pc" w:date="2022-03-15T10:14:00Z">
            <w:rPr>
              <w:rFonts w:eastAsia="宋体" w:hAnsi="Cambria Math"/>
            </w:rPr>
          </w:rPrChange>
        </w:rPr>
        <w:t>For silver, the gram equivalent weight is 108 g. We know that 1 Faraday of electricity is required for deposition of 1 gram equivalent weight of an element.</w:t>
      </w:r>
    </w:p>
    <w:p>
      <w:pPr>
        <w:pStyle w:val="style0"/>
        <w:rPr>
          <w:rFonts w:ascii="Times New Roman" w:cs="Times New Roman" w:eastAsia="宋体" w:hAnsi="Times New Roman"/>
          <w:sz w:val="28"/>
          <w:szCs w:val="28"/>
          <w:rPrChange w:id="19890" w:author="user pc" w:date="2022-03-15T10:14:00Z">
            <w:rPr>
              <w:rFonts w:eastAsia="宋体" w:hAnsi="Cambria Math"/>
            </w:rPr>
          </w:rPrChange>
        </w:rPr>
      </w:pPr>
      <w:r w:rsidRPr="576E3BBD">
        <w:rPr>
          <w:rFonts w:ascii="Times New Roman" w:cs="Times New Roman" w:eastAsia="宋体" w:hAnsi="Times New Roman"/>
          <w:sz w:val="28"/>
          <w:szCs w:val="28"/>
          <w:rPrChange w:id="19891" w:author="user pc" w:date="2022-03-15T10:14:00Z">
            <w:rPr>
              <w:rFonts w:eastAsia="宋体" w:hAnsi="Cambria Math"/>
            </w:rPr>
          </w:rPrChange>
        </w:rPr>
        <w:t>Ag</w:t>
      </w:r>
      <w:r w:rsidRPr="BE35D0E1">
        <w:rPr>
          <w:rFonts w:ascii="Times New Roman" w:cs="Times New Roman" w:eastAsia="宋体" w:hAnsi="Times New Roman"/>
          <w:sz w:val="28"/>
          <w:szCs w:val="28"/>
          <w:vertAlign w:val="superscript"/>
          <w:rPrChange w:id="19892" w:author="user pc" w:date="2022-03-15T10:14:00Z">
            <w:rPr>
              <w:rFonts w:eastAsia="宋体" w:hAnsi="Cambria Math"/>
              <w:vertAlign w:val="superscript"/>
            </w:rPr>
          </w:rPrChange>
        </w:rPr>
        <w:t>+</w:t>
      </w:r>
      <w:r w:rsidRPr="2F576F11">
        <w:rPr>
          <w:rFonts w:ascii="Times New Roman" w:cs="Times New Roman" w:eastAsia="宋体" w:hAnsi="Times New Roman"/>
          <w:sz w:val="28"/>
          <w:szCs w:val="28"/>
          <w:rPrChange w:id="19893" w:author="user pc" w:date="2022-03-15T10:14:00Z">
            <w:rPr>
              <w:rFonts w:eastAsia="宋体" w:hAnsi="Cambria Math"/>
            </w:rPr>
          </w:rPrChange>
        </w:rPr>
        <w:t xml:space="preserve"> + e</w:t>
      </w:r>
      <w:r w:rsidRPr="C482674F">
        <w:rPr>
          <w:rFonts w:ascii="Times New Roman" w:cs="Times New Roman" w:eastAsia="宋体" w:hAnsi="Times New Roman"/>
          <w:sz w:val="28"/>
          <w:szCs w:val="28"/>
          <w:vertAlign w:val="superscript"/>
          <w:rPrChange w:id="19894" w:author="user pc" w:date="2022-03-15T10:14:00Z">
            <w:rPr>
              <w:rFonts w:eastAsia="宋体" w:hAnsi="Cambria Math"/>
              <w:vertAlign w:val="superscript"/>
            </w:rPr>
          </w:rPrChange>
        </w:rPr>
        <w:t>-</w:t>
      </w:r>
      <w:r w:rsidRPr="50857A02">
        <w:rPr>
          <w:rFonts w:ascii="Times New Roman" w:cs="Times New Roman" w:eastAsia="宋体" w:hAnsi="Times New Roman"/>
          <w:sz w:val="28"/>
          <w:szCs w:val="28"/>
          <w:rPrChange w:id="19895" w:author="user pc" w:date="2022-03-15T10:14:00Z">
            <w:rPr>
              <w:rFonts w:eastAsia="宋体" w:hAnsi="Cambria Math"/>
            </w:rPr>
          </w:rPrChange>
        </w:rPr>
        <w:t xml:space="preserve">  ==&gt; Ag</w:t>
      </w:r>
    </w:p>
    <w:p>
      <w:pPr>
        <w:pStyle w:val="style0"/>
        <w:rPr>
          <w:rFonts w:ascii="Times New Roman" w:cs="Times New Roman" w:eastAsia="宋体" w:hAnsi="Times New Roman"/>
          <w:sz w:val="28"/>
          <w:szCs w:val="28"/>
          <w:rPrChange w:id="19896" w:author="user pc" w:date="2022-03-15T10:14:00Z">
            <w:rPr>
              <w:rFonts w:ascii="Cambria Math" w:eastAsia="宋体" w:hAnsi="Cambria Math"/>
            </w:rPr>
          </w:rPrChange>
        </w:rPr>
      </w:pPr>
      <w:r w:rsidRPr="6125012A">
        <w:rPr>
          <w:rFonts w:ascii="Times New Roman" w:cs="Times New Roman" w:eastAsia="宋体" w:hAnsi="Times New Roman"/>
          <w:sz w:val="28"/>
          <w:szCs w:val="28"/>
          <w:rPrChange w:id="19897" w:author="user pc" w:date="2022-03-15T10:14:00Z">
            <w:rPr>
              <w:rFonts w:eastAsia="宋体" w:hAnsi="Cambria Math"/>
            </w:rPr>
          </w:rPrChange>
        </w:rPr>
        <w:t>One mole of electron equals one Faraday. Hence, amount of electricity deposited is 1F.</w:t>
      </w:r>
    </w:p>
    <w:p>
      <w:pPr>
        <w:pStyle w:val="style0"/>
        <w:rPr>
          <w:rFonts w:ascii="Times New Roman" w:cs="Times New Roman" w:eastAsia="宋体" w:hAnsi="Times New Roman"/>
          <w:sz w:val="28"/>
          <w:szCs w:val="28"/>
          <w:rPrChange w:id="19898"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19899" w:author="user pc" w:date="2022-03-15T10:14:00Z">
            <w:rPr>
              <w:rFonts w:ascii="Cambria Math" w:eastAsia="宋体" w:hAnsi="Cambria Math"/>
            </w:rPr>
          </w:rPrChange>
        </w:rPr>
      </w:pPr>
      <w:r w:rsidRPr="AB793F60">
        <w:rPr>
          <w:rFonts w:ascii="Times New Roman" w:cs="Times New Roman" w:eastAsia="宋体" w:hAnsi="Times New Roman"/>
          <w:sz w:val="28"/>
          <w:szCs w:val="28"/>
          <w:rPrChange w:id="19900" w:author="user pc" w:date="2022-03-15T10:14:00Z">
            <w:rPr>
              <w:rFonts w:eastAsia="宋体" w:hAnsi="Cambria Math"/>
            </w:rPr>
          </w:rPrChange>
        </w:rPr>
        <w:t>4)</w:t>
      </w:r>
      <w:r>
        <w:rPr>
          <w:rFonts w:ascii="Times New Roman" w:cs="Times New Roman" w:eastAsia="宋体" w:hAnsi="Times New Roman"/>
          <w:sz w:val="28"/>
          <w:szCs w:val="28"/>
        </w:rPr>
        <w:t xml:space="preserve"> </w:t>
      </w:r>
      <w:r w:rsidRPr="8CCAD179">
        <w:rPr>
          <w:rFonts w:ascii="Times New Roman" w:cs="Times New Roman" w:eastAsia="宋体" w:hAnsi="Times New Roman"/>
          <w:sz w:val="28"/>
          <w:szCs w:val="28"/>
          <w:rPrChange w:id="19901" w:author="user pc" w:date="2022-03-15T10:14:00Z">
            <w:rPr>
              <w:rFonts w:eastAsia="宋体" w:hAnsi="Cambria Math"/>
            </w:rPr>
          </w:rPrChange>
        </w:rPr>
        <w:t>During the electrolysis of molten sodium chloride, the time required to produce 0.10 mol of chlorine gas using a current of 3 amperes is</w:t>
      </w:r>
    </w:p>
    <w:p>
      <w:pPr>
        <w:pStyle w:val="style0"/>
        <w:rPr>
          <w:rFonts w:ascii="Times New Roman" w:cs="Times New Roman" w:eastAsia="宋体" w:hAnsi="Times New Roman"/>
          <w:sz w:val="28"/>
          <w:szCs w:val="28"/>
          <w:rPrChange w:id="19902" w:author="user pc" w:date="2022-03-15T10:14:00Z">
            <w:rPr>
              <w:rFonts w:ascii="Cambria Math" w:eastAsia="宋体" w:hAnsi="Cambria Math"/>
            </w:rPr>
          </w:rPrChange>
        </w:rPr>
      </w:pPr>
      <w:r w:rsidRPr="41156430">
        <w:rPr>
          <w:rFonts w:ascii="Times New Roman" w:cs="Times New Roman" w:eastAsia="宋体" w:hAnsi="Times New Roman"/>
          <w:b/>
          <w:bCs/>
          <w:sz w:val="28"/>
          <w:szCs w:val="28"/>
          <w:rPrChange w:id="19903"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19904" w:author="user pc" w:date="2022-03-15T10:14:00Z">
            <w:rPr>
              <w:rFonts w:eastAsia="宋体" w:hAnsi="Cambria Math"/>
            </w:rPr>
          </w:rPrChange>
        </w:rPr>
      </w:pPr>
      <w:r>
        <w:rPr>
          <w:rFonts w:ascii="Times New Roman" w:cs="Times New Roman" w:eastAsia="宋体" w:hAnsi="Times New Roman"/>
          <w:sz w:val="28"/>
          <w:szCs w:val="28"/>
        </w:rPr>
        <w:t>M</w:t>
      </w:r>
      <w:r w:rsidRPr="0B7FED73">
        <w:rPr>
          <w:rFonts w:ascii="Times New Roman" w:cs="Times New Roman" w:eastAsia="宋体" w:hAnsi="Times New Roman"/>
          <w:sz w:val="28"/>
          <w:szCs w:val="28"/>
          <w:rPrChange w:id="19905" w:author="user pc" w:date="2022-03-15T10:14:00Z">
            <w:rPr>
              <w:rFonts w:eastAsia="宋体" w:hAnsi="Cambria Math"/>
            </w:rPr>
          </w:rPrChange>
        </w:rPr>
        <w:t>ass of chlorine gas = m = no. of moles x molecular weight = 0.10 mol x 71 g</w:t>
      </w:r>
    </w:p>
    <w:p>
      <w:pPr>
        <w:pStyle w:val="style0"/>
        <w:rPr>
          <w:rFonts w:ascii="Times New Roman" w:cs="Times New Roman" w:eastAsia="宋体" w:hAnsi="Times New Roman"/>
          <w:sz w:val="28"/>
          <w:szCs w:val="28"/>
          <w:rPrChange w:id="19906" w:author="user pc" w:date="2022-03-15T10:14:00Z">
            <w:rPr>
              <w:rFonts w:eastAsia="宋体" w:hAnsi="Cambria Math"/>
            </w:rPr>
          </w:rPrChange>
        </w:rPr>
      </w:pPr>
      <w:r w:rsidRPr="E73371AD">
        <w:rPr>
          <w:rFonts w:ascii="Times New Roman" w:cs="Times New Roman" w:eastAsia="宋体" w:hAnsi="Times New Roman"/>
          <w:sz w:val="28"/>
          <w:szCs w:val="28"/>
          <w:rPrChange w:id="19907" w:author="user pc" w:date="2022-03-15T10:14:00Z">
            <w:rPr>
              <w:rFonts w:eastAsia="宋体" w:hAnsi="Cambria Math"/>
            </w:rPr>
          </w:rPrChange>
        </w:rPr>
        <w:t>Equivalent weight of Cl</w:t>
      </w:r>
      <w:r w:rsidRPr="5516FAD7">
        <w:rPr>
          <w:rFonts w:ascii="Times New Roman" w:cs="Times New Roman" w:eastAsia="宋体" w:hAnsi="Times New Roman"/>
          <w:sz w:val="28"/>
          <w:szCs w:val="28"/>
          <w:vertAlign w:val="subscript"/>
          <w:rPrChange w:id="19908" w:author="user pc" w:date="2022-03-15T10:14:00Z">
            <w:rPr>
              <w:rFonts w:eastAsia="宋体" w:hAnsi="Cambria Math"/>
              <w:vertAlign w:val="subscript"/>
            </w:rPr>
          </w:rPrChange>
        </w:rPr>
        <w:t xml:space="preserve">2 </w:t>
      </w:r>
      <w:r w:rsidRPr="8C791992">
        <w:rPr>
          <w:rFonts w:ascii="Times New Roman" w:cs="Times New Roman" w:eastAsia="宋体" w:hAnsi="Times New Roman"/>
          <w:sz w:val="28"/>
          <w:szCs w:val="28"/>
          <w:rPrChange w:id="19909" w:author="user pc" w:date="2022-03-15T10:14:00Z">
            <w:rPr>
              <w:rFonts w:eastAsia="宋体" w:hAnsi="Cambria Math"/>
            </w:rPr>
          </w:rPrChange>
        </w:rPr>
        <w:t>gas = E = 35.5/1 = 35.5 g</w:t>
      </w:r>
    </w:p>
    <w:p>
      <w:pPr>
        <w:pStyle w:val="style0"/>
        <w:rPr>
          <w:rFonts w:ascii="Times New Roman" w:cs="Times New Roman" w:eastAsia="宋体" w:hAnsi="Times New Roman"/>
          <w:sz w:val="28"/>
          <w:szCs w:val="28"/>
          <w:rPrChange w:id="19910" w:author="user pc" w:date="2022-03-15T10:14:00Z">
            <w:rPr>
              <w:rFonts w:eastAsia="宋体" w:hAnsi="Cambria Math"/>
            </w:rPr>
          </w:rPrChange>
        </w:rPr>
      </w:pPr>
      <w:r w:rsidRPr="1B374BE3">
        <w:rPr>
          <w:rFonts w:ascii="Times New Roman" w:cs="Times New Roman" w:eastAsia="宋体" w:hAnsi="Times New Roman"/>
          <w:sz w:val="28"/>
          <w:szCs w:val="28"/>
          <w:rPrChange w:id="19911" w:author="user pc" w:date="2022-03-15T10:14:00Z">
            <w:rPr>
              <w:rFonts w:eastAsia="宋体" w:hAnsi="Cambria Math"/>
            </w:rPr>
          </w:rPrChange>
        </w:rPr>
        <w:t xml:space="preserve">t = mF/EI </w:t>
      </w:r>
    </w:p>
    <w:p>
      <w:pPr>
        <w:pStyle w:val="style0"/>
        <w:rPr>
          <w:rFonts w:ascii="Times New Roman" w:cs="Times New Roman" w:eastAsia="宋体" w:hAnsi="Times New Roman"/>
          <w:sz w:val="28"/>
          <w:szCs w:val="28"/>
          <w:rPrChange w:id="19912" w:author="user pc" w:date="2022-03-15T10:14:00Z">
            <w:rPr>
              <w:rFonts w:eastAsia="宋体" w:hAnsi="Cambria Math"/>
            </w:rPr>
          </w:rPrChange>
        </w:rPr>
      </w:pPr>
      <w:r w:rsidRPr="2FAEF28C">
        <w:rPr>
          <w:rFonts w:ascii="Times New Roman" w:cs="Times New Roman" w:eastAsia="宋体" w:hAnsi="Times New Roman"/>
          <w:sz w:val="28"/>
          <w:szCs w:val="28"/>
          <w:rPrChange w:id="19913" w:author="user pc" w:date="2022-03-15T10:14:00Z">
            <w:rPr>
              <w:rFonts w:eastAsia="宋体" w:hAnsi="Cambria Math"/>
            </w:rPr>
          </w:rPrChange>
        </w:rPr>
        <w:t>t = (0.10 35.5/1 = 35.5 g= no. o</w:t>
      </w:r>
    </w:p>
    <w:p>
      <w:pPr>
        <w:pStyle w:val="style0"/>
        <w:rPr>
          <w:rFonts w:ascii="Times New Roman" w:cs="Times New Roman" w:eastAsia="宋体" w:hAnsi="Times New Roman"/>
          <w:sz w:val="28"/>
          <w:szCs w:val="28"/>
          <w:rPrChange w:id="19914" w:author="user pc" w:date="2022-03-15T10:14:00Z">
            <w:rPr>
              <w:rFonts w:eastAsia="宋体" w:hAnsi="Cambria Math"/>
            </w:rPr>
          </w:rPrChange>
        </w:rPr>
      </w:pPr>
      <w:r w:rsidRPr="111BD797">
        <w:rPr>
          <w:rFonts w:ascii="Times New Roman" w:cs="Times New Roman" w:eastAsia="宋体" w:hAnsi="Times New Roman"/>
          <w:sz w:val="28"/>
          <w:szCs w:val="28"/>
          <w:rPrChange w:id="19915" w:author="user pc" w:date="2022-03-15T10:14:00Z">
            <w:rPr>
              <w:rFonts w:eastAsia="宋体" w:hAnsi="Cambria Math"/>
            </w:rPr>
          </w:rPrChange>
        </w:rPr>
        <w:t>t = 6433 seconds</w:t>
      </w:r>
    </w:p>
    <w:p>
      <w:pPr>
        <w:pStyle w:val="style0"/>
        <w:rPr>
          <w:rFonts w:ascii="Times New Roman" w:cs="Times New Roman" w:eastAsia="宋体" w:hAnsi="Times New Roman"/>
          <w:sz w:val="28"/>
          <w:szCs w:val="28"/>
          <w:rPrChange w:id="19916" w:author="user pc" w:date="2022-03-15T10:14:00Z">
            <w:rPr>
              <w:rFonts w:eastAsia="宋体" w:hAnsi="Cambria Math"/>
            </w:rPr>
          </w:rPrChange>
        </w:rPr>
      </w:pPr>
      <w:r w:rsidRPr="B4486DC8">
        <w:rPr>
          <w:rFonts w:ascii="Times New Roman" w:cs="Times New Roman" w:eastAsia="宋体" w:hAnsi="Times New Roman"/>
          <w:sz w:val="28"/>
          <w:szCs w:val="28"/>
          <w:rPrChange w:id="19917" w:author="user pc" w:date="2022-03-15T10:14:00Z">
            <w:rPr>
              <w:rFonts w:eastAsia="宋体" w:hAnsi="Cambria Math"/>
            </w:rPr>
          </w:rPrChange>
        </w:rPr>
        <w:t>60 seconds = 1 minute</w:t>
      </w:r>
    </w:p>
    <w:p>
      <w:pPr>
        <w:pStyle w:val="style0"/>
        <w:rPr>
          <w:rFonts w:ascii="Times New Roman" w:cs="Times New Roman" w:eastAsia="宋体" w:hAnsi="Times New Roman"/>
          <w:sz w:val="28"/>
          <w:szCs w:val="28"/>
          <w:rPrChange w:id="19918" w:author="user pc" w:date="2022-03-15T10:14:00Z">
            <w:rPr>
              <w:rFonts w:eastAsia="宋体" w:hAnsi="Cambria Math"/>
            </w:rPr>
          </w:rPrChange>
        </w:rPr>
      </w:pPr>
      <w:r w:rsidRPr="910D31EB">
        <w:rPr>
          <w:rFonts w:ascii="Times New Roman" w:cs="Times New Roman" w:eastAsia="宋体" w:hAnsi="Times New Roman"/>
          <w:sz w:val="28"/>
          <w:szCs w:val="28"/>
          <w:rPrChange w:id="19919" w:author="user pc" w:date="2022-03-15T10:14:00Z">
            <w:rPr>
              <w:rFonts w:eastAsia="宋体" w:hAnsi="Cambria Math"/>
            </w:rPr>
          </w:rPrChange>
        </w:rPr>
        <w:t>6433 seconds = ?</w:t>
      </w:r>
    </w:p>
    <w:p>
      <w:pPr>
        <w:pStyle w:val="style0"/>
        <w:rPr>
          <w:rFonts w:ascii="Times New Roman" w:cs="Times New Roman" w:eastAsia="宋体" w:hAnsi="Times New Roman"/>
          <w:sz w:val="28"/>
          <w:szCs w:val="28"/>
        </w:rPr>
      </w:pPr>
      <m:oMathPara>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1 minute ×6433 seconds</m:t>
              </m:r>
            </m:num>
            <m:den>
              <m:r>
                <w:rPr>
                  <w:rFonts w:ascii="Cambria Math" w:cs="Times New Roman" w:eastAsia="宋体" w:hAnsi="Cambria Math"/>
                  <w:sz w:val="28"/>
                  <w:szCs w:val="28"/>
                </w:rPr>
                <m:t>60 seconds</m:t>
              </m:r>
            </m:den>
          </m:f>
          <m:r>
            <w:rPr>
              <w:rFonts w:ascii="Cambria Math" w:cs="Times New Roman" w:eastAsia="宋体" w:hAnsi="Cambria Math"/>
              <w:sz w:val="28"/>
              <w:szCs w:val="28"/>
            </w:rPr>
            <m:t>=107.22 mins.</m:t>
          </m:r>
        </m:oMath>
      </m:oMathPara>
    </w:p>
    <w:p>
      <w:pPr>
        <w:pStyle w:val="style0"/>
        <w:rPr>
          <w:rFonts w:ascii="Times New Roman" w:cs="Times New Roman" w:eastAsia="宋体" w:hAnsi="Times New Roman"/>
          <w:sz w:val="28"/>
          <w:szCs w:val="28"/>
          <w:rPrChange w:id="19920" w:author="user pc" w:date="2022-03-15T10:14:00Z">
            <w:rPr>
              <w:rFonts w:ascii="Cambria Math" w:eastAsia="宋体" w:hAnsi="Cambria Math"/>
            </w:rPr>
          </w:rPrChange>
        </w:rPr>
      </w:pPr>
      <w:r w:rsidRPr="13486D0D">
        <w:rPr>
          <w:rFonts w:ascii="Times New Roman" w:cs="Times New Roman" w:eastAsia="宋体" w:hAnsi="Times New Roman"/>
          <w:sz w:val="28"/>
          <w:szCs w:val="28"/>
          <w:rPrChange w:id="19921" w:author="user pc" w:date="2022-03-15T10:14:00Z">
            <w:rPr>
              <w:rFonts w:eastAsia="宋体" w:hAnsi="Cambria Math"/>
            </w:rPr>
          </w:rPrChange>
        </w:rPr>
        <w:t>Therefore, time required for deposition of chlorine gas is 107.22 mins.</w:t>
      </w:r>
    </w:p>
    <w:p>
      <w:pPr>
        <w:pStyle w:val="style0"/>
        <w:rPr>
          <w:rFonts w:ascii="Times New Roman" w:cs="Times New Roman" w:eastAsia="宋体" w:hAnsi="Times New Roman"/>
          <w:sz w:val="28"/>
          <w:szCs w:val="28"/>
          <w:rPrChange w:id="19922"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19923" w:author="user pc" w:date="2022-03-15T10:14:00Z">
            <w:rPr>
              <w:rFonts w:eastAsia="宋体" w:hAnsi="Cambria Math"/>
            </w:rPr>
          </w:rPrChange>
        </w:rPr>
      </w:pPr>
      <w:r w:rsidRPr="FA94ABDD">
        <w:rPr>
          <w:rFonts w:ascii="Times New Roman" w:cs="Times New Roman" w:eastAsia="宋体" w:hAnsi="Times New Roman"/>
          <w:sz w:val="28"/>
          <w:szCs w:val="28"/>
          <w:rPrChange w:id="19924" w:author="user pc" w:date="2022-03-15T10:14:00Z">
            <w:rPr>
              <w:rFonts w:eastAsia="宋体" w:hAnsi="Cambria Math"/>
            </w:rPr>
          </w:rPrChange>
        </w:rPr>
        <w:t>5) During the electrolysis of molten Al</w:t>
      </w:r>
      <w:r w:rsidRPr="3DD4597C">
        <w:rPr>
          <w:rFonts w:ascii="Times New Roman" w:cs="Times New Roman" w:eastAsia="宋体" w:hAnsi="Times New Roman"/>
          <w:sz w:val="28"/>
          <w:szCs w:val="28"/>
          <w:vertAlign w:val="subscript"/>
          <w:rPrChange w:id="19925" w:author="user pc" w:date="2022-03-15T10:14:00Z">
            <w:rPr>
              <w:rFonts w:eastAsia="宋体" w:hAnsi="Cambria Math"/>
              <w:vertAlign w:val="subscript"/>
            </w:rPr>
          </w:rPrChange>
        </w:rPr>
        <w:t>2</w:t>
      </w:r>
      <w:r w:rsidRPr="8366BFB9">
        <w:rPr>
          <w:rFonts w:ascii="Times New Roman" w:cs="Times New Roman" w:eastAsia="宋体" w:hAnsi="Times New Roman"/>
          <w:sz w:val="28"/>
          <w:szCs w:val="28"/>
          <w:rPrChange w:id="19926" w:author="user pc" w:date="2022-03-15T10:14:00Z">
            <w:rPr>
              <w:rFonts w:eastAsia="宋体" w:hAnsi="Cambria Math"/>
            </w:rPr>
          </w:rPrChange>
        </w:rPr>
        <w:t>O</w:t>
      </w:r>
      <w:r w:rsidRPr="8B910728">
        <w:rPr>
          <w:rFonts w:ascii="Times New Roman" w:cs="Times New Roman" w:eastAsia="宋体" w:hAnsi="Times New Roman"/>
          <w:sz w:val="28"/>
          <w:szCs w:val="28"/>
          <w:vertAlign w:val="subscript"/>
          <w:rPrChange w:id="19927" w:author="user pc" w:date="2022-03-15T10:14:00Z">
            <w:rPr>
              <w:rFonts w:eastAsia="宋体" w:hAnsi="Cambria Math"/>
              <w:vertAlign w:val="subscript"/>
            </w:rPr>
          </w:rPrChange>
        </w:rPr>
        <w:t>3</w:t>
      </w:r>
      <w:r w:rsidRPr="4CC4D318">
        <w:rPr>
          <w:rFonts w:ascii="Times New Roman" w:cs="Times New Roman" w:eastAsia="宋体" w:hAnsi="Times New Roman"/>
          <w:sz w:val="28"/>
          <w:szCs w:val="28"/>
          <w:rPrChange w:id="19928" w:author="user pc" w:date="2022-03-15T10:14:00Z">
            <w:rPr>
              <w:rFonts w:eastAsia="宋体" w:hAnsi="Cambria Math"/>
            </w:rPr>
          </w:rPrChange>
        </w:rPr>
        <w:t>, a current of 6A was</w:t>
      </w:r>
      <w:r>
        <w:rPr>
          <w:rFonts w:ascii="Times New Roman" w:cs="Times New Roman" w:eastAsia="宋体" w:hAnsi="Times New Roman"/>
          <w:sz w:val="28"/>
          <w:szCs w:val="28"/>
        </w:rPr>
        <w:t xml:space="preserve"> </w:t>
      </w:r>
      <w:r w:rsidRPr="0154F9C0">
        <w:rPr>
          <w:rFonts w:ascii="Times New Roman" w:cs="Times New Roman" w:eastAsia="宋体" w:hAnsi="Times New Roman"/>
          <w:sz w:val="28"/>
          <w:szCs w:val="28"/>
          <w:rPrChange w:id="19929" w:author="user pc" w:date="2022-03-15T10:14:00Z">
            <w:rPr>
              <w:rFonts w:eastAsia="宋体" w:hAnsi="Cambria Math"/>
            </w:rPr>
          </w:rPrChange>
        </w:rPr>
        <w:t>passed through the electrolyte for 1 hr 30mins.  Calculate the</w:t>
      </w:r>
      <w:r>
        <w:rPr>
          <w:rFonts w:ascii="Times New Roman" w:cs="Times New Roman" w:eastAsia="宋体" w:hAnsi="Times New Roman"/>
          <w:sz w:val="28"/>
          <w:szCs w:val="28"/>
        </w:rPr>
        <w:t xml:space="preserve"> </w:t>
      </w:r>
      <w:r w:rsidRPr="914E2331">
        <w:rPr>
          <w:rFonts w:ascii="Times New Roman" w:cs="Times New Roman" w:eastAsia="宋体" w:hAnsi="Times New Roman"/>
          <w:sz w:val="28"/>
          <w:szCs w:val="28"/>
          <w:rPrChange w:id="19930" w:author="user pc" w:date="2022-03-15T10:14:00Z">
            <w:rPr>
              <w:rFonts w:eastAsia="宋体" w:hAnsi="Cambria Math"/>
            </w:rPr>
          </w:rPrChange>
        </w:rPr>
        <w:t xml:space="preserve">mass of aluminium deposited at the cathode.                </w:t>
      </w:r>
    </w:p>
    <w:p>
      <w:pPr>
        <w:pStyle w:val="style0"/>
        <w:rPr>
          <w:rFonts w:ascii="Times New Roman" w:cs="Times New Roman" w:eastAsia="宋体" w:hAnsi="Times New Roman"/>
          <w:b/>
          <w:bCs/>
          <w:sz w:val="28"/>
          <w:szCs w:val="28"/>
        </w:rPr>
      </w:pPr>
    </w:p>
    <w:p>
      <w:pPr>
        <w:pStyle w:val="style0"/>
        <w:rPr>
          <w:rFonts w:ascii="Times New Roman" w:cs="Times New Roman" w:eastAsia="宋体" w:hAnsi="Times New Roman"/>
          <w:b/>
          <w:bCs/>
          <w:sz w:val="28"/>
          <w:szCs w:val="28"/>
          <w:rPrChange w:id="19931" w:author="user pc" w:date="2022-03-15T10:14:00Z">
            <w:rPr>
              <w:rFonts w:ascii="Cambria Math" w:eastAsia="宋体" w:hAnsi="Cambria Math"/>
              <w:b/>
              <w:bCs/>
            </w:rPr>
          </w:rPrChange>
        </w:rPr>
      </w:pPr>
      <w:r w:rsidRPr="77D5E82F">
        <w:rPr>
          <w:rFonts w:ascii="Times New Roman" w:cs="Times New Roman" w:eastAsia="宋体" w:hAnsi="Times New Roman"/>
          <w:b/>
          <w:bCs/>
          <w:sz w:val="28"/>
          <w:szCs w:val="28"/>
          <w:rPrChange w:id="19932"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19933" w:author="user pc" w:date="2022-03-15T10:14:00Z">
            <w:rPr>
              <w:rFonts w:eastAsia="宋体" w:hAnsi="Cambria Math"/>
            </w:rPr>
          </w:rPrChange>
        </w:rPr>
      </w:pPr>
      <w:r w:rsidRPr="8A404611">
        <w:rPr>
          <w:rFonts w:ascii="Times New Roman" w:cs="Times New Roman" w:eastAsia="宋体" w:hAnsi="Times New Roman"/>
          <w:sz w:val="28"/>
          <w:szCs w:val="28"/>
          <w:rPrChange w:id="19934" w:author="user pc" w:date="2022-03-15T10:14:00Z">
            <w:rPr>
              <w:rFonts w:eastAsia="宋体" w:hAnsi="Cambria Math"/>
            </w:rPr>
          </w:rPrChange>
        </w:rPr>
        <w:t xml:space="preserve">   Q = I x t                       </w:t>
      </w:r>
    </w:p>
    <w:p>
      <w:pPr>
        <w:pStyle w:val="style0"/>
        <w:rPr>
          <w:rFonts w:ascii="Times New Roman" w:cs="Times New Roman" w:eastAsia="宋体" w:hAnsi="Times New Roman"/>
          <w:sz w:val="28"/>
          <w:szCs w:val="28"/>
          <w:rPrChange w:id="19935" w:author="user pc" w:date="2022-03-15T10:14:00Z">
            <w:rPr>
              <w:rFonts w:eastAsia="宋体" w:hAnsi="Cambria Math"/>
            </w:rPr>
          </w:rPrChange>
        </w:rPr>
      </w:pPr>
      <w:r w:rsidRPr="10A5E975">
        <w:rPr>
          <w:rFonts w:ascii="Times New Roman" w:cs="Times New Roman" w:eastAsia="宋体" w:hAnsi="Times New Roman"/>
          <w:sz w:val="28"/>
          <w:szCs w:val="28"/>
          <w:rPrChange w:id="19936" w:author="user pc" w:date="2022-03-15T10:14:00Z">
            <w:rPr>
              <w:rFonts w:eastAsia="宋体" w:hAnsi="Cambria Math"/>
            </w:rPr>
          </w:rPrChange>
        </w:rPr>
        <w:t xml:space="preserve">  = 6 x (30 + 60) x 60</w:t>
      </w:r>
    </w:p>
    <w:p>
      <w:pPr>
        <w:pStyle w:val="style0"/>
        <w:rPr>
          <w:rFonts w:ascii="Times New Roman" w:cs="Times New Roman" w:eastAsia="宋体" w:hAnsi="Times New Roman"/>
          <w:sz w:val="28"/>
          <w:szCs w:val="28"/>
          <w:rPrChange w:id="19937" w:author="user pc" w:date="2022-03-15T10:14:00Z">
            <w:rPr>
              <w:rFonts w:eastAsia="宋体" w:hAnsi="Cambria Math"/>
            </w:rPr>
          </w:rPrChange>
        </w:rPr>
      </w:pPr>
      <w:r w:rsidRPr="1B8B40F6">
        <w:rPr>
          <w:rFonts w:ascii="Times New Roman" w:cs="Times New Roman" w:eastAsia="宋体" w:hAnsi="Times New Roman"/>
          <w:sz w:val="28"/>
          <w:szCs w:val="28"/>
          <w:rPrChange w:id="19938" w:author="user pc" w:date="2022-03-15T10:14:00Z">
            <w:rPr>
              <w:rFonts w:eastAsia="宋体" w:hAnsi="Cambria Math"/>
            </w:rPr>
          </w:rPrChange>
        </w:rPr>
        <w:t xml:space="preserve">= 32400 C  </w:t>
      </w:r>
    </w:p>
    <w:p>
      <w:pPr>
        <w:pStyle w:val="style0"/>
        <w:rPr>
          <w:rFonts w:ascii="Times New Roman" w:cs="Times New Roman" w:eastAsia="宋体" w:hAnsi="Times New Roman"/>
          <w:sz w:val="28"/>
          <w:szCs w:val="28"/>
          <w:rPrChange w:id="19939" w:author="user pc" w:date="2022-03-15T10:14:00Z">
            <w:rPr>
              <w:rFonts w:eastAsia="宋体" w:hAnsi="Cambria Math"/>
            </w:rPr>
          </w:rPrChange>
        </w:rPr>
      </w:pPr>
      <w:r w:rsidRPr="CBA097FC">
        <w:rPr>
          <w:rFonts w:ascii="Times New Roman" w:cs="Times New Roman" w:eastAsia="宋体" w:hAnsi="Times New Roman"/>
          <w:sz w:val="28"/>
          <w:szCs w:val="28"/>
          <w:rPrChange w:id="19940" w:author="user pc" w:date="2022-03-15T10:14:00Z">
            <w:rPr>
              <w:rFonts w:eastAsia="宋体" w:hAnsi="Cambria Math"/>
            </w:rPr>
          </w:rPrChange>
        </w:rPr>
        <w:t xml:space="preserve"> Al3</w:t>
      </w:r>
      <w:r w:rsidRPr="845EECA5">
        <w:rPr>
          <w:rFonts w:ascii="Times New Roman" w:cs="Times New Roman" w:eastAsia="宋体" w:hAnsi="Times New Roman"/>
          <w:sz w:val="28"/>
          <w:szCs w:val="28"/>
          <w:vertAlign w:val="superscript"/>
          <w:rPrChange w:id="19941" w:author="user pc" w:date="2022-03-15T10:14:00Z">
            <w:rPr>
              <w:rFonts w:eastAsia="宋体" w:hAnsi="Cambria Math"/>
              <w:vertAlign w:val="superscript"/>
            </w:rPr>
          </w:rPrChange>
        </w:rPr>
        <w:t>+</w:t>
      </w:r>
      <w:r w:rsidRPr="D0D56636">
        <w:rPr>
          <w:rFonts w:ascii="Times New Roman" w:cs="Times New Roman" w:eastAsia="宋体" w:hAnsi="Times New Roman"/>
          <w:sz w:val="28"/>
          <w:szCs w:val="28"/>
          <w:rPrChange w:id="19942" w:author="user pc" w:date="2022-03-15T10:14:00Z">
            <w:rPr>
              <w:rFonts w:eastAsia="宋体" w:hAnsi="Cambria Math"/>
            </w:rPr>
          </w:rPrChange>
        </w:rPr>
        <w:t xml:space="preserve"> + 3e</w:t>
      </w:r>
      <w:r w:rsidRPr="D3A7DA2C">
        <w:rPr>
          <w:rFonts w:ascii="Times New Roman" w:cs="Times New Roman" w:eastAsia="宋体" w:hAnsi="Times New Roman"/>
          <w:sz w:val="28"/>
          <w:szCs w:val="28"/>
          <w:vertAlign w:val="superscript"/>
          <w:rPrChange w:id="19943" w:author="user pc" w:date="2022-03-15T10:14:00Z">
            <w:rPr>
              <w:rFonts w:eastAsia="宋体" w:hAnsi="Cambria Math"/>
            </w:rPr>
          </w:rPrChange>
        </w:rPr>
        <w:t>-</w:t>
      </w:r>
      <w:r w:rsidRPr="CAFA7F14">
        <w:rPr>
          <w:rFonts w:ascii="Times New Roman" w:cs="Times New Roman" w:eastAsia="宋体" w:hAnsi="Times New Roman"/>
          <w:sz w:val="28"/>
          <w:szCs w:val="28"/>
          <w:rPrChange w:id="19944" w:author="user pc" w:date="2022-03-15T10:14:00Z">
            <w:rPr>
              <w:rFonts w:eastAsia="宋体" w:hAnsi="Cambria Math"/>
            </w:rPr>
          </w:rPrChange>
        </w:rPr>
        <w:t xml:space="preserve"> → Al</w:t>
      </w:r>
      <w:r w:rsidRPr="FB76BCE9">
        <w:rPr>
          <w:rFonts w:ascii="Times New Roman" w:cs="Times New Roman" w:eastAsia="宋体" w:hAnsi="Times New Roman"/>
          <w:sz w:val="28"/>
          <w:szCs w:val="28"/>
          <w:vertAlign w:val="subscript"/>
          <w:rPrChange w:id="19945" w:author="user pc" w:date="2022-03-15T10:14:00Z">
            <w:rPr>
              <w:rFonts w:eastAsia="宋体" w:hAnsi="Cambria Math"/>
              <w:vertAlign w:val="subscript"/>
            </w:rPr>
          </w:rPrChange>
        </w:rPr>
        <w:t xml:space="preserve">(s) </w:t>
      </w:r>
    </w:p>
    <w:p>
      <w:pPr>
        <w:pStyle w:val="style0"/>
        <w:rPr>
          <w:rFonts w:ascii="Times New Roman" w:cs="Times New Roman" w:eastAsia="宋体" w:hAnsi="Times New Roman"/>
          <w:sz w:val="28"/>
          <w:szCs w:val="28"/>
          <w:rPrChange w:id="19946" w:author="user pc" w:date="2022-03-15T10:14:00Z">
            <w:rPr>
              <w:rFonts w:eastAsia="宋体" w:hAnsi="Cambria Math"/>
            </w:rPr>
          </w:rPrChange>
        </w:rPr>
      </w:pPr>
      <w:r w:rsidRPr="4C0B73BA">
        <w:rPr>
          <w:rFonts w:ascii="Times New Roman" w:cs="Times New Roman" w:eastAsia="宋体" w:hAnsi="Times New Roman"/>
          <w:sz w:val="28"/>
          <w:szCs w:val="28"/>
          <w:rPrChange w:id="19947" w:author="user pc" w:date="2022-03-15T10:14:00Z">
            <w:rPr>
              <w:rFonts w:eastAsia="宋体" w:hAnsi="Cambria Math"/>
            </w:rPr>
          </w:rPrChange>
        </w:rPr>
        <w:t>3F of aluminium = 27g</w:t>
      </w:r>
    </w:p>
    <w:p>
      <w:pPr>
        <w:pStyle w:val="style0"/>
        <w:rPr>
          <w:rFonts w:ascii="Times New Roman" w:cs="Times New Roman" w:eastAsia="宋体" w:hAnsi="Times New Roman"/>
          <w:sz w:val="28"/>
          <w:szCs w:val="28"/>
          <w:rPrChange w:id="19948" w:author="user pc" w:date="2022-03-15T10:14:00Z">
            <w:rPr>
              <w:rFonts w:eastAsia="宋体" w:hAnsi="Cambria Math"/>
            </w:rPr>
          </w:rPrChange>
        </w:rPr>
      </w:pPr>
      <w:r w:rsidRPr="3985321F">
        <w:rPr>
          <w:rFonts w:ascii="Times New Roman" w:cs="Times New Roman" w:eastAsia="宋体" w:hAnsi="Times New Roman"/>
          <w:sz w:val="28"/>
          <w:szCs w:val="28"/>
          <w:rPrChange w:id="19949" w:author="user pc" w:date="2022-03-15T10:14:00Z">
            <w:rPr>
              <w:rFonts w:eastAsia="宋体" w:hAnsi="Cambria Math"/>
            </w:rPr>
          </w:rPrChange>
        </w:rPr>
        <w:t>32400C of aluminium = ?</w:t>
      </w:r>
    </w:p>
    <w:p>
      <w:pPr>
        <w:pStyle w:val="style0"/>
        <w:rPr>
          <w:rFonts w:ascii="Times New Roman" w:cs="Times New Roman" w:eastAsia="宋体" w:hAnsi="Times New Roman"/>
          <w:sz w:val="28"/>
          <w:szCs w:val="28"/>
          <w:rPrChange w:id="19950" w:author="user pc" w:date="2022-03-15T10:14:00Z">
            <w:rPr>
              <w:rFonts w:eastAsia="宋体" w:hAnsi="Cambria Math"/>
            </w:rPr>
          </w:rPrChange>
        </w:rPr>
      </w:pPr>
      <w:r w:rsidRPr="689EDC9A">
        <w:rPr>
          <w:rFonts w:ascii="Times New Roman" w:cs="Times New Roman" w:eastAsia="宋体" w:hAnsi="Times New Roman"/>
          <w:sz w:val="28"/>
          <w:szCs w:val="28"/>
          <w:rPrChange w:id="19951" w:author="user pc" w:date="2022-03-15T10:14:00Z">
            <w:rPr>
              <w:rFonts w:eastAsia="宋体" w:hAnsi="Cambria Math"/>
            </w:rPr>
          </w:rPrChange>
        </w:rPr>
        <w:t>27g 0C of aluminium = ?            cat</w:t>
      </w:r>
    </w:p>
    <w:p>
      <w:pPr>
        <w:pStyle w:val="style0"/>
        <w:rPr>
          <w:rFonts w:ascii="Times New Roman" w:cs="Times New Roman" w:eastAsia="宋体" w:hAnsi="Times New Roman"/>
          <w:b/>
          <w:bCs/>
          <w:sz w:val="28"/>
          <w:szCs w:val="28"/>
          <w:rPrChange w:id="19952" w:author="user pc" w:date="2022-03-15T10:14:00Z">
            <w:rPr>
              <w:rFonts w:ascii="Dancing Script" w:eastAsia="宋体" w:hAnsi="Dancing Script"/>
              <w:b/>
              <w:bCs/>
            </w:rPr>
          </w:rPrChange>
        </w:rPr>
      </w:pPr>
      <w:r w:rsidRPr="8F786479">
        <w:rPr>
          <w:rFonts w:ascii="Times New Roman" w:cs="Times New Roman" w:eastAsia="宋体" w:hAnsi="Times New Roman"/>
          <w:b/>
          <w:bCs/>
          <w:sz w:val="28"/>
          <w:szCs w:val="28"/>
          <w:rPrChange w:id="19953" w:author="user pc" w:date="2022-03-15T10:14:00Z">
            <w:rPr>
              <w:rFonts w:ascii="Dancing Script" w:eastAsia="宋体" w:hAnsi="Dancing Script"/>
              <w:b/>
              <w:bCs/>
            </w:rPr>
          </w:rPrChange>
        </w:rPr>
        <w:t>Recall: 1F = 96500. Therefore, 3F = 3 × 96500 = 289500C.</w:t>
      </w:r>
    </w:p>
    <w:p>
      <w:pPr>
        <w:pStyle w:val="style0"/>
        <w:rPr>
          <w:rFonts w:ascii="Times New Roman" w:cs="Times New Roman" w:eastAsia="宋体" w:hAnsi="Times New Roman"/>
          <w:sz w:val="28"/>
          <w:szCs w:val="28"/>
          <w:rPrChange w:id="19954"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19955" w:author="user pc" w:date="2022-03-15T10:14:00Z">
            <w:rPr>
              <w:rFonts w:ascii="Cambria Math" w:eastAsia="宋体" w:hAnsi="Cambria Math"/>
            </w:rPr>
          </w:rPrChange>
        </w:rPr>
      </w:pPr>
      <w:r w:rsidRPr="F915877E">
        <w:rPr>
          <w:rFonts w:ascii="Times New Roman" w:cs="Times New Roman" w:eastAsia="宋体" w:hAnsi="Times New Roman"/>
          <w:sz w:val="28"/>
          <w:szCs w:val="28"/>
          <w:rPrChange w:id="19956" w:author="user pc" w:date="2022-03-15T10:14:00Z">
            <w:rPr>
              <w:rFonts w:eastAsia="宋体" w:hAnsi="Cambria Math"/>
            </w:rPr>
          </w:rPrChange>
        </w:rPr>
        <w:t>6) Calculate the time it will take to deposit 1 mole of silver, if a current of 6A is passed through a solution of silver trioxonitrate (V).  [IF   =   96500C]</w:t>
      </w:r>
    </w:p>
    <w:p>
      <w:pPr>
        <w:pStyle w:val="style0"/>
        <w:rPr>
          <w:rFonts w:ascii="Times New Roman" w:cs="Times New Roman" w:eastAsia="宋体" w:hAnsi="Times New Roman"/>
          <w:sz w:val="28"/>
          <w:szCs w:val="28"/>
          <w:rPrChange w:id="19957" w:author="user pc" w:date="2022-03-15T10:14:00Z">
            <w:rPr>
              <w:rFonts w:ascii="Cambria Math" w:eastAsia="宋体" w:hAnsi="Cambria Math"/>
            </w:rPr>
          </w:rPrChange>
        </w:rPr>
      </w:pPr>
      <w:r w:rsidRPr="CF09C40E">
        <w:rPr>
          <w:rFonts w:ascii="Times New Roman" w:cs="Times New Roman" w:eastAsia="宋体" w:hAnsi="Times New Roman"/>
          <w:b/>
          <w:bCs/>
          <w:sz w:val="28"/>
          <w:szCs w:val="28"/>
          <w:rPrChange w:id="19958" w:author="user pc" w:date="2022-03-15T10:14:00Z">
            <w:rPr>
              <w:rFonts w:ascii="Cambria Math" w:eastAsia="宋体" w:hAnsi="Cambria Math"/>
              <w:b/>
              <w:bCs/>
            </w:rPr>
          </w:rPrChange>
        </w:rPr>
        <w:t>Solution</w:t>
      </w:r>
    </w:p>
    <w:p>
      <w:pPr>
        <w:pStyle w:val="style0"/>
        <w:rPr>
          <w:rFonts w:ascii="Times New Roman" w:cs="Times New Roman" w:eastAsia="宋体" w:hAnsi="Times New Roman"/>
          <w:sz w:val="28"/>
          <w:szCs w:val="28"/>
          <w:rPrChange w:id="19959" w:author="user pc" w:date="2022-03-15T10:14:00Z">
            <w:rPr>
              <w:rFonts w:eastAsia="宋体" w:hAnsi="Cambria Math"/>
            </w:rPr>
          </w:rPrChange>
        </w:rPr>
      </w:pPr>
      <w:r w:rsidRPr="351F740F">
        <w:rPr>
          <w:rFonts w:ascii="Times New Roman" w:cs="Times New Roman" w:eastAsia="宋体" w:hAnsi="Times New Roman"/>
          <w:sz w:val="28"/>
          <w:szCs w:val="28"/>
          <w:rPrChange w:id="19960" w:author="user pc" w:date="2022-03-15T10:14:00Z">
            <w:rPr>
              <w:rFonts w:eastAsia="宋体" w:hAnsi="Cambria Math"/>
            </w:rPr>
          </w:rPrChange>
        </w:rPr>
        <w:t>Ag</w:t>
      </w:r>
      <w:r w:rsidRPr="836DB56E">
        <w:rPr>
          <w:rFonts w:ascii="Times New Roman" w:cs="Times New Roman" w:eastAsia="宋体" w:hAnsi="Times New Roman"/>
          <w:sz w:val="28"/>
          <w:szCs w:val="28"/>
          <w:vertAlign w:val="superscript"/>
          <w:rPrChange w:id="19961" w:author="user pc" w:date="2022-03-15T10:14:00Z">
            <w:rPr>
              <w:rFonts w:eastAsia="宋体" w:hAnsi="Cambria Math"/>
              <w:vertAlign w:val="superscript"/>
            </w:rPr>
          </w:rPrChange>
        </w:rPr>
        <w:t>+</w:t>
      </w:r>
      <w:r w:rsidRPr="681739BB">
        <w:rPr>
          <w:rFonts w:ascii="Times New Roman" w:cs="Times New Roman" w:eastAsia="宋体" w:hAnsi="Times New Roman"/>
          <w:sz w:val="28"/>
          <w:szCs w:val="28"/>
          <w:vertAlign w:val="subscript"/>
          <w:rPrChange w:id="19962" w:author="user pc" w:date="2022-03-15T10:14:00Z">
            <w:rPr>
              <w:rFonts w:eastAsia="宋体" w:hAnsi="Cambria Math"/>
              <w:vertAlign w:val="subscript"/>
            </w:rPr>
          </w:rPrChange>
        </w:rPr>
        <w:t>(aq)</w:t>
      </w:r>
      <w:r w:rsidRPr="0DA8CB56">
        <w:rPr>
          <w:rFonts w:ascii="Times New Roman" w:cs="Times New Roman" w:eastAsia="宋体" w:hAnsi="Times New Roman"/>
          <w:sz w:val="28"/>
          <w:szCs w:val="28"/>
          <w:rPrChange w:id="19963" w:author="user pc" w:date="2022-03-15T10:14:00Z">
            <w:rPr>
              <w:rFonts w:eastAsia="宋体" w:hAnsi="Cambria Math"/>
            </w:rPr>
          </w:rPrChange>
        </w:rPr>
        <w:t xml:space="preserve">  + e</w:t>
      </w:r>
      <w:r w:rsidRPr="E6A0DC13">
        <w:rPr>
          <w:rFonts w:ascii="Times New Roman" w:cs="Times New Roman" w:eastAsia="宋体" w:hAnsi="Times New Roman"/>
          <w:sz w:val="28"/>
          <w:szCs w:val="28"/>
          <w:vertAlign w:val="superscript"/>
          <w:rPrChange w:id="19964" w:author="user pc" w:date="2022-03-15T10:14:00Z">
            <w:rPr>
              <w:rFonts w:eastAsia="宋体" w:hAnsi="Cambria Math"/>
              <w:vertAlign w:val="superscript"/>
            </w:rPr>
          </w:rPrChange>
        </w:rPr>
        <w:t>-</w:t>
      </w:r>
      <w:r w:rsidRPr="11FBA851">
        <w:rPr>
          <w:rFonts w:ascii="Times New Roman" w:cs="Times New Roman" w:eastAsia="宋体" w:hAnsi="Times New Roman"/>
          <w:sz w:val="28"/>
          <w:szCs w:val="28"/>
          <w:rPrChange w:id="19965" w:author="user pc" w:date="2022-03-15T10:14:00Z">
            <w:rPr>
              <w:rFonts w:eastAsia="宋体" w:hAnsi="Cambria Math"/>
            </w:rPr>
          </w:rPrChange>
        </w:rPr>
        <w:t xml:space="preserve"> ==&gt; Ag </w:t>
      </w:r>
      <w:r w:rsidRPr="62A3690D">
        <w:rPr>
          <w:rFonts w:ascii="Times New Roman" w:cs="Times New Roman" w:eastAsia="宋体" w:hAnsi="Times New Roman"/>
          <w:sz w:val="28"/>
          <w:szCs w:val="28"/>
          <w:vertAlign w:val="subscript"/>
          <w:rPrChange w:id="19966" w:author="user pc" w:date="2022-03-15T10:14:00Z">
            <w:rPr>
              <w:rFonts w:eastAsia="宋体" w:hAnsi="Cambria Math"/>
              <w:vertAlign w:val="subscript"/>
            </w:rPr>
          </w:rPrChange>
        </w:rPr>
        <w:t xml:space="preserve">(s)  </w:t>
      </w:r>
    </w:p>
    <w:p>
      <w:pPr>
        <w:pStyle w:val="style0"/>
        <w:rPr>
          <w:rFonts w:ascii="Times New Roman" w:cs="Times New Roman" w:eastAsia="宋体" w:hAnsi="Times New Roman"/>
          <w:sz w:val="28"/>
          <w:szCs w:val="28"/>
          <w:rPrChange w:id="19967" w:author="user pc" w:date="2022-03-15T10:14:00Z">
            <w:rPr>
              <w:rFonts w:eastAsia="宋体" w:hAnsi="Cambria Math"/>
            </w:rPr>
          </w:rPrChange>
        </w:rPr>
      </w:pPr>
      <w:r w:rsidRPr="40452C31">
        <w:rPr>
          <w:rFonts w:ascii="Times New Roman" w:cs="Times New Roman" w:eastAsia="宋体" w:hAnsi="Times New Roman"/>
          <w:sz w:val="28"/>
          <w:szCs w:val="28"/>
          <w:rPrChange w:id="19968" w:author="user pc" w:date="2022-03-15T10:14:00Z">
            <w:rPr>
              <w:rFonts w:eastAsia="宋体" w:hAnsi="Cambria Math"/>
            </w:rPr>
          </w:rPrChange>
        </w:rPr>
        <w:t xml:space="preserve"> 1 mole of electrons </w:t>
      </w:r>
      <w:r>
        <w:rPr>
          <w:rFonts w:ascii="Times New Roman" w:cs="Times New Roman" w:eastAsia="宋体" w:hAnsi="Times New Roman"/>
          <w:sz w:val="28"/>
          <w:szCs w:val="28"/>
        </w:rPr>
        <w:t>=</w:t>
      </w:r>
      <w:r w:rsidRPr="2545A315">
        <w:rPr>
          <w:rFonts w:ascii="Times New Roman" w:cs="Times New Roman" w:eastAsia="宋体" w:hAnsi="Times New Roman"/>
          <w:sz w:val="28"/>
          <w:szCs w:val="28"/>
          <w:rPrChange w:id="19969" w:author="user pc" w:date="2022-03-15T10:14:00Z">
            <w:rPr>
              <w:rFonts w:eastAsia="宋体" w:hAnsi="Cambria Math"/>
            </w:rPr>
          </w:rPrChange>
        </w:rPr>
        <w:t xml:space="preserve"> 1F   =   96500C   </w:t>
      </w:r>
    </w:p>
    <w:p>
      <w:pPr>
        <w:pStyle w:val="style0"/>
        <w:rPr>
          <w:rFonts w:ascii="Times New Roman" w:cs="Times New Roman" w:eastAsia="宋体" w:hAnsi="Times New Roman"/>
          <w:sz w:val="28"/>
          <w:szCs w:val="28"/>
          <w:rPrChange w:id="19970" w:author="user pc" w:date="2022-03-15T10:14:00Z">
            <w:rPr>
              <w:rFonts w:eastAsia="宋体" w:hAnsi="Cambria Math"/>
            </w:rPr>
          </w:rPrChange>
        </w:rPr>
      </w:pPr>
      <w:r>
        <w:rPr>
          <w:rFonts w:ascii="Times New Roman" w:cs="Times New Roman" w:eastAsia="宋体" w:hAnsi="Times New Roman"/>
          <w:sz w:val="28"/>
          <w:szCs w:val="28"/>
        </w:rPr>
        <w:t>96500C deposit</w:t>
      </w:r>
      <w:r w:rsidRPr="A2D63D56">
        <w:rPr>
          <w:rFonts w:ascii="Times New Roman" w:cs="Times New Roman" w:eastAsia="宋体" w:hAnsi="Times New Roman"/>
          <w:sz w:val="28"/>
          <w:szCs w:val="28"/>
          <w:rPrChange w:id="19971" w:author="user pc" w:date="2022-03-15T10:14:00Z">
            <w:rPr>
              <w:rFonts w:eastAsia="宋体" w:hAnsi="Cambria Math"/>
            </w:rPr>
          </w:rPrChange>
        </w:rPr>
        <w:t xml:space="preserve"> 1 mole of Ag</w:t>
      </w:r>
    </w:p>
    <w:p>
      <w:pPr>
        <w:pStyle w:val="style0"/>
        <w:rPr>
          <w:rFonts w:ascii="Times New Roman" w:cs="Times New Roman" w:eastAsia="宋体" w:hAnsi="Times New Roman"/>
          <w:sz w:val="28"/>
          <w:szCs w:val="28"/>
          <w:rPrChange w:id="19972" w:author="user pc" w:date="2022-03-15T10:14:00Z">
            <w:rPr>
              <w:rFonts w:eastAsia="宋体" w:hAnsi="Cambria Math"/>
            </w:rPr>
          </w:rPrChange>
        </w:rPr>
      </w:pPr>
      <w:r w:rsidRPr="7B0AF047">
        <w:rPr>
          <w:rFonts w:ascii="Times New Roman" w:cs="Times New Roman" w:eastAsia="宋体" w:hAnsi="Times New Roman"/>
          <w:sz w:val="28"/>
          <w:szCs w:val="28"/>
          <w:rPrChange w:id="19973" w:author="user pc" w:date="2022-03-15T10:14:00Z">
            <w:rPr>
              <w:rFonts w:eastAsia="宋体" w:hAnsi="Cambria Math"/>
            </w:rPr>
          </w:rPrChange>
        </w:rPr>
        <w:t xml:space="preserve"> Q  =   It</w:t>
      </w:r>
    </w:p>
    <w:p>
      <w:pPr>
        <w:pStyle w:val="style0"/>
        <w:rPr>
          <w:rFonts w:ascii="Times New Roman" w:cs="Times New Roman" w:eastAsia="宋体" w:hAnsi="Times New Roman"/>
          <w:sz w:val="28"/>
          <w:szCs w:val="28"/>
          <w:rPrChange w:id="19974" w:author="user pc" w:date="2022-03-15T10:14:00Z">
            <w:rPr>
              <w:rFonts w:eastAsia="宋体" w:hAnsi="Cambria Math"/>
            </w:rPr>
          </w:rPrChange>
        </w:rPr>
      </w:pPr>
      <w:r w:rsidRPr="6915E727">
        <w:rPr>
          <w:rFonts w:ascii="Times New Roman" w:cs="Times New Roman" w:eastAsia="宋体" w:hAnsi="Times New Roman"/>
          <w:sz w:val="28"/>
          <w:szCs w:val="28"/>
          <w:rPrChange w:id="19975" w:author="user pc" w:date="2022-03-15T10:14:00Z">
            <w:rPr>
              <w:rFonts w:eastAsia="宋体" w:hAnsi="Cambria Math"/>
            </w:rPr>
          </w:rPrChange>
        </w:rPr>
        <w:t xml:space="preserve"> t   =   96500C /6A</w:t>
      </w:r>
    </w:p>
    <w:p>
      <w:pPr>
        <w:pStyle w:val="style0"/>
        <w:rPr>
          <w:rFonts w:ascii="Times New Roman" w:cs="Times New Roman" w:eastAsia="宋体" w:hAnsi="Times New Roman"/>
          <w:sz w:val="28"/>
          <w:szCs w:val="28"/>
          <w:rPrChange w:id="19976" w:author="user pc" w:date="2022-03-15T10:14:00Z">
            <w:rPr>
              <w:rFonts w:ascii="Cambria Math" w:eastAsia="宋体" w:hAnsi="Cambria Math"/>
            </w:rPr>
          </w:rPrChange>
        </w:rPr>
      </w:pPr>
      <w:r w:rsidRPr="E9A87FF2">
        <w:rPr>
          <w:rFonts w:ascii="Times New Roman" w:cs="Times New Roman" w:eastAsia="宋体" w:hAnsi="Times New Roman"/>
          <w:sz w:val="28"/>
          <w:szCs w:val="28"/>
          <w:rPrChange w:id="19977" w:author="user pc" w:date="2022-03-15T10:14:00Z">
            <w:rPr>
              <w:rFonts w:eastAsia="宋体" w:hAnsi="Cambria Math"/>
            </w:rPr>
          </w:rPrChange>
        </w:rPr>
        <w:t xml:space="preserve"> = 16083.3</w:t>
      </w:r>
      <w:r>
        <w:rPr>
          <w:rFonts w:ascii="Times New Roman" w:cs="Times New Roman" w:eastAsia="宋体" w:hAnsi="Times New Roman"/>
          <w:sz w:val="28"/>
          <w:szCs w:val="28"/>
        </w:rPr>
        <w:t xml:space="preserve"> </w:t>
      </w:r>
      <w:r w:rsidRPr="992943AC">
        <w:rPr>
          <w:rFonts w:ascii="Times New Roman" w:cs="Times New Roman" w:eastAsia="宋体" w:hAnsi="Times New Roman"/>
          <w:sz w:val="28"/>
          <w:szCs w:val="28"/>
          <w:rPrChange w:id="19978" w:author="user pc" w:date="2022-03-15T10:14:00Z">
            <w:rPr>
              <w:rFonts w:eastAsia="宋体" w:hAnsi="Cambria Math"/>
            </w:rPr>
          </w:rPrChange>
        </w:rPr>
        <w:t>s</w:t>
      </w:r>
      <w:r>
        <w:rPr>
          <w:rFonts w:ascii="Times New Roman" w:cs="Times New Roman" w:eastAsia="宋体" w:hAnsi="Times New Roman"/>
          <w:sz w:val="28"/>
          <w:szCs w:val="28"/>
        </w:rPr>
        <w:t>econds</w:t>
      </w:r>
    </w:p>
    <w:p>
      <w:pPr>
        <w:pStyle w:val="style0"/>
        <w:rPr>
          <w:rFonts w:ascii="Times New Roman" w:cs="Times New Roman" w:eastAsia="宋体" w:hAnsi="Times New Roman"/>
          <w:sz w:val="28"/>
          <w:szCs w:val="28"/>
          <w:rPrChange w:id="19979"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19980" w:author="user pc" w:date="2022-03-15T10:14:00Z">
            <w:rPr>
              <w:rFonts w:eastAsia="宋体" w:hAnsi="Cambria Math"/>
            </w:rPr>
          </w:rPrChange>
        </w:rPr>
      </w:pPr>
      <w:r w:rsidRPr="E64AFC0F">
        <w:rPr>
          <w:rFonts w:ascii="Times New Roman" w:cs="Times New Roman" w:eastAsia="宋体" w:hAnsi="Times New Roman"/>
          <w:sz w:val="28"/>
          <w:szCs w:val="28"/>
          <w:rPrChange w:id="19981" w:author="user pc" w:date="2022-03-15T10:14:00Z">
            <w:rPr>
              <w:rFonts w:eastAsia="宋体" w:hAnsi="Cambria Math"/>
            </w:rPr>
          </w:rPrChange>
        </w:rPr>
        <w:t>7.</w:t>
      </w:r>
      <w:r>
        <w:rPr>
          <w:rFonts w:ascii="Times New Roman" w:cs="Times New Roman" w:eastAsia="宋体" w:hAnsi="Times New Roman"/>
          <w:sz w:val="28"/>
          <w:szCs w:val="28"/>
        </w:rPr>
        <w:t xml:space="preserve"> </w:t>
      </w:r>
      <w:r w:rsidRPr="695EF05F">
        <w:rPr>
          <w:rFonts w:ascii="Times New Roman" w:cs="Times New Roman" w:eastAsia="宋体" w:hAnsi="Times New Roman"/>
          <w:sz w:val="28"/>
          <w:szCs w:val="28"/>
          <w:rPrChange w:id="19982" w:author="user pc" w:date="2022-03-15T10:14:00Z">
            <w:rPr>
              <w:rFonts w:eastAsia="宋体" w:hAnsi="Cambria Math"/>
            </w:rPr>
          </w:rPrChange>
        </w:rPr>
        <w:t>In the electrolysis of copper sulphate solution using carbon electrodes,</w:t>
      </w:r>
      <w:r>
        <w:rPr>
          <w:rFonts w:ascii="Times New Roman" w:cs="Times New Roman" w:eastAsia="宋体" w:hAnsi="Times New Roman"/>
          <w:sz w:val="28"/>
          <w:szCs w:val="28"/>
        </w:rPr>
        <w:t xml:space="preserve"> how many moles of Cu is deposited,</w:t>
      </w:r>
      <w:r w:rsidRPr="5D29CB17">
        <w:rPr>
          <w:rFonts w:ascii="Times New Roman" w:cs="Times New Roman" w:eastAsia="宋体" w:hAnsi="Times New Roman"/>
          <w:sz w:val="28"/>
          <w:szCs w:val="28"/>
          <w:rPrChange w:id="19983" w:author="user pc" w:date="2022-03-15T10:14:00Z">
            <w:rPr>
              <w:rFonts w:eastAsia="宋体" w:hAnsi="Cambria Math"/>
            </w:rPr>
          </w:rPrChange>
        </w:rPr>
        <w:t xml:space="preserve"> what</w:t>
      </w:r>
      <w:r>
        <w:rPr>
          <w:rFonts w:ascii="Times New Roman" w:cs="Times New Roman" w:eastAsia="宋体" w:hAnsi="Times New Roman"/>
          <w:sz w:val="28"/>
          <w:szCs w:val="28"/>
        </w:rPr>
        <w:t xml:space="preserve"> </w:t>
      </w:r>
      <w:r w:rsidRPr="0F71214C">
        <w:rPr>
          <w:rFonts w:ascii="Times New Roman" w:cs="Times New Roman" w:eastAsia="宋体" w:hAnsi="Times New Roman"/>
          <w:sz w:val="28"/>
          <w:szCs w:val="28"/>
          <w:rPrChange w:id="19984" w:author="user pc" w:date="2022-03-15T10:14:00Z">
            <w:rPr>
              <w:rFonts w:eastAsia="宋体" w:hAnsi="Cambria Math"/>
            </w:rPr>
          </w:rPrChange>
        </w:rPr>
        <w:t xml:space="preserve"> mass and volume of oxygen would be formed at the positive electrode if 254g of copper was deposited on the negative electrode? </w:t>
      </w:r>
      <w:r>
        <w:rPr>
          <w:rFonts w:ascii="Times New Roman" w:cs="Times New Roman" w:eastAsia="宋体" w:hAnsi="Times New Roman"/>
          <w:sz w:val="28"/>
          <w:szCs w:val="28"/>
        </w:rPr>
        <w:t>[</w:t>
      </w:r>
      <w:r w:rsidRPr="73C9303B">
        <w:rPr>
          <w:rFonts w:ascii="Times New Roman" w:cs="Times New Roman" w:eastAsia="宋体" w:hAnsi="Times New Roman"/>
          <w:sz w:val="28"/>
          <w:szCs w:val="28"/>
          <w:rPrChange w:id="19985" w:author="user pc" w:date="2022-03-15T10:14:00Z">
            <w:rPr>
              <w:rFonts w:eastAsia="宋体" w:hAnsi="Cambria Math"/>
            </w:rPr>
          </w:rPrChange>
        </w:rPr>
        <w:t>Atomic masses: Cu = 63.5, O = 16</w:t>
      </w:r>
      <w:r>
        <w:rPr>
          <w:rFonts w:ascii="Times New Roman" w:cs="Times New Roman" w:eastAsia="宋体" w:hAnsi="Times New Roman"/>
          <w:sz w:val="28"/>
          <w:szCs w:val="28"/>
        </w:rPr>
        <w:t>]</w:t>
      </w:r>
      <w:r w:rsidRPr="B37928FA">
        <w:rPr>
          <w:rFonts w:ascii="Times New Roman" w:cs="Times New Roman" w:eastAsia="宋体" w:hAnsi="Times New Roman"/>
          <w:sz w:val="28"/>
          <w:szCs w:val="28"/>
          <w:rPrChange w:id="19986" w:author="user pc" w:date="2022-03-15T10:14:00Z">
            <w:rPr>
              <w:rFonts w:eastAsia="宋体" w:hAnsi="Cambria Math"/>
            </w:rPr>
          </w:rPrChange>
        </w:rPr>
        <w:t>.</w:t>
      </w:r>
    </w:p>
    <w:p>
      <w:pPr>
        <w:pStyle w:val="style0"/>
        <w:rPr>
          <w:rFonts w:ascii="Times New Roman" w:cs="Times New Roman" w:eastAsia="宋体" w:hAnsi="Times New Roman"/>
          <w:sz w:val="28"/>
          <w:szCs w:val="28"/>
          <w:rPrChange w:id="19987" w:author="user pc" w:date="2022-03-15T10:14:00Z">
            <w:rPr>
              <w:rFonts w:ascii="Cambria Math" w:eastAsia="宋体" w:hAnsi="Cambria Math"/>
            </w:rPr>
          </w:rPrChange>
        </w:rPr>
      </w:pPr>
      <w:r w:rsidRPr="DF48570A">
        <w:rPr>
          <w:rFonts w:ascii="Times New Roman" w:cs="Times New Roman" w:eastAsia="宋体" w:hAnsi="Times New Roman"/>
          <w:sz w:val="28"/>
          <w:szCs w:val="28"/>
          <w:rPrChange w:id="19988" w:author="user pc" w:date="2022-03-15T10:14:00Z">
            <w:rPr>
              <w:rFonts w:eastAsia="宋体" w:hAnsi="Cambria Math"/>
            </w:rPr>
          </w:rPrChange>
        </w:rPr>
        <w:t>Solution</w:t>
      </w:r>
    </w:p>
    <w:p>
      <w:pPr>
        <w:pStyle w:val="style0"/>
        <w:rPr>
          <w:rFonts w:ascii="Times New Roman" w:cs="Times New Roman" w:eastAsia="宋体" w:hAnsi="Times New Roman"/>
          <w:sz w:val="28"/>
          <w:szCs w:val="28"/>
          <w:rPrChange w:id="19989" w:author="user pc" w:date="2022-03-15T10:14:00Z">
            <w:rPr>
              <w:rFonts w:ascii="Cambria Math" w:eastAsia="宋体" w:hAnsi="Cambria Math"/>
            </w:rPr>
          </w:rPrChange>
        </w:rPr>
      </w:pPr>
      <w:r w:rsidRPr="89F70CD5">
        <w:rPr>
          <w:rFonts w:ascii="Times New Roman" w:cs="Times New Roman" w:eastAsia="宋体" w:hAnsi="Times New Roman"/>
          <w:sz w:val="28"/>
          <w:szCs w:val="28"/>
          <w:rPrChange w:id="19990" w:author="user pc" w:date="2022-03-15T10:14:00Z">
            <w:rPr>
              <w:rFonts w:eastAsia="宋体" w:hAnsi="Cambria Math"/>
            </w:rPr>
          </w:rPrChange>
        </w:rPr>
        <w:t>Cu</w:t>
      </w:r>
      <w:r w:rsidRPr="41C45419">
        <w:rPr>
          <w:rFonts w:ascii="Times New Roman" w:cs="Times New Roman" w:eastAsia="宋体" w:hAnsi="Times New Roman"/>
          <w:sz w:val="28"/>
          <w:szCs w:val="28"/>
          <w:vertAlign w:val="superscript"/>
          <w:rPrChange w:id="19991" w:author="user pc" w:date="2022-03-15T10:14:00Z">
            <w:rPr>
              <w:rFonts w:eastAsia="宋体" w:hAnsi="Cambria Math"/>
              <w:vertAlign w:val="superscript"/>
            </w:rPr>
          </w:rPrChange>
        </w:rPr>
        <w:t>2+</w:t>
      </w:r>
      <w:r w:rsidRPr="E1D2A1A3">
        <w:rPr>
          <w:rFonts w:ascii="Times New Roman" w:cs="Times New Roman" w:eastAsia="宋体" w:hAnsi="Times New Roman"/>
          <w:sz w:val="28"/>
          <w:szCs w:val="28"/>
          <w:rPrChange w:id="19992" w:author="user pc" w:date="2022-03-15T10:14:00Z">
            <w:rPr>
              <w:rFonts w:eastAsia="宋体" w:hAnsi="Cambria Math"/>
            </w:rPr>
          </w:rPrChange>
        </w:rPr>
        <w:t>(aq)tiona</w:t>
      </w:r>
      <w:r w:rsidRPr="523A2C5B">
        <w:rPr>
          <w:rFonts w:ascii="Times New Roman" w:cs="Times New Roman" w:eastAsia="宋体" w:hAnsi="Times New Roman"/>
          <w:sz w:val="28"/>
          <w:szCs w:val="28"/>
          <w:vertAlign w:val="superscript"/>
          <w:rPrChange w:id="19993" w:author="user pc" w:date="2022-03-15T10:14:00Z">
            <w:rPr>
              <w:rFonts w:eastAsia="宋体" w:hAnsi="Cambria Math"/>
              <w:vertAlign w:val="superscript"/>
            </w:rPr>
          </w:rPrChange>
        </w:rPr>
        <w:t>-</w:t>
      </w:r>
      <w:r w:rsidRPr="66D61F51">
        <w:rPr>
          <w:rFonts w:ascii="Times New Roman" w:cs="Times New Roman" w:eastAsia="宋体" w:hAnsi="Times New Roman"/>
          <w:sz w:val="28"/>
          <w:szCs w:val="28"/>
          <w:rPrChange w:id="19994" w:author="user pc" w:date="2022-03-15T10:14:00Z">
            <w:rPr>
              <w:rFonts w:eastAsia="宋体" w:hAnsi="Cambria Math"/>
            </w:rPr>
          </w:rPrChange>
        </w:rPr>
        <w:t> aq)tio</w:t>
      </w:r>
      <w:r w:rsidRPr="2BE5D604">
        <w:rPr>
          <w:rFonts w:ascii="Times New Roman" w:cs="Times New Roman" w:eastAsia="宋体" w:hAnsi="Times New Roman"/>
          <w:sz w:val="28"/>
          <w:szCs w:val="28"/>
          <w:vertAlign w:val="subscript"/>
          <w:rPrChange w:id="19995" w:author="user pc" w:date="2022-03-15T10:14:00Z">
            <w:rPr>
              <w:rFonts w:eastAsia="宋体" w:hAnsi="Cambria Math"/>
              <w:vertAlign w:val="subscript"/>
            </w:rPr>
          </w:rPrChange>
        </w:rPr>
        <w:t>(s)</w:t>
      </w:r>
      <w:r w:rsidRPr="18EA2F56">
        <w:rPr>
          <w:rFonts w:ascii="Times New Roman" w:cs="Times New Roman" w:eastAsia="宋体" w:hAnsi="Times New Roman"/>
          <w:sz w:val="28"/>
          <w:szCs w:val="28"/>
          <w:rPrChange w:id="19996" w:author="user pc" w:date="2022-03-15T10:14:00Z">
            <w:rPr>
              <w:rFonts w:eastAsia="宋体" w:hAnsi="Cambria Math"/>
            </w:rPr>
          </w:rPrChange>
        </w:rPr>
        <w:t> s))tion</w:t>
      </w:r>
      <w:r w:rsidRPr="5CF9368D">
        <w:rPr>
          <w:rFonts w:ascii="Times New Roman" w:cs="Times New Roman" w:eastAsia="宋体" w:hAnsi="Times New Roman"/>
          <w:sz w:val="28"/>
          <w:szCs w:val="28"/>
          <w:vertAlign w:val="superscript"/>
          <w:rPrChange w:id="19997" w:author="user pc" w:date="2022-03-15T10:14:00Z">
            <w:rPr>
              <w:rFonts w:eastAsia="宋体" w:hAnsi="Cambria Math"/>
              <w:vertAlign w:val="superscript"/>
            </w:rPr>
          </w:rPrChange>
        </w:rPr>
        <w:t>-</w:t>
      </w:r>
      <w:r w:rsidRPr="401B563E">
        <w:rPr>
          <w:rFonts w:ascii="Times New Roman" w:cs="Times New Roman" w:eastAsia="宋体" w:hAnsi="Times New Roman"/>
          <w:sz w:val="28"/>
          <w:szCs w:val="28"/>
          <w:vertAlign w:val="subscript"/>
          <w:rPrChange w:id="19998" w:author="user pc" w:date="2022-03-15T10:14:00Z">
            <w:rPr>
              <w:rFonts w:eastAsia="宋体" w:hAnsi="Cambria Math"/>
              <w:vertAlign w:val="subscript"/>
            </w:rPr>
          </w:rPrChange>
        </w:rPr>
        <w:t>(aq)</w:t>
      </w:r>
      <w:r w:rsidRPr="EEB1D043">
        <w:rPr>
          <w:rFonts w:ascii="Times New Roman" w:cs="Times New Roman" w:eastAsia="宋体" w:hAnsi="Times New Roman"/>
          <w:sz w:val="28"/>
          <w:szCs w:val="28"/>
          <w:rPrChange w:id="19999" w:author="user pc" w:date="2022-03-15T10:14:00Z">
            <w:rPr>
              <w:rFonts w:eastAsia="宋体" w:hAnsi="Cambria Math"/>
            </w:rPr>
          </w:rPrChange>
        </w:rPr>
        <w:t> aq)t</w:t>
      </w:r>
      <w:r w:rsidRPr="1E476C1B">
        <w:rPr>
          <w:rFonts w:ascii="Times New Roman" w:cs="Times New Roman" w:eastAsia="宋体" w:hAnsi="Times New Roman"/>
          <w:sz w:val="28"/>
          <w:szCs w:val="28"/>
          <w:vertAlign w:val="superscript"/>
          <w:rPrChange w:id="20000" w:author="user pc" w:date="2022-03-15T10:14:00Z">
            <w:rPr>
              <w:rFonts w:eastAsia="宋体" w:hAnsi="Cambria Math"/>
              <w:vertAlign w:val="superscript"/>
            </w:rPr>
          </w:rPrChange>
        </w:rPr>
        <w:t>-a</w:t>
      </w:r>
      <w:r w:rsidRPr="7F705371">
        <w:rPr>
          <w:rFonts w:ascii="Times New Roman" w:cs="Times New Roman" w:eastAsia="宋体" w:hAnsi="Times New Roman"/>
          <w:sz w:val="28"/>
          <w:szCs w:val="28"/>
          <w:rPrChange w:id="20001" w:author="user pc" w:date="2022-03-15T10:14:00Z">
            <w:rPr>
              <w:rFonts w:eastAsia="宋体" w:hAnsi="Cambria Math"/>
            </w:rPr>
          </w:rPrChange>
        </w:rPr>
        <w:t>==&gt;)ti</w:t>
      </w:r>
      <w:r w:rsidRPr="B6742A7D">
        <w:rPr>
          <w:rFonts w:ascii="Times New Roman" w:cs="Times New Roman" w:eastAsia="宋体" w:hAnsi="Times New Roman"/>
          <w:sz w:val="28"/>
          <w:szCs w:val="28"/>
          <w:vertAlign w:val="subscript"/>
          <w:rPrChange w:id="20002" w:author="user pc" w:date="2022-03-15T10:14:00Z">
            <w:rPr>
              <w:rFonts w:eastAsia="宋体" w:hAnsi="Cambria Math"/>
              <w:vertAlign w:val="subscript"/>
            </w:rPr>
          </w:rPrChange>
        </w:rPr>
        <w:t>2</w:t>
      </w:r>
      <w:r w:rsidRPr="1EDAA43F">
        <w:rPr>
          <w:rFonts w:ascii="Times New Roman" w:cs="Times New Roman" w:eastAsia="宋体" w:hAnsi="Times New Roman"/>
          <w:sz w:val="28"/>
          <w:szCs w:val="28"/>
          <w:rPrChange w:id="20003" w:author="user pc" w:date="2022-03-15T10:14:00Z">
            <w:rPr>
              <w:rFonts w:eastAsia="宋体" w:hAnsi="Cambria Math"/>
            </w:rPr>
          </w:rPrChange>
        </w:rPr>
        <w:t>O</w:t>
      </w:r>
      <w:r w:rsidRPr="1BB73CE7">
        <w:rPr>
          <w:rFonts w:ascii="Times New Roman" w:cs="Times New Roman" w:eastAsia="宋体" w:hAnsi="Times New Roman"/>
          <w:sz w:val="28"/>
          <w:szCs w:val="28"/>
          <w:vertAlign w:val="subscript"/>
          <w:rPrChange w:id="20004" w:author="user pc" w:date="2022-03-15T10:14:00Z">
            <w:rPr>
              <w:rFonts w:eastAsia="宋体" w:hAnsi="Cambria Math"/>
              <w:vertAlign w:val="subscript"/>
            </w:rPr>
          </w:rPrChange>
        </w:rPr>
        <w:t>(l))</w:t>
      </w:r>
      <w:r w:rsidRPr="D3B72420">
        <w:rPr>
          <w:rFonts w:ascii="Times New Roman" w:cs="Times New Roman" w:eastAsia="宋体" w:hAnsi="Times New Roman"/>
          <w:sz w:val="28"/>
          <w:szCs w:val="28"/>
          <w:rPrChange w:id="20005" w:author="user pc" w:date="2022-03-15T10:14:00Z">
            <w:rPr>
              <w:rFonts w:eastAsia="宋体" w:hAnsi="Cambria Math"/>
            </w:rPr>
          </w:rPrChange>
        </w:rPr>
        <w:t>+ O</w:t>
      </w:r>
      <w:r w:rsidRPr="0B458EE6">
        <w:rPr>
          <w:rFonts w:ascii="Times New Roman" w:cs="Times New Roman" w:eastAsia="宋体" w:hAnsi="Times New Roman"/>
          <w:sz w:val="28"/>
          <w:szCs w:val="28"/>
          <w:vertAlign w:val="subscript"/>
          <w:rPrChange w:id="20006" w:author="user pc" w:date="2022-03-15T10:14:00Z">
            <w:rPr>
              <w:rFonts w:eastAsia="宋体" w:hAnsi="Cambria Math"/>
              <w:vertAlign w:val="subscript"/>
            </w:rPr>
          </w:rPrChange>
        </w:rPr>
        <w:t>2(g)</w:t>
      </w:r>
    </w:p>
    <w:p>
      <w:pPr>
        <w:pStyle w:val="style0"/>
        <w:rPr>
          <w:rFonts w:ascii="Times New Roman" w:cs="Times New Roman" w:eastAsia="宋体" w:hAnsi="Times New Roman"/>
          <w:sz w:val="28"/>
          <w:szCs w:val="28"/>
          <w:rPrChange w:id="20007" w:author="user pc" w:date="2022-03-15T10:14:00Z">
            <w:rPr>
              <w:rFonts w:ascii="Cambria Math" w:eastAsia="宋体" w:hAnsi="Cambria Math"/>
            </w:rPr>
          </w:rPrChange>
        </w:rPr>
      </w:pPr>
      <w:r w:rsidRPr="32632B2E">
        <w:rPr>
          <w:rFonts w:ascii="Times New Roman" w:cs="Times New Roman" w:eastAsia="宋体" w:hAnsi="Times New Roman"/>
          <w:sz w:val="28"/>
          <w:szCs w:val="28"/>
          <w:rPrChange w:id="20008" w:author="user pc" w:date="2022-03-15T10:14:00Z">
            <w:rPr>
              <w:rFonts w:eastAsia="宋体" w:hAnsi="Cambria Math"/>
            </w:rPr>
          </w:rPrChange>
        </w:rPr>
        <w:t>It takes a transfer of 2 moles of electrons to form 1 mole of solid copper (63.5g) from 1 mole of copper(II) ions, Cu</w:t>
      </w:r>
      <w:r w:rsidRPr="1FDD8DCE">
        <w:rPr>
          <w:rFonts w:ascii="Times New Roman" w:cs="Times New Roman" w:eastAsia="宋体" w:hAnsi="Times New Roman"/>
          <w:sz w:val="28"/>
          <w:szCs w:val="28"/>
          <w:vertAlign w:val="superscript"/>
          <w:rPrChange w:id="20009" w:author="user pc" w:date="2022-03-15T10:14:00Z">
            <w:rPr>
              <w:rFonts w:eastAsia="宋体" w:hAnsi="Cambria Math"/>
              <w:vertAlign w:val="superscript"/>
            </w:rPr>
          </w:rPrChange>
        </w:rPr>
        <w:t>2+</w:t>
      </w:r>
      <w:r w:rsidRPr="7078F16B">
        <w:rPr>
          <w:rFonts w:ascii="Times New Roman" w:cs="Times New Roman" w:eastAsia="宋体" w:hAnsi="Times New Roman"/>
          <w:sz w:val="28"/>
          <w:szCs w:val="28"/>
          <w:rPrChange w:id="20010" w:author="user pc" w:date="2022-03-15T10:14:00Z">
            <w:rPr>
              <w:rFonts w:eastAsia="宋体" w:hAnsi="Cambria Math"/>
            </w:rPr>
          </w:rPrChange>
        </w:rPr>
        <w:t>and a transfer of 4 moles of electrons to form 1 mole of oxygen from 4 moles of hydroxide, OH</w:t>
      </w:r>
      <w:r w:rsidRPr="09960C31">
        <w:rPr>
          <w:rFonts w:ascii="Times New Roman" w:cs="Times New Roman" w:eastAsia="宋体" w:hAnsi="Times New Roman"/>
          <w:sz w:val="28"/>
          <w:szCs w:val="28"/>
          <w:vertAlign w:val="superscript"/>
          <w:rPrChange w:id="20011" w:author="user pc" w:date="2022-03-15T10:14:00Z">
            <w:rPr>
              <w:rFonts w:eastAsia="宋体" w:hAnsi="Cambria Math"/>
              <w:vertAlign w:val="superscript"/>
            </w:rPr>
          </w:rPrChange>
        </w:rPr>
        <w:t>-</w:t>
      </w:r>
      <w:r w:rsidRPr="F57244A9">
        <w:rPr>
          <w:rFonts w:ascii="Times New Roman" w:cs="Times New Roman" w:eastAsia="宋体" w:hAnsi="Times New Roman"/>
          <w:sz w:val="28"/>
          <w:szCs w:val="28"/>
          <w:rPrChange w:id="20012" w:author="user pc" w:date="2022-03-15T10:14:00Z">
            <w:rPr>
              <w:rFonts w:eastAsia="宋体" w:hAnsi="Cambria Math"/>
            </w:rPr>
          </w:rPrChange>
        </w:rPr>
        <w:t xml:space="preserve"> nd a </w:t>
      </w:r>
    </w:p>
    <w:p>
      <w:pPr>
        <w:pStyle w:val="style0"/>
        <w:rPr>
          <w:rFonts w:ascii="Times New Roman" w:cs="Times New Roman" w:eastAsia="宋体" w:hAnsi="Times New Roman"/>
          <w:sz w:val="28"/>
          <w:szCs w:val="28"/>
          <w:rPrChange w:id="20013" w:author="user pc" w:date="2022-03-15T10:14:00Z">
            <w:rPr>
              <w:rFonts w:ascii="Cambria Math" w:eastAsia="宋体" w:hAnsi="Cambria Math"/>
            </w:rPr>
          </w:rPrChange>
        </w:rPr>
      </w:pPr>
      <w:r w:rsidRPr="56B5AA7D">
        <w:rPr>
          <w:rFonts w:ascii="Times New Roman" w:cs="Times New Roman" w:eastAsia="宋体" w:hAnsi="Times New Roman"/>
          <w:sz w:val="28"/>
          <w:szCs w:val="28"/>
          <w:rPrChange w:id="20014" w:author="user pc" w:date="2022-03-15T10:14:00Z">
            <w:rPr>
              <w:rFonts w:eastAsia="宋体" w:hAnsi="Cambria Math"/>
            </w:rPr>
          </w:rPrChange>
        </w:rPr>
        <w:t>Therefore the expected mole ratio of Cu</w:t>
      </w:r>
      <w:r w:rsidRPr="0ACEFE49">
        <w:rPr>
          <w:rFonts w:ascii="Times New Roman" w:cs="Times New Roman" w:eastAsia="宋体" w:hAnsi="Times New Roman"/>
          <w:sz w:val="28"/>
          <w:szCs w:val="28"/>
          <w:vertAlign w:val="subscript"/>
          <w:rPrChange w:id="20015" w:author="user pc" w:date="2022-03-15T10:14:00Z">
            <w:rPr>
              <w:rFonts w:eastAsia="宋体" w:hAnsi="Cambria Math"/>
              <w:vertAlign w:val="subscript"/>
            </w:rPr>
          </w:rPrChange>
        </w:rPr>
        <w:t>(s)</w:t>
      </w:r>
      <w:r w:rsidRPr="D371B359">
        <w:rPr>
          <w:rFonts w:ascii="Times New Roman" w:cs="Times New Roman" w:eastAsia="宋体" w:hAnsi="Times New Roman"/>
          <w:sz w:val="28"/>
          <w:szCs w:val="28"/>
          <w:rPrChange w:id="20016" w:author="user pc" w:date="2022-03-15T10:14:00Z">
            <w:rPr>
              <w:rFonts w:eastAsia="宋体" w:hAnsi="Cambria Math"/>
            </w:rPr>
          </w:rPrChange>
        </w:rPr>
        <w:t> s)r</w:t>
      </w:r>
      <w:r w:rsidRPr="8ACD3F7B">
        <w:rPr>
          <w:rFonts w:ascii="Times New Roman" w:cs="Times New Roman" w:eastAsia="宋体" w:hAnsi="Times New Roman"/>
          <w:sz w:val="28"/>
          <w:szCs w:val="28"/>
          <w:vertAlign w:val="subscript"/>
          <w:rPrChange w:id="20017" w:author="user pc" w:date="2022-03-15T10:14:00Z">
            <w:rPr>
              <w:rFonts w:eastAsia="宋体" w:hAnsi="Cambria Math"/>
              <w:vertAlign w:val="subscript"/>
            </w:rPr>
          </w:rPrChange>
        </w:rPr>
        <w:t>2(g)</w:t>
      </w:r>
      <w:r w:rsidRPr="90B77EAE">
        <w:rPr>
          <w:rFonts w:ascii="Times New Roman" w:cs="Times New Roman" w:eastAsia="宋体" w:hAnsi="Times New Roman"/>
          <w:sz w:val="28"/>
          <w:szCs w:val="28"/>
          <w:rPrChange w:id="20018" w:author="user pc" w:date="2022-03-15T10:14:00Z">
            <w:rPr>
              <w:rFonts w:eastAsia="宋体" w:hAnsi="Cambria Math"/>
            </w:rPr>
          </w:rPrChange>
        </w:rPr>
        <w:t> (g)efore the expected mole rat</w:t>
      </w:r>
    </w:p>
    <w:p>
      <w:pPr>
        <w:pStyle w:val="style0"/>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The mole of Cu deposited= </m:t>
          </m:r>
          <m:f>
            <m:fPr>
              <m:ctrlPr>
                <w:rPr>
                  <w:rFonts w:ascii="Cambria Math" w:cs="Times New Roman" w:eastAsia="宋体" w:hAnsi="Cambria Math"/>
                  <w:i/>
                  <w:sz w:val="28"/>
                  <w:szCs w:val="28"/>
                </w:rPr>
              </m:ctrlPr>
            </m:fPr>
            <m:num>
              <m:r>
                <w:rPr>
                  <w:rFonts w:ascii="Cambria Math" w:cs="Times New Roman" w:eastAsia="宋体" w:hAnsi="Cambria Math"/>
                  <w:sz w:val="28"/>
                  <w:szCs w:val="28"/>
                </w:rPr>
                <m:t xml:space="preserve">Mass of Cu deposited </m:t>
              </m:r>
            </m:num>
            <m:den>
              <m:r>
                <w:rPr>
                  <w:rFonts w:ascii="Cambria Math" w:cs="Times New Roman" w:eastAsia="宋体" w:hAnsi="Cambria Math"/>
                  <w:sz w:val="28"/>
                  <w:szCs w:val="28"/>
                </w:rPr>
                <m:t>Atomic mass of Cu</m:t>
              </m:r>
            </m:den>
          </m:f>
          <m:r>
            <w:rPr>
              <w:rFonts w:ascii="Cambria Math" w:cs="Times New Roman" w:eastAsia="宋体" w:hAnsi="Cambria Math"/>
              <w:sz w:val="28"/>
              <w:szCs w:val="28"/>
            </w:rPr>
            <m:t>=</m:t>
          </m:r>
          <m:f>
            <m:fPr>
              <m:ctrlPr>
                <w:rPr>
                  <w:rFonts w:ascii="Cambria Math" w:cs="Times New Roman" w:eastAsia="宋体" w:hAnsi="Cambria Math"/>
                  <w:i/>
                  <w:sz w:val="28"/>
                  <w:szCs w:val="28"/>
                </w:rPr>
              </m:ctrlPr>
            </m:fPr>
            <m:num>
              <m:r>
                <w:rPr>
                  <w:rFonts w:ascii="Cambria Math" w:cs="Times New Roman" w:eastAsia="宋体" w:hAnsi="Cambria Math"/>
                  <w:sz w:val="28"/>
                  <w:szCs w:val="28"/>
                </w:rPr>
                <m:t>254</m:t>
              </m:r>
            </m:num>
            <m:den>
              <m:r>
                <w:rPr>
                  <w:rFonts w:ascii="Cambria Math" w:cs="Times New Roman" w:eastAsia="宋体" w:hAnsi="Cambria Math"/>
                  <w:sz w:val="28"/>
                  <w:szCs w:val="28"/>
                </w:rPr>
                <m:t>63.5</m:t>
              </m:r>
            </m:den>
          </m:f>
          <m:r>
            <w:rPr>
              <w:rFonts w:ascii="Cambria Math" w:cs="Times New Roman" w:eastAsia="宋体" w:hAnsi="Cambria Math"/>
              <w:sz w:val="28"/>
              <w:szCs w:val="28"/>
            </w:rPr>
            <m:t>=4.0 moles</m:t>
          </m:r>
        </m:oMath>
      </m:oMathPara>
    </w:p>
    <w:p>
      <w:pPr>
        <w:pStyle w:val="style0"/>
        <w:rPr>
          <w:rFonts w:ascii="Times New Roman" w:cs="Times New Roman" w:eastAsia="宋体" w:hAnsi="Times New Roman"/>
          <w:sz w:val="28"/>
          <w:szCs w:val="28"/>
          <w:rPrChange w:id="20019" w:author="user pc" w:date="2022-03-15T10:14:00Z">
            <w:rPr>
              <w:rFonts w:eastAsia="宋体" w:hAnsi="Cambria Math"/>
            </w:rPr>
          </w:rPrChange>
        </w:rPr>
      </w:pPr>
      <w:r>
        <w:rPr>
          <w:rFonts w:ascii="Times New Roman" w:cs="Times New Roman" w:eastAsia="宋体" w:hAnsi="Times New Roman"/>
          <w:sz w:val="28"/>
          <w:szCs w:val="28"/>
        </w:rPr>
        <w:t>S</w:t>
      </w:r>
      <w:r w:rsidRPr="E36051CA">
        <w:rPr>
          <w:rFonts w:ascii="Times New Roman" w:cs="Times New Roman" w:eastAsia="宋体" w:hAnsi="Times New Roman"/>
          <w:sz w:val="28"/>
          <w:szCs w:val="28"/>
          <w:rPrChange w:id="20020" w:author="user pc" w:date="2022-03-15T10:14:00Z">
            <w:rPr>
              <w:rFonts w:eastAsia="宋体" w:hAnsi="Cambria Math"/>
            </w:rPr>
          </w:rPrChange>
        </w:rPr>
        <w:t>o moles</w:t>
      </w:r>
      <w:r>
        <w:rPr>
          <w:rFonts w:ascii="Times New Roman" w:cs="Times New Roman" w:eastAsia="宋体" w:hAnsi="Times New Roman"/>
          <w:sz w:val="28"/>
          <w:szCs w:val="28"/>
        </w:rPr>
        <w:t xml:space="preserve"> of oxygen formed = 1 mole, the atomic mass of O</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 xml:space="preserve"> = 32g. Hence, the mass of oxygen formed = 32g </w:t>
      </w:r>
      <w:r w:rsidRPr="4FE6ACBD">
        <w:rPr>
          <w:rFonts w:ascii="Times New Roman" w:cs="Times New Roman" w:eastAsia="宋体" w:hAnsi="Times New Roman"/>
          <w:sz w:val="28"/>
          <w:szCs w:val="28"/>
          <w:rPrChange w:id="20021" w:author="user pc" w:date="2022-03-15T10:14:00Z">
            <w:rPr>
              <w:rFonts w:eastAsia="宋体" w:hAnsi="Cambria Math"/>
            </w:rPr>
          </w:rPrChange>
        </w:rPr>
        <w:t>and volume of</w:t>
      </w:r>
      <w:r>
        <w:rPr>
          <w:rFonts w:ascii="Times New Roman" w:cs="Times New Roman" w:eastAsia="宋体" w:hAnsi="Times New Roman"/>
          <w:sz w:val="28"/>
          <w:szCs w:val="28"/>
        </w:rPr>
        <w:t xml:space="preserve"> 1 mole of oxygen =1</w:t>
      </w:r>
      <w:r w:rsidRPr="4A591697">
        <w:rPr>
          <w:rFonts w:ascii="Times New Roman" w:cs="Times New Roman" w:eastAsia="宋体" w:hAnsi="Times New Roman"/>
          <w:sz w:val="28"/>
          <w:szCs w:val="28"/>
          <w:rPrChange w:id="20022" w:author="user pc" w:date="2022-03-15T10:14:00Z">
            <w:rPr>
              <w:rFonts w:eastAsia="宋体" w:hAnsi="Cambria Math"/>
            </w:rPr>
          </w:rPrChange>
        </w:rPr>
        <w:t>2 x 2</w:t>
      </w:r>
      <w:r>
        <w:rPr>
          <w:rFonts w:ascii="Times New Roman" w:cs="Times New Roman" w:eastAsia="宋体" w:hAnsi="Times New Roman"/>
          <w:sz w:val="28"/>
          <w:szCs w:val="28"/>
        </w:rPr>
        <w:t>2.</w:t>
      </w:r>
      <w:r w:rsidRPr="041F6BB4">
        <w:rPr>
          <w:rFonts w:ascii="Times New Roman" w:cs="Times New Roman" w:eastAsia="宋体" w:hAnsi="Times New Roman"/>
          <w:sz w:val="28"/>
          <w:szCs w:val="28"/>
          <w:rPrChange w:id="20023" w:author="user pc" w:date="2022-03-15T10:14:00Z">
            <w:rPr>
              <w:rFonts w:eastAsia="宋体" w:hAnsi="Cambria Math"/>
            </w:rPr>
          </w:rPrChange>
        </w:rPr>
        <w:t xml:space="preserve">4 = </w:t>
      </w:r>
      <w:r>
        <w:rPr>
          <w:rFonts w:ascii="Times New Roman" w:cs="Times New Roman" w:eastAsia="宋体" w:hAnsi="Times New Roman"/>
          <w:sz w:val="28"/>
          <w:szCs w:val="28"/>
        </w:rPr>
        <w:t>22.4</w:t>
      </w:r>
      <w:r w:rsidRPr="E628BF9C">
        <w:rPr>
          <w:rFonts w:ascii="Times New Roman" w:cs="Times New Roman" w:eastAsia="宋体" w:hAnsi="Times New Roman"/>
          <w:sz w:val="28"/>
          <w:szCs w:val="28"/>
          <w:rPrChange w:id="20024" w:author="user pc" w:date="2022-03-15T10:14:00Z">
            <w:rPr>
              <w:rFonts w:eastAsia="宋体" w:hAnsi="Cambria Math"/>
            </w:rPr>
          </w:rPrChange>
        </w:rPr>
        <w:t xml:space="preserve"> dm</w:t>
      </w:r>
      <w:r w:rsidRPr="666C8AB0">
        <w:rPr>
          <w:rFonts w:ascii="Times New Roman" w:cs="Times New Roman" w:eastAsia="宋体" w:hAnsi="Times New Roman"/>
          <w:sz w:val="28"/>
          <w:szCs w:val="28"/>
          <w:vertAlign w:val="superscript"/>
          <w:rPrChange w:id="20025" w:author="user pc" w:date="2022-03-15T10:14:00Z">
            <w:rPr>
              <w:rFonts w:eastAsia="宋体" w:hAnsi="Cambria Math"/>
              <w:vertAlign w:val="superscript"/>
            </w:rPr>
          </w:rPrChange>
        </w:rPr>
        <w:t>3d</w:t>
      </w:r>
    </w:p>
    <w:p>
      <w:pPr>
        <w:pStyle w:val="style0"/>
        <w:rPr>
          <w:rFonts w:ascii="Times New Roman" w:cs="Times New Roman" w:eastAsia="宋体" w:hAnsi="Times New Roman"/>
          <w:sz w:val="28"/>
          <w:szCs w:val="28"/>
          <w:rPrChange w:id="20026" w:author="user pc" w:date="2022-03-15T10:14:00Z">
            <w:rPr>
              <w:rFonts w:ascii="Cambria Math" w:eastAsia="宋体" w:hAnsi="Cambria Math"/>
            </w:rPr>
          </w:rPrChange>
        </w:rPr>
      </w:pPr>
      <w:r>
        <w:rPr>
          <w:rFonts w:ascii="Times New Roman" w:cs="Times New Roman" w:eastAsia="宋体" w:hAnsi="Times New Roman"/>
          <w:sz w:val="28"/>
          <w:szCs w:val="28"/>
        </w:rPr>
        <w:t xml:space="preserve"> </w:t>
      </w:r>
    </w:p>
    <w:p>
      <w:pPr>
        <w:pStyle w:val="style0"/>
        <w:rPr>
          <w:rFonts w:ascii="Times New Roman" w:cs="Times New Roman" w:eastAsia="宋体" w:hAnsi="Times New Roman"/>
          <w:sz w:val="28"/>
          <w:szCs w:val="28"/>
          <w:rPrChange w:id="20027" w:author="user pc" w:date="2022-03-15T10:14:00Z">
            <w:rPr>
              <w:rFonts w:eastAsia="宋体" w:hAnsi="Cambria Math"/>
            </w:rPr>
          </w:rPrChange>
        </w:rPr>
      </w:pPr>
      <w:r w:rsidRPr="9009BA3F">
        <w:rPr>
          <w:rFonts w:ascii="Times New Roman" w:cs="Times New Roman" w:eastAsia="宋体" w:hAnsi="Times New Roman"/>
          <w:sz w:val="28"/>
          <w:szCs w:val="28"/>
          <w:rPrChange w:id="20028" w:author="user pc" w:date="2022-03-15T10:14:00Z">
            <w:rPr>
              <w:rFonts w:eastAsia="宋体" w:hAnsi="Cambria Math"/>
            </w:rPr>
          </w:rPrChange>
        </w:rPr>
        <w:t>8.</w:t>
      </w:r>
      <w:r>
        <w:rPr>
          <w:rFonts w:ascii="Times New Roman" w:cs="Times New Roman" w:eastAsia="宋体" w:hAnsi="Times New Roman"/>
          <w:sz w:val="28"/>
          <w:szCs w:val="28"/>
        </w:rPr>
        <w:t xml:space="preserve"> </w:t>
      </w:r>
      <w:r w:rsidRPr="0C2268DD">
        <w:rPr>
          <w:rFonts w:ascii="Times New Roman" w:cs="Times New Roman" w:eastAsia="宋体" w:hAnsi="Times New Roman"/>
          <w:sz w:val="28"/>
          <w:szCs w:val="28"/>
          <w:rPrChange w:id="20029" w:author="user pc" w:date="2022-03-15T10:14:00Z">
            <w:rPr>
              <w:rFonts w:eastAsia="宋体" w:hAnsi="Cambria Math"/>
            </w:rPr>
          </w:rPrChange>
        </w:rPr>
        <w:t>In the industrial manufacture of aluminium by electrolysis of the molten oxide (plus cryolite) 250kg of aluminium are formed.</w:t>
      </w:r>
      <w:r>
        <w:rPr>
          <w:rFonts w:ascii="Times New Roman" w:cs="Times New Roman" w:eastAsia="宋体" w:hAnsi="Times New Roman"/>
          <w:sz w:val="28"/>
          <w:szCs w:val="28"/>
        </w:rPr>
        <w:t xml:space="preserve"> </w:t>
      </w:r>
      <w:r w:rsidRPr="5922932C">
        <w:rPr>
          <w:rFonts w:ascii="Times New Roman" w:cs="Times New Roman" w:eastAsia="宋体" w:hAnsi="Times New Roman"/>
          <w:sz w:val="28"/>
          <w:szCs w:val="28"/>
          <w:rPrChange w:id="20030" w:author="user pc" w:date="2022-03-15T10:14:00Z">
            <w:rPr>
              <w:rFonts w:eastAsia="宋体" w:hAnsi="Cambria Math"/>
            </w:rPr>
          </w:rPrChange>
        </w:rPr>
        <w:t>What volume of oxygen would be theoretically formed at room temperature and pressure?[ Ar</w:t>
      </w:r>
      <w:r>
        <w:rPr>
          <w:rFonts w:ascii="Times New Roman" w:cs="Times New Roman" w:eastAsia="宋体" w:hAnsi="Times New Roman"/>
          <w:sz w:val="28"/>
          <w:szCs w:val="28"/>
        </w:rPr>
        <w:t>(Al) = 27 and 1 mole of gas at R.</w:t>
      </w:r>
      <w:r w:rsidRPr="8B8B5066">
        <w:rPr>
          <w:rFonts w:ascii="Times New Roman" w:cs="Times New Roman" w:eastAsia="宋体" w:hAnsi="Times New Roman"/>
          <w:sz w:val="28"/>
          <w:szCs w:val="28"/>
          <w:rPrChange w:id="20031" w:author="user pc" w:date="2022-03-15T10:14:00Z">
            <w:rPr>
              <w:rFonts w:eastAsia="宋体" w:hAnsi="Cambria Math"/>
            </w:rPr>
          </w:rPrChange>
        </w:rPr>
        <w:t>T</w:t>
      </w:r>
      <w:r>
        <w:rPr>
          <w:rFonts w:ascii="Times New Roman" w:cs="Times New Roman" w:eastAsia="宋体" w:hAnsi="Times New Roman"/>
          <w:sz w:val="28"/>
          <w:szCs w:val="28"/>
        </w:rPr>
        <w:t>.</w:t>
      </w:r>
      <w:r w:rsidRPr="7F24BDFD">
        <w:rPr>
          <w:rFonts w:ascii="Times New Roman" w:cs="Times New Roman" w:eastAsia="宋体" w:hAnsi="Times New Roman"/>
          <w:sz w:val="28"/>
          <w:szCs w:val="28"/>
          <w:rPrChange w:id="20032" w:author="user pc" w:date="2022-03-15T10:14:00Z">
            <w:rPr>
              <w:rFonts w:eastAsia="宋体" w:hAnsi="Cambria Math"/>
            </w:rPr>
          </w:rPrChange>
        </w:rPr>
        <w:t>P = 2</w:t>
      </w:r>
      <w:r>
        <w:rPr>
          <w:rFonts w:ascii="Times New Roman" w:cs="Times New Roman" w:eastAsia="宋体" w:hAnsi="Times New Roman"/>
          <w:sz w:val="28"/>
          <w:szCs w:val="28"/>
        </w:rPr>
        <w:t>2.</w:t>
      </w:r>
      <w:r w:rsidRPr="82A8625E">
        <w:rPr>
          <w:rFonts w:ascii="Times New Roman" w:cs="Times New Roman" w:eastAsia="宋体" w:hAnsi="Times New Roman"/>
          <w:sz w:val="28"/>
          <w:szCs w:val="28"/>
          <w:rPrChange w:id="20033" w:author="user pc" w:date="2022-03-15T10:14:00Z">
            <w:rPr>
              <w:rFonts w:eastAsia="宋体" w:hAnsi="Cambria Math"/>
            </w:rPr>
          </w:rPrChange>
        </w:rPr>
        <w:t>4 dm</w:t>
      </w:r>
      <w:r w:rsidRPr="E90E7BAD">
        <w:rPr>
          <w:rFonts w:ascii="Times New Roman" w:cs="Times New Roman" w:eastAsia="宋体" w:hAnsi="Times New Roman"/>
          <w:sz w:val="28"/>
          <w:szCs w:val="28"/>
          <w:vertAlign w:val="superscript"/>
          <w:rPrChange w:id="20034" w:author="user pc" w:date="2022-03-15T10:14:00Z">
            <w:rPr>
              <w:rFonts w:eastAsia="宋体" w:hAnsi="Cambria Math"/>
              <w:vertAlign w:val="superscript"/>
            </w:rPr>
          </w:rPrChange>
        </w:rPr>
        <w:t xml:space="preserve">3 </w:t>
      </w:r>
      <w:r w:rsidRPr="73FA8718">
        <w:rPr>
          <w:rFonts w:ascii="Times New Roman" w:cs="Times New Roman" w:eastAsia="宋体" w:hAnsi="Times New Roman"/>
          <w:sz w:val="28"/>
          <w:szCs w:val="28"/>
          <w:rPrChange w:id="20035" w:author="user pc" w:date="2022-03-15T10:14:00Z">
            <w:rPr>
              <w:rFonts w:eastAsia="宋体" w:hAnsi="Cambria Math"/>
            </w:rPr>
          </w:rPrChange>
        </w:rPr>
        <w:t>(litres) ]</w:t>
      </w:r>
    </w:p>
    <w:p>
      <w:pPr>
        <w:pStyle w:val="style0"/>
        <w:rPr>
          <w:rFonts w:ascii="Times New Roman" w:cs="Times New Roman" w:eastAsia="宋体" w:hAnsi="Times New Roman"/>
          <w:b/>
          <w:bCs/>
          <w:sz w:val="28"/>
          <w:szCs w:val="28"/>
          <w:rPrChange w:id="20036" w:author="user pc" w:date="2022-03-15T10:14:00Z">
            <w:rPr>
              <w:rFonts w:eastAsia="宋体" w:hAnsi="Cambria Math"/>
              <w:b/>
              <w:bCs/>
            </w:rPr>
          </w:rPrChange>
        </w:rPr>
      </w:pPr>
      <w:r w:rsidRPr="551E7BD7">
        <w:rPr>
          <w:rFonts w:ascii="Times New Roman" w:cs="Times New Roman" w:eastAsia="宋体" w:hAnsi="Times New Roman"/>
          <w:b/>
          <w:bCs/>
          <w:sz w:val="28"/>
          <w:szCs w:val="28"/>
          <w:rPrChange w:id="20037"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20038" w:author="user pc" w:date="2022-03-15T10:14:00Z">
            <w:rPr>
              <w:rFonts w:ascii="Cambria Math" w:eastAsia="宋体" w:hAnsi="Cambria Math"/>
            </w:rPr>
          </w:rPrChange>
        </w:rPr>
      </w:pPr>
      <w:r w:rsidRPr="5B7040D8">
        <w:rPr>
          <w:rFonts w:ascii="Times New Roman" w:cs="Times New Roman" w:eastAsia="宋体" w:hAnsi="Times New Roman"/>
          <w:sz w:val="28"/>
          <w:szCs w:val="28"/>
          <w:rPrChange w:id="20039" w:author="user pc" w:date="2022-03-15T10:14:00Z">
            <w:rPr>
              <w:rFonts w:eastAsia="宋体" w:hAnsi="Cambria Math"/>
            </w:rPr>
          </w:rPrChange>
        </w:rPr>
        <w:t>Aluminium oxide is Al</w:t>
      </w:r>
      <w:r w:rsidRPr="8482AC05">
        <w:rPr>
          <w:rFonts w:ascii="Times New Roman" w:cs="Times New Roman" w:eastAsia="宋体" w:hAnsi="Times New Roman"/>
          <w:sz w:val="28"/>
          <w:szCs w:val="28"/>
          <w:vertAlign w:val="subscript"/>
          <w:rPrChange w:id="20040" w:author="user pc" w:date="2022-03-15T10:14:00Z">
            <w:rPr>
              <w:rFonts w:eastAsia="宋体" w:hAnsi="Cambria Math"/>
              <w:vertAlign w:val="subscript"/>
            </w:rPr>
          </w:rPrChange>
        </w:rPr>
        <w:t>2</w:t>
      </w:r>
      <w:r w:rsidRPr="29CB6CA7">
        <w:rPr>
          <w:rFonts w:ascii="Times New Roman" w:cs="Times New Roman" w:eastAsia="宋体" w:hAnsi="Times New Roman"/>
          <w:sz w:val="28"/>
          <w:szCs w:val="28"/>
          <w:rPrChange w:id="20041" w:author="user pc" w:date="2022-03-15T10:14:00Z">
            <w:rPr>
              <w:rFonts w:eastAsia="宋体" w:hAnsi="Cambria Math"/>
            </w:rPr>
          </w:rPrChange>
        </w:rPr>
        <w:t>O</w:t>
      </w:r>
      <w:r w:rsidRPr="8FBF9742">
        <w:rPr>
          <w:rFonts w:ascii="Times New Roman" w:cs="Times New Roman" w:eastAsia="宋体" w:hAnsi="Times New Roman"/>
          <w:sz w:val="28"/>
          <w:szCs w:val="28"/>
          <w:vertAlign w:val="subscript"/>
          <w:rPrChange w:id="20042" w:author="user pc" w:date="2022-03-15T10:14:00Z">
            <w:rPr>
              <w:rFonts w:eastAsia="宋体" w:hAnsi="Cambria Math"/>
              <w:vertAlign w:val="subscript"/>
            </w:rPr>
          </w:rPrChange>
        </w:rPr>
        <w:t>3</w:t>
      </w:r>
      <w:r w:rsidRPr="B7FAE154">
        <w:rPr>
          <w:rFonts w:ascii="Times New Roman" w:cs="Times New Roman" w:eastAsia="宋体" w:hAnsi="Times New Roman"/>
          <w:sz w:val="28"/>
          <w:szCs w:val="28"/>
          <w:rPrChange w:id="20043" w:author="user pc" w:date="2022-03-15T10:14:00Z">
            <w:rPr>
              <w:rFonts w:eastAsia="宋体" w:hAnsi="Cambria Math"/>
            </w:rPr>
          </w:rPrChange>
        </w:rPr>
        <w:t>, so on splitting in electrolysis</w:t>
      </w:r>
      <w:r>
        <w:rPr>
          <w:rFonts w:ascii="Times New Roman" w:cs="Times New Roman" w:eastAsia="宋体" w:hAnsi="Times New Roman"/>
          <w:sz w:val="28"/>
          <w:szCs w:val="28"/>
        </w:rPr>
        <w:t>,</w:t>
      </w:r>
      <w:r w:rsidRPr="22ECF5C0">
        <w:rPr>
          <w:rFonts w:ascii="Times New Roman" w:cs="Times New Roman" w:eastAsia="宋体" w:hAnsi="Times New Roman"/>
          <w:sz w:val="28"/>
          <w:szCs w:val="28"/>
          <w:rPrChange w:id="20044" w:author="user pc" w:date="2022-03-15T10:14:00Z">
            <w:rPr>
              <w:rFonts w:eastAsia="宋体" w:hAnsi="Cambria Math"/>
            </w:rPr>
          </w:rPrChange>
        </w:rPr>
        <w:t xml:space="preserve"> the atomic ratio forelectrolysiseoretically formed at room temp</w:t>
      </w:r>
      <w:r w:rsidRPr="53CA4759">
        <w:rPr>
          <w:rFonts w:ascii="Times New Roman" w:cs="Times New Roman" w:eastAsia="宋体" w:hAnsi="Times New Roman"/>
          <w:sz w:val="28"/>
          <w:szCs w:val="28"/>
          <w:vertAlign w:val="subscript"/>
          <w:rPrChange w:id="20045" w:author="user pc" w:date="2022-03-15T10:14:00Z">
            <w:rPr>
              <w:rFonts w:eastAsia="宋体" w:hAnsi="Cambria Math"/>
              <w:vertAlign w:val="subscript"/>
            </w:rPr>
          </w:rPrChange>
        </w:rPr>
        <w:t>2t</w:t>
      </w:r>
      <w:r w:rsidRPr="79805C9C">
        <w:rPr>
          <w:rFonts w:ascii="Times New Roman" w:cs="Times New Roman" w:eastAsia="宋体" w:hAnsi="Times New Roman"/>
          <w:sz w:val="28"/>
          <w:szCs w:val="28"/>
          <w:rPrChange w:id="20046" w:author="user pc" w:date="2022-03-15T10:14:00Z">
            <w:rPr>
              <w:rFonts w:eastAsia="宋体" w:hAnsi="Cambria Math"/>
            </w:rPr>
          </w:rPrChange>
        </w:rPr>
        <w:t>orhe ato</w:t>
      </w:r>
    </w:p>
    <w:p>
      <w:pPr>
        <w:pStyle w:val="style0"/>
        <w:rPr>
          <w:rFonts w:ascii="Times New Roman" w:cs="Times New Roman" w:eastAsia="宋体" w:hAnsi="Times New Roman"/>
          <w:sz w:val="28"/>
          <w:szCs w:val="28"/>
          <w:rPrChange w:id="20047" w:author="user pc" w:date="2022-03-15T10:14:00Z">
            <w:rPr>
              <w:rFonts w:ascii="Cambria Math" w:eastAsia="宋体" w:hAnsi="Cambria Math"/>
            </w:rPr>
          </w:rPrChange>
        </w:rPr>
      </w:pPr>
      <w:r w:rsidRPr="71290341">
        <w:rPr>
          <w:rFonts w:ascii="Times New Roman" w:cs="Times New Roman" w:eastAsia="宋体" w:hAnsi="Times New Roman"/>
          <w:sz w:val="28"/>
          <w:szCs w:val="28"/>
          <w:rPrChange w:id="20048" w:author="user pc" w:date="2022-03-15T10:14:00Z">
            <w:rPr>
              <w:rFonts w:eastAsia="宋体" w:hAnsi="Cambria Math"/>
            </w:rPr>
          </w:rPrChange>
        </w:rPr>
        <w:t>4Al</w:t>
      </w:r>
      <w:r w:rsidRPr="D105B560">
        <w:rPr>
          <w:rFonts w:ascii="Times New Roman" w:cs="Times New Roman" w:eastAsia="宋体" w:hAnsi="Times New Roman"/>
          <w:sz w:val="28"/>
          <w:szCs w:val="28"/>
          <w:vertAlign w:val="superscript"/>
          <w:rPrChange w:id="20049" w:author="user pc" w:date="2022-03-15T10:14:00Z">
            <w:rPr>
              <w:rFonts w:eastAsia="宋体" w:hAnsi="Cambria Math"/>
              <w:vertAlign w:val="superscript"/>
            </w:rPr>
          </w:rPrChange>
        </w:rPr>
        <w:t>3+</w:t>
      </w:r>
      <w:r w:rsidRPr="16BA41DB">
        <w:rPr>
          <w:rFonts w:ascii="Times New Roman" w:cs="Times New Roman" w:eastAsia="宋体" w:hAnsi="Times New Roman"/>
          <w:sz w:val="28"/>
          <w:szCs w:val="28"/>
          <w:vertAlign w:val="subscript"/>
          <w:rPrChange w:id="20050" w:author="user pc" w:date="2022-03-15T10:14:00Z">
            <w:rPr>
              <w:rFonts w:eastAsia="宋体" w:hAnsi="Cambria Math"/>
              <w:vertAlign w:val="subscript"/>
            </w:rPr>
          </w:rPrChange>
        </w:rPr>
        <w:t>(aq)</w:t>
      </w:r>
      <w:r w:rsidRPr="974F2465">
        <w:rPr>
          <w:rFonts w:ascii="Times New Roman" w:cs="Times New Roman" w:eastAsia="宋体" w:hAnsi="Times New Roman"/>
          <w:sz w:val="28"/>
          <w:szCs w:val="28"/>
          <w:rPrChange w:id="20051" w:author="user pc" w:date="2022-03-15T10:14:00Z">
            <w:rPr>
              <w:rFonts w:eastAsia="宋体" w:hAnsi="Cambria Math"/>
            </w:rPr>
          </w:rPrChange>
        </w:rPr>
        <w:t> aq) a</w:t>
      </w:r>
      <w:r w:rsidRPr="5325F307">
        <w:rPr>
          <w:rFonts w:ascii="Times New Roman" w:cs="Times New Roman" w:eastAsia="宋体" w:hAnsi="Times New Roman"/>
          <w:sz w:val="28"/>
          <w:szCs w:val="28"/>
          <w:vertAlign w:val="superscript"/>
          <w:rPrChange w:id="20052" w:author="user pc" w:date="2022-03-15T10:14:00Z">
            <w:rPr>
              <w:rFonts w:eastAsia="宋体" w:hAnsi="Cambria Math"/>
              <w:vertAlign w:val="superscript"/>
            </w:rPr>
          </w:rPrChange>
        </w:rPr>
        <w:t>-a</w:t>
      </w:r>
      <w:r w:rsidRPr="51FEBA03">
        <w:rPr>
          <w:rFonts w:ascii="Times New Roman" w:cs="Times New Roman" w:eastAsia="宋体" w:hAnsi="Times New Roman"/>
          <w:sz w:val="28"/>
          <w:szCs w:val="28"/>
          <w:rPrChange w:id="20053" w:author="user pc" w:date="2022-03-15T10:14:00Z">
            <w:rPr>
              <w:rFonts w:eastAsia="宋体" w:hAnsi="Cambria Math"/>
            </w:rPr>
          </w:rPrChange>
        </w:rPr>
        <w:t>==&gt;) at</w:t>
      </w:r>
      <w:r w:rsidRPr="A73B41DB">
        <w:rPr>
          <w:rFonts w:ascii="Times New Roman" w:cs="Times New Roman" w:eastAsia="宋体" w:hAnsi="Times New Roman"/>
          <w:sz w:val="28"/>
          <w:szCs w:val="28"/>
          <w:vertAlign w:val="subscript"/>
          <w:rPrChange w:id="20054" w:author="user pc" w:date="2022-03-15T10:14:00Z">
            <w:rPr>
              <w:rFonts w:eastAsia="宋体" w:hAnsi="Cambria Math"/>
              <w:vertAlign w:val="subscript"/>
            </w:rPr>
          </w:rPrChange>
        </w:rPr>
        <w:t>(s)</w:t>
      </w:r>
      <w:r w:rsidRPr="7460D547">
        <w:rPr>
          <w:rFonts w:ascii="Times New Roman" w:cs="Times New Roman" w:eastAsia="宋体" w:hAnsi="Times New Roman"/>
          <w:sz w:val="28"/>
          <w:szCs w:val="28"/>
          <w:rPrChange w:id="20055" w:author="user pc" w:date="2022-03-15T10:14:00Z">
            <w:rPr>
              <w:rFonts w:eastAsia="宋体" w:hAnsi="Cambria Math"/>
            </w:rPr>
          </w:rPrChange>
        </w:rPr>
        <w:t> s)) at</w:t>
      </w:r>
      <w:r w:rsidRPr="7A91B5C2">
        <w:rPr>
          <w:rFonts w:ascii="Times New Roman" w:cs="Times New Roman" w:eastAsia="宋体" w:hAnsi="Times New Roman"/>
          <w:sz w:val="28"/>
          <w:szCs w:val="28"/>
          <w:vertAlign w:val="superscript"/>
          <w:rPrChange w:id="20056" w:author="user pc" w:date="2022-03-15T10:14:00Z">
            <w:rPr>
              <w:rFonts w:eastAsia="宋体" w:hAnsi="Cambria Math"/>
              <w:vertAlign w:val="superscript"/>
            </w:rPr>
          </w:rPrChange>
        </w:rPr>
        <w:t>2-</w:t>
      </w:r>
      <w:r w:rsidRPr="6E483096">
        <w:rPr>
          <w:rFonts w:ascii="Times New Roman" w:cs="Times New Roman" w:eastAsia="宋体" w:hAnsi="Times New Roman"/>
          <w:sz w:val="28"/>
          <w:szCs w:val="28"/>
          <w:vertAlign w:val="subscript"/>
          <w:rPrChange w:id="20057" w:author="user pc" w:date="2022-03-15T10:14:00Z">
            <w:rPr>
              <w:rFonts w:eastAsia="宋体" w:hAnsi="Cambria Math"/>
              <w:vertAlign w:val="subscript"/>
            </w:rPr>
          </w:rPrChange>
        </w:rPr>
        <w:t xml:space="preserve">(aq) </w:t>
      </w:r>
      <w:r w:rsidRPr="01636FC0">
        <w:rPr>
          <w:rFonts w:ascii="Times New Roman" w:cs="Times New Roman" w:eastAsia="宋体" w:hAnsi="Times New Roman"/>
          <w:sz w:val="28"/>
          <w:szCs w:val="28"/>
          <w:rPrChange w:id="20058" w:author="user pc" w:date="2022-03-15T10:14:00Z">
            <w:rPr>
              <w:rFonts w:eastAsia="宋体" w:hAnsi="Cambria Math"/>
            </w:rPr>
          </w:rPrChange>
        </w:rPr>
        <w:t>- 12e</w:t>
      </w:r>
      <w:r w:rsidRPr="57CFD2E6">
        <w:rPr>
          <w:rFonts w:ascii="Times New Roman" w:cs="Times New Roman" w:eastAsia="宋体" w:hAnsi="Times New Roman"/>
          <w:sz w:val="28"/>
          <w:szCs w:val="28"/>
          <w:vertAlign w:val="superscript"/>
          <w:rPrChange w:id="20059" w:author="user pc" w:date="2022-03-15T10:14:00Z">
            <w:rPr>
              <w:rFonts w:eastAsia="宋体" w:hAnsi="Cambria Math"/>
              <w:vertAlign w:val="superscript"/>
            </w:rPr>
          </w:rPrChange>
        </w:rPr>
        <w:t xml:space="preserve">- </w:t>
      </w:r>
      <w:r w:rsidRPr="60D11915">
        <w:rPr>
          <w:rFonts w:ascii="Times New Roman" w:cs="Times New Roman" w:eastAsia="宋体" w:hAnsi="Times New Roman"/>
          <w:sz w:val="28"/>
          <w:szCs w:val="28"/>
          <w:rPrChange w:id="20060" w:author="user pc" w:date="2022-03-15T10:14:00Z">
            <w:rPr>
              <w:rFonts w:eastAsia="宋体" w:hAnsi="Cambria Math"/>
            </w:rPr>
          </w:rPrChange>
        </w:rPr>
        <w:t>==&gt;2ea</w:t>
      </w:r>
      <w:r w:rsidRPr="D17F79EA">
        <w:rPr>
          <w:rFonts w:ascii="Times New Roman" w:cs="Times New Roman" w:eastAsia="宋体" w:hAnsi="Times New Roman"/>
          <w:sz w:val="28"/>
          <w:szCs w:val="28"/>
          <w:vertAlign w:val="subscript"/>
          <w:rPrChange w:id="20061" w:author="user pc" w:date="2022-03-15T10:14:00Z">
            <w:rPr>
              <w:rFonts w:eastAsia="宋体" w:hAnsi="Cambria Math"/>
              <w:vertAlign w:val="subscript"/>
            </w:rPr>
          </w:rPrChange>
        </w:rPr>
        <w:t>2(g)</w:t>
      </w:r>
    </w:p>
    <w:p>
      <w:pPr>
        <w:pStyle w:val="style0"/>
        <w:rPr>
          <w:rFonts w:ascii="Times New Roman" w:cs="Times New Roman" w:eastAsia="宋体" w:hAnsi="Times New Roman"/>
          <w:sz w:val="28"/>
          <w:szCs w:val="28"/>
          <w:rPrChange w:id="20062" w:author="user pc" w:date="2022-03-15T10:14:00Z">
            <w:rPr>
              <w:rFonts w:ascii="Cambria Math" w:eastAsia="宋体" w:hAnsi="Cambria Math"/>
            </w:rPr>
          </w:rPrChange>
        </w:rPr>
      </w:pPr>
      <w:r w:rsidRPr="936C8C1B">
        <w:rPr>
          <w:rFonts w:ascii="Times New Roman" w:cs="Times New Roman" w:eastAsia="宋体" w:hAnsi="Times New Roman"/>
          <w:b/>
          <w:sz w:val="28"/>
          <w:szCs w:val="28"/>
          <w:rPrChange w:id="20063" w:author="user pc" w:date="2022-03-15T10:14:00Z">
            <w:rPr>
              <w:rFonts w:eastAsia="宋体" w:hAnsi="Cambria Math"/>
            </w:rPr>
          </w:rPrChange>
        </w:rPr>
        <w:t>Note:</w:t>
      </w:r>
      <w:r w:rsidRPr="E2273A9D">
        <w:rPr>
          <w:rFonts w:ascii="Times New Roman" w:cs="Times New Roman" w:eastAsia="宋体" w:hAnsi="Times New Roman"/>
          <w:sz w:val="28"/>
          <w:szCs w:val="28"/>
          <w:rPrChange w:id="20064" w:author="user pc" w:date="2022-03-15T10:14:00Z">
            <w:rPr>
              <w:rFonts w:eastAsia="宋体" w:hAnsi="Cambria Math"/>
            </w:rPr>
          </w:rPrChange>
        </w:rPr>
        <w:t xml:space="preserve"> It takes 12 electrons added to four Al</w:t>
      </w:r>
      <w:r w:rsidRPr="3C1E0D06">
        <w:rPr>
          <w:rFonts w:ascii="Times New Roman" w:cs="Times New Roman" w:eastAsia="宋体" w:hAnsi="Times New Roman"/>
          <w:sz w:val="28"/>
          <w:szCs w:val="28"/>
          <w:vertAlign w:val="superscript"/>
          <w:rPrChange w:id="20065" w:author="user pc" w:date="2022-03-15T10:14:00Z">
            <w:rPr>
              <w:rFonts w:eastAsia="宋体" w:hAnsi="Cambria Math"/>
              <w:vertAlign w:val="superscript"/>
            </w:rPr>
          </w:rPrChange>
        </w:rPr>
        <w:t>3+</w:t>
      </w:r>
      <w:r w:rsidRPr="CF78CBDA">
        <w:rPr>
          <w:rFonts w:ascii="Times New Roman" w:cs="Times New Roman" w:eastAsia="宋体" w:hAnsi="Times New Roman"/>
          <w:sz w:val="28"/>
          <w:szCs w:val="28"/>
          <w:rPrChange w:id="20066" w:author="user pc" w:date="2022-03-15T10:14:00Z">
            <w:rPr>
              <w:rFonts w:eastAsia="宋体" w:hAnsi="Cambria Math"/>
            </w:rPr>
          </w:rPrChange>
        </w:rPr>
        <w:t> +t takes 12 electrons added to four Alcally formed at room temperoxide ions, O</w:t>
      </w:r>
      <w:r w:rsidRPr="FC628B46">
        <w:rPr>
          <w:rFonts w:ascii="Times New Roman" w:cs="Times New Roman" w:eastAsia="宋体" w:hAnsi="Times New Roman"/>
          <w:sz w:val="28"/>
          <w:szCs w:val="28"/>
          <w:vertAlign w:val="superscript"/>
          <w:rPrChange w:id="20067" w:author="user pc" w:date="2022-03-15T10:14:00Z">
            <w:rPr>
              <w:rFonts w:eastAsia="宋体" w:hAnsi="Cambria Math"/>
              <w:vertAlign w:val="superscript"/>
            </w:rPr>
          </w:rPrChange>
        </w:rPr>
        <w:t>2-</w:t>
      </w:r>
      <w:r w:rsidRPr="CFB2A732">
        <w:rPr>
          <w:rFonts w:ascii="Times New Roman" w:cs="Times New Roman" w:eastAsia="宋体" w:hAnsi="Times New Roman"/>
          <w:sz w:val="28"/>
          <w:szCs w:val="28"/>
          <w:rPrChange w:id="20068" w:author="user pc" w:date="2022-03-15T10:14:00Z">
            <w:rPr>
              <w:rFonts w:eastAsia="宋体" w:hAnsi="Cambria Math"/>
            </w:rPr>
          </w:rPrChange>
        </w:rPr>
        <w:t>, to form six oxygen atoms, which combine to form three O</w:t>
      </w:r>
      <w:r w:rsidRPr="E106DF16">
        <w:rPr>
          <w:rFonts w:ascii="Times New Roman" w:cs="Times New Roman" w:eastAsia="宋体" w:hAnsi="Times New Roman"/>
          <w:sz w:val="28"/>
          <w:szCs w:val="28"/>
          <w:vertAlign w:val="subscript"/>
          <w:rPrChange w:id="20069" w:author="user pc" w:date="2022-03-15T10:14:00Z">
            <w:rPr>
              <w:rFonts w:eastAsia="宋体" w:hAnsi="Cambria Math"/>
              <w:vertAlign w:val="subscript"/>
            </w:rPr>
          </w:rPrChange>
        </w:rPr>
        <w:t xml:space="preserve">2 </w:t>
      </w:r>
      <w:r w:rsidRPr="DF586E91">
        <w:rPr>
          <w:rFonts w:ascii="Times New Roman" w:cs="Times New Roman" w:eastAsia="宋体" w:hAnsi="Times New Roman"/>
          <w:sz w:val="28"/>
          <w:szCs w:val="28"/>
          <w:rPrChange w:id="20070" w:author="user pc" w:date="2022-03-15T10:14:00Z">
            <w:rPr>
              <w:rFonts w:eastAsia="宋体" w:hAnsi="Cambria Math"/>
            </w:rPr>
          </w:rPrChange>
        </w:rPr>
        <w:t>molecules.</w:t>
      </w:r>
    </w:p>
    <w:p>
      <w:pPr>
        <w:pStyle w:val="style0"/>
        <w:rPr>
          <w:rFonts w:ascii="Times New Roman" w:cs="Times New Roman" w:eastAsia="宋体" w:hAnsi="Times New Roman"/>
          <w:sz w:val="28"/>
          <w:szCs w:val="28"/>
        </w:rPr>
      </w:pPr>
      <w:r w:rsidRPr="5BC7A15E">
        <w:rPr>
          <w:rFonts w:ascii="Times New Roman" w:cs="Times New Roman" w:eastAsia="宋体" w:hAnsi="Times New Roman"/>
          <w:sz w:val="28"/>
          <w:szCs w:val="28"/>
          <w:rPrChange w:id="20071" w:author="user pc" w:date="2022-03-15T10:14:00Z">
            <w:rPr>
              <w:rFonts w:eastAsia="宋体" w:hAnsi="Cambria Math"/>
            </w:rPr>
          </w:rPrChange>
        </w:rPr>
        <w:t>BUT, oxygen exists as O</w:t>
      </w:r>
      <w:r w:rsidRPr="8B86AA6C">
        <w:rPr>
          <w:rFonts w:ascii="Times New Roman" w:cs="Times New Roman" w:eastAsia="宋体" w:hAnsi="Times New Roman"/>
          <w:sz w:val="28"/>
          <w:szCs w:val="28"/>
          <w:vertAlign w:val="subscript"/>
          <w:rPrChange w:id="20072" w:author="user pc" w:date="2022-03-15T10:14:00Z">
            <w:rPr>
              <w:rFonts w:eastAsia="宋体" w:hAnsi="Cambria Math"/>
              <w:vertAlign w:val="subscript"/>
            </w:rPr>
          </w:rPrChange>
        </w:rPr>
        <w:t>2U</w:t>
      </w:r>
      <w:r w:rsidRPr="5F6DD6A3">
        <w:rPr>
          <w:rFonts w:ascii="Times New Roman" w:cs="Times New Roman" w:eastAsia="宋体" w:hAnsi="Times New Roman"/>
          <w:sz w:val="28"/>
          <w:szCs w:val="28"/>
          <w:rPrChange w:id="20073" w:author="user pc" w:date="2022-03-15T10:14:00Z">
            <w:rPr>
              <w:rFonts w:eastAsia="宋体" w:hAnsi="Cambria Math"/>
            </w:rPr>
          </w:rPrChange>
        </w:rPr>
        <w:t>molecules, so the mole ratio ofc</w:t>
      </w:r>
      <w:r>
        <w:rPr>
          <w:rFonts w:ascii="Times New Roman" w:cs="Times New Roman" w:eastAsia="宋体" w:hAnsi="Times New Roman"/>
          <w:sz w:val="28"/>
          <w:szCs w:val="28"/>
        </w:rPr>
        <w:t>Al atoms</w:t>
      </w:r>
      <w:r w:rsidRPr="E34B6838">
        <w:rPr>
          <w:rFonts w:ascii="Times New Roman" w:cs="Times New Roman" w:eastAsia="宋体" w:hAnsi="Times New Roman"/>
          <w:sz w:val="28"/>
          <w:szCs w:val="28"/>
          <w:rPrChange w:id="20074" w:author="user pc" w:date="2022-03-15T10:14:00Z">
            <w:rPr>
              <w:rFonts w:eastAsia="宋体" w:hAnsi="Cambria Math"/>
            </w:rPr>
          </w:rPrChange>
        </w:rPr>
        <w:t>: O</w:t>
      </w:r>
      <w:r w:rsidRPr="BC8A2E49">
        <w:rPr>
          <w:rFonts w:ascii="Times New Roman" w:cs="Times New Roman" w:eastAsia="宋体" w:hAnsi="Times New Roman"/>
          <w:sz w:val="28"/>
          <w:szCs w:val="28"/>
          <w:vertAlign w:val="subscript"/>
          <w:rPrChange w:id="20075" w:author="user pc" w:date="2022-03-15T10:14:00Z">
            <w:rPr>
              <w:rFonts w:eastAsia="宋体" w:hAnsi="Cambria Math"/>
              <w:vertAlign w:val="subscript"/>
            </w:rPr>
          </w:rPrChange>
        </w:rPr>
        <w:t xml:space="preserve">2 </w:t>
      </w:r>
      <w:r w:rsidRPr="D18B9269">
        <w:rPr>
          <w:rFonts w:ascii="Times New Roman" w:cs="Times New Roman" w:eastAsia="宋体" w:hAnsi="Times New Roman"/>
          <w:sz w:val="28"/>
          <w:szCs w:val="28"/>
          <w:rPrChange w:id="20076" w:author="user pc" w:date="2022-03-15T10:14:00Z">
            <w:rPr>
              <w:rFonts w:eastAsia="宋体" w:hAnsi="Cambria Math"/>
            </w:rPr>
          </w:rPrChange>
        </w:rPr>
        <w:t xml:space="preserve">molecules, so the </w:t>
      </w:r>
      <w:r>
        <w:rPr>
          <w:rFonts w:ascii="Times New Roman" w:cs="Times New Roman" w:eastAsia="宋体" w:hAnsi="Times New Roman"/>
          <w:sz w:val="28"/>
          <w:szCs w:val="28"/>
        </w:rPr>
        <w:t>.</w:t>
      </w:r>
    </w:p>
    <w:p>
      <w:pPr>
        <w:pStyle w:val="style0"/>
        <w:rPr>
          <w:rFonts w:ascii="Times New Roman" w:cs="Times New Roman" w:eastAsia="宋体" w:hAnsi="Times New Roman"/>
          <w:sz w:val="28"/>
          <w:szCs w:val="28"/>
          <w:rPrChange w:id="20077" w:author="user pc" w:date="2022-03-15T10:14:00Z">
            <w:rPr>
              <w:rFonts w:ascii="Cambria Math" w:eastAsia="宋体" w:hAnsi="Cambria Math"/>
            </w:rPr>
          </w:rPrChange>
        </w:rPr>
      </w:pPr>
      <w:r>
        <w:rPr>
          <w:rFonts w:ascii="Times New Roman" w:cs="Times New Roman" w:eastAsia="宋体" w:hAnsi="Times New Roman"/>
          <w:sz w:val="28"/>
          <w:szCs w:val="28"/>
        </w:rPr>
        <w:t>Convert kg to g;</w:t>
      </w:r>
    </w:p>
    <w:p>
      <w:pPr>
        <w:pStyle w:val="style0"/>
        <w:rPr>
          <w:rFonts w:ascii="Times New Roman" w:cs="Times New Roman" w:eastAsia="宋体" w:hAnsi="Times New Roman"/>
          <w:sz w:val="28"/>
          <w:szCs w:val="28"/>
        </w:rPr>
      </w:pPr>
      <w:r w:rsidRPr="05406243">
        <w:rPr>
          <w:rFonts w:ascii="Times New Roman" w:cs="Times New Roman" w:eastAsia="宋体" w:hAnsi="Times New Roman"/>
          <w:sz w:val="28"/>
          <w:szCs w:val="28"/>
          <w:rPrChange w:id="20078" w:author="user pc" w:date="2022-03-15T10:14:00Z">
            <w:rPr>
              <w:rFonts w:eastAsia="宋体" w:hAnsi="Cambria Math"/>
            </w:rPr>
          </w:rPrChange>
        </w:rPr>
        <w:t>250kg Al = 250000g,</w:t>
      </w:r>
    </w:p>
    <w:p>
      <w:pPr>
        <w:pStyle w:val="style0"/>
        <w:rPr>
          <w:rFonts w:ascii="Times New Roman" w:cs="Times New Roman" w:eastAsia="宋体" w:hAnsi="Times New Roman"/>
          <w:sz w:val="28"/>
          <w:szCs w:val="28"/>
        </w:rPr>
      </w:pPr>
      <m:oMathPara>
        <m:oMath>
          <m:r>
            <w:rPr>
              <w:rFonts w:ascii="Cambria Math" w:cs="Times New Roman" w:eastAsia="宋体" w:hAnsi="Cambria Math"/>
              <w:sz w:val="28"/>
              <w:szCs w:val="28"/>
            </w:rPr>
            <m:t xml:space="preserve">Mole of Al= </m:t>
          </m:r>
          <m:f>
            <m:fPr>
              <m:ctrlPr>
                <w:rPr>
                  <w:rFonts w:ascii="Cambria Math" w:cs="Times New Roman" w:eastAsia="宋体" w:hAnsi="Cambria Math"/>
                  <w:i/>
                  <w:sz w:val="28"/>
                  <w:szCs w:val="28"/>
                </w:rPr>
              </m:ctrlPr>
            </m:fPr>
            <m:num>
              <m:r>
                <w:rPr>
                  <w:rFonts w:ascii="Cambria Math" w:cs="Times New Roman" w:eastAsia="宋体" w:hAnsi="Cambria Math"/>
                  <w:sz w:val="28"/>
                  <w:szCs w:val="28"/>
                </w:rPr>
                <m:t>mass of aluminium</m:t>
              </m:r>
            </m:num>
            <m:den>
              <m:r>
                <w:rPr>
                  <w:rFonts w:ascii="Cambria Math" w:cs="Times New Roman" w:eastAsia="宋体" w:hAnsi="Cambria Math"/>
                  <w:sz w:val="28"/>
                  <w:szCs w:val="28"/>
                </w:rPr>
                <m:t>Atomic mass of aluminium</m:t>
              </m:r>
            </m:den>
          </m:f>
          <m:r>
            <w:rPr>
              <w:rFonts w:ascii="Cambria Math" w:cs="Times New Roman" w:eastAsia="宋体" w:hAnsi="Cambria Math"/>
              <w:sz w:val="28"/>
              <w:szCs w:val="28"/>
            </w:rPr>
            <m:t xml:space="preserve">= </m:t>
          </m:r>
          <m:f>
            <m:fPr>
              <m:ctrlPr>
                <w:rPr>
                  <w:rFonts w:ascii="Cambria Math" w:cs="Times New Roman" w:eastAsia="宋体" w:hAnsi="Cambria Math"/>
                  <w:i/>
                  <w:sz w:val="28"/>
                  <w:szCs w:val="28"/>
                </w:rPr>
              </m:ctrlPr>
            </m:fPr>
            <m:num>
              <m:r>
                <w:rPr>
                  <w:rFonts w:ascii="Cambria Math" w:cs="Times New Roman" w:eastAsia="宋体" w:hAnsi="Cambria Math"/>
                  <w:sz w:val="28"/>
                  <w:szCs w:val="28"/>
                </w:rPr>
                <m:t>250000</m:t>
              </m:r>
            </m:num>
            <m:den>
              <m:r>
                <w:rPr>
                  <w:rFonts w:ascii="Cambria Math" w:cs="Times New Roman" w:eastAsia="宋体" w:hAnsi="Cambria Math"/>
                  <w:sz w:val="28"/>
                  <w:szCs w:val="28"/>
                </w:rPr>
                <m:t>27</m:t>
              </m:r>
            </m:den>
          </m:f>
          <m:r>
            <w:rPr>
              <w:rFonts w:ascii="Cambria Math" w:cs="Times New Roman" w:eastAsia="宋体" w:hAnsi="Cambria Math"/>
              <w:sz w:val="28"/>
              <w:szCs w:val="28"/>
            </w:rPr>
            <m:t xml:space="preserve">=9259.26 moles </m:t>
          </m:r>
        </m:oMath>
      </m:oMathPara>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From the equation, 4 moles of Al = 3 moles</w:t>
      </w:r>
      <w:r w:rsidRPr="7F8B1A6D">
        <w:rPr>
          <w:rFonts w:ascii="Times New Roman" w:cs="Times New Roman" w:eastAsia="宋体" w:hAnsi="Times New Roman"/>
          <w:sz w:val="28"/>
          <w:szCs w:val="28"/>
          <w:rPrChange w:id="20079" w:author="user pc" w:date="2022-03-15T10:14:00Z">
            <w:rPr>
              <w:rFonts w:eastAsia="宋体" w:hAnsi="Cambria Math"/>
            </w:rPr>
          </w:rPrChange>
        </w:rPr>
        <w:t xml:space="preserve"> </w:t>
      </w:r>
      <w:r>
        <w:rPr>
          <w:rFonts w:ascii="Times New Roman" w:cs="Times New Roman" w:eastAsia="宋体" w:hAnsi="Times New Roman"/>
          <w:sz w:val="28"/>
          <w:szCs w:val="28"/>
        </w:rPr>
        <w:t>of O</w:t>
      </w:r>
      <w:r>
        <w:rPr>
          <w:rFonts w:ascii="Times New Roman" w:cs="Times New Roman" w:eastAsia="宋体" w:hAnsi="Times New Roman"/>
          <w:sz w:val="28"/>
          <w:szCs w:val="28"/>
          <w:vertAlign w:val="subscript"/>
        </w:rPr>
        <w:t>2</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Therefore, 9259.26 moles of Al = ?</w:t>
      </w:r>
    </w:p>
    <w:p>
      <w:pPr>
        <w:pStyle w:val="style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 xml:space="preserve">9259.26 m oles of Al×3 moles of </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2</m:t>
                  </m:r>
                </m:sub>
              </m:sSub>
            </m:num>
            <m:den>
              <m:r>
                <w:rPr>
                  <w:rFonts w:ascii="Cambria Math" w:cs="Times New Roman" w:eastAsia="宋体" w:hAnsi="Cambria Math"/>
                  <w:sz w:val="28"/>
                  <w:szCs w:val="28"/>
                </w:rPr>
                <m:t>4 moles of Al</m:t>
              </m:r>
            </m:den>
          </m:f>
          <m:r>
            <w:rPr>
              <w:rFonts w:ascii="Cambria Math" w:cs="Times New Roman" w:eastAsia="宋体" w:hAnsi="Cambria Math"/>
              <w:sz w:val="28"/>
              <w:szCs w:val="28"/>
            </w:rPr>
            <m:t xml:space="preserve">=6944.445 moles of </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2</m:t>
              </m:r>
            </m:sub>
          </m:sSub>
          <m:r>
            <w:rPr>
              <w:rFonts w:ascii="Cambria Math" w:cs="Times New Roman" w:eastAsia="宋体" w:hAnsi="Cambria Math"/>
              <w:sz w:val="28"/>
              <w:szCs w:val="28"/>
            </w:rPr>
            <m:t xml:space="preserve"> </m:t>
          </m:r>
        </m:oMath>
      </m:oMathPara>
    </w:p>
    <w:p>
      <w:pPr>
        <w:pStyle w:val="style0"/>
        <w:rPr>
          <w:rFonts w:ascii="Times New Roman" w:cs="Times New Roman" w:eastAsia="宋体" w:hAnsi="Times New Roman"/>
          <w:sz w:val="28"/>
          <w:szCs w:val="28"/>
        </w:rPr>
      </w:pPr>
      <w:r w:rsidRPr="0938EBCC">
        <w:rPr>
          <w:rFonts w:ascii="Times New Roman" w:cs="Times New Roman" w:eastAsia="宋体" w:hAnsi="Times New Roman"/>
          <w:sz w:val="28"/>
          <w:szCs w:val="28"/>
          <w:rPrChange w:id="20080" w:author="user pc" w:date="2022-03-15T10:14:00Z">
            <w:rPr>
              <w:rFonts w:eastAsia="宋体" w:hAnsi="Cambria Math"/>
            </w:rPr>
          </w:rPrChange>
        </w:rPr>
        <w:t>Since vol</w:t>
      </w:r>
      <w:r>
        <w:rPr>
          <w:rFonts w:ascii="Times New Roman" w:cs="Times New Roman" w:eastAsia="宋体" w:hAnsi="Times New Roman"/>
          <w:sz w:val="28"/>
          <w:szCs w:val="28"/>
        </w:rPr>
        <w:t>ume of 1 mole of gas at RTP = 22.4</w:t>
      </w:r>
      <w:r w:rsidRPr="B64C6913">
        <w:rPr>
          <w:rFonts w:ascii="Times New Roman" w:cs="Times New Roman" w:eastAsia="宋体" w:hAnsi="Times New Roman"/>
          <w:sz w:val="28"/>
          <w:szCs w:val="28"/>
          <w:rPrChange w:id="20081" w:author="user pc" w:date="2022-03-15T10:14:00Z">
            <w:rPr>
              <w:rFonts w:eastAsia="宋体" w:hAnsi="Cambria Math"/>
            </w:rPr>
          </w:rPrChange>
        </w:rPr>
        <w:t xml:space="preserve"> dm</w:t>
      </w:r>
      <w:r w:rsidRPr="A56FFE8A">
        <w:rPr>
          <w:rFonts w:ascii="Times New Roman" w:cs="Times New Roman" w:eastAsia="宋体" w:hAnsi="Times New Roman"/>
          <w:sz w:val="28"/>
          <w:szCs w:val="28"/>
          <w:vertAlign w:val="superscript"/>
          <w:rPrChange w:id="20082" w:author="user pc" w:date="2022-03-15T10:14:00Z">
            <w:rPr>
              <w:rFonts w:eastAsia="宋体" w:hAnsi="Cambria Math"/>
            </w:rPr>
          </w:rPrChange>
        </w:rPr>
        <w:t>3</w:t>
      </w:r>
      <w:r w:rsidRPr="06655586">
        <w:rPr>
          <w:rFonts w:ascii="Times New Roman" w:cs="Times New Roman" w:eastAsia="宋体" w:hAnsi="Times New Roman"/>
          <w:sz w:val="28"/>
          <w:szCs w:val="28"/>
          <w:rPrChange w:id="20083" w:author="user pc" w:date="2022-03-15T10:14:00Z">
            <w:rPr>
              <w:rFonts w:eastAsia="宋体" w:hAnsi="Cambria Math"/>
            </w:rPr>
          </w:rPrChange>
        </w:rPr>
        <w:t xml:space="preserve"> dm of 1 </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xml:space="preserve">                             </w:t>
      </w:r>
      <w:r w:rsidRPr="FBE8FA08">
        <w:rPr>
          <w:rFonts w:ascii="Times New Roman" w:cs="Times New Roman" w:eastAsia="宋体" w:hAnsi="Times New Roman"/>
          <w:sz w:val="28"/>
          <w:szCs w:val="28"/>
          <w:rPrChange w:id="20084" w:author="user pc" w:date="2022-03-15T10:14:00Z">
            <w:rPr>
              <w:rFonts w:eastAsia="宋体" w:hAnsi="Cambria Math"/>
            </w:rPr>
          </w:rPrChange>
        </w:rPr>
        <w:t xml:space="preserve"> 6944.44</w:t>
      </w:r>
      <w:r>
        <w:rPr>
          <w:rFonts w:ascii="Times New Roman" w:cs="Times New Roman" w:eastAsia="宋体" w:hAnsi="Times New Roman"/>
          <w:sz w:val="28"/>
          <w:szCs w:val="28"/>
        </w:rPr>
        <w:t>5 moles of O</w:t>
      </w:r>
      <w:r>
        <w:rPr>
          <w:rFonts w:ascii="Times New Roman" w:cs="Times New Roman" w:eastAsia="宋体" w:hAnsi="Times New Roman"/>
          <w:sz w:val="28"/>
          <w:szCs w:val="28"/>
          <w:vertAlign w:val="subscript"/>
        </w:rPr>
        <w:t>2</w:t>
      </w:r>
      <w:r w:rsidRPr="68080224">
        <w:rPr>
          <w:rFonts w:ascii="Times New Roman" w:cs="Times New Roman" w:eastAsia="宋体" w:hAnsi="Times New Roman"/>
          <w:sz w:val="28"/>
          <w:szCs w:val="28"/>
          <w:rPrChange w:id="20085" w:author="user pc" w:date="2022-03-15T10:14:00Z">
            <w:rPr>
              <w:rFonts w:eastAsia="宋体" w:hAnsi="Cambria Math"/>
            </w:rPr>
          </w:rPrChange>
        </w:rPr>
        <w:t xml:space="preserve"> =m</w:t>
      </w:r>
      <w:r>
        <w:rPr>
          <w:rFonts w:ascii="Times New Roman" w:cs="Times New Roman" w:eastAsia="宋体" w:hAnsi="Times New Roman"/>
          <w:sz w:val="28"/>
          <w:szCs w:val="28"/>
        </w:rPr>
        <w:t>?</w:t>
      </w:r>
    </w:p>
    <w:p>
      <w:pPr>
        <w:pStyle w:val="style0"/>
        <w:rPr>
          <w:rFonts w:ascii="Times New Roman" w:cs="Times New Roman" w:eastAsia="宋体" w:hAnsi="Times New Roman"/>
          <w:sz w:val="28"/>
          <w:szCs w:val="28"/>
        </w:rPr>
      </w:pPr>
      <m:oMathPara>
        <m:oMath>
          <m:r>
            <w:rPr>
              <w:rFonts w:ascii="Cambria Math" w:cs="Times New Roman" w:eastAsia="宋体" w:hAnsi="Cambria Math"/>
              <w:sz w:val="28"/>
              <w:szCs w:val="28"/>
            </w:rPr>
            <m:t xml:space="preserve">Volume of </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2</m:t>
              </m:r>
            </m:sub>
          </m:sSub>
          <m:r>
            <w:rPr>
              <w:rFonts w:ascii="Cambria Math" w:cs="Times New Roman" w:eastAsia="宋体" w:hAnsi="Cambria Math"/>
              <w:sz w:val="28"/>
              <w:szCs w:val="28"/>
            </w:rPr>
            <m:t xml:space="preserve"> formed= </m:t>
          </m:r>
          <m:f>
            <m:fPr>
              <m:ctrlPr>
                <w:rPr>
                  <w:rFonts w:ascii="Cambria Math" w:cs="Times New Roman" w:eastAsia="宋体" w:hAnsi="Cambria Math"/>
                  <w:i/>
                  <w:sz w:val="28"/>
                  <w:szCs w:val="28"/>
                </w:rPr>
              </m:ctrlPr>
            </m:fPr>
            <m:num>
              <m:r>
                <w:rPr>
                  <w:rFonts w:ascii="Cambria Math" w:cs="Times New Roman" w:eastAsia="宋体" w:hAnsi="Cambria Math"/>
                  <w:sz w:val="28"/>
                  <w:szCs w:val="28"/>
                </w:rPr>
                <m:t xml:space="preserve">6944.445 moles of </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2</m:t>
                  </m:r>
                </m:sub>
              </m:sSub>
              <m:r>
                <w:rPr>
                  <w:rFonts w:ascii="Cambria Math" w:cs="Times New Roman" w:eastAsia="宋体" w:hAnsi="Cambria Math"/>
                  <w:sz w:val="28"/>
                  <w:szCs w:val="28"/>
                </w:rPr>
                <m:t xml:space="preserve"> ×22.4</m:t>
              </m:r>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 xml:space="preserve"> dm</m:t>
                  </m:r>
                </m:e>
                <m:sup>
                  <m:r>
                    <w:rPr>
                      <w:rFonts w:ascii="Cambria Math" w:cs="Times New Roman" w:eastAsia="宋体" w:hAnsi="Cambria Math"/>
                      <w:sz w:val="28"/>
                      <w:szCs w:val="28"/>
                    </w:rPr>
                    <m:t>3</m:t>
                  </m:r>
                </m:sup>
              </m:sSup>
            </m:num>
            <m:den>
              <m:r>
                <w:rPr>
                  <w:rFonts w:ascii="Cambria Math" w:cs="Times New Roman" w:eastAsia="宋体" w:hAnsi="Cambria Math"/>
                  <w:sz w:val="28"/>
                  <w:szCs w:val="28"/>
                </w:rPr>
                <m:t>1 mole of</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2</m:t>
                  </m:r>
                </m:sub>
              </m:sSub>
              <m:r>
                <w:rPr>
                  <w:rFonts w:ascii="Cambria Math" w:cs="Times New Roman" w:eastAsia="宋体" w:hAnsi="Cambria Math"/>
                  <w:sz w:val="28"/>
                  <w:szCs w:val="28"/>
                </w:rPr>
                <m:t xml:space="preserve"> </m:t>
              </m:r>
            </m:den>
          </m:f>
          <m:r>
            <w:rPr>
              <w:rFonts w:ascii="Cambria Math" w:cs="Times New Roman" w:eastAsia="宋体" w:hAnsi="Cambria Math"/>
              <w:sz w:val="28"/>
              <w:szCs w:val="28"/>
            </w:rPr>
            <m:t xml:space="preserve">=155555.568 </m:t>
          </m:r>
        </m:oMath>
      </m:oMathPara>
    </w:p>
    <w:p>
      <w:pPr>
        <w:pStyle w:val="style0"/>
        <w:rPr>
          <w:rFonts w:ascii="Times New Roman" w:cs="Times New Roman" w:eastAsia="宋体" w:hAnsi="Times New Roman"/>
          <w:sz w:val="28"/>
          <w:szCs w:val="28"/>
        </w:rPr>
      </w:pPr>
      <m:oMathPara>
        <m:oMath>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Vo</m:t>
              </m:r>
              <m:r>
                <w:rPr>
                  <w:rFonts w:ascii="Times New Roman" w:cs="Times New Roman" w:eastAsia="宋体" w:hAnsi="Times New Roman"/>
                  <w:sz w:val="28"/>
                  <w:szCs w:val="28"/>
                </w:rPr>
                <m:t>l</m:t>
              </m:r>
              <m:r>
                <w:rPr>
                  <w:rFonts w:ascii="Cambria Math" w:cs="Times New Roman" w:eastAsia="宋体" w:hAnsi="Cambria Math"/>
                  <w:sz w:val="28"/>
                  <w:szCs w:val="28"/>
                </w:rPr>
                <m:t xml:space="preserve">ume of </m:t>
              </m:r>
              <m:sSub>
                <m:sSubPr>
                  <m:ctrlPr>
                    <w:rPr>
                      <w:rFonts w:ascii="Cambria Math" w:cs="Times New Roman" w:eastAsia="宋体" w:hAnsi="Cambria Math"/>
                      <w:i/>
                      <w:sz w:val="28"/>
                      <w:szCs w:val="28"/>
                    </w:rPr>
                  </m:ctrlPr>
                </m:sSubPr>
                <m:e>
                  <m:r>
                    <w:rPr>
                      <w:rFonts w:ascii="Cambria Math" w:cs="Times New Roman" w:eastAsia="宋体" w:hAnsi="Cambria Math"/>
                      <w:sz w:val="28"/>
                      <w:szCs w:val="28"/>
                    </w:rPr>
                    <m:t>O</m:t>
                  </m:r>
                </m:e>
                <m:sub>
                  <m:r>
                    <w:rPr>
                      <w:rFonts w:ascii="Cambria Math" w:cs="Times New Roman" w:eastAsia="宋体" w:hAnsi="Cambria Math"/>
                      <w:sz w:val="28"/>
                      <w:szCs w:val="28"/>
                    </w:rPr>
                    <m:t>2</m:t>
                  </m:r>
                </m:sub>
              </m:sSub>
              <m:r>
                <w:rPr>
                  <w:rFonts w:ascii="Cambria Math" w:cs="Times New Roman" w:eastAsia="宋体" w:hAnsi="Cambria Math"/>
                  <w:sz w:val="28"/>
                  <w:szCs w:val="28"/>
                </w:rPr>
                <m:t xml:space="preserve"> formed=155555.568 dm</m:t>
              </m:r>
            </m:e>
            <m:sup>
              <m:r>
                <w:rPr>
                  <w:rFonts w:ascii="Cambria Math" w:cs="Times New Roman" w:eastAsia="宋体" w:hAnsi="Cambria Math"/>
                  <w:sz w:val="28"/>
                  <w:szCs w:val="28"/>
                </w:rPr>
                <m:t>3</m:t>
              </m:r>
            </m:sup>
          </m:sSup>
          <m:r>
            <w:rPr>
              <w:rFonts w:ascii="Cambria Math" w:cs="Times New Roman" w:eastAsia="宋体" w:hAnsi="Cambria Math"/>
              <w:sz w:val="28"/>
              <w:szCs w:val="28"/>
            </w:rPr>
            <m:t>=1.56 ×1</m:t>
          </m:r>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0</m:t>
              </m:r>
            </m:e>
            <m:sup>
              <m:r>
                <w:rPr>
                  <w:rFonts w:ascii="Cambria Math" w:cs="Times New Roman" w:eastAsia="宋体" w:hAnsi="Cambria Math"/>
                  <w:sz w:val="28"/>
                  <w:szCs w:val="28"/>
                </w:rPr>
                <m:t>5</m:t>
              </m:r>
            </m:sup>
          </m:sSup>
          <m:r>
            <w:rPr>
              <w:rFonts w:ascii="Cambria Math" w:cs="Times New Roman" w:eastAsia="宋体" w:hAnsi="Cambria Math"/>
              <w:sz w:val="28"/>
              <w:szCs w:val="28"/>
            </w:rPr>
            <m:t xml:space="preserve"> </m:t>
          </m:r>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 xml:space="preserve"> dm</m:t>
              </m:r>
            </m:e>
            <m:sup>
              <m:r>
                <w:rPr>
                  <w:rFonts w:ascii="Cambria Math" w:cs="Times New Roman" w:eastAsia="宋体" w:hAnsi="Cambria Math"/>
                  <w:sz w:val="28"/>
                  <w:szCs w:val="28"/>
                </w:rPr>
                <m:t>3</m:t>
              </m:r>
            </m:sup>
          </m:sSup>
          <m:r>
            <m:rPr>
              <m:sty m:val="bi"/>
            </m:rPr>
            <w:rPr>
              <w:rFonts w:ascii="Cambria Math" w:cs="Times New Roman" w:eastAsia="宋体" w:hAnsi="Cambria Math"/>
              <w:sz w:val="28"/>
              <w:szCs w:val="28"/>
            </w:rPr>
            <m:t>(</m:t>
          </m:r>
          <m:r w:rsidRPr="4ECBD32A">
            <m:rPr>
              <m:sty m:val="b"/>
            </m:rPr>
            <w:rPr>
              <w:rFonts w:ascii="Cambria Math" w:cs="Times New Roman" w:eastAsia="宋体" w:hAnsi="Cambria Math"/>
              <w:sz w:val="28"/>
              <w:szCs w:val="28"/>
              <w:rPrChange w:id="20086" w:author="user pc" w:date="2022-03-15T10:14:00Z">
                <w:rPr>
                  <w:rFonts w:ascii="Cambria Math" w:eastAsia="宋体" w:hAnsi="Cambria Math"/>
                  <w:sz w:val="28"/>
                  <w:szCs w:val="28"/>
                </w:rPr>
              </w:rPrChange>
            </w:rPr>
            <m:t>3 s</m:t>
          </m:r>
          <m:r>
            <m:rPr>
              <m:sty m:val="b"/>
            </m:rPr>
            <w:rPr>
              <w:rFonts w:ascii="Cambria Math" w:cs="Times New Roman" w:eastAsia="宋体" w:hAnsi="Cambria Math"/>
              <w:sz w:val="28"/>
              <w:szCs w:val="28"/>
            </w:rPr>
            <m:t>igni</m:t>
          </m:r>
          <m:r w:rsidRPr="6B2DEEB9">
            <m:rPr>
              <m:sty m:val="b"/>
            </m:rPr>
            <w:rPr>
              <w:rFonts w:ascii="Cambria Math" w:cs="Times New Roman" w:eastAsia="宋体" w:hAnsi="Cambria Math"/>
              <w:sz w:val="28"/>
              <w:szCs w:val="28"/>
              <w:rPrChange w:id="20087" w:author="user pc" w:date="2022-03-15T10:14:00Z">
                <w:rPr>
                  <w:rFonts w:ascii="Cambria Math" w:eastAsia="宋体" w:hAnsi="Cambria Math"/>
                  <w:sz w:val="28"/>
                  <w:szCs w:val="28"/>
                </w:rPr>
              </w:rPrChange>
            </w:rPr>
            <m:t>f</m:t>
          </m:r>
          <m:r>
            <m:rPr>
              <m:sty m:val="b"/>
            </m:rPr>
            <w:rPr>
              <w:rFonts w:ascii="Cambria Math" w:cs="Times New Roman" w:eastAsia="宋体" w:hAnsi="Cambria Math"/>
              <w:sz w:val="28"/>
              <w:szCs w:val="28"/>
            </w:rPr>
            <m:t>icant figures</m:t>
          </m:r>
          <m:r>
            <m:rPr>
              <m:sty m:val="bi"/>
            </m:rPr>
            <w:rPr>
              <w:rFonts w:ascii="Cambria Math" w:cs="Times New Roman" w:eastAsia="宋体" w:hAnsi="Cambria Math"/>
              <w:sz w:val="28"/>
              <w:szCs w:val="28"/>
            </w:rPr>
            <m:t>)</m:t>
          </m:r>
        </m:oMath>
      </m:oMathPara>
    </w:p>
    <w:p>
      <w:pPr>
        <w:pStyle w:val="style0"/>
        <w:rPr>
          <w:rFonts w:ascii="Times New Roman" w:cs="Times New Roman" w:eastAsia="宋体" w:hAnsi="Times New Roman"/>
          <w:sz w:val="28"/>
          <w:szCs w:val="28"/>
          <w:rPrChange w:id="20088"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0089" w:author="user pc" w:date="2022-03-15T10:14:00Z">
            <w:rPr>
              <w:rFonts w:eastAsia="宋体" w:hAnsi="Cambria Math"/>
            </w:rPr>
          </w:rPrChange>
        </w:rPr>
      </w:pPr>
      <w:r w:rsidRPr="6906C0A9">
        <w:rPr>
          <w:rFonts w:ascii="Times New Roman" w:cs="Times New Roman" w:eastAsia="宋体" w:hAnsi="Times New Roman"/>
          <w:sz w:val="28"/>
          <w:szCs w:val="28"/>
          <w:rPrChange w:id="20090" w:author="user pc" w:date="2022-03-15T10:14:00Z">
            <w:rPr>
              <w:rFonts w:eastAsia="宋体" w:hAnsi="Cambria Math"/>
            </w:rPr>
          </w:rPrChange>
        </w:rPr>
        <w:t>9.</w:t>
      </w:r>
      <w:r>
        <w:rPr>
          <w:rFonts w:ascii="Times New Roman" w:cs="Times New Roman" w:eastAsia="宋体" w:hAnsi="Times New Roman"/>
          <w:sz w:val="28"/>
          <w:szCs w:val="28"/>
        </w:rPr>
        <w:t xml:space="preserve"> </w:t>
      </w:r>
      <w:r w:rsidRPr="6C9519E9">
        <w:rPr>
          <w:rFonts w:ascii="Times New Roman" w:cs="Times New Roman" w:eastAsia="宋体" w:hAnsi="Times New Roman"/>
          <w:sz w:val="28"/>
          <w:szCs w:val="28"/>
          <w:rPrChange w:id="20091" w:author="user pc" w:date="2022-03-15T10:14:00Z">
            <w:rPr>
              <w:rFonts w:eastAsia="宋体" w:hAnsi="Cambria Math"/>
            </w:rPr>
          </w:rPrChange>
        </w:rPr>
        <w:t>A current was passed through an electrolysis circuit of silver nitrate solution and O.54g of silver was formed.</w:t>
      </w:r>
      <w:r>
        <w:rPr>
          <w:rFonts w:ascii="Times New Roman" w:cs="Times New Roman" w:eastAsia="宋体" w:hAnsi="Times New Roman"/>
          <w:sz w:val="28"/>
          <w:szCs w:val="28"/>
        </w:rPr>
        <w:t xml:space="preserve"> </w:t>
      </w:r>
      <w:r w:rsidRPr="E7BDAC22">
        <w:rPr>
          <w:rFonts w:ascii="Times New Roman" w:cs="Times New Roman" w:eastAsia="宋体" w:hAnsi="Times New Roman"/>
          <w:sz w:val="28"/>
          <w:szCs w:val="28"/>
          <w:rPrChange w:id="20092" w:author="user pc" w:date="2022-03-15T10:14:00Z">
            <w:rPr>
              <w:rFonts w:eastAsia="宋体" w:hAnsi="Cambria Math"/>
            </w:rPr>
          </w:rPrChange>
        </w:rPr>
        <w:t>Ar(Ag)</w:t>
      </w:r>
      <w:r>
        <w:rPr>
          <w:rFonts w:ascii="Times New Roman" w:cs="Times New Roman" w:eastAsia="宋体" w:hAnsi="Times New Roman"/>
          <w:sz w:val="28"/>
          <w:szCs w:val="28"/>
        </w:rPr>
        <w:t xml:space="preserve"> </w:t>
      </w:r>
      <w:r w:rsidRPr="E553185C">
        <w:rPr>
          <w:rFonts w:ascii="Times New Roman" w:cs="Times New Roman" w:eastAsia="宋体" w:hAnsi="Times New Roman"/>
          <w:sz w:val="28"/>
          <w:szCs w:val="28"/>
          <w:rPrChange w:id="20093" w:author="user pc" w:date="2022-03-15T10:14:00Z">
            <w:rPr>
              <w:rFonts w:eastAsia="宋体" w:hAnsi="Cambria Math"/>
            </w:rPr>
          </w:rPrChange>
        </w:rPr>
        <w:t>= 108 and the electrode equation is Ag</w:t>
      </w:r>
      <w:r w:rsidRPr="AD4A065D">
        <w:rPr>
          <w:rFonts w:ascii="Times New Roman" w:cs="Times New Roman" w:eastAsia="宋体" w:hAnsi="Times New Roman"/>
          <w:sz w:val="28"/>
          <w:szCs w:val="28"/>
          <w:vertAlign w:val="superscript"/>
          <w:rPrChange w:id="20094" w:author="user pc" w:date="2022-03-15T10:14:00Z">
            <w:rPr>
              <w:rFonts w:eastAsia="宋体" w:hAnsi="Cambria Math"/>
              <w:vertAlign w:val="superscript"/>
            </w:rPr>
          </w:rPrChange>
        </w:rPr>
        <w:t>+</w:t>
      </w:r>
      <w:r w:rsidRPr="5381B64A">
        <w:rPr>
          <w:rFonts w:ascii="Times New Roman" w:cs="Times New Roman" w:eastAsia="宋体" w:hAnsi="Times New Roman"/>
          <w:sz w:val="28"/>
          <w:szCs w:val="28"/>
          <w:rPrChange w:id="20095" w:author="user pc" w:date="2022-03-15T10:14:00Z">
            <w:rPr>
              <w:rFonts w:eastAsia="宋体" w:hAnsi="Cambria Math"/>
            </w:rPr>
          </w:rPrChange>
        </w:rPr>
        <w:t>  108 and</w:t>
      </w:r>
      <w:r w:rsidRPr="F6BCFEC5">
        <w:rPr>
          <w:rFonts w:ascii="Times New Roman" w:cs="Times New Roman" w:eastAsia="宋体" w:hAnsi="Times New Roman"/>
          <w:sz w:val="28"/>
          <w:szCs w:val="28"/>
          <w:vertAlign w:val="superscript"/>
          <w:rPrChange w:id="20096" w:author="user pc" w:date="2022-03-15T10:14:00Z">
            <w:rPr>
              <w:rFonts w:eastAsia="宋体" w:hAnsi="Cambria Math"/>
              <w:vertAlign w:val="superscript"/>
            </w:rPr>
          </w:rPrChange>
        </w:rPr>
        <w:t xml:space="preserve">- </w:t>
      </w:r>
      <w:r w:rsidRPr="43EF448F">
        <w:rPr>
          <w:rFonts w:ascii="Times New Roman" w:cs="Times New Roman" w:eastAsia="宋体" w:hAnsi="Times New Roman"/>
          <w:sz w:val="28"/>
          <w:szCs w:val="28"/>
          <w:rPrChange w:id="20097" w:author="user pc" w:date="2022-03-15T10:14:00Z">
            <w:rPr>
              <w:rFonts w:eastAsia="宋体" w:hAnsi="Cambria Math"/>
            </w:rPr>
          </w:rPrChange>
        </w:rPr>
        <w:t xml:space="preserve">==&gt;08 </w:t>
      </w:r>
      <w:r w:rsidRPr="15FCB90D">
        <w:rPr>
          <w:rFonts w:ascii="Times New Roman" w:cs="Times New Roman" w:eastAsia="宋体" w:hAnsi="Times New Roman"/>
          <w:sz w:val="28"/>
          <w:szCs w:val="28"/>
          <w:vertAlign w:val="subscript"/>
          <w:rPrChange w:id="20098" w:author="user pc" w:date="2022-03-15T10:14:00Z">
            <w:rPr>
              <w:rFonts w:eastAsia="宋体" w:hAnsi="Cambria Math"/>
              <w:vertAlign w:val="subscript"/>
            </w:rPr>
          </w:rPrChange>
        </w:rPr>
        <w:t xml:space="preserve">(s). </w:t>
      </w:r>
      <w:r w:rsidRPr="D6C62A33">
        <w:rPr>
          <w:rFonts w:ascii="Times New Roman" w:cs="Times New Roman" w:eastAsia="宋体" w:hAnsi="Times New Roman"/>
          <w:sz w:val="28"/>
          <w:szCs w:val="28"/>
          <w:rPrChange w:id="20099" w:author="user pc" w:date="2022-03-15T10:14:00Z">
            <w:rPr>
              <w:rFonts w:eastAsia="宋体" w:hAnsi="Cambria Math"/>
            </w:rPr>
          </w:rPrChange>
        </w:rPr>
        <w:t>Ar(Ag)</w:t>
      </w:r>
      <w:r>
        <w:rPr>
          <w:rFonts w:ascii="Times New Roman" w:cs="Times New Roman" w:eastAsia="宋体" w:hAnsi="Times New Roman"/>
          <w:sz w:val="28"/>
          <w:szCs w:val="28"/>
        </w:rPr>
        <w:t xml:space="preserve"> </w:t>
      </w:r>
      <w:r w:rsidRPr="C3F7BA10">
        <w:rPr>
          <w:rFonts w:ascii="Times New Roman" w:cs="Times New Roman" w:eastAsia="宋体" w:hAnsi="Times New Roman"/>
          <w:sz w:val="28"/>
          <w:szCs w:val="28"/>
          <w:rPrChange w:id="20100" w:author="user pc" w:date="2022-03-15T10:14:00Z">
            <w:rPr>
              <w:rFonts w:eastAsia="宋体" w:hAnsi="Cambria Math"/>
            </w:rPr>
          </w:rPrChange>
        </w:rPr>
        <w:t>= 64 and the electrode equation iss A</w:t>
      </w:r>
      <w:r w:rsidRPr="B8CB2983">
        <w:rPr>
          <w:rFonts w:ascii="Times New Roman" w:cs="Times New Roman" w:eastAsia="宋体" w:hAnsi="Times New Roman"/>
          <w:sz w:val="28"/>
          <w:szCs w:val="28"/>
          <w:vertAlign w:val="superscript"/>
          <w:rPrChange w:id="20101" w:author="user pc" w:date="2022-03-15T10:14:00Z">
            <w:rPr>
              <w:rFonts w:eastAsia="宋体" w:hAnsi="Cambria Math"/>
              <w:vertAlign w:val="superscript"/>
            </w:rPr>
          </w:rPrChange>
        </w:rPr>
        <w:t>2+</w:t>
      </w:r>
      <w:r w:rsidRPr="70397FD8">
        <w:rPr>
          <w:rFonts w:ascii="Times New Roman" w:cs="Times New Roman" w:eastAsia="宋体" w:hAnsi="Times New Roman"/>
          <w:sz w:val="28"/>
          <w:szCs w:val="28"/>
          <w:vertAlign w:val="subscript"/>
          <w:rPrChange w:id="20102" w:author="user pc" w:date="2022-03-15T10:14:00Z">
            <w:rPr>
              <w:rFonts w:eastAsia="宋体" w:hAnsi="Cambria Math"/>
              <w:vertAlign w:val="subscript"/>
            </w:rPr>
          </w:rPrChange>
        </w:rPr>
        <w:t> +64 a</w:t>
      </w:r>
      <w:r w:rsidRPr="AC26A837">
        <w:rPr>
          <w:rFonts w:ascii="Times New Roman" w:cs="Times New Roman" w:eastAsia="宋体" w:hAnsi="Times New Roman"/>
          <w:sz w:val="28"/>
          <w:szCs w:val="28"/>
          <w:rPrChange w:id="20103" w:author="user pc" w:date="2022-03-15T10:14:00Z">
            <w:rPr>
              <w:rFonts w:eastAsia="宋体" w:hAnsi="Cambria Math"/>
            </w:rPr>
          </w:rPrChange>
        </w:rPr>
        <w:t>+ 2e</w:t>
      </w:r>
      <w:r w:rsidRPr="A969142D">
        <w:rPr>
          <w:rFonts w:ascii="Times New Roman" w:cs="Times New Roman" w:eastAsia="宋体" w:hAnsi="Times New Roman"/>
          <w:sz w:val="28"/>
          <w:szCs w:val="28"/>
          <w:vertAlign w:val="superscript"/>
          <w:rPrChange w:id="20104" w:author="user pc" w:date="2022-03-15T10:14:00Z">
            <w:rPr>
              <w:rFonts w:eastAsia="宋体" w:hAnsi="Cambria Math"/>
              <w:vertAlign w:val="superscript"/>
            </w:rPr>
          </w:rPrChange>
        </w:rPr>
        <w:t xml:space="preserve">- </w:t>
      </w:r>
      <w:r w:rsidRPr="A830B9EA">
        <w:rPr>
          <w:rFonts w:ascii="Times New Roman" w:cs="Times New Roman" w:eastAsia="宋体" w:hAnsi="Times New Roman"/>
          <w:sz w:val="28"/>
          <w:szCs w:val="28"/>
          <w:rPrChange w:id="20105" w:author="user pc" w:date="2022-03-15T10:14:00Z">
            <w:rPr>
              <w:rFonts w:eastAsia="宋体" w:hAnsi="Cambria Math"/>
            </w:rPr>
          </w:rPrChange>
        </w:rPr>
        <w:t>==&gt;e a</w:t>
      </w:r>
      <w:r w:rsidRPr="28E8BB55">
        <w:rPr>
          <w:rFonts w:ascii="Times New Roman" w:cs="Times New Roman" w:eastAsia="宋体" w:hAnsi="Times New Roman"/>
          <w:sz w:val="28"/>
          <w:szCs w:val="28"/>
          <w:vertAlign w:val="subscript"/>
          <w:rPrChange w:id="20106" w:author="user pc" w:date="2022-03-15T10:14:00Z">
            <w:rPr>
              <w:rFonts w:eastAsia="宋体" w:hAnsi="Cambria Math"/>
              <w:vertAlign w:val="subscript"/>
            </w:rPr>
          </w:rPrChange>
        </w:rPr>
        <w:t>(s)</w:t>
      </w:r>
      <w:r w:rsidRPr="A8D63175">
        <w:rPr>
          <w:rFonts w:ascii="Times New Roman" w:cs="Times New Roman" w:eastAsia="宋体" w:hAnsi="Times New Roman"/>
          <w:sz w:val="28"/>
          <w:szCs w:val="28"/>
          <w:rPrChange w:id="20107" w:author="user pc" w:date="2022-03-15T10:14:00Z">
            <w:rPr>
              <w:rFonts w:eastAsia="宋体" w:hAnsi="Cambria Math"/>
            </w:rPr>
          </w:rPrChange>
        </w:rPr>
        <w:t>. If in the same circuit a copper</w:t>
      </w:r>
      <w:r>
        <w:rPr>
          <w:rFonts w:ascii="Times New Roman" w:cs="Times New Roman" w:eastAsia="宋体" w:hAnsi="Times New Roman"/>
          <w:sz w:val="28"/>
          <w:szCs w:val="28"/>
        </w:rPr>
        <w:t xml:space="preserve"> </w:t>
      </w:r>
      <w:r w:rsidRPr="18841CEC">
        <w:rPr>
          <w:rFonts w:ascii="Times New Roman" w:cs="Times New Roman" w:eastAsia="宋体" w:hAnsi="Times New Roman"/>
          <w:sz w:val="28"/>
          <w:szCs w:val="28"/>
          <w:rPrChange w:id="20108" w:author="user pc" w:date="2022-03-15T10:14:00Z">
            <w:rPr>
              <w:rFonts w:eastAsia="宋体" w:hAnsi="Cambria Math"/>
            </w:rPr>
          </w:rPrChange>
        </w:rPr>
        <w:t>(II) sulphate and copper electrodes cell was connected, how much copper is deposited at the negative (-) cathode?</w:t>
      </w:r>
    </w:p>
    <w:p>
      <w:pPr>
        <w:pStyle w:val="style0"/>
        <w:rPr>
          <w:rFonts w:ascii="Times New Roman" w:cs="Times New Roman" w:eastAsia="宋体" w:hAnsi="Times New Roman"/>
          <w:b/>
          <w:sz w:val="28"/>
          <w:szCs w:val="28"/>
          <w:rPrChange w:id="20109" w:author="user pc" w:date="2022-03-15T10:14:00Z">
            <w:rPr>
              <w:rFonts w:ascii="Cambria Math" w:eastAsia="宋体" w:hAnsi="Cambria Math"/>
            </w:rPr>
          </w:rPrChange>
        </w:rPr>
      </w:pPr>
      <w:r w:rsidRPr="16337AFB">
        <w:rPr>
          <w:rFonts w:ascii="Times New Roman" w:cs="Times New Roman" w:eastAsia="宋体" w:hAnsi="Times New Roman"/>
          <w:b/>
          <w:sz w:val="28"/>
          <w:szCs w:val="28"/>
          <w:rPrChange w:id="20110" w:author="user pc" w:date="2022-03-15T10:14:00Z">
            <w:rPr>
              <w:rFonts w:eastAsia="宋体" w:hAnsi="Cambria Math"/>
            </w:rPr>
          </w:rPrChange>
        </w:rPr>
        <w:t>Solution</w:t>
      </w:r>
    </w:p>
    <w:p>
      <w:pPr>
        <w:pStyle w:val="style0"/>
        <w:rPr>
          <w:rFonts w:ascii="Times New Roman" w:cs="Times New Roman" w:eastAsia="宋体" w:hAnsi="Times New Roman"/>
          <w:sz w:val="28"/>
          <w:szCs w:val="28"/>
          <w:rPrChange w:id="20111" w:author="user pc" w:date="2022-03-15T10:14:00Z">
            <w:rPr>
              <w:rFonts w:ascii="Cambria Math" w:eastAsia="宋体" w:hAnsi="Cambria Math"/>
            </w:rPr>
          </w:rPrChange>
        </w:rPr>
      </w:pPr>
      <w:r w:rsidRPr="0D704BC2">
        <w:rPr>
          <w:rFonts w:ascii="Times New Roman" w:cs="Times New Roman" w:eastAsia="宋体" w:hAnsi="Times New Roman"/>
          <w:sz w:val="28"/>
          <w:szCs w:val="28"/>
          <w:rPrChange w:id="20112" w:author="user pc" w:date="2022-03-15T10:14:00Z">
            <w:rPr>
              <w:rFonts w:eastAsia="宋体" w:hAnsi="Cambria Math"/>
            </w:rPr>
          </w:rPrChange>
        </w:rPr>
        <w:t>0.54g Ag = 0.54 / 108 = 0.005 mol Ag</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xml:space="preserve"> 1 mole electron</w:t>
      </w:r>
      <w:r w:rsidRPr="5C3DE5BC">
        <w:rPr>
          <w:rFonts w:ascii="Times New Roman" w:cs="Times New Roman" w:eastAsia="宋体" w:hAnsi="Times New Roman"/>
          <w:sz w:val="28"/>
          <w:szCs w:val="28"/>
          <w:rPrChange w:id="20113" w:author="user pc" w:date="2022-03-15T10:14:00Z">
            <w:rPr>
              <w:rFonts w:eastAsia="宋体" w:hAnsi="Cambria Math"/>
            </w:rPr>
          </w:rPrChange>
        </w:rPr>
        <w:t xml:space="preserve"> deposits 1 mol</w:t>
      </w:r>
      <w:r>
        <w:rPr>
          <w:rFonts w:ascii="Times New Roman" w:cs="Times New Roman" w:eastAsia="宋体" w:hAnsi="Times New Roman"/>
          <w:sz w:val="28"/>
          <w:szCs w:val="28"/>
        </w:rPr>
        <w:t>e</w:t>
      </w:r>
      <w:r w:rsidRPr="2A65E4C3">
        <w:rPr>
          <w:rFonts w:ascii="Times New Roman" w:cs="Times New Roman" w:eastAsia="宋体" w:hAnsi="Times New Roman"/>
          <w:sz w:val="28"/>
          <w:szCs w:val="28"/>
          <w:rPrChange w:id="20114" w:author="user pc" w:date="2022-03-15T10:14:00Z">
            <w:rPr>
              <w:rFonts w:eastAsia="宋体" w:hAnsi="Cambria Math"/>
            </w:rPr>
          </w:rPrChange>
        </w:rPr>
        <w:t xml:space="preserve"> of silver</w:t>
      </w:r>
      <w:r>
        <w:rPr>
          <w:rFonts w:ascii="Times New Roman" w:cs="Times New Roman" w:eastAsia="宋体" w:hAnsi="Times New Roman"/>
          <w:sz w:val="28"/>
          <w:szCs w:val="28"/>
        </w:rPr>
        <w:t xml:space="preserve">. </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In the same circuit;</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xml:space="preserve"> If 2 moles of electrons of Cu = 0.005 mole of Cu</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1 mole of electron of Cu = ?</w:t>
      </w:r>
    </w:p>
    <w:p>
      <w:pPr>
        <w:pStyle w:val="style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0.005</m:t>
              </m:r>
            </m:num>
            <m:den>
              <m:r>
                <w:rPr>
                  <w:rFonts w:ascii="Cambria Math" w:cs="Times New Roman" w:eastAsia="宋体" w:hAnsi="Cambria Math"/>
                  <w:sz w:val="28"/>
                  <w:szCs w:val="28"/>
                </w:rPr>
                <m:t>2</m:t>
              </m:r>
            </m:den>
          </m:f>
          <m:r>
            <w:rPr>
              <w:rFonts w:ascii="Cambria Math" w:cs="Times New Roman" w:eastAsia="宋体" w:hAnsi="Cambria Math"/>
              <w:sz w:val="28"/>
              <w:szCs w:val="28"/>
            </w:rPr>
            <m:t>=0.0025 mole of Cu</m:t>
          </m:r>
        </m:oMath>
      </m:oMathPara>
    </w:p>
    <w:p>
      <w:pPr>
        <w:pStyle w:val="style0"/>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Mass of Cu=mole of C</m:t>
          </m:r>
          <m:r>
            <w:rPr>
              <w:rFonts w:ascii="Times New Roman" w:cs="Times New Roman" w:eastAsia="宋体" w:hAnsi="Times New Roman"/>
              <w:sz w:val="28"/>
              <w:szCs w:val="28"/>
            </w:rPr>
            <m:t>u</m:t>
          </m:r>
          <m:r>
            <w:rPr>
              <w:rFonts w:ascii="Cambria Math" w:cs="Times New Roman" w:eastAsia="宋体" w:hAnsi="Cambria Math"/>
              <w:sz w:val="28"/>
              <w:szCs w:val="28"/>
            </w:rPr>
            <m:t xml:space="preserve"> ×atomic mass of Cu</m:t>
          </m:r>
        </m:oMath>
      </m:oMathPara>
    </w:p>
    <w:p>
      <w:pPr>
        <w:pStyle w:val="style0"/>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Mass of Cu=0.0025 mole of Cu×64=0.16 g of Cu.</m:t>
          </m:r>
        </m:oMath>
      </m:oMathPara>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Change w:id="20115"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0116" w:author="user pc" w:date="2022-03-15T10:14:00Z">
            <w:rPr>
              <w:rFonts w:eastAsia="宋体" w:hAnsi="Cambria Math"/>
            </w:rPr>
          </w:rPrChange>
        </w:rPr>
      </w:pPr>
      <w:r w:rsidRPr="67EB9AC8">
        <w:rPr>
          <w:rFonts w:ascii="Times New Roman" w:cs="Times New Roman" w:eastAsia="宋体" w:hAnsi="Times New Roman"/>
          <w:sz w:val="28"/>
          <w:szCs w:val="28"/>
          <w:rPrChange w:id="20117" w:author="user pc" w:date="2022-03-15T10:14:00Z">
            <w:rPr>
              <w:rFonts w:eastAsia="宋体" w:hAnsi="Cambria Math"/>
            </w:rPr>
          </w:rPrChange>
        </w:rPr>
        <w:t>10.  How much copper is deposited if a current of 0.2 Amps is passed for 2 hours through a copper</w:t>
      </w:r>
      <w:r>
        <w:rPr>
          <w:rFonts w:ascii="Times New Roman" w:cs="Times New Roman" w:eastAsia="宋体" w:hAnsi="Times New Roman"/>
          <w:sz w:val="28"/>
          <w:szCs w:val="28"/>
        </w:rPr>
        <w:t xml:space="preserve"> (II) sulphate solution</w:t>
      </w:r>
      <w:r w:rsidRPr="659DF30B">
        <w:rPr>
          <w:rFonts w:ascii="Times New Roman" w:cs="Times New Roman" w:eastAsia="宋体" w:hAnsi="Times New Roman"/>
          <w:sz w:val="28"/>
          <w:szCs w:val="28"/>
          <w:rPrChange w:id="20118" w:author="user pc" w:date="2022-03-15T10:14:00Z">
            <w:rPr>
              <w:rFonts w:eastAsia="宋体" w:hAnsi="Cambria Math"/>
            </w:rPr>
          </w:rPrChange>
        </w:rPr>
        <w:t>?</w:t>
      </w:r>
    </w:p>
    <w:p>
      <w:pPr>
        <w:pStyle w:val="style0"/>
        <w:rPr>
          <w:rFonts w:ascii="Times New Roman" w:cs="Times New Roman" w:eastAsia="宋体" w:hAnsi="Times New Roman"/>
          <w:b/>
          <w:bCs/>
          <w:sz w:val="28"/>
          <w:szCs w:val="28"/>
          <w:rPrChange w:id="20119" w:author="user pc" w:date="2022-03-15T10:14:00Z">
            <w:rPr>
              <w:rFonts w:ascii="Cambria Math" w:eastAsia="宋体" w:hAnsi="Cambria Math"/>
              <w:b/>
              <w:bCs/>
            </w:rPr>
          </w:rPrChange>
        </w:rPr>
      </w:pPr>
      <w:r w:rsidRPr="9E835DB5">
        <w:rPr>
          <w:rFonts w:ascii="Times New Roman" w:cs="Times New Roman" w:eastAsia="宋体" w:hAnsi="Times New Roman"/>
          <w:b/>
          <w:bCs/>
          <w:sz w:val="28"/>
          <w:szCs w:val="28"/>
          <w:rPrChange w:id="20120"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20121" w:author="user pc" w:date="2022-03-15T10:14:00Z">
            <w:rPr>
              <w:rFonts w:ascii="Cambria Math" w:eastAsia="宋体" w:hAnsi="Cambria Math"/>
            </w:rPr>
          </w:rPrChange>
        </w:rPr>
      </w:pPr>
      <w:r w:rsidRPr="5A0DACBD">
        <w:rPr>
          <w:rFonts w:ascii="Times New Roman" w:cs="Times New Roman" w:eastAsia="宋体" w:hAnsi="Times New Roman"/>
          <w:sz w:val="28"/>
          <w:szCs w:val="28"/>
          <w:rPrChange w:id="20122" w:author="user pc" w:date="2022-03-15T10:14:00Z">
            <w:rPr>
              <w:rFonts w:eastAsia="宋体" w:hAnsi="Cambria Math"/>
            </w:rPr>
          </w:rPrChange>
        </w:rPr>
        <w:t>Electrode equation: (-) cathode</w:t>
      </w:r>
      <w:r>
        <w:rPr>
          <w:rFonts w:ascii="Times New Roman" w:cs="Times New Roman" w:eastAsia="宋体" w:hAnsi="Times New Roman"/>
          <w:sz w:val="28"/>
          <w:szCs w:val="28"/>
        </w:rPr>
        <w:t>:</w:t>
      </w:r>
      <w:r w:rsidRPr="213555D9">
        <w:rPr>
          <w:rFonts w:ascii="Times New Roman" w:cs="Times New Roman" w:eastAsia="宋体" w:hAnsi="Times New Roman"/>
          <w:sz w:val="28"/>
          <w:szCs w:val="28"/>
          <w:rPrChange w:id="20123" w:author="user pc" w:date="2022-03-15T10:14:00Z">
            <w:rPr>
              <w:rFonts w:eastAsia="宋体" w:hAnsi="Cambria Math"/>
            </w:rPr>
          </w:rPrChange>
        </w:rPr>
        <w:t> le</w:t>
      </w:r>
      <w:r w:rsidRPr="7E2A97AD">
        <w:rPr>
          <w:rFonts w:ascii="Times New Roman" w:cs="Times New Roman" w:eastAsia="宋体" w:hAnsi="Times New Roman"/>
          <w:sz w:val="28"/>
          <w:szCs w:val="28"/>
          <w:vertAlign w:val="superscript"/>
          <w:rPrChange w:id="20124" w:author="user pc" w:date="2022-03-15T10:14:00Z">
            <w:rPr>
              <w:rFonts w:eastAsia="宋体" w:hAnsi="Cambria Math"/>
              <w:vertAlign w:val="superscript"/>
            </w:rPr>
          </w:rPrChange>
        </w:rPr>
        <w:t>2+</w:t>
      </w:r>
      <w:r w:rsidRPr="186466DA">
        <w:rPr>
          <w:rFonts w:ascii="Times New Roman" w:cs="Times New Roman" w:eastAsia="宋体" w:hAnsi="Times New Roman"/>
          <w:sz w:val="28"/>
          <w:szCs w:val="28"/>
          <w:vertAlign w:val="subscript"/>
          <w:rPrChange w:id="20125" w:author="user pc" w:date="2022-03-15T10:14:00Z">
            <w:rPr>
              <w:rFonts w:eastAsia="宋体" w:hAnsi="Cambria Math"/>
              <w:vertAlign w:val="subscript"/>
            </w:rPr>
          </w:rPrChange>
        </w:rPr>
        <w:t>(aq)t</w:t>
      </w:r>
      <w:r w:rsidRPr="E9663BB0">
        <w:rPr>
          <w:rFonts w:ascii="Times New Roman" w:cs="Times New Roman" w:eastAsia="宋体" w:hAnsi="Times New Roman"/>
          <w:sz w:val="28"/>
          <w:szCs w:val="28"/>
          <w:rPrChange w:id="20126" w:author="user pc" w:date="2022-03-15T10:14:00Z">
            <w:rPr>
              <w:rFonts w:eastAsia="宋体" w:hAnsi="Cambria Math"/>
            </w:rPr>
          </w:rPrChange>
        </w:rPr>
        <w:t>+ 2e</w:t>
      </w:r>
      <w:r w:rsidRPr="53D295D9">
        <w:rPr>
          <w:rFonts w:ascii="Times New Roman" w:cs="Times New Roman" w:eastAsia="宋体" w:hAnsi="Times New Roman"/>
          <w:sz w:val="28"/>
          <w:szCs w:val="28"/>
          <w:vertAlign w:val="superscript"/>
          <w:rPrChange w:id="20127" w:author="user pc" w:date="2022-03-15T10:14:00Z">
            <w:rPr>
              <w:rFonts w:eastAsia="宋体" w:hAnsi="Cambria Math"/>
              <w:vertAlign w:val="superscript"/>
            </w:rPr>
          </w:rPrChange>
        </w:rPr>
        <w:t xml:space="preserve">- </w:t>
      </w:r>
      <w:r w:rsidRPr="32CA2B3C">
        <w:rPr>
          <w:rFonts w:ascii="Times New Roman" w:cs="Times New Roman" w:eastAsia="宋体" w:hAnsi="Times New Roman"/>
          <w:sz w:val="28"/>
          <w:szCs w:val="28"/>
          <w:rPrChange w:id="20128" w:author="user pc" w:date="2022-03-15T10:14:00Z">
            <w:rPr>
              <w:rFonts w:eastAsia="宋体" w:hAnsi="Cambria Math"/>
            </w:rPr>
          </w:rPrChange>
        </w:rPr>
        <w:t>==&gt;etr</w:t>
      </w:r>
      <w:r w:rsidRPr="6A11AE22">
        <w:rPr>
          <w:rFonts w:ascii="Times New Roman" w:cs="Times New Roman" w:eastAsia="宋体" w:hAnsi="Times New Roman"/>
          <w:sz w:val="28"/>
          <w:szCs w:val="28"/>
          <w:vertAlign w:val="subscript"/>
          <w:rPrChange w:id="20129" w:author="user pc" w:date="2022-03-15T10:14:00Z">
            <w:rPr>
              <w:rFonts w:eastAsia="宋体" w:hAnsi="Cambria Math"/>
              <w:vertAlign w:val="subscript"/>
            </w:rPr>
          </w:rPrChange>
        </w:rPr>
        <w:t>(s)</w:t>
      </w:r>
      <w:r w:rsidRPr="EB73854E">
        <w:rPr>
          <w:rFonts w:ascii="Times New Roman" w:cs="Times New Roman" w:eastAsia="宋体" w:hAnsi="Times New Roman"/>
          <w:sz w:val="28"/>
          <w:szCs w:val="28"/>
          <w:rPrChange w:id="20130" w:author="user pc" w:date="2022-03-15T10:14:00Z">
            <w:rPr>
              <w:rFonts w:eastAsia="宋体" w:hAnsi="Cambria Math"/>
            </w:rPr>
          </w:rPrChange>
        </w:rPr>
        <w:t> s)etrode equati</w:t>
      </w:r>
    </w:p>
    <w:p>
      <w:pPr>
        <w:pStyle w:val="style0"/>
        <w:rPr>
          <w:rFonts w:ascii="Times New Roman" w:cs="Times New Roman" w:eastAsia="宋体" w:hAnsi="Times New Roman"/>
          <w:sz w:val="28"/>
          <w:szCs w:val="28"/>
          <w:rPrChange w:id="20131" w:author="user pc" w:date="2022-03-15T10:14:00Z">
            <w:rPr>
              <w:rFonts w:ascii="Cambria Math" w:eastAsia="宋体" w:hAnsi="Cambria Math"/>
            </w:rPr>
          </w:rPrChange>
        </w:rPr>
      </w:pPr>
      <w:r>
        <w:rPr>
          <w:rFonts w:ascii="Times New Roman" w:cs="Times New Roman" w:eastAsia="宋体" w:hAnsi="Times New Roman"/>
          <w:sz w:val="28"/>
          <w:szCs w:val="28"/>
        </w:rPr>
        <w:t>T</w:t>
      </w:r>
      <w:r w:rsidRPr="04E6D11E">
        <w:rPr>
          <w:rFonts w:ascii="Times New Roman" w:cs="Times New Roman" w:eastAsia="宋体" w:hAnsi="Times New Roman"/>
          <w:sz w:val="28"/>
          <w:szCs w:val="28"/>
          <w:rPrChange w:id="20132" w:author="user pc" w:date="2022-03-15T10:14:00Z">
            <w:rPr>
              <w:rFonts w:eastAsia="宋体" w:hAnsi="Cambria Math"/>
            </w:rPr>
          </w:rPrChange>
        </w:rPr>
        <w:t>he quantity of electricity passed in Coulombs</w:t>
      </w:r>
      <w:r>
        <w:rPr>
          <w:rFonts w:ascii="Times New Roman" w:cs="Times New Roman" w:eastAsia="宋体" w:hAnsi="Times New Roman"/>
          <w:sz w:val="28"/>
          <w:szCs w:val="28"/>
        </w:rPr>
        <w:t xml:space="preserve"> </w:t>
      </w:r>
      <w:r w:rsidRPr="CEE52AC7">
        <w:rPr>
          <w:rFonts w:ascii="Times New Roman" w:cs="Times New Roman" w:eastAsia="宋体" w:hAnsi="Times New Roman"/>
          <w:sz w:val="28"/>
          <w:szCs w:val="28"/>
          <w:rPrChange w:id="20133" w:author="user pc" w:date="2022-03-15T10:14:00Z">
            <w:rPr>
              <w:rFonts w:eastAsia="宋体" w:hAnsi="Cambria Math"/>
            </w:rPr>
          </w:rPrChange>
        </w:rPr>
        <w:t>= current in A x time in sec</w:t>
      </w:r>
      <w:r>
        <w:rPr>
          <w:rFonts w:ascii="Times New Roman" w:cs="Times New Roman" w:eastAsia="宋体" w:hAnsi="Times New Roman"/>
          <w:sz w:val="28"/>
          <w:szCs w:val="28"/>
        </w:rPr>
        <w:t xml:space="preserve">onds </w:t>
      </w:r>
      <w:r w:rsidRPr="74462976">
        <w:rPr>
          <w:rFonts w:ascii="Times New Roman" w:cs="Times New Roman" w:eastAsia="宋体" w:hAnsi="Times New Roman"/>
          <w:sz w:val="28"/>
          <w:szCs w:val="28"/>
          <w:rPrChange w:id="20134" w:author="user pc" w:date="2022-03-15T10:14:00Z">
            <w:rPr>
              <w:rFonts w:eastAsia="宋体" w:hAnsi="Cambria Math"/>
            </w:rPr>
          </w:rPrChange>
        </w:rPr>
        <w:t>(Q = I x t)</w:t>
      </w:r>
    </w:p>
    <w:p>
      <w:pPr>
        <w:pStyle w:val="style0"/>
        <w:rPr>
          <w:rFonts w:ascii="Times New Roman" w:cs="Times New Roman" w:eastAsia="宋体" w:hAnsi="Times New Roman"/>
          <w:sz w:val="28"/>
          <w:szCs w:val="28"/>
        </w:rPr>
      </w:pPr>
      <w:r w:rsidRPr="81A0114B">
        <w:rPr>
          <w:rFonts w:ascii="Times New Roman" w:cs="Times New Roman" w:eastAsia="宋体" w:hAnsi="Times New Roman"/>
          <w:sz w:val="28"/>
          <w:szCs w:val="28"/>
          <w:rPrChange w:id="20135" w:author="user pc" w:date="2022-03-15T10:14:00Z">
            <w:rPr>
              <w:rFonts w:eastAsia="宋体" w:hAnsi="Cambria Math"/>
            </w:rPr>
          </w:rPrChange>
        </w:rPr>
        <w:t>= 0.2 x 2 x 60 x 60 = 144</w:t>
      </w:r>
      <w:r>
        <w:rPr>
          <w:rFonts w:ascii="Times New Roman" w:cs="Times New Roman" w:eastAsia="宋体" w:hAnsi="Times New Roman"/>
          <w:sz w:val="28"/>
          <w:szCs w:val="28"/>
        </w:rPr>
        <w:t>0 Coulombs, and 1 mole of electron</w:t>
      </w:r>
      <w:r w:rsidRPr="B5D65B0F">
        <w:rPr>
          <w:rFonts w:ascii="Times New Roman" w:cs="Times New Roman" w:eastAsia="宋体" w:hAnsi="Times New Roman"/>
          <w:sz w:val="28"/>
          <w:szCs w:val="28"/>
          <w:rPrChange w:id="20136" w:author="user pc" w:date="2022-03-15T10:14:00Z">
            <w:rPr>
              <w:rFonts w:eastAsia="宋体" w:hAnsi="Cambria Math"/>
            </w:rPr>
          </w:rPrChange>
        </w:rPr>
        <w:t xml:space="preserve"> = 96500 Coulombs</w:t>
      </w:r>
      <w:r>
        <w:rPr>
          <w:rFonts w:ascii="Times New Roman" w:cs="Times New Roman" w:eastAsia="宋体" w:hAnsi="Times New Roman"/>
          <w:sz w:val="28"/>
          <w:szCs w:val="28"/>
        </w:rPr>
        <w:t>.</w:t>
      </w:r>
    </w:p>
    <w:p>
      <w:pPr>
        <w:pStyle w:val="style0"/>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Q=nF</m:t>
          </m:r>
        </m:oMath>
      </m:oMathPara>
    </w:p>
    <w:p>
      <w:pPr>
        <w:pStyle w:val="style0"/>
        <w:rPr>
          <w:rFonts w:ascii="Times New Roman" w:cs="Times New Roman" w:eastAsia="宋体" w:hAnsi="Times New Roman"/>
          <w:sz w:val="28"/>
          <w:szCs w:val="28"/>
          <w:rPrChange w:id="20137" w:author="user pc" w:date="2022-03-15T10:14:00Z">
            <w:rPr>
              <w:rFonts w:ascii="Cambria Math" w:eastAsia="宋体" w:hAnsi="Cambria Math"/>
            </w:rPr>
          </w:rPrChange>
        </w:rPr>
      </w:pPr>
      <m:oMathPara>
        <m:oMathParaPr>
          <m:jc m:val="left"/>
        </m:oMathParaPr>
        <m:oMath>
          <m:r>
            <w:rPr>
              <w:rFonts w:ascii="Cambria Math" w:cs="Times New Roman" w:eastAsia="宋体" w:hAnsi="Cambria Math"/>
              <w:sz w:val="28"/>
              <w:szCs w:val="28"/>
            </w:rPr>
            <m:t xml:space="preserve">n= </m:t>
          </m:r>
          <m:f>
            <m:fPr>
              <m:ctrlPr>
                <w:rPr>
                  <w:rFonts w:ascii="Cambria Math" w:cs="Times New Roman" w:eastAsia="宋体" w:hAnsi="Cambria Math"/>
                  <w:i/>
                  <w:sz w:val="28"/>
                  <w:szCs w:val="28"/>
                </w:rPr>
              </m:ctrlPr>
            </m:fPr>
            <m:num>
              <m:r>
                <w:rPr>
                  <w:rFonts w:ascii="Cambria Math" w:cs="Times New Roman" w:eastAsia="宋体" w:hAnsi="Cambria Math"/>
                  <w:sz w:val="28"/>
                  <w:szCs w:val="28"/>
                </w:rPr>
                <m:t>Q</m:t>
              </m:r>
            </m:num>
            <m:den>
              <m:r>
                <w:rPr>
                  <w:rFonts w:ascii="Cambria Math" w:cs="Times New Roman" w:eastAsia="宋体" w:hAnsi="Cambria Math"/>
                  <w:sz w:val="28"/>
                  <w:szCs w:val="28"/>
                </w:rPr>
                <m:t>F</m:t>
              </m:r>
            </m:den>
          </m:f>
        </m:oMath>
      </m:oMathPara>
    </w:p>
    <w:p>
      <w:pPr>
        <w:pStyle w:val="style0"/>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 xml:space="preserve">Therefore, the moles of electrons passed through the </m:t>
          </m:r>
        </m:oMath>
      </m:oMathPara>
    </w:p>
    <w:p>
      <w:pPr>
        <w:pStyle w:val="style0"/>
        <w:rPr>
          <w:rFonts w:ascii="Times New Roman" w:cs="Times New Roman" w:eastAsia="宋体" w:hAnsi="Times New Roman"/>
          <w:sz w:val="28"/>
          <w:szCs w:val="28"/>
        </w:rPr>
      </w:pPr>
      <m:oMathPara>
        <m:oMathParaPr>
          <m:jc m:val="left"/>
        </m:oMathParaPr>
        <m:oMath>
          <m:r>
            <w:rPr>
              <w:rFonts w:ascii="Cambria Math" w:cs="Times New Roman" w:eastAsia="宋体" w:hAnsi="Cambria Math"/>
              <w:sz w:val="28"/>
              <w:szCs w:val="28"/>
            </w:rPr>
            <m:t>circuit=</m:t>
          </m:r>
          <m:f>
            <m:fPr>
              <m:ctrlPr>
                <w:rPr>
                  <w:rFonts w:ascii="Cambria Math" w:cs="Times New Roman" w:eastAsia="宋体" w:hAnsi="Cambria Math"/>
                  <w:i/>
                  <w:sz w:val="28"/>
                  <w:szCs w:val="28"/>
                </w:rPr>
              </m:ctrlPr>
            </m:fPr>
            <m:num>
              <m:r>
                <w:rPr>
                  <w:rFonts w:ascii="Cambria Math" w:cs="Times New Roman" w:eastAsia="宋体" w:hAnsi="Cambria Math"/>
                  <w:sz w:val="28"/>
                  <w:szCs w:val="28"/>
                </w:rPr>
                <m:t>1440</m:t>
              </m:r>
            </m:num>
            <m:den>
              <m:r>
                <w:rPr>
                  <w:rFonts w:ascii="Cambria Math" w:cs="Times New Roman" w:eastAsia="宋体" w:hAnsi="Cambria Math"/>
                  <w:sz w:val="28"/>
                  <w:szCs w:val="28"/>
                </w:rPr>
                <m:t>96500</m:t>
              </m:r>
            </m:den>
          </m:f>
          <m:r>
            <w:rPr>
              <w:rFonts w:ascii="Cambria Math" w:cs="Times New Roman" w:eastAsia="宋体" w:hAnsi="Cambria Math"/>
              <w:sz w:val="28"/>
              <w:szCs w:val="28"/>
            </w:rPr>
            <m:t>=0.01492 moles of electrons</m:t>
          </m:r>
        </m:oMath>
      </m:oMathPara>
    </w:p>
    <w:p>
      <w:pPr>
        <w:pStyle w:val="style0"/>
        <w:rPr>
          <w:rFonts w:ascii="Times New Roman" w:cs="Times New Roman" w:eastAsia="宋体" w:hAnsi="Times New Roman"/>
          <w:b/>
          <w:color w:val="0033cc"/>
          <w:sz w:val="28"/>
          <w:szCs w:val="28"/>
        </w:rPr>
      </w:pPr>
      <m:oMathPara>
        <m:oMath>
          <m:r>
            <m:rPr>
              <m:sty m:val="bi"/>
            </m:rPr>
            <w:rPr>
              <w:rFonts w:ascii="Cambria Math" w:cs="Times New Roman" w:eastAsia="宋体" w:hAnsi="Cambria Math"/>
              <w:color w:val="0033cc"/>
              <w:sz w:val="28"/>
              <w:szCs w:val="28"/>
            </w:rPr>
            <m:t>I</m:t>
          </m:r>
          <m:r w:rsidRPr="DDC40BA2">
            <m:rPr>
              <m:sty m:val="bi"/>
            </m:rPr>
            <w:rPr>
              <w:rFonts w:ascii="Cambria Math" w:cs="Times New Roman" w:eastAsia="宋体" w:hAnsi="Cambria Math"/>
              <w:color w:val="0033cc"/>
              <w:sz w:val="28"/>
              <w:szCs w:val="28"/>
              <w:rPrChange w:id="20138" w:author="user pc" w:date="2022-03-15T10:14:00Z">
                <w:rPr>
                  <w:rFonts w:ascii="Cambria Math" w:eastAsia="宋体" w:hAnsi="Cambria Math"/>
                  <w:color w:val="0033cc"/>
                  <w:sz w:val="28"/>
                  <w:szCs w:val="28"/>
                </w:rPr>
              </w:rPrChange>
            </w:rPr>
            <m:t>t takes two moles of electrons to form one mole of</m:t>
          </m:r>
        </m:oMath>
      </m:oMathPara>
    </w:p>
    <w:p>
      <w:pPr>
        <w:pStyle w:val="style0"/>
        <w:rPr>
          <w:rFonts w:ascii="Times New Roman" w:cs="Times New Roman" w:eastAsia="宋体" w:hAnsi="Times New Roman"/>
          <w:b/>
          <w:color w:val="0033cc"/>
          <w:sz w:val="28"/>
          <w:szCs w:val="28"/>
          <w:rPrChange w:id="20139" w:author="user pc" w:date="2022-03-15T10:14:00Z">
            <w:rPr>
              <w:rFonts w:ascii="Cambria Math" w:eastAsia="宋体" w:hAnsi="Cambria Math"/>
            </w:rPr>
          </w:rPrChange>
        </w:rPr>
      </w:pPr>
      <m:oMathPara>
        <m:oMathParaPr>
          <m:jc m:val="left"/>
        </m:oMathParaPr>
        <m:oMath>
          <m:r w:rsidRPr="CEE35B90">
            <m:rPr>
              <m:sty m:val="bi"/>
            </m:rPr>
            <w:rPr>
              <w:rFonts w:ascii="Cambria Math" w:cs="Times New Roman" w:eastAsia="宋体" w:hAnsi="Cambria Math"/>
              <w:color w:val="0033cc"/>
              <w:sz w:val="28"/>
              <w:szCs w:val="28"/>
              <w:rPrChange w:id="20140" w:author="user pc" w:date="2022-03-15T10:14:00Z">
                <w:rPr>
                  <w:rFonts w:ascii="Cambria Math" w:eastAsia="宋体" w:hAnsi="Cambria Math"/>
                  <w:color w:val="0033cc"/>
                  <w:sz w:val="28"/>
                  <w:szCs w:val="28"/>
                </w:rPr>
              </w:rPrChange>
            </w:rPr>
            <m:t xml:space="preserve"> copper</m:t>
          </m:r>
          <m:r>
            <m:rPr>
              <m:sty m:val="bi"/>
            </m:rPr>
            <w:rPr>
              <w:rFonts w:ascii="Cambria Math" w:cs="Times New Roman" w:eastAsia="宋体" w:hAnsi="Cambria Math"/>
              <w:color w:val="0033cc"/>
              <w:sz w:val="28"/>
              <w:szCs w:val="28"/>
            </w:rPr>
            <m:t>.</m:t>
          </m:r>
        </m:oMath>
      </m:oMathPara>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2 moles of electrons = 1 mole of copper deposited</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0.01492 moles of electrons = ?</w:t>
      </w:r>
    </w:p>
    <w:p>
      <w:pPr>
        <w:pStyle w:val="style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0.01492</m:t>
              </m:r>
            </m:num>
            <m:den>
              <m:r>
                <w:rPr>
                  <w:rFonts w:ascii="Cambria Math" w:cs="Times New Roman" w:eastAsia="宋体" w:hAnsi="Cambria Math"/>
                  <w:sz w:val="28"/>
                  <w:szCs w:val="28"/>
                </w:rPr>
                <m:t>2</m:t>
              </m:r>
            </m:den>
          </m:f>
          <m:r>
            <w:rPr>
              <w:rFonts w:ascii="Cambria Math" w:cs="Times New Roman" w:eastAsia="宋体" w:hAnsi="Cambria Math"/>
              <w:sz w:val="28"/>
              <w:szCs w:val="28"/>
            </w:rPr>
            <m:t>=0.00746 mole of Cu deposited</m:t>
          </m:r>
        </m:oMath>
      </m:oMathPara>
    </w:p>
    <w:p>
      <w:pPr>
        <w:pStyle w:val="style0"/>
        <w:rPr>
          <w:rFonts w:ascii="Times New Roman" w:cs="Times New Roman" w:eastAsia="宋体" w:hAnsi="Times New Roman"/>
          <w:sz w:val="28"/>
          <w:szCs w:val="28"/>
          <w:rPrChange w:id="20141" w:author="user pc" w:date="2022-03-15T10:14:00Z">
            <w:rPr>
              <w:rFonts w:ascii="Cambria Math" w:eastAsia="宋体" w:hAnsi="Cambria Math"/>
            </w:rPr>
          </w:rPrChange>
        </w:rPr>
      </w:pPr>
      <w:r>
        <w:rPr>
          <w:rFonts w:ascii="Times New Roman" w:cs="Times New Roman" w:eastAsia="宋体" w:hAnsi="Times New Roman"/>
          <w:sz w:val="28"/>
          <w:szCs w:val="28"/>
        </w:rPr>
        <w:t>Mass</w:t>
      </w:r>
      <w:r w:rsidRPr="5B55CA4C">
        <w:rPr>
          <w:rFonts w:ascii="Times New Roman" w:cs="Times New Roman" w:eastAsia="宋体" w:hAnsi="Times New Roman"/>
          <w:sz w:val="28"/>
          <w:szCs w:val="28"/>
          <w:rPrChange w:id="20142" w:author="user pc" w:date="2022-03-15T10:14:00Z">
            <w:rPr>
              <w:rFonts w:eastAsia="宋体" w:hAnsi="Cambria Math"/>
            </w:rPr>
          </w:rPrChange>
        </w:rPr>
        <w:t xml:space="preserve"> of copper = moles of copper x atomic mass of copper</w:t>
      </w:r>
    </w:p>
    <w:p>
      <w:pPr>
        <w:pStyle w:val="style0"/>
        <w:rPr>
          <w:rFonts w:ascii="Times New Roman" w:cs="Times New Roman" w:eastAsia="宋体" w:hAnsi="Times New Roman"/>
          <w:sz w:val="28"/>
          <w:szCs w:val="28"/>
          <w:rPrChange w:id="20143" w:author="user pc" w:date="2022-03-15T10:14:00Z">
            <w:rPr>
              <w:rFonts w:eastAsia="宋体" w:hAnsi="Cambria Math"/>
            </w:rPr>
          </w:rPrChange>
        </w:rPr>
      </w:pPr>
      <w:r w:rsidRPr="0F9D05EB">
        <w:rPr>
          <w:rFonts w:ascii="Times New Roman" w:cs="Times New Roman" w:eastAsia="宋体" w:hAnsi="Times New Roman"/>
          <w:sz w:val="28"/>
          <w:szCs w:val="28"/>
          <w:rPrChange w:id="20144" w:author="user pc" w:date="2022-03-15T10:14:00Z">
            <w:rPr>
              <w:rFonts w:eastAsia="宋体" w:hAnsi="Cambria Math"/>
            </w:rPr>
          </w:rPrChange>
        </w:rPr>
        <w:t xml:space="preserve"> </w:t>
      </w:r>
      <w:r>
        <w:rPr>
          <w:rFonts w:ascii="Times New Roman" w:cs="Times New Roman" w:eastAsia="宋体" w:hAnsi="Times New Roman"/>
          <w:sz w:val="28"/>
          <w:szCs w:val="28"/>
        </w:rPr>
        <w:t>Mass</w:t>
      </w:r>
      <w:r w:rsidRPr="51A36A83">
        <w:rPr>
          <w:rFonts w:ascii="Times New Roman" w:cs="Times New Roman" w:eastAsia="宋体" w:hAnsi="Times New Roman"/>
          <w:sz w:val="28"/>
          <w:szCs w:val="28"/>
          <w:rPrChange w:id="20145" w:author="user pc" w:date="2022-03-15T10:14:00Z">
            <w:rPr>
              <w:rFonts w:eastAsia="宋体" w:hAnsi="Cambria Math"/>
            </w:rPr>
          </w:rPrChange>
        </w:rPr>
        <w:t xml:space="preserve"> of copper = 0.00746 x 64 =r x atomic mass of copper</w:t>
      </w:r>
      <w:r w:rsidRPr="28E9C88D">
        <w:rPr>
          <w:rFonts w:ascii="Times New Roman" w:cs="Times New Roman" w:eastAsia="宋体" w:hAnsi="Times New Roman"/>
          <w:sz w:val="28"/>
          <w:szCs w:val="28"/>
          <w:rPrChange w:id="20146" w:author="user pc" w:date="2022-03-15T10:14:00Z">
            <w:rPr>
              <w:rFonts w:eastAsia="宋体" w:hAnsi="Cambria Math"/>
            </w:rPr>
          </w:rPrChange>
        </w:rPr>
        <w:t>ted.</w:t>
      </w:r>
    </w:p>
    <w:p>
      <w:pPr>
        <w:pStyle w:val="style0"/>
        <w:rPr>
          <w:rFonts w:ascii="Times New Roman" w:cs="Times New Roman" w:eastAsia="宋体" w:hAnsi="Times New Roman"/>
          <w:sz w:val="28"/>
          <w:szCs w:val="28"/>
          <w:rPrChange w:id="20147"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0148" w:author="user pc" w:date="2022-03-15T10:14:00Z">
            <w:rPr>
              <w:rFonts w:ascii="Cambria Math" w:eastAsia="宋体" w:hAnsi="Cambria Math"/>
            </w:rPr>
          </w:rPrChange>
        </w:rPr>
      </w:pPr>
      <w:r w:rsidRPr="EE568D96">
        <w:rPr>
          <w:rFonts w:ascii="Times New Roman" w:cs="Times New Roman" w:eastAsia="宋体" w:hAnsi="Times New Roman"/>
          <w:sz w:val="28"/>
          <w:szCs w:val="28"/>
          <w:rPrChange w:id="20149" w:author="user pc" w:date="2022-03-15T10:14:00Z">
            <w:rPr>
              <w:rFonts w:eastAsia="宋体" w:hAnsi="Cambria Math"/>
            </w:rPr>
          </w:rPrChange>
        </w:rPr>
        <w:t>11.  In the electrolysis of molten sodium chloride 60 cm</w:t>
      </w:r>
      <w:r w:rsidRPr="AEEBAE07">
        <w:rPr>
          <w:rFonts w:ascii="Times New Roman" w:cs="Times New Roman" w:eastAsia="宋体" w:hAnsi="Times New Roman"/>
          <w:sz w:val="28"/>
          <w:szCs w:val="28"/>
          <w:vertAlign w:val="superscript"/>
          <w:rPrChange w:id="20150" w:author="user pc" w:date="2022-03-15T10:14:00Z">
            <w:rPr>
              <w:rFonts w:eastAsia="宋体" w:hAnsi="Cambria Math"/>
            </w:rPr>
          </w:rPrChange>
        </w:rPr>
        <w:t>3</w:t>
      </w:r>
      <w:r w:rsidRPr="F41C0CDC">
        <w:rPr>
          <w:rFonts w:ascii="Times New Roman" w:cs="Times New Roman" w:eastAsia="宋体" w:hAnsi="Times New Roman"/>
          <w:sz w:val="28"/>
          <w:szCs w:val="28"/>
          <w:rPrChange w:id="20151" w:author="user pc" w:date="2022-03-15T10:14:00Z">
            <w:rPr>
              <w:rFonts w:eastAsia="宋体" w:hAnsi="Cambria Math"/>
            </w:rPr>
          </w:rPrChange>
        </w:rPr>
        <w:t> 1.  In the electrolysis o</w:t>
      </w:r>
    </w:p>
    <w:p>
      <w:pPr>
        <w:pStyle w:val="style0"/>
        <w:rPr>
          <w:rFonts w:ascii="Times New Roman" w:cs="Times New Roman" w:eastAsia="宋体" w:hAnsi="Times New Roman"/>
          <w:sz w:val="28"/>
          <w:szCs w:val="28"/>
          <w:rPrChange w:id="20152" w:author="user pc" w:date="2022-03-15T10:14:00Z">
            <w:rPr>
              <w:rFonts w:eastAsia="宋体" w:hAnsi="Cambria Math"/>
            </w:rPr>
          </w:rPrChange>
        </w:rPr>
      </w:pPr>
      <w:r w:rsidRPr="1AE89D34">
        <w:rPr>
          <w:rFonts w:ascii="Times New Roman" w:cs="Times New Roman" w:eastAsia="宋体" w:hAnsi="Times New Roman"/>
          <w:sz w:val="28"/>
          <w:szCs w:val="28"/>
          <w:rPrChange w:id="20153" w:author="user pc" w:date="2022-03-15T10:14:00Z">
            <w:rPr>
              <w:rFonts w:eastAsia="宋体" w:hAnsi="Cambria Math"/>
            </w:rPr>
          </w:rPrChange>
        </w:rPr>
        <w:t>Electrode equations:</w:t>
      </w:r>
    </w:p>
    <w:p>
      <w:pPr>
        <w:pStyle w:val="style0"/>
        <w:rPr>
          <w:rFonts w:ascii="Times New Roman" w:cs="Times New Roman" w:eastAsia="宋体" w:hAnsi="Times New Roman"/>
          <w:sz w:val="28"/>
          <w:szCs w:val="28"/>
          <w:rPrChange w:id="20154" w:author="user pc" w:date="2022-03-15T10:14:00Z">
            <w:rPr>
              <w:rFonts w:eastAsia="宋体" w:hAnsi="Cambria Math"/>
            </w:rPr>
          </w:rPrChange>
        </w:rPr>
      </w:pPr>
      <w:r w:rsidRPr="9433831D">
        <w:rPr>
          <w:rFonts w:ascii="Times New Roman" w:cs="Times New Roman" w:eastAsia="宋体" w:hAnsi="Times New Roman"/>
          <w:sz w:val="28"/>
          <w:szCs w:val="28"/>
          <w:rPrChange w:id="20155" w:author="user pc" w:date="2022-03-15T10:14:00Z">
            <w:rPr>
              <w:rFonts w:eastAsia="宋体" w:hAnsi="Cambria Math"/>
            </w:rPr>
          </w:rPrChange>
        </w:rPr>
        <w:t>(-) cathodequa</w:t>
      </w:r>
      <w:r w:rsidRPr="B082C3FE">
        <w:rPr>
          <w:rFonts w:ascii="Times New Roman" w:cs="Times New Roman" w:eastAsia="宋体" w:hAnsi="Times New Roman"/>
          <w:sz w:val="28"/>
          <w:szCs w:val="28"/>
          <w:vertAlign w:val="superscript"/>
          <w:rPrChange w:id="20156" w:author="user pc" w:date="2022-03-15T10:14:00Z">
            <w:rPr>
              <w:rFonts w:eastAsia="宋体" w:hAnsi="Cambria Math"/>
              <w:vertAlign w:val="superscript"/>
            </w:rPr>
          </w:rPrChange>
        </w:rPr>
        <w:t>+</w:t>
      </w:r>
      <w:r w:rsidRPr="D348FC0D">
        <w:rPr>
          <w:rFonts w:ascii="Times New Roman" w:cs="Times New Roman" w:eastAsia="宋体" w:hAnsi="Times New Roman"/>
          <w:sz w:val="28"/>
          <w:szCs w:val="28"/>
          <w:rPrChange w:id="20157" w:author="user pc" w:date="2022-03-15T10:14:00Z">
            <w:rPr>
              <w:rFonts w:eastAsia="宋体" w:hAnsi="Cambria Math"/>
            </w:rPr>
          </w:rPrChange>
        </w:rPr>
        <w:t xml:space="preserve"> -) </w:t>
      </w:r>
      <w:r w:rsidRPr="D70DBEE0">
        <w:rPr>
          <w:rFonts w:ascii="Times New Roman" w:cs="Times New Roman" w:eastAsia="宋体" w:hAnsi="Times New Roman"/>
          <w:sz w:val="28"/>
          <w:szCs w:val="28"/>
          <w:vertAlign w:val="superscript"/>
          <w:rPrChange w:id="20158" w:author="user pc" w:date="2022-03-15T10:14:00Z">
            <w:rPr>
              <w:rFonts w:eastAsia="宋体" w:hAnsi="Cambria Math"/>
            </w:rPr>
          </w:rPrChange>
        </w:rPr>
        <w:t>-</w:t>
      </w:r>
      <w:r w:rsidRPr="F09C85B2">
        <w:rPr>
          <w:rFonts w:ascii="Times New Roman" w:cs="Times New Roman" w:eastAsia="宋体" w:hAnsi="Times New Roman"/>
          <w:sz w:val="28"/>
          <w:szCs w:val="28"/>
          <w:rPrChange w:id="20159" w:author="user pc" w:date="2022-03-15T10:14:00Z">
            <w:rPr>
              <w:rFonts w:eastAsia="宋体" w:hAnsi="Cambria Math"/>
            </w:rPr>
          </w:rPrChange>
        </w:rPr>
        <w:t> -) cathodequa</w:t>
      </w:r>
      <w:r w:rsidRPr="F9FAE4CA">
        <w:rPr>
          <w:rFonts w:ascii="Times New Roman" w:cs="Times New Roman" w:eastAsia="宋体" w:hAnsi="Times New Roman"/>
          <w:sz w:val="28"/>
          <w:szCs w:val="28"/>
          <w:vertAlign w:val="superscript"/>
          <w:rPrChange w:id="20160" w:author="user pc" w:date="2022-03-15T10:14:00Z">
            <w:rPr>
              <w:rFonts w:eastAsia="宋体" w:hAnsi="Cambria Math"/>
              <w:vertAlign w:val="superscript"/>
            </w:rPr>
          </w:rPrChange>
        </w:rPr>
        <w:t>+</w:t>
      </w:r>
      <w:r w:rsidRPr="203CA2E6">
        <w:rPr>
          <w:rFonts w:ascii="Times New Roman" w:cs="Times New Roman" w:eastAsia="宋体" w:hAnsi="Times New Roman"/>
          <w:sz w:val="28"/>
          <w:szCs w:val="28"/>
          <w:rPrChange w:id="20161" w:author="user pc" w:date="2022-03-15T10:14:00Z">
            <w:rPr>
              <w:rFonts w:eastAsia="宋体" w:hAnsi="Cambria Math"/>
            </w:rPr>
          </w:rPrChange>
        </w:rPr>
        <w:t> -) c</w:t>
      </w:r>
      <w:r w:rsidRPr="55E816A4">
        <w:rPr>
          <w:rFonts w:ascii="Times New Roman" w:cs="Times New Roman" w:eastAsia="宋体" w:hAnsi="Times New Roman"/>
          <w:sz w:val="28"/>
          <w:szCs w:val="28"/>
          <w:vertAlign w:val="superscript"/>
          <w:rPrChange w:id="20162" w:author="user pc" w:date="2022-03-15T10:14:00Z">
            <w:rPr>
              <w:rFonts w:eastAsia="宋体" w:hAnsi="Cambria Math"/>
              <w:vertAlign w:val="superscript"/>
            </w:rPr>
          </w:rPrChange>
        </w:rPr>
        <w:t>-</w:t>
      </w:r>
      <w:r w:rsidRPr="B7CC41E7">
        <w:rPr>
          <w:rFonts w:ascii="Times New Roman" w:cs="Times New Roman" w:eastAsia="宋体" w:hAnsi="Times New Roman"/>
          <w:sz w:val="28"/>
          <w:szCs w:val="28"/>
          <w:rPrChange w:id="20163" w:author="user pc" w:date="2022-03-15T10:14:00Z">
            <w:rPr>
              <w:rFonts w:eastAsia="宋体" w:hAnsi="Cambria Math"/>
            </w:rPr>
          </w:rPrChange>
        </w:rPr>
        <w:t> -) cathodequations:ysis of molten sodiu</w:t>
      </w:r>
    </w:p>
    <w:p>
      <w:pPr>
        <w:pStyle w:val="style0"/>
        <w:rPr>
          <w:rFonts w:ascii="Times New Roman" w:cs="Times New Roman" w:eastAsia="宋体" w:hAnsi="Times New Roman"/>
          <w:sz w:val="28"/>
          <w:szCs w:val="28"/>
          <w:rPrChange w:id="20164" w:author="user pc" w:date="2022-03-15T10:14:00Z">
            <w:rPr>
              <w:rFonts w:ascii="Cambria Math" w:eastAsia="宋体" w:hAnsi="Cambria Math"/>
            </w:rPr>
          </w:rPrChange>
        </w:rPr>
      </w:pPr>
      <w:r w:rsidRPr="A577A68A">
        <w:rPr>
          <w:rFonts w:ascii="Times New Roman" w:cs="Times New Roman" w:eastAsia="宋体" w:hAnsi="Times New Roman"/>
          <w:sz w:val="28"/>
          <w:szCs w:val="28"/>
          <w:rPrChange w:id="20165" w:author="user pc" w:date="2022-03-15T10:14:00Z">
            <w:rPr>
              <w:rFonts w:eastAsia="宋体" w:hAnsi="Cambria Math"/>
            </w:rPr>
          </w:rPrChange>
        </w:rPr>
        <w:t>(+) cathodequ</w:t>
      </w:r>
      <w:r w:rsidRPr="9EF4A9F2">
        <w:rPr>
          <w:rFonts w:ascii="Times New Roman" w:cs="Times New Roman" w:eastAsia="宋体" w:hAnsi="Times New Roman"/>
          <w:sz w:val="28"/>
          <w:szCs w:val="28"/>
          <w:vertAlign w:val="superscript"/>
          <w:rPrChange w:id="20166" w:author="user pc" w:date="2022-03-15T10:14:00Z">
            <w:rPr>
              <w:rFonts w:eastAsia="宋体" w:hAnsi="Cambria Math"/>
              <w:vertAlign w:val="superscript"/>
            </w:rPr>
          </w:rPrChange>
        </w:rPr>
        <w:t>-+</w:t>
      </w:r>
      <w:r w:rsidRPr="171AAC82">
        <w:rPr>
          <w:rFonts w:ascii="Times New Roman" w:cs="Times New Roman" w:eastAsia="宋体" w:hAnsi="Times New Roman"/>
          <w:sz w:val="28"/>
          <w:szCs w:val="28"/>
          <w:rPrChange w:id="20167" w:author="user pc" w:date="2022-03-15T10:14:00Z">
            <w:rPr>
              <w:rFonts w:eastAsia="宋体" w:hAnsi="Cambria Math"/>
            </w:rPr>
          </w:rPrChange>
        </w:rPr>
        <w:t>-2e</w:t>
      </w:r>
      <w:r w:rsidRPr="FDBF74DA">
        <w:rPr>
          <w:rFonts w:ascii="Times New Roman" w:cs="Times New Roman" w:eastAsia="宋体" w:hAnsi="Times New Roman"/>
          <w:sz w:val="28"/>
          <w:szCs w:val="28"/>
          <w:vertAlign w:val="superscript"/>
          <w:rPrChange w:id="20168" w:author="user pc" w:date="2022-03-15T10:14:00Z">
            <w:rPr>
              <w:rFonts w:eastAsia="宋体" w:hAnsi="Cambria Math"/>
              <w:vertAlign w:val="superscript"/>
            </w:rPr>
          </w:rPrChange>
        </w:rPr>
        <w:t>-2</w:t>
      </w:r>
      <w:r w:rsidRPr="FBF4A8FE">
        <w:rPr>
          <w:rFonts w:ascii="Times New Roman" w:cs="Times New Roman" w:eastAsia="宋体" w:hAnsi="Times New Roman"/>
          <w:sz w:val="28"/>
          <w:szCs w:val="28"/>
          <w:rPrChange w:id="20169" w:author="user pc" w:date="2022-03-15T10:14:00Z">
            <w:rPr>
              <w:rFonts w:eastAsia="宋体" w:hAnsi="Cambria Math"/>
            </w:rPr>
          </w:rPrChange>
        </w:rPr>
        <w:t>==&gt; ca</w:t>
      </w:r>
      <w:r w:rsidRPr="C54BF827">
        <w:rPr>
          <w:rFonts w:ascii="Times New Roman" w:cs="Times New Roman" w:eastAsia="宋体" w:hAnsi="Times New Roman"/>
          <w:sz w:val="28"/>
          <w:szCs w:val="28"/>
          <w:vertAlign w:val="subscript"/>
          <w:rPrChange w:id="20170" w:author="user pc" w:date="2022-03-15T10:14:00Z">
            <w:rPr>
              <w:rFonts w:eastAsia="宋体" w:hAnsi="Cambria Math"/>
              <w:vertAlign w:val="subscript"/>
            </w:rPr>
          </w:rPrChange>
        </w:rPr>
        <w:t>2=</w:t>
      </w:r>
    </w:p>
    <w:p>
      <w:pPr>
        <w:pStyle w:val="style0"/>
        <w:rPr>
          <w:rFonts w:ascii="Times New Roman" w:cs="Times New Roman" w:eastAsia="宋体" w:hAnsi="Times New Roman"/>
          <w:sz w:val="28"/>
          <w:szCs w:val="28"/>
          <w:rPrChange w:id="20171" w:author="user pc" w:date="2022-03-15T10:14:00Z">
            <w:rPr>
              <w:rFonts w:ascii="Cambria Math" w:eastAsia="宋体" w:hAnsi="Cambria Math"/>
            </w:rPr>
          </w:rPrChange>
        </w:rPr>
      </w:pPr>
      <w:r w:rsidRPr="B23ED89F">
        <w:rPr>
          <w:rFonts w:ascii="Times New Roman" w:cs="Times New Roman" w:eastAsia="宋体" w:hAnsi="Times New Roman"/>
          <w:sz w:val="28"/>
          <w:szCs w:val="28"/>
          <w:rPrChange w:id="20172" w:author="user pc" w:date="2022-03-15T10:14:00Z">
            <w:rPr>
              <w:rFonts w:eastAsia="宋体" w:hAnsi="Cambria Math"/>
            </w:rPr>
          </w:rPrChange>
        </w:rPr>
        <w:t>Calculate:</w:t>
      </w:r>
    </w:p>
    <w:p>
      <w:pPr>
        <w:pStyle w:val="style0"/>
        <w:rPr>
          <w:rFonts w:ascii="Times New Roman" w:cs="Times New Roman" w:eastAsia="宋体" w:hAnsi="Times New Roman"/>
          <w:sz w:val="28"/>
          <w:szCs w:val="28"/>
          <w:rPrChange w:id="20173" w:author="user pc" w:date="2022-03-15T10:14:00Z">
            <w:rPr>
              <w:rFonts w:ascii="Cambria Math" w:eastAsia="宋体" w:hAnsi="Cambria Math"/>
            </w:rPr>
          </w:rPrChange>
        </w:rPr>
      </w:pPr>
      <w:r w:rsidRPr="E963D7BD">
        <w:rPr>
          <w:rFonts w:ascii="Times New Roman" w:cs="Times New Roman" w:eastAsia="宋体" w:hAnsi="Times New Roman"/>
          <w:sz w:val="28"/>
          <w:szCs w:val="28"/>
          <w:rPrChange w:id="20174" w:author="user pc" w:date="2022-03-15T10:14:00Z">
            <w:rPr>
              <w:rFonts w:eastAsia="宋体" w:hAnsi="Cambria Math"/>
            </w:rPr>
          </w:rPrChange>
        </w:rPr>
        <w:t>(a) how many moles of were chlorine produced?</w:t>
      </w:r>
    </w:p>
    <w:p>
      <w:pPr>
        <w:pStyle w:val="style0"/>
        <w:rPr>
          <w:rFonts w:ascii="Times New Roman" w:cs="Times New Roman" w:eastAsia="宋体" w:hAnsi="Times New Roman"/>
          <w:sz w:val="28"/>
          <w:szCs w:val="28"/>
          <w:rPrChange w:id="20175" w:author="user pc" w:date="2022-03-15T10:14:00Z">
            <w:rPr>
              <w:rFonts w:ascii="Cambria Math" w:eastAsia="宋体" w:hAnsi="Cambria Math"/>
            </w:rPr>
          </w:rPrChange>
        </w:rPr>
      </w:pPr>
      <w:r w:rsidRPr="615E0110">
        <w:rPr>
          <w:rFonts w:ascii="Times New Roman" w:cs="Times New Roman" w:eastAsia="宋体" w:hAnsi="Times New Roman"/>
          <w:sz w:val="28"/>
          <w:szCs w:val="28"/>
          <w:rPrChange w:id="20176" w:author="user pc" w:date="2022-03-15T10:14:00Z">
            <w:rPr>
              <w:rFonts w:eastAsia="宋体" w:hAnsi="Cambria Math"/>
            </w:rPr>
          </w:rPrChange>
        </w:rPr>
        <w:t>(b) what mass of sodium would be formed?</w:t>
      </w:r>
    </w:p>
    <w:p>
      <w:pPr>
        <w:pStyle w:val="style0"/>
        <w:rPr>
          <w:rFonts w:ascii="Times New Roman" w:cs="Times New Roman" w:eastAsia="宋体" w:hAnsi="Times New Roman"/>
          <w:sz w:val="28"/>
          <w:szCs w:val="28"/>
          <w:rPrChange w:id="20177" w:author="user pc" w:date="2022-03-15T10:14:00Z">
            <w:rPr>
              <w:rFonts w:ascii="Cambria Math" w:eastAsia="宋体" w:hAnsi="Cambria Math"/>
            </w:rPr>
          </w:rPrChange>
        </w:rPr>
      </w:pPr>
      <w:r w:rsidRPr="7B2C21F1">
        <w:rPr>
          <w:rFonts w:ascii="Times New Roman" w:cs="Times New Roman" w:eastAsia="宋体" w:hAnsi="Times New Roman"/>
          <w:sz w:val="28"/>
          <w:szCs w:val="28"/>
          <w:rPrChange w:id="20178" w:author="user pc" w:date="2022-03-15T10:14:00Z">
            <w:rPr>
              <w:rFonts w:eastAsia="宋体" w:hAnsi="Cambria Math"/>
            </w:rPr>
          </w:rPrChange>
        </w:rPr>
        <w:t>(c) for how long would a current of 3 A in the electrolysis circuit have to flow to produce the 60cm</w:t>
      </w:r>
      <w:r w:rsidRPr="6B81C436">
        <w:rPr>
          <w:rFonts w:ascii="Times New Roman" w:cs="Times New Roman" w:eastAsia="宋体" w:hAnsi="Times New Roman"/>
          <w:sz w:val="28"/>
          <w:szCs w:val="28"/>
          <w:vertAlign w:val="superscript"/>
          <w:rPrChange w:id="20179" w:author="user pc" w:date="2022-03-15T10:14:00Z">
            <w:rPr>
              <w:rFonts w:eastAsia="宋体" w:hAnsi="Cambria Math"/>
              <w:vertAlign w:val="superscript"/>
            </w:rPr>
          </w:rPrChange>
        </w:rPr>
        <w:t>3</w:t>
      </w:r>
      <w:r w:rsidRPr="ED06E672">
        <w:rPr>
          <w:rFonts w:ascii="Times New Roman" w:cs="Times New Roman" w:eastAsia="宋体" w:hAnsi="Times New Roman"/>
          <w:sz w:val="28"/>
          <w:szCs w:val="28"/>
          <w:rPrChange w:id="20180" w:author="user pc" w:date="2022-03-15T10:14:00Z">
            <w:rPr>
              <w:rFonts w:eastAsia="宋体" w:hAnsi="Cambria Math"/>
            </w:rPr>
          </w:rPrChange>
        </w:rPr>
        <w:t> c) for how l</w:t>
      </w:r>
    </w:p>
    <w:p>
      <w:pPr>
        <w:pStyle w:val="style0"/>
        <w:rPr>
          <w:rFonts w:ascii="Times New Roman" w:cs="Times New Roman" w:eastAsia="宋体" w:hAnsi="Times New Roman"/>
          <w:sz w:val="28"/>
          <w:szCs w:val="28"/>
          <w:rPrChange w:id="20181" w:author="user pc" w:date="2022-03-15T10:14:00Z">
            <w:rPr>
              <w:rFonts w:eastAsia="宋体" w:hAnsi="Cambria Math"/>
            </w:rPr>
          </w:rPrChange>
        </w:rPr>
      </w:pPr>
    </w:p>
    <w:p>
      <w:pPr>
        <w:pStyle w:val="style0"/>
        <w:rPr>
          <w:rFonts w:ascii="Times New Roman" w:cs="Times New Roman" w:eastAsia="宋体" w:hAnsi="Times New Roman"/>
          <w:b/>
          <w:sz w:val="28"/>
          <w:szCs w:val="28"/>
          <w:rPrChange w:id="20182" w:author="user pc" w:date="2022-03-15T10:14:00Z">
            <w:rPr>
              <w:rFonts w:ascii="Cambria Math" w:eastAsia="宋体" w:hAnsi="Cambria Math"/>
            </w:rPr>
          </w:rPrChange>
        </w:rPr>
      </w:pPr>
      <w:r w:rsidRPr="41F1315C">
        <w:rPr>
          <w:rFonts w:ascii="Times New Roman" w:cs="Times New Roman" w:eastAsia="宋体" w:hAnsi="Times New Roman"/>
          <w:b/>
          <w:sz w:val="28"/>
          <w:szCs w:val="28"/>
          <w:rPrChange w:id="20183" w:author="user pc" w:date="2022-03-15T10:14:00Z">
            <w:rPr>
              <w:rFonts w:eastAsia="宋体" w:hAnsi="Cambria Math"/>
            </w:rPr>
          </w:rPrChange>
        </w:rPr>
        <w:t>Solution</w:t>
      </w:r>
    </w:p>
    <w:p>
      <w:pPr>
        <w:pStyle w:val="style0"/>
        <w:rPr>
          <w:rFonts w:ascii="Times New Roman" w:cs="Times New Roman" w:eastAsia="宋体" w:hAnsi="Times New Roman"/>
          <w:sz w:val="28"/>
          <w:szCs w:val="28"/>
          <w:rPrChange w:id="20184" w:author="user pc" w:date="2022-03-15T10:14:00Z">
            <w:rPr>
              <w:rFonts w:ascii="Cambria Math" w:eastAsia="宋体" w:hAnsi="Cambria Math"/>
            </w:rPr>
          </w:rPrChange>
        </w:rPr>
      </w:pPr>
      <w:r>
        <w:rPr>
          <w:rFonts w:ascii="Times New Roman" w:cs="Times New Roman" w:eastAsia="宋体" w:hAnsi="Times New Roman"/>
          <w:sz w:val="28"/>
          <w:szCs w:val="28"/>
        </w:rPr>
        <w:t>a) M</w:t>
      </w:r>
      <w:r w:rsidRPr="B3A132E8">
        <w:rPr>
          <w:rFonts w:ascii="Times New Roman" w:cs="Times New Roman" w:eastAsia="宋体" w:hAnsi="Times New Roman"/>
          <w:sz w:val="28"/>
          <w:szCs w:val="28"/>
          <w:rPrChange w:id="20185" w:author="user pc" w:date="2022-03-15T10:14:00Z">
            <w:rPr>
              <w:rFonts w:eastAsia="宋体" w:hAnsi="Cambria Math"/>
            </w:rPr>
          </w:rPrChange>
        </w:rPr>
        <w:t>ol</w:t>
      </w:r>
      <w:r>
        <w:rPr>
          <w:rFonts w:ascii="Times New Roman" w:cs="Times New Roman" w:eastAsia="宋体" w:hAnsi="Times New Roman"/>
          <w:sz w:val="28"/>
          <w:szCs w:val="28"/>
        </w:rPr>
        <w:t xml:space="preserve">e </w:t>
      </w:r>
      <w:r w:rsidRPr="06DEAE89">
        <w:rPr>
          <w:rFonts w:ascii="Times New Roman" w:cs="Times New Roman" w:eastAsia="宋体" w:hAnsi="Times New Roman"/>
          <w:sz w:val="28"/>
          <w:szCs w:val="28"/>
          <w:rPrChange w:id="20186" w:author="user pc" w:date="2022-03-15T10:14:00Z">
            <w:rPr>
              <w:rFonts w:eastAsia="宋体" w:hAnsi="Cambria Math"/>
            </w:rPr>
          </w:rPrChange>
        </w:rPr>
        <w:t>=</w:t>
      </w:r>
      <w:r>
        <w:rPr>
          <w:rFonts w:ascii="Times New Roman" w:cs="Times New Roman" w:eastAsia="宋体" w:hAnsi="Times New Roman"/>
          <w:sz w:val="28"/>
          <w:szCs w:val="28"/>
        </w:rPr>
        <w:t xml:space="preserve"> </w:t>
      </w:r>
      <w:r w:rsidRPr="1D90F21E">
        <w:rPr>
          <w:rFonts w:ascii="Times New Roman" w:cs="Times New Roman" w:eastAsia="宋体" w:hAnsi="Times New Roman"/>
          <w:sz w:val="28"/>
          <w:szCs w:val="28"/>
          <w:rPrChange w:id="20187" w:author="user pc" w:date="2022-03-15T10:14:00Z">
            <w:rPr>
              <w:rFonts w:eastAsia="宋体" w:hAnsi="Cambria Math"/>
            </w:rPr>
          </w:rPrChange>
        </w:rPr>
        <w:t>vol</w:t>
      </w:r>
      <w:r>
        <w:rPr>
          <w:rFonts w:ascii="Times New Roman" w:cs="Times New Roman" w:eastAsia="宋体" w:hAnsi="Times New Roman"/>
          <w:sz w:val="28"/>
          <w:szCs w:val="28"/>
        </w:rPr>
        <w:t>ume</w:t>
      </w:r>
      <w:r w:rsidRPr="7572DD5D">
        <w:rPr>
          <w:rFonts w:ascii="Times New Roman" w:cs="Times New Roman" w:eastAsia="宋体" w:hAnsi="Times New Roman"/>
          <w:sz w:val="28"/>
          <w:szCs w:val="28"/>
          <w:rPrChange w:id="20188" w:author="user pc" w:date="2022-03-15T10:14:00Z">
            <w:rPr>
              <w:rFonts w:eastAsia="宋体" w:hAnsi="Cambria Math"/>
            </w:rPr>
          </w:rPrChange>
        </w:rPr>
        <w:t>/molar</w:t>
      </w:r>
      <w:r>
        <w:rPr>
          <w:rFonts w:ascii="Times New Roman" w:cs="Times New Roman" w:eastAsia="宋体" w:hAnsi="Times New Roman"/>
          <w:sz w:val="28"/>
          <w:szCs w:val="28"/>
        </w:rPr>
        <w:t xml:space="preserve"> </w:t>
      </w:r>
      <w:r w:rsidRPr="82AEE29E">
        <w:rPr>
          <w:rFonts w:ascii="Times New Roman" w:cs="Times New Roman" w:eastAsia="宋体" w:hAnsi="Times New Roman"/>
          <w:sz w:val="28"/>
          <w:szCs w:val="28"/>
          <w:rPrChange w:id="20189" w:author="user pc" w:date="2022-03-15T10:14:00Z">
            <w:rPr>
              <w:rFonts w:eastAsia="宋体" w:hAnsi="Cambria Math"/>
            </w:rPr>
          </w:rPrChange>
        </w:rPr>
        <w:t>vol</w:t>
      </w:r>
      <w:r>
        <w:rPr>
          <w:rFonts w:ascii="Times New Roman" w:cs="Times New Roman" w:eastAsia="宋体" w:hAnsi="Times New Roman"/>
          <w:sz w:val="28"/>
          <w:szCs w:val="28"/>
        </w:rPr>
        <w:t xml:space="preserve">ume </w:t>
      </w:r>
      <w:r w:rsidRPr="9CCE0974">
        <w:rPr>
          <w:rFonts w:ascii="Times New Roman" w:cs="Times New Roman" w:eastAsia="宋体" w:hAnsi="Times New Roman"/>
          <w:sz w:val="28"/>
          <w:szCs w:val="28"/>
          <w:rPrChange w:id="20190" w:author="user pc" w:date="2022-03-15T10:14:00Z">
            <w:rPr>
              <w:rFonts w:eastAsia="宋体" w:hAnsi="Cambria Math"/>
            </w:rPr>
          </w:rPrChange>
        </w:rPr>
        <w:t>=</w:t>
      </w:r>
      <w:r>
        <w:rPr>
          <w:rFonts w:ascii="Times New Roman" w:cs="Times New Roman" w:eastAsia="宋体" w:hAnsi="Times New Roman"/>
          <w:sz w:val="28"/>
          <w:szCs w:val="28"/>
        </w:rPr>
        <w:t xml:space="preserve"> </w:t>
      </w:r>
      <w:r w:rsidRPr="A8AC74BC">
        <w:rPr>
          <w:rFonts w:ascii="Times New Roman" w:cs="Times New Roman" w:eastAsia="宋体" w:hAnsi="Times New Roman"/>
          <w:sz w:val="28"/>
          <w:szCs w:val="28"/>
          <w:rPrChange w:id="20191" w:author="user pc" w:date="2022-03-15T10:14:00Z">
            <w:rPr>
              <w:rFonts w:eastAsia="宋体" w:hAnsi="Cambria Math"/>
            </w:rPr>
          </w:rPrChange>
        </w:rPr>
        <w:t>60/24000</w:t>
      </w:r>
      <w:r>
        <w:rPr>
          <w:rFonts w:ascii="Times New Roman" w:cs="Times New Roman" w:eastAsia="宋体" w:hAnsi="Times New Roman"/>
          <w:sz w:val="28"/>
          <w:szCs w:val="28"/>
        </w:rPr>
        <w:t xml:space="preserve"> </w:t>
      </w:r>
      <w:r w:rsidRPr="D6155437">
        <w:rPr>
          <w:rFonts w:ascii="Times New Roman" w:cs="Times New Roman" w:eastAsia="宋体" w:hAnsi="Times New Roman"/>
          <w:sz w:val="28"/>
          <w:szCs w:val="28"/>
          <w:rPrChange w:id="20192" w:author="user pc" w:date="2022-03-15T10:14:00Z">
            <w:rPr>
              <w:rFonts w:eastAsia="宋体" w:hAnsi="Cambria Math"/>
            </w:rPr>
          </w:rPrChange>
        </w:rPr>
        <w:t>= 0.0025</w:t>
      </w:r>
      <w:r>
        <w:rPr>
          <w:rFonts w:ascii="Times New Roman" w:cs="Times New Roman" w:eastAsia="宋体" w:hAnsi="Times New Roman"/>
          <w:sz w:val="28"/>
          <w:szCs w:val="28"/>
        </w:rPr>
        <w:t xml:space="preserve"> </w:t>
      </w:r>
      <w:r w:rsidRPr="20D33005">
        <w:rPr>
          <w:rFonts w:ascii="Times New Roman" w:cs="Times New Roman" w:eastAsia="宋体" w:hAnsi="Times New Roman"/>
          <w:sz w:val="28"/>
          <w:szCs w:val="28"/>
          <w:rPrChange w:id="20193" w:author="user pc" w:date="2022-03-15T10:14:00Z">
            <w:rPr>
              <w:rFonts w:eastAsia="宋体" w:hAnsi="Cambria Math"/>
            </w:rPr>
          </w:rPrChange>
        </w:rPr>
        <w:t>mol</w:t>
      </w:r>
      <w:r>
        <w:rPr>
          <w:rFonts w:ascii="Times New Roman" w:cs="Times New Roman" w:eastAsia="宋体" w:hAnsi="Times New Roman"/>
          <w:sz w:val="28"/>
          <w:szCs w:val="28"/>
        </w:rPr>
        <w:t xml:space="preserve"> of </w:t>
      </w:r>
      <w:r w:rsidRPr="8038F717">
        <w:rPr>
          <w:rFonts w:ascii="Times New Roman" w:cs="Times New Roman" w:eastAsia="宋体" w:hAnsi="Times New Roman"/>
          <w:sz w:val="28"/>
          <w:szCs w:val="28"/>
          <w:rPrChange w:id="20194" w:author="user pc" w:date="2022-03-15T10:14:00Z">
            <w:rPr>
              <w:rFonts w:eastAsia="宋体" w:hAnsi="Cambria Math"/>
            </w:rPr>
          </w:rPrChange>
        </w:rPr>
        <w:t>Cl</w:t>
      </w:r>
      <w:r w:rsidRPr="7B41D17F">
        <w:rPr>
          <w:rFonts w:ascii="Times New Roman" w:cs="Times New Roman" w:eastAsia="宋体" w:hAnsi="Times New Roman"/>
          <w:sz w:val="28"/>
          <w:szCs w:val="28"/>
          <w:vertAlign w:val="subscript"/>
          <w:rPrChange w:id="20195" w:author="user pc" w:date="2022-03-15T10:14:00Z">
            <w:rPr>
              <w:rFonts w:eastAsia="宋体" w:hAnsi="Cambria Math"/>
              <w:vertAlign w:val="subscript"/>
            </w:rPr>
          </w:rPrChange>
        </w:rPr>
        <w:t xml:space="preserve">2 </w:t>
      </w:r>
    </w:p>
    <w:p>
      <w:pPr>
        <w:pStyle w:val="style0"/>
        <w:rPr>
          <w:rFonts w:ascii="Times New Roman" w:cs="Times New Roman"/>
          <w:sz w:val="28"/>
          <w:szCs w:val="28"/>
          <w:rPrChange w:id="20196" w:author="user pc" w:date="2022-03-15T10:14:00Z">
            <w:rPr/>
          </w:rPrChange>
        </w:rPr>
      </w:pPr>
      <w:r w:rsidRPr="39D85473">
        <w:rPr>
          <w:rFonts w:ascii="Times New Roman" w:cs="Times New Roman" w:eastAsia="宋体" w:hAnsi="Times New Roman"/>
          <w:sz w:val="28"/>
          <w:szCs w:val="28"/>
          <w:rPrChange w:id="20197" w:author="user pc" w:date="2022-03-15T10:14:00Z">
            <w:rPr>
              <w:rFonts w:eastAsia="宋体" w:hAnsi="Cambria Math"/>
            </w:rPr>
          </w:rPrChange>
        </w:rPr>
        <w:t>b) From</w:t>
      </w:r>
      <w:r>
        <w:rPr>
          <w:rFonts w:ascii="Times New Roman" w:cs="Times New Roman" w:eastAsia="宋体" w:hAnsi="Times New Roman"/>
          <w:sz w:val="28"/>
          <w:szCs w:val="28"/>
        </w:rPr>
        <w:t xml:space="preserve"> </w:t>
      </w:r>
      <w:r w:rsidRPr="CFA523D5">
        <w:rPr>
          <w:rFonts w:ascii="Times New Roman" w:cs="Times New Roman" w:eastAsia="宋体" w:hAnsi="Times New Roman"/>
          <w:sz w:val="28"/>
          <w:szCs w:val="28"/>
          <w:rPrChange w:id="20198" w:author="user pc" w:date="2022-03-15T10:14:00Z">
            <w:rPr>
              <w:rFonts w:eastAsia="宋体" w:hAnsi="Cambria Math"/>
            </w:rPr>
          </w:rPrChange>
        </w:rPr>
        <w:t>the</w:t>
      </w:r>
      <w:r>
        <w:rPr>
          <w:rFonts w:ascii="Times New Roman" w:cs="Times New Roman" w:eastAsia="宋体" w:hAnsi="Times New Roman"/>
          <w:sz w:val="28"/>
          <w:szCs w:val="28"/>
        </w:rPr>
        <w:t xml:space="preserve"> </w:t>
      </w:r>
      <w:r w:rsidRPr="ACEB5DC5">
        <w:rPr>
          <w:rFonts w:ascii="Times New Roman" w:cs="Times New Roman" w:eastAsia="宋体" w:hAnsi="Times New Roman"/>
          <w:sz w:val="28"/>
          <w:szCs w:val="28"/>
          <w:rPrChange w:id="20199" w:author="user pc" w:date="2022-03-15T10:14:00Z">
            <w:rPr>
              <w:rFonts w:eastAsia="宋体" w:hAnsi="Cambria Math"/>
            </w:rPr>
          </w:rPrChange>
        </w:rPr>
        <w:t>electrode</w:t>
      </w:r>
      <w:r>
        <w:rPr>
          <w:rFonts w:ascii="Times New Roman" w:cs="Times New Roman" w:eastAsia="宋体" w:hAnsi="Times New Roman"/>
          <w:sz w:val="28"/>
          <w:szCs w:val="28"/>
        </w:rPr>
        <w:t xml:space="preserve"> </w:t>
      </w:r>
      <w:r w:rsidRPr="73EBDB56">
        <w:rPr>
          <w:rFonts w:ascii="Times New Roman" w:cs="Times New Roman" w:eastAsia="宋体" w:hAnsi="Times New Roman"/>
          <w:sz w:val="28"/>
          <w:szCs w:val="28"/>
          <w:rPrChange w:id="20200" w:author="user pc" w:date="2022-03-15T10:14:00Z">
            <w:rPr>
              <w:rFonts w:eastAsia="宋体" w:hAnsi="Cambria Math"/>
            </w:rPr>
          </w:rPrChange>
        </w:rPr>
        <w:t>equations</w:t>
      </w:r>
      <w:r>
        <w:rPr>
          <w:rFonts w:ascii="Times New Roman" w:cs="Times New Roman" w:eastAsia="宋体" w:hAnsi="Times New Roman"/>
          <w:sz w:val="28"/>
          <w:szCs w:val="28"/>
        </w:rPr>
        <w:t xml:space="preserve"> </w:t>
      </w:r>
      <w:r w:rsidRPr="95789519">
        <w:rPr>
          <w:rFonts w:ascii="Times New Roman" w:cs="Times New Roman" w:eastAsia="宋体" w:hAnsi="Times New Roman"/>
          <w:sz w:val="28"/>
          <w:szCs w:val="28"/>
          <w:rPrChange w:id="20201" w:author="user pc" w:date="2022-03-15T10:14:00Z">
            <w:rPr>
              <w:rFonts w:eastAsia="宋体" w:hAnsi="Cambria Math"/>
            </w:rPr>
          </w:rPrChange>
        </w:rPr>
        <w:t>2mol</w:t>
      </w:r>
      <w:r>
        <w:rPr>
          <w:rFonts w:ascii="Times New Roman" w:cs="Times New Roman" w:eastAsia="宋体" w:hAnsi="Times New Roman"/>
          <w:sz w:val="28"/>
          <w:szCs w:val="28"/>
        </w:rPr>
        <w:t xml:space="preserve"> </w:t>
      </w:r>
      <w:r w:rsidRPr="891343EB">
        <w:rPr>
          <w:rFonts w:ascii="Times New Roman" w:cs="Times New Roman" w:eastAsia="宋体" w:hAnsi="Times New Roman"/>
          <w:sz w:val="28"/>
          <w:szCs w:val="28"/>
          <w:rPrChange w:id="20202" w:author="user pc" w:date="2022-03-15T10:14:00Z">
            <w:rPr>
              <w:rFonts w:eastAsia="宋体" w:hAnsi="Cambria Math"/>
            </w:rPr>
          </w:rPrChange>
        </w:rPr>
        <w:t>sodium</w:t>
      </w:r>
      <w:r>
        <w:rPr>
          <w:rFonts w:ascii="Times New Roman" w:cs="Times New Roman" w:eastAsia="宋体" w:hAnsi="Times New Roman"/>
          <w:sz w:val="28"/>
          <w:szCs w:val="28"/>
        </w:rPr>
        <w:t xml:space="preserve"> </w:t>
      </w:r>
      <w:r w:rsidRPr="C666DC5D">
        <w:rPr>
          <w:rFonts w:ascii="Times New Roman" w:cs="Times New Roman" w:eastAsia="宋体" w:hAnsi="Times New Roman"/>
          <w:sz w:val="28"/>
          <w:szCs w:val="28"/>
          <w:rPrChange w:id="20203" w:author="user pc" w:date="2022-03-15T10:14:00Z">
            <w:rPr>
              <w:rFonts w:eastAsia="宋体" w:hAnsi="Cambria Math"/>
            </w:rPr>
          </w:rPrChange>
        </w:rPr>
        <w:t>will</w:t>
      </w:r>
      <w:r>
        <w:rPr>
          <w:rFonts w:ascii="Times New Roman" w:cs="Times New Roman" w:eastAsia="宋体" w:hAnsi="Times New Roman"/>
          <w:sz w:val="28"/>
          <w:szCs w:val="28"/>
        </w:rPr>
        <w:t xml:space="preserve"> </w:t>
      </w:r>
      <w:r w:rsidRPr="CE66E261">
        <w:rPr>
          <w:rFonts w:ascii="Times New Roman" w:cs="Times New Roman" w:eastAsia="宋体" w:hAnsi="Times New Roman"/>
          <w:sz w:val="28"/>
          <w:szCs w:val="28"/>
          <w:rPrChange w:id="20204" w:author="user pc" w:date="2022-03-15T10:14:00Z">
            <w:rPr>
              <w:rFonts w:eastAsia="宋体" w:hAnsi="Cambria Math"/>
            </w:rPr>
          </w:rPrChange>
        </w:rPr>
        <w:t>be</w:t>
      </w:r>
      <w:r>
        <w:rPr>
          <w:rFonts w:ascii="Times New Roman" w:cs="Times New Roman" w:eastAsia="宋体" w:hAnsi="Times New Roman"/>
          <w:sz w:val="28"/>
          <w:szCs w:val="28"/>
        </w:rPr>
        <w:t xml:space="preserve"> </w:t>
      </w:r>
      <w:r w:rsidRPr="9F345D75">
        <w:rPr>
          <w:rFonts w:ascii="Times New Roman" w:cs="Times New Roman" w:eastAsia="宋体" w:hAnsi="Times New Roman"/>
          <w:sz w:val="28"/>
          <w:szCs w:val="28"/>
          <w:rPrChange w:id="20205" w:author="user pc" w:date="2022-03-15T10:14:00Z">
            <w:rPr>
              <w:rFonts w:eastAsia="宋体" w:hAnsi="Cambria Math"/>
            </w:rPr>
          </w:rPrChange>
        </w:rPr>
        <w:t>made</w:t>
      </w:r>
      <w:r>
        <w:rPr>
          <w:rFonts w:ascii="Times New Roman" w:cs="Times New Roman" w:eastAsia="宋体" w:hAnsi="Times New Roman"/>
          <w:sz w:val="28"/>
          <w:szCs w:val="28"/>
        </w:rPr>
        <w:t xml:space="preserve"> </w:t>
      </w:r>
      <w:r w:rsidRPr="B6DC8ED7">
        <w:rPr>
          <w:rFonts w:ascii="Times New Roman" w:cs="Times New Roman" w:eastAsia="宋体" w:hAnsi="Times New Roman"/>
          <w:sz w:val="28"/>
          <w:szCs w:val="28"/>
          <w:rPrChange w:id="20206" w:author="user pc" w:date="2022-03-15T10:14:00Z">
            <w:rPr>
              <w:rFonts w:eastAsia="宋体" w:hAnsi="Cambria Math"/>
            </w:rPr>
          </w:rPrChange>
        </w:rPr>
        <w:t>for</w:t>
      </w:r>
      <w:r>
        <w:rPr>
          <w:rFonts w:ascii="Times New Roman" w:cs="Times New Roman" w:eastAsia="宋体" w:hAnsi="Times New Roman"/>
          <w:sz w:val="28"/>
          <w:szCs w:val="28"/>
        </w:rPr>
        <w:t xml:space="preserve"> </w:t>
      </w:r>
      <w:r w:rsidRPr="50EEDF14">
        <w:rPr>
          <w:rFonts w:ascii="Times New Roman" w:cs="Times New Roman" w:eastAsia="宋体" w:hAnsi="Times New Roman"/>
          <w:sz w:val="28"/>
          <w:szCs w:val="28"/>
          <w:rPrChange w:id="20207" w:author="user pc" w:date="2022-03-15T10:14:00Z">
            <w:rPr>
              <w:rFonts w:eastAsia="宋体" w:hAnsi="Cambria Math"/>
            </w:rPr>
          </w:rPrChange>
        </w:rPr>
        <w:t>every</w:t>
      </w:r>
      <w:r>
        <w:rPr>
          <w:rFonts w:ascii="Times New Roman" w:cs="Times New Roman" w:eastAsia="宋体" w:hAnsi="Times New Roman"/>
          <w:sz w:val="28"/>
          <w:szCs w:val="28"/>
        </w:rPr>
        <w:t xml:space="preserve"> </w:t>
      </w:r>
      <w:r w:rsidRPr="04F527F7">
        <w:rPr>
          <w:rFonts w:ascii="Times New Roman" w:cs="Times New Roman" w:eastAsia="宋体" w:hAnsi="Times New Roman"/>
          <w:sz w:val="28"/>
          <w:szCs w:val="28"/>
          <w:rPrChange w:id="20208" w:author="user pc" w:date="2022-03-15T10:14:00Z">
            <w:rPr>
              <w:rFonts w:eastAsia="宋体" w:hAnsi="Cambria Math"/>
            </w:rPr>
          </w:rPrChange>
        </w:rPr>
        <w:t>mole</w:t>
      </w:r>
      <w:r>
        <w:rPr>
          <w:rFonts w:ascii="Times New Roman" w:cs="Times New Roman" w:eastAsia="宋体" w:hAnsi="Times New Roman"/>
          <w:sz w:val="28"/>
          <w:szCs w:val="28"/>
        </w:rPr>
        <w:t xml:space="preserve"> </w:t>
      </w:r>
      <w:r w:rsidRPr="574B0D0B">
        <w:rPr>
          <w:rFonts w:ascii="Times New Roman" w:cs="Times New Roman" w:eastAsia="宋体" w:hAnsi="Times New Roman"/>
          <w:sz w:val="28"/>
          <w:szCs w:val="28"/>
          <w:rPrChange w:id="20209" w:author="user pc" w:date="2022-03-15T10:14:00Z">
            <w:rPr>
              <w:rFonts w:eastAsia="宋体" w:hAnsi="Cambria Math"/>
            </w:rPr>
          </w:rPrChange>
        </w:rPr>
        <w:t>of</w:t>
      </w:r>
      <w:r>
        <w:rPr>
          <w:rFonts w:ascii="Times New Roman" w:cs="Times New Roman" w:eastAsia="宋体" w:hAnsi="Times New Roman"/>
          <w:sz w:val="28"/>
          <w:szCs w:val="28"/>
        </w:rPr>
        <w:t xml:space="preserve"> </w:t>
      </w:r>
      <w:r w:rsidRPr="4C620CF7">
        <w:rPr>
          <w:rFonts w:ascii="Times New Roman" w:cs="Times New Roman" w:eastAsia="宋体" w:hAnsi="Times New Roman"/>
          <w:sz w:val="28"/>
          <w:szCs w:val="28"/>
          <w:rPrChange w:id="20210" w:author="user pc" w:date="2022-03-15T10:14:00Z">
            <w:rPr>
              <w:rFonts w:eastAsia="宋体" w:hAnsi="Cambria Math"/>
            </w:rPr>
          </w:rPrChange>
        </w:rPr>
        <w:t>chlorine</w:t>
      </w:r>
    </w:p>
    <w:p>
      <w:pPr>
        <w:pStyle w:val="style0"/>
        <w:rPr>
          <w:rFonts w:ascii="Times New Roman" w:cs="Times New Roman"/>
          <w:sz w:val="28"/>
          <w:szCs w:val="28"/>
          <w:rPrChange w:id="20211" w:author="user pc" w:date="2022-03-15T10:14:00Z">
            <w:rPr/>
          </w:rPrChange>
        </w:rPr>
      </w:pPr>
      <w:r>
        <w:rPr>
          <w:rFonts w:ascii="Times New Roman" w:cs="Times New Roman" w:eastAsia="宋体" w:hAnsi="Times New Roman"/>
          <w:sz w:val="28"/>
          <w:szCs w:val="28"/>
        </w:rPr>
        <w:t xml:space="preserve">So, </w:t>
      </w:r>
      <w:r w:rsidRPr="E3844D53">
        <w:rPr>
          <w:rFonts w:ascii="Times New Roman" w:cs="Times New Roman" w:eastAsia="宋体" w:hAnsi="Times New Roman"/>
          <w:sz w:val="28"/>
          <w:szCs w:val="28"/>
          <w:rPrChange w:id="20212" w:author="user pc" w:date="2022-03-15T10:14:00Z">
            <w:rPr>
              <w:rFonts w:eastAsia="宋体" w:hAnsi="Cambria Math"/>
            </w:rPr>
          </w:rPrChange>
        </w:rPr>
        <w:t>0.0025</w:t>
      </w:r>
      <w:r>
        <w:rPr>
          <w:rFonts w:ascii="Times New Roman" w:cs="Times New Roman" w:eastAsia="宋体" w:hAnsi="Times New Roman"/>
          <w:sz w:val="28"/>
          <w:szCs w:val="28"/>
        </w:rPr>
        <w:t xml:space="preserve"> </w:t>
      </w:r>
      <w:r w:rsidRPr="AE866C53">
        <w:rPr>
          <w:rFonts w:ascii="Times New Roman" w:cs="Times New Roman" w:eastAsia="宋体" w:hAnsi="Times New Roman"/>
          <w:sz w:val="28"/>
          <w:szCs w:val="28"/>
          <w:rPrChange w:id="20213" w:author="user pc" w:date="2022-03-15T10:14:00Z">
            <w:rPr>
              <w:rFonts w:eastAsia="宋体" w:hAnsi="Cambria Math"/>
            </w:rPr>
          </w:rPrChange>
        </w:rPr>
        <w:t>x</w:t>
      </w:r>
      <w:r>
        <w:rPr>
          <w:rFonts w:ascii="Times New Roman" w:cs="Times New Roman" w:eastAsia="宋体" w:hAnsi="Times New Roman"/>
          <w:sz w:val="28"/>
          <w:szCs w:val="28"/>
        </w:rPr>
        <w:t xml:space="preserve"> </w:t>
      </w:r>
      <w:r w:rsidRPr="6FB09B6F">
        <w:rPr>
          <w:rFonts w:ascii="Times New Roman" w:cs="Times New Roman" w:eastAsia="宋体" w:hAnsi="Times New Roman"/>
          <w:sz w:val="28"/>
          <w:szCs w:val="28"/>
          <w:rPrChange w:id="20214" w:author="user pc" w:date="2022-03-15T10:14:00Z">
            <w:rPr>
              <w:rFonts w:eastAsia="宋体" w:hAnsi="Cambria Math"/>
            </w:rPr>
          </w:rPrChange>
        </w:rPr>
        <w:t>2</w:t>
      </w:r>
      <w:r>
        <w:rPr>
          <w:rFonts w:ascii="Times New Roman" w:cs="Times New Roman" w:eastAsia="宋体" w:hAnsi="Times New Roman"/>
          <w:sz w:val="28"/>
          <w:szCs w:val="28"/>
        </w:rPr>
        <w:t xml:space="preserve"> </w:t>
      </w:r>
      <w:r w:rsidRPr="2CEE455B">
        <w:rPr>
          <w:rFonts w:ascii="Times New Roman" w:cs="Times New Roman" w:eastAsia="宋体" w:hAnsi="Times New Roman"/>
          <w:sz w:val="28"/>
          <w:szCs w:val="28"/>
          <w:rPrChange w:id="20215" w:author="user pc" w:date="2022-03-15T10:14:00Z">
            <w:rPr>
              <w:rFonts w:eastAsia="宋体" w:hAnsi="Cambria Math"/>
            </w:rPr>
          </w:rPrChange>
        </w:rPr>
        <w:t>=</w:t>
      </w:r>
      <w:r>
        <w:rPr>
          <w:rFonts w:ascii="Times New Roman" w:cs="Times New Roman" w:eastAsia="宋体" w:hAnsi="Times New Roman"/>
          <w:sz w:val="28"/>
          <w:szCs w:val="28"/>
        </w:rPr>
        <w:t xml:space="preserve"> </w:t>
      </w:r>
      <w:r w:rsidRPr="E423F77C">
        <w:rPr>
          <w:rFonts w:ascii="Times New Roman" w:cs="Times New Roman" w:eastAsia="宋体" w:hAnsi="Times New Roman"/>
          <w:sz w:val="28"/>
          <w:szCs w:val="28"/>
          <w:rPrChange w:id="20216" w:author="user pc" w:date="2022-03-15T10:14:00Z">
            <w:rPr>
              <w:rFonts w:eastAsia="宋体" w:hAnsi="Cambria Math"/>
            </w:rPr>
          </w:rPrChange>
        </w:rPr>
        <w:t>0.005mol</w:t>
      </w:r>
      <w:r>
        <w:rPr>
          <w:rFonts w:ascii="Times New Roman" w:cs="Times New Roman" w:eastAsia="宋体" w:hAnsi="Times New Roman"/>
          <w:sz w:val="28"/>
          <w:szCs w:val="28"/>
        </w:rPr>
        <w:t xml:space="preserve"> </w:t>
      </w:r>
      <w:r w:rsidRPr="A513FCF4">
        <w:rPr>
          <w:rFonts w:ascii="Times New Roman" w:cs="Times New Roman" w:eastAsia="宋体" w:hAnsi="Times New Roman"/>
          <w:sz w:val="28"/>
          <w:szCs w:val="28"/>
          <w:rPrChange w:id="20217" w:author="user pc" w:date="2022-03-15T10:14:00Z">
            <w:rPr>
              <w:rFonts w:eastAsia="宋体" w:hAnsi="Cambria Math"/>
            </w:rPr>
          </w:rPrChange>
        </w:rPr>
        <w:t>sodium</w:t>
      </w:r>
      <w:r>
        <w:rPr>
          <w:rFonts w:ascii="Times New Roman" w:cs="Times New Roman" w:eastAsia="宋体" w:hAnsi="Times New Roman"/>
          <w:sz w:val="28"/>
          <w:szCs w:val="28"/>
        </w:rPr>
        <w:t xml:space="preserve"> </w:t>
      </w:r>
      <w:r w:rsidRPr="E206CA50">
        <w:rPr>
          <w:rFonts w:ascii="Times New Roman" w:cs="Times New Roman" w:eastAsia="宋体" w:hAnsi="Times New Roman"/>
          <w:sz w:val="28"/>
          <w:szCs w:val="28"/>
          <w:rPrChange w:id="20218" w:author="user pc" w:date="2022-03-15T10:14:00Z">
            <w:rPr>
              <w:rFonts w:eastAsia="宋体" w:hAnsi="Cambria Math"/>
            </w:rPr>
          </w:rPrChange>
        </w:rPr>
        <w:t>will</w:t>
      </w:r>
      <w:r>
        <w:rPr>
          <w:rFonts w:ascii="Times New Roman" w:cs="Times New Roman" w:eastAsia="宋体" w:hAnsi="Times New Roman"/>
          <w:sz w:val="28"/>
          <w:szCs w:val="28"/>
        </w:rPr>
        <w:t xml:space="preserve"> </w:t>
      </w:r>
      <w:r w:rsidRPr="B0874742">
        <w:rPr>
          <w:rFonts w:ascii="Times New Roman" w:cs="Times New Roman" w:eastAsia="宋体" w:hAnsi="Times New Roman"/>
          <w:sz w:val="28"/>
          <w:szCs w:val="28"/>
          <w:rPrChange w:id="20219" w:author="user pc" w:date="2022-03-15T10:14:00Z">
            <w:rPr>
              <w:rFonts w:eastAsia="宋体" w:hAnsi="Cambria Math"/>
            </w:rPr>
          </w:rPrChange>
        </w:rPr>
        <w:t>be</w:t>
      </w:r>
      <w:r>
        <w:rPr>
          <w:rFonts w:ascii="Times New Roman" w:cs="Times New Roman" w:eastAsia="宋体" w:hAnsi="Times New Roman"/>
          <w:sz w:val="28"/>
          <w:szCs w:val="28"/>
        </w:rPr>
        <w:t xml:space="preserve"> </w:t>
      </w:r>
      <w:r w:rsidRPr="E61B5412">
        <w:rPr>
          <w:rFonts w:ascii="Times New Roman" w:cs="Times New Roman" w:eastAsia="宋体" w:hAnsi="Times New Roman"/>
          <w:sz w:val="28"/>
          <w:szCs w:val="28"/>
          <w:rPrChange w:id="20220" w:author="user pc" w:date="2022-03-15T10:14:00Z">
            <w:rPr>
              <w:rFonts w:eastAsia="宋体" w:hAnsi="Cambria Math"/>
            </w:rPr>
          </w:rPrChange>
        </w:rPr>
        <w:t>formed.</w:t>
      </w:r>
      <w:r>
        <w:rPr>
          <w:rFonts w:ascii="Times New Roman" w:cs="Times New Roman" w:eastAsia="宋体" w:hAnsi="Times New Roman"/>
          <w:sz w:val="28"/>
          <w:szCs w:val="28"/>
        </w:rPr>
        <w:t xml:space="preserve"> </w:t>
      </w:r>
      <w:r w:rsidRPr="F0A69933">
        <w:rPr>
          <w:rFonts w:ascii="Times New Roman" w:cs="Times New Roman" w:eastAsia="宋体" w:hAnsi="Times New Roman"/>
          <w:sz w:val="28"/>
          <w:szCs w:val="28"/>
          <w:rPrChange w:id="20221" w:author="user pc" w:date="2022-03-15T10:14:00Z">
            <w:rPr>
              <w:rFonts w:eastAsia="宋体" w:hAnsi="Cambria Math"/>
            </w:rPr>
          </w:rPrChange>
        </w:rPr>
        <w:t>Ar</w:t>
      </w:r>
      <w:r>
        <w:rPr>
          <w:rFonts w:ascii="Times New Roman" w:cs="Times New Roman" w:eastAsia="宋体" w:hAnsi="Times New Roman"/>
          <w:sz w:val="28"/>
          <w:szCs w:val="28"/>
        </w:rPr>
        <w:t xml:space="preserve"> </w:t>
      </w:r>
      <w:r w:rsidRPr="8857F8F5">
        <w:rPr>
          <w:rFonts w:ascii="Times New Roman" w:cs="Times New Roman" w:eastAsia="宋体" w:hAnsi="Times New Roman"/>
          <w:sz w:val="28"/>
          <w:szCs w:val="28"/>
          <w:rPrChange w:id="20222" w:author="user pc" w:date="2022-03-15T10:14:00Z">
            <w:rPr>
              <w:rFonts w:eastAsia="宋体" w:hAnsi="Cambria Math"/>
            </w:rPr>
          </w:rPrChange>
        </w:rPr>
        <w:t>(Na)</w:t>
      </w:r>
      <w:r>
        <w:rPr>
          <w:rFonts w:ascii="Times New Roman" w:cs="Times New Roman" w:eastAsia="宋体" w:hAnsi="Times New Roman"/>
          <w:sz w:val="28"/>
          <w:szCs w:val="28"/>
        </w:rPr>
        <w:t xml:space="preserve"> </w:t>
      </w:r>
      <w:r w:rsidRPr="A0B8E5E0">
        <w:rPr>
          <w:rFonts w:ascii="Times New Roman" w:cs="Times New Roman" w:eastAsia="宋体" w:hAnsi="Times New Roman"/>
          <w:sz w:val="28"/>
          <w:szCs w:val="28"/>
          <w:rPrChange w:id="20223" w:author="user pc" w:date="2022-03-15T10:14:00Z">
            <w:rPr>
              <w:rFonts w:eastAsia="宋体" w:hAnsi="Cambria Math"/>
            </w:rPr>
          </w:rPrChange>
        </w:rPr>
        <w:t>=</w:t>
      </w:r>
      <w:r>
        <w:rPr>
          <w:rFonts w:ascii="Times New Roman" w:cs="Times New Roman" w:eastAsia="宋体" w:hAnsi="Times New Roman"/>
          <w:sz w:val="28"/>
          <w:szCs w:val="28"/>
        </w:rPr>
        <w:t xml:space="preserve"> </w:t>
      </w:r>
      <w:r w:rsidRPr="404BA64B">
        <w:rPr>
          <w:rFonts w:ascii="Times New Roman" w:cs="Times New Roman" w:eastAsia="宋体" w:hAnsi="Times New Roman"/>
          <w:sz w:val="28"/>
          <w:szCs w:val="28"/>
          <w:rPrChange w:id="20224" w:author="user pc" w:date="2022-03-15T10:14:00Z">
            <w:rPr>
              <w:rFonts w:eastAsia="宋体" w:hAnsi="Cambria Math"/>
            </w:rPr>
          </w:rPrChange>
        </w:rPr>
        <w:t>23</w:t>
      </w:r>
    </w:p>
    <w:p>
      <w:pPr>
        <w:pStyle w:val="style0"/>
        <w:rPr>
          <w:rFonts w:ascii="Times New Roman" w:cs="Times New Roman"/>
          <w:sz w:val="28"/>
          <w:szCs w:val="28"/>
          <w:rPrChange w:id="20225" w:author="user pc" w:date="2022-03-15T10:14:00Z">
            <w:rPr/>
          </w:rPrChange>
        </w:rPr>
      </w:pPr>
      <w:r>
        <w:rPr>
          <w:rFonts w:ascii="Times New Roman" w:cs="Times New Roman" w:eastAsia="宋体" w:hAnsi="Times New Roman"/>
          <w:sz w:val="28"/>
          <w:szCs w:val="28"/>
        </w:rPr>
        <w:t>M</w:t>
      </w:r>
      <w:r w:rsidRPr="80BA54B0">
        <w:rPr>
          <w:rFonts w:ascii="Times New Roman" w:cs="Times New Roman" w:eastAsia="宋体" w:hAnsi="Times New Roman"/>
          <w:sz w:val="28"/>
          <w:szCs w:val="28"/>
          <w:rPrChange w:id="20226" w:author="user pc" w:date="2022-03-15T10:14:00Z">
            <w:rPr>
              <w:rFonts w:eastAsia="宋体" w:hAnsi="Cambria Math"/>
            </w:rPr>
          </w:rPrChange>
        </w:rPr>
        <w:t>ass</w:t>
      </w:r>
      <w:r>
        <w:rPr>
          <w:rFonts w:ascii="Times New Roman" w:cs="Times New Roman" w:eastAsia="宋体" w:hAnsi="Times New Roman"/>
          <w:sz w:val="28"/>
          <w:szCs w:val="28"/>
        </w:rPr>
        <w:t xml:space="preserve"> </w:t>
      </w:r>
      <w:r w:rsidRPr="C34D2975">
        <w:rPr>
          <w:rFonts w:ascii="Times New Roman" w:cs="Times New Roman" w:eastAsia="宋体" w:hAnsi="Times New Roman"/>
          <w:sz w:val="28"/>
          <w:szCs w:val="28"/>
          <w:rPrChange w:id="20227" w:author="user pc" w:date="2022-03-15T10:14:00Z">
            <w:rPr>
              <w:rFonts w:eastAsia="宋体" w:hAnsi="Cambria Math"/>
            </w:rPr>
          </w:rPrChange>
        </w:rPr>
        <w:t>=</w:t>
      </w:r>
      <w:r>
        <w:rPr>
          <w:rFonts w:ascii="Times New Roman" w:cs="Times New Roman" w:eastAsia="宋体" w:hAnsi="Times New Roman"/>
          <w:sz w:val="28"/>
          <w:szCs w:val="28"/>
        </w:rPr>
        <w:t xml:space="preserve"> </w:t>
      </w:r>
      <w:r w:rsidRPr="A4C02037">
        <w:rPr>
          <w:rFonts w:ascii="Times New Roman" w:cs="Times New Roman" w:eastAsia="宋体" w:hAnsi="Times New Roman"/>
          <w:sz w:val="28"/>
          <w:szCs w:val="28"/>
          <w:rPrChange w:id="20228" w:author="user pc" w:date="2022-03-15T10:14:00Z">
            <w:rPr>
              <w:rFonts w:eastAsia="宋体" w:hAnsi="Cambria Math"/>
            </w:rPr>
          </w:rPrChange>
        </w:rPr>
        <w:t>atomic</w:t>
      </w:r>
      <w:r>
        <w:rPr>
          <w:rFonts w:ascii="Times New Roman" w:cs="Times New Roman" w:eastAsia="宋体" w:hAnsi="Times New Roman"/>
          <w:sz w:val="28"/>
          <w:szCs w:val="28"/>
        </w:rPr>
        <w:t xml:space="preserve"> mass </w:t>
      </w:r>
      <w:r w:rsidRPr="7D19E02C">
        <w:rPr>
          <w:rFonts w:ascii="Times New Roman" w:cs="Times New Roman" w:eastAsia="宋体" w:hAnsi="Times New Roman"/>
          <w:sz w:val="28"/>
          <w:szCs w:val="28"/>
          <w:rPrChange w:id="20229" w:author="user pc" w:date="2022-03-15T10:14:00Z">
            <w:rPr>
              <w:rFonts w:eastAsia="宋体" w:hAnsi="Cambria Math"/>
            </w:rPr>
          </w:rPrChange>
        </w:rPr>
        <w:t>or</w:t>
      </w:r>
      <w:r>
        <w:rPr>
          <w:rFonts w:ascii="Times New Roman" w:cs="Times New Roman" w:eastAsia="宋体" w:hAnsi="Times New Roman"/>
          <w:sz w:val="28"/>
          <w:szCs w:val="28"/>
        </w:rPr>
        <w:t xml:space="preserve"> </w:t>
      </w:r>
      <w:r w:rsidRPr="60639DA6">
        <w:rPr>
          <w:rFonts w:ascii="Times New Roman" w:cs="Times New Roman" w:eastAsia="宋体" w:hAnsi="Times New Roman"/>
          <w:sz w:val="28"/>
          <w:szCs w:val="28"/>
          <w:rPrChange w:id="20230" w:author="user pc" w:date="2022-03-15T10:14:00Z">
            <w:rPr>
              <w:rFonts w:eastAsia="宋体" w:hAnsi="Cambria Math"/>
            </w:rPr>
          </w:rPrChange>
        </w:rPr>
        <w:t>formula</w:t>
      </w:r>
      <w:r>
        <w:rPr>
          <w:rFonts w:ascii="Times New Roman" w:cs="Times New Roman" w:eastAsia="宋体" w:hAnsi="Times New Roman"/>
          <w:sz w:val="28"/>
          <w:szCs w:val="28"/>
        </w:rPr>
        <w:t xml:space="preserve"> </w:t>
      </w:r>
      <w:r w:rsidRPr="5D6F1CFB">
        <w:rPr>
          <w:rFonts w:ascii="Times New Roman" w:cs="Times New Roman" w:eastAsia="宋体" w:hAnsi="Times New Roman"/>
          <w:sz w:val="28"/>
          <w:szCs w:val="28"/>
          <w:rPrChange w:id="20231" w:author="user pc" w:date="2022-03-15T10:14:00Z">
            <w:rPr>
              <w:rFonts w:eastAsia="宋体" w:hAnsi="Cambria Math"/>
            </w:rPr>
          </w:rPrChange>
        </w:rPr>
        <w:t>mass</w:t>
      </w:r>
      <w:r>
        <w:rPr>
          <w:rFonts w:ascii="Times New Roman" w:cs="Times New Roman" w:eastAsia="宋体" w:hAnsi="Times New Roman"/>
          <w:sz w:val="28"/>
          <w:szCs w:val="28"/>
        </w:rPr>
        <w:t xml:space="preserve"> </w:t>
      </w:r>
      <w:r w:rsidRPr="928B8C4B">
        <w:rPr>
          <w:rFonts w:ascii="Times New Roman" w:cs="Times New Roman" w:eastAsia="宋体" w:hAnsi="Times New Roman"/>
          <w:sz w:val="28"/>
          <w:szCs w:val="28"/>
          <w:rPrChange w:id="20232" w:author="user pc" w:date="2022-03-15T10:14:00Z">
            <w:rPr>
              <w:rFonts w:eastAsia="宋体" w:hAnsi="Cambria Math"/>
            </w:rPr>
          </w:rPrChange>
        </w:rPr>
        <w:t>=</w:t>
      </w:r>
      <w:r>
        <w:rPr>
          <w:rFonts w:ascii="Times New Roman" w:cs="Times New Roman" w:eastAsia="宋体" w:hAnsi="Times New Roman"/>
          <w:sz w:val="28"/>
          <w:szCs w:val="28"/>
        </w:rPr>
        <w:t xml:space="preserve"> </w:t>
      </w:r>
      <w:r w:rsidRPr="7076BB20">
        <w:rPr>
          <w:rFonts w:ascii="Times New Roman" w:cs="Times New Roman" w:eastAsia="宋体" w:hAnsi="Times New Roman"/>
          <w:sz w:val="28"/>
          <w:szCs w:val="28"/>
          <w:rPrChange w:id="20233" w:author="user pc" w:date="2022-03-15T10:14:00Z">
            <w:rPr>
              <w:rFonts w:eastAsia="宋体" w:hAnsi="Cambria Math"/>
            </w:rPr>
          </w:rPrChange>
        </w:rPr>
        <w:t>0.005</w:t>
      </w:r>
      <w:r>
        <w:rPr>
          <w:rFonts w:ascii="Times New Roman" w:cs="Times New Roman" w:eastAsia="宋体" w:hAnsi="Times New Roman"/>
          <w:sz w:val="28"/>
          <w:szCs w:val="28"/>
        </w:rPr>
        <w:t xml:space="preserve"> </w:t>
      </w:r>
      <w:r w:rsidRPr="F1B2D5F7">
        <w:rPr>
          <w:rFonts w:ascii="Times New Roman" w:cs="Times New Roman" w:eastAsia="宋体" w:hAnsi="Times New Roman"/>
          <w:sz w:val="28"/>
          <w:szCs w:val="28"/>
          <w:rPrChange w:id="20234" w:author="user pc" w:date="2022-03-15T10:14:00Z">
            <w:rPr>
              <w:rFonts w:eastAsia="宋体" w:hAnsi="Cambria Math"/>
            </w:rPr>
          </w:rPrChange>
        </w:rPr>
        <w:t>x</w:t>
      </w:r>
      <w:r>
        <w:rPr>
          <w:rFonts w:ascii="Times New Roman" w:cs="Times New Roman" w:eastAsia="宋体" w:hAnsi="Times New Roman"/>
          <w:sz w:val="28"/>
          <w:szCs w:val="28"/>
        </w:rPr>
        <w:t xml:space="preserve"> </w:t>
      </w:r>
      <w:r w:rsidRPr="7E54B87B">
        <w:rPr>
          <w:rFonts w:ascii="Times New Roman" w:cs="Times New Roman" w:eastAsia="宋体" w:hAnsi="Times New Roman"/>
          <w:sz w:val="28"/>
          <w:szCs w:val="28"/>
          <w:rPrChange w:id="20235" w:author="user pc" w:date="2022-03-15T10:14:00Z">
            <w:rPr>
              <w:rFonts w:eastAsia="宋体" w:hAnsi="Cambria Math"/>
            </w:rPr>
          </w:rPrChange>
        </w:rPr>
        <w:t>23</w:t>
      </w:r>
      <w:r>
        <w:rPr>
          <w:rFonts w:ascii="Times New Roman" w:cs="Times New Roman" w:eastAsia="宋体" w:hAnsi="Times New Roman"/>
          <w:sz w:val="28"/>
          <w:szCs w:val="28"/>
        </w:rPr>
        <w:t xml:space="preserve"> </w:t>
      </w:r>
      <w:r w:rsidRPr="A6188B1C">
        <w:rPr>
          <w:rFonts w:ascii="Times New Roman" w:cs="Times New Roman" w:eastAsia="宋体" w:hAnsi="Times New Roman"/>
          <w:sz w:val="28"/>
          <w:szCs w:val="28"/>
          <w:rPrChange w:id="20236" w:author="user pc" w:date="2022-03-15T10:14:00Z">
            <w:rPr>
              <w:rFonts w:eastAsia="宋体" w:hAnsi="Cambria Math"/>
            </w:rPr>
          </w:rPrChange>
        </w:rPr>
        <w:t>= 0.115gNa</w:t>
      </w:r>
    </w:p>
    <w:p>
      <w:pPr>
        <w:pStyle w:val="style0"/>
        <w:rPr>
          <w:rFonts w:ascii="Times New Roman" w:cs="Times New Roman"/>
          <w:sz w:val="28"/>
          <w:szCs w:val="28"/>
          <w:rPrChange w:id="20237" w:author="user pc" w:date="2022-03-15T10:14:00Z">
            <w:rPr/>
          </w:rPrChange>
        </w:rPr>
      </w:pPr>
      <w:r w:rsidRPr="41033F21">
        <w:rPr>
          <w:rFonts w:ascii="Times New Roman" w:cs="Times New Roman" w:eastAsia="宋体" w:hAnsi="Times New Roman"/>
          <w:sz w:val="28"/>
          <w:szCs w:val="28"/>
          <w:rPrChange w:id="20238" w:author="user pc" w:date="2022-03-15T10:14:00Z">
            <w:rPr>
              <w:rFonts w:eastAsia="宋体" w:hAnsi="Cambria Math"/>
            </w:rPr>
          </w:rPrChange>
        </w:rPr>
        <w:t>c) To</w:t>
      </w:r>
      <w:r>
        <w:rPr>
          <w:rFonts w:ascii="Times New Roman" w:cs="Times New Roman" w:eastAsia="宋体" w:hAnsi="Times New Roman"/>
          <w:sz w:val="28"/>
          <w:szCs w:val="28"/>
        </w:rPr>
        <w:t xml:space="preserve"> </w:t>
      </w:r>
      <w:r w:rsidRPr="54EC9C9C">
        <w:rPr>
          <w:rFonts w:ascii="Times New Roman" w:cs="Times New Roman" w:eastAsia="宋体" w:hAnsi="Times New Roman"/>
          <w:sz w:val="28"/>
          <w:szCs w:val="28"/>
          <w:rPrChange w:id="20239" w:author="user pc" w:date="2022-03-15T10:14:00Z">
            <w:rPr>
              <w:rFonts w:eastAsia="宋体" w:hAnsi="Cambria Math"/>
            </w:rPr>
          </w:rPrChange>
        </w:rPr>
        <w:t>produce</w:t>
      </w:r>
      <w:r>
        <w:rPr>
          <w:rFonts w:ascii="Times New Roman" w:cs="Times New Roman" w:eastAsia="宋体" w:hAnsi="Times New Roman"/>
          <w:sz w:val="28"/>
          <w:szCs w:val="28"/>
        </w:rPr>
        <w:t xml:space="preserve"> </w:t>
      </w:r>
      <w:r w:rsidRPr="6F19696A">
        <w:rPr>
          <w:rFonts w:ascii="Times New Roman" w:cs="Times New Roman" w:eastAsia="宋体" w:hAnsi="Times New Roman"/>
          <w:sz w:val="28"/>
          <w:szCs w:val="28"/>
          <w:rPrChange w:id="20240" w:author="user pc" w:date="2022-03-15T10:14:00Z">
            <w:rPr>
              <w:rFonts w:eastAsia="宋体" w:hAnsi="Cambria Math"/>
            </w:rPr>
          </w:rPrChange>
        </w:rPr>
        <w:t>0.0025</w:t>
      </w:r>
      <w:r>
        <w:rPr>
          <w:rFonts w:ascii="Times New Roman" w:cs="Times New Roman" w:eastAsia="宋体" w:hAnsi="Times New Roman"/>
          <w:sz w:val="28"/>
          <w:szCs w:val="28"/>
        </w:rPr>
        <w:t xml:space="preserve"> </w:t>
      </w:r>
      <w:r w:rsidRPr="13B92D1B">
        <w:rPr>
          <w:rFonts w:ascii="Times New Roman" w:cs="Times New Roman" w:eastAsia="宋体" w:hAnsi="Times New Roman"/>
          <w:sz w:val="28"/>
          <w:szCs w:val="28"/>
          <w:rPrChange w:id="20241" w:author="user pc" w:date="2022-03-15T10:14:00Z">
            <w:rPr>
              <w:rFonts w:eastAsia="宋体" w:hAnsi="Cambria Math"/>
            </w:rPr>
          </w:rPrChange>
        </w:rPr>
        <w:t>mol</w:t>
      </w:r>
      <w:r>
        <w:rPr>
          <w:rFonts w:ascii="Times New Roman" w:cs="Times New Roman" w:eastAsia="宋体" w:hAnsi="Times New Roman"/>
          <w:sz w:val="28"/>
          <w:szCs w:val="28"/>
        </w:rPr>
        <w:t xml:space="preserve">e </w:t>
      </w:r>
      <w:r w:rsidRPr="CBE749A5">
        <w:rPr>
          <w:rFonts w:ascii="Times New Roman" w:cs="Times New Roman" w:eastAsia="宋体" w:hAnsi="Times New Roman"/>
          <w:sz w:val="28"/>
          <w:szCs w:val="28"/>
          <w:rPrChange w:id="20242" w:author="user pc" w:date="2022-03-15T10:14:00Z">
            <w:rPr>
              <w:rFonts w:eastAsia="宋体" w:hAnsi="Cambria Math"/>
            </w:rPr>
          </w:rPrChange>
        </w:rPr>
        <w:t>of</w:t>
      </w:r>
      <w:r>
        <w:rPr>
          <w:rFonts w:ascii="Times New Roman" w:cs="Times New Roman" w:eastAsia="宋体" w:hAnsi="Times New Roman"/>
          <w:sz w:val="28"/>
          <w:szCs w:val="28"/>
        </w:rPr>
        <w:t xml:space="preserve"> </w:t>
      </w:r>
      <w:r w:rsidRPr="6273737C">
        <w:rPr>
          <w:rFonts w:ascii="Times New Roman" w:cs="Times New Roman" w:eastAsia="宋体" w:hAnsi="Times New Roman"/>
          <w:sz w:val="28"/>
          <w:szCs w:val="28"/>
          <w:rPrChange w:id="20243" w:author="user pc" w:date="2022-03-15T10:14:00Z">
            <w:rPr>
              <w:rFonts w:eastAsia="宋体" w:hAnsi="Cambria Math"/>
            </w:rPr>
          </w:rPrChange>
        </w:rPr>
        <w:t>Cl</w:t>
      </w:r>
      <w:r w:rsidRPr="4A90D260">
        <w:rPr>
          <w:rFonts w:ascii="Times New Roman" w:cs="Times New Roman" w:eastAsia="宋体" w:hAnsi="Times New Roman"/>
          <w:sz w:val="28"/>
          <w:szCs w:val="28"/>
          <w:vertAlign w:val="subscript"/>
          <w:rPrChange w:id="20244" w:author="user pc" w:date="2022-03-15T10:14:00Z">
            <w:rPr>
              <w:rFonts w:eastAsia="宋体" w:hAnsi="Cambria Math"/>
              <w:vertAlign w:val="subscript"/>
            </w:rPr>
          </w:rPrChange>
        </w:rPr>
        <w:t xml:space="preserve">2 </w:t>
      </w:r>
      <w:r w:rsidRPr="41D32F92">
        <w:rPr>
          <w:rFonts w:ascii="Times New Roman" w:cs="Times New Roman" w:eastAsia="宋体" w:hAnsi="Times New Roman"/>
          <w:sz w:val="28"/>
          <w:szCs w:val="28"/>
          <w:rPrChange w:id="20245" w:author="user pc" w:date="2022-03-15T10:14:00Z">
            <w:rPr>
              <w:rFonts w:eastAsia="宋体" w:hAnsi="Cambria Math"/>
            </w:rPr>
          </w:rPrChange>
        </w:rPr>
        <w:t>you</w:t>
      </w:r>
      <w:r>
        <w:rPr>
          <w:rFonts w:ascii="Times New Roman" w:cs="Times New Roman" w:eastAsia="宋体" w:hAnsi="Times New Roman"/>
          <w:sz w:val="28"/>
          <w:szCs w:val="28"/>
        </w:rPr>
        <w:t xml:space="preserve"> </w:t>
      </w:r>
      <w:r w:rsidRPr="EF305AEB">
        <w:rPr>
          <w:rFonts w:ascii="Times New Roman" w:cs="Times New Roman" w:eastAsia="宋体" w:hAnsi="Times New Roman"/>
          <w:sz w:val="28"/>
          <w:szCs w:val="28"/>
          <w:rPrChange w:id="20246" w:author="user pc" w:date="2022-03-15T10:14:00Z">
            <w:rPr>
              <w:rFonts w:eastAsia="宋体" w:hAnsi="Cambria Math"/>
            </w:rPr>
          </w:rPrChange>
        </w:rPr>
        <w:t>need</w:t>
      </w:r>
      <w:r>
        <w:rPr>
          <w:rFonts w:ascii="Times New Roman" w:cs="Times New Roman" w:eastAsia="宋体" w:hAnsi="Times New Roman"/>
          <w:sz w:val="28"/>
          <w:szCs w:val="28"/>
        </w:rPr>
        <w:t xml:space="preserve"> </w:t>
      </w:r>
      <w:r w:rsidRPr="75BE0AC2">
        <w:rPr>
          <w:rFonts w:ascii="Times New Roman" w:cs="Times New Roman" w:eastAsia="宋体" w:hAnsi="Times New Roman"/>
          <w:sz w:val="28"/>
          <w:szCs w:val="28"/>
          <w:rPrChange w:id="20247" w:author="user pc" w:date="2022-03-15T10:14:00Z">
            <w:rPr>
              <w:rFonts w:eastAsia="宋体" w:hAnsi="Cambria Math"/>
            </w:rPr>
          </w:rPrChange>
        </w:rPr>
        <w:t>0.005</w:t>
      </w:r>
      <w:r>
        <w:rPr>
          <w:rFonts w:ascii="Times New Roman" w:cs="Times New Roman" w:eastAsia="宋体" w:hAnsi="Times New Roman"/>
          <w:sz w:val="28"/>
          <w:szCs w:val="28"/>
        </w:rPr>
        <w:t xml:space="preserve"> moles </w:t>
      </w:r>
      <w:r w:rsidRPr="573CE219">
        <w:rPr>
          <w:rFonts w:ascii="Times New Roman" w:cs="Times New Roman" w:eastAsia="宋体" w:hAnsi="Times New Roman"/>
          <w:sz w:val="28"/>
          <w:szCs w:val="28"/>
          <w:rPrChange w:id="20248" w:author="user pc" w:date="2022-03-15T10:14:00Z">
            <w:rPr>
              <w:rFonts w:eastAsia="宋体" w:hAnsi="Cambria Math"/>
            </w:rPr>
          </w:rPrChange>
        </w:rPr>
        <w:t>of</w:t>
      </w:r>
      <w:r>
        <w:rPr>
          <w:rFonts w:ascii="Times New Roman" w:cs="Times New Roman" w:eastAsia="宋体" w:hAnsi="Times New Roman"/>
          <w:sz w:val="28"/>
          <w:szCs w:val="28"/>
        </w:rPr>
        <w:t xml:space="preserve"> </w:t>
      </w:r>
      <w:r w:rsidRPr="77DD9381">
        <w:rPr>
          <w:rFonts w:ascii="Times New Roman" w:cs="Times New Roman" w:eastAsia="宋体" w:hAnsi="Times New Roman"/>
          <w:sz w:val="28"/>
          <w:szCs w:val="28"/>
          <w:rPrChange w:id="20249" w:author="user pc" w:date="2022-03-15T10:14:00Z">
            <w:rPr>
              <w:rFonts w:eastAsia="宋体" w:hAnsi="Cambria Math"/>
            </w:rPr>
          </w:rPrChange>
        </w:rPr>
        <w:t>electrons</w:t>
      </w:r>
    </w:p>
    <w:p>
      <w:pPr>
        <w:pStyle w:val="style0"/>
        <w:rPr>
          <w:rFonts w:ascii="Times New Roman" w:cs="Times New Roman"/>
          <w:sz w:val="28"/>
          <w:szCs w:val="28"/>
          <w:rPrChange w:id="20250" w:author="user pc" w:date="2022-03-15T10:14:00Z">
            <w:rPr/>
          </w:rPrChange>
        </w:rPr>
      </w:pPr>
      <w:r w:rsidRPr="A2427AF3">
        <w:rPr>
          <w:rFonts w:ascii="Times New Roman" w:cs="Times New Roman" w:eastAsia="宋体" w:hAnsi="Times New Roman"/>
          <w:sz w:val="28"/>
          <w:szCs w:val="28"/>
          <w:rPrChange w:id="20251" w:author="user pc" w:date="2022-03-15T10:14:00Z">
            <w:rPr>
              <w:rFonts w:eastAsia="宋体" w:hAnsi="Cambria Math"/>
            </w:rPr>
          </w:rPrChange>
        </w:rPr>
        <w:t>0.005</w:t>
      </w:r>
      <w:r>
        <w:rPr>
          <w:rFonts w:ascii="Times New Roman" w:cs="Times New Roman" w:eastAsia="宋体" w:hAnsi="Times New Roman"/>
          <w:sz w:val="28"/>
          <w:szCs w:val="28"/>
        </w:rPr>
        <w:t xml:space="preserve"> </w:t>
      </w:r>
      <w:r w:rsidRPr="F7425C66">
        <w:rPr>
          <w:rFonts w:ascii="Times New Roman" w:cs="Times New Roman" w:eastAsia="宋体" w:hAnsi="Times New Roman"/>
          <w:sz w:val="28"/>
          <w:szCs w:val="28"/>
          <w:rPrChange w:id="20252" w:author="user pc" w:date="2022-03-15T10:14:00Z">
            <w:rPr>
              <w:rFonts w:eastAsia="宋体" w:hAnsi="Cambria Math"/>
            </w:rPr>
          </w:rPrChange>
        </w:rPr>
        <w:t>mol</w:t>
      </w:r>
      <w:r>
        <w:rPr>
          <w:rFonts w:ascii="Times New Roman" w:cs="Times New Roman" w:eastAsia="宋体" w:hAnsi="Times New Roman"/>
          <w:sz w:val="28"/>
          <w:szCs w:val="28"/>
        </w:rPr>
        <w:t xml:space="preserve">e </w:t>
      </w:r>
      <w:r w:rsidRPr="0AED1274">
        <w:rPr>
          <w:rFonts w:ascii="Times New Roman" w:cs="Times New Roman" w:eastAsia="宋体" w:hAnsi="Times New Roman"/>
          <w:sz w:val="28"/>
          <w:szCs w:val="28"/>
          <w:rPrChange w:id="20253" w:author="user pc" w:date="2022-03-15T10:14:00Z">
            <w:rPr>
              <w:rFonts w:eastAsia="宋体" w:hAnsi="Cambria Math"/>
            </w:rPr>
          </w:rPrChange>
        </w:rPr>
        <w:t>electrons</w:t>
      </w:r>
      <w:r>
        <w:rPr>
          <w:rFonts w:ascii="Times New Roman" w:cs="Times New Roman" w:eastAsia="宋体" w:hAnsi="Times New Roman"/>
          <w:sz w:val="28"/>
          <w:szCs w:val="28"/>
        </w:rPr>
        <w:t xml:space="preserve"> </w:t>
      </w:r>
      <w:r w:rsidRPr="F801CEEB">
        <w:rPr>
          <w:rFonts w:ascii="Times New Roman" w:cs="Times New Roman" w:eastAsia="宋体" w:hAnsi="Times New Roman"/>
          <w:sz w:val="28"/>
          <w:szCs w:val="28"/>
          <w:rPrChange w:id="20254" w:author="user pc" w:date="2022-03-15T10:14:00Z">
            <w:rPr>
              <w:rFonts w:eastAsia="宋体" w:hAnsi="Cambria Math"/>
            </w:rPr>
          </w:rPrChange>
        </w:rPr>
        <w:t>=</w:t>
      </w:r>
      <w:r>
        <w:rPr>
          <w:rFonts w:ascii="Times New Roman" w:cs="Times New Roman" w:eastAsia="宋体" w:hAnsi="Times New Roman"/>
          <w:sz w:val="28"/>
          <w:szCs w:val="28"/>
        </w:rPr>
        <w:t xml:space="preserve"> </w:t>
      </w:r>
      <w:r w:rsidRPr="DBBBF005">
        <w:rPr>
          <w:rFonts w:ascii="Times New Roman" w:cs="Times New Roman" w:eastAsia="宋体" w:hAnsi="Times New Roman"/>
          <w:sz w:val="28"/>
          <w:szCs w:val="28"/>
          <w:rPrChange w:id="20255" w:author="user pc" w:date="2022-03-15T10:14:00Z">
            <w:rPr>
              <w:rFonts w:eastAsia="宋体" w:hAnsi="Cambria Math"/>
            </w:rPr>
          </w:rPrChange>
        </w:rPr>
        <w:t>0.005</w:t>
      </w:r>
      <w:r>
        <w:rPr>
          <w:rFonts w:ascii="Times New Roman" w:cs="Times New Roman" w:eastAsia="宋体" w:hAnsi="Times New Roman"/>
          <w:sz w:val="28"/>
          <w:szCs w:val="28"/>
        </w:rPr>
        <w:t xml:space="preserve"> </w:t>
      </w:r>
      <w:r w:rsidRPr="7B8E0BCE">
        <w:rPr>
          <w:rFonts w:ascii="Times New Roman" w:cs="Times New Roman" w:eastAsia="宋体" w:hAnsi="Times New Roman"/>
          <w:sz w:val="28"/>
          <w:szCs w:val="28"/>
          <w:rPrChange w:id="20256" w:author="user pc" w:date="2022-03-15T10:14:00Z">
            <w:rPr>
              <w:rFonts w:eastAsia="宋体" w:hAnsi="Cambria Math"/>
            </w:rPr>
          </w:rPrChange>
        </w:rPr>
        <w:t>x</w:t>
      </w:r>
      <w:r>
        <w:rPr>
          <w:rFonts w:ascii="Times New Roman" w:cs="Times New Roman" w:eastAsia="宋体" w:hAnsi="Times New Roman"/>
          <w:sz w:val="28"/>
          <w:szCs w:val="28"/>
        </w:rPr>
        <w:t xml:space="preserve"> </w:t>
      </w:r>
      <w:r w:rsidRPr="EAA5CBF0">
        <w:rPr>
          <w:rFonts w:ascii="Times New Roman" w:cs="Times New Roman" w:eastAsia="宋体" w:hAnsi="Times New Roman"/>
          <w:sz w:val="28"/>
          <w:szCs w:val="28"/>
          <w:rPrChange w:id="20257" w:author="user pc" w:date="2022-03-15T10:14:00Z">
            <w:rPr>
              <w:rFonts w:eastAsia="宋体" w:hAnsi="Cambria Math"/>
            </w:rPr>
          </w:rPrChange>
        </w:rPr>
        <w:t>96500</w:t>
      </w:r>
      <w:r>
        <w:rPr>
          <w:rFonts w:ascii="Times New Roman" w:cs="Times New Roman" w:eastAsia="宋体" w:hAnsi="Times New Roman"/>
          <w:sz w:val="28"/>
          <w:szCs w:val="28"/>
        </w:rPr>
        <w:t xml:space="preserve"> </w:t>
      </w:r>
      <w:r w:rsidRPr="18D80177">
        <w:rPr>
          <w:rFonts w:ascii="Times New Roman" w:cs="Times New Roman" w:eastAsia="宋体" w:hAnsi="Times New Roman"/>
          <w:sz w:val="28"/>
          <w:szCs w:val="28"/>
          <w:rPrChange w:id="20258" w:author="user pc" w:date="2022-03-15T10:14:00Z">
            <w:rPr>
              <w:rFonts w:eastAsia="宋体" w:hAnsi="Cambria Math"/>
            </w:rPr>
          </w:rPrChange>
        </w:rPr>
        <w:t>coulombs</w:t>
      </w:r>
      <w:r>
        <w:rPr>
          <w:rFonts w:ascii="Times New Roman" w:cs="Times New Roman" w:eastAsia="宋体" w:hAnsi="Times New Roman"/>
          <w:sz w:val="28"/>
          <w:szCs w:val="28"/>
        </w:rPr>
        <w:t xml:space="preserve"> </w:t>
      </w:r>
      <w:r w:rsidRPr="58E9E731">
        <w:rPr>
          <w:rFonts w:ascii="Times New Roman" w:cs="Times New Roman" w:eastAsia="宋体" w:hAnsi="Times New Roman"/>
          <w:sz w:val="28"/>
          <w:szCs w:val="28"/>
          <w:rPrChange w:id="20259" w:author="user pc" w:date="2022-03-15T10:14:00Z">
            <w:rPr>
              <w:rFonts w:eastAsia="宋体" w:hAnsi="Cambria Math"/>
            </w:rPr>
          </w:rPrChange>
        </w:rPr>
        <w:t>=</w:t>
      </w:r>
      <w:r>
        <w:rPr>
          <w:rFonts w:ascii="Times New Roman" w:cs="Times New Roman" w:eastAsia="宋体" w:hAnsi="Times New Roman"/>
          <w:sz w:val="28"/>
          <w:szCs w:val="28"/>
        </w:rPr>
        <w:t xml:space="preserve"> </w:t>
      </w:r>
      <w:r w:rsidRPr="D83E8CD5">
        <w:rPr>
          <w:rFonts w:ascii="Times New Roman" w:cs="Times New Roman" w:eastAsia="宋体" w:hAnsi="Times New Roman"/>
          <w:sz w:val="28"/>
          <w:szCs w:val="28"/>
          <w:rPrChange w:id="20260" w:author="user pc" w:date="2022-03-15T10:14:00Z">
            <w:rPr>
              <w:rFonts w:eastAsia="宋体" w:hAnsi="Cambria Math"/>
            </w:rPr>
          </w:rPrChange>
        </w:rPr>
        <w:t>482.5C</w:t>
      </w:r>
    </w:p>
    <w:p>
      <w:pPr>
        <w:pStyle w:val="style0"/>
        <w:rPr>
          <w:rFonts w:ascii="Times New Roman" w:cs="Times New Roman" w:eastAsia="宋体" w:hAnsi="Times New Roman"/>
          <w:sz w:val="28"/>
          <w:szCs w:val="28"/>
          <w:rPrChange w:id="20261" w:author="user pc" w:date="2022-03-15T10:14:00Z">
            <w:rPr>
              <w:rFonts w:eastAsia="宋体" w:hAnsi="Cambria Math"/>
            </w:rPr>
          </w:rPrChange>
        </w:rPr>
      </w:pPr>
      <w:r w:rsidRPr="FDAA01EE">
        <w:rPr>
          <w:rFonts w:ascii="Times New Roman" w:cs="Times New Roman" w:eastAsia="宋体" w:hAnsi="Times New Roman"/>
          <w:sz w:val="28"/>
          <w:szCs w:val="28"/>
          <w:rPrChange w:id="20262" w:author="user pc" w:date="2022-03-15T10:14:00Z">
            <w:rPr>
              <w:rFonts w:eastAsia="宋体" w:hAnsi="Cambria Math"/>
            </w:rPr>
          </w:rPrChange>
        </w:rPr>
        <w:t>Q</w:t>
      </w:r>
      <w:r>
        <w:rPr>
          <w:rFonts w:ascii="Times New Roman" w:cs="Times New Roman" w:eastAsia="宋体" w:hAnsi="Times New Roman"/>
          <w:sz w:val="28"/>
          <w:szCs w:val="28"/>
        </w:rPr>
        <w:t xml:space="preserve"> </w:t>
      </w:r>
      <w:r w:rsidRPr="46A4F60D">
        <w:rPr>
          <w:rFonts w:ascii="Times New Roman" w:cs="Times New Roman" w:eastAsia="宋体" w:hAnsi="Times New Roman"/>
          <w:sz w:val="28"/>
          <w:szCs w:val="28"/>
          <w:rPrChange w:id="20263" w:author="user pc" w:date="2022-03-15T10:14:00Z">
            <w:rPr>
              <w:rFonts w:eastAsia="宋体" w:hAnsi="Cambria Math"/>
            </w:rPr>
          </w:rPrChange>
        </w:rPr>
        <w:t>=</w:t>
      </w:r>
      <w:r>
        <w:rPr>
          <w:rFonts w:ascii="Times New Roman" w:cs="Times New Roman" w:eastAsia="宋体" w:hAnsi="Times New Roman"/>
          <w:sz w:val="28"/>
          <w:szCs w:val="28"/>
        </w:rPr>
        <w:t xml:space="preserve"> </w:t>
      </w:r>
      <w:r w:rsidRPr="6DC90981">
        <w:rPr>
          <w:rFonts w:ascii="Times New Roman" w:cs="Times New Roman" w:eastAsia="宋体" w:hAnsi="Times New Roman"/>
          <w:sz w:val="28"/>
          <w:szCs w:val="28"/>
          <w:rPrChange w:id="20264" w:author="user pc" w:date="2022-03-15T10:14:00Z">
            <w:rPr>
              <w:rFonts w:eastAsia="宋体" w:hAnsi="Cambria Math"/>
            </w:rPr>
          </w:rPrChange>
        </w:rPr>
        <w:t>I</w:t>
      </w:r>
      <w:r>
        <w:rPr>
          <w:rFonts w:ascii="Times New Roman" w:cs="Times New Roman" w:eastAsia="宋体" w:hAnsi="Times New Roman"/>
          <w:sz w:val="28"/>
          <w:szCs w:val="28"/>
        </w:rPr>
        <w:t xml:space="preserve"> </w:t>
      </w:r>
      <w:r w:rsidRPr="68020D3B">
        <w:rPr>
          <w:rFonts w:ascii="Times New Roman" w:cs="Times New Roman" w:eastAsia="宋体" w:hAnsi="Times New Roman"/>
          <w:sz w:val="28"/>
          <w:szCs w:val="28"/>
          <w:rPrChange w:id="20265" w:author="user pc" w:date="2022-03-15T10:14:00Z">
            <w:rPr>
              <w:rFonts w:eastAsia="宋体" w:hAnsi="Cambria Math"/>
            </w:rPr>
          </w:rPrChange>
        </w:rPr>
        <w:t>x</w:t>
      </w:r>
      <w:r>
        <w:rPr>
          <w:rFonts w:ascii="Times New Roman" w:cs="Times New Roman" w:eastAsia="宋体" w:hAnsi="Times New Roman"/>
          <w:sz w:val="28"/>
          <w:szCs w:val="28"/>
        </w:rPr>
        <w:t xml:space="preserve"> </w:t>
      </w:r>
      <w:r w:rsidRPr="38ABB952">
        <w:rPr>
          <w:rFonts w:ascii="Times New Roman" w:cs="Times New Roman" w:eastAsia="宋体" w:hAnsi="Times New Roman"/>
          <w:sz w:val="28"/>
          <w:szCs w:val="28"/>
          <w:rPrChange w:id="20266" w:author="user pc" w:date="2022-03-15T10:14:00Z">
            <w:rPr>
              <w:rFonts w:eastAsia="宋体" w:hAnsi="Cambria Math"/>
            </w:rPr>
          </w:rPrChange>
        </w:rPr>
        <w:t>t,</w:t>
      </w:r>
      <w:r>
        <w:rPr>
          <w:rFonts w:ascii="Times New Roman" w:cs="Times New Roman" w:eastAsia="宋体" w:hAnsi="Times New Roman"/>
          <w:sz w:val="28"/>
          <w:szCs w:val="28"/>
        </w:rPr>
        <w:t xml:space="preserve"> </w:t>
      </w:r>
      <w:r w:rsidRPr="E5906ED9">
        <w:rPr>
          <w:rFonts w:ascii="Times New Roman" w:cs="Times New Roman" w:eastAsia="宋体" w:hAnsi="Times New Roman"/>
          <w:sz w:val="28"/>
          <w:szCs w:val="28"/>
          <w:rPrChange w:id="20267" w:author="user pc" w:date="2022-03-15T10:14:00Z">
            <w:rPr>
              <w:rFonts w:eastAsia="宋体" w:hAnsi="Cambria Math"/>
            </w:rPr>
          </w:rPrChange>
        </w:rPr>
        <w:t>so</w:t>
      </w:r>
      <w:r>
        <w:rPr>
          <w:rFonts w:ascii="Times New Roman" w:cs="Times New Roman" w:eastAsia="宋体" w:hAnsi="Times New Roman"/>
          <w:sz w:val="28"/>
          <w:szCs w:val="28"/>
        </w:rPr>
        <w:t xml:space="preserve"> </w:t>
      </w:r>
      <w:r w:rsidRPr="9CAFA919">
        <w:rPr>
          <w:rFonts w:ascii="Times New Roman" w:cs="Times New Roman" w:eastAsia="宋体" w:hAnsi="Times New Roman"/>
          <w:sz w:val="28"/>
          <w:szCs w:val="28"/>
          <w:rPrChange w:id="20268" w:author="user pc" w:date="2022-03-15T10:14:00Z">
            <w:rPr>
              <w:rFonts w:eastAsia="宋体" w:hAnsi="Cambria Math"/>
            </w:rPr>
          </w:rPrChange>
        </w:rPr>
        <w:t>482.5</w:t>
      </w:r>
      <w:r>
        <w:rPr>
          <w:rFonts w:ascii="Times New Roman" w:cs="Times New Roman" w:eastAsia="宋体" w:hAnsi="Times New Roman"/>
          <w:sz w:val="28"/>
          <w:szCs w:val="28"/>
        </w:rPr>
        <w:t xml:space="preserve"> </w:t>
      </w:r>
      <w:r w:rsidRPr="C1AD01A3">
        <w:rPr>
          <w:rFonts w:ascii="Times New Roman" w:cs="Times New Roman" w:eastAsia="宋体" w:hAnsi="Times New Roman"/>
          <w:sz w:val="28"/>
          <w:szCs w:val="28"/>
          <w:rPrChange w:id="20269" w:author="user pc" w:date="2022-03-15T10:14:00Z">
            <w:rPr>
              <w:rFonts w:eastAsia="宋体" w:hAnsi="Cambria Math"/>
            </w:rPr>
          </w:rPrChange>
        </w:rPr>
        <w:t>=</w:t>
      </w:r>
      <w:r>
        <w:rPr>
          <w:rFonts w:ascii="Times New Roman" w:cs="Times New Roman" w:eastAsia="宋体" w:hAnsi="Times New Roman"/>
          <w:sz w:val="28"/>
          <w:szCs w:val="28"/>
        </w:rPr>
        <w:t xml:space="preserve"> </w:t>
      </w:r>
      <w:r w:rsidRPr="D9E19C24">
        <w:rPr>
          <w:rFonts w:ascii="Times New Roman" w:cs="Times New Roman" w:eastAsia="宋体" w:hAnsi="Times New Roman"/>
          <w:sz w:val="28"/>
          <w:szCs w:val="28"/>
          <w:rPrChange w:id="20270" w:author="user pc" w:date="2022-03-15T10:14:00Z">
            <w:rPr>
              <w:rFonts w:eastAsia="宋体" w:hAnsi="Cambria Math"/>
            </w:rPr>
          </w:rPrChange>
        </w:rPr>
        <w:t>2x</w:t>
      </w:r>
      <w:r>
        <w:rPr>
          <w:rFonts w:ascii="Times New Roman" w:cs="Times New Roman" w:eastAsia="宋体" w:hAnsi="Times New Roman"/>
          <w:sz w:val="28"/>
          <w:szCs w:val="28"/>
        </w:rPr>
        <w:t xml:space="preserve"> </w:t>
      </w:r>
      <w:r w:rsidRPr="B9517618">
        <w:rPr>
          <w:rFonts w:ascii="Times New Roman" w:cs="Times New Roman" w:eastAsia="宋体" w:hAnsi="Times New Roman"/>
          <w:sz w:val="28"/>
          <w:szCs w:val="28"/>
          <w:rPrChange w:id="20271" w:author="user pc" w:date="2022-03-15T10:14:00Z">
            <w:rPr>
              <w:rFonts w:eastAsia="宋体" w:hAnsi="Cambria Math"/>
            </w:rPr>
          </w:rPrChange>
        </w:rPr>
        <w:t>t,</w:t>
      </w:r>
      <w:r>
        <w:rPr>
          <w:rFonts w:ascii="Times New Roman" w:cs="Times New Roman" w:eastAsia="宋体" w:hAnsi="Times New Roman"/>
          <w:sz w:val="28"/>
          <w:szCs w:val="28"/>
        </w:rPr>
        <w:t xml:space="preserve"> </w:t>
      </w:r>
      <w:r w:rsidRPr="99C8B82F">
        <w:rPr>
          <w:rFonts w:ascii="Times New Roman" w:cs="Times New Roman" w:eastAsia="宋体" w:hAnsi="Times New Roman"/>
          <w:sz w:val="28"/>
          <w:szCs w:val="28"/>
          <w:rPrChange w:id="20272" w:author="user pc" w:date="2022-03-15T10:14:00Z">
            <w:rPr>
              <w:rFonts w:eastAsia="宋体" w:hAnsi="Cambria Math"/>
            </w:rPr>
          </w:rPrChange>
        </w:rPr>
        <w:t>therefore</w:t>
      </w:r>
      <w:r>
        <w:rPr>
          <w:rFonts w:ascii="Times New Roman" w:cs="Times New Roman" w:eastAsia="宋体" w:hAnsi="Times New Roman"/>
          <w:sz w:val="28"/>
          <w:szCs w:val="28"/>
        </w:rPr>
        <w:t xml:space="preserve"> </w:t>
      </w:r>
      <w:r w:rsidRPr="59C759E9">
        <w:rPr>
          <w:rFonts w:ascii="Times New Roman" w:cs="Times New Roman" w:eastAsia="宋体" w:hAnsi="Times New Roman"/>
          <w:sz w:val="28"/>
          <w:szCs w:val="28"/>
          <w:rPrChange w:id="20273" w:author="user pc" w:date="2022-03-15T10:14:00Z">
            <w:rPr>
              <w:rFonts w:eastAsia="宋体" w:hAnsi="Cambria Math"/>
            </w:rPr>
          </w:rPrChange>
        </w:rPr>
        <w:t>t</w:t>
      </w:r>
      <w:r>
        <w:rPr>
          <w:rFonts w:ascii="Times New Roman" w:cs="Times New Roman" w:eastAsia="宋体" w:hAnsi="Times New Roman"/>
          <w:sz w:val="28"/>
          <w:szCs w:val="28"/>
        </w:rPr>
        <w:t xml:space="preserve"> </w:t>
      </w:r>
      <w:r w:rsidRPr="19603C06">
        <w:rPr>
          <w:rFonts w:ascii="Times New Roman" w:cs="Times New Roman" w:eastAsia="宋体" w:hAnsi="Times New Roman"/>
          <w:sz w:val="28"/>
          <w:szCs w:val="28"/>
          <w:rPrChange w:id="20274" w:author="user pc" w:date="2022-03-15T10:14:00Z">
            <w:rPr>
              <w:rFonts w:eastAsia="宋体" w:hAnsi="Cambria Math"/>
            </w:rPr>
          </w:rPrChange>
        </w:rPr>
        <w:t>=</w:t>
      </w:r>
      <w:r>
        <w:rPr>
          <w:rFonts w:ascii="Times New Roman" w:cs="Times New Roman" w:eastAsia="宋体" w:hAnsi="Times New Roman"/>
          <w:sz w:val="28"/>
          <w:szCs w:val="28"/>
        </w:rPr>
        <w:t xml:space="preserve"> </w:t>
      </w:r>
      <w:r w:rsidRPr="9DA95D62">
        <w:rPr>
          <w:rFonts w:ascii="Times New Roman" w:cs="Times New Roman" w:eastAsia="宋体" w:hAnsi="Times New Roman"/>
          <w:sz w:val="28"/>
          <w:szCs w:val="28"/>
          <w:rPrChange w:id="20275" w:author="user pc" w:date="2022-03-15T10:14:00Z">
            <w:rPr>
              <w:rFonts w:eastAsia="宋体" w:hAnsi="Cambria Math"/>
            </w:rPr>
          </w:rPrChange>
        </w:rPr>
        <w:t>482.5/3</w:t>
      </w:r>
      <w:r>
        <w:rPr>
          <w:rFonts w:ascii="Times New Roman" w:cs="Times New Roman" w:eastAsia="宋体" w:hAnsi="Times New Roman"/>
          <w:sz w:val="28"/>
          <w:szCs w:val="28"/>
        </w:rPr>
        <w:t xml:space="preserve"> </w:t>
      </w:r>
      <w:r w:rsidRPr="AB81CCE1">
        <w:rPr>
          <w:rFonts w:ascii="Times New Roman" w:cs="Times New Roman" w:eastAsia="宋体" w:hAnsi="Times New Roman"/>
          <w:sz w:val="28"/>
          <w:szCs w:val="28"/>
          <w:rPrChange w:id="20276" w:author="user pc" w:date="2022-03-15T10:14:00Z">
            <w:rPr>
              <w:rFonts w:eastAsia="宋体" w:hAnsi="Cambria Math"/>
            </w:rPr>
          </w:rPrChange>
        </w:rPr>
        <w:t>= 161s (to</w:t>
      </w:r>
      <w:r>
        <w:rPr>
          <w:rFonts w:ascii="Times New Roman" w:cs="Times New Roman" w:eastAsia="宋体" w:hAnsi="Times New Roman"/>
          <w:sz w:val="28"/>
          <w:szCs w:val="28"/>
        </w:rPr>
        <w:t xml:space="preserve"> </w:t>
      </w:r>
      <w:r w:rsidRPr="B9CAFB9C">
        <w:rPr>
          <w:rFonts w:ascii="Times New Roman" w:cs="Times New Roman" w:eastAsia="宋体" w:hAnsi="Times New Roman"/>
          <w:sz w:val="28"/>
          <w:szCs w:val="28"/>
          <w:rPrChange w:id="20277" w:author="user pc" w:date="2022-03-15T10:14:00Z">
            <w:rPr>
              <w:rFonts w:eastAsia="宋体" w:hAnsi="Cambria Math"/>
            </w:rPr>
          </w:rPrChange>
        </w:rPr>
        <w:t>nearest</w:t>
      </w:r>
      <w:r>
        <w:rPr>
          <w:rFonts w:ascii="Times New Roman" w:cs="Times New Roman" w:eastAsia="宋体" w:hAnsi="Times New Roman"/>
          <w:sz w:val="28"/>
          <w:szCs w:val="28"/>
        </w:rPr>
        <w:t xml:space="preserve"> </w:t>
      </w:r>
      <w:r w:rsidRPr="80C0CFA1">
        <w:rPr>
          <w:rFonts w:ascii="Times New Roman" w:cs="Times New Roman" w:eastAsia="宋体" w:hAnsi="Times New Roman"/>
          <w:sz w:val="28"/>
          <w:szCs w:val="28"/>
          <w:rPrChange w:id="20278" w:author="user pc" w:date="2022-03-15T10:14:00Z">
            <w:rPr>
              <w:rFonts w:eastAsia="宋体" w:hAnsi="Cambria Math"/>
            </w:rPr>
          </w:rPrChange>
        </w:rPr>
        <w:t>second)</w:t>
      </w:r>
    </w:p>
    <w:p>
      <w:pPr>
        <w:pStyle w:val="style0"/>
        <w:rPr>
          <w:rFonts w:ascii="Times New Roman" w:cs="Times New Roman" w:eastAsia="宋体" w:hAnsi="Times New Roman"/>
          <w:sz w:val="28"/>
          <w:szCs w:val="28"/>
          <w:rPrChange w:id="20279" w:author="user pc" w:date="2022-03-15T10:14:00Z">
            <w:rPr>
              <w:rFonts w:eastAsia="宋体" w:hAnsi="Cambria Math"/>
            </w:rPr>
          </w:rPrChange>
        </w:rPr>
      </w:pPr>
    </w:p>
    <w:p>
      <w:pPr>
        <w:pStyle w:val="style0"/>
        <w:rPr>
          <w:rFonts w:ascii="Times New Roman" w:cs="Times New Roman" w:eastAsia="宋体" w:hAnsi="Times New Roman"/>
          <w:sz w:val="28"/>
          <w:szCs w:val="28"/>
          <w:rPrChange w:id="20280"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0281" w:author="user pc" w:date="2022-03-15T10:14:00Z">
            <w:rPr>
              <w:rFonts w:ascii="Cambria Math" w:eastAsia="宋体" w:hAnsi="Cambria Math"/>
            </w:rPr>
          </w:rPrChange>
        </w:rPr>
      </w:pPr>
    </w:p>
    <w:p>
      <w:pPr>
        <w:pStyle w:val="style0"/>
        <w:rPr>
          <w:rFonts w:ascii="Times New Roman" w:cs="Times New Roman" w:eastAsia="宋体" w:hAnsi="Times New Roman"/>
          <w:b/>
          <w:bCs/>
          <w:color w:val="c00000"/>
          <w:sz w:val="28"/>
          <w:szCs w:val="28"/>
          <w:rPrChange w:id="20282" w:author="user pc" w:date="2022-03-15T10:14:00Z">
            <w:rPr>
              <w:rFonts w:ascii="Cambria Math" w:eastAsia="宋体" w:hAnsi="Cambria Math"/>
              <w:b/>
              <w:bCs/>
              <w:color w:val="c00000"/>
            </w:rPr>
          </w:rPrChange>
        </w:rPr>
      </w:pPr>
      <w:r w:rsidRPr="559AD998">
        <w:rPr>
          <w:rFonts w:ascii="Times New Roman" w:cs="Times New Roman" w:eastAsia="宋体" w:hAnsi="Times New Roman"/>
          <w:b/>
          <w:bCs/>
          <w:color w:val="c00000"/>
          <w:sz w:val="28"/>
          <w:szCs w:val="28"/>
          <w:rPrChange w:id="20283" w:author="user pc" w:date="2022-03-15T10:14:00Z">
            <w:rPr>
              <w:rFonts w:eastAsia="宋体" w:hAnsi="Cambria Math"/>
              <w:b/>
              <w:bCs/>
              <w:color w:val="c00000"/>
            </w:rPr>
          </w:rPrChange>
        </w:rPr>
        <w:t>TAKE AWAY</w:t>
      </w:r>
    </w:p>
    <w:p>
      <w:pPr>
        <w:pStyle w:val="style0"/>
        <w:rPr>
          <w:rFonts w:ascii="Times New Roman" w:cs="Times New Roman" w:eastAsia="宋体" w:hAnsi="Times New Roman"/>
          <w:sz w:val="28"/>
          <w:szCs w:val="28"/>
          <w:rPrChange w:id="20284" w:author="user pc" w:date="2022-03-15T10:14:00Z">
            <w:rPr>
              <w:rFonts w:ascii="Cambria Math" w:eastAsia="宋体" w:hAnsi="Cambria Math"/>
            </w:rPr>
          </w:rPrChange>
        </w:rPr>
      </w:pPr>
      <w:r w:rsidRPr="9635B50B">
        <w:rPr>
          <w:rFonts w:ascii="Times New Roman" w:cs="Times New Roman" w:eastAsia="宋体" w:hAnsi="Times New Roman"/>
          <w:sz w:val="28"/>
          <w:szCs w:val="28"/>
          <w:rPrChange w:id="20285" w:author="user pc" w:date="2022-03-15T10:14:00Z">
            <w:rPr>
              <w:rFonts w:eastAsia="宋体" w:hAnsi="Cambria Math"/>
            </w:rPr>
          </w:rPrChange>
        </w:rPr>
        <w:t>1.</w:t>
      </w:r>
      <w:r>
        <w:rPr>
          <w:rFonts w:ascii="Times New Roman" w:cs="Times New Roman" w:eastAsia="宋体" w:hAnsi="Times New Roman"/>
          <w:sz w:val="28"/>
          <w:szCs w:val="28"/>
        </w:rPr>
        <w:t xml:space="preserve"> </w:t>
      </w:r>
      <w:r w:rsidRPr="2D4930DD">
        <w:rPr>
          <w:rFonts w:ascii="Times New Roman" w:cs="Times New Roman" w:eastAsia="宋体" w:hAnsi="Times New Roman"/>
          <w:sz w:val="28"/>
          <w:szCs w:val="28"/>
          <w:rPrChange w:id="20286" w:author="user pc" w:date="2022-03-15T10:14:00Z">
            <w:rPr>
              <w:rFonts w:eastAsia="宋体" w:hAnsi="Cambria Math"/>
            </w:rPr>
          </w:rPrChange>
        </w:rPr>
        <w:t xml:space="preserve">Calculate the quantity of electricity obtained from 2 moles of electrons. </w:t>
      </w:r>
      <w:r w:rsidRPr="A84D3E13">
        <w:rPr>
          <w:rFonts w:ascii="Times New Roman" w:cs="Times New Roman" w:eastAsia="宋体" w:hAnsi="Times New Roman"/>
          <w:b/>
          <w:bCs/>
          <w:sz w:val="28"/>
          <w:szCs w:val="28"/>
          <w:rPrChange w:id="20287" w:author="user pc" w:date="2022-03-15T10:14:00Z">
            <w:rPr>
              <w:rFonts w:eastAsia="宋体" w:hAnsi="Cambria Math"/>
              <w:b/>
              <w:bCs/>
            </w:rPr>
          </w:rPrChange>
        </w:rPr>
        <w:t>Ans. 193,000C</w:t>
      </w:r>
    </w:p>
    <w:p>
      <w:pPr>
        <w:pStyle w:val="style0"/>
        <w:rPr>
          <w:rFonts w:ascii="Times New Roman" w:cs="Times New Roman" w:eastAsia="宋体" w:hAnsi="Times New Roman"/>
          <w:sz w:val="28"/>
          <w:szCs w:val="28"/>
          <w:rPrChange w:id="20288" w:author="user pc" w:date="2022-03-15T10:14:00Z">
            <w:rPr>
              <w:rFonts w:ascii="Cambria Math" w:eastAsia="宋体" w:hAnsi="Cambria Math"/>
            </w:rPr>
          </w:rPrChange>
        </w:rPr>
      </w:pPr>
      <w:r w:rsidRPr="C83C790C">
        <w:rPr>
          <w:rFonts w:ascii="Times New Roman" w:cs="Times New Roman" w:eastAsia="宋体" w:hAnsi="Times New Roman"/>
          <w:sz w:val="28"/>
          <w:szCs w:val="28"/>
          <w:rPrChange w:id="20289" w:author="user pc" w:date="2022-03-15T10:14:00Z">
            <w:rPr>
              <w:rFonts w:eastAsia="宋体" w:hAnsi="Cambria Math"/>
            </w:rPr>
          </w:rPrChange>
        </w:rPr>
        <w:t>2. Calculate the moles of electrons obtained from 250 C of electricity.</w:t>
      </w:r>
      <w:r>
        <w:rPr>
          <w:rFonts w:ascii="Times New Roman" w:cs="Times New Roman" w:eastAsia="宋体" w:hAnsi="Times New Roman"/>
          <w:sz w:val="28"/>
          <w:szCs w:val="28"/>
        </w:rPr>
        <w:t xml:space="preserve"> </w:t>
      </w:r>
      <w:r w:rsidRPr="EDB77373">
        <w:rPr>
          <w:rFonts w:ascii="Times New Roman" w:cs="Times New Roman" w:eastAsia="宋体" w:hAnsi="Times New Roman"/>
          <w:b/>
          <w:bCs/>
          <w:sz w:val="28"/>
          <w:szCs w:val="28"/>
          <w:rPrChange w:id="20290" w:author="user pc" w:date="2022-03-15T10:14:00Z">
            <w:rPr>
              <w:rFonts w:eastAsia="宋体" w:hAnsi="Cambria Math"/>
              <w:b/>
              <w:bCs/>
            </w:rPr>
          </w:rPrChange>
        </w:rPr>
        <w:t>Ans.2.59 mol</w:t>
      </w:r>
    </w:p>
    <w:p>
      <w:pPr>
        <w:pStyle w:val="style0"/>
        <w:rPr>
          <w:rFonts w:ascii="Times New Roman" w:cs="Times New Roman" w:eastAsia="宋体" w:hAnsi="Times New Roman"/>
          <w:sz w:val="28"/>
          <w:szCs w:val="28"/>
          <w:rPrChange w:id="20291" w:author="user pc" w:date="2022-03-15T10:14:00Z">
            <w:rPr>
              <w:rFonts w:ascii="Cambria Math" w:eastAsia="宋体" w:hAnsi="Cambria Math"/>
            </w:rPr>
          </w:rPrChange>
        </w:rPr>
      </w:pPr>
      <w:r w:rsidRPr="2640F40B">
        <w:rPr>
          <w:rFonts w:ascii="Times New Roman" w:cs="Times New Roman" w:eastAsia="宋体" w:hAnsi="Times New Roman"/>
          <w:sz w:val="28"/>
          <w:szCs w:val="28"/>
          <w:rPrChange w:id="20292" w:author="user pc" w:date="2022-03-15T10:14:00Z">
            <w:rPr>
              <w:rFonts w:eastAsia="宋体" w:hAnsi="Cambria Math"/>
            </w:rPr>
          </w:rPrChange>
        </w:rPr>
        <w:t>3.</w:t>
      </w:r>
      <w:r>
        <w:rPr>
          <w:rFonts w:ascii="Times New Roman" w:cs="Times New Roman" w:eastAsia="宋体" w:hAnsi="Times New Roman"/>
          <w:sz w:val="28"/>
          <w:szCs w:val="28"/>
        </w:rPr>
        <w:t xml:space="preserve"> </w:t>
      </w:r>
      <w:r w:rsidRPr="457703A9">
        <w:rPr>
          <w:rFonts w:ascii="Times New Roman" w:cs="Times New Roman" w:eastAsia="宋体" w:hAnsi="Times New Roman"/>
          <w:sz w:val="28"/>
          <w:szCs w:val="28"/>
          <w:rPrChange w:id="20293" w:author="user pc" w:date="2022-03-15T10:14:00Z">
            <w:rPr>
              <w:rFonts w:eastAsia="宋体" w:hAnsi="Cambria Math"/>
            </w:rPr>
          </w:rPrChange>
        </w:rPr>
        <w:t xml:space="preserve">How many coulombs of electricity would liberate 1.08 g of Ag from a solution of silver salt?       [Ag = 108.0; 1F = 96500 C]. </w:t>
      </w:r>
      <w:r w:rsidRPr="87221F35">
        <w:rPr>
          <w:rFonts w:ascii="Times New Roman" w:cs="Times New Roman" w:eastAsia="宋体" w:hAnsi="Times New Roman"/>
          <w:b/>
          <w:bCs/>
          <w:sz w:val="28"/>
          <w:szCs w:val="28"/>
          <w:rPrChange w:id="20294" w:author="user pc" w:date="2022-03-15T10:14:00Z">
            <w:rPr>
              <w:rFonts w:eastAsia="宋体" w:hAnsi="Cambria Math"/>
              <w:b/>
              <w:bCs/>
            </w:rPr>
          </w:rPrChange>
        </w:rPr>
        <w:t xml:space="preserve"> Ans. = 965 C</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4. What is the mass of silver in grams deposited when a current of 2A is passed through a solution of silver salt for 10 minutes?</w:t>
      </w:r>
    </w:p>
    <w:p>
      <w:pPr>
        <w:pStyle w:val="style0"/>
        <w:rPr>
          <w:rFonts w:ascii="Times New Roman" w:cs="Times New Roman" w:eastAsia="宋体" w:hAnsi="Times New Roman"/>
          <w:sz w:val="28"/>
          <w:szCs w:val="28"/>
          <w:rPrChange w:id="20295" w:author="user pc" w:date="2022-03-15T10:14:00Z">
            <w:rPr>
              <w:rFonts w:ascii="Cambria Math" w:eastAsia="宋体" w:hAnsi="Cambria Math"/>
            </w:rPr>
          </w:rPrChange>
        </w:rPr>
      </w:pPr>
      <w:r>
        <w:rPr>
          <w:rFonts w:ascii="Times New Roman" w:cs="Times New Roman" w:eastAsia="宋体" w:hAnsi="Times New Roman"/>
          <w:sz w:val="28"/>
          <w:szCs w:val="28"/>
        </w:rPr>
        <w:t xml:space="preserve">[Ag = 108, 1F = 96500C]    </w:t>
      </w:r>
      <w:r>
        <w:rPr>
          <w:rFonts w:ascii="Times New Roman" w:cs="Times New Roman" w:eastAsia="宋体" w:hAnsi="Times New Roman"/>
          <w:b/>
          <w:sz w:val="28"/>
          <w:szCs w:val="28"/>
        </w:rPr>
        <w:t>Ans. 1.34g</w:t>
      </w:r>
      <w:r>
        <w:rPr>
          <w:rFonts w:ascii="Times New Roman" w:cs="Times New Roman" w:eastAsia="宋体" w:hAnsi="Times New Roman"/>
          <w:sz w:val="28"/>
          <w:szCs w:val="28"/>
        </w:rPr>
        <w:t xml:space="preserve"> </w:t>
      </w:r>
    </w:p>
    <w:p>
      <w:pPr>
        <w:pStyle w:val="style0"/>
        <w:rPr>
          <w:rFonts w:ascii="Times New Roman" w:cs="Times New Roman" w:eastAsia="宋体" w:hAnsi="Times New Roman"/>
          <w:sz w:val="28"/>
          <w:szCs w:val="28"/>
          <w:rPrChange w:id="20296"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0297"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0298"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Change w:id="20299" w:author="user pc" w:date="2022-03-15T10:14:00Z">
            <w:rPr>
              <w:rFonts w:ascii="Cambria Math" w:eastAsia="宋体" w:hAnsi="Cambria Math"/>
            </w:rPr>
          </w:rPrChange>
        </w:rPr>
      </w:pPr>
    </w:p>
    <w:p>
      <w:pPr>
        <w:pStyle w:val="style0"/>
        <w:rPr>
          <w:rFonts w:ascii="Times New Roman" w:cs="Times New Roman" w:eastAsia="宋体" w:hAnsi="Times New Roman"/>
          <w:b w:val="false"/>
          <w:bCs/>
          <w:color w:val="ffffff"/>
          <w:sz w:val="28"/>
          <w:szCs w:val="28"/>
          <w:highlight w:val="blue"/>
          <w:rPrChange w:id="20300" w:author="user pc" w:date="2022-03-15T10:14:00Z">
            <w:rPr>
              <w:rFonts w:ascii="Cambria Math" w:eastAsia="宋体" w:hAnsi="Cambria Math"/>
              <w:b/>
              <w:bCs/>
              <w:color w:val="0000ff"/>
              <w:highlight w:val="yellow"/>
            </w:rPr>
          </w:rPrChange>
        </w:rPr>
      </w:pPr>
      <w:r w:rsidRPr="B2203FA3">
        <w:rPr>
          <w:rFonts w:ascii="Times New Roman" w:cs="Times New Roman" w:eastAsia="宋体" w:hAnsi="Times New Roman"/>
          <w:b w:val="false"/>
          <w:bCs/>
          <w:color w:val="ffffff"/>
          <w:sz w:val="28"/>
          <w:szCs w:val="28"/>
          <w:highlight w:val="blue"/>
          <w:rPrChange w:id="20301" w:author="user pc" w:date="2022-03-15T10:14:00Z">
            <w:rPr>
              <w:rFonts w:eastAsia="宋体" w:hAnsi="Cambria Math"/>
              <w:b/>
              <w:bCs/>
              <w:color w:val="0000ff"/>
              <w:highlight w:val="yellow"/>
            </w:rPr>
          </w:rPrChange>
        </w:rPr>
        <w:t>CHAPTER 11: OXIDATION NUMBERS/STATES</w:t>
      </w:r>
    </w:p>
    <w:p>
      <w:pPr>
        <w:pStyle w:val="style0"/>
        <w:rPr>
          <w:rFonts w:ascii="Times New Roman" w:cs="Times New Roman"/>
          <w:color w:val="ffffff"/>
          <w:sz w:val="28"/>
          <w:szCs w:val="28"/>
          <w:highlight w:val="blue"/>
          <w:rPrChange w:id="20302" w:author="user pc" w:date="2022-03-15T10:14:00Z">
            <w:rPr/>
          </w:rPrChange>
        </w:rPr>
      </w:pPr>
      <w:r w:rsidRPr="1315A072">
        <w:rPr>
          <w:rFonts w:ascii="Times New Roman" w:cs="Times New Roman"/>
          <w:color w:val="ffffff"/>
          <w:sz w:val="28"/>
          <w:szCs w:val="28"/>
          <w:highlight w:val="blue"/>
          <w:rPrChange w:id="20303" w:author="user pc" w:date="2022-03-15T10:14:00Z">
            <w:rPr/>
          </w:rPrChange>
        </w:rPr>
        <w:t>OXIDATION</w:t>
      </w:r>
      <w:r>
        <w:rPr>
          <w:rFonts w:ascii="Times New Roman" w:cs="Times New Roman" w:hAnsi="Times New Roman"/>
          <w:color w:val="ffffff"/>
          <w:sz w:val="28"/>
          <w:szCs w:val="28"/>
          <w:highlight w:val="blue"/>
        </w:rPr>
        <w:t xml:space="preserve"> </w:t>
      </w:r>
      <w:r w:rsidRPr="E81A0B10">
        <w:rPr>
          <w:rFonts w:ascii="Times New Roman" w:cs="Times New Roman"/>
          <w:color w:val="ffffff"/>
          <w:sz w:val="28"/>
          <w:szCs w:val="28"/>
          <w:highlight w:val="blue"/>
          <w:rPrChange w:id="20304" w:author="user pc" w:date="2022-03-15T10:14:00Z">
            <w:rPr/>
          </w:rPrChange>
        </w:rPr>
        <w:t>NUMBERS/STATES</w:t>
      </w:r>
    </w:p>
    <w:p>
      <w:pPr>
        <w:pStyle w:val="style0"/>
        <w:rPr>
          <w:rFonts w:ascii="Times New Roman" w:cs="Times New Roman"/>
          <w:b/>
          <w:color w:val="ffffff"/>
          <w:sz w:val="28"/>
          <w:szCs w:val="28"/>
          <w:rPrChange w:id="20305" w:author="user pc" w:date="2022-03-15T10:14:00Z">
            <w:rPr/>
          </w:rPrChange>
        </w:rPr>
      </w:pPr>
      <w:r w:rsidRPr="E9DBEC20">
        <w:rPr>
          <w:rFonts w:ascii="Times New Roman" w:cs="Times New Roman"/>
          <w:color w:val="ffffff"/>
          <w:sz w:val="28"/>
          <w:szCs w:val="28"/>
          <w:highlight w:val="blue"/>
          <w:rPrChange w:id="20306" w:author="user pc" w:date="2022-03-15T10:14:00Z">
            <w:rPr/>
          </w:rPrChange>
        </w:rPr>
        <w:t>INTRODUCTION</w:t>
      </w:r>
    </w:p>
    <w:p>
      <w:pPr>
        <w:pStyle w:val="style0"/>
        <w:rPr>
          <w:rFonts w:ascii="Times New Roman" w:cs="Times New Roman"/>
          <w:sz w:val="28"/>
          <w:szCs w:val="28"/>
          <w:rPrChange w:id="20307" w:author="user pc" w:date="2022-03-15T10:14:00Z">
            <w:rPr/>
          </w:rPrChange>
        </w:rPr>
      </w:pPr>
      <w:r w:rsidRPr="82D1D81E">
        <w:rPr>
          <w:rFonts w:ascii="Times New Roman" w:cs="Times New Roman"/>
          <w:sz w:val="28"/>
          <w:szCs w:val="28"/>
          <w:rPrChange w:id="20308" w:author="user pc" w:date="2022-03-15T10:14:00Z">
            <w:rPr/>
          </w:rPrChange>
        </w:rPr>
        <w:t>In</w:t>
      </w:r>
      <w:r>
        <w:rPr>
          <w:rFonts w:ascii="Times New Roman" w:cs="Times New Roman" w:hAnsi="Times New Roman"/>
          <w:sz w:val="28"/>
          <w:szCs w:val="28"/>
        </w:rPr>
        <w:t xml:space="preserve"> </w:t>
      </w:r>
      <w:r w:rsidRPr="D4849E18">
        <w:rPr>
          <w:rFonts w:ascii="Times New Roman" w:cs="Times New Roman"/>
          <w:sz w:val="28"/>
          <w:szCs w:val="28"/>
          <w:rPrChange w:id="20309" w:author="user pc" w:date="2022-03-15T10:14:00Z">
            <w:rPr/>
          </w:rPrChange>
        </w:rPr>
        <w:t>general,</w:t>
      </w:r>
      <w:r>
        <w:rPr>
          <w:rFonts w:ascii="Times New Roman" w:cs="Times New Roman" w:hAnsi="Times New Roman"/>
          <w:sz w:val="28"/>
          <w:szCs w:val="28"/>
        </w:rPr>
        <w:t xml:space="preserve"> </w:t>
      </w:r>
      <w:r w:rsidRPr="D7BC7A1A">
        <w:rPr>
          <w:rFonts w:ascii="Times New Roman" w:cs="Times New Roman"/>
          <w:sz w:val="28"/>
          <w:szCs w:val="28"/>
          <w:rPrChange w:id="20310" w:author="user pc" w:date="2022-03-15T10:14:00Z">
            <w:rPr/>
          </w:rPrChange>
        </w:rPr>
        <w:t>oxidation</w:t>
      </w:r>
      <w:r>
        <w:rPr>
          <w:rFonts w:ascii="Times New Roman" w:cs="Times New Roman" w:hAnsi="Times New Roman"/>
          <w:sz w:val="28"/>
          <w:szCs w:val="28"/>
        </w:rPr>
        <w:t xml:space="preserve"> </w:t>
      </w:r>
      <w:r w:rsidRPr="3E261565">
        <w:rPr>
          <w:rFonts w:ascii="Times New Roman" w:cs="Times New Roman"/>
          <w:sz w:val="28"/>
          <w:szCs w:val="28"/>
          <w:rPrChange w:id="20311" w:author="user pc" w:date="2022-03-15T10:14:00Z">
            <w:rPr/>
          </w:rPrChange>
        </w:rPr>
        <w:t>state</w:t>
      </w:r>
      <w:r>
        <w:rPr>
          <w:rFonts w:ascii="Times New Roman" w:cs="Times New Roman" w:hAnsi="Times New Roman"/>
          <w:sz w:val="28"/>
          <w:szCs w:val="28"/>
        </w:rPr>
        <w:t xml:space="preserve"> </w:t>
      </w:r>
      <w:r w:rsidRPr="C3009B09">
        <w:rPr>
          <w:rFonts w:ascii="Times New Roman" w:cs="Times New Roman"/>
          <w:sz w:val="28"/>
          <w:szCs w:val="28"/>
          <w:rPrChange w:id="20312" w:author="user pc" w:date="2022-03-15T10:14:00Z">
            <w:rPr/>
          </w:rPrChange>
        </w:rPr>
        <w:t>or</w:t>
      </w:r>
      <w:r>
        <w:rPr>
          <w:rFonts w:ascii="Times New Roman" w:cs="Times New Roman" w:hAnsi="Times New Roman"/>
          <w:sz w:val="28"/>
          <w:szCs w:val="28"/>
        </w:rPr>
        <w:t xml:space="preserve"> </w:t>
      </w:r>
      <w:r w:rsidRPr="C7A58AB8">
        <w:rPr>
          <w:rFonts w:ascii="Times New Roman" w:cs="Times New Roman"/>
          <w:sz w:val="28"/>
          <w:szCs w:val="28"/>
          <w:rPrChange w:id="20313" w:author="user pc" w:date="2022-03-15T10:14:00Z">
            <w:rPr/>
          </w:rPrChange>
        </w:rPr>
        <w:t>number</w:t>
      </w:r>
      <w:r>
        <w:rPr>
          <w:rFonts w:ascii="Times New Roman" w:cs="Times New Roman" w:hAnsi="Times New Roman"/>
          <w:sz w:val="28"/>
          <w:szCs w:val="28"/>
        </w:rPr>
        <w:t xml:space="preserve"> </w:t>
      </w:r>
      <w:r w:rsidRPr="2F57A18A">
        <w:rPr>
          <w:rFonts w:ascii="Times New Roman" w:cs="Times New Roman"/>
          <w:sz w:val="28"/>
          <w:szCs w:val="28"/>
          <w:rPrChange w:id="20314" w:author="user pc" w:date="2022-03-15T10:14:00Z">
            <w:rPr/>
          </w:rPrChange>
        </w:rPr>
        <w:t>helps</w:t>
      </w:r>
      <w:r>
        <w:rPr>
          <w:rFonts w:ascii="Times New Roman" w:cs="Times New Roman" w:hAnsi="Times New Roman"/>
          <w:sz w:val="28"/>
          <w:szCs w:val="28"/>
        </w:rPr>
        <w:t xml:space="preserve"> </w:t>
      </w:r>
      <w:r w:rsidRPr="4BCF039A">
        <w:rPr>
          <w:rFonts w:ascii="Times New Roman" w:cs="Times New Roman"/>
          <w:sz w:val="28"/>
          <w:szCs w:val="28"/>
          <w:rPrChange w:id="20315" w:author="user pc" w:date="2022-03-15T10:14:00Z">
            <w:rPr/>
          </w:rPrChange>
        </w:rPr>
        <w:t>us</w:t>
      </w:r>
      <w:r>
        <w:rPr>
          <w:rFonts w:ascii="Times New Roman" w:cs="Times New Roman" w:hAnsi="Times New Roman"/>
          <w:sz w:val="28"/>
          <w:szCs w:val="28"/>
        </w:rPr>
        <w:t xml:space="preserve"> </w:t>
      </w:r>
      <w:r w:rsidRPr="768DC706">
        <w:rPr>
          <w:rFonts w:ascii="Times New Roman" w:cs="Times New Roman"/>
          <w:sz w:val="28"/>
          <w:szCs w:val="28"/>
          <w:rPrChange w:id="20316" w:author="user pc" w:date="2022-03-15T10:14:00Z">
            <w:rPr/>
          </w:rPrChange>
        </w:rPr>
        <w:t>describe</w:t>
      </w:r>
      <w:r>
        <w:rPr>
          <w:rFonts w:ascii="Times New Roman" w:cs="Times New Roman" w:hAnsi="Times New Roman"/>
          <w:sz w:val="28"/>
          <w:szCs w:val="28"/>
        </w:rPr>
        <w:t xml:space="preserve"> </w:t>
      </w:r>
      <w:r w:rsidRPr="4E745B9F">
        <w:rPr>
          <w:rFonts w:ascii="Times New Roman" w:cs="Times New Roman"/>
          <w:sz w:val="28"/>
          <w:szCs w:val="28"/>
          <w:rPrChange w:id="20317" w:author="user pc" w:date="2022-03-15T10:14:00Z">
            <w:rPr/>
          </w:rPrChange>
        </w:rPr>
        <w:t>the</w:t>
      </w:r>
      <w:r>
        <w:rPr>
          <w:rFonts w:ascii="Times New Roman" w:cs="Times New Roman" w:hAnsi="Times New Roman"/>
          <w:sz w:val="28"/>
          <w:szCs w:val="28"/>
        </w:rPr>
        <w:t xml:space="preserve"> </w:t>
      </w:r>
      <w:r w:rsidRPr="88552854">
        <w:rPr>
          <w:rFonts w:ascii="Times New Roman" w:cs="Times New Roman"/>
          <w:sz w:val="28"/>
          <w:szCs w:val="28"/>
          <w:rPrChange w:id="20318" w:author="user pc" w:date="2022-03-15T10:14:00Z">
            <w:rPr/>
          </w:rPrChange>
        </w:rPr>
        <w:t>transfer</w:t>
      </w:r>
      <w:r>
        <w:rPr>
          <w:rFonts w:ascii="Times New Roman" w:cs="Times New Roman" w:hAnsi="Times New Roman"/>
          <w:sz w:val="28"/>
          <w:szCs w:val="28"/>
        </w:rPr>
        <w:t xml:space="preserve"> </w:t>
      </w:r>
      <w:r w:rsidRPr="C2FC0EF2">
        <w:rPr>
          <w:rFonts w:ascii="Times New Roman" w:cs="Times New Roman"/>
          <w:sz w:val="28"/>
          <w:szCs w:val="28"/>
          <w:rPrChange w:id="20319" w:author="user pc" w:date="2022-03-15T10:14:00Z">
            <w:rPr/>
          </w:rPrChange>
        </w:rPr>
        <w:t>of</w:t>
      </w:r>
      <w:r>
        <w:rPr>
          <w:rFonts w:ascii="Times New Roman" w:cs="Times New Roman" w:hAnsi="Times New Roman"/>
          <w:sz w:val="28"/>
          <w:szCs w:val="28"/>
        </w:rPr>
        <w:t xml:space="preserve"> </w:t>
      </w:r>
      <w:r w:rsidRPr="F699E841">
        <w:rPr>
          <w:rFonts w:ascii="Times New Roman" w:cs="Times New Roman"/>
          <w:sz w:val="28"/>
          <w:szCs w:val="28"/>
          <w:rPrChange w:id="20320" w:author="user pc" w:date="2022-03-15T10:14:00Z">
            <w:rPr/>
          </w:rPrChange>
        </w:rPr>
        <w:t>electrons.</w:t>
      </w:r>
      <w:r>
        <w:rPr>
          <w:rFonts w:ascii="Times New Roman" w:cs="Times New Roman" w:hAnsi="Times New Roman"/>
          <w:sz w:val="28"/>
          <w:szCs w:val="28"/>
        </w:rPr>
        <w:t xml:space="preserve"> </w:t>
      </w:r>
      <w:r w:rsidRPr="11C7FB22">
        <w:rPr>
          <w:rFonts w:ascii="Times New Roman" w:cs="Times New Roman"/>
          <w:sz w:val="28"/>
          <w:szCs w:val="28"/>
          <w:rPrChange w:id="20321" w:author="user pc" w:date="2022-03-15T10:14:00Z">
            <w:rPr/>
          </w:rPrChange>
        </w:rPr>
        <w:t>However,</w:t>
      </w:r>
      <w:r>
        <w:rPr>
          <w:rFonts w:ascii="Times New Roman" w:cs="Times New Roman" w:hAnsi="Times New Roman"/>
          <w:sz w:val="28"/>
          <w:szCs w:val="28"/>
        </w:rPr>
        <w:t xml:space="preserve"> </w:t>
      </w:r>
      <w:r w:rsidRPr="B9D9C4AD">
        <w:rPr>
          <w:rFonts w:ascii="Times New Roman" w:cs="Times New Roman"/>
          <w:sz w:val="28"/>
          <w:szCs w:val="28"/>
          <w:rPrChange w:id="20322" w:author="user pc" w:date="2022-03-15T10:14:00Z">
            <w:rPr/>
          </w:rPrChange>
        </w:rPr>
        <w:t>students</w:t>
      </w:r>
      <w:r>
        <w:rPr>
          <w:rFonts w:ascii="Times New Roman" w:cs="Times New Roman" w:hAnsi="Times New Roman"/>
          <w:sz w:val="28"/>
          <w:szCs w:val="28"/>
        </w:rPr>
        <w:t xml:space="preserve"> </w:t>
      </w:r>
      <w:r w:rsidRPr="EBAE2D9D">
        <w:rPr>
          <w:rFonts w:ascii="Times New Roman" w:cs="Times New Roman"/>
          <w:sz w:val="28"/>
          <w:szCs w:val="28"/>
          <w:rPrChange w:id="20323" w:author="user pc" w:date="2022-03-15T10:14:00Z">
            <w:rPr/>
          </w:rPrChange>
        </w:rPr>
        <w:t>have</w:t>
      </w:r>
      <w:r>
        <w:rPr>
          <w:rFonts w:ascii="Times New Roman" w:cs="Times New Roman" w:hAnsi="Times New Roman"/>
          <w:sz w:val="28"/>
          <w:szCs w:val="28"/>
        </w:rPr>
        <w:t xml:space="preserve"> </w:t>
      </w:r>
      <w:r w:rsidRPr="7BBF5321">
        <w:rPr>
          <w:rFonts w:ascii="Times New Roman" w:cs="Times New Roman"/>
          <w:sz w:val="28"/>
          <w:szCs w:val="28"/>
          <w:rPrChange w:id="20324" w:author="user pc" w:date="2022-03-15T10:14:00Z">
            <w:rPr/>
          </w:rPrChange>
        </w:rPr>
        <w:t>to</w:t>
      </w:r>
      <w:r>
        <w:rPr>
          <w:rFonts w:ascii="Times New Roman" w:cs="Times New Roman" w:hAnsi="Times New Roman"/>
          <w:sz w:val="28"/>
          <w:szCs w:val="28"/>
        </w:rPr>
        <w:t xml:space="preserve"> </w:t>
      </w:r>
      <w:r w:rsidRPr="6242B6BE">
        <w:rPr>
          <w:rFonts w:ascii="Times New Roman" w:cs="Times New Roman"/>
          <w:sz w:val="28"/>
          <w:szCs w:val="28"/>
          <w:rPrChange w:id="20325" w:author="user pc" w:date="2022-03-15T10:14:00Z">
            <w:rPr/>
          </w:rPrChange>
        </w:rPr>
        <w:t>note</w:t>
      </w:r>
      <w:r>
        <w:rPr>
          <w:rFonts w:ascii="Times New Roman" w:cs="Times New Roman" w:hAnsi="Times New Roman"/>
          <w:sz w:val="28"/>
          <w:szCs w:val="28"/>
        </w:rPr>
        <w:t xml:space="preserve"> </w:t>
      </w:r>
      <w:r w:rsidRPr="7967A802">
        <w:rPr>
          <w:rFonts w:ascii="Times New Roman" w:cs="Times New Roman"/>
          <w:sz w:val="28"/>
          <w:szCs w:val="28"/>
          <w:rPrChange w:id="20326" w:author="user pc" w:date="2022-03-15T10:14:00Z">
            <w:rPr/>
          </w:rPrChange>
        </w:rPr>
        <w:t>that</w:t>
      </w:r>
      <w:r>
        <w:rPr>
          <w:rFonts w:ascii="Times New Roman" w:cs="Times New Roman" w:hAnsi="Times New Roman"/>
          <w:sz w:val="28"/>
          <w:szCs w:val="28"/>
        </w:rPr>
        <w:t xml:space="preserve"> </w:t>
      </w:r>
      <w:r w:rsidRPr="99E98961">
        <w:rPr>
          <w:rFonts w:ascii="Times New Roman" w:cs="Times New Roman"/>
          <w:sz w:val="28"/>
          <w:szCs w:val="28"/>
          <w:rPrChange w:id="20327" w:author="user pc" w:date="2022-03-15T10:14:00Z">
            <w:rPr/>
          </w:rPrChange>
        </w:rPr>
        <w:t>it</w:t>
      </w:r>
      <w:r>
        <w:rPr>
          <w:rFonts w:ascii="Times New Roman" w:cs="Times New Roman" w:hAnsi="Times New Roman"/>
          <w:sz w:val="28"/>
          <w:szCs w:val="28"/>
        </w:rPr>
        <w:t xml:space="preserve"> </w:t>
      </w:r>
      <w:r w:rsidRPr="731803D0">
        <w:rPr>
          <w:rFonts w:ascii="Times New Roman" w:cs="Times New Roman"/>
          <w:sz w:val="28"/>
          <w:szCs w:val="28"/>
          <w:rPrChange w:id="20328" w:author="user pc" w:date="2022-03-15T10:14:00Z">
            <w:rPr/>
          </w:rPrChange>
        </w:rPr>
        <w:t>is</w:t>
      </w:r>
      <w:r>
        <w:rPr>
          <w:rFonts w:ascii="Times New Roman" w:cs="Times New Roman" w:hAnsi="Times New Roman"/>
          <w:sz w:val="28"/>
          <w:szCs w:val="28"/>
        </w:rPr>
        <w:t xml:space="preserve"> </w:t>
      </w:r>
      <w:r w:rsidRPr="3853024C">
        <w:rPr>
          <w:rFonts w:ascii="Times New Roman" w:cs="Times New Roman"/>
          <w:sz w:val="28"/>
          <w:szCs w:val="28"/>
          <w:rPrChange w:id="20329" w:author="user pc" w:date="2022-03-15T10:14:00Z">
            <w:rPr/>
          </w:rPrChange>
        </w:rPr>
        <w:t>different</w:t>
      </w:r>
      <w:r>
        <w:rPr>
          <w:rFonts w:ascii="Times New Roman" w:cs="Times New Roman" w:hAnsi="Times New Roman"/>
          <w:sz w:val="28"/>
          <w:szCs w:val="28"/>
        </w:rPr>
        <w:t xml:space="preserve"> </w:t>
      </w:r>
      <w:r w:rsidRPr="16825418">
        <w:rPr>
          <w:rFonts w:ascii="Times New Roman" w:cs="Times New Roman"/>
          <w:sz w:val="28"/>
          <w:szCs w:val="28"/>
          <w:rPrChange w:id="20330" w:author="user pc" w:date="2022-03-15T10:14:00Z">
            <w:rPr/>
          </w:rPrChange>
        </w:rPr>
        <w:t>from</w:t>
      </w:r>
      <w:r>
        <w:rPr>
          <w:rFonts w:ascii="Times New Roman" w:cs="Times New Roman" w:hAnsi="Times New Roman"/>
          <w:sz w:val="28"/>
          <w:szCs w:val="28"/>
        </w:rPr>
        <w:t xml:space="preserve"> </w:t>
      </w:r>
      <w:r w:rsidRPr="F92597F6">
        <w:rPr>
          <w:rFonts w:ascii="Times New Roman" w:cs="Times New Roman"/>
          <w:sz w:val="28"/>
          <w:szCs w:val="28"/>
          <w:rPrChange w:id="20331" w:author="user pc" w:date="2022-03-15T10:14:00Z">
            <w:rPr/>
          </w:rPrChange>
        </w:rPr>
        <w:t>a</w:t>
      </w:r>
      <w:r>
        <w:rPr>
          <w:rFonts w:ascii="Times New Roman" w:cs="Times New Roman" w:hAnsi="Times New Roman"/>
          <w:sz w:val="28"/>
          <w:szCs w:val="28"/>
        </w:rPr>
        <w:t xml:space="preserve"> </w:t>
      </w:r>
      <w:r w:rsidRPr="184371FA">
        <w:rPr>
          <w:rFonts w:ascii="Times New Roman" w:cs="Times New Roman"/>
          <w:sz w:val="28"/>
          <w:szCs w:val="28"/>
          <w:rPrChange w:id="20332" w:author="user pc" w:date="2022-03-15T10:14:00Z">
            <w:rPr/>
          </w:rPrChange>
        </w:rPr>
        <w:t>formal</w:t>
      </w:r>
      <w:r>
        <w:rPr>
          <w:rFonts w:ascii="Times New Roman" w:cs="Times New Roman" w:hAnsi="Times New Roman"/>
          <w:sz w:val="28"/>
          <w:szCs w:val="28"/>
        </w:rPr>
        <w:t xml:space="preserve"> </w:t>
      </w:r>
      <w:r w:rsidRPr="35A0BA74">
        <w:rPr>
          <w:rFonts w:ascii="Times New Roman" w:cs="Times New Roman"/>
          <w:sz w:val="28"/>
          <w:szCs w:val="28"/>
          <w:rPrChange w:id="20333" w:author="user pc" w:date="2022-03-15T10:14:00Z">
            <w:rPr/>
          </w:rPrChange>
        </w:rPr>
        <w:t>charge</w:t>
      </w:r>
      <w:r>
        <w:rPr>
          <w:rFonts w:ascii="Times New Roman" w:cs="Times New Roman" w:hAnsi="Times New Roman"/>
          <w:sz w:val="28"/>
          <w:szCs w:val="28"/>
        </w:rPr>
        <w:t xml:space="preserve"> </w:t>
      </w:r>
      <w:r w:rsidRPr="1AD81E73">
        <w:rPr>
          <w:rFonts w:ascii="Times New Roman" w:cs="Times New Roman"/>
          <w:sz w:val="28"/>
          <w:szCs w:val="28"/>
          <w:rPrChange w:id="20334" w:author="user pc" w:date="2022-03-15T10:14:00Z">
            <w:rPr/>
          </w:rPrChange>
        </w:rPr>
        <w:t>which</w:t>
      </w:r>
      <w:r>
        <w:rPr>
          <w:rFonts w:ascii="Times New Roman" w:cs="Times New Roman" w:hAnsi="Times New Roman"/>
          <w:sz w:val="28"/>
          <w:szCs w:val="28"/>
        </w:rPr>
        <w:t xml:space="preserve"> </w:t>
      </w:r>
      <w:r w:rsidRPr="E235E491">
        <w:rPr>
          <w:rFonts w:ascii="Times New Roman" w:cs="Times New Roman"/>
          <w:sz w:val="28"/>
          <w:szCs w:val="28"/>
          <w:rPrChange w:id="20335" w:author="user pc" w:date="2022-03-15T10:14:00Z">
            <w:rPr/>
          </w:rPrChange>
        </w:rPr>
        <w:t>determines</w:t>
      </w:r>
      <w:r>
        <w:rPr>
          <w:rFonts w:ascii="Times New Roman" w:cs="Times New Roman" w:hAnsi="Times New Roman"/>
          <w:sz w:val="28"/>
          <w:szCs w:val="28"/>
        </w:rPr>
        <w:t xml:space="preserve"> </w:t>
      </w:r>
      <w:r w:rsidRPr="5B0F5CD3">
        <w:rPr>
          <w:rFonts w:ascii="Times New Roman" w:cs="Times New Roman"/>
          <w:sz w:val="28"/>
          <w:szCs w:val="28"/>
          <w:rPrChange w:id="20336" w:author="user pc" w:date="2022-03-15T10:14:00Z">
            <w:rPr/>
          </w:rPrChange>
        </w:rPr>
        <w:t>the</w:t>
      </w:r>
      <w:r>
        <w:rPr>
          <w:rFonts w:ascii="Times New Roman" w:cs="Times New Roman" w:hAnsi="Times New Roman"/>
          <w:sz w:val="28"/>
          <w:szCs w:val="28"/>
        </w:rPr>
        <w:t xml:space="preserve"> </w:t>
      </w:r>
      <w:r w:rsidRPr="A0E79A5F">
        <w:rPr>
          <w:rFonts w:ascii="Times New Roman" w:cs="Times New Roman"/>
          <w:sz w:val="28"/>
          <w:szCs w:val="28"/>
          <w:rPrChange w:id="20337" w:author="user pc" w:date="2022-03-15T10:14:00Z">
            <w:rPr/>
          </w:rPrChange>
        </w:rPr>
        <w:t>arrangement</w:t>
      </w:r>
      <w:r>
        <w:rPr>
          <w:rFonts w:ascii="Times New Roman" w:cs="Times New Roman" w:hAnsi="Times New Roman"/>
          <w:sz w:val="28"/>
          <w:szCs w:val="28"/>
        </w:rPr>
        <w:t xml:space="preserve"> </w:t>
      </w:r>
      <w:r w:rsidRPr="65F605FC">
        <w:rPr>
          <w:rFonts w:ascii="Times New Roman" w:cs="Times New Roman"/>
          <w:sz w:val="28"/>
          <w:szCs w:val="28"/>
          <w:rPrChange w:id="20338" w:author="user pc" w:date="2022-03-15T10:14:00Z">
            <w:rPr/>
          </w:rPrChange>
        </w:rPr>
        <w:t>of</w:t>
      </w:r>
      <w:r>
        <w:rPr>
          <w:rFonts w:ascii="Times New Roman" w:cs="Times New Roman" w:hAnsi="Times New Roman"/>
          <w:sz w:val="28"/>
          <w:szCs w:val="28"/>
        </w:rPr>
        <w:t xml:space="preserve"> </w:t>
      </w:r>
      <w:r w:rsidRPr="63FD5EBE">
        <w:rPr>
          <w:rFonts w:ascii="Times New Roman" w:cs="Times New Roman"/>
          <w:sz w:val="28"/>
          <w:szCs w:val="28"/>
          <w:rPrChange w:id="20339" w:author="user pc" w:date="2022-03-15T10:14:00Z">
            <w:rPr/>
          </w:rPrChange>
        </w:rPr>
        <w:t>atoms.</w:t>
      </w:r>
      <w:r>
        <w:rPr>
          <w:rFonts w:ascii="Times New Roman" w:cs="Times New Roman" w:hAnsi="Times New Roman"/>
          <w:sz w:val="28"/>
          <w:szCs w:val="28"/>
        </w:rPr>
        <w:t xml:space="preserve"> </w:t>
      </w:r>
      <w:r w:rsidRPr="B012D35F">
        <w:rPr>
          <w:rFonts w:ascii="Times New Roman" w:cs="Times New Roman"/>
          <w:sz w:val="28"/>
          <w:szCs w:val="28"/>
          <w:rPrChange w:id="20340" w:author="user pc" w:date="2022-03-15T10:14:00Z">
            <w:rPr/>
          </w:rPrChange>
        </w:rPr>
        <w:t>The</w:t>
      </w:r>
      <w:r>
        <w:rPr>
          <w:rFonts w:ascii="Times New Roman" w:cs="Times New Roman" w:hAnsi="Times New Roman"/>
          <w:sz w:val="28"/>
          <w:szCs w:val="28"/>
        </w:rPr>
        <w:t xml:space="preserve"> </w:t>
      </w:r>
      <w:r w:rsidRPr="1816D8B0">
        <w:rPr>
          <w:rFonts w:ascii="Times New Roman" w:cs="Times New Roman"/>
          <w:sz w:val="28"/>
          <w:szCs w:val="28"/>
          <w:rPrChange w:id="20341" w:author="user pc" w:date="2022-03-15T10:14:00Z">
            <w:rPr/>
          </w:rPrChange>
        </w:rPr>
        <w:t>oxidation</w:t>
      </w:r>
      <w:r>
        <w:rPr>
          <w:rFonts w:ascii="Times New Roman" w:cs="Times New Roman" w:hAnsi="Times New Roman"/>
          <w:sz w:val="28"/>
          <w:szCs w:val="28"/>
        </w:rPr>
        <w:t xml:space="preserve"> number or </w:t>
      </w:r>
      <w:r w:rsidRPr="B4B0BEDD">
        <w:rPr>
          <w:rFonts w:ascii="Times New Roman" w:cs="Times New Roman"/>
          <w:sz w:val="28"/>
          <w:szCs w:val="28"/>
          <w:rPrChange w:id="20342" w:author="user pc" w:date="2022-03-15T10:14:00Z">
            <w:rPr/>
          </w:rPrChange>
        </w:rPr>
        <w:t>state</w:t>
      </w:r>
      <w:r>
        <w:rPr>
          <w:rFonts w:ascii="Times New Roman" w:cs="Times New Roman" w:hAnsi="Times New Roman"/>
          <w:sz w:val="28"/>
          <w:szCs w:val="28"/>
        </w:rPr>
        <w:t xml:space="preserve"> </w:t>
      </w:r>
      <w:r w:rsidRPr="7A074272">
        <w:rPr>
          <w:rFonts w:ascii="Times New Roman" w:cs="Times New Roman"/>
          <w:sz w:val="28"/>
          <w:szCs w:val="28"/>
          <w:rPrChange w:id="20343" w:author="user pc" w:date="2022-03-15T10:14:00Z">
            <w:rPr/>
          </w:rPrChange>
        </w:rPr>
        <w:t>is</w:t>
      </w:r>
      <w:r>
        <w:rPr>
          <w:rFonts w:ascii="Times New Roman" w:cs="Times New Roman" w:hAnsi="Times New Roman"/>
          <w:sz w:val="28"/>
          <w:szCs w:val="28"/>
        </w:rPr>
        <w:t xml:space="preserve"> </w:t>
      </w:r>
      <w:r w:rsidRPr="7ABAFCED">
        <w:rPr>
          <w:rFonts w:ascii="Times New Roman" w:cs="Times New Roman"/>
          <w:sz w:val="28"/>
          <w:szCs w:val="28"/>
          <w:rPrChange w:id="20344" w:author="user pc" w:date="2022-03-15T10:14:00Z">
            <w:rPr/>
          </w:rPrChange>
        </w:rPr>
        <w:t>also</w:t>
      </w:r>
      <w:r>
        <w:rPr>
          <w:rFonts w:ascii="Times New Roman" w:cs="Times New Roman" w:hAnsi="Times New Roman"/>
          <w:sz w:val="28"/>
          <w:szCs w:val="28"/>
        </w:rPr>
        <w:t xml:space="preserve"> </w:t>
      </w:r>
      <w:r w:rsidRPr="85991FB3">
        <w:rPr>
          <w:rFonts w:ascii="Times New Roman" w:cs="Times New Roman"/>
          <w:sz w:val="28"/>
          <w:szCs w:val="28"/>
          <w:rPrChange w:id="20345" w:author="user pc" w:date="2022-03-15T10:14:00Z">
            <w:rPr/>
          </w:rPrChange>
        </w:rPr>
        <w:t>used</w:t>
      </w:r>
      <w:r>
        <w:rPr>
          <w:rFonts w:ascii="Times New Roman" w:cs="Times New Roman" w:hAnsi="Times New Roman"/>
          <w:sz w:val="28"/>
          <w:szCs w:val="28"/>
        </w:rPr>
        <w:t xml:space="preserve"> </w:t>
      </w:r>
      <w:r w:rsidRPr="A1B818AF">
        <w:rPr>
          <w:rFonts w:ascii="Times New Roman" w:cs="Times New Roman"/>
          <w:sz w:val="28"/>
          <w:szCs w:val="28"/>
          <w:rPrChange w:id="20346" w:author="user pc" w:date="2022-03-15T10:14:00Z">
            <w:rPr/>
          </w:rPrChange>
        </w:rPr>
        <w:t>to</w:t>
      </w:r>
      <w:r>
        <w:rPr>
          <w:rFonts w:ascii="Times New Roman" w:cs="Times New Roman" w:hAnsi="Times New Roman"/>
          <w:sz w:val="28"/>
          <w:szCs w:val="28"/>
        </w:rPr>
        <w:t xml:space="preserve"> </w:t>
      </w:r>
      <w:r w:rsidRPr="1A3DED60">
        <w:rPr>
          <w:rFonts w:ascii="Times New Roman" w:cs="Times New Roman"/>
          <w:sz w:val="28"/>
          <w:szCs w:val="28"/>
          <w:rPrChange w:id="20347" w:author="user pc" w:date="2022-03-15T10:14:00Z">
            <w:rPr/>
          </w:rPrChange>
        </w:rPr>
        <w:t>determine</w:t>
      </w:r>
      <w:r>
        <w:rPr>
          <w:rFonts w:ascii="Times New Roman" w:cs="Times New Roman" w:hAnsi="Times New Roman"/>
          <w:sz w:val="28"/>
          <w:szCs w:val="28"/>
        </w:rPr>
        <w:t xml:space="preserve"> </w:t>
      </w:r>
      <w:r w:rsidRPr="A93D65E4">
        <w:rPr>
          <w:rFonts w:ascii="Times New Roman" w:cs="Times New Roman"/>
          <w:sz w:val="28"/>
          <w:szCs w:val="28"/>
          <w:rPrChange w:id="20348" w:author="user pc" w:date="2022-03-15T10:14:00Z">
            <w:rPr/>
          </w:rPrChange>
        </w:rPr>
        <w:t>the</w:t>
      </w:r>
      <w:r>
        <w:rPr>
          <w:rFonts w:ascii="Times New Roman" w:cs="Times New Roman" w:hAnsi="Times New Roman"/>
          <w:sz w:val="28"/>
          <w:szCs w:val="28"/>
        </w:rPr>
        <w:t xml:space="preserve"> </w:t>
      </w:r>
      <w:r w:rsidRPr="F42754D7">
        <w:rPr>
          <w:rFonts w:ascii="Times New Roman" w:cs="Times New Roman"/>
          <w:sz w:val="28"/>
          <w:szCs w:val="28"/>
          <w:rPrChange w:id="20349" w:author="user pc" w:date="2022-03-15T10:14:00Z">
            <w:rPr/>
          </w:rPrChange>
        </w:rPr>
        <w:t>changes</w:t>
      </w:r>
      <w:r>
        <w:rPr>
          <w:rFonts w:ascii="Times New Roman" w:cs="Times New Roman" w:hAnsi="Times New Roman"/>
          <w:sz w:val="28"/>
          <w:szCs w:val="28"/>
        </w:rPr>
        <w:t xml:space="preserve"> </w:t>
      </w:r>
      <w:r w:rsidRPr="AC7822D7">
        <w:rPr>
          <w:rFonts w:ascii="Times New Roman" w:cs="Times New Roman"/>
          <w:sz w:val="28"/>
          <w:szCs w:val="28"/>
          <w:rPrChange w:id="20350" w:author="user pc" w:date="2022-03-15T10:14:00Z">
            <w:rPr/>
          </w:rPrChange>
        </w:rPr>
        <w:t>that</w:t>
      </w:r>
      <w:r>
        <w:rPr>
          <w:rFonts w:ascii="Times New Roman" w:cs="Times New Roman" w:hAnsi="Times New Roman"/>
          <w:sz w:val="28"/>
          <w:szCs w:val="28"/>
        </w:rPr>
        <w:t xml:space="preserve"> </w:t>
      </w:r>
      <w:r w:rsidRPr="ADA9358B">
        <w:rPr>
          <w:rFonts w:ascii="Times New Roman" w:cs="Times New Roman"/>
          <w:sz w:val="28"/>
          <w:szCs w:val="28"/>
          <w:rPrChange w:id="20351" w:author="user pc" w:date="2022-03-15T10:14:00Z">
            <w:rPr/>
          </w:rPrChange>
        </w:rPr>
        <w:t>occur</w:t>
      </w:r>
      <w:r>
        <w:rPr>
          <w:rFonts w:ascii="Times New Roman" w:cs="Times New Roman" w:hAnsi="Times New Roman"/>
          <w:sz w:val="28"/>
          <w:szCs w:val="28"/>
        </w:rPr>
        <w:t xml:space="preserve"> </w:t>
      </w:r>
      <w:r w:rsidRPr="47DBD4C1">
        <w:rPr>
          <w:rFonts w:ascii="Times New Roman" w:cs="Times New Roman"/>
          <w:sz w:val="28"/>
          <w:szCs w:val="28"/>
          <w:rPrChange w:id="20352" w:author="user pc" w:date="2022-03-15T10:14:00Z">
            <w:rPr/>
          </w:rPrChange>
        </w:rPr>
        <w:t>in</w:t>
      </w:r>
      <w:r>
        <w:rPr>
          <w:rFonts w:ascii="Times New Roman" w:cs="Times New Roman" w:hAnsi="Times New Roman"/>
          <w:sz w:val="28"/>
          <w:szCs w:val="28"/>
        </w:rPr>
        <w:t xml:space="preserve"> </w:t>
      </w:r>
      <w:r w:rsidRPr="0BBBE359">
        <w:rPr>
          <w:rFonts w:ascii="Times New Roman" w:cs="Times New Roman"/>
          <w:sz w:val="28"/>
          <w:szCs w:val="28"/>
          <w:rPrChange w:id="20353" w:author="user pc" w:date="2022-03-15T10:14:00Z">
            <w:rPr/>
          </w:rPrChange>
        </w:rPr>
        <w:t>redox</w:t>
      </w:r>
      <w:r>
        <w:rPr>
          <w:rFonts w:ascii="Times New Roman" w:cs="Times New Roman" w:hAnsi="Times New Roman"/>
          <w:sz w:val="28"/>
          <w:szCs w:val="28"/>
        </w:rPr>
        <w:t xml:space="preserve"> </w:t>
      </w:r>
      <w:r w:rsidRPr="F7BDB32D">
        <w:rPr>
          <w:rFonts w:ascii="Times New Roman" w:cs="Times New Roman"/>
          <w:sz w:val="28"/>
          <w:szCs w:val="28"/>
          <w:rPrChange w:id="20354" w:author="user pc" w:date="2022-03-15T10:14:00Z">
            <w:rPr/>
          </w:rPrChange>
        </w:rPr>
        <w:t>reactions.</w:t>
      </w:r>
      <w:r>
        <w:rPr>
          <w:rFonts w:ascii="Times New Roman" w:cs="Times New Roman" w:hAnsi="Times New Roman"/>
          <w:sz w:val="28"/>
          <w:szCs w:val="28"/>
        </w:rPr>
        <w:t xml:space="preserve"> </w:t>
      </w:r>
      <w:r w:rsidRPr="64A3151C">
        <w:rPr>
          <w:rFonts w:ascii="Times New Roman" w:cs="Times New Roman"/>
          <w:sz w:val="28"/>
          <w:szCs w:val="28"/>
          <w:rPrChange w:id="20355" w:author="user pc" w:date="2022-03-15T10:14:00Z">
            <w:rPr/>
          </w:rPrChange>
        </w:rPr>
        <w:t>Mean</w:t>
      </w:r>
      <w:r>
        <w:rPr>
          <w:rFonts w:ascii="Times New Roman" w:cs="Times New Roman" w:hAnsi="Times New Roman"/>
          <w:sz w:val="28"/>
          <w:szCs w:val="28"/>
        </w:rPr>
        <w:t xml:space="preserve"> </w:t>
      </w:r>
      <w:r w:rsidRPr="ED21EB5F">
        <w:rPr>
          <w:rFonts w:ascii="Times New Roman" w:cs="Times New Roman"/>
          <w:sz w:val="28"/>
          <w:szCs w:val="28"/>
          <w:rPrChange w:id="20356" w:author="user pc" w:date="2022-03-15T10:14:00Z">
            <w:rPr/>
          </w:rPrChange>
        </w:rPr>
        <w:t>while,</w:t>
      </w:r>
      <w:r>
        <w:rPr>
          <w:rFonts w:ascii="Times New Roman" w:cs="Times New Roman" w:hAnsi="Times New Roman"/>
          <w:sz w:val="28"/>
          <w:szCs w:val="28"/>
        </w:rPr>
        <w:t xml:space="preserve"> </w:t>
      </w:r>
      <w:r w:rsidRPr="29637E42">
        <w:rPr>
          <w:rFonts w:ascii="Times New Roman" w:cs="Times New Roman"/>
          <w:sz w:val="28"/>
          <w:szCs w:val="28"/>
          <w:rPrChange w:id="20357" w:author="user pc" w:date="2022-03-15T10:14:00Z">
            <w:rPr/>
          </w:rPrChange>
        </w:rPr>
        <w:t>it</w:t>
      </w:r>
      <w:r>
        <w:rPr>
          <w:rFonts w:ascii="Times New Roman" w:cs="Times New Roman" w:hAnsi="Times New Roman"/>
          <w:sz w:val="28"/>
          <w:szCs w:val="28"/>
        </w:rPr>
        <w:t xml:space="preserve"> </w:t>
      </w:r>
      <w:r w:rsidRPr="60CA32DD">
        <w:rPr>
          <w:rFonts w:ascii="Times New Roman" w:cs="Times New Roman"/>
          <w:sz w:val="28"/>
          <w:szCs w:val="28"/>
          <w:rPrChange w:id="20358" w:author="user pc" w:date="2022-03-15T10:14:00Z">
            <w:rPr/>
          </w:rPrChange>
        </w:rPr>
        <w:t>is</w:t>
      </w:r>
      <w:r>
        <w:rPr>
          <w:rFonts w:ascii="Times New Roman" w:cs="Times New Roman" w:hAnsi="Times New Roman"/>
          <w:sz w:val="28"/>
          <w:szCs w:val="28"/>
        </w:rPr>
        <w:t xml:space="preserve"> </w:t>
      </w:r>
      <w:r w:rsidRPr="6E8ABF75">
        <w:rPr>
          <w:rFonts w:ascii="Times New Roman" w:cs="Times New Roman"/>
          <w:sz w:val="28"/>
          <w:szCs w:val="28"/>
          <w:rPrChange w:id="20359" w:author="user pc" w:date="2022-03-15T10:14:00Z">
            <w:rPr/>
          </w:rPrChange>
        </w:rPr>
        <w:t>quite</w:t>
      </w:r>
      <w:r>
        <w:rPr>
          <w:rFonts w:ascii="Times New Roman" w:cs="Times New Roman" w:hAnsi="Times New Roman"/>
          <w:sz w:val="28"/>
          <w:szCs w:val="28"/>
        </w:rPr>
        <w:t xml:space="preserve"> </w:t>
      </w:r>
      <w:r w:rsidRPr="1C851879">
        <w:rPr>
          <w:rFonts w:ascii="Times New Roman" w:cs="Times New Roman"/>
          <w:sz w:val="28"/>
          <w:szCs w:val="28"/>
          <w:rPrChange w:id="20360" w:author="user pc" w:date="2022-03-15T10:14:00Z">
            <w:rPr/>
          </w:rPrChange>
        </w:rPr>
        <w:t>similar</w:t>
      </w:r>
      <w:r>
        <w:rPr>
          <w:rFonts w:ascii="Times New Roman" w:cs="Times New Roman" w:hAnsi="Times New Roman"/>
          <w:sz w:val="28"/>
          <w:szCs w:val="28"/>
        </w:rPr>
        <w:t xml:space="preserve"> </w:t>
      </w:r>
      <w:r w:rsidRPr="2E038D93">
        <w:rPr>
          <w:rFonts w:ascii="Times New Roman" w:cs="Times New Roman"/>
          <w:sz w:val="28"/>
          <w:szCs w:val="28"/>
          <w:rPrChange w:id="20361" w:author="user pc" w:date="2022-03-15T10:14:00Z">
            <w:rPr/>
          </w:rPrChange>
        </w:rPr>
        <w:t>to</w:t>
      </w:r>
      <w:r>
        <w:rPr>
          <w:rFonts w:ascii="Times New Roman" w:cs="Times New Roman" w:hAnsi="Times New Roman"/>
          <w:sz w:val="28"/>
          <w:szCs w:val="28"/>
        </w:rPr>
        <w:t xml:space="preserve"> </w:t>
      </w:r>
      <w:r w:rsidRPr="93DCD592">
        <w:rPr>
          <w:rFonts w:ascii="Times New Roman" w:cs="Times New Roman"/>
          <w:sz w:val="28"/>
          <w:szCs w:val="28"/>
          <w:rPrChange w:id="20362" w:author="user pc" w:date="2022-03-15T10:14:00Z">
            <w:rPr/>
          </w:rPrChange>
        </w:rPr>
        <w:t>valence</w:t>
      </w:r>
      <w:r>
        <w:rPr>
          <w:rFonts w:ascii="Times New Roman" w:cs="Times New Roman" w:hAnsi="Times New Roman"/>
          <w:sz w:val="28"/>
          <w:szCs w:val="28"/>
        </w:rPr>
        <w:t xml:space="preserve"> </w:t>
      </w:r>
      <w:r w:rsidRPr="0CEB7385">
        <w:rPr>
          <w:rFonts w:ascii="Times New Roman" w:cs="Times New Roman"/>
          <w:sz w:val="28"/>
          <w:szCs w:val="28"/>
          <w:rPrChange w:id="20363" w:author="user pc" w:date="2022-03-15T10:14:00Z">
            <w:rPr/>
          </w:rPrChange>
        </w:rPr>
        <w:t>electrons.</w:t>
      </w:r>
    </w:p>
    <w:p>
      <w:pPr>
        <w:pStyle w:val="style0"/>
        <w:rPr>
          <w:rFonts w:ascii="Times New Roman" w:cs="Times New Roman"/>
          <w:sz w:val="28"/>
          <w:szCs w:val="28"/>
          <w:rPrChange w:id="20364" w:author="user pc" w:date="2022-03-15T10:14:00Z">
            <w:rPr/>
          </w:rPrChange>
        </w:rPr>
      </w:pPr>
      <w:r w:rsidRPr="CCFDBABD">
        <w:rPr>
          <w:rFonts w:ascii="Times New Roman" w:cs="Times New Roman"/>
          <w:b/>
          <w:color w:val="0000ff"/>
          <w:sz w:val="28"/>
          <w:szCs w:val="28"/>
          <w:rPrChange w:id="20365" w:author="user pc" w:date="2022-03-15T10:14:00Z">
            <w:rPr>
              <w:b/>
              <w:color w:val="0000ff"/>
            </w:rPr>
          </w:rPrChange>
        </w:rPr>
        <w:t>What</w:t>
      </w:r>
      <w:r>
        <w:rPr>
          <w:rFonts w:ascii="Times New Roman" w:cs="Times New Roman" w:hAnsi="Times New Roman"/>
          <w:b/>
          <w:color w:val="0000ff"/>
          <w:sz w:val="28"/>
          <w:szCs w:val="28"/>
        </w:rPr>
        <w:t xml:space="preserve"> </w:t>
      </w:r>
      <w:r w:rsidRPr="8AF59ED0">
        <w:rPr>
          <w:rFonts w:ascii="Times New Roman" w:cs="Times New Roman"/>
          <w:b/>
          <w:color w:val="0000ff"/>
          <w:sz w:val="28"/>
          <w:szCs w:val="28"/>
          <w:rPrChange w:id="20366" w:author="user pc" w:date="2022-03-15T10:14:00Z">
            <w:rPr>
              <w:b/>
              <w:color w:val="0000ff"/>
            </w:rPr>
          </w:rPrChange>
        </w:rPr>
        <w:t>is</w:t>
      </w:r>
      <w:r>
        <w:rPr>
          <w:rFonts w:ascii="Times New Roman" w:cs="Times New Roman" w:hAnsi="Times New Roman"/>
          <w:b/>
          <w:color w:val="0000ff"/>
          <w:sz w:val="28"/>
          <w:szCs w:val="28"/>
        </w:rPr>
        <w:t xml:space="preserve"> </w:t>
      </w:r>
      <w:r w:rsidRPr="738D9F5D">
        <w:rPr>
          <w:rFonts w:ascii="Times New Roman" w:cs="Times New Roman"/>
          <w:b/>
          <w:color w:val="0000ff"/>
          <w:sz w:val="28"/>
          <w:szCs w:val="28"/>
          <w:rPrChange w:id="20367" w:author="user pc" w:date="2022-03-15T10:14:00Z">
            <w:rPr>
              <w:b/>
              <w:color w:val="0000ff"/>
            </w:rPr>
          </w:rPrChange>
        </w:rPr>
        <w:t>Oxidation</w:t>
      </w:r>
      <w:r>
        <w:rPr>
          <w:rFonts w:ascii="Times New Roman" w:cs="Times New Roman" w:hAnsi="Times New Roman"/>
          <w:b/>
          <w:color w:val="0000ff"/>
          <w:sz w:val="28"/>
          <w:szCs w:val="28"/>
        </w:rPr>
        <w:t xml:space="preserve"> </w:t>
      </w:r>
      <w:r w:rsidRPr="9767AC42">
        <w:rPr>
          <w:rFonts w:ascii="Times New Roman" w:cs="Times New Roman"/>
          <w:b/>
          <w:color w:val="0000ff"/>
          <w:sz w:val="28"/>
          <w:szCs w:val="28"/>
          <w:rPrChange w:id="20368" w:author="user pc" w:date="2022-03-15T10:14:00Z">
            <w:rPr>
              <w:b/>
              <w:color w:val="0000ff"/>
            </w:rPr>
          </w:rPrChange>
        </w:rPr>
        <w:t>Number?</w:t>
      </w:r>
    </w:p>
    <w:p>
      <w:pPr>
        <w:pStyle w:val="style0"/>
        <w:rPr>
          <w:rFonts w:ascii="Times New Roman" w:cs="Times New Roman"/>
          <w:sz w:val="28"/>
          <w:szCs w:val="28"/>
          <w:rPrChange w:id="20369" w:author="user pc" w:date="2022-03-15T10:14:00Z">
            <w:rPr/>
          </w:rPrChange>
        </w:rPr>
      </w:pPr>
      <w:r w:rsidRPr="C0F8D9A1">
        <w:rPr>
          <w:rFonts w:ascii="Times New Roman" w:cs="Times New Roman"/>
          <w:sz w:val="28"/>
          <w:szCs w:val="28"/>
          <w:rPrChange w:id="20370" w:author="user pc" w:date="2022-03-15T10:14:00Z">
            <w:rPr/>
          </w:rPrChange>
        </w:rPr>
        <w:t>Oxidation</w:t>
      </w:r>
      <w:r>
        <w:rPr>
          <w:rFonts w:ascii="Times New Roman" w:cs="Times New Roman" w:hAnsi="Times New Roman"/>
          <w:sz w:val="28"/>
          <w:szCs w:val="28"/>
        </w:rPr>
        <w:t xml:space="preserve"> </w:t>
      </w:r>
      <w:r w:rsidRPr="EF3E2903">
        <w:rPr>
          <w:rFonts w:ascii="Times New Roman" w:cs="Times New Roman"/>
          <w:sz w:val="28"/>
          <w:szCs w:val="28"/>
          <w:rPrChange w:id="20371" w:author="user pc" w:date="2022-03-15T10:14:00Z">
            <w:rPr/>
          </w:rPrChange>
        </w:rPr>
        <w:t>number</w:t>
      </w:r>
      <w:r>
        <w:rPr>
          <w:rFonts w:ascii="Times New Roman" w:cs="Times New Roman" w:hAnsi="Times New Roman"/>
          <w:sz w:val="28"/>
          <w:szCs w:val="28"/>
        </w:rPr>
        <w:t xml:space="preserve"> </w:t>
      </w:r>
      <w:r w:rsidRPr="C6DFE1EC">
        <w:rPr>
          <w:rFonts w:ascii="Times New Roman" w:cs="Times New Roman"/>
          <w:sz w:val="28"/>
          <w:szCs w:val="28"/>
          <w:rPrChange w:id="20372" w:author="user pc" w:date="2022-03-15T10:14:00Z">
            <w:rPr/>
          </w:rPrChange>
        </w:rPr>
        <w:t>of</w:t>
      </w:r>
      <w:r>
        <w:rPr>
          <w:rFonts w:ascii="Times New Roman" w:cs="Times New Roman" w:hAnsi="Times New Roman"/>
          <w:sz w:val="28"/>
          <w:szCs w:val="28"/>
        </w:rPr>
        <w:t xml:space="preserve"> </w:t>
      </w:r>
      <w:r w:rsidRPr="B5A2610A">
        <w:rPr>
          <w:rFonts w:ascii="Times New Roman" w:cs="Times New Roman"/>
          <w:sz w:val="28"/>
          <w:szCs w:val="28"/>
          <w:rPrChange w:id="20373" w:author="user pc" w:date="2022-03-15T10:14:00Z">
            <w:rPr/>
          </w:rPrChange>
        </w:rPr>
        <w:t>an</w:t>
      </w:r>
      <w:r>
        <w:rPr>
          <w:rFonts w:ascii="Times New Roman" w:cs="Times New Roman" w:hAnsi="Times New Roman"/>
          <w:sz w:val="28"/>
          <w:szCs w:val="28"/>
        </w:rPr>
        <w:t xml:space="preserve"> </w:t>
      </w:r>
      <w:r w:rsidRPr="8C9FE673">
        <w:rPr>
          <w:rFonts w:ascii="Times New Roman" w:cs="Times New Roman"/>
          <w:sz w:val="28"/>
          <w:szCs w:val="28"/>
          <w:rPrChange w:id="20374" w:author="user pc" w:date="2022-03-15T10:14:00Z">
            <w:rPr/>
          </w:rPrChange>
        </w:rPr>
        <w:t>atom</w:t>
      </w:r>
      <w:r>
        <w:rPr>
          <w:rFonts w:ascii="Times New Roman" w:cs="Times New Roman" w:hAnsi="Times New Roman"/>
          <w:sz w:val="28"/>
          <w:szCs w:val="28"/>
        </w:rPr>
        <w:t xml:space="preserve"> </w:t>
      </w:r>
      <w:r w:rsidRPr="7D80F086">
        <w:rPr>
          <w:rFonts w:ascii="Times New Roman" w:cs="Times New Roman"/>
          <w:sz w:val="28"/>
          <w:szCs w:val="28"/>
          <w:rPrChange w:id="20375" w:author="user pc" w:date="2022-03-15T10:14:00Z">
            <w:rPr/>
          </w:rPrChange>
        </w:rPr>
        <w:t>is</w:t>
      </w:r>
      <w:r>
        <w:rPr>
          <w:rFonts w:ascii="Times New Roman" w:cs="Times New Roman" w:hAnsi="Times New Roman"/>
          <w:sz w:val="28"/>
          <w:szCs w:val="28"/>
        </w:rPr>
        <w:t xml:space="preserve"> </w:t>
      </w:r>
      <w:r w:rsidRPr="0C6EA0CE">
        <w:rPr>
          <w:rFonts w:ascii="Times New Roman" w:cs="Times New Roman"/>
          <w:sz w:val="28"/>
          <w:szCs w:val="28"/>
          <w:rPrChange w:id="20376" w:author="user pc" w:date="2022-03-15T10:14:00Z">
            <w:rPr/>
          </w:rPrChange>
        </w:rPr>
        <w:t>defined</w:t>
      </w:r>
      <w:r>
        <w:rPr>
          <w:rFonts w:ascii="Times New Roman" w:cs="Times New Roman" w:hAnsi="Times New Roman"/>
          <w:sz w:val="28"/>
          <w:szCs w:val="28"/>
        </w:rPr>
        <w:t xml:space="preserve"> </w:t>
      </w:r>
      <w:r w:rsidRPr="9D21E9CF">
        <w:rPr>
          <w:rFonts w:ascii="Times New Roman" w:cs="Times New Roman"/>
          <w:sz w:val="28"/>
          <w:szCs w:val="28"/>
          <w:rPrChange w:id="20377" w:author="user pc" w:date="2022-03-15T10:14:00Z">
            <w:rPr/>
          </w:rPrChange>
        </w:rPr>
        <w:t>as</w:t>
      </w:r>
      <w:r>
        <w:rPr>
          <w:rFonts w:ascii="Times New Roman" w:cs="Times New Roman" w:hAnsi="Times New Roman"/>
          <w:sz w:val="28"/>
          <w:szCs w:val="28"/>
        </w:rPr>
        <w:t xml:space="preserve"> </w:t>
      </w:r>
      <w:r w:rsidRPr="E60E8340">
        <w:rPr>
          <w:rFonts w:ascii="Times New Roman" w:cs="Times New Roman"/>
          <w:sz w:val="28"/>
          <w:szCs w:val="28"/>
          <w:rPrChange w:id="20378" w:author="user pc" w:date="2022-03-15T10:14:00Z">
            <w:rPr/>
          </w:rPrChange>
        </w:rPr>
        <w:t>the</w:t>
      </w:r>
      <w:r>
        <w:rPr>
          <w:rFonts w:ascii="Times New Roman" w:cs="Times New Roman" w:hAnsi="Times New Roman"/>
          <w:sz w:val="28"/>
          <w:szCs w:val="28"/>
        </w:rPr>
        <w:t xml:space="preserve"> </w:t>
      </w:r>
      <w:r w:rsidRPr="C520DF52">
        <w:rPr>
          <w:rFonts w:ascii="Times New Roman" w:cs="Times New Roman"/>
          <w:sz w:val="28"/>
          <w:szCs w:val="28"/>
          <w:rPrChange w:id="20379" w:author="user pc" w:date="2022-03-15T10:14:00Z">
            <w:rPr/>
          </w:rPrChange>
        </w:rPr>
        <w:t>charge</w:t>
      </w:r>
      <w:r>
        <w:rPr>
          <w:rFonts w:ascii="Times New Roman" w:cs="Times New Roman" w:hAnsi="Times New Roman"/>
          <w:sz w:val="28"/>
          <w:szCs w:val="28"/>
        </w:rPr>
        <w:t xml:space="preserve"> </w:t>
      </w:r>
      <w:r w:rsidRPr="7EE60F7F">
        <w:rPr>
          <w:rFonts w:ascii="Times New Roman" w:cs="Times New Roman"/>
          <w:sz w:val="28"/>
          <w:szCs w:val="28"/>
          <w:rPrChange w:id="20380" w:author="user pc" w:date="2022-03-15T10:14:00Z">
            <w:rPr/>
          </w:rPrChange>
        </w:rPr>
        <w:t>that</w:t>
      </w:r>
      <w:r>
        <w:rPr>
          <w:rFonts w:ascii="Times New Roman" w:cs="Times New Roman" w:hAnsi="Times New Roman"/>
          <w:sz w:val="28"/>
          <w:szCs w:val="28"/>
        </w:rPr>
        <w:t xml:space="preserve"> </w:t>
      </w:r>
      <w:r w:rsidRPr="C6A1635C">
        <w:rPr>
          <w:rFonts w:ascii="Times New Roman" w:cs="Times New Roman"/>
          <w:sz w:val="28"/>
          <w:szCs w:val="28"/>
          <w:rPrChange w:id="20381" w:author="user pc" w:date="2022-03-15T10:14:00Z">
            <w:rPr/>
          </w:rPrChange>
        </w:rPr>
        <w:t>an</w:t>
      </w:r>
      <w:r>
        <w:rPr>
          <w:rFonts w:ascii="Times New Roman" w:cs="Times New Roman" w:hAnsi="Times New Roman"/>
          <w:sz w:val="28"/>
          <w:szCs w:val="28"/>
        </w:rPr>
        <w:t xml:space="preserve"> </w:t>
      </w:r>
      <w:r w:rsidRPr="0DB1F1EF">
        <w:rPr>
          <w:rFonts w:ascii="Times New Roman" w:cs="Times New Roman"/>
          <w:sz w:val="28"/>
          <w:szCs w:val="28"/>
          <w:rPrChange w:id="20382" w:author="user pc" w:date="2022-03-15T10:14:00Z">
            <w:rPr/>
          </w:rPrChange>
        </w:rPr>
        <w:t>atom</w:t>
      </w:r>
      <w:r>
        <w:rPr>
          <w:rFonts w:ascii="Times New Roman" w:cs="Times New Roman" w:hAnsi="Times New Roman"/>
          <w:sz w:val="28"/>
          <w:szCs w:val="28"/>
        </w:rPr>
        <w:t xml:space="preserve"> </w:t>
      </w:r>
      <w:r w:rsidRPr="BBE118C5">
        <w:rPr>
          <w:rFonts w:ascii="Times New Roman" w:cs="Times New Roman"/>
          <w:sz w:val="28"/>
          <w:szCs w:val="28"/>
          <w:rPrChange w:id="20383" w:author="user pc" w:date="2022-03-15T10:14:00Z">
            <w:rPr/>
          </w:rPrChange>
        </w:rPr>
        <w:t>appears</w:t>
      </w:r>
      <w:r>
        <w:rPr>
          <w:rFonts w:ascii="Times New Roman" w:cs="Times New Roman" w:hAnsi="Times New Roman"/>
          <w:sz w:val="28"/>
          <w:szCs w:val="28"/>
        </w:rPr>
        <w:t xml:space="preserve"> </w:t>
      </w:r>
      <w:r w:rsidRPr="B8BEBFD0">
        <w:rPr>
          <w:rFonts w:ascii="Times New Roman" w:cs="Times New Roman"/>
          <w:sz w:val="28"/>
          <w:szCs w:val="28"/>
          <w:rPrChange w:id="20384" w:author="user pc" w:date="2022-03-15T10:14:00Z">
            <w:rPr/>
          </w:rPrChange>
        </w:rPr>
        <w:t>to</w:t>
      </w:r>
      <w:r>
        <w:rPr>
          <w:rFonts w:ascii="Times New Roman" w:cs="Times New Roman" w:hAnsi="Times New Roman"/>
          <w:sz w:val="28"/>
          <w:szCs w:val="28"/>
        </w:rPr>
        <w:t xml:space="preserve"> </w:t>
      </w:r>
      <w:r w:rsidRPr="2DB376DB">
        <w:rPr>
          <w:rFonts w:ascii="Times New Roman" w:cs="Times New Roman"/>
          <w:sz w:val="28"/>
          <w:szCs w:val="28"/>
          <w:rPrChange w:id="20385" w:author="user pc" w:date="2022-03-15T10:14:00Z">
            <w:rPr/>
          </w:rPrChange>
        </w:rPr>
        <w:t>have</w:t>
      </w:r>
      <w:r>
        <w:rPr>
          <w:rFonts w:ascii="Times New Roman" w:cs="Times New Roman" w:hAnsi="Times New Roman"/>
          <w:sz w:val="28"/>
          <w:szCs w:val="28"/>
        </w:rPr>
        <w:t xml:space="preserve"> </w:t>
      </w:r>
      <w:r w:rsidRPr="8581A0FA">
        <w:rPr>
          <w:rFonts w:ascii="Times New Roman" w:cs="Times New Roman"/>
          <w:sz w:val="28"/>
          <w:szCs w:val="28"/>
          <w:rPrChange w:id="20386" w:author="user pc" w:date="2022-03-15T10:14:00Z">
            <w:rPr/>
          </w:rPrChange>
        </w:rPr>
        <w:t>on</w:t>
      </w:r>
      <w:r>
        <w:rPr>
          <w:rFonts w:ascii="Times New Roman" w:cs="Times New Roman" w:hAnsi="Times New Roman"/>
          <w:sz w:val="28"/>
          <w:szCs w:val="28"/>
        </w:rPr>
        <w:t xml:space="preserve"> </w:t>
      </w:r>
      <w:r w:rsidRPr="8DB82001">
        <w:rPr>
          <w:rFonts w:ascii="Times New Roman" w:cs="Times New Roman"/>
          <w:sz w:val="28"/>
          <w:szCs w:val="28"/>
          <w:rPrChange w:id="20387" w:author="user pc" w:date="2022-03-15T10:14:00Z">
            <w:rPr/>
          </w:rPrChange>
        </w:rPr>
        <w:t>forming</w:t>
      </w:r>
      <w:r>
        <w:rPr>
          <w:rFonts w:ascii="Times New Roman" w:cs="Times New Roman" w:hAnsi="Times New Roman"/>
          <w:sz w:val="28"/>
          <w:szCs w:val="28"/>
        </w:rPr>
        <w:t xml:space="preserve"> </w:t>
      </w:r>
      <w:r w:rsidRPr="27B3420D">
        <w:rPr>
          <w:rFonts w:ascii="Times New Roman" w:cs="Times New Roman"/>
          <w:sz w:val="28"/>
          <w:szCs w:val="28"/>
          <w:rPrChange w:id="20388" w:author="user pc" w:date="2022-03-15T10:14:00Z">
            <w:rPr/>
          </w:rPrChange>
        </w:rPr>
        <w:t>ionic</w:t>
      </w:r>
      <w:r>
        <w:rPr>
          <w:rFonts w:ascii="Times New Roman" w:cs="Times New Roman" w:hAnsi="Times New Roman"/>
          <w:sz w:val="28"/>
          <w:szCs w:val="28"/>
        </w:rPr>
        <w:t xml:space="preserve"> </w:t>
      </w:r>
      <w:r w:rsidRPr="A5B2C9DC">
        <w:rPr>
          <w:rFonts w:ascii="Times New Roman" w:cs="Times New Roman"/>
          <w:sz w:val="28"/>
          <w:szCs w:val="28"/>
          <w:rPrChange w:id="20389" w:author="user pc" w:date="2022-03-15T10:14:00Z">
            <w:rPr/>
          </w:rPrChange>
        </w:rPr>
        <w:t>bonds</w:t>
      </w:r>
      <w:r>
        <w:rPr>
          <w:rFonts w:ascii="Times New Roman" w:cs="Times New Roman" w:hAnsi="Times New Roman"/>
          <w:sz w:val="28"/>
          <w:szCs w:val="28"/>
        </w:rPr>
        <w:t xml:space="preserve"> </w:t>
      </w:r>
      <w:r w:rsidRPr="D50F3A50">
        <w:rPr>
          <w:rFonts w:ascii="Times New Roman" w:cs="Times New Roman"/>
          <w:sz w:val="28"/>
          <w:szCs w:val="28"/>
          <w:rPrChange w:id="20390" w:author="user pc" w:date="2022-03-15T10:14:00Z">
            <w:rPr/>
          </w:rPrChange>
        </w:rPr>
        <w:t>with</w:t>
      </w:r>
      <w:r>
        <w:rPr>
          <w:rFonts w:ascii="Times New Roman" w:cs="Times New Roman" w:hAnsi="Times New Roman"/>
          <w:sz w:val="28"/>
          <w:szCs w:val="28"/>
        </w:rPr>
        <w:t xml:space="preserve"> </w:t>
      </w:r>
      <w:r w:rsidRPr="F7370703">
        <w:rPr>
          <w:rFonts w:ascii="Times New Roman" w:cs="Times New Roman"/>
          <w:sz w:val="28"/>
          <w:szCs w:val="28"/>
          <w:rPrChange w:id="20391" w:author="user pc" w:date="2022-03-15T10:14:00Z">
            <w:rPr/>
          </w:rPrChange>
        </w:rPr>
        <w:t>other</w:t>
      </w:r>
      <w:r>
        <w:rPr>
          <w:rFonts w:ascii="Times New Roman" w:cs="Times New Roman" w:hAnsi="Times New Roman"/>
          <w:sz w:val="28"/>
          <w:szCs w:val="28"/>
        </w:rPr>
        <w:t xml:space="preserve"> heteroatom</w:t>
      </w:r>
      <w:r w:rsidRPr="FD6B2883">
        <w:rPr>
          <w:rFonts w:ascii="Times New Roman" w:cs="Times New Roman"/>
          <w:sz w:val="28"/>
          <w:szCs w:val="28"/>
          <w:rPrChange w:id="20392" w:author="user pc" w:date="2022-03-15T10:14:00Z">
            <w:rPr/>
          </w:rPrChange>
        </w:rPr>
        <w:t>.</w:t>
      </w:r>
      <w:r>
        <w:rPr>
          <w:rFonts w:ascii="Times New Roman" w:cs="Times New Roman" w:hAnsi="Times New Roman"/>
          <w:sz w:val="28"/>
          <w:szCs w:val="28"/>
        </w:rPr>
        <w:t xml:space="preserve"> </w:t>
      </w:r>
      <w:r w:rsidRPr="AD6B158D">
        <w:rPr>
          <w:rFonts w:ascii="Times New Roman" w:cs="Times New Roman"/>
          <w:sz w:val="28"/>
          <w:szCs w:val="28"/>
          <w:rPrChange w:id="20393" w:author="user pc" w:date="2022-03-15T10:14:00Z">
            <w:rPr/>
          </w:rPrChange>
        </w:rPr>
        <w:t>An</w:t>
      </w:r>
      <w:r>
        <w:rPr>
          <w:rFonts w:ascii="Times New Roman" w:cs="Times New Roman" w:hAnsi="Times New Roman"/>
          <w:sz w:val="28"/>
          <w:szCs w:val="28"/>
        </w:rPr>
        <w:t xml:space="preserve"> </w:t>
      </w:r>
      <w:r w:rsidRPr="0F4E3C7B">
        <w:rPr>
          <w:rFonts w:ascii="Times New Roman" w:cs="Times New Roman"/>
          <w:sz w:val="28"/>
          <w:szCs w:val="28"/>
          <w:rPrChange w:id="20394" w:author="user pc" w:date="2022-03-15T10:14:00Z">
            <w:rPr/>
          </w:rPrChange>
        </w:rPr>
        <w:t>atom</w:t>
      </w:r>
      <w:r>
        <w:rPr>
          <w:rFonts w:ascii="Times New Roman" w:cs="Times New Roman" w:hAnsi="Times New Roman"/>
          <w:sz w:val="28"/>
          <w:szCs w:val="28"/>
        </w:rPr>
        <w:t xml:space="preserve"> </w:t>
      </w:r>
      <w:r w:rsidRPr="F44BFAF4">
        <w:rPr>
          <w:rFonts w:ascii="Times New Roman" w:cs="Times New Roman"/>
          <w:sz w:val="28"/>
          <w:szCs w:val="28"/>
          <w:rPrChange w:id="20395" w:author="user pc" w:date="2022-03-15T10:14:00Z">
            <w:rPr/>
          </w:rPrChange>
        </w:rPr>
        <w:t>having</w:t>
      </w:r>
      <w:r>
        <w:rPr>
          <w:rFonts w:ascii="Times New Roman" w:cs="Times New Roman" w:hAnsi="Times New Roman"/>
          <w:sz w:val="28"/>
          <w:szCs w:val="28"/>
        </w:rPr>
        <w:t xml:space="preserve"> </w:t>
      </w:r>
      <w:r w:rsidRPr="97D43F42">
        <w:rPr>
          <w:rFonts w:ascii="Times New Roman" w:cs="Times New Roman"/>
          <w:sz w:val="28"/>
          <w:szCs w:val="28"/>
          <w:rPrChange w:id="20396" w:author="user pc" w:date="2022-03-15T10:14:00Z">
            <w:rPr/>
          </w:rPrChange>
        </w:rPr>
        <w:t>higher</w:t>
      </w:r>
      <w:r>
        <w:rPr>
          <w:rFonts w:ascii="Times New Roman" w:cs="Times New Roman" w:hAnsi="Times New Roman"/>
          <w:sz w:val="28"/>
          <w:szCs w:val="28"/>
        </w:rPr>
        <w:t xml:space="preserve"> </w:t>
      </w:r>
      <w:r w:rsidRPr="65DFFD28">
        <w:rPr>
          <w:rFonts w:ascii="Times New Roman" w:cs="Times New Roman"/>
          <w:sz w:val="28"/>
          <w:szCs w:val="28"/>
          <w:rPrChange w:id="20397" w:author="user pc" w:date="2022-03-15T10:14:00Z">
            <w:rPr/>
          </w:rPrChange>
        </w:rPr>
        <w:t>electronegativity</w:t>
      </w:r>
      <w:r>
        <w:rPr>
          <w:rFonts w:ascii="Times New Roman" w:cs="Times New Roman" w:hAnsi="Times New Roman"/>
          <w:sz w:val="28"/>
          <w:szCs w:val="28"/>
        </w:rPr>
        <w:t xml:space="preserve"> </w:t>
      </w:r>
      <w:r w:rsidRPr="D4D98205">
        <w:rPr>
          <w:rFonts w:ascii="Times New Roman" w:cs="Times New Roman"/>
          <w:sz w:val="28"/>
          <w:szCs w:val="28"/>
          <w:rPrChange w:id="20398" w:author="user pc" w:date="2022-03-15T10:14:00Z">
            <w:rPr/>
          </w:rPrChange>
        </w:rPr>
        <w:t>(even</w:t>
      </w:r>
      <w:r>
        <w:rPr>
          <w:rFonts w:ascii="Times New Roman" w:cs="Times New Roman" w:hAnsi="Times New Roman"/>
          <w:sz w:val="28"/>
          <w:szCs w:val="28"/>
        </w:rPr>
        <w:t xml:space="preserve"> </w:t>
      </w:r>
      <w:r w:rsidRPr="B7B0C1BF">
        <w:rPr>
          <w:rFonts w:ascii="Times New Roman" w:cs="Times New Roman"/>
          <w:sz w:val="28"/>
          <w:szCs w:val="28"/>
          <w:rPrChange w:id="20399" w:author="user pc" w:date="2022-03-15T10:14:00Z">
            <w:rPr/>
          </w:rPrChange>
        </w:rPr>
        <w:t>if</w:t>
      </w:r>
      <w:r>
        <w:rPr>
          <w:rFonts w:ascii="Times New Roman" w:cs="Times New Roman" w:hAnsi="Times New Roman"/>
          <w:sz w:val="28"/>
          <w:szCs w:val="28"/>
        </w:rPr>
        <w:t xml:space="preserve"> </w:t>
      </w:r>
      <w:r w:rsidRPr="3C70FC24">
        <w:rPr>
          <w:rFonts w:ascii="Times New Roman" w:cs="Times New Roman"/>
          <w:sz w:val="28"/>
          <w:szCs w:val="28"/>
          <w:rPrChange w:id="20400" w:author="user pc" w:date="2022-03-15T10:14:00Z">
            <w:rPr/>
          </w:rPrChange>
        </w:rPr>
        <w:t>it</w:t>
      </w:r>
      <w:r>
        <w:rPr>
          <w:rFonts w:ascii="Times New Roman" w:cs="Times New Roman" w:hAnsi="Times New Roman"/>
          <w:sz w:val="28"/>
          <w:szCs w:val="28"/>
        </w:rPr>
        <w:t xml:space="preserve"> </w:t>
      </w:r>
      <w:r w:rsidRPr="870657AC">
        <w:rPr>
          <w:rFonts w:ascii="Times New Roman" w:cs="Times New Roman"/>
          <w:sz w:val="28"/>
          <w:szCs w:val="28"/>
          <w:rPrChange w:id="20401" w:author="user pc" w:date="2022-03-15T10:14:00Z">
            <w:rPr/>
          </w:rPrChange>
        </w:rPr>
        <w:t>forms</w:t>
      </w:r>
      <w:r>
        <w:rPr>
          <w:rFonts w:ascii="Times New Roman" w:cs="Times New Roman" w:hAnsi="Times New Roman"/>
          <w:sz w:val="28"/>
          <w:szCs w:val="28"/>
        </w:rPr>
        <w:t xml:space="preserve"> </w:t>
      </w:r>
      <w:r w:rsidRPr="08FF5B18">
        <w:rPr>
          <w:rFonts w:ascii="Times New Roman" w:cs="Times New Roman"/>
          <w:sz w:val="28"/>
          <w:szCs w:val="28"/>
          <w:rPrChange w:id="20402" w:author="user pc" w:date="2022-03-15T10:14:00Z">
            <w:rPr/>
          </w:rPrChange>
        </w:rPr>
        <w:t>a</w:t>
      </w:r>
      <w:r>
        <w:rPr>
          <w:rFonts w:ascii="Times New Roman" w:cs="Times New Roman" w:hAnsi="Times New Roman"/>
          <w:sz w:val="28"/>
          <w:szCs w:val="28"/>
        </w:rPr>
        <w:t xml:space="preserve"> </w:t>
      </w:r>
      <w:r w:rsidRPr="7B4AFCE3">
        <w:rPr>
          <w:rFonts w:ascii="Times New Roman" w:cs="Times New Roman"/>
          <w:sz w:val="28"/>
          <w:szCs w:val="28"/>
          <w:rPrChange w:id="20403" w:author="user pc" w:date="2022-03-15T10:14:00Z">
            <w:rPr/>
          </w:rPrChange>
        </w:rPr>
        <w:t>covalent</w:t>
      </w:r>
      <w:r>
        <w:rPr>
          <w:rFonts w:ascii="Times New Roman" w:cs="Times New Roman" w:hAnsi="Times New Roman"/>
          <w:sz w:val="28"/>
          <w:szCs w:val="28"/>
        </w:rPr>
        <w:t xml:space="preserve"> </w:t>
      </w:r>
      <w:r w:rsidRPr="C0CF6B0D">
        <w:rPr>
          <w:rFonts w:ascii="Times New Roman" w:cs="Times New Roman"/>
          <w:sz w:val="28"/>
          <w:szCs w:val="28"/>
          <w:rPrChange w:id="20404" w:author="user pc" w:date="2022-03-15T10:14:00Z">
            <w:rPr/>
          </w:rPrChange>
        </w:rPr>
        <w:t>bond)</w:t>
      </w:r>
      <w:r>
        <w:rPr>
          <w:rFonts w:ascii="Times New Roman" w:cs="Times New Roman" w:hAnsi="Times New Roman"/>
          <w:sz w:val="28"/>
          <w:szCs w:val="28"/>
        </w:rPr>
        <w:t xml:space="preserve"> </w:t>
      </w:r>
      <w:r w:rsidRPr="B95BE0CF">
        <w:rPr>
          <w:rFonts w:ascii="Times New Roman" w:cs="Times New Roman"/>
          <w:sz w:val="28"/>
          <w:szCs w:val="28"/>
          <w:rPrChange w:id="20405" w:author="user pc" w:date="2022-03-15T10:14:00Z">
            <w:rPr/>
          </w:rPrChange>
        </w:rPr>
        <w:t>is</w:t>
      </w:r>
      <w:r>
        <w:rPr>
          <w:rFonts w:ascii="Times New Roman" w:cs="Times New Roman" w:hAnsi="Times New Roman"/>
          <w:sz w:val="28"/>
          <w:szCs w:val="28"/>
        </w:rPr>
        <w:t xml:space="preserve"> </w:t>
      </w:r>
      <w:r w:rsidRPr="F9431D64">
        <w:rPr>
          <w:rFonts w:ascii="Times New Roman" w:cs="Times New Roman"/>
          <w:sz w:val="28"/>
          <w:szCs w:val="28"/>
          <w:rPrChange w:id="20406" w:author="user pc" w:date="2022-03-15T10:14:00Z">
            <w:rPr/>
          </w:rPrChange>
        </w:rPr>
        <w:t>given</w:t>
      </w:r>
      <w:r>
        <w:rPr>
          <w:rFonts w:ascii="Times New Roman" w:cs="Times New Roman" w:hAnsi="Times New Roman"/>
          <w:sz w:val="28"/>
          <w:szCs w:val="28"/>
        </w:rPr>
        <w:t xml:space="preserve"> </w:t>
      </w:r>
      <w:r w:rsidRPr="17CD4589">
        <w:rPr>
          <w:rFonts w:ascii="Times New Roman" w:cs="Times New Roman"/>
          <w:sz w:val="28"/>
          <w:szCs w:val="28"/>
          <w:rPrChange w:id="20407" w:author="user pc" w:date="2022-03-15T10:14:00Z">
            <w:rPr/>
          </w:rPrChange>
        </w:rPr>
        <w:t>a</w:t>
      </w:r>
      <w:r>
        <w:rPr>
          <w:rFonts w:ascii="Times New Roman" w:cs="Times New Roman" w:hAnsi="Times New Roman"/>
          <w:sz w:val="28"/>
          <w:szCs w:val="28"/>
        </w:rPr>
        <w:t xml:space="preserve"> </w:t>
      </w:r>
      <w:r w:rsidRPr="13CC1A73">
        <w:rPr>
          <w:rFonts w:ascii="Times New Roman" w:cs="Times New Roman"/>
          <w:sz w:val="28"/>
          <w:szCs w:val="28"/>
          <w:rPrChange w:id="20408" w:author="user pc" w:date="2022-03-15T10:14:00Z">
            <w:rPr/>
          </w:rPrChange>
        </w:rPr>
        <w:t>negative</w:t>
      </w:r>
      <w:r>
        <w:rPr>
          <w:rFonts w:ascii="Times New Roman" w:cs="Times New Roman" w:hAnsi="Times New Roman"/>
          <w:sz w:val="28"/>
          <w:szCs w:val="28"/>
        </w:rPr>
        <w:t xml:space="preserve"> </w:t>
      </w:r>
      <w:r w:rsidRPr="A9948532">
        <w:rPr>
          <w:rFonts w:ascii="Times New Roman" w:cs="Times New Roman"/>
          <w:sz w:val="28"/>
          <w:szCs w:val="28"/>
          <w:rPrChange w:id="20409" w:author="user pc" w:date="2022-03-15T10:14:00Z">
            <w:rPr/>
          </w:rPrChange>
        </w:rPr>
        <w:t>oxidation</w:t>
      </w:r>
      <w:r>
        <w:rPr>
          <w:rFonts w:ascii="Times New Roman" w:cs="Times New Roman" w:hAnsi="Times New Roman"/>
          <w:sz w:val="28"/>
          <w:szCs w:val="28"/>
        </w:rPr>
        <w:t xml:space="preserve"> </w:t>
      </w:r>
      <w:r w:rsidRPr="C88D4E44">
        <w:rPr>
          <w:rFonts w:ascii="Times New Roman" w:cs="Times New Roman"/>
          <w:sz w:val="28"/>
          <w:szCs w:val="28"/>
          <w:rPrChange w:id="20410" w:author="user pc" w:date="2022-03-15T10:14:00Z">
            <w:rPr/>
          </w:rPrChange>
        </w:rPr>
        <w:t>state.</w:t>
      </w:r>
    </w:p>
    <w:p>
      <w:pPr>
        <w:pStyle w:val="style0"/>
        <w:rPr>
          <w:rFonts w:ascii="Times New Roman" w:cs="Times New Roman" w:hAnsi="Times New Roman"/>
          <w:b/>
          <w:sz w:val="28"/>
          <w:szCs w:val="28"/>
        </w:rPr>
      </w:pPr>
    </w:p>
    <w:p>
      <w:pPr>
        <w:pStyle w:val="style0"/>
        <w:rPr>
          <w:rFonts w:ascii="Times New Roman" w:cs="Times New Roman"/>
          <w:sz w:val="28"/>
          <w:szCs w:val="28"/>
          <w:rPrChange w:id="20411" w:author="user pc" w:date="2022-03-15T10:14:00Z">
            <w:rPr/>
          </w:rPrChange>
        </w:rPr>
      </w:pPr>
      <w:r w:rsidRPr="3378CC20">
        <w:rPr>
          <w:rFonts w:ascii="Times New Roman" w:cs="Times New Roman"/>
          <w:b/>
          <w:sz w:val="28"/>
          <w:szCs w:val="28"/>
          <w:rPrChange w:id="20412" w:author="user pc" w:date="2022-03-15T10:14:00Z">
            <w:rPr>
              <w:b/>
            </w:rPr>
          </w:rPrChange>
        </w:rPr>
        <w:t>Rules</w:t>
      </w:r>
      <w:r>
        <w:rPr>
          <w:rFonts w:ascii="Times New Roman" w:cs="Times New Roman" w:hAnsi="Times New Roman"/>
          <w:b/>
          <w:sz w:val="28"/>
          <w:szCs w:val="28"/>
        </w:rPr>
        <w:t xml:space="preserve"> </w:t>
      </w:r>
      <w:r w:rsidRPr="EB53BDD6">
        <w:rPr>
          <w:rFonts w:ascii="Times New Roman" w:cs="Times New Roman"/>
          <w:b/>
          <w:sz w:val="28"/>
          <w:szCs w:val="28"/>
          <w:rPrChange w:id="20413" w:author="user pc" w:date="2022-03-15T10:14:00Z">
            <w:rPr>
              <w:b/>
            </w:rPr>
          </w:rPrChange>
        </w:rPr>
        <w:t>for</w:t>
      </w:r>
      <w:r>
        <w:rPr>
          <w:rFonts w:ascii="Times New Roman" w:cs="Times New Roman" w:hAnsi="Times New Roman"/>
          <w:b/>
          <w:sz w:val="28"/>
          <w:szCs w:val="28"/>
        </w:rPr>
        <w:t xml:space="preserve"> </w:t>
      </w:r>
      <w:r w:rsidRPr="6731CB23">
        <w:rPr>
          <w:rFonts w:ascii="Times New Roman" w:cs="Times New Roman"/>
          <w:b/>
          <w:sz w:val="28"/>
          <w:szCs w:val="28"/>
          <w:rPrChange w:id="20414" w:author="user pc" w:date="2022-03-15T10:14:00Z">
            <w:rPr>
              <w:b/>
            </w:rPr>
          </w:rPrChange>
        </w:rPr>
        <w:t>Working</w:t>
      </w:r>
      <w:r>
        <w:rPr>
          <w:rFonts w:ascii="Times New Roman" w:cs="Times New Roman" w:hAnsi="Times New Roman"/>
          <w:b/>
          <w:sz w:val="28"/>
          <w:szCs w:val="28"/>
        </w:rPr>
        <w:t xml:space="preserve"> </w:t>
      </w:r>
      <w:r w:rsidRPr="5435B388">
        <w:rPr>
          <w:rFonts w:ascii="Times New Roman" w:cs="Times New Roman"/>
          <w:b/>
          <w:sz w:val="28"/>
          <w:szCs w:val="28"/>
          <w:rPrChange w:id="20415" w:author="user pc" w:date="2022-03-15T10:14:00Z">
            <w:rPr>
              <w:b/>
            </w:rPr>
          </w:rPrChange>
        </w:rPr>
        <w:t>out</w:t>
      </w:r>
      <w:r>
        <w:rPr>
          <w:rFonts w:ascii="Times New Roman" w:cs="Times New Roman" w:hAnsi="Times New Roman"/>
          <w:b/>
          <w:sz w:val="28"/>
          <w:szCs w:val="28"/>
        </w:rPr>
        <w:t xml:space="preserve"> </w:t>
      </w:r>
      <w:r w:rsidRPr="9AB6EE36">
        <w:rPr>
          <w:rFonts w:ascii="Times New Roman" w:cs="Times New Roman"/>
          <w:b/>
          <w:sz w:val="28"/>
          <w:szCs w:val="28"/>
          <w:rPrChange w:id="20416" w:author="user pc" w:date="2022-03-15T10:14:00Z">
            <w:rPr>
              <w:b/>
            </w:rPr>
          </w:rPrChange>
        </w:rPr>
        <w:t>oxidation</w:t>
      </w:r>
      <w:r>
        <w:rPr>
          <w:rFonts w:ascii="Times New Roman" w:cs="Times New Roman" w:hAnsi="Times New Roman"/>
          <w:b/>
          <w:sz w:val="28"/>
          <w:szCs w:val="28"/>
        </w:rPr>
        <w:t xml:space="preserve"> </w:t>
      </w:r>
      <w:r w:rsidRPr="745BAECE">
        <w:rPr>
          <w:rFonts w:ascii="Times New Roman" w:cs="Times New Roman"/>
          <w:b/>
          <w:sz w:val="28"/>
          <w:szCs w:val="28"/>
          <w:rPrChange w:id="20417" w:author="user pc" w:date="2022-03-15T10:14:00Z">
            <w:rPr>
              <w:b/>
            </w:rPr>
          </w:rPrChange>
        </w:rPr>
        <w:t>states</w:t>
      </w:r>
    </w:p>
    <w:p>
      <w:pPr>
        <w:pStyle w:val="style0"/>
        <w:rPr>
          <w:rFonts w:ascii="Times New Roman" w:cs="Times New Roman"/>
          <w:sz w:val="28"/>
          <w:szCs w:val="28"/>
          <w:rPrChange w:id="20418" w:author="user pc" w:date="2022-03-15T10:14:00Z">
            <w:rPr/>
          </w:rPrChange>
        </w:rPr>
      </w:pPr>
      <w:r w:rsidRPr="5A9B0FB5">
        <w:rPr>
          <w:rFonts w:ascii="Times New Roman" w:cs="Times New Roman"/>
          <w:sz w:val="28"/>
          <w:szCs w:val="28"/>
          <w:rPrChange w:id="20419" w:author="user pc" w:date="2022-03-15T10:14:00Z">
            <w:rPr/>
          </w:rPrChange>
        </w:rPr>
        <w:t>You</w:t>
      </w:r>
      <w:r>
        <w:rPr>
          <w:rFonts w:ascii="Times New Roman" w:cs="Times New Roman" w:hAnsi="Times New Roman"/>
          <w:sz w:val="28"/>
          <w:szCs w:val="28"/>
        </w:rPr>
        <w:t xml:space="preserve"> do no</w:t>
      </w:r>
      <w:r w:rsidRPr="84122074">
        <w:rPr>
          <w:rFonts w:ascii="Times New Roman" w:cs="Times New Roman"/>
          <w:sz w:val="28"/>
          <w:szCs w:val="28"/>
          <w:rPrChange w:id="20420" w:author="user pc" w:date="2022-03-15T10:14:00Z">
            <w:rPr/>
          </w:rPrChange>
        </w:rPr>
        <w:t>t</w:t>
      </w:r>
      <w:r>
        <w:rPr>
          <w:rFonts w:ascii="Times New Roman" w:cs="Times New Roman" w:hAnsi="Times New Roman"/>
          <w:sz w:val="28"/>
          <w:szCs w:val="28"/>
        </w:rPr>
        <w:t xml:space="preserve"> </w:t>
      </w:r>
      <w:r w:rsidRPr="3A02FD36">
        <w:rPr>
          <w:rFonts w:ascii="Times New Roman" w:cs="Times New Roman"/>
          <w:sz w:val="28"/>
          <w:szCs w:val="28"/>
          <w:rPrChange w:id="20421" w:author="user pc" w:date="2022-03-15T10:14:00Z">
            <w:rPr/>
          </w:rPrChange>
        </w:rPr>
        <w:t>work</w:t>
      </w:r>
      <w:r>
        <w:rPr>
          <w:rFonts w:ascii="Times New Roman" w:cs="Times New Roman" w:hAnsi="Times New Roman"/>
          <w:sz w:val="28"/>
          <w:szCs w:val="28"/>
        </w:rPr>
        <w:t xml:space="preserve"> </w:t>
      </w:r>
      <w:r w:rsidRPr="7E341CE0">
        <w:rPr>
          <w:rFonts w:ascii="Times New Roman" w:cs="Times New Roman"/>
          <w:sz w:val="28"/>
          <w:szCs w:val="28"/>
          <w:rPrChange w:id="20422" w:author="user pc" w:date="2022-03-15T10:14:00Z">
            <w:rPr/>
          </w:rPrChange>
        </w:rPr>
        <w:t>out</w:t>
      </w:r>
      <w:r>
        <w:rPr>
          <w:rFonts w:ascii="Times New Roman" w:cs="Times New Roman" w:hAnsi="Times New Roman"/>
          <w:sz w:val="28"/>
          <w:szCs w:val="28"/>
        </w:rPr>
        <w:t xml:space="preserve"> </w:t>
      </w:r>
      <w:r w:rsidRPr="731DCFF5">
        <w:rPr>
          <w:rFonts w:ascii="Times New Roman" w:cs="Times New Roman"/>
          <w:sz w:val="28"/>
          <w:szCs w:val="28"/>
          <w:rPrChange w:id="20423" w:author="user pc" w:date="2022-03-15T10:14:00Z">
            <w:rPr/>
          </w:rPrChange>
        </w:rPr>
        <w:t>oxidation</w:t>
      </w:r>
      <w:r>
        <w:rPr>
          <w:rFonts w:ascii="Times New Roman" w:cs="Times New Roman" w:hAnsi="Times New Roman"/>
          <w:sz w:val="28"/>
          <w:szCs w:val="28"/>
        </w:rPr>
        <w:t xml:space="preserve"> </w:t>
      </w:r>
      <w:r w:rsidRPr="F56749B7">
        <w:rPr>
          <w:rFonts w:ascii="Times New Roman" w:cs="Times New Roman"/>
          <w:sz w:val="28"/>
          <w:szCs w:val="28"/>
          <w:rPrChange w:id="20424" w:author="user pc" w:date="2022-03-15T10:14:00Z">
            <w:rPr/>
          </w:rPrChange>
        </w:rPr>
        <w:t>states</w:t>
      </w:r>
      <w:r>
        <w:rPr>
          <w:rFonts w:ascii="Times New Roman" w:cs="Times New Roman" w:hAnsi="Times New Roman"/>
          <w:sz w:val="28"/>
          <w:szCs w:val="28"/>
        </w:rPr>
        <w:t xml:space="preserve"> </w:t>
      </w:r>
      <w:r w:rsidRPr="925D9063">
        <w:rPr>
          <w:rFonts w:ascii="Times New Roman" w:cs="Times New Roman"/>
          <w:sz w:val="28"/>
          <w:szCs w:val="28"/>
          <w:rPrChange w:id="20425" w:author="user pc" w:date="2022-03-15T10:14:00Z">
            <w:rPr/>
          </w:rPrChange>
        </w:rPr>
        <w:t>by</w:t>
      </w:r>
      <w:r>
        <w:rPr>
          <w:rFonts w:ascii="Times New Roman" w:cs="Times New Roman" w:hAnsi="Times New Roman"/>
          <w:sz w:val="28"/>
          <w:szCs w:val="28"/>
        </w:rPr>
        <w:t xml:space="preserve"> </w:t>
      </w:r>
      <w:r w:rsidRPr="2E1E47DC">
        <w:rPr>
          <w:rFonts w:ascii="Times New Roman" w:cs="Times New Roman"/>
          <w:sz w:val="28"/>
          <w:szCs w:val="28"/>
          <w:rPrChange w:id="20426" w:author="user pc" w:date="2022-03-15T10:14:00Z">
            <w:rPr/>
          </w:rPrChange>
        </w:rPr>
        <w:t>counting</w:t>
      </w:r>
      <w:r>
        <w:rPr>
          <w:rFonts w:ascii="Times New Roman" w:cs="Times New Roman" w:hAnsi="Times New Roman"/>
          <w:sz w:val="28"/>
          <w:szCs w:val="28"/>
        </w:rPr>
        <w:t xml:space="preserve"> </w:t>
      </w:r>
      <w:r w:rsidRPr="8FD4B4AC">
        <w:rPr>
          <w:rFonts w:ascii="Times New Roman" w:cs="Times New Roman"/>
          <w:sz w:val="28"/>
          <w:szCs w:val="28"/>
          <w:rPrChange w:id="20427" w:author="user pc" w:date="2022-03-15T10:14:00Z">
            <w:rPr/>
          </w:rPrChange>
        </w:rPr>
        <w:t>the</w:t>
      </w:r>
      <w:r>
        <w:rPr>
          <w:rFonts w:ascii="Times New Roman" w:cs="Times New Roman" w:hAnsi="Times New Roman"/>
          <w:sz w:val="28"/>
          <w:szCs w:val="28"/>
        </w:rPr>
        <w:t xml:space="preserve"> </w:t>
      </w:r>
      <w:r w:rsidRPr="95A901C2">
        <w:rPr>
          <w:rFonts w:ascii="Times New Roman" w:cs="Times New Roman"/>
          <w:sz w:val="28"/>
          <w:szCs w:val="28"/>
          <w:rPrChange w:id="20428" w:author="user pc" w:date="2022-03-15T10:14:00Z">
            <w:rPr/>
          </w:rPrChange>
        </w:rPr>
        <w:t>numbers</w:t>
      </w:r>
      <w:r>
        <w:rPr>
          <w:rFonts w:ascii="Times New Roman" w:cs="Times New Roman" w:hAnsi="Times New Roman"/>
          <w:sz w:val="28"/>
          <w:szCs w:val="28"/>
        </w:rPr>
        <w:t xml:space="preserve"> </w:t>
      </w:r>
      <w:r w:rsidRPr="2893B25B">
        <w:rPr>
          <w:rFonts w:ascii="Times New Roman" w:cs="Times New Roman"/>
          <w:sz w:val="28"/>
          <w:szCs w:val="28"/>
          <w:rPrChange w:id="20429" w:author="user pc" w:date="2022-03-15T10:14:00Z">
            <w:rPr/>
          </w:rPrChange>
        </w:rPr>
        <w:t>of</w:t>
      </w:r>
      <w:r>
        <w:rPr>
          <w:rFonts w:ascii="Times New Roman" w:cs="Times New Roman" w:hAnsi="Times New Roman"/>
          <w:sz w:val="28"/>
          <w:szCs w:val="28"/>
        </w:rPr>
        <w:t xml:space="preserve"> </w:t>
      </w:r>
      <w:r w:rsidRPr="1F8B6F9B">
        <w:rPr>
          <w:rFonts w:ascii="Times New Roman" w:cs="Times New Roman"/>
          <w:sz w:val="28"/>
          <w:szCs w:val="28"/>
          <w:rPrChange w:id="20430" w:author="user pc" w:date="2022-03-15T10:14:00Z">
            <w:rPr/>
          </w:rPrChange>
        </w:rPr>
        <w:t>electrons</w:t>
      </w:r>
      <w:r>
        <w:rPr>
          <w:rFonts w:ascii="Times New Roman" w:cs="Times New Roman" w:hAnsi="Times New Roman"/>
          <w:sz w:val="28"/>
          <w:szCs w:val="28"/>
        </w:rPr>
        <w:t xml:space="preserve"> </w:t>
      </w:r>
      <w:r w:rsidRPr="8EC5D09E">
        <w:rPr>
          <w:rFonts w:ascii="Times New Roman" w:cs="Times New Roman"/>
          <w:sz w:val="28"/>
          <w:szCs w:val="28"/>
          <w:rPrChange w:id="20431" w:author="user pc" w:date="2022-03-15T10:14:00Z">
            <w:rPr/>
          </w:rPrChange>
        </w:rPr>
        <w:t>transferred.</w:t>
      </w:r>
      <w:r>
        <w:rPr>
          <w:rFonts w:ascii="Times New Roman" w:cs="Times New Roman" w:hAnsi="Times New Roman"/>
          <w:sz w:val="28"/>
          <w:szCs w:val="28"/>
        </w:rPr>
        <w:t xml:space="preserve"> </w:t>
      </w:r>
      <w:r w:rsidRPr="0BDA5341">
        <w:rPr>
          <w:rFonts w:ascii="Times New Roman" w:cs="Times New Roman"/>
          <w:sz w:val="28"/>
          <w:szCs w:val="28"/>
          <w:rPrChange w:id="20432" w:author="user pc" w:date="2022-03-15T10:14:00Z">
            <w:rPr/>
          </w:rPrChange>
        </w:rPr>
        <w:t>It</w:t>
      </w:r>
      <w:r>
        <w:rPr>
          <w:rFonts w:ascii="Times New Roman" w:cs="Times New Roman" w:hAnsi="Times New Roman"/>
          <w:sz w:val="28"/>
          <w:szCs w:val="28"/>
        </w:rPr>
        <w:t xml:space="preserve"> </w:t>
      </w:r>
      <w:r w:rsidRPr="0BA64387">
        <w:rPr>
          <w:rFonts w:ascii="Times New Roman" w:cs="Times New Roman"/>
          <w:sz w:val="28"/>
          <w:szCs w:val="28"/>
          <w:rPrChange w:id="20433" w:author="user pc" w:date="2022-03-15T10:14:00Z">
            <w:rPr/>
          </w:rPrChange>
        </w:rPr>
        <w:t>would</w:t>
      </w:r>
      <w:r>
        <w:rPr>
          <w:rFonts w:ascii="Times New Roman" w:cs="Times New Roman" w:hAnsi="Times New Roman"/>
          <w:sz w:val="28"/>
          <w:szCs w:val="28"/>
        </w:rPr>
        <w:t xml:space="preserve"> </w:t>
      </w:r>
      <w:r w:rsidRPr="B0172268">
        <w:rPr>
          <w:rFonts w:ascii="Times New Roman" w:cs="Times New Roman"/>
          <w:sz w:val="28"/>
          <w:szCs w:val="28"/>
          <w:rPrChange w:id="20434" w:author="user pc" w:date="2022-03-15T10:14:00Z">
            <w:rPr/>
          </w:rPrChange>
        </w:rPr>
        <w:t>take</w:t>
      </w:r>
      <w:r>
        <w:rPr>
          <w:rFonts w:ascii="Times New Roman" w:cs="Times New Roman" w:hAnsi="Times New Roman"/>
          <w:sz w:val="28"/>
          <w:szCs w:val="28"/>
        </w:rPr>
        <w:t xml:space="preserve"> </w:t>
      </w:r>
      <w:r w:rsidRPr="E5E4C5C5">
        <w:rPr>
          <w:rFonts w:ascii="Times New Roman" w:cs="Times New Roman"/>
          <w:sz w:val="28"/>
          <w:szCs w:val="28"/>
          <w:rPrChange w:id="20435" w:author="user pc" w:date="2022-03-15T10:14:00Z">
            <w:rPr/>
          </w:rPrChange>
        </w:rPr>
        <w:t>far</w:t>
      </w:r>
      <w:r>
        <w:rPr>
          <w:rFonts w:ascii="Times New Roman" w:cs="Times New Roman" w:hAnsi="Times New Roman"/>
          <w:sz w:val="28"/>
          <w:szCs w:val="28"/>
        </w:rPr>
        <w:t xml:space="preserve"> </w:t>
      </w:r>
      <w:r w:rsidRPr="90651A0A">
        <w:rPr>
          <w:rFonts w:ascii="Times New Roman" w:cs="Times New Roman"/>
          <w:sz w:val="28"/>
          <w:szCs w:val="28"/>
          <w:rPrChange w:id="20436" w:author="user pc" w:date="2022-03-15T10:14:00Z">
            <w:rPr/>
          </w:rPrChange>
        </w:rPr>
        <w:t>too</w:t>
      </w:r>
      <w:r>
        <w:rPr>
          <w:rFonts w:ascii="Times New Roman" w:cs="Times New Roman" w:hAnsi="Times New Roman"/>
          <w:sz w:val="28"/>
          <w:szCs w:val="28"/>
        </w:rPr>
        <w:t xml:space="preserve"> </w:t>
      </w:r>
      <w:r w:rsidRPr="0795F5A6">
        <w:rPr>
          <w:rFonts w:ascii="Times New Roman" w:cs="Times New Roman"/>
          <w:sz w:val="28"/>
          <w:szCs w:val="28"/>
          <w:rPrChange w:id="20437" w:author="user pc" w:date="2022-03-15T10:14:00Z">
            <w:rPr/>
          </w:rPrChange>
        </w:rPr>
        <w:t>long.</w:t>
      </w:r>
      <w:r>
        <w:rPr>
          <w:rFonts w:ascii="Times New Roman" w:cs="Times New Roman" w:hAnsi="Times New Roman"/>
          <w:sz w:val="28"/>
          <w:szCs w:val="28"/>
        </w:rPr>
        <w:t xml:space="preserve"> </w:t>
      </w:r>
      <w:r w:rsidRPr="724C7437">
        <w:rPr>
          <w:rFonts w:ascii="Times New Roman" w:cs="Times New Roman"/>
          <w:sz w:val="28"/>
          <w:szCs w:val="28"/>
          <w:rPrChange w:id="20438" w:author="user pc" w:date="2022-03-15T10:14:00Z">
            <w:rPr/>
          </w:rPrChange>
        </w:rPr>
        <w:t>Instead</w:t>
      </w:r>
      <w:r>
        <w:rPr>
          <w:rFonts w:ascii="Times New Roman" w:cs="Times New Roman" w:hAnsi="Times New Roman"/>
          <w:sz w:val="28"/>
          <w:szCs w:val="28"/>
        </w:rPr>
        <w:t xml:space="preserve"> </w:t>
      </w:r>
      <w:r w:rsidRPr="67F77B64">
        <w:rPr>
          <w:rFonts w:ascii="Times New Roman" w:cs="Times New Roman"/>
          <w:sz w:val="28"/>
          <w:szCs w:val="28"/>
          <w:rPrChange w:id="20439" w:author="user pc" w:date="2022-03-15T10:14:00Z">
            <w:rPr/>
          </w:rPrChange>
        </w:rPr>
        <w:t>you</w:t>
      </w:r>
      <w:r>
        <w:rPr>
          <w:rFonts w:ascii="Times New Roman" w:cs="Times New Roman" w:hAnsi="Times New Roman"/>
          <w:sz w:val="28"/>
          <w:szCs w:val="28"/>
        </w:rPr>
        <w:t xml:space="preserve"> </w:t>
      </w:r>
      <w:r w:rsidRPr="708181A6">
        <w:rPr>
          <w:rFonts w:ascii="Times New Roman" w:cs="Times New Roman"/>
          <w:sz w:val="28"/>
          <w:szCs w:val="28"/>
          <w:rPrChange w:id="20440" w:author="user pc" w:date="2022-03-15T10:14:00Z">
            <w:rPr/>
          </w:rPrChange>
        </w:rPr>
        <w:t>learn</w:t>
      </w:r>
      <w:r>
        <w:rPr>
          <w:rFonts w:ascii="Times New Roman" w:cs="Times New Roman" w:hAnsi="Times New Roman"/>
          <w:sz w:val="28"/>
          <w:szCs w:val="28"/>
        </w:rPr>
        <w:t xml:space="preserve"> </w:t>
      </w:r>
      <w:r w:rsidRPr="ADCEC205">
        <w:rPr>
          <w:rFonts w:ascii="Times New Roman" w:cs="Times New Roman"/>
          <w:sz w:val="28"/>
          <w:szCs w:val="28"/>
          <w:rPrChange w:id="20441" w:author="user pc" w:date="2022-03-15T10:14:00Z">
            <w:rPr/>
          </w:rPrChange>
        </w:rPr>
        <w:t>some</w:t>
      </w:r>
      <w:r>
        <w:rPr>
          <w:rFonts w:ascii="Times New Roman" w:cs="Times New Roman" w:hAnsi="Times New Roman"/>
          <w:sz w:val="28"/>
          <w:szCs w:val="28"/>
        </w:rPr>
        <w:t xml:space="preserve"> </w:t>
      </w:r>
      <w:r w:rsidRPr="5F8A0AC4">
        <w:rPr>
          <w:rFonts w:ascii="Times New Roman" w:cs="Times New Roman"/>
          <w:sz w:val="28"/>
          <w:szCs w:val="28"/>
          <w:rPrChange w:id="20442" w:author="user pc" w:date="2022-03-15T10:14:00Z">
            <w:rPr/>
          </w:rPrChange>
        </w:rPr>
        <w:t>simple</w:t>
      </w:r>
      <w:r>
        <w:rPr>
          <w:rFonts w:ascii="Times New Roman" w:cs="Times New Roman" w:hAnsi="Times New Roman"/>
          <w:sz w:val="28"/>
          <w:szCs w:val="28"/>
        </w:rPr>
        <w:t xml:space="preserve"> </w:t>
      </w:r>
      <w:r w:rsidRPr="CEC7A15C">
        <w:rPr>
          <w:rFonts w:ascii="Times New Roman" w:cs="Times New Roman"/>
          <w:sz w:val="28"/>
          <w:szCs w:val="28"/>
          <w:rPrChange w:id="20443" w:author="user pc" w:date="2022-03-15T10:14:00Z">
            <w:rPr/>
          </w:rPrChange>
        </w:rPr>
        <w:t>rules,</w:t>
      </w:r>
      <w:r>
        <w:rPr>
          <w:rFonts w:ascii="Times New Roman" w:cs="Times New Roman" w:hAnsi="Times New Roman"/>
          <w:sz w:val="28"/>
          <w:szCs w:val="28"/>
        </w:rPr>
        <w:t xml:space="preserve"> </w:t>
      </w:r>
      <w:r w:rsidRPr="4AB86810">
        <w:rPr>
          <w:rFonts w:ascii="Times New Roman" w:cs="Times New Roman"/>
          <w:sz w:val="28"/>
          <w:szCs w:val="28"/>
          <w:rPrChange w:id="20444" w:author="user pc" w:date="2022-03-15T10:14:00Z">
            <w:rPr/>
          </w:rPrChange>
        </w:rPr>
        <w:t>and</w:t>
      </w:r>
      <w:r>
        <w:rPr>
          <w:rFonts w:ascii="Times New Roman" w:cs="Times New Roman" w:hAnsi="Times New Roman"/>
          <w:sz w:val="28"/>
          <w:szCs w:val="28"/>
        </w:rPr>
        <w:t xml:space="preserve"> </w:t>
      </w:r>
      <w:r w:rsidRPr="42180EEC">
        <w:rPr>
          <w:rFonts w:ascii="Times New Roman" w:cs="Times New Roman"/>
          <w:sz w:val="28"/>
          <w:szCs w:val="28"/>
          <w:rPrChange w:id="20445" w:author="user pc" w:date="2022-03-15T10:14:00Z">
            <w:rPr/>
          </w:rPrChange>
        </w:rPr>
        <w:t>do</w:t>
      </w:r>
      <w:r>
        <w:rPr>
          <w:rFonts w:ascii="Times New Roman" w:cs="Times New Roman" w:hAnsi="Times New Roman"/>
          <w:sz w:val="28"/>
          <w:szCs w:val="28"/>
        </w:rPr>
        <w:t xml:space="preserve"> </w:t>
      </w:r>
      <w:r w:rsidRPr="9AD847FC">
        <w:rPr>
          <w:rFonts w:ascii="Times New Roman" w:cs="Times New Roman"/>
          <w:sz w:val="28"/>
          <w:szCs w:val="28"/>
          <w:rPrChange w:id="20446" w:author="user pc" w:date="2022-03-15T10:14:00Z">
            <w:rPr/>
          </w:rPrChange>
        </w:rPr>
        <w:t>some</w:t>
      </w:r>
      <w:r>
        <w:rPr>
          <w:rFonts w:ascii="Times New Roman" w:cs="Times New Roman" w:hAnsi="Times New Roman"/>
          <w:sz w:val="28"/>
          <w:szCs w:val="28"/>
        </w:rPr>
        <w:t xml:space="preserve"> </w:t>
      </w:r>
      <w:r w:rsidRPr="E69894BD">
        <w:rPr>
          <w:rFonts w:ascii="Times New Roman" w:cs="Times New Roman"/>
          <w:sz w:val="28"/>
          <w:szCs w:val="28"/>
          <w:rPrChange w:id="20447" w:author="user pc" w:date="2022-03-15T10:14:00Z">
            <w:rPr/>
          </w:rPrChange>
        </w:rPr>
        <w:t>very</w:t>
      </w:r>
      <w:r>
        <w:rPr>
          <w:rFonts w:ascii="Times New Roman" w:cs="Times New Roman" w:hAnsi="Times New Roman"/>
          <w:sz w:val="28"/>
          <w:szCs w:val="28"/>
        </w:rPr>
        <w:t xml:space="preserve"> </w:t>
      </w:r>
      <w:r w:rsidRPr="8BE2A8BC">
        <w:rPr>
          <w:rFonts w:ascii="Times New Roman" w:cs="Times New Roman"/>
          <w:sz w:val="28"/>
          <w:szCs w:val="28"/>
          <w:rPrChange w:id="20448" w:author="user pc" w:date="2022-03-15T10:14:00Z">
            <w:rPr/>
          </w:rPrChange>
        </w:rPr>
        <w:t>simple</w:t>
      </w:r>
      <w:r>
        <w:rPr>
          <w:rFonts w:ascii="Times New Roman" w:cs="Times New Roman" w:hAnsi="Times New Roman"/>
          <w:sz w:val="28"/>
          <w:szCs w:val="28"/>
        </w:rPr>
        <w:t xml:space="preserve"> </w:t>
      </w:r>
      <w:r w:rsidRPr="F05D385B">
        <w:rPr>
          <w:rFonts w:ascii="Times New Roman" w:cs="Times New Roman"/>
          <w:sz w:val="28"/>
          <w:szCs w:val="28"/>
          <w:rPrChange w:id="20449" w:author="user pc" w:date="2022-03-15T10:14:00Z">
            <w:rPr/>
          </w:rPrChange>
        </w:rPr>
        <w:t>sums.</w:t>
      </w:r>
    </w:p>
    <w:p>
      <w:pPr>
        <w:pStyle w:val="style0"/>
        <w:rPr>
          <w:rFonts w:ascii="Times New Roman" w:cs="Times New Roman"/>
          <w:sz w:val="28"/>
          <w:szCs w:val="28"/>
          <w:rPrChange w:id="20450" w:author="user pc" w:date="2022-03-15T10:14:00Z">
            <w:rPr/>
          </w:rPrChange>
        </w:rPr>
      </w:pPr>
      <w:r w:rsidRPr="463E799F">
        <w:rPr>
          <w:rFonts w:ascii="Times New Roman" w:cs="Times New Roman"/>
          <w:sz w:val="28"/>
          <w:szCs w:val="28"/>
          <w:rPrChange w:id="20451" w:author="user pc" w:date="2022-03-15T10:14:00Z">
            <w:rPr/>
          </w:rPrChange>
        </w:rPr>
        <w:t>1.</w:t>
      </w:r>
      <w:r>
        <w:rPr>
          <w:rFonts w:ascii="Times New Roman" w:cs="Times New Roman" w:hAnsi="Times New Roman"/>
          <w:sz w:val="28"/>
          <w:szCs w:val="28"/>
        </w:rPr>
        <w:t xml:space="preserve"> </w:t>
      </w:r>
      <w:r w:rsidRPr="39A393DA">
        <w:rPr>
          <w:rFonts w:ascii="Times New Roman" w:cs="Times New Roman"/>
          <w:sz w:val="28"/>
          <w:szCs w:val="28"/>
          <w:rPrChange w:id="20452" w:author="user pc" w:date="2022-03-15T10:14:00Z">
            <w:rPr/>
          </w:rPrChange>
        </w:rPr>
        <w:t>The</w:t>
      </w:r>
      <w:r>
        <w:rPr>
          <w:rFonts w:ascii="Times New Roman" w:cs="Times New Roman" w:hAnsi="Times New Roman"/>
          <w:sz w:val="28"/>
          <w:szCs w:val="28"/>
        </w:rPr>
        <w:t xml:space="preserve"> </w:t>
      </w:r>
      <w:r w:rsidRPr="F4A96FF6">
        <w:rPr>
          <w:rFonts w:ascii="Times New Roman" w:cs="Times New Roman"/>
          <w:sz w:val="28"/>
          <w:szCs w:val="28"/>
          <w:rPrChange w:id="20453" w:author="user pc" w:date="2022-03-15T10:14:00Z">
            <w:rPr/>
          </w:rPrChange>
        </w:rPr>
        <w:t>oxidation</w:t>
      </w:r>
      <w:r>
        <w:rPr>
          <w:rFonts w:ascii="Times New Roman" w:cs="Times New Roman" w:hAnsi="Times New Roman"/>
          <w:sz w:val="28"/>
          <w:szCs w:val="28"/>
        </w:rPr>
        <w:t xml:space="preserve"> </w:t>
      </w:r>
      <w:r w:rsidRPr="A2301D18">
        <w:rPr>
          <w:rFonts w:ascii="Times New Roman" w:cs="Times New Roman"/>
          <w:sz w:val="28"/>
          <w:szCs w:val="28"/>
          <w:rPrChange w:id="20454" w:author="user pc" w:date="2022-03-15T10:14:00Z">
            <w:rPr/>
          </w:rPrChange>
        </w:rPr>
        <w:t>state</w:t>
      </w:r>
      <w:r>
        <w:rPr>
          <w:rFonts w:ascii="Times New Roman" w:cs="Times New Roman" w:hAnsi="Times New Roman"/>
          <w:sz w:val="28"/>
          <w:szCs w:val="28"/>
        </w:rPr>
        <w:t xml:space="preserve"> </w:t>
      </w:r>
      <w:r w:rsidRPr="17AC9E33">
        <w:rPr>
          <w:rFonts w:ascii="Times New Roman" w:cs="Times New Roman"/>
          <w:sz w:val="28"/>
          <w:szCs w:val="28"/>
          <w:rPrChange w:id="20455" w:author="user pc" w:date="2022-03-15T10:14:00Z">
            <w:rPr/>
          </w:rPrChange>
        </w:rPr>
        <w:t>of</w:t>
      </w:r>
      <w:r>
        <w:rPr>
          <w:rFonts w:ascii="Times New Roman" w:cs="Times New Roman" w:hAnsi="Times New Roman"/>
          <w:sz w:val="28"/>
          <w:szCs w:val="28"/>
        </w:rPr>
        <w:t xml:space="preserve"> </w:t>
      </w:r>
      <w:r w:rsidRPr="F27D15DB">
        <w:rPr>
          <w:rFonts w:ascii="Times New Roman" w:cs="Times New Roman"/>
          <w:sz w:val="28"/>
          <w:szCs w:val="28"/>
          <w:rPrChange w:id="20456" w:author="user pc" w:date="2022-03-15T10:14:00Z">
            <w:rPr/>
          </w:rPrChange>
        </w:rPr>
        <w:t>an</w:t>
      </w:r>
      <w:r>
        <w:rPr>
          <w:rFonts w:ascii="Times New Roman" w:cs="Times New Roman" w:hAnsi="Times New Roman"/>
          <w:sz w:val="28"/>
          <w:szCs w:val="28"/>
        </w:rPr>
        <w:t xml:space="preserve"> </w:t>
      </w:r>
      <w:r w:rsidRPr="A4ED283D">
        <w:rPr>
          <w:rFonts w:ascii="Times New Roman" w:cs="Times New Roman"/>
          <w:sz w:val="28"/>
          <w:szCs w:val="28"/>
          <w:rPrChange w:id="20457" w:author="user pc" w:date="2022-03-15T10:14:00Z">
            <w:rPr/>
          </w:rPrChange>
        </w:rPr>
        <w:t>uncombined</w:t>
      </w:r>
      <w:r>
        <w:rPr>
          <w:rFonts w:ascii="Times New Roman" w:cs="Times New Roman" w:hAnsi="Times New Roman"/>
          <w:sz w:val="28"/>
          <w:szCs w:val="28"/>
        </w:rPr>
        <w:t xml:space="preserve"> </w:t>
      </w:r>
      <w:r w:rsidRPr="FEC8DABD">
        <w:rPr>
          <w:rFonts w:ascii="Times New Roman" w:cs="Times New Roman"/>
          <w:sz w:val="28"/>
          <w:szCs w:val="28"/>
          <w:rPrChange w:id="20458" w:author="user pc" w:date="2022-03-15T10:14:00Z">
            <w:rPr/>
          </w:rPrChange>
        </w:rPr>
        <w:t>element</w:t>
      </w:r>
      <w:r>
        <w:rPr>
          <w:rFonts w:ascii="Times New Roman" w:cs="Times New Roman" w:hAnsi="Times New Roman"/>
          <w:sz w:val="28"/>
          <w:szCs w:val="28"/>
        </w:rPr>
        <w:t xml:space="preserve"> </w:t>
      </w:r>
      <w:r w:rsidRPr="939E7B14">
        <w:rPr>
          <w:rFonts w:ascii="Times New Roman" w:cs="Times New Roman"/>
          <w:sz w:val="28"/>
          <w:szCs w:val="28"/>
          <w:rPrChange w:id="20459" w:author="user pc" w:date="2022-03-15T10:14:00Z">
            <w:rPr/>
          </w:rPrChange>
        </w:rPr>
        <w:t>is</w:t>
      </w:r>
      <w:r>
        <w:rPr>
          <w:rFonts w:ascii="Times New Roman" w:cs="Times New Roman" w:hAnsi="Times New Roman"/>
          <w:sz w:val="28"/>
          <w:szCs w:val="28"/>
        </w:rPr>
        <w:t xml:space="preserve"> </w:t>
      </w:r>
      <w:r w:rsidRPr="90805334">
        <w:rPr>
          <w:rFonts w:ascii="Times New Roman" w:cs="Times New Roman"/>
          <w:sz w:val="28"/>
          <w:szCs w:val="28"/>
          <w:rPrChange w:id="20460" w:author="user pc" w:date="2022-03-15T10:14:00Z">
            <w:rPr/>
          </w:rPrChange>
        </w:rPr>
        <w:t>zero.</w:t>
      </w:r>
      <w:r>
        <w:rPr>
          <w:rFonts w:ascii="Times New Roman" w:cs="Times New Roman" w:hAnsi="Times New Roman"/>
          <w:sz w:val="28"/>
          <w:szCs w:val="28"/>
        </w:rPr>
        <w:t xml:space="preserve"> That i</w:t>
      </w:r>
      <w:r w:rsidRPr="F2D27EFF">
        <w:rPr>
          <w:rFonts w:ascii="Times New Roman" w:cs="Times New Roman"/>
          <w:sz w:val="28"/>
          <w:szCs w:val="28"/>
          <w:rPrChange w:id="20461" w:author="user pc" w:date="2022-03-15T10:14:00Z">
            <w:rPr/>
          </w:rPrChange>
        </w:rPr>
        <w:t>s</w:t>
      </w:r>
      <w:r>
        <w:rPr>
          <w:rFonts w:ascii="Times New Roman" w:cs="Times New Roman" w:hAnsi="Times New Roman"/>
          <w:sz w:val="28"/>
          <w:szCs w:val="28"/>
        </w:rPr>
        <w:t xml:space="preserve"> </w:t>
      </w:r>
      <w:r w:rsidRPr="17E57319">
        <w:rPr>
          <w:rFonts w:ascii="Times New Roman" w:cs="Times New Roman"/>
          <w:sz w:val="28"/>
          <w:szCs w:val="28"/>
          <w:rPrChange w:id="20462" w:author="user pc" w:date="2022-03-15T10:14:00Z">
            <w:rPr/>
          </w:rPrChange>
        </w:rPr>
        <w:t>obviously</w:t>
      </w:r>
      <w:r>
        <w:rPr>
          <w:rFonts w:ascii="Times New Roman" w:cs="Times New Roman" w:hAnsi="Times New Roman"/>
          <w:sz w:val="28"/>
          <w:szCs w:val="28"/>
        </w:rPr>
        <w:t xml:space="preserve"> </w:t>
      </w:r>
      <w:r w:rsidRPr="095FE4E2">
        <w:rPr>
          <w:rFonts w:ascii="Times New Roman" w:cs="Times New Roman"/>
          <w:sz w:val="28"/>
          <w:szCs w:val="28"/>
          <w:rPrChange w:id="20463" w:author="user pc" w:date="2022-03-15T10:14:00Z">
            <w:rPr/>
          </w:rPrChange>
        </w:rPr>
        <w:t>so,</w:t>
      </w:r>
      <w:r>
        <w:rPr>
          <w:rFonts w:ascii="Times New Roman" w:cs="Times New Roman" w:hAnsi="Times New Roman"/>
          <w:sz w:val="28"/>
          <w:szCs w:val="28"/>
        </w:rPr>
        <w:t xml:space="preserve"> </w:t>
      </w:r>
      <w:r w:rsidRPr="6285BC61">
        <w:rPr>
          <w:rFonts w:ascii="Times New Roman" w:cs="Times New Roman"/>
          <w:sz w:val="28"/>
          <w:szCs w:val="28"/>
          <w:rPrChange w:id="20464" w:author="user pc" w:date="2022-03-15T10:14:00Z">
            <w:rPr/>
          </w:rPrChange>
        </w:rPr>
        <w:t>because</w:t>
      </w:r>
      <w:r>
        <w:rPr>
          <w:rFonts w:ascii="Times New Roman" w:cs="Times New Roman" w:hAnsi="Times New Roman"/>
          <w:sz w:val="28"/>
          <w:szCs w:val="28"/>
        </w:rPr>
        <w:t xml:space="preserve"> </w:t>
      </w:r>
      <w:r w:rsidRPr="16495B10">
        <w:rPr>
          <w:rFonts w:ascii="Times New Roman" w:cs="Times New Roman"/>
          <w:sz w:val="28"/>
          <w:szCs w:val="28"/>
          <w:rPrChange w:id="20465" w:author="user pc" w:date="2022-03-15T10:14:00Z">
            <w:rPr/>
          </w:rPrChange>
        </w:rPr>
        <w:t>it</w:t>
      </w:r>
      <w:r>
        <w:rPr>
          <w:rFonts w:ascii="Times New Roman" w:cs="Times New Roman" w:hAnsi="Times New Roman"/>
          <w:sz w:val="28"/>
          <w:szCs w:val="28"/>
        </w:rPr>
        <w:t xml:space="preserve"> </w:t>
      </w:r>
      <w:r w:rsidRPr="4E626B9A">
        <w:rPr>
          <w:rFonts w:ascii="Times New Roman" w:cs="Times New Roman"/>
          <w:sz w:val="28"/>
          <w:szCs w:val="28"/>
          <w:rPrChange w:id="20466" w:author="user pc" w:date="2022-03-15T10:14:00Z">
            <w:rPr/>
          </w:rPrChange>
        </w:rPr>
        <w:t>has</w:t>
      </w:r>
      <w:r>
        <w:rPr>
          <w:rFonts w:ascii="Times New Roman" w:cs="Times New Roman" w:hAnsi="Times New Roman"/>
          <w:sz w:val="28"/>
          <w:szCs w:val="28"/>
        </w:rPr>
        <w:t xml:space="preserve"> no</w:t>
      </w:r>
      <w:r w:rsidRPr="FEEE4311">
        <w:rPr>
          <w:rFonts w:ascii="Times New Roman" w:cs="Times New Roman"/>
          <w:sz w:val="28"/>
          <w:szCs w:val="28"/>
          <w:rPrChange w:id="20467" w:author="user pc" w:date="2022-03-15T10:14:00Z">
            <w:rPr/>
          </w:rPrChange>
        </w:rPr>
        <w:t>t</w:t>
      </w:r>
      <w:r>
        <w:rPr>
          <w:rFonts w:ascii="Times New Roman" w:cs="Times New Roman" w:hAnsi="Times New Roman"/>
          <w:sz w:val="28"/>
          <w:szCs w:val="28"/>
        </w:rPr>
        <w:t xml:space="preserve"> </w:t>
      </w:r>
      <w:r w:rsidRPr="1503DE2C">
        <w:rPr>
          <w:rFonts w:ascii="Times New Roman" w:cs="Times New Roman"/>
          <w:sz w:val="28"/>
          <w:szCs w:val="28"/>
          <w:rPrChange w:id="20468" w:author="user pc" w:date="2022-03-15T10:14:00Z">
            <w:rPr/>
          </w:rPrChange>
        </w:rPr>
        <w:t>been</w:t>
      </w:r>
      <w:r>
        <w:rPr>
          <w:rFonts w:ascii="Times New Roman" w:cs="Times New Roman" w:hAnsi="Times New Roman"/>
          <w:sz w:val="28"/>
          <w:szCs w:val="28"/>
        </w:rPr>
        <w:t xml:space="preserve"> </w:t>
      </w:r>
      <w:r w:rsidRPr="A6CB3139">
        <w:rPr>
          <w:rFonts w:ascii="Times New Roman" w:cs="Times New Roman"/>
          <w:sz w:val="28"/>
          <w:szCs w:val="28"/>
          <w:rPrChange w:id="20469" w:author="user pc" w:date="2022-03-15T10:14:00Z">
            <w:rPr/>
          </w:rPrChange>
        </w:rPr>
        <w:t>either</w:t>
      </w:r>
      <w:r>
        <w:rPr>
          <w:rFonts w:ascii="Times New Roman" w:cs="Times New Roman" w:hAnsi="Times New Roman"/>
          <w:sz w:val="28"/>
          <w:szCs w:val="28"/>
        </w:rPr>
        <w:t xml:space="preserve"> oxidized </w:t>
      </w:r>
      <w:r w:rsidRPr="CFA8DF74">
        <w:rPr>
          <w:rFonts w:ascii="Times New Roman" w:cs="Times New Roman"/>
          <w:sz w:val="28"/>
          <w:szCs w:val="28"/>
          <w:rPrChange w:id="20470" w:author="user pc" w:date="2022-03-15T10:14:00Z">
            <w:rPr/>
          </w:rPrChange>
        </w:rPr>
        <w:t>or</w:t>
      </w:r>
      <w:r>
        <w:rPr>
          <w:rFonts w:ascii="Times New Roman" w:cs="Times New Roman" w:hAnsi="Times New Roman"/>
          <w:sz w:val="28"/>
          <w:szCs w:val="28"/>
        </w:rPr>
        <w:t xml:space="preserve"> </w:t>
      </w:r>
      <w:r w:rsidRPr="9EF5DFFE">
        <w:rPr>
          <w:rFonts w:ascii="Times New Roman" w:cs="Times New Roman"/>
          <w:sz w:val="28"/>
          <w:szCs w:val="28"/>
          <w:rPrChange w:id="20471" w:author="user pc" w:date="2022-03-15T10:14:00Z">
            <w:rPr/>
          </w:rPrChange>
        </w:rPr>
        <w:t>reduced</w:t>
      </w:r>
      <w:r>
        <w:rPr>
          <w:rFonts w:ascii="Times New Roman" w:cs="Times New Roman" w:hAnsi="Times New Roman"/>
          <w:sz w:val="28"/>
          <w:szCs w:val="28"/>
        </w:rPr>
        <w:t xml:space="preserve"> </w:t>
      </w:r>
      <w:r w:rsidRPr="474C722E">
        <w:rPr>
          <w:rFonts w:ascii="Times New Roman" w:cs="Times New Roman"/>
          <w:sz w:val="28"/>
          <w:szCs w:val="28"/>
          <w:rPrChange w:id="20472" w:author="user pc" w:date="2022-03-15T10:14:00Z">
            <w:rPr/>
          </w:rPrChange>
        </w:rPr>
        <w:t>yet</w:t>
      </w:r>
      <w:r>
        <w:rPr>
          <w:rFonts w:ascii="Times New Roman" w:cs="Times New Roman" w:hAnsi="Times New Roman"/>
          <w:sz w:val="28"/>
          <w:szCs w:val="28"/>
        </w:rPr>
        <w:t xml:space="preserve">. </w:t>
      </w:r>
      <w:r w:rsidRPr="B4E1A46F">
        <w:rPr>
          <w:rFonts w:ascii="Times New Roman" w:cs="Times New Roman"/>
          <w:sz w:val="28"/>
          <w:szCs w:val="28"/>
          <w:rPrChange w:id="20473" w:author="user pc" w:date="2022-03-15T10:14:00Z">
            <w:rPr/>
          </w:rPrChange>
        </w:rPr>
        <w:t>This</w:t>
      </w:r>
      <w:r>
        <w:rPr>
          <w:rFonts w:ascii="Times New Roman" w:cs="Times New Roman" w:hAnsi="Times New Roman"/>
          <w:sz w:val="28"/>
          <w:szCs w:val="28"/>
        </w:rPr>
        <w:t xml:space="preserve"> </w:t>
      </w:r>
      <w:r w:rsidRPr="2FDF6DC8">
        <w:rPr>
          <w:rFonts w:ascii="Times New Roman" w:cs="Times New Roman"/>
          <w:sz w:val="28"/>
          <w:szCs w:val="28"/>
          <w:rPrChange w:id="20474" w:author="user pc" w:date="2022-03-15T10:14:00Z">
            <w:rPr/>
          </w:rPrChange>
        </w:rPr>
        <w:t>applies</w:t>
      </w:r>
      <w:r>
        <w:rPr>
          <w:rFonts w:ascii="Times New Roman" w:cs="Times New Roman" w:hAnsi="Times New Roman"/>
          <w:sz w:val="28"/>
          <w:szCs w:val="28"/>
        </w:rPr>
        <w:t xml:space="preserve"> </w:t>
      </w:r>
      <w:r w:rsidRPr="16CBA643">
        <w:rPr>
          <w:rFonts w:ascii="Times New Roman" w:cs="Times New Roman"/>
          <w:sz w:val="28"/>
          <w:szCs w:val="28"/>
          <w:rPrChange w:id="20475" w:author="user pc" w:date="2022-03-15T10:14:00Z">
            <w:rPr/>
          </w:rPrChange>
        </w:rPr>
        <w:t>whatever</w:t>
      </w:r>
      <w:r>
        <w:rPr>
          <w:rFonts w:ascii="Times New Roman" w:cs="Times New Roman" w:hAnsi="Times New Roman"/>
          <w:sz w:val="28"/>
          <w:szCs w:val="28"/>
        </w:rPr>
        <w:t xml:space="preserve"> </w:t>
      </w:r>
      <w:r w:rsidRPr="506B7396">
        <w:rPr>
          <w:rFonts w:ascii="Times New Roman" w:cs="Times New Roman"/>
          <w:sz w:val="28"/>
          <w:szCs w:val="28"/>
          <w:rPrChange w:id="20476" w:author="user pc" w:date="2022-03-15T10:14:00Z">
            <w:rPr/>
          </w:rPrChange>
        </w:rPr>
        <w:t>the</w:t>
      </w:r>
      <w:r>
        <w:rPr>
          <w:rFonts w:ascii="Times New Roman" w:cs="Times New Roman" w:hAnsi="Times New Roman"/>
          <w:sz w:val="28"/>
          <w:szCs w:val="28"/>
        </w:rPr>
        <w:t xml:space="preserve"> </w:t>
      </w:r>
      <w:r w:rsidRPr="267A7548">
        <w:rPr>
          <w:rFonts w:ascii="Times New Roman" w:cs="Times New Roman"/>
          <w:sz w:val="28"/>
          <w:szCs w:val="28"/>
          <w:rPrChange w:id="20477" w:author="user pc" w:date="2022-03-15T10:14:00Z">
            <w:rPr/>
          </w:rPrChange>
        </w:rPr>
        <w:t>structure</w:t>
      </w:r>
      <w:r>
        <w:rPr>
          <w:rFonts w:ascii="Times New Roman" w:cs="Times New Roman" w:hAnsi="Times New Roman"/>
          <w:sz w:val="28"/>
          <w:szCs w:val="28"/>
        </w:rPr>
        <w:t xml:space="preserve"> </w:t>
      </w:r>
      <w:r w:rsidRPr="79B96602">
        <w:rPr>
          <w:rFonts w:ascii="Times New Roman" w:cs="Times New Roman"/>
          <w:sz w:val="28"/>
          <w:szCs w:val="28"/>
          <w:rPrChange w:id="20478" w:author="user pc" w:date="2022-03-15T10:14:00Z">
            <w:rPr/>
          </w:rPrChange>
        </w:rPr>
        <w:t>of</w:t>
      </w:r>
      <w:r>
        <w:rPr>
          <w:rFonts w:ascii="Times New Roman" w:cs="Times New Roman" w:hAnsi="Times New Roman"/>
          <w:sz w:val="28"/>
          <w:szCs w:val="28"/>
        </w:rPr>
        <w:t xml:space="preserve"> </w:t>
      </w:r>
      <w:r w:rsidRPr="17B4DF4B">
        <w:rPr>
          <w:rFonts w:ascii="Times New Roman" w:cs="Times New Roman"/>
          <w:sz w:val="28"/>
          <w:szCs w:val="28"/>
          <w:rPrChange w:id="20479" w:author="user pc" w:date="2022-03-15T10:14:00Z">
            <w:rPr/>
          </w:rPrChange>
        </w:rPr>
        <w:t>the</w:t>
      </w:r>
      <w:r>
        <w:rPr>
          <w:rFonts w:ascii="Times New Roman" w:cs="Times New Roman" w:hAnsi="Times New Roman"/>
          <w:sz w:val="28"/>
          <w:szCs w:val="28"/>
        </w:rPr>
        <w:t xml:space="preserve"> </w:t>
      </w:r>
      <w:r w:rsidRPr="C85C3C28">
        <w:rPr>
          <w:rFonts w:ascii="Times New Roman" w:cs="Times New Roman"/>
          <w:sz w:val="28"/>
          <w:szCs w:val="28"/>
          <w:rPrChange w:id="20480" w:author="user pc" w:date="2022-03-15T10:14:00Z">
            <w:rPr/>
          </w:rPrChange>
        </w:rPr>
        <w:t>element-whether</w:t>
      </w:r>
      <w:r>
        <w:rPr>
          <w:rFonts w:ascii="Times New Roman" w:cs="Times New Roman" w:hAnsi="Times New Roman"/>
          <w:sz w:val="28"/>
          <w:szCs w:val="28"/>
        </w:rPr>
        <w:t xml:space="preserve"> </w:t>
      </w:r>
      <w:r w:rsidRPr="124674AA">
        <w:rPr>
          <w:rFonts w:ascii="Times New Roman" w:cs="Times New Roman"/>
          <w:sz w:val="28"/>
          <w:szCs w:val="28"/>
          <w:rPrChange w:id="20481" w:author="user pc" w:date="2022-03-15T10:14:00Z">
            <w:rPr/>
          </w:rPrChange>
        </w:rPr>
        <w:t>it</w:t>
      </w:r>
      <w:r>
        <w:rPr>
          <w:rFonts w:ascii="Times New Roman" w:cs="Times New Roman" w:hAnsi="Times New Roman"/>
          <w:sz w:val="28"/>
          <w:szCs w:val="28"/>
        </w:rPr>
        <w:t xml:space="preserve"> </w:t>
      </w:r>
      <w:r w:rsidRPr="39E1D682">
        <w:rPr>
          <w:rFonts w:ascii="Times New Roman" w:cs="Times New Roman"/>
          <w:sz w:val="28"/>
          <w:szCs w:val="28"/>
          <w:rPrChange w:id="20482" w:author="user pc" w:date="2022-03-15T10:14:00Z">
            <w:rPr/>
          </w:rPrChange>
        </w:rPr>
        <w:t>is,</w:t>
      </w:r>
      <w:r>
        <w:rPr>
          <w:rFonts w:ascii="Times New Roman" w:cs="Times New Roman" w:hAnsi="Times New Roman"/>
          <w:sz w:val="28"/>
          <w:szCs w:val="28"/>
        </w:rPr>
        <w:t xml:space="preserve"> </w:t>
      </w:r>
      <w:r w:rsidRPr="99D3C728">
        <w:rPr>
          <w:rFonts w:ascii="Times New Roman" w:cs="Times New Roman"/>
          <w:sz w:val="28"/>
          <w:szCs w:val="28"/>
          <w:rPrChange w:id="20483" w:author="user pc" w:date="2022-03-15T10:14:00Z">
            <w:rPr/>
          </w:rPrChange>
        </w:rPr>
        <w:t>for</w:t>
      </w:r>
      <w:r>
        <w:rPr>
          <w:rFonts w:ascii="Times New Roman" w:cs="Times New Roman" w:hAnsi="Times New Roman"/>
          <w:sz w:val="28"/>
          <w:szCs w:val="28"/>
        </w:rPr>
        <w:t xml:space="preserve"> </w:t>
      </w:r>
      <w:r w:rsidRPr="3304ED88">
        <w:rPr>
          <w:rFonts w:ascii="Times New Roman" w:cs="Times New Roman"/>
          <w:sz w:val="28"/>
          <w:szCs w:val="28"/>
          <w:rPrChange w:id="20484" w:author="user pc" w:date="2022-03-15T10:14:00Z">
            <w:rPr/>
          </w:rPrChange>
        </w:rPr>
        <w:t>example,</w:t>
      </w:r>
      <w:r>
        <w:rPr>
          <w:rFonts w:ascii="Times New Roman" w:cs="Times New Roman" w:hAnsi="Times New Roman"/>
          <w:sz w:val="28"/>
          <w:szCs w:val="28"/>
        </w:rPr>
        <w:t xml:space="preserve"> </w:t>
      </w:r>
      <w:r w:rsidRPr="70086DC5">
        <w:rPr>
          <w:rFonts w:ascii="Times New Roman" w:cs="Times New Roman"/>
          <w:sz w:val="28"/>
          <w:szCs w:val="28"/>
          <w:rPrChange w:id="20485" w:author="user pc" w:date="2022-03-15T10:14:00Z">
            <w:rPr/>
          </w:rPrChange>
        </w:rPr>
        <w:t>Xe</w:t>
      </w:r>
      <w:r>
        <w:rPr>
          <w:rFonts w:ascii="Times New Roman" w:cs="Times New Roman" w:hAnsi="Times New Roman"/>
          <w:sz w:val="28"/>
          <w:szCs w:val="28"/>
        </w:rPr>
        <w:t xml:space="preserve"> </w:t>
      </w:r>
      <w:r w:rsidRPr="BBB6617E">
        <w:rPr>
          <w:rFonts w:ascii="Times New Roman" w:cs="Times New Roman"/>
          <w:sz w:val="28"/>
          <w:szCs w:val="28"/>
          <w:rPrChange w:id="20486" w:author="user pc" w:date="2022-03-15T10:14:00Z">
            <w:rPr/>
          </w:rPrChange>
        </w:rPr>
        <w:t>or</w:t>
      </w:r>
      <w:r>
        <w:rPr>
          <w:rFonts w:ascii="Times New Roman" w:cs="Times New Roman" w:hAnsi="Times New Roman"/>
          <w:sz w:val="28"/>
          <w:szCs w:val="28"/>
        </w:rPr>
        <w:t xml:space="preserve"> </w:t>
      </w:r>
      <w:r w:rsidRPr="8D2909A3">
        <w:rPr>
          <w:rFonts w:ascii="Times New Roman" w:cs="Times New Roman"/>
          <w:sz w:val="28"/>
          <w:szCs w:val="28"/>
          <w:rPrChange w:id="20487" w:author="user pc" w:date="2022-03-15T10:14:00Z">
            <w:rPr/>
          </w:rPrChange>
        </w:rPr>
        <w:t>Cl</w:t>
      </w:r>
      <w:r w:rsidRPr="5AA8AAB8">
        <w:rPr>
          <w:rFonts w:ascii="Times New Roman" w:cs="Times New Roman"/>
          <w:sz w:val="28"/>
          <w:szCs w:val="28"/>
          <w:vertAlign w:val="subscript"/>
          <w:rPrChange w:id="20488" w:author="user pc" w:date="2022-03-15T10:14:00Z">
            <w:rPr>
              <w:vertAlign w:val="subscript"/>
            </w:rPr>
          </w:rPrChange>
        </w:rPr>
        <w:t>2</w:t>
      </w:r>
      <w:r>
        <w:rPr>
          <w:rFonts w:ascii="Times New Roman" w:cs="Times New Roman" w:hAnsi="Times New Roman"/>
          <w:sz w:val="28"/>
          <w:szCs w:val="28"/>
          <w:vertAlign w:val="subscript"/>
        </w:rPr>
        <w:t xml:space="preserve"> </w:t>
      </w:r>
      <w:r w:rsidRPr="B8943B42">
        <w:rPr>
          <w:rFonts w:ascii="Times New Roman" w:cs="Times New Roman"/>
          <w:sz w:val="28"/>
          <w:szCs w:val="28"/>
          <w:rPrChange w:id="20489" w:author="user pc" w:date="2022-03-15T10:14:00Z">
            <w:rPr/>
          </w:rPrChange>
        </w:rPr>
        <w:t>or</w:t>
      </w:r>
      <w:r>
        <w:rPr>
          <w:rFonts w:ascii="Times New Roman" w:cs="Times New Roman" w:hAnsi="Times New Roman"/>
          <w:sz w:val="28"/>
          <w:szCs w:val="28"/>
        </w:rPr>
        <w:t xml:space="preserve"> </w:t>
      </w:r>
      <w:r w:rsidRPr="F9DFFC25">
        <w:rPr>
          <w:rFonts w:ascii="Times New Roman" w:cs="Times New Roman"/>
          <w:sz w:val="28"/>
          <w:szCs w:val="28"/>
          <w:rPrChange w:id="20490" w:author="user pc" w:date="2022-03-15T10:14:00Z">
            <w:rPr/>
          </w:rPrChange>
        </w:rPr>
        <w:t>S</w:t>
      </w:r>
      <w:r w:rsidRPr="F3877C94">
        <w:rPr>
          <w:rFonts w:ascii="Times New Roman" w:cs="Times New Roman"/>
          <w:sz w:val="28"/>
          <w:szCs w:val="28"/>
          <w:vertAlign w:val="subscript"/>
          <w:rPrChange w:id="20491" w:author="user pc" w:date="2022-03-15T10:14:00Z">
            <w:rPr>
              <w:vertAlign w:val="subscript"/>
            </w:rPr>
          </w:rPrChange>
        </w:rPr>
        <w:t>8</w:t>
      </w:r>
      <w:r w:rsidRPr="F38565DF">
        <w:rPr>
          <w:rFonts w:ascii="Times New Roman" w:cs="Times New Roman"/>
          <w:sz w:val="28"/>
          <w:szCs w:val="28"/>
          <w:rPrChange w:id="20492" w:author="user pc" w:date="2022-03-15T10:14:00Z">
            <w:rPr/>
          </w:rPrChange>
        </w:rPr>
        <w:t>,</w:t>
      </w:r>
      <w:r>
        <w:rPr>
          <w:rFonts w:ascii="Times New Roman" w:cs="Times New Roman" w:hAnsi="Times New Roman"/>
          <w:sz w:val="28"/>
          <w:szCs w:val="28"/>
        </w:rPr>
        <w:t xml:space="preserve"> </w:t>
      </w:r>
      <w:r w:rsidRPr="FF8D7BBC">
        <w:rPr>
          <w:rFonts w:ascii="Times New Roman" w:cs="Times New Roman"/>
          <w:sz w:val="28"/>
          <w:szCs w:val="28"/>
          <w:rPrChange w:id="20493" w:author="user pc" w:date="2022-03-15T10:14:00Z">
            <w:rPr/>
          </w:rPrChange>
        </w:rPr>
        <w:t>or</w:t>
      </w:r>
      <w:r>
        <w:rPr>
          <w:rFonts w:ascii="Times New Roman" w:cs="Times New Roman" w:hAnsi="Times New Roman"/>
          <w:sz w:val="28"/>
          <w:szCs w:val="28"/>
        </w:rPr>
        <w:t xml:space="preserve"> </w:t>
      </w:r>
      <w:r w:rsidRPr="DD95FC08">
        <w:rPr>
          <w:rFonts w:ascii="Times New Roman" w:cs="Times New Roman"/>
          <w:sz w:val="28"/>
          <w:szCs w:val="28"/>
          <w:rPrChange w:id="20494" w:author="user pc" w:date="2022-03-15T10:14:00Z">
            <w:rPr/>
          </w:rPrChange>
        </w:rPr>
        <w:t>whether</w:t>
      </w:r>
      <w:r>
        <w:rPr>
          <w:rFonts w:ascii="Times New Roman" w:cs="Times New Roman" w:hAnsi="Times New Roman"/>
          <w:sz w:val="28"/>
          <w:szCs w:val="28"/>
        </w:rPr>
        <w:t xml:space="preserve"> </w:t>
      </w:r>
      <w:r w:rsidRPr="1E58AB74">
        <w:rPr>
          <w:rFonts w:ascii="Times New Roman" w:cs="Times New Roman"/>
          <w:sz w:val="28"/>
          <w:szCs w:val="28"/>
          <w:rPrChange w:id="20495" w:author="user pc" w:date="2022-03-15T10:14:00Z">
            <w:rPr/>
          </w:rPrChange>
        </w:rPr>
        <w:t>it</w:t>
      </w:r>
      <w:r>
        <w:rPr>
          <w:rFonts w:ascii="Times New Roman" w:cs="Times New Roman" w:hAnsi="Times New Roman"/>
          <w:sz w:val="28"/>
          <w:szCs w:val="28"/>
        </w:rPr>
        <w:t xml:space="preserve"> </w:t>
      </w:r>
      <w:r w:rsidRPr="825A464C">
        <w:rPr>
          <w:rFonts w:ascii="Times New Roman" w:cs="Times New Roman"/>
          <w:sz w:val="28"/>
          <w:szCs w:val="28"/>
          <w:rPrChange w:id="20496" w:author="user pc" w:date="2022-03-15T10:14:00Z">
            <w:rPr/>
          </w:rPrChange>
        </w:rPr>
        <w:t>has</w:t>
      </w:r>
      <w:r>
        <w:rPr>
          <w:rFonts w:ascii="Times New Roman" w:cs="Times New Roman" w:hAnsi="Times New Roman"/>
          <w:sz w:val="28"/>
          <w:szCs w:val="28"/>
        </w:rPr>
        <w:t xml:space="preserve"> </w:t>
      </w:r>
      <w:r w:rsidRPr="5DF8996F">
        <w:rPr>
          <w:rFonts w:ascii="Times New Roman" w:cs="Times New Roman"/>
          <w:sz w:val="28"/>
          <w:szCs w:val="28"/>
          <w:rPrChange w:id="20497" w:author="user pc" w:date="2022-03-15T10:14:00Z">
            <w:rPr/>
          </w:rPrChange>
        </w:rPr>
        <w:t>a</w:t>
      </w:r>
      <w:r>
        <w:rPr>
          <w:rFonts w:ascii="Times New Roman" w:cs="Times New Roman" w:hAnsi="Times New Roman"/>
          <w:sz w:val="28"/>
          <w:szCs w:val="28"/>
        </w:rPr>
        <w:t xml:space="preserve"> </w:t>
      </w:r>
      <w:r w:rsidRPr="1D3A16B5">
        <w:rPr>
          <w:rFonts w:ascii="Times New Roman" w:cs="Times New Roman"/>
          <w:sz w:val="28"/>
          <w:szCs w:val="28"/>
          <w:rPrChange w:id="20498" w:author="user pc" w:date="2022-03-15T10:14:00Z">
            <w:rPr/>
          </w:rPrChange>
        </w:rPr>
        <w:t>giant</w:t>
      </w:r>
      <w:r>
        <w:rPr>
          <w:rFonts w:ascii="Times New Roman" w:cs="Times New Roman" w:hAnsi="Times New Roman"/>
          <w:sz w:val="28"/>
          <w:szCs w:val="28"/>
        </w:rPr>
        <w:t xml:space="preserve"> </w:t>
      </w:r>
      <w:r w:rsidRPr="81E60830">
        <w:rPr>
          <w:rFonts w:ascii="Times New Roman" w:cs="Times New Roman"/>
          <w:sz w:val="28"/>
          <w:szCs w:val="28"/>
          <w:rPrChange w:id="20499" w:author="user pc" w:date="2022-03-15T10:14:00Z">
            <w:rPr/>
          </w:rPrChange>
        </w:rPr>
        <w:t>structure</w:t>
      </w:r>
      <w:r>
        <w:rPr>
          <w:rFonts w:ascii="Times New Roman" w:cs="Times New Roman" w:hAnsi="Times New Roman"/>
          <w:sz w:val="28"/>
          <w:szCs w:val="28"/>
        </w:rPr>
        <w:t xml:space="preserve"> </w:t>
      </w:r>
      <w:r w:rsidRPr="EFDFEAB9">
        <w:rPr>
          <w:rFonts w:ascii="Times New Roman" w:cs="Times New Roman"/>
          <w:sz w:val="28"/>
          <w:szCs w:val="28"/>
          <w:rPrChange w:id="20500" w:author="user pc" w:date="2022-03-15T10:14:00Z">
            <w:rPr/>
          </w:rPrChange>
        </w:rPr>
        <w:t>like</w:t>
      </w:r>
      <w:r>
        <w:rPr>
          <w:rFonts w:ascii="Times New Roman" w:cs="Times New Roman" w:hAnsi="Times New Roman"/>
          <w:sz w:val="28"/>
          <w:szCs w:val="28"/>
        </w:rPr>
        <w:t xml:space="preserve"> </w:t>
      </w:r>
      <w:r w:rsidRPr="D6A8192E">
        <w:rPr>
          <w:rFonts w:ascii="Times New Roman" w:cs="Times New Roman"/>
          <w:sz w:val="28"/>
          <w:szCs w:val="28"/>
          <w:rPrChange w:id="20501" w:author="user pc" w:date="2022-03-15T10:14:00Z">
            <w:rPr/>
          </w:rPrChange>
        </w:rPr>
        <w:t>carbon</w:t>
      </w:r>
      <w:r>
        <w:rPr>
          <w:rFonts w:ascii="Times New Roman" w:cs="Times New Roman" w:hAnsi="Times New Roman"/>
          <w:sz w:val="28"/>
          <w:szCs w:val="28"/>
        </w:rPr>
        <w:t xml:space="preserve"> </w:t>
      </w:r>
      <w:r w:rsidRPr="14C237A5">
        <w:rPr>
          <w:rFonts w:ascii="Times New Roman" w:cs="Times New Roman"/>
          <w:sz w:val="28"/>
          <w:szCs w:val="28"/>
          <w:rPrChange w:id="20502" w:author="user pc" w:date="2022-03-15T10:14:00Z">
            <w:rPr/>
          </w:rPrChange>
        </w:rPr>
        <w:t>or</w:t>
      </w:r>
      <w:r>
        <w:rPr>
          <w:rFonts w:ascii="Times New Roman" w:cs="Times New Roman" w:hAnsi="Times New Roman"/>
          <w:sz w:val="28"/>
          <w:szCs w:val="28"/>
        </w:rPr>
        <w:t xml:space="preserve"> </w:t>
      </w:r>
      <w:r w:rsidRPr="D6C3D53F">
        <w:rPr>
          <w:rFonts w:ascii="Times New Roman" w:cs="Times New Roman"/>
          <w:sz w:val="28"/>
          <w:szCs w:val="28"/>
          <w:rPrChange w:id="20503" w:author="user pc" w:date="2022-03-15T10:14:00Z">
            <w:rPr/>
          </w:rPrChange>
        </w:rPr>
        <w:t>silicon.</w:t>
      </w:r>
    </w:p>
    <w:p>
      <w:pPr>
        <w:pStyle w:val="style0"/>
        <w:rPr>
          <w:rFonts w:ascii="Times New Roman" w:cs="Times New Roman"/>
          <w:sz w:val="28"/>
          <w:szCs w:val="28"/>
          <w:rPrChange w:id="20504" w:author="user pc" w:date="2022-03-15T10:14:00Z">
            <w:rPr/>
          </w:rPrChange>
        </w:rPr>
      </w:pPr>
      <w:r w:rsidRPr="0FBB649A">
        <w:rPr>
          <w:rFonts w:ascii="Times New Roman" w:cs="Times New Roman"/>
          <w:sz w:val="28"/>
          <w:szCs w:val="28"/>
          <w:rPrChange w:id="20505" w:author="user pc" w:date="2022-03-15T10:14:00Z">
            <w:rPr/>
          </w:rPrChange>
        </w:rPr>
        <w:t>2.</w:t>
      </w:r>
      <w:r>
        <w:rPr>
          <w:rFonts w:ascii="Times New Roman" w:cs="Times New Roman" w:hAnsi="Times New Roman"/>
          <w:sz w:val="28"/>
          <w:szCs w:val="28"/>
        </w:rPr>
        <w:t xml:space="preserve"> </w:t>
      </w:r>
      <w:r w:rsidRPr="2A4F5057">
        <w:rPr>
          <w:rFonts w:ascii="Times New Roman" w:cs="Times New Roman"/>
          <w:sz w:val="28"/>
          <w:szCs w:val="28"/>
          <w:rPrChange w:id="20506" w:author="user pc" w:date="2022-03-15T10:14:00Z">
            <w:rPr/>
          </w:rPrChange>
        </w:rPr>
        <w:t>The</w:t>
      </w:r>
      <w:r>
        <w:rPr>
          <w:rFonts w:ascii="Times New Roman" w:cs="Times New Roman" w:hAnsi="Times New Roman"/>
          <w:sz w:val="28"/>
          <w:szCs w:val="28"/>
        </w:rPr>
        <w:t xml:space="preserve"> </w:t>
      </w:r>
      <w:r w:rsidRPr="86381CF6">
        <w:rPr>
          <w:rFonts w:ascii="Times New Roman" w:cs="Times New Roman"/>
          <w:sz w:val="28"/>
          <w:szCs w:val="28"/>
          <w:rPrChange w:id="20507" w:author="user pc" w:date="2022-03-15T10:14:00Z">
            <w:rPr/>
          </w:rPrChange>
        </w:rPr>
        <w:t>sum</w:t>
      </w:r>
      <w:r>
        <w:rPr>
          <w:rFonts w:ascii="Times New Roman" w:cs="Times New Roman" w:hAnsi="Times New Roman"/>
          <w:sz w:val="28"/>
          <w:szCs w:val="28"/>
        </w:rPr>
        <w:t xml:space="preserve"> </w:t>
      </w:r>
      <w:r w:rsidRPr="998E42F9">
        <w:rPr>
          <w:rFonts w:ascii="Times New Roman" w:cs="Times New Roman"/>
          <w:sz w:val="28"/>
          <w:szCs w:val="28"/>
          <w:rPrChange w:id="20508" w:author="user pc" w:date="2022-03-15T10:14:00Z">
            <w:rPr/>
          </w:rPrChange>
        </w:rPr>
        <w:t>of</w:t>
      </w:r>
      <w:r>
        <w:rPr>
          <w:rFonts w:ascii="Times New Roman" w:cs="Times New Roman" w:hAnsi="Times New Roman"/>
          <w:sz w:val="28"/>
          <w:szCs w:val="28"/>
        </w:rPr>
        <w:t xml:space="preserve"> </w:t>
      </w:r>
      <w:r w:rsidRPr="9E038390">
        <w:rPr>
          <w:rFonts w:ascii="Times New Roman" w:cs="Times New Roman"/>
          <w:sz w:val="28"/>
          <w:szCs w:val="28"/>
          <w:rPrChange w:id="20509" w:author="user pc" w:date="2022-03-15T10:14:00Z">
            <w:rPr/>
          </w:rPrChange>
        </w:rPr>
        <w:t>the</w:t>
      </w:r>
      <w:r>
        <w:rPr>
          <w:rFonts w:ascii="Times New Roman" w:cs="Times New Roman" w:hAnsi="Times New Roman"/>
          <w:sz w:val="28"/>
          <w:szCs w:val="28"/>
        </w:rPr>
        <w:t xml:space="preserve"> </w:t>
      </w:r>
      <w:r w:rsidRPr="F59E86BC">
        <w:rPr>
          <w:rFonts w:ascii="Times New Roman" w:cs="Times New Roman"/>
          <w:sz w:val="28"/>
          <w:szCs w:val="28"/>
          <w:rPrChange w:id="20510" w:author="user pc" w:date="2022-03-15T10:14:00Z">
            <w:rPr/>
          </w:rPrChange>
        </w:rPr>
        <w:t>oxidation</w:t>
      </w:r>
      <w:r>
        <w:rPr>
          <w:rFonts w:ascii="Times New Roman" w:cs="Times New Roman" w:hAnsi="Times New Roman"/>
          <w:sz w:val="28"/>
          <w:szCs w:val="28"/>
        </w:rPr>
        <w:t xml:space="preserve"> </w:t>
      </w:r>
      <w:r w:rsidRPr="A1494A1A">
        <w:rPr>
          <w:rFonts w:ascii="Times New Roman" w:cs="Times New Roman"/>
          <w:sz w:val="28"/>
          <w:szCs w:val="28"/>
          <w:rPrChange w:id="20511" w:author="user pc" w:date="2022-03-15T10:14:00Z">
            <w:rPr/>
          </w:rPrChange>
        </w:rPr>
        <w:t>states</w:t>
      </w:r>
      <w:r>
        <w:rPr>
          <w:rFonts w:ascii="Times New Roman" w:cs="Times New Roman" w:hAnsi="Times New Roman"/>
          <w:sz w:val="28"/>
          <w:szCs w:val="28"/>
        </w:rPr>
        <w:t xml:space="preserve"> </w:t>
      </w:r>
      <w:r w:rsidRPr="8C8BF944">
        <w:rPr>
          <w:rFonts w:ascii="Times New Roman" w:cs="Times New Roman"/>
          <w:sz w:val="28"/>
          <w:szCs w:val="28"/>
          <w:rPrChange w:id="20512" w:author="user pc" w:date="2022-03-15T10:14:00Z">
            <w:rPr/>
          </w:rPrChange>
        </w:rPr>
        <w:t>of</w:t>
      </w:r>
      <w:r>
        <w:rPr>
          <w:rFonts w:ascii="Times New Roman" w:cs="Times New Roman" w:hAnsi="Times New Roman"/>
          <w:sz w:val="28"/>
          <w:szCs w:val="28"/>
        </w:rPr>
        <w:t xml:space="preserve"> </w:t>
      </w:r>
      <w:r w:rsidRPr="337578E3">
        <w:rPr>
          <w:rFonts w:ascii="Times New Roman" w:cs="Times New Roman"/>
          <w:sz w:val="28"/>
          <w:szCs w:val="28"/>
          <w:rPrChange w:id="20513" w:author="user pc" w:date="2022-03-15T10:14:00Z">
            <w:rPr/>
          </w:rPrChange>
        </w:rPr>
        <w:t>all</w:t>
      </w:r>
      <w:r>
        <w:rPr>
          <w:rFonts w:ascii="Times New Roman" w:cs="Times New Roman" w:hAnsi="Times New Roman"/>
          <w:sz w:val="28"/>
          <w:szCs w:val="28"/>
        </w:rPr>
        <w:t xml:space="preserve"> </w:t>
      </w:r>
      <w:r w:rsidRPr="53F465D5">
        <w:rPr>
          <w:rFonts w:ascii="Times New Roman" w:cs="Times New Roman"/>
          <w:sz w:val="28"/>
          <w:szCs w:val="28"/>
          <w:rPrChange w:id="20514" w:author="user pc" w:date="2022-03-15T10:14:00Z">
            <w:rPr/>
          </w:rPrChange>
        </w:rPr>
        <w:t>the</w:t>
      </w:r>
      <w:r>
        <w:rPr>
          <w:rFonts w:ascii="Times New Roman" w:cs="Times New Roman" w:hAnsi="Times New Roman"/>
          <w:sz w:val="28"/>
          <w:szCs w:val="28"/>
        </w:rPr>
        <w:t xml:space="preserve"> </w:t>
      </w:r>
      <w:r w:rsidRPr="B8C535B7">
        <w:rPr>
          <w:rFonts w:ascii="Times New Roman" w:cs="Times New Roman"/>
          <w:sz w:val="28"/>
          <w:szCs w:val="28"/>
          <w:rPrChange w:id="20515" w:author="user pc" w:date="2022-03-15T10:14:00Z">
            <w:rPr/>
          </w:rPrChange>
        </w:rPr>
        <w:t>atoms</w:t>
      </w:r>
      <w:r>
        <w:rPr>
          <w:rFonts w:ascii="Times New Roman" w:cs="Times New Roman" w:hAnsi="Times New Roman"/>
          <w:sz w:val="28"/>
          <w:szCs w:val="28"/>
        </w:rPr>
        <w:t xml:space="preserve"> </w:t>
      </w:r>
      <w:r w:rsidRPr="037DC2C7">
        <w:rPr>
          <w:rFonts w:ascii="Times New Roman" w:cs="Times New Roman"/>
          <w:sz w:val="28"/>
          <w:szCs w:val="28"/>
          <w:rPrChange w:id="20516" w:author="user pc" w:date="2022-03-15T10:14:00Z">
            <w:rPr/>
          </w:rPrChange>
        </w:rPr>
        <w:t>or</w:t>
      </w:r>
      <w:r>
        <w:rPr>
          <w:rFonts w:ascii="Times New Roman" w:cs="Times New Roman" w:hAnsi="Times New Roman"/>
          <w:sz w:val="28"/>
          <w:szCs w:val="28"/>
        </w:rPr>
        <w:t xml:space="preserve"> </w:t>
      </w:r>
      <w:r w:rsidRPr="C019364B">
        <w:rPr>
          <w:rFonts w:ascii="Times New Roman" w:cs="Times New Roman"/>
          <w:sz w:val="28"/>
          <w:szCs w:val="28"/>
          <w:rPrChange w:id="20517" w:author="user pc" w:date="2022-03-15T10:14:00Z">
            <w:rPr/>
          </w:rPrChange>
        </w:rPr>
        <w:t>ions</w:t>
      </w:r>
      <w:r>
        <w:rPr>
          <w:rFonts w:ascii="Times New Roman" w:cs="Times New Roman" w:hAnsi="Times New Roman"/>
          <w:sz w:val="28"/>
          <w:szCs w:val="28"/>
        </w:rPr>
        <w:t xml:space="preserve"> </w:t>
      </w:r>
      <w:r w:rsidRPr="99F7F49A">
        <w:rPr>
          <w:rFonts w:ascii="Times New Roman" w:cs="Times New Roman"/>
          <w:sz w:val="28"/>
          <w:szCs w:val="28"/>
          <w:rPrChange w:id="20518" w:author="user pc" w:date="2022-03-15T10:14:00Z">
            <w:rPr/>
          </w:rPrChange>
        </w:rPr>
        <w:t>in</w:t>
      </w:r>
      <w:r>
        <w:rPr>
          <w:rFonts w:ascii="Times New Roman" w:cs="Times New Roman" w:hAnsi="Times New Roman"/>
          <w:sz w:val="28"/>
          <w:szCs w:val="28"/>
        </w:rPr>
        <w:t xml:space="preserve"> </w:t>
      </w:r>
      <w:r w:rsidRPr="C04ABE2F">
        <w:rPr>
          <w:rFonts w:ascii="Times New Roman" w:cs="Times New Roman"/>
          <w:sz w:val="28"/>
          <w:szCs w:val="28"/>
          <w:rPrChange w:id="20519" w:author="user pc" w:date="2022-03-15T10:14:00Z">
            <w:rPr/>
          </w:rPrChange>
        </w:rPr>
        <w:t>a</w:t>
      </w:r>
      <w:r>
        <w:rPr>
          <w:rFonts w:ascii="Times New Roman" w:cs="Times New Roman" w:hAnsi="Times New Roman"/>
          <w:sz w:val="28"/>
          <w:szCs w:val="28"/>
        </w:rPr>
        <w:t xml:space="preserve"> </w:t>
      </w:r>
      <w:r w:rsidRPr="A670AA17">
        <w:rPr>
          <w:rFonts w:ascii="Times New Roman" w:cs="Times New Roman"/>
          <w:sz w:val="28"/>
          <w:szCs w:val="28"/>
          <w:rPrChange w:id="20520" w:author="user pc" w:date="2022-03-15T10:14:00Z">
            <w:rPr/>
          </w:rPrChange>
        </w:rPr>
        <w:t>neutral</w:t>
      </w:r>
      <w:r>
        <w:rPr>
          <w:rFonts w:ascii="Times New Roman" w:cs="Times New Roman" w:hAnsi="Times New Roman"/>
          <w:sz w:val="28"/>
          <w:szCs w:val="28"/>
        </w:rPr>
        <w:t xml:space="preserve"> </w:t>
      </w:r>
      <w:r w:rsidRPr="A85F5B9C">
        <w:rPr>
          <w:rFonts w:ascii="Times New Roman" w:cs="Times New Roman"/>
          <w:sz w:val="28"/>
          <w:szCs w:val="28"/>
          <w:rPrChange w:id="20521" w:author="user pc" w:date="2022-03-15T10:14:00Z">
            <w:rPr/>
          </w:rPrChange>
        </w:rPr>
        <w:t>compound</w:t>
      </w:r>
      <w:r>
        <w:rPr>
          <w:rFonts w:ascii="Times New Roman" w:cs="Times New Roman" w:hAnsi="Times New Roman"/>
          <w:sz w:val="28"/>
          <w:szCs w:val="28"/>
        </w:rPr>
        <w:t xml:space="preserve"> </w:t>
      </w:r>
      <w:r w:rsidRPr="1BEDD71D">
        <w:rPr>
          <w:rFonts w:ascii="Times New Roman" w:cs="Times New Roman"/>
          <w:sz w:val="28"/>
          <w:szCs w:val="28"/>
          <w:rPrChange w:id="20522" w:author="user pc" w:date="2022-03-15T10:14:00Z">
            <w:rPr/>
          </w:rPrChange>
        </w:rPr>
        <w:t>is</w:t>
      </w:r>
      <w:r>
        <w:rPr>
          <w:rFonts w:ascii="Times New Roman" w:cs="Times New Roman" w:hAnsi="Times New Roman"/>
          <w:sz w:val="28"/>
          <w:szCs w:val="28"/>
        </w:rPr>
        <w:t xml:space="preserve"> </w:t>
      </w:r>
      <w:r w:rsidRPr="F46D3B95">
        <w:rPr>
          <w:rFonts w:ascii="Times New Roman" w:cs="Times New Roman"/>
          <w:sz w:val="28"/>
          <w:szCs w:val="28"/>
          <w:rPrChange w:id="20523" w:author="user pc" w:date="2022-03-15T10:14:00Z">
            <w:rPr/>
          </w:rPrChange>
        </w:rPr>
        <w:t>zero.</w:t>
      </w:r>
    </w:p>
    <w:p>
      <w:pPr>
        <w:pStyle w:val="style0"/>
        <w:rPr>
          <w:rFonts w:ascii="Times New Roman" w:cs="Times New Roman"/>
          <w:sz w:val="28"/>
          <w:szCs w:val="28"/>
          <w:rPrChange w:id="20524" w:author="user pc" w:date="2022-03-15T10:14:00Z">
            <w:rPr/>
          </w:rPrChange>
        </w:rPr>
      </w:pPr>
      <w:r w:rsidRPr="3BB7353A">
        <w:rPr>
          <w:rFonts w:ascii="Times New Roman" w:cs="Times New Roman"/>
          <w:sz w:val="28"/>
          <w:szCs w:val="28"/>
          <w:rPrChange w:id="20525" w:author="user pc" w:date="2022-03-15T10:14:00Z">
            <w:rPr/>
          </w:rPrChange>
        </w:rPr>
        <w:t>The</w:t>
      </w:r>
      <w:r>
        <w:rPr>
          <w:rFonts w:ascii="Times New Roman" w:cs="Times New Roman" w:hAnsi="Times New Roman"/>
          <w:sz w:val="28"/>
          <w:szCs w:val="28"/>
        </w:rPr>
        <w:t xml:space="preserve"> </w:t>
      </w:r>
      <w:r w:rsidRPr="9921DDEF">
        <w:rPr>
          <w:rFonts w:ascii="Times New Roman" w:cs="Times New Roman"/>
          <w:sz w:val="28"/>
          <w:szCs w:val="28"/>
          <w:rPrChange w:id="20526" w:author="user pc" w:date="2022-03-15T10:14:00Z">
            <w:rPr/>
          </w:rPrChange>
        </w:rPr>
        <w:t>sum</w:t>
      </w:r>
      <w:r>
        <w:rPr>
          <w:rFonts w:ascii="Times New Roman" w:cs="Times New Roman" w:hAnsi="Times New Roman"/>
          <w:sz w:val="28"/>
          <w:szCs w:val="28"/>
        </w:rPr>
        <w:t xml:space="preserve"> </w:t>
      </w:r>
      <w:r w:rsidRPr="55AA653B">
        <w:rPr>
          <w:rFonts w:ascii="Times New Roman" w:cs="Times New Roman"/>
          <w:sz w:val="28"/>
          <w:szCs w:val="28"/>
          <w:rPrChange w:id="20527" w:author="user pc" w:date="2022-03-15T10:14:00Z">
            <w:rPr/>
          </w:rPrChange>
        </w:rPr>
        <w:t>of</w:t>
      </w:r>
      <w:r>
        <w:rPr>
          <w:rFonts w:ascii="Times New Roman" w:cs="Times New Roman" w:hAnsi="Times New Roman"/>
          <w:sz w:val="28"/>
          <w:szCs w:val="28"/>
        </w:rPr>
        <w:t xml:space="preserve"> </w:t>
      </w:r>
      <w:r w:rsidRPr="2D1603CA">
        <w:rPr>
          <w:rFonts w:ascii="Times New Roman" w:cs="Times New Roman"/>
          <w:sz w:val="28"/>
          <w:szCs w:val="28"/>
          <w:rPrChange w:id="20528" w:author="user pc" w:date="2022-03-15T10:14:00Z">
            <w:rPr/>
          </w:rPrChange>
        </w:rPr>
        <w:t>the</w:t>
      </w:r>
      <w:r>
        <w:rPr>
          <w:rFonts w:ascii="Times New Roman" w:cs="Times New Roman" w:hAnsi="Times New Roman"/>
          <w:sz w:val="28"/>
          <w:szCs w:val="28"/>
        </w:rPr>
        <w:t xml:space="preserve"> </w:t>
      </w:r>
      <w:r w:rsidRPr="E5E1ADCB">
        <w:rPr>
          <w:rFonts w:ascii="Times New Roman" w:cs="Times New Roman"/>
          <w:sz w:val="28"/>
          <w:szCs w:val="28"/>
          <w:rPrChange w:id="20529" w:author="user pc" w:date="2022-03-15T10:14:00Z">
            <w:rPr/>
          </w:rPrChange>
        </w:rPr>
        <w:t>oxidation</w:t>
      </w:r>
      <w:r>
        <w:rPr>
          <w:rFonts w:ascii="Times New Roman" w:cs="Times New Roman" w:hAnsi="Times New Roman"/>
          <w:sz w:val="28"/>
          <w:szCs w:val="28"/>
        </w:rPr>
        <w:t xml:space="preserve"> </w:t>
      </w:r>
      <w:r w:rsidRPr="AB4FA7C2">
        <w:rPr>
          <w:rFonts w:ascii="Times New Roman" w:cs="Times New Roman"/>
          <w:sz w:val="28"/>
          <w:szCs w:val="28"/>
          <w:rPrChange w:id="20530" w:author="user pc" w:date="2022-03-15T10:14:00Z">
            <w:rPr/>
          </w:rPrChange>
        </w:rPr>
        <w:t>states</w:t>
      </w:r>
      <w:r>
        <w:rPr>
          <w:rFonts w:ascii="Times New Roman" w:cs="Times New Roman" w:hAnsi="Times New Roman"/>
          <w:sz w:val="28"/>
          <w:szCs w:val="28"/>
        </w:rPr>
        <w:t xml:space="preserve"> </w:t>
      </w:r>
      <w:r w:rsidRPr="54607C89">
        <w:rPr>
          <w:rFonts w:ascii="Times New Roman" w:cs="Times New Roman"/>
          <w:sz w:val="28"/>
          <w:szCs w:val="28"/>
          <w:rPrChange w:id="20531" w:author="user pc" w:date="2022-03-15T10:14:00Z">
            <w:rPr/>
          </w:rPrChange>
        </w:rPr>
        <w:t>of</w:t>
      </w:r>
      <w:r>
        <w:rPr>
          <w:rFonts w:ascii="Times New Roman" w:cs="Times New Roman" w:hAnsi="Times New Roman"/>
          <w:sz w:val="28"/>
          <w:szCs w:val="28"/>
        </w:rPr>
        <w:t xml:space="preserve"> </w:t>
      </w:r>
      <w:r w:rsidRPr="B9F0B6FB">
        <w:rPr>
          <w:rFonts w:ascii="Times New Roman" w:cs="Times New Roman"/>
          <w:sz w:val="28"/>
          <w:szCs w:val="28"/>
          <w:rPrChange w:id="20532" w:author="user pc" w:date="2022-03-15T10:14:00Z">
            <w:rPr/>
          </w:rPrChange>
        </w:rPr>
        <w:t>all</w:t>
      </w:r>
      <w:r>
        <w:rPr>
          <w:rFonts w:ascii="Times New Roman" w:cs="Times New Roman" w:hAnsi="Times New Roman"/>
          <w:sz w:val="28"/>
          <w:szCs w:val="28"/>
        </w:rPr>
        <w:t xml:space="preserve"> </w:t>
      </w:r>
      <w:r w:rsidRPr="7415272E">
        <w:rPr>
          <w:rFonts w:ascii="Times New Roman" w:cs="Times New Roman"/>
          <w:sz w:val="28"/>
          <w:szCs w:val="28"/>
          <w:rPrChange w:id="20533" w:author="user pc" w:date="2022-03-15T10:14:00Z">
            <w:rPr/>
          </w:rPrChange>
        </w:rPr>
        <w:t>the</w:t>
      </w:r>
      <w:r>
        <w:rPr>
          <w:rFonts w:ascii="Times New Roman" w:cs="Times New Roman" w:hAnsi="Times New Roman"/>
          <w:sz w:val="28"/>
          <w:szCs w:val="28"/>
        </w:rPr>
        <w:t xml:space="preserve"> </w:t>
      </w:r>
      <w:r w:rsidRPr="04C1394F">
        <w:rPr>
          <w:rFonts w:ascii="Times New Roman" w:cs="Times New Roman"/>
          <w:sz w:val="28"/>
          <w:szCs w:val="28"/>
          <w:rPrChange w:id="20534" w:author="user pc" w:date="2022-03-15T10:14:00Z">
            <w:rPr/>
          </w:rPrChange>
        </w:rPr>
        <w:t>atoms</w:t>
      </w:r>
      <w:r>
        <w:rPr>
          <w:rFonts w:ascii="Times New Roman" w:cs="Times New Roman" w:hAnsi="Times New Roman"/>
          <w:sz w:val="28"/>
          <w:szCs w:val="28"/>
        </w:rPr>
        <w:t xml:space="preserve"> </w:t>
      </w:r>
      <w:r w:rsidRPr="7E7BD110">
        <w:rPr>
          <w:rFonts w:ascii="Times New Roman" w:cs="Times New Roman"/>
          <w:sz w:val="28"/>
          <w:szCs w:val="28"/>
          <w:rPrChange w:id="20535" w:author="user pc" w:date="2022-03-15T10:14:00Z">
            <w:rPr/>
          </w:rPrChange>
        </w:rPr>
        <w:t>in</w:t>
      </w:r>
      <w:r>
        <w:rPr>
          <w:rFonts w:ascii="Times New Roman" w:cs="Times New Roman" w:hAnsi="Times New Roman"/>
          <w:sz w:val="28"/>
          <w:szCs w:val="28"/>
        </w:rPr>
        <w:t xml:space="preserve"> </w:t>
      </w:r>
      <w:r w:rsidRPr="6CD2F25D">
        <w:rPr>
          <w:rFonts w:ascii="Times New Roman" w:cs="Times New Roman"/>
          <w:sz w:val="28"/>
          <w:szCs w:val="28"/>
          <w:rPrChange w:id="20536" w:author="user pc" w:date="2022-03-15T10:14:00Z">
            <w:rPr/>
          </w:rPrChange>
        </w:rPr>
        <w:t>anion</w:t>
      </w:r>
      <w:r>
        <w:rPr>
          <w:rFonts w:ascii="Times New Roman" w:cs="Times New Roman" w:hAnsi="Times New Roman"/>
          <w:sz w:val="28"/>
          <w:szCs w:val="28"/>
        </w:rPr>
        <w:t xml:space="preserve"> </w:t>
      </w:r>
      <w:r w:rsidRPr="AFD16EAC">
        <w:rPr>
          <w:rFonts w:ascii="Times New Roman" w:cs="Times New Roman"/>
          <w:sz w:val="28"/>
          <w:szCs w:val="28"/>
          <w:rPrChange w:id="20537" w:author="user pc" w:date="2022-03-15T10:14:00Z">
            <w:rPr/>
          </w:rPrChange>
        </w:rPr>
        <w:t>is</w:t>
      </w:r>
      <w:r>
        <w:rPr>
          <w:rFonts w:ascii="Times New Roman" w:cs="Times New Roman" w:hAnsi="Times New Roman"/>
          <w:sz w:val="28"/>
          <w:szCs w:val="28"/>
        </w:rPr>
        <w:t xml:space="preserve"> </w:t>
      </w:r>
      <w:r w:rsidRPr="01E4AF7A">
        <w:rPr>
          <w:rFonts w:ascii="Times New Roman" w:cs="Times New Roman"/>
          <w:sz w:val="28"/>
          <w:szCs w:val="28"/>
          <w:rPrChange w:id="20538" w:author="user pc" w:date="2022-03-15T10:14:00Z">
            <w:rPr/>
          </w:rPrChange>
        </w:rPr>
        <w:t>equal</w:t>
      </w:r>
      <w:r>
        <w:rPr>
          <w:rFonts w:ascii="Times New Roman" w:cs="Times New Roman" w:hAnsi="Times New Roman"/>
          <w:sz w:val="28"/>
          <w:szCs w:val="28"/>
        </w:rPr>
        <w:t xml:space="preserve"> </w:t>
      </w:r>
      <w:r w:rsidRPr="6B6FF1DE">
        <w:rPr>
          <w:rFonts w:ascii="Times New Roman" w:cs="Times New Roman"/>
          <w:sz w:val="28"/>
          <w:szCs w:val="28"/>
          <w:rPrChange w:id="20539" w:author="user pc" w:date="2022-03-15T10:14:00Z">
            <w:rPr/>
          </w:rPrChange>
        </w:rPr>
        <w:t>to</w:t>
      </w:r>
      <w:r>
        <w:rPr>
          <w:rFonts w:ascii="Times New Roman" w:cs="Times New Roman" w:hAnsi="Times New Roman"/>
          <w:sz w:val="28"/>
          <w:szCs w:val="28"/>
        </w:rPr>
        <w:t xml:space="preserve"> </w:t>
      </w:r>
      <w:r w:rsidRPr="8684EE83">
        <w:rPr>
          <w:rFonts w:ascii="Times New Roman" w:cs="Times New Roman"/>
          <w:sz w:val="28"/>
          <w:szCs w:val="28"/>
          <w:rPrChange w:id="20540" w:author="user pc" w:date="2022-03-15T10:14:00Z">
            <w:rPr/>
          </w:rPrChange>
        </w:rPr>
        <w:t>the</w:t>
      </w:r>
      <w:r>
        <w:rPr>
          <w:rFonts w:ascii="Times New Roman" w:cs="Times New Roman" w:hAnsi="Times New Roman"/>
          <w:sz w:val="28"/>
          <w:szCs w:val="28"/>
        </w:rPr>
        <w:t xml:space="preserve"> </w:t>
      </w:r>
      <w:r w:rsidRPr="7382406D">
        <w:rPr>
          <w:rFonts w:ascii="Times New Roman" w:cs="Times New Roman"/>
          <w:sz w:val="28"/>
          <w:szCs w:val="28"/>
          <w:rPrChange w:id="20541" w:author="user pc" w:date="2022-03-15T10:14:00Z">
            <w:rPr/>
          </w:rPrChange>
        </w:rPr>
        <w:t>charge</w:t>
      </w:r>
      <w:r>
        <w:rPr>
          <w:rFonts w:ascii="Times New Roman" w:cs="Times New Roman" w:hAnsi="Times New Roman"/>
          <w:sz w:val="28"/>
          <w:szCs w:val="28"/>
        </w:rPr>
        <w:t xml:space="preserve"> </w:t>
      </w:r>
      <w:r w:rsidRPr="3B886FB3">
        <w:rPr>
          <w:rFonts w:ascii="Times New Roman" w:cs="Times New Roman"/>
          <w:sz w:val="28"/>
          <w:szCs w:val="28"/>
          <w:rPrChange w:id="20542" w:author="user pc" w:date="2022-03-15T10:14:00Z">
            <w:rPr/>
          </w:rPrChange>
        </w:rPr>
        <w:t>on</w:t>
      </w:r>
      <w:r>
        <w:rPr>
          <w:rFonts w:ascii="Times New Roman" w:cs="Times New Roman" w:hAnsi="Times New Roman"/>
          <w:sz w:val="28"/>
          <w:szCs w:val="28"/>
        </w:rPr>
        <w:t xml:space="preserve"> </w:t>
      </w:r>
      <w:r w:rsidRPr="67822013">
        <w:rPr>
          <w:rFonts w:ascii="Times New Roman" w:cs="Times New Roman"/>
          <w:sz w:val="28"/>
          <w:szCs w:val="28"/>
          <w:rPrChange w:id="20543" w:author="user pc" w:date="2022-03-15T10:14:00Z">
            <w:rPr/>
          </w:rPrChange>
        </w:rPr>
        <w:t>the</w:t>
      </w:r>
      <w:r>
        <w:rPr>
          <w:rFonts w:ascii="Times New Roman" w:cs="Times New Roman" w:hAnsi="Times New Roman"/>
          <w:sz w:val="28"/>
          <w:szCs w:val="28"/>
        </w:rPr>
        <w:t xml:space="preserve"> </w:t>
      </w:r>
      <w:r w:rsidRPr="087A34D6">
        <w:rPr>
          <w:rFonts w:ascii="Times New Roman" w:cs="Times New Roman"/>
          <w:sz w:val="28"/>
          <w:szCs w:val="28"/>
          <w:rPrChange w:id="20544" w:author="user pc" w:date="2022-03-15T10:14:00Z">
            <w:rPr/>
          </w:rPrChange>
        </w:rPr>
        <w:t>ion.</w:t>
      </w:r>
    </w:p>
    <w:p>
      <w:pPr>
        <w:pStyle w:val="style0"/>
        <w:rPr>
          <w:rFonts w:ascii="Times New Roman" w:cs="Times New Roman"/>
          <w:sz w:val="28"/>
          <w:szCs w:val="28"/>
          <w:rPrChange w:id="20545" w:author="user pc" w:date="2022-03-15T10:14:00Z">
            <w:rPr/>
          </w:rPrChange>
        </w:rPr>
      </w:pPr>
      <w:r w:rsidRPr="5FFF7A9E">
        <w:rPr>
          <w:rFonts w:ascii="Times New Roman" w:cs="Times New Roman"/>
          <w:sz w:val="28"/>
          <w:szCs w:val="28"/>
          <w:rPrChange w:id="20546" w:author="user pc" w:date="2022-03-15T10:14:00Z">
            <w:rPr/>
          </w:rPrChange>
        </w:rPr>
        <w:t>3.</w:t>
      </w:r>
      <w:r>
        <w:rPr>
          <w:rFonts w:ascii="Times New Roman" w:cs="Times New Roman" w:hAnsi="Times New Roman"/>
          <w:sz w:val="28"/>
          <w:szCs w:val="28"/>
        </w:rPr>
        <w:t xml:space="preserve"> </w:t>
      </w:r>
      <w:r w:rsidRPr="F1AFD6B4">
        <w:rPr>
          <w:rFonts w:ascii="Times New Roman" w:cs="Times New Roman"/>
          <w:sz w:val="28"/>
          <w:szCs w:val="28"/>
          <w:rPrChange w:id="20547" w:author="user pc" w:date="2022-03-15T10:14:00Z">
            <w:rPr/>
          </w:rPrChange>
        </w:rPr>
        <w:t>The</w:t>
      </w:r>
      <w:r>
        <w:rPr>
          <w:rFonts w:ascii="Times New Roman" w:cs="Times New Roman" w:hAnsi="Times New Roman"/>
          <w:sz w:val="28"/>
          <w:szCs w:val="28"/>
        </w:rPr>
        <w:t xml:space="preserve"> </w:t>
      </w:r>
      <w:r w:rsidRPr="7D71ECDD">
        <w:rPr>
          <w:rFonts w:ascii="Times New Roman" w:cs="Times New Roman"/>
          <w:sz w:val="28"/>
          <w:szCs w:val="28"/>
          <w:rPrChange w:id="20548" w:author="user pc" w:date="2022-03-15T10:14:00Z">
            <w:rPr/>
          </w:rPrChange>
        </w:rPr>
        <w:t>more</w:t>
      </w:r>
      <w:r>
        <w:rPr>
          <w:rFonts w:ascii="Times New Roman" w:cs="Times New Roman" w:hAnsi="Times New Roman"/>
          <w:sz w:val="28"/>
          <w:szCs w:val="28"/>
        </w:rPr>
        <w:t xml:space="preserve"> </w:t>
      </w:r>
      <w:r w:rsidRPr="ECF5FD2F">
        <w:rPr>
          <w:rFonts w:ascii="Times New Roman" w:cs="Times New Roman"/>
          <w:sz w:val="28"/>
          <w:szCs w:val="28"/>
          <w:rPrChange w:id="20549" w:author="user pc" w:date="2022-03-15T10:14:00Z">
            <w:rPr/>
          </w:rPrChange>
        </w:rPr>
        <w:t>electronegative</w:t>
      </w:r>
      <w:r>
        <w:rPr>
          <w:rFonts w:ascii="Times New Roman" w:cs="Times New Roman" w:hAnsi="Times New Roman"/>
          <w:sz w:val="28"/>
          <w:szCs w:val="28"/>
        </w:rPr>
        <w:t xml:space="preserve"> </w:t>
      </w:r>
      <w:r w:rsidRPr="8965C4F5">
        <w:rPr>
          <w:rFonts w:ascii="Times New Roman" w:cs="Times New Roman"/>
          <w:sz w:val="28"/>
          <w:szCs w:val="28"/>
          <w:rPrChange w:id="20550" w:author="user pc" w:date="2022-03-15T10:14:00Z">
            <w:rPr/>
          </w:rPrChange>
        </w:rPr>
        <w:t>element</w:t>
      </w:r>
      <w:r>
        <w:rPr>
          <w:rFonts w:ascii="Times New Roman" w:cs="Times New Roman" w:hAnsi="Times New Roman"/>
          <w:sz w:val="28"/>
          <w:szCs w:val="28"/>
        </w:rPr>
        <w:t xml:space="preserve"> </w:t>
      </w:r>
      <w:r w:rsidRPr="88D57BBE">
        <w:rPr>
          <w:rFonts w:ascii="Times New Roman" w:cs="Times New Roman"/>
          <w:sz w:val="28"/>
          <w:szCs w:val="28"/>
          <w:rPrChange w:id="20551" w:author="user pc" w:date="2022-03-15T10:14:00Z">
            <w:rPr/>
          </w:rPrChange>
        </w:rPr>
        <w:t>in</w:t>
      </w:r>
      <w:r>
        <w:rPr>
          <w:rFonts w:ascii="Times New Roman" w:cs="Times New Roman" w:hAnsi="Times New Roman"/>
          <w:sz w:val="28"/>
          <w:szCs w:val="28"/>
        </w:rPr>
        <w:t xml:space="preserve"> </w:t>
      </w:r>
      <w:r w:rsidRPr="AC7839BF">
        <w:rPr>
          <w:rFonts w:ascii="Times New Roman" w:cs="Times New Roman"/>
          <w:sz w:val="28"/>
          <w:szCs w:val="28"/>
          <w:rPrChange w:id="20552" w:author="user pc" w:date="2022-03-15T10:14:00Z">
            <w:rPr/>
          </w:rPrChange>
        </w:rPr>
        <w:t>a</w:t>
      </w:r>
      <w:r>
        <w:rPr>
          <w:rFonts w:ascii="Times New Roman" w:cs="Times New Roman" w:hAnsi="Times New Roman"/>
          <w:sz w:val="28"/>
          <w:szCs w:val="28"/>
        </w:rPr>
        <w:t xml:space="preserve"> </w:t>
      </w:r>
      <w:r w:rsidRPr="B0174F71">
        <w:rPr>
          <w:rFonts w:ascii="Times New Roman" w:cs="Times New Roman"/>
          <w:sz w:val="28"/>
          <w:szCs w:val="28"/>
          <w:rPrChange w:id="20553" w:author="user pc" w:date="2022-03-15T10:14:00Z">
            <w:rPr/>
          </w:rPrChange>
        </w:rPr>
        <w:t>substance</w:t>
      </w:r>
      <w:r>
        <w:rPr>
          <w:rFonts w:ascii="Times New Roman" w:cs="Times New Roman" w:hAnsi="Times New Roman"/>
          <w:sz w:val="28"/>
          <w:szCs w:val="28"/>
        </w:rPr>
        <w:t xml:space="preserve"> </w:t>
      </w:r>
      <w:r w:rsidRPr="9856BAAD">
        <w:rPr>
          <w:rFonts w:ascii="Times New Roman" w:cs="Times New Roman"/>
          <w:sz w:val="28"/>
          <w:szCs w:val="28"/>
          <w:rPrChange w:id="20554" w:author="user pc" w:date="2022-03-15T10:14:00Z">
            <w:rPr/>
          </w:rPrChange>
        </w:rPr>
        <w:t>is</w:t>
      </w:r>
      <w:r>
        <w:rPr>
          <w:rFonts w:ascii="Times New Roman" w:cs="Times New Roman" w:hAnsi="Times New Roman"/>
          <w:sz w:val="28"/>
          <w:szCs w:val="28"/>
        </w:rPr>
        <w:t xml:space="preserve"> </w:t>
      </w:r>
      <w:r w:rsidRPr="62668E7E">
        <w:rPr>
          <w:rFonts w:ascii="Times New Roman" w:cs="Times New Roman"/>
          <w:sz w:val="28"/>
          <w:szCs w:val="28"/>
          <w:rPrChange w:id="20555" w:author="user pc" w:date="2022-03-15T10:14:00Z">
            <w:rPr/>
          </w:rPrChange>
        </w:rPr>
        <w:t>given</w:t>
      </w:r>
      <w:r>
        <w:rPr>
          <w:rFonts w:ascii="Times New Roman" w:cs="Times New Roman" w:hAnsi="Times New Roman"/>
          <w:sz w:val="28"/>
          <w:szCs w:val="28"/>
        </w:rPr>
        <w:t xml:space="preserve"> </w:t>
      </w:r>
      <w:r w:rsidRPr="6C616C05">
        <w:rPr>
          <w:rFonts w:ascii="Times New Roman" w:cs="Times New Roman"/>
          <w:sz w:val="28"/>
          <w:szCs w:val="28"/>
          <w:rPrChange w:id="20556" w:author="user pc" w:date="2022-03-15T10:14:00Z">
            <w:rPr/>
          </w:rPrChange>
        </w:rPr>
        <w:t>a</w:t>
      </w:r>
      <w:r>
        <w:rPr>
          <w:rFonts w:ascii="Times New Roman" w:cs="Times New Roman" w:hAnsi="Times New Roman"/>
          <w:sz w:val="28"/>
          <w:szCs w:val="28"/>
        </w:rPr>
        <w:t xml:space="preserve"> </w:t>
      </w:r>
      <w:r w:rsidRPr="C80DAC20">
        <w:rPr>
          <w:rFonts w:ascii="Times New Roman" w:cs="Times New Roman"/>
          <w:sz w:val="28"/>
          <w:szCs w:val="28"/>
          <w:rPrChange w:id="20557" w:author="user pc" w:date="2022-03-15T10:14:00Z">
            <w:rPr/>
          </w:rPrChange>
        </w:rPr>
        <w:t>negative</w:t>
      </w:r>
      <w:r>
        <w:rPr>
          <w:rFonts w:ascii="Times New Roman" w:cs="Times New Roman" w:hAnsi="Times New Roman"/>
          <w:sz w:val="28"/>
          <w:szCs w:val="28"/>
        </w:rPr>
        <w:t xml:space="preserve"> </w:t>
      </w:r>
      <w:r w:rsidRPr="3AE65057">
        <w:rPr>
          <w:rFonts w:ascii="Times New Roman" w:cs="Times New Roman"/>
          <w:sz w:val="28"/>
          <w:szCs w:val="28"/>
          <w:rPrChange w:id="20558" w:author="user pc" w:date="2022-03-15T10:14:00Z">
            <w:rPr/>
          </w:rPrChange>
        </w:rPr>
        <w:t>oxidation</w:t>
      </w:r>
      <w:r>
        <w:rPr>
          <w:rFonts w:ascii="Times New Roman" w:cs="Times New Roman" w:hAnsi="Times New Roman"/>
          <w:sz w:val="28"/>
          <w:szCs w:val="28"/>
        </w:rPr>
        <w:t xml:space="preserve"> </w:t>
      </w:r>
      <w:r w:rsidRPr="E849E71F">
        <w:rPr>
          <w:rFonts w:ascii="Times New Roman" w:cs="Times New Roman"/>
          <w:sz w:val="28"/>
          <w:szCs w:val="28"/>
          <w:rPrChange w:id="20559" w:author="user pc" w:date="2022-03-15T10:14:00Z">
            <w:rPr/>
          </w:rPrChange>
        </w:rPr>
        <w:t>state.</w:t>
      </w:r>
      <w:r>
        <w:rPr>
          <w:rFonts w:ascii="Times New Roman" w:cs="Times New Roman" w:hAnsi="Times New Roman"/>
          <w:sz w:val="28"/>
          <w:szCs w:val="28"/>
        </w:rPr>
        <w:t xml:space="preserve"> </w:t>
      </w:r>
      <w:r w:rsidRPr="10200BA3">
        <w:rPr>
          <w:rFonts w:ascii="Times New Roman" w:cs="Times New Roman"/>
          <w:sz w:val="28"/>
          <w:szCs w:val="28"/>
          <w:rPrChange w:id="20560" w:author="user pc" w:date="2022-03-15T10:14:00Z">
            <w:rPr/>
          </w:rPrChange>
        </w:rPr>
        <w:t>The</w:t>
      </w:r>
      <w:r>
        <w:rPr>
          <w:rFonts w:ascii="Times New Roman" w:cs="Times New Roman" w:hAnsi="Times New Roman"/>
          <w:sz w:val="28"/>
          <w:szCs w:val="28"/>
        </w:rPr>
        <w:t xml:space="preserve"> </w:t>
      </w:r>
      <w:r w:rsidRPr="91C0FB4E">
        <w:rPr>
          <w:rFonts w:ascii="Times New Roman" w:cs="Times New Roman"/>
          <w:sz w:val="28"/>
          <w:szCs w:val="28"/>
          <w:rPrChange w:id="20561" w:author="user pc" w:date="2022-03-15T10:14:00Z">
            <w:rPr/>
          </w:rPrChange>
        </w:rPr>
        <w:t>less</w:t>
      </w:r>
      <w:r>
        <w:rPr>
          <w:rFonts w:ascii="Times New Roman" w:cs="Times New Roman" w:hAnsi="Times New Roman"/>
          <w:sz w:val="28"/>
          <w:szCs w:val="28"/>
        </w:rPr>
        <w:t xml:space="preserve"> </w:t>
      </w:r>
      <w:r w:rsidRPr="49CF46C9">
        <w:rPr>
          <w:rFonts w:ascii="Times New Roman" w:cs="Times New Roman"/>
          <w:sz w:val="28"/>
          <w:szCs w:val="28"/>
          <w:rPrChange w:id="20562" w:author="user pc" w:date="2022-03-15T10:14:00Z">
            <w:rPr/>
          </w:rPrChange>
        </w:rPr>
        <w:t>electronegative</w:t>
      </w:r>
      <w:r>
        <w:rPr>
          <w:rFonts w:ascii="Times New Roman" w:cs="Times New Roman" w:hAnsi="Times New Roman"/>
          <w:sz w:val="28"/>
          <w:szCs w:val="28"/>
        </w:rPr>
        <w:t xml:space="preserve"> </w:t>
      </w:r>
      <w:r w:rsidRPr="8981DB84">
        <w:rPr>
          <w:rFonts w:ascii="Times New Roman" w:cs="Times New Roman"/>
          <w:sz w:val="28"/>
          <w:szCs w:val="28"/>
          <w:rPrChange w:id="20563" w:author="user pc" w:date="2022-03-15T10:14:00Z">
            <w:rPr/>
          </w:rPrChange>
        </w:rPr>
        <w:t>one</w:t>
      </w:r>
      <w:r>
        <w:rPr>
          <w:rFonts w:ascii="Times New Roman" w:cs="Times New Roman" w:hAnsi="Times New Roman"/>
          <w:sz w:val="28"/>
          <w:szCs w:val="28"/>
        </w:rPr>
        <w:t xml:space="preserve"> </w:t>
      </w:r>
      <w:r w:rsidRPr="1AE2FE38">
        <w:rPr>
          <w:rFonts w:ascii="Times New Roman" w:cs="Times New Roman"/>
          <w:sz w:val="28"/>
          <w:szCs w:val="28"/>
          <w:rPrChange w:id="20564" w:author="user pc" w:date="2022-03-15T10:14:00Z">
            <w:rPr/>
          </w:rPrChange>
        </w:rPr>
        <w:t>is</w:t>
      </w:r>
      <w:r>
        <w:rPr>
          <w:rFonts w:ascii="Times New Roman" w:cs="Times New Roman" w:hAnsi="Times New Roman"/>
          <w:sz w:val="28"/>
          <w:szCs w:val="28"/>
        </w:rPr>
        <w:t xml:space="preserve"> </w:t>
      </w:r>
      <w:r w:rsidRPr="2A40C8E1">
        <w:rPr>
          <w:rFonts w:ascii="Times New Roman" w:cs="Times New Roman"/>
          <w:sz w:val="28"/>
          <w:szCs w:val="28"/>
          <w:rPrChange w:id="20565" w:author="user pc" w:date="2022-03-15T10:14:00Z">
            <w:rPr/>
          </w:rPrChange>
        </w:rPr>
        <w:t>given</w:t>
      </w:r>
      <w:r>
        <w:rPr>
          <w:rFonts w:ascii="Times New Roman" w:cs="Times New Roman" w:hAnsi="Times New Roman"/>
          <w:sz w:val="28"/>
          <w:szCs w:val="28"/>
        </w:rPr>
        <w:t xml:space="preserve"> </w:t>
      </w:r>
      <w:r w:rsidRPr="FFCF84FD">
        <w:rPr>
          <w:rFonts w:ascii="Times New Roman" w:cs="Times New Roman"/>
          <w:sz w:val="28"/>
          <w:szCs w:val="28"/>
          <w:rPrChange w:id="20566" w:author="user pc" w:date="2022-03-15T10:14:00Z">
            <w:rPr/>
          </w:rPrChange>
        </w:rPr>
        <w:t>a</w:t>
      </w:r>
      <w:r>
        <w:rPr>
          <w:rFonts w:ascii="Times New Roman" w:cs="Times New Roman" w:hAnsi="Times New Roman"/>
          <w:sz w:val="28"/>
          <w:szCs w:val="28"/>
        </w:rPr>
        <w:t xml:space="preserve"> </w:t>
      </w:r>
      <w:r w:rsidRPr="DB715D58">
        <w:rPr>
          <w:rFonts w:ascii="Times New Roman" w:cs="Times New Roman"/>
          <w:sz w:val="28"/>
          <w:szCs w:val="28"/>
          <w:rPrChange w:id="20567" w:author="user pc" w:date="2022-03-15T10:14:00Z">
            <w:rPr/>
          </w:rPrChange>
        </w:rPr>
        <w:t>positive</w:t>
      </w:r>
      <w:r>
        <w:rPr>
          <w:rFonts w:ascii="Times New Roman" w:cs="Times New Roman" w:hAnsi="Times New Roman"/>
          <w:sz w:val="28"/>
          <w:szCs w:val="28"/>
        </w:rPr>
        <w:t xml:space="preserve"> </w:t>
      </w:r>
      <w:r w:rsidRPr="95F94D94">
        <w:rPr>
          <w:rFonts w:ascii="Times New Roman" w:cs="Times New Roman"/>
          <w:sz w:val="28"/>
          <w:szCs w:val="28"/>
          <w:rPrChange w:id="20568" w:author="user pc" w:date="2022-03-15T10:14:00Z">
            <w:rPr/>
          </w:rPrChange>
        </w:rPr>
        <w:t>oxidation</w:t>
      </w:r>
      <w:r>
        <w:rPr>
          <w:rFonts w:ascii="Times New Roman" w:cs="Times New Roman" w:hAnsi="Times New Roman"/>
          <w:sz w:val="28"/>
          <w:szCs w:val="28"/>
        </w:rPr>
        <w:t xml:space="preserve"> </w:t>
      </w:r>
      <w:r w:rsidRPr="1ECA62CE">
        <w:rPr>
          <w:rFonts w:ascii="Times New Roman" w:cs="Times New Roman"/>
          <w:sz w:val="28"/>
          <w:szCs w:val="28"/>
          <w:rPrChange w:id="20569" w:author="user pc" w:date="2022-03-15T10:14:00Z">
            <w:rPr/>
          </w:rPrChange>
        </w:rPr>
        <w:t>state.</w:t>
      </w:r>
      <w:r>
        <w:rPr>
          <w:rFonts w:ascii="Times New Roman" w:cs="Times New Roman" w:hAnsi="Times New Roman"/>
          <w:sz w:val="28"/>
          <w:szCs w:val="28"/>
        </w:rPr>
        <w:t xml:space="preserve"> </w:t>
      </w:r>
      <w:r w:rsidRPr="5B55AC38">
        <w:rPr>
          <w:rFonts w:ascii="Times New Roman" w:cs="Times New Roman"/>
          <w:sz w:val="28"/>
          <w:szCs w:val="28"/>
          <w:rPrChange w:id="20570" w:author="user pc" w:date="2022-03-15T10:14:00Z">
            <w:rPr/>
          </w:rPrChange>
        </w:rPr>
        <w:t>Remember</w:t>
      </w:r>
      <w:r>
        <w:rPr>
          <w:rFonts w:ascii="Times New Roman" w:cs="Times New Roman" w:hAnsi="Times New Roman"/>
          <w:sz w:val="28"/>
          <w:szCs w:val="28"/>
        </w:rPr>
        <w:t xml:space="preserve"> </w:t>
      </w:r>
      <w:r w:rsidRPr="ED0C6562">
        <w:rPr>
          <w:rFonts w:ascii="Times New Roman" w:cs="Times New Roman"/>
          <w:sz w:val="28"/>
          <w:szCs w:val="28"/>
          <w:rPrChange w:id="20571" w:author="user pc" w:date="2022-03-15T10:14:00Z">
            <w:rPr/>
          </w:rPrChange>
        </w:rPr>
        <w:t>that</w:t>
      </w:r>
      <w:r>
        <w:rPr>
          <w:rFonts w:ascii="Times New Roman" w:cs="Times New Roman" w:hAnsi="Times New Roman"/>
          <w:sz w:val="28"/>
          <w:szCs w:val="28"/>
        </w:rPr>
        <w:t xml:space="preserve"> </w:t>
      </w:r>
      <w:r w:rsidRPr="C64D527B">
        <w:rPr>
          <w:rFonts w:ascii="Times New Roman" w:cs="Times New Roman"/>
          <w:sz w:val="28"/>
          <w:szCs w:val="28"/>
          <w:rPrChange w:id="20572" w:author="user pc" w:date="2022-03-15T10:14:00Z">
            <w:rPr/>
          </w:rPrChange>
        </w:rPr>
        <w:t>fluorine</w:t>
      </w:r>
      <w:r>
        <w:rPr>
          <w:rFonts w:ascii="Times New Roman" w:cs="Times New Roman" w:hAnsi="Times New Roman"/>
          <w:sz w:val="28"/>
          <w:szCs w:val="28"/>
        </w:rPr>
        <w:t xml:space="preserve"> </w:t>
      </w:r>
      <w:r w:rsidRPr="BF562687">
        <w:rPr>
          <w:rFonts w:ascii="Times New Roman" w:cs="Times New Roman"/>
          <w:sz w:val="28"/>
          <w:szCs w:val="28"/>
          <w:rPrChange w:id="20573" w:author="user pc" w:date="2022-03-15T10:14:00Z">
            <w:rPr/>
          </w:rPrChange>
        </w:rPr>
        <w:t>is</w:t>
      </w:r>
      <w:r>
        <w:rPr>
          <w:rFonts w:ascii="Times New Roman" w:cs="Times New Roman" w:hAnsi="Times New Roman"/>
          <w:sz w:val="28"/>
          <w:szCs w:val="28"/>
        </w:rPr>
        <w:t xml:space="preserve"> </w:t>
      </w:r>
      <w:r w:rsidRPr="37314A6E">
        <w:rPr>
          <w:rFonts w:ascii="Times New Roman" w:cs="Times New Roman"/>
          <w:sz w:val="28"/>
          <w:szCs w:val="28"/>
          <w:rPrChange w:id="20574" w:author="user pc" w:date="2022-03-15T10:14:00Z">
            <w:rPr/>
          </w:rPrChange>
        </w:rPr>
        <w:t>the</w:t>
      </w:r>
      <w:r>
        <w:rPr>
          <w:rFonts w:ascii="Times New Roman" w:cs="Times New Roman" w:hAnsi="Times New Roman"/>
          <w:sz w:val="28"/>
          <w:szCs w:val="28"/>
        </w:rPr>
        <w:t xml:space="preserve"> </w:t>
      </w:r>
      <w:r w:rsidRPr="4353401D">
        <w:rPr>
          <w:rFonts w:ascii="Times New Roman" w:cs="Times New Roman"/>
          <w:sz w:val="28"/>
          <w:szCs w:val="28"/>
          <w:rPrChange w:id="20575" w:author="user pc" w:date="2022-03-15T10:14:00Z">
            <w:rPr/>
          </w:rPrChange>
        </w:rPr>
        <w:t>most</w:t>
      </w:r>
      <w:r>
        <w:rPr>
          <w:rFonts w:ascii="Times New Roman" w:cs="Times New Roman" w:hAnsi="Times New Roman"/>
          <w:sz w:val="28"/>
          <w:szCs w:val="28"/>
        </w:rPr>
        <w:t xml:space="preserve"> </w:t>
      </w:r>
      <w:r w:rsidRPr="642147A8">
        <w:rPr>
          <w:rFonts w:ascii="Times New Roman" w:cs="Times New Roman"/>
          <w:sz w:val="28"/>
          <w:szCs w:val="28"/>
          <w:rPrChange w:id="20576" w:author="user pc" w:date="2022-03-15T10:14:00Z">
            <w:rPr/>
          </w:rPrChange>
        </w:rPr>
        <w:t>electronegative</w:t>
      </w:r>
      <w:r>
        <w:rPr>
          <w:rFonts w:ascii="Times New Roman" w:cs="Times New Roman" w:hAnsi="Times New Roman"/>
          <w:sz w:val="28"/>
          <w:szCs w:val="28"/>
        </w:rPr>
        <w:t xml:space="preserve"> </w:t>
      </w:r>
      <w:r w:rsidRPr="45A7B1B2">
        <w:rPr>
          <w:rFonts w:ascii="Times New Roman" w:cs="Times New Roman"/>
          <w:sz w:val="28"/>
          <w:szCs w:val="28"/>
          <w:rPrChange w:id="20577" w:author="user pc" w:date="2022-03-15T10:14:00Z">
            <w:rPr/>
          </w:rPrChange>
        </w:rPr>
        <w:t>element</w:t>
      </w:r>
      <w:r>
        <w:rPr>
          <w:rFonts w:ascii="Times New Roman" w:cs="Times New Roman" w:hAnsi="Times New Roman"/>
          <w:sz w:val="28"/>
          <w:szCs w:val="28"/>
        </w:rPr>
        <w:t xml:space="preserve"> </w:t>
      </w:r>
      <w:r w:rsidRPr="76294EE4">
        <w:rPr>
          <w:rFonts w:ascii="Times New Roman" w:cs="Times New Roman"/>
          <w:sz w:val="28"/>
          <w:szCs w:val="28"/>
          <w:rPrChange w:id="20578" w:author="user pc" w:date="2022-03-15T10:14:00Z">
            <w:rPr/>
          </w:rPrChange>
        </w:rPr>
        <w:t>with</w:t>
      </w:r>
      <w:r>
        <w:rPr>
          <w:rFonts w:ascii="Times New Roman" w:cs="Times New Roman" w:hAnsi="Times New Roman"/>
          <w:sz w:val="28"/>
          <w:szCs w:val="28"/>
        </w:rPr>
        <w:t xml:space="preserve"> </w:t>
      </w:r>
      <w:r w:rsidRPr="545D8F87">
        <w:rPr>
          <w:rFonts w:ascii="Times New Roman" w:cs="Times New Roman"/>
          <w:sz w:val="28"/>
          <w:szCs w:val="28"/>
          <w:rPrChange w:id="20579" w:author="user pc" w:date="2022-03-15T10:14:00Z">
            <w:rPr/>
          </w:rPrChange>
        </w:rPr>
        <w:t>oxygen</w:t>
      </w:r>
      <w:r>
        <w:rPr>
          <w:rFonts w:ascii="Times New Roman" w:cs="Times New Roman" w:hAnsi="Times New Roman"/>
          <w:sz w:val="28"/>
          <w:szCs w:val="28"/>
        </w:rPr>
        <w:t xml:space="preserve"> </w:t>
      </w:r>
      <w:r w:rsidRPr="69D38914">
        <w:rPr>
          <w:rFonts w:ascii="Times New Roman" w:cs="Times New Roman"/>
          <w:sz w:val="28"/>
          <w:szCs w:val="28"/>
          <w:rPrChange w:id="20580" w:author="user pc" w:date="2022-03-15T10:14:00Z">
            <w:rPr/>
          </w:rPrChange>
        </w:rPr>
        <w:t>second.</w:t>
      </w:r>
    </w:p>
    <w:p>
      <w:pPr>
        <w:pStyle w:val="style0"/>
        <w:rPr>
          <w:rFonts w:ascii="Times New Roman" w:cs="Times New Roman"/>
          <w:sz w:val="28"/>
          <w:szCs w:val="28"/>
          <w:rPrChange w:id="20581" w:author="user pc" w:date="2022-03-15T10:14:00Z">
            <w:rPr/>
          </w:rPrChange>
        </w:rPr>
      </w:pPr>
      <w:r w:rsidRPr="0572A517">
        <w:rPr>
          <w:rFonts w:ascii="Times New Roman" w:cs="Times New Roman"/>
          <w:sz w:val="28"/>
          <w:szCs w:val="28"/>
          <w:rPrChange w:id="20582" w:author="user pc" w:date="2022-03-15T10:14:00Z">
            <w:rPr/>
          </w:rPrChange>
        </w:rPr>
        <w:t>4.</w:t>
      </w:r>
      <w:r>
        <w:rPr>
          <w:rFonts w:ascii="Times New Roman" w:cs="Times New Roman" w:hAnsi="Times New Roman"/>
          <w:sz w:val="28"/>
          <w:szCs w:val="28"/>
        </w:rPr>
        <w:t xml:space="preserve"> </w:t>
      </w:r>
      <w:r w:rsidRPr="A5331639">
        <w:rPr>
          <w:rFonts w:ascii="Times New Roman" w:cs="Times New Roman"/>
          <w:sz w:val="28"/>
          <w:szCs w:val="28"/>
          <w:rPrChange w:id="20583" w:author="user pc" w:date="2022-03-15T10:14:00Z">
            <w:rPr/>
          </w:rPrChange>
        </w:rPr>
        <w:t>Some</w:t>
      </w:r>
      <w:r>
        <w:rPr>
          <w:rFonts w:ascii="Times New Roman" w:cs="Times New Roman" w:hAnsi="Times New Roman"/>
          <w:sz w:val="28"/>
          <w:szCs w:val="28"/>
        </w:rPr>
        <w:t xml:space="preserve"> </w:t>
      </w:r>
      <w:r w:rsidRPr="1E110377">
        <w:rPr>
          <w:rFonts w:ascii="Times New Roman" w:cs="Times New Roman"/>
          <w:sz w:val="28"/>
          <w:szCs w:val="28"/>
          <w:rPrChange w:id="20584" w:author="user pc" w:date="2022-03-15T10:14:00Z">
            <w:rPr/>
          </w:rPrChange>
        </w:rPr>
        <w:t>elements</w:t>
      </w:r>
      <w:r>
        <w:rPr>
          <w:rFonts w:ascii="Times New Roman" w:cs="Times New Roman" w:hAnsi="Times New Roman"/>
          <w:sz w:val="28"/>
          <w:szCs w:val="28"/>
        </w:rPr>
        <w:t xml:space="preserve"> </w:t>
      </w:r>
      <w:r w:rsidRPr="A26B10EA">
        <w:rPr>
          <w:rFonts w:ascii="Times New Roman" w:cs="Times New Roman"/>
          <w:sz w:val="28"/>
          <w:szCs w:val="28"/>
          <w:rPrChange w:id="20585" w:author="user pc" w:date="2022-03-15T10:14:00Z">
            <w:rPr/>
          </w:rPrChange>
        </w:rPr>
        <w:t>almost</w:t>
      </w:r>
      <w:r>
        <w:rPr>
          <w:rFonts w:ascii="Times New Roman" w:cs="Times New Roman" w:hAnsi="Times New Roman"/>
          <w:sz w:val="28"/>
          <w:szCs w:val="28"/>
        </w:rPr>
        <w:t xml:space="preserve"> </w:t>
      </w:r>
      <w:r w:rsidRPr="A53B19DC">
        <w:rPr>
          <w:rFonts w:ascii="Times New Roman" w:cs="Times New Roman"/>
          <w:sz w:val="28"/>
          <w:szCs w:val="28"/>
          <w:rPrChange w:id="20586" w:author="user pc" w:date="2022-03-15T10:14:00Z">
            <w:rPr/>
          </w:rPrChange>
        </w:rPr>
        <w:t>always</w:t>
      </w:r>
      <w:r>
        <w:rPr>
          <w:rFonts w:ascii="Times New Roman" w:cs="Times New Roman" w:hAnsi="Times New Roman"/>
          <w:sz w:val="28"/>
          <w:szCs w:val="28"/>
        </w:rPr>
        <w:t xml:space="preserve"> </w:t>
      </w:r>
      <w:r w:rsidRPr="6BFD9FB7">
        <w:rPr>
          <w:rFonts w:ascii="Times New Roman" w:cs="Times New Roman"/>
          <w:sz w:val="28"/>
          <w:szCs w:val="28"/>
          <w:rPrChange w:id="20587" w:author="user pc" w:date="2022-03-15T10:14:00Z">
            <w:rPr/>
          </w:rPrChange>
        </w:rPr>
        <w:t>have</w:t>
      </w:r>
      <w:r>
        <w:rPr>
          <w:rFonts w:ascii="Times New Roman" w:cs="Times New Roman" w:hAnsi="Times New Roman"/>
          <w:sz w:val="28"/>
          <w:szCs w:val="28"/>
        </w:rPr>
        <w:t xml:space="preserve"> </w:t>
      </w:r>
      <w:r w:rsidRPr="FF40980F">
        <w:rPr>
          <w:rFonts w:ascii="Times New Roman" w:cs="Times New Roman"/>
          <w:sz w:val="28"/>
          <w:szCs w:val="28"/>
          <w:rPrChange w:id="20588" w:author="user pc" w:date="2022-03-15T10:14:00Z">
            <w:rPr/>
          </w:rPrChange>
        </w:rPr>
        <w:t>the</w:t>
      </w:r>
      <w:r>
        <w:rPr>
          <w:rFonts w:ascii="Times New Roman" w:cs="Times New Roman" w:hAnsi="Times New Roman"/>
          <w:sz w:val="28"/>
          <w:szCs w:val="28"/>
        </w:rPr>
        <w:t xml:space="preserve"> </w:t>
      </w:r>
      <w:r w:rsidRPr="27E45518">
        <w:rPr>
          <w:rFonts w:ascii="Times New Roman" w:cs="Times New Roman"/>
          <w:sz w:val="28"/>
          <w:szCs w:val="28"/>
          <w:rPrChange w:id="20589" w:author="user pc" w:date="2022-03-15T10:14:00Z">
            <w:rPr/>
          </w:rPrChange>
        </w:rPr>
        <w:t>same</w:t>
      </w:r>
      <w:r>
        <w:rPr>
          <w:rFonts w:ascii="Times New Roman" w:cs="Times New Roman" w:hAnsi="Times New Roman"/>
          <w:sz w:val="28"/>
          <w:szCs w:val="28"/>
        </w:rPr>
        <w:t xml:space="preserve"> </w:t>
      </w:r>
      <w:r w:rsidRPr="E31AEEC8">
        <w:rPr>
          <w:rFonts w:ascii="Times New Roman" w:cs="Times New Roman"/>
          <w:sz w:val="28"/>
          <w:szCs w:val="28"/>
          <w:rPrChange w:id="20590" w:author="user pc" w:date="2022-03-15T10:14:00Z">
            <w:rPr/>
          </w:rPrChange>
        </w:rPr>
        <w:t>oxidation</w:t>
      </w:r>
      <w:r>
        <w:rPr>
          <w:rFonts w:ascii="Times New Roman" w:cs="Times New Roman" w:hAnsi="Times New Roman"/>
          <w:sz w:val="28"/>
          <w:szCs w:val="28"/>
        </w:rPr>
        <w:t xml:space="preserve"> </w:t>
      </w:r>
      <w:r w:rsidRPr="D5009A09">
        <w:rPr>
          <w:rFonts w:ascii="Times New Roman" w:cs="Times New Roman"/>
          <w:sz w:val="28"/>
          <w:szCs w:val="28"/>
          <w:rPrChange w:id="20591" w:author="user pc" w:date="2022-03-15T10:14:00Z">
            <w:rPr/>
          </w:rPrChange>
        </w:rPr>
        <w:t>states</w:t>
      </w:r>
      <w:r>
        <w:rPr>
          <w:rFonts w:ascii="Times New Roman" w:cs="Times New Roman" w:hAnsi="Times New Roman"/>
          <w:sz w:val="28"/>
          <w:szCs w:val="28"/>
        </w:rPr>
        <w:t xml:space="preserve"> </w:t>
      </w:r>
      <w:r w:rsidRPr="815A789F">
        <w:rPr>
          <w:rFonts w:ascii="Times New Roman" w:cs="Times New Roman"/>
          <w:sz w:val="28"/>
          <w:szCs w:val="28"/>
          <w:rPrChange w:id="20592" w:author="user pc" w:date="2022-03-15T10:14:00Z">
            <w:rPr/>
          </w:rPrChange>
        </w:rPr>
        <w:t>in</w:t>
      </w:r>
      <w:r>
        <w:rPr>
          <w:rFonts w:ascii="Times New Roman" w:cs="Times New Roman" w:hAnsi="Times New Roman"/>
          <w:sz w:val="28"/>
          <w:szCs w:val="28"/>
        </w:rPr>
        <w:t xml:space="preserve"> </w:t>
      </w:r>
      <w:r w:rsidRPr="374B991E">
        <w:rPr>
          <w:rFonts w:ascii="Times New Roman" w:cs="Times New Roman"/>
          <w:sz w:val="28"/>
          <w:szCs w:val="28"/>
          <w:rPrChange w:id="20593" w:author="user pc" w:date="2022-03-15T10:14:00Z">
            <w:rPr/>
          </w:rPrChange>
        </w:rPr>
        <w:t>their</w:t>
      </w:r>
      <w:r>
        <w:rPr>
          <w:rFonts w:ascii="Times New Roman" w:cs="Times New Roman" w:hAnsi="Times New Roman"/>
          <w:sz w:val="28"/>
          <w:szCs w:val="28"/>
        </w:rPr>
        <w:t xml:space="preserve"> </w:t>
      </w:r>
      <w:r w:rsidRPr="B281BFD1">
        <w:rPr>
          <w:rFonts w:ascii="Times New Roman" w:cs="Times New Roman"/>
          <w:sz w:val="28"/>
          <w:szCs w:val="28"/>
          <w:rPrChange w:id="20594" w:author="user pc" w:date="2022-03-15T10:14:00Z">
            <w:rPr/>
          </w:rPrChange>
        </w:rPr>
        <w:t>compounds:</w:t>
      </w:r>
    </w:p>
    <w:p>
      <w:pPr>
        <w:pStyle w:val="style179"/>
        <w:numPr>
          <w:ilvl w:val="0"/>
          <w:numId w:val="77"/>
        </w:numPr>
        <w:rPr>
          <w:rFonts w:ascii="Times New Roman" w:cs="Times New Roman" w:hAnsi="Times New Roman"/>
          <w:sz w:val="28"/>
          <w:szCs w:val="28"/>
        </w:rPr>
      </w:pPr>
      <w:r w:rsidRPr="AA78348A">
        <w:rPr>
          <w:rFonts w:ascii="Times New Roman" w:cs="Times New Roman"/>
          <w:sz w:val="28"/>
          <w:szCs w:val="28"/>
          <w:rPrChange w:id="20595" w:author="user pc" w:date="2022-03-15T10:14:00Z">
            <w:rPr/>
          </w:rPrChange>
        </w:rPr>
        <w:t>Group</w:t>
      </w:r>
      <w:r>
        <w:rPr>
          <w:rFonts w:ascii="Times New Roman" w:cs="Times New Roman" w:hAnsi="Times New Roman"/>
          <w:sz w:val="28"/>
          <w:szCs w:val="28"/>
        </w:rPr>
        <w:t xml:space="preserve"> </w:t>
      </w:r>
      <w:r w:rsidRPr="410ABFBA">
        <w:rPr>
          <w:rFonts w:ascii="Times New Roman" w:cs="Times New Roman"/>
          <w:sz w:val="28"/>
          <w:szCs w:val="28"/>
          <w:rPrChange w:id="20596" w:author="user pc" w:date="2022-03-15T10:14:00Z">
            <w:rPr/>
          </w:rPrChange>
        </w:rPr>
        <w:t>1</w:t>
      </w:r>
      <w:r>
        <w:rPr>
          <w:rFonts w:ascii="Times New Roman" w:cs="Times New Roman" w:hAnsi="Times New Roman"/>
          <w:sz w:val="28"/>
          <w:szCs w:val="28"/>
        </w:rPr>
        <w:t xml:space="preserve"> metals </w:t>
      </w:r>
      <w:r w:rsidRPr="F0A95FEF">
        <w:rPr>
          <w:rFonts w:ascii="Times New Roman" w:cs="Times New Roman"/>
          <w:sz w:val="28"/>
          <w:szCs w:val="28"/>
          <w:rPrChange w:id="20597" w:author="user pc" w:date="2022-03-15T10:14:00Z">
            <w:rPr/>
          </w:rPrChange>
        </w:rPr>
        <w:t>always</w:t>
      </w:r>
      <w:r>
        <w:rPr>
          <w:rFonts w:ascii="Times New Roman" w:cs="Times New Roman" w:hAnsi="Times New Roman"/>
          <w:sz w:val="28"/>
          <w:szCs w:val="28"/>
        </w:rPr>
        <w:t xml:space="preserve"> have +1.</w:t>
      </w:r>
    </w:p>
    <w:p>
      <w:pPr>
        <w:pStyle w:val="style179"/>
        <w:numPr>
          <w:ilvl w:val="0"/>
          <w:numId w:val="77"/>
        </w:numPr>
        <w:rPr>
          <w:rFonts w:ascii="Times New Roman" w:cs="Times New Roman" w:hAnsi="Times New Roman"/>
          <w:sz w:val="28"/>
          <w:szCs w:val="28"/>
        </w:rPr>
      </w:pPr>
      <w:r w:rsidRPr="A9599F34">
        <w:rPr>
          <w:rFonts w:ascii="Times New Roman" w:cs="Times New Roman"/>
          <w:sz w:val="28"/>
          <w:szCs w:val="28"/>
          <w:rPrChange w:id="20598" w:author="user pc" w:date="2022-03-15T10:14:00Z">
            <w:rPr/>
          </w:rPrChange>
        </w:rPr>
        <w:t>Group</w:t>
      </w:r>
      <w:r>
        <w:rPr>
          <w:rFonts w:ascii="Times New Roman" w:cs="Times New Roman" w:hAnsi="Times New Roman"/>
          <w:sz w:val="28"/>
          <w:szCs w:val="28"/>
        </w:rPr>
        <w:t xml:space="preserve"> </w:t>
      </w:r>
      <w:r w:rsidRPr="1F4B17FF">
        <w:rPr>
          <w:rFonts w:ascii="Times New Roman" w:cs="Times New Roman"/>
          <w:sz w:val="28"/>
          <w:szCs w:val="28"/>
          <w:rPrChange w:id="20599" w:author="user pc" w:date="2022-03-15T10:14:00Z">
            <w:rPr/>
          </w:rPrChange>
        </w:rPr>
        <w:t>2</w:t>
      </w:r>
      <w:r>
        <w:rPr>
          <w:rFonts w:ascii="Times New Roman" w:cs="Times New Roman" w:hAnsi="Times New Roman"/>
          <w:sz w:val="28"/>
          <w:szCs w:val="28"/>
        </w:rPr>
        <w:t xml:space="preserve"> metals </w:t>
      </w:r>
      <w:r w:rsidRPr="072EC940">
        <w:rPr>
          <w:rFonts w:ascii="Times New Roman" w:cs="Times New Roman"/>
          <w:sz w:val="28"/>
          <w:szCs w:val="28"/>
          <w:rPrChange w:id="20600" w:author="user pc" w:date="2022-03-15T10:14:00Z">
            <w:rPr/>
          </w:rPrChange>
        </w:rPr>
        <w:t>always</w:t>
      </w:r>
      <w:r>
        <w:rPr>
          <w:rFonts w:ascii="Times New Roman" w:cs="Times New Roman" w:hAnsi="Times New Roman"/>
          <w:sz w:val="28"/>
          <w:szCs w:val="28"/>
        </w:rPr>
        <w:t xml:space="preserve"> have +2.</w:t>
      </w:r>
    </w:p>
    <w:p>
      <w:pPr>
        <w:pStyle w:val="style179"/>
        <w:numPr>
          <w:ilvl w:val="0"/>
          <w:numId w:val="77"/>
        </w:numPr>
        <w:rPr>
          <w:rFonts w:ascii="Times New Roman" w:cs="Times New Roman" w:hAnsi="Times New Roman"/>
          <w:sz w:val="28"/>
          <w:szCs w:val="28"/>
        </w:rPr>
      </w:pPr>
      <w:r w:rsidRPr="93281528">
        <w:rPr>
          <w:rFonts w:ascii="Times New Roman" w:cs="Times New Roman"/>
          <w:sz w:val="28"/>
          <w:szCs w:val="28"/>
          <w:rPrChange w:id="20601" w:author="user pc" w:date="2022-03-15T10:14:00Z">
            <w:rPr/>
          </w:rPrChange>
        </w:rPr>
        <w:t>Oxyge</w:t>
      </w:r>
      <w:r>
        <w:rPr>
          <w:rFonts w:ascii="Times New Roman" w:cs="Times New Roman" w:hAnsi="Times New Roman"/>
          <w:sz w:val="28"/>
          <w:szCs w:val="28"/>
        </w:rPr>
        <w:t xml:space="preserve">n </w:t>
      </w:r>
      <w:r w:rsidRPr="55658B9A">
        <w:rPr>
          <w:rFonts w:ascii="Times New Roman" w:cs="Times New Roman"/>
          <w:sz w:val="28"/>
          <w:szCs w:val="28"/>
          <w:rPrChange w:id="20602" w:author="user pc" w:date="2022-03-15T10:14:00Z">
            <w:rPr/>
          </w:rPrChange>
        </w:rPr>
        <w:t>usually</w:t>
      </w:r>
      <w:r>
        <w:rPr>
          <w:rFonts w:ascii="Times New Roman" w:cs="Times New Roman" w:hAnsi="Times New Roman"/>
          <w:sz w:val="28"/>
          <w:szCs w:val="28"/>
        </w:rPr>
        <w:t xml:space="preserve"> has </w:t>
      </w:r>
      <w:r w:rsidRPr="27970BEA">
        <w:rPr>
          <w:rFonts w:ascii="Times New Roman" w:cs="Times New Roman"/>
          <w:sz w:val="28"/>
          <w:szCs w:val="28"/>
          <w:rPrChange w:id="20603" w:author="user pc" w:date="2022-03-15T10:14:00Z">
            <w:rPr/>
          </w:rPrChange>
        </w:rPr>
        <w:t>-</w:t>
      </w:r>
      <w:r>
        <w:rPr>
          <w:rFonts w:ascii="Times New Roman" w:cs="Times New Roman" w:hAnsi="Times New Roman"/>
          <w:sz w:val="28"/>
          <w:szCs w:val="28"/>
        </w:rPr>
        <w:t xml:space="preserve">2 </w:t>
      </w:r>
      <w:r w:rsidRPr="1AB10F29">
        <w:rPr>
          <w:rFonts w:ascii="Times New Roman" w:cs="Times New Roman"/>
          <w:sz w:val="28"/>
          <w:szCs w:val="28"/>
          <w:rPrChange w:id="20604" w:author="user pc" w:date="2022-03-15T10:14:00Z">
            <w:rPr/>
          </w:rPrChange>
        </w:rPr>
        <w:t>except</w:t>
      </w:r>
      <w:r>
        <w:rPr>
          <w:rFonts w:ascii="Times New Roman" w:cs="Times New Roman" w:hAnsi="Times New Roman"/>
          <w:sz w:val="28"/>
          <w:szCs w:val="28"/>
        </w:rPr>
        <w:t xml:space="preserve"> </w:t>
      </w:r>
      <w:r w:rsidRPr="5CB92486">
        <w:rPr>
          <w:rFonts w:ascii="Times New Roman" w:cs="Times New Roman"/>
          <w:sz w:val="28"/>
          <w:szCs w:val="28"/>
          <w:rPrChange w:id="20605" w:author="user pc" w:date="2022-03-15T10:14:00Z">
            <w:rPr/>
          </w:rPrChange>
        </w:rPr>
        <w:t>in</w:t>
      </w:r>
      <w:r>
        <w:rPr>
          <w:rFonts w:ascii="Times New Roman" w:cs="Times New Roman" w:hAnsi="Times New Roman"/>
          <w:sz w:val="28"/>
          <w:szCs w:val="28"/>
        </w:rPr>
        <w:t xml:space="preserve"> </w:t>
      </w:r>
      <w:r w:rsidRPr="FF8EA476">
        <w:rPr>
          <w:rFonts w:ascii="Times New Roman" w:cs="Times New Roman"/>
          <w:sz w:val="28"/>
          <w:szCs w:val="28"/>
          <w:rPrChange w:id="20606" w:author="user pc" w:date="2022-03-15T10:14:00Z">
            <w:rPr/>
          </w:rPrChange>
        </w:rPr>
        <w:t>peroxides</w:t>
      </w:r>
      <w:r>
        <w:rPr>
          <w:rFonts w:ascii="Times New Roman" w:cs="Times New Roman" w:hAnsi="Times New Roman"/>
          <w:sz w:val="28"/>
          <w:szCs w:val="28"/>
        </w:rPr>
        <w:t xml:space="preserve"> </w:t>
      </w:r>
      <w:r w:rsidRPr="01D21D20">
        <w:rPr>
          <w:rFonts w:ascii="Times New Roman" w:cs="Times New Roman"/>
          <w:sz w:val="28"/>
          <w:szCs w:val="28"/>
          <w:rPrChange w:id="20607" w:author="user pc" w:date="2022-03-15T10:14:00Z">
            <w:rPr/>
          </w:rPrChange>
        </w:rPr>
        <w:t>and</w:t>
      </w:r>
      <w:r>
        <w:rPr>
          <w:rFonts w:ascii="Times New Roman" w:cs="Times New Roman" w:hAnsi="Times New Roman"/>
          <w:sz w:val="28"/>
          <w:szCs w:val="28"/>
        </w:rPr>
        <w:t xml:space="preserve"> </w:t>
      </w:r>
      <w:r w:rsidRPr="54BF8E81">
        <w:rPr>
          <w:rFonts w:ascii="Times New Roman" w:cs="Times New Roman"/>
          <w:sz w:val="28"/>
          <w:szCs w:val="28"/>
          <w:rPrChange w:id="20608" w:author="user pc" w:date="2022-03-15T10:14:00Z">
            <w:rPr/>
          </w:rPrChange>
        </w:rPr>
        <w:t>F</w:t>
      </w:r>
      <w:r w:rsidRPr="9BAF9498">
        <w:rPr>
          <w:rFonts w:ascii="Times New Roman" w:cs="Times New Roman"/>
          <w:sz w:val="28"/>
          <w:szCs w:val="28"/>
          <w:vertAlign w:val="subscript"/>
          <w:rPrChange w:id="20609" w:author="user pc" w:date="2022-03-15T10:14:00Z">
            <w:rPr>
              <w:vertAlign w:val="subscript"/>
            </w:rPr>
          </w:rPrChange>
        </w:rPr>
        <w:t>2</w:t>
      </w:r>
      <w:r w:rsidRPr="C7A5C0B0">
        <w:rPr>
          <w:rFonts w:ascii="Times New Roman" w:cs="Times New Roman"/>
          <w:sz w:val="28"/>
          <w:szCs w:val="28"/>
          <w:rPrChange w:id="20610" w:author="user pc" w:date="2022-03-15T10:14:00Z">
            <w:rPr/>
          </w:rPrChange>
        </w:rPr>
        <w:t>O</w:t>
      </w:r>
      <w:r>
        <w:rPr>
          <w:rFonts w:ascii="Times New Roman" w:cs="Times New Roman" w:hAnsi="Times New Roman"/>
          <w:sz w:val="28"/>
          <w:szCs w:val="28"/>
        </w:rPr>
        <w:t>.</w:t>
      </w:r>
    </w:p>
    <w:p>
      <w:pPr>
        <w:pStyle w:val="style179"/>
        <w:numPr>
          <w:ilvl w:val="0"/>
          <w:numId w:val="77"/>
        </w:numPr>
        <w:rPr>
          <w:rFonts w:ascii="Times New Roman" w:cs="Times New Roman" w:hAnsi="Times New Roman"/>
          <w:sz w:val="28"/>
          <w:szCs w:val="28"/>
        </w:rPr>
      </w:pPr>
      <w:r w:rsidRPr="0CBF1999">
        <w:rPr>
          <w:rFonts w:ascii="Times New Roman" w:cs="Times New Roman"/>
          <w:sz w:val="28"/>
          <w:szCs w:val="28"/>
          <w:rPrChange w:id="20611" w:author="user pc" w:date="2022-03-15T10:14:00Z">
            <w:rPr/>
          </w:rPrChange>
        </w:rPr>
        <w:t>Hydrogen</w:t>
      </w:r>
      <w:r>
        <w:rPr>
          <w:rFonts w:ascii="Times New Roman" w:cs="Times New Roman" w:hAnsi="Times New Roman"/>
          <w:sz w:val="28"/>
          <w:szCs w:val="28"/>
        </w:rPr>
        <w:t xml:space="preserve"> </w:t>
      </w:r>
      <w:r w:rsidRPr="E094F8B3">
        <w:rPr>
          <w:rFonts w:ascii="Times New Roman" w:cs="Times New Roman"/>
          <w:sz w:val="28"/>
          <w:szCs w:val="28"/>
          <w:rPrChange w:id="20612" w:author="user pc" w:date="2022-03-15T10:14:00Z">
            <w:rPr/>
          </w:rPrChange>
        </w:rPr>
        <w:t>usually</w:t>
      </w:r>
      <w:r>
        <w:rPr>
          <w:rFonts w:ascii="Times New Roman" w:cs="Times New Roman" w:hAnsi="Times New Roman"/>
          <w:sz w:val="28"/>
          <w:szCs w:val="28"/>
        </w:rPr>
        <w:t xml:space="preserve"> have </w:t>
      </w:r>
      <w:r w:rsidRPr="7C5D18B5">
        <w:rPr>
          <w:rFonts w:ascii="Times New Roman" w:cs="Times New Roman"/>
          <w:sz w:val="28"/>
          <w:szCs w:val="28"/>
          <w:rPrChange w:id="20613" w:author="user pc" w:date="2022-03-15T10:14:00Z">
            <w:rPr/>
          </w:rPrChange>
        </w:rPr>
        <w:t>+1</w:t>
      </w:r>
      <w:r>
        <w:rPr>
          <w:rFonts w:ascii="Times New Roman" w:cs="Times New Roman" w:hAnsi="Times New Roman"/>
          <w:sz w:val="28"/>
          <w:szCs w:val="28"/>
        </w:rPr>
        <w:t xml:space="preserve"> except </w:t>
      </w:r>
      <w:r w:rsidRPr="73554B87">
        <w:rPr>
          <w:rFonts w:ascii="Times New Roman" w:cs="Times New Roman"/>
          <w:sz w:val="28"/>
          <w:szCs w:val="28"/>
          <w:rPrChange w:id="20614" w:author="user pc" w:date="2022-03-15T10:14:00Z">
            <w:rPr/>
          </w:rPrChange>
        </w:rPr>
        <w:t>in</w:t>
      </w:r>
      <w:r>
        <w:rPr>
          <w:rFonts w:ascii="Times New Roman" w:cs="Times New Roman" w:hAnsi="Times New Roman"/>
          <w:sz w:val="28"/>
          <w:szCs w:val="28"/>
        </w:rPr>
        <w:t xml:space="preserve"> </w:t>
      </w:r>
      <w:r w:rsidRPr="8B0D7587">
        <w:rPr>
          <w:rFonts w:ascii="Times New Roman" w:cs="Times New Roman"/>
          <w:sz w:val="28"/>
          <w:szCs w:val="28"/>
          <w:rPrChange w:id="20615" w:author="user pc" w:date="2022-03-15T10:14:00Z">
            <w:rPr/>
          </w:rPrChange>
        </w:rPr>
        <w:t>metal</w:t>
      </w:r>
      <w:r>
        <w:rPr>
          <w:rFonts w:ascii="Times New Roman" w:cs="Times New Roman" w:hAnsi="Times New Roman"/>
          <w:sz w:val="28"/>
          <w:szCs w:val="28"/>
        </w:rPr>
        <w:t xml:space="preserve"> </w:t>
      </w:r>
      <w:r w:rsidRPr="B4CD3509">
        <w:rPr>
          <w:rFonts w:ascii="Times New Roman" w:cs="Times New Roman"/>
          <w:sz w:val="28"/>
          <w:szCs w:val="28"/>
          <w:rPrChange w:id="20616" w:author="user pc" w:date="2022-03-15T10:14:00Z">
            <w:rPr/>
          </w:rPrChange>
        </w:rPr>
        <w:t>hydrides</w:t>
      </w:r>
      <w:r>
        <w:rPr>
          <w:rFonts w:ascii="Times New Roman" w:cs="Times New Roman" w:hAnsi="Times New Roman"/>
          <w:sz w:val="28"/>
          <w:szCs w:val="28"/>
        </w:rPr>
        <w:t xml:space="preserve"> </w:t>
      </w:r>
      <w:r w:rsidRPr="7C19CE2F">
        <w:rPr>
          <w:rFonts w:ascii="Times New Roman" w:cs="Times New Roman"/>
          <w:sz w:val="28"/>
          <w:szCs w:val="28"/>
          <w:rPrChange w:id="20617" w:author="user pc" w:date="2022-03-15T10:14:00Z">
            <w:rPr/>
          </w:rPrChange>
        </w:rPr>
        <w:t>where</w:t>
      </w:r>
      <w:r>
        <w:rPr>
          <w:rFonts w:ascii="Times New Roman" w:cs="Times New Roman" w:hAnsi="Times New Roman"/>
          <w:sz w:val="28"/>
          <w:szCs w:val="28"/>
        </w:rPr>
        <w:t xml:space="preserve"> </w:t>
      </w:r>
      <w:r w:rsidRPr="E0598BB2">
        <w:rPr>
          <w:rFonts w:ascii="Times New Roman" w:cs="Times New Roman"/>
          <w:sz w:val="28"/>
          <w:szCs w:val="28"/>
          <w:rPrChange w:id="20618" w:author="user pc" w:date="2022-03-15T10:14:00Z">
            <w:rPr/>
          </w:rPrChange>
        </w:rPr>
        <w:t>it</w:t>
      </w:r>
      <w:r>
        <w:rPr>
          <w:rFonts w:ascii="Times New Roman" w:cs="Times New Roman" w:hAnsi="Times New Roman"/>
          <w:sz w:val="28"/>
          <w:szCs w:val="28"/>
        </w:rPr>
        <w:t xml:space="preserve"> -1.</w:t>
      </w:r>
    </w:p>
    <w:p>
      <w:pPr>
        <w:pStyle w:val="style179"/>
        <w:numPr>
          <w:ilvl w:val="0"/>
          <w:numId w:val="77"/>
        </w:numPr>
        <w:rPr>
          <w:rFonts w:ascii="Times New Roman" w:cs="Times New Roman" w:hAnsi="Times New Roman"/>
          <w:sz w:val="28"/>
          <w:szCs w:val="28"/>
        </w:rPr>
      </w:pPr>
      <w:r>
        <w:rPr>
          <w:rFonts w:ascii="Times New Roman" w:cs="Times New Roman" w:hAnsi="Times New Roman"/>
          <w:sz w:val="28"/>
          <w:szCs w:val="28"/>
        </w:rPr>
        <w:t xml:space="preserve"> Fluorine </w:t>
      </w:r>
      <w:r w:rsidRPr="A269EDA9">
        <w:rPr>
          <w:rFonts w:ascii="Times New Roman" w:cs="Times New Roman"/>
          <w:sz w:val="28"/>
          <w:szCs w:val="28"/>
          <w:rPrChange w:id="20619" w:author="user pc" w:date="2022-03-15T10:14:00Z">
            <w:rPr/>
          </w:rPrChange>
        </w:rPr>
        <w:t>always</w:t>
      </w:r>
      <w:r>
        <w:rPr>
          <w:rFonts w:ascii="Times New Roman" w:cs="Times New Roman" w:hAnsi="Times New Roman"/>
          <w:sz w:val="28"/>
          <w:szCs w:val="28"/>
        </w:rPr>
        <w:t xml:space="preserve"> has -1.</w:t>
      </w:r>
    </w:p>
    <w:p>
      <w:pPr>
        <w:pStyle w:val="style179"/>
        <w:numPr>
          <w:ilvl w:val="0"/>
          <w:numId w:val="77"/>
        </w:numPr>
        <w:rPr>
          <w:rFonts w:ascii="Times New Roman" w:cs="Times New Roman"/>
          <w:sz w:val="28"/>
          <w:szCs w:val="28"/>
          <w:rPrChange w:id="20620" w:author="user pc" w:date="2022-03-15T10:14:00Z">
            <w:rPr/>
          </w:rPrChange>
        </w:rPr>
      </w:pPr>
      <w:r w:rsidRPr="9CEE18C8">
        <w:rPr>
          <w:rFonts w:ascii="Times New Roman" w:cs="Times New Roman"/>
          <w:sz w:val="28"/>
          <w:szCs w:val="28"/>
          <w:rPrChange w:id="20621" w:author="user pc" w:date="2022-03-15T10:14:00Z">
            <w:rPr/>
          </w:rPrChange>
        </w:rPr>
        <w:t>Chlorin</w:t>
      </w:r>
      <w:r>
        <w:rPr>
          <w:rFonts w:ascii="Times New Roman" w:cs="Times New Roman" w:hAnsi="Times New Roman"/>
          <w:sz w:val="28"/>
          <w:szCs w:val="28"/>
        </w:rPr>
        <w:t xml:space="preserve">e </w:t>
      </w:r>
      <w:r w:rsidRPr="72D3B8C9">
        <w:rPr>
          <w:rFonts w:ascii="Times New Roman" w:cs="Times New Roman"/>
          <w:sz w:val="28"/>
          <w:szCs w:val="28"/>
          <w:rPrChange w:id="20622" w:author="user pc" w:date="2022-03-15T10:14:00Z">
            <w:rPr/>
          </w:rPrChange>
        </w:rPr>
        <w:t>usually</w:t>
      </w:r>
      <w:r>
        <w:rPr>
          <w:rFonts w:ascii="Times New Roman" w:cs="Times New Roman" w:hAnsi="Times New Roman"/>
          <w:sz w:val="28"/>
          <w:szCs w:val="28"/>
        </w:rPr>
        <w:t xml:space="preserve"> has </w:t>
      </w:r>
      <w:r w:rsidRPr="6A467AE0">
        <w:rPr>
          <w:rFonts w:ascii="Times New Roman" w:cs="Times New Roman"/>
          <w:sz w:val="28"/>
          <w:szCs w:val="28"/>
          <w:rPrChange w:id="20623" w:author="user pc" w:date="2022-03-15T10:14:00Z">
            <w:rPr/>
          </w:rPrChange>
        </w:rPr>
        <w:t>-1</w:t>
      </w:r>
      <w:r>
        <w:rPr>
          <w:rFonts w:ascii="Times New Roman" w:cs="Times New Roman" w:hAnsi="Times New Roman"/>
          <w:sz w:val="28"/>
          <w:szCs w:val="28"/>
        </w:rPr>
        <w:t xml:space="preserve"> </w:t>
      </w:r>
      <w:r w:rsidRPr="0CF46986">
        <w:rPr>
          <w:rFonts w:ascii="Times New Roman" w:cs="Times New Roman"/>
          <w:sz w:val="28"/>
          <w:szCs w:val="28"/>
          <w:rPrChange w:id="20624" w:author="user pc" w:date="2022-03-15T10:14:00Z">
            <w:rPr/>
          </w:rPrChange>
        </w:rPr>
        <w:t>except</w:t>
      </w:r>
      <w:r>
        <w:rPr>
          <w:rFonts w:ascii="Times New Roman" w:cs="Times New Roman" w:hAnsi="Times New Roman"/>
          <w:sz w:val="28"/>
          <w:szCs w:val="28"/>
        </w:rPr>
        <w:t xml:space="preserve"> </w:t>
      </w:r>
      <w:r w:rsidRPr="AC995264">
        <w:rPr>
          <w:rFonts w:ascii="Times New Roman" w:cs="Times New Roman"/>
          <w:sz w:val="28"/>
          <w:szCs w:val="28"/>
          <w:rPrChange w:id="20625" w:author="user pc" w:date="2022-03-15T10:14:00Z">
            <w:rPr/>
          </w:rPrChange>
        </w:rPr>
        <w:t>in</w:t>
      </w:r>
      <w:r>
        <w:rPr>
          <w:rFonts w:ascii="Times New Roman" w:cs="Times New Roman" w:hAnsi="Times New Roman"/>
          <w:sz w:val="28"/>
          <w:szCs w:val="28"/>
        </w:rPr>
        <w:t xml:space="preserve"> </w:t>
      </w:r>
      <w:r w:rsidRPr="66EE82E3">
        <w:rPr>
          <w:rFonts w:ascii="Times New Roman" w:cs="Times New Roman"/>
          <w:sz w:val="28"/>
          <w:szCs w:val="28"/>
          <w:rPrChange w:id="20626" w:author="user pc" w:date="2022-03-15T10:14:00Z">
            <w:rPr/>
          </w:rPrChange>
        </w:rPr>
        <w:t>compounds</w:t>
      </w:r>
      <w:r>
        <w:rPr>
          <w:rFonts w:ascii="Times New Roman" w:cs="Times New Roman" w:hAnsi="Times New Roman"/>
          <w:sz w:val="28"/>
          <w:szCs w:val="28"/>
        </w:rPr>
        <w:t xml:space="preserve"> </w:t>
      </w:r>
      <w:r w:rsidRPr="C3F56B02">
        <w:rPr>
          <w:rFonts w:ascii="Times New Roman" w:cs="Times New Roman"/>
          <w:sz w:val="28"/>
          <w:szCs w:val="28"/>
          <w:rPrChange w:id="20627" w:author="user pc" w:date="2022-03-15T10:14:00Z">
            <w:rPr/>
          </w:rPrChange>
        </w:rPr>
        <w:t>with</w:t>
      </w:r>
      <w:r>
        <w:rPr>
          <w:rFonts w:ascii="Times New Roman" w:cs="Times New Roman" w:hAnsi="Times New Roman"/>
          <w:sz w:val="28"/>
          <w:szCs w:val="28"/>
        </w:rPr>
        <w:t xml:space="preserve"> </w:t>
      </w:r>
      <w:r w:rsidRPr="3A553EC7">
        <w:rPr>
          <w:rFonts w:ascii="Times New Roman" w:cs="Times New Roman"/>
          <w:sz w:val="28"/>
          <w:szCs w:val="28"/>
          <w:rPrChange w:id="20628" w:author="user pc" w:date="2022-03-15T10:14:00Z">
            <w:rPr/>
          </w:rPrChange>
        </w:rPr>
        <w:t>O</w:t>
      </w:r>
      <w:r>
        <w:rPr>
          <w:rFonts w:ascii="Times New Roman" w:cs="Times New Roman" w:hAnsi="Times New Roman"/>
          <w:sz w:val="28"/>
          <w:szCs w:val="28"/>
        </w:rPr>
        <w:t xml:space="preserve"> </w:t>
      </w:r>
      <w:r w:rsidRPr="56274200">
        <w:rPr>
          <w:rFonts w:ascii="Times New Roman" w:cs="Times New Roman"/>
          <w:sz w:val="28"/>
          <w:szCs w:val="28"/>
          <w:rPrChange w:id="20629" w:author="user pc" w:date="2022-03-15T10:14:00Z">
            <w:rPr/>
          </w:rPrChange>
        </w:rPr>
        <w:t>or</w:t>
      </w:r>
      <w:r>
        <w:rPr>
          <w:rFonts w:ascii="Times New Roman" w:cs="Times New Roman" w:hAnsi="Times New Roman"/>
          <w:sz w:val="28"/>
          <w:szCs w:val="28"/>
        </w:rPr>
        <w:t xml:space="preserve"> </w:t>
      </w:r>
      <w:r w:rsidRPr="D750F07F">
        <w:rPr>
          <w:rFonts w:ascii="Times New Roman" w:cs="Times New Roman"/>
          <w:sz w:val="28"/>
          <w:szCs w:val="28"/>
          <w:rPrChange w:id="20630" w:author="user pc" w:date="2022-03-15T10:14:00Z">
            <w:rPr/>
          </w:rPrChange>
        </w:rPr>
        <w:t>F</w:t>
      </w:r>
      <w:r>
        <w:rPr>
          <w:rFonts w:ascii="Times New Roman" w:cs="Times New Roman" w:hAnsi="Times New Roman"/>
          <w:sz w:val="28"/>
          <w:szCs w:val="28"/>
        </w:rPr>
        <w:t>.</w:t>
      </w:r>
    </w:p>
    <w:p>
      <w:pPr>
        <w:pStyle w:val="style0"/>
        <w:rPr>
          <w:rFonts w:ascii="Times New Roman" w:cs="Times New Roman"/>
          <w:b/>
          <w:bCs/>
          <w:sz w:val="28"/>
          <w:szCs w:val="28"/>
          <w:rPrChange w:id="20631" w:author="user pc" w:date="2022-03-15T10:14:00Z">
            <w:rPr>
              <w:b/>
              <w:bCs/>
            </w:rPr>
          </w:rPrChange>
        </w:rPr>
      </w:pPr>
    </w:p>
    <w:p>
      <w:pPr>
        <w:pStyle w:val="style0"/>
        <w:rPr>
          <w:rFonts w:ascii="Times New Roman" w:cs="Times New Roman"/>
          <w:b/>
          <w:bCs/>
          <w:sz w:val="28"/>
          <w:szCs w:val="28"/>
          <w:rPrChange w:id="20632" w:author="user pc" w:date="2022-03-15T10:14:00Z">
            <w:rPr>
              <w:b/>
              <w:bCs/>
            </w:rPr>
          </w:rPrChange>
        </w:rPr>
      </w:pPr>
      <w:r>
        <w:rPr>
          <w:rFonts w:ascii="Times New Roman" w:cs="Times New Roman" w:hAnsi="Times New Roman"/>
          <w:b/>
          <w:bCs/>
          <w:sz w:val="28"/>
          <w:szCs w:val="28"/>
        </w:rPr>
        <w:t>THE REASONS FOR THE EXCEPTIONS</w:t>
      </w:r>
    </w:p>
    <w:p>
      <w:pPr>
        <w:pStyle w:val="style0"/>
        <w:rPr>
          <w:rFonts w:ascii="Times New Roman" w:cs="Times New Roman"/>
          <w:b/>
          <w:sz w:val="28"/>
          <w:szCs w:val="28"/>
          <w:rPrChange w:id="20633" w:author="user pc" w:date="2022-03-15T10:14:00Z">
            <w:rPr/>
          </w:rPrChange>
        </w:rPr>
      </w:pPr>
      <w:r w:rsidRPr="EA46B6A7">
        <w:rPr>
          <w:rFonts w:ascii="Times New Roman" w:cs="Times New Roman"/>
          <w:b/>
          <w:sz w:val="28"/>
          <w:szCs w:val="28"/>
          <w:u w:val="dash"/>
          <w:rPrChange w:id="20634" w:author="user pc" w:date="2022-03-15T10:14:00Z">
            <w:rPr>
              <w:u w:val="dash"/>
            </w:rPr>
          </w:rPrChange>
        </w:rPr>
        <w:t>Hydrogen</w:t>
      </w:r>
      <w:r>
        <w:rPr>
          <w:rFonts w:ascii="Times New Roman" w:cs="Times New Roman" w:hAnsi="Times New Roman"/>
          <w:b/>
          <w:sz w:val="28"/>
          <w:szCs w:val="28"/>
          <w:u w:val="dash"/>
        </w:rPr>
        <w:t xml:space="preserve"> </w:t>
      </w:r>
      <w:r w:rsidRPr="B043CDDF">
        <w:rPr>
          <w:rFonts w:ascii="Times New Roman" w:cs="Times New Roman"/>
          <w:b/>
          <w:sz w:val="28"/>
          <w:szCs w:val="28"/>
          <w:u w:val="dash"/>
          <w:rPrChange w:id="20635" w:author="user pc" w:date="2022-03-15T10:14:00Z">
            <w:rPr>
              <w:u w:val="dash"/>
            </w:rPr>
          </w:rPrChange>
        </w:rPr>
        <w:t>in</w:t>
      </w:r>
      <w:r>
        <w:rPr>
          <w:rFonts w:ascii="Times New Roman" w:cs="Times New Roman" w:hAnsi="Times New Roman"/>
          <w:b/>
          <w:sz w:val="28"/>
          <w:szCs w:val="28"/>
          <w:u w:val="dash"/>
        </w:rPr>
        <w:t xml:space="preserve"> </w:t>
      </w:r>
      <w:r w:rsidRPr="1D7788D5">
        <w:rPr>
          <w:rFonts w:ascii="Times New Roman" w:cs="Times New Roman"/>
          <w:b/>
          <w:sz w:val="28"/>
          <w:szCs w:val="28"/>
          <w:u w:val="dash"/>
          <w:rPrChange w:id="20636" w:author="user pc" w:date="2022-03-15T10:14:00Z">
            <w:rPr>
              <w:u w:val="dash"/>
            </w:rPr>
          </w:rPrChange>
        </w:rPr>
        <w:t>the</w:t>
      </w:r>
      <w:r>
        <w:rPr>
          <w:rFonts w:ascii="Times New Roman" w:cs="Times New Roman" w:hAnsi="Times New Roman"/>
          <w:b/>
          <w:sz w:val="28"/>
          <w:szCs w:val="28"/>
          <w:u w:val="dash"/>
        </w:rPr>
        <w:t xml:space="preserve"> </w:t>
      </w:r>
      <w:r w:rsidRPr="CC099D12">
        <w:rPr>
          <w:rFonts w:ascii="Times New Roman" w:cs="Times New Roman"/>
          <w:b/>
          <w:sz w:val="28"/>
          <w:szCs w:val="28"/>
          <w:u w:val="dash"/>
          <w:rPrChange w:id="20637" w:author="user pc" w:date="2022-03-15T10:14:00Z">
            <w:rPr>
              <w:u w:val="dash"/>
            </w:rPr>
          </w:rPrChange>
        </w:rPr>
        <w:t>metal</w:t>
      </w:r>
      <w:r>
        <w:rPr>
          <w:rFonts w:ascii="Times New Roman" w:cs="Times New Roman" w:hAnsi="Times New Roman"/>
          <w:b/>
          <w:sz w:val="28"/>
          <w:szCs w:val="28"/>
          <w:u w:val="dash"/>
        </w:rPr>
        <w:t xml:space="preserve"> </w:t>
      </w:r>
      <w:r w:rsidRPr="AC536F52">
        <w:rPr>
          <w:rFonts w:ascii="Times New Roman" w:cs="Times New Roman"/>
          <w:b/>
          <w:sz w:val="28"/>
          <w:szCs w:val="28"/>
          <w:u w:val="dash"/>
          <w:rPrChange w:id="20638" w:author="user pc" w:date="2022-03-15T10:14:00Z">
            <w:rPr>
              <w:u w:val="dash"/>
            </w:rPr>
          </w:rPrChange>
        </w:rPr>
        <w:t>hydrides</w:t>
      </w:r>
    </w:p>
    <w:p>
      <w:pPr>
        <w:pStyle w:val="style0"/>
        <w:rPr>
          <w:rFonts w:ascii="Times New Roman" w:cs="Times New Roman"/>
          <w:sz w:val="28"/>
          <w:szCs w:val="28"/>
          <w:rPrChange w:id="20639" w:author="user pc" w:date="2022-03-15T10:14:00Z">
            <w:rPr/>
          </w:rPrChange>
        </w:rPr>
      </w:pPr>
      <w:r w:rsidRPr="C3296A28">
        <w:rPr>
          <w:rFonts w:ascii="Times New Roman" w:cs="Times New Roman"/>
          <w:sz w:val="28"/>
          <w:szCs w:val="28"/>
          <w:rPrChange w:id="20640" w:author="user pc" w:date="2022-03-15T10:14:00Z">
            <w:rPr/>
          </w:rPrChange>
        </w:rPr>
        <w:t>Metal</w:t>
      </w:r>
      <w:r>
        <w:rPr>
          <w:rFonts w:ascii="Times New Roman" w:cs="Times New Roman" w:hAnsi="Times New Roman"/>
          <w:sz w:val="28"/>
          <w:szCs w:val="28"/>
        </w:rPr>
        <w:t xml:space="preserve"> </w:t>
      </w:r>
      <w:r w:rsidRPr="77DA9C08">
        <w:rPr>
          <w:rFonts w:ascii="Times New Roman" w:cs="Times New Roman"/>
          <w:sz w:val="28"/>
          <w:szCs w:val="28"/>
          <w:rPrChange w:id="20641" w:author="user pc" w:date="2022-03-15T10:14:00Z">
            <w:rPr/>
          </w:rPrChange>
        </w:rPr>
        <w:t>hydrides</w:t>
      </w:r>
      <w:r>
        <w:rPr>
          <w:rFonts w:ascii="Times New Roman" w:cs="Times New Roman" w:hAnsi="Times New Roman"/>
          <w:sz w:val="28"/>
          <w:szCs w:val="28"/>
        </w:rPr>
        <w:t xml:space="preserve"> </w:t>
      </w:r>
      <w:r w:rsidRPr="0A585209">
        <w:rPr>
          <w:rFonts w:ascii="Times New Roman" w:cs="Times New Roman"/>
          <w:sz w:val="28"/>
          <w:szCs w:val="28"/>
          <w:rPrChange w:id="20642" w:author="user pc" w:date="2022-03-15T10:14:00Z">
            <w:rPr/>
          </w:rPrChange>
        </w:rPr>
        <w:t>include</w:t>
      </w:r>
      <w:r>
        <w:rPr>
          <w:rFonts w:ascii="Times New Roman" w:cs="Times New Roman" w:hAnsi="Times New Roman"/>
          <w:sz w:val="28"/>
          <w:szCs w:val="28"/>
        </w:rPr>
        <w:t xml:space="preserve"> </w:t>
      </w:r>
      <w:r w:rsidRPr="C2E60251">
        <w:rPr>
          <w:rFonts w:ascii="Times New Roman" w:cs="Times New Roman"/>
          <w:sz w:val="28"/>
          <w:szCs w:val="28"/>
          <w:rPrChange w:id="20643" w:author="user pc" w:date="2022-03-15T10:14:00Z">
            <w:rPr/>
          </w:rPrChange>
        </w:rPr>
        <w:t>compounds</w:t>
      </w:r>
      <w:r>
        <w:rPr>
          <w:rFonts w:ascii="Times New Roman" w:cs="Times New Roman" w:hAnsi="Times New Roman"/>
          <w:sz w:val="28"/>
          <w:szCs w:val="28"/>
        </w:rPr>
        <w:t xml:space="preserve"> </w:t>
      </w:r>
      <w:r w:rsidRPr="C21AE101">
        <w:rPr>
          <w:rFonts w:ascii="Times New Roman" w:cs="Times New Roman"/>
          <w:sz w:val="28"/>
          <w:szCs w:val="28"/>
          <w:rPrChange w:id="20644" w:author="user pc" w:date="2022-03-15T10:14:00Z">
            <w:rPr/>
          </w:rPrChange>
        </w:rPr>
        <w:t>like</w:t>
      </w:r>
      <w:r>
        <w:rPr>
          <w:rFonts w:ascii="Times New Roman" w:cs="Times New Roman" w:hAnsi="Times New Roman"/>
          <w:sz w:val="28"/>
          <w:szCs w:val="28"/>
        </w:rPr>
        <w:t xml:space="preserve"> </w:t>
      </w:r>
      <w:r w:rsidRPr="B89A98A6">
        <w:rPr>
          <w:rFonts w:ascii="Times New Roman" w:cs="Times New Roman"/>
          <w:sz w:val="28"/>
          <w:szCs w:val="28"/>
          <w:rPrChange w:id="20645" w:author="user pc" w:date="2022-03-15T10:14:00Z">
            <w:rPr/>
          </w:rPrChange>
        </w:rPr>
        <w:t>sodium</w:t>
      </w:r>
      <w:r>
        <w:rPr>
          <w:rFonts w:ascii="Times New Roman" w:cs="Times New Roman" w:hAnsi="Times New Roman"/>
          <w:sz w:val="28"/>
          <w:szCs w:val="28"/>
        </w:rPr>
        <w:t xml:space="preserve"> </w:t>
      </w:r>
      <w:r w:rsidRPr="65CA52CE">
        <w:rPr>
          <w:rFonts w:ascii="Times New Roman" w:cs="Times New Roman"/>
          <w:sz w:val="28"/>
          <w:szCs w:val="28"/>
          <w:rPrChange w:id="20646" w:author="user pc" w:date="2022-03-15T10:14:00Z">
            <w:rPr/>
          </w:rPrChange>
        </w:rPr>
        <w:t>hydride,</w:t>
      </w:r>
      <w:r>
        <w:rPr>
          <w:rFonts w:ascii="Times New Roman" w:cs="Times New Roman" w:hAnsi="Times New Roman"/>
          <w:sz w:val="28"/>
          <w:szCs w:val="28"/>
        </w:rPr>
        <w:t xml:space="preserve"> </w:t>
      </w:r>
      <w:r w:rsidRPr="8CE89590">
        <w:rPr>
          <w:rFonts w:ascii="Times New Roman" w:cs="Times New Roman"/>
          <w:sz w:val="28"/>
          <w:szCs w:val="28"/>
          <w:rPrChange w:id="20647" w:author="user pc" w:date="2022-03-15T10:14:00Z">
            <w:rPr/>
          </w:rPrChange>
        </w:rPr>
        <w:t>NaH.</w:t>
      </w:r>
      <w:r>
        <w:rPr>
          <w:rFonts w:ascii="Times New Roman" w:cs="Times New Roman" w:hAnsi="Times New Roman"/>
          <w:sz w:val="28"/>
          <w:szCs w:val="28"/>
        </w:rPr>
        <w:t xml:space="preserve"> </w:t>
      </w:r>
      <w:r w:rsidRPr="9111803C">
        <w:rPr>
          <w:rFonts w:ascii="Times New Roman" w:cs="Times New Roman"/>
          <w:sz w:val="28"/>
          <w:szCs w:val="28"/>
          <w:rPrChange w:id="20648" w:author="user pc" w:date="2022-03-15T10:14:00Z">
            <w:rPr/>
          </w:rPrChange>
        </w:rPr>
        <w:t>In</w:t>
      </w:r>
      <w:r>
        <w:rPr>
          <w:rFonts w:ascii="Times New Roman" w:cs="Times New Roman" w:hAnsi="Times New Roman"/>
          <w:sz w:val="28"/>
          <w:szCs w:val="28"/>
        </w:rPr>
        <w:t xml:space="preserve"> </w:t>
      </w:r>
      <w:r w:rsidRPr="D41CE968">
        <w:rPr>
          <w:rFonts w:ascii="Times New Roman" w:cs="Times New Roman"/>
          <w:sz w:val="28"/>
          <w:szCs w:val="28"/>
          <w:rPrChange w:id="20649" w:author="user pc" w:date="2022-03-15T10:14:00Z">
            <w:rPr/>
          </w:rPrChange>
        </w:rPr>
        <w:t>this,</w:t>
      </w:r>
      <w:r>
        <w:rPr>
          <w:rFonts w:ascii="Times New Roman" w:cs="Times New Roman" w:hAnsi="Times New Roman"/>
          <w:sz w:val="28"/>
          <w:szCs w:val="28"/>
        </w:rPr>
        <w:t xml:space="preserve"> </w:t>
      </w:r>
      <w:r w:rsidRPr="CCF0CB38">
        <w:rPr>
          <w:rFonts w:ascii="Times New Roman" w:cs="Times New Roman"/>
          <w:sz w:val="28"/>
          <w:szCs w:val="28"/>
          <w:rPrChange w:id="20650" w:author="user pc" w:date="2022-03-15T10:14:00Z">
            <w:rPr/>
          </w:rPrChange>
        </w:rPr>
        <w:t>the</w:t>
      </w:r>
      <w:r>
        <w:rPr>
          <w:rFonts w:ascii="Times New Roman" w:cs="Times New Roman" w:hAnsi="Times New Roman"/>
          <w:sz w:val="28"/>
          <w:szCs w:val="28"/>
        </w:rPr>
        <w:t xml:space="preserve"> </w:t>
      </w:r>
      <w:r w:rsidRPr="9ECA4ABB">
        <w:rPr>
          <w:rFonts w:ascii="Times New Roman" w:cs="Times New Roman"/>
          <w:sz w:val="28"/>
          <w:szCs w:val="28"/>
          <w:rPrChange w:id="20651" w:author="user pc" w:date="2022-03-15T10:14:00Z">
            <w:rPr/>
          </w:rPrChange>
        </w:rPr>
        <w:t>hydrogen</w:t>
      </w:r>
      <w:r>
        <w:rPr>
          <w:rFonts w:ascii="Times New Roman" w:cs="Times New Roman" w:hAnsi="Times New Roman"/>
          <w:sz w:val="28"/>
          <w:szCs w:val="28"/>
        </w:rPr>
        <w:t xml:space="preserve"> </w:t>
      </w:r>
      <w:r w:rsidRPr="4FEE8D78">
        <w:rPr>
          <w:rFonts w:ascii="Times New Roman" w:cs="Times New Roman"/>
          <w:sz w:val="28"/>
          <w:szCs w:val="28"/>
          <w:rPrChange w:id="20652" w:author="user pc" w:date="2022-03-15T10:14:00Z">
            <w:rPr/>
          </w:rPrChange>
        </w:rPr>
        <w:t>is</w:t>
      </w:r>
      <w:r>
        <w:rPr>
          <w:rFonts w:ascii="Times New Roman" w:cs="Times New Roman" w:hAnsi="Times New Roman"/>
          <w:sz w:val="28"/>
          <w:szCs w:val="28"/>
        </w:rPr>
        <w:t xml:space="preserve"> </w:t>
      </w:r>
      <w:r w:rsidRPr="300753D9">
        <w:rPr>
          <w:rFonts w:ascii="Times New Roman" w:cs="Times New Roman"/>
          <w:sz w:val="28"/>
          <w:szCs w:val="28"/>
          <w:rPrChange w:id="20653" w:author="user pc" w:date="2022-03-15T10:14:00Z">
            <w:rPr/>
          </w:rPrChange>
        </w:rPr>
        <w:t>present</w:t>
      </w:r>
      <w:r>
        <w:rPr>
          <w:rFonts w:ascii="Times New Roman" w:cs="Times New Roman" w:hAnsi="Times New Roman"/>
          <w:sz w:val="28"/>
          <w:szCs w:val="28"/>
        </w:rPr>
        <w:t xml:space="preserve"> </w:t>
      </w:r>
      <w:r w:rsidRPr="C60311E2">
        <w:rPr>
          <w:rFonts w:ascii="Times New Roman" w:cs="Times New Roman"/>
          <w:sz w:val="28"/>
          <w:szCs w:val="28"/>
          <w:rPrChange w:id="20654" w:author="user pc" w:date="2022-03-15T10:14:00Z">
            <w:rPr/>
          </w:rPrChange>
        </w:rPr>
        <w:t>as</w:t>
      </w:r>
      <w:r>
        <w:rPr>
          <w:rFonts w:ascii="Times New Roman" w:cs="Times New Roman" w:hAnsi="Times New Roman"/>
          <w:sz w:val="28"/>
          <w:szCs w:val="28"/>
        </w:rPr>
        <w:t xml:space="preserve"> </w:t>
      </w:r>
      <w:r w:rsidRPr="C51C1A8C">
        <w:rPr>
          <w:rFonts w:ascii="Times New Roman" w:cs="Times New Roman"/>
          <w:sz w:val="28"/>
          <w:szCs w:val="28"/>
          <w:rPrChange w:id="20655" w:author="user pc" w:date="2022-03-15T10:14:00Z">
            <w:rPr/>
          </w:rPrChange>
        </w:rPr>
        <w:t>a</w:t>
      </w:r>
      <w:r>
        <w:rPr>
          <w:rFonts w:ascii="Times New Roman" w:cs="Times New Roman" w:hAnsi="Times New Roman"/>
          <w:sz w:val="28"/>
          <w:szCs w:val="28"/>
        </w:rPr>
        <w:t xml:space="preserve"> </w:t>
      </w:r>
      <w:r w:rsidRPr="543C0120">
        <w:rPr>
          <w:rFonts w:ascii="Times New Roman" w:cs="Times New Roman"/>
          <w:sz w:val="28"/>
          <w:szCs w:val="28"/>
          <w:rPrChange w:id="20656" w:author="user pc" w:date="2022-03-15T10:14:00Z">
            <w:rPr/>
          </w:rPrChange>
        </w:rPr>
        <w:t>hydride</w:t>
      </w:r>
      <w:r>
        <w:rPr>
          <w:rFonts w:ascii="Times New Roman" w:cs="Times New Roman" w:hAnsi="Times New Roman"/>
          <w:sz w:val="28"/>
          <w:szCs w:val="28"/>
        </w:rPr>
        <w:t xml:space="preserve"> </w:t>
      </w:r>
      <w:r w:rsidRPr="538EA648">
        <w:rPr>
          <w:rFonts w:ascii="Times New Roman" w:cs="Times New Roman"/>
          <w:sz w:val="28"/>
          <w:szCs w:val="28"/>
          <w:rPrChange w:id="20657" w:author="user pc" w:date="2022-03-15T10:14:00Z">
            <w:rPr/>
          </w:rPrChange>
        </w:rPr>
        <w:t>ion,</w:t>
      </w:r>
      <w:r>
        <w:rPr>
          <w:rFonts w:ascii="Times New Roman" w:cs="Times New Roman" w:hAnsi="Times New Roman"/>
          <w:sz w:val="28"/>
          <w:szCs w:val="28"/>
        </w:rPr>
        <w:t xml:space="preserve"> </w:t>
      </w:r>
      <w:r w:rsidRPr="487DA406">
        <w:rPr>
          <w:rFonts w:ascii="Times New Roman" w:cs="Times New Roman"/>
          <w:sz w:val="28"/>
          <w:szCs w:val="28"/>
          <w:rPrChange w:id="20658" w:author="user pc" w:date="2022-03-15T10:14:00Z">
            <w:rPr/>
          </w:rPrChange>
        </w:rPr>
        <w:t>H-.</w:t>
      </w:r>
      <w:r>
        <w:rPr>
          <w:rFonts w:ascii="Times New Roman" w:cs="Times New Roman" w:hAnsi="Times New Roman"/>
          <w:sz w:val="28"/>
          <w:szCs w:val="28"/>
        </w:rPr>
        <w:t xml:space="preserve"> </w:t>
      </w:r>
      <w:r w:rsidRPr="B8A93654">
        <w:rPr>
          <w:rFonts w:ascii="Times New Roman" w:cs="Times New Roman"/>
          <w:sz w:val="28"/>
          <w:szCs w:val="28"/>
          <w:rPrChange w:id="20659" w:author="user pc" w:date="2022-03-15T10:14:00Z">
            <w:rPr/>
          </w:rPrChange>
        </w:rPr>
        <w:t>The</w:t>
      </w:r>
      <w:r>
        <w:rPr>
          <w:rFonts w:ascii="Times New Roman" w:cs="Times New Roman" w:hAnsi="Times New Roman"/>
          <w:sz w:val="28"/>
          <w:szCs w:val="28"/>
        </w:rPr>
        <w:t xml:space="preserve"> oxidation state </w:t>
      </w:r>
      <w:r w:rsidRPr="AE3B02A9">
        <w:rPr>
          <w:rFonts w:ascii="Times New Roman" w:cs="Times New Roman"/>
          <w:sz w:val="28"/>
          <w:szCs w:val="28"/>
          <w:rPrChange w:id="20660" w:author="user pc" w:date="2022-03-15T10:14:00Z">
            <w:rPr/>
          </w:rPrChange>
        </w:rPr>
        <w:t>of</w:t>
      </w:r>
      <w:r>
        <w:rPr>
          <w:rFonts w:ascii="Times New Roman" w:cs="Times New Roman" w:hAnsi="Times New Roman"/>
          <w:sz w:val="28"/>
          <w:szCs w:val="28"/>
        </w:rPr>
        <w:t xml:space="preserve"> </w:t>
      </w:r>
      <w:r w:rsidRPr="18F6B8BB">
        <w:rPr>
          <w:rFonts w:ascii="Times New Roman" w:cs="Times New Roman"/>
          <w:sz w:val="28"/>
          <w:szCs w:val="28"/>
          <w:rPrChange w:id="20661" w:author="user pc" w:date="2022-03-15T10:14:00Z">
            <w:rPr/>
          </w:rPrChange>
        </w:rPr>
        <w:t>a</w:t>
      </w:r>
      <w:r>
        <w:rPr>
          <w:rFonts w:ascii="Times New Roman" w:cs="Times New Roman" w:hAnsi="Times New Roman"/>
          <w:sz w:val="28"/>
          <w:szCs w:val="28"/>
        </w:rPr>
        <w:t xml:space="preserve"> </w:t>
      </w:r>
      <w:r w:rsidRPr="4A6DC564">
        <w:rPr>
          <w:rFonts w:ascii="Times New Roman" w:cs="Times New Roman"/>
          <w:sz w:val="28"/>
          <w:szCs w:val="28"/>
          <w:rPrChange w:id="20662" w:author="user pc" w:date="2022-03-15T10:14:00Z">
            <w:rPr/>
          </w:rPrChange>
        </w:rPr>
        <w:t>simple</w:t>
      </w:r>
      <w:r>
        <w:rPr>
          <w:rFonts w:ascii="Times New Roman" w:cs="Times New Roman" w:hAnsi="Times New Roman"/>
          <w:sz w:val="28"/>
          <w:szCs w:val="28"/>
        </w:rPr>
        <w:t xml:space="preserve"> </w:t>
      </w:r>
      <w:r w:rsidRPr="5780F40B">
        <w:rPr>
          <w:rFonts w:ascii="Times New Roman" w:cs="Times New Roman"/>
          <w:sz w:val="28"/>
          <w:szCs w:val="28"/>
          <w:rPrChange w:id="20663" w:author="user pc" w:date="2022-03-15T10:14:00Z">
            <w:rPr/>
          </w:rPrChange>
        </w:rPr>
        <w:t>ion</w:t>
      </w:r>
      <w:r>
        <w:rPr>
          <w:rFonts w:ascii="Times New Roman" w:cs="Times New Roman" w:hAnsi="Times New Roman"/>
          <w:sz w:val="28"/>
          <w:szCs w:val="28"/>
        </w:rPr>
        <w:t xml:space="preserve"> </w:t>
      </w:r>
      <w:r w:rsidRPr="56A76518">
        <w:rPr>
          <w:rFonts w:ascii="Times New Roman" w:cs="Times New Roman"/>
          <w:sz w:val="28"/>
          <w:szCs w:val="28"/>
          <w:rPrChange w:id="20664" w:author="user pc" w:date="2022-03-15T10:14:00Z">
            <w:rPr/>
          </w:rPrChange>
        </w:rPr>
        <w:t>like</w:t>
      </w:r>
      <w:r>
        <w:rPr>
          <w:rFonts w:ascii="Times New Roman" w:cs="Times New Roman" w:hAnsi="Times New Roman"/>
          <w:sz w:val="28"/>
          <w:szCs w:val="28"/>
        </w:rPr>
        <w:t xml:space="preserve"> </w:t>
      </w:r>
      <w:r w:rsidRPr="0D5D0924">
        <w:rPr>
          <w:rFonts w:ascii="Times New Roman" w:cs="Times New Roman"/>
          <w:sz w:val="28"/>
          <w:szCs w:val="28"/>
          <w:rPrChange w:id="20665" w:author="user pc" w:date="2022-03-15T10:14:00Z">
            <w:rPr/>
          </w:rPrChange>
        </w:rPr>
        <w:t>hydride</w:t>
      </w:r>
      <w:r>
        <w:rPr>
          <w:rFonts w:ascii="Times New Roman" w:cs="Times New Roman" w:hAnsi="Times New Roman"/>
          <w:sz w:val="28"/>
          <w:szCs w:val="28"/>
        </w:rPr>
        <w:t xml:space="preserve"> </w:t>
      </w:r>
      <w:r w:rsidRPr="A9FCBA68">
        <w:rPr>
          <w:rFonts w:ascii="Times New Roman" w:cs="Times New Roman"/>
          <w:sz w:val="28"/>
          <w:szCs w:val="28"/>
          <w:rPrChange w:id="20666" w:author="user pc" w:date="2022-03-15T10:14:00Z">
            <w:rPr/>
          </w:rPrChange>
        </w:rPr>
        <w:t>is</w:t>
      </w:r>
      <w:r>
        <w:rPr>
          <w:rFonts w:ascii="Times New Roman" w:cs="Times New Roman" w:hAnsi="Times New Roman"/>
          <w:sz w:val="28"/>
          <w:szCs w:val="28"/>
        </w:rPr>
        <w:t xml:space="preserve"> </w:t>
      </w:r>
      <w:r w:rsidRPr="FCAAE7A8">
        <w:rPr>
          <w:rFonts w:ascii="Times New Roman" w:cs="Times New Roman"/>
          <w:sz w:val="28"/>
          <w:szCs w:val="28"/>
          <w:rPrChange w:id="20667" w:author="user pc" w:date="2022-03-15T10:14:00Z">
            <w:rPr/>
          </w:rPrChange>
        </w:rPr>
        <w:t>equal</w:t>
      </w:r>
      <w:r>
        <w:rPr>
          <w:rFonts w:ascii="Times New Roman" w:cs="Times New Roman" w:hAnsi="Times New Roman"/>
          <w:sz w:val="28"/>
          <w:szCs w:val="28"/>
        </w:rPr>
        <w:t xml:space="preserve"> to the </w:t>
      </w:r>
      <w:r w:rsidRPr="8697E7C7">
        <w:rPr>
          <w:rFonts w:ascii="Times New Roman" w:cs="Times New Roman"/>
          <w:sz w:val="28"/>
          <w:szCs w:val="28"/>
          <w:rPrChange w:id="20668" w:author="user pc" w:date="2022-03-15T10:14:00Z">
            <w:rPr/>
          </w:rPrChange>
        </w:rPr>
        <w:t>charge</w:t>
      </w:r>
      <w:r>
        <w:rPr>
          <w:rFonts w:ascii="Times New Roman" w:cs="Times New Roman" w:hAnsi="Times New Roman"/>
          <w:sz w:val="28"/>
          <w:szCs w:val="28"/>
        </w:rPr>
        <w:t xml:space="preserve"> </w:t>
      </w:r>
      <w:r w:rsidRPr="021466D2">
        <w:rPr>
          <w:rFonts w:ascii="Times New Roman" w:cs="Times New Roman"/>
          <w:sz w:val="28"/>
          <w:szCs w:val="28"/>
          <w:rPrChange w:id="20669" w:author="user pc" w:date="2022-03-15T10:14:00Z">
            <w:rPr/>
          </w:rPrChange>
        </w:rPr>
        <w:t>on</w:t>
      </w:r>
      <w:r>
        <w:rPr>
          <w:rFonts w:ascii="Times New Roman" w:cs="Times New Roman" w:hAnsi="Times New Roman"/>
          <w:sz w:val="28"/>
          <w:szCs w:val="28"/>
        </w:rPr>
        <w:t xml:space="preserve"> </w:t>
      </w:r>
      <w:r w:rsidRPr="1472008B">
        <w:rPr>
          <w:rFonts w:ascii="Times New Roman" w:cs="Times New Roman"/>
          <w:sz w:val="28"/>
          <w:szCs w:val="28"/>
          <w:rPrChange w:id="20670" w:author="user pc" w:date="2022-03-15T10:14:00Z">
            <w:rPr/>
          </w:rPrChange>
        </w:rPr>
        <w:t>the</w:t>
      </w:r>
      <w:r>
        <w:rPr>
          <w:rFonts w:ascii="Times New Roman" w:cs="Times New Roman" w:hAnsi="Times New Roman"/>
          <w:sz w:val="28"/>
          <w:szCs w:val="28"/>
        </w:rPr>
        <w:t xml:space="preserve"> ion. I</w:t>
      </w:r>
      <w:r w:rsidRPr="8EF2BDB3">
        <w:rPr>
          <w:rFonts w:ascii="Times New Roman" w:cs="Times New Roman"/>
          <w:sz w:val="28"/>
          <w:szCs w:val="28"/>
          <w:rPrChange w:id="20671" w:author="user pc" w:date="2022-03-15T10:14:00Z">
            <w:rPr/>
          </w:rPrChange>
        </w:rPr>
        <w:t>n</w:t>
      </w:r>
      <w:r>
        <w:rPr>
          <w:rFonts w:ascii="Times New Roman" w:cs="Times New Roman" w:hAnsi="Times New Roman"/>
          <w:sz w:val="28"/>
          <w:szCs w:val="28"/>
        </w:rPr>
        <w:t xml:space="preserve"> </w:t>
      </w:r>
      <w:r w:rsidRPr="031B3F67">
        <w:rPr>
          <w:rFonts w:ascii="Times New Roman" w:cs="Times New Roman"/>
          <w:sz w:val="28"/>
          <w:szCs w:val="28"/>
          <w:rPrChange w:id="20672" w:author="user pc" w:date="2022-03-15T10:14:00Z">
            <w:rPr/>
          </w:rPrChange>
        </w:rPr>
        <w:t>this</w:t>
      </w:r>
      <w:r>
        <w:rPr>
          <w:rFonts w:ascii="Times New Roman" w:cs="Times New Roman" w:hAnsi="Times New Roman"/>
          <w:sz w:val="28"/>
          <w:szCs w:val="28"/>
        </w:rPr>
        <w:t xml:space="preserve"> </w:t>
      </w:r>
      <w:r w:rsidRPr="1C4B612A">
        <w:rPr>
          <w:rFonts w:ascii="Times New Roman" w:cs="Times New Roman"/>
          <w:sz w:val="28"/>
          <w:szCs w:val="28"/>
          <w:rPrChange w:id="20673" w:author="user pc" w:date="2022-03-15T10:14:00Z">
            <w:rPr/>
          </w:rPrChange>
        </w:rPr>
        <w:t>case,</w:t>
      </w:r>
      <w:r>
        <w:rPr>
          <w:rFonts w:ascii="Times New Roman" w:cs="Times New Roman" w:hAnsi="Times New Roman"/>
          <w:sz w:val="28"/>
          <w:szCs w:val="28"/>
        </w:rPr>
        <w:t xml:space="preserve"> </w:t>
      </w:r>
      <w:r w:rsidRPr="5D7628F8">
        <w:rPr>
          <w:rFonts w:ascii="Times New Roman" w:cs="Times New Roman"/>
          <w:sz w:val="28"/>
          <w:szCs w:val="28"/>
          <w:rPrChange w:id="20674" w:author="user pc" w:date="2022-03-15T10:14:00Z">
            <w:rPr/>
          </w:rPrChange>
        </w:rPr>
        <w:t>-1.</w:t>
      </w:r>
    </w:p>
    <w:p>
      <w:pPr>
        <w:pStyle w:val="style0"/>
        <w:rPr>
          <w:rFonts w:ascii="Times New Roman" w:cs="Times New Roman"/>
          <w:sz w:val="28"/>
          <w:szCs w:val="28"/>
          <w:rPrChange w:id="20675" w:author="user pc" w:date="2022-03-15T10:14:00Z">
            <w:rPr/>
          </w:rPrChange>
        </w:rPr>
      </w:pPr>
      <w:r w:rsidRPr="D1AE2B48">
        <w:rPr>
          <w:rFonts w:ascii="Times New Roman" w:cs="Times New Roman"/>
          <w:sz w:val="28"/>
          <w:szCs w:val="28"/>
          <w:rPrChange w:id="20676" w:author="user pc" w:date="2022-03-15T10:14:00Z">
            <w:rPr/>
          </w:rPrChange>
        </w:rPr>
        <w:t>Alternatively,</w:t>
      </w:r>
      <w:r>
        <w:rPr>
          <w:rFonts w:ascii="Times New Roman" w:cs="Times New Roman" w:hAnsi="Times New Roman"/>
          <w:sz w:val="28"/>
          <w:szCs w:val="28"/>
        </w:rPr>
        <w:t xml:space="preserve"> </w:t>
      </w:r>
      <w:r w:rsidRPr="551E6D96">
        <w:rPr>
          <w:rFonts w:ascii="Times New Roman" w:cs="Times New Roman"/>
          <w:sz w:val="28"/>
          <w:szCs w:val="28"/>
          <w:rPrChange w:id="20677" w:author="user pc" w:date="2022-03-15T10:14:00Z">
            <w:rPr/>
          </w:rPrChange>
        </w:rPr>
        <w:t>you</w:t>
      </w:r>
      <w:r>
        <w:rPr>
          <w:rFonts w:ascii="Times New Roman" w:cs="Times New Roman" w:hAnsi="Times New Roman"/>
          <w:sz w:val="28"/>
          <w:szCs w:val="28"/>
        </w:rPr>
        <w:t xml:space="preserve"> </w:t>
      </w:r>
      <w:r w:rsidRPr="E9D63973">
        <w:rPr>
          <w:rFonts w:ascii="Times New Roman" w:cs="Times New Roman"/>
          <w:sz w:val="28"/>
          <w:szCs w:val="28"/>
          <w:rPrChange w:id="20678" w:author="user pc" w:date="2022-03-15T10:14:00Z">
            <w:rPr/>
          </w:rPrChange>
        </w:rPr>
        <w:t>can</w:t>
      </w:r>
      <w:r>
        <w:rPr>
          <w:rFonts w:ascii="Times New Roman" w:cs="Times New Roman" w:hAnsi="Times New Roman"/>
          <w:sz w:val="28"/>
          <w:szCs w:val="28"/>
        </w:rPr>
        <w:t xml:space="preserve"> </w:t>
      </w:r>
      <w:r w:rsidRPr="D4BC863C">
        <w:rPr>
          <w:rFonts w:ascii="Times New Roman" w:cs="Times New Roman"/>
          <w:sz w:val="28"/>
          <w:szCs w:val="28"/>
          <w:rPrChange w:id="20679" w:author="user pc" w:date="2022-03-15T10:14:00Z">
            <w:rPr/>
          </w:rPrChange>
        </w:rPr>
        <w:t>think</w:t>
      </w:r>
      <w:r>
        <w:rPr>
          <w:rFonts w:ascii="Times New Roman" w:cs="Times New Roman" w:hAnsi="Times New Roman"/>
          <w:sz w:val="28"/>
          <w:szCs w:val="28"/>
        </w:rPr>
        <w:t xml:space="preserve"> </w:t>
      </w:r>
      <w:r w:rsidRPr="49A71AD8">
        <w:rPr>
          <w:rFonts w:ascii="Times New Roman" w:cs="Times New Roman"/>
          <w:sz w:val="28"/>
          <w:szCs w:val="28"/>
          <w:rPrChange w:id="20680" w:author="user pc" w:date="2022-03-15T10:14:00Z">
            <w:rPr/>
          </w:rPrChange>
        </w:rPr>
        <w:t>of</w:t>
      </w:r>
      <w:r>
        <w:rPr>
          <w:rFonts w:ascii="Times New Roman" w:cs="Times New Roman" w:hAnsi="Times New Roman"/>
          <w:sz w:val="28"/>
          <w:szCs w:val="28"/>
        </w:rPr>
        <w:t xml:space="preserve"> </w:t>
      </w:r>
      <w:r w:rsidRPr="A8D1F8BC">
        <w:rPr>
          <w:rFonts w:ascii="Times New Roman" w:cs="Times New Roman"/>
          <w:sz w:val="28"/>
          <w:szCs w:val="28"/>
          <w:rPrChange w:id="20681" w:author="user pc" w:date="2022-03-15T10:14:00Z">
            <w:rPr/>
          </w:rPrChange>
        </w:rPr>
        <w:t>it</w:t>
      </w:r>
      <w:r>
        <w:rPr>
          <w:rFonts w:ascii="Times New Roman" w:cs="Times New Roman" w:hAnsi="Times New Roman"/>
          <w:sz w:val="28"/>
          <w:szCs w:val="28"/>
        </w:rPr>
        <w:t xml:space="preserve"> </w:t>
      </w:r>
      <w:r w:rsidRPr="EAA1B776">
        <w:rPr>
          <w:rFonts w:ascii="Times New Roman" w:cs="Times New Roman"/>
          <w:sz w:val="28"/>
          <w:szCs w:val="28"/>
          <w:rPrChange w:id="20682" w:author="user pc" w:date="2022-03-15T10:14:00Z">
            <w:rPr/>
          </w:rPrChange>
        </w:rPr>
        <w:t>that</w:t>
      </w:r>
      <w:r>
        <w:rPr>
          <w:rFonts w:ascii="Times New Roman" w:cs="Times New Roman" w:hAnsi="Times New Roman"/>
          <w:sz w:val="28"/>
          <w:szCs w:val="28"/>
        </w:rPr>
        <w:t xml:space="preserve"> </w:t>
      </w:r>
      <w:r w:rsidRPr="CC5EDD55">
        <w:rPr>
          <w:rFonts w:ascii="Times New Roman" w:cs="Times New Roman"/>
          <w:sz w:val="28"/>
          <w:szCs w:val="28"/>
          <w:rPrChange w:id="20683" w:author="user pc" w:date="2022-03-15T10:14:00Z">
            <w:rPr/>
          </w:rPrChange>
        </w:rPr>
        <w:t>the</w:t>
      </w:r>
      <w:r>
        <w:rPr>
          <w:rFonts w:ascii="Times New Roman" w:cs="Times New Roman" w:hAnsi="Times New Roman"/>
          <w:sz w:val="28"/>
          <w:szCs w:val="28"/>
        </w:rPr>
        <w:t xml:space="preserve"> </w:t>
      </w:r>
      <w:r w:rsidRPr="FD782768">
        <w:rPr>
          <w:rFonts w:ascii="Times New Roman" w:cs="Times New Roman"/>
          <w:sz w:val="28"/>
          <w:szCs w:val="28"/>
          <w:rPrChange w:id="20684" w:author="user pc" w:date="2022-03-15T10:14:00Z">
            <w:rPr/>
          </w:rPrChange>
        </w:rPr>
        <w:t>sum</w:t>
      </w:r>
      <w:r>
        <w:rPr>
          <w:rFonts w:ascii="Times New Roman" w:cs="Times New Roman" w:hAnsi="Times New Roman"/>
          <w:sz w:val="28"/>
          <w:szCs w:val="28"/>
        </w:rPr>
        <w:t xml:space="preserve"> </w:t>
      </w:r>
      <w:r w:rsidRPr="E6FFD6F2">
        <w:rPr>
          <w:rFonts w:ascii="Times New Roman" w:cs="Times New Roman"/>
          <w:sz w:val="28"/>
          <w:szCs w:val="28"/>
          <w:rPrChange w:id="20685" w:author="user pc" w:date="2022-03-15T10:14:00Z">
            <w:rPr/>
          </w:rPrChange>
        </w:rPr>
        <w:t>of</w:t>
      </w:r>
      <w:r>
        <w:rPr>
          <w:rFonts w:ascii="Times New Roman" w:cs="Times New Roman" w:hAnsi="Times New Roman"/>
          <w:sz w:val="28"/>
          <w:szCs w:val="28"/>
        </w:rPr>
        <w:t xml:space="preserve"> </w:t>
      </w:r>
      <w:r w:rsidRPr="167BC19C">
        <w:rPr>
          <w:rFonts w:ascii="Times New Roman" w:cs="Times New Roman"/>
          <w:sz w:val="28"/>
          <w:szCs w:val="28"/>
          <w:rPrChange w:id="20686" w:author="user pc" w:date="2022-03-15T10:14:00Z">
            <w:rPr/>
          </w:rPrChange>
        </w:rPr>
        <w:t>the</w:t>
      </w:r>
      <w:r>
        <w:rPr>
          <w:rFonts w:ascii="Times New Roman" w:cs="Times New Roman" w:hAnsi="Times New Roman"/>
          <w:sz w:val="28"/>
          <w:szCs w:val="28"/>
        </w:rPr>
        <w:t xml:space="preserve"> </w:t>
      </w:r>
      <w:r w:rsidRPr="C4E49DF6">
        <w:rPr>
          <w:rFonts w:ascii="Times New Roman" w:cs="Times New Roman"/>
          <w:sz w:val="28"/>
          <w:szCs w:val="28"/>
          <w:rPrChange w:id="20687" w:author="user pc" w:date="2022-03-15T10:14:00Z">
            <w:rPr/>
          </w:rPrChange>
        </w:rPr>
        <w:t>oxidation</w:t>
      </w:r>
      <w:r>
        <w:rPr>
          <w:rFonts w:ascii="Times New Roman" w:cs="Times New Roman" w:hAnsi="Times New Roman"/>
          <w:sz w:val="28"/>
          <w:szCs w:val="28"/>
        </w:rPr>
        <w:t xml:space="preserve"> </w:t>
      </w:r>
      <w:r w:rsidRPr="BD706636">
        <w:rPr>
          <w:rFonts w:ascii="Times New Roman" w:cs="Times New Roman"/>
          <w:sz w:val="28"/>
          <w:szCs w:val="28"/>
          <w:rPrChange w:id="20688" w:author="user pc" w:date="2022-03-15T10:14:00Z">
            <w:rPr/>
          </w:rPrChange>
        </w:rPr>
        <w:t>states</w:t>
      </w:r>
      <w:r>
        <w:rPr>
          <w:rFonts w:ascii="Times New Roman" w:cs="Times New Roman" w:hAnsi="Times New Roman"/>
          <w:sz w:val="28"/>
          <w:szCs w:val="28"/>
        </w:rPr>
        <w:t xml:space="preserve"> </w:t>
      </w:r>
      <w:r w:rsidRPr="A246C7F2">
        <w:rPr>
          <w:rFonts w:ascii="Times New Roman" w:cs="Times New Roman"/>
          <w:sz w:val="28"/>
          <w:szCs w:val="28"/>
          <w:rPrChange w:id="20689" w:author="user pc" w:date="2022-03-15T10:14:00Z">
            <w:rPr/>
          </w:rPrChange>
        </w:rPr>
        <w:t>in</w:t>
      </w:r>
      <w:r>
        <w:rPr>
          <w:rFonts w:ascii="Times New Roman" w:cs="Times New Roman" w:hAnsi="Times New Roman"/>
          <w:sz w:val="28"/>
          <w:szCs w:val="28"/>
        </w:rPr>
        <w:t xml:space="preserve"> </w:t>
      </w:r>
      <w:r w:rsidRPr="E999DB43">
        <w:rPr>
          <w:rFonts w:ascii="Times New Roman" w:cs="Times New Roman"/>
          <w:sz w:val="28"/>
          <w:szCs w:val="28"/>
          <w:rPrChange w:id="20690" w:author="user pc" w:date="2022-03-15T10:14:00Z">
            <w:rPr/>
          </w:rPrChange>
        </w:rPr>
        <w:t>a</w:t>
      </w:r>
      <w:r>
        <w:rPr>
          <w:rFonts w:ascii="Times New Roman" w:cs="Times New Roman" w:hAnsi="Times New Roman"/>
          <w:sz w:val="28"/>
          <w:szCs w:val="28"/>
        </w:rPr>
        <w:t xml:space="preserve"> </w:t>
      </w:r>
      <w:r w:rsidRPr="58BB21E8">
        <w:rPr>
          <w:rFonts w:ascii="Times New Roman" w:cs="Times New Roman"/>
          <w:sz w:val="28"/>
          <w:szCs w:val="28"/>
          <w:rPrChange w:id="20691" w:author="user pc" w:date="2022-03-15T10:14:00Z">
            <w:rPr/>
          </w:rPrChange>
        </w:rPr>
        <w:t>neutral</w:t>
      </w:r>
      <w:r>
        <w:rPr>
          <w:rFonts w:ascii="Times New Roman" w:cs="Times New Roman" w:hAnsi="Times New Roman"/>
          <w:sz w:val="28"/>
          <w:szCs w:val="28"/>
        </w:rPr>
        <w:t xml:space="preserve"> </w:t>
      </w:r>
      <w:r w:rsidRPr="78B1D6A7">
        <w:rPr>
          <w:rFonts w:ascii="Times New Roman" w:cs="Times New Roman"/>
          <w:sz w:val="28"/>
          <w:szCs w:val="28"/>
          <w:rPrChange w:id="20692" w:author="user pc" w:date="2022-03-15T10:14:00Z">
            <w:rPr/>
          </w:rPrChange>
        </w:rPr>
        <w:t>compound</w:t>
      </w:r>
      <w:r>
        <w:rPr>
          <w:rFonts w:ascii="Times New Roman" w:cs="Times New Roman" w:hAnsi="Times New Roman"/>
          <w:sz w:val="28"/>
          <w:szCs w:val="28"/>
        </w:rPr>
        <w:t xml:space="preserve"> </w:t>
      </w:r>
      <w:r w:rsidRPr="8BC201CA">
        <w:rPr>
          <w:rFonts w:ascii="Times New Roman" w:cs="Times New Roman"/>
          <w:sz w:val="28"/>
          <w:szCs w:val="28"/>
          <w:rPrChange w:id="20693" w:author="user pc" w:date="2022-03-15T10:14:00Z">
            <w:rPr/>
          </w:rPrChange>
        </w:rPr>
        <w:t>is</w:t>
      </w:r>
      <w:r>
        <w:rPr>
          <w:rFonts w:ascii="Times New Roman" w:cs="Times New Roman" w:hAnsi="Times New Roman"/>
          <w:sz w:val="28"/>
          <w:szCs w:val="28"/>
        </w:rPr>
        <w:t xml:space="preserve"> </w:t>
      </w:r>
      <w:r w:rsidRPr="AF714E6B">
        <w:rPr>
          <w:rFonts w:ascii="Times New Roman" w:cs="Times New Roman"/>
          <w:sz w:val="28"/>
          <w:szCs w:val="28"/>
          <w:rPrChange w:id="20694" w:author="user pc" w:date="2022-03-15T10:14:00Z">
            <w:rPr/>
          </w:rPrChange>
        </w:rPr>
        <w:t>zero.</w:t>
      </w:r>
      <w:r>
        <w:rPr>
          <w:rFonts w:ascii="Times New Roman" w:cs="Times New Roman" w:hAnsi="Times New Roman"/>
          <w:sz w:val="28"/>
          <w:szCs w:val="28"/>
        </w:rPr>
        <w:t xml:space="preserve"> </w:t>
      </w:r>
      <w:r w:rsidRPr="39B3B540">
        <w:rPr>
          <w:rFonts w:ascii="Times New Roman" w:cs="Times New Roman"/>
          <w:sz w:val="28"/>
          <w:szCs w:val="28"/>
          <w:rPrChange w:id="20695" w:author="user pc" w:date="2022-03-15T10:14:00Z">
            <w:rPr/>
          </w:rPrChange>
        </w:rPr>
        <w:t>Since</w:t>
      </w:r>
      <w:r>
        <w:rPr>
          <w:rFonts w:ascii="Times New Roman" w:cs="Times New Roman" w:hAnsi="Times New Roman"/>
          <w:sz w:val="28"/>
          <w:szCs w:val="28"/>
        </w:rPr>
        <w:t xml:space="preserve"> </w:t>
      </w:r>
      <w:r w:rsidRPr="00A170D3">
        <w:rPr>
          <w:rFonts w:ascii="Times New Roman" w:cs="Times New Roman"/>
          <w:sz w:val="28"/>
          <w:szCs w:val="28"/>
          <w:rPrChange w:id="20696" w:author="user pc" w:date="2022-03-15T10:14:00Z">
            <w:rPr/>
          </w:rPrChange>
        </w:rPr>
        <w:t>Group</w:t>
      </w:r>
      <w:r>
        <w:rPr>
          <w:rFonts w:ascii="Times New Roman" w:cs="Times New Roman" w:hAnsi="Times New Roman"/>
          <w:sz w:val="28"/>
          <w:szCs w:val="28"/>
        </w:rPr>
        <w:t xml:space="preserve"> </w:t>
      </w:r>
      <w:r w:rsidRPr="3079F715">
        <w:rPr>
          <w:rFonts w:ascii="Times New Roman" w:cs="Times New Roman"/>
          <w:sz w:val="28"/>
          <w:szCs w:val="28"/>
          <w:rPrChange w:id="20697" w:author="user pc" w:date="2022-03-15T10:14:00Z">
            <w:rPr/>
          </w:rPrChange>
        </w:rPr>
        <w:t>1</w:t>
      </w:r>
      <w:r>
        <w:rPr>
          <w:rFonts w:ascii="Times New Roman" w:cs="Times New Roman" w:hAnsi="Times New Roman"/>
          <w:sz w:val="28"/>
          <w:szCs w:val="28"/>
        </w:rPr>
        <w:t xml:space="preserve"> </w:t>
      </w:r>
      <w:r w:rsidRPr="4DBE47E4">
        <w:rPr>
          <w:rFonts w:ascii="Times New Roman" w:cs="Times New Roman"/>
          <w:sz w:val="28"/>
          <w:szCs w:val="28"/>
          <w:rPrChange w:id="20698" w:author="user pc" w:date="2022-03-15T10:14:00Z">
            <w:rPr/>
          </w:rPrChange>
        </w:rPr>
        <w:t>metals</w:t>
      </w:r>
      <w:r>
        <w:rPr>
          <w:rFonts w:ascii="Times New Roman" w:cs="Times New Roman" w:hAnsi="Times New Roman"/>
          <w:sz w:val="28"/>
          <w:szCs w:val="28"/>
        </w:rPr>
        <w:t xml:space="preserve"> </w:t>
      </w:r>
      <w:r w:rsidRPr="2F82E9AE">
        <w:rPr>
          <w:rFonts w:ascii="Times New Roman" w:cs="Times New Roman"/>
          <w:sz w:val="28"/>
          <w:szCs w:val="28"/>
          <w:rPrChange w:id="20699" w:author="user pc" w:date="2022-03-15T10:14:00Z">
            <w:rPr/>
          </w:rPrChange>
        </w:rPr>
        <w:t>always</w:t>
      </w:r>
      <w:r>
        <w:rPr>
          <w:rFonts w:ascii="Times New Roman" w:cs="Times New Roman" w:hAnsi="Times New Roman"/>
          <w:sz w:val="28"/>
          <w:szCs w:val="28"/>
        </w:rPr>
        <w:t xml:space="preserve"> </w:t>
      </w:r>
      <w:r w:rsidRPr="736B1847">
        <w:rPr>
          <w:rFonts w:ascii="Times New Roman" w:cs="Times New Roman"/>
          <w:sz w:val="28"/>
          <w:szCs w:val="28"/>
          <w:rPrChange w:id="20700" w:author="user pc" w:date="2022-03-15T10:14:00Z">
            <w:rPr/>
          </w:rPrChange>
        </w:rPr>
        <w:t>have</w:t>
      </w:r>
      <w:r>
        <w:rPr>
          <w:rFonts w:ascii="Times New Roman" w:cs="Times New Roman" w:hAnsi="Times New Roman"/>
          <w:sz w:val="28"/>
          <w:szCs w:val="28"/>
        </w:rPr>
        <w:t xml:space="preserve"> </w:t>
      </w:r>
      <w:r w:rsidRPr="A45ECC6F">
        <w:rPr>
          <w:rFonts w:ascii="Times New Roman" w:cs="Times New Roman"/>
          <w:sz w:val="28"/>
          <w:szCs w:val="28"/>
          <w:rPrChange w:id="20701" w:author="user pc" w:date="2022-03-15T10:14:00Z">
            <w:rPr/>
          </w:rPrChange>
        </w:rPr>
        <w:t>an</w:t>
      </w:r>
      <w:r>
        <w:rPr>
          <w:rFonts w:ascii="Times New Roman" w:cs="Times New Roman" w:hAnsi="Times New Roman"/>
          <w:sz w:val="28"/>
          <w:szCs w:val="28"/>
        </w:rPr>
        <w:t xml:space="preserve"> </w:t>
      </w:r>
      <w:r w:rsidRPr="F59E11A8">
        <w:rPr>
          <w:rFonts w:ascii="Times New Roman" w:cs="Times New Roman"/>
          <w:sz w:val="28"/>
          <w:szCs w:val="28"/>
          <w:rPrChange w:id="20702" w:author="user pc" w:date="2022-03-15T10:14:00Z">
            <w:rPr/>
          </w:rPrChange>
        </w:rPr>
        <w:t>oxidation</w:t>
      </w:r>
      <w:r>
        <w:rPr>
          <w:rFonts w:ascii="Times New Roman" w:cs="Times New Roman" w:hAnsi="Times New Roman"/>
          <w:sz w:val="28"/>
          <w:szCs w:val="28"/>
        </w:rPr>
        <w:t xml:space="preserve"> </w:t>
      </w:r>
      <w:r w:rsidRPr="9C914B12">
        <w:rPr>
          <w:rFonts w:ascii="Times New Roman" w:cs="Times New Roman"/>
          <w:sz w:val="28"/>
          <w:szCs w:val="28"/>
          <w:rPrChange w:id="20703" w:author="user pc" w:date="2022-03-15T10:14:00Z">
            <w:rPr/>
          </w:rPrChange>
        </w:rPr>
        <w:t>state</w:t>
      </w:r>
      <w:r>
        <w:rPr>
          <w:rFonts w:ascii="Times New Roman" w:cs="Times New Roman" w:hAnsi="Times New Roman"/>
          <w:sz w:val="28"/>
          <w:szCs w:val="28"/>
        </w:rPr>
        <w:t xml:space="preserve"> </w:t>
      </w:r>
      <w:r w:rsidRPr="1B8B7705">
        <w:rPr>
          <w:rFonts w:ascii="Times New Roman" w:cs="Times New Roman"/>
          <w:sz w:val="28"/>
          <w:szCs w:val="28"/>
          <w:rPrChange w:id="20704" w:author="user pc" w:date="2022-03-15T10:14:00Z">
            <w:rPr/>
          </w:rPrChange>
        </w:rPr>
        <w:t>of</w:t>
      </w:r>
      <w:r>
        <w:rPr>
          <w:rFonts w:ascii="Times New Roman" w:cs="Times New Roman" w:hAnsi="Times New Roman"/>
          <w:sz w:val="28"/>
          <w:szCs w:val="28"/>
        </w:rPr>
        <w:t xml:space="preserve"> </w:t>
      </w:r>
      <w:r w:rsidRPr="EA703125">
        <w:rPr>
          <w:rFonts w:ascii="Times New Roman" w:cs="Times New Roman"/>
          <w:sz w:val="28"/>
          <w:szCs w:val="28"/>
          <w:rPrChange w:id="20705" w:author="user pc" w:date="2022-03-15T10:14:00Z">
            <w:rPr/>
          </w:rPrChange>
        </w:rPr>
        <w:t>+1</w:t>
      </w:r>
      <w:r>
        <w:rPr>
          <w:rFonts w:ascii="Times New Roman" w:cs="Times New Roman" w:hAnsi="Times New Roman"/>
          <w:sz w:val="28"/>
          <w:szCs w:val="28"/>
        </w:rPr>
        <w:t xml:space="preserve"> </w:t>
      </w:r>
      <w:r w:rsidRPr="27280F85">
        <w:rPr>
          <w:rFonts w:ascii="Times New Roman" w:cs="Times New Roman"/>
          <w:sz w:val="28"/>
          <w:szCs w:val="28"/>
          <w:rPrChange w:id="20706" w:author="user pc" w:date="2022-03-15T10:14:00Z">
            <w:rPr/>
          </w:rPrChange>
        </w:rPr>
        <w:t>in</w:t>
      </w:r>
      <w:r>
        <w:rPr>
          <w:rFonts w:ascii="Times New Roman" w:cs="Times New Roman" w:hAnsi="Times New Roman"/>
          <w:sz w:val="28"/>
          <w:szCs w:val="28"/>
        </w:rPr>
        <w:t xml:space="preserve"> </w:t>
      </w:r>
      <w:r w:rsidRPr="984A4954">
        <w:rPr>
          <w:rFonts w:ascii="Times New Roman" w:cs="Times New Roman"/>
          <w:sz w:val="28"/>
          <w:szCs w:val="28"/>
          <w:rPrChange w:id="20707" w:author="user pc" w:date="2022-03-15T10:14:00Z">
            <w:rPr/>
          </w:rPrChange>
        </w:rPr>
        <w:t>their</w:t>
      </w:r>
      <w:r>
        <w:rPr>
          <w:rFonts w:ascii="Times New Roman" w:cs="Times New Roman" w:hAnsi="Times New Roman"/>
          <w:sz w:val="28"/>
          <w:szCs w:val="28"/>
        </w:rPr>
        <w:t xml:space="preserve"> </w:t>
      </w:r>
      <w:r w:rsidRPr="F0EE04CF">
        <w:rPr>
          <w:rFonts w:ascii="Times New Roman" w:cs="Times New Roman"/>
          <w:sz w:val="28"/>
          <w:szCs w:val="28"/>
          <w:rPrChange w:id="20708" w:author="user pc" w:date="2022-03-15T10:14:00Z">
            <w:rPr/>
          </w:rPrChange>
        </w:rPr>
        <w:t>compounds,</w:t>
      </w:r>
      <w:r>
        <w:rPr>
          <w:rFonts w:ascii="Times New Roman" w:cs="Times New Roman" w:hAnsi="Times New Roman"/>
          <w:sz w:val="28"/>
          <w:szCs w:val="28"/>
        </w:rPr>
        <w:t xml:space="preserve"> </w:t>
      </w:r>
      <w:r w:rsidRPr="93BD8F2C">
        <w:rPr>
          <w:rFonts w:ascii="Times New Roman" w:cs="Times New Roman"/>
          <w:sz w:val="28"/>
          <w:szCs w:val="28"/>
          <w:rPrChange w:id="20709" w:author="user pc" w:date="2022-03-15T10:14:00Z">
            <w:rPr/>
          </w:rPrChange>
        </w:rPr>
        <w:t>it</w:t>
      </w:r>
      <w:r>
        <w:rPr>
          <w:rFonts w:ascii="Times New Roman" w:cs="Times New Roman" w:hAnsi="Times New Roman"/>
          <w:sz w:val="28"/>
          <w:szCs w:val="28"/>
        </w:rPr>
        <w:t xml:space="preserve"> </w:t>
      </w:r>
      <w:r w:rsidRPr="5C8761FF">
        <w:rPr>
          <w:rFonts w:ascii="Times New Roman" w:cs="Times New Roman"/>
          <w:sz w:val="28"/>
          <w:szCs w:val="28"/>
          <w:rPrChange w:id="20710" w:author="user pc" w:date="2022-03-15T10:14:00Z">
            <w:rPr/>
          </w:rPrChange>
        </w:rPr>
        <w:t>follows</w:t>
      </w:r>
      <w:r>
        <w:rPr>
          <w:rFonts w:ascii="Times New Roman" w:cs="Times New Roman" w:hAnsi="Times New Roman"/>
          <w:sz w:val="28"/>
          <w:szCs w:val="28"/>
        </w:rPr>
        <w:t xml:space="preserve"> </w:t>
      </w:r>
      <w:r w:rsidRPr="B38F6B74">
        <w:rPr>
          <w:rFonts w:ascii="Times New Roman" w:cs="Times New Roman"/>
          <w:sz w:val="28"/>
          <w:szCs w:val="28"/>
          <w:rPrChange w:id="20711" w:author="user pc" w:date="2022-03-15T10:14:00Z">
            <w:rPr/>
          </w:rPrChange>
        </w:rPr>
        <w:t>that</w:t>
      </w:r>
      <w:r>
        <w:rPr>
          <w:rFonts w:ascii="Times New Roman" w:cs="Times New Roman" w:hAnsi="Times New Roman"/>
          <w:sz w:val="28"/>
          <w:szCs w:val="28"/>
        </w:rPr>
        <w:t xml:space="preserve"> </w:t>
      </w:r>
      <w:r w:rsidRPr="2C4DBEA4">
        <w:rPr>
          <w:rFonts w:ascii="Times New Roman" w:cs="Times New Roman"/>
          <w:sz w:val="28"/>
          <w:szCs w:val="28"/>
          <w:rPrChange w:id="20712" w:author="user pc" w:date="2022-03-15T10:14:00Z">
            <w:rPr/>
          </w:rPrChange>
        </w:rPr>
        <w:t>the</w:t>
      </w:r>
      <w:r>
        <w:rPr>
          <w:rFonts w:ascii="Times New Roman" w:cs="Times New Roman" w:hAnsi="Times New Roman"/>
          <w:sz w:val="28"/>
          <w:szCs w:val="28"/>
        </w:rPr>
        <w:t xml:space="preserve"> </w:t>
      </w:r>
      <w:r w:rsidRPr="0A24C654">
        <w:rPr>
          <w:rFonts w:ascii="Times New Roman" w:cs="Times New Roman"/>
          <w:sz w:val="28"/>
          <w:szCs w:val="28"/>
          <w:rPrChange w:id="20713" w:author="user pc" w:date="2022-03-15T10:14:00Z">
            <w:rPr/>
          </w:rPrChange>
        </w:rPr>
        <w:t>hydrogen</w:t>
      </w:r>
      <w:r>
        <w:rPr>
          <w:rFonts w:ascii="Times New Roman" w:cs="Times New Roman" w:hAnsi="Times New Roman"/>
          <w:sz w:val="28"/>
          <w:szCs w:val="28"/>
        </w:rPr>
        <w:t xml:space="preserve"> </w:t>
      </w:r>
      <w:r w:rsidRPr="E5515373">
        <w:rPr>
          <w:rFonts w:ascii="Times New Roman" w:cs="Times New Roman"/>
          <w:sz w:val="28"/>
          <w:szCs w:val="28"/>
          <w:rPrChange w:id="20714" w:author="user pc" w:date="2022-03-15T10:14:00Z">
            <w:rPr/>
          </w:rPrChange>
        </w:rPr>
        <w:t>must</w:t>
      </w:r>
      <w:r>
        <w:rPr>
          <w:rFonts w:ascii="Times New Roman" w:cs="Times New Roman" w:hAnsi="Times New Roman"/>
          <w:sz w:val="28"/>
          <w:szCs w:val="28"/>
        </w:rPr>
        <w:t xml:space="preserve"> </w:t>
      </w:r>
      <w:r w:rsidRPr="D7C31FDF">
        <w:rPr>
          <w:rFonts w:ascii="Times New Roman" w:cs="Times New Roman"/>
          <w:sz w:val="28"/>
          <w:szCs w:val="28"/>
          <w:rPrChange w:id="20715" w:author="user pc" w:date="2022-03-15T10:14:00Z">
            <w:rPr/>
          </w:rPrChange>
        </w:rPr>
        <w:t>have</w:t>
      </w:r>
      <w:r>
        <w:rPr>
          <w:rFonts w:ascii="Times New Roman" w:cs="Times New Roman" w:hAnsi="Times New Roman"/>
          <w:sz w:val="28"/>
          <w:szCs w:val="28"/>
        </w:rPr>
        <w:t xml:space="preserve"> </w:t>
      </w:r>
      <w:r w:rsidRPr="DB6B528B">
        <w:rPr>
          <w:rFonts w:ascii="Times New Roman" w:cs="Times New Roman"/>
          <w:sz w:val="28"/>
          <w:szCs w:val="28"/>
          <w:rPrChange w:id="20716" w:author="user pc" w:date="2022-03-15T10:14:00Z">
            <w:rPr/>
          </w:rPrChange>
        </w:rPr>
        <w:t>an</w:t>
      </w:r>
      <w:r>
        <w:rPr>
          <w:rFonts w:ascii="Times New Roman" w:cs="Times New Roman" w:hAnsi="Times New Roman"/>
          <w:sz w:val="28"/>
          <w:szCs w:val="28"/>
        </w:rPr>
        <w:t xml:space="preserve"> </w:t>
      </w:r>
      <w:r w:rsidRPr="A764E6BD">
        <w:rPr>
          <w:rFonts w:ascii="Times New Roman" w:cs="Times New Roman"/>
          <w:sz w:val="28"/>
          <w:szCs w:val="28"/>
          <w:rPrChange w:id="20717" w:author="user pc" w:date="2022-03-15T10:14:00Z">
            <w:rPr/>
          </w:rPrChange>
        </w:rPr>
        <w:t>oxidation</w:t>
      </w:r>
      <w:r>
        <w:rPr>
          <w:rFonts w:ascii="Times New Roman" w:cs="Times New Roman" w:hAnsi="Times New Roman"/>
          <w:sz w:val="28"/>
          <w:szCs w:val="28"/>
        </w:rPr>
        <w:t xml:space="preserve"> </w:t>
      </w:r>
      <w:r w:rsidRPr="07F2F37F">
        <w:rPr>
          <w:rFonts w:ascii="Times New Roman" w:cs="Times New Roman"/>
          <w:sz w:val="28"/>
          <w:szCs w:val="28"/>
          <w:rPrChange w:id="20718" w:author="user pc" w:date="2022-03-15T10:14:00Z">
            <w:rPr/>
          </w:rPrChange>
        </w:rPr>
        <w:t>state</w:t>
      </w:r>
      <w:r>
        <w:rPr>
          <w:rFonts w:ascii="Times New Roman" w:cs="Times New Roman" w:hAnsi="Times New Roman"/>
          <w:sz w:val="28"/>
          <w:szCs w:val="28"/>
        </w:rPr>
        <w:t xml:space="preserve"> </w:t>
      </w:r>
      <w:r w:rsidRPr="F43FBE04">
        <w:rPr>
          <w:rFonts w:ascii="Times New Roman" w:cs="Times New Roman"/>
          <w:sz w:val="28"/>
          <w:szCs w:val="28"/>
          <w:rPrChange w:id="20719" w:author="user pc" w:date="2022-03-15T10:14:00Z">
            <w:rPr/>
          </w:rPrChange>
        </w:rPr>
        <w:t>of</w:t>
      </w:r>
      <w:r>
        <w:rPr>
          <w:rFonts w:ascii="Times New Roman" w:cs="Times New Roman" w:hAnsi="Times New Roman"/>
          <w:sz w:val="28"/>
          <w:szCs w:val="28"/>
        </w:rPr>
        <w:t xml:space="preserve"> </w:t>
      </w:r>
      <w:r w:rsidRPr="7493C38E">
        <w:rPr>
          <w:rFonts w:ascii="Times New Roman" w:cs="Times New Roman"/>
          <w:sz w:val="28"/>
          <w:szCs w:val="28"/>
          <w:rPrChange w:id="20720" w:author="user pc" w:date="2022-03-15T10:14:00Z">
            <w:rPr/>
          </w:rPrChange>
        </w:rPr>
        <w:t>-1</w:t>
      </w:r>
      <w:r>
        <w:rPr>
          <w:rFonts w:ascii="Times New Roman" w:cs="Times New Roman" w:hAnsi="Times New Roman"/>
          <w:sz w:val="28"/>
          <w:szCs w:val="28"/>
        </w:rPr>
        <w:t xml:space="preserve"> </w:t>
      </w:r>
      <w:r w:rsidRPr="287D9E89">
        <w:rPr>
          <w:rFonts w:ascii="Times New Roman" w:cs="Times New Roman"/>
          <w:sz w:val="28"/>
          <w:szCs w:val="28"/>
          <w:rPrChange w:id="20721" w:author="user pc" w:date="2022-03-15T10:14:00Z">
            <w:rPr/>
          </w:rPrChange>
        </w:rPr>
        <w:t>(+</w:t>
      </w:r>
      <w:r>
        <w:rPr>
          <w:rFonts w:ascii="Times New Roman" w:cs="Times New Roman" w:hAnsi="Times New Roman"/>
          <w:sz w:val="28"/>
          <w:szCs w:val="28"/>
        </w:rPr>
        <w:t xml:space="preserve"> </w:t>
      </w:r>
      <w:r w:rsidRPr="17D284A1">
        <w:rPr>
          <w:rFonts w:ascii="Times New Roman" w:cs="Times New Roman"/>
          <w:sz w:val="28"/>
          <w:szCs w:val="28"/>
          <w:rPrChange w:id="20722" w:author="user pc" w:date="2022-03-15T10:14:00Z">
            <w:rPr/>
          </w:rPrChange>
        </w:rPr>
        <w:t>1</w:t>
      </w:r>
      <w:r>
        <w:rPr>
          <w:rFonts w:ascii="Times New Roman" w:cs="Times New Roman" w:hAnsi="Times New Roman"/>
          <w:sz w:val="28"/>
          <w:szCs w:val="28"/>
        </w:rPr>
        <w:t xml:space="preserve"> – </w:t>
      </w:r>
      <w:r w:rsidRPr="BE448D27">
        <w:rPr>
          <w:rFonts w:ascii="Times New Roman" w:cs="Times New Roman"/>
          <w:sz w:val="28"/>
          <w:szCs w:val="28"/>
          <w:rPrChange w:id="20723" w:author="user pc" w:date="2022-03-15T10:14:00Z">
            <w:rPr/>
          </w:rPrChange>
        </w:rPr>
        <w:t>1</w:t>
      </w:r>
      <w:r>
        <w:rPr>
          <w:rFonts w:ascii="Times New Roman" w:cs="Times New Roman" w:hAnsi="Times New Roman"/>
          <w:sz w:val="28"/>
          <w:szCs w:val="28"/>
        </w:rPr>
        <w:t xml:space="preserve"> </w:t>
      </w:r>
      <w:r w:rsidRPr="A61ECA09">
        <w:rPr>
          <w:rFonts w:ascii="Times New Roman" w:cs="Times New Roman"/>
          <w:sz w:val="28"/>
          <w:szCs w:val="28"/>
          <w:rPrChange w:id="20724" w:author="user pc" w:date="2022-03-15T10:14:00Z">
            <w:rPr/>
          </w:rPrChange>
        </w:rPr>
        <w:t>=</w:t>
      </w:r>
      <w:r>
        <w:rPr>
          <w:rFonts w:ascii="Times New Roman" w:cs="Times New Roman" w:hAnsi="Times New Roman"/>
          <w:sz w:val="28"/>
          <w:szCs w:val="28"/>
        </w:rPr>
        <w:t xml:space="preserve"> </w:t>
      </w:r>
      <w:r w:rsidRPr="47AB4ED3">
        <w:rPr>
          <w:rFonts w:ascii="Times New Roman" w:cs="Times New Roman"/>
          <w:sz w:val="28"/>
          <w:szCs w:val="28"/>
          <w:rPrChange w:id="20725" w:author="user pc" w:date="2022-03-15T10:14:00Z">
            <w:rPr/>
          </w:rPrChange>
        </w:rPr>
        <w:t>0).</w:t>
      </w:r>
    </w:p>
    <w:p>
      <w:pPr>
        <w:pStyle w:val="style0"/>
        <w:rPr>
          <w:rFonts w:ascii="Times New Roman" w:cs="Times New Roman"/>
          <w:b/>
          <w:sz w:val="28"/>
          <w:szCs w:val="28"/>
          <w:rPrChange w:id="20726" w:author="user pc" w:date="2022-03-15T10:14:00Z">
            <w:rPr/>
          </w:rPrChange>
        </w:rPr>
      </w:pPr>
      <w:r w:rsidRPr="1DABE475">
        <w:rPr>
          <w:rFonts w:ascii="Times New Roman" w:cs="Times New Roman"/>
          <w:b/>
          <w:sz w:val="28"/>
          <w:szCs w:val="28"/>
          <w:u w:val="dash"/>
          <w:rPrChange w:id="20727" w:author="user pc" w:date="2022-03-15T10:14:00Z">
            <w:rPr>
              <w:u w:val="dash"/>
            </w:rPr>
          </w:rPrChange>
        </w:rPr>
        <w:t>Oxygen</w:t>
      </w:r>
      <w:r>
        <w:rPr>
          <w:rFonts w:ascii="Times New Roman" w:cs="Times New Roman" w:hAnsi="Times New Roman"/>
          <w:b/>
          <w:sz w:val="28"/>
          <w:szCs w:val="28"/>
          <w:u w:val="dash"/>
        </w:rPr>
        <w:t xml:space="preserve"> </w:t>
      </w:r>
      <w:r w:rsidRPr="2B3C7424">
        <w:rPr>
          <w:rFonts w:ascii="Times New Roman" w:cs="Times New Roman"/>
          <w:b/>
          <w:sz w:val="28"/>
          <w:szCs w:val="28"/>
          <w:u w:val="dash"/>
          <w:rPrChange w:id="20728" w:author="user pc" w:date="2022-03-15T10:14:00Z">
            <w:rPr>
              <w:u w:val="dash"/>
            </w:rPr>
          </w:rPrChange>
        </w:rPr>
        <w:t>in</w:t>
      </w:r>
      <w:r>
        <w:rPr>
          <w:rFonts w:ascii="Times New Roman" w:cs="Times New Roman" w:hAnsi="Times New Roman"/>
          <w:b/>
          <w:sz w:val="28"/>
          <w:szCs w:val="28"/>
          <w:u w:val="dash"/>
        </w:rPr>
        <w:t xml:space="preserve"> </w:t>
      </w:r>
      <w:r w:rsidRPr="87DAFBDE">
        <w:rPr>
          <w:rFonts w:ascii="Times New Roman" w:cs="Times New Roman"/>
          <w:b/>
          <w:sz w:val="28"/>
          <w:szCs w:val="28"/>
          <w:u w:val="dash"/>
          <w:rPrChange w:id="20729" w:author="user pc" w:date="2022-03-15T10:14:00Z">
            <w:rPr>
              <w:u w:val="dash"/>
            </w:rPr>
          </w:rPrChange>
        </w:rPr>
        <w:t>peroxides</w:t>
      </w:r>
    </w:p>
    <w:p>
      <w:pPr>
        <w:pStyle w:val="style0"/>
        <w:rPr>
          <w:rFonts w:ascii="Times New Roman" w:cs="Times New Roman"/>
          <w:sz w:val="28"/>
          <w:szCs w:val="28"/>
          <w:rPrChange w:id="20730" w:author="user pc" w:date="2022-03-15T10:14:00Z">
            <w:rPr/>
          </w:rPrChange>
        </w:rPr>
      </w:pPr>
      <w:r w:rsidRPr="CA5AB857">
        <w:rPr>
          <w:rFonts w:ascii="Times New Roman" w:cs="Times New Roman"/>
          <w:sz w:val="28"/>
          <w:szCs w:val="28"/>
          <w:rPrChange w:id="20731" w:author="user pc" w:date="2022-03-15T10:14:00Z">
            <w:rPr/>
          </w:rPrChange>
        </w:rPr>
        <w:t>Peroxides</w:t>
      </w:r>
      <w:r>
        <w:rPr>
          <w:rFonts w:ascii="Times New Roman" w:cs="Times New Roman" w:hAnsi="Times New Roman"/>
          <w:sz w:val="28"/>
          <w:szCs w:val="28"/>
        </w:rPr>
        <w:t xml:space="preserve"> </w:t>
      </w:r>
      <w:r w:rsidRPr="2EDDCA9D">
        <w:rPr>
          <w:rFonts w:ascii="Times New Roman" w:cs="Times New Roman"/>
          <w:sz w:val="28"/>
          <w:szCs w:val="28"/>
          <w:rPrChange w:id="20732" w:author="user pc" w:date="2022-03-15T10:14:00Z">
            <w:rPr/>
          </w:rPrChange>
        </w:rPr>
        <w:t>include</w:t>
      </w:r>
      <w:r>
        <w:rPr>
          <w:rFonts w:ascii="Times New Roman" w:cs="Times New Roman" w:hAnsi="Times New Roman"/>
          <w:sz w:val="28"/>
          <w:szCs w:val="28"/>
        </w:rPr>
        <w:t xml:space="preserve"> </w:t>
      </w:r>
      <w:r w:rsidRPr="32708C91">
        <w:rPr>
          <w:rFonts w:ascii="Times New Roman" w:cs="Times New Roman"/>
          <w:sz w:val="28"/>
          <w:szCs w:val="28"/>
          <w:rPrChange w:id="20733" w:author="user pc" w:date="2022-03-15T10:14:00Z">
            <w:rPr/>
          </w:rPrChange>
        </w:rPr>
        <w:t>hydrogen</w:t>
      </w:r>
      <w:r>
        <w:rPr>
          <w:rFonts w:ascii="Times New Roman" w:cs="Times New Roman" w:hAnsi="Times New Roman"/>
          <w:sz w:val="28"/>
          <w:szCs w:val="28"/>
        </w:rPr>
        <w:t xml:space="preserve"> </w:t>
      </w:r>
      <w:r w:rsidRPr="04CEC032">
        <w:rPr>
          <w:rFonts w:ascii="Times New Roman" w:cs="Times New Roman"/>
          <w:sz w:val="28"/>
          <w:szCs w:val="28"/>
          <w:rPrChange w:id="20734" w:author="user pc" w:date="2022-03-15T10:14:00Z">
            <w:rPr/>
          </w:rPrChange>
        </w:rPr>
        <w:t>peroxide,</w:t>
      </w:r>
      <w:r>
        <w:rPr>
          <w:rFonts w:ascii="Times New Roman" w:cs="Times New Roman" w:hAnsi="Times New Roman"/>
          <w:sz w:val="28"/>
          <w:szCs w:val="28"/>
        </w:rPr>
        <w:t xml:space="preserve"> </w:t>
      </w:r>
      <w:r w:rsidRPr="7C8B290A">
        <w:rPr>
          <w:rFonts w:ascii="Times New Roman" w:cs="Times New Roman"/>
          <w:sz w:val="28"/>
          <w:szCs w:val="28"/>
          <w:rPrChange w:id="20735" w:author="user pc" w:date="2022-03-15T10:14:00Z">
            <w:rPr/>
          </w:rPrChange>
        </w:rPr>
        <w:t>H</w:t>
      </w:r>
      <w:r w:rsidRPr="9FFC7DCA">
        <w:rPr>
          <w:rFonts w:ascii="Times New Roman" w:cs="Times New Roman"/>
          <w:sz w:val="28"/>
          <w:szCs w:val="28"/>
          <w:vertAlign w:val="subscript"/>
          <w:rPrChange w:id="20736" w:author="user pc" w:date="2022-03-15T10:14:00Z">
            <w:rPr>
              <w:vertAlign w:val="subscript"/>
            </w:rPr>
          </w:rPrChange>
        </w:rPr>
        <w:t>2</w:t>
      </w:r>
      <w:r w:rsidRPr="96ED0D23">
        <w:rPr>
          <w:rFonts w:ascii="Times New Roman" w:cs="Times New Roman"/>
          <w:sz w:val="28"/>
          <w:szCs w:val="28"/>
          <w:rPrChange w:id="20737" w:author="user pc" w:date="2022-03-15T10:14:00Z">
            <w:rPr/>
          </w:rPrChange>
        </w:rPr>
        <w:t>O</w:t>
      </w:r>
      <w:r w:rsidRPr="6B2C73B7">
        <w:rPr>
          <w:rFonts w:ascii="Times New Roman" w:cs="Times New Roman"/>
          <w:sz w:val="28"/>
          <w:szCs w:val="28"/>
          <w:vertAlign w:val="subscript"/>
          <w:rPrChange w:id="20738" w:author="user pc" w:date="2022-03-15T10:14:00Z">
            <w:rPr>
              <w:vertAlign w:val="subscript"/>
            </w:rPr>
          </w:rPrChange>
        </w:rPr>
        <w:t>2</w:t>
      </w:r>
      <w:r w:rsidRPr="1A18E66F">
        <w:rPr>
          <w:rFonts w:ascii="Times New Roman" w:cs="Times New Roman"/>
          <w:sz w:val="28"/>
          <w:szCs w:val="28"/>
          <w:rPrChange w:id="20739" w:author="user pc" w:date="2022-03-15T10:14:00Z">
            <w:rPr/>
          </w:rPrChange>
        </w:rPr>
        <w:t>.</w:t>
      </w:r>
      <w:r>
        <w:rPr>
          <w:rFonts w:ascii="Times New Roman" w:cs="Times New Roman" w:hAnsi="Times New Roman"/>
          <w:sz w:val="28"/>
          <w:szCs w:val="28"/>
        </w:rPr>
        <w:t xml:space="preserve"> </w:t>
      </w:r>
      <w:r w:rsidRPr="FC41DEDE">
        <w:rPr>
          <w:rFonts w:ascii="Times New Roman" w:cs="Times New Roman"/>
          <w:sz w:val="28"/>
          <w:szCs w:val="28"/>
          <w:rPrChange w:id="20740" w:author="user pc" w:date="2022-03-15T10:14:00Z">
            <w:rPr/>
          </w:rPrChange>
        </w:rPr>
        <w:t>This</w:t>
      </w:r>
      <w:r>
        <w:rPr>
          <w:rFonts w:ascii="Times New Roman" w:cs="Times New Roman" w:hAnsi="Times New Roman"/>
          <w:sz w:val="28"/>
          <w:szCs w:val="28"/>
        </w:rPr>
        <w:t xml:space="preserve"> </w:t>
      </w:r>
      <w:r w:rsidRPr="1AA9E912">
        <w:rPr>
          <w:rFonts w:ascii="Times New Roman" w:cs="Times New Roman"/>
          <w:sz w:val="28"/>
          <w:szCs w:val="28"/>
          <w:rPrChange w:id="20741" w:author="user pc" w:date="2022-03-15T10:14:00Z">
            <w:rPr/>
          </w:rPrChange>
        </w:rPr>
        <w:t>is</w:t>
      </w:r>
      <w:r>
        <w:rPr>
          <w:rFonts w:ascii="Times New Roman" w:cs="Times New Roman" w:hAnsi="Times New Roman"/>
          <w:sz w:val="28"/>
          <w:szCs w:val="28"/>
        </w:rPr>
        <w:t xml:space="preserve"> </w:t>
      </w:r>
      <w:r w:rsidRPr="49B812F9">
        <w:rPr>
          <w:rFonts w:ascii="Times New Roman" w:cs="Times New Roman"/>
          <w:sz w:val="28"/>
          <w:szCs w:val="28"/>
          <w:rPrChange w:id="20742" w:author="user pc" w:date="2022-03-15T10:14:00Z">
            <w:rPr/>
          </w:rPrChange>
        </w:rPr>
        <w:t>an</w:t>
      </w:r>
      <w:r>
        <w:rPr>
          <w:rFonts w:ascii="Times New Roman" w:cs="Times New Roman" w:hAnsi="Times New Roman"/>
          <w:sz w:val="28"/>
          <w:szCs w:val="28"/>
        </w:rPr>
        <w:t xml:space="preserve"> </w:t>
      </w:r>
      <w:r w:rsidRPr="C60F7D1F">
        <w:rPr>
          <w:rFonts w:ascii="Times New Roman" w:cs="Times New Roman"/>
          <w:sz w:val="28"/>
          <w:szCs w:val="28"/>
          <w:rPrChange w:id="20743" w:author="user pc" w:date="2022-03-15T10:14:00Z">
            <w:rPr/>
          </w:rPrChange>
        </w:rPr>
        <w:t>electrically</w:t>
      </w:r>
      <w:r>
        <w:rPr>
          <w:rFonts w:ascii="Times New Roman" w:cs="Times New Roman" w:hAnsi="Times New Roman"/>
          <w:sz w:val="28"/>
          <w:szCs w:val="28"/>
        </w:rPr>
        <w:t xml:space="preserve"> </w:t>
      </w:r>
      <w:r w:rsidRPr="2F4DA96A">
        <w:rPr>
          <w:rFonts w:ascii="Times New Roman" w:cs="Times New Roman"/>
          <w:sz w:val="28"/>
          <w:szCs w:val="28"/>
          <w:rPrChange w:id="20744" w:author="user pc" w:date="2022-03-15T10:14:00Z">
            <w:rPr/>
          </w:rPrChange>
        </w:rPr>
        <w:t>neutral</w:t>
      </w:r>
      <w:r>
        <w:rPr>
          <w:rFonts w:ascii="Times New Roman" w:cs="Times New Roman" w:hAnsi="Times New Roman"/>
          <w:sz w:val="28"/>
          <w:szCs w:val="28"/>
        </w:rPr>
        <w:t xml:space="preserve"> </w:t>
      </w:r>
      <w:r w:rsidRPr="20B95058">
        <w:rPr>
          <w:rFonts w:ascii="Times New Roman" w:cs="Times New Roman"/>
          <w:sz w:val="28"/>
          <w:szCs w:val="28"/>
          <w:rPrChange w:id="20745" w:author="user pc" w:date="2022-03-15T10:14:00Z">
            <w:rPr/>
          </w:rPrChange>
        </w:rPr>
        <w:t>compound</w:t>
      </w:r>
      <w:r>
        <w:rPr>
          <w:rFonts w:ascii="Times New Roman" w:cs="Times New Roman" w:hAnsi="Times New Roman"/>
          <w:sz w:val="28"/>
          <w:szCs w:val="28"/>
        </w:rPr>
        <w:t xml:space="preserve"> </w:t>
      </w:r>
      <w:r w:rsidRPr="5E0AC638">
        <w:rPr>
          <w:rFonts w:ascii="Times New Roman" w:cs="Times New Roman"/>
          <w:sz w:val="28"/>
          <w:szCs w:val="28"/>
          <w:rPrChange w:id="20746" w:author="user pc" w:date="2022-03-15T10:14:00Z">
            <w:rPr/>
          </w:rPrChange>
        </w:rPr>
        <w:t>and</w:t>
      </w:r>
      <w:r>
        <w:rPr>
          <w:rFonts w:ascii="Times New Roman" w:cs="Times New Roman" w:hAnsi="Times New Roman"/>
          <w:sz w:val="28"/>
          <w:szCs w:val="28"/>
        </w:rPr>
        <w:t xml:space="preserve"> </w:t>
      </w:r>
      <w:r w:rsidRPr="4327E0C2">
        <w:rPr>
          <w:rFonts w:ascii="Times New Roman" w:cs="Times New Roman"/>
          <w:sz w:val="28"/>
          <w:szCs w:val="28"/>
          <w:rPrChange w:id="20747" w:author="user pc" w:date="2022-03-15T10:14:00Z">
            <w:rPr/>
          </w:rPrChange>
        </w:rPr>
        <w:t>so</w:t>
      </w:r>
      <w:r>
        <w:rPr>
          <w:rFonts w:ascii="Times New Roman" w:cs="Times New Roman" w:hAnsi="Times New Roman"/>
          <w:sz w:val="28"/>
          <w:szCs w:val="28"/>
        </w:rPr>
        <w:t xml:space="preserve"> </w:t>
      </w:r>
      <w:r w:rsidRPr="A9E16127">
        <w:rPr>
          <w:rFonts w:ascii="Times New Roman" w:cs="Times New Roman"/>
          <w:sz w:val="28"/>
          <w:szCs w:val="28"/>
          <w:rPrChange w:id="20748" w:author="user pc" w:date="2022-03-15T10:14:00Z">
            <w:rPr/>
          </w:rPrChange>
        </w:rPr>
        <w:t>the</w:t>
      </w:r>
      <w:r>
        <w:rPr>
          <w:rFonts w:ascii="Times New Roman" w:cs="Times New Roman" w:hAnsi="Times New Roman"/>
          <w:sz w:val="28"/>
          <w:szCs w:val="28"/>
        </w:rPr>
        <w:t xml:space="preserve"> </w:t>
      </w:r>
      <w:r w:rsidRPr="464B3BE1">
        <w:rPr>
          <w:rFonts w:ascii="Times New Roman" w:cs="Times New Roman"/>
          <w:sz w:val="28"/>
          <w:szCs w:val="28"/>
          <w:rPrChange w:id="20749" w:author="user pc" w:date="2022-03-15T10:14:00Z">
            <w:rPr/>
          </w:rPrChange>
        </w:rPr>
        <w:t>sum</w:t>
      </w:r>
      <w:r>
        <w:rPr>
          <w:rFonts w:ascii="Times New Roman" w:cs="Times New Roman" w:hAnsi="Times New Roman"/>
          <w:sz w:val="28"/>
          <w:szCs w:val="28"/>
        </w:rPr>
        <w:t xml:space="preserve"> </w:t>
      </w:r>
      <w:r w:rsidRPr="DD023712">
        <w:rPr>
          <w:rFonts w:ascii="Times New Roman" w:cs="Times New Roman"/>
          <w:sz w:val="28"/>
          <w:szCs w:val="28"/>
          <w:rPrChange w:id="20750" w:author="user pc" w:date="2022-03-15T10:14:00Z">
            <w:rPr/>
          </w:rPrChange>
        </w:rPr>
        <w:t>of</w:t>
      </w:r>
      <w:r>
        <w:rPr>
          <w:rFonts w:ascii="Times New Roman" w:cs="Times New Roman" w:hAnsi="Times New Roman"/>
          <w:sz w:val="28"/>
          <w:szCs w:val="28"/>
        </w:rPr>
        <w:t xml:space="preserve"> </w:t>
      </w:r>
      <w:r w:rsidRPr="E6E3C7A1">
        <w:rPr>
          <w:rFonts w:ascii="Times New Roman" w:cs="Times New Roman"/>
          <w:sz w:val="28"/>
          <w:szCs w:val="28"/>
          <w:rPrChange w:id="20751" w:author="user pc" w:date="2022-03-15T10:14:00Z">
            <w:rPr/>
          </w:rPrChange>
        </w:rPr>
        <w:t>the</w:t>
      </w:r>
      <w:r>
        <w:rPr>
          <w:rFonts w:ascii="Times New Roman" w:cs="Times New Roman" w:hAnsi="Times New Roman"/>
          <w:sz w:val="28"/>
          <w:szCs w:val="28"/>
        </w:rPr>
        <w:t xml:space="preserve"> </w:t>
      </w:r>
      <w:r w:rsidRPr="3D3D47F2">
        <w:rPr>
          <w:rFonts w:ascii="Times New Roman" w:cs="Times New Roman"/>
          <w:sz w:val="28"/>
          <w:szCs w:val="28"/>
          <w:rPrChange w:id="20752" w:author="user pc" w:date="2022-03-15T10:14:00Z">
            <w:rPr/>
          </w:rPrChange>
        </w:rPr>
        <w:t>oxidation</w:t>
      </w:r>
      <w:r>
        <w:rPr>
          <w:rFonts w:ascii="Times New Roman" w:cs="Times New Roman" w:hAnsi="Times New Roman"/>
          <w:sz w:val="28"/>
          <w:szCs w:val="28"/>
        </w:rPr>
        <w:t xml:space="preserve"> </w:t>
      </w:r>
      <w:r w:rsidRPr="91F9C537">
        <w:rPr>
          <w:rFonts w:ascii="Times New Roman" w:cs="Times New Roman"/>
          <w:sz w:val="28"/>
          <w:szCs w:val="28"/>
          <w:rPrChange w:id="20753" w:author="user pc" w:date="2022-03-15T10:14:00Z">
            <w:rPr/>
          </w:rPrChange>
        </w:rPr>
        <w:t>states</w:t>
      </w:r>
      <w:r>
        <w:rPr>
          <w:rFonts w:ascii="Times New Roman" w:cs="Times New Roman" w:hAnsi="Times New Roman"/>
          <w:sz w:val="28"/>
          <w:szCs w:val="28"/>
        </w:rPr>
        <w:t xml:space="preserve"> </w:t>
      </w:r>
      <w:r w:rsidRPr="1EFDA029">
        <w:rPr>
          <w:rFonts w:ascii="Times New Roman" w:cs="Times New Roman"/>
          <w:sz w:val="28"/>
          <w:szCs w:val="28"/>
          <w:rPrChange w:id="20754" w:author="user pc" w:date="2022-03-15T10:14:00Z">
            <w:rPr/>
          </w:rPrChange>
        </w:rPr>
        <w:t>of</w:t>
      </w:r>
      <w:r>
        <w:rPr>
          <w:rFonts w:ascii="Times New Roman" w:cs="Times New Roman" w:hAnsi="Times New Roman"/>
          <w:sz w:val="28"/>
          <w:szCs w:val="28"/>
        </w:rPr>
        <w:t xml:space="preserve"> </w:t>
      </w:r>
      <w:r w:rsidRPr="6ECAAB78">
        <w:rPr>
          <w:rFonts w:ascii="Times New Roman" w:cs="Times New Roman"/>
          <w:sz w:val="28"/>
          <w:szCs w:val="28"/>
          <w:rPrChange w:id="20755" w:author="user pc" w:date="2022-03-15T10:14:00Z">
            <w:rPr/>
          </w:rPrChange>
        </w:rPr>
        <w:t>the</w:t>
      </w:r>
      <w:r>
        <w:rPr>
          <w:rFonts w:ascii="Times New Roman" w:cs="Times New Roman" w:hAnsi="Times New Roman"/>
          <w:sz w:val="28"/>
          <w:szCs w:val="28"/>
        </w:rPr>
        <w:t xml:space="preserve"> </w:t>
      </w:r>
      <w:r w:rsidRPr="50483017">
        <w:rPr>
          <w:rFonts w:ascii="Times New Roman" w:cs="Times New Roman"/>
          <w:sz w:val="28"/>
          <w:szCs w:val="28"/>
          <w:rPrChange w:id="20756" w:author="user pc" w:date="2022-03-15T10:14:00Z">
            <w:rPr/>
          </w:rPrChange>
        </w:rPr>
        <w:t>hydrogen</w:t>
      </w:r>
      <w:r>
        <w:rPr>
          <w:rFonts w:ascii="Times New Roman" w:cs="Times New Roman" w:hAnsi="Times New Roman"/>
          <w:sz w:val="28"/>
          <w:szCs w:val="28"/>
        </w:rPr>
        <w:t xml:space="preserve"> </w:t>
      </w:r>
      <w:r w:rsidRPr="AB56C57E">
        <w:rPr>
          <w:rFonts w:ascii="Times New Roman" w:cs="Times New Roman"/>
          <w:sz w:val="28"/>
          <w:szCs w:val="28"/>
          <w:rPrChange w:id="20757" w:author="user pc" w:date="2022-03-15T10:14:00Z">
            <w:rPr/>
          </w:rPrChange>
        </w:rPr>
        <w:t>and</w:t>
      </w:r>
      <w:r>
        <w:rPr>
          <w:rFonts w:ascii="Times New Roman" w:cs="Times New Roman" w:hAnsi="Times New Roman"/>
          <w:sz w:val="28"/>
          <w:szCs w:val="28"/>
        </w:rPr>
        <w:t xml:space="preserve"> </w:t>
      </w:r>
      <w:r w:rsidRPr="A4E9B302">
        <w:rPr>
          <w:rFonts w:ascii="Times New Roman" w:cs="Times New Roman"/>
          <w:sz w:val="28"/>
          <w:szCs w:val="28"/>
          <w:rPrChange w:id="20758" w:author="user pc" w:date="2022-03-15T10:14:00Z">
            <w:rPr/>
          </w:rPrChange>
        </w:rPr>
        <w:t>oxygen</w:t>
      </w:r>
      <w:r>
        <w:rPr>
          <w:rFonts w:ascii="Times New Roman" w:cs="Times New Roman" w:hAnsi="Times New Roman"/>
          <w:sz w:val="28"/>
          <w:szCs w:val="28"/>
        </w:rPr>
        <w:t xml:space="preserve"> </w:t>
      </w:r>
      <w:r w:rsidRPr="7D358390">
        <w:rPr>
          <w:rFonts w:ascii="Times New Roman" w:cs="Times New Roman"/>
          <w:sz w:val="28"/>
          <w:szCs w:val="28"/>
          <w:rPrChange w:id="20759" w:author="user pc" w:date="2022-03-15T10:14:00Z">
            <w:rPr/>
          </w:rPrChange>
        </w:rPr>
        <w:t>must</w:t>
      </w:r>
      <w:r>
        <w:rPr>
          <w:rFonts w:ascii="Times New Roman" w:cs="Times New Roman" w:hAnsi="Times New Roman"/>
          <w:sz w:val="28"/>
          <w:szCs w:val="28"/>
        </w:rPr>
        <w:t xml:space="preserve"> </w:t>
      </w:r>
      <w:r w:rsidRPr="EDEBAED1">
        <w:rPr>
          <w:rFonts w:ascii="Times New Roman" w:cs="Times New Roman"/>
          <w:sz w:val="28"/>
          <w:szCs w:val="28"/>
          <w:rPrChange w:id="20760" w:author="user pc" w:date="2022-03-15T10:14:00Z">
            <w:rPr/>
          </w:rPrChange>
        </w:rPr>
        <w:t>be</w:t>
      </w:r>
      <w:r>
        <w:rPr>
          <w:rFonts w:ascii="Times New Roman" w:cs="Times New Roman" w:hAnsi="Times New Roman"/>
          <w:sz w:val="28"/>
          <w:szCs w:val="28"/>
        </w:rPr>
        <w:t xml:space="preserve"> </w:t>
      </w:r>
      <w:r w:rsidRPr="D73FEFA7">
        <w:rPr>
          <w:rFonts w:ascii="Times New Roman" w:cs="Times New Roman"/>
          <w:sz w:val="28"/>
          <w:szCs w:val="28"/>
          <w:rPrChange w:id="20761" w:author="user pc" w:date="2022-03-15T10:14:00Z">
            <w:rPr/>
          </w:rPrChange>
        </w:rPr>
        <w:t>zero.</w:t>
      </w:r>
    </w:p>
    <w:p>
      <w:pPr>
        <w:pStyle w:val="style0"/>
        <w:rPr>
          <w:rFonts w:ascii="Times New Roman" w:cs="Times New Roman"/>
          <w:sz w:val="28"/>
          <w:szCs w:val="28"/>
          <w:rPrChange w:id="20762" w:author="user pc" w:date="2022-03-15T10:14:00Z">
            <w:rPr/>
          </w:rPrChange>
        </w:rPr>
      </w:pPr>
      <w:r w:rsidRPr="C4538C0D">
        <w:rPr>
          <w:rFonts w:ascii="Times New Roman" w:cs="Times New Roman"/>
          <w:sz w:val="28"/>
          <w:szCs w:val="28"/>
          <w:rPrChange w:id="20763" w:author="user pc" w:date="2022-03-15T10:14:00Z">
            <w:rPr/>
          </w:rPrChange>
        </w:rPr>
        <w:t>Since</w:t>
      </w:r>
      <w:r>
        <w:rPr>
          <w:rFonts w:ascii="Times New Roman" w:cs="Times New Roman" w:hAnsi="Times New Roman"/>
          <w:sz w:val="28"/>
          <w:szCs w:val="28"/>
        </w:rPr>
        <w:t xml:space="preserve"> </w:t>
      </w:r>
      <w:r w:rsidRPr="FAA27311">
        <w:rPr>
          <w:rFonts w:ascii="Times New Roman" w:cs="Times New Roman"/>
          <w:sz w:val="28"/>
          <w:szCs w:val="28"/>
          <w:rPrChange w:id="20764" w:author="user pc" w:date="2022-03-15T10:14:00Z">
            <w:rPr/>
          </w:rPrChange>
        </w:rPr>
        <w:t>each</w:t>
      </w:r>
      <w:r>
        <w:rPr>
          <w:rFonts w:ascii="Times New Roman" w:cs="Times New Roman" w:hAnsi="Times New Roman"/>
          <w:sz w:val="28"/>
          <w:szCs w:val="28"/>
        </w:rPr>
        <w:t xml:space="preserve"> </w:t>
      </w:r>
      <w:r w:rsidRPr="9C1DD9E0">
        <w:rPr>
          <w:rFonts w:ascii="Times New Roman" w:cs="Times New Roman"/>
          <w:sz w:val="28"/>
          <w:szCs w:val="28"/>
          <w:rPrChange w:id="20765" w:author="user pc" w:date="2022-03-15T10:14:00Z">
            <w:rPr/>
          </w:rPrChange>
        </w:rPr>
        <w:t>hydrogen</w:t>
      </w:r>
      <w:r>
        <w:rPr>
          <w:rFonts w:ascii="Times New Roman" w:cs="Times New Roman" w:hAnsi="Times New Roman"/>
          <w:sz w:val="28"/>
          <w:szCs w:val="28"/>
        </w:rPr>
        <w:t xml:space="preserve"> </w:t>
      </w:r>
      <w:r w:rsidRPr="67C08DB1">
        <w:rPr>
          <w:rFonts w:ascii="Times New Roman" w:cs="Times New Roman"/>
          <w:sz w:val="28"/>
          <w:szCs w:val="28"/>
          <w:rPrChange w:id="20766" w:author="user pc" w:date="2022-03-15T10:14:00Z">
            <w:rPr/>
          </w:rPrChange>
        </w:rPr>
        <w:t>has</w:t>
      </w:r>
      <w:r>
        <w:rPr>
          <w:rFonts w:ascii="Times New Roman" w:cs="Times New Roman" w:hAnsi="Times New Roman"/>
          <w:sz w:val="28"/>
          <w:szCs w:val="28"/>
        </w:rPr>
        <w:t xml:space="preserve"> </w:t>
      </w:r>
      <w:r w:rsidRPr="F5E3AE84">
        <w:rPr>
          <w:rFonts w:ascii="Times New Roman" w:cs="Times New Roman"/>
          <w:sz w:val="28"/>
          <w:szCs w:val="28"/>
          <w:rPrChange w:id="20767" w:author="user pc" w:date="2022-03-15T10:14:00Z">
            <w:rPr/>
          </w:rPrChange>
        </w:rPr>
        <w:t>an</w:t>
      </w:r>
      <w:r>
        <w:rPr>
          <w:rFonts w:ascii="Times New Roman" w:cs="Times New Roman" w:hAnsi="Times New Roman"/>
          <w:sz w:val="28"/>
          <w:szCs w:val="28"/>
        </w:rPr>
        <w:t xml:space="preserve"> </w:t>
      </w:r>
      <w:r w:rsidRPr="9ACEC47E">
        <w:rPr>
          <w:rFonts w:ascii="Times New Roman" w:cs="Times New Roman"/>
          <w:sz w:val="28"/>
          <w:szCs w:val="28"/>
          <w:rPrChange w:id="20768" w:author="user pc" w:date="2022-03-15T10:14:00Z">
            <w:rPr/>
          </w:rPrChange>
        </w:rPr>
        <w:t>oxidation</w:t>
      </w:r>
      <w:r>
        <w:rPr>
          <w:rFonts w:ascii="Times New Roman" w:cs="Times New Roman" w:hAnsi="Times New Roman"/>
          <w:sz w:val="28"/>
          <w:szCs w:val="28"/>
        </w:rPr>
        <w:t xml:space="preserve"> </w:t>
      </w:r>
      <w:r w:rsidRPr="9A85AA4A">
        <w:rPr>
          <w:rFonts w:ascii="Times New Roman" w:cs="Times New Roman"/>
          <w:sz w:val="28"/>
          <w:szCs w:val="28"/>
          <w:rPrChange w:id="20769" w:author="user pc" w:date="2022-03-15T10:14:00Z">
            <w:rPr/>
          </w:rPrChange>
        </w:rPr>
        <w:t>state</w:t>
      </w:r>
      <w:r>
        <w:rPr>
          <w:rFonts w:ascii="Times New Roman" w:cs="Times New Roman" w:hAnsi="Times New Roman"/>
          <w:sz w:val="28"/>
          <w:szCs w:val="28"/>
        </w:rPr>
        <w:t xml:space="preserve"> </w:t>
      </w:r>
      <w:r w:rsidRPr="1A796797">
        <w:rPr>
          <w:rFonts w:ascii="Times New Roman" w:cs="Times New Roman"/>
          <w:sz w:val="28"/>
          <w:szCs w:val="28"/>
          <w:rPrChange w:id="20770" w:author="user pc" w:date="2022-03-15T10:14:00Z">
            <w:rPr/>
          </w:rPrChange>
        </w:rPr>
        <w:t>of</w:t>
      </w:r>
      <w:r>
        <w:rPr>
          <w:rFonts w:ascii="Times New Roman" w:cs="Times New Roman" w:hAnsi="Times New Roman"/>
          <w:sz w:val="28"/>
          <w:szCs w:val="28"/>
        </w:rPr>
        <w:t xml:space="preserve"> </w:t>
      </w:r>
      <w:r w:rsidRPr="41C35FD0">
        <w:rPr>
          <w:rFonts w:ascii="Times New Roman" w:cs="Times New Roman"/>
          <w:sz w:val="28"/>
          <w:szCs w:val="28"/>
          <w:rPrChange w:id="20771" w:author="user pc" w:date="2022-03-15T10:14:00Z">
            <w:rPr/>
          </w:rPrChange>
        </w:rPr>
        <w:t>+1,</w:t>
      </w:r>
      <w:r>
        <w:rPr>
          <w:rFonts w:ascii="Times New Roman" w:cs="Times New Roman" w:hAnsi="Times New Roman"/>
          <w:sz w:val="28"/>
          <w:szCs w:val="28"/>
        </w:rPr>
        <w:t xml:space="preserve"> </w:t>
      </w:r>
      <w:r w:rsidRPr="C84B6EBD">
        <w:rPr>
          <w:rFonts w:ascii="Times New Roman" w:cs="Times New Roman"/>
          <w:sz w:val="28"/>
          <w:szCs w:val="28"/>
          <w:rPrChange w:id="20772" w:author="user pc" w:date="2022-03-15T10:14:00Z">
            <w:rPr/>
          </w:rPrChange>
        </w:rPr>
        <w:t>each</w:t>
      </w:r>
      <w:r>
        <w:rPr>
          <w:rFonts w:ascii="Times New Roman" w:cs="Times New Roman" w:hAnsi="Times New Roman"/>
          <w:sz w:val="28"/>
          <w:szCs w:val="28"/>
        </w:rPr>
        <w:t xml:space="preserve"> </w:t>
      </w:r>
      <w:r w:rsidRPr="49FC5AEE">
        <w:rPr>
          <w:rFonts w:ascii="Times New Roman" w:cs="Times New Roman"/>
          <w:sz w:val="28"/>
          <w:szCs w:val="28"/>
          <w:rPrChange w:id="20773" w:author="user pc" w:date="2022-03-15T10:14:00Z">
            <w:rPr/>
          </w:rPrChange>
        </w:rPr>
        <w:t>oxygen</w:t>
      </w:r>
      <w:r>
        <w:rPr>
          <w:rFonts w:ascii="Times New Roman" w:cs="Times New Roman" w:hAnsi="Times New Roman"/>
          <w:sz w:val="28"/>
          <w:szCs w:val="28"/>
        </w:rPr>
        <w:t xml:space="preserve"> </w:t>
      </w:r>
      <w:r w:rsidRPr="D3D076EA">
        <w:rPr>
          <w:rFonts w:ascii="Times New Roman" w:cs="Times New Roman"/>
          <w:sz w:val="28"/>
          <w:szCs w:val="28"/>
          <w:rPrChange w:id="20774" w:author="user pc" w:date="2022-03-15T10:14:00Z">
            <w:rPr/>
          </w:rPrChange>
        </w:rPr>
        <w:t>must</w:t>
      </w:r>
      <w:r>
        <w:rPr>
          <w:rFonts w:ascii="Times New Roman" w:cs="Times New Roman" w:hAnsi="Times New Roman"/>
          <w:sz w:val="28"/>
          <w:szCs w:val="28"/>
        </w:rPr>
        <w:t xml:space="preserve"> </w:t>
      </w:r>
      <w:r w:rsidRPr="6E2D0726">
        <w:rPr>
          <w:rFonts w:ascii="Times New Roman" w:cs="Times New Roman"/>
          <w:sz w:val="28"/>
          <w:szCs w:val="28"/>
          <w:rPrChange w:id="20775" w:author="user pc" w:date="2022-03-15T10:14:00Z">
            <w:rPr/>
          </w:rPrChange>
        </w:rPr>
        <w:t>have</w:t>
      </w:r>
      <w:r>
        <w:rPr>
          <w:rFonts w:ascii="Times New Roman" w:cs="Times New Roman" w:hAnsi="Times New Roman"/>
          <w:sz w:val="28"/>
          <w:szCs w:val="28"/>
        </w:rPr>
        <w:t xml:space="preserve"> </w:t>
      </w:r>
      <w:r w:rsidRPr="14099CF1">
        <w:rPr>
          <w:rFonts w:ascii="Times New Roman" w:cs="Times New Roman"/>
          <w:sz w:val="28"/>
          <w:szCs w:val="28"/>
          <w:rPrChange w:id="20776" w:author="user pc" w:date="2022-03-15T10:14:00Z">
            <w:rPr/>
          </w:rPrChange>
        </w:rPr>
        <w:t>an</w:t>
      </w:r>
      <w:r>
        <w:rPr>
          <w:rFonts w:ascii="Times New Roman" w:cs="Times New Roman" w:hAnsi="Times New Roman"/>
          <w:sz w:val="28"/>
          <w:szCs w:val="28"/>
        </w:rPr>
        <w:t xml:space="preserve"> </w:t>
      </w:r>
      <w:r w:rsidRPr="1215C8F0">
        <w:rPr>
          <w:rFonts w:ascii="Times New Roman" w:cs="Times New Roman"/>
          <w:sz w:val="28"/>
          <w:szCs w:val="28"/>
          <w:rPrChange w:id="20777" w:author="user pc" w:date="2022-03-15T10:14:00Z">
            <w:rPr/>
          </w:rPrChange>
        </w:rPr>
        <w:t>oxidation</w:t>
      </w:r>
      <w:r>
        <w:rPr>
          <w:rFonts w:ascii="Times New Roman" w:cs="Times New Roman" w:hAnsi="Times New Roman"/>
          <w:sz w:val="28"/>
          <w:szCs w:val="28"/>
        </w:rPr>
        <w:t xml:space="preserve"> </w:t>
      </w:r>
      <w:r w:rsidRPr="CCE15ACC">
        <w:rPr>
          <w:rFonts w:ascii="Times New Roman" w:cs="Times New Roman"/>
          <w:sz w:val="28"/>
          <w:szCs w:val="28"/>
          <w:rPrChange w:id="20778" w:author="user pc" w:date="2022-03-15T10:14:00Z">
            <w:rPr/>
          </w:rPrChange>
        </w:rPr>
        <w:t>state</w:t>
      </w:r>
      <w:r>
        <w:rPr>
          <w:rFonts w:ascii="Times New Roman" w:cs="Times New Roman" w:hAnsi="Times New Roman"/>
          <w:sz w:val="28"/>
          <w:szCs w:val="28"/>
        </w:rPr>
        <w:t xml:space="preserve"> </w:t>
      </w:r>
      <w:r w:rsidRPr="9F8D4265">
        <w:rPr>
          <w:rFonts w:ascii="Times New Roman" w:cs="Times New Roman"/>
          <w:sz w:val="28"/>
          <w:szCs w:val="28"/>
          <w:rPrChange w:id="20779" w:author="user pc" w:date="2022-03-15T10:14:00Z">
            <w:rPr/>
          </w:rPrChange>
        </w:rPr>
        <w:t>of</w:t>
      </w:r>
      <w:r>
        <w:rPr>
          <w:rFonts w:ascii="Times New Roman" w:cs="Times New Roman" w:hAnsi="Times New Roman"/>
          <w:sz w:val="28"/>
          <w:szCs w:val="28"/>
        </w:rPr>
        <w:t xml:space="preserve"> </w:t>
      </w:r>
      <w:r w:rsidRPr="2CB26985">
        <w:rPr>
          <w:rFonts w:ascii="Times New Roman" w:cs="Times New Roman"/>
          <w:sz w:val="28"/>
          <w:szCs w:val="28"/>
          <w:rPrChange w:id="20780" w:author="user pc" w:date="2022-03-15T10:14:00Z">
            <w:rPr/>
          </w:rPrChange>
        </w:rPr>
        <w:t>-1</w:t>
      </w:r>
      <w:r>
        <w:rPr>
          <w:rFonts w:ascii="Times New Roman" w:cs="Times New Roman" w:hAnsi="Times New Roman"/>
          <w:sz w:val="28"/>
          <w:szCs w:val="28"/>
        </w:rPr>
        <w:t xml:space="preserve"> </w:t>
      </w:r>
      <w:r w:rsidRPr="45190305">
        <w:rPr>
          <w:rFonts w:ascii="Times New Roman" w:cs="Times New Roman"/>
          <w:sz w:val="28"/>
          <w:szCs w:val="28"/>
          <w:rPrChange w:id="20781" w:author="user pc" w:date="2022-03-15T10:14:00Z">
            <w:rPr/>
          </w:rPrChange>
        </w:rPr>
        <w:t>to</w:t>
      </w:r>
      <w:r>
        <w:rPr>
          <w:rFonts w:ascii="Times New Roman" w:cs="Times New Roman" w:hAnsi="Times New Roman"/>
          <w:sz w:val="28"/>
          <w:szCs w:val="28"/>
        </w:rPr>
        <w:t xml:space="preserve"> </w:t>
      </w:r>
      <w:r w:rsidRPr="55297FDE">
        <w:rPr>
          <w:rFonts w:ascii="Times New Roman" w:cs="Times New Roman"/>
          <w:sz w:val="28"/>
          <w:szCs w:val="28"/>
          <w:rPrChange w:id="20782" w:author="user pc" w:date="2022-03-15T10:14:00Z">
            <w:rPr/>
          </w:rPrChange>
        </w:rPr>
        <w:t>balance</w:t>
      </w:r>
      <w:r>
        <w:rPr>
          <w:rFonts w:ascii="Times New Roman" w:cs="Times New Roman" w:hAnsi="Times New Roman"/>
          <w:sz w:val="28"/>
          <w:szCs w:val="28"/>
        </w:rPr>
        <w:t xml:space="preserve"> </w:t>
      </w:r>
      <w:r w:rsidRPr="8C779BB2">
        <w:rPr>
          <w:rFonts w:ascii="Times New Roman" w:cs="Times New Roman"/>
          <w:sz w:val="28"/>
          <w:szCs w:val="28"/>
          <w:rPrChange w:id="20783" w:author="user pc" w:date="2022-03-15T10:14:00Z">
            <w:rPr/>
          </w:rPrChange>
        </w:rPr>
        <w:t>it.</w:t>
      </w:r>
    </w:p>
    <w:p>
      <w:pPr>
        <w:pStyle w:val="style0"/>
        <w:rPr>
          <w:rFonts w:ascii="Times New Roman" w:cs="Times New Roman"/>
          <w:b/>
          <w:sz w:val="28"/>
          <w:szCs w:val="28"/>
          <w:rPrChange w:id="20784" w:author="user pc" w:date="2022-03-15T10:14:00Z">
            <w:rPr/>
          </w:rPrChange>
        </w:rPr>
      </w:pPr>
      <w:r w:rsidRPr="25F68B22">
        <w:rPr>
          <w:rFonts w:ascii="Times New Roman" w:cs="Times New Roman"/>
          <w:b/>
          <w:sz w:val="28"/>
          <w:szCs w:val="28"/>
          <w:u w:val="dash"/>
          <w:rPrChange w:id="20785" w:author="user pc" w:date="2022-03-15T10:14:00Z">
            <w:rPr>
              <w:u w:val="dash"/>
            </w:rPr>
          </w:rPrChange>
        </w:rPr>
        <w:t>Oxygen</w:t>
      </w:r>
      <w:r>
        <w:rPr>
          <w:rFonts w:ascii="Times New Roman" w:cs="Times New Roman" w:hAnsi="Times New Roman"/>
          <w:b/>
          <w:sz w:val="28"/>
          <w:szCs w:val="28"/>
          <w:u w:val="dash"/>
        </w:rPr>
        <w:t xml:space="preserve"> </w:t>
      </w:r>
      <w:r w:rsidRPr="4559D1E2">
        <w:rPr>
          <w:rFonts w:ascii="Times New Roman" w:cs="Times New Roman"/>
          <w:b/>
          <w:sz w:val="28"/>
          <w:szCs w:val="28"/>
          <w:u w:val="dash"/>
          <w:rPrChange w:id="20786" w:author="user pc" w:date="2022-03-15T10:14:00Z">
            <w:rPr>
              <w:u w:val="dash"/>
            </w:rPr>
          </w:rPrChange>
        </w:rPr>
        <w:t>in</w:t>
      </w:r>
      <w:r>
        <w:rPr>
          <w:rFonts w:ascii="Times New Roman" w:cs="Times New Roman" w:hAnsi="Times New Roman"/>
          <w:b/>
          <w:sz w:val="28"/>
          <w:szCs w:val="28"/>
          <w:u w:val="dash"/>
        </w:rPr>
        <w:t xml:space="preserve"> </w:t>
      </w:r>
      <w:r w:rsidRPr="C1B88444">
        <w:rPr>
          <w:rFonts w:ascii="Times New Roman" w:cs="Times New Roman"/>
          <w:b/>
          <w:sz w:val="28"/>
          <w:szCs w:val="28"/>
          <w:u w:val="dash"/>
          <w:rPrChange w:id="20787" w:author="user pc" w:date="2022-03-15T10:14:00Z">
            <w:rPr>
              <w:u w:val="dash"/>
            </w:rPr>
          </w:rPrChange>
        </w:rPr>
        <w:t>F</w:t>
      </w:r>
      <w:r w:rsidRPr="DC47A019">
        <w:rPr>
          <w:rFonts w:ascii="Times New Roman" w:cs="Times New Roman"/>
          <w:b/>
          <w:sz w:val="28"/>
          <w:szCs w:val="28"/>
          <w:u w:val="dash"/>
          <w:vertAlign w:val="subscript"/>
          <w:rPrChange w:id="20788" w:author="user pc" w:date="2022-03-15T10:14:00Z">
            <w:rPr>
              <w:u w:val="dash"/>
              <w:vertAlign w:val="subscript"/>
            </w:rPr>
          </w:rPrChange>
        </w:rPr>
        <w:t>2</w:t>
      </w:r>
      <w:r w:rsidRPr="A6F47F75">
        <w:rPr>
          <w:rFonts w:ascii="Times New Roman" w:cs="Times New Roman"/>
          <w:b/>
          <w:sz w:val="28"/>
          <w:szCs w:val="28"/>
          <w:u w:val="dash"/>
          <w:rPrChange w:id="20789" w:author="user pc" w:date="2022-03-15T10:14:00Z">
            <w:rPr>
              <w:u w:val="dash"/>
            </w:rPr>
          </w:rPrChange>
        </w:rPr>
        <w:t>O</w:t>
      </w:r>
    </w:p>
    <w:p>
      <w:pPr>
        <w:pStyle w:val="style0"/>
        <w:rPr>
          <w:rFonts w:ascii="Times New Roman" w:cs="Times New Roman"/>
          <w:sz w:val="28"/>
          <w:szCs w:val="28"/>
          <w:rPrChange w:id="20790" w:author="user pc" w:date="2022-03-15T10:14:00Z">
            <w:rPr/>
          </w:rPrChange>
        </w:rPr>
      </w:pPr>
      <w:r w:rsidRPr="7C0BA87B">
        <w:rPr>
          <w:rFonts w:ascii="Times New Roman" w:cs="Times New Roman"/>
          <w:sz w:val="28"/>
          <w:szCs w:val="28"/>
          <w:rPrChange w:id="20791" w:author="user pc" w:date="2022-03-15T10:14:00Z">
            <w:rPr/>
          </w:rPrChange>
        </w:rPr>
        <w:t>The</w:t>
      </w:r>
      <w:r>
        <w:rPr>
          <w:rFonts w:ascii="Times New Roman" w:cs="Times New Roman" w:hAnsi="Times New Roman"/>
          <w:sz w:val="28"/>
          <w:szCs w:val="28"/>
        </w:rPr>
        <w:t xml:space="preserve"> </w:t>
      </w:r>
      <w:r w:rsidRPr="F6E5E4A4">
        <w:rPr>
          <w:rFonts w:ascii="Times New Roman" w:cs="Times New Roman"/>
          <w:sz w:val="28"/>
          <w:szCs w:val="28"/>
          <w:rPrChange w:id="20792" w:author="user pc" w:date="2022-03-15T10:14:00Z">
            <w:rPr/>
          </w:rPrChange>
        </w:rPr>
        <w:t>problem</w:t>
      </w:r>
      <w:r>
        <w:rPr>
          <w:rFonts w:ascii="Times New Roman" w:cs="Times New Roman" w:hAnsi="Times New Roman"/>
          <w:sz w:val="28"/>
          <w:szCs w:val="28"/>
        </w:rPr>
        <w:t xml:space="preserve"> </w:t>
      </w:r>
      <w:r w:rsidRPr="6C3FDE98">
        <w:rPr>
          <w:rFonts w:ascii="Times New Roman" w:cs="Times New Roman"/>
          <w:sz w:val="28"/>
          <w:szCs w:val="28"/>
          <w:rPrChange w:id="20793" w:author="user pc" w:date="2022-03-15T10:14:00Z">
            <w:rPr/>
          </w:rPrChange>
        </w:rPr>
        <w:t>here</w:t>
      </w:r>
      <w:r>
        <w:rPr>
          <w:rFonts w:ascii="Times New Roman" w:cs="Times New Roman" w:hAnsi="Times New Roman"/>
          <w:sz w:val="28"/>
          <w:szCs w:val="28"/>
        </w:rPr>
        <w:t xml:space="preserve"> </w:t>
      </w:r>
      <w:r w:rsidRPr="0A74310F">
        <w:rPr>
          <w:rFonts w:ascii="Times New Roman" w:cs="Times New Roman"/>
          <w:sz w:val="28"/>
          <w:szCs w:val="28"/>
          <w:rPrChange w:id="20794" w:author="user pc" w:date="2022-03-15T10:14:00Z">
            <w:rPr/>
          </w:rPrChange>
        </w:rPr>
        <w:t>is</w:t>
      </w:r>
      <w:r>
        <w:rPr>
          <w:rFonts w:ascii="Times New Roman" w:cs="Times New Roman" w:hAnsi="Times New Roman"/>
          <w:sz w:val="28"/>
          <w:szCs w:val="28"/>
        </w:rPr>
        <w:t xml:space="preserve"> </w:t>
      </w:r>
      <w:r w:rsidRPr="85DAF137">
        <w:rPr>
          <w:rFonts w:ascii="Times New Roman" w:cs="Times New Roman"/>
          <w:sz w:val="28"/>
          <w:szCs w:val="28"/>
          <w:rPrChange w:id="20795" w:author="user pc" w:date="2022-03-15T10:14:00Z">
            <w:rPr/>
          </w:rPrChange>
        </w:rPr>
        <w:t>that</w:t>
      </w:r>
      <w:r>
        <w:rPr>
          <w:rFonts w:ascii="Times New Roman" w:cs="Times New Roman" w:hAnsi="Times New Roman"/>
          <w:sz w:val="28"/>
          <w:szCs w:val="28"/>
        </w:rPr>
        <w:t xml:space="preserve"> </w:t>
      </w:r>
      <w:r w:rsidRPr="596349EB">
        <w:rPr>
          <w:rFonts w:ascii="Times New Roman" w:cs="Times New Roman"/>
          <w:sz w:val="28"/>
          <w:szCs w:val="28"/>
          <w:rPrChange w:id="20796" w:author="user pc" w:date="2022-03-15T10:14:00Z">
            <w:rPr/>
          </w:rPrChange>
        </w:rPr>
        <w:t>oxygen</w:t>
      </w:r>
      <w:r>
        <w:rPr>
          <w:rFonts w:ascii="Times New Roman" w:cs="Times New Roman" w:hAnsi="Times New Roman"/>
          <w:sz w:val="28"/>
          <w:szCs w:val="28"/>
        </w:rPr>
        <w:t xml:space="preserve"> is no</w:t>
      </w:r>
      <w:r w:rsidRPr="C4D15B04">
        <w:rPr>
          <w:rFonts w:ascii="Times New Roman" w:cs="Times New Roman"/>
          <w:sz w:val="28"/>
          <w:szCs w:val="28"/>
          <w:rPrChange w:id="20797" w:author="user pc" w:date="2022-03-15T10:14:00Z">
            <w:rPr/>
          </w:rPrChange>
        </w:rPr>
        <w:t>t</w:t>
      </w:r>
      <w:r>
        <w:rPr>
          <w:rFonts w:ascii="Times New Roman" w:cs="Times New Roman" w:hAnsi="Times New Roman"/>
          <w:sz w:val="28"/>
          <w:szCs w:val="28"/>
        </w:rPr>
        <w:t xml:space="preserve"> </w:t>
      </w:r>
      <w:r w:rsidRPr="17775FAC">
        <w:rPr>
          <w:rFonts w:ascii="Times New Roman" w:cs="Times New Roman"/>
          <w:sz w:val="28"/>
          <w:szCs w:val="28"/>
          <w:rPrChange w:id="20798" w:author="user pc" w:date="2022-03-15T10:14:00Z">
            <w:rPr/>
          </w:rPrChange>
        </w:rPr>
        <w:t>the</w:t>
      </w:r>
      <w:r>
        <w:rPr>
          <w:rFonts w:ascii="Times New Roman" w:cs="Times New Roman" w:hAnsi="Times New Roman"/>
          <w:sz w:val="28"/>
          <w:szCs w:val="28"/>
        </w:rPr>
        <w:t xml:space="preserve"> </w:t>
      </w:r>
      <w:r w:rsidRPr="18DBC667">
        <w:rPr>
          <w:rFonts w:ascii="Times New Roman" w:cs="Times New Roman"/>
          <w:sz w:val="28"/>
          <w:szCs w:val="28"/>
          <w:rPrChange w:id="20799" w:author="user pc" w:date="2022-03-15T10:14:00Z">
            <w:rPr/>
          </w:rPrChange>
        </w:rPr>
        <w:t>most</w:t>
      </w:r>
      <w:r>
        <w:rPr>
          <w:rFonts w:ascii="Times New Roman" w:cs="Times New Roman" w:hAnsi="Times New Roman"/>
          <w:sz w:val="28"/>
          <w:szCs w:val="28"/>
        </w:rPr>
        <w:t xml:space="preserve"> </w:t>
      </w:r>
      <w:r w:rsidRPr="0892BFE9">
        <w:rPr>
          <w:rFonts w:ascii="Times New Roman" w:cs="Times New Roman"/>
          <w:sz w:val="28"/>
          <w:szCs w:val="28"/>
          <w:rPrChange w:id="20800" w:author="user pc" w:date="2022-03-15T10:14:00Z">
            <w:rPr/>
          </w:rPrChange>
        </w:rPr>
        <w:t>electronegative</w:t>
      </w:r>
      <w:r>
        <w:rPr>
          <w:rFonts w:ascii="Times New Roman" w:cs="Times New Roman" w:hAnsi="Times New Roman"/>
          <w:sz w:val="28"/>
          <w:szCs w:val="28"/>
        </w:rPr>
        <w:t xml:space="preserve"> </w:t>
      </w:r>
      <w:r w:rsidRPr="600771C3">
        <w:rPr>
          <w:rFonts w:ascii="Times New Roman" w:cs="Times New Roman"/>
          <w:sz w:val="28"/>
          <w:szCs w:val="28"/>
          <w:rPrChange w:id="20801" w:author="user pc" w:date="2022-03-15T10:14:00Z">
            <w:rPr/>
          </w:rPrChange>
        </w:rPr>
        <w:t>element.</w:t>
      </w:r>
      <w:r>
        <w:rPr>
          <w:rFonts w:ascii="Times New Roman" w:cs="Times New Roman" w:hAnsi="Times New Roman"/>
          <w:sz w:val="28"/>
          <w:szCs w:val="28"/>
        </w:rPr>
        <w:t xml:space="preserve"> </w:t>
      </w:r>
      <w:r w:rsidRPr="DBDEA12C">
        <w:rPr>
          <w:rFonts w:ascii="Times New Roman" w:cs="Times New Roman"/>
          <w:sz w:val="28"/>
          <w:szCs w:val="28"/>
          <w:rPrChange w:id="20802" w:author="user pc" w:date="2022-03-15T10:14:00Z">
            <w:rPr/>
          </w:rPrChange>
        </w:rPr>
        <w:t>The</w:t>
      </w:r>
      <w:r>
        <w:rPr>
          <w:rFonts w:ascii="Times New Roman" w:cs="Times New Roman" w:hAnsi="Times New Roman"/>
          <w:sz w:val="28"/>
          <w:szCs w:val="28"/>
        </w:rPr>
        <w:t xml:space="preserve"> </w:t>
      </w:r>
      <w:r w:rsidRPr="72A566E0">
        <w:rPr>
          <w:rFonts w:ascii="Times New Roman" w:cs="Times New Roman"/>
          <w:sz w:val="28"/>
          <w:szCs w:val="28"/>
          <w:rPrChange w:id="20803" w:author="user pc" w:date="2022-03-15T10:14:00Z">
            <w:rPr/>
          </w:rPrChange>
        </w:rPr>
        <w:t>fluorine</w:t>
      </w:r>
      <w:r>
        <w:rPr>
          <w:rFonts w:ascii="Times New Roman" w:cs="Times New Roman" w:hAnsi="Times New Roman"/>
          <w:sz w:val="28"/>
          <w:szCs w:val="28"/>
        </w:rPr>
        <w:t xml:space="preserve"> </w:t>
      </w:r>
      <w:r w:rsidRPr="C058ADB4">
        <w:rPr>
          <w:rFonts w:ascii="Times New Roman" w:cs="Times New Roman"/>
          <w:sz w:val="28"/>
          <w:szCs w:val="28"/>
          <w:rPrChange w:id="20804" w:author="user pc" w:date="2022-03-15T10:14:00Z">
            <w:rPr/>
          </w:rPrChange>
        </w:rPr>
        <w:t>is</w:t>
      </w:r>
      <w:r>
        <w:rPr>
          <w:rFonts w:ascii="Times New Roman" w:cs="Times New Roman" w:hAnsi="Times New Roman"/>
          <w:sz w:val="28"/>
          <w:szCs w:val="28"/>
        </w:rPr>
        <w:t xml:space="preserve"> </w:t>
      </w:r>
      <w:r w:rsidRPr="1E3EB869">
        <w:rPr>
          <w:rFonts w:ascii="Times New Roman" w:cs="Times New Roman"/>
          <w:sz w:val="28"/>
          <w:szCs w:val="28"/>
          <w:rPrChange w:id="20805" w:author="user pc" w:date="2022-03-15T10:14:00Z">
            <w:rPr/>
          </w:rPrChange>
        </w:rPr>
        <w:t>more</w:t>
      </w:r>
      <w:r>
        <w:rPr>
          <w:rFonts w:ascii="Times New Roman" w:cs="Times New Roman" w:hAnsi="Times New Roman"/>
          <w:sz w:val="28"/>
          <w:szCs w:val="28"/>
        </w:rPr>
        <w:t xml:space="preserve"> </w:t>
      </w:r>
      <w:r w:rsidRPr="24889C5A">
        <w:rPr>
          <w:rFonts w:ascii="Times New Roman" w:cs="Times New Roman"/>
          <w:sz w:val="28"/>
          <w:szCs w:val="28"/>
          <w:rPrChange w:id="20806" w:author="user pc" w:date="2022-03-15T10:14:00Z">
            <w:rPr/>
          </w:rPrChange>
        </w:rPr>
        <w:t>electronegative</w:t>
      </w:r>
      <w:r>
        <w:rPr>
          <w:rFonts w:ascii="Times New Roman" w:cs="Times New Roman" w:hAnsi="Times New Roman"/>
          <w:sz w:val="28"/>
          <w:szCs w:val="28"/>
        </w:rPr>
        <w:t xml:space="preserve"> </w:t>
      </w:r>
      <w:r w:rsidRPr="21B4696F">
        <w:rPr>
          <w:rFonts w:ascii="Times New Roman" w:cs="Times New Roman"/>
          <w:sz w:val="28"/>
          <w:szCs w:val="28"/>
          <w:rPrChange w:id="20807" w:author="user pc" w:date="2022-03-15T10:14:00Z">
            <w:rPr/>
          </w:rPrChange>
        </w:rPr>
        <w:t>and</w:t>
      </w:r>
      <w:r>
        <w:rPr>
          <w:rFonts w:ascii="Times New Roman" w:cs="Times New Roman" w:hAnsi="Times New Roman"/>
          <w:sz w:val="28"/>
          <w:szCs w:val="28"/>
        </w:rPr>
        <w:t xml:space="preserve"> </w:t>
      </w:r>
      <w:r w:rsidRPr="3A90DF01">
        <w:rPr>
          <w:rFonts w:ascii="Times New Roman" w:cs="Times New Roman"/>
          <w:sz w:val="28"/>
          <w:szCs w:val="28"/>
          <w:rPrChange w:id="20808" w:author="user pc" w:date="2022-03-15T10:14:00Z">
            <w:rPr/>
          </w:rPrChange>
        </w:rPr>
        <w:t>has</w:t>
      </w:r>
      <w:r>
        <w:rPr>
          <w:rFonts w:ascii="Times New Roman" w:cs="Times New Roman" w:hAnsi="Times New Roman"/>
          <w:sz w:val="28"/>
          <w:szCs w:val="28"/>
        </w:rPr>
        <w:t xml:space="preserve"> </w:t>
      </w:r>
      <w:r w:rsidRPr="41CC9644">
        <w:rPr>
          <w:rFonts w:ascii="Times New Roman" w:cs="Times New Roman"/>
          <w:sz w:val="28"/>
          <w:szCs w:val="28"/>
          <w:rPrChange w:id="20809" w:author="user pc" w:date="2022-03-15T10:14:00Z">
            <w:rPr/>
          </w:rPrChange>
        </w:rPr>
        <w:t>an</w:t>
      </w:r>
      <w:r>
        <w:rPr>
          <w:rFonts w:ascii="Times New Roman" w:cs="Times New Roman" w:hAnsi="Times New Roman"/>
          <w:sz w:val="28"/>
          <w:szCs w:val="28"/>
        </w:rPr>
        <w:t xml:space="preserve"> </w:t>
      </w:r>
      <w:r w:rsidRPr="FBD28038">
        <w:rPr>
          <w:rFonts w:ascii="Times New Roman" w:cs="Times New Roman"/>
          <w:sz w:val="28"/>
          <w:szCs w:val="28"/>
          <w:rPrChange w:id="20810" w:author="user pc" w:date="2022-03-15T10:14:00Z">
            <w:rPr/>
          </w:rPrChange>
        </w:rPr>
        <w:t>oxidation</w:t>
      </w:r>
      <w:r>
        <w:rPr>
          <w:rFonts w:ascii="Times New Roman" w:cs="Times New Roman" w:hAnsi="Times New Roman"/>
          <w:sz w:val="28"/>
          <w:szCs w:val="28"/>
        </w:rPr>
        <w:t xml:space="preserve"> </w:t>
      </w:r>
      <w:r w:rsidRPr="EAFCBB31">
        <w:rPr>
          <w:rFonts w:ascii="Times New Roman" w:cs="Times New Roman"/>
          <w:sz w:val="28"/>
          <w:szCs w:val="28"/>
          <w:rPrChange w:id="20811" w:author="user pc" w:date="2022-03-15T10:14:00Z">
            <w:rPr/>
          </w:rPrChange>
        </w:rPr>
        <w:t>state</w:t>
      </w:r>
      <w:r>
        <w:rPr>
          <w:rFonts w:ascii="Times New Roman" w:cs="Times New Roman" w:hAnsi="Times New Roman"/>
          <w:sz w:val="28"/>
          <w:szCs w:val="28"/>
        </w:rPr>
        <w:t xml:space="preserve"> </w:t>
      </w:r>
      <w:r w:rsidRPr="662745ED">
        <w:rPr>
          <w:rFonts w:ascii="Times New Roman" w:cs="Times New Roman"/>
          <w:sz w:val="28"/>
          <w:szCs w:val="28"/>
          <w:rPrChange w:id="20812" w:author="user pc" w:date="2022-03-15T10:14:00Z">
            <w:rPr/>
          </w:rPrChange>
        </w:rPr>
        <w:t>of</w:t>
      </w:r>
      <w:r>
        <w:rPr>
          <w:rFonts w:ascii="Times New Roman" w:cs="Times New Roman" w:hAnsi="Times New Roman"/>
          <w:sz w:val="28"/>
          <w:szCs w:val="28"/>
        </w:rPr>
        <w:t xml:space="preserve"> </w:t>
      </w:r>
      <w:r w:rsidRPr="BB4FDCD2">
        <w:rPr>
          <w:rFonts w:ascii="Times New Roman" w:cs="Times New Roman"/>
          <w:sz w:val="28"/>
          <w:szCs w:val="28"/>
          <w:rPrChange w:id="20813" w:author="user pc" w:date="2022-03-15T10:14:00Z">
            <w:rPr/>
          </w:rPrChange>
        </w:rPr>
        <w:t>-1.</w:t>
      </w:r>
      <w:r>
        <w:rPr>
          <w:rFonts w:ascii="Times New Roman" w:cs="Times New Roman" w:hAnsi="Times New Roman"/>
          <w:sz w:val="28"/>
          <w:szCs w:val="28"/>
        </w:rPr>
        <w:t xml:space="preserve"> </w:t>
      </w:r>
      <w:r w:rsidRPr="B3D1256B">
        <w:rPr>
          <w:rFonts w:ascii="Times New Roman" w:cs="Times New Roman"/>
          <w:sz w:val="28"/>
          <w:szCs w:val="28"/>
          <w:rPrChange w:id="20814" w:author="user pc" w:date="2022-03-15T10:14:00Z">
            <w:rPr/>
          </w:rPrChange>
        </w:rPr>
        <w:t>In</w:t>
      </w:r>
      <w:r>
        <w:rPr>
          <w:rFonts w:ascii="Times New Roman" w:cs="Times New Roman" w:hAnsi="Times New Roman"/>
          <w:sz w:val="28"/>
          <w:szCs w:val="28"/>
        </w:rPr>
        <w:t xml:space="preserve"> </w:t>
      </w:r>
      <w:r w:rsidRPr="F86CAF21">
        <w:rPr>
          <w:rFonts w:ascii="Times New Roman" w:cs="Times New Roman"/>
          <w:sz w:val="28"/>
          <w:szCs w:val="28"/>
          <w:rPrChange w:id="20815" w:author="user pc" w:date="2022-03-15T10:14:00Z">
            <w:rPr/>
          </w:rPrChange>
        </w:rPr>
        <w:t>this</w:t>
      </w:r>
      <w:r>
        <w:rPr>
          <w:rFonts w:ascii="Times New Roman" w:cs="Times New Roman" w:hAnsi="Times New Roman"/>
          <w:sz w:val="28"/>
          <w:szCs w:val="28"/>
        </w:rPr>
        <w:t xml:space="preserve"> </w:t>
      </w:r>
      <w:r w:rsidRPr="A95494FA">
        <w:rPr>
          <w:rFonts w:ascii="Times New Roman" w:cs="Times New Roman"/>
          <w:sz w:val="28"/>
          <w:szCs w:val="28"/>
          <w:rPrChange w:id="20816" w:author="user pc" w:date="2022-03-15T10:14:00Z">
            <w:rPr/>
          </w:rPrChange>
        </w:rPr>
        <w:t>case,</w:t>
      </w:r>
      <w:r>
        <w:rPr>
          <w:rFonts w:ascii="Times New Roman" w:cs="Times New Roman" w:hAnsi="Times New Roman"/>
          <w:sz w:val="28"/>
          <w:szCs w:val="28"/>
        </w:rPr>
        <w:t xml:space="preserve"> </w:t>
      </w:r>
      <w:r w:rsidRPr="438DF373">
        <w:rPr>
          <w:rFonts w:ascii="Times New Roman" w:cs="Times New Roman"/>
          <w:sz w:val="28"/>
          <w:szCs w:val="28"/>
          <w:rPrChange w:id="20817" w:author="user pc" w:date="2022-03-15T10:14:00Z">
            <w:rPr/>
          </w:rPrChange>
        </w:rPr>
        <w:t>the</w:t>
      </w:r>
      <w:r>
        <w:rPr>
          <w:rFonts w:ascii="Times New Roman" w:cs="Times New Roman" w:hAnsi="Times New Roman"/>
          <w:sz w:val="28"/>
          <w:szCs w:val="28"/>
        </w:rPr>
        <w:t xml:space="preserve"> </w:t>
      </w:r>
      <w:r w:rsidRPr="00B061D5">
        <w:rPr>
          <w:rFonts w:ascii="Times New Roman" w:cs="Times New Roman"/>
          <w:sz w:val="28"/>
          <w:szCs w:val="28"/>
          <w:rPrChange w:id="20818" w:author="user pc" w:date="2022-03-15T10:14:00Z">
            <w:rPr/>
          </w:rPrChange>
        </w:rPr>
        <w:t>oxygen</w:t>
      </w:r>
      <w:r>
        <w:rPr>
          <w:rFonts w:ascii="Times New Roman" w:cs="Times New Roman" w:hAnsi="Times New Roman"/>
          <w:sz w:val="28"/>
          <w:szCs w:val="28"/>
        </w:rPr>
        <w:t xml:space="preserve"> </w:t>
      </w:r>
      <w:r w:rsidRPr="0BD8F2F2">
        <w:rPr>
          <w:rFonts w:ascii="Times New Roman" w:cs="Times New Roman"/>
          <w:sz w:val="28"/>
          <w:szCs w:val="28"/>
          <w:rPrChange w:id="20819" w:author="user pc" w:date="2022-03-15T10:14:00Z">
            <w:rPr/>
          </w:rPrChange>
        </w:rPr>
        <w:t>has</w:t>
      </w:r>
      <w:r>
        <w:rPr>
          <w:rFonts w:ascii="Times New Roman" w:cs="Times New Roman" w:hAnsi="Times New Roman"/>
          <w:sz w:val="28"/>
          <w:szCs w:val="28"/>
        </w:rPr>
        <w:t xml:space="preserve"> </w:t>
      </w:r>
      <w:r w:rsidRPr="197BF557">
        <w:rPr>
          <w:rFonts w:ascii="Times New Roman" w:cs="Times New Roman"/>
          <w:sz w:val="28"/>
          <w:szCs w:val="28"/>
          <w:rPrChange w:id="20820" w:author="user pc" w:date="2022-03-15T10:14:00Z">
            <w:rPr/>
          </w:rPrChange>
        </w:rPr>
        <w:t>an</w:t>
      </w:r>
      <w:r>
        <w:rPr>
          <w:rFonts w:ascii="Times New Roman" w:cs="Times New Roman" w:hAnsi="Times New Roman"/>
          <w:sz w:val="28"/>
          <w:szCs w:val="28"/>
        </w:rPr>
        <w:t xml:space="preserve"> </w:t>
      </w:r>
      <w:r w:rsidRPr="554A8A5F">
        <w:rPr>
          <w:rFonts w:ascii="Times New Roman" w:cs="Times New Roman"/>
          <w:sz w:val="28"/>
          <w:szCs w:val="28"/>
          <w:rPrChange w:id="20821" w:author="user pc" w:date="2022-03-15T10:14:00Z">
            <w:rPr/>
          </w:rPrChange>
        </w:rPr>
        <w:t>oxidation</w:t>
      </w:r>
      <w:r>
        <w:rPr>
          <w:rFonts w:ascii="Times New Roman" w:cs="Times New Roman" w:hAnsi="Times New Roman"/>
          <w:sz w:val="28"/>
          <w:szCs w:val="28"/>
        </w:rPr>
        <w:t xml:space="preserve"> </w:t>
      </w:r>
      <w:r w:rsidRPr="B5417283">
        <w:rPr>
          <w:rFonts w:ascii="Times New Roman" w:cs="Times New Roman"/>
          <w:sz w:val="28"/>
          <w:szCs w:val="28"/>
          <w:rPrChange w:id="20822" w:author="user pc" w:date="2022-03-15T10:14:00Z">
            <w:rPr/>
          </w:rPrChange>
        </w:rPr>
        <w:t>state</w:t>
      </w:r>
      <w:r>
        <w:rPr>
          <w:rFonts w:ascii="Times New Roman" w:cs="Times New Roman" w:hAnsi="Times New Roman"/>
          <w:sz w:val="28"/>
          <w:szCs w:val="28"/>
        </w:rPr>
        <w:t xml:space="preserve"> </w:t>
      </w:r>
      <w:r w:rsidRPr="10F27D1E">
        <w:rPr>
          <w:rFonts w:ascii="Times New Roman" w:cs="Times New Roman"/>
          <w:sz w:val="28"/>
          <w:szCs w:val="28"/>
          <w:rPrChange w:id="20823" w:author="user pc" w:date="2022-03-15T10:14:00Z">
            <w:rPr/>
          </w:rPrChange>
        </w:rPr>
        <w:t>of</w:t>
      </w:r>
      <w:r>
        <w:rPr>
          <w:rFonts w:ascii="Times New Roman" w:cs="Times New Roman" w:hAnsi="Times New Roman"/>
          <w:sz w:val="28"/>
          <w:szCs w:val="28"/>
        </w:rPr>
        <w:t xml:space="preserve"> </w:t>
      </w:r>
      <w:r w:rsidRPr="67375D63">
        <w:rPr>
          <w:rFonts w:ascii="Times New Roman" w:cs="Times New Roman"/>
          <w:sz w:val="28"/>
          <w:szCs w:val="28"/>
          <w:rPrChange w:id="20824" w:author="user pc" w:date="2022-03-15T10:14:00Z">
            <w:rPr/>
          </w:rPrChange>
        </w:rPr>
        <w:t>+2.</w:t>
      </w:r>
    </w:p>
    <w:p>
      <w:pPr>
        <w:pStyle w:val="style0"/>
        <w:rPr>
          <w:rFonts w:ascii="Times New Roman" w:cs="Times New Roman"/>
          <w:b/>
          <w:sz w:val="28"/>
          <w:szCs w:val="28"/>
          <w:rPrChange w:id="20825" w:author="user pc" w:date="2022-03-15T10:14:00Z">
            <w:rPr/>
          </w:rPrChange>
        </w:rPr>
      </w:pPr>
      <w:r w:rsidRPr="50EB9FCA">
        <w:rPr>
          <w:rFonts w:ascii="Times New Roman" w:cs="Times New Roman"/>
          <w:b/>
          <w:sz w:val="28"/>
          <w:szCs w:val="28"/>
          <w:u w:val="dash"/>
          <w:rPrChange w:id="20826" w:author="user pc" w:date="2022-03-15T10:14:00Z">
            <w:rPr>
              <w:u w:val="dash"/>
            </w:rPr>
          </w:rPrChange>
        </w:rPr>
        <w:t>Chlorine</w:t>
      </w:r>
      <w:r>
        <w:rPr>
          <w:rFonts w:ascii="Times New Roman" w:cs="Times New Roman" w:hAnsi="Times New Roman"/>
          <w:b/>
          <w:sz w:val="28"/>
          <w:szCs w:val="28"/>
          <w:u w:val="dash"/>
        </w:rPr>
        <w:t xml:space="preserve"> </w:t>
      </w:r>
      <w:r w:rsidRPr="4964C83E">
        <w:rPr>
          <w:rFonts w:ascii="Times New Roman" w:cs="Times New Roman"/>
          <w:b/>
          <w:sz w:val="28"/>
          <w:szCs w:val="28"/>
          <w:u w:val="dash"/>
          <w:rPrChange w:id="20827" w:author="user pc" w:date="2022-03-15T10:14:00Z">
            <w:rPr>
              <w:u w:val="dash"/>
            </w:rPr>
          </w:rPrChange>
        </w:rPr>
        <w:t>in</w:t>
      </w:r>
      <w:r>
        <w:rPr>
          <w:rFonts w:ascii="Times New Roman" w:cs="Times New Roman" w:hAnsi="Times New Roman"/>
          <w:b/>
          <w:sz w:val="28"/>
          <w:szCs w:val="28"/>
          <w:u w:val="dash"/>
        </w:rPr>
        <w:t xml:space="preserve"> </w:t>
      </w:r>
      <w:r w:rsidRPr="59F44B74">
        <w:rPr>
          <w:rFonts w:ascii="Times New Roman" w:cs="Times New Roman"/>
          <w:b/>
          <w:sz w:val="28"/>
          <w:szCs w:val="28"/>
          <w:u w:val="dash"/>
          <w:rPrChange w:id="20828" w:author="user pc" w:date="2022-03-15T10:14:00Z">
            <w:rPr>
              <w:u w:val="dash"/>
            </w:rPr>
          </w:rPrChange>
        </w:rPr>
        <w:t>compounds</w:t>
      </w:r>
      <w:r>
        <w:rPr>
          <w:rFonts w:ascii="Times New Roman" w:cs="Times New Roman" w:hAnsi="Times New Roman"/>
          <w:b/>
          <w:sz w:val="28"/>
          <w:szCs w:val="28"/>
          <w:u w:val="dash"/>
        </w:rPr>
        <w:t xml:space="preserve"> </w:t>
      </w:r>
      <w:r w:rsidRPr="73D62AA4">
        <w:rPr>
          <w:rFonts w:ascii="Times New Roman" w:cs="Times New Roman"/>
          <w:b/>
          <w:sz w:val="28"/>
          <w:szCs w:val="28"/>
          <w:u w:val="dash"/>
          <w:rPrChange w:id="20829" w:author="user pc" w:date="2022-03-15T10:14:00Z">
            <w:rPr>
              <w:u w:val="dash"/>
            </w:rPr>
          </w:rPrChange>
        </w:rPr>
        <w:t>with</w:t>
      </w:r>
      <w:r>
        <w:rPr>
          <w:rFonts w:ascii="Times New Roman" w:cs="Times New Roman" w:hAnsi="Times New Roman"/>
          <w:b/>
          <w:sz w:val="28"/>
          <w:szCs w:val="28"/>
          <w:u w:val="dash"/>
        </w:rPr>
        <w:t xml:space="preserve"> </w:t>
      </w:r>
      <w:r w:rsidRPr="ABC07FAC">
        <w:rPr>
          <w:rFonts w:ascii="Times New Roman" w:cs="Times New Roman"/>
          <w:b/>
          <w:sz w:val="28"/>
          <w:szCs w:val="28"/>
          <w:u w:val="dash"/>
          <w:rPrChange w:id="20830" w:author="user pc" w:date="2022-03-15T10:14:00Z">
            <w:rPr>
              <w:u w:val="dash"/>
            </w:rPr>
          </w:rPrChange>
        </w:rPr>
        <w:t>fluorine</w:t>
      </w:r>
      <w:r>
        <w:rPr>
          <w:rFonts w:ascii="Times New Roman" w:cs="Times New Roman" w:hAnsi="Times New Roman"/>
          <w:b/>
          <w:sz w:val="28"/>
          <w:szCs w:val="28"/>
          <w:u w:val="dash"/>
        </w:rPr>
        <w:t xml:space="preserve"> </w:t>
      </w:r>
      <w:r w:rsidRPr="B14BEF9C">
        <w:rPr>
          <w:rFonts w:ascii="Times New Roman" w:cs="Times New Roman"/>
          <w:b/>
          <w:sz w:val="28"/>
          <w:szCs w:val="28"/>
          <w:u w:val="dash"/>
          <w:rPrChange w:id="20831" w:author="user pc" w:date="2022-03-15T10:14:00Z">
            <w:rPr>
              <w:u w:val="dash"/>
            </w:rPr>
          </w:rPrChange>
        </w:rPr>
        <w:t>or</w:t>
      </w:r>
      <w:r>
        <w:rPr>
          <w:rFonts w:ascii="Times New Roman" w:cs="Times New Roman" w:hAnsi="Times New Roman"/>
          <w:b/>
          <w:sz w:val="28"/>
          <w:szCs w:val="28"/>
          <w:u w:val="dash"/>
        </w:rPr>
        <w:t xml:space="preserve"> </w:t>
      </w:r>
      <w:r w:rsidRPr="645AE8D3">
        <w:rPr>
          <w:rFonts w:ascii="Times New Roman" w:cs="Times New Roman"/>
          <w:b/>
          <w:sz w:val="28"/>
          <w:szCs w:val="28"/>
          <w:u w:val="dash"/>
          <w:rPrChange w:id="20832" w:author="user pc" w:date="2022-03-15T10:14:00Z">
            <w:rPr>
              <w:u w:val="dash"/>
            </w:rPr>
          </w:rPrChange>
        </w:rPr>
        <w:t>oxygen</w:t>
      </w:r>
    </w:p>
    <w:p>
      <w:pPr>
        <w:pStyle w:val="style0"/>
        <w:rPr>
          <w:rFonts w:ascii="Times New Roman" w:cs="Times New Roman"/>
          <w:sz w:val="28"/>
          <w:szCs w:val="28"/>
          <w:rPrChange w:id="20833" w:author="user pc" w:date="2022-03-15T10:14:00Z">
            <w:rPr/>
          </w:rPrChange>
        </w:rPr>
      </w:pPr>
      <w:r w:rsidRPr="CDA77A7F">
        <w:rPr>
          <w:rFonts w:ascii="Times New Roman" w:cs="Times New Roman"/>
          <w:sz w:val="28"/>
          <w:szCs w:val="28"/>
          <w:rPrChange w:id="20834" w:author="user pc" w:date="2022-03-15T10:14:00Z">
            <w:rPr/>
          </w:rPrChange>
        </w:rPr>
        <w:t>There</w:t>
      </w:r>
      <w:r>
        <w:rPr>
          <w:rFonts w:ascii="Times New Roman" w:cs="Times New Roman" w:hAnsi="Times New Roman"/>
          <w:sz w:val="28"/>
          <w:szCs w:val="28"/>
        </w:rPr>
        <w:t xml:space="preserve"> </w:t>
      </w:r>
      <w:r w:rsidRPr="35178106">
        <w:rPr>
          <w:rFonts w:ascii="Times New Roman" w:cs="Times New Roman"/>
          <w:sz w:val="28"/>
          <w:szCs w:val="28"/>
          <w:rPrChange w:id="20835" w:author="user pc" w:date="2022-03-15T10:14:00Z">
            <w:rPr/>
          </w:rPrChange>
        </w:rPr>
        <w:t>are</w:t>
      </w:r>
      <w:r>
        <w:rPr>
          <w:rFonts w:ascii="Times New Roman" w:cs="Times New Roman" w:hAnsi="Times New Roman"/>
          <w:sz w:val="28"/>
          <w:szCs w:val="28"/>
        </w:rPr>
        <w:t xml:space="preserve"> </w:t>
      </w:r>
      <w:r w:rsidRPr="A5D5D90B">
        <w:rPr>
          <w:rFonts w:ascii="Times New Roman" w:cs="Times New Roman"/>
          <w:sz w:val="28"/>
          <w:szCs w:val="28"/>
          <w:rPrChange w:id="20836" w:author="user pc" w:date="2022-03-15T10:14:00Z">
            <w:rPr/>
          </w:rPrChange>
        </w:rPr>
        <w:t>so</w:t>
      </w:r>
      <w:r>
        <w:rPr>
          <w:rFonts w:ascii="Times New Roman" w:cs="Times New Roman" w:hAnsi="Times New Roman"/>
          <w:sz w:val="28"/>
          <w:szCs w:val="28"/>
        </w:rPr>
        <w:t xml:space="preserve"> </w:t>
      </w:r>
      <w:r w:rsidRPr="1FF5C92B">
        <w:rPr>
          <w:rFonts w:ascii="Times New Roman" w:cs="Times New Roman"/>
          <w:sz w:val="28"/>
          <w:szCs w:val="28"/>
          <w:rPrChange w:id="20837" w:author="user pc" w:date="2022-03-15T10:14:00Z">
            <w:rPr/>
          </w:rPrChange>
        </w:rPr>
        <w:t>many</w:t>
      </w:r>
      <w:r>
        <w:rPr>
          <w:rFonts w:ascii="Times New Roman" w:cs="Times New Roman" w:hAnsi="Times New Roman"/>
          <w:sz w:val="28"/>
          <w:szCs w:val="28"/>
        </w:rPr>
        <w:t xml:space="preserve"> </w:t>
      </w:r>
      <w:r w:rsidRPr="66AA75D0">
        <w:rPr>
          <w:rFonts w:ascii="Times New Roman" w:cs="Times New Roman"/>
          <w:sz w:val="28"/>
          <w:szCs w:val="28"/>
          <w:rPrChange w:id="20838" w:author="user pc" w:date="2022-03-15T10:14:00Z">
            <w:rPr/>
          </w:rPrChange>
        </w:rPr>
        <w:t>different</w:t>
      </w:r>
      <w:r>
        <w:rPr>
          <w:rFonts w:ascii="Times New Roman" w:cs="Times New Roman" w:hAnsi="Times New Roman"/>
          <w:sz w:val="28"/>
          <w:szCs w:val="28"/>
        </w:rPr>
        <w:t xml:space="preserve"> </w:t>
      </w:r>
      <w:r w:rsidRPr="0DE817E4">
        <w:rPr>
          <w:rFonts w:ascii="Times New Roman" w:cs="Times New Roman"/>
          <w:sz w:val="28"/>
          <w:szCs w:val="28"/>
          <w:rPrChange w:id="20839" w:author="user pc" w:date="2022-03-15T10:14:00Z">
            <w:rPr/>
          </w:rPrChange>
        </w:rPr>
        <w:t>oxidation</w:t>
      </w:r>
      <w:r>
        <w:rPr>
          <w:rFonts w:ascii="Times New Roman" w:cs="Times New Roman" w:hAnsi="Times New Roman"/>
          <w:sz w:val="28"/>
          <w:szCs w:val="28"/>
        </w:rPr>
        <w:t xml:space="preserve"> </w:t>
      </w:r>
      <w:r w:rsidRPr="A6313963">
        <w:rPr>
          <w:rFonts w:ascii="Times New Roman" w:cs="Times New Roman"/>
          <w:sz w:val="28"/>
          <w:szCs w:val="28"/>
          <w:rPrChange w:id="20840" w:author="user pc" w:date="2022-03-15T10:14:00Z">
            <w:rPr/>
          </w:rPrChange>
        </w:rPr>
        <w:t>states</w:t>
      </w:r>
      <w:r>
        <w:rPr>
          <w:rFonts w:ascii="Times New Roman" w:cs="Times New Roman" w:hAnsi="Times New Roman"/>
          <w:sz w:val="28"/>
          <w:szCs w:val="28"/>
        </w:rPr>
        <w:t xml:space="preserve"> </w:t>
      </w:r>
      <w:r w:rsidRPr="6FA6527C">
        <w:rPr>
          <w:rFonts w:ascii="Times New Roman" w:cs="Times New Roman"/>
          <w:sz w:val="28"/>
          <w:szCs w:val="28"/>
          <w:rPrChange w:id="20841" w:author="user pc" w:date="2022-03-15T10:14:00Z">
            <w:rPr/>
          </w:rPrChange>
        </w:rPr>
        <w:t>that</w:t>
      </w:r>
      <w:r>
        <w:rPr>
          <w:rFonts w:ascii="Times New Roman" w:cs="Times New Roman" w:hAnsi="Times New Roman"/>
          <w:sz w:val="28"/>
          <w:szCs w:val="28"/>
        </w:rPr>
        <w:t xml:space="preserve"> </w:t>
      </w:r>
      <w:r w:rsidRPr="9AA7C984">
        <w:rPr>
          <w:rFonts w:ascii="Times New Roman" w:cs="Times New Roman"/>
          <w:sz w:val="28"/>
          <w:szCs w:val="28"/>
          <w:rPrChange w:id="20842" w:author="user pc" w:date="2022-03-15T10:14:00Z">
            <w:rPr/>
          </w:rPrChange>
        </w:rPr>
        <w:t>chlorine</w:t>
      </w:r>
      <w:r>
        <w:rPr>
          <w:rFonts w:ascii="Times New Roman" w:cs="Times New Roman" w:hAnsi="Times New Roman"/>
          <w:sz w:val="28"/>
          <w:szCs w:val="28"/>
        </w:rPr>
        <w:t xml:space="preserve"> </w:t>
      </w:r>
      <w:r w:rsidRPr="93C3158C">
        <w:rPr>
          <w:rFonts w:ascii="Times New Roman" w:cs="Times New Roman"/>
          <w:sz w:val="28"/>
          <w:szCs w:val="28"/>
          <w:rPrChange w:id="20843" w:author="user pc" w:date="2022-03-15T10:14:00Z">
            <w:rPr/>
          </w:rPrChange>
        </w:rPr>
        <w:t>can</w:t>
      </w:r>
      <w:r>
        <w:rPr>
          <w:rFonts w:ascii="Times New Roman" w:cs="Times New Roman" w:hAnsi="Times New Roman"/>
          <w:sz w:val="28"/>
          <w:szCs w:val="28"/>
        </w:rPr>
        <w:t xml:space="preserve"> </w:t>
      </w:r>
      <w:r w:rsidRPr="12AB94A8">
        <w:rPr>
          <w:rFonts w:ascii="Times New Roman" w:cs="Times New Roman"/>
          <w:sz w:val="28"/>
          <w:szCs w:val="28"/>
          <w:rPrChange w:id="20844" w:author="user pc" w:date="2022-03-15T10:14:00Z">
            <w:rPr/>
          </w:rPrChange>
        </w:rPr>
        <w:t>have</w:t>
      </w:r>
      <w:r>
        <w:rPr>
          <w:rFonts w:ascii="Times New Roman" w:cs="Times New Roman" w:hAnsi="Times New Roman"/>
          <w:sz w:val="28"/>
          <w:szCs w:val="28"/>
        </w:rPr>
        <w:t xml:space="preserve"> </w:t>
      </w:r>
      <w:r w:rsidRPr="ED56DDF0">
        <w:rPr>
          <w:rFonts w:ascii="Times New Roman" w:cs="Times New Roman"/>
          <w:sz w:val="28"/>
          <w:szCs w:val="28"/>
          <w:rPrChange w:id="20845" w:author="user pc" w:date="2022-03-15T10:14:00Z">
            <w:rPr/>
          </w:rPrChange>
        </w:rPr>
        <w:t>in</w:t>
      </w:r>
      <w:r>
        <w:rPr>
          <w:rFonts w:ascii="Times New Roman" w:cs="Times New Roman" w:hAnsi="Times New Roman"/>
          <w:sz w:val="28"/>
          <w:szCs w:val="28"/>
        </w:rPr>
        <w:t xml:space="preserve"> </w:t>
      </w:r>
      <w:r w:rsidRPr="704BE340">
        <w:rPr>
          <w:rFonts w:ascii="Times New Roman" w:cs="Times New Roman"/>
          <w:sz w:val="28"/>
          <w:szCs w:val="28"/>
          <w:rPrChange w:id="20846" w:author="user pc" w:date="2022-03-15T10:14:00Z">
            <w:rPr/>
          </w:rPrChange>
        </w:rPr>
        <w:t>these,</w:t>
      </w:r>
      <w:r>
        <w:rPr>
          <w:rFonts w:ascii="Times New Roman" w:cs="Times New Roman" w:hAnsi="Times New Roman"/>
          <w:sz w:val="28"/>
          <w:szCs w:val="28"/>
        </w:rPr>
        <w:t xml:space="preserve"> </w:t>
      </w:r>
      <w:r w:rsidRPr="1ED90AD5">
        <w:rPr>
          <w:rFonts w:ascii="Times New Roman" w:cs="Times New Roman"/>
          <w:sz w:val="28"/>
          <w:szCs w:val="28"/>
          <w:rPrChange w:id="20847" w:author="user pc" w:date="2022-03-15T10:14:00Z">
            <w:rPr/>
          </w:rPrChange>
        </w:rPr>
        <w:t>that</w:t>
      </w:r>
      <w:r>
        <w:rPr>
          <w:rFonts w:ascii="Times New Roman" w:cs="Times New Roman" w:hAnsi="Times New Roman"/>
          <w:sz w:val="28"/>
          <w:szCs w:val="28"/>
        </w:rPr>
        <w:t xml:space="preserve"> </w:t>
      </w:r>
      <w:r w:rsidRPr="983BCF2F">
        <w:rPr>
          <w:rFonts w:ascii="Times New Roman" w:cs="Times New Roman"/>
          <w:sz w:val="28"/>
          <w:szCs w:val="28"/>
          <w:rPrChange w:id="20848" w:author="user pc" w:date="2022-03-15T10:14:00Z">
            <w:rPr/>
          </w:rPrChange>
        </w:rPr>
        <w:t>it</w:t>
      </w:r>
      <w:r>
        <w:rPr>
          <w:rFonts w:ascii="Times New Roman" w:cs="Times New Roman" w:hAnsi="Times New Roman"/>
          <w:sz w:val="28"/>
          <w:szCs w:val="28"/>
        </w:rPr>
        <w:t xml:space="preserve"> </w:t>
      </w:r>
      <w:r w:rsidRPr="5B22B551">
        <w:rPr>
          <w:rFonts w:ascii="Times New Roman" w:cs="Times New Roman"/>
          <w:sz w:val="28"/>
          <w:szCs w:val="28"/>
          <w:rPrChange w:id="20849" w:author="user pc" w:date="2022-03-15T10:14:00Z">
            <w:rPr/>
          </w:rPrChange>
        </w:rPr>
        <w:t>is</w:t>
      </w:r>
      <w:r>
        <w:rPr>
          <w:rFonts w:ascii="Times New Roman" w:cs="Times New Roman" w:hAnsi="Times New Roman"/>
          <w:sz w:val="28"/>
          <w:szCs w:val="28"/>
        </w:rPr>
        <w:t xml:space="preserve"> </w:t>
      </w:r>
      <w:r w:rsidRPr="64773C0A">
        <w:rPr>
          <w:rFonts w:ascii="Times New Roman" w:cs="Times New Roman"/>
          <w:sz w:val="28"/>
          <w:szCs w:val="28"/>
          <w:rPrChange w:id="20850" w:author="user pc" w:date="2022-03-15T10:14:00Z">
            <w:rPr/>
          </w:rPrChange>
        </w:rPr>
        <w:t>safer</w:t>
      </w:r>
      <w:r>
        <w:rPr>
          <w:rFonts w:ascii="Times New Roman" w:cs="Times New Roman" w:hAnsi="Times New Roman"/>
          <w:sz w:val="28"/>
          <w:szCs w:val="28"/>
        </w:rPr>
        <w:t xml:space="preserve"> </w:t>
      </w:r>
      <w:r w:rsidRPr="0FD0A6EA">
        <w:rPr>
          <w:rFonts w:ascii="Times New Roman" w:cs="Times New Roman"/>
          <w:sz w:val="28"/>
          <w:szCs w:val="28"/>
          <w:rPrChange w:id="20851" w:author="user pc" w:date="2022-03-15T10:14:00Z">
            <w:rPr/>
          </w:rPrChange>
        </w:rPr>
        <w:t>to</w:t>
      </w:r>
      <w:r>
        <w:rPr>
          <w:rFonts w:ascii="Times New Roman" w:cs="Times New Roman" w:hAnsi="Times New Roman"/>
          <w:sz w:val="28"/>
          <w:szCs w:val="28"/>
        </w:rPr>
        <w:t xml:space="preserve"> </w:t>
      </w:r>
      <w:r w:rsidRPr="C17B4F19">
        <w:rPr>
          <w:rFonts w:ascii="Times New Roman" w:cs="Times New Roman"/>
          <w:sz w:val="28"/>
          <w:szCs w:val="28"/>
          <w:rPrChange w:id="20852" w:author="user pc" w:date="2022-03-15T10:14:00Z">
            <w:rPr/>
          </w:rPrChange>
        </w:rPr>
        <w:t>simply</w:t>
      </w:r>
      <w:r>
        <w:rPr>
          <w:rFonts w:ascii="Times New Roman" w:cs="Times New Roman" w:hAnsi="Times New Roman"/>
          <w:sz w:val="28"/>
          <w:szCs w:val="28"/>
        </w:rPr>
        <w:t xml:space="preserve"> </w:t>
      </w:r>
      <w:r w:rsidRPr="E1BEE7E3">
        <w:rPr>
          <w:rFonts w:ascii="Times New Roman" w:cs="Times New Roman"/>
          <w:sz w:val="28"/>
          <w:szCs w:val="28"/>
          <w:rPrChange w:id="20853" w:author="user pc" w:date="2022-03-15T10:14:00Z">
            <w:rPr/>
          </w:rPrChange>
        </w:rPr>
        <w:t>remember</w:t>
      </w:r>
      <w:r>
        <w:rPr>
          <w:rFonts w:ascii="Times New Roman" w:cs="Times New Roman" w:hAnsi="Times New Roman"/>
          <w:sz w:val="28"/>
          <w:szCs w:val="28"/>
        </w:rPr>
        <w:t xml:space="preserve"> </w:t>
      </w:r>
      <w:r w:rsidRPr="7E5B8430">
        <w:rPr>
          <w:rFonts w:ascii="Times New Roman" w:cs="Times New Roman"/>
          <w:sz w:val="28"/>
          <w:szCs w:val="28"/>
          <w:rPrChange w:id="20854" w:author="user pc" w:date="2022-03-15T10:14:00Z">
            <w:rPr/>
          </w:rPrChange>
        </w:rPr>
        <w:t>that</w:t>
      </w:r>
      <w:r>
        <w:rPr>
          <w:rFonts w:ascii="Times New Roman" w:cs="Times New Roman" w:hAnsi="Times New Roman"/>
          <w:sz w:val="28"/>
          <w:szCs w:val="28"/>
        </w:rPr>
        <w:t xml:space="preserve"> </w:t>
      </w:r>
      <w:r w:rsidRPr="C3D13F60">
        <w:rPr>
          <w:rFonts w:ascii="Times New Roman" w:cs="Times New Roman"/>
          <w:sz w:val="28"/>
          <w:szCs w:val="28"/>
          <w:rPrChange w:id="20855" w:author="user pc" w:date="2022-03-15T10:14:00Z">
            <w:rPr/>
          </w:rPrChange>
        </w:rPr>
        <w:t>the</w:t>
      </w:r>
      <w:r>
        <w:rPr>
          <w:rFonts w:ascii="Times New Roman" w:cs="Times New Roman" w:hAnsi="Times New Roman"/>
          <w:sz w:val="28"/>
          <w:szCs w:val="28"/>
        </w:rPr>
        <w:t xml:space="preserve"> </w:t>
      </w:r>
      <w:r w:rsidRPr="1FD3E4D8">
        <w:rPr>
          <w:rFonts w:ascii="Times New Roman" w:cs="Times New Roman"/>
          <w:sz w:val="28"/>
          <w:szCs w:val="28"/>
          <w:rPrChange w:id="20856" w:author="user pc" w:date="2022-03-15T10:14:00Z">
            <w:rPr/>
          </w:rPrChange>
        </w:rPr>
        <w:t>chlorine</w:t>
      </w:r>
      <w:r>
        <w:rPr>
          <w:rFonts w:ascii="Times New Roman" w:cs="Times New Roman" w:hAnsi="Times New Roman"/>
          <w:sz w:val="28"/>
          <w:szCs w:val="28"/>
        </w:rPr>
        <w:t xml:space="preserve"> </w:t>
      </w:r>
      <w:r w:rsidRPr="A99CE291">
        <w:rPr>
          <w:rFonts w:ascii="Times New Roman" w:cs="Times New Roman"/>
          <w:sz w:val="28"/>
          <w:szCs w:val="28"/>
          <w:rPrChange w:id="20857" w:author="user pc" w:date="2022-03-15T10:14:00Z">
            <w:rPr/>
          </w:rPrChange>
        </w:rPr>
        <w:t>does</w:t>
      </w:r>
      <w:r>
        <w:rPr>
          <w:rFonts w:ascii="Times New Roman" w:cs="Times New Roman" w:hAnsi="Times New Roman"/>
          <w:sz w:val="28"/>
          <w:szCs w:val="28"/>
        </w:rPr>
        <w:t xml:space="preserve"> no</w:t>
      </w:r>
      <w:r w:rsidRPr="FFE52968">
        <w:rPr>
          <w:rFonts w:ascii="Times New Roman" w:cs="Times New Roman"/>
          <w:sz w:val="28"/>
          <w:szCs w:val="28"/>
          <w:rPrChange w:id="20858" w:author="user pc" w:date="2022-03-15T10:14:00Z">
            <w:rPr/>
          </w:rPrChange>
        </w:rPr>
        <w:t>t</w:t>
      </w:r>
      <w:r>
        <w:rPr>
          <w:rFonts w:ascii="Times New Roman" w:cs="Times New Roman" w:hAnsi="Times New Roman"/>
          <w:sz w:val="28"/>
          <w:szCs w:val="28"/>
        </w:rPr>
        <w:t xml:space="preserve"> </w:t>
      </w:r>
      <w:r w:rsidRPr="61254589">
        <w:rPr>
          <w:rFonts w:ascii="Times New Roman" w:cs="Times New Roman"/>
          <w:sz w:val="28"/>
          <w:szCs w:val="28"/>
          <w:rPrChange w:id="20859" w:author="user pc" w:date="2022-03-15T10:14:00Z">
            <w:rPr/>
          </w:rPrChange>
        </w:rPr>
        <w:t>have</w:t>
      </w:r>
      <w:r>
        <w:rPr>
          <w:rFonts w:ascii="Times New Roman" w:cs="Times New Roman" w:hAnsi="Times New Roman"/>
          <w:sz w:val="28"/>
          <w:szCs w:val="28"/>
        </w:rPr>
        <w:t xml:space="preserve"> </w:t>
      </w:r>
      <w:r w:rsidRPr="638537F2">
        <w:rPr>
          <w:rFonts w:ascii="Times New Roman" w:cs="Times New Roman"/>
          <w:sz w:val="28"/>
          <w:szCs w:val="28"/>
          <w:rPrChange w:id="20860" w:author="user pc" w:date="2022-03-15T10:14:00Z">
            <w:rPr/>
          </w:rPrChange>
        </w:rPr>
        <w:t>an</w:t>
      </w:r>
      <w:r>
        <w:rPr>
          <w:rFonts w:ascii="Times New Roman" w:cs="Times New Roman" w:hAnsi="Times New Roman"/>
          <w:sz w:val="28"/>
          <w:szCs w:val="28"/>
        </w:rPr>
        <w:t xml:space="preserve"> </w:t>
      </w:r>
      <w:r w:rsidRPr="31A1D769">
        <w:rPr>
          <w:rFonts w:ascii="Times New Roman" w:cs="Times New Roman"/>
          <w:sz w:val="28"/>
          <w:szCs w:val="28"/>
          <w:rPrChange w:id="20861" w:author="user pc" w:date="2022-03-15T10:14:00Z">
            <w:rPr/>
          </w:rPrChange>
        </w:rPr>
        <w:t>oxidation</w:t>
      </w:r>
      <w:r>
        <w:rPr>
          <w:rFonts w:ascii="Times New Roman" w:cs="Times New Roman" w:hAnsi="Times New Roman"/>
          <w:sz w:val="28"/>
          <w:szCs w:val="28"/>
        </w:rPr>
        <w:t xml:space="preserve"> </w:t>
      </w:r>
      <w:r w:rsidRPr="0FB49B38">
        <w:rPr>
          <w:rFonts w:ascii="Times New Roman" w:cs="Times New Roman"/>
          <w:sz w:val="28"/>
          <w:szCs w:val="28"/>
          <w:rPrChange w:id="20862" w:author="user pc" w:date="2022-03-15T10:14:00Z">
            <w:rPr/>
          </w:rPrChange>
        </w:rPr>
        <w:t>state</w:t>
      </w:r>
      <w:r>
        <w:rPr>
          <w:rFonts w:ascii="Times New Roman" w:cs="Times New Roman" w:hAnsi="Times New Roman"/>
          <w:sz w:val="28"/>
          <w:szCs w:val="28"/>
        </w:rPr>
        <w:t xml:space="preserve"> </w:t>
      </w:r>
      <w:r w:rsidRPr="EDFE3D0A">
        <w:rPr>
          <w:rFonts w:ascii="Times New Roman" w:cs="Times New Roman"/>
          <w:sz w:val="28"/>
          <w:szCs w:val="28"/>
          <w:rPrChange w:id="20863" w:author="user pc" w:date="2022-03-15T10:14:00Z">
            <w:rPr/>
          </w:rPrChange>
        </w:rPr>
        <w:t>of</w:t>
      </w:r>
      <w:r>
        <w:rPr>
          <w:rFonts w:ascii="Times New Roman" w:cs="Times New Roman" w:hAnsi="Times New Roman"/>
          <w:sz w:val="28"/>
          <w:szCs w:val="28"/>
        </w:rPr>
        <w:t xml:space="preserve"> </w:t>
      </w:r>
      <w:r w:rsidRPr="C50DBC04">
        <w:rPr>
          <w:rFonts w:ascii="Times New Roman" w:cs="Times New Roman"/>
          <w:sz w:val="28"/>
          <w:szCs w:val="28"/>
          <w:rPrChange w:id="20864" w:author="user pc" w:date="2022-03-15T10:14:00Z">
            <w:rPr/>
          </w:rPrChange>
        </w:rPr>
        <w:t>-1</w:t>
      </w:r>
      <w:r>
        <w:rPr>
          <w:rFonts w:ascii="Times New Roman" w:cs="Times New Roman" w:hAnsi="Times New Roman"/>
          <w:sz w:val="28"/>
          <w:szCs w:val="28"/>
        </w:rPr>
        <w:t xml:space="preserve"> </w:t>
      </w:r>
      <w:r w:rsidRPr="D4A8A84A">
        <w:rPr>
          <w:rFonts w:ascii="Times New Roman" w:cs="Times New Roman"/>
          <w:sz w:val="28"/>
          <w:szCs w:val="28"/>
          <w:rPrChange w:id="20865" w:author="user pc" w:date="2022-03-15T10:14:00Z">
            <w:rPr/>
          </w:rPrChange>
        </w:rPr>
        <w:t>in</w:t>
      </w:r>
      <w:r>
        <w:rPr>
          <w:rFonts w:ascii="Times New Roman" w:cs="Times New Roman" w:hAnsi="Times New Roman"/>
          <w:sz w:val="28"/>
          <w:szCs w:val="28"/>
        </w:rPr>
        <w:t xml:space="preserve"> </w:t>
      </w:r>
      <w:r w:rsidRPr="C03CF197">
        <w:rPr>
          <w:rFonts w:ascii="Times New Roman" w:cs="Times New Roman"/>
          <w:sz w:val="28"/>
          <w:szCs w:val="28"/>
          <w:rPrChange w:id="20866" w:author="user pc" w:date="2022-03-15T10:14:00Z">
            <w:rPr/>
          </w:rPrChange>
        </w:rPr>
        <w:t>them,</w:t>
      </w:r>
      <w:r>
        <w:rPr>
          <w:rFonts w:ascii="Times New Roman" w:cs="Times New Roman" w:hAnsi="Times New Roman"/>
          <w:sz w:val="28"/>
          <w:szCs w:val="28"/>
        </w:rPr>
        <w:t xml:space="preserve"> </w:t>
      </w:r>
      <w:r w:rsidRPr="B96907AA">
        <w:rPr>
          <w:rFonts w:ascii="Times New Roman" w:cs="Times New Roman"/>
          <w:sz w:val="28"/>
          <w:szCs w:val="28"/>
          <w:rPrChange w:id="20867" w:author="user pc" w:date="2022-03-15T10:14:00Z">
            <w:rPr/>
          </w:rPrChange>
        </w:rPr>
        <w:t>and</w:t>
      </w:r>
      <w:r>
        <w:rPr>
          <w:rFonts w:ascii="Times New Roman" w:cs="Times New Roman" w:hAnsi="Times New Roman"/>
          <w:sz w:val="28"/>
          <w:szCs w:val="28"/>
        </w:rPr>
        <w:t xml:space="preserve"> </w:t>
      </w:r>
      <w:r w:rsidRPr="F0BF720A">
        <w:rPr>
          <w:rFonts w:ascii="Times New Roman" w:cs="Times New Roman"/>
          <w:sz w:val="28"/>
          <w:szCs w:val="28"/>
          <w:rPrChange w:id="20868" w:author="user pc" w:date="2022-03-15T10:14:00Z">
            <w:rPr/>
          </w:rPrChange>
        </w:rPr>
        <w:t>work</w:t>
      </w:r>
      <w:r>
        <w:rPr>
          <w:rFonts w:ascii="Times New Roman" w:cs="Times New Roman" w:hAnsi="Times New Roman"/>
          <w:sz w:val="28"/>
          <w:szCs w:val="28"/>
        </w:rPr>
        <w:t xml:space="preserve"> </w:t>
      </w:r>
      <w:r w:rsidRPr="E02B48DC">
        <w:rPr>
          <w:rFonts w:ascii="Times New Roman" w:cs="Times New Roman"/>
          <w:sz w:val="28"/>
          <w:szCs w:val="28"/>
          <w:rPrChange w:id="20869" w:author="user pc" w:date="2022-03-15T10:14:00Z">
            <w:rPr/>
          </w:rPrChange>
        </w:rPr>
        <w:t>out</w:t>
      </w:r>
      <w:r>
        <w:rPr>
          <w:rFonts w:ascii="Times New Roman" w:cs="Times New Roman" w:hAnsi="Times New Roman"/>
          <w:sz w:val="28"/>
          <w:szCs w:val="28"/>
        </w:rPr>
        <w:t xml:space="preserve"> </w:t>
      </w:r>
      <w:r w:rsidRPr="C8D3D9D4">
        <w:rPr>
          <w:rFonts w:ascii="Times New Roman" w:cs="Times New Roman"/>
          <w:sz w:val="28"/>
          <w:szCs w:val="28"/>
          <w:rPrChange w:id="20870" w:author="user pc" w:date="2022-03-15T10:14:00Z">
            <w:rPr/>
          </w:rPrChange>
        </w:rPr>
        <w:t>its</w:t>
      </w:r>
      <w:r>
        <w:rPr>
          <w:rFonts w:ascii="Times New Roman" w:cs="Times New Roman" w:hAnsi="Times New Roman"/>
          <w:sz w:val="28"/>
          <w:szCs w:val="28"/>
        </w:rPr>
        <w:t xml:space="preserve"> </w:t>
      </w:r>
      <w:r w:rsidRPr="901A9A6D">
        <w:rPr>
          <w:rFonts w:ascii="Times New Roman" w:cs="Times New Roman"/>
          <w:sz w:val="28"/>
          <w:szCs w:val="28"/>
          <w:rPrChange w:id="20871" w:author="user pc" w:date="2022-03-15T10:14:00Z">
            <w:rPr/>
          </w:rPrChange>
        </w:rPr>
        <w:t>actual</w:t>
      </w:r>
      <w:r>
        <w:rPr>
          <w:rFonts w:ascii="Times New Roman" w:cs="Times New Roman" w:hAnsi="Times New Roman"/>
          <w:sz w:val="28"/>
          <w:szCs w:val="28"/>
        </w:rPr>
        <w:t xml:space="preserve"> </w:t>
      </w:r>
      <w:r w:rsidRPr="B308F9DD">
        <w:rPr>
          <w:rFonts w:ascii="Times New Roman" w:cs="Times New Roman"/>
          <w:sz w:val="28"/>
          <w:szCs w:val="28"/>
          <w:rPrChange w:id="20872" w:author="user pc" w:date="2022-03-15T10:14:00Z">
            <w:rPr/>
          </w:rPrChange>
        </w:rPr>
        <w:t>oxidation</w:t>
      </w:r>
      <w:r>
        <w:rPr>
          <w:rFonts w:ascii="Times New Roman" w:cs="Times New Roman" w:hAnsi="Times New Roman"/>
          <w:sz w:val="28"/>
          <w:szCs w:val="28"/>
        </w:rPr>
        <w:t xml:space="preserve"> </w:t>
      </w:r>
      <w:r w:rsidRPr="32CBCBBF">
        <w:rPr>
          <w:rFonts w:ascii="Times New Roman" w:cs="Times New Roman"/>
          <w:sz w:val="28"/>
          <w:szCs w:val="28"/>
          <w:rPrChange w:id="20873" w:author="user pc" w:date="2022-03-15T10:14:00Z">
            <w:rPr/>
          </w:rPrChange>
        </w:rPr>
        <w:t>state</w:t>
      </w:r>
      <w:r>
        <w:rPr>
          <w:rFonts w:ascii="Times New Roman" w:cs="Times New Roman" w:hAnsi="Times New Roman"/>
          <w:sz w:val="28"/>
          <w:szCs w:val="28"/>
        </w:rPr>
        <w:t xml:space="preserve"> </w:t>
      </w:r>
      <w:r w:rsidRPr="6BD8EDB7">
        <w:rPr>
          <w:rFonts w:ascii="Times New Roman" w:cs="Times New Roman"/>
          <w:sz w:val="28"/>
          <w:szCs w:val="28"/>
          <w:rPrChange w:id="20874" w:author="user pc" w:date="2022-03-15T10:14:00Z">
            <w:rPr/>
          </w:rPrChange>
        </w:rPr>
        <w:t>when</w:t>
      </w:r>
      <w:r>
        <w:rPr>
          <w:rFonts w:ascii="Times New Roman" w:cs="Times New Roman" w:hAnsi="Times New Roman"/>
          <w:sz w:val="28"/>
          <w:szCs w:val="28"/>
        </w:rPr>
        <w:t xml:space="preserve"> </w:t>
      </w:r>
      <w:r w:rsidRPr="A0AA6FE1">
        <w:rPr>
          <w:rFonts w:ascii="Times New Roman" w:cs="Times New Roman"/>
          <w:sz w:val="28"/>
          <w:szCs w:val="28"/>
          <w:rPrChange w:id="20875" w:author="user pc" w:date="2022-03-15T10:14:00Z">
            <w:rPr/>
          </w:rPrChange>
        </w:rPr>
        <w:t>you</w:t>
      </w:r>
      <w:r>
        <w:rPr>
          <w:rFonts w:ascii="Times New Roman" w:cs="Times New Roman" w:hAnsi="Times New Roman"/>
          <w:sz w:val="28"/>
          <w:szCs w:val="28"/>
        </w:rPr>
        <w:t xml:space="preserve"> </w:t>
      </w:r>
      <w:r w:rsidRPr="E57FB7FC">
        <w:rPr>
          <w:rFonts w:ascii="Times New Roman" w:cs="Times New Roman"/>
          <w:sz w:val="28"/>
          <w:szCs w:val="28"/>
          <w:rPrChange w:id="20876" w:author="user pc" w:date="2022-03-15T10:14:00Z">
            <w:rPr/>
          </w:rPrChange>
        </w:rPr>
        <w:t>need</w:t>
      </w:r>
      <w:r>
        <w:rPr>
          <w:rFonts w:ascii="Times New Roman" w:cs="Times New Roman" w:hAnsi="Times New Roman"/>
          <w:sz w:val="28"/>
          <w:szCs w:val="28"/>
        </w:rPr>
        <w:t xml:space="preserve"> </w:t>
      </w:r>
      <w:r w:rsidRPr="10448F06">
        <w:rPr>
          <w:rFonts w:ascii="Times New Roman" w:cs="Times New Roman"/>
          <w:sz w:val="28"/>
          <w:szCs w:val="28"/>
          <w:rPrChange w:id="20877" w:author="user pc" w:date="2022-03-15T10:14:00Z">
            <w:rPr/>
          </w:rPrChange>
        </w:rPr>
        <w:t>it.</w:t>
      </w:r>
    </w:p>
    <w:p>
      <w:pPr>
        <w:pStyle w:val="style0"/>
        <w:rPr>
          <w:rFonts w:ascii="Times New Roman" w:cs="Times New Roman"/>
          <w:sz w:val="28"/>
          <w:szCs w:val="28"/>
          <w:rPrChange w:id="20878" w:author="user pc" w:date="2022-03-15T10:14:00Z">
            <w:rPr/>
          </w:rPrChange>
        </w:rPr>
      </w:pPr>
    </w:p>
    <w:p>
      <w:pPr>
        <w:pStyle w:val="style0"/>
        <w:rPr>
          <w:rFonts w:ascii="Times New Roman" w:cs="Times New Roman"/>
          <w:sz w:val="28"/>
          <w:szCs w:val="28"/>
          <w:rPrChange w:id="20879" w:author="user pc" w:date="2022-03-15T10:14:00Z">
            <w:rPr/>
          </w:rPrChange>
        </w:rPr>
      </w:pPr>
      <w:r w:rsidRPr="8A40138E">
        <w:rPr>
          <w:rFonts w:ascii="Times New Roman" w:cs="Times New Roman"/>
          <w:b/>
          <w:color w:val="000080"/>
          <w:sz w:val="28"/>
          <w:szCs w:val="28"/>
          <w:rPrChange w:id="20880" w:author="user pc" w:date="2022-03-15T10:14:00Z">
            <w:rPr>
              <w:b/>
              <w:color w:val="000080"/>
            </w:rPr>
          </w:rPrChange>
        </w:rPr>
        <w:t>CALCULATING</w:t>
      </w:r>
      <w:r>
        <w:rPr>
          <w:rFonts w:ascii="Times New Roman" w:cs="Times New Roman" w:hAnsi="Times New Roman"/>
          <w:b/>
          <w:color w:val="000080"/>
          <w:sz w:val="28"/>
          <w:szCs w:val="28"/>
        </w:rPr>
        <w:t xml:space="preserve"> </w:t>
      </w:r>
      <w:r w:rsidRPr="E4CA3BE6">
        <w:rPr>
          <w:rFonts w:ascii="Times New Roman" w:cs="Times New Roman"/>
          <w:b/>
          <w:color w:val="000080"/>
          <w:sz w:val="28"/>
          <w:szCs w:val="28"/>
          <w:rPrChange w:id="20881" w:author="user pc" w:date="2022-03-15T10:14:00Z">
            <w:rPr>
              <w:b/>
              <w:color w:val="000080"/>
            </w:rPr>
          </w:rPrChange>
        </w:rPr>
        <w:t>THE</w:t>
      </w:r>
      <w:r>
        <w:rPr>
          <w:rFonts w:ascii="Times New Roman" w:cs="Times New Roman" w:hAnsi="Times New Roman"/>
          <w:b/>
          <w:color w:val="000080"/>
          <w:sz w:val="28"/>
          <w:szCs w:val="28"/>
        </w:rPr>
        <w:t xml:space="preserve"> </w:t>
      </w:r>
      <w:r w:rsidRPr="48F2F088">
        <w:rPr>
          <w:rFonts w:ascii="Times New Roman" w:cs="Times New Roman"/>
          <w:b/>
          <w:color w:val="000080"/>
          <w:sz w:val="28"/>
          <w:szCs w:val="28"/>
          <w:rPrChange w:id="20882" w:author="user pc" w:date="2022-03-15T10:14:00Z">
            <w:rPr>
              <w:b/>
              <w:color w:val="000080"/>
            </w:rPr>
          </w:rPrChange>
        </w:rPr>
        <w:t>OXIDATION</w:t>
      </w:r>
      <w:r>
        <w:rPr>
          <w:rFonts w:ascii="Times New Roman" w:cs="Times New Roman" w:hAnsi="Times New Roman"/>
          <w:b/>
          <w:color w:val="000080"/>
          <w:sz w:val="28"/>
          <w:szCs w:val="28"/>
        </w:rPr>
        <w:t xml:space="preserve"> </w:t>
      </w:r>
      <w:r w:rsidRPr="33982394">
        <w:rPr>
          <w:rFonts w:ascii="Times New Roman" w:cs="Times New Roman"/>
          <w:b/>
          <w:color w:val="000080"/>
          <w:sz w:val="28"/>
          <w:szCs w:val="28"/>
          <w:rPrChange w:id="20883" w:author="user pc" w:date="2022-03-15T10:14:00Z">
            <w:rPr>
              <w:b/>
              <w:color w:val="000080"/>
            </w:rPr>
          </w:rPrChange>
        </w:rPr>
        <w:t>NUMBERS/STATES</w:t>
      </w:r>
    </w:p>
    <w:p>
      <w:pPr>
        <w:pStyle w:val="style0"/>
        <w:rPr>
          <w:rFonts w:ascii="Times New Roman" w:cs="Times New Roman"/>
          <w:sz w:val="28"/>
          <w:szCs w:val="28"/>
          <w:rPrChange w:id="20884" w:author="user pc" w:date="2022-03-15T10:14:00Z">
            <w:rPr/>
          </w:rPrChange>
        </w:rPr>
      </w:pPr>
      <w:r w:rsidRPr="3B618DAA">
        <w:rPr>
          <w:rFonts w:ascii="Times New Roman" w:cs="Times New Roman"/>
          <w:b/>
          <w:sz w:val="28"/>
          <w:szCs w:val="28"/>
          <w:rPrChange w:id="20885" w:author="user pc" w:date="2022-03-15T10:14:00Z">
            <w:rPr>
              <w:b/>
            </w:rPr>
          </w:rPrChange>
        </w:rPr>
        <w:t>Example</w:t>
      </w:r>
      <w:r>
        <w:rPr>
          <w:rFonts w:ascii="Times New Roman" w:cs="Times New Roman" w:hAnsi="Times New Roman"/>
          <w:b/>
          <w:sz w:val="28"/>
          <w:szCs w:val="28"/>
        </w:rPr>
        <w:t xml:space="preserve"> </w:t>
      </w:r>
      <w:r w:rsidRPr="D70E212F">
        <w:rPr>
          <w:rFonts w:ascii="Times New Roman" w:cs="Times New Roman"/>
          <w:b/>
          <w:sz w:val="28"/>
          <w:szCs w:val="28"/>
          <w:rPrChange w:id="20886" w:author="user pc" w:date="2022-03-15T10:14:00Z">
            <w:rPr>
              <w:b/>
            </w:rPr>
          </w:rPrChange>
        </w:rPr>
        <w:t>1:</w:t>
      </w:r>
      <w:r>
        <w:rPr>
          <w:rFonts w:ascii="Times New Roman" w:cs="Times New Roman" w:hAnsi="Times New Roman"/>
          <w:b/>
          <w:sz w:val="28"/>
          <w:szCs w:val="28"/>
        </w:rPr>
        <w:t xml:space="preserve"> </w:t>
      </w:r>
      <w:r w:rsidRPr="80CC4129">
        <w:rPr>
          <w:rFonts w:ascii="Times New Roman" w:cs="Times New Roman"/>
          <w:sz w:val="28"/>
          <w:szCs w:val="28"/>
          <w:rPrChange w:id="20887" w:author="user pc" w:date="2022-03-15T10:14:00Z">
            <w:rPr/>
          </w:rPrChange>
        </w:rPr>
        <w:t>What</w:t>
      </w:r>
      <w:r>
        <w:rPr>
          <w:rFonts w:ascii="Times New Roman" w:cs="Times New Roman" w:hAnsi="Times New Roman"/>
          <w:sz w:val="28"/>
          <w:szCs w:val="28"/>
        </w:rPr>
        <w:t xml:space="preserve"> </w:t>
      </w:r>
      <w:r w:rsidRPr="FFA8CACA">
        <w:rPr>
          <w:rFonts w:ascii="Times New Roman" w:cs="Times New Roman"/>
          <w:sz w:val="28"/>
          <w:szCs w:val="28"/>
          <w:rPrChange w:id="20888" w:author="user pc" w:date="2022-03-15T10:14:00Z">
            <w:rPr/>
          </w:rPrChange>
        </w:rPr>
        <w:t>is</w:t>
      </w:r>
      <w:r>
        <w:rPr>
          <w:rFonts w:ascii="Times New Roman" w:cs="Times New Roman" w:hAnsi="Times New Roman"/>
          <w:sz w:val="28"/>
          <w:szCs w:val="28"/>
        </w:rPr>
        <w:t xml:space="preserve"> </w:t>
      </w:r>
      <w:r w:rsidRPr="8C5613EA">
        <w:rPr>
          <w:rFonts w:ascii="Times New Roman" w:cs="Times New Roman"/>
          <w:sz w:val="28"/>
          <w:szCs w:val="28"/>
          <w:rPrChange w:id="20889" w:author="user pc" w:date="2022-03-15T10:14:00Z">
            <w:rPr/>
          </w:rPrChange>
        </w:rPr>
        <w:t>the</w:t>
      </w:r>
      <w:r>
        <w:rPr>
          <w:rFonts w:ascii="Times New Roman" w:cs="Times New Roman" w:hAnsi="Times New Roman"/>
          <w:sz w:val="28"/>
          <w:szCs w:val="28"/>
        </w:rPr>
        <w:t xml:space="preserve"> </w:t>
      </w:r>
      <w:r w:rsidRPr="56D456F2">
        <w:rPr>
          <w:rFonts w:ascii="Times New Roman" w:cs="Times New Roman"/>
          <w:sz w:val="28"/>
          <w:szCs w:val="28"/>
          <w:rPrChange w:id="20890" w:author="user pc" w:date="2022-03-15T10:14:00Z">
            <w:rPr/>
          </w:rPrChange>
        </w:rPr>
        <w:t>oxidation</w:t>
      </w:r>
      <w:r>
        <w:rPr>
          <w:rFonts w:ascii="Times New Roman" w:cs="Times New Roman" w:hAnsi="Times New Roman"/>
          <w:sz w:val="28"/>
          <w:szCs w:val="28"/>
        </w:rPr>
        <w:t xml:space="preserve"> </w:t>
      </w:r>
      <w:r w:rsidRPr="E1CAF180">
        <w:rPr>
          <w:rFonts w:ascii="Times New Roman" w:cs="Times New Roman"/>
          <w:sz w:val="28"/>
          <w:szCs w:val="28"/>
          <w:rPrChange w:id="20891" w:author="user pc" w:date="2022-03-15T10:14:00Z">
            <w:rPr/>
          </w:rPrChange>
        </w:rPr>
        <w:t>state</w:t>
      </w:r>
      <w:r>
        <w:rPr>
          <w:rFonts w:ascii="Times New Roman" w:cs="Times New Roman" w:hAnsi="Times New Roman"/>
          <w:sz w:val="28"/>
          <w:szCs w:val="28"/>
        </w:rPr>
        <w:t xml:space="preserve"> </w:t>
      </w:r>
      <w:r w:rsidRPr="02D393AE">
        <w:rPr>
          <w:rFonts w:ascii="Times New Roman" w:cs="Times New Roman"/>
          <w:sz w:val="28"/>
          <w:szCs w:val="28"/>
          <w:rPrChange w:id="20892" w:author="user pc" w:date="2022-03-15T10:14:00Z">
            <w:rPr/>
          </w:rPrChange>
        </w:rPr>
        <w:t>of</w:t>
      </w:r>
      <w:r>
        <w:rPr>
          <w:rFonts w:ascii="Times New Roman" w:cs="Times New Roman" w:hAnsi="Times New Roman"/>
          <w:sz w:val="28"/>
          <w:szCs w:val="28"/>
        </w:rPr>
        <w:t xml:space="preserve"> </w:t>
      </w:r>
      <w:r w:rsidRPr="921E63FB">
        <w:rPr>
          <w:rFonts w:ascii="Times New Roman" w:cs="Times New Roman"/>
          <w:sz w:val="28"/>
          <w:szCs w:val="28"/>
          <w:rPrChange w:id="20893" w:author="user pc" w:date="2022-03-15T10:14:00Z">
            <w:rPr/>
          </w:rPrChange>
        </w:rPr>
        <w:t>chromium</w:t>
      </w:r>
      <w:r>
        <w:rPr>
          <w:rFonts w:ascii="Times New Roman" w:cs="Times New Roman" w:hAnsi="Times New Roman"/>
          <w:sz w:val="28"/>
          <w:szCs w:val="28"/>
        </w:rPr>
        <w:t xml:space="preserve"> </w:t>
      </w:r>
      <w:r w:rsidRPr="9F39C3D9">
        <w:rPr>
          <w:rFonts w:ascii="Times New Roman" w:cs="Times New Roman"/>
          <w:sz w:val="28"/>
          <w:szCs w:val="28"/>
          <w:rPrChange w:id="20894" w:author="user pc" w:date="2022-03-15T10:14:00Z">
            <w:rPr/>
          </w:rPrChange>
        </w:rPr>
        <w:t>in</w:t>
      </w:r>
      <w:r>
        <w:rPr>
          <w:rFonts w:ascii="Times New Roman" w:cs="Times New Roman" w:hAnsi="Times New Roman"/>
          <w:sz w:val="28"/>
          <w:szCs w:val="28"/>
        </w:rPr>
        <w:t xml:space="preserve"> </w:t>
      </w:r>
      <w:r w:rsidRPr="BD085599">
        <w:rPr>
          <w:rFonts w:ascii="Times New Roman" w:cs="Times New Roman"/>
          <w:sz w:val="28"/>
          <w:szCs w:val="28"/>
          <w:rPrChange w:id="20895" w:author="user pc" w:date="2022-03-15T10:14:00Z">
            <w:rPr/>
          </w:rPrChange>
        </w:rPr>
        <w:t>Cr</w:t>
      </w:r>
      <w:r w:rsidRPr="0BB7BA45">
        <w:rPr>
          <w:rFonts w:ascii="Times New Roman" w:cs="Times New Roman"/>
          <w:sz w:val="28"/>
          <w:szCs w:val="28"/>
          <w:vertAlign w:val="superscript"/>
          <w:rPrChange w:id="20896" w:author="user pc" w:date="2022-03-15T10:14:00Z">
            <w:rPr>
              <w:vertAlign w:val="superscript"/>
            </w:rPr>
          </w:rPrChange>
        </w:rPr>
        <w:t>2+</w:t>
      </w:r>
      <w:r w:rsidRPr="06CD6DA9">
        <w:rPr>
          <w:rFonts w:ascii="Times New Roman" w:cs="Times New Roman"/>
          <w:sz w:val="28"/>
          <w:szCs w:val="28"/>
          <w:rPrChange w:id="20897" w:author="user pc" w:date="2022-03-15T10:14:00Z">
            <w:rPr/>
          </w:rPrChange>
        </w:rPr>
        <w:t>?</w:t>
      </w:r>
    </w:p>
    <w:p>
      <w:pPr>
        <w:pStyle w:val="style0"/>
        <w:rPr>
          <w:rFonts w:ascii="Times New Roman" w:cs="Times New Roman"/>
          <w:sz w:val="28"/>
          <w:szCs w:val="28"/>
          <w:rPrChange w:id="20898" w:author="user pc" w:date="2022-03-15T10:14:00Z">
            <w:rPr/>
          </w:rPrChange>
        </w:rPr>
      </w:pPr>
      <w:r w:rsidRPr="5FDA2835">
        <w:rPr>
          <w:rFonts w:ascii="Times New Roman" w:cs="Times New Roman"/>
          <w:b/>
          <w:sz w:val="28"/>
          <w:szCs w:val="28"/>
          <w:rPrChange w:id="20899" w:author="user pc" w:date="2022-03-15T10:14:00Z">
            <w:rPr>
              <w:b/>
            </w:rPr>
          </w:rPrChange>
        </w:rPr>
        <w:t>Solution</w:t>
      </w:r>
    </w:p>
    <w:p>
      <w:pPr>
        <w:pStyle w:val="style0"/>
        <w:rPr>
          <w:rFonts w:ascii="Times New Roman" w:cs="Times New Roman"/>
          <w:sz w:val="28"/>
          <w:szCs w:val="28"/>
          <w:rPrChange w:id="20900" w:author="user pc" w:date="2022-03-15T10:14:00Z">
            <w:rPr/>
          </w:rPrChange>
        </w:rPr>
      </w:pPr>
      <w:r w:rsidRPr="81F7E723">
        <w:rPr>
          <w:rFonts w:ascii="Times New Roman" w:cs="Times New Roman"/>
          <w:sz w:val="28"/>
          <w:szCs w:val="28"/>
          <w:rPrChange w:id="20901" w:author="user pc" w:date="2022-03-15T10:14:00Z">
            <w:rPr/>
          </w:rPrChange>
        </w:rPr>
        <w:t>That</w:t>
      </w:r>
      <w:r>
        <w:rPr>
          <w:rFonts w:ascii="Times New Roman" w:cs="Times New Roman" w:hAnsi="Times New Roman"/>
          <w:sz w:val="28"/>
          <w:szCs w:val="28"/>
        </w:rPr>
        <w:t xml:space="preserve"> </w:t>
      </w:r>
      <w:r w:rsidRPr="093882F0">
        <w:rPr>
          <w:rFonts w:ascii="Times New Roman" w:cs="Times New Roman"/>
          <w:sz w:val="28"/>
          <w:szCs w:val="28"/>
          <w:rPrChange w:id="20902" w:author="user pc" w:date="2022-03-15T10:14:00Z">
            <w:rPr/>
          </w:rPrChange>
        </w:rPr>
        <w:t>is</w:t>
      </w:r>
      <w:r>
        <w:rPr>
          <w:rFonts w:ascii="Times New Roman" w:cs="Times New Roman" w:hAnsi="Times New Roman"/>
          <w:sz w:val="28"/>
          <w:szCs w:val="28"/>
        </w:rPr>
        <w:t xml:space="preserve"> </w:t>
      </w:r>
      <w:r w:rsidRPr="03488CF0">
        <w:rPr>
          <w:rFonts w:ascii="Times New Roman" w:cs="Times New Roman"/>
          <w:sz w:val="28"/>
          <w:szCs w:val="28"/>
          <w:rPrChange w:id="20903" w:author="user pc" w:date="2022-03-15T10:14:00Z">
            <w:rPr/>
          </w:rPrChange>
        </w:rPr>
        <w:t>easy.</w:t>
      </w:r>
      <w:r>
        <w:rPr>
          <w:rFonts w:ascii="Times New Roman" w:cs="Times New Roman" w:hAnsi="Times New Roman"/>
          <w:sz w:val="28"/>
          <w:szCs w:val="28"/>
        </w:rPr>
        <w:t xml:space="preserve"> </w:t>
      </w:r>
      <w:r w:rsidRPr="FC98F238">
        <w:rPr>
          <w:rFonts w:ascii="Times New Roman" w:cs="Times New Roman"/>
          <w:sz w:val="28"/>
          <w:szCs w:val="28"/>
          <w:rPrChange w:id="20904" w:author="user pc" w:date="2022-03-15T10:14:00Z">
            <w:rPr/>
          </w:rPrChange>
        </w:rPr>
        <w:t>For</w:t>
      </w:r>
      <w:r>
        <w:rPr>
          <w:rFonts w:ascii="Times New Roman" w:cs="Times New Roman" w:hAnsi="Times New Roman"/>
          <w:sz w:val="28"/>
          <w:szCs w:val="28"/>
        </w:rPr>
        <w:t xml:space="preserve"> </w:t>
      </w:r>
      <w:r w:rsidRPr="51F00436">
        <w:rPr>
          <w:rFonts w:ascii="Times New Roman" w:cs="Times New Roman"/>
          <w:sz w:val="28"/>
          <w:szCs w:val="28"/>
          <w:rPrChange w:id="20905" w:author="user pc" w:date="2022-03-15T10:14:00Z">
            <w:rPr/>
          </w:rPrChange>
        </w:rPr>
        <w:t>a</w:t>
      </w:r>
      <w:r>
        <w:rPr>
          <w:rFonts w:ascii="Times New Roman" w:cs="Times New Roman" w:hAnsi="Times New Roman"/>
          <w:sz w:val="28"/>
          <w:szCs w:val="28"/>
        </w:rPr>
        <w:t xml:space="preserve"> </w:t>
      </w:r>
      <w:r w:rsidRPr="8A6DC7D9">
        <w:rPr>
          <w:rFonts w:ascii="Times New Roman" w:cs="Times New Roman"/>
          <w:sz w:val="28"/>
          <w:szCs w:val="28"/>
          <w:rPrChange w:id="20906" w:author="user pc" w:date="2022-03-15T10:14:00Z">
            <w:rPr/>
          </w:rPrChange>
        </w:rPr>
        <w:t>simple</w:t>
      </w:r>
      <w:r>
        <w:rPr>
          <w:rFonts w:ascii="Times New Roman" w:cs="Times New Roman" w:hAnsi="Times New Roman"/>
          <w:sz w:val="28"/>
          <w:szCs w:val="28"/>
        </w:rPr>
        <w:t xml:space="preserve"> </w:t>
      </w:r>
      <w:r w:rsidRPr="7E343C95">
        <w:rPr>
          <w:rFonts w:ascii="Times New Roman" w:cs="Times New Roman"/>
          <w:sz w:val="28"/>
          <w:szCs w:val="28"/>
          <w:rPrChange w:id="20907" w:author="user pc" w:date="2022-03-15T10:14:00Z">
            <w:rPr/>
          </w:rPrChange>
        </w:rPr>
        <w:t>ion</w:t>
      </w:r>
      <w:r>
        <w:rPr>
          <w:rFonts w:ascii="Times New Roman" w:cs="Times New Roman" w:hAnsi="Times New Roman"/>
          <w:sz w:val="28"/>
          <w:szCs w:val="28"/>
        </w:rPr>
        <w:t xml:space="preserve"> </w:t>
      </w:r>
      <w:r w:rsidRPr="066AD632">
        <w:rPr>
          <w:rFonts w:ascii="Times New Roman" w:cs="Times New Roman"/>
          <w:sz w:val="28"/>
          <w:szCs w:val="28"/>
          <w:rPrChange w:id="20908" w:author="user pc" w:date="2022-03-15T10:14:00Z">
            <w:rPr/>
          </w:rPrChange>
        </w:rPr>
        <w:t>like</w:t>
      </w:r>
      <w:r>
        <w:rPr>
          <w:rFonts w:ascii="Times New Roman" w:cs="Times New Roman" w:hAnsi="Times New Roman"/>
          <w:sz w:val="28"/>
          <w:szCs w:val="28"/>
        </w:rPr>
        <w:t xml:space="preserve"> </w:t>
      </w:r>
      <w:r w:rsidRPr="BAA8ECBE">
        <w:rPr>
          <w:rFonts w:ascii="Times New Roman" w:cs="Times New Roman"/>
          <w:sz w:val="28"/>
          <w:szCs w:val="28"/>
          <w:rPrChange w:id="20909" w:author="user pc" w:date="2022-03-15T10:14:00Z">
            <w:rPr/>
          </w:rPrChange>
        </w:rPr>
        <w:t>this,</w:t>
      </w:r>
      <w:r>
        <w:rPr>
          <w:rFonts w:ascii="Times New Roman" w:cs="Times New Roman" w:hAnsi="Times New Roman"/>
          <w:sz w:val="28"/>
          <w:szCs w:val="28"/>
        </w:rPr>
        <w:t xml:space="preserve"> </w:t>
      </w:r>
      <w:r w:rsidRPr="A2A589E3">
        <w:rPr>
          <w:rFonts w:ascii="Times New Roman" w:cs="Times New Roman"/>
          <w:sz w:val="28"/>
          <w:szCs w:val="28"/>
          <w:rPrChange w:id="20910" w:author="user pc" w:date="2022-03-15T10:14:00Z">
            <w:rPr/>
          </w:rPrChange>
        </w:rPr>
        <w:t>the</w:t>
      </w:r>
      <w:r>
        <w:rPr>
          <w:rFonts w:ascii="Times New Roman" w:cs="Times New Roman" w:hAnsi="Times New Roman"/>
          <w:sz w:val="28"/>
          <w:szCs w:val="28"/>
        </w:rPr>
        <w:t xml:space="preserve"> </w:t>
      </w:r>
      <w:r w:rsidRPr="EEC2A2AD">
        <w:rPr>
          <w:rFonts w:ascii="Times New Roman" w:cs="Times New Roman"/>
          <w:sz w:val="28"/>
          <w:szCs w:val="28"/>
          <w:rPrChange w:id="20911" w:author="user pc" w:date="2022-03-15T10:14:00Z">
            <w:rPr/>
          </w:rPrChange>
        </w:rPr>
        <w:t>oxidation</w:t>
      </w:r>
      <w:r>
        <w:rPr>
          <w:rFonts w:ascii="Times New Roman" w:cs="Times New Roman" w:hAnsi="Times New Roman"/>
          <w:sz w:val="28"/>
          <w:szCs w:val="28"/>
        </w:rPr>
        <w:t xml:space="preserve"> </w:t>
      </w:r>
      <w:r w:rsidRPr="172FA4E1">
        <w:rPr>
          <w:rFonts w:ascii="Times New Roman" w:cs="Times New Roman"/>
          <w:sz w:val="28"/>
          <w:szCs w:val="28"/>
          <w:rPrChange w:id="20912" w:author="user pc" w:date="2022-03-15T10:14:00Z">
            <w:rPr/>
          </w:rPrChange>
        </w:rPr>
        <w:t>state</w:t>
      </w:r>
      <w:r>
        <w:rPr>
          <w:rFonts w:ascii="Times New Roman" w:cs="Times New Roman" w:hAnsi="Times New Roman"/>
          <w:sz w:val="28"/>
          <w:szCs w:val="28"/>
        </w:rPr>
        <w:t xml:space="preserve"> </w:t>
      </w:r>
      <w:r w:rsidRPr="D3B6A658">
        <w:rPr>
          <w:rFonts w:ascii="Times New Roman" w:cs="Times New Roman"/>
          <w:sz w:val="28"/>
          <w:szCs w:val="28"/>
          <w:rPrChange w:id="20913" w:author="user pc" w:date="2022-03-15T10:14:00Z">
            <w:rPr/>
          </w:rPrChange>
        </w:rPr>
        <w:t>is</w:t>
      </w:r>
      <w:r>
        <w:rPr>
          <w:rFonts w:ascii="Times New Roman" w:cs="Times New Roman" w:hAnsi="Times New Roman"/>
          <w:sz w:val="28"/>
          <w:szCs w:val="28"/>
        </w:rPr>
        <w:t xml:space="preserve"> </w:t>
      </w:r>
      <w:r w:rsidRPr="AB58B358">
        <w:rPr>
          <w:rFonts w:ascii="Times New Roman" w:cs="Times New Roman"/>
          <w:sz w:val="28"/>
          <w:szCs w:val="28"/>
          <w:rPrChange w:id="20914" w:author="user pc" w:date="2022-03-15T10:14:00Z">
            <w:rPr/>
          </w:rPrChange>
        </w:rPr>
        <w:t>the</w:t>
      </w:r>
      <w:r>
        <w:rPr>
          <w:rFonts w:ascii="Times New Roman" w:cs="Times New Roman" w:hAnsi="Times New Roman"/>
          <w:sz w:val="28"/>
          <w:szCs w:val="28"/>
        </w:rPr>
        <w:t xml:space="preserve"> </w:t>
      </w:r>
      <w:r w:rsidRPr="FAF5C059">
        <w:rPr>
          <w:rFonts w:ascii="Times New Roman" w:cs="Times New Roman"/>
          <w:sz w:val="28"/>
          <w:szCs w:val="28"/>
          <w:rPrChange w:id="20915" w:author="user pc" w:date="2022-03-15T10:14:00Z">
            <w:rPr/>
          </w:rPrChange>
        </w:rPr>
        <w:t>charge</w:t>
      </w:r>
      <w:r>
        <w:rPr>
          <w:rFonts w:ascii="Times New Roman" w:cs="Times New Roman" w:hAnsi="Times New Roman"/>
          <w:sz w:val="28"/>
          <w:szCs w:val="28"/>
        </w:rPr>
        <w:t xml:space="preserve"> </w:t>
      </w:r>
      <w:r w:rsidRPr="71F3E149">
        <w:rPr>
          <w:rFonts w:ascii="Times New Roman" w:cs="Times New Roman"/>
          <w:sz w:val="28"/>
          <w:szCs w:val="28"/>
          <w:rPrChange w:id="20916" w:author="user pc" w:date="2022-03-15T10:14:00Z">
            <w:rPr/>
          </w:rPrChange>
        </w:rPr>
        <w:t>on</w:t>
      </w:r>
      <w:r>
        <w:rPr>
          <w:rFonts w:ascii="Times New Roman" w:cs="Times New Roman" w:hAnsi="Times New Roman"/>
          <w:sz w:val="28"/>
          <w:szCs w:val="28"/>
        </w:rPr>
        <w:t xml:space="preserve"> </w:t>
      </w:r>
      <w:r w:rsidRPr="14F6655C">
        <w:rPr>
          <w:rFonts w:ascii="Times New Roman" w:cs="Times New Roman"/>
          <w:sz w:val="28"/>
          <w:szCs w:val="28"/>
          <w:rPrChange w:id="20917" w:author="user pc" w:date="2022-03-15T10:14:00Z">
            <w:rPr/>
          </w:rPrChange>
        </w:rPr>
        <w:t>the</w:t>
      </w:r>
      <w:r>
        <w:rPr>
          <w:rFonts w:ascii="Times New Roman" w:cs="Times New Roman" w:hAnsi="Times New Roman"/>
          <w:sz w:val="28"/>
          <w:szCs w:val="28"/>
        </w:rPr>
        <w:t xml:space="preserve"> </w:t>
      </w:r>
      <w:r w:rsidRPr="F790B608">
        <w:rPr>
          <w:rFonts w:ascii="Times New Roman" w:cs="Times New Roman"/>
          <w:sz w:val="28"/>
          <w:szCs w:val="28"/>
          <w:rPrChange w:id="20918" w:author="user pc" w:date="2022-03-15T10:14:00Z">
            <w:rPr/>
          </w:rPrChange>
        </w:rPr>
        <w:t>ion-in</w:t>
      </w:r>
      <w:r>
        <w:rPr>
          <w:rFonts w:ascii="Times New Roman" w:cs="Times New Roman" w:hAnsi="Times New Roman"/>
          <w:sz w:val="28"/>
          <w:szCs w:val="28"/>
        </w:rPr>
        <w:t xml:space="preserve"> </w:t>
      </w:r>
      <w:r w:rsidRPr="005EE861">
        <w:rPr>
          <w:rFonts w:ascii="Times New Roman" w:cs="Times New Roman"/>
          <w:sz w:val="28"/>
          <w:szCs w:val="28"/>
          <w:rPrChange w:id="20919" w:author="user pc" w:date="2022-03-15T10:14:00Z">
            <w:rPr/>
          </w:rPrChange>
        </w:rPr>
        <w:t>other</w:t>
      </w:r>
      <w:r>
        <w:rPr>
          <w:rFonts w:ascii="Times New Roman" w:cs="Times New Roman" w:hAnsi="Times New Roman"/>
          <w:sz w:val="28"/>
          <w:szCs w:val="28"/>
        </w:rPr>
        <w:t xml:space="preserve"> </w:t>
      </w:r>
      <w:r w:rsidRPr="92AEE301">
        <w:rPr>
          <w:rFonts w:ascii="Times New Roman" w:cs="Times New Roman"/>
          <w:sz w:val="28"/>
          <w:szCs w:val="28"/>
          <w:rPrChange w:id="20920" w:author="user pc" w:date="2022-03-15T10:14:00Z">
            <w:rPr/>
          </w:rPrChange>
        </w:rPr>
        <w:t>words:</w:t>
      </w:r>
      <w:r>
        <w:rPr>
          <w:rFonts w:ascii="Times New Roman" w:cs="Times New Roman" w:hAnsi="Times New Roman"/>
          <w:sz w:val="28"/>
          <w:szCs w:val="28"/>
        </w:rPr>
        <w:t xml:space="preserve"> </w:t>
      </w:r>
      <w:r w:rsidRPr="79B6790A">
        <w:rPr>
          <w:rFonts w:ascii="Times New Roman" w:cs="Times New Roman"/>
          <w:sz w:val="28"/>
          <w:szCs w:val="28"/>
          <w:rPrChange w:id="20921" w:author="user pc" w:date="2022-03-15T10:14:00Z">
            <w:rPr/>
          </w:rPrChange>
        </w:rPr>
        <w:t>+2</w:t>
      </w:r>
      <w:r>
        <w:rPr>
          <w:rFonts w:ascii="Times New Roman" w:cs="Times New Roman" w:hAnsi="Times New Roman"/>
          <w:sz w:val="28"/>
          <w:szCs w:val="28"/>
        </w:rPr>
        <w:t xml:space="preserve"> </w:t>
      </w:r>
      <m:oMath>
        <m:d>
          <m:dPr>
            <m:endChr m:val=")"/>
            <m:ctrlPr>
              <w:rPr>
                <w:rFonts w:ascii="Cambria Math" w:cs="Times New Roman" w:hAnsi="Cambria Math"/>
                <w:b/>
                <w:i/>
                <w:sz w:val="28"/>
                <w:szCs w:val="28"/>
              </w:rPr>
            </m:ctrlPr>
          </m:dPr>
          <m:e>
            <m:r w:rsidRPr="820DD56F">
              <m:rPr>
                <m:sty m:val="bi"/>
              </m:rPr>
              <w:rPr>
                <w:rFonts w:ascii="Cambria Math" w:cs="Times New Roman" w:hAnsi="Cambria Math"/>
                <w:sz w:val="28"/>
                <w:szCs w:val="28"/>
                <w:rPrChange w:id="20922" w:author="user pc" w:date="2022-03-15T10:14:00Z">
                  <w:rPr>
                    <w:rFonts w:ascii="Cambria Math" w:hAnsi="Cambria Math"/>
                    <w:sz w:val="28"/>
                    <w:szCs w:val="28"/>
                  </w:rPr>
                </w:rPrChange>
              </w:rPr>
              <m:t>Do</m:t>
            </m:r>
            <m:sSup>
              <m:sSupPr>
                <m:ctrlPr>
                  <w:rPr>
                    <w:rFonts w:ascii="Cambria Math" w:cs="Times New Roman" w:hAnsi="Cambria Math"/>
                    <w:b/>
                    <w:i/>
                    <w:sz w:val="28"/>
                    <w:szCs w:val="28"/>
                  </w:rPr>
                </m:ctrlPr>
              </m:sSupPr>
              <m:e>
                <m:r w:rsidRPr="3238A88C">
                  <m:rPr>
                    <m:sty m:val="bi"/>
                  </m:rPr>
                  <w:rPr>
                    <w:rFonts w:ascii="Cambria Math" w:cs="Times New Roman" w:hAnsi="Cambria Math"/>
                    <w:sz w:val="28"/>
                    <w:szCs w:val="28"/>
                    <w:rPrChange w:id="20923" w:author="user pc" w:date="2022-03-15T10:14:00Z">
                      <w:rPr>
                        <w:rFonts w:ascii="Cambria Math" w:hAnsi="Cambria Math"/>
                        <w:sz w:val="28"/>
                        <w:szCs w:val="28"/>
                      </w:rPr>
                    </w:rPrChange>
                  </w:rPr>
                  <m:t>n</m:t>
                </m:r>
              </m:e>
              <m:sup>
                <m:r w:rsidRPr="385CA6F1">
                  <m:rPr>
                    <m:sty m:val="bi"/>
                  </m:rPr>
                  <w:rPr>
                    <w:rFonts w:ascii="Cambria Math" w:cs="Times New Roman" w:hAnsi="Cambria Math"/>
                    <w:sz w:val="28"/>
                    <w:szCs w:val="28"/>
                    <w:rPrChange w:id="20924" w:author="user pc" w:date="2022-03-15T10:14:00Z">
                      <w:rPr>
                        <w:rFonts w:ascii="Cambria Math" w:hAnsi="Cambria Math"/>
                        <w:sz w:val="28"/>
                        <w:szCs w:val="28"/>
                      </w:rPr>
                    </w:rPrChange>
                  </w:rPr>
                  <m:t>'</m:t>
                </m:r>
              </m:sup>
            </m:sSup>
            <m:r w:rsidRPr="6BF44702">
              <m:rPr>
                <m:sty m:val="bi"/>
              </m:rPr>
              <w:rPr>
                <w:rFonts w:ascii="Cambria Math" w:cs="Times New Roman" w:hAnsi="Cambria Math"/>
                <w:sz w:val="28"/>
                <w:szCs w:val="28"/>
                <w:rPrChange w:id="20925" w:author="user pc" w:date="2022-03-15T10:14:00Z">
                  <w:rPr>
                    <w:rFonts w:ascii="Cambria Math" w:hAnsi="Cambria Math"/>
                    <w:sz w:val="28"/>
                    <w:szCs w:val="28"/>
                  </w:rPr>
                </w:rPrChange>
              </w:rPr>
              <m:t>t</m:t>
            </m:r>
            <m:r>
              <m:rPr>
                <m:sty m:val="bi"/>
              </m:rPr>
              <w:rPr>
                <w:rFonts w:ascii="Cambria Math" w:cs="Times New Roman" w:hAnsi="Cambria Math"/>
                <w:sz w:val="28"/>
                <w:szCs w:val="28"/>
              </w:rPr>
              <m:t xml:space="preserve"> </m:t>
            </m:r>
            <m:r w:rsidRPr="2D856F16">
              <m:rPr>
                <m:sty m:val="bi"/>
              </m:rPr>
              <w:rPr>
                <w:rFonts w:ascii="Cambria Math" w:cs="Times New Roman" w:hAnsi="Cambria Math"/>
                <w:sz w:val="28"/>
                <w:szCs w:val="28"/>
                <w:rPrChange w:id="20926" w:author="user pc" w:date="2022-03-15T10:14:00Z">
                  <w:rPr>
                    <w:rFonts w:ascii="Cambria Math" w:hAnsi="Cambria Math"/>
                    <w:sz w:val="28"/>
                    <w:szCs w:val="28"/>
                  </w:rPr>
                </w:rPrChange>
              </w:rPr>
              <m:t>forget</m:t>
            </m:r>
            <m:r>
              <m:rPr>
                <m:sty m:val="bi"/>
              </m:rPr>
              <w:rPr>
                <w:rFonts w:ascii="Cambria Math" w:cs="Times New Roman" w:hAnsi="Cambria Math"/>
                <w:sz w:val="28"/>
                <w:szCs w:val="28"/>
              </w:rPr>
              <m:t xml:space="preserve"> </m:t>
            </m:r>
            <m:r w:rsidRPr="5D257431">
              <m:rPr>
                <m:sty m:val="bi"/>
              </m:rPr>
              <w:rPr>
                <w:rFonts w:ascii="Cambria Math" w:cs="Times New Roman" w:hAnsi="Cambria Math"/>
                <w:sz w:val="28"/>
                <w:szCs w:val="28"/>
                <w:rPrChange w:id="20927" w:author="user pc" w:date="2022-03-15T10:14:00Z">
                  <w:rPr>
                    <w:rFonts w:ascii="Cambria Math" w:hAnsi="Cambria Math"/>
                    <w:sz w:val="28"/>
                    <w:szCs w:val="28"/>
                  </w:rPr>
                </w:rPrChange>
              </w:rPr>
              <m:t>the</m:t>
            </m:r>
            <m:r>
              <m:rPr>
                <m:sty m:val="bi"/>
              </m:rPr>
              <w:rPr>
                <w:rFonts w:ascii="Cambria Math" w:cs="Times New Roman" w:hAnsi="Cambria Math"/>
                <w:sz w:val="28"/>
                <w:szCs w:val="28"/>
              </w:rPr>
              <m:t xml:space="preserve"> </m:t>
            </m:r>
            <m:r w:rsidRPr="A2DD685C">
              <m:rPr>
                <m:sty m:val="bi"/>
              </m:rPr>
              <w:rPr>
                <w:rFonts w:ascii="Cambria Math" w:cs="Times New Roman" w:hAnsi="Cambria Math"/>
                <w:sz w:val="28"/>
                <w:szCs w:val="28"/>
                <w:rPrChange w:id="20928" w:author="user pc" w:date="2022-03-15T10:14:00Z">
                  <w:rPr>
                    <w:rFonts w:ascii="Cambria Math" w:hAnsi="Cambria Math"/>
                    <w:sz w:val="28"/>
                    <w:szCs w:val="28"/>
                  </w:rPr>
                </w:rPrChange>
              </w:rPr>
              <m:t>+sign</m:t>
            </m:r>
          </m:e>
        </m:d>
        <m:r>
          <m:rPr>
            <m:sty m:val="bi"/>
          </m:rPr>
          <w:rPr>
            <w:rFonts w:ascii="Cambria Math" w:cs="Times New Roman" w:hAnsi="Cambria Math"/>
            <w:sz w:val="28"/>
            <w:szCs w:val="28"/>
          </w:rPr>
          <m:t>.</m:t>
        </m:r>
      </m:oMath>
    </w:p>
    <w:p>
      <w:pPr>
        <w:pStyle w:val="style0"/>
        <w:rPr>
          <w:rFonts w:ascii="Times New Roman" w:cs="Times New Roman"/>
          <w:sz w:val="28"/>
          <w:szCs w:val="28"/>
          <w:rPrChange w:id="20929" w:author="user pc" w:date="2022-03-15T10:14:00Z">
            <w:rPr/>
          </w:rPrChange>
        </w:rPr>
      </w:pPr>
      <w:r w:rsidRPr="12D1E539">
        <w:rPr>
          <w:rFonts w:ascii="Times New Roman" w:cs="Times New Roman"/>
          <w:b/>
          <w:sz w:val="28"/>
          <w:szCs w:val="28"/>
          <w:rPrChange w:id="20930" w:author="user pc" w:date="2022-03-15T10:14:00Z">
            <w:rPr>
              <w:b/>
            </w:rPr>
          </w:rPrChange>
        </w:rPr>
        <w:t>Example</w:t>
      </w:r>
      <w:r>
        <w:rPr>
          <w:rFonts w:ascii="Times New Roman" w:cs="Times New Roman" w:hAnsi="Times New Roman"/>
          <w:b/>
          <w:sz w:val="28"/>
          <w:szCs w:val="28"/>
        </w:rPr>
        <w:t xml:space="preserve"> </w:t>
      </w:r>
      <w:r w:rsidRPr="C595E40D">
        <w:rPr>
          <w:rFonts w:ascii="Times New Roman" w:cs="Times New Roman"/>
          <w:b/>
          <w:sz w:val="28"/>
          <w:szCs w:val="28"/>
          <w:rPrChange w:id="20931" w:author="user pc" w:date="2022-03-15T10:14:00Z">
            <w:rPr>
              <w:b/>
            </w:rPr>
          </w:rPrChange>
        </w:rPr>
        <w:t>2:</w:t>
      </w:r>
      <w:r>
        <w:rPr>
          <w:rFonts w:ascii="Times New Roman" w:cs="Times New Roman" w:hAnsi="Times New Roman"/>
          <w:b/>
          <w:sz w:val="28"/>
          <w:szCs w:val="28"/>
        </w:rPr>
        <w:t xml:space="preserve"> </w:t>
      </w:r>
      <w:r w:rsidRPr="D1474620">
        <w:rPr>
          <w:rFonts w:ascii="Times New Roman" w:cs="Times New Roman"/>
          <w:sz w:val="28"/>
          <w:szCs w:val="28"/>
          <w:rPrChange w:id="20932" w:author="user pc" w:date="2022-03-15T10:14:00Z">
            <w:rPr/>
          </w:rPrChange>
        </w:rPr>
        <w:t>What</w:t>
      </w:r>
      <w:r>
        <w:rPr>
          <w:rFonts w:ascii="Times New Roman" w:cs="Times New Roman" w:hAnsi="Times New Roman"/>
          <w:sz w:val="28"/>
          <w:szCs w:val="28"/>
        </w:rPr>
        <w:t xml:space="preserve"> </w:t>
      </w:r>
      <w:r w:rsidRPr="D10D47A9">
        <w:rPr>
          <w:rFonts w:ascii="Times New Roman" w:cs="Times New Roman"/>
          <w:sz w:val="28"/>
          <w:szCs w:val="28"/>
          <w:rPrChange w:id="20933" w:author="user pc" w:date="2022-03-15T10:14:00Z">
            <w:rPr/>
          </w:rPrChange>
        </w:rPr>
        <w:t>is</w:t>
      </w:r>
      <w:r>
        <w:rPr>
          <w:rFonts w:ascii="Times New Roman" w:cs="Times New Roman" w:hAnsi="Times New Roman"/>
          <w:sz w:val="28"/>
          <w:szCs w:val="28"/>
        </w:rPr>
        <w:t xml:space="preserve"> </w:t>
      </w:r>
      <w:r w:rsidRPr="0A640FA9">
        <w:rPr>
          <w:rFonts w:ascii="Times New Roman" w:cs="Times New Roman"/>
          <w:sz w:val="28"/>
          <w:szCs w:val="28"/>
          <w:rPrChange w:id="20934" w:author="user pc" w:date="2022-03-15T10:14:00Z">
            <w:rPr/>
          </w:rPrChange>
        </w:rPr>
        <w:t>the</w:t>
      </w:r>
      <w:r>
        <w:rPr>
          <w:rFonts w:ascii="Times New Roman" w:cs="Times New Roman" w:hAnsi="Times New Roman"/>
          <w:sz w:val="28"/>
          <w:szCs w:val="28"/>
        </w:rPr>
        <w:t xml:space="preserve"> </w:t>
      </w:r>
      <w:r w:rsidRPr="62B29F57">
        <w:rPr>
          <w:rFonts w:ascii="Times New Roman" w:cs="Times New Roman"/>
          <w:sz w:val="28"/>
          <w:szCs w:val="28"/>
          <w:rPrChange w:id="20935" w:author="user pc" w:date="2022-03-15T10:14:00Z">
            <w:rPr/>
          </w:rPrChange>
        </w:rPr>
        <w:t>oxidation</w:t>
      </w:r>
      <w:r>
        <w:rPr>
          <w:rFonts w:ascii="Times New Roman" w:cs="Times New Roman" w:hAnsi="Times New Roman"/>
          <w:sz w:val="28"/>
          <w:szCs w:val="28"/>
        </w:rPr>
        <w:t xml:space="preserve"> </w:t>
      </w:r>
      <w:r w:rsidRPr="F556783C">
        <w:rPr>
          <w:rFonts w:ascii="Times New Roman" w:cs="Times New Roman"/>
          <w:sz w:val="28"/>
          <w:szCs w:val="28"/>
          <w:rPrChange w:id="20936" w:author="user pc" w:date="2022-03-15T10:14:00Z">
            <w:rPr/>
          </w:rPrChange>
        </w:rPr>
        <w:t>state</w:t>
      </w:r>
      <w:r>
        <w:rPr>
          <w:rFonts w:ascii="Times New Roman" w:cs="Times New Roman" w:hAnsi="Times New Roman"/>
          <w:sz w:val="28"/>
          <w:szCs w:val="28"/>
        </w:rPr>
        <w:t xml:space="preserve"> </w:t>
      </w:r>
      <w:r w:rsidRPr="787A3209">
        <w:rPr>
          <w:rFonts w:ascii="Times New Roman" w:cs="Times New Roman"/>
          <w:sz w:val="28"/>
          <w:szCs w:val="28"/>
          <w:rPrChange w:id="20937" w:author="user pc" w:date="2022-03-15T10:14:00Z">
            <w:rPr/>
          </w:rPrChange>
        </w:rPr>
        <w:t>of</w:t>
      </w:r>
      <w:r>
        <w:rPr>
          <w:rFonts w:ascii="Times New Roman" w:cs="Times New Roman" w:hAnsi="Times New Roman"/>
          <w:sz w:val="28"/>
          <w:szCs w:val="28"/>
        </w:rPr>
        <w:t xml:space="preserve"> </w:t>
      </w:r>
      <w:r w:rsidRPr="48E056F4">
        <w:rPr>
          <w:rFonts w:ascii="Times New Roman" w:cs="Times New Roman"/>
          <w:sz w:val="28"/>
          <w:szCs w:val="28"/>
          <w:rPrChange w:id="20938" w:author="user pc" w:date="2022-03-15T10:14:00Z">
            <w:rPr/>
          </w:rPrChange>
        </w:rPr>
        <w:t>chromium</w:t>
      </w:r>
      <w:r>
        <w:rPr>
          <w:rFonts w:ascii="Times New Roman" w:cs="Times New Roman" w:hAnsi="Times New Roman"/>
          <w:sz w:val="28"/>
          <w:szCs w:val="28"/>
        </w:rPr>
        <w:t xml:space="preserve"> </w:t>
      </w:r>
      <w:r w:rsidRPr="F0D34212">
        <w:rPr>
          <w:rFonts w:ascii="Times New Roman" w:cs="Times New Roman"/>
          <w:sz w:val="28"/>
          <w:szCs w:val="28"/>
          <w:rPrChange w:id="20939" w:author="user pc" w:date="2022-03-15T10:14:00Z">
            <w:rPr/>
          </w:rPrChange>
        </w:rPr>
        <w:t>in</w:t>
      </w:r>
      <w:r>
        <w:rPr>
          <w:rFonts w:ascii="Times New Roman" w:cs="Times New Roman" w:hAnsi="Times New Roman"/>
          <w:sz w:val="28"/>
          <w:szCs w:val="28"/>
        </w:rPr>
        <w:t xml:space="preserve"> </w:t>
      </w:r>
      <w:r w:rsidRPr="506CD993">
        <w:rPr>
          <w:rFonts w:ascii="Times New Roman" w:cs="Times New Roman"/>
          <w:sz w:val="28"/>
          <w:szCs w:val="28"/>
          <w:rPrChange w:id="20940" w:author="user pc" w:date="2022-03-15T10:14:00Z">
            <w:rPr/>
          </w:rPrChange>
        </w:rPr>
        <w:t>CrCl</w:t>
      </w:r>
      <w:r w:rsidRPr="825767BE">
        <w:rPr>
          <w:rFonts w:ascii="Times New Roman" w:cs="Times New Roman"/>
          <w:sz w:val="28"/>
          <w:szCs w:val="28"/>
          <w:vertAlign w:val="subscript"/>
          <w:rPrChange w:id="20941" w:author="user pc" w:date="2022-03-15T10:14:00Z">
            <w:rPr>
              <w:vertAlign w:val="subscript"/>
            </w:rPr>
          </w:rPrChange>
        </w:rPr>
        <w:t>3</w:t>
      </w:r>
      <w:r w:rsidRPr="78CFDDC2">
        <w:rPr>
          <w:rFonts w:ascii="Times New Roman" w:cs="Times New Roman"/>
          <w:sz w:val="28"/>
          <w:szCs w:val="28"/>
          <w:rPrChange w:id="20942" w:author="user pc" w:date="2022-03-15T10:14:00Z">
            <w:rPr/>
          </w:rPrChange>
        </w:rPr>
        <w:t>?</w:t>
      </w:r>
    </w:p>
    <w:p>
      <w:pPr>
        <w:pStyle w:val="style0"/>
        <w:rPr>
          <w:rFonts w:ascii="Times New Roman" w:cs="Times New Roman"/>
          <w:sz w:val="28"/>
          <w:szCs w:val="28"/>
          <w:rPrChange w:id="20943" w:author="user pc" w:date="2022-03-15T10:14:00Z">
            <w:rPr/>
          </w:rPrChange>
        </w:rPr>
      </w:pPr>
      <w:r w:rsidRPr="7E59C9EF">
        <w:rPr>
          <w:rFonts w:ascii="Times New Roman" w:cs="Times New Roman"/>
          <w:b/>
          <w:sz w:val="28"/>
          <w:szCs w:val="28"/>
          <w:rPrChange w:id="20944" w:author="user pc" w:date="2022-03-15T10:14:00Z">
            <w:rPr>
              <w:b/>
            </w:rPr>
          </w:rPrChange>
        </w:rPr>
        <w:t>Solution</w:t>
      </w:r>
    </w:p>
    <w:p>
      <w:pPr>
        <w:pStyle w:val="style0"/>
        <w:rPr>
          <w:rFonts w:ascii="Times New Roman" w:cs="Times New Roman"/>
          <w:sz w:val="28"/>
          <w:szCs w:val="28"/>
          <w:rPrChange w:id="20945" w:author="user pc" w:date="2022-03-15T10:14:00Z">
            <w:rPr/>
          </w:rPrChange>
        </w:rPr>
      </w:pPr>
      <w:r w:rsidRPr="C6F05C81">
        <w:rPr>
          <w:rFonts w:ascii="Times New Roman" w:cs="Times New Roman"/>
          <w:sz w:val="28"/>
          <w:szCs w:val="28"/>
          <w:rPrChange w:id="20946" w:author="user pc" w:date="2022-03-15T10:14:00Z">
            <w:rPr/>
          </w:rPrChange>
        </w:rPr>
        <w:t>This</w:t>
      </w:r>
      <w:r>
        <w:rPr>
          <w:rFonts w:ascii="Times New Roman" w:cs="Times New Roman" w:hAnsi="Times New Roman"/>
          <w:sz w:val="28"/>
          <w:szCs w:val="28"/>
        </w:rPr>
        <w:t xml:space="preserve"> </w:t>
      </w:r>
      <w:r w:rsidRPr="46F7A8A0">
        <w:rPr>
          <w:rFonts w:ascii="Times New Roman" w:cs="Times New Roman"/>
          <w:sz w:val="28"/>
          <w:szCs w:val="28"/>
          <w:rPrChange w:id="20947" w:author="user pc" w:date="2022-03-15T10:14:00Z">
            <w:rPr/>
          </w:rPrChange>
        </w:rPr>
        <w:t>is</w:t>
      </w:r>
      <w:r>
        <w:rPr>
          <w:rFonts w:ascii="Times New Roman" w:cs="Times New Roman" w:hAnsi="Times New Roman"/>
          <w:sz w:val="28"/>
          <w:szCs w:val="28"/>
        </w:rPr>
        <w:t xml:space="preserve"> </w:t>
      </w:r>
      <w:r w:rsidRPr="4E2FAC48">
        <w:rPr>
          <w:rFonts w:ascii="Times New Roman" w:cs="Times New Roman"/>
          <w:sz w:val="28"/>
          <w:szCs w:val="28"/>
          <w:rPrChange w:id="20948" w:author="user pc" w:date="2022-03-15T10:14:00Z">
            <w:rPr/>
          </w:rPrChange>
        </w:rPr>
        <w:t>a</w:t>
      </w:r>
      <w:r>
        <w:rPr>
          <w:rFonts w:ascii="Times New Roman" w:cs="Times New Roman" w:hAnsi="Times New Roman"/>
          <w:sz w:val="28"/>
          <w:szCs w:val="28"/>
        </w:rPr>
        <w:t xml:space="preserve"> </w:t>
      </w:r>
      <w:r w:rsidRPr="B1FF4CA1">
        <w:rPr>
          <w:rFonts w:ascii="Times New Roman" w:cs="Times New Roman"/>
          <w:sz w:val="28"/>
          <w:szCs w:val="28"/>
          <w:rPrChange w:id="20949" w:author="user pc" w:date="2022-03-15T10:14:00Z">
            <w:rPr/>
          </w:rPrChange>
        </w:rPr>
        <w:t>neutral</w:t>
      </w:r>
      <w:r>
        <w:rPr>
          <w:rFonts w:ascii="Times New Roman" w:cs="Times New Roman" w:hAnsi="Times New Roman"/>
          <w:sz w:val="28"/>
          <w:szCs w:val="28"/>
        </w:rPr>
        <w:t xml:space="preserve"> </w:t>
      </w:r>
      <w:r w:rsidRPr="52339344">
        <w:rPr>
          <w:rFonts w:ascii="Times New Roman" w:cs="Times New Roman"/>
          <w:sz w:val="28"/>
          <w:szCs w:val="28"/>
          <w:rPrChange w:id="20950" w:author="user pc" w:date="2022-03-15T10:14:00Z">
            <w:rPr/>
          </w:rPrChange>
        </w:rPr>
        <w:t>compound,</w:t>
      </w:r>
      <w:r>
        <w:rPr>
          <w:rFonts w:ascii="Times New Roman" w:cs="Times New Roman" w:hAnsi="Times New Roman"/>
          <w:sz w:val="28"/>
          <w:szCs w:val="28"/>
        </w:rPr>
        <w:t xml:space="preserve"> </w:t>
      </w:r>
      <w:r w:rsidRPr="4475AEF0">
        <w:rPr>
          <w:rFonts w:ascii="Times New Roman" w:cs="Times New Roman"/>
          <w:sz w:val="28"/>
          <w:szCs w:val="28"/>
          <w:rPrChange w:id="20951" w:author="user pc" w:date="2022-03-15T10:14:00Z">
            <w:rPr/>
          </w:rPrChange>
        </w:rPr>
        <w:t>so</w:t>
      </w:r>
      <w:r>
        <w:rPr>
          <w:rFonts w:ascii="Times New Roman" w:cs="Times New Roman" w:hAnsi="Times New Roman"/>
          <w:sz w:val="28"/>
          <w:szCs w:val="28"/>
        </w:rPr>
        <w:t xml:space="preserve"> </w:t>
      </w:r>
      <w:r w:rsidRPr="B1FC8544">
        <w:rPr>
          <w:rFonts w:ascii="Times New Roman" w:cs="Times New Roman"/>
          <w:sz w:val="28"/>
          <w:szCs w:val="28"/>
          <w:rPrChange w:id="20952" w:author="user pc" w:date="2022-03-15T10:14:00Z">
            <w:rPr/>
          </w:rPrChange>
        </w:rPr>
        <w:t>the</w:t>
      </w:r>
      <w:r>
        <w:rPr>
          <w:rFonts w:ascii="Times New Roman" w:cs="Times New Roman" w:hAnsi="Times New Roman"/>
          <w:sz w:val="28"/>
          <w:szCs w:val="28"/>
        </w:rPr>
        <w:t xml:space="preserve"> </w:t>
      </w:r>
      <w:r w:rsidRPr="4F7F221A">
        <w:rPr>
          <w:rFonts w:ascii="Times New Roman" w:cs="Times New Roman"/>
          <w:sz w:val="28"/>
          <w:szCs w:val="28"/>
          <w:rPrChange w:id="20953" w:author="user pc" w:date="2022-03-15T10:14:00Z">
            <w:rPr/>
          </w:rPrChange>
        </w:rPr>
        <w:t>sum</w:t>
      </w:r>
      <w:r>
        <w:rPr>
          <w:rFonts w:ascii="Times New Roman" w:cs="Times New Roman" w:hAnsi="Times New Roman"/>
          <w:sz w:val="28"/>
          <w:szCs w:val="28"/>
        </w:rPr>
        <w:t xml:space="preserve"> </w:t>
      </w:r>
      <w:r w:rsidRPr="F62975E8">
        <w:rPr>
          <w:rFonts w:ascii="Times New Roman" w:cs="Times New Roman"/>
          <w:sz w:val="28"/>
          <w:szCs w:val="28"/>
          <w:rPrChange w:id="20954" w:author="user pc" w:date="2022-03-15T10:14:00Z">
            <w:rPr/>
          </w:rPrChange>
        </w:rPr>
        <w:t>of</w:t>
      </w:r>
      <w:r>
        <w:rPr>
          <w:rFonts w:ascii="Times New Roman" w:cs="Times New Roman" w:hAnsi="Times New Roman"/>
          <w:sz w:val="28"/>
          <w:szCs w:val="28"/>
        </w:rPr>
        <w:t xml:space="preserve"> </w:t>
      </w:r>
      <w:r w:rsidRPr="003F9B14">
        <w:rPr>
          <w:rFonts w:ascii="Times New Roman" w:cs="Times New Roman"/>
          <w:sz w:val="28"/>
          <w:szCs w:val="28"/>
          <w:rPrChange w:id="20955" w:author="user pc" w:date="2022-03-15T10:14:00Z">
            <w:rPr/>
          </w:rPrChange>
        </w:rPr>
        <w:t>the</w:t>
      </w:r>
      <w:r>
        <w:rPr>
          <w:rFonts w:ascii="Times New Roman" w:cs="Times New Roman" w:hAnsi="Times New Roman"/>
          <w:sz w:val="28"/>
          <w:szCs w:val="28"/>
        </w:rPr>
        <w:t xml:space="preserve"> </w:t>
      </w:r>
      <w:r w:rsidRPr="C78F7E01">
        <w:rPr>
          <w:rFonts w:ascii="Times New Roman" w:cs="Times New Roman"/>
          <w:sz w:val="28"/>
          <w:szCs w:val="28"/>
          <w:rPrChange w:id="20956" w:author="user pc" w:date="2022-03-15T10:14:00Z">
            <w:rPr/>
          </w:rPrChange>
        </w:rPr>
        <w:t>oxidation</w:t>
      </w:r>
      <w:r>
        <w:rPr>
          <w:rFonts w:ascii="Times New Roman" w:cs="Times New Roman" w:hAnsi="Times New Roman"/>
          <w:sz w:val="28"/>
          <w:szCs w:val="28"/>
        </w:rPr>
        <w:t xml:space="preserve"> </w:t>
      </w:r>
      <w:r w:rsidRPr="7CD46B26">
        <w:rPr>
          <w:rFonts w:ascii="Times New Roman" w:cs="Times New Roman"/>
          <w:sz w:val="28"/>
          <w:szCs w:val="28"/>
          <w:rPrChange w:id="20957" w:author="user pc" w:date="2022-03-15T10:14:00Z">
            <w:rPr/>
          </w:rPrChange>
        </w:rPr>
        <w:t>states</w:t>
      </w:r>
      <w:r>
        <w:rPr>
          <w:rFonts w:ascii="Times New Roman" w:cs="Times New Roman" w:hAnsi="Times New Roman"/>
          <w:sz w:val="28"/>
          <w:szCs w:val="28"/>
        </w:rPr>
        <w:t xml:space="preserve"> </w:t>
      </w:r>
      <w:r w:rsidRPr="749E7678">
        <w:rPr>
          <w:rFonts w:ascii="Times New Roman" w:cs="Times New Roman"/>
          <w:sz w:val="28"/>
          <w:szCs w:val="28"/>
          <w:rPrChange w:id="20958" w:author="user pc" w:date="2022-03-15T10:14:00Z">
            <w:rPr/>
          </w:rPrChange>
        </w:rPr>
        <w:t>is</w:t>
      </w:r>
      <w:r>
        <w:rPr>
          <w:rFonts w:ascii="Times New Roman" w:cs="Times New Roman" w:hAnsi="Times New Roman"/>
          <w:sz w:val="28"/>
          <w:szCs w:val="28"/>
        </w:rPr>
        <w:t xml:space="preserve"> </w:t>
      </w:r>
      <w:r w:rsidRPr="A41067BB">
        <w:rPr>
          <w:rFonts w:ascii="Times New Roman" w:cs="Times New Roman"/>
          <w:sz w:val="28"/>
          <w:szCs w:val="28"/>
          <w:rPrChange w:id="20959" w:author="user pc" w:date="2022-03-15T10:14:00Z">
            <w:rPr/>
          </w:rPrChange>
        </w:rPr>
        <w:t>zero.</w:t>
      </w:r>
      <w:r>
        <w:rPr>
          <w:rFonts w:ascii="Times New Roman" w:cs="Times New Roman" w:hAnsi="Times New Roman"/>
          <w:sz w:val="28"/>
          <w:szCs w:val="28"/>
        </w:rPr>
        <w:t xml:space="preserve"> </w:t>
      </w:r>
      <w:r w:rsidRPr="4ECD4F12">
        <w:rPr>
          <w:rFonts w:ascii="Times New Roman" w:cs="Times New Roman"/>
          <w:sz w:val="28"/>
          <w:szCs w:val="28"/>
          <w:rPrChange w:id="20960" w:author="user pc" w:date="2022-03-15T10:14:00Z">
            <w:rPr/>
          </w:rPrChange>
        </w:rPr>
        <w:t>Chlorine</w:t>
      </w:r>
      <w:r>
        <w:rPr>
          <w:rFonts w:ascii="Times New Roman" w:cs="Times New Roman" w:hAnsi="Times New Roman"/>
          <w:sz w:val="28"/>
          <w:szCs w:val="28"/>
        </w:rPr>
        <w:t xml:space="preserve"> </w:t>
      </w:r>
      <w:r w:rsidRPr="04226A63">
        <w:rPr>
          <w:rFonts w:ascii="Times New Roman" w:cs="Times New Roman"/>
          <w:sz w:val="28"/>
          <w:szCs w:val="28"/>
          <w:rPrChange w:id="20961" w:author="user pc" w:date="2022-03-15T10:14:00Z">
            <w:rPr/>
          </w:rPrChange>
        </w:rPr>
        <w:t>has</w:t>
      </w:r>
      <w:r>
        <w:rPr>
          <w:rFonts w:ascii="Times New Roman" w:cs="Times New Roman" w:hAnsi="Times New Roman"/>
          <w:sz w:val="28"/>
          <w:szCs w:val="28"/>
        </w:rPr>
        <w:t xml:space="preserve"> </w:t>
      </w:r>
      <w:r w:rsidRPr="3BE991D2">
        <w:rPr>
          <w:rFonts w:ascii="Times New Roman" w:cs="Times New Roman"/>
          <w:sz w:val="28"/>
          <w:szCs w:val="28"/>
          <w:rPrChange w:id="20962" w:author="user pc" w:date="2022-03-15T10:14:00Z">
            <w:rPr/>
          </w:rPrChange>
        </w:rPr>
        <w:t>an</w:t>
      </w:r>
      <w:r>
        <w:rPr>
          <w:rFonts w:ascii="Times New Roman" w:cs="Times New Roman" w:hAnsi="Times New Roman"/>
          <w:sz w:val="28"/>
          <w:szCs w:val="28"/>
        </w:rPr>
        <w:t xml:space="preserve"> </w:t>
      </w:r>
      <w:r w:rsidRPr="D6AC109D">
        <w:rPr>
          <w:rFonts w:ascii="Times New Roman" w:cs="Times New Roman"/>
          <w:sz w:val="28"/>
          <w:szCs w:val="28"/>
          <w:rPrChange w:id="20963" w:author="user pc" w:date="2022-03-15T10:14:00Z">
            <w:rPr/>
          </w:rPrChange>
        </w:rPr>
        <w:t>oxidation</w:t>
      </w:r>
      <w:r>
        <w:rPr>
          <w:rFonts w:ascii="Times New Roman" w:cs="Times New Roman" w:hAnsi="Times New Roman"/>
          <w:sz w:val="28"/>
          <w:szCs w:val="28"/>
        </w:rPr>
        <w:t xml:space="preserve"> </w:t>
      </w:r>
      <w:r w:rsidRPr="19B1D7C8">
        <w:rPr>
          <w:rFonts w:ascii="Times New Roman" w:cs="Times New Roman"/>
          <w:sz w:val="28"/>
          <w:szCs w:val="28"/>
          <w:rPrChange w:id="20964" w:author="user pc" w:date="2022-03-15T10:14:00Z">
            <w:rPr/>
          </w:rPrChange>
        </w:rPr>
        <w:t>state</w:t>
      </w:r>
      <w:r>
        <w:rPr>
          <w:rFonts w:ascii="Times New Roman" w:cs="Times New Roman" w:hAnsi="Times New Roman"/>
          <w:sz w:val="28"/>
          <w:szCs w:val="28"/>
        </w:rPr>
        <w:t xml:space="preserve"> </w:t>
      </w:r>
      <w:r w:rsidRPr="65400217">
        <w:rPr>
          <w:rFonts w:ascii="Times New Roman" w:cs="Times New Roman"/>
          <w:sz w:val="28"/>
          <w:szCs w:val="28"/>
          <w:rPrChange w:id="20965" w:author="user pc" w:date="2022-03-15T10:14:00Z">
            <w:rPr/>
          </w:rPrChange>
        </w:rPr>
        <w:t>of</w:t>
      </w:r>
      <w:r>
        <w:rPr>
          <w:rFonts w:ascii="Times New Roman" w:cs="Times New Roman" w:hAnsi="Times New Roman"/>
          <w:sz w:val="28"/>
          <w:szCs w:val="28"/>
        </w:rPr>
        <w:t xml:space="preserve"> </w:t>
      </w:r>
      <w:r w:rsidRPr="F0FC028A">
        <w:rPr>
          <w:rFonts w:ascii="Times New Roman" w:cs="Times New Roman"/>
          <w:sz w:val="28"/>
          <w:szCs w:val="28"/>
          <w:rPrChange w:id="20966" w:author="user pc" w:date="2022-03-15T10:14:00Z">
            <w:rPr/>
          </w:rPrChange>
        </w:rPr>
        <w:t>-1.</w:t>
      </w:r>
      <w:r>
        <w:rPr>
          <w:rFonts w:ascii="Times New Roman" w:cs="Times New Roman" w:hAnsi="Times New Roman"/>
          <w:sz w:val="28"/>
          <w:szCs w:val="28"/>
        </w:rPr>
        <w:t xml:space="preserve"> </w:t>
      </w:r>
      <w:r w:rsidRPr="41779589">
        <w:rPr>
          <w:rFonts w:ascii="Times New Roman" w:cs="Times New Roman"/>
          <w:sz w:val="28"/>
          <w:szCs w:val="28"/>
          <w:rPrChange w:id="20967" w:author="user pc" w:date="2022-03-15T10:14:00Z">
            <w:rPr/>
          </w:rPrChange>
        </w:rPr>
        <w:t>If</w:t>
      </w:r>
      <w:r>
        <w:rPr>
          <w:rFonts w:ascii="Times New Roman" w:cs="Times New Roman" w:hAnsi="Times New Roman"/>
          <w:sz w:val="28"/>
          <w:szCs w:val="28"/>
        </w:rPr>
        <w:t xml:space="preserve"> </w:t>
      </w:r>
      <w:r w:rsidRPr="AF3D65B2">
        <w:rPr>
          <w:rFonts w:ascii="Times New Roman" w:cs="Times New Roman"/>
          <w:sz w:val="28"/>
          <w:szCs w:val="28"/>
          <w:rPrChange w:id="20968" w:author="user pc" w:date="2022-03-15T10:14:00Z">
            <w:rPr/>
          </w:rPrChange>
        </w:rPr>
        <w:t>the</w:t>
      </w:r>
      <w:r>
        <w:rPr>
          <w:rFonts w:ascii="Times New Roman" w:cs="Times New Roman" w:hAnsi="Times New Roman"/>
          <w:sz w:val="28"/>
          <w:szCs w:val="28"/>
        </w:rPr>
        <w:t xml:space="preserve"> </w:t>
      </w:r>
      <w:r w:rsidRPr="C8AFBF60">
        <w:rPr>
          <w:rFonts w:ascii="Times New Roman" w:cs="Times New Roman"/>
          <w:sz w:val="28"/>
          <w:szCs w:val="28"/>
          <w:rPrChange w:id="20969" w:author="user pc" w:date="2022-03-15T10:14:00Z">
            <w:rPr/>
          </w:rPrChange>
        </w:rPr>
        <w:t>oxidation</w:t>
      </w:r>
      <w:r>
        <w:rPr>
          <w:rFonts w:ascii="Times New Roman" w:cs="Times New Roman" w:hAnsi="Times New Roman"/>
          <w:sz w:val="28"/>
          <w:szCs w:val="28"/>
        </w:rPr>
        <w:t xml:space="preserve"> </w:t>
      </w:r>
      <w:r w:rsidRPr="28FEBE0D">
        <w:rPr>
          <w:rFonts w:ascii="Times New Roman" w:cs="Times New Roman"/>
          <w:sz w:val="28"/>
          <w:szCs w:val="28"/>
          <w:rPrChange w:id="20970" w:author="user pc" w:date="2022-03-15T10:14:00Z">
            <w:rPr/>
          </w:rPrChange>
        </w:rPr>
        <w:t>state</w:t>
      </w:r>
      <w:r>
        <w:rPr>
          <w:rFonts w:ascii="Times New Roman" w:cs="Times New Roman" w:hAnsi="Times New Roman"/>
          <w:sz w:val="28"/>
          <w:szCs w:val="28"/>
        </w:rPr>
        <w:t xml:space="preserve"> </w:t>
      </w:r>
      <w:r w:rsidRPr="AC259ABF">
        <w:rPr>
          <w:rFonts w:ascii="Times New Roman" w:cs="Times New Roman"/>
          <w:sz w:val="28"/>
          <w:szCs w:val="28"/>
          <w:rPrChange w:id="20971" w:author="user pc" w:date="2022-03-15T10:14:00Z">
            <w:rPr/>
          </w:rPrChange>
        </w:rPr>
        <w:t>of</w:t>
      </w:r>
      <w:r>
        <w:rPr>
          <w:rFonts w:ascii="Times New Roman" w:cs="Times New Roman" w:hAnsi="Times New Roman"/>
          <w:sz w:val="28"/>
          <w:szCs w:val="28"/>
        </w:rPr>
        <w:t xml:space="preserve"> </w:t>
      </w:r>
      <w:r w:rsidRPr="D1707066">
        <w:rPr>
          <w:rFonts w:ascii="Times New Roman" w:cs="Times New Roman"/>
          <w:sz w:val="28"/>
          <w:szCs w:val="28"/>
          <w:rPrChange w:id="20972" w:author="user pc" w:date="2022-03-15T10:14:00Z">
            <w:rPr/>
          </w:rPrChange>
        </w:rPr>
        <w:t>chromium</w:t>
      </w:r>
      <w:r>
        <w:rPr>
          <w:rFonts w:ascii="Times New Roman" w:cs="Times New Roman" w:hAnsi="Times New Roman"/>
          <w:sz w:val="28"/>
          <w:szCs w:val="28"/>
        </w:rPr>
        <w:t xml:space="preserve"> </w:t>
      </w:r>
      <w:r w:rsidRPr="4730E4AF">
        <w:rPr>
          <w:rFonts w:ascii="Times New Roman" w:cs="Times New Roman"/>
          <w:sz w:val="28"/>
          <w:szCs w:val="28"/>
          <w:rPrChange w:id="20973" w:author="user pc" w:date="2022-03-15T10:14:00Z">
            <w:rPr/>
          </w:rPrChange>
        </w:rPr>
        <w:t>is</w:t>
      </w:r>
      <w:r>
        <w:rPr>
          <w:rFonts w:ascii="Times New Roman" w:cs="Times New Roman" w:hAnsi="Times New Roman"/>
          <w:sz w:val="28"/>
          <w:szCs w:val="28"/>
        </w:rPr>
        <w:t xml:space="preserve"> </w:t>
      </w:r>
      <w:r w:rsidRPr="6C682009">
        <w:rPr>
          <w:rFonts w:ascii="Times New Roman" w:cs="Times New Roman"/>
          <w:sz w:val="28"/>
          <w:szCs w:val="28"/>
          <w:rPrChange w:id="20974" w:author="user pc" w:date="2022-03-15T10:14:00Z">
            <w:rPr/>
          </w:rPrChange>
        </w:rPr>
        <w:t>n:</w:t>
      </w:r>
    </w:p>
    <w:p>
      <w:pPr>
        <w:pStyle w:val="style0"/>
        <w:rPr>
          <w:rFonts w:ascii="Times New Roman" w:cs="Times New Roman"/>
          <w:sz w:val="28"/>
          <w:szCs w:val="28"/>
          <w:rPrChange w:id="20975" w:author="user pc" w:date="2022-03-15T10:14:00Z">
            <w:rPr/>
          </w:rPrChange>
        </w:rPr>
      </w:pPr>
      <w:r>
        <w:rPr>
          <w:rFonts w:ascii="Times New Roman" w:cs="Times New Roman" w:hAnsi="Times New Roman"/>
          <w:sz w:val="28"/>
          <w:szCs w:val="28"/>
        </w:rPr>
        <w:t xml:space="preserve">n </w:t>
      </w:r>
      <w:r w:rsidRPr="2F60CD80">
        <w:rPr>
          <w:rFonts w:ascii="Times New Roman" w:cs="Times New Roman"/>
          <w:sz w:val="28"/>
          <w:szCs w:val="28"/>
          <w:rPrChange w:id="20976" w:author="user pc" w:date="2022-03-15T10:14:00Z">
            <w:rPr/>
          </w:rPrChange>
        </w:rPr>
        <w:t>+</w:t>
      </w:r>
      <w:r>
        <w:rPr>
          <w:rFonts w:ascii="Times New Roman" w:cs="Times New Roman" w:hAnsi="Times New Roman"/>
          <w:sz w:val="28"/>
          <w:szCs w:val="28"/>
        </w:rPr>
        <w:t xml:space="preserve"> </w:t>
      </w:r>
      <w:r w:rsidRPr="35322777">
        <w:rPr>
          <w:rFonts w:ascii="Times New Roman" w:cs="Times New Roman"/>
          <w:sz w:val="28"/>
          <w:szCs w:val="28"/>
          <w:rPrChange w:id="20977" w:author="user pc" w:date="2022-03-15T10:14:00Z">
            <w:rPr/>
          </w:rPrChange>
        </w:rPr>
        <w:t>3(</w:t>
      </w:r>
      <w:r>
        <w:rPr>
          <w:rFonts w:ascii="Times New Roman" w:cs="Times New Roman" w:hAnsi="Times New Roman"/>
          <w:sz w:val="28"/>
          <w:szCs w:val="28"/>
        </w:rPr>
        <w:t xml:space="preserve"> </w:t>
      </w:r>
      <w:r w:rsidRPr="6736680C">
        <w:rPr>
          <w:rFonts w:ascii="Times New Roman" w:cs="Times New Roman"/>
          <w:sz w:val="28"/>
          <w:szCs w:val="28"/>
          <w:rPrChange w:id="20978" w:author="user pc" w:date="2022-03-15T10:14:00Z">
            <w:rPr/>
          </w:rPrChange>
        </w:rPr>
        <w:t>-1</w:t>
      </w:r>
      <w:r>
        <w:rPr>
          <w:rFonts w:ascii="Times New Roman" w:cs="Times New Roman" w:hAnsi="Times New Roman"/>
          <w:sz w:val="28"/>
          <w:szCs w:val="28"/>
        </w:rPr>
        <w:t xml:space="preserve"> </w:t>
      </w:r>
      <w:r w:rsidRPr="DA6DDBD1">
        <w:rPr>
          <w:rFonts w:ascii="Times New Roman" w:cs="Times New Roman"/>
          <w:sz w:val="28"/>
          <w:szCs w:val="28"/>
          <w:rPrChange w:id="20979" w:author="user pc" w:date="2022-03-15T10:14:00Z">
            <w:rPr/>
          </w:rPrChange>
        </w:rPr>
        <w:t>)</w:t>
      </w:r>
      <w:r>
        <w:rPr>
          <w:rFonts w:ascii="Times New Roman" w:cs="Times New Roman" w:hAnsi="Times New Roman"/>
          <w:sz w:val="28"/>
          <w:szCs w:val="28"/>
        </w:rPr>
        <w:t xml:space="preserve"> </w:t>
      </w:r>
      <w:r w:rsidRPr="E39FA0EA">
        <w:rPr>
          <w:rFonts w:ascii="Times New Roman" w:cs="Times New Roman"/>
          <w:sz w:val="28"/>
          <w:szCs w:val="28"/>
          <w:rPrChange w:id="20980" w:author="user pc" w:date="2022-03-15T10:14:00Z">
            <w:rPr/>
          </w:rPrChange>
        </w:rPr>
        <w:t>=</w:t>
      </w:r>
      <w:r>
        <w:rPr>
          <w:rFonts w:ascii="Times New Roman" w:cs="Times New Roman" w:hAnsi="Times New Roman"/>
          <w:sz w:val="28"/>
          <w:szCs w:val="28"/>
        </w:rPr>
        <w:t xml:space="preserve"> </w:t>
      </w:r>
      <w:r w:rsidRPr="00C61520">
        <w:rPr>
          <w:rFonts w:ascii="Times New Roman" w:cs="Times New Roman"/>
          <w:sz w:val="28"/>
          <w:szCs w:val="28"/>
          <w:rPrChange w:id="20981" w:author="user pc" w:date="2022-03-15T10:14:00Z">
            <w:rPr/>
          </w:rPrChange>
        </w:rPr>
        <w:t>0</w:t>
      </w:r>
    </w:p>
    <w:p>
      <w:pPr>
        <w:pStyle w:val="style0"/>
        <w:rPr>
          <w:rFonts w:ascii="Times New Roman" w:cs="Times New Roman"/>
          <w:sz w:val="28"/>
          <w:szCs w:val="28"/>
          <w:rPrChange w:id="20982" w:author="user pc" w:date="2022-03-15T10:14:00Z">
            <w:rPr/>
          </w:rPrChange>
        </w:rPr>
      </w:pPr>
      <w:r w:rsidRPr="AA8822BF">
        <w:rPr>
          <w:rFonts w:ascii="Times New Roman" w:cs="Times New Roman"/>
          <w:sz w:val="28"/>
          <w:szCs w:val="28"/>
          <w:rPrChange w:id="20983" w:author="user pc" w:date="2022-03-15T10:14:00Z">
            <w:rPr/>
          </w:rPrChange>
        </w:rPr>
        <w:t>n</w:t>
      </w:r>
      <w:r>
        <w:rPr>
          <w:rFonts w:ascii="Times New Roman" w:cs="Times New Roman" w:hAnsi="Times New Roman"/>
          <w:sz w:val="28"/>
          <w:szCs w:val="28"/>
        </w:rPr>
        <w:t xml:space="preserve"> </w:t>
      </w:r>
      <w:r w:rsidRPr="94D78D5D">
        <w:rPr>
          <w:rFonts w:ascii="Times New Roman" w:cs="Times New Roman"/>
          <w:sz w:val="28"/>
          <w:szCs w:val="28"/>
          <w:rPrChange w:id="20984" w:author="user pc" w:date="2022-03-15T10:14:00Z">
            <w:rPr/>
          </w:rPrChange>
        </w:rPr>
        <w:t>=</w:t>
      </w:r>
      <w:r>
        <w:rPr>
          <w:rFonts w:ascii="Times New Roman" w:cs="Times New Roman" w:hAnsi="Times New Roman"/>
          <w:sz w:val="28"/>
          <w:szCs w:val="28"/>
        </w:rPr>
        <w:t xml:space="preserve"> </w:t>
      </w:r>
      <w:r w:rsidRPr="66445341">
        <w:rPr>
          <w:rFonts w:ascii="Times New Roman" w:cs="Times New Roman"/>
          <w:sz w:val="28"/>
          <w:szCs w:val="28"/>
          <w:rPrChange w:id="20985" w:author="user pc" w:date="2022-03-15T10:14:00Z">
            <w:rPr/>
          </w:rPrChange>
        </w:rPr>
        <w:t>+3</w:t>
      </w:r>
      <w:r>
        <w:rPr>
          <w:rFonts w:ascii="Times New Roman" w:cs="Times New Roman" w:hAnsi="Times New Roman"/>
          <w:sz w:val="28"/>
          <w:szCs w:val="28"/>
        </w:rPr>
        <w:t xml:space="preserve"> </w:t>
      </w:r>
      <m:oMath>
        <m:r w:rsidRPr="24642D65">
          <m:rPr>
            <m:sty m:val="bi"/>
          </m:rPr>
          <w:rPr>
            <w:rFonts w:ascii="Cambria Math" w:cs="Times New Roman" w:hAnsi="Cambria Math"/>
            <w:sz w:val="28"/>
            <w:szCs w:val="28"/>
            <w:rPrChange w:id="20986" w:author="user pc" w:date="2022-03-15T10:14:00Z">
              <w:rPr>
                <w:rFonts w:ascii="Cambria Math" w:hAnsi="Cambria Math"/>
                <w:sz w:val="28"/>
                <w:szCs w:val="28"/>
              </w:rPr>
            </w:rPrChange>
          </w:rPr>
          <m:t>(Again,</m:t>
        </m:r>
        <m:r>
          <m:rPr>
            <m:sty m:val="bi"/>
          </m:rPr>
          <w:rPr>
            <w:rFonts w:ascii="Cambria Math" w:cs="Times New Roman" w:hAnsi="Cambria Math"/>
            <w:sz w:val="28"/>
            <w:szCs w:val="28"/>
          </w:rPr>
          <m:t xml:space="preserve"> </m:t>
        </m:r>
        <m:r w:rsidRPr="1A594D80">
          <m:rPr>
            <m:sty m:val="bi"/>
          </m:rPr>
          <w:rPr>
            <w:rFonts w:ascii="Cambria Math" w:cs="Times New Roman" w:hAnsi="Cambria Math"/>
            <w:sz w:val="28"/>
            <w:szCs w:val="28"/>
            <w:rPrChange w:id="20987" w:author="user pc" w:date="2022-03-15T10:14:00Z">
              <w:rPr>
                <w:rFonts w:ascii="Cambria Math" w:hAnsi="Cambria Math"/>
                <w:sz w:val="28"/>
                <w:szCs w:val="28"/>
              </w:rPr>
            </w:rPrChange>
          </w:rPr>
          <m:t>don't</m:t>
        </m:r>
        <m:r>
          <m:rPr>
            <m:sty m:val="bi"/>
          </m:rPr>
          <w:rPr>
            <w:rFonts w:ascii="Cambria Math" w:cs="Times New Roman" w:hAnsi="Cambria Math"/>
            <w:sz w:val="28"/>
            <w:szCs w:val="28"/>
          </w:rPr>
          <m:t xml:space="preserve"> </m:t>
        </m:r>
        <m:r w:rsidRPr="06FEE928">
          <m:rPr>
            <m:sty m:val="bi"/>
          </m:rPr>
          <w:rPr>
            <w:rFonts w:ascii="Cambria Math" w:cs="Times New Roman" w:hAnsi="Cambria Math"/>
            <w:sz w:val="28"/>
            <w:szCs w:val="28"/>
            <w:rPrChange w:id="20988" w:author="user pc" w:date="2022-03-15T10:14:00Z">
              <w:rPr>
                <w:rFonts w:ascii="Cambria Math" w:hAnsi="Cambria Math"/>
                <w:sz w:val="28"/>
                <w:szCs w:val="28"/>
              </w:rPr>
            </w:rPrChange>
          </w:rPr>
          <m:t>forget</m:t>
        </m:r>
        <m:r>
          <m:rPr>
            <m:sty m:val="bi"/>
          </m:rPr>
          <w:rPr>
            <w:rFonts w:ascii="Cambria Math" w:cs="Times New Roman" w:hAnsi="Cambria Math"/>
            <w:sz w:val="28"/>
            <w:szCs w:val="28"/>
          </w:rPr>
          <m:t xml:space="preserve"> </m:t>
        </m:r>
        <m:r w:rsidRPr="FAC22F0E">
          <m:rPr>
            <m:sty m:val="bi"/>
          </m:rPr>
          <w:rPr>
            <w:rFonts w:ascii="Cambria Math" w:cs="Times New Roman" w:hAnsi="Cambria Math"/>
            <w:sz w:val="28"/>
            <w:szCs w:val="28"/>
            <w:rPrChange w:id="20989" w:author="user pc" w:date="2022-03-15T10:14:00Z">
              <w:rPr>
                <w:rFonts w:ascii="Cambria Math" w:hAnsi="Cambria Math"/>
                <w:sz w:val="28"/>
                <w:szCs w:val="28"/>
              </w:rPr>
            </w:rPrChange>
          </w:rPr>
          <m:t>the</m:t>
        </m:r>
        <m:r>
          <m:rPr>
            <m:sty m:val="bi"/>
          </m:rPr>
          <w:rPr>
            <w:rFonts w:ascii="Cambria Math" w:cs="Times New Roman" w:hAnsi="Cambria Math"/>
            <w:sz w:val="28"/>
            <w:szCs w:val="28"/>
          </w:rPr>
          <m:t xml:space="preserve"> </m:t>
        </m:r>
        <m:r w:rsidRPr="6DDF1787">
          <m:rPr>
            <m:sty m:val="bi"/>
          </m:rPr>
          <w:rPr>
            <w:rFonts w:ascii="Cambria Math" w:cs="Times New Roman" w:hAnsi="Cambria Math"/>
            <w:sz w:val="28"/>
            <w:szCs w:val="28"/>
            <w:rPrChange w:id="20990" w:author="user pc" w:date="2022-03-15T10:14:00Z">
              <w:rPr>
                <w:rFonts w:ascii="Cambria Math" w:hAnsi="Cambria Math"/>
                <w:sz w:val="28"/>
                <w:szCs w:val="28"/>
              </w:rPr>
            </w:rPrChange>
          </w:rPr>
          <m:t>+sign)</m:t>
        </m:r>
      </m:oMath>
    </w:p>
    <w:p>
      <w:pPr>
        <w:pStyle w:val="style0"/>
        <w:rPr>
          <w:rFonts w:ascii="Times New Roman" w:cs="Times New Roman"/>
          <w:sz w:val="28"/>
          <w:szCs w:val="28"/>
          <w:rPrChange w:id="20991" w:author="user pc" w:date="2022-03-15T10:14:00Z">
            <w:rPr/>
          </w:rPrChange>
        </w:rPr>
      </w:pPr>
      <w:r w:rsidRPr="8EF1FB30">
        <w:rPr>
          <w:rFonts w:ascii="Times New Roman" w:cs="Times New Roman"/>
          <w:b/>
          <w:bCs/>
          <w:sz w:val="28"/>
          <w:szCs w:val="28"/>
          <w:rPrChange w:id="20992" w:author="user pc" w:date="2022-03-15T10:14:00Z">
            <w:rPr>
              <w:b/>
              <w:bCs/>
            </w:rPr>
          </w:rPrChange>
        </w:rPr>
        <w:t>Example 3:</w:t>
      </w:r>
      <w:r w:rsidRPr="AF40300F">
        <w:rPr>
          <w:rFonts w:ascii="Times New Roman" w:cs="Times New Roman"/>
          <w:sz w:val="28"/>
          <w:szCs w:val="28"/>
          <w:rPrChange w:id="20993" w:author="user pc" w:date="2022-03-15T10:14:00Z">
            <w:rPr/>
          </w:rPrChange>
        </w:rPr>
        <w:t xml:space="preserve"> Calculate the oxidation number of iron in [Fe(H</w:t>
      </w:r>
      <w:r w:rsidRPr="BC423C51">
        <w:rPr>
          <w:rFonts w:ascii="Times New Roman" w:cs="Times New Roman"/>
          <w:sz w:val="28"/>
          <w:szCs w:val="28"/>
          <w:vertAlign w:val="subscript"/>
          <w:rPrChange w:id="20994" w:author="user pc" w:date="2022-03-15T10:14:00Z">
            <w:rPr>
              <w:vertAlign w:val="subscript"/>
            </w:rPr>
          </w:rPrChange>
        </w:rPr>
        <w:t>2</w:t>
      </w:r>
      <w:r w:rsidRPr="650B574A">
        <w:rPr>
          <w:rFonts w:ascii="Times New Roman" w:cs="Times New Roman"/>
          <w:sz w:val="28"/>
          <w:szCs w:val="28"/>
          <w:rPrChange w:id="20995" w:author="user pc" w:date="2022-03-15T10:14:00Z">
            <w:rPr/>
          </w:rPrChange>
        </w:rPr>
        <w:t>O)</w:t>
      </w:r>
      <w:r w:rsidRPr="55058437">
        <w:rPr>
          <w:rFonts w:ascii="Times New Roman" w:cs="Times New Roman"/>
          <w:sz w:val="28"/>
          <w:szCs w:val="28"/>
          <w:vertAlign w:val="subscript"/>
          <w:rPrChange w:id="20996" w:author="user pc" w:date="2022-03-15T10:14:00Z">
            <w:rPr>
              <w:vertAlign w:val="subscript"/>
            </w:rPr>
          </w:rPrChange>
        </w:rPr>
        <w:t>6</w:t>
      </w:r>
      <w:r w:rsidRPr="5311A213">
        <w:rPr>
          <w:rFonts w:ascii="Times New Roman" w:cs="Times New Roman"/>
          <w:sz w:val="28"/>
          <w:szCs w:val="28"/>
          <w:rPrChange w:id="20997" w:author="user pc" w:date="2022-03-15T10:14:00Z">
            <w:rPr/>
          </w:rPrChange>
        </w:rPr>
        <w:t>]</w:t>
      </w:r>
      <w:r w:rsidRPr="4A81C219">
        <w:rPr>
          <w:rFonts w:ascii="Times New Roman" w:cs="Times New Roman"/>
          <w:sz w:val="28"/>
          <w:szCs w:val="28"/>
          <w:vertAlign w:val="superscript"/>
          <w:rPrChange w:id="20998" w:author="user pc" w:date="2022-03-15T10:14:00Z">
            <w:rPr>
              <w:vertAlign w:val="superscript"/>
            </w:rPr>
          </w:rPrChange>
        </w:rPr>
        <w:t>3+</w:t>
      </w:r>
    </w:p>
    <w:p>
      <w:pPr>
        <w:pStyle w:val="style0"/>
        <w:rPr>
          <w:rFonts w:ascii="Times New Roman" w:cs="Times New Roman"/>
          <w:b/>
          <w:bCs/>
          <w:sz w:val="28"/>
          <w:szCs w:val="28"/>
          <w:rPrChange w:id="20999" w:author="user pc" w:date="2022-03-15T10:14:00Z">
            <w:rPr>
              <w:b/>
              <w:bCs/>
            </w:rPr>
          </w:rPrChange>
        </w:rPr>
      </w:pPr>
      <w:r w:rsidRPr="55621860">
        <w:rPr>
          <w:rFonts w:ascii="Times New Roman" w:cs="Times New Roman"/>
          <w:b/>
          <w:bCs/>
          <w:sz w:val="28"/>
          <w:szCs w:val="28"/>
          <w:rPrChange w:id="21000" w:author="user pc" w:date="2022-03-15T10:14:00Z">
            <w:rPr>
              <w:b/>
              <w:bCs/>
            </w:rPr>
          </w:rPrChange>
        </w:rPr>
        <w:t>Solution</w:t>
      </w:r>
    </w:p>
    <w:p>
      <w:pPr>
        <w:pStyle w:val="style0"/>
        <w:rPr>
          <w:rFonts w:ascii="Times New Roman" w:cs="Times New Roman"/>
          <w:sz w:val="28"/>
          <w:szCs w:val="28"/>
          <w:rPrChange w:id="21001" w:author="user pc" w:date="2022-03-15T10:14:00Z">
            <w:rPr/>
          </w:rPrChange>
        </w:rPr>
      </w:pPr>
      <w:r w:rsidRPr="6CCD442F">
        <w:rPr>
          <w:rFonts w:ascii="Times New Roman" w:cs="Times New Roman"/>
          <w:sz w:val="28"/>
          <w:szCs w:val="28"/>
          <w:rPrChange w:id="21002" w:author="user pc" w:date="2022-03-15T10:14:00Z">
            <w:rPr/>
          </w:rPrChange>
        </w:rPr>
        <w:t xml:space="preserve"> The sum of the oxidation numbers of all constituent atoms must be</w:t>
      </w:r>
      <w:r>
        <w:rPr>
          <w:rFonts w:ascii="Times New Roman" w:cs="Times New Roman" w:hAnsi="Times New Roman"/>
          <w:sz w:val="28"/>
          <w:szCs w:val="28"/>
        </w:rPr>
        <w:t xml:space="preserve"> </w:t>
      </w:r>
      <w:r w:rsidRPr="0F2EB504">
        <w:rPr>
          <w:rFonts w:ascii="Times New Roman" w:cs="Times New Roman"/>
          <w:sz w:val="28"/>
          <w:szCs w:val="28"/>
          <w:rPrChange w:id="21003" w:author="user pc" w:date="2022-03-15T10:14:00Z">
            <w:rPr/>
          </w:rPrChange>
        </w:rPr>
        <w:t>equal to +3</w:t>
      </w:r>
      <w:r>
        <w:rPr>
          <w:rFonts w:ascii="Times New Roman" w:cs="Times New Roman" w:hAnsi="Times New Roman"/>
          <w:sz w:val="28"/>
          <w:szCs w:val="28"/>
        </w:rPr>
        <w:t xml:space="preserve"> </w:t>
      </w:r>
      <w:r w:rsidRPr="0AFD0CF2">
        <w:rPr>
          <w:rFonts w:ascii="Times New Roman" w:cs="Times New Roman"/>
          <w:sz w:val="28"/>
          <w:szCs w:val="28"/>
          <w:rPrChange w:id="21004" w:author="user pc" w:date="2022-03-15T10:14:00Z">
            <w:rPr/>
          </w:rPrChange>
        </w:rPr>
        <w:t>(charge on top of the compound). Also, the oxidation number of H</w:t>
      </w:r>
      <w:r w:rsidRPr="AAEDBC39">
        <w:rPr>
          <w:rFonts w:ascii="Times New Roman" w:cs="Times New Roman"/>
          <w:sz w:val="28"/>
          <w:szCs w:val="28"/>
          <w:vertAlign w:val="subscript"/>
          <w:rPrChange w:id="21005" w:author="user pc" w:date="2022-03-15T10:14:00Z">
            <w:rPr>
              <w:vertAlign w:val="subscript"/>
            </w:rPr>
          </w:rPrChange>
        </w:rPr>
        <w:t>2</w:t>
      </w:r>
      <w:r w:rsidRPr="63730041">
        <w:rPr>
          <w:rFonts w:ascii="Times New Roman" w:cs="Times New Roman"/>
          <w:sz w:val="28"/>
          <w:szCs w:val="28"/>
          <w:rPrChange w:id="21006" w:author="user pc" w:date="2022-03-15T10:14:00Z">
            <w:rPr/>
          </w:rPrChange>
        </w:rPr>
        <w:t>Ois 0 since it is neutral ligand. If the</w:t>
      </w:r>
      <w:r>
        <w:rPr>
          <w:rFonts w:ascii="Times New Roman" w:cs="Times New Roman" w:hAnsi="Times New Roman"/>
          <w:sz w:val="28"/>
          <w:szCs w:val="28"/>
        </w:rPr>
        <w:t xml:space="preserve"> </w:t>
      </w:r>
      <w:r w:rsidRPr="8543C121">
        <w:rPr>
          <w:rFonts w:ascii="Times New Roman" w:cs="Times New Roman"/>
          <w:sz w:val="28"/>
          <w:szCs w:val="28"/>
          <w:rPrChange w:id="21007" w:author="user pc" w:date="2022-03-15T10:14:00Z">
            <w:rPr/>
          </w:rPrChange>
        </w:rPr>
        <w:t>oxidation number of iron is x then;</w:t>
      </w:r>
      <w:r w:rsidRPr="240BFE5C">
        <w:rPr>
          <w:rFonts w:ascii="Times New Roman" w:cs="Times New Roman"/>
          <w:sz w:val="28"/>
          <w:szCs w:val="28"/>
          <w:rPrChange w:id="21008" w:author="user pc" w:date="2022-03-15T10:14:00Z">
            <w:rPr/>
          </w:rPrChange>
        </w:rPr>
        <w:cr/>
      </w:r>
      <w:r w:rsidRPr="DA6F0072">
        <w:rPr>
          <w:rFonts w:ascii="Times New Roman" w:cs="Times New Roman"/>
          <w:sz w:val="28"/>
          <w:szCs w:val="28"/>
          <w:rPrChange w:id="21009" w:author="user pc" w:date="2022-03-15T10:14:00Z">
            <w:rPr/>
          </w:rPrChange>
        </w:rPr>
        <w:t>x + (6 × 0) = +3</w:t>
      </w:r>
    </w:p>
    <w:p>
      <w:pPr>
        <w:pStyle w:val="style0"/>
        <w:rPr>
          <w:rFonts w:ascii="Times New Roman" w:cs="Times New Roman"/>
          <w:sz w:val="28"/>
          <w:szCs w:val="28"/>
          <w:rPrChange w:id="21010" w:author="user pc" w:date="2022-03-15T10:14:00Z">
            <w:rPr/>
          </w:rPrChange>
        </w:rPr>
      </w:pPr>
      <w:r w:rsidRPr="A3642D55">
        <w:rPr>
          <w:rFonts w:ascii="Cambria Math" w:cs="Cambria Math" w:hAnsi="Cambria Math"/>
          <w:sz w:val="28"/>
          <w:szCs w:val="28"/>
          <w:rPrChange w:id="21011" w:author="user pc" w:date="2022-03-15T10:14:00Z">
            <w:rPr/>
          </w:rPrChange>
        </w:rPr>
        <w:t>∴</w:t>
      </w:r>
      <w:r w:rsidRPr="411C3278">
        <w:rPr>
          <w:rFonts w:ascii="Times New Roman" w:cs="Times New Roman"/>
          <w:sz w:val="28"/>
          <w:szCs w:val="28"/>
          <w:rPrChange w:id="21012" w:author="user pc" w:date="2022-03-15T10:14:00Z">
            <w:rPr/>
          </w:rPrChange>
        </w:rPr>
        <w:t xml:space="preserve"> x = +3</w:t>
      </w:r>
      <w:r w:rsidRPr="81668483">
        <w:rPr>
          <w:rFonts w:ascii="Times New Roman" w:cs="Times New Roman"/>
          <w:sz w:val="28"/>
          <w:szCs w:val="28"/>
          <w:rPrChange w:id="21013" w:author="user pc" w:date="2022-03-15T10:14:00Z">
            <w:rPr/>
          </w:rPrChange>
        </w:rPr>
        <w:cr/>
      </w:r>
    </w:p>
    <w:p>
      <w:pPr>
        <w:pStyle w:val="style0"/>
        <w:rPr>
          <w:rFonts w:ascii="Times New Roman" w:cs="Times New Roman"/>
          <w:sz w:val="28"/>
          <w:szCs w:val="28"/>
          <w:rPrChange w:id="21014" w:author="user pc" w:date="2022-03-15T10:14:00Z">
            <w:rPr/>
          </w:rPrChange>
        </w:rPr>
      </w:pPr>
      <w:r w:rsidRPr="12B2E5B6">
        <w:rPr>
          <w:rFonts w:ascii="Times New Roman" w:cs="Times New Roman"/>
          <w:b/>
          <w:bCs/>
          <w:sz w:val="28"/>
          <w:szCs w:val="28"/>
          <w:rPrChange w:id="21015" w:author="user pc" w:date="2022-03-15T10:14:00Z">
            <w:rPr>
              <w:b/>
              <w:bCs/>
            </w:rPr>
          </w:rPrChange>
        </w:rPr>
        <w:t>Example</w:t>
      </w:r>
      <w:r>
        <w:rPr>
          <w:rFonts w:ascii="Times New Roman" w:cs="Times New Roman" w:hAnsi="Times New Roman"/>
          <w:b/>
          <w:bCs/>
          <w:sz w:val="28"/>
          <w:szCs w:val="28"/>
        </w:rPr>
        <w:t xml:space="preserve"> </w:t>
      </w:r>
      <w:r w:rsidRPr="D2C75B13">
        <w:rPr>
          <w:rFonts w:ascii="Times New Roman" w:cs="Times New Roman"/>
          <w:b/>
          <w:bCs/>
          <w:sz w:val="28"/>
          <w:szCs w:val="28"/>
          <w:rPrChange w:id="21016" w:author="user pc" w:date="2022-03-15T10:14:00Z">
            <w:rPr>
              <w:b/>
              <w:bCs/>
            </w:rPr>
          </w:rPrChange>
        </w:rPr>
        <w:t>4:</w:t>
      </w:r>
      <w:r w:rsidRPr="9F1784A9">
        <w:rPr>
          <w:rFonts w:ascii="Times New Roman" w:cs="Times New Roman"/>
          <w:sz w:val="28"/>
          <w:szCs w:val="28"/>
          <w:rPrChange w:id="21017" w:author="user pc" w:date="2022-03-15T10:14:00Z">
            <w:rPr/>
          </w:rPrChange>
        </w:rPr>
        <w:t xml:space="preserve"> Determine the oxidation number of platinum in [Pt(NH</w:t>
      </w:r>
      <w:r w:rsidRPr="080214ED">
        <w:rPr>
          <w:rFonts w:ascii="Times New Roman" w:cs="Times New Roman"/>
          <w:sz w:val="28"/>
          <w:szCs w:val="28"/>
          <w:vertAlign w:val="subscript"/>
          <w:rPrChange w:id="21018" w:author="user pc" w:date="2022-03-15T10:14:00Z">
            <w:rPr>
              <w:vertAlign w:val="subscript"/>
            </w:rPr>
          </w:rPrChange>
        </w:rPr>
        <w:t>3</w:t>
      </w:r>
      <w:r w:rsidRPr="AE619838">
        <w:rPr>
          <w:rFonts w:ascii="Times New Roman" w:cs="Times New Roman"/>
          <w:sz w:val="28"/>
          <w:szCs w:val="28"/>
          <w:rPrChange w:id="21019" w:author="user pc" w:date="2022-03-15T10:14:00Z">
            <w:rPr/>
          </w:rPrChange>
        </w:rPr>
        <w:t>)</w:t>
      </w:r>
      <w:r w:rsidRPr="B1937CAD">
        <w:rPr>
          <w:rFonts w:ascii="Times New Roman" w:cs="Times New Roman"/>
          <w:sz w:val="28"/>
          <w:szCs w:val="28"/>
          <w:vertAlign w:val="subscript"/>
          <w:rPrChange w:id="21020" w:author="user pc" w:date="2022-03-15T10:14:00Z">
            <w:rPr>
              <w:vertAlign w:val="subscript"/>
            </w:rPr>
          </w:rPrChange>
        </w:rPr>
        <w:t>2</w:t>
      </w:r>
      <w:r w:rsidRPr="925D6564">
        <w:rPr>
          <w:rFonts w:ascii="Times New Roman" w:cs="Times New Roman"/>
          <w:sz w:val="28"/>
          <w:szCs w:val="28"/>
          <w:rPrChange w:id="21021" w:author="user pc" w:date="2022-03-15T10:14:00Z">
            <w:rPr/>
          </w:rPrChange>
        </w:rPr>
        <w:t>Cl</w:t>
      </w:r>
      <w:r w:rsidRPr="1376F3CA">
        <w:rPr>
          <w:rFonts w:ascii="Times New Roman" w:cs="Times New Roman"/>
          <w:sz w:val="28"/>
          <w:szCs w:val="28"/>
          <w:vertAlign w:val="subscript"/>
          <w:rPrChange w:id="21022" w:author="user pc" w:date="2022-03-15T10:14:00Z">
            <w:rPr>
              <w:vertAlign w:val="subscript"/>
            </w:rPr>
          </w:rPrChange>
        </w:rPr>
        <w:t>4</w:t>
      </w:r>
      <w:r w:rsidRPr="0954ED42">
        <w:rPr>
          <w:rFonts w:ascii="Times New Roman" w:cs="Times New Roman"/>
          <w:sz w:val="28"/>
          <w:szCs w:val="28"/>
          <w:rPrChange w:id="21023" w:author="user pc" w:date="2022-03-15T10:14:00Z">
            <w:rPr/>
          </w:rPrChange>
        </w:rPr>
        <w:t>].</w:t>
      </w:r>
    </w:p>
    <w:p>
      <w:pPr>
        <w:pStyle w:val="style0"/>
        <w:rPr>
          <w:rFonts w:ascii="Times New Roman" w:cs="Times New Roman"/>
          <w:b/>
          <w:bCs/>
          <w:sz w:val="28"/>
          <w:szCs w:val="28"/>
          <w:rPrChange w:id="21024" w:author="user pc" w:date="2022-03-15T10:14:00Z">
            <w:rPr>
              <w:b/>
              <w:bCs/>
            </w:rPr>
          </w:rPrChange>
        </w:rPr>
      </w:pPr>
      <w:r w:rsidRPr="9BBCB025">
        <w:rPr>
          <w:rFonts w:ascii="Times New Roman" w:cs="Times New Roman"/>
          <w:b/>
          <w:bCs/>
          <w:sz w:val="28"/>
          <w:szCs w:val="28"/>
          <w:rPrChange w:id="21025" w:author="user pc" w:date="2022-03-15T10:14:00Z">
            <w:rPr>
              <w:b/>
              <w:bCs/>
            </w:rPr>
          </w:rPrChange>
        </w:rPr>
        <w:t>Solution</w:t>
      </w:r>
    </w:p>
    <w:p>
      <w:pPr>
        <w:pStyle w:val="style0"/>
        <w:rPr>
          <w:rFonts w:ascii="Times New Roman" w:cs="Times New Roman"/>
          <w:sz w:val="28"/>
          <w:szCs w:val="28"/>
          <w:rPrChange w:id="21026" w:author="user pc" w:date="2022-03-15T10:14:00Z">
            <w:rPr/>
          </w:rPrChange>
        </w:rPr>
      </w:pPr>
      <w:r w:rsidRPr="C47B357E">
        <w:rPr>
          <w:rFonts w:ascii="Times New Roman" w:cs="Times New Roman"/>
          <w:sz w:val="28"/>
          <w:szCs w:val="28"/>
          <w:rPrChange w:id="21027" w:author="user pc" w:date="2022-03-15T10:14:00Z">
            <w:rPr/>
          </w:rPrChange>
        </w:rPr>
        <w:t>Let the oxidation number of platinum be x. Since NH</w:t>
      </w:r>
      <w:r w:rsidRPr="35BE20B7">
        <w:rPr>
          <w:rFonts w:ascii="Times New Roman" w:cs="Times New Roman"/>
          <w:sz w:val="28"/>
          <w:szCs w:val="28"/>
          <w:vertAlign w:val="subscript"/>
          <w:rPrChange w:id="21028" w:author="user pc" w:date="2022-03-15T10:14:00Z">
            <w:rPr/>
          </w:rPrChange>
        </w:rPr>
        <w:t>3</w:t>
      </w:r>
      <w:r>
        <w:rPr>
          <w:rFonts w:ascii="Times New Roman" w:cs="Times New Roman" w:hAnsi="Times New Roman"/>
          <w:sz w:val="28"/>
          <w:szCs w:val="28"/>
        </w:rPr>
        <w:t xml:space="preserve"> </w:t>
      </w:r>
      <w:r w:rsidRPr="E93AA745">
        <w:rPr>
          <w:rFonts w:ascii="Times New Roman" w:cs="Times New Roman"/>
          <w:sz w:val="28"/>
          <w:szCs w:val="28"/>
          <w:rPrChange w:id="21029" w:author="user pc" w:date="2022-03-15T10:14:00Z">
            <w:rPr/>
          </w:rPrChange>
        </w:rPr>
        <w:t>is a neutral ligand, then;</w:t>
      </w:r>
    </w:p>
    <w:p>
      <w:pPr>
        <w:pStyle w:val="style0"/>
        <w:rPr>
          <w:rFonts w:ascii="Times New Roman" w:cs="Times New Roman"/>
          <w:sz w:val="28"/>
          <w:szCs w:val="28"/>
          <w:rPrChange w:id="21030" w:author="user pc" w:date="2022-03-15T10:14:00Z">
            <w:rPr/>
          </w:rPrChange>
        </w:rPr>
      </w:pPr>
      <w:r w:rsidRPr="E17FA0F0">
        <w:rPr>
          <w:rFonts w:ascii="Times New Roman" w:cs="Times New Roman"/>
          <w:sz w:val="28"/>
          <w:szCs w:val="28"/>
          <w:rPrChange w:id="21031" w:author="user pc" w:date="2022-03-15T10:14:00Z">
            <w:rPr/>
          </w:rPrChange>
        </w:rPr>
        <w:t>x + (2 × 0) + (4 × {–1}) = 0</w:t>
      </w:r>
    </w:p>
    <w:p>
      <w:pPr>
        <w:pStyle w:val="style0"/>
        <w:rPr>
          <w:rFonts w:ascii="Times New Roman" w:cs="Times New Roman"/>
          <w:sz w:val="28"/>
          <w:szCs w:val="28"/>
          <w:rPrChange w:id="21032" w:author="user pc" w:date="2022-03-15T10:14:00Z">
            <w:rPr/>
          </w:rPrChange>
        </w:rPr>
      </w:pPr>
      <w:r w:rsidRPr="3985A539">
        <w:rPr>
          <w:rFonts w:ascii="Times New Roman" w:cs="Times New Roman"/>
          <w:sz w:val="28"/>
          <w:szCs w:val="28"/>
          <w:rPrChange w:id="21033" w:author="user pc" w:date="2022-03-15T10:14:00Z">
            <w:rPr/>
          </w:rPrChange>
        </w:rPr>
        <w:t>So, x – 4 = 0</w:t>
      </w:r>
    </w:p>
    <w:p>
      <w:pPr>
        <w:pStyle w:val="style0"/>
        <w:rPr>
          <w:rFonts w:ascii="Times New Roman" w:cs="Times New Roman"/>
          <w:sz w:val="28"/>
          <w:szCs w:val="28"/>
          <w:rPrChange w:id="21034" w:author="user pc" w:date="2022-03-15T10:14:00Z">
            <w:rPr/>
          </w:rPrChange>
        </w:rPr>
      </w:pPr>
      <w:r w:rsidRPr="8591534A">
        <w:rPr>
          <w:rFonts w:ascii="Cambria Math" w:cs="Cambria Math" w:hAnsi="Cambria Math"/>
          <w:sz w:val="28"/>
          <w:szCs w:val="28"/>
          <w:rPrChange w:id="21035" w:author="user pc" w:date="2022-03-15T10:14:00Z">
            <w:rPr/>
          </w:rPrChange>
        </w:rPr>
        <w:t>∴</w:t>
      </w:r>
      <w:r w:rsidRPr="73E8E581">
        <w:rPr>
          <w:rFonts w:ascii="Times New Roman" w:cs="Times New Roman"/>
          <w:sz w:val="28"/>
          <w:szCs w:val="28"/>
          <w:rPrChange w:id="21036" w:author="user pc" w:date="2022-03-15T10:14:00Z">
            <w:rPr/>
          </w:rPrChange>
        </w:rPr>
        <w:t xml:space="preserve"> x = +4</w:t>
      </w:r>
      <w:r w:rsidRPr="35E7BB04">
        <w:rPr>
          <w:rFonts w:ascii="Times New Roman" w:cs="Times New Roman"/>
          <w:sz w:val="28"/>
          <w:szCs w:val="28"/>
          <w:rPrChange w:id="21037" w:author="user pc" w:date="2022-03-15T10:14:00Z">
            <w:rPr/>
          </w:rPrChange>
        </w:rPr>
        <w:cr/>
      </w:r>
    </w:p>
    <w:p>
      <w:pPr>
        <w:pStyle w:val="style0"/>
        <w:rPr>
          <w:rFonts w:ascii="Times New Roman" w:cs="Times New Roman"/>
          <w:sz w:val="28"/>
          <w:szCs w:val="28"/>
          <w:rPrChange w:id="21038" w:author="user pc" w:date="2022-03-15T10:14:00Z">
            <w:rPr/>
          </w:rPrChange>
        </w:rPr>
      </w:pPr>
      <w:r>
        <w:rPr>
          <w:rFonts w:ascii="Times New Roman" w:cs="Times New Roman" w:hAnsi="Times New Roman"/>
          <w:b/>
          <w:sz w:val="28"/>
          <w:szCs w:val="28"/>
        </w:rPr>
        <w:t>Example 5</w:t>
      </w:r>
      <w:r w:rsidRPr="5396E97D">
        <w:rPr>
          <w:rFonts w:ascii="Times New Roman" w:cs="Times New Roman"/>
          <w:b/>
          <w:sz w:val="28"/>
          <w:szCs w:val="28"/>
          <w:rPrChange w:id="21039" w:author="user pc" w:date="2022-03-15T10:14:00Z">
            <w:rPr>
              <w:b/>
            </w:rPr>
          </w:rPrChange>
        </w:rPr>
        <w:t>:</w:t>
      </w:r>
      <w:r>
        <w:rPr>
          <w:rFonts w:ascii="Times New Roman" w:cs="Times New Roman" w:hAnsi="Times New Roman"/>
          <w:b/>
          <w:sz w:val="28"/>
          <w:szCs w:val="28"/>
        </w:rPr>
        <w:t xml:space="preserve"> </w:t>
      </w:r>
      <w:r w:rsidRPr="8B19AF4B">
        <w:rPr>
          <w:rFonts w:ascii="Times New Roman" w:cs="Times New Roman"/>
          <w:sz w:val="28"/>
          <w:szCs w:val="28"/>
          <w:rPrChange w:id="21040" w:author="user pc" w:date="2022-03-15T10:14:00Z">
            <w:rPr/>
          </w:rPrChange>
        </w:rPr>
        <w:t>What</w:t>
      </w:r>
      <w:r>
        <w:rPr>
          <w:rFonts w:ascii="Times New Roman" w:cs="Times New Roman" w:hAnsi="Times New Roman"/>
          <w:sz w:val="28"/>
          <w:szCs w:val="28"/>
        </w:rPr>
        <w:t xml:space="preserve"> </w:t>
      </w:r>
      <w:r w:rsidRPr="9C2041EC">
        <w:rPr>
          <w:rFonts w:ascii="Times New Roman" w:cs="Times New Roman"/>
          <w:sz w:val="28"/>
          <w:szCs w:val="28"/>
          <w:rPrChange w:id="21041" w:author="user pc" w:date="2022-03-15T10:14:00Z">
            <w:rPr/>
          </w:rPrChange>
        </w:rPr>
        <w:t>is</w:t>
      </w:r>
      <w:r>
        <w:rPr>
          <w:rFonts w:ascii="Times New Roman" w:cs="Times New Roman" w:hAnsi="Times New Roman"/>
          <w:sz w:val="28"/>
          <w:szCs w:val="28"/>
        </w:rPr>
        <w:t xml:space="preserve"> </w:t>
      </w:r>
      <w:r w:rsidRPr="B092CA67">
        <w:rPr>
          <w:rFonts w:ascii="Times New Roman" w:cs="Times New Roman"/>
          <w:sz w:val="28"/>
          <w:szCs w:val="28"/>
          <w:rPrChange w:id="21042" w:author="user pc" w:date="2022-03-15T10:14:00Z">
            <w:rPr/>
          </w:rPrChange>
        </w:rPr>
        <w:t>the</w:t>
      </w:r>
      <w:r>
        <w:rPr>
          <w:rFonts w:ascii="Times New Roman" w:cs="Times New Roman" w:hAnsi="Times New Roman"/>
          <w:sz w:val="28"/>
          <w:szCs w:val="28"/>
        </w:rPr>
        <w:t xml:space="preserve"> </w:t>
      </w:r>
      <w:r w:rsidRPr="499C4493">
        <w:rPr>
          <w:rFonts w:ascii="Times New Roman" w:cs="Times New Roman"/>
          <w:sz w:val="28"/>
          <w:szCs w:val="28"/>
          <w:rPrChange w:id="21043" w:author="user pc" w:date="2022-03-15T10:14:00Z">
            <w:rPr/>
          </w:rPrChange>
        </w:rPr>
        <w:t>oxidation</w:t>
      </w:r>
      <w:r>
        <w:rPr>
          <w:rFonts w:ascii="Times New Roman" w:cs="Times New Roman" w:hAnsi="Times New Roman"/>
          <w:sz w:val="28"/>
          <w:szCs w:val="28"/>
        </w:rPr>
        <w:t xml:space="preserve"> </w:t>
      </w:r>
      <w:r w:rsidRPr="5461183B">
        <w:rPr>
          <w:rFonts w:ascii="Times New Roman" w:cs="Times New Roman"/>
          <w:sz w:val="28"/>
          <w:szCs w:val="28"/>
          <w:rPrChange w:id="21044" w:author="user pc" w:date="2022-03-15T10:14:00Z">
            <w:rPr/>
          </w:rPrChange>
        </w:rPr>
        <w:t>state</w:t>
      </w:r>
      <w:r>
        <w:rPr>
          <w:rFonts w:ascii="Times New Roman" w:cs="Times New Roman" w:hAnsi="Times New Roman"/>
          <w:sz w:val="28"/>
          <w:szCs w:val="28"/>
        </w:rPr>
        <w:t xml:space="preserve"> </w:t>
      </w:r>
      <w:r w:rsidRPr="79D85470">
        <w:rPr>
          <w:rFonts w:ascii="Times New Roman" w:cs="Times New Roman"/>
          <w:sz w:val="28"/>
          <w:szCs w:val="28"/>
          <w:rPrChange w:id="21045" w:author="user pc" w:date="2022-03-15T10:14:00Z">
            <w:rPr/>
          </w:rPrChange>
        </w:rPr>
        <w:t>of</w:t>
      </w:r>
      <w:r>
        <w:rPr>
          <w:rFonts w:ascii="Times New Roman" w:cs="Times New Roman" w:hAnsi="Times New Roman"/>
          <w:sz w:val="28"/>
          <w:szCs w:val="28"/>
        </w:rPr>
        <w:t xml:space="preserve"> </w:t>
      </w:r>
      <w:r w:rsidRPr="9BE05E98">
        <w:rPr>
          <w:rFonts w:ascii="Times New Roman" w:cs="Times New Roman"/>
          <w:sz w:val="28"/>
          <w:szCs w:val="28"/>
          <w:rPrChange w:id="21046" w:author="user pc" w:date="2022-03-15T10:14:00Z">
            <w:rPr/>
          </w:rPrChange>
        </w:rPr>
        <w:t>chromium</w:t>
      </w:r>
      <w:r>
        <w:rPr>
          <w:rFonts w:ascii="Times New Roman" w:cs="Times New Roman" w:hAnsi="Times New Roman"/>
          <w:sz w:val="28"/>
          <w:szCs w:val="28"/>
        </w:rPr>
        <w:t xml:space="preserve"> </w:t>
      </w:r>
      <w:r w:rsidRPr="9BD1ADBB">
        <w:rPr>
          <w:rFonts w:ascii="Times New Roman" w:cs="Times New Roman"/>
          <w:sz w:val="28"/>
          <w:szCs w:val="28"/>
          <w:rPrChange w:id="21047" w:author="user pc" w:date="2022-03-15T10:14:00Z">
            <w:rPr/>
          </w:rPrChange>
        </w:rPr>
        <w:t>in</w:t>
      </w:r>
      <w:r>
        <w:rPr>
          <w:rFonts w:ascii="Times New Roman" w:cs="Times New Roman" w:hAnsi="Times New Roman"/>
          <w:sz w:val="28"/>
          <w:szCs w:val="28"/>
        </w:rPr>
        <w:t xml:space="preserve"> </w:t>
      </w:r>
      <w:r w:rsidRPr="D6A6D22E">
        <w:rPr>
          <w:rFonts w:ascii="Times New Roman" w:cs="Times New Roman"/>
          <w:sz w:val="28"/>
          <w:szCs w:val="28"/>
          <w:rPrChange w:id="21048" w:author="user pc" w:date="2022-03-15T10:14:00Z">
            <w:rPr/>
          </w:rPrChange>
        </w:rPr>
        <w:t>Cr(H</w:t>
      </w:r>
      <w:r w:rsidRPr="8E316278">
        <w:rPr>
          <w:rFonts w:ascii="Times New Roman" w:cs="Times New Roman"/>
          <w:sz w:val="28"/>
          <w:szCs w:val="28"/>
          <w:vertAlign w:val="subscript"/>
          <w:rPrChange w:id="21049" w:author="user pc" w:date="2022-03-15T10:14:00Z">
            <w:rPr>
              <w:vertAlign w:val="subscript"/>
            </w:rPr>
          </w:rPrChange>
        </w:rPr>
        <w:t>2</w:t>
      </w:r>
      <w:r w:rsidRPr="0CB06988">
        <w:rPr>
          <w:rFonts w:ascii="Times New Roman" w:cs="Times New Roman"/>
          <w:sz w:val="28"/>
          <w:szCs w:val="28"/>
          <w:rPrChange w:id="21050" w:author="user pc" w:date="2022-03-15T10:14:00Z">
            <w:rPr/>
          </w:rPrChange>
        </w:rPr>
        <w:t>O)</w:t>
      </w:r>
      <w:r w:rsidRPr="6D50A7A5">
        <w:rPr>
          <w:rFonts w:ascii="Times New Roman" w:cs="Times New Roman"/>
          <w:sz w:val="28"/>
          <w:szCs w:val="28"/>
          <w:vertAlign w:val="subscript"/>
          <w:rPrChange w:id="21051" w:author="user pc" w:date="2022-03-15T10:14:00Z">
            <w:rPr>
              <w:vertAlign w:val="subscript"/>
            </w:rPr>
          </w:rPrChange>
        </w:rPr>
        <w:t>6</w:t>
      </w:r>
      <w:r w:rsidRPr="38BD90D8">
        <w:rPr>
          <w:rFonts w:ascii="Times New Roman" w:cs="Times New Roman"/>
          <w:sz w:val="28"/>
          <w:szCs w:val="28"/>
          <w:vertAlign w:val="superscript"/>
          <w:rPrChange w:id="21052" w:author="user pc" w:date="2022-03-15T10:14:00Z">
            <w:rPr>
              <w:vertAlign w:val="superscript"/>
            </w:rPr>
          </w:rPrChange>
        </w:rPr>
        <w:t>3+</w:t>
      </w:r>
      <w:r w:rsidRPr="522C54CE">
        <w:rPr>
          <w:rFonts w:ascii="Times New Roman" w:cs="Times New Roman"/>
          <w:sz w:val="28"/>
          <w:szCs w:val="28"/>
          <w:rPrChange w:id="21053" w:author="user pc" w:date="2022-03-15T10:14:00Z">
            <w:rPr/>
          </w:rPrChange>
        </w:rPr>
        <w:t>?</w:t>
      </w:r>
    </w:p>
    <w:p>
      <w:pPr>
        <w:pStyle w:val="style0"/>
        <w:rPr>
          <w:rFonts w:ascii="Times New Roman" w:cs="Times New Roman"/>
          <w:sz w:val="28"/>
          <w:szCs w:val="28"/>
          <w:rPrChange w:id="21054" w:author="user pc" w:date="2022-03-15T10:14:00Z">
            <w:rPr/>
          </w:rPrChange>
        </w:rPr>
      </w:pPr>
      <w:r w:rsidRPr="254C0110">
        <w:rPr>
          <w:rFonts w:ascii="Times New Roman" w:cs="Times New Roman"/>
          <w:b/>
          <w:sz w:val="28"/>
          <w:szCs w:val="28"/>
          <w:rPrChange w:id="21055" w:author="user pc" w:date="2022-03-15T10:14:00Z">
            <w:rPr>
              <w:b/>
            </w:rPr>
          </w:rPrChange>
        </w:rPr>
        <w:t>Solution</w:t>
      </w:r>
    </w:p>
    <w:p>
      <w:pPr>
        <w:pStyle w:val="style0"/>
        <w:rPr>
          <w:rFonts w:ascii="Times New Roman" w:cs="Times New Roman"/>
          <w:sz w:val="28"/>
          <w:szCs w:val="28"/>
          <w:rPrChange w:id="21056" w:author="user pc" w:date="2022-03-15T10:14:00Z">
            <w:rPr/>
          </w:rPrChange>
        </w:rPr>
      </w:pPr>
      <w:r w:rsidRPr="D19AF3CC">
        <w:rPr>
          <w:rFonts w:ascii="Times New Roman" w:cs="Times New Roman"/>
          <w:sz w:val="28"/>
          <w:szCs w:val="28"/>
          <w:rPrChange w:id="21057" w:author="user pc" w:date="2022-03-15T10:14:00Z">
            <w:rPr/>
          </w:rPrChange>
        </w:rPr>
        <w:t>This</w:t>
      </w:r>
      <w:r>
        <w:rPr>
          <w:rFonts w:ascii="Times New Roman" w:cs="Times New Roman" w:hAnsi="Times New Roman"/>
          <w:sz w:val="28"/>
          <w:szCs w:val="28"/>
        </w:rPr>
        <w:t xml:space="preserve"> </w:t>
      </w:r>
      <w:r w:rsidRPr="D78CF71F">
        <w:rPr>
          <w:rFonts w:ascii="Times New Roman" w:cs="Times New Roman"/>
          <w:sz w:val="28"/>
          <w:szCs w:val="28"/>
          <w:rPrChange w:id="21058" w:author="user pc" w:date="2022-03-15T10:14:00Z">
            <w:rPr/>
          </w:rPrChange>
        </w:rPr>
        <w:t>is</w:t>
      </w:r>
      <w:r>
        <w:rPr>
          <w:rFonts w:ascii="Times New Roman" w:cs="Times New Roman" w:hAnsi="Times New Roman"/>
          <w:sz w:val="28"/>
          <w:szCs w:val="28"/>
        </w:rPr>
        <w:t xml:space="preserve"> </w:t>
      </w:r>
      <w:r w:rsidRPr="EB95FCA0">
        <w:rPr>
          <w:rFonts w:ascii="Times New Roman" w:cs="Times New Roman"/>
          <w:sz w:val="28"/>
          <w:szCs w:val="28"/>
          <w:rPrChange w:id="21059" w:author="user pc" w:date="2022-03-15T10:14:00Z">
            <w:rPr/>
          </w:rPrChange>
        </w:rPr>
        <w:t>an</w:t>
      </w:r>
      <w:r>
        <w:rPr>
          <w:rFonts w:ascii="Times New Roman" w:cs="Times New Roman" w:hAnsi="Times New Roman"/>
          <w:sz w:val="28"/>
          <w:szCs w:val="28"/>
        </w:rPr>
        <w:t xml:space="preserve"> </w:t>
      </w:r>
      <w:r w:rsidRPr="9C93C68E">
        <w:rPr>
          <w:rFonts w:ascii="Times New Roman" w:cs="Times New Roman"/>
          <w:sz w:val="28"/>
          <w:szCs w:val="28"/>
          <w:rPrChange w:id="21060" w:author="user pc" w:date="2022-03-15T10:14:00Z">
            <w:rPr/>
          </w:rPrChange>
        </w:rPr>
        <w:t>ion</w:t>
      </w:r>
      <w:r>
        <w:rPr>
          <w:rFonts w:ascii="Times New Roman" w:cs="Times New Roman" w:hAnsi="Times New Roman"/>
          <w:sz w:val="28"/>
          <w:szCs w:val="28"/>
        </w:rPr>
        <w:t xml:space="preserve"> </w:t>
      </w:r>
      <w:r w:rsidRPr="FB348557">
        <w:rPr>
          <w:rFonts w:ascii="Times New Roman" w:cs="Times New Roman"/>
          <w:sz w:val="28"/>
          <w:szCs w:val="28"/>
          <w:rPrChange w:id="21061" w:author="user pc" w:date="2022-03-15T10:14:00Z">
            <w:rPr/>
          </w:rPrChange>
        </w:rPr>
        <w:t>and</w:t>
      </w:r>
      <w:r>
        <w:rPr>
          <w:rFonts w:ascii="Times New Roman" w:cs="Times New Roman" w:hAnsi="Times New Roman"/>
          <w:sz w:val="28"/>
          <w:szCs w:val="28"/>
        </w:rPr>
        <w:t xml:space="preserve"> </w:t>
      </w:r>
      <w:r w:rsidRPr="C033B562">
        <w:rPr>
          <w:rFonts w:ascii="Times New Roman" w:cs="Times New Roman"/>
          <w:sz w:val="28"/>
          <w:szCs w:val="28"/>
          <w:rPrChange w:id="21062" w:author="user pc" w:date="2022-03-15T10:14:00Z">
            <w:rPr/>
          </w:rPrChange>
        </w:rPr>
        <w:t>so</w:t>
      </w:r>
      <w:r>
        <w:rPr>
          <w:rFonts w:ascii="Times New Roman" w:cs="Times New Roman" w:hAnsi="Times New Roman"/>
          <w:sz w:val="28"/>
          <w:szCs w:val="28"/>
        </w:rPr>
        <w:t xml:space="preserve"> </w:t>
      </w:r>
      <w:r w:rsidRPr="1AC0A1F4">
        <w:rPr>
          <w:rFonts w:ascii="Times New Roman" w:cs="Times New Roman"/>
          <w:sz w:val="28"/>
          <w:szCs w:val="28"/>
          <w:rPrChange w:id="21063" w:author="user pc" w:date="2022-03-15T10:14:00Z">
            <w:rPr/>
          </w:rPrChange>
        </w:rPr>
        <w:t>the</w:t>
      </w:r>
      <w:r>
        <w:rPr>
          <w:rFonts w:ascii="Times New Roman" w:cs="Times New Roman" w:hAnsi="Times New Roman"/>
          <w:sz w:val="28"/>
          <w:szCs w:val="28"/>
        </w:rPr>
        <w:t xml:space="preserve"> </w:t>
      </w:r>
      <w:r w:rsidRPr="409CD888">
        <w:rPr>
          <w:rFonts w:ascii="Times New Roman" w:cs="Times New Roman"/>
          <w:sz w:val="28"/>
          <w:szCs w:val="28"/>
          <w:rPrChange w:id="21064" w:author="user pc" w:date="2022-03-15T10:14:00Z">
            <w:rPr/>
          </w:rPrChange>
        </w:rPr>
        <w:t>sum</w:t>
      </w:r>
      <w:r>
        <w:rPr>
          <w:rFonts w:ascii="Times New Roman" w:cs="Times New Roman" w:hAnsi="Times New Roman"/>
          <w:sz w:val="28"/>
          <w:szCs w:val="28"/>
        </w:rPr>
        <w:t xml:space="preserve"> </w:t>
      </w:r>
      <w:r w:rsidRPr="2A81D60B">
        <w:rPr>
          <w:rFonts w:ascii="Times New Roman" w:cs="Times New Roman"/>
          <w:sz w:val="28"/>
          <w:szCs w:val="28"/>
          <w:rPrChange w:id="21065" w:author="user pc" w:date="2022-03-15T10:14:00Z">
            <w:rPr/>
          </w:rPrChange>
        </w:rPr>
        <w:t>of</w:t>
      </w:r>
      <w:r>
        <w:rPr>
          <w:rFonts w:ascii="Times New Roman" w:cs="Times New Roman" w:hAnsi="Times New Roman"/>
          <w:sz w:val="28"/>
          <w:szCs w:val="28"/>
        </w:rPr>
        <w:t xml:space="preserve"> </w:t>
      </w:r>
      <w:r w:rsidRPr="7CE67DA8">
        <w:rPr>
          <w:rFonts w:ascii="Times New Roman" w:cs="Times New Roman"/>
          <w:sz w:val="28"/>
          <w:szCs w:val="28"/>
          <w:rPrChange w:id="21066" w:author="user pc" w:date="2022-03-15T10:14:00Z">
            <w:rPr/>
          </w:rPrChange>
        </w:rPr>
        <w:t>the</w:t>
      </w:r>
      <w:r>
        <w:rPr>
          <w:rFonts w:ascii="Times New Roman" w:cs="Times New Roman" w:hAnsi="Times New Roman"/>
          <w:sz w:val="28"/>
          <w:szCs w:val="28"/>
        </w:rPr>
        <w:t xml:space="preserve"> </w:t>
      </w:r>
      <w:r w:rsidRPr="0DC98BF7">
        <w:rPr>
          <w:rFonts w:ascii="Times New Roman" w:cs="Times New Roman"/>
          <w:sz w:val="28"/>
          <w:szCs w:val="28"/>
          <w:rPrChange w:id="21067" w:author="user pc" w:date="2022-03-15T10:14:00Z">
            <w:rPr/>
          </w:rPrChange>
        </w:rPr>
        <w:t>oxidation</w:t>
      </w:r>
      <w:r>
        <w:rPr>
          <w:rFonts w:ascii="Times New Roman" w:cs="Times New Roman" w:hAnsi="Times New Roman"/>
          <w:sz w:val="28"/>
          <w:szCs w:val="28"/>
        </w:rPr>
        <w:t xml:space="preserve"> </w:t>
      </w:r>
      <w:r w:rsidRPr="BB0AF45A">
        <w:rPr>
          <w:rFonts w:ascii="Times New Roman" w:cs="Times New Roman"/>
          <w:sz w:val="28"/>
          <w:szCs w:val="28"/>
          <w:rPrChange w:id="21068" w:author="user pc" w:date="2022-03-15T10:14:00Z">
            <w:rPr/>
          </w:rPrChange>
        </w:rPr>
        <w:t>states</w:t>
      </w:r>
      <w:r>
        <w:rPr>
          <w:rFonts w:ascii="Times New Roman" w:cs="Times New Roman" w:hAnsi="Times New Roman"/>
          <w:sz w:val="28"/>
          <w:szCs w:val="28"/>
        </w:rPr>
        <w:t xml:space="preserve"> </w:t>
      </w:r>
      <w:r w:rsidRPr="A8E421B7">
        <w:rPr>
          <w:rFonts w:ascii="Times New Roman" w:cs="Times New Roman"/>
          <w:sz w:val="28"/>
          <w:szCs w:val="28"/>
          <w:rPrChange w:id="21069" w:author="user pc" w:date="2022-03-15T10:14:00Z">
            <w:rPr/>
          </w:rPrChange>
        </w:rPr>
        <w:t>is</w:t>
      </w:r>
      <w:r>
        <w:rPr>
          <w:rFonts w:ascii="Times New Roman" w:cs="Times New Roman" w:hAnsi="Times New Roman"/>
          <w:sz w:val="28"/>
          <w:szCs w:val="28"/>
        </w:rPr>
        <w:t xml:space="preserve"> </w:t>
      </w:r>
      <w:r w:rsidRPr="37C54CA2">
        <w:rPr>
          <w:rFonts w:ascii="Times New Roman" w:cs="Times New Roman"/>
          <w:sz w:val="28"/>
          <w:szCs w:val="28"/>
          <w:rPrChange w:id="21070" w:author="user pc" w:date="2022-03-15T10:14:00Z">
            <w:rPr/>
          </w:rPrChange>
        </w:rPr>
        <w:t>equal</w:t>
      </w:r>
      <w:r>
        <w:rPr>
          <w:rFonts w:ascii="Times New Roman" w:cs="Times New Roman" w:hAnsi="Times New Roman"/>
          <w:sz w:val="28"/>
          <w:szCs w:val="28"/>
        </w:rPr>
        <w:t xml:space="preserve"> </w:t>
      </w:r>
      <w:r w:rsidRPr="0C83C876">
        <w:rPr>
          <w:rFonts w:ascii="Times New Roman" w:cs="Times New Roman"/>
          <w:sz w:val="28"/>
          <w:szCs w:val="28"/>
          <w:rPrChange w:id="21071" w:author="user pc" w:date="2022-03-15T10:14:00Z">
            <w:rPr/>
          </w:rPrChange>
        </w:rPr>
        <w:t>to</w:t>
      </w:r>
      <w:r>
        <w:rPr>
          <w:rFonts w:ascii="Times New Roman" w:cs="Times New Roman" w:hAnsi="Times New Roman"/>
          <w:sz w:val="28"/>
          <w:szCs w:val="28"/>
        </w:rPr>
        <w:t xml:space="preserve"> </w:t>
      </w:r>
      <w:r w:rsidRPr="44113715">
        <w:rPr>
          <w:rFonts w:ascii="Times New Roman" w:cs="Times New Roman"/>
          <w:sz w:val="28"/>
          <w:szCs w:val="28"/>
          <w:rPrChange w:id="21072" w:author="user pc" w:date="2022-03-15T10:14:00Z">
            <w:rPr/>
          </w:rPrChange>
        </w:rPr>
        <w:t>the</w:t>
      </w:r>
      <w:r>
        <w:rPr>
          <w:rFonts w:ascii="Times New Roman" w:cs="Times New Roman" w:hAnsi="Times New Roman"/>
          <w:sz w:val="28"/>
          <w:szCs w:val="28"/>
        </w:rPr>
        <w:t xml:space="preserve"> </w:t>
      </w:r>
      <w:r w:rsidRPr="AF3D8F0B">
        <w:rPr>
          <w:rFonts w:ascii="Times New Roman" w:cs="Times New Roman"/>
          <w:sz w:val="28"/>
          <w:szCs w:val="28"/>
          <w:rPrChange w:id="21073" w:author="user pc" w:date="2022-03-15T10:14:00Z">
            <w:rPr/>
          </w:rPrChange>
        </w:rPr>
        <w:t>charge</w:t>
      </w:r>
      <w:r>
        <w:rPr>
          <w:rFonts w:ascii="Times New Roman" w:cs="Times New Roman" w:hAnsi="Times New Roman"/>
          <w:sz w:val="28"/>
          <w:szCs w:val="28"/>
        </w:rPr>
        <w:t xml:space="preserve"> </w:t>
      </w:r>
      <w:r w:rsidRPr="C2DB4D46">
        <w:rPr>
          <w:rFonts w:ascii="Times New Roman" w:cs="Times New Roman"/>
          <w:sz w:val="28"/>
          <w:szCs w:val="28"/>
          <w:rPrChange w:id="21074" w:author="user pc" w:date="2022-03-15T10:14:00Z">
            <w:rPr/>
          </w:rPrChange>
        </w:rPr>
        <w:t>on</w:t>
      </w:r>
      <w:r>
        <w:rPr>
          <w:rFonts w:ascii="Times New Roman" w:cs="Times New Roman" w:hAnsi="Times New Roman"/>
          <w:sz w:val="28"/>
          <w:szCs w:val="28"/>
        </w:rPr>
        <w:t xml:space="preserve"> </w:t>
      </w:r>
      <w:r w:rsidRPr="82079CF3">
        <w:rPr>
          <w:rFonts w:ascii="Times New Roman" w:cs="Times New Roman"/>
          <w:sz w:val="28"/>
          <w:szCs w:val="28"/>
          <w:rPrChange w:id="21075" w:author="user pc" w:date="2022-03-15T10:14:00Z">
            <w:rPr/>
          </w:rPrChange>
        </w:rPr>
        <w:t>the</w:t>
      </w:r>
      <w:r>
        <w:rPr>
          <w:rFonts w:ascii="Times New Roman" w:cs="Times New Roman" w:hAnsi="Times New Roman"/>
          <w:sz w:val="28"/>
          <w:szCs w:val="28"/>
        </w:rPr>
        <w:t xml:space="preserve"> </w:t>
      </w:r>
      <w:r w:rsidRPr="10FF4D79">
        <w:rPr>
          <w:rFonts w:ascii="Times New Roman" w:cs="Times New Roman"/>
          <w:sz w:val="28"/>
          <w:szCs w:val="28"/>
          <w:rPrChange w:id="21076" w:author="user pc" w:date="2022-03-15T10:14:00Z">
            <w:rPr/>
          </w:rPrChange>
        </w:rPr>
        <w:t>ion.</w:t>
      </w:r>
      <w:r>
        <w:rPr>
          <w:rFonts w:ascii="Times New Roman" w:cs="Times New Roman" w:hAnsi="Times New Roman"/>
          <w:sz w:val="28"/>
          <w:szCs w:val="28"/>
        </w:rPr>
        <w:t xml:space="preserve"> </w:t>
      </w:r>
      <w:r w:rsidRPr="F6F93290">
        <w:rPr>
          <w:rFonts w:ascii="Times New Roman" w:cs="Times New Roman"/>
          <w:sz w:val="28"/>
          <w:szCs w:val="28"/>
          <w:rPrChange w:id="21077" w:author="user pc" w:date="2022-03-15T10:14:00Z">
            <w:rPr/>
          </w:rPrChange>
        </w:rPr>
        <w:t>There</w:t>
      </w:r>
      <w:r>
        <w:rPr>
          <w:rFonts w:ascii="Times New Roman" w:cs="Times New Roman" w:hAnsi="Times New Roman"/>
          <w:sz w:val="28"/>
          <w:szCs w:val="28"/>
        </w:rPr>
        <w:t xml:space="preserve"> </w:t>
      </w:r>
      <w:r w:rsidRPr="DC1F52AE">
        <w:rPr>
          <w:rFonts w:ascii="Times New Roman" w:cs="Times New Roman"/>
          <w:sz w:val="28"/>
          <w:szCs w:val="28"/>
          <w:rPrChange w:id="21078" w:author="user pc" w:date="2022-03-15T10:14:00Z">
            <w:rPr/>
          </w:rPrChange>
        </w:rPr>
        <w:t>is</w:t>
      </w:r>
      <w:r>
        <w:rPr>
          <w:rFonts w:ascii="Times New Roman" w:cs="Times New Roman" w:hAnsi="Times New Roman"/>
          <w:sz w:val="28"/>
          <w:szCs w:val="28"/>
        </w:rPr>
        <w:t xml:space="preserve"> </w:t>
      </w:r>
      <w:r w:rsidRPr="749944B8">
        <w:rPr>
          <w:rFonts w:ascii="Times New Roman" w:cs="Times New Roman"/>
          <w:sz w:val="28"/>
          <w:szCs w:val="28"/>
          <w:rPrChange w:id="21079" w:author="user pc" w:date="2022-03-15T10:14:00Z">
            <w:rPr/>
          </w:rPrChange>
        </w:rPr>
        <w:t>a</w:t>
      </w:r>
      <w:r>
        <w:rPr>
          <w:rFonts w:ascii="Times New Roman" w:cs="Times New Roman" w:hAnsi="Times New Roman"/>
          <w:sz w:val="28"/>
          <w:szCs w:val="28"/>
        </w:rPr>
        <w:t xml:space="preserve"> </w:t>
      </w:r>
      <w:r w:rsidRPr="42B65A77">
        <w:rPr>
          <w:rFonts w:ascii="Times New Roman" w:cs="Times New Roman"/>
          <w:sz w:val="28"/>
          <w:szCs w:val="28"/>
          <w:rPrChange w:id="21080" w:author="user pc" w:date="2022-03-15T10:14:00Z">
            <w:rPr/>
          </w:rPrChange>
        </w:rPr>
        <w:t>short-cut</w:t>
      </w:r>
      <w:r>
        <w:rPr>
          <w:rFonts w:ascii="Times New Roman" w:cs="Times New Roman" w:hAnsi="Times New Roman"/>
          <w:sz w:val="28"/>
          <w:szCs w:val="28"/>
        </w:rPr>
        <w:t xml:space="preserve"> </w:t>
      </w:r>
      <w:r w:rsidRPr="429BCCD7">
        <w:rPr>
          <w:rFonts w:ascii="Times New Roman" w:cs="Times New Roman"/>
          <w:sz w:val="28"/>
          <w:szCs w:val="28"/>
          <w:rPrChange w:id="21081" w:author="user pc" w:date="2022-03-15T10:14:00Z">
            <w:rPr/>
          </w:rPrChange>
        </w:rPr>
        <w:t>for</w:t>
      </w:r>
      <w:r>
        <w:rPr>
          <w:rFonts w:ascii="Times New Roman" w:cs="Times New Roman" w:hAnsi="Times New Roman"/>
          <w:sz w:val="28"/>
          <w:szCs w:val="28"/>
        </w:rPr>
        <w:t xml:space="preserve"> </w:t>
      </w:r>
      <w:r w:rsidRPr="CDE78C3F">
        <w:rPr>
          <w:rFonts w:ascii="Times New Roman" w:cs="Times New Roman"/>
          <w:sz w:val="28"/>
          <w:szCs w:val="28"/>
          <w:rPrChange w:id="21082" w:author="user pc" w:date="2022-03-15T10:14:00Z">
            <w:rPr/>
          </w:rPrChange>
        </w:rPr>
        <w:t>working</w:t>
      </w:r>
      <w:r>
        <w:rPr>
          <w:rFonts w:ascii="Times New Roman" w:cs="Times New Roman" w:hAnsi="Times New Roman"/>
          <w:sz w:val="28"/>
          <w:szCs w:val="28"/>
        </w:rPr>
        <w:t xml:space="preserve"> </w:t>
      </w:r>
      <w:r w:rsidRPr="13F4FC2E">
        <w:rPr>
          <w:rFonts w:ascii="Times New Roman" w:cs="Times New Roman"/>
          <w:sz w:val="28"/>
          <w:szCs w:val="28"/>
          <w:rPrChange w:id="21083" w:author="user pc" w:date="2022-03-15T10:14:00Z">
            <w:rPr/>
          </w:rPrChange>
        </w:rPr>
        <w:t>out</w:t>
      </w:r>
      <w:r>
        <w:rPr>
          <w:rFonts w:ascii="Times New Roman" w:cs="Times New Roman" w:hAnsi="Times New Roman"/>
          <w:sz w:val="28"/>
          <w:szCs w:val="28"/>
        </w:rPr>
        <w:t xml:space="preserve"> </w:t>
      </w:r>
      <w:r w:rsidRPr="17A741F0">
        <w:rPr>
          <w:rFonts w:ascii="Times New Roman" w:cs="Times New Roman"/>
          <w:sz w:val="28"/>
          <w:szCs w:val="28"/>
          <w:rPrChange w:id="21084" w:author="user pc" w:date="2022-03-15T10:14:00Z">
            <w:rPr/>
          </w:rPrChange>
        </w:rPr>
        <w:t>oxidation</w:t>
      </w:r>
      <w:r>
        <w:rPr>
          <w:rFonts w:ascii="Times New Roman" w:cs="Times New Roman" w:hAnsi="Times New Roman"/>
          <w:sz w:val="28"/>
          <w:szCs w:val="28"/>
        </w:rPr>
        <w:t xml:space="preserve"> </w:t>
      </w:r>
      <w:r w:rsidRPr="02E5B7F5">
        <w:rPr>
          <w:rFonts w:ascii="Times New Roman" w:cs="Times New Roman"/>
          <w:sz w:val="28"/>
          <w:szCs w:val="28"/>
          <w:rPrChange w:id="21085" w:author="user pc" w:date="2022-03-15T10:14:00Z">
            <w:rPr/>
          </w:rPrChange>
        </w:rPr>
        <w:t>states</w:t>
      </w:r>
      <w:r>
        <w:rPr>
          <w:rFonts w:ascii="Times New Roman" w:cs="Times New Roman" w:hAnsi="Times New Roman"/>
          <w:sz w:val="28"/>
          <w:szCs w:val="28"/>
        </w:rPr>
        <w:t xml:space="preserve"> </w:t>
      </w:r>
      <w:r w:rsidRPr="B8A1D80E">
        <w:rPr>
          <w:rFonts w:ascii="Times New Roman" w:cs="Times New Roman"/>
          <w:sz w:val="28"/>
          <w:szCs w:val="28"/>
          <w:rPrChange w:id="21086" w:author="user pc" w:date="2022-03-15T10:14:00Z">
            <w:rPr/>
          </w:rPrChange>
        </w:rPr>
        <w:t>in</w:t>
      </w:r>
      <w:r>
        <w:rPr>
          <w:rFonts w:ascii="Times New Roman" w:cs="Times New Roman" w:hAnsi="Times New Roman"/>
          <w:sz w:val="28"/>
          <w:szCs w:val="28"/>
        </w:rPr>
        <w:t xml:space="preserve"> </w:t>
      </w:r>
      <w:r w:rsidRPr="62FFED6F">
        <w:rPr>
          <w:rFonts w:ascii="Times New Roman" w:cs="Times New Roman"/>
          <w:sz w:val="28"/>
          <w:szCs w:val="28"/>
          <w:rPrChange w:id="21087" w:author="user pc" w:date="2022-03-15T10:14:00Z">
            <w:rPr/>
          </w:rPrChange>
        </w:rPr>
        <w:t>complex</w:t>
      </w:r>
      <w:r>
        <w:rPr>
          <w:rFonts w:ascii="Times New Roman" w:cs="Times New Roman" w:hAnsi="Times New Roman"/>
          <w:sz w:val="28"/>
          <w:szCs w:val="28"/>
        </w:rPr>
        <w:t xml:space="preserve"> </w:t>
      </w:r>
      <w:r w:rsidRPr="91245BC3">
        <w:rPr>
          <w:rFonts w:ascii="Times New Roman" w:cs="Times New Roman"/>
          <w:sz w:val="28"/>
          <w:szCs w:val="28"/>
          <w:rPrChange w:id="21088" w:author="user pc" w:date="2022-03-15T10:14:00Z">
            <w:rPr/>
          </w:rPrChange>
        </w:rPr>
        <w:t>ions</w:t>
      </w:r>
      <w:r>
        <w:rPr>
          <w:rFonts w:ascii="Times New Roman" w:cs="Times New Roman" w:hAnsi="Times New Roman"/>
          <w:sz w:val="28"/>
          <w:szCs w:val="28"/>
        </w:rPr>
        <w:t xml:space="preserve">, </w:t>
      </w:r>
      <w:r w:rsidRPr="A121B82E">
        <w:rPr>
          <w:rFonts w:ascii="Times New Roman" w:cs="Times New Roman"/>
          <w:sz w:val="28"/>
          <w:szCs w:val="28"/>
          <w:rPrChange w:id="21089" w:author="user pc" w:date="2022-03-15T10:14:00Z">
            <w:rPr/>
          </w:rPrChange>
        </w:rPr>
        <w:t>like</w:t>
      </w:r>
      <w:r>
        <w:rPr>
          <w:rFonts w:ascii="Times New Roman" w:cs="Times New Roman" w:hAnsi="Times New Roman"/>
          <w:sz w:val="28"/>
          <w:szCs w:val="28"/>
        </w:rPr>
        <w:t xml:space="preserve"> </w:t>
      </w:r>
      <w:r w:rsidRPr="83D4577E">
        <w:rPr>
          <w:rFonts w:ascii="Times New Roman" w:cs="Times New Roman"/>
          <w:sz w:val="28"/>
          <w:szCs w:val="28"/>
          <w:rPrChange w:id="21090" w:author="user pc" w:date="2022-03-15T10:14:00Z">
            <w:rPr/>
          </w:rPrChange>
        </w:rPr>
        <w:t>this</w:t>
      </w:r>
      <w:r>
        <w:rPr>
          <w:rFonts w:ascii="Times New Roman" w:cs="Times New Roman" w:hAnsi="Times New Roman"/>
          <w:sz w:val="28"/>
          <w:szCs w:val="28"/>
        </w:rPr>
        <w:t xml:space="preserve"> </w:t>
      </w:r>
      <w:r w:rsidRPr="99C2D218">
        <w:rPr>
          <w:rFonts w:ascii="Times New Roman" w:cs="Times New Roman"/>
          <w:sz w:val="28"/>
          <w:szCs w:val="28"/>
          <w:rPrChange w:id="21091" w:author="user pc" w:date="2022-03-15T10:14:00Z">
            <w:rPr/>
          </w:rPrChange>
        </w:rPr>
        <w:t>where</w:t>
      </w:r>
      <w:r>
        <w:rPr>
          <w:rFonts w:ascii="Times New Roman" w:cs="Times New Roman" w:hAnsi="Times New Roman"/>
          <w:sz w:val="28"/>
          <w:szCs w:val="28"/>
        </w:rPr>
        <w:t xml:space="preserve"> </w:t>
      </w:r>
      <w:r w:rsidRPr="5FECD306">
        <w:rPr>
          <w:rFonts w:ascii="Times New Roman" w:cs="Times New Roman"/>
          <w:sz w:val="28"/>
          <w:szCs w:val="28"/>
          <w:rPrChange w:id="21092" w:author="user pc" w:date="2022-03-15T10:14:00Z">
            <w:rPr/>
          </w:rPrChange>
        </w:rPr>
        <w:t>the</w:t>
      </w:r>
      <w:r>
        <w:rPr>
          <w:rFonts w:ascii="Times New Roman" w:cs="Times New Roman" w:hAnsi="Times New Roman"/>
          <w:sz w:val="28"/>
          <w:szCs w:val="28"/>
        </w:rPr>
        <w:t xml:space="preserve"> </w:t>
      </w:r>
      <w:r w:rsidRPr="38C3A3EF">
        <w:rPr>
          <w:rFonts w:ascii="Times New Roman" w:cs="Times New Roman"/>
          <w:sz w:val="28"/>
          <w:szCs w:val="28"/>
          <w:rPrChange w:id="21093" w:author="user pc" w:date="2022-03-15T10:14:00Z">
            <w:rPr/>
          </w:rPrChange>
        </w:rPr>
        <w:t>metal</w:t>
      </w:r>
      <w:r>
        <w:rPr>
          <w:rFonts w:ascii="Times New Roman" w:cs="Times New Roman" w:hAnsi="Times New Roman"/>
          <w:sz w:val="28"/>
          <w:szCs w:val="28"/>
        </w:rPr>
        <w:t xml:space="preserve"> </w:t>
      </w:r>
      <w:r w:rsidRPr="DE802A2D">
        <w:rPr>
          <w:rFonts w:ascii="Times New Roman" w:cs="Times New Roman"/>
          <w:sz w:val="28"/>
          <w:szCs w:val="28"/>
          <w:rPrChange w:id="21094" w:author="user pc" w:date="2022-03-15T10:14:00Z">
            <w:rPr/>
          </w:rPrChange>
        </w:rPr>
        <w:t>atom</w:t>
      </w:r>
      <w:r>
        <w:rPr>
          <w:rFonts w:ascii="Times New Roman" w:cs="Times New Roman" w:hAnsi="Times New Roman"/>
          <w:sz w:val="28"/>
          <w:szCs w:val="28"/>
        </w:rPr>
        <w:t xml:space="preserve"> </w:t>
      </w:r>
      <w:r w:rsidRPr="058C5E64">
        <w:rPr>
          <w:rFonts w:ascii="Times New Roman" w:cs="Times New Roman"/>
          <w:sz w:val="28"/>
          <w:szCs w:val="28"/>
          <w:rPrChange w:id="21095" w:author="user pc" w:date="2022-03-15T10:14:00Z">
            <w:rPr/>
          </w:rPrChange>
        </w:rPr>
        <w:t>is</w:t>
      </w:r>
      <w:r>
        <w:rPr>
          <w:rFonts w:ascii="Times New Roman" w:cs="Times New Roman" w:hAnsi="Times New Roman"/>
          <w:sz w:val="28"/>
          <w:szCs w:val="28"/>
        </w:rPr>
        <w:t xml:space="preserve"> </w:t>
      </w:r>
      <w:r w:rsidRPr="4D783592">
        <w:rPr>
          <w:rFonts w:ascii="Times New Roman" w:cs="Times New Roman"/>
          <w:sz w:val="28"/>
          <w:szCs w:val="28"/>
          <w:rPrChange w:id="21096" w:author="user pc" w:date="2022-03-15T10:14:00Z">
            <w:rPr/>
          </w:rPrChange>
        </w:rPr>
        <w:t>surrounded</w:t>
      </w:r>
      <w:r>
        <w:rPr>
          <w:rFonts w:ascii="Times New Roman" w:cs="Times New Roman" w:hAnsi="Times New Roman"/>
          <w:sz w:val="28"/>
          <w:szCs w:val="28"/>
        </w:rPr>
        <w:t xml:space="preserve"> </w:t>
      </w:r>
      <w:r w:rsidRPr="15351701">
        <w:rPr>
          <w:rFonts w:ascii="Times New Roman" w:cs="Times New Roman"/>
          <w:sz w:val="28"/>
          <w:szCs w:val="28"/>
          <w:rPrChange w:id="21097" w:author="user pc" w:date="2022-03-15T10:14:00Z">
            <w:rPr/>
          </w:rPrChange>
        </w:rPr>
        <w:t>by</w:t>
      </w:r>
      <w:r>
        <w:rPr>
          <w:rFonts w:ascii="Times New Roman" w:cs="Times New Roman" w:hAnsi="Times New Roman"/>
          <w:sz w:val="28"/>
          <w:szCs w:val="28"/>
        </w:rPr>
        <w:t xml:space="preserve"> </w:t>
      </w:r>
      <w:r w:rsidRPr="043A7310">
        <w:rPr>
          <w:rFonts w:ascii="Times New Roman" w:cs="Times New Roman"/>
          <w:sz w:val="28"/>
          <w:szCs w:val="28"/>
          <w:rPrChange w:id="21098" w:author="user pc" w:date="2022-03-15T10:14:00Z">
            <w:rPr/>
          </w:rPrChange>
        </w:rPr>
        <w:t>electrically</w:t>
      </w:r>
      <w:r>
        <w:rPr>
          <w:rFonts w:ascii="Times New Roman" w:cs="Times New Roman" w:hAnsi="Times New Roman"/>
          <w:sz w:val="28"/>
          <w:szCs w:val="28"/>
        </w:rPr>
        <w:t xml:space="preserve"> </w:t>
      </w:r>
      <w:r w:rsidRPr="6466C976">
        <w:rPr>
          <w:rFonts w:ascii="Times New Roman" w:cs="Times New Roman"/>
          <w:sz w:val="28"/>
          <w:szCs w:val="28"/>
          <w:rPrChange w:id="21099" w:author="user pc" w:date="2022-03-15T10:14:00Z">
            <w:rPr/>
          </w:rPrChange>
        </w:rPr>
        <w:t>neutral</w:t>
      </w:r>
      <w:r>
        <w:rPr>
          <w:rFonts w:ascii="Times New Roman" w:cs="Times New Roman" w:hAnsi="Times New Roman"/>
          <w:sz w:val="28"/>
          <w:szCs w:val="28"/>
        </w:rPr>
        <w:t xml:space="preserve"> </w:t>
      </w:r>
      <w:r w:rsidRPr="4AECF7C4">
        <w:rPr>
          <w:rFonts w:ascii="Times New Roman" w:cs="Times New Roman"/>
          <w:sz w:val="28"/>
          <w:szCs w:val="28"/>
          <w:rPrChange w:id="21100" w:author="user pc" w:date="2022-03-15T10:14:00Z">
            <w:rPr/>
          </w:rPrChange>
        </w:rPr>
        <w:t>molecules</w:t>
      </w:r>
      <w:r>
        <w:rPr>
          <w:rFonts w:ascii="Times New Roman" w:cs="Times New Roman" w:hAnsi="Times New Roman"/>
          <w:sz w:val="28"/>
          <w:szCs w:val="28"/>
        </w:rPr>
        <w:t xml:space="preserve"> </w:t>
      </w:r>
      <w:r w:rsidRPr="FBDDA4FC">
        <w:rPr>
          <w:rFonts w:ascii="Times New Roman" w:cs="Times New Roman"/>
          <w:sz w:val="28"/>
          <w:szCs w:val="28"/>
          <w:rPrChange w:id="21101" w:author="user pc" w:date="2022-03-15T10:14:00Z">
            <w:rPr/>
          </w:rPrChange>
        </w:rPr>
        <w:t>like</w:t>
      </w:r>
      <w:r>
        <w:rPr>
          <w:rFonts w:ascii="Times New Roman" w:cs="Times New Roman" w:hAnsi="Times New Roman"/>
          <w:sz w:val="28"/>
          <w:szCs w:val="28"/>
        </w:rPr>
        <w:t xml:space="preserve"> </w:t>
      </w:r>
      <w:r w:rsidRPr="BAEE0BDC">
        <w:rPr>
          <w:rFonts w:ascii="Times New Roman" w:cs="Times New Roman"/>
          <w:sz w:val="28"/>
          <w:szCs w:val="28"/>
          <w:rPrChange w:id="21102" w:author="user pc" w:date="2022-03-15T10:14:00Z">
            <w:rPr/>
          </w:rPrChange>
        </w:rPr>
        <w:t>water</w:t>
      </w:r>
      <w:r>
        <w:rPr>
          <w:rFonts w:ascii="Times New Roman" w:cs="Times New Roman" w:hAnsi="Times New Roman"/>
          <w:sz w:val="28"/>
          <w:szCs w:val="28"/>
        </w:rPr>
        <w:t xml:space="preserve"> </w:t>
      </w:r>
      <w:r w:rsidRPr="0FED06F5">
        <w:rPr>
          <w:rFonts w:ascii="Times New Roman" w:cs="Times New Roman"/>
          <w:sz w:val="28"/>
          <w:szCs w:val="28"/>
          <w:rPrChange w:id="21103" w:author="user pc" w:date="2022-03-15T10:14:00Z">
            <w:rPr/>
          </w:rPrChange>
        </w:rPr>
        <w:t>or</w:t>
      </w:r>
      <w:r>
        <w:rPr>
          <w:rFonts w:ascii="Times New Roman" w:cs="Times New Roman" w:hAnsi="Times New Roman"/>
          <w:sz w:val="28"/>
          <w:szCs w:val="28"/>
        </w:rPr>
        <w:t xml:space="preserve"> </w:t>
      </w:r>
      <w:r w:rsidRPr="AC14F082">
        <w:rPr>
          <w:rFonts w:ascii="Times New Roman" w:cs="Times New Roman"/>
          <w:sz w:val="28"/>
          <w:szCs w:val="28"/>
          <w:rPrChange w:id="21104" w:author="user pc" w:date="2022-03-15T10:14:00Z">
            <w:rPr/>
          </w:rPrChange>
        </w:rPr>
        <w:t>ammonia</w:t>
      </w:r>
      <w:r>
        <w:rPr>
          <w:rFonts w:ascii="Times New Roman" w:cs="Times New Roman" w:hAnsi="Times New Roman"/>
          <w:sz w:val="28"/>
          <w:szCs w:val="28"/>
        </w:rPr>
        <w:t xml:space="preserve"> </w:t>
      </w:r>
      <w:r w:rsidRPr="B9573EF9">
        <w:rPr>
          <w:rFonts w:ascii="Times New Roman" w:cs="Times New Roman"/>
          <w:sz w:val="28"/>
          <w:szCs w:val="28"/>
          <w:rPrChange w:id="21105" w:author="user pc" w:date="2022-03-15T10:14:00Z">
            <w:rPr/>
          </w:rPrChange>
        </w:rPr>
        <w:t>(ligand).</w:t>
      </w:r>
      <w:r>
        <w:rPr>
          <w:rFonts w:ascii="Times New Roman" w:cs="Times New Roman" w:hAnsi="Times New Roman"/>
          <w:sz w:val="28"/>
          <w:szCs w:val="28"/>
        </w:rPr>
        <w:t xml:space="preserve"> </w:t>
      </w:r>
      <w:r w:rsidRPr="5F7A8AA7">
        <w:rPr>
          <w:rFonts w:ascii="Times New Roman" w:cs="Times New Roman"/>
          <w:sz w:val="28"/>
          <w:szCs w:val="28"/>
          <w:rPrChange w:id="21106" w:author="user pc" w:date="2022-03-15T10:14:00Z">
            <w:rPr/>
          </w:rPrChange>
        </w:rPr>
        <w:t>The</w:t>
      </w:r>
      <w:r>
        <w:rPr>
          <w:rFonts w:ascii="Times New Roman" w:cs="Times New Roman" w:hAnsi="Times New Roman"/>
          <w:sz w:val="28"/>
          <w:szCs w:val="28"/>
        </w:rPr>
        <w:t xml:space="preserve"> </w:t>
      </w:r>
      <w:r w:rsidRPr="A74185DD">
        <w:rPr>
          <w:rFonts w:ascii="Times New Roman" w:cs="Times New Roman"/>
          <w:sz w:val="28"/>
          <w:szCs w:val="28"/>
          <w:rPrChange w:id="21107" w:author="user pc" w:date="2022-03-15T10:14:00Z">
            <w:rPr/>
          </w:rPrChange>
        </w:rPr>
        <w:t>sum</w:t>
      </w:r>
      <w:r>
        <w:rPr>
          <w:rFonts w:ascii="Times New Roman" w:cs="Times New Roman" w:hAnsi="Times New Roman"/>
          <w:sz w:val="28"/>
          <w:szCs w:val="28"/>
        </w:rPr>
        <w:t xml:space="preserve"> </w:t>
      </w:r>
      <w:r w:rsidRPr="F84F117C">
        <w:rPr>
          <w:rFonts w:ascii="Times New Roman" w:cs="Times New Roman"/>
          <w:sz w:val="28"/>
          <w:szCs w:val="28"/>
          <w:rPrChange w:id="21108" w:author="user pc" w:date="2022-03-15T10:14:00Z">
            <w:rPr/>
          </w:rPrChange>
        </w:rPr>
        <w:t>of</w:t>
      </w:r>
      <w:r>
        <w:rPr>
          <w:rFonts w:ascii="Times New Roman" w:cs="Times New Roman" w:hAnsi="Times New Roman"/>
          <w:sz w:val="28"/>
          <w:szCs w:val="28"/>
        </w:rPr>
        <w:t xml:space="preserve"> </w:t>
      </w:r>
      <w:r w:rsidRPr="1A96C08B">
        <w:rPr>
          <w:rFonts w:ascii="Times New Roman" w:cs="Times New Roman"/>
          <w:sz w:val="28"/>
          <w:szCs w:val="28"/>
          <w:rPrChange w:id="21109" w:author="user pc" w:date="2022-03-15T10:14:00Z">
            <w:rPr/>
          </w:rPrChange>
        </w:rPr>
        <w:t>the</w:t>
      </w:r>
      <w:r>
        <w:rPr>
          <w:rFonts w:ascii="Times New Roman" w:cs="Times New Roman" w:hAnsi="Times New Roman"/>
          <w:sz w:val="28"/>
          <w:szCs w:val="28"/>
        </w:rPr>
        <w:t xml:space="preserve"> </w:t>
      </w:r>
      <w:r w:rsidRPr="F38B7DCF">
        <w:rPr>
          <w:rFonts w:ascii="Times New Roman" w:cs="Times New Roman"/>
          <w:sz w:val="28"/>
          <w:szCs w:val="28"/>
          <w:rPrChange w:id="21110" w:author="user pc" w:date="2022-03-15T10:14:00Z">
            <w:rPr/>
          </w:rPrChange>
        </w:rPr>
        <w:t>oxidation</w:t>
      </w:r>
      <w:r>
        <w:rPr>
          <w:rFonts w:ascii="Times New Roman" w:cs="Times New Roman" w:hAnsi="Times New Roman"/>
          <w:sz w:val="28"/>
          <w:szCs w:val="28"/>
        </w:rPr>
        <w:t xml:space="preserve"> </w:t>
      </w:r>
      <w:r w:rsidRPr="41B18894">
        <w:rPr>
          <w:rFonts w:ascii="Times New Roman" w:cs="Times New Roman"/>
          <w:sz w:val="28"/>
          <w:szCs w:val="28"/>
          <w:rPrChange w:id="21111" w:author="user pc" w:date="2022-03-15T10:14:00Z">
            <w:rPr/>
          </w:rPrChange>
        </w:rPr>
        <w:t>states</w:t>
      </w:r>
      <w:r>
        <w:rPr>
          <w:rFonts w:ascii="Times New Roman" w:cs="Times New Roman" w:hAnsi="Times New Roman"/>
          <w:sz w:val="28"/>
          <w:szCs w:val="28"/>
        </w:rPr>
        <w:t xml:space="preserve"> </w:t>
      </w:r>
      <w:r w:rsidRPr="C5ADDFB4">
        <w:rPr>
          <w:rFonts w:ascii="Times New Roman" w:cs="Times New Roman"/>
          <w:sz w:val="28"/>
          <w:szCs w:val="28"/>
          <w:rPrChange w:id="21112" w:author="user pc" w:date="2022-03-15T10:14:00Z">
            <w:rPr/>
          </w:rPrChange>
        </w:rPr>
        <w:t>in</w:t>
      </w:r>
      <w:r>
        <w:rPr>
          <w:rFonts w:ascii="Times New Roman" w:cs="Times New Roman" w:hAnsi="Times New Roman"/>
          <w:sz w:val="28"/>
          <w:szCs w:val="28"/>
        </w:rPr>
        <w:t xml:space="preserve"> </w:t>
      </w:r>
      <w:r w:rsidRPr="2ADBD7EE">
        <w:rPr>
          <w:rFonts w:ascii="Times New Roman" w:cs="Times New Roman"/>
          <w:sz w:val="28"/>
          <w:szCs w:val="28"/>
          <w:rPrChange w:id="21113" w:author="user pc" w:date="2022-03-15T10:14:00Z">
            <w:rPr/>
          </w:rPrChange>
        </w:rPr>
        <w:t>the</w:t>
      </w:r>
      <w:r>
        <w:rPr>
          <w:rFonts w:ascii="Times New Roman" w:cs="Times New Roman" w:hAnsi="Times New Roman"/>
          <w:sz w:val="28"/>
          <w:szCs w:val="28"/>
        </w:rPr>
        <w:t xml:space="preserve"> </w:t>
      </w:r>
      <w:r w:rsidRPr="2F4D021A">
        <w:rPr>
          <w:rFonts w:ascii="Times New Roman" w:cs="Times New Roman"/>
          <w:sz w:val="28"/>
          <w:szCs w:val="28"/>
          <w:rPrChange w:id="21114" w:author="user pc" w:date="2022-03-15T10:14:00Z">
            <w:rPr/>
          </w:rPrChange>
        </w:rPr>
        <w:t>attached</w:t>
      </w:r>
      <w:r>
        <w:rPr>
          <w:rFonts w:ascii="Times New Roman" w:cs="Times New Roman" w:hAnsi="Times New Roman"/>
          <w:sz w:val="28"/>
          <w:szCs w:val="28"/>
        </w:rPr>
        <w:t xml:space="preserve"> </w:t>
      </w:r>
      <w:r w:rsidRPr="D8AD6A3B">
        <w:rPr>
          <w:rFonts w:ascii="Times New Roman" w:cs="Times New Roman"/>
          <w:sz w:val="28"/>
          <w:szCs w:val="28"/>
          <w:rPrChange w:id="21115" w:author="user pc" w:date="2022-03-15T10:14:00Z">
            <w:rPr/>
          </w:rPrChange>
        </w:rPr>
        <w:t>neutral</w:t>
      </w:r>
      <w:r>
        <w:rPr>
          <w:rFonts w:ascii="Times New Roman" w:cs="Times New Roman" w:hAnsi="Times New Roman"/>
          <w:sz w:val="28"/>
          <w:szCs w:val="28"/>
        </w:rPr>
        <w:t xml:space="preserve"> </w:t>
      </w:r>
      <w:r w:rsidRPr="A766703F">
        <w:rPr>
          <w:rFonts w:ascii="Times New Roman" w:cs="Times New Roman"/>
          <w:sz w:val="28"/>
          <w:szCs w:val="28"/>
          <w:rPrChange w:id="21116" w:author="user pc" w:date="2022-03-15T10:14:00Z">
            <w:rPr/>
          </w:rPrChange>
        </w:rPr>
        <w:t>molecule</w:t>
      </w:r>
      <w:r>
        <w:rPr>
          <w:rFonts w:ascii="Times New Roman" w:cs="Times New Roman" w:hAnsi="Times New Roman"/>
          <w:sz w:val="28"/>
          <w:szCs w:val="28"/>
        </w:rPr>
        <w:t xml:space="preserve"> </w:t>
      </w:r>
      <w:r w:rsidRPr="6CBABD81">
        <w:rPr>
          <w:rFonts w:ascii="Times New Roman" w:cs="Times New Roman"/>
          <w:sz w:val="28"/>
          <w:szCs w:val="28"/>
          <w:rPrChange w:id="21117" w:author="user pc" w:date="2022-03-15T10:14:00Z">
            <w:rPr/>
          </w:rPrChange>
        </w:rPr>
        <w:t>must</w:t>
      </w:r>
      <w:r>
        <w:rPr>
          <w:rFonts w:ascii="Times New Roman" w:cs="Times New Roman" w:hAnsi="Times New Roman"/>
          <w:sz w:val="28"/>
          <w:szCs w:val="28"/>
        </w:rPr>
        <w:t xml:space="preserve"> </w:t>
      </w:r>
      <w:r w:rsidRPr="3C51171E">
        <w:rPr>
          <w:rFonts w:ascii="Times New Roman" w:cs="Times New Roman"/>
          <w:sz w:val="28"/>
          <w:szCs w:val="28"/>
          <w:rPrChange w:id="21118" w:author="user pc" w:date="2022-03-15T10:14:00Z">
            <w:rPr/>
          </w:rPrChange>
        </w:rPr>
        <w:t>be</w:t>
      </w:r>
      <w:r>
        <w:rPr>
          <w:rFonts w:ascii="Times New Roman" w:cs="Times New Roman" w:hAnsi="Times New Roman"/>
          <w:sz w:val="28"/>
          <w:szCs w:val="28"/>
        </w:rPr>
        <w:t xml:space="preserve"> </w:t>
      </w:r>
      <w:r w:rsidRPr="696F6547">
        <w:rPr>
          <w:rFonts w:ascii="Times New Roman" w:cs="Times New Roman"/>
          <w:sz w:val="28"/>
          <w:szCs w:val="28"/>
          <w:rPrChange w:id="21119" w:author="user pc" w:date="2022-03-15T10:14:00Z">
            <w:rPr/>
          </w:rPrChange>
        </w:rPr>
        <w:t>zero.</w:t>
      </w:r>
      <w:r>
        <w:rPr>
          <w:rFonts w:ascii="Times New Roman" w:cs="Times New Roman" w:hAnsi="Times New Roman"/>
          <w:sz w:val="28"/>
          <w:szCs w:val="28"/>
        </w:rPr>
        <w:t xml:space="preserve"> </w:t>
      </w:r>
      <w:r w:rsidRPr="C0ABED4C">
        <w:rPr>
          <w:rFonts w:ascii="Times New Roman" w:cs="Times New Roman"/>
          <w:sz w:val="28"/>
          <w:szCs w:val="28"/>
          <w:rPrChange w:id="21120" w:author="user pc" w:date="2022-03-15T10:14:00Z">
            <w:rPr/>
          </w:rPrChange>
        </w:rPr>
        <w:t>That</w:t>
      </w:r>
      <w:r>
        <w:rPr>
          <w:rFonts w:ascii="Times New Roman" w:cs="Times New Roman" w:hAnsi="Times New Roman"/>
          <w:sz w:val="28"/>
          <w:szCs w:val="28"/>
        </w:rPr>
        <w:t xml:space="preserve"> </w:t>
      </w:r>
      <w:r w:rsidRPr="B2C56E71">
        <w:rPr>
          <w:rFonts w:ascii="Times New Roman" w:cs="Times New Roman"/>
          <w:sz w:val="28"/>
          <w:szCs w:val="28"/>
          <w:rPrChange w:id="21121" w:author="user pc" w:date="2022-03-15T10:14:00Z">
            <w:rPr/>
          </w:rPrChange>
        </w:rPr>
        <w:t>means</w:t>
      </w:r>
      <w:r>
        <w:rPr>
          <w:rFonts w:ascii="Times New Roman" w:cs="Times New Roman" w:hAnsi="Times New Roman"/>
          <w:sz w:val="28"/>
          <w:szCs w:val="28"/>
        </w:rPr>
        <w:t xml:space="preserve"> </w:t>
      </w:r>
      <w:r w:rsidRPr="364B55E3">
        <w:rPr>
          <w:rFonts w:ascii="Times New Roman" w:cs="Times New Roman"/>
          <w:sz w:val="28"/>
          <w:szCs w:val="28"/>
          <w:rPrChange w:id="21122" w:author="user pc" w:date="2022-03-15T10:14:00Z">
            <w:rPr/>
          </w:rPrChange>
        </w:rPr>
        <w:t>that</w:t>
      </w:r>
      <w:r>
        <w:rPr>
          <w:rFonts w:ascii="Times New Roman" w:cs="Times New Roman" w:hAnsi="Times New Roman"/>
          <w:sz w:val="28"/>
          <w:szCs w:val="28"/>
        </w:rPr>
        <w:t xml:space="preserve"> </w:t>
      </w:r>
      <w:r w:rsidRPr="022FAF4F">
        <w:rPr>
          <w:rFonts w:ascii="Times New Roman" w:cs="Times New Roman"/>
          <w:sz w:val="28"/>
          <w:szCs w:val="28"/>
          <w:rPrChange w:id="21123" w:author="user pc" w:date="2022-03-15T10:14:00Z">
            <w:rPr/>
          </w:rPrChange>
        </w:rPr>
        <w:t>you</w:t>
      </w:r>
      <w:r>
        <w:rPr>
          <w:rFonts w:ascii="Times New Roman" w:cs="Times New Roman" w:hAnsi="Times New Roman"/>
          <w:sz w:val="28"/>
          <w:szCs w:val="28"/>
        </w:rPr>
        <w:t xml:space="preserve"> </w:t>
      </w:r>
      <w:r w:rsidRPr="B44FE765">
        <w:rPr>
          <w:rFonts w:ascii="Times New Roman" w:cs="Times New Roman"/>
          <w:sz w:val="28"/>
          <w:szCs w:val="28"/>
          <w:rPrChange w:id="21124" w:author="user pc" w:date="2022-03-15T10:14:00Z">
            <w:rPr/>
          </w:rPrChange>
        </w:rPr>
        <w:t>can</w:t>
      </w:r>
      <w:r>
        <w:rPr>
          <w:rFonts w:ascii="Times New Roman" w:cs="Times New Roman" w:hAnsi="Times New Roman"/>
          <w:sz w:val="28"/>
          <w:szCs w:val="28"/>
        </w:rPr>
        <w:t xml:space="preserve"> </w:t>
      </w:r>
      <w:r w:rsidRPr="12815EB6">
        <w:rPr>
          <w:rFonts w:ascii="Times New Roman" w:cs="Times New Roman"/>
          <w:sz w:val="28"/>
          <w:szCs w:val="28"/>
          <w:rPrChange w:id="21125" w:author="user pc" w:date="2022-03-15T10:14:00Z">
            <w:rPr/>
          </w:rPrChange>
        </w:rPr>
        <w:t>ignore</w:t>
      </w:r>
      <w:r>
        <w:rPr>
          <w:rFonts w:ascii="Times New Roman" w:cs="Times New Roman" w:hAnsi="Times New Roman"/>
          <w:sz w:val="28"/>
          <w:szCs w:val="28"/>
        </w:rPr>
        <w:t xml:space="preserve"> </w:t>
      </w:r>
      <w:r w:rsidRPr="007EEDC6">
        <w:rPr>
          <w:rFonts w:ascii="Times New Roman" w:cs="Times New Roman"/>
          <w:sz w:val="28"/>
          <w:szCs w:val="28"/>
          <w:rPrChange w:id="21126" w:author="user pc" w:date="2022-03-15T10:14:00Z">
            <w:rPr/>
          </w:rPrChange>
        </w:rPr>
        <w:t>them</w:t>
      </w:r>
      <w:r>
        <w:rPr>
          <w:rFonts w:ascii="Times New Roman" w:cs="Times New Roman" w:hAnsi="Times New Roman"/>
          <w:sz w:val="28"/>
          <w:szCs w:val="28"/>
        </w:rPr>
        <w:t xml:space="preserve"> </w:t>
      </w:r>
      <w:r w:rsidRPr="4D5DFE27">
        <w:rPr>
          <w:rFonts w:ascii="Times New Roman" w:cs="Times New Roman"/>
          <w:sz w:val="28"/>
          <w:szCs w:val="28"/>
          <w:rPrChange w:id="21127" w:author="user pc" w:date="2022-03-15T10:14:00Z">
            <w:rPr/>
          </w:rPrChange>
        </w:rPr>
        <w:t>when</w:t>
      </w:r>
      <w:r>
        <w:rPr>
          <w:rFonts w:ascii="Times New Roman" w:cs="Times New Roman" w:hAnsi="Times New Roman"/>
          <w:sz w:val="28"/>
          <w:szCs w:val="28"/>
        </w:rPr>
        <w:t xml:space="preserve"> </w:t>
      </w:r>
      <w:r w:rsidRPr="A03FF6F5">
        <w:rPr>
          <w:rFonts w:ascii="Times New Roman" w:cs="Times New Roman"/>
          <w:sz w:val="28"/>
          <w:szCs w:val="28"/>
          <w:rPrChange w:id="21128" w:author="user pc" w:date="2022-03-15T10:14:00Z">
            <w:rPr/>
          </w:rPrChange>
        </w:rPr>
        <w:t>you</w:t>
      </w:r>
      <w:r>
        <w:rPr>
          <w:rFonts w:ascii="Times New Roman" w:cs="Times New Roman" w:hAnsi="Times New Roman"/>
          <w:sz w:val="28"/>
          <w:szCs w:val="28"/>
        </w:rPr>
        <w:t xml:space="preserve"> </w:t>
      </w:r>
      <w:r w:rsidRPr="35B1D643">
        <w:rPr>
          <w:rFonts w:ascii="Times New Roman" w:cs="Times New Roman"/>
          <w:sz w:val="28"/>
          <w:szCs w:val="28"/>
          <w:rPrChange w:id="21129" w:author="user pc" w:date="2022-03-15T10:14:00Z">
            <w:rPr/>
          </w:rPrChange>
        </w:rPr>
        <w:t>do</w:t>
      </w:r>
      <w:r>
        <w:rPr>
          <w:rFonts w:ascii="Times New Roman" w:cs="Times New Roman" w:hAnsi="Times New Roman"/>
          <w:sz w:val="28"/>
          <w:szCs w:val="28"/>
        </w:rPr>
        <w:t xml:space="preserve"> </w:t>
      </w:r>
      <w:r w:rsidRPr="B6150B9F">
        <w:rPr>
          <w:rFonts w:ascii="Times New Roman" w:cs="Times New Roman"/>
          <w:sz w:val="28"/>
          <w:szCs w:val="28"/>
          <w:rPrChange w:id="21130" w:author="user pc" w:date="2022-03-15T10:14:00Z">
            <w:rPr/>
          </w:rPrChange>
        </w:rPr>
        <w:t>the</w:t>
      </w:r>
      <w:r>
        <w:rPr>
          <w:rFonts w:ascii="Times New Roman" w:cs="Times New Roman" w:hAnsi="Times New Roman"/>
          <w:sz w:val="28"/>
          <w:szCs w:val="28"/>
        </w:rPr>
        <w:t xml:space="preserve"> </w:t>
      </w:r>
      <w:r w:rsidRPr="5445CA2C">
        <w:rPr>
          <w:rFonts w:ascii="Times New Roman" w:cs="Times New Roman"/>
          <w:sz w:val="28"/>
          <w:szCs w:val="28"/>
          <w:rPrChange w:id="21131" w:author="user pc" w:date="2022-03-15T10:14:00Z">
            <w:rPr/>
          </w:rPrChange>
        </w:rPr>
        <w:t>sum.</w:t>
      </w:r>
      <w:r>
        <w:rPr>
          <w:rFonts w:ascii="Times New Roman" w:cs="Times New Roman" w:hAnsi="Times New Roman"/>
          <w:sz w:val="28"/>
          <w:szCs w:val="28"/>
        </w:rPr>
        <w:t xml:space="preserve"> </w:t>
      </w:r>
      <w:r w:rsidRPr="8E7D7209">
        <w:rPr>
          <w:rFonts w:ascii="Times New Roman" w:cs="Times New Roman"/>
          <w:sz w:val="28"/>
          <w:szCs w:val="28"/>
          <w:rPrChange w:id="21132" w:author="user pc" w:date="2022-03-15T10:14:00Z">
            <w:rPr/>
          </w:rPrChange>
        </w:rPr>
        <w:t>This</w:t>
      </w:r>
      <w:r>
        <w:rPr>
          <w:rFonts w:ascii="Times New Roman" w:cs="Times New Roman" w:hAnsi="Times New Roman"/>
          <w:sz w:val="28"/>
          <w:szCs w:val="28"/>
        </w:rPr>
        <w:t xml:space="preserve"> </w:t>
      </w:r>
      <w:r w:rsidRPr="89CE6D79">
        <w:rPr>
          <w:rFonts w:ascii="Times New Roman" w:cs="Times New Roman"/>
          <w:sz w:val="28"/>
          <w:szCs w:val="28"/>
          <w:rPrChange w:id="21133" w:author="user pc" w:date="2022-03-15T10:14:00Z">
            <w:rPr/>
          </w:rPrChange>
        </w:rPr>
        <w:t>would</w:t>
      </w:r>
      <w:r>
        <w:rPr>
          <w:rFonts w:ascii="Times New Roman" w:cs="Times New Roman" w:hAnsi="Times New Roman"/>
          <w:sz w:val="28"/>
          <w:szCs w:val="28"/>
        </w:rPr>
        <w:t xml:space="preserve"> </w:t>
      </w:r>
      <w:r w:rsidRPr="A6500F26">
        <w:rPr>
          <w:rFonts w:ascii="Times New Roman" w:cs="Times New Roman"/>
          <w:sz w:val="28"/>
          <w:szCs w:val="28"/>
          <w:rPrChange w:id="21134" w:author="user pc" w:date="2022-03-15T10:14:00Z">
            <w:rPr/>
          </w:rPrChange>
        </w:rPr>
        <w:t>be</w:t>
      </w:r>
      <w:r>
        <w:rPr>
          <w:rFonts w:ascii="Times New Roman" w:cs="Times New Roman" w:hAnsi="Times New Roman"/>
          <w:sz w:val="28"/>
          <w:szCs w:val="28"/>
        </w:rPr>
        <w:t xml:space="preserve"> </w:t>
      </w:r>
      <w:r w:rsidRPr="D303E1E1">
        <w:rPr>
          <w:rFonts w:ascii="Times New Roman" w:cs="Times New Roman"/>
          <w:sz w:val="28"/>
          <w:szCs w:val="28"/>
          <w:rPrChange w:id="21135" w:author="user pc" w:date="2022-03-15T10:14:00Z">
            <w:rPr/>
          </w:rPrChange>
        </w:rPr>
        <w:t>essentially</w:t>
      </w:r>
      <w:r>
        <w:rPr>
          <w:rFonts w:ascii="Times New Roman" w:cs="Times New Roman" w:hAnsi="Times New Roman"/>
          <w:sz w:val="28"/>
          <w:szCs w:val="28"/>
        </w:rPr>
        <w:t xml:space="preserve"> </w:t>
      </w:r>
      <w:r w:rsidRPr="3BB43A5A">
        <w:rPr>
          <w:rFonts w:ascii="Times New Roman" w:cs="Times New Roman"/>
          <w:sz w:val="28"/>
          <w:szCs w:val="28"/>
          <w:rPrChange w:id="21136" w:author="user pc" w:date="2022-03-15T10:14:00Z">
            <w:rPr/>
          </w:rPrChange>
        </w:rPr>
        <w:t>the</w:t>
      </w:r>
      <w:r>
        <w:rPr>
          <w:rFonts w:ascii="Times New Roman" w:cs="Times New Roman" w:hAnsi="Times New Roman"/>
          <w:sz w:val="28"/>
          <w:szCs w:val="28"/>
        </w:rPr>
        <w:t xml:space="preserve"> </w:t>
      </w:r>
      <w:r w:rsidRPr="AF005CDC">
        <w:rPr>
          <w:rFonts w:ascii="Times New Roman" w:cs="Times New Roman"/>
          <w:sz w:val="28"/>
          <w:szCs w:val="28"/>
          <w:rPrChange w:id="21137" w:author="user pc" w:date="2022-03-15T10:14:00Z">
            <w:rPr/>
          </w:rPrChange>
        </w:rPr>
        <w:t>same</w:t>
      </w:r>
      <w:r>
        <w:rPr>
          <w:rFonts w:ascii="Times New Roman" w:cs="Times New Roman" w:hAnsi="Times New Roman"/>
          <w:sz w:val="28"/>
          <w:szCs w:val="28"/>
        </w:rPr>
        <w:t xml:space="preserve"> </w:t>
      </w:r>
      <w:r w:rsidRPr="BDF23292">
        <w:rPr>
          <w:rFonts w:ascii="Times New Roman" w:cs="Times New Roman"/>
          <w:sz w:val="28"/>
          <w:szCs w:val="28"/>
          <w:rPrChange w:id="21138" w:author="user pc" w:date="2022-03-15T10:14:00Z">
            <w:rPr/>
          </w:rPrChange>
        </w:rPr>
        <w:t>as</w:t>
      </w:r>
      <w:r>
        <w:rPr>
          <w:rFonts w:ascii="Times New Roman" w:cs="Times New Roman" w:hAnsi="Times New Roman"/>
          <w:sz w:val="28"/>
          <w:szCs w:val="28"/>
        </w:rPr>
        <w:t xml:space="preserve"> </w:t>
      </w:r>
      <w:r w:rsidRPr="170922BA">
        <w:rPr>
          <w:rFonts w:ascii="Times New Roman" w:cs="Times New Roman"/>
          <w:sz w:val="28"/>
          <w:szCs w:val="28"/>
          <w:rPrChange w:id="21139" w:author="user pc" w:date="2022-03-15T10:14:00Z">
            <w:rPr/>
          </w:rPrChange>
        </w:rPr>
        <w:t>an</w:t>
      </w:r>
      <w:r>
        <w:rPr>
          <w:rFonts w:ascii="Times New Roman" w:cs="Times New Roman" w:hAnsi="Times New Roman"/>
          <w:sz w:val="28"/>
          <w:szCs w:val="28"/>
        </w:rPr>
        <w:t xml:space="preserve"> </w:t>
      </w:r>
      <w:r w:rsidRPr="8261E78B">
        <w:rPr>
          <w:rFonts w:ascii="Times New Roman" w:cs="Times New Roman"/>
          <w:sz w:val="28"/>
          <w:szCs w:val="28"/>
          <w:rPrChange w:id="21140" w:author="user pc" w:date="2022-03-15T10:14:00Z">
            <w:rPr/>
          </w:rPrChange>
        </w:rPr>
        <w:t>unattached</w:t>
      </w:r>
      <w:r>
        <w:rPr>
          <w:rFonts w:ascii="Times New Roman" w:cs="Times New Roman" w:hAnsi="Times New Roman"/>
          <w:sz w:val="28"/>
          <w:szCs w:val="28"/>
        </w:rPr>
        <w:t xml:space="preserve"> </w:t>
      </w:r>
      <w:r w:rsidRPr="36789408">
        <w:rPr>
          <w:rFonts w:ascii="Times New Roman" w:cs="Times New Roman"/>
          <w:sz w:val="28"/>
          <w:szCs w:val="28"/>
          <w:rPrChange w:id="21141" w:author="user pc" w:date="2022-03-15T10:14:00Z">
            <w:rPr/>
          </w:rPrChange>
        </w:rPr>
        <w:t>chromium</w:t>
      </w:r>
      <w:r>
        <w:rPr>
          <w:rFonts w:ascii="Times New Roman" w:cs="Times New Roman" w:hAnsi="Times New Roman"/>
          <w:sz w:val="28"/>
          <w:szCs w:val="28"/>
        </w:rPr>
        <w:t xml:space="preserve"> </w:t>
      </w:r>
      <w:r w:rsidRPr="AB748882">
        <w:rPr>
          <w:rFonts w:ascii="Times New Roman" w:cs="Times New Roman"/>
          <w:sz w:val="28"/>
          <w:szCs w:val="28"/>
          <w:rPrChange w:id="21142" w:author="user pc" w:date="2022-03-15T10:14:00Z">
            <w:rPr/>
          </w:rPrChange>
        </w:rPr>
        <w:t>ion,</w:t>
      </w:r>
      <w:r>
        <w:rPr>
          <w:rFonts w:ascii="Times New Roman" w:cs="Times New Roman" w:hAnsi="Times New Roman"/>
          <w:sz w:val="28"/>
          <w:szCs w:val="28"/>
        </w:rPr>
        <w:t xml:space="preserve"> </w:t>
      </w:r>
      <w:r w:rsidRPr="98CF6B38">
        <w:rPr>
          <w:rFonts w:ascii="Times New Roman" w:cs="Times New Roman"/>
          <w:sz w:val="28"/>
          <w:szCs w:val="28"/>
          <w:rPrChange w:id="21143" w:author="user pc" w:date="2022-03-15T10:14:00Z">
            <w:rPr/>
          </w:rPrChange>
        </w:rPr>
        <w:t>Cr</w:t>
      </w:r>
      <w:r w:rsidRPr="E0CED1AE">
        <w:rPr>
          <w:rFonts w:ascii="Times New Roman" w:cs="Times New Roman"/>
          <w:sz w:val="28"/>
          <w:szCs w:val="28"/>
          <w:vertAlign w:val="superscript"/>
          <w:rPrChange w:id="21144" w:author="user pc" w:date="2022-03-15T10:14:00Z">
            <w:rPr>
              <w:vertAlign w:val="superscript"/>
            </w:rPr>
          </w:rPrChange>
        </w:rPr>
        <w:t>3+</w:t>
      </w:r>
      <w:r w:rsidRPr="969BCBE5">
        <w:rPr>
          <w:rFonts w:ascii="Times New Roman" w:cs="Times New Roman"/>
          <w:sz w:val="28"/>
          <w:szCs w:val="28"/>
          <w:rPrChange w:id="21145" w:author="user pc" w:date="2022-03-15T10:14:00Z">
            <w:rPr/>
          </w:rPrChange>
        </w:rPr>
        <w:t>.</w:t>
      </w:r>
      <w:r>
        <w:rPr>
          <w:rFonts w:ascii="Times New Roman" w:cs="Times New Roman" w:hAnsi="Times New Roman"/>
          <w:sz w:val="28"/>
          <w:szCs w:val="28"/>
        </w:rPr>
        <w:t xml:space="preserve"> </w:t>
      </w:r>
      <w:r w:rsidRPr="4E157421">
        <w:rPr>
          <w:rFonts w:ascii="Times New Roman" w:cs="Times New Roman"/>
          <w:sz w:val="28"/>
          <w:szCs w:val="28"/>
          <w:rPrChange w:id="21146" w:author="user pc" w:date="2022-03-15T10:14:00Z">
            <w:rPr/>
          </w:rPrChange>
        </w:rPr>
        <w:t>The</w:t>
      </w:r>
      <w:r>
        <w:rPr>
          <w:rFonts w:ascii="Times New Roman" w:cs="Times New Roman" w:hAnsi="Times New Roman"/>
          <w:sz w:val="28"/>
          <w:szCs w:val="28"/>
        </w:rPr>
        <w:t xml:space="preserve"> </w:t>
      </w:r>
      <w:r w:rsidRPr="3E231A35">
        <w:rPr>
          <w:rFonts w:ascii="Times New Roman" w:cs="Times New Roman"/>
          <w:sz w:val="28"/>
          <w:szCs w:val="28"/>
          <w:rPrChange w:id="21147" w:author="user pc" w:date="2022-03-15T10:14:00Z">
            <w:rPr/>
          </w:rPrChange>
        </w:rPr>
        <w:t>oxidation</w:t>
      </w:r>
      <w:r>
        <w:rPr>
          <w:rFonts w:ascii="Times New Roman" w:cs="Times New Roman" w:hAnsi="Times New Roman"/>
          <w:sz w:val="28"/>
          <w:szCs w:val="28"/>
        </w:rPr>
        <w:t xml:space="preserve"> </w:t>
      </w:r>
      <w:r w:rsidRPr="F42EC00C">
        <w:rPr>
          <w:rFonts w:ascii="Times New Roman" w:cs="Times New Roman"/>
          <w:sz w:val="28"/>
          <w:szCs w:val="28"/>
          <w:rPrChange w:id="21148" w:author="user pc" w:date="2022-03-15T10:14:00Z">
            <w:rPr/>
          </w:rPrChange>
        </w:rPr>
        <w:t>state</w:t>
      </w:r>
      <w:r>
        <w:rPr>
          <w:rFonts w:ascii="Times New Roman" w:cs="Times New Roman" w:hAnsi="Times New Roman"/>
          <w:sz w:val="28"/>
          <w:szCs w:val="28"/>
        </w:rPr>
        <w:t xml:space="preserve"> </w:t>
      </w:r>
      <w:r w:rsidRPr="09A10819">
        <w:rPr>
          <w:rFonts w:ascii="Times New Roman" w:cs="Times New Roman"/>
          <w:sz w:val="28"/>
          <w:szCs w:val="28"/>
          <w:rPrChange w:id="21149" w:author="user pc" w:date="2022-03-15T10:14:00Z">
            <w:rPr/>
          </w:rPrChange>
        </w:rPr>
        <w:t>is</w:t>
      </w:r>
      <w:r>
        <w:rPr>
          <w:rFonts w:ascii="Times New Roman" w:cs="Times New Roman" w:hAnsi="Times New Roman"/>
          <w:sz w:val="28"/>
          <w:szCs w:val="28"/>
        </w:rPr>
        <w:t xml:space="preserve"> </w:t>
      </w:r>
      <w:r w:rsidRPr="D693FF84">
        <w:rPr>
          <w:rFonts w:ascii="Times New Roman" w:cs="Times New Roman"/>
          <w:sz w:val="28"/>
          <w:szCs w:val="28"/>
          <w:rPrChange w:id="21150" w:author="user pc" w:date="2022-03-15T10:14:00Z">
            <w:rPr/>
          </w:rPrChange>
        </w:rPr>
        <w:t>+3.</w:t>
      </w:r>
    </w:p>
    <w:p>
      <w:pPr>
        <w:pStyle w:val="style0"/>
        <w:rPr>
          <w:rFonts w:ascii="Times New Roman" w:cs="Times New Roman"/>
          <w:sz w:val="28"/>
          <w:szCs w:val="28"/>
          <w:rPrChange w:id="21151" w:author="user pc" w:date="2022-03-15T10:14:00Z">
            <w:rPr/>
          </w:rPrChange>
        </w:rPr>
      </w:pPr>
      <w:r w:rsidRPr="EC574025">
        <w:rPr>
          <w:rFonts w:ascii="Times New Roman" w:cs="Times New Roman"/>
          <w:b/>
          <w:sz w:val="28"/>
          <w:szCs w:val="28"/>
          <w:rPrChange w:id="21152" w:author="user pc" w:date="2022-03-15T10:14:00Z">
            <w:rPr>
              <w:b/>
            </w:rPr>
          </w:rPrChange>
        </w:rPr>
        <w:t>Example</w:t>
      </w:r>
      <w:r>
        <w:rPr>
          <w:rFonts w:ascii="Times New Roman" w:cs="Times New Roman" w:hAnsi="Times New Roman"/>
          <w:b/>
          <w:sz w:val="28"/>
          <w:szCs w:val="28"/>
        </w:rPr>
        <w:t xml:space="preserve"> 6</w:t>
      </w:r>
      <w:r w:rsidRPr="54123BBE">
        <w:rPr>
          <w:rFonts w:ascii="Times New Roman" w:cs="Times New Roman"/>
          <w:b/>
          <w:sz w:val="28"/>
          <w:szCs w:val="28"/>
          <w:rPrChange w:id="21153" w:author="user pc" w:date="2022-03-15T10:14:00Z">
            <w:rPr>
              <w:b/>
            </w:rPr>
          </w:rPrChange>
        </w:rPr>
        <w:t>:</w:t>
      </w:r>
      <w:r>
        <w:rPr>
          <w:rFonts w:ascii="Times New Roman" w:cs="Times New Roman" w:hAnsi="Times New Roman"/>
          <w:b/>
          <w:sz w:val="28"/>
          <w:szCs w:val="28"/>
        </w:rPr>
        <w:t xml:space="preserve"> </w:t>
      </w:r>
      <w:r w:rsidRPr="CDDFB455">
        <w:rPr>
          <w:rFonts w:ascii="Times New Roman" w:cs="Times New Roman"/>
          <w:sz w:val="28"/>
          <w:szCs w:val="28"/>
          <w:rPrChange w:id="21154" w:author="user pc" w:date="2022-03-15T10:14:00Z">
            <w:rPr/>
          </w:rPrChange>
        </w:rPr>
        <w:t>What</w:t>
      </w:r>
      <w:r>
        <w:rPr>
          <w:rFonts w:ascii="Times New Roman" w:cs="Times New Roman" w:hAnsi="Times New Roman"/>
          <w:sz w:val="28"/>
          <w:szCs w:val="28"/>
        </w:rPr>
        <w:t xml:space="preserve"> </w:t>
      </w:r>
      <w:r w:rsidRPr="7BCB61AC">
        <w:rPr>
          <w:rFonts w:ascii="Times New Roman" w:cs="Times New Roman"/>
          <w:sz w:val="28"/>
          <w:szCs w:val="28"/>
          <w:rPrChange w:id="21155" w:author="user pc" w:date="2022-03-15T10:14:00Z">
            <w:rPr/>
          </w:rPrChange>
        </w:rPr>
        <w:t>is</w:t>
      </w:r>
      <w:r>
        <w:rPr>
          <w:rFonts w:ascii="Times New Roman" w:cs="Times New Roman" w:hAnsi="Times New Roman"/>
          <w:sz w:val="28"/>
          <w:szCs w:val="28"/>
        </w:rPr>
        <w:t xml:space="preserve"> </w:t>
      </w:r>
      <w:r w:rsidRPr="B5D5E8F5">
        <w:rPr>
          <w:rFonts w:ascii="Times New Roman" w:cs="Times New Roman"/>
          <w:sz w:val="28"/>
          <w:szCs w:val="28"/>
          <w:rPrChange w:id="21156" w:author="user pc" w:date="2022-03-15T10:14:00Z">
            <w:rPr/>
          </w:rPrChange>
        </w:rPr>
        <w:t>the</w:t>
      </w:r>
      <w:r>
        <w:rPr>
          <w:rFonts w:ascii="Times New Roman" w:cs="Times New Roman" w:hAnsi="Times New Roman"/>
          <w:sz w:val="28"/>
          <w:szCs w:val="28"/>
        </w:rPr>
        <w:t xml:space="preserve"> </w:t>
      </w:r>
      <w:r w:rsidRPr="AB660554">
        <w:rPr>
          <w:rFonts w:ascii="Times New Roman" w:cs="Times New Roman"/>
          <w:sz w:val="28"/>
          <w:szCs w:val="28"/>
          <w:rPrChange w:id="21157" w:author="user pc" w:date="2022-03-15T10:14:00Z">
            <w:rPr/>
          </w:rPrChange>
        </w:rPr>
        <w:t>oxidation</w:t>
      </w:r>
      <w:r>
        <w:rPr>
          <w:rFonts w:ascii="Times New Roman" w:cs="Times New Roman" w:hAnsi="Times New Roman"/>
          <w:sz w:val="28"/>
          <w:szCs w:val="28"/>
        </w:rPr>
        <w:t xml:space="preserve"> </w:t>
      </w:r>
      <w:r w:rsidRPr="405ADAB6">
        <w:rPr>
          <w:rFonts w:ascii="Times New Roman" w:cs="Times New Roman"/>
          <w:sz w:val="28"/>
          <w:szCs w:val="28"/>
          <w:rPrChange w:id="21158" w:author="user pc" w:date="2022-03-15T10:14:00Z">
            <w:rPr/>
          </w:rPrChange>
        </w:rPr>
        <w:t>state</w:t>
      </w:r>
      <w:r>
        <w:rPr>
          <w:rFonts w:ascii="Times New Roman" w:cs="Times New Roman" w:hAnsi="Times New Roman"/>
          <w:sz w:val="28"/>
          <w:szCs w:val="28"/>
        </w:rPr>
        <w:t xml:space="preserve"> </w:t>
      </w:r>
      <w:r w:rsidRPr="FC2ABD25">
        <w:rPr>
          <w:rFonts w:ascii="Times New Roman" w:cs="Times New Roman"/>
          <w:sz w:val="28"/>
          <w:szCs w:val="28"/>
          <w:rPrChange w:id="21159" w:author="user pc" w:date="2022-03-15T10:14:00Z">
            <w:rPr/>
          </w:rPrChange>
        </w:rPr>
        <w:t>of</w:t>
      </w:r>
      <w:r>
        <w:rPr>
          <w:rFonts w:ascii="Times New Roman" w:cs="Times New Roman" w:hAnsi="Times New Roman"/>
          <w:sz w:val="28"/>
          <w:szCs w:val="28"/>
        </w:rPr>
        <w:t xml:space="preserve"> </w:t>
      </w:r>
      <w:r w:rsidRPr="34110E79">
        <w:rPr>
          <w:rFonts w:ascii="Times New Roman" w:cs="Times New Roman"/>
          <w:sz w:val="28"/>
          <w:szCs w:val="28"/>
          <w:rPrChange w:id="21160" w:author="user pc" w:date="2022-03-15T10:14:00Z">
            <w:rPr/>
          </w:rPrChange>
        </w:rPr>
        <w:t>chromium</w:t>
      </w:r>
      <w:r>
        <w:rPr>
          <w:rFonts w:ascii="Times New Roman" w:cs="Times New Roman" w:hAnsi="Times New Roman"/>
          <w:sz w:val="28"/>
          <w:szCs w:val="28"/>
        </w:rPr>
        <w:t xml:space="preserve"> </w:t>
      </w:r>
      <w:r w:rsidRPr="CCE4B5F9">
        <w:rPr>
          <w:rFonts w:ascii="Times New Roman" w:cs="Times New Roman"/>
          <w:sz w:val="28"/>
          <w:szCs w:val="28"/>
          <w:rPrChange w:id="21161" w:author="user pc" w:date="2022-03-15T10:14:00Z">
            <w:rPr/>
          </w:rPrChange>
        </w:rPr>
        <w:t>in</w:t>
      </w:r>
      <w:r>
        <w:rPr>
          <w:rFonts w:ascii="Times New Roman" w:cs="Times New Roman" w:hAnsi="Times New Roman"/>
          <w:sz w:val="28"/>
          <w:szCs w:val="28"/>
        </w:rPr>
        <w:t xml:space="preserve"> </w:t>
      </w:r>
      <w:r w:rsidRPr="FDC7425F">
        <w:rPr>
          <w:rFonts w:ascii="Times New Roman" w:cs="Times New Roman"/>
          <w:sz w:val="28"/>
          <w:szCs w:val="28"/>
          <w:rPrChange w:id="21162" w:author="user pc" w:date="2022-03-15T10:14:00Z">
            <w:rPr/>
          </w:rPrChange>
        </w:rPr>
        <w:t>the</w:t>
      </w:r>
      <w:r>
        <w:rPr>
          <w:rFonts w:ascii="Times New Roman" w:cs="Times New Roman" w:hAnsi="Times New Roman"/>
          <w:sz w:val="28"/>
          <w:szCs w:val="28"/>
        </w:rPr>
        <w:t xml:space="preserve"> </w:t>
      </w:r>
      <w:r w:rsidRPr="ABCAA083">
        <w:rPr>
          <w:rFonts w:ascii="Times New Roman" w:cs="Times New Roman"/>
          <w:sz w:val="28"/>
          <w:szCs w:val="28"/>
          <w:rPrChange w:id="21163" w:author="user pc" w:date="2022-03-15T10:14:00Z">
            <w:rPr/>
          </w:rPrChange>
        </w:rPr>
        <w:t>dichromate</w:t>
      </w:r>
      <w:r>
        <w:rPr>
          <w:rFonts w:ascii="Times New Roman" w:cs="Times New Roman" w:hAnsi="Times New Roman"/>
          <w:sz w:val="28"/>
          <w:szCs w:val="28"/>
        </w:rPr>
        <w:t xml:space="preserve"> </w:t>
      </w:r>
      <w:r w:rsidRPr="76C1A970">
        <w:rPr>
          <w:rFonts w:ascii="Times New Roman" w:cs="Times New Roman"/>
          <w:sz w:val="28"/>
          <w:szCs w:val="28"/>
          <w:rPrChange w:id="21164" w:author="user pc" w:date="2022-03-15T10:14:00Z">
            <w:rPr/>
          </w:rPrChange>
        </w:rPr>
        <w:t>ion,</w:t>
      </w:r>
      <w:r>
        <w:rPr>
          <w:rFonts w:ascii="Times New Roman" w:cs="Times New Roman" w:hAnsi="Times New Roman"/>
          <w:sz w:val="28"/>
          <w:szCs w:val="28"/>
        </w:rPr>
        <w:t xml:space="preserve"> </w:t>
      </w:r>
      <w:r w:rsidRPr="E97A17D7">
        <w:rPr>
          <w:rFonts w:ascii="Times New Roman" w:cs="Times New Roman"/>
          <w:sz w:val="28"/>
          <w:szCs w:val="28"/>
          <w:rPrChange w:id="21165" w:author="user pc" w:date="2022-03-15T10:14:00Z">
            <w:rPr/>
          </w:rPrChange>
        </w:rPr>
        <w:t>Cr</w:t>
      </w:r>
      <w:r w:rsidRPr="04D3FA08">
        <w:rPr>
          <w:rFonts w:ascii="Times New Roman" w:cs="Times New Roman"/>
          <w:sz w:val="28"/>
          <w:szCs w:val="28"/>
          <w:vertAlign w:val="subscript"/>
          <w:rPrChange w:id="21166" w:author="user pc" w:date="2022-03-15T10:14:00Z">
            <w:rPr>
              <w:vertAlign w:val="subscript"/>
            </w:rPr>
          </w:rPrChange>
        </w:rPr>
        <w:t>2</w:t>
      </w:r>
      <w:r w:rsidRPr="AF222A22">
        <w:rPr>
          <w:rFonts w:ascii="Times New Roman" w:cs="Times New Roman"/>
          <w:sz w:val="28"/>
          <w:szCs w:val="28"/>
          <w:rPrChange w:id="21167" w:author="user pc" w:date="2022-03-15T10:14:00Z">
            <w:rPr/>
          </w:rPrChange>
        </w:rPr>
        <w:t>O</w:t>
      </w:r>
      <w:r w:rsidRPr="75BD7766">
        <w:rPr>
          <w:rFonts w:ascii="Times New Roman" w:cs="Times New Roman"/>
          <w:sz w:val="28"/>
          <w:szCs w:val="28"/>
          <w:vertAlign w:val="subscript"/>
          <w:rPrChange w:id="21168" w:author="user pc" w:date="2022-03-15T10:14:00Z">
            <w:rPr>
              <w:vertAlign w:val="subscript"/>
            </w:rPr>
          </w:rPrChange>
        </w:rPr>
        <w:t>7</w:t>
      </w:r>
      <w:r w:rsidRPr="2F38A7DD">
        <w:rPr>
          <w:rFonts w:ascii="Times New Roman" w:cs="Times New Roman"/>
          <w:sz w:val="28"/>
          <w:szCs w:val="28"/>
          <w:vertAlign w:val="superscript"/>
          <w:rPrChange w:id="21169" w:author="user pc" w:date="2022-03-15T10:14:00Z">
            <w:rPr>
              <w:vertAlign w:val="superscript"/>
            </w:rPr>
          </w:rPrChange>
        </w:rPr>
        <w:t>2-</w:t>
      </w:r>
      <w:r w:rsidRPr="3FC4990E">
        <w:rPr>
          <w:rFonts w:ascii="Times New Roman" w:cs="Times New Roman"/>
          <w:sz w:val="28"/>
          <w:szCs w:val="28"/>
          <w:rPrChange w:id="21170" w:author="user pc" w:date="2022-03-15T10:14:00Z">
            <w:rPr/>
          </w:rPrChange>
        </w:rPr>
        <w:t>?</w:t>
      </w:r>
    </w:p>
    <w:p>
      <w:pPr>
        <w:pStyle w:val="style0"/>
        <w:rPr>
          <w:rFonts w:ascii="Times New Roman" w:cs="Times New Roman"/>
          <w:sz w:val="28"/>
          <w:szCs w:val="28"/>
          <w:rPrChange w:id="21171" w:author="user pc" w:date="2022-03-15T10:14:00Z">
            <w:rPr/>
          </w:rPrChange>
        </w:rPr>
      </w:pPr>
      <w:r w:rsidRPr="E7F496ED">
        <w:rPr>
          <w:rFonts w:ascii="Times New Roman" w:cs="Times New Roman"/>
          <w:b/>
          <w:sz w:val="28"/>
          <w:szCs w:val="28"/>
          <w:rPrChange w:id="21172" w:author="user pc" w:date="2022-03-15T10:14:00Z">
            <w:rPr>
              <w:b/>
            </w:rPr>
          </w:rPrChange>
        </w:rPr>
        <w:t>Solution</w:t>
      </w:r>
    </w:p>
    <w:p>
      <w:pPr>
        <w:pStyle w:val="style0"/>
        <w:rPr>
          <w:rFonts w:ascii="Times New Roman" w:cs="Times New Roman"/>
          <w:sz w:val="28"/>
          <w:szCs w:val="28"/>
          <w:rPrChange w:id="21173" w:author="user pc" w:date="2022-03-15T10:14:00Z">
            <w:rPr/>
          </w:rPrChange>
        </w:rPr>
      </w:pPr>
      <w:r w:rsidRPr="0410FF50">
        <w:rPr>
          <w:rFonts w:ascii="Times New Roman" w:cs="Times New Roman"/>
          <w:sz w:val="28"/>
          <w:szCs w:val="28"/>
          <w:rPrChange w:id="21174" w:author="user pc" w:date="2022-03-15T10:14:00Z">
            <w:rPr/>
          </w:rPrChange>
        </w:rPr>
        <w:t>The</w:t>
      </w:r>
      <w:r>
        <w:rPr>
          <w:rFonts w:ascii="Times New Roman" w:cs="Times New Roman" w:hAnsi="Times New Roman"/>
          <w:sz w:val="28"/>
          <w:szCs w:val="28"/>
        </w:rPr>
        <w:t xml:space="preserve"> </w:t>
      </w:r>
      <w:r w:rsidRPr="10CEF28A">
        <w:rPr>
          <w:rFonts w:ascii="Times New Roman" w:cs="Times New Roman"/>
          <w:sz w:val="28"/>
          <w:szCs w:val="28"/>
          <w:rPrChange w:id="21175" w:author="user pc" w:date="2022-03-15T10:14:00Z">
            <w:rPr/>
          </w:rPrChange>
        </w:rPr>
        <w:t>oxidation</w:t>
      </w:r>
      <w:r>
        <w:rPr>
          <w:rFonts w:ascii="Times New Roman" w:cs="Times New Roman" w:hAnsi="Times New Roman"/>
          <w:sz w:val="28"/>
          <w:szCs w:val="28"/>
        </w:rPr>
        <w:t xml:space="preserve"> </w:t>
      </w:r>
      <w:r w:rsidRPr="1EF6242D">
        <w:rPr>
          <w:rFonts w:ascii="Times New Roman" w:cs="Times New Roman"/>
          <w:sz w:val="28"/>
          <w:szCs w:val="28"/>
          <w:rPrChange w:id="21176" w:author="user pc" w:date="2022-03-15T10:14:00Z">
            <w:rPr/>
          </w:rPrChange>
        </w:rPr>
        <w:t>state</w:t>
      </w:r>
      <w:r>
        <w:rPr>
          <w:rFonts w:ascii="Times New Roman" w:cs="Times New Roman" w:hAnsi="Times New Roman"/>
          <w:sz w:val="28"/>
          <w:szCs w:val="28"/>
        </w:rPr>
        <w:t xml:space="preserve"> </w:t>
      </w:r>
      <w:r w:rsidRPr="555524E4">
        <w:rPr>
          <w:rFonts w:ascii="Times New Roman" w:cs="Times New Roman"/>
          <w:sz w:val="28"/>
          <w:szCs w:val="28"/>
          <w:rPrChange w:id="21177" w:author="user pc" w:date="2022-03-15T10:14:00Z">
            <w:rPr/>
          </w:rPrChange>
        </w:rPr>
        <w:t>of</w:t>
      </w:r>
      <w:r>
        <w:rPr>
          <w:rFonts w:ascii="Times New Roman" w:cs="Times New Roman" w:hAnsi="Times New Roman"/>
          <w:sz w:val="28"/>
          <w:szCs w:val="28"/>
        </w:rPr>
        <w:t xml:space="preserve"> </w:t>
      </w:r>
      <w:r w:rsidRPr="CB66AF5A">
        <w:rPr>
          <w:rFonts w:ascii="Times New Roman" w:cs="Times New Roman"/>
          <w:sz w:val="28"/>
          <w:szCs w:val="28"/>
          <w:rPrChange w:id="21178" w:author="user pc" w:date="2022-03-15T10:14:00Z">
            <w:rPr/>
          </w:rPrChange>
        </w:rPr>
        <w:t>the</w:t>
      </w:r>
      <w:r>
        <w:rPr>
          <w:rFonts w:ascii="Times New Roman" w:cs="Times New Roman" w:hAnsi="Times New Roman"/>
          <w:sz w:val="28"/>
          <w:szCs w:val="28"/>
        </w:rPr>
        <w:t xml:space="preserve"> </w:t>
      </w:r>
      <w:r w:rsidRPr="CB038883">
        <w:rPr>
          <w:rFonts w:ascii="Times New Roman" w:cs="Times New Roman"/>
          <w:sz w:val="28"/>
          <w:szCs w:val="28"/>
          <w:rPrChange w:id="21179" w:author="user pc" w:date="2022-03-15T10:14:00Z">
            <w:rPr/>
          </w:rPrChange>
        </w:rPr>
        <w:t>oxygen</w:t>
      </w:r>
      <w:r>
        <w:rPr>
          <w:rFonts w:ascii="Times New Roman" w:cs="Times New Roman" w:hAnsi="Times New Roman"/>
          <w:sz w:val="28"/>
          <w:szCs w:val="28"/>
        </w:rPr>
        <w:t xml:space="preserve"> </w:t>
      </w:r>
      <w:r w:rsidRPr="1383999F">
        <w:rPr>
          <w:rFonts w:ascii="Times New Roman" w:cs="Times New Roman"/>
          <w:sz w:val="28"/>
          <w:szCs w:val="28"/>
          <w:rPrChange w:id="21180" w:author="user pc" w:date="2022-03-15T10:14:00Z">
            <w:rPr/>
          </w:rPrChange>
        </w:rPr>
        <w:t>is</w:t>
      </w:r>
      <w:r>
        <w:rPr>
          <w:rFonts w:ascii="Times New Roman" w:cs="Times New Roman" w:hAnsi="Times New Roman"/>
          <w:sz w:val="28"/>
          <w:szCs w:val="28"/>
        </w:rPr>
        <w:t xml:space="preserve"> </w:t>
      </w:r>
      <w:r w:rsidRPr="A49CAE67">
        <w:rPr>
          <w:rFonts w:ascii="Times New Roman" w:cs="Times New Roman"/>
          <w:sz w:val="28"/>
          <w:szCs w:val="28"/>
          <w:rPrChange w:id="21181" w:author="user pc" w:date="2022-03-15T10:14:00Z">
            <w:rPr/>
          </w:rPrChange>
        </w:rPr>
        <w:t>-2,</w:t>
      </w:r>
      <w:r>
        <w:rPr>
          <w:rFonts w:ascii="Times New Roman" w:cs="Times New Roman" w:hAnsi="Times New Roman"/>
          <w:sz w:val="28"/>
          <w:szCs w:val="28"/>
        </w:rPr>
        <w:t xml:space="preserve"> </w:t>
      </w:r>
      <w:r w:rsidRPr="376326C5">
        <w:rPr>
          <w:rFonts w:ascii="Times New Roman" w:cs="Times New Roman"/>
          <w:sz w:val="28"/>
          <w:szCs w:val="28"/>
          <w:rPrChange w:id="21182" w:author="user pc" w:date="2022-03-15T10:14:00Z">
            <w:rPr/>
          </w:rPrChange>
        </w:rPr>
        <w:t>and</w:t>
      </w:r>
      <w:r>
        <w:rPr>
          <w:rFonts w:ascii="Times New Roman" w:cs="Times New Roman" w:hAnsi="Times New Roman"/>
          <w:sz w:val="28"/>
          <w:szCs w:val="28"/>
        </w:rPr>
        <w:t xml:space="preserve"> </w:t>
      </w:r>
      <w:r w:rsidRPr="145FA703">
        <w:rPr>
          <w:rFonts w:ascii="Times New Roman" w:cs="Times New Roman"/>
          <w:sz w:val="28"/>
          <w:szCs w:val="28"/>
          <w:rPrChange w:id="21183" w:author="user pc" w:date="2022-03-15T10:14:00Z">
            <w:rPr/>
          </w:rPrChange>
        </w:rPr>
        <w:t>the</w:t>
      </w:r>
      <w:r>
        <w:rPr>
          <w:rFonts w:ascii="Times New Roman" w:cs="Times New Roman" w:hAnsi="Times New Roman"/>
          <w:sz w:val="28"/>
          <w:szCs w:val="28"/>
        </w:rPr>
        <w:t xml:space="preserve"> </w:t>
      </w:r>
      <w:r w:rsidRPr="A9F2F915">
        <w:rPr>
          <w:rFonts w:ascii="Times New Roman" w:cs="Times New Roman"/>
          <w:sz w:val="28"/>
          <w:szCs w:val="28"/>
          <w:rPrChange w:id="21184" w:author="user pc" w:date="2022-03-15T10:14:00Z">
            <w:rPr/>
          </w:rPrChange>
        </w:rPr>
        <w:t>sum</w:t>
      </w:r>
      <w:r>
        <w:rPr>
          <w:rFonts w:ascii="Times New Roman" w:cs="Times New Roman" w:hAnsi="Times New Roman"/>
          <w:sz w:val="28"/>
          <w:szCs w:val="28"/>
        </w:rPr>
        <w:t xml:space="preserve"> </w:t>
      </w:r>
      <w:r w:rsidRPr="8195F93D">
        <w:rPr>
          <w:rFonts w:ascii="Times New Roman" w:cs="Times New Roman"/>
          <w:sz w:val="28"/>
          <w:szCs w:val="28"/>
          <w:rPrChange w:id="21185" w:author="user pc" w:date="2022-03-15T10:14:00Z">
            <w:rPr/>
          </w:rPrChange>
        </w:rPr>
        <w:t>of</w:t>
      </w:r>
      <w:r>
        <w:rPr>
          <w:rFonts w:ascii="Times New Roman" w:cs="Times New Roman" w:hAnsi="Times New Roman"/>
          <w:sz w:val="28"/>
          <w:szCs w:val="28"/>
        </w:rPr>
        <w:t xml:space="preserve"> </w:t>
      </w:r>
      <w:r w:rsidRPr="24F0D8DD">
        <w:rPr>
          <w:rFonts w:ascii="Times New Roman" w:cs="Times New Roman"/>
          <w:sz w:val="28"/>
          <w:szCs w:val="28"/>
          <w:rPrChange w:id="21186" w:author="user pc" w:date="2022-03-15T10:14:00Z">
            <w:rPr/>
          </w:rPrChange>
        </w:rPr>
        <w:t>the</w:t>
      </w:r>
      <w:r>
        <w:rPr>
          <w:rFonts w:ascii="Times New Roman" w:cs="Times New Roman" w:hAnsi="Times New Roman"/>
          <w:sz w:val="28"/>
          <w:szCs w:val="28"/>
        </w:rPr>
        <w:t xml:space="preserve"> </w:t>
      </w:r>
      <w:r w:rsidRPr="B63F8A98">
        <w:rPr>
          <w:rFonts w:ascii="Times New Roman" w:cs="Times New Roman"/>
          <w:sz w:val="28"/>
          <w:szCs w:val="28"/>
          <w:rPrChange w:id="21187" w:author="user pc" w:date="2022-03-15T10:14:00Z">
            <w:rPr/>
          </w:rPrChange>
        </w:rPr>
        <w:t>oxidation</w:t>
      </w:r>
      <w:r>
        <w:rPr>
          <w:rFonts w:ascii="Times New Roman" w:cs="Times New Roman" w:hAnsi="Times New Roman"/>
          <w:sz w:val="28"/>
          <w:szCs w:val="28"/>
        </w:rPr>
        <w:t xml:space="preserve"> </w:t>
      </w:r>
      <w:r w:rsidRPr="929C00FD">
        <w:rPr>
          <w:rFonts w:ascii="Times New Roman" w:cs="Times New Roman"/>
          <w:sz w:val="28"/>
          <w:szCs w:val="28"/>
          <w:rPrChange w:id="21188" w:author="user pc" w:date="2022-03-15T10:14:00Z">
            <w:rPr/>
          </w:rPrChange>
        </w:rPr>
        <w:t>states</w:t>
      </w:r>
      <w:r>
        <w:rPr>
          <w:rFonts w:ascii="Times New Roman" w:cs="Times New Roman" w:hAnsi="Times New Roman"/>
          <w:sz w:val="28"/>
          <w:szCs w:val="28"/>
        </w:rPr>
        <w:t xml:space="preserve"> </w:t>
      </w:r>
      <w:r w:rsidRPr="5752DB71">
        <w:rPr>
          <w:rFonts w:ascii="Times New Roman" w:cs="Times New Roman"/>
          <w:sz w:val="28"/>
          <w:szCs w:val="28"/>
          <w:rPrChange w:id="21189" w:author="user pc" w:date="2022-03-15T10:14:00Z">
            <w:rPr/>
          </w:rPrChange>
        </w:rPr>
        <w:t>is</w:t>
      </w:r>
      <w:r>
        <w:rPr>
          <w:rFonts w:ascii="Times New Roman" w:cs="Times New Roman" w:hAnsi="Times New Roman"/>
          <w:sz w:val="28"/>
          <w:szCs w:val="28"/>
        </w:rPr>
        <w:t xml:space="preserve"> </w:t>
      </w:r>
      <w:r w:rsidRPr="C6A6AF84">
        <w:rPr>
          <w:rFonts w:ascii="Times New Roman" w:cs="Times New Roman"/>
          <w:sz w:val="28"/>
          <w:szCs w:val="28"/>
          <w:rPrChange w:id="21190" w:author="user pc" w:date="2022-03-15T10:14:00Z">
            <w:rPr/>
          </w:rPrChange>
        </w:rPr>
        <w:t>equal</w:t>
      </w:r>
      <w:r>
        <w:rPr>
          <w:rFonts w:ascii="Times New Roman" w:cs="Times New Roman" w:hAnsi="Times New Roman"/>
          <w:sz w:val="28"/>
          <w:szCs w:val="28"/>
        </w:rPr>
        <w:t xml:space="preserve"> </w:t>
      </w:r>
      <w:r w:rsidRPr="C4FBEB46">
        <w:rPr>
          <w:rFonts w:ascii="Times New Roman" w:cs="Times New Roman"/>
          <w:sz w:val="28"/>
          <w:szCs w:val="28"/>
          <w:rPrChange w:id="21191" w:author="user pc" w:date="2022-03-15T10:14:00Z">
            <w:rPr/>
          </w:rPrChange>
        </w:rPr>
        <w:t>to</w:t>
      </w:r>
      <w:r>
        <w:rPr>
          <w:rFonts w:ascii="Times New Roman" w:cs="Times New Roman" w:hAnsi="Times New Roman"/>
          <w:sz w:val="28"/>
          <w:szCs w:val="28"/>
        </w:rPr>
        <w:t xml:space="preserve"> </w:t>
      </w:r>
      <w:r w:rsidRPr="7B8CF1E5">
        <w:rPr>
          <w:rFonts w:ascii="Times New Roman" w:cs="Times New Roman"/>
          <w:sz w:val="28"/>
          <w:szCs w:val="28"/>
          <w:rPrChange w:id="21192" w:author="user pc" w:date="2022-03-15T10:14:00Z">
            <w:rPr/>
          </w:rPrChange>
        </w:rPr>
        <w:t>the</w:t>
      </w:r>
      <w:r>
        <w:rPr>
          <w:rFonts w:ascii="Times New Roman" w:cs="Times New Roman" w:hAnsi="Times New Roman"/>
          <w:sz w:val="28"/>
          <w:szCs w:val="28"/>
        </w:rPr>
        <w:t xml:space="preserve"> </w:t>
      </w:r>
      <w:r w:rsidRPr="BDBE8C4A">
        <w:rPr>
          <w:rFonts w:ascii="Times New Roman" w:cs="Times New Roman"/>
          <w:sz w:val="28"/>
          <w:szCs w:val="28"/>
          <w:rPrChange w:id="21193" w:author="user pc" w:date="2022-03-15T10:14:00Z">
            <w:rPr/>
          </w:rPrChange>
        </w:rPr>
        <w:t>charge</w:t>
      </w:r>
      <w:r>
        <w:rPr>
          <w:rFonts w:ascii="Times New Roman" w:cs="Times New Roman" w:hAnsi="Times New Roman"/>
          <w:sz w:val="28"/>
          <w:szCs w:val="28"/>
        </w:rPr>
        <w:t xml:space="preserve"> </w:t>
      </w:r>
      <w:r w:rsidRPr="F9243655">
        <w:rPr>
          <w:rFonts w:ascii="Times New Roman" w:cs="Times New Roman"/>
          <w:sz w:val="28"/>
          <w:szCs w:val="28"/>
          <w:rPrChange w:id="21194" w:author="user pc" w:date="2022-03-15T10:14:00Z">
            <w:rPr/>
          </w:rPrChange>
        </w:rPr>
        <w:t>on</w:t>
      </w:r>
      <w:r>
        <w:rPr>
          <w:rFonts w:ascii="Times New Roman" w:cs="Times New Roman" w:hAnsi="Times New Roman"/>
          <w:sz w:val="28"/>
          <w:szCs w:val="28"/>
        </w:rPr>
        <w:t xml:space="preserve"> </w:t>
      </w:r>
      <w:r w:rsidRPr="571AB2E2">
        <w:rPr>
          <w:rFonts w:ascii="Times New Roman" w:cs="Times New Roman"/>
          <w:sz w:val="28"/>
          <w:szCs w:val="28"/>
          <w:rPrChange w:id="21195" w:author="user pc" w:date="2022-03-15T10:14:00Z">
            <w:rPr/>
          </w:rPrChange>
        </w:rPr>
        <w:t>the</w:t>
      </w:r>
      <w:r>
        <w:rPr>
          <w:rFonts w:ascii="Times New Roman" w:cs="Times New Roman" w:hAnsi="Times New Roman"/>
          <w:sz w:val="28"/>
          <w:szCs w:val="28"/>
        </w:rPr>
        <w:t xml:space="preserve"> </w:t>
      </w:r>
      <w:r w:rsidRPr="C187A841">
        <w:rPr>
          <w:rFonts w:ascii="Times New Roman" w:cs="Times New Roman"/>
          <w:sz w:val="28"/>
          <w:szCs w:val="28"/>
          <w:rPrChange w:id="21196" w:author="user pc" w:date="2022-03-15T10:14:00Z">
            <w:rPr/>
          </w:rPrChange>
        </w:rPr>
        <w:t>ion.</w:t>
      </w:r>
      <w:r>
        <w:rPr>
          <w:rFonts w:ascii="Times New Roman" w:cs="Times New Roman" w:hAnsi="Times New Roman"/>
          <w:sz w:val="28"/>
          <w:szCs w:val="28"/>
        </w:rPr>
        <w:t xml:space="preserve"> Do no</w:t>
      </w:r>
      <w:r w:rsidRPr="F337B4BE">
        <w:rPr>
          <w:rFonts w:ascii="Times New Roman" w:cs="Times New Roman"/>
          <w:sz w:val="28"/>
          <w:szCs w:val="28"/>
          <w:rPrChange w:id="21197" w:author="user pc" w:date="2022-03-15T10:14:00Z">
            <w:rPr/>
          </w:rPrChange>
        </w:rPr>
        <w:t>t</w:t>
      </w:r>
      <w:r>
        <w:rPr>
          <w:rFonts w:ascii="Times New Roman" w:cs="Times New Roman" w:hAnsi="Times New Roman"/>
          <w:sz w:val="28"/>
          <w:szCs w:val="28"/>
        </w:rPr>
        <w:t xml:space="preserve"> </w:t>
      </w:r>
      <w:r w:rsidRPr="3762D40C">
        <w:rPr>
          <w:rFonts w:ascii="Times New Roman" w:cs="Times New Roman"/>
          <w:sz w:val="28"/>
          <w:szCs w:val="28"/>
          <w:rPrChange w:id="21198" w:author="user pc" w:date="2022-03-15T10:14:00Z">
            <w:rPr/>
          </w:rPrChange>
        </w:rPr>
        <w:t>forget</w:t>
      </w:r>
      <w:r>
        <w:rPr>
          <w:rFonts w:ascii="Times New Roman" w:cs="Times New Roman" w:hAnsi="Times New Roman"/>
          <w:sz w:val="28"/>
          <w:szCs w:val="28"/>
        </w:rPr>
        <w:t xml:space="preserve"> </w:t>
      </w:r>
      <w:r w:rsidRPr="25A444A1">
        <w:rPr>
          <w:rFonts w:ascii="Times New Roman" w:cs="Times New Roman"/>
          <w:sz w:val="28"/>
          <w:szCs w:val="28"/>
          <w:rPrChange w:id="21199" w:author="user pc" w:date="2022-03-15T10:14:00Z">
            <w:rPr/>
          </w:rPrChange>
        </w:rPr>
        <w:t>that</w:t>
      </w:r>
      <w:r>
        <w:rPr>
          <w:rFonts w:ascii="Times New Roman" w:cs="Times New Roman" w:hAnsi="Times New Roman"/>
          <w:sz w:val="28"/>
          <w:szCs w:val="28"/>
        </w:rPr>
        <w:t xml:space="preserve"> </w:t>
      </w:r>
      <w:r w:rsidRPr="A7100E6C">
        <w:rPr>
          <w:rFonts w:ascii="Times New Roman" w:cs="Times New Roman"/>
          <w:sz w:val="28"/>
          <w:szCs w:val="28"/>
          <w:rPrChange w:id="21200" w:author="user pc" w:date="2022-03-15T10:14:00Z">
            <w:rPr/>
          </w:rPrChange>
        </w:rPr>
        <w:t>there</w:t>
      </w:r>
      <w:r>
        <w:rPr>
          <w:rFonts w:ascii="Times New Roman" w:cs="Times New Roman" w:hAnsi="Times New Roman"/>
          <w:sz w:val="28"/>
          <w:szCs w:val="28"/>
        </w:rPr>
        <w:t xml:space="preserve"> </w:t>
      </w:r>
      <w:r w:rsidRPr="DBD69323">
        <w:rPr>
          <w:rFonts w:ascii="Times New Roman" w:cs="Times New Roman"/>
          <w:sz w:val="28"/>
          <w:szCs w:val="28"/>
          <w:rPrChange w:id="21201" w:author="user pc" w:date="2022-03-15T10:14:00Z">
            <w:rPr/>
          </w:rPrChange>
        </w:rPr>
        <w:t>are</w:t>
      </w:r>
      <w:r>
        <w:rPr>
          <w:rFonts w:ascii="Times New Roman" w:cs="Times New Roman" w:hAnsi="Times New Roman"/>
          <w:sz w:val="28"/>
          <w:szCs w:val="28"/>
        </w:rPr>
        <w:t xml:space="preserve"> </w:t>
      </w:r>
      <w:r w:rsidRPr="5196B624">
        <w:rPr>
          <w:rFonts w:ascii="Times New Roman" w:cs="Times New Roman"/>
          <w:sz w:val="28"/>
          <w:szCs w:val="28"/>
          <w:rPrChange w:id="21202" w:author="user pc" w:date="2022-03-15T10:14:00Z">
            <w:rPr/>
          </w:rPrChange>
        </w:rPr>
        <w:t>2</w:t>
      </w:r>
      <w:r>
        <w:rPr>
          <w:rFonts w:ascii="Times New Roman" w:cs="Times New Roman" w:hAnsi="Times New Roman"/>
          <w:sz w:val="28"/>
          <w:szCs w:val="28"/>
        </w:rPr>
        <w:t xml:space="preserve"> </w:t>
      </w:r>
      <w:r w:rsidRPr="F0CD29EB">
        <w:rPr>
          <w:rFonts w:ascii="Times New Roman" w:cs="Times New Roman"/>
          <w:sz w:val="28"/>
          <w:szCs w:val="28"/>
          <w:rPrChange w:id="21203" w:author="user pc" w:date="2022-03-15T10:14:00Z">
            <w:rPr/>
          </w:rPrChange>
        </w:rPr>
        <w:t>chromium</w:t>
      </w:r>
      <w:r>
        <w:rPr>
          <w:rFonts w:ascii="Times New Roman" w:cs="Times New Roman" w:hAnsi="Times New Roman"/>
          <w:sz w:val="28"/>
          <w:szCs w:val="28"/>
        </w:rPr>
        <w:t xml:space="preserve"> </w:t>
      </w:r>
      <w:r w:rsidRPr="CD612AEC">
        <w:rPr>
          <w:rFonts w:ascii="Times New Roman" w:cs="Times New Roman"/>
          <w:sz w:val="28"/>
          <w:szCs w:val="28"/>
          <w:rPrChange w:id="21204" w:author="user pc" w:date="2022-03-15T10:14:00Z">
            <w:rPr/>
          </w:rPrChange>
        </w:rPr>
        <w:t>atoms</w:t>
      </w:r>
      <w:r>
        <w:rPr>
          <w:rFonts w:ascii="Times New Roman" w:cs="Times New Roman" w:hAnsi="Times New Roman"/>
          <w:sz w:val="28"/>
          <w:szCs w:val="28"/>
        </w:rPr>
        <w:t xml:space="preserve"> </w:t>
      </w:r>
      <w:r w:rsidRPr="CB45262C">
        <w:rPr>
          <w:rFonts w:ascii="Times New Roman" w:cs="Times New Roman"/>
          <w:sz w:val="28"/>
          <w:szCs w:val="28"/>
          <w:rPrChange w:id="21205" w:author="user pc" w:date="2022-03-15T10:14:00Z">
            <w:rPr/>
          </w:rPrChange>
        </w:rPr>
        <w:t>present.</w:t>
      </w:r>
    </w:p>
    <w:p>
      <w:pPr>
        <w:pStyle w:val="style0"/>
        <w:rPr>
          <w:rFonts w:ascii="Times New Roman" w:cs="Times New Roman"/>
          <w:sz w:val="28"/>
          <w:szCs w:val="28"/>
          <w:rPrChange w:id="21206" w:author="user pc" w:date="2022-03-15T10:14:00Z">
            <w:rPr/>
          </w:rPrChange>
        </w:rPr>
      </w:pPr>
      <w:r w:rsidRPr="66CD3875">
        <w:rPr>
          <w:rFonts w:ascii="Times New Roman" w:cs="Times New Roman"/>
          <w:sz w:val="28"/>
          <w:szCs w:val="28"/>
          <w:rPrChange w:id="21207" w:author="user pc" w:date="2022-03-15T10:14:00Z">
            <w:rPr/>
          </w:rPrChange>
        </w:rPr>
        <w:t>2n</w:t>
      </w:r>
      <w:r>
        <w:rPr>
          <w:rFonts w:ascii="Times New Roman" w:cs="Times New Roman" w:hAnsi="Times New Roman"/>
          <w:sz w:val="28"/>
          <w:szCs w:val="28"/>
        </w:rPr>
        <w:t xml:space="preserve"> </w:t>
      </w:r>
      <w:r w:rsidRPr="3CAE4EFA">
        <w:rPr>
          <w:rFonts w:ascii="Times New Roman" w:cs="Times New Roman"/>
          <w:sz w:val="28"/>
          <w:szCs w:val="28"/>
          <w:rPrChange w:id="21208" w:author="user pc" w:date="2022-03-15T10:14:00Z">
            <w:rPr/>
          </w:rPrChange>
        </w:rPr>
        <w:t>+</w:t>
      </w:r>
      <w:r>
        <w:rPr>
          <w:rFonts w:ascii="Times New Roman" w:cs="Times New Roman" w:hAnsi="Times New Roman"/>
          <w:sz w:val="28"/>
          <w:szCs w:val="28"/>
        </w:rPr>
        <w:t xml:space="preserve"> </w:t>
      </w:r>
      <w:r w:rsidRPr="F1FA9312">
        <w:rPr>
          <w:rFonts w:ascii="Times New Roman" w:cs="Times New Roman"/>
          <w:sz w:val="28"/>
          <w:szCs w:val="28"/>
          <w:rPrChange w:id="21209" w:author="user pc" w:date="2022-03-15T10:14:00Z">
            <w:rPr/>
          </w:rPrChange>
        </w:rPr>
        <w:t>7(-2)</w:t>
      </w:r>
      <w:r>
        <w:rPr>
          <w:rFonts w:ascii="Times New Roman" w:cs="Times New Roman" w:hAnsi="Times New Roman"/>
          <w:sz w:val="28"/>
          <w:szCs w:val="28"/>
        </w:rPr>
        <w:t xml:space="preserve"> </w:t>
      </w:r>
      <w:r w:rsidRPr="EFB9A4D0">
        <w:rPr>
          <w:rFonts w:ascii="Times New Roman" w:cs="Times New Roman"/>
          <w:sz w:val="28"/>
          <w:szCs w:val="28"/>
          <w:rPrChange w:id="21210" w:author="user pc" w:date="2022-03-15T10:14:00Z">
            <w:rPr/>
          </w:rPrChange>
        </w:rPr>
        <w:t>=</w:t>
      </w:r>
      <w:r>
        <w:rPr>
          <w:rFonts w:ascii="Times New Roman" w:cs="Times New Roman" w:hAnsi="Times New Roman"/>
          <w:sz w:val="28"/>
          <w:szCs w:val="28"/>
        </w:rPr>
        <w:t xml:space="preserve"> </w:t>
      </w:r>
      <w:r w:rsidRPr="26BA858E">
        <w:rPr>
          <w:rFonts w:ascii="Times New Roman" w:cs="Times New Roman"/>
          <w:sz w:val="28"/>
          <w:szCs w:val="28"/>
          <w:rPrChange w:id="21211" w:author="user pc" w:date="2022-03-15T10:14:00Z">
            <w:rPr/>
          </w:rPrChange>
        </w:rPr>
        <w:t>-2</w:t>
      </w:r>
    </w:p>
    <w:p>
      <w:pPr>
        <w:pStyle w:val="style0"/>
        <w:rPr>
          <w:rFonts w:ascii="Times New Roman" w:cs="Times New Roman"/>
          <w:sz w:val="28"/>
          <w:szCs w:val="28"/>
          <w:rPrChange w:id="21212" w:author="user pc" w:date="2022-03-15T10:14:00Z">
            <w:rPr/>
          </w:rPrChange>
        </w:rPr>
      </w:pPr>
      <w:r w:rsidRPr="660A3B11">
        <w:rPr>
          <w:rFonts w:ascii="Times New Roman" w:cs="Times New Roman"/>
          <w:sz w:val="28"/>
          <w:szCs w:val="28"/>
          <w:rPrChange w:id="21213" w:author="user pc" w:date="2022-03-15T10:14:00Z">
            <w:rPr/>
          </w:rPrChange>
        </w:rPr>
        <w:t>2n</w:t>
      </w:r>
      <w:r>
        <w:rPr>
          <w:rFonts w:ascii="Times New Roman" w:cs="Times New Roman" w:hAnsi="Times New Roman"/>
          <w:sz w:val="28"/>
          <w:szCs w:val="28"/>
        </w:rPr>
        <w:t xml:space="preserve"> – </w:t>
      </w:r>
      <w:r w:rsidRPr="3598866C">
        <w:rPr>
          <w:rFonts w:ascii="Times New Roman" w:cs="Times New Roman"/>
          <w:sz w:val="28"/>
          <w:szCs w:val="28"/>
          <w:rPrChange w:id="21214" w:author="user pc" w:date="2022-03-15T10:14:00Z">
            <w:rPr/>
          </w:rPrChange>
        </w:rPr>
        <w:t>14</w:t>
      </w:r>
      <w:r>
        <w:rPr>
          <w:rFonts w:ascii="Times New Roman" w:cs="Times New Roman" w:hAnsi="Times New Roman"/>
          <w:sz w:val="28"/>
          <w:szCs w:val="28"/>
        </w:rPr>
        <w:t xml:space="preserve"> </w:t>
      </w:r>
      <w:r w:rsidRPr="0FCFBAB7">
        <w:rPr>
          <w:rFonts w:ascii="Times New Roman" w:cs="Times New Roman"/>
          <w:sz w:val="28"/>
          <w:szCs w:val="28"/>
          <w:rPrChange w:id="21215" w:author="user pc" w:date="2022-03-15T10:14:00Z">
            <w:rPr/>
          </w:rPrChange>
        </w:rPr>
        <w:t>=</w:t>
      </w:r>
      <w:r>
        <w:rPr>
          <w:rFonts w:ascii="Times New Roman" w:cs="Times New Roman" w:hAnsi="Times New Roman"/>
          <w:sz w:val="28"/>
          <w:szCs w:val="28"/>
        </w:rPr>
        <w:t xml:space="preserve"> </w:t>
      </w:r>
      <w:r w:rsidRPr="CFA5C0E4">
        <w:rPr>
          <w:rFonts w:ascii="Times New Roman" w:cs="Times New Roman"/>
          <w:sz w:val="28"/>
          <w:szCs w:val="28"/>
          <w:rPrChange w:id="21216" w:author="user pc" w:date="2022-03-15T10:14:00Z">
            <w:rPr/>
          </w:rPrChange>
        </w:rPr>
        <w:t>-2</w:t>
      </w:r>
    </w:p>
    <w:p>
      <w:pPr>
        <w:pStyle w:val="style0"/>
        <w:rPr>
          <w:rFonts w:ascii="Times New Roman" w:cs="Times New Roman"/>
          <w:sz w:val="28"/>
          <w:szCs w:val="28"/>
          <w:rPrChange w:id="21217" w:author="user pc" w:date="2022-03-15T10:14:00Z">
            <w:rPr/>
          </w:rPrChange>
        </w:rPr>
      </w:pPr>
      <w:r w:rsidRPr="7EF1CD83">
        <w:rPr>
          <w:rFonts w:ascii="Times New Roman" w:cs="Times New Roman"/>
          <w:sz w:val="28"/>
          <w:szCs w:val="28"/>
          <w:rPrChange w:id="21218" w:author="user pc" w:date="2022-03-15T10:14:00Z">
            <w:rPr/>
          </w:rPrChange>
        </w:rPr>
        <w:t>2n</w:t>
      </w:r>
      <w:r>
        <w:rPr>
          <w:rFonts w:ascii="Times New Roman" w:cs="Times New Roman" w:hAnsi="Times New Roman"/>
          <w:sz w:val="28"/>
          <w:szCs w:val="28"/>
        </w:rPr>
        <w:t xml:space="preserve"> </w:t>
      </w:r>
      <w:r w:rsidRPr="F3EA9F79">
        <w:rPr>
          <w:rFonts w:ascii="Times New Roman" w:cs="Times New Roman"/>
          <w:sz w:val="28"/>
          <w:szCs w:val="28"/>
          <w:rPrChange w:id="21219" w:author="user pc" w:date="2022-03-15T10:14:00Z">
            <w:rPr/>
          </w:rPrChange>
        </w:rPr>
        <w:t>=</w:t>
      </w:r>
      <w:r>
        <w:rPr>
          <w:rFonts w:ascii="Times New Roman" w:cs="Times New Roman" w:hAnsi="Times New Roman"/>
          <w:sz w:val="28"/>
          <w:szCs w:val="28"/>
        </w:rPr>
        <w:t xml:space="preserve"> </w:t>
      </w:r>
      <w:r w:rsidRPr="D6359CC5">
        <w:rPr>
          <w:rFonts w:ascii="Times New Roman" w:cs="Times New Roman"/>
          <w:sz w:val="28"/>
          <w:szCs w:val="28"/>
          <w:rPrChange w:id="21220" w:author="user pc" w:date="2022-03-15T10:14:00Z">
            <w:rPr/>
          </w:rPrChange>
        </w:rPr>
        <w:t>-2</w:t>
      </w:r>
      <w:r>
        <w:rPr>
          <w:rFonts w:ascii="Times New Roman" w:cs="Times New Roman" w:hAnsi="Times New Roman"/>
          <w:sz w:val="28"/>
          <w:szCs w:val="28"/>
        </w:rPr>
        <w:t xml:space="preserve"> </w:t>
      </w:r>
      <w:r w:rsidRPr="269C18B5">
        <w:rPr>
          <w:rFonts w:ascii="Times New Roman" w:cs="Times New Roman"/>
          <w:sz w:val="28"/>
          <w:szCs w:val="28"/>
          <w:rPrChange w:id="21221" w:author="user pc" w:date="2022-03-15T10:14:00Z">
            <w:rPr/>
          </w:rPrChange>
        </w:rPr>
        <w:t>+</w:t>
      </w:r>
      <w:r>
        <w:rPr>
          <w:rFonts w:ascii="Times New Roman" w:cs="Times New Roman" w:hAnsi="Times New Roman"/>
          <w:sz w:val="28"/>
          <w:szCs w:val="28"/>
        </w:rPr>
        <w:t xml:space="preserve"> </w:t>
      </w:r>
      <w:r w:rsidRPr="301F0EB9">
        <w:rPr>
          <w:rFonts w:ascii="Times New Roman" w:cs="Times New Roman"/>
          <w:sz w:val="28"/>
          <w:szCs w:val="28"/>
          <w:rPrChange w:id="21222" w:author="user pc" w:date="2022-03-15T10:14:00Z">
            <w:rPr/>
          </w:rPrChange>
        </w:rPr>
        <w:t>14</w:t>
      </w:r>
    </w:p>
    <w:p>
      <w:pPr>
        <w:pStyle w:val="style0"/>
        <w:rPr>
          <w:rFonts w:ascii="Times New Roman" w:cs="Times New Roman"/>
          <w:sz w:val="28"/>
          <w:szCs w:val="28"/>
          <w:rPrChange w:id="21223" w:author="user pc" w:date="2022-03-15T10:14:00Z">
            <w:rPr/>
          </w:rPrChange>
        </w:rPr>
      </w:pPr>
      <w:r w:rsidRPr="B16B9B03">
        <w:rPr>
          <w:rFonts w:ascii="Times New Roman" w:cs="Times New Roman"/>
          <w:sz w:val="28"/>
          <w:szCs w:val="28"/>
          <w:rPrChange w:id="21224" w:author="user pc" w:date="2022-03-15T10:14:00Z">
            <w:rPr/>
          </w:rPrChange>
        </w:rPr>
        <w:t>2n</w:t>
      </w:r>
      <w:r>
        <w:rPr>
          <w:rFonts w:ascii="Times New Roman" w:cs="Times New Roman" w:hAnsi="Times New Roman"/>
          <w:sz w:val="28"/>
          <w:szCs w:val="28"/>
        </w:rPr>
        <w:t xml:space="preserve"> </w:t>
      </w:r>
      <w:r w:rsidRPr="075E6360">
        <w:rPr>
          <w:rFonts w:ascii="Times New Roman" w:cs="Times New Roman"/>
          <w:sz w:val="28"/>
          <w:szCs w:val="28"/>
          <w:rPrChange w:id="21225" w:author="user pc" w:date="2022-03-15T10:14:00Z">
            <w:rPr/>
          </w:rPrChange>
        </w:rPr>
        <w:t>=</w:t>
      </w:r>
      <w:r>
        <w:rPr>
          <w:rFonts w:ascii="Times New Roman" w:cs="Times New Roman" w:hAnsi="Times New Roman"/>
          <w:sz w:val="28"/>
          <w:szCs w:val="28"/>
        </w:rPr>
        <w:t xml:space="preserve"> </w:t>
      </w:r>
      <w:r w:rsidRPr="38632A8B">
        <w:rPr>
          <w:rFonts w:ascii="Times New Roman" w:cs="Times New Roman"/>
          <w:sz w:val="28"/>
          <w:szCs w:val="28"/>
          <w:rPrChange w:id="21226" w:author="user pc" w:date="2022-03-15T10:14:00Z">
            <w:rPr/>
          </w:rPrChange>
        </w:rPr>
        <w:t>12</w:t>
      </w:r>
    </w:p>
    <w:p>
      <w:pPr>
        <w:pStyle w:val="style0"/>
        <w:rPr>
          <w:rFonts w:ascii="Times New Roman" w:cs="Times New Roman"/>
          <w:sz w:val="28"/>
          <w:szCs w:val="28"/>
          <w:rPrChange w:id="21227" w:author="user pc" w:date="2022-03-15T10:14:00Z">
            <w:rPr/>
          </w:rPrChange>
        </w:rPr>
      </w:pPr>
      <w:r w:rsidRPr="81183CC4">
        <w:rPr>
          <w:rFonts w:ascii="Times New Roman" w:cs="Times New Roman"/>
          <w:sz w:val="28"/>
          <w:szCs w:val="28"/>
          <w:rPrChange w:id="21228" w:author="user pc" w:date="2022-03-15T10:14:00Z">
            <w:rPr/>
          </w:rPrChange>
        </w:rPr>
        <w:t>Dividing</w:t>
      </w:r>
      <w:r>
        <w:rPr>
          <w:rFonts w:ascii="Times New Roman" w:cs="Times New Roman" w:hAnsi="Times New Roman"/>
          <w:sz w:val="28"/>
          <w:szCs w:val="28"/>
        </w:rPr>
        <w:t xml:space="preserve"> </w:t>
      </w:r>
      <w:r w:rsidRPr="73BBC8D5">
        <w:rPr>
          <w:rFonts w:ascii="Times New Roman" w:cs="Times New Roman"/>
          <w:sz w:val="28"/>
          <w:szCs w:val="28"/>
          <w:rPrChange w:id="21229" w:author="user pc" w:date="2022-03-15T10:14:00Z">
            <w:rPr/>
          </w:rPrChange>
        </w:rPr>
        <w:t>both</w:t>
      </w:r>
      <w:r>
        <w:rPr>
          <w:rFonts w:ascii="Times New Roman" w:cs="Times New Roman" w:hAnsi="Times New Roman"/>
          <w:sz w:val="28"/>
          <w:szCs w:val="28"/>
        </w:rPr>
        <w:t xml:space="preserve"> </w:t>
      </w:r>
      <w:r w:rsidRPr="90E808B7">
        <w:rPr>
          <w:rFonts w:ascii="Times New Roman" w:cs="Times New Roman"/>
          <w:sz w:val="28"/>
          <w:szCs w:val="28"/>
          <w:rPrChange w:id="21230" w:author="user pc" w:date="2022-03-15T10:14:00Z">
            <w:rPr/>
          </w:rPrChange>
        </w:rPr>
        <w:t>sides</w:t>
      </w:r>
      <w:r>
        <w:rPr>
          <w:rFonts w:ascii="Times New Roman" w:cs="Times New Roman" w:hAnsi="Times New Roman"/>
          <w:sz w:val="28"/>
          <w:szCs w:val="28"/>
        </w:rPr>
        <w:t xml:space="preserve"> </w:t>
      </w:r>
      <w:r w:rsidRPr="18C32A45">
        <w:rPr>
          <w:rFonts w:ascii="Times New Roman" w:cs="Times New Roman"/>
          <w:sz w:val="28"/>
          <w:szCs w:val="28"/>
          <w:rPrChange w:id="21231" w:author="user pc" w:date="2022-03-15T10:14:00Z">
            <w:rPr/>
          </w:rPrChange>
        </w:rPr>
        <w:t>by</w:t>
      </w:r>
      <w:r>
        <w:rPr>
          <w:rFonts w:ascii="Times New Roman" w:cs="Times New Roman" w:hAnsi="Times New Roman"/>
          <w:sz w:val="28"/>
          <w:szCs w:val="28"/>
        </w:rPr>
        <w:t xml:space="preserve"> </w:t>
      </w:r>
      <w:r w:rsidRPr="F76E6A35">
        <w:rPr>
          <w:rFonts w:ascii="Times New Roman" w:cs="Times New Roman"/>
          <w:sz w:val="28"/>
          <w:szCs w:val="28"/>
          <w:rPrChange w:id="21232" w:author="user pc" w:date="2022-03-15T10:14:00Z">
            <w:rPr/>
          </w:rPrChange>
        </w:rPr>
        <w:t>2,</w:t>
      </w:r>
      <w:r>
        <w:rPr>
          <w:rFonts w:ascii="Times New Roman" w:cs="Times New Roman" w:hAnsi="Times New Roman"/>
          <w:sz w:val="28"/>
          <w:szCs w:val="28"/>
        </w:rPr>
        <w:t xml:space="preserve"> </w:t>
      </w:r>
      <w:r w:rsidRPr="2EF145D8">
        <w:rPr>
          <w:rFonts w:ascii="Times New Roman" w:cs="Times New Roman"/>
          <w:sz w:val="28"/>
          <w:szCs w:val="28"/>
          <w:rPrChange w:id="21233" w:author="user pc" w:date="2022-03-15T10:14:00Z">
            <w:rPr/>
          </w:rPrChange>
        </w:rPr>
        <w:t>we</w:t>
      </w:r>
      <w:r>
        <w:rPr>
          <w:rFonts w:ascii="Times New Roman" w:cs="Times New Roman" w:hAnsi="Times New Roman"/>
          <w:sz w:val="28"/>
          <w:szCs w:val="28"/>
        </w:rPr>
        <w:t xml:space="preserve"> </w:t>
      </w:r>
      <w:r w:rsidRPr="855225DB">
        <w:rPr>
          <w:rFonts w:ascii="Times New Roman" w:cs="Times New Roman"/>
          <w:sz w:val="28"/>
          <w:szCs w:val="28"/>
          <w:rPrChange w:id="21234" w:author="user pc" w:date="2022-03-15T10:14:00Z">
            <w:rPr/>
          </w:rPrChange>
        </w:rPr>
        <w:t>get;</w:t>
      </w:r>
    </w:p>
    <w:p>
      <w:pPr>
        <w:pStyle w:val="style0"/>
        <w:rPr>
          <w:rFonts w:ascii="Times New Roman" w:cs="Times New Roman"/>
          <w:sz w:val="28"/>
          <w:szCs w:val="28"/>
          <w:rPrChange w:id="21235" w:author="user pc" w:date="2022-03-15T10:14:00Z">
            <w:rPr/>
          </w:rPrChange>
        </w:rPr>
      </w:pPr>
      <w:r>
        <w:rPr>
          <w:rFonts w:ascii="Times New Roman" w:cs="Times New Roman" w:hAnsi="Times New Roman"/>
          <w:sz w:val="28"/>
          <w:szCs w:val="28"/>
        </w:rPr>
        <w:t xml:space="preserve">n </w:t>
      </w:r>
      <w:r w:rsidRPr="4E90F2CF">
        <w:rPr>
          <w:rFonts w:ascii="Times New Roman" w:cs="Times New Roman"/>
          <w:sz w:val="28"/>
          <w:szCs w:val="28"/>
          <w:rPrChange w:id="21236" w:author="user pc" w:date="2022-03-15T10:14:00Z">
            <w:rPr/>
          </w:rPrChange>
        </w:rPr>
        <w:t>=</w:t>
      </w:r>
      <w:r>
        <w:rPr>
          <w:rFonts w:ascii="Times New Roman" w:cs="Times New Roman" w:hAnsi="Times New Roman"/>
          <w:sz w:val="28"/>
          <w:szCs w:val="28"/>
        </w:rPr>
        <w:t xml:space="preserve"> </w:t>
      </w:r>
      <w:r w:rsidRPr="00FAD422">
        <w:rPr>
          <w:rFonts w:ascii="Times New Roman" w:cs="Times New Roman"/>
          <w:sz w:val="28"/>
          <w:szCs w:val="28"/>
          <w:rPrChange w:id="21237" w:author="user pc" w:date="2022-03-15T10:14:00Z">
            <w:rPr/>
          </w:rPrChange>
        </w:rPr>
        <w:t>+6</w:t>
      </w:r>
    </w:p>
    <w:p>
      <w:pPr>
        <w:pStyle w:val="style0"/>
        <w:rPr>
          <w:rFonts w:ascii="Times New Roman" w:cs="Times New Roman"/>
          <w:sz w:val="28"/>
          <w:szCs w:val="28"/>
          <w:rPrChange w:id="21238" w:author="user pc" w:date="2022-03-15T10:14:00Z">
            <w:rPr/>
          </w:rPrChange>
        </w:rPr>
      </w:pPr>
      <w:r w:rsidRPr="38426ADE">
        <w:rPr>
          <w:rFonts w:ascii="Times New Roman" w:cs="Times New Roman"/>
          <w:b/>
          <w:sz w:val="28"/>
          <w:szCs w:val="28"/>
          <w:rPrChange w:id="21239" w:author="user pc" w:date="2022-03-15T10:14:00Z">
            <w:rPr>
              <w:b/>
            </w:rPr>
          </w:rPrChange>
        </w:rPr>
        <w:t>Examples</w:t>
      </w:r>
      <w:r>
        <w:rPr>
          <w:rFonts w:ascii="Times New Roman" w:cs="Times New Roman" w:hAnsi="Times New Roman"/>
          <w:b/>
          <w:sz w:val="28"/>
          <w:szCs w:val="28"/>
        </w:rPr>
        <w:t xml:space="preserve"> 7</w:t>
      </w:r>
      <w:r w:rsidRPr="C1414DDB">
        <w:rPr>
          <w:rFonts w:ascii="Times New Roman" w:cs="Times New Roman"/>
          <w:sz w:val="28"/>
          <w:szCs w:val="28"/>
          <w:rPrChange w:id="21240" w:author="user pc" w:date="2022-03-15T10:14:00Z">
            <w:rPr/>
          </w:rPrChange>
        </w:rPr>
        <w:t>:</w:t>
      </w:r>
      <w:r>
        <w:rPr>
          <w:rFonts w:ascii="Times New Roman" w:cs="Times New Roman" w:hAnsi="Times New Roman"/>
          <w:sz w:val="28"/>
          <w:szCs w:val="28"/>
        </w:rPr>
        <w:t xml:space="preserve"> </w:t>
      </w:r>
      <w:r w:rsidRPr="0BA1FA98">
        <w:rPr>
          <w:rFonts w:ascii="Times New Roman" w:cs="Times New Roman"/>
          <w:sz w:val="28"/>
          <w:szCs w:val="28"/>
          <w:rPrChange w:id="21241" w:author="user pc" w:date="2022-03-15T10:14:00Z">
            <w:rPr/>
          </w:rPrChange>
        </w:rPr>
        <w:t>Oxidation</w:t>
      </w:r>
      <w:r>
        <w:rPr>
          <w:rFonts w:ascii="Times New Roman" w:cs="Times New Roman" w:hAnsi="Times New Roman"/>
          <w:sz w:val="28"/>
          <w:szCs w:val="28"/>
        </w:rPr>
        <w:t xml:space="preserve"> </w:t>
      </w:r>
      <w:r w:rsidRPr="273C6989">
        <w:rPr>
          <w:rFonts w:ascii="Times New Roman" w:cs="Times New Roman"/>
          <w:sz w:val="28"/>
          <w:szCs w:val="28"/>
          <w:rPrChange w:id="21242" w:author="user pc" w:date="2022-03-15T10:14:00Z">
            <w:rPr/>
          </w:rPrChange>
        </w:rPr>
        <w:t>state</w:t>
      </w:r>
      <w:r>
        <w:rPr>
          <w:rFonts w:ascii="Times New Roman" w:cs="Times New Roman" w:hAnsi="Times New Roman"/>
          <w:sz w:val="28"/>
          <w:szCs w:val="28"/>
        </w:rPr>
        <w:t xml:space="preserve"> </w:t>
      </w:r>
      <w:r w:rsidRPr="1B2C35BC">
        <w:rPr>
          <w:rFonts w:ascii="Times New Roman" w:cs="Times New Roman"/>
          <w:sz w:val="28"/>
          <w:szCs w:val="28"/>
          <w:rPrChange w:id="21243" w:author="user pc" w:date="2022-03-15T10:14:00Z">
            <w:rPr/>
          </w:rPrChange>
        </w:rPr>
        <w:t>of</w:t>
      </w:r>
      <w:r>
        <w:rPr>
          <w:rFonts w:ascii="Times New Roman" w:cs="Times New Roman" w:hAnsi="Times New Roman"/>
          <w:sz w:val="28"/>
          <w:szCs w:val="28"/>
        </w:rPr>
        <w:t xml:space="preserve"> </w:t>
      </w:r>
      <w:r w:rsidRPr="DA9B5F37">
        <w:rPr>
          <w:rFonts w:ascii="Times New Roman" w:cs="Times New Roman"/>
          <w:sz w:val="28"/>
          <w:szCs w:val="28"/>
          <w:rPrChange w:id="21244" w:author="user pc" w:date="2022-03-15T10:14:00Z">
            <w:rPr/>
          </w:rPrChange>
        </w:rPr>
        <w:t>chlorine</w:t>
      </w:r>
      <w:r>
        <w:rPr>
          <w:rFonts w:ascii="Times New Roman" w:cs="Times New Roman" w:hAnsi="Times New Roman"/>
          <w:sz w:val="28"/>
          <w:szCs w:val="28"/>
        </w:rPr>
        <w:t xml:space="preserve"> </w:t>
      </w:r>
      <w:r w:rsidRPr="CCE8ACC0">
        <w:rPr>
          <w:rFonts w:ascii="Times New Roman" w:cs="Times New Roman"/>
          <w:sz w:val="28"/>
          <w:szCs w:val="28"/>
          <w:rPrChange w:id="21245" w:author="user pc" w:date="2022-03-15T10:14:00Z">
            <w:rPr/>
          </w:rPrChange>
        </w:rPr>
        <w:t>in</w:t>
      </w:r>
      <w:r>
        <w:rPr>
          <w:rFonts w:ascii="Times New Roman" w:cs="Times New Roman" w:hAnsi="Times New Roman"/>
          <w:sz w:val="28"/>
          <w:szCs w:val="28"/>
        </w:rPr>
        <w:t xml:space="preserve"> </w:t>
      </w:r>
      <w:r w:rsidRPr="6F717BFF">
        <w:rPr>
          <w:rFonts w:ascii="Times New Roman" w:cs="Times New Roman"/>
          <w:sz w:val="28"/>
          <w:szCs w:val="28"/>
          <w:rPrChange w:id="21246" w:author="user pc" w:date="2022-03-15T10:14:00Z">
            <w:rPr/>
          </w:rPrChange>
        </w:rPr>
        <w:t>KCl.</w:t>
      </w:r>
      <w:r>
        <w:rPr>
          <w:rFonts w:ascii="Times New Roman" w:cs="Times New Roman" w:hAnsi="Times New Roman"/>
          <w:sz w:val="28"/>
          <w:szCs w:val="28"/>
        </w:rPr>
        <w:t xml:space="preserve"> </w:t>
      </w:r>
      <w:r w:rsidRPr="938DED85">
        <w:rPr>
          <w:rFonts w:ascii="Times New Roman" w:cs="Times New Roman"/>
          <w:sz w:val="28"/>
          <w:szCs w:val="28"/>
          <w:rPrChange w:id="21247" w:author="user pc" w:date="2022-03-15T10:14:00Z">
            <w:rPr/>
          </w:rPrChange>
        </w:rPr>
        <w:t>KCl</w:t>
      </w:r>
      <w:r>
        <w:rPr>
          <w:rFonts w:ascii="Times New Roman" w:cs="Times New Roman" w:hAnsi="Times New Roman"/>
          <w:sz w:val="28"/>
          <w:szCs w:val="28"/>
        </w:rPr>
        <w:t xml:space="preserve"> </w:t>
      </w:r>
      <w:r w:rsidRPr="5D42445A">
        <w:rPr>
          <w:rFonts w:ascii="Times New Roman" w:cs="Times New Roman"/>
          <w:sz w:val="28"/>
          <w:szCs w:val="28"/>
          <w:rPrChange w:id="21248" w:author="user pc" w:date="2022-03-15T10:14:00Z">
            <w:rPr/>
          </w:rPrChange>
        </w:rPr>
        <w:t>is</w:t>
      </w:r>
      <w:r>
        <w:rPr>
          <w:rFonts w:ascii="Times New Roman" w:cs="Times New Roman" w:hAnsi="Times New Roman"/>
          <w:sz w:val="28"/>
          <w:szCs w:val="28"/>
        </w:rPr>
        <w:t xml:space="preserve"> </w:t>
      </w:r>
      <w:r w:rsidRPr="44FE2D70">
        <w:rPr>
          <w:rFonts w:ascii="Times New Roman" w:cs="Times New Roman"/>
          <w:sz w:val="28"/>
          <w:szCs w:val="28"/>
          <w:rPrChange w:id="21249" w:author="user pc" w:date="2022-03-15T10:14:00Z">
            <w:rPr/>
          </w:rPrChange>
        </w:rPr>
        <w:t>neutral</w:t>
      </w:r>
      <w:r>
        <w:rPr>
          <w:rFonts w:ascii="Times New Roman" w:cs="Times New Roman" w:hAnsi="Times New Roman"/>
          <w:sz w:val="28"/>
          <w:szCs w:val="28"/>
        </w:rPr>
        <w:t xml:space="preserve"> </w:t>
      </w:r>
      <w:r w:rsidRPr="6F0B404E">
        <w:rPr>
          <w:rFonts w:ascii="Times New Roman" w:cs="Times New Roman"/>
          <w:sz w:val="28"/>
          <w:szCs w:val="28"/>
          <w:rPrChange w:id="21250" w:author="user pc" w:date="2022-03-15T10:14:00Z">
            <w:rPr/>
          </w:rPrChange>
        </w:rPr>
        <w:t>and</w:t>
      </w:r>
      <w:r>
        <w:rPr>
          <w:rFonts w:ascii="Times New Roman" w:cs="Times New Roman" w:hAnsi="Times New Roman"/>
          <w:sz w:val="28"/>
          <w:szCs w:val="28"/>
        </w:rPr>
        <w:t xml:space="preserve"> </w:t>
      </w:r>
      <w:r w:rsidRPr="C8D9E9B9">
        <w:rPr>
          <w:rFonts w:ascii="Times New Roman" w:cs="Times New Roman"/>
          <w:sz w:val="28"/>
          <w:szCs w:val="28"/>
          <w:rPrChange w:id="21251" w:author="user pc" w:date="2022-03-15T10:14:00Z">
            <w:rPr/>
          </w:rPrChange>
        </w:rPr>
        <w:t>so,</w:t>
      </w:r>
      <w:r>
        <w:rPr>
          <w:rFonts w:ascii="Times New Roman" w:cs="Times New Roman" w:hAnsi="Times New Roman"/>
          <w:sz w:val="28"/>
          <w:szCs w:val="28"/>
        </w:rPr>
        <w:t xml:space="preserve"> </w:t>
      </w:r>
      <w:r w:rsidRPr="561E6D94">
        <w:rPr>
          <w:rFonts w:ascii="Times New Roman" w:cs="Times New Roman"/>
          <w:sz w:val="28"/>
          <w:szCs w:val="28"/>
          <w:rPrChange w:id="21252" w:author="user pc" w:date="2022-03-15T10:14:00Z">
            <w:rPr/>
          </w:rPrChange>
        </w:rPr>
        <w:t>net</w:t>
      </w:r>
      <w:r>
        <w:rPr>
          <w:rFonts w:ascii="Times New Roman" w:cs="Times New Roman" w:hAnsi="Times New Roman"/>
          <w:sz w:val="28"/>
          <w:szCs w:val="28"/>
        </w:rPr>
        <w:t xml:space="preserve"> </w:t>
      </w:r>
      <w:r w:rsidRPr="FE92E8C7">
        <w:rPr>
          <w:rFonts w:ascii="Times New Roman" w:cs="Times New Roman"/>
          <w:sz w:val="28"/>
          <w:szCs w:val="28"/>
          <w:rPrChange w:id="21253" w:author="user pc" w:date="2022-03-15T10:14:00Z">
            <w:rPr/>
          </w:rPrChange>
        </w:rPr>
        <w:t>charge</w:t>
      </w:r>
      <w:r>
        <w:rPr>
          <w:rFonts w:ascii="Times New Roman" w:cs="Times New Roman" w:hAnsi="Times New Roman"/>
          <w:sz w:val="28"/>
          <w:szCs w:val="28"/>
        </w:rPr>
        <w:t xml:space="preserve"> </w:t>
      </w:r>
      <w:r w:rsidRPr="FC6C7EDC">
        <w:rPr>
          <w:rFonts w:ascii="Times New Roman" w:cs="Times New Roman"/>
          <w:sz w:val="28"/>
          <w:szCs w:val="28"/>
          <w:rPrChange w:id="21254" w:author="user pc" w:date="2022-03-15T10:14:00Z">
            <w:rPr/>
          </w:rPrChange>
        </w:rPr>
        <w:t>=</w:t>
      </w:r>
      <w:r>
        <w:rPr>
          <w:rFonts w:ascii="Times New Roman" w:cs="Times New Roman" w:hAnsi="Times New Roman"/>
          <w:sz w:val="28"/>
          <w:szCs w:val="28"/>
        </w:rPr>
        <w:t xml:space="preserve"> </w:t>
      </w:r>
      <w:r w:rsidRPr="50D13893">
        <w:rPr>
          <w:rFonts w:ascii="Times New Roman" w:cs="Times New Roman"/>
          <w:sz w:val="28"/>
          <w:szCs w:val="28"/>
          <w:rPrChange w:id="21255" w:author="user pc" w:date="2022-03-15T10:14:00Z">
            <w:rPr/>
          </w:rPrChange>
        </w:rPr>
        <w:t>0</w:t>
      </w:r>
    </w:p>
    <w:p>
      <w:pPr>
        <w:pStyle w:val="style0"/>
        <w:rPr>
          <w:rFonts w:ascii="Times New Roman" w:cs="Times New Roman"/>
          <w:sz w:val="28"/>
          <w:szCs w:val="28"/>
          <w:rPrChange w:id="21256" w:author="user pc" w:date="2022-03-15T10:14:00Z">
            <w:rPr/>
          </w:rPrChange>
        </w:rPr>
      </w:pPr>
      <w:r w:rsidRPr="9C3B7961">
        <w:rPr>
          <w:rFonts w:ascii="Times New Roman" w:cs="Times New Roman"/>
          <w:b/>
          <w:sz w:val="28"/>
          <w:szCs w:val="28"/>
          <w:rPrChange w:id="21257" w:author="user pc" w:date="2022-03-15T10:14:00Z">
            <w:rPr>
              <w:b/>
            </w:rPr>
          </w:rPrChange>
        </w:rPr>
        <w:t>Solution</w:t>
      </w:r>
    </w:p>
    <w:p>
      <w:pPr>
        <w:pStyle w:val="style0"/>
        <w:rPr>
          <w:rFonts w:ascii="Times New Roman" w:cs="Times New Roman"/>
          <w:sz w:val="28"/>
          <w:szCs w:val="28"/>
          <w:rPrChange w:id="21258" w:author="user pc" w:date="2022-03-15T10:14:00Z">
            <w:rPr/>
          </w:rPrChange>
        </w:rPr>
      </w:pPr>
      <w:r w:rsidRPr="8ED4C95A">
        <w:rPr>
          <w:rFonts w:ascii="Times New Roman" w:cs="Times New Roman"/>
          <w:sz w:val="28"/>
          <w:szCs w:val="28"/>
          <w:rPrChange w:id="21259" w:author="user pc" w:date="2022-03-15T10:14:00Z">
            <w:rPr/>
          </w:rPrChange>
        </w:rPr>
        <w:t>Oxidation</w:t>
      </w:r>
      <w:r>
        <w:rPr>
          <w:rFonts w:ascii="Times New Roman" w:cs="Times New Roman" w:hAnsi="Times New Roman"/>
          <w:sz w:val="28"/>
          <w:szCs w:val="28"/>
        </w:rPr>
        <w:t xml:space="preserve"> </w:t>
      </w:r>
      <w:r w:rsidRPr="64E8F942">
        <w:rPr>
          <w:rFonts w:ascii="Times New Roman" w:cs="Times New Roman"/>
          <w:sz w:val="28"/>
          <w:szCs w:val="28"/>
          <w:rPrChange w:id="21260" w:author="user pc" w:date="2022-03-15T10:14:00Z">
            <w:rPr/>
          </w:rPrChange>
        </w:rPr>
        <w:t>state</w:t>
      </w:r>
      <w:r>
        <w:rPr>
          <w:rFonts w:ascii="Times New Roman" w:cs="Times New Roman" w:hAnsi="Times New Roman"/>
          <w:sz w:val="28"/>
          <w:szCs w:val="28"/>
        </w:rPr>
        <w:t xml:space="preserve"> </w:t>
      </w:r>
      <w:r w:rsidRPr="0BE24CC6">
        <w:rPr>
          <w:rFonts w:ascii="Times New Roman" w:cs="Times New Roman"/>
          <w:sz w:val="28"/>
          <w:szCs w:val="28"/>
          <w:rPrChange w:id="21261" w:author="user pc" w:date="2022-03-15T10:14:00Z">
            <w:rPr/>
          </w:rPrChange>
        </w:rPr>
        <w:t>of</w:t>
      </w:r>
      <w:r>
        <w:rPr>
          <w:rFonts w:ascii="Times New Roman" w:cs="Times New Roman" w:hAnsi="Times New Roman"/>
          <w:sz w:val="28"/>
          <w:szCs w:val="28"/>
        </w:rPr>
        <w:t xml:space="preserve"> </w:t>
      </w:r>
      <w:r w:rsidRPr="1B536794">
        <w:rPr>
          <w:rFonts w:ascii="Times New Roman" w:cs="Times New Roman"/>
          <w:sz w:val="28"/>
          <w:szCs w:val="28"/>
          <w:rPrChange w:id="21262" w:author="user pc" w:date="2022-03-15T10:14:00Z">
            <w:rPr/>
          </w:rPrChange>
        </w:rPr>
        <w:t>KCl</w:t>
      </w:r>
      <w:r>
        <w:rPr>
          <w:rFonts w:ascii="Times New Roman" w:cs="Times New Roman" w:hAnsi="Times New Roman"/>
          <w:sz w:val="28"/>
          <w:szCs w:val="28"/>
        </w:rPr>
        <w:t xml:space="preserve"> </w:t>
      </w:r>
      <w:r w:rsidRPr="796E67F6">
        <w:rPr>
          <w:rFonts w:ascii="Times New Roman" w:cs="Times New Roman"/>
          <w:sz w:val="28"/>
          <w:szCs w:val="28"/>
          <w:rPrChange w:id="21263" w:author="user pc" w:date="2022-03-15T10:14:00Z">
            <w:rPr/>
          </w:rPrChange>
        </w:rPr>
        <w:t>=</w:t>
      </w:r>
      <w:r>
        <w:rPr>
          <w:rFonts w:ascii="Times New Roman" w:cs="Times New Roman" w:hAnsi="Times New Roman"/>
          <w:sz w:val="28"/>
          <w:szCs w:val="28"/>
        </w:rPr>
        <w:t xml:space="preserve"> </w:t>
      </w:r>
      <w:r w:rsidRPr="4B4FF98A">
        <w:rPr>
          <w:rFonts w:ascii="Times New Roman" w:cs="Times New Roman"/>
          <w:sz w:val="28"/>
          <w:szCs w:val="28"/>
          <w:rPrChange w:id="21264" w:author="user pc" w:date="2022-03-15T10:14:00Z">
            <w:rPr/>
          </w:rPrChange>
        </w:rPr>
        <w:t>Oxidation</w:t>
      </w:r>
      <w:r>
        <w:rPr>
          <w:rFonts w:ascii="Times New Roman" w:cs="Times New Roman" w:hAnsi="Times New Roman"/>
          <w:sz w:val="28"/>
          <w:szCs w:val="28"/>
        </w:rPr>
        <w:t xml:space="preserve"> </w:t>
      </w:r>
      <w:r w:rsidRPr="4D4A9B22">
        <w:rPr>
          <w:rFonts w:ascii="Times New Roman" w:cs="Times New Roman"/>
          <w:sz w:val="28"/>
          <w:szCs w:val="28"/>
          <w:rPrChange w:id="21265" w:author="user pc" w:date="2022-03-15T10:14:00Z">
            <w:rPr/>
          </w:rPrChange>
        </w:rPr>
        <w:t>state</w:t>
      </w:r>
      <w:r>
        <w:rPr>
          <w:rFonts w:ascii="Times New Roman" w:cs="Times New Roman" w:hAnsi="Times New Roman"/>
          <w:sz w:val="28"/>
          <w:szCs w:val="28"/>
        </w:rPr>
        <w:t xml:space="preserve"> </w:t>
      </w:r>
      <w:r w:rsidRPr="6547283C">
        <w:rPr>
          <w:rFonts w:ascii="Times New Roman" w:cs="Times New Roman"/>
          <w:sz w:val="28"/>
          <w:szCs w:val="28"/>
          <w:rPrChange w:id="21266" w:author="user pc" w:date="2022-03-15T10:14:00Z">
            <w:rPr/>
          </w:rPrChange>
        </w:rPr>
        <w:t>of</w:t>
      </w:r>
      <w:r>
        <w:rPr>
          <w:rFonts w:ascii="Times New Roman" w:cs="Times New Roman" w:hAnsi="Times New Roman"/>
          <w:sz w:val="28"/>
          <w:szCs w:val="28"/>
        </w:rPr>
        <w:t xml:space="preserve"> </w:t>
      </w:r>
      <w:r w:rsidRPr="97355DC5">
        <w:rPr>
          <w:rFonts w:ascii="Times New Roman" w:cs="Times New Roman"/>
          <w:sz w:val="28"/>
          <w:szCs w:val="28"/>
          <w:rPrChange w:id="21267" w:author="user pc" w:date="2022-03-15T10:14:00Z">
            <w:rPr/>
          </w:rPrChange>
        </w:rPr>
        <w:t>potassium</w:t>
      </w:r>
      <w:r>
        <w:rPr>
          <w:rFonts w:ascii="Times New Roman" w:cs="Times New Roman" w:hAnsi="Times New Roman"/>
          <w:sz w:val="28"/>
          <w:szCs w:val="28"/>
        </w:rPr>
        <w:t xml:space="preserve"> </w:t>
      </w:r>
      <w:r w:rsidRPr="EBEE81DE">
        <w:rPr>
          <w:rFonts w:ascii="Times New Roman" w:cs="Times New Roman"/>
          <w:sz w:val="28"/>
          <w:szCs w:val="28"/>
          <w:rPrChange w:id="21268" w:author="user pc" w:date="2022-03-15T10:14:00Z">
            <w:rPr/>
          </w:rPrChange>
        </w:rPr>
        <w:t>+</w:t>
      </w:r>
      <w:r>
        <w:rPr>
          <w:rFonts w:ascii="Times New Roman" w:cs="Times New Roman" w:hAnsi="Times New Roman"/>
          <w:sz w:val="28"/>
          <w:szCs w:val="28"/>
        </w:rPr>
        <w:t xml:space="preserve"> </w:t>
      </w:r>
      <w:r w:rsidRPr="799EA63B">
        <w:rPr>
          <w:rFonts w:ascii="Times New Roman" w:cs="Times New Roman"/>
          <w:sz w:val="28"/>
          <w:szCs w:val="28"/>
          <w:rPrChange w:id="21269" w:author="user pc" w:date="2022-03-15T10:14:00Z">
            <w:rPr/>
          </w:rPrChange>
        </w:rPr>
        <w:t>oxidation</w:t>
      </w:r>
      <w:r>
        <w:rPr>
          <w:rFonts w:ascii="Times New Roman" w:cs="Times New Roman" w:hAnsi="Times New Roman"/>
          <w:sz w:val="28"/>
          <w:szCs w:val="28"/>
        </w:rPr>
        <w:t xml:space="preserve"> </w:t>
      </w:r>
      <w:r w:rsidRPr="F52DC5AA">
        <w:rPr>
          <w:rFonts w:ascii="Times New Roman" w:cs="Times New Roman"/>
          <w:sz w:val="28"/>
          <w:szCs w:val="28"/>
          <w:rPrChange w:id="21270" w:author="user pc" w:date="2022-03-15T10:14:00Z">
            <w:rPr/>
          </w:rPrChange>
        </w:rPr>
        <w:t>state</w:t>
      </w:r>
      <w:r>
        <w:rPr>
          <w:rFonts w:ascii="Times New Roman" w:cs="Times New Roman" w:hAnsi="Times New Roman"/>
          <w:sz w:val="28"/>
          <w:szCs w:val="28"/>
        </w:rPr>
        <w:t xml:space="preserve"> </w:t>
      </w:r>
      <w:r w:rsidRPr="D21BCBAF">
        <w:rPr>
          <w:rFonts w:ascii="Times New Roman" w:cs="Times New Roman"/>
          <w:sz w:val="28"/>
          <w:szCs w:val="28"/>
          <w:rPrChange w:id="21271" w:author="user pc" w:date="2022-03-15T10:14:00Z">
            <w:rPr/>
          </w:rPrChange>
        </w:rPr>
        <w:t>of</w:t>
      </w:r>
      <w:r>
        <w:rPr>
          <w:rFonts w:ascii="Times New Roman" w:cs="Times New Roman" w:hAnsi="Times New Roman"/>
          <w:sz w:val="28"/>
          <w:szCs w:val="28"/>
        </w:rPr>
        <w:t xml:space="preserve"> </w:t>
      </w:r>
      <w:r w:rsidRPr="88CAA09A">
        <w:rPr>
          <w:rFonts w:ascii="Times New Roman" w:cs="Times New Roman"/>
          <w:sz w:val="28"/>
          <w:szCs w:val="28"/>
          <w:rPrChange w:id="21272" w:author="user pc" w:date="2022-03-15T10:14:00Z">
            <w:rPr/>
          </w:rPrChange>
        </w:rPr>
        <w:t>chlorine</w:t>
      </w:r>
      <w:r>
        <w:rPr>
          <w:rFonts w:ascii="Times New Roman" w:cs="Times New Roman" w:hAnsi="Times New Roman"/>
          <w:sz w:val="28"/>
          <w:szCs w:val="28"/>
        </w:rPr>
        <w:t xml:space="preserve"> </w:t>
      </w:r>
      <w:r w:rsidRPr="4B2E739E">
        <w:rPr>
          <w:rFonts w:ascii="Times New Roman" w:cs="Times New Roman"/>
          <w:sz w:val="28"/>
          <w:szCs w:val="28"/>
          <w:rPrChange w:id="21273" w:author="user pc" w:date="2022-03-15T10:14:00Z">
            <w:rPr/>
          </w:rPrChange>
        </w:rPr>
        <w:t>=</w:t>
      </w:r>
      <w:r>
        <w:rPr>
          <w:rFonts w:ascii="Times New Roman" w:cs="Times New Roman" w:hAnsi="Times New Roman"/>
          <w:sz w:val="28"/>
          <w:szCs w:val="28"/>
        </w:rPr>
        <w:t xml:space="preserve"> </w:t>
      </w:r>
      <w:r w:rsidRPr="5734368D">
        <w:rPr>
          <w:rFonts w:ascii="Times New Roman" w:cs="Times New Roman"/>
          <w:sz w:val="28"/>
          <w:szCs w:val="28"/>
          <w:rPrChange w:id="21274" w:author="user pc" w:date="2022-03-15T10:14:00Z">
            <w:rPr/>
          </w:rPrChange>
        </w:rPr>
        <w:t>0.</w:t>
      </w:r>
    </w:p>
    <w:p>
      <w:pPr>
        <w:pStyle w:val="style0"/>
        <w:rPr>
          <w:rFonts w:ascii="Times New Roman" w:cs="Times New Roman"/>
          <w:sz w:val="28"/>
          <w:szCs w:val="28"/>
          <w:rPrChange w:id="21275" w:author="user pc" w:date="2022-03-15T10:14:00Z">
            <w:rPr/>
          </w:rPrChange>
        </w:rPr>
      </w:pPr>
      <w:r w:rsidRPr="F1B5EFCC">
        <w:rPr>
          <w:rFonts w:ascii="Times New Roman" w:cs="Times New Roman"/>
          <w:sz w:val="28"/>
          <w:szCs w:val="28"/>
          <w:rPrChange w:id="21276" w:author="user pc" w:date="2022-03-15T10:14:00Z">
            <w:rPr/>
          </w:rPrChange>
        </w:rPr>
        <w:t>Let</w:t>
      </w:r>
      <w:r>
        <w:rPr>
          <w:rFonts w:ascii="Times New Roman" w:cs="Times New Roman" w:hAnsi="Times New Roman"/>
          <w:sz w:val="28"/>
          <w:szCs w:val="28"/>
        </w:rPr>
        <w:t xml:space="preserve"> </w:t>
      </w:r>
      <w:r w:rsidRPr="1523761C">
        <w:rPr>
          <w:rFonts w:ascii="Times New Roman" w:cs="Times New Roman"/>
          <w:sz w:val="28"/>
          <w:szCs w:val="28"/>
          <w:rPrChange w:id="21277" w:author="user pc" w:date="2022-03-15T10:14:00Z">
            <w:rPr/>
          </w:rPrChange>
        </w:rPr>
        <w:t>the</w:t>
      </w:r>
      <w:r>
        <w:rPr>
          <w:rFonts w:ascii="Times New Roman" w:cs="Times New Roman" w:hAnsi="Times New Roman"/>
          <w:sz w:val="28"/>
          <w:szCs w:val="28"/>
        </w:rPr>
        <w:t xml:space="preserve"> </w:t>
      </w:r>
      <w:r w:rsidRPr="5410C907">
        <w:rPr>
          <w:rFonts w:ascii="Times New Roman" w:cs="Times New Roman"/>
          <w:sz w:val="28"/>
          <w:szCs w:val="28"/>
          <w:rPrChange w:id="21278" w:author="user pc" w:date="2022-03-15T10:14:00Z">
            <w:rPr/>
          </w:rPrChange>
        </w:rPr>
        <w:t>oxidation</w:t>
      </w:r>
      <w:r>
        <w:rPr>
          <w:rFonts w:ascii="Times New Roman" w:cs="Times New Roman" w:hAnsi="Times New Roman"/>
          <w:sz w:val="28"/>
          <w:szCs w:val="28"/>
        </w:rPr>
        <w:t xml:space="preserve"> </w:t>
      </w:r>
      <w:r w:rsidRPr="84A6D654">
        <w:rPr>
          <w:rFonts w:ascii="Times New Roman" w:cs="Times New Roman"/>
          <w:sz w:val="28"/>
          <w:szCs w:val="28"/>
          <w:rPrChange w:id="21279" w:author="user pc" w:date="2022-03-15T10:14:00Z">
            <w:rPr/>
          </w:rPrChange>
        </w:rPr>
        <w:t>state</w:t>
      </w:r>
      <w:r>
        <w:rPr>
          <w:rFonts w:ascii="Times New Roman" w:cs="Times New Roman" w:hAnsi="Times New Roman"/>
          <w:sz w:val="28"/>
          <w:szCs w:val="28"/>
        </w:rPr>
        <w:t xml:space="preserve"> </w:t>
      </w:r>
      <w:r w:rsidRPr="7699343F">
        <w:rPr>
          <w:rFonts w:ascii="Times New Roman" w:cs="Times New Roman"/>
          <w:sz w:val="28"/>
          <w:szCs w:val="28"/>
          <w:rPrChange w:id="21280" w:author="user pc" w:date="2022-03-15T10:14:00Z">
            <w:rPr/>
          </w:rPrChange>
        </w:rPr>
        <w:t>of</w:t>
      </w:r>
      <w:r>
        <w:rPr>
          <w:rFonts w:ascii="Times New Roman" w:cs="Times New Roman" w:hAnsi="Times New Roman"/>
          <w:sz w:val="28"/>
          <w:szCs w:val="28"/>
        </w:rPr>
        <w:t xml:space="preserve"> </w:t>
      </w:r>
      <w:r w:rsidRPr="EE40DA74">
        <w:rPr>
          <w:rFonts w:ascii="Times New Roman" w:cs="Times New Roman"/>
          <w:sz w:val="28"/>
          <w:szCs w:val="28"/>
          <w:rPrChange w:id="21281" w:author="user pc" w:date="2022-03-15T10:14:00Z">
            <w:rPr/>
          </w:rPrChange>
        </w:rPr>
        <w:t>chlorine</w:t>
      </w:r>
      <w:r>
        <w:rPr>
          <w:rFonts w:ascii="Times New Roman" w:cs="Times New Roman" w:hAnsi="Times New Roman"/>
          <w:sz w:val="28"/>
          <w:szCs w:val="28"/>
        </w:rPr>
        <w:t xml:space="preserve"> </w:t>
      </w:r>
      <w:r w:rsidRPr="B7BD8347">
        <w:rPr>
          <w:rFonts w:ascii="Times New Roman" w:cs="Times New Roman"/>
          <w:sz w:val="28"/>
          <w:szCs w:val="28"/>
          <w:rPrChange w:id="21282" w:author="user pc" w:date="2022-03-15T10:14:00Z">
            <w:rPr/>
          </w:rPrChange>
        </w:rPr>
        <w:t>=</w:t>
      </w:r>
      <w:r>
        <w:rPr>
          <w:rFonts w:ascii="Times New Roman" w:cs="Times New Roman" w:hAnsi="Times New Roman"/>
          <w:sz w:val="28"/>
          <w:szCs w:val="28"/>
        </w:rPr>
        <w:t xml:space="preserve"> </w:t>
      </w:r>
      <w:r w:rsidRPr="DEC386C0">
        <w:rPr>
          <w:rFonts w:ascii="Times New Roman" w:cs="Times New Roman"/>
          <w:sz w:val="28"/>
          <w:szCs w:val="28"/>
          <w:rPrChange w:id="21283" w:author="user pc" w:date="2022-03-15T10:14:00Z">
            <w:rPr/>
          </w:rPrChange>
        </w:rPr>
        <w:t>x</w:t>
      </w:r>
    </w:p>
    <w:p>
      <w:pPr>
        <w:pStyle w:val="style0"/>
        <w:rPr>
          <w:rFonts w:ascii="Times New Roman" w:cs="Times New Roman"/>
          <w:sz w:val="28"/>
          <w:szCs w:val="28"/>
          <w:rPrChange w:id="21284" w:author="user pc" w:date="2022-03-15T10:14:00Z">
            <w:rPr/>
          </w:rPrChange>
        </w:rPr>
      </w:pPr>
      <w:r w:rsidRPr="BF0F6B51">
        <w:rPr>
          <w:rFonts w:ascii="Times New Roman" w:cs="Times New Roman"/>
          <w:sz w:val="28"/>
          <w:szCs w:val="28"/>
          <w:rPrChange w:id="21285" w:author="user pc" w:date="2022-03-15T10:14:00Z">
            <w:rPr/>
          </w:rPrChange>
        </w:rPr>
        <w:t>Oxidation</w:t>
      </w:r>
      <w:r>
        <w:rPr>
          <w:rFonts w:ascii="Times New Roman" w:cs="Times New Roman" w:hAnsi="Times New Roman"/>
          <w:sz w:val="28"/>
          <w:szCs w:val="28"/>
        </w:rPr>
        <w:t xml:space="preserve"> </w:t>
      </w:r>
      <w:r w:rsidRPr="85E56A76">
        <w:rPr>
          <w:rFonts w:ascii="Times New Roman" w:cs="Times New Roman"/>
          <w:sz w:val="28"/>
          <w:szCs w:val="28"/>
          <w:rPrChange w:id="21286" w:author="user pc" w:date="2022-03-15T10:14:00Z">
            <w:rPr/>
          </w:rPrChange>
        </w:rPr>
        <w:t>state</w:t>
      </w:r>
      <w:r>
        <w:rPr>
          <w:rFonts w:ascii="Times New Roman" w:cs="Times New Roman" w:hAnsi="Times New Roman"/>
          <w:sz w:val="28"/>
          <w:szCs w:val="28"/>
        </w:rPr>
        <w:t xml:space="preserve"> </w:t>
      </w:r>
      <w:r w:rsidRPr="0CB65B8E">
        <w:rPr>
          <w:rFonts w:ascii="Times New Roman" w:cs="Times New Roman"/>
          <w:sz w:val="28"/>
          <w:szCs w:val="28"/>
          <w:rPrChange w:id="21287" w:author="user pc" w:date="2022-03-15T10:14:00Z">
            <w:rPr/>
          </w:rPrChange>
        </w:rPr>
        <w:t>of</w:t>
      </w:r>
      <w:r>
        <w:rPr>
          <w:rFonts w:ascii="Times New Roman" w:cs="Times New Roman" w:hAnsi="Times New Roman"/>
          <w:sz w:val="28"/>
          <w:szCs w:val="28"/>
        </w:rPr>
        <w:t xml:space="preserve"> </w:t>
      </w:r>
      <w:r w:rsidRPr="F60DB972">
        <w:rPr>
          <w:rFonts w:ascii="Times New Roman" w:cs="Times New Roman"/>
          <w:sz w:val="28"/>
          <w:szCs w:val="28"/>
          <w:rPrChange w:id="21288" w:author="user pc" w:date="2022-03-15T10:14:00Z">
            <w:rPr/>
          </w:rPrChange>
        </w:rPr>
        <w:t>potassium</w:t>
      </w:r>
      <w:r>
        <w:rPr>
          <w:rFonts w:ascii="Times New Roman" w:cs="Times New Roman" w:hAnsi="Times New Roman"/>
          <w:sz w:val="28"/>
          <w:szCs w:val="28"/>
        </w:rPr>
        <w:t xml:space="preserve"> </w:t>
      </w:r>
      <w:r w:rsidRPr="164F4076">
        <w:rPr>
          <w:rFonts w:ascii="Times New Roman" w:cs="Times New Roman"/>
          <w:sz w:val="28"/>
          <w:szCs w:val="28"/>
          <w:rPrChange w:id="21289" w:author="user pc" w:date="2022-03-15T10:14:00Z">
            <w:rPr/>
          </w:rPrChange>
        </w:rPr>
        <w:t>=</w:t>
      </w:r>
      <w:r>
        <w:rPr>
          <w:rFonts w:ascii="Times New Roman" w:cs="Times New Roman" w:hAnsi="Times New Roman"/>
          <w:sz w:val="28"/>
          <w:szCs w:val="28"/>
        </w:rPr>
        <w:t xml:space="preserve"> </w:t>
      </w:r>
      <w:r w:rsidRPr="2DA4D3D7">
        <w:rPr>
          <w:rFonts w:ascii="Times New Roman" w:cs="Times New Roman"/>
          <w:sz w:val="28"/>
          <w:szCs w:val="28"/>
          <w:rPrChange w:id="21290" w:author="user pc" w:date="2022-03-15T10:14:00Z">
            <w:rPr/>
          </w:rPrChange>
        </w:rPr>
        <w:t>+1</w:t>
      </w:r>
    </w:p>
    <w:p>
      <w:pPr>
        <w:pStyle w:val="style0"/>
        <w:rPr>
          <w:rFonts w:ascii="Times New Roman" w:cs="Times New Roman"/>
          <w:sz w:val="28"/>
          <w:szCs w:val="28"/>
          <w:rPrChange w:id="21291" w:author="user pc" w:date="2022-03-15T10:14:00Z">
            <w:rPr/>
          </w:rPrChange>
        </w:rPr>
      </w:pPr>
      <w:r>
        <w:rPr>
          <w:rFonts w:ascii="Times New Roman" w:cs="Times New Roman" w:hAnsi="Times New Roman"/>
          <w:sz w:val="28"/>
          <w:szCs w:val="28"/>
        </w:rPr>
        <w:t xml:space="preserve">Sum of </w:t>
      </w:r>
      <w:r w:rsidRPr="434E3401">
        <w:rPr>
          <w:rFonts w:ascii="Times New Roman" w:cs="Times New Roman"/>
          <w:sz w:val="28"/>
          <w:szCs w:val="28"/>
          <w:rPrChange w:id="21292" w:author="user pc" w:date="2022-03-15T10:14:00Z">
            <w:rPr/>
          </w:rPrChange>
        </w:rPr>
        <w:t>Oxidation</w:t>
      </w:r>
      <w:r>
        <w:rPr>
          <w:rFonts w:ascii="Times New Roman" w:cs="Times New Roman" w:hAnsi="Times New Roman"/>
          <w:sz w:val="28"/>
          <w:szCs w:val="28"/>
        </w:rPr>
        <w:t xml:space="preserve"> </w:t>
      </w:r>
      <w:r w:rsidRPr="BD78AD37">
        <w:rPr>
          <w:rFonts w:ascii="Times New Roman" w:cs="Times New Roman"/>
          <w:sz w:val="28"/>
          <w:szCs w:val="28"/>
          <w:rPrChange w:id="21293" w:author="user pc" w:date="2022-03-15T10:14:00Z">
            <w:rPr/>
          </w:rPrChange>
        </w:rPr>
        <w:t>states:</w:t>
      </w:r>
      <w:r>
        <w:rPr>
          <w:rFonts w:ascii="Times New Roman" w:cs="Times New Roman" w:hAnsi="Times New Roman"/>
          <w:sz w:val="28"/>
          <w:szCs w:val="28"/>
        </w:rPr>
        <w:t xml:space="preserve"> </w:t>
      </w:r>
      <w:r w:rsidRPr="059B2429">
        <w:rPr>
          <w:rFonts w:ascii="Times New Roman" w:cs="Times New Roman"/>
          <w:sz w:val="28"/>
          <w:szCs w:val="28"/>
          <w:rPrChange w:id="21294" w:author="user pc" w:date="2022-03-15T10:14:00Z">
            <w:rPr/>
          </w:rPrChange>
        </w:rPr>
        <w:t>+1</w:t>
      </w:r>
      <w:r>
        <w:rPr>
          <w:rFonts w:ascii="Times New Roman" w:cs="Times New Roman" w:hAnsi="Times New Roman"/>
          <w:sz w:val="28"/>
          <w:szCs w:val="28"/>
        </w:rPr>
        <w:t xml:space="preserve"> </w:t>
      </w:r>
      <w:r w:rsidRPr="EA261E9C">
        <w:rPr>
          <w:rFonts w:ascii="Times New Roman" w:cs="Times New Roman"/>
          <w:sz w:val="28"/>
          <w:szCs w:val="28"/>
          <w:rPrChange w:id="21295" w:author="user pc" w:date="2022-03-15T10:14:00Z">
            <w:rPr/>
          </w:rPrChange>
        </w:rPr>
        <w:t>+</w:t>
      </w:r>
      <w:r>
        <w:rPr>
          <w:rFonts w:ascii="Times New Roman" w:cs="Times New Roman" w:hAnsi="Times New Roman"/>
          <w:sz w:val="28"/>
          <w:szCs w:val="28"/>
        </w:rPr>
        <w:t xml:space="preserve"> </w:t>
      </w:r>
      <w:r w:rsidRPr="76B32F31">
        <w:rPr>
          <w:rFonts w:ascii="Times New Roman" w:cs="Times New Roman"/>
          <w:sz w:val="28"/>
          <w:szCs w:val="28"/>
          <w:rPrChange w:id="21296" w:author="user pc" w:date="2022-03-15T10:14:00Z">
            <w:rPr/>
          </w:rPrChange>
        </w:rPr>
        <w:t>x</w:t>
      </w:r>
      <w:r>
        <w:rPr>
          <w:rFonts w:ascii="Times New Roman" w:cs="Times New Roman" w:hAnsi="Times New Roman"/>
          <w:sz w:val="28"/>
          <w:szCs w:val="28"/>
        </w:rPr>
        <w:t xml:space="preserve"> </w:t>
      </w:r>
      <w:r w:rsidRPr="55B9222A">
        <w:rPr>
          <w:rFonts w:ascii="Times New Roman" w:cs="Times New Roman"/>
          <w:sz w:val="28"/>
          <w:szCs w:val="28"/>
          <w:rPrChange w:id="21297" w:author="user pc" w:date="2022-03-15T10:14:00Z">
            <w:rPr/>
          </w:rPrChange>
        </w:rPr>
        <w:t>=</w:t>
      </w:r>
      <w:r>
        <w:rPr>
          <w:rFonts w:ascii="Times New Roman" w:cs="Times New Roman" w:hAnsi="Times New Roman"/>
          <w:sz w:val="28"/>
          <w:szCs w:val="28"/>
        </w:rPr>
        <w:t xml:space="preserve"> </w:t>
      </w:r>
      <w:r w:rsidRPr="804EA14F">
        <w:rPr>
          <w:rFonts w:ascii="Times New Roman" w:cs="Times New Roman"/>
          <w:sz w:val="28"/>
          <w:szCs w:val="28"/>
          <w:rPrChange w:id="21298" w:author="user pc" w:date="2022-03-15T10:14:00Z">
            <w:rPr/>
          </w:rPrChange>
        </w:rPr>
        <w:t>0:</w:t>
      </w:r>
      <w:r>
        <w:rPr>
          <w:rFonts w:ascii="Times New Roman" w:cs="Times New Roman" w:hAnsi="Times New Roman"/>
          <w:sz w:val="28"/>
          <w:szCs w:val="28"/>
        </w:rPr>
        <w:t xml:space="preserve"> </w:t>
      </w:r>
      <w:r w:rsidRPr="ED368D76">
        <w:rPr>
          <w:rFonts w:ascii="Times New Roman" w:cs="Times New Roman"/>
          <w:sz w:val="28"/>
          <w:szCs w:val="28"/>
          <w:rPrChange w:id="21299" w:author="user pc" w:date="2022-03-15T10:14:00Z">
            <w:rPr/>
          </w:rPrChange>
        </w:rPr>
        <w:t>x</w:t>
      </w:r>
      <w:r>
        <w:rPr>
          <w:rFonts w:ascii="Times New Roman" w:cs="Times New Roman" w:hAnsi="Times New Roman"/>
          <w:sz w:val="28"/>
          <w:szCs w:val="28"/>
        </w:rPr>
        <w:t xml:space="preserve"> </w:t>
      </w:r>
      <w:r w:rsidRPr="D857AF61">
        <w:rPr>
          <w:rFonts w:ascii="Times New Roman" w:cs="Times New Roman"/>
          <w:sz w:val="28"/>
          <w:szCs w:val="28"/>
          <w:rPrChange w:id="21300" w:author="user pc" w:date="2022-03-15T10:14:00Z">
            <w:rPr/>
          </w:rPrChange>
        </w:rPr>
        <w:t>=</w:t>
      </w:r>
      <w:r>
        <w:rPr>
          <w:rFonts w:ascii="Times New Roman" w:cs="Times New Roman" w:hAnsi="Times New Roman"/>
          <w:sz w:val="28"/>
          <w:szCs w:val="28"/>
        </w:rPr>
        <w:t xml:space="preserve"> </w:t>
      </w:r>
      <w:r w:rsidRPr="136FF61E">
        <w:rPr>
          <w:rFonts w:ascii="Times New Roman" w:cs="Times New Roman"/>
          <w:sz w:val="28"/>
          <w:szCs w:val="28"/>
          <w:rPrChange w:id="21301" w:author="user pc" w:date="2022-03-15T10:14:00Z">
            <w:rPr/>
          </w:rPrChange>
        </w:rPr>
        <w:t>-1</w:t>
      </w:r>
    </w:p>
    <w:p>
      <w:pPr>
        <w:pStyle w:val="style0"/>
        <w:rPr>
          <w:rFonts w:ascii="Times New Roman" w:cs="Times New Roman"/>
          <w:sz w:val="28"/>
          <w:szCs w:val="28"/>
          <w:rPrChange w:id="21302" w:author="user pc" w:date="2022-03-15T10:14:00Z">
            <w:rPr/>
          </w:rPrChange>
        </w:rPr>
      </w:pPr>
      <w:r w:rsidRPr="94D5B0CF">
        <w:rPr>
          <w:rFonts w:ascii="Times New Roman" w:cs="Times New Roman"/>
          <w:sz w:val="28"/>
          <w:szCs w:val="28"/>
          <w:rPrChange w:id="21303" w:author="user pc" w:date="2022-03-15T10:14:00Z">
            <w:rPr/>
          </w:rPrChange>
        </w:rPr>
        <w:t>Oxidation</w:t>
      </w:r>
      <w:r>
        <w:rPr>
          <w:rFonts w:ascii="Times New Roman" w:cs="Times New Roman" w:hAnsi="Times New Roman"/>
          <w:sz w:val="28"/>
          <w:szCs w:val="28"/>
        </w:rPr>
        <w:t xml:space="preserve"> </w:t>
      </w:r>
      <w:r w:rsidRPr="BF494AFD">
        <w:rPr>
          <w:rFonts w:ascii="Times New Roman" w:cs="Times New Roman"/>
          <w:sz w:val="28"/>
          <w:szCs w:val="28"/>
          <w:rPrChange w:id="21304" w:author="user pc" w:date="2022-03-15T10:14:00Z">
            <w:rPr/>
          </w:rPrChange>
        </w:rPr>
        <w:t>state</w:t>
      </w:r>
      <w:r>
        <w:rPr>
          <w:rFonts w:ascii="Times New Roman" w:cs="Times New Roman" w:hAnsi="Times New Roman"/>
          <w:sz w:val="28"/>
          <w:szCs w:val="28"/>
        </w:rPr>
        <w:t xml:space="preserve"> </w:t>
      </w:r>
      <w:r w:rsidRPr="75FA4A4C">
        <w:rPr>
          <w:rFonts w:ascii="Times New Roman" w:cs="Times New Roman"/>
          <w:sz w:val="28"/>
          <w:szCs w:val="28"/>
          <w:rPrChange w:id="21305" w:author="user pc" w:date="2022-03-15T10:14:00Z">
            <w:rPr/>
          </w:rPrChange>
        </w:rPr>
        <w:t>of</w:t>
      </w:r>
      <w:r>
        <w:rPr>
          <w:rFonts w:ascii="Times New Roman" w:cs="Times New Roman" w:hAnsi="Times New Roman"/>
          <w:sz w:val="28"/>
          <w:szCs w:val="28"/>
        </w:rPr>
        <w:t xml:space="preserve"> </w:t>
      </w:r>
      <w:r w:rsidRPr="8C5F68E6">
        <w:rPr>
          <w:rFonts w:ascii="Times New Roman" w:cs="Times New Roman"/>
          <w:sz w:val="28"/>
          <w:szCs w:val="28"/>
          <w:rPrChange w:id="21306" w:author="user pc" w:date="2022-03-15T10:14:00Z">
            <w:rPr/>
          </w:rPrChange>
        </w:rPr>
        <w:t>chlorine</w:t>
      </w:r>
      <w:r>
        <w:rPr>
          <w:rFonts w:ascii="Times New Roman" w:cs="Times New Roman" w:hAnsi="Times New Roman"/>
          <w:sz w:val="28"/>
          <w:szCs w:val="28"/>
        </w:rPr>
        <w:t xml:space="preserve"> </w:t>
      </w:r>
      <w:r w:rsidRPr="EF85E526">
        <w:rPr>
          <w:rFonts w:ascii="Times New Roman" w:cs="Times New Roman"/>
          <w:sz w:val="28"/>
          <w:szCs w:val="28"/>
          <w:rPrChange w:id="21307" w:author="user pc" w:date="2022-03-15T10:14:00Z">
            <w:rPr/>
          </w:rPrChange>
        </w:rPr>
        <w:t>in</w:t>
      </w:r>
      <w:r>
        <w:rPr>
          <w:rFonts w:ascii="Times New Roman" w:cs="Times New Roman" w:hAnsi="Times New Roman"/>
          <w:sz w:val="28"/>
          <w:szCs w:val="28"/>
        </w:rPr>
        <w:t xml:space="preserve"> </w:t>
      </w:r>
      <w:r w:rsidRPr="ED705348">
        <w:rPr>
          <w:rFonts w:ascii="Times New Roman" w:cs="Times New Roman"/>
          <w:sz w:val="28"/>
          <w:szCs w:val="28"/>
          <w:rPrChange w:id="21308" w:author="user pc" w:date="2022-03-15T10:14:00Z">
            <w:rPr/>
          </w:rPrChange>
        </w:rPr>
        <w:t>KCl</w:t>
      </w:r>
      <w:r>
        <w:rPr>
          <w:rFonts w:ascii="Times New Roman" w:cs="Times New Roman" w:hAnsi="Times New Roman"/>
          <w:sz w:val="28"/>
          <w:szCs w:val="28"/>
        </w:rPr>
        <w:t xml:space="preserve"> </w:t>
      </w:r>
      <w:r w:rsidRPr="8ADC7DCC">
        <w:rPr>
          <w:rFonts w:ascii="Times New Roman" w:cs="Times New Roman"/>
          <w:sz w:val="28"/>
          <w:szCs w:val="28"/>
          <w:rPrChange w:id="21309" w:author="user pc" w:date="2022-03-15T10:14:00Z">
            <w:rPr/>
          </w:rPrChange>
        </w:rPr>
        <w:t>=</w:t>
      </w:r>
      <w:r>
        <w:rPr>
          <w:rFonts w:ascii="Times New Roman" w:cs="Times New Roman" w:hAnsi="Times New Roman"/>
          <w:sz w:val="28"/>
          <w:szCs w:val="28"/>
        </w:rPr>
        <w:t xml:space="preserve"> </w:t>
      </w:r>
      <w:r w:rsidRPr="1600930B">
        <w:rPr>
          <w:rFonts w:ascii="Times New Roman" w:cs="Times New Roman"/>
          <w:sz w:val="28"/>
          <w:szCs w:val="28"/>
          <w:rPrChange w:id="21310" w:author="user pc" w:date="2022-03-15T10:14:00Z">
            <w:rPr/>
          </w:rPrChange>
        </w:rPr>
        <w:t>-1</w:t>
      </w:r>
    </w:p>
    <w:p>
      <w:pPr>
        <w:pStyle w:val="style0"/>
        <w:rPr>
          <w:rFonts w:ascii="Times New Roman" w:cs="Times New Roman"/>
          <w:sz w:val="28"/>
          <w:szCs w:val="28"/>
          <w:rPrChange w:id="21311" w:author="user pc" w:date="2022-03-15T10:14:00Z">
            <w:rPr/>
          </w:rPrChange>
        </w:rPr>
      </w:pPr>
    </w:p>
    <w:p>
      <w:pPr>
        <w:pStyle w:val="style0"/>
        <w:rPr>
          <w:rFonts w:ascii="Times New Roman" w:cs="Times New Roman"/>
          <w:sz w:val="28"/>
          <w:szCs w:val="28"/>
          <w:rPrChange w:id="21312" w:author="user pc" w:date="2022-03-15T10:14:00Z">
            <w:rPr/>
          </w:rPrChange>
        </w:rPr>
      </w:pPr>
      <w:r w:rsidRPr="894AE44A">
        <w:rPr>
          <w:rFonts w:ascii="Times New Roman" w:cs="Times New Roman"/>
          <w:b/>
          <w:sz w:val="28"/>
          <w:szCs w:val="28"/>
          <w:rPrChange w:id="21313" w:author="user pc" w:date="2022-03-15T10:14:00Z">
            <w:rPr>
              <w:b/>
            </w:rPr>
          </w:rPrChange>
        </w:rPr>
        <w:t>Example</w:t>
      </w:r>
      <w:r>
        <w:rPr>
          <w:rFonts w:ascii="Times New Roman" w:cs="Times New Roman" w:hAnsi="Times New Roman"/>
          <w:b/>
          <w:sz w:val="28"/>
          <w:szCs w:val="28"/>
        </w:rPr>
        <w:t xml:space="preserve"> 8</w:t>
      </w:r>
      <w:r w:rsidRPr="A3828C75">
        <w:rPr>
          <w:rFonts w:ascii="Times New Roman" w:cs="Times New Roman"/>
          <w:sz w:val="28"/>
          <w:szCs w:val="28"/>
          <w:rPrChange w:id="21314" w:author="user pc" w:date="2022-03-15T10:14:00Z">
            <w:rPr/>
          </w:rPrChange>
        </w:rPr>
        <w:t>:</w:t>
      </w:r>
      <w:r>
        <w:rPr>
          <w:rFonts w:ascii="Times New Roman" w:cs="Times New Roman" w:hAnsi="Times New Roman"/>
          <w:sz w:val="28"/>
          <w:szCs w:val="28"/>
        </w:rPr>
        <w:t xml:space="preserve"> </w:t>
      </w:r>
      <w:r w:rsidRPr="3E0067F4">
        <w:rPr>
          <w:rFonts w:ascii="Times New Roman" w:cs="Times New Roman"/>
          <w:sz w:val="28"/>
          <w:szCs w:val="28"/>
          <w:rPrChange w:id="21315" w:author="user pc" w:date="2022-03-15T10:14:00Z">
            <w:rPr/>
          </w:rPrChange>
        </w:rPr>
        <w:t>Oxidation</w:t>
      </w:r>
      <w:r>
        <w:rPr>
          <w:rFonts w:ascii="Times New Roman" w:cs="Times New Roman" w:hAnsi="Times New Roman"/>
          <w:sz w:val="28"/>
          <w:szCs w:val="28"/>
        </w:rPr>
        <w:t xml:space="preserve"> </w:t>
      </w:r>
      <w:r w:rsidRPr="C401C76C">
        <w:rPr>
          <w:rFonts w:ascii="Times New Roman" w:cs="Times New Roman"/>
          <w:sz w:val="28"/>
          <w:szCs w:val="28"/>
          <w:rPrChange w:id="21316" w:author="user pc" w:date="2022-03-15T10:14:00Z">
            <w:rPr/>
          </w:rPrChange>
        </w:rPr>
        <w:t>number</w:t>
      </w:r>
      <w:r>
        <w:rPr>
          <w:rFonts w:ascii="Times New Roman" w:cs="Times New Roman" w:hAnsi="Times New Roman"/>
          <w:sz w:val="28"/>
          <w:szCs w:val="28"/>
        </w:rPr>
        <w:t xml:space="preserve"> </w:t>
      </w:r>
      <w:r w:rsidRPr="F4FAB3F9">
        <w:rPr>
          <w:rFonts w:ascii="Times New Roman" w:cs="Times New Roman"/>
          <w:sz w:val="28"/>
          <w:szCs w:val="28"/>
          <w:rPrChange w:id="21317" w:author="user pc" w:date="2022-03-15T10:14:00Z">
            <w:rPr/>
          </w:rPrChange>
        </w:rPr>
        <w:t>of</w:t>
      </w:r>
      <w:r>
        <w:rPr>
          <w:rFonts w:ascii="Times New Roman" w:cs="Times New Roman" w:hAnsi="Times New Roman"/>
          <w:sz w:val="28"/>
          <w:szCs w:val="28"/>
        </w:rPr>
        <w:t xml:space="preserve"> </w:t>
      </w:r>
      <w:r w:rsidRPr="0250200F">
        <w:rPr>
          <w:rFonts w:ascii="Times New Roman" w:cs="Times New Roman"/>
          <w:sz w:val="28"/>
          <w:szCs w:val="28"/>
          <w:rPrChange w:id="21318" w:author="user pc" w:date="2022-03-15T10:14:00Z">
            <w:rPr/>
          </w:rPrChange>
        </w:rPr>
        <w:t>Manganese</w:t>
      </w:r>
      <w:r>
        <w:rPr>
          <w:rFonts w:ascii="Times New Roman" w:cs="Times New Roman" w:hAnsi="Times New Roman"/>
          <w:sz w:val="28"/>
          <w:szCs w:val="28"/>
        </w:rPr>
        <w:t xml:space="preserve"> </w:t>
      </w:r>
      <w:r w:rsidRPr="3C95F54D">
        <w:rPr>
          <w:rFonts w:ascii="Times New Roman" w:cs="Times New Roman"/>
          <w:sz w:val="28"/>
          <w:szCs w:val="28"/>
          <w:rPrChange w:id="21319" w:author="user pc" w:date="2022-03-15T10:14:00Z">
            <w:rPr/>
          </w:rPrChange>
        </w:rPr>
        <w:t>in</w:t>
      </w:r>
      <w:r>
        <w:rPr>
          <w:rFonts w:ascii="Times New Roman" w:cs="Times New Roman" w:hAnsi="Times New Roman"/>
          <w:sz w:val="28"/>
          <w:szCs w:val="28"/>
        </w:rPr>
        <w:t xml:space="preserve"> </w:t>
      </w:r>
      <w:r w:rsidRPr="E5D3B653">
        <w:rPr>
          <w:rFonts w:ascii="Times New Roman" w:cs="Times New Roman"/>
          <w:sz w:val="28"/>
          <w:szCs w:val="28"/>
          <w:rPrChange w:id="21320" w:author="user pc" w:date="2022-03-15T10:14:00Z">
            <w:rPr/>
          </w:rPrChange>
        </w:rPr>
        <w:t>permanganate</w:t>
      </w:r>
      <w:r>
        <w:rPr>
          <w:rFonts w:ascii="Times New Roman" w:cs="Times New Roman" w:hAnsi="Times New Roman"/>
          <w:sz w:val="28"/>
          <w:szCs w:val="28"/>
        </w:rPr>
        <w:t xml:space="preserve"> </w:t>
      </w:r>
      <w:r w:rsidRPr="C83F5EC7">
        <w:rPr>
          <w:rFonts w:ascii="Times New Roman" w:cs="Times New Roman"/>
          <w:sz w:val="28"/>
          <w:szCs w:val="28"/>
          <w:rPrChange w:id="21321" w:author="user pc" w:date="2022-03-15T10:14:00Z">
            <w:rPr/>
          </w:rPrChange>
        </w:rPr>
        <w:t>ion</w:t>
      </w:r>
      <w:r>
        <w:rPr>
          <w:rFonts w:ascii="Times New Roman" w:cs="Times New Roman" w:hAnsi="Times New Roman"/>
          <w:sz w:val="28"/>
          <w:szCs w:val="28"/>
        </w:rPr>
        <w:t xml:space="preserve"> </w:t>
      </w:r>
      <w:r w:rsidRPr="5CFCC2FB">
        <w:rPr>
          <w:rFonts w:ascii="Times New Roman" w:cs="Times New Roman"/>
          <w:sz w:val="28"/>
          <w:szCs w:val="28"/>
          <w:rPrChange w:id="21322" w:author="user pc" w:date="2022-03-15T10:14:00Z">
            <w:rPr/>
          </w:rPrChange>
        </w:rPr>
        <w:t>MnO</w:t>
      </w:r>
      <w:r w:rsidRPr="AF55D0D2">
        <w:rPr>
          <w:rFonts w:ascii="Times New Roman" w:cs="Times New Roman"/>
          <w:sz w:val="28"/>
          <w:szCs w:val="28"/>
          <w:vertAlign w:val="subscript"/>
          <w:rPrChange w:id="21323" w:author="user pc" w:date="2022-03-15T10:14:00Z">
            <w:rPr>
              <w:vertAlign w:val="subscript"/>
            </w:rPr>
          </w:rPrChange>
        </w:rPr>
        <w:t>4</w:t>
      </w:r>
      <w:r w:rsidRPr="642D074A">
        <w:rPr>
          <w:rFonts w:ascii="Times New Roman" w:cs="Times New Roman"/>
          <w:sz w:val="28"/>
          <w:szCs w:val="28"/>
          <w:vertAlign w:val="superscript"/>
          <w:rPrChange w:id="21324" w:author="user pc" w:date="2022-03-15T10:14:00Z">
            <w:rPr>
              <w:vertAlign w:val="superscript"/>
            </w:rPr>
          </w:rPrChange>
        </w:rPr>
        <w:t>–</w:t>
      </w:r>
    </w:p>
    <w:p>
      <w:pPr>
        <w:pStyle w:val="style0"/>
        <w:rPr>
          <w:rFonts w:ascii="Times New Roman" w:cs="Times New Roman"/>
          <w:sz w:val="28"/>
          <w:szCs w:val="28"/>
          <w:rPrChange w:id="21325" w:author="user pc" w:date="2022-03-15T10:14:00Z">
            <w:rPr/>
          </w:rPrChange>
        </w:rPr>
      </w:pPr>
      <w:r w:rsidRPr="3ABDD5FE">
        <w:rPr>
          <w:rFonts w:ascii="Times New Roman" w:cs="Times New Roman"/>
          <w:b/>
          <w:sz w:val="28"/>
          <w:szCs w:val="28"/>
          <w:rPrChange w:id="21326" w:author="user pc" w:date="2022-03-15T10:14:00Z">
            <w:rPr>
              <w:b/>
            </w:rPr>
          </w:rPrChange>
        </w:rPr>
        <w:t>Solution</w:t>
      </w:r>
    </w:p>
    <w:p>
      <w:pPr>
        <w:pStyle w:val="style0"/>
        <w:rPr>
          <w:rFonts w:ascii="Times New Roman" w:cs="Times New Roman"/>
          <w:sz w:val="28"/>
          <w:szCs w:val="28"/>
          <w:rPrChange w:id="21327" w:author="user pc" w:date="2022-03-15T10:14:00Z">
            <w:rPr/>
          </w:rPrChange>
        </w:rPr>
      </w:pPr>
      <w:r w:rsidRPr="40EF81F4">
        <w:rPr>
          <w:rFonts w:ascii="Times New Roman" w:cs="Times New Roman"/>
          <w:sz w:val="28"/>
          <w:szCs w:val="28"/>
          <w:rPrChange w:id="21328" w:author="user pc" w:date="2022-03-15T10:14:00Z">
            <w:rPr/>
          </w:rPrChange>
        </w:rPr>
        <w:t>Charge</w:t>
      </w:r>
      <w:r>
        <w:rPr>
          <w:rFonts w:ascii="Times New Roman" w:cs="Times New Roman" w:hAnsi="Times New Roman"/>
          <w:sz w:val="28"/>
          <w:szCs w:val="28"/>
        </w:rPr>
        <w:t xml:space="preserve"> </w:t>
      </w:r>
      <w:r w:rsidRPr="AD921E18">
        <w:rPr>
          <w:rFonts w:ascii="Times New Roman" w:cs="Times New Roman"/>
          <w:sz w:val="28"/>
          <w:szCs w:val="28"/>
          <w:rPrChange w:id="21329" w:author="user pc" w:date="2022-03-15T10:14:00Z">
            <w:rPr/>
          </w:rPrChange>
        </w:rPr>
        <w:t>on</w:t>
      </w:r>
      <w:r>
        <w:rPr>
          <w:rFonts w:ascii="Times New Roman" w:cs="Times New Roman" w:hAnsi="Times New Roman"/>
          <w:sz w:val="28"/>
          <w:szCs w:val="28"/>
        </w:rPr>
        <w:t xml:space="preserve"> </w:t>
      </w:r>
      <w:r w:rsidRPr="2EEC191B">
        <w:rPr>
          <w:rFonts w:ascii="Times New Roman" w:cs="Times New Roman"/>
          <w:sz w:val="28"/>
          <w:szCs w:val="28"/>
          <w:rPrChange w:id="21330" w:author="user pc" w:date="2022-03-15T10:14:00Z">
            <w:rPr/>
          </w:rPrChange>
        </w:rPr>
        <w:t>the</w:t>
      </w:r>
      <w:r>
        <w:rPr>
          <w:rFonts w:ascii="Times New Roman" w:cs="Times New Roman" w:hAnsi="Times New Roman"/>
          <w:sz w:val="28"/>
          <w:szCs w:val="28"/>
        </w:rPr>
        <w:t xml:space="preserve"> </w:t>
      </w:r>
      <w:r w:rsidRPr="6AE0A988">
        <w:rPr>
          <w:rFonts w:ascii="Times New Roman" w:cs="Times New Roman"/>
          <w:sz w:val="28"/>
          <w:szCs w:val="28"/>
          <w:rPrChange w:id="21331" w:author="user pc" w:date="2022-03-15T10:14:00Z">
            <w:rPr/>
          </w:rPrChange>
        </w:rPr>
        <w:t>permanganate</w:t>
      </w:r>
      <w:r>
        <w:rPr>
          <w:rFonts w:ascii="Times New Roman" w:cs="Times New Roman" w:hAnsi="Times New Roman"/>
          <w:sz w:val="28"/>
          <w:szCs w:val="28"/>
        </w:rPr>
        <w:t xml:space="preserve"> </w:t>
      </w:r>
      <w:r w:rsidRPr="280F96A0">
        <w:rPr>
          <w:rFonts w:ascii="Times New Roman" w:cs="Times New Roman"/>
          <w:sz w:val="28"/>
          <w:szCs w:val="28"/>
          <w:rPrChange w:id="21332" w:author="user pc" w:date="2022-03-15T10:14:00Z">
            <w:rPr/>
          </w:rPrChange>
        </w:rPr>
        <w:t>ion</w:t>
      </w:r>
      <w:r>
        <w:rPr>
          <w:rFonts w:ascii="Times New Roman" w:cs="Times New Roman" w:hAnsi="Times New Roman"/>
          <w:sz w:val="28"/>
          <w:szCs w:val="28"/>
        </w:rPr>
        <w:t xml:space="preserve"> </w:t>
      </w:r>
      <w:r w:rsidRPr="4FE41175">
        <w:rPr>
          <w:rFonts w:ascii="Times New Roman" w:cs="Times New Roman"/>
          <w:sz w:val="28"/>
          <w:szCs w:val="28"/>
          <w:rPrChange w:id="21333" w:author="user pc" w:date="2022-03-15T10:14:00Z">
            <w:rPr/>
          </w:rPrChange>
        </w:rPr>
        <w:t>is</w:t>
      </w:r>
      <w:r>
        <w:rPr>
          <w:rFonts w:ascii="Times New Roman" w:cs="Times New Roman" w:hAnsi="Times New Roman"/>
          <w:sz w:val="28"/>
          <w:szCs w:val="28"/>
        </w:rPr>
        <w:t xml:space="preserve"> </w:t>
      </w:r>
      <w:r w:rsidRPr="A6B6357D">
        <w:rPr>
          <w:rFonts w:ascii="Times New Roman" w:cs="Times New Roman"/>
          <w:sz w:val="28"/>
          <w:szCs w:val="28"/>
          <w:rPrChange w:id="21334" w:author="user pc" w:date="2022-03-15T10:14:00Z">
            <w:rPr/>
          </w:rPrChange>
        </w:rPr>
        <w:t>-1</w:t>
      </w:r>
    </w:p>
    <w:p>
      <w:pPr>
        <w:pStyle w:val="style0"/>
        <w:rPr>
          <w:rFonts w:ascii="Times New Roman" w:cs="Times New Roman"/>
          <w:sz w:val="28"/>
          <w:szCs w:val="28"/>
          <w:rPrChange w:id="21335" w:author="user pc" w:date="2022-03-15T10:14:00Z">
            <w:rPr/>
          </w:rPrChange>
        </w:rPr>
      </w:pPr>
      <w:r w:rsidRPr="CCB1D4CE">
        <w:rPr>
          <w:rFonts w:ascii="Times New Roman" w:cs="Times New Roman"/>
          <w:sz w:val="28"/>
          <w:szCs w:val="28"/>
          <w:rPrChange w:id="21336" w:author="user pc" w:date="2022-03-15T10:14:00Z">
            <w:rPr/>
          </w:rPrChange>
        </w:rPr>
        <w:t>Oxidation</w:t>
      </w:r>
      <w:r>
        <w:rPr>
          <w:rFonts w:ascii="Times New Roman" w:cs="Times New Roman" w:hAnsi="Times New Roman"/>
          <w:sz w:val="28"/>
          <w:szCs w:val="28"/>
        </w:rPr>
        <w:t xml:space="preserve"> </w:t>
      </w:r>
      <w:r w:rsidRPr="1D80FECA">
        <w:rPr>
          <w:rFonts w:ascii="Times New Roman" w:cs="Times New Roman"/>
          <w:sz w:val="28"/>
          <w:szCs w:val="28"/>
          <w:rPrChange w:id="21337" w:author="user pc" w:date="2022-03-15T10:14:00Z">
            <w:rPr/>
          </w:rPrChange>
        </w:rPr>
        <w:t>state</w:t>
      </w:r>
      <w:r>
        <w:rPr>
          <w:rFonts w:ascii="Times New Roman" w:cs="Times New Roman" w:hAnsi="Times New Roman"/>
          <w:sz w:val="28"/>
          <w:szCs w:val="28"/>
        </w:rPr>
        <w:t xml:space="preserve"> </w:t>
      </w:r>
      <w:r w:rsidRPr="82578199">
        <w:rPr>
          <w:rFonts w:ascii="Times New Roman" w:cs="Times New Roman"/>
          <w:sz w:val="28"/>
          <w:szCs w:val="28"/>
          <w:rPrChange w:id="21338" w:author="user pc" w:date="2022-03-15T10:14:00Z">
            <w:rPr/>
          </w:rPrChange>
        </w:rPr>
        <w:t>of</w:t>
      </w:r>
      <w:r>
        <w:rPr>
          <w:rFonts w:ascii="Times New Roman" w:cs="Times New Roman" w:hAnsi="Times New Roman"/>
          <w:sz w:val="28"/>
          <w:szCs w:val="28"/>
        </w:rPr>
        <w:t xml:space="preserve"> </w:t>
      </w:r>
      <w:r w:rsidRPr="A519D132">
        <w:rPr>
          <w:rFonts w:ascii="Times New Roman" w:cs="Times New Roman"/>
          <w:sz w:val="28"/>
          <w:szCs w:val="28"/>
          <w:rPrChange w:id="21339" w:author="user pc" w:date="2022-03-15T10:14:00Z">
            <w:rPr/>
          </w:rPrChange>
        </w:rPr>
        <w:t>permanganate</w:t>
      </w:r>
      <w:r>
        <w:rPr>
          <w:rFonts w:ascii="Times New Roman" w:cs="Times New Roman" w:hAnsi="Times New Roman"/>
          <w:sz w:val="28"/>
          <w:szCs w:val="28"/>
        </w:rPr>
        <w:t xml:space="preserve"> </w:t>
      </w:r>
      <w:r w:rsidRPr="C1CAC5F1">
        <w:rPr>
          <w:rFonts w:ascii="Times New Roman" w:cs="Times New Roman"/>
          <w:sz w:val="28"/>
          <w:szCs w:val="28"/>
          <w:rPrChange w:id="21340" w:author="user pc" w:date="2022-03-15T10:14:00Z">
            <w:rPr/>
          </w:rPrChange>
        </w:rPr>
        <w:t>ion</w:t>
      </w:r>
      <w:r>
        <w:rPr>
          <w:rFonts w:ascii="Times New Roman" w:cs="Times New Roman" w:hAnsi="Times New Roman"/>
          <w:sz w:val="28"/>
          <w:szCs w:val="28"/>
        </w:rPr>
        <w:t xml:space="preserve"> </w:t>
      </w:r>
      <w:r w:rsidRPr="4AB61E7A">
        <w:rPr>
          <w:rFonts w:ascii="Times New Roman" w:cs="Times New Roman"/>
          <w:sz w:val="28"/>
          <w:szCs w:val="28"/>
          <w:rPrChange w:id="21341" w:author="user pc" w:date="2022-03-15T10:14:00Z">
            <w:rPr/>
          </w:rPrChange>
        </w:rPr>
        <w:t>=</w:t>
      </w:r>
      <w:r>
        <w:rPr>
          <w:rFonts w:ascii="Times New Roman" w:cs="Times New Roman" w:hAnsi="Times New Roman"/>
          <w:sz w:val="28"/>
          <w:szCs w:val="28"/>
        </w:rPr>
        <w:t xml:space="preserve"> </w:t>
      </w:r>
      <w:r w:rsidRPr="06B46393">
        <w:rPr>
          <w:rFonts w:ascii="Times New Roman" w:cs="Times New Roman"/>
          <w:sz w:val="28"/>
          <w:szCs w:val="28"/>
          <w:rPrChange w:id="21342" w:author="user pc" w:date="2022-03-15T10:14:00Z">
            <w:rPr/>
          </w:rPrChange>
        </w:rPr>
        <w:t>Oxidation</w:t>
      </w:r>
      <w:r>
        <w:rPr>
          <w:rFonts w:ascii="Times New Roman" w:cs="Times New Roman" w:hAnsi="Times New Roman"/>
          <w:sz w:val="28"/>
          <w:szCs w:val="28"/>
        </w:rPr>
        <w:t xml:space="preserve"> </w:t>
      </w:r>
      <w:r w:rsidRPr="67C90995">
        <w:rPr>
          <w:rFonts w:ascii="Times New Roman" w:cs="Times New Roman"/>
          <w:sz w:val="28"/>
          <w:szCs w:val="28"/>
          <w:rPrChange w:id="21343" w:author="user pc" w:date="2022-03-15T10:14:00Z">
            <w:rPr/>
          </w:rPrChange>
        </w:rPr>
        <w:t>state</w:t>
      </w:r>
      <w:r>
        <w:rPr>
          <w:rFonts w:ascii="Times New Roman" w:cs="Times New Roman" w:hAnsi="Times New Roman"/>
          <w:sz w:val="28"/>
          <w:szCs w:val="28"/>
        </w:rPr>
        <w:t xml:space="preserve"> </w:t>
      </w:r>
      <w:r w:rsidRPr="E49B3076">
        <w:rPr>
          <w:rFonts w:ascii="Times New Roman" w:cs="Times New Roman"/>
          <w:sz w:val="28"/>
          <w:szCs w:val="28"/>
          <w:rPrChange w:id="21344" w:author="user pc" w:date="2022-03-15T10:14:00Z">
            <w:rPr/>
          </w:rPrChange>
        </w:rPr>
        <w:t>of</w:t>
      </w:r>
      <w:r>
        <w:rPr>
          <w:rFonts w:ascii="Times New Roman" w:cs="Times New Roman" w:hAnsi="Times New Roman"/>
          <w:sz w:val="28"/>
          <w:szCs w:val="28"/>
        </w:rPr>
        <w:t xml:space="preserve"> </w:t>
      </w:r>
      <w:r w:rsidRPr="E968A81A">
        <w:rPr>
          <w:rFonts w:ascii="Times New Roman" w:cs="Times New Roman"/>
          <w:sz w:val="28"/>
          <w:szCs w:val="28"/>
          <w:rPrChange w:id="21345" w:author="user pc" w:date="2022-03-15T10:14:00Z">
            <w:rPr/>
          </w:rPrChange>
        </w:rPr>
        <w:t>manganese</w:t>
      </w:r>
      <w:r>
        <w:rPr>
          <w:rFonts w:ascii="Times New Roman" w:cs="Times New Roman" w:hAnsi="Times New Roman"/>
          <w:sz w:val="28"/>
          <w:szCs w:val="28"/>
        </w:rPr>
        <w:t xml:space="preserve"> </w:t>
      </w:r>
      <w:r w:rsidRPr="566FF5E1">
        <w:rPr>
          <w:rFonts w:ascii="Times New Roman" w:cs="Times New Roman"/>
          <w:sz w:val="28"/>
          <w:szCs w:val="28"/>
          <w:rPrChange w:id="21346" w:author="user pc" w:date="2022-03-15T10:14:00Z">
            <w:rPr/>
          </w:rPrChange>
        </w:rPr>
        <w:t>+</w:t>
      </w:r>
      <w:r>
        <w:rPr>
          <w:rFonts w:ascii="Times New Roman" w:cs="Times New Roman" w:hAnsi="Times New Roman"/>
          <w:sz w:val="28"/>
          <w:szCs w:val="28"/>
        </w:rPr>
        <w:t xml:space="preserve"> </w:t>
      </w:r>
      <w:r w:rsidRPr="9B8652BF">
        <w:rPr>
          <w:rFonts w:ascii="Times New Roman" w:cs="Times New Roman"/>
          <w:sz w:val="28"/>
          <w:szCs w:val="28"/>
          <w:rPrChange w:id="21347" w:author="user pc" w:date="2022-03-15T10:14:00Z">
            <w:rPr/>
          </w:rPrChange>
        </w:rPr>
        <w:t>4</w:t>
      </w:r>
      <w:r>
        <w:rPr>
          <w:rFonts w:ascii="Times New Roman" w:cs="Times New Roman" w:hAnsi="Times New Roman"/>
          <w:sz w:val="28"/>
          <w:szCs w:val="28"/>
        </w:rPr>
        <w:t xml:space="preserve"> </w:t>
      </w:r>
      <w:r w:rsidRPr="EC7F0704">
        <w:rPr>
          <w:rFonts w:ascii="Times New Roman" w:cs="Times New Roman"/>
          <w:sz w:val="28"/>
          <w:szCs w:val="28"/>
          <w:rPrChange w:id="21348" w:author="user pc" w:date="2022-03-15T10:14:00Z">
            <w:rPr/>
          </w:rPrChange>
        </w:rPr>
        <w:t>oxidation</w:t>
      </w:r>
      <w:r>
        <w:rPr>
          <w:rFonts w:ascii="Times New Roman" w:cs="Times New Roman" w:hAnsi="Times New Roman"/>
          <w:sz w:val="28"/>
          <w:szCs w:val="28"/>
        </w:rPr>
        <w:t xml:space="preserve"> </w:t>
      </w:r>
      <w:r w:rsidRPr="99D8CA68">
        <w:rPr>
          <w:rFonts w:ascii="Times New Roman" w:cs="Times New Roman"/>
          <w:sz w:val="28"/>
          <w:szCs w:val="28"/>
          <w:rPrChange w:id="21349" w:author="user pc" w:date="2022-03-15T10:14:00Z">
            <w:rPr/>
          </w:rPrChange>
        </w:rPr>
        <w:t>state</w:t>
      </w:r>
      <w:r>
        <w:rPr>
          <w:rFonts w:ascii="Times New Roman" w:cs="Times New Roman" w:hAnsi="Times New Roman"/>
          <w:sz w:val="28"/>
          <w:szCs w:val="28"/>
        </w:rPr>
        <w:t xml:space="preserve"> </w:t>
      </w:r>
      <w:r w:rsidRPr="0CA4D22E">
        <w:rPr>
          <w:rFonts w:ascii="Times New Roman" w:cs="Times New Roman"/>
          <w:sz w:val="28"/>
          <w:szCs w:val="28"/>
          <w:rPrChange w:id="21350" w:author="user pc" w:date="2022-03-15T10:14:00Z">
            <w:rPr/>
          </w:rPrChange>
        </w:rPr>
        <w:t>of</w:t>
      </w:r>
      <w:r>
        <w:rPr>
          <w:rFonts w:ascii="Times New Roman" w:cs="Times New Roman" w:hAnsi="Times New Roman"/>
          <w:sz w:val="28"/>
          <w:szCs w:val="28"/>
        </w:rPr>
        <w:t xml:space="preserve"> </w:t>
      </w:r>
      <w:r w:rsidRPr="5EE3B9B7">
        <w:rPr>
          <w:rFonts w:ascii="Times New Roman" w:cs="Times New Roman"/>
          <w:sz w:val="28"/>
          <w:szCs w:val="28"/>
          <w:rPrChange w:id="21351" w:author="user pc" w:date="2022-03-15T10:14:00Z">
            <w:rPr/>
          </w:rPrChange>
        </w:rPr>
        <w:t>oxygen</w:t>
      </w:r>
      <w:r>
        <w:rPr>
          <w:rFonts w:ascii="Times New Roman" w:cs="Times New Roman" w:hAnsi="Times New Roman"/>
          <w:sz w:val="28"/>
          <w:szCs w:val="28"/>
        </w:rPr>
        <w:t xml:space="preserve"> </w:t>
      </w:r>
      <w:r w:rsidRPr="7E258805">
        <w:rPr>
          <w:rFonts w:ascii="Times New Roman" w:cs="Times New Roman"/>
          <w:sz w:val="28"/>
          <w:szCs w:val="28"/>
          <w:rPrChange w:id="21352" w:author="user pc" w:date="2022-03-15T10:14:00Z">
            <w:rPr/>
          </w:rPrChange>
        </w:rPr>
        <w:t>=</w:t>
      </w:r>
      <w:r>
        <w:rPr>
          <w:rFonts w:ascii="Times New Roman" w:cs="Times New Roman" w:hAnsi="Times New Roman"/>
          <w:sz w:val="28"/>
          <w:szCs w:val="28"/>
        </w:rPr>
        <w:t xml:space="preserve"> </w:t>
      </w:r>
      <w:r w:rsidRPr="AB87AE7B">
        <w:rPr>
          <w:rFonts w:ascii="Times New Roman" w:cs="Times New Roman"/>
          <w:sz w:val="28"/>
          <w:szCs w:val="28"/>
          <w:rPrChange w:id="21353" w:author="user pc" w:date="2022-03-15T10:14:00Z">
            <w:rPr/>
          </w:rPrChange>
        </w:rPr>
        <w:t>-1.</w:t>
      </w:r>
    </w:p>
    <w:p>
      <w:pPr>
        <w:pStyle w:val="style0"/>
        <w:rPr>
          <w:rFonts w:ascii="Times New Roman" w:cs="Times New Roman"/>
          <w:sz w:val="28"/>
          <w:szCs w:val="28"/>
          <w:rPrChange w:id="21354" w:author="user pc" w:date="2022-03-15T10:14:00Z">
            <w:rPr/>
          </w:rPrChange>
        </w:rPr>
      </w:pPr>
      <w:r w:rsidRPr="47198B73">
        <w:rPr>
          <w:rFonts w:ascii="Times New Roman" w:cs="Times New Roman"/>
          <w:sz w:val="28"/>
          <w:szCs w:val="28"/>
          <w:rPrChange w:id="21355" w:author="user pc" w:date="2022-03-15T10:14:00Z">
            <w:rPr/>
          </w:rPrChange>
        </w:rPr>
        <w:t>Oxidation</w:t>
      </w:r>
      <w:r>
        <w:rPr>
          <w:rFonts w:ascii="Times New Roman" w:cs="Times New Roman" w:hAnsi="Times New Roman"/>
          <w:sz w:val="28"/>
          <w:szCs w:val="28"/>
        </w:rPr>
        <w:t xml:space="preserve"> </w:t>
      </w:r>
      <w:r w:rsidRPr="0CAD5165">
        <w:rPr>
          <w:rFonts w:ascii="Times New Roman" w:cs="Times New Roman"/>
          <w:sz w:val="28"/>
          <w:szCs w:val="28"/>
          <w:rPrChange w:id="21356" w:author="user pc" w:date="2022-03-15T10:14:00Z">
            <w:rPr/>
          </w:rPrChange>
        </w:rPr>
        <w:t>state</w:t>
      </w:r>
      <w:r>
        <w:rPr>
          <w:rFonts w:ascii="Times New Roman" w:cs="Times New Roman" w:hAnsi="Times New Roman"/>
          <w:sz w:val="28"/>
          <w:szCs w:val="28"/>
        </w:rPr>
        <w:t xml:space="preserve"> </w:t>
      </w:r>
      <w:r w:rsidRPr="609DFA3C">
        <w:rPr>
          <w:rFonts w:ascii="Times New Roman" w:cs="Times New Roman"/>
          <w:sz w:val="28"/>
          <w:szCs w:val="28"/>
          <w:rPrChange w:id="21357" w:author="user pc" w:date="2022-03-15T10:14:00Z">
            <w:rPr/>
          </w:rPrChange>
        </w:rPr>
        <w:t>of</w:t>
      </w:r>
      <w:r>
        <w:rPr>
          <w:rFonts w:ascii="Times New Roman" w:cs="Times New Roman" w:hAnsi="Times New Roman"/>
          <w:sz w:val="28"/>
          <w:szCs w:val="28"/>
        </w:rPr>
        <w:t xml:space="preserve"> </w:t>
      </w:r>
      <w:r w:rsidRPr="A1C4789C">
        <w:rPr>
          <w:rFonts w:ascii="Times New Roman" w:cs="Times New Roman"/>
          <w:sz w:val="28"/>
          <w:szCs w:val="28"/>
          <w:rPrChange w:id="21358" w:author="user pc" w:date="2022-03-15T10:14:00Z">
            <w:rPr/>
          </w:rPrChange>
        </w:rPr>
        <w:t>oxygen</w:t>
      </w:r>
      <w:r>
        <w:rPr>
          <w:rFonts w:ascii="Times New Roman" w:cs="Times New Roman" w:hAnsi="Times New Roman"/>
          <w:sz w:val="28"/>
          <w:szCs w:val="28"/>
        </w:rPr>
        <w:t xml:space="preserve"> </w:t>
      </w:r>
      <w:r w:rsidRPr="81AA5E69">
        <w:rPr>
          <w:rFonts w:ascii="Times New Roman" w:cs="Times New Roman"/>
          <w:sz w:val="28"/>
          <w:szCs w:val="28"/>
          <w:rPrChange w:id="21359" w:author="user pc" w:date="2022-03-15T10:14:00Z">
            <w:rPr/>
          </w:rPrChange>
        </w:rPr>
        <w:t>=</w:t>
      </w:r>
      <w:r>
        <w:rPr>
          <w:rFonts w:ascii="Times New Roman" w:cs="Times New Roman" w:hAnsi="Times New Roman"/>
          <w:sz w:val="28"/>
          <w:szCs w:val="28"/>
        </w:rPr>
        <w:t xml:space="preserve"> </w:t>
      </w:r>
      <w:r w:rsidRPr="B9876C9A">
        <w:rPr>
          <w:rFonts w:ascii="Times New Roman" w:cs="Times New Roman"/>
          <w:sz w:val="28"/>
          <w:szCs w:val="28"/>
          <w:rPrChange w:id="21360" w:author="user pc" w:date="2022-03-15T10:14:00Z">
            <w:rPr/>
          </w:rPrChange>
        </w:rPr>
        <w:t>-2</w:t>
      </w:r>
    </w:p>
    <w:p>
      <w:pPr>
        <w:pStyle w:val="style0"/>
        <w:rPr>
          <w:rFonts w:ascii="Times New Roman" w:cs="Times New Roman"/>
          <w:sz w:val="28"/>
          <w:szCs w:val="28"/>
          <w:rPrChange w:id="21361" w:author="user pc" w:date="2022-03-15T10:14:00Z">
            <w:rPr/>
          </w:rPrChange>
        </w:rPr>
      </w:pPr>
      <w:r>
        <w:rPr>
          <w:rFonts w:ascii="Times New Roman" w:cs="Times New Roman" w:hAnsi="Times New Roman"/>
          <w:sz w:val="28"/>
          <w:szCs w:val="28"/>
        </w:rPr>
        <w:t xml:space="preserve">Sum of </w:t>
      </w:r>
      <w:r w:rsidRPr="916FBBA8">
        <w:rPr>
          <w:rFonts w:ascii="Times New Roman" w:cs="Times New Roman"/>
          <w:sz w:val="28"/>
          <w:szCs w:val="28"/>
          <w:rPrChange w:id="21362" w:author="user pc" w:date="2022-03-15T10:14:00Z">
            <w:rPr/>
          </w:rPrChange>
        </w:rPr>
        <w:t>Oxidation</w:t>
      </w:r>
      <w:r>
        <w:rPr>
          <w:rFonts w:ascii="Times New Roman" w:cs="Times New Roman" w:hAnsi="Times New Roman"/>
          <w:sz w:val="28"/>
          <w:szCs w:val="28"/>
        </w:rPr>
        <w:t xml:space="preserve"> </w:t>
      </w:r>
      <w:r w:rsidRPr="6145A165">
        <w:rPr>
          <w:rFonts w:ascii="Times New Roman" w:cs="Times New Roman"/>
          <w:sz w:val="28"/>
          <w:szCs w:val="28"/>
          <w:rPrChange w:id="21363" w:author="user pc" w:date="2022-03-15T10:14:00Z">
            <w:rPr/>
          </w:rPrChange>
        </w:rPr>
        <w:t>states:</w:t>
      </w:r>
      <w:r>
        <w:rPr>
          <w:rFonts w:ascii="Times New Roman" w:cs="Times New Roman" w:hAnsi="Times New Roman"/>
          <w:sz w:val="28"/>
          <w:szCs w:val="28"/>
        </w:rPr>
        <w:t xml:space="preserve"> </w:t>
      </w:r>
      <w:r w:rsidRPr="60B096E3">
        <w:rPr>
          <w:rFonts w:ascii="Times New Roman" w:cs="Times New Roman"/>
          <w:sz w:val="28"/>
          <w:szCs w:val="28"/>
          <w:rPrChange w:id="21364" w:author="user pc" w:date="2022-03-15T10:14:00Z">
            <w:rPr/>
          </w:rPrChange>
        </w:rPr>
        <w:t>x</w:t>
      </w:r>
      <w:r>
        <w:rPr>
          <w:rFonts w:ascii="Times New Roman" w:cs="Times New Roman" w:hAnsi="Times New Roman"/>
          <w:sz w:val="28"/>
          <w:szCs w:val="28"/>
        </w:rPr>
        <w:t xml:space="preserve"> </w:t>
      </w:r>
      <w:r w:rsidRPr="09B039E6">
        <w:rPr>
          <w:rFonts w:ascii="Times New Roman" w:cs="Times New Roman"/>
          <w:sz w:val="28"/>
          <w:szCs w:val="28"/>
          <w:rPrChange w:id="21365" w:author="user pc" w:date="2022-03-15T10:14:00Z">
            <w:rPr/>
          </w:rPrChange>
        </w:rPr>
        <w:t>+</w:t>
      </w:r>
      <w:r>
        <w:rPr>
          <w:rFonts w:ascii="Times New Roman" w:cs="Times New Roman" w:hAnsi="Times New Roman"/>
          <w:sz w:val="28"/>
          <w:szCs w:val="28"/>
        </w:rPr>
        <w:t xml:space="preserve"> </w:t>
      </w:r>
      <w:r w:rsidRPr="36FE9C12">
        <w:rPr>
          <w:rFonts w:ascii="Times New Roman" w:cs="Times New Roman"/>
          <w:sz w:val="28"/>
          <w:szCs w:val="28"/>
          <w:rPrChange w:id="21366" w:author="user pc" w:date="2022-03-15T10:14:00Z">
            <w:rPr/>
          </w:rPrChange>
        </w:rPr>
        <w:t>(4</w:t>
      </w:r>
      <w:r>
        <w:rPr>
          <w:rFonts w:ascii="Times New Roman" w:cs="Times New Roman" w:hAnsi="Times New Roman"/>
          <w:sz w:val="28"/>
          <w:szCs w:val="28"/>
        </w:rPr>
        <w:t xml:space="preserve"> </w:t>
      </w:r>
      <w:r w:rsidRPr="E443C39D">
        <w:rPr>
          <w:rFonts w:ascii="Times New Roman" w:cs="Times New Roman"/>
          <w:sz w:val="28"/>
          <w:szCs w:val="28"/>
          <w:rPrChange w:id="21367" w:author="user pc" w:date="2022-03-15T10:14:00Z">
            <w:rPr/>
          </w:rPrChange>
        </w:rPr>
        <w:t>×</w:t>
      </w:r>
      <w:r>
        <w:rPr>
          <w:rFonts w:ascii="Times New Roman" w:cs="Times New Roman" w:hAnsi="Times New Roman"/>
          <w:sz w:val="28"/>
          <w:szCs w:val="28"/>
        </w:rPr>
        <w:t xml:space="preserve"> </w:t>
      </w:r>
      <w:r w:rsidRPr="B20049D3">
        <w:rPr>
          <w:rFonts w:ascii="Times New Roman" w:cs="Times New Roman"/>
          <w:sz w:val="28"/>
          <w:szCs w:val="28"/>
          <w:rPrChange w:id="21368" w:author="user pc" w:date="2022-03-15T10:14:00Z">
            <w:rPr/>
          </w:rPrChange>
        </w:rPr>
        <w:t>-2)</w:t>
      </w:r>
      <w:r>
        <w:rPr>
          <w:rFonts w:ascii="Times New Roman" w:cs="Times New Roman" w:hAnsi="Times New Roman"/>
          <w:sz w:val="28"/>
          <w:szCs w:val="28"/>
        </w:rPr>
        <w:t xml:space="preserve"> </w:t>
      </w:r>
      <w:r w:rsidRPr="6C09453F">
        <w:rPr>
          <w:rFonts w:ascii="Times New Roman" w:cs="Times New Roman"/>
          <w:sz w:val="28"/>
          <w:szCs w:val="28"/>
          <w:rPrChange w:id="21369" w:author="user pc" w:date="2022-03-15T10:14:00Z">
            <w:rPr/>
          </w:rPrChange>
        </w:rPr>
        <w:t>=</w:t>
      </w:r>
      <w:r>
        <w:rPr>
          <w:rFonts w:ascii="Times New Roman" w:cs="Times New Roman" w:hAnsi="Times New Roman"/>
          <w:sz w:val="28"/>
          <w:szCs w:val="28"/>
        </w:rPr>
        <w:t xml:space="preserve"> </w:t>
      </w:r>
      <w:r w:rsidRPr="83F325B1">
        <w:rPr>
          <w:rFonts w:ascii="Times New Roman" w:cs="Times New Roman"/>
          <w:sz w:val="28"/>
          <w:szCs w:val="28"/>
          <w:rPrChange w:id="21370" w:author="user pc" w:date="2022-03-15T10:14:00Z">
            <w:rPr/>
          </w:rPrChange>
        </w:rPr>
        <w:t>-1:</w:t>
      </w:r>
    </w:p>
    <w:p>
      <w:pPr>
        <w:pStyle w:val="style0"/>
        <w:rPr>
          <w:rFonts w:ascii="Times New Roman" w:cs="Times New Roman"/>
          <w:sz w:val="28"/>
          <w:szCs w:val="28"/>
          <w:rPrChange w:id="21371" w:author="user pc" w:date="2022-03-15T10:14:00Z">
            <w:rPr/>
          </w:rPrChange>
        </w:rPr>
      </w:pPr>
      <w:r>
        <w:rPr>
          <w:rFonts w:ascii="Times New Roman" w:cs="Times New Roman" w:hAnsi="Times New Roman"/>
          <w:sz w:val="28"/>
          <w:szCs w:val="28"/>
        </w:rPr>
        <w:t xml:space="preserve">X – </w:t>
      </w:r>
      <w:r w:rsidRPr="06414810">
        <w:rPr>
          <w:rFonts w:ascii="Times New Roman" w:cs="Times New Roman"/>
          <w:sz w:val="28"/>
          <w:szCs w:val="28"/>
          <w:rPrChange w:id="21372" w:author="user pc" w:date="2022-03-15T10:14:00Z">
            <w:rPr/>
          </w:rPrChange>
        </w:rPr>
        <w:t>8</w:t>
      </w:r>
      <w:r>
        <w:rPr>
          <w:rFonts w:ascii="Times New Roman" w:cs="Times New Roman" w:hAnsi="Times New Roman"/>
          <w:sz w:val="28"/>
          <w:szCs w:val="28"/>
        </w:rPr>
        <w:t xml:space="preserve"> </w:t>
      </w:r>
      <w:r w:rsidRPr="EF1D26CC">
        <w:rPr>
          <w:rFonts w:ascii="Times New Roman" w:cs="Times New Roman"/>
          <w:sz w:val="28"/>
          <w:szCs w:val="28"/>
          <w:rPrChange w:id="21373" w:author="user pc" w:date="2022-03-15T10:14:00Z">
            <w:rPr/>
          </w:rPrChange>
        </w:rPr>
        <w:t>=</w:t>
      </w:r>
      <w:r>
        <w:rPr>
          <w:rFonts w:ascii="Times New Roman" w:cs="Times New Roman" w:hAnsi="Times New Roman"/>
          <w:sz w:val="28"/>
          <w:szCs w:val="28"/>
        </w:rPr>
        <w:t xml:space="preserve"> </w:t>
      </w:r>
      <w:r w:rsidRPr="DB0B2829">
        <w:rPr>
          <w:rFonts w:ascii="Times New Roman" w:cs="Times New Roman"/>
          <w:sz w:val="28"/>
          <w:szCs w:val="28"/>
          <w:rPrChange w:id="21374" w:author="user pc" w:date="2022-03-15T10:14:00Z">
            <w:rPr/>
          </w:rPrChange>
        </w:rPr>
        <w:t>-1</w:t>
      </w:r>
    </w:p>
    <w:p>
      <w:pPr>
        <w:pStyle w:val="style0"/>
        <w:rPr>
          <w:rFonts w:ascii="Times New Roman" w:cs="Times New Roman"/>
          <w:sz w:val="28"/>
          <w:szCs w:val="28"/>
          <w:rPrChange w:id="21375" w:author="user pc" w:date="2022-03-15T10:14:00Z">
            <w:rPr/>
          </w:rPrChange>
        </w:rPr>
      </w:pPr>
      <w:r w:rsidRPr="EFBFB258">
        <w:rPr>
          <w:rFonts w:ascii="Times New Roman" w:cs="Times New Roman"/>
          <w:sz w:val="28"/>
          <w:szCs w:val="28"/>
          <w:rPrChange w:id="21376" w:author="user pc" w:date="2022-03-15T10:14:00Z">
            <w:rPr/>
          </w:rPrChange>
        </w:rPr>
        <w:t>X</w:t>
      </w:r>
      <w:r>
        <w:rPr>
          <w:rFonts w:ascii="Times New Roman" w:cs="Times New Roman" w:hAnsi="Times New Roman"/>
          <w:sz w:val="28"/>
          <w:szCs w:val="28"/>
        </w:rPr>
        <w:t xml:space="preserve"> </w:t>
      </w:r>
      <w:r w:rsidRPr="4D64370C">
        <w:rPr>
          <w:rFonts w:ascii="Times New Roman" w:cs="Times New Roman"/>
          <w:sz w:val="28"/>
          <w:szCs w:val="28"/>
          <w:rPrChange w:id="21377" w:author="user pc" w:date="2022-03-15T10:14:00Z">
            <w:rPr/>
          </w:rPrChange>
        </w:rPr>
        <w:t>=</w:t>
      </w:r>
      <w:r>
        <w:rPr>
          <w:rFonts w:ascii="Times New Roman" w:cs="Times New Roman" w:hAnsi="Times New Roman"/>
          <w:sz w:val="28"/>
          <w:szCs w:val="28"/>
        </w:rPr>
        <w:t xml:space="preserve"> </w:t>
      </w:r>
      <w:r w:rsidRPr="98D8FD92">
        <w:rPr>
          <w:rFonts w:ascii="Times New Roman" w:cs="Times New Roman"/>
          <w:sz w:val="28"/>
          <w:szCs w:val="28"/>
          <w:rPrChange w:id="21378" w:author="user pc" w:date="2022-03-15T10:14:00Z">
            <w:rPr/>
          </w:rPrChange>
        </w:rPr>
        <w:t>-1</w:t>
      </w:r>
      <w:r>
        <w:rPr>
          <w:rFonts w:ascii="Times New Roman" w:cs="Times New Roman" w:hAnsi="Times New Roman"/>
          <w:sz w:val="28"/>
          <w:szCs w:val="28"/>
        </w:rPr>
        <w:t xml:space="preserve"> </w:t>
      </w:r>
      <w:r w:rsidRPr="2BE1E088">
        <w:rPr>
          <w:rFonts w:ascii="Times New Roman" w:cs="Times New Roman"/>
          <w:sz w:val="28"/>
          <w:szCs w:val="28"/>
          <w:rPrChange w:id="21379" w:author="user pc" w:date="2022-03-15T10:14:00Z">
            <w:rPr/>
          </w:rPrChange>
        </w:rPr>
        <w:t>+</w:t>
      </w:r>
      <w:r>
        <w:rPr>
          <w:rFonts w:ascii="Times New Roman" w:cs="Times New Roman" w:hAnsi="Times New Roman"/>
          <w:sz w:val="28"/>
          <w:szCs w:val="28"/>
        </w:rPr>
        <w:t xml:space="preserve"> </w:t>
      </w:r>
      <w:r w:rsidRPr="0634E8C5">
        <w:rPr>
          <w:rFonts w:ascii="Times New Roman" w:cs="Times New Roman"/>
          <w:sz w:val="28"/>
          <w:szCs w:val="28"/>
          <w:rPrChange w:id="21380" w:author="user pc" w:date="2022-03-15T10:14:00Z">
            <w:rPr/>
          </w:rPrChange>
        </w:rPr>
        <w:t>8</w:t>
      </w:r>
      <w:r>
        <w:rPr>
          <w:rFonts w:ascii="Times New Roman" w:cs="Times New Roman" w:hAnsi="Times New Roman"/>
          <w:sz w:val="28"/>
          <w:szCs w:val="28"/>
        </w:rPr>
        <w:t xml:space="preserve"> </w:t>
      </w:r>
      <w:r w:rsidRPr="6052AA45">
        <w:rPr>
          <w:rFonts w:ascii="Times New Roman" w:cs="Times New Roman"/>
          <w:sz w:val="28"/>
          <w:szCs w:val="28"/>
          <w:rPrChange w:id="21381" w:author="user pc" w:date="2022-03-15T10:14:00Z">
            <w:rPr/>
          </w:rPrChange>
        </w:rPr>
        <w:t>=</w:t>
      </w:r>
      <w:r>
        <w:rPr>
          <w:rFonts w:ascii="Times New Roman" w:cs="Times New Roman" w:hAnsi="Times New Roman"/>
          <w:sz w:val="28"/>
          <w:szCs w:val="28"/>
        </w:rPr>
        <w:t xml:space="preserve"> </w:t>
      </w:r>
      <w:r w:rsidRPr="37CF975B">
        <w:rPr>
          <w:rFonts w:ascii="Times New Roman" w:cs="Times New Roman"/>
          <w:sz w:val="28"/>
          <w:szCs w:val="28"/>
          <w:rPrChange w:id="21382" w:author="user pc" w:date="2022-03-15T10:14:00Z">
            <w:rPr/>
          </w:rPrChange>
        </w:rPr>
        <w:t>+7</w:t>
      </w:r>
    </w:p>
    <w:p>
      <w:pPr>
        <w:pStyle w:val="style0"/>
        <w:rPr>
          <w:rFonts w:ascii="Times New Roman" w:cs="Times New Roman"/>
          <w:sz w:val="28"/>
          <w:szCs w:val="28"/>
          <w:rPrChange w:id="21383" w:author="user pc" w:date="2022-03-15T10:14:00Z">
            <w:rPr/>
          </w:rPrChange>
        </w:rPr>
      </w:pPr>
      <w:r w:rsidRPr="4DB9BC51">
        <w:rPr>
          <w:rFonts w:ascii="Times New Roman" w:cs="Times New Roman"/>
          <w:sz w:val="28"/>
          <w:szCs w:val="28"/>
          <w:rPrChange w:id="21384" w:author="user pc" w:date="2022-03-15T10:14:00Z">
            <w:rPr/>
          </w:rPrChange>
        </w:rPr>
        <w:t>Oxidation</w:t>
      </w:r>
      <w:r>
        <w:rPr>
          <w:rFonts w:ascii="Times New Roman" w:cs="Times New Roman" w:hAnsi="Times New Roman"/>
          <w:sz w:val="28"/>
          <w:szCs w:val="28"/>
        </w:rPr>
        <w:t xml:space="preserve"> </w:t>
      </w:r>
      <w:r w:rsidRPr="ABA43DBB">
        <w:rPr>
          <w:rFonts w:ascii="Times New Roman" w:cs="Times New Roman"/>
          <w:sz w:val="28"/>
          <w:szCs w:val="28"/>
          <w:rPrChange w:id="21385" w:author="user pc" w:date="2022-03-15T10:14:00Z">
            <w:rPr/>
          </w:rPrChange>
        </w:rPr>
        <w:t>state</w:t>
      </w:r>
      <w:r>
        <w:rPr>
          <w:rFonts w:ascii="Times New Roman" w:cs="Times New Roman" w:hAnsi="Times New Roman"/>
          <w:sz w:val="28"/>
          <w:szCs w:val="28"/>
        </w:rPr>
        <w:t xml:space="preserve"> </w:t>
      </w:r>
      <w:r w:rsidRPr="6107F56C">
        <w:rPr>
          <w:rFonts w:ascii="Times New Roman" w:cs="Times New Roman"/>
          <w:sz w:val="28"/>
          <w:szCs w:val="28"/>
          <w:rPrChange w:id="21386" w:author="user pc" w:date="2022-03-15T10:14:00Z">
            <w:rPr/>
          </w:rPrChange>
        </w:rPr>
        <w:t>of</w:t>
      </w:r>
      <w:r>
        <w:rPr>
          <w:rFonts w:ascii="Times New Roman" w:cs="Times New Roman" w:hAnsi="Times New Roman"/>
          <w:sz w:val="28"/>
          <w:szCs w:val="28"/>
        </w:rPr>
        <w:t xml:space="preserve"> </w:t>
      </w:r>
      <w:r w:rsidRPr="1F14CC8C">
        <w:rPr>
          <w:rFonts w:ascii="Times New Roman" w:cs="Times New Roman"/>
          <w:sz w:val="28"/>
          <w:szCs w:val="28"/>
          <w:rPrChange w:id="21387" w:author="user pc" w:date="2022-03-15T10:14:00Z">
            <w:rPr/>
          </w:rPrChange>
        </w:rPr>
        <w:t>manganese</w:t>
      </w:r>
      <w:r>
        <w:rPr>
          <w:rFonts w:ascii="Times New Roman" w:cs="Times New Roman" w:hAnsi="Times New Roman"/>
          <w:sz w:val="28"/>
          <w:szCs w:val="28"/>
        </w:rPr>
        <w:t xml:space="preserve"> </w:t>
      </w:r>
      <w:r w:rsidRPr="CBEBB49B">
        <w:rPr>
          <w:rFonts w:ascii="Times New Roman" w:cs="Times New Roman"/>
          <w:sz w:val="28"/>
          <w:szCs w:val="28"/>
          <w:rPrChange w:id="21388" w:author="user pc" w:date="2022-03-15T10:14:00Z">
            <w:rPr/>
          </w:rPrChange>
        </w:rPr>
        <w:t>=</w:t>
      </w:r>
      <w:r>
        <w:rPr>
          <w:rFonts w:ascii="Times New Roman" w:cs="Times New Roman" w:hAnsi="Times New Roman"/>
          <w:sz w:val="28"/>
          <w:szCs w:val="28"/>
        </w:rPr>
        <w:t xml:space="preserve"> </w:t>
      </w:r>
      <w:r w:rsidRPr="A399041F">
        <w:rPr>
          <w:rFonts w:ascii="Times New Roman" w:cs="Times New Roman"/>
          <w:sz w:val="28"/>
          <w:szCs w:val="28"/>
          <w:rPrChange w:id="21389" w:author="user pc" w:date="2022-03-15T10:14:00Z">
            <w:rPr/>
          </w:rPrChange>
        </w:rPr>
        <w:t>+7</w:t>
      </w:r>
    </w:p>
    <w:p>
      <w:pPr>
        <w:pStyle w:val="style0"/>
        <w:rPr>
          <w:rFonts w:ascii="Times New Roman" w:cs="Times New Roman"/>
          <w:sz w:val="28"/>
          <w:szCs w:val="28"/>
          <w:rPrChange w:id="21390" w:author="user pc" w:date="2022-03-15T10:14:00Z">
            <w:rPr/>
          </w:rPrChange>
        </w:rPr>
      </w:pPr>
    </w:p>
    <w:p>
      <w:pPr>
        <w:pStyle w:val="style0"/>
        <w:rPr>
          <w:rFonts w:ascii="Times New Roman" w:cs="Times New Roman"/>
          <w:sz w:val="28"/>
          <w:szCs w:val="28"/>
          <w:rPrChange w:id="21391" w:author="user pc" w:date="2022-03-15T10:14:00Z">
            <w:rPr/>
          </w:rPrChange>
        </w:rPr>
      </w:pPr>
      <w:r w:rsidRPr="5DFA6DEA">
        <w:rPr>
          <w:rFonts w:ascii="Times New Roman" w:cs="Times New Roman"/>
          <w:b/>
          <w:sz w:val="28"/>
          <w:szCs w:val="28"/>
          <w:rPrChange w:id="21392" w:author="user pc" w:date="2022-03-15T10:14:00Z">
            <w:rPr>
              <w:b/>
            </w:rPr>
          </w:rPrChange>
        </w:rPr>
        <w:t>Example</w:t>
      </w:r>
      <w:r>
        <w:rPr>
          <w:rFonts w:ascii="Times New Roman" w:cs="Times New Roman" w:hAnsi="Times New Roman"/>
          <w:b/>
          <w:sz w:val="28"/>
          <w:szCs w:val="28"/>
        </w:rPr>
        <w:t xml:space="preserve"> 9</w:t>
      </w:r>
      <w:r w:rsidRPr="F6CE0546">
        <w:rPr>
          <w:rFonts w:ascii="Times New Roman" w:cs="Times New Roman"/>
          <w:b/>
          <w:sz w:val="28"/>
          <w:szCs w:val="28"/>
          <w:rPrChange w:id="21393" w:author="user pc" w:date="2022-03-15T10:14:00Z">
            <w:rPr>
              <w:b/>
            </w:rPr>
          </w:rPrChange>
        </w:rPr>
        <w:t>:</w:t>
      </w:r>
      <w:r>
        <w:rPr>
          <w:rFonts w:ascii="Times New Roman" w:cs="Times New Roman" w:hAnsi="Times New Roman"/>
          <w:b/>
          <w:sz w:val="28"/>
          <w:szCs w:val="28"/>
        </w:rPr>
        <w:t xml:space="preserve"> </w:t>
      </w:r>
      <w:r w:rsidRPr="47185900">
        <w:rPr>
          <w:rFonts w:ascii="Times New Roman" w:cs="Times New Roman"/>
          <w:sz w:val="28"/>
          <w:szCs w:val="28"/>
          <w:rPrChange w:id="21394" w:author="user pc" w:date="2022-03-15T10:14:00Z">
            <w:rPr/>
          </w:rPrChange>
        </w:rPr>
        <w:t>Oxidation</w:t>
      </w:r>
      <w:r>
        <w:rPr>
          <w:rFonts w:ascii="Times New Roman" w:cs="Times New Roman" w:hAnsi="Times New Roman"/>
          <w:sz w:val="28"/>
          <w:szCs w:val="28"/>
        </w:rPr>
        <w:t xml:space="preserve"> </w:t>
      </w:r>
      <w:r w:rsidRPr="C46B3875">
        <w:rPr>
          <w:rFonts w:ascii="Times New Roman" w:cs="Times New Roman"/>
          <w:sz w:val="28"/>
          <w:szCs w:val="28"/>
          <w:rPrChange w:id="21395" w:author="user pc" w:date="2022-03-15T10:14:00Z">
            <w:rPr/>
          </w:rPrChange>
        </w:rPr>
        <w:t>number</w:t>
      </w:r>
      <w:r>
        <w:rPr>
          <w:rFonts w:ascii="Times New Roman" w:cs="Times New Roman" w:hAnsi="Times New Roman"/>
          <w:sz w:val="28"/>
          <w:szCs w:val="28"/>
        </w:rPr>
        <w:t xml:space="preserve"> </w:t>
      </w:r>
      <w:r w:rsidRPr="EA1E5372">
        <w:rPr>
          <w:rFonts w:ascii="Times New Roman" w:cs="Times New Roman"/>
          <w:sz w:val="28"/>
          <w:szCs w:val="28"/>
          <w:rPrChange w:id="21396" w:author="user pc" w:date="2022-03-15T10:14:00Z">
            <w:rPr/>
          </w:rPrChange>
        </w:rPr>
        <w:t>of</w:t>
      </w:r>
      <w:r>
        <w:rPr>
          <w:rFonts w:ascii="Times New Roman" w:cs="Times New Roman" w:hAnsi="Times New Roman"/>
          <w:sz w:val="28"/>
          <w:szCs w:val="28"/>
        </w:rPr>
        <w:t xml:space="preserve"> </w:t>
      </w:r>
      <w:r w:rsidRPr="F7D3A51A">
        <w:rPr>
          <w:rFonts w:ascii="Times New Roman" w:cs="Times New Roman"/>
          <w:sz w:val="28"/>
          <w:szCs w:val="28"/>
          <w:rPrChange w:id="21397" w:author="user pc" w:date="2022-03-15T10:14:00Z">
            <w:rPr/>
          </w:rPrChange>
        </w:rPr>
        <w:t>a</w:t>
      </w:r>
      <w:r>
        <w:rPr>
          <w:rFonts w:ascii="Times New Roman" w:cs="Times New Roman" w:hAnsi="Times New Roman"/>
          <w:sz w:val="28"/>
          <w:szCs w:val="28"/>
        </w:rPr>
        <w:t xml:space="preserve"> </w:t>
      </w:r>
      <w:r w:rsidRPr="0261367A">
        <w:rPr>
          <w:rFonts w:ascii="Times New Roman" w:cs="Times New Roman"/>
          <w:sz w:val="28"/>
          <w:szCs w:val="28"/>
          <w:rPrChange w:id="21398" w:author="user pc" w:date="2022-03-15T10:14:00Z">
            <w:rPr/>
          </w:rPrChange>
        </w:rPr>
        <w:t>metal</w:t>
      </w:r>
      <w:r>
        <w:rPr>
          <w:rFonts w:ascii="Times New Roman" w:cs="Times New Roman" w:hAnsi="Times New Roman"/>
          <w:sz w:val="28"/>
          <w:szCs w:val="28"/>
        </w:rPr>
        <w:t xml:space="preserve"> </w:t>
      </w:r>
      <w:r w:rsidRPr="3EA6011B">
        <w:rPr>
          <w:rFonts w:ascii="Times New Roman" w:cs="Times New Roman"/>
          <w:sz w:val="28"/>
          <w:szCs w:val="28"/>
          <w:rPrChange w:id="21399" w:author="user pc" w:date="2022-03-15T10:14:00Z">
            <w:rPr/>
          </w:rPrChange>
        </w:rPr>
        <w:t>ion</w:t>
      </w:r>
      <w:r>
        <w:rPr>
          <w:rFonts w:ascii="Times New Roman" w:cs="Times New Roman" w:hAnsi="Times New Roman"/>
          <w:sz w:val="28"/>
          <w:szCs w:val="28"/>
        </w:rPr>
        <w:t xml:space="preserve"> </w:t>
      </w:r>
      <w:r w:rsidRPr="574A39D6">
        <w:rPr>
          <w:rFonts w:ascii="Times New Roman" w:cs="Times New Roman"/>
          <w:sz w:val="28"/>
          <w:szCs w:val="28"/>
          <w:rPrChange w:id="21400" w:author="user pc" w:date="2022-03-15T10:14:00Z">
            <w:rPr/>
          </w:rPrChange>
        </w:rPr>
        <w:t>in</w:t>
      </w:r>
      <w:r>
        <w:rPr>
          <w:rFonts w:ascii="Times New Roman" w:cs="Times New Roman" w:hAnsi="Times New Roman"/>
          <w:sz w:val="28"/>
          <w:szCs w:val="28"/>
        </w:rPr>
        <w:t xml:space="preserve"> </w:t>
      </w:r>
      <w:r w:rsidRPr="8E4F05D5">
        <w:rPr>
          <w:rFonts w:ascii="Times New Roman" w:cs="Times New Roman"/>
          <w:sz w:val="28"/>
          <w:szCs w:val="28"/>
          <w:rPrChange w:id="21401" w:author="user pc" w:date="2022-03-15T10:14:00Z">
            <w:rPr/>
          </w:rPrChange>
        </w:rPr>
        <w:t>a</w:t>
      </w:r>
      <w:r>
        <w:rPr>
          <w:rFonts w:ascii="Times New Roman" w:cs="Times New Roman" w:hAnsi="Times New Roman"/>
          <w:sz w:val="28"/>
          <w:szCs w:val="28"/>
        </w:rPr>
        <w:t xml:space="preserve"> </w:t>
      </w:r>
      <w:r w:rsidRPr="24A81E33">
        <w:rPr>
          <w:rFonts w:ascii="Times New Roman" w:cs="Times New Roman"/>
          <w:sz w:val="28"/>
          <w:szCs w:val="28"/>
          <w:rPrChange w:id="21402" w:author="user pc" w:date="2022-03-15T10:14:00Z">
            <w:rPr/>
          </w:rPrChange>
        </w:rPr>
        <w:t>complex.</w:t>
      </w:r>
    </w:p>
    <w:p>
      <w:pPr>
        <w:pStyle w:val="style179"/>
        <w:numPr>
          <w:ilvl w:val="0"/>
          <w:numId w:val="64"/>
        </w:numPr>
        <w:rPr>
          <w:rFonts w:ascii="Times New Roman" w:cs="Times New Roman"/>
          <w:sz w:val="28"/>
          <w:szCs w:val="28"/>
          <w:rPrChange w:id="21403" w:author="user pc" w:date="2022-03-15T10:14:00Z">
            <w:rPr/>
          </w:rPrChange>
        </w:rPr>
      </w:pPr>
      <w:r w:rsidRPr="D2FD9DEE">
        <w:rPr>
          <w:rFonts w:ascii="Times New Roman" w:cs="Times New Roman"/>
          <w:sz w:val="28"/>
          <w:szCs w:val="28"/>
          <w:rPrChange w:id="21404" w:author="user pc" w:date="2022-03-15T10:14:00Z">
            <w:rPr/>
          </w:rPrChange>
        </w:rPr>
        <w:t>Ni(CO)</w:t>
      </w:r>
      <w:r w:rsidRPr="AA92D96B">
        <w:rPr>
          <w:rFonts w:ascii="Times New Roman" w:cs="Times New Roman"/>
          <w:sz w:val="28"/>
          <w:szCs w:val="28"/>
          <w:vertAlign w:val="subscript"/>
          <w:rPrChange w:id="21405" w:author="user pc" w:date="2022-03-15T10:14:00Z">
            <w:rPr>
              <w:vertAlign w:val="subscript"/>
            </w:rPr>
          </w:rPrChange>
        </w:rPr>
        <w:t>4</w:t>
      </w:r>
      <w:r w:rsidRPr="58D13252">
        <w:rPr>
          <w:rFonts w:ascii="Times New Roman" w:cs="Times New Roman"/>
          <w:sz w:val="28"/>
          <w:szCs w:val="28"/>
          <w:rPrChange w:id="21406" w:author="user pc" w:date="2022-03-15T10:14:00Z">
            <w:rPr/>
          </w:rPrChange>
        </w:rPr>
        <w:t>.</w:t>
      </w:r>
    </w:p>
    <w:p>
      <w:pPr>
        <w:pStyle w:val="style179"/>
        <w:numPr>
          <w:ilvl w:val="0"/>
          <w:numId w:val="64"/>
        </w:numPr>
        <w:rPr>
          <w:rFonts w:ascii="Times New Roman" w:cs="Times New Roman"/>
          <w:sz w:val="28"/>
          <w:szCs w:val="28"/>
          <w:rPrChange w:id="21407" w:author="user pc" w:date="2022-03-15T10:14:00Z">
            <w:rPr/>
          </w:rPrChange>
        </w:rPr>
      </w:pPr>
      <w:r w:rsidRPr="5F358BC9">
        <w:rPr>
          <w:rFonts w:ascii="Times New Roman" w:cs="Times New Roman"/>
          <w:sz w:val="28"/>
          <w:szCs w:val="28"/>
          <w:rPrChange w:id="21408" w:author="user pc" w:date="2022-03-15T10:14:00Z">
            <w:rPr/>
          </w:rPrChange>
        </w:rPr>
        <w:t>[CoCl</w:t>
      </w:r>
      <w:r w:rsidRPr="946F5647">
        <w:rPr>
          <w:rFonts w:ascii="Times New Roman" w:cs="Times New Roman"/>
          <w:sz w:val="28"/>
          <w:szCs w:val="28"/>
          <w:vertAlign w:val="subscript"/>
          <w:rPrChange w:id="21409" w:author="user pc" w:date="2022-03-15T10:14:00Z">
            <w:rPr>
              <w:vertAlign w:val="subscript"/>
            </w:rPr>
          </w:rPrChange>
        </w:rPr>
        <w:t>2</w:t>
      </w:r>
      <w:r w:rsidRPr="9AF08591">
        <w:rPr>
          <w:rFonts w:ascii="Times New Roman" w:cs="Times New Roman"/>
          <w:sz w:val="28"/>
          <w:szCs w:val="28"/>
          <w:rPrChange w:id="21410" w:author="user pc" w:date="2022-03-15T10:14:00Z">
            <w:rPr/>
          </w:rPrChange>
        </w:rPr>
        <w:t>(NH</w:t>
      </w:r>
      <w:r w:rsidRPr="7B307EB8">
        <w:rPr>
          <w:rFonts w:ascii="Times New Roman" w:cs="Times New Roman"/>
          <w:sz w:val="28"/>
          <w:szCs w:val="28"/>
          <w:vertAlign w:val="subscript"/>
          <w:rPrChange w:id="21411" w:author="user pc" w:date="2022-03-15T10:14:00Z">
            <w:rPr>
              <w:vertAlign w:val="subscript"/>
            </w:rPr>
          </w:rPrChange>
        </w:rPr>
        <w:t>3</w:t>
      </w:r>
      <w:r w:rsidRPr="35D671F5">
        <w:rPr>
          <w:rFonts w:ascii="Times New Roman" w:cs="Times New Roman"/>
          <w:sz w:val="28"/>
          <w:szCs w:val="28"/>
          <w:rPrChange w:id="21412" w:author="user pc" w:date="2022-03-15T10:14:00Z">
            <w:rPr/>
          </w:rPrChange>
        </w:rPr>
        <w:t>)</w:t>
      </w:r>
      <w:r w:rsidRPr="0DC0433A">
        <w:rPr>
          <w:rFonts w:ascii="Times New Roman" w:cs="Times New Roman"/>
          <w:sz w:val="28"/>
          <w:szCs w:val="28"/>
          <w:vertAlign w:val="subscript"/>
          <w:rPrChange w:id="21413" w:author="user pc" w:date="2022-03-15T10:14:00Z">
            <w:rPr>
              <w:vertAlign w:val="subscript"/>
            </w:rPr>
          </w:rPrChange>
        </w:rPr>
        <w:t>4</w:t>
      </w:r>
      <w:r w:rsidRPr="2A726A20">
        <w:rPr>
          <w:rFonts w:ascii="Times New Roman" w:cs="Times New Roman"/>
          <w:sz w:val="28"/>
          <w:szCs w:val="28"/>
          <w:rPrChange w:id="21414" w:author="user pc" w:date="2022-03-15T10:14:00Z">
            <w:rPr/>
          </w:rPrChange>
        </w:rPr>
        <w:t>]Cl.</w:t>
      </w:r>
    </w:p>
    <w:p>
      <w:pPr>
        <w:pStyle w:val="style0"/>
        <w:rPr>
          <w:rFonts w:ascii="Times New Roman" w:cs="Times New Roman"/>
          <w:sz w:val="28"/>
          <w:szCs w:val="28"/>
          <w:rPrChange w:id="21415" w:author="user pc" w:date="2022-03-15T10:14:00Z">
            <w:rPr/>
          </w:rPrChange>
        </w:rPr>
      </w:pPr>
      <w:r w:rsidRPr="93C964FD">
        <w:rPr>
          <w:rFonts w:ascii="Times New Roman" w:cs="Times New Roman"/>
          <w:b/>
          <w:sz w:val="28"/>
          <w:szCs w:val="28"/>
          <w:rPrChange w:id="21416" w:author="user pc" w:date="2022-03-15T10:14:00Z">
            <w:rPr>
              <w:b/>
            </w:rPr>
          </w:rPrChange>
        </w:rPr>
        <w:t>Solution</w:t>
      </w:r>
    </w:p>
    <w:p>
      <w:pPr>
        <w:pStyle w:val="style179"/>
        <w:numPr>
          <w:ilvl w:val="0"/>
          <w:numId w:val="65"/>
        </w:numPr>
        <w:rPr>
          <w:rFonts w:ascii="Times New Roman" w:cs="Times New Roman"/>
          <w:sz w:val="28"/>
          <w:szCs w:val="28"/>
          <w:rPrChange w:id="21417" w:author="user pc" w:date="2022-03-15T10:14:00Z">
            <w:rPr/>
          </w:rPrChange>
        </w:rPr>
      </w:pPr>
      <w:r w:rsidRPr="1F3F4AC8">
        <w:rPr>
          <w:rFonts w:ascii="Times New Roman" w:cs="Times New Roman"/>
          <w:sz w:val="28"/>
          <w:szCs w:val="28"/>
          <w:rPrChange w:id="21418" w:author="user pc" w:date="2022-03-15T10:14:00Z">
            <w:rPr/>
          </w:rPrChange>
        </w:rPr>
        <w:t>The</w:t>
      </w:r>
      <w:r>
        <w:rPr>
          <w:rFonts w:ascii="Times New Roman" w:cs="Times New Roman" w:hAnsi="Times New Roman"/>
          <w:sz w:val="28"/>
          <w:szCs w:val="28"/>
        </w:rPr>
        <w:t xml:space="preserve"> </w:t>
      </w:r>
      <w:r w:rsidRPr="F60E4685">
        <w:rPr>
          <w:rFonts w:ascii="Times New Roman" w:cs="Times New Roman"/>
          <w:sz w:val="28"/>
          <w:szCs w:val="28"/>
          <w:rPrChange w:id="21419" w:author="user pc" w:date="2022-03-15T10:14:00Z">
            <w:rPr/>
          </w:rPrChange>
        </w:rPr>
        <w:t>total</w:t>
      </w:r>
      <w:r>
        <w:rPr>
          <w:rFonts w:ascii="Times New Roman" w:cs="Times New Roman" w:hAnsi="Times New Roman"/>
          <w:sz w:val="28"/>
          <w:szCs w:val="28"/>
        </w:rPr>
        <w:t xml:space="preserve"> </w:t>
      </w:r>
      <w:r w:rsidRPr="08AB9732">
        <w:rPr>
          <w:rFonts w:ascii="Times New Roman" w:cs="Times New Roman"/>
          <w:sz w:val="28"/>
          <w:szCs w:val="28"/>
          <w:rPrChange w:id="21420" w:author="user pc" w:date="2022-03-15T10:14:00Z">
            <w:rPr/>
          </w:rPrChange>
        </w:rPr>
        <w:t>charge</w:t>
      </w:r>
      <w:r>
        <w:rPr>
          <w:rFonts w:ascii="Times New Roman" w:cs="Times New Roman" w:hAnsi="Times New Roman"/>
          <w:sz w:val="28"/>
          <w:szCs w:val="28"/>
        </w:rPr>
        <w:t xml:space="preserve"> </w:t>
      </w:r>
      <w:r w:rsidRPr="77702524">
        <w:rPr>
          <w:rFonts w:ascii="Times New Roman" w:cs="Times New Roman"/>
          <w:sz w:val="28"/>
          <w:szCs w:val="28"/>
          <w:rPrChange w:id="21421" w:author="user pc" w:date="2022-03-15T10:14:00Z">
            <w:rPr/>
          </w:rPrChange>
        </w:rPr>
        <w:t>of</w:t>
      </w:r>
      <w:r>
        <w:rPr>
          <w:rFonts w:ascii="Times New Roman" w:cs="Times New Roman" w:hAnsi="Times New Roman"/>
          <w:sz w:val="28"/>
          <w:szCs w:val="28"/>
        </w:rPr>
        <w:t xml:space="preserve"> </w:t>
      </w:r>
      <w:r w:rsidRPr="ACE17252">
        <w:rPr>
          <w:rFonts w:ascii="Times New Roman" w:cs="Times New Roman"/>
          <w:sz w:val="28"/>
          <w:szCs w:val="28"/>
          <w:rPrChange w:id="21422" w:author="user pc" w:date="2022-03-15T10:14:00Z">
            <w:rPr/>
          </w:rPrChange>
        </w:rPr>
        <w:t>the</w:t>
      </w:r>
      <w:r>
        <w:rPr>
          <w:rFonts w:ascii="Times New Roman" w:cs="Times New Roman" w:hAnsi="Times New Roman"/>
          <w:sz w:val="28"/>
          <w:szCs w:val="28"/>
        </w:rPr>
        <w:t xml:space="preserve"> </w:t>
      </w:r>
      <w:r w:rsidRPr="49F880EB">
        <w:rPr>
          <w:rFonts w:ascii="Times New Roman" w:cs="Times New Roman"/>
          <w:sz w:val="28"/>
          <w:szCs w:val="28"/>
          <w:rPrChange w:id="21423" w:author="user pc" w:date="2022-03-15T10:14:00Z">
            <w:rPr/>
          </w:rPrChange>
        </w:rPr>
        <w:t>complex</w:t>
      </w:r>
      <w:r>
        <w:rPr>
          <w:rFonts w:ascii="Times New Roman" w:cs="Times New Roman" w:hAnsi="Times New Roman"/>
          <w:sz w:val="28"/>
          <w:szCs w:val="28"/>
        </w:rPr>
        <w:t xml:space="preserve"> </w:t>
      </w:r>
      <w:r w:rsidRPr="909708AE">
        <w:rPr>
          <w:rFonts w:ascii="Times New Roman" w:cs="Times New Roman"/>
          <w:sz w:val="28"/>
          <w:szCs w:val="28"/>
          <w:rPrChange w:id="21424" w:author="user pc" w:date="2022-03-15T10:14:00Z">
            <w:rPr/>
          </w:rPrChange>
        </w:rPr>
        <w:t>is</w:t>
      </w:r>
      <w:r>
        <w:rPr>
          <w:rFonts w:ascii="Times New Roman" w:cs="Times New Roman" w:hAnsi="Times New Roman"/>
          <w:sz w:val="28"/>
          <w:szCs w:val="28"/>
        </w:rPr>
        <w:t xml:space="preserve"> </w:t>
      </w:r>
      <w:r w:rsidRPr="990EFAD5">
        <w:rPr>
          <w:rFonts w:ascii="Times New Roman" w:cs="Times New Roman"/>
          <w:sz w:val="28"/>
          <w:szCs w:val="28"/>
          <w:rPrChange w:id="21425" w:author="user pc" w:date="2022-03-15T10:14:00Z">
            <w:rPr/>
          </w:rPrChange>
        </w:rPr>
        <w:t>zero.</w:t>
      </w:r>
      <w:r>
        <w:rPr>
          <w:rFonts w:ascii="Times New Roman" w:cs="Times New Roman" w:hAnsi="Times New Roman"/>
          <w:sz w:val="28"/>
          <w:szCs w:val="28"/>
        </w:rPr>
        <w:t xml:space="preserve"> </w:t>
      </w:r>
      <w:r w:rsidRPr="5E356528">
        <w:rPr>
          <w:rFonts w:ascii="Times New Roman" w:cs="Times New Roman"/>
          <w:sz w:val="28"/>
          <w:szCs w:val="28"/>
          <w:rPrChange w:id="21426" w:author="user pc" w:date="2022-03-15T10:14:00Z">
            <w:rPr/>
          </w:rPrChange>
        </w:rPr>
        <w:t>CO</w:t>
      </w:r>
      <w:r>
        <w:rPr>
          <w:rFonts w:ascii="Times New Roman" w:cs="Times New Roman" w:hAnsi="Times New Roman"/>
          <w:sz w:val="28"/>
          <w:szCs w:val="28"/>
        </w:rPr>
        <w:t xml:space="preserve"> </w:t>
      </w:r>
      <w:r w:rsidRPr="F5C5061E">
        <w:rPr>
          <w:rFonts w:ascii="Times New Roman" w:cs="Times New Roman"/>
          <w:sz w:val="28"/>
          <w:szCs w:val="28"/>
          <w:rPrChange w:id="21427" w:author="user pc" w:date="2022-03-15T10:14:00Z">
            <w:rPr/>
          </w:rPrChange>
        </w:rPr>
        <w:t>is</w:t>
      </w:r>
      <w:r>
        <w:rPr>
          <w:rFonts w:ascii="Times New Roman" w:cs="Times New Roman" w:hAnsi="Times New Roman"/>
          <w:sz w:val="28"/>
          <w:szCs w:val="28"/>
        </w:rPr>
        <w:t xml:space="preserve"> </w:t>
      </w:r>
      <w:r w:rsidRPr="E077B395">
        <w:rPr>
          <w:rFonts w:ascii="Times New Roman" w:cs="Times New Roman"/>
          <w:sz w:val="28"/>
          <w:szCs w:val="28"/>
          <w:rPrChange w:id="21428" w:author="user pc" w:date="2022-03-15T10:14:00Z">
            <w:rPr/>
          </w:rPrChange>
        </w:rPr>
        <w:t>a</w:t>
      </w:r>
      <w:r>
        <w:rPr>
          <w:rFonts w:ascii="Times New Roman" w:cs="Times New Roman" w:hAnsi="Times New Roman"/>
          <w:sz w:val="28"/>
          <w:szCs w:val="28"/>
        </w:rPr>
        <w:t xml:space="preserve"> </w:t>
      </w:r>
      <w:r w:rsidRPr="7DA17CB9">
        <w:rPr>
          <w:rFonts w:ascii="Times New Roman" w:cs="Times New Roman"/>
          <w:sz w:val="28"/>
          <w:szCs w:val="28"/>
          <w:rPrChange w:id="21429" w:author="user pc" w:date="2022-03-15T10:14:00Z">
            <w:rPr/>
          </w:rPrChange>
        </w:rPr>
        <w:t>neutral</w:t>
      </w:r>
      <w:r>
        <w:rPr>
          <w:rFonts w:ascii="Times New Roman" w:cs="Times New Roman" w:hAnsi="Times New Roman"/>
          <w:sz w:val="28"/>
          <w:szCs w:val="28"/>
        </w:rPr>
        <w:t xml:space="preserve"> </w:t>
      </w:r>
      <w:r w:rsidRPr="2193B13D">
        <w:rPr>
          <w:rFonts w:ascii="Times New Roman" w:cs="Times New Roman"/>
          <w:sz w:val="28"/>
          <w:szCs w:val="28"/>
          <w:rPrChange w:id="21430" w:author="user pc" w:date="2022-03-15T10:14:00Z">
            <w:rPr/>
          </w:rPrChange>
        </w:rPr>
        <w:t>molecule.</w:t>
      </w:r>
    </w:p>
    <w:p>
      <w:pPr>
        <w:pStyle w:val="style0"/>
        <w:rPr>
          <w:rFonts w:ascii="Times New Roman" w:cs="Times New Roman"/>
          <w:sz w:val="28"/>
          <w:szCs w:val="28"/>
          <w:rPrChange w:id="21431" w:author="user pc" w:date="2022-03-15T10:14:00Z">
            <w:rPr/>
          </w:rPrChange>
        </w:rPr>
      </w:pPr>
      <w:r w:rsidRPr="4AD0B89E">
        <w:rPr>
          <w:rFonts w:ascii="Times New Roman" w:cs="Times New Roman"/>
          <w:sz w:val="28"/>
          <w:szCs w:val="28"/>
          <w:rPrChange w:id="21432" w:author="user pc" w:date="2022-03-15T10:14:00Z">
            <w:rPr/>
          </w:rPrChange>
        </w:rPr>
        <w:t>Oxidation</w:t>
      </w:r>
      <w:r>
        <w:rPr>
          <w:rFonts w:ascii="Times New Roman" w:cs="Times New Roman" w:hAnsi="Times New Roman"/>
          <w:sz w:val="28"/>
          <w:szCs w:val="28"/>
        </w:rPr>
        <w:t xml:space="preserve"> </w:t>
      </w:r>
      <w:r w:rsidRPr="3A2D5CB2">
        <w:rPr>
          <w:rFonts w:ascii="Times New Roman" w:cs="Times New Roman"/>
          <w:sz w:val="28"/>
          <w:szCs w:val="28"/>
          <w:rPrChange w:id="21433" w:author="user pc" w:date="2022-03-15T10:14:00Z">
            <w:rPr/>
          </w:rPrChange>
        </w:rPr>
        <w:t>states:</w:t>
      </w:r>
      <w:r>
        <w:rPr>
          <w:rFonts w:ascii="Times New Roman" w:cs="Times New Roman" w:hAnsi="Times New Roman"/>
          <w:sz w:val="28"/>
          <w:szCs w:val="28"/>
        </w:rPr>
        <w:t xml:space="preserve"> </w:t>
      </w:r>
      <w:r w:rsidRPr="52ED582A">
        <w:rPr>
          <w:rFonts w:ascii="Times New Roman" w:cs="Times New Roman"/>
          <w:sz w:val="28"/>
          <w:szCs w:val="28"/>
          <w:rPrChange w:id="21434" w:author="user pc" w:date="2022-03-15T10:14:00Z">
            <w:rPr/>
          </w:rPrChange>
        </w:rPr>
        <w:t>x</w:t>
      </w:r>
      <w:r>
        <w:rPr>
          <w:rFonts w:ascii="Times New Roman" w:cs="Times New Roman" w:hAnsi="Times New Roman"/>
          <w:sz w:val="28"/>
          <w:szCs w:val="28"/>
        </w:rPr>
        <w:t xml:space="preserve"> </w:t>
      </w:r>
      <w:r w:rsidRPr="7760578F">
        <w:rPr>
          <w:rFonts w:ascii="Times New Roman" w:cs="Times New Roman"/>
          <w:sz w:val="28"/>
          <w:szCs w:val="28"/>
          <w:rPrChange w:id="21435" w:author="user pc" w:date="2022-03-15T10:14:00Z">
            <w:rPr/>
          </w:rPrChange>
        </w:rPr>
        <w:t>+(4</w:t>
      </w:r>
      <w:r>
        <w:rPr>
          <w:rFonts w:ascii="Times New Roman" w:cs="Times New Roman" w:hAnsi="Times New Roman"/>
          <w:sz w:val="28"/>
          <w:szCs w:val="28"/>
        </w:rPr>
        <w:t xml:space="preserve"> </w:t>
      </w:r>
      <w:r w:rsidRPr="1F094FD1">
        <w:rPr>
          <w:rFonts w:ascii="Times New Roman" w:cs="Times New Roman"/>
          <w:sz w:val="28"/>
          <w:szCs w:val="28"/>
          <w:rPrChange w:id="21436" w:author="user pc" w:date="2022-03-15T10:14:00Z">
            <w:rPr/>
          </w:rPrChange>
        </w:rPr>
        <w:t>×</w:t>
      </w:r>
      <w:r>
        <w:rPr>
          <w:rFonts w:ascii="Times New Roman" w:cs="Times New Roman" w:hAnsi="Times New Roman"/>
          <w:sz w:val="28"/>
          <w:szCs w:val="28"/>
        </w:rPr>
        <w:t xml:space="preserve"> </w:t>
      </w:r>
      <w:r w:rsidRPr="4EF6ECFF">
        <w:rPr>
          <w:rFonts w:ascii="Times New Roman" w:cs="Times New Roman"/>
          <w:sz w:val="28"/>
          <w:szCs w:val="28"/>
          <w:rPrChange w:id="21437" w:author="user pc" w:date="2022-03-15T10:14:00Z">
            <w:rPr/>
          </w:rPrChange>
        </w:rPr>
        <w:t>0)</w:t>
      </w:r>
      <w:r>
        <w:rPr>
          <w:rFonts w:ascii="Times New Roman" w:cs="Times New Roman" w:hAnsi="Times New Roman"/>
          <w:sz w:val="28"/>
          <w:szCs w:val="28"/>
        </w:rPr>
        <w:t xml:space="preserve"> </w:t>
      </w:r>
      <w:r w:rsidRPr="ED423799">
        <w:rPr>
          <w:rFonts w:ascii="Times New Roman" w:cs="Times New Roman"/>
          <w:sz w:val="28"/>
          <w:szCs w:val="28"/>
          <w:rPrChange w:id="21438" w:author="user pc" w:date="2022-03-15T10:14:00Z">
            <w:rPr/>
          </w:rPrChange>
        </w:rPr>
        <w:t>=</w:t>
      </w:r>
      <w:r>
        <w:rPr>
          <w:rFonts w:ascii="Times New Roman" w:cs="Times New Roman" w:hAnsi="Times New Roman"/>
          <w:sz w:val="28"/>
          <w:szCs w:val="28"/>
        </w:rPr>
        <w:t xml:space="preserve"> </w:t>
      </w:r>
      <w:r w:rsidRPr="A373262A">
        <w:rPr>
          <w:rFonts w:ascii="Times New Roman" w:cs="Times New Roman"/>
          <w:sz w:val="28"/>
          <w:szCs w:val="28"/>
          <w:rPrChange w:id="21439" w:author="user pc" w:date="2022-03-15T10:14:00Z">
            <w:rPr/>
          </w:rPrChange>
        </w:rPr>
        <w:t>0:x</w:t>
      </w:r>
      <w:r>
        <w:rPr>
          <w:rFonts w:ascii="Times New Roman" w:cs="Times New Roman" w:hAnsi="Times New Roman"/>
          <w:sz w:val="28"/>
          <w:szCs w:val="28"/>
        </w:rPr>
        <w:t xml:space="preserve"> </w:t>
      </w:r>
      <w:r w:rsidRPr="08918192">
        <w:rPr>
          <w:rFonts w:ascii="Times New Roman" w:cs="Times New Roman"/>
          <w:sz w:val="28"/>
          <w:szCs w:val="28"/>
          <w:rPrChange w:id="21440" w:author="user pc" w:date="2022-03-15T10:14:00Z">
            <w:rPr/>
          </w:rPrChange>
        </w:rPr>
        <w:t>=</w:t>
      </w:r>
      <w:r>
        <w:rPr>
          <w:rFonts w:ascii="Times New Roman" w:cs="Times New Roman" w:hAnsi="Times New Roman"/>
          <w:sz w:val="28"/>
          <w:szCs w:val="28"/>
        </w:rPr>
        <w:t xml:space="preserve"> </w:t>
      </w:r>
      <w:r w:rsidRPr="300D7EF4">
        <w:rPr>
          <w:rFonts w:ascii="Times New Roman" w:cs="Times New Roman"/>
          <w:sz w:val="28"/>
          <w:szCs w:val="28"/>
          <w:rPrChange w:id="21441" w:author="user pc" w:date="2022-03-15T10:14:00Z">
            <w:rPr/>
          </w:rPrChange>
        </w:rPr>
        <w:t>0</w:t>
      </w:r>
    </w:p>
    <w:p>
      <w:pPr>
        <w:pStyle w:val="style0"/>
        <w:rPr>
          <w:rFonts w:ascii="Times New Roman" w:cs="Times New Roman"/>
          <w:sz w:val="28"/>
          <w:szCs w:val="28"/>
          <w:rPrChange w:id="21442" w:author="user pc" w:date="2022-03-15T10:14:00Z">
            <w:rPr/>
          </w:rPrChange>
        </w:rPr>
      </w:pPr>
      <w:r w:rsidRPr="CA1A6EB6">
        <w:rPr>
          <w:rFonts w:ascii="Times New Roman" w:cs="Times New Roman"/>
          <w:sz w:val="28"/>
          <w:szCs w:val="28"/>
          <w:rPrChange w:id="21443" w:author="user pc" w:date="2022-03-15T10:14:00Z">
            <w:rPr/>
          </w:rPrChange>
        </w:rPr>
        <w:t>Nickel</w:t>
      </w:r>
      <w:r>
        <w:rPr>
          <w:rFonts w:ascii="Times New Roman" w:cs="Times New Roman" w:hAnsi="Times New Roman"/>
          <w:sz w:val="28"/>
          <w:szCs w:val="28"/>
        </w:rPr>
        <w:t xml:space="preserve"> </w:t>
      </w:r>
      <w:r w:rsidRPr="A9AAEBDD">
        <w:rPr>
          <w:rFonts w:ascii="Times New Roman" w:cs="Times New Roman"/>
          <w:sz w:val="28"/>
          <w:szCs w:val="28"/>
          <w:rPrChange w:id="21444" w:author="user pc" w:date="2022-03-15T10:14:00Z">
            <w:rPr/>
          </w:rPrChange>
        </w:rPr>
        <w:t>is</w:t>
      </w:r>
      <w:r>
        <w:rPr>
          <w:rFonts w:ascii="Times New Roman" w:cs="Times New Roman" w:hAnsi="Times New Roman"/>
          <w:sz w:val="28"/>
          <w:szCs w:val="28"/>
        </w:rPr>
        <w:t xml:space="preserve"> </w:t>
      </w:r>
      <w:r w:rsidRPr="60B278ED">
        <w:rPr>
          <w:rFonts w:ascii="Times New Roman" w:cs="Times New Roman"/>
          <w:sz w:val="28"/>
          <w:szCs w:val="28"/>
          <w:rPrChange w:id="21445" w:author="user pc" w:date="2022-03-15T10:14:00Z">
            <w:rPr/>
          </w:rPrChange>
        </w:rPr>
        <w:t>also</w:t>
      </w:r>
      <w:r>
        <w:rPr>
          <w:rFonts w:ascii="Times New Roman" w:cs="Times New Roman" w:hAnsi="Times New Roman"/>
          <w:sz w:val="28"/>
          <w:szCs w:val="28"/>
        </w:rPr>
        <w:t xml:space="preserve"> </w:t>
      </w:r>
      <w:r w:rsidRPr="C3A72902">
        <w:rPr>
          <w:rFonts w:ascii="Times New Roman" w:cs="Times New Roman"/>
          <w:sz w:val="28"/>
          <w:szCs w:val="28"/>
          <w:rPrChange w:id="21446" w:author="user pc" w:date="2022-03-15T10:14:00Z">
            <w:rPr/>
          </w:rPrChange>
        </w:rPr>
        <w:t>in</w:t>
      </w:r>
      <w:r>
        <w:rPr>
          <w:rFonts w:ascii="Times New Roman" w:cs="Times New Roman" w:hAnsi="Times New Roman"/>
          <w:sz w:val="28"/>
          <w:szCs w:val="28"/>
        </w:rPr>
        <w:t xml:space="preserve"> </w:t>
      </w:r>
      <w:r w:rsidRPr="24D43A09">
        <w:rPr>
          <w:rFonts w:ascii="Times New Roman" w:cs="Times New Roman"/>
          <w:sz w:val="28"/>
          <w:szCs w:val="28"/>
          <w:rPrChange w:id="21447" w:author="user pc" w:date="2022-03-15T10:14:00Z">
            <w:rPr/>
          </w:rPrChange>
        </w:rPr>
        <w:t>zero</w:t>
      </w:r>
      <w:r>
        <w:rPr>
          <w:rFonts w:ascii="Times New Roman" w:cs="Times New Roman" w:hAnsi="Times New Roman"/>
          <w:sz w:val="28"/>
          <w:szCs w:val="28"/>
        </w:rPr>
        <w:t xml:space="preserve"> </w:t>
      </w:r>
      <w:r w:rsidRPr="E7A217D2">
        <w:rPr>
          <w:rFonts w:ascii="Times New Roman" w:cs="Times New Roman"/>
          <w:sz w:val="28"/>
          <w:szCs w:val="28"/>
          <w:rPrChange w:id="21448" w:author="user pc" w:date="2022-03-15T10:14:00Z">
            <w:rPr/>
          </w:rPrChange>
        </w:rPr>
        <w:t>oxidation</w:t>
      </w:r>
      <w:r>
        <w:rPr>
          <w:rFonts w:ascii="Times New Roman" w:cs="Times New Roman" w:hAnsi="Times New Roman"/>
          <w:sz w:val="28"/>
          <w:szCs w:val="28"/>
        </w:rPr>
        <w:t xml:space="preserve"> </w:t>
      </w:r>
      <w:r w:rsidRPr="B8475780">
        <w:rPr>
          <w:rFonts w:ascii="Times New Roman" w:cs="Times New Roman"/>
          <w:sz w:val="28"/>
          <w:szCs w:val="28"/>
          <w:rPrChange w:id="21449" w:author="user pc" w:date="2022-03-15T10:14:00Z">
            <w:rPr/>
          </w:rPrChange>
        </w:rPr>
        <w:t>state.</w:t>
      </w:r>
    </w:p>
    <w:p>
      <w:pPr>
        <w:pStyle w:val="style179"/>
        <w:numPr>
          <w:ilvl w:val="0"/>
          <w:numId w:val="65"/>
        </w:numPr>
        <w:rPr>
          <w:rFonts w:ascii="Times New Roman" w:cs="Times New Roman"/>
          <w:sz w:val="28"/>
          <w:szCs w:val="28"/>
          <w:rPrChange w:id="21450" w:author="user pc" w:date="2022-03-15T10:14:00Z">
            <w:rPr/>
          </w:rPrChange>
        </w:rPr>
      </w:pPr>
      <w:r w:rsidRPr="AE5DFFC7">
        <w:rPr>
          <w:rFonts w:ascii="Times New Roman" w:cs="Times New Roman"/>
          <w:sz w:val="28"/>
          <w:szCs w:val="28"/>
          <w:rPrChange w:id="21451" w:author="user pc" w:date="2022-03-15T10:14:00Z">
            <w:rPr/>
          </w:rPrChange>
        </w:rPr>
        <w:t>[CoCl</w:t>
      </w:r>
      <w:r w:rsidRPr="50092374">
        <w:rPr>
          <w:rFonts w:ascii="Times New Roman" w:cs="Times New Roman"/>
          <w:sz w:val="28"/>
          <w:szCs w:val="28"/>
          <w:vertAlign w:val="subscript"/>
          <w:rPrChange w:id="21452" w:author="user pc" w:date="2022-03-15T10:14:00Z">
            <w:rPr>
              <w:vertAlign w:val="subscript"/>
            </w:rPr>
          </w:rPrChange>
        </w:rPr>
        <w:t>2</w:t>
      </w:r>
      <w:r w:rsidRPr="A97E0DF1">
        <w:rPr>
          <w:rFonts w:ascii="Times New Roman" w:cs="Times New Roman"/>
          <w:sz w:val="28"/>
          <w:szCs w:val="28"/>
          <w:rPrChange w:id="21453" w:author="user pc" w:date="2022-03-15T10:14:00Z">
            <w:rPr/>
          </w:rPrChange>
        </w:rPr>
        <w:t>(NH</w:t>
      </w:r>
      <w:r w:rsidRPr="894FB479">
        <w:rPr>
          <w:rFonts w:ascii="Times New Roman" w:cs="Times New Roman"/>
          <w:sz w:val="28"/>
          <w:szCs w:val="28"/>
          <w:vertAlign w:val="subscript"/>
          <w:rPrChange w:id="21454" w:author="user pc" w:date="2022-03-15T10:14:00Z">
            <w:rPr>
              <w:vertAlign w:val="subscript"/>
            </w:rPr>
          </w:rPrChange>
        </w:rPr>
        <w:t>3</w:t>
      </w:r>
      <w:r w:rsidRPr="F4D0BDF4">
        <w:rPr>
          <w:rFonts w:ascii="Times New Roman" w:cs="Times New Roman"/>
          <w:sz w:val="28"/>
          <w:szCs w:val="28"/>
          <w:rPrChange w:id="21455" w:author="user pc" w:date="2022-03-15T10:14:00Z">
            <w:rPr/>
          </w:rPrChange>
        </w:rPr>
        <w:t>)</w:t>
      </w:r>
      <w:r w:rsidRPr="E04CC3AD">
        <w:rPr>
          <w:rFonts w:ascii="Times New Roman" w:cs="Times New Roman"/>
          <w:sz w:val="28"/>
          <w:szCs w:val="28"/>
          <w:vertAlign w:val="subscript"/>
          <w:rPrChange w:id="21456" w:author="user pc" w:date="2022-03-15T10:14:00Z">
            <w:rPr>
              <w:vertAlign w:val="subscript"/>
            </w:rPr>
          </w:rPrChange>
        </w:rPr>
        <w:t>4</w:t>
      </w:r>
      <w:r w:rsidRPr="704A79EA">
        <w:rPr>
          <w:rFonts w:ascii="Times New Roman" w:cs="Times New Roman"/>
          <w:sz w:val="28"/>
          <w:szCs w:val="28"/>
          <w:rPrChange w:id="21457" w:author="user pc" w:date="2022-03-15T10:14:00Z">
            <w:rPr/>
          </w:rPrChange>
        </w:rPr>
        <w:t>]</w:t>
      </w:r>
      <w:r w:rsidRPr="FD48F82B">
        <w:rPr>
          <w:rFonts w:ascii="Times New Roman" w:cs="Times New Roman"/>
          <w:sz w:val="28"/>
          <w:szCs w:val="28"/>
          <w:vertAlign w:val="superscript"/>
          <w:rPrChange w:id="21458" w:author="user pc" w:date="2022-03-15T10:14:00Z">
            <w:rPr>
              <w:vertAlign w:val="superscript"/>
            </w:rPr>
          </w:rPrChange>
        </w:rPr>
        <w:t>+</w:t>
      </w:r>
    </w:p>
    <w:p>
      <w:pPr>
        <w:pStyle w:val="style0"/>
        <w:rPr>
          <w:rFonts w:ascii="Times New Roman" w:cs="Times New Roman"/>
          <w:sz w:val="28"/>
          <w:szCs w:val="28"/>
          <w:rPrChange w:id="21459" w:author="user pc" w:date="2022-03-15T10:14:00Z">
            <w:rPr/>
          </w:rPrChange>
        </w:rPr>
      </w:pPr>
      <w:r w:rsidRPr="C708E295">
        <w:rPr>
          <w:rFonts w:ascii="Times New Roman" w:cs="Times New Roman"/>
          <w:sz w:val="28"/>
          <w:szCs w:val="28"/>
          <w:rPrChange w:id="21460" w:author="user pc" w:date="2022-03-15T10:14:00Z">
            <w:rPr/>
          </w:rPrChange>
        </w:rPr>
        <w:t>Ammonia</w:t>
      </w:r>
      <w:r>
        <w:rPr>
          <w:rFonts w:ascii="Times New Roman" w:cs="Times New Roman" w:hAnsi="Times New Roman"/>
          <w:sz w:val="28"/>
          <w:szCs w:val="28"/>
        </w:rPr>
        <w:t xml:space="preserve"> </w:t>
      </w:r>
      <w:r w:rsidRPr="47CADE6B">
        <w:rPr>
          <w:rFonts w:ascii="Times New Roman" w:cs="Times New Roman"/>
          <w:sz w:val="28"/>
          <w:szCs w:val="28"/>
          <w:rPrChange w:id="21461" w:author="user pc" w:date="2022-03-15T10:14:00Z">
            <w:rPr/>
          </w:rPrChange>
        </w:rPr>
        <w:t>is</w:t>
      </w:r>
      <w:r>
        <w:rPr>
          <w:rFonts w:ascii="Times New Roman" w:cs="Times New Roman" w:hAnsi="Times New Roman"/>
          <w:sz w:val="28"/>
          <w:szCs w:val="28"/>
        </w:rPr>
        <w:t xml:space="preserve"> </w:t>
      </w:r>
      <w:r w:rsidRPr="43849CE2">
        <w:rPr>
          <w:rFonts w:ascii="Times New Roman" w:cs="Times New Roman"/>
          <w:sz w:val="28"/>
          <w:szCs w:val="28"/>
          <w:rPrChange w:id="21462" w:author="user pc" w:date="2022-03-15T10:14:00Z">
            <w:rPr/>
          </w:rPrChange>
        </w:rPr>
        <w:t>a</w:t>
      </w:r>
      <w:r>
        <w:rPr>
          <w:rFonts w:ascii="Times New Roman" w:cs="Times New Roman" w:hAnsi="Times New Roman"/>
          <w:sz w:val="28"/>
          <w:szCs w:val="28"/>
        </w:rPr>
        <w:t xml:space="preserve"> </w:t>
      </w:r>
      <w:r w:rsidRPr="D08A21CD">
        <w:rPr>
          <w:rFonts w:ascii="Times New Roman" w:cs="Times New Roman"/>
          <w:sz w:val="28"/>
          <w:szCs w:val="28"/>
          <w:rPrChange w:id="21463" w:author="user pc" w:date="2022-03-15T10:14:00Z">
            <w:rPr/>
          </w:rPrChange>
        </w:rPr>
        <w:t>neutral</w:t>
      </w:r>
      <w:r>
        <w:rPr>
          <w:rFonts w:ascii="Times New Roman" w:cs="Times New Roman" w:hAnsi="Times New Roman"/>
          <w:sz w:val="28"/>
          <w:szCs w:val="28"/>
        </w:rPr>
        <w:t xml:space="preserve"> </w:t>
      </w:r>
      <w:r w:rsidRPr="71125DF3">
        <w:rPr>
          <w:rFonts w:ascii="Times New Roman" w:cs="Times New Roman"/>
          <w:sz w:val="28"/>
          <w:szCs w:val="28"/>
          <w:rPrChange w:id="21464" w:author="user pc" w:date="2022-03-15T10:14:00Z">
            <w:rPr/>
          </w:rPrChange>
        </w:rPr>
        <w:t>ligand</w:t>
      </w:r>
      <w:r>
        <w:rPr>
          <w:rFonts w:ascii="Times New Roman" w:cs="Times New Roman" w:hAnsi="Times New Roman"/>
          <w:sz w:val="28"/>
          <w:szCs w:val="28"/>
        </w:rPr>
        <w:t xml:space="preserve"> </w:t>
      </w:r>
      <w:r w:rsidRPr="D24899FF">
        <w:rPr>
          <w:rFonts w:ascii="Times New Roman" w:cs="Times New Roman"/>
          <w:sz w:val="28"/>
          <w:szCs w:val="28"/>
          <w:rPrChange w:id="21465" w:author="user pc" w:date="2022-03-15T10:14:00Z">
            <w:rPr/>
          </w:rPrChange>
        </w:rPr>
        <w:t>and</w:t>
      </w:r>
      <w:r>
        <w:rPr>
          <w:rFonts w:ascii="Times New Roman" w:cs="Times New Roman" w:hAnsi="Times New Roman"/>
          <w:sz w:val="28"/>
          <w:szCs w:val="28"/>
        </w:rPr>
        <w:t xml:space="preserve"> </w:t>
      </w:r>
      <w:r w:rsidRPr="439CE49C">
        <w:rPr>
          <w:rFonts w:ascii="Times New Roman" w:cs="Times New Roman"/>
          <w:sz w:val="28"/>
          <w:szCs w:val="28"/>
          <w:rPrChange w:id="21466" w:author="user pc" w:date="2022-03-15T10:14:00Z">
            <w:rPr/>
          </w:rPrChange>
        </w:rPr>
        <w:t>chlorine</w:t>
      </w:r>
      <w:r>
        <w:rPr>
          <w:rFonts w:ascii="Times New Roman" w:cs="Times New Roman" w:hAnsi="Times New Roman"/>
          <w:sz w:val="28"/>
          <w:szCs w:val="28"/>
        </w:rPr>
        <w:t xml:space="preserve"> </w:t>
      </w:r>
      <w:r w:rsidRPr="ADF0791C">
        <w:rPr>
          <w:rFonts w:ascii="Times New Roman" w:cs="Times New Roman"/>
          <w:sz w:val="28"/>
          <w:szCs w:val="28"/>
          <w:rPrChange w:id="21467" w:author="user pc" w:date="2022-03-15T10:14:00Z">
            <w:rPr/>
          </w:rPrChange>
        </w:rPr>
        <w:t>has</w:t>
      </w:r>
      <w:r>
        <w:rPr>
          <w:rFonts w:ascii="Times New Roman" w:cs="Times New Roman" w:hAnsi="Times New Roman"/>
          <w:sz w:val="28"/>
          <w:szCs w:val="28"/>
        </w:rPr>
        <w:t xml:space="preserve"> </w:t>
      </w:r>
      <w:r w:rsidRPr="1F7FAA03">
        <w:rPr>
          <w:rFonts w:ascii="Times New Roman" w:cs="Times New Roman"/>
          <w:sz w:val="28"/>
          <w:szCs w:val="28"/>
          <w:rPrChange w:id="21468" w:author="user pc" w:date="2022-03-15T10:14:00Z">
            <w:rPr/>
          </w:rPrChange>
        </w:rPr>
        <w:t>a</w:t>
      </w:r>
      <w:r>
        <w:rPr>
          <w:rFonts w:ascii="Times New Roman" w:cs="Times New Roman" w:hAnsi="Times New Roman"/>
          <w:sz w:val="28"/>
          <w:szCs w:val="28"/>
        </w:rPr>
        <w:t xml:space="preserve"> </w:t>
      </w:r>
      <w:r w:rsidRPr="C1D18C30">
        <w:rPr>
          <w:rFonts w:ascii="Times New Roman" w:cs="Times New Roman"/>
          <w:sz w:val="28"/>
          <w:szCs w:val="28"/>
          <w:rPrChange w:id="21469" w:author="user pc" w:date="2022-03-15T10:14:00Z">
            <w:rPr/>
          </w:rPrChange>
        </w:rPr>
        <w:t>unit</w:t>
      </w:r>
      <w:r>
        <w:rPr>
          <w:rFonts w:ascii="Times New Roman" w:cs="Times New Roman" w:hAnsi="Times New Roman"/>
          <w:sz w:val="28"/>
          <w:szCs w:val="28"/>
        </w:rPr>
        <w:t xml:space="preserve"> </w:t>
      </w:r>
      <w:r w:rsidRPr="AC8B5184">
        <w:rPr>
          <w:rFonts w:ascii="Times New Roman" w:cs="Times New Roman"/>
          <w:sz w:val="28"/>
          <w:szCs w:val="28"/>
          <w:rPrChange w:id="21470" w:author="user pc" w:date="2022-03-15T10:14:00Z">
            <w:rPr/>
          </w:rPrChange>
        </w:rPr>
        <w:t>negative</w:t>
      </w:r>
      <w:r>
        <w:rPr>
          <w:rFonts w:ascii="Times New Roman" w:cs="Times New Roman" w:hAnsi="Times New Roman"/>
          <w:sz w:val="28"/>
          <w:szCs w:val="28"/>
        </w:rPr>
        <w:t xml:space="preserve"> </w:t>
      </w:r>
      <w:r w:rsidRPr="2BC91408">
        <w:rPr>
          <w:rFonts w:ascii="Times New Roman" w:cs="Times New Roman"/>
          <w:sz w:val="28"/>
          <w:szCs w:val="28"/>
          <w:rPrChange w:id="21471" w:author="user pc" w:date="2022-03-15T10:14:00Z">
            <w:rPr/>
          </w:rPrChange>
        </w:rPr>
        <w:t>charge.</w:t>
      </w:r>
    </w:p>
    <w:p>
      <w:pPr>
        <w:pStyle w:val="style0"/>
        <w:rPr>
          <w:rFonts w:ascii="Times New Roman" w:cs="Times New Roman"/>
          <w:sz w:val="28"/>
          <w:szCs w:val="28"/>
          <w:rPrChange w:id="21472" w:author="user pc" w:date="2022-03-15T10:14:00Z">
            <w:rPr/>
          </w:rPrChange>
        </w:rPr>
      </w:pPr>
      <w:r w:rsidRPr="52FDDE3B">
        <w:rPr>
          <w:rFonts w:ascii="Times New Roman" w:cs="Times New Roman"/>
          <w:sz w:val="28"/>
          <w:szCs w:val="28"/>
          <w:rPrChange w:id="21473" w:author="user pc" w:date="2022-03-15T10:14:00Z">
            <w:rPr/>
          </w:rPrChange>
        </w:rPr>
        <w:t>Oxidation</w:t>
      </w:r>
      <w:r>
        <w:rPr>
          <w:rFonts w:ascii="Times New Roman" w:cs="Times New Roman" w:hAnsi="Times New Roman"/>
          <w:sz w:val="28"/>
          <w:szCs w:val="28"/>
        </w:rPr>
        <w:t xml:space="preserve"> </w:t>
      </w:r>
      <w:r w:rsidRPr="0B20D298">
        <w:rPr>
          <w:rFonts w:ascii="Times New Roman" w:cs="Times New Roman"/>
          <w:sz w:val="28"/>
          <w:szCs w:val="28"/>
          <w:rPrChange w:id="21474" w:author="user pc" w:date="2022-03-15T10:14:00Z">
            <w:rPr/>
          </w:rPrChange>
        </w:rPr>
        <w:t>number</w:t>
      </w:r>
      <w:r>
        <w:rPr>
          <w:rFonts w:ascii="Times New Roman" w:cs="Times New Roman" w:hAnsi="Times New Roman"/>
          <w:sz w:val="28"/>
          <w:szCs w:val="28"/>
        </w:rPr>
        <w:t xml:space="preserve"> </w:t>
      </w:r>
      <w:r w:rsidRPr="6FCCC5EA">
        <w:rPr>
          <w:rFonts w:ascii="Times New Roman" w:cs="Times New Roman"/>
          <w:sz w:val="28"/>
          <w:szCs w:val="28"/>
          <w:rPrChange w:id="21475" w:author="user pc" w:date="2022-03-15T10:14:00Z">
            <w:rPr/>
          </w:rPrChange>
        </w:rPr>
        <w:t>of</w:t>
      </w:r>
      <w:r>
        <w:rPr>
          <w:rFonts w:ascii="Times New Roman" w:cs="Times New Roman" w:hAnsi="Times New Roman"/>
          <w:sz w:val="28"/>
          <w:szCs w:val="28"/>
        </w:rPr>
        <w:t xml:space="preserve"> </w:t>
      </w:r>
      <w:r w:rsidRPr="ECFFE3C5">
        <w:rPr>
          <w:rFonts w:ascii="Times New Roman" w:cs="Times New Roman"/>
          <w:sz w:val="28"/>
          <w:szCs w:val="28"/>
          <w:rPrChange w:id="21476" w:author="user pc" w:date="2022-03-15T10:14:00Z">
            <w:rPr/>
          </w:rPrChange>
        </w:rPr>
        <w:t>[CoCl</w:t>
      </w:r>
      <w:r w:rsidRPr="047D2307">
        <w:rPr>
          <w:rFonts w:ascii="Times New Roman" w:cs="Times New Roman"/>
          <w:sz w:val="28"/>
          <w:szCs w:val="28"/>
          <w:vertAlign w:val="subscript"/>
          <w:rPrChange w:id="21477" w:author="user pc" w:date="2022-03-15T10:14:00Z">
            <w:rPr>
              <w:vertAlign w:val="subscript"/>
            </w:rPr>
          </w:rPrChange>
        </w:rPr>
        <w:t>2</w:t>
      </w:r>
      <w:r w:rsidRPr="C8C1968C">
        <w:rPr>
          <w:rFonts w:ascii="Times New Roman" w:cs="Times New Roman"/>
          <w:sz w:val="28"/>
          <w:szCs w:val="28"/>
          <w:rPrChange w:id="21478" w:author="user pc" w:date="2022-03-15T10:14:00Z">
            <w:rPr/>
          </w:rPrChange>
        </w:rPr>
        <w:t>(NH</w:t>
      </w:r>
      <w:r w:rsidRPr="DD274030">
        <w:rPr>
          <w:rFonts w:ascii="Times New Roman" w:cs="Times New Roman"/>
          <w:sz w:val="28"/>
          <w:szCs w:val="28"/>
          <w:vertAlign w:val="subscript"/>
          <w:rPrChange w:id="21479" w:author="user pc" w:date="2022-03-15T10:14:00Z">
            <w:rPr>
              <w:vertAlign w:val="subscript"/>
            </w:rPr>
          </w:rPrChange>
        </w:rPr>
        <w:t>3</w:t>
      </w:r>
      <w:r w:rsidRPr="1137EE99">
        <w:rPr>
          <w:rFonts w:ascii="Times New Roman" w:cs="Times New Roman"/>
          <w:sz w:val="28"/>
          <w:szCs w:val="28"/>
          <w:rPrChange w:id="21480" w:author="user pc" w:date="2022-03-15T10:14:00Z">
            <w:rPr/>
          </w:rPrChange>
        </w:rPr>
        <w:t>)</w:t>
      </w:r>
      <w:r w:rsidRPr="10410253">
        <w:rPr>
          <w:rFonts w:ascii="Times New Roman" w:cs="Times New Roman"/>
          <w:sz w:val="28"/>
          <w:szCs w:val="28"/>
          <w:vertAlign w:val="subscript"/>
          <w:rPrChange w:id="21481" w:author="user pc" w:date="2022-03-15T10:14:00Z">
            <w:rPr>
              <w:vertAlign w:val="subscript"/>
            </w:rPr>
          </w:rPrChange>
        </w:rPr>
        <w:t>4</w:t>
      </w:r>
      <w:r w:rsidRPr="0450A8ED">
        <w:rPr>
          <w:rFonts w:ascii="Times New Roman" w:cs="Times New Roman"/>
          <w:sz w:val="28"/>
          <w:szCs w:val="28"/>
          <w:rPrChange w:id="21482" w:author="user pc" w:date="2022-03-15T10:14:00Z">
            <w:rPr/>
          </w:rPrChange>
        </w:rPr>
        <w:t>]</w:t>
      </w:r>
      <w:r w:rsidRPr="352752B9">
        <w:rPr>
          <w:rFonts w:ascii="Times New Roman" w:cs="Times New Roman"/>
          <w:sz w:val="28"/>
          <w:szCs w:val="28"/>
          <w:vertAlign w:val="superscript"/>
          <w:rPrChange w:id="21483" w:author="user pc" w:date="2022-03-15T10:14:00Z">
            <w:rPr>
              <w:vertAlign w:val="superscript"/>
            </w:rPr>
          </w:rPrChange>
        </w:rPr>
        <w:t>+</w:t>
      </w:r>
      <w:r w:rsidRPr="E52B47A7">
        <w:rPr>
          <w:rFonts w:ascii="Times New Roman" w:cs="Times New Roman"/>
          <w:sz w:val="28"/>
          <w:szCs w:val="28"/>
          <w:rPrChange w:id="21484" w:author="user pc" w:date="2022-03-15T10:14:00Z">
            <w:rPr/>
          </w:rPrChange>
        </w:rPr>
        <w:t>=</w:t>
      </w:r>
      <w:r>
        <w:rPr>
          <w:rFonts w:ascii="Times New Roman" w:cs="Times New Roman" w:hAnsi="Times New Roman"/>
          <w:sz w:val="28"/>
          <w:szCs w:val="28"/>
        </w:rPr>
        <w:t xml:space="preserve"> </w:t>
      </w:r>
      <w:r w:rsidRPr="E5CAE32F">
        <w:rPr>
          <w:rFonts w:ascii="Times New Roman" w:cs="Times New Roman"/>
          <w:sz w:val="28"/>
          <w:szCs w:val="28"/>
          <w:rPrChange w:id="21485" w:author="user pc" w:date="2022-03-15T10:14:00Z">
            <w:rPr/>
          </w:rPrChange>
        </w:rPr>
        <w:t>Oxidation</w:t>
      </w:r>
      <w:r>
        <w:rPr>
          <w:rFonts w:ascii="Times New Roman" w:cs="Times New Roman" w:hAnsi="Times New Roman"/>
          <w:sz w:val="28"/>
          <w:szCs w:val="28"/>
        </w:rPr>
        <w:t xml:space="preserve"> </w:t>
      </w:r>
      <w:r w:rsidRPr="2755BD8A">
        <w:rPr>
          <w:rFonts w:ascii="Times New Roman" w:cs="Times New Roman"/>
          <w:sz w:val="28"/>
          <w:szCs w:val="28"/>
          <w:rPrChange w:id="21486" w:author="user pc" w:date="2022-03-15T10:14:00Z">
            <w:rPr/>
          </w:rPrChange>
        </w:rPr>
        <w:t>number</w:t>
      </w:r>
      <w:r>
        <w:rPr>
          <w:rFonts w:ascii="Times New Roman" w:cs="Times New Roman" w:hAnsi="Times New Roman"/>
          <w:sz w:val="28"/>
          <w:szCs w:val="28"/>
        </w:rPr>
        <w:t xml:space="preserve"> </w:t>
      </w:r>
      <w:r w:rsidRPr="45425D63">
        <w:rPr>
          <w:rFonts w:ascii="Times New Roman" w:cs="Times New Roman"/>
          <w:sz w:val="28"/>
          <w:szCs w:val="28"/>
          <w:rPrChange w:id="21487" w:author="user pc" w:date="2022-03-15T10:14:00Z">
            <w:rPr/>
          </w:rPrChange>
        </w:rPr>
        <w:t>of</w:t>
      </w:r>
      <w:r>
        <w:rPr>
          <w:rFonts w:ascii="Times New Roman" w:cs="Times New Roman" w:hAnsi="Times New Roman"/>
          <w:sz w:val="28"/>
          <w:szCs w:val="28"/>
        </w:rPr>
        <w:t xml:space="preserve"> </w:t>
      </w:r>
      <w:r w:rsidRPr="A17E29AF">
        <w:rPr>
          <w:rFonts w:ascii="Times New Roman" w:cs="Times New Roman"/>
          <w:sz w:val="28"/>
          <w:szCs w:val="28"/>
          <w:rPrChange w:id="21488" w:author="user pc" w:date="2022-03-15T10:14:00Z">
            <w:rPr/>
          </w:rPrChange>
        </w:rPr>
        <w:t>(Co</w:t>
      </w:r>
      <w:r>
        <w:rPr>
          <w:rFonts w:ascii="Times New Roman" w:cs="Times New Roman" w:hAnsi="Times New Roman"/>
          <w:sz w:val="28"/>
          <w:szCs w:val="28"/>
        </w:rPr>
        <w:t xml:space="preserve"> </w:t>
      </w:r>
      <w:r w:rsidRPr="538549AD">
        <w:rPr>
          <w:rFonts w:ascii="Times New Roman" w:cs="Times New Roman"/>
          <w:sz w:val="28"/>
          <w:szCs w:val="28"/>
          <w:rPrChange w:id="21489" w:author="user pc" w:date="2022-03-15T10:14:00Z">
            <w:rPr/>
          </w:rPrChange>
        </w:rPr>
        <w:t>+2Cl</w:t>
      </w:r>
      <w:r>
        <w:rPr>
          <w:rFonts w:ascii="Times New Roman" w:cs="Times New Roman" w:hAnsi="Times New Roman"/>
          <w:sz w:val="28"/>
          <w:szCs w:val="28"/>
        </w:rPr>
        <w:t xml:space="preserve"> </w:t>
      </w:r>
      <w:r w:rsidRPr="4529CE0F">
        <w:rPr>
          <w:rFonts w:ascii="Times New Roman" w:cs="Times New Roman"/>
          <w:sz w:val="28"/>
          <w:szCs w:val="28"/>
          <w:rPrChange w:id="21490" w:author="user pc" w:date="2022-03-15T10:14:00Z">
            <w:rPr/>
          </w:rPrChange>
        </w:rPr>
        <w:t>+</w:t>
      </w:r>
      <w:r>
        <w:rPr>
          <w:rFonts w:ascii="Times New Roman" w:cs="Times New Roman" w:hAnsi="Times New Roman"/>
          <w:sz w:val="28"/>
          <w:szCs w:val="28"/>
        </w:rPr>
        <w:t xml:space="preserve"> </w:t>
      </w:r>
      <w:r w:rsidRPr="0DE4C6E1">
        <w:rPr>
          <w:rFonts w:ascii="Times New Roman" w:cs="Times New Roman"/>
          <w:sz w:val="28"/>
          <w:szCs w:val="28"/>
          <w:rPrChange w:id="21491" w:author="user pc" w:date="2022-03-15T10:14:00Z">
            <w:rPr/>
          </w:rPrChange>
        </w:rPr>
        <w:t>4</w:t>
      </w:r>
      <w:r>
        <w:rPr>
          <w:rFonts w:ascii="Times New Roman" w:cs="Times New Roman" w:hAnsi="Times New Roman"/>
          <w:sz w:val="28"/>
          <w:szCs w:val="28"/>
        </w:rPr>
        <w:t xml:space="preserve"> </w:t>
      </w:r>
      <w:r w:rsidRPr="9C3D4FB8">
        <w:rPr>
          <w:rFonts w:ascii="Times New Roman" w:cs="Times New Roman"/>
          <w:sz w:val="28"/>
          <w:szCs w:val="28"/>
          <w:rPrChange w:id="21492" w:author="user pc" w:date="2022-03-15T10:14:00Z">
            <w:rPr/>
          </w:rPrChange>
        </w:rPr>
        <w:t>×</w:t>
      </w:r>
      <w:r>
        <w:rPr>
          <w:rFonts w:ascii="Times New Roman" w:cs="Times New Roman" w:hAnsi="Times New Roman"/>
          <w:sz w:val="28"/>
          <w:szCs w:val="28"/>
        </w:rPr>
        <w:t xml:space="preserve"> </w:t>
      </w:r>
      <w:r w:rsidRPr="3668DBD7">
        <w:rPr>
          <w:rFonts w:ascii="Times New Roman" w:cs="Times New Roman"/>
          <w:sz w:val="28"/>
          <w:szCs w:val="28"/>
          <w:rPrChange w:id="21493" w:author="user pc" w:date="2022-03-15T10:14:00Z">
            <w:rPr/>
          </w:rPrChange>
        </w:rPr>
        <w:t>0)</w:t>
      </w:r>
      <w:r>
        <w:rPr>
          <w:rFonts w:ascii="Times New Roman" w:cs="Times New Roman" w:hAnsi="Times New Roman"/>
          <w:sz w:val="28"/>
          <w:szCs w:val="28"/>
        </w:rPr>
        <w:t xml:space="preserve"> </w:t>
      </w:r>
      <w:r w:rsidRPr="4F9D6DF1">
        <w:rPr>
          <w:rFonts w:ascii="Times New Roman" w:cs="Times New Roman"/>
          <w:sz w:val="28"/>
          <w:szCs w:val="28"/>
          <w:rPrChange w:id="21494" w:author="user pc" w:date="2022-03-15T10:14:00Z">
            <w:rPr/>
          </w:rPrChange>
        </w:rPr>
        <w:t>=</w:t>
      </w:r>
      <w:r>
        <w:rPr>
          <w:rFonts w:ascii="Times New Roman" w:cs="Times New Roman" w:hAnsi="Times New Roman"/>
          <w:sz w:val="28"/>
          <w:szCs w:val="28"/>
        </w:rPr>
        <w:t xml:space="preserve"> </w:t>
      </w:r>
      <w:r w:rsidRPr="AAD28CD1">
        <w:rPr>
          <w:rFonts w:ascii="Times New Roman" w:cs="Times New Roman"/>
          <w:sz w:val="28"/>
          <w:szCs w:val="28"/>
          <w:rPrChange w:id="21495" w:author="user pc" w:date="2022-03-15T10:14:00Z">
            <w:rPr/>
          </w:rPrChange>
        </w:rPr>
        <w:t>+1.</w:t>
      </w:r>
    </w:p>
    <w:p>
      <w:pPr>
        <w:pStyle w:val="style0"/>
        <w:rPr>
          <w:rFonts w:ascii="Times New Roman" w:cs="Times New Roman"/>
          <w:sz w:val="28"/>
          <w:szCs w:val="28"/>
          <w:rPrChange w:id="21496" w:author="user pc" w:date="2022-03-15T10:14:00Z">
            <w:rPr/>
          </w:rPrChange>
        </w:rPr>
      </w:pPr>
      <w:r w:rsidRPr="A6B841E3">
        <w:rPr>
          <w:rFonts w:ascii="Times New Roman" w:cs="Times New Roman"/>
          <w:sz w:val="28"/>
          <w:szCs w:val="28"/>
          <w:rPrChange w:id="21497" w:author="user pc" w:date="2022-03-15T10:14:00Z">
            <w:rPr/>
          </w:rPrChange>
        </w:rPr>
        <w:t>Oxidation</w:t>
      </w:r>
      <w:r>
        <w:rPr>
          <w:rFonts w:ascii="Times New Roman" w:cs="Times New Roman" w:hAnsi="Times New Roman"/>
          <w:sz w:val="28"/>
          <w:szCs w:val="28"/>
        </w:rPr>
        <w:t xml:space="preserve"> </w:t>
      </w:r>
      <w:r w:rsidRPr="B655F891">
        <w:rPr>
          <w:rFonts w:ascii="Times New Roman" w:cs="Times New Roman"/>
          <w:sz w:val="28"/>
          <w:szCs w:val="28"/>
          <w:rPrChange w:id="21498" w:author="user pc" w:date="2022-03-15T10:14:00Z">
            <w:rPr/>
          </w:rPrChange>
        </w:rPr>
        <w:t>states</w:t>
      </w:r>
      <w:r>
        <w:rPr>
          <w:rFonts w:ascii="Times New Roman" w:cs="Times New Roman" w:hAnsi="Times New Roman"/>
          <w:sz w:val="28"/>
          <w:szCs w:val="28"/>
        </w:rPr>
        <w:t xml:space="preserve"> </w:t>
      </w:r>
      <w:r w:rsidRPr="A678410D">
        <w:rPr>
          <w:rFonts w:ascii="Times New Roman" w:cs="Times New Roman"/>
          <w:sz w:val="28"/>
          <w:szCs w:val="28"/>
          <w:rPrChange w:id="21499" w:author="user pc" w:date="2022-03-15T10:14:00Z">
            <w:rPr/>
          </w:rPrChange>
        </w:rPr>
        <w:t>→</w:t>
      </w:r>
      <w:r>
        <w:rPr>
          <w:rFonts w:ascii="Times New Roman" w:cs="Times New Roman" w:hAnsi="Times New Roman"/>
          <w:sz w:val="28"/>
          <w:szCs w:val="28"/>
        </w:rPr>
        <w:t xml:space="preserve"> </w:t>
      </w:r>
      <w:r w:rsidRPr="27BFBCCB">
        <w:rPr>
          <w:rFonts w:ascii="Times New Roman" w:cs="Times New Roman"/>
          <w:sz w:val="28"/>
          <w:szCs w:val="28"/>
          <w:rPrChange w:id="21500" w:author="user pc" w:date="2022-03-15T10:14:00Z">
            <w:rPr/>
          </w:rPrChange>
        </w:rPr>
        <w:t>x</w:t>
      </w:r>
      <w:r>
        <w:rPr>
          <w:rFonts w:ascii="Times New Roman" w:cs="Times New Roman" w:hAnsi="Times New Roman"/>
          <w:sz w:val="28"/>
          <w:szCs w:val="28"/>
        </w:rPr>
        <w:t xml:space="preserve"> </w:t>
      </w:r>
      <w:r w:rsidRPr="5D9D55A5">
        <w:rPr>
          <w:rFonts w:ascii="Times New Roman" w:cs="Times New Roman"/>
          <w:sz w:val="28"/>
          <w:szCs w:val="28"/>
          <w:rPrChange w:id="21501" w:author="user pc" w:date="2022-03-15T10:14:00Z">
            <w:rPr/>
          </w:rPrChange>
        </w:rPr>
        <w:t>+(2</w:t>
      </w:r>
      <w:r>
        <w:rPr>
          <w:rFonts w:ascii="Times New Roman" w:cs="Times New Roman" w:hAnsi="Times New Roman"/>
          <w:sz w:val="28"/>
          <w:szCs w:val="28"/>
        </w:rPr>
        <w:t xml:space="preserve"> </w:t>
      </w:r>
      <w:r w:rsidRPr="3A4CFD9B">
        <w:rPr>
          <w:rFonts w:ascii="Times New Roman" w:cs="Times New Roman"/>
          <w:sz w:val="28"/>
          <w:szCs w:val="28"/>
          <w:rPrChange w:id="21502" w:author="user pc" w:date="2022-03-15T10:14:00Z">
            <w:rPr/>
          </w:rPrChange>
        </w:rPr>
        <w:t>×</w:t>
      </w:r>
      <w:r>
        <w:rPr>
          <w:rFonts w:ascii="Times New Roman" w:cs="Times New Roman" w:hAnsi="Times New Roman"/>
          <w:sz w:val="28"/>
          <w:szCs w:val="28"/>
        </w:rPr>
        <w:t xml:space="preserve"> </w:t>
      </w:r>
      <w:r w:rsidRPr="26BE0840">
        <w:rPr>
          <w:rFonts w:ascii="Times New Roman" w:cs="Times New Roman"/>
          <w:sz w:val="28"/>
          <w:szCs w:val="28"/>
          <w:rPrChange w:id="21503" w:author="user pc" w:date="2022-03-15T10:14:00Z">
            <w:rPr/>
          </w:rPrChange>
        </w:rPr>
        <w:t>-1)</w:t>
      </w:r>
      <w:r>
        <w:rPr>
          <w:rFonts w:ascii="Times New Roman" w:cs="Times New Roman" w:hAnsi="Times New Roman"/>
          <w:sz w:val="28"/>
          <w:szCs w:val="28"/>
        </w:rPr>
        <w:t xml:space="preserve"> </w:t>
      </w:r>
      <w:r w:rsidRPr="D332E947">
        <w:rPr>
          <w:rFonts w:ascii="Times New Roman" w:cs="Times New Roman"/>
          <w:sz w:val="28"/>
          <w:szCs w:val="28"/>
          <w:rPrChange w:id="21504" w:author="user pc" w:date="2022-03-15T10:14:00Z">
            <w:rPr/>
          </w:rPrChange>
        </w:rPr>
        <w:t>+</w:t>
      </w:r>
      <w:r>
        <w:rPr>
          <w:rFonts w:ascii="Times New Roman" w:cs="Times New Roman" w:hAnsi="Times New Roman"/>
          <w:sz w:val="28"/>
          <w:szCs w:val="28"/>
        </w:rPr>
        <w:t xml:space="preserve"> </w:t>
      </w:r>
      <w:r w:rsidRPr="DD255544">
        <w:rPr>
          <w:rFonts w:ascii="Times New Roman" w:cs="Times New Roman"/>
          <w:sz w:val="28"/>
          <w:szCs w:val="28"/>
          <w:rPrChange w:id="21505" w:author="user pc" w:date="2022-03-15T10:14:00Z">
            <w:rPr/>
          </w:rPrChange>
        </w:rPr>
        <w:t>4 × 0</w:t>
      </w:r>
      <w:r>
        <w:rPr>
          <w:rFonts w:ascii="Times New Roman" w:cs="Times New Roman" w:hAnsi="Times New Roman"/>
          <w:sz w:val="28"/>
          <w:szCs w:val="28"/>
        </w:rPr>
        <w:t xml:space="preserve"> </w:t>
      </w:r>
      <w:r w:rsidRPr="5FAF8FB0">
        <w:rPr>
          <w:rFonts w:ascii="Times New Roman" w:cs="Times New Roman"/>
          <w:sz w:val="28"/>
          <w:szCs w:val="28"/>
          <w:rPrChange w:id="21506" w:author="user pc" w:date="2022-03-15T10:14:00Z">
            <w:rPr/>
          </w:rPrChange>
        </w:rPr>
        <w:t>=</w:t>
      </w:r>
      <w:r>
        <w:rPr>
          <w:rFonts w:ascii="Times New Roman" w:cs="Times New Roman" w:hAnsi="Times New Roman"/>
          <w:sz w:val="28"/>
          <w:szCs w:val="28"/>
        </w:rPr>
        <w:t xml:space="preserve"> </w:t>
      </w:r>
      <w:r w:rsidRPr="C0F36DBC">
        <w:rPr>
          <w:rFonts w:ascii="Times New Roman" w:cs="Times New Roman"/>
          <w:sz w:val="28"/>
          <w:szCs w:val="28"/>
          <w:rPrChange w:id="21507" w:author="user pc" w:date="2022-03-15T10:14:00Z">
            <w:rPr/>
          </w:rPrChange>
        </w:rPr>
        <w:t>+1:</w:t>
      </w:r>
    </w:p>
    <w:p>
      <w:pPr>
        <w:pStyle w:val="style0"/>
        <w:rPr>
          <w:rFonts w:ascii="Times New Roman" w:cs="Times New Roman"/>
          <w:sz w:val="28"/>
          <w:szCs w:val="28"/>
          <w:rPrChange w:id="21508" w:author="user pc" w:date="2022-03-15T10:14:00Z">
            <w:rPr/>
          </w:rPrChange>
        </w:rPr>
      </w:pPr>
      <w:r>
        <w:rPr>
          <w:rFonts w:ascii="Times New Roman" w:cs="Times New Roman" w:hAnsi="Times New Roman"/>
          <w:sz w:val="28"/>
          <w:szCs w:val="28"/>
        </w:rPr>
        <w:t xml:space="preserve">X </w:t>
      </w:r>
      <w:r w:rsidRPr="11C10D30">
        <w:rPr>
          <w:rFonts w:ascii="Times New Roman" w:cs="Times New Roman"/>
          <w:sz w:val="28"/>
          <w:szCs w:val="28"/>
          <w:rPrChange w:id="21509" w:author="user pc" w:date="2022-03-15T10:14:00Z">
            <w:rPr/>
          </w:rPrChange>
        </w:rPr>
        <w:t>-</w:t>
      </w:r>
      <w:r>
        <w:rPr>
          <w:rFonts w:ascii="Times New Roman" w:cs="Times New Roman" w:hAnsi="Times New Roman"/>
          <w:sz w:val="28"/>
          <w:szCs w:val="28"/>
        </w:rPr>
        <w:t xml:space="preserve"> </w:t>
      </w:r>
      <w:r w:rsidRPr="9C115944">
        <w:rPr>
          <w:rFonts w:ascii="Times New Roman" w:cs="Times New Roman"/>
          <w:sz w:val="28"/>
          <w:szCs w:val="28"/>
          <w:rPrChange w:id="21510" w:author="user pc" w:date="2022-03-15T10:14:00Z">
            <w:rPr/>
          </w:rPrChange>
        </w:rPr>
        <w:t>2</w:t>
      </w:r>
      <w:r>
        <w:rPr>
          <w:rFonts w:ascii="Times New Roman" w:cs="Times New Roman" w:hAnsi="Times New Roman"/>
          <w:sz w:val="28"/>
          <w:szCs w:val="28"/>
        </w:rPr>
        <w:t xml:space="preserve"> </w:t>
      </w:r>
      <w:r w:rsidRPr="0484208B">
        <w:rPr>
          <w:rFonts w:ascii="Times New Roman" w:cs="Times New Roman"/>
          <w:sz w:val="28"/>
          <w:szCs w:val="28"/>
          <w:rPrChange w:id="21511" w:author="user pc" w:date="2022-03-15T10:14:00Z">
            <w:rPr/>
          </w:rPrChange>
        </w:rPr>
        <w:t>+</w:t>
      </w:r>
      <w:r>
        <w:rPr>
          <w:rFonts w:ascii="Times New Roman" w:cs="Times New Roman" w:hAnsi="Times New Roman"/>
          <w:sz w:val="28"/>
          <w:szCs w:val="28"/>
        </w:rPr>
        <w:t xml:space="preserve"> </w:t>
      </w:r>
      <w:r w:rsidRPr="92B78718">
        <w:rPr>
          <w:rFonts w:ascii="Times New Roman" w:cs="Times New Roman"/>
          <w:sz w:val="28"/>
          <w:szCs w:val="28"/>
          <w:rPrChange w:id="21512" w:author="user pc" w:date="2022-03-15T10:14:00Z">
            <w:rPr/>
          </w:rPrChange>
        </w:rPr>
        <w:t>0</w:t>
      </w:r>
      <w:r>
        <w:rPr>
          <w:rFonts w:ascii="Times New Roman" w:cs="Times New Roman" w:hAnsi="Times New Roman"/>
          <w:sz w:val="28"/>
          <w:szCs w:val="28"/>
        </w:rPr>
        <w:t xml:space="preserve"> </w:t>
      </w:r>
      <w:r w:rsidRPr="3D492D53">
        <w:rPr>
          <w:rFonts w:ascii="Times New Roman" w:cs="Times New Roman"/>
          <w:sz w:val="28"/>
          <w:szCs w:val="28"/>
          <w:rPrChange w:id="21513" w:author="user pc" w:date="2022-03-15T10:14:00Z">
            <w:rPr/>
          </w:rPrChange>
        </w:rPr>
        <w:t>=</w:t>
      </w:r>
      <w:r>
        <w:rPr>
          <w:rFonts w:ascii="Times New Roman" w:cs="Times New Roman" w:hAnsi="Times New Roman"/>
          <w:sz w:val="28"/>
          <w:szCs w:val="28"/>
        </w:rPr>
        <w:t xml:space="preserve"> </w:t>
      </w:r>
      <w:r w:rsidRPr="EFC19BC8">
        <w:rPr>
          <w:rFonts w:ascii="Times New Roman" w:cs="Times New Roman"/>
          <w:sz w:val="28"/>
          <w:szCs w:val="28"/>
          <w:rPrChange w:id="21514" w:author="user pc" w:date="2022-03-15T10:14:00Z">
            <w:rPr/>
          </w:rPrChange>
        </w:rPr>
        <w:t>+1</w:t>
      </w:r>
    </w:p>
    <w:p>
      <w:pPr>
        <w:pStyle w:val="style0"/>
        <w:rPr>
          <w:rFonts w:ascii="Times New Roman" w:cs="Times New Roman"/>
          <w:sz w:val="28"/>
          <w:szCs w:val="28"/>
          <w:rPrChange w:id="21515" w:author="user pc" w:date="2022-03-15T10:14:00Z">
            <w:rPr/>
          </w:rPrChange>
        </w:rPr>
      </w:pPr>
      <w:r w:rsidRPr="11F5B615">
        <w:rPr>
          <w:rFonts w:ascii="Times New Roman" w:cs="Times New Roman"/>
          <w:sz w:val="28"/>
          <w:szCs w:val="28"/>
          <w:rPrChange w:id="21516" w:author="user pc" w:date="2022-03-15T10:14:00Z">
            <w:rPr/>
          </w:rPrChange>
        </w:rPr>
        <w:t>X</w:t>
      </w:r>
      <w:r>
        <w:rPr>
          <w:rFonts w:ascii="Times New Roman" w:cs="Times New Roman" w:hAnsi="Times New Roman"/>
          <w:sz w:val="28"/>
          <w:szCs w:val="28"/>
        </w:rPr>
        <w:t xml:space="preserve"> </w:t>
      </w:r>
      <w:r w:rsidRPr="FED63D86">
        <w:rPr>
          <w:rFonts w:ascii="Times New Roman" w:cs="Times New Roman"/>
          <w:sz w:val="28"/>
          <w:szCs w:val="28"/>
          <w:rPrChange w:id="21517" w:author="user pc" w:date="2022-03-15T10:14:00Z">
            <w:rPr/>
          </w:rPrChange>
        </w:rPr>
        <w:t>=</w:t>
      </w:r>
      <w:r>
        <w:rPr>
          <w:rFonts w:ascii="Times New Roman" w:cs="Times New Roman" w:hAnsi="Times New Roman"/>
          <w:sz w:val="28"/>
          <w:szCs w:val="28"/>
        </w:rPr>
        <w:t xml:space="preserve"> </w:t>
      </w:r>
      <w:r w:rsidRPr="354E7D0A">
        <w:rPr>
          <w:rFonts w:ascii="Times New Roman" w:cs="Times New Roman"/>
          <w:sz w:val="28"/>
          <w:szCs w:val="28"/>
          <w:rPrChange w:id="21518" w:author="user pc" w:date="2022-03-15T10:14:00Z">
            <w:rPr/>
          </w:rPrChange>
        </w:rPr>
        <w:t>+1</w:t>
      </w:r>
      <w:r>
        <w:rPr>
          <w:rFonts w:ascii="Times New Roman" w:cs="Times New Roman" w:hAnsi="Times New Roman"/>
          <w:sz w:val="28"/>
          <w:szCs w:val="28"/>
        </w:rPr>
        <w:t xml:space="preserve"> </w:t>
      </w:r>
      <w:r w:rsidRPr="EC998C1E">
        <w:rPr>
          <w:rFonts w:ascii="Times New Roman" w:cs="Times New Roman"/>
          <w:sz w:val="28"/>
          <w:szCs w:val="28"/>
          <w:rPrChange w:id="21519" w:author="user pc" w:date="2022-03-15T10:14:00Z">
            <w:rPr/>
          </w:rPrChange>
        </w:rPr>
        <w:t>+</w:t>
      </w:r>
      <w:r>
        <w:rPr>
          <w:rFonts w:ascii="Times New Roman" w:cs="Times New Roman" w:hAnsi="Times New Roman"/>
          <w:sz w:val="28"/>
          <w:szCs w:val="28"/>
        </w:rPr>
        <w:t xml:space="preserve"> </w:t>
      </w:r>
      <w:r w:rsidRPr="57D2C97C">
        <w:rPr>
          <w:rFonts w:ascii="Times New Roman" w:cs="Times New Roman"/>
          <w:sz w:val="28"/>
          <w:szCs w:val="28"/>
          <w:rPrChange w:id="21520" w:author="user pc" w:date="2022-03-15T10:14:00Z">
            <w:rPr/>
          </w:rPrChange>
        </w:rPr>
        <w:t>2</w:t>
      </w:r>
      <w:r>
        <w:rPr>
          <w:rFonts w:ascii="Times New Roman" w:cs="Times New Roman" w:hAnsi="Times New Roman"/>
          <w:sz w:val="28"/>
          <w:szCs w:val="28"/>
        </w:rPr>
        <w:t xml:space="preserve"> </w:t>
      </w:r>
      <w:r w:rsidRPr="EBBEE546">
        <w:rPr>
          <w:rFonts w:ascii="Times New Roman" w:cs="Times New Roman"/>
          <w:sz w:val="28"/>
          <w:szCs w:val="28"/>
          <w:rPrChange w:id="21521" w:author="user pc" w:date="2022-03-15T10:14:00Z">
            <w:rPr/>
          </w:rPrChange>
        </w:rPr>
        <w:t>=</w:t>
      </w:r>
      <w:r>
        <w:rPr>
          <w:rFonts w:ascii="Times New Roman" w:cs="Times New Roman" w:hAnsi="Times New Roman"/>
          <w:sz w:val="28"/>
          <w:szCs w:val="28"/>
        </w:rPr>
        <w:t xml:space="preserve"> </w:t>
      </w:r>
      <w:r w:rsidRPr="EC2546DC">
        <w:rPr>
          <w:rFonts w:ascii="Times New Roman" w:cs="Times New Roman"/>
          <w:sz w:val="28"/>
          <w:szCs w:val="28"/>
          <w:rPrChange w:id="21522" w:author="user pc" w:date="2022-03-15T10:14:00Z">
            <w:rPr/>
          </w:rPrChange>
        </w:rPr>
        <w:t>+3</w:t>
      </w:r>
    </w:p>
    <w:p>
      <w:pPr>
        <w:pStyle w:val="style0"/>
        <w:rPr>
          <w:rFonts w:ascii="Times New Roman" w:cs="Times New Roman"/>
          <w:sz w:val="28"/>
          <w:szCs w:val="28"/>
          <w:rPrChange w:id="21523" w:author="user pc" w:date="2022-03-15T10:14:00Z">
            <w:rPr/>
          </w:rPrChange>
        </w:rPr>
      </w:pPr>
      <w:r w:rsidRPr="CE91AE48">
        <w:rPr>
          <w:rFonts w:ascii="Times New Roman" w:cs="Times New Roman"/>
          <w:sz w:val="28"/>
          <w:szCs w:val="28"/>
          <w:rPrChange w:id="21524" w:author="user pc" w:date="2022-03-15T10:14:00Z">
            <w:rPr/>
          </w:rPrChange>
        </w:rPr>
        <w:t>Oxidation</w:t>
      </w:r>
      <w:r>
        <w:rPr>
          <w:rFonts w:ascii="Times New Roman" w:cs="Times New Roman" w:hAnsi="Times New Roman"/>
          <w:sz w:val="28"/>
          <w:szCs w:val="28"/>
        </w:rPr>
        <w:t xml:space="preserve"> </w:t>
      </w:r>
      <w:r w:rsidRPr="14067AA7">
        <w:rPr>
          <w:rFonts w:ascii="Times New Roman" w:cs="Times New Roman"/>
          <w:sz w:val="28"/>
          <w:szCs w:val="28"/>
          <w:rPrChange w:id="21525" w:author="user pc" w:date="2022-03-15T10:14:00Z">
            <w:rPr/>
          </w:rPrChange>
        </w:rPr>
        <w:t>number</w:t>
      </w:r>
      <w:r>
        <w:rPr>
          <w:rFonts w:ascii="Times New Roman" w:cs="Times New Roman" w:hAnsi="Times New Roman"/>
          <w:sz w:val="28"/>
          <w:szCs w:val="28"/>
        </w:rPr>
        <w:t xml:space="preserve"> </w:t>
      </w:r>
      <w:r w:rsidRPr="51047CF4">
        <w:rPr>
          <w:rFonts w:ascii="Times New Roman" w:cs="Times New Roman"/>
          <w:sz w:val="28"/>
          <w:szCs w:val="28"/>
          <w:rPrChange w:id="21526" w:author="user pc" w:date="2022-03-15T10:14:00Z">
            <w:rPr/>
          </w:rPrChange>
        </w:rPr>
        <w:t>of</w:t>
      </w:r>
      <w:r>
        <w:rPr>
          <w:rFonts w:ascii="Times New Roman" w:cs="Times New Roman" w:hAnsi="Times New Roman"/>
          <w:sz w:val="28"/>
          <w:szCs w:val="28"/>
        </w:rPr>
        <w:t xml:space="preserve"> </w:t>
      </w:r>
      <w:r w:rsidRPr="8790057C">
        <w:rPr>
          <w:rFonts w:ascii="Times New Roman" w:cs="Times New Roman"/>
          <w:sz w:val="28"/>
          <w:szCs w:val="28"/>
          <w:rPrChange w:id="21527" w:author="user pc" w:date="2022-03-15T10:14:00Z">
            <w:rPr/>
          </w:rPrChange>
        </w:rPr>
        <w:t>cobalt</w:t>
      </w:r>
      <w:r>
        <w:rPr>
          <w:rFonts w:ascii="Times New Roman" w:cs="Times New Roman" w:hAnsi="Times New Roman"/>
          <w:sz w:val="28"/>
          <w:szCs w:val="28"/>
        </w:rPr>
        <w:t xml:space="preserve"> </w:t>
      </w:r>
      <w:r w:rsidRPr="4E610F64">
        <w:rPr>
          <w:rFonts w:ascii="Times New Roman" w:cs="Times New Roman"/>
          <w:sz w:val="28"/>
          <w:szCs w:val="28"/>
          <w:rPrChange w:id="21528" w:author="user pc" w:date="2022-03-15T10:14:00Z">
            <w:rPr/>
          </w:rPrChange>
        </w:rPr>
        <w:t>in</w:t>
      </w:r>
      <w:r>
        <w:rPr>
          <w:rFonts w:ascii="Times New Roman" w:cs="Times New Roman" w:hAnsi="Times New Roman"/>
          <w:sz w:val="28"/>
          <w:szCs w:val="28"/>
        </w:rPr>
        <w:t xml:space="preserve"> </w:t>
      </w:r>
      <w:r w:rsidRPr="D2B10C88">
        <w:rPr>
          <w:rFonts w:ascii="Times New Roman" w:cs="Times New Roman"/>
          <w:sz w:val="28"/>
          <w:szCs w:val="28"/>
          <w:rPrChange w:id="21529" w:author="user pc" w:date="2022-03-15T10:14:00Z">
            <w:rPr/>
          </w:rPrChange>
        </w:rPr>
        <w:t>the</w:t>
      </w:r>
      <w:r>
        <w:rPr>
          <w:rFonts w:ascii="Times New Roman" w:cs="Times New Roman" w:hAnsi="Times New Roman"/>
          <w:sz w:val="28"/>
          <w:szCs w:val="28"/>
        </w:rPr>
        <w:t xml:space="preserve"> </w:t>
      </w:r>
      <w:r w:rsidRPr="12DEED12">
        <w:rPr>
          <w:rFonts w:ascii="Times New Roman" w:cs="Times New Roman"/>
          <w:sz w:val="28"/>
          <w:szCs w:val="28"/>
          <w:rPrChange w:id="21530" w:author="user pc" w:date="2022-03-15T10:14:00Z">
            <w:rPr/>
          </w:rPrChange>
        </w:rPr>
        <w:t>complex</w:t>
      </w:r>
      <w:r>
        <w:rPr>
          <w:rFonts w:ascii="Times New Roman" w:cs="Times New Roman" w:hAnsi="Times New Roman"/>
          <w:sz w:val="28"/>
          <w:szCs w:val="28"/>
        </w:rPr>
        <w:t xml:space="preserve"> </w:t>
      </w:r>
      <w:r w:rsidRPr="C7C8C7CA">
        <w:rPr>
          <w:rFonts w:ascii="Times New Roman" w:cs="Times New Roman"/>
          <w:sz w:val="28"/>
          <w:szCs w:val="28"/>
          <w:rPrChange w:id="21531" w:author="user pc" w:date="2022-03-15T10:14:00Z">
            <w:rPr/>
          </w:rPrChange>
        </w:rPr>
        <w:t>=</w:t>
      </w:r>
      <w:r>
        <w:rPr>
          <w:rFonts w:ascii="Times New Roman" w:cs="Times New Roman" w:hAnsi="Times New Roman"/>
          <w:sz w:val="28"/>
          <w:szCs w:val="28"/>
        </w:rPr>
        <w:t xml:space="preserve"> </w:t>
      </w:r>
      <w:r w:rsidRPr="8A9E5C70">
        <w:rPr>
          <w:rFonts w:ascii="Times New Roman" w:cs="Times New Roman"/>
          <w:sz w:val="28"/>
          <w:szCs w:val="28"/>
          <w:rPrChange w:id="21532" w:author="user pc" w:date="2022-03-15T10:14:00Z">
            <w:rPr/>
          </w:rPrChange>
        </w:rPr>
        <w:t>+3</w:t>
      </w:r>
    </w:p>
    <w:p>
      <w:pPr>
        <w:pStyle w:val="style0"/>
        <w:rPr>
          <w:rFonts w:ascii="Times New Roman" w:cs="Times New Roman"/>
          <w:sz w:val="28"/>
          <w:szCs w:val="28"/>
          <w:rPrChange w:id="21533" w:author="user pc" w:date="2022-03-15T10:14:00Z">
            <w:rPr/>
          </w:rPrChange>
        </w:rPr>
      </w:pPr>
    </w:p>
    <w:p>
      <w:pPr>
        <w:pStyle w:val="style0"/>
        <w:rPr>
          <w:rFonts w:ascii="Times New Roman" w:cs="Times New Roman"/>
          <w:sz w:val="28"/>
          <w:szCs w:val="28"/>
          <w:rPrChange w:id="21534" w:author="user pc" w:date="2022-03-15T10:14:00Z">
            <w:rPr/>
          </w:rPrChange>
        </w:rPr>
      </w:pPr>
      <w:r w:rsidRPr="8A2339BA">
        <w:rPr>
          <w:rFonts w:ascii="Times New Roman" w:cs="Times New Roman"/>
          <w:b/>
          <w:sz w:val="28"/>
          <w:szCs w:val="28"/>
          <w:rPrChange w:id="21535" w:author="user pc" w:date="2022-03-15T10:14:00Z">
            <w:rPr>
              <w:b/>
            </w:rPr>
          </w:rPrChange>
        </w:rPr>
        <w:t>Example</w:t>
      </w:r>
      <w:r>
        <w:rPr>
          <w:rFonts w:ascii="Times New Roman" w:cs="Times New Roman" w:hAnsi="Times New Roman"/>
          <w:b/>
          <w:sz w:val="28"/>
          <w:szCs w:val="28"/>
        </w:rPr>
        <w:t xml:space="preserve"> 10</w:t>
      </w:r>
      <w:r w:rsidRPr="787BF8C5">
        <w:rPr>
          <w:rFonts w:ascii="Times New Roman" w:cs="Times New Roman"/>
          <w:b/>
          <w:sz w:val="28"/>
          <w:szCs w:val="28"/>
          <w:rPrChange w:id="21536" w:author="user pc" w:date="2022-03-15T10:14:00Z">
            <w:rPr>
              <w:b/>
            </w:rPr>
          </w:rPrChange>
        </w:rPr>
        <w:t>:</w:t>
      </w:r>
      <w:r>
        <w:rPr>
          <w:rFonts w:ascii="Times New Roman" w:cs="Times New Roman" w:hAnsi="Times New Roman"/>
          <w:b/>
          <w:sz w:val="28"/>
          <w:szCs w:val="28"/>
        </w:rPr>
        <w:t xml:space="preserve"> </w:t>
      </w:r>
      <w:r w:rsidRPr="84787937">
        <w:rPr>
          <w:rFonts w:ascii="Times New Roman" w:cs="Times New Roman"/>
          <w:sz w:val="28"/>
          <w:szCs w:val="28"/>
          <w:rPrChange w:id="21537" w:author="user pc" w:date="2022-03-15T10:14:00Z">
            <w:rPr/>
          </w:rPrChange>
        </w:rPr>
        <w:t>Calculate</w:t>
      </w:r>
      <w:r>
        <w:rPr>
          <w:rFonts w:ascii="Times New Roman" w:cs="Times New Roman" w:hAnsi="Times New Roman"/>
          <w:sz w:val="28"/>
          <w:szCs w:val="28"/>
        </w:rPr>
        <w:t xml:space="preserve"> </w:t>
      </w:r>
      <w:r w:rsidRPr="971CBD35">
        <w:rPr>
          <w:rFonts w:ascii="Times New Roman" w:cs="Times New Roman"/>
          <w:sz w:val="28"/>
          <w:szCs w:val="28"/>
          <w:rPrChange w:id="21538" w:author="user pc" w:date="2022-03-15T10:14:00Z">
            <w:rPr/>
          </w:rPrChange>
        </w:rPr>
        <w:t>the</w:t>
      </w:r>
      <w:r>
        <w:rPr>
          <w:rFonts w:ascii="Times New Roman" w:cs="Times New Roman" w:hAnsi="Times New Roman"/>
          <w:sz w:val="28"/>
          <w:szCs w:val="28"/>
        </w:rPr>
        <w:t xml:space="preserve"> </w:t>
      </w:r>
      <w:r w:rsidRPr="FBB32395">
        <w:rPr>
          <w:rFonts w:ascii="Times New Roman" w:cs="Times New Roman"/>
          <w:sz w:val="28"/>
          <w:szCs w:val="28"/>
          <w:rPrChange w:id="21539" w:author="user pc" w:date="2022-03-15T10:14:00Z">
            <w:rPr/>
          </w:rPrChange>
        </w:rPr>
        <w:t>oxidation</w:t>
      </w:r>
      <w:r>
        <w:rPr>
          <w:rFonts w:ascii="Times New Roman" w:cs="Times New Roman" w:hAnsi="Times New Roman"/>
          <w:sz w:val="28"/>
          <w:szCs w:val="28"/>
        </w:rPr>
        <w:t xml:space="preserve"> </w:t>
      </w:r>
      <w:r w:rsidRPr="BC2CD6B6">
        <w:rPr>
          <w:rFonts w:ascii="Times New Roman" w:cs="Times New Roman"/>
          <w:sz w:val="28"/>
          <w:szCs w:val="28"/>
          <w:rPrChange w:id="21540" w:author="user pc" w:date="2022-03-15T10:14:00Z">
            <w:rPr/>
          </w:rPrChange>
        </w:rPr>
        <w:t>numbers</w:t>
      </w:r>
      <w:r>
        <w:rPr>
          <w:rFonts w:ascii="Times New Roman" w:cs="Times New Roman" w:hAnsi="Times New Roman"/>
          <w:sz w:val="28"/>
          <w:szCs w:val="28"/>
        </w:rPr>
        <w:t xml:space="preserve"> </w:t>
      </w:r>
      <w:r w:rsidRPr="9BF5F710">
        <w:rPr>
          <w:rFonts w:ascii="Times New Roman" w:cs="Times New Roman"/>
          <w:sz w:val="28"/>
          <w:szCs w:val="28"/>
          <w:rPrChange w:id="21541" w:author="user pc" w:date="2022-03-15T10:14:00Z">
            <w:rPr/>
          </w:rPrChange>
        </w:rPr>
        <w:t>of</w:t>
      </w:r>
      <w:r>
        <w:rPr>
          <w:rFonts w:ascii="Times New Roman" w:cs="Times New Roman" w:hAnsi="Times New Roman"/>
          <w:sz w:val="28"/>
          <w:szCs w:val="28"/>
        </w:rPr>
        <w:t xml:space="preserve"> </w:t>
      </w:r>
      <w:r w:rsidRPr="7CA3FBB2">
        <w:rPr>
          <w:rFonts w:ascii="Times New Roman" w:cs="Times New Roman"/>
          <w:sz w:val="28"/>
          <w:szCs w:val="28"/>
          <w:rPrChange w:id="21542" w:author="user pc" w:date="2022-03-15T10:14:00Z">
            <w:rPr/>
          </w:rPrChange>
        </w:rPr>
        <w:t>chlorine</w:t>
      </w:r>
      <w:r>
        <w:rPr>
          <w:rFonts w:ascii="Times New Roman" w:cs="Times New Roman" w:hAnsi="Times New Roman"/>
          <w:sz w:val="28"/>
          <w:szCs w:val="28"/>
        </w:rPr>
        <w:t xml:space="preserve"> </w:t>
      </w:r>
      <w:r w:rsidRPr="43850701">
        <w:rPr>
          <w:rFonts w:ascii="Times New Roman" w:cs="Times New Roman"/>
          <w:sz w:val="28"/>
          <w:szCs w:val="28"/>
          <w:rPrChange w:id="21543" w:author="user pc" w:date="2022-03-15T10:14:00Z">
            <w:rPr/>
          </w:rPrChange>
        </w:rPr>
        <w:t>in</w:t>
      </w:r>
      <w:r>
        <w:rPr>
          <w:rFonts w:ascii="Times New Roman" w:cs="Times New Roman" w:hAnsi="Times New Roman"/>
          <w:sz w:val="28"/>
          <w:szCs w:val="28"/>
        </w:rPr>
        <w:t xml:space="preserve"> </w:t>
      </w:r>
      <w:r w:rsidRPr="63180319">
        <w:rPr>
          <w:rFonts w:ascii="Times New Roman" w:cs="Times New Roman"/>
          <w:sz w:val="28"/>
          <w:szCs w:val="28"/>
          <w:rPrChange w:id="21544" w:author="user pc" w:date="2022-03-15T10:14:00Z">
            <w:rPr/>
          </w:rPrChange>
        </w:rPr>
        <w:t>Cl</w:t>
      </w:r>
      <w:r w:rsidRPr="0352EAA7">
        <w:rPr>
          <w:rFonts w:ascii="Times New Roman" w:cs="Times New Roman"/>
          <w:sz w:val="28"/>
          <w:szCs w:val="28"/>
          <w:vertAlign w:val="subscript"/>
          <w:rPrChange w:id="21545" w:author="user pc" w:date="2022-03-15T10:14:00Z">
            <w:rPr>
              <w:vertAlign w:val="subscript"/>
            </w:rPr>
          </w:rPrChange>
        </w:rPr>
        <w:t>2</w:t>
      </w:r>
      <w:r w:rsidRPr="0DF8E932">
        <w:rPr>
          <w:rFonts w:ascii="Times New Roman" w:cs="Times New Roman"/>
          <w:sz w:val="28"/>
          <w:szCs w:val="28"/>
          <w:rPrChange w:id="21546" w:author="user pc" w:date="2022-03-15T10:14:00Z">
            <w:rPr/>
          </w:rPrChange>
        </w:rPr>
        <w:t>O,</w:t>
      </w:r>
      <w:r>
        <w:rPr>
          <w:rFonts w:ascii="Times New Roman" w:cs="Times New Roman" w:hAnsi="Times New Roman"/>
          <w:sz w:val="28"/>
          <w:szCs w:val="28"/>
        </w:rPr>
        <w:t xml:space="preserve"> </w:t>
      </w:r>
      <w:r w:rsidRPr="8708D34E">
        <w:rPr>
          <w:rFonts w:ascii="Times New Roman" w:cs="Times New Roman"/>
          <w:sz w:val="28"/>
          <w:szCs w:val="28"/>
          <w:rPrChange w:id="21547" w:author="user pc" w:date="2022-03-15T10:14:00Z">
            <w:rPr/>
          </w:rPrChange>
        </w:rPr>
        <w:t>Cl</w:t>
      </w:r>
      <w:r w:rsidRPr="B8BAE505">
        <w:rPr>
          <w:rFonts w:ascii="Times New Roman" w:cs="Times New Roman"/>
          <w:sz w:val="28"/>
          <w:szCs w:val="28"/>
          <w:vertAlign w:val="subscript"/>
          <w:rPrChange w:id="21548" w:author="user pc" w:date="2022-03-15T10:14:00Z">
            <w:rPr>
              <w:vertAlign w:val="subscript"/>
            </w:rPr>
          </w:rPrChange>
        </w:rPr>
        <w:t>2</w:t>
      </w:r>
      <w:r w:rsidRPr="E261299E">
        <w:rPr>
          <w:rFonts w:ascii="Times New Roman" w:cs="Times New Roman"/>
          <w:sz w:val="28"/>
          <w:szCs w:val="28"/>
          <w:rPrChange w:id="21549" w:author="user pc" w:date="2022-03-15T10:14:00Z">
            <w:rPr/>
          </w:rPrChange>
        </w:rPr>
        <w:t>O</w:t>
      </w:r>
      <w:r w:rsidRPr="BAAB4684">
        <w:rPr>
          <w:rFonts w:ascii="Times New Roman" w:cs="Times New Roman"/>
          <w:sz w:val="28"/>
          <w:szCs w:val="28"/>
          <w:vertAlign w:val="subscript"/>
          <w:rPrChange w:id="21550" w:author="user pc" w:date="2022-03-15T10:14:00Z">
            <w:rPr>
              <w:vertAlign w:val="subscript"/>
            </w:rPr>
          </w:rPrChange>
        </w:rPr>
        <w:t>5</w:t>
      </w:r>
      <w:r>
        <w:rPr>
          <w:rFonts w:ascii="Times New Roman" w:cs="Times New Roman" w:hAnsi="Times New Roman"/>
          <w:sz w:val="28"/>
          <w:szCs w:val="28"/>
          <w:vertAlign w:val="subscript"/>
        </w:rPr>
        <w:t xml:space="preserve"> </w:t>
      </w:r>
      <w:r w:rsidRPr="D8830B0F">
        <w:rPr>
          <w:rFonts w:ascii="Times New Roman" w:cs="Times New Roman"/>
          <w:sz w:val="28"/>
          <w:szCs w:val="28"/>
          <w:rPrChange w:id="21551" w:author="user pc" w:date="2022-03-15T10:14:00Z">
            <w:rPr/>
          </w:rPrChange>
        </w:rPr>
        <w:t>and</w:t>
      </w:r>
      <w:r>
        <w:rPr>
          <w:rFonts w:ascii="Times New Roman" w:cs="Times New Roman" w:hAnsi="Times New Roman"/>
          <w:sz w:val="28"/>
          <w:szCs w:val="28"/>
        </w:rPr>
        <w:t xml:space="preserve"> </w:t>
      </w:r>
      <w:r w:rsidRPr="710935DC">
        <w:rPr>
          <w:rFonts w:ascii="Times New Roman" w:cs="Times New Roman"/>
          <w:sz w:val="28"/>
          <w:szCs w:val="28"/>
          <w:rPrChange w:id="21552" w:author="user pc" w:date="2022-03-15T10:14:00Z">
            <w:rPr/>
          </w:rPrChange>
        </w:rPr>
        <w:t>Cl</w:t>
      </w:r>
      <w:r w:rsidRPr="EB5B7BDD">
        <w:rPr>
          <w:rFonts w:ascii="Times New Roman" w:cs="Times New Roman"/>
          <w:sz w:val="28"/>
          <w:szCs w:val="28"/>
          <w:vertAlign w:val="subscript"/>
          <w:rPrChange w:id="21553" w:author="user pc" w:date="2022-03-15T10:14:00Z">
            <w:rPr>
              <w:vertAlign w:val="subscript"/>
            </w:rPr>
          </w:rPrChange>
        </w:rPr>
        <w:t>2</w:t>
      </w:r>
      <w:r w:rsidRPr="1221669B">
        <w:rPr>
          <w:rFonts w:ascii="Times New Roman" w:cs="Times New Roman"/>
          <w:sz w:val="28"/>
          <w:szCs w:val="28"/>
          <w:rPrChange w:id="21554" w:author="user pc" w:date="2022-03-15T10:14:00Z">
            <w:rPr/>
          </w:rPrChange>
        </w:rPr>
        <w:t>O</w:t>
      </w:r>
      <w:r w:rsidRPr="4AF22EEC">
        <w:rPr>
          <w:rFonts w:ascii="Times New Roman" w:cs="Times New Roman"/>
          <w:sz w:val="28"/>
          <w:szCs w:val="28"/>
          <w:vertAlign w:val="subscript"/>
          <w:rPrChange w:id="21555" w:author="user pc" w:date="2022-03-15T10:14:00Z">
            <w:rPr>
              <w:vertAlign w:val="subscript"/>
            </w:rPr>
          </w:rPrChange>
        </w:rPr>
        <w:t>7</w:t>
      </w:r>
      <w:r w:rsidRPr="9285F58B">
        <w:rPr>
          <w:rFonts w:ascii="Times New Roman" w:cs="Times New Roman"/>
          <w:sz w:val="28"/>
          <w:szCs w:val="28"/>
          <w:rPrChange w:id="21556" w:author="user pc" w:date="2022-03-15T10:14:00Z">
            <w:rPr/>
          </w:rPrChange>
        </w:rPr>
        <w:t>.</w:t>
      </w:r>
    </w:p>
    <w:p>
      <w:pPr>
        <w:pStyle w:val="style0"/>
        <w:rPr>
          <w:rFonts w:ascii="Times New Roman" w:cs="Times New Roman"/>
          <w:sz w:val="28"/>
          <w:szCs w:val="28"/>
          <w:rPrChange w:id="21557" w:author="user pc" w:date="2022-03-15T10:14:00Z">
            <w:rPr/>
          </w:rPrChange>
        </w:rPr>
      </w:pPr>
      <w:r w:rsidRPr="2ADF0670">
        <w:rPr>
          <w:rFonts w:ascii="Times New Roman" w:cs="Times New Roman"/>
          <w:b/>
          <w:sz w:val="28"/>
          <w:szCs w:val="28"/>
          <w:rPrChange w:id="21558" w:author="user pc" w:date="2022-03-15T10:14:00Z">
            <w:rPr>
              <w:b/>
            </w:rPr>
          </w:rPrChange>
        </w:rPr>
        <w:t>Solution</w:t>
      </w:r>
    </w:p>
    <w:p>
      <w:pPr>
        <w:pStyle w:val="style179"/>
        <w:numPr>
          <w:ilvl w:val="0"/>
          <w:numId w:val="66"/>
        </w:numPr>
        <w:rPr>
          <w:rFonts w:ascii="Times New Roman" w:cs="Times New Roman"/>
          <w:sz w:val="28"/>
          <w:szCs w:val="28"/>
          <w:rPrChange w:id="21559" w:author="user pc" w:date="2022-03-15T10:14:00Z">
            <w:rPr/>
          </w:rPrChange>
        </w:rPr>
      </w:pPr>
      <w:r w:rsidRPr="DC40DF10">
        <w:rPr>
          <w:rFonts w:ascii="Times New Roman" w:cs="Times New Roman"/>
          <w:sz w:val="28"/>
          <w:szCs w:val="28"/>
          <w:rPrChange w:id="21560" w:author="user pc" w:date="2022-03-15T10:14:00Z">
            <w:rPr/>
          </w:rPrChange>
        </w:rPr>
        <w:t>Cl</w:t>
      </w:r>
      <w:r w:rsidRPr="372EE614">
        <w:rPr>
          <w:rFonts w:ascii="Times New Roman" w:cs="Times New Roman"/>
          <w:sz w:val="28"/>
          <w:szCs w:val="28"/>
          <w:vertAlign w:val="subscript"/>
          <w:rPrChange w:id="21561" w:author="user pc" w:date="2022-03-15T10:14:00Z">
            <w:rPr>
              <w:vertAlign w:val="subscript"/>
            </w:rPr>
          </w:rPrChange>
        </w:rPr>
        <w:t>2</w:t>
      </w:r>
      <w:r w:rsidRPr="DF873F27">
        <w:rPr>
          <w:rFonts w:ascii="Times New Roman" w:cs="Times New Roman"/>
          <w:sz w:val="28"/>
          <w:szCs w:val="28"/>
          <w:rPrChange w:id="21562" w:author="user pc" w:date="2022-03-15T10:14:00Z">
            <w:rPr/>
          </w:rPrChange>
        </w:rPr>
        <w:t>O:</w:t>
      </w:r>
    </w:p>
    <w:p>
      <w:pPr>
        <w:pStyle w:val="style0"/>
        <w:rPr>
          <w:rFonts w:ascii="Times New Roman" w:cs="Times New Roman"/>
          <w:sz w:val="28"/>
          <w:szCs w:val="28"/>
          <w:rPrChange w:id="21563" w:author="user pc" w:date="2022-03-15T10:14:00Z">
            <w:rPr/>
          </w:rPrChange>
        </w:rPr>
      </w:pPr>
      <w:r w:rsidRPr="FC98213C">
        <w:rPr>
          <w:rFonts w:ascii="Times New Roman" w:cs="Times New Roman"/>
          <w:sz w:val="28"/>
          <w:szCs w:val="28"/>
          <w:rPrChange w:id="21564" w:author="user pc" w:date="2022-03-15T10:14:00Z">
            <w:rPr/>
          </w:rPrChange>
        </w:rPr>
        <w:t>Cl</w:t>
      </w:r>
      <w:r w:rsidRPr="856B25FE">
        <w:rPr>
          <w:rFonts w:ascii="Times New Roman" w:cs="Times New Roman"/>
          <w:sz w:val="28"/>
          <w:szCs w:val="28"/>
          <w:vertAlign w:val="subscript"/>
          <w:rPrChange w:id="21565" w:author="user pc" w:date="2022-03-15T10:14:00Z">
            <w:rPr>
              <w:vertAlign w:val="subscript"/>
            </w:rPr>
          </w:rPrChange>
        </w:rPr>
        <w:t>2</w:t>
      </w:r>
      <w:r w:rsidRPr="EF08F670">
        <w:rPr>
          <w:rFonts w:ascii="Times New Roman" w:cs="Times New Roman"/>
          <w:sz w:val="28"/>
          <w:szCs w:val="28"/>
          <w:rPrChange w:id="21566" w:author="user pc" w:date="2022-03-15T10:14:00Z">
            <w:rPr/>
          </w:rPrChange>
        </w:rPr>
        <w:t>O</w:t>
      </w:r>
      <w:r>
        <w:rPr>
          <w:rFonts w:ascii="Times New Roman" w:cs="Times New Roman" w:hAnsi="Times New Roman"/>
          <w:sz w:val="28"/>
          <w:szCs w:val="28"/>
        </w:rPr>
        <w:t xml:space="preserve"> </w:t>
      </w:r>
      <w:r w:rsidRPr="7177735C">
        <w:rPr>
          <w:rFonts w:ascii="Times New Roman" w:cs="Times New Roman"/>
          <w:sz w:val="28"/>
          <w:szCs w:val="28"/>
          <w:rPrChange w:id="21567" w:author="user pc" w:date="2022-03-15T10:14:00Z">
            <w:rPr/>
          </w:rPrChange>
        </w:rPr>
        <w:t>is</w:t>
      </w:r>
      <w:r>
        <w:rPr>
          <w:rFonts w:ascii="Times New Roman" w:cs="Times New Roman" w:hAnsi="Times New Roman"/>
          <w:sz w:val="28"/>
          <w:szCs w:val="28"/>
        </w:rPr>
        <w:t xml:space="preserve"> </w:t>
      </w:r>
      <w:r w:rsidRPr="F5565FBA">
        <w:rPr>
          <w:rFonts w:ascii="Times New Roman" w:cs="Times New Roman"/>
          <w:sz w:val="28"/>
          <w:szCs w:val="28"/>
          <w:rPrChange w:id="21568" w:author="user pc" w:date="2022-03-15T10:14:00Z">
            <w:rPr/>
          </w:rPrChange>
        </w:rPr>
        <w:t>neutral</w:t>
      </w:r>
      <w:r>
        <w:rPr>
          <w:rFonts w:ascii="Times New Roman" w:cs="Times New Roman" w:hAnsi="Times New Roman"/>
          <w:sz w:val="28"/>
          <w:szCs w:val="28"/>
        </w:rPr>
        <w:t xml:space="preserve"> </w:t>
      </w:r>
      <w:r w:rsidRPr="BAE5933C">
        <w:rPr>
          <w:rFonts w:ascii="Times New Roman" w:cs="Times New Roman"/>
          <w:sz w:val="28"/>
          <w:szCs w:val="28"/>
          <w:rPrChange w:id="21569" w:author="user pc" w:date="2022-03-15T10:14:00Z">
            <w:rPr/>
          </w:rPrChange>
        </w:rPr>
        <w:t>and</w:t>
      </w:r>
      <w:r>
        <w:rPr>
          <w:rFonts w:ascii="Times New Roman" w:cs="Times New Roman" w:hAnsi="Times New Roman"/>
          <w:sz w:val="28"/>
          <w:szCs w:val="28"/>
        </w:rPr>
        <w:t xml:space="preserve"> </w:t>
      </w:r>
      <w:r w:rsidRPr="6A777130">
        <w:rPr>
          <w:rFonts w:ascii="Times New Roman" w:cs="Times New Roman"/>
          <w:sz w:val="28"/>
          <w:szCs w:val="28"/>
          <w:rPrChange w:id="21570" w:author="user pc" w:date="2022-03-15T10:14:00Z">
            <w:rPr/>
          </w:rPrChange>
        </w:rPr>
        <w:t>so,</w:t>
      </w:r>
      <w:r>
        <w:rPr>
          <w:rFonts w:ascii="Times New Roman" w:cs="Times New Roman" w:hAnsi="Times New Roman"/>
          <w:sz w:val="28"/>
          <w:szCs w:val="28"/>
        </w:rPr>
        <w:t xml:space="preserve"> </w:t>
      </w:r>
      <w:r w:rsidRPr="B8A378DC">
        <w:rPr>
          <w:rFonts w:ascii="Times New Roman" w:cs="Times New Roman"/>
          <w:sz w:val="28"/>
          <w:szCs w:val="28"/>
          <w:rPrChange w:id="21571" w:author="user pc" w:date="2022-03-15T10:14:00Z">
            <w:rPr/>
          </w:rPrChange>
        </w:rPr>
        <w:t>net</w:t>
      </w:r>
      <w:r>
        <w:rPr>
          <w:rFonts w:ascii="Times New Roman" w:cs="Times New Roman" w:hAnsi="Times New Roman"/>
          <w:sz w:val="28"/>
          <w:szCs w:val="28"/>
        </w:rPr>
        <w:t xml:space="preserve"> </w:t>
      </w:r>
      <w:r w:rsidRPr="ECC1404F">
        <w:rPr>
          <w:rFonts w:ascii="Times New Roman" w:cs="Times New Roman"/>
          <w:sz w:val="28"/>
          <w:szCs w:val="28"/>
          <w:rPrChange w:id="21572" w:author="user pc" w:date="2022-03-15T10:14:00Z">
            <w:rPr/>
          </w:rPrChange>
        </w:rPr>
        <w:t>charge</w:t>
      </w:r>
      <w:r>
        <w:rPr>
          <w:rFonts w:ascii="Times New Roman" w:cs="Times New Roman" w:hAnsi="Times New Roman"/>
          <w:sz w:val="28"/>
          <w:szCs w:val="28"/>
        </w:rPr>
        <w:t xml:space="preserve"> </w:t>
      </w:r>
      <w:r w:rsidRPr="CBF4944F">
        <w:rPr>
          <w:rFonts w:ascii="Times New Roman" w:cs="Times New Roman"/>
          <w:sz w:val="28"/>
          <w:szCs w:val="28"/>
          <w:rPrChange w:id="21573" w:author="user pc" w:date="2022-03-15T10:14:00Z">
            <w:rPr/>
          </w:rPrChange>
        </w:rPr>
        <w:t>=</w:t>
      </w:r>
      <w:r>
        <w:rPr>
          <w:rFonts w:ascii="Times New Roman" w:cs="Times New Roman" w:hAnsi="Times New Roman"/>
          <w:sz w:val="28"/>
          <w:szCs w:val="28"/>
        </w:rPr>
        <w:t xml:space="preserve"> </w:t>
      </w:r>
      <w:r w:rsidRPr="CF06EC5F">
        <w:rPr>
          <w:rFonts w:ascii="Times New Roman" w:cs="Times New Roman"/>
          <w:sz w:val="28"/>
          <w:szCs w:val="28"/>
          <w:rPrChange w:id="21574" w:author="user pc" w:date="2022-03-15T10:14:00Z">
            <w:rPr/>
          </w:rPrChange>
        </w:rPr>
        <w:t>0.</w:t>
      </w:r>
    </w:p>
    <w:p>
      <w:pPr>
        <w:pStyle w:val="style0"/>
        <w:rPr>
          <w:rFonts w:ascii="Times New Roman" w:cs="Times New Roman"/>
          <w:sz w:val="28"/>
          <w:szCs w:val="28"/>
          <w:rPrChange w:id="21575" w:author="user pc" w:date="2022-03-15T10:14:00Z">
            <w:rPr/>
          </w:rPrChange>
        </w:rPr>
      </w:pPr>
      <w:r w:rsidRPr="59AD0862">
        <w:rPr>
          <w:rFonts w:ascii="Times New Roman" w:cs="Times New Roman"/>
          <w:sz w:val="28"/>
          <w:szCs w:val="28"/>
          <w:rPrChange w:id="21576" w:author="user pc" w:date="2022-03-15T10:14:00Z">
            <w:rPr/>
          </w:rPrChange>
        </w:rPr>
        <w:t>Let</w:t>
      </w:r>
      <w:r>
        <w:rPr>
          <w:rFonts w:ascii="Times New Roman" w:cs="Times New Roman" w:hAnsi="Times New Roman"/>
          <w:sz w:val="28"/>
          <w:szCs w:val="28"/>
        </w:rPr>
        <w:t xml:space="preserve"> </w:t>
      </w:r>
      <w:r w:rsidRPr="7C4D8076">
        <w:rPr>
          <w:rFonts w:ascii="Times New Roman" w:cs="Times New Roman"/>
          <w:sz w:val="28"/>
          <w:szCs w:val="28"/>
          <w:rPrChange w:id="21577" w:author="user pc" w:date="2022-03-15T10:14:00Z">
            <w:rPr/>
          </w:rPrChange>
        </w:rPr>
        <w:t>the</w:t>
      </w:r>
      <w:r>
        <w:rPr>
          <w:rFonts w:ascii="Times New Roman" w:cs="Times New Roman" w:hAnsi="Times New Roman"/>
          <w:sz w:val="28"/>
          <w:szCs w:val="28"/>
        </w:rPr>
        <w:t xml:space="preserve"> </w:t>
      </w:r>
      <w:r w:rsidRPr="BFBF6033">
        <w:rPr>
          <w:rFonts w:ascii="Times New Roman" w:cs="Times New Roman"/>
          <w:sz w:val="28"/>
          <w:szCs w:val="28"/>
          <w:rPrChange w:id="21578" w:author="user pc" w:date="2022-03-15T10:14:00Z">
            <w:rPr/>
          </w:rPrChange>
        </w:rPr>
        <w:t>oxidation</w:t>
      </w:r>
      <w:r>
        <w:rPr>
          <w:rFonts w:ascii="Times New Roman" w:cs="Times New Roman" w:hAnsi="Times New Roman"/>
          <w:sz w:val="28"/>
          <w:szCs w:val="28"/>
        </w:rPr>
        <w:t xml:space="preserve"> </w:t>
      </w:r>
      <w:r w:rsidRPr="896A59C1">
        <w:rPr>
          <w:rFonts w:ascii="Times New Roman" w:cs="Times New Roman"/>
          <w:sz w:val="28"/>
          <w:szCs w:val="28"/>
          <w:rPrChange w:id="21579" w:author="user pc" w:date="2022-03-15T10:14:00Z">
            <w:rPr/>
          </w:rPrChange>
        </w:rPr>
        <w:t>state</w:t>
      </w:r>
      <w:r>
        <w:rPr>
          <w:rFonts w:ascii="Times New Roman" w:cs="Times New Roman" w:hAnsi="Times New Roman"/>
          <w:sz w:val="28"/>
          <w:szCs w:val="28"/>
        </w:rPr>
        <w:t xml:space="preserve"> </w:t>
      </w:r>
      <w:r w:rsidRPr="A6EE0EBF">
        <w:rPr>
          <w:rFonts w:ascii="Times New Roman" w:cs="Times New Roman"/>
          <w:sz w:val="28"/>
          <w:szCs w:val="28"/>
          <w:rPrChange w:id="21580" w:author="user pc" w:date="2022-03-15T10:14:00Z">
            <w:rPr/>
          </w:rPrChange>
        </w:rPr>
        <w:t>of</w:t>
      </w:r>
      <w:r>
        <w:rPr>
          <w:rFonts w:ascii="Times New Roman" w:cs="Times New Roman" w:hAnsi="Times New Roman"/>
          <w:sz w:val="28"/>
          <w:szCs w:val="28"/>
        </w:rPr>
        <w:t xml:space="preserve"> </w:t>
      </w:r>
      <w:r w:rsidRPr="BB38281E">
        <w:rPr>
          <w:rFonts w:ascii="Times New Roman" w:cs="Times New Roman"/>
          <w:sz w:val="28"/>
          <w:szCs w:val="28"/>
          <w:rPrChange w:id="21581" w:author="user pc" w:date="2022-03-15T10:14:00Z">
            <w:rPr/>
          </w:rPrChange>
        </w:rPr>
        <w:t>chlorine</w:t>
      </w:r>
      <w:r>
        <w:rPr>
          <w:rFonts w:ascii="Times New Roman" w:cs="Times New Roman" w:hAnsi="Times New Roman"/>
          <w:sz w:val="28"/>
          <w:szCs w:val="28"/>
        </w:rPr>
        <w:t xml:space="preserve"> </w:t>
      </w:r>
      <w:r w:rsidRPr="F6F5D17E">
        <w:rPr>
          <w:rFonts w:ascii="Times New Roman" w:cs="Times New Roman"/>
          <w:sz w:val="28"/>
          <w:szCs w:val="28"/>
          <w:rPrChange w:id="21582" w:author="user pc" w:date="2022-03-15T10:14:00Z">
            <w:rPr/>
          </w:rPrChange>
        </w:rPr>
        <w:t>=</w:t>
      </w:r>
      <w:r>
        <w:rPr>
          <w:rFonts w:ascii="Times New Roman" w:cs="Times New Roman" w:hAnsi="Times New Roman"/>
          <w:sz w:val="28"/>
          <w:szCs w:val="28"/>
        </w:rPr>
        <w:t xml:space="preserve"> </w:t>
      </w:r>
      <w:r w:rsidRPr="F2E62F1E">
        <w:rPr>
          <w:rFonts w:ascii="Times New Roman" w:cs="Times New Roman"/>
          <w:sz w:val="28"/>
          <w:szCs w:val="28"/>
          <w:rPrChange w:id="21583" w:author="user pc" w:date="2022-03-15T10:14:00Z">
            <w:rPr/>
          </w:rPrChange>
        </w:rPr>
        <w:t>x</w:t>
      </w:r>
    </w:p>
    <w:p>
      <w:pPr>
        <w:pStyle w:val="style0"/>
        <w:rPr>
          <w:rFonts w:ascii="Times New Roman" w:cs="Times New Roman"/>
          <w:sz w:val="28"/>
          <w:szCs w:val="28"/>
          <w:rPrChange w:id="21584" w:author="user pc" w:date="2022-03-15T10:14:00Z">
            <w:rPr/>
          </w:rPrChange>
        </w:rPr>
      </w:pPr>
      <w:r w:rsidRPr="428DF099">
        <w:rPr>
          <w:rFonts w:ascii="Times New Roman" w:cs="Times New Roman"/>
          <w:sz w:val="28"/>
          <w:szCs w:val="28"/>
          <w:rPrChange w:id="21585" w:author="user pc" w:date="2022-03-15T10:14:00Z">
            <w:rPr/>
          </w:rPrChange>
        </w:rPr>
        <w:t>Net</w:t>
      </w:r>
      <w:r>
        <w:rPr>
          <w:rFonts w:ascii="Times New Roman" w:cs="Times New Roman" w:hAnsi="Times New Roman"/>
          <w:sz w:val="28"/>
          <w:szCs w:val="28"/>
        </w:rPr>
        <w:t xml:space="preserve"> </w:t>
      </w:r>
      <w:r w:rsidRPr="CDBED553">
        <w:rPr>
          <w:rFonts w:ascii="Times New Roman" w:cs="Times New Roman"/>
          <w:sz w:val="28"/>
          <w:szCs w:val="28"/>
          <w:rPrChange w:id="21586" w:author="user pc" w:date="2022-03-15T10:14:00Z">
            <w:rPr/>
          </w:rPrChange>
        </w:rPr>
        <w:t>oxidation</w:t>
      </w:r>
      <w:r>
        <w:rPr>
          <w:rFonts w:ascii="Times New Roman" w:cs="Times New Roman" w:hAnsi="Times New Roman"/>
          <w:sz w:val="28"/>
          <w:szCs w:val="28"/>
        </w:rPr>
        <w:t xml:space="preserve"> </w:t>
      </w:r>
      <w:r w:rsidRPr="8276E8B2">
        <w:rPr>
          <w:rFonts w:ascii="Times New Roman" w:cs="Times New Roman"/>
          <w:sz w:val="28"/>
          <w:szCs w:val="28"/>
          <w:rPrChange w:id="21587" w:author="user pc" w:date="2022-03-15T10:14:00Z">
            <w:rPr/>
          </w:rPrChange>
        </w:rPr>
        <w:t>state</w:t>
      </w:r>
      <w:r>
        <w:rPr>
          <w:rFonts w:ascii="Times New Roman" w:cs="Times New Roman" w:hAnsi="Times New Roman"/>
          <w:sz w:val="28"/>
          <w:szCs w:val="28"/>
        </w:rPr>
        <w:t xml:space="preserve"> </w:t>
      </w:r>
      <w:r w:rsidRPr="198F60CB">
        <w:rPr>
          <w:rFonts w:ascii="Times New Roman" w:cs="Times New Roman"/>
          <w:sz w:val="28"/>
          <w:szCs w:val="28"/>
          <w:rPrChange w:id="21588" w:author="user pc" w:date="2022-03-15T10:14:00Z">
            <w:rPr/>
          </w:rPrChange>
        </w:rPr>
        <w:t>of</w:t>
      </w:r>
      <w:r>
        <w:rPr>
          <w:rFonts w:ascii="Times New Roman" w:cs="Times New Roman" w:hAnsi="Times New Roman"/>
          <w:sz w:val="28"/>
          <w:szCs w:val="28"/>
        </w:rPr>
        <w:t xml:space="preserve"> </w:t>
      </w:r>
      <w:r w:rsidRPr="3FE2770E">
        <w:rPr>
          <w:rFonts w:ascii="Times New Roman" w:cs="Times New Roman"/>
          <w:sz w:val="28"/>
          <w:szCs w:val="28"/>
          <w:rPrChange w:id="21589" w:author="user pc" w:date="2022-03-15T10:14:00Z">
            <w:rPr/>
          </w:rPrChange>
        </w:rPr>
        <w:t>Cl</w:t>
      </w:r>
      <w:r w:rsidRPr="95932AF0">
        <w:rPr>
          <w:rFonts w:ascii="Times New Roman" w:cs="Times New Roman"/>
          <w:sz w:val="28"/>
          <w:szCs w:val="28"/>
          <w:vertAlign w:val="subscript"/>
          <w:rPrChange w:id="21590" w:author="user pc" w:date="2022-03-15T10:14:00Z">
            <w:rPr>
              <w:vertAlign w:val="subscript"/>
            </w:rPr>
          </w:rPrChange>
        </w:rPr>
        <w:t>2</w:t>
      </w:r>
      <w:r w:rsidRPr="34570B68">
        <w:rPr>
          <w:rFonts w:ascii="Times New Roman" w:cs="Times New Roman"/>
          <w:sz w:val="28"/>
          <w:szCs w:val="28"/>
          <w:rPrChange w:id="21591" w:author="user pc" w:date="2022-03-15T10:14:00Z">
            <w:rPr/>
          </w:rPrChange>
        </w:rPr>
        <w:t>O</w:t>
      </w:r>
      <w:r>
        <w:rPr>
          <w:rFonts w:ascii="Times New Roman" w:cs="Times New Roman" w:hAnsi="Times New Roman"/>
          <w:sz w:val="28"/>
          <w:szCs w:val="28"/>
        </w:rPr>
        <w:t xml:space="preserve"> </w:t>
      </w:r>
      <w:r w:rsidRPr="41A55C69">
        <w:rPr>
          <w:rFonts w:ascii="Times New Roman" w:cs="Times New Roman"/>
          <w:sz w:val="28"/>
          <w:szCs w:val="28"/>
          <w:rPrChange w:id="21592" w:author="user pc" w:date="2022-03-15T10:14:00Z">
            <w:rPr/>
          </w:rPrChange>
        </w:rPr>
        <w:t>=</w:t>
      </w:r>
      <w:r>
        <w:rPr>
          <w:rFonts w:ascii="Times New Roman" w:cs="Times New Roman" w:hAnsi="Times New Roman"/>
          <w:sz w:val="28"/>
          <w:szCs w:val="28"/>
        </w:rPr>
        <w:t xml:space="preserve"> </w:t>
      </w:r>
      <w:r w:rsidRPr="129EEEB0">
        <w:rPr>
          <w:rFonts w:ascii="Times New Roman" w:cs="Times New Roman"/>
          <w:sz w:val="28"/>
          <w:szCs w:val="28"/>
          <w:rPrChange w:id="21593" w:author="user pc" w:date="2022-03-15T10:14:00Z">
            <w:rPr/>
          </w:rPrChange>
        </w:rPr>
        <w:t>2x</w:t>
      </w:r>
      <w:r>
        <w:rPr>
          <w:rFonts w:ascii="Times New Roman" w:cs="Times New Roman" w:hAnsi="Times New Roman"/>
          <w:sz w:val="28"/>
          <w:szCs w:val="28"/>
        </w:rPr>
        <w:t xml:space="preserve"> </w:t>
      </w:r>
      <w:r w:rsidRPr="10898FD7">
        <w:rPr>
          <w:rFonts w:ascii="Times New Roman" w:cs="Times New Roman"/>
          <w:sz w:val="28"/>
          <w:szCs w:val="28"/>
          <w:rPrChange w:id="21594" w:author="user pc" w:date="2022-03-15T10:14:00Z">
            <w:rPr/>
          </w:rPrChange>
        </w:rPr>
        <w:t>(Oxidation</w:t>
      </w:r>
      <w:r>
        <w:rPr>
          <w:rFonts w:ascii="Times New Roman" w:cs="Times New Roman" w:hAnsi="Times New Roman"/>
          <w:sz w:val="28"/>
          <w:szCs w:val="28"/>
        </w:rPr>
        <w:t xml:space="preserve"> </w:t>
      </w:r>
      <w:r w:rsidRPr="FA70174A">
        <w:rPr>
          <w:rFonts w:ascii="Times New Roman" w:cs="Times New Roman"/>
          <w:sz w:val="28"/>
          <w:szCs w:val="28"/>
          <w:rPrChange w:id="21595" w:author="user pc" w:date="2022-03-15T10:14:00Z">
            <w:rPr/>
          </w:rPrChange>
        </w:rPr>
        <w:t>state</w:t>
      </w:r>
      <w:r>
        <w:rPr>
          <w:rFonts w:ascii="Times New Roman" w:cs="Times New Roman" w:hAnsi="Times New Roman"/>
          <w:sz w:val="28"/>
          <w:szCs w:val="28"/>
        </w:rPr>
        <w:t xml:space="preserve"> </w:t>
      </w:r>
      <w:r w:rsidRPr="F7036776">
        <w:rPr>
          <w:rFonts w:ascii="Times New Roman" w:cs="Times New Roman"/>
          <w:sz w:val="28"/>
          <w:szCs w:val="28"/>
          <w:rPrChange w:id="21596" w:author="user pc" w:date="2022-03-15T10:14:00Z">
            <w:rPr/>
          </w:rPrChange>
        </w:rPr>
        <w:t>of</w:t>
      </w:r>
      <w:r>
        <w:rPr>
          <w:rFonts w:ascii="Times New Roman" w:cs="Times New Roman" w:hAnsi="Times New Roman"/>
          <w:sz w:val="28"/>
          <w:szCs w:val="28"/>
        </w:rPr>
        <w:t xml:space="preserve"> </w:t>
      </w:r>
      <w:r w:rsidRPr="70B8AE32">
        <w:rPr>
          <w:rFonts w:ascii="Times New Roman" w:cs="Times New Roman"/>
          <w:sz w:val="28"/>
          <w:szCs w:val="28"/>
          <w:rPrChange w:id="21597" w:author="user pc" w:date="2022-03-15T10:14:00Z">
            <w:rPr/>
          </w:rPrChange>
        </w:rPr>
        <w:t>chlorine)</w:t>
      </w:r>
      <w:r>
        <w:rPr>
          <w:rFonts w:ascii="Times New Roman" w:cs="Times New Roman" w:hAnsi="Times New Roman"/>
          <w:sz w:val="28"/>
          <w:szCs w:val="28"/>
        </w:rPr>
        <w:t xml:space="preserve"> </w:t>
      </w:r>
      <w:r w:rsidRPr="1517323D">
        <w:rPr>
          <w:rFonts w:ascii="Times New Roman" w:cs="Times New Roman"/>
          <w:sz w:val="28"/>
          <w:szCs w:val="28"/>
          <w:rPrChange w:id="21598" w:author="user pc" w:date="2022-03-15T10:14:00Z">
            <w:rPr/>
          </w:rPrChange>
        </w:rPr>
        <w:t>+1</w:t>
      </w:r>
      <w:r>
        <w:rPr>
          <w:rFonts w:ascii="Times New Roman" w:cs="Times New Roman" w:hAnsi="Times New Roman"/>
          <w:sz w:val="28"/>
          <w:szCs w:val="28"/>
        </w:rPr>
        <w:t xml:space="preserve"> </w:t>
      </w:r>
      <w:r w:rsidRPr="88411410">
        <w:rPr>
          <w:rFonts w:ascii="Times New Roman" w:cs="Times New Roman"/>
          <w:sz w:val="28"/>
          <w:szCs w:val="28"/>
          <w:rPrChange w:id="21599" w:author="user pc" w:date="2022-03-15T10:14:00Z">
            <w:rPr/>
          </w:rPrChange>
        </w:rPr>
        <w:t>×-2</w:t>
      </w:r>
      <w:r>
        <w:rPr>
          <w:rFonts w:ascii="Times New Roman" w:cs="Times New Roman" w:hAnsi="Times New Roman"/>
          <w:sz w:val="28"/>
          <w:szCs w:val="28"/>
        </w:rPr>
        <w:t xml:space="preserve"> </w:t>
      </w:r>
      <w:r w:rsidRPr="B91CF6ED">
        <w:rPr>
          <w:rFonts w:ascii="Times New Roman" w:cs="Times New Roman"/>
          <w:sz w:val="28"/>
          <w:szCs w:val="28"/>
          <w:rPrChange w:id="21600" w:author="user pc" w:date="2022-03-15T10:14:00Z">
            <w:rPr/>
          </w:rPrChange>
        </w:rPr>
        <w:t>(Oxidation</w:t>
      </w:r>
      <w:r>
        <w:rPr>
          <w:rFonts w:ascii="Times New Roman" w:cs="Times New Roman" w:hAnsi="Times New Roman"/>
          <w:sz w:val="28"/>
          <w:szCs w:val="28"/>
        </w:rPr>
        <w:t xml:space="preserve"> </w:t>
      </w:r>
      <w:r w:rsidRPr="D13EA07A">
        <w:rPr>
          <w:rFonts w:ascii="Times New Roman" w:cs="Times New Roman"/>
          <w:sz w:val="28"/>
          <w:szCs w:val="28"/>
          <w:rPrChange w:id="21601" w:author="user pc" w:date="2022-03-15T10:14:00Z">
            <w:rPr/>
          </w:rPrChange>
        </w:rPr>
        <w:t>state</w:t>
      </w:r>
      <w:r>
        <w:rPr>
          <w:rFonts w:ascii="Times New Roman" w:cs="Times New Roman" w:hAnsi="Times New Roman"/>
          <w:sz w:val="28"/>
          <w:szCs w:val="28"/>
        </w:rPr>
        <w:t xml:space="preserve"> </w:t>
      </w:r>
      <w:r w:rsidRPr="FD7A65A8">
        <w:rPr>
          <w:rFonts w:ascii="Times New Roman" w:cs="Times New Roman"/>
          <w:sz w:val="28"/>
          <w:szCs w:val="28"/>
          <w:rPrChange w:id="21602" w:author="user pc" w:date="2022-03-15T10:14:00Z">
            <w:rPr/>
          </w:rPrChange>
        </w:rPr>
        <w:t>of</w:t>
      </w:r>
      <w:r>
        <w:rPr>
          <w:rFonts w:ascii="Times New Roman" w:cs="Times New Roman" w:hAnsi="Times New Roman"/>
          <w:sz w:val="28"/>
          <w:szCs w:val="28"/>
        </w:rPr>
        <w:t xml:space="preserve"> </w:t>
      </w:r>
      <w:r w:rsidRPr="60C8D2FA">
        <w:rPr>
          <w:rFonts w:ascii="Times New Roman" w:cs="Times New Roman"/>
          <w:sz w:val="28"/>
          <w:szCs w:val="28"/>
          <w:rPrChange w:id="21603" w:author="user pc" w:date="2022-03-15T10:14:00Z">
            <w:rPr/>
          </w:rPrChange>
        </w:rPr>
        <w:t>oxygen</w:t>
      </w:r>
      <w:r>
        <w:rPr>
          <w:rFonts w:ascii="Times New Roman" w:cs="Times New Roman" w:hAnsi="Times New Roman"/>
          <w:sz w:val="28"/>
          <w:szCs w:val="28"/>
        </w:rPr>
        <w:t xml:space="preserve"> </w:t>
      </w:r>
      <w:r w:rsidRPr="C4330507">
        <w:rPr>
          <w:rFonts w:ascii="Times New Roman" w:cs="Times New Roman"/>
          <w:sz w:val="28"/>
          <w:szCs w:val="28"/>
          <w:rPrChange w:id="21604" w:author="user pc" w:date="2022-03-15T10:14:00Z">
            <w:rPr/>
          </w:rPrChange>
        </w:rPr>
        <w:t>=</w:t>
      </w:r>
      <w:r>
        <w:rPr>
          <w:rFonts w:ascii="Times New Roman" w:cs="Times New Roman" w:hAnsi="Times New Roman"/>
          <w:sz w:val="28"/>
          <w:szCs w:val="28"/>
        </w:rPr>
        <w:t xml:space="preserve"> </w:t>
      </w:r>
      <w:r w:rsidRPr="07808C94">
        <w:rPr>
          <w:rFonts w:ascii="Times New Roman" w:cs="Times New Roman"/>
          <w:sz w:val="28"/>
          <w:szCs w:val="28"/>
          <w:rPrChange w:id="21605" w:author="user pc" w:date="2022-03-15T10:14:00Z">
            <w:rPr/>
          </w:rPrChange>
        </w:rPr>
        <w:t>-2)</w:t>
      </w:r>
      <w:r>
        <w:rPr>
          <w:rFonts w:ascii="Times New Roman" w:cs="Times New Roman" w:hAnsi="Times New Roman"/>
          <w:sz w:val="28"/>
          <w:szCs w:val="28"/>
        </w:rPr>
        <w:t xml:space="preserve"> </w:t>
      </w:r>
      <w:r w:rsidRPr="EF097DD3">
        <w:rPr>
          <w:rFonts w:ascii="Times New Roman" w:cs="Times New Roman"/>
          <w:sz w:val="28"/>
          <w:szCs w:val="28"/>
          <w:rPrChange w:id="21606" w:author="user pc" w:date="2022-03-15T10:14:00Z">
            <w:rPr/>
          </w:rPrChange>
        </w:rPr>
        <w:t>=</w:t>
      </w:r>
      <w:r>
        <w:rPr>
          <w:rFonts w:ascii="Times New Roman" w:cs="Times New Roman" w:hAnsi="Times New Roman"/>
          <w:sz w:val="28"/>
          <w:szCs w:val="28"/>
        </w:rPr>
        <w:t xml:space="preserve"> </w:t>
      </w:r>
      <w:r w:rsidRPr="8DF1F9DF">
        <w:rPr>
          <w:rFonts w:ascii="Times New Roman" w:cs="Times New Roman"/>
          <w:sz w:val="28"/>
          <w:szCs w:val="28"/>
          <w:rPrChange w:id="21607" w:author="user pc" w:date="2022-03-15T10:14:00Z">
            <w:rPr/>
          </w:rPrChange>
        </w:rPr>
        <w:t>0</w:t>
      </w:r>
    </w:p>
    <w:p>
      <w:pPr>
        <w:pStyle w:val="style0"/>
        <w:rPr>
          <w:rFonts w:ascii="Times New Roman" w:cs="Times New Roman"/>
          <w:sz w:val="28"/>
          <w:szCs w:val="28"/>
          <w:rPrChange w:id="21608" w:author="user pc" w:date="2022-03-15T10:14:00Z">
            <w:rPr/>
          </w:rPrChange>
        </w:rPr>
      </w:pPr>
      <w:r w:rsidRPr="EE4E68E9">
        <w:rPr>
          <w:rFonts w:ascii="Times New Roman" w:cs="Times New Roman"/>
          <w:sz w:val="28"/>
          <w:szCs w:val="28"/>
          <w:rPrChange w:id="21609" w:author="user pc" w:date="2022-03-15T10:14:00Z">
            <w:rPr/>
          </w:rPrChange>
        </w:rPr>
        <w:t>Oxidation</w:t>
      </w:r>
      <w:r>
        <w:rPr>
          <w:rFonts w:ascii="Times New Roman" w:cs="Times New Roman" w:hAnsi="Times New Roman"/>
          <w:sz w:val="28"/>
          <w:szCs w:val="28"/>
        </w:rPr>
        <w:t xml:space="preserve"> </w:t>
      </w:r>
      <w:r w:rsidRPr="74D9F3D4">
        <w:rPr>
          <w:rFonts w:ascii="Times New Roman" w:cs="Times New Roman"/>
          <w:sz w:val="28"/>
          <w:szCs w:val="28"/>
          <w:rPrChange w:id="21610" w:author="user pc" w:date="2022-03-15T10:14:00Z">
            <w:rPr/>
          </w:rPrChange>
        </w:rPr>
        <w:t>state</w:t>
      </w:r>
      <w:r>
        <w:rPr>
          <w:rFonts w:ascii="Times New Roman" w:cs="Times New Roman" w:hAnsi="Times New Roman"/>
          <w:sz w:val="28"/>
          <w:szCs w:val="28"/>
        </w:rPr>
        <w:t xml:space="preserve"> </w:t>
      </w:r>
      <w:r w:rsidRPr="1A4C2B84">
        <w:rPr>
          <w:rFonts w:ascii="Times New Roman" w:cs="Times New Roman"/>
          <w:sz w:val="28"/>
          <w:szCs w:val="28"/>
          <w:rPrChange w:id="21611" w:author="user pc" w:date="2022-03-15T10:14:00Z">
            <w:rPr/>
          </w:rPrChange>
        </w:rPr>
        <w:t>of</w:t>
      </w:r>
      <w:r>
        <w:rPr>
          <w:rFonts w:ascii="Times New Roman" w:cs="Times New Roman" w:hAnsi="Times New Roman"/>
          <w:sz w:val="28"/>
          <w:szCs w:val="28"/>
        </w:rPr>
        <w:t xml:space="preserve"> </w:t>
      </w:r>
      <w:r w:rsidRPr="28D5318A">
        <w:rPr>
          <w:rFonts w:ascii="Times New Roman" w:cs="Times New Roman"/>
          <w:sz w:val="28"/>
          <w:szCs w:val="28"/>
          <w:rPrChange w:id="21612" w:author="user pc" w:date="2022-03-15T10:14:00Z">
            <w:rPr/>
          </w:rPrChange>
        </w:rPr>
        <w:t>oxygen</w:t>
      </w:r>
      <w:r>
        <w:rPr>
          <w:rFonts w:ascii="Times New Roman" w:cs="Times New Roman" w:hAnsi="Times New Roman"/>
          <w:sz w:val="28"/>
          <w:szCs w:val="28"/>
        </w:rPr>
        <w:t xml:space="preserve"> </w:t>
      </w:r>
      <w:r w:rsidRPr="BFFD2DB0">
        <w:rPr>
          <w:rFonts w:ascii="Times New Roman" w:cs="Times New Roman"/>
          <w:sz w:val="28"/>
          <w:szCs w:val="28"/>
          <w:rPrChange w:id="21613" w:author="user pc" w:date="2022-03-15T10:14:00Z">
            <w:rPr/>
          </w:rPrChange>
        </w:rPr>
        <w:t>=</w:t>
      </w:r>
      <w:r>
        <w:rPr>
          <w:rFonts w:ascii="Times New Roman" w:cs="Times New Roman" w:hAnsi="Times New Roman"/>
          <w:sz w:val="28"/>
          <w:szCs w:val="28"/>
        </w:rPr>
        <w:t xml:space="preserve"> </w:t>
      </w:r>
      <w:r w:rsidRPr="E9D23980">
        <w:rPr>
          <w:rFonts w:ascii="Times New Roman" w:cs="Times New Roman"/>
          <w:sz w:val="28"/>
          <w:szCs w:val="28"/>
          <w:rPrChange w:id="21614" w:author="user pc" w:date="2022-03-15T10:14:00Z">
            <w:rPr/>
          </w:rPrChange>
        </w:rPr>
        <w:t>-2.</w:t>
      </w:r>
    </w:p>
    <w:p>
      <w:pPr>
        <w:pStyle w:val="style0"/>
        <w:rPr>
          <w:rFonts w:ascii="Times New Roman" w:cs="Times New Roman"/>
          <w:sz w:val="28"/>
          <w:szCs w:val="28"/>
          <w:rPrChange w:id="21615" w:author="user pc" w:date="2022-03-15T10:14:00Z">
            <w:rPr/>
          </w:rPrChange>
        </w:rPr>
      </w:pPr>
      <w:r w:rsidRPr="AD74D375">
        <w:rPr>
          <w:rFonts w:ascii="Times New Roman" w:cs="Times New Roman"/>
          <w:sz w:val="28"/>
          <w:szCs w:val="28"/>
          <w:rPrChange w:id="21616" w:author="user pc" w:date="2022-03-15T10:14:00Z">
            <w:rPr/>
          </w:rPrChange>
        </w:rPr>
        <w:t>Oxidation</w:t>
      </w:r>
      <w:r>
        <w:rPr>
          <w:rFonts w:ascii="Times New Roman" w:cs="Times New Roman" w:hAnsi="Times New Roman"/>
          <w:sz w:val="28"/>
          <w:szCs w:val="28"/>
        </w:rPr>
        <w:t xml:space="preserve"> </w:t>
      </w:r>
      <w:r w:rsidRPr="D0C1DAA3">
        <w:rPr>
          <w:rFonts w:ascii="Times New Roman" w:cs="Times New Roman"/>
          <w:sz w:val="28"/>
          <w:szCs w:val="28"/>
          <w:rPrChange w:id="21617" w:author="user pc" w:date="2022-03-15T10:14:00Z">
            <w:rPr/>
          </w:rPrChange>
        </w:rPr>
        <w:t>states:</w:t>
      </w:r>
      <w:r>
        <w:rPr>
          <w:rFonts w:ascii="Times New Roman" w:cs="Times New Roman" w:hAnsi="Times New Roman"/>
          <w:sz w:val="28"/>
          <w:szCs w:val="28"/>
        </w:rPr>
        <w:t xml:space="preserve"> </w:t>
      </w:r>
      <w:r w:rsidRPr="F27ADF0E">
        <w:rPr>
          <w:rFonts w:ascii="Times New Roman" w:cs="Times New Roman"/>
          <w:sz w:val="28"/>
          <w:szCs w:val="28"/>
          <w:rPrChange w:id="21618" w:author="user pc" w:date="2022-03-15T10:14:00Z">
            <w:rPr/>
          </w:rPrChange>
        </w:rPr>
        <w:t>2x</w:t>
      </w:r>
      <w:r>
        <w:rPr>
          <w:rFonts w:ascii="Times New Roman" w:cs="Times New Roman" w:hAnsi="Times New Roman"/>
          <w:sz w:val="28"/>
          <w:szCs w:val="28"/>
        </w:rPr>
        <w:t xml:space="preserve"> </w:t>
      </w:r>
      <w:r w:rsidRPr="0B97C981">
        <w:rPr>
          <w:rFonts w:ascii="Times New Roman" w:cs="Times New Roman"/>
          <w:sz w:val="28"/>
          <w:szCs w:val="28"/>
          <w:rPrChange w:id="21619" w:author="user pc" w:date="2022-03-15T10:14:00Z">
            <w:rPr/>
          </w:rPrChange>
        </w:rPr>
        <w:t>+(1</w:t>
      </w:r>
      <w:r>
        <w:rPr>
          <w:rFonts w:ascii="Times New Roman" w:cs="Times New Roman" w:hAnsi="Times New Roman"/>
          <w:sz w:val="28"/>
          <w:szCs w:val="28"/>
        </w:rPr>
        <w:t xml:space="preserve"> </w:t>
      </w:r>
      <w:r w:rsidRPr="2A0A6F4E">
        <w:rPr>
          <w:rFonts w:ascii="Times New Roman" w:cs="Times New Roman"/>
          <w:sz w:val="28"/>
          <w:szCs w:val="28"/>
          <w:rPrChange w:id="21620" w:author="user pc" w:date="2022-03-15T10:14:00Z">
            <w:rPr/>
          </w:rPrChange>
        </w:rPr>
        <w:t>×</w:t>
      </w:r>
      <w:r>
        <w:rPr>
          <w:rFonts w:ascii="Times New Roman" w:cs="Times New Roman" w:hAnsi="Times New Roman"/>
          <w:sz w:val="28"/>
          <w:szCs w:val="28"/>
        </w:rPr>
        <w:t xml:space="preserve"> </w:t>
      </w:r>
      <w:r w:rsidRPr="5CCAA3F6">
        <w:rPr>
          <w:rFonts w:ascii="Times New Roman" w:cs="Times New Roman"/>
          <w:sz w:val="28"/>
          <w:szCs w:val="28"/>
          <w:rPrChange w:id="21621" w:author="user pc" w:date="2022-03-15T10:14:00Z">
            <w:rPr/>
          </w:rPrChange>
        </w:rPr>
        <w:t>-2)</w:t>
      </w:r>
      <w:r>
        <w:rPr>
          <w:rFonts w:ascii="Times New Roman" w:cs="Times New Roman" w:hAnsi="Times New Roman"/>
          <w:sz w:val="28"/>
          <w:szCs w:val="28"/>
        </w:rPr>
        <w:t xml:space="preserve"> </w:t>
      </w:r>
      <w:r w:rsidRPr="E509EEF9">
        <w:rPr>
          <w:rFonts w:ascii="Times New Roman" w:cs="Times New Roman"/>
          <w:sz w:val="28"/>
          <w:szCs w:val="28"/>
          <w:rPrChange w:id="21622" w:author="user pc" w:date="2022-03-15T10:14:00Z">
            <w:rPr/>
          </w:rPrChange>
        </w:rPr>
        <w:t>=</w:t>
      </w:r>
      <w:r>
        <w:rPr>
          <w:rFonts w:ascii="Times New Roman" w:cs="Times New Roman" w:hAnsi="Times New Roman"/>
          <w:sz w:val="28"/>
          <w:szCs w:val="28"/>
        </w:rPr>
        <w:t xml:space="preserve"> </w:t>
      </w:r>
      <w:r w:rsidRPr="681FC07A">
        <w:rPr>
          <w:rFonts w:ascii="Times New Roman" w:cs="Times New Roman"/>
          <w:sz w:val="28"/>
          <w:szCs w:val="28"/>
          <w:rPrChange w:id="21623" w:author="user pc" w:date="2022-03-15T10:14:00Z">
            <w:rPr/>
          </w:rPrChange>
        </w:rPr>
        <w:t>0</w:t>
      </w:r>
    </w:p>
    <w:p>
      <w:pPr>
        <w:pStyle w:val="style0"/>
        <w:rPr>
          <w:rFonts w:ascii="Times New Roman" w:cs="Times New Roman"/>
          <w:sz w:val="28"/>
          <w:szCs w:val="28"/>
          <w:rPrChange w:id="21624" w:author="user pc" w:date="2022-03-15T10:14:00Z">
            <w:rPr/>
          </w:rPrChange>
        </w:rPr>
      </w:pPr>
      <w:r w:rsidRPr="B5897A84">
        <w:rPr>
          <w:rFonts w:ascii="Times New Roman" w:cs="Times New Roman"/>
          <w:sz w:val="28"/>
          <w:szCs w:val="28"/>
          <w:rPrChange w:id="21625" w:author="user pc" w:date="2022-03-15T10:14:00Z">
            <w:rPr/>
          </w:rPrChange>
        </w:rPr>
        <w:t>2x</w:t>
      </w:r>
      <w:r>
        <w:rPr>
          <w:rFonts w:ascii="Times New Roman" w:cs="Times New Roman" w:hAnsi="Times New Roman"/>
          <w:sz w:val="28"/>
          <w:szCs w:val="28"/>
        </w:rPr>
        <w:t xml:space="preserve"> – </w:t>
      </w:r>
      <w:r w:rsidRPr="B06DA42B">
        <w:rPr>
          <w:rFonts w:ascii="Times New Roman" w:cs="Times New Roman"/>
          <w:sz w:val="28"/>
          <w:szCs w:val="28"/>
          <w:rPrChange w:id="21626" w:author="user pc" w:date="2022-03-15T10:14:00Z">
            <w:rPr/>
          </w:rPrChange>
        </w:rPr>
        <w:t>2</w:t>
      </w:r>
      <w:r>
        <w:rPr>
          <w:rFonts w:ascii="Times New Roman" w:cs="Times New Roman" w:hAnsi="Times New Roman"/>
          <w:sz w:val="28"/>
          <w:szCs w:val="28"/>
        </w:rPr>
        <w:t xml:space="preserve"> </w:t>
      </w:r>
      <w:r w:rsidRPr="22FEB4DC">
        <w:rPr>
          <w:rFonts w:ascii="Times New Roman" w:cs="Times New Roman"/>
          <w:sz w:val="28"/>
          <w:szCs w:val="28"/>
          <w:rPrChange w:id="21627" w:author="user pc" w:date="2022-03-15T10:14:00Z">
            <w:rPr/>
          </w:rPrChange>
        </w:rPr>
        <w:t>=</w:t>
      </w:r>
      <w:r>
        <w:rPr>
          <w:rFonts w:ascii="Times New Roman" w:cs="Times New Roman" w:hAnsi="Times New Roman"/>
          <w:sz w:val="28"/>
          <w:szCs w:val="28"/>
        </w:rPr>
        <w:t xml:space="preserve"> </w:t>
      </w:r>
      <w:r w:rsidRPr="9C424F66">
        <w:rPr>
          <w:rFonts w:ascii="Times New Roman" w:cs="Times New Roman"/>
          <w:sz w:val="28"/>
          <w:szCs w:val="28"/>
          <w:rPrChange w:id="21628" w:author="user pc" w:date="2022-03-15T10:14:00Z">
            <w:rPr/>
          </w:rPrChange>
        </w:rPr>
        <w:t>0</w:t>
      </w:r>
    </w:p>
    <w:p>
      <w:pPr>
        <w:pStyle w:val="style0"/>
        <w:rPr>
          <w:rFonts w:ascii="Times New Roman" w:cs="Times New Roman"/>
          <w:sz w:val="28"/>
          <w:szCs w:val="28"/>
          <w:rPrChange w:id="21629" w:author="user pc" w:date="2022-03-15T10:14:00Z">
            <w:rPr/>
          </w:rPrChange>
        </w:rPr>
      </w:pPr>
      <w:r w:rsidRPr="37C9DE57">
        <w:rPr>
          <w:rFonts w:ascii="Times New Roman" w:cs="Times New Roman"/>
          <w:sz w:val="28"/>
          <w:szCs w:val="28"/>
          <w:rPrChange w:id="21630" w:author="user pc" w:date="2022-03-15T10:14:00Z">
            <w:rPr/>
          </w:rPrChange>
        </w:rPr>
        <w:t>2x</w:t>
      </w:r>
      <w:r>
        <w:rPr>
          <w:rFonts w:ascii="Times New Roman" w:cs="Times New Roman" w:hAnsi="Times New Roman"/>
          <w:sz w:val="28"/>
          <w:szCs w:val="28"/>
        </w:rPr>
        <w:t xml:space="preserve"> </w:t>
      </w:r>
      <w:r w:rsidRPr="A9680EBD">
        <w:rPr>
          <w:rFonts w:ascii="Times New Roman" w:cs="Times New Roman"/>
          <w:sz w:val="28"/>
          <w:szCs w:val="28"/>
          <w:rPrChange w:id="21631" w:author="user pc" w:date="2022-03-15T10:14:00Z">
            <w:rPr/>
          </w:rPrChange>
        </w:rPr>
        <w:t>=</w:t>
      </w:r>
      <w:r>
        <w:rPr>
          <w:rFonts w:ascii="Times New Roman" w:cs="Times New Roman" w:hAnsi="Times New Roman"/>
          <w:sz w:val="28"/>
          <w:szCs w:val="28"/>
        </w:rPr>
        <w:t xml:space="preserve"> </w:t>
      </w:r>
      <w:r w:rsidRPr="7AAE9B28">
        <w:rPr>
          <w:rFonts w:ascii="Times New Roman" w:cs="Times New Roman"/>
          <w:sz w:val="28"/>
          <w:szCs w:val="28"/>
          <w:rPrChange w:id="21632" w:author="user pc" w:date="2022-03-15T10:14:00Z">
            <w:rPr/>
          </w:rPrChange>
        </w:rPr>
        <w:t>2</w:t>
      </w:r>
    </w:p>
    <w:p>
      <w:pPr>
        <w:pStyle w:val="style0"/>
        <w:rPr>
          <w:rFonts w:ascii="Times New Roman" w:cs="Times New Roman"/>
          <w:sz w:val="28"/>
          <w:szCs w:val="28"/>
          <w:rPrChange w:id="21633" w:author="user pc" w:date="2022-03-15T10:14:00Z">
            <w:rPr/>
          </w:rPrChange>
        </w:rPr>
      </w:pPr>
      <w:r w:rsidRPr="712DF8A6">
        <w:rPr>
          <w:rFonts w:ascii="Times New Roman" w:cs="Times New Roman"/>
          <w:sz w:val="28"/>
          <w:szCs w:val="28"/>
          <w:rPrChange w:id="21634" w:author="user pc" w:date="2022-03-15T10:14:00Z">
            <w:rPr/>
          </w:rPrChange>
        </w:rPr>
        <w:t>​Dividing</w:t>
      </w:r>
      <w:r>
        <w:rPr>
          <w:rFonts w:ascii="Times New Roman" w:cs="Times New Roman" w:hAnsi="Times New Roman"/>
          <w:sz w:val="28"/>
          <w:szCs w:val="28"/>
        </w:rPr>
        <w:t xml:space="preserve"> </w:t>
      </w:r>
      <w:r w:rsidRPr="288E6B55">
        <w:rPr>
          <w:rFonts w:ascii="Times New Roman" w:cs="Times New Roman"/>
          <w:sz w:val="28"/>
          <w:szCs w:val="28"/>
          <w:rPrChange w:id="21635" w:author="user pc" w:date="2022-03-15T10:14:00Z">
            <w:rPr/>
          </w:rPrChange>
        </w:rPr>
        <w:t>both</w:t>
      </w:r>
      <w:r>
        <w:rPr>
          <w:rFonts w:ascii="Times New Roman" w:cs="Times New Roman" w:hAnsi="Times New Roman"/>
          <w:sz w:val="28"/>
          <w:szCs w:val="28"/>
        </w:rPr>
        <w:t xml:space="preserve"> </w:t>
      </w:r>
      <w:r w:rsidRPr="059D0628">
        <w:rPr>
          <w:rFonts w:ascii="Times New Roman" w:cs="Times New Roman"/>
          <w:sz w:val="28"/>
          <w:szCs w:val="28"/>
          <w:rPrChange w:id="21636" w:author="user pc" w:date="2022-03-15T10:14:00Z">
            <w:rPr/>
          </w:rPrChange>
        </w:rPr>
        <w:t>sides</w:t>
      </w:r>
      <w:r>
        <w:rPr>
          <w:rFonts w:ascii="Times New Roman" w:cs="Times New Roman" w:hAnsi="Times New Roman"/>
          <w:sz w:val="28"/>
          <w:szCs w:val="28"/>
        </w:rPr>
        <w:t xml:space="preserve"> </w:t>
      </w:r>
      <w:r w:rsidRPr="A5D27B88">
        <w:rPr>
          <w:rFonts w:ascii="Times New Roman" w:cs="Times New Roman"/>
          <w:sz w:val="28"/>
          <w:szCs w:val="28"/>
          <w:rPrChange w:id="21637" w:author="user pc" w:date="2022-03-15T10:14:00Z">
            <w:rPr/>
          </w:rPrChange>
        </w:rPr>
        <w:t>by</w:t>
      </w:r>
      <w:r>
        <w:rPr>
          <w:rFonts w:ascii="Times New Roman" w:cs="Times New Roman" w:hAnsi="Times New Roman"/>
          <w:sz w:val="28"/>
          <w:szCs w:val="28"/>
        </w:rPr>
        <w:t xml:space="preserve"> </w:t>
      </w:r>
      <w:r w:rsidRPr="0A7EE695">
        <w:rPr>
          <w:rFonts w:ascii="Times New Roman" w:cs="Times New Roman"/>
          <w:sz w:val="28"/>
          <w:szCs w:val="28"/>
          <w:rPrChange w:id="21638" w:author="user pc" w:date="2022-03-15T10:14:00Z">
            <w:rPr/>
          </w:rPrChange>
        </w:rPr>
        <w:t>2,</w:t>
      </w:r>
      <w:r>
        <w:rPr>
          <w:rFonts w:ascii="Times New Roman" w:cs="Times New Roman" w:hAnsi="Times New Roman"/>
          <w:sz w:val="28"/>
          <w:szCs w:val="28"/>
        </w:rPr>
        <w:t xml:space="preserve"> </w:t>
      </w:r>
      <w:r w:rsidRPr="7576C216">
        <w:rPr>
          <w:rFonts w:ascii="Times New Roman" w:cs="Times New Roman"/>
          <w:sz w:val="28"/>
          <w:szCs w:val="28"/>
          <w:rPrChange w:id="21639" w:author="user pc" w:date="2022-03-15T10:14:00Z">
            <w:rPr/>
          </w:rPrChange>
        </w:rPr>
        <w:t>we</w:t>
      </w:r>
      <w:r>
        <w:rPr>
          <w:rFonts w:ascii="Times New Roman" w:cs="Times New Roman" w:hAnsi="Times New Roman"/>
          <w:sz w:val="28"/>
          <w:szCs w:val="28"/>
        </w:rPr>
        <w:t xml:space="preserve"> </w:t>
      </w:r>
      <w:r w:rsidRPr="D4FDD9F1">
        <w:rPr>
          <w:rFonts w:ascii="Times New Roman" w:cs="Times New Roman"/>
          <w:sz w:val="28"/>
          <w:szCs w:val="28"/>
          <w:rPrChange w:id="21640" w:author="user pc" w:date="2022-03-15T10:14:00Z">
            <w:rPr/>
          </w:rPrChange>
        </w:rPr>
        <w:t>get;</w:t>
      </w:r>
    </w:p>
    <w:p>
      <w:pPr>
        <w:pStyle w:val="style0"/>
        <w:rPr>
          <w:rFonts w:ascii="Times New Roman" w:cs="Times New Roman"/>
          <w:sz w:val="28"/>
          <w:szCs w:val="28"/>
          <w:rPrChange w:id="21641" w:author="user pc" w:date="2022-03-15T10:14:00Z">
            <w:rPr/>
          </w:rPrChange>
        </w:rPr>
      </w:pPr>
      <w:r w:rsidRPr="30EBBB1D">
        <w:rPr>
          <w:rFonts w:ascii="Times New Roman" w:cs="Times New Roman"/>
          <w:sz w:val="28"/>
          <w:szCs w:val="28"/>
          <w:rPrChange w:id="21642" w:author="user pc" w:date="2022-03-15T10:14:00Z">
            <w:rPr/>
          </w:rPrChange>
        </w:rPr>
        <w:t>X</w:t>
      </w:r>
      <w:r>
        <w:rPr>
          <w:rFonts w:ascii="Times New Roman" w:cs="Times New Roman" w:hAnsi="Times New Roman"/>
          <w:sz w:val="28"/>
          <w:szCs w:val="28"/>
        </w:rPr>
        <w:t xml:space="preserve"> </w:t>
      </w:r>
      <w:r w:rsidRPr="78304700">
        <w:rPr>
          <w:rFonts w:ascii="Times New Roman" w:cs="Times New Roman"/>
          <w:sz w:val="28"/>
          <w:szCs w:val="28"/>
          <w:rPrChange w:id="21643" w:author="user pc" w:date="2022-03-15T10:14:00Z">
            <w:rPr/>
          </w:rPrChange>
        </w:rPr>
        <w:t>=</w:t>
      </w:r>
      <w:r>
        <w:rPr>
          <w:rFonts w:ascii="Times New Roman" w:cs="Times New Roman" w:hAnsi="Times New Roman"/>
          <w:sz w:val="28"/>
          <w:szCs w:val="28"/>
        </w:rPr>
        <w:t xml:space="preserve"> </w:t>
      </w:r>
      <w:r w:rsidRPr="5E3B0FB0">
        <w:rPr>
          <w:rFonts w:ascii="Times New Roman" w:cs="Times New Roman"/>
          <w:sz w:val="28"/>
          <w:szCs w:val="28"/>
          <w:rPrChange w:id="21644" w:author="user pc" w:date="2022-03-15T10:14:00Z">
            <w:rPr/>
          </w:rPrChange>
        </w:rPr>
        <w:t>+1</w:t>
      </w:r>
    </w:p>
    <w:p>
      <w:pPr>
        <w:pStyle w:val="style0"/>
        <w:rPr>
          <w:rFonts w:ascii="Times New Roman" w:cs="Times New Roman"/>
          <w:sz w:val="28"/>
          <w:szCs w:val="28"/>
          <w:rPrChange w:id="21645" w:author="user pc" w:date="2022-03-15T10:14:00Z">
            <w:rPr/>
          </w:rPrChange>
        </w:rPr>
      </w:pPr>
      <w:r w:rsidRPr="0400FE13">
        <w:rPr>
          <w:rFonts w:ascii="Times New Roman" w:cs="Times New Roman"/>
          <w:sz w:val="28"/>
          <w:szCs w:val="28"/>
          <w:rPrChange w:id="21646" w:author="user pc" w:date="2022-03-15T10:14:00Z">
            <w:rPr/>
          </w:rPrChange>
        </w:rPr>
        <w:t>Hence,</w:t>
      </w:r>
      <w:r>
        <w:rPr>
          <w:rFonts w:ascii="Times New Roman" w:cs="Times New Roman" w:hAnsi="Times New Roman"/>
          <w:sz w:val="28"/>
          <w:szCs w:val="28"/>
        </w:rPr>
        <w:t xml:space="preserve"> </w:t>
      </w:r>
      <w:r w:rsidRPr="F9F79E32">
        <w:rPr>
          <w:rFonts w:ascii="Times New Roman" w:cs="Times New Roman"/>
          <w:sz w:val="28"/>
          <w:szCs w:val="28"/>
          <w:rPrChange w:id="21647" w:author="user pc" w:date="2022-03-15T10:14:00Z">
            <w:rPr/>
          </w:rPrChange>
        </w:rPr>
        <w:t>oxidation</w:t>
      </w:r>
      <w:r>
        <w:rPr>
          <w:rFonts w:ascii="Times New Roman" w:cs="Times New Roman" w:hAnsi="Times New Roman"/>
          <w:sz w:val="28"/>
          <w:szCs w:val="28"/>
        </w:rPr>
        <w:t xml:space="preserve"> </w:t>
      </w:r>
      <w:r w:rsidRPr="3DFC3E3E">
        <w:rPr>
          <w:rFonts w:ascii="Times New Roman" w:cs="Times New Roman"/>
          <w:sz w:val="28"/>
          <w:szCs w:val="28"/>
          <w:rPrChange w:id="21648" w:author="user pc" w:date="2022-03-15T10:14:00Z">
            <w:rPr/>
          </w:rPrChange>
        </w:rPr>
        <w:t>state</w:t>
      </w:r>
      <w:r>
        <w:rPr>
          <w:rFonts w:ascii="Times New Roman" w:cs="Times New Roman" w:hAnsi="Times New Roman"/>
          <w:sz w:val="28"/>
          <w:szCs w:val="28"/>
        </w:rPr>
        <w:t xml:space="preserve"> </w:t>
      </w:r>
      <w:r w:rsidRPr="13058523">
        <w:rPr>
          <w:rFonts w:ascii="Times New Roman" w:cs="Times New Roman"/>
          <w:sz w:val="28"/>
          <w:szCs w:val="28"/>
          <w:rPrChange w:id="21649" w:author="user pc" w:date="2022-03-15T10:14:00Z">
            <w:rPr/>
          </w:rPrChange>
        </w:rPr>
        <w:t>of</w:t>
      </w:r>
      <w:r>
        <w:rPr>
          <w:rFonts w:ascii="Times New Roman" w:cs="Times New Roman" w:hAnsi="Times New Roman"/>
          <w:sz w:val="28"/>
          <w:szCs w:val="28"/>
        </w:rPr>
        <w:t xml:space="preserve"> </w:t>
      </w:r>
      <w:r w:rsidRPr="8FD173D1">
        <w:rPr>
          <w:rFonts w:ascii="Times New Roman" w:cs="Times New Roman"/>
          <w:sz w:val="28"/>
          <w:szCs w:val="28"/>
          <w:rPrChange w:id="21650" w:author="user pc" w:date="2022-03-15T10:14:00Z">
            <w:rPr/>
          </w:rPrChange>
        </w:rPr>
        <w:t>chlorine</w:t>
      </w:r>
      <w:r>
        <w:rPr>
          <w:rFonts w:ascii="Times New Roman" w:cs="Times New Roman" w:hAnsi="Times New Roman"/>
          <w:sz w:val="28"/>
          <w:szCs w:val="28"/>
        </w:rPr>
        <w:t xml:space="preserve"> </w:t>
      </w:r>
      <w:r w:rsidRPr="0F2134C3">
        <w:rPr>
          <w:rFonts w:ascii="Times New Roman" w:cs="Times New Roman"/>
          <w:sz w:val="28"/>
          <w:szCs w:val="28"/>
          <w:rPrChange w:id="21651" w:author="user pc" w:date="2022-03-15T10:14:00Z">
            <w:rPr/>
          </w:rPrChange>
        </w:rPr>
        <w:t>in</w:t>
      </w:r>
      <w:r>
        <w:rPr>
          <w:rFonts w:ascii="Times New Roman" w:cs="Times New Roman" w:hAnsi="Times New Roman"/>
          <w:sz w:val="28"/>
          <w:szCs w:val="28"/>
        </w:rPr>
        <w:t xml:space="preserve"> </w:t>
      </w:r>
      <w:r w:rsidRPr="982CE45E">
        <w:rPr>
          <w:rFonts w:ascii="Times New Roman" w:cs="Times New Roman"/>
          <w:sz w:val="28"/>
          <w:szCs w:val="28"/>
          <w:rPrChange w:id="21652" w:author="user pc" w:date="2022-03-15T10:14:00Z">
            <w:rPr/>
          </w:rPrChange>
        </w:rPr>
        <w:t>Cl</w:t>
      </w:r>
      <w:r w:rsidRPr="0F1A10E0">
        <w:rPr>
          <w:rFonts w:ascii="Times New Roman" w:cs="Times New Roman"/>
          <w:sz w:val="28"/>
          <w:szCs w:val="28"/>
          <w:vertAlign w:val="subscript"/>
          <w:rPrChange w:id="21653" w:author="user pc" w:date="2022-03-15T10:14:00Z">
            <w:rPr>
              <w:vertAlign w:val="subscript"/>
            </w:rPr>
          </w:rPrChange>
        </w:rPr>
        <w:t>2</w:t>
      </w:r>
      <w:r w:rsidRPr="17F13B16">
        <w:rPr>
          <w:rFonts w:ascii="Times New Roman" w:cs="Times New Roman"/>
          <w:sz w:val="28"/>
          <w:szCs w:val="28"/>
          <w:rPrChange w:id="21654" w:author="user pc" w:date="2022-03-15T10:14:00Z">
            <w:rPr/>
          </w:rPrChange>
        </w:rPr>
        <w:t>O</w:t>
      </w:r>
      <w:r>
        <w:rPr>
          <w:rFonts w:ascii="Times New Roman" w:cs="Times New Roman" w:hAnsi="Times New Roman"/>
          <w:sz w:val="28"/>
          <w:szCs w:val="28"/>
        </w:rPr>
        <w:t xml:space="preserve"> </w:t>
      </w:r>
      <w:r w:rsidRPr="E70FD2D2">
        <w:rPr>
          <w:rFonts w:ascii="Times New Roman" w:cs="Times New Roman"/>
          <w:sz w:val="28"/>
          <w:szCs w:val="28"/>
          <w:rPrChange w:id="21655" w:author="user pc" w:date="2022-03-15T10:14:00Z">
            <w:rPr/>
          </w:rPrChange>
        </w:rPr>
        <w:t>=+1</w:t>
      </w:r>
    </w:p>
    <w:p>
      <w:pPr>
        <w:pStyle w:val="style0"/>
        <w:rPr>
          <w:rFonts w:ascii="Times New Roman" w:cs="Times New Roman"/>
          <w:sz w:val="28"/>
          <w:szCs w:val="28"/>
          <w:rPrChange w:id="21656" w:author="user pc" w:date="2022-03-15T10:14:00Z">
            <w:rPr/>
          </w:rPrChange>
        </w:rPr>
      </w:pPr>
    </w:p>
    <w:p>
      <w:pPr>
        <w:pStyle w:val="style179"/>
        <w:numPr>
          <w:ilvl w:val="0"/>
          <w:numId w:val="66"/>
        </w:numPr>
        <w:rPr>
          <w:rFonts w:ascii="Times New Roman" w:cs="Times New Roman"/>
          <w:sz w:val="28"/>
          <w:szCs w:val="28"/>
          <w:rPrChange w:id="21657" w:author="user pc" w:date="2022-03-15T10:14:00Z">
            <w:rPr/>
          </w:rPrChange>
        </w:rPr>
      </w:pPr>
      <w:r w:rsidRPr="616A652A">
        <w:rPr>
          <w:rFonts w:ascii="Times New Roman" w:cs="Times New Roman"/>
          <w:sz w:val="28"/>
          <w:szCs w:val="28"/>
          <w:rPrChange w:id="21658" w:author="user pc" w:date="2022-03-15T10:14:00Z">
            <w:rPr/>
          </w:rPrChange>
        </w:rPr>
        <w:t>Cl</w:t>
      </w:r>
      <w:r w:rsidRPr="8339BADB">
        <w:rPr>
          <w:rFonts w:ascii="Times New Roman" w:cs="Times New Roman"/>
          <w:sz w:val="28"/>
          <w:szCs w:val="28"/>
          <w:vertAlign w:val="subscript"/>
          <w:rPrChange w:id="21659" w:author="user pc" w:date="2022-03-15T10:14:00Z">
            <w:rPr>
              <w:vertAlign w:val="subscript"/>
            </w:rPr>
          </w:rPrChange>
        </w:rPr>
        <w:t>2</w:t>
      </w:r>
      <w:r w:rsidRPr="9CF4BD54">
        <w:rPr>
          <w:rFonts w:ascii="Times New Roman" w:cs="Times New Roman"/>
          <w:sz w:val="28"/>
          <w:szCs w:val="28"/>
          <w:rPrChange w:id="21660" w:author="user pc" w:date="2022-03-15T10:14:00Z">
            <w:rPr/>
          </w:rPrChange>
        </w:rPr>
        <w:t>O</w:t>
      </w:r>
      <w:r w:rsidRPr="743527F1">
        <w:rPr>
          <w:rFonts w:ascii="Times New Roman" w:cs="Times New Roman"/>
          <w:sz w:val="28"/>
          <w:szCs w:val="28"/>
          <w:vertAlign w:val="subscript"/>
          <w:rPrChange w:id="21661" w:author="user pc" w:date="2022-03-15T10:14:00Z">
            <w:rPr>
              <w:vertAlign w:val="subscript"/>
            </w:rPr>
          </w:rPrChange>
        </w:rPr>
        <w:t>5</w:t>
      </w:r>
      <w:r w:rsidRPr="42A06C45">
        <w:rPr>
          <w:rFonts w:ascii="Times New Roman" w:cs="Times New Roman"/>
          <w:sz w:val="28"/>
          <w:szCs w:val="28"/>
          <w:rPrChange w:id="21662" w:author="user pc" w:date="2022-03-15T10:14:00Z">
            <w:rPr/>
          </w:rPrChange>
        </w:rPr>
        <w:t>:</w:t>
      </w:r>
    </w:p>
    <w:p>
      <w:pPr>
        <w:pStyle w:val="style0"/>
        <w:rPr>
          <w:rFonts w:ascii="Times New Roman" w:cs="Times New Roman"/>
          <w:sz w:val="28"/>
          <w:szCs w:val="28"/>
          <w:rPrChange w:id="21663" w:author="user pc" w:date="2022-03-15T10:14:00Z">
            <w:rPr/>
          </w:rPrChange>
        </w:rPr>
      </w:pPr>
      <w:r w:rsidRPr="FEC02D32">
        <w:rPr>
          <w:rFonts w:ascii="Times New Roman" w:cs="Times New Roman"/>
          <w:sz w:val="28"/>
          <w:szCs w:val="28"/>
          <w:rPrChange w:id="21664" w:author="user pc" w:date="2022-03-15T10:14:00Z">
            <w:rPr/>
          </w:rPrChange>
        </w:rPr>
        <w:t>Cl</w:t>
      </w:r>
      <w:r w:rsidRPr="B7EB0D44">
        <w:rPr>
          <w:rFonts w:ascii="Times New Roman" w:cs="Times New Roman"/>
          <w:sz w:val="28"/>
          <w:szCs w:val="28"/>
          <w:vertAlign w:val="subscript"/>
          <w:rPrChange w:id="21665" w:author="user pc" w:date="2022-03-15T10:14:00Z">
            <w:rPr>
              <w:vertAlign w:val="subscript"/>
            </w:rPr>
          </w:rPrChange>
        </w:rPr>
        <w:t>2</w:t>
      </w:r>
      <w:r w:rsidRPr="6F8A2C31">
        <w:rPr>
          <w:rFonts w:ascii="Times New Roman" w:cs="Times New Roman"/>
          <w:sz w:val="28"/>
          <w:szCs w:val="28"/>
          <w:rPrChange w:id="21666" w:author="user pc" w:date="2022-03-15T10:14:00Z">
            <w:rPr/>
          </w:rPrChange>
        </w:rPr>
        <w:t>O</w:t>
      </w:r>
      <w:r w:rsidRPr="0FC04F57">
        <w:rPr>
          <w:rFonts w:ascii="Times New Roman" w:cs="Times New Roman"/>
          <w:sz w:val="28"/>
          <w:szCs w:val="28"/>
          <w:vertAlign w:val="subscript"/>
          <w:rPrChange w:id="21667" w:author="user pc" w:date="2022-03-15T10:14:00Z">
            <w:rPr>
              <w:vertAlign w:val="subscript"/>
            </w:rPr>
          </w:rPrChange>
        </w:rPr>
        <w:t>5</w:t>
      </w:r>
      <w:r>
        <w:rPr>
          <w:rFonts w:ascii="Times New Roman" w:cs="Times New Roman" w:hAnsi="Times New Roman"/>
          <w:sz w:val="28"/>
          <w:szCs w:val="28"/>
          <w:vertAlign w:val="subscript"/>
        </w:rPr>
        <w:t xml:space="preserve"> </w:t>
      </w:r>
      <w:r w:rsidRPr="7ACC68F9">
        <w:rPr>
          <w:rFonts w:ascii="Times New Roman" w:cs="Times New Roman"/>
          <w:sz w:val="28"/>
          <w:szCs w:val="28"/>
          <w:rPrChange w:id="21668" w:author="user pc" w:date="2022-03-15T10:14:00Z">
            <w:rPr/>
          </w:rPrChange>
        </w:rPr>
        <w:t>is</w:t>
      </w:r>
      <w:r>
        <w:rPr>
          <w:rFonts w:ascii="Times New Roman" w:cs="Times New Roman" w:hAnsi="Times New Roman"/>
          <w:sz w:val="28"/>
          <w:szCs w:val="28"/>
        </w:rPr>
        <w:t xml:space="preserve"> </w:t>
      </w:r>
      <w:r w:rsidRPr="B121F0D3">
        <w:rPr>
          <w:rFonts w:ascii="Times New Roman" w:cs="Times New Roman"/>
          <w:sz w:val="28"/>
          <w:szCs w:val="28"/>
          <w:rPrChange w:id="21669" w:author="user pc" w:date="2022-03-15T10:14:00Z">
            <w:rPr/>
          </w:rPrChange>
        </w:rPr>
        <w:t>neutral</w:t>
      </w:r>
      <w:r>
        <w:rPr>
          <w:rFonts w:ascii="Times New Roman" w:cs="Times New Roman" w:hAnsi="Times New Roman"/>
          <w:sz w:val="28"/>
          <w:szCs w:val="28"/>
        </w:rPr>
        <w:t xml:space="preserve"> </w:t>
      </w:r>
      <w:r w:rsidRPr="8500412E">
        <w:rPr>
          <w:rFonts w:ascii="Times New Roman" w:cs="Times New Roman"/>
          <w:sz w:val="28"/>
          <w:szCs w:val="28"/>
          <w:rPrChange w:id="21670" w:author="user pc" w:date="2022-03-15T10:14:00Z">
            <w:rPr/>
          </w:rPrChange>
        </w:rPr>
        <w:t>and</w:t>
      </w:r>
      <w:r>
        <w:rPr>
          <w:rFonts w:ascii="Times New Roman" w:cs="Times New Roman" w:hAnsi="Times New Roman"/>
          <w:sz w:val="28"/>
          <w:szCs w:val="28"/>
        </w:rPr>
        <w:t xml:space="preserve"> </w:t>
      </w:r>
      <w:r w:rsidRPr="6305080A">
        <w:rPr>
          <w:rFonts w:ascii="Times New Roman" w:cs="Times New Roman"/>
          <w:sz w:val="28"/>
          <w:szCs w:val="28"/>
          <w:rPrChange w:id="21671" w:author="user pc" w:date="2022-03-15T10:14:00Z">
            <w:rPr/>
          </w:rPrChange>
        </w:rPr>
        <w:t>so,</w:t>
      </w:r>
      <w:r>
        <w:rPr>
          <w:rFonts w:ascii="Times New Roman" w:cs="Times New Roman" w:hAnsi="Times New Roman"/>
          <w:sz w:val="28"/>
          <w:szCs w:val="28"/>
        </w:rPr>
        <w:t xml:space="preserve"> </w:t>
      </w:r>
      <w:r w:rsidRPr="E05185C5">
        <w:rPr>
          <w:rFonts w:ascii="Times New Roman" w:cs="Times New Roman"/>
          <w:sz w:val="28"/>
          <w:szCs w:val="28"/>
          <w:rPrChange w:id="21672" w:author="user pc" w:date="2022-03-15T10:14:00Z">
            <w:rPr/>
          </w:rPrChange>
        </w:rPr>
        <w:t>net</w:t>
      </w:r>
      <w:r>
        <w:rPr>
          <w:rFonts w:ascii="Times New Roman" w:cs="Times New Roman" w:hAnsi="Times New Roman"/>
          <w:sz w:val="28"/>
          <w:szCs w:val="28"/>
        </w:rPr>
        <w:t xml:space="preserve"> </w:t>
      </w:r>
      <w:r w:rsidRPr="C2741E5A">
        <w:rPr>
          <w:rFonts w:ascii="Times New Roman" w:cs="Times New Roman"/>
          <w:sz w:val="28"/>
          <w:szCs w:val="28"/>
          <w:rPrChange w:id="21673" w:author="user pc" w:date="2022-03-15T10:14:00Z">
            <w:rPr/>
          </w:rPrChange>
        </w:rPr>
        <w:t>charge</w:t>
      </w:r>
      <w:r>
        <w:rPr>
          <w:rFonts w:ascii="Times New Roman" w:cs="Times New Roman" w:hAnsi="Times New Roman"/>
          <w:sz w:val="28"/>
          <w:szCs w:val="28"/>
        </w:rPr>
        <w:t xml:space="preserve"> </w:t>
      </w:r>
      <w:r w:rsidRPr="2957F115">
        <w:rPr>
          <w:rFonts w:ascii="Times New Roman" w:cs="Times New Roman"/>
          <w:sz w:val="28"/>
          <w:szCs w:val="28"/>
          <w:rPrChange w:id="21674" w:author="user pc" w:date="2022-03-15T10:14:00Z">
            <w:rPr/>
          </w:rPrChange>
        </w:rPr>
        <w:t>=</w:t>
      </w:r>
      <w:r>
        <w:rPr>
          <w:rFonts w:ascii="Times New Roman" w:cs="Times New Roman" w:hAnsi="Times New Roman"/>
          <w:sz w:val="28"/>
          <w:szCs w:val="28"/>
        </w:rPr>
        <w:t xml:space="preserve"> </w:t>
      </w:r>
      <w:r w:rsidRPr="E0BFFE9C">
        <w:rPr>
          <w:rFonts w:ascii="Times New Roman" w:cs="Times New Roman"/>
          <w:sz w:val="28"/>
          <w:szCs w:val="28"/>
          <w:rPrChange w:id="21675" w:author="user pc" w:date="2022-03-15T10:14:00Z">
            <w:rPr/>
          </w:rPrChange>
        </w:rPr>
        <w:t>0</w:t>
      </w:r>
    </w:p>
    <w:p>
      <w:pPr>
        <w:pStyle w:val="style0"/>
        <w:rPr>
          <w:rFonts w:ascii="Times New Roman" w:cs="Times New Roman"/>
          <w:sz w:val="28"/>
          <w:szCs w:val="28"/>
          <w:rPrChange w:id="21676" w:author="user pc" w:date="2022-03-15T10:14:00Z">
            <w:rPr/>
          </w:rPrChange>
        </w:rPr>
      </w:pPr>
      <w:r w:rsidRPr="F6C064A5">
        <w:rPr>
          <w:rFonts w:ascii="Times New Roman" w:cs="Times New Roman"/>
          <w:sz w:val="28"/>
          <w:szCs w:val="28"/>
          <w:rPrChange w:id="21677" w:author="user pc" w:date="2022-03-15T10:14:00Z">
            <w:rPr/>
          </w:rPrChange>
        </w:rPr>
        <w:t>Let</w:t>
      </w:r>
      <w:r>
        <w:rPr>
          <w:rFonts w:ascii="Times New Roman" w:cs="Times New Roman" w:hAnsi="Times New Roman"/>
          <w:sz w:val="28"/>
          <w:szCs w:val="28"/>
        </w:rPr>
        <w:t xml:space="preserve"> </w:t>
      </w:r>
      <w:r w:rsidRPr="816102BF">
        <w:rPr>
          <w:rFonts w:ascii="Times New Roman" w:cs="Times New Roman"/>
          <w:sz w:val="28"/>
          <w:szCs w:val="28"/>
          <w:rPrChange w:id="21678" w:author="user pc" w:date="2022-03-15T10:14:00Z">
            <w:rPr/>
          </w:rPrChange>
        </w:rPr>
        <w:t>the</w:t>
      </w:r>
      <w:r>
        <w:rPr>
          <w:rFonts w:ascii="Times New Roman" w:cs="Times New Roman" w:hAnsi="Times New Roman"/>
          <w:sz w:val="28"/>
          <w:szCs w:val="28"/>
        </w:rPr>
        <w:t xml:space="preserve"> </w:t>
      </w:r>
      <w:r w:rsidRPr="CC437708">
        <w:rPr>
          <w:rFonts w:ascii="Times New Roman" w:cs="Times New Roman"/>
          <w:sz w:val="28"/>
          <w:szCs w:val="28"/>
          <w:rPrChange w:id="21679" w:author="user pc" w:date="2022-03-15T10:14:00Z">
            <w:rPr/>
          </w:rPrChange>
        </w:rPr>
        <w:t>oxidation</w:t>
      </w:r>
      <w:r>
        <w:rPr>
          <w:rFonts w:ascii="Times New Roman" w:cs="Times New Roman" w:hAnsi="Times New Roman"/>
          <w:sz w:val="28"/>
          <w:szCs w:val="28"/>
        </w:rPr>
        <w:t xml:space="preserve"> </w:t>
      </w:r>
      <w:r w:rsidRPr="B8ADE8BB">
        <w:rPr>
          <w:rFonts w:ascii="Times New Roman" w:cs="Times New Roman"/>
          <w:sz w:val="28"/>
          <w:szCs w:val="28"/>
          <w:rPrChange w:id="21680" w:author="user pc" w:date="2022-03-15T10:14:00Z">
            <w:rPr/>
          </w:rPrChange>
        </w:rPr>
        <w:t>state</w:t>
      </w:r>
      <w:r>
        <w:rPr>
          <w:rFonts w:ascii="Times New Roman" w:cs="Times New Roman" w:hAnsi="Times New Roman"/>
          <w:sz w:val="28"/>
          <w:szCs w:val="28"/>
        </w:rPr>
        <w:t xml:space="preserve"> </w:t>
      </w:r>
      <w:r w:rsidRPr="4F73EF41">
        <w:rPr>
          <w:rFonts w:ascii="Times New Roman" w:cs="Times New Roman"/>
          <w:sz w:val="28"/>
          <w:szCs w:val="28"/>
          <w:rPrChange w:id="21681" w:author="user pc" w:date="2022-03-15T10:14:00Z">
            <w:rPr/>
          </w:rPrChange>
        </w:rPr>
        <w:t>of</w:t>
      </w:r>
      <w:r>
        <w:rPr>
          <w:rFonts w:ascii="Times New Roman" w:cs="Times New Roman" w:hAnsi="Times New Roman"/>
          <w:sz w:val="28"/>
          <w:szCs w:val="28"/>
        </w:rPr>
        <w:t xml:space="preserve"> </w:t>
      </w:r>
      <w:r w:rsidRPr="A95F27A7">
        <w:rPr>
          <w:rFonts w:ascii="Times New Roman" w:cs="Times New Roman"/>
          <w:sz w:val="28"/>
          <w:szCs w:val="28"/>
          <w:rPrChange w:id="21682" w:author="user pc" w:date="2022-03-15T10:14:00Z">
            <w:rPr/>
          </w:rPrChange>
        </w:rPr>
        <w:t>chlorine</w:t>
      </w:r>
      <w:r>
        <w:rPr>
          <w:rFonts w:ascii="Times New Roman" w:cs="Times New Roman" w:hAnsi="Times New Roman"/>
          <w:sz w:val="28"/>
          <w:szCs w:val="28"/>
        </w:rPr>
        <w:t xml:space="preserve"> </w:t>
      </w:r>
      <w:r w:rsidRPr="2B1D61DF">
        <w:rPr>
          <w:rFonts w:ascii="Times New Roman" w:cs="Times New Roman"/>
          <w:sz w:val="28"/>
          <w:szCs w:val="28"/>
          <w:rPrChange w:id="21683" w:author="user pc" w:date="2022-03-15T10:14:00Z">
            <w:rPr/>
          </w:rPrChange>
        </w:rPr>
        <w:t>=</w:t>
      </w:r>
      <w:r>
        <w:rPr>
          <w:rFonts w:ascii="Times New Roman" w:cs="Times New Roman" w:hAnsi="Times New Roman"/>
          <w:sz w:val="28"/>
          <w:szCs w:val="28"/>
        </w:rPr>
        <w:t xml:space="preserve"> </w:t>
      </w:r>
      <w:r w:rsidRPr="1FF7C742">
        <w:rPr>
          <w:rFonts w:ascii="Times New Roman" w:cs="Times New Roman"/>
          <w:sz w:val="28"/>
          <w:szCs w:val="28"/>
          <w:rPrChange w:id="21684" w:author="user pc" w:date="2022-03-15T10:14:00Z">
            <w:rPr/>
          </w:rPrChange>
        </w:rPr>
        <w:t>x</w:t>
      </w:r>
    </w:p>
    <w:p>
      <w:pPr>
        <w:pStyle w:val="style0"/>
        <w:rPr>
          <w:rFonts w:ascii="Times New Roman" w:cs="Times New Roman"/>
          <w:sz w:val="28"/>
          <w:szCs w:val="28"/>
          <w:rPrChange w:id="21685" w:author="user pc" w:date="2022-03-15T10:14:00Z">
            <w:rPr/>
          </w:rPrChange>
        </w:rPr>
      </w:pPr>
      <w:r w:rsidRPr="AFFDDBCD">
        <w:rPr>
          <w:rFonts w:ascii="Times New Roman" w:cs="Times New Roman"/>
          <w:sz w:val="28"/>
          <w:szCs w:val="28"/>
          <w:rPrChange w:id="21686" w:author="user pc" w:date="2022-03-15T10:14:00Z">
            <w:rPr/>
          </w:rPrChange>
        </w:rPr>
        <w:t>Oxidation</w:t>
      </w:r>
      <w:r>
        <w:rPr>
          <w:rFonts w:ascii="Times New Roman" w:cs="Times New Roman" w:hAnsi="Times New Roman"/>
          <w:sz w:val="28"/>
          <w:szCs w:val="28"/>
        </w:rPr>
        <w:t xml:space="preserve"> </w:t>
      </w:r>
      <w:r w:rsidRPr="D844885A">
        <w:rPr>
          <w:rFonts w:ascii="Times New Roman" w:cs="Times New Roman"/>
          <w:sz w:val="28"/>
          <w:szCs w:val="28"/>
          <w:rPrChange w:id="21687" w:author="user pc" w:date="2022-03-15T10:14:00Z">
            <w:rPr/>
          </w:rPrChange>
        </w:rPr>
        <w:t>state</w:t>
      </w:r>
      <w:r>
        <w:rPr>
          <w:rFonts w:ascii="Times New Roman" w:cs="Times New Roman" w:hAnsi="Times New Roman"/>
          <w:sz w:val="28"/>
          <w:szCs w:val="28"/>
        </w:rPr>
        <w:t xml:space="preserve"> </w:t>
      </w:r>
      <w:r w:rsidRPr="5DD23053">
        <w:rPr>
          <w:rFonts w:ascii="Times New Roman" w:cs="Times New Roman"/>
          <w:sz w:val="28"/>
          <w:szCs w:val="28"/>
          <w:rPrChange w:id="21688" w:author="user pc" w:date="2022-03-15T10:14:00Z">
            <w:rPr/>
          </w:rPrChange>
        </w:rPr>
        <w:t>of</w:t>
      </w:r>
      <w:r>
        <w:rPr>
          <w:rFonts w:ascii="Times New Roman" w:cs="Times New Roman" w:hAnsi="Times New Roman"/>
          <w:sz w:val="28"/>
          <w:szCs w:val="28"/>
        </w:rPr>
        <w:t xml:space="preserve"> </w:t>
      </w:r>
      <w:r w:rsidRPr="F5737074">
        <w:rPr>
          <w:rFonts w:ascii="Times New Roman" w:cs="Times New Roman"/>
          <w:sz w:val="28"/>
          <w:szCs w:val="28"/>
          <w:rPrChange w:id="21689" w:author="user pc" w:date="2022-03-15T10:14:00Z">
            <w:rPr/>
          </w:rPrChange>
        </w:rPr>
        <w:t>oxygen</w:t>
      </w:r>
      <w:r>
        <w:rPr>
          <w:rFonts w:ascii="Times New Roman" w:cs="Times New Roman" w:hAnsi="Times New Roman"/>
          <w:sz w:val="28"/>
          <w:szCs w:val="28"/>
        </w:rPr>
        <w:t xml:space="preserve"> </w:t>
      </w:r>
      <w:r w:rsidRPr="37C7DFDD">
        <w:rPr>
          <w:rFonts w:ascii="Times New Roman" w:cs="Times New Roman"/>
          <w:sz w:val="28"/>
          <w:szCs w:val="28"/>
          <w:rPrChange w:id="21690" w:author="user pc" w:date="2022-03-15T10:14:00Z">
            <w:rPr/>
          </w:rPrChange>
        </w:rPr>
        <w:t>=</w:t>
      </w:r>
      <w:r>
        <w:rPr>
          <w:rFonts w:ascii="Times New Roman" w:cs="Times New Roman" w:hAnsi="Times New Roman"/>
          <w:sz w:val="28"/>
          <w:szCs w:val="28"/>
        </w:rPr>
        <w:t xml:space="preserve"> </w:t>
      </w:r>
      <w:r w:rsidRPr="6CE3E5AE">
        <w:rPr>
          <w:rFonts w:ascii="Times New Roman" w:cs="Times New Roman"/>
          <w:sz w:val="28"/>
          <w:szCs w:val="28"/>
          <w:rPrChange w:id="21691" w:author="user pc" w:date="2022-03-15T10:14:00Z">
            <w:rPr/>
          </w:rPrChange>
        </w:rPr>
        <w:t>-2</w:t>
      </w:r>
    </w:p>
    <w:p>
      <w:pPr>
        <w:pStyle w:val="style0"/>
        <w:rPr>
          <w:rFonts w:ascii="Times New Roman" w:cs="Times New Roman"/>
          <w:sz w:val="28"/>
          <w:szCs w:val="28"/>
          <w:rPrChange w:id="21692" w:author="user pc" w:date="2022-03-15T10:14:00Z">
            <w:rPr/>
          </w:rPrChange>
        </w:rPr>
      </w:pPr>
      <w:r w:rsidRPr="352C52CB">
        <w:rPr>
          <w:rFonts w:ascii="Times New Roman" w:cs="Times New Roman"/>
          <w:sz w:val="28"/>
          <w:szCs w:val="28"/>
          <w:rPrChange w:id="21693" w:author="user pc" w:date="2022-03-15T10:14:00Z">
            <w:rPr/>
          </w:rPrChange>
        </w:rPr>
        <w:t>Oxidation</w:t>
      </w:r>
      <w:r>
        <w:rPr>
          <w:rFonts w:ascii="Times New Roman" w:cs="Times New Roman" w:hAnsi="Times New Roman"/>
          <w:sz w:val="28"/>
          <w:szCs w:val="28"/>
        </w:rPr>
        <w:t xml:space="preserve"> </w:t>
      </w:r>
      <w:r w:rsidRPr="4099B190">
        <w:rPr>
          <w:rFonts w:ascii="Times New Roman" w:cs="Times New Roman"/>
          <w:sz w:val="28"/>
          <w:szCs w:val="28"/>
          <w:rPrChange w:id="21694" w:author="user pc" w:date="2022-03-15T10:14:00Z">
            <w:rPr/>
          </w:rPrChange>
        </w:rPr>
        <w:t>state</w:t>
      </w:r>
      <w:r>
        <w:rPr>
          <w:rFonts w:ascii="Times New Roman" w:cs="Times New Roman" w:hAnsi="Times New Roman"/>
          <w:sz w:val="28"/>
          <w:szCs w:val="28"/>
        </w:rPr>
        <w:t xml:space="preserve"> </w:t>
      </w:r>
      <w:r w:rsidRPr="9271C1A4">
        <w:rPr>
          <w:rFonts w:ascii="Times New Roman" w:cs="Times New Roman"/>
          <w:sz w:val="28"/>
          <w:szCs w:val="28"/>
          <w:rPrChange w:id="21695" w:author="user pc" w:date="2022-03-15T10:14:00Z">
            <w:rPr/>
          </w:rPrChange>
        </w:rPr>
        <w:t>of</w:t>
      </w:r>
      <w:r>
        <w:rPr>
          <w:rFonts w:ascii="Times New Roman" w:cs="Times New Roman" w:hAnsi="Times New Roman"/>
          <w:sz w:val="28"/>
          <w:szCs w:val="28"/>
        </w:rPr>
        <w:t xml:space="preserve"> </w:t>
      </w:r>
      <w:r w:rsidRPr="6F2E91D2">
        <w:rPr>
          <w:rFonts w:ascii="Times New Roman" w:cs="Times New Roman"/>
          <w:sz w:val="28"/>
          <w:szCs w:val="28"/>
          <w:rPrChange w:id="21696" w:author="user pc" w:date="2022-03-15T10:14:00Z">
            <w:rPr/>
          </w:rPrChange>
        </w:rPr>
        <w:t>Cl</w:t>
      </w:r>
      <w:r w:rsidRPr="148EEB20">
        <w:rPr>
          <w:rFonts w:ascii="Times New Roman" w:cs="Times New Roman"/>
          <w:sz w:val="28"/>
          <w:szCs w:val="28"/>
          <w:vertAlign w:val="subscript"/>
          <w:rPrChange w:id="21697" w:author="user pc" w:date="2022-03-15T10:14:00Z">
            <w:rPr>
              <w:vertAlign w:val="subscript"/>
            </w:rPr>
          </w:rPrChange>
        </w:rPr>
        <w:t>2</w:t>
      </w:r>
      <w:r w:rsidRPr="3018A652">
        <w:rPr>
          <w:rFonts w:ascii="Times New Roman" w:cs="Times New Roman"/>
          <w:sz w:val="28"/>
          <w:szCs w:val="28"/>
          <w:rPrChange w:id="21698" w:author="user pc" w:date="2022-03-15T10:14:00Z">
            <w:rPr/>
          </w:rPrChange>
        </w:rPr>
        <w:t>O</w:t>
      </w:r>
      <w:r>
        <w:rPr>
          <w:rFonts w:ascii="Times New Roman" w:cs="Times New Roman" w:hAnsi="Times New Roman"/>
          <w:sz w:val="28"/>
          <w:szCs w:val="28"/>
        </w:rPr>
        <w:t xml:space="preserve"> </w:t>
      </w:r>
      <w:r w:rsidRPr="66856068">
        <w:rPr>
          <w:rFonts w:ascii="Times New Roman" w:cs="Times New Roman"/>
          <w:sz w:val="28"/>
          <w:szCs w:val="28"/>
          <w:vertAlign w:val="subscript"/>
          <w:rPrChange w:id="21699" w:author="user pc" w:date="2022-03-15T10:14:00Z">
            <w:rPr>
              <w:vertAlign w:val="subscript"/>
            </w:rPr>
          </w:rPrChange>
        </w:rPr>
        <w:t>5</w:t>
      </w:r>
      <w:r w:rsidRPr="2EB296C1">
        <w:rPr>
          <w:rFonts w:ascii="Times New Roman" w:cs="Times New Roman"/>
          <w:sz w:val="28"/>
          <w:szCs w:val="28"/>
          <w:rPrChange w:id="21700" w:author="user pc" w:date="2022-03-15T10:14:00Z">
            <w:rPr/>
          </w:rPrChange>
        </w:rPr>
        <w:t>=</w:t>
      </w:r>
      <w:r>
        <w:rPr>
          <w:rFonts w:ascii="Times New Roman" w:cs="Times New Roman" w:hAnsi="Times New Roman"/>
          <w:sz w:val="28"/>
          <w:szCs w:val="28"/>
        </w:rPr>
        <w:t xml:space="preserve"> </w:t>
      </w:r>
      <w:r w:rsidRPr="352F701D">
        <w:rPr>
          <w:rFonts w:ascii="Times New Roman" w:cs="Times New Roman"/>
          <w:sz w:val="28"/>
          <w:szCs w:val="28"/>
          <w:rPrChange w:id="21701" w:author="user pc" w:date="2022-03-15T10:14:00Z">
            <w:rPr/>
          </w:rPrChange>
        </w:rPr>
        <w:t>2x</w:t>
      </w:r>
      <w:r>
        <w:rPr>
          <w:rFonts w:ascii="Times New Roman" w:cs="Times New Roman" w:hAnsi="Times New Roman"/>
          <w:sz w:val="28"/>
          <w:szCs w:val="28"/>
        </w:rPr>
        <w:t xml:space="preserve"> </w:t>
      </w:r>
      <w:r w:rsidRPr="64AE8C25">
        <w:rPr>
          <w:rFonts w:ascii="Times New Roman" w:cs="Times New Roman"/>
          <w:sz w:val="28"/>
          <w:szCs w:val="28"/>
          <w:rPrChange w:id="21702" w:author="user pc" w:date="2022-03-15T10:14:00Z">
            <w:rPr/>
          </w:rPrChange>
        </w:rPr>
        <w:t>(Oxidation</w:t>
      </w:r>
      <w:r>
        <w:rPr>
          <w:rFonts w:ascii="Times New Roman" w:cs="Times New Roman" w:hAnsi="Times New Roman"/>
          <w:sz w:val="28"/>
          <w:szCs w:val="28"/>
        </w:rPr>
        <w:t xml:space="preserve"> </w:t>
      </w:r>
      <w:r w:rsidRPr="2CB75BA0">
        <w:rPr>
          <w:rFonts w:ascii="Times New Roman" w:cs="Times New Roman"/>
          <w:sz w:val="28"/>
          <w:szCs w:val="28"/>
          <w:rPrChange w:id="21703" w:author="user pc" w:date="2022-03-15T10:14:00Z">
            <w:rPr/>
          </w:rPrChange>
        </w:rPr>
        <w:t>state</w:t>
      </w:r>
      <w:r>
        <w:rPr>
          <w:rFonts w:ascii="Times New Roman" w:cs="Times New Roman" w:hAnsi="Times New Roman"/>
          <w:sz w:val="28"/>
          <w:szCs w:val="28"/>
        </w:rPr>
        <w:t xml:space="preserve"> </w:t>
      </w:r>
      <w:r w:rsidRPr="CD2D7A03">
        <w:rPr>
          <w:rFonts w:ascii="Times New Roman" w:cs="Times New Roman"/>
          <w:sz w:val="28"/>
          <w:szCs w:val="28"/>
          <w:rPrChange w:id="21704" w:author="user pc" w:date="2022-03-15T10:14:00Z">
            <w:rPr/>
          </w:rPrChange>
        </w:rPr>
        <w:t>of</w:t>
      </w:r>
      <w:r>
        <w:rPr>
          <w:rFonts w:ascii="Times New Roman" w:cs="Times New Roman" w:hAnsi="Times New Roman"/>
          <w:sz w:val="28"/>
          <w:szCs w:val="28"/>
        </w:rPr>
        <w:t xml:space="preserve"> </w:t>
      </w:r>
      <w:r w:rsidRPr="2AFCE3A9">
        <w:rPr>
          <w:rFonts w:ascii="Times New Roman" w:cs="Times New Roman"/>
          <w:sz w:val="28"/>
          <w:szCs w:val="28"/>
          <w:rPrChange w:id="21705" w:author="user pc" w:date="2022-03-15T10:14:00Z">
            <w:rPr/>
          </w:rPrChange>
        </w:rPr>
        <w:t>chlorine)</w:t>
      </w:r>
      <w:r>
        <w:rPr>
          <w:rFonts w:ascii="Times New Roman" w:cs="Times New Roman" w:hAnsi="Times New Roman"/>
          <w:sz w:val="28"/>
          <w:szCs w:val="28"/>
        </w:rPr>
        <w:t xml:space="preserve"> </w:t>
      </w:r>
      <w:r w:rsidRPr="FC23F4C4">
        <w:rPr>
          <w:rFonts w:ascii="Times New Roman" w:cs="Times New Roman"/>
          <w:sz w:val="28"/>
          <w:szCs w:val="28"/>
          <w:rPrChange w:id="21706" w:author="user pc" w:date="2022-03-15T10:14:00Z">
            <w:rPr/>
          </w:rPrChange>
        </w:rPr>
        <w:t>+</w:t>
      </w:r>
      <w:r>
        <w:rPr>
          <w:rFonts w:ascii="Times New Roman" w:cs="Times New Roman" w:hAnsi="Times New Roman"/>
          <w:sz w:val="28"/>
          <w:szCs w:val="28"/>
        </w:rPr>
        <w:t xml:space="preserve"> </w:t>
      </w:r>
      <w:r w:rsidRPr="FB05F8C0">
        <w:rPr>
          <w:rFonts w:ascii="Times New Roman" w:cs="Times New Roman"/>
          <w:sz w:val="28"/>
          <w:szCs w:val="28"/>
          <w:rPrChange w:id="21707" w:author="user pc" w:date="2022-03-15T10:14:00Z">
            <w:rPr/>
          </w:rPrChange>
        </w:rPr>
        <w:t>5x-2(oxidation</w:t>
      </w:r>
      <w:r>
        <w:rPr>
          <w:rFonts w:ascii="Times New Roman" w:cs="Times New Roman" w:hAnsi="Times New Roman"/>
          <w:sz w:val="28"/>
          <w:szCs w:val="28"/>
        </w:rPr>
        <w:t xml:space="preserve"> </w:t>
      </w:r>
      <w:r w:rsidRPr="C771DB2A">
        <w:rPr>
          <w:rFonts w:ascii="Times New Roman" w:cs="Times New Roman"/>
          <w:sz w:val="28"/>
          <w:szCs w:val="28"/>
          <w:rPrChange w:id="21708" w:author="user pc" w:date="2022-03-15T10:14:00Z">
            <w:rPr/>
          </w:rPrChange>
        </w:rPr>
        <w:t>state</w:t>
      </w:r>
      <w:r>
        <w:rPr>
          <w:rFonts w:ascii="Times New Roman" w:cs="Times New Roman" w:hAnsi="Times New Roman"/>
          <w:sz w:val="28"/>
          <w:szCs w:val="28"/>
        </w:rPr>
        <w:t xml:space="preserve"> </w:t>
      </w:r>
      <w:r w:rsidRPr="8C47C359">
        <w:rPr>
          <w:rFonts w:ascii="Times New Roman" w:cs="Times New Roman"/>
          <w:sz w:val="28"/>
          <w:szCs w:val="28"/>
          <w:rPrChange w:id="21709" w:author="user pc" w:date="2022-03-15T10:14:00Z">
            <w:rPr/>
          </w:rPrChange>
        </w:rPr>
        <w:t>of</w:t>
      </w:r>
      <w:r>
        <w:rPr>
          <w:rFonts w:ascii="Times New Roman" w:cs="Times New Roman" w:hAnsi="Times New Roman"/>
          <w:sz w:val="28"/>
          <w:szCs w:val="28"/>
        </w:rPr>
        <w:t xml:space="preserve"> </w:t>
      </w:r>
      <w:r w:rsidRPr="EBF18F0B">
        <w:rPr>
          <w:rFonts w:ascii="Times New Roman" w:cs="Times New Roman"/>
          <w:sz w:val="28"/>
          <w:szCs w:val="28"/>
          <w:rPrChange w:id="21710" w:author="user pc" w:date="2022-03-15T10:14:00Z">
            <w:rPr/>
          </w:rPrChange>
        </w:rPr>
        <w:t>oxygen)</w:t>
      </w:r>
      <w:r>
        <w:rPr>
          <w:rFonts w:ascii="Times New Roman" w:cs="Times New Roman" w:hAnsi="Times New Roman"/>
          <w:sz w:val="28"/>
          <w:szCs w:val="28"/>
        </w:rPr>
        <w:t xml:space="preserve"> </w:t>
      </w:r>
      <w:r w:rsidRPr="4AF8109C">
        <w:rPr>
          <w:rFonts w:ascii="Times New Roman" w:cs="Times New Roman"/>
          <w:sz w:val="28"/>
          <w:szCs w:val="28"/>
          <w:rPrChange w:id="21711" w:author="user pc" w:date="2022-03-15T10:14:00Z">
            <w:rPr/>
          </w:rPrChange>
        </w:rPr>
        <w:t>=</w:t>
      </w:r>
      <w:r>
        <w:rPr>
          <w:rFonts w:ascii="Times New Roman" w:cs="Times New Roman" w:hAnsi="Times New Roman"/>
          <w:sz w:val="28"/>
          <w:szCs w:val="28"/>
        </w:rPr>
        <w:t xml:space="preserve"> </w:t>
      </w:r>
      <w:r w:rsidRPr="230979B2">
        <w:rPr>
          <w:rFonts w:ascii="Times New Roman" w:cs="Times New Roman"/>
          <w:sz w:val="28"/>
          <w:szCs w:val="28"/>
          <w:rPrChange w:id="21712" w:author="user pc" w:date="2022-03-15T10:14:00Z">
            <w:rPr/>
          </w:rPrChange>
        </w:rPr>
        <w:t>0.</w:t>
      </w:r>
    </w:p>
    <w:p>
      <w:pPr>
        <w:pStyle w:val="style0"/>
        <w:rPr>
          <w:rFonts w:ascii="Times New Roman" w:cs="Times New Roman"/>
          <w:sz w:val="28"/>
          <w:szCs w:val="28"/>
          <w:rPrChange w:id="21713" w:author="user pc" w:date="2022-03-15T10:14:00Z">
            <w:rPr/>
          </w:rPrChange>
        </w:rPr>
      </w:pPr>
      <w:r w:rsidRPr="A8033295">
        <w:rPr>
          <w:rFonts w:ascii="Times New Roman" w:cs="Times New Roman"/>
          <w:sz w:val="28"/>
          <w:szCs w:val="28"/>
          <w:rPrChange w:id="21714" w:author="user pc" w:date="2022-03-15T10:14:00Z">
            <w:rPr/>
          </w:rPrChange>
        </w:rPr>
        <w:t>Oxidation</w:t>
      </w:r>
      <w:r>
        <w:rPr>
          <w:rFonts w:ascii="Times New Roman" w:cs="Times New Roman" w:hAnsi="Times New Roman"/>
          <w:sz w:val="28"/>
          <w:szCs w:val="28"/>
        </w:rPr>
        <w:t xml:space="preserve"> </w:t>
      </w:r>
      <w:r w:rsidRPr="2A4E5C3E">
        <w:rPr>
          <w:rFonts w:ascii="Times New Roman" w:cs="Times New Roman"/>
          <w:sz w:val="28"/>
          <w:szCs w:val="28"/>
          <w:rPrChange w:id="21715" w:author="user pc" w:date="2022-03-15T10:14:00Z">
            <w:rPr/>
          </w:rPrChange>
        </w:rPr>
        <w:t>states:</w:t>
      </w:r>
      <w:r>
        <w:rPr>
          <w:rFonts w:ascii="Times New Roman" w:cs="Times New Roman" w:hAnsi="Times New Roman"/>
          <w:sz w:val="28"/>
          <w:szCs w:val="28"/>
        </w:rPr>
        <w:t xml:space="preserve"> </w:t>
      </w:r>
      <w:r w:rsidRPr="20296341">
        <w:rPr>
          <w:rFonts w:ascii="Times New Roman" w:cs="Times New Roman"/>
          <w:sz w:val="28"/>
          <w:szCs w:val="28"/>
          <w:rPrChange w:id="21716" w:author="user pc" w:date="2022-03-15T10:14:00Z">
            <w:rPr/>
          </w:rPrChange>
        </w:rPr>
        <w:t>2x</w:t>
      </w:r>
      <w:r>
        <w:rPr>
          <w:rFonts w:ascii="Times New Roman" w:cs="Times New Roman" w:hAnsi="Times New Roman"/>
          <w:sz w:val="28"/>
          <w:szCs w:val="28"/>
        </w:rPr>
        <w:t xml:space="preserve"> </w:t>
      </w:r>
      <w:r w:rsidRPr="B707C55E">
        <w:rPr>
          <w:rFonts w:ascii="Times New Roman" w:cs="Times New Roman"/>
          <w:sz w:val="28"/>
          <w:szCs w:val="28"/>
          <w:rPrChange w:id="21717" w:author="user pc" w:date="2022-03-15T10:14:00Z">
            <w:rPr/>
          </w:rPrChange>
        </w:rPr>
        <w:t>+</w:t>
      </w:r>
      <w:r>
        <w:rPr>
          <w:rFonts w:ascii="Times New Roman" w:cs="Times New Roman" w:hAnsi="Times New Roman"/>
          <w:sz w:val="28"/>
          <w:szCs w:val="28"/>
        </w:rPr>
        <w:t xml:space="preserve"> </w:t>
      </w:r>
      <w:r w:rsidRPr="D32D81A6">
        <w:rPr>
          <w:rFonts w:ascii="Times New Roman" w:cs="Times New Roman"/>
          <w:sz w:val="28"/>
          <w:szCs w:val="28"/>
          <w:rPrChange w:id="21718" w:author="user pc" w:date="2022-03-15T10:14:00Z">
            <w:rPr/>
          </w:rPrChange>
        </w:rPr>
        <w:t>(5×</w:t>
      </w:r>
      <w:r>
        <w:rPr>
          <w:rFonts w:ascii="Times New Roman" w:cs="Times New Roman" w:hAnsi="Times New Roman"/>
          <w:sz w:val="28"/>
          <w:szCs w:val="28"/>
        </w:rPr>
        <w:t xml:space="preserve"> </w:t>
      </w:r>
      <w:r w:rsidRPr="02BC3AF9">
        <w:rPr>
          <w:rFonts w:ascii="Times New Roman" w:cs="Times New Roman"/>
          <w:sz w:val="28"/>
          <w:szCs w:val="28"/>
          <w:rPrChange w:id="21719" w:author="user pc" w:date="2022-03-15T10:14:00Z">
            <w:rPr/>
          </w:rPrChange>
        </w:rPr>
        <w:t>-2)</w:t>
      </w:r>
      <w:r>
        <w:rPr>
          <w:rFonts w:ascii="Times New Roman" w:cs="Times New Roman" w:hAnsi="Times New Roman"/>
          <w:sz w:val="28"/>
          <w:szCs w:val="28"/>
        </w:rPr>
        <w:t xml:space="preserve"> </w:t>
      </w:r>
      <w:r w:rsidRPr="37C44230">
        <w:rPr>
          <w:rFonts w:ascii="Times New Roman" w:cs="Times New Roman"/>
          <w:sz w:val="28"/>
          <w:szCs w:val="28"/>
          <w:rPrChange w:id="21720" w:author="user pc" w:date="2022-03-15T10:14:00Z">
            <w:rPr/>
          </w:rPrChange>
        </w:rPr>
        <w:t>=</w:t>
      </w:r>
      <w:r>
        <w:rPr>
          <w:rFonts w:ascii="Times New Roman" w:cs="Times New Roman" w:hAnsi="Times New Roman"/>
          <w:sz w:val="28"/>
          <w:szCs w:val="28"/>
        </w:rPr>
        <w:t xml:space="preserve"> </w:t>
      </w:r>
      <w:r w:rsidRPr="7E0586DF">
        <w:rPr>
          <w:rFonts w:ascii="Times New Roman" w:cs="Times New Roman"/>
          <w:sz w:val="28"/>
          <w:szCs w:val="28"/>
          <w:rPrChange w:id="21721" w:author="user pc" w:date="2022-03-15T10:14:00Z">
            <w:rPr/>
          </w:rPrChange>
        </w:rPr>
        <w:t>0</w:t>
      </w:r>
    </w:p>
    <w:p>
      <w:pPr>
        <w:pStyle w:val="style0"/>
        <w:rPr>
          <w:rFonts w:ascii="Times New Roman" w:cs="Times New Roman"/>
          <w:sz w:val="28"/>
          <w:szCs w:val="28"/>
          <w:rPrChange w:id="21722" w:author="user pc" w:date="2022-03-15T10:14:00Z">
            <w:rPr/>
          </w:rPrChange>
        </w:rPr>
      </w:pPr>
      <w:r w:rsidRPr="C61E45BE">
        <w:rPr>
          <w:rFonts w:ascii="Times New Roman" w:cs="Times New Roman"/>
          <w:sz w:val="28"/>
          <w:szCs w:val="28"/>
          <w:rPrChange w:id="21723" w:author="user pc" w:date="2022-03-15T10:14:00Z">
            <w:rPr/>
          </w:rPrChange>
        </w:rPr>
        <w:t>2x</w:t>
      </w:r>
      <w:r>
        <w:rPr>
          <w:rFonts w:ascii="Times New Roman" w:cs="Times New Roman" w:hAnsi="Times New Roman"/>
          <w:sz w:val="28"/>
          <w:szCs w:val="28"/>
        </w:rPr>
        <w:t xml:space="preserve"> – </w:t>
      </w:r>
      <w:r w:rsidRPr="A094904A">
        <w:rPr>
          <w:rFonts w:ascii="Times New Roman" w:cs="Times New Roman"/>
          <w:sz w:val="28"/>
          <w:szCs w:val="28"/>
          <w:rPrChange w:id="21724" w:author="user pc" w:date="2022-03-15T10:14:00Z">
            <w:rPr/>
          </w:rPrChange>
        </w:rPr>
        <w:t>10</w:t>
      </w:r>
      <w:r>
        <w:rPr>
          <w:rFonts w:ascii="Times New Roman" w:cs="Times New Roman" w:hAnsi="Times New Roman"/>
          <w:sz w:val="28"/>
          <w:szCs w:val="28"/>
        </w:rPr>
        <w:t xml:space="preserve"> </w:t>
      </w:r>
      <w:r w:rsidRPr="B93BAE82">
        <w:rPr>
          <w:rFonts w:ascii="Times New Roman" w:cs="Times New Roman"/>
          <w:sz w:val="28"/>
          <w:szCs w:val="28"/>
          <w:rPrChange w:id="21725" w:author="user pc" w:date="2022-03-15T10:14:00Z">
            <w:rPr/>
          </w:rPrChange>
        </w:rPr>
        <w:t>=</w:t>
      </w:r>
      <w:r>
        <w:rPr>
          <w:rFonts w:ascii="Times New Roman" w:cs="Times New Roman" w:hAnsi="Times New Roman"/>
          <w:sz w:val="28"/>
          <w:szCs w:val="28"/>
        </w:rPr>
        <w:t xml:space="preserve"> </w:t>
      </w:r>
      <w:r w:rsidRPr="A3B5E7C0">
        <w:rPr>
          <w:rFonts w:ascii="Times New Roman" w:cs="Times New Roman"/>
          <w:sz w:val="28"/>
          <w:szCs w:val="28"/>
          <w:rPrChange w:id="21726" w:author="user pc" w:date="2022-03-15T10:14:00Z">
            <w:rPr/>
          </w:rPrChange>
        </w:rPr>
        <w:t>0</w:t>
      </w:r>
    </w:p>
    <w:p>
      <w:pPr>
        <w:pStyle w:val="style0"/>
        <w:rPr>
          <w:rFonts w:ascii="Times New Roman" w:cs="Times New Roman"/>
          <w:sz w:val="28"/>
          <w:szCs w:val="28"/>
          <w:rPrChange w:id="21727" w:author="user pc" w:date="2022-03-15T10:14:00Z">
            <w:rPr/>
          </w:rPrChange>
        </w:rPr>
      </w:pPr>
      <w:r w:rsidRPr="C350B1D2">
        <w:rPr>
          <w:rFonts w:ascii="Times New Roman" w:cs="Times New Roman"/>
          <w:sz w:val="28"/>
          <w:szCs w:val="28"/>
          <w:rPrChange w:id="21728" w:author="user pc" w:date="2022-03-15T10:14:00Z">
            <w:rPr/>
          </w:rPrChange>
        </w:rPr>
        <w:t>2x</w:t>
      </w:r>
      <w:r>
        <w:rPr>
          <w:rFonts w:ascii="Times New Roman" w:cs="Times New Roman" w:hAnsi="Times New Roman"/>
          <w:sz w:val="28"/>
          <w:szCs w:val="28"/>
        </w:rPr>
        <w:t xml:space="preserve"> </w:t>
      </w:r>
      <w:r w:rsidRPr="5A93B8D6">
        <w:rPr>
          <w:rFonts w:ascii="Times New Roman" w:cs="Times New Roman"/>
          <w:sz w:val="28"/>
          <w:szCs w:val="28"/>
          <w:rPrChange w:id="21729" w:author="user pc" w:date="2022-03-15T10:14:00Z">
            <w:rPr/>
          </w:rPrChange>
        </w:rPr>
        <w:t>=</w:t>
      </w:r>
      <w:r>
        <w:rPr>
          <w:rFonts w:ascii="Times New Roman" w:cs="Times New Roman" w:hAnsi="Times New Roman"/>
          <w:sz w:val="28"/>
          <w:szCs w:val="28"/>
        </w:rPr>
        <w:t xml:space="preserve"> </w:t>
      </w:r>
      <w:r w:rsidRPr="7596B111">
        <w:rPr>
          <w:rFonts w:ascii="Times New Roman" w:cs="Times New Roman"/>
          <w:sz w:val="28"/>
          <w:szCs w:val="28"/>
          <w:rPrChange w:id="21730" w:author="user pc" w:date="2022-03-15T10:14:00Z">
            <w:rPr/>
          </w:rPrChange>
        </w:rPr>
        <w:t>10</w:t>
      </w:r>
    </w:p>
    <w:p>
      <w:pPr>
        <w:pStyle w:val="style0"/>
        <w:rPr>
          <w:rFonts w:ascii="Times New Roman" w:cs="Times New Roman"/>
          <w:sz w:val="28"/>
          <w:szCs w:val="28"/>
          <w:rPrChange w:id="21731" w:author="user pc" w:date="2022-03-15T10:14:00Z">
            <w:rPr/>
          </w:rPrChange>
        </w:rPr>
      </w:pPr>
      <w:r w:rsidRPr="C8D73CCA">
        <w:rPr>
          <w:rFonts w:ascii="Times New Roman" w:cs="Times New Roman"/>
          <w:sz w:val="28"/>
          <w:szCs w:val="28"/>
          <w:rPrChange w:id="21732" w:author="user pc" w:date="2022-03-15T10:14:00Z">
            <w:rPr/>
          </w:rPrChange>
        </w:rPr>
        <w:t>​Dividing</w:t>
      </w:r>
      <w:r>
        <w:rPr>
          <w:rFonts w:ascii="Times New Roman" w:cs="Times New Roman" w:hAnsi="Times New Roman"/>
          <w:sz w:val="28"/>
          <w:szCs w:val="28"/>
        </w:rPr>
        <w:t xml:space="preserve"> </w:t>
      </w:r>
      <w:r w:rsidRPr="9ACE710E">
        <w:rPr>
          <w:rFonts w:ascii="Times New Roman" w:cs="Times New Roman"/>
          <w:sz w:val="28"/>
          <w:szCs w:val="28"/>
          <w:rPrChange w:id="21733" w:author="user pc" w:date="2022-03-15T10:14:00Z">
            <w:rPr/>
          </w:rPrChange>
        </w:rPr>
        <w:t>both</w:t>
      </w:r>
      <w:r>
        <w:rPr>
          <w:rFonts w:ascii="Times New Roman" w:cs="Times New Roman" w:hAnsi="Times New Roman"/>
          <w:sz w:val="28"/>
          <w:szCs w:val="28"/>
        </w:rPr>
        <w:t xml:space="preserve"> </w:t>
      </w:r>
      <w:r w:rsidRPr="47F4AA03">
        <w:rPr>
          <w:rFonts w:ascii="Times New Roman" w:cs="Times New Roman"/>
          <w:sz w:val="28"/>
          <w:szCs w:val="28"/>
          <w:rPrChange w:id="21734" w:author="user pc" w:date="2022-03-15T10:14:00Z">
            <w:rPr/>
          </w:rPrChange>
        </w:rPr>
        <w:t>sides</w:t>
      </w:r>
      <w:r>
        <w:rPr>
          <w:rFonts w:ascii="Times New Roman" w:cs="Times New Roman" w:hAnsi="Times New Roman"/>
          <w:sz w:val="28"/>
          <w:szCs w:val="28"/>
        </w:rPr>
        <w:t xml:space="preserve"> </w:t>
      </w:r>
      <w:r w:rsidRPr="12F660C2">
        <w:rPr>
          <w:rFonts w:ascii="Times New Roman" w:cs="Times New Roman"/>
          <w:sz w:val="28"/>
          <w:szCs w:val="28"/>
          <w:rPrChange w:id="21735" w:author="user pc" w:date="2022-03-15T10:14:00Z">
            <w:rPr/>
          </w:rPrChange>
        </w:rPr>
        <w:t>by</w:t>
      </w:r>
      <w:r>
        <w:rPr>
          <w:rFonts w:ascii="Times New Roman" w:cs="Times New Roman" w:hAnsi="Times New Roman"/>
          <w:sz w:val="28"/>
          <w:szCs w:val="28"/>
        </w:rPr>
        <w:t xml:space="preserve"> </w:t>
      </w:r>
      <w:r w:rsidRPr="5541F072">
        <w:rPr>
          <w:rFonts w:ascii="Times New Roman" w:cs="Times New Roman"/>
          <w:sz w:val="28"/>
          <w:szCs w:val="28"/>
          <w:rPrChange w:id="21736" w:author="user pc" w:date="2022-03-15T10:14:00Z">
            <w:rPr/>
          </w:rPrChange>
        </w:rPr>
        <w:t>2,</w:t>
      </w:r>
      <w:r>
        <w:rPr>
          <w:rFonts w:ascii="Times New Roman" w:cs="Times New Roman" w:hAnsi="Times New Roman"/>
          <w:sz w:val="28"/>
          <w:szCs w:val="28"/>
        </w:rPr>
        <w:t xml:space="preserve"> </w:t>
      </w:r>
      <w:r w:rsidRPr="50A7EC3B">
        <w:rPr>
          <w:rFonts w:ascii="Times New Roman" w:cs="Times New Roman"/>
          <w:sz w:val="28"/>
          <w:szCs w:val="28"/>
          <w:rPrChange w:id="21737" w:author="user pc" w:date="2022-03-15T10:14:00Z">
            <w:rPr/>
          </w:rPrChange>
        </w:rPr>
        <w:t>we</w:t>
      </w:r>
      <w:r>
        <w:rPr>
          <w:rFonts w:ascii="Times New Roman" w:cs="Times New Roman" w:hAnsi="Times New Roman"/>
          <w:sz w:val="28"/>
          <w:szCs w:val="28"/>
        </w:rPr>
        <w:t xml:space="preserve"> </w:t>
      </w:r>
      <w:r w:rsidRPr="FFD94934">
        <w:rPr>
          <w:rFonts w:ascii="Times New Roman" w:cs="Times New Roman"/>
          <w:sz w:val="28"/>
          <w:szCs w:val="28"/>
          <w:rPrChange w:id="21738" w:author="user pc" w:date="2022-03-15T10:14:00Z">
            <w:rPr/>
          </w:rPrChange>
        </w:rPr>
        <w:t>get;</w:t>
      </w:r>
    </w:p>
    <w:p>
      <w:pPr>
        <w:pStyle w:val="style0"/>
        <w:rPr>
          <w:rFonts w:ascii="Times New Roman" w:cs="Times New Roman"/>
          <w:sz w:val="28"/>
          <w:szCs w:val="28"/>
          <w:rPrChange w:id="21739" w:author="user pc" w:date="2022-03-15T10:14:00Z">
            <w:rPr/>
          </w:rPrChange>
        </w:rPr>
      </w:pPr>
      <w:r>
        <w:rPr>
          <w:rFonts w:ascii="Times New Roman" w:cs="Times New Roman" w:hAnsi="Times New Roman"/>
          <w:sz w:val="28"/>
          <w:szCs w:val="28"/>
        </w:rPr>
        <w:t xml:space="preserve">X </w:t>
      </w:r>
      <w:r w:rsidRPr="E4B2210E">
        <w:rPr>
          <w:rFonts w:ascii="Times New Roman" w:cs="Times New Roman"/>
          <w:sz w:val="28"/>
          <w:szCs w:val="28"/>
          <w:rPrChange w:id="21740" w:author="user pc" w:date="2022-03-15T10:14:00Z">
            <w:rPr/>
          </w:rPrChange>
        </w:rPr>
        <w:t>=</w:t>
      </w:r>
      <w:r>
        <w:rPr>
          <w:rFonts w:ascii="Times New Roman" w:cs="Times New Roman" w:hAnsi="Times New Roman"/>
          <w:sz w:val="28"/>
          <w:szCs w:val="28"/>
        </w:rPr>
        <w:t xml:space="preserve"> </w:t>
      </w:r>
      <w:r w:rsidRPr="6D6383BD">
        <w:rPr>
          <w:rFonts w:ascii="Times New Roman" w:cs="Times New Roman"/>
          <w:sz w:val="28"/>
          <w:szCs w:val="28"/>
          <w:rPrChange w:id="21741" w:author="user pc" w:date="2022-03-15T10:14:00Z">
            <w:rPr/>
          </w:rPrChange>
        </w:rPr>
        <w:t>+5</w:t>
      </w:r>
    </w:p>
    <w:p>
      <w:pPr>
        <w:pStyle w:val="style0"/>
        <w:rPr>
          <w:rFonts w:ascii="Times New Roman" w:cs="Times New Roman"/>
          <w:sz w:val="28"/>
          <w:szCs w:val="28"/>
          <w:rPrChange w:id="21742" w:author="user pc" w:date="2022-03-15T10:14:00Z">
            <w:rPr/>
          </w:rPrChange>
        </w:rPr>
      </w:pPr>
      <w:r w:rsidRPr="89E7A3D5">
        <w:rPr>
          <w:rFonts w:ascii="Times New Roman" w:cs="Times New Roman"/>
          <w:sz w:val="28"/>
          <w:szCs w:val="28"/>
          <w:rPrChange w:id="21743" w:author="user pc" w:date="2022-03-15T10:14:00Z">
            <w:rPr/>
          </w:rPrChange>
        </w:rPr>
        <w:t>Oxidation</w:t>
      </w:r>
      <w:r>
        <w:rPr>
          <w:rFonts w:ascii="Times New Roman" w:cs="Times New Roman" w:hAnsi="Times New Roman"/>
          <w:sz w:val="28"/>
          <w:szCs w:val="28"/>
        </w:rPr>
        <w:t xml:space="preserve"> </w:t>
      </w:r>
      <w:r w:rsidRPr="72919BEC">
        <w:rPr>
          <w:rFonts w:ascii="Times New Roman" w:cs="Times New Roman"/>
          <w:sz w:val="28"/>
          <w:szCs w:val="28"/>
          <w:rPrChange w:id="21744" w:author="user pc" w:date="2022-03-15T10:14:00Z">
            <w:rPr/>
          </w:rPrChange>
        </w:rPr>
        <w:t>state</w:t>
      </w:r>
      <w:r>
        <w:rPr>
          <w:rFonts w:ascii="Times New Roman" w:cs="Times New Roman" w:hAnsi="Times New Roman"/>
          <w:sz w:val="28"/>
          <w:szCs w:val="28"/>
        </w:rPr>
        <w:t xml:space="preserve"> </w:t>
      </w:r>
      <w:r w:rsidRPr="2BF882F7">
        <w:rPr>
          <w:rFonts w:ascii="Times New Roman" w:cs="Times New Roman"/>
          <w:sz w:val="28"/>
          <w:szCs w:val="28"/>
          <w:rPrChange w:id="21745" w:author="user pc" w:date="2022-03-15T10:14:00Z">
            <w:rPr/>
          </w:rPrChange>
        </w:rPr>
        <w:t>of</w:t>
      </w:r>
      <w:r>
        <w:rPr>
          <w:rFonts w:ascii="Times New Roman" w:cs="Times New Roman" w:hAnsi="Times New Roman"/>
          <w:sz w:val="28"/>
          <w:szCs w:val="28"/>
        </w:rPr>
        <w:t xml:space="preserve"> </w:t>
      </w:r>
      <w:r w:rsidRPr="040170A6">
        <w:rPr>
          <w:rFonts w:ascii="Times New Roman" w:cs="Times New Roman"/>
          <w:sz w:val="28"/>
          <w:szCs w:val="28"/>
          <w:rPrChange w:id="21746" w:author="user pc" w:date="2022-03-15T10:14:00Z">
            <w:rPr/>
          </w:rPrChange>
        </w:rPr>
        <w:t>chlorine</w:t>
      </w:r>
      <w:r>
        <w:rPr>
          <w:rFonts w:ascii="Times New Roman" w:cs="Times New Roman" w:hAnsi="Times New Roman"/>
          <w:sz w:val="28"/>
          <w:szCs w:val="28"/>
        </w:rPr>
        <w:t xml:space="preserve"> </w:t>
      </w:r>
      <w:r w:rsidRPr="00A80347">
        <w:rPr>
          <w:rFonts w:ascii="Times New Roman" w:cs="Times New Roman"/>
          <w:sz w:val="28"/>
          <w:szCs w:val="28"/>
          <w:rPrChange w:id="21747" w:author="user pc" w:date="2022-03-15T10:14:00Z">
            <w:rPr/>
          </w:rPrChange>
        </w:rPr>
        <w:t>in</w:t>
      </w:r>
      <w:r>
        <w:rPr>
          <w:rFonts w:ascii="Times New Roman" w:cs="Times New Roman" w:hAnsi="Times New Roman"/>
          <w:sz w:val="28"/>
          <w:szCs w:val="28"/>
        </w:rPr>
        <w:t xml:space="preserve"> </w:t>
      </w:r>
      <w:r w:rsidRPr="B62F47A5">
        <w:rPr>
          <w:rFonts w:ascii="Times New Roman" w:cs="Times New Roman"/>
          <w:sz w:val="28"/>
          <w:szCs w:val="28"/>
          <w:rPrChange w:id="21748" w:author="user pc" w:date="2022-03-15T10:14:00Z">
            <w:rPr/>
          </w:rPrChange>
        </w:rPr>
        <w:t>Cl</w:t>
      </w:r>
      <w:r w:rsidRPr="4E6F7C41">
        <w:rPr>
          <w:rFonts w:ascii="Times New Roman" w:cs="Times New Roman"/>
          <w:sz w:val="28"/>
          <w:szCs w:val="28"/>
          <w:vertAlign w:val="subscript"/>
          <w:rPrChange w:id="21749" w:author="user pc" w:date="2022-03-15T10:14:00Z">
            <w:rPr>
              <w:vertAlign w:val="subscript"/>
            </w:rPr>
          </w:rPrChange>
        </w:rPr>
        <w:t>2</w:t>
      </w:r>
      <w:r w:rsidRPr="3608C12B">
        <w:rPr>
          <w:rFonts w:ascii="Times New Roman" w:cs="Times New Roman"/>
          <w:sz w:val="28"/>
          <w:szCs w:val="28"/>
          <w:rPrChange w:id="21750" w:author="user pc" w:date="2022-03-15T10:14:00Z">
            <w:rPr/>
          </w:rPrChange>
        </w:rPr>
        <w:t>O</w:t>
      </w:r>
      <w:r w:rsidRPr="D7705897">
        <w:rPr>
          <w:rFonts w:ascii="Times New Roman" w:cs="Times New Roman"/>
          <w:sz w:val="28"/>
          <w:szCs w:val="28"/>
          <w:vertAlign w:val="subscript"/>
          <w:rPrChange w:id="21751" w:author="user pc" w:date="2022-03-15T10:14:00Z">
            <w:rPr>
              <w:vertAlign w:val="subscript"/>
            </w:rPr>
          </w:rPrChange>
        </w:rPr>
        <w:t>5</w:t>
      </w:r>
      <w:r>
        <w:rPr>
          <w:rFonts w:ascii="Times New Roman" w:cs="Times New Roman" w:hAnsi="Times New Roman"/>
          <w:sz w:val="28"/>
          <w:szCs w:val="28"/>
          <w:vertAlign w:val="subscript"/>
        </w:rPr>
        <w:t xml:space="preserve"> </w:t>
      </w:r>
      <w:r w:rsidRPr="704F04A2">
        <w:rPr>
          <w:rFonts w:ascii="Times New Roman" w:cs="Times New Roman"/>
          <w:sz w:val="28"/>
          <w:szCs w:val="28"/>
          <w:rPrChange w:id="21752" w:author="user pc" w:date="2022-03-15T10:14:00Z">
            <w:rPr/>
          </w:rPrChange>
        </w:rPr>
        <w:t>=</w:t>
      </w:r>
      <w:r>
        <w:rPr>
          <w:rFonts w:ascii="Times New Roman" w:cs="Times New Roman" w:hAnsi="Times New Roman"/>
          <w:sz w:val="28"/>
          <w:szCs w:val="28"/>
        </w:rPr>
        <w:t xml:space="preserve"> </w:t>
      </w:r>
      <w:r w:rsidRPr="D98B7922">
        <w:rPr>
          <w:rFonts w:ascii="Times New Roman" w:cs="Times New Roman"/>
          <w:sz w:val="28"/>
          <w:szCs w:val="28"/>
          <w:rPrChange w:id="21753" w:author="user pc" w:date="2022-03-15T10:14:00Z">
            <w:rPr/>
          </w:rPrChange>
        </w:rPr>
        <w:t>+5</w:t>
      </w:r>
    </w:p>
    <w:p>
      <w:pPr>
        <w:pStyle w:val="style0"/>
        <w:rPr>
          <w:rFonts w:ascii="Times New Roman" w:cs="Times New Roman"/>
          <w:sz w:val="28"/>
          <w:szCs w:val="28"/>
          <w:rPrChange w:id="21754" w:author="user pc" w:date="2022-03-15T10:14:00Z">
            <w:rPr/>
          </w:rPrChange>
        </w:rPr>
      </w:pPr>
    </w:p>
    <w:p>
      <w:pPr>
        <w:pStyle w:val="style179"/>
        <w:numPr>
          <w:ilvl w:val="0"/>
          <w:numId w:val="66"/>
        </w:numPr>
        <w:rPr>
          <w:rFonts w:ascii="Times New Roman" w:cs="Times New Roman"/>
          <w:sz w:val="28"/>
          <w:szCs w:val="28"/>
          <w:rPrChange w:id="21755" w:author="user pc" w:date="2022-03-15T10:14:00Z">
            <w:rPr/>
          </w:rPrChange>
        </w:rPr>
      </w:pPr>
      <w:r w:rsidRPr="E8B891E2">
        <w:rPr>
          <w:rFonts w:ascii="Times New Roman" w:cs="Times New Roman"/>
          <w:sz w:val="28"/>
          <w:szCs w:val="28"/>
          <w:rPrChange w:id="21756" w:author="user pc" w:date="2022-03-15T10:14:00Z">
            <w:rPr/>
          </w:rPrChange>
        </w:rPr>
        <w:t>Cl</w:t>
      </w:r>
      <w:r w:rsidRPr="C8D979BE">
        <w:rPr>
          <w:rFonts w:ascii="Times New Roman" w:cs="Times New Roman"/>
          <w:sz w:val="28"/>
          <w:szCs w:val="28"/>
          <w:vertAlign w:val="subscript"/>
          <w:rPrChange w:id="21757" w:author="user pc" w:date="2022-03-15T10:14:00Z">
            <w:rPr>
              <w:vertAlign w:val="subscript"/>
            </w:rPr>
          </w:rPrChange>
        </w:rPr>
        <w:t>2</w:t>
      </w:r>
      <w:r w:rsidRPr="7578AC5C">
        <w:rPr>
          <w:rFonts w:ascii="Times New Roman" w:cs="Times New Roman"/>
          <w:sz w:val="28"/>
          <w:szCs w:val="28"/>
          <w:rPrChange w:id="21758" w:author="user pc" w:date="2022-03-15T10:14:00Z">
            <w:rPr/>
          </w:rPrChange>
        </w:rPr>
        <w:t>O</w:t>
      </w:r>
      <w:r w:rsidRPr="69CFB350">
        <w:rPr>
          <w:rFonts w:ascii="Times New Roman" w:cs="Times New Roman"/>
          <w:sz w:val="28"/>
          <w:szCs w:val="28"/>
          <w:vertAlign w:val="subscript"/>
          <w:rPrChange w:id="21759" w:author="user pc" w:date="2022-03-15T10:14:00Z">
            <w:rPr>
              <w:vertAlign w:val="subscript"/>
            </w:rPr>
          </w:rPrChange>
        </w:rPr>
        <w:t>7</w:t>
      </w:r>
      <w:r w:rsidRPr="B94979F9">
        <w:rPr>
          <w:rFonts w:ascii="Times New Roman" w:cs="Times New Roman"/>
          <w:sz w:val="28"/>
          <w:szCs w:val="28"/>
          <w:rPrChange w:id="21760" w:author="user pc" w:date="2022-03-15T10:14:00Z">
            <w:rPr/>
          </w:rPrChange>
        </w:rPr>
        <w:t>:</w:t>
      </w:r>
    </w:p>
    <w:p>
      <w:pPr>
        <w:pStyle w:val="style0"/>
        <w:rPr>
          <w:rFonts w:ascii="Times New Roman" w:cs="Times New Roman"/>
          <w:sz w:val="28"/>
          <w:szCs w:val="28"/>
          <w:rPrChange w:id="21761" w:author="user pc" w:date="2022-03-15T10:14:00Z">
            <w:rPr/>
          </w:rPrChange>
        </w:rPr>
      </w:pPr>
      <w:r w:rsidRPr="04973A75">
        <w:rPr>
          <w:rFonts w:ascii="Times New Roman" w:cs="Times New Roman"/>
          <w:sz w:val="28"/>
          <w:szCs w:val="28"/>
          <w:rPrChange w:id="21762" w:author="user pc" w:date="2022-03-15T10:14:00Z">
            <w:rPr/>
          </w:rPrChange>
        </w:rPr>
        <w:t>Cl</w:t>
      </w:r>
      <w:r w:rsidRPr="F606B353">
        <w:rPr>
          <w:rFonts w:ascii="Times New Roman" w:cs="Times New Roman"/>
          <w:sz w:val="28"/>
          <w:szCs w:val="28"/>
          <w:vertAlign w:val="subscript"/>
          <w:rPrChange w:id="21763" w:author="user pc" w:date="2022-03-15T10:14:00Z">
            <w:rPr>
              <w:vertAlign w:val="subscript"/>
            </w:rPr>
          </w:rPrChange>
        </w:rPr>
        <w:t>2</w:t>
      </w:r>
      <w:r w:rsidRPr="89CA4C5B">
        <w:rPr>
          <w:rFonts w:ascii="Times New Roman" w:cs="Times New Roman"/>
          <w:sz w:val="28"/>
          <w:szCs w:val="28"/>
          <w:rPrChange w:id="21764" w:author="user pc" w:date="2022-03-15T10:14:00Z">
            <w:rPr/>
          </w:rPrChange>
        </w:rPr>
        <w:t>O</w:t>
      </w:r>
      <w:r w:rsidRPr="906F5F4D">
        <w:rPr>
          <w:rFonts w:ascii="Times New Roman" w:cs="Times New Roman"/>
          <w:sz w:val="28"/>
          <w:szCs w:val="28"/>
          <w:vertAlign w:val="subscript"/>
          <w:rPrChange w:id="21765" w:author="user pc" w:date="2022-03-15T10:14:00Z">
            <w:rPr>
              <w:vertAlign w:val="subscript"/>
            </w:rPr>
          </w:rPrChange>
        </w:rPr>
        <w:t>7</w:t>
      </w:r>
      <w:r>
        <w:rPr>
          <w:rFonts w:ascii="Times New Roman" w:cs="Times New Roman" w:hAnsi="Times New Roman"/>
          <w:sz w:val="28"/>
          <w:szCs w:val="28"/>
          <w:vertAlign w:val="subscript"/>
        </w:rPr>
        <w:t xml:space="preserve"> </w:t>
      </w:r>
      <w:r w:rsidRPr="6449614F">
        <w:rPr>
          <w:rFonts w:ascii="Times New Roman" w:cs="Times New Roman"/>
          <w:sz w:val="28"/>
          <w:szCs w:val="28"/>
          <w:rPrChange w:id="21766" w:author="user pc" w:date="2022-03-15T10:14:00Z">
            <w:rPr/>
          </w:rPrChange>
        </w:rPr>
        <w:t>is</w:t>
      </w:r>
      <w:r>
        <w:rPr>
          <w:rFonts w:ascii="Times New Roman" w:cs="Times New Roman" w:hAnsi="Times New Roman"/>
          <w:sz w:val="28"/>
          <w:szCs w:val="28"/>
        </w:rPr>
        <w:t xml:space="preserve"> </w:t>
      </w:r>
      <w:r w:rsidRPr="8512CF57">
        <w:rPr>
          <w:rFonts w:ascii="Times New Roman" w:cs="Times New Roman"/>
          <w:sz w:val="28"/>
          <w:szCs w:val="28"/>
          <w:rPrChange w:id="21767" w:author="user pc" w:date="2022-03-15T10:14:00Z">
            <w:rPr/>
          </w:rPrChange>
        </w:rPr>
        <w:t>neutral</w:t>
      </w:r>
      <w:r>
        <w:rPr>
          <w:rFonts w:ascii="Times New Roman" w:cs="Times New Roman" w:hAnsi="Times New Roman"/>
          <w:sz w:val="28"/>
          <w:szCs w:val="28"/>
        </w:rPr>
        <w:t xml:space="preserve"> </w:t>
      </w:r>
      <w:r w:rsidRPr="1D07A6DA">
        <w:rPr>
          <w:rFonts w:ascii="Times New Roman" w:cs="Times New Roman"/>
          <w:sz w:val="28"/>
          <w:szCs w:val="28"/>
          <w:rPrChange w:id="21768" w:author="user pc" w:date="2022-03-15T10:14:00Z">
            <w:rPr/>
          </w:rPrChange>
        </w:rPr>
        <w:t>and</w:t>
      </w:r>
      <w:r>
        <w:rPr>
          <w:rFonts w:ascii="Times New Roman" w:cs="Times New Roman" w:hAnsi="Times New Roman"/>
          <w:sz w:val="28"/>
          <w:szCs w:val="28"/>
        </w:rPr>
        <w:t xml:space="preserve"> </w:t>
      </w:r>
      <w:r w:rsidRPr="19BFB639">
        <w:rPr>
          <w:rFonts w:ascii="Times New Roman" w:cs="Times New Roman"/>
          <w:sz w:val="28"/>
          <w:szCs w:val="28"/>
          <w:rPrChange w:id="21769" w:author="user pc" w:date="2022-03-15T10:14:00Z">
            <w:rPr/>
          </w:rPrChange>
        </w:rPr>
        <w:t>so,</w:t>
      </w:r>
      <w:r>
        <w:rPr>
          <w:rFonts w:ascii="Times New Roman" w:cs="Times New Roman" w:hAnsi="Times New Roman"/>
          <w:sz w:val="28"/>
          <w:szCs w:val="28"/>
        </w:rPr>
        <w:t xml:space="preserve"> </w:t>
      </w:r>
      <w:r w:rsidRPr="2C67956A">
        <w:rPr>
          <w:rFonts w:ascii="Times New Roman" w:cs="Times New Roman"/>
          <w:sz w:val="28"/>
          <w:szCs w:val="28"/>
          <w:rPrChange w:id="21770" w:author="user pc" w:date="2022-03-15T10:14:00Z">
            <w:rPr/>
          </w:rPrChange>
        </w:rPr>
        <w:t>net</w:t>
      </w:r>
      <w:r>
        <w:rPr>
          <w:rFonts w:ascii="Times New Roman" w:cs="Times New Roman" w:hAnsi="Times New Roman"/>
          <w:sz w:val="28"/>
          <w:szCs w:val="28"/>
        </w:rPr>
        <w:t xml:space="preserve"> </w:t>
      </w:r>
      <w:r w:rsidRPr="7021F241">
        <w:rPr>
          <w:rFonts w:ascii="Times New Roman" w:cs="Times New Roman"/>
          <w:sz w:val="28"/>
          <w:szCs w:val="28"/>
          <w:rPrChange w:id="21771" w:author="user pc" w:date="2022-03-15T10:14:00Z">
            <w:rPr/>
          </w:rPrChange>
        </w:rPr>
        <w:t>charge</w:t>
      </w:r>
      <w:r>
        <w:rPr>
          <w:rFonts w:ascii="Times New Roman" w:cs="Times New Roman" w:hAnsi="Times New Roman"/>
          <w:sz w:val="28"/>
          <w:szCs w:val="28"/>
        </w:rPr>
        <w:t xml:space="preserve"> </w:t>
      </w:r>
      <w:r w:rsidRPr="78B3D36D">
        <w:rPr>
          <w:rFonts w:ascii="Times New Roman" w:cs="Times New Roman"/>
          <w:sz w:val="28"/>
          <w:szCs w:val="28"/>
          <w:rPrChange w:id="21772" w:author="user pc" w:date="2022-03-15T10:14:00Z">
            <w:rPr/>
          </w:rPrChange>
        </w:rPr>
        <w:t>=</w:t>
      </w:r>
      <w:r>
        <w:rPr>
          <w:rFonts w:ascii="Times New Roman" w:cs="Times New Roman" w:hAnsi="Times New Roman"/>
          <w:sz w:val="28"/>
          <w:szCs w:val="28"/>
        </w:rPr>
        <w:t xml:space="preserve"> </w:t>
      </w:r>
      <w:r w:rsidRPr="D0B6DE7B">
        <w:rPr>
          <w:rFonts w:ascii="Times New Roman" w:cs="Times New Roman"/>
          <w:sz w:val="28"/>
          <w:szCs w:val="28"/>
          <w:rPrChange w:id="21773" w:author="user pc" w:date="2022-03-15T10:14:00Z">
            <w:rPr/>
          </w:rPrChange>
        </w:rPr>
        <w:t>0</w:t>
      </w:r>
    </w:p>
    <w:p>
      <w:pPr>
        <w:pStyle w:val="style0"/>
        <w:rPr>
          <w:rFonts w:ascii="Times New Roman" w:cs="Times New Roman"/>
          <w:sz w:val="28"/>
          <w:szCs w:val="28"/>
          <w:rPrChange w:id="21774" w:author="user pc" w:date="2022-03-15T10:14:00Z">
            <w:rPr/>
          </w:rPrChange>
        </w:rPr>
      </w:pPr>
      <w:r w:rsidRPr="B13AFD9B">
        <w:rPr>
          <w:rFonts w:ascii="Times New Roman" w:cs="Times New Roman"/>
          <w:sz w:val="28"/>
          <w:szCs w:val="28"/>
          <w:rPrChange w:id="21775" w:author="user pc" w:date="2022-03-15T10:14:00Z">
            <w:rPr/>
          </w:rPrChange>
        </w:rPr>
        <w:t>Let</w:t>
      </w:r>
      <w:r>
        <w:rPr>
          <w:rFonts w:ascii="Times New Roman" w:cs="Times New Roman" w:hAnsi="Times New Roman"/>
          <w:sz w:val="28"/>
          <w:szCs w:val="28"/>
        </w:rPr>
        <w:t xml:space="preserve"> </w:t>
      </w:r>
      <w:r w:rsidRPr="7E9DFE32">
        <w:rPr>
          <w:rFonts w:ascii="Times New Roman" w:cs="Times New Roman"/>
          <w:sz w:val="28"/>
          <w:szCs w:val="28"/>
          <w:rPrChange w:id="21776" w:author="user pc" w:date="2022-03-15T10:14:00Z">
            <w:rPr/>
          </w:rPrChange>
        </w:rPr>
        <w:t>the</w:t>
      </w:r>
      <w:r>
        <w:rPr>
          <w:rFonts w:ascii="Times New Roman" w:cs="Times New Roman" w:hAnsi="Times New Roman"/>
          <w:sz w:val="28"/>
          <w:szCs w:val="28"/>
        </w:rPr>
        <w:t xml:space="preserve"> </w:t>
      </w:r>
      <w:r w:rsidRPr="A23E2EDE">
        <w:rPr>
          <w:rFonts w:ascii="Times New Roman" w:cs="Times New Roman"/>
          <w:sz w:val="28"/>
          <w:szCs w:val="28"/>
          <w:rPrChange w:id="21777" w:author="user pc" w:date="2022-03-15T10:14:00Z">
            <w:rPr/>
          </w:rPrChange>
        </w:rPr>
        <w:t>oxidation</w:t>
      </w:r>
      <w:r>
        <w:rPr>
          <w:rFonts w:ascii="Times New Roman" w:cs="Times New Roman" w:hAnsi="Times New Roman"/>
          <w:sz w:val="28"/>
          <w:szCs w:val="28"/>
        </w:rPr>
        <w:t xml:space="preserve"> </w:t>
      </w:r>
      <w:r w:rsidRPr="A82461E0">
        <w:rPr>
          <w:rFonts w:ascii="Times New Roman" w:cs="Times New Roman"/>
          <w:sz w:val="28"/>
          <w:szCs w:val="28"/>
          <w:rPrChange w:id="21778" w:author="user pc" w:date="2022-03-15T10:14:00Z">
            <w:rPr/>
          </w:rPrChange>
        </w:rPr>
        <w:t>state</w:t>
      </w:r>
      <w:r>
        <w:rPr>
          <w:rFonts w:ascii="Times New Roman" w:cs="Times New Roman" w:hAnsi="Times New Roman"/>
          <w:sz w:val="28"/>
          <w:szCs w:val="28"/>
        </w:rPr>
        <w:t xml:space="preserve"> </w:t>
      </w:r>
      <w:r w:rsidRPr="8CCA0A62">
        <w:rPr>
          <w:rFonts w:ascii="Times New Roman" w:cs="Times New Roman"/>
          <w:sz w:val="28"/>
          <w:szCs w:val="28"/>
          <w:rPrChange w:id="21779" w:author="user pc" w:date="2022-03-15T10:14:00Z">
            <w:rPr/>
          </w:rPrChange>
        </w:rPr>
        <w:t>of</w:t>
      </w:r>
      <w:r>
        <w:rPr>
          <w:rFonts w:ascii="Times New Roman" w:cs="Times New Roman" w:hAnsi="Times New Roman"/>
          <w:sz w:val="28"/>
          <w:szCs w:val="28"/>
        </w:rPr>
        <w:t xml:space="preserve"> </w:t>
      </w:r>
      <w:r w:rsidRPr="BB1847B5">
        <w:rPr>
          <w:rFonts w:ascii="Times New Roman" w:cs="Times New Roman"/>
          <w:sz w:val="28"/>
          <w:szCs w:val="28"/>
          <w:rPrChange w:id="21780" w:author="user pc" w:date="2022-03-15T10:14:00Z">
            <w:rPr/>
          </w:rPrChange>
        </w:rPr>
        <w:t>chlorine</w:t>
      </w:r>
      <w:r>
        <w:rPr>
          <w:rFonts w:ascii="Times New Roman" w:cs="Times New Roman" w:hAnsi="Times New Roman"/>
          <w:sz w:val="28"/>
          <w:szCs w:val="28"/>
        </w:rPr>
        <w:t xml:space="preserve"> </w:t>
      </w:r>
      <w:r w:rsidRPr="2FE551C7">
        <w:rPr>
          <w:rFonts w:ascii="Times New Roman" w:cs="Times New Roman"/>
          <w:sz w:val="28"/>
          <w:szCs w:val="28"/>
          <w:rPrChange w:id="21781" w:author="user pc" w:date="2022-03-15T10:14:00Z">
            <w:rPr/>
          </w:rPrChange>
        </w:rPr>
        <w:t>=</w:t>
      </w:r>
      <w:r>
        <w:rPr>
          <w:rFonts w:ascii="Times New Roman" w:cs="Times New Roman" w:hAnsi="Times New Roman"/>
          <w:sz w:val="28"/>
          <w:szCs w:val="28"/>
        </w:rPr>
        <w:t xml:space="preserve"> </w:t>
      </w:r>
      <w:r w:rsidRPr="4EE512E1">
        <w:rPr>
          <w:rFonts w:ascii="Times New Roman" w:cs="Times New Roman"/>
          <w:sz w:val="28"/>
          <w:szCs w:val="28"/>
          <w:rPrChange w:id="21782" w:author="user pc" w:date="2022-03-15T10:14:00Z">
            <w:rPr/>
          </w:rPrChange>
        </w:rPr>
        <w:t>x</w:t>
      </w:r>
    </w:p>
    <w:p>
      <w:pPr>
        <w:pStyle w:val="style0"/>
        <w:rPr>
          <w:rFonts w:ascii="Times New Roman" w:cs="Times New Roman"/>
          <w:sz w:val="28"/>
          <w:szCs w:val="28"/>
          <w:rPrChange w:id="21783" w:author="user pc" w:date="2022-03-15T10:14:00Z">
            <w:rPr/>
          </w:rPrChange>
        </w:rPr>
      </w:pPr>
      <w:r w:rsidRPr="BA363772">
        <w:rPr>
          <w:rFonts w:ascii="Times New Roman" w:cs="Times New Roman"/>
          <w:sz w:val="28"/>
          <w:szCs w:val="28"/>
          <w:rPrChange w:id="21784" w:author="user pc" w:date="2022-03-15T10:14:00Z">
            <w:rPr/>
          </w:rPrChange>
        </w:rPr>
        <w:t>Oxidation</w:t>
      </w:r>
      <w:r>
        <w:rPr>
          <w:rFonts w:ascii="Times New Roman" w:cs="Times New Roman" w:hAnsi="Times New Roman"/>
          <w:sz w:val="28"/>
          <w:szCs w:val="28"/>
        </w:rPr>
        <w:t xml:space="preserve"> </w:t>
      </w:r>
      <w:r w:rsidRPr="400B9F65">
        <w:rPr>
          <w:rFonts w:ascii="Times New Roman" w:cs="Times New Roman"/>
          <w:sz w:val="28"/>
          <w:szCs w:val="28"/>
          <w:rPrChange w:id="21785" w:author="user pc" w:date="2022-03-15T10:14:00Z">
            <w:rPr/>
          </w:rPrChange>
        </w:rPr>
        <w:t>state</w:t>
      </w:r>
      <w:r>
        <w:rPr>
          <w:rFonts w:ascii="Times New Roman" w:cs="Times New Roman" w:hAnsi="Times New Roman"/>
          <w:sz w:val="28"/>
          <w:szCs w:val="28"/>
        </w:rPr>
        <w:t xml:space="preserve"> </w:t>
      </w:r>
      <w:r w:rsidRPr="BB00487B">
        <w:rPr>
          <w:rFonts w:ascii="Times New Roman" w:cs="Times New Roman"/>
          <w:sz w:val="28"/>
          <w:szCs w:val="28"/>
          <w:rPrChange w:id="21786" w:author="user pc" w:date="2022-03-15T10:14:00Z">
            <w:rPr/>
          </w:rPrChange>
        </w:rPr>
        <w:t>of</w:t>
      </w:r>
      <w:r>
        <w:rPr>
          <w:rFonts w:ascii="Times New Roman" w:cs="Times New Roman" w:hAnsi="Times New Roman"/>
          <w:sz w:val="28"/>
          <w:szCs w:val="28"/>
        </w:rPr>
        <w:t xml:space="preserve"> </w:t>
      </w:r>
      <w:r w:rsidRPr="94FB8B31">
        <w:rPr>
          <w:rFonts w:ascii="Times New Roman" w:cs="Times New Roman"/>
          <w:sz w:val="28"/>
          <w:szCs w:val="28"/>
          <w:rPrChange w:id="21787" w:author="user pc" w:date="2022-03-15T10:14:00Z">
            <w:rPr/>
          </w:rPrChange>
        </w:rPr>
        <w:t>oxygen</w:t>
      </w:r>
      <w:r>
        <w:rPr>
          <w:rFonts w:ascii="Times New Roman" w:cs="Times New Roman" w:hAnsi="Times New Roman"/>
          <w:sz w:val="28"/>
          <w:szCs w:val="28"/>
        </w:rPr>
        <w:t xml:space="preserve"> </w:t>
      </w:r>
      <w:r w:rsidRPr="E8215298">
        <w:rPr>
          <w:rFonts w:ascii="Times New Roman" w:cs="Times New Roman"/>
          <w:sz w:val="28"/>
          <w:szCs w:val="28"/>
          <w:rPrChange w:id="21788" w:author="user pc" w:date="2022-03-15T10:14:00Z">
            <w:rPr/>
          </w:rPrChange>
        </w:rPr>
        <w:t>=</w:t>
      </w:r>
      <w:r>
        <w:rPr>
          <w:rFonts w:ascii="Times New Roman" w:cs="Times New Roman" w:hAnsi="Times New Roman"/>
          <w:sz w:val="28"/>
          <w:szCs w:val="28"/>
        </w:rPr>
        <w:t xml:space="preserve"> </w:t>
      </w:r>
      <w:r w:rsidRPr="36086727">
        <w:rPr>
          <w:rFonts w:ascii="Times New Roman" w:cs="Times New Roman"/>
          <w:sz w:val="28"/>
          <w:szCs w:val="28"/>
          <w:rPrChange w:id="21789" w:author="user pc" w:date="2022-03-15T10:14:00Z">
            <w:rPr/>
          </w:rPrChange>
        </w:rPr>
        <w:t>-2</w:t>
      </w:r>
    </w:p>
    <w:p>
      <w:pPr>
        <w:pStyle w:val="style0"/>
        <w:rPr>
          <w:rFonts w:ascii="Times New Roman" w:cs="Times New Roman"/>
          <w:sz w:val="28"/>
          <w:szCs w:val="28"/>
          <w:rPrChange w:id="21790" w:author="user pc" w:date="2022-03-15T10:14:00Z">
            <w:rPr/>
          </w:rPrChange>
        </w:rPr>
      </w:pPr>
      <w:r w:rsidRPr="B553E773">
        <w:rPr>
          <w:rFonts w:ascii="Times New Roman" w:cs="Times New Roman"/>
          <w:sz w:val="28"/>
          <w:szCs w:val="28"/>
          <w:rPrChange w:id="21791" w:author="user pc" w:date="2022-03-15T10:14:00Z">
            <w:rPr/>
          </w:rPrChange>
        </w:rPr>
        <w:t>Oxidation</w:t>
      </w:r>
      <w:r>
        <w:rPr>
          <w:rFonts w:ascii="Times New Roman" w:cs="Times New Roman" w:hAnsi="Times New Roman"/>
          <w:sz w:val="28"/>
          <w:szCs w:val="28"/>
        </w:rPr>
        <w:t xml:space="preserve"> </w:t>
      </w:r>
      <w:r w:rsidRPr="E059DB0F">
        <w:rPr>
          <w:rFonts w:ascii="Times New Roman" w:cs="Times New Roman"/>
          <w:sz w:val="28"/>
          <w:szCs w:val="28"/>
          <w:rPrChange w:id="21792" w:author="user pc" w:date="2022-03-15T10:14:00Z">
            <w:rPr/>
          </w:rPrChange>
        </w:rPr>
        <w:t>state</w:t>
      </w:r>
      <w:r>
        <w:rPr>
          <w:rFonts w:ascii="Times New Roman" w:cs="Times New Roman" w:hAnsi="Times New Roman"/>
          <w:sz w:val="28"/>
          <w:szCs w:val="28"/>
        </w:rPr>
        <w:t xml:space="preserve"> </w:t>
      </w:r>
      <w:r w:rsidRPr="8C09DC6E">
        <w:rPr>
          <w:rFonts w:ascii="Times New Roman" w:cs="Times New Roman"/>
          <w:sz w:val="28"/>
          <w:szCs w:val="28"/>
          <w:rPrChange w:id="21793" w:author="user pc" w:date="2022-03-15T10:14:00Z">
            <w:rPr/>
          </w:rPrChange>
        </w:rPr>
        <w:t>of</w:t>
      </w:r>
      <w:r>
        <w:rPr>
          <w:rFonts w:ascii="Times New Roman" w:cs="Times New Roman" w:hAnsi="Times New Roman"/>
          <w:sz w:val="28"/>
          <w:szCs w:val="28"/>
        </w:rPr>
        <w:t xml:space="preserve"> </w:t>
      </w:r>
      <w:r w:rsidRPr="1324D487">
        <w:rPr>
          <w:rFonts w:ascii="Times New Roman" w:cs="Times New Roman"/>
          <w:sz w:val="28"/>
          <w:szCs w:val="28"/>
          <w:rPrChange w:id="21794" w:author="user pc" w:date="2022-03-15T10:14:00Z">
            <w:rPr/>
          </w:rPrChange>
        </w:rPr>
        <w:t>Cl</w:t>
      </w:r>
      <w:r w:rsidRPr="53A0DBFF">
        <w:rPr>
          <w:rFonts w:ascii="Times New Roman" w:cs="Times New Roman"/>
          <w:sz w:val="28"/>
          <w:szCs w:val="28"/>
          <w:vertAlign w:val="subscript"/>
          <w:rPrChange w:id="21795" w:author="user pc" w:date="2022-03-15T10:14:00Z">
            <w:rPr>
              <w:vertAlign w:val="subscript"/>
            </w:rPr>
          </w:rPrChange>
        </w:rPr>
        <w:t>2</w:t>
      </w:r>
      <w:r w:rsidRPr="6895FABC">
        <w:rPr>
          <w:rFonts w:ascii="Times New Roman" w:cs="Times New Roman"/>
          <w:sz w:val="28"/>
          <w:szCs w:val="28"/>
          <w:rPrChange w:id="21796" w:author="user pc" w:date="2022-03-15T10:14:00Z">
            <w:rPr/>
          </w:rPrChange>
        </w:rPr>
        <w:t>O</w:t>
      </w:r>
      <w:r w:rsidRPr="FFA99A83">
        <w:rPr>
          <w:rFonts w:ascii="Times New Roman" w:cs="Times New Roman"/>
          <w:sz w:val="28"/>
          <w:szCs w:val="28"/>
          <w:vertAlign w:val="subscript"/>
          <w:rPrChange w:id="21797" w:author="user pc" w:date="2022-03-15T10:14:00Z">
            <w:rPr>
              <w:vertAlign w:val="subscript"/>
            </w:rPr>
          </w:rPrChange>
        </w:rPr>
        <w:t>7</w:t>
      </w:r>
      <w:r>
        <w:rPr>
          <w:rFonts w:ascii="Times New Roman" w:cs="Times New Roman" w:hAnsi="Times New Roman"/>
          <w:sz w:val="28"/>
          <w:szCs w:val="28"/>
          <w:vertAlign w:val="subscript"/>
        </w:rPr>
        <w:t xml:space="preserve"> </w:t>
      </w:r>
      <w:r w:rsidRPr="0DF15C92">
        <w:rPr>
          <w:rFonts w:ascii="Times New Roman" w:cs="Times New Roman"/>
          <w:sz w:val="28"/>
          <w:szCs w:val="28"/>
          <w:rPrChange w:id="21798" w:author="user pc" w:date="2022-03-15T10:14:00Z">
            <w:rPr/>
          </w:rPrChange>
        </w:rPr>
        <w:t>=</w:t>
      </w:r>
      <w:r>
        <w:rPr>
          <w:rFonts w:ascii="Times New Roman" w:cs="Times New Roman" w:hAnsi="Times New Roman"/>
          <w:sz w:val="28"/>
          <w:szCs w:val="28"/>
        </w:rPr>
        <w:t xml:space="preserve"> </w:t>
      </w:r>
      <w:r w:rsidRPr="3ADF7347">
        <w:rPr>
          <w:rFonts w:ascii="Times New Roman" w:cs="Times New Roman"/>
          <w:sz w:val="28"/>
          <w:szCs w:val="28"/>
          <w:rPrChange w:id="21799" w:author="user pc" w:date="2022-03-15T10:14:00Z">
            <w:rPr/>
          </w:rPrChange>
        </w:rPr>
        <w:t>2x</w:t>
      </w:r>
      <w:r>
        <w:rPr>
          <w:rFonts w:ascii="Times New Roman" w:cs="Times New Roman" w:hAnsi="Times New Roman"/>
          <w:sz w:val="28"/>
          <w:szCs w:val="28"/>
        </w:rPr>
        <w:t xml:space="preserve"> </w:t>
      </w:r>
      <w:r w:rsidRPr="F651DF03">
        <w:rPr>
          <w:rFonts w:ascii="Times New Roman" w:cs="Times New Roman"/>
          <w:sz w:val="28"/>
          <w:szCs w:val="28"/>
          <w:rPrChange w:id="21800" w:author="user pc" w:date="2022-03-15T10:14:00Z">
            <w:rPr/>
          </w:rPrChange>
        </w:rPr>
        <w:t>(Oxidation</w:t>
      </w:r>
      <w:r>
        <w:rPr>
          <w:rFonts w:ascii="Times New Roman" w:cs="Times New Roman" w:hAnsi="Times New Roman"/>
          <w:sz w:val="28"/>
          <w:szCs w:val="28"/>
        </w:rPr>
        <w:t xml:space="preserve"> </w:t>
      </w:r>
      <w:r w:rsidRPr="BEB0F3CB">
        <w:rPr>
          <w:rFonts w:ascii="Times New Roman" w:cs="Times New Roman"/>
          <w:sz w:val="28"/>
          <w:szCs w:val="28"/>
          <w:rPrChange w:id="21801" w:author="user pc" w:date="2022-03-15T10:14:00Z">
            <w:rPr/>
          </w:rPrChange>
        </w:rPr>
        <w:t>state</w:t>
      </w:r>
      <w:r>
        <w:rPr>
          <w:rFonts w:ascii="Times New Roman" w:cs="Times New Roman" w:hAnsi="Times New Roman"/>
          <w:sz w:val="28"/>
          <w:szCs w:val="28"/>
        </w:rPr>
        <w:t xml:space="preserve"> </w:t>
      </w:r>
      <w:r w:rsidRPr="1D06A471">
        <w:rPr>
          <w:rFonts w:ascii="Times New Roman" w:cs="Times New Roman"/>
          <w:sz w:val="28"/>
          <w:szCs w:val="28"/>
          <w:rPrChange w:id="21802" w:author="user pc" w:date="2022-03-15T10:14:00Z">
            <w:rPr/>
          </w:rPrChange>
        </w:rPr>
        <w:t>of</w:t>
      </w:r>
      <w:r>
        <w:rPr>
          <w:rFonts w:ascii="Times New Roman" w:cs="Times New Roman" w:hAnsi="Times New Roman"/>
          <w:sz w:val="28"/>
          <w:szCs w:val="28"/>
        </w:rPr>
        <w:t xml:space="preserve"> </w:t>
      </w:r>
      <w:r w:rsidRPr="E9FDE26E">
        <w:rPr>
          <w:rFonts w:ascii="Times New Roman" w:cs="Times New Roman"/>
          <w:sz w:val="28"/>
          <w:szCs w:val="28"/>
          <w:rPrChange w:id="21803" w:author="user pc" w:date="2022-03-15T10:14:00Z">
            <w:rPr/>
          </w:rPrChange>
        </w:rPr>
        <w:t>chlorine)</w:t>
      </w:r>
      <w:r>
        <w:rPr>
          <w:rFonts w:ascii="Times New Roman" w:cs="Times New Roman" w:hAnsi="Times New Roman"/>
          <w:sz w:val="28"/>
          <w:szCs w:val="28"/>
        </w:rPr>
        <w:t xml:space="preserve"> </w:t>
      </w:r>
      <w:r w:rsidRPr="1E47888D">
        <w:rPr>
          <w:rFonts w:ascii="Times New Roman" w:cs="Times New Roman"/>
          <w:sz w:val="28"/>
          <w:szCs w:val="28"/>
          <w:rPrChange w:id="21804" w:author="user pc" w:date="2022-03-15T10:14:00Z">
            <w:rPr/>
          </w:rPrChange>
        </w:rPr>
        <w:t>+7</w:t>
      </w:r>
      <w:r>
        <w:rPr>
          <w:rFonts w:ascii="Times New Roman" w:cs="Times New Roman" w:hAnsi="Times New Roman"/>
          <w:sz w:val="28"/>
          <w:szCs w:val="28"/>
        </w:rPr>
        <w:t xml:space="preserve"> </w:t>
      </w:r>
      <w:r w:rsidRPr="02768039">
        <w:rPr>
          <w:rFonts w:ascii="Times New Roman" w:cs="Times New Roman"/>
          <w:sz w:val="28"/>
          <w:szCs w:val="28"/>
          <w:rPrChange w:id="21805" w:author="user pc" w:date="2022-03-15T10:14:00Z">
            <w:rPr/>
          </w:rPrChange>
        </w:rPr>
        <w:t>x</w:t>
      </w:r>
      <w:r>
        <w:rPr>
          <w:rFonts w:ascii="Times New Roman" w:cs="Times New Roman" w:hAnsi="Times New Roman"/>
          <w:sz w:val="28"/>
          <w:szCs w:val="28"/>
        </w:rPr>
        <w:t xml:space="preserve"> </w:t>
      </w:r>
      <w:r w:rsidRPr="EDCF0903">
        <w:rPr>
          <w:rFonts w:ascii="Times New Roman" w:cs="Times New Roman"/>
          <w:sz w:val="28"/>
          <w:szCs w:val="28"/>
          <w:rPrChange w:id="21806" w:author="user pc" w:date="2022-03-15T10:14:00Z">
            <w:rPr/>
          </w:rPrChange>
        </w:rPr>
        <w:t>oxidation</w:t>
      </w:r>
      <w:r>
        <w:rPr>
          <w:rFonts w:ascii="Times New Roman" w:cs="Times New Roman" w:hAnsi="Times New Roman"/>
          <w:sz w:val="28"/>
          <w:szCs w:val="28"/>
        </w:rPr>
        <w:t xml:space="preserve"> </w:t>
      </w:r>
      <w:r w:rsidRPr="F04B7ED6">
        <w:rPr>
          <w:rFonts w:ascii="Times New Roman" w:cs="Times New Roman"/>
          <w:sz w:val="28"/>
          <w:szCs w:val="28"/>
          <w:rPrChange w:id="21807" w:author="user pc" w:date="2022-03-15T10:14:00Z">
            <w:rPr/>
          </w:rPrChange>
        </w:rPr>
        <w:t>state</w:t>
      </w:r>
      <w:r>
        <w:rPr>
          <w:rFonts w:ascii="Times New Roman" w:cs="Times New Roman" w:hAnsi="Times New Roman"/>
          <w:sz w:val="28"/>
          <w:szCs w:val="28"/>
        </w:rPr>
        <w:t xml:space="preserve"> </w:t>
      </w:r>
      <w:r w:rsidRPr="432D534A">
        <w:rPr>
          <w:rFonts w:ascii="Times New Roman" w:cs="Times New Roman"/>
          <w:sz w:val="28"/>
          <w:szCs w:val="28"/>
          <w:rPrChange w:id="21808" w:author="user pc" w:date="2022-03-15T10:14:00Z">
            <w:rPr/>
          </w:rPrChange>
        </w:rPr>
        <w:t>of</w:t>
      </w:r>
      <w:r>
        <w:rPr>
          <w:rFonts w:ascii="Times New Roman" w:cs="Times New Roman" w:hAnsi="Times New Roman"/>
          <w:sz w:val="28"/>
          <w:szCs w:val="28"/>
        </w:rPr>
        <w:t xml:space="preserve"> </w:t>
      </w:r>
      <w:r w:rsidRPr="80E19F03">
        <w:rPr>
          <w:rFonts w:ascii="Times New Roman" w:cs="Times New Roman"/>
          <w:sz w:val="28"/>
          <w:szCs w:val="28"/>
          <w:rPrChange w:id="21809" w:author="user pc" w:date="2022-03-15T10:14:00Z">
            <w:rPr/>
          </w:rPrChange>
        </w:rPr>
        <w:t>oxygen</w:t>
      </w:r>
      <w:r>
        <w:rPr>
          <w:rFonts w:ascii="Times New Roman" w:cs="Times New Roman" w:hAnsi="Times New Roman"/>
          <w:sz w:val="28"/>
          <w:szCs w:val="28"/>
        </w:rPr>
        <w:t xml:space="preserve"> </w:t>
      </w:r>
      <w:r w:rsidRPr="8DDF2A4B">
        <w:rPr>
          <w:rFonts w:ascii="Times New Roman" w:cs="Times New Roman"/>
          <w:sz w:val="28"/>
          <w:szCs w:val="28"/>
          <w:rPrChange w:id="21810" w:author="user pc" w:date="2022-03-15T10:14:00Z">
            <w:rPr/>
          </w:rPrChange>
        </w:rPr>
        <w:t>=</w:t>
      </w:r>
      <w:r>
        <w:rPr>
          <w:rFonts w:ascii="Times New Roman" w:cs="Times New Roman" w:hAnsi="Times New Roman"/>
          <w:sz w:val="28"/>
          <w:szCs w:val="28"/>
        </w:rPr>
        <w:t xml:space="preserve"> </w:t>
      </w:r>
      <w:r w:rsidRPr="9E79F8F7">
        <w:rPr>
          <w:rFonts w:ascii="Times New Roman" w:cs="Times New Roman"/>
          <w:sz w:val="28"/>
          <w:szCs w:val="28"/>
          <w:rPrChange w:id="21811" w:author="user pc" w:date="2022-03-15T10:14:00Z">
            <w:rPr/>
          </w:rPrChange>
        </w:rPr>
        <w:t>0.</w:t>
      </w:r>
    </w:p>
    <w:p>
      <w:pPr>
        <w:pStyle w:val="style0"/>
        <w:rPr>
          <w:rFonts w:ascii="Times New Roman" w:cs="Times New Roman"/>
          <w:sz w:val="28"/>
          <w:szCs w:val="28"/>
          <w:rPrChange w:id="21812" w:author="user pc" w:date="2022-03-15T10:14:00Z">
            <w:rPr/>
          </w:rPrChange>
        </w:rPr>
      </w:pPr>
      <w:r w:rsidRPr="31B7DF98">
        <w:rPr>
          <w:rFonts w:ascii="Times New Roman" w:cs="Times New Roman"/>
          <w:sz w:val="28"/>
          <w:szCs w:val="28"/>
          <w:rPrChange w:id="21813" w:author="user pc" w:date="2022-03-15T10:14:00Z">
            <w:rPr/>
          </w:rPrChange>
        </w:rPr>
        <w:t>Oxidation</w:t>
      </w:r>
      <w:r>
        <w:rPr>
          <w:rFonts w:ascii="Times New Roman" w:cs="Times New Roman" w:hAnsi="Times New Roman"/>
          <w:sz w:val="28"/>
          <w:szCs w:val="28"/>
        </w:rPr>
        <w:t xml:space="preserve"> </w:t>
      </w:r>
      <w:r w:rsidRPr="5226D353">
        <w:rPr>
          <w:rFonts w:ascii="Times New Roman" w:cs="Times New Roman"/>
          <w:sz w:val="28"/>
          <w:szCs w:val="28"/>
          <w:rPrChange w:id="21814" w:author="user pc" w:date="2022-03-15T10:14:00Z">
            <w:rPr/>
          </w:rPrChange>
        </w:rPr>
        <w:t>states:</w:t>
      </w:r>
      <w:r>
        <w:rPr>
          <w:rFonts w:ascii="Times New Roman" w:cs="Times New Roman" w:hAnsi="Times New Roman"/>
          <w:sz w:val="28"/>
          <w:szCs w:val="28"/>
        </w:rPr>
        <w:t xml:space="preserve"> </w:t>
      </w:r>
      <w:r w:rsidRPr="E4F6F072">
        <w:rPr>
          <w:rFonts w:ascii="Times New Roman" w:cs="Times New Roman"/>
          <w:sz w:val="28"/>
          <w:szCs w:val="28"/>
          <w:rPrChange w:id="21815" w:author="user pc" w:date="2022-03-15T10:14:00Z">
            <w:rPr/>
          </w:rPrChange>
        </w:rPr>
        <w:t>2x</w:t>
      </w:r>
      <w:r>
        <w:rPr>
          <w:rFonts w:ascii="Times New Roman" w:cs="Times New Roman" w:hAnsi="Times New Roman"/>
          <w:sz w:val="28"/>
          <w:szCs w:val="28"/>
        </w:rPr>
        <w:t xml:space="preserve"> </w:t>
      </w:r>
      <w:r w:rsidRPr="D1411E66">
        <w:rPr>
          <w:rFonts w:ascii="Times New Roman" w:cs="Times New Roman"/>
          <w:sz w:val="28"/>
          <w:szCs w:val="28"/>
          <w:rPrChange w:id="21816" w:author="user pc" w:date="2022-03-15T10:14:00Z">
            <w:rPr/>
          </w:rPrChange>
        </w:rPr>
        <w:t>+(7×</w:t>
      </w:r>
      <w:r>
        <w:rPr>
          <w:rFonts w:ascii="Times New Roman" w:cs="Times New Roman" w:hAnsi="Times New Roman"/>
          <w:sz w:val="28"/>
          <w:szCs w:val="28"/>
        </w:rPr>
        <w:t xml:space="preserve"> </w:t>
      </w:r>
      <w:r w:rsidRPr="98A385D0">
        <w:rPr>
          <w:rFonts w:ascii="Times New Roman" w:cs="Times New Roman"/>
          <w:sz w:val="28"/>
          <w:szCs w:val="28"/>
          <w:rPrChange w:id="21817" w:author="user pc" w:date="2022-03-15T10:14:00Z">
            <w:rPr/>
          </w:rPrChange>
        </w:rPr>
        <w:t>-2)</w:t>
      </w:r>
      <w:r>
        <w:rPr>
          <w:rFonts w:ascii="Times New Roman" w:cs="Times New Roman" w:hAnsi="Times New Roman"/>
          <w:sz w:val="28"/>
          <w:szCs w:val="28"/>
        </w:rPr>
        <w:t xml:space="preserve"> </w:t>
      </w:r>
      <w:r w:rsidRPr="2E6DFC4C">
        <w:rPr>
          <w:rFonts w:ascii="Times New Roman" w:cs="Times New Roman"/>
          <w:sz w:val="28"/>
          <w:szCs w:val="28"/>
          <w:rPrChange w:id="21818" w:author="user pc" w:date="2022-03-15T10:14:00Z">
            <w:rPr/>
          </w:rPrChange>
        </w:rPr>
        <w:t>=</w:t>
      </w:r>
      <w:r>
        <w:rPr>
          <w:rFonts w:ascii="Times New Roman" w:cs="Times New Roman" w:hAnsi="Times New Roman"/>
          <w:sz w:val="28"/>
          <w:szCs w:val="28"/>
        </w:rPr>
        <w:t xml:space="preserve"> </w:t>
      </w:r>
      <w:r w:rsidRPr="15423565">
        <w:rPr>
          <w:rFonts w:ascii="Times New Roman" w:cs="Times New Roman"/>
          <w:sz w:val="28"/>
          <w:szCs w:val="28"/>
          <w:rPrChange w:id="21819" w:author="user pc" w:date="2022-03-15T10:14:00Z">
            <w:rPr/>
          </w:rPrChange>
        </w:rPr>
        <w:t>0</w:t>
      </w:r>
    </w:p>
    <w:p>
      <w:pPr>
        <w:pStyle w:val="style0"/>
        <w:rPr>
          <w:rFonts w:ascii="Times New Roman" w:cs="Times New Roman"/>
          <w:sz w:val="28"/>
          <w:szCs w:val="28"/>
          <w:rPrChange w:id="21820" w:author="user pc" w:date="2022-03-15T10:14:00Z">
            <w:rPr/>
          </w:rPrChange>
        </w:rPr>
      </w:pPr>
      <w:r w:rsidRPr="FFA19D65">
        <w:rPr>
          <w:rFonts w:ascii="Times New Roman" w:cs="Times New Roman"/>
          <w:sz w:val="28"/>
          <w:szCs w:val="28"/>
          <w:rPrChange w:id="21821" w:author="user pc" w:date="2022-03-15T10:14:00Z">
            <w:rPr/>
          </w:rPrChange>
        </w:rPr>
        <w:t>2x</w:t>
      </w:r>
      <w:r>
        <w:rPr>
          <w:rFonts w:ascii="Times New Roman" w:cs="Times New Roman" w:hAnsi="Times New Roman"/>
          <w:sz w:val="28"/>
          <w:szCs w:val="28"/>
        </w:rPr>
        <w:t xml:space="preserve"> – </w:t>
      </w:r>
      <w:r w:rsidRPr="029D4AF9">
        <w:rPr>
          <w:rFonts w:ascii="Times New Roman" w:cs="Times New Roman"/>
          <w:sz w:val="28"/>
          <w:szCs w:val="28"/>
          <w:rPrChange w:id="21822" w:author="user pc" w:date="2022-03-15T10:14:00Z">
            <w:rPr/>
          </w:rPrChange>
        </w:rPr>
        <w:t>14</w:t>
      </w:r>
      <w:r>
        <w:rPr>
          <w:rFonts w:ascii="Times New Roman" w:cs="Times New Roman" w:hAnsi="Times New Roman"/>
          <w:sz w:val="28"/>
          <w:szCs w:val="28"/>
        </w:rPr>
        <w:t xml:space="preserve"> </w:t>
      </w:r>
      <w:r w:rsidRPr="01564B01">
        <w:rPr>
          <w:rFonts w:ascii="Times New Roman" w:cs="Times New Roman"/>
          <w:sz w:val="28"/>
          <w:szCs w:val="28"/>
          <w:rPrChange w:id="21823" w:author="user pc" w:date="2022-03-15T10:14:00Z">
            <w:rPr/>
          </w:rPrChange>
        </w:rPr>
        <w:t>=</w:t>
      </w:r>
      <w:r>
        <w:rPr>
          <w:rFonts w:ascii="Times New Roman" w:cs="Times New Roman" w:hAnsi="Times New Roman"/>
          <w:sz w:val="28"/>
          <w:szCs w:val="28"/>
        </w:rPr>
        <w:t xml:space="preserve"> </w:t>
      </w:r>
      <w:r w:rsidRPr="3432C9DC">
        <w:rPr>
          <w:rFonts w:ascii="Times New Roman" w:cs="Times New Roman"/>
          <w:sz w:val="28"/>
          <w:szCs w:val="28"/>
          <w:rPrChange w:id="21824" w:author="user pc" w:date="2022-03-15T10:14:00Z">
            <w:rPr/>
          </w:rPrChange>
        </w:rPr>
        <w:t>0</w:t>
      </w:r>
    </w:p>
    <w:p>
      <w:pPr>
        <w:pStyle w:val="style0"/>
        <w:rPr>
          <w:rFonts w:ascii="Times New Roman" w:cs="Times New Roman"/>
          <w:sz w:val="28"/>
          <w:szCs w:val="28"/>
          <w:rPrChange w:id="21825" w:author="user pc" w:date="2022-03-15T10:14:00Z">
            <w:rPr/>
          </w:rPrChange>
        </w:rPr>
      </w:pPr>
      <w:r w:rsidRPr="3163B54E">
        <w:rPr>
          <w:rFonts w:ascii="Times New Roman" w:cs="Times New Roman"/>
          <w:sz w:val="28"/>
          <w:szCs w:val="28"/>
          <w:rPrChange w:id="21826" w:author="user pc" w:date="2022-03-15T10:14:00Z">
            <w:rPr/>
          </w:rPrChange>
        </w:rPr>
        <w:t>2x</w:t>
      </w:r>
      <w:r>
        <w:rPr>
          <w:rFonts w:ascii="Times New Roman" w:cs="Times New Roman" w:hAnsi="Times New Roman"/>
          <w:sz w:val="28"/>
          <w:szCs w:val="28"/>
        </w:rPr>
        <w:t xml:space="preserve"> </w:t>
      </w:r>
      <w:r w:rsidRPr="177DFF58">
        <w:rPr>
          <w:rFonts w:ascii="Times New Roman" w:cs="Times New Roman"/>
          <w:sz w:val="28"/>
          <w:szCs w:val="28"/>
          <w:rPrChange w:id="21827" w:author="user pc" w:date="2022-03-15T10:14:00Z">
            <w:rPr/>
          </w:rPrChange>
        </w:rPr>
        <w:t>=</w:t>
      </w:r>
      <w:r>
        <w:rPr>
          <w:rFonts w:ascii="Times New Roman" w:cs="Times New Roman" w:hAnsi="Times New Roman"/>
          <w:sz w:val="28"/>
          <w:szCs w:val="28"/>
        </w:rPr>
        <w:t xml:space="preserve"> </w:t>
      </w:r>
      <w:r w:rsidRPr="D130C135">
        <w:rPr>
          <w:rFonts w:ascii="Times New Roman" w:cs="Times New Roman"/>
          <w:sz w:val="28"/>
          <w:szCs w:val="28"/>
          <w:rPrChange w:id="21828" w:author="user pc" w:date="2022-03-15T10:14:00Z">
            <w:rPr/>
          </w:rPrChange>
        </w:rPr>
        <w:t>14</w:t>
      </w:r>
    </w:p>
    <w:p>
      <w:pPr>
        <w:pStyle w:val="style0"/>
        <w:rPr>
          <w:rFonts w:ascii="Times New Roman" w:cs="Times New Roman"/>
          <w:sz w:val="28"/>
          <w:szCs w:val="28"/>
          <w:rPrChange w:id="21829" w:author="user pc" w:date="2022-03-15T10:14:00Z">
            <w:rPr/>
          </w:rPrChange>
        </w:rPr>
      </w:pPr>
      <w:r w:rsidRPr="48C12A54">
        <w:rPr>
          <w:rFonts w:ascii="Times New Roman" w:cs="Times New Roman"/>
          <w:sz w:val="28"/>
          <w:szCs w:val="28"/>
          <w:rPrChange w:id="21830" w:author="user pc" w:date="2022-03-15T10:14:00Z">
            <w:rPr/>
          </w:rPrChange>
        </w:rPr>
        <w:t>​Dividing</w:t>
      </w:r>
      <w:r>
        <w:rPr>
          <w:rFonts w:ascii="Times New Roman" w:cs="Times New Roman" w:hAnsi="Times New Roman"/>
          <w:sz w:val="28"/>
          <w:szCs w:val="28"/>
        </w:rPr>
        <w:t xml:space="preserve"> </w:t>
      </w:r>
      <w:r w:rsidRPr="234B2C7B">
        <w:rPr>
          <w:rFonts w:ascii="Times New Roman" w:cs="Times New Roman"/>
          <w:sz w:val="28"/>
          <w:szCs w:val="28"/>
          <w:rPrChange w:id="21831" w:author="user pc" w:date="2022-03-15T10:14:00Z">
            <w:rPr/>
          </w:rPrChange>
        </w:rPr>
        <w:t>both</w:t>
      </w:r>
      <w:r>
        <w:rPr>
          <w:rFonts w:ascii="Times New Roman" w:cs="Times New Roman" w:hAnsi="Times New Roman"/>
          <w:sz w:val="28"/>
          <w:szCs w:val="28"/>
        </w:rPr>
        <w:t xml:space="preserve"> </w:t>
      </w:r>
      <w:r w:rsidRPr="D3E05EB5">
        <w:rPr>
          <w:rFonts w:ascii="Times New Roman" w:cs="Times New Roman"/>
          <w:sz w:val="28"/>
          <w:szCs w:val="28"/>
          <w:rPrChange w:id="21832" w:author="user pc" w:date="2022-03-15T10:14:00Z">
            <w:rPr/>
          </w:rPrChange>
        </w:rPr>
        <w:t>sides</w:t>
      </w:r>
      <w:r>
        <w:rPr>
          <w:rFonts w:ascii="Times New Roman" w:cs="Times New Roman" w:hAnsi="Times New Roman"/>
          <w:sz w:val="28"/>
          <w:szCs w:val="28"/>
        </w:rPr>
        <w:t xml:space="preserve"> </w:t>
      </w:r>
      <w:r w:rsidRPr="AB348B19">
        <w:rPr>
          <w:rFonts w:ascii="Times New Roman" w:cs="Times New Roman"/>
          <w:sz w:val="28"/>
          <w:szCs w:val="28"/>
          <w:rPrChange w:id="21833" w:author="user pc" w:date="2022-03-15T10:14:00Z">
            <w:rPr/>
          </w:rPrChange>
        </w:rPr>
        <w:t>by</w:t>
      </w:r>
      <w:r>
        <w:rPr>
          <w:rFonts w:ascii="Times New Roman" w:cs="Times New Roman" w:hAnsi="Times New Roman"/>
          <w:sz w:val="28"/>
          <w:szCs w:val="28"/>
        </w:rPr>
        <w:t xml:space="preserve"> </w:t>
      </w:r>
      <w:r w:rsidRPr="AB18654F">
        <w:rPr>
          <w:rFonts w:ascii="Times New Roman" w:cs="Times New Roman"/>
          <w:sz w:val="28"/>
          <w:szCs w:val="28"/>
          <w:rPrChange w:id="21834" w:author="user pc" w:date="2022-03-15T10:14:00Z">
            <w:rPr/>
          </w:rPrChange>
        </w:rPr>
        <w:t>2,</w:t>
      </w:r>
      <w:r>
        <w:rPr>
          <w:rFonts w:ascii="Times New Roman" w:cs="Times New Roman" w:hAnsi="Times New Roman"/>
          <w:sz w:val="28"/>
          <w:szCs w:val="28"/>
        </w:rPr>
        <w:t xml:space="preserve"> </w:t>
      </w:r>
      <w:r w:rsidRPr="2B0FF6C4">
        <w:rPr>
          <w:rFonts w:ascii="Times New Roman" w:cs="Times New Roman"/>
          <w:sz w:val="28"/>
          <w:szCs w:val="28"/>
          <w:rPrChange w:id="21835" w:author="user pc" w:date="2022-03-15T10:14:00Z">
            <w:rPr/>
          </w:rPrChange>
        </w:rPr>
        <w:t>we</w:t>
      </w:r>
      <w:r>
        <w:rPr>
          <w:rFonts w:ascii="Times New Roman" w:cs="Times New Roman" w:hAnsi="Times New Roman"/>
          <w:sz w:val="28"/>
          <w:szCs w:val="28"/>
        </w:rPr>
        <w:t xml:space="preserve"> </w:t>
      </w:r>
      <w:r w:rsidRPr="14EE9AB7">
        <w:rPr>
          <w:rFonts w:ascii="Times New Roman" w:cs="Times New Roman"/>
          <w:sz w:val="28"/>
          <w:szCs w:val="28"/>
          <w:rPrChange w:id="21836" w:author="user pc" w:date="2022-03-15T10:14:00Z">
            <w:rPr/>
          </w:rPrChange>
        </w:rPr>
        <w:t>get;</w:t>
      </w:r>
    </w:p>
    <w:p>
      <w:pPr>
        <w:pStyle w:val="style0"/>
        <w:rPr>
          <w:rFonts w:ascii="Times New Roman" w:cs="Times New Roman"/>
          <w:sz w:val="28"/>
          <w:szCs w:val="28"/>
          <w:rPrChange w:id="21837" w:author="user pc" w:date="2022-03-15T10:14:00Z">
            <w:rPr/>
          </w:rPrChange>
        </w:rPr>
      </w:pPr>
      <w:r w:rsidRPr="6CE84F21">
        <w:rPr>
          <w:rFonts w:ascii="Times New Roman" w:cs="Times New Roman"/>
          <w:sz w:val="28"/>
          <w:szCs w:val="28"/>
          <w:rPrChange w:id="21838" w:author="user pc" w:date="2022-03-15T10:14:00Z">
            <w:rPr/>
          </w:rPrChange>
        </w:rPr>
        <w:t>X</w:t>
      </w:r>
      <w:r>
        <w:rPr>
          <w:rFonts w:ascii="Times New Roman" w:cs="Times New Roman" w:hAnsi="Times New Roman"/>
          <w:sz w:val="28"/>
          <w:szCs w:val="28"/>
        </w:rPr>
        <w:t xml:space="preserve"> </w:t>
      </w:r>
      <w:r w:rsidRPr="E57D1C6F">
        <w:rPr>
          <w:rFonts w:ascii="Times New Roman" w:cs="Times New Roman"/>
          <w:sz w:val="28"/>
          <w:szCs w:val="28"/>
          <w:rPrChange w:id="21839" w:author="user pc" w:date="2022-03-15T10:14:00Z">
            <w:rPr/>
          </w:rPrChange>
        </w:rPr>
        <w:t>=</w:t>
      </w:r>
      <w:r>
        <w:rPr>
          <w:rFonts w:ascii="Times New Roman" w:cs="Times New Roman" w:hAnsi="Times New Roman"/>
          <w:sz w:val="28"/>
          <w:szCs w:val="28"/>
        </w:rPr>
        <w:t xml:space="preserve"> </w:t>
      </w:r>
      <w:r w:rsidRPr="F4B751FE">
        <w:rPr>
          <w:rFonts w:ascii="Times New Roman" w:cs="Times New Roman"/>
          <w:sz w:val="28"/>
          <w:szCs w:val="28"/>
          <w:rPrChange w:id="21840" w:author="user pc" w:date="2022-03-15T10:14:00Z">
            <w:rPr/>
          </w:rPrChange>
        </w:rPr>
        <w:t>+7</w:t>
      </w:r>
    </w:p>
    <w:p>
      <w:pPr>
        <w:pStyle w:val="style0"/>
        <w:rPr>
          <w:rFonts w:ascii="Times New Roman" w:cs="Times New Roman"/>
          <w:sz w:val="28"/>
          <w:szCs w:val="28"/>
          <w:rPrChange w:id="21841" w:author="user pc" w:date="2022-03-15T10:14:00Z">
            <w:rPr/>
          </w:rPrChange>
        </w:rPr>
      </w:pPr>
      <w:r w:rsidRPr="126F91F0">
        <w:rPr>
          <w:rFonts w:ascii="Times New Roman" w:cs="Times New Roman"/>
          <w:sz w:val="28"/>
          <w:szCs w:val="28"/>
          <w:rPrChange w:id="21842" w:author="user pc" w:date="2022-03-15T10:14:00Z">
            <w:rPr/>
          </w:rPrChange>
        </w:rPr>
        <w:t>Oxidation</w:t>
      </w:r>
      <w:r>
        <w:rPr>
          <w:rFonts w:ascii="Times New Roman" w:cs="Times New Roman" w:hAnsi="Times New Roman"/>
          <w:sz w:val="28"/>
          <w:szCs w:val="28"/>
        </w:rPr>
        <w:t xml:space="preserve"> </w:t>
      </w:r>
      <w:r w:rsidRPr="C21D2A6F">
        <w:rPr>
          <w:rFonts w:ascii="Times New Roman" w:cs="Times New Roman"/>
          <w:sz w:val="28"/>
          <w:szCs w:val="28"/>
          <w:rPrChange w:id="21843" w:author="user pc" w:date="2022-03-15T10:14:00Z">
            <w:rPr/>
          </w:rPrChange>
        </w:rPr>
        <w:t>state</w:t>
      </w:r>
      <w:r>
        <w:rPr>
          <w:rFonts w:ascii="Times New Roman" w:cs="Times New Roman" w:hAnsi="Times New Roman"/>
          <w:sz w:val="28"/>
          <w:szCs w:val="28"/>
        </w:rPr>
        <w:t xml:space="preserve"> </w:t>
      </w:r>
      <w:r w:rsidRPr="34A13BF9">
        <w:rPr>
          <w:rFonts w:ascii="Times New Roman" w:cs="Times New Roman"/>
          <w:sz w:val="28"/>
          <w:szCs w:val="28"/>
          <w:rPrChange w:id="21844" w:author="user pc" w:date="2022-03-15T10:14:00Z">
            <w:rPr/>
          </w:rPrChange>
        </w:rPr>
        <w:t>of</w:t>
      </w:r>
      <w:r>
        <w:rPr>
          <w:rFonts w:ascii="Times New Roman" w:cs="Times New Roman" w:hAnsi="Times New Roman"/>
          <w:sz w:val="28"/>
          <w:szCs w:val="28"/>
        </w:rPr>
        <w:t xml:space="preserve"> </w:t>
      </w:r>
      <w:r w:rsidRPr="460BB35B">
        <w:rPr>
          <w:rFonts w:ascii="Times New Roman" w:cs="Times New Roman"/>
          <w:sz w:val="28"/>
          <w:szCs w:val="28"/>
          <w:rPrChange w:id="21845" w:author="user pc" w:date="2022-03-15T10:14:00Z">
            <w:rPr/>
          </w:rPrChange>
        </w:rPr>
        <w:t>chlorine</w:t>
      </w:r>
      <w:r>
        <w:rPr>
          <w:rFonts w:ascii="Times New Roman" w:cs="Times New Roman" w:hAnsi="Times New Roman"/>
          <w:sz w:val="28"/>
          <w:szCs w:val="28"/>
        </w:rPr>
        <w:t xml:space="preserve"> </w:t>
      </w:r>
      <w:r w:rsidRPr="77834306">
        <w:rPr>
          <w:rFonts w:ascii="Times New Roman" w:cs="Times New Roman"/>
          <w:sz w:val="28"/>
          <w:szCs w:val="28"/>
          <w:rPrChange w:id="21846" w:author="user pc" w:date="2022-03-15T10:14:00Z">
            <w:rPr/>
          </w:rPrChange>
        </w:rPr>
        <w:t>in</w:t>
      </w:r>
      <w:r>
        <w:rPr>
          <w:rFonts w:ascii="Times New Roman" w:cs="Times New Roman" w:hAnsi="Times New Roman"/>
          <w:sz w:val="28"/>
          <w:szCs w:val="28"/>
        </w:rPr>
        <w:t xml:space="preserve"> </w:t>
      </w:r>
      <w:r w:rsidRPr="D28DAA7F">
        <w:rPr>
          <w:rFonts w:ascii="Times New Roman" w:cs="Times New Roman"/>
          <w:sz w:val="28"/>
          <w:szCs w:val="28"/>
          <w:rPrChange w:id="21847" w:author="user pc" w:date="2022-03-15T10:14:00Z">
            <w:rPr/>
          </w:rPrChange>
        </w:rPr>
        <w:t>Cl</w:t>
      </w:r>
      <w:r w:rsidRPr="764C8148">
        <w:rPr>
          <w:rFonts w:ascii="Times New Roman" w:cs="Times New Roman"/>
          <w:sz w:val="28"/>
          <w:szCs w:val="28"/>
          <w:vertAlign w:val="subscript"/>
          <w:rPrChange w:id="21848" w:author="user pc" w:date="2022-03-15T10:14:00Z">
            <w:rPr/>
          </w:rPrChange>
        </w:rPr>
        <w:t>2</w:t>
      </w:r>
      <w:r w:rsidRPr="F931EC8B">
        <w:rPr>
          <w:rFonts w:ascii="Times New Roman" w:cs="Times New Roman"/>
          <w:sz w:val="28"/>
          <w:szCs w:val="28"/>
          <w:rPrChange w:id="21849" w:author="user pc" w:date="2022-03-15T10:14:00Z">
            <w:rPr/>
          </w:rPrChange>
        </w:rPr>
        <w:t>O</w:t>
      </w:r>
      <w:r w:rsidRPr="0D0BC6F9">
        <w:rPr>
          <w:rFonts w:ascii="Times New Roman" w:cs="Times New Roman"/>
          <w:sz w:val="28"/>
          <w:szCs w:val="28"/>
          <w:vertAlign w:val="subscript"/>
          <w:rPrChange w:id="21850" w:author="user pc" w:date="2022-03-15T10:14:00Z">
            <w:rPr/>
          </w:rPrChange>
        </w:rPr>
        <w:t>7</w:t>
      </w:r>
      <w:r>
        <w:rPr>
          <w:rFonts w:ascii="Times New Roman" w:cs="Times New Roman" w:hAnsi="Times New Roman"/>
          <w:sz w:val="28"/>
          <w:szCs w:val="28"/>
        </w:rPr>
        <w:t xml:space="preserve"> </w:t>
      </w:r>
      <w:r w:rsidRPr="B6D49E76">
        <w:rPr>
          <w:rFonts w:ascii="Times New Roman" w:cs="Times New Roman"/>
          <w:sz w:val="28"/>
          <w:szCs w:val="28"/>
          <w:rPrChange w:id="21851" w:author="user pc" w:date="2022-03-15T10:14:00Z">
            <w:rPr/>
          </w:rPrChange>
        </w:rPr>
        <w:t>=</w:t>
      </w:r>
      <w:r>
        <w:rPr>
          <w:rFonts w:ascii="Times New Roman" w:cs="Times New Roman" w:hAnsi="Times New Roman"/>
          <w:sz w:val="28"/>
          <w:szCs w:val="28"/>
        </w:rPr>
        <w:t xml:space="preserve"> </w:t>
      </w:r>
      <w:r w:rsidRPr="3235B67E">
        <w:rPr>
          <w:rFonts w:ascii="Times New Roman" w:cs="Times New Roman"/>
          <w:sz w:val="28"/>
          <w:szCs w:val="28"/>
          <w:rPrChange w:id="21852" w:author="user pc" w:date="2022-03-15T10:14:00Z">
            <w:rPr/>
          </w:rPrChange>
        </w:rPr>
        <w:t>+7</w:t>
      </w: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Change w:id="21853"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1854" w:author="user pc" w:date="2022-03-15T10:14:00Z">
            <w:rPr>
              <w:rFonts w:ascii="Cambria Math" w:eastAsia="宋体" w:hAnsi="Cambria Math"/>
            </w:rPr>
          </w:rPrChange>
        </w:rPr>
      </w:pPr>
      <w:r w:rsidRPr="4641DCDF">
        <w:rPr>
          <w:rFonts w:ascii="Times New Roman" w:cs="Times New Roman" w:eastAsia="宋体" w:hAnsi="Times New Roman"/>
          <w:b/>
          <w:bCs/>
          <w:color w:val="0000ff"/>
          <w:sz w:val="28"/>
          <w:szCs w:val="28"/>
          <w:highlight w:val="yellow"/>
          <w:rPrChange w:id="21855" w:author="user pc" w:date="2022-03-15T10:14:00Z">
            <w:rPr>
              <w:rFonts w:eastAsia="宋体" w:hAnsi="Cambria Math"/>
              <w:b/>
              <w:bCs/>
              <w:color w:val="0000ff"/>
              <w:highlight w:val="yellow"/>
            </w:rPr>
          </w:rPrChange>
        </w:rPr>
        <w:t>CALCULATING CELL EMF</w:t>
      </w:r>
      <w:r>
        <w:rPr>
          <w:rFonts w:ascii="Times New Roman" w:cs="Times New Roman" w:eastAsia="宋体" w:hAnsi="Times New Roman"/>
          <w:b/>
          <w:bCs/>
          <w:color w:val="0000ff"/>
          <w:sz w:val="28"/>
          <w:szCs w:val="28"/>
          <w:highlight w:val="yellow"/>
        </w:rPr>
        <w:t xml:space="preserve"> </w:t>
      </w:r>
      <w:r w:rsidRPr="C9473F28">
        <w:rPr>
          <w:rFonts w:ascii="Times New Roman" w:cs="Times New Roman" w:eastAsia="宋体" w:hAnsi="Times New Roman"/>
          <w:b/>
          <w:bCs/>
          <w:color w:val="0000ff"/>
          <w:sz w:val="28"/>
          <w:szCs w:val="28"/>
          <w:highlight w:val="yellow"/>
          <w:rPrChange w:id="21856" w:author="user pc" w:date="2022-03-15T10:14:00Z">
            <w:rPr>
              <w:rFonts w:eastAsia="宋体" w:hAnsi="Cambria Math"/>
              <w:b/>
              <w:bCs/>
              <w:color w:val="0000ff"/>
              <w:highlight w:val="yellow"/>
            </w:rPr>
          </w:rPrChange>
        </w:rPr>
        <w:t>(Electromotive force</w:t>
      </w:r>
      <w:r>
        <w:rPr>
          <w:rFonts w:ascii="Times New Roman" w:cs="Times New Roman" w:eastAsia="宋体" w:hAnsi="Times New Roman"/>
          <w:b/>
          <w:bCs/>
          <w:color w:val="0000ff"/>
          <w:sz w:val="28"/>
          <w:szCs w:val="28"/>
        </w:rPr>
        <w:t>)</w:t>
      </w:r>
    </w:p>
    <w:p>
      <w:pPr>
        <w:pStyle w:val="style0"/>
        <w:rPr>
          <w:rFonts w:ascii="Times New Roman" w:cs="Times New Roman" w:eastAsia="宋体" w:hAnsi="Times New Roman"/>
          <w:sz w:val="28"/>
          <w:szCs w:val="28"/>
          <w:rPrChange w:id="21857" w:author="user pc" w:date="2022-03-15T10:14:00Z">
            <w:rPr>
              <w:rFonts w:eastAsia="宋体" w:hAnsi="Cambria Math"/>
            </w:rPr>
          </w:rPrChange>
        </w:rPr>
      </w:pPr>
      <w:r w:rsidRPr="2B33B6D3">
        <w:rPr>
          <w:rFonts w:ascii="Times New Roman" w:cs="Times New Roman" w:eastAsia="宋体" w:hAnsi="Times New Roman"/>
          <w:sz w:val="28"/>
          <w:szCs w:val="28"/>
          <w:rPrChange w:id="21858" w:author="user pc" w:date="2022-03-15T10:14:00Z">
            <w:rPr>
              <w:rFonts w:eastAsia="宋体" w:hAnsi="Cambria Math"/>
            </w:rPr>
          </w:rPrChange>
        </w:rPr>
        <w:t>A cell emf is a measure of the driving force of the cell reaction. This reaction occurs in the cell as separate half-reactions</w:t>
      </w:r>
      <w:r>
        <w:rPr>
          <w:rFonts w:ascii="Times New Roman" w:cs="Times New Roman" w:eastAsia="宋体" w:hAnsi="Times New Roman"/>
          <w:sz w:val="28"/>
          <w:szCs w:val="28"/>
        </w:rPr>
        <w:t xml:space="preserve"> </w:t>
      </w:r>
      <w:r w:rsidRPr="1D3122C8">
        <w:rPr>
          <w:rFonts w:ascii="Times New Roman" w:cs="Times New Roman" w:eastAsia="宋体" w:hAnsi="Times New Roman"/>
          <w:sz w:val="28"/>
          <w:szCs w:val="28"/>
          <w:rPrChange w:id="21859" w:author="user pc" w:date="2022-03-15T10:14:00Z">
            <w:rPr>
              <w:rFonts w:eastAsia="宋体" w:hAnsi="Cambria Math"/>
            </w:rPr>
          </w:rPrChange>
        </w:rPr>
        <w:t xml:space="preserve">(an oxidation half-reaction and a reduction half-reaction. Mathematically, it is given as: </w:t>
      </w:r>
    </w:p>
    <w:p>
      <w:pPr>
        <w:pStyle w:val="style0"/>
        <w:rPr>
          <w:rFonts w:ascii="Times New Roman" w:cs="Times New Roman" w:eastAsia="宋体" w:hAnsi="Times New Roman"/>
          <w:sz w:val="28"/>
          <w:szCs w:val="28"/>
          <w:rPrChange w:id="21860" w:author="user pc" w:date="2022-03-15T10:14:00Z">
            <w:rPr>
              <w:rFonts w:eastAsia="宋体" w:hAnsi="Cambria Math"/>
            </w:rPr>
          </w:rPrChange>
        </w:rPr>
      </w:pPr>
      <w:r w:rsidRPr="35463A74">
        <w:rPr>
          <w:rFonts w:ascii="Times New Roman" w:cs="Times New Roman" w:eastAsia="宋体" w:hAnsi="Times New Roman"/>
          <w:sz w:val="28"/>
          <w:szCs w:val="28"/>
          <w:rPrChange w:id="21861" w:author="user pc" w:date="2022-03-15T10:14:00Z">
            <w:rPr>
              <w:rFonts w:eastAsia="宋体" w:hAnsi="Cambria Math"/>
            </w:rPr>
          </w:rPrChange>
        </w:rPr>
        <w:t>E</w:t>
      </w:r>
      <w:r w:rsidRPr="E1DF3D1C">
        <w:rPr>
          <w:rFonts w:ascii="Times New Roman" w:cs="Times New Roman" w:eastAsia="宋体" w:hAnsi="Times New Roman"/>
          <w:sz w:val="28"/>
          <w:szCs w:val="28"/>
          <w:vertAlign w:val="subscript"/>
          <w:rPrChange w:id="21862" w:author="user pc" w:date="2022-03-15T10:14:00Z">
            <w:rPr>
              <w:rFonts w:eastAsia="宋体" w:hAnsi="Cambria Math"/>
              <w:vertAlign w:val="subscript"/>
            </w:rPr>
          </w:rPrChange>
        </w:rPr>
        <w:t>Cell</w:t>
      </w:r>
      <w:r>
        <w:rPr>
          <w:rFonts w:ascii="Times New Roman" w:cs="Times New Roman" w:eastAsia="宋体" w:hAnsi="Times New Roman"/>
          <w:sz w:val="28"/>
          <w:szCs w:val="28"/>
          <w:vertAlign w:val="subscript"/>
        </w:rPr>
        <w:t xml:space="preserve"> </w:t>
      </w:r>
      <w:r w:rsidRPr="A7FAEEDA">
        <w:rPr>
          <w:rFonts w:ascii="Times New Roman" w:cs="Times New Roman" w:eastAsia="宋体" w:hAnsi="Times New Roman"/>
          <w:sz w:val="28"/>
          <w:szCs w:val="28"/>
          <w:rPrChange w:id="21863" w:author="user pc" w:date="2022-03-15T10:14:00Z">
            <w:rPr>
              <w:rFonts w:eastAsia="宋体" w:hAnsi="Cambria Math"/>
            </w:rPr>
          </w:rPrChange>
        </w:rPr>
        <w:t>= E</w:t>
      </w:r>
      <w:r w:rsidRPr="EDF16FB8">
        <w:rPr>
          <w:rFonts w:ascii="Times New Roman" w:cs="Times New Roman" w:eastAsia="宋体" w:hAnsi="Times New Roman"/>
          <w:sz w:val="28"/>
          <w:szCs w:val="28"/>
          <w:vertAlign w:val="subscript"/>
          <w:rPrChange w:id="21864" w:author="user pc" w:date="2022-03-15T10:14:00Z">
            <w:rPr>
              <w:rFonts w:eastAsia="宋体" w:hAnsi="Cambria Math"/>
              <w:vertAlign w:val="subscript"/>
            </w:rPr>
          </w:rPrChange>
        </w:rPr>
        <w:t>cathode</w:t>
      </w:r>
      <w:r w:rsidRPr="3C79964B">
        <w:rPr>
          <w:rFonts w:ascii="Times New Roman" w:cs="Times New Roman" w:eastAsia="宋体" w:hAnsi="Times New Roman"/>
          <w:sz w:val="28"/>
          <w:szCs w:val="28"/>
          <w:rPrChange w:id="21865" w:author="user pc" w:date="2022-03-15T10:14:00Z">
            <w:rPr>
              <w:rFonts w:eastAsia="宋体" w:hAnsi="Cambria Math"/>
            </w:rPr>
          </w:rPrChange>
        </w:rPr>
        <w:t xml:space="preserve"> - E</w:t>
      </w:r>
      <w:r w:rsidRPr="A20AEB0C">
        <w:rPr>
          <w:rFonts w:ascii="Times New Roman" w:cs="Times New Roman" w:eastAsia="宋体" w:hAnsi="Times New Roman"/>
          <w:sz w:val="28"/>
          <w:szCs w:val="28"/>
          <w:vertAlign w:val="subscript"/>
          <w:rPrChange w:id="21866" w:author="user pc" w:date="2022-03-15T10:14:00Z">
            <w:rPr>
              <w:rFonts w:eastAsia="宋体" w:hAnsi="Cambria Math"/>
              <w:vertAlign w:val="subscript"/>
            </w:rPr>
          </w:rPrChange>
        </w:rPr>
        <w:t>anode</w:t>
      </w:r>
    </w:p>
    <w:p>
      <w:pPr>
        <w:pStyle w:val="style179"/>
        <w:numPr>
          <w:ilvl w:val="0"/>
          <w:numId w:val="67"/>
        </w:numPr>
        <w:rPr>
          <w:rFonts w:ascii="Times New Roman" w:cs="Times New Roman" w:eastAsia="宋体" w:hAnsi="Times New Roman"/>
          <w:b/>
          <w:bCs/>
          <w:color w:val="0000ff"/>
          <w:sz w:val="24"/>
          <w:szCs w:val="24"/>
          <w:rPrChange w:id="21867" w:author="user pc" w:date="2022-03-15T10:14:00Z">
            <w:rPr>
              <w:rFonts w:ascii="Dancing Script" w:eastAsia="宋体" w:hAnsi="Dancing Script"/>
              <w:b/>
              <w:bCs/>
              <w:color w:val="0000ff"/>
            </w:rPr>
          </w:rPrChange>
        </w:rPr>
      </w:pPr>
      <w:r w:rsidRPr="DC8D2833">
        <w:rPr>
          <w:rFonts w:ascii="Times New Roman" w:cs="Times New Roman" w:eastAsia="宋体" w:hAnsi="Times New Roman"/>
          <w:b/>
          <w:bCs/>
          <w:color w:val="0000ff"/>
          <w:sz w:val="24"/>
          <w:szCs w:val="24"/>
          <w:rPrChange w:id="21868" w:author="user pc" w:date="2022-03-15T10:14:00Z">
            <w:rPr>
              <w:rFonts w:ascii="Dancing Script" w:eastAsia="宋体" w:hAnsi="Dancing Script"/>
              <w:b/>
              <w:bCs/>
              <w:color w:val="0000ff"/>
            </w:rPr>
          </w:rPrChange>
        </w:rPr>
        <w:t>Recall:</w:t>
      </w:r>
    </w:p>
    <w:p>
      <w:pPr>
        <w:pStyle w:val="style179"/>
        <w:numPr>
          <w:ilvl w:val="0"/>
          <w:numId w:val="67"/>
        </w:numPr>
        <w:rPr>
          <w:rFonts w:ascii="Times New Roman" w:cs="Times New Roman" w:eastAsia="宋体" w:hAnsi="Times New Roman"/>
          <w:sz w:val="24"/>
          <w:szCs w:val="24"/>
          <w:highlight w:val="cyan"/>
          <w:rPrChange w:id="21869" w:author="user pc" w:date="2022-03-15T10:14:00Z">
            <w:rPr>
              <w:rFonts w:eastAsia="宋体" w:hAnsi="Cambria Math"/>
              <w:highlight w:val="cyan"/>
            </w:rPr>
          </w:rPrChange>
        </w:rPr>
      </w:pPr>
      <w:r w:rsidRPr="3E5A5E88">
        <w:rPr>
          <w:rFonts w:ascii="Times New Roman" w:cs="Times New Roman" w:eastAsia="宋体" w:hAnsi="Times New Roman"/>
          <w:b/>
          <w:bCs/>
          <w:color w:val="c00000"/>
          <w:sz w:val="24"/>
          <w:szCs w:val="24"/>
          <w:highlight w:val="cyan"/>
          <w:rPrChange w:id="21870" w:author="user pc" w:date="2022-03-15T10:14:00Z">
            <w:rPr>
              <w:rFonts w:ascii="Dancing Script" w:eastAsia="宋体" w:hAnsi="Dancing Script"/>
              <w:b/>
              <w:bCs/>
              <w:color w:val="c00000"/>
              <w:highlight w:val="cyan"/>
            </w:rPr>
          </w:rPrChange>
        </w:rPr>
        <w:t>That oxidation takes place at the anode while reduction takes place at the cathode.</w:t>
      </w:r>
    </w:p>
    <w:p>
      <w:pPr>
        <w:pStyle w:val="style179"/>
        <w:rPr>
          <w:rFonts w:ascii="Times New Roman" w:cs="Times New Roman" w:eastAsia="宋体" w:hAnsi="Times New Roman"/>
          <w:b/>
          <w:bCs/>
          <w:color w:val="c00000"/>
          <w:sz w:val="24"/>
          <w:szCs w:val="24"/>
          <w:highlight w:val="cyan"/>
          <w:rPrChange w:id="21871" w:author="user pc" w:date="2022-03-15T10:14:00Z">
            <w:rPr>
              <w:rFonts w:eastAsia="宋体" w:hAnsi="Cambria Math"/>
              <w:b/>
              <w:bCs/>
              <w:color w:val="c00000"/>
              <w:highlight w:val="cyan"/>
            </w:rPr>
          </w:rPrChange>
        </w:rPr>
      </w:pPr>
      <w:r w:rsidRPr="64FEB515">
        <w:rPr>
          <w:rFonts w:ascii="Times New Roman" w:cs="Times New Roman" w:eastAsia="宋体" w:hAnsi="Times New Roman"/>
          <w:b/>
          <w:bCs/>
          <w:color w:val="c00000"/>
          <w:sz w:val="24"/>
          <w:szCs w:val="24"/>
          <w:highlight w:val="cyan"/>
          <w:rPrChange w:id="21872" w:author="user pc" w:date="2022-03-15T10:14:00Z">
            <w:rPr>
              <w:rFonts w:eastAsia="宋体" w:hAnsi="Cambria Math"/>
              <w:b/>
              <w:bCs/>
              <w:color w:val="c00000"/>
              <w:highlight w:val="cyan"/>
            </w:rPr>
          </w:rPrChange>
        </w:rPr>
        <w:t>E.g Zn/Zn</w:t>
      </w:r>
      <w:r w:rsidRPr="DC0C8CA7">
        <w:rPr>
          <w:rFonts w:ascii="Times New Roman" w:cs="Times New Roman" w:eastAsia="宋体" w:hAnsi="Times New Roman"/>
          <w:b/>
          <w:bCs/>
          <w:color w:val="c00000"/>
          <w:sz w:val="24"/>
          <w:szCs w:val="24"/>
          <w:highlight w:val="cyan"/>
          <w:vertAlign w:val="superscript"/>
          <w:rPrChange w:id="21873" w:author="user pc" w:date="2022-03-15T10:14:00Z">
            <w:rPr>
              <w:rFonts w:eastAsia="宋体" w:hAnsi="Cambria Math"/>
              <w:b/>
              <w:bCs/>
              <w:color w:val="c00000"/>
              <w:highlight w:val="cyan"/>
              <w:vertAlign w:val="superscript"/>
            </w:rPr>
          </w:rPrChange>
        </w:rPr>
        <w:t>2+</w:t>
      </w:r>
      <w:r w:rsidRPr="850004D7">
        <w:rPr>
          <w:rFonts w:ascii="Times New Roman" w:cs="Times New Roman" w:eastAsia="宋体" w:hAnsi="Times New Roman"/>
          <w:b/>
          <w:bCs/>
          <w:color w:val="c00000"/>
          <w:sz w:val="24"/>
          <w:szCs w:val="24"/>
          <w:highlight w:val="cyan"/>
          <w:rPrChange w:id="21874" w:author="user pc" w:date="2022-03-15T10:14:00Z">
            <w:rPr>
              <w:rFonts w:eastAsia="宋体" w:hAnsi="Cambria Math"/>
              <w:b/>
              <w:bCs/>
              <w:color w:val="c00000"/>
              <w:highlight w:val="cyan"/>
            </w:rPr>
          </w:rPrChange>
        </w:rPr>
        <w:t xml:space="preserve"> // Cu</w:t>
      </w:r>
      <w:r w:rsidRPr="5132CE31">
        <w:rPr>
          <w:rFonts w:ascii="Times New Roman" w:cs="Times New Roman" w:eastAsia="宋体" w:hAnsi="Times New Roman"/>
          <w:b/>
          <w:bCs/>
          <w:color w:val="c00000"/>
          <w:sz w:val="24"/>
          <w:szCs w:val="24"/>
          <w:highlight w:val="cyan"/>
          <w:vertAlign w:val="superscript"/>
          <w:rPrChange w:id="21875" w:author="user pc" w:date="2022-03-15T10:14:00Z">
            <w:rPr>
              <w:rFonts w:eastAsia="宋体" w:hAnsi="Cambria Math"/>
              <w:b/>
              <w:bCs/>
              <w:color w:val="c00000"/>
              <w:highlight w:val="cyan"/>
              <w:vertAlign w:val="superscript"/>
            </w:rPr>
          </w:rPrChange>
        </w:rPr>
        <w:t>2+</w:t>
      </w:r>
      <w:r w:rsidRPr="38072ABD">
        <w:rPr>
          <w:rFonts w:ascii="Times New Roman" w:cs="Times New Roman" w:eastAsia="宋体" w:hAnsi="Times New Roman"/>
          <w:b/>
          <w:bCs/>
          <w:color w:val="c00000"/>
          <w:sz w:val="24"/>
          <w:szCs w:val="24"/>
          <w:highlight w:val="cyan"/>
          <w:rPrChange w:id="21876" w:author="user pc" w:date="2022-03-15T10:14:00Z">
            <w:rPr>
              <w:rFonts w:eastAsia="宋体" w:hAnsi="Cambria Math"/>
              <w:b/>
              <w:bCs/>
              <w:color w:val="c00000"/>
              <w:highlight w:val="cyan"/>
            </w:rPr>
          </w:rPrChange>
        </w:rPr>
        <w:t xml:space="preserve"> /Cu</w:t>
      </w:r>
    </w:p>
    <w:p>
      <w:pPr>
        <w:pStyle w:val="style179"/>
        <w:rPr>
          <w:rFonts w:ascii="Times New Roman" w:cs="Times New Roman" w:eastAsia="宋体" w:hAnsi="Times New Roman"/>
          <w:b/>
          <w:bCs/>
          <w:color w:val="c00000"/>
          <w:sz w:val="24"/>
          <w:szCs w:val="24"/>
          <w:highlight w:val="cyan"/>
          <w:rPrChange w:id="21877" w:author="user pc" w:date="2022-03-15T10:14:00Z">
            <w:rPr>
              <w:rFonts w:eastAsia="宋体" w:hAnsi="Cambria Math"/>
              <w:b/>
              <w:bCs/>
              <w:color w:val="c00000"/>
              <w:highlight w:val="cyan"/>
            </w:rPr>
          </w:rPrChange>
        </w:rPr>
      </w:pPr>
      <w:r w:rsidRPr="08428685">
        <w:rPr>
          <w:rFonts w:ascii="Times New Roman" w:cs="Times New Roman" w:eastAsia="宋体" w:hAnsi="Times New Roman"/>
          <w:b/>
          <w:bCs/>
          <w:color w:val="c00000"/>
          <w:sz w:val="24"/>
          <w:szCs w:val="24"/>
          <w:highlight w:val="cyan"/>
          <w:rPrChange w:id="21878" w:author="user pc" w:date="2022-03-15T10:14:00Z">
            <w:rPr>
              <w:rFonts w:eastAsia="宋体" w:hAnsi="Cambria Math"/>
              <w:b/>
              <w:bCs/>
              <w:color w:val="c00000"/>
              <w:highlight w:val="cyan"/>
            </w:rPr>
          </w:rPrChange>
        </w:rPr>
        <w:t>Zn =&gt; Zn</w:t>
      </w:r>
      <w:r w:rsidRPr="FB1D4F2A">
        <w:rPr>
          <w:rFonts w:ascii="Times New Roman" w:cs="Times New Roman" w:eastAsia="宋体" w:hAnsi="Times New Roman"/>
          <w:b/>
          <w:bCs/>
          <w:color w:val="c00000"/>
          <w:sz w:val="24"/>
          <w:szCs w:val="24"/>
          <w:highlight w:val="cyan"/>
          <w:vertAlign w:val="superscript"/>
          <w:rPrChange w:id="21879" w:author="user pc" w:date="2022-03-15T10:14:00Z">
            <w:rPr>
              <w:rFonts w:eastAsia="宋体" w:hAnsi="Cambria Math"/>
              <w:b/>
              <w:bCs/>
              <w:color w:val="c00000"/>
              <w:highlight w:val="cyan"/>
              <w:vertAlign w:val="superscript"/>
            </w:rPr>
          </w:rPrChange>
        </w:rPr>
        <w:t>2+</w:t>
      </w:r>
      <w:r w:rsidRPr="DC5CABDF">
        <w:rPr>
          <w:rFonts w:ascii="Times New Roman" w:cs="Times New Roman" w:eastAsia="宋体" w:hAnsi="Times New Roman"/>
          <w:b/>
          <w:bCs/>
          <w:color w:val="c00000"/>
          <w:sz w:val="24"/>
          <w:szCs w:val="24"/>
          <w:highlight w:val="cyan"/>
          <w:rPrChange w:id="21880" w:author="user pc" w:date="2022-03-15T10:14:00Z">
            <w:rPr>
              <w:rFonts w:eastAsia="宋体" w:hAnsi="Cambria Math"/>
              <w:b/>
              <w:bCs/>
              <w:color w:val="c00000"/>
              <w:highlight w:val="cyan"/>
            </w:rPr>
          </w:rPrChange>
        </w:rPr>
        <w:t xml:space="preserve">  + </w:t>
      </w:r>
      <w:r>
        <w:rPr>
          <w:rFonts w:ascii="Times New Roman" w:cs="Times New Roman" w:eastAsia="宋体" w:hAnsi="Times New Roman"/>
          <w:b/>
          <w:bCs/>
          <w:color w:val="c00000"/>
          <w:sz w:val="24"/>
          <w:szCs w:val="24"/>
          <w:highlight w:val="cyan"/>
        </w:rPr>
        <w:t xml:space="preserve"> </w:t>
      </w:r>
      <w:r w:rsidRPr="4300C7BD">
        <w:rPr>
          <w:rFonts w:ascii="Times New Roman" w:cs="Times New Roman" w:eastAsia="宋体" w:hAnsi="Times New Roman"/>
          <w:b/>
          <w:bCs/>
          <w:color w:val="c00000"/>
          <w:sz w:val="24"/>
          <w:szCs w:val="24"/>
          <w:highlight w:val="cyan"/>
          <w:rPrChange w:id="21881" w:author="user pc" w:date="2022-03-15T10:14:00Z">
            <w:rPr>
              <w:rFonts w:eastAsia="宋体" w:hAnsi="Cambria Math"/>
              <w:b/>
              <w:bCs/>
              <w:color w:val="c00000"/>
              <w:highlight w:val="cyan"/>
            </w:rPr>
          </w:rPrChange>
        </w:rPr>
        <w:t>2e</w:t>
      </w:r>
      <w:r w:rsidRPr="79928D89">
        <w:rPr>
          <w:rFonts w:ascii="Times New Roman" w:cs="Times New Roman" w:eastAsia="宋体" w:hAnsi="Times New Roman"/>
          <w:b/>
          <w:bCs/>
          <w:color w:val="c00000"/>
          <w:sz w:val="24"/>
          <w:szCs w:val="24"/>
          <w:highlight w:val="cyan"/>
          <w:vertAlign w:val="superscript"/>
          <w:rPrChange w:id="21882" w:author="user pc" w:date="2022-03-15T10:14:00Z">
            <w:rPr>
              <w:rFonts w:eastAsia="宋体" w:hAnsi="Cambria Math"/>
              <w:b/>
              <w:bCs/>
              <w:color w:val="c00000"/>
              <w:highlight w:val="cyan"/>
              <w:vertAlign w:val="superscript"/>
            </w:rPr>
          </w:rPrChange>
        </w:rPr>
        <w:t>-</w:t>
      </w:r>
      <w:r w:rsidRPr="73917ACB">
        <w:rPr>
          <w:rFonts w:ascii="Times New Roman" w:cs="Times New Roman" w:eastAsia="宋体" w:hAnsi="Times New Roman"/>
          <w:b/>
          <w:bCs/>
          <w:color w:val="c00000"/>
          <w:sz w:val="24"/>
          <w:szCs w:val="24"/>
          <w:highlight w:val="cyan"/>
          <w:rPrChange w:id="21883" w:author="user pc" w:date="2022-03-15T10:14:00Z">
            <w:rPr>
              <w:rFonts w:ascii="Dancing Script" w:eastAsia="宋体" w:hAnsi="Dancing Script"/>
              <w:b/>
              <w:bCs/>
              <w:color w:val="c00000"/>
              <w:highlight w:val="cyan"/>
            </w:rPr>
          </w:rPrChange>
        </w:rPr>
        <w:t>(oxidation- loss of electrons)</w:t>
      </w:r>
    </w:p>
    <w:p>
      <w:pPr>
        <w:pStyle w:val="style179"/>
        <w:rPr>
          <w:rFonts w:ascii="Times New Roman" w:cs="Times New Roman" w:eastAsia="宋体" w:hAnsi="Times New Roman"/>
          <w:b/>
          <w:bCs/>
          <w:color w:val="c00000"/>
          <w:sz w:val="24"/>
          <w:szCs w:val="24"/>
          <w:highlight w:val="cyan"/>
          <w:rPrChange w:id="21884" w:author="user pc" w:date="2022-03-15T10:14:00Z">
            <w:rPr>
              <w:rFonts w:eastAsia="宋体" w:hAnsi="Cambria Math"/>
              <w:b/>
              <w:bCs/>
              <w:color w:val="c00000"/>
              <w:highlight w:val="cyan"/>
            </w:rPr>
          </w:rPrChange>
        </w:rPr>
      </w:pPr>
      <w:r w:rsidRPr="D263C2FE">
        <w:rPr>
          <w:rFonts w:ascii="Times New Roman" w:cs="Times New Roman" w:eastAsia="宋体" w:hAnsi="Times New Roman"/>
          <w:b/>
          <w:bCs/>
          <w:color w:val="c00000"/>
          <w:sz w:val="24"/>
          <w:szCs w:val="24"/>
          <w:highlight w:val="cyan"/>
          <w:rPrChange w:id="21885" w:author="user pc" w:date="2022-03-15T10:14:00Z">
            <w:rPr>
              <w:rFonts w:eastAsia="宋体" w:hAnsi="Cambria Math"/>
              <w:b/>
              <w:bCs/>
              <w:color w:val="c00000"/>
              <w:highlight w:val="cyan"/>
            </w:rPr>
          </w:rPrChange>
        </w:rPr>
        <w:t>Cu</w:t>
      </w:r>
      <w:r w:rsidRPr="94B449A9">
        <w:rPr>
          <w:rFonts w:ascii="Times New Roman" w:cs="Times New Roman" w:eastAsia="宋体" w:hAnsi="Times New Roman"/>
          <w:b/>
          <w:bCs/>
          <w:color w:val="c00000"/>
          <w:sz w:val="24"/>
          <w:szCs w:val="24"/>
          <w:highlight w:val="cyan"/>
          <w:vertAlign w:val="superscript"/>
          <w:rPrChange w:id="21886" w:author="user pc" w:date="2022-03-15T10:14:00Z">
            <w:rPr>
              <w:rFonts w:eastAsia="宋体" w:hAnsi="Cambria Math"/>
              <w:b/>
              <w:bCs/>
              <w:color w:val="c00000"/>
              <w:highlight w:val="cyan"/>
              <w:vertAlign w:val="superscript"/>
            </w:rPr>
          </w:rPrChange>
        </w:rPr>
        <w:t>2+</w:t>
      </w:r>
      <w:r>
        <w:rPr>
          <w:rFonts w:ascii="Times New Roman" w:cs="Times New Roman" w:eastAsia="宋体" w:hAnsi="Times New Roman"/>
          <w:b/>
          <w:bCs/>
          <w:color w:val="c00000"/>
          <w:sz w:val="24"/>
          <w:szCs w:val="24"/>
          <w:highlight w:val="cyan"/>
          <w:vertAlign w:val="superscript"/>
        </w:rPr>
        <w:t xml:space="preserve"> </w:t>
      </w:r>
      <w:r w:rsidRPr="1AB32FF7">
        <w:rPr>
          <w:rFonts w:ascii="Times New Roman" w:cs="Times New Roman" w:eastAsia="宋体" w:hAnsi="Times New Roman"/>
          <w:b/>
          <w:bCs/>
          <w:color w:val="c00000"/>
          <w:sz w:val="24"/>
          <w:szCs w:val="24"/>
          <w:highlight w:val="cyan"/>
          <w:rPrChange w:id="21887" w:author="user pc" w:date="2022-03-15T10:14:00Z">
            <w:rPr>
              <w:rFonts w:eastAsia="宋体" w:hAnsi="Cambria Math"/>
              <w:b/>
              <w:bCs/>
              <w:color w:val="c00000"/>
              <w:highlight w:val="cyan"/>
            </w:rPr>
          </w:rPrChange>
        </w:rPr>
        <w:t>+ 2e</w:t>
      </w:r>
      <w:r w:rsidRPr="0A1E37BC">
        <w:rPr>
          <w:rFonts w:ascii="Times New Roman" w:cs="Times New Roman" w:eastAsia="宋体" w:hAnsi="Times New Roman"/>
          <w:b/>
          <w:bCs/>
          <w:color w:val="c00000"/>
          <w:sz w:val="24"/>
          <w:szCs w:val="24"/>
          <w:highlight w:val="cyan"/>
          <w:vertAlign w:val="superscript"/>
          <w:rPrChange w:id="21888" w:author="user pc" w:date="2022-03-15T10:14:00Z">
            <w:rPr>
              <w:rFonts w:eastAsia="宋体" w:hAnsi="Cambria Math"/>
              <w:b/>
              <w:bCs/>
              <w:color w:val="c00000"/>
              <w:highlight w:val="cyan"/>
              <w:vertAlign w:val="superscript"/>
            </w:rPr>
          </w:rPrChange>
        </w:rPr>
        <w:t>-</w:t>
      </w:r>
      <w:r w:rsidRPr="9DE10F9D">
        <w:rPr>
          <w:rFonts w:ascii="Times New Roman" w:cs="Times New Roman" w:eastAsia="宋体" w:hAnsi="Times New Roman"/>
          <w:b/>
          <w:bCs/>
          <w:color w:val="c00000"/>
          <w:sz w:val="24"/>
          <w:szCs w:val="24"/>
          <w:highlight w:val="cyan"/>
          <w:rPrChange w:id="21889" w:author="user pc" w:date="2022-03-15T10:14:00Z">
            <w:rPr>
              <w:rFonts w:eastAsia="宋体" w:hAnsi="Cambria Math"/>
              <w:b/>
              <w:bCs/>
              <w:color w:val="c00000"/>
              <w:highlight w:val="cyan"/>
            </w:rPr>
          </w:rPrChange>
        </w:rPr>
        <w:t xml:space="preserve"> =&gt;  Cu (reduction- gain of electrons)</w:t>
      </w:r>
    </w:p>
    <w:p>
      <w:pPr>
        <w:pStyle w:val="style179"/>
        <w:numPr>
          <w:ilvl w:val="0"/>
          <w:numId w:val="67"/>
        </w:numPr>
        <w:rPr>
          <w:rFonts w:ascii="Times New Roman" w:cs="Times New Roman" w:eastAsia="宋体" w:hAnsi="Times New Roman"/>
          <w:b/>
          <w:bCs/>
          <w:color w:val="c00000"/>
          <w:sz w:val="24"/>
          <w:szCs w:val="24"/>
          <w:highlight w:val="cyan"/>
          <w:rPrChange w:id="21890" w:author="user pc" w:date="2022-03-15T10:14:00Z">
            <w:rPr>
              <w:rFonts w:ascii="Dancing Script" w:eastAsia="宋体" w:hAnsi="Dancing Script"/>
              <w:b/>
              <w:bCs/>
              <w:color w:val="c00000"/>
              <w:highlight w:val="cyan"/>
            </w:rPr>
          </w:rPrChange>
        </w:rPr>
      </w:pPr>
      <w:r w:rsidRPr="97841FB6">
        <w:rPr>
          <w:rFonts w:ascii="Times New Roman" w:cs="Times New Roman" w:eastAsia="宋体" w:hAnsi="Times New Roman"/>
          <w:sz w:val="24"/>
          <w:szCs w:val="24"/>
          <w:highlight w:val="cyan"/>
          <w:rPrChange w:id="21891" w:author="user pc" w:date="2022-03-15T10:14:00Z">
            <w:rPr>
              <w:rFonts w:eastAsia="宋体" w:hAnsi="Cambria Math"/>
              <w:highlight w:val="cyan"/>
            </w:rPr>
          </w:rPrChange>
        </w:rPr>
        <w:t xml:space="preserve"> </w:t>
      </w:r>
      <w:r w:rsidRPr="15F6CF8F">
        <w:rPr>
          <w:rFonts w:ascii="Times New Roman" w:cs="Times New Roman" w:eastAsia="宋体" w:hAnsi="Times New Roman"/>
          <w:b/>
          <w:bCs/>
          <w:color w:val="c00000"/>
          <w:sz w:val="24"/>
          <w:szCs w:val="24"/>
          <w:highlight w:val="cyan"/>
          <w:rPrChange w:id="21892" w:author="user pc" w:date="2022-03-15T10:14:00Z">
            <w:rPr>
              <w:rFonts w:ascii="Dancing Script" w:eastAsia="宋体" w:hAnsi="Dancing Script"/>
              <w:b/>
              <w:bCs/>
              <w:color w:val="c00000"/>
              <w:highlight w:val="cyan"/>
            </w:rPr>
          </w:rPrChange>
        </w:rPr>
        <w:t>That oxidation half cell generate</w:t>
      </w:r>
      <w:r>
        <w:rPr>
          <w:rFonts w:ascii="Times New Roman" w:cs="Times New Roman" w:eastAsia="宋体" w:hAnsi="Times New Roman"/>
          <w:b/>
          <w:bCs/>
          <w:color w:val="c00000"/>
          <w:sz w:val="24"/>
          <w:szCs w:val="24"/>
          <w:highlight w:val="cyan"/>
          <w:lang w:val="en-US"/>
        </w:rPr>
        <w:t xml:space="preserve"> </w:t>
      </w:r>
      <w:r w:rsidRPr="4E74227F">
        <w:rPr>
          <w:rFonts w:ascii="Times New Roman" w:cs="Times New Roman" w:eastAsia="宋体" w:hAnsi="Times New Roman"/>
          <w:b/>
          <w:bCs/>
          <w:color w:val="c00000"/>
          <w:sz w:val="24"/>
          <w:szCs w:val="24"/>
          <w:highlight w:val="cyan"/>
          <w:rPrChange w:id="21893" w:author="user pc" w:date="2022-03-15T10:14:00Z">
            <w:rPr>
              <w:rFonts w:ascii="Dancing Script" w:eastAsia="宋体" w:hAnsi="Dancing Script"/>
              <w:b/>
              <w:bCs/>
              <w:color w:val="c00000"/>
              <w:highlight w:val="cyan"/>
            </w:rPr>
          </w:rPrChange>
        </w:rPr>
        <w:t>electrons which flow to the reduction half cell.</w:t>
      </w:r>
    </w:p>
    <w:p>
      <w:pPr>
        <w:pStyle w:val="style179"/>
        <w:numPr>
          <w:ilvl w:val="0"/>
          <w:numId w:val="67"/>
        </w:numPr>
        <w:rPr>
          <w:rFonts w:ascii="Times New Roman" w:cs="Times New Roman" w:eastAsia="宋体" w:hAnsi="Times New Roman"/>
          <w:b/>
          <w:bCs/>
          <w:color w:val="c00000"/>
          <w:sz w:val="24"/>
          <w:szCs w:val="24"/>
          <w:highlight w:val="cyan"/>
          <w:rPrChange w:id="21894" w:author="user pc" w:date="2022-03-15T10:14:00Z">
            <w:rPr>
              <w:rFonts w:eastAsia="宋体" w:hAnsi="Cambria Math"/>
              <w:b/>
              <w:bCs/>
              <w:color w:val="c00000"/>
              <w:highlight w:val="cyan"/>
            </w:rPr>
          </w:rPrChange>
        </w:rPr>
      </w:pPr>
      <w:r w:rsidRPr="C5E3C24C">
        <w:rPr>
          <w:rFonts w:ascii="Times New Roman" w:cs="Times New Roman" w:eastAsia="宋体" w:hAnsi="Times New Roman"/>
          <w:b/>
          <w:bCs/>
          <w:color w:val="c00000"/>
          <w:sz w:val="24"/>
          <w:szCs w:val="24"/>
          <w:highlight w:val="cyan"/>
          <w:rPrChange w:id="21895" w:author="user pc" w:date="2022-03-15T10:14:00Z">
            <w:rPr>
              <w:rFonts w:ascii="Dancing Script" w:eastAsia="宋体" w:hAnsi="Dancing Script"/>
              <w:b/>
              <w:bCs/>
              <w:color w:val="c00000"/>
              <w:highlight w:val="cyan"/>
            </w:rPr>
          </w:rPrChange>
        </w:rPr>
        <w:t>That ions are being reduced while the metal (electrode) is being oxidized, so that an equilibrium is set up.Cu</w:t>
      </w:r>
      <w:r w:rsidRPr="97D3DFD4">
        <w:rPr>
          <w:rFonts w:ascii="Times New Roman" w:cs="Times New Roman" w:eastAsia="宋体" w:hAnsi="Times New Roman"/>
          <w:b/>
          <w:bCs/>
          <w:color w:val="c00000"/>
          <w:sz w:val="24"/>
          <w:szCs w:val="24"/>
          <w:highlight w:val="cyan"/>
          <w:vertAlign w:val="superscript"/>
          <w:rPrChange w:id="21896" w:author="user pc" w:date="2022-03-15T10:14:00Z">
            <w:rPr>
              <w:rFonts w:eastAsia="宋体" w:hAnsi="Cambria Math"/>
              <w:b/>
              <w:bCs/>
              <w:color w:val="c00000"/>
              <w:highlight w:val="cyan"/>
              <w:vertAlign w:val="superscript"/>
            </w:rPr>
          </w:rPrChange>
        </w:rPr>
        <w:t>2+</w:t>
      </w:r>
      <w:r w:rsidRPr="DC4F6388">
        <w:rPr>
          <w:rFonts w:ascii="Times New Roman" w:cs="Times New Roman" w:eastAsia="宋体" w:hAnsi="Times New Roman"/>
          <w:b/>
          <w:bCs/>
          <w:color w:val="c00000"/>
          <w:sz w:val="24"/>
          <w:szCs w:val="24"/>
          <w:highlight w:val="cyan"/>
          <w:vertAlign w:val="subscript"/>
          <w:rPrChange w:id="21897" w:author="user pc" w:date="2022-03-15T10:14:00Z">
            <w:rPr>
              <w:rFonts w:eastAsia="宋体" w:hAnsi="Cambria Math"/>
              <w:b/>
              <w:bCs/>
              <w:color w:val="c00000"/>
              <w:highlight w:val="cyan"/>
              <w:vertAlign w:val="subscript"/>
            </w:rPr>
          </w:rPrChange>
        </w:rPr>
        <w:t xml:space="preserve">(aq) </w:t>
      </w:r>
      <w:r w:rsidRPr="0C3A6CB1">
        <w:rPr>
          <w:rFonts w:ascii="Times New Roman" w:cs="Times New Roman" w:eastAsia="宋体" w:hAnsi="Times New Roman"/>
          <w:b/>
          <w:bCs/>
          <w:color w:val="c00000"/>
          <w:sz w:val="24"/>
          <w:szCs w:val="24"/>
          <w:highlight w:val="cyan"/>
          <w:rPrChange w:id="21898" w:author="user pc" w:date="2022-03-15T10:14:00Z">
            <w:rPr>
              <w:rFonts w:eastAsia="宋体" w:hAnsi="Cambria Math"/>
              <w:b/>
              <w:bCs/>
              <w:color w:val="c00000"/>
              <w:highlight w:val="cyan"/>
            </w:rPr>
          </w:rPrChange>
        </w:rPr>
        <w:t xml:space="preserve"> +  2e</w:t>
      </w:r>
      <w:r w:rsidRPr="EBF10987">
        <w:rPr>
          <w:rFonts w:ascii="Times New Roman" w:cs="Times New Roman" w:eastAsia="宋体" w:hAnsi="Times New Roman"/>
          <w:b/>
          <w:bCs/>
          <w:color w:val="c00000"/>
          <w:sz w:val="24"/>
          <w:szCs w:val="24"/>
          <w:highlight w:val="cyan"/>
          <w:vertAlign w:val="superscript"/>
          <w:rPrChange w:id="21899" w:author="user pc" w:date="2022-03-15T10:14:00Z">
            <w:rPr>
              <w:rFonts w:eastAsia="宋体" w:hAnsi="Cambria Math"/>
              <w:b/>
              <w:bCs/>
              <w:color w:val="c00000"/>
              <w:highlight w:val="cyan"/>
              <w:vertAlign w:val="superscript"/>
            </w:rPr>
          </w:rPrChange>
        </w:rPr>
        <w:t xml:space="preserve">- </w:t>
      </w:r>
      <w:r w:rsidRPr="921C134A">
        <w:rPr>
          <w:rFonts w:ascii="Times New Roman" w:cs="Times New Roman" w:eastAsia="宋体" w:hAnsi="Times New Roman"/>
          <w:b/>
          <w:bCs/>
          <w:color w:val="c00000"/>
          <w:sz w:val="24"/>
          <w:szCs w:val="24"/>
          <w:highlight w:val="cyan"/>
          <w:rPrChange w:id="21900" w:author="user pc" w:date="2022-03-15T10:14:00Z">
            <w:rPr>
              <w:rFonts w:eastAsia="宋体" w:hAnsi="Cambria Math"/>
              <w:b/>
              <w:bCs/>
              <w:color w:val="c00000"/>
              <w:highlight w:val="cyan"/>
            </w:rPr>
          </w:rPrChange>
        </w:rPr>
        <w:t>&lt;==&gt; Cu</w:t>
      </w:r>
      <w:r w:rsidRPr="34659A08">
        <w:rPr>
          <w:rFonts w:ascii="Times New Roman" w:cs="Times New Roman" w:eastAsia="宋体" w:hAnsi="Times New Roman"/>
          <w:b/>
          <w:bCs/>
          <w:color w:val="c00000"/>
          <w:sz w:val="24"/>
          <w:szCs w:val="24"/>
          <w:highlight w:val="cyan"/>
          <w:vertAlign w:val="subscript"/>
          <w:rPrChange w:id="21901" w:author="user pc" w:date="2022-03-15T10:14:00Z">
            <w:rPr>
              <w:rFonts w:eastAsia="宋体" w:hAnsi="Cambria Math"/>
              <w:b/>
              <w:bCs/>
              <w:color w:val="c00000"/>
              <w:highlight w:val="cyan"/>
              <w:vertAlign w:val="subscript"/>
            </w:rPr>
          </w:rPrChange>
        </w:rPr>
        <w:t>(s)</w:t>
      </w:r>
    </w:p>
    <w:p>
      <w:pPr>
        <w:pStyle w:val="style0"/>
        <w:rPr>
          <w:rFonts w:ascii="Times New Roman" w:cs="Times New Roman" w:eastAsia="宋体" w:hAnsi="Times New Roman"/>
          <w:sz w:val="24"/>
          <w:szCs w:val="24"/>
          <w:rPrChange w:id="21902" w:author="user pc" w:date="2022-03-15T10:14:00Z">
            <w:rPr>
              <w:rFonts w:eastAsia="宋体" w:hAnsi="Cambria Math"/>
            </w:rPr>
          </w:rPrChange>
        </w:rPr>
      </w:pPr>
    </w:p>
    <w:p>
      <w:pPr>
        <w:pStyle w:val="style0"/>
        <w:rPr>
          <w:rFonts w:ascii="Times New Roman" w:cs="Times New Roman" w:eastAsia="宋体" w:hAnsi="Times New Roman"/>
          <w:b/>
          <w:bCs/>
          <w:sz w:val="28"/>
          <w:szCs w:val="28"/>
          <w:rPrChange w:id="21903" w:author="user pc" w:date="2022-03-15T10:14:00Z">
            <w:rPr>
              <w:rFonts w:eastAsia="宋体" w:hAnsi="Cambria Math"/>
              <w:b/>
              <w:bCs/>
            </w:rPr>
          </w:rPrChange>
        </w:rPr>
      </w:pPr>
      <w:r w:rsidRPr="38E33B56">
        <w:rPr>
          <w:rFonts w:ascii="Times New Roman" w:cs="Times New Roman" w:eastAsia="宋体" w:hAnsi="Times New Roman"/>
          <w:b/>
          <w:bCs/>
          <w:sz w:val="28"/>
          <w:szCs w:val="28"/>
          <w:rPrChange w:id="21904" w:author="user pc" w:date="2022-03-15T10:14:00Z">
            <w:rPr>
              <w:rFonts w:eastAsia="宋体" w:hAnsi="Cambria Math"/>
              <w:b/>
              <w:bCs/>
            </w:rPr>
          </w:rPrChange>
        </w:rPr>
        <w:t>Solved Example 1:</w:t>
      </w:r>
    </w:p>
    <w:p>
      <w:pPr>
        <w:pStyle w:val="style0"/>
        <w:rPr>
          <w:rFonts w:ascii="Times New Roman" w:cs="Times New Roman" w:eastAsia="宋体" w:hAnsi="Times New Roman"/>
          <w:sz w:val="28"/>
          <w:szCs w:val="28"/>
          <w:rPrChange w:id="21905" w:author="user pc" w:date="2022-03-15T10:14:00Z">
            <w:rPr>
              <w:rFonts w:eastAsia="宋体" w:hAnsi="Cambria Math"/>
            </w:rPr>
          </w:rPrChange>
        </w:rPr>
      </w:pPr>
      <w:r w:rsidRPr="6DC99307">
        <w:rPr>
          <w:rFonts w:ascii="Times New Roman" w:cs="Times New Roman" w:eastAsia="宋体" w:hAnsi="Times New Roman"/>
          <w:sz w:val="28"/>
          <w:szCs w:val="28"/>
          <w:rPrChange w:id="21906" w:author="user pc" w:date="2022-03-15T10:14:00Z">
            <w:rPr>
              <w:rFonts w:eastAsia="宋体" w:hAnsi="Cambria Math"/>
            </w:rPr>
          </w:rPrChange>
        </w:rPr>
        <w:t>Suppose a voltaic cell is constructed from a cadmium electrode and a silver electrode having the following reduction half reactions and corresponding standard electrode potentials:</w:t>
      </w:r>
    </w:p>
    <w:p>
      <w:pPr>
        <w:pStyle w:val="style0"/>
        <w:rPr>
          <w:rFonts w:ascii="Times New Roman" w:cs="Times New Roman" w:eastAsia="宋体" w:hAnsi="Times New Roman"/>
          <w:sz w:val="28"/>
          <w:szCs w:val="28"/>
          <w:rPrChange w:id="21907" w:author="user pc" w:date="2022-03-15T10:14:00Z">
            <w:rPr>
              <w:rFonts w:eastAsia="宋体" w:hAnsi="Cambria Math"/>
            </w:rPr>
          </w:rPrChange>
        </w:rPr>
      </w:pPr>
      <w:r w:rsidRPr="E8C02A4D">
        <w:rPr>
          <w:rFonts w:ascii="Times New Roman" w:cs="Times New Roman" w:eastAsia="宋体" w:hAnsi="Times New Roman"/>
          <w:sz w:val="28"/>
          <w:szCs w:val="28"/>
          <w:rPrChange w:id="21908" w:author="user pc" w:date="2022-03-15T10:14:00Z">
            <w:rPr>
              <w:rFonts w:eastAsia="宋体" w:hAnsi="Cambria Math"/>
            </w:rPr>
          </w:rPrChange>
        </w:rPr>
        <w:t>Cd</w:t>
      </w:r>
      <w:r w:rsidRPr="EB33275B">
        <w:rPr>
          <w:rFonts w:ascii="Times New Roman" w:cs="Times New Roman" w:eastAsia="宋体" w:hAnsi="Times New Roman"/>
          <w:sz w:val="28"/>
          <w:szCs w:val="28"/>
          <w:vertAlign w:val="superscript"/>
          <w:rPrChange w:id="21909" w:author="user pc" w:date="2022-03-15T10:14:00Z">
            <w:rPr>
              <w:rFonts w:eastAsia="宋体" w:hAnsi="Cambria Math"/>
              <w:vertAlign w:val="superscript"/>
            </w:rPr>
          </w:rPrChange>
        </w:rPr>
        <w:t>2+</w:t>
      </w:r>
      <w:r w:rsidRPr="B681A656">
        <w:rPr>
          <w:rFonts w:ascii="Times New Roman" w:cs="Times New Roman" w:eastAsia="宋体" w:hAnsi="Times New Roman"/>
          <w:sz w:val="28"/>
          <w:szCs w:val="28"/>
          <w:vertAlign w:val="subscript"/>
          <w:rPrChange w:id="21910" w:author="user pc" w:date="2022-03-15T10:14:00Z">
            <w:rPr>
              <w:rFonts w:eastAsia="宋体" w:hAnsi="Cambria Math"/>
              <w:vertAlign w:val="subscript"/>
            </w:rPr>
          </w:rPrChange>
        </w:rPr>
        <w:t>(aq)</w:t>
      </w:r>
      <w:r w:rsidRPr="180CB05D">
        <w:rPr>
          <w:rFonts w:ascii="Times New Roman" w:cs="Times New Roman" w:eastAsia="宋体" w:hAnsi="Times New Roman"/>
          <w:sz w:val="28"/>
          <w:szCs w:val="28"/>
          <w:rPrChange w:id="21911"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06AF6DF2">
        <w:rPr>
          <w:rFonts w:ascii="Times New Roman" w:cs="Times New Roman" w:eastAsia="宋体" w:hAnsi="Times New Roman"/>
          <w:sz w:val="28"/>
          <w:szCs w:val="28"/>
          <w:rPrChange w:id="21912" w:author="user pc" w:date="2022-03-15T10:14:00Z">
            <w:rPr>
              <w:rFonts w:eastAsia="宋体" w:hAnsi="Cambria Math"/>
            </w:rPr>
          </w:rPrChange>
        </w:rPr>
        <w:t>2e</w:t>
      </w:r>
      <w:r w:rsidRPr="5C6F3F8F">
        <w:rPr>
          <w:rFonts w:ascii="Times New Roman" w:cs="Times New Roman" w:eastAsia="宋体" w:hAnsi="Times New Roman"/>
          <w:sz w:val="28"/>
          <w:szCs w:val="28"/>
          <w:vertAlign w:val="superscript"/>
          <w:rPrChange w:id="21913" w:author="user pc" w:date="2022-03-15T10:14:00Z">
            <w:rPr>
              <w:rFonts w:eastAsia="宋体" w:hAnsi="Cambria Math"/>
              <w:vertAlign w:val="superscript"/>
            </w:rPr>
          </w:rPrChange>
        </w:rPr>
        <w:t xml:space="preserve">- </w:t>
      </w:r>
      <w:r w:rsidRPr="BD7A5905">
        <w:rPr>
          <w:rFonts w:ascii="Times New Roman" w:cs="Times New Roman" w:eastAsia="宋体" w:hAnsi="Times New Roman"/>
          <w:sz w:val="28"/>
          <w:szCs w:val="28"/>
          <w:rPrChange w:id="21914" w:author="user pc" w:date="2022-03-15T10:14:00Z">
            <w:rPr>
              <w:rFonts w:eastAsia="宋体" w:hAnsi="Cambria Math"/>
            </w:rPr>
          </w:rPrChange>
        </w:rPr>
        <w:t>=&gt;Cd</w:t>
      </w:r>
      <w:r w:rsidRPr="AF11D2CC">
        <w:rPr>
          <w:rFonts w:ascii="Times New Roman" w:cs="Times New Roman" w:eastAsia="宋体" w:hAnsi="Times New Roman"/>
          <w:sz w:val="28"/>
          <w:szCs w:val="28"/>
          <w:vertAlign w:val="subscript"/>
          <w:rPrChange w:id="21915" w:author="user pc" w:date="2022-03-15T10:14:00Z">
            <w:rPr>
              <w:rFonts w:eastAsia="宋体" w:hAnsi="Cambria Math"/>
              <w:vertAlign w:val="subscript"/>
            </w:rPr>
          </w:rPrChange>
        </w:rPr>
        <w:t>(s)</w:t>
      </w:r>
      <w:r w:rsidRPr="6C08AE3D">
        <w:rPr>
          <w:rFonts w:ascii="Times New Roman" w:cs="Times New Roman" w:eastAsia="宋体" w:hAnsi="Times New Roman"/>
          <w:sz w:val="28"/>
          <w:szCs w:val="28"/>
          <w:rPrChange w:id="21916" w:author="user pc" w:date="2022-03-15T10:14:00Z">
            <w:rPr>
              <w:rFonts w:eastAsia="宋体" w:hAnsi="Cambria Math"/>
            </w:rPr>
          </w:rPrChange>
        </w:rPr>
        <w:t>: E</w:t>
      </w:r>
      <w:r>
        <w:rPr>
          <w:rFonts w:ascii="Times New Roman" w:cs="Times New Roman" w:eastAsia="宋体" w:hAnsi="Times New Roman"/>
          <w:sz w:val="28"/>
          <w:szCs w:val="28"/>
          <w:lang w:val="en-US"/>
        </w:rPr>
        <w:t xml:space="preserve"> Cd:</w:t>
      </w:r>
      <w:r>
        <w:rPr>
          <w:rFonts w:ascii="Times New Roman" w:cs="Times New Roman" w:eastAsia="宋体" w:hAnsi="Times New Roman"/>
          <w:sz w:val="28"/>
          <w:szCs w:val="28"/>
        </w:rPr>
        <w:t xml:space="preserve"> </w:t>
      </w:r>
      <w:r w:rsidRPr="ED0943AA">
        <w:rPr>
          <w:rFonts w:ascii="Times New Roman" w:cs="Times New Roman" w:eastAsia="宋体" w:hAnsi="Times New Roman"/>
          <w:sz w:val="28"/>
          <w:szCs w:val="28"/>
          <w:rPrChange w:id="21917" w:author="user pc" w:date="2022-03-15T10:14:00Z">
            <w:rPr>
              <w:rFonts w:eastAsia="宋体" w:hAnsi="Cambria Math"/>
            </w:rPr>
          </w:rPrChange>
        </w:rPr>
        <w:t>0.40V</w:t>
      </w:r>
    </w:p>
    <w:p>
      <w:pPr>
        <w:pStyle w:val="style0"/>
        <w:rPr>
          <w:rFonts w:ascii="Times New Roman" w:cs="Times New Roman" w:eastAsia="宋体" w:hAnsi="Times New Roman"/>
          <w:sz w:val="28"/>
          <w:szCs w:val="28"/>
          <w:rPrChange w:id="21918" w:author="user pc" w:date="2022-03-15T10:14:00Z">
            <w:rPr>
              <w:rFonts w:eastAsia="宋体" w:hAnsi="Cambria Math"/>
            </w:rPr>
          </w:rPrChange>
        </w:rPr>
      </w:pPr>
      <w:r w:rsidRPr="AFD26B30">
        <w:rPr>
          <w:rFonts w:ascii="Times New Roman" w:cs="Times New Roman" w:eastAsia="宋体" w:hAnsi="Times New Roman"/>
          <w:sz w:val="28"/>
          <w:szCs w:val="28"/>
          <w:rPrChange w:id="21919" w:author="user pc" w:date="2022-03-15T10:14:00Z">
            <w:rPr>
              <w:rFonts w:eastAsia="宋体" w:hAnsi="Cambria Math"/>
            </w:rPr>
          </w:rPrChange>
        </w:rPr>
        <w:t>Ag</w:t>
      </w:r>
      <w:r w:rsidRPr="05A4B45E">
        <w:rPr>
          <w:rFonts w:ascii="Times New Roman" w:cs="Times New Roman" w:eastAsia="宋体" w:hAnsi="Times New Roman"/>
          <w:sz w:val="28"/>
          <w:szCs w:val="28"/>
          <w:vertAlign w:val="superscript"/>
          <w:rPrChange w:id="21920" w:author="user pc" w:date="2022-03-15T10:14:00Z">
            <w:rPr>
              <w:rFonts w:eastAsia="宋体" w:hAnsi="Cambria Math"/>
              <w:vertAlign w:val="superscript"/>
            </w:rPr>
          </w:rPrChange>
        </w:rPr>
        <w:t>+</w:t>
      </w:r>
      <w:r w:rsidRPr="69CBB0B5">
        <w:rPr>
          <w:rFonts w:ascii="Times New Roman" w:cs="Times New Roman" w:eastAsia="宋体" w:hAnsi="Times New Roman"/>
          <w:sz w:val="28"/>
          <w:szCs w:val="28"/>
          <w:vertAlign w:val="subscript"/>
          <w:rPrChange w:id="21921"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247CB835">
        <w:rPr>
          <w:rFonts w:ascii="Times New Roman" w:cs="Times New Roman" w:eastAsia="宋体" w:hAnsi="Times New Roman"/>
          <w:sz w:val="28"/>
          <w:szCs w:val="28"/>
          <w:rPrChange w:id="21922" w:author="user pc" w:date="2022-03-15T10:14:00Z">
            <w:rPr>
              <w:rFonts w:eastAsia="宋体" w:hAnsi="Cambria Math"/>
            </w:rPr>
          </w:rPrChange>
        </w:rPr>
        <w:t>+</w:t>
      </w:r>
      <w:r>
        <w:rPr>
          <w:rFonts w:ascii="Times New Roman" w:cs="Times New Roman" w:eastAsia="宋体" w:hAnsi="Times New Roman"/>
          <w:sz w:val="28"/>
          <w:szCs w:val="28"/>
        </w:rPr>
        <w:t xml:space="preserve">   </w:t>
      </w:r>
      <w:r w:rsidRPr="3871A38B">
        <w:rPr>
          <w:rFonts w:ascii="Times New Roman" w:cs="Times New Roman" w:eastAsia="宋体" w:hAnsi="Times New Roman"/>
          <w:sz w:val="28"/>
          <w:szCs w:val="28"/>
          <w:rPrChange w:id="21923" w:author="user pc" w:date="2022-03-15T10:14:00Z">
            <w:rPr>
              <w:rFonts w:eastAsia="宋体" w:hAnsi="Cambria Math"/>
            </w:rPr>
          </w:rPrChange>
        </w:rPr>
        <w:t>e</w:t>
      </w:r>
      <w:r w:rsidRPr="92AE5E01">
        <w:rPr>
          <w:rFonts w:ascii="Times New Roman" w:cs="Times New Roman" w:eastAsia="宋体" w:hAnsi="Times New Roman"/>
          <w:sz w:val="28"/>
          <w:szCs w:val="28"/>
          <w:vertAlign w:val="superscript"/>
          <w:rPrChange w:id="21924" w:author="user pc" w:date="2022-03-15T10:14:00Z">
            <w:rPr>
              <w:rFonts w:eastAsia="宋体" w:hAnsi="Cambria Math"/>
              <w:vertAlign w:val="superscript"/>
            </w:rPr>
          </w:rPrChange>
        </w:rPr>
        <w:t>-</w:t>
      </w:r>
      <w:r w:rsidRPr="CCE65E21">
        <w:rPr>
          <w:rFonts w:ascii="Times New Roman" w:cs="Times New Roman" w:eastAsia="宋体" w:hAnsi="Times New Roman"/>
          <w:sz w:val="28"/>
          <w:szCs w:val="28"/>
          <w:rPrChange w:id="21925" w:author="user pc" w:date="2022-03-15T10:14:00Z">
            <w:rPr>
              <w:rFonts w:eastAsia="宋体" w:hAnsi="Cambria Math"/>
            </w:rPr>
          </w:rPrChange>
        </w:rPr>
        <w:t xml:space="preserve"> =&gt; Ag</w:t>
      </w:r>
      <w:r w:rsidRPr="ABC56FE0">
        <w:rPr>
          <w:rFonts w:ascii="Times New Roman" w:cs="Times New Roman" w:eastAsia="宋体" w:hAnsi="Times New Roman"/>
          <w:sz w:val="28"/>
          <w:szCs w:val="28"/>
          <w:vertAlign w:val="subscript"/>
          <w:rPrChange w:id="21926" w:author="user pc" w:date="2022-03-15T10:14:00Z">
            <w:rPr>
              <w:rFonts w:eastAsia="宋体" w:hAnsi="Cambria Math"/>
              <w:vertAlign w:val="subscript"/>
            </w:rPr>
          </w:rPrChange>
        </w:rPr>
        <w:t>(s)</w:t>
      </w:r>
      <w:r w:rsidRPr="7AE4C2BA">
        <w:rPr>
          <w:rFonts w:ascii="Times New Roman" w:cs="Times New Roman" w:eastAsia="宋体" w:hAnsi="Times New Roman"/>
          <w:sz w:val="28"/>
          <w:szCs w:val="28"/>
          <w:rPrChange w:id="21927" w:author="user pc" w:date="2022-03-15T10:14:00Z">
            <w:rPr>
              <w:rFonts w:eastAsia="宋体" w:hAnsi="Cambria Math"/>
            </w:rPr>
          </w:rPrChange>
        </w:rPr>
        <w:t>: E Ag</w:t>
      </w:r>
      <w:r>
        <w:rPr>
          <w:rFonts w:ascii="Times New Roman" w:cs="Times New Roman" w:eastAsia="宋体" w:hAnsi="Times New Roman"/>
          <w:sz w:val="28"/>
          <w:szCs w:val="28"/>
          <w:lang w:val="en-US"/>
        </w:rPr>
        <w:t>:</w:t>
      </w:r>
      <w:r>
        <w:rPr>
          <w:rFonts w:ascii="Times New Roman" w:cs="Times New Roman" w:eastAsia="宋体" w:hAnsi="Times New Roman"/>
          <w:sz w:val="28"/>
          <w:szCs w:val="28"/>
        </w:rPr>
        <w:t xml:space="preserve"> </w:t>
      </w:r>
      <w:r w:rsidRPr="467900D2">
        <w:rPr>
          <w:rFonts w:ascii="Times New Roman" w:cs="Times New Roman" w:eastAsia="宋体" w:hAnsi="Times New Roman"/>
          <w:sz w:val="28"/>
          <w:szCs w:val="28"/>
          <w:rPrChange w:id="21928" w:author="user pc" w:date="2022-03-15T10:14:00Z">
            <w:rPr>
              <w:rFonts w:eastAsia="宋体" w:hAnsi="Cambria Math"/>
            </w:rPr>
          </w:rPrChange>
        </w:rPr>
        <w:t>0.80V</w:t>
      </w:r>
    </w:p>
    <w:p>
      <w:pPr>
        <w:pStyle w:val="style0"/>
        <w:rPr>
          <w:rFonts w:ascii="Times New Roman" w:cs="Times New Roman" w:eastAsia="宋体" w:hAnsi="Times New Roman"/>
          <w:b/>
          <w:bCs/>
          <w:sz w:val="28"/>
          <w:szCs w:val="28"/>
          <w:rPrChange w:id="21929" w:author="user pc" w:date="2022-03-15T10:14:00Z">
            <w:rPr>
              <w:rFonts w:eastAsia="宋体" w:hAnsi="Cambria Math"/>
              <w:b/>
              <w:bCs/>
            </w:rPr>
          </w:rPrChange>
        </w:rPr>
      </w:pPr>
      <w:r w:rsidRPr="98D34546">
        <w:rPr>
          <w:rFonts w:ascii="Times New Roman" w:cs="Times New Roman" w:eastAsia="宋体" w:hAnsi="Times New Roman"/>
          <w:b/>
          <w:bCs/>
          <w:sz w:val="28"/>
          <w:szCs w:val="28"/>
          <w:rPrChange w:id="21930"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21931" w:author="user pc" w:date="2022-03-15T10:14:00Z">
            <w:rPr>
              <w:rFonts w:eastAsia="宋体" w:hAnsi="Cambria Math"/>
            </w:rPr>
          </w:rPrChange>
        </w:rPr>
      </w:pPr>
      <w:r w:rsidRPr="8D5B0242">
        <w:rPr>
          <w:rFonts w:ascii="Times New Roman" w:cs="Times New Roman" w:eastAsia="宋体" w:hAnsi="Times New Roman"/>
          <w:sz w:val="28"/>
          <w:szCs w:val="28"/>
          <w:rPrChange w:id="21932" w:author="user pc" w:date="2022-03-15T10:14:00Z">
            <w:rPr>
              <w:rFonts w:eastAsia="宋体" w:hAnsi="Cambria Math"/>
            </w:rPr>
          </w:rPrChange>
        </w:rPr>
        <w:t>You have to reverse one of the half reactions to obtain the oxidation part of the cell reaction. The cell reaction is spontaneous with stronger reducin</w:t>
      </w:r>
      <w:r>
        <w:rPr>
          <w:rFonts w:ascii="Times New Roman" w:cs="Times New Roman" w:eastAsia="宋体" w:hAnsi="Times New Roman"/>
          <w:sz w:val="28"/>
          <w:szCs w:val="28"/>
        </w:rPr>
        <w:t>g agent on the left (oxidation)</w:t>
      </w:r>
      <w:r w:rsidRPr="D0E0265A">
        <w:rPr>
          <w:rFonts w:ascii="Times New Roman" w:cs="Times New Roman" w:eastAsia="宋体" w:hAnsi="Times New Roman"/>
          <w:sz w:val="28"/>
          <w:szCs w:val="28"/>
          <w:rPrChange w:id="21933" w:author="user pc" w:date="2022-03-15T10:14:00Z">
            <w:rPr>
              <w:rFonts w:eastAsia="宋体" w:hAnsi="Cambria Math"/>
            </w:rPr>
          </w:rPrChange>
        </w:rPr>
        <w:t>. This will be Cd since it is the reactant in the half reaction with more negative electrode potential. Hence, you reverse the first half reaction,</w:t>
      </w:r>
      <w:r>
        <w:rPr>
          <w:rFonts w:ascii="Times New Roman" w:cs="Times New Roman" w:eastAsia="宋体" w:hAnsi="Times New Roman"/>
          <w:sz w:val="28"/>
          <w:szCs w:val="28"/>
        </w:rPr>
        <w:t xml:space="preserve"> </w:t>
      </w:r>
      <w:r w:rsidRPr="8F25BB50">
        <w:rPr>
          <w:rFonts w:ascii="Times New Roman" w:cs="Times New Roman" w:eastAsia="宋体" w:hAnsi="Times New Roman"/>
          <w:sz w:val="28"/>
          <w:szCs w:val="28"/>
          <w:rPrChange w:id="21934" w:author="user pc" w:date="2022-03-15T10:14:00Z">
            <w:rPr>
              <w:rFonts w:eastAsia="宋体" w:hAnsi="Cambria Math"/>
            </w:rPr>
          </w:rPrChange>
        </w:rPr>
        <w:t>as well as the sign of the half-cell potential.</w:t>
      </w:r>
    </w:p>
    <w:p>
      <w:pPr>
        <w:pStyle w:val="style0"/>
        <w:rPr>
          <w:rFonts w:ascii="Times New Roman" w:cs="Times New Roman" w:eastAsia="宋体" w:hAnsi="Times New Roman"/>
          <w:sz w:val="28"/>
          <w:szCs w:val="28"/>
          <w:rPrChange w:id="21935" w:author="user pc" w:date="2022-03-15T10:14:00Z">
            <w:rPr>
              <w:rFonts w:eastAsia="宋体" w:hAnsi="Cambria Math"/>
            </w:rPr>
          </w:rPrChange>
        </w:rPr>
      </w:pPr>
      <w:r w:rsidRPr="6F33A78B">
        <w:rPr>
          <w:rFonts w:ascii="Times New Roman" w:cs="Times New Roman" w:eastAsia="宋体" w:hAnsi="Times New Roman"/>
          <w:sz w:val="28"/>
          <w:szCs w:val="28"/>
          <w:rPrChange w:id="21936" w:author="user pc" w:date="2022-03-15T10:14:00Z">
            <w:rPr>
              <w:rFonts w:eastAsia="宋体" w:hAnsi="Cambria Math"/>
            </w:rPr>
          </w:rPrChange>
        </w:rPr>
        <w:t>Cd</w:t>
      </w:r>
      <w:r w:rsidRPr="9BE1D522">
        <w:rPr>
          <w:rFonts w:ascii="Times New Roman" w:cs="Times New Roman" w:eastAsia="宋体" w:hAnsi="Times New Roman"/>
          <w:sz w:val="28"/>
          <w:szCs w:val="28"/>
          <w:vertAlign w:val="subscript"/>
          <w:rPrChange w:id="21937"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0E35F089">
        <w:rPr>
          <w:rFonts w:ascii="Times New Roman" w:cs="Times New Roman" w:eastAsia="宋体" w:hAnsi="Times New Roman"/>
          <w:sz w:val="28"/>
          <w:szCs w:val="28"/>
          <w:rPrChange w:id="21938" w:author="user pc" w:date="2022-03-15T10:14:00Z">
            <w:rPr>
              <w:rFonts w:eastAsia="宋体" w:hAnsi="Cambria Math"/>
            </w:rPr>
          </w:rPrChange>
        </w:rPr>
        <w:t>=&gt;</w:t>
      </w:r>
      <w:r>
        <w:rPr>
          <w:rFonts w:ascii="Times New Roman" w:cs="Times New Roman" w:eastAsia="宋体" w:hAnsi="Times New Roman"/>
          <w:sz w:val="28"/>
          <w:szCs w:val="28"/>
        </w:rPr>
        <w:t xml:space="preserve"> </w:t>
      </w:r>
      <w:r w:rsidRPr="5F0F4E34">
        <w:rPr>
          <w:rFonts w:ascii="Times New Roman" w:cs="Times New Roman" w:eastAsia="宋体" w:hAnsi="Times New Roman"/>
          <w:sz w:val="28"/>
          <w:szCs w:val="28"/>
          <w:rPrChange w:id="21939" w:author="user pc" w:date="2022-03-15T10:14:00Z">
            <w:rPr>
              <w:rFonts w:eastAsia="宋体" w:hAnsi="Cambria Math"/>
            </w:rPr>
          </w:rPrChange>
        </w:rPr>
        <w:t>Cd</w:t>
      </w:r>
      <w:r w:rsidRPr="5F2F61F2">
        <w:rPr>
          <w:rFonts w:ascii="Times New Roman" w:cs="Times New Roman" w:eastAsia="宋体" w:hAnsi="Times New Roman"/>
          <w:sz w:val="28"/>
          <w:szCs w:val="28"/>
          <w:vertAlign w:val="superscript"/>
          <w:rPrChange w:id="21940" w:author="user pc" w:date="2022-03-15T10:14:00Z">
            <w:rPr>
              <w:rFonts w:eastAsia="宋体" w:hAnsi="Cambria Math"/>
              <w:vertAlign w:val="superscript"/>
            </w:rPr>
          </w:rPrChange>
        </w:rPr>
        <w:t>2+</w:t>
      </w:r>
      <w:r w:rsidRPr="22D7A6E6">
        <w:rPr>
          <w:rFonts w:ascii="Times New Roman" w:cs="Times New Roman" w:eastAsia="宋体" w:hAnsi="Times New Roman"/>
          <w:sz w:val="28"/>
          <w:szCs w:val="28"/>
          <w:vertAlign w:val="subscript"/>
          <w:rPrChange w:id="21941" w:author="user pc" w:date="2022-03-15T10:14:00Z">
            <w:rPr>
              <w:rFonts w:eastAsia="宋体" w:hAnsi="Cambria Math"/>
              <w:vertAlign w:val="subscript"/>
            </w:rPr>
          </w:rPrChange>
        </w:rPr>
        <w:t>(aq)</w:t>
      </w:r>
      <w:r w:rsidRPr="BD748F01">
        <w:rPr>
          <w:rFonts w:ascii="Times New Roman" w:cs="Times New Roman" w:eastAsia="宋体" w:hAnsi="Times New Roman"/>
          <w:sz w:val="28"/>
          <w:szCs w:val="28"/>
          <w:rPrChange w:id="21942"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0259B400">
        <w:rPr>
          <w:rFonts w:ascii="Times New Roman" w:cs="Times New Roman" w:eastAsia="宋体" w:hAnsi="Times New Roman"/>
          <w:sz w:val="28"/>
          <w:szCs w:val="28"/>
          <w:rPrChange w:id="21943" w:author="user pc" w:date="2022-03-15T10:14:00Z">
            <w:rPr>
              <w:rFonts w:eastAsia="宋体" w:hAnsi="Cambria Math"/>
            </w:rPr>
          </w:rPrChange>
        </w:rPr>
        <w:t>2e</w:t>
      </w:r>
      <w:r w:rsidRPr="97CE1B4B">
        <w:rPr>
          <w:rFonts w:ascii="Times New Roman" w:cs="Times New Roman" w:eastAsia="宋体" w:hAnsi="Times New Roman"/>
          <w:sz w:val="28"/>
          <w:szCs w:val="28"/>
          <w:vertAlign w:val="superscript"/>
          <w:rPrChange w:id="21944" w:author="user pc" w:date="2022-03-15T10:14:00Z">
            <w:rPr>
              <w:rFonts w:eastAsia="宋体" w:hAnsi="Cambria Math"/>
              <w:vertAlign w:val="superscript"/>
            </w:rPr>
          </w:rPrChange>
        </w:rPr>
        <w:t>-</w:t>
      </w:r>
      <w:r w:rsidRPr="879BB02A">
        <w:rPr>
          <w:rFonts w:ascii="Times New Roman" w:cs="Times New Roman" w:eastAsia="宋体" w:hAnsi="Times New Roman"/>
          <w:sz w:val="28"/>
          <w:szCs w:val="28"/>
          <w:rPrChange w:id="21945" w:author="user pc" w:date="2022-03-15T10:14:00Z">
            <w:rPr>
              <w:rFonts w:eastAsia="宋体" w:hAnsi="Cambria Math"/>
            </w:rPr>
          </w:rPrChange>
        </w:rPr>
        <w:t xml:space="preserve">.       : -Ehe sign of </w:t>
      </w:r>
    </w:p>
    <w:p>
      <w:pPr>
        <w:pStyle w:val="style0"/>
        <w:rPr>
          <w:rFonts w:ascii="Times New Roman" w:cs="Times New Roman" w:eastAsia="宋体" w:hAnsi="Times New Roman"/>
          <w:sz w:val="28"/>
          <w:szCs w:val="28"/>
          <w:rPrChange w:id="21946" w:author="user pc" w:date="2022-03-15T10:14:00Z">
            <w:rPr>
              <w:rFonts w:eastAsia="宋体" w:hAnsi="Cambria Math"/>
            </w:rPr>
          </w:rPrChange>
        </w:rPr>
      </w:pPr>
      <w:r w:rsidRPr="666302E2">
        <w:rPr>
          <w:rFonts w:ascii="Times New Roman" w:cs="Times New Roman" w:eastAsia="宋体" w:hAnsi="Times New Roman"/>
          <w:sz w:val="28"/>
          <w:szCs w:val="28"/>
          <w:rPrChange w:id="21947" w:author="user pc" w:date="2022-03-15T10:14:00Z">
            <w:rPr>
              <w:rFonts w:eastAsia="宋体" w:hAnsi="Cambria Math"/>
            </w:rPr>
          </w:rPrChange>
        </w:rPr>
        <w:t>Ag</w:t>
      </w:r>
      <w:r w:rsidRPr="106346C2">
        <w:rPr>
          <w:rFonts w:ascii="Times New Roman" w:cs="Times New Roman" w:eastAsia="宋体" w:hAnsi="Times New Roman"/>
          <w:sz w:val="28"/>
          <w:szCs w:val="28"/>
          <w:vertAlign w:val="superscript"/>
          <w:rPrChange w:id="21948" w:author="user pc" w:date="2022-03-15T10:14:00Z">
            <w:rPr>
              <w:rFonts w:eastAsia="宋体" w:hAnsi="Cambria Math"/>
              <w:vertAlign w:val="superscript"/>
            </w:rPr>
          </w:rPrChange>
        </w:rPr>
        <w:t>+</w:t>
      </w:r>
      <w:r w:rsidRPr="48A62FCB">
        <w:rPr>
          <w:rFonts w:ascii="Times New Roman" w:cs="Times New Roman" w:eastAsia="宋体" w:hAnsi="Times New Roman"/>
          <w:sz w:val="28"/>
          <w:szCs w:val="28"/>
          <w:vertAlign w:val="subscript"/>
          <w:rPrChange w:id="21949" w:author="user pc" w:date="2022-03-15T10:14:00Z">
            <w:rPr>
              <w:rFonts w:eastAsia="宋体" w:hAnsi="Cambria Math"/>
              <w:vertAlign w:val="subscript"/>
            </w:rPr>
          </w:rPrChange>
        </w:rPr>
        <w:t>(aq)</w:t>
      </w:r>
      <w:r w:rsidRPr="5920A4AC">
        <w:rPr>
          <w:rFonts w:ascii="Times New Roman" w:cs="Times New Roman" w:eastAsia="宋体" w:hAnsi="Times New Roman"/>
          <w:sz w:val="28"/>
          <w:szCs w:val="28"/>
          <w:rPrChange w:id="21950"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02AD4972">
        <w:rPr>
          <w:rFonts w:ascii="Times New Roman" w:cs="Times New Roman" w:eastAsia="宋体" w:hAnsi="Times New Roman"/>
          <w:sz w:val="28"/>
          <w:szCs w:val="28"/>
          <w:rPrChange w:id="21951" w:author="user pc" w:date="2022-03-15T10:14:00Z">
            <w:rPr>
              <w:rFonts w:eastAsia="宋体" w:hAnsi="Cambria Math"/>
            </w:rPr>
          </w:rPrChange>
        </w:rPr>
        <w:t>e</w:t>
      </w:r>
      <w:r w:rsidRPr="4E7FB9D7">
        <w:rPr>
          <w:rFonts w:ascii="Times New Roman" w:cs="Times New Roman" w:eastAsia="宋体" w:hAnsi="Times New Roman"/>
          <w:sz w:val="28"/>
          <w:szCs w:val="28"/>
          <w:vertAlign w:val="superscript"/>
          <w:rPrChange w:id="21952" w:author="user pc" w:date="2022-03-15T10:14:00Z">
            <w:rPr>
              <w:rFonts w:eastAsia="宋体" w:hAnsi="Cambria Math"/>
              <w:vertAlign w:val="superscript"/>
            </w:rPr>
          </w:rPrChange>
        </w:rPr>
        <w:t>-</w:t>
      </w:r>
      <w:r w:rsidRPr="0BC88DC0">
        <w:rPr>
          <w:rFonts w:ascii="Times New Roman" w:cs="Times New Roman" w:eastAsia="宋体" w:hAnsi="Times New Roman"/>
          <w:sz w:val="28"/>
          <w:szCs w:val="28"/>
          <w:rPrChange w:id="21953" w:author="user pc" w:date="2022-03-15T10:14:00Z">
            <w:rPr>
              <w:rFonts w:eastAsia="宋体" w:hAnsi="Cambria Math"/>
            </w:rPr>
          </w:rPrChange>
        </w:rPr>
        <w:t xml:space="preserve"> =&gt; Ag</w:t>
      </w:r>
      <w:r w:rsidRPr="7311A023">
        <w:rPr>
          <w:rFonts w:ascii="Times New Roman" w:cs="Times New Roman" w:eastAsia="宋体" w:hAnsi="Times New Roman"/>
          <w:sz w:val="28"/>
          <w:szCs w:val="28"/>
          <w:vertAlign w:val="subscript"/>
          <w:rPrChange w:id="21954"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DE1F2FAE">
        <w:rPr>
          <w:rFonts w:ascii="Times New Roman" w:cs="Times New Roman" w:eastAsia="宋体" w:hAnsi="Times New Roman"/>
          <w:sz w:val="28"/>
          <w:szCs w:val="28"/>
          <w:rPrChange w:id="21955" w:author="user pc" w:date="2022-03-15T10:14:00Z">
            <w:rPr>
              <w:rFonts w:eastAsia="宋体" w:hAnsi="Cambria Math"/>
            </w:rPr>
          </w:rPrChange>
        </w:rPr>
        <w:t xml:space="preserve">: E     </w:t>
      </w:r>
      <w:r>
        <w:rPr>
          <w:rFonts w:ascii="Times New Roman" w:cs="Times New Roman" w:eastAsia="宋体" w:hAnsi="Times New Roman"/>
          <w:sz w:val="28"/>
          <w:szCs w:val="28"/>
        </w:rPr>
        <w:t xml:space="preserve"> </w:t>
      </w:r>
      <w:r w:rsidRPr="BE3191AA">
        <w:rPr>
          <w:rFonts w:ascii="Times New Roman" w:cs="Times New Roman" w:eastAsia="宋体" w:hAnsi="Times New Roman"/>
          <w:sz w:val="28"/>
          <w:szCs w:val="28"/>
          <w:rPrChange w:id="21956" w:author="user pc" w:date="2022-03-15T10:14:00Z">
            <w:rPr>
              <w:rFonts w:eastAsia="宋体" w:hAnsi="Cambria Math"/>
            </w:rPr>
          </w:rPrChange>
        </w:rPr>
        <w:t>0.80V</w:t>
      </w:r>
    </w:p>
    <w:p>
      <w:pPr>
        <w:pStyle w:val="style0"/>
        <w:rPr>
          <w:rFonts w:ascii="Times New Roman" w:cs="Times New Roman" w:eastAsia="宋体" w:hAnsi="Times New Roman"/>
          <w:sz w:val="28"/>
          <w:szCs w:val="28"/>
          <w:rPrChange w:id="21957" w:author="user pc" w:date="2022-03-15T10:14:00Z">
            <w:rPr>
              <w:rFonts w:eastAsia="宋体" w:hAnsi="Cambria Math"/>
            </w:rPr>
          </w:rPrChange>
        </w:rPr>
      </w:pPr>
      <w:r w:rsidRPr="CB45E8EB">
        <w:rPr>
          <w:rFonts w:ascii="Times New Roman" w:cs="Times New Roman" w:eastAsia="宋体" w:hAnsi="Times New Roman"/>
          <w:sz w:val="28"/>
          <w:szCs w:val="28"/>
          <w:rPrChange w:id="21958" w:author="user pc" w:date="2022-03-15T10:14:00Z">
            <w:rPr>
              <w:rFonts w:eastAsia="宋体" w:hAnsi="Cambria Math"/>
            </w:rPr>
          </w:rPrChange>
        </w:rPr>
        <w:t xml:space="preserve">To obtain the cell reaction, you have to balance the electron gain and loss. This is done by multiplying the half reactions by factors so that when the half reactions are added together, the electrons cancel. This </w:t>
      </w:r>
      <w:r>
        <w:rPr>
          <w:rFonts w:ascii="Times New Roman" w:cs="Times New Roman" w:eastAsia="宋体" w:hAnsi="Times New Roman"/>
          <w:sz w:val="28"/>
          <w:szCs w:val="28"/>
        </w:rPr>
        <w:t>does</w:t>
      </w:r>
      <w:r w:rsidRPr="0861200B">
        <w:rPr>
          <w:rFonts w:ascii="Times New Roman" w:cs="Times New Roman" w:eastAsia="宋体" w:hAnsi="Times New Roman"/>
          <w:sz w:val="28"/>
          <w:szCs w:val="28"/>
          <w:rPrChange w:id="21959" w:author="user pc" w:date="2022-03-15T10:14:00Z">
            <w:rPr>
              <w:rFonts w:eastAsia="宋体" w:hAnsi="Cambria Math"/>
            </w:rPr>
          </w:rPrChange>
        </w:rPr>
        <w:t xml:space="preserve"> not affect the half-cell potentials.</w:t>
      </w:r>
    </w:p>
    <w:p>
      <w:pPr>
        <w:pStyle w:val="style0"/>
        <w:rPr>
          <w:rFonts w:ascii="Times New Roman" w:cs="Times New Roman" w:eastAsia="宋体" w:hAnsi="Times New Roman"/>
          <w:sz w:val="28"/>
          <w:szCs w:val="28"/>
          <w:rPrChange w:id="21960" w:author="user pc" w:date="2022-03-15T10:14:00Z">
            <w:rPr>
              <w:rFonts w:eastAsia="宋体" w:hAnsi="Cambria Math"/>
            </w:rPr>
          </w:rPrChange>
        </w:rPr>
      </w:pPr>
      <w:r w:rsidRPr="5C0780C6">
        <w:rPr>
          <w:rFonts w:ascii="Times New Roman" w:cs="Times New Roman" w:eastAsia="宋体" w:hAnsi="Times New Roman"/>
          <w:sz w:val="28"/>
          <w:szCs w:val="28"/>
          <w:rPrChange w:id="21961" w:author="user pc" w:date="2022-03-15T10:14:00Z">
            <w:rPr>
              <w:rFonts w:eastAsia="宋体" w:hAnsi="Cambria Math"/>
            </w:rPr>
          </w:rPrChange>
        </w:rPr>
        <w:t>We multiply the oxidation side by one electron gained in the reduction side and also multiply the reduction side by two electrons loss in the oxidation side.</w:t>
      </w:r>
    </w:p>
    <w:p>
      <w:pPr>
        <w:pStyle w:val="style0"/>
        <w:rPr>
          <w:rFonts w:ascii="Times New Roman" w:cs="Times New Roman" w:eastAsia="宋体" w:hAnsi="Times New Roman"/>
          <w:sz w:val="28"/>
          <w:szCs w:val="28"/>
          <w:rPrChange w:id="21962" w:author="user pc" w:date="2022-03-15T10:14:00Z">
            <w:rPr>
              <w:rFonts w:eastAsia="宋体" w:hAnsi="Cambria Math"/>
            </w:rPr>
          </w:rPrChange>
        </w:rPr>
      </w:pPr>
      <w:r w:rsidRPr="96BB6DCD">
        <w:rPr>
          <w:rFonts w:ascii="Times New Roman" w:cs="Times New Roman" w:eastAsia="宋体" w:hAnsi="Times New Roman"/>
          <w:sz w:val="28"/>
          <w:szCs w:val="28"/>
          <w:rPrChange w:id="21963" w:author="user pc" w:date="2022-03-15T10:14:00Z">
            <w:rPr>
              <w:rFonts w:eastAsia="宋体" w:hAnsi="Cambria Math"/>
            </w:rPr>
          </w:rPrChange>
        </w:rPr>
        <w:t>1</w:t>
      </w:r>
      <w:r>
        <w:rPr>
          <w:rFonts w:ascii="Times New Roman" w:cs="Times New Roman" w:eastAsia="宋体" w:hAnsi="Times New Roman"/>
          <w:sz w:val="28"/>
          <w:szCs w:val="28"/>
        </w:rPr>
        <w:t xml:space="preserve"> </w:t>
      </w:r>
      <w:r w:rsidRPr="BF825F65">
        <w:rPr>
          <w:rFonts w:ascii="Times New Roman" w:cs="Times New Roman" w:eastAsia="宋体" w:hAnsi="Times New Roman"/>
          <w:sz w:val="28"/>
          <w:szCs w:val="28"/>
          <w:rPrChange w:id="21964" w:author="user pc" w:date="2022-03-15T10:14:00Z">
            <w:rPr>
              <w:rFonts w:eastAsia="宋体" w:hAnsi="Cambria Math"/>
            </w:rPr>
          </w:rPrChange>
        </w:rPr>
        <w:t>×</w:t>
      </w:r>
      <w:r>
        <w:rPr>
          <w:rFonts w:ascii="Times New Roman" w:cs="Times New Roman" w:eastAsia="宋体" w:hAnsi="Times New Roman"/>
          <w:sz w:val="28"/>
          <w:szCs w:val="28"/>
        </w:rPr>
        <w:t xml:space="preserve"> </w:t>
      </w:r>
      <w:r w:rsidRPr="F9F224F4">
        <w:rPr>
          <w:rFonts w:ascii="Times New Roman" w:cs="Times New Roman" w:eastAsia="宋体" w:hAnsi="Times New Roman"/>
          <w:sz w:val="28"/>
          <w:szCs w:val="28"/>
          <w:rPrChange w:id="21965" w:author="user pc" w:date="2022-03-15T10:14:00Z">
            <w:rPr>
              <w:rFonts w:eastAsia="宋体" w:hAnsi="Cambria Math"/>
            </w:rPr>
          </w:rPrChange>
        </w:rPr>
        <w:t>{Cd</w:t>
      </w:r>
      <w:r w:rsidRPr="22E373C1">
        <w:rPr>
          <w:rFonts w:ascii="Times New Roman" w:cs="Times New Roman" w:eastAsia="宋体" w:hAnsi="Times New Roman"/>
          <w:sz w:val="28"/>
          <w:szCs w:val="28"/>
          <w:vertAlign w:val="subscript"/>
          <w:rPrChange w:id="21966"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81800C97">
        <w:rPr>
          <w:rFonts w:ascii="Times New Roman" w:cs="Times New Roman" w:eastAsia="宋体" w:hAnsi="Times New Roman"/>
          <w:sz w:val="28"/>
          <w:szCs w:val="28"/>
          <w:rPrChange w:id="21967" w:author="user pc" w:date="2022-03-15T10:14:00Z">
            <w:rPr>
              <w:rFonts w:eastAsia="宋体" w:hAnsi="Cambria Math"/>
            </w:rPr>
          </w:rPrChange>
        </w:rPr>
        <w:t>=&gt;</w:t>
      </w:r>
      <w:r>
        <w:rPr>
          <w:rFonts w:ascii="Times New Roman" w:cs="Times New Roman" w:eastAsia="宋体" w:hAnsi="Times New Roman"/>
          <w:sz w:val="28"/>
          <w:szCs w:val="28"/>
        </w:rPr>
        <w:t xml:space="preserve"> </w:t>
      </w:r>
      <w:r w:rsidRPr="B87FC07B">
        <w:rPr>
          <w:rFonts w:ascii="Times New Roman" w:cs="Times New Roman" w:eastAsia="宋体" w:hAnsi="Times New Roman"/>
          <w:sz w:val="28"/>
          <w:szCs w:val="28"/>
          <w:rPrChange w:id="21968" w:author="user pc" w:date="2022-03-15T10:14:00Z">
            <w:rPr>
              <w:rFonts w:eastAsia="宋体" w:hAnsi="Cambria Math"/>
            </w:rPr>
          </w:rPrChange>
        </w:rPr>
        <w:t>Cd</w:t>
      </w:r>
      <w:r w:rsidRPr="68B5D9D4">
        <w:rPr>
          <w:rFonts w:ascii="Times New Roman" w:cs="Times New Roman" w:eastAsia="宋体" w:hAnsi="Times New Roman"/>
          <w:sz w:val="28"/>
          <w:szCs w:val="28"/>
          <w:vertAlign w:val="superscript"/>
          <w:rPrChange w:id="21969" w:author="user pc" w:date="2022-03-15T10:14:00Z">
            <w:rPr>
              <w:rFonts w:eastAsia="宋体" w:hAnsi="Cambria Math"/>
              <w:vertAlign w:val="superscript"/>
            </w:rPr>
          </w:rPrChange>
        </w:rPr>
        <w:t>2+</w:t>
      </w:r>
      <w:r w:rsidRPr="9A017564">
        <w:rPr>
          <w:rFonts w:ascii="Times New Roman" w:cs="Times New Roman" w:eastAsia="宋体" w:hAnsi="Times New Roman"/>
          <w:sz w:val="28"/>
          <w:szCs w:val="28"/>
          <w:vertAlign w:val="subscript"/>
          <w:rPrChange w:id="21970" w:author="user pc" w:date="2022-03-15T10:14:00Z">
            <w:rPr>
              <w:rFonts w:eastAsia="宋体" w:hAnsi="Cambria Math"/>
              <w:vertAlign w:val="subscript"/>
            </w:rPr>
          </w:rPrChange>
        </w:rPr>
        <w:t>(aq)</w:t>
      </w:r>
      <w:r w:rsidRPr="EC9FAD45">
        <w:rPr>
          <w:rFonts w:ascii="Times New Roman" w:cs="Times New Roman" w:eastAsia="宋体" w:hAnsi="Times New Roman"/>
          <w:sz w:val="28"/>
          <w:szCs w:val="28"/>
          <w:rPrChange w:id="21971"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D2053CF2">
        <w:rPr>
          <w:rFonts w:ascii="Times New Roman" w:cs="Times New Roman" w:eastAsia="宋体" w:hAnsi="Times New Roman"/>
          <w:sz w:val="28"/>
          <w:szCs w:val="28"/>
          <w:rPrChange w:id="21972" w:author="user pc" w:date="2022-03-15T10:14:00Z">
            <w:rPr>
              <w:rFonts w:eastAsia="宋体" w:hAnsi="Cambria Math"/>
            </w:rPr>
          </w:rPrChange>
        </w:rPr>
        <w:t>2e</w:t>
      </w:r>
      <w:r w:rsidRPr="C7B32B05">
        <w:rPr>
          <w:rFonts w:ascii="Times New Roman" w:cs="Times New Roman" w:eastAsia="宋体" w:hAnsi="Times New Roman"/>
          <w:sz w:val="28"/>
          <w:szCs w:val="28"/>
          <w:vertAlign w:val="superscript"/>
          <w:rPrChange w:id="21973" w:author="user pc" w:date="2022-03-15T10:14:00Z">
            <w:rPr>
              <w:rFonts w:eastAsia="宋体" w:hAnsi="Cambria Math"/>
            </w:rPr>
          </w:rPrChange>
        </w:rPr>
        <w:t>-</w:t>
      </w:r>
      <w:r>
        <w:rPr>
          <w:rFonts w:ascii="Times New Roman" w:cs="Times New Roman" w:eastAsia="宋体" w:hAnsi="Times New Roman"/>
          <w:sz w:val="28"/>
          <w:szCs w:val="28"/>
        </w:rPr>
        <w:t xml:space="preserve">                                    </w:t>
      </w:r>
      <w:r w:rsidRPr="4AA8110F">
        <w:rPr>
          <w:rFonts w:ascii="Times New Roman" w:cs="Times New Roman" w:eastAsia="宋体" w:hAnsi="Times New Roman"/>
          <w:sz w:val="28"/>
          <w:szCs w:val="28"/>
          <w:rPrChange w:id="21974" w:author="user pc" w:date="2022-03-15T10:14:00Z">
            <w:rPr>
              <w:rFonts w:eastAsia="宋体" w:hAnsi="Cambria Math"/>
            </w:rPr>
          </w:rPrChange>
        </w:rPr>
        <w:t xml:space="preserve">: -E           </w:t>
      </w:r>
    </w:p>
    <w:p>
      <w:pPr>
        <w:pStyle w:val="style0"/>
        <w:rPr>
          <w:rFonts w:ascii="Times New Roman" w:cs="Times New Roman" w:eastAsia="宋体" w:hAnsi="Times New Roman"/>
          <w:sz w:val="28"/>
          <w:szCs w:val="28"/>
          <w:rPrChange w:id="21975" w:author="user pc" w:date="2022-03-15T10:14:00Z">
            <w:rPr>
              <w:rFonts w:eastAsia="宋体" w:hAnsi="Cambria Math"/>
            </w:rPr>
          </w:rPrChange>
        </w:rPr>
      </w:pPr>
      <w:r w:rsidRPr="919F8BB1">
        <w:rPr>
          <w:rFonts w:ascii="Times New Roman" w:cs="Times New Roman" w:eastAsia="宋体" w:hAnsi="Times New Roman"/>
          <w:sz w:val="28"/>
          <w:szCs w:val="28"/>
          <w:rPrChange w:id="21976" w:author="user pc" w:date="2022-03-15T10:14:00Z">
            <w:rPr>
              <w:rFonts w:eastAsia="宋体" w:hAnsi="Cambria Math"/>
            </w:rPr>
          </w:rPrChange>
        </w:rPr>
        <w:t xml:space="preserve">2 -E </w:t>
      </w:r>
      <w:r w:rsidRPr="560DA9B3">
        <w:rPr>
          <w:rFonts w:ascii="Times New Roman" w:cs="Times New Roman" w:eastAsia="宋体" w:hAnsi="Times New Roman"/>
          <w:sz w:val="28"/>
          <w:szCs w:val="28"/>
          <w:vertAlign w:val="superscript"/>
          <w:rPrChange w:id="21977" w:author="user pc" w:date="2022-03-15T10:14:00Z">
            <w:rPr>
              <w:rFonts w:eastAsia="宋体" w:hAnsi="Cambria Math"/>
              <w:vertAlign w:val="superscript"/>
            </w:rPr>
          </w:rPrChange>
        </w:rPr>
        <w:t>+</w:t>
      </w:r>
      <w:r w:rsidRPr="5A54D6DF">
        <w:rPr>
          <w:rFonts w:ascii="Times New Roman" w:cs="Times New Roman" w:eastAsia="宋体" w:hAnsi="Times New Roman"/>
          <w:sz w:val="28"/>
          <w:szCs w:val="28"/>
          <w:vertAlign w:val="subscript"/>
          <w:rPrChange w:id="21978" w:author="user pc" w:date="2022-03-15T10:14:00Z">
            <w:rPr>
              <w:rFonts w:eastAsia="宋体" w:hAnsi="Cambria Math"/>
              <w:vertAlign w:val="subscript"/>
            </w:rPr>
          </w:rPrChange>
        </w:rPr>
        <w:t>(aq)</w:t>
      </w:r>
      <w:r w:rsidRPr="C4C0BB73">
        <w:rPr>
          <w:rFonts w:ascii="Times New Roman" w:cs="Times New Roman" w:eastAsia="宋体" w:hAnsi="Times New Roman"/>
          <w:sz w:val="28"/>
          <w:szCs w:val="28"/>
          <w:rPrChange w:id="21979" w:author="user pc" w:date="2022-03-15T10:14:00Z">
            <w:rPr>
              <w:rFonts w:eastAsia="宋体" w:hAnsi="Cambria Math"/>
            </w:rPr>
          </w:rPrChange>
        </w:rPr>
        <w:t xml:space="preserve"> +e- =&gt; Ag</w:t>
      </w:r>
      <w:r w:rsidRPr="47AD6C14">
        <w:rPr>
          <w:rFonts w:ascii="Times New Roman" w:cs="Times New Roman" w:eastAsia="宋体" w:hAnsi="Times New Roman"/>
          <w:sz w:val="28"/>
          <w:szCs w:val="28"/>
          <w:vertAlign w:val="subscript"/>
          <w:rPrChange w:id="21980" w:author="user pc" w:date="2022-03-15T10:14:00Z">
            <w:rPr>
              <w:rFonts w:eastAsia="宋体" w:hAnsi="Cambria Math"/>
              <w:vertAlign w:val="subscript"/>
            </w:rPr>
          </w:rPrChange>
        </w:rPr>
        <w:t>(s)</w:t>
      </w:r>
      <w:r w:rsidRPr="3C99F209">
        <w:rPr>
          <w:rFonts w:ascii="Times New Roman" w:cs="Times New Roman" w:eastAsia="宋体" w:hAnsi="Times New Roman"/>
          <w:sz w:val="28"/>
          <w:szCs w:val="28"/>
          <w:rPrChange w:id="21981" w:author="user pc" w:date="2022-03-15T10:14:00Z">
            <w:rPr>
              <w:rFonts w:eastAsia="宋体" w:hAnsi="Cambria Math"/>
            </w:rPr>
          </w:rPrChange>
        </w:rPr>
        <w:t xml:space="preserve">: E- =&gt; Ag  </w:t>
      </w:r>
    </w:p>
    <w:p>
      <w:pPr>
        <w:pStyle w:val="style0"/>
        <w:rPr>
          <w:rFonts w:ascii="Times New Roman" w:cs="Times New Roman" w:eastAsia="宋体" w:hAnsi="Times New Roman"/>
          <w:sz w:val="28"/>
          <w:szCs w:val="28"/>
          <w:rPrChange w:id="21982" w:author="user pc" w:date="2022-03-15T10:14:00Z">
            <w:rPr>
              <w:rFonts w:eastAsia="宋体" w:hAnsi="Cambria Math"/>
            </w:rPr>
          </w:rPrChange>
        </w:rPr>
      </w:pPr>
      <w:r>
        <w:rPr>
          <w:rFonts w:ascii="Times New Roman" w:cs="Times New Roman" w:eastAsia="宋体" w:hAnsi="Times New Roman"/>
          <w:sz w:val="28"/>
          <w:szCs w:val="28"/>
        </w:rPr>
        <w:t>We move on to adding</w:t>
      </w:r>
      <w:r w:rsidRPr="C29119A6">
        <w:rPr>
          <w:rFonts w:ascii="Times New Roman" w:cs="Times New Roman" w:eastAsia="宋体" w:hAnsi="Times New Roman"/>
          <w:sz w:val="28"/>
          <w:szCs w:val="28"/>
          <w:rPrChange w:id="21983" w:author="user pc" w:date="2022-03-15T10:14:00Z">
            <w:rPr>
              <w:rFonts w:eastAsia="宋体" w:hAnsi="Cambria Math"/>
            </w:rPr>
          </w:rPrChange>
        </w:rPr>
        <w:t xml:space="preserve"> the two half</w:t>
      </w:r>
      <w:r>
        <w:rPr>
          <w:rFonts w:ascii="Times New Roman" w:cs="Times New Roman" w:eastAsia="宋体" w:hAnsi="Times New Roman"/>
          <w:sz w:val="28"/>
          <w:szCs w:val="28"/>
        </w:rPr>
        <w:t xml:space="preserve"> </w:t>
      </w:r>
      <w:r w:rsidRPr="EB5E50F0">
        <w:rPr>
          <w:rFonts w:ascii="Times New Roman" w:cs="Times New Roman" w:eastAsia="宋体" w:hAnsi="Times New Roman"/>
          <w:sz w:val="28"/>
          <w:szCs w:val="28"/>
          <w:rPrChange w:id="21984" w:author="user pc" w:date="2022-03-15T10:14:00Z">
            <w:rPr>
              <w:rFonts w:eastAsia="宋体" w:hAnsi="Cambria Math"/>
            </w:rPr>
          </w:rPrChange>
        </w:rPr>
        <w:t>-</w:t>
      </w:r>
      <w:r>
        <w:rPr>
          <w:rFonts w:ascii="Times New Roman" w:cs="Times New Roman" w:eastAsia="宋体" w:hAnsi="Times New Roman"/>
          <w:sz w:val="28"/>
          <w:szCs w:val="28"/>
        </w:rPr>
        <w:t xml:space="preserve"> </w:t>
      </w:r>
      <w:r w:rsidRPr="26A213E4">
        <w:rPr>
          <w:rFonts w:ascii="Times New Roman" w:cs="Times New Roman" w:eastAsia="宋体" w:hAnsi="Times New Roman"/>
          <w:sz w:val="28"/>
          <w:szCs w:val="28"/>
          <w:rPrChange w:id="21985" w:author="user pc" w:date="2022-03-15T10:14:00Z">
            <w:rPr>
              <w:rFonts w:eastAsia="宋体" w:hAnsi="Cambria Math"/>
            </w:rPr>
          </w:rPrChange>
        </w:rPr>
        <w:t>cells together:</w:t>
      </w:r>
    </w:p>
    <w:p>
      <w:pPr>
        <w:pStyle w:val="style0"/>
        <w:rPr>
          <w:rFonts w:ascii="Times New Roman" w:cs="Times New Roman" w:eastAsia="宋体" w:hAnsi="Times New Roman"/>
          <w:sz w:val="28"/>
          <w:szCs w:val="28"/>
          <w:rPrChange w:id="21986" w:author="user pc" w:date="2022-03-15T10:14:00Z">
            <w:rPr>
              <w:rFonts w:eastAsia="宋体" w:hAnsi="Cambria Math"/>
            </w:rPr>
          </w:rPrChange>
        </w:rPr>
      </w:pPr>
      <w:r w:rsidRPr="44D71987">
        <w:rPr>
          <w:rFonts w:ascii="Times New Roman" w:cs="Times New Roman" w:eastAsia="宋体" w:hAnsi="Times New Roman"/>
          <w:sz w:val="28"/>
          <w:szCs w:val="28"/>
          <w:rPrChange w:id="21987" w:author="user pc" w:date="2022-03-15T10:14:00Z">
            <w:rPr>
              <w:rFonts w:eastAsia="宋体" w:hAnsi="Cambria Math"/>
            </w:rPr>
          </w:rPrChange>
        </w:rPr>
        <w:t>Cd</w:t>
      </w:r>
      <w:r w:rsidRPr="78C237D3">
        <w:rPr>
          <w:rFonts w:ascii="Times New Roman" w:cs="Times New Roman" w:eastAsia="宋体" w:hAnsi="Times New Roman"/>
          <w:sz w:val="28"/>
          <w:szCs w:val="28"/>
          <w:vertAlign w:val="subscript"/>
          <w:rPrChange w:id="21988"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F4BB52C8">
        <w:rPr>
          <w:rFonts w:ascii="Times New Roman" w:cs="Times New Roman" w:eastAsia="宋体" w:hAnsi="Times New Roman"/>
          <w:sz w:val="28"/>
          <w:szCs w:val="28"/>
          <w:rPrChange w:id="21989" w:author="user pc" w:date="2022-03-15T10:14:00Z">
            <w:rPr>
              <w:rFonts w:eastAsia="宋体" w:hAnsi="Cambria Math"/>
            </w:rPr>
          </w:rPrChange>
        </w:rPr>
        <w:t>=&gt;Cd</w:t>
      </w:r>
      <w:r w:rsidRPr="1909591E">
        <w:rPr>
          <w:rFonts w:ascii="Times New Roman" w:cs="Times New Roman" w:eastAsia="宋体" w:hAnsi="Times New Roman"/>
          <w:sz w:val="28"/>
          <w:szCs w:val="28"/>
          <w:vertAlign w:val="superscript"/>
          <w:rPrChange w:id="21990" w:author="user pc" w:date="2022-03-15T10:14:00Z">
            <w:rPr>
              <w:rFonts w:eastAsia="宋体" w:hAnsi="Cambria Math"/>
              <w:vertAlign w:val="superscript"/>
            </w:rPr>
          </w:rPrChange>
        </w:rPr>
        <w:t>2+</w:t>
      </w:r>
      <w:r w:rsidRPr="8ADA1E27">
        <w:rPr>
          <w:rFonts w:ascii="Times New Roman" w:cs="Times New Roman" w:eastAsia="宋体" w:hAnsi="Times New Roman"/>
          <w:sz w:val="28"/>
          <w:szCs w:val="28"/>
          <w:vertAlign w:val="subscript"/>
          <w:rPrChange w:id="21991" w:author="user pc" w:date="2022-03-15T10:14:00Z">
            <w:rPr>
              <w:rFonts w:eastAsia="宋体" w:hAnsi="Cambria Math"/>
              <w:vertAlign w:val="subscript"/>
            </w:rPr>
          </w:rPrChange>
        </w:rPr>
        <w:t>(aq)</w:t>
      </w:r>
      <w:r w:rsidRPr="AC69308F">
        <w:rPr>
          <w:rFonts w:ascii="Times New Roman" w:cs="Times New Roman" w:eastAsia="宋体" w:hAnsi="Times New Roman"/>
          <w:sz w:val="28"/>
          <w:szCs w:val="28"/>
          <w:rPrChange w:id="21992"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59237117">
        <w:rPr>
          <w:rFonts w:ascii="Times New Roman" w:cs="Times New Roman" w:eastAsia="宋体" w:hAnsi="Times New Roman"/>
          <w:sz w:val="28"/>
          <w:szCs w:val="28"/>
          <w:rPrChange w:id="21993" w:author="user pc" w:date="2022-03-15T10:14:00Z">
            <w:rPr>
              <w:rFonts w:eastAsia="宋体" w:hAnsi="Cambria Math"/>
            </w:rPr>
          </w:rPrChange>
        </w:rPr>
        <w:t>2e</w:t>
      </w:r>
      <w:r>
        <w:rPr>
          <w:rFonts w:ascii="Times New Roman" w:cs="Times New Roman" w:eastAsia="宋体" w:hAnsi="Times New Roman"/>
          <w:sz w:val="28"/>
          <w:szCs w:val="28"/>
          <w:vertAlign w:val="superscript"/>
        </w:rPr>
        <w:noBreakHyphen/>
      </w:r>
      <w:r>
        <w:rPr>
          <w:rFonts w:ascii="Times New Roman" w:cs="Times New Roman" w:eastAsia="宋体" w:hAnsi="Times New Roman"/>
          <w:sz w:val="28"/>
          <w:szCs w:val="28"/>
        </w:rPr>
        <w:t xml:space="preserve">                                               </w:t>
      </w:r>
      <w:r w:rsidRPr="204F1B5E">
        <w:rPr>
          <w:rFonts w:ascii="Times New Roman" w:cs="Times New Roman" w:eastAsia="宋体" w:hAnsi="Times New Roman"/>
          <w:sz w:val="28"/>
          <w:szCs w:val="28"/>
          <w:rPrChange w:id="21994" w:author="user pc" w:date="2022-03-15T10:14:00Z">
            <w:rPr>
              <w:rFonts w:eastAsia="宋体" w:hAnsi="Cambria Math"/>
            </w:rPr>
          </w:rPrChange>
        </w:rPr>
        <w:t xml:space="preserve">: -E           </w:t>
      </w:r>
    </w:p>
    <w:p>
      <w:pPr>
        <w:pStyle w:val="style0"/>
        <w:rPr>
          <w:rFonts w:ascii="Times New Roman" w:cs="Times New Roman" w:eastAsia="宋体" w:hAnsi="Times New Roman"/>
          <w:sz w:val="28"/>
          <w:szCs w:val="28"/>
          <w:rPrChange w:id="21995" w:author="user pc" w:date="2022-03-15T10:14:00Z">
            <w:rPr>
              <w:rFonts w:eastAsia="宋体" w:hAnsi="Cambria Math"/>
            </w:rPr>
          </w:rPrChange>
        </w:rPr>
      </w:pPr>
      <w:r w:rsidRPr="52F558F9">
        <w:rPr>
          <w:rFonts w:ascii="Times New Roman" w:cs="Times New Roman" w:eastAsia="宋体" w:hAnsi="Times New Roman"/>
          <w:sz w:val="28"/>
          <w:szCs w:val="28"/>
          <w:rPrChange w:id="21996" w:author="user pc" w:date="2022-03-15T10:14:00Z">
            <w:rPr>
              <w:rFonts w:eastAsia="宋体" w:hAnsi="Cambria Math"/>
            </w:rPr>
          </w:rPrChange>
        </w:rPr>
        <w:t>2Ag</w:t>
      </w:r>
      <w:r w:rsidRPr="F1CAFA7F">
        <w:rPr>
          <w:rFonts w:ascii="Times New Roman" w:cs="Times New Roman" w:eastAsia="宋体" w:hAnsi="Times New Roman"/>
          <w:sz w:val="28"/>
          <w:szCs w:val="28"/>
          <w:vertAlign w:val="superscript"/>
          <w:rPrChange w:id="21997" w:author="user pc" w:date="2022-03-15T10:14:00Z">
            <w:rPr>
              <w:rFonts w:eastAsia="宋体" w:hAnsi="Cambria Math"/>
              <w:vertAlign w:val="superscript"/>
            </w:rPr>
          </w:rPrChange>
        </w:rPr>
        <w:t>+</w:t>
      </w:r>
      <w:r w:rsidRPr="70C6CB9A">
        <w:rPr>
          <w:rFonts w:ascii="Times New Roman" w:cs="Times New Roman" w:eastAsia="宋体" w:hAnsi="Times New Roman"/>
          <w:sz w:val="28"/>
          <w:szCs w:val="28"/>
          <w:vertAlign w:val="subscript"/>
          <w:rPrChange w:id="21998" w:author="user pc" w:date="2022-03-15T10:14:00Z">
            <w:rPr>
              <w:rFonts w:eastAsia="宋体" w:hAnsi="Cambria Math"/>
              <w:vertAlign w:val="subscript"/>
            </w:rPr>
          </w:rPrChange>
        </w:rPr>
        <w:t>(aq)</w:t>
      </w:r>
      <w:r w:rsidRPr="7740CD9B">
        <w:rPr>
          <w:rFonts w:ascii="Times New Roman" w:cs="Times New Roman" w:eastAsia="宋体" w:hAnsi="Times New Roman"/>
          <w:sz w:val="28"/>
          <w:szCs w:val="28"/>
          <w:rPrChange w:id="21999"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1FEA50EE">
        <w:rPr>
          <w:rFonts w:ascii="Times New Roman" w:cs="Times New Roman" w:eastAsia="宋体" w:hAnsi="Times New Roman"/>
          <w:sz w:val="28"/>
          <w:szCs w:val="28"/>
          <w:rPrChange w:id="22000" w:author="user pc" w:date="2022-03-15T10:14:00Z">
            <w:rPr>
              <w:rFonts w:eastAsia="宋体" w:hAnsi="Cambria Math"/>
            </w:rPr>
          </w:rPrChange>
        </w:rPr>
        <w:t>2e</w:t>
      </w:r>
      <w:r w:rsidRPr="8C9541B4">
        <w:rPr>
          <w:rFonts w:ascii="Times New Roman" w:cs="Times New Roman" w:eastAsia="宋体" w:hAnsi="Times New Roman"/>
          <w:sz w:val="28"/>
          <w:szCs w:val="28"/>
          <w:vertAlign w:val="superscript"/>
          <w:rPrChange w:id="22001" w:author="user pc" w:date="2022-03-15T10:14:00Z">
            <w:rPr>
              <w:rFonts w:eastAsia="宋体" w:hAnsi="Cambria Math"/>
            </w:rPr>
          </w:rPrChange>
        </w:rPr>
        <w:t>-</w:t>
      </w:r>
      <w:r w:rsidRPr="A95D1DA1">
        <w:rPr>
          <w:rFonts w:ascii="Times New Roman" w:cs="Times New Roman" w:eastAsia="宋体" w:hAnsi="Times New Roman"/>
          <w:sz w:val="28"/>
          <w:szCs w:val="28"/>
          <w:rPrChange w:id="22002" w:author="user pc" w:date="2022-03-15T10:14:00Z">
            <w:rPr>
              <w:rFonts w:eastAsia="宋体" w:hAnsi="Cambria Math"/>
            </w:rPr>
          </w:rPrChange>
        </w:rPr>
        <w:t xml:space="preserve"> =&gt;2Ag</w:t>
      </w:r>
      <w:r w:rsidRPr="07298441">
        <w:rPr>
          <w:rFonts w:ascii="Times New Roman" w:cs="Times New Roman" w:eastAsia="宋体" w:hAnsi="Times New Roman"/>
          <w:sz w:val="28"/>
          <w:szCs w:val="28"/>
          <w:vertAlign w:val="subscript"/>
          <w:rPrChange w:id="22003"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BA316A96">
        <w:rPr>
          <w:rFonts w:ascii="Times New Roman" w:cs="Times New Roman" w:eastAsia="宋体" w:hAnsi="Times New Roman"/>
          <w:sz w:val="28"/>
          <w:szCs w:val="28"/>
          <w:rPrChange w:id="22004" w:author="user pc" w:date="2022-03-15T10:14:00Z">
            <w:rPr>
              <w:rFonts w:eastAsia="宋体" w:hAnsi="Cambria Math"/>
            </w:rPr>
          </w:rPrChange>
        </w:rPr>
        <w:t xml:space="preserve">: E            </w:t>
      </w:r>
    </w:p>
    <w:p>
      <w:pPr>
        <w:pStyle w:val="style0"/>
        <w:rPr>
          <w:rFonts w:ascii="Times New Roman" w:cs="Times New Roman" w:eastAsia="宋体" w:hAnsi="Times New Roman"/>
          <w:sz w:val="28"/>
          <w:szCs w:val="28"/>
          <w:vertAlign w:val="subscript"/>
        </w:rPr>
      </w:pPr>
      <w:r w:rsidRPr="B5AE055F">
        <w:rPr>
          <w:rFonts w:ascii="Times New Roman" w:cs="Times New Roman" w:eastAsia="宋体" w:hAnsi="Times New Roman"/>
          <w:sz w:val="28"/>
          <w:szCs w:val="28"/>
          <w:rPrChange w:id="22005" w:author="user pc" w:date="2022-03-15T10:14:00Z">
            <w:rPr>
              <w:rFonts w:eastAsia="宋体" w:hAnsi="Cambria Math"/>
            </w:rPr>
          </w:rPrChange>
        </w:rPr>
        <w:t xml:space="preserve"> Cd</w:t>
      </w:r>
      <w:r w:rsidRPr="B043E108">
        <w:rPr>
          <w:rFonts w:ascii="Times New Roman" w:cs="Times New Roman" w:eastAsia="宋体" w:hAnsi="Times New Roman"/>
          <w:sz w:val="28"/>
          <w:szCs w:val="28"/>
          <w:vertAlign w:val="subscript"/>
          <w:rPrChange w:id="22006" w:author="user pc" w:date="2022-03-15T10:14:00Z">
            <w:rPr>
              <w:rFonts w:eastAsia="宋体" w:hAnsi="Cambria Math"/>
              <w:vertAlign w:val="subscript"/>
            </w:rPr>
          </w:rPrChange>
        </w:rPr>
        <w:t xml:space="preserve">(s) </w:t>
      </w:r>
      <w:r w:rsidRPr="84939E32">
        <w:rPr>
          <w:rFonts w:ascii="Times New Roman" w:cs="Times New Roman" w:eastAsia="宋体" w:hAnsi="Times New Roman"/>
          <w:sz w:val="28"/>
          <w:szCs w:val="28"/>
          <w:rPrChange w:id="22007" w:author="user pc" w:date="2022-03-15T10:14:00Z">
            <w:rPr>
              <w:rFonts w:eastAsia="宋体" w:hAnsi="Cambria Math"/>
            </w:rPr>
          </w:rPrChange>
        </w:rPr>
        <w:t>+ 2Ag</w:t>
      </w:r>
      <w:r w:rsidRPr="867A1AEC">
        <w:rPr>
          <w:rFonts w:ascii="Times New Roman" w:cs="Times New Roman" w:eastAsia="宋体" w:hAnsi="Times New Roman"/>
          <w:sz w:val="28"/>
          <w:szCs w:val="28"/>
          <w:vertAlign w:val="superscript"/>
          <w:rPrChange w:id="22008" w:author="user pc" w:date="2022-03-15T10:14:00Z">
            <w:rPr>
              <w:rFonts w:eastAsia="宋体" w:hAnsi="Cambria Math"/>
              <w:vertAlign w:val="superscript"/>
            </w:rPr>
          </w:rPrChange>
        </w:rPr>
        <w:t>+</w:t>
      </w:r>
      <w:r w:rsidRPr="B95FF055">
        <w:rPr>
          <w:rFonts w:ascii="Times New Roman" w:cs="Times New Roman" w:eastAsia="宋体" w:hAnsi="Times New Roman"/>
          <w:sz w:val="28"/>
          <w:szCs w:val="28"/>
          <w:vertAlign w:val="subscript"/>
          <w:rPrChange w:id="22009"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7A654F4E">
        <w:rPr>
          <w:rFonts w:ascii="Times New Roman" w:cs="Times New Roman" w:eastAsia="宋体" w:hAnsi="Times New Roman"/>
          <w:sz w:val="28"/>
          <w:szCs w:val="28"/>
          <w:rPrChange w:id="22010" w:author="user pc" w:date="2022-03-15T10:14:00Z">
            <w:rPr>
              <w:rFonts w:eastAsia="宋体" w:hAnsi="Cambria Math"/>
            </w:rPr>
          </w:rPrChange>
        </w:rPr>
        <w:t>=&gt;Cd</w:t>
      </w:r>
      <w:r w:rsidRPr="9D4F00EA">
        <w:rPr>
          <w:rFonts w:ascii="Times New Roman" w:cs="Times New Roman" w:eastAsia="宋体" w:hAnsi="Times New Roman"/>
          <w:sz w:val="28"/>
          <w:szCs w:val="28"/>
          <w:vertAlign w:val="superscript"/>
          <w:rPrChange w:id="22011" w:author="user pc" w:date="2022-03-15T10:14:00Z">
            <w:rPr>
              <w:rFonts w:eastAsia="宋体" w:hAnsi="Cambria Math"/>
              <w:vertAlign w:val="superscript"/>
            </w:rPr>
          </w:rPrChange>
        </w:rPr>
        <w:t>2+</w:t>
      </w:r>
      <w:r w:rsidRPr="94126E7D">
        <w:rPr>
          <w:rFonts w:ascii="Times New Roman" w:cs="Times New Roman" w:eastAsia="宋体" w:hAnsi="Times New Roman"/>
          <w:sz w:val="28"/>
          <w:szCs w:val="28"/>
          <w:vertAlign w:val="subscript"/>
          <w:rPrChange w:id="22012" w:author="user pc" w:date="2022-03-15T10:14:00Z">
            <w:rPr>
              <w:rFonts w:eastAsia="宋体" w:hAnsi="Cambria Math"/>
              <w:vertAlign w:val="subscript"/>
            </w:rPr>
          </w:rPrChange>
        </w:rPr>
        <w:t>(aq)</w:t>
      </w:r>
      <w:r w:rsidRPr="91D6690C">
        <w:rPr>
          <w:rFonts w:ascii="Times New Roman" w:cs="Times New Roman" w:eastAsia="宋体" w:hAnsi="Times New Roman"/>
          <w:sz w:val="28"/>
          <w:szCs w:val="28"/>
          <w:rPrChange w:id="22013" w:author="user pc" w:date="2022-03-15T10:14:00Z">
            <w:rPr>
              <w:rFonts w:eastAsia="宋体" w:hAnsi="Cambria Math"/>
            </w:rPr>
          </w:rPrChange>
        </w:rPr>
        <w:t xml:space="preserve"> + 2Ag</w:t>
      </w:r>
      <w:r w:rsidRPr="3E3B9840">
        <w:rPr>
          <w:rFonts w:ascii="Times New Roman" w:cs="Times New Roman" w:eastAsia="宋体" w:hAnsi="Times New Roman"/>
          <w:sz w:val="28"/>
          <w:szCs w:val="28"/>
          <w:vertAlign w:val="subscript"/>
          <w:rPrChange w:id="22014"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p>
    <w:p>
      <w:pPr>
        <w:pStyle w:val="style0"/>
        <w:rPr>
          <w:rFonts w:ascii="Times New Roman" w:cs="Times New Roman" w:eastAsia="宋体" w:hAnsi="Times New Roman"/>
          <w:sz w:val="28"/>
          <w:szCs w:val="28"/>
          <w:rPrChange w:id="22015" w:author="user pc" w:date="2022-03-15T10:14:00Z">
            <w:rPr>
              <w:rFonts w:eastAsia="宋体" w:hAnsi="Cambria Math"/>
            </w:rPr>
          </w:rPrChange>
        </w:rPr>
      </w:pPr>
      <w:r w:rsidRPr="D84B866F">
        <w:rPr>
          <w:rFonts w:ascii="Times New Roman" w:cs="Times New Roman" w:eastAsia="宋体" w:hAnsi="Times New Roman"/>
          <w:sz w:val="28"/>
          <w:szCs w:val="28"/>
          <w:rPrChange w:id="22016" w:author="user pc" w:date="2022-03-15T10:14:00Z">
            <w:rPr>
              <w:rFonts w:eastAsia="宋体" w:hAnsi="Cambria Math"/>
            </w:rPr>
          </w:rPrChange>
        </w:rPr>
        <w:t xml:space="preserve"> E         </w:t>
      </w:r>
      <w:r>
        <w:rPr>
          <w:rFonts w:ascii="Times New Roman" w:cs="Times New Roman" w:eastAsia="宋体" w:hAnsi="Times New Roman"/>
          <w:sz w:val="28"/>
          <w:szCs w:val="28"/>
        </w:rPr>
        <w:t xml:space="preserve"> </w:t>
      </w:r>
      <w:r w:rsidRPr="30E8644A">
        <w:rPr>
          <w:rFonts w:ascii="Times New Roman" w:cs="Times New Roman" w:eastAsia="宋体" w:hAnsi="Times New Roman"/>
          <w:sz w:val="28"/>
          <w:szCs w:val="28"/>
          <w:rPrChange w:id="22017" w:author="user pc" w:date="2022-03-15T10:14:00Z">
            <w:rPr>
              <w:rFonts w:eastAsia="宋体" w:hAnsi="Cambria Math"/>
            </w:rPr>
          </w:rPrChange>
        </w:rPr>
        <w:t xml:space="preserve">1.20V {E              </w:t>
      </w:r>
    </w:p>
    <w:p>
      <w:pPr>
        <w:pStyle w:val="style0"/>
        <w:rPr>
          <w:rFonts w:ascii="Times New Roman" w:cs="Times New Roman" w:eastAsia="宋体" w:hAnsi="Times New Roman"/>
          <w:sz w:val="28"/>
          <w:szCs w:val="28"/>
          <w:rPrChange w:id="22018" w:author="user pc" w:date="2022-03-15T10:14:00Z">
            <w:rPr>
              <w:rFonts w:eastAsia="宋体" w:hAnsi="Cambria Math"/>
            </w:rPr>
          </w:rPrChange>
        </w:rPr>
      </w:pPr>
      <w:r w:rsidRPr="3E028A7F">
        <w:rPr>
          <w:rFonts w:ascii="Times New Roman" w:cs="Times New Roman" w:eastAsia="宋体" w:hAnsi="Times New Roman"/>
          <w:sz w:val="28"/>
          <w:szCs w:val="28"/>
          <w:rPrChange w:id="22019" w:author="user pc" w:date="2022-03-15T10:14:00Z">
            <w:rPr>
              <w:rFonts w:eastAsia="宋体" w:hAnsi="Cambria Math"/>
            </w:rPr>
          </w:rPrChange>
        </w:rPr>
        <w:t>The cell notation is:</w:t>
      </w:r>
    </w:p>
    <w:p>
      <w:pPr>
        <w:pStyle w:val="style0"/>
        <w:rPr>
          <w:rFonts w:ascii="Times New Roman" w:cs="Times New Roman" w:eastAsia="宋体" w:hAnsi="Times New Roman"/>
          <w:sz w:val="28"/>
          <w:szCs w:val="28"/>
          <w:rPrChange w:id="22020" w:author="user pc" w:date="2022-03-15T10:14:00Z">
            <w:rPr>
              <w:rFonts w:eastAsia="宋体" w:hAnsi="Cambria Math"/>
            </w:rPr>
          </w:rPrChange>
        </w:rPr>
      </w:pPr>
      <w:r w:rsidRPr="8DB12F1E">
        <w:rPr>
          <w:rFonts w:ascii="Times New Roman" w:cs="Times New Roman" w:eastAsia="宋体" w:hAnsi="Times New Roman"/>
          <w:sz w:val="28"/>
          <w:szCs w:val="28"/>
          <w:rPrChange w:id="22021" w:author="user pc" w:date="2022-03-15T10:14:00Z">
            <w:rPr>
              <w:rFonts w:eastAsia="宋体" w:hAnsi="Cambria Math"/>
            </w:rPr>
          </w:rPrChange>
        </w:rPr>
        <w:t>Cd</w:t>
      </w:r>
      <w:r w:rsidRPr="8E2DA6FF">
        <w:rPr>
          <w:rFonts w:ascii="Times New Roman" w:cs="Times New Roman" w:eastAsia="宋体" w:hAnsi="Times New Roman"/>
          <w:sz w:val="28"/>
          <w:szCs w:val="28"/>
          <w:vertAlign w:val="subscript"/>
          <w:rPrChange w:id="22022"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668914F7">
        <w:rPr>
          <w:rFonts w:ascii="Times New Roman" w:cs="Times New Roman" w:eastAsia="宋体" w:hAnsi="Times New Roman"/>
          <w:sz w:val="28"/>
          <w:szCs w:val="28"/>
          <w:rPrChange w:id="22023" w:author="user pc" w:date="2022-03-15T10:14:00Z">
            <w:rPr>
              <w:rFonts w:eastAsia="宋体" w:hAnsi="Cambria Math"/>
            </w:rPr>
          </w:rPrChange>
        </w:rPr>
        <w:t>/</w:t>
      </w:r>
      <w:r>
        <w:rPr>
          <w:rFonts w:ascii="Times New Roman" w:cs="Times New Roman" w:eastAsia="宋体" w:hAnsi="Times New Roman"/>
          <w:sz w:val="28"/>
          <w:szCs w:val="28"/>
        </w:rPr>
        <w:t xml:space="preserve"> </w:t>
      </w:r>
      <w:r w:rsidRPr="DEE576E0">
        <w:rPr>
          <w:rFonts w:ascii="Times New Roman" w:cs="Times New Roman" w:eastAsia="宋体" w:hAnsi="Times New Roman"/>
          <w:sz w:val="28"/>
          <w:szCs w:val="28"/>
          <w:rPrChange w:id="22024" w:author="user pc" w:date="2022-03-15T10:14:00Z">
            <w:rPr>
              <w:rFonts w:eastAsia="宋体" w:hAnsi="Cambria Math"/>
            </w:rPr>
          </w:rPrChange>
        </w:rPr>
        <w:t>Cd</w:t>
      </w:r>
      <w:r w:rsidRPr="60976413">
        <w:rPr>
          <w:rFonts w:ascii="Times New Roman" w:cs="Times New Roman" w:eastAsia="宋体" w:hAnsi="Times New Roman"/>
          <w:sz w:val="28"/>
          <w:szCs w:val="28"/>
          <w:vertAlign w:val="superscript"/>
          <w:rPrChange w:id="22025" w:author="user pc" w:date="2022-03-15T10:14:00Z">
            <w:rPr>
              <w:rFonts w:eastAsia="宋体" w:hAnsi="Cambria Math"/>
              <w:vertAlign w:val="superscript"/>
            </w:rPr>
          </w:rPrChange>
        </w:rPr>
        <w:t>2+</w:t>
      </w:r>
      <w:r w:rsidRPr="A48D82F1">
        <w:rPr>
          <w:rFonts w:ascii="Times New Roman" w:cs="Times New Roman" w:eastAsia="宋体" w:hAnsi="Times New Roman"/>
          <w:sz w:val="28"/>
          <w:szCs w:val="28"/>
          <w:vertAlign w:val="subscript"/>
          <w:rPrChange w:id="22026"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2A7AA6D3">
        <w:rPr>
          <w:rFonts w:ascii="Times New Roman" w:cs="Times New Roman" w:eastAsia="宋体" w:hAnsi="Times New Roman"/>
          <w:sz w:val="28"/>
          <w:szCs w:val="28"/>
          <w:rPrChange w:id="22027" w:author="user pc" w:date="2022-03-15T10:14:00Z">
            <w:rPr>
              <w:rFonts w:eastAsia="宋体" w:hAnsi="Cambria Math"/>
            </w:rPr>
          </w:rPrChange>
        </w:rPr>
        <w:t>//</w:t>
      </w:r>
      <w:r>
        <w:rPr>
          <w:rFonts w:ascii="Times New Roman" w:cs="Times New Roman" w:eastAsia="宋体" w:hAnsi="Times New Roman"/>
          <w:sz w:val="28"/>
          <w:szCs w:val="28"/>
        </w:rPr>
        <w:t xml:space="preserve"> </w:t>
      </w:r>
      <w:r w:rsidRPr="0BF3E148">
        <w:rPr>
          <w:rFonts w:ascii="Times New Roman" w:cs="Times New Roman" w:eastAsia="宋体" w:hAnsi="Times New Roman"/>
          <w:sz w:val="28"/>
          <w:szCs w:val="28"/>
          <w:rPrChange w:id="22028" w:author="user pc" w:date="2022-03-15T10:14:00Z">
            <w:rPr>
              <w:rFonts w:eastAsia="宋体" w:hAnsi="Cambria Math"/>
            </w:rPr>
          </w:rPrChange>
        </w:rPr>
        <w:t>Ag</w:t>
      </w:r>
      <w:r w:rsidRPr="85B17FA3">
        <w:rPr>
          <w:rFonts w:ascii="Times New Roman" w:cs="Times New Roman" w:eastAsia="宋体" w:hAnsi="Times New Roman"/>
          <w:sz w:val="28"/>
          <w:szCs w:val="28"/>
          <w:vertAlign w:val="superscript"/>
          <w:rPrChange w:id="22029" w:author="user pc" w:date="2022-03-15T10:14:00Z">
            <w:rPr>
              <w:rFonts w:eastAsia="宋体" w:hAnsi="Cambria Math"/>
              <w:vertAlign w:val="superscript"/>
            </w:rPr>
          </w:rPrChange>
        </w:rPr>
        <w:t>+</w:t>
      </w:r>
      <w:r w:rsidRPr="F180F264">
        <w:rPr>
          <w:rFonts w:ascii="Times New Roman" w:cs="Times New Roman" w:eastAsia="宋体" w:hAnsi="Times New Roman"/>
          <w:sz w:val="28"/>
          <w:szCs w:val="28"/>
          <w:vertAlign w:val="subscript"/>
          <w:rPrChange w:id="22030"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43088C6B">
        <w:rPr>
          <w:rFonts w:ascii="Times New Roman" w:cs="Times New Roman" w:eastAsia="宋体" w:hAnsi="Times New Roman"/>
          <w:sz w:val="28"/>
          <w:szCs w:val="28"/>
          <w:rPrChange w:id="22031" w:author="user pc" w:date="2022-03-15T10:14:00Z">
            <w:rPr>
              <w:rFonts w:eastAsia="宋体" w:hAnsi="Cambria Math"/>
            </w:rPr>
          </w:rPrChange>
        </w:rPr>
        <w:t>/</w:t>
      </w:r>
      <w:r>
        <w:rPr>
          <w:rFonts w:ascii="Times New Roman" w:cs="Times New Roman" w:eastAsia="宋体" w:hAnsi="Times New Roman"/>
          <w:sz w:val="28"/>
          <w:szCs w:val="28"/>
        </w:rPr>
        <w:t xml:space="preserve"> </w:t>
      </w:r>
      <w:r w:rsidRPr="84FB27AC">
        <w:rPr>
          <w:rFonts w:ascii="Times New Roman" w:cs="Times New Roman" w:eastAsia="宋体" w:hAnsi="Times New Roman"/>
          <w:sz w:val="28"/>
          <w:szCs w:val="28"/>
          <w:rPrChange w:id="22032" w:author="user pc" w:date="2022-03-15T10:14:00Z">
            <w:rPr>
              <w:rFonts w:eastAsia="宋体" w:hAnsi="Cambria Math"/>
            </w:rPr>
          </w:rPrChange>
        </w:rPr>
        <w:t>Ag</w:t>
      </w:r>
      <w:r w:rsidRPr="487AC7EA">
        <w:rPr>
          <w:rFonts w:ascii="Times New Roman" w:cs="Times New Roman" w:eastAsia="宋体" w:hAnsi="Times New Roman"/>
          <w:sz w:val="28"/>
          <w:szCs w:val="28"/>
          <w:vertAlign w:val="subscript"/>
          <w:rPrChange w:id="22033" w:author="user pc" w:date="2022-03-15T10:14:00Z">
            <w:rPr>
              <w:rFonts w:eastAsia="宋体" w:hAnsi="Cambria Math"/>
              <w:vertAlign w:val="subscript"/>
            </w:rPr>
          </w:rPrChange>
        </w:rPr>
        <w:t>(s)</w:t>
      </w:r>
    </w:p>
    <w:p>
      <w:pPr>
        <w:pStyle w:val="style0"/>
        <w:rPr>
          <w:rFonts w:ascii="Times New Roman" w:cs="Times New Roman" w:eastAsia="宋体" w:hAnsi="Times New Roman"/>
          <w:b/>
          <w:bCs/>
          <w:sz w:val="28"/>
          <w:szCs w:val="28"/>
        </w:rPr>
      </w:pPr>
    </w:p>
    <w:p>
      <w:pPr>
        <w:pStyle w:val="style0"/>
        <w:rPr>
          <w:rFonts w:ascii="Times New Roman" w:cs="Times New Roman" w:eastAsia="宋体" w:hAnsi="Times New Roman"/>
        </w:rPr>
      </w:pPr>
      <w:r w:rsidRPr="64108947">
        <w:rPr>
          <w:rFonts w:ascii="Times New Roman" w:cs="Times New Roman" w:eastAsia="宋体" w:hAnsi="Times New Roman"/>
          <w:b/>
          <w:bCs/>
          <w:sz w:val="28"/>
          <w:szCs w:val="28"/>
          <w:rPrChange w:id="22034" w:author="user pc" w:date="2022-03-15T10:14:00Z">
            <w:rPr>
              <w:rFonts w:eastAsia="宋体" w:hAnsi="Cambria Math"/>
              <w:b/>
              <w:bCs/>
            </w:rPr>
          </w:rPrChange>
        </w:rPr>
        <w:t>Note:</w:t>
      </w:r>
      <w:r>
        <w:rPr>
          <w:rFonts w:ascii="Times New Roman" w:cs="Times New Roman" w:eastAsia="宋体" w:hAnsi="Times New Roman"/>
        </w:rPr>
        <w:t xml:space="preserve"> </w:t>
      </w:r>
    </w:p>
    <w:p>
      <w:pPr>
        <w:pStyle w:val="style179"/>
        <w:numPr>
          <w:ilvl w:val="0"/>
          <w:numId w:val="69"/>
        </w:numPr>
        <w:rPr>
          <w:rFonts w:ascii="Cambria Math" w:cs="Times New Roman" w:eastAsia="宋体" w:hAnsi="Cambria Math"/>
        </w:rPr>
      </w:pPr>
      <m:oMath>
        <m:r w:rsidRPr="6FD3268E">
          <m:rPr>
            <m:sty m:val="bi"/>
          </m:rPr>
          <w:rPr>
            <w:rFonts w:ascii="Cambria Math" w:cs="Times New Roman" w:eastAsia="宋体" w:hAnsi="Cambria Math"/>
            <w:rPrChange w:id="22035" w:author="user pc" w:date="2022-03-15T10:14:00Z">
              <w:rPr>
                <w:rFonts w:ascii="Cambria Math" w:eastAsia="宋体" w:hAnsi="Cambria Math"/>
              </w:rPr>
            </w:rPrChange>
          </w:rPr>
          <m:t>Always leave the stronger reducing agent on the left side of</m:t>
        </m:r>
      </m:oMath>
    </w:p>
    <w:p>
      <w:pPr>
        <w:pStyle w:val="style179"/>
        <w:rPr>
          <w:rFonts w:ascii="Cambria Math" w:cs="Times New Roman" w:eastAsia="宋体" w:hAnsi="Cambria Math"/>
          <w:rPrChange w:id="22036" w:author="user pc" w:date="2022-03-15T10:14:00Z">
            <w:rPr>
              <w:rFonts w:eastAsia="宋体" w:hAnsi="Cambria Math"/>
            </w:rPr>
          </w:rPrChange>
        </w:rPr>
      </w:pPr>
      <m:oMathPara>
        <m:oMathParaPr>
          <m:jc m:val="left"/>
        </m:oMathParaPr>
        <m:oMath>
          <m:r w:rsidRPr="0BC27B9B">
            <m:rPr>
              <m:sty m:val="bi"/>
            </m:rPr>
            <w:rPr>
              <w:rFonts w:ascii="Cambria Math" w:cs="Times New Roman" w:eastAsia="宋体" w:hAnsi="Cambria Math"/>
              <w:rPrChange w:id="22037" w:author="user pc" w:date="2022-03-15T10:14:00Z">
                <w:rPr>
                  <w:rFonts w:ascii="Cambria Math" w:eastAsia="宋体" w:hAnsi="Cambria Math"/>
                </w:rPr>
              </w:rPrChange>
            </w:rPr>
            <m:t xml:space="preserve"> the </m:t>
          </m:r>
          <m:r>
            <m:rPr>
              <m:sty m:val="bi"/>
            </m:rPr>
            <w:rPr>
              <w:rFonts w:ascii="Cambria Math" w:cs="Times New Roman" w:eastAsia="宋体" w:hAnsi="Cambria Math"/>
            </w:rPr>
            <m:t>e</m:t>
          </m:r>
          <m:r w:rsidRPr="E04C9773">
            <m:rPr>
              <m:sty m:val="bi"/>
            </m:rPr>
            <w:rPr>
              <w:rFonts w:ascii="Cambria Math" w:cs="Times New Roman" w:eastAsia="宋体" w:hAnsi="Cambria Math"/>
              <w:rPrChange w:id="22038" w:author="user pc" w:date="2022-03-15T10:14:00Z">
                <w:rPr>
                  <w:rFonts w:ascii="Cambria Math" w:eastAsia="宋体" w:hAnsi="Cambria Math"/>
                </w:rPr>
              </w:rPrChange>
            </w:rPr>
            <m:t>quation.</m:t>
          </m:r>
        </m:oMath>
      </m:oMathPara>
    </w:p>
    <w:p>
      <w:pPr>
        <w:pStyle w:val="style179"/>
        <w:numPr>
          <w:ilvl w:val="0"/>
          <w:numId w:val="69"/>
        </w:numPr>
        <w:rPr>
          <w:rFonts w:ascii="Cambria Math" w:cs="Times New Roman" w:eastAsia="宋体" w:hAnsi="Cambria Math"/>
        </w:rPr>
      </w:pPr>
      <m:oMath>
        <m:r w:rsidRPr="DB59B492">
          <m:rPr>
            <m:sty m:val="bi"/>
          </m:rPr>
          <w:rPr>
            <w:rFonts w:ascii="Cambria Math" w:cs="Times New Roman" w:eastAsia="宋体" w:hAnsi="Cambria Math"/>
            <w:rPrChange w:id="22039" w:author="user pc" w:date="2022-03-15T10:14:00Z">
              <w:rPr>
                <w:rFonts w:ascii="Cambria Math" w:eastAsia="宋体" w:hAnsi="Cambria Math"/>
              </w:rPr>
            </w:rPrChange>
          </w:rPr>
          <m:t xml:space="preserve">A stronger reducing agent has a more negative electrode potential </m:t>
        </m:r>
      </m:oMath>
    </w:p>
    <w:p>
      <w:pPr>
        <w:pStyle w:val="style179"/>
        <w:rPr>
          <w:rFonts w:ascii="Cambria Math" w:cs="Times New Roman" w:eastAsia="宋体" w:hAnsi="Cambria Math"/>
          <w:rPrChange w:id="22040" w:author="user pc" w:date="2022-03-15T10:14:00Z">
            <w:rPr>
              <w:rFonts w:eastAsia="宋体" w:hAnsi="Cambria Math"/>
            </w:rPr>
          </w:rPrChange>
        </w:rPr>
      </w:pPr>
      <m:oMathPara>
        <m:oMathParaPr>
          <m:jc m:val="left"/>
        </m:oMathParaPr>
        <m:oMath>
          <m:r w:rsidRPr="B0EA7C37">
            <m:rPr>
              <m:sty m:val="bi"/>
            </m:rPr>
            <w:rPr>
              <w:rFonts w:ascii="Cambria Math" w:cs="Times New Roman" w:eastAsia="宋体" w:hAnsi="Cambria Math"/>
              <w:rPrChange w:id="22041" w:author="user pc" w:date="2022-03-15T10:14:00Z">
                <w:rPr>
                  <w:rFonts w:ascii="Cambria Math" w:eastAsia="宋体" w:hAnsi="Cambria Math"/>
                </w:rPr>
              </w:rPrChange>
            </w:rPr>
            <m:t>(less value of reduction potential).</m:t>
          </m:r>
        </m:oMath>
      </m:oMathPara>
    </w:p>
    <w:p>
      <w:pPr>
        <w:pStyle w:val="style179"/>
        <w:numPr>
          <w:ilvl w:val="0"/>
          <w:numId w:val="69"/>
        </w:numPr>
        <w:rPr>
          <w:rFonts w:ascii="Cambria Math" w:cs="Times New Roman" w:eastAsia="宋体" w:hAnsi="Cambria Math"/>
          <w:rPrChange w:id="22042" w:author="user pc" w:date="2022-03-15T10:14:00Z">
            <w:rPr>
              <w:rFonts w:eastAsia="宋体" w:hAnsi="Cambria Math"/>
            </w:rPr>
          </w:rPrChange>
        </w:rPr>
      </w:pPr>
      <m:oMath>
        <m:r w:rsidRPr="49D42BAC">
          <m:rPr>
            <m:sty m:val="bi"/>
          </m:rPr>
          <w:rPr>
            <w:rFonts w:ascii="Cambria Math" w:cs="Times New Roman" w:eastAsia="宋体" w:hAnsi="Cambria Math"/>
            <w:rPrChange w:id="22043" w:author="user pc" w:date="2022-03-15T10:14:00Z">
              <w:rPr>
                <w:rFonts w:ascii="Cambria Math" w:eastAsia="宋体" w:hAnsi="Cambria Math"/>
              </w:rPr>
            </w:rPrChange>
          </w:rPr>
          <m:t>A negative EMF</m:t>
        </m:r>
        <m:r>
          <m:rPr>
            <m:sty m:val="bi"/>
          </m:rPr>
          <w:rPr>
            <w:rFonts w:ascii="Cambria Math" w:cs="Times New Roman" w:eastAsia="宋体" w:hAnsi="Cambria Math"/>
          </w:rPr>
          <m:t xml:space="preserve"> </m:t>
        </m:r>
        <m:r w:rsidRPr="12536244">
          <m:rPr>
            <m:sty m:val="bi"/>
          </m:rPr>
          <w:rPr>
            <w:rFonts w:ascii="Cambria Math" w:cs="Times New Roman" w:eastAsia="宋体" w:hAnsi="Cambria Math"/>
            <w:rPrChange w:id="22044" w:author="user pc" w:date="2022-03-15T10:14:00Z">
              <w:rPr>
                <w:rFonts w:ascii="Cambria Math" w:eastAsia="宋体" w:hAnsi="Cambria Math"/>
              </w:rPr>
            </w:rPrChange>
          </w:rPr>
          <m:t>= non - spontaneous</m:t>
        </m:r>
      </m:oMath>
    </w:p>
    <w:bookmarkStart w:id="0" w:name="ApositiveEMFspontaneous"/>
    <w:bookmarkEnd w:id="0"/>
    <w:p>
      <w:pPr>
        <w:pStyle w:val="style179"/>
        <w:numPr>
          <w:ilvl w:val="0"/>
          <w:numId w:val="69"/>
        </w:numPr>
        <w:rPr>
          <w:rFonts w:ascii="Cambria Math" w:cs="Times New Roman" w:eastAsia="宋体" w:hAnsi="Cambria Math"/>
        </w:rPr>
      </w:pPr>
      <m:oMath>
        <m:r w:rsidRPr="2129E77B">
          <m:rPr>
            <m:sty m:val="bi"/>
          </m:rPr>
          <w:rPr>
            <w:rFonts w:ascii="Cambria Math" w:cs="Times New Roman" w:eastAsia="宋体" w:hAnsi="Cambria Math"/>
            <w:rPrChange w:id="22045" w:author="user pc" w:date="2022-03-15T10:14:00Z">
              <w:rPr>
                <w:rFonts w:ascii="Cambria Math" w:eastAsia="宋体" w:hAnsi="Cambria Math"/>
              </w:rPr>
            </w:rPrChange>
          </w:rPr>
          <m:t>A</m:t>
        </m:r>
        <m:r>
          <m:rPr>
            <m:sty m:val="bi"/>
          </m:rPr>
          <w:rPr>
            <w:rFonts w:ascii="Cambria Math" w:cs="Times New Roman" w:eastAsia="宋体" w:hAnsi="Cambria Math"/>
          </w:rPr>
          <m:t xml:space="preserve"> </m:t>
        </m:r>
        <m:r w:rsidRPr="F2098395">
          <m:rPr>
            <m:sty m:val="bi"/>
          </m:rPr>
          <w:rPr>
            <w:rFonts w:ascii="Cambria Math" w:cs="Times New Roman" w:eastAsia="宋体" w:hAnsi="Cambria Math"/>
            <w:rPrChange w:id="22046" w:author="user pc" w:date="2022-03-15T10:14:00Z">
              <w:rPr>
                <w:rFonts w:ascii="Cambria Math" w:eastAsia="宋体" w:hAnsi="Cambria Math"/>
              </w:rPr>
            </w:rPrChange>
          </w:rPr>
          <m:t>positive</m:t>
        </m:r>
        <m:r>
          <m:rPr>
            <m:sty m:val="bi"/>
          </m:rPr>
          <w:rPr>
            <w:rFonts w:ascii="Cambria Math" w:cs="Times New Roman" w:eastAsia="宋体" w:hAnsi="Cambria Math"/>
          </w:rPr>
          <m:t xml:space="preserve"> </m:t>
        </m:r>
        <m:r w:rsidRPr="1B02AF81">
          <m:rPr>
            <m:sty m:val="bi"/>
          </m:rPr>
          <w:rPr>
            <w:rFonts w:ascii="Cambria Math" w:cs="Times New Roman" w:eastAsia="宋体" w:hAnsi="Cambria Math"/>
            <w:rPrChange w:id="22047" w:author="user pc" w:date="2022-03-15T10:14:00Z">
              <w:rPr>
                <w:rFonts w:ascii="Cambria Math" w:eastAsia="宋体" w:hAnsi="Cambria Math"/>
              </w:rPr>
            </w:rPrChange>
          </w:rPr>
          <m:t>EMF = spontaneous</m:t>
        </m:r>
      </m:oMath>
    </w:p>
    <w:p>
      <w:pPr>
        <w:pStyle w:val="style179"/>
        <w:numPr>
          <w:ilvl w:val="0"/>
          <w:numId w:val="68"/>
        </w:numPr>
        <w:rPr>
          <w:rFonts w:ascii="Cambria Math" w:cs="Times New Roman" w:eastAsia="宋体" w:hAnsi="Cambria Math"/>
        </w:rPr>
      </w:pPr>
      <m:oMath>
        <m:r>
          <m:rPr>
            <m:sty m:val="bi"/>
          </m:rPr>
          <w:rPr>
            <w:rFonts w:ascii="Cambria Math" w:cs="Times New Roman" w:eastAsia="宋体" w:hAnsi="Cambria Math"/>
          </w:rPr>
          <m:t>If both cells are reduction reaction or oxidation reaction, always</m:t>
        </m:r>
      </m:oMath>
    </w:p>
    <w:p>
      <w:pPr>
        <w:pStyle w:val="style179"/>
        <w:rPr>
          <w:rFonts w:ascii="Cambria Math" w:cs="Times New Roman" w:eastAsia="宋体" w:hAnsi="Cambria Math"/>
          <w:rPrChange w:id="22048" w:author="user pc" w:date="2022-03-15T10:14:00Z">
            <w:rPr>
              <w:rFonts w:eastAsia="宋体" w:hAnsi="Cambria Math"/>
            </w:rPr>
          </w:rPrChange>
        </w:rPr>
      </w:pPr>
      <m:oMathPara>
        <m:oMath>
          <m:r>
            <m:rPr>
              <m:sty m:val="bi"/>
            </m:rPr>
            <w:rPr>
              <w:rFonts w:ascii="Cambria Math" w:cs="Times New Roman" w:eastAsia="宋体" w:hAnsi="Cambria Math"/>
            </w:rPr>
            <m:t xml:space="preserve"> reverse the one with more negative electrode potential.</m:t>
          </m:r>
        </m:oMath>
      </m:oMathPara>
    </w:p>
    <w:p>
      <w:pPr>
        <w:pStyle w:val="style0"/>
        <w:rPr>
          <w:rFonts w:ascii="Times New Roman" w:cs="Times New Roman" w:eastAsia="宋体" w:hAnsi="Times New Roman"/>
          <w:b/>
          <w:bCs/>
          <w:sz w:val="28"/>
          <w:szCs w:val="28"/>
          <w:rPrChange w:id="22049" w:author="user pc" w:date="2022-03-15T10:14:00Z">
            <w:rPr>
              <w:rFonts w:eastAsia="宋体" w:hAnsi="Cambria Math"/>
              <w:b/>
              <w:bCs/>
            </w:rPr>
          </w:rPrChange>
        </w:rPr>
      </w:pPr>
      <w:r w:rsidRPr="81C5D93D">
        <w:rPr>
          <w:rFonts w:ascii="Times New Roman" w:cs="Times New Roman" w:eastAsia="宋体" w:hAnsi="Times New Roman"/>
          <w:b/>
          <w:bCs/>
          <w:sz w:val="28"/>
          <w:szCs w:val="28"/>
          <w:rPrChange w:id="22050" w:author="user pc" w:date="2022-03-15T10:14:00Z">
            <w:rPr>
              <w:rFonts w:eastAsia="宋体" w:hAnsi="Cambria Math"/>
              <w:b/>
              <w:bCs/>
            </w:rPr>
          </w:rPrChange>
        </w:rPr>
        <w:t>Example 2:</w:t>
      </w:r>
    </w:p>
    <w:p>
      <w:pPr>
        <w:pStyle w:val="style0"/>
        <w:rPr>
          <w:rFonts w:ascii="Times New Roman" w:cs="Times New Roman" w:eastAsia="宋体" w:hAnsi="Times New Roman"/>
          <w:sz w:val="28"/>
          <w:szCs w:val="28"/>
          <w:rPrChange w:id="22051" w:author="user pc" w:date="2022-03-15T10:14:00Z">
            <w:rPr>
              <w:rFonts w:eastAsia="宋体" w:hAnsi="Cambria Math"/>
            </w:rPr>
          </w:rPrChange>
        </w:rPr>
      </w:pPr>
      <w:r w:rsidRPr="E47E64C6">
        <w:rPr>
          <w:rFonts w:ascii="Times New Roman" w:cs="Times New Roman" w:eastAsia="宋体" w:hAnsi="Times New Roman"/>
          <w:sz w:val="28"/>
          <w:szCs w:val="28"/>
          <w:rPrChange w:id="22052" w:author="user pc" w:date="2022-03-15T10:14:00Z">
            <w:rPr>
              <w:rFonts w:eastAsia="宋体" w:hAnsi="Cambria Math"/>
            </w:rPr>
          </w:rPrChange>
        </w:rPr>
        <w:t>Calculate the standard EMF of the following voltaic cell at 25𝒆 𝒆𝒍𝒆𝒄𝒕𝒓𝒐𝒅𝒆 𝒑𝒐𝒕𝒆𝒏𝒕𝒊𝒂</w:t>
      </w:r>
      <w:r w:rsidRPr="1925A5AB">
        <w:rPr>
          <w:rFonts w:ascii="Times New Roman" w:cs="Times New Roman" w:eastAsia="宋体" w:hAnsi="Times New Roman"/>
          <w:sz w:val="28"/>
          <w:szCs w:val="28"/>
          <w:rPrChange w:id="22053" w:author="user pc" w:date="2022-03-15T10:14:00Z">
            <w:rPr>
              <w:rFonts w:eastAsia="宋体" w:hAnsi="Cambria Math"/>
            </w:rPr>
          </w:rPrChange>
        </w:rPr>
        <w:t>.</w:t>
      </w:r>
    </w:p>
    <w:p>
      <w:pPr>
        <w:pStyle w:val="style0"/>
        <w:rPr>
          <w:rFonts w:ascii="Times New Roman" w:cs="Times New Roman" w:eastAsia="宋体" w:hAnsi="Times New Roman"/>
          <w:sz w:val="28"/>
          <w:szCs w:val="28"/>
          <w:rPrChange w:id="22054" w:author="user pc" w:date="2022-03-15T10:14:00Z">
            <w:rPr>
              <w:rFonts w:eastAsia="宋体" w:hAnsi="Cambria Math"/>
            </w:rPr>
          </w:rPrChange>
        </w:rPr>
      </w:pPr>
      <w:r w:rsidRPr="08F97062">
        <w:rPr>
          <w:rFonts w:ascii="Times New Roman" w:cs="Times New Roman" w:eastAsia="宋体" w:hAnsi="Times New Roman"/>
          <w:sz w:val="28"/>
          <w:szCs w:val="28"/>
          <w:rPrChange w:id="22055" w:author="user pc" w:date="2022-03-15T10:14:00Z">
            <w:rPr>
              <w:rFonts w:eastAsia="宋体" w:hAnsi="Cambria Math"/>
            </w:rPr>
          </w:rPrChange>
        </w:rPr>
        <w:t>Al</w:t>
      </w:r>
      <w:r w:rsidRPr="70AADD31">
        <w:rPr>
          <w:rFonts w:ascii="Times New Roman" w:cs="Times New Roman" w:eastAsia="宋体" w:hAnsi="Times New Roman"/>
          <w:sz w:val="28"/>
          <w:szCs w:val="28"/>
          <w:vertAlign w:val="superscript"/>
          <w:rPrChange w:id="22056" w:author="user pc" w:date="2022-03-15T10:14:00Z">
            <w:rPr>
              <w:rFonts w:eastAsia="宋体" w:hAnsi="Cambria Math"/>
              <w:vertAlign w:val="superscript"/>
            </w:rPr>
          </w:rPrChange>
        </w:rPr>
        <w:t>3+</w:t>
      </w:r>
      <w:r w:rsidRPr="69C9ABE4">
        <w:rPr>
          <w:rFonts w:ascii="Times New Roman" w:cs="Times New Roman" w:eastAsia="宋体" w:hAnsi="Times New Roman"/>
          <w:sz w:val="28"/>
          <w:szCs w:val="28"/>
          <w:vertAlign w:val="subscript"/>
          <w:rPrChange w:id="22057" w:author="user pc" w:date="2022-03-15T10:14:00Z">
            <w:rPr>
              <w:rFonts w:eastAsia="宋体" w:hAnsi="Cambria Math"/>
              <w:vertAlign w:val="subscript"/>
            </w:rPr>
          </w:rPrChange>
        </w:rPr>
        <w:t xml:space="preserve">(aq) </w:t>
      </w:r>
      <w:r>
        <w:rPr>
          <w:rFonts w:ascii="Times New Roman" w:cs="Times New Roman" w:eastAsia="宋体" w:hAnsi="Times New Roman"/>
          <w:sz w:val="28"/>
          <w:szCs w:val="28"/>
          <w:vertAlign w:val="subscript"/>
        </w:rPr>
        <w:t xml:space="preserve"> </w:t>
      </w:r>
      <w:r w:rsidRPr="D8B01594">
        <w:rPr>
          <w:rFonts w:ascii="Times New Roman" w:cs="Times New Roman" w:eastAsia="宋体" w:hAnsi="Times New Roman"/>
          <w:sz w:val="28"/>
          <w:szCs w:val="28"/>
          <w:rPrChange w:id="22058" w:author="user pc" w:date="2022-03-15T10:14:00Z">
            <w:rPr>
              <w:rFonts w:eastAsia="宋体" w:hAnsi="Cambria Math"/>
            </w:rPr>
          </w:rPrChange>
        </w:rPr>
        <w:t>+</w:t>
      </w:r>
      <w:r>
        <w:rPr>
          <w:rFonts w:ascii="Times New Roman" w:cs="Times New Roman" w:eastAsia="宋体" w:hAnsi="Times New Roman"/>
          <w:sz w:val="28"/>
          <w:szCs w:val="28"/>
        </w:rPr>
        <w:t xml:space="preserve"> </w:t>
      </w:r>
      <w:r w:rsidRPr="16DA3BA2">
        <w:rPr>
          <w:rFonts w:ascii="Times New Roman" w:cs="Times New Roman" w:eastAsia="宋体" w:hAnsi="Times New Roman"/>
          <w:sz w:val="28"/>
          <w:szCs w:val="28"/>
          <w:rPrChange w:id="22059" w:author="user pc" w:date="2022-03-15T10:14:00Z">
            <w:rPr>
              <w:rFonts w:eastAsia="宋体" w:hAnsi="Cambria Math"/>
            </w:rPr>
          </w:rPrChange>
        </w:rPr>
        <w:t>3e</w:t>
      </w:r>
      <w:r w:rsidRPr="EA4CAE99">
        <w:rPr>
          <w:rFonts w:ascii="Times New Roman" w:cs="Times New Roman" w:eastAsia="宋体" w:hAnsi="Times New Roman"/>
          <w:sz w:val="28"/>
          <w:szCs w:val="28"/>
          <w:vertAlign w:val="superscript"/>
          <w:rPrChange w:id="22060" w:author="user pc" w:date="2022-03-15T10:14:00Z">
            <w:rPr>
              <w:rFonts w:eastAsia="宋体" w:hAnsi="Cambria Math"/>
            </w:rPr>
          </w:rPrChange>
        </w:rPr>
        <w:t>-</w:t>
      </w:r>
      <w:r w:rsidRPr="D2CE0108">
        <w:rPr>
          <w:rFonts w:ascii="Times New Roman" w:cs="Times New Roman" w:eastAsia="宋体" w:hAnsi="Times New Roman"/>
          <w:sz w:val="28"/>
          <w:szCs w:val="28"/>
          <w:rPrChange w:id="22061" w:author="user pc" w:date="2022-03-15T10:14:00Z">
            <w:rPr>
              <w:rFonts w:eastAsia="宋体" w:hAnsi="Cambria Math"/>
            </w:rPr>
          </w:rPrChange>
        </w:rPr>
        <w:t xml:space="preserve"> =&gt; Al(s): Ee standard </w:t>
      </w:r>
    </w:p>
    <w:p>
      <w:pPr>
        <w:pStyle w:val="style0"/>
        <w:rPr>
          <w:rFonts w:ascii="Times New Roman" w:cs="Times New Roman" w:eastAsia="宋体" w:hAnsi="Times New Roman"/>
          <w:sz w:val="28"/>
          <w:szCs w:val="28"/>
          <w:rPrChange w:id="22062" w:author="user pc" w:date="2022-03-15T10:14:00Z">
            <w:rPr>
              <w:rFonts w:eastAsia="宋体" w:hAnsi="Cambria Math"/>
            </w:rPr>
          </w:rPrChange>
        </w:rPr>
      </w:pPr>
      <w:r w:rsidRPr="4C5D49F1">
        <w:rPr>
          <w:rFonts w:ascii="Times New Roman" w:cs="Times New Roman" w:eastAsia="宋体" w:hAnsi="Times New Roman"/>
          <w:sz w:val="28"/>
          <w:szCs w:val="28"/>
          <w:rPrChange w:id="22063" w:author="user pc" w:date="2022-03-15T10:14:00Z">
            <w:rPr>
              <w:rFonts w:eastAsia="宋体" w:hAnsi="Cambria Math"/>
            </w:rPr>
          </w:rPrChange>
        </w:rPr>
        <w:t>Fe</w:t>
      </w:r>
      <w:r w:rsidRPr="6671177D">
        <w:rPr>
          <w:rFonts w:ascii="Times New Roman" w:cs="Times New Roman" w:eastAsia="宋体" w:hAnsi="Times New Roman"/>
          <w:sz w:val="28"/>
          <w:szCs w:val="28"/>
          <w:vertAlign w:val="superscript"/>
          <w:rPrChange w:id="22064" w:author="user pc" w:date="2022-03-15T10:14:00Z">
            <w:rPr>
              <w:rFonts w:eastAsia="宋体" w:hAnsi="Cambria Math"/>
              <w:vertAlign w:val="superscript"/>
            </w:rPr>
          </w:rPrChange>
        </w:rPr>
        <w:t>2+</w:t>
      </w:r>
      <w:r w:rsidRPr="C565DB9D">
        <w:rPr>
          <w:rFonts w:ascii="Times New Roman" w:cs="Times New Roman" w:eastAsia="宋体" w:hAnsi="Times New Roman"/>
          <w:sz w:val="28"/>
          <w:szCs w:val="28"/>
          <w:vertAlign w:val="subscript"/>
          <w:rPrChange w:id="22065" w:author="user pc" w:date="2022-03-15T10:14:00Z">
            <w:rPr>
              <w:rFonts w:eastAsia="宋体" w:hAnsi="Cambria Math"/>
              <w:vertAlign w:val="subscript"/>
            </w:rPr>
          </w:rPrChange>
        </w:rPr>
        <w:t>(aq)</w:t>
      </w:r>
      <w:r w:rsidRPr="E59BFC5F">
        <w:rPr>
          <w:rFonts w:ascii="Times New Roman" w:cs="Times New Roman" w:eastAsia="宋体" w:hAnsi="Times New Roman"/>
          <w:sz w:val="28"/>
          <w:szCs w:val="28"/>
          <w:rPrChange w:id="22066"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C0B8BB96">
        <w:rPr>
          <w:rFonts w:ascii="Times New Roman" w:cs="Times New Roman" w:eastAsia="宋体" w:hAnsi="Times New Roman"/>
          <w:sz w:val="28"/>
          <w:szCs w:val="28"/>
          <w:rPrChange w:id="22067" w:author="user pc" w:date="2022-03-15T10:14:00Z">
            <w:rPr>
              <w:rFonts w:eastAsia="宋体" w:hAnsi="Cambria Math"/>
            </w:rPr>
          </w:rPrChange>
        </w:rPr>
        <w:t>2e</w:t>
      </w:r>
      <w:r w:rsidRPr="9833CEEB">
        <w:rPr>
          <w:rFonts w:ascii="Times New Roman" w:cs="Times New Roman" w:eastAsia="宋体" w:hAnsi="Times New Roman"/>
          <w:sz w:val="28"/>
          <w:szCs w:val="28"/>
          <w:vertAlign w:val="superscript"/>
          <w:rPrChange w:id="22068" w:author="user pc" w:date="2022-03-15T10:14:00Z">
            <w:rPr>
              <w:rFonts w:eastAsia="宋体" w:hAnsi="Cambria Math"/>
            </w:rPr>
          </w:rPrChange>
        </w:rPr>
        <w:t>-</w:t>
      </w:r>
      <w:r w:rsidRPr="0006C762">
        <w:rPr>
          <w:rFonts w:ascii="Times New Roman" w:cs="Times New Roman" w:eastAsia="宋体" w:hAnsi="Times New Roman"/>
          <w:sz w:val="28"/>
          <w:szCs w:val="28"/>
          <w:rPrChange w:id="22069" w:author="user pc" w:date="2022-03-15T10:14:00Z">
            <w:rPr>
              <w:rFonts w:eastAsia="宋体" w:hAnsi="Cambria Math"/>
            </w:rPr>
          </w:rPrChange>
        </w:rPr>
        <w:t xml:space="preserve"> =&gt;</w:t>
      </w:r>
      <w:r>
        <w:rPr>
          <w:rFonts w:ascii="Times New Roman" w:cs="Times New Roman" w:eastAsia="宋体" w:hAnsi="Times New Roman"/>
          <w:sz w:val="28"/>
          <w:szCs w:val="28"/>
        </w:rPr>
        <w:t xml:space="preserve"> </w:t>
      </w:r>
      <w:r w:rsidRPr="B0E5B0D9">
        <w:rPr>
          <w:rFonts w:ascii="Times New Roman" w:cs="Times New Roman" w:eastAsia="宋体" w:hAnsi="Times New Roman"/>
          <w:sz w:val="28"/>
          <w:szCs w:val="28"/>
          <w:rPrChange w:id="22070" w:author="user pc" w:date="2022-03-15T10:14:00Z">
            <w:rPr>
              <w:rFonts w:eastAsia="宋体" w:hAnsi="Cambria Math"/>
            </w:rPr>
          </w:rPrChange>
        </w:rPr>
        <w:t>Fe</w:t>
      </w:r>
      <w:r w:rsidRPr="A063CD02">
        <w:rPr>
          <w:rFonts w:ascii="Times New Roman" w:cs="Times New Roman" w:eastAsia="宋体" w:hAnsi="Times New Roman"/>
          <w:sz w:val="28"/>
          <w:szCs w:val="28"/>
          <w:vertAlign w:val="subscript"/>
          <w:rPrChange w:id="22071" w:author="user pc" w:date="2022-03-15T10:14:00Z">
            <w:rPr>
              <w:rFonts w:eastAsia="宋体" w:hAnsi="Cambria Math"/>
              <w:vertAlign w:val="subscript"/>
            </w:rPr>
          </w:rPrChange>
        </w:rPr>
        <w:t>(s)</w:t>
      </w:r>
      <w:r>
        <w:rPr>
          <w:rFonts w:ascii="Times New Roman" w:cs="Times New Roman" w:eastAsia="宋体" w:hAnsi="Times New Roman"/>
          <w:sz w:val="28"/>
          <w:szCs w:val="28"/>
        </w:rPr>
        <w:t>:</w:t>
      </w:r>
      <w:r w:rsidRPr="BA3D9901">
        <w:rPr>
          <w:rFonts w:ascii="Times New Roman" w:cs="Times New Roman" w:eastAsia="宋体" w:hAnsi="Times New Roman"/>
          <w:sz w:val="28"/>
          <w:szCs w:val="28"/>
          <w:rPrChange w:id="22072"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146C7980">
        <w:rPr>
          <w:rFonts w:ascii="Times New Roman" w:cs="Times New Roman" w:eastAsia="宋体" w:hAnsi="Times New Roman"/>
          <w:sz w:val="28"/>
          <w:szCs w:val="28"/>
          <w:rPrChange w:id="22073" w:author="user pc" w:date="2022-03-15T10:14:00Z">
            <w:rPr>
              <w:rFonts w:eastAsia="宋体" w:hAnsi="Cambria Math"/>
            </w:rPr>
          </w:rPrChange>
        </w:rPr>
        <w:t>Es))Al</w:t>
      </w:r>
      <w:r>
        <w:rPr>
          <w:rFonts w:ascii="Times New Roman" w:cs="Times New Roman" w:eastAsia="宋体" w:hAnsi="Times New Roman"/>
          <w:sz w:val="28"/>
          <w:szCs w:val="28"/>
        </w:rPr>
        <w:t xml:space="preserve"> </w:t>
      </w:r>
      <w:r w:rsidRPr="7399B055">
        <w:rPr>
          <w:rFonts w:ascii="Times New Roman" w:cs="Times New Roman" w:eastAsia="宋体" w:hAnsi="Times New Roman"/>
          <w:sz w:val="28"/>
          <w:szCs w:val="28"/>
          <w:rPrChange w:id="22074" w:author="user pc" w:date="2022-03-15T10:14:00Z">
            <w:rPr>
              <w:rFonts w:eastAsia="宋体" w:hAnsi="Cambria Math"/>
            </w:rPr>
          </w:rPrChange>
        </w:rPr>
        <w:t>-0.41V</w:t>
      </w:r>
    </w:p>
    <w:p>
      <w:pPr>
        <w:pStyle w:val="style0"/>
        <w:rPr>
          <w:rFonts w:ascii="Times New Roman" w:cs="Times New Roman" w:eastAsia="宋体" w:hAnsi="Times New Roman"/>
          <w:b/>
          <w:bCs/>
          <w:sz w:val="28"/>
          <w:szCs w:val="28"/>
          <w:rPrChange w:id="22075" w:author="user pc" w:date="2022-03-15T10:14:00Z">
            <w:rPr>
              <w:rFonts w:eastAsia="宋体" w:hAnsi="Cambria Math"/>
              <w:b/>
              <w:bCs/>
            </w:rPr>
          </w:rPrChange>
        </w:rPr>
      </w:pPr>
      <w:r w:rsidRPr="EBF91FB0">
        <w:rPr>
          <w:rFonts w:ascii="Times New Roman" w:cs="Times New Roman" w:eastAsia="宋体" w:hAnsi="Times New Roman"/>
          <w:b/>
          <w:bCs/>
          <w:sz w:val="28"/>
          <w:szCs w:val="28"/>
          <w:rPrChange w:id="22076"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22077" w:author="user pc" w:date="2022-03-15T10:14:00Z">
            <w:rPr>
              <w:rFonts w:eastAsia="宋体" w:hAnsi="Cambria Math"/>
            </w:rPr>
          </w:rPrChange>
        </w:rPr>
      </w:pPr>
      <w:r w:rsidRPr="7394A0A7">
        <w:rPr>
          <w:rFonts w:ascii="Times New Roman" w:cs="Times New Roman" w:eastAsia="宋体" w:hAnsi="Times New Roman"/>
          <w:sz w:val="28"/>
          <w:szCs w:val="28"/>
          <w:rPrChange w:id="22078" w:author="user pc" w:date="2022-03-15T10:14:00Z">
            <w:rPr>
              <w:rFonts w:eastAsia="宋体" w:hAnsi="Cambria Math"/>
            </w:rPr>
          </w:rPrChange>
        </w:rPr>
        <w:t>You have to reverse the first half reaction and standard electrode potential since it is the strongest reducing agent (less value of electrode potential).</w:t>
      </w:r>
    </w:p>
    <w:p>
      <w:pPr>
        <w:pStyle w:val="style0"/>
        <w:rPr>
          <w:rFonts w:ascii="Times New Roman" w:cs="Times New Roman" w:eastAsia="宋体" w:hAnsi="Times New Roman"/>
          <w:sz w:val="28"/>
          <w:szCs w:val="28"/>
          <w:rPrChange w:id="22079" w:author="user pc" w:date="2022-03-15T10:14:00Z">
            <w:rPr>
              <w:rFonts w:eastAsia="宋体" w:hAnsi="Cambria Math"/>
            </w:rPr>
          </w:rPrChange>
        </w:rPr>
      </w:pPr>
      <w:r w:rsidRPr="5C3613C3">
        <w:rPr>
          <w:rFonts w:ascii="Times New Roman" w:cs="Times New Roman" w:eastAsia="宋体" w:hAnsi="Times New Roman"/>
          <w:sz w:val="28"/>
          <w:szCs w:val="28"/>
          <w:rPrChange w:id="22080" w:author="user pc" w:date="2022-03-15T10:14:00Z">
            <w:rPr>
              <w:rFonts w:eastAsia="宋体" w:hAnsi="Cambria Math"/>
            </w:rPr>
          </w:rPrChange>
        </w:rPr>
        <w:t>Al</w:t>
      </w:r>
      <w:r w:rsidRPr="A3546C7B">
        <w:rPr>
          <w:rFonts w:ascii="Times New Roman" w:cs="Times New Roman" w:eastAsia="宋体" w:hAnsi="Times New Roman"/>
          <w:sz w:val="28"/>
          <w:szCs w:val="28"/>
          <w:vertAlign w:val="subscript"/>
          <w:rPrChange w:id="22081"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D77F68D0">
        <w:rPr>
          <w:rFonts w:ascii="Times New Roman" w:cs="Times New Roman" w:eastAsia="宋体" w:hAnsi="Times New Roman"/>
          <w:sz w:val="28"/>
          <w:szCs w:val="28"/>
          <w:rPrChange w:id="22082" w:author="user pc" w:date="2022-03-15T10:14:00Z">
            <w:rPr>
              <w:rFonts w:eastAsia="宋体" w:hAnsi="Cambria Math"/>
            </w:rPr>
          </w:rPrChange>
        </w:rPr>
        <w:t>=&gt;Al</w:t>
      </w:r>
      <w:r w:rsidRPr="83CECB68">
        <w:rPr>
          <w:rFonts w:ascii="Times New Roman" w:cs="Times New Roman" w:eastAsia="宋体" w:hAnsi="Times New Roman"/>
          <w:sz w:val="28"/>
          <w:szCs w:val="28"/>
          <w:vertAlign w:val="superscript"/>
          <w:rPrChange w:id="22083" w:author="user pc" w:date="2022-03-15T10:14:00Z">
            <w:rPr>
              <w:rFonts w:eastAsia="宋体" w:hAnsi="Cambria Math"/>
              <w:vertAlign w:val="superscript"/>
            </w:rPr>
          </w:rPrChange>
        </w:rPr>
        <w:t>3+</w:t>
      </w:r>
      <w:r w:rsidRPr="2FEEDA1F">
        <w:rPr>
          <w:rFonts w:ascii="Times New Roman" w:cs="Times New Roman" w:eastAsia="宋体" w:hAnsi="Times New Roman"/>
          <w:sz w:val="28"/>
          <w:szCs w:val="28"/>
          <w:vertAlign w:val="subscript"/>
          <w:rPrChange w:id="22084"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9F50AA16">
        <w:rPr>
          <w:rFonts w:ascii="Times New Roman" w:cs="Times New Roman" w:eastAsia="宋体" w:hAnsi="Times New Roman"/>
          <w:sz w:val="28"/>
          <w:szCs w:val="28"/>
          <w:rPrChange w:id="22085" w:author="user pc" w:date="2022-03-15T10:14:00Z">
            <w:rPr>
              <w:rFonts w:eastAsia="宋体" w:hAnsi="Cambria Math"/>
            </w:rPr>
          </w:rPrChange>
        </w:rPr>
        <w:t>+</w:t>
      </w:r>
      <w:r>
        <w:rPr>
          <w:rFonts w:ascii="Times New Roman" w:cs="Times New Roman" w:eastAsia="宋体" w:hAnsi="Times New Roman"/>
          <w:sz w:val="28"/>
          <w:szCs w:val="28"/>
        </w:rPr>
        <w:t xml:space="preserve"> </w:t>
      </w:r>
      <w:r w:rsidRPr="D027E9EC">
        <w:rPr>
          <w:rFonts w:ascii="Times New Roman" w:cs="Times New Roman" w:eastAsia="宋体" w:hAnsi="Times New Roman"/>
          <w:sz w:val="28"/>
          <w:szCs w:val="28"/>
          <w:rPrChange w:id="22086" w:author="user pc" w:date="2022-03-15T10:14:00Z">
            <w:rPr>
              <w:rFonts w:eastAsia="宋体" w:hAnsi="Cambria Math"/>
            </w:rPr>
          </w:rPrChange>
        </w:rPr>
        <w:t>3e</w:t>
      </w:r>
      <w:r w:rsidRPr="7FA2B050">
        <w:rPr>
          <w:rFonts w:ascii="Times New Roman" w:cs="Times New Roman" w:eastAsia="宋体" w:hAnsi="Times New Roman"/>
          <w:sz w:val="28"/>
          <w:szCs w:val="28"/>
          <w:vertAlign w:val="superscript"/>
          <w:rPrChange w:id="22087" w:author="user pc" w:date="2022-03-15T10:14:00Z">
            <w:rPr>
              <w:rFonts w:eastAsia="宋体" w:hAnsi="Cambria Math"/>
            </w:rPr>
          </w:rPrChange>
        </w:rPr>
        <w:t>-</w:t>
      </w:r>
      <w:r w:rsidRPr="9465494C">
        <w:rPr>
          <w:rFonts w:ascii="Times New Roman" w:cs="Times New Roman" w:eastAsia="宋体" w:hAnsi="Times New Roman"/>
          <w:sz w:val="28"/>
          <w:szCs w:val="28"/>
          <w:rPrChange w:id="22088" w:author="user pc" w:date="2022-03-15T10:14:00Z">
            <w:rPr>
              <w:rFonts w:eastAsia="宋体" w:hAnsi="Cambria Math"/>
            </w:rPr>
          </w:rPrChange>
        </w:rPr>
        <w:t xml:space="preserve"> :E)have to re</w:t>
      </w:r>
    </w:p>
    <w:p>
      <w:pPr>
        <w:pStyle w:val="style0"/>
        <w:rPr>
          <w:rFonts w:ascii="Times New Roman" w:cs="Times New Roman" w:eastAsia="宋体" w:hAnsi="Times New Roman"/>
          <w:sz w:val="28"/>
          <w:szCs w:val="28"/>
          <w:rPrChange w:id="22089" w:author="user pc" w:date="2022-03-15T10:14:00Z">
            <w:rPr>
              <w:rFonts w:eastAsia="宋体" w:hAnsi="Cambria Math"/>
            </w:rPr>
          </w:rPrChange>
        </w:rPr>
      </w:pPr>
      <w:r w:rsidRPr="0731E24E">
        <w:rPr>
          <w:rFonts w:ascii="Times New Roman" w:cs="Times New Roman" w:eastAsia="宋体" w:hAnsi="Times New Roman"/>
          <w:sz w:val="28"/>
          <w:szCs w:val="28"/>
          <w:rPrChange w:id="22090" w:author="user pc" w:date="2022-03-15T10:14:00Z">
            <w:rPr>
              <w:rFonts w:eastAsia="宋体" w:hAnsi="Cambria Math"/>
            </w:rPr>
          </w:rPrChange>
        </w:rPr>
        <w:t>Fe</w:t>
      </w:r>
      <w:r w:rsidRPr="F88F77DA">
        <w:rPr>
          <w:rFonts w:ascii="Times New Roman" w:cs="Times New Roman" w:eastAsia="宋体" w:hAnsi="Times New Roman"/>
          <w:sz w:val="28"/>
          <w:szCs w:val="28"/>
          <w:vertAlign w:val="superscript"/>
          <w:rPrChange w:id="22091" w:author="user pc" w:date="2022-03-15T10:14:00Z">
            <w:rPr>
              <w:rFonts w:eastAsia="宋体" w:hAnsi="Cambria Math"/>
              <w:vertAlign w:val="superscript"/>
            </w:rPr>
          </w:rPrChange>
        </w:rPr>
        <w:t>2+</w:t>
      </w:r>
      <w:r w:rsidRPr="8C0F3B34">
        <w:rPr>
          <w:rFonts w:ascii="Times New Roman" w:cs="Times New Roman" w:eastAsia="宋体" w:hAnsi="Times New Roman"/>
          <w:sz w:val="28"/>
          <w:szCs w:val="28"/>
          <w:vertAlign w:val="subscript"/>
          <w:rPrChange w:id="22092" w:author="user pc" w:date="2022-03-15T10:14:00Z">
            <w:rPr>
              <w:rFonts w:eastAsia="宋体" w:hAnsi="Cambria Math"/>
              <w:vertAlign w:val="subscript"/>
            </w:rPr>
          </w:rPrChange>
        </w:rPr>
        <w:t>(aq)</w:t>
      </w:r>
      <w:r w:rsidRPr="37F43F55">
        <w:rPr>
          <w:rFonts w:ascii="Times New Roman" w:cs="Times New Roman" w:eastAsia="宋体" w:hAnsi="Times New Roman"/>
          <w:sz w:val="28"/>
          <w:szCs w:val="28"/>
          <w:rPrChange w:id="22093" w:author="user pc" w:date="2022-03-15T10:14:00Z">
            <w:rPr>
              <w:rFonts w:eastAsia="宋体" w:hAnsi="Cambria Math"/>
            </w:rPr>
          </w:rPrChange>
        </w:rPr>
        <w:t xml:space="preserve"> +2e</w:t>
      </w:r>
      <w:r w:rsidRPr="63505EE9">
        <w:rPr>
          <w:rFonts w:ascii="Times New Roman" w:cs="Times New Roman" w:eastAsia="宋体" w:hAnsi="Times New Roman"/>
          <w:sz w:val="28"/>
          <w:szCs w:val="28"/>
          <w:vertAlign w:val="superscript"/>
          <w:rPrChange w:id="22094" w:author="user pc" w:date="2022-03-15T10:14:00Z">
            <w:rPr>
              <w:rFonts w:eastAsia="宋体" w:hAnsi="Cambria Math"/>
            </w:rPr>
          </w:rPrChange>
        </w:rPr>
        <w:t>-</w:t>
      </w:r>
      <w:r w:rsidRPr="1C9F9B15">
        <w:rPr>
          <w:rFonts w:ascii="Times New Roman" w:cs="Times New Roman" w:eastAsia="宋体" w:hAnsi="Times New Roman"/>
          <w:sz w:val="28"/>
          <w:szCs w:val="28"/>
          <w:rPrChange w:id="22095" w:author="user pc" w:date="2022-03-15T10:14:00Z">
            <w:rPr>
              <w:rFonts w:eastAsia="宋体" w:hAnsi="Cambria Math"/>
            </w:rPr>
          </w:rPrChange>
        </w:rPr>
        <w:t xml:space="preserve"> =&gt; Fe</w:t>
      </w:r>
      <w:r w:rsidRPr="7E13F729">
        <w:rPr>
          <w:rFonts w:ascii="Times New Roman" w:cs="Times New Roman" w:eastAsia="宋体" w:hAnsi="Times New Roman"/>
          <w:sz w:val="28"/>
          <w:szCs w:val="28"/>
          <w:vertAlign w:val="subscript"/>
          <w:rPrChange w:id="22096" w:author="user pc" w:date="2022-03-15T10:14:00Z">
            <w:rPr>
              <w:rFonts w:eastAsia="宋体" w:hAnsi="Cambria Math"/>
              <w:vertAlign w:val="subscript"/>
            </w:rPr>
          </w:rPrChange>
        </w:rPr>
        <w:t>(s)</w:t>
      </w:r>
      <w:r>
        <w:rPr>
          <w:rFonts w:ascii="Times New Roman" w:cs="Times New Roman" w:eastAsia="宋体" w:hAnsi="Times New Roman"/>
          <w:sz w:val="28"/>
          <w:szCs w:val="28"/>
        </w:rPr>
        <w:t>:</w:t>
      </w:r>
      <w:r w:rsidRPr="18C49FF7">
        <w:rPr>
          <w:rFonts w:ascii="Times New Roman" w:cs="Times New Roman" w:eastAsia="宋体" w:hAnsi="Times New Roman"/>
          <w:sz w:val="28"/>
          <w:szCs w:val="28"/>
          <w:rPrChange w:id="22097" w:author="user pc" w:date="2022-03-15T10:14:00Z">
            <w:rPr>
              <w:rFonts w:eastAsia="宋体" w:hAnsi="Cambria Math"/>
            </w:rPr>
          </w:rPrChange>
        </w:rPr>
        <w:t xml:space="preserve"> E) Fev</w:t>
      </w:r>
      <w:r>
        <w:rPr>
          <w:rFonts w:ascii="Times New Roman" w:cs="Times New Roman" w:eastAsia="宋体" w:hAnsi="Times New Roman"/>
          <w:sz w:val="28"/>
          <w:szCs w:val="28"/>
        </w:rPr>
        <w:t xml:space="preserve"> </w:t>
      </w:r>
      <w:r w:rsidRPr="5A5A5EF1">
        <w:rPr>
          <w:rFonts w:ascii="Times New Roman" w:cs="Times New Roman" w:eastAsia="宋体" w:hAnsi="Times New Roman"/>
          <w:sz w:val="28"/>
          <w:szCs w:val="28"/>
          <w:rPrChange w:id="22098" w:author="user pc" w:date="2022-03-15T10:14:00Z">
            <w:rPr>
              <w:rFonts w:eastAsia="宋体" w:hAnsi="Cambria Math"/>
            </w:rPr>
          </w:rPrChange>
        </w:rPr>
        <w:t>-0.41V</w:t>
      </w:r>
    </w:p>
    <w:p>
      <w:pPr>
        <w:pStyle w:val="style0"/>
        <w:rPr>
          <w:rFonts w:ascii="Times New Roman" w:cs="Times New Roman" w:eastAsia="宋体" w:hAnsi="Times New Roman"/>
          <w:sz w:val="28"/>
          <w:szCs w:val="28"/>
          <w:rPrChange w:id="22099" w:author="user pc" w:date="2022-03-15T10:14:00Z">
            <w:rPr>
              <w:rFonts w:eastAsia="宋体" w:hAnsi="Cambria Math"/>
            </w:rPr>
          </w:rPrChange>
        </w:rPr>
      </w:pPr>
      <w:r w:rsidRPr="5CA7B82C">
        <w:rPr>
          <w:rFonts w:ascii="Times New Roman" w:cs="Times New Roman" w:eastAsia="宋体" w:hAnsi="Times New Roman"/>
          <w:sz w:val="28"/>
          <w:szCs w:val="28"/>
          <w:rPrChange w:id="22100" w:author="user pc" w:date="2022-03-15T10:14:00Z">
            <w:rPr>
              <w:rFonts w:eastAsia="宋体" w:hAnsi="Cambria Math"/>
            </w:rPr>
          </w:rPrChange>
        </w:rPr>
        <w:t xml:space="preserve">You now balance the electrical </w:t>
      </w:r>
      <w:r>
        <w:rPr>
          <w:rFonts w:ascii="Times New Roman" w:cs="Times New Roman" w:eastAsia="宋体" w:hAnsi="Times New Roman"/>
          <w:sz w:val="28"/>
          <w:szCs w:val="28"/>
        </w:rPr>
        <w:t>charges (electron loss and gain</w:t>
      </w:r>
      <w:r w:rsidRPr="80B7165C">
        <w:rPr>
          <w:rFonts w:ascii="Times New Roman" w:cs="Times New Roman" w:eastAsia="宋体" w:hAnsi="Times New Roman"/>
          <w:sz w:val="28"/>
          <w:szCs w:val="28"/>
          <w:rPrChange w:id="22101" w:author="user pc" w:date="2022-03-15T10:14:00Z">
            <w:rPr>
              <w:rFonts w:eastAsia="宋体" w:hAnsi="Cambria Math"/>
            </w:rPr>
          </w:rPrChange>
        </w:rPr>
        <w:t>) by multiplying the first half-reaction by 2 and the second half reaction by 3, such that when the half reactions are added together, the electrons cancel.</w:t>
      </w:r>
    </w:p>
    <w:p>
      <w:pPr>
        <w:pStyle w:val="style0"/>
        <w:rPr>
          <w:rFonts w:ascii="Times New Roman" w:cs="Times New Roman" w:eastAsia="宋体" w:hAnsi="Times New Roman"/>
          <w:sz w:val="28"/>
          <w:szCs w:val="28"/>
          <w:rPrChange w:id="22102" w:author="user pc" w:date="2022-03-15T10:14:00Z">
            <w:rPr>
              <w:rFonts w:eastAsia="宋体" w:hAnsi="Cambria Math"/>
            </w:rPr>
          </w:rPrChange>
        </w:rPr>
      </w:pPr>
      <w:r w:rsidRPr="23293169">
        <w:rPr>
          <w:rFonts w:ascii="Times New Roman" w:cs="Times New Roman" w:eastAsia="宋体" w:hAnsi="Times New Roman"/>
          <w:sz w:val="28"/>
          <w:szCs w:val="28"/>
          <w:rPrChange w:id="22103" w:author="user pc" w:date="2022-03-15T10:14:00Z">
            <w:rPr>
              <w:rFonts w:eastAsia="宋体" w:hAnsi="Cambria Math"/>
            </w:rPr>
          </w:rPrChange>
        </w:rPr>
        <w:t>2Al</w:t>
      </w:r>
      <w:r w:rsidRPr="D7A2D36B">
        <w:rPr>
          <w:rFonts w:ascii="Times New Roman" w:cs="Times New Roman" w:eastAsia="宋体" w:hAnsi="Times New Roman"/>
          <w:sz w:val="28"/>
          <w:szCs w:val="28"/>
          <w:vertAlign w:val="subscript"/>
          <w:rPrChange w:id="22104" w:author="user pc" w:date="2022-03-15T10:14:00Z">
            <w:rPr>
              <w:rFonts w:eastAsia="宋体" w:hAnsi="Cambria Math"/>
              <w:vertAlign w:val="subscript"/>
            </w:rPr>
          </w:rPrChange>
        </w:rPr>
        <w:t xml:space="preserve">(s) </w:t>
      </w:r>
      <w:r w:rsidRPr="FBB64859">
        <w:rPr>
          <w:rFonts w:ascii="Times New Roman" w:cs="Times New Roman" w:eastAsia="宋体" w:hAnsi="Times New Roman"/>
          <w:sz w:val="28"/>
          <w:szCs w:val="28"/>
          <w:rPrChange w:id="22105" w:author="user pc" w:date="2022-03-15T10:14:00Z">
            <w:rPr>
              <w:rFonts w:eastAsia="宋体" w:hAnsi="Cambria Math"/>
            </w:rPr>
          </w:rPrChange>
        </w:rPr>
        <w:t>=&gt;3Al</w:t>
      </w:r>
      <w:r w:rsidRPr="FEAC36FF">
        <w:rPr>
          <w:rFonts w:ascii="Times New Roman" w:cs="Times New Roman" w:eastAsia="宋体" w:hAnsi="Times New Roman"/>
          <w:sz w:val="28"/>
          <w:szCs w:val="28"/>
          <w:vertAlign w:val="superscript"/>
          <w:rPrChange w:id="22106" w:author="user pc" w:date="2022-03-15T10:14:00Z">
            <w:rPr>
              <w:rFonts w:eastAsia="宋体" w:hAnsi="Cambria Math"/>
              <w:vertAlign w:val="superscript"/>
            </w:rPr>
          </w:rPrChange>
        </w:rPr>
        <w:t>3+</w:t>
      </w:r>
      <w:r w:rsidRPr="226436B6">
        <w:rPr>
          <w:rFonts w:ascii="Times New Roman" w:cs="Times New Roman" w:eastAsia="宋体" w:hAnsi="Times New Roman"/>
          <w:sz w:val="28"/>
          <w:szCs w:val="28"/>
          <w:vertAlign w:val="subscript"/>
          <w:rPrChange w:id="22107" w:author="user pc" w:date="2022-03-15T10:14:00Z">
            <w:rPr>
              <w:rFonts w:eastAsia="宋体" w:hAnsi="Cambria Math"/>
              <w:vertAlign w:val="subscript"/>
            </w:rPr>
          </w:rPrChange>
        </w:rPr>
        <w:t xml:space="preserve">(aq) </w:t>
      </w:r>
      <w:r w:rsidRPr="CA86430B">
        <w:rPr>
          <w:rFonts w:ascii="Times New Roman" w:cs="Times New Roman" w:eastAsia="宋体" w:hAnsi="Times New Roman"/>
          <w:sz w:val="28"/>
          <w:szCs w:val="28"/>
          <w:rPrChange w:id="22108" w:author="user pc" w:date="2022-03-15T10:14:00Z">
            <w:rPr>
              <w:rFonts w:eastAsia="宋体" w:hAnsi="Cambria Math"/>
            </w:rPr>
          </w:rPrChange>
        </w:rPr>
        <w:t>+</w:t>
      </w:r>
      <w:r>
        <w:rPr>
          <w:rFonts w:ascii="Times New Roman" w:cs="Times New Roman" w:eastAsia="宋体" w:hAnsi="Times New Roman"/>
          <w:sz w:val="28"/>
          <w:szCs w:val="28"/>
        </w:rPr>
        <w:t xml:space="preserve"> </w:t>
      </w:r>
      <w:r w:rsidRPr="51598940">
        <w:rPr>
          <w:rFonts w:ascii="Times New Roman" w:cs="Times New Roman" w:eastAsia="宋体" w:hAnsi="Times New Roman"/>
          <w:sz w:val="28"/>
          <w:szCs w:val="28"/>
          <w:rPrChange w:id="22109" w:author="user pc" w:date="2022-03-15T10:14:00Z">
            <w:rPr>
              <w:rFonts w:eastAsia="宋体" w:hAnsi="Cambria Math"/>
            </w:rPr>
          </w:rPrChange>
        </w:rPr>
        <w:t>6e</w:t>
      </w:r>
      <w:r w:rsidRPr="9E89D8FD">
        <w:rPr>
          <w:rFonts w:ascii="Times New Roman" w:cs="Times New Roman" w:eastAsia="宋体" w:hAnsi="Times New Roman"/>
          <w:sz w:val="28"/>
          <w:szCs w:val="28"/>
          <w:vertAlign w:val="superscript"/>
          <w:rPrChange w:id="22110" w:author="user pc" w:date="2022-03-15T10:14:00Z">
            <w:rPr>
              <w:rFonts w:eastAsia="宋体" w:hAnsi="Cambria Math"/>
            </w:rPr>
          </w:rPrChange>
        </w:rPr>
        <w:t>-</w:t>
      </w:r>
      <w:r w:rsidRPr="DCE53402">
        <w:rPr>
          <w:rFonts w:ascii="Times New Roman" w:cs="Times New Roman" w:eastAsia="宋体" w:hAnsi="Times New Roman"/>
          <w:sz w:val="28"/>
          <w:szCs w:val="28"/>
          <w:rPrChange w:id="22111" w:author="user pc" w:date="2022-03-15T10:14:00Z">
            <w:rPr>
              <w:rFonts w:eastAsia="宋体" w:hAnsi="Cambria Math"/>
            </w:rPr>
          </w:rPrChange>
        </w:rPr>
        <w:t xml:space="preserve"> :E) multiplyi</w:t>
      </w:r>
    </w:p>
    <w:p>
      <w:pPr>
        <w:pStyle w:val="style0"/>
        <w:rPr>
          <w:rFonts w:ascii="Times New Roman" w:cs="Times New Roman" w:eastAsia="宋体" w:hAnsi="Times New Roman"/>
          <w:sz w:val="28"/>
          <w:szCs w:val="28"/>
          <w:rPrChange w:id="22112" w:author="user pc" w:date="2022-03-15T10:14:00Z">
            <w:rPr>
              <w:rFonts w:eastAsia="宋体" w:hAnsi="Cambria Math"/>
            </w:rPr>
          </w:rPrChange>
        </w:rPr>
      </w:pPr>
      <w:r w:rsidRPr="0CB0EA96">
        <w:rPr>
          <w:rFonts w:ascii="Times New Roman" w:cs="Times New Roman" w:eastAsia="宋体" w:hAnsi="Times New Roman"/>
          <w:sz w:val="28"/>
          <w:szCs w:val="28"/>
          <w:rPrChange w:id="22113" w:author="user pc" w:date="2022-03-15T10:14:00Z">
            <w:rPr>
              <w:rFonts w:eastAsia="宋体" w:hAnsi="Cambria Math"/>
            </w:rPr>
          </w:rPrChange>
        </w:rPr>
        <w:t>3Fe</w:t>
      </w:r>
      <w:r w:rsidRPr="8C1BF962">
        <w:rPr>
          <w:rFonts w:ascii="Times New Roman" w:cs="Times New Roman" w:eastAsia="宋体" w:hAnsi="Times New Roman"/>
          <w:sz w:val="28"/>
          <w:szCs w:val="28"/>
          <w:vertAlign w:val="superscript"/>
          <w:rPrChange w:id="22114" w:author="user pc" w:date="2022-03-15T10:14:00Z">
            <w:rPr>
              <w:rFonts w:eastAsia="宋体" w:hAnsi="Cambria Math"/>
              <w:vertAlign w:val="superscript"/>
            </w:rPr>
          </w:rPrChange>
        </w:rPr>
        <w:t>2+</w:t>
      </w:r>
      <w:r w:rsidRPr="11A6122B">
        <w:rPr>
          <w:rFonts w:ascii="Times New Roman" w:cs="Times New Roman" w:eastAsia="宋体" w:hAnsi="Times New Roman"/>
          <w:sz w:val="28"/>
          <w:szCs w:val="28"/>
          <w:vertAlign w:val="subscript"/>
          <w:rPrChange w:id="22115" w:author="user pc" w:date="2022-03-15T10:14:00Z">
            <w:rPr>
              <w:rFonts w:eastAsia="宋体" w:hAnsi="Cambria Math"/>
              <w:vertAlign w:val="subscript"/>
            </w:rPr>
          </w:rPrChange>
        </w:rPr>
        <w:t>(aq)</w:t>
      </w:r>
      <w:r w:rsidRPr="ECDA9F19">
        <w:rPr>
          <w:rFonts w:ascii="Times New Roman" w:cs="Times New Roman" w:eastAsia="宋体" w:hAnsi="Times New Roman"/>
          <w:sz w:val="28"/>
          <w:szCs w:val="28"/>
          <w:rPrChange w:id="22116"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C5F52409">
        <w:rPr>
          <w:rFonts w:ascii="Times New Roman" w:cs="Times New Roman" w:eastAsia="宋体" w:hAnsi="Times New Roman"/>
          <w:sz w:val="28"/>
          <w:szCs w:val="28"/>
          <w:rPrChange w:id="22117" w:author="user pc" w:date="2022-03-15T10:14:00Z">
            <w:rPr>
              <w:rFonts w:eastAsia="宋体" w:hAnsi="Cambria Math"/>
            </w:rPr>
          </w:rPrChange>
        </w:rPr>
        <w:t>6e- =&gt;3Fe(s): Eg the first</w:t>
      </w:r>
    </w:p>
    <w:p>
      <w:pPr>
        <w:pStyle w:val="style0"/>
        <w:rPr>
          <w:rFonts w:ascii="Times New Roman" w:cs="Times New Roman" w:eastAsia="宋体" w:hAnsi="Times New Roman"/>
          <w:sz w:val="28"/>
          <w:szCs w:val="28"/>
          <w:rPrChange w:id="22118" w:author="user pc" w:date="2022-03-15T10:14:00Z">
            <w:rPr>
              <w:rFonts w:eastAsia="宋体" w:hAnsi="Cambria Math"/>
            </w:rPr>
          </w:rPrChange>
        </w:rPr>
      </w:pPr>
      <w:r w:rsidRPr="638268A9">
        <w:rPr>
          <w:rFonts w:ascii="Times New Roman" w:cs="Times New Roman" w:eastAsia="宋体" w:hAnsi="Times New Roman"/>
          <w:sz w:val="28"/>
          <w:szCs w:val="28"/>
          <w:rPrChange w:id="22119" w:author="user pc" w:date="2022-03-15T10:14:00Z">
            <w:rPr>
              <w:rFonts w:eastAsia="宋体" w:hAnsi="Cambria Math"/>
            </w:rPr>
          </w:rPrChange>
        </w:rPr>
        <w:t>The addition of the two half-reactions gives:</w:t>
      </w:r>
    </w:p>
    <w:p>
      <w:pPr>
        <w:pStyle w:val="style0"/>
        <w:rPr>
          <w:rFonts w:ascii="Times New Roman" w:cs="Times New Roman" w:eastAsia="宋体" w:hAnsi="Times New Roman"/>
          <w:sz w:val="28"/>
          <w:szCs w:val="28"/>
          <w:rPrChange w:id="22120" w:author="user pc" w:date="2022-03-15T10:14:00Z">
            <w:rPr>
              <w:rFonts w:eastAsia="宋体" w:hAnsi="Cambria Math"/>
            </w:rPr>
          </w:rPrChange>
        </w:rPr>
      </w:pPr>
      <w:r w:rsidRPr="983986A0">
        <w:rPr>
          <w:rFonts w:ascii="Times New Roman" w:cs="Times New Roman" w:eastAsia="宋体" w:hAnsi="Times New Roman"/>
          <w:sz w:val="28"/>
          <w:szCs w:val="28"/>
          <w:rPrChange w:id="22121" w:author="user pc" w:date="2022-03-15T10:14:00Z">
            <w:rPr>
              <w:rFonts w:eastAsia="宋体" w:hAnsi="Cambria Math"/>
            </w:rPr>
          </w:rPrChange>
        </w:rPr>
        <w:t>2Al</w:t>
      </w:r>
      <w:r w:rsidRPr="8FAA1C28">
        <w:rPr>
          <w:rFonts w:ascii="Times New Roman" w:cs="Times New Roman" w:eastAsia="宋体" w:hAnsi="Times New Roman"/>
          <w:sz w:val="28"/>
          <w:szCs w:val="28"/>
          <w:vertAlign w:val="superscript"/>
          <w:rPrChange w:id="22122" w:author="user pc" w:date="2022-03-15T10:14:00Z">
            <w:rPr>
              <w:rFonts w:eastAsia="宋体" w:hAnsi="Cambria Math"/>
              <w:vertAlign w:val="superscript"/>
            </w:rPr>
          </w:rPrChange>
        </w:rPr>
        <w:t>3+</w:t>
      </w:r>
      <w:r w:rsidRPr="563445E3">
        <w:rPr>
          <w:rFonts w:ascii="Times New Roman" w:cs="Times New Roman" w:eastAsia="宋体" w:hAnsi="Times New Roman"/>
          <w:sz w:val="28"/>
          <w:szCs w:val="28"/>
          <w:vertAlign w:val="subscript"/>
          <w:rPrChange w:id="22123"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D13DC560">
        <w:rPr>
          <w:rFonts w:ascii="Times New Roman" w:cs="Times New Roman" w:eastAsia="宋体" w:hAnsi="Times New Roman"/>
          <w:sz w:val="28"/>
          <w:szCs w:val="28"/>
          <w:rPrChange w:id="22124" w:author="user pc" w:date="2022-03-15T10:14:00Z">
            <w:rPr>
              <w:rFonts w:eastAsia="宋体" w:hAnsi="Cambria Math"/>
            </w:rPr>
          </w:rPrChange>
        </w:rPr>
        <w:t>+ 3Fe</w:t>
      </w:r>
      <w:r w:rsidRPr="F46D6F34">
        <w:rPr>
          <w:rFonts w:ascii="Times New Roman" w:cs="Times New Roman" w:eastAsia="宋体" w:hAnsi="Times New Roman"/>
          <w:sz w:val="28"/>
          <w:szCs w:val="28"/>
          <w:vertAlign w:val="superscript"/>
          <w:rPrChange w:id="22125" w:author="user pc" w:date="2022-03-15T10:14:00Z">
            <w:rPr>
              <w:rFonts w:eastAsia="宋体" w:hAnsi="Cambria Math"/>
              <w:vertAlign w:val="superscript"/>
            </w:rPr>
          </w:rPrChange>
        </w:rPr>
        <w:t>2+</w:t>
      </w:r>
      <w:r w:rsidRPr="30DFF7B4">
        <w:rPr>
          <w:rFonts w:ascii="Times New Roman" w:cs="Times New Roman" w:eastAsia="宋体" w:hAnsi="Times New Roman"/>
          <w:sz w:val="28"/>
          <w:szCs w:val="28"/>
          <w:vertAlign w:val="subscript"/>
          <w:rPrChange w:id="22126" w:author="user pc" w:date="2022-03-15T10:14:00Z">
            <w:rPr>
              <w:rFonts w:eastAsia="宋体" w:hAnsi="Cambria Math"/>
              <w:vertAlign w:val="subscript"/>
            </w:rPr>
          </w:rPrChange>
        </w:rPr>
        <w:t xml:space="preserve">(aq) </w:t>
      </w:r>
      <w:r w:rsidRPr="63E4A8BD">
        <w:rPr>
          <w:rFonts w:ascii="Times New Roman" w:cs="Times New Roman" w:eastAsia="宋体" w:hAnsi="Times New Roman"/>
          <w:sz w:val="28"/>
          <w:szCs w:val="28"/>
          <w:rPrChange w:id="22127" w:author="user pc" w:date="2022-03-15T10:14:00Z">
            <w:rPr>
              <w:rFonts w:eastAsia="宋体" w:hAnsi="Cambria Math"/>
            </w:rPr>
          </w:rPrChange>
        </w:rPr>
        <w:t>=&gt;2Al</w:t>
      </w:r>
      <w:r w:rsidRPr="AD86A178">
        <w:rPr>
          <w:rFonts w:ascii="Times New Roman" w:cs="Times New Roman" w:eastAsia="宋体" w:hAnsi="Times New Roman"/>
          <w:sz w:val="28"/>
          <w:szCs w:val="28"/>
          <w:vertAlign w:val="superscript"/>
          <w:rPrChange w:id="22128" w:author="user pc" w:date="2022-03-15T10:14:00Z">
            <w:rPr>
              <w:rFonts w:eastAsia="宋体" w:hAnsi="Cambria Math"/>
              <w:vertAlign w:val="superscript"/>
            </w:rPr>
          </w:rPrChange>
        </w:rPr>
        <w:t>3+</w:t>
      </w:r>
      <w:r w:rsidRPr="C5DDEC1E">
        <w:rPr>
          <w:rFonts w:ascii="Times New Roman" w:cs="Times New Roman" w:eastAsia="宋体" w:hAnsi="Times New Roman"/>
          <w:sz w:val="28"/>
          <w:szCs w:val="28"/>
          <w:vertAlign w:val="subscript"/>
          <w:rPrChange w:id="22129"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55A33D04">
        <w:rPr>
          <w:rFonts w:ascii="Times New Roman" w:cs="Times New Roman" w:eastAsia="宋体" w:hAnsi="Times New Roman"/>
          <w:sz w:val="28"/>
          <w:szCs w:val="28"/>
          <w:rPrChange w:id="22130" w:author="user pc" w:date="2022-03-15T10:14:00Z">
            <w:rPr>
              <w:rFonts w:eastAsia="宋体" w:hAnsi="Cambria Math"/>
            </w:rPr>
          </w:rPrChange>
        </w:rPr>
        <w:t>+</w:t>
      </w:r>
      <w:r>
        <w:rPr>
          <w:rFonts w:ascii="Times New Roman" w:cs="Times New Roman" w:eastAsia="宋体" w:hAnsi="Times New Roman"/>
          <w:sz w:val="28"/>
          <w:szCs w:val="28"/>
        </w:rPr>
        <w:t xml:space="preserve"> </w:t>
      </w:r>
      <w:r w:rsidRPr="BA517F75">
        <w:rPr>
          <w:rFonts w:ascii="Times New Roman" w:cs="Times New Roman" w:eastAsia="宋体" w:hAnsi="Times New Roman"/>
          <w:sz w:val="28"/>
          <w:szCs w:val="28"/>
          <w:rPrChange w:id="22131" w:author="user pc" w:date="2022-03-15T10:14:00Z">
            <w:rPr>
              <w:rFonts w:eastAsia="宋体" w:hAnsi="Cambria Math"/>
            </w:rPr>
          </w:rPrChange>
        </w:rPr>
        <w:t>3Fe</w:t>
      </w:r>
      <w:r w:rsidRPr="22915930">
        <w:rPr>
          <w:rFonts w:ascii="Times New Roman" w:cs="Times New Roman" w:eastAsia="宋体" w:hAnsi="Times New Roman"/>
          <w:sz w:val="28"/>
          <w:szCs w:val="28"/>
          <w:vertAlign w:val="subscript"/>
          <w:rPrChange w:id="22132" w:author="user pc" w:date="2022-03-15T10:14:00Z">
            <w:rPr>
              <w:rFonts w:eastAsia="宋体" w:hAnsi="Cambria Math"/>
              <w:vertAlign w:val="subscript"/>
            </w:rPr>
          </w:rPrChange>
        </w:rPr>
        <w:t>(s)</w:t>
      </w:r>
    </w:p>
    <w:p>
      <w:pPr>
        <w:pStyle w:val="style0"/>
        <w:rPr>
          <w:rFonts w:ascii="Times New Roman" w:cs="Times New Roman" w:eastAsia="宋体" w:hAnsi="Times New Roman"/>
          <w:sz w:val="28"/>
          <w:szCs w:val="28"/>
          <w:rPrChange w:id="22133" w:author="user pc" w:date="2022-03-15T10:14:00Z">
            <w:rPr>
              <w:rFonts w:eastAsia="宋体" w:hAnsi="Cambria Math"/>
            </w:rPr>
          </w:rPrChange>
        </w:rPr>
      </w:pPr>
      <w:r w:rsidRPr="197D72B4">
        <w:rPr>
          <w:rFonts w:ascii="Times New Roman" w:cs="Times New Roman" w:eastAsia="宋体" w:hAnsi="Times New Roman"/>
          <w:sz w:val="28"/>
          <w:szCs w:val="28"/>
          <w:rPrChange w:id="22134" w:author="user pc" w:date="2022-03-15T10:14:00Z">
            <w:rPr>
              <w:rFonts w:eastAsia="宋体" w:hAnsi="Cambria Math"/>
            </w:rPr>
          </w:rPrChange>
        </w:rPr>
        <w:t>You can calculate the cell from the formula,</w:t>
      </w:r>
    </w:p>
    <w:p>
      <w:pPr>
        <w:pStyle w:val="style0"/>
        <w:rPr>
          <w:rFonts w:ascii="Times New Roman" w:cs="Times New Roman" w:eastAsia="宋体" w:hAnsi="Times New Roman"/>
          <w:sz w:val="28"/>
          <w:szCs w:val="28"/>
          <w:rPrChange w:id="22135" w:author="user pc" w:date="2022-03-15T10:14:00Z">
            <w:rPr>
              <w:rFonts w:eastAsia="宋体" w:hAnsi="Cambria Math"/>
            </w:rPr>
          </w:rPrChange>
        </w:rPr>
      </w:pPr>
      <w:r w:rsidRPr="262DC3CA">
        <w:rPr>
          <w:rFonts w:ascii="Times New Roman" w:cs="Times New Roman" w:eastAsia="宋体" w:hAnsi="Times New Roman"/>
          <w:sz w:val="28"/>
          <w:szCs w:val="28"/>
          <w:rPrChange w:id="22136" w:author="user pc" w:date="2022-03-15T10:14:00Z">
            <w:rPr>
              <w:rFonts w:eastAsia="宋体" w:hAnsi="Cambria Math"/>
            </w:rPr>
          </w:rPrChange>
        </w:rPr>
        <w:t>Eo</w:t>
      </w:r>
      <w:r w:rsidRPr="43537CEA">
        <w:rPr>
          <w:rFonts w:ascii="Times New Roman" w:cs="Times New Roman" w:eastAsia="宋体" w:hAnsi="Times New Roman"/>
          <w:sz w:val="28"/>
          <w:szCs w:val="28"/>
          <w:vertAlign w:val="subscript"/>
          <w:rPrChange w:id="22137" w:author="user pc" w:date="2022-03-15T10:14:00Z">
            <w:rPr>
              <w:rFonts w:eastAsia="宋体" w:hAnsi="Cambria Math"/>
              <w:vertAlign w:val="subscript"/>
            </w:rPr>
          </w:rPrChange>
        </w:rPr>
        <w:t xml:space="preserve">cell </w:t>
      </w:r>
      <w:r w:rsidRPr="B677F1CB">
        <w:rPr>
          <w:rFonts w:ascii="Times New Roman" w:cs="Times New Roman" w:eastAsia="宋体" w:hAnsi="Times New Roman"/>
          <w:sz w:val="28"/>
          <w:szCs w:val="28"/>
          <w:rPrChange w:id="22138" w:author="user pc" w:date="2022-03-15T10:14:00Z">
            <w:rPr>
              <w:rFonts w:eastAsia="宋体" w:hAnsi="Cambria Math"/>
            </w:rPr>
          </w:rPrChange>
        </w:rPr>
        <w:t>= El</w:t>
      </w:r>
      <w:r w:rsidRPr="FDB16BCD">
        <w:rPr>
          <w:rFonts w:ascii="Times New Roman" w:cs="Times New Roman" w:eastAsia="宋体" w:hAnsi="Times New Roman"/>
          <w:sz w:val="28"/>
          <w:szCs w:val="28"/>
          <w:vertAlign w:val="subscript"/>
          <w:rPrChange w:id="22139" w:author="user pc" w:date="2022-03-15T10:14:00Z">
            <w:rPr>
              <w:rFonts w:eastAsia="宋体" w:hAnsi="Cambria Math"/>
              <w:vertAlign w:val="subscript"/>
            </w:rPr>
          </w:rPrChange>
        </w:rPr>
        <w:t>cathode</w:t>
      </w:r>
      <w:r w:rsidRPr="CBA92C9C">
        <w:rPr>
          <w:rFonts w:ascii="Times New Roman" w:cs="Times New Roman" w:eastAsia="宋体" w:hAnsi="Times New Roman"/>
          <w:sz w:val="28"/>
          <w:szCs w:val="28"/>
          <w:rPrChange w:id="22140" w:author="user pc" w:date="2022-03-15T10:14:00Z">
            <w:rPr>
              <w:rFonts w:eastAsia="宋体" w:hAnsi="Cambria Math"/>
            </w:rPr>
          </w:rPrChange>
        </w:rPr>
        <w:t xml:space="preserve"> - Eo</w:t>
      </w:r>
      <w:r w:rsidRPr="79BA95E6">
        <w:rPr>
          <w:rFonts w:ascii="Times New Roman" w:cs="Times New Roman" w:eastAsia="宋体" w:hAnsi="Times New Roman"/>
          <w:sz w:val="28"/>
          <w:szCs w:val="28"/>
          <w:vertAlign w:val="subscript"/>
          <w:rPrChange w:id="22141" w:author="user pc" w:date="2022-03-15T10:14:00Z">
            <w:rPr>
              <w:rFonts w:eastAsia="宋体" w:hAnsi="Cambria Math"/>
              <w:vertAlign w:val="subscript"/>
            </w:rPr>
          </w:rPrChange>
        </w:rPr>
        <w:t xml:space="preserve">anode </w:t>
      </w:r>
    </w:p>
    <w:p>
      <w:pPr>
        <w:pStyle w:val="style0"/>
        <w:rPr>
          <w:rFonts w:ascii="Times New Roman" w:cs="Times New Roman" w:eastAsia="宋体" w:hAnsi="Times New Roman"/>
          <w:sz w:val="28"/>
          <w:szCs w:val="28"/>
          <w:rPrChange w:id="22142" w:author="user pc" w:date="2022-03-15T10:14:00Z">
            <w:rPr>
              <w:rFonts w:eastAsia="宋体" w:hAnsi="Cambria Math"/>
            </w:rPr>
          </w:rPrChange>
        </w:rPr>
      </w:pPr>
      <w:r w:rsidRPr="74CA9984">
        <w:rPr>
          <w:rFonts w:ascii="Times New Roman" w:cs="Times New Roman" w:eastAsia="宋体" w:hAnsi="Times New Roman"/>
          <w:sz w:val="28"/>
          <w:szCs w:val="28"/>
          <w:rPrChange w:id="22143" w:author="user pc" w:date="2022-03-15T10:14:00Z">
            <w:rPr>
              <w:rFonts w:eastAsia="宋体" w:hAnsi="Cambria Math"/>
            </w:rPr>
          </w:rPrChange>
        </w:rPr>
        <w:t>En</w:t>
      </w:r>
      <w:r w:rsidRPr="C6F41813">
        <w:rPr>
          <w:rFonts w:ascii="Times New Roman" w:cs="Times New Roman" w:eastAsia="宋体" w:hAnsi="Times New Roman"/>
          <w:sz w:val="28"/>
          <w:szCs w:val="28"/>
          <w:vertAlign w:val="subscript"/>
          <w:rPrChange w:id="22144" w:author="user pc" w:date="2022-03-15T10:14:00Z">
            <w:rPr>
              <w:rFonts w:eastAsia="宋体" w:hAnsi="Cambria Math"/>
              <w:vertAlign w:val="subscript"/>
            </w:rPr>
          </w:rPrChange>
        </w:rPr>
        <w:t xml:space="preserve">cell </w:t>
      </w:r>
      <w:r w:rsidRPr="0ABBBF93">
        <w:rPr>
          <w:rFonts w:ascii="Times New Roman" w:cs="Times New Roman" w:eastAsia="宋体" w:hAnsi="Times New Roman"/>
          <w:sz w:val="28"/>
          <w:szCs w:val="28"/>
          <w:rPrChange w:id="22145" w:author="user pc" w:date="2022-03-15T10:14:00Z">
            <w:rPr>
              <w:rFonts w:eastAsia="宋体" w:hAnsi="Cambria Math"/>
            </w:rPr>
          </w:rPrChange>
        </w:rPr>
        <w:t>= El  e calcu</w:t>
      </w:r>
    </w:p>
    <w:p>
      <w:pPr>
        <w:pStyle w:val="style0"/>
        <w:rPr>
          <w:rFonts w:ascii="Times New Roman" w:cs="Times New Roman" w:eastAsia="宋体" w:hAnsi="Times New Roman"/>
          <w:sz w:val="28"/>
          <w:szCs w:val="28"/>
          <w:rPrChange w:id="22146" w:author="user pc" w:date="2022-03-15T10:14:00Z">
            <w:rPr>
              <w:rFonts w:eastAsia="宋体" w:hAnsi="Cambria Math"/>
            </w:rPr>
          </w:rPrChange>
        </w:rPr>
      </w:pPr>
      <w:r w:rsidRPr="C551CDAC">
        <w:rPr>
          <w:rFonts w:ascii="Times New Roman" w:cs="Times New Roman" w:eastAsia="宋体" w:hAnsi="Times New Roman"/>
          <w:sz w:val="28"/>
          <w:szCs w:val="28"/>
          <w:rPrChange w:id="22147" w:author="user pc" w:date="2022-03-15T10:14:00Z">
            <w:rPr>
              <w:rFonts w:eastAsia="宋体" w:hAnsi="Cambria Math"/>
            </w:rPr>
          </w:rPrChange>
        </w:rPr>
        <w:t xml:space="preserve">  = -0.41 -(-1.66)</w:t>
      </w:r>
    </w:p>
    <w:p>
      <w:pPr>
        <w:pStyle w:val="style0"/>
        <w:rPr>
          <w:rFonts w:ascii="Times New Roman" w:cs="Times New Roman" w:eastAsia="宋体" w:hAnsi="Times New Roman"/>
          <w:sz w:val="28"/>
          <w:szCs w:val="28"/>
          <w:rPrChange w:id="22148" w:author="user pc" w:date="2022-03-15T10:14:00Z">
            <w:rPr>
              <w:rFonts w:eastAsia="宋体" w:hAnsi="Cambria Math"/>
            </w:rPr>
          </w:rPrChange>
        </w:rPr>
      </w:pPr>
      <w:r w:rsidRPr="54EAEF2A">
        <w:rPr>
          <w:rFonts w:ascii="Times New Roman" w:cs="Times New Roman" w:eastAsia="宋体" w:hAnsi="Times New Roman"/>
          <w:sz w:val="28"/>
          <w:szCs w:val="28"/>
          <w:rPrChange w:id="22149"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681DB5F4">
        <w:rPr>
          <w:rFonts w:ascii="Times New Roman" w:cs="Times New Roman" w:eastAsia="宋体" w:hAnsi="Times New Roman"/>
          <w:sz w:val="28"/>
          <w:szCs w:val="28"/>
          <w:rPrChange w:id="22150" w:author="user pc" w:date="2022-03-15T10:14:00Z">
            <w:rPr>
              <w:rFonts w:eastAsia="宋体" w:hAnsi="Cambria Math"/>
            </w:rPr>
          </w:rPrChange>
        </w:rPr>
        <w:t>1.26V</w:t>
      </w:r>
    </w:p>
    <w:p>
      <w:pPr>
        <w:pStyle w:val="style0"/>
        <w:rPr>
          <w:rFonts w:ascii="Times New Roman" w:cs="Times New Roman" w:eastAsia="宋体" w:hAnsi="Times New Roman"/>
          <w:b/>
          <w:bCs/>
          <w:sz w:val="28"/>
          <w:szCs w:val="28"/>
          <w:rPrChange w:id="22151" w:author="user pc" w:date="2022-03-15T10:14:00Z">
            <w:rPr>
              <w:rFonts w:ascii="Dancing Script" w:eastAsia="宋体" w:hAnsi="Dancing Script"/>
              <w:b/>
              <w:bCs/>
            </w:rPr>
          </w:rPrChange>
        </w:rPr>
      </w:pPr>
      <w:r w:rsidRPr="40435DFC">
        <w:rPr>
          <w:rFonts w:ascii="Times New Roman" w:cs="Times New Roman" w:eastAsia="宋体" w:hAnsi="Times New Roman"/>
          <w:b/>
          <w:bCs/>
          <w:sz w:val="28"/>
          <w:szCs w:val="28"/>
          <w:rPrChange w:id="22152" w:author="user pc" w:date="2022-03-15T10:14:00Z">
            <w:rPr>
              <w:rFonts w:ascii="Dancing Script" w:eastAsia="宋体" w:hAnsi="Dancing Script"/>
              <w:b/>
              <w:bCs/>
            </w:rPr>
          </w:rPrChange>
        </w:rPr>
        <w:t>The Reaction is spontaneous since the EMF is positive.</w:t>
      </w:r>
    </w:p>
    <w:p>
      <w:pPr>
        <w:pStyle w:val="style0"/>
        <w:rPr>
          <w:rFonts w:ascii="Times New Roman" w:cs="Times New Roman" w:eastAsia="宋体" w:hAnsi="Times New Roman"/>
          <w:sz w:val="28"/>
          <w:szCs w:val="28"/>
          <w:rPrChange w:id="22153" w:author="user pc" w:date="2022-03-15T10:14:00Z">
            <w:rPr>
              <w:rFonts w:eastAsia="宋体" w:hAnsi="Cambria Math"/>
            </w:rPr>
          </w:rPrChange>
        </w:rPr>
      </w:pPr>
      <w:r w:rsidRPr="FBAE1A2A">
        <w:rPr>
          <w:rFonts w:ascii="Times New Roman" w:cs="Times New Roman" w:eastAsia="宋体" w:hAnsi="Times New Roman"/>
          <w:sz w:val="28"/>
          <w:szCs w:val="28"/>
          <w:rPrChange w:id="22154" w:author="user pc" w:date="2022-03-15T10:14:00Z">
            <w:rPr>
              <w:rFonts w:eastAsia="宋体" w:hAnsi="Cambria Math"/>
            </w:rPr>
          </w:rPrChange>
        </w:rPr>
        <w:t>The table below shows the standard electrode</w:t>
      </w:r>
      <w:r>
        <w:rPr>
          <w:rFonts w:ascii="Times New Roman" w:cs="Times New Roman" w:eastAsia="宋体" w:hAnsi="Times New Roman"/>
          <w:sz w:val="28"/>
          <w:szCs w:val="28"/>
        </w:rPr>
        <w:t xml:space="preserve"> </w:t>
      </w:r>
      <w:r w:rsidRPr="1BEFE423">
        <w:rPr>
          <w:rFonts w:ascii="Times New Roman" w:cs="Times New Roman" w:eastAsia="宋体" w:hAnsi="Times New Roman"/>
          <w:sz w:val="28"/>
          <w:szCs w:val="28"/>
          <w:rPrChange w:id="22155" w:author="user pc" w:date="2022-03-15T10:14:00Z">
            <w:rPr>
              <w:rFonts w:eastAsia="宋体" w:hAnsi="Cambria Math"/>
            </w:rPr>
          </w:rPrChange>
        </w:rPr>
        <w:t>(reduction) potential in aqueous solution at 25sit</w:t>
      </w:r>
    </w:p>
    <w:p>
      <w:pPr>
        <w:pStyle w:val="style0"/>
        <w:rPr>
          <w:rFonts w:ascii="Times New Roman" w:cs="Times New Roman" w:eastAsia="宋体" w:hAnsi="Times New Roman"/>
          <w:sz w:val="28"/>
          <w:szCs w:val="28"/>
          <w:rPrChange w:id="22156" w:author="user pc" w:date="2022-03-15T10:14:00Z">
            <w:rPr>
              <w:rFonts w:eastAsia="宋体" w:hAnsi="Cambria Math"/>
            </w:rPr>
          </w:rPrChange>
        </w:rPr>
      </w:pPr>
    </w:p>
    <w:p>
      <w:pPr>
        <w:pStyle w:val="style0"/>
        <w:rPr>
          <w:rFonts w:ascii="Times New Roman" w:cs="Times New Roman" w:eastAsia="宋体" w:hAnsi="Times New Roman"/>
          <w:sz w:val="28"/>
          <w:szCs w:val="28"/>
          <w:rPrChange w:id="22157" w:author="user pc" w:date="2022-03-15T10:14:00Z">
            <w:rPr>
              <w:rFonts w:eastAsia="宋体" w:hAnsi="Cambria Math"/>
            </w:rPr>
          </w:rPrChange>
        </w:rPr>
      </w:pPr>
      <w:r w:rsidRPr="433F0590">
        <w:rPr>
          <w:rFonts w:ascii="Times New Roman" w:cs="Times New Roman" w:eastAsia="宋体" w:hAnsi="Times New Roman"/>
          <w:b/>
          <w:bCs/>
          <w:sz w:val="28"/>
          <w:szCs w:val="28"/>
          <w:rPrChange w:id="22158" w:author="user pc" w:date="2022-03-15T10:14:00Z">
            <w:rPr>
              <w:rFonts w:eastAsia="宋体" w:hAnsi="Cambria Math"/>
              <w:b/>
              <w:bCs/>
            </w:rPr>
          </w:rPrChange>
        </w:rPr>
        <w:t xml:space="preserve">Example 3: </w:t>
      </w:r>
      <w:r w:rsidRPr="72D02FD3">
        <w:rPr>
          <w:rFonts w:ascii="Times New Roman" w:cs="Times New Roman" w:eastAsia="宋体" w:hAnsi="Times New Roman"/>
          <w:sz w:val="28"/>
          <w:szCs w:val="28"/>
          <w:rPrChange w:id="22159" w:author="user pc" w:date="2022-03-15T10:14:00Z">
            <w:rPr>
              <w:rFonts w:eastAsia="宋体" w:hAnsi="Cambria Math"/>
            </w:rPr>
          </w:rPrChange>
        </w:rPr>
        <w:t>Using standard electrode potentials, Calculate Eitive.st 25°C for the following cells:</w:t>
      </w:r>
    </w:p>
    <w:p>
      <w:pPr>
        <w:pStyle w:val="style179"/>
        <w:numPr>
          <w:ilvl w:val="0"/>
          <w:numId w:val="25"/>
        </w:numPr>
        <w:rPr>
          <w:rFonts w:ascii="Times New Roman" w:cs="Times New Roman" w:eastAsia="宋体" w:hAnsi="Times New Roman"/>
          <w:sz w:val="28"/>
          <w:szCs w:val="28"/>
          <w:rPrChange w:id="22160" w:author="user pc" w:date="2022-03-15T10:14:00Z">
            <w:rPr>
              <w:rFonts w:eastAsia="宋体" w:hAnsi="Cambria Math"/>
            </w:rPr>
          </w:rPrChange>
        </w:rPr>
      </w:pPr>
      <w:r w:rsidRPr="3C3B4B3B">
        <w:rPr>
          <w:rFonts w:ascii="Times New Roman" w:cs="Times New Roman" w:eastAsia="宋体" w:hAnsi="Times New Roman"/>
          <w:sz w:val="28"/>
          <w:szCs w:val="28"/>
          <w:rPrChange w:id="22161" w:author="user pc" w:date="2022-03-15T10:14:00Z">
            <w:rPr>
              <w:rFonts w:eastAsia="宋体" w:hAnsi="Cambria Math"/>
            </w:rPr>
          </w:rPrChange>
        </w:rPr>
        <w:t>Zn</w:t>
      </w:r>
      <w:r w:rsidRPr="E0ECC6A1">
        <w:rPr>
          <w:rFonts w:ascii="Times New Roman" w:cs="Times New Roman" w:eastAsia="宋体" w:hAnsi="Times New Roman"/>
          <w:sz w:val="28"/>
          <w:szCs w:val="28"/>
          <w:vertAlign w:val="subscript"/>
          <w:rPrChange w:id="22162" w:author="user pc" w:date="2022-03-15T10:14:00Z">
            <w:rPr>
              <w:rFonts w:eastAsia="宋体" w:hAnsi="Cambria Math"/>
              <w:vertAlign w:val="subscript"/>
            </w:rPr>
          </w:rPrChange>
        </w:rPr>
        <w:t>(s)</w:t>
      </w:r>
      <w:r w:rsidRPr="3C54211C">
        <w:rPr>
          <w:rFonts w:ascii="Times New Roman" w:cs="Times New Roman" w:eastAsia="宋体" w:hAnsi="Times New Roman"/>
          <w:sz w:val="28"/>
          <w:szCs w:val="28"/>
          <w:rPrChange w:id="22163" w:author="user pc" w:date="2022-03-15T10:14:00Z">
            <w:rPr>
              <w:rFonts w:eastAsia="宋体" w:hAnsi="Cambria Math"/>
            </w:rPr>
          </w:rPrChange>
        </w:rPr>
        <w:t>/ Zn</w:t>
      </w:r>
      <w:r w:rsidRPr="0C4AB541">
        <w:rPr>
          <w:rFonts w:ascii="Times New Roman" w:cs="Times New Roman" w:eastAsia="宋体" w:hAnsi="Times New Roman"/>
          <w:sz w:val="28"/>
          <w:szCs w:val="28"/>
          <w:vertAlign w:val="superscript"/>
          <w:rPrChange w:id="22164" w:author="user pc" w:date="2022-03-15T10:14:00Z">
            <w:rPr>
              <w:rFonts w:eastAsia="宋体" w:hAnsi="Cambria Math"/>
              <w:vertAlign w:val="superscript"/>
            </w:rPr>
          </w:rPrChange>
        </w:rPr>
        <w:t>2+</w:t>
      </w:r>
      <w:r w:rsidRPr="DA463889">
        <w:rPr>
          <w:rFonts w:ascii="Times New Roman" w:cs="Times New Roman" w:eastAsia="宋体" w:hAnsi="Times New Roman"/>
          <w:sz w:val="28"/>
          <w:szCs w:val="28"/>
          <w:vertAlign w:val="subscript"/>
          <w:rPrChange w:id="22165" w:author="user pc" w:date="2022-03-15T10:14:00Z">
            <w:rPr>
              <w:rFonts w:eastAsia="宋体" w:hAnsi="Cambria Math"/>
              <w:vertAlign w:val="subscript"/>
            </w:rPr>
          </w:rPrChange>
        </w:rPr>
        <w:t>(aq)</w:t>
      </w:r>
      <w:r w:rsidRPr="36AF8839">
        <w:rPr>
          <w:rFonts w:ascii="Times New Roman" w:cs="Times New Roman" w:eastAsia="宋体" w:hAnsi="Times New Roman"/>
          <w:sz w:val="28"/>
          <w:szCs w:val="28"/>
          <w:rPrChange w:id="22166" w:author="user pc" w:date="2022-03-15T10:14:00Z">
            <w:rPr>
              <w:rFonts w:eastAsia="宋体" w:hAnsi="Cambria Math"/>
            </w:rPr>
          </w:rPrChange>
        </w:rPr>
        <w:t>//Cu</w:t>
      </w:r>
      <w:r w:rsidRPr="68DC69BC">
        <w:rPr>
          <w:rFonts w:ascii="Times New Roman" w:cs="Times New Roman" w:eastAsia="宋体" w:hAnsi="Times New Roman"/>
          <w:sz w:val="28"/>
          <w:szCs w:val="28"/>
          <w:vertAlign w:val="superscript"/>
          <w:rPrChange w:id="22167" w:author="user pc" w:date="2022-03-15T10:14:00Z">
            <w:rPr>
              <w:rFonts w:eastAsia="宋体" w:hAnsi="Cambria Math"/>
              <w:vertAlign w:val="superscript"/>
            </w:rPr>
          </w:rPrChange>
        </w:rPr>
        <w:t>2+</w:t>
      </w:r>
      <w:r w:rsidRPr="5D7059E7">
        <w:rPr>
          <w:rFonts w:ascii="Times New Roman" w:cs="Times New Roman" w:eastAsia="宋体" w:hAnsi="Times New Roman"/>
          <w:sz w:val="28"/>
          <w:szCs w:val="28"/>
          <w:vertAlign w:val="subscript"/>
          <w:rPrChange w:id="22168" w:author="user pc" w:date="2022-03-15T10:14:00Z">
            <w:rPr>
              <w:rFonts w:eastAsia="宋体" w:hAnsi="Cambria Math"/>
              <w:vertAlign w:val="subscript"/>
            </w:rPr>
          </w:rPrChange>
        </w:rPr>
        <w:t>(aq)</w:t>
      </w:r>
      <w:r w:rsidRPr="AE34DF5B">
        <w:rPr>
          <w:rFonts w:ascii="Times New Roman" w:cs="Times New Roman" w:eastAsia="宋体" w:hAnsi="Times New Roman"/>
          <w:sz w:val="28"/>
          <w:szCs w:val="28"/>
          <w:rPrChange w:id="22169" w:author="user pc" w:date="2022-03-15T10:14:00Z">
            <w:rPr>
              <w:rFonts w:eastAsia="宋体" w:hAnsi="Cambria Math"/>
            </w:rPr>
          </w:rPrChange>
        </w:rPr>
        <w:t>/Cu:</w:t>
      </w:r>
    </w:p>
    <w:p>
      <w:pPr>
        <w:pStyle w:val="style179"/>
        <w:numPr>
          <w:ilvl w:val="0"/>
          <w:numId w:val="25"/>
        </w:numPr>
        <w:rPr>
          <w:rFonts w:ascii="Times New Roman" w:cs="Times New Roman" w:eastAsia="宋体" w:hAnsi="Times New Roman"/>
          <w:sz w:val="28"/>
          <w:szCs w:val="28"/>
          <w:rPrChange w:id="22170" w:author="user pc" w:date="2022-03-15T10:14:00Z">
            <w:rPr>
              <w:rFonts w:eastAsia="宋体" w:hAnsi="Cambria Math"/>
            </w:rPr>
          </w:rPrChange>
        </w:rPr>
      </w:pPr>
      <w:r w:rsidRPr="8BEE2FD1">
        <w:rPr>
          <w:rFonts w:ascii="Times New Roman" w:cs="Times New Roman" w:eastAsia="宋体" w:hAnsi="Times New Roman"/>
          <w:sz w:val="28"/>
          <w:szCs w:val="28"/>
          <w:rPrChange w:id="22171" w:author="user pc" w:date="2022-03-15T10:14:00Z">
            <w:rPr>
              <w:rFonts w:eastAsia="宋体" w:hAnsi="Cambria Math"/>
            </w:rPr>
          </w:rPrChange>
        </w:rPr>
        <w:t>Zn</w:t>
      </w:r>
      <w:r w:rsidRPr="766E00AB">
        <w:rPr>
          <w:rFonts w:ascii="Times New Roman" w:cs="Times New Roman" w:eastAsia="宋体" w:hAnsi="Times New Roman"/>
          <w:sz w:val="28"/>
          <w:szCs w:val="28"/>
          <w:vertAlign w:val="subscript"/>
          <w:rPrChange w:id="22172" w:author="user pc" w:date="2022-03-15T10:14:00Z">
            <w:rPr>
              <w:rFonts w:eastAsia="宋体" w:hAnsi="Cambria Math"/>
              <w:vertAlign w:val="subscript"/>
            </w:rPr>
          </w:rPrChange>
        </w:rPr>
        <w:t>(s)</w:t>
      </w:r>
      <w:r w:rsidRPr="22D07C98">
        <w:rPr>
          <w:rFonts w:ascii="Times New Roman" w:cs="Times New Roman" w:eastAsia="宋体" w:hAnsi="Times New Roman"/>
          <w:sz w:val="28"/>
          <w:szCs w:val="28"/>
          <w:rPrChange w:id="22173" w:author="user pc" w:date="2022-03-15T10:14:00Z">
            <w:rPr>
              <w:rFonts w:eastAsia="宋体" w:hAnsi="Cambria Math"/>
            </w:rPr>
          </w:rPrChange>
        </w:rPr>
        <w:t>/Zn</w:t>
      </w:r>
      <w:r w:rsidRPr="2EF13597">
        <w:rPr>
          <w:rFonts w:ascii="Times New Roman" w:cs="Times New Roman" w:eastAsia="宋体" w:hAnsi="Times New Roman"/>
          <w:sz w:val="28"/>
          <w:szCs w:val="28"/>
          <w:vertAlign w:val="superscript"/>
          <w:rPrChange w:id="22174" w:author="user pc" w:date="2022-03-15T10:14:00Z">
            <w:rPr>
              <w:rFonts w:eastAsia="宋体" w:hAnsi="Cambria Math"/>
              <w:vertAlign w:val="superscript"/>
            </w:rPr>
          </w:rPrChange>
        </w:rPr>
        <w:t>2+</w:t>
      </w:r>
      <w:r w:rsidRPr="AE6FEE68">
        <w:rPr>
          <w:rFonts w:ascii="Times New Roman" w:cs="Times New Roman" w:eastAsia="宋体" w:hAnsi="Times New Roman"/>
          <w:sz w:val="28"/>
          <w:szCs w:val="28"/>
          <w:vertAlign w:val="subscript"/>
          <w:rPrChange w:id="22175" w:author="user pc" w:date="2022-03-15T10:14:00Z">
            <w:rPr>
              <w:rFonts w:eastAsia="宋体" w:hAnsi="Cambria Math"/>
              <w:vertAlign w:val="subscript"/>
            </w:rPr>
          </w:rPrChange>
        </w:rPr>
        <w:t>(aq)</w:t>
      </w:r>
      <w:r w:rsidRPr="4ED0B14E">
        <w:rPr>
          <w:rFonts w:ascii="Times New Roman" w:cs="Times New Roman" w:eastAsia="宋体" w:hAnsi="Times New Roman"/>
          <w:sz w:val="28"/>
          <w:szCs w:val="28"/>
          <w:rPrChange w:id="22176" w:author="user pc" w:date="2022-03-15T10:14:00Z">
            <w:rPr>
              <w:rFonts w:eastAsia="宋体" w:hAnsi="Cambria Math"/>
            </w:rPr>
          </w:rPrChange>
        </w:rPr>
        <w:t>//Ag</w:t>
      </w:r>
      <w:r w:rsidRPr="1097909A">
        <w:rPr>
          <w:rFonts w:ascii="Times New Roman" w:cs="Times New Roman" w:eastAsia="宋体" w:hAnsi="Times New Roman"/>
          <w:sz w:val="28"/>
          <w:szCs w:val="28"/>
          <w:vertAlign w:val="subscript"/>
          <w:rPrChange w:id="22177" w:author="user pc" w:date="2022-03-15T10:14:00Z">
            <w:rPr>
              <w:rFonts w:eastAsia="宋体" w:hAnsi="Cambria Math"/>
              <w:vertAlign w:val="subscript"/>
            </w:rPr>
          </w:rPrChange>
        </w:rPr>
        <w:t>(s)</w:t>
      </w:r>
      <w:r w:rsidRPr="CCD8399D">
        <w:rPr>
          <w:rFonts w:ascii="Times New Roman" w:cs="Times New Roman" w:eastAsia="宋体" w:hAnsi="Times New Roman"/>
          <w:sz w:val="28"/>
          <w:szCs w:val="28"/>
          <w:rPrChange w:id="22178" w:author="user pc" w:date="2022-03-15T10:14:00Z">
            <w:rPr>
              <w:rFonts w:eastAsia="宋体" w:hAnsi="Cambria Math"/>
            </w:rPr>
          </w:rPrChange>
        </w:rPr>
        <w:t>/Ag</w:t>
      </w:r>
      <w:r w:rsidRPr="417B4B53">
        <w:rPr>
          <w:rFonts w:ascii="Times New Roman" w:cs="Times New Roman" w:eastAsia="宋体" w:hAnsi="Times New Roman"/>
          <w:sz w:val="28"/>
          <w:szCs w:val="28"/>
          <w:vertAlign w:val="superscript"/>
          <w:rPrChange w:id="22179" w:author="user pc" w:date="2022-03-15T10:14:00Z">
            <w:rPr>
              <w:rFonts w:eastAsia="宋体" w:hAnsi="Cambria Math"/>
              <w:vertAlign w:val="superscript"/>
            </w:rPr>
          </w:rPrChange>
        </w:rPr>
        <w:t>+</w:t>
      </w:r>
      <w:r w:rsidRPr="EFB2E10C">
        <w:rPr>
          <w:rFonts w:ascii="Times New Roman" w:cs="Times New Roman" w:eastAsia="宋体" w:hAnsi="Times New Roman"/>
          <w:sz w:val="28"/>
          <w:szCs w:val="28"/>
          <w:vertAlign w:val="subscript"/>
          <w:rPrChange w:id="22180" w:author="user pc" w:date="2022-03-15T10:14:00Z">
            <w:rPr>
              <w:rFonts w:eastAsia="宋体" w:hAnsi="Cambria Math"/>
              <w:vertAlign w:val="subscript"/>
            </w:rPr>
          </w:rPrChange>
        </w:rPr>
        <w:t>(aq)</w:t>
      </w:r>
    </w:p>
    <w:p>
      <w:pPr>
        <w:pStyle w:val="style0"/>
        <w:rPr>
          <w:rFonts w:ascii="Times New Roman" w:cs="Times New Roman" w:eastAsia="宋体" w:hAnsi="Times New Roman"/>
          <w:sz w:val="28"/>
          <w:szCs w:val="28"/>
          <w:rPrChange w:id="22181" w:author="user pc" w:date="2022-03-15T10:14:00Z">
            <w:rPr>
              <w:rFonts w:eastAsia="宋体" w:hAnsi="Cambria Math"/>
            </w:rPr>
          </w:rPrChange>
        </w:rPr>
      </w:pPr>
      <w:r w:rsidRPr="98C30636">
        <w:rPr>
          <w:rFonts w:ascii="Times New Roman" w:cs="Times New Roman" w:eastAsia="宋体" w:hAnsi="Times New Roman"/>
          <w:sz w:val="28"/>
          <w:szCs w:val="28"/>
          <w:rPrChange w:id="22182" w:author="user pc" w:date="2022-03-15T10:14:00Z">
            <w:rPr>
              <w:rFonts w:eastAsia="宋体" w:hAnsi="Cambria Math"/>
            </w:rPr>
          </w:rPrChange>
        </w:rPr>
        <w:t>Zn</w:t>
      </w:r>
      <w:r w:rsidRPr="6915F63E">
        <w:rPr>
          <w:rFonts w:ascii="Times New Roman" w:cs="Times New Roman" w:eastAsia="宋体" w:hAnsi="Times New Roman"/>
          <w:sz w:val="28"/>
          <w:szCs w:val="28"/>
          <w:vertAlign w:val="superscript"/>
          <w:rPrChange w:id="22183" w:author="user pc" w:date="2022-03-15T10:14:00Z">
            <w:rPr>
              <w:rFonts w:eastAsia="宋体" w:hAnsi="Cambria Math"/>
              <w:vertAlign w:val="superscript"/>
            </w:rPr>
          </w:rPrChange>
        </w:rPr>
        <w:t>2+</w:t>
      </w:r>
      <w:r w:rsidRPr="5B4F6622">
        <w:rPr>
          <w:rFonts w:ascii="Times New Roman" w:cs="Times New Roman" w:eastAsia="宋体" w:hAnsi="Times New Roman"/>
          <w:sz w:val="28"/>
          <w:szCs w:val="28"/>
          <w:vertAlign w:val="subscript"/>
          <w:rPrChange w:id="22184" w:author="user pc" w:date="2022-03-15T10:14:00Z">
            <w:rPr>
              <w:rFonts w:eastAsia="宋体" w:hAnsi="Cambria Math"/>
              <w:vertAlign w:val="subscript"/>
            </w:rPr>
          </w:rPrChange>
        </w:rPr>
        <w:t>(aq)</w:t>
      </w:r>
      <w:r>
        <w:rPr>
          <w:rFonts w:ascii="Times New Roman" w:cs="Times New Roman" w:eastAsia="宋体" w:hAnsi="Times New Roman"/>
          <w:sz w:val="28"/>
          <w:szCs w:val="28"/>
          <w:vertAlign w:val="subscript"/>
        </w:rPr>
        <w:t xml:space="preserve"> </w:t>
      </w:r>
      <w:r w:rsidRPr="A5CDA28C">
        <w:rPr>
          <w:rFonts w:ascii="Times New Roman" w:cs="Times New Roman" w:eastAsia="宋体" w:hAnsi="Times New Roman"/>
          <w:sz w:val="28"/>
          <w:szCs w:val="28"/>
          <w:rPrChange w:id="22185" w:author="user pc" w:date="2022-03-15T10:14:00Z">
            <w:rPr>
              <w:rFonts w:eastAsia="宋体" w:hAnsi="Cambria Math"/>
            </w:rPr>
          </w:rPrChange>
        </w:rPr>
        <w:t>+ 2e</w:t>
      </w:r>
      <w:r w:rsidRPr="2CB3575B">
        <w:rPr>
          <w:rFonts w:ascii="Times New Roman" w:cs="Times New Roman" w:eastAsia="宋体" w:hAnsi="Times New Roman"/>
          <w:sz w:val="28"/>
          <w:szCs w:val="28"/>
          <w:vertAlign w:val="superscript"/>
          <w:rPrChange w:id="22186" w:author="user pc" w:date="2022-03-15T10:14:00Z">
            <w:rPr>
              <w:rFonts w:eastAsia="宋体" w:hAnsi="Cambria Math"/>
            </w:rPr>
          </w:rPrChange>
        </w:rPr>
        <w:t>-</w:t>
      </w:r>
      <w:r w:rsidRPr="30B0E504">
        <w:rPr>
          <w:rFonts w:ascii="Times New Roman" w:cs="Times New Roman" w:eastAsia="宋体" w:hAnsi="Times New Roman"/>
          <w:sz w:val="28"/>
          <w:szCs w:val="28"/>
          <w:rPrChange w:id="22187" w:author="user pc" w:date="2022-03-15T10:14:00Z">
            <w:rPr>
              <w:rFonts w:eastAsia="宋体" w:hAnsi="Cambria Math"/>
            </w:rPr>
          </w:rPrChange>
        </w:rPr>
        <w:t xml:space="preserve"> =&gt; Zn</w:t>
      </w:r>
      <w:r w:rsidRPr="ACD19F90">
        <w:rPr>
          <w:rFonts w:ascii="Times New Roman" w:cs="Times New Roman" w:eastAsia="宋体" w:hAnsi="Times New Roman"/>
          <w:sz w:val="28"/>
          <w:szCs w:val="28"/>
          <w:vertAlign w:val="subscript"/>
          <w:rPrChange w:id="22188"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4684BA43">
        <w:rPr>
          <w:rFonts w:ascii="Times New Roman" w:cs="Times New Roman" w:eastAsia="宋体" w:hAnsi="Times New Roman"/>
          <w:sz w:val="28"/>
          <w:szCs w:val="28"/>
          <w:rPrChange w:id="22189" w:author="user pc" w:date="2022-03-15T10:14:00Z">
            <w:rPr>
              <w:rFonts w:eastAsia="宋体" w:hAnsi="Cambria Math"/>
            </w:rPr>
          </w:rPrChange>
        </w:rPr>
        <w:t xml:space="preserve">E   </w:t>
      </w:r>
      <w:r>
        <w:rPr>
          <w:rFonts w:ascii="Times New Roman" w:cs="Times New Roman" w:eastAsia="宋体" w:hAnsi="Times New Roman"/>
          <w:sz w:val="28"/>
          <w:szCs w:val="28"/>
        </w:rPr>
        <w:t xml:space="preserve"> </w:t>
      </w:r>
      <w:r w:rsidRPr="0942AC05">
        <w:rPr>
          <w:rFonts w:ascii="Times New Roman" w:cs="Times New Roman" w:eastAsia="宋体" w:hAnsi="Times New Roman"/>
          <w:sz w:val="28"/>
          <w:szCs w:val="28"/>
          <w:rPrChange w:id="22190" w:author="user pc" w:date="2022-03-15T10:14:00Z">
            <w:rPr>
              <w:rFonts w:eastAsia="宋体" w:hAnsi="Cambria Math"/>
            </w:rPr>
          </w:rPrChange>
        </w:rPr>
        <w:t>-0.76V</w:t>
      </w:r>
    </w:p>
    <w:p>
      <w:pPr>
        <w:pStyle w:val="style0"/>
        <w:rPr>
          <w:rFonts w:ascii="Times New Roman" w:cs="Times New Roman" w:eastAsia="宋体" w:hAnsi="Times New Roman"/>
          <w:sz w:val="28"/>
          <w:szCs w:val="28"/>
          <w:rPrChange w:id="22191" w:author="user pc" w:date="2022-03-15T10:14:00Z">
            <w:rPr>
              <w:rFonts w:eastAsia="宋体" w:hAnsi="Cambria Math"/>
            </w:rPr>
          </w:rPrChange>
        </w:rPr>
      </w:pPr>
      <w:r w:rsidRPr="6599D520">
        <w:rPr>
          <w:rFonts w:ascii="Times New Roman" w:cs="Times New Roman" w:eastAsia="宋体" w:hAnsi="Times New Roman"/>
          <w:sz w:val="28"/>
          <w:szCs w:val="28"/>
          <w:rPrChange w:id="22192" w:author="user pc" w:date="2022-03-15T10:14:00Z">
            <w:rPr>
              <w:rFonts w:eastAsia="宋体" w:hAnsi="Cambria Math"/>
            </w:rPr>
          </w:rPrChange>
        </w:rPr>
        <w:t>Cu</w:t>
      </w:r>
      <w:r w:rsidRPr="D312FC76">
        <w:rPr>
          <w:rFonts w:ascii="Times New Roman" w:cs="Times New Roman" w:eastAsia="宋体" w:hAnsi="Times New Roman"/>
          <w:sz w:val="28"/>
          <w:szCs w:val="28"/>
          <w:vertAlign w:val="superscript"/>
          <w:rPrChange w:id="22193" w:author="user pc" w:date="2022-03-15T10:14:00Z">
            <w:rPr>
              <w:rFonts w:eastAsia="宋体" w:hAnsi="Cambria Math"/>
              <w:vertAlign w:val="superscript"/>
            </w:rPr>
          </w:rPrChange>
        </w:rPr>
        <w:t>2+</w:t>
      </w:r>
      <w:r w:rsidRPr="C3EDCFCF">
        <w:rPr>
          <w:rFonts w:ascii="Times New Roman" w:cs="Times New Roman" w:eastAsia="宋体" w:hAnsi="Times New Roman"/>
          <w:sz w:val="28"/>
          <w:szCs w:val="28"/>
          <w:vertAlign w:val="subscript"/>
          <w:rPrChange w:id="22194" w:author="user pc" w:date="2022-03-15T10:14:00Z">
            <w:rPr>
              <w:rFonts w:eastAsia="宋体" w:hAnsi="Cambria Math"/>
              <w:vertAlign w:val="subscript"/>
            </w:rPr>
          </w:rPrChange>
        </w:rPr>
        <w:t>(aq)</w:t>
      </w:r>
      <w:r w:rsidRPr="99259B1D">
        <w:rPr>
          <w:rFonts w:ascii="Times New Roman" w:cs="Times New Roman" w:eastAsia="宋体" w:hAnsi="Times New Roman"/>
          <w:sz w:val="28"/>
          <w:szCs w:val="28"/>
          <w:rPrChange w:id="22195" w:author="user pc" w:date="2022-03-15T10:14:00Z">
            <w:rPr>
              <w:rFonts w:eastAsia="宋体" w:hAnsi="Cambria Math"/>
            </w:rPr>
          </w:rPrChange>
        </w:rPr>
        <w:t xml:space="preserve"> + 2e</w:t>
      </w:r>
      <w:r w:rsidRPr="4B1913A6">
        <w:rPr>
          <w:rFonts w:ascii="Times New Roman" w:cs="Times New Roman" w:eastAsia="宋体" w:hAnsi="Times New Roman"/>
          <w:sz w:val="28"/>
          <w:szCs w:val="28"/>
          <w:vertAlign w:val="superscript"/>
          <w:rPrChange w:id="22196" w:author="user pc" w:date="2022-03-15T10:14:00Z">
            <w:rPr>
              <w:rFonts w:eastAsia="宋体" w:hAnsi="Cambria Math"/>
            </w:rPr>
          </w:rPrChange>
        </w:rPr>
        <w:t>-</w:t>
      </w:r>
      <w:r w:rsidRPr="07B52B0B">
        <w:rPr>
          <w:rFonts w:ascii="Times New Roman" w:cs="Times New Roman" w:eastAsia="宋体" w:hAnsi="Times New Roman"/>
          <w:sz w:val="28"/>
          <w:szCs w:val="28"/>
          <w:rPrChange w:id="22197" w:author="user pc" w:date="2022-03-15T10:14:00Z">
            <w:rPr>
              <w:rFonts w:eastAsia="宋体" w:hAnsi="Cambria Math"/>
            </w:rPr>
          </w:rPrChange>
        </w:rPr>
        <w:t xml:space="preserve"> =&gt; Cu</w:t>
      </w:r>
      <w:r w:rsidRPr="065CDAD9">
        <w:rPr>
          <w:rFonts w:ascii="Times New Roman" w:cs="Times New Roman" w:eastAsia="宋体" w:hAnsi="Times New Roman"/>
          <w:sz w:val="28"/>
          <w:szCs w:val="28"/>
          <w:vertAlign w:val="subscript"/>
          <w:rPrChange w:id="22198" w:author="user pc" w:date="2022-03-15T10:14:00Z">
            <w:rPr>
              <w:rFonts w:eastAsia="宋体" w:hAnsi="Cambria Math"/>
              <w:vertAlign w:val="subscript"/>
            </w:rPr>
          </w:rPrChange>
        </w:rPr>
        <w:t>(s)</w:t>
      </w:r>
      <w:r w:rsidRPr="7A203579">
        <w:rPr>
          <w:rFonts w:ascii="Times New Roman" w:cs="Times New Roman" w:eastAsia="宋体" w:hAnsi="Times New Roman"/>
          <w:sz w:val="28"/>
          <w:szCs w:val="28"/>
          <w:rPrChange w:id="22199"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30D80988">
        <w:rPr>
          <w:rFonts w:ascii="Times New Roman" w:cs="Times New Roman" w:eastAsia="宋体" w:hAnsi="Times New Roman"/>
          <w:sz w:val="28"/>
          <w:szCs w:val="28"/>
          <w:rPrChange w:id="22200" w:author="user pc" w:date="2022-03-15T10:14:00Z">
            <w:rPr>
              <w:rFonts w:eastAsia="宋体" w:hAnsi="Cambria Math"/>
            </w:rPr>
          </w:rPrChange>
        </w:rPr>
        <w:t>E   Cu   n</w:t>
      </w:r>
    </w:p>
    <w:p>
      <w:pPr>
        <w:pStyle w:val="style0"/>
        <w:rPr>
          <w:rFonts w:ascii="Times New Roman" w:cs="Times New Roman" w:eastAsia="宋体" w:hAnsi="Times New Roman"/>
          <w:sz w:val="28"/>
          <w:szCs w:val="28"/>
          <w:rPrChange w:id="22201" w:author="user pc" w:date="2022-03-15T10:14:00Z">
            <w:rPr>
              <w:rFonts w:eastAsia="宋体" w:hAnsi="Cambria Math"/>
            </w:rPr>
          </w:rPrChange>
        </w:rPr>
      </w:pPr>
      <w:r w:rsidRPr="3150CBF0">
        <w:rPr>
          <w:rFonts w:ascii="Times New Roman" w:cs="Times New Roman" w:eastAsia="宋体" w:hAnsi="Times New Roman"/>
          <w:sz w:val="28"/>
          <w:szCs w:val="28"/>
          <w:rPrChange w:id="22202" w:author="user pc" w:date="2022-03-15T10:14:00Z">
            <w:rPr>
              <w:rFonts w:eastAsia="宋体" w:hAnsi="Cambria Math"/>
            </w:rPr>
          </w:rPrChange>
        </w:rPr>
        <w:t>Ag</w:t>
      </w:r>
      <w:r w:rsidRPr="A3F27F29">
        <w:rPr>
          <w:rFonts w:ascii="Times New Roman" w:cs="Times New Roman" w:eastAsia="宋体" w:hAnsi="Times New Roman"/>
          <w:sz w:val="28"/>
          <w:szCs w:val="28"/>
          <w:vertAlign w:val="superscript"/>
          <w:rPrChange w:id="22203" w:author="user pc" w:date="2022-03-15T10:14:00Z">
            <w:rPr>
              <w:rFonts w:eastAsia="宋体" w:hAnsi="Cambria Math"/>
              <w:vertAlign w:val="superscript"/>
            </w:rPr>
          </w:rPrChange>
        </w:rPr>
        <w:t>+</w:t>
      </w:r>
      <w:r w:rsidRPr="3170A780">
        <w:rPr>
          <w:rFonts w:ascii="Times New Roman" w:cs="Times New Roman" w:eastAsia="宋体" w:hAnsi="Times New Roman"/>
          <w:sz w:val="28"/>
          <w:szCs w:val="28"/>
          <w:vertAlign w:val="subscript"/>
          <w:rPrChange w:id="22204" w:author="user pc" w:date="2022-03-15T10:14:00Z">
            <w:rPr>
              <w:rFonts w:eastAsia="宋体" w:hAnsi="Cambria Math"/>
              <w:vertAlign w:val="subscript"/>
            </w:rPr>
          </w:rPrChange>
        </w:rPr>
        <w:t>(aq)</w:t>
      </w:r>
      <w:r w:rsidRPr="A20DD400">
        <w:rPr>
          <w:rFonts w:ascii="Times New Roman" w:cs="Times New Roman" w:eastAsia="宋体" w:hAnsi="Times New Roman"/>
          <w:sz w:val="28"/>
          <w:szCs w:val="28"/>
          <w:rPrChange w:id="22205" w:author="user pc" w:date="2022-03-15T10:14:00Z">
            <w:rPr>
              <w:rFonts w:eastAsia="宋体" w:hAnsi="Cambria Math"/>
            </w:rPr>
          </w:rPrChange>
        </w:rPr>
        <w:t xml:space="preserve"> + e</w:t>
      </w:r>
      <w:r w:rsidRPr="94CE20EB">
        <w:rPr>
          <w:rFonts w:ascii="Times New Roman" w:cs="Times New Roman" w:eastAsia="宋体" w:hAnsi="Times New Roman"/>
          <w:sz w:val="28"/>
          <w:szCs w:val="28"/>
          <w:vertAlign w:val="superscript"/>
          <w:rPrChange w:id="22206" w:author="user pc" w:date="2022-03-15T10:14:00Z">
            <w:rPr>
              <w:rFonts w:eastAsia="宋体" w:hAnsi="Cambria Math"/>
            </w:rPr>
          </w:rPrChange>
        </w:rPr>
        <w:t>-</w:t>
      </w:r>
      <w:r w:rsidRPr="AEB78D94">
        <w:rPr>
          <w:rFonts w:ascii="Times New Roman" w:cs="Times New Roman" w:eastAsia="宋体" w:hAnsi="Times New Roman"/>
          <w:sz w:val="28"/>
          <w:szCs w:val="28"/>
          <w:rPrChange w:id="22207" w:author="user pc" w:date="2022-03-15T10:14:00Z">
            <w:rPr>
              <w:rFonts w:eastAsia="宋体" w:hAnsi="Cambria Math"/>
            </w:rPr>
          </w:rPrChange>
        </w:rPr>
        <w:t xml:space="preserve"> =&gt; Ag</w:t>
      </w:r>
      <w:r w:rsidRPr="D77A89A0">
        <w:rPr>
          <w:rFonts w:ascii="Times New Roman" w:cs="Times New Roman" w:eastAsia="宋体" w:hAnsi="Times New Roman"/>
          <w:sz w:val="28"/>
          <w:szCs w:val="28"/>
          <w:vertAlign w:val="subscript"/>
          <w:rPrChange w:id="22208" w:author="user pc" w:date="2022-03-15T10:14:00Z">
            <w:rPr>
              <w:rFonts w:eastAsia="宋体" w:hAnsi="Cambria Math"/>
              <w:vertAlign w:val="subscript"/>
            </w:rPr>
          </w:rPrChange>
        </w:rPr>
        <w:t xml:space="preserve"> (s)</w:t>
      </w:r>
      <w:r w:rsidRPr="4DA8B6D3">
        <w:rPr>
          <w:rFonts w:ascii="Times New Roman" w:cs="Times New Roman" w:eastAsia="宋体" w:hAnsi="Times New Roman"/>
          <w:sz w:val="28"/>
          <w:szCs w:val="28"/>
          <w:rPrChange w:id="22209"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A6AE1157">
        <w:rPr>
          <w:rFonts w:ascii="Times New Roman" w:cs="Times New Roman" w:eastAsia="宋体" w:hAnsi="Times New Roman"/>
          <w:sz w:val="28"/>
          <w:szCs w:val="28"/>
          <w:rPrChange w:id="22210" w:author="user pc" w:date="2022-03-15T10:14:00Z">
            <w:rPr>
              <w:rFonts w:eastAsia="宋体" w:hAnsi="Cambria Math"/>
            </w:rPr>
          </w:rPrChange>
        </w:rPr>
        <w:t xml:space="preserve">E </w:t>
      </w:r>
      <w:r>
        <w:rPr>
          <w:rFonts w:ascii="Times New Roman" w:cs="Times New Roman" w:eastAsia="宋体" w:hAnsi="Times New Roman"/>
          <w:sz w:val="28"/>
          <w:szCs w:val="28"/>
        </w:rPr>
        <w:t xml:space="preserve"> </w:t>
      </w:r>
      <w:r w:rsidRPr="70C6AC88">
        <w:rPr>
          <w:rFonts w:ascii="Times New Roman" w:cs="Times New Roman" w:eastAsia="宋体" w:hAnsi="Times New Roman"/>
          <w:sz w:val="28"/>
          <w:szCs w:val="28"/>
          <w:rPrChange w:id="22211" w:author="user pc" w:date="2022-03-15T10:14:00Z">
            <w:rPr>
              <w:rFonts w:eastAsia="宋体" w:hAnsi="Cambria Math"/>
            </w:rPr>
          </w:rPrChange>
        </w:rPr>
        <w:t>=</w:t>
      </w:r>
      <w:r>
        <w:rPr>
          <w:rFonts w:ascii="Times New Roman" w:cs="Times New Roman" w:eastAsia="宋体" w:hAnsi="Times New Roman"/>
          <w:sz w:val="28"/>
          <w:szCs w:val="28"/>
        </w:rPr>
        <w:t xml:space="preserve"> </w:t>
      </w:r>
      <w:r w:rsidRPr="78E66C96">
        <w:rPr>
          <w:rFonts w:ascii="Times New Roman" w:cs="Times New Roman" w:eastAsia="宋体" w:hAnsi="Times New Roman"/>
          <w:sz w:val="28"/>
          <w:szCs w:val="28"/>
          <w:rPrChange w:id="22212" w:author="user pc" w:date="2022-03-15T10:14:00Z">
            <w:rPr>
              <w:rFonts w:eastAsia="宋体" w:hAnsi="Cambria Math"/>
            </w:rPr>
          </w:rPrChange>
        </w:rPr>
        <w:t>0.80V</w:t>
      </w:r>
    </w:p>
    <w:p>
      <w:pPr>
        <w:pStyle w:val="style0"/>
        <w:rPr>
          <w:rFonts w:ascii="Times New Roman" w:cs="Times New Roman" w:eastAsia="宋体" w:hAnsi="Times New Roman"/>
          <w:b/>
          <w:bCs/>
          <w:sz w:val="28"/>
          <w:szCs w:val="28"/>
          <w:rPrChange w:id="22213" w:author="user pc" w:date="2022-03-15T10:14:00Z">
            <w:rPr>
              <w:rFonts w:eastAsia="宋体" w:hAnsi="Cambria Math"/>
              <w:b/>
              <w:bCs/>
            </w:rPr>
          </w:rPrChange>
        </w:rPr>
      </w:pPr>
      <w:r w:rsidRPr="D7364F56">
        <w:rPr>
          <w:rFonts w:ascii="Times New Roman" w:cs="Times New Roman" w:eastAsia="宋体" w:hAnsi="Times New Roman"/>
          <w:b/>
          <w:bCs/>
          <w:sz w:val="28"/>
          <w:szCs w:val="28"/>
          <w:rPrChange w:id="22214" w:author="user pc" w:date="2022-03-15T10:14:00Z">
            <w:rPr>
              <w:rFonts w:eastAsia="宋体" w:hAnsi="Cambria Math"/>
              <w:b/>
              <w:bCs/>
            </w:rPr>
          </w:rPrChange>
        </w:rPr>
        <w:t>SOLUTION:</w:t>
      </w:r>
    </w:p>
    <w:p>
      <w:pPr>
        <w:pStyle w:val="style179"/>
        <w:numPr>
          <w:ilvl w:val="0"/>
          <w:numId w:val="26"/>
        </w:numPr>
        <w:rPr>
          <w:rFonts w:ascii="Times New Roman" w:cs="Times New Roman" w:eastAsia="宋体" w:hAnsi="Times New Roman"/>
          <w:sz w:val="28"/>
          <w:szCs w:val="28"/>
          <w:rPrChange w:id="22215" w:author="user pc" w:date="2022-03-15T10:14:00Z">
            <w:rPr>
              <w:rFonts w:eastAsia="宋体" w:hAnsi="Cambria Math"/>
            </w:rPr>
          </w:rPrChange>
        </w:rPr>
      </w:pPr>
      <w:r w:rsidRPr="FC453331">
        <w:rPr>
          <w:rFonts w:ascii="Times New Roman" w:cs="Times New Roman" w:eastAsia="宋体" w:hAnsi="Times New Roman"/>
          <w:sz w:val="28"/>
          <w:szCs w:val="28"/>
          <w:rPrChange w:id="22216" w:author="user pc" w:date="2022-03-15T10:14:00Z">
            <w:rPr>
              <w:rFonts w:eastAsia="宋体" w:hAnsi="Cambria Math"/>
            </w:rPr>
          </w:rPrChange>
        </w:rPr>
        <w:t>Zn</w:t>
      </w:r>
      <w:r w:rsidRPr="14CF7ED7">
        <w:rPr>
          <w:rFonts w:ascii="Times New Roman" w:cs="Times New Roman" w:eastAsia="宋体" w:hAnsi="Times New Roman"/>
          <w:sz w:val="28"/>
          <w:szCs w:val="28"/>
          <w:vertAlign w:val="subscript"/>
          <w:rPrChange w:id="22217"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22F172C3">
        <w:rPr>
          <w:rFonts w:ascii="Times New Roman" w:cs="Times New Roman" w:eastAsia="宋体" w:hAnsi="Times New Roman"/>
          <w:sz w:val="28"/>
          <w:szCs w:val="28"/>
          <w:rPrChange w:id="22218" w:author="user pc" w:date="2022-03-15T10:14:00Z">
            <w:rPr>
              <w:rFonts w:eastAsia="宋体" w:hAnsi="Cambria Math"/>
            </w:rPr>
          </w:rPrChange>
        </w:rPr>
        <w:t>=&gt; Zn</w:t>
      </w:r>
      <w:r w:rsidRPr="30672EED">
        <w:rPr>
          <w:rFonts w:ascii="Times New Roman" w:cs="Times New Roman" w:eastAsia="宋体" w:hAnsi="Times New Roman"/>
          <w:sz w:val="28"/>
          <w:szCs w:val="28"/>
          <w:vertAlign w:val="superscript"/>
          <w:rPrChange w:id="22219" w:author="user pc" w:date="2022-03-15T10:14:00Z">
            <w:rPr>
              <w:rFonts w:eastAsia="宋体" w:hAnsi="Cambria Math"/>
              <w:vertAlign w:val="superscript"/>
            </w:rPr>
          </w:rPrChange>
        </w:rPr>
        <w:t>2+</w:t>
      </w:r>
      <w:r w:rsidRPr="9C3B4023">
        <w:rPr>
          <w:rFonts w:ascii="Times New Roman" w:cs="Times New Roman" w:eastAsia="宋体" w:hAnsi="Times New Roman"/>
          <w:sz w:val="28"/>
          <w:szCs w:val="28"/>
          <w:vertAlign w:val="subscript"/>
          <w:rPrChange w:id="22220" w:author="user pc" w:date="2022-03-15T10:14:00Z">
            <w:rPr>
              <w:rFonts w:eastAsia="宋体" w:hAnsi="Cambria Math"/>
              <w:vertAlign w:val="subscript"/>
            </w:rPr>
          </w:rPrChange>
        </w:rPr>
        <w:t>(aq)</w:t>
      </w:r>
      <w:r w:rsidRPr="C81A82C4">
        <w:rPr>
          <w:rFonts w:ascii="Times New Roman" w:cs="Times New Roman" w:eastAsia="宋体" w:hAnsi="Times New Roman"/>
          <w:sz w:val="28"/>
          <w:szCs w:val="28"/>
          <w:rPrChange w:id="22221" w:author="user pc" w:date="2022-03-15T10:14:00Z">
            <w:rPr>
              <w:rFonts w:eastAsia="宋体" w:hAnsi="Cambria Math"/>
            </w:rPr>
          </w:rPrChange>
        </w:rPr>
        <w:t xml:space="preserve"> +2e</w:t>
      </w:r>
      <w:r w:rsidRPr="3800729A">
        <w:rPr>
          <w:rFonts w:ascii="Times New Roman" w:cs="Times New Roman" w:eastAsia="宋体" w:hAnsi="Times New Roman"/>
          <w:sz w:val="28"/>
          <w:szCs w:val="28"/>
          <w:vertAlign w:val="superscript"/>
          <w:rPrChange w:id="22222" w:author="user pc" w:date="2022-03-15T10:14:00Z">
            <w:rPr>
              <w:rFonts w:eastAsia="宋体" w:hAnsi="Cambria Math"/>
            </w:rPr>
          </w:rPrChange>
        </w:rPr>
        <w:t>-</w:t>
      </w:r>
      <w:r>
        <w:rPr>
          <w:rFonts w:ascii="Times New Roman" w:cs="Times New Roman" w:eastAsia="宋体" w:hAnsi="Times New Roman"/>
          <w:sz w:val="28"/>
          <w:szCs w:val="28"/>
        </w:rPr>
        <w:t xml:space="preserve">  </w:t>
      </w:r>
      <w:r w:rsidRPr="5B0E81E7">
        <w:rPr>
          <w:rFonts w:ascii="Times New Roman" w:cs="Times New Roman" w:eastAsia="宋体" w:hAnsi="Times New Roman"/>
          <w:sz w:val="28"/>
          <w:szCs w:val="28"/>
          <w:rPrChange w:id="22223" w:author="user pc" w:date="2022-03-15T10:14:00Z">
            <w:rPr>
              <w:rFonts w:eastAsia="宋体" w:hAnsi="Cambria Math"/>
            </w:rPr>
          </w:rPrChange>
        </w:rPr>
        <w:t xml:space="preserve"> -EenI</w:t>
      </w:r>
      <w:r>
        <w:rPr>
          <w:rFonts w:ascii="Times New Roman" w:cs="Times New Roman" w:eastAsia="宋体" w:hAnsi="Times New Roman"/>
          <w:sz w:val="28"/>
          <w:szCs w:val="28"/>
        </w:rPr>
        <w:t xml:space="preserve"> </w:t>
      </w:r>
      <w:r w:rsidRPr="3A292808">
        <w:rPr>
          <w:rFonts w:ascii="Times New Roman" w:cs="Times New Roman" w:eastAsia="宋体" w:hAnsi="Times New Roman"/>
          <w:sz w:val="28"/>
          <w:szCs w:val="28"/>
          <w:rPrChange w:id="22224" w:author="user pc" w:date="2022-03-15T10:14:00Z">
            <w:rPr>
              <w:rFonts w:eastAsia="宋体" w:hAnsi="Cambria Math"/>
            </w:rPr>
          </w:rPrChange>
        </w:rPr>
        <w:t>=</w:t>
      </w:r>
      <w:r>
        <w:rPr>
          <w:rFonts w:ascii="Times New Roman" w:cs="Times New Roman" w:eastAsia="宋体" w:hAnsi="Times New Roman"/>
          <w:sz w:val="28"/>
          <w:szCs w:val="28"/>
        </w:rPr>
        <w:t xml:space="preserve"> </w:t>
      </w:r>
      <w:r w:rsidRPr="C1B1F2F7">
        <w:rPr>
          <w:rFonts w:ascii="Times New Roman" w:cs="Times New Roman" w:eastAsia="宋体" w:hAnsi="Times New Roman"/>
          <w:sz w:val="28"/>
          <w:szCs w:val="28"/>
          <w:rPrChange w:id="22225" w:author="user pc" w:date="2022-03-15T10:14:00Z">
            <w:rPr>
              <w:rFonts w:eastAsia="宋体" w:hAnsi="Cambria Math"/>
            </w:rPr>
          </w:rPrChange>
        </w:rPr>
        <w:t>0.76</w:t>
      </w:r>
    </w:p>
    <w:p>
      <w:pPr>
        <w:pStyle w:val="style0"/>
        <w:rPr>
          <w:rFonts w:ascii="Times New Roman" w:cs="Times New Roman" w:eastAsia="宋体" w:hAnsi="Times New Roman"/>
          <w:sz w:val="28"/>
          <w:szCs w:val="28"/>
          <w:rPrChange w:id="22226" w:author="user pc" w:date="2022-03-15T10:14:00Z">
            <w:rPr>
              <w:rFonts w:eastAsia="宋体" w:hAnsi="Cambria Math"/>
            </w:rPr>
          </w:rPrChange>
        </w:rPr>
      </w:pPr>
      <w:r w:rsidRPr="CFD538E1">
        <w:rPr>
          <w:rFonts w:ascii="Times New Roman" w:cs="Times New Roman" w:eastAsia="宋体" w:hAnsi="Times New Roman"/>
          <w:sz w:val="28"/>
          <w:szCs w:val="28"/>
          <w:rPrChange w:id="22227" w:author="user pc" w:date="2022-03-15T10:14:00Z">
            <w:rPr>
              <w:rFonts w:eastAsia="宋体" w:hAnsi="Cambria Math"/>
            </w:rPr>
          </w:rPrChange>
        </w:rPr>
        <w:t>Cu</w:t>
      </w:r>
      <w:r w:rsidRPr="EA1EFFA7">
        <w:rPr>
          <w:rFonts w:ascii="Times New Roman" w:cs="Times New Roman" w:eastAsia="宋体" w:hAnsi="Times New Roman"/>
          <w:sz w:val="28"/>
          <w:szCs w:val="28"/>
          <w:vertAlign w:val="superscript"/>
          <w:rPrChange w:id="22228" w:author="user pc" w:date="2022-03-15T10:14:00Z">
            <w:rPr>
              <w:rFonts w:eastAsia="宋体" w:hAnsi="Cambria Math"/>
              <w:vertAlign w:val="superscript"/>
            </w:rPr>
          </w:rPrChange>
        </w:rPr>
        <w:t>2+</w:t>
      </w:r>
      <w:r w:rsidRPr="47C45F60">
        <w:rPr>
          <w:rFonts w:ascii="Times New Roman" w:cs="Times New Roman" w:eastAsia="宋体" w:hAnsi="Times New Roman"/>
          <w:sz w:val="28"/>
          <w:szCs w:val="28"/>
          <w:vertAlign w:val="subscript"/>
          <w:rPrChange w:id="22229" w:author="user pc" w:date="2022-03-15T10:14:00Z">
            <w:rPr>
              <w:rFonts w:eastAsia="宋体" w:hAnsi="Cambria Math"/>
              <w:vertAlign w:val="subscript"/>
            </w:rPr>
          </w:rPrChange>
        </w:rPr>
        <w:t xml:space="preserve">(aq) </w:t>
      </w:r>
      <w:r w:rsidRPr="4E215B1C">
        <w:rPr>
          <w:rFonts w:ascii="Times New Roman" w:cs="Times New Roman" w:eastAsia="宋体" w:hAnsi="Times New Roman"/>
          <w:sz w:val="28"/>
          <w:szCs w:val="28"/>
          <w:rPrChange w:id="22230" w:author="user pc" w:date="2022-03-15T10:14:00Z">
            <w:rPr>
              <w:rFonts w:eastAsia="宋体" w:hAnsi="Cambria Math"/>
            </w:rPr>
          </w:rPrChange>
        </w:rPr>
        <w:t>+ 2e</w:t>
      </w:r>
      <w:r w:rsidRPr="5AFF3CCD">
        <w:rPr>
          <w:rFonts w:ascii="Times New Roman" w:cs="Times New Roman" w:eastAsia="宋体" w:hAnsi="Times New Roman"/>
          <w:sz w:val="28"/>
          <w:szCs w:val="28"/>
          <w:vertAlign w:val="superscript"/>
          <w:rPrChange w:id="22231" w:author="user pc" w:date="2022-03-15T10:14:00Z">
            <w:rPr>
              <w:rFonts w:eastAsia="宋体" w:hAnsi="Cambria Math"/>
            </w:rPr>
          </w:rPrChange>
        </w:rPr>
        <w:t xml:space="preserve">- </w:t>
      </w:r>
      <w:r w:rsidRPr="97BFCA76">
        <w:rPr>
          <w:rFonts w:ascii="Times New Roman" w:cs="Times New Roman" w:eastAsia="宋体" w:hAnsi="Times New Roman"/>
          <w:sz w:val="28"/>
          <w:szCs w:val="28"/>
          <w:rPrChange w:id="22232" w:author="user pc" w:date="2022-03-15T10:14:00Z">
            <w:rPr>
              <w:rFonts w:eastAsia="宋体" w:hAnsi="Cambria Math"/>
            </w:rPr>
          </w:rPrChange>
        </w:rPr>
        <w:t>=&gt; Cu</w:t>
      </w:r>
      <w:r w:rsidRPr="8E7D527C">
        <w:rPr>
          <w:rFonts w:ascii="Times New Roman" w:cs="Times New Roman" w:eastAsia="宋体" w:hAnsi="Times New Roman"/>
          <w:sz w:val="28"/>
          <w:szCs w:val="28"/>
          <w:vertAlign w:val="subscript"/>
          <w:rPrChange w:id="22233" w:author="user pc" w:date="2022-03-15T10:14:00Z">
            <w:rPr>
              <w:rFonts w:eastAsia="宋体" w:hAnsi="Cambria Math"/>
              <w:vertAlign w:val="subscript"/>
            </w:rPr>
          </w:rPrChange>
        </w:rPr>
        <w:t xml:space="preserve">(s) </w:t>
      </w:r>
      <w:r>
        <w:rPr>
          <w:rFonts w:ascii="Times New Roman" w:cs="Times New Roman" w:eastAsia="宋体" w:hAnsi="Times New Roman"/>
          <w:sz w:val="28"/>
          <w:szCs w:val="28"/>
          <w:vertAlign w:val="subscript"/>
        </w:rPr>
        <w:t xml:space="preserve">           </w:t>
      </w:r>
      <w:r w:rsidRPr="6AC5A957">
        <w:rPr>
          <w:rFonts w:ascii="Times New Roman" w:cs="Times New Roman" w:eastAsia="宋体" w:hAnsi="Times New Roman"/>
          <w:sz w:val="28"/>
          <w:szCs w:val="28"/>
          <w:rPrChange w:id="22234" w:author="user pc" w:date="2022-03-15T10:14:00Z">
            <w:rPr>
              <w:rFonts w:eastAsia="宋体" w:hAnsi="Cambria Math"/>
            </w:rPr>
          </w:rPrChange>
        </w:rPr>
        <w:t xml:space="preserve">E   </w:t>
      </w:r>
      <w:r>
        <w:rPr>
          <w:rFonts w:ascii="Times New Roman" w:cs="Times New Roman" w:eastAsia="宋体" w:hAnsi="Times New Roman"/>
          <w:sz w:val="28"/>
          <w:szCs w:val="28"/>
        </w:rPr>
        <w:t xml:space="preserve"> </w:t>
      </w:r>
      <w:r w:rsidRPr="2494AA3D">
        <w:rPr>
          <w:rFonts w:ascii="Times New Roman" w:cs="Times New Roman" w:eastAsia="宋体" w:hAnsi="Times New Roman"/>
          <w:sz w:val="28"/>
          <w:szCs w:val="28"/>
          <w:rPrChange w:id="22235" w:author="user pc" w:date="2022-03-15T10:14:00Z">
            <w:rPr>
              <w:rFonts w:eastAsia="宋体" w:hAnsi="Cambria Math"/>
            </w:rPr>
          </w:rPrChange>
        </w:rPr>
        <w:t>= 0.34V</w:t>
      </w:r>
    </w:p>
    <w:p>
      <w:pPr>
        <w:pStyle w:val="style0"/>
        <w:rPr>
          <w:rFonts w:ascii="Times New Roman" w:cs="Times New Roman" w:eastAsia="宋体" w:hAnsi="Times New Roman"/>
          <w:sz w:val="28"/>
          <w:szCs w:val="28"/>
          <w:rPrChange w:id="22236" w:author="user pc" w:date="2022-03-15T10:14:00Z">
            <w:rPr>
              <w:rFonts w:eastAsia="宋体" w:hAnsi="Cambria Math"/>
            </w:rPr>
          </w:rPrChange>
        </w:rPr>
      </w:pPr>
      <w:r w:rsidRPr="037DA6C4">
        <w:rPr>
          <w:rFonts w:ascii="Times New Roman" w:cs="Times New Roman" w:eastAsia="宋体" w:hAnsi="Times New Roman"/>
          <w:sz w:val="28"/>
          <w:szCs w:val="28"/>
          <w:rPrChange w:id="22237" w:author="user pc" w:date="2022-03-15T10:14:00Z">
            <w:rPr>
              <w:rFonts w:eastAsia="宋体" w:hAnsi="Cambria Math"/>
            </w:rPr>
          </w:rPrChange>
        </w:rPr>
        <w:t>The electrical charges are already balanced. Use the formula;</w:t>
      </w:r>
    </w:p>
    <w:p>
      <w:pPr>
        <w:pStyle w:val="style0"/>
        <w:rPr>
          <w:rFonts w:ascii="Times New Roman" w:cs="Times New Roman" w:eastAsia="宋体" w:hAnsi="Times New Roman"/>
          <w:sz w:val="28"/>
          <w:szCs w:val="28"/>
          <w:rPrChange w:id="22238" w:author="user pc" w:date="2022-03-15T10:14:00Z">
            <w:rPr>
              <w:rFonts w:eastAsia="宋体" w:hAnsi="Cambria Math"/>
            </w:rPr>
          </w:rPrChange>
        </w:rPr>
      </w:pPr>
      <w:r w:rsidRPr="F39365F3">
        <w:rPr>
          <w:rFonts w:ascii="Times New Roman" w:cs="Times New Roman" w:eastAsia="宋体" w:hAnsi="Times New Roman"/>
          <w:sz w:val="28"/>
          <w:szCs w:val="28"/>
          <w:rPrChange w:id="22239" w:author="user pc" w:date="2022-03-15T10:14:00Z">
            <w:rPr>
              <w:rFonts w:eastAsia="宋体" w:hAnsi="Cambria Math"/>
            </w:rPr>
          </w:rPrChange>
        </w:rPr>
        <w:t>Eh</w:t>
      </w:r>
      <w:r w:rsidRPr="CB78C9D1">
        <w:rPr>
          <w:rFonts w:ascii="Times New Roman" w:cs="Times New Roman" w:eastAsia="宋体" w:hAnsi="Times New Roman"/>
          <w:sz w:val="28"/>
          <w:szCs w:val="28"/>
          <w:vertAlign w:val="subscript"/>
          <w:rPrChange w:id="22240" w:author="user pc" w:date="2022-03-15T10:14:00Z">
            <w:rPr>
              <w:rFonts w:eastAsia="宋体" w:hAnsi="Cambria Math"/>
              <w:vertAlign w:val="subscript"/>
            </w:rPr>
          </w:rPrChange>
        </w:rPr>
        <w:t>cell =</w:t>
      </w:r>
      <w:r w:rsidRPr="947F3F66">
        <w:rPr>
          <w:rFonts w:ascii="Times New Roman" w:cs="Times New Roman" w:eastAsia="宋体" w:hAnsi="Times New Roman"/>
          <w:sz w:val="28"/>
          <w:szCs w:val="28"/>
          <w:rPrChange w:id="22241" w:author="user pc" w:date="2022-03-15T10:14:00Z">
            <w:rPr>
              <w:rFonts w:eastAsia="宋体" w:hAnsi="Cambria Math"/>
            </w:rPr>
          </w:rPrChange>
        </w:rPr>
        <w:t xml:space="preserve"> El</w:t>
      </w:r>
      <w:r w:rsidRPr="9D173A2F">
        <w:rPr>
          <w:rFonts w:ascii="Times New Roman" w:cs="Times New Roman" w:eastAsia="宋体" w:hAnsi="Times New Roman"/>
          <w:sz w:val="28"/>
          <w:szCs w:val="28"/>
          <w:vertAlign w:val="subscript"/>
          <w:rPrChange w:id="22242" w:author="user pc" w:date="2022-03-15T10:14:00Z">
            <w:rPr>
              <w:rFonts w:eastAsia="宋体" w:hAnsi="Cambria Math"/>
              <w:vertAlign w:val="subscript"/>
            </w:rPr>
          </w:rPrChange>
        </w:rPr>
        <w:t xml:space="preserve">cathode </w:t>
      </w:r>
      <w:r w:rsidRPr="5FCCE6B4">
        <w:rPr>
          <w:rFonts w:ascii="Times New Roman" w:cs="Times New Roman" w:eastAsia="宋体" w:hAnsi="Times New Roman"/>
          <w:sz w:val="28"/>
          <w:szCs w:val="28"/>
          <w:rPrChange w:id="22243" w:author="user pc" w:date="2022-03-15T10:14:00Z">
            <w:rPr>
              <w:rFonts w:eastAsia="宋体" w:hAnsi="Cambria Math"/>
            </w:rPr>
          </w:rPrChange>
        </w:rPr>
        <w:t>-Et</w:t>
      </w:r>
      <w:r w:rsidRPr="B00764E0">
        <w:rPr>
          <w:rFonts w:ascii="Times New Roman" w:cs="Times New Roman" w:eastAsia="宋体" w:hAnsi="Times New Roman"/>
          <w:sz w:val="28"/>
          <w:szCs w:val="28"/>
          <w:vertAlign w:val="subscript"/>
          <w:rPrChange w:id="22244" w:author="user pc" w:date="2022-03-15T10:14:00Z">
            <w:rPr>
              <w:rFonts w:eastAsia="宋体" w:hAnsi="Cambria Math"/>
              <w:vertAlign w:val="subscript"/>
            </w:rPr>
          </w:rPrChange>
        </w:rPr>
        <w:t>anode</w:t>
      </w:r>
    </w:p>
    <w:p>
      <w:pPr>
        <w:pStyle w:val="style0"/>
        <w:rPr>
          <w:rFonts w:ascii="Times New Roman" w:cs="Times New Roman" w:eastAsia="宋体" w:hAnsi="Times New Roman"/>
          <w:sz w:val="28"/>
          <w:szCs w:val="28"/>
          <w:rPrChange w:id="22245" w:author="user pc" w:date="2022-03-15T10:14:00Z">
            <w:rPr>
              <w:rFonts w:eastAsia="宋体" w:hAnsi="Cambria Math"/>
            </w:rPr>
          </w:rPrChange>
        </w:rPr>
      </w:pPr>
      <w:r w:rsidRPr="8590B3DD">
        <w:rPr>
          <w:rFonts w:ascii="Times New Roman" w:cs="Times New Roman" w:eastAsia="宋体" w:hAnsi="Times New Roman"/>
          <w:sz w:val="28"/>
          <w:szCs w:val="28"/>
          <w:rPrChange w:id="22246" w:author="user pc" w:date="2022-03-15T10:14:00Z">
            <w:rPr>
              <w:rFonts w:eastAsia="宋体" w:hAnsi="Cambria Math"/>
            </w:rPr>
          </w:rPrChange>
        </w:rPr>
        <w:t>Enodede t</w:t>
      </w:r>
      <w:r>
        <w:rPr>
          <w:rFonts w:ascii="Times New Roman" w:cs="Times New Roman" w:eastAsia="宋体" w:hAnsi="Times New Roman"/>
          <w:sz w:val="28"/>
          <w:szCs w:val="28"/>
        </w:rPr>
        <w:t xml:space="preserve"> </w:t>
      </w:r>
      <w:r w:rsidRPr="ABF64861">
        <w:rPr>
          <w:rFonts w:ascii="Times New Roman" w:cs="Times New Roman" w:eastAsia="宋体" w:hAnsi="Times New Roman"/>
          <w:sz w:val="28"/>
          <w:szCs w:val="28"/>
          <w:rPrChange w:id="22247" w:author="user pc" w:date="2022-03-15T10:14:00Z">
            <w:rPr>
              <w:rFonts w:eastAsia="宋体" w:hAnsi="Cambria Math"/>
            </w:rPr>
          </w:rPrChange>
        </w:rPr>
        <w:t>= 0.34V.      Echarge</w:t>
      </w:r>
      <w:r>
        <w:rPr>
          <w:rFonts w:ascii="Times New Roman" w:cs="Times New Roman" w:eastAsia="宋体" w:hAnsi="Times New Roman"/>
          <w:sz w:val="28"/>
          <w:szCs w:val="28"/>
        </w:rPr>
        <w:t xml:space="preserve"> </w:t>
      </w:r>
      <w:r w:rsidRPr="EDCD3EF1">
        <w:rPr>
          <w:rFonts w:ascii="Times New Roman" w:cs="Times New Roman" w:eastAsia="宋体" w:hAnsi="Times New Roman"/>
          <w:sz w:val="28"/>
          <w:szCs w:val="28"/>
          <w:rPrChange w:id="22248" w:author="user pc" w:date="2022-03-15T10:14:00Z">
            <w:rPr>
              <w:rFonts w:eastAsia="宋体" w:hAnsi="Cambria Math"/>
            </w:rPr>
          </w:rPrChange>
        </w:rPr>
        <w:t>= 0.76V</w:t>
      </w:r>
    </w:p>
    <w:p>
      <w:pPr>
        <w:pStyle w:val="style0"/>
        <w:rPr>
          <w:rFonts w:ascii="Times New Roman" w:cs="Times New Roman" w:eastAsia="宋体" w:hAnsi="Times New Roman"/>
          <w:sz w:val="28"/>
          <w:szCs w:val="28"/>
          <w:rPrChange w:id="22249" w:author="user pc" w:date="2022-03-15T10:14:00Z">
            <w:rPr>
              <w:rFonts w:eastAsia="宋体" w:hAnsi="Cambria Math"/>
            </w:rPr>
          </w:rPrChange>
        </w:rPr>
      </w:pPr>
      <w:r w:rsidRPr="DD442F6C">
        <w:rPr>
          <w:rFonts w:ascii="Times New Roman" w:cs="Times New Roman" w:eastAsia="宋体" w:hAnsi="Times New Roman"/>
          <w:sz w:val="28"/>
          <w:szCs w:val="28"/>
          <w:rPrChange w:id="22250" w:author="user pc" w:date="2022-03-15T10:14:00Z">
            <w:rPr>
              <w:rFonts w:eastAsia="宋体" w:hAnsi="Cambria Math"/>
            </w:rPr>
          </w:rPrChange>
        </w:rPr>
        <w:t>E 0.76V.      Echarges are alr</w:t>
      </w:r>
    </w:p>
    <w:p>
      <w:pPr>
        <w:pStyle w:val="style0"/>
        <w:rPr>
          <w:rFonts w:ascii="Times New Roman" w:cs="Times New Roman" w:eastAsia="宋体" w:hAnsi="Times New Roman"/>
          <w:sz w:val="28"/>
          <w:szCs w:val="28"/>
          <w:rPrChange w:id="22251" w:author="user pc" w:date="2022-03-15T10:14:00Z">
            <w:rPr>
              <w:rFonts w:eastAsia="宋体" w:hAnsi="Cambria Math"/>
            </w:rPr>
          </w:rPrChange>
        </w:rPr>
      </w:pPr>
      <w:r w:rsidRPr="EF7D7F68">
        <w:rPr>
          <w:rFonts w:ascii="Times New Roman" w:cs="Times New Roman" w:eastAsia="宋体" w:hAnsi="Times New Roman"/>
          <w:sz w:val="28"/>
          <w:szCs w:val="28"/>
          <w:rPrChange w:id="22252" w:author="user pc" w:date="2022-03-15T10:14:00Z">
            <w:rPr>
              <w:rFonts w:eastAsia="宋体" w:hAnsi="Cambria Math"/>
            </w:rPr>
          </w:rPrChange>
        </w:rPr>
        <w:t>=</w:t>
      </w:r>
      <w:r>
        <w:rPr>
          <w:rFonts w:ascii="Times New Roman" w:cs="Times New Roman" w:eastAsia="宋体" w:hAnsi="Times New Roman"/>
          <w:sz w:val="28"/>
          <w:szCs w:val="28"/>
        </w:rPr>
        <w:t xml:space="preserve"> </w:t>
      </w:r>
      <w:r w:rsidRPr="71869775">
        <w:rPr>
          <w:rFonts w:ascii="Times New Roman" w:cs="Times New Roman" w:eastAsia="宋体" w:hAnsi="Times New Roman"/>
          <w:sz w:val="28"/>
          <w:szCs w:val="28"/>
          <w:rPrChange w:id="22253" w:author="user pc" w:date="2022-03-15T10:14:00Z">
            <w:rPr>
              <w:rFonts w:eastAsia="宋体" w:hAnsi="Cambria Math"/>
            </w:rPr>
          </w:rPrChange>
        </w:rPr>
        <w:t>0.34V - ( -0.76)</w:t>
      </w:r>
    </w:p>
    <w:p>
      <w:pPr>
        <w:pStyle w:val="style0"/>
        <w:rPr>
          <w:rFonts w:ascii="Times New Roman" w:cs="Times New Roman" w:eastAsia="宋体" w:hAnsi="Times New Roman"/>
          <w:sz w:val="28"/>
          <w:szCs w:val="28"/>
          <w:rPrChange w:id="22254" w:author="user pc" w:date="2022-03-15T10:14:00Z">
            <w:rPr>
              <w:rFonts w:eastAsia="宋体" w:hAnsi="Cambria Math"/>
            </w:rPr>
          </w:rPrChange>
        </w:rPr>
      </w:pPr>
      <w:r w:rsidRPr="A71BAAB5">
        <w:rPr>
          <w:rFonts w:ascii="Times New Roman" w:cs="Times New Roman" w:eastAsia="宋体" w:hAnsi="Times New Roman"/>
          <w:sz w:val="28"/>
          <w:szCs w:val="28"/>
          <w:rPrChange w:id="22255" w:author="user pc" w:date="2022-03-15T10:14:00Z">
            <w:rPr>
              <w:rFonts w:eastAsia="宋体" w:hAnsi="Cambria Math"/>
            </w:rPr>
          </w:rPrChange>
        </w:rPr>
        <w:t>=</w:t>
      </w:r>
      <w:r>
        <w:rPr>
          <w:rFonts w:ascii="Times New Roman" w:cs="Times New Roman" w:eastAsia="宋体" w:hAnsi="Times New Roman"/>
          <w:sz w:val="28"/>
          <w:szCs w:val="28"/>
        </w:rPr>
        <w:t xml:space="preserve"> </w:t>
      </w:r>
      <w:r w:rsidRPr="CF09D8B3">
        <w:rPr>
          <w:rFonts w:ascii="Times New Roman" w:cs="Times New Roman" w:eastAsia="宋体" w:hAnsi="Times New Roman"/>
          <w:sz w:val="28"/>
          <w:szCs w:val="28"/>
          <w:rPrChange w:id="22256" w:author="user pc" w:date="2022-03-15T10:14:00Z">
            <w:rPr>
              <w:rFonts w:eastAsia="宋体" w:hAnsi="Cambria Math"/>
            </w:rPr>
          </w:rPrChange>
        </w:rPr>
        <w:t xml:space="preserve">0.34 + 0.76 </w:t>
      </w:r>
    </w:p>
    <w:p>
      <w:pPr>
        <w:pStyle w:val="style0"/>
        <w:rPr>
          <w:rFonts w:ascii="Times New Roman" w:cs="Times New Roman" w:eastAsia="宋体" w:hAnsi="Times New Roman"/>
          <w:sz w:val="28"/>
          <w:szCs w:val="28"/>
          <w:rPrChange w:id="22257" w:author="user pc" w:date="2022-03-15T10:14:00Z">
            <w:rPr>
              <w:rFonts w:eastAsia="宋体" w:hAnsi="Cambria Math"/>
            </w:rPr>
          </w:rPrChange>
        </w:rPr>
      </w:pPr>
      <w:r w:rsidRPr="A700E500">
        <w:rPr>
          <w:rFonts w:ascii="Times New Roman" w:cs="Times New Roman" w:eastAsia="宋体" w:hAnsi="Times New Roman"/>
          <w:sz w:val="28"/>
          <w:szCs w:val="28"/>
          <w:rPrChange w:id="22258" w:author="user pc" w:date="2022-03-15T10:14:00Z">
            <w:rPr>
              <w:rFonts w:eastAsia="宋体" w:hAnsi="Cambria Math"/>
            </w:rPr>
          </w:rPrChange>
        </w:rPr>
        <w:t>E.cell =1.10V.  Hence spontaneous</w:t>
      </w:r>
    </w:p>
    <w:p>
      <w:pPr>
        <w:pStyle w:val="style0"/>
        <w:rPr>
          <w:rFonts w:ascii="Times New Roman" w:cs="Times New Roman" w:eastAsia="宋体" w:hAnsi="Times New Roman"/>
          <w:sz w:val="28"/>
          <w:szCs w:val="28"/>
          <w:rPrChange w:id="22259" w:author="user pc" w:date="2022-03-15T10:14:00Z">
            <w:rPr>
              <w:rFonts w:eastAsia="宋体" w:hAnsi="Cambria Math"/>
            </w:rPr>
          </w:rPrChange>
        </w:rPr>
      </w:pPr>
      <w:r w:rsidRPr="FA4E488B">
        <w:rPr>
          <w:rFonts w:ascii="Times New Roman" w:cs="Times New Roman" w:eastAsia="宋体" w:hAnsi="Times New Roman"/>
          <w:sz w:val="28"/>
          <w:szCs w:val="28"/>
          <w:rPrChange w:id="22260" w:author="user pc" w:date="2022-03-15T10:14:00Z">
            <w:rPr>
              <w:rFonts w:eastAsia="宋体" w:hAnsi="Cambria Math"/>
            </w:rPr>
          </w:rPrChange>
        </w:rPr>
        <w:t>2.   Zn</w:t>
      </w:r>
      <w:r w:rsidRPr="9803C730">
        <w:rPr>
          <w:rFonts w:ascii="Times New Roman" w:cs="Times New Roman" w:eastAsia="宋体" w:hAnsi="Times New Roman"/>
          <w:sz w:val="28"/>
          <w:szCs w:val="28"/>
          <w:vertAlign w:val="subscript"/>
          <w:rPrChange w:id="22261" w:author="user pc" w:date="2022-03-15T10:14:00Z">
            <w:rPr>
              <w:rFonts w:eastAsia="宋体" w:hAnsi="Cambria Math"/>
              <w:vertAlign w:val="subscript"/>
            </w:rPr>
          </w:rPrChange>
        </w:rPr>
        <w:t>(s)</w:t>
      </w:r>
      <w:r>
        <w:rPr>
          <w:rFonts w:ascii="Times New Roman" w:cs="Times New Roman" w:eastAsia="宋体" w:hAnsi="Times New Roman"/>
          <w:sz w:val="28"/>
          <w:szCs w:val="28"/>
          <w:vertAlign w:val="subscript"/>
        </w:rPr>
        <w:t xml:space="preserve"> </w:t>
      </w:r>
      <w:r w:rsidRPr="CE43DD89">
        <w:rPr>
          <w:rFonts w:ascii="Times New Roman" w:cs="Times New Roman" w:eastAsia="宋体" w:hAnsi="Times New Roman"/>
          <w:sz w:val="28"/>
          <w:szCs w:val="28"/>
          <w:rPrChange w:id="22262" w:author="user pc" w:date="2022-03-15T10:14:00Z">
            <w:rPr>
              <w:rFonts w:eastAsia="宋体" w:hAnsi="Cambria Math"/>
            </w:rPr>
          </w:rPrChange>
        </w:rPr>
        <w:t>=&gt; Zn</w:t>
      </w:r>
      <w:r w:rsidRPr="69F42DA1">
        <w:rPr>
          <w:rFonts w:ascii="Times New Roman" w:cs="Times New Roman" w:eastAsia="宋体" w:hAnsi="Times New Roman"/>
          <w:sz w:val="28"/>
          <w:szCs w:val="28"/>
          <w:vertAlign w:val="superscript"/>
          <w:rPrChange w:id="22263" w:author="user pc" w:date="2022-03-15T10:14:00Z">
            <w:rPr>
              <w:rFonts w:eastAsia="宋体" w:hAnsi="Cambria Math"/>
              <w:vertAlign w:val="superscript"/>
            </w:rPr>
          </w:rPrChange>
        </w:rPr>
        <w:t>2+</w:t>
      </w:r>
      <w:r w:rsidRPr="8682187A">
        <w:rPr>
          <w:rFonts w:ascii="Times New Roman" w:cs="Times New Roman" w:eastAsia="宋体" w:hAnsi="Times New Roman"/>
          <w:sz w:val="28"/>
          <w:szCs w:val="28"/>
          <w:vertAlign w:val="subscript"/>
          <w:rPrChange w:id="22264" w:author="user pc" w:date="2022-03-15T10:14:00Z">
            <w:rPr>
              <w:rFonts w:eastAsia="宋体" w:hAnsi="Cambria Math"/>
              <w:vertAlign w:val="subscript"/>
            </w:rPr>
          </w:rPrChange>
        </w:rPr>
        <w:t>(aq)</w:t>
      </w:r>
      <w:r w:rsidRPr="CEB9F77C">
        <w:rPr>
          <w:rFonts w:ascii="Times New Roman" w:cs="Times New Roman" w:eastAsia="宋体" w:hAnsi="Times New Roman"/>
          <w:sz w:val="28"/>
          <w:szCs w:val="28"/>
          <w:rPrChange w:id="22265" w:author="user pc" w:date="2022-03-15T10:14:00Z">
            <w:rPr>
              <w:rFonts w:eastAsia="宋体" w:hAnsi="Cambria Math"/>
            </w:rPr>
          </w:rPrChange>
        </w:rPr>
        <w:t xml:space="preserve"> +2e</w:t>
      </w:r>
      <w:r w:rsidRPr="9D873702">
        <w:rPr>
          <w:rFonts w:ascii="Times New Roman" w:cs="Times New Roman" w:eastAsia="宋体" w:hAnsi="Times New Roman"/>
          <w:sz w:val="28"/>
          <w:szCs w:val="28"/>
          <w:vertAlign w:val="superscript"/>
          <w:rPrChange w:id="22266" w:author="user pc" w:date="2022-03-15T10:14:00Z">
            <w:rPr>
              <w:rFonts w:eastAsia="宋体" w:hAnsi="Cambria Math"/>
            </w:rPr>
          </w:rPrChange>
        </w:rPr>
        <w:t>-</w:t>
      </w:r>
      <w:r w:rsidRPr="96635576">
        <w:rPr>
          <w:rFonts w:ascii="Times New Roman" w:cs="Times New Roman" w:eastAsia="宋体" w:hAnsi="Times New Roman"/>
          <w:sz w:val="28"/>
          <w:szCs w:val="28"/>
          <w:rPrChange w:id="22267" w:author="user pc" w:date="2022-03-15T10:14:00Z">
            <w:rPr>
              <w:rFonts w:eastAsia="宋体" w:hAnsi="Cambria Math"/>
            </w:rPr>
          </w:rPrChange>
        </w:rPr>
        <w:t xml:space="preserve"> -EenZ</w:t>
      </w:r>
      <w:r>
        <w:rPr>
          <w:rFonts w:ascii="Times New Roman" w:cs="Times New Roman" w:eastAsia="宋体" w:hAnsi="Times New Roman"/>
          <w:sz w:val="28"/>
          <w:szCs w:val="28"/>
        </w:rPr>
        <w:t xml:space="preserve"> </w:t>
      </w:r>
      <w:r w:rsidRPr="1C99E29C">
        <w:rPr>
          <w:rFonts w:ascii="Times New Roman" w:cs="Times New Roman" w:eastAsia="宋体" w:hAnsi="Times New Roman"/>
          <w:sz w:val="28"/>
          <w:szCs w:val="28"/>
          <w:rPrChange w:id="22268" w:author="user pc" w:date="2022-03-15T10:14:00Z">
            <w:rPr>
              <w:rFonts w:eastAsia="宋体" w:hAnsi="Cambria Math"/>
            </w:rPr>
          </w:rPrChange>
        </w:rPr>
        <w:t>=</w:t>
      </w:r>
      <w:r>
        <w:rPr>
          <w:rFonts w:ascii="Times New Roman" w:cs="Times New Roman" w:eastAsia="宋体" w:hAnsi="Times New Roman"/>
          <w:sz w:val="28"/>
          <w:szCs w:val="28"/>
        </w:rPr>
        <w:t xml:space="preserve"> </w:t>
      </w:r>
      <w:r w:rsidRPr="A30D738D">
        <w:rPr>
          <w:rFonts w:ascii="Times New Roman" w:cs="Times New Roman" w:eastAsia="宋体" w:hAnsi="Times New Roman"/>
          <w:sz w:val="28"/>
          <w:szCs w:val="28"/>
          <w:rPrChange w:id="22269" w:author="user pc" w:date="2022-03-15T10:14:00Z">
            <w:rPr>
              <w:rFonts w:eastAsia="宋体" w:hAnsi="Cambria Math"/>
            </w:rPr>
          </w:rPrChange>
        </w:rPr>
        <w:t>0.76V</w:t>
      </w:r>
    </w:p>
    <w:p>
      <w:pPr>
        <w:pStyle w:val="style0"/>
        <w:rPr>
          <w:rFonts w:ascii="Times New Roman" w:cs="Times New Roman" w:eastAsia="宋体" w:hAnsi="Times New Roman"/>
          <w:sz w:val="28"/>
          <w:szCs w:val="28"/>
          <w:rPrChange w:id="22270" w:author="user pc" w:date="2022-03-15T10:14:00Z">
            <w:rPr>
              <w:rFonts w:eastAsia="宋体" w:hAnsi="Cambria Math"/>
            </w:rPr>
          </w:rPrChange>
        </w:rPr>
      </w:pPr>
      <w:r w:rsidRPr="175EFA6A">
        <w:rPr>
          <w:rFonts w:ascii="Times New Roman" w:cs="Times New Roman" w:eastAsia="宋体" w:hAnsi="Times New Roman"/>
          <w:sz w:val="28"/>
          <w:szCs w:val="28"/>
          <w:rPrChange w:id="22271" w:author="user pc" w:date="2022-03-15T10:14:00Z">
            <w:rPr>
              <w:rFonts w:eastAsia="宋体" w:hAnsi="Cambria Math"/>
            </w:rPr>
          </w:rPrChange>
        </w:rPr>
        <w:t>Ag</w:t>
      </w:r>
      <w:r w:rsidRPr="F93E9EA9">
        <w:rPr>
          <w:rFonts w:ascii="Times New Roman" w:cs="Times New Roman" w:eastAsia="宋体" w:hAnsi="Times New Roman"/>
          <w:sz w:val="28"/>
          <w:szCs w:val="28"/>
          <w:vertAlign w:val="superscript"/>
          <w:rPrChange w:id="22272" w:author="user pc" w:date="2022-03-15T10:14:00Z">
            <w:rPr>
              <w:rFonts w:eastAsia="宋体" w:hAnsi="Cambria Math"/>
              <w:vertAlign w:val="superscript"/>
            </w:rPr>
          </w:rPrChange>
        </w:rPr>
        <w:t>+</w:t>
      </w:r>
      <w:r w:rsidRPr="FEC0EB7A">
        <w:rPr>
          <w:rFonts w:ascii="Times New Roman" w:cs="Times New Roman" w:eastAsia="宋体" w:hAnsi="Times New Roman"/>
          <w:sz w:val="28"/>
          <w:szCs w:val="28"/>
          <w:vertAlign w:val="subscript"/>
          <w:rPrChange w:id="22273" w:author="user pc" w:date="2022-03-15T10:14:00Z">
            <w:rPr>
              <w:rFonts w:eastAsia="宋体" w:hAnsi="Cambria Math"/>
              <w:vertAlign w:val="subscript"/>
            </w:rPr>
          </w:rPrChange>
        </w:rPr>
        <w:t>(aq)</w:t>
      </w:r>
      <w:r w:rsidRPr="4810E22C">
        <w:rPr>
          <w:rFonts w:ascii="Times New Roman" w:cs="Times New Roman" w:eastAsia="宋体" w:hAnsi="Times New Roman"/>
          <w:sz w:val="28"/>
          <w:szCs w:val="28"/>
          <w:rPrChange w:id="22274" w:author="user pc" w:date="2022-03-15T10:14:00Z">
            <w:rPr>
              <w:rFonts w:eastAsia="宋体" w:hAnsi="Cambria Math"/>
            </w:rPr>
          </w:rPrChange>
        </w:rPr>
        <w:t xml:space="preserve"> + e</w:t>
      </w:r>
      <w:r w:rsidRPr="9C15C33E">
        <w:rPr>
          <w:rFonts w:ascii="Times New Roman" w:cs="Times New Roman" w:eastAsia="宋体" w:hAnsi="Times New Roman"/>
          <w:sz w:val="28"/>
          <w:szCs w:val="28"/>
          <w:vertAlign w:val="superscript"/>
          <w:rPrChange w:id="22275" w:author="user pc" w:date="2022-03-15T10:14:00Z">
            <w:rPr>
              <w:rFonts w:eastAsia="宋体" w:hAnsi="Cambria Math"/>
            </w:rPr>
          </w:rPrChange>
        </w:rPr>
        <w:t>-</w:t>
      </w:r>
      <w:r w:rsidRPr="B2B9FB32">
        <w:rPr>
          <w:rFonts w:ascii="Times New Roman" w:cs="Times New Roman" w:eastAsia="宋体" w:hAnsi="Times New Roman"/>
          <w:sz w:val="28"/>
          <w:szCs w:val="28"/>
          <w:rPrChange w:id="22276" w:author="user pc" w:date="2022-03-15T10:14:00Z">
            <w:rPr>
              <w:rFonts w:eastAsia="宋体" w:hAnsi="Cambria Math"/>
            </w:rPr>
          </w:rPrChange>
        </w:rPr>
        <w:t xml:space="preserve"> =&gt; Ag</w:t>
      </w:r>
      <w:r w:rsidRPr="2BD9CCA3">
        <w:rPr>
          <w:rFonts w:ascii="Times New Roman" w:cs="Times New Roman" w:eastAsia="宋体" w:hAnsi="Times New Roman"/>
          <w:sz w:val="28"/>
          <w:szCs w:val="28"/>
          <w:vertAlign w:val="subscript"/>
          <w:rPrChange w:id="22277" w:author="user pc" w:date="2022-03-15T10:14:00Z">
            <w:rPr>
              <w:rFonts w:eastAsia="宋体" w:hAnsi="Cambria Math"/>
              <w:vertAlign w:val="subscript"/>
            </w:rPr>
          </w:rPrChange>
        </w:rPr>
        <w:t xml:space="preserve">(s) </w:t>
      </w:r>
      <w:r>
        <w:rPr>
          <w:rFonts w:ascii="Times New Roman" w:cs="Times New Roman" w:eastAsia="宋体" w:hAnsi="Times New Roman"/>
          <w:sz w:val="28"/>
          <w:szCs w:val="28"/>
          <w:vertAlign w:val="subscript"/>
        </w:rPr>
        <w:t xml:space="preserve">               </w:t>
      </w:r>
      <w:r w:rsidRPr="51173A52">
        <w:rPr>
          <w:rFonts w:ascii="Times New Roman" w:cs="Times New Roman" w:eastAsia="宋体" w:hAnsi="Times New Roman"/>
          <w:sz w:val="28"/>
          <w:szCs w:val="28"/>
          <w:rPrChange w:id="22278" w:author="user pc" w:date="2022-03-15T10:14:00Z">
            <w:rPr>
              <w:rFonts w:eastAsia="宋体" w:hAnsi="Cambria Math"/>
            </w:rPr>
          </w:rPrChange>
        </w:rPr>
        <w:t xml:space="preserve">E   </w:t>
      </w:r>
      <w:r>
        <w:rPr>
          <w:rFonts w:ascii="Times New Roman" w:cs="Times New Roman" w:eastAsia="宋体" w:hAnsi="Times New Roman"/>
          <w:sz w:val="28"/>
          <w:szCs w:val="28"/>
        </w:rPr>
        <w:t xml:space="preserve"> </w:t>
      </w:r>
      <w:r w:rsidRPr="FE32C16B">
        <w:rPr>
          <w:rFonts w:ascii="Times New Roman" w:cs="Times New Roman" w:eastAsia="宋体" w:hAnsi="Times New Roman"/>
          <w:sz w:val="28"/>
          <w:szCs w:val="28"/>
          <w:rPrChange w:id="22279" w:author="user pc" w:date="2022-03-15T10:14:00Z">
            <w:rPr>
              <w:rFonts w:eastAsia="宋体" w:hAnsi="Cambria Math"/>
            </w:rPr>
          </w:rPrChange>
        </w:rPr>
        <w:t>=</w:t>
      </w:r>
      <w:r>
        <w:rPr>
          <w:rFonts w:ascii="Times New Roman" w:cs="Times New Roman" w:eastAsia="宋体" w:hAnsi="Times New Roman"/>
          <w:sz w:val="28"/>
          <w:szCs w:val="28"/>
        </w:rPr>
        <w:t xml:space="preserve"> </w:t>
      </w:r>
      <w:r w:rsidRPr="0678872A">
        <w:rPr>
          <w:rFonts w:ascii="Times New Roman" w:cs="Times New Roman" w:eastAsia="宋体" w:hAnsi="Times New Roman"/>
          <w:sz w:val="28"/>
          <w:szCs w:val="28"/>
          <w:rPrChange w:id="22280" w:author="user pc" w:date="2022-03-15T10:14:00Z">
            <w:rPr>
              <w:rFonts w:eastAsia="宋体" w:hAnsi="Cambria Math"/>
            </w:rPr>
          </w:rPrChange>
        </w:rPr>
        <w:t>0.80V</w:t>
      </w:r>
    </w:p>
    <w:p>
      <w:pPr>
        <w:pStyle w:val="style0"/>
        <w:rPr>
          <w:rFonts w:ascii="Times New Roman" w:cs="Times New Roman" w:eastAsia="宋体" w:hAnsi="Times New Roman"/>
          <w:b/>
          <w:bCs/>
          <w:color w:val="000080"/>
          <w:sz w:val="28"/>
          <w:szCs w:val="28"/>
          <w:rPrChange w:id="22281" w:author="user pc" w:date="2022-03-15T10:14:00Z">
            <w:rPr>
              <w:rFonts w:ascii="Dancing Script" w:eastAsia="宋体" w:hAnsi="Dancing Script"/>
              <w:b/>
              <w:bCs/>
              <w:color w:val="000080"/>
            </w:rPr>
          </w:rPrChange>
        </w:rPr>
      </w:pPr>
      <w:r w:rsidRPr="D20D745B">
        <w:rPr>
          <w:rFonts w:ascii="Times New Roman" w:cs="Times New Roman" w:eastAsia="宋体" w:hAnsi="Times New Roman"/>
          <w:b/>
          <w:bCs/>
          <w:color w:val="000080"/>
          <w:sz w:val="28"/>
          <w:szCs w:val="28"/>
          <w:rPrChange w:id="22282" w:author="user pc" w:date="2022-03-15T10:14:00Z">
            <w:rPr>
              <w:rFonts w:ascii="Dancing Script" w:eastAsia="宋体" w:hAnsi="Dancing Script"/>
              <w:b/>
              <w:bCs/>
              <w:color w:val="000080"/>
            </w:rPr>
          </w:rPrChange>
        </w:rPr>
        <w:t>Balance the electrical charges (electron loss and gain) by multiplying the first half-reaction by one</w:t>
      </w:r>
      <w:r>
        <w:rPr>
          <w:rFonts w:ascii="Times New Roman" w:cs="Times New Roman" w:eastAsia="宋体" w:hAnsi="Times New Roman"/>
          <w:b/>
          <w:bCs/>
          <w:color w:val="000080"/>
          <w:sz w:val="28"/>
          <w:szCs w:val="28"/>
        </w:rPr>
        <w:t xml:space="preserve"> </w:t>
      </w:r>
      <w:r w:rsidRPr="49D5DB79">
        <w:rPr>
          <w:rFonts w:ascii="Times New Roman" w:cs="Times New Roman" w:eastAsia="宋体" w:hAnsi="Times New Roman"/>
          <w:b/>
          <w:bCs/>
          <w:color w:val="000080"/>
          <w:sz w:val="28"/>
          <w:szCs w:val="28"/>
          <w:rPrChange w:id="22283" w:author="user pc" w:date="2022-03-15T10:14:00Z">
            <w:rPr>
              <w:rFonts w:ascii="Dancing Script" w:eastAsia="宋体" w:hAnsi="Dancing Script"/>
              <w:b/>
              <w:bCs/>
              <w:color w:val="000080"/>
            </w:rPr>
          </w:rPrChange>
        </w:rPr>
        <w:t>(1 electron gained by Ag</w:t>
      </w:r>
      <w:r w:rsidRPr="4AC66FA8">
        <w:rPr>
          <w:rFonts w:ascii="Times New Roman" w:cs="Times New Roman" w:eastAsia="宋体" w:hAnsi="Times New Roman"/>
          <w:b/>
          <w:bCs/>
          <w:color w:val="000080"/>
          <w:sz w:val="28"/>
          <w:szCs w:val="28"/>
          <w:vertAlign w:val="superscript"/>
          <w:rPrChange w:id="22284" w:author="user pc" w:date="2022-03-15T10:14:00Z">
            <w:rPr>
              <w:rFonts w:ascii="Dancing Script" w:eastAsia="宋体" w:hAnsi="Dancing Script"/>
              <w:b/>
              <w:bCs/>
              <w:color w:val="000080"/>
              <w:vertAlign w:val="superscript"/>
            </w:rPr>
          </w:rPrChange>
        </w:rPr>
        <w:t>+</w:t>
      </w:r>
      <w:r w:rsidRPr="D9337100">
        <w:rPr>
          <w:rFonts w:ascii="Times New Roman" w:cs="Times New Roman" w:eastAsia="宋体" w:hAnsi="Times New Roman"/>
          <w:b/>
          <w:bCs/>
          <w:color w:val="000080"/>
          <w:sz w:val="28"/>
          <w:szCs w:val="28"/>
          <w:rPrChange w:id="22285" w:author="user pc" w:date="2022-03-15T10:14:00Z">
            <w:rPr>
              <w:rFonts w:ascii="Dancing Script" w:eastAsia="宋体" w:hAnsi="Dancing Script"/>
              <w:b/>
              <w:bCs/>
              <w:color w:val="000080"/>
            </w:rPr>
          </w:rPrChange>
        </w:rPr>
        <w:t>) and the second half reactions by two (2 electrons loss by Zn), such that when the half-reactions are added, the electrons cancel out.</w:t>
      </w:r>
    </w:p>
    <w:p>
      <w:pPr>
        <w:pStyle w:val="style179"/>
        <w:ind w:left="360"/>
        <w:rPr>
          <w:rFonts w:ascii="Times New Roman" w:cs="Times New Roman" w:eastAsia="宋体" w:hAnsi="Times New Roman"/>
          <w:sz w:val="28"/>
          <w:szCs w:val="28"/>
          <w:rPrChange w:id="22286" w:author="user pc" w:date="2022-03-15T10:14:00Z">
            <w:rPr>
              <w:rFonts w:eastAsia="宋体" w:hAnsi="Cambria Math"/>
            </w:rPr>
          </w:rPrChange>
        </w:rPr>
      </w:pPr>
      <w:r>
        <w:rPr>
          <w:rFonts w:ascii="Times New Roman" w:cs="Times New Roman" w:eastAsia="宋体" w:hAnsi="Times New Roman"/>
          <w:sz w:val="28"/>
          <w:szCs w:val="28"/>
        </w:rPr>
        <w:t>1</w:t>
      </w:r>
      <w:r w:rsidRPr="C6F80890">
        <w:rPr>
          <w:rFonts w:ascii="Times New Roman" w:cs="Times New Roman" w:eastAsia="宋体" w:hAnsi="Times New Roman"/>
          <w:sz w:val="28"/>
          <w:szCs w:val="28"/>
          <w:rPrChange w:id="22287" w:author="user pc" w:date="2022-03-15T10:14:00Z">
            <w:rPr>
              <w:rFonts w:eastAsia="宋体" w:hAnsi="Cambria Math"/>
            </w:rPr>
          </w:rPrChange>
        </w:rPr>
        <w:t>[ Zn</w:t>
      </w:r>
      <w:r w:rsidRPr="C073D5EA">
        <w:rPr>
          <w:rFonts w:ascii="Times New Roman" w:cs="Times New Roman" w:eastAsia="宋体" w:hAnsi="Times New Roman"/>
          <w:sz w:val="28"/>
          <w:szCs w:val="28"/>
          <w:vertAlign w:val="subscript"/>
          <w:rPrChange w:id="22288" w:author="user pc" w:date="2022-03-15T10:14:00Z">
            <w:rPr>
              <w:rFonts w:eastAsia="宋体" w:hAnsi="Cambria Math"/>
              <w:vertAlign w:val="subscript"/>
            </w:rPr>
          </w:rPrChange>
        </w:rPr>
        <w:t>(s)</w:t>
      </w:r>
      <w:r w:rsidRPr="A167006A">
        <w:rPr>
          <w:rFonts w:ascii="Times New Roman" w:cs="Times New Roman" w:eastAsia="宋体" w:hAnsi="Times New Roman"/>
          <w:sz w:val="28"/>
          <w:szCs w:val="28"/>
          <w:rPrChange w:id="22289" w:author="user pc" w:date="2022-03-15T10:14:00Z">
            <w:rPr>
              <w:rFonts w:eastAsia="宋体" w:hAnsi="Cambria Math"/>
            </w:rPr>
          </w:rPrChange>
        </w:rPr>
        <w:t>=&gt; Zn</w:t>
      </w:r>
      <w:r w:rsidRPr="94F5CD13">
        <w:rPr>
          <w:rFonts w:ascii="Times New Roman" w:cs="Times New Roman" w:eastAsia="宋体" w:hAnsi="Times New Roman"/>
          <w:sz w:val="28"/>
          <w:szCs w:val="28"/>
          <w:vertAlign w:val="superscript"/>
          <w:rPrChange w:id="22290" w:author="user pc" w:date="2022-03-15T10:14:00Z">
            <w:rPr>
              <w:rFonts w:eastAsia="宋体" w:hAnsi="Cambria Math"/>
              <w:vertAlign w:val="superscript"/>
            </w:rPr>
          </w:rPrChange>
        </w:rPr>
        <w:t>2+</w:t>
      </w:r>
      <w:r w:rsidRPr="D49F314F">
        <w:rPr>
          <w:rFonts w:ascii="Times New Roman" w:cs="Times New Roman" w:eastAsia="宋体" w:hAnsi="Times New Roman"/>
          <w:sz w:val="28"/>
          <w:szCs w:val="28"/>
          <w:vertAlign w:val="subscript"/>
          <w:rPrChange w:id="22291" w:author="user pc" w:date="2022-03-15T10:14:00Z">
            <w:rPr>
              <w:rFonts w:eastAsia="宋体" w:hAnsi="Cambria Math"/>
              <w:vertAlign w:val="subscript"/>
            </w:rPr>
          </w:rPrChange>
        </w:rPr>
        <w:t>(aq)</w:t>
      </w:r>
      <w:r w:rsidRPr="9F5A019C">
        <w:rPr>
          <w:rFonts w:ascii="Times New Roman" w:cs="Times New Roman" w:eastAsia="宋体" w:hAnsi="Times New Roman"/>
          <w:sz w:val="28"/>
          <w:szCs w:val="28"/>
          <w:rPrChange w:id="22292" w:author="user pc" w:date="2022-03-15T10:14:00Z">
            <w:rPr>
              <w:rFonts w:eastAsia="宋体" w:hAnsi="Cambria Math"/>
            </w:rPr>
          </w:rPrChange>
        </w:rPr>
        <w:t xml:space="preserve"> +2e</w:t>
      </w:r>
      <w:r w:rsidRPr="45654823">
        <w:rPr>
          <w:rFonts w:ascii="Times New Roman" w:cs="Times New Roman" w:eastAsia="宋体" w:hAnsi="Times New Roman"/>
          <w:sz w:val="28"/>
          <w:szCs w:val="28"/>
          <w:vertAlign w:val="superscript"/>
          <w:rPrChange w:id="22293" w:author="user pc" w:date="2022-03-15T10:14:00Z">
            <w:rPr>
              <w:rFonts w:eastAsia="宋体" w:hAnsi="Cambria Math"/>
              <w:vertAlign w:val="superscript"/>
            </w:rPr>
          </w:rPrChange>
        </w:rPr>
        <w:t>-</w:t>
      </w:r>
      <w:r w:rsidRPr="04F81AA9">
        <w:rPr>
          <w:rFonts w:ascii="Times New Roman" w:cs="Times New Roman" w:eastAsia="宋体" w:hAnsi="Times New Roman"/>
          <w:sz w:val="28"/>
          <w:szCs w:val="28"/>
          <w:rPrChange w:id="22294" w:author="user pc" w:date="2022-03-15T10:14:00Z">
            <w:rPr>
              <w:rFonts w:eastAsia="宋体" w:hAnsi="Cambria Math"/>
            </w:rPr>
          </w:rPrChange>
        </w:rPr>
        <w:t xml:space="preserve"> ]:-E </w:t>
      </w:r>
      <w:r w:rsidRPr="E82EC9DB">
        <w:rPr>
          <w:rFonts w:ascii="Times New Roman" w:cs="Times New Roman" w:eastAsia="宋体" w:hAnsi="Times New Roman"/>
          <w:sz w:val="28"/>
          <w:szCs w:val="28"/>
          <w:vertAlign w:val="subscript"/>
          <w:rPrChange w:id="22295" w:author="user pc" w:date="2022-03-15T10:14:00Z">
            <w:rPr>
              <w:rFonts w:eastAsia="宋体" w:hAnsi="Cambria Math"/>
              <w:vertAlign w:val="subscript"/>
            </w:rPr>
          </w:rPrChange>
        </w:rPr>
        <w:t>Zn</w:t>
      </w:r>
      <w:r>
        <w:rPr>
          <w:rFonts w:ascii="Times New Roman" w:cs="Times New Roman" w:eastAsia="宋体" w:hAnsi="Times New Roman"/>
          <w:sz w:val="28"/>
          <w:szCs w:val="28"/>
          <w:vertAlign w:val="subscript"/>
        </w:rPr>
        <w:t xml:space="preserve"> </w:t>
      </w:r>
      <w:r w:rsidRPr="988AF35A">
        <w:rPr>
          <w:rFonts w:ascii="Times New Roman" w:cs="Times New Roman" w:eastAsia="宋体" w:hAnsi="Times New Roman"/>
          <w:sz w:val="28"/>
          <w:szCs w:val="28"/>
          <w:rPrChange w:id="22296" w:author="user pc" w:date="2022-03-15T10:14:00Z">
            <w:rPr>
              <w:rFonts w:eastAsia="宋体" w:hAnsi="Cambria Math"/>
            </w:rPr>
          </w:rPrChange>
        </w:rPr>
        <w:t>=</w:t>
      </w:r>
      <w:r>
        <w:rPr>
          <w:rFonts w:ascii="Times New Roman" w:cs="Times New Roman" w:eastAsia="宋体" w:hAnsi="Times New Roman"/>
          <w:sz w:val="28"/>
          <w:szCs w:val="28"/>
        </w:rPr>
        <w:t xml:space="preserve"> </w:t>
      </w:r>
      <w:r w:rsidRPr="5639F2FC">
        <w:rPr>
          <w:rFonts w:ascii="Times New Roman" w:cs="Times New Roman" w:eastAsia="宋体" w:hAnsi="Times New Roman"/>
          <w:sz w:val="28"/>
          <w:szCs w:val="28"/>
          <w:rPrChange w:id="22297" w:author="user pc" w:date="2022-03-15T10:14:00Z">
            <w:rPr>
              <w:rFonts w:eastAsia="宋体" w:hAnsi="Cambria Math"/>
            </w:rPr>
          </w:rPrChange>
        </w:rPr>
        <w:t>0.76</w:t>
      </w:r>
      <w:r>
        <w:rPr>
          <w:rFonts w:ascii="Times New Roman" w:cs="Times New Roman" w:eastAsia="宋体" w:hAnsi="Times New Roman"/>
          <w:sz w:val="28"/>
          <w:szCs w:val="28"/>
        </w:rPr>
        <w:t>V</w:t>
      </w:r>
    </w:p>
    <w:p>
      <w:pPr>
        <w:pStyle w:val="style179"/>
        <w:ind w:left="360"/>
        <w:rPr>
          <w:rFonts w:ascii="Times New Roman" w:cs="Times New Roman" w:eastAsia="宋体" w:hAnsi="Times New Roman"/>
          <w:sz w:val="28"/>
          <w:szCs w:val="28"/>
          <w:u w:val="single"/>
        </w:rPr>
      </w:pPr>
      <w:r w:rsidRPr="4BDF2DF9">
        <w:rPr>
          <w:rFonts w:ascii="Times New Roman" w:cs="Times New Roman" w:eastAsia="宋体" w:hAnsi="Times New Roman"/>
          <w:sz w:val="28"/>
          <w:szCs w:val="28"/>
          <w:u w:val="single"/>
          <w:rPrChange w:id="22298" w:author="user pc" w:date="2022-03-15T10:14:00Z">
            <w:rPr>
              <w:rFonts w:eastAsia="宋体" w:hAnsi="Cambria Math"/>
            </w:rPr>
          </w:rPrChange>
        </w:rPr>
        <w:t>2</w:t>
      </w:r>
      <w:r>
        <w:rPr>
          <w:rFonts w:ascii="Times New Roman" w:cs="Times New Roman" w:eastAsia="宋体" w:hAnsi="Times New Roman"/>
          <w:sz w:val="28"/>
          <w:szCs w:val="28"/>
          <w:u w:val="single"/>
        </w:rPr>
        <w:t>[</w:t>
      </w:r>
      <w:r w:rsidRPr="325F793B">
        <w:rPr>
          <w:rFonts w:ascii="Times New Roman" w:cs="Times New Roman" w:eastAsia="宋体" w:hAnsi="Times New Roman"/>
          <w:sz w:val="28"/>
          <w:szCs w:val="28"/>
          <w:u w:val="single"/>
          <w:rPrChange w:id="22299" w:author="user pc" w:date="2022-03-15T10:14:00Z">
            <w:rPr>
              <w:rFonts w:eastAsia="宋体" w:hAnsi="Cambria Math"/>
            </w:rPr>
          </w:rPrChange>
        </w:rPr>
        <w:t>Ag</w:t>
      </w:r>
      <w:r w:rsidRPr="AD891B73">
        <w:rPr>
          <w:rFonts w:ascii="Times New Roman" w:cs="Times New Roman" w:eastAsia="宋体" w:hAnsi="Times New Roman"/>
          <w:sz w:val="28"/>
          <w:szCs w:val="28"/>
          <w:u w:val="single"/>
          <w:vertAlign w:val="superscript"/>
          <w:rPrChange w:id="22300" w:author="user pc" w:date="2022-03-15T10:14:00Z">
            <w:rPr>
              <w:rFonts w:eastAsia="宋体" w:hAnsi="Cambria Math"/>
              <w:vertAlign w:val="superscript"/>
            </w:rPr>
          </w:rPrChange>
        </w:rPr>
        <w:t>+</w:t>
      </w:r>
      <w:r w:rsidRPr="32D72D03">
        <w:rPr>
          <w:rFonts w:ascii="Times New Roman" w:cs="Times New Roman" w:eastAsia="宋体" w:hAnsi="Times New Roman"/>
          <w:sz w:val="28"/>
          <w:szCs w:val="28"/>
          <w:u w:val="single"/>
          <w:vertAlign w:val="subscript"/>
          <w:rPrChange w:id="22301" w:author="user pc" w:date="2022-03-15T10:14:00Z">
            <w:rPr>
              <w:rFonts w:eastAsia="宋体" w:hAnsi="Cambria Math"/>
              <w:vertAlign w:val="subscript"/>
            </w:rPr>
          </w:rPrChange>
        </w:rPr>
        <w:t xml:space="preserve">(aq) </w:t>
      </w:r>
      <w:r w:rsidRPr="D447B562">
        <w:rPr>
          <w:rFonts w:ascii="Times New Roman" w:cs="Times New Roman" w:eastAsia="宋体" w:hAnsi="Times New Roman"/>
          <w:sz w:val="28"/>
          <w:szCs w:val="28"/>
          <w:u w:val="single"/>
          <w:rPrChange w:id="22302" w:author="user pc" w:date="2022-03-15T10:14:00Z">
            <w:rPr>
              <w:rFonts w:eastAsia="宋体" w:hAnsi="Cambria Math"/>
            </w:rPr>
          </w:rPrChange>
        </w:rPr>
        <w:t>+ 2e</w:t>
      </w:r>
      <w:r w:rsidRPr="493961E3">
        <w:rPr>
          <w:rFonts w:ascii="Times New Roman" w:cs="Times New Roman" w:eastAsia="宋体" w:hAnsi="Times New Roman"/>
          <w:sz w:val="28"/>
          <w:szCs w:val="28"/>
          <w:u w:val="single"/>
          <w:vertAlign w:val="superscript"/>
          <w:rPrChange w:id="22303" w:author="user pc" w:date="2022-03-15T10:14:00Z">
            <w:rPr>
              <w:rFonts w:eastAsia="宋体" w:hAnsi="Cambria Math"/>
              <w:vertAlign w:val="superscript"/>
            </w:rPr>
          </w:rPrChange>
        </w:rPr>
        <w:t xml:space="preserve">- </w:t>
      </w:r>
      <w:r w:rsidRPr="AD7D38F0">
        <w:rPr>
          <w:rFonts w:ascii="Times New Roman" w:cs="Times New Roman" w:eastAsia="宋体" w:hAnsi="Times New Roman"/>
          <w:sz w:val="28"/>
          <w:szCs w:val="28"/>
          <w:u w:val="single"/>
          <w:rPrChange w:id="22304" w:author="user pc" w:date="2022-03-15T10:14:00Z">
            <w:rPr>
              <w:rFonts w:eastAsia="宋体" w:hAnsi="Cambria Math"/>
            </w:rPr>
          </w:rPrChange>
        </w:rPr>
        <w:t>=&gt;2Ag</w:t>
      </w:r>
      <w:r w:rsidRPr="CE133038">
        <w:rPr>
          <w:rFonts w:ascii="Times New Roman" w:cs="Times New Roman" w:eastAsia="宋体" w:hAnsi="Times New Roman"/>
          <w:sz w:val="28"/>
          <w:szCs w:val="28"/>
          <w:u w:val="single"/>
          <w:vertAlign w:val="subscript"/>
          <w:rPrChange w:id="22305" w:author="user pc" w:date="2022-03-15T10:14:00Z">
            <w:rPr>
              <w:rFonts w:eastAsia="宋体" w:hAnsi="Cambria Math"/>
              <w:vertAlign w:val="subscript"/>
            </w:rPr>
          </w:rPrChange>
        </w:rPr>
        <w:t xml:space="preserve"> (s)</w:t>
      </w:r>
      <w:r>
        <w:rPr>
          <w:rFonts w:ascii="Times New Roman" w:cs="Times New Roman" w:eastAsia="宋体" w:hAnsi="Times New Roman"/>
          <w:sz w:val="28"/>
          <w:szCs w:val="28"/>
          <w:u w:val="single"/>
        </w:rPr>
        <w:t>]:</w:t>
      </w:r>
      <w:r w:rsidRPr="F32FDB57">
        <w:rPr>
          <w:rFonts w:ascii="Times New Roman" w:cs="Times New Roman" w:eastAsia="宋体" w:hAnsi="Times New Roman"/>
          <w:sz w:val="28"/>
          <w:szCs w:val="28"/>
          <w:u w:val="single"/>
          <w:rPrChange w:id="22306" w:author="user pc" w:date="2022-03-15T10:14:00Z">
            <w:rPr>
              <w:rFonts w:eastAsia="宋体" w:hAnsi="Cambria Math"/>
            </w:rPr>
          </w:rPrChange>
        </w:rPr>
        <w:t xml:space="preserve"> Es</w:t>
      </w:r>
      <w:r w:rsidRPr="9811DF8E">
        <w:rPr>
          <w:rFonts w:ascii="Times New Roman" w:cs="Times New Roman" w:eastAsia="宋体" w:hAnsi="Times New Roman"/>
          <w:sz w:val="28"/>
          <w:szCs w:val="28"/>
          <w:u w:val="single"/>
          <w:vertAlign w:val="subscript"/>
          <w:rPrChange w:id="22307" w:author="user pc" w:date="2022-03-15T10:14:00Z">
            <w:rPr>
              <w:rFonts w:eastAsia="宋体" w:hAnsi="Cambria Math"/>
              <w:vertAlign w:val="subscript"/>
            </w:rPr>
          </w:rPrChange>
        </w:rPr>
        <w:t>Ag+</w:t>
      </w:r>
      <w:r>
        <w:rPr>
          <w:rFonts w:ascii="Times New Roman" w:cs="Times New Roman" w:eastAsia="宋体" w:hAnsi="Times New Roman"/>
          <w:sz w:val="28"/>
          <w:szCs w:val="28"/>
          <w:u w:val="single"/>
          <w:vertAlign w:val="subscript"/>
        </w:rPr>
        <w:t xml:space="preserve"> </w:t>
      </w:r>
      <w:r w:rsidRPr="B43CA4D4">
        <w:rPr>
          <w:rFonts w:ascii="Times New Roman" w:cs="Times New Roman" w:eastAsia="宋体" w:hAnsi="Times New Roman"/>
          <w:sz w:val="28"/>
          <w:szCs w:val="28"/>
          <w:u w:val="single"/>
          <w:rPrChange w:id="22308" w:author="user pc" w:date="2022-03-15T10:14:00Z">
            <w:rPr>
              <w:rFonts w:eastAsia="宋体" w:hAnsi="Cambria Math"/>
            </w:rPr>
          </w:rPrChange>
        </w:rPr>
        <w:t>=</w:t>
      </w:r>
      <w:r>
        <w:rPr>
          <w:rFonts w:ascii="Times New Roman" w:cs="Times New Roman" w:eastAsia="宋体" w:hAnsi="Times New Roman"/>
          <w:sz w:val="28"/>
          <w:szCs w:val="28"/>
          <w:u w:val="single"/>
        </w:rPr>
        <w:t xml:space="preserve"> </w:t>
      </w:r>
      <w:r w:rsidRPr="C6A56886">
        <w:rPr>
          <w:rFonts w:ascii="Times New Roman" w:cs="Times New Roman" w:eastAsia="宋体" w:hAnsi="Times New Roman"/>
          <w:sz w:val="28"/>
          <w:szCs w:val="28"/>
          <w:u w:val="single"/>
          <w:rPrChange w:id="22309" w:author="user pc" w:date="2022-03-15T10:14:00Z">
            <w:rPr>
              <w:rFonts w:eastAsia="宋体" w:hAnsi="Cambria Math"/>
            </w:rPr>
          </w:rPrChange>
        </w:rPr>
        <w:t>0.80V</w:t>
      </w:r>
    </w:p>
    <w:p>
      <w:pPr>
        <w:pStyle w:val="style179"/>
        <w:ind w:left="360"/>
        <w:rPr>
          <w:rFonts w:ascii="Times New Roman" w:cs="Times New Roman" w:eastAsia="宋体" w:hAnsi="Times New Roman"/>
          <w:sz w:val="28"/>
          <w:szCs w:val="28"/>
        </w:rPr>
      </w:pPr>
      <w:r w:rsidRPr="49FCCD3E">
        <w:rPr>
          <w:rFonts w:ascii="Times New Roman" w:cs="Times New Roman" w:eastAsia="宋体" w:hAnsi="Times New Roman"/>
          <w:sz w:val="28"/>
          <w:szCs w:val="28"/>
          <w:rPrChange w:id="22310" w:author="user pc" w:date="2022-03-15T10:14:00Z">
            <w:rPr>
              <w:rFonts w:eastAsia="宋体" w:hAnsi="Cambria Math"/>
            </w:rPr>
          </w:rPrChange>
        </w:rPr>
        <w:t>Zn</w:t>
      </w:r>
      <w:r w:rsidRPr="2546CE50">
        <w:rPr>
          <w:rFonts w:ascii="Times New Roman" w:cs="Times New Roman" w:eastAsia="宋体" w:hAnsi="Times New Roman"/>
          <w:sz w:val="28"/>
          <w:szCs w:val="28"/>
          <w:vertAlign w:val="subscript"/>
          <w:rPrChange w:id="22311" w:author="user pc" w:date="2022-03-15T10:14:00Z">
            <w:rPr>
              <w:rFonts w:eastAsia="宋体" w:hAnsi="Cambria Math"/>
              <w:vertAlign w:val="subscript"/>
            </w:rPr>
          </w:rPrChange>
        </w:rPr>
        <w:t>(s)</w:t>
      </w:r>
      <w:r w:rsidRPr="7B528DA4">
        <w:rPr>
          <w:rFonts w:ascii="Times New Roman" w:cs="Times New Roman" w:eastAsia="宋体" w:hAnsi="Times New Roman"/>
          <w:sz w:val="28"/>
          <w:szCs w:val="28"/>
          <w:rPrChange w:id="22312" w:author="user pc" w:date="2022-03-15T10:14:00Z">
            <w:rPr>
              <w:rFonts w:eastAsia="宋体" w:hAnsi="Cambria Math"/>
            </w:rPr>
          </w:rPrChange>
        </w:rPr>
        <w:t>=&gt; Zn</w:t>
      </w:r>
      <w:r w:rsidRPr="893D62F1">
        <w:rPr>
          <w:rFonts w:ascii="Times New Roman" w:cs="Times New Roman" w:eastAsia="宋体" w:hAnsi="Times New Roman"/>
          <w:sz w:val="28"/>
          <w:szCs w:val="28"/>
          <w:vertAlign w:val="superscript"/>
          <w:rPrChange w:id="22313" w:author="user pc" w:date="2022-03-15T10:14:00Z">
            <w:rPr>
              <w:rFonts w:eastAsia="宋体" w:hAnsi="Cambria Math"/>
              <w:vertAlign w:val="superscript"/>
            </w:rPr>
          </w:rPrChange>
        </w:rPr>
        <w:t>2+</w:t>
      </w:r>
      <w:r w:rsidRPr="81174C9B">
        <w:rPr>
          <w:rFonts w:ascii="Times New Roman" w:cs="Times New Roman" w:eastAsia="宋体" w:hAnsi="Times New Roman"/>
          <w:sz w:val="28"/>
          <w:szCs w:val="28"/>
          <w:vertAlign w:val="subscript"/>
          <w:rPrChange w:id="22314" w:author="user pc" w:date="2022-03-15T10:14:00Z">
            <w:rPr>
              <w:rFonts w:eastAsia="宋体" w:hAnsi="Cambria Math"/>
              <w:vertAlign w:val="subscript"/>
            </w:rPr>
          </w:rPrChange>
        </w:rPr>
        <w:t>(aq)</w:t>
      </w:r>
      <w:r w:rsidRPr="B67EAEEB">
        <w:rPr>
          <w:rFonts w:ascii="Times New Roman" w:cs="Times New Roman" w:eastAsia="宋体" w:hAnsi="Times New Roman"/>
          <w:sz w:val="28"/>
          <w:szCs w:val="28"/>
          <w:rPrChange w:id="22315" w:author="user pc" w:date="2022-03-15T10:14:00Z">
            <w:rPr>
              <w:rFonts w:eastAsia="宋体" w:hAnsi="Cambria Math"/>
            </w:rPr>
          </w:rPrChange>
        </w:rPr>
        <w:t xml:space="preserve"> +2e</w:t>
      </w:r>
      <w:r w:rsidRPr="BF62E729">
        <w:rPr>
          <w:rFonts w:ascii="Times New Roman" w:cs="Times New Roman" w:eastAsia="宋体" w:hAnsi="Times New Roman"/>
          <w:sz w:val="28"/>
          <w:szCs w:val="28"/>
          <w:vertAlign w:val="superscript"/>
          <w:rPrChange w:id="22316" w:author="user pc" w:date="2022-03-15T10:14:00Z">
            <w:rPr>
              <w:rFonts w:eastAsia="宋体" w:hAnsi="Cambria Math"/>
              <w:vertAlign w:val="superscript"/>
            </w:rPr>
          </w:rPrChange>
        </w:rPr>
        <w:t>-</w:t>
      </w:r>
      <w:r>
        <w:rPr>
          <w:rFonts w:ascii="Times New Roman" w:cs="Times New Roman" w:eastAsia="宋体" w:hAnsi="Times New Roman"/>
          <w:sz w:val="28"/>
          <w:szCs w:val="28"/>
        </w:rPr>
        <w:t xml:space="preserve"> </w:t>
      </w:r>
      <w:r w:rsidRPr="5FBCFC0B">
        <w:rPr>
          <w:rFonts w:ascii="Times New Roman" w:cs="Times New Roman" w:eastAsia="宋体" w:hAnsi="Times New Roman"/>
          <w:sz w:val="28"/>
          <w:szCs w:val="28"/>
          <w:rPrChange w:id="22317" w:author="user pc" w:date="2022-03-15T10:14:00Z">
            <w:rPr>
              <w:rFonts w:eastAsia="宋体" w:hAnsi="Cambria Math"/>
            </w:rPr>
          </w:rPrChange>
        </w:rPr>
        <w:t>:-Ee</w:t>
      </w:r>
      <w:r w:rsidRPr="745DAE6D">
        <w:rPr>
          <w:rFonts w:ascii="Times New Roman" w:cs="Times New Roman" w:eastAsia="宋体" w:hAnsi="Times New Roman"/>
          <w:sz w:val="28"/>
          <w:szCs w:val="28"/>
          <w:vertAlign w:val="subscript"/>
          <w:rPrChange w:id="22318" w:author="user pc" w:date="2022-03-15T10:14:00Z">
            <w:rPr>
              <w:rFonts w:eastAsia="宋体" w:hAnsi="Cambria Math"/>
              <w:vertAlign w:val="subscript"/>
            </w:rPr>
          </w:rPrChange>
        </w:rPr>
        <w:t>Zn</w:t>
      </w:r>
      <w:r>
        <w:rPr>
          <w:rFonts w:ascii="Times New Roman" w:cs="Times New Roman" w:eastAsia="宋体" w:hAnsi="Times New Roman"/>
          <w:sz w:val="28"/>
          <w:szCs w:val="28"/>
          <w:vertAlign w:val="subscript"/>
        </w:rPr>
        <w:t xml:space="preserve"> </w:t>
      </w:r>
      <w:r w:rsidRPr="50D63C60">
        <w:rPr>
          <w:rFonts w:ascii="Times New Roman" w:cs="Times New Roman" w:eastAsia="宋体" w:hAnsi="Times New Roman"/>
          <w:sz w:val="28"/>
          <w:szCs w:val="28"/>
          <w:rPrChange w:id="22319" w:author="user pc" w:date="2022-03-15T10:14:00Z">
            <w:rPr>
              <w:rFonts w:eastAsia="宋体" w:hAnsi="Cambria Math"/>
            </w:rPr>
          </w:rPrChange>
        </w:rPr>
        <w:t>=</w:t>
      </w:r>
      <w:r>
        <w:rPr>
          <w:rFonts w:ascii="Times New Roman" w:cs="Times New Roman" w:eastAsia="宋体" w:hAnsi="Times New Roman"/>
          <w:sz w:val="28"/>
          <w:szCs w:val="28"/>
        </w:rPr>
        <w:t xml:space="preserve"> </w:t>
      </w:r>
      <w:r w:rsidRPr="04661273">
        <w:rPr>
          <w:rFonts w:ascii="Times New Roman" w:cs="Times New Roman" w:eastAsia="宋体" w:hAnsi="Times New Roman"/>
          <w:sz w:val="28"/>
          <w:szCs w:val="28"/>
          <w:rPrChange w:id="22320" w:author="user pc" w:date="2022-03-15T10:14:00Z">
            <w:rPr>
              <w:rFonts w:eastAsia="宋体" w:hAnsi="Cambria Math"/>
            </w:rPr>
          </w:rPrChange>
        </w:rPr>
        <w:t>0.76</w:t>
      </w:r>
      <w:r>
        <w:rPr>
          <w:rFonts w:ascii="Times New Roman" w:cs="Times New Roman" w:eastAsia="宋体" w:hAnsi="Times New Roman"/>
          <w:sz w:val="28"/>
          <w:szCs w:val="28"/>
        </w:rPr>
        <w:t>V</w:t>
      </w:r>
    </w:p>
    <w:p>
      <w:pPr>
        <w:pStyle w:val="style179"/>
        <w:ind w:left="360"/>
        <w:rPr>
          <w:rFonts w:ascii="Times New Roman" w:cs="Times New Roman" w:eastAsia="宋体" w:hAnsi="Times New Roman"/>
          <w:sz w:val="28"/>
          <w:szCs w:val="28"/>
        </w:rPr>
      </w:pPr>
      <w:r w:rsidRPr="F34281AC">
        <w:rPr>
          <w:rFonts w:ascii="Times New Roman" w:cs="Times New Roman" w:eastAsia="宋体" w:hAnsi="Times New Roman"/>
          <w:sz w:val="28"/>
          <w:szCs w:val="28"/>
          <w:rPrChange w:id="22321" w:author="user pc" w:date="2022-03-15T10:14:00Z">
            <w:rPr>
              <w:rFonts w:eastAsia="宋体" w:hAnsi="Cambria Math"/>
            </w:rPr>
          </w:rPrChange>
        </w:rPr>
        <w:t>2Ag</w:t>
      </w:r>
      <w:r w:rsidRPr="D5ABECD8">
        <w:rPr>
          <w:rFonts w:ascii="Times New Roman" w:cs="Times New Roman" w:eastAsia="宋体" w:hAnsi="Times New Roman"/>
          <w:sz w:val="28"/>
          <w:szCs w:val="28"/>
          <w:vertAlign w:val="superscript"/>
          <w:rPrChange w:id="22322" w:author="user pc" w:date="2022-03-15T10:14:00Z">
            <w:rPr>
              <w:rFonts w:eastAsia="宋体" w:hAnsi="Cambria Math"/>
              <w:vertAlign w:val="superscript"/>
            </w:rPr>
          </w:rPrChange>
        </w:rPr>
        <w:t>+</w:t>
      </w:r>
      <w:r w:rsidRPr="27D946C9">
        <w:rPr>
          <w:rFonts w:ascii="Times New Roman" w:cs="Times New Roman" w:eastAsia="宋体" w:hAnsi="Times New Roman"/>
          <w:sz w:val="28"/>
          <w:szCs w:val="28"/>
          <w:vertAlign w:val="subscript"/>
          <w:rPrChange w:id="22323" w:author="user pc" w:date="2022-03-15T10:14:00Z">
            <w:rPr>
              <w:rFonts w:eastAsia="宋体" w:hAnsi="Cambria Math"/>
              <w:vertAlign w:val="subscript"/>
            </w:rPr>
          </w:rPrChange>
        </w:rPr>
        <w:t xml:space="preserve">(aq) </w:t>
      </w:r>
      <w:r w:rsidRPr="7DA88221">
        <w:rPr>
          <w:rFonts w:ascii="Times New Roman" w:cs="Times New Roman" w:eastAsia="宋体" w:hAnsi="Times New Roman"/>
          <w:sz w:val="28"/>
          <w:szCs w:val="28"/>
          <w:rPrChange w:id="22324" w:author="user pc" w:date="2022-03-15T10:14:00Z">
            <w:rPr>
              <w:rFonts w:eastAsia="宋体" w:hAnsi="Cambria Math"/>
            </w:rPr>
          </w:rPrChange>
        </w:rPr>
        <w:t>+ 2e</w:t>
      </w:r>
      <w:r w:rsidRPr="2846BBE1">
        <w:rPr>
          <w:rFonts w:ascii="Times New Roman" w:cs="Times New Roman" w:eastAsia="宋体" w:hAnsi="Times New Roman"/>
          <w:sz w:val="28"/>
          <w:szCs w:val="28"/>
          <w:vertAlign w:val="superscript"/>
          <w:rPrChange w:id="22325" w:author="user pc" w:date="2022-03-15T10:14:00Z">
            <w:rPr>
              <w:rFonts w:eastAsia="宋体" w:hAnsi="Cambria Math"/>
              <w:vertAlign w:val="superscript"/>
            </w:rPr>
          </w:rPrChange>
        </w:rPr>
        <w:t xml:space="preserve">- </w:t>
      </w:r>
      <w:r w:rsidRPr="BAA0AF03">
        <w:rPr>
          <w:rFonts w:ascii="Times New Roman" w:cs="Times New Roman" w:eastAsia="宋体" w:hAnsi="Times New Roman"/>
          <w:sz w:val="28"/>
          <w:szCs w:val="28"/>
          <w:rPrChange w:id="22326" w:author="user pc" w:date="2022-03-15T10:14:00Z">
            <w:rPr>
              <w:rFonts w:eastAsia="宋体" w:hAnsi="Cambria Math"/>
            </w:rPr>
          </w:rPrChange>
        </w:rPr>
        <w:t>=&gt;2Ag</w:t>
      </w:r>
      <w:r w:rsidRPr="FDADE766">
        <w:rPr>
          <w:rFonts w:ascii="Times New Roman" w:cs="Times New Roman" w:eastAsia="宋体" w:hAnsi="Times New Roman"/>
          <w:sz w:val="28"/>
          <w:szCs w:val="28"/>
          <w:vertAlign w:val="subscript"/>
          <w:rPrChange w:id="22327" w:author="user pc" w:date="2022-03-15T10:14:00Z">
            <w:rPr>
              <w:rFonts w:eastAsia="宋体" w:hAnsi="Cambria Math"/>
              <w:vertAlign w:val="subscript"/>
            </w:rPr>
          </w:rPrChange>
        </w:rPr>
        <w:t xml:space="preserve"> (s)</w:t>
      </w:r>
      <w:r>
        <w:rPr>
          <w:rFonts w:ascii="Times New Roman" w:cs="Times New Roman" w:eastAsia="宋体" w:hAnsi="Times New Roman"/>
          <w:sz w:val="28"/>
          <w:szCs w:val="28"/>
        </w:rPr>
        <w:t>:</w:t>
      </w:r>
      <w:r w:rsidRPr="2B69DEE0">
        <w:rPr>
          <w:rFonts w:ascii="Times New Roman" w:cs="Times New Roman" w:eastAsia="宋体" w:hAnsi="Times New Roman"/>
          <w:sz w:val="28"/>
          <w:szCs w:val="28"/>
          <w:rPrChange w:id="22328" w:author="user pc" w:date="2022-03-15T10:14:00Z">
            <w:rPr>
              <w:rFonts w:eastAsia="宋体" w:hAnsi="Cambria Math"/>
            </w:rPr>
          </w:rPrChange>
        </w:rPr>
        <w:t xml:space="preserve"> Es</w:t>
      </w:r>
      <w:r w:rsidRPr="D7DE1124">
        <w:rPr>
          <w:rFonts w:ascii="Times New Roman" w:cs="Times New Roman" w:eastAsia="宋体" w:hAnsi="Times New Roman"/>
          <w:sz w:val="28"/>
          <w:szCs w:val="28"/>
          <w:vertAlign w:val="subscript"/>
          <w:rPrChange w:id="22329" w:author="user pc" w:date="2022-03-15T10:14:00Z">
            <w:rPr>
              <w:rFonts w:eastAsia="宋体" w:hAnsi="Cambria Math"/>
              <w:vertAlign w:val="subscript"/>
            </w:rPr>
          </w:rPrChange>
        </w:rPr>
        <w:t>Ag+</w:t>
      </w:r>
      <w:r>
        <w:rPr>
          <w:rFonts w:ascii="Times New Roman" w:cs="Times New Roman" w:eastAsia="宋体" w:hAnsi="Times New Roman"/>
          <w:sz w:val="28"/>
          <w:szCs w:val="28"/>
          <w:vertAlign w:val="subscript"/>
        </w:rPr>
        <w:t xml:space="preserve"> </w:t>
      </w:r>
      <w:r w:rsidRPr="7BD06B43">
        <w:rPr>
          <w:rFonts w:ascii="Times New Roman" w:cs="Times New Roman" w:eastAsia="宋体" w:hAnsi="Times New Roman"/>
          <w:sz w:val="28"/>
          <w:szCs w:val="28"/>
          <w:rPrChange w:id="22330" w:author="user pc" w:date="2022-03-15T10:14:00Z">
            <w:rPr>
              <w:rFonts w:eastAsia="宋体" w:hAnsi="Cambria Math"/>
            </w:rPr>
          </w:rPrChange>
        </w:rPr>
        <w:t>=</w:t>
      </w:r>
      <w:r>
        <w:rPr>
          <w:rFonts w:ascii="Times New Roman" w:cs="Times New Roman" w:eastAsia="宋体" w:hAnsi="Times New Roman"/>
          <w:sz w:val="28"/>
          <w:szCs w:val="28"/>
        </w:rPr>
        <w:t xml:space="preserve"> </w:t>
      </w:r>
      <w:r w:rsidRPr="CDB661F4">
        <w:rPr>
          <w:rFonts w:ascii="Times New Roman" w:cs="Times New Roman" w:eastAsia="宋体" w:hAnsi="Times New Roman"/>
          <w:sz w:val="28"/>
          <w:szCs w:val="28"/>
          <w:rPrChange w:id="22331" w:author="user pc" w:date="2022-03-15T10:14:00Z">
            <w:rPr>
              <w:rFonts w:eastAsia="宋体" w:hAnsi="Cambria Math"/>
            </w:rPr>
          </w:rPrChange>
        </w:rPr>
        <w:t>0.80V</w:t>
      </w:r>
    </w:p>
    <w:p>
      <w:pPr>
        <w:pStyle w:val="style179"/>
        <w:ind w:left="360"/>
        <w:rPr>
          <w:rFonts w:ascii="Times New Roman" w:cs="Times New Roman" w:eastAsia="宋体" w:hAnsi="Times New Roman"/>
          <w:sz w:val="28"/>
          <w:szCs w:val="28"/>
          <w:rPrChange w:id="22332" w:author="user pc" w:date="2022-03-15T10:14:00Z">
            <w:rPr>
              <w:rFonts w:eastAsia="宋体" w:hAnsi="Cambria Math"/>
            </w:rPr>
          </w:rPrChange>
        </w:rPr>
      </w:pPr>
    </w:p>
    <w:p>
      <w:pPr>
        <w:pStyle w:val="style0"/>
        <w:rPr>
          <w:rFonts w:ascii="Times New Roman" w:cs="Times New Roman" w:eastAsia="宋体" w:hAnsi="Times New Roman"/>
          <w:sz w:val="28"/>
          <w:szCs w:val="28"/>
          <w:rPrChange w:id="22333" w:author="user pc" w:date="2022-03-15T10:14:00Z">
            <w:rPr>
              <w:rFonts w:eastAsia="宋体" w:hAnsi="Cambria Math"/>
            </w:rPr>
          </w:rPrChange>
        </w:rPr>
      </w:pPr>
      <w:r w:rsidRPr="1B060778">
        <w:rPr>
          <w:rFonts w:ascii="Times New Roman" w:cs="Times New Roman" w:eastAsia="宋体" w:hAnsi="Times New Roman"/>
          <w:sz w:val="28"/>
          <w:szCs w:val="28"/>
          <w:rPrChange w:id="22334" w:author="user pc" w:date="2022-03-15T10:14:00Z">
            <w:rPr>
              <w:rFonts w:eastAsia="宋体" w:hAnsi="Cambria Math"/>
            </w:rPr>
          </w:rPrChange>
        </w:rPr>
        <w:t>The addition of the two half-reactions gives:</w:t>
      </w:r>
    </w:p>
    <w:p>
      <w:pPr>
        <w:pStyle w:val="style0"/>
        <w:rPr>
          <w:rFonts w:ascii="Times New Roman" w:cs="Times New Roman" w:eastAsia="宋体" w:hAnsi="Times New Roman"/>
          <w:sz w:val="28"/>
          <w:szCs w:val="28"/>
          <w:rPrChange w:id="22335" w:author="user pc" w:date="2022-03-15T10:14:00Z">
            <w:rPr>
              <w:rFonts w:eastAsia="宋体" w:hAnsi="Cambria Math"/>
            </w:rPr>
          </w:rPrChange>
        </w:rPr>
      </w:pPr>
      <w:r w:rsidRPr="5E75CD6E">
        <w:rPr>
          <w:rFonts w:ascii="Times New Roman" w:cs="Times New Roman" w:eastAsia="宋体" w:hAnsi="Times New Roman"/>
          <w:sz w:val="28"/>
          <w:szCs w:val="28"/>
          <w:rPrChange w:id="22336" w:author="user pc" w:date="2022-03-15T10:14:00Z">
            <w:rPr>
              <w:rFonts w:eastAsia="宋体" w:hAnsi="Cambria Math"/>
            </w:rPr>
          </w:rPrChange>
        </w:rPr>
        <w:t>Zn</w:t>
      </w:r>
      <w:r w:rsidRPr="0A0536C8">
        <w:rPr>
          <w:rFonts w:ascii="Times New Roman" w:cs="Times New Roman" w:eastAsia="宋体" w:hAnsi="Times New Roman"/>
          <w:sz w:val="28"/>
          <w:szCs w:val="28"/>
          <w:vertAlign w:val="subscript"/>
          <w:rPrChange w:id="22337" w:author="user pc" w:date="2022-03-15T10:14:00Z">
            <w:rPr>
              <w:rFonts w:eastAsia="宋体" w:hAnsi="Cambria Math"/>
              <w:vertAlign w:val="subscript"/>
            </w:rPr>
          </w:rPrChange>
        </w:rPr>
        <w:t xml:space="preserve">(s) </w:t>
      </w:r>
      <w:r w:rsidRPr="16429BB7">
        <w:rPr>
          <w:rFonts w:ascii="Times New Roman" w:cs="Times New Roman" w:eastAsia="宋体" w:hAnsi="Times New Roman"/>
          <w:sz w:val="28"/>
          <w:szCs w:val="28"/>
          <w:rPrChange w:id="22338" w:author="user pc" w:date="2022-03-15T10:14:00Z">
            <w:rPr>
              <w:rFonts w:eastAsia="宋体" w:hAnsi="Cambria Math"/>
            </w:rPr>
          </w:rPrChange>
        </w:rPr>
        <w:t>+ 2Ag</w:t>
      </w:r>
      <w:r w:rsidRPr="9414AD0D">
        <w:rPr>
          <w:rFonts w:ascii="Times New Roman" w:cs="Times New Roman" w:eastAsia="宋体" w:hAnsi="Times New Roman"/>
          <w:sz w:val="28"/>
          <w:szCs w:val="28"/>
          <w:vertAlign w:val="superscript"/>
          <w:rPrChange w:id="22339" w:author="user pc" w:date="2022-03-15T10:14:00Z">
            <w:rPr>
              <w:rFonts w:eastAsia="宋体" w:hAnsi="Cambria Math"/>
              <w:vertAlign w:val="superscript"/>
            </w:rPr>
          </w:rPrChange>
        </w:rPr>
        <w:t>+</w:t>
      </w:r>
      <w:r w:rsidRPr="CBDA1B0E">
        <w:rPr>
          <w:rFonts w:ascii="Times New Roman" w:cs="Times New Roman" w:eastAsia="宋体" w:hAnsi="Times New Roman"/>
          <w:sz w:val="28"/>
          <w:szCs w:val="28"/>
          <w:vertAlign w:val="subscript"/>
          <w:rPrChange w:id="22340" w:author="user pc" w:date="2022-03-15T10:14:00Z">
            <w:rPr>
              <w:rFonts w:eastAsia="宋体" w:hAnsi="Cambria Math"/>
              <w:vertAlign w:val="subscript"/>
            </w:rPr>
          </w:rPrChange>
        </w:rPr>
        <w:t xml:space="preserve">(aq) </w:t>
      </w:r>
      <w:r w:rsidRPr="A8B97F88">
        <w:rPr>
          <w:rFonts w:ascii="Times New Roman" w:cs="Times New Roman" w:eastAsia="宋体" w:hAnsi="Times New Roman"/>
          <w:sz w:val="28"/>
          <w:szCs w:val="28"/>
          <w:rPrChange w:id="22341" w:author="user pc" w:date="2022-03-15T10:14:00Z">
            <w:rPr>
              <w:rFonts w:eastAsia="宋体" w:hAnsi="Cambria Math"/>
            </w:rPr>
          </w:rPrChange>
        </w:rPr>
        <w:t xml:space="preserve"> =&gt;</w:t>
      </w:r>
      <w:r>
        <w:rPr>
          <w:rFonts w:ascii="Times New Roman" w:cs="Times New Roman" w:eastAsia="宋体" w:hAnsi="Times New Roman"/>
          <w:sz w:val="28"/>
          <w:szCs w:val="28"/>
        </w:rPr>
        <w:t xml:space="preserve"> </w:t>
      </w:r>
      <w:r w:rsidRPr="04243B29">
        <w:rPr>
          <w:rFonts w:ascii="Times New Roman" w:cs="Times New Roman" w:eastAsia="宋体" w:hAnsi="Times New Roman"/>
          <w:sz w:val="28"/>
          <w:szCs w:val="28"/>
          <w:rPrChange w:id="22342" w:author="user pc" w:date="2022-03-15T10:14:00Z">
            <w:rPr>
              <w:rFonts w:eastAsia="宋体" w:hAnsi="Cambria Math"/>
            </w:rPr>
          </w:rPrChange>
        </w:rPr>
        <w:t>Zn</w:t>
      </w:r>
      <w:r w:rsidRPr="33B28EF9">
        <w:rPr>
          <w:rFonts w:ascii="Times New Roman" w:cs="Times New Roman" w:eastAsia="宋体" w:hAnsi="Times New Roman"/>
          <w:sz w:val="28"/>
          <w:szCs w:val="28"/>
          <w:vertAlign w:val="superscript"/>
          <w:rPrChange w:id="22343" w:author="user pc" w:date="2022-03-15T10:14:00Z">
            <w:rPr>
              <w:rFonts w:eastAsia="宋体" w:hAnsi="Cambria Math"/>
              <w:vertAlign w:val="superscript"/>
            </w:rPr>
          </w:rPrChange>
        </w:rPr>
        <w:t xml:space="preserve">2+ </w:t>
      </w:r>
      <w:r w:rsidRPr="E3735827">
        <w:rPr>
          <w:rFonts w:ascii="Times New Roman" w:cs="Times New Roman" w:eastAsia="宋体" w:hAnsi="Times New Roman"/>
          <w:sz w:val="28"/>
          <w:szCs w:val="28"/>
          <w:rPrChange w:id="22344" w:author="user pc" w:date="2022-03-15T10:14:00Z">
            <w:rPr>
              <w:rFonts w:eastAsia="宋体" w:hAnsi="Cambria Math"/>
            </w:rPr>
          </w:rPrChange>
        </w:rPr>
        <w:t>+</w:t>
      </w:r>
      <w:r>
        <w:rPr>
          <w:rFonts w:ascii="Times New Roman" w:cs="Times New Roman" w:eastAsia="宋体" w:hAnsi="Times New Roman"/>
          <w:sz w:val="28"/>
          <w:szCs w:val="28"/>
        </w:rPr>
        <w:t xml:space="preserve"> </w:t>
      </w:r>
      <w:r w:rsidRPr="1BEE9B3B">
        <w:rPr>
          <w:rFonts w:ascii="Times New Roman" w:cs="Times New Roman" w:eastAsia="宋体" w:hAnsi="Times New Roman"/>
          <w:sz w:val="28"/>
          <w:szCs w:val="28"/>
          <w:rPrChange w:id="22345" w:author="user pc" w:date="2022-03-15T10:14:00Z">
            <w:rPr>
              <w:rFonts w:eastAsia="宋体" w:hAnsi="Cambria Math"/>
            </w:rPr>
          </w:rPrChange>
        </w:rPr>
        <w:t>2Ag</w:t>
      </w:r>
      <w:r w:rsidRPr="9E75E732">
        <w:rPr>
          <w:rFonts w:ascii="Times New Roman" w:cs="Times New Roman" w:eastAsia="宋体" w:hAnsi="Times New Roman"/>
          <w:sz w:val="28"/>
          <w:szCs w:val="28"/>
          <w:vertAlign w:val="subscript"/>
          <w:rPrChange w:id="22346" w:author="user pc" w:date="2022-03-15T10:14:00Z">
            <w:rPr>
              <w:rFonts w:eastAsia="宋体" w:hAnsi="Cambria Math"/>
              <w:vertAlign w:val="subscript"/>
            </w:rPr>
          </w:rPrChange>
        </w:rPr>
        <w:t>(s)</w:t>
      </w:r>
    </w:p>
    <w:p>
      <w:pPr>
        <w:pStyle w:val="style0"/>
        <w:rPr>
          <w:rFonts w:ascii="Times New Roman" w:cs="Times New Roman" w:eastAsia="宋体" w:hAnsi="Times New Roman"/>
          <w:sz w:val="28"/>
          <w:szCs w:val="28"/>
          <w:rPrChange w:id="22347" w:author="user pc" w:date="2022-03-15T10:14:00Z">
            <w:rPr>
              <w:rFonts w:eastAsia="宋体" w:hAnsi="Cambria Math"/>
            </w:rPr>
          </w:rPrChange>
        </w:rPr>
      </w:pPr>
      <w:r>
        <w:rPr>
          <w:rFonts w:ascii="Times New Roman" w:cs="Times New Roman" w:eastAsia="宋体" w:hAnsi="Times New Roman"/>
          <w:sz w:val="28"/>
          <w:szCs w:val="28"/>
        </w:rPr>
        <w:t>You can now c</w:t>
      </w:r>
      <w:r w:rsidRPr="36708034">
        <w:rPr>
          <w:rFonts w:ascii="Times New Roman" w:cs="Times New Roman" w:eastAsia="宋体" w:hAnsi="Times New Roman"/>
          <w:sz w:val="28"/>
          <w:szCs w:val="28"/>
          <w:rPrChange w:id="22348" w:author="user pc" w:date="2022-03-15T10:14:00Z">
            <w:rPr>
              <w:rFonts w:eastAsia="宋体" w:hAnsi="Cambria Math"/>
            </w:rPr>
          </w:rPrChange>
        </w:rPr>
        <w:t>alculate the EMF using the formula</w:t>
      </w:r>
    </w:p>
    <w:p>
      <w:pPr>
        <w:pStyle w:val="style0"/>
        <w:rPr>
          <w:rFonts w:ascii="Times New Roman" w:cs="Times New Roman" w:eastAsia="宋体" w:hAnsi="Times New Roman"/>
          <w:sz w:val="28"/>
          <w:szCs w:val="28"/>
          <w:rPrChange w:id="22349" w:author="user pc" w:date="2022-03-15T10:14:00Z">
            <w:rPr>
              <w:rFonts w:eastAsia="宋体" w:hAnsi="Cambria Math"/>
            </w:rPr>
          </w:rPrChange>
        </w:rPr>
      </w:pPr>
      <w:r w:rsidRPr="672910D4">
        <w:rPr>
          <w:rFonts w:ascii="Times New Roman" w:cs="Times New Roman" w:eastAsia="宋体" w:hAnsi="Times New Roman"/>
          <w:sz w:val="28"/>
          <w:szCs w:val="28"/>
          <w:rPrChange w:id="22350" w:author="user pc" w:date="2022-03-15T10:14:00Z">
            <w:rPr>
              <w:rFonts w:eastAsia="宋体" w:hAnsi="Cambria Math"/>
            </w:rPr>
          </w:rPrChange>
        </w:rPr>
        <w:t>Elculate th</w:t>
      </w:r>
      <w:r w:rsidRPr="EF937B0E">
        <w:rPr>
          <w:rFonts w:ascii="Times New Roman" w:cs="Times New Roman" w:eastAsia="宋体" w:hAnsi="Times New Roman"/>
          <w:sz w:val="28"/>
          <w:szCs w:val="28"/>
          <w:vertAlign w:val="subscript"/>
          <w:rPrChange w:id="22351" w:author="user pc" w:date="2022-03-15T10:14:00Z">
            <w:rPr>
              <w:rFonts w:eastAsia="宋体" w:hAnsi="Cambria Math"/>
              <w:vertAlign w:val="subscript"/>
            </w:rPr>
          </w:rPrChange>
        </w:rPr>
        <w:t>cathode</w:t>
      </w:r>
      <w:r w:rsidRPr="0E788518">
        <w:rPr>
          <w:rFonts w:ascii="Times New Roman" w:cs="Times New Roman" w:eastAsia="宋体" w:hAnsi="Times New Roman"/>
          <w:sz w:val="28"/>
          <w:szCs w:val="28"/>
          <w:rPrChange w:id="22352"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3A441CD4">
        <w:rPr>
          <w:rFonts w:ascii="Times New Roman" w:cs="Times New Roman" w:eastAsia="宋体" w:hAnsi="Times New Roman"/>
          <w:sz w:val="28"/>
          <w:szCs w:val="28"/>
          <w:rPrChange w:id="22353" w:author="user pc" w:date="2022-03-15T10:14:00Z">
            <w:rPr>
              <w:rFonts w:eastAsia="宋体" w:hAnsi="Cambria Math"/>
            </w:rPr>
          </w:rPrChange>
        </w:rPr>
        <w:t>E-</w:t>
      </w:r>
      <w:r w:rsidRPr="ED1B4C56">
        <w:rPr>
          <w:rFonts w:ascii="Times New Roman" w:cs="Times New Roman" w:eastAsia="宋体" w:hAnsi="Times New Roman"/>
          <w:sz w:val="28"/>
          <w:szCs w:val="28"/>
          <w:vertAlign w:val="subscript"/>
          <w:rPrChange w:id="22354" w:author="user pc" w:date="2022-03-15T10:14:00Z">
            <w:rPr>
              <w:rFonts w:eastAsia="宋体" w:hAnsi="Cambria Math"/>
              <w:vertAlign w:val="subscript"/>
            </w:rPr>
          </w:rPrChange>
        </w:rPr>
        <w:t>anode</w:t>
      </w:r>
    </w:p>
    <w:p>
      <w:pPr>
        <w:pStyle w:val="style0"/>
        <w:rPr>
          <w:rFonts w:ascii="Times New Roman" w:cs="Times New Roman" w:eastAsia="宋体" w:hAnsi="Times New Roman"/>
          <w:sz w:val="28"/>
          <w:szCs w:val="28"/>
          <w:rPrChange w:id="22355" w:author="user pc" w:date="2022-03-15T10:14:00Z">
            <w:rPr>
              <w:rFonts w:eastAsia="宋体" w:hAnsi="Cambria Math"/>
            </w:rPr>
          </w:rPrChange>
        </w:rPr>
      </w:pPr>
      <w:r w:rsidRPr="09456562">
        <w:rPr>
          <w:rFonts w:ascii="Times New Roman" w:cs="Times New Roman" w:eastAsia="宋体" w:hAnsi="Times New Roman"/>
          <w:sz w:val="28"/>
          <w:szCs w:val="28"/>
          <w:rPrChange w:id="22356" w:author="user pc" w:date="2022-03-15T10:14:00Z">
            <w:rPr>
              <w:rFonts w:eastAsia="宋体" w:hAnsi="Cambria Math"/>
            </w:rPr>
          </w:rPrChange>
        </w:rPr>
        <w:t>= Ed</w:t>
      </w:r>
      <w:r w:rsidRPr="AD7BF011">
        <w:rPr>
          <w:rFonts w:ascii="Times New Roman" w:cs="Times New Roman" w:eastAsia="宋体" w:hAnsi="Times New Roman"/>
          <w:sz w:val="28"/>
          <w:szCs w:val="28"/>
          <w:vertAlign w:val="subscript"/>
          <w:rPrChange w:id="22357" w:author="user pc" w:date="2022-03-15T10:14:00Z">
            <w:rPr>
              <w:rFonts w:eastAsia="宋体" w:hAnsi="Cambria Math"/>
              <w:vertAlign w:val="subscript"/>
            </w:rPr>
          </w:rPrChange>
        </w:rPr>
        <w:t xml:space="preserve">cathode </w:t>
      </w:r>
      <w:r w:rsidRPr="D7111B20">
        <w:rPr>
          <w:rFonts w:ascii="Times New Roman" w:cs="Times New Roman" w:eastAsia="宋体" w:hAnsi="Times New Roman"/>
          <w:sz w:val="28"/>
          <w:szCs w:val="28"/>
          <w:rPrChange w:id="22358" w:author="user pc" w:date="2022-03-15T10:14:00Z">
            <w:rPr>
              <w:rFonts w:eastAsia="宋体" w:hAnsi="Cambria Math"/>
            </w:rPr>
          </w:rPrChange>
        </w:rPr>
        <w:t>-( -Ed</w:t>
      </w:r>
      <w:r w:rsidRPr="D2597027">
        <w:rPr>
          <w:rFonts w:ascii="Times New Roman" w:cs="Times New Roman" w:eastAsia="宋体" w:hAnsi="Times New Roman"/>
          <w:sz w:val="28"/>
          <w:szCs w:val="28"/>
          <w:vertAlign w:val="subscript"/>
          <w:rPrChange w:id="22359" w:author="user pc" w:date="2022-03-15T10:14:00Z">
            <w:rPr>
              <w:rFonts w:eastAsia="宋体" w:hAnsi="Cambria Math"/>
              <w:vertAlign w:val="subscript"/>
            </w:rPr>
          </w:rPrChange>
        </w:rPr>
        <w:t>anode</w:t>
      </w:r>
      <w:r w:rsidRPr="6AE3E2D2">
        <w:rPr>
          <w:rFonts w:ascii="Times New Roman" w:cs="Times New Roman" w:eastAsia="宋体" w:hAnsi="Times New Roman"/>
          <w:sz w:val="28"/>
          <w:szCs w:val="28"/>
          <w:rPrChange w:id="22360" w:author="user pc" w:date="2022-03-15T10:14:00Z">
            <w:rPr>
              <w:rFonts w:eastAsia="宋体" w:hAnsi="Cambria Math"/>
            </w:rPr>
          </w:rPrChange>
        </w:rPr>
        <w:t>)</w:t>
      </w:r>
    </w:p>
    <w:p>
      <w:pPr>
        <w:pStyle w:val="style0"/>
        <w:rPr>
          <w:rFonts w:ascii="Times New Roman" w:cs="Times New Roman" w:eastAsia="宋体" w:hAnsi="Times New Roman"/>
          <w:sz w:val="28"/>
          <w:szCs w:val="28"/>
          <w:rPrChange w:id="22361" w:author="user pc" w:date="2022-03-15T10:14:00Z">
            <w:rPr>
              <w:rFonts w:eastAsia="宋体" w:hAnsi="Cambria Math"/>
            </w:rPr>
          </w:rPrChange>
        </w:rPr>
      </w:pPr>
      <w:r w:rsidRPr="5E78EFE9">
        <w:rPr>
          <w:rFonts w:ascii="Times New Roman" w:cs="Times New Roman" w:eastAsia="宋体" w:hAnsi="Times New Roman"/>
          <w:sz w:val="28"/>
          <w:szCs w:val="28"/>
          <w:rPrChange w:id="22362"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2A7BB00A">
        <w:rPr>
          <w:rFonts w:ascii="Times New Roman" w:cs="Times New Roman" w:eastAsia="宋体" w:hAnsi="Times New Roman"/>
          <w:sz w:val="28"/>
          <w:szCs w:val="28"/>
          <w:rPrChange w:id="22363" w:author="user pc" w:date="2022-03-15T10:14:00Z">
            <w:rPr>
              <w:rFonts w:eastAsia="宋体" w:hAnsi="Cambria Math"/>
            </w:rPr>
          </w:rPrChange>
        </w:rPr>
        <w:t>0.80V - ( -0.76)</w:t>
      </w:r>
    </w:p>
    <w:p>
      <w:pPr>
        <w:pStyle w:val="style0"/>
        <w:rPr>
          <w:rFonts w:ascii="Times New Roman" w:cs="Times New Roman" w:eastAsia="宋体" w:hAnsi="Times New Roman"/>
          <w:sz w:val="28"/>
          <w:szCs w:val="28"/>
          <w:rPrChange w:id="22364" w:author="user pc" w:date="2022-03-15T10:14:00Z">
            <w:rPr>
              <w:rFonts w:eastAsia="宋体" w:hAnsi="Cambria Math"/>
            </w:rPr>
          </w:rPrChange>
        </w:rPr>
      </w:pPr>
      <w:r w:rsidRPr="BB1A7495">
        <w:rPr>
          <w:rFonts w:ascii="Times New Roman" w:cs="Times New Roman" w:eastAsia="宋体" w:hAnsi="Times New Roman"/>
          <w:sz w:val="28"/>
          <w:szCs w:val="28"/>
          <w:rPrChange w:id="22365" w:author="user pc" w:date="2022-03-15T10:14:00Z">
            <w:rPr>
              <w:rFonts w:eastAsia="宋体" w:hAnsi="Cambria Math"/>
            </w:rPr>
          </w:rPrChange>
        </w:rPr>
        <w:t xml:space="preserve">           =</w:t>
      </w:r>
      <w:r>
        <w:rPr>
          <w:rFonts w:ascii="Times New Roman" w:cs="Times New Roman" w:eastAsia="宋体" w:hAnsi="Times New Roman"/>
          <w:sz w:val="28"/>
          <w:szCs w:val="28"/>
        </w:rPr>
        <w:t xml:space="preserve"> </w:t>
      </w:r>
      <w:r w:rsidRPr="4717D113">
        <w:rPr>
          <w:rFonts w:ascii="Times New Roman" w:cs="Times New Roman" w:eastAsia="宋体" w:hAnsi="Times New Roman"/>
          <w:sz w:val="28"/>
          <w:szCs w:val="28"/>
          <w:rPrChange w:id="22366" w:author="user pc" w:date="2022-03-15T10:14:00Z">
            <w:rPr>
              <w:rFonts w:eastAsia="宋体" w:hAnsi="Cambria Math"/>
            </w:rPr>
          </w:rPrChange>
        </w:rPr>
        <w:t>0.80V</w:t>
      </w:r>
      <w:r>
        <w:rPr>
          <w:rFonts w:ascii="Times New Roman" w:cs="Times New Roman" w:eastAsia="宋体" w:hAnsi="Times New Roman"/>
          <w:sz w:val="28"/>
          <w:szCs w:val="28"/>
        </w:rPr>
        <w:t xml:space="preserve"> </w:t>
      </w:r>
      <w:r w:rsidRPr="4084E979">
        <w:rPr>
          <w:rFonts w:ascii="Times New Roman" w:cs="Times New Roman" w:eastAsia="宋体" w:hAnsi="Times New Roman"/>
          <w:sz w:val="28"/>
          <w:szCs w:val="28"/>
          <w:rPrChange w:id="22367" w:author="user pc" w:date="2022-03-15T10:14:00Z">
            <w:rPr>
              <w:rFonts w:eastAsia="宋体" w:hAnsi="Cambria Math"/>
            </w:rPr>
          </w:rPrChange>
        </w:rPr>
        <w:t>+ 0.76V</w:t>
      </w:r>
    </w:p>
    <w:p>
      <w:pPr>
        <w:pStyle w:val="style0"/>
        <w:rPr>
          <w:rFonts w:ascii="Times New Roman" w:cs="Times New Roman" w:eastAsia="宋体" w:hAnsi="Times New Roman"/>
          <w:sz w:val="28"/>
          <w:szCs w:val="28"/>
          <w:rPrChange w:id="22368" w:author="user pc" w:date="2022-03-15T10:14:00Z">
            <w:rPr>
              <w:rFonts w:eastAsia="宋体" w:hAnsi="Cambria Math"/>
            </w:rPr>
          </w:rPrChange>
        </w:rPr>
      </w:pPr>
      <w:r>
        <w:rPr>
          <w:rFonts w:ascii="Times New Roman" w:cs="Times New Roman" w:eastAsia="宋体" w:hAnsi="Times New Roman"/>
          <w:sz w:val="28"/>
          <w:szCs w:val="28"/>
        </w:rPr>
        <w:t xml:space="preserve">           = 1.56V.  </w:t>
      </w:r>
      <w:r w:rsidRPr="5AF9DC52">
        <w:rPr>
          <w:rFonts w:ascii="Times New Roman" w:cs="Times New Roman" w:eastAsia="宋体" w:hAnsi="Times New Roman"/>
          <w:sz w:val="28"/>
          <w:szCs w:val="28"/>
          <w:rPrChange w:id="22369" w:author="user pc" w:date="2022-03-15T10:14:00Z">
            <w:rPr>
              <w:rFonts w:eastAsia="宋体" w:hAnsi="Cambria Math"/>
            </w:rPr>
          </w:rPrChange>
        </w:rPr>
        <w:t>Hence, spontaneous</w:t>
      </w:r>
      <w:r>
        <w:rPr>
          <w:rFonts w:ascii="Times New Roman" w:cs="Times New Roman" w:eastAsia="宋体" w:hAnsi="Times New Roman"/>
          <w:sz w:val="28"/>
          <w:szCs w:val="28"/>
        </w:rPr>
        <w:t>.</w:t>
      </w:r>
    </w:p>
    <w:p>
      <w:pPr>
        <w:pStyle w:val="style0"/>
        <w:rPr>
          <w:rFonts w:ascii="Times New Roman" w:cs="Times New Roman" w:eastAsia="宋体"/>
          <w:b/>
          <w:bCs/>
          <w:sz w:val="28"/>
          <w:szCs w:val="28"/>
          <w:rPrChange w:id="22370" w:author="user pc" w:date="2022-03-15T10:14:00Z">
            <w:rPr>
              <w:rFonts w:cs="Calibri" w:eastAsia="宋体"/>
              <w:b/>
              <w:bCs/>
            </w:rPr>
          </w:rPrChange>
        </w:rPr>
      </w:pPr>
      <w:r w:rsidRPr="8C4E7121">
        <w:rPr>
          <w:rFonts w:ascii="Times New Roman" w:cs="Times New Roman" w:eastAsia="宋体"/>
          <w:b/>
          <w:bCs/>
          <w:sz w:val="28"/>
          <w:szCs w:val="28"/>
          <w:rPrChange w:id="22371" w:author="user pc" w:date="2022-03-15T10:14:00Z">
            <w:rPr>
              <w:rFonts w:cs="Calibri" w:eastAsia="宋体"/>
              <w:b/>
              <w:bCs/>
            </w:rPr>
          </w:rPrChange>
        </w:rPr>
        <w:t>DIFFERENCES BETWEEN VOLTAIC CELL AND ELECTROLYTIC CELL</w:t>
      </w:r>
    </w:p>
    <w:tbl>
      <w:tblPr>
        <w:tblStyle w:val="style154"/>
        <w:tblW w:w="0" w:type="auto"/>
        <w:tblLook w:val="0400" w:firstRow="0" w:lastRow="0" w:firstColumn="0" w:lastColumn="0" w:noHBand="0" w:noVBand="1"/>
      </w:tblPr>
      <w:tblGrid>
        <w:gridCol w:w="4621"/>
        <w:gridCol w:w="4622"/>
      </w:tblGrid>
      <w:tr>
        <w:trPr/>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eastAsia="宋体" w:hAnsi="Times New Roman"/>
                <w:b/>
                <w:bCs/>
                <w:sz w:val="28"/>
                <w:szCs w:val="28"/>
                <w:rPrChange w:id="22372" w:author="user pc" w:date="2022-03-15T10:14:00Z">
                  <w:rPr>
                    <w:rFonts w:eastAsia="宋体" w:hAnsi="Cambria Math"/>
                    <w:b/>
                    <w:bCs/>
                    <w:sz w:val="22"/>
                    <w:szCs w:val="22"/>
                  </w:rPr>
                </w:rPrChange>
              </w:rPr>
            </w:pPr>
            <w:r w:rsidRPr="4B989951">
              <w:rPr>
                <w:rFonts w:ascii="Times New Roman" w:cs="Times New Roman" w:eastAsia="宋体" w:hAnsi="Times New Roman"/>
                <w:b/>
                <w:bCs/>
                <w:sz w:val="28"/>
                <w:szCs w:val="28"/>
                <w:rPrChange w:id="22373" w:author="user pc" w:date="2022-03-15T10:14:00Z">
                  <w:rPr>
                    <w:rFonts w:eastAsia="宋体" w:hAnsi="Cambria Math"/>
                    <w:b/>
                    <w:bCs/>
                  </w:rPr>
                </w:rPrChange>
              </w:rPr>
              <w:t>Voltaic cell</w:t>
            </w:r>
          </w:p>
        </w:tc>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jc w:val="center"/>
              <w:rPr>
                <w:rFonts w:ascii="Times New Roman" w:cs="Times New Roman" w:eastAsia="宋体" w:hAnsi="Times New Roman"/>
                <w:b/>
                <w:bCs/>
                <w:sz w:val="28"/>
                <w:szCs w:val="28"/>
                <w:rPrChange w:id="22374" w:author="user pc" w:date="2022-03-15T10:14:00Z">
                  <w:rPr>
                    <w:rFonts w:eastAsia="宋体" w:hAnsi="Cambria Math"/>
                    <w:b/>
                    <w:bCs/>
                    <w:sz w:val="22"/>
                    <w:szCs w:val="22"/>
                  </w:rPr>
                </w:rPrChange>
              </w:rPr>
            </w:pPr>
            <w:r w:rsidRPr="184C374D">
              <w:rPr>
                <w:rFonts w:ascii="Times New Roman" w:cs="Times New Roman" w:eastAsia="宋体" w:hAnsi="Times New Roman"/>
                <w:b/>
                <w:bCs/>
                <w:sz w:val="28"/>
                <w:szCs w:val="28"/>
                <w:rPrChange w:id="22375" w:author="user pc" w:date="2022-03-15T10:14:00Z">
                  <w:rPr>
                    <w:rFonts w:eastAsia="宋体" w:hAnsi="Cambria Math"/>
                    <w:b/>
                    <w:bCs/>
                  </w:rPr>
                </w:rPrChange>
              </w:rPr>
              <w:t>Electrolytic cell</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76" w:author="user pc" w:date="2022-03-15T10:14:00Z">
                  <w:rPr>
                    <w:rFonts w:eastAsia="宋体" w:hAnsi="Cambria Math"/>
                    <w:sz w:val="22"/>
                    <w:szCs w:val="22"/>
                  </w:rPr>
                </w:rPrChange>
              </w:rPr>
            </w:pPr>
            <w:r w:rsidRPr="A6FE89EA">
              <w:rPr>
                <w:rFonts w:ascii="Times New Roman" w:cs="Times New Roman" w:eastAsia="宋体" w:hAnsi="Times New Roman"/>
                <w:sz w:val="28"/>
                <w:szCs w:val="28"/>
                <w:rPrChange w:id="22377" w:author="user pc" w:date="2022-03-15T10:14:00Z">
                  <w:rPr>
                    <w:rFonts w:eastAsia="宋体" w:hAnsi="Cambria Math"/>
                  </w:rPr>
                </w:rPrChange>
              </w:rPr>
              <w:t>It is an electric cell</w:t>
            </w:r>
          </w:p>
        </w:tc>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78" w:author="user pc" w:date="2022-03-15T10:14:00Z">
                  <w:rPr>
                    <w:rFonts w:eastAsia="宋体" w:hAnsi="Cambria Math"/>
                    <w:sz w:val="22"/>
                    <w:szCs w:val="22"/>
                  </w:rPr>
                </w:rPrChange>
              </w:rPr>
            </w:pPr>
            <w:r w:rsidRPr="C60B6030">
              <w:rPr>
                <w:rFonts w:ascii="Times New Roman" w:cs="Times New Roman" w:eastAsia="宋体" w:hAnsi="Times New Roman"/>
                <w:sz w:val="28"/>
                <w:szCs w:val="28"/>
                <w:rPrChange w:id="22379" w:author="user pc" w:date="2022-03-15T10:14:00Z">
                  <w:rPr>
                    <w:rFonts w:eastAsia="宋体" w:hAnsi="Cambria Math"/>
                  </w:rPr>
                </w:rPrChange>
              </w:rPr>
              <w:t>Require a battery</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80" w:author="user pc" w:date="2022-03-15T10:14:00Z">
                  <w:rPr>
                    <w:rFonts w:eastAsia="宋体" w:hAnsi="Cambria Math"/>
                    <w:sz w:val="22"/>
                    <w:szCs w:val="22"/>
                  </w:rPr>
                </w:rPrChange>
              </w:rPr>
            </w:pPr>
            <w:r w:rsidRPr="06891D44">
              <w:rPr>
                <w:rFonts w:ascii="Times New Roman" w:cs="Times New Roman" w:eastAsia="宋体" w:hAnsi="Times New Roman"/>
                <w:sz w:val="28"/>
                <w:szCs w:val="28"/>
                <w:rPrChange w:id="22381" w:author="user pc" w:date="2022-03-15T10:14:00Z">
                  <w:rPr>
                    <w:rFonts w:eastAsia="宋体" w:hAnsi="Cambria Math"/>
                  </w:rPr>
                </w:rPrChange>
              </w:rPr>
              <w:t>Anode is negative</w:t>
            </w:r>
          </w:p>
        </w:tc>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82" w:author="user pc" w:date="2022-03-15T10:14:00Z">
                  <w:rPr>
                    <w:rFonts w:eastAsia="宋体" w:hAnsi="Cambria Math"/>
                    <w:sz w:val="22"/>
                    <w:szCs w:val="22"/>
                  </w:rPr>
                </w:rPrChange>
              </w:rPr>
            </w:pPr>
            <w:r w:rsidRPr="0F918D81">
              <w:rPr>
                <w:rFonts w:ascii="Times New Roman" w:cs="Times New Roman" w:eastAsia="宋体" w:hAnsi="Times New Roman"/>
                <w:sz w:val="28"/>
                <w:szCs w:val="28"/>
                <w:rPrChange w:id="22383" w:author="user pc" w:date="2022-03-15T10:14:00Z">
                  <w:rPr>
                    <w:rFonts w:eastAsia="宋体" w:hAnsi="Cambria Math"/>
                  </w:rPr>
                </w:rPrChange>
              </w:rPr>
              <w:t>Anode is positive</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84" w:author="user pc" w:date="2022-03-15T10:14:00Z">
                  <w:rPr>
                    <w:rFonts w:eastAsia="宋体" w:hAnsi="Cambria Math"/>
                    <w:sz w:val="22"/>
                    <w:szCs w:val="22"/>
                  </w:rPr>
                </w:rPrChange>
              </w:rPr>
            </w:pPr>
            <w:r w:rsidRPr="33604909">
              <w:rPr>
                <w:rFonts w:ascii="Times New Roman" w:cs="Times New Roman" w:eastAsia="宋体" w:hAnsi="Times New Roman"/>
                <w:sz w:val="28"/>
                <w:szCs w:val="28"/>
                <w:rPrChange w:id="22385" w:author="user pc" w:date="2022-03-15T10:14:00Z">
                  <w:rPr>
                    <w:rFonts w:eastAsia="宋体" w:hAnsi="Cambria Math"/>
                  </w:rPr>
                </w:rPrChange>
              </w:rPr>
              <w:t>Cathode is positive</w:t>
            </w:r>
          </w:p>
        </w:tc>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86" w:author="user pc" w:date="2022-03-15T10:14:00Z">
                  <w:rPr>
                    <w:rFonts w:eastAsia="宋体" w:hAnsi="Cambria Math"/>
                    <w:sz w:val="22"/>
                    <w:szCs w:val="22"/>
                  </w:rPr>
                </w:rPrChange>
              </w:rPr>
            </w:pPr>
            <w:r w:rsidRPr="AC6EAD4D">
              <w:rPr>
                <w:rFonts w:ascii="Times New Roman" w:cs="Times New Roman" w:eastAsia="宋体" w:hAnsi="Times New Roman"/>
                <w:sz w:val="28"/>
                <w:szCs w:val="28"/>
                <w:rPrChange w:id="22387" w:author="user pc" w:date="2022-03-15T10:14:00Z">
                  <w:rPr>
                    <w:rFonts w:eastAsia="宋体" w:hAnsi="Cambria Math"/>
                  </w:rPr>
                </w:rPrChange>
              </w:rPr>
              <w:t>Cathode is negative</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88" w:author="user pc" w:date="2022-03-15T10:14:00Z">
                  <w:rPr>
                    <w:rFonts w:eastAsia="宋体" w:hAnsi="Cambria Math"/>
                    <w:sz w:val="22"/>
                    <w:szCs w:val="22"/>
                  </w:rPr>
                </w:rPrChange>
              </w:rPr>
            </w:pPr>
            <w:r w:rsidRPr="2C58A65D">
              <w:rPr>
                <w:rFonts w:ascii="Times New Roman" w:cs="Times New Roman" w:eastAsia="宋体" w:hAnsi="Times New Roman"/>
                <w:sz w:val="28"/>
                <w:szCs w:val="28"/>
                <w:rPrChange w:id="22389" w:author="user pc" w:date="2022-03-15T10:14:00Z">
                  <w:rPr>
                    <w:rFonts w:eastAsia="宋体" w:hAnsi="Cambria Math"/>
                  </w:rPr>
                </w:rPrChange>
              </w:rPr>
              <w:t>Produces electricity</w:t>
            </w:r>
          </w:p>
        </w:tc>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90" w:author="user pc" w:date="2022-03-15T10:14:00Z">
                  <w:rPr>
                    <w:rFonts w:eastAsia="宋体" w:hAnsi="Cambria Math"/>
                    <w:sz w:val="22"/>
                    <w:szCs w:val="22"/>
                  </w:rPr>
                </w:rPrChange>
              </w:rPr>
            </w:pPr>
            <w:r w:rsidRPr="3C1C6208">
              <w:rPr>
                <w:rFonts w:ascii="Times New Roman" w:cs="Times New Roman" w:eastAsia="宋体" w:hAnsi="Times New Roman"/>
                <w:sz w:val="28"/>
                <w:szCs w:val="28"/>
                <w:rPrChange w:id="22391" w:author="user pc" w:date="2022-03-15T10:14:00Z">
                  <w:rPr>
                    <w:rFonts w:eastAsia="宋体" w:hAnsi="Cambria Math"/>
                  </w:rPr>
                </w:rPrChange>
              </w:rPr>
              <w:t>Uses electricity</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92" w:author="user pc" w:date="2022-03-15T10:14:00Z">
                  <w:rPr>
                    <w:rFonts w:eastAsia="宋体" w:hAnsi="Cambria Math"/>
                    <w:sz w:val="22"/>
                    <w:szCs w:val="22"/>
                  </w:rPr>
                </w:rPrChange>
              </w:rPr>
            </w:pPr>
            <w:r w:rsidRPr="D8A5EA0B">
              <w:rPr>
                <w:rFonts w:ascii="Times New Roman" w:cs="Times New Roman" w:eastAsia="宋体" w:hAnsi="Times New Roman"/>
                <w:sz w:val="28"/>
                <w:szCs w:val="28"/>
                <w:rPrChange w:id="22393" w:author="user pc" w:date="2022-03-15T10:14:00Z">
                  <w:rPr>
                    <w:rFonts w:eastAsia="宋体" w:hAnsi="Cambria Math"/>
                  </w:rPr>
                </w:rPrChange>
              </w:rPr>
              <w:t>Spontaneous reaction</w:t>
            </w:r>
          </w:p>
        </w:tc>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94" w:author="user pc" w:date="2022-03-15T10:14:00Z">
                  <w:rPr>
                    <w:rFonts w:eastAsia="宋体" w:hAnsi="Cambria Math"/>
                    <w:sz w:val="22"/>
                    <w:szCs w:val="22"/>
                  </w:rPr>
                </w:rPrChange>
              </w:rPr>
            </w:pPr>
            <w:r w:rsidRPr="2D6357E4">
              <w:rPr>
                <w:rFonts w:ascii="Times New Roman" w:cs="Times New Roman" w:eastAsia="宋体" w:hAnsi="Times New Roman"/>
                <w:sz w:val="28"/>
                <w:szCs w:val="28"/>
                <w:rPrChange w:id="22395" w:author="user pc" w:date="2022-03-15T10:14:00Z">
                  <w:rPr>
                    <w:rFonts w:eastAsia="宋体" w:hAnsi="Cambria Math"/>
                  </w:rPr>
                </w:rPrChange>
              </w:rPr>
              <w:t>Non-spontaneous reaction</w:t>
            </w:r>
          </w:p>
        </w:tc>
      </w:tr>
      <w:tr>
        <w:tblPrEx/>
        <w:trPr/>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96" w:author="user pc" w:date="2022-03-15T10:14:00Z">
                  <w:rPr>
                    <w:rFonts w:eastAsia="宋体" w:hAnsi="Cambria Math"/>
                    <w:sz w:val="22"/>
                    <w:szCs w:val="22"/>
                  </w:rPr>
                </w:rPrChange>
              </w:rPr>
            </w:pPr>
            <w:r w:rsidRPr="F5402C01">
              <w:rPr>
                <w:rFonts w:ascii="Times New Roman" w:cs="Times New Roman" w:eastAsia="宋体" w:hAnsi="Times New Roman"/>
                <w:sz w:val="28"/>
                <w:szCs w:val="28"/>
                <w:rPrChange w:id="22397" w:author="user pc" w:date="2022-03-15T10:14:00Z">
                  <w:rPr>
                    <w:rFonts w:eastAsia="宋体" w:hAnsi="Cambria Math"/>
                  </w:rPr>
                </w:rPrChange>
              </w:rPr>
              <w:t>Two different elements (two different solutions</w:t>
            </w:r>
          </w:p>
        </w:tc>
        <w:tc>
          <w:tcPr>
            <w:tcW w:w="4788" w:type="dxa"/>
            <w:tcBorders>
              <w:top w:val="single" w:sz="4" w:space="0" w:color="auto"/>
              <w:left w:val="single" w:sz="4" w:space="0" w:color="auto"/>
              <w:bottom w:val="single" w:sz="4" w:space="0" w:color="auto"/>
              <w:right w:val="single" w:sz="4" w:space="0" w:color="auto"/>
            </w:tcBorders>
          </w:tcPr>
          <w:p>
            <w:pPr>
              <w:pStyle w:val="style0"/>
              <w:spacing w:after="200" w:lineRule="auto" w:line="276"/>
              <w:rPr>
                <w:rFonts w:ascii="Times New Roman" w:cs="Times New Roman" w:eastAsia="宋体" w:hAnsi="Times New Roman"/>
                <w:sz w:val="28"/>
                <w:szCs w:val="28"/>
                <w:rPrChange w:id="22398" w:author="user pc" w:date="2022-03-15T10:14:00Z">
                  <w:rPr>
                    <w:rFonts w:eastAsia="宋体" w:hAnsi="Cambria Math"/>
                    <w:sz w:val="22"/>
                    <w:szCs w:val="22"/>
                  </w:rPr>
                </w:rPrChange>
              </w:rPr>
            </w:pPr>
            <w:r w:rsidRPr="6D301B65">
              <w:rPr>
                <w:rFonts w:ascii="Times New Roman" w:cs="Times New Roman" w:eastAsia="宋体" w:hAnsi="Times New Roman"/>
                <w:sz w:val="28"/>
                <w:szCs w:val="28"/>
                <w:rPrChange w:id="22399" w:author="user pc" w:date="2022-03-15T10:14:00Z">
                  <w:rPr>
                    <w:rFonts w:eastAsia="宋体" w:hAnsi="Cambria Math"/>
                  </w:rPr>
                </w:rPrChange>
              </w:rPr>
              <w:t>The same element(One</w:t>
            </w:r>
            <w:r>
              <w:rPr>
                <w:rFonts w:ascii="Times New Roman" w:cs="Times New Roman" w:eastAsia="宋体" w:hAnsi="Times New Roman"/>
                <w:sz w:val="28"/>
                <w:szCs w:val="28"/>
              </w:rPr>
              <w:t xml:space="preserve"> </w:t>
            </w:r>
            <w:r w:rsidRPr="5A55CC2F">
              <w:rPr>
                <w:rFonts w:ascii="Times New Roman" w:cs="Times New Roman" w:eastAsia="宋体" w:hAnsi="Times New Roman"/>
                <w:sz w:val="28"/>
                <w:szCs w:val="28"/>
                <w:rPrChange w:id="22400" w:author="user pc" w:date="2022-03-15T10:14:00Z">
                  <w:rPr>
                    <w:rFonts w:eastAsia="宋体" w:hAnsi="Cambria Math"/>
                  </w:rPr>
                </w:rPrChange>
              </w:rPr>
              <w:t>Solution both electrodes)</w:t>
            </w:r>
          </w:p>
        </w:tc>
      </w:tr>
    </w:tbl>
    <w:p>
      <w:pPr>
        <w:pStyle w:val="style0"/>
        <w:rPr>
          <w:rFonts w:ascii="Times New Roman" w:cs="Times New Roman" w:eastAsia="宋体" w:hAnsi="Times New Roman"/>
          <w:sz w:val="28"/>
          <w:szCs w:val="28"/>
          <w:rPrChange w:id="22401" w:author="user pc" w:date="2022-03-15T10:14:00Z">
            <w:rPr>
              <w:rFonts w:eastAsia="宋体" w:hAnsi="Cambria Math"/>
            </w:rPr>
          </w:rPrChange>
        </w:rPr>
      </w:pPr>
    </w:p>
    <w:p>
      <w:pPr>
        <w:pStyle w:val="style179"/>
        <w:ind w:left="360"/>
        <w:jc w:val="both"/>
        <w:rPr>
          <w:rFonts w:ascii="Times New Roman" w:cs="Times New Roman" w:eastAsia="宋体" w:hAnsi="Times New Roman"/>
          <w:b/>
          <w:bCs/>
          <w:sz w:val="28"/>
          <w:szCs w:val="28"/>
          <w:highlight w:val="yellow"/>
          <w:rPrChange w:id="22402" w:author="user pc" w:date="2022-03-15T10:14:00Z">
            <w:rPr>
              <w:rFonts w:eastAsia="宋体" w:hAnsi="Cambria Math"/>
              <w:b/>
              <w:bCs/>
              <w:highlight w:val="yellow"/>
            </w:rPr>
          </w:rPrChange>
        </w:rPr>
      </w:pPr>
      <w:r w:rsidRPr="ABC64535">
        <w:rPr>
          <w:rFonts w:ascii="Times New Roman" w:cs="Times New Roman" w:eastAsia="宋体" w:hAnsi="Times New Roman"/>
          <w:b/>
          <w:bCs/>
          <w:sz w:val="28"/>
          <w:szCs w:val="28"/>
          <w:highlight w:val="yellow"/>
          <w:rPrChange w:id="22403" w:author="user pc" w:date="2022-03-15T10:14:00Z">
            <w:rPr>
              <w:rFonts w:eastAsia="宋体" w:hAnsi="Cambria Math"/>
              <w:b/>
              <w:bCs/>
              <w:highlight w:val="yellow"/>
            </w:rPr>
          </w:rPrChange>
        </w:rPr>
        <w:t>TAKE AWAY</w:t>
      </w:r>
    </w:p>
    <w:p>
      <w:pPr>
        <w:pStyle w:val="style179"/>
        <w:numPr>
          <w:ilvl w:val="0"/>
          <w:numId w:val="70"/>
        </w:numPr>
        <w:jc w:val="both"/>
        <w:rPr>
          <w:rFonts w:ascii="Times New Roman" w:cs="Times New Roman" w:eastAsia="宋体" w:hAnsi="Times New Roman"/>
          <w:sz w:val="28"/>
          <w:szCs w:val="28"/>
          <w:rPrChange w:id="22404" w:author="user pc" w:date="2022-03-15T10:14:00Z">
            <w:rPr>
              <w:rFonts w:eastAsia="宋体" w:hAnsi="Cambria Math"/>
            </w:rPr>
          </w:rPrChange>
        </w:rPr>
      </w:pPr>
      <w:r w:rsidRPr="432A3189">
        <w:rPr>
          <w:rFonts w:ascii="Times New Roman" w:cs="Times New Roman" w:eastAsia="宋体" w:hAnsi="Times New Roman"/>
          <w:sz w:val="28"/>
          <w:szCs w:val="28"/>
          <w:rPrChange w:id="22405" w:author="user pc" w:date="2022-03-15T10:14:00Z">
            <w:rPr>
              <w:rFonts w:eastAsia="宋体" w:hAnsi="Cambria Math"/>
            </w:rPr>
          </w:rPrChange>
        </w:rPr>
        <w:t>Calculate the standard EMF of the following cell at 25°C:</w:t>
      </w:r>
    </w:p>
    <w:p>
      <w:pPr>
        <w:pStyle w:val="style0"/>
        <w:jc w:val="both"/>
        <w:rPr>
          <w:rFonts w:ascii="Times New Roman" w:cs="Times New Roman" w:eastAsia="宋体" w:hAnsi="Times New Roman"/>
          <w:sz w:val="28"/>
          <w:szCs w:val="28"/>
          <w:rPrChange w:id="22406" w:author="user pc" w:date="2022-03-15T10:14:00Z">
            <w:rPr>
              <w:rFonts w:eastAsia="宋体" w:hAnsi="Cambria Math"/>
            </w:rPr>
          </w:rPrChange>
        </w:rPr>
      </w:pPr>
      <w:r w:rsidRPr="06DA0F34">
        <w:rPr>
          <w:rFonts w:ascii="Times New Roman" w:cs="Times New Roman" w:eastAsia="宋体" w:hAnsi="Times New Roman"/>
          <w:sz w:val="28"/>
          <w:szCs w:val="28"/>
          <w:rPrChange w:id="22407" w:author="user pc" w:date="2022-03-15T10:14:00Z">
            <w:rPr>
              <w:rFonts w:eastAsia="宋体" w:hAnsi="Cambria Math"/>
            </w:rPr>
          </w:rPrChange>
        </w:rPr>
        <w:t>Cr</w:t>
      </w:r>
      <w:r w:rsidRPr="C093E468">
        <w:rPr>
          <w:rFonts w:ascii="Times New Roman" w:cs="Times New Roman" w:eastAsia="宋体" w:hAnsi="Times New Roman"/>
          <w:sz w:val="28"/>
          <w:szCs w:val="28"/>
          <w:vertAlign w:val="subscript"/>
          <w:rPrChange w:id="22408" w:author="user pc" w:date="2022-03-15T10:14:00Z">
            <w:rPr>
              <w:rFonts w:eastAsia="宋体" w:hAnsi="Cambria Math"/>
              <w:vertAlign w:val="subscript"/>
            </w:rPr>
          </w:rPrChange>
        </w:rPr>
        <w:t>(s)</w:t>
      </w:r>
      <w:r w:rsidRPr="3C8FBD24">
        <w:rPr>
          <w:rFonts w:ascii="Times New Roman" w:cs="Times New Roman" w:eastAsia="宋体" w:hAnsi="Times New Roman"/>
          <w:sz w:val="28"/>
          <w:szCs w:val="28"/>
          <w:rPrChange w:id="22409" w:author="user pc" w:date="2022-03-15T10:14:00Z">
            <w:rPr>
              <w:rFonts w:eastAsia="宋体" w:hAnsi="Cambria Math"/>
            </w:rPr>
          </w:rPrChange>
        </w:rPr>
        <w:t xml:space="preserve"> / Cr</w:t>
      </w:r>
      <w:r w:rsidRPr="2A40D386">
        <w:rPr>
          <w:rFonts w:ascii="Times New Roman" w:cs="Times New Roman" w:eastAsia="宋体" w:hAnsi="Times New Roman"/>
          <w:sz w:val="28"/>
          <w:szCs w:val="28"/>
          <w:vertAlign w:val="superscript"/>
          <w:rPrChange w:id="22410" w:author="user pc" w:date="2022-03-15T10:14:00Z">
            <w:rPr>
              <w:rFonts w:eastAsia="宋体" w:hAnsi="Cambria Math"/>
              <w:vertAlign w:val="superscript"/>
            </w:rPr>
          </w:rPrChange>
        </w:rPr>
        <w:t>3+</w:t>
      </w:r>
      <w:r w:rsidRPr="BF05A6D3">
        <w:rPr>
          <w:rFonts w:ascii="Times New Roman" w:cs="Times New Roman" w:eastAsia="宋体" w:hAnsi="Times New Roman"/>
          <w:sz w:val="28"/>
          <w:szCs w:val="28"/>
          <w:vertAlign w:val="subscript"/>
          <w:rPrChange w:id="22411" w:author="user pc" w:date="2022-03-15T10:14:00Z">
            <w:rPr>
              <w:rFonts w:eastAsia="宋体" w:hAnsi="Cambria Math"/>
              <w:vertAlign w:val="subscript"/>
            </w:rPr>
          </w:rPrChange>
        </w:rPr>
        <w:t>(aq)</w:t>
      </w:r>
      <w:r w:rsidRPr="CE955409">
        <w:rPr>
          <w:rFonts w:ascii="Times New Roman" w:cs="Times New Roman" w:eastAsia="宋体" w:hAnsi="Times New Roman"/>
          <w:sz w:val="28"/>
          <w:szCs w:val="28"/>
          <w:rPrChange w:id="22412" w:author="user pc" w:date="2022-03-15T10:14:00Z">
            <w:rPr>
              <w:rFonts w:eastAsia="宋体" w:hAnsi="Cambria Math"/>
            </w:rPr>
          </w:rPrChange>
        </w:rPr>
        <w:t xml:space="preserve"> // Hg</w:t>
      </w:r>
      <w:r w:rsidRPr="E414D0C1">
        <w:rPr>
          <w:rFonts w:ascii="Times New Roman" w:cs="Times New Roman" w:eastAsia="宋体" w:hAnsi="Times New Roman"/>
          <w:sz w:val="28"/>
          <w:szCs w:val="28"/>
          <w:vertAlign w:val="subscript"/>
          <w:rPrChange w:id="22413" w:author="user pc" w:date="2022-03-15T10:14:00Z">
            <w:rPr>
              <w:rFonts w:eastAsia="宋体" w:hAnsi="Cambria Math"/>
              <w:vertAlign w:val="subscript"/>
            </w:rPr>
          </w:rPrChange>
        </w:rPr>
        <w:t>2</w:t>
      </w:r>
      <w:r w:rsidRPr="CC169A85">
        <w:rPr>
          <w:rFonts w:ascii="Times New Roman" w:cs="Times New Roman" w:eastAsia="宋体" w:hAnsi="Times New Roman"/>
          <w:sz w:val="28"/>
          <w:szCs w:val="28"/>
          <w:vertAlign w:val="superscript"/>
          <w:rPrChange w:id="22414" w:author="user pc" w:date="2022-03-15T10:14:00Z">
            <w:rPr>
              <w:rFonts w:eastAsia="宋体" w:hAnsi="Cambria Math"/>
              <w:vertAlign w:val="superscript"/>
            </w:rPr>
          </w:rPrChange>
        </w:rPr>
        <w:t>2+</w:t>
      </w:r>
      <w:r w:rsidRPr="0090D0A2">
        <w:rPr>
          <w:rFonts w:ascii="Times New Roman" w:cs="Times New Roman" w:eastAsia="宋体" w:hAnsi="Times New Roman"/>
          <w:sz w:val="28"/>
          <w:szCs w:val="28"/>
          <w:vertAlign w:val="subscript"/>
          <w:rPrChange w:id="22415" w:author="user pc" w:date="2022-03-15T10:14:00Z">
            <w:rPr>
              <w:rFonts w:eastAsia="宋体" w:hAnsi="Cambria Math"/>
              <w:vertAlign w:val="subscript"/>
            </w:rPr>
          </w:rPrChange>
        </w:rPr>
        <w:t xml:space="preserve">(aq) </w:t>
      </w:r>
      <w:r w:rsidRPr="4546FBD2">
        <w:rPr>
          <w:rFonts w:ascii="Times New Roman" w:cs="Times New Roman" w:eastAsia="宋体" w:hAnsi="Times New Roman"/>
          <w:sz w:val="28"/>
          <w:szCs w:val="28"/>
          <w:rPrChange w:id="22416" w:author="user pc" w:date="2022-03-15T10:14:00Z">
            <w:rPr>
              <w:rFonts w:eastAsia="宋体" w:hAnsi="Cambria Math"/>
            </w:rPr>
          </w:rPrChange>
        </w:rPr>
        <w:t>/Hg</w:t>
      </w:r>
      <w:r w:rsidRPr="0F1E3175">
        <w:rPr>
          <w:rFonts w:ascii="Times New Roman" w:cs="Times New Roman" w:eastAsia="宋体" w:hAnsi="Times New Roman"/>
          <w:sz w:val="28"/>
          <w:szCs w:val="28"/>
          <w:vertAlign w:val="subscript"/>
          <w:rPrChange w:id="22417" w:author="user pc" w:date="2022-03-15T10:14:00Z">
            <w:rPr>
              <w:rFonts w:eastAsia="宋体" w:hAnsi="Cambria Math"/>
              <w:vertAlign w:val="subscript"/>
            </w:rPr>
          </w:rPrChange>
        </w:rPr>
        <w:t>(l)</w:t>
      </w:r>
    </w:p>
    <w:p>
      <w:pPr>
        <w:pStyle w:val="style0"/>
        <w:jc w:val="both"/>
        <w:rPr>
          <w:rFonts w:ascii="Times New Roman" w:cs="Times New Roman" w:eastAsia="宋体" w:hAnsi="Times New Roman"/>
          <w:sz w:val="28"/>
          <w:szCs w:val="28"/>
          <w:rPrChange w:id="22418" w:author="user pc" w:date="2022-03-15T10:14:00Z">
            <w:rPr>
              <w:rFonts w:eastAsia="宋体" w:hAnsi="Cambria Math"/>
            </w:rPr>
          </w:rPrChange>
        </w:rPr>
      </w:pPr>
      <w:r w:rsidRPr="37D6B126">
        <w:rPr>
          <w:rFonts w:ascii="Times New Roman" w:cs="Times New Roman" w:eastAsia="宋体" w:hAnsi="Times New Roman"/>
          <w:b/>
          <w:bCs/>
          <w:sz w:val="28"/>
          <w:szCs w:val="28"/>
          <w:rPrChange w:id="22419" w:author="user pc" w:date="2022-03-15T10:14:00Z">
            <w:rPr>
              <w:rFonts w:eastAsia="宋体" w:hAnsi="Cambria Math"/>
              <w:b/>
              <w:bCs/>
            </w:rPr>
          </w:rPrChange>
        </w:rPr>
        <w:t xml:space="preserve"> Ans: 1.54V</w:t>
      </w:r>
    </w:p>
    <w:p>
      <w:pPr>
        <w:pStyle w:val="style179"/>
        <w:numPr>
          <w:ilvl w:val="0"/>
          <w:numId w:val="70"/>
        </w:numPr>
        <w:jc w:val="both"/>
        <w:rPr>
          <w:rFonts w:ascii="Times New Roman" w:cs="Times New Roman" w:eastAsia="宋体" w:hAnsi="Times New Roman"/>
          <w:sz w:val="28"/>
          <w:szCs w:val="28"/>
          <w:rPrChange w:id="22420" w:author="user pc" w:date="2022-03-15T10:14:00Z">
            <w:rPr>
              <w:rFonts w:eastAsia="宋体" w:hAnsi="Cambria Math"/>
            </w:rPr>
          </w:rPrChange>
        </w:rPr>
      </w:pPr>
      <w:r w:rsidRPr="09BA946B">
        <w:rPr>
          <w:rFonts w:ascii="Times New Roman" w:cs="Times New Roman" w:eastAsia="宋体" w:hAnsi="Times New Roman"/>
          <w:sz w:val="28"/>
          <w:szCs w:val="28"/>
          <w:rPrChange w:id="22421" w:author="user pc" w:date="2022-03-15T10:14:00Z">
            <w:rPr>
              <w:rFonts w:eastAsia="宋体" w:hAnsi="Cambria Math"/>
            </w:rPr>
          </w:rPrChange>
        </w:rPr>
        <w:t>Calculate the standard EMF of the following cell at 25°C:</w:t>
      </w:r>
    </w:p>
    <w:p>
      <w:pPr>
        <w:pStyle w:val="style0"/>
        <w:jc w:val="both"/>
        <w:rPr>
          <w:rFonts w:ascii="Times New Roman" w:cs="Times New Roman" w:eastAsia="宋体" w:hAnsi="Times New Roman"/>
          <w:sz w:val="28"/>
          <w:szCs w:val="28"/>
          <w:rPrChange w:id="22422" w:author="user pc" w:date="2022-03-15T10:14:00Z">
            <w:rPr>
              <w:rFonts w:eastAsia="宋体" w:hAnsi="Cambria Math"/>
            </w:rPr>
          </w:rPrChange>
        </w:rPr>
      </w:pPr>
      <w:r w:rsidRPr="81FECEF0">
        <w:rPr>
          <w:rFonts w:ascii="Times New Roman" w:cs="Times New Roman" w:eastAsia="宋体" w:hAnsi="Times New Roman"/>
          <w:sz w:val="28"/>
          <w:szCs w:val="28"/>
          <w:rPrChange w:id="22423" w:author="user pc" w:date="2022-03-15T10:14:00Z">
            <w:rPr>
              <w:rFonts w:eastAsia="宋体" w:hAnsi="Cambria Math"/>
            </w:rPr>
          </w:rPrChange>
        </w:rPr>
        <w:t>Sn</w:t>
      </w:r>
      <w:r w:rsidRPr="8534E71F">
        <w:rPr>
          <w:rFonts w:ascii="Times New Roman" w:cs="Times New Roman" w:eastAsia="宋体" w:hAnsi="Times New Roman"/>
          <w:sz w:val="28"/>
          <w:szCs w:val="28"/>
          <w:vertAlign w:val="subscript"/>
          <w:rPrChange w:id="22424" w:author="user pc" w:date="2022-03-15T10:14:00Z">
            <w:rPr>
              <w:rFonts w:eastAsia="宋体" w:hAnsi="Cambria Math"/>
              <w:vertAlign w:val="subscript"/>
            </w:rPr>
          </w:rPrChange>
        </w:rPr>
        <w:t xml:space="preserve">(s) </w:t>
      </w:r>
      <w:r w:rsidRPr="E419411A">
        <w:rPr>
          <w:rFonts w:ascii="Times New Roman" w:cs="Times New Roman" w:eastAsia="宋体" w:hAnsi="Times New Roman"/>
          <w:sz w:val="28"/>
          <w:szCs w:val="28"/>
          <w:rPrChange w:id="22425" w:author="user pc" w:date="2022-03-15T10:14:00Z">
            <w:rPr>
              <w:rFonts w:eastAsia="宋体" w:hAnsi="Cambria Math"/>
            </w:rPr>
          </w:rPrChange>
        </w:rPr>
        <w:t>/ Sn</w:t>
      </w:r>
      <w:r w:rsidRPr="B33B8767">
        <w:rPr>
          <w:rFonts w:ascii="Times New Roman" w:cs="Times New Roman" w:eastAsia="宋体" w:hAnsi="Times New Roman"/>
          <w:sz w:val="28"/>
          <w:szCs w:val="28"/>
          <w:vertAlign w:val="superscript"/>
          <w:rPrChange w:id="22426" w:author="user pc" w:date="2022-03-15T10:14:00Z">
            <w:rPr>
              <w:rFonts w:eastAsia="宋体" w:hAnsi="Cambria Math"/>
              <w:vertAlign w:val="superscript"/>
            </w:rPr>
          </w:rPrChange>
        </w:rPr>
        <w:t>2+</w:t>
      </w:r>
      <w:r w:rsidRPr="787BA1EA">
        <w:rPr>
          <w:rFonts w:ascii="Times New Roman" w:cs="Times New Roman" w:eastAsia="宋体" w:hAnsi="Times New Roman"/>
          <w:sz w:val="28"/>
          <w:szCs w:val="28"/>
          <w:vertAlign w:val="subscript"/>
          <w:rPrChange w:id="22427" w:author="user pc" w:date="2022-03-15T10:14:00Z">
            <w:rPr>
              <w:rFonts w:eastAsia="宋体" w:hAnsi="Cambria Math"/>
              <w:vertAlign w:val="subscript"/>
            </w:rPr>
          </w:rPrChange>
        </w:rPr>
        <w:t>(aq)</w:t>
      </w:r>
      <w:r w:rsidRPr="0E99449D">
        <w:rPr>
          <w:rFonts w:ascii="Times New Roman" w:cs="Times New Roman" w:eastAsia="宋体" w:hAnsi="Times New Roman"/>
          <w:sz w:val="28"/>
          <w:szCs w:val="28"/>
          <w:rPrChange w:id="22428" w:author="user pc" w:date="2022-03-15T10:14:00Z">
            <w:rPr>
              <w:rFonts w:eastAsia="宋体" w:hAnsi="Cambria Math"/>
            </w:rPr>
          </w:rPrChange>
        </w:rPr>
        <w:t>// Cu</w:t>
      </w:r>
      <w:r w:rsidRPr="AA8C22BA">
        <w:rPr>
          <w:rFonts w:ascii="Times New Roman" w:cs="Times New Roman" w:eastAsia="宋体" w:hAnsi="Times New Roman"/>
          <w:sz w:val="28"/>
          <w:szCs w:val="28"/>
          <w:vertAlign w:val="superscript"/>
          <w:rPrChange w:id="22429" w:author="user pc" w:date="2022-03-15T10:14:00Z">
            <w:rPr>
              <w:rFonts w:eastAsia="宋体" w:hAnsi="Cambria Math"/>
              <w:vertAlign w:val="superscript"/>
            </w:rPr>
          </w:rPrChange>
        </w:rPr>
        <w:t>2+</w:t>
      </w:r>
      <w:r w:rsidRPr="DA10E4F6">
        <w:rPr>
          <w:rFonts w:ascii="Times New Roman" w:cs="Times New Roman" w:eastAsia="宋体" w:hAnsi="Times New Roman"/>
          <w:sz w:val="28"/>
          <w:szCs w:val="28"/>
          <w:vertAlign w:val="subscript"/>
          <w:rPrChange w:id="22430" w:author="user pc" w:date="2022-03-15T10:14:00Z">
            <w:rPr>
              <w:rFonts w:eastAsia="宋体" w:hAnsi="Cambria Math"/>
              <w:vertAlign w:val="subscript"/>
            </w:rPr>
          </w:rPrChange>
        </w:rPr>
        <w:t xml:space="preserve">(aq) </w:t>
      </w:r>
      <w:r w:rsidRPr="5A1243F3">
        <w:rPr>
          <w:rFonts w:ascii="Times New Roman" w:cs="Times New Roman" w:eastAsia="宋体" w:hAnsi="Times New Roman"/>
          <w:sz w:val="28"/>
          <w:szCs w:val="28"/>
          <w:rPrChange w:id="22431" w:author="user pc" w:date="2022-03-15T10:14:00Z">
            <w:rPr>
              <w:rFonts w:eastAsia="宋体" w:hAnsi="Cambria Math"/>
            </w:rPr>
          </w:rPrChange>
        </w:rPr>
        <w:t>/Cu</w:t>
      </w:r>
      <w:r w:rsidRPr="5571B402">
        <w:rPr>
          <w:rFonts w:ascii="Times New Roman" w:cs="Times New Roman" w:eastAsia="宋体" w:hAnsi="Times New Roman"/>
          <w:sz w:val="28"/>
          <w:szCs w:val="28"/>
          <w:vertAlign w:val="subscript"/>
          <w:rPrChange w:id="22432" w:author="user pc" w:date="2022-03-15T10:14:00Z">
            <w:rPr>
              <w:rFonts w:eastAsia="宋体" w:hAnsi="Cambria Math"/>
              <w:vertAlign w:val="subscript"/>
            </w:rPr>
          </w:rPrChange>
        </w:rPr>
        <w:t>(s)</w:t>
      </w:r>
    </w:p>
    <w:p>
      <w:pPr>
        <w:pStyle w:val="style0"/>
        <w:jc w:val="both"/>
        <w:rPr>
          <w:rFonts w:ascii="Times New Roman" w:cs="Times New Roman"/>
          <w:sz w:val="28"/>
          <w:szCs w:val="28"/>
          <w:rPrChange w:id="22433" w:author="user pc" w:date="2022-03-15T10:14:00Z">
            <w:rPr/>
          </w:rPrChange>
        </w:rPr>
      </w:pPr>
      <w:r w:rsidRPr="B5ECC069">
        <w:rPr>
          <w:rFonts w:ascii="Times New Roman" w:cs="Times New Roman" w:eastAsia="宋体" w:hAnsi="Times New Roman"/>
          <w:b/>
          <w:bCs/>
          <w:sz w:val="28"/>
          <w:szCs w:val="28"/>
          <w:rPrChange w:id="22434" w:author="user pc" w:date="2022-03-15T10:14:00Z">
            <w:rPr>
              <w:rFonts w:eastAsia="宋体" w:hAnsi="Cambria Math"/>
              <w:b/>
              <w:bCs/>
            </w:rPr>
          </w:rPrChange>
        </w:rPr>
        <w:t>Ans:</w:t>
      </w:r>
      <w:r>
        <w:rPr>
          <w:rFonts w:ascii="Times New Roman" w:cs="Times New Roman" w:eastAsia="宋体" w:hAnsi="Times New Roman"/>
          <w:b/>
          <w:bCs/>
          <w:sz w:val="28"/>
          <w:szCs w:val="28"/>
        </w:rPr>
        <w:t xml:space="preserve"> </w:t>
      </w:r>
      <w:r w:rsidRPr="C45416AE">
        <w:rPr>
          <w:rFonts w:ascii="Times New Roman" w:cs="Times New Roman" w:eastAsia="宋体" w:hAnsi="Times New Roman"/>
          <w:b/>
          <w:bCs/>
          <w:sz w:val="28"/>
          <w:szCs w:val="28"/>
          <w:rPrChange w:id="22435" w:author="user pc" w:date="2022-03-15T10:14:00Z">
            <w:rPr>
              <w:rFonts w:eastAsia="宋体" w:hAnsi="Cambria Math"/>
              <w:b/>
              <w:bCs/>
            </w:rPr>
          </w:rPrChange>
        </w:rPr>
        <w:t>0.30V</w:t>
      </w:r>
    </w:p>
    <w:p>
      <w:pPr>
        <w:pStyle w:val="style179"/>
        <w:numPr>
          <w:ilvl w:val="0"/>
          <w:numId w:val="70"/>
        </w:numPr>
        <w:rPr>
          <w:rFonts w:ascii="Times New Roman" w:cs="Times New Roman"/>
          <w:sz w:val="28"/>
          <w:szCs w:val="28"/>
          <w:rPrChange w:id="22436" w:author="user pc" w:date="2022-03-15T10:14:00Z">
            <w:rPr/>
          </w:rPrChange>
        </w:rPr>
      </w:pPr>
      <w:r w:rsidRPr="3744B7D7">
        <w:rPr>
          <w:rFonts w:ascii="Times New Roman" w:cs="Times New Roman"/>
          <w:sz w:val="28"/>
          <w:szCs w:val="28"/>
          <w:rPrChange w:id="22437" w:author="user pc" w:date="2022-03-15T10:14:00Z">
            <w:rPr/>
          </w:rPrChange>
        </w:rPr>
        <w:t>What</w:t>
      </w:r>
      <w:r>
        <w:rPr>
          <w:rFonts w:ascii="Times New Roman" w:cs="Times New Roman" w:hAnsi="Times New Roman"/>
          <w:sz w:val="28"/>
          <w:szCs w:val="28"/>
        </w:rPr>
        <w:t xml:space="preserve"> </w:t>
      </w:r>
      <w:r w:rsidRPr="E43A1430">
        <w:rPr>
          <w:rFonts w:ascii="Times New Roman" w:cs="Times New Roman"/>
          <w:sz w:val="28"/>
          <w:szCs w:val="28"/>
          <w:rPrChange w:id="22438" w:author="user pc" w:date="2022-03-15T10:14:00Z">
            <w:rPr/>
          </w:rPrChange>
        </w:rPr>
        <w:t>is</w:t>
      </w:r>
      <w:r>
        <w:rPr>
          <w:rFonts w:ascii="Times New Roman" w:cs="Times New Roman" w:hAnsi="Times New Roman"/>
          <w:sz w:val="28"/>
          <w:szCs w:val="28"/>
        </w:rPr>
        <w:t xml:space="preserve"> </w:t>
      </w:r>
      <w:r w:rsidRPr="35AC7297">
        <w:rPr>
          <w:rFonts w:ascii="Times New Roman" w:cs="Times New Roman"/>
          <w:sz w:val="28"/>
          <w:szCs w:val="28"/>
          <w:rPrChange w:id="22439" w:author="user pc" w:date="2022-03-15T10:14:00Z">
            <w:rPr/>
          </w:rPrChange>
        </w:rPr>
        <w:t>the</w:t>
      </w:r>
      <w:r>
        <w:rPr>
          <w:rFonts w:ascii="Times New Roman" w:cs="Times New Roman" w:hAnsi="Times New Roman"/>
          <w:sz w:val="28"/>
          <w:szCs w:val="28"/>
        </w:rPr>
        <w:t xml:space="preserve"> </w:t>
      </w:r>
      <w:r w:rsidRPr="1C2445B7">
        <w:rPr>
          <w:rFonts w:ascii="Times New Roman" w:cs="Times New Roman"/>
          <w:sz w:val="28"/>
          <w:szCs w:val="28"/>
          <w:rPrChange w:id="22440" w:author="user pc" w:date="2022-03-15T10:14:00Z">
            <w:rPr/>
          </w:rPrChange>
        </w:rPr>
        <w:t>oxidation</w:t>
      </w:r>
      <w:r>
        <w:rPr>
          <w:rFonts w:ascii="Times New Roman" w:cs="Times New Roman" w:hAnsi="Times New Roman"/>
          <w:sz w:val="28"/>
          <w:szCs w:val="28"/>
        </w:rPr>
        <w:t xml:space="preserve"> </w:t>
      </w:r>
      <w:r w:rsidRPr="DE2EF712">
        <w:rPr>
          <w:rFonts w:ascii="Times New Roman" w:cs="Times New Roman"/>
          <w:sz w:val="28"/>
          <w:szCs w:val="28"/>
          <w:rPrChange w:id="22441" w:author="user pc" w:date="2022-03-15T10:14:00Z">
            <w:rPr/>
          </w:rPrChange>
        </w:rPr>
        <w:t>state</w:t>
      </w:r>
      <w:r>
        <w:rPr>
          <w:rFonts w:ascii="Times New Roman" w:cs="Times New Roman" w:hAnsi="Times New Roman"/>
          <w:sz w:val="28"/>
          <w:szCs w:val="28"/>
        </w:rPr>
        <w:t xml:space="preserve"> </w:t>
      </w:r>
      <w:r w:rsidRPr="E63A3754">
        <w:rPr>
          <w:rFonts w:ascii="Times New Roman" w:cs="Times New Roman"/>
          <w:sz w:val="28"/>
          <w:szCs w:val="28"/>
          <w:rPrChange w:id="22442" w:author="user pc" w:date="2022-03-15T10:14:00Z">
            <w:rPr/>
          </w:rPrChange>
        </w:rPr>
        <w:t>of</w:t>
      </w:r>
      <w:r>
        <w:rPr>
          <w:rFonts w:ascii="Times New Roman" w:cs="Times New Roman" w:hAnsi="Times New Roman"/>
          <w:sz w:val="28"/>
          <w:szCs w:val="28"/>
        </w:rPr>
        <w:t xml:space="preserve"> </w:t>
      </w:r>
      <w:r w:rsidRPr="27B1B356">
        <w:rPr>
          <w:rFonts w:ascii="Times New Roman" w:cs="Times New Roman"/>
          <w:sz w:val="28"/>
          <w:szCs w:val="28"/>
          <w:rPrChange w:id="22443" w:author="user pc" w:date="2022-03-15T10:14:00Z">
            <w:rPr/>
          </w:rPrChange>
        </w:rPr>
        <w:t>chlorine</w:t>
      </w:r>
      <w:r>
        <w:rPr>
          <w:rFonts w:ascii="Times New Roman" w:cs="Times New Roman" w:hAnsi="Times New Roman"/>
          <w:sz w:val="28"/>
          <w:szCs w:val="28"/>
        </w:rPr>
        <w:t xml:space="preserve"> </w:t>
      </w:r>
      <w:r w:rsidRPr="473D9762">
        <w:rPr>
          <w:rFonts w:ascii="Times New Roman" w:cs="Times New Roman"/>
          <w:sz w:val="28"/>
          <w:szCs w:val="28"/>
          <w:rPrChange w:id="22444" w:author="user pc" w:date="2022-03-15T10:14:00Z">
            <w:rPr/>
          </w:rPrChange>
        </w:rPr>
        <w:t>in</w:t>
      </w:r>
      <w:r>
        <w:rPr>
          <w:rFonts w:ascii="Times New Roman" w:cs="Times New Roman" w:hAnsi="Times New Roman"/>
          <w:sz w:val="28"/>
          <w:szCs w:val="28"/>
        </w:rPr>
        <w:t xml:space="preserve"> </w:t>
      </w:r>
      <w:r w:rsidRPr="6FA37060">
        <w:rPr>
          <w:rFonts w:ascii="Times New Roman" w:cs="Times New Roman"/>
          <w:sz w:val="28"/>
          <w:szCs w:val="28"/>
          <w:rPrChange w:id="22445" w:author="user pc" w:date="2022-03-15T10:14:00Z">
            <w:rPr/>
          </w:rPrChange>
        </w:rPr>
        <w:t>Cl</w:t>
      </w:r>
      <w:r w:rsidRPr="490AE4DE">
        <w:rPr>
          <w:rFonts w:ascii="Times New Roman" w:cs="Times New Roman"/>
          <w:sz w:val="28"/>
          <w:szCs w:val="28"/>
          <w:vertAlign w:val="subscript"/>
          <w:rPrChange w:id="22446" w:author="user pc" w:date="2022-03-15T10:14:00Z">
            <w:rPr>
              <w:vertAlign w:val="subscript"/>
            </w:rPr>
          </w:rPrChange>
        </w:rPr>
        <w:t>2</w:t>
      </w:r>
      <w:r w:rsidRPr="0C8A3557">
        <w:rPr>
          <w:rFonts w:ascii="Times New Roman" w:cs="Times New Roman"/>
          <w:sz w:val="28"/>
          <w:szCs w:val="28"/>
          <w:rPrChange w:id="22447" w:author="user pc" w:date="2022-03-15T10:14:00Z">
            <w:rPr/>
          </w:rPrChange>
        </w:rPr>
        <w:t>O</w:t>
      </w:r>
      <w:r w:rsidRPr="7D920178">
        <w:rPr>
          <w:rFonts w:ascii="Times New Roman" w:cs="Times New Roman"/>
          <w:sz w:val="28"/>
          <w:szCs w:val="28"/>
          <w:vertAlign w:val="subscript"/>
          <w:rPrChange w:id="22448" w:author="user pc" w:date="2022-03-15T10:14:00Z">
            <w:rPr>
              <w:vertAlign w:val="subscript"/>
            </w:rPr>
          </w:rPrChange>
        </w:rPr>
        <w:t>4</w:t>
      </w:r>
      <w:r w:rsidRPr="5501B53E">
        <w:rPr>
          <w:rFonts w:ascii="Times New Roman" w:cs="Times New Roman"/>
          <w:sz w:val="28"/>
          <w:szCs w:val="28"/>
          <w:rPrChange w:id="22449" w:author="user pc" w:date="2022-03-15T10:14:00Z">
            <w:rPr/>
          </w:rPrChange>
        </w:rPr>
        <w:t>?</w:t>
      </w:r>
      <w:r>
        <w:rPr>
          <w:rFonts w:ascii="Times New Roman" w:cs="Times New Roman" w:hAnsi="Times New Roman"/>
          <w:sz w:val="28"/>
          <w:szCs w:val="28"/>
        </w:rPr>
        <w:t xml:space="preserve">  </w:t>
      </w:r>
      <w:r w:rsidRPr="4BFAD579">
        <w:rPr>
          <w:rFonts w:ascii="Times New Roman" w:cs="Times New Roman"/>
          <w:b/>
          <w:sz w:val="28"/>
          <w:szCs w:val="28"/>
          <w:rPrChange w:id="22450" w:author="user pc" w:date="2022-03-15T10:14:00Z">
            <w:rPr>
              <w:b/>
            </w:rPr>
          </w:rPrChange>
        </w:rPr>
        <w:t>Ans.</w:t>
      </w:r>
      <w:r>
        <w:rPr>
          <w:rFonts w:ascii="Times New Roman" w:cs="Times New Roman" w:hAnsi="Times New Roman"/>
          <w:b/>
          <w:sz w:val="28"/>
          <w:szCs w:val="28"/>
        </w:rPr>
        <w:t xml:space="preserve"> </w:t>
      </w:r>
      <w:r w:rsidRPr="FE2B189A">
        <w:rPr>
          <w:rFonts w:ascii="Times New Roman" w:cs="Times New Roman"/>
          <w:b/>
          <w:sz w:val="28"/>
          <w:szCs w:val="28"/>
          <w:rPrChange w:id="22451" w:author="user pc" w:date="2022-03-15T10:14:00Z">
            <w:rPr>
              <w:b/>
            </w:rPr>
          </w:rPrChange>
        </w:rPr>
        <w:t>+4</w:t>
      </w:r>
    </w:p>
    <w:p>
      <w:pPr>
        <w:pStyle w:val="style179"/>
        <w:numPr>
          <w:ilvl w:val="0"/>
          <w:numId w:val="70"/>
        </w:numPr>
        <w:rPr>
          <w:rFonts w:ascii="Times New Roman" w:cs="Times New Roman" w:eastAsia="宋体" w:hAnsi="Times New Roman"/>
          <w:sz w:val="28"/>
          <w:szCs w:val="28"/>
          <w:rPrChange w:id="22452" w:author="user pc" w:date="2022-03-15T10:14:00Z">
            <w:rPr>
              <w:rFonts w:eastAsia="宋体" w:hAnsi="Cambria Math"/>
            </w:rPr>
          </w:rPrChange>
        </w:rPr>
      </w:pPr>
      <w:r w:rsidRPr="281363E4">
        <w:rPr>
          <w:rFonts w:ascii="Times New Roman" w:cs="Times New Roman"/>
          <w:sz w:val="28"/>
          <w:szCs w:val="28"/>
          <w:rPrChange w:id="22453" w:author="user pc" w:date="2022-03-15T10:14:00Z">
            <w:rPr/>
          </w:rPrChange>
        </w:rPr>
        <w:t>Calculate</w:t>
      </w:r>
      <w:r>
        <w:rPr>
          <w:rFonts w:ascii="Times New Roman" w:cs="Times New Roman" w:hAnsi="Times New Roman"/>
          <w:sz w:val="28"/>
          <w:szCs w:val="28"/>
        </w:rPr>
        <w:t xml:space="preserve"> </w:t>
      </w:r>
      <w:r w:rsidRPr="F55BCF56">
        <w:rPr>
          <w:rFonts w:ascii="Times New Roman" w:cs="Times New Roman"/>
          <w:sz w:val="28"/>
          <w:szCs w:val="28"/>
          <w:rPrChange w:id="22454" w:author="user pc" w:date="2022-03-15T10:14:00Z">
            <w:rPr/>
          </w:rPrChange>
        </w:rPr>
        <w:t>the</w:t>
      </w:r>
      <w:r>
        <w:rPr>
          <w:rFonts w:ascii="Times New Roman" w:cs="Times New Roman" w:hAnsi="Times New Roman"/>
          <w:sz w:val="28"/>
          <w:szCs w:val="28"/>
        </w:rPr>
        <w:t xml:space="preserve"> </w:t>
      </w:r>
      <w:r w:rsidRPr="B43FDCC7">
        <w:rPr>
          <w:rFonts w:ascii="Times New Roman" w:cs="Times New Roman"/>
          <w:sz w:val="28"/>
          <w:szCs w:val="28"/>
          <w:rPrChange w:id="22455" w:author="user pc" w:date="2022-03-15T10:14:00Z">
            <w:rPr/>
          </w:rPrChange>
        </w:rPr>
        <w:t>oxidation</w:t>
      </w:r>
      <w:r>
        <w:rPr>
          <w:rFonts w:ascii="Times New Roman" w:cs="Times New Roman" w:hAnsi="Times New Roman"/>
          <w:sz w:val="28"/>
          <w:szCs w:val="28"/>
        </w:rPr>
        <w:t xml:space="preserve"> </w:t>
      </w:r>
      <w:r w:rsidRPr="59438B09">
        <w:rPr>
          <w:rFonts w:ascii="Times New Roman" w:cs="Times New Roman"/>
          <w:sz w:val="28"/>
          <w:szCs w:val="28"/>
          <w:rPrChange w:id="22456" w:author="user pc" w:date="2022-03-15T10:14:00Z">
            <w:rPr/>
          </w:rPrChange>
        </w:rPr>
        <w:t>number</w:t>
      </w:r>
      <w:r>
        <w:rPr>
          <w:rFonts w:ascii="Times New Roman" w:cs="Times New Roman" w:hAnsi="Times New Roman"/>
          <w:sz w:val="28"/>
          <w:szCs w:val="28"/>
        </w:rPr>
        <w:t xml:space="preserve"> </w:t>
      </w:r>
      <w:r w:rsidRPr="32A3F371">
        <w:rPr>
          <w:rFonts w:ascii="Times New Roman" w:cs="Times New Roman"/>
          <w:sz w:val="28"/>
          <w:szCs w:val="28"/>
          <w:rPrChange w:id="22457" w:author="user pc" w:date="2022-03-15T10:14:00Z">
            <w:rPr/>
          </w:rPrChange>
        </w:rPr>
        <w:t>of</w:t>
      </w:r>
      <w:r>
        <w:rPr>
          <w:rFonts w:ascii="Times New Roman" w:cs="Times New Roman" w:hAnsi="Times New Roman"/>
          <w:sz w:val="28"/>
          <w:szCs w:val="28"/>
        </w:rPr>
        <w:t xml:space="preserve"> </w:t>
      </w:r>
      <w:r w:rsidRPr="1F8B504F">
        <w:rPr>
          <w:rFonts w:ascii="Times New Roman" w:cs="Times New Roman"/>
          <w:sz w:val="28"/>
          <w:szCs w:val="28"/>
          <w:rPrChange w:id="22458" w:author="user pc" w:date="2022-03-15T10:14:00Z">
            <w:rPr/>
          </w:rPrChange>
        </w:rPr>
        <w:t>carbon</w:t>
      </w:r>
      <w:r>
        <w:rPr>
          <w:rFonts w:ascii="Times New Roman" w:cs="Times New Roman" w:hAnsi="Times New Roman"/>
          <w:sz w:val="28"/>
          <w:szCs w:val="28"/>
        </w:rPr>
        <w:t xml:space="preserve"> </w:t>
      </w:r>
      <w:r w:rsidRPr="EAE72A85">
        <w:rPr>
          <w:rFonts w:ascii="Times New Roman" w:cs="Times New Roman"/>
          <w:sz w:val="28"/>
          <w:szCs w:val="28"/>
          <w:rPrChange w:id="22459" w:author="user pc" w:date="2022-03-15T10:14:00Z">
            <w:rPr/>
          </w:rPrChange>
        </w:rPr>
        <w:t>in</w:t>
      </w:r>
      <w:r>
        <w:rPr>
          <w:rFonts w:ascii="Times New Roman" w:cs="Times New Roman" w:hAnsi="Times New Roman"/>
          <w:sz w:val="28"/>
          <w:szCs w:val="28"/>
        </w:rPr>
        <w:t xml:space="preserve"> </w:t>
      </w:r>
      <w:r w:rsidRPr="F94F0BC2">
        <w:rPr>
          <w:rFonts w:ascii="Times New Roman" w:cs="Times New Roman"/>
          <w:sz w:val="28"/>
          <w:szCs w:val="28"/>
          <w:rPrChange w:id="22460" w:author="user pc" w:date="2022-03-15T10:14:00Z">
            <w:rPr/>
          </w:rPrChange>
        </w:rPr>
        <w:t>HCO</w:t>
      </w:r>
      <w:r w:rsidRPr="814C8F68">
        <w:rPr>
          <w:rFonts w:ascii="Times New Roman" w:cs="Times New Roman"/>
          <w:sz w:val="28"/>
          <w:szCs w:val="28"/>
          <w:vertAlign w:val="subscript"/>
          <w:rPrChange w:id="22461" w:author="user pc" w:date="2022-03-15T10:14:00Z">
            <w:rPr>
              <w:vertAlign w:val="subscript"/>
            </w:rPr>
          </w:rPrChange>
        </w:rPr>
        <w:t>3</w:t>
      </w:r>
      <w:r w:rsidRPr="87D9364E">
        <w:rPr>
          <w:rFonts w:ascii="Times New Roman" w:cs="Times New Roman"/>
          <w:sz w:val="28"/>
          <w:szCs w:val="28"/>
          <w:vertAlign w:val="superscript"/>
          <w:rPrChange w:id="22462" w:author="user pc" w:date="2022-03-15T10:14:00Z">
            <w:rPr>
              <w:vertAlign w:val="superscript"/>
            </w:rPr>
          </w:rPrChange>
        </w:rPr>
        <w:t>-</w:t>
      </w:r>
      <w:r>
        <w:rPr>
          <w:rFonts w:ascii="Times New Roman" w:cs="Times New Roman" w:hAnsi="Times New Roman"/>
          <w:sz w:val="28"/>
          <w:szCs w:val="28"/>
          <w:vertAlign w:val="superscript"/>
        </w:rPr>
        <w:t xml:space="preserve"> </w:t>
      </w:r>
      <w:r>
        <w:rPr>
          <w:rFonts w:ascii="Times New Roman" w:cs="Times New Roman" w:hAnsi="Times New Roman"/>
          <w:b/>
          <w:sz w:val="28"/>
          <w:szCs w:val="28"/>
        </w:rPr>
        <w:t xml:space="preserve">  </w:t>
      </w:r>
      <w:r w:rsidRPr="EA625E0B">
        <w:rPr>
          <w:rFonts w:ascii="Times New Roman" w:cs="Times New Roman"/>
          <w:b/>
          <w:sz w:val="28"/>
          <w:szCs w:val="28"/>
          <w:rPrChange w:id="22463" w:author="user pc" w:date="2022-03-15T10:14:00Z">
            <w:rPr>
              <w:b/>
            </w:rPr>
          </w:rPrChange>
        </w:rPr>
        <w:t>Ans.</w:t>
      </w:r>
      <w:r>
        <w:rPr>
          <w:rFonts w:ascii="Times New Roman" w:cs="Times New Roman" w:hAnsi="Times New Roman"/>
          <w:b/>
          <w:sz w:val="28"/>
          <w:szCs w:val="28"/>
        </w:rPr>
        <w:t xml:space="preserve"> </w:t>
      </w:r>
      <w:r w:rsidRPr="FB54912D">
        <w:rPr>
          <w:rFonts w:ascii="Times New Roman" w:cs="Times New Roman"/>
          <w:b/>
          <w:sz w:val="28"/>
          <w:szCs w:val="28"/>
          <w:rPrChange w:id="22464" w:author="user pc" w:date="2022-03-15T10:14:00Z">
            <w:rPr>
              <w:b/>
            </w:rPr>
          </w:rPrChange>
        </w:rPr>
        <w:t>+4</w:t>
      </w:r>
    </w:p>
    <w:p>
      <w:pPr>
        <w:pStyle w:val="style179"/>
        <w:numPr>
          <w:ilvl w:val="0"/>
          <w:numId w:val="70"/>
        </w:numPr>
        <w:jc w:val="both"/>
        <w:rPr>
          <w:rFonts w:ascii="Times New Roman" w:cs="Times New Roman" w:eastAsia="宋体" w:hAnsi="Times New Roman"/>
          <w:sz w:val="28"/>
          <w:szCs w:val="28"/>
          <w:rPrChange w:id="22465" w:author="user pc" w:date="2022-03-15T10:14:00Z">
            <w:rPr>
              <w:rFonts w:eastAsia="宋体" w:hAnsi="Cambria Math"/>
            </w:rPr>
          </w:rPrChange>
        </w:rPr>
      </w:pPr>
      <w:r>
        <w:rPr>
          <w:rFonts w:ascii="Times New Roman" w:cs="Times New Roman" w:eastAsia="宋体" w:hAnsi="Times New Roman"/>
          <w:sz w:val="28"/>
          <w:szCs w:val="28"/>
        </w:rPr>
        <w:t>Find the oxidation number of chlorine in NaClO</w:t>
      </w:r>
      <w:r>
        <w:rPr>
          <w:rFonts w:ascii="Times New Roman" w:cs="Times New Roman" w:eastAsia="宋体" w:hAnsi="Times New Roman"/>
          <w:sz w:val="28"/>
          <w:szCs w:val="28"/>
          <w:vertAlign w:val="subscript"/>
        </w:rPr>
        <w:t>3</w:t>
      </w:r>
      <w:r>
        <w:rPr>
          <w:rFonts w:ascii="Times New Roman" w:cs="Times New Roman" w:eastAsia="宋体" w:hAnsi="Times New Roman"/>
          <w:sz w:val="28"/>
          <w:szCs w:val="28"/>
        </w:rPr>
        <w:t xml:space="preserve">. </w:t>
      </w:r>
      <w:r>
        <w:rPr>
          <w:rFonts w:ascii="Times New Roman" w:cs="Times New Roman" w:eastAsia="宋体" w:hAnsi="Times New Roman"/>
          <w:b/>
          <w:sz w:val="28"/>
          <w:szCs w:val="28"/>
        </w:rPr>
        <w:t xml:space="preserve">Ans. </w:t>
      </w:r>
      <w:r w:rsidRPr="D18609F0">
        <w:rPr>
          <w:rFonts w:ascii="Times New Roman" w:cs="Times New Roman"/>
          <w:b/>
          <w:sz w:val="28"/>
          <w:szCs w:val="28"/>
          <w:rPrChange w:id="22466" w:author="user pc" w:date="2022-03-15T10:14:00Z">
            <w:rPr>
              <w:b/>
            </w:rPr>
          </w:rPrChange>
        </w:rPr>
        <w:t>+</w:t>
      </w:r>
      <w:r>
        <w:rPr>
          <w:rFonts w:ascii="Times New Roman" w:cs="Times New Roman" w:hAnsi="Times New Roman"/>
          <w:b/>
          <w:sz w:val="28"/>
          <w:szCs w:val="28"/>
        </w:rPr>
        <w:t>5</w:t>
      </w:r>
    </w:p>
    <w:p>
      <w:pPr>
        <w:pStyle w:val="style0"/>
        <w:jc w:val="both"/>
        <w:rPr>
          <w:rFonts w:ascii="Times New Roman" w:cs="Times New Roman" w:eastAsia="宋体" w:hAnsi="Times New Roman"/>
          <w:sz w:val="28"/>
          <w:szCs w:val="28"/>
          <w:highlight w:val="yellow"/>
          <w:rPrChange w:id="22467" w:author="user pc" w:date="2022-03-15T10:14:00Z">
            <w:rPr>
              <w:rFonts w:eastAsia="宋体" w:hAnsi="Cambria Math"/>
              <w:highlight w:val="yellow"/>
            </w:rPr>
          </w:rPrChange>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Change w:id="22468" w:author="user pc" w:date="2022-03-15T10:14:00Z">
            <w:rPr>
              <w:rFonts w:ascii="Cambria Math" w:eastAsia="宋体" w:hAnsi="Cambria Math"/>
            </w:rPr>
          </w:rPrChange>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color w:val="ffffff"/>
          <w:sz w:val="28"/>
          <w:szCs w:val="28"/>
          <w:highlight w:val="blue"/>
        </w:rPr>
      </w:pPr>
      <w:r>
        <w:rPr>
          <w:rFonts w:ascii="Times New Roman" w:cs="Times New Roman" w:hAnsi="Times New Roman"/>
          <w:color w:val="ffffff"/>
          <w:sz w:val="28"/>
          <w:szCs w:val="28"/>
          <w:highlight w:val="blue"/>
        </w:rPr>
        <w:t>CHAPTER 12: ENERGY CHANGES</w:t>
      </w:r>
    </w:p>
    <w:p>
      <w:pPr>
        <w:pStyle w:val="style0"/>
        <w:rPr>
          <w:rFonts w:ascii="Times New Roman" w:cs="Times New Roman" w:hAnsi="Times New Roman"/>
          <w:color w:val="ffffff"/>
          <w:sz w:val="28"/>
          <w:szCs w:val="28"/>
        </w:rPr>
      </w:pPr>
      <w:r>
        <w:rPr>
          <w:rFonts w:ascii="Times New Roman" w:cs="Times New Roman" w:hAnsi="Times New Roman"/>
          <w:color w:val="ffffff"/>
          <w:sz w:val="28"/>
          <w:szCs w:val="28"/>
          <w:highlight w:val="blue"/>
        </w:rPr>
        <w:t>INTRODUCTION</w:t>
      </w:r>
    </w:p>
    <w:p>
      <w:pPr>
        <w:pStyle w:val="style179"/>
        <w:numPr>
          <w:ilvl w:val="0"/>
          <w:numId w:val="71"/>
        </w:numPr>
        <w:rPr>
          <w:rFonts w:ascii="Times New Roman" w:cs="Times New Roman" w:hAnsi="Times New Roman"/>
          <w:sz w:val="28"/>
          <w:szCs w:val="28"/>
        </w:rPr>
      </w:pPr>
      <w:r>
        <w:rPr>
          <w:rFonts w:ascii="Times New Roman" w:cs="Times New Roman" w:hAnsi="Times New Roman"/>
          <w:sz w:val="28"/>
          <w:szCs w:val="28"/>
        </w:rPr>
        <w:t>Enthalpy of Reaction (Heat of Reaction) is the heat liberated or the heat absorbed when a chemical reaction takes place.</w:t>
      </w:r>
    </w:p>
    <w:p>
      <w:pPr>
        <w:pStyle w:val="style179"/>
        <w:numPr>
          <w:ilvl w:val="0"/>
          <w:numId w:val="71"/>
        </w:numPr>
        <w:rPr>
          <w:rFonts w:ascii="Times New Roman" w:cs="Times New Roman" w:hAnsi="Times New Roman"/>
          <w:sz w:val="28"/>
          <w:szCs w:val="28"/>
        </w:rPr>
      </w:pPr>
      <w:r>
        <w:rPr>
          <w:rFonts w:ascii="Times New Roman" w:cs="Times New Roman" w:hAnsi="Times New Roman"/>
          <w:sz w:val="28"/>
          <w:szCs w:val="28"/>
        </w:rPr>
        <w:t>An exothermic reaction liberates heat, temperature of the reaction mixture increases.</w:t>
      </w:r>
    </w:p>
    <w:p>
      <w:pPr>
        <w:pStyle w:val="style179"/>
        <w:numPr>
          <w:ilvl w:val="0"/>
          <w:numId w:val="71"/>
        </w:numPr>
        <w:rPr>
          <w:rFonts w:ascii="Times New Roman" w:cs="Times New Roman" w:hAnsi="Times New Roman"/>
          <w:sz w:val="28"/>
          <w:szCs w:val="28"/>
        </w:rPr>
      </w:pPr>
      <w:r>
        <w:rPr>
          <w:rFonts w:ascii="Times New Roman" w:cs="Times New Roman" w:hAnsi="Times New Roman"/>
          <w:sz w:val="28"/>
          <w:szCs w:val="28"/>
        </w:rPr>
        <w:t>An endothermic reaction absorbs heat, temperature of the reaction mixture decreases.</w:t>
      </w:r>
    </w:p>
    <w:p>
      <w:pPr>
        <w:pStyle w:val="style179"/>
        <w:numPr>
          <w:ilvl w:val="0"/>
          <w:numId w:val="71"/>
        </w:numPr>
        <w:rPr>
          <w:rFonts w:ascii="Times New Roman" w:cs="Times New Roman" w:hAnsi="Times New Roman"/>
          <w:sz w:val="28"/>
          <w:szCs w:val="28"/>
        </w:rPr>
      </w:pPr>
      <w:r>
        <w:rPr>
          <w:rFonts w:ascii="Times New Roman" w:cs="Times New Roman" w:hAnsi="Times New Roman"/>
          <w:sz w:val="28"/>
          <w:szCs w:val="28"/>
        </w:rPr>
        <w:t>The units of enthalpy of reaction, or heat of reaction, are kJmol</w:t>
      </w:r>
      <w:r>
        <w:rPr>
          <w:rFonts w:ascii="Times New Roman" w:cs="Times New Roman" w:hAnsi="Times New Roman"/>
          <w:sz w:val="28"/>
          <w:szCs w:val="28"/>
          <w:vertAlign w:val="superscript"/>
        </w:rPr>
        <w:t>-1</w:t>
      </w:r>
      <w:r>
        <w:rPr>
          <w:rFonts w:ascii="Times New Roman" w:cs="Times New Roman" w:hAnsi="Times New Roman"/>
          <w:sz w:val="28"/>
          <w:szCs w:val="28"/>
        </w:rPr>
        <w:t xml:space="preserve"> for a specified reactant or product.</w:t>
      </w:r>
    </w:p>
    <w:p>
      <w:pPr>
        <w:pStyle w:val="style179"/>
        <w:numPr>
          <w:ilvl w:val="0"/>
          <w:numId w:val="71"/>
        </w:numPr>
        <w:rPr>
          <w:rFonts w:ascii="Times New Roman" w:cs="Times New Roman" w:hAnsi="Times New Roman"/>
          <w:sz w:val="28"/>
          <w:szCs w:val="28"/>
        </w:rPr>
      </w:pPr>
      <w:r>
        <w:rPr>
          <w:rFonts w:ascii="Times New Roman" w:cs="Times New Roman" w:hAnsi="Times New Roman"/>
          <w:sz w:val="28"/>
          <w:szCs w:val="28"/>
        </w:rPr>
        <w:t>The enthalpy of reaction (heat of reaction) for a neutralization reaction is known as the enthalpy of neutralization (heat of neutralization). For instance, the heat accompanying a reaction between an acid and a base to form salt and water.</w:t>
      </w:r>
    </w:p>
    <w:p>
      <w:pPr>
        <w:pStyle w:val="style179"/>
        <w:numPr>
          <w:ilvl w:val="0"/>
          <w:numId w:val="71"/>
        </w:numPr>
        <w:rPr>
          <w:rFonts w:ascii="Times New Roman" w:cs="Times New Roman" w:hAnsi="Times New Roman"/>
          <w:sz w:val="28"/>
          <w:szCs w:val="28"/>
        </w:rPr>
      </w:pPr>
      <w:r>
        <w:rPr>
          <w:rFonts w:ascii="Times New Roman" w:cs="Times New Roman" w:hAnsi="Times New Roman"/>
          <w:sz w:val="28"/>
          <w:szCs w:val="28"/>
        </w:rPr>
        <w:t>The enthalpy of reaction (heat of reaction) for a solute dissolving in a solvent is known as the enthalpy of solution (heat of solution).</w:t>
      </w:r>
    </w:p>
    <w:p>
      <w:pPr>
        <w:pStyle w:val="style179"/>
        <w:numPr>
          <w:ilvl w:val="0"/>
          <w:numId w:val="71"/>
        </w:numPr>
        <w:rPr>
          <w:rFonts w:ascii="Times New Roman" w:cs="Times New Roman" w:hAnsi="Times New Roman"/>
          <w:sz w:val="28"/>
          <w:szCs w:val="28"/>
        </w:rPr>
      </w:pPr>
      <w:r>
        <w:rPr>
          <w:rFonts w:ascii="Times New Roman" w:cs="Times New Roman" w:hAnsi="Times New Roman"/>
          <w:sz w:val="28"/>
          <w:szCs w:val="28"/>
        </w:rPr>
        <w:t>The enthalpy of reaction (heat of reaction) for a precipitation reaction is known as the enthalpy of precipitation (heat of precipitation).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highlight w:val="yellow"/>
        </w:rPr>
        <w:t>Enthalpy of reaction (heat of reaction) can be measured experimentally using a calorimeter.</w:t>
      </w:r>
    </w:p>
    <w:p>
      <w:pPr>
        <w:pStyle w:val="style0"/>
        <w:rPr>
          <w:rFonts w:ascii="Times New Roman" w:cs="Times New Roman" w:hAnsi="Times New Roman"/>
          <w:sz w:val="28"/>
          <w:szCs w:val="28"/>
        </w:rPr>
      </w:pPr>
      <w:r>
        <w:rPr>
          <w:rFonts w:ascii="Times New Roman" w:cs="Times New Roman" w:hAnsi="Times New Roman"/>
          <w:sz w:val="28"/>
          <w:szCs w:val="28"/>
        </w:rPr>
        <w:t>Typically, the calculation for heat released or absorbed, q, for the reaction of aqueous solutions is measured in unit of joules (J).</w:t>
      </w:r>
    </w:p>
    <w:p>
      <w:pPr>
        <w:pStyle w:val="style0"/>
        <w:rPr>
          <w:rFonts w:ascii="Times New Roman" w:cs="Times New Roman" w:hAnsi="Times New Roman"/>
          <w:sz w:val="28"/>
          <w:szCs w:val="28"/>
        </w:rPr>
      </w:pPr>
      <w:r>
        <w:rPr>
          <w:rFonts w:ascii="Times New Roman" w:cs="Times New Roman" w:hAnsi="Times New Roman"/>
          <w:b/>
          <w:sz w:val="28"/>
          <w:szCs w:val="28"/>
        </w:rPr>
        <w:t>Example 1:</w:t>
      </w:r>
    </w:p>
    <w:p>
      <w:pPr>
        <w:pStyle w:val="style0"/>
        <w:rPr>
          <w:rFonts w:ascii="Times New Roman" w:cs="Times New Roman" w:hAnsi="Times New Roman"/>
          <w:sz w:val="28"/>
          <w:szCs w:val="28"/>
        </w:rPr>
      </w:pPr>
      <w:r>
        <w:rPr>
          <w:rFonts w:ascii="Times New Roman" w:cs="Times New Roman" w:hAnsi="Times New Roman"/>
          <w:sz w:val="28"/>
          <w:szCs w:val="28"/>
        </w:rPr>
        <w:t>In an experiment, 1.2g of sodium hydroxide pellets, NaOH(s), were dissolved in 100mL of water at 25°C. The temperature of the water rose to 27.5°C. Calculate the enthalpy change (heat of solution) for the reaction in kJmol</w:t>
      </w:r>
      <w:r>
        <w:rPr>
          <w:rFonts w:ascii="Times New Roman" w:cs="Times New Roman" w:hAnsi="Times New Roman"/>
          <w:sz w:val="28"/>
          <w:szCs w:val="28"/>
          <w:vertAlign w:val="superscript"/>
        </w:rPr>
        <w:t xml:space="preserve">-1 </w:t>
      </w:r>
      <w:r>
        <w:rPr>
          <w:rFonts w:ascii="Times New Roman" w:cs="Times New Roman" w:hAnsi="Times New Roman"/>
          <w:sz w:val="28"/>
          <w:szCs w:val="28"/>
        </w:rPr>
        <w:t>of solute. Calculate the heat released, q, in joules (J), by the reaction.</w:t>
      </w:r>
    </w:p>
    <w:p>
      <w:pPr>
        <w:pStyle w:val="style0"/>
        <w:rPr>
          <w:rFonts w:ascii="Times New Roman" w:cs="Times New Roman" w:hAnsi="Times New Roman"/>
          <w:sz w:val="28"/>
          <w:szCs w:val="28"/>
        </w:rPr>
      </w:pPr>
      <w:r>
        <w:rPr>
          <w:rFonts w:ascii="Times New Roman" w:cs="Times New Roman" w:hAnsi="Times New Roman"/>
          <w:b/>
          <w:sz w:val="28"/>
          <w:szCs w:val="28"/>
        </w:rPr>
        <w:t>Solution</w:t>
      </w:r>
    </w:p>
    <w:p>
      <w:pPr>
        <w:pStyle w:val="style0"/>
        <w:rPr>
          <w:rFonts w:ascii="Cambria Math" w:cs="Times New Roman" w:hAnsi="Cambria Math"/>
          <w:sz w:val="28"/>
          <w:szCs w:val="28"/>
        </w:rPr>
      </w:pPr>
      <m:oMathPara>
        <m:oMathParaPr>
          <m:jc m:val="left"/>
        </m:oMathParaPr>
        <m:oMath>
          <m:r>
            <w:rPr>
              <w:rFonts w:ascii="Cambria Math" w:cs="Times New Roman" w:hAnsi="Cambria Math"/>
              <w:sz w:val="28"/>
              <w:szCs w:val="28"/>
            </w:rPr>
            <m:t>q=mc∆T</m:t>
          </m:r>
        </m:oMath>
      </m:oMathPara>
    </w:p>
    <w:p>
      <w:pPr>
        <w:pStyle w:val="style0"/>
        <w:rPr>
          <w:rFonts w:ascii="Times New Roman" w:cs="Times New Roman" w:hAnsi="Times New Roman"/>
          <w:sz w:val="28"/>
          <w:szCs w:val="28"/>
        </w:rPr>
      </w:pPr>
      <w:r>
        <w:rPr>
          <w:rFonts w:ascii="Times New Roman" w:cs="Times New Roman" w:hAnsi="Times New Roman"/>
          <w:sz w:val="28"/>
          <w:szCs w:val="28"/>
        </w:rPr>
        <w:t>Where q = heat loss or gained in joules. This the same as the enthalpy change if the pressure is constant m = mass of the substance, C = specific heat capacity and ∆T = change in temperature (T</w:t>
      </w:r>
      <w:r>
        <w:rPr>
          <w:rFonts w:ascii="Times New Roman" w:cs="Times New Roman" w:hAnsi="Times New Roman"/>
          <w:sz w:val="28"/>
          <w:szCs w:val="28"/>
          <w:vertAlign w:val="subscript"/>
        </w:rPr>
        <w:t>f</w:t>
      </w:r>
      <w:r>
        <w:rPr>
          <w:rFonts w:ascii="Times New Roman" w:cs="Times New Roman" w:hAnsi="Times New Roman"/>
          <w:sz w:val="28"/>
          <w:szCs w:val="28"/>
        </w:rPr>
        <w:t xml:space="preserve"> - T</w:t>
      </w:r>
      <w:r>
        <w:rPr>
          <w:rFonts w:ascii="Times New Roman" w:cs="Times New Roman" w:hAnsi="Times New Roman"/>
          <w:sz w:val="28"/>
          <w:szCs w:val="28"/>
          <w:vertAlign w:val="subscript"/>
        </w:rPr>
        <w:t>i</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q = 100 × 4.184 × (27.5 - 25) = 1046 J</w:t>
      </w:r>
    </w:p>
    <w:p>
      <w:pPr>
        <w:pStyle w:val="style0"/>
        <w:rPr>
          <w:rFonts w:ascii="Times New Roman" w:cs="Times New Roman" w:hAnsi="Times New Roman"/>
          <w:sz w:val="28"/>
          <w:szCs w:val="28"/>
        </w:rPr>
      </w:pPr>
      <w:r>
        <w:rPr>
          <w:rFonts w:ascii="Times New Roman" w:cs="Times New Roman" w:hAnsi="Times New Roman"/>
          <w:sz w:val="28"/>
          <w:szCs w:val="28"/>
        </w:rPr>
        <w:t>Calculate the moles of solute (NaOH):</w:t>
      </w:r>
    </w:p>
    <w:p>
      <w:pPr>
        <w:pStyle w:val="style0"/>
        <w:rPr>
          <w:rFonts w:ascii="Times New Roman" w:cs="Times New Roman" w:hAnsi="Times New Roman"/>
          <w:sz w:val="28"/>
          <w:szCs w:val="28"/>
        </w:rPr>
      </w:pPr>
      <w:r>
        <w:rPr>
          <w:rFonts w:ascii="Times New Roman" w:cs="Times New Roman" w:hAnsi="Times New Roman"/>
          <w:sz w:val="28"/>
          <w:szCs w:val="28"/>
        </w:rPr>
        <w:t>Moles = mass ÷ molar mass</w:t>
      </w:r>
    </w:p>
    <w:p>
      <w:pPr>
        <w:pStyle w:val="style0"/>
        <w:rPr>
          <w:rFonts w:ascii="Times New Roman" w:cs="Times New Roman" w:hAnsi="Times New Roman"/>
          <w:sz w:val="28"/>
          <w:szCs w:val="28"/>
        </w:rPr>
      </w:pPr>
      <w:r>
        <w:rPr>
          <w:rFonts w:ascii="Times New Roman" w:cs="Times New Roman" w:hAnsi="Times New Roman"/>
          <w:sz w:val="28"/>
          <w:szCs w:val="28"/>
        </w:rPr>
        <w:t>Moles (NaOH) = 1.2 ÷ (22.99 + 16.00 + 1.008) = 0.030 mol.</w:t>
      </w:r>
    </w:p>
    <w:p>
      <w:pPr>
        <w:pStyle w:val="style0"/>
        <w:rPr>
          <w:rFonts w:ascii="Times New Roman" w:cs="Times New Roman" w:hAnsi="Times New Roman"/>
          <w:sz w:val="28"/>
          <w:szCs w:val="28"/>
        </w:rPr>
      </w:pPr>
      <w:r>
        <w:rPr>
          <w:rFonts w:ascii="Times New Roman" w:cs="Times New Roman" w:hAnsi="Times New Roman"/>
          <w:sz w:val="28"/>
          <w:szCs w:val="28"/>
        </w:rPr>
        <w:t>n(NaOH) = 0.030mol. Calculate the enthalpy change, ΔH, in kJmol</w:t>
      </w:r>
      <w:r>
        <w:rPr>
          <w:rFonts w:ascii="Times New Roman" w:cs="Times New Roman" w:hAnsi="Times New Roman"/>
          <w:sz w:val="28"/>
          <w:szCs w:val="28"/>
          <w:vertAlign w:val="superscript"/>
        </w:rPr>
        <w:t>-1</w:t>
      </w:r>
      <w:r>
        <w:rPr>
          <w:rFonts w:ascii="Times New Roman" w:cs="Times New Roman" w:hAnsi="Times New Roman"/>
          <w:sz w:val="28"/>
          <w:szCs w:val="28"/>
        </w:rPr>
        <w:t xml:space="preserve"> of solute:</w:t>
      </w:r>
    </w:p>
    <w:p>
      <w:pPr>
        <w:pStyle w:val="style0"/>
        <w:rPr>
          <w:rFonts w:ascii="Times New Roman" w:cs="Times New Roman" w:hAnsi="Times New Roman"/>
          <w:sz w:val="28"/>
          <w:szCs w:val="28"/>
        </w:rPr>
      </w:pPr>
      <w:r>
        <w:rPr>
          <w:rFonts w:ascii="Times New Roman" w:cs="Times New Roman" w:hAnsi="Times New Roman"/>
          <w:sz w:val="28"/>
          <w:szCs w:val="28"/>
        </w:rPr>
        <w:t>ΔH = -q ÷ n (solute) but if you want it in KJ per mol, you have to divide it by 1000.</w:t>
      </w:r>
    </w:p>
    <w:p>
      <w:pPr>
        <w:pStyle w:val="style0"/>
        <w:rPr>
          <w:rFonts w:ascii="Times New Roman" w:cs="Times New Roman" w:hAnsi="Times New Roman"/>
          <w:sz w:val="28"/>
          <w:szCs w:val="28"/>
        </w:rPr>
      </w:pPr>
      <w:r>
        <w:rPr>
          <w:rFonts w:ascii="Times New Roman" w:cs="Times New Roman" w:hAnsi="Times New Roman"/>
          <w:sz w:val="28"/>
          <w:szCs w:val="28"/>
        </w:rPr>
        <w:t>ΔH = -q/1000 ÷ n (solute) = -1046/1000 ÷ 0.030 = -35kJmol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ΔH is negative because the reaction is exothermic (energy is released causing the temperature of the solution to increase).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 xml:space="preserve">Example 2: </w:t>
      </w:r>
      <w:r>
        <w:rPr>
          <w:rFonts w:ascii="Times New Roman" w:cs="Times New Roman" w:hAnsi="Times New Roman"/>
          <w:sz w:val="28"/>
          <w:szCs w:val="28"/>
        </w:rPr>
        <w:t>When 3.02 g of NH</w:t>
      </w:r>
      <w:r>
        <w:rPr>
          <w:rFonts w:ascii="Times New Roman" w:cs="Times New Roman" w:hAnsi="Times New Roman"/>
          <w:sz w:val="28"/>
          <w:szCs w:val="28"/>
          <w:vertAlign w:val="subscript"/>
        </w:rPr>
        <w:t>4</w:t>
      </w:r>
      <w:r>
        <w:rPr>
          <w:rFonts w:ascii="Times New Roman" w:cs="Times New Roman" w:hAnsi="Times New Roman"/>
          <w:sz w:val="28"/>
          <w:szCs w:val="28"/>
        </w:rPr>
        <w:t>Cl is dissolved in enough water to make 20.05 mL of solution, the temperature dropped from 19.8°C to 9.1°C. Calculate the enthalpy change (in kJ) when 1 mole of NH</w:t>
      </w:r>
      <w:r>
        <w:rPr>
          <w:rFonts w:ascii="Times New Roman" w:cs="Times New Roman" w:hAnsi="Times New Roman"/>
          <w:sz w:val="28"/>
          <w:szCs w:val="28"/>
          <w:vertAlign w:val="subscript"/>
        </w:rPr>
        <w:t>4</w:t>
      </w:r>
      <w:r>
        <w:rPr>
          <w:rFonts w:ascii="Times New Roman" w:cs="Times New Roman" w:hAnsi="Times New Roman"/>
          <w:sz w:val="28"/>
          <w:szCs w:val="28"/>
        </w:rPr>
        <w:t xml:space="preserve">Cl is dissolved in water. The density and specific heat of water are 1.00 g/mL and 4.18 J/g°C respectively.  </w:t>
      </w:r>
    </w:p>
    <w:p>
      <w:pPr>
        <w:pStyle w:val="style0"/>
        <w:rPr>
          <w:rFonts w:ascii="Times New Roman" w:cs="Times New Roman" w:hAnsi="Times New Roman"/>
          <w:sz w:val="28"/>
          <w:szCs w:val="28"/>
        </w:rPr>
      </w:pPr>
    </w:p>
    <w:p>
      <w:pPr>
        <w:pStyle w:val="style0"/>
        <w:rPr>
          <w:rFonts w:ascii="Times New Roman" w:cs="Times New Roman" w:hAnsi="Times New Roman"/>
          <w:b/>
          <w:bCs/>
          <w:sz w:val="28"/>
          <w:szCs w:val="28"/>
        </w:rPr>
      </w:pPr>
      <w:r>
        <w:rPr>
          <w:rFonts w:ascii="Times New Roman" w:cs="Times New Roman" w:hAnsi="Times New Roman"/>
          <w:b/>
          <w:bCs/>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q = mC∆T</w:t>
      </w:r>
    </w:p>
    <w:p>
      <w:pPr>
        <w:pStyle w:val="style0"/>
        <w:rPr>
          <w:rFonts w:ascii="Times New Roman" w:cs="Times New Roman" w:hAnsi="Times New Roman"/>
          <w:sz w:val="28"/>
          <w:szCs w:val="28"/>
        </w:rPr>
      </w:pPr>
      <w:r>
        <w:rPr>
          <w:rFonts w:ascii="Times New Roman" w:cs="Times New Roman" w:hAnsi="Times New Roman"/>
          <w:sz w:val="28"/>
          <w:szCs w:val="28"/>
        </w:rPr>
        <w:t>q = heat, m = mass = 20.05 ml x 1g/ml = 20.05 g + 3.02 g = 23.07 g (note: in some introductory courses, they use only the mass of water, i.e. 20.05 g, but in more advanced courses they will add the mass of solute), C = sp. heat = 4.18 J/g/deg, ∆T = change in temperature = 19.8 - 9.1 = 10.7 degree Celcius (Note: this is an endothermic reaction)</w:t>
      </w:r>
    </w:p>
    <w:p>
      <w:pPr>
        <w:pStyle w:val="style0"/>
        <w:rPr>
          <w:rFonts w:ascii="Times New Roman" w:cs="Times New Roman" w:hAnsi="Times New Roman"/>
          <w:sz w:val="28"/>
          <w:szCs w:val="28"/>
        </w:rPr>
      </w:pPr>
      <w:r>
        <w:rPr>
          <w:rFonts w:ascii="Times New Roman" w:cs="Times New Roman" w:hAnsi="Times New Roman"/>
          <w:sz w:val="28"/>
          <w:szCs w:val="28"/>
        </w:rPr>
        <w:t>Solving for q:</w:t>
      </w:r>
    </w:p>
    <w:p>
      <w:pPr>
        <w:pStyle w:val="style0"/>
        <w:rPr>
          <w:rFonts w:ascii="Times New Roman" w:cs="Times New Roman" w:hAnsi="Times New Roman"/>
          <w:sz w:val="28"/>
          <w:szCs w:val="28"/>
        </w:rPr>
      </w:pPr>
      <w:r>
        <w:rPr>
          <w:rFonts w:ascii="Times New Roman" w:cs="Times New Roman" w:hAnsi="Times New Roman"/>
          <w:sz w:val="28"/>
          <w:szCs w:val="28"/>
        </w:rPr>
        <w:t>q = (23.07 g)(4.18 J/g/deg)(10.7 deg) = 1032 J</w:t>
      </w:r>
    </w:p>
    <w:p>
      <w:pPr>
        <w:pStyle w:val="style0"/>
        <w:rPr>
          <w:rFonts w:ascii="Times New Roman" w:cs="Times New Roman" w:hAnsi="Times New Roman"/>
          <w:sz w:val="28"/>
          <w:szCs w:val="28"/>
        </w:rPr>
      </w:pPr>
      <w:r>
        <w:rPr>
          <w:rFonts w:ascii="Times New Roman" w:cs="Times New Roman" w:hAnsi="Times New Roman"/>
          <w:sz w:val="28"/>
          <w:szCs w:val="28"/>
        </w:rPr>
        <w:t>This is the heat for dissolution of 3.02 g NH</w:t>
      </w:r>
      <w:r>
        <w:rPr>
          <w:rFonts w:ascii="Times New Roman" w:cs="Times New Roman" w:hAnsi="Times New Roman"/>
          <w:sz w:val="28"/>
          <w:szCs w:val="28"/>
          <w:vertAlign w:val="subscript"/>
        </w:rPr>
        <w:t>4</w:t>
      </w:r>
      <w:r>
        <w:rPr>
          <w:rFonts w:ascii="Times New Roman" w:cs="Times New Roman" w:hAnsi="Times New Roman"/>
          <w:sz w:val="28"/>
          <w:szCs w:val="28"/>
        </w:rPr>
        <w:t>Cl.  The question asks for enthalpy change for 1 mole of NH</w:t>
      </w:r>
      <w:r>
        <w:rPr>
          <w:rFonts w:ascii="Times New Roman" w:cs="Times New Roman" w:hAnsi="Times New Roman"/>
          <w:sz w:val="28"/>
          <w:szCs w:val="28"/>
          <w:vertAlign w:val="subscript"/>
        </w:rPr>
        <w:t>4</w:t>
      </w:r>
      <w:r>
        <w:rPr>
          <w:rFonts w:ascii="Times New Roman" w:cs="Times New Roman" w:hAnsi="Times New Roman"/>
          <w:sz w:val="28"/>
          <w:szCs w:val="28"/>
        </w:rPr>
        <w:t>Cl.</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m:t>
          </m:r>
          <m:f>
            <m:fPr>
              <m:ctrlPr>
                <w:rPr>
                  <w:rFonts w:ascii="Cambria Math" w:cs="Times New Roman" w:hAnsi="Cambria Math"/>
                  <w:i/>
                  <w:sz w:val="28"/>
                  <w:szCs w:val="28"/>
                </w:rPr>
              </m:ctrlPr>
            </m:fPr>
            <m:num>
              <m:r>
                <w:rPr>
                  <w:rFonts w:ascii="Cambria Math" w:cs="Times New Roman" w:hAnsi="Cambria Math"/>
                  <w:sz w:val="28"/>
                  <w:szCs w:val="28"/>
                </w:rPr>
                <m:t>Mass</m:t>
              </m:r>
            </m:num>
            <m:den>
              <m:r>
                <w:rPr>
                  <w:rFonts w:ascii="Cambria Math" w:cs="Times New Roman" w:hAnsi="Cambria Math"/>
                  <w:sz w:val="28"/>
                  <w:szCs w:val="28"/>
                </w:rPr>
                <m:t>Molar Mass</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m:t>
          </m:r>
          <m:f>
            <m:fPr>
              <m:ctrlPr>
                <w:rPr>
                  <w:rFonts w:ascii="Cambria Math" w:cs="Times New Roman" w:hAnsi="Cambria Math"/>
                  <w:i/>
                  <w:sz w:val="28"/>
                  <w:szCs w:val="28"/>
                </w:rPr>
              </m:ctrlPr>
            </m:fPr>
            <m:num>
              <m:r>
                <w:rPr>
                  <w:rFonts w:ascii="Cambria Math" w:cs="Times New Roman" w:hAnsi="Cambria Math"/>
                  <w:sz w:val="28"/>
                  <w:szCs w:val="28"/>
                </w:rPr>
                <m:t>3.02</m:t>
              </m:r>
            </m:num>
            <m:den>
              <m:r>
                <w:rPr>
                  <w:rFonts w:ascii="Cambria Math" w:cs="Times New Roman" w:hAnsi="Cambria Math"/>
                  <w:sz w:val="28"/>
                  <w:szCs w:val="28"/>
                </w:rPr>
                <m:t>53.5</m:t>
              </m:r>
            </m:den>
          </m:f>
          <m:r>
            <w:rPr>
              <w:rFonts w:ascii="Cambria Math" w:cs="Times New Roman" w:hAnsi="Cambria Math"/>
              <w:sz w:val="28"/>
              <w:szCs w:val="28"/>
            </w:rPr>
            <m:t>=0.056 moles</m:t>
          </m:r>
        </m:oMath>
      </m:oMathPara>
    </w:p>
    <w:p>
      <w:pPr>
        <w:pStyle w:val="style0"/>
        <w:rPr>
          <w:rFonts w:ascii="Times New Roman" w:cs="Times New Roman" w:hAnsi="Times New Roman"/>
          <w:sz w:val="28"/>
          <w:szCs w:val="28"/>
        </w:rPr>
      </w:pPr>
      <w:r>
        <w:rPr>
          <w:rFonts w:ascii="Times New Roman" w:cs="Times New Roman" w:hAnsi="Times New Roman"/>
          <w:sz w:val="28"/>
          <w:szCs w:val="28"/>
        </w:rPr>
        <w:t>If 0.056 moles = 1032J</w:t>
      </w:r>
    </w:p>
    <w:p>
      <w:pPr>
        <w:pStyle w:val="style0"/>
        <w:rPr>
          <w:rFonts w:ascii="Times New Roman" w:cs="Times New Roman" w:hAnsi="Times New Roman"/>
          <w:sz w:val="28"/>
          <w:szCs w:val="28"/>
        </w:rPr>
      </w:pPr>
      <w:r>
        <w:rPr>
          <w:rFonts w:ascii="Times New Roman" w:cs="Times New Roman" w:hAnsi="Times New Roman"/>
          <w:sz w:val="28"/>
          <w:szCs w:val="28"/>
        </w:rPr>
        <w:t>1 mole of NH</w:t>
      </w:r>
      <w:r>
        <w:rPr>
          <w:rFonts w:ascii="Times New Roman" w:cs="Times New Roman" w:hAnsi="Times New Roman"/>
          <w:sz w:val="28"/>
          <w:szCs w:val="28"/>
          <w:vertAlign w:val="subscript"/>
        </w:rPr>
        <w:t>4</w:t>
      </w:r>
      <w:r>
        <w:rPr>
          <w:rFonts w:ascii="Times New Roman" w:cs="Times New Roman" w:hAnsi="Times New Roman"/>
          <w:sz w:val="28"/>
          <w:szCs w:val="28"/>
        </w:rPr>
        <w:t>Cl =?</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t>
          </m:r>
          <m:r>
            <w:rPr>
              <w:rFonts w:ascii="Times New Roman" w:cs="Times New Roman" w:hAnsi="Times New Roman"/>
              <w:sz w:val="28"/>
              <w:szCs w:val="28"/>
            </w:rPr>
            <m:t>H</m:t>
          </m:r>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1 mole of N</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4</m:t>
                  </m:r>
                </m:sub>
              </m:sSub>
              <m:r>
                <w:rPr>
                  <w:rFonts w:ascii="Cambria Math" w:cs="Times New Roman" w:hAnsi="Cambria Math"/>
                  <w:sz w:val="28"/>
                  <w:szCs w:val="28"/>
                </w:rPr>
                <m:t>Cl×1032 J</m:t>
              </m:r>
            </m:num>
            <m:den>
              <m:r>
                <w:rPr>
                  <w:rFonts w:ascii="Cambria Math" w:cs="Times New Roman" w:hAnsi="Cambria Math"/>
                  <w:sz w:val="28"/>
                  <w:szCs w:val="28"/>
                </w:rPr>
                <m:t>0.056 mole of N</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4</m:t>
                  </m:r>
                </m:sub>
              </m:sSub>
              <m:r>
                <w:rPr>
                  <w:rFonts w:ascii="Cambria Math" w:cs="Times New Roman" w:hAnsi="Cambria Math"/>
                  <w:sz w:val="28"/>
                  <w:szCs w:val="28"/>
                </w:rPr>
                <m:t>Cl</m:t>
              </m:r>
            </m:den>
          </m:f>
          <m:r>
            <w:rPr>
              <w:rFonts w:ascii="Cambria Math" w:cs="Times New Roman" w:hAnsi="Cambria Math"/>
              <w:sz w:val="28"/>
              <w:szCs w:val="28"/>
            </w:rPr>
            <m:t>=18,428Jmo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=18.428 KJmo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 xml:space="preserve"> </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Note: ∆H= </m:t>
          </m:r>
          <m:f>
            <m:fPr>
              <m:ctrlPr>
                <w:rPr>
                  <w:rFonts w:ascii="Cambria Math" w:cs="Times New Roman" w:hAnsi="Cambria Math"/>
                  <w:i/>
                  <w:sz w:val="28"/>
                  <w:szCs w:val="28"/>
                </w:rPr>
              </m:ctrlPr>
            </m:fPr>
            <m:num>
              <m:r>
                <w:rPr>
                  <w:rFonts w:ascii="Cambria Math" w:cs="Times New Roman" w:hAnsi="Cambria Math"/>
                  <w:sz w:val="28"/>
                  <w:szCs w:val="28"/>
                </w:rPr>
                <m:t>Heat loss or gained</m:t>
              </m:r>
            </m:num>
            <m:den>
              <m:r>
                <w:rPr>
                  <w:rFonts w:ascii="Cambria Math" w:cs="Times New Roman" w:hAnsi="Cambria Math"/>
                  <w:sz w:val="28"/>
                  <w:szCs w:val="28"/>
                </w:rPr>
                <m:t>Number of moles of the substance</m:t>
              </m:r>
            </m:den>
          </m:f>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highlight w:val="yellow"/>
        </w:rPr>
        <w:t>Enthalpy of Neutralization</w:t>
      </w:r>
    </w:p>
    <w:p>
      <w:pPr>
        <w:pStyle w:val="style0"/>
        <w:rPr>
          <w:rFonts w:ascii="Times New Roman" w:cs="Times New Roman" w:hAnsi="Times New Roman"/>
          <w:sz w:val="28"/>
          <w:szCs w:val="28"/>
        </w:rPr>
      </w:pPr>
      <w:r>
        <w:rPr>
          <w:rFonts w:ascii="Times New Roman" w:cs="Times New Roman" w:hAnsi="Times New Roman"/>
          <w:b/>
          <w:sz w:val="28"/>
          <w:szCs w:val="28"/>
        </w:rPr>
        <w:t>Calorimetry</w:t>
      </w:r>
      <w:r>
        <w:rPr>
          <w:rFonts w:ascii="Times New Roman" w:cs="Times New Roman" w:hAnsi="Times New Roman"/>
          <w:b/>
          <w:sz w:val="28"/>
          <w:szCs w:val="28"/>
        </w:rPr>
        <w:cr/>
      </w:r>
    </w:p>
    <w:p>
      <w:pPr>
        <w:pStyle w:val="style0"/>
        <w:rPr>
          <w:rFonts w:ascii="Times New Roman" w:cs="Times New Roman" w:hAnsi="Times New Roman"/>
          <w:sz w:val="28"/>
          <w:szCs w:val="28"/>
        </w:rPr>
      </w:pPr>
      <w:r>
        <w:rPr>
          <w:rFonts w:ascii="Times New Roman" w:cs="Times New Roman" w:hAnsi="Times New Roman"/>
          <w:sz w:val="28"/>
          <w:szCs w:val="28"/>
        </w:rPr>
        <w:t xml:space="preserve">The device used experimentally to determine the heat associated with a chemical reaction is called a calorimeter. Calorimetry, the science of measuring heat, is based on observing the temperature change when a body absorbs or discharges energy as heat. Substances respond differently to being heated. One substance might require a great deal of heat energy to raise its temperature by one degree, whereas another will exhibit the same temperature change after absorbing relatively little heat. </w:t>
      </w:r>
    </w:p>
    <w:p>
      <w:pPr>
        <w:pStyle w:val="style0"/>
        <w:rPr>
          <w:rFonts w:ascii="Times New Roman" w:cs="Times New Roman" w:hAnsi="Times New Roman"/>
          <w:sz w:val="28"/>
          <w:szCs w:val="28"/>
        </w:rPr>
      </w:pPr>
      <m:oMathPara>
        <m:oMathParaPr>
          <m:jc m:val="left"/>
        </m:oMathParaPr>
        <m:oMath>
          <m:r>
            <m:rPr>
              <m:sty m:val="bi"/>
            </m:rPr>
            <w:rPr>
              <w:rFonts w:ascii="Cambria Math" w:cs="Times New Roman" w:hAnsi="Cambria Math"/>
              <w:sz w:val="28"/>
              <w:szCs w:val="28"/>
            </w:rPr>
            <m:t>The heat capacity (C) of a substance is defined as:</m:t>
          </m:r>
        </m:oMath>
      </m:oMathPara>
    </w:p>
    <w:p>
      <w:pPr>
        <w:pStyle w:val="style0"/>
        <w:rPr>
          <w:rFonts w:ascii="Times New Roman" w:cs="Times New Roman" w:hAnsi="Times New Roman"/>
          <w:b/>
          <w:sz w:val="28"/>
          <w:szCs w:val="28"/>
        </w:rPr>
      </w:pPr>
      <m:oMathPara>
        <m:oMathParaPr>
          <m:jc m:val="left"/>
        </m:oMathParaPr>
        <m:oMath>
          <m:r>
            <m:rPr>
              <m:sty m:val="bi"/>
            </m:rPr>
            <w:rPr>
              <w:rFonts w:ascii="Cambria Math" w:cs="Times New Roman" w:hAnsi="Cambria Math"/>
              <w:sz w:val="28"/>
              <w:szCs w:val="28"/>
            </w:rPr>
            <m:t xml:space="preserve">C= </m:t>
          </m:r>
          <m:f>
            <m:fPr>
              <m:ctrlPr>
                <w:rPr>
                  <w:rFonts w:ascii="Cambria Math" w:cs="Times New Roman" w:hAnsi="Cambria Math"/>
                  <w:b/>
                  <w:i/>
                  <w:sz w:val="28"/>
                  <w:szCs w:val="28"/>
                </w:rPr>
              </m:ctrlPr>
            </m:fPr>
            <m:num>
              <m:r>
                <m:rPr>
                  <m:sty m:val="bi"/>
                </m:rPr>
                <w:rPr>
                  <w:rFonts w:ascii="Cambria Math" w:cs="Times New Roman" w:hAnsi="Cambria Math"/>
                  <w:sz w:val="28"/>
                  <w:szCs w:val="28"/>
                </w:rPr>
                <m:t>heat absorbed</m:t>
              </m:r>
            </m:num>
            <m:den>
              <m:r>
                <m:rPr>
                  <m:sty m:val="bi"/>
                </m:rPr>
                <w:rPr>
                  <w:rFonts w:ascii="Cambria Math" w:cs="Times New Roman" w:hAnsi="Cambria Math"/>
                  <w:sz w:val="28"/>
                  <w:szCs w:val="28"/>
                </w:rPr>
                <m:t>increase in temperature</m:t>
              </m:r>
            </m:den>
          </m:f>
        </m:oMath>
      </m:oMathPara>
    </w:p>
    <w:p>
      <w:pPr>
        <w:pStyle w:val="style0"/>
        <w:rPr>
          <w:rFonts w:ascii="Times New Roman" w:cs="Times New Roman" w:hAnsi="Times New Roman"/>
          <w:sz w:val="28"/>
          <w:szCs w:val="28"/>
        </w:rPr>
      </w:pPr>
      <w:r>
        <w:rPr>
          <w:rFonts w:ascii="Times New Roman" w:cs="Times New Roman" w:hAnsi="Times New Roman"/>
          <w:sz w:val="28"/>
          <w:szCs w:val="28"/>
        </w:rPr>
        <w:t>When an element or a compound is heated, the energy required will depend on the amount of the substance present (for example, it takes twice as much energy to raise the temperature of 2 g of water by one degree than it takes to raise the temperature of 1 g of water by one degree). Thus, in defining the heat capacity of a substance, the amount of substance must be specified. If the heat capacity is given per gram of substance, it is called the specific heat capacity, and its units are J/°C . g or J/K . g. If the heat capacity is given per mole of the substance, it is called the molar heat capacity, and it has the units J/°C . mol or J/K . mol.  It takes much less energy to change the temperature of a gram of a metal by 18°C than for a gram of water.</w:t>
      </w:r>
    </w:p>
    <w:p>
      <w:pPr>
        <w:pStyle w:val="style0"/>
        <w:rPr>
          <w:rFonts w:ascii="Times New Roman" w:cs="Times New Roman" w:hAnsi="Times New Roman"/>
          <w:sz w:val="28"/>
          <w:szCs w:val="28"/>
        </w:rPr>
      </w:pPr>
      <w:r>
        <w:rPr>
          <w:rFonts w:ascii="Times New Roman" w:cs="Times New Roman" w:hAnsi="Times New Roman"/>
          <w:sz w:val="28"/>
          <w:szCs w:val="28"/>
        </w:rPr>
        <w:t>Recall that under these conditions, the change in enthalpy equals the heat; that is, ∆H = q</w:t>
      </w:r>
      <w:r>
        <w:rPr>
          <w:rFonts w:ascii="Times New Roman" w:cs="Times New Roman" w:hAnsi="Times New Roman"/>
          <w:sz w:val="28"/>
          <w:szCs w:val="28"/>
          <w:vertAlign w:val="subscript"/>
        </w:rPr>
        <w:t>P</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For example, suppose we mix 50.0 mL of 1.0 M HCl at 25.0°C with 50.0 mL of 1.0 M NaOH also at 25°C in a calorimeter. After the reactants are mixed by stirring, the temperature is observed to increase to 31.9°C. The net ionic equation for this reaction is</w:t>
      </w:r>
    </w:p>
    <w:p>
      <w:pPr>
        <w:pStyle w:val="style0"/>
        <w:rPr>
          <w:rFonts w:ascii="Times New Roman" w:cs="Times New Roman" w:hAnsi="Times New Roman"/>
          <w:sz w:val="28"/>
          <w:szCs w:val="28"/>
        </w:rPr>
      </w:pPr>
      <w:r>
        <w:rPr>
          <w:rFonts w:ascii="Times New Roman" w:cs="Times New Roman" w:hAnsi="Times New Roman"/>
          <w:sz w:val="28"/>
          <w:szCs w:val="28"/>
        </w:rPr>
        <w:t>H</w:t>
      </w:r>
      <w:r>
        <w:rPr>
          <w:rFonts w:ascii="Times New Roman" w:cs="Times New Roman" w:hAnsi="Times New Roman"/>
          <w:sz w:val="28"/>
          <w:szCs w:val="28"/>
          <w:vertAlign w:val="superscript"/>
        </w:rPr>
        <w:t>+</w:t>
      </w:r>
      <w:r>
        <w:rPr>
          <w:rFonts w:ascii="Times New Roman" w:cs="Times New Roman" w:hAnsi="Times New Roman"/>
          <w:sz w:val="28"/>
          <w:szCs w:val="28"/>
          <w:vertAlign w:val="subscript"/>
        </w:rPr>
        <w:t>(aq)</w:t>
      </w:r>
      <w:r>
        <w:rPr>
          <w:rFonts w:ascii="Times New Roman" w:cs="Times New Roman" w:hAnsi="Times New Roman"/>
          <w:sz w:val="28"/>
          <w:szCs w:val="28"/>
        </w:rPr>
        <w:t xml:space="preserve"> +OH</w:t>
      </w:r>
      <w:r>
        <w:rPr>
          <w:rFonts w:ascii="Times New Roman" w:cs="Times New Roman" w:hAnsi="Times New Roman"/>
          <w:sz w:val="28"/>
          <w:szCs w:val="28"/>
          <w:vertAlign w:val="superscript"/>
        </w:rPr>
        <w:t>-</w:t>
      </w:r>
      <w:r>
        <w:rPr>
          <w:rFonts w:ascii="Times New Roman" w:cs="Times New Roman" w:hAnsi="Times New Roman"/>
          <w:sz w:val="28"/>
          <w:szCs w:val="28"/>
          <w:vertAlign w:val="subscript"/>
        </w:rPr>
        <w:t>(aq)</w:t>
      </w:r>
      <w:r>
        <w:rPr>
          <w:rFonts w:ascii="Times New Roman" w:cs="Times New Roman" w:hAnsi="Times New Roman"/>
          <w:sz w:val="28"/>
          <w:szCs w:val="28"/>
        </w:rPr>
        <w:t>=&gt; H</w:t>
      </w:r>
      <w:r>
        <w:rPr>
          <w:rFonts w:ascii="Times New Roman" w:cs="Times New Roman" w:hAnsi="Times New Roman"/>
          <w:sz w:val="28"/>
          <w:szCs w:val="28"/>
          <w:vertAlign w:val="subscript"/>
        </w:rPr>
        <w:t>2</w:t>
      </w:r>
      <w:r>
        <w:rPr>
          <w:rFonts w:ascii="Times New Roman" w:cs="Times New Roman" w:hAnsi="Times New Roman"/>
          <w:sz w:val="28"/>
          <w:szCs w:val="28"/>
        </w:rPr>
        <w:t>O</w:t>
      </w:r>
    </w:p>
    <w:p>
      <w:pPr>
        <w:pStyle w:val="style0"/>
        <w:rPr>
          <w:rFonts w:ascii="Times New Roman" w:cs="Times New Roman" w:hAnsi="Times New Roman"/>
          <w:sz w:val="28"/>
          <w:szCs w:val="28"/>
        </w:rPr>
      </w:pPr>
      <w:r>
        <w:rPr>
          <w:rFonts w:ascii="Times New Roman" w:cs="Times New Roman" w:hAnsi="Times New Roman"/>
          <w:sz w:val="28"/>
          <w:szCs w:val="28"/>
        </w:rPr>
        <w:t>When these reactants (each originally at the same temperature) are mixed, the temperature of the mixed solution is observed to increase. Therefore, the chemical reaction must be releasing energy as heat. This released energy increases the random motions of the solution components, which in turn increases the temperature. The quantity of energy released can be determined from the temperature increase, the mass of solution, and the specific heat capacity of the solution. For an approximate result, we will assume that the calorimeter does not absorb or leak any heat and that the solution can be treated as if it were pure water with a density of 1.0 g/mL. We also need to know the heat required to raise the temperature of a given amount of water by 1°C.</w:t>
      </w:r>
    </w:p>
    <w:p>
      <w:pPr>
        <w:pStyle w:val="style0"/>
        <w:rPr>
          <w:rFonts w:ascii="Times New Roman" w:cs="Times New Roman" w:hAnsi="Times New Roman"/>
          <w:b/>
          <w:sz w:val="28"/>
          <w:szCs w:val="28"/>
        </w:rPr>
      </w:pPr>
      <w:r>
        <w:rPr>
          <w:rFonts w:ascii="Times New Roman" w:cs="Times New Roman" w:hAnsi="Times New Roman"/>
          <w:b/>
          <w:bCs/>
          <w:color w:val="0000ff"/>
          <w:sz w:val="28"/>
          <w:szCs w:val="28"/>
        </w:rPr>
        <w:t xml:space="preserve">What is meant by the specific heat capacity of water is 4.18 J/°C . g? This means that 4.18 J of energy is required to raise the temperature of 1 g of water by 1°C. </w:t>
      </w:r>
      <w:r>
        <w:rPr>
          <w:rFonts w:ascii="Times New Roman" w:cs="Times New Roman" w:hAnsi="Times New Roman"/>
          <w:b/>
          <w:bCs/>
          <w:color w:val="0000ff"/>
          <w:sz w:val="28"/>
          <w:szCs w:val="28"/>
        </w:rPr>
        <w:cr/>
      </w:r>
    </w:p>
    <w:p>
      <w:pPr>
        <w:pStyle w:val="style0"/>
        <w:rPr>
          <w:rFonts w:ascii="Times New Roman" w:cs="Times New Roman" w:hAnsi="Times New Roman"/>
          <w:sz w:val="28"/>
          <w:szCs w:val="28"/>
        </w:rPr>
      </w:pPr>
      <w:r>
        <w:rPr>
          <w:rFonts w:ascii="Times New Roman" w:cs="Times New Roman" w:hAnsi="Times New Roman"/>
          <w:b/>
          <w:sz w:val="28"/>
          <w:szCs w:val="28"/>
        </w:rPr>
        <w:t>Example 2:</w:t>
      </w:r>
    </w:p>
    <w:p>
      <w:pPr>
        <w:pStyle w:val="style0"/>
        <w:rPr>
          <w:rFonts w:ascii="Times New Roman" w:cs="Times New Roman" w:hAnsi="Times New Roman"/>
          <w:sz w:val="28"/>
          <w:szCs w:val="28"/>
        </w:rPr>
      </w:pPr>
      <w:r>
        <w:rPr>
          <w:rFonts w:ascii="Times New Roman" w:cs="Times New Roman" w:hAnsi="Times New Roman"/>
          <w:sz w:val="28"/>
          <w:szCs w:val="28"/>
        </w:rPr>
        <w:t>In an experiment to determine the enthalpy change, ΔH, for the neutralization reaction:</w:t>
      </w:r>
    </w:p>
    <w:p>
      <w:pPr>
        <w:pStyle w:val="style0"/>
        <w:rPr>
          <w:rFonts w:ascii="Times New Roman" w:cs="Times New Roman" w:hAnsi="Times New Roman"/>
          <w:sz w:val="28"/>
          <w:szCs w:val="28"/>
        </w:rPr>
      </w:pPr>
      <w:r>
        <w:rPr>
          <w:rFonts w:ascii="Times New Roman" w:cs="Times New Roman" w:hAnsi="Times New Roman"/>
          <w:sz w:val="28"/>
          <w:szCs w:val="28"/>
        </w:rPr>
        <w:t>NaOH</w:t>
      </w:r>
      <w:r>
        <w:rPr>
          <w:rFonts w:ascii="Times New Roman" w:cs="Times New Roman" w:hAnsi="Times New Roman"/>
          <w:sz w:val="28"/>
          <w:szCs w:val="28"/>
          <w:vertAlign w:val="subscript"/>
        </w:rPr>
        <w:t xml:space="preserve">(aq) </w:t>
      </w:r>
      <w:r>
        <w:rPr>
          <w:rFonts w:ascii="Times New Roman" w:cs="Times New Roman" w:hAnsi="Times New Roman"/>
          <w:sz w:val="28"/>
          <w:szCs w:val="28"/>
        </w:rPr>
        <w:t>+ HCl</w:t>
      </w:r>
      <w:r>
        <w:rPr>
          <w:rFonts w:ascii="Times New Roman" w:cs="Times New Roman" w:hAnsi="Times New Roman"/>
          <w:sz w:val="28"/>
          <w:szCs w:val="28"/>
          <w:vertAlign w:val="subscript"/>
        </w:rPr>
        <w:t xml:space="preserve">(aq) </w:t>
      </w:r>
      <w:r>
        <w:rPr>
          <w:rFonts w:ascii="Times New Roman" w:cs="Times New Roman" w:hAnsi="Times New Roman"/>
          <w:sz w:val="28"/>
          <w:szCs w:val="28"/>
        </w:rPr>
        <w:t>→ NaCl</w:t>
      </w:r>
      <w:r>
        <w:rPr>
          <w:rFonts w:ascii="Times New Roman" w:cs="Times New Roman" w:hAnsi="Times New Roman"/>
          <w:sz w:val="28"/>
          <w:szCs w:val="28"/>
          <w:vertAlign w:val="subscript"/>
        </w:rPr>
        <w:t xml:space="preserve">(aq)  </w:t>
      </w:r>
      <w:r>
        <w:rPr>
          <w:rFonts w:ascii="Times New Roman" w:cs="Times New Roman" w:hAnsi="Times New Roman"/>
          <w:sz w:val="28"/>
          <w:szCs w:val="28"/>
        </w:rPr>
        <w:t>+ H</w:t>
      </w:r>
      <w:r>
        <w:rPr>
          <w:rFonts w:ascii="Times New Roman" w:cs="Times New Roman" w:hAnsi="Times New Roman"/>
          <w:sz w:val="28"/>
          <w:szCs w:val="28"/>
          <w:vertAlign w:val="subscript"/>
        </w:rPr>
        <w:t>2</w:t>
      </w:r>
      <w:r>
        <w:rPr>
          <w:rFonts w:ascii="Times New Roman" w:cs="Times New Roman" w:hAnsi="Times New Roman"/>
          <w:sz w:val="28"/>
          <w:szCs w:val="28"/>
        </w:rPr>
        <w:t>O</w:t>
      </w:r>
      <w:r>
        <w:rPr>
          <w:rFonts w:ascii="Times New Roman" w:cs="Times New Roman" w:hAnsi="Times New Roman"/>
          <w:sz w:val="28"/>
          <w:szCs w:val="28"/>
          <w:vertAlign w:val="subscript"/>
        </w:rPr>
        <w:t>(l)</w:t>
      </w:r>
    </w:p>
    <w:p>
      <w:pPr>
        <w:pStyle w:val="style0"/>
        <w:rPr>
          <w:rFonts w:ascii="Times New Roman" w:cs="Times New Roman" w:hAnsi="Times New Roman"/>
          <w:sz w:val="28"/>
          <w:szCs w:val="28"/>
        </w:rPr>
      </w:pPr>
      <w:r>
        <w:rPr>
          <w:rFonts w:ascii="Times New Roman" w:cs="Times New Roman" w:hAnsi="Times New Roman"/>
          <w:sz w:val="28"/>
          <w:szCs w:val="28"/>
        </w:rPr>
        <w:t>The following results were obtained:</w:t>
      </w:r>
    </w:p>
    <w:p>
      <w:pPr>
        <w:pStyle w:val="style0"/>
        <w:rPr>
          <w:rFonts w:ascii="Times New Roman" w:cs="Times New Roman" w:hAnsi="Times New Roman"/>
          <w:sz w:val="28"/>
          <w:szCs w:val="28"/>
        </w:rPr>
      </w:pPr>
      <w:r>
        <w:rPr>
          <w:rFonts w:ascii="Times New Roman" w:cs="Times New Roman" w:hAnsi="Times New Roman"/>
          <w:sz w:val="28"/>
          <w:szCs w:val="28"/>
        </w:rPr>
        <w:t>Mass of 100 mL of 0.50 molL</w:t>
      </w:r>
      <w:r>
        <w:rPr>
          <w:rFonts w:ascii="Times New Roman" w:cs="Times New Roman" w:hAnsi="Times New Roman"/>
          <w:sz w:val="28"/>
          <w:szCs w:val="28"/>
          <w:vertAlign w:val="superscript"/>
        </w:rPr>
        <w:t xml:space="preserve">-1 </w:t>
      </w:r>
      <w:r>
        <w:rPr>
          <w:rFonts w:ascii="Times New Roman" w:cs="Times New Roman" w:hAnsi="Times New Roman"/>
          <w:sz w:val="28"/>
          <w:szCs w:val="28"/>
        </w:rPr>
        <w:t>HCl        = M</w:t>
      </w:r>
      <w:r>
        <w:rPr>
          <w:rFonts w:ascii="Times New Roman" w:cs="Times New Roman" w:hAnsi="Times New Roman"/>
          <w:sz w:val="28"/>
          <w:szCs w:val="28"/>
          <w:vertAlign w:val="subscript"/>
        </w:rPr>
        <w:t>a</w:t>
      </w:r>
      <w:r>
        <w:rPr>
          <w:rFonts w:ascii="Times New Roman" w:cs="Times New Roman" w:hAnsi="Times New Roman"/>
          <w:sz w:val="28"/>
          <w:szCs w:val="28"/>
        </w:rPr>
        <w:t xml:space="preserve"> = 100g</w:t>
      </w:r>
    </w:p>
    <w:p>
      <w:pPr>
        <w:pStyle w:val="style0"/>
        <w:rPr>
          <w:rFonts w:ascii="Times New Roman" w:cs="Times New Roman" w:hAnsi="Times New Roman"/>
          <w:sz w:val="28"/>
          <w:szCs w:val="28"/>
        </w:rPr>
      </w:pPr>
      <w:r>
        <w:rPr>
          <w:rFonts w:ascii="Times New Roman" w:cs="Times New Roman" w:hAnsi="Times New Roman"/>
          <w:sz w:val="28"/>
          <w:szCs w:val="28"/>
        </w:rPr>
        <w:t>Mass of 100 mL of 0.50 molL</w:t>
      </w:r>
      <w:r>
        <w:rPr>
          <w:rFonts w:ascii="Times New Roman" w:cs="Times New Roman" w:hAnsi="Times New Roman"/>
          <w:sz w:val="28"/>
          <w:szCs w:val="28"/>
          <w:vertAlign w:val="superscript"/>
        </w:rPr>
        <w:t xml:space="preserve">-1 </w:t>
      </w:r>
      <w:r>
        <w:rPr>
          <w:rFonts w:ascii="Times New Roman" w:cs="Times New Roman" w:hAnsi="Times New Roman"/>
          <w:sz w:val="28"/>
          <w:szCs w:val="28"/>
        </w:rPr>
        <w:t>NaOH    = M</w:t>
      </w:r>
      <w:r>
        <w:rPr>
          <w:rFonts w:ascii="Times New Roman" w:cs="Times New Roman" w:hAnsi="Times New Roman"/>
          <w:sz w:val="28"/>
          <w:szCs w:val="28"/>
          <w:vertAlign w:val="subscript"/>
        </w:rPr>
        <w:t>b</w:t>
      </w:r>
      <w:r>
        <w:rPr>
          <w:rFonts w:ascii="Times New Roman" w:cs="Times New Roman" w:hAnsi="Times New Roman"/>
          <w:sz w:val="28"/>
          <w:szCs w:val="28"/>
        </w:rPr>
        <w:t xml:space="preserve"> = 100g</w:t>
      </w:r>
    </w:p>
    <w:p>
      <w:pPr>
        <w:pStyle w:val="style0"/>
        <w:rPr>
          <w:rFonts w:ascii="Times New Roman" w:cs="Times New Roman" w:hAnsi="Times New Roman"/>
          <w:sz w:val="28"/>
          <w:szCs w:val="28"/>
        </w:rPr>
      </w:pPr>
      <w:r>
        <w:rPr>
          <w:rFonts w:ascii="Times New Roman" w:cs="Times New Roman" w:hAnsi="Times New Roman"/>
          <w:sz w:val="28"/>
          <w:szCs w:val="28"/>
        </w:rPr>
        <w:t>Initial Temperature  = T</w:t>
      </w:r>
      <w:r>
        <w:rPr>
          <w:rFonts w:ascii="Times New Roman" w:cs="Times New Roman" w:hAnsi="Times New Roman"/>
          <w:sz w:val="28"/>
          <w:szCs w:val="28"/>
          <w:vertAlign w:val="subscript"/>
        </w:rPr>
        <w:t>i</w:t>
      </w:r>
      <w:r>
        <w:rPr>
          <w:rFonts w:ascii="Times New Roman" w:cs="Times New Roman" w:hAnsi="Times New Roman"/>
          <w:sz w:val="28"/>
          <w:szCs w:val="28"/>
        </w:rPr>
        <w:tab/>
      </w:r>
      <w:r>
        <w:rPr>
          <w:rFonts w:ascii="Times New Roman" w:cs="Times New Roman" w:hAnsi="Times New Roman"/>
          <w:sz w:val="28"/>
          <w:szCs w:val="28"/>
        </w:rPr>
        <w:t>= 20.1°C</w:t>
      </w:r>
    </w:p>
    <w:p>
      <w:pPr>
        <w:pStyle w:val="style0"/>
        <w:rPr>
          <w:rFonts w:ascii="Times New Roman" w:cs="Times New Roman" w:hAnsi="Times New Roman"/>
          <w:sz w:val="28"/>
          <w:szCs w:val="28"/>
        </w:rPr>
      </w:pPr>
      <w:r>
        <w:rPr>
          <w:rFonts w:ascii="Times New Roman" w:cs="Times New Roman" w:hAnsi="Times New Roman"/>
          <w:sz w:val="28"/>
          <w:szCs w:val="28"/>
        </w:rPr>
        <w:t>Final Temperature</w:t>
      </w:r>
      <w:r>
        <w:rPr>
          <w:rFonts w:ascii="Times New Roman" w:cs="Times New Roman" w:hAnsi="Times New Roman"/>
          <w:sz w:val="28"/>
          <w:szCs w:val="28"/>
        </w:rPr>
        <w:tab/>
      </w:r>
      <w:r>
        <w:rPr>
          <w:rFonts w:ascii="Times New Roman" w:cs="Times New Roman" w:hAnsi="Times New Roman"/>
          <w:sz w:val="28"/>
          <w:szCs w:val="28"/>
        </w:rPr>
        <w:t xml:space="preserve">  = T</w:t>
      </w:r>
      <w:r>
        <w:rPr>
          <w:rFonts w:ascii="Times New Roman" w:cs="Times New Roman" w:hAnsi="Times New Roman"/>
          <w:sz w:val="28"/>
          <w:szCs w:val="28"/>
          <w:vertAlign w:val="subscript"/>
        </w:rPr>
        <w:t>f</w:t>
      </w:r>
      <w:r>
        <w:rPr>
          <w:rFonts w:ascii="Times New Roman" w:cs="Times New Roman" w:hAnsi="Times New Roman"/>
          <w:sz w:val="28"/>
          <w:szCs w:val="28"/>
        </w:rPr>
        <w:tab/>
      </w:r>
      <w:r>
        <w:rPr>
          <w:rFonts w:ascii="Times New Roman" w:cs="Times New Roman" w:hAnsi="Times New Roman"/>
          <w:sz w:val="28"/>
          <w:szCs w:val="28"/>
        </w:rPr>
        <w:t>=23.4°C</w:t>
      </w:r>
    </w:p>
    <w:p>
      <w:pPr>
        <w:pStyle w:val="style0"/>
        <w:rPr>
          <w:rFonts w:ascii="Times New Roman" w:cs="Times New Roman" w:hAnsi="Times New Roman"/>
          <w:sz w:val="28"/>
          <w:szCs w:val="28"/>
        </w:rPr>
      </w:pPr>
      <w:r>
        <w:rPr>
          <w:rFonts w:ascii="Times New Roman" w:cs="Times New Roman" w:hAnsi="Times New Roman"/>
          <w:sz w:val="28"/>
          <w:szCs w:val="28"/>
        </w:rPr>
        <w:t>Specific heat capacity of solutions = C = 4.184J°C</w:t>
      </w:r>
      <w:r>
        <w:rPr>
          <w:rFonts w:ascii="Times New Roman" w:cs="Times New Roman" w:hAnsi="Times New Roman"/>
          <w:sz w:val="28"/>
          <w:szCs w:val="28"/>
          <w:vertAlign w:val="superscript"/>
        </w:rPr>
        <w:t>-1</w:t>
      </w:r>
      <w:r>
        <w:rPr>
          <w:rFonts w:ascii="Times New Roman" w:cs="Times New Roman" w:hAnsi="Times New Roman"/>
          <w:sz w:val="28"/>
          <w:szCs w:val="28"/>
        </w:rPr>
        <w:t>g</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Calculate the:</w:t>
      </w:r>
    </w:p>
    <w:p>
      <w:pPr>
        <w:pStyle w:val="style179"/>
        <w:numPr>
          <w:ilvl w:val="0"/>
          <w:numId w:val="72"/>
        </w:numPr>
        <w:rPr>
          <w:rFonts w:ascii="Times New Roman" w:cs="Times New Roman" w:hAnsi="Times New Roman"/>
          <w:sz w:val="28"/>
          <w:szCs w:val="28"/>
        </w:rPr>
      </w:pPr>
      <w:r>
        <w:rPr>
          <w:rFonts w:ascii="Times New Roman" w:cs="Times New Roman" w:hAnsi="Times New Roman"/>
          <w:sz w:val="28"/>
          <w:szCs w:val="28"/>
        </w:rPr>
        <w:t>Calculate the heat released, q, in Joules (J) by the neutralization reaction.</w:t>
      </w:r>
    </w:p>
    <w:p>
      <w:pPr>
        <w:pStyle w:val="style179"/>
        <w:numPr>
          <w:ilvl w:val="0"/>
          <w:numId w:val="72"/>
        </w:numPr>
        <w:rPr>
          <w:rFonts w:ascii="Times New Roman" w:cs="Times New Roman" w:hAnsi="Times New Roman"/>
          <w:sz w:val="28"/>
          <w:szCs w:val="28"/>
        </w:rPr>
      </w:pPr>
      <w:r>
        <w:rPr>
          <w:rFonts w:ascii="Times New Roman" w:cs="Times New Roman" w:hAnsi="Times New Roman"/>
          <w:sz w:val="28"/>
          <w:szCs w:val="28"/>
        </w:rPr>
        <w:t>Enthalpy change, ΔH, in kJmol</w:t>
      </w:r>
      <w:r>
        <w:rPr>
          <w:rFonts w:ascii="Times New Roman" w:cs="Times New Roman" w:hAnsi="Times New Roman"/>
          <w:sz w:val="28"/>
          <w:szCs w:val="28"/>
          <w:vertAlign w:val="superscript"/>
        </w:rPr>
        <w:t xml:space="preserve">-1 </w:t>
      </w:r>
      <w:r>
        <w:rPr>
          <w:rFonts w:ascii="Times New Roman" w:cs="Times New Roman" w:hAnsi="Times New Roman"/>
          <w:sz w:val="28"/>
          <w:szCs w:val="28"/>
        </w:rPr>
        <w:t>of water formed for the reaction.</w:t>
      </w:r>
    </w:p>
    <w:p>
      <w:pPr>
        <w:pStyle w:val="style0"/>
        <w:rPr>
          <w:rFonts w:ascii="Times New Roman" w:cs="Times New Roman" w:hAnsi="Times New Roman"/>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q = mc∆T</w:t>
      </w:r>
    </w:p>
    <w:p>
      <w:pPr>
        <w:pStyle w:val="style0"/>
        <w:rPr>
          <w:rFonts w:ascii="Times New Roman" w:cs="Times New Roman" w:hAnsi="Times New Roman"/>
          <w:sz w:val="28"/>
          <w:szCs w:val="28"/>
        </w:rPr>
      </w:pPr>
      <w:r>
        <w:rPr>
          <w:rFonts w:ascii="Times New Roman" w:cs="Times New Roman" w:hAnsi="Times New Roman"/>
          <w:sz w:val="28"/>
          <w:szCs w:val="28"/>
        </w:rPr>
        <w:t>q = mass (reaction mixture) × specific heat capacity (water) × change in temperature (solution)</w:t>
      </w:r>
    </w:p>
    <w:p>
      <w:pPr>
        <w:pStyle w:val="style0"/>
        <w:rPr>
          <w:rFonts w:ascii="Times New Roman" w:cs="Times New Roman" w:hAnsi="Times New Roman"/>
          <w:sz w:val="28"/>
          <w:szCs w:val="28"/>
        </w:rPr>
      </w:pPr>
      <w:r>
        <w:rPr>
          <w:rFonts w:ascii="Times New Roman" w:cs="Times New Roman" w:hAnsi="Times New Roman"/>
          <w:sz w:val="28"/>
          <w:szCs w:val="28"/>
        </w:rPr>
        <w:t>q = (M</w:t>
      </w:r>
      <w:r>
        <w:rPr>
          <w:rFonts w:ascii="Times New Roman" w:cs="Times New Roman" w:hAnsi="Times New Roman"/>
          <w:sz w:val="28"/>
          <w:szCs w:val="28"/>
          <w:vertAlign w:val="subscript"/>
        </w:rPr>
        <w:t xml:space="preserve">a </w:t>
      </w:r>
      <w:r>
        <w:rPr>
          <w:rFonts w:ascii="Times New Roman" w:cs="Times New Roman" w:hAnsi="Times New Roman"/>
          <w:sz w:val="28"/>
          <w:szCs w:val="28"/>
        </w:rPr>
        <w:t>+ M</w:t>
      </w:r>
      <w:r>
        <w:rPr>
          <w:rFonts w:ascii="Times New Roman" w:cs="Times New Roman" w:hAnsi="Times New Roman"/>
          <w:sz w:val="28"/>
          <w:szCs w:val="28"/>
          <w:vertAlign w:val="subscript"/>
        </w:rPr>
        <w:t>b</w:t>
      </w:r>
      <w:r>
        <w:rPr>
          <w:rFonts w:ascii="Times New Roman" w:cs="Times New Roman" w:hAnsi="Times New Roman"/>
          <w:sz w:val="28"/>
          <w:szCs w:val="28"/>
        </w:rPr>
        <w:t>) × C × (T</w:t>
      </w:r>
      <w:r>
        <w:rPr>
          <w:rFonts w:ascii="Times New Roman" w:cs="Times New Roman" w:hAnsi="Times New Roman"/>
          <w:sz w:val="28"/>
          <w:szCs w:val="28"/>
          <w:vertAlign w:val="subscript"/>
        </w:rPr>
        <w:t xml:space="preserve">f </w:t>
      </w:r>
      <w:r>
        <w:rPr>
          <w:rFonts w:ascii="Times New Roman" w:cs="Times New Roman" w:hAnsi="Times New Roman"/>
          <w:sz w:val="28"/>
          <w:szCs w:val="28"/>
        </w:rPr>
        <w:t>- T</w:t>
      </w:r>
      <w:r>
        <w:rPr>
          <w:rFonts w:ascii="Times New Roman" w:cs="Times New Roman" w:hAnsi="Times New Roman"/>
          <w:sz w:val="28"/>
          <w:szCs w:val="28"/>
          <w:vertAlign w:val="subscript"/>
        </w:rPr>
        <w:t>i</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M</w:t>
      </w:r>
      <w:r>
        <w:rPr>
          <w:rFonts w:ascii="Times New Roman" w:cs="Times New Roman" w:hAnsi="Times New Roman"/>
          <w:sz w:val="28"/>
          <w:szCs w:val="28"/>
          <w:vertAlign w:val="subscript"/>
        </w:rPr>
        <w:t xml:space="preserve">a  </w:t>
      </w:r>
      <w:r>
        <w:rPr>
          <w:rFonts w:ascii="Times New Roman" w:cs="Times New Roman" w:hAnsi="Times New Roman"/>
          <w:sz w:val="28"/>
          <w:szCs w:val="28"/>
        </w:rPr>
        <w:t>and M</w:t>
      </w:r>
      <w:r>
        <w:rPr>
          <w:rFonts w:ascii="Times New Roman" w:cs="Times New Roman" w:hAnsi="Times New Roman"/>
          <w:sz w:val="28"/>
          <w:szCs w:val="28"/>
          <w:vertAlign w:val="subscript"/>
        </w:rPr>
        <w:t>b</w:t>
      </w:r>
      <w:r>
        <w:rPr>
          <w:rFonts w:ascii="Times New Roman" w:cs="Times New Roman" w:hAnsi="Times New Roman"/>
          <w:sz w:val="28"/>
          <w:szCs w:val="28"/>
        </w:rPr>
        <w:t xml:space="preserve">  are the masses of acid and base respectively.</w:t>
      </w:r>
    </w:p>
    <w:p>
      <w:pPr>
        <w:pStyle w:val="style0"/>
        <w:rPr>
          <w:rFonts w:ascii="Times New Roman" w:cs="Times New Roman" w:hAnsi="Times New Roman"/>
          <w:sz w:val="28"/>
          <w:szCs w:val="28"/>
        </w:rPr>
      </w:pPr>
      <w:r>
        <w:rPr>
          <w:rFonts w:ascii="Times New Roman" w:cs="Times New Roman" w:hAnsi="Times New Roman"/>
          <w:sz w:val="28"/>
          <w:szCs w:val="28"/>
        </w:rPr>
        <w:t>q = (100 + 100) × 4.184 × (23.4 - 20.1)</w:t>
      </w:r>
    </w:p>
    <w:p>
      <w:pPr>
        <w:pStyle w:val="style0"/>
        <w:rPr>
          <w:rFonts w:ascii="Times New Roman" w:cs="Times New Roman" w:hAnsi="Times New Roman"/>
          <w:sz w:val="28"/>
          <w:szCs w:val="28"/>
        </w:rPr>
      </w:pPr>
      <w:r>
        <w:rPr>
          <w:rFonts w:ascii="Times New Roman" w:cs="Times New Roman" w:hAnsi="Times New Roman"/>
          <w:sz w:val="28"/>
          <w:szCs w:val="28"/>
        </w:rPr>
        <w:t>= 200 × 4.184 × 3.3</w:t>
      </w:r>
    </w:p>
    <w:p>
      <w:pPr>
        <w:pStyle w:val="style0"/>
        <w:rPr>
          <w:rFonts w:ascii="Times New Roman" w:cs="Times New Roman" w:hAnsi="Times New Roman"/>
          <w:sz w:val="28"/>
          <w:szCs w:val="28"/>
        </w:rPr>
      </w:pPr>
      <w:r>
        <w:rPr>
          <w:rFonts w:ascii="Times New Roman" w:cs="Times New Roman" w:hAnsi="Times New Roman"/>
          <w:sz w:val="28"/>
          <w:szCs w:val="28"/>
        </w:rPr>
        <w:t>= 2761.44 J. Since energy is released; the value will be negative i.e -2761.44J.</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Calculate the moles of reactants: Moles = Molarity × Volume</w:t>
      </w:r>
    </w:p>
    <w:p>
      <w:pPr>
        <w:pStyle w:val="style0"/>
        <w:rPr>
          <w:rFonts w:ascii="Times New Roman" w:cs="Times New Roman" w:hAnsi="Times New Roman"/>
          <w:sz w:val="28"/>
          <w:szCs w:val="28"/>
        </w:rPr>
      </w:pPr>
      <w:r>
        <w:rPr>
          <w:rFonts w:ascii="Times New Roman" w:cs="Times New Roman" w:hAnsi="Times New Roman"/>
          <w:sz w:val="28"/>
          <w:szCs w:val="28"/>
        </w:rPr>
        <w:t>Moles (NaOH) = 0.50molL</w:t>
      </w:r>
      <w:r>
        <w:rPr>
          <w:rFonts w:ascii="Times New Roman" w:cs="Times New Roman" w:hAnsi="Times New Roman"/>
          <w:sz w:val="28"/>
          <w:szCs w:val="28"/>
          <w:vertAlign w:val="superscript"/>
        </w:rPr>
        <w:t xml:space="preserve">-1 </w:t>
      </w:r>
      <w:r>
        <w:rPr>
          <w:rFonts w:ascii="Times New Roman" w:cs="Times New Roman" w:hAnsi="Times New Roman"/>
          <w:sz w:val="28"/>
          <w:szCs w:val="28"/>
        </w:rPr>
        <w:t>× (100 × 10</w:t>
      </w:r>
      <w:r>
        <w:rPr>
          <w:rFonts w:ascii="Times New Roman" w:cs="Times New Roman" w:hAnsi="Times New Roman"/>
          <w:sz w:val="28"/>
          <w:szCs w:val="28"/>
          <w:vertAlign w:val="superscript"/>
        </w:rPr>
        <w:t>-3</w:t>
      </w:r>
      <w:r>
        <w:rPr>
          <w:rFonts w:ascii="Times New Roman" w:cs="Times New Roman" w:hAnsi="Times New Roman"/>
          <w:sz w:val="28"/>
          <w:szCs w:val="28"/>
        </w:rPr>
        <w:t>)L = 0.05mol</w:t>
      </w:r>
    </w:p>
    <w:p>
      <w:pPr>
        <w:pStyle w:val="style0"/>
        <w:rPr>
          <w:rFonts w:ascii="Times New Roman" w:cs="Times New Roman" w:hAnsi="Times New Roman"/>
          <w:sz w:val="28"/>
          <w:szCs w:val="28"/>
        </w:rPr>
      </w:pPr>
      <w:r>
        <w:rPr>
          <w:rFonts w:ascii="Times New Roman" w:cs="Times New Roman" w:hAnsi="Times New Roman"/>
          <w:sz w:val="28"/>
          <w:szCs w:val="28"/>
        </w:rPr>
        <w:t>Moles (HCl) = 0.50molL</w:t>
      </w:r>
      <w:r>
        <w:rPr>
          <w:rFonts w:ascii="Times New Roman" w:cs="Times New Roman" w:hAnsi="Times New Roman"/>
          <w:sz w:val="28"/>
          <w:szCs w:val="28"/>
          <w:vertAlign w:val="superscript"/>
        </w:rPr>
        <w:t xml:space="preserve">-1 </w:t>
      </w:r>
      <w:r>
        <w:rPr>
          <w:rFonts w:ascii="Times New Roman" w:cs="Times New Roman" w:hAnsi="Times New Roman"/>
          <w:sz w:val="28"/>
          <w:szCs w:val="28"/>
        </w:rPr>
        <w:t>× (100 × 10</w:t>
      </w:r>
      <w:r>
        <w:rPr>
          <w:rFonts w:ascii="Times New Roman" w:cs="Times New Roman" w:hAnsi="Times New Roman"/>
          <w:sz w:val="28"/>
          <w:szCs w:val="28"/>
          <w:vertAlign w:val="superscript"/>
        </w:rPr>
        <w:t>-3</w:t>
      </w:r>
      <w:r>
        <w:rPr>
          <w:rFonts w:ascii="Times New Roman" w:cs="Times New Roman" w:hAnsi="Times New Roman"/>
          <w:sz w:val="28"/>
          <w:szCs w:val="28"/>
        </w:rPr>
        <w:t>)L = 0.05mol</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NaOH</w:t>
      </w:r>
      <w:r>
        <w:rPr>
          <w:rFonts w:ascii="Times New Roman" w:cs="Times New Roman" w:hAnsi="Times New Roman"/>
          <w:sz w:val="28"/>
          <w:szCs w:val="28"/>
          <w:vertAlign w:val="subscript"/>
        </w:rPr>
        <w:t xml:space="preserve">(aq) </w:t>
      </w:r>
      <w:r>
        <w:rPr>
          <w:rFonts w:ascii="Times New Roman" w:cs="Times New Roman" w:hAnsi="Times New Roman"/>
          <w:sz w:val="28"/>
          <w:szCs w:val="28"/>
        </w:rPr>
        <w:t>and HCl</w:t>
      </w:r>
      <w:r>
        <w:rPr>
          <w:rFonts w:ascii="Times New Roman" w:cs="Times New Roman" w:hAnsi="Times New Roman"/>
          <w:sz w:val="28"/>
          <w:szCs w:val="28"/>
          <w:vertAlign w:val="subscript"/>
        </w:rPr>
        <w:t xml:space="preserve">(aq) </w:t>
      </w:r>
      <w:r>
        <w:rPr>
          <w:rFonts w:ascii="Times New Roman" w:cs="Times New Roman" w:hAnsi="Times New Roman"/>
          <w:sz w:val="28"/>
          <w:szCs w:val="28"/>
        </w:rPr>
        <w:t>are in 1:1 mole ratio which is an exact stoichiometric ratio as shown by the neutralization equation.</w:t>
      </w:r>
    </w:p>
    <w:p>
      <w:pPr>
        <w:pStyle w:val="style0"/>
        <w:rPr>
          <w:rFonts w:ascii="Times New Roman" w:cs="Times New Roman" w:hAnsi="Times New Roman"/>
          <w:sz w:val="28"/>
          <w:szCs w:val="28"/>
        </w:rPr>
      </w:pPr>
      <w:r>
        <w:rPr>
          <w:rFonts w:ascii="Times New Roman" w:cs="Times New Roman" w:hAnsi="Times New Roman"/>
          <w:sz w:val="28"/>
          <w:szCs w:val="28"/>
        </w:rPr>
        <w:t>0.05 mole of NaOH (aq) reacts with 0.05 mole HCl (aq) to produce 0.05 mole of water.</w:t>
      </w:r>
    </w:p>
    <w:p>
      <w:pPr>
        <w:pStyle w:val="style0"/>
        <w:rPr>
          <w:rFonts w:ascii="Times New Roman" w:cs="Times New Roman" w:hAnsi="Times New Roman"/>
          <w:sz w:val="28"/>
          <w:szCs w:val="28"/>
        </w:rPr>
      </w:pPr>
      <w:r>
        <w:rPr>
          <w:rFonts w:ascii="Times New Roman" w:cs="Times New Roman" w:hAnsi="Times New Roman"/>
          <w:sz w:val="28"/>
          <w:szCs w:val="28"/>
        </w:rPr>
        <w:t>Calculate the enthalpy (heat) of reaction, ΔH, in kJmol</w:t>
      </w:r>
      <w:r>
        <w:rPr>
          <w:rFonts w:ascii="Times New Roman" w:cs="Times New Roman" w:hAnsi="Times New Roman"/>
          <w:sz w:val="28"/>
          <w:szCs w:val="28"/>
          <w:vertAlign w:val="superscript"/>
        </w:rPr>
        <w:t>-1</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Since the reactants are present in a 1:1 stoichiometric ratio, 0.05 mole of NaOH(aq) reacts with 0.05 mole HCl(aq) to produce 0.05 mole of water,</w:t>
      </w:r>
    </w:p>
    <w:p>
      <w:pPr>
        <w:pStyle w:val="style0"/>
        <w:rPr>
          <w:rFonts w:ascii="Times New Roman" w:cs="Times New Roman" w:hAnsi="Times New Roman"/>
          <w:sz w:val="28"/>
          <w:szCs w:val="28"/>
        </w:rPr>
      </w:pPr>
      <w:r>
        <w:rPr>
          <w:rFonts w:ascii="Times New Roman" w:cs="Times New Roman" w:hAnsi="Times New Roman"/>
          <w:sz w:val="28"/>
          <w:szCs w:val="28"/>
        </w:rPr>
        <w:t>Moles (H</w:t>
      </w:r>
      <w:r>
        <w:rPr>
          <w:rFonts w:ascii="Times New Roman" w:cs="Times New Roman" w:hAnsi="Times New Roman"/>
          <w:sz w:val="28"/>
          <w:szCs w:val="28"/>
          <w:vertAlign w:val="subscript"/>
        </w:rPr>
        <w:t>2</w:t>
      </w:r>
      <w:r>
        <w:rPr>
          <w:rFonts w:ascii="Times New Roman" w:cs="Times New Roman" w:hAnsi="Times New Roman"/>
          <w:sz w:val="28"/>
          <w:szCs w:val="28"/>
        </w:rPr>
        <w:t>O</w:t>
      </w:r>
      <w:r>
        <w:rPr>
          <w:rFonts w:ascii="Times New Roman" w:cs="Times New Roman" w:hAnsi="Times New Roman"/>
          <w:sz w:val="28"/>
          <w:szCs w:val="28"/>
          <w:vertAlign w:val="subscript"/>
        </w:rPr>
        <w:t>(l)</w:t>
      </w:r>
      <w:r>
        <w:rPr>
          <w:rFonts w:ascii="Times New Roman" w:cs="Times New Roman" w:hAnsi="Times New Roman"/>
          <w:sz w:val="28"/>
          <w:szCs w:val="28"/>
        </w:rPr>
        <w:t>) = n(H</w:t>
      </w:r>
      <w:r>
        <w:rPr>
          <w:rFonts w:ascii="Times New Roman" w:cs="Times New Roman" w:hAnsi="Times New Roman"/>
          <w:sz w:val="28"/>
          <w:szCs w:val="28"/>
          <w:vertAlign w:val="subscript"/>
        </w:rPr>
        <w:t>2</w:t>
      </w:r>
      <w:r>
        <w:rPr>
          <w:rFonts w:ascii="Times New Roman" w:cs="Times New Roman" w:hAnsi="Times New Roman"/>
          <w:sz w:val="28"/>
          <w:szCs w:val="28"/>
        </w:rPr>
        <w:t>O</w:t>
      </w:r>
      <w:r>
        <w:rPr>
          <w:rFonts w:ascii="Times New Roman" w:cs="Times New Roman" w:hAnsi="Times New Roman"/>
          <w:sz w:val="28"/>
          <w:szCs w:val="28"/>
          <w:vertAlign w:val="subscript"/>
        </w:rPr>
        <w:t>(l)</w:t>
      </w:r>
      <w:r>
        <w:rPr>
          <w:rFonts w:ascii="Times New Roman" w:cs="Times New Roman" w:hAnsi="Times New Roman"/>
          <w:sz w:val="28"/>
          <w:szCs w:val="28"/>
        </w:rPr>
        <w:t>) = 0.05mol</w:t>
      </w:r>
    </w:p>
    <w:p>
      <w:pPr>
        <w:pStyle w:val="style0"/>
        <w:rPr>
          <w:rFonts w:ascii="Times New Roman" w:cs="Times New Roman" w:hAnsi="Times New Roman"/>
          <w:sz w:val="28"/>
          <w:szCs w:val="28"/>
        </w:rPr>
      </w:pPr>
      <m:oMathPara>
        <m:oMathParaPr>
          <m:jc m:val="left"/>
        </m:oMathParaPr>
        <m:oMath>
          <m:r>
            <m:rPr>
              <m:sty m:val="p"/>
            </m:rPr>
            <w:rPr>
              <w:rFonts w:ascii="Cambria Math" w:cs="Times New Roman" w:hAnsi="Cambria Math"/>
              <w:sz w:val="28"/>
              <w:szCs w:val="28"/>
            </w:rPr>
            <m:t xml:space="preserve">ΔH= </m:t>
          </m:r>
          <m:f>
            <m:fPr>
              <m:ctrlPr>
                <w:rPr>
                  <w:rFonts w:ascii="Cambria Math" w:cs="Times New Roman" w:hAnsi="Cambria Math"/>
                  <w:sz w:val="28"/>
                  <w:szCs w:val="28"/>
                </w:rPr>
              </m:ctrlPr>
            </m:fPr>
            <m:num>
              <m:r>
                <m:rPr>
                  <m:sty m:val="p"/>
                </m:rPr>
                <w:rPr>
                  <w:rFonts w:ascii="Cambria Math" w:cs="Times New Roman" w:hAnsi="Cambria Math"/>
                  <w:sz w:val="28"/>
                  <w:szCs w:val="28"/>
                </w:rPr>
                <m:t>-q</m:t>
              </m:r>
            </m:num>
            <m:den>
              <m:r>
                <m:rPr>
                  <m:sty m:val="p"/>
                </m:rPr>
                <w:rPr>
                  <w:rFonts w:ascii="Cambria Math" w:cs="Times New Roman" w:hAnsi="Cambria Math"/>
                  <w:sz w:val="28"/>
                  <w:szCs w:val="28"/>
                </w:rPr>
                <m:t>1000</m:t>
              </m:r>
            </m:den>
          </m:f>
          <m:r>
            <m:rPr>
              <m:sty m:val="p"/>
            </m:rPr>
            <w:rPr>
              <w:rFonts w:ascii="Cambria Math" w:cs="Times New Roman" w:hAnsi="Cambria Math"/>
              <w:sz w:val="28"/>
              <w:szCs w:val="28"/>
            </w:rPr>
            <m:t>×</m:t>
          </m:r>
          <m:f>
            <m:fPr>
              <m:ctrlPr>
                <w:rPr>
                  <w:rFonts w:ascii="Cambria Math" w:cs="Times New Roman" w:hAnsi="Cambria Math"/>
                  <w:sz w:val="28"/>
                  <w:szCs w:val="28"/>
                </w:rPr>
              </m:ctrlPr>
            </m:fPr>
            <m:num>
              <m:r>
                <m:rPr>
                  <m:sty m:val="p"/>
                </m:rPr>
                <w:rPr>
                  <w:rFonts w:ascii="Cambria Math" w:cs="Times New Roman" w:hAnsi="Cambria Math"/>
                  <w:sz w:val="28"/>
                  <w:szCs w:val="28"/>
                </w:rPr>
                <m:t>1</m:t>
              </m:r>
            </m:num>
            <m:den>
              <m:r>
                <m:rPr>
                  <m:sty m:val="p"/>
                </m:rPr>
                <w:rPr>
                  <w:rFonts w:ascii="Cambria Math" w:cs="Times New Roman" w:hAnsi="Cambria Math"/>
                  <w:sz w:val="28"/>
                  <w:szCs w:val="28"/>
                </w:rPr>
                <m:t>n(</m:t>
              </m:r>
              <m:sSub>
                <m:sSubPr>
                  <m:ctrlPr>
                    <w:rPr>
                      <w:rFonts w:ascii="Cambria Math" w:cs="Times New Roman" w:hAnsi="Cambria Math"/>
                      <w:sz w:val="28"/>
                      <w:szCs w:val="28"/>
                    </w:rPr>
                  </m:ctrlPr>
                </m:sSubPr>
                <m:e>
                  <m:r>
                    <m:rPr>
                      <m:sty m:val="p"/>
                    </m:rPr>
                    <w:rPr>
                      <w:rFonts w:ascii="Cambria Math" w:cs="Times New Roman" w:hAnsi="Cambria Math"/>
                      <w:sz w:val="28"/>
                      <w:szCs w:val="28"/>
                    </w:rPr>
                    <m:t>H</m:t>
                  </m:r>
                </m:e>
                <m:sub>
                  <m:r>
                    <m:rPr>
                      <m:sty m:val="p"/>
                    </m:rPr>
                    <w:rPr>
                      <w:rFonts w:ascii="Cambria Math" w:cs="Times New Roman" w:hAnsi="Cambria Math"/>
                      <w:sz w:val="28"/>
                      <w:szCs w:val="28"/>
                    </w:rPr>
                    <m:t>2</m:t>
                  </m:r>
                </m:sub>
              </m:sSub>
              <m:r>
                <m:rPr>
                  <m:sty m:val="p"/>
                </m:rPr>
                <w:rPr>
                  <w:rFonts w:ascii="Cambria Math" w:cs="Times New Roman" w:hAnsi="Cambria Math"/>
                  <w:sz w:val="28"/>
                  <w:szCs w:val="28"/>
                </w:rPr>
                <m:t>O)</m:t>
              </m:r>
            </m:den>
          </m:f>
        </m:oMath>
      </m:oMathPara>
    </w:p>
    <w:p>
      <w:pPr>
        <w:pStyle w:val="style0"/>
        <w:rPr>
          <w:rFonts w:ascii="Times New Roman" w:cs="Times New Roman" w:hAnsi="Times New Roman"/>
          <w:sz w:val="28"/>
          <w:szCs w:val="28"/>
        </w:rPr>
      </w:pPr>
      <w:r>
        <w:rPr>
          <w:rFonts w:ascii="Times New Roman" w:cs="Times New Roman" w:hAnsi="Times New Roman"/>
          <w:sz w:val="28"/>
          <w:szCs w:val="28"/>
        </w:rPr>
        <w:t>or</w:t>
      </w:r>
    </w:p>
    <w:p>
      <w:pPr>
        <w:pStyle w:val="style0"/>
        <w:rPr>
          <w:rFonts w:ascii="Times New Roman" w:cs="Times New Roman" w:hAnsi="Times New Roman"/>
          <w:sz w:val="28"/>
          <w:szCs w:val="28"/>
        </w:rPr>
      </w:pPr>
      <w:r>
        <w:rPr>
          <w:rFonts w:ascii="Times New Roman" w:cs="Times New Roman" w:hAnsi="Times New Roman"/>
          <w:sz w:val="28"/>
          <w:szCs w:val="28"/>
        </w:rPr>
        <w:t>ΔH = - q/1000 ÷ n(H</w:t>
      </w:r>
      <w:r>
        <w:rPr>
          <w:rFonts w:ascii="Times New Roman" w:cs="Times New Roman" w:hAnsi="Times New Roman"/>
          <w:sz w:val="28"/>
          <w:szCs w:val="28"/>
          <w:vertAlign w:val="subscript"/>
        </w:rPr>
        <w:t>2</w:t>
      </w:r>
      <w:r>
        <w:rPr>
          <w:rFonts w:ascii="Times New Roman" w:cs="Times New Roman" w:hAnsi="Times New Roman"/>
          <w:sz w:val="28"/>
          <w:szCs w:val="28"/>
        </w:rPr>
        <w:t>O</w:t>
      </w:r>
      <w:r>
        <w:rPr>
          <w:rFonts w:ascii="Times New Roman" w:cs="Times New Roman" w:hAnsi="Times New Roman"/>
          <w:sz w:val="28"/>
          <w:szCs w:val="28"/>
          <w:vertAlign w:val="subscript"/>
        </w:rPr>
        <w:t>(l)</w:t>
      </w:r>
      <w:r>
        <w:rPr>
          <w:rFonts w:ascii="Times New Roman" w:cs="Times New Roman" w:hAnsi="Times New Roman"/>
          <w:sz w:val="28"/>
          <w:szCs w:val="28"/>
        </w:rPr>
        <w:t>)</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-2761.44</m:t>
              </m:r>
            </m:num>
            <m:den>
              <m:r>
                <w:rPr>
                  <w:rFonts w:ascii="Cambria Math" w:cs="Times New Roman" w:hAnsi="Cambria Math"/>
                  <w:sz w:val="28"/>
                  <w:szCs w:val="28"/>
                </w:rPr>
                <m:t>1000</m:t>
              </m:r>
            </m:den>
          </m:f>
          <m:r>
            <w:rPr>
              <w:rFonts w:ascii="Cambria Math" w:cs="Times New Roman" w:hAnsi="Cambria Math"/>
              <w:sz w:val="28"/>
              <w:szCs w:val="28"/>
            </w:rPr>
            <m:t>×</m:t>
          </m:r>
          <m:f>
            <m:fPr>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0.05</m:t>
              </m:r>
            </m:den>
          </m:f>
          <m:r>
            <w:rPr>
              <w:rFonts w:ascii="Cambria Math" w:cs="Times New Roman" w:hAnsi="Cambria Math"/>
              <w:sz w:val="28"/>
              <w:szCs w:val="28"/>
            </w:rPr>
            <m:t>= -55.2 KJmo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m:oMathPara>
    </w:p>
    <w:p>
      <w:pPr>
        <w:pStyle w:val="style0"/>
        <w:rPr>
          <w:rFonts w:ascii="Times New Roman" w:cs="Times New Roman" w:hAnsi="Times New Roman"/>
          <w:sz w:val="28"/>
          <w:szCs w:val="28"/>
        </w:rPr>
      </w:pPr>
      <w:r>
        <w:rPr>
          <w:rFonts w:ascii="Times New Roman" w:cs="Times New Roman" w:hAnsi="Times New Roman"/>
          <w:sz w:val="28"/>
          <w:szCs w:val="28"/>
        </w:rPr>
        <w:t>ΔH is negative because the reaction is exothermic.</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highlight w:val="yellow"/>
        </w:rPr>
        <w:t>Enthalpy of Precipitation (Heat of Precipitation)</w:t>
      </w:r>
    </w:p>
    <w:p>
      <w:pPr>
        <w:pStyle w:val="style0"/>
        <w:rPr>
          <w:rFonts w:ascii="Times New Roman" w:cs="Times New Roman" w:hAnsi="Times New Roman"/>
          <w:sz w:val="28"/>
          <w:szCs w:val="28"/>
        </w:rPr>
      </w:pPr>
      <w:r>
        <w:rPr>
          <w:rFonts w:ascii="Times New Roman" w:cs="Times New Roman" w:hAnsi="Times New Roman"/>
          <w:b/>
          <w:sz w:val="28"/>
          <w:szCs w:val="28"/>
        </w:rPr>
        <w:t>Example 4:</w:t>
      </w:r>
    </w:p>
    <w:p>
      <w:pPr>
        <w:pStyle w:val="style0"/>
        <w:rPr>
          <w:rFonts w:ascii="Times New Roman" w:cs="Times New Roman" w:hAnsi="Times New Roman"/>
          <w:sz w:val="28"/>
          <w:szCs w:val="28"/>
        </w:rPr>
      </w:pPr>
      <w:r>
        <w:rPr>
          <w:rFonts w:ascii="Times New Roman" w:cs="Times New Roman" w:hAnsi="Times New Roman"/>
          <w:sz w:val="28"/>
          <w:szCs w:val="28"/>
        </w:rPr>
        <w:t>50mL of 0.20 molL</w:t>
      </w:r>
      <w:r>
        <w:rPr>
          <w:rFonts w:ascii="Times New Roman" w:cs="Times New Roman" w:hAnsi="Times New Roman"/>
          <w:sz w:val="28"/>
          <w:szCs w:val="28"/>
          <w:vertAlign w:val="superscript"/>
        </w:rPr>
        <w:t xml:space="preserve">-1 </w:t>
      </w:r>
      <w:r>
        <w:rPr>
          <w:rFonts w:ascii="Times New Roman" w:cs="Times New Roman" w:hAnsi="Times New Roman"/>
          <w:sz w:val="28"/>
          <w:szCs w:val="28"/>
        </w:rPr>
        <w:t>lead(II) nitrate solution, 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2(aq)</w:t>
      </w:r>
      <w:r>
        <w:rPr>
          <w:rFonts w:ascii="Times New Roman" w:cs="Times New Roman" w:hAnsi="Times New Roman"/>
          <w:sz w:val="28"/>
          <w:szCs w:val="28"/>
        </w:rPr>
        <w:t>, at 19.6°C was added to 30mL of a solution containing excess potassium iodide, KI(aq) also at 19.6°C. The solutions reacted to form a yellow lead (II) iodide precipitate, PbI</w:t>
      </w:r>
      <w:r>
        <w:rPr>
          <w:rFonts w:ascii="Times New Roman" w:cs="Times New Roman" w:hAnsi="Times New Roman"/>
          <w:sz w:val="28"/>
          <w:szCs w:val="28"/>
          <w:vertAlign w:val="subscript"/>
        </w:rPr>
        <w:t>2(s)</w:t>
      </w:r>
      <w:r>
        <w:rPr>
          <w:rFonts w:ascii="Times New Roman" w:cs="Times New Roman" w:hAnsi="Times New Roman"/>
          <w:sz w:val="28"/>
          <w:szCs w:val="28"/>
        </w:rPr>
        <w:t>, and the temperature of the reaction mixture increased to 22.2°C.</w:t>
      </w:r>
    </w:p>
    <w:p>
      <w:pPr>
        <w:pStyle w:val="style0"/>
        <w:rPr>
          <w:rFonts w:ascii="Times New Roman" w:cs="Times New Roman" w:hAnsi="Times New Roman"/>
          <w:sz w:val="28"/>
          <w:szCs w:val="28"/>
        </w:rPr>
      </w:pPr>
      <w:r>
        <w:rPr>
          <w:rFonts w:ascii="Times New Roman" w:cs="Times New Roman" w:hAnsi="Times New Roman"/>
          <w:sz w:val="28"/>
          <w:szCs w:val="28"/>
        </w:rPr>
        <w:t>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 xml:space="preserve">2(aq)   </w:t>
      </w:r>
      <w:r>
        <w:rPr>
          <w:rFonts w:ascii="Times New Roman" w:cs="Times New Roman" w:hAnsi="Times New Roman"/>
          <w:sz w:val="28"/>
          <w:szCs w:val="28"/>
        </w:rPr>
        <w:t>+ 2KI</w:t>
      </w:r>
      <w:r>
        <w:rPr>
          <w:rFonts w:ascii="Times New Roman" w:cs="Times New Roman" w:hAnsi="Times New Roman"/>
          <w:sz w:val="28"/>
          <w:szCs w:val="28"/>
          <w:vertAlign w:val="subscript"/>
        </w:rPr>
        <w:t xml:space="preserve">(aq)  </w:t>
      </w:r>
      <w:r>
        <w:rPr>
          <w:rFonts w:ascii="Times New Roman" w:cs="Times New Roman" w:hAnsi="Times New Roman"/>
          <w:sz w:val="28"/>
          <w:szCs w:val="28"/>
        </w:rPr>
        <w:t>→ PbI</w:t>
      </w:r>
      <w:r>
        <w:rPr>
          <w:rFonts w:ascii="Times New Roman" w:cs="Times New Roman" w:hAnsi="Times New Roman"/>
          <w:sz w:val="28"/>
          <w:szCs w:val="28"/>
          <w:vertAlign w:val="subscript"/>
        </w:rPr>
        <w:t xml:space="preserve">2(s)  </w:t>
      </w:r>
      <w:r>
        <w:rPr>
          <w:rFonts w:ascii="Times New Roman" w:cs="Times New Roman" w:hAnsi="Times New Roman"/>
          <w:sz w:val="28"/>
          <w:szCs w:val="28"/>
        </w:rPr>
        <w:t>+ 2KNO</w:t>
      </w:r>
      <w:r>
        <w:rPr>
          <w:rFonts w:ascii="Times New Roman" w:cs="Times New Roman" w:hAnsi="Times New Roman"/>
          <w:sz w:val="28"/>
          <w:szCs w:val="28"/>
          <w:vertAlign w:val="subscript"/>
        </w:rPr>
        <w:t>3(aq)</w:t>
      </w:r>
    </w:p>
    <w:p>
      <w:pPr>
        <w:pStyle w:val="style179"/>
        <w:numPr>
          <w:ilvl w:val="0"/>
          <w:numId w:val="73"/>
        </w:numPr>
        <w:rPr>
          <w:rFonts w:ascii="Times New Roman" w:cs="Times New Roman" w:hAnsi="Times New Roman"/>
          <w:sz w:val="28"/>
          <w:szCs w:val="28"/>
        </w:rPr>
      </w:pPr>
      <w:r>
        <w:rPr>
          <w:rFonts w:ascii="Times New Roman" w:cs="Times New Roman" w:hAnsi="Times New Roman"/>
          <w:sz w:val="28"/>
          <w:szCs w:val="28"/>
        </w:rPr>
        <w:t>Calculate the heat released, q, in Joules (J), by the precipitation reaction.</w:t>
      </w:r>
    </w:p>
    <w:p>
      <w:pPr>
        <w:pStyle w:val="style179"/>
        <w:numPr>
          <w:ilvl w:val="0"/>
          <w:numId w:val="73"/>
        </w:numPr>
        <w:rPr>
          <w:rFonts w:ascii="Times New Roman" w:cs="Times New Roman" w:hAnsi="Times New Roman"/>
          <w:sz w:val="28"/>
          <w:szCs w:val="28"/>
        </w:rPr>
      </w:pPr>
      <w:r>
        <w:rPr>
          <w:rFonts w:ascii="Times New Roman" w:cs="Times New Roman" w:hAnsi="Times New Roman"/>
          <w:sz w:val="28"/>
          <w:szCs w:val="28"/>
        </w:rPr>
        <w:t>Calculate the enthalpy change per mole of lead (II) iodide precipitated for the reaction.</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q = mc∆T</w:t>
      </w:r>
    </w:p>
    <w:p>
      <w:pPr>
        <w:pStyle w:val="style0"/>
        <w:rPr>
          <w:rFonts w:ascii="Times New Roman" w:cs="Times New Roman" w:hAnsi="Times New Roman"/>
          <w:sz w:val="28"/>
          <w:szCs w:val="28"/>
        </w:rPr>
      </w:pPr>
      <w:r>
        <w:rPr>
          <w:rFonts w:ascii="Times New Roman" w:cs="Times New Roman" w:hAnsi="Times New Roman"/>
          <w:sz w:val="28"/>
          <w:szCs w:val="28"/>
        </w:rPr>
        <w:t>q = mass × specific heat capacity × change in temperature</w:t>
      </w:r>
    </w:p>
    <w:p>
      <w:pPr>
        <w:pStyle w:val="style0"/>
        <w:rPr>
          <w:rFonts w:ascii="Times New Roman" w:cs="Times New Roman" w:hAnsi="Times New Roman"/>
          <w:sz w:val="28"/>
          <w:szCs w:val="28"/>
        </w:rPr>
      </w:pPr>
      <w:r>
        <w:rPr>
          <w:rFonts w:ascii="Times New Roman" w:cs="Times New Roman" w:hAnsi="Times New Roman"/>
          <w:sz w:val="28"/>
          <w:szCs w:val="28"/>
        </w:rPr>
        <w:t>q = [mPb(NO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 xml:space="preserve">2(aq)  </w:t>
      </w:r>
      <w:r>
        <w:rPr>
          <w:rFonts w:ascii="Times New Roman" w:cs="Times New Roman" w:hAnsi="Times New Roman"/>
          <w:sz w:val="28"/>
          <w:szCs w:val="28"/>
        </w:rPr>
        <w:t>+  mKI</w:t>
      </w:r>
      <w:r>
        <w:rPr>
          <w:rFonts w:ascii="Times New Roman" w:cs="Times New Roman" w:hAnsi="Times New Roman"/>
          <w:sz w:val="28"/>
          <w:szCs w:val="28"/>
          <w:vertAlign w:val="subscript"/>
        </w:rPr>
        <w:t>(aq)</w:t>
      </w:r>
      <w:r>
        <w:rPr>
          <w:rFonts w:ascii="Times New Roman" w:cs="Times New Roman" w:hAnsi="Times New Roman"/>
          <w:sz w:val="28"/>
          <w:szCs w:val="28"/>
        </w:rPr>
        <w:t>] × C × (T</w:t>
      </w:r>
      <w:r>
        <w:rPr>
          <w:rFonts w:ascii="Times New Roman" w:cs="Times New Roman" w:hAnsi="Times New Roman"/>
          <w:sz w:val="28"/>
          <w:szCs w:val="28"/>
          <w:vertAlign w:val="subscript"/>
        </w:rPr>
        <w:t xml:space="preserve">f  </w:t>
      </w:r>
      <w:r>
        <w:rPr>
          <w:rFonts w:ascii="Times New Roman" w:cs="Times New Roman" w:hAnsi="Times New Roman"/>
          <w:sz w:val="28"/>
          <w:szCs w:val="28"/>
        </w:rPr>
        <w:t>- T</w:t>
      </w:r>
      <w:r>
        <w:rPr>
          <w:rFonts w:ascii="Times New Roman" w:cs="Times New Roman" w:hAnsi="Times New Roman"/>
          <w:sz w:val="28"/>
          <w:szCs w:val="28"/>
          <w:vertAlign w:val="subscript"/>
        </w:rPr>
        <w:t>i</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In this case mass = volume (when density is unity).</w:t>
      </w:r>
    </w:p>
    <w:p>
      <w:pPr>
        <w:pStyle w:val="style0"/>
        <w:rPr>
          <w:rFonts w:ascii="Times New Roman" w:cs="Times New Roman" w:hAnsi="Times New Roman"/>
          <w:sz w:val="28"/>
          <w:szCs w:val="28"/>
        </w:rPr>
      </w:pPr>
      <w:r>
        <w:rPr>
          <w:rFonts w:ascii="Times New Roman" w:cs="Times New Roman" w:hAnsi="Times New Roman"/>
          <w:sz w:val="28"/>
          <w:szCs w:val="28"/>
        </w:rPr>
        <w:t>q = [50 + 30] × 4.184 × (22.2 - 19.6)</w:t>
      </w:r>
    </w:p>
    <w:p>
      <w:pPr>
        <w:pStyle w:val="style0"/>
        <w:rPr>
          <w:rFonts w:ascii="Times New Roman" w:cs="Times New Roman" w:hAnsi="Times New Roman"/>
          <w:sz w:val="28"/>
          <w:szCs w:val="28"/>
        </w:rPr>
      </w:pPr>
      <w:r>
        <w:rPr>
          <w:rFonts w:ascii="Times New Roman" w:cs="Times New Roman" w:hAnsi="Times New Roman"/>
          <w:sz w:val="28"/>
          <w:szCs w:val="28"/>
        </w:rPr>
        <w:t xml:space="preserve">    = 870.27J</w:t>
      </w:r>
    </w:p>
    <w:p>
      <w:pPr>
        <w:pStyle w:val="style0"/>
        <w:rPr>
          <w:rFonts w:ascii="Times New Roman" w:cs="Times New Roman" w:hAnsi="Times New Roman"/>
          <w:sz w:val="28"/>
          <w:szCs w:val="28"/>
        </w:rPr>
      </w:pPr>
      <w:r>
        <w:rPr>
          <w:rFonts w:ascii="Times New Roman" w:cs="Times New Roman" w:hAnsi="Times New Roman"/>
          <w:sz w:val="28"/>
          <w:szCs w:val="28"/>
        </w:rPr>
        <w:t>Calculate the moles of species specified, n(PbI</w:t>
      </w:r>
      <w:r>
        <w:rPr>
          <w:rFonts w:ascii="Times New Roman" w:cs="Times New Roman" w:hAnsi="Times New Roman"/>
          <w:sz w:val="28"/>
          <w:szCs w:val="28"/>
          <w:vertAlign w:val="subscript"/>
        </w:rPr>
        <w:t>2(s)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From the equation, 1 mole 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 xml:space="preserve">2(aq)  </w:t>
      </w:r>
      <w:r>
        <w:rPr>
          <w:rFonts w:ascii="Times New Roman" w:cs="Times New Roman" w:hAnsi="Times New Roman"/>
          <w:sz w:val="28"/>
          <w:szCs w:val="28"/>
        </w:rPr>
        <w:t>reacts with excess KI</w:t>
      </w:r>
      <w:r>
        <w:rPr>
          <w:rFonts w:ascii="Times New Roman" w:cs="Times New Roman" w:hAnsi="Times New Roman"/>
          <w:sz w:val="28"/>
          <w:szCs w:val="28"/>
          <w:vertAlign w:val="subscript"/>
        </w:rPr>
        <w:t xml:space="preserve">(aq) </w:t>
      </w:r>
      <w:r>
        <w:rPr>
          <w:rFonts w:ascii="Times New Roman" w:cs="Times New Roman" w:hAnsi="Times New Roman"/>
          <w:sz w:val="28"/>
          <w:szCs w:val="28"/>
        </w:rPr>
        <w:t>to produce 1 mol PbI</w:t>
      </w:r>
      <w:r>
        <w:rPr>
          <w:rFonts w:ascii="Times New Roman" w:cs="Times New Roman" w:hAnsi="Times New Roman"/>
          <w:sz w:val="28"/>
          <w:szCs w:val="28"/>
          <w:vertAlign w:val="subscript"/>
        </w:rPr>
        <w:t>2(s)</w:t>
      </w:r>
    </w:p>
    <w:p>
      <w:pPr>
        <w:pStyle w:val="style0"/>
        <w:rPr>
          <w:rFonts w:ascii="Times New Roman" w:cs="Times New Roman" w:hAnsi="Times New Roman"/>
          <w:sz w:val="28"/>
          <w:szCs w:val="28"/>
        </w:rPr>
      </w:pPr>
      <w:r>
        <w:rPr>
          <w:rFonts w:ascii="Times New Roman" w:cs="Times New Roman" w:hAnsi="Times New Roman"/>
          <w:sz w:val="28"/>
          <w:szCs w:val="28"/>
        </w:rPr>
        <w:t>Moles 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 xml:space="preserve">2(aq)  </w:t>
      </w:r>
      <w:r>
        <w:rPr>
          <w:rFonts w:ascii="Times New Roman" w:cs="Times New Roman" w:hAnsi="Times New Roman"/>
          <w:sz w:val="28"/>
          <w:szCs w:val="28"/>
        </w:rPr>
        <w:t>= moles PbI</w:t>
      </w:r>
      <w:r>
        <w:rPr>
          <w:rFonts w:ascii="Times New Roman" w:cs="Times New Roman" w:hAnsi="Times New Roman"/>
          <w:sz w:val="28"/>
          <w:szCs w:val="28"/>
          <w:vertAlign w:val="subscript"/>
        </w:rPr>
        <w:t>2(s)</w:t>
      </w:r>
    </w:p>
    <w:p>
      <w:pPr>
        <w:pStyle w:val="style0"/>
        <w:rPr>
          <w:rFonts w:ascii="Times New Roman" w:cs="Times New Roman" w:hAnsi="Times New Roman"/>
          <w:sz w:val="28"/>
          <w:szCs w:val="28"/>
        </w:rPr>
      </w:pPr>
      <w:r>
        <w:rPr>
          <w:rFonts w:ascii="Times New Roman" w:cs="Times New Roman" w:hAnsi="Times New Roman"/>
          <w:sz w:val="28"/>
          <w:szCs w:val="28"/>
        </w:rPr>
        <w:t>n(Pb(NO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2(aq)</w:t>
      </w:r>
      <w:r>
        <w:rPr>
          <w:rFonts w:ascii="Times New Roman" w:cs="Times New Roman" w:hAnsi="Times New Roman"/>
          <w:sz w:val="28"/>
          <w:szCs w:val="28"/>
        </w:rPr>
        <w:t>) = n(PbI</w:t>
      </w:r>
      <w:r>
        <w:rPr>
          <w:rFonts w:ascii="Times New Roman" w:cs="Times New Roman" w:hAnsi="Times New Roman"/>
          <w:sz w:val="28"/>
          <w:szCs w:val="28"/>
          <w:vertAlign w:val="subscript"/>
        </w:rPr>
        <w:t>2(s)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n(Pb(NO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2(aq)</w:t>
      </w:r>
      <w:r>
        <w:rPr>
          <w:rFonts w:ascii="Times New Roman" w:cs="Times New Roman" w:hAnsi="Times New Roman"/>
          <w:sz w:val="28"/>
          <w:szCs w:val="28"/>
        </w:rPr>
        <w:t>) = molarity × volume</w:t>
      </w:r>
    </w:p>
    <w:p>
      <w:pPr>
        <w:pStyle w:val="style0"/>
        <w:rPr>
          <w:rFonts w:ascii="Times New Roman" w:cs="Times New Roman" w:hAnsi="Times New Roman"/>
          <w:sz w:val="28"/>
          <w:szCs w:val="28"/>
        </w:rPr>
      </w:pPr>
      <w:r>
        <w:rPr>
          <w:rFonts w:ascii="Times New Roman" w:cs="Times New Roman" w:hAnsi="Times New Roman"/>
          <w:sz w:val="28"/>
          <w:szCs w:val="28"/>
        </w:rPr>
        <w:t>n = moles (Pb(NO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2(aq)</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moles (PbI</w:t>
      </w:r>
      <w:r>
        <w:rPr>
          <w:rFonts w:ascii="Times New Roman" w:cs="Times New Roman" w:hAnsi="Times New Roman"/>
          <w:sz w:val="28"/>
          <w:szCs w:val="28"/>
          <w:vertAlign w:val="subscript"/>
        </w:rPr>
        <w:t>2(s)</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 0.20 × 50 × 10</w:t>
      </w:r>
      <w:r>
        <w:rPr>
          <w:rFonts w:ascii="Times New Roman" w:cs="Times New Roman" w:hAnsi="Times New Roman"/>
          <w:sz w:val="28"/>
          <w:szCs w:val="28"/>
          <w:vertAlign w:val="superscript"/>
        </w:rPr>
        <w:t>-3</w:t>
      </w:r>
    </w:p>
    <w:p>
      <w:pPr>
        <w:pStyle w:val="style0"/>
        <w:rPr>
          <w:rFonts w:ascii="Times New Roman" w:cs="Times New Roman" w:hAnsi="Times New Roman"/>
          <w:sz w:val="28"/>
          <w:szCs w:val="28"/>
        </w:rPr>
      </w:pPr>
      <w:r>
        <w:rPr>
          <w:rFonts w:ascii="Times New Roman" w:cs="Times New Roman" w:hAnsi="Times New Roman"/>
          <w:sz w:val="28"/>
          <w:szCs w:val="28"/>
        </w:rPr>
        <w:t>= 0.010 mol</w:t>
      </w:r>
    </w:p>
    <w:p>
      <w:pPr>
        <w:pStyle w:val="style0"/>
        <w:rPr>
          <w:rFonts w:ascii="Times New Roman" w:cs="Times New Roman" w:hAnsi="Times New Roman"/>
          <w:sz w:val="28"/>
          <w:szCs w:val="28"/>
        </w:rPr>
      </w:pPr>
      <w:r>
        <w:rPr>
          <w:rFonts w:ascii="Times New Roman" w:cs="Times New Roman" w:hAnsi="Times New Roman"/>
          <w:sz w:val="28"/>
          <w:szCs w:val="28"/>
        </w:rPr>
        <w:t>Calculate the enthalpy of precipitation (heat of precipitation), ΔH, in kJmol</w:t>
      </w:r>
      <w:r>
        <w:rPr>
          <w:rFonts w:ascii="Times New Roman" w:cs="Times New Roman" w:hAnsi="Times New Roman"/>
          <w:sz w:val="28"/>
          <w:szCs w:val="28"/>
          <w:vertAlign w:val="superscript"/>
        </w:rPr>
        <w:t>-1</w:t>
      </w:r>
      <w:r>
        <w:rPr>
          <w:rFonts w:ascii="Times New Roman" w:cs="Times New Roman" w:hAnsi="Times New Roman"/>
          <w:sz w:val="28"/>
          <w:szCs w:val="28"/>
        </w:rPr>
        <w:t xml:space="preserve"> of PbI2(s):</w:t>
      </w:r>
    </w:p>
    <w:p>
      <w:pPr>
        <w:pStyle w:val="style0"/>
        <w:rPr>
          <w:rFonts w:ascii="Times New Roman" w:cs="Times New Roman" w:hAnsi="Times New Roman"/>
          <w:sz w:val="28"/>
          <w:szCs w:val="28"/>
        </w:rPr>
      </w:pPr>
      <w:r>
        <w:rPr>
          <w:rFonts w:ascii="Times New Roman" w:cs="Times New Roman" w:hAnsi="Times New Roman"/>
          <w:sz w:val="28"/>
          <w:szCs w:val="28"/>
        </w:rPr>
        <w:t>ΔH = -q/1000 ÷ n</w:t>
      </w:r>
    </w:p>
    <w:p>
      <w:pPr>
        <w:pStyle w:val="style0"/>
        <w:rPr>
          <w:rFonts w:ascii="Times New Roman" w:cs="Times New Roman" w:hAnsi="Times New Roman"/>
          <w:sz w:val="28"/>
          <w:szCs w:val="28"/>
        </w:rPr>
      </w:pPr>
      <w:r>
        <w:rPr>
          <w:rFonts w:ascii="Times New Roman" w:cs="Times New Roman" w:hAnsi="Times New Roman"/>
          <w:sz w:val="28"/>
          <w:szCs w:val="28"/>
        </w:rPr>
        <w:t>ΔH = -0.870/1000÷0.010</w:t>
      </w:r>
    </w:p>
    <w:p>
      <w:pPr>
        <w:pStyle w:val="style0"/>
        <w:rPr>
          <w:rFonts w:ascii="Times New Roman" w:cs="Times New Roman" w:hAnsi="Times New Roman"/>
          <w:sz w:val="28"/>
          <w:szCs w:val="28"/>
        </w:rPr>
      </w:pPr>
      <w:r>
        <w:rPr>
          <w:rFonts w:ascii="Times New Roman" w:cs="Times New Roman" w:hAnsi="Times New Roman"/>
          <w:sz w:val="28"/>
          <w:szCs w:val="28"/>
        </w:rPr>
        <w:t>= - 87 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ΔH is negative because the reaction is exothermic (energy was released causing the temperature to increase).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highlight w:val="yellow"/>
        </w:rPr>
        <w:t>Calculating the energy released or absorbed without the specific heat capacity</w:t>
      </w:r>
    </w:p>
    <w:p>
      <w:pPr>
        <w:pStyle w:val="style0"/>
        <w:rPr>
          <w:rFonts w:ascii="Times New Roman" w:cs="Times New Roman" w:hAnsi="Times New Roman"/>
          <w:sz w:val="28"/>
          <w:szCs w:val="28"/>
        </w:rPr>
      </w:pPr>
      <w:r>
        <w:rPr>
          <w:rFonts w:ascii="Times New Roman" w:cs="Times New Roman" w:hAnsi="Times New Roman"/>
          <w:sz w:val="28"/>
          <w:szCs w:val="28"/>
        </w:rPr>
        <w:t>The energy released or absorbed during a chemical reaction can be calculated using the stoichiometric coefficients (mole ratio) from the balanced chemical equation and the value of the enthalpy change for the reaction (ΔH):</w:t>
      </w:r>
    </w:p>
    <w:p>
      <w:pPr>
        <w:pStyle w:val="style0"/>
        <w:rPr>
          <w:rFonts w:ascii="Times New Roman" w:cs="Times New Roman" w:hAnsi="Times New Roman"/>
          <w:sz w:val="28"/>
          <w:szCs w:val="28"/>
        </w:rPr>
      </w:pPr>
      <w:r>
        <w:rPr>
          <w:rFonts w:ascii="Times New Roman" w:cs="Times New Roman" w:hAnsi="Times New Roman"/>
          <w:sz w:val="28"/>
          <w:szCs w:val="28"/>
        </w:rPr>
        <w:t>Energy = n × ΔH</w:t>
      </w:r>
    </w:p>
    <w:p>
      <w:pPr>
        <w:pStyle w:val="style0"/>
        <w:rPr>
          <w:rFonts w:ascii="Times New Roman" w:cs="Times New Roman" w:hAnsi="Times New Roman"/>
          <w:sz w:val="28"/>
          <w:szCs w:val="28"/>
        </w:rPr>
      </w:pPr>
      <w:r>
        <w:rPr>
          <w:rFonts w:ascii="Times New Roman" w:cs="Times New Roman" w:hAnsi="Times New Roman"/>
          <w:sz w:val="28"/>
          <w:szCs w:val="28"/>
        </w:rPr>
        <w:t>Where:</w:t>
      </w:r>
    </w:p>
    <w:p>
      <w:pPr>
        <w:pStyle w:val="style0"/>
        <w:rPr>
          <w:rFonts w:ascii="Times New Roman" w:cs="Times New Roman" w:hAnsi="Times New Roman"/>
          <w:sz w:val="28"/>
          <w:szCs w:val="28"/>
        </w:rPr>
      </w:pPr>
      <w:r>
        <w:rPr>
          <w:rFonts w:ascii="Times New Roman" w:cs="Times New Roman" w:hAnsi="Times New Roman"/>
          <w:sz w:val="28"/>
          <w:szCs w:val="28"/>
        </w:rPr>
        <w:t>Energy = energy released or absorbed measured in kJ</w:t>
      </w:r>
    </w:p>
    <w:p>
      <w:pPr>
        <w:pStyle w:val="style0"/>
        <w:rPr>
          <w:rFonts w:ascii="Times New Roman" w:cs="Times New Roman" w:hAnsi="Times New Roman"/>
          <w:sz w:val="28"/>
          <w:szCs w:val="28"/>
        </w:rPr>
      </w:pPr>
      <w:r>
        <w:rPr>
          <w:rFonts w:ascii="Times New Roman" w:cs="Times New Roman" w:hAnsi="Times New Roman"/>
          <w:sz w:val="28"/>
          <w:szCs w:val="28"/>
        </w:rPr>
        <w:t>n = amount of substance measured in moles</w:t>
      </w:r>
    </w:p>
    <w:p>
      <w:pPr>
        <w:pStyle w:val="style0"/>
        <w:rPr>
          <w:rFonts w:ascii="Times New Roman" w:cs="Times New Roman" w:hAnsi="Times New Roman"/>
          <w:sz w:val="28"/>
          <w:szCs w:val="28"/>
        </w:rPr>
      </w:pPr>
      <w:r>
        <w:rPr>
          <w:rFonts w:ascii="Times New Roman" w:cs="Times New Roman" w:hAnsi="Times New Roman"/>
          <w:sz w:val="28"/>
          <w:szCs w:val="28"/>
        </w:rPr>
        <w:t>ΔH = enthalpy change for the reaction measured in kJmol</w:t>
      </w:r>
      <w:r>
        <w:rPr>
          <w:rFonts w:ascii="Times New Roman" w:cs="Times New Roman" w:hAnsi="Times New Roman"/>
          <w:sz w:val="28"/>
          <w:szCs w:val="28"/>
          <w:vertAlign w:val="superscript"/>
        </w:rPr>
        <w:t>-1</w:t>
      </w:r>
    </w:p>
    <w:p>
      <w:pPr>
        <w:pStyle w:val="style0"/>
        <w:rPr>
          <w:rFonts w:ascii="Times New Roman" w:cs="Times New Roman" w:hAnsi="Times New Roman"/>
          <w:b/>
          <w:bCs/>
          <w:sz w:val="28"/>
          <w:szCs w:val="28"/>
        </w:rPr>
      </w:pPr>
      <w:r>
        <w:rPr>
          <w:rFonts w:ascii="Times New Roman" w:cs="Times New Roman" w:hAnsi="Times New Roman"/>
          <w:b/>
          <w:bCs/>
          <w:sz w:val="28"/>
          <w:szCs w:val="28"/>
        </w:rPr>
        <w:t>Solved Example 1:</w:t>
      </w:r>
    </w:p>
    <w:p>
      <w:pPr>
        <w:pStyle w:val="style0"/>
        <w:rPr>
          <w:rFonts w:ascii="Times New Roman" w:cs="Times New Roman" w:hAnsi="Times New Roman"/>
          <w:sz w:val="28"/>
          <w:szCs w:val="28"/>
        </w:rPr>
      </w:pPr>
      <w:r>
        <w:rPr>
          <w:rFonts w:ascii="Times New Roman" w:cs="Times New Roman" w:hAnsi="Times New Roman"/>
          <w:sz w:val="28"/>
          <w:szCs w:val="28"/>
        </w:rPr>
        <w:t>The synthesis of ammonia gas (NH</w:t>
      </w:r>
      <w:r>
        <w:rPr>
          <w:rFonts w:ascii="Times New Roman" w:cs="Times New Roman" w:hAnsi="Times New Roman"/>
          <w:sz w:val="28"/>
          <w:szCs w:val="28"/>
          <w:vertAlign w:val="subscript"/>
        </w:rPr>
        <w:t>3(g)</w:t>
      </w:r>
      <w:r>
        <w:rPr>
          <w:rFonts w:ascii="Times New Roman" w:cs="Times New Roman" w:hAnsi="Times New Roman"/>
          <w:sz w:val="28"/>
          <w:szCs w:val="28"/>
        </w:rPr>
        <w:t>) from nitrogen gas (N</w:t>
      </w:r>
      <w:r>
        <w:rPr>
          <w:rFonts w:ascii="Times New Roman" w:cs="Times New Roman" w:hAnsi="Times New Roman"/>
          <w:sz w:val="28"/>
          <w:szCs w:val="28"/>
          <w:vertAlign w:val="subscript"/>
        </w:rPr>
        <w:t>2(g)</w:t>
      </w:r>
      <w:r>
        <w:rPr>
          <w:rFonts w:ascii="Times New Roman" w:cs="Times New Roman" w:hAnsi="Times New Roman"/>
          <w:sz w:val="28"/>
          <w:szCs w:val="28"/>
        </w:rPr>
        <w:t>) and hydrogen gas (H</w:t>
      </w:r>
      <w:r>
        <w:rPr>
          <w:rFonts w:ascii="Times New Roman" w:cs="Times New Roman" w:hAnsi="Times New Roman"/>
          <w:sz w:val="28"/>
          <w:szCs w:val="28"/>
          <w:vertAlign w:val="subscript"/>
        </w:rPr>
        <w:t>2(g)</w:t>
      </w:r>
      <w:r>
        <w:rPr>
          <w:rFonts w:ascii="Times New Roman" w:cs="Times New Roman" w:hAnsi="Times New Roman"/>
          <w:sz w:val="28"/>
          <w:szCs w:val="28"/>
        </w:rPr>
        <w:t>) releases 92.4kJmol</w:t>
      </w:r>
      <w:r>
        <w:rPr>
          <w:rFonts w:ascii="Times New Roman" w:cs="Times New Roman" w:hAnsi="Times New Roman"/>
          <w:sz w:val="28"/>
          <w:szCs w:val="28"/>
          <w:vertAlign w:val="superscript"/>
        </w:rPr>
        <w:t>-1</w:t>
      </w:r>
      <w:r>
        <w:rPr>
          <w:rFonts w:ascii="Times New Roman" w:cs="Times New Roman" w:hAnsi="Times New Roman"/>
          <w:sz w:val="28"/>
          <w:szCs w:val="28"/>
        </w:rPr>
        <w:t xml:space="preserve"> of heat energy as shown by the balanced chemical equation below:</w:t>
      </w:r>
    </w:p>
    <w:p>
      <w:pPr>
        <w:pStyle w:val="style0"/>
        <w:rPr>
          <w:rFonts w:ascii="Times New Roman" w:cs="Times New Roman" w:hAnsi="Times New Roman"/>
          <w:sz w:val="28"/>
          <w:szCs w:val="28"/>
        </w:rPr>
      </w:pPr>
      <w:r>
        <w:rPr>
          <w:rFonts w:ascii="Times New Roman" w:cs="Times New Roman" w:hAnsi="Times New Roman"/>
          <w:sz w:val="28"/>
          <w:szCs w:val="28"/>
        </w:rPr>
        <w:t>N</w:t>
      </w:r>
      <w:r>
        <w:rPr>
          <w:rFonts w:ascii="Times New Roman" w:cs="Times New Roman" w:hAnsi="Times New Roman"/>
          <w:sz w:val="28"/>
          <w:szCs w:val="28"/>
          <w:vertAlign w:val="subscript"/>
        </w:rPr>
        <w:t xml:space="preserve">2(g)   </w:t>
      </w:r>
      <w:r>
        <w:rPr>
          <w:rFonts w:ascii="Times New Roman" w:cs="Times New Roman" w:hAnsi="Times New Roman"/>
          <w:sz w:val="28"/>
          <w:szCs w:val="28"/>
        </w:rPr>
        <w:t>+  3H</w:t>
      </w:r>
      <w:r>
        <w:rPr>
          <w:rFonts w:ascii="Times New Roman" w:cs="Times New Roman" w:hAnsi="Times New Roman"/>
          <w:sz w:val="28"/>
          <w:szCs w:val="28"/>
          <w:vertAlign w:val="subscript"/>
        </w:rPr>
        <w:t xml:space="preserve">2(g)   </w:t>
      </w:r>
      <w:r>
        <w:rPr>
          <w:rFonts w:ascii="Times New Roman" w:cs="Times New Roman" w:hAnsi="Times New Roman"/>
          <w:sz w:val="28"/>
          <w:szCs w:val="28"/>
        </w:rPr>
        <w:t>→  2NH</w:t>
      </w:r>
      <w:r>
        <w:rPr>
          <w:rFonts w:ascii="Times New Roman" w:cs="Times New Roman" w:hAnsi="Times New Roman"/>
          <w:sz w:val="28"/>
          <w:szCs w:val="28"/>
          <w:vertAlign w:val="subscript"/>
        </w:rPr>
        <w:t xml:space="preserve">3(g)        </w:t>
      </w:r>
      <w:r>
        <w:rPr>
          <w:rFonts w:ascii="Times New Roman" w:cs="Times New Roman" w:hAnsi="Times New Roman"/>
          <w:sz w:val="28"/>
          <w:szCs w:val="28"/>
        </w:rPr>
        <w:t>ΔH  = −92.4kJmol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How much energy would be released if we start this reaction with 10 moles of N</w:t>
      </w:r>
      <w:r>
        <w:rPr>
          <w:rFonts w:ascii="Times New Roman" w:cs="Times New Roman" w:hAnsi="Times New Roman"/>
          <w:sz w:val="28"/>
          <w:szCs w:val="28"/>
          <w:vertAlign w:val="subscript"/>
        </w:rPr>
        <w:t xml:space="preserve">2(g)  </w:t>
      </w:r>
      <w:r>
        <w:rPr>
          <w:rFonts w:ascii="Times New Roman" w:cs="Times New Roman" w:hAnsi="Times New Roman"/>
          <w:sz w:val="28"/>
          <w:szCs w:val="28"/>
        </w:rPr>
        <w:t>and 30 moles of H</w:t>
      </w:r>
      <w:r>
        <w:rPr>
          <w:rFonts w:ascii="Times New Roman" w:cs="Times New Roman" w:hAnsi="Times New Roman"/>
          <w:sz w:val="28"/>
          <w:szCs w:val="28"/>
          <w:vertAlign w:val="subscript"/>
        </w:rPr>
        <w:t>2(g)</w:t>
      </w:r>
      <w:r>
        <w:rPr>
          <w:rFonts w:ascii="Times New Roman" w:cs="Times New Roman" w:hAnsi="Times New Roman"/>
          <w:sz w:val="28"/>
          <w:szCs w:val="28"/>
        </w:rPr>
        <w: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N</w:t>
      </w:r>
      <w:r>
        <w:rPr>
          <w:rFonts w:ascii="Times New Roman" w:cs="Times New Roman" w:hAnsi="Times New Roman"/>
          <w:sz w:val="28"/>
          <w:szCs w:val="28"/>
          <w:vertAlign w:val="subscript"/>
        </w:rPr>
        <w:t xml:space="preserve">2(g)     </w:t>
      </w:r>
      <w:r>
        <w:rPr>
          <w:rFonts w:ascii="Times New Roman" w:cs="Times New Roman" w:hAnsi="Times New Roman"/>
          <w:sz w:val="28"/>
          <w:szCs w:val="28"/>
        </w:rPr>
        <w:t>+    3H</w:t>
      </w:r>
      <w:r>
        <w:rPr>
          <w:rFonts w:ascii="Times New Roman" w:cs="Times New Roman" w:hAnsi="Times New Roman"/>
          <w:sz w:val="28"/>
          <w:szCs w:val="28"/>
          <w:vertAlign w:val="subscript"/>
        </w:rPr>
        <w:t xml:space="preserve">2(g)    </w:t>
      </w:r>
      <w:r>
        <w:rPr>
          <w:rFonts w:ascii="Times New Roman" w:cs="Times New Roman" w:hAnsi="Times New Roman"/>
          <w:sz w:val="28"/>
          <w:szCs w:val="28"/>
        </w:rPr>
        <w:t>→ 2NH</w:t>
      </w:r>
      <w:r>
        <w:rPr>
          <w:rFonts w:ascii="Times New Roman" w:cs="Times New Roman" w:hAnsi="Times New Roman"/>
          <w:sz w:val="28"/>
          <w:szCs w:val="28"/>
          <w:vertAlign w:val="subscript"/>
        </w:rPr>
        <w:t xml:space="preserve">3(g)       </w:t>
      </w:r>
      <w:r>
        <w:rPr>
          <w:rFonts w:ascii="Times New Roman" w:cs="Times New Roman" w:hAnsi="Times New Roman"/>
          <w:sz w:val="28"/>
          <w:szCs w:val="28"/>
        </w:rPr>
        <w:t>ΔH  = −92.4kJmol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This means that:</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92.4 kJ of energy is released for every 1 mole of N</w:t>
      </w:r>
      <w:r>
        <w:rPr>
          <w:rFonts w:ascii="Times New Roman" w:cs="Times New Roman" w:hAnsi="Times New Roman"/>
          <w:sz w:val="28"/>
          <w:szCs w:val="28"/>
          <w:vertAlign w:val="subscript"/>
        </w:rPr>
        <w:t xml:space="preserve">2(g)  </w:t>
      </w:r>
      <w:r>
        <w:rPr>
          <w:rFonts w:ascii="Times New Roman" w:cs="Times New Roman" w:hAnsi="Times New Roman"/>
          <w:sz w:val="28"/>
          <w:szCs w:val="28"/>
        </w:rPr>
        <w:t>consumed.</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92.4 kJ of energy is released for every 3 moles of H</w:t>
      </w:r>
      <w:r>
        <w:rPr>
          <w:rFonts w:ascii="Times New Roman" w:cs="Times New Roman" w:hAnsi="Times New Roman"/>
          <w:sz w:val="28"/>
          <w:szCs w:val="28"/>
          <w:vertAlign w:val="subscript"/>
        </w:rPr>
        <w:t xml:space="preserve">2(g)  </w:t>
      </w:r>
      <w:r>
        <w:rPr>
          <w:rFonts w:ascii="Times New Roman" w:cs="Times New Roman" w:hAnsi="Times New Roman"/>
          <w:sz w:val="28"/>
          <w:szCs w:val="28"/>
        </w:rPr>
        <w:t>consumed.</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92.4 kJ of energy is released for every 2 moles of NH</w:t>
      </w:r>
      <w:r>
        <w:rPr>
          <w:rFonts w:ascii="Times New Roman" w:cs="Times New Roman" w:hAnsi="Times New Roman"/>
          <w:sz w:val="28"/>
          <w:szCs w:val="28"/>
          <w:vertAlign w:val="subscript"/>
        </w:rPr>
        <w:t xml:space="preserve">3(g)  </w:t>
      </w:r>
      <w:r>
        <w:rPr>
          <w:rFonts w:ascii="Times New Roman" w:cs="Times New Roman" w:hAnsi="Times New Roman"/>
          <w:sz w:val="28"/>
          <w:szCs w:val="28"/>
        </w:rPr>
        <w:t>produced.</w:t>
      </w:r>
    </w:p>
    <w:p>
      <w:pPr>
        <w:pStyle w:val="style0"/>
        <w:rPr>
          <w:rFonts w:ascii="Times New Roman" w:cs="Times New Roman" w:hAnsi="Times New Roman"/>
          <w:sz w:val="28"/>
          <w:szCs w:val="28"/>
        </w:rPr>
      </w:pPr>
      <w:r>
        <w:rPr>
          <w:rFonts w:ascii="Times New Roman" w:cs="Times New Roman" w:hAnsi="Times New Roman"/>
          <w:sz w:val="28"/>
          <w:szCs w:val="28"/>
        </w:rPr>
        <w:t>If 1 mole of N</w:t>
      </w:r>
      <w:r>
        <w:rPr>
          <w:rFonts w:ascii="Times New Roman" w:cs="Times New Roman" w:hAnsi="Times New Roman"/>
          <w:sz w:val="28"/>
          <w:szCs w:val="28"/>
          <w:vertAlign w:val="subscript"/>
        </w:rPr>
        <w:t>2(g)</w:t>
      </w:r>
      <w:r>
        <w:rPr>
          <w:rFonts w:ascii="Times New Roman" w:cs="Times New Roman" w:hAnsi="Times New Roman"/>
          <w:sz w:val="28"/>
          <w:szCs w:val="28"/>
        </w:rPr>
        <w:t xml:space="preserve"> produced 92.4 kJ of energy, then 10 times as much N</w:t>
      </w:r>
      <w:r>
        <w:rPr>
          <w:rFonts w:ascii="Times New Roman" w:cs="Times New Roman" w:hAnsi="Times New Roman"/>
          <w:sz w:val="28"/>
          <w:szCs w:val="28"/>
          <w:vertAlign w:val="subscript"/>
        </w:rPr>
        <w:t xml:space="preserve">2(g) </w:t>
      </w:r>
      <w:r>
        <w:rPr>
          <w:rFonts w:ascii="Times New Roman" w:cs="Times New Roman" w:hAnsi="Times New Roman"/>
          <w:sz w:val="28"/>
          <w:szCs w:val="28"/>
        </w:rPr>
        <w:t>(10 moles of N</w:t>
      </w:r>
      <w:r>
        <w:rPr>
          <w:rFonts w:ascii="Times New Roman" w:cs="Times New Roman" w:hAnsi="Times New Roman"/>
          <w:sz w:val="28"/>
          <w:szCs w:val="28"/>
          <w:vertAlign w:val="subscript"/>
        </w:rPr>
        <w:t>2(g)</w:t>
      </w:r>
      <w:r>
        <w:rPr>
          <w:rFonts w:ascii="Times New Roman" w:cs="Times New Roman" w:hAnsi="Times New Roman"/>
          <w:sz w:val="28"/>
          <w:szCs w:val="28"/>
        </w:rPr>
        <w:t>) should produce 10 times as much energy:</w:t>
      </w:r>
    </w:p>
    <w:p>
      <w:pPr>
        <w:pStyle w:val="style0"/>
        <w:rPr>
          <w:rFonts w:ascii="Times New Roman" w:cs="Times New Roman" w:hAnsi="Times New Roman"/>
          <w:sz w:val="28"/>
          <w:szCs w:val="28"/>
        </w:rPr>
      </w:pPr>
      <w:r>
        <w:rPr>
          <w:rFonts w:ascii="Times New Roman" w:cs="Times New Roman" w:hAnsi="Times New Roman"/>
          <w:sz w:val="28"/>
          <w:szCs w:val="28"/>
        </w:rPr>
        <w:t>10N</w:t>
      </w:r>
      <w:r>
        <w:rPr>
          <w:rFonts w:ascii="Times New Roman" w:cs="Times New Roman" w:hAnsi="Times New Roman"/>
          <w:sz w:val="28"/>
          <w:szCs w:val="28"/>
          <w:vertAlign w:val="subscript"/>
        </w:rPr>
        <w:t xml:space="preserve">2(g)  </w:t>
      </w:r>
      <w:r>
        <w:rPr>
          <w:rFonts w:ascii="Times New Roman" w:cs="Times New Roman" w:hAnsi="Times New Roman"/>
          <w:sz w:val="28"/>
          <w:szCs w:val="28"/>
        </w:rPr>
        <w:t>+ 30H</w:t>
      </w:r>
      <w:r>
        <w:rPr>
          <w:rFonts w:ascii="Times New Roman" w:cs="Times New Roman" w:hAnsi="Times New Roman"/>
          <w:sz w:val="28"/>
          <w:szCs w:val="28"/>
          <w:vertAlign w:val="subscript"/>
        </w:rPr>
        <w:t xml:space="preserve">2(g)   </w:t>
      </w:r>
      <w:r>
        <w:rPr>
          <w:rFonts w:ascii="Times New Roman" w:cs="Times New Roman" w:hAnsi="Times New Roman"/>
          <w:sz w:val="28"/>
          <w:szCs w:val="28"/>
        </w:rPr>
        <w:t>→ 20NH</w:t>
      </w:r>
      <w:r>
        <w:rPr>
          <w:rFonts w:ascii="Times New Roman" w:cs="Times New Roman" w:hAnsi="Times New Roman"/>
          <w:sz w:val="28"/>
          <w:szCs w:val="28"/>
          <w:vertAlign w:val="subscript"/>
        </w:rPr>
        <w:t xml:space="preserve">3(g)  </w:t>
      </w:r>
      <w:r>
        <w:rPr>
          <w:rFonts w:ascii="Times New Roman" w:cs="Times New Roman" w:hAnsi="Times New Roman"/>
          <w:sz w:val="28"/>
          <w:szCs w:val="28"/>
        </w:rPr>
        <w:t>energy = 10 × ΔH</w:t>
      </w:r>
    </w:p>
    <w:p>
      <w:pPr>
        <w:pStyle w:val="style0"/>
        <w:rPr>
          <w:rFonts w:ascii="Times New Roman" w:cs="Times New Roman" w:hAnsi="Times New Roman"/>
          <w:sz w:val="28"/>
          <w:szCs w:val="28"/>
        </w:rPr>
      </w:pPr>
      <w:r>
        <w:rPr>
          <w:rFonts w:ascii="Times New Roman" w:cs="Times New Roman" w:hAnsi="Times New Roman"/>
          <w:sz w:val="28"/>
          <w:szCs w:val="28"/>
        </w:rPr>
        <w:t>Energy released = 10 × ΔH</w:t>
      </w:r>
    </w:p>
    <w:p>
      <w:pPr>
        <w:pStyle w:val="style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=10 mol × 92.4 kJ 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ab/>
      </w:r>
      <w:r>
        <w:rPr>
          <w:rFonts w:ascii="Times New Roman" w:cs="Times New Roman" w:hAnsi="Times New Roman"/>
          <w:sz w:val="28"/>
          <w:szCs w:val="28"/>
        </w:rPr>
        <w:t>=924kJ</w:t>
      </w:r>
    </w:p>
    <w:p>
      <w:pPr>
        <w:pStyle w:val="style0"/>
        <w:rPr>
          <w:rFonts w:ascii="Times New Roman" w:cs="Times New Roman" w:hAnsi="Times New Roman"/>
          <w:b/>
          <w:sz w:val="28"/>
          <w:szCs w:val="28"/>
        </w:rPr>
      </w:pPr>
      <m:oMathPara>
        <m:oMathParaPr>
          <m:jc m:val="left"/>
        </m:oMathParaPr>
        <m:oMath>
          <m:r>
            <m:rPr>
              <m:sty m:val="bi"/>
            </m:rPr>
            <w:rPr>
              <w:rFonts w:ascii="Cambria Math" w:cs="Times New Roman" w:hAnsi="Cambria Math"/>
              <w:sz w:val="28"/>
              <w:szCs w:val="28"/>
            </w:rPr>
            <m:t xml:space="preserve">But what if we use 10 moles of </m:t>
          </m:r>
          <m:sSub>
            <m:sSubPr>
              <m:ctrlPr>
                <w:rPr>
                  <w:rFonts w:ascii="Cambria Math" w:cs="Times New Roman" w:hAnsi="Cambria Math"/>
                  <w:b/>
                  <w:i/>
                  <w:sz w:val="28"/>
                  <w:szCs w:val="28"/>
                </w:rPr>
              </m:ctrlPr>
            </m:sSubPr>
            <m:e>
              <m:r>
                <m:rPr>
                  <m:sty m:val="bi"/>
                </m:rPr>
                <w:rPr>
                  <w:rFonts w:ascii="Cambria Math" w:cs="Times New Roman" w:hAnsi="Cambria Math"/>
                  <w:sz w:val="28"/>
                  <w:szCs w:val="28"/>
                </w:rPr>
                <m:t>H</m:t>
              </m:r>
            </m:e>
            <m:sub>
              <m:r>
                <m:rPr>
                  <m:sty m:val="bi"/>
                </m:rPr>
                <w:rPr>
                  <w:rFonts w:ascii="Cambria Math" w:cs="Times New Roman" w:hAnsi="Cambria Math"/>
                  <w:sz w:val="28"/>
                  <w:szCs w:val="28"/>
                </w:rPr>
                <m:t>2</m:t>
              </m:r>
              <m:d>
                <m:dPr>
                  <m:endChr m:val=")"/>
                  <m:ctrlPr>
                    <w:rPr>
                      <w:rFonts w:ascii="Cambria Math" w:cs="Times New Roman" w:hAnsi="Cambria Math"/>
                      <w:b/>
                      <w:i/>
                      <w:sz w:val="28"/>
                      <w:szCs w:val="28"/>
                    </w:rPr>
                  </m:ctrlPr>
                </m:dPr>
                <m:e>
                  <m:r>
                    <m:rPr>
                      <m:sty m:val="bi"/>
                    </m:rPr>
                    <w:rPr>
                      <w:rFonts w:ascii="Cambria Math" w:cs="Times New Roman" w:hAnsi="Cambria Math"/>
                      <w:sz w:val="28"/>
                      <w:szCs w:val="28"/>
                    </w:rPr>
                    <m:t>g</m:t>
                  </m:r>
                </m:e>
              </m:d>
            </m:sub>
          </m:sSub>
          <m:r>
            <m:rPr>
              <m:sty m:val="bi"/>
            </m:rPr>
            <w:rPr>
              <w:rFonts w:ascii="Cambria Math" w:cs="Times New Roman" w:hAnsi="Cambria Math"/>
              <w:sz w:val="28"/>
              <w:szCs w:val="28"/>
            </w:rPr>
            <m:t>and an excess of</m:t>
          </m:r>
        </m:oMath>
      </m:oMathPara>
    </w:p>
    <w:p>
      <w:pPr>
        <w:pStyle w:val="style0"/>
        <w:rPr>
          <w:rFonts w:ascii="Times New Roman" w:cs="Times New Roman" w:hAnsi="Times New Roman"/>
          <w:b/>
          <w:sz w:val="28"/>
          <w:szCs w:val="28"/>
        </w:rPr>
      </w:pPr>
      <m:oMathPara>
        <m:oMathParaPr>
          <m:jc m:val="left"/>
        </m:oMathParaPr>
        <m:oMath>
          <m:r>
            <m:rPr>
              <m:sty m:val="bi"/>
            </m:rPr>
            <w:rPr>
              <w:rFonts w:ascii="Cambria Math" w:cs="Times New Roman" w:hAnsi="Cambria Math"/>
              <w:sz w:val="28"/>
              <w:szCs w:val="28"/>
            </w:rPr>
            <m:t xml:space="preserve"> </m:t>
          </m:r>
          <m:sSub>
            <m:sSubPr>
              <m:ctrlPr>
                <w:rPr>
                  <w:rFonts w:ascii="Cambria Math" w:cs="Times New Roman" w:hAnsi="Cambria Math"/>
                  <w:b/>
                  <w:i/>
                  <w:sz w:val="28"/>
                  <w:szCs w:val="28"/>
                </w:rPr>
              </m:ctrlPr>
            </m:sSubPr>
            <m:e>
              <m:r>
                <m:rPr>
                  <m:sty m:val="bi"/>
                </m:rPr>
                <w:rPr>
                  <w:rFonts w:ascii="Cambria Math" w:cs="Times New Roman" w:hAnsi="Cambria Math"/>
                  <w:sz w:val="28"/>
                  <w:szCs w:val="28"/>
                </w:rPr>
                <m:t>N</m:t>
              </m:r>
            </m:e>
            <m:sub>
              <m:r>
                <m:rPr>
                  <m:sty m:val="bi"/>
                </m:rPr>
                <w:rPr>
                  <w:rFonts w:ascii="Cambria Math" w:cs="Times New Roman" w:hAnsi="Cambria Math"/>
                  <w:sz w:val="28"/>
                  <w:szCs w:val="28"/>
                </w:rPr>
                <m:t>2</m:t>
              </m:r>
              <m:d>
                <m:dPr>
                  <m:endChr m:val=")"/>
                  <m:ctrlPr>
                    <w:rPr>
                      <w:rFonts w:ascii="Cambria Math" w:cs="Times New Roman" w:hAnsi="Cambria Math"/>
                      <w:b/>
                      <w:i/>
                      <w:sz w:val="28"/>
                      <w:szCs w:val="28"/>
                    </w:rPr>
                  </m:ctrlPr>
                </m:dPr>
                <m:e>
                  <m:r>
                    <m:rPr>
                      <m:sty m:val="bi"/>
                    </m:rPr>
                    <w:rPr>
                      <w:rFonts w:ascii="Cambria Math" w:cs="Times New Roman" w:hAnsi="Cambria Math"/>
                      <w:sz w:val="28"/>
                      <w:szCs w:val="28"/>
                    </w:rPr>
                    <m:t>g</m:t>
                  </m:r>
                </m:e>
              </m:d>
            </m:sub>
          </m:sSub>
          <m:r>
            <m:rPr>
              <m:sty m:val="bi"/>
            </m:rPr>
            <w:rPr>
              <w:rFonts w:ascii="Cambria Math" w:cs="Times New Roman" w:hAnsi="Cambria Math"/>
              <w:sz w:val="28"/>
              <w:szCs w:val="28"/>
            </w:rPr>
            <m:t>? How much energy will be released when</m:t>
          </m:r>
        </m:oMath>
      </m:oMathPara>
    </w:p>
    <w:p>
      <w:pPr>
        <w:pStyle w:val="style0"/>
        <w:rPr>
          <w:rFonts w:ascii="Times New Roman" w:cs="Times New Roman" w:hAnsi="Times New Roman"/>
          <w:b/>
          <w:sz w:val="28"/>
          <w:szCs w:val="28"/>
        </w:rPr>
      </w:pPr>
      <m:oMathPara>
        <m:oMathParaPr>
          <m:jc m:val="left"/>
        </m:oMathParaPr>
        <m:oMath>
          <m:r>
            <m:rPr>
              <m:sty m:val="bi"/>
            </m:rPr>
            <w:rPr>
              <w:rFonts w:ascii="Cambria Math" w:cs="Times New Roman" w:hAnsi="Cambria Math"/>
              <w:sz w:val="28"/>
              <w:szCs w:val="28"/>
            </w:rPr>
            <m:t>ammonia gas is produced then?</m:t>
          </m:r>
        </m:oMath>
      </m:oMathPara>
    </w:p>
    <w:p>
      <w:pPr>
        <w:pStyle w:val="style0"/>
        <w:rPr>
          <w:rFonts w:ascii="Times New Roman" w:cs="Times New Roman" w:hAnsi="Times New Roman"/>
          <w:sz w:val="28"/>
          <w:szCs w:val="28"/>
        </w:rPr>
      </w:pPr>
      <w:r>
        <w:rPr>
          <w:rFonts w:ascii="Times New Roman" w:cs="Times New Roman" w:hAnsi="Times New Roman"/>
          <w:sz w:val="28"/>
          <w:szCs w:val="28"/>
        </w:rPr>
        <w:t>It is useful to consider first how much energy would be released by just 1 mole of H</w:t>
      </w:r>
      <w:r>
        <w:rPr>
          <w:rFonts w:ascii="Times New Roman" w:cs="Times New Roman" w:hAnsi="Times New Roman"/>
          <w:sz w:val="28"/>
          <w:szCs w:val="28"/>
          <w:vertAlign w:val="subscript"/>
        </w:rPr>
        <w:t>2(g)</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We can do this by dividing the entire chemical equation by the stoichiometric coefficient (mole ratio) of H</w:t>
      </w:r>
      <w:r>
        <w:rPr>
          <w:rFonts w:ascii="Times New Roman" w:cs="Times New Roman" w:hAnsi="Times New Roman"/>
          <w:sz w:val="28"/>
          <w:szCs w:val="28"/>
          <w:vertAlign w:val="subscript"/>
        </w:rPr>
        <w:t xml:space="preserve">2(g) </w:t>
      </w:r>
      <w:r>
        <w:rPr>
          <w:rFonts w:ascii="Times New Roman" w:cs="Times New Roman" w:hAnsi="Times New Roman"/>
          <w:sz w:val="28"/>
          <w:szCs w:val="28"/>
        </w:rPr>
        <w:t>in the chemical equation, that is, divide every term in the chemical equation (including the value of ΔH) by 3:</w:t>
      </w:r>
    </w:p>
    <w:p>
      <w:pPr>
        <w:pStyle w:val="style0"/>
        <w:rPr>
          <w:rFonts w:ascii="Times New Roman" w:cs="Times New Roman" w:hAnsi="Times New Roman"/>
          <w:sz w:val="28"/>
          <w:szCs w:val="28"/>
        </w:rPr>
      </w:pPr>
      <w:r>
        <w:rPr>
          <w:rFonts w:ascii="Times New Roman" w:cs="Times New Roman" w:hAnsi="Times New Roman"/>
          <w:sz w:val="28"/>
          <w:szCs w:val="28"/>
        </w:rPr>
        <w:t>Original chemical equation:N</w:t>
      </w:r>
      <w:r>
        <w:rPr>
          <w:rFonts w:ascii="Times New Roman" w:cs="Times New Roman" w:hAnsi="Times New Roman"/>
          <w:sz w:val="28"/>
          <w:szCs w:val="28"/>
          <w:vertAlign w:val="subscript"/>
        </w:rPr>
        <w:t xml:space="preserve">2(g)  </w:t>
      </w:r>
      <w:r>
        <w:rPr>
          <w:rFonts w:ascii="Times New Roman" w:cs="Times New Roman" w:hAnsi="Times New Roman"/>
          <w:sz w:val="28"/>
          <w:szCs w:val="28"/>
        </w:rPr>
        <w:t>+ 3H</w:t>
      </w:r>
      <w:r>
        <w:rPr>
          <w:rFonts w:ascii="Times New Roman" w:cs="Times New Roman" w:hAnsi="Times New Roman"/>
          <w:sz w:val="28"/>
          <w:szCs w:val="28"/>
          <w:vertAlign w:val="subscript"/>
        </w:rPr>
        <w:t>2(g)</w:t>
      </w:r>
      <w:r>
        <w:rPr>
          <w:rFonts w:ascii="Times New Roman" w:cs="Times New Roman" w:hAnsi="Times New Roman"/>
          <w:sz w:val="28"/>
          <w:szCs w:val="28"/>
        </w:rPr>
        <w:t>→2NH</w:t>
      </w:r>
      <w:r>
        <w:rPr>
          <w:rFonts w:ascii="Times New Roman" w:cs="Times New Roman" w:hAnsi="Times New Roman"/>
          <w:sz w:val="28"/>
          <w:szCs w:val="28"/>
          <w:vertAlign w:val="subscript"/>
        </w:rPr>
        <w:t xml:space="preserve">3(g)  </w:t>
      </w:r>
      <w:r>
        <w:rPr>
          <w:rFonts w:ascii="Times New Roman" w:cs="Times New Roman" w:hAnsi="Times New Roman"/>
          <w:sz w:val="28"/>
          <w:szCs w:val="28"/>
        </w:rPr>
        <w:t>ΔH = −92.4kJmol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Divide by 3:</w:t>
      </w:r>
      <w:r>
        <w:rPr>
          <w:rFonts w:ascii="Times New Roman" w:cs="Times New Roman" w:hAnsi="Times New Roman"/>
          <w:sz w:val="28"/>
          <w:szCs w:val="28"/>
        </w:rPr>
        <w:tab/>
      </w:r>
      <w:r>
        <w:rPr>
          <w:rFonts w:ascii="Times New Roman" w:cs="Times New Roman" w:hAnsi="Times New Roman"/>
          <w:sz w:val="28"/>
          <w:szCs w:val="28"/>
        </w:rPr>
        <w:t>1/3N</w:t>
      </w:r>
      <w:r>
        <w:rPr>
          <w:rFonts w:ascii="Times New Roman" w:cs="Times New Roman" w:hAnsi="Times New Roman"/>
          <w:sz w:val="28"/>
          <w:szCs w:val="28"/>
          <w:vertAlign w:val="subscript"/>
        </w:rPr>
        <w:t xml:space="preserve">2(g)     </w:t>
      </w:r>
      <w:r>
        <w:rPr>
          <w:rFonts w:ascii="Times New Roman" w:cs="Times New Roman" w:hAnsi="Times New Roman"/>
          <w:sz w:val="28"/>
          <w:szCs w:val="28"/>
        </w:rPr>
        <w:t>+3/3H</w:t>
      </w:r>
      <w:r>
        <w:rPr>
          <w:rFonts w:ascii="Times New Roman" w:cs="Times New Roman" w:hAnsi="Times New Roman"/>
          <w:sz w:val="28"/>
          <w:szCs w:val="28"/>
          <w:vertAlign w:val="subscript"/>
        </w:rPr>
        <w:t xml:space="preserve">2(g)   </w:t>
      </w:r>
      <w:r>
        <w:rPr>
          <w:rFonts w:ascii="Times New Roman" w:cs="Times New Roman" w:hAnsi="Times New Roman"/>
          <w:sz w:val="28"/>
          <w:szCs w:val="28"/>
        </w:rPr>
        <w:t>→ 2/3NH</w:t>
      </w:r>
      <w:r>
        <w:rPr>
          <w:rFonts w:ascii="Times New Roman" w:cs="Times New Roman" w:hAnsi="Times New Roman"/>
          <w:sz w:val="28"/>
          <w:szCs w:val="28"/>
          <w:vertAlign w:val="subscript"/>
        </w:rPr>
        <w:t>3(g)</w:t>
      </w:r>
      <w:r>
        <w:rPr>
          <w:rFonts w:ascii="Times New Roman" w:cs="Times New Roman" w:hAnsi="Times New Roman"/>
          <w:sz w:val="28"/>
          <w:szCs w:val="28"/>
        </w:rPr>
        <w:tab/>
      </w:r>
      <w:r>
        <w:rPr>
          <w:rFonts w:ascii="Times New Roman" w:cs="Times New Roman" w:hAnsi="Times New Roman"/>
          <w:sz w:val="28"/>
          <w:szCs w:val="28"/>
        </w:rPr>
        <w:t>ΔH = −92.4/3kJmol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1/3N</w:t>
      </w:r>
      <w:r>
        <w:rPr>
          <w:rFonts w:ascii="Times New Roman" w:cs="Times New Roman" w:hAnsi="Times New Roman"/>
          <w:sz w:val="28"/>
          <w:szCs w:val="28"/>
          <w:vertAlign w:val="subscript"/>
        </w:rPr>
        <w:t xml:space="preserve">2(g)    </w:t>
      </w:r>
      <w:r>
        <w:rPr>
          <w:rFonts w:ascii="Times New Roman" w:cs="Times New Roman" w:hAnsi="Times New Roman"/>
          <w:sz w:val="28"/>
          <w:szCs w:val="28"/>
        </w:rPr>
        <w:t>+    H</w:t>
      </w:r>
      <w:r>
        <w:rPr>
          <w:rFonts w:ascii="Times New Roman" w:cs="Times New Roman" w:hAnsi="Times New Roman"/>
          <w:sz w:val="28"/>
          <w:szCs w:val="28"/>
          <w:vertAlign w:val="subscript"/>
        </w:rPr>
        <w:t>2(g)</w:t>
      </w:r>
      <w:r>
        <w:rPr>
          <w:rFonts w:ascii="Times New Roman" w:cs="Times New Roman" w:hAnsi="Times New Roman"/>
          <w:sz w:val="28"/>
          <w:szCs w:val="28"/>
        </w:rPr>
        <w:tab/>
      </w:r>
      <w:r>
        <w:rPr>
          <w:rFonts w:ascii="Times New Roman" w:cs="Times New Roman" w:hAnsi="Times New Roman"/>
          <w:sz w:val="28"/>
          <w:szCs w:val="28"/>
        </w:rPr>
        <w:t>→ 2/3NH</w:t>
      </w:r>
      <w:r>
        <w:rPr>
          <w:rFonts w:ascii="Times New Roman" w:cs="Times New Roman" w:hAnsi="Times New Roman"/>
          <w:sz w:val="28"/>
          <w:szCs w:val="28"/>
          <w:vertAlign w:val="subscript"/>
        </w:rPr>
        <w:t xml:space="preserve">3 </w:t>
      </w:r>
      <w:r>
        <w:rPr>
          <w:rFonts w:ascii="Times New Roman" w:cs="Times New Roman" w:hAnsi="Times New Roman"/>
          <w:sz w:val="28"/>
          <w:szCs w:val="28"/>
        </w:rPr>
        <w:t>(g)ΔH = − 30.8kJmol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From this new balanced chemical equation we see that when 1 mole of H</w:t>
      </w:r>
      <w:r>
        <w:rPr>
          <w:rFonts w:ascii="Times New Roman" w:cs="Times New Roman" w:hAnsi="Times New Roman"/>
          <w:sz w:val="28"/>
          <w:szCs w:val="28"/>
          <w:vertAlign w:val="subscript"/>
        </w:rPr>
        <w:t xml:space="preserve">2(g) </w:t>
      </w:r>
      <w:r>
        <w:rPr>
          <w:rFonts w:ascii="Times New Roman" w:cs="Times New Roman" w:hAnsi="Times New Roman"/>
          <w:sz w:val="28"/>
          <w:szCs w:val="28"/>
        </w:rPr>
        <w:t>is consumed (with excess N</w:t>
      </w:r>
      <w:r>
        <w:rPr>
          <w:rFonts w:ascii="Times New Roman" w:cs="Times New Roman" w:hAnsi="Times New Roman"/>
          <w:sz w:val="28"/>
          <w:szCs w:val="28"/>
          <w:vertAlign w:val="subscript"/>
        </w:rPr>
        <w:t>2(g)</w:t>
      </w:r>
      <w:r>
        <w:rPr>
          <w:rFonts w:ascii="Times New Roman" w:cs="Times New Roman" w:hAnsi="Times New Roman"/>
          <w:sz w:val="28"/>
          <w:szCs w:val="28"/>
        </w:rPr>
        <w:t>) to produce 2/3 moles of NH</w:t>
      </w:r>
      <w:r>
        <w:rPr>
          <w:rFonts w:ascii="Times New Roman" w:cs="Times New Roman" w:hAnsi="Times New Roman"/>
          <w:sz w:val="28"/>
          <w:szCs w:val="28"/>
          <w:vertAlign w:val="subscript"/>
        </w:rPr>
        <w:t>3(g)</w:t>
      </w:r>
      <w:r>
        <w:rPr>
          <w:rFonts w:ascii="Times New Roman" w:cs="Times New Roman" w:hAnsi="Times New Roman"/>
          <w:sz w:val="28"/>
          <w:szCs w:val="28"/>
        </w:rPr>
        <w:t>, 30.8 kJ of energy will be released.</w:t>
      </w:r>
    </w:p>
    <w:p>
      <w:pPr>
        <w:pStyle w:val="style0"/>
        <w:rPr>
          <w:rFonts w:ascii="Times New Roman" w:cs="Times New Roman" w:hAnsi="Times New Roman"/>
          <w:sz w:val="28"/>
          <w:szCs w:val="28"/>
        </w:rPr>
      </w:pPr>
      <w:r>
        <w:rPr>
          <w:rFonts w:ascii="Times New Roman" w:cs="Times New Roman" w:hAnsi="Times New Roman"/>
          <w:sz w:val="28"/>
          <w:szCs w:val="28"/>
        </w:rPr>
        <w:t>If 1 mole H</w:t>
      </w:r>
      <w:r>
        <w:rPr>
          <w:rFonts w:ascii="Times New Roman" w:cs="Times New Roman" w:hAnsi="Times New Roman"/>
          <w:sz w:val="28"/>
          <w:szCs w:val="28"/>
          <w:vertAlign w:val="subscript"/>
        </w:rPr>
        <w:t xml:space="preserve">2(g) </w:t>
      </w:r>
      <w:r>
        <w:rPr>
          <w:rFonts w:ascii="Times New Roman" w:cs="Times New Roman" w:hAnsi="Times New Roman"/>
          <w:sz w:val="28"/>
          <w:szCs w:val="28"/>
        </w:rPr>
        <w:t>produced 30.8 kJ of energy, then 10 times the amount ofH</w:t>
      </w:r>
      <w:r>
        <w:rPr>
          <w:rFonts w:ascii="Times New Roman" w:cs="Times New Roman" w:hAnsi="Times New Roman"/>
          <w:sz w:val="28"/>
          <w:szCs w:val="28"/>
          <w:vertAlign w:val="subscript"/>
        </w:rPr>
        <w:t xml:space="preserve">2( g) </w:t>
      </w:r>
      <w:r>
        <w:rPr>
          <w:rFonts w:ascii="Times New Roman" w:cs="Times New Roman" w:hAnsi="Times New Roman"/>
          <w:sz w:val="28"/>
          <w:szCs w:val="28"/>
        </w:rPr>
        <w:t>will produce 10 times as much energy:</w:t>
      </w:r>
    </w:p>
    <w:p>
      <w:pPr>
        <w:pStyle w:val="style0"/>
        <w:rPr>
          <w:rFonts w:ascii="Times New Roman" w:cs="Times New Roman" w:hAnsi="Times New Roman"/>
          <w:sz w:val="28"/>
          <w:szCs w:val="28"/>
        </w:rPr>
      </w:pPr>
      <w:r>
        <w:rPr>
          <w:rFonts w:ascii="Times New Roman" w:cs="Times New Roman" w:hAnsi="Times New Roman"/>
          <w:sz w:val="28"/>
          <w:szCs w:val="28"/>
        </w:rPr>
        <w:t>Energy released =10 mol × 30.8kJmol</w:t>
      </w:r>
      <w:r>
        <w:rPr>
          <w:rFonts w:ascii="Times New Roman" w:cs="Times New Roman" w:hAnsi="Times New Roman"/>
          <w:sz w:val="28"/>
          <w:szCs w:val="28"/>
          <w:vertAlign w:val="superscript"/>
        </w:rPr>
        <w:t xml:space="preserve">-1 </w:t>
      </w:r>
      <w:r>
        <w:rPr>
          <w:rFonts w:ascii="Times New Roman" w:cs="Times New Roman" w:hAnsi="Times New Roman"/>
          <w:sz w:val="28"/>
          <w:szCs w:val="28"/>
        </w:rPr>
        <w:t>= 308kJ</w:t>
      </w:r>
    </w:p>
    <w:p>
      <w:pPr>
        <w:pStyle w:val="style0"/>
        <w:rPr>
          <w:rFonts w:ascii="Times New Roman" w:cs="Times New Roman" w:hAnsi="Times New Roman"/>
          <w:sz w:val="28"/>
          <w:szCs w:val="28"/>
        </w:rPr>
      </w:pPr>
      <w:r>
        <w:rPr>
          <w:rFonts w:ascii="Times New Roman" w:cs="Times New Roman" w:hAnsi="Times New Roman"/>
          <w:sz w:val="28"/>
          <w:szCs w:val="28"/>
        </w:rPr>
        <w:t>If we think about what we have done here we have:</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divided ΔH value by the stoichiometric coefficient of H</w:t>
      </w:r>
      <w:r>
        <w:rPr>
          <w:rFonts w:ascii="Times New Roman" w:cs="Times New Roman" w:hAnsi="Times New Roman"/>
          <w:sz w:val="28"/>
          <w:szCs w:val="28"/>
          <w:vertAlign w:val="subscript"/>
        </w:rPr>
        <w:t xml:space="preserve">2(g) </w:t>
      </w:r>
      <w:r>
        <w:rPr>
          <w:rFonts w:ascii="Times New Roman" w:cs="Times New Roman" w:hAnsi="Times New Roman"/>
          <w:sz w:val="28"/>
          <w:szCs w:val="28"/>
        </w:rPr>
        <w:t>in the balanced chemical equation.</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multiplied this new value by the moles of H</w:t>
      </w:r>
      <w:r>
        <w:rPr>
          <w:rFonts w:ascii="Times New Roman" w:cs="Times New Roman" w:hAnsi="Times New Roman"/>
          <w:sz w:val="28"/>
          <w:szCs w:val="28"/>
          <w:vertAlign w:val="subscript"/>
        </w:rPr>
        <w:t xml:space="preserve">2(g) </w:t>
      </w:r>
      <w:r>
        <w:rPr>
          <w:rFonts w:ascii="Times New Roman" w:cs="Times New Roman" w:hAnsi="Times New Roman"/>
          <w:sz w:val="28"/>
          <w:szCs w:val="28"/>
        </w:rPr>
        <w:t>actually present. We can generalize this for any balanced chemical equation:</w:t>
      </w:r>
    </w:p>
    <w:p>
      <w:pPr>
        <w:pStyle w:val="style0"/>
        <w:rPr>
          <w:rFonts w:ascii="Times New Roman" w:cs="Times New Roman" w:hAnsi="Times New Roman"/>
          <w:sz w:val="28"/>
          <w:szCs w:val="28"/>
        </w:rPr>
      </w:pPr>
      <w:r>
        <w:rPr>
          <w:rFonts w:ascii="Times New Roman" w:cs="Times New Roman" w:hAnsi="Times New Roman"/>
          <w:sz w:val="28"/>
          <w:szCs w:val="28"/>
        </w:rPr>
        <w:t>aA + bB → cC + dD …………......................................... ΔH = +kJmol</w:t>
      </w:r>
      <w:r>
        <w:rPr>
          <w:rFonts w:ascii="Times New Roman" w:cs="Times New Roman" w:hAnsi="Times New Roman"/>
          <w:sz w:val="28"/>
          <w:szCs w:val="28"/>
          <w:vertAlign w:val="superscript"/>
        </w:rPr>
        <w:t>-1</w:t>
      </w:r>
    </w:p>
    <w:p>
      <w:pPr>
        <w:pStyle w:val="style0"/>
        <w:ind w:left="-180"/>
        <w:rPr>
          <w:rFonts w:ascii="Times New Roman" w:cs="Times New Roman" w:hAnsi="Times New Roman"/>
          <w:b/>
          <w:bCs/>
          <w:sz w:val="28"/>
          <w:szCs w:val="28"/>
          <w:highlight w:val="yellow"/>
        </w:rPr>
      </w:pPr>
      <w:r>
        <w:rPr>
          <w:rFonts w:ascii="Times New Roman" w:cs="Times New Roman" w:hAnsi="Times New Roman"/>
          <w:b/>
          <w:bCs/>
          <w:sz w:val="28"/>
          <w:szCs w:val="28"/>
          <w:highlight w:val="yellow"/>
        </w:rPr>
        <w:t>To calculate the energy absorbed for n moles of reactant A:</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Divide ΔH value by a energy absorbed per mole of A = ΔH/a 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Then multiply by </w:t>
      </w:r>
      <w:r>
        <w:rPr>
          <w:rFonts w:ascii="Times New Roman" w:cs="Times New Roman" w:hAnsi="Times New Roman"/>
          <w:b/>
          <w:sz w:val="28"/>
          <w:szCs w:val="28"/>
        </w:rPr>
        <w:t>n</w:t>
      </w:r>
      <w:r>
        <w:rPr>
          <w:rFonts w:ascii="Times New Roman" w:cs="Times New Roman" w:hAnsi="Times New Roman"/>
          <w:sz w:val="28"/>
          <w:szCs w:val="28"/>
        </w:rPr>
        <w:t xml:space="preserve">, energy absorbed for </w:t>
      </w:r>
      <w:r>
        <w:rPr>
          <w:rFonts w:ascii="Times New Roman" w:cs="Times New Roman" w:hAnsi="Times New Roman"/>
          <w:b/>
          <w:sz w:val="28"/>
          <w:szCs w:val="28"/>
        </w:rPr>
        <w:t>n</w:t>
      </w:r>
      <w:r>
        <w:rPr>
          <w:rFonts w:ascii="Times New Roman" w:cs="Times New Roman" w:hAnsi="Times New Roman"/>
          <w:sz w:val="28"/>
          <w:szCs w:val="28"/>
        </w:rPr>
        <w:t xml:space="preserve"> moles of A = n × ΔH/ a kJ</w:t>
      </w:r>
    </w:p>
    <w:p>
      <w:pPr>
        <w:pStyle w:val="style0"/>
        <w:rPr>
          <w:rFonts w:ascii="Times New Roman" w:cs="Times New Roman" w:hAnsi="Times New Roman"/>
          <w:b/>
          <w:bCs/>
          <w:sz w:val="28"/>
          <w:szCs w:val="28"/>
          <w:highlight w:val="yellow"/>
        </w:rPr>
      </w:pPr>
      <w:r>
        <w:rPr>
          <w:rFonts w:ascii="Times New Roman" w:cs="Times New Roman" w:hAnsi="Times New Roman"/>
          <w:b/>
          <w:bCs/>
          <w:sz w:val="28"/>
          <w:szCs w:val="28"/>
          <w:highlight w:val="yellow"/>
        </w:rPr>
        <w:t>To calculate the energy absorbed for n moles of reactant B:</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Divide ΔH value by </w:t>
      </w:r>
      <w:r>
        <w:rPr>
          <w:rFonts w:ascii="Times New Roman" w:cs="Times New Roman" w:hAnsi="Times New Roman"/>
          <w:b/>
          <w:sz w:val="28"/>
          <w:szCs w:val="28"/>
        </w:rPr>
        <w:t>b</w:t>
      </w:r>
      <w:r>
        <w:rPr>
          <w:rFonts w:ascii="Times New Roman" w:cs="Times New Roman" w:hAnsi="Times New Roman"/>
          <w:sz w:val="28"/>
          <w:szCs w:val="28"/>
        </w:rPr>
        <w:t xml:space="preserve"> energy absorbed per mole of B = ΔH/b 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then multiply by n, energy absorbed for n moles of B = n × ΔH/bkJ</w:t>
      </w:r>
    </w:p>
    <w:p>
      <w:pPr>
        <w:pStyle w:val="style0"/>
        <w:rPr>
          <w:rFonts w:ascii="Times New Roman" w:cs="Times New Roman" w:hAnsi="Times New Roman"/>
          <w:b/>
          <w:bCs/>
          <w:sz w:val="28"/>
          <w:szCs w:val="28"/>
          <w:highlight w:val="yellow"/>
        </w:rPr>
      </w:pPr>
    </w:p>
    <w:p>
      <w:pPr>
        <w:pStyle w:val="style0"/>
        <w:rPr>
          <w:rFonts w:ascii="Times New Roman" w:cs="Times New Roman" w:hAnsi="Times New Roman"/>
          <w:b/>
          <w:bCs/>
          <w:sz w:val="28"/>
          <w:szCs w:val="28"/>
          <w:highlight w:val="yellow"/>
        </w:rPr>
      </w:pPr>
      <w:r>
        <w:rPr>
          <w:rFonts w:ascii="Times New Roman" w:cs="Times New Roman" w:hAnsi="Times New Roman"/>
          <w:b/>
          <w:bCs/>
          <w:sz w:val="28"/>
          <w:szCs w:val="28"/>
          <w:highlight w:val="yellow"/>
        </w:rPr>
        <w:t>To calculate the energy absorbed for n moles of product C:</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Divide ΔH value by</w:t>
      </w:r>
      <w:r>
        <w:rPr>
          <w:rFonts w:ascii="Times New Roman" w:cs="Times New Roman" w:hAnsi="Times New Roman"/>
          <w:b/>
          <w:sz w:val="28"/>
          <w:szCs w:val="28"/>
        </w:rPr>
        <w:t xml:space="preserve"> c </w:t>
      </w:r>
      <w:r>
        <w:rPr>
          <w:rFonts w:ascii="Times New Roman" w:cs="Times New Roman" w:hAnsi="Times New Roman"/>
          <w:sz w:val="28"/>
          <w:szCs w:val="28"/>
        </w:rPr>
        <w:t>energy absorbed per mole of C = ΔH/c 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then multiply by</w:t>
      </w:r>
      <w:r>
        <w:rPr>
          <w:rFonts w:ascii="Times New Roman" w:cs="Times New Roman" w:hAnsi="Times New Roman"/>
          <w:b/>
          <w:sz w:val="28"/>
          <w:szCs w:val="28"/>
        </w:rPr>
        <w:t xml:space="preserve"> n</w:t>
      </w:r>
      <w:r>
        <w:rPr>
          <w:rFonts w:ascii="Times New Roman" w:cs="Times New Roman" w:hAnsi="Times New Roman"/>
          <w:sz w:val="28"/>
          <w:szCs w:val="28"/>
        </w:rPr>
        <w:t xml:space="preserve">, energy absorbed for </w:t>
      </w:r>
      <w:r>
        <w:rPr>
          <w:rFonts w:ascii="Times New Roman" w:cs="Times New Roman" w:hAnsi="Times New Roman"/>
          <w:b/>
          <w:sz w:val="28"/>
          <w:szCs w:val="28"/>
        </w:rPr>
        <w:t>n</w:t>
      </w:r>
      <w:r>
        <w:rPr>
          <w:rFonts w:ascii="Times New Roman" w:cs="Times New Roman" w:hAnsi="Times New Roman"/>
          <w:sz w:val="28"/>
          <w:szCs w:val="28"/>
        </w:rPr>
        <w:t xml:space="preserve"> moles of C = n × ΔH/c kJ</w:t>
      </w:r>
    </w:p>
    <w:p>
      <w:pPr>
        <w:pStyle w:val="style0"/>
        <w:rPr>
          <w:rFonts w:ascii="Times New Roman" w:cs="Times New Roman" w:hAnsi="Times New Roman"/>
          <w:b/>
          <w:bCs/>
          <w:sz w:val="28"/>
          <w:szCs w:val="28"/>
          <w:highlight w:val="yellow"/>
        </w:rPr>
      </w:pPr>
    </w:p>
    <w:p>
      <w:pPr>
        <w:pStyle w:val="style0"/>
        <w:rPr>
          <w:rFonts w:ascii="Times New Roman" w:cs="Times New Roman" w:hAnsi="Times New Roman"/>
          <w:b/>
          <w:bCs/>
          <w:sz w:val="28"/>
          <w:szCs w:val="28"/>
          <w:highlight w:val="yellow"/>
        </w:rPr>
      </w:pPr>
      <w:r>
        <w:rPr>
          <w:rFonts w:ascii="Times New Roman" w:cs="Times New Roman" w:hAnsi="Times New Roman"/>
          <w:b/>
          <w:bCs/>
          <w:sz w:val="28"/>
          <w:szCs w:val="28"/>
          <w:highlight w:val="yellow"/>
        </w:rPr>
        <w:t>To calculate the energy absorbed for n moles of product D:</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Divide ΔH value by </w:t>
      </w:r>
      <w:r>
        <w:rPr>
          <w:rFonts w:ascii="Times New Roman" w:cs="Times New Roman" w:hAnsi="Times New Roman"/>
          <w:b/>
          <w:sz w:val="28"/>
          <w:szCs w:val="28"/>
        </w:rPr>
        <w:t>d</w:t>
      </w:r>
      <w:r>
        <w:rPr>
          <w:rFonts w:ascii="Times New Roman" w:cs="Times New Roman" w:hAnsi="Times New Roman"/>
          <w:sz w:val="28"/>
          <w:szCs w:val="28"/>
        </w:rPr>
        <w:t xml:space="preserve"> energy absorbed per mole of D = ΔH/d 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then multiply by </w:t>
      </w:r>
      <w:r>
        <w:rPr>
          <w:rFonts w:ascii="Times New Roman" w:cs="Times New Roman" w:hAnsi="Times New Roman"/>
          <w:b/>
          <w:sz w:val="28"/>
          <w:szCs w:val="28"/>
        </w:rPr>
        <w:t>n</w:t>
      </w:r>
      <w:r>
        <w:rPr>
          <w:rFonts w:ascii="Times New Roman" w:cs="Times New Roman" w:hAnsi="Times New Roman"/>
          <w:sz w:val="28"/>
          <w:szCs w:val="28"/>
        </w:rPr>
        <w:t xml:space="preserve">, energy absorbed for </w:t>
      </w:r>
      <w:r>
        <w:rPr>
          <w:rFonts w:ascii="Times New Roman" w:cs="Times New Roman" w:hAnsi="Times New Roman"/>
          <w:b/>
          <w:sz w:val="28"/>
          <w:szCs w:val="28"/>
        </w:rPr>
        <w:t>n</w:t>
      </w:r>
      <w:r>
        <w:rPr>
          <w:rFonts w:ascii="Times New Roman" w:cs="Times New Roman" w:hAnsi="Times New Roman"/>
          <w:sz w:val="28"/>
          <w:szCs w:val="28"/>
        </w:rPr>
        <w:t xml:space="preserve"> moles of D = n × ΔH/d kJ</w:t>
      </w:r>
    </w:p>
    <w:p>
      <w:pPr>
        <w:pStyle w:val="style0"/>
        <w:rPr>
          <w:rFonts w:ascii="Times New Roman" w:cs="Times New Roman" w:hAnsi="Times New Roman"/>
          <w:sz w:val="28"/>
          <w:szCs w:val="28"/>
        </w:rPr>
      </w:pPr>
      <w:r>
        <w:rPr>
          <w:rFonts w:ascii="Times New Roman" w:cs="Times New Roman" w:hAnsi="Times New Roman"/>
          <w:sz w:val="28"/>
          <w:szCs w:val="28"/>
        </w:rPr>
        <w:t>The energy released or absorbed during a chemical reaction (energy) can be calculated using the stoichiometric coefficients (mole ratio) from the balanced chemical equation and the value of the enthalpy change for the reaction (ΔH):</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Energy = n × ΔH /stoichiometric coefficient</w:t>
      </w:r>
    </w:p>
    <w:p>
      <w:pPr>
        <w:pStyle w:val="style0"/>
        <w:rPr>
          <w:rFonts w:ascii="Times New Roman" w:cs="Times New Roman" w:hAnsi="Times New Roman"/>
          <w:sz w:val="28"/>
          <w:szCs w:val="28"/>
        </w:rPr>
      </w:pPr>
      <w:r>
        <w:rPr>
          <w:rFonts w:ascii="Times New Roman" w:cs="Times New Roman" w:hAnsi="Times New Roman"/>
          <w:sz w:val="28"/>
          <w:szCs w:val="28"/>
        </w:rPr>
        <w:t>Where;</w:t>
      </w:r>
    </w:p>
    <w:p>
      <w:pPr>
        <w:pStyle w:val="style0"/>
        <w:rPr>
          <w:rFonts w:ascii="Times New Roman" w:cs="Times New Roman" w:hAnsi="Times New Roman"/>
          <w:sz w:val="28"/>
          <w:szCs w:val="28"/>
        </w:rPr>
      </w:pPr>
      <w:r>
        <w:rPr>
          <w:rFonts w:ascii="Times New Roman" w:cs="Times New Roman" w:hAnsi="Times New Roman"/>
          <w:sz w:val="28"/>
          <w:szCs w:val="28"/>
        </w:rPr>
        <w:t>Energy = energy released or absorbed measured in kilojoules</w:t>
      </w:r>
    </w:p>
    <w:p>
      <w:pPr>
        <w:pStyle w:val="style0"/>
        <w:rPr>
          <w:rFonts w:ascii="Times New Roman" w:cs="Times New Roman" w:hAnsi="Times New Roman"/>
          <w:sz w:val="28"/>
          <w:szCs w:val="28"/>
        </w:rPr>
      </w:pPr>
      <w:r>
        <w:rPr>
          <w:rFonts w:ascii="Times New Roman" w:cs="Times New Roman" w:hAnsi="Times New Roman"/>
          <w:sz w:val="28"/>
          <w:szCs w:val="28"/>
        </w:rPr>
        <w:t>n = amount of substance measured in moles</w:t>
      </w:r>
    </w:p>
    <w:p>
      <w:pPr>
        <w:pStyle w:val="style0"/>
        <w:rPr>
          <w:rFonts w:ascii="Times New Roman" w:cs="Times New Roman" w:hAnsi="Times New Roman"/>
          <w:sz w:val="28"/>
          <w:szCs w:val="28"/>
        </w:rPr>
      </w:pPr>
      <w:r>
        <w:rPr>
          <w:rFonts w:ascii="Times New Roman" w:cs="Times New Roman" w:hAnsi="Times New Roman"/>
          <w:sz w:val="28"/>
          <w:szCs w:val="28"/>
        </w:rPr>
        <w:t>ΔH = enthalpy change for the reaction measured in kJmol</w:t>
      </w:r>
      <w:r>
        <w:rPr>
          <w:rFonts w:ascii="Times New Roman" w:cs="Times New Roman" w:hAnsi="Times New Roman"/>
          <w:sz w:val="28"/>
          <w:szCs w:val="28"/>
          <w:vertAlign w:val="superscript"/>
        </w:rPr>
        <w:t>-1</w:t>
      </w:r>
    </w:p>
    <w:p>
      <w:pPr>
        <w:pStyle w:val="style0"/>
        <w:rPr>
          <w:rFonts w:ascii="Times New Roman" w:cs="Times New Roman" w:hAnsi="Times New Roman"/>
          <w:b/>
          <w:sz w:val="24"/>
          <w:szCs w:val="24"/>
        </w:rPr>
      </w:pPr>
      <w:r>
        <w:rPr>
          <w:rFonts w:ascii="Times New Roman" w:cs="Times New Roman" w:hAnsi="Times New Roman"/>
          <w:b/>
          <w:sz w:val="24"/>
          <w:szCs w:val="24"/>
        </w:rPr>
        <w:t>Stoichiometric coefficient is that for the particular reactant or product of interest.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bCs/>
          <w:color w:val="0000ff"/>
          <w:sz w:val="28"/>
          <w:szCs w:val="28"/>
          <w:highlight w:val="yellow"/>
        </w:rPr>
      </w:pPr>
      <w:r>
        <w:rPr>
          <w:rFonts w:ascii="Times New Roman" w:cs="Times New Roman" w:hAnsi="Times New Roman"/>
          <w:b/>
          <w:bCs/>
          <w:color w:val="0000ff"/>
          <w:sz w:val="28"/>
          <w:szCs w:val="28"/>
          <w:highlight w:val="yellow"/>
        </w:rPr>
        <w:t>Calculating Heat Released or Absorbed for a Given Amount of Reactant or Product</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Solved Example 2: </w:t>
      </w:r>
      <w:r>
        <w:rPr>
          <w:rFonts w:ascii="Times New Roman" w:cs="Times New Roman" w:hAnsi="Times New Roman"/>
          <w:sz w:val="28"/>
          <w:szCs w:val="28"/>
        </w:rPr>
        <w:t>When sulphur (VI) oxide gas (SO</w:t>
      </w:r>
      <w:r>
        <w:rPr>
          <w:rFonts w:ascii="Times New Roman" w:cs="Times New Roman" w:hAnsi="Times New Roman"/>
          <w:sz w:val="28"/>
          <w:szCs w:val="28"/>
          <w:vertAlign w:val="subscript"/>
        </w:rPr>
        <w:t>3(g)</w:t>
      </w:r>
      <w:r>
        <w:rPr>
          <w:rFonts w:ascii="Times New Roman" w:cs="Times New Roman" w:hAnsi="Times New Roman"/>
          <w:sz w:val="28"/>
          <w:szCs w:val="28"/>
        </w:rPr>
        <w:t>) is synthesized from sulphur (IV) oxide gas(SO</w:t>
      </w:r>
      <w:r>
        <w:rPr>
          <w:rFonts w:ascii="Times New Roman" w:cs="Times New Roman" w:hAnsi="Times New Roman"/>
          <w:sz w:val="28"/>
          <w:szCs w:val="28"/>
          <w:vertAlign w:val="subscript"/>
        </w:rPr>
        <w:t>2(g)</w:t>
      </w:r>
      <w:r>
        <w:rPr>
          <w:rFonts w:ascii="Times New Roman" w:cs="Times New Roman" w:hAnsi="Times New Roman"/>
          <w:sz w:val="28"/>
          <w:szCs w:val="28"/>
        </w:rPr>
        <w:t>) and oxygen gas (O</w:t>
      </w:r>
      <w:r>
        <w:rPr>
          <w:rFonts w:ascii="Times New Roman" w:cs="Times New Roman" w:hAnsi="Times New Roman"/>
          <w:sz w:val="28"/>
          <w:szCs w:val="28"/>
          <w:vertAlign w:val="subscript"/>
        </w:rPr>
        <w:t>2(g)</w:t>
      </w:r>
      <w:r>
        <w:rPr>
          <w:rFonts w:ascii="Times New Roman" w:cs="Times New Roman" w:hAnsi="Times New Roman"/>
          <w:sz w:val="28"/>
          <w:szCs w:val="28"/>
        </w:rPr>
        <w:t>), 198 kJmol</w:t>
      </w:r>
      <w:r>
        <w:rPr>
          <w:rFonts w:ascii="Times New Roman" w:cs="Times New Roman" w:hAnsi="Times New Roman"/>
          <w:sz w:val="28"/>
          <w:szCs w:val="28"/>
          <w:vertAlign w:val="superscript"/>
        </w:rPr>
        <w:t xml:space="preserve">-1 </w:t>
      </w:r>
      <w:r>
        <w:rPr>
          <w:rFonts w:ascii="Times New Roman" w:cs="Times New Roman" w:hAnsi="Times New Roman"/>
          <w:sz w:val="28"/>
          <w:szCs w:val="28"/>
        </w:rPr>
        <w:t>of heat is released as shown in the balanced chemical equation below:</w:t>
      </w:r>
    </w:p>
    <w:p>
      <w:pPr>
        <w:pStyle w:val="style0"/>
        <w:rPr>
          <w:rFonts w:ascii="Times New Roman" w:cs="Times New Roman" w:hAnsi="Times New Roman"/>
          <w:b/>
          <w:bCs/>
          <w:sz w:val="28"/>
          <w:szCs w:val="28"/>
        </w:rPr>
      </w:pPr>
      <w:r>
        <w:rPr>
          <w:rFonts w:ascii="Times New Roman" w:cs="Times New Roman" w:hAnsi="Times New Roman"/>
          <w:b/>
          <w:bCs/>
          <w:sz w:val="28"/>
          <w:szCs w:val="28"/>
        </w:rPr>
        <w:t>2SO</w:t>
      </w:r>
      <w:r>
        <w:rPr>
          <w:rFonts w:ascii="Times New Roman" w:cs="Times New Roman" w:hAnsi="Times New Roman"/>
          <w:b/>
          <w:bCs/>
          <w:sz w:val="28"/>
          <w:szCs w:val="28"/>
          <w:vertAlign w:val="subscript"/>
        </w:rPr>
        <w:t xml:space="preserve">2(g)  </w:t>
      </w:r>
      <w:r>
        <w:rPr>
          <w:rFonts w:ascii="Times New Roman" w:cs="Times New Roman" w:hAnsi="Times New Roman"/>
          <w:b/>
          <w:bCs/>
          <w:sz w:val="28"/>
          <w:szCs w:val="28"/>
        </w:rPr>
        <w:t>+ O</w:t>
      </w:r>
      <w:r>
        <w:rPr>
          <w:rFonts w:ascii="Times New Roman" w:cs="Times New Roman" w:hAnsi="Times New Roman"/>
          <w:b/>
          <w:bCs/>
          <w:sz w:val="28"/>
          <w:szCs w:val="28"/>
          <w:vertAlign w:val="subscript"/>
        </w:rPr>
        <w:t xml:space="preserve">2(g) </w:t>
      </w:r>
      <w:r>
        <w:rPr>
          <w:rFonts w:ascii="Times New Roman" w:cs="Times New Roman" w:hAnsi="Times New Roman"/>
          <w:b/>
          <w:bCs/>
          <w:sz w:val="28"/>
          <w:szCs w:val="28"/>
        </w:rPr>
        <w:t>→ 2SO</w:t>
      </w:r>
      <w:r>
        <w:rPr>
          <w:rFonts w:ascii="Times New Roman" w:cs="Times New Roman" w:hAnsi="Times New Roman"/>
          <w:b/>
          <w:bCs/>
          <w:sz w:val="28"/>
          <w:szCs w:val="28"/>
          <w:vertAlign w:val="subscript"/>
        </w:rPr>
        <w:t xml:space="preserve">3(g)  </w:t>
      </w:r>
      <w:r>
        <w:rPr>
          <w:rFonts w:ascii="Times New Roman" w:cs="Times New Roman" w:hAnsi="Times New Roman"/>
          <w:b/>
          <w:bCs/>
          <w:sz w:val="28"/>
          <w:szCs w:val="28"/>
        </w:rPr>
        <w:t>ΔH = −198 kJ mol</w:t>
      </w:r>
      <w:r>
        <w:rPr>
          <w:rFonts w:ascii="Times New Roman" w:cs="Times New Roman" w:hAnsi="Times New Roman"/>
          <w:b/>
          <w:bCs/>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Determine the amount of heat absorbed in kilojoules when 20.0g moles of sulphur (VI) oxide gas decomposes to produce sulphur (IV) oxide gas and oxygen gas.</w:t>
      </w:r>
    </w:p>
    <w:p>
      <w:pPr>
        <w:pStyle w:val="style0"/>
        <w:rPr>
          <w:rFonts w:ascii="Times New Roman" w:cs="Times New Roman" w:hAnsi="Times New Roman"/>
          <w:sz w:val="28"/>
          <w:szCs w:val="28"/>
        </w:rPr>
      </w:pPr>
      <w:r>
        <w:rPr>
          <w:rFonts w:ascii="Times New Roman" w:cs="Times New Roman" w:hAnsi="Times New Roman"/>
          <w:b/>
          <w:bCs/>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The heat absorbed in kJ for the decomposition of 20.0 g, SO</w:t>
      </w:r>
      <w:r>
        <w:rPr>
          <w:rFonts w:ascii="Times New Roman" w:cs="Times New Roman" w:hAnsi="Times New Roman"/>
          <w:sz w:val="28"/>
          <w:szCs w:val="28"/>
          <w:vertAlign w:val="subscript"/>
        </w:rPr>
        <w:t xml:space="preserve">3(g) </w:t>
      </w:r>
      <w:r>
        <w:rPr>
          <w:rFonts w:ascii="Times New Roman" w:cs="Times New Roman" w:hAnsi="Times New Roman"/>
          <w:sz w:val="28"/>
          <w:szCs w:val="28"/>
        </w:rPr>
        <w:t>=?kJ</w:t>
      </w:r>
    </w:p>
    <w:p>
      <w:pPr>
        <w:pStyle w:val="style179"/>
        <w:numPr>
          <w:ilvl w:val="0"/>
          <w:numId w:val="74"/>
        </w:numPr>
        <w:rPr>
          <w:rFonts w:ascii="Times New Roman" w:cs="Times New Roman" w:hAnsi="Times New Roman"/>
          <w:sz w:val="28"/>
          <w:szCs w:val="28"/>
        </w:rPr>
      </w:pPr>
      <w:r>
        <w:rPr>
          <w:rFonts w:ascii="Times New Roman" w:cs="Times New Roman" w:hAnsi="Times New Roman"/>
          <w:sz w:val="28"/>
          <w:szCs w:val="28"/>
        </w:rPr>
        <w:t>Balanced chemical equation for the synthesis of SO</w:t>
      </w:r>
      <w:r>
        <w:rPr>
          <w:rFonts w:ascii="Times New Roman" w:cs="Times New Roman" w:hAnsi="Times New Roman"/>
          <w:sz w:val="28"/>
          <w:szCs w:val="28"/>
          <w:vertAlign w:val="subscript"/>
        </w:rPr>
        <w:t>3(g)</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2SO</w:t>
      </w:r>
      <w:r>
        <w:rPr>
          <w:rFonts w:ascii="Times New Roman" w:cs="Times New Roman" w:hAnsi="Times New Roman"/>
          <w:sz w:val="28"/>
          <w:szCs w:val="28"/>
          <w:vertAlign w:val="subscript"/>
        </w:rPr>
        <w:t xml:space="preserve">2(g)  </w:t>
      </w:r>
      <w:r>
        <w:rPr>
          <w:rFonts w:ascii="Times New Roman" w:cs="Times New Roman" w:hAnsi="Times New Roman"/>
          <w:sz w:val="28"/>
          <w:szCs w:val="28"/>
        </w:rPr>
        <w:t>+ O</w:t>
      </w:r>
      <w:r>
        <w:rPr>
          <w:rFonts w:ascii="Times New Roman" w:cs="Times New Roman" w:hAnsi="Times New Roman"/>
          <w:sz w:val="28"/>
          <w:szCs w:val="28"/>
          <w:vertAlign w:val="subscript"/>
        </w:rPr>
        <w:t xml:space="preserve">2(g)  </w:t>
      </w:r>
      <w:r>
        <w:rPr>
          <w:rFonts w:ascii="Times New Roman" w:cs="Times New Roman" w:hAnsi="Times New Roman"/>
          <w:sz w:val="28"/>
          <w:szCs w:val="28"/>
        </w:rPr>
        <w:t>→ 2SO</w:t>
      </w:r>
      <w:r>
        <w:rPr>
          <w:rFonts w:ascii="Times New Roman" w:cs="Times New Roman" w:hAnsi="Times New Roman"/>
          <w:sz w:val="28"/>
          <w:szCs w:val="28"/>
          <w:vertAlign w:val="subscript"/>
        </w:rPr>
        <w:t xml:space="preserve">3(g)      </w:t>
      </w:r>
      <w:r>
        <w:rPr>
          <w:rFonts w:ascii="Times New Roman" w:cs="Times New Roman" w:hAnsi="Times New Roman"/>
          <w:sz w:val="28"/>
          <w:szCs w:val="28"/>
        </w:rPr>
        <w:t>ΔH    = −198kJmol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Reaction for decomposition of SO</w:t>
      </w:r>
      <w:r>
        <w:rPr>
          <w:rFonts w:ascii="Times New Roman" w:cs="Times New Roman" w:hAnsi="Times New Roman"/>
          <w:sz w:val="28"/>
          <w:szCs w:val="28"/>
          <w:vertAlign w:val="subscript"/>
        </w:rPr>
        <w:t xml:space="preserve">3(g) </w:t>
      </w:r>
      <w:r>
        <w:rPr>
          <w:rFonts w:ascii="Times New Roman" w:cs="Times New Roman" w:hAnsi="Times New Roman"/>
          <w:sz w:val="28"/>
          <w:szCs w:val="28"/>
        </w:rPr>
        <w:t>is the reverse of the reaction for synthesis of SO</w:t>
      </w:r>
      <w:r>
        <w:rPr>
          <w:rFonts w:ascii="Times New Roman" w:cs="Times New Roman" w:hAnsi="Times New Roman"/>
          <w:sz w:val="28"/>
          <w:szCs w:val="28"/>
          <w:vertAlign w:val="subscript"/>
        </w:rPr>
        <w:t xml:space="preserve">3(g) </w:t>
      </w:r>
      <w:r>
        <w:rPr>
          <w:rFonts w:ascii="Times New Roman" w:cs="Times New Roman" w:hAnsi="Times New Roman"/>
          <w:sz w:val="28"/>
          <w:szCs w:val="28"/>
        </w:rPr>
        <w:t>so the sign of the ΔH term is reversed:</w:t>
      </w:r>
    </w:p>
    <w:p>
      <w:pPr>
        <w:pStyle w:val="style0"/>
        <w:rPr>
          <w:rFonts w:ascii="Times New Roman" w:cs="Times New Roman" w:hAnsi="Times New Roman"/>
          <w:sz w:val="28"/>
          <w:szCs w:val="28"/>
        </w:rPr>
      </w:pPr>
      <w:r>
        <w:rPr>
          <w:rFonts w:ascii="Times New Roman" w:cs="Times New Roman" w:hAnsi="Times New Roman"/>
          <w:sz w:val="28"/>
          <w:szCs w:val="28"/>
        </w:rPr>
        <w:t>ΔH decomposition = −ΔH synthesis</w:t>
      </w:r>
    </w:p>
    <w:p>
      <w:pPr>
        <w:pStyle w:val="style0"/>
        <w:rPr>
          <w:rFonts w:ascii="Times New Roman" w:cs="Times New Roman" w:hAnsi="Times New Roman"/>
          <w:sz w:val="28"/>
          <w:szCs w:val="28"/>
        </w:rPr>
      </w:pPr>
      <w:r>
        <w:rPr>
          <w:rFonts w:ascii="Times New Roman" w:cs="Times New Roman" w:hAnsi="Times New Roman"/>
          <w:sz w:val="28"/>
          <w:szCs w:val="28"/>
        </w:rPr>
        <w:t>ΔH decomposition = −ΔH synthesis = − (−198) kJmol</w:t>
      </w:r>
      <w:r>
        <w:rPr>
          <w:rFonts w:ascii="Times New Roman" w:cs="Times New Roman" w:hAnsi="Times New Roman"/>
          <w:sz w:val="28"/>
          <w:szCs w:val="28"/>
          <w:vertAlign w:val="superscript"/>
        </w:rPr>
        <w:t xml:space="preserve">-1  </w:t>
      </w:r>
      <w:r>
        <w:rPr>
          <w:rFonts w:ascii="Times New Roman" w:cs="Times New Roman" w:hAnsi="Times New Roman"/>
          <w:sz w:val="28"/>
          <w:szCs w:val="28"/>
        </w:rPr>
        <w:t>= +198 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Decomposition reaction: 2SO</w:t>
      </w:r>
      <w:r>
        <w:rPr>
          <w:rFonts w:ascii="Times New Roman" w:cs="Times New Roman" w:hAnsi="Times New Roman"/>
          <w:sz w:val="28"/>
          <w:szCs w:val="28"/>
          <w:vertAlign w:val="subscript"/>
        </w:rPr>
        <w:t xml:space="preserve">3(g)  </w:t>
      </w:r>
      <w:r>
        <w:rPr>
          <w:rFonts w:ascii="Times New Roman" w:cs="Times New Roman" w:hAnsi="Times New Roman"/>
          <w:sz w:val="28"/>
          <w:szCs w:val="28"/>
        </w:rPr>
        <w:t>→ 2SO</w:t>
      </w:r>
      <w:r>
        <w:rPr>
          <w:rFonts w:ascii="Times New Roman" w:cs="Times New Roman" w:hAnsi="Times New Roman"/>
          <w:sz w:val="28"/>
          <w:szCs w:val="28"/>
          <w:vertAlign w:val="subscript"/>
        </w:rPr>
        <w:t xml:space="preserve">2(g)  </w:t>
      </w:r>
      <w:r>
        <w:rPr>
          <w:rFonts w:ascii="Times New Roman" w:cs="Times New Roman" w:hAnsi="Times New Roman"/>
          <w:sz w:val="28"/>
          <w:szCs w:val="28"/>
        </w:rPr>
        <w:t>+ O</w:t>
      </w:r>
      <w:r>
        <w:rPr>
          <w:rFonts w:ascii="Times New Roman" w:cs="Times New Roman" w:hAnsi="Times New Roman"/>
          <w:sz w:val="28"/>
          <w:szCs w:val="28"/>
          <w:vertAlign w:val="subscript"/>
        </w:rPr>
        <w:t xml:space="preserve">2(g)  </w:t>
      </w:r>
      <w:r>
        <w:rPr>
          <w:rFonts w:ascii="Times New Roman" w:cs="Times New Roman" w:hAnsi="Times New Roman"/>
          <w:sz w:val="28"/>
          <w:szCs w:val="28"/>
        </w:rPr>
        <w:t>ΔH = +198 kJmol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Calculate amount in moles of SO</w:t>
      </w:r>
      <w:r>
        <w:rPr>
          <w:rFonts w:ascii="Times New Roman" w:cs="Times New Roman" w:hAnsi="Times New Roman"/>
          <w:sz w:val="28"/>
          <w:szCs w:val="28"/>
          <w:vertAlign w:val="subscript"/>
        </w:rPr>
        <w:t>3(g)</w:t>
      </w:r>
      <w:r>
        <w:rPr>
          <w:rFonts w:ascii="Times New Roman" w:cs="Times New Roman" w:hAnsi="Times New Roman"/>
          <w:sz w:val="28"/>
          <w:szCs w:val="28"/>
        </w:rPr>
        <w:t>:</w:t>
      </w:r>
    </w:p>
    <w:p>
      <w:pPr>
        <w:pStyle w:val="style0"/>
        <w:rPr>
          <w:rFonts w:ascii="Times New Roman" w:cs="Times New Roman" w:hAnsi="Times New Roman"/>
          <w:sz w:val="28"/>
          <w:szCs w:val="28"/>
        </w:rPr>
      </w:pPr>
      <m:oMathPara>
        <m:oMath>
          <m:r>
            <w:rPr>
              <w:rFonts w:ascii="Cambria Math" w:cs="Times New Roman" w:hAnsi="Cambria Math"/>
              <w:sz w:val="28"/>
              <w:szCs w:val="28"/>
            </w:rPr>
            <m:t>n</m:t>
          </m:r>
          <m:d>
            <m:dPr>
              <m:endChr m:val=")"/>
              <m:ctrlPr>
                <w:rPr>
                  <w:rFonts w:ascii="Cambria Math" w:cs="Times New Roman" w:hAnsi="Cambria Math"/>
                  <w:i/>
                  <w:sz w:val="28"/>
                  <w:szCs w:val="28"/>
                </w:rPr>
              </m:ctrlPr>
            </m:dPr>
            <m:e>
              <m:r>
                <w:rPr>
                  <w:rFonts w:ascii="Cambria Math" w:cs="Times New Roman" w:hAnsi="Cambria Math"/>
                  <w:sz w:val="28"/>
                  <w:szCs w:val="28"/>
                </w:rPr>
                <m:t>S</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d>
                    <m:dPr>
                      <m:endChr m:val=")"/>
                      <m:ctrlPr>
                        <w:rPr>
                          <w:rFonts w:ascii="Cambria Math" w:cs="Times New Roman" w:hAnsi="Cambria Math"/>
                          <w:i/>
                          <w:sz w:val="28"/>
                          <w:szCs w:val="28"/>
                        </w:rPr>
                      </m:ctrlPr>
                    </m:dPr>
                    <m:e>
                      <m:r>
                        <w:rPr>
                          <w:rFonts w:ascii="Cambria Math" w:cs="Times New Roman" w:hAnsi="Cambria Math"/>
                          <w:sz w:val="28"/>
                          <w:szCs w:val="28"/>
                        </w:rPr>
                        <m:t>g</m:t>
                      </m:r>
                    </m:e>
                  </m:d>
                </m:sub>
              </m:sSub>
            </m:e>
          </m:d>
          <m:r>
            <w:rPr>
              <w:rFonts w:ascii="Cambria Math" w:cs="Times New Roman" w:hAnsi="Cambria Math"/>
              <w:sz w:val="28"/>
              <w:szCs w:val="28"/>
            </w:rPr>
            <m:t>= Moles of S</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d>
                <m:dPr>
                  <m:endChr m:val=")"/>
                  <m:ctrlPr>
                    <w:rPr>
                      <w:rFonts w:ascii="Cambria Math" w:cs="Times New Roman" w:hAnsi="Cambria Math"/>
                      <w:i/>
                      <w:sz w:val="28"/>
                      <w:szCs w:val="28"/>
                    </w:rPr>
                  </m:ctrlPr>
                </m:dPr>
                <m:e>
                  <m:r>
                    <w:rPr>
                      <w:rFonts w:ascii="Cambria Math" w:cs="Times New Roman" w:hAnsi="Cambria Math"/>
                      <w:sz w:val="28"/>
                      <w:szCs w:val="28"/>
                    </w:rPr>
                    <m:t>g</m:t>
                  </m:r>
                </m:e>
              </m:d>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Mass of S</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d>
                    <m:dPr>
                      <m:endChr m:val=")"/>
                      <m:ctrlPr>
                        <w:rPr>
                          <w:rFonts w:ascii="Cambria Math" w:cs="Times New Roman" w:hAnsi="Cambria Math"/>
                          <w:i/>
                          <w:sz w:val="28"/>
                          <w:szCs w:val="28"/>
                        </w:rPr>
                      </m:ctrlPr>
                    </m:dPr>
                    <m:e>
                      <m:r>
                        <w:rPr>
                          <w:rFonts w:ascii="Cambria Math" w:cs="Times New Roman" w:hAnsi="Cambria Math"/>
                          <w:sz w:val="28"/>
                          <w:szCs w:val="28"/>
                        </w:rPr>
                        <m:t>g</m:t>
                      </m:r>
                    </m:e>
                  </m:d>
                </m:sub>
              </m:sSub>
            </m:num>
            <m:den>
              <m:r>
                <w:rPr>
                  <w:rFonts w:ascii="Cambria Math" w:cs="Times New Roman" w:hAnsi="Cambria Math"/>
                  <w:sz w:val="28"/>
                  <w:szCs w:val="28"/>
                </w:rPr>
                <m:t>Molar mass of S</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d>
                    <m:dPr>
                      <m:endChr m:val=")"/>
                      <m:ctrlPr>
                        <w:rPr>
                          <w:rFonts w:ascii="Cambria Math" w:cs="Times New Roman" w:hAnsi="Cambria Math"/>
                          <w:i/>
                          <w:sz w:val="28"/>
                          <w:szCs w:val="28"/>
                        </w:rPr>
                      </m:ctrlPr>
                    </m:dPr>
                    <m:e>
                      <m:r>
                        <w:rPr>
                          <w:rFonts w:ascii="Cambria Math" w:cs="Times New Roman" w:hAnsi="Cambria Math"/>
                          <w:sz w:val="28"/>
                          <w:szCs w:val="28"/>
                        </w:rPr>
                        <m:t>g</m:t>
                      </m:r>
                    </m:e>
                  </m:d>
                </m:sub>
              </m:sSub>
            </m:den>
          </m:f>
        </m:oMath>
      </m:oMathPara>
    </w:p>
    <w:p>
      <w:pPr>
        <w:pStyle w:val="style0"/>
        <w:rPr>
          <w:rFonts w:ascii="Times New Roman" w:cs="Times New Roman" w:hAnsi="Times New Roman"/>
          <w:sz w:val="28"/>
          <w:szCs w:val="28"/>
        </w:rPr>
      </w:pPr>
      <w:r>
        <w:rPr>
          <w:rFonts w:ascii="Times New Roman" w:cs="Times New Roman" w:hAnsi="Times New Roman"/>
          <w:sz w:val="28"/>
          <w:szCs w:val="28"/>
        </w:rPr>
        <w:t>Molar mass of SO</w:t>
      </w:r>
      <w:r>
        <w:rPr>
          <w:rFonts w:ascii="Times New Roman" w:cs="Times New Roman" w:hAnsi="Times New Roman"/>
          <w:sz w:val="28"/>
          <w:szCs w:val="28"/>
          <w:vertAlign w:val="subscript"/>
        </w:rPr>
        <w:t xml:space="preserve">3 </w:t>
      </w:r>
      <w:r>
        <w:rPr>
          <w:rFonts w:ascii="Times New Roman" w:cs="Times New Roman" w:hAnsi="Times New Roman"/>
          <w:sz w:val="28"/>
          <w:szCs w:val="28"/>
        </w:rPr>
        <w:t>= 32 + 16 × 3 = 80 gmol</w:t>
      </w:r>
      <w:r>
        <w:rPr>
          <w:rFonts w:ascii="Times New Roman" w:cs="Times New Roman" w:hAnsi="Times New Roman"/>
          <w:sz w:val="28"/>
          <w:szCs w:val="28"/>
          <w:vertAlign w:val="superscript"/>
        </w:rPr>
        <w:t>-1</w:t>
      </w:r>
    </w:p>
    <w:p>
      <w:pPr>
        <w:pStyle w:val="style0"/>
        <w:rPr>
          <w:rFonts w:ascii="Times New Roman" w:cs="Times New Roman" w:hAnsi="Times New Roman"/>
          <w:sz w:val="28"/>
          <w:szCs w:val="28"/>
        </w:rPr>
      </w:pPr>
      <w:r>
        <w:rPr>
          <w:rFonts w:ascii="Times New Roman" w:cs="Times New Roman" w:hAnsi="Times New Roman"/>
          <w:sz w:val="28"/>
          <w:szCs w:val="28"/>
        </w:rPr>
        <w:t>Substituting the values into the above formula, we get;</w:t>
      </w:r>
    </w:p>
    <w:p>
      <w:pPr>
        <w:pStyle w:val="style0"/>
        <w:rPr>
          <w:rFonts w:ascii="Times New Roman" w:cs="Times New Roman" w:hAnsi="Times New Roman"/>
          <w:sz w:val="28"/>
          <w:szCs w:val="28"/>
        </w:rPr>
      </w:pPr>
      <m:oMathPara>
        <m:oMath>
          <m:r>
            <w:rPr>
              <w:rFonts w:ascii="Cambria Math" w:cs="Times New Roman" w:hAnsi="Cambria Math"/>
              <w:sz w:val="28"/>
              <w:szCs w:val="28"/>
            </w:rPr>
            <m:t>Moles of S</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d>
                <m:dPr>
                  <m:endChr m:val=")"/>
                  <m:ctrlPr>
                    <w:rPr>
                      <w:rFonts w:ascii="Cambria Math" w:cs="Times New Roman" w:hAnsi="Cambria Math"/>
                      <w:i/>
                      <w:sz w:val="28"/>
                      <w:szCs w:val="28"/>
                    </w:rPr>
                  </m:ctrlPr>
                </m:dPr>
                <m:e>
                  <m:r>
                    <w:rPr>
                      <w:rFonts w:ascii="Cambria Math" w:cs="Times New Roman" w:hAnsi="Cambria Math"/>
                      <w:sz w:val="28"/>
                      <w:szCs w:val="28"/>
                    </w:rPr>
                    <m:t>g</m:t>
                  </m:r>
                </m:e>
              </m:d>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20</m:t>
              </m:r>
            </m:num>
            <m:den>
              <m:r>
                <w:rPr>
                  <w:rFonts w:ascii="Cambria Math" w:cs="Times New Roman" w:hAnsi="Cambria Math"/>
                  <w:sz w:val="28"/>
                  <w:szCs w:val="28"/>
                </w:rPr>
                <m:t>80</m:t>
              </m:r>
            </m:den>
          </m:f>
          <m:r>
            <w:rPr>
              <w:rFonts w:ascii="Cambria Math" w:cs="Times New Roman" w:hAnsi="Cambria Math"/>
              <w:sz w:val="28"/>
              <w:szCs w:val="28"/>
            </w:rPr>
            <m:t>=0.25 mol of S</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d>
                <m:dPr>
                  <m:endChr m:val=")"/>
                  <m:ctrlPr>
                    <w:rPr>
                      <w:rFonts w:ascii="Cambria Math" w:cs="Times New Roman" w:hAnsi="Cambria Math"/>
                      <w:i/>
                      <w:sz w:val="28"/>
                      <w:szCs w:val="28"/>
                    </w:rPr>
                  </m:ctrlPr>
                </m:dPr>
                <m:e>
                  <m:r>
                    <w:rPr>
                      <w:rFonts w:ascii="Cambria Math" w:cs="Times New Roman" w:hAnsi="Cambria Math"/>
                      <w:sz w:val="28"/>
                      <w:szCs w:val="28"/>
                    </w:rPr>
                    <m:t>g</m:t>
                  </m:r>
                </m:e>
              </m:d>
            </m:sub>
          </m:sSub>
        </m:oMath>
      </m:oMathPara>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Calculate energy absorbed by decomposition of </w:t>
      </w:r>
      <w:r>
        <w:rPr>
          <w:rFonts w:ascii="Times New Roman" w:cs="Times New Roman" w:hAnsi="Times New Roman"/>
          <w:b/>
          <w:sz w:val="28"/>
          <w:szCs w:val="28"/>
        </w:rPr>
        <w:t>n</w:t>
      </w:r>
      <w:r>
        <w:rPr>
          <w:rFonts w:ascii="Times New Roman" w:cs="Times New Roman" w:hAnsi="Times New Roman"/>
          <w:sz w:val="28"/>
          <w:szCs w:val="28"/>
        </w:rPr>
        <w:t xml:space="preserve"> moles of SO</w:t>
      </w:r>
      <w:r>
        <w:rPr>
          <w:rFonts w:ascii="Times New Roman" w:cs="Times New Roman" w:hAnsi="Times New Roman"/>
          <w:sz w:val="28"/>
          <w:szCs w:val="28"/>
          <w:vertAlign w:val="subscript"/>
        </w:rPr>
        <w:t>3(g)</w:t>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sz w:val="28"/>
          <w:szCs w:val="28"/>
        </w:rPr>
        <w:t>Energy absorbed = n(SO</w:t>
      </w:r>
      <w:r>
        <w:rPr>
          <w:rFonts w:ascii="Times New Roman" w:cs="Times New Roman" w:hAnsi="Times New Roman"/>
          <w:sz w:val="28"/>
          <w:szCs w:val="28"/>
          <w:vertAlign w:val="subscript"/>
        </w:rPr>
        <w:t>3(g)</w:t>
      </w:r>
      <w:r>
        <w:rPr>
          <w:rFonts w:ascii="Times New Roman" w:cs="Times New Roman" w:hAnsi="Times New Roman"/>
          <w:sz w:val="28"/>
          <w:szCs w:val="28"/>
        </w:rPr>
        <w:t>) × ΔH divided by stoichiometric coefficient of SO</w:t>
      </w:r>
      <w:r>
        <w:rPr>
          <w:rFonts w:ascii="Times New Roman" w:cs="Times New Roman" w:hAnsi="Times New Roman"/>
          <w:sz w:val="28"/>
          <w:szCs w:val="28"/>
          <w:vertAlign w:val="subscript"/>
        </w:rPr>
        <w:t>3(g)</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Energy absorbed= </m:t>
          </m:r>
          <m:f>
            <m:fPr>
              <m:ctrlPr>
                <w:rPr>
                  <w:rFonts w:ascii="Cambria Math" w:cs="Times New Roman" w:hAnsi="Cambria Math"/>
                  <w:i/>
                  <w:sz w:val="28"/>
                  <w:szCs w:val="28"/>
                </w:rPr>
              </m:ctrlPr>
            </m:fPr>
            <m:num>
              <m:r>
                <w:rPr>
                  <w:rFonts w:ascii="Cambria Math" w:cs="Times New Roman" w:hAnsi="Cambria Math"/>
                  <w:sz w:val="28"/>
                  <w:szCs w:val="28"/>
                </w:rPr>
                <m:t>0.25 ×198</m:t>
              </m:r>
            </m:num>
            <m:den>
              <m:r>
                <w:rPr>
                  <w:rFonts w:ascii="Cambria Math" w:cs="Times New Roman" w:hAnsi="Cambria Math"/>
                  <w:sz w:val="28"/>
                  <w:szCs w:val="28"/>
                </w:rPr>
                <m:t>2</m:t>
              </m:r>
            </m:den>
          </m:f>
          <m:r>
            <w:rPr>
              <w:rFonts w:ascii="Cambria Math" w:cs="Times New Roman" w:hAnsi="Cambria Math"/>
              <w:sz w:val="28"/>
              <w:szCs w:val="28"/>
            </w:rPr>
            <m:t xml:space="preserve">=24.75 kJ ~ 24.8 kJ  </m:t>
          </m:r>
        </m:oMath>
      </m:oMathPara>
    </w:p>
    <w:p>
      <w:pPr>
        <w:pStyle w:val="style0"/>
        <w:rPr>
          <w:rFonts w:ascii="Times New Roman" w:cs="Times New Roman" w:hAnsi="Times New Roman"/>
          <w:b/>
          <w:sz w:val="28"/>
          <w:szCs w:val="28"/>
        </w:rPr>
      </w:pPr>
      <m:oMathPara>
        <m:oMath>
          <m:r>
            <m:rPr>
              <m:sty m:val="bi"/>
            </m:rPr>
            <w:rPr>
              <w:rFonts w:ascii="Cambria Math" w:cs="Times New Roman" w:hAnsi="Cambria Math"/>
              <w:sz w:val="28"/>
              <w:szCs w:val="28"/>
              <w:highlight w:val="yellow"/>
              <w:u w:val="dash"/>
            </w:rPr>
            <m:t xml:space="preserve">Note: </m:t>
          </m:r>
          <m:r>
            <m:rPr>
              <m:sty m:val="bi"/>
            </m:rPr>
            <w:rPr>
              <w:rFonts w:ascii="Cambria Math" w:cs="Times New Roman" w:hAnsi="Cambria Math"/>
              <w:sz w:val="28"/>
              <w:szCs w:val="28"/>
            </w:rPr>
            <m:t xml:space="preserve">We are only justified in using 3 significant </m:t>
          </m:r>
        </m:oMath>
      </m:oMathPara>
    </w:p>
    <w:p>
      <w:pPr>
        <w:pStyle w:val="style0"/>
        <w:rPr>
          <w:rFonts w:ascii="Cambria Math" w:cs="Times New Roman" w:hAnsi="Cambria Math"/>
          <w:sz w:val="28"/>
          <w:szCs w:val="28"/>
          <w:u w:val="dash"/>
        </w:rPr>
      </w:pPr>
      <m:oMathPara>
        <m:oMathParaPr>
          <m:jc m:val="left"/>
        </m:oMathParaPr>
        <m:oMath>
          <m:r>
            <m:rPr>
              <m:sty m:val="bi"/>
            </m:rPr>
            <w:rPr>
              <w:rFonts w:ascii="Cambria Math" w:cs="Times New Roman" w:hAnsi="Cambria Math"/>
              <w:sz w:val="28"/>
              <w:szCs w:val="28"/>
              <w:highlight w:val="yellow"/>
              <w:u w:val="dash"/>
            </w:rPr>
            <m:t>figures.</m:t>
          </m:r>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 xml:space="preserve">Example 3: </w:t>
      </w:r>
      <w:r>
        <w:rPr>
          <w:rFonts w:ascii="Times New Roman" w:cs="Times New Roman" w:hAnsi="Times New Roman"/>
          <w:sz w:val="28"/>
          <w:szCs w:val="28"/>
        </w:rPr>
        <w:t>A 40.0 mL sample of 0.100 mol/L Ba(NO</w:t>
      </w:r>
      <w:r>
        <w:rPr>
          <w:rFonts w:ascii="Times New Roman" w:cs="Times New Roman" w:hAnsi="Times New Roman"/>
          <w:sz w:val="28"/>
          <w:szCs w:val="28"/>
          <w:vertAlign w:val="subscript"/>
        </w:rPr>
        <w:t>3</w:t>
      </w:r>
      <w:r>
        <w:rPr>
          <w:rFonts w:ascii="Times New Roman" w:cs="Times New Roman" w:hAnsi="Times New Roman"/>
          <w:sz w:val="28"/>
          <w:szCs w:val="28"/>
        </w:rPr>
        <w:t>)</w:t>
      </w:r>
      <w:r>
        <w:rPr>
          <w:rFonts w:ascii="Times New Roman" w:cs="Times New Roman" w:hAnsi="Times New Roman"/>
          <w:sz w:val="28"/>
          <w:szCs w:val="28"/>
          <w:vertAlign w:val="subscript"/>
        </w:rPr>
        <w:t>2</w:t>
      </w:r>
      <w:r>
        <w:rPr>
          <w:rFonts w:ascii="Times New Roman" w:cs="Times New Roman" w:hAnsi="Times New Roman"/>
          <w:sz w:val="28"/>
          <w:szCs w:val="28"/>
        </w:rPr>
        <w:t xml:space="preserve"> is mixed with 20.0 mL of excess NaOH(aq) in calorimeter. During the reaction, there is a rise in temperature by 5.0</w:t>
      </w:r>
      <w:r>
        <w:rPr>
          <w:rFonts w:ascii="Times New Roman" w:cs="Times New Roman" w:hAnsi="Times New Roman"/>
          <w:sz w:val="28"/>
          <w:szCs w:val="28"/>
          <w:vertAlign w:val="superscript"/>
        </w:rPr>
        <w:t>o</w:t>
      </w:r>
      <w:r>
        <w:rPr>
          <w:rFonts w:ascii="Times New Roman" w:cs="Times New Roman" w:hAnsi="Times New Roman"/>
          <w:sz w:val="28"/>
          <w:szCs w:val="28"/>
        </w:rPr>
        <w:t>C. Calculate the molar enthalpy change for the above reaction.</w:t>
      </w:r>
    </w:p>
    <w:p>
      <w:pPr>
        <w:pStyle w:val="style0"/>
        <w:rPr>
          <w:rFonts w:ascii="Times New Roman" w:cs="Times New Roman" w:hAnsi="Times New Roman"/>
          <w:b/>
          <w:bCs/>
          <w:sz w:val="28"/>
          <w:szCs w:val="28"/>
        </w:rPr>
      </w:pPr>
      <w:r>
        <w:rPr>
          <w:rFonts w:ascii="Times New Roman" w:cs="Times New Roman" w:hAnsi="Times New Roman"/>
          <w:b/>
          <w:bCs/>
          <w:sz w:val="28"/>
          <w:szCs w:val="28"/>
        </w:rPr>
        <w:t>Solution</w:t>
      </w:r>
    </w:p>
    <w:p>
      <w:pPr>
        <w:pStyle w:val="style0"/>
        <w:rPr>
          <w:rFonts w:ascii="Times New Roman" w:cs="Times New Roman" w:hAnsi="Times New Roman"/>
          <w:sz w:val="28"/>
          <w:szCs w:val="28"/>
        </w:rPr>
      </w:pPr>
      <w:r>
        <w:rPr>
          <w:rFonts w:ascii="Times New Roman" w:cs="Times New Roman" w:hAnsi="Times New Roman"/>
          <w:sz w:val="28"/>
          <w:szCs w:val="28"/>
        </w:rPr>
        <w:t>First, we should find the heat of the reaction.  The appropriate equation is q = mC∆T</w:t>
      </w:r>
    </w:p>
    <w:p>
      <w:pPr>
        <w:pStyle w:val="style0"/>
        <w:rPr>
          <w:rFonts w:ascii="Times New Roman" w:cs="Times New Roman" w:hAnsi="Times New Roman"/>
          <w:sz w:val="28"/>
          <w:szCs w:val="28"/>
        </w:rPr>
      </w:pPr>
      <w:r>
        <w:rPr>
          <w:rFonts w:ascii="Times New Roman" w:cs="Times New Roman" w:hAnsi="Times New Roman"/>
          <w:sz w:val="28"/>
          <w:szCs w:val="28"/>
        </w:rPr>
        <w:t>q = heat = ?, m = mass = 40 ml + 20 ml = 60 ml x 1 g/ml = 60 g (note: we are assuming a density of 1 g/ml for water and we are ignoring the masses contributed by the reagents and the products of the reaction. These are common assumptions to make in this type of problem, especially in Introduction to Chemistry.)</w:t>
      </w:r>
    </w:p>
    <w:p>
      <w:pPr>
        <w:pStyle w:val="style0"/>
        <w:rPr>
          <w:rFonts w:ascii="Times New Roman" w:cs="Times New Roman" w:hAnsi="Times New Roman"/>
          <w:sz w:val="28"/>
          <w:szCs w:val="28"/>
        </w:rPr>
      </w:pPr>
      <w:r>
        <w:rPr>
          <w:rFonts w:ascii="Times New Roman" w:cs="Times New Roman" w:hAnsi="Times New Roman"/>
          <w:sz w:val="28"/>
          <w:szCs w:val="28"/>
        </w:rPr>
        <w:t>C = specific heat = 4.184 J/g (for water; another assumption), ∆T = change in temperature = 5.00 ˚C</w:t>
      </w:r>
    </w:p>
    <w:p>
      <w:pPr>
        <w:pStyle w:val="style0"/>
        <w:rPr>
          <w:rFonts w:ascii="Times New Roman" w:cs="Times New Roman" w:hAnsi="Times New Roman"/>
          <w:sz w:val="28"/>
          <w:szCs w:val="28"/>
        </w:rPr>
      </w:pPr>
      <w:r>
        <w:rPr>
          <w:rFonts w:ascii="Times New Roman" w:cs="Times New Roman" w:hAnsi="Times New Roman"/>
          <w:sz w:val="28"/>
          <w:szCs w:val="28"/>
        </w:rPr>
        <w:t>q = (60 )(4.184)(5) = 1255 J. This is the heat (enthalpy) of reaction.</w:t>
      </w:r>
    </w:p>
    <w:p>
      <w:pPr>
        <w:pStyle w:val="style0"/>
        <w:rPr>
          <w:rFonts w:ascii="Times New Roman" w:cs="Times New Roman" w:hAnsi="Times New Roman"/>
          <w:sz w:val="28"/>
          <w:szCs w:val="28"/>
        </w:rPr>
      </w:pPr>
      <w:r>
        <w:rPr>
          <w:rFonts w:ascii="Times New Roman" w:cs="Times New Roman" w:hAnsi="Times New Roman"/>
          <w:sz w:val="28"/>
          <w:szCs w:val="28"/>
        </w:rPr>
        <w:t>Since they ask for the molar enthalpy, we need to find the moles of Ba(OH)</w:t>
      </w:r>
      <w:r>
        <w:rPr>
          <w:rFonts w:ascii="Times New Roman" w:cs="Times New Roman" w:hAnsi="Times New Roman"/>
          <w:sz w:val="28"/>
          <w:szCs w:val="28"/>
          <w:vertAlign w:val="subscript"/>
        </w:rPr>
        <w:t>2</w:t>
      </w:r>
      <w:r>
        <w:rPr>
          <w:rFonts w:ascii="Times New Roman" w:cs="Times New Roman" w:hAnsi="Times New Roman"/>
          <w:sz w:val="28"/>
          <w:szCs w:val="28"/>
        </w:rPr>
        <w:t xml:space="preserve"> formed. </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Mole of Ba</m:t>
          </m:r>
          <m:sSub>
            <m:sSubPr>
              <m:ctrlPr>
                <w:rPr>
                  <w:rFonts w:ascii="Cambria Math" w:cs="Times New Roman" w:hAnsi="Cambria Math"/>
                  <w:i/>
                  <w:sz w:val="28"/>
                  <w:szCs w:val="28"/>
                </w:rPr>
              </m:ctrlPr>
            </m:sSubPr>
            <m:e>
              <m:r>
                <w:rPr>
                  <w:rFonts w:ascii="Cambria Math" w:cs="Times New Roman" w:hAnsi="Cambria Math"/>
                  <w:sz w:val="28"/>
                  <w:szCs w:val="28"/>
                </w:rPr>
                <m:t>(N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m:t>
              </m:r>
            </m:e>
            <m:sub>
              <m:r>
                <w:rPr>
                  <w:rFonts w:ascii="Cambria Math" w:cs="Times New Roman" w:hAnsi="Cambria Math"/>
                  <w:sz w:val="28"/>
                  <w:szCs w:val="28"/>
                </w:rPr>
                <m:t>2</m:t>
              </m:r>
            </m:sub>
          </m:sSub>
          <m:r>
            <w:rPr>
              <w:rFonts w:ascii="Cambria Math" w:cs="Times New Roman" w:hAnsi="Cambria Math"/>
              <w:sz w:val="28"/>
              <w:szCs w:val="28"/>
            </w:rPr>
            <m:t>=Concentration ×Volume</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Mole of Ba</m:t>
          </m:r>
          <m:sSub>
            <m:sSubPr>
              <m:ctrlPr>
                <w:rPr>
                  <w:rFonts w:ascii="Cambria Math" w:cs="Times New Roman" w:hAnsi="Cambria Math"/>
                  <w:i/>
                  <w:sz w:val="28"/>
                  <w:szCs w:val="28"/>
                </w:rPr>
              </m:ctrlPr>
            </m:sSubPr>
            <m:e>
              <m:r>
                <w:rPr>
                  <w:rFonts w:ascii="Cambria Math" w:cs="Times New Roman" w:hAnsi="Cambria Math"/>
                  <w:sz w:val="28"/>
                  <w:szCs w:val="28"/>
                </w:rPr>
                <m:t>(N</m:t>
              </m:r>
              <m:sSub>
                <m:sSubPr>
                  <m:ctrlPr>
                    <w:rPr>
                      <w:rFonts w:ascii="Cambria Math" w:cs="Times New Roman" w:hAnsi="Cambria Math"/>
                      <w:i/>
                      <w:sz w:val="28"/>
                      <w:szCs w:val="28"/>
                    </w:rPr>
                  </m:ctrlPr>
                </m:sSubPr>
                <m:e>
                  <m:r>
                    <w:rPr>
                      <w:rFonts w:ascii="Cambria Math" w:cs="Times New Roman" w:hAnsi="Cambria Math"/>
                      <w:sz w:val="28"/>
                      <w:szCs w:val="28"/>
                    </w:rPr>
                    <m:t>O</m:t>
                  </m:r>
                </m:e>
                <m:sub>
                  <m:r>
                    <w:rPr>
                      <w:rFonts w:ascii="Cambria Math" w:cs="Times New Roman" w:hAnsi="Cambria Math"/>
                      <w:sz w:val="28"/>
                      <w:szCs w:val="28"/>
                    </w:rPr>
                    <m:t>3</m:t>
                  </m:r>
                </m:sub>
              </m:sSub>
              <m:r>
                <w:rPr>
                  <w:rFonts w:ascii="Cambria Math" w:cs="Times New Roman" w:hAnsi="Cambria Math"/>
                  <w:sz w:val="28"/>
                  <w:szCs w:val="28"/>
                </w:rPr>
                <m:t>)</m:t>
              </m:r>
            </m:e>
            <m:sub>
              <m:r>
                <w:rPr>
                  <w:rFonts w:ascii="Cambria Math" w:cs="Times New Roman" w:hAnsi="Cambria Math"/>
                  <w:sz w:val="28"/>
                  <w:szCs w:val="28"/>
                </w:rPr>
                <m:t>2</m:t>
              </m:r>
            </m:sub>
          </m:sSub>
          <m:r>
            <w:rPr>
              <w:rFonts w:ascii="Cambria Math" w:cs="Times New Roman" w:hAnsi="Cambria Math"/>
              <w:sz w:val="28"/>
              <w:szCs w:val="28"/>
            </w:rPr>
            <m:t>=0.1mol</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 xml:space="preserve"> ×0.040 L=0.004 moles</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We can find the molar enthalpy of reaction by using;</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 </m:t>
          </m:r>
          <m:r>
            <m:rPr>
              <m:sty m:val="bi"/>
            </m:rPr>
            <w:rPr>
              <w:rFonts w:ascii="Cambria Math" w:cs="Times New Roman" w:hAnsi="Cambria Math"/>
              <w:sz w:val="28"/>
              <w:szCs w:val="28"/>
            </w:rPr>
            <m:t>Energy = n × ΔH</m:t>
          </m:r>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ΔH= </m:t>
          </m:r>
          <m:f>
            <m:fPr>
              <m:ctrlPr>
                <w:rPr>
                  <w:rFonts w:ascii="Cambria Math" w:cs="Times New Roman" w:hAnsi="Cambria Math"/>
                  <w:i/>
                  <w:sz w:val="28"/>
                  <w:szCs w:val="28"/>
                </w:rPr>
              </m:ctrlPr>
            </m:fPr>
            <m:num>
              <m:r>
                <w:rPr>
                  <w:rFonts w:ascii="Cambria Math" w:cs="Times New Roman" w:hAnsi="Cambria Math"/>
                  <w:sz w:val="28"/>
                  <w:szCs w:val="28"/>
                </w:rPr>
                <m:t>Energy</m:t>
              </m:r>
            </m:num>
            <m:den>
              <m:r>
                <w:rPr>
                  <w:rFonts w:ascii="Cambria Math" w:cs="Times New Roman" w:hAnsi="Cambria Math"/>
                  <w:sz w:val="28"/>
                  <w:szCs w:val="28"/>
                </w:rPr>
                <m:t>n</m:t>
              </m:r>
            </m:den>
          </m:f>
        </m:oMath>
      </m:oMathPara>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ΔH= </m:t>
          </m:r>
          <m:f>
            <m:fPr>
              <m:ctrlPr>
                <w:rPr>
                  <w:rFonts w:ascii="Cambria Math" w:cs="Times New Roman" w:hAnsi="Cambria Math"/>
                  <w:i/>
                  <w:sz w:val="28"/>
                  <w:szCs w:val="28"/>
                </w:rPr>
              </m:ctrlPr>
            </m:fPr>
            <m:num>
              <m:r>
                <w:rPr>
                  <w:rFonts w:ascii="Cambria Math" w:cs="Times New Roman" w:hAnsi="Cambria Math"/>
                  <w:sz w:val="28"/>
                  <w:szCs w:val="28"/>
                </w:rPr>
                <m:t>1255 J</m:t>
              </m:r>
            </m:num>
            <m:den>
              <m:r>
                <w:rPr>
                  <w:rFonts w:ascii="Cambria Math" w:cs="Times New Roman" w:hAnsi="Cambria Math"/>
                  <w:sz w:val="28"/>
                  <w:szCs w:val="28"/>
                </w:rPr>
                <m:t>0.004 moles</m:t>
              </m:r>
            </m:den>
          </m:f>
          <m:r>
            <w:rPr>
              <w:rFonts w:ascii="Cambria Math" w:cs="Times New Roman" w:hAnsi="Cambria Math"/>
              <w:sz w:val="28"/>
              <w:szCs w:val="28"/>
            </w:rPr>
            <m:t>=313750 Jmo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=314 kJmo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oMath>
      </m:oMathPara>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color w:val="0000ff"/>
          <w:sz w:val="28"/>
          <w:szCs w:val="28"/>
        </w:rPr>
        <w:t xml:space="preserve">BOND ENERGY OR BOND ENTHALPY </w:t>
      </w:r>
    </w:p>
    <w:p>
      <w:pPr>
        <w:pStyle w:val="style0"/>
        <w:rPr>
          <w:rFonts w:ascii="Times New Roman" w:cs="Times New Roman" w:hAnsi="Times New Roman"/>
          <w:sz w:val="28"/>
          <w:szCs w:val="28"/>
        </w:rPr>
      </w:pPr>
      <w:r>
        <w:rPr>
          <w:rFonts w:ascii="Times New Roman" w:cs="Times New Roman" w:hAnsi="Times New Roman"/>
          <w:sz w:val="28"/>
          <w:szCs w:val="28"/>
        </w:rPr>
        <w:t>Bond energy or bond enthalpy is the energy required per mole of gaseous compound to break a particular bond to produce gaseous fragments at 25°C and 1 atmosphere pressure. It is given in kJ /mole.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&gt; ΔH is positive for breaking bonds.</w:t>
      </w:r>
    </w:p>
    <w:p>
      <w:pPr>
        <w:pStyle w:val="style0"/>
        <w:rPr>
          <w:rFonts w:ascii="Times New Roman" w:cs="Times New Roman" w:hAnsi="Times New Roman"/>
          <w:sz w:val="28"/>
          <w:szCs w:val="28"/>
        </w:rPr>
      </w:pPr>
      <w:r>
        <w:rPr>
          <w:rFonts w:ascii="Times New Roman" w:cs="Times New Roman" w:hAnsi="Times New Roman"/>
          <w:sz w:val="28"/>
          <w:szCs w:val="28"/>
        </w:rPr>
        <w:t>&gt; Breaking of bonds is an endothermic reaction.</w:t>
      </w:r>
    </w:p>
    <w:p>
      <w:pPr>
        <w:pStyle w:val="style0"/>
        <w:rPr>
          <w:rFonts w:ascii="Times New Roman" w:cs="Times New Roman" w:hAnsi="Times New Roman"/>
          <w:sz w:val="28"/>
          <w:szCs w:val="28"/>
        </w:rPr>
      </w:pPr>
      <w:r>
        <w:rPr>
          <w:rFonts w:ascii="Times New Roman" w:cs="Times New Roman" w:hAnsi="Times New Roman"/>
          <w:sz w:val="28"/>
          <w:szCs w:val="28"/>
        </w:rPr>
        <w:t>&gt;Bond energies or bond enthalpies are positive.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highlight w:val="yellow"/>
        </w:rPr>
        <w:t>Making chemical bonds releases energy (exothermic reaction).</w:t>
      </w:r>
    </w:p>
    <w:p>
      <w:pPr>
        <w:pStyle w:val="style0"/>
        <w:rPr>
          <w:rFonts w:ascii="Times New Roman" w:cs="Times New Roman" w:hAnsi="Times New Roman"/>
          <w:sz w:val="28"/>
          <w:szCs w:val="28"/>
        </w:rPr>
      </w:pPr>
      <w:r>
        <w:rPr>
          <w:rFonts w:ascii="Times New Roman" w:cs="Times New Roman" w:hAnsi="Times New Roman"/>
          <w:sz w:val="28"/>
          <w:szCs w:val="28"/>
        </w:rPr>
        <w:t>&gt; Bond formation releases energy.</w:t>
      </w:r>
    </w:p>
    <w:p>
      <w:pPr>
        <w:pStyle w:val="style0"/>
        <w:rPr>
          <w:rFonts w:ascii="Times New Roman" w:cs="Times New Roman" w:hAnsi="Times New Roman"/>
          <w:sz w:val="28"/>
          <w:szCs w:val="28"/>
        </w:rPr>
      </w:pPr>
      <w:r>
        <w:rPr>
          <w:rFonts w:ascii="Times New Roman" w:cs="Times New Roman" w:hAnsi="Times New Roman"/>
          <w:sz w:val="28"/>
          <w:szCs w:val="28"/>
        </w:rPr>
        <w:t>&gt; ΔH is negative.</w:t>
      </w:r>
    </w:p>
    <w:p>
      <w:pPr>
        <w:pStyle w:val="style0"/>
        <w:rPr>
          <w:rFonts w:ascii="Times New Roman" w:cs="Times New Roman" w:hAnsi="Times New Roman"/>
          <w:sz w:val="28"/>
          <w:szCs w:val="28"/>
        </w:rPr>
      </w:pPr>
      <w:r>
        <w:rPr>
          <w:rFonts w:ascii="Times New Roman" w:cs="Times New Roman" w:hAnsi="Times New Roman"/>
          <w:sz w:val="28"/>
          <w:szCs w:val="28"/>
        </w:rPr>
        <w:t>&gt; Bond formation is an exothermic reaction.</w:t>
      </w:r>
    </w:p>
    <w:p>
      <w:pPr>
        <w:pStyle w:val="style0"/>
        <w:rPr>
          <w:rFonts w:ascii="Times New Roman" w:cs="Times New Roman" w:hAnsi="Times New Roman"/>
          <w:b/>
          <w:sz w:val="28"/>
          <w:szCs w:val="28"/>
        </w:rPr>
      </w:pPr>
      <w:r>
        <w:rPr>
          <w:rFonts w:ascii="Times New Roman" w:cs="Times New Roman" w:hAnsi="Times New Roman"/>
          <w:b/>
          <w:sz w:val="28"/>
          <w:szCs w:val="28"/>
          <w:highlight w:val="yellow"/>
        </w:rPr>
        <w:t>ΔH making bonds = -ΔH breaking bonds = -bond energy (= -bond enthalpy)</w:t>
      </w:r>
    </w:p>
    <w:p>
      <w:pPr>
        <w:pStyle w:val="style0"/>
        <w:rPr>
          <w:rFonts w:ascii="Times New Roman" w:cs="Times New Roman" w:hAnsi="Times New Roman"/>
          <w:sz w:val="28"/>
          <w:szCs w:val="28"/>
        </w:rPr>
      </w:pPr>
    </w:p>
    <w:p>
      <w:pPr>
        <w:pStyle w:val="style0"/>
        <w:rPr>
          <w:rFonts w:ascii="Times New Roman" w:cs="Times New Roman" w:hAnsi="Times New Roman"/>
          <w:b/>
          <w:bCs/>
          <w:color w:val="c00000"/>
          <w:sz w:val="28"/>
          <w:szCs w:val="28"/>
          <w:highlight w:val="cyan"/>
        </w:rPr>
      </w:pPr>
      <w:r>
        <w:rPr>
          <w:rFonts w:ascii="Times New Roman" w:cs="Times New Roman" w:hAnsi="Times New Roman"/>
          <w:b/>
          <w:bCs/>
          <w:color w:val="c00000"/>
          <w:sz w:val="28"/>
          <w:szCs w:val="28"/>
          <w:highlight w:val="cyan"/>
        </w:rPr>
        <w:t xml:space="preserve"> Bond energies, bond enthalpies, can be used to indicate how stable a compound is or how easy it is to break a particular bond:</w:t>
      </w:r>
    </w:p>
    <w:p>
      <w:pPr>
        <w:pStyle w:val="style0"/>
        <w:rPr>
          <w:rFonts w:ascii="Times New Roman" w:cs="Times New Roman" w:hAnsi="Times New Roman"/>
          <w:sz w:val="28"/>
          <w:szCs w:val="28"/>
        </w:rPr>
      </w:pPr>
      <w:r>
        <w:rPr>
          <w:rFonts w:ascii="Times New Roman" w:cs="Times New Roman" w:hAnsi="Times New Roman"/>
          <w:sz w:val="28"/>
          <w:szCs w:val="28"/>
        </w:rPr>
        <w:t>&gt;The more energy that is required to break a bond, the more stable the compound will be.</w:t>
      </w:r>
    </w:p>
    <w:p>
      <w:pPr>
        <w:pStyle w:val="style0"/>
        <w:rPr>
          <w:rFonts w:ascii="Times New Roman" w:cs="Times New Roman" w:hAnsi="Times New Roman"/>
          <w:sz w:val="28"/>
          <w:szCs w:val="28"/>
        </w:rPr>
      </w:pPr>
      <w:r>
        <w:rPr>
          <w:rFonts w:ascii="Times New Roman" w:cs="Times New Roman" w:hAnsi="Times New Roman"/>
          <w:sz w:val="28"/>
          <w:szCs w:val="28"/>
        </w:rPr>
        <w:t>&gt; A larger bond energy implies the bond is harder to break, so the compound will be more stable.</w:t>
      </w:r>
    </w:p>
    <w:p>
      <w:pPr>
        <w:pStyle w:val="style0"/>
        <w:rPr>
          <w:rFonts w:ascii="Times New Roman" w:cs="Times New Roman" w:hAnsi="Times New Roman"/>
          <w:sz w:val="28"/>
          <w:szCs w:val="28"/>
        </w:rPr>
      </w:pPr>
      <w:r>
        <w:rPr>
          <w:rFonts w:ascii="Times New Roman" w:cs="Times New Roman" w:hAnsi="Times New Roman"/>
          <w:sz w:val="28"/>
          <w:szCs w:val="28"/>
        </w:rPr>
        <w:t>&gt; When comparing two compounds, the compound containing the bond with the lowest bond energy will be the least stable.</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A chemical reaction will be endothermic if the energy absorbed to break bonds in the reactant molecules is greater than the energy released when bonds are formed in the product molecules.</w:t>
      </w:r>
    </w:p>
    <w:p>
      <w:pPr>
        <w:pStyle w:val="style0"/>
        <w:rPr>
          <w:rFonts w:ascii="Times New Roman" w:cs="Times New Roman" w:hAnsi="Times New Roman"/>
          <w:sz w:val="28"/>
          <w:szCs w:val="28"/>
        </w:rPr>
      </w:pPr>
      <w:r>
        <w:rPr>
          <w:rFonts w:ascii="MS Mincho" w:cs="MS Mincho" w:eastAsia="MS Mincho" w:hAnsi="MS Mincho" w:hint="eastAsia"/>
          <w:sz w:val="28"/>
          <w:szCs w:val="28"/>
        </w:rPr>
        <w:t>✓</w:t>
      </w:r>
      <w:r>
        <w:rPr>
          <w:rFonts w:ascii="Times New Roman" w:cs="Times New Roman" w:hAnsi="Times New Roman"/>
          <w:sz w:val="28"/>
          <w:szCs w:val="28"/>
        </w:rPr>
        <w:t xml:space="preserve"> A chemical reaction will be exothermic if the energy absorbed to break bonds in the reactant molecules is less than the energy released when bonds are formed in the product molecules.</w:t>
      </w:r>
    </w:p>
    <w:p>
      <w:pPr>
        <w:pStyle w:val="style0"/>
        <w:rPr>
          <w:rFonts w:ascii="Times New Roman" w:cs="Times New Roman" w:hAnsi="Times New Roman"/>
          <w:b/>
          <w:bCs/>
          <w:sz w:val="28"/>
          <w:szCs w:val="28"/>
          <w:highlight w:val="yellow"/>
        </w:rPr>
      </w:pPr>
    </w:p>
    <w:p>
      <w:pPr>
        <w:pStyle w:val="style0"/>
        <w:rPr>
          <w:rFonts w:ascii="Times New Roman" w:cs="Times New Roman" w:hAnsi="Times New Roman"/>
          <w:b/>
          <w:bCs/>
          <w:sz w:val="28"/>
          <w:szCs w:val="28"/>
          <w:highlight w:val="yellow"/>
        </w:rPr>
      </w:pPr>
    </w:p>
    <w:p>
      <w:pPr>
        <w:pStyle w:val="style0"/>
        <w:rPr>
          <w:rFonts w:ascii="Times New Roman" w:cs="Times New Roman" w:hAnsi="Times New Roman"/>
          <w:sz w:val="28"/>
          <w:szCs w:val="28"/>
          <w:highlight w:val="yellow"/>
        </w:rPr>
      </w:pPr>
      <w:r>
        <w:rPr>
          <w:rFonts w:ascii="Times New Roman" w:cs="Times New Roman" w:hAnsi="Times New Roman"/>
          <w:b/>
          <w:bCs/>
          <w:sz w:val="28"/>
          <w:szCs w:val="28"/>
          <w:highlight w:val="yellow"/>
        </w:rPr>
        <w:t>CALCULATING THE ENERGY CHANGES IN REACTIONS</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Bond energy (kJ / mole) </w:t>
      </w:r>
    </w:p>
    <w:p>
      <w:pPr>
        <w:pStyle w:val="style0"/>
        <w:rPr>
          <w:rFonts w:ascii="Times New Roman" w:cs="Times New Roman" w:hAnsi="Times New Roman"/>
          <w:sz w:val="28"/>
          <w:szCs w:val="28"/>
        </w:rPr>
      </w:pPr>
      <w:r>
        <w:rPr>
          <w:rFonts w:ascii="Times New Roman" w:cs="Times New Roman" w:hAnsi="Times New Roman"/>
          <w:sz w:val="28"/>
          <w:szCs w:val="28"/>
        </w:rPr>
        <w:t>H-H       436</w:t>
      </w:r>
    </w:p>
    <w:p>
      <w:pPr>
        <w:pStyle w:val="style0"/>
        <w:rPr>
          <w:rFonts w:ascii="Times New Roman" w:cs="Times New Roman" w:hAnsi="Times New Roman"/>
          <w:sz w:val="28"/>
          <w:szCs w:val="28"/>
        </w:rPr>
      </w:pPr>
      <w:r>
        <w:rPr>
          <w:rFonts w:ascii="Times New Roman" w:cs="Times New Roman" w:hAnsi="Times New Roman"/>
          <w:sz w:val="28"/>
          <w:szCs w:val="28"/>
        </w:rPr>
        <w:t>Cl-Cl      242</w:t>
      </w:r>
    </w:p>
    <w:p>
      <w:pPr>
        <w:pStyle w:val="style0"/>
        <w:rPr>
          <w:rFonts w:ascii="Times New Roman" w:cs="Times New Roman" w:hAnsi="Times New Roman"/>
          <w:sz w:val="28"/>
          <w:szCs w:val="28"/>
        </w:rPr>
      </w:pPr>
      <w:r>
        <w:rPr>
          <w:rFonts w:ascii="Times New Roman" w:cs="Times New Roman" w:hAnsi="Times New Roman"/>
          <w:sz w:val="28"/>
          <w:szCs w:val="28"/>
        </w:rPr>
        <w:t>H-Cl      431</w:t>
      </w:r>
    </w:p>
    <w:p>
      <w:pPr>
        <w:pStyle w:val="style0"/>
        <w:rPr>
          <w:rFonts w:ascii="Times New Roman" w:cs="Times New Roman" w:hAnsi="Times New Roman"/>
          <w:sz w:val="28"/>
          <w:szCs w:val="28"/>
        </w:rPr>
      </w:pPr>
      <w:r>
        <w:rPr>
          <w:rFonts w:ascii="Times New Roman" w:cs="Times New Roman" w:hAnsi="Times New Roman"/>
          <w:sz w:val="28"/>
          <w:szCs w:val="28"/>
        </w:rPr>
        <w:t>C-C       346</w:t>
      </w:r>
    </w:p>
    <w:p>
      <w:pPr>
        <w:pStyle w:val="style0"/>
        <w:rPr>
          <w:rFonts w:ascii="Times New Roman" w:cs="Times New Roman" w:hAnsi="Times New Roman"/>
          <w:sz w:val="28"/>
          <w:szCs w:val="28"/>
        </w:rPr>
      </w:pPr>
      <w:r>
        <w:rPr>
          <w:rFonts w:ascii="Times New Roman" w:cs="Times New Roman" w:hAnsi="Times New Roman"/>
          <w:sz w:val="28"/>
          <w:szCs w:val="28"/>
        </w:rPr>
        <w:t>C=C      612</w:t>
      </w:r>
    </w:p>
    <w:p>
      <w:pPr>
        <w:pStyle w:val="style0"/>
        <w:rPr>
          <w:rFonts w:ascii="Times New Roman" w:cs="Times New Roman" w:hAnsi="Times New Roman"/>
          <w:sz w:val="28"/>
          <w:szCs w:val="28"/>
        </w:rPr>
      </w:pPr>
      <w:r>
        <w:rPr>
          <w:rFonts w:ascii="Times New Roman" w:cs="Times New Roman" w:hAnsi="Times New Roman"/>
          <w:sz w:val="28"/>
          <w:szCs w:val="28"/>
        </w:rPr>
        <w:t>C-O      358</w:t>
      </w:r>
    </w:p>
    <w:p>
      <w:pPr>
        <w:pStyle w:val="style0"/>
        <w:rPr>
          <w:rFonts w:ascii="Times New Roman" w:cs="Times New Roman" w:hAnsi="Times New Roman"/>
          <w:sz w:val="28"/>
          <w:szCs w:val="28"/>
        </w:rPr>
      </w:pPr>
      <w:r>
        <w:rPr>
          <w:rFonts w:ascii="Times New Roman" w:cs="Times New Roman" w:hAnsi="Times New Roman"/>
          <w:sz w:val="28"/>
          <w:szCs w:val="28"/>
        </w:rPr>
        <w:t>C-H      413</w:t>
      </w:r>
    </w:p>
    <w:p>
      <w:pPr>
        <w:pStyle w:val="style0"/>
        <w:rPr>
          <w:rFonts w:ascii="Times New Roman" w:cs="Times New Roman" w:hAnsi="Times New Roman"/>
          <w:sz w:val="28"/>
          <w:szCs w:val="28"/>
        </w:rPr>
      </w:pPr>
      <w:r>
        <w:rPr>
          <w:rFonts w:ascii="Times New Roman" w:cs="Times New Roman" w:hAnsi="Times New Roman"/>
          <w:sz w:val="28"/>
          <w:szCs w:val="28"/>
        </w:rPr>
        <w:t>O=O     498</w:t>
      </w:r>
    </w:p>
    <w:p>
      <w:pPr>
        <w:pStyle w:val="style0"/>
        <w:rPr>
          <w:rFonts w:ascii="Times New Roman" w:cs="Times New Roman" w:hAnsi="Times New Roman"/>
          <w:sz w:val="28"/>
          <w:szCs w:val="28"/>
        </w:rPr>
      </w:pPr>
      <w:r>
        <w:rPr>
          <w:rFonts w:ascii="Times New Roman" w:cs="Times New Roman" w:hAnsi="Times New Roman"/>
          <w:sz w:val="28"/>
          <w:szCs w:val="28"/>
        </w:rPr>
        <w:t>O-H      464</w:t>
      </w:r>
    </w:p>
    <w:p>
      <w:pPr>
        <w:pStyle w:val="style0"/>
        <w:rPr>
          <w:rFonts w:ascii="Times New Roman" w:cs="Times New Roman" w:hAnsi="Times New Roman"/>
          <w:sz w:val="28"/>
          <w:szCs w:val="28"/>
        </w:rPr>
      </w:pPr>
      <w:r>
        <w:rPr>
          <w:rFonts w:ascii="Times New Roman" w:cs="Times New Roman" w:hAnsi="Times New Roman"/>
          <w:sz w:val="28"/>
          <w:szCs w:val="28"/>
        </w:rPr>
        <w:t>N=N     946</w:t>
      </w:r>
    </w:p>
    <w:p>
      <w:pPr>
        <w:pStyle w:val="style0"/>
        <w:rPr>
          <w:rFonts w:ascii="Times New Roman" w:cs="Times New Roman" w:hAnsi="Times New Roman"/>
          <w:sz w:val="28"/>
          <w:szCs w:val="28"/>
        </w:rPr>
      </w:pPr>
      <w:r>
        <w:rPr>
          <w:rFonts w:ascii="Times New Roman" w:cs="Times New Roman" w:hAnsi="Times New Roman"/>
          <w:sz w:val="28"/>
          <w:szCs w:val="28"/>
        </w:rPr>
        <w:t>N-H 391</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b/>
          <w:bCs/>
          <w:sz w:val="28"/>
          <w:szCs w:val="28"/>
        </w:rPr>
        <w:t>Solved Example 1:</w:t>
      </w:r>
      <w:r>
        <w:rPr>
          <w:rFonts w:ascii="Times New Roman" w:cs="Times New Roman" w:hAnsi="Times New Roman"/>
          <w:sz w:val="28"/>
          <w:szCs w:val="28"/>
        </w:rPr>
        <w:t xml:space="preserve"> The exothermic reaction between hydrogen and chlorine:</w:t>
      </w:r>
    </w:p>
    <w:p>
      <w:pPr>
        <w:pStyle w:val="style0"/>
        <w:rPr>
          <w:rFonts w:ascii="Times New Roman" w:cs="Times New Roman" w:hAnsi="Times New Roman"/>
          <w:sz w:val="28"/>
          <w:szCs w:val="28"/>
        </w:rPr>
      </w:pPr>
      <w:r>
        <w:rPr>
          <w:rFonts w:ascii="Times New Roman" w:cs="Times New Roman" w:hAnsi="Times New Roman"/>
          <w:sz w:val="28"/>
          <w:szCs w:val="28"/>
        </w:rPr>
        <w:t xml:space="preserve">H—H + Cl—Cl =&gt; 2 H—Cl </w:t>
      </w:r>
    </w:p>
    <w:p>
      <w:pPr>
        <w:pStyle w:val="style0"/>
        <w:rPr>
          <w:rFonts w:ascii="Times New Roman" w:cs="Times New Roman" w:hAnsi="Times New Roman"/>
          <w:sz w:val="28"/>
          <w:szCs w:val="28"/>
        </w:rPr>
      </w:pPr>
      <w:r>
        <w:rPr>
          <w:rFonts w:ascii="Times New Roman" w:cs="Times New Roman" w:hAnsi="Times New Roman"/>
          <w:sz w:val="28"/>
          <w:szCs w:val="28"/>
        </w:rPr>
        <w:t xml:space="preserve">Energy in to break each mole of bonds: </w:t>
      </w:r>
    </w:p>
    <w:p>
      <w:pPr>
        <w:pStyle w:val="style0"/>
        <w:rPr>
          <w:rFonts w:ascii="Times New Roman" w:cs="Times New Roman" w:hAnsi="Times New Roman"/>
          <w:sz w:val="28"/>
          <w:szCs w:val="28"/>
        </w:rPr>
      </w:pPr>
      <w:r>
        <w:rPr>
          <w:rFonts w:ascii="Times New Roman" w:cs="Times New Roman" w:hAnsi="Times New Roman"/>
          <w:sz w:val="28"/>
          <w:szCs w:val="28"/>
        </w:rPr>
        <w:t>1 × H—H = 436 kJ</w:t>
      </w:r>
    </w:p>
    <w:p>
      <w:pPr>
        <w:pStyle w:val="style0"/>
        <w:rPr>
          <w:rFonts w:ascii="Times New Roman" w:cs="Times New Roman" w:hAnsi="Times New Roman"/>
          <w:sz w:val="28"/>
          <w:szCs w:val="28"/>
        </w:rPr>
      </w:pPr>
      <w:r>
        <w:rPr>
          <w:rFonts w:ascii="Times New Roman" w:cs="Times New Roman" w:hAnsi="Times New Roman"/>
          <w:sz w:val="28"/>
          <w:szCs w:val="28"/>
        </w:rPr>
        <w:t>1 × Cl—Cl =242 kJ</w:t>
      </w:r>
    </w:p>
    <w:p>
      <w:pPr>
        <w:pStyle w:val="style0"/>
        <w:rPr>
          <w:rFonts w:ascii="Times New Roman" w:cs="Times New Roman" w:hAnsi="Times New Roman"/>
          <w:sz w:val="28"/>
          <w:szCs w:val="28"/>
        </w:rPr>
      </w:pPr>
      <w:r>
        <w:rPr>
          <w:rFonts w:ascii="Times New Roman" w:cs="Times New Roman" w:hAnsi="Times New Roman"/>
          <w:sz w:val="28"/>
          <w:szCs w:val="28"/>
        </w:rPr>
        <w:t>Total energy in = 678 kJ (346 + 242)</w:t>
      </w:r>
    </w:p>
    <w:p>
      <w:pPr>
        <w:pStyle w:val="style0"/>
        <w:rPr>
          <w:rFonts w:ascii="Times New Roman" w:cs="Times New Roman" w:hAnsi="Times New Roman"/>
          <w:sz w:val="28"/>
          <w:szCs w:val="28"/>
        </w:rPr>
      </w:pPr>
      <w:r>
        <w:rPr>
          <w:rFonts w:ascii="Times New Roman" w:cs="Times New Roman" w:hAnsi="Times New Roman"/>
          <w:sz w:val="28"/>
          <w:szCs w:val="28"/>
        </w:rPr>
        <w:t xml:space="preserve">Energy out from the two moles of bonds forming: </w:t>
      </w:r>
    </w:p>
    <w:p>
      <w:pPr>
        <w:pStyle w:val="style0"/>
        <w:rPr>
          <w:rFonts w:ascii="Times New Roman" w:cs="Times New Roman" w:hAnsi="Times New Roman"/>
          <w:sz w:val="28"/>
          <w:szCs w:val="28"/>
        </w:rPr>
      </w:pPr>
      <w:r>
        <w:rPr>
          <w:rFonts w:ascii="Times New Roman" w:cs="Times New Roman" w:hAnsi="Times New Roman"/>
          <w:sz w:val="28"/>
          <w:szCs w:val="28"/>
        </w:rPr>
        <w:t>2 × H—Cl = 2 × 431 = 862 kJ</w:t>
      </w:r>
    </w:p>
    <w:p>
      <w:pPr>
        <w:pStyle w:val="style0"/>
        <w:rPr>
          <w:rFonts w:ascii="Times New Roman" w:cs="Times New Roman" w:hAnsi="Times New Roman"/>
          <w:sz w:val="28"/>
          <w:szCs w:val="28"/>
        </w:rPr>
      </w:pPr>
      <w:r>
        <w:rPr>
          <w:rFonts w:ascii="Times New Roman" w:cs="Times New Roman" w:hAnsi="Times New Roman"/>
          <w:b/>
          <w:sz w:val="28"/>
          <w:szCs w:val="28"/>
        </w:rPr>
        <w:t>Energy in - energy out</w:t>
      </w:r>
      <w:r>
        <w:rPr>
          <w:rFonts w:ascii="Times New Roman" w:cs="Times New Roman" w:hAnsi="Times New Roman"/>
          <w:sz w:val="28"/>
          <w:szCs w:val="28"/>
        </w:rPr>
        <w:t xml:space="preserve"> </w:t>
      </w:r>
    </w:p>
    <w:p>
      <w:pPr>
        <w:pStyle w:val="style0"/>
        <w:rPr>
          <w:rFonts w:ascii="Times New Roman" w:cs="Times New Roman" w:hAnsi="Times New Roman"/>
          <w:sz w:val="28"/>
          <w:szCs w:val="28"/>
        </w:rPr>
      </w:pPr>
      <w:r>
        <w:rPr>
          <w:rFonts w:ascii="Times New Roman" w:cs="Times New Roman" w:hAnsi="Times New Roman"/>
          <w:sz w:val="28"/>
          <w:szCs w:val="28"/>
        </w:rPr>
        <w:t xml:space="preserve">  678 kJ - 862 kJ = -</w:t>
      </w:r>
      <w:r>
        <w:rPr>
          <w:rFonts w:ascii="Times New Roman" w:cs="Times New Roman" w:hAnsi="Times New Roman"/>
          <w:b/>
          <w:bCs/>
          <w:sz w:val="28"/>
          <w:szCs w:val="28"/>
        </w:rPr>
        <w:t>184 kJ (Exothermic)</w:t>
      </w:r>
    </w:p>
    <w:p>
      <w:pPr>
        <w:pStyle w:val="style0"/>
        <w:rPr>
          <w:rFonts w:ascii="Times New Roman" w:cs="Times New Roman" w:hAnsi="Times New Roman"/>
          <w:b/>
          <w:bCs/>
          <w:sz w:val="28"/>
          <w:szCs w:val="28"/>
        </w:rPr>
      </w:pPr>
      <w:r>
        <w:rPr>
          <w:rFonts w:ascii="Times New Roman" w:cs="Times New Roman" w:hAnsi="Times New Roman"/>
          <w:sz w:val="28"/>
          <w:szCs w:val="28"/>
        </w:rPr>
        <w:t xml:space="preserve">So the reaction gives out 184 kJ of energy, overall. </w:t>
      </w:r>
      <w:r>
        <w:rPr>
          <w:rFonts w:ascii="Times New Roman" w:cs="Times New Roman" w:hAnsi="Times New Roman"/>
          <w:sz w:val="28"/>
          <w:szCs w:val="28"/>
        </w:rPr>
        <w:cr/>
      </w:r>
      <w:r>
        <w:rPr>
          <w:rFonts w:ascii="Times New Roman" w:cs="Times New Roman" w:hAnsi="Times New Roman"/>
          <w:sz w:val="28"/>
          <w:szCs w:val="28"/>
        </w:rPr>
        <w:t>,</w:t>
      </w:r>
    </w:p>
    <w:p>
      <w:pPr>
        <w:pStyle w:val="style0"/>
        <w:rPr>
          <w:rFonts w:ascii="Times New Roman" w:cs="Times New Roman" w:hAnsi="Times New Roman"/>
          <w:sz w:val="28"/>
          <w:szCs w:val="28"/>
        </w:rPr>
      </w:pPr>
      <w:r>
        <w:rPr>
          <w:rFonts w:ascii="Times New Roman" w:cs="Times New Roman" w:hAnsi="Times New Roman"/>
          <w:b/>
          <w:bCs/>
          <w:sz w:val="28"/>
          <w:szCs w:val="28"/>
        </w:rPr>
        <w:t xml:space="preserve">Solved Example 2: </w:t>
      </w:r>
      <w:r>
        <w:rPr>
          <w:rFonts w:ascii="Times New Roman" w:cs="Times New Roman" w:hAnsi="Times New Roman"/>
          <w:sz w:val="28"/>
          <w:szCs w:val="28"/>
        </w:rPr>
        <w:t>The endothermic decomposition of ammonia:</w:t>
      </w:r>
    </w:p>
    <w:p>
      <w:pPr>
        <w:pStyle w:val="style0"/>
        <w:rPr>
          <w:rFonts w:ascii="Times New Roman" w:cs="Times New Roman" w:hAnsi="Times New Roman"/>
          <w:sz w:val="28"/>
          <w:szCs w:val="28"/>
        </w:rPr>
      </w:pPr>
      <w:r>
        <w:rPr>
          <w:rFonts w:ascii="Times New Roman" w:cs="Times New Roman" w:hAnsi="Times New Roman"/>
          <w:sz w:val="28"/>
          <w:szCs w:val="28"/>
        </w:rPr>
        <w:t>2NH</w:t>
      </w:r>
      <w:r>
        <w:rPr>
          <w:rFonts w:ascii="Times New Roman" w:cs="Times New Roman" w:hAnsi="Times New Roman"/>
          <w:sz w:val="28"/>
          <w:szCs w:val="28"/>
          <w:vertAlign w:val="subscript"/>
        </w:rPr>
        <w:t xml:space="preserve">3 </w:t>
      </w:r>
      <w:r>
        <w:rPr>
          <w:rFonts w:ascii="Times New Roman" w:cs="Times New Roman" w:hAnsi="Times New Roman"/>
          <w:sz w:val="28"/>
          <w:szCs w:val="28"/>
        </w:rPr>
        <w:t>=&gt; N</w:t>
      </w:r>
      <w:r>
        <w:rPr>
          <w:rFonts w:ascii="Times New Roman" w:cs="Times New Roman" w:hAnsi="Times New Roman"/>
          <w:sz w:val="28"/>
          <w:szCs w:val="28"/>
          <w:vertAlign w:val="subscript"/>
        </w:rPr>
        <w:t xml:space="preserve">2 </w:t>
      </w:r>
      <w:r>
        <w:rPr>
          <w:rFonts w:ascii="Times New Roman" w:cs="Times New Roman" w:hAnsi="Times New Roman"/>
          <w:sz w:val="28"/>
          <w:szCs w:val="28"/>
        </w:rPr>
        <w:t>+ 3H</w:t>
      </w:r>
      <w:r>
        <w:rPr>
          <w:rFonts w:ascii="Times New Roman" w:cs="Times New Roman" w:hAnsi="Times New Roman"/>
          <w:sz w:val="28"/>
          <w:szCs w:val="28"/>
          <w:vertAlign w:val="subscript"/>
        </w:rPr>
        <w:t>2</w:t>
      </w:r>
    </w:p>
    <w:p>
      <w:pPr>
        <w:pStyle w:val="style0"/>
        <w:rPr>
          <w:rFonts w:ascii="Times New Roman" w:cs="Times New Roman" w:hAnsi="Times New Roman"/>
          <w:sz w:val="28"/>
          <w:szCs w:val="28"/>
        </w:rPr>
      </w:pPr>
      <w:r>
        <w:rPr>
          <w:rFonts w:ascii="Times New Roman" w:cs="Times New Roman" w:hAnsi="Times New Roman"/>
          <w:sz w:val="28"/>
          <w:szCs w:val="28"/>
        </w:rPr>
        <w:t>Energy in to break the two moles of bonds:</w:t>
      </w:r>
    </w:p>
    <w:p>
      <w:pPr>
        <w:pStyle w:val="style0"/>
        <w:rPr>
          <w:rFonts w:ascii="Times New Roman" w:cs="Times New Roman" w:hAnsi="Times New Roman"/>
          <w:sz w:val="28"/>
          <w:szCs w:val="28"/>
        </w:rPr>
      </w:pPr>
      <w:r>
        <w:rPr>
          <w:rFonts w:ascii="Times New Roman" w:cs="Times New Roman" w:hAnsi="Times New Roman"/>
          <w:sz w:val="28"/>
          <w:szCs w:val="28"/>
        </w:rPr>
        <w:t>6 × N—H(2 × 3N—H) = 6 × 391 = 2346 kJ</w:t>
      </w:r>
    </w:p>
    <w:p>
      <w:pPr>
        <w:pStyle w:val="style0"/>
        <w:rPr>
          <w:rFonts w:ascii="Times New Roman" w:cs="Times New Roman" w:hAnsi="Times New Roman"/>
          <w:sz w:val="28"/>
          <w:szCs w:val="28"/>
        </w:rPr>
      </w:pPr>
      <w:r>
        <w:rPr>
          <w:rFonts w:ascii="Times New Roman" w:cs="Times New Roman" w:hAnsi="Times New Roman"/>
          <w:sz w:val="28"/>
          <w:szCs w:val="28"/>
        </w:rPr>
        <w:t>Energy out from the four moles of bonds forming:</w:t>
      </w:r>
    </w:p>
    <w:p>
      <w:pPr>
        <w:pStyle w:val="style0"/>
        <w:rPr>
          <w:rFonts w:ascii="Times New Roman" w:cs="Times New Roman" w:hAnsi="Times New Roman"/>
          <w:sz w:val="28"/>
          <w:szCs w:val="28"/>
        </w:rPr>
      </w:pPr>
      <w:r>
        <w:rPr>
          <w:rFonts w:ascii="Times New Roman" w:cs="Times New Roman" w:hAnsi="Times New Roman"/>
          <w:sz w:val="28"/>
          <w:szCs w:val="28"/>
        </w:rPr>
        <w:t>1 × N = N  = 1 ×946 = 946 kJ</w:t>
      </w:r>
    </w:p>
    <w:p>
      <w:pPr>
        <w:pStyle w:val="style0"/>
        <w:rPr>
          <w:rFonts w:ascii="Times New Roman" w:cs="Times New Roman" w:hAnsi="Times New Roman"/>
          <w:sz w:val="28"/>
          <w:szCs w:val="28"/>
        </w:rPr>
      </w:pPr>
      <w:r>
        <w:rPr>
          <w:rFonts w:ascii="Times New Roman" w:cs="Times New Roman" w:hAnsi="Times New Roman"/>
          <w:sz w:val="28"/>
          <w:szCs w:val="28"/>
        </w:rPr>
        <w:t>3 × H—H = 3 × 436 =1308 kJ</w:t>
      </w:r>
    </w:p>
    <w:p>
      <w:pPr>
        <w:pStyle w:val="style0"/>
        <w:rPr>
          <w:rFonts w:ascii="Times New Roman" w:cs="Times New Roman" w:hAnsi="Times New Roman"/>
          <w:sz w:val="28"/>
          <w:szCs w:val="28"/>
        </w:rPr>
      </w:pPr>
      <w:r>
        <w:rPr>
          <w:rFonts w:ascii="Times New Roman" w:cs="Times New Roman" w:hAnsi="Times New Roman"/>
          <w:sz w:val="28"/>
          <w:szCs w:val="28"/>
        </w:rPr>
        <w:t xml:space="preserve">Total energy out = 2254 kJ </w:t>
      </w:r>
    </w:p>
    <w:p>
      <w:pPr>
        <w:pStyle w:val="style0"/>
        <w:rPr>
          <w:rFonts w:ascii="Times New Roman" w:cs="Times New Roman" w:hAnsi="Times New Roman"/>
          <w:sz w:val="28"/>
          <w:szCs w:val="28"/>
        </w:rPr>
      </w:pPr>
      <w:r>
        <w:rPr>
          <w:rFonts w:ascii="Times New Roman" w:cs="Times New Roman" w:hAnsi="Times New Roman"/>
          <w:b/>
          <w:sz w:val="28"/>
          <w:szCs w:val="28"/>
        </w:rPr>
        <w:t>Energy in - Energy out</w:t>
      </w:r>
      <w:r>
        <w:rPr>
          <w:rFonts w:ascii="Times New Roman" w:cs="Times New Roman" w:hAnsi="Times New Roman"/>
          <w:sz w:val="28"/>
          <w:szCs w:val="28"/>
        </w:rPr>
        <w:t xml:space="preserve"> = 2346 kJ - 2254 kJ = +92 kJ.</w:t>
      </w:r>
    </w:p>
    <w:p>
      <w:pPr>
        <w:pStyle w:val="style0"/>
        <w:rPr>
          <w:rFonts w:ascii="Times New Roman" w:cs="Times New Roman" w:hAnsi="Times New Roman"/>
          <w:sz w:val="28"/>
          <w:szCs w:val="28"/>
        </w:rPr>
      </w:pPr>
      <w:r>
        <w:rPr>
          <w:rFonts w:ascii="Times New Roman" w:cs="Times New Roman" w:hAnsi="Times New Roman"/>
          <w:sz w:val="28"/>
          <w:szCs w:val="28"/>
        </w:rPr>
        <w:t xml:space="preserve">So the reaction takes in 92 kJ of energy, overall (Endothermic). </w:t>
      </w:r>
    </w:p>
    <w:p>
      <w:pPr>
        <w:pStyle w:val="style0"/>
        <w:rPr>
          <w:rFonts w:ascii="Times New Roman" w:cs="Times New Roman" w:eastAsia="宋体" w:hAnsi="Times New Roman"/>
          <w:sz w:val="28"/>
          <w:szCs w:val="28"/>
        </w:rPr>
      </w:pPr>
    </w:p>
    <w:p>
      <w:pPr>
        <w:pStyle w:val="style0"/>
        <w:rPr>
          <w:rFonts w:ascii="Cambria Math" w:cs="Times New Roman" w:eastAsia="宋体" w:hAnsi="Cambria Math"/>
          <w:color w:val="040dbc"/>
          <w:sz w:val="28"/>
          <w:szCs w:val="28"/>
        </w:rPr>
      </w:pPr>
      <m:oMathPara>
        <m:oMath>
          <m:r>
            <m:rPr>
              <m:sty m:val="bi"/>
            </m:rPr>
            <w:rPr>
              <w:rFonts w:ascii="Cambria Math" w:cs="Times New Roman" w:eastAsia="宋体" w:hAnsi="Cambria Math"/>
              <w:color w:val="040dbc"/>
              <w:sz w:val="28"/>
              <w:szCs w:val="28"/>
            </w:rPr>
            <m:t>GIBB'S FREE ENERGY, ENTROPY AND ENTHALPY</m:t>
          </m:r>
        </m:oMath>
      </m:oMathPara>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w:t>
      </w:r>
      <w:r>
        <w:rPr>
          <w:rFonts w:ascii="Times New Roman" w:cs="Times New Roman" w:eastAsia="宋体" w:hAnsi="Times New Roman"/>
          <w:b/>
          <w:bCs/>
          <w:sz w:val="28"/>
          <w:szCs w:val="28"/>
        </w:rPr>
        <w:t xml:space="preserve"> </w:t>
      </w:r>
      <m:oMath>
        <m:r>
          <m:rPr>
            <m:sty m:val="bi"/>
          </m:rPr>
          <w:rPr>
            <w:rFonts w:ascii="Cambria Math" w:cs="Times New Roman" w:eastAsia="宋体" w:hAnsi="Cambria Math"/>
            <w:sz w:val="28"/>
            <w:szCs w:val="28"/>
          </w:rPr>
          <m:t>Gibbs free energy</m:t>
        </m:r>
      </m:oMath>
      <w:r>
        <w:rPr>
          <w:rFonts w:ascii="Times New Roman" w:cs="Times New Roman" w:eastAsia="宋体" w:hAnsi="Times New Roman"/>
          <w:sz w:val="28"/>
          <w:szCs w:val="28"/>
        </w:rPr>
        <w:t xml:space="preserve"> is the driving force of the Chemical reaction. It is a state function that relates enthalpy and entropy. A change in Gibbs free energy is represented by ∆G.</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∆G = ∆H - T∆S</w:t>
      </w: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xml:space="preserve">√ </w:t>
      </w:r>
      <w:r>
        <w:rPr>
          <w:rFonts w:ascii="Times New Roman" w:cs="Times New Roman" w:eastAsia="宋体" w:hAnsi="Times New Roman"/>
          <w:b/>
          <w:bCs/>
          <w:sz w:val="28"/>
          <w:szCs w:val="28"/>
        </w:rPr>
        <w:t>Entropy</w:t>
      </w:r>
      <w:r>
        <w:rPr>
          <w:rFonts w:ascii="Times New Roman" w:cs="Times New Roman" w:eastAsia="宋体" w:hAnsi="Times New Roman"/>
          <w:sz w:val="28"/>
          <w:szCs w:val="28"/>
        </w:rPr>
        <w:t xml:space="preserve"> is the measure of the degree of disorderliness of a chemical system. A change in entropy is represented by ∆S.</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∆S = S</w:t>
      </w:r>
      <w:r>
        <w:rPr>
          <w:rFonts w:ascii="Times New Roman" w:cs="Times New Roman" w:eastAsia="宋体" w:hAnsi="Times New Roman"/>
          <w:sz w:val="28"/>
          <w:szCs w:val="28"/>
          <w:vertAlign w:val="subscript"/>
        </w:rPr>
        <w:t xml:space="preserve">Prdt </w:t>
      </w:r>
      <w:r>
        <w:rPr>
          <w:rFonts w:ascii="Times New Roman" w:cs="Times New Roman" w:eastAsia="宋体" w:hAnsi="Times New Roman"/>
          <w:sz w:val="28"/>
          <w:szCs w:val="28"/>
        </w:rPr>
        <w:t>- S</w:t>
      </w:r>
      <w:r>
        <w:rPr>
          <w:rFonts w:ascii="Times New Roman" w:cs="Times New Roman" w:eastAsia="宋体" w:hAnsi="Times New Roman"/>
          <w:sz w:val="28"/>
          <w:szCs w:val="28"/>
          <w:vertAlign w:val="subscript"/>
        </w:rPr>
        <w:t>Rxt</w:t>
      </w: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xml:space="preserve">√ </w:t>
      </w:r>
      <w:r>
        <w:rPr>
          <w:rFonts w:ascii="Times New Roman" w:cs="Times New Roman" w:eastAsia="宋体" w:hAnsi="Times New Roman"/>
          <w:b/>
          <w:bCs/>
          <w:sz w:val="28"/>
          <w:szCs w:val="28"/>
        </w:rPr>
        <w:t xml:space="preserve">Enthalpy </w:t>
      </w:r>
      <w:r>
        <w:rPr>
          <w:rFonts w:ascii="Times New Roman" w:cs="Times New Roman" w:eastAsia="宋体" w:hAnsi="Times New Roman"/>
          <w:sz w:val="28"/>
          <w:szCs w:val="28"/>
        </w:rPr>
        <w:t>is the heat accompanying a chemical reaction. The heat that is evolved or absorbed in the reaction. A change in enthalpy is represented by ∆H.</w:t>
      </w:r>
    </w:p>
    <w:p>
      <w:pPr>
        <w:pStyle w:val="style0"/>
        <w:rPr>
          <w:rFonts w:ascii="Times New Roman" w:cs="Times New Roman" w:eastAsia="宋体" w:hAnsi="Times New Roman"/>
          <w:b/>
          <w:bCs/>
          <w:sz w:val="28"/>
          <w:szCs w:val="28"/>
        </w:rPr>
      </w:pPr>
      <w:r>
        <w:rPr>
          <w:rFonts w:ascii="Times New Roman" w:cs="Times New Roman" w:eastAsia="宋体" w:hAnsi="Times New Roman"/>
          <w:b/>
          <w:sz w:val="28"/>
          <w:szCs w:val="28"/>
        </w:rPr>
        <w:t>∆H = H</w:t>
      </w:r>
      <w:r>
        <w:rPr>
          <w:rFonts w:ascii="Times New Roman" w:cs="Times New Roman" w:eastAsia="宋体" w:hAnsi="Times New Roman"/>
          <w:b/>
          <w:sz w:val="28"/>
          <w:szCs w:val="28"/>
          <w:vertAlign w:val="subscript"/>
        </w:rPr>
        <w:t xml:space="preserve">prdt  </w:t>
      </w:r>
      <w:r>
        <w:rPr>
          <w:rFonts w:ascii="Times New Roman" w:cs="Times New Roman" w:eastAsia="宋体" w:hAnsi="Times New Roman"/>
          <w:b/>
          <w:sz w:val="28"/>
          <w:szCs w:val="28"/>
        </w:rPr>
        <w:t>-  H</w:t>
      </w:r>
      <w:r>
        <w:rPr>
          <w:rFonts w:ascii="Times New Roman" w:cs="Times New Roman" w:eastAsia="宋体" w:hAnsi="Times New Roman"/>
          <w:b/>
          <w:sz w:val="28"/>
          <w:szCs w:val="28"/>
          <w:vertAlign w:val="subscript"/>
        </w:rPr>
        <w:t>Rxt</w:t>
      </w:r>
    </w:p>
    <w:p>
      <w:pPr>
        <w:pStyle w:val="style0"/>
        <w:rPr>
          <w:rFonts w:ascii="Times New Roman" w:cs="Times New Roman" w:eastAsia="宋体" w:hAnsi="Times New Roman"/>
          <w:sz w:val="28"/>
          <w:szCs w:val="28"/>
        </w:rPr>
      </w:pPr>
      <w:r>
        <w:rPr>
          <w:rFonts w:ascii="Times New Roman" w:cs="Times New Roman" w:eastAsia="宋体" w:hAnsi="Times New Roman"/>
          <w:b/>
          <w:bCs/>
          <w:sz w:val="28"/>
          <w:szCs w:val="28"/>
        </w:rPr>
        <w:t>√ Spontaneous process</w:t>
      </w:r>
      <w:r>
        <w:rPr>
          <w:rFonts w:ascii="Times New Roman" w:cs="Times New Roman" w:eastAsia="宋体" w:hAnsi="Times New Roman"/>
          <w:sz w:val="28"/>
          <w:szCs w:val="28"/>
        </w:rPr>
        <w:t xml:space="preserve"> is a process which can proceed in a given direction without the need of outside energy.</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When:</w:t>
      </w:r>
    </w:p>
    <w:p>
      <w:pPr>
        <w:pStyle w:val="style179"/>
        <w:numPr>
          <w:ilvl w:val="0"/>
          <w:numId w:val="75"/>
        </w:numPr>
        <w:rPr>
          <w:rFonts w:ascii="Times New Roman" w:cs="Times New Roman" w:eastAsia="宋体" w:hAnsi="Times New Roman"/>
          <w:sz w:val="28"/>
          <w:szCs w:val="28"/>
        </w:rPr>
      </w:pPr>
      <w:r>
        <w:rPr>
          <w:rFonts w:ascii="Times New Roman" w:cs="Times New Roman" w:eastAsia="宋体" w:hAnsi="Times New Roman"/>
          <w:sz w:val="28"/>
          <w:szCs w:val="28"/>
        </w:rPr>
        <w:t>∆G = +ve; the reaction is non spontaneous.</w:t>
      </w:r>
    </w:p>
    <w:p>
      <w:pPr>
        <w:pStyle w:val="style179"/>
        <w:numPr>
          <w:ilvl w:val="0"/>
          <w:numId w:val="75"/>
        </w:numPr>
        <w:rPr>
          <w:rFonts w:ascii="Times New Roman" w:cs="Times New Roman" w:eastAsia="宋体" w:hAnsi="Times New Roman"/>
          <w:sz w:val="28"/>
          <w:szCs w:val="28"/>
        </w:rPr>
      </w:pPr>
      <w:r>
        <w:rPr>
          <w:rFonts w:ascii="Times New Roman" w:cs="Times New Roman" w:eastAsia="宋体" w:hAnsi="Times New Roman"/>
          <w:sz w:val="28"/>
          <w:szCs w:val="28"/>
        </w:rPr>
        <w:t>∆G = -ve; the reaction is spontaneous.</w:t>
      </w:r>
    </w:p>
    <w:p>
      <w:pPr>
        <w:pStyle w:val="style179"/>
        <w:numPr>
          <w:ilvl w:val="0"/>
          <w:numId w:val="75"/>
        </w:numPr>
        <w:rPr>
          <w:rFonts w:ascii="Times New Roman" w:cs="Times New Roman" w:eastAsia="宋体" w:hAnsi="Times New Roman"/>
          <w:sz w:val="28"/>
          <w:szCs w:val="28"/>
        </w:rPr>
      </w:pPr>
      <w:r>
        <w:rPr>
          <w:rFonts w:ascii="Times New Roman" w:cs="Times New Roman" w:eastAsia="宋体" w:hAnsi="Times New Roman"/>
          <w:sz w:val="28"/>
          <w:szCs w:val="28"/>
        </w:rPr>
        <w:t xml:space="preserve"> ∆H = + ve; the reaction is endothermic.</w:t>
      </w:r>
    </w:p>
    <w:p>
      <w:pPr>
        <w:pStyle w:val="style179"/>
        <w:numPr>
          <w:ilvl w:val="0"/>
          <w:numId w:val="75"/>
        </w:numPr>
        <w:rPr>
          <w:rFonts w:ascii="Times New Roman" w:cs="Times New Roman" w:eastAsia="宋体" w:hAnsi="Times New Roman"/>
          <w:sz w:val="28"/>
          <w:szCs w:val="28"/>
        </w:rPr>
      </w:pPr>
      <w:r>
        <w:rPr>
          <w:rFonts w:ascii="Times New Roman" w:cs="Times New Roman" w:eastAsia="宋体" w:hAnsi="Times New Roman"/>
          <w:sz w:val="28"/>
          <w:szCs w:val="28"/>
        </w:rPr>
        <w:t>∆H = - ve; the reaction is exothermic.</w:t>
      </w:r>
    </w:p>
    <w:p>
      <w:pPr>
        <w:pStyle w:val="style179"/>
        <w:numPr>
          <w:ilvl w:val="0"/>
          <w:numId w:val="75"/>
        </w:numPr>
        <w:rPr>
          <w:rFonts w:ascii="Times New Roman" w:cs="Times New Roman" w:eastAsia="宋体" w:hAnsi="Times New Roman"/>
          <w:sz w:val="28"/>
          <w:szCs w:val="28"/>
        </w:rPr>
      </w:pPr>
      <w:r>
        <w:rPr>
          <w:rFonts w:ascii="Times New Roman" w:cs="Times New Roman" w:eastAsia="宋体" w:hAnsi="Times New Roman"/>
          <w:sz w:val="28"/>
          <w:szCs w:val="28"/>
        </w:rPr>
        <w:t>∆S = + ve; the reaction is spontaneous, since there is an increase in entropy.</w:t>
      </w:r>
    </w:p>
    <w:p>
      <w:pPr>
        <w:pStyle w:val="style179"/>
        <w:numPr>
          <w:ilvl w:val="0"/>
          <w:numId w:val="75"/>
        </w:numPr>
        <w:rPr>
          <w:rFonts w:ascii="Times New Roman" w:cs="Times New Roman" w:eastAsia="宋体" w:hAnsi="Times New Roman"/>
          <w:sz w:val="28"/>
          <w:szCs w:val="28"/>
        </w:rPr>
      </w:pPr>
      <w:r>
        <w:rPr>
          <w:rFonts w:ascii="Times New Roman" w:cs="Times New Roman" w:eastAsia="宋体" w:hAnsi="Times New Roman"/>
          <w:sz w:val="28"/>
          <w:szCs w:val="28"/>
        </w:rPr>
        <w:t xml:space="preserve"> ∆S = - ve; a decrease in entropy and it is non spontaneous.</w:t>
      </w: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r>
        <w:rPr>
          <w:rFonts w:ascii="Times New Roman" w:cs="Times New Roman" w:eastAsia="宋体" w:hAnsi="Times New Roman"/>
          <w:b/>
          <w:bCs/>
          <w:sz w:val="28"/>
          <w:szCs w:val="28"/>
        </w:rPr>
        <w:t xml:space="preserve">Example 1: </w:t>
      </w:r>
      <w:r>
        <w:rPr>
          <w:rFonts w:ascii="Times New Roman" w:cs="Times New Roman" w:eastAsia="宋体" w:hAnsi="Times New Roman"/>
          <w:sz w:val="28"/>
          <w:szCs w:val="28"/>
        </w:rPr>
        <w:t xml:space="preserve"> Calculate Gibbs free energy change, ∆G given the reaction at s.t.p:</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N</w:t>
      </w:r>
      <w:r>
        <w:rPr>
          <w:rFonts w:ascii="Times New Roman" w:cs="Times New Roman" w:eastAsia="宋体" w:hAnsi="Times New Roman"/>
          <w:sz w:val="28"/>
          <w:szCs w:val="28"/>
          <w:vertAlign w:val="subscript"/>
        </w:rPr>
        <w:t xml:space="preserve">2(g) </w:t>
      </w:r>
      <w:r>
        <w:rPr>
          <w:rFonts w:ascii="Times New Roman" w:cs="Times New Roman" w:eastAsia="宋体" w:hAnsi="Times New Roman"/>
          <w:sz w:val="28"/>
          <w:szCs w:val="28"/>
        </w:rPr>
        <w:t xml:space="preserve"> +  O</w:t>
      </w:r>
      <w:r>
        <w:rPr>
          <w:rFonts w:ascii="Times New Roman" w:cs="Times New Roman" w:eastAsia="宋体" w:hAnsi="Times New Roman"/>
          <w:sz w:val="28"/>
          <w:szCs w:val="28"/>
          <w:vertAlign w:val="subscript"/>
        </w:rPr>
        <w:t xml:space="preserve">2(g) </w:t>
      </w:r>
      <w:r>
        <w:rPr>
          <w:rFonts w:ascii="Times New Roman" w:cs="Times New Roman" w:eastAsia="宋体" w:hAnsi="Times New Roman"/>
          <w:sz w:val="28"/>
          <w:szCs w:val="28"/>
        </w:rPr>
        <w:t xml:space="preserve"> ==&gt; 2NO</w:t>
      </w:r>
      <w:r>
        <w:rPr>
          <w:rFonts w:ascii="Times New Roman" w:cs="Times New Roman" w:eastAsia="宋体" w:hAnsi="Times New Roman"/>
          <w:sz w:val="28"/>
          <w:szCs w:val="28"/>
          <w:vertAlign w:val="subscript"/>
        </w:rPr>
        <w:t>(g)</w:t>
      </w:r>
      <w:r>
        <w:rPr>
          <w:rFonts w:ascii="Times New Roman" w:cs="Times New Roman" w:eastAsia="宋体" w:hAnsi="Times New Roman"/>
          <w:sz w:val="28"/>
          <w:szCs w:val="28"/>
        </w:rPr>
        <w:t xml:space="preserve"> ∆H</w:t>
      </w:r>
      <w:r>
        <w:rPr>
          <w:rFonts w:ascii="Times New Roman" w:cs="Times New Roman" w:eastAsia="宋体" w:hAnsi="Times New Roman"/>
          <w:sz w:val="28"/>
          <w:szCs w:val="28"/>
          <w:vertAlign w:val="superscript"/>
        </w:rPr>
        <w:t>°</w:t>
      </w:r>
      <w:r>
        <w:rPr>
          <w:rFonts w:ascii="Times New Roman" w:cs="Times New Roman" w:eastAsia="宋体" w:hAnsi="Times New Roman"/>
          <w:sz w:val="28"/>
          <w:szCs w:val="28"/>
        </w:rPr>
        <w:t xml:space="preserve"> for N</w:t>
      </w:r>
      <w:r>
        <w:rPr>
          <w:rFonts w:ascii="Times New Roman" w:cs="Times New Roman" w:eastAsia="宋体" w:hAnsi="Times New Roman"/>
          <w:sz w:val="28"/>
          <w:szCs w:val="28"/>
          <w:vertAlign w:val="subscript"/>
        </w:rPr>
        <w:t xml:space="preserve">2 </w:t>
      </w:r>
      <w:r>
        <w:rPr>
          <w:rFonts w:ascii="Times New Roman" w:cs="Times New Roman" w:eastAsia="宋体" w:hAnsi="Times New Roman"/>
          <w:sz w:val="28"/>
          <w:szCs w:val="28"/>
        </w:rPr>
        <w:t>and O</w:t>
      </w:r>
      <w:r>
        <w:rPr>
          <w:rFonts w:ascii="Times New Roman" w:cs="Times New Roman" w:eastAsia="宋体" w:hAnsi="Times New Roman"/>
          <w:sz w:val="28"/>
          <w:szCs w:val="28"/>
          <w:vertAlign w:val="subscript"/>
        </w:rPr>
        <w:t xml:space="preserve">2 </w:t>
      </w:r>
      <w:r>
        <w:rPr>
          <w:rFonts w:ascii="Times New Roman" w:cs="Times New Roman" w:eastAsia="宋体" w:hAnsi="Times New Roman"/>
          <w:sz w:val="28"/>
          <w:szCs w:val="28"/>
        </w:rPr>
        <w:t>= 0 KJ/mol, ∆H</w:t>
      </w:r>
      <w:r>
        <w:rPr>
          <w:rFonts w:ascii="Times New Roman" w:cs="Times New Roman" w:eastAsia="宋体" w:hAnsi="Times New Roman"/>
          <w:sz w:val="28"/>
          <w:szCs w:val="28"/>
          <w:vertAlign w:val="superscript"/>
        </w:rPr>
        <w:t xml:space="preserve">° </w:t>
      </w:r>
      <w:r>
        <w:rPr>
          <w:rFonts w:ascii="Times New Roman" w:cs="Times New Roman" w:eastAsia="宋体" w:hAnsi="Times New Roman"/>
          <w:sz w:val="28"/>
          <w:szCs w:val="28"/>
        </w:rPr>
        <w:t>for NO = 90.37 KJ/mol, ∆S° for N</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 xml:space="preserve"> = 191.5J/mol.K, O</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 xml:space="preserve"> = 205 J/mol.K and NO = 210.62J/mol.K.</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Solution</w:t>
      </w:r>
    </w:p>
    <w:p>
      <w:pPr>
        <w:pStyle w:val="style157"/>
        <w:rPr>
          <w:rFonts w:ascii="Times New Roman" w:cs="Times New Roman" w:hAnsi="Times New Roman"/>
          <w:sz w:val="28"/>
          <w:szCs w:val="28"/>
        </w:rPr>
      </w:pPr>
      <w:r>
        <w:rPr>
          <w:rFonts w:ascii="Times New Roman" w:cs="Times New Roman" w:hAnsi="Times New Roman"/>
          <w:sz w:val="28"/>
          <w:szCs w:val="28"/>
        </w:rPr>
        <w:t>∆H = H</w:t>
      </w:r>
      <w:r>
        <w:rPr>
          <w:rFonts w:ascii="Times New Roman" w:cs="Times New Roman" w:hAnsi="Times New Roman"/>
          <w:sz w:val="28"/>
          <w:szCs w:val="28"/>
          <w:vertAlign w:val="subscript"/>
        </w:rPr>
        <w:t>prdt</w:t>
      </w:r>
      <w:r>
        <w:rPr>
          <w:rFonts w:ascii="Times New Roman" w:cs="Times New Roman" w:hAnsi="Times New Roman"/>
          <w:sz w:val="28"/>
          <w:szCs w:val="28"/>
        </w:rPr>
        <w:t xml:space="preserve"> - H</w:t>
      </w:r>
      <w:r>
        <w:rPr>
          <w:rFonts w:ascii="Times New Roman" w:cs="Times New Roman" w:hAnsi="Times New Roman"/>
          <w:sz w:val="28"/>
          <w:szCs w:val="28"/>
          <w:vertAlign w:val="subscript"/>
        </w:rPr>
        <w:t xml:space="preserve">Rxt </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r>
        <w:rPr>
          <w:rFonts w:ascii="Times New Roman" w:cs="Times New Roman" w:hAnsi="Times New Roman"/>
          <w:sz w:val="28"/>
          <w:szCs w:val="28"/>
        </w:rPr>
        <w:t>∆H= 2[90.37] - 0</w:t>
      </w:r>
    </w:p>
    <w:p>
      <w:pPr>
        <w:pStyle w:val="style157"/>
        <w:rPr>
          <w:rFonts w:ascii="Times New Roman" w:cs="Times New Roman" w:hAnsi="Times New Roman"/>
          <w:sz w:val="28"/>
          <w:szCs w:val="28"/>
        </w:rPr>
      </w:pPr>
    </w:p>
    <w:p>
      <w:pPr>
        <w:pStyle w:val="style157"/>
        <w:rPr>
          <w:rFonts w:ascii="Times New Roman" w:cs="Times New Roman" w:hAnsi="Times New Roman"/>
          <w:sz w:val="28"/>
          <w:szCs w:val="28"/>
        </w:rPr>
      </w:pPr>
      <w:r>
        <w:rPr>
          <w:rFonts w:ascii="Times New Roman" w:cs="Times New Roman" w:hAnsi="Times New Roman"/>
          <w:sz w:val="28"/>
          <w:szCs w:val="28"/>
        </w:rPr>
        <w:t>∆H= 180.74 KJ/mol</w:t>
      </w:r>
    </w:p>
    <w:p>
      <w:pPr>
        <w:pStyle w:val="style157"/>
        <w:rPr>
          <w:rFonts w:ascii="Times New Roman" w:cs="Times New Roman" w:hAnsi="Times New Roman"/>
          <w:sz w:val="28"/>
          <w:szCs w:val="28"/>
        </w:rPr>
      </w:pPr>
    </w:p>
    <w:p>
      <w:pPr>
        <w:pStyle w:val="style157"/>
        <w:rPr>
          <w:rFonts w:ascii="Times New Roman" w:cs="Times New Roman" w:eastAsia="宋体" w:hAnsi="Times New Roman"/>
          <w:sz w:val="28"/>
          <w:szCs w:val="28"/>
          <w:vertAlign w:val="subscript"/>
        </w:rPr>
      </w:pPr>
      <w:r>
        <w:rPr>
          <w:rFonts w:ascii="Times New Roman" w:cs="Times New Roman" w:eastAsia="宋体" w:hAnsi="Times New Roman"/>
          <w:sz w:val="28"/>
          <w:szCs w:val="28"/>
        </w:rPr>
        <w:t>∆S = S</w:t>
      </w:r>
      <w:r>
        <w:rPr>
          <w:rFonts w:ascii="Times New Roman" w:cs="Times New Roman" w:eastAsia="宋体" w:hAnsi="Times New Roman"/>
          <w:sz w:val="28"/>
          <w:szCs w:val="28"/>
          <w:vertAlign w:val="subscript"/>
        </w:rPr>
        <w:t>Prdt</w:t>
      </w:r>
      <w:r>
        <w:rPr>
          <w:rFonts w:ascii="Times New Roman" w:cs="Times New Roman" w:eastAsia="宋体" w:hAnsi="Times New Roman"/>
          <w:sz w:val="28"/>
          <w:szCs w:val="28"/>
        </w:rPr>
        <w:t xml:space="preserve"> - S</w:t>
      </w:r>
      <w:r>
        <w:rPr>
          <w:rFonts w:ascii="Times New Roman" w:cs="Times New Roman" w:eastAsia="宋体" w:hAnsi="Times New Roman"/>
          <w:sz w:val="28"/>
          <w:szCs w:val="28"/>
          <w:vertAlign w:val="subscript"/>
        </w:rPr>
        <w:t>Rxt</w:t>
      </w:r>
    </w:p>
    <w:p>
      <w:pPr>
        <w:pStyle w:val="style157"/>
        <w:rPr>
          <w:rFonts w:ascii="Times New Roman" w:cs="Times New Roman" w:hAnsi="Times New Roman"/>
          <w:sz w:val="28"/>
          <w:szCs w:val="28"/>
        </w:rPr>
      </w:pP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∆S = 2[210.62] - [191.5 + 205]</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421.24 - 396.5</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+ 24.74 J/mol.K</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+ 0.02474KJ/mol</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To find the Gibb's free energy, we use the formula below:</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∆G = ∆H - T∆S</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At s.t.p, the absolute temperature = 273K.</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∆G= 180.74 - (273 × 0.02474)</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180.74 - 6.75402</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∆G = + 173.98598</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Because this value is positive, we know the forward reaction is non spontaneous (not feasible).</w:t>
      </w: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r>
        <w:rPr>
          <w:rFonts w:ascii="Times New Roman" w:cs="Times New Roman" w:eastAsia="宋体" w:hAnsi="Times New Roman"/>
          <w:b/>
          <w:bCs/>
          <w:sz w:val="28"/>
          <w:szCs w:val="28"/>
        </w:rPr>
        <w:t>Example 2:</w:t>
      </w:r>
      <w:r>
        <w:rPr>
          <w:rFonts w:ascii="Times New Roman" w:cs="Times New Roman" w:eastAsia="宋体" w:hAnsi="Times New Roman"/>
          <w:sz w:val="28"/>
          <w:szCs w:val="28"/>
        </w:rPr>
        <w:t xml:space="preserve"> How much heat is released by burning 27.5g of methane?</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CH</w:t>
      </w:r>
      <w:r>
        <w:rPr>
          <w:rFonts w:ascii="Times New Roman" w:cs="Times New Roman" w:eastAsia="宋体" w:hAnsi="Times New Roman"/>
          <w:sz w:val="28"/>
          <w:szCs w:val="28"/>
          <w:vertAlign w:val="subscript"/>
        </w:rPr>
        <w:t>4(g)</w:t>
      </w:r>
      <w:r>
        <w:rPr>
          <w:rFonts w:ascii="Times New Roman" w:cs="Times New Roman" w:eastAsia="宋体" w:hAnsi="Times New Roman"/>
          <w:sz w:val="28"/>
          <w:szCs w:val="28"/>
        </w:rPr>
        <w:t xml:space="preserve"> + 2O</w:t>
      </w:r>
      <w:r>
        <w:rPr>
          <w:rFonts w:ascii="Times New Roman" w:cs="Times New Roman" w:eastAsia="宋体" w:hAnsi="Times New Roman"/>
          <w:sz w:val="28"/>
          <w:szCs w:val="28"/>
          <w:vertAlign w:val="subscript"/>
        </w:rPr>
        <w:t>2(g)</w:t>
      </w:r>
      <w:r>
        <w:rPr>
          <w:rFonts w:ascii="Times New Roman" w:cs="Times New Roman" w:eastAsia="宋体" w:hAnsi="Times New Roman"/>
          <w:sz w:val="28"/>
          <w:szCs w:val="28"/>
        </w:rPr>
        <w:t xml:space="preserve"> =&gt;CO</w:t>
      </w:r>
      <w:r>
        <w:rPr>
          <w:rFonts w:ascii="Times New Roman" w:cs="Times New Roman" w:eastAsia="宋体" w:hAnsi="Times New Roman"/>
          <w:sz w:val="28"/>
          <w:szCs w:val="28"/>
          <w:vertAlign w:val="subscript"/>
        </w:rPr>
        <w:t>2(g)</w:t>
      </w:r>
      <w:r>
        <w:rPr>
          <w:rFonts w:ascii="Times New Roman" w:cs="Times New Roman" w:eastAsia="宋体" w:hAnsi="Times New Roman"/>
          <w:sz w:val="28"/>
          <w:szCs w:val="28"/>
        </w:rPr>
        <w:t xml:space="preserve"> + 2H</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O</w:t>
      </w:r>
      <w:r>
        <w:rPr>
          <w:rFonts w:ascii="Times New Roman" w:cs="Times New Roman" w:eastAsia="宋体" w:hAnsi="Times New Roman"/>
          <w:sz w:val="28"/>
          <w:szCs w:val="28"/>
          <w:vertAlign w:val="subscript"/>
        </w:rPr>
        <w:t>(l)</w:t>
      </w:r>
      <w:r>
        <w:rPr>
          <w:rFonts w:ascii="Times New Roman" w:cs="Times New Roman" w:eastAsia="宋体" w:hAnsi="Times New Roman"/>
          <w:sz w:val="28"/>
          <w:szCs w:val="28"/>
        </w:rPr>
        <w:t xml:space="preserve"> ∆H= -890.4KJ</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Solution</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CH</w:t>
      </w:r>
      <w:r>
        <w:rPr>
          <w:rFonts w:ascii="Times New Roman" w:cs="Times New Roman" w:eastAsia="宋体" w:hAnsi="Times New Roman"/>
          <w:sz w:val="28"/>
          <w:szCs w:val="28"/>
          <w:vertAlign w:val="subscript"/>
        </w:rPr>
        <w:t>4(g)</w:t>
      </w:r>
      <w:r>
        <w:rPr>
          <w:rFonts w:ascii="Times New Roman" w:cs="Times New Roman" w:eastAsia="宋体" w:hAnsi="Times New Roman"/>
          <w:sz w:val="28"/>
          <w:szCs w:val="28"/>
        </w:rPr>
        <w:t xml:space="preserve"> + 2O</w:t>
      </w:r>
      <w:r>
        <w:rPr>
          <w:rFonts w:ascii="Times New Roman" w:cs="Times New Roman" w:eastAsia="宋体" w:hAnsi="Times New Roman"/>
          <w:sz w:val="28"/>
          <w:szCs w:val="28"/>
          <w:vertAlign w:val="subscript"/>
        </w:rPr>
        <w:t>2(g)</w:t>
      </w:r>
      <w:r>
        <w:rPr>
          <w:rFonts w:ascii="Times New Roman" w:cs="Times New Roman" w:eastAsia="宋体" w:hAnsi="Times New Roman"/>
          <w:sz w:val="28"/>
          <w:szCs w:val="28"/>
        </w:rPr>
        <w:t xml:space="preserve"> =&gt; CO</w:t>
      </w:r>
      <w:r>
        <w:rPr>
          <w:rFonts w:ascii="Times New Roman" w:cs="Times New Roman" w:eastAsia="宋体" w:hAnsi="Times New Roman"/>
          <w:sz w:val="28"/>
          <w:szCs w:val="28"/>
          <w:vertAlign w:val="subscript"/>
        </w:rPr>
        <w:t>2(g)</w:t>
      </w:r>
      <w:r>
        <w:rPr>
          <w:rFonts w:ascii="Times New Roman" w:cs="Times New Roman" w:eastAsia="宋体" w:hAnsi="Times New Roman"/>
          <w:sz w:val="28"/>
          <w:szCs w:val="28"/>
        </w:rPr>
        <w:t xml:space="preserve"> + 2H</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O</w:t>
      </w:r>
      <w:r>
        <w:rPr>
          <w:rFonts w:ascii="Times New Roman" w:cs="Times New Roman" w:eastAsia="宋体" w:hAnsi="Times New Roman"/>
          <w:sz w:val="28"/>
          <w:szCs w:val="28"/>
          <w:vertAlign w:val="subscript"/>
        </w:rPr>
        <w:t>(l)</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Find the molar mass of CH</w:t>
      </w:r>
      <w:r>
        <w:rPr>
          <w:rFonts w:ascii="Times New Roman" w:cs="Times New Roman" w:eastAsia="宋体" w:hAnsi="Times New Roman"/>
          <w:sz w:val="28"/>
          <w:szCs w:val="28"/>
          <w:vertAlign w:val="subscript"/>
        </w:rPr>
        <w:t>4</w:t>
      </w:r>
      <w:r>
        <w:rPr>
          <w:rFonts w:ascii="Times New Roman" w:cs="Times New Roman" w:eastAsia="宋体" w:hAnsi="Times New Roman"/>
          <w:sz w:val="28"/>
          <w:szCs w:val="28"/>
        </w:rPr>
        <w:t xml:space="preserve"> :12 × 1 + 1 × 4 = 16g</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16g CH</w:t>
      </w:r>
      <w:r>
        <w:rPr>
          <w:rFonts w:ascii="Times New Roman" w:cs="Times New Roman" w:eastAsia="宋体" w:hAnsi="Times New Roman"/>
          <w:sz w:val="28"/>
          <w:szCs w:val="28"/>
          <w:vertAlign w:val="subscript"/>
        </w:rPr>
        <w:t xml:space="preserve">4 </w:t>
      </w:r>
      <w:r>
        <w:rPr>
          <w:rFonts w:ascii="Times New Roman" w:cs="Times New Roman" w:eastAsia="宋体" w:hAnsi="Times New Roman"/>
          <w:sz w:val="28"/>
          <w:szCs w:val="28"/>
        </w:rPr>
        <w:t>= - 890.4KJ</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27.5g CH</w:t>
      </w:r>
      <w:r>
        <w:rPr>
          <w:rFonts w:ascii="Times New Roman" w:cs="Times New Roman" w:eastAsia="宋体" w:hAnsi="Times New Roman"/>
          <w:sz w:val="28"/>
          <w:szCs w:val="28"/>
          <w:vertAlign w:val="subscript"/>
        </w:rPr>
        <w:t>4</w:t>
      </w:r>
      <w:r>
        <w:rPr>
          <w:rFonts w:ascii="Times New Roman" w:cs="Times New Roman" w:eastAsia="宋体" w:hAnsi="Times New Roman"/>
          <w:sz w:val="28"/>
          <w:szCs w:val="28"/>
        </w:rPr>
        <w:t xml:space="preserve"> = ?</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Cross multiplying;</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27.5 × - 890.4/16  = - 1530.375KJ</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The reaction is exothermic since ∆H is negative.</w:t>
      </w: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 xml:space="preserve">Example 3: </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C</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H</w:t>
      </w:r>
      <w:r>
        <w:rPr>
          <w:rFonts w:ascii="Times New Roman" w:cs="Times New Roman" w:eastAsia="宋体" w:hAnsi="Times New Roman"/>
          <w:sz w:val="28"/>
          <w:szCs w:val="28"/>
          <w:vertAlign w:val="subscript"/>
        </w:rPr>
        <w:t>4(g)</w:t>
      </w:r>
      <w:r>
        <w:rPr>
          <w:rFonts w:ascii="Times New Roman" w:cs="Times New Roman" w:eastAsia="宋体" w:hAnsi="Times New Roman"/>
          <w:sz w:val="28"/>
          <w:szCs w:val="28"/>
        </w:rPr>
        <w:t xml:space="preserve"> + 3O</w:t>
      </w:r>
      <w:r>
        <w:rPr>
          <w:rFonts w:ascii="Times New Roman" w:cs="Times New Roman" w:eastAsia="宋体" w:hAnsi="Times New Roman"/>
          <w:sz w:val="28"/>
          <w:szCs w:val="28"/>
          <w:vertAlign w:val="subscript"/>
        </w:rPr>
        <w:t>2(g)</w:t>
      </w:r>
      <w:r>
        <w:rPr>
          <w:rFonts w:ascii="Times New Roman" w:cs="Times New Roman" w:eastAsia="宋体" w:hAnsi="Times New Roman"/>
          <w:sz w:val="28"/>
          <w:szCs w:val="28"/>
        </w:rPr>
        <w:t>=&gt; 2CO</w:t>
      </w:r>
      <w:r>
        <w:rPr>
          <w:rFonts w:ascii="Times New Roman" w:cs="Times New Roman" w:eastAsia="宋体" w:hAnsi="Times New Roman"/>
          <w:sz w:val="28"/>
          <w:szCs w:val="28"/>
          <w:vertAlign w:val="subscript"/>
        </w:rPr>
        <w:t>2(g)</w:t>
      </w:r>
      <w:r>
        <w:rPr>
          <w:rFonts w:ascii="Times New Roman" w:cs="Times New Roman" w:eastAsia="宋体" w:hAnsi="Times New Roman"/>
          <w:sz w:val="28"/>
          <w:szCs w:val="28"/>
        </w:rPr>
        <w:t xml:space="preserve"> + 2H</w:t>
      </w:r>
      <w:r>
        <w:rPr>
          <w:rFonts w:ascii="Times New Roman" w:cs="Times New Roman" w:eastAsia="宋体" w:hAnsi="Times New Roman"/>
          <w:sz w:val="28"/>
          <w:szCs w:val="28"/>
          <w:vertAlign w:val="subscript"/>
        </w:rPr>
        <w:t>2</w:t>
      </w:r>
      <w:r>
        <w:rPr>
          <w:rFonts w:ascii="Times New Roman" w:cs="Times New Roman" w:eastAsia="宋体" w:hAnsi="Times New Roman"/>
          <w:sz w:val="28"/>
          <w:szCs w:val="28"/>
        </w:rPr>
        <w:t>O</w:t>
      </w:r>
      <w:r>
        <w:rPr>
          <w:rFonts w:ascii="Times New Roman" w:cs="Times New Roman" w:eastAsia="宋体" w:hAnsi="Times New Roman"/>
          <w:sz w:val="28"/>
          <w:szCs w:val="28"/>
          <w:vertAlign w:val="subscript"/>
        </w:rPr>
        <w:t>(l)</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∆H</w:t>
      </w:r>
      <w:r>
        <w:rPr>
          <w:rFonts w:ascii="Times New Roman" w:cs="Times New Roman" w:eastAsia="宋体" w:hAnsi="Times New Roman"/>
          <w:b/>
          <w:bCs/>
          <w:sz w:val="28"/>
          <w:szCs w:val="28"/>
          <w:vertAlign w:val="subscript"/>
        </w:rPr>
        <w:t>f°</w:t>
      </w:r>
      <w:r>
        <w:rPr>
          <w:rFonts w:ascii="Times New Roman" w:cs="Times New Roman" w:eastAsia="宋体" w:hAnsi="Times New Roman"/>
          <w:b/>
          <w:bCs/>
          <w:sz w:val="28"/>
          <w:szCs w:val="28"/>
        </w:rPr>
        <w:t>(KJ/mol)  +52.30   - 393.5           - 241.8</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Calculate the enthalpy change of the above reaction (∆H</w:t>
      </w:r>
      <w:r>
        <w:rPr>
          <w:rFonts w:ascii="Times New Roman" w:cs="Times New Roman" w:eastAsia="宋体" w:hAnsi="Times New Roman"/>
          <w:sz w:val="28"/>
          <w:szCs w:val="28"/>
          <w:vertAlign w:val="subscript"/>
        </w:rPr>
        <w:t>rxn</w:t>
      </w:r>
      <w:r>
        <w:rPr>
          <w:rFonts w:ascii="Times New Roman" w:cs="Times New Roman" w:eastAsia="宋体" w:hAnsi="Times New Roman"/>
          <w:sz w:val="28"/>
          <w:szCs w:val="28"/>
        </w:rPr>
        <w:t>)</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Solution</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∆H</w:t>
      </w:r>
      <w:r>
        <w:rPr>
          <w:rFonts w:ascii="Times New Roman" w:cs="Times New Roman" w:eastAsia="宋体" w:hAnsi="Times New Roman"/>
          <w:sz w:val="28"/>
          <w:szCs w:val="28"/>
          <w:vertAlign w:val="subscript"/>
        </w:rPr>
        <w:t>rxn</w:t>
      </w:r>
      <w:r>
        <w:rPr>
          <w:rFonts w:ascii="Times New Roman" w:cs="Times New Roman" w:eastAsia="宋体" w:hAnsi="Times New Roman"/>
          <w:sz w:val="28"/>
          <w:szCs w:val="28"/>
        </w:rPr>
        <w:t xml:space="preserve"> = sum of H</w:t>
      </w:r>
      <w:r>
        <w:rPr>
          <w:rFonts w:ascii="Times New Roman" w:cs="Times New Roman" w:eastAsia="宋体" w:hAnsi="Times New Roman"/>
          <w:sz w:val="28"/>
          <w:szCs w:val="28"/>
          <w:vertAlign w:val="subscript"/>
        </w:rPr>
        <w:t>prdt</w:t>
      </w:r>
      <w:r>
        <w:rPr>
          <w:rFonts w:ascii="Times New Roman" w:cs="Times New Roman" w:eastAsia="宋体" w:hAnsi="Times New Roman"/>
          <w:sz w:val="28"/>
          <w:szCs w:val="28"/>
        </w:rPr>
        <w:t xml:space="preserve"> - sum of H</w:t>
      </w:r>
      <w:r>
        <w:rPr>
          <w:rFonts w:ascii="Times New Roman" w:cs="Times New Roman" w:eastAsia="宋体" w:hAnsi="Times New Roman"/>
          <w:sz w:val="28"/>
          <w:szCs w:val="28"/>
          <w:vertAlign w:val="subscript"/>
        </w:rPr>
        <w:t>rxt</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[2(-393.5) + 2(-241.8)] - [52.3 + 3(0)]</w:t>
      </w:r>
    </w:p>
    <w:p>
      <w:pPr>
        <w:pStyle w:val="style0"/>
        <w:rPr>
          <w:rFonts w:ascii="Times New Roman" w:cs="Times New Roman" w:eastAsia="宋体" w:hAnsi="Times New Roman"/>
          <w:sz w:val="28"/>
          <w:szCs w:val="28"/>
        </w:rPr>
      </w:pPr>
      <w:r>
        <w:rPr>
          <w:rFonts w:ascii="Times New Roman" w:cs="Times New Roman" w:eastAsia="宋体" w:hAnsi="Times New Roman"/>
          <w:sz w:val="28"/>
          <w:szCs w:val="28"/>
        </w:rPr>
        <w:t xml:space="preserve">= - 1322.9KJ/mol. </w:t>
      </w:r>
    </w:p>
    <w:p>
      <w:pPr>
        <w:pStyle w:val="style0"/>
        <w:rPr>
          <w:rFonts w:ascii="Times New Roman" w:cs="Times New Roman" w:eastAsia="宋体" w:hAnsi="Times New Roman"/>
          <w:b/>
          <w:bCs/>
          <w:sz w:val="28"/>
          <w:szCs w:val="28"/>
        </w:rPr>
      </w:pPr>
      <w:r>
        <w:rPr>
          <w:rFonts w:ascii="Times New Roman" w:cs="Times New Roman" w:eastAsia="宋体" w:hAnsi="Times New Roman"/>
          <w:b/>
          <w:bCs/>
          <w:sz w:val="28"/>
          <w:szCs w:val="28"/>
        </w:rPr>
        <w:t xml:space="preserve">The reaction is exothermic because ∆H = - ve. </w:t>
      </w:r>
    </w:p>
    <w:p>
      <w:pPr>
        <w:pStyle w:val="style3"/>
        <w:rPr>
          <w:rFonts w:ascii="Times New Roman" w:cs="Times New Roman" w:hAnsi="Times New Roman"/>
          <w:color w:val="0000ff"/>
          <w:sz w:val="28"/>
          <w:szCs w:val="28"/>
          <w:highlight w:val="yellow"/>
          <w:rPrChange w:id="22469" w:author="user pc" w:date="2022-03-15T10:14:00Z">
            <w:rPr>
              <w:rFonts w:ascii="Dancing Script" w:hAnsi="Dancing Script"/>
              <w:color w:val="0000ff"/>
              <w:highlight w:val="yellow"/>
            </w:rPr>
          </w:rPrChange>
        </w:rPr>
      </w:pPr>
      <w:r w:rsidRPr="2688CF64">
        <w:rPr>
          <w:rFonts w:ascii="Times New Roman" w:cs="Times New Roman" w:hAnsi="Times New Roman"/>
          <w:b w:val="false"/>
          <w:bCs w:val="false"/>
          <w:color w:val="0000ff"/>
          <w:sz w:val="28"/>
          <w:szCs w:val="28"/>
          <w:highlight w:val="yellow"/>
          <w:rPrChange w:id="22470" w:author="user pc" w:date="2022-03-15T10:14:00Z">
            <w:rPr>
              <w:rFonts w:ascii="Dancing Script" w:hAnsi="Dancing Script"/>
              <w:b w:val="false"/>
              <w:bCs w:val="false"/>
              <w:color w:val="0000ff"/>
              <w:highlight w:val="yellow"/>
            </w:rPr>
          </w:rPrChange>
        </w:rPr>
        <w:t>Note: The coefficients of the reactants and products are taken into consideration during the calculation.</w:t>
      </w:r>
    </w:p>
    <w:p>
      <w:pPr>
        <w:pStyle w:val="style0"/>
        <w:rPr>
          <w:rFonts w:ascii="Times New Roman" w:cs="Times New Roman" w:eastAsia="宋体" w:hAnsi="Times New Roman"/>
          <w:sz w:val="28"/>
          <w:szCs w:val="28"/>
          <w:rPrChange w:id="22471"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2472" w:author="user pc" w:date="2022-03-15T10:14:00Z">
            <w:rPr>
              <w:rFonts w:eastAsia="宋体" w:hAnsi="Cambria Math"/>
            </w:rPr>
          </w:rPrChange>
        </w:rPr>
      </w:pPr>
      <w:r w:rsidRPr="A1FD2DDC">
        <w:rPr>
          <w:rFonts w:ascii="Times New Roman" w:cs="Times New Roman" w:eastAsia="宋体" w:hAnsi="Times New Roman"/>
          <w:b/>
          <w:bCs/>
          <w:sz w:val="28"/>
          <w:szCs w:val="28"/>
          <w:rPrChange w:id="22473" w:author="user pc" w:date="2022-03-15T10:14:00Z">
            <w:rPr>
              <w:rFonts w:eastAsia="宋体" w:hAnsi="Cambria Math"/>
              <w:b/>
              <w:bCs/>
            </w:rPr>
          </w:rPrChange>
        </w:rPr>
        <w:t>Example 4:</w:t>
      </w:r>
      <w:r w:rsidRPr="30668199">
        <w:rPr>
          <w:rFonts w:ascii="Times New Roman" w:cs="Times New Roman" w:eastAsia="宋体" w:hAnsi="Times New Roman"/>
          <w:sz w:val="28"/>
          <w:szCs w:val="28"/>
          <w:rPrChange w:id="22474" w:author="user pc" w:date="2022-03-15T10:14:00Z">
            <w:rPr>
              <w:rFonts w:eastAsia="宋体" w:hAnsi="Cambria Math"/>
            </w:rPr>
          </w:rPrChange>
        </w:rPr>
        <w:t xml:space="preserve"> What is the enthalpy change for the reaction </w:t>
      </w:r>
      <w:r>
        <w:rPr>
          <w:rFonts w:ascii="Times New Roman" w:cs="Times New Roman" w:eastAsia="宋体" w:hAnsi="Times New Roman"/>
          <w:sz w:val="28"/>
          <w:szCs w:val="28"/>
        </w:rPr>
        <w:t>below?</w:t>
      </w:r>
    </w:p>
    <w:p>
      <w:pPr>
        <w:pStyle w:val="style0"/>
        <w:rPr>
          <w:rFonts w:ascii="Times New Roman" w:cs="Times New Roman" w:eastAsia="宋体" w:hAnsi="Times New Roman"/>
          <w:sz w:val="28"/>
          <w:szCs w:val="28"/>
          <w:rPrChange w:id="22475" w:author="user pc" w:date="2022-03-15T10:14:00Z">
            <w:rPr>
              <w:rFonts w:eastAsia="宋体" w:hAnsi="Cambria Math"/>
            </w:rPr>
          </w:rPrChange>
        </w:rPr>
      </w:pPr>
      <w:r w:rsidRPr="8DDD0D66">
        <w:rPr>
          <w:rFonts w:ascii="Times New Roman" w:cs="Times New Roman" w:eastAsia="宋体" w:hAnsi="Times New Roman"/>
          <w:sz w:val="28"/>
          <w:szCs w:val="28"/>
          <w:rPrChange w:id="22476" w:author="user pc" w:date="2022-03-15T10:14:00Z">
            <w:rPr>
              <w:rFonts w:eastAsia="宋体" w:hAnsi="Cambria Math"/>
            </w:rPr>
          </w:rPrChange>
        </w:rPr>
        <w:t>CH</w:t>
      </w:r>
      <w:r w:rsidRPr="439E2CC7">
        <w:rPr>
          <w:rFonts w:ascii="Times New Roman" w:cs="Times New Roman" w:eastAsia="宋体" w:hAnsi="Times New Roman"/>
          <w:sz w:val="28"/>
          <w:szCs w:val="28"/>
          <w:vertAlign w:val="subscript"/>
          <w:rPrChange w:id="22477" w:author="user pc" w:date="2022-03-15T10:14:00Z">
            <w:rPr>
              <w:rFonts w:eastAsia="宋体" w:hAnsi="Cambria Math"/>
              <w:vertAlign w:val="subscript"/>
            </w:rPr>
          </w:rPrChange>
        </w:rPr>
        <w:t>4(g)</w:t>
      </w:r>
      <w:r w:rsidRPr="7B639B98">
        <w:rPr>
          <w:rFonts w:ascii="Times New Roman" w:cs="Times New Roman" w:eastAsia="宋体" w:hAnsi="Times New Roman"/>
          <w:sz w:val="28"/>
          <w:szCs w:val="28"/>
          <w:rPrChange w:id="22478" w:author="user pc" w:date="2022-03-15T10:14:00Z">
            <w:rPr>
              <w:rFonts w:eastAsia="宋体" w:hAnsi="Cambria Math"/>
            </w:rPr>
          </w:rPrChange>
        </w:rPr>
        <w:t xml:space="preserve"> + Cl</w:t>
      </w:r>
      <w:r w:rsidRPr="0389408A">
        <w:rPr>
          <w:rFonts w:ascii="Times New Roman" w:cs="Times New Roman" w:eastAsia="宋体" w:hAnsi="Times New Roman"/>
          <w:sz w:val="28"/>
          <w:szCs w:val="28"/>
          <w:vertAlign w:val="subscript"/>
          <w:rPrChange w:id="22479" w:author="user pc" w:date="2022-03-15T10:14:00Z">
            <w:rPr>
              <w:rFonts w:eastAsia="宋体" w:hAnsi="Cambria Math"/>
              <w:vertAlign w:val="subscript"/>
            </w:rPr>
          </w:rPrChange>
        </w:rPr>
        <w:t>2(g)</w:t>
      </w:r>
      <w:r w:rsidRPr="91BF4059">
        <w:rPr>
          <w:rFonts w:ascii="Times New Roman" w:cs="Times New Roman" w:eastAsia="宋体" w:hAnsi="Times New Roman"/>
          <w:sz w:val="28"/>
          <w:szCs w:val="28"/>
          <w:rPrChange w:id="22480" w:author="user pc" w:date="2022-03-15T10:14:00Z">
            <w:rPr>
              <w:rFonts w:eastAsia="宋体" w:hAnsi="Cambria Math"/>
            </w:rPr>
          </w:rPrChange>
        </w:rPr>
        <w:t xml:space="preserve"> =&gt; CH</w:t>
      </w:r>
      <w:r w:rsidRPr="C3F5678E">
        <w:rPr>
          <w:rFonts w:ascii="Times New Roman" w:cs="Times New Roman" w:eastAsia="宋体" w:hAnsi="Times New Roman"/>
          <w:sz w:val="28"/>
          <w:szCs w:val="28"/>
          <w:vertAlign w:val="subscript"/>
          <w:rPrChange w:id="22481" w:author="user pc" w:date="2022-03-15T10:14:00Z">
            <w:rPr>
              <w:rFonts w:eastAsia="宋体" w:hAnsi="Cambria Math"/>
              <w:vertAlign w:val="subscript"/>
            </w:rPr>
          </w:rPrChange>
        </w:rPr>
        <w:t>3</w:t>
      </w:r>
      <w:r w:rsidRPr="87FA542D">
        <w:rPr>
          <w:rFonts w:ascii="Times New Roman" w:cs="Times New Roman" w:eastAsia="宋体" w:hAnsi="Times New Roman"/>
          <w:sz w:val="28"/>
          <w:szCs w:val="28"/>
          <w:rPrChange w:id="22482" w:author="user pc" w:date="2022-03-15T10:14:00Z">
            <w:rPr>
              <w:rFonts w:eastAsia="宋体" w:hAnsi="Cambria Math"/>
            </w:rPr>
          </w:rPrChange>
        </w:rPr>
        <w:t>Cl</w:t>
      </w:r>
      <w:r w:rsidRPr="C661CF10">
        <w:rPr>
          <w:rFonts w:ascii="Times New Roman" w:cs="Times New Roman" w:eastAsia="宋体" w:hAnsi="Times New Roman"/>
          <w:sz w:val="28"/>
          <w:szCs w:val="28"/>
          <w:vertAlign w:val="subscript"/>
          <w:rPrChange w:id="22483" w:author="user pc" w:date="2022-03-15T10:14:00Z">
            <w:rPr>
              <w:rFonts w:eastAsia="宋体" w:hAnsi="Cambria Math"/>
              <w:vertAlign w:val="subscript"/>
            </w:rPr>
          </w:rPrChange>
        </w:rPr>
        <w:t>(g)</w:t>
      </w:r>
      <w:r w:rsidRPr="8A393B5F">
        <w:rPr>
          <w:rFonts w:ascii="Times New Roman" w:cs="Times New Roman" w:eastAsia="宋体" w:hAnsi="Times New Roman"/>
          <w:sz w:val="28"/>
          <w:szCs w:val="28"/>
          <w:rPrChange w:id="22484" w:author="user pc" w:date="2022-03-15T10:14:00Z">
            <w:rPr>
              <w:rFonts w:eastAsia="宋体" w:hAnsi="Cambria Math"/>
            </w:rPr>
          </w:rPrChange>
        </w:rPr>
        <w:t xml:space="preserve"> + HCl</w:t>
      </w:r>
      <w:r w:rsidRPr="2472B270">
        <w:rPr>
          <w:rFonts w:ascii="Times New Roman" w:cs="Times New Roman" w:eastAsia="宋体" w:hAnsi="Times New Roman"/>
          <w:sz w:val="28"/>
          <w:szCs w:val="28"/>
          <w:vertAlign w:val="subscript"/>
          <w:rPrChange w:id="22485" w:author="user pc" w:date="2022-03-15T10:14:00Z">
            <w:rPr>
              <w:rFonts w:eastAsia="宋体" w:hAnsi="Cambria Math"/>
              <w:vertAlign w:val="subscript"/>
            </w:rPr>
          </w:rPrChange>
        </w:rPr>
        <w:t>(g)</w:t>
      </w:r>
    </w:p>
    <w:p>
      <w:pPr>
        <w:pStyle w:val="style0"/>
        <w:rPr>
          <w:rFonts w:ascii="Times New Roman" w:cs="Times New Roman" w:eastAsia="宋体" w:hAnsi="Times New Roman"/>
          <w:sz w:val="28"/>
          <w:szCs w:val="28"/>
          <w:rPrChange w:id="22486" w:author="user pc" w:date="2022-03-15T10:14:00Z">
            <w:rPr>
              <w:rFonts w:eastAsia="宋体" w:hAnsi="Cambria Math"/>
            </w:rPr>
          </w:rPrChange>
        </w:rPr>
      </w:pPr>
      <w:r w:rsidRPr="196FC575">
        <w:rPr>
          <w:rFonts w:ascii="Times New Roman" w:cs="Times New Roman" w:eastAsia="宋体" w:hAnsi="Times New Roman"/>
          <w:sz w:val="28"/>
          <w:szCs w:val="28"/>
          <w:rPrChange w:id="22487" w:author="user pc" w:date="2022-03-15T10:14:00Z">
            <w:rPr>
              <w:rFonts w:eastAsia="宋体" w:hAnsi="Cambria Math"/>
            </w:rPr>
          </w:rPrChange>
        </w:rPr>
        <w:t>If the enthalpy of CH</w:t>
      </w:r>
      <w:r w:rsidRPr="7B808E7F">
        <w:rPr>
          <w:rFonts w:ascii="Times New Roman" w:cs="Times New Roman" w:eastAsia="宋体" w:hAnsi="Times New Roman"/>
          <w:sz w:val="28"/>
          <w:szCs w:val="28"/>
          <w:vertAlign w:val="subscript"/>
          <w:rPrChange w:id="22488" w:author="user pc" w:date="2022-03-15T10:14:00Z">
            <w:rPr>
              <w:rFonts w:eastAsia="宋体" w:hAnsi="Cambria Math"/>
              <w:vertAlign w:val="subscript"/>
            </w:rPr>
          </w:rPrChange>
        </w:rPr>
        <w:t>4</w:t>
      </w:r>
      <w:r w:rsidRPr="2EB0D138">
        <w:rPr>
          <w:rFonts w:ascii="Times New Roman" w:cs="Times New Roman" w:eastAsia="宋体" w:hAnsi="Times New Roman"/>
          <w:sz w:val="28"/>
          <w:szCs w:val="28"/>
          <w:rPrChange w:id="22489" w:author="user pc" w:date="2022-03-15T10:14:00Z">
            <w:rPr>
              <w:rFonts w:eastAsia="宋体" w:hAnsi="Cambria Math"/>
            </w:rPr>
          </w:rPrChange>
        </w:rPr>
        <w:t>,</w:t>
      </w:r>
      <w:r>
        <w:rPr>
          <w:rFonts w:ascii="Times New Roman" w:cs="Times New Roman" w:eastAsia="宋体" w:hAnsi="Times New Roman"/>
          <w:sz w:val="28"/>
          <w:szCs w:val="28"/>
        </w:rPr>
        <w:t xml:space="preserve"> </w:t>
      </w:r>
      <w:r w:rsidRPr="70C1CCB3">
        <w:rPr>
          <w:rFonts w:ascii="Times New Roman" w:cs="Times New Roman" w:eastAsia="宋体" w:hAnsi="Times New Roman"/>
          <w:sz w:val="28"/>
          <w:szCs w:val="28"/>
          <w:rPrChange w:id="22490" w:author="user pc" w:date="2022-03-15T10:14:00Z">
            <w:rPr>
              <w:rFonts w:eastAsia="宋体" w:hAnsi="Cambria Math"/>
            </w:rPr>
          </w:rPrChange>
        </w:rPr>
        <w:t>CH</w:t>
      </w:r>
      <w:r w:rsidRPr="8596E21B">
        <w:rPr>
          <w:rFonts w:ascii="Times New Roman" w:cs="Times New Roman" w:eastAsia="宋体" w:hAnsi="Times New Roman"/>
          <w:sz w:val="28"/>
          <w:szCs w:val="28"/>
          <w:vertAlign w:val="subscript"/>
          <w:rPrChange w:id="22491" w:author="user pc" w:date="2022-03-15T10:14:00Z">
            <w:rPr>
              <w:rFonts w:eastAsia="宋体" w:hAnsi="Cambria Math"/>
              <w:vertAlign w:val="subscript"/>
            </w:rPr>
          </w:rPrChange>
        </w:rPr>
        <w:t>3</w:t>
      </w:r>
      <w:r w:rsidRPr="F93D4436">
        <w:rPr>
          <w:rFonts w:ascii="Times New Roman" w:cs="Times New Roman" w:eastAsia="宋体" w:hAnsi="Times New Roman"/>
          <w:sz w:val="28"/>
          <w:szCs w:val="28"/>
          <w:rPrChange w:id="22492" w:author="user pc" w:date="2022-03-15T10:14:00Z">
            <w:rPr>
              <w:rFonts w:eastAsia="宋体" w:hAnsi="Cambria Math"/>
            </w:rPr>
          </w:rPrChange>
        </w:rPr>
        <w:t>Cl</w:t>
      </w:r>
      <w:r>
        <w:rPr>
          <w:rFonts w:ascii="Times New Roman" w:cs="Times New Roman" w:eastAsia="宋体" w:hAnsi="Times New Roman"/>
          <w:sz w:val="28"/>
          <w:szCs w:val="28"/>
        </w:rPr>
        <w:t xml:space="preserve"> </w:t>
      </w:r>
      <w:r w:rsidRPr="8CB81CB3">
        <w:rPr>
          <w:rFonts w:ascii="Times New Roman" w:cs="Times New Roman" w:eastAsia="宋体" w:hAnsi="Times New Roman"/>
          <w:sz w:val="28"/>
          <w:szCs w:val="28"/>
          <w:rPrChange w:id="22493" w:author="user pc" w:date="2022-03-15T10:14:00Z">
            <w:rPr>
              <w:rFonts w:eastAsia="宋体" w:hAnsi="Cambria Math"/>
            </w:rPr>
          </w:rPrChange>
        </w:rPr>
        <w:t>and HCl are -74.9 kJmol</w:t>
      </w:r>
      <w:r w:rsidRPr="7EBB0D4B">
        <w:rPr>
          <w:rFonts w:ascii="Times New Roman" w:cs="Times New Roman" w:eastAsia="宋体" w:hAnsi="Times New Roman"/>
          <w:sz w:val="28"/>
          <w:szCs w:val="28"/>
          <w:vertAlign w:val="superscript"/>
          <w:rPrChange w:id="22494" w:author="user pc" w:date="2022-03-15T10:14:00Z">
            <w:rPr>
              <w:rFonts w:eastAsia="宋体" w:hAnsi="Cambria Math"/>
              <w:vertAlign w:val="superscript"/>
            </w:rPr>
          </w:rPrChange>
        </w:rPr>
        <w:t>-1</w:t>
      </w:r>
      <w:r w:rsidRPr="4136F893">
        <w:rPr>
          <w:rFonts w:ascii="Times New Roman" w:cs="Times New Roman" w:eastAsia="宋体" w:hAnsi="Times New Roman"/>
          <w:sz w:val="28"/>
          <w:szCs w:val="28"/>
          <w:rPrChange w:id="22495" w:author="user pc" w:date="2022-03-15T10:14:00Z">
            <w:rPr>
              <w:rFonts w:eastAsia="宋体" w:hAnsi="Cambria Math"/>
            </w:rPr>
          </w:rPrChange>
        </w:rPr>
        <w:t>, -83.7 kJmol</w:t>
      </w:r>
      <w:r w:rsidRPr="6EDDAC76">
        <w:rPr>
          <w:rFonts w:ascii="Times New Roman" w:cs="Times New Roman" w:eastAsia="宋体" w:hAnsi="Times New Roman"/>
          <w:sz w:val="28"/>
          <w:szCs w:val="28"/>
          <w:vertAlign w:val="superscript"/>
          <w:rPrChange w:id="22496" w:author="user pc" w:date="2022-03-15T10:14:00Z">
            <w:rPr>
              <w:rFonts w:eastAsia="宋体" w:hAnsi="Cambria Math"/>
              <w:vertAlign w:val="superscript"/>
            </w:rPr>
          </w:rPrChange>
        </w:rPr>
        <w:t>-1</w:t>
      </w:r>
      <w:r w:rsidRPr="7CC18B5C">
        <w:rPr>
          <w:rFonts w:ascii="Times New Roman" w:cs="Times New Roman" w:eastAsia="宋体" w:hAnsi="Times New Roman"/>
          <w:sz w:val="28"/>
          <w:szCs w:val="28"/>
          <w:rPrChange w:id="22497" w:author="user pc" w:date="2022-03-15T10:14:00Z">
            <w:rPr>
              <w:rFonts w:eastAsia="宋体" w:hAnsi="Cambria Math"/>
            </w:rPr>
          </w:rPrChange>
        </w:rPr>
        <w:t xml:space="preserve"> and -92.0 kJmol</w:t>
      </w:r>
      <w:r w:rsidRPr="E7A204D4">
        <w:rPr>
          <w:rFonts w:ascii="Times New Roman" w:cs="Times New Roman" w:eastAsia="宋体" w:hAnsi="Times New Roman"/>
          <w:sz w:val="28"/>
          <w:szCs w:val="28"/>
          <w:vertAlign w:val="superscript"/>
          <w:rPrChange w:id="22498" w:author="user pc" w:date="2022-03-15T10:14:00Z">
            <w:rPr>
              <w:rFonts w:eastAsia="宋体" w:hAnsi="Cambria Math"/>
              <w:vertAlign w:val="superscript"/>
            </w:rPr>
          </w:rPrChange>
        </w:rPr>
        <w:t>-1</w:t>
      </w:r>
      <w:r w:rsidRPr="5D018B74">
        <w:rPr>
          <w:rFonts w:ascii="Times New Roman" w:cs="Times New Roman" w:eastAsia="宋体" w:hAnsi="Times New Roman"/>
          <w:sz w:val="28"/>
          <w:szCs w:val="28"/>
          <w:rPrChange w:id="22499" w:author="user pc" w:date="2022-03-15T10:14:00Z">
            <w:rPr>
              <w:rFonts w:eastAsia="宋体" w:hAnsi="Cambria Math"/>
            </w:rPr>
          </w:rPrChange>
        </w:rPr>
        <w:t xml:space="preserve"> respectively.</w:t>
      </w:r>
    </w:p>
    <w:p>
      <w:pPr>
        <w:pStyle w:val="style0"/>
        <w:rPr>
          <w:rFonts w:ascii="Times New Roman" w:cs="Times New Roman" w:eastAsia="宋体" w:hAnsi="Times New Roman"/>
          <w:b/>
          <w:bCs/>
          <w:sz w:val="28"/>
          <w:szCs w:val="28"/>
          <w:rPrChange w:id="22500" w:author="user pc" w:date="2022-03-15T10:14:00Z">
            <w:rPr>
              <w:rFonts w:eastAsia="宋体" w:hAnsi="Cambria Math"/>
              <w:b/>
              <w:bCs/>
            </w:rPr>
          </w:rPrChange>
        </w:rPr>
      </w:pPr>
      <w:r w:rsidRPr="4C551159">
        <w:rPr>
          <w:rFonts w:ascii="Times New Roman" w:cs="Times New Roman" w:eastAsia="宋体" w:hAnsi="Times New Roman"/>
          <w:b/>
          <w:bCs/>
          <w:sz w:val="28"/>
          <w:szCs w:val="28"/>
          <w:rPrChange w:id="22501" w:author="user pc" w:date="2022-03-15T10:14:00Z">
            <w:rPr>
              <w:rFonts w:eastAsia="宋体" w:hAnsi="Cambria Math"/>
              <w:b/>
              <w:bCs/>
            </w:rPr>
          </w:rPrChange>
        </w:rPr>
        <w:t>Solution</w:t>
      </w:r>
    </w:p>
    <w:p>
      <w:pPr>
        <w:pStyle w:val="style0"/>
        <w:rPr>
          <w:rFonts w:ascii="Times New Roman" w:cs="Times New Roman" w:eastAsia="宋体" w:hAnsi="Times New Roman"/>
          <w:sz w:val="28"/>
          <w:szCs w:val="28"/>
          <w:rPrChange w:id="22502" w:author="user pc" w:date="2022-03-15T10:14:00Z">
            <w:rPr>
              <w:rFonts w:ascii="Cambria Math" w:eastAsia="宋体" w:hAnsi="Cambria Math"/>
            </w:rPr>
          </w:rPrChange>
        </w:rPr>
      </w:pPr>
      <w:r w:rsidRPr="FEAEAF6E">
        <w:rPr>
          <w:rFonts w:ascii="Times New Roman" w:cs="Times New Roman" w:eastAsia="宋体" w:hAnsi="Times New Roman"/>
          <w:sz w:val="28"/>
          <w:szCs w:val="28"/>
          <w:rPrChange w:id="22503" w:author="user pc" w:date="2022-03-15T10:14:00Z">
            <w:rPr>
              <w:rFonts w:eastAsia="宋体" w:hAnsi="Cambria Math"/>
            </w:rPr>
          </w:rPrChange>
        </w:rPr>
        <w:t>∆H</w:t>
      </w:r>
      <w:r w:rsidRPr="98CDAB96">
        <w:rPr>
          <w:rFonts w:ascii="Times New Roman" w:cs="Times New Roman" w:eastAsia="宋体" w:hAnsi="Times New Roman"/>
          <w:sz w:val="28"/>
          <w:szCs w:val="28"/>
          <w:vertAlign w:val="subscript"/>
          <w:rPrChange w:id="22504" w:author="user pc" w:date="2022-03-15T10:14:00Z">
            <w:rPr>
              <w:rFonts w:eastAsia="宋体" w:hAnsi="Cambria Math"/>
              <w:vertAlign w:val="subscript"/>
            </w:rPr>
          </w:rPrChange>
        </w:rPr>
        <w:t>rxn</w:t>
      </w:r>
      <w:r>
        <w:rPr>
          <w:rFonts w:ascii="Times New Roman" w:cs="Times New Roman" w:eastAsia="宋体" w:hAnsi="Times New Roman"/>
          <w:sz w:val="28"/>
          <w:szCs w:val="28"/>
          <w:vertAlign w:val="subscript"/>
        </w:rPr>
        <w:t xml:space="preserve"> </w:t>
      </w:r>
      <w:r w:rsidRPr="B4D98BAA">
        <w:rPr>
          <w:rFonts w:ascii="Times New Roman" w:cs="Times New Roman" w:eastAsia="宋体" w:hAnsi="Times New Roman"/>
          <w:sz w:val="28"/>
          <w:szCs w:val="28"/>
          <w:rPrChange w:id="22505" w:author="user pc" w:date="2022-03-15T10:14:00Z">
            <w:rPr>
              <w:rFonts w:eastAsia="宋体" w:hAnsi="Cambria Math"/>
            </w:rPr>
          </w:rPrChange>
        </w:rPr>
        <w:t>=</w:t>
      </w:r>
      <w:r>
        <w:rPr>
          <w:rFonts w:ascii="Times New Roman" w:cs="Times New Roman" w:eastAsia="宋体" w:hAnsi="Times New Roman"/>
          <w:sz w:val="28"/>
          <w:szCs w:val="28"/>
        </w:rPr>
        <w:t xml:space="preserve"> </w:t>
      </w:r>
      <w:r w:rsidRPr="308A955E">
        <w:rPr>
          <w:rFonts w:ascii="Times New Roman" w:cs="Times New Roman" w:eastAsia="宋体" w:hAnsi="Times New Roman"/>
          <w:sz w:val="28"/>
          <w:szCs w:val="28"/>
          <w:rPrChange w:id="22506" w:author="user pc" w:date="2022-03-15T10:14:00Z">
            <w:rPr>
              <w:rFonts w:eastAsia="宋体" w:hAnsi="Cambria Math"/>
            </w:rPr>
          </w:rPrChange>
        </w:rPr>
        <w:t>sum</w:t>
      </w:r>
      <w:r>
        <w:rPr>
          <w:rFonts w:ascii="Times New Roman" w:cs="Times New Roman" w:eastAsia="宋体" w:hAnsi="Times New Roman"/>
          <w:sz w:val="28"/>
          <w:szCs w:val="28"/>
        </w:rPr>
        <w:t xml:space="preserve"> </w:t>
      </w:r>
      <w:r w:rsidRPr="BAB48B9E">
        <w:rPr>
          <w:rFonts w:ascii="Times New Roman" w:cs="Times New Roman" w:eastAsia="宋体" w:hAnsi="Times New Roman"/>
          <w:sz w:val="28"/>
          <w:szCs w:val="28"/>
          <w:rPrChange w:id="22507" w:author="user pc" w:date="2022-03-15T10:14:00Z">
            <w:rPr>
              <w:rFonts w:eastAsia="宋体" w:hAnsi="Cambria Math"/>
            </w:rPr>
          </w:rPrChange>
        </w:rPr>
        <w:t>of</w:t>
      </w:r>
      <w:r>
        <w:rPr>
          <w:rFonts w:ascii="Times New Roman" w:cs="Times New Roman" w:eastAsia="宋体" w:hAnsi="Times New Roman"/>
          <w:sz w:val="28"/>
          <w:szCs w:val="28"/>
        </w:rPr>
        <w:t xml:space="preserve"> </w:t>
      </w:r>
      <w:r w:rsidRPr="6613245B">
        <w:rPr>
          <w:rFonts w:ascii="Times New Roman" w:cs="Times New Roman" w:eastAsia="宋体" w:hAnsi="Times New Roman"/>
          <w:sz w:val="28"/>
          <w:szCs w:val="28"/>
          <w:rPrChange w:id="22508" w:author="user pc" w:date="2022-03-15T10:14:00Z">
            <w:rPr>
              <w:rFonts w:eastAsia="宋体" w:hAnsi="Cambria Math"/>
            </w:rPr>
          </w:rPrChange>
        </w:rPr>
        <w:t>H</w:t>
      </w:r>
      <w:r w:rsidRPr="025BAA9F">
        <w:rPr>
          <w:rFonts w:ascii="Times New Roman" w:cs="Times New Roman" w:eastAsia="宋体" w:hAnsi="Times New Roman"/>
          <w:sz w:val="28"/>
          <w:szCs w:val="28"/>
          <w:vertAlign w:val="subscript"/>
          <w:rPrChange w:id="22509" w:author="user pc" w:date="2022-03-15T10:14:00Z">
            <w:rPr>
              <w:rFonts w:eastAsia="宋体" w:hAnsi="Cambria Math"/>
              <w:vertAlign w:val="subscript"/>
            </w:rPr>
          </w:rPrChange>
        </w:rPr>
        <w:t>prdt</w:t>
      </w:r>
      <w:r>
        <w:rPr>
          <w:rFonts w:ascii="Times New Roman" w:cs="Times New Roman" w:eastAsia="宋体" w:hAnsi="Times New Roman"/>
          <w:sz w:val="28"/>
          <w:szCs w:val="28"/>
          <w:vertAlign w:val="subscript"/>
        </w:rPr>
        <w:t xml:space="preserve"> </w:t>
      </w:r>
      <w:r w:rsidRPr="D4D3CA3A">
        <w:rPr>
          <w:rFonts w:ascii="Times New Roman" w:cs="Times New Roman" w:eastAsia="宋体" w:hAnsi="Times New Roman"/>
          <w:sz w:val="28"/>
          <w:szCs w:val="28"/>
          <w:rPrChange w:id="22510" w:author="user pc" w:date="2022-03-15T10:14:00Z">
            <w:rPr>
              <w:rFonts w:eastAsia="宋体" w:hAnsi="Cambria Math"/>
            </w:rPr>
          </w:rPrChange>
        </w:rPr>
        <w:t>- sum of</w:t>
      </w:r>
      <w:r>
        <w:rPr>
          <w:rFonts w:ascii="Times New Roman" w:cs="Times New Roman" w:eastAsia="宋体" w:hAnsi="Times New Roman"/>
          <w:sz w:val="28"/>
          <w:szCs w:val="28"/>
        </w:rPr>
        <w:t xml:space="preserve"> </w:t>
      </w:r>
      <w:r w:rsidRPr="BC860B23">
        <w:rPr>
          <w:rFonts w:ascii="Times New Roman" w:cs="Times New Roman" w:eastAsia="宋体" w:hAnsi="Times New Roman"/>
          <w:sz w:val="28"/>
          <w:szCs w:val="28"/>
          <w:rPrChange w:id="22511" w:author="user pc" w:date="2022-03-15T10:14:00Z">
            <w:rPr>
              <w:rFonts w:eastAsia="宋体" w:hAnsi="Cambria Math"/>
            </w:rPr>
          </w:rPrChange>
        </w:rPr>
        <w:t>H</w:t>
      </w:r>
      <w:r w:rsidRPr="15B1C33D">
        <w:rPr>
          <w:rFonts w:ascii="Times New Roman" w:cs="Times New Roman" w:eastAsia="宋体" w:hAnsi="Times New Roman"/>
          <w:sz w:val="28"/>
          <w:szCs w:val="28"/>
          <w:vertAlign w:val="subscript"/>
          <w:rPrChange w:id="22512" w:author="user pc" w:date="2022-03-15T10:14:00Z">
            <w:rPr>
              <w:rFonts w:eastAsia="宋体" w:hAnsi="Cambria Math"/>
              <w:vertAlign w:val="subscript"/>
            </w:rPr>
          </w:rPrChange>
        </w:rPr>
        <w:t>rxt</w:t>
      </w:r>
    </w:p>
    <w:p>
      <w:pPr>
        <w:pStyle w:val="style0"/>
        <w:rPr>
          <w:rFonts w:ascii="Times New Roman" w:cs="Times New Roman" w:eastAsia="宋体" w:hAnsi="Times New Roman"/>
          <w:sz w:val="28"/>
          <w:szCs w:val="28"/>
          <w:rPrChange w:id="22513" w:author="user pc" w:date="2022-03-15T10:14:00Z">
            <w:rPr>
              <w:rFonts w:eastAsia="宋体" w:hAnsi="Cambria Math"/>
            </w:rPr>
          </w:rPrChange>
        </w:rPr>
      </w:pPr>
      <w:r w:rsidRPr="F8F0D6C3">
        <w:rPr>
          <w:rFonts w:ascii="Times New Roman" w:cs="Times New Roman" w:eastAsia="宋体" w:hAnsi="Times New Roman"/>
          <w:sz w:val="28"/>
          <w:szCs w:val="28"/>
          <w:rPrChange w:id="22514" w:author="user pc" w:date="2022-03-15T10:14:00Z">
            <w:rPr>
              <w:rFonts w:eastAsia="宋体" w:hAnsi="Cambria Math"/>
            </w:rPr>
          </w:rPrChange>
        </w:rPr>
        <w:t>∆H</w:t>
      </w:r>
      <w:r w:rsidRPr="081293F0">
        <w:rPr>
          <w:rFonts w:ascii="Times New Roman" w:cs="Times New Roman" w:eastAsia="宋体" w:hAnsi="Times New Roman"/>
          <w:sz w:val="28"/>
          <w:szCs w:val="28"/>
          <w:vertAlign w:val="subscript"/>
          <w:rPrChange w:id="22515" w:author="user pc" w:date="2022-03-15T10:14:00Z">
            <w:rPr>
              <w:rFonts w:eastAsia="宋体" w:hAnsi="Cambria Math"/>
              <w:vertAlign w:val="subscript"/>
            </w:rPr>
          </w:rPrChange>
        </w:rPr>
        <w:t>rxn</w:t>
      </w:r>
      <w:r w:rsidRPr="FCD07184">
        <w:rPr>
          <w:rFonts w:ascii="Times New Roman" w:cs="Times New Roman" w:eastAsia="宋体" w:hAnsi="Times New Roman"/>
          <w:sz w:val="28"/>
          <w:szCs w:val="28"/>
          <w:rPrChange w:id="22516" w:author="user pc" w:date="2022-03-15T10:14:00Z">
            <w:rPr>
              <w:rFonts w:eastAsia="宋体" w:hAnsi="Cambria Math"/>
            </w:rPr>
          </w:rPrChange>
        </w:rPr>
        <w:t xml:space="preserve">  = -</w:t>
      </w:r>
      <w:r>
        <w:rPr>
          <w:rFonts w:ascii="Times New Roman" w:cs="Times New Roman" w:eastAsia="宋体" w:hAnsi="Times New Roman"/>
          <w:sz w:val="28"/>
          <w:szCs w:val="28"/>
        </w:rPr>
        <w:t xml:space="preserve"> </w:t>
      </w:r>
      <w:r w:rsidRPr="E09011B6">
        <w:rPr>
          <w:rFonts w:ascii="Times New Roman" w:cs="Times New Roman" w:eastAsia="宋体" w:hAnsi="Times New Roman"/>
          <w:sz w:val="28"/>
          <w:szCs w:val="28"/>
          <w:rPrChange w:id="22517" w:author="user pc" w:date="2022-03-15T10:14:00Z">
            <w:rPr>
              <w:rFonts w:eastAsia="宋体" w:hAnsi="Cambria Math"/>
            </w:rPr>
          </w:rPrChange>
        </w:rPr>
        <w:t>83.7 - 92.0 - (- 74.9)</w:t>
      </w:r>
    </w:p>
    <w:p>
      <w:pPr>
        <w:pStyle w:val="style0"/>
        <w:rPr>
          <w:rFonts w:ascii="Times New Roman" w:cs="Times New Roman" w:eastAsia="宋体" w:hAnsi="Times New Roman"/>
          <w:sz w:val="28"/>
          <w:szCs w:val="28"/>
          <w:rPrChange w:id="22518" w:author="user pc" w:date="2022-03-15T10:14:00Z">
            <w:rPr>
              <w:rFonts w:eastAsia="宋体" w:hAnsi="Cambria Math"/>
            </w:rPr>
          </w:rPrChange>
        </w:rPr>
      </w:pPr>
      <w:r w:rsidRPr="3089D6E3">
        <w:rPr>
          <w:rFonts w:ascii="Times New Roman" w:cs="Times New Roman" w:eastAsia="宋体" w:hAnsi="Times New Roman"/>
          <w:sz w:val="28"/>
          <w:szCs w:val="28"/>
          <w:rPrChange w:id="22519" w:author="user pc" w:date="2022-03-15T10:14:00Z">
            <w:rPr>
              <w:rFonts w:eastAsia="宋体" w:hAnsi="Cambria Math"/>
            </w:rPr>
          </w:rPrChange>
        </w:rPr>
        <w:t>∆H</w:t>
      </w:r>
      <w:r w:rsidRPr="C6CA8D4B">
        <w:rPr>
          <w:rFonts w:ascii="Times New Roman" w:cs="Times New Roman" w:eastAsia="宋体" w:hAnsi="Times New Roman"/>
          <w:sz w:val="28"/>
          <w:szCs w:val="28"/>
          <w:vertAlign w:val="subscript"/>
          <w:rPrChange w:id="22520" w:author="user pc" w:date="2022-03-15T10:14:00Z">
            <w:rPr>
              <w:rFonts w:eastAsia="宋体" w:hAnsi="Cambria Math"/>
              <w:vertAlign w:val="subscript"/>
            </w:rPr>
          </w:rPrChange>
        </w:rPr>
        <w:t>rxn</w:t>
      </w:r>
      <w:r>
        <w:rPr>
          <w:rFonts w:ascii="Times New Roman" w:cs="Times New Roman" w:eastAsia="宋体" w:hAnsi="Times New Roman"/>
          <w:sz w:val="28"/>
          <w:szCs w:val="28"/>
          <w:vertAlign w:val="subscript"/>
        </w:rPr>
        <w:t xml:space="preserve"> </w:t>
      </w:r>
      <w:r w:rsidRPr="155DDE97">
        <w:rPr>
          <w:rFonts w:ascii="Times New Roman" w:cs="Times New Roman" w:eastAsia="宋体" w:hAnsi="Times New Roman"/>
          <w:sz w:val="28"/>
          <w:szCs w:val="28"/>
          <w:rPrChange w:id="22521" w:author="user pc" w:date="2022-03-15T10:14:00Z">
            <w:rPr>
              <w:rFonts w:eastAsia="宋体" w:hAnsi="Cambria Math"/>
            </w:rPr>
          </w:rPrChange>
        </w:rPr>
        <w:t>= -</w:t>
      </w:r>
      <w:r>
        <w:rPr>
          <w:rFonts w:ascii="Times New Roman" w:cs="Times New Roman" w:eastAsia="宋体" w:hAnsi="Times New Roman"/>
          <w:sz w:val="28"/>
          <w:szCs w:val="28"/>
        </w:rPr>
        <w:t xml:space="preserve"> </w:t>
      </w:r>
      <w:r w:rsidRPr="2942B19A">
        <w:rPr>
          <w:rFonts w:ascii="Times New Roman" w:cs="Times New Roman" w:eastAsia="宋体" w:hAnsi="Times New Roman"/>
          <w:sz w:val="28"/>
          <w:szCs w:val="28"/>
          <w:rPrChange w:id="22522" w:author="user pc" w:date="2022-03-15T10:14:00Z">
            <w:rPr>
              <w:rFonts w:eastAsia="宋体" w:hAnsi="Cambria Math"/>
            </w:rPr>
          </w:rPrChange>
        </w:rPr>
        <w:t>83.7-92.0 + 74.9</w:t>
      </w:r>
    </w:p>
    <w:p>
      <w:pPr>
        <w:pStyle w:val="style0"/>
        <w:rPr>
          <w:rFonts w:ascii="Times New Roman" w:cs="Times New Roman" w:eastAsia="宋体" w:hAnsi="Times New Roman"/>
          <w:sz w:val="28"/>
          <w:szCs w:val="28"/>
          <w:rPrChange w:id="22523" w:author="user pc" w:date="2022-03-15T10:14:00Z">
            <w:rPr>
              <w:rFonts w:eastAsia="宋体" w:hAnsi="Cambria Math"/>
            </w:rPr>
          </w:rPrChange>
        </w:rPr>
      </w:pPr>
      <w:r w:rsidRPr="F15B7E3F">
        <w:rPr>
          <w:rFonts w:ascii="Times New Roman" w:cs="Times New Roman" w:eastAsia="宋体" w:hAnsi="Times New Roman"/>
          <w:sz w:val="28"/>
          <w:szCs w:val="28"/>
          <w:rPrChange w:id="22524" w:author="user pc" w:date="2022-03-15T10:14:00Z">
            <w:rPr>
              <w:rFonts w:eastAsia="宋体" w:hAnsi="Cambria Math"/>
            </w:rPr>
          </w:rPrChange>
        </w:rPr>
        <w:t>∆H</w:t>
      </w:r>
      <w:r w:rsidRPr="4E37E942">
        <w:rPr>
          <w:rFonts w:ascii="Times New Roman" w:cs="Times New Roman" w:eastAsia="宋体" w:hAnsi="Times New Roman"/>
          <w:sz w:val="28"/>
          <w:szCs w:val="28"/>
          <w:vertAlign w:val="subscript"/>
          <w:rPrChange w:id="22525" w:author="user pc" w:date="2022-03-15T10:14:00Z">
            <w:rPr>
              <w:rFonts w:eastAsia="宋体" w:hAnsi="Cambria Math"/>
              <w:vertAlign w:val="subscript"/>
            </w:rPr>
          </w:rPrChange>
        </w:rPr>
        <w:t>rxn</w:t>
      </w:r>
      <w:r w:rsidRPr="3CE36775">
        <w:rPr>
          <w:rFonts w:ascii="Times New Roman" w:cs="Times New Roman" w:eastAsia="宋体" w:hAnsi="Times New Roman"/>
          <w:sz w:val="28"/>
          <w:szCs w:val="28"/>
          <w:rPrChange w:id="22526" w:author="user pc" w:date="2022-03-15T10:14:00Z">
            <w:rPr>
              <w:rFonts w:eastAsia="宋体" w:hAnsi="Cambria Math"/>
            </w:rPr>
          </w:rPrChange>
        </w:rPr>
        <w:t xml:space="preserve"> = - 100.8 kJ</w:t>
      </w:r>
    </w:p>
    <w:p>
      <w:pPr>
        <w:pStyle w:val="style0"/>
        <w:rPr>
          <w:rFonts w:ascii="Times New Roman" w:cs="Times New Roman" w:eastAsia="宋体" w:hAnsi="Times New Roman"/>
          <w:sz w:val="28"/>
          <w:szCs w:val="28"/>
          <w:rPrChange w:id="22527"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Change w:id="22528" w:author="user pc" w:date="2022-03-15T10:14:00Z">
            <w:rPr>
              <w:rFonts w:eastAsia="宋体" w:hAnsi="Cambria Math"/>
            </w:rPr>
          </w:rPrChange>
        </w:rPr>
      </w:pPr>
      <w:r w:rsidRPr="F37BDD1F">
        <w:rPr>
          <w:rFonts w:ascii="Times New Roman" w:cs="Times New Roman" w:eastAsia="宋体" w:hAnsi="Times New Roman"/>
          <w:b/>
          <w:bCs/>
          <w:sz w:val="28"/>
          <w:szCs w:val="28"/>
          <w:rPrChange w:id="22529" w:author="user pc" w:date="2022-03-15T10:14:00Z">
            <w:rPr>
              <w:rFonts w:eastAsia="宋体" w:hAnsi="Cambria Math"/>
              <w:b/>
              <w:bCs/>
            </w:rPr>
          </w:rPrChange>
        </w:rPr>
        <w:t>Example 5:</w:t>
      </w:r>
      <w:r>
        <w:rPr>
          <w:rFonts w:ascii="Times New Roman" w:cs="Times New Roman" w:eastAsia="宋体" w:hAnsi="Times New Roman"/>
          <w:b/>
          <w:bCs/>
          <w:sz w:val="28"/>
          <w:szCs w:val="28"/>
        </w:rPr>
        <w:t xml:space="preserve"> </w:t>
      </w:r>
      <w:r w:rsidRPr="D6B2FF1D">
        <w:rPr>
          <w:rFonts w:ascii="Times New Roman" w:cs="Times New Roman" w:eastAsia="宋体" w:hAnsi="Times New Roman"/>
          <w:sz w:val="28"/>
          <w:szCs w:val="28"/>
          <w:rPrChange w:id="22530" w:author="user pc" w:date="2022-03-15T10:14:00Z">
            <w:rPr>
              <w:rFonts w:eastAsia="宋体" w:hAnsi="Cambria Math"/>
            </w:rPr>
          </w:rPrChange>
        </w:rPr>
        <w:t>How much energy is needed to convert 180 grams of ice at 0a</w:t>
      </w:r>
      <w:r>
        <w:rPr>
          <w:rFonts w:ascii="Times New Roman" w:cs="Times New Roman" w:eastAsia="宋体" w:hAnsi="Times New Roman"/>
          <w:sz w:val="28"/>
          <w:szCs w:val="28"/>
        </w:rPr>
        <w:t xml:space="preserve">C to liquid water at </w:t>
      </w:r>
      <w:r w:rsidRPr="40AF2D91">
        <w:rPr>
          <w:rFonts w:ascii="Times New Roman" w:cs="Times New Roman" w:eastAsia="宋体" w:hAnsi="Times New Roman"/>
          <w:sz w:val="28"/>
          <w:szCs w:val="28"/>
          <w:rPrChange w:id="22531" w:author="user pc" w:date="2022-03-15T10:14:00Z">
            <w:rPr>
              <w:rFonts w:eastAsia="宋体" w:hAnsi="Cambria Math"/>
            </w:rPr>
          </w:rPrChange>
        </w:rPr>
        <w:t>the same temperature?</w:t>
      </w:r>
      <w:r>
        <w:rPr>
          <w:rFonts w:ascii="Times New Roman" w:cs="Times New Roman" w:eastAsia="宋体" w:hAnsi="Times New Roman"/>
          <w:sz w:val="28"/>
          <w:szCs w:val="28"/>
        </w:rPr>
        <w:t xml:space="preserve"> </w:t>
      </w:r>
      <w:r w:rsidRPr="4657A8A3">
        <w:rPr>
          <w:rFonts w:ascii="Times New Roman" w:cs="Times New Roman" w:eastAsia="宋体" w:hAnsi="Times New Roman"/>
          <w:sz w:val="28"/>
          <w:szCs w:val="28"/>
          <w:rPrChange w:id="22532" w:author="user pc" w:date="2022-03-15T10:14:00Z">
            <w:rPr>
              <w:rFonts w:eastAsia="宋体" w:hAnsi="Cambria Math"/>
            </w:rPr>
          </w:rPrChange>
        </w:rPr>
        <w:t>The</w:t>
      </w:r>
      <w:r>
        <w:rPr>
          <w:rFonts w:ascii="Times New Roman" w:cs="Times New Roman" w:eastAsia="宋体" w:hAnsi="Times New Roman"/>
          <w:sz w:val="28"/>
          <w:szCs w:val="28"/>
        </w:rPr>
        <w:t xml:space="preserve"> </w:t>
      </w:r>
      <w:r w:rsidRPr="9C7C87DC">
        <w:rPr>
          <w:rFonts w:ascii="Times New Roman" w:cs="Times New Roman" w:eastAsia="宋体" w:hAnsi="Times New Roman"/>
          <w:sz w:val="28"/>
          <w:szCs w:val="28"/>
          <w:rPrChange w:id="22533" w:author="user pc" w:date="2022-03-15T10:14:00Z">
            <w:rPr>
              <w:rFonts w:eastAsia="宋体" w:hAnsi="Cambria Math"/>
            </w:rPr>
          </w:rPrChange>
        </w:rPr>
        <w:t>heat</w:t>
      </w:r>
      <w:r>
        <w:rPr>
          <w:rFonts w:ascii="Times New Roman" w:cs="Times New Roman" w:eastAsia="宋体" w:hAnsi="Times New Roman"/>
          <w:sz w:val="28"/>
          <w:szCs w:val="28"/>
        </w:rPr>
        <w:t xml:space="preserve"> </w:t>
      </w:r>
      <w:r w:rsidRPr="E29F2B4A">
        <w:rPr>
          <w:rFonts w:ascii="Times New Roman" w:cs="Times New Roman" w:eastAsia="宋体" w:hAnsi="Times New Roman"/>
          <w:sz w:val="28"/>
          <w:szCs w:val="28"/>
          <w:rPrChange w:id="22534" w:author="user pc" w:date="2022-03-15T10:14:00Z">
            <w:rPr>
              <w:rFonts w:eastAsia="宋体" w:hAnsi="Cambria Math"/>
            </w:rPr>
          </w:rPrChange>
        </w:rPr>
        <w:t>of</w:t>
      </w:r>
      <w:r>
        <w:rPr>
          <w:rFonts w:ascii="Times New Roman" w:cs="Times New Roman" w:eastAsia="宋体" w:hAnsi="Times New Roman"/>
          <w:sz w:val="28"/>
          <w:szCs w:val="28"/>
        </w:rPr>
        <w:t xml:space="preserve"> </w:t>
      </w:r>
      <w:r w:rsidRPr="629BA4B3">
        <w:rPr>
          <w:rFonts w:ascii="Times New Roman" w:cs="Times New Roman" w:eastAsia="宋体" w:hAnsi="Times New Roman"/>
          <w:sz w:val="28"/>
          <w:szCs w:val="28"/>
          <w:rPrChange w:id="22535" w:author="user pc" w:date="2022-03-15T10:14:00Z">
            <w:rPr>
              <w:rFonts w:eastAsia="宋体" w:hAnsi="Cambria Math"/>
            </w:rPr>
          </w:rPrChange>
        </w:rPr>
        <w:t>fusion</w:t>
      </w:r>
      <w:r>
        <w:rPr>
          <w:rFonts w:ascii="Times New Roman" w:cs="Times New Roman" w:eastAsia="宋体" w:hAnsi="Times New Roman"/>
          <w:sz w:val="28"/>
          <w:szCs w:val="28"/>
        </w:rPr>
        <w:t xml:space="preserve"> </w:t>
      </w:r>
      <w:r w:rsidRPr="8A2867B8">
        <w:rPr>
          <w:rFonts w:ascii="Times New Roman" w:cs="Times New Roman" w:eastAsia="宋体" w:hAnsi="Times New Roman"/>
          <w:sz w:val="28"/>
          <w:szCs w:val="28"/>
          <w:rPrChange w:id="22536" w:author="user pc" w:date="2022-03-15T10:14:00Z">
            <w:rPr>
              <w:rFonts w:eastAsia="宋体" w:hAnsi="Cambria Math"/>
            </w:rPr>
          </w:rPrChange>
        </w:rPr>
        <w:t>for</w:t>
      </w:r>
      <w:r>
        <w:rPr>
          <w:rFonts w:ascii="Times New Roman" w:cs="Times New Roman" w:eastAsia="宋体" w:hAnsi="Times New Roman"/>
          <w:sz w:val="28"/>
          <w:szCs w:val="28"/>
        </w:rPr>
        <w:t xml:space="preserve"> </w:t>
      </w:r>
      <w:r w:rsidRPr="B98B6EA4">
        <w:rPr>
          <w:rFonts w:ascii="Times New Roman" w:cs="Times New Roman" w:eastAsia="宋体" w:hAnsi="Times New Roman"/>
          <w:sz w:val="28"/>
          <w:szCs w:val="28"/>
          <w:rPrChange w:id="22537" w:author="user pc" w:date="2022-03-15T10:14:00Z">
            <w:rPr>
              <w:rFonts w:eastAsia="宋体" w:hAnsi="Cambria Math"/>
            </w:rPr>
          </w:rPrChange>
        </w:rPr>
        <w:t>water</w:t>
      </w:r>
      <w:r>
        <w:rPr>
          <w:rFonts w:ascii="Times New Roman" w:cs="Times New Roman" w:eastAsia="宋体" w:hAnsi="Times New Roman"/>
          <w:sz w:val="28"/>
          <w:szCs w:val="28"/>
        </w:rPr>
        <w:t xml:space="preserve"> </w:t>
      </w:r>
      <w:r w:rsidRPr="D10179AA">
        <w:rPr>
          <w:rFonts w:ascii="Times New Roman" w:cs="Times New Roman" w:eastAsia="宋体" w:hAnsi="Times New Roman"/>
          <w:sz w:val="28"/>
          <w:szCs w:val="28"/>
          <w:rPrChange w:id="22538" w:author="user pc" w:date="2022-03-15T10:14:00Z">
            <w:rPr>
              <w:rFonts w:eastAsia="宋体" w:hAnsi="Cambria Math"/>
            </w:rPr>
          </w:rPrChange>
        </w:rPr>
        <w:t>is</w:t>
      </w:r>
      <w:r>
        <w:rPr>
          <w:rFonts w:ascii="Times New Roman" w:cs="Times New Roman" w:eastAsia="宋体" w:hAnsi="Times New Roman"/>
          <w:sz w:val="28"/>
          <w:szCs w:val="28"/>
        </w:rPr>
        <w:t xml:space="preserve"> </w:t>
      </w:r>
      <w:r w:rsidRPr="EFAC6032">
        <w:rPr>
          <w:rFonts w:ascii="Times New Roman" w:cs="Times New Roman" w:eastAsia="宋体" w:hAnsi="Times New Roman"/>
          <w:sz w:val="28"/>
          <w:szCs w:val="28"/>
          <w:rPrChange w:id="22539" w:author="user pc" w:date="2022-03-15T10:14:00Z">
            <w:rPr>
              <w:rFonts w:eastAsia="宋体" w:hAnsi="Cambria Math"/>
            </w:rPr>
          </w:rPrChange>
        </w:rPr>
        <w:t>6.0kJ/mol.</w:t>
      </w:r>
    </w:p>
    <w:p>
      <w:pPr>
        <w:pStyle w:val="style0"/>
        <w:rPr>
          <w:rFonts w:ascii="Times New Roman" w:cs="Times New Roman" w:eastAsia="宋体" w:hAnsi="Times New Roman"/>
          <w:sz w:val="28"/>
          <w:szCs w:val="28"/>
          <w:rPrChange w:id="22540" w:author="user pc" w:date="2022-03-15T10:14:00Z">
            <w:rPr>
              <w:rFonts w:ascii="Cambria Math" w:eastAsia="宋体" w:hAnsi="Cambria Math"/>
            </w:rPr>
          </w:rPrChange>
        </w:rPr>
      </w:pPr>
      <w:r w:rsidRPr="3DEA0290">
        <w:rPr>
          <w:rFonts w:ascii="Times New Roman" w:cs="Times New Roman" w:eastAsia="宋体" w:hAnsi="Times New Roman"/>
          <w:b/>
          <w:bCs/>
          <w:sz w:val="28"/>
          <w:szCs w:val="28"/>
          <w:rPrChange w:id="22541" w:author="user pc" w:date="2022-03-15T10:14:00Z">
            <w:rPr>
              <w:rFonts w:eastAsia="宋体" w:hAnsi="Cambria Math"/>
              <w:b/>
              <w:bCs/>
            </w:rPr>
          </w:rPrChange>
        </w:rPr>
        <w:t>Solution</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m:t>
          </m:r>
          <m:f>
            <m:fPr>
              <m:ctrlPr>
                <w:rPr>
                  <w:rFonts w:ascii="Cambria Math" w:cs="Times New Roman" w:hAnsi="Cambria Math"/>
                  <w:i/>
                  <w:sz w:val="28"/>
                  <w:szCs w:val="28"/>
                </w:rPr>
              </m:ctrlPr>
            </m:fPr>
            <m:num>
              <m:r>
                <w:rPr>
                  <w:rFonts w:ascii="Cambria Math" w:cs="Times New Roman" w:hAnsi="Cambria Math"/>
                  <w:sz w:val="28"/>
                  <w:szCs w:val="28"/>
                </w:rPr>
                <m:t xml:space="preserve">Mass of water </m:t>
              </m:r>
            </m:num>
            <m:den>
              <m:r>
                <w:rPr>
                  <w:rFonts w:ascii="Cambria Math" w:cs="Times New Roman" w:hAnsi="Cambria Math"/>
                  <w:sz w:val="28"/>
                  <w:szCs w:val="28"/>
                </w:rPr>
                <m:t xml:space="preserve">Molar mass of water </m:t>
              </m:r>
            </m:den>
          </m:f>
        </m:oMath>
      </m:oMathPara>
    </w:p>
    <w:p>
      <w:pPr>
        <w:pStyle w:val="style0"/>
        <w:rPr>
          <w:rFonts w:ascii="Times New Roman" w:cs="Times New Roman" w:eastAsia="宋体" w:hAnsi="Times New Roman"/>
          <w:sz w:val="28"/>
          <w:szCs w:val="28"/>
          <w:rPrChange w:id="22542" w:author="user pc" w:date="2022-03-15T10:14:00Z">
            <w:rPr>
              <w:rFonts w:eastAsia="宋体" w:hAnsi="Cambria Math"/>
            </w:rPr>
          </w:rPrChange>
        </w:rPr>
      </w:pPr>
      <w:r w:rsidRPr="0B3F4208">
        <w:rPr>
          <w:rFonts w:ascii="Times New Roman" w:cs="Times New Roman" w:eastAsia="宋体" w:hAnsi="Times New Roman"/>
          <w:sz w:val="28"/>
          <w:szCs w:val="28"/>
          <w:rPrChange w:id="22543" w:author="user pc" w:date="2022-03-15T10:14:00Z">
            <w:rPr>
              <w:rFonts w:eastAsia="宋体" w:hAnsi="Cambria Math"/>
            </w:rPr>
          </w:rPrChange>
        </w:rPr>
        <w:t>Molar mass of H</w:t>
      </w:r>
      <w:r w:rsidRPr="16D198EC">
        <w:rPr>
          <w:rFonts w:ascii="Times New Roman" w:cs="Times New Roman" w:eastAsia="宋体" w:hAnsi="Times New Roman"/>
          <w:sz w:val="28"/>
          <w:szCs w:val="28"/>
          <w:vertAlign w:val="subscript"/>
          <w:rPrChange w:id="22544" w:author="user pc" w:date="2022-03-15T10:14:00Z">
            <w:rPr>
              <w:rFonts w:eastAsia="宋体" w:hAnsi="Cambria Math"/>
              <w:vertAlign w:val="subscript"/>
            </w:rPr>
          </w:rPrChange>
        </w:rPr>
        <w:t>2</w:t>
      </w:r>
      <w:r w:rsidRPr="5B35285D">
        <w:rPr>
          <w:rFonts w:ascii="Times New Roman" w:cs="Times New Roman" w:eastAsia="宋体" w:hAnsi="Times New Roman"/>
          <w:sz w:val="28"/>
          <w:szCs w:val="28"/>
          <w:rPrChange w:id="22545" w:author="user pc" w:date="2022-03-15T10:14:00Z">
            <w:rPr>
              <w:rFonts w:eastAsia="宋体" w:hAnsi="Cambria Math"/>
            </w:rPr>
          </w:rPrChange>
        </w:rPr>
        <w:t>O = 1 mass of H𝑠𝑠 𝑜𝑓 𝑤</w:t>
      </w:r>
      <w:r w:rsidRPr="5A203D43">
        <w:rPr>
          <w:rFonts w:ascii="Times New Roman" w:cs="Times New Roman" w:eastAsia="宋体" w:hAnsi="Times New Roman"/>
          <w:sz w:val="28"/>
          <w:szCs w:val="28"/>
          <w:vertAlign w:val="superscript"/>
          <w:rPrChange w:id="22546" w:author="user pc" w:date="2022-03-15T10:14:00Z">
            <w:rPr>
              <w:rFonts w:eastAsia="宋体" w:hAnsi="Cambria Math"/>
              <w:vertAlign w:val="superscript"/>
            </w:rPr>
          </w:rPrChange>
        </w:rPr>
        <w:t>-1</w:t>
      </w:r>
    </w:p>
    <w:p>
      <w:pPr>
        <w:pStyle w:val="style0"/>
        <w:rPr>
          <w:rFonts w:ascii="Times New Roman" w:cs="Times New Roman" w:hAnsi="Times New Roman"/>
          <w:sz w:val="28"/>
          <w:szCs w:val="28"/>
        </w:rPr>
      </w:pPr>
      <m:oMathPara>
        <m:oMathParaPr>
          <m:jc m:val="left"/>
        </m:oMathParaPr>
        <m:oMath>
          <m:r>
            <w:rPr>
              <w:rFonts w:ascii="Cambria Math" w:cs="Times New Roman" w:hAnsi="Cambria Math"/>
              <w:sz w:val="28"/>
              <w:szCs w:val="28"/>
            </w:rPr>
            <m:t xml:space="preserve">Mole= </m:t>
          </m:r>
          <m:f>
            <m:fPr>
              <m:ctrlPr>
                <w:rPr>
                  <w:rFonts w:ascii="Cambria Math" w:cs="Times New Roman" w:hAnsi="Cambria Math"/>
                  <w:i/>
                  <w:sz w:val="28"/>
                  <w:szCs w:val="28"/>
                </w:rPr>
              </m:ctrlPr>
            </m:fPr>
            <m:num>
              <m:r>
                <w:rPr>
                  <w:rFonts w:ascii="Cambria Math" w:cs="Times New Roman" w:hAnsi="Cambria Math"/>
                  <w:sz w:val="28"/>
                  <w:szCs w:val="28"/>
                </w:rPr>
                <m:t>180g</m:t>
              </m:r>
            </m:num>
            <m:den>
              <m:r>
                <w:rPr>
                  <w:rFonts w:ascii="Cambria Math" w:cs="Times New Roman" w:hAnsi="Cambria Math"/>
                  <w:sz w:val="28"/>
                  <w:szCs w:val="28"/>
                </w:rPr>
                <m:t>18 gmo</m:t>
              </m:r>
              <m:sSup>
                <m:sSupPr>
                  <m:ctrlPr>
                    <w:rPr>
                      <w:rFonts w:ascii="Cambria Math" w:cs="Times New Roman" w:hAnsi="Cambria Math"/>
                      <w:i/>
                      <w:sz w:val="28"/>
                      <w:szCs w:val="28"/>
                    </w:rPr>
                  </m:ctrlPr>
                </m:sSupPr>
                <m:e>
                  <m:r>
                    <w:rPr>
                      <w:rFonts w:ascii="Cambria Math" w:cs="Times New Roman" w:hAnsi="Cambria Math"/>
                      <w:sz w:val="28"/>
                      <w:szCs w:val="28"/>
                    </w:rPr>
                    <m:t>l</m:t>
                  </m:r>
                </m:e>
                <m:sup>
                  <m:r>
                    <w:rPr>
                      <w:rFonts w:ascii="Cambria Math" w:cs="Times New Roman" w:hAnsi="Cambria Math"/>
                      <w:sz w:val="28"/>
                      <w:szCs w:val="28"/>
                    </w:rPr>
                    <m:t>-1</m:t>
                  </m:r>
                </m:sup>
              </m:sSup>
              <m:r>
                <w:rPr>
                  <w:rFonts w:ascii="Cambria Math" w:cs="Times New Roman" w:hAnsi="Cambria Math"/>
                  <w:sz w:val="28"/>
                  <w:szCs w:val="28"/>
                </w:rPr>
                <m:t xml:space="preserve"> </m:t>
              </m:r>
            </m:den>
          </m:f>
          <m:r>
            <w:rPr>
              <w:rFonts w:ascii="Cambria Math" w:cs="Times New Roman" w:hAnsi="Cambria Math"/>
              <w:sz w:val="28"/>
              <w:szCs w:val="28"/>
            </w:rPr>
            <m:t xml:space="preserve">=10.0 moles of </m:t>
          </m:r>
          <m:sSub>
            <m:sSubPr>
              <m:ctrlPr>
                <w:rPr>
                  <w:rFonts w:ascii="Cambria Math" w:cs="Times New Roman" w:hAnsi="Cambria Math"/>
                  <w:i/>
                  <w:sz w:val="28"/>
                  <w:szCs w:val="28"/>
                </w:rPr>
              </m:ctrlPr>
            </m:sSubPr>
            <m:e>
              <m:r>
                <w:rPr>
                  <w:rFonts w:ascii="Cambria Math" w:cs="Times New Roman" w:hAnsi="Cambria Math"/>
                  <w:sz w:val="28"/>
                  <w:szCs w:val="28"/>
                </w:rPr>
                <m:t>H</m:t>
              </m:r>
            </m:e>
            <m:sub>
              <m:r>
                <w:rPr>
                  <w:rFonts w:ascii="Cambria Math" w:cs="Times New Roman" w:hAnsi="Cambria Math"/>
                  <w:sz w:val="28"/>
                  <w:szCs w:val="28"/>
                </w:rPr>
                <m:t>2</m:t>
              </m:r>
            </m:sub>
          </m:sSub>
          <m:r>
            <w:rPr>
              <w:rFonts w:ascii="Cambria Math" w:cs="Times New Roman" w:hAnsi="Cambria Math"/>
              <w:sz w:val="28"/>
              <w:szCs w:val="28"/>
            </w:rPr>
            <m:t>O</m:t>
          </m:r>
        </m:oMath>
      </m:oMathPara>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Change w:id="22547" w:author="user pc" w:date="2022-03-15T10:14:00Z">
            <w:rPr>
              <w:rFonts w:eastAsia="宋体" w:hAnsi="Cambria Math"/>
            </w:rPr>
          </w:rPrChange>
        </w:rPr>
      </w:pPr>
      <w:r w:rsidRPr="E07A4216">
        <w:rPr>
          <w:rFonts w:ascii="Times New Roman" w:cs="Times New Roman" w:eastAsia="宋体" w:hAnsi="Times New Roman"/>
          <w:sz w:val="28"/>
          <w:szCs w:val="28"/>
          <w:rPrChange w:id="22548" w:author="user pc" w:date="2022-03-15T10:14:00Z">
            <w:rPr>
              <w:rFonts w:eastAsia="宋体" w:hAnsi="Cambria Math"/>
            </w:rPr>
          </w:rPrChange>
        </w:rPr>
        <w:t>We now can calculate the energy needed for the conversion:</w:t>
      </w:r>
    </w:p>
    <w:p>
      <w:pPr>
        <w:pStyle w:val="style0"/>
        <w:rPr>
          <w:rFonts w:ascii="Times New Roman" w:cs="Times New Roman" w:eastAsia="宋体" w:hAnsi="Times New Roman"/>
          <w:sz w:val="28"/>
          <w:szCs w:val="28"/>
          <w:rPrChange w:id="22549" w:author="user pc" w:date="2022-03-15T10:14:00Z">
            <w:rPr>
              <w:rFonts w:eastAsia="宋体" w:hAnsi="Cambria Math"/>
            </w:rPr>
          </w:rPrChange>
        </w:rPr>
      </w:pPr>
      <w:r w:rsidRPr="CAE4AC83">
        <w:rPr>
          <w:rFonts w:ascii="Times New Roman" w:cs="Times New Roman" w:eastAsia="宋体" w:hAnsi="Times New Roman"/>
          <w:sz w:val="28"/>
          <w:szCs w:val="28"/>
          <w:rPrChange w:id="22550" w:author="user pc" w:date="2022-03-15T10:14:00Z">
            <w:rPr>
              <w:rFonts w:eastAsia="宋体" w:hAnsi="Cambria Math"/>
            </w:rPr>
          </w:rPrChange>
        </w:rPr>
        <w:t>1 mole of water = 6.0 kJ/mol</w:t>
      </w:r>
    </w:p>
    <w:p>
      <w:pPr>
        <w:pStyle w:val="style0"/>
        <w:rPr>
          <w:rFonts w:ascii="Times New Roman" w:cs="Times New Roman" w:eastAsia="宋体" w:hAnsi="Times New Roman"/>
          <w:sz w:val="28"/>
          <w:szCs w:val="28"/>
          <w:rPrChange w:id="22551" w:author="user pc" w:date="2022-03-15T10:14:00Z">
            <w:rPr>
              <w:rFonts w:eastAsia="宋体" w:hAnsi="Cambria Math"/>
            </w:rPr>
          </w:rPrChange>
        </w:rPr>
      </w:pPr>
      <w:r w:rsidRPr="F1A1A734">
        <w:rPr>
          <w:rFonts w:ascii="Times New Roman" w:cs="Times New Roman" w:eastAsia="宋体" w:hAnsi="Times New Roman"/>
          <w:sz w:val="28"/>
          <w:szCs w:val="28"/>
          <w:rPrChange w:id="22552" w:author="user pc" w:date="2022-03-15T10:14:00Z">
            <w:rPr>
              <w:rFonts w:eastAsia="宋体" w:hAnsi="Cambria Math"/>
            </w:rPr>
          </w:rPrChange>
        </w:rPr>
        <w:t>10 moles of water = ?</w:t>
      </w:r>
    </w:p>
    <w:p>
      <w:pPr>
        <w:pStyle w:val="style0"/>
        <w:rPr>
          <w:rFonts w:ascii="Times New Roman" w:cs="Times New Roman" w:eastAsia="宋体" w:hAnsi="Times New Roman"/>
          <w:sz w:val="28"/>
          <w:szCs w:val="28"/>
          <w:rPrChange w:id="22553" w:author="user pc" w:date="2022-03-15T10:14:00Z">
            <w:rPr>
              <w:rFonts w:eastAsia="宋体" w:hAnsi="Cambria Math"/>
            </w:rPr>
          </w:rPrChange>
        </w:rPr>
      </w:pPr>
      <w:r w:rsidRPr="AFD8D80D">
        <w:rPr>
          <w:rFonts w:ascii="Times New Roman" w:cs="Times New Roman" w:eastAsia="宋体" w:hAnsi="Times New Roman"/>
          <w:sz w:val="28"/>
          <w:szCs w:val="28"/>
          <w:rPrChange w:id="22554" w:author="user pc" w:date="2022-03-15T10:14:00Z">
            <w:rPr>
              <w:rFonts w:eastAsia="宋体" w:hAnsi="Cambria Math"/>
            </w:rPr>
          </w:rPrChange>
        </w:rPr>
        <w:t>Cross multiplying, we get;</w:t>
      </w:r>
    </w:p>
    <w:p>
      <w:pPr>
        <w:pStyle w:val="style0"/>
        <w:rPr>
          <w:rFonts w:ascii="Times New Roman" w:cs="Times New Roman" w:eastAsia="宋体" w:hAnsi="Times New Roman"/>
          <w:sz w:val="28"/>
          <w:szCs w:val="28"/>
        </w:rPr>
      </w:pPr>
      <m:oMathPara>
        <m:oMathParaPr>
          <m:jc m:val="left"/>
        </m:oMathParaPr>
        <m:oMath>
          <m:f>
            <m:fPr>
              <m:ctrlPr>
                <w:rPr>
                  <w:rFonts w:ascii="Cambria Math" w:cs="Times New Roman" w:eastAsia="宋体" w:hAnsi="Cambria Math"/>
                  <w:i/>
                  <w:sz w:val="28"/>
                  <w:szCs w:val="28"/>
                </w:rPr>
              </m:ctrlPr>
            </m:fPr>
            <m:num>
              <m:r>
                <w:rPr>
                  <w:rFonts w:ascii="Cambria Math" w:cs="Times New Roman" w:eastAsia="宋体" w:hAnsi="Cambria Math"/>
                  <w:sz w:val="28"/>
                  <w:szCs w:val="28"/>
                </w:rPr>
                <m:t>10 moles ×6.0 kJmo</m:t>
              </m:r>
              <m:sSup>
                <m:sSupPr>
                  <m:ctrlPr>
                    <w:rPr>
                      <w:rFonts w:ascii="Cambria Math" w:cs="Times New Roman" w:eastAsia="宋体" w:hAnsi="Cambria Math"/>
                      <w:i/>
                      <w:sz w:val="28"/>
                      <w:szCs w:val="28"/>
                    </w:rPr>
                  </m:ctrlPr>
                </m:sSupPr>
                <m:e>
                  <m:r>
                    <w:rPr>
                      <w:rFonts w:ascii="Cambria Math" w:cs="Times New Roman" w:eastAsia="宋体" w:hAnsi="Cambria Math"/>
                      <w:sz w:val="28"/>
                      <w:szCs w:val="28"/>
                    </w:rPr>
                    <m:t>l</m:t>
                  </m:r>
                </m:e>
                <m:sup>
                  <m:r>
                    <w:rPr>
                      <w:rFonts w:ascii="Cambria Math" w:cs="Times New Roman" w:eastAsia="宋体" w:hAnsi="Cambria Math"/>
                      <w:sz w:val="28"/>
                      <w:szCs w:val="28"/>
                    </w:rPr>
                    <m:t>-1</m:t>
                  </m:r>
                </m:sup>
              </m:sSup>
            </m:num>
            <m:den>
              <m:r>
                <w:rPr>
                  <w:rFonts w:ascii="Cambria Math" w:cs="Times New Roman" w:eastAsia="宋体" w:hAnsi="Cambria Math"/>
                  <w:sz w:val="28"/>
                  <w:szCs w:val="28"/>
                </w:rPr>
                <m:t>1 mole</m:t>
              </m:r>
            </m:den>
          </m:f>
          <m:r>
            <w:rPr>
              <w:rFonts w:ascii="Cambria Math" w:cs="Times New Roman" w:eastAsia="宋体" w:hAnsi="Cambria Math"/>
              <w:sz w:val="28"/>
              <w:szCs w:val="28"/>
            </w:rPr>
            <m:t>= 60 kJ</m:t>
          </m:r>
        </m:oMath>
      </m:oMathPara>
    </w:p>
    <w:p>
      <w:pPr>
        <w:pStyle w:val="style0"/>
        <w:rPr>
          <w:rFonts w:ascii="Times New Roman" w:cs="Times New Roman" w:eastAsia="宋体" w:hAnsi="Times New Roman"/>
          <w:sz w:val="28"/>
          <w:szCs w:val="28"/>
          <w:rPrChange w:id="22555" w:author="user pc" w:date="2022-03-15T10:14:00Z">
            <w:rPr>
              <w:rFonts w:ascii="Cambria Math" w:eastAsia="宋体" w:hAnsi="Cambria Math"/>
            </w:rPr>
          </w:rPrChange>
        </w:rPr>
      </w:pPr>
      <w:r w:rsidRPr="FA570E27">
        <w:rPr>
          <w:rFonts w:ascii="Times New Roman" w:cs="Times New Roman" w:eastAsia="宋体" w:hAnsi="Times New Roman"/>
          <w:sz w:val="28"/>
          <w:szCs w:val="28"/>
          <w:rPrChange w:id="22556" w:author="user pc" w:date="2022-03-15T10:14:00Z">
            <w:rPr>
              <w:rFonts w:eastAsia="宋体" w:hAnsi="Cambria Math"/>
            </w:rPr>
          </w:rPrChange>
        </w:rPr>
        <w:t>10</w:t>
      </w:r>
      <w:r>
        <w:rPr>
          <w:rFonts w:ascii="Times New Roman" w:cs="Times New Roman" w:eastAsia="宋体" w:hAnsi="Times New Roman"/>
          <w:sz w:val="28"/>
          <w:szCs w:val="28"/>
        </w:rPr>
        <w:t xml:space="preserve"> </w:t>
      </w:r>
      <w:r w:rsidRPr="23B187BE">
        <w:rPr>
          <w:rFonts w:ascii="Times New Roman" w:cs="Times New Roman" w:eastAsia="宋体" w:hAnsi="Times New Roman"/>
          <w:sz w:val="28"/>
          <w:szCs w:val="28"/>
          <w:rPrChange w:id="22557" w:author="user pc" w:date="2022-03-15T10:14:00Z">
            <w:rPr>
              <w:rFonts w:eastAsia="宋体" w:hAnsi="Cambria Math"/>
            </w:rPr>
          </w:rPrChange>
        </w:rPr>
        <w:t xml:space="preserve">moles </w:t>
      </w:r>
      <w:r w:rsidRPr="E1B4A653">
        <w:rPr>
          <w:rFonts w:ascii="Times New Roman" w:cs="Times New Roman" w:eastAsia="宋体" w:hAnsi="Times New Roman"/>
          <w:sz w:val="28"/>
          <w:szCs w:val="28"/>
          <w:rPrChange w:id="22558" w:author="user pc" w:date="2022-03-15T10:14:00Z">
            <w:rPr>
              <w:rFonts w:eastAsia="宋体" w:hAnsi="Cambria Math"/>
            </w:rPr>
          </w:rPrChange>
        </w:rPr>
        <w:t xml:space="preserve">×oles </w:t>
      </w:r>
      <w:r w:rsidRPr="4741CE99">
        <w:rPr>
          <w:rFonts w:ascii="Times New Roman" w:cs="Times New Roman" w:eastAsia="宋体" w:hAnsi="Times New Roman"/>
          <w:sz w:val="28"/>
          <w:szCs w:val="28"/>
          <w:rPrChange w:id="22559" w:author="user pc" w:date="2022-03-15T10:14:00Z">
            <w:rPr>
              <w:rFonts w:eastAsia="宋体" w:hAnsi="Cambria Math"/>
            </w:rPr>
          </w:rPrChange>
        </w:rPr>
        <w:t>J/mol / 1 mole = 60kJ</w:t>
      </w:r>
    </w:p>
    <w:p>
      <w:pPr>
        <w:pStyle w:val="style0"/>
        <w:rPr>
          <w:rFonts w:ascii="Times New Roman" w:cs="Times New Roman" w:eastAsia="宋体" w:hAnsi="Times New Roman"/>
          <w:sz w:val="28"/>
          <w:szCs w:val="28"/>
          <w:rPrChange w:id="22560" w:author="user pc" w:date="2022-03-15T10:14:00Z">
            <w:rPr>
              <w:rFonts w:ascii="Cambria Math" w:eastAsia="宋体" w:hAnsi="Cambria Math"/>
            </w:rPr>
          </w:rPrChange>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Change w:id="22561" w:author="user pc" w:date="2022-03-15T10:14:00Z">
            <w:rPr>
              <w:rFonts w:ascii="Cambria Math" w:eastAsia="宋体" w:hAnsi="Cambria Math"/>
            </w:rPr>
          </w:rPrChange>
        </w:rPr>
      </w:pPr>
    </w:p>
    <w:p>
      <w:pPr>
        <w:pStyle w:val="style0"/>
        <w:rPr>
          <w:rFonts w:ascii="Times New Roman" w:cs="Times New Roman" w:eastAsia="宋体" w:hAnsi="Times New Roman"/>
          <w:b/>
          <w:bCs/>
          <w:sz w:val="28"/>
          <w:szCs w:val="28"/>
          <w:rPrChange w:id="22562" w:author="user pc" w:date="2022-03-15T10:14:00Z">
            <w:rPr>
              <w:rFonts w:eastAsia="宋体" w:hAnsi="Cambria Math"/>
              <w:b/>
              <w:bCs/>
            </w:rPr>
          </w:rPrChange>
        </w:rPr>
      </w:pPr>
      <w:r w:rsidRPr="F782CAB4">
        <w:rPr>
          <w:rFonts w:ascii="Times New Roman" w:cs="Times New Roman" w:eastAsia="宋体" w:hAnsi="Times New Roman"/>
          <w:b/>
          <w:bCs/>
          <w:sz w:val="28"/>
          <w:szCs w:val="28"/>
          <w:rPrChange w:id="22563" w:author="user pc" w:date="2022-03-15T10:14:00Z">
            <w:rPr>
              <w:rFonts w:eastAsia="宋体" w:hAnsi="Cambria Math"/>
              <w:b/>
              <w:bCs/>
            </w:rPr>
          </w:rPrChange>
        </w:rPr>
        <w:t>TAKE AWAY</w:t>
      </w:r>
    </w:p>
    <w:p>
      <w:pPr>
        <w:pStyle w:val="style0"/>
        <w:rPr>
          <w:rFonts w:ascii="Times New Roman" w:cs="Times New Roman" w:eastAsia="宋体" w:hAnsi="Times New Roman"/>
          <w:sz w:val="28"/>
          <w:szCs w:val="28"/>
          <w:rPrChange w:id="22564" w:author="user pc" w:date="2022-03-15T10:14:00Z">
            <w:rPr>
              <w:rFonts w:eastAsia="宋体" w:hAnsi="Cambria Math"/>
            </w:rPr>
          </w:rPrChange>
        </w:rPr>
      </w:pPr>
      <w:r w:rsidRPr="95A43316">
        <w:rPr>
          <w:rFonts w:ascii="Times New Roman" w:cs="Times New Roman" w:eastAsia="宋体" w:hAnsi="Times New Roman"/>
          <w:sz w:val="28"/>
          <w:szCs w:val="28"/>
          <w:rPrChange w:id="22565" w:author="user pc" w:date="2022-03-15T10:14:00Z">
            <w:rPr>
              <w:rFonts w:eastAsia="宋体" w:hAnsi="Cambria Math"/>
            </w:rPr>
          </w:rPrChange>
        </w:rPr>
        <w:t>1. A student of Ray</w:t>
      </w:r>
      <w:r>
        <w:rPr>
          <w:rFonts w:ascii="Times New Roman" w:cs="Times New Roman" w:eastAsia="宋体" w:hAnsi="Times New Roman"/>
          <w:sz w:val="28"/>
          <w:szCs w:val="28"/>
        </w:rPr>
        <w:t>-Field International Secondary S</w:t>
      </w:r>
      <w:r w:rsidRPr="653CFD0A">
        <w:rPr>
          <w:rFonts w:ascii="Times New Roman" w:cs="Times New Roman" w:eastAsia="宋体" w:hAnsi="Times New Roman"/>
          <w:sz w:val="28"/>
          <w:szCs w:val="28"/>
          <w:rPrChange w:id="22566" w:author="user pc" w:date="2022-03-15T10:14:00Z">
            <w:rPr>
              <w:rFonts w:eastAsia="宋体" w:hAnsi="Cambria Math"/>
            </w:rPr>
          </w:rPrChange>
        </w:rPr>
        <w:t>chool, Akwa Ibom State performed an experiment to determine the enthalpy change in the reaction of magnesium with dilute HCl. He</w:t>
      </w:r>
      <w:r>
        <w:rPr>
          <w:rFonts w:ascii="Times New Roman" w:cs="Times New Roman" w:eastAsia="宋体" w:hAnsi="Times New Roman"/>
          <w:sz w:val="28"/>
          <w:szCs w:val="28"/>
        </w:rPr>
        <w:t xml:space="preserve"> </w:t>
      </w:r>
      <w:r w:rsidRPr="687B5D13">
        <w:rPr>
          <w:rFonts w:ascii="Times New Roman" w:cs="Times New Roman" w:eastAsia="宋体" w:hAnsi="Times New Roman"/>
          <w:sz w:val="28"/>
          <w:szCs w:val="28"/>
          <w:rPrChange w:id="22567" w:author="user pc" w:date="2022-03-15T10:14:00Z">
            <w:rPr>
              <w:rFonts w:eastAsia="宋体" w:hAnsi="Cambria Math"/>
            </w:rPr>
          </w:rPrChange>
        </w:rPr>
        <w:t xml:space="preserve">added 5g of magnesium ribbon to excess </w:t>
      </w:r>
      <w:r>
        <w:rPr>
          <w:rFonts w:ascii="Times New Roman" w:cs="Times New Roman" w:eastAsia="宋体" w:hAnsi="Times New Roman"/>
          <w:sz w:val="28"/>
          <w:szCs w:val="28"/>
        </w:rPr>
        <w:t xml:space="preserve">dilute hydrochloric in a glass </w:t>
      </w:r>
      <w:r w:rsidRPr="A7B8805A">
        <w:rPr>
          <w:rFonts w:ascii="Times New Roman" w:cs="Times New Roman" w:eastAsia="宋体" w:hAnsi="Times New Roman"/>
          <w:sz w:val="28"/>
          <w:szCs w:val="28"/>
          <w:rPrChange w:id="22568" w:author="user pc" w:date="2022-03-15T10:14:00Z">
            <w:rPr>
              <w:rFonts w:eastAsia="宋体" w:hAnsi="Cambria Math"/>
            </w:rPr>
          </w:rPrChange>
        </w:rPr>
        <w:t>Calorimeter. The temperature of the reaction system rose from 25°C to 45°C at the end of the reaction. Assuming that the specific heat capacity of HCl is 4.2 Jg</w:t>
      </w:r>
      <w:r w:rsidRPr="04EC68F1">
        <w:rPr>
          <w:rFonts w:ascii="Times New Roman" w:cs="Times New Roman" w:eastAsia="宋体" w:hAnsi="Times New Roman"/>
          <w:sz w:val="28"/>
          <w:szCs w:val="28"/>
          <w:vertAlign w:val="superscript"/>
          <w:rPrChange w:id="22569" w:author="user pc" w:date="2022-03-15T10:14:00Z">
            <w:rPr>
              <w:rFonts w:eastAsia="宋体" w:hAnsi="Cambria Math"/>
              <w:vertAlign w:val="superscript"/>
            </w:rPr>
          </w:rPrChange>
        </w:rPr>
        <w:t>-1</w:t>
      </w:r>
      <w:r w:rsidRPr="189E5986">
        <w:rPr>
          <w:rFonts w:ascii="Times New Roman" w:cs="Times New Roman" w:eastAsia="宋体" w:hAnsi="Times New Roman"/>
          <w:sz w:val="28"/>
          <w:szCs w:val="28"/>
          <w:rPrChange w:id="22570" w:author="user pc" w:date="2022-03-15T10:14:00Z">
            <w:rPr>
              <w:rFonts w:eastAsia="宋体" w:hAnsi="Cambria Math"/>
            </w:rPr>
          </w:rPrChange>
        </w:rPr>
        <w:t>K</w:t>
      </w:r>
      <w:r w:rsidRPr="A70C0C47">
        <w:rPr>
          <w:rFonts w:ascii="Times New Roman" w:cs="Times New Roman" w:eastAsia="宋体" w:hAnsi="Times New Roman"/>
          <w:sz w:val="28"/>
          <w:szCs w:val="28"/>
          <w:vertAlign w:val="superscript"/>
          <w:rPrChange w:id="22571" w:author="user pc" w:date="2022-03-15T10:14:00Z">
            <w:rPr>
              <w:rFonts w:eastAsia="宋体" w:hAnsi="Cambria Math"/>
              <w:vertAlign w:val="superscript"/>
            </w:rPr>
          </w:rPrChange>
        </w:rPr>
        <w:t>-1</w:t>
      </w:r>
      <w:r w:rsidRPr="6C62C23D">
        <w:rPr>
          <w:rFonts w:ascii="Times New Roman" w:cs="Times New Roman" w:eastAsia="宋体" w:hAnsi="Times New Roman"/>
          <w:sz w:val="28"/>
          <w:szCs w:val="28"/>
          <w:rPrChange w:id="22572" w:author="user pc" w:date="2022-03-15T10:14:00Z">
            <w:rPr>
              <w:rFonts w:eastAsia="宋体" w:hAnsi="Cambria Math"/>
            </w:rPr>
          </w:rPrChange>
        </w:rPr>
        <w:t>. Calculate the:</w:t>
      </w:r>
    </w:p>
    <w:p>
      <w:pPr>
        <w:pStyle w:val="style0"/>
        <w:rPr>
          <w:rFonts w:ascii="Times New Roman" w:cs="Times New Roman" w:eastAsia="宋体" w:hAnsi="Times New Roman"/>
          <w:sz w:val="28"/>
          <w:szCs w:val="28"/>
          <w:rPrChange w:id="22573" w:author="user pc" w:date="2022-03-15T10:14:00Z">
            <w:rPr>
              <w:rFonts w:eastAsia="宋体" w:hAnsi="Cambria Math"/>
            </w:rPr>
          </w:rPrChange>
        </w:rPr>
      </w:pPr>
      <w:r>
        <w:rPr>
          <w:rFonts w:ascii="Times New Roman" w:cs="Times New Roman" w:eastAsia="宋体" w:hAnsi="Times New Roman"/>
          <w:sz w:val="28"/>
          <w:szCs w:val="28"/>
        </w:rPr>
        <w:t>I) E</w:t>
      </w:r>
      <w:r w:rsidRPr="BA6EB158">
        <w:rPr>
          <w:rFonts w:ascii="Times New Roman" w:cs="Times New Roman" w:eastAsia="宋体" w:hAnsi="Times New Roman"/>
          <w:sz w:val="28"/>
          <w:szCs w:val="28"/>
          <w:rPrChange w:id="22574" w:author="user pc" w:date="2022-03-15T10:14:00Z">
            <w:rPr>
              <w:rFonts w:eastAsia="宋体" w:hAnsi="Cambria Math"/>
            </w:rPr>
          </w:rPrChange>
        </w:rPr>
        <w:t xml:space="preserve">nthalpy change of solution of magnesium ribbon. </w:t>
      </w:r>
      <w:r w:rsidRPr="AB142623">
        <w:rPr>
          <w:rFonts w:ascii="Times New Roman" w:cs="Times New Roman" w:eastAsia="宋体" w:hAnsi="Times New Roman"/>
          <w:b/>
          <w:bCs/>
          <w:sz w:val="28"/>
          <w:szCs w:val="28"/>
          <w:rPrChange w:id="22575" w:author="user pc" w:date="2022-03-15T10:14:00Z">
            <w:rPr>
              <w:rFonts w:eastAsia="宋体" w:hAnsi="Cambria Math"/>
              <w:b/>
              <w:bCs/>
            </w:rPr>
          </w:rPrChange>
        </w:rPr>
        <w:t>Ans. 6153Jg</w:t>
      </w:r>
      <w:r w:rsidRPr="F6DDD42E">
        <w:rPr>
          <w:rFonts w:ascii="Times New Roman" w:cs="Times New Roman" w:eastAsia="宋体" w:hAnsi="Times New Roman"/>
          <w:b/>
          <w:bCs/>
          <w:sz w:val="28"/>
          <w:szCs w:val="28"/>
          <w:vertAlign w:val="superscript"/>
          <w:rPrChange w:id="22576" w:author="user pc" w:date="2022-03-15T10:14:00Z">
            <w:rPr>
              <w:rFonts w:eastAsia="宋体" w:hAnsi="Cambria Math"/>
              <w:b/>
              <w:bCs/>
              <w:vertAlign w:val="superscript"/>
            </w:rPr>
          </w:rPrChange>
        </w:rPr>
        <w:t>-1</w:t>
      </w:r>
      <w:r w:rsidRPr="D011E12E">
        <w:rPr>
          <w:rFonts w:ascii="Times New Roman" w:cs="Times New Roman" w:eastAsia="宋体" w:hAnsi="Times New Roman"/>
          <w:b/>
          <w:bCs/>
          <w:sz w:val="28"/>
          <w:szCs w:val="28"/>
          <w:rPrChange w:id="22577" w:author="user pc" w:date="2022-03-15T10:14:00Z">
            <w:rPr>
              <w:rFonts w:eastAsia="宋体" w:hAnsi="Cambria Math"/>
              <w:b/>
              <w:bCs/>
            </w:rPr>
          </w:rPrChange>
        </w:rPr>
        <w:t>K</w:t>
      </w:r>
      <w:r w:rsidRPr="E4A30BB4">
        <w:rPr>
          <w:rFonts w:ascii="Times New Roman" w:cs="Times New Roman" w:eastAsia="宋体" w:hAnsi="Times New Roman"/>
          <w:b/>
          <w:bCs/>
          <w:sz w:val="28"/>
          <w:szCs w:val="28"/>
          <w:vertAlign w:val="superscript"/>
          <w:rPrChange w:id="22578" w:author="user pc" w:date="2022-03-15T10:14:00Z">
            <w:rPr>
              <w:rFonts w:eastAsia="宋体" w:hAnsi="Cambria Math"/>
              <w:b/>
              <w:bCs/>
              <w:vertAlign w:val="superscript"/>
            </w:rPr>
          </w:rPrChange>
        </w:rPr>
        <w:t>-1</w:t>
      </w:r>
      <w:r w:rsidRPr="E7466A90">
        <w:rPr>
          <w:rFonts w:ascii="Times New Roman" w:cs="Times New Roman" w:eastAsia="宋体" w:hAnsi="Times New Roman"/>
          <w:b/>
          <w:bCs/>
          <w:sz w:val="28"/>
          <w:szCs w:val="28"/>
          <w:rPrChange w:id="22579" w:author="user pc" w:date="2022-03-15T10:14:00Z">
            <w:rPr>
              <w:rFonts w:eastAsia="宋体" w:hAnsi="Cambria Math"/>
              <w:b/>
              <w:bCs/>
            </w:rPr>
          </w:rPrChange>
        </w:rPr>
        <w:t>.</w:t>
      </w:r>
    </w:p>
    <w:p>
      <w:pPr>
        <w:pStyle w:val="style0"/>
        <w:rPr>
          <w:rFonts w:ascii="Times New Roman" w:cs="Times New Roman" w:eastAsia="宋体" w:hAnsi="Times New Roman"/>
          <w:sz w:val="28"/>
          <w:szCs w:val="28"/>
          <w:rPrChange w:id="22580" w:author="user pc" w:date="2022-03-15T10:14:00Z">
            <w:rPr>
              <w:rFonts w:ascii="Cambria Math" w:eastAsia="宋体" w:hAnsi="Cambria Math"/>
            </w:rPr>
          </w:rPrChange>
        </w:rPr>
      </w:pPr>
      <w:r w:rsidRPr="CD670D14">
        <w:rPr>
          <w:rFonts w:ascii="Times New Roman" w:cs="Times New Roman" w:eastAsia="宋体" w:hAnsi="Times New Roman"/>
          <w:sz w:val="28"/>
          <w:szCs w:val="28"/>
          <w:rPrChange w:id="22581" w:author="user pc" w:date="2022-03-15T10:14:00Z">
            <w:rPr>
              <w:rFonts w:eastAsia="宋体" w:hAnsi="Cambria Math"/>
            </w:rPr>
          </w:rPrChange>
        </w:rPr>
        <w:t>II) Molar enthalpy change of solution of magnesium ribbon in KJmol</w:t>
      </w:r>
      <w:r w:rsidRPr="111CDDD1">
        <w:rPr>
          <w:rFonts w:ascii="Times New Roman" w:cs="Times New Roman" w:eastAsia="宋体" w:hAnsi="Times New Roman"/>
          <w:sz w:val="28"/>
          <w:szCs w:val="28"/>
          <w:vertAlign w:val="superscript"/>
          <w:rPrChange w:id="22582" w:author="user pc" w:date="2022-03-15T10:14:00Z">
            <w:rPr>
              <w:rFonts w:eastAsia="宋体" w:hAnsi="Cambria Math"/>
              <w:vertAlign w:val="superscript"/>
            </w:rPr>
          </w:rPrChange>
        </w:rPr>
        <w:t>-1.</w:t>
      </w:r>
      <w:r w:rsidRPr="AA1D0F9D">
        <w:rPr>
          <w:rFonts w:ascii="Times New Roman" w:cs="Times New Roman" w:eastAsia="宋体" w:hAnsi="Times New Roman"/>
          <w:b/>
          <w:bCs/>
          <w:sz w:val="28"/>
          <w:szCs w:val="28"/>
          <w:rPrChange w:id="22583" w:author="user pc" w:date="2022-03-15T10:14:00Z">
            <w:rPr>
              <w:rFonts w:eastAsia="宋体" w:hAnsi="Cambria Math"/>
              <w:b/>
              <w:bCs/>
            </w:rPr>
          </w:rPrChange>
        </w:rPr>
        <w:t>Ans. 29.5817 KJmol</w:t>
      </w:r>
      <w:r w:rsidRPr="31398002">
        <w:rPr>
          <w:rFonts w:ascii="Times New Roman" w:cs="Times New Roman" w:eastAsia="宋体" w:hAnsi="Times New Roman"/>
          <w:b/>
          <w:bCs/>
          <w:sz w:val="28"/>
          <w:szCs w:val="28"/>
          <w:vertAlign w:val="superscript"/>
          <w:rPrChange w:id="22584" w:author="user pc" w:date="2022-03-15T10:14:00Z">
            <w:rPr>
              <w:rFonts w:eastAsia="宋体" w:hAnsi="Cambria Math"/>
              <w:b/>
              <w:bCs/>
              <w:vertAlign w:val="superscript"/>
            </w:rPr>
          </w:rPrChange>
        </w:rPr>
        <w:t>-1.</w:t>
      </w:r>
    </w:p>
    <w:p>
      <w:pPr>
        <w:pStyle w:val="style0"/>
        <w:rPr>
          <w:rFonts w:ascii="Times New Roman" w:cs="Times New Roman" w:eastAsia="宋体" w:hAnsi="Times New Roman"/>
          <w:b/>
          <w:bCs/>
          <w:sz w:val="28"/>
          <w:szCs w:val="28"/>
          <w:rPrChange w:id="22585" w:author="user pc" w:date="2022-03-15T10:14:00Z">
            <w:rPr>
              <w:rFonts w:eastAsia="宋体" w:hAnsi="Cambria Math"/>
              <w:b/>
              <w:bCs/>
            </w:rPr>
          </w:rPrChange>
        </w:rPr>
      </w:pPr>
      <w:r w:rsidRPr="E6183D14">
        <w:rPr>
          <w:rFonts w:ascii="Times New Roman" w:cs="Times New Roman" w:eastAsia="宋体" w:hAnsi="Times New Roman"/>
          <w:sz w:val="28"/>
          <w:szCs w:val="28"/>
          <w:rPrChange w:id="22586" w:author="user pc" w:date="2022-03-15T10:14:00Z">
            <w:rPr>
              <w:rFonts w:eastAsia="宋体" w:hAnsi="Cambria Math"/>
            </w:rPr>
          </w:rPrChange>
        </w:rPr>
        <w:t xml:space="preserve">III) </w:t>
      </w:r>
      <w:r>
        <w:rPr>
          <w:rFonts w:ascii="Times New Roman" w:cs="Times New Roman" w:eastAsia="宋体" w:hAnsi="Times New Roman"/>
          <w:sz w:val="28"/>
          <w:szCs w:val="28"/>
        </w:rPr>
        <w:t>State</w:t>
      </w:r>
      <w:r w:rsidRPr="1B0172DA">
        <w:rPr>
          <w:rFonts w:ascii="Times New Roman" w:cs="Times New Roman" w:eastAsia="宋体" w:hAnsi="Times New Roman"/>
          <w:sz w:val="28"/>
          <w:szCs w:val="28"/>
          <w:rPrChange w:id="22587" w:author="user pc" w:date="2022-03-15T10:14:00Z">
            <w:rPr>
              <w:rFonts w:eastAsia="宋体" w:hAnsi="Cambria Math"/>
            </w:rPr>
          </w:rPrChange>
        </w:rPr>
        <w:t xml:space="preserve"> 3 sources of errors in </w:t>
      </w:r>
      <w:r>
        <w:rPr>
          <w:rFonts w:ascii="Times New Roman" w:cs="Times New Roman" w:eastAsia="宋体" w:hAnsi="Times New Roman"/>
          <w:sz w:val="28"/>
          <w:szCs w:val="28"/>
        </w:rPr>
        <w:t xml:space="preserve">the </w:t>
      </w:r>
      <w:r w:rsidRPr="E4C50C35">
        <w:rPr>
          <w:rFonts w:ascii="Times New Roman" w:cs="Times New Roman" w:eastAsia="宋体" w:hAnsi="Times New Roman"/>
          <w:sz w:val="28"/>
          <w:szCs w:val="28"/>
          <w:rPrChange w:id="22588" w:author="user pc" w:date="2022-03-15T10:14:00Z">
            <w:rPr>
              <w:rFonts w:eastAsia="宋体" w:hAnsi="Cambria Math"/>
            </w:rPr>
          </w:rPrChange>
        </w:rPr>
        <w:t>student's experiment.</w:t>
      </w:r>
      <w:r>
        <w:rPr>
          <w:rFonts w:ascii="Times New Roman" w:cs="Times New Roman" w:eastAsia="宋体" w:hAnsi="Times New Roman"/>
          <w:sz w:val="28"/>
          <w:szCs w:val="28"/>
        </w:rPr>
        <w:t xml:space="preserve"> </w:t>
      </w:r>
      <w:r w:rsidRPr="A2D0FED0">
        <w:rPr>
          <w:rFonts w:ascii="Times New Roman" w:cs="Times New Roman" w:eastAsia="宋体" w:hAnsi="Times New Roman"/>
          <w:b/>
          <w:bCs/>
          <w:sz w:val="28"/>
          <w:szCs w:val="28"/>
          <w:rPrChange w:id="22589" w:author="user pc" w:date="2022-03-15T10:14:00Z">
            <w:rPr>
              <w:rFonts w:eastAsia="宋体" w:hAnsi="Cambria Math"/>
              <w:b/>
              <w:bCs/>
            </w:rPr>
          </w:rPrChange>
        </w:rPr>
        <w:t>Ans.:</w:t>
      </w:r>
    </w:p>
    <w:p>
      <w:pPr>
        <w:pStyle w:val="style0"/>
        <w:rPr>
          <w:rFonts w:ascii="Times New Roman" w:cs="Times New Roman" w:eastAsia="宋体" w:hAnsi="Times New Roman"/>
          <w:b/>
          <w:bCs/>
          <w:sz w:val="28"/>
          <w:szCs w:val="28"/>
          <w:rPrChange w:id="22590" w:author="user pc" w:date="2022-03-15T10:14:00Z">
            <w:rPr>
              <w:rFonts w:eastAsia="宋体" w:hAnsi="Cambria Math"/>
              <w:b/>
              <w:bCs/>
            </w:rPr>
          </w:rPrChange>
        </w:rPr>
      </w:pPr>
      <w:r w:rsidRPr="4B2D0BE5">
        <w:rPr>
          <w:rFonts w:ascii="Times New Roman" w:cs="Times New Roman" w:eastAsia="宋体" w:hAnsi="Times New Roman"/>
          <w:b/>
          <w:bCs/>
          <w:sz w:val="28"/>
          <w:szCs w:val="28"/>
          <w:rPrChange w:id="22591" w:author="user pc" w:date="2022-03-15T10:14:00Z">
            <w:rPr>
              <w:rFonts w:eastAsia="宋体" w:hAnsi="Cambria Math"/>
              <w:b/>
              <w:bCs/>
            </w:rPr>
          </w:rPrChange>
        </w:rPr>
        <w:t>a. Improper mixing of the reactants.</w:t>
      </w:r>
    </w:p>
    <w:p>
      <w:pPr>
        <w:pStyle w:val="style0"/>
        <w:rPr>
          <w:rFonts w:ascii="Times New Roman" w:cs="Times New Roman" w:eastAsia="宋体" w:hAnsi="Times New Roman"/>
          <w:b/>
          <w:bCs/>
          <w:sz w:val="28"/>
          <w:szCs w:val="28"/>
          <w:rPrChange w:id="22592" w:author="user pc" w:date="2022-03-15T10:14:00Z">
            <w:rPr>
              <w:rFonts w:eastAsia="宋体" w:hAnsi="Cambria Math"/>
              <w:b/>
              <w:bCs/>
            </w:rPr>
          </w:rPrChange>
        </w:rPr>
      </w:pPr>
      <w:r w:rsidRPr="4A59FF8A">
        <w:rPr>
          <w:rFonts w:ascii="Times New Roman" w:cs="Times New Roman" w:eastAsia="宋体" w:hAnsi="Times New Roman"/>
          <w:b/>
          <w:bCs/>
          <w:sz w:val="28"/>
          <w:szCs w:val="28"/>
          <w:rPrChange w:id="22593" w:author="user pc" w:date="2022-03-15T10:14:00Z">
            <w:rPr>
              <w:rFonts w:eastAsia="宋体" w:hAnsi="Cambria Math"/>
              <w:b/>
              <w:bCs/>
            </w:rPr>
          </w:rPrChange>
        </w:rPr>
        <w:t>b. Placing the thermometer bulb slowly on dissolving particles.</w:t>
      </w:r>
    </w:p>
    <w:p>
      <w:pPr>
        <w:pStyle w:val="style0"/>
        <w:rPr>
          <w:rFonts w:ascii="Times New Roman" w:cs="Times New Roman" w:eastAsia="宋体" w:hAnsi="Times New Roman"/>
          <w:b/>
          <w:bCs/>
          <w:sz w:val="28"/>
          <w:szCs w:val="28"/>
          <w:rPrChange w:id="22594" w:author="user pc" w:date="2022-03-15T10:14:00Z">
            <w:rPr>
              <w:rFonts w:eastAsia="宋体" w:hAnsi="Cambria Math"/>
              <w:b/>
              <w:bCs/>
            </w:rPr>
          </w:rPrChange>
        </w:rPr>
      </w:pPr>
      <w:r w:rsidRPr="4C0E7445">
        <w:rPr>
          <w:rFonts w:ascii="Times New Roman" w:cs="Times New Roman" w:eastAsia="宋体" w:hAnsi="Times New Roman"/>
          <w:b/>
          <w:bCs/>
          <w:sz w:val="28"/>
          <w:szCs w:val="28"/>
          <w:rPrChange w:id="22595" w:author="user pc" w:date="2022-03-15T10:14:00Z">
            <w:rPr>
              <w:rFonts w:eastAsia="宋体" w:hAnsi="Cambria Math"/>
              <w:b/>
              <w:bCs/>
            </w:rPr>
          </w:rPrChange>
        </w:rPr>
        <w:t>c. Inaccurate thermometer reading.</w:t>
      </w:r>
    </w:p>
    <w:p>
      <w:pPr>
        <w:pStyle w:val="style0"/>
        <w:rPr>
          <w:rFonts w:ascii="Times New Roman" w:cs="Times New Roman" w:eastAsia="宋体" w:hAnsi="Times New Roman"/>
          <w:b/>
          <w:bCs/>
          <w:sz w:val="28"/>
          <w:szCs w:val="28"/>
          <w:rPrChange w:id="22596" w:author="user pc" w:date="2022-03-15T10:14:00Z">
            <w:rPr>
              <w:rFonts w:eastAsia="宋体" w:hAnsi="Cambria Math"/>
              <w:b/>
              <w:bCs/>
            </w:rPr>
          </w:rPrChange>
        </w:rPr>
      </w:pPr>
      <w:r w:rsidRPr="A96346AE">
        <w:rPr>
          <w:rFonts w:ascii="Times New Roman" w:cs="Times New Roman" w:eastAsia="宋体" w:hAnsi="Times New Roman"/>
          <w:b/>
          <w:bCs/>
          <w:sz w:val="28"/>
          <w:szCs w:val="28"/>
          <w:rPrChange w:id="22597" w:author="user pc" w:date="2022-03-15T10:14:00Z">
            <w:rPr>
              <w:rFonts w:eastAsia="宋体" w:hAnsi="Cambria Math"/>
              <w:b/>
              <w:bCs/>
            </w:rPr>
          </w:rPrChange>
        </w:rPr>
        <w:t>d. Heat loss since the experiment was not carried out in a closed system.</w:t>
      </w:r>
    </w:p>
    <w:p>
      <w:pPr>
        <w:pStyle w:val="style0"/>
        <w:rPr>
          <w:rFonts w:ascii="Times New Roman" w:cs="Times New Roman" w:eastAsia="宋体" w:hAnsi="Times New Roman"/>
          <w:b/>
          <w:bCs/>
          <w:sz w:val="28"/>
          <w:szCs w:val="28"/>
          <w:rPrChange w:id="22598" w:author="user pc" w:date="2022-03-15T10:14:00Z">
            <w:rPr>
              <w:rFonts w:eastAsia="宋体" w:hAnsi="Cambria Math"/>
              <w:b/>
              <w:bCs/>
            </w:rPr>
          </w:rPrChange>
        </w:rPr>
      </w:pPr>
    </w:p>
    <w:p>
      <w:pPr>
        <w:pStyle w:val="style0"/>
        <w:rPr>
          <w:rFonts w:ascii="Times New Roman" w:cs="Times New Roman" w:eastAsia="宋体" w:hAnsi="Times New Roman"/>
          <w:sz w:val="28"/>
          <w:szCs w:val="28"/>
          <w:rPrChange w:id="22599" w:author="user pc" w:date="2022-03-15T10:14:00Z">
            <w:rPr>
              <w:rFonts w:ascii="Cambria Math" w:eastAsia="宋体" w:hAnsi="Cambria Math"/>
            </w:rPr>
          </w:rPrChange>
        </w:rPr>
      </w:pPr>
      <w:r w:rsidRPr="11821B46">
        <w:rPr>
          <w:rFonts w:ascii="Times New Roman" w:cs="Times New Roman" w:eastAsia="宋体" w:hAnsi="Times New Roman"/>
          <w:sz w:val="28"/>
          <w:szCs w:val="28"/>
          <w:rPrChange w:id="22600" w:author="user pc" w:date="2022-03-15T10:14:00Z">
            <w:rPr>
              <w:rFonts w:eastAsia="宋体" w:hAnsi="Cambria Math"/>
            </w:rPr>
          </w:rPrChange>
        </w:rPr>
        <w:t xml:space="preserve">2. How much energy is needed to convert 90 grams of ice at -12sed system.C at the end of the </w:t>
      </w:r>
      <w:r>
        <w:rPr>
          <w:rFonts w:ascii="Times New Roman" w:cs="Times New Roman" w:eastAsia="宋体" w:hAnsi="Times New Roman"/>
          <w:sz w:val="28"/>
          <w:szCs w:val="28"/>
        </w:rPr>
        <w:t xml:space="preserve"> </w:t>
      </w:r>
      <w:r w:rsidRPr="371240BB">
        <w:rPr>
          <w:rFonts w:ascii="Times New Roman" w:cs="Times New Roman" w:eastAsia="宋体" w:hAnsi="Times New Roman"/>
          <w:sz w:val="28"/>
          <w:szCs w:val="28"/>
          <w:rPrChange w:id="22601" w:author="user pc" w:date="2022-03-15T10:14:00Z">
            <w:rPr>
              <w:rFonts w:eastAsia="宋体" w:hAnsi="Cambria Math"/>
            </w:rPr>
          </w:rPrChange>
        </w:rPr>
        <w:t>heat</w:t>
      </w:r>
      <w:r>
        <w:rPr>
          <w:rFonts w:ascii="Times New Roman" w:cs="Times New Roman" w:eastAsia="宋体" w:hAnsi="Times New Roman"/>
          <w:sz w:val="28"/>
          <w:szCs w:val="28"/>
        </w:rPr>
        <w:t xml:space="preserve"> </w:t>
      </w:r>
      <w:r w:rsidRPr="1D8E83F9">
        <w:rPr>
          <w:rFonts w:ascii="Times New Roman" w:cs="Times New Roman" w:eastAsia="宋体" w:hAnsi="Times New Roman"/>
          <w:sz w:val="28"/>
          <w:szCs w:val="28"/>
          <w:rPrChange w:id="22602" w:author="user pc" w:date="2022-03-15T10:14:00Z">
            <w:rPr>
              <w:rFonts w:eastAsia="宋体" w:hAnsi="Cambria Math"/>
            </w:rPr>
          </w:rPrChange>
        </w:rPr>
        <w:t>of</w:t>
      </w:r>
      <w:r>
        <w:rPr>
          <w:rFonts w:ascii="Times New Roman" w:cs="Times New Roman" w:eastAsia="宋体" w:hAnsi="Times New Roman"/>
          <w:sz w:val="28"/>
          <w:szCs w:val="28"/>
        </w:rPr>
        <w:t xml:space="preserve"> </w:t>
      </w:r>
      <w:r w:rsidRPr="D27F6644">
        <w:rPr>
          <w:rFonts w:ascii="Times New Roman" w:cs="Times New Roman" w:eastAsia="宋体" w:hAnsi="Times New Roman"/>
          <w:sz w:val="28"/>
          <w:szCs w:val="28"/>
          <w:rPrChange w:id="22603" w:author="user pc" w:date="2022-03-15T10:14:00Z">
            <w:rPr>
              <w:rFonts w:eastAsia="宋体" w:hAnsi="Cambria Math"/>
            </w:rPr>
          </w:rPrChange>
        </w:rPr>
        <w:t>fusion</w:t>
      </w:r>
      <w:r>
        <w:rPr>
          <w:rFonts w:ascii="Times New Roman" w:cs="Times New Roman" w:eastAsia="宋体" w:hAnsi="Times New Roman"/>
          <w:sz w:val="28"/>
          <w:szCs w:val="28"/>
        </w:rPr>
        <w:t xml:space="preserve"> </w:t>
      </w:r>
      <w:r w:rsidRPr="8A72F9B8">
        <w:rPr>
          <w:rFonts w:ascii="Times New Roman" w:cs="Times New Roman" w:eastAsia="宋体" w:hAnsi="Times New Roman"/>
          <w:sz w:val="28"/>
          <w:szCs w:val="28"/>
          <w:rPrChange w:id="22604" w:author="user pc" w:date="2022-03-15T10:14:00Z">
            <w:rPr>
              <w:rFonts w:eastAsia="宋体" w:hAnsi="Cambria Math"/>
            </w:rPr>
          </w:rPrChange>
        </w:rPr>
        <w:t>for</w:t>
      </w:r>
      <w:r>
        <w:rPr>
          <w:rFonts w:ascii="Times New Roman" w:cs="Times New Roman" w:eastAsia="宋体" w:hAnsi="Times New Roman"/>
          <w:sz w:val="28"/>
          <w:szCs w:val="28"/>
        </w:rPr>
        <w:t xml:space="preserve"> </w:t>
      </w:r>
      <w:r w:rsidRPr="CC02E75C">
        <w:rPr>
          <w:rFonts w:ascii="Times New Roman" w:cs="Times New Roman" w:eastAsia="宋体" w:hAnsi="Times New Roman"/>
          <w:sz w:val="28"/>
          <w:szCs w:val="28"/>
          <w:rPrChange w:id="22605" w:author="user pc" w:date="2022-03-15T10:14:00Z">
            <w:rPr>
              <w:rFonts w:eastAsia="宋体" w:hAnsi="Cambria Math"/>
            </w:rPr>
          </w:rPrChange>
        </w:rPr>
        <w:t>water</w:t>
      </w:r>
      <w:r>
        <w:rPr>
          <w:rFonts w:ascii="Times New Roman" w:cs="Times New Roman" w:eastAsia="宋体" w:hAnsi="Times New Roman"/>
          <w:sz w:val="28"/>
          <w:szCs w:val="28"/>
        </w:rPr>
        <w:t xml:space="preserve"> </w:t>
      </w:r>
      <w:r w:rsidRPr="CBAD74E4">
        <w:rPr>
          <w:rFonts w:ascii="Times New Roman" w:cs="Times New Roman" w:eastAsia="宋体" w:hAnsi="Times New Roman"/>
          <w:sz w:val="28"/>
          <w:szCs w:val="28"/>
          <w:rPrChange w:id="22606" w:author="user pc" w:date="2022-03-15T10:14:00Z">
            <w:rPr>
              <w:rFonts w:eastAsia="宋体" w:hAnsi="Cambria Math"/>
            </w:rPr>
          </w:rPrChange>
        </w:rPr>
        <w:t>is</w:t>
      </w:r>
      <w:r>
        <w:rPr>
          <w:rFonts w:ascii="Times New Roman" w:cs="Times New Roman" w:eastAsia="宋体" w:hAnsi="Times New Roman"/>
          <w:sz w:val="28"/>
          <w:szCs w:val="28"/>
        </w:rPr>
        <w:t xml:space="preserve"> </w:t>
      </w:r>
      <w:r w:rsidRPr="9EDE8C5C">
        <w:rPr>
          <w:rFonts w:ascii="Times New Roman" w:cs="Times New Roman" w:eastAsia="宋体" w:hAnsi="Times New Roman"/>
          <w:sz w:val="28"/>
          <w:szCs w:val="28"/>
          <w:rPrChange w:id="22607" w:author="user pc" w:date="2022-03-15T10:14:00Z">
            <w:rPr>
              <w:rFonts w:eastAsia="宋体" w:hAnsi="Cambria Math"/>
            </w:rPr>
          </w:rPrChange>
        </w:rPr>
        <w:t>6.0kJ/mol.</w:t>
      </w:r>
      <w:r>
        <w:rPr>
          <w:rFonts w:ascii="Times New Roman" w:cs="Times New Roman" w:hAnsi="Times New Roman"/>
          <w:sz w:val="28"/>
          <w:szCs w:val="28"/>
        </w:rPr>
        <w:t xml:space="preserve"> </w:t>
      </w:r>
      <w:r w:rsidRPr="17BE8BCB">
        <w:rPr>
          <w:rFonts w:ascii="Times New Roman" w:cs="Times New Roman" w:eastAsia="宋体" w:hAnsi="Times New Roman"/>
          <w:b/>
          <w:bCs/>
          <w:sz w:val="28"/>
          <w:szCs w:val="28"/>
          <w:rPrChange w:id="22608" w:author="user pc" w:date="2022-03-15T10:14:00Z">
            <w:rPr>
              <w:rFonts w:eastAsia="宋体" w:hAnsi="Cambria Math"/>
              <w:b/>
              <w:bCs/>
            </w:rPr>
          </w:rPrChange>
        </w:rPr>
        <w:t>Ans. 30 kJ</w:t>
      </w:r>
    </w:p>
    <w:p>
      <w:pPr>
        <w:pStyle w:val="style0"/>
        <w:rPr>
          <w:rFonts w:ascii="Times New Roman" w:cs="Times New Roman" w:eastAsia="宋体" w:hAnsi="Times New Roman"/>
          <w:sz w:val="28"/>
          <w:szCs w:val="28"/>
        </w:rPr>
      </w:pPr>
      <w:r w:rsidRPr="B2F41D24">
        <w:rPr>
          <w:rFonts w:ascii="Times New Roman" w:cs="Times New Roman" w:eastAsia="宋体" w:hAnsi="Times New Roman"/>
          <w:sz w:val="28"/>
          <w:szCs w:val="28"/>
          <w:rPrChange w:id="22609" w:author="user pc" w:date="2022-03-15T10:14:00Z">
            <w:rPr>
              <w:rFonts w:eastAsia="宋体" w:hAnsi="Cambria Math"/>
            </w:rPr>
          </w:rPrChange>
        </w:rPr>
        <w:t xml:space="preserve">3. </w:t>
      </w:r>
      <w:r>
        <w:rPr>
          <w:rFonts w:ascii="Times New Roman" w:cs="Times New Roman" w:eastAsia="宋体" w:hAnsi="Times New Roman"/>
          <w:sz w:val="28"/>
          <w:szCs w:val="28"/>
        </w:rPr>
        <w:t xml:space="preserve">In a laboratory experiment, 1.16g of an organic liquid fuel was completely burned in oxygen. The heat formed during this combustion raised the temperature of 100 g of water from 295.3 K to 357.8 K. Calculate the standard enthalpy of combustion of the fuel. Its relative molecular mass is 58. </w:t>
      </w:r>
    </w:p>
    <w:p>
      <w:pPr>
        <w:pStyle w:val="style0"/>
        <w:rPr>
          <w:rFonts w:ascii="Times New Roman" w:cs="Times New Roman" w:eastAsia="宋体" w:hAnsi="Times New Roman"/>
          <w:b/>
          <w:sz w:val="28"/>
          <w:szCs w:val="28"/>
          <w:rPrChange w:id="22610" w:author="user pc" w:date="2022-03-15T10:14:00Z">
            <w:rPr>
              <w:rFonts w:ascii="Cambria Math" w:eastAsia="宋体" w:hAnsi="Cambria Math"/>
            </w:rPr>
          </w:rPrChange>
        </w:rPr>
      </w:pPr>
      <w:r>
        <w:rPr>
          <w:rFonts w:ascii="Times New Roman" w:cs="Times New Roman" w:eastAsia="宋体" w:hAnsi="Times New Roman"/>
          <w:b/>
          <w:sz w:val="28"/>
          <w:szCs w:val="28"/>
        </w:rPr>
        <w:t>Ans. -1306 KJmol</w:t>
      </w:r>
      <w:r>
        <w:rPr>
          <w:rFonts w:ascii="Times New Roman" w:cs="Times New Roman" w:eastAsia="宋体" w:hAnsi="Times New Roman"/>
          <w:b/>
          <w:sz w:val="28"/>
          <w:szCs w:val="28"/>
          <w:vertAlign w:val="superscript"/>
        </w:rPr>
        <w:t>-1</w:t>
      </w:r>
      <w:r>
        <w:rPr>
          <w:rFonts w:ascii="Times New Roman" w:cs="Times New Roman" w:eastAsia="宋体" w:hAnsi="Times New Roman"/>
          <w:b/>
          <w:sz w:val="28"/>
          <w:szCs w:val="28"/>
        </w:rPr>
        <w:t xml:space="preserve">  </w:t>
      </w:r>
    </w:p>
    <w:p>
      <w:pPr>
        <w:pStyle w:val="style0"/>
        <w:rPr>
          <w:rFonts w:ascii="Times New Roman" w:cs="Times New Roman" w:hAnsi="Times New Roman"/>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color w:val="ffffff"/>
          <w:sz w:val="28"/>
          <w:szCs w:val="28"/>
          <w:highlight w:val="blue"/>
          <w:rPrChange w:id="22611" w:author="user pc" w:date="2022-03-15T10:14:00Z">
            <w:rPr>
              <w:rFonts w:ascii="Cambria Math" w:eastAsia="宋体" w:hAnsi="Cambria Math"/>
            </w:rPr>
          </w:rPrChange>
        </w:rPr>
      </w:pPr>
      <w:r w:rsidRPr="465CD39D">
        <w:rPr>
          <w:rFonts w:ascii="Times New Roman" w:cs="Times New Roman" w:eastAsia="宋体" w:hAnsi="Times New Roman"/>
          <w:b w:val="false"/>
          <w:bCs/>
          <w:color w:val="ffffff"/>
          <w:sz w:val="28"/>
          <w:szCs w:val="28"/>
          <w:highlight w:val="blue"/>
          <w:rPrChange w:id="22612" w:author="user pc" w:date="2022-03-15T10:14:00Z">
            <w:rPr>
              <w:rFonts w:ascii="Cambria Math" w:eastAsia="宋体" w:hAnsi="Cambria Math"/>
              <w:b/>
              <w:bCs/>
              <w:color w:val="0000ff"/>
              <w:highlight w:val="yellow"/>
            </w:rPr>
          </w:rPrChange>
        </w:rPr>
        <w:t>CHAPTER</w:t>
      </w:r>
      <w:r>
        <w:rPr>
          <w:rFonts w:ascii="Times New Roman" w:cs="Times New Roman" w:eastAsia="宋体" w:hAnsi="Times New Roman"/>
          <w:bCs/>
          <w:color w:val="ffffff"/>
          <w:sz w:val="28"/>
          <w:szCs w:val="28"/>
          <w:highlight w:val="blue"/>
        </w:rPr>
        <w:t xml:space="preserve"> </w:t>
      </w:r>
      <w:r w:rsidRPr="2931907B">
        <w:rPr>
          <w:rFonts w:ascii="Times New Roman" w:cs="Times New Roman" w:eastAsia="宋体" w:hAnsi="Times New Roman"/>
          <w:b w:val="false"/>
          <w:bCs/>
          <w:color w:val="ffffff"/>
          <w:sz w:val="28"/>
          <w:szCs w:val="28"/>
          <w:highlight w:val="blue"/>
          <w:rPrChange w:id="22613" w:author="user pc" w:date="2022-03-15T10:14:00Z">
            <w:rPr>
              <w:rFonts w:eastAsia="宋体" w:hAnsi="Cambria Math"/>
              <w:b/>
              <w:bCs/>
              <w:color w:val="0000ff"/>
              <w:highlight w:val="yellow"/>
            </w:rPr>
          </w:rPrChange>
        </w:rPr>
        <w:t>13: RADIOACTIVITY</w:t>
      </w:r>
    </w:p>
    <w:p>
      <w:pPr>
        <w:pStyle w:val="style0"/>
        <w:rPr>
          <w:rFonts w:ascii="Times New Roman" w:cs="Times New Roman" w:eastAsia="宋体" w:hAnsi="Times New Roman"/>
          <w:b/>
          <w:color w:val="ffffff"/>
          <w:sz w:val="28"/>
          <w:szCs w:val="28"/>
          <w:rPrChange w:id="22614" w:author="user pc" w:date="2022-03-15T10:14:00Z">
            <w:rPr>
              <w:rFonts w:eastAsia="宋体" w:hAnsi="Cambria Math"/>
              <w:b/>
              <w:color w:val="c00000"/>
            </w:rPr>
          </w:rPrChange>
        </w:rPr>
      </w:pPr>
      <w:r>
        <w:rPr>
          <w:rFonts w:ascii="Times New Roman" w:cs="Times New Roman" w:eastAsia="宋体" w:hAnsi="Times New Roman"/>
          <w:color w:val="ffffff"/>
          <w:sz w:val="28"/>
          <w:szCs w:val="28"/>
          <w:highlight w:val="blue"/>
        </w:rPr>
        <w:t>INTRODUCTION</w:t>
      </w:r>
    </w:p>
    <w:p>
      <w:pPr>
        <w:pStyle w:val="style0"/>
        <w:rPr>
          <w:rFonts w:ascii="Times New Roman" w:cs="Times New Roman" w:eastAsia="宋体" w:hAnsi="Times New Roman"/>
          <w:b/>
          <w:sz w:val="28"/>
          <w:szCs w:val="28"/>
          <w:rPrChange w:id="22615" w:author="user pc" w:date="2022-03-15T10:14:00Z">
            <w:rPr>
              <w:rFonts w:eastAsia="宋体" w:hAnsi="Cambria Math"/>
              <w:b/>
            </w:rPr>
          </w:rPrChange>
        </w:rPr>
      </w:pPr>
      <m:oMath>
        <m:r w:rsidRPr="CD8B3F7E">
          <m:rPr>
            <m:sty m:val="bi"/>
          </m:rPr>
          <w:rPr>
            <w:rFonts w:ascii="Cambria Math" w:cs="Times New Roman" w:eastAsia="宋体" w:hAnsi="Cambria Math"/>
            <w:color w:val="c00000"/>
            <w:sz w:val="28"/>
            <w:szCs w:val="28"/>
            <w:rPrChange w:id="22616" w:author="user pc" w:date="2022-03-15T10:14:00Z">
              <w:rPr>
                <w:rFonts w:ascii="Cambria Math" w:eastAsia="宋体" w:hAnsi="Cambria Math"/>
                <w:color w:val="c00000"/>
                <w:sz w:val="28"/>
                <w:szCs w:val="28"/>
              </w:rPr>
            </w:rPrChange>
          </w:rPr>
          <m:t>Radioactivity</m:t>
        </m:r>
      </m:oMath>
      <w:r>
        <w:rPr>
          <w:rFonts w:ascii="Times New Roman" w:cs="Times New Roman" w:eastAsia="宋体" w:hAnsi="Times New Roman"/>
          <w:b/>
          <w:color w:val="c00000"/>
          <w:sz w:val="28"/>
          <w:szCs w:val="28"/>
        </w:rPr>
        <w:t xml:space="preserve"> </w:t>
      </w:r>
      <w:r w:rsidRPr="9EC459D2">
        <w:rPr>
          <w:rFonts w:ascii="Times New Roman" w:cs="Times New Roman" w:eastAsia="宋体" w:hAnsi="Times New Roman"/>
          <w:sz w:val="28"/>
          <w:szCs w:val="28"/>
          <w:rPrChange w:id="22617" w:author="user pc" w:date="2022-03-15T10:14:00Z">
            <w:rPr>
              <w:rFonts w:eastAsia="宋体" w:hAnsi="Cambria Math"/>
            </w:rPr>
          </w:rPrChange>
        </w:rPr>
        <w:t>is the</w:t>
      </w:r>
      <w:r>
        <w:rPr>
          <w:rFonts w:ascii="Times New Roman" w:cs="Times New Roman" w:eastAsia="宋体" w:hAnsi="Times New Roman"/>
          <w:sz w:val="28"/>
          <w:szCs w:val="28"/>
        </w:rPr>
        <w:t xml:space="preserve"> </w:t>
      </w:r>
      <w:r w:rsidRPr="97C001B6">
        <w:rPr>
          <w:rFonts w:ascii="Times New Roman" w:cs="Times New Roman" w:eastAsia="宋体" w:hAnsi="Times New Roman"/>
          <w:sz w:val="28"/>
          <w:szCs w:val="28"/>
          <w:rPrChange w:id="22618" w:author="user pc" w:date="2022-03-15T10:14:00Z">
            <w:rPr>
              <w:rFonts w:eastAsia="宋体" w:hAnsi="Cambria Math"/>
            </w:rPr>
          </w:rPrChange>
        </w:rPr>
        <w:t>process in which a nucleus sponta</w:t>
      </w:r>
      <w:r>
        <w:rPr>
          <w:rFonts w:ascii="Times New Roman" w:cs="Times New Roman" w:eastAsia="宋体" w:hAnsi="Times New Roman"/>
          <w:sz w:val="28"/>
          <w:szCs w:val="28"/>
        </w:rPr>
        <w:t>neously disintegrates, giving o</w:t>
      </w:r>
      <w:r w:rsidRPr="61B7DA72">
        <w:rPr>
          <w:rFonts w:ascii="Times New Roman" w:cs="Times New Roman" w:eastAsia="宋体" w:hAnsi="Times New Roman"/>
          <w:sz w:val="28"/>
          <w:szCs w:val="28"/>
          <w:rPrChange w:id="22619" w:author="user pc" w:date="2022-03-15T10:14:00Z">
            <w:rPr>
              <w:rFonts w:eastAsia="宋体" w:hAnsi="Cambria Math"/>
            </w:rPr>
          </w:rPrChange>
        </w:rPr>
        <w:t>f radiation. The radiation consists of one or more of the following, depending on the nucleus: electrons,</w:t>
      </w:r>
      <w:r>
        <w:rPr>
          <w:rFonts w:ascii="Times New Roman" w:cs="Times New Roman" w:eastAsia="宋体" w:hAnsi="Times New Roman"/>
          <w:sz w:val="28"/>
          <w:szCs w:val="28"/>
        </w:rPr>
        <w:t xml:space="preserve"> </w:t>
      </w:r>
      <w:r w:rsidRPr="BC5454B1">
        <w:rPr>
          <w:rFonts w:ascii="Times New Roman" w:cs="Times New Roman" w:eastAsia="宋体" w:hAnsi="Times New Roman"/>
          <w:sz w:val="28"/>
          <w:szCs w:val="28"/>
          <w:rPrChange w:id="22620" w:author="user pc" w:date="2022-03-15T10:14:00Z">
            <w:rPr>
              <w:rFonts w:eastAsia="宋体" w:hAnsi="Cambria Math"/>
            </w:rPr>
          </w:rPrChange>
        </w:rPr>
        <w:t>nuclear particles (such as neutrons), smaller nuclei (usually helium</w:t>
      </w:r>
      <w:r>
        <w:rPr>
          <w:rFonts w:ascii="Times New Roman" w:cs="Times New Roman" w:eastAsia="宋体" w:hAnsi="Times New Roman"/>
          <w:sz w:val="28"/>
          <w:szCs w:val="28"/>
        </w:rPr>
        <w:t xml:space="preserve"> </w:t>
      </w:r>
      <w:r w:rsidRPr="6152C91D">
        <w:rPr>
          <w:rFonts w:ascii="Times New Roman" w:cs="Times New Roman" w:eastAsia="宋体" w:hAnsi="Times New Roman"/>
          <w:sz w:val="28"/>
          <w:szCs w:val="28"/>
          <w:rPrChange w:id="22621" w:author="user pc" w:date="2022-03-15T10:14:00Z">
            <w:rPr>
              <w:rFonts w:eastAsia="宋体" w:hAnsi="Cambria Math"/>
            </w:rPr>
          </w:rPrChange>
        </w:rPr>
        <w:t>-</w:t>
      </w:r>
      <w:r>
        <w:rPr>
          <w:rFonts w:ascii="Times New Roman" w:cs="Times New Roman" w:eastAsia="宋体" w:hAnsi="Times New Roman"/>
          <w:sz w:val="28"/>
          <w:szCs w:val="28"/>
        </w:rPr>
        <w:t xml:space="preserve"> </w:t>
      </w:r>
      <w:r w:rsidRPr="0AF24C4D">
        <w:rPr>
          <w:rFonts w:ascii="Times New Roman" w:cs="Times New Roman" w:eastAsia="宋体" w:hAnsi="Times New Roman"/>
          <w:sz w:val="28"/>
          <w:szCs w:val="28"/>
          <w:rPrChange w:id="22622" w:author="user pc" w:date="2022-03-15T10:14:00Z">
            <w:rPr>
              <w:rFonts w:eastAsia="宋体" w:hAnsi="Cambria Math"/>
            </w:rPr>
          </w:rPrChange>
        </w:rPr>
        <w:t>4 nuclei), and electromagnetic radiation.</w:t>
      </w:r>
    </w:p>
    <w:p>
      <w:pPr>
        <w:pStyle w:val="style0"/>
        <w:rPr>
          <w:rFonts w:ascii="Times New Roman" w:cs="Times New Roman" w:eastAsia="宋体" w:hAnsi="Times New Roman"/>
          <w:b/>
          <w:color w:val="0000ff"/>
          <w:sz w:val="24"/>
          <w:szCs w:val="24"/>
        </w:rPr>
      </w:pPr>
      <m:oMathPara>
        <m:oMathParaPr>
          <m:jc m:val="left"/>
        </m:oMathParaPr>
        <m:oMath>
          <m:r w:rsidRPr="1EBACD43">
            <m:rPr>
              <m:sty m:val="bi"/>
            </m:rPr>
            <w:rPr>
              <w:rFonts w:ascii="Cambria Math" w:cs="Times New Roman" w:eastAsia="宋体" w:hAnsi="Cambria Math"/>
              <w:color w:val="0000ff"/>
              <w:sz w:val="24"/>
              <w:szCs w:val="24"/>
              <w:rPrChange w:id="22623" w:author="user pc" w:date="2022-03-15T10:14:00Z">
                <w:rPr>
                  <w:rFonts w:ascii="Cambria Math" w:eastAsia="宋体" w:hAnsi="Cambria Math"/>
                  <w:color w:val="0000ff"/>
                  <w:sz w:val="24"/>
                  <w:szCs w:val="24"/>
                </w:rPr>
              </w:rPrChange>
            </w:rPr>
            <m:t>Transmutation is the change of one element to another</m:t>
          </m:r>
        </m:oMath>
      </m:oMathPara>
    </w:p>
    <w:p>
      <w:pPr>
        <w:pStyle w:val="style0"/>
        <w:rPr>
          <w:rFonts w:ascii="Times New Roman" w:cs="Times New Roman" w:eastAsia="宋体" w:hAnsi="Times New Roman"/>
          <w:b/>
          <w:color w:val="0000ff"/>
          <w:sz w:val="24"/>
          <w:szCs w:val="24"/>
        </w:rPr>
      </w:pPr>
      <m:oMathPara>
        <m:oMathParaPr>
          <m:jc m:val="left"/>
        </m:oMathParaPr>
        <m:oMath>
          <m:r w:rsidRPr="4DA0C272">
            <m:rPr>
              <m:sty m:val="bi"/>
            </m:rPr>
            <w:rPr>
              <w:rFonts w:ascii="Cambria Math" w:cs="Times New Roman" w:eastAsia="宋体" w:hAnsi="Cambria Math"/>
              <w:color w:val="0000ff"/>
              <w:sz w:val="24"/>
              <w:szCs w:val="24"/>
              <w:rPrChange w:id="22624" w:author="user pc" w:date="2022-03-15T10:14:00Z">
                <w:rPr>
                  <w:rFonts w:ascii="Cambria Math" w:eastAsia="宋体" w:hAnsi="Cambria Math"/>
                  <w:color w:val="0000ff"/>
                  <w:sz w:val="24"/>
                  <w:szCs w:val="24"/>
                </w:rPr>
              </w:rPrChange>
            </w:rPr>
            <m:t xml:space="preserve"> by bombardingthe nucleus of the element with nuclear</m:t>
          </m:r>
        </m:oMath>
      </m:oMathPara>
    </w:p>
    <w:p>
      <w:pPr>
        <w:pStyle w:val="style0"/>
        <w:rPr>
          <w:rFonts w:ascii="Times New Roman" w:cs="Times New Roman" w:eastAsia="宋体" w:hAnsi="Times New Roman"/>
          <w:b/>
          <w:bCs/>
          <w:color w:val="0000ff"/>
          <w:sz w:val="24"/>
          <w:szCs w:val="24"/>
          <w:rPrChange w:id="22625" w:author="user pc" w:date="2022-03-15T10:14:00Z">
            <w:rPr>
              <w:rFonts w:ascii="Dancing Script" w:eastAsia="宋体" w:hAnsi="Dancing Script"/>
              <w:color w:val="0000ff"/>
            </w:rPr>
          </w:rPrChange>
        </w:rPr>
      </w:pPr>
      <m:oMathPara>
        <m:oMathParaPr>
          <m:jc m:val="left"/>
        </m:oMathParaPr>
        <m:oMath>
          <m:r w:rsidRPr="7CB992AC">
            <m:rPr>
              <m:sty m:val="bi"/>
            </m:rPr>
            <w:rPr>
              <w:rFonts w:ascii="Cambria Math" w:cs="Times New Roman" w:eastAsia="宋体" w:hAnsi="Cambria Math"/>
              <w:color w:val="0000ff"/>
              <w:sz w:val="24"/>
              <w:szCs w:val="24"/>
              <w:rPrChange w:id="22626" w:author="user pc" w:date="2022-03-15T10:14:00Z">
                <w:rPr>
                  <w:rFonts w:ascii="Cambria Math" w:eastAsia="宋体" w:hAnsi="Cambria Math"/>
                  <w:color w:val="0000ff"/>
                  <w:sz w:val="24"/>
                  <w:szCs w:val="24"/>
                </w:rPr>
              </w:rPrChange>
            </w:rPr>
            <m:t xml:space="preserve"> particles or nuclei. </m:t>
          </m:r>
        </m:oMath>
      </m:oMathPara>
    </w:p>
    <w:p>
      <w:pPr>
        <w:pStyle w:val="style0"/>
        <w:rPr>
          <w:rFonts w:ascii="Times New Roman" w:cs="Times New Roman" w:eastAsia="宋体" w:hAnsi="Times New Roman"/>
          <w:sz w:val="28"/>
          <w:szCs w:val="28"/>
          <w:rPrChange w:id="22627" w:author="user pc" w:date="2022-03-15T10:14:00Z">
            <w:rPr>
              <w:rFonts w:eastAsia="宋体" w:hAnsi="Cambria Math"/>
            </w:rPr>
          </w:rPrChange>
        </w:rPr>
      </w:pPr>
      <w:r w:rsidRPr="7418213B">
        <w:rPr>
          <w:rFonts w:ascii="Times New Roman" w:cs="Times New Roman" w:eastAsia="宋体" w:hAnsi="Times New Roman"/>
          <w:sz w:val="28"/>
          <w:szCs w:val="28"/>
          <w:rPrChange w:id="22628" w:author="user pc" w:date="2022-03-15T10:14:00Z">
            <w:rPr>
              <w:rFonts w:eastAsia="宋体" w:hAnsi="Cambria Math"/>
            </w:rPr>
          </w:rPrChange>
        </w:rPr>
        <w:t>Rutherford used a radioactive element as a</w:t>
      </w:r>
      <w:r>
        <w:rPr>
          <w:rFonts w:ascii="Times New Roman" w:cs="Times New Roman" w:eastAsia="宋体" w:hAnsi="Times New Roman"/>
          <w:sz w:val="28"/>
          <w:szCs w:val="28"/>
        </w:rPr>
        <w:t xml:space="preserve"> </w:t>
      </w:r>
      <w:r w:rsidRPr="477BEA4E">
        <w:rPr>
          <w:rFonts w:ascii="Times New Roman" w:cs="Times New Roman" w:eastAsia="宋体" w:hAnsi="Times New Roman"/>
          <w:sz w:val="28"/>
          <w:szCs w:val="28"/>
          <w:rPrChange w:id="22629" w:author="user pc" w:date="2022-03-15T10:14:00Z">
            <w:rPr>
              <w:rFonts w:eastAsia="宋体" w:hAnsi="Cambria Math"/>
            </w:rPr>
          </w:rPrChange>
        </w:rPr>
        <w:t>source of alpha particles and allowed</w:t>
      </w:r>
      <w:r>
        <w:rPr>
          <w:rFonts w:ascii="Times New Roman" w:cs="Times New Roman" w:eastAsia="宋体" w:hAnsi="Times New Roman"/>
          <w:sz w:val="28"/>
          <w:szCs w:val="28"/>
        </w:rPr>
        <w:t xml:space="preserve"> </w:t>
      </w:r>
      <w:r w:rsidRPr="3CB190CF">
        <w:rPr>
          <w:rFonts w:ascii="Times New Roman" w:cs="Times New Roman" w:eastAsia="宋体" w:hAnsi="Times New Roman"/>
          <w:sz w:val="28"/>
          <w:szCs w:val="28"/>
          <w:rPrChange w:id="22630" w:author="user pc" w:date="2022-03-15T10:14:00Z">
            <w:rPr>
              <w:rFonts w:eastAsia="宋体" w:hAnsi="Cambria Math"/>
            </w:rPr>
          </w:rPrChange>
        </w:rPr>
        <w:t>these</w:t>
      </w:r>
      <w:r>
        <w:rPr>
          <w:rFonts w:ascii="Times New Roman" w:cs="Times New Roman" w:eastAsia="宋体" w:hAnsi="Times New Roman"/>
          <w:sz w:val="28"/>
          <w:szCs w:val="28"/>
        </w:rPr>
        <w:t xml:space="preserve"> </w:t>
      </w:r>
      <w:r w:rsidRPr="BF5C2AC4">
        <w:rPr>
          <w:rFonts w:ascii="Times New Roman" w:cs="Times New Roman" w:eastAsia="宋体" w:hAnsi="Times New Roman"/>
          <w:sz w:val="28"/>
          <w:szCs w:val="28"/>
          <w:rPrChange w:id="22631" w:author="user pc" w:date="2022-03-15T10:14:00Z">
            <w:rPr>
              <w:rFonts w:eastAsia="宋体" w:hAnsi="Cambria Math"/>
            </w:rPr>
          </w:rPrChange>
        </w:rPr>
        <w:t>particles to collide with nitrogen nuclei. He discovered that protons are ejected in the</w:t>
      </w:r>
      <w:r>
        <w:rPr>
          <w:rFonts w:ascii="Times New Roman" w:cs="Times New Roman" w:eastAsia="宋体" w:hAnsi="Times New Roman"/>
          <w:sz w:val="28"/>
          <w:szCs w:val="28"/>
        </w:rPr>
        <w:t xml:space="preserve"> </w:t>
      </w:r>
      <w:r w:rsidRPr="06B7E242">
        <w:rPr>
          <w:rFonts w:ascii="Times New Roman" w:cs="Times New Roman" w:eastAsia="宋体" w:hAnsi="Times New Roman"/>
          <w:sz w:val="28"/>
          <w:szCs w:val="28"/>
          <w:rPrChange w:id="22632" w:author="user pc" w:date="2022-03-15T10:14:00Z">
            <w:rPr>
              <w:rFonts w:eastAsia="宋体" w:hAnsi="Cambria Math"/>
            </w:rPr>
          </w:rPrChange>
        </w:rPr>
        <w:t>process. The equation for the nuclear reaction is</w:t>
      </w:r>
    </w:p>
    <w:p>
      <w:pPr>
        <w:pStyle w:val="style0"/>
        <w:rPr>
          <w:rFonts w:ascii="Times New Roman" w:cs="Times New Roman" w:eastAsia="宋体" w:hAnsi="Times New Roman"/>
          <w:sz w:val="28"/>
          <w:szCs w:val="28"/>
          <w:rPrChange w:id="22633" w:author="user pc" w:date="2022-03-15T10:14:00Z">
            <w:rPr>
              <w:rFonts w:eastAsia="宋体" w:hAnsi="Cambria Math"/>
            </w:rPr>
          </w:rPrChange>
        </w:rPr>
      </w:pP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7</m:t>
            </m:r>
          </m:sub>
          <m:sup>
            <m:r>
              <w:rPr>
                <w:rFonts w:ascii="Cambria Math" w:cs="Times New Roman" w:eastAsia="宋体" w:hAnsi="Cambria Math"/>
                <w:sz w:val="28"/>
                <w:szCs w:val="28"/>
              </w:rPr>
              <m:t>14</m:t>
            </m:r>
          </m:sup>
          <m:e>
            <m:r>
              <w:rPr>
                <w:rFonts w:ascii="Cambria Math" w:cs="Times New Roman" w:eastAsia="宋体" w:hAnsi="Cambria Math"/>
                <w:sz w:val="28"/>
                <w:szCs w:val="28"/>
              </w:rPr>
              <m:t>N</m:t>
            </m:r>
          </m:e>
        </m:sPre>
      </m:oMath>
      <w:r w:rsidRPr="113B6C0C">
        <w:rPr>
          <w:rFonts w:ascii="Times New Roman" w:cs="Times New Roman" w:eastAsia="宋体" w:hAnsi="Times New Roman"/>
          <w:sz w:val="28"/>
          <w:szCs w:val="28"/>
          <w:vertAlign w:val="subscript"/>
          <w:rPrChange w:id="22634" w:author="user pc" w:date="2022-03-15T10:14:00Z">
            <w:rPr>
              <w:rFonts w:eastAsia="宋体" w:hAnsi="Cambria Math"/>
              <w:vertAlign w:val="subscript"/>
            </w:rPr>
          </w:rPrChange>
        </w:rPr>
        <w:t xml:space="preserve"> </w:t>
      </w:r>
      <w:r w:rsidRPr="34A59891">
        <w:rPr>
          <w:rFonts w:ascii="Times New Roman" w:cs="Times New Roman" w:eastAsia="宋体" w:hAnsi="Times New Roman"/>
          <w:sz w:val="28"/>
          <w:szCs w:val="28"/>
          <w:rPrChange w:id="22635" w:author="user pc" w:date="2022-03-15T10:14:00Z">
            <w:rPr>
              <w:rFonts w:eastAsia="宋体" w:hAnsi="Cambria Math"/>
            </w:rPr>
          </w:rPrChange>
        </w:rPr>
        <w:t>+</w:t>
      </w:r>
      <m:oMath>
        <m:r>
          <w:rPr>
            <w:rFonts w:ascii="Cambria Math" w:cs="Times New Roman" w:eastAsia="宋体" w:hAnsi="Cambria Math"/>
            <w:sz w:val="28"/>
            <w:szCs w:val="28"/>
          </w:rPr>
          <m:t xml:space="preserve"> </m:t>
        </m:r>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2</m:t>
            </m:r>
          </m:sub>
          <m:sup>
            <m:r>
              <w:rPr>
                <w:rFonts w:ascii="Cambria Math" w:cs="Times New Roman" w:eastAsia="宋体" w:hAnsi="Cambria Math"/>
                <w:sz w:val="28"/>
                <w:szCs w:val="28"/>
              </w:rPr>
              <m:t>4</m:t>
            </m:r>
          </m:sup>
          <m:e>
            <m:r>
              <w:rPr>
                <w:rFonts w:ascii="Cambria Math" w:cs="Times New Roman" w:eastAsia="宋体" w:hAnsi="Cambria Math"/>
                <w:sz w:val="28"/>
                <w:szCs w:val="28"/>
              </w:rPr>
              <m:t>He</m:t>
            </m:r>
          </m:e>
        </m:sPre>
      </m:oMath>
      <w:r w:rsidRPr="406B3346">
        <w:rPr>
          <w:rFonts w:ascii="Times New Roman" w:cs="Times New Roman" w:eastAsia="宋体" w:hAnsi="Times New Roman"/>
          <w:sz w:val="28"/>
          <w:szCs w:val="28"/>
          <w:vertAlign w:val="subscript"/>
          <w:rPrChange w:id="22636" w:author="user pc" w:date="2022-03-15T10:14:00Z">
            <w:rPr>
              <w:rFonts w:eastAsia="宋体" w:hAnsi="Cambria Math"/>
              <w:vertAlign w:val="subscript"/>
            </w:rPr>
          </w:rPrChange>
        </w:rPr>
        <w:t xml:space="preserve"> </w:t>
      </w:r>
      <w:r>
        <w:rPr>
          <w:rFonts w:ascii="Times New Roman" w:cs="Times New Roman" w:eastAsia="宋体" w:hAnsi="Times New Roman"/>
          <w:sz w:val="28"/>
          <w:szCs w:val="28"/>
          <w:vertAlign w:val="subscript"/>
        </w:rPr>
        <w:t xml:space="preserve"> </w:t>
      </w:r>
      <w:r w:rsidRPr="8D58E988">
        <w:rPr>
          <w:rFonts w:ascii="Times New Roman" w:cs="Times New Roman" w:eastAsia="宋体" w:hAnsi="Times New Roman"/>
          <w:sz w:val="28"/>
          <w:szCs w:val="28"/>
          <w:rPrChange w:id="22637" w:author="user pc" w:date="2022-03-15T10:14:00Z">
            <w:rPr>
              <w:rFonts w:eastAsia="宋体" w:hAnsi="Cambria Math"/>
            </w:rPr>
          </w:rPrChange>
        </w:rPr>
        <w:t>–</w:t>
      </w:r>
      <w:r w:rsidRPr="B52FC679">
        <w:rPr>
          <w:rFonts w:ascii="Times New Roman" w:cs="Times New Roman" w:eastAsia="宋体" w:hAnsi="Times New Roman"/>
          <w:sz w:val="28"/>
          <w:szCs w:val="28"/>
          <w:rPrChange w:id="22638" w:author="user pc" w:date="2022-03-15T10:14:00Z">
            <w:rPr>
              <w:rFonts w:eastAsia="宋体" w:hAnsi="Cambria Math"/>
            </w:rPr>
          </w:rPrChange>
        </w:rPr>
        <w:t>&gt;</w:t>
      </w:r>
      <w:r>
        <w:rPr>
          <w:rFonts w:ascii="Times New Roman" w:cs="Times New Roman" w:eastAsia="宋体"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8</m:t>
            </m:r>
          </m:sub>
          <m:sup>
            <m:r>
              <w:rPr>
                <w:rFonts w:ascii="Cambria Math" w:cs="Times New Roman" w:eastAsia="宋体" w:hAnsi="Cambria Math"/>
                <w:sz w:val="28"/>
                <w:szCs w:val="28"/>
              </w:rPr>
              <m:t>17</m:t>
            </m:r>
          </m:sup>
          <m:e>
            <m:r>
              <w:rPr>
                <w:rFonts w:ascii="Cambria Math" w:cs="Times New Roman" w:eastAsia="宋体" w:hAnsi="Cambria Math"/>
                <w:sz w:val="28"/>
                <w:szCs w:val="28"/>
              </w:rPr>
              <m:t>O</m:t>
            </m:r>
          </m:e>
        </m:sPre>
        <m:r>
          <w:rPr>
            <w:rFonts w:ascii="Cambria Math" w:cs="Times New Roman" w:eastAsia="宋体" w:hAnsi="Cambria Math"/>
            <w:sz w:val="28"/>
            <w:szCs w:val="28"/>
          </w:rPr>
          <m:t xml:space="preserve">  </m:t>
        </m:r>
      </m:oMath>
      <w:r w:rsidRPr="85CCDD99">
        <w:rPr>
          <w:rFonts w:ascii="Times New Roman" w:cs="Times New Roman" w:eastAsia="宋体" w:hAnsi="Times New Roman"/>
          <w:sz w:val="28"/>
          <w:szCs w:val="28"/>
          <w:rPrChange w:id="22639" w:author="user pc" w:date="2022-03-15T10:14:00Z">
            <w:rPr>
              <w:rFonts w:eastAsia="宋体" w:hAnsi="Cambria Math"/>
            </w:rPr>
          </w:rPrChange>
        </w:rPr>
        <w:t>+</w:t>
      </w:r>
      <w:r>
        <w:rPr>
          <w:rFonts w:ascii="Times New Roman" w:cs="Times New Roman" w:eastAsia="宋体"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1</m:t>
            </m:r>
          </m:sup>
          <m:e>
            <m:r>
              <w:rPr>
                <w:rFonts w:ascii="Cambria Math" w:cs="Times New Roman" w:eastAsia="宋体" w:hAnsi="Cambria Math"/>
                <w:sz w:val="28"/>
                <w:szCs w:val="28"/>
              </w:rPr>
              <m:t>H</m:t>
            </m:r>
          </m:e>
        </m:sPre>
      </m:oMath>
    </w:p>
    <w:p>
      <w:pPr>
        <w:pStyle w:val="style0"/>
        <w:rPr>
          <w:rFonts w:ascii="Times New Roman" w:cs="Times New Roman" w:eastAsia="宋体" w:hAnsi="Times New Roman"/>
          <w:sz w:val="28"/>
          <w:szCs w:val="28"/>
          <w:rPrChange w:id="22640" w:author="user pc" w:date="2022-03-15T10:14:00Z">
            <w:rPr>
              <w:rFonts w:eastAsia="宋体" w:hAnsi="Cambria Math"/>
            </w:rPr>
          </w:rPrChange>
        </w:rPr>
      </w:pPr>
      <w:r w:rsidRPr="94FDF369">
        <w:rPr>
          <w:rFonts w:ascii="Times New Roman" w:cs="Times New Roman" w:eastAsia="宋体" w:hAnsi="Times New Roman"/>
          <w:sz w:val="28"/>
          <w:szCs w:val="28"/>
          <w:rPrChange w:id="22641" w:author="user pc" w:date="2022-03-15T10:14:00Z">
            <w:rPr>
              <w:rFonts w:eastAsia="宋体" w:hAnsi="Cambria Math"/>
            </w:rPr>
          </w:rPrChange>
        </w:rPr>
        <w:t>The experiments were repeated on other light nuclei, most of which were transmuted</w:t>
      </w:r>
      <w:r>
        <w:rPr>
          <w:rFonts w:ascii="Times New Roman" w:cs="Times New Roman" w:eastAsia="宋体" w:hAnsi="Times New Roman"/>
          <w:sz w:val="28"/>
          <w:szCs w:val="28"/>
        </w:rPr>
        <w:t xml:space="preserve"> </w:t>
      </w:r>
      <w:r w:rsidRPr="1714248A">
        <w:rPr>
          <w:rFonts w:ascii="Times New Roman" w:cs="Times New Roman" w:eastAsia="宋体" w:hAnsi="Times New Roman"/>
          <w:sz w:val="28"/>
          <w:szCs w:val="28"/>
          <w:rPrChange w:id="22642" w:author="user pc" w:date="2022-03-15T10:14:00Z">
            <w:rPr>
              <w:rFonts w:eastAsia="宋体" w:hAnsi="Cambria Math"/>
            </w:rPr>
          </w:rPrChange>
        </w:rPr>
        <w:t>to other elements</w:t>
      </w:r>
      <w:r>
        <w:rPr>
          <w:rFonts w:ascii="Times New Roman" w:cs="Times New Roman" w:eastAsia="宋体" w:hAnsi="Times New Roman"/>
          <w:sz w:val="28"/>
          <w:szCs w:val="28"/>
        </w:rPr>
        <w:t xml:space="preserve"> </w:t>
      </w:r>
      <w:r w:rsidRPr="6A4527B9">
        <w:rPr>
          <w:rFonts w:ascii="Times New Roman" w:cs="Times New Roman" w:eastAsia="宋体" w:hAnsi="Times New Roman"/>
          <w:sz w:val="28"/>
          <w:szCs w:val="28"/>
          <w:rPrChange w:id="22643" w:author="user pc" w:date="2022-03-15T10:14:00Z">
            <w:rPr>
              <w:rFonts w:eastAsia="宋体" w:hAnsi="Cambria Math"/>
            </w:rPr>
          </w:rPrChange>
        </w:rPr>
        <w:t>with the</w:t>
      </w:r>
      <w:r>
        <w:rPr>
          <w:rFonts w:ascii="Times New Roman" w:cs="Times New Roman" w:eastAsia="宋体" w:hAnsi="Times New Roman"/>
          <w:sz w:val="28"/>
          <w:szCs w:val="28"/>
        </w:rPr>
        <w:t xml:space="preserve"> </w:t>
      </w:r>
      <w:r w:rsidRPr="72384F23">
        <w:rPr>
          <w:rFonts w:ascii="Times New Roman" w:cs="Times New Roman" w:eastAsia="宋体" w:hAnsi="Times New Roman"/>
          <w:sz w:val="28"/>
          <w:szCs w:val="28"/>
          <w:rPrChange w:id="22644" w:author="user pc" w:date="2022-03-15T10:14:00Z">
            <w:rPr>
              <w:rFonts w:eastAsia="宋体" w:hAnsi="Cambria Math"/>
            </w:rPr>
          </w:rPrChange>
        </w:rPr>
        <w:t>ejection of</w:t>
      </w:r>
      <w:r>
        <w:rPr>
          <w:rFonts w:ascii="Times New Roman" w:cs="Times New Roman" w:eastAsia="宋体" w:hAnsi="Times New Roman"/>
          <w:sz w:val="28"/>
          <w:szCs w:val="28"/>
        </w:rPr>
        <w:t xml:space="preserve"> </w:t>
      </w:r>
      <w:r w:rsidRPr="C9EFF33C">
        <w:rPr>
          <w:rFonts w:ascii="Times New Roman" w:cs="Times New Roman" w:eastAsia="宋体" w:hAnsi="Times New Roman"/>
          <w:sz w:val="28"/>
          <w:szCs w:val="28"/>
          <w:rPrChange w:id="22645" w:author="user pc" w:date="2022-03-15T10:14:00Z">
            <w:rPr>
              <w:rFonts w:eastAsia="宋体" w:hAnsi="Cambria Math"/>
            </w:rPr>
          </w:rPrChange>
        </w:rPr>
        <w:t>a proton. These experiments yielded two significant results. First, they strengthened the view that all</w:t>
      </w:r>
      <w:r>
        <w:rPr>
          <w:rFonts w:ascii="Times New Roman" w:cs="Times New Roman" w:eastAsia="宋体" w:hAnsi="Times New Roman"/>
          <w:sz w:val="28"/>
          <w:szCs w:val="28"/>
        </w:rPr>
        <w:t xml:space="preserve"> </w:t>
      </w:r>
      <w:r w:rsidRPr="108E88FE">
        <w:rPr>
          <w:rFonts w:ascii="Times New Roman" w:cs="Times New Roman" w:eastAsia="宋体" w:hAnsi="Times New Roman"/>
          <w:sz w:val="28"/>
          <w:szCs w:val="28"/>
          <w:rPrChange w:id="22646" w:author="user pc" w:date="2022-03-15T10:14:00Z">
            <w:rPr>
              <w:rFonts w:eastAsia="宋体" w:hAnsi="Cambria Math"/>
            </w:rPr>
          </w:rPrChange>
        </w:rPr>
        <w:t>nuclei</w:t>
      </w:r>
      <w:r>
        <w:rPr>
          <w:rFonts w:ascii="Times New Roman" w:cs="Times New Roman" w:eastAsia="宋体" w:hAnsi="Times New Roman"/>
          <w:sz w:val="28"/>
          <w:szCs w:val="28"/>
        </w:rPr>
        <w:t xml:space="preserve"> </w:t>
      </w:r>
      <w:r w:rsidRPr="7C0D8634">
        <w:rPr>
          <w:rFonts w:ascii="Times New Roman" w:cs="Times New Roman" w:eastAsia="宋体" w:hAnsi="Times New Roman"/>
          <w:sz w:val="28"/>
          <w:szCs w:val="28"/>
          <w:rPrChange w:id="22647" w:author="user pc" w:date="2022-03-15T10:14:00Z">
            <w:rPr>
              <w:rFonts w:eastAsia="宋体" w:hAnsi="Cambria Math"/>
            </w:rPr>
          </w:rPrChange>
        </w:rPr>
        <w:t>contain protons. Second, they showed for the first time that it is possible to change one element into</w:t>
      </w:r>
      <w:r>
        <w:rPr>
          <w:rFonts w:ascii="Times New Roman" w:cs="Times New Roman" w:eastAsia="宋体" w:hAnsi="Times New Roman"/>
          <w:sz w:val="28"/>
          <w:szCs w:val="28"/>
        </w:rPr>
        <w:t xml:space="preserve"> </w:t>
      </w:r>
      <w:r w:rsidRPr="2667916E">
        <w:rPr>
          <w:rFonts w:ascii="Times New Roman" w:cs="Times New Roman" w:eastAsia="宋体" w:hAnsi="Times New Roman"/>
          <w:sz w:val="28"/>
          <w:szCs w:val="28"/>
          <w:rPrChange w:id="22648" w:author="user pc" w:date="2022-03-15T10:14:00Z">
            <w:rPr>
              <w:rFonts w:eastAsia="宋体" w:hAnsi="Cambria Math"/>
            </w:rPr>
          </w:rPrChange>
        </w:rPr>
        <w:t>another under</w:t>
      </w:r>
      <w:r>
        <w:rPr>
          <w:rFonts w:ascii="Times New Roman" w:cs="Times New Roman" w:eastAsia="宋体" w:hAnsi="Times New Roman"/>
          <w:sz w:val="28"/>
          <w:szCs w:val="28"/>
        </w:rPr>
        <w:t xml:space="preserve"> </w:t>
      </w:r>
      <w:r w:rsidRPr="185C5F20">
        <w:rPr>
          <w:rFonts w:ascii="Times New Roman" w:cs="Times New Roman" w:eastAsia="宋体" w:hAnsi="Times New Roman"/>
          <w:sz w:val="28"/>
          <w:szCs w:val="28"/>
          <w:rPrChange w:id="22649" w:author="user pc" w:date="2022-03-15T10:14:00Z">
            <w:rPr>
              <w:rFonts w:eastAsia="宋体" w:hAnsi="Cambria Math"/>
            </w:rPr>
          </w:rPrChange>
        </w:rPr>
        <w:t>laboratory control.</w:t>
      </w:r>
    </w:p>
    <w:p>
      <w:pPr>
        <w:pStyle w:val="style0"/>
        <w:rPr>
          <w:rFonts w:ascii="Times New Roman" w:cs="Times New Roman" w:eastAsia="宋体" w:hAnsi="Times New Roman"/>
          <w:sz w:val="28"/>
          <w:szCs w:val="28"/>
          <w:rPrChange w:id="22650" w:author="user pc" w:date="2022-03-15T10:14:00Z">
            <w:rPr>
              <w:rFonts w:eastAsia="宋体" w:hAnsi="Cambria Math"/>
            </w:rPr>
          </w:rPrChange>
        </w:rPr>
      </w:pPr>
      <w:r w:rsidRPr="B3EC0F0E">
        <w:rPr>
          <w:rFonts w:ascii="Times New Roman" w:cs="Times New Roman" w:eastAsia="宋体" w:hAnsi="Times New Roman"/>
          <w:sz w:val="28"/>
          <w:szCs w:val="28"/>
          <w:rPrChange w:id="22651" w:author="user pc" w:date="2022-03-15T10:14:00Z">
            <w:rPr>
              <w:rFonts w:eastAsia="宋体" w:hAnsi="Cambria Math"/>
            </w:rPr>
          </w:rPrChange>
        </w:rPr>
        <w:t>When beryllium is</w:t>
      </w:r>
      <w:r>
        <w:rPr>
          <w:rFonts w:ascii="Times New Roman" w:cs="Times New Roman" w:eastAsia="宋体" w:hAnsi="Times New Roman"/>
          <w:sz w:val="28"/>
          <w:szCs w:val="28"/>
        </w:rPr>
        <w:t xml:space="preserve"> </w:t>
      </w:r>
      <w:r w:rsidRPr="CBFF87E3">
        <w:rPr>
          <w:rFonts w:ascii="Times New Roman" w:cs="Times New Roman" w:eastAsia="宋体" w:hAnsi="Times New Roman"/>
          <w:sz w:val="28"/>
          <w:szCs w:val="28"/>
          <w:rPrChange w:id="22652" w:author="user pc" w:date="2022-03-15T10:14:00Z">
            <w:rPr>
              <w:rFonts w:eastAsia="宋体" w:hAnsi="Cambria Math"/>
            </w:rPr>
          </w:rPrChange>
        </w:rPr>
        <w:t>bombarded with alpha particles, a penetrating radiation is given</w:t>
      </w:r>
      <w:r>
        <w:rPr>
          <w:rFonts w:ascii="Times New Roman" w:cs="Times New Roman" w:eastAsia="宋体" w:hAnsi="Times New Roman"/>
          <w:sz w:val="28"/>
          <w:szCs w:val="28"/>
        </w:rPr>
        <w:t xml:space="preserve"> </w:t>
      </w:r>
      <w:r w:rsidRPr="AA4DD550">
        <w:rPr>
          <w:rFonts w:ascii="Times New Roman" w:cs="Times New Roman" w:eastAsia="宋体" w:hAnsi="Times New Roman"/>
          <w:sz w:val="28"/>
          <w:szCs w:val="28"/>
          <w:rPrChange w:id="22653" w:author="user pc" w:date="2022-03-15T10:14:00Z">
            <w:rPr>
              <w:rFonts w:eastAsia="宋体" w:hAnsi="Cambria Math"/>
            </w:rPr>
          </w:rPrChange>
        </w:rPr>
        <w:t>off that is</w:t>
      </w:r>
      <w:r>
        <w:rPr>
          <w:rFonts w:ascii="Times New Roman" w:cs="Times New Roman" w:eastAsia="宋体" w:hAnsi="Times New Roman"/>
          <w:sz w:val="28"/>
          <w:szCs w:val="28"/>
        </w:rPr>
        <w:t xml:space="preserve"> </w:t>
      </w:r>
      <w:r w:rsidRPr="AFC06A79">
        <w:rPr>
          <w:rFonts w:ascii="Times New Roman" w:cs="Times New Roman" w:eastAsia="宋体" w:hAnsi="Times New Roman"/>
          <w:sz w:val="28"/>
          <w:szCs w:val="28"/>
          <w:rPrChange w:id="22654" w:author="user pc" w:date="2022-03-15T10:14:00Z">
            <w:rPr>
              <w:rFonts w:eastAsia="宋体" w:hAnsi="Cambria Math"/>
            </w:rPr>
          </w:rPrChange>
        </w:rPr>
        <w:t>not deflected by electric or magnetic fields.</w:t>
      </w:r>
      <w:r>
        <w:rPr>
          <w:rFonts w:ascii="Times New Roman" w:cs="Times New Roman" w:eastAsia="宋体" w:hAnsi="Times New Roman"/>
          <w:sz w:val="28"/>
          <w:szCs w:val="28"/>
        </w:rPr>
        <w:t xml:space="preserve"> </w:t>
      </w:r>
      <w:r w:rsidRPr="12A5859B">
        <w:rPr>
          <w:rFonts w:ascii="Times New Roman" w:cs="Times New Roman" w:eastAsia="宋体" w:hAnsi="Times New Roman"/>
          <w:sz w:val="28"/>
          <w:szCs w:val="28"/>
          <w:rPrChange w:id="22655" w:author="user pc" w:date="2022-03-15T10:14:00Z">
            <w:rPr>
              <w:rFonts w:eastAsia="宋体" w:hAnsi="Cambria Math"/>
            </w:rPr>
          </w:rPrChange>
        </w:rPr>
        <w:t>Therefore, the radiation does</w:t>
      </w:r>
      <w:r>
        <w:rPr>
          <w:rFonts w:ascii="Times New Roman" w:cs="Times New Roman" w:eastAsia="宋体" w:hAnsi="Times New Roman"/>
          <w:sz w:val="28"/>
          <w:szCs w:val="28"/>
        </w:rPr>
        <w:t xml:space="preserve"> </w:t>
      </w:r>
      <w:r w:rsidRPr="EDA8E40F">
        <w:rPr>
          <w:rFonts w:ascii="Times New Roman" w:cs="Times New Roman" w:eastAsia="宋体" w:hAnsi="Times New Roman"/>
          <w:sz w:val="28"/>
          <w:szCs w:val="28"/>
          <w:rPrChange w:id="22656" w:author="user pc" w:date="2022-03-15T10:14:00Z">
            <w:rPr>
              <w:rFonts w:eastAsia="宋体" w:hAnsi="Cambria Math"/>
            </w:rPr>
          </w:rPrChange>
        </w:rPr>
        <w:t>not consist of charged particles.</w:t>
      </w:r>
      <w:r>
        <w:rPr>
          <w:rFonts w:ascii="Times New Roman" w:cs="Times New Roman" w:eastAsia="宋体" w:hAnsi="Times New Roman"/>
          <w:sz w:val="28"/>
          <w:szCs w:val="28"/>
        </w:rPr>
        <w:t xml:space="preserve"> </w:t>
      </w:r>
      <w:r w:rsidRPr="038136DC">
        <w:rPr>
          <w:rFonts w:ascii="Times New Roman" w:cs="Times New Roman" w:eastAsia="宋体" w:hAnsi="Times New Roman"/>
          <w:sz w:val="28"/>
          <w:szCs w:val="28"/>
          <w:rPrChange w:id="22657" w:author="user pc" w:date="2022-03-15T10:14:00Z">
            <w:rPr>
              <w:rFonts w:eastAsia="宋体" w:hAnsi="Cambria Math"/>
            </w:rPr>
          </w:rPrChange>
        </w:rPr>
        <w:t>The radiation from beryllium consists of</w:t>
      </w:r>
      <w:r>
        <w:rPr>
          <w:rFonts w:ascii="Times New Roman" w:cs="Times New Roman" w:eastAsia="宋体" w:hAnsi="Times New Roman"/>
          <w:sz w:val="28"/>
          <w:szCs w:val="28"/>
        </w:rPr>
        <w:t xml:space="preserve"> </w:t>
      </w:r>
      <w:r w:rsidRPr="BCAC66DC">
        <w:rPr>
          <w:rFonts w:ascii="Times New Roman" w:cs="Times New Roman" w:eastAsia="宋体" w:hAnsi="Times New Roman"/>
          <w:sz w:val="28"/>
          <w:szCs w:val="28"/>
          <w:rPrChange w:id="22658" w:author="user pc" w:date="2022-03-15T10:14:00Z">
            <w:rPr>
              <w:rFonts w:eastAsia="宋体" w:hAnsi="Cambria Math"/>
            </w:rPr>
          </w:rPrChange>
        </w:rPr>
        <w:t>neutral particles,</w:t>
      </w:r>
      <w:r>
        <w:rPr>
          <w:rFonts w:ascii="Times New Roman" w:cs="Times New Roman" w:eastAsia="宋体" w:hAnsi="Times New Roman"/>
          <w:sz w:val="28"/>
          <w:szCs w:val="28"/>
        </w:rPr>
        <w:t xml:space="preserve"> </w:t>
      </w:r>
      <w:r w:rsidRPr="F1F05652">
        <w:rPr>
          <w:rFonts w:ascii="Times New Roman" w:cs="Times New Roman" w:eastAsia="宋体" w:hAnsi="Times New Roman"/>
          <w:sz w:val="28"/>
          <w:szCs w:val="28"/>
          <w:rPrChange w:id="22659" w:author="user pc" w:date="2022-03-15T10:14:00Z">
            <w:rPr>
              <w:rFonts w:eastAsia="宋体" w:hAnsi="Cambria Math"/>
            </w:rPr>
          </w:rPrChange>
        </w:rPr>
        <w:t>each</w:t>
      </w:r>
      <w:r>
        <w:rPr>
          <w:rFonts w:ascii="Times New Roman" w:cs="Times New Roman" w:eastAsia="宋体" w:hAnsi="Times New Roman"/>
          <w:sz w:val="28"/>
          <w:szCs w:val="28"/>
        </w:rPr>
        <w:t xml:space="preserve"> </w:t>
      </w:r>
      <w:r w:rsidRPr="8EBFD3DD">
        <w:rPr>
          <w:rFonts w:ascii="Times New Roman" w:cs="Times New Roman" w:eastAsia="宋体" w:hAnsi="Times New Roman"/>
          <w:sz w:val="28"/>
          <w:szCs w:val="28"/>
          <w:rPrChange w:id="22660" w:author="user pc" w:date="2022-03-15T10:14:00Z">
            <w:rPr>
              <w:rFonts w:eastAsia="宋体" w:hAnsi="Cambria Math"/>
            </w:rPr>
          </w:rPrChange>
        </w:rPr>
        <w:t>with a mass approximately</w:t>
      </w:r>
      <w:r>
        <w:rPr>
          <w:rFonts w:ascii="Times New Roman" w:cs="Times New Roman" w:eastAsia="宋体" w:hAnsi="Times New Roman"/>
          <w:sz w:val="28"/>
          <w:szCs w:val="28"/>
        </w:rPr>
        <w:t xml:space="preserve"> </w:t>
      </w:r>
      <w:r w:rsidRPr="3265399C">
        <w:rPr>
          <w:rFonts w:ascii="Times New Roman" w:cs="Times New Roman" w:eastAsia="宋体" w:hAnsi="Times New Roman"/>
          <w:sz w:val="28"/>
          <w:szCs w:val="28"/>
          <w:rPrChange w:id="22661" w:author="user pc" w:date="2022-03-15T10:14:00Z">
            <w:rPr>
              <w:rFonts w:eastAsia="宋体" w:hAnsi="Cambria Math"/>
            </w:rPr>
          </w:rPrChange>
        </w:rPr>
        <w:t>that</w:t>
      </w:r>
      <w:r>
        <w:rPr>
          <w:rFonts w:ascii="Times New Roman" w:cs="Times New Roman" w:eastAsia="宋体" w:hAnsi="Times New Roman"/>
          <w:sz w:val="28"/>
          <w:szCs w:val="28"/>
        </w:rPr>
        <w:t xml:space="preserve"> </w:t>
      </w:r>
      <w:r w:rsidRPr="D423DBE3">
        <w:rPr>
          <w:rFonts w:ascii="Times New Roman" w:cs="Times New Roman" w:eastAsia="宋体" w:hAnsi="Times New Roman"/>
          <w:sz w:val="28"/>
          <w:szCs w:val="28"/>
          <w:rPrChange w:id="22662" w:author="user pc" w:date="2022-03-15T10:14:00Z">
            <w:rPr>
              <w:rFonts w:eastAsia="宋体" w:hAnsi="Cambria Math"/>
            </w:rPr>
          </w:rPrChange>
        </w:rPr>
        <w:t>of a proton. The</w:t>
      </w:r>
      <w:r>
        <w:rPr>
          <w:rFonts w:ascii="Times New Roman" w:cs="Times New Roman" w:eastAsia="宋体" w:hAnsi="Times New Roman"/>
          <w:sz w:val="28"/>
          <w:szCs w:val="28"/>
        </w:rPr>
        <w:t xml:space="preserve"> </w:t>
      </w:r>
      <w:r w:rsidRPr="647AFBE6">
        <w:rPr>
          <w:rFonts w:ascii="Times New Roman" w:cs="Times New Roman" w:eastAsia="宋体" w:hAnsi="Times New Roman"/>
          <w:sz w:val="28"/>
          <w:szCs w:val="28"/>
          <w:rPrChange w:id="22663" w:author="user pc" w:date="2022-03-15T10:14:00Z">
            <w:rPr>
              <w:rFonts w:eastAsia="宋体" w:hAnsi="Cambria Math"/>
            </w:rPr>
          </w:rPrChange>
        </w:rPr>
        <w:t>particles are called neutrons. The</w:t>
      </w:r>
      <w:r>
        <w:rPr>
          <w:rFonts w:ascii="Times New Roman" w:cs="Times New Roman" w:eastAsia="宋体" w:hAnsi="Times New Roman"/>
          <w:sz w:val="28"/>
          <w:szCs w:val="28"/>
        </w:rPr>
        <w:t xml:space="preserve"> </w:t>
      </w:r>
      <w:r w:rsidRPr="534D0318">
        <w:rPr>
          <w:rFonts w:ascii="Times New Roman" w:cs="Times New Roman" w:eastAsia="宋体" w:hAnsi="Times New Roman"/>
          <w:sz w:val="28"/>
          <w:szCs w:val="28"/>
          <w:rPrChange w:id="22664" w:author="user pc" w:date="2022-03-15T10:14:00Z">
            <w:rPr>
              <w:rFonts w:eastAsia="宋体" w:hAnsi="Cambria Math"/>
            </w:rPr>
          </w:rPrChange>
        </w:rPr>
        <w:t>reaction that</w:t>
      </w:r>
      <w:r>
        <w:rPr>
          <w:rFonts w:ascii="Times New Roman" w:cs="Times New Roman" w:eastAsia="宋体" w:hAnsi="Times New Roman"/>
          <w:sz w:val="28"/>
          <w:szCs w:val="28"/>
        </w:rPr>
        <w:t xml:space="preserve"> </w:t>
      </w:r>
      <w:r w:rsidRPr="6A2CA561">
        <w:rPr>
          <w:rFonts w:ascii="Times New Roman" w:cs="Times New Roman" w:eastAsia="宋体" w:hAnsi="Times New Roman"/>
          <w:sz w:val="28"/>
          <w:szCs w:val="28"/>
          <w:rPrChange w:id="22665" w:author="user pc" w:date="2022-03-15T10:14:00Z">
            <w:rPr>
              <w:rFonts w:eastAsia="宋体" w:hAnsi="Cambria Math"/>
            </w:rPr>
          </w:rPrChange>
        </w:rPr>
        <w:t>resulted in the discovery</w:t>
      </w:r>
      <w:r>
        <w:rPr>
          <w:rFonts w:ascii="Times New Roman" w:cs="Times New Roman" w:eastAsia="宋体" w:hAnsi="Times New Roman"/>
          <w:sz w:val="28"/>
          <w:szCs w:val="28"/>
        </w:rPr>
        <w:t xml:space="preserve"> </w:t>
      </w:r>
      <w:r w:rsidRPr="E52CA8C7">
        <w:rPr>
          <w:rFonts w:ascii="Times New Roman" w:cs="Times New Roman" w:eastAsia="宋体" w:hAnsi="Times New Roman"/>
          <w:sz w:val="28"/>
          <w:szCs w:val="28"/>
          <w:rPrChange w:id="22666" w:author="user pc" w:date="2022-03-15T10:14:00Z">
            <w:rPr>
              <w:rFonts w:eastAsia="宋体" w:hAnsi="Cambria Math"/>
            </w:rPr>
          </w:rPrChange>
        </w:rPr>
        <w:t>of the</w:t>
      </w:r>
      <w:r>
        <w:rPr>
          <w:rFonts w:ascii="Times New Roman" w:cs="Times New Roman" w:eastAsia="宋体" w:hAnsi="Times New Roman"/>
          <w:sz w:val="28"/>
          <w:szCs w:val="28"/>
        </w:rPr>
        <w:t xml:space="preserve"> </w:t>
      </w:r>
      <w:r w:rsidRPr="A14B2197">
        <w:rPr>
          <w:rFonts w:ascii="Times New Roman" w:cs="Times New Roman" w:eastAsia="宋体" w:hAnsi="Times New Roman"/>
          <w:sz w:val="28"/>
          <w:szCs w:val="28"/>
          <w:rPrChange w:id="22667" w:author="user pc" w:date="2022-03-15T10:14:00Z">
            <w:rPr>
              <w:rFonts w:eastAsia="宋体" w:hAnsi="Cambria Math"/>
            </w:rPr>
          </w:rPrChange>
        </w:rPr>
        <w:t>neutron is</w:t>
      </w:r>
    </w:p>
    <w:p>
      <w:pPr>
        <w:pStyle w:val="style0"/>
        <w:rPr>
          <w:rFonts w:ascii="Times New Roman" w:cs="Times New Roman" w:eastAsia="宋体" w:hAnsi="Times New Roman"/>
          <w:sz w:val="28"/>
          <w:szCs w:val="28"/>
          <w:rPrChange w:id="22668" w:author="user pc" w:date="2022-03-15T10:14:00Z">
            <w:rPr>
              <w:rFonts w:ascii="Cambria Math" w:eastAsia="宋体" w:hAnsi="Cambria Math"/>
            </w:rPr>
          </w:rPrChange>
        </w:rPr>
      </w:pP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4</m:t>
            </m:r>
          </m:sub>
          <m:sup>
            <m:r>
              <w:rPr>
                <w:rFonts w:ascii="Cambria Math" w:cs="Times New Roman" w:eastAsia="宋体" w:hAnsi="Cambria Math"/>
                <w:sz w:val="28"/>
                <w:szCs w:val="28"/>
              </w:rPr>
              <m:t>9</m:t>
            </m:r>
          </m:sup>
          <m:e>
            <m:r>
              <w:rPr>
                <w:rFonts w:ascii="Cambria Math" w:cs="Times New Roman" w:eastAsia="宋体" w:hAnsi="Cambria Math"/>
                <w:sz w:val="28"/>
                <w:szCs w:val="28"/>
              </w:rPr>
              <m:t xml:space="preserve">Be </m:t>
            </m:r>
          </m:e>
        </m:sPre>
      </m:oMath>
      <w:r w:rsidRPr="B3AAB06C">
        <w:rPr>
          <w:rFonts w:ascii="Times New Roman" w:cs="Times New Roman" w:eastAsia="宋体" w:hAnsi="Times New Roman"/>
          <w:sz w:val="28"/>
          <w:szCs w:val="28"/>
          <w:rPrChange w:id="22669" w:author="user pc" w:date="2022-03-15T10:14:00Z">
            <w:rPr>
              <w:rFonts w:eastAsia="宋体" w:hAnsi="Cambria Math"/>
            </w:rPr>
          </w:rPrChange>
        </w:rPr>
        <w:t xml:space="preserve"> +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2</m:t>
            </m:r>
          </m:sub>
          <m:sup>
            <m:r>
              <w:rPr>
                <w:rFonts w:ascii="Cambria Math" w:cs="Times New Roman" w:eastAsia="宋体" w:hAnsi="Cambria Math"/>
                <w:sz w:val="28"/>
                <w:szCs w:val="28"/>
              </w:rPr>
              <m:t>4</m:t>
            </m:r>
          </m:sup>
          <m:e>
            <m:r>
              <w:rPr>
                <w:rFonts w:ascii="Cambria Math" w:cs="Times New Roman" w:eastAsia="宋体" w:hAnsi="Cambria Math"/>
                <w:sz w:val="28"/>
                <w:szCs w:val="28"/>
              </w:rPr>
              <m:t xml:space="preserve">He </m:t>
            </m:r>
          </m:e>
        </m:sPre>
      </m:oMath>
      <w:r w:rsidRPr="7F62A59E">
        <w:rPr>
          <w:rFonts w:ascii="Times New Roman" w:cs="Times New Roman" w:eastAsia="宋体" w:hAnsi="Times New Roman"/>
          <w:sz w:val="28"/>
          <w:szCs w:val="28"/>
          <w:vertAlign w:val="subscript"/>
          <w:rPrChange w:id="22670" w:author="user pc" w:date="2022-03-15T10:14:00Z">
            <w:rPr>
              <w:rFonts w:eastAsia="宋体" w:hAnsi="Cambria Math"/>
              <w:vertAlign w:val="subscript"/>
            </w:rPr>
          </w:rPrChange>
        </w:rPr>
        <w:t xml:space="preserve"> </w:t>
      </w:r>
      <w:r>
        <w:rPr>
          <w:rFonts w:ascii="Times New Roman" w:cs="Times New Roman" w:eastAsia="宋体" w:hAnsi="Times New Roman"/>
          <w:sz w:val="28"/>
          <w:szCs w:val="28"/>
          <w:vertAlign w:val="subscript"/>
        </w:rPr>
        <w:t xml:space="preserve"> </w:t>
      </w:r>
      <w:r w:rsidRPr="653C16C4">
        <w:rPr>
          <w:rFonts w:ascii="Times New Roman" w:cs="Times New Roman" w:eastAsia="宋体" w:hAnsi="Times New Roman"/>
          <w:sz w:val="28"/>
          <w:szCs w:val="28"/>
          <w:rPrChange w:id="22671" w:author="user pc" w:date="2022-03-15T10:14:00Z">
            <w:rPr>
              <w:rFonts w:eastAsia="宋体" w:hAnsi="Cambria Math"/>
            </w:rPr>
          </w:rPrChange>
        </w:rPr>
        <w:t>–</w:t>
      </w:r>
      <w:r w:rsidRPr="6256DF36">
        <w:rPr>
          <w:rFonts w:ascii="Times New Roman" w:cs="Times New Roman" w:eastAsia="宋体" w:hAnsi="Times New Roman"/>
          <w:sz w:val="28"/>
          <w:szCs w:val="28"/>
          <w:rPrChange w:id="22672" w:author="user pc" w:date="2022-03-15T10:14:00Z">
            <w:rPr>
              <w:rFonts w:eastAsia="宋体" w:hAnsi="Cambria Math"/>
            </w:rPr>
          </w:rPrChange>
        </w:rPr>
        <w:t>&gt;</w:t>
      </w:r>
      <m:oMath>
        <m:sPre>
          <m:sPrePr>
            <m:ctrlPr>
              <w:rPr>
                <w:rFonts w:ascii="Cambria Math" w:cs="Times New Roman" w:eastAsia="宋体" w:hAnsi="Cambria Math"/>
                <w:i/>
                <w:sz w:val="28"/>
                <w:szCs w:val="28"/>
              </w:rPr>
            </m:ctrlPr>
          </m:sPrePr>
          <m:sub>
            <m:r w:rsidRPr="42342F23">
              <w:rPr>
                <w:rFonts w:ascii="Cambria Math" w:cs="Times New Roman" w:eastAsia="宋体" w:hAnsi="Cambria Math"/>
                <w:sz w:val="28"/>
                <w:szCs w:val="28"/>
                <w:rPrChange w:id="22673" w:author="user pc" w:date="2022-03-15T10:14:00Z">
                  <w:rPr>
                    <w:rFonts w:ascii="Cambria Math" w:eastAsia="宋体" w:hAnsi="Cambria Math"/>
                  </w:rPr>
                </w:rPrChange>
              </w:rPr>
              <m:t>6</m:t>
            </m:r>
          </m:sub>
          <m:sup>
            <m:r>
              <w:rPr>
                <w:rFonts w:ascii="Cambria Math" w:cs="Times New Roman" w:eastAsia="宋体" w:hAnsi="Cambria Math"/>
                <w:sz w:val="28"/>
                <w:szCs w:val="28"/>
              </w:rPr>
              <m:t xml:space="preserve"> </m:t>
            </m:r>
            <m:r w:rsidRPr="59A4AB00">
              <w:rPr>
                <w:rFonts w:ascii="Cambria Math" w:cs="Times New Roman" w:eastAsia="宋体" w:hAnsi="Cambria Math"/>
                <w:sz w:val="28"/>
                <w:szCs w:val="28"/>
                <w:rPrChange w:id="22674" w:author="user pc" w:date="2022-03-15T10:14:00Z">
                  <w:rPr>
                    <w:rFonts w:ascii="Cambria Math" w:eastAsia="宋体" w:hAnsi="Cambria Math"/>
                  </w:rPr>
                </w:rPrChange>
              </w:rPr>
              <m:t>12</m:t>
            </m:r>
          </m:sup>
          <m:e>
            <m:r w:rsidRPr="02B867C5">
              <w:rPr>
                <w:rFonts w:ascii="Cambria Math" w:cs="Times New Roman" w:eastAsia="宋体" w:hAnsi="Cambria Math"/>
                <w:sz w:val="28"/>
                <w:szCs w:val="28"/>
                <w:rPrChange w:id="22675" w:author="user pc" w:date="2022-03-15T10:14:00Z">
                  <w:rPr>
                    <w:rFonts w:ascii="Cambria Math" w:eastAsia="宋体" w:hAnsi="Cambria Math"/>
                  </w:rPr>
                </w:rPrChange>
              </w:rPr>
              <m:t>C</m:t>
            </m:r>
            <m:r>
              <w:rPr>
                <w:rFonts w:ascii="Cambria Math" w:cs="Times New Roman" w:eastAsia="宋体" w:hAnsi="Cambria Math"/>
                <w:sz w:val="28"/>
                <w:szCs w:val="28"/>
              </w:rPr>
              <m:t xml:space="preserve"> </m:t>
            </m:r>
          </m:e>
        </m:sPre>
      </m:oMath>
      <w:r w:rsidRPr="B34FDA34">
        <w:rPr>
          <w:rFonts w:ascii="Times New Roman" w:cs="Times New Roman" w:eastAsia="宋体" w:hAnsi="Times New Roman"/>
          <w:sz w:val="28"/>
          <w:szCs w:val="28"/>
          <w:rPrChange w:id="22676" w:author="user pc" w:date="2022-03-15T10:14:00Z">
            <w:rPr>
              <w:rFonts w:eastAsia="宋体" w:hAnsi="Cambria Math"/>
            </w:rPr>
          </w:rPrChange>
        </w:rPr>
        <w:t>+</w:t>
      </w:r>
      <m:oMath>
        <m:r>
          <w:rPr>
            <w:rFonts w:ascii="Cambria Math" w:cs="Times New Roman" w:eastAsia="宋体" w:hAnsi="Cambria Math"/>
            <w:sz w:val="28"/>
            <w:szCs w:val="28"/>
          </w:rPr>
          <m:t xml:space="preserve"> </m:t>
        </m:r>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 xml:space="preserve">n </m:t>
            </m:r>
          </m:e>
        </m:sPre>
      </m:oMath>
    </w:p>
    <w:p>
      <w:pPr>
        <w:pStyle w:val="style0"/>
        <w:rPr>
          <w:rFonts w:ascii="Times New Roman" w:cs="Times New Roman" w:eastAsia="宋体" w:hAnsi="Times New Roman"/>
          <w:b/>
          <w:sz w:val="28"/>
          <w:szCs w:val="28"/>
          <w:rPrChange w:id="22677" w:author="user pc" w:date="2022-03-15T10:14:00Z">
            <w:rPr>
              <w:rFonts w:ascii="Cambria Math" w:eastAsia="宋体" w:hAnsi="Cambria Math"/>
              <w:b/>
            </w:rPr>
          </w:rPrChange>
        </w:rPr>
      </w:pPr>
      <w:r w:rsidRPr="0597EFED">
        <w:rPr>
          <w:rFonts w:ascii="Times New Roman" w:cs="Times New Roman" w:eastAsia="宋体" w:hAnsi="Times New Roman"/>
          <w:b/>
          <w:sz w:val="28"/>
          <w:szCs w:val="28"/>
          <w:rPrChange w:id="22678" w:author="user pc" w:date="2022-03-15T10:14:00Z">
            <w:rPr>
              <w:rFonts w:ascii="Cambria Math" w:eastAsia="宋体" w:hAnsi="Cambria Math"/>
              <w:b/>
            </w:rPr>
          </w:rPrChange>
        </w:rPr>
        <w:t>BALANCING OF</w:t>
      </w:r>
      <w:r>
        <w:rPr>
          <w:rFonts w:ascii="Times New Roman" w:cs="Times New Roman" w:eastAsia="宋体" w:hAnsi="Times New Roman"/>
          <w:b/>
          <w:sz w:val="28"/>
          <w:szCs w:val="28"/>
        </w:rPr>
        <w:t xml:space="preserve"> </w:t>
      </w:r>
      <w:r w:rsidRPr="1D33AFF7">
        <w:rPr>
          <w:rFonts w:ascii="Times New Roman" w:cs="Times New Roman" w:eastAsia="宋体" w:hAnsi="Times New Roman"/>
          <w:b/>
          <w:sz w:val="28"/>
          <w:szCs w:val="28"/>
          <w:rPrChange w:id="22679" w:author="user pc" w:date="2022-03-15T10:14:00Z">
            <w:rPr>
              <w:rFonts w:ascii="Cambria Math" w:eastAsia="宋体" w:hAnsi="Cambria Math"/>
              <w:b/>
            </w:rPr>
          </w:rPrChange>
        </w:rPr>
        <w:t>NUCLEAR</w:t>
      </w:r>
      <w:r>
        <w:rPr>
          <w:rFonts w:ascii="Times New Roman" w:cs="Times New Roman" w:eastAsia="宋体" w:hAnsi="Times New Roman"/>
          <w:b/>
          <w:sz w:val="28"/>
          <w:szCs w:val="28"/>
        </w:rPr>
        <w:t xml:space="preserve"> </w:t>
      </w:r>
      <w:r w:rsidRPr="A988A59B">
        <w:rPr>
          <w:rFonts w:ascii="Times New Roman" w:cs="Times New Roman" w:eastAsia="宋体" w:hAnsi="Times New Roman"/>
          <w:b/>
          <w:sz w:val="28"/>
          <w:szCs w:val="28"/>
          <w:rPrChange w:id="22680" w:author="user pc" w:date="2022-03-15T10:14:00Z">
            <w:rPr>
              <w:rFonts w:ascii="Cambria Math" w:eastAsia="宋体" w:hAnsi="Cambria Math"/>
              <w:b/>
            </w:rPr>
          </w:rPrChange>
        </w:rPr>
        <w:t>EQUATION</w:t>
      </w:r>
      <w:r>
        <w:rPr>
          <w:rFonts w:ascii="Times New Roman" w:cs="Times New Roman" w:eastAsia="宋体" w:hAnsi="Times New Roman"/>
          <w:b/>
          <w:sz w:val="40"/>
          <w:szCs w:val="40"/>
        </w:rPr>
        <w:t>s</w:t>
      </w:r>
    </w:p>
    <w:p>
      <w:pPr>
        <w:pStyle w:val="style179"/>
        <w:numPr>
          <w:ilvl w:val="0"/>
          <w:numId w:val="76"/>
        </w:numPr>
        <w:rPr>
          <w:rFonts w:ascii="Times New Roman" w:cs="Times New Roman" w:eastAsia="宋体" w:hAnsi="Times New Roman"/>
          <w:sz w:val="28"/>
          <w:szCs w:val="28"/>
          <w:rPrChange w:id="22681" w:author="user pc" w:date="2022-03-15T10:14:00Z">
            <w:rPr>
              <w:rFonts w:ascii="Cambria Math" w:eastAsia="宋体" w:hAnsi="Cambria Math"/>
            </w:rPr>
          </w:rPrChange>
        </w:rPr>
      </w:pPr>
      <w:r w:rsidRPr="BA68E1ED">
        <w:rPr>
          <w:rFonts w:ascii="Times New Roman" w:cs="Times New Roman" w:eastAsia="宋体" w:hAnsi="Times New Roman"/>
          <w:sz w:val="28"/>
          <w:szCs w:val="28"/>
          <w:rPrChange w:id="22682" w:author="user pc" w:date="2022-03-15T10:14:00Z">
            <w:rPr>
              <w:rFonts w:eastAsia="宋体" w:hAnsi="Cambria Math"/>
            </w:rPr>
          </w:rPrChange>
        </w:rPr>
        <w:t>Balance</w:t>
      </w:r>
      <w:r>
        <w:rPr>
          <w:rFonts w:ascii="Times New Roman" w:cs="Times New Roman" w:eastAsia="宋体" w:hAnsi="Times New Roman"/>
          <w:sz w:val="28"/>
          <w:szCs w:val="28"/>
        </w:rPr>
        <w:t xml:space="preserve"> </w:t>
      </w:r>
      <w:r w:rsidRPr="B8A6F917">
        <w:rPr>
          <w:rFonts w:ascii="Times New Roman" w:cs="Times New Roman" w:eastAsia="宋体" w:hAnsi="Times New Roman"/>
          <w:sz w:val="28"/>
          <w:szCs w:val="28"/>
          <w:rPrChange w:id="22683" w:author="user pc" w:date="2022-03-15T10:14:00Z">
            <w:rPr>
              <w:rFonts w:ascii="Cambria Math" w:eastAsia="宋体" w:hAnsi="Cambria Math"/>
            </w:rPr>
          </w:rPrChange>
        </w:rPr>
        <w:t>the following</w:t>
      </w:r>
      <w:r>
        <w:rPr>
          <w:rFonts w:ascii="Times New Roman" w:cs="Times New Roman" w:eastAsia="宋体" w:hAnsi="Times New Roman"/>
          <w:sz w:val="28"/>
          <w:szCs w:val="28"/>
        </w:rPr>
        <w:t xml:space="preserve"> </w:t>
      </w:r>
      <w:r w:rsidRPr="A33F0A12">
        <w:rPr>
          <w:rFonts w:ascii="Times New Roman" w:cs="Times New Roman" w:eastAsia="宋体" w:hAnsi="Times New Roman"/>
          <w:sz w:val="28"/>
          <w:szCs w:val="28"/>
          <w:rPrChange w:id="22684" w:author="user pc" w:date="2022-03-15T10:14:00Z">
            <w:rPr>
              <w:rFonts w:ascii="Cambria Math" w:eastAsia="宋体" w:hAnsi="Cambria Math"/>
            </w:rPr>
          </w:rPrChange>
        </w:rPr>
        <w:t>nuclear</w:t>
      </w:r>
      <w:r>
        <w:rPr>
          <w:rFonts w:ascii="Times New Roman" w:cs="Times New Roman" w:eastAsia="宋体" w:hAnsi="Times New Roman"/>
          <w:sz w:val="28"/>
          <w:szCs w:val="28"/>
        </w:rPr>
        <w:t xml:space="preserve"> </w:t>
      </w:r>
      <w:r w:rsidRPr="A07D8610">
        <w:rPr>
          <w:rFonts w:ascii="Times New Roman" w:cs="Times New Roman" w:eastAsia="宋体" w:hAnsi="Times New Roman"/>
          <w:sz w:val="28"/>
          <w:szCs w:val="28"/>
          <w:rPrChange w:id="22685" w:author="user pc" w:date="2022-03-15T10:14:00Z">
            <w:rPr>
              <w:rFonts w:ascii="Cambria Math" w:eastAsia="宋体" w:hAnsi="Cambria Math"/>
            </w:rPr>
          </w:rPrChange>
        </w:rPr>
        <w:t>reaction:</w:t>
      </w:r>
    </w:p>
    <w:p>
      <w:pPr>
        <w:pStyle w:val="style0"/>
        <w:rPr>
          <w:rFonts w:ascii="Times New Roman" w:cs="Times New Roman" w:eastAsia="宋体" w:hAnsi="Times New Roman"/>
          <w:sz w:val="28"/>
          <w:szCs w:val="28"/>
          <w:rPrChange w:id="22686" w:author="user pc" w:date="2022-03-15T10:14:00Z">
            <w:rPr>
              <w:rFonts w:ascii="Cambria Math" w:eastAsia="宋体" w:hAnsi="Cambria Math"/>
            </w:rPr>
          </w:rPrChange>
        </w:rPr>
      </w:pPr>
      <w:r w:rsidRPr="D6A33BD3">
        <w:rPr>
          <w:rFonts w:ascii="Times New Roman" w:cs="Times New Roman" w:eastAsia="宋体" w:hAnsi="Times New Roman"/>
          <w:sz w:val="28"/>
          <w:szCs w:val="28"/>
          <w:rPrChange w:id="22687" w:author="user pc" w:date="2022-03-15T10:14:00Z">
            <w:rPr>
              <w:rFonts w:ascii="Cambria Math" w:eastAsia="宋体" w:hAnsi="Cambria Math"/>
            </w:rPr>
          </w:rPrChange>
        </w:rPr>
        <w:t>Use</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 xml:space="preserve"> </m:t>
            </m:r>
            <m:r w:rsidRPr="34F54C7B">
              <w:rPr>
                <w:rFonts w:ascii="Cambria Math" w:cs="Times New Roman" w:eastAsia="宋体" w:hAnsi="Cambria Math"/>
                <w:sz w:val="28"/>
                <w:szCs w:val="28"/>
                <w:rPrChange w:id="22688" w:author="user pc" w:date="2022-03-15T10:14:00Z">
                  <w:rPr>
                    <w:rFonts w:ascii="Cambria Math" w:eastAsia="宋体" w:hAnsi="Cambria Math"/>
                  </w:rPr>
                </w:rPrChange>
              </w:rPr>
              <m:t>0</m:t>
            </m:r>
          </m:sub>
          <m:sup>
            <m:r w:rsidRPr="7F4A45C0">
              <w:rPr>
                <w:rFonts w:ascii="Cambria Math" w:cs="Times New Roman" w:eastAsia="宋体" w:hAnsi="Cambria Math"/>
                <w:sz w:val="28"/>
                <w:szCs w:val="28"/>
                <w:rPrChange w:id="22689" w:author="user pc" w:date="2022-03-15T10:14:00Z">
                  <w:rPr>
                    <w:rFonts w:ascii="Cambria Math" w:eastAsia="宋体" w:hAnsi="Cambria Math"/>
                  </w:rPr>
                </w:rPrChange>
              </w:rPr>
              <m:t>1</m:t>
            </m:r>
          </m:sup>
          <m:e>
            <m:r w:rsidRPr="674A5C99">
              <w:rPr>
                <w:rFonts w:ascii="Cambria Math" w:cs="Times New Roman" w:eastAsia="宋体" w:hAnsi="Cambria Math"/>
                <w:sz w:val="28"/>
                <w:szCs w:val="28"/>
                <w:rPrChange w:id="22690" w:author="user pc" w:date="2022-03-15T10:14:00Z">
                  <w:rPr>
                    <w:rFonts w:ascii="Cambria Math" w:eastAsia="宋体" w:hAnsi="Cambria Math"/>
                  </w:rPr>
                </w:rPrChange>
              </w:rPr>
              <m:t>n</m:t>
            </m:r>
          </m:e>
        </m:sPre>
      </m:oMath>
      <w:r>
        <w:rPr>
          <w:rFonts w:ascii="Times New Roman" w:cs="Times New Roman" w:eastAsia="宋体" w:hAnsi="Times New Roman"/>
          <w:sz w:val="28"/>
          <w:szCs w:val="28"/>
        </w:rPr>
        <w:t xml:space="preserve"> </w:t>
      </w:r>
      <w:r w:rsidRPr="A7B2D59E">
        <w:rPr>
          <w:rFonts w:ascii="Times New Roman" w:cs="Times New Roman" w:eastAsia="宋体" w:hAnsi="Times New Roman"/>
          <w:sz w:val="28"/>
          <w:szCs w:val="28"/>
          <w:rPrChange w:id="22691" w:author="user pc" w:date="2022-03-15T10:14:00Z">
            <w:rPr>
              <w:rFonts w:ascii="Cambria Math" w:eastAsia="宋体" w:hAnsi="Cambria Math"/>
            </w:rPr>
          </w:rPrChange>
        </w:rPr>
        <w:t>to</w:t>
      </w:r>
      <w:r>
        <w:rPr>
          <w:rFonts w:ascii="Times New Roman" w:cs="Times New Roman" w:eastAsia="宋体" w:hAnsi="Times New Roman"/>
          <w:sz w:val="28"/>
          <w:szCs w:val="28"/>
        </w:rPr>
        <w:t xml:space="preserve"> </w:t>
      </w:r>
      <w:r w:rsidRPr="373DD130">
        <w:rPr>
          <w:rFonts w:ascii="Times New Roman" w:cs="Times New Roman" w:eastAsia="宋体" w:hAnsi="Times New Roman"/>
          <w:sz w:val="28"/>
          <w:szCs w:val="28"/>
          <w:rPrChange w:id="22692" w:author="user pc" w:date="2022-03-15T10:14:00Z">
            <w:rPr>
              <w:rFonts w:ascii="Cambria Math" w:eastAsia="宋体" w:hAnsi="Cambria Math"/>
            </w:rPr>
          </w:rPrChange>
        </w:rPr>
        <w:t>represent a neutron</w:t>
      </w:r>
      <w:r>
        <w:rPr>
          <w:rFonts w:ascii="Times New Roman" w:cs="Times New Roman" w:eastAsia="宋体" w:hAnsi="Times New Roman"/>
          <w:sz w:val="28"/>
          <w:szCs w:val="28"/>
        </w:rPr>
        <w:t xml:space="preserve"> </w:t>
      </w:r>
      <w:r w:rsidRPr="E0D54441">
        <w:rPr>
          <w:rFonts w:ascii="Times New Roman" w:cs="Times New Roman" w:eastAsia="宋体" w:hAnsi="Times New Roman"/>
          <w:sz w:val="28"/>
          <w:szCs w:val="28"/>
          <w:rPrChange w:id="22693" w:author="user pc" w:date="2022-03-15T10:14:00Z">
            <w:rPr>
              <w:rFonts w:ascii="Cambria Math" w:eastAsia="宋体" w:hAnsi="Cambria Math"/>
            </w:rPr>
          </w:rPrChange>
        </w:rPr>
        <w:t>and</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 xml:space="preserve"> </m:t>
            </m:r>
            <m:r w:rsidRPr="C4ABA9CE">
              <w:rPr>
                <w:rFonts w:ascii="Cambria Math" w:cs="Times New Roman" w:eastAsia="宋体" w:hAnsi="Cambria Math"/>
                <w:sz w:val="28"/>
                <w:szCs w:val="28"/>
                <w:rPrChange w:id="22694" w:author="user pc" w:date="2022-03-15T10:14:00Z">
                  <w:rPr>
                    <w:rFonts w:ascii="Cambria Math" w:eastAsia="宋体" w:hAnsi="Cambria Math"/>
                  </w:rPr>
                </w:rPrChange>
              </w:rPr>
              <m:t>-1</m:t>
            </m:r>
          </m:sub>
          <m:sup>
            <m:r w:rsidRPr="C9FC07C3">
              <w:rPr>
                <w:rFonts w:ascii="Cambria Math" w:cs="Times New Roman" w:eastAsia="宋体" w:hAnsi="Cambria Math"/>
                <w:sz w:val="28"/>
                <w:szCs w:val="28"/>
                <w:rPrChange w:id="22695" w:author="user pc" w:date="2022-03-15T10:14:00Z">
                  <w:rPr>
                    <w:rFonts w:ascii="Cambria Math" w:eastAsia="宋体" w:hAnsi="Cambria Math"/>
                  </w:rPr>
                </w:rPrChange>
              </w:rPr>
              <m:t>0</m:t>
            </m:r>
          </m:sup>
          <m:e>
            <m:r w:rsidRPr="EE872F8F">
              <w:rPr>
                <w:rFonts w:ascii="Cambria Math" w:cs="Times New Roman" w:eastAsia="宋体" w:hAnsi="Cambria Math"/>
                <w:sz w:val="28"/>
                <w:szCs w:val="28"/>
                <w:rPrChange w:id="22696" w:author="user pc" w:date="2022-03-15T10:14:00Z">
                  <w:rPr>
                    <w:rFonts w:ascii="Cambria Math" w:eastAsia="宋体" w:hAnsi="Cambria Math"/>
                  </w:rPr>
                </w:rPrChange>
              </w:rPr>
              <m:t>e</m:t>
            </m:r>
            <m:r>
              <w:rPr>
                <w:rFonts w:ascii="Cambria Math" w:cs="Times New Roman" w:eastAsia="宋体" w:hAnsi="Cambria Math"/>
                <w:sz w:val="28"/>
                <w:szCs w:val="28"/>
              </w:rPr>
              <m:t xml:space="preserve"> </m:t>
            </m:r>
          </m:e>
        </m:sPre>
      </m:oMath>
      <w:r w:rsidRPr="9BF3C28D">
        <w:rPr>
          <w:rFonts w:ascii="Times New Roman" w:cs="Times New Roman" w:eastAsia="宋体" w:hAnsi="Times New Roman"/>
          <w:sz w:val="28"/>
          <w:szCs w:val="28"/>
          <w:rPrChange w:id="22697" w:author="user pc" w:date="2022-03-15T10:14:00Z">
            <w:rPr>
              <w:rFonts w:ascii="Cambria Math" w:eastAsia="宋体" w:hAnsi="Cambria Math"/>
            </w:rPr>
          </w:rPrChange>
        </w:rPr>
        <w:t>to</w:t>
      </w:r>
      <w:r>
        <w:rPr>
          <w:rFonts w:ascii="Times New Roman" w:cs="Times New Roman" w:eastAsia="宋体" w:hAnsi="Times New Roman"/>
          <w:sz w:val="28"/>
          <w:szCs w:val="28"/>
        </w:rPr>
        <w:t xml:space="preserve"> </w:t>
      </w:r>
      <w:r w:rsidRPr="08E9F531">
        <w:rPr>
          <w:rFonts w:ascii="Times New Roman" w:cs="Times New Roman" w:eastAsia="宋体" w:hAnsi="Times New Roman"/>
          <w:sz w:val="28"/>
          <w:szCs w:val="28"/>
          <w:rPrChange w:id="22698" w:author="user pc" w:date="2022-03-15T10:14:00Z">
            <w:rPr>
              <w:rFonts w:ascii="Cambria Math" w:eastAsia="宋体" w:hAnsi="Cambria Math"/>
            </w:rPr>
          </w:rPrChange>
        </w:rPr>
        <w:t>represent an</w:t>
      </w:r>
      <w:r>
        <w:rPr>
          <w:rFonts w:ascii="Times New Roman" w:cs="Times New Roman" w:eastAsia="宋体" w:hAnsi="Times New Roman"/>
          <w:sz w:val="28"/>
          <w:szCs w:val="28"/>
        </w:rPr>
        <w:t xml:space="preserve"> </w:t>
      </w:r>
      <w:r w:rsidRPr="E2A3D3BD">
        <w:rPr>
          <w:rFonts w:ascii="Times New Roman" w:cs="Times New Roman" w:eastAsia="宋体" w:hAnsi="Times New Roman"/>
          <w:sz w:val="28"/>
          <w:szCs w:val="28"/>
          <w:rPrChange w:id="22699" w:author="user pc" w:date="2022-03-15T10:14:00Z">
            <w:rPr>
              <w:rFonts w:ascii="Cambria Math" w:eastAsia="宋体" w:hAnsi="Cambria Math"/>
            </w:rPr>
          </w:rPrChange>
        </w:rPr>
        <w:t>electron.</w:t>
      </w:r>
    </w:p>
    <w:p>
      <w:pPr>
        <w:pStyle w:val="style0"/>
        <w:rPr>
          <w:rFonts w:ascii="Times New Roman" w:cs="Times New Roman" w:eastAsia="宋体" w:hAnsi="Times New Roman"/>
          <w:sz w:val="28"/>
          <w:szCs w:val="28"/>
          <w:rPrChange w:id="22700" w:author="user pc" w:date="2022-03-15T10:14:00Z">
            <w:rPr>
              <w:rFonts w:ascii="Cambria Math" w:eastAsia="宋体" w:hAnsi="Cambria Math"/>
            </w:rPr>
          </w:rPrChange>
        </w:rPr>
      </w:pPr>
      <m:oMathPara>
        <m:oMathParaPr>
          <m:jc m:val="left"/>
        </m:oMathParaPr>
        <m:oMath>
          <m:sPre>
            <m:sPrePr>
              <m:ctrlPr>
                <w:rPr>
                  <w:rFonts w:ascii="Cambria Math" w:cs="Times New Roman" w:eastAsia="宋体" w:hAnsi="Cambria Math"/>
                  <w:i/>
                  <w:sz w:val="28"/>
                  <w:szCs w:val="28"/>
                </w:rPr>
              </m:ctrlPr>
            </m:sPrePr>
            <m:sub>
              <m:r w:rsidRPr="3B7198B1">
                <w:rPr>
                  <w:rFonts w:ascii="Cambria Math" w:cs="Times New Roman" w:eastAsia="宋体" w:hAnsi="Cambria Math"/>
                  <w:sz w:val="28"/>
                  <w:szCs w:val="28"/>
                  <w:rPrChange w:id="22701" w:author="user pc" w:date="2022-03-15T10:14:00Z">
                    <w:rPr>
                      <w:rFonts w:ascii="Cambria Math" w:eastAsia="宋体" w:hAnsi="Cambria Math"/>
                    </w:rPr>
                  </w:rPrChange>
                </w:rPr>
                <m:t>4</m:t>
              </m:r>
            </m:sub>
            <m:sup>
              <m:r w:rsidRPr="CE1175DB">
                <w:rPr>
                  <w:rFonts w:ascii="Cambria Math" w:cs="Times New Roman" w:eastAsia="宋体" w:hAnsi="Cambria Math"/>
                  <w:sz w:val="28"/>
                  <w:szCs w:val="28"/>
                  <w:rPrChange w:id="22702" w:author="user pc" w:date="2022-03-15T10:14:00Z">
                    <w:rPr>
                      <w:rFonts w:ascii="Cambria Math" w:eastAsia="宋体" w:hAnsi="Cambria Math"/>
                    </w:rPr>
                  </w:rPrChange>
                </w:rPr>
                <m:t>9</m:t>
              </m:r>
            </m:sup>
            <m:e>
              <m:r w:rsidRPr="6791C8C4">
                <w:rPr>
                  <w:rFonts w:ascii="Cambria Math" w:cs="Times New Roman" w:eastAsia="宋体" w:hAnsi="Cambria Math"/>
                  <w:sz w:val="28"/>
                  <w:szCs w:val="28"/>
                  <w:rPrChange w:id="22703" w:author="user pc" w:date="2022-03-15T10:14:00Z">
                    <w:rPr>
                      <w:rFonts w:ascii="Cambria Math" w:eastAsia="宋体" w:hAnsi="Cambria Math"/>
                    </w:rPr>
                  </w:rPrChange>
                </w:rPr>
                <m:t>B+</m:t>
              </m:r>
              <m:sPre>
                <m:sPrePr>
                  <m:ctrlPr>
                    <w:rPr>
                      <w:rFonts w:ascii="Cambria Math" w:cs="Times New Roman" w:eastAsia="宋体" w:hAnsi="Cambria Math"/>
                      <w:i/>
                      <w:sz w:val="28"/>
                      <w:szCs w:val="28"/>
                    </w:rPr>
                  </m:ctrlPr>
                </m:sPrePr>
                <m:sub>
                  <m:r w:rsidRPr="C90DBC95">
                    <w:rPr>
                      <w:rFonts w:ascii="Cambria Math" w:cs="Times New Roman" w:eastAsia="宋体" w:hAnsi="Cambria Math"/>
                      <w:sz w:val="28"/>
                      <w:szCs w:val="28"/>
                      <w:rPrChange w:id="22704" w:author="user pc" w:date="2022-03-15T10:14:00Z">
                        <w:rPr>
                          <w:rFonts w:ascii="Cambria Math" w:eastAsia="宋体" w:hAnsi="Cambria Math"/>
                        </w:rPr>
                      </w:rPrChange>
                    </w:rPr>
                    <m:t>2</m:t>
                  </m:r>
                </m:sub>
                <m:sup>
                  <m:r w:rsidRPr="8CE84F7B">
                    <w:rPr>
                      <w:rFonts w:ascii="Cambria Math" w:cs="Times New Roman" w:eastAsia="宋体" w:hAnsi="Cambria Math"/>
                      <w:sz w:val="28"/>
                      <w:szCs w:val="28"/>
                      <w:rPrChange w:id="22705" w:author="user pc" w:date="2022-03-15T10:14:00Z">
                        <w:rPr>
                          <w:rFonts w:ascii="Cambria Math" w:eastAsia="宋体" w:hAnsi="Cambria Math"/>
                        </w:rPr>
                      </w:rPrChange>
                    </w:rPr>
                    <m:t>4</m:t>
                  </m:r>
                </m:sup>
                <m:e>
                  <m:r w:rsidRPr="72111187">
                    <w:rPr>
                      <w:rFonts w:ascii="Cambria Math" w:cs="Times New Roman" w:eastAsia="宋体" w:hAnsi="Cambria Math"/>
                      <w:sz w:val="28"/>
                      <w:szCs w:val="28"/>
                      <w:rPrChange w:id="22706" w:author="user pc" w:date="2022-03-15T10:14:00Z">
                        <w:rPr>
                          <w:rFonts w:ascii="Cambria Math" w:eastAsia="宋体" w:hAnsi="Cambria Math"/>
                        </w:rPr>
                      </w:rPrChange>
                    </w:rPr>
                    <m:t xml:space="preserve">He → </m:t>
                  </m:r>
                  <m:sPre>
                    <m:sPrePr>
                      <m:ctrlPr>
                        <w:rPr>
                          <w:rFonts w:ascii="Cambria Math" w:cs="Times New Roman" w:eastAsia="宋体" w:hAnsi="Cambria Math"/>
                          <w:i/>
                          <w:sz w:val="28"/>
                          <w:szCs w:val="28"/>
                        </w:rPr>
                      </m:ctrlPr>
                    </m:sPrePr>
                    <m:sub>
                      <m:r w:rsidRPr="D02A96AB">
                        <w:rPr>
                          <w:rFonts w:ascii="Cambria Math" w:cs="Times New Roman" w:eastAsia="宋体" w:hAnsi="Cambria Math"/>
                          <w:sz w:val="28"/>
                          <w:szCs w:val="28"/>
                          <w:rPrChange w:id="22707" w:author="user pc" w:date="2022-03-15T10:14:00Z">
                            <w:rPr>
                              <w:rFonts w:ascii="Cambria Math" w:eastAsia="宋体" w:hAnsi="Cambria Math"/>
                            </w:rPr>
                          </w:rPrChange>
                        </w:rPr>
                        <m:t>6</m:t>
                      </m:r>
                    </m:sub>
                    <m:sup>
                      <m:r w:rsidRPr="A22CFC1A">
                        <w:rPr>
                          <w:rFonts w:ascii="Cambria Math" w:cs="Times New Roman" w:eastAsia="宋体" w:hAnsi="Cambria Math"/>
                          <w:sz w:val="28"/>
                          <w:szCs w:val="28"/>
                          <w:rPrChange w:id="22708" w:author="user pc" w:date="2022-03-15T10:14:00Z">
                            <w:rPr>
                              <w:rFonts w:ascii="Cambria Math" w:eastAsia="宋体" w:hAnsi="Cambria Math"/>
                            </w:rPr>
                          </w:rPrChange>
                        </w:rPr>
                        <m:t>12</m:t>
                      </m:r>
                    </m:sup>
                    <m:e>
                      <m:r w:rsidRPr="0681A170">
                        <w:rPr>
                          <w:rFonts w:ascii="Cambria Math" w:cs="Times New Roman" w:eastAsia="宋体" w:hAnsi="Cambria Math"/>
                          <w:sz w:val="28"/>
                          <w:szCs w:val="28"/>
                          <w:rPrChange w:id="22709" w:author="user pc" w:date="2022-03-15T10:14:00Z">
                            <w:rPr>
                              <w:rFonts w:ascii="Cambria Math" w:eastAsia="宋体" w:hAnsi="Cambria Math"/>
                            </w:rPr>
                          </w:rPrChange>
                        </w:rPr>
                        <m:t>C</m:t>
                      </m:r>
                      <m:r>
                        <w:rPr>
                          <w:rFonts w:ascii="Cambria Math" w:cs="Times New Roman" w:eastAsia="宋体" w:hAnsi="Cambria Math"/>
                          <w:sz w:val="28"/>
                          <w:szCs w:val="28"/>
                        </w:rPr>
                        <m:t xml:space="preserve"> </m:t>
                      </m:r>
                    </m:e>
                  </m:sPre>
                </m:e>
              </m:sPre>
            </m:e>
          </m:sPre>
          <m:r>
            <w:rPr>
              <w:rFonts w:ascii="Cambria Math" w:cs="Times New Roman" w:eastAsia="宋体" w:hAnsi="Cambria Math"/>
              <w:sz w:val="28"/>
              <w:szCs w:val="28"/>
            </w:rPr>
            <m:t>+ ?</m:t>
          </m:r>
        </m:oMath>
      </m:oMathPara>
    </w:p>
    <w:p>
      <w:pPr>
        <w:pStyle w:val="style0"/>
        <w:tabs>
          <w:tab w:val="left" w:leader="none" w:pos="3605"/>
        </w:tabs>
        <w:rPr>
          <w:rFonts w:ascii="Times New Roman" w:cs="Times New Roman" w:eastAsia="宋体" w:hAnsi="Times New Roman"/>
          <w:sz w:val="28"/>
          <w:szCs w:val="28"/>
          <w:rPrChange w:id="22710" w:author="user pc" w:date="2022-03-15T10:14:00Z">
            <w:rPr>
              <w:rFonts w:ascii="Cambria Math" w:eastAsia="宋体" w:hAnsi="Cambria Math"/>
            </w:rPr>
          </w:rPrChange>
        </w:rPr>
      </w:pPr>
      <w:r w:rsidRPr="D6A079E9">
        <w:rPr>
          <w:rFonts w:ascii="Times New Roman" w:cs="Times New Roman" w:eastAsia="宋体" w:hAnsi="Times New Roman"/>
          <w:b/>
          <w:bCs/>
          <w:sz w:val="28"/>
          <w:szCs w:val="28"/>
          <w:rPrChange w:id="22711" w:author="user pc" w:date="2022-03-15T10:14:00Z">
            <w:rPr>
              <w:rFonts w:eastAsia="宋体" w:hAnsi="Cambria Math"/>
              <w:b/>
              <w:bCs/>
            </w:rPr>
          </w:rPrChange>
        </w:rPr>
        <w:t>Solution</w:t>
      </w:r>
      <w:r w:rsidRPr="39A42FCD">
        <w:rPr>
          <w:rFonts w:ascii="Times New Roman" w:cs="Times New Roman" w:eastAsia="宋体" w:hAnsi="Times New Roman"/>
          <w:sz w:val="28"/>
          <w:szCs w:val="28"/>
          <w:rPrChange w:id="22712" w:author="user pc" w:date="2022-03-15T10:14:00Z">
            <w:rPr>
              <w:rFonts w:ascii="Cambria Math" w:eastAsia="宋体" w:hAnsi="Cambria Math"/>
            </w:rPr>
          </w:rPrChange>
        </w:rPr>
        <w:tab/>
      </w:r>
    </w:p>
    <w:p>
      <w:pPr>
        <w:pStyle w:val="style0"/>
        <w:tabs>
          <w:tab w:val="left" w:leader="none" w:pos="3605"/>
        </w:tabs>
        <w:rPr>
          <w:rFonts w:ascii="Times New Roman" w:cs="Times New Roman" w:eastAsia="宋体" w:hAnsi="Times New Roman"/>
          <w:sz w:val="28"/>
          <w:szCs w:val="28"/>
          <w:rPrChange w:id="22713" w:author="user pc" w:date="2022-03-15T10:14:00Z">
            <w:rPr>
              <w:rFonts w:ascii="Cambria Math" w:eastAsia="宋体" w:hAnsi="Cambria Math"/>
            </w:rPr>
          </w:rPrChange>
        </w:rPr>
      </w:pPr>
      <w:r w:rsidRPr="1E31F392">
        <w:rPr>
          <w:rFonts w:ascii="Times New Roman" w:cs="Times New Roman" w:eastAsia="宋体" w:hAnsi="Times New Roman"/>
          <w:sz w:val="28"/>
          <w:szCs w:val="28"/>
          <w:rPrChange w:id="22714" w:author="user pc" w:date="2022-03-15T10:14:00Z">
            <w:rPr>
              <w:rFonts w:ascii="Cambria Math" w:eastAsia="宋体" w:hAnsi="Cambria Math"/>
            </w:rPr>
          </w:rPrChange>
        </w:rPr>
        <w:t>9 + 4 = 12 +</w:t>
      </w:r>
      <w:r>
        <w:rPr>
          <w:rFonts w:ascii="Times New Roman" w:cs="Times New Roman" w:eastAsia="宋体" w:hAnsi="Times New Roman"/>
          <w:sz w:val="28"/>
          <w:szCs w:val="28"/>
        </w:rPr>
        <w:t xml:space="preserve"> </w:t>
      </w:r>
      <w:r w:rsidRPr="85D5D4F4">
        <w:rPr>
          <w:rFonts w:ascii="Times New Roman" w:cs="Times New Roman" w:eastAsia="宋体" w:hAnsi="Times New Roman"/>
          <w:sz w:val="28"/>
          <w:szCs w:val="28"/>
          <w:rPrChange w:id="22715" w:author="user pc" w:date="2022-03-15T10:14:00Z">
            <w:rPr>
              <w:rFonts w:ascii="Cambria Math" w:eastAsia="宋体" w:hAnsi="Cambria Math"/>
            </w:rPr>
          </w:rPrChange>
        </w:rPr>
        <w:t>2</w:t>
      </w:r>
      <w:r>
        <w:rPr>
          <w:rFonts w:ascii="Times New Roman" w:cs="Times New Roman" w:eastAsia="宋体" w:hAnsi="Times New Roman"/>
          <w:sz w:val="28"/>
          <w:szCs w:val="28"/>
        </w:rPr>
        <w:t xml:space="preserve"> </w:t>
      </w:r>
      <w:r w:rsidRPr="9C3B0388">
        <w:rPr>
          <w:rFonts w:ascii="Times New Roman" w:cs="Times New Roman" w:eastAsia="宋体" w:hAnsi="Times New Roman"/>
          <w:sz w:val="28"/>
          <w:szCs w:val="28"/>
          <w:rPrChange w:id="22716" w:author="user pc" w:date="2022-03-15T10:14:00Z">
            <w:rPr>
              <w:rFonts w:ascii="Cambria Math" w:eastAsia="宋体" w:hAnsi="Cambria Math"/>
            </w:rPr>
          </w:rPrChange>
        </w:rPr>
        <w:t>=13</w:t>
      </w:r>
      <w:r>
        <w:rPr>
          <w:rFonts w:ascii="Times New Roman" w:cs="Times New Roman" w:eastAsia="宋体" w:hAnsi="Times New Roman"/>
          <w:sz w:val="28"/>
          <w:szCs w:val="28"/>
        </w:rPr>
        <w:t xml:space="preserve"> </w:t>
      </w:r>
      <w:r w:rsidRPr="4D8BB204">
        <w:rPr>
          <w:rFonts w:ascii="Times New Roman" w:cs="Times New Roman" w:eastAsia="宋体" w:hAnsi="Times New Roman"/>
          <w:sz w:val="28"/>
          <w:szCs w:val="28"/>
          <w:rPrChange w:id="22717" w:author="user pc" w:date="2022-03-15T10:14:00Z">
            <w:rPr>
              <w:rFonts w:ascii="Cambria Math" w:eastAsia="宋体" w:hAnsi="Cambria Math"/>
            </w:rPr>
          </w:rPrChange>
        </w:rPr>
        <w:t>=&gt; mass</w:t>
      </w:r>
      <w:r>
        <w:rPr>
          <w:rFonts w:ascii="Times New Roman" w:cs="Times New Roman" w:eastAsia="宋体" w:hAnsi="Times New Roman"/>
          <w:sz w:val="28"/>
          <w:szCs w:val="28"/>
        </w:rPr>
        <w:t xml:space="preserve"> </w:t>
      </w:r>
      <w:r w:rsidRPr="FCB8F4D6">
        <w:rPr>
          <w:rFonts w:ascii="Times New Roman" w:cs="Times New Roman" w:eastAsia="宋体" w:hAnsi="Times New Roman"/>
          <w:sz w:val="28"/>
          <w:szCs w:val="28"/>
          <w:rPrChange w:id="22718" w:author="user pc" w:date="2022-03-15T10:14:00Z">
            <w:rPr>
              <w:rFonts w:ascii="Cambria Math" w:eastAsia="宋体" w:hAnsi="Cambria Math"/>
            </w:rPr>
          </w:rPrChange>
        </w:rPr>
        <w:t>number</w:t>
      </w:r>
    </w:p>
    <w:p>
      <w:pPr>
        <w:pStyle w:val="style0"/>
        <w:tabs>
          <w:tab w:val="left" w:leader="none" w:pos="3605"/>
        </w:tabs>
        <w:rPr>
          <w:rFonts w:ascii="Times New Roman" w:cs="Times New Roman" w:eastAsia="宋体" w:hAnsi="Times New Roman"/>
          <w:sz w:val="28"/>
          <w:szCs w:val="28"/>
          <w:rPrChange w:id="22719" w:author="user pc" w:date="2022-03-15T10:14:00Z">
            <w:rPr>
              <w:rFonts w:ascii="Cambria Math" w:eastAsia="宋体" w:hAnsi="Cambria Math"/>
            </w:rPr>
          </w:rPrChange>
        </w:rPr>
      </w:pPr>
      <w:r w:rsidRPr="6B83607E">
        <w:rPr>
          <w:rFonts w:ascii="Times New Roman" w:cs="Times New Roman" w:eastAsia="宋体" w:hAnsi="Times New Roman"/>
          <w:sz w:val="28"/>
          <w:szCs w:val="28"/>
          <w:rPrChange w:id="22720" w:author="user pc" w:date="2022-03-15T10:14:00Z">
            <w:rPr>
              <w:rFonts w:ascii="Cambria Math" w:eastAsia="宋体" w:hAnsi="Cambria Math"/>
            </w:rPr>
          </w:rPrChange>
        </w:rPr>
        <w:t>4</w:t>
      </w:r>
      <w:r>
        <w:rPr>
          <w:rFonts w:ascii="Times New Roman" w:cs="Times New Roman" w:eastAsia="宋体" w:hAnsi="Times New Roman"/>
          <w:sz w:val="28"/>
          <w:szCs w:val="28"/>
        </w:rPr>
        <w:t xml:space="preserve"> </w:t>
      </w:r>
      <w:r w:rsidRPr="5955DC56">
        <w:rPr>
          <w:rFonts w:ascii="Times New Roman" w:cs="Times New Roman" w:eastAsia="宋体" w:hAnsi="Times New Roman"/>
          <w:sz w:val="28"/>
          <w:szCs w:val="28"/>
          <w:rPrChange w:id="22721" w:author="user pc" w:date="2022-03-15T10:14:00Z">
            <w:rPr>
              <w:rFonts w:ascii="Cambria Math" w:eastAsia="宋体" w:hAnsi="Cambria Math"/>
            </w:rPr>
          </w:rPrChange>
        </w:rPr>
        <w:t>+</w:t>
      </w:r>
      <w:r>
        <w:rPr>
          <w:rFonts w:ascii="Times New Roman" w:cs="Times New Roman" w:eastAsia="宋体" w:hAnsi="Times New Roman"/>
          <w:sz w:val="28"/>
          <w:szCs w:val="28"/>
        </w:rPr>
        <w:t xml:space="preserve"> </w:t>
      </w:r>
      <w:r w:rsidRPr="547199EC">
        <w:rPr>
          <w:rFonts w:ascii="Times New Roman" w:cs="Times New Roman" w:eastAsia="宋体" w:hAnsi="Times New Roman"/>
          <w:sz w:val="28"/>
          <w:szCs w:val="28"/>
          <w:rPrChange w:id="22722" w:author="user pc" w:date="2022-03-15T10:14:00Z">
            <w:rPr>
              <w:rFonts w:ascii="Cambria Math" w:eastAsia="宋体" w:hAnsi="Cambria Math"/>
            </w:rPr>
          </w:rPrChange>
        </w:rPr>
        <w:t>2 = 6</w:t>
      </w:r>
      <w:r>
        <w:rPr>
          <w:rFonts w:ascii="Times New Roman" w:cs="Times New Roman" w:eastAsia="宋体" w:hAnsi="Times New Roman"/>
          <w:sz w:val="28"/>
          <w:szCs w:val="28"/>
        </w:rPr>
        <w:t xml:space="preserve"> </w:t>
      </w:r>
      <w:r w:rsidRPr="88F9EEF8">
        <w:rPr>
          <w:rFonts w:ascii="Times New Roman" w:cs="Times New Roman" w:eastAsia="宋体" w:hAnsi="Times New Roman"/>
          <w:sz w:val="28"/>
          <w:szCs w:val="28"/>
          <w:rPrChange w:id="22723" w:author="user pc" w:date="2022-03-15T10:14:00Z">
            <w:rPr>
              <w:rFonts w:ascii="Cambria Math" w:eastAsia="宋体" w:hAnsi="Cambria Math"/>
            </w:rPr>
          </w:rPrChange>
        </w:rPr>
        <w:t>=&gt;</w:t>
      </w:r>
      <w:r>
        <w:rPr>
          <w:rFonts w:ascii="Times New Roman" w:cs="Times New Roman" w:eastAsia="宋体" w:hAnsi="Times New Roman"/>
          <w:sz w:val="28"/>
          <w:szCs w:val="28"/>
        </w:rPr>
        <w:t xml:space="preserve"> </w:t>
      </w:r>
      <w:r w:rsidRPr="882C027B">
        <w:rPr>
          <w:rFonts w:ascii="Times New Roman" w:cs="Times New Roman" w:eastAsia="宋体" w:hAnsi="Times New Roman"/>
          <w:sz w:val="28"/>
          <w:szCs w:val="28"/>
          <w:rPrChange w:id="22724" w:author="user pc" w:date="2022-03-15T10:14:00Z">
            <w:rPr>
              <w:rFonts w:ascii="Cambria Math" w:eastAsia="宋体" w:hAnsi="Cambria Math"/>
            </w:rPr>
          </w:rPrChange>
        </w:rPr>
        <w:t>atomic number</w:t>
      </w:r>
    </w:p>
    <w:p>
      <w:pPr>
        <w:pStyle w:val="style0"/>
        <w:tabs>
          <w:tab w:val="left" w:leader="none" w:pos="3605"/>
        </w:tabs>
        <w:rPr>
          <w:rFonts w:ascii="Times New Roman" w:cs="Times New Roman" w:eastAsia="宋体" w:hAnsi="Times New Roman"/>
          <w:sz w:val="28"/>
          <w:szCs w:val="28"/>
          <w:rPrChange w:id="22725" w:author="user pc" w:date="2022-03-15T10:14:00Z">
            <w:rPr>
              <w:rFonts w:ascii="Cambria Math" w:eastAsia="宋体" w:hAnsi="Cambria Math"/>
            </w:rPr>
          </w:rPrChange>
        </w:rPr>
      </w:pPr>
      <w:r w:rsidRPr="15867917">
        <w:rPr>
          <w:rFonts w:ascii="Times New Roman" w:cs="Times New Roman" w:eastAsia="宋体" w:hAnsi="Times New Roman"/>
          <w:sz w:val="28"/>
          <w:szCs w:val="28"/>
          <w:rPrChange w:id="22726" w:author="user pc" w:date="2022-03-15T10:14:00Z">
            <w:rPr>
              <w:rFonts w:ascii="Cambria Math" w:eastAsia="宋体" w:hAnsi="Cambria Math"/>
            </w:rPr>
          </w:rPrChange>
        </w:rPr>
        <w:t>Since the sum of atomic numbers of</w:t>
      </w:r>
      <w:r>
        <w:rPr>
          <w:rFonts w:ascii="Times New Roman" w:cs="Times New Roman" w:eastAsia="宋体" w:hAnsi="Times New Roman"/>
          <w:sz w:val="28"/>
          <w:szCs w:val="28"/>
        </w:rPr>
        <w:t xml:space="preserve"> </w:t>
      </w:r>
      <w:r w:rsidRPr="DA1C5E44">
        <w:rPr>
          <w:rFonts w:ascii="Times New Roman" w:cs="Times New Roman" w:eastAsia="宋体" w:hAnsi="Times New Roman"/>
          <w:sz w:val="28"/>
          <w:szCs w:val="28"/>
          <w:rPrChange w:id="22727" w:author="user pc" w:date="2022-03-15T10:14:00Z">
            <w:rPr>
              <w:rFonts w:ascii="Cambria Math" w:eastAsia="宋体" w:hAnsi="Cambria Math"/>
            </w:rPr>
          </w:rPrChange>
        </w:rPr>
        <w:t>the</w:t>
      </w:r>
      <w:r>
        <w:rPr>
          <w:rFonts w:ascii="Times New Roman" w:cs="Times New Roman" w:eastAsia="宋体" w:hAnsi="Times New Roman"/>
          <w:sz w:val="28"/>
          <w:szCs w:val="28"/>
        </w:rPr>
        <w:t xml:space="preserve"> </w:t>
      </w:r>
      <w:r w:rsidRPr="4A909D6F">
        <w:rPr>
          <w:rFonts w:ascii="Times New Roman" w:cs="Times New Roman" w:eastAsia="宋体" w:hAnsi="Times New Roman"/>
          <w:sz w:val="28"/>
          <w:szCs w:val="28"/>
          <w:rPrChange w:id="22728" w:author="user pc" w:date="2022-03-15T10:14:00Z">
            <w:rPr>
              <w:rFonts w:ascii="Cambria Math" w:eastAsia="宋体" w:hAnsi="Cambria Math"/>
            </w:rPr>
          </w:rPrChange>
        </w:rPr>
        <w:t>reacting nuclei is the</w:t>
      </w:r>
      <w:r>
        <w:rPr>
          <w:rFonts w:ascii="Times New Roman" w:cs="Times New Roman" w:eastAsia="宋体" w:hAnsi="Times New Roman"/>
          <w:sz w:val="28"/>
          <w:szCs w:val="28"/>
        </w:rPr>
        <w:t xml:space="preserve"> </w:t>
      </w:r>
      <w:r w:rsidRPr="D378DDD6">
        <w:rPr>
          <w:rFonts w:ascii="Times New Roman" w:cs="Times New Roman" w:eastAsia="宋体" w:hAnsi="Times New Roman"/>
          <w:sz w:val="28"/>
          <w:szCs w:val="28"/>
          <w:rPrChange w:id="22729" w:author="user pc" w:date="2022-03-15T10:14:00Z">
            <w:rPr>
              <w:rFonts w:ascii="Cambria Math" w:eastAsia="宋体" w:hAnsi="Cambria Math"/>
            </w:rPr>
          </w:rPrChange>
        </w:rPr>
        <w:t>same</w:t>
      </w:r>
      <w:r>
        <w:rPr>
          <w:rFonts w:ascii="Times New Roman" w:cs="Times New Roman" w:eastAsia="宋体" w:hAnsi="Times New Roman"/>
          <w:sz w:val="28"/>
          <w:szCs w:val="28"/>
        </w:rPr>
        <w:t xml:space="preserve"> </w:t>
      </w:r>
      <w:r w:rsidRPr="C0DD3053">
        <w:rPr>
          <w:rFonts w:ascii="Times New Roman" w:cs="Times New Roman" w:eastAsia="宋体" w:hAnsi="Times New Roman"/>
          <w:sz w:val="28"/>
          <w:szCs w:val="28"/>
          <w:rPrChange w:id="22730" w:author="user pc" w:date="2022-03-15T10:14:00Z">
            <w:rPr>
              <w:rFonts w:ascii="Cambria Math" w:eastAsia="宋体" w:hAnsi="Cambria Math"/>
            </w:rPr>
          </w:rPrChange>
        </w:rPr>
        <w:t>as the atomic</w:t>
      </w:r>
      <w:r>
        <w:rPr>
          <w:rFonts w:ascii="Times New Roman" w:cs="Times New Roman" w:eastAsia="宋体" w:hAnsi="Times New Roman"/>
          <w:sz w:val="28"/>
          <w:szCs w:val="28"/>
        </w:rPr>
        <w:t xml:space="preserve"> </w:t>
      </w:r>
      <w:r w:rsidRPr="C384D56B">
        <w:rPr>
          <w:rFonts w:ascii="Times New Roman" w:cs="Times New Roman" w:eastAsia="宋体" w:hAnsi="Times New Roman"/>
          <w:sz w:val="28"/>
          <w:szCs w:val="28"/>
          <w:rPrChange w:id="22731" w:author="user pc" w:date="2022-03-15T10:14:00Z">
            <w:rPr>
              <w:rFonts w:ascii="Cambria Math" w:eastAsia="宋体" w:hAnsi="Cambria Math"/>
            </w:rPr>
          </w:rPrChange>
        </w:rPr>
        <w:t>number on the atomic number</w:t>
      </w:r>
      <w:r>
        <w:rPr>
          <w:rFonts w:ascii="Times New Roman" w:cs="Times New Roman" w:eastAsia="宋体" w:hAnsi="Times New Roman"/>
          <w:sz w:val="28"/>
          <w:szCs w:val="28"/>
        </w:rPr>
        <w:t xml:space="preserve"> </w:t>
      </w:r>
      <w:r w:rsidRPr="90E8572C">
        <w:rPr>
          <w:rFonts w:ascii="Times New Roman" w:cs="Times New Roman" w:eastAsia="宋体" w:hAnsi="Times New Roman"/>
          <w:sz w:val="28"/>
          <w:szCs w:val="28"/>
          <w:rPrChange w:id="22732" w:author="user pc" w:date="2022-03-15T10:14:00Z">
            <w:rPr>
              <w:rFonts w:ascii="Cambria Math" w:eastAsia="宋体" w:hAnsi="Cambria Math"/>
            </w:rPr>
          </w:rPrChange>
        </w:rPr>
        <w:t>of</w:t>
      </w:r>
      <w:r>
        <w:rPr>
          <w:rFonts w:ascii="Times New Roman" w:cs="Times New Roman" w:eastAsia="宋体" w:hAnsi="Times New Roman"/>
          <w:sz w:val="28"/>
          <w:szCs w:val="28"/>
        </w:rPr>
        <w:t xml:space="preserve"> </w:t>
      </w:r>
      <w:r w:rsidRPr="309A72FF">
        <w:rPr>
          <w:rFonts w:ascii="Times New Roman" w:cs="Times New Roman" w:eastAsia="宋体" w:hAnsi="Times New Roman"/>
          <w:sz w:val="28"/>
          <w:szCs w:val="28"/>
          <w:rPrChange w:id="22733" w:author="user pc" w:date="2022-03-15T10:14:00Z">
            <w:rPr>
              <w:rFonts w:ascii="Cambria Math" w:eastAsia="宋体" w:hAnsi="Cambria Math"/>
            </w:rPr>
          </w:rPrChange>
        </w:rPr>
        <w:t>the</w:t>
      </w:r>
      <w:r>
        <w:rPr>
          <w:rFonts w:ascii="Times New Roman" w:cs="Times New Roman" w:eastAsia="宋体" w:hAnsi="Times New Roman"/>
          <w:sz w:val="28"/>
          <w:szCs w:val="28"/>
        </w:rPr>
        <w:t xml:space="preserve"> </w:t>
      </w:r>
      <w:r w:rsidRPr="8367FEB9">
        <w:rPr>
          <w:rFonts w:ascii="Times New Roman" w:cs="Times New Roman" w:eastAsia="宋体" w:hAnsi="Times New Roman"/>
          <w:sz w:val="28"/>
          <w:szCs w:val="28"/>
          <w:rPrChange w:id="22734" w:author="user pc" w:date="2022-03-15T10:14:00Z">
            <w:rPr>
              <w:rFonts w:ascii="Cambria Math" w:eastAsia="宋体" w:hAnsi="Cambria Math"/>
            </w:rPr>
          </w:rPrChange>
        </w:rPr>
        <w:t>product</w:t>
      </w:r>
      <w:r>
        <w:rPr>
          <w:rFonts w:ascii="Times New Roman" w:cs="Times New Roman" w:eastAsia="宋体" w:hAnsi="Times New Roman"/>
          <w:sz w:val="28"/>
          <w:szCs w:val="28"/>
        </w:rPr>
        <w:t xml:space="preserve"> </w:t>
      </w:r>
      <w:r w:rsidRPr="10161882">
        <w:rPr>
          <w:rFonts w:ascii="Times New Roman" w:cs="Times New Roman" w:eastAsia="宋体" w:hAnsi="Times New Roman"/>
          <w:sz w:val="28"/>
          <w:szCs w:val="28"/>
          <w:rPrChange w:id="22735" w:author="user pc" w:date="2022-03-15T10:14:00Z">
            <w:rPr>
              <w:rFonts w:ascii="Cambria Math" w:eastAsia="宋体" w:hAnsi="Cambria Math"/>
            </w:rPr>
          </w:rPrChange>
        </w:rPr>
        <w:t>and a difference of one</w:t>
      </w:r>
      <w:r>
        <w:rPr>
          <w:rFonts w:ascii="Times New Roman" w:cs="Times New Roman" w:eastAsia="宋体" w:hAnsi="Times New Roman"/>
          <w:sz w:val="28"/>
          <w:szCs w:val="28"/>
        </w:rPr>
        <w:t xml:space="preserve"> </w:t>
      </w:r>
      <w:r w:rsidRPr="F93B996E">
        <w:rPr>
          <w:rFonts w:ascii="Times New Roman" w:cs="Times New Roman" w:eastAsia="宋体" w:hAnsi="Times New Roman"/>
          <w:sz w:val="28"/>
          <w:szCs w:val="28"/>
          <w:rPrChange w:id="22736" w:author="user pc" w:date="2022-03-15T10:14:00Z">
            <w:rPr>
              <w:rFonts w:ascii="Cambria Math" w:eastAsia="宋体" w:hAnsi="Cambria Math"/>
            </w:rPr>
          </w:rPrChange>
        </w:rPr>
        <w:t>in</w:t>
      </w:r>
      <w:r>
        <w:rPr>
          <w:rFonts w:ascii="Times New Roman" w:cs="Times New Roman" w:eastAsia="宋体" w:hAnsi="Times New Roman"/>
          <w:sz w:val="28"/>
          <w:szCs w:val="28"/>
        </w:rPr>
        <w:t xml:space="preserve"> </w:t>
      </w:r>
      <w:r w:rsidRPr="16228798">
        <w:rPr>
          <w:rFonts w:ascii="Times New Roman" w:cs="Times New Roman" w:eastAsia="宋体" w:hAnsi="Times New Roman"/>
          <w:sz w:val="28"/>
          <w:szCs w:val="28"/>
          <w:rPrChange w:id="22737" w:author="user pc" w:date="2022-03-15T10:14:00Z">
            <w:rPr>
              <w:rFonts w:ascii="Cambria Math" w:eastAsia="宋体" w:hAnsi="Cambria Math"/>
            </w:rPr>
          </w:rPrChange>
        </w:rPr>
        <w:t>the</w:t>
      </w:r>
      <w:r>
        <w:rPr>
          <w:rFonts w:ascii="Times New Roman" w:cs="Times New Roman" w:eastAsia="宋体" w:hAnsi="Times New Roman"/>
          <w:sz w:val="28"/>
          <w:szCs w:val="28"/>
        </w:rPr>
        <w:t xml:space="preserve"> </w:t>
      </w:r>
      <w:r w:rsidRPr="27AD1028">
        <w:rPr>
          <w:rFonts w:ascii="Times New Roman" w:cs="Times New Roman" w:eastAsia="宋体" w:hAnsi="Times New Roman"/>
          <w:sz w:val="28"/>
          <w:szCs w:val="28"/>
          <w:rPrChange w:id="22738" w:author="user pc" w:date="2022-03-15T10:14:00Z">
            <w:rPr>
              <w:rFonts w:ascii="Cambria Math" w:eastAsia="宋体" w:hAnsi="Cambria Math"/>
            </w:rPr>
          </w:rPrChange>
        </w:rPr>
        <w:t>mass</w:t>
      </w:r>
      <w:r>
        <w:rPr>
          <w:rFonts w:ascii="Times New Roman" w:cs="Times New Roman" w:eastAsia="宋体" w:hAnsi="Times New Roman"/>
          <w:sz w:val="28"/>
          <w:szCs w:val="28"/>
        </w:rPr>
        <w:t xml:space="preserve"> </w:t>
      </w:r>
      <w:r w:rsidRPr="7FF83FD3">
        <w:rPr>
          <w:rFonts w:ascii="Times New Roman" w:cs="Times New Roman" w:eastAsia="宋体" w:hAnsi="Times New Roman"/>
          <w:sz w:val="28"/>
          <w:szCs w:val="28"/>
          <w:rPrChange w:id="22739" w:author="user pc" w:date="2022-03-15T10:14:00Z">
            <w:rPr>
              <w:rFonts w:ascii="Cambria Math" w:eastAsia="宋体" w:hAnsi="Cambria Math"/>
            </w:rPr>
          </w:rPrChange>
        </w:rPr>
        <w:t>number,</w:t>
      </w:r>
      <w:r>
        <w:rPr>
          <w:rFonts w:ascii="Times New Roman" w:cs="Times New Roman" w:eastAsia="宋体" w:hAnsi="Times New Roman"/>
          <w:sz w:val="28"/>
          <w:szCs w:val="28"/>
        </w:rPr>
        <w:t xml:space="preserve"> </w:t>
      </w:r>
      <w:r w:rsidRPr="E856801C">
        <w:rPr>
          <w:rFonts w:ascii="Times New Roman" w:cs="Times New Roman" w:eastAsia="宋体" w:hAnsi="Times New Roman"/>
          <w:sz w:val="28"/>
          <w:szCs w:val="28"/>
          <w:rPrChange w:id="22740" w:author="user pc" w:date="2022-03-15T10:14:00Z">
            <w:rPr>
              <w:rFonts w:ascii="Cambria Math" w:eastAsia="宋体" w:hAnsi="Cambria Math"/>
            </w:rPr>
          </w:rPrChange>
        </w:rPr>
        <w:t>use</w:t>
      </w:r>
      <w:r>
        <w:rPr>
          <w:rFonts w:ascii="Times New Roman" w:cs="Times New Roman" w:eastAsia="宋体" w:hAnsi="Times New Roman"/>
          <w:sz w:val="28"/>
          <w:szCs w:val="28"/>
        </w:rPr>
        <w:t xml:space="preserve"> </w:t>
      </w:r>
      <m:oMath>
        <m:sPre>
          <m:sPrePr>
            <m:ctrlPr>
              <w:rPr>
                <w:rFonts w:ascii="Cambria Math" w:cs="Times New Roman" w:eastAsia="宋体" w:hAnsi="Cambria Math"/>
                <w:i/>
                <w:sz w:val="28"/>
                <w:szCs w:val="28"/>
              </w:rPr>
            </m:ctrlPr>
          </m:sPrePr>
          <m:sub>
            <m:r w:rsidRPr="6A357433">
              <w:rPr>
                <w:rFonts w:ascii="Cambria Math" w:cs="Times New Roman" w:eastAsia="宋体" w:hAnsi="Cambria Math"/>
                <w:sz w:val="28"/>
                <w:szCs w:val="28"/>
                <w:rPrChange w:id="22741" w:author="user pc" w:date="2022-03-15T10:14:00Z">
                  <w:rPr>
                    <w:rFonts w:ascii="Cambria Math" w:eastAsia="宋体" w:hAnsi="Cambria Math"/>
                  </w:rPr>
                </w:rPrChange>
              </w:rPr>
              <m:t>0</m:t>
            </m:r>
          </m:sub>
          <m:sup>
            <m:r w:rsidRPr="91045F21">
              <w:rPr>
                <w:rFonts w:ascii="Cambria Math" w:cs="Times New Roman" w:eastAsia="宋体" w:hAnsi="Cambria Math"/>
                <w:sz w:val="28"/>
                <w:szCs w:val="28"/>
                <w:rPrChange w:id="22742" w:author="user pc" w:date="2022-03-15T10:14:00Z">
                  <w:rPr>
                    <w:rFonts w:ascii="Cambria Math" w:eastAsia="宋体" w:hAnsi="Cambria Math"/>
                  </w:rPr>
                </w:rPrChange>
              </w:rPr>
              <m:t>1</m:t>
            </m:r>
          </m:sup>
          <m:e>
            <m:r w:rsidRPr="D114BDF2">
              <w:rPr>
                <w:rFonts w:ascii="Cambria Math" w:cs="Times New Roman" w:eastAsia="宋体" w:hAnsi="Cambria Math"/>
                <w:sz w:val="28"/>
                <w:szCs w:val="28"/>
                <w:rPrChange w:id="22743" w:author="user pc" w:date="2022-03-15T10:14:00Z">
                  <w:rPr>
                    <w:rFonts w:ascii="Cambria Math" w:eastAsia="宋体" w:hAnsi="Cambria Math"/>
                  </w:rPr>
                </w:rPrChange>
              </w:rPr>
              <m:t xml:space="preserve">n </m:t>
            </m:r>
          </m:e>
        </m:sPre>
      </m:oMath>
      <w:r w:rsidRPr="867D67CD">
        <w:rPr>
          <w:rFonts w:ascii="Times New Roman" w:cs="Times New Roman" w:eastAsia="宋体" w:hAnsi="Times New Roman"/>
          <w:sz w:val="28"/>
          <w:szCs w:val="28"/>
          <w:rPrChange w:id="22744" w:author="user pc" w:date="2022-03-15T10:14:00Z">
            <w:rPr>
              <w:rFonts w:ascii="Cambria Math" w:eastAsia="宋体" w:hAnsi="Cambria Math"/>
            </w:rPr>
          </w:rPrChange>
        </w:rPr>
        <w:t>(neutron) to</w:t>
      </w:r>
      <w:r>
        <w:rPr>
          <w:rFonts w:ascii="Times New Roman" w:cs="Times New Roman" w:eastAsia="宋体" w:hAnsi="Times New Roman"/>
          <w:sz w:val="28"/>
          <w:szCs w:val="28"/>
        </w:rPr>
        <w:t xml:space="preserve"> </w:t>
      </w:r>
      <w:r w:rsidRPr="114475E9">
        <w:rPr>
          <w:rFonts w:ascii="Times New Roman" w:cs="Times New Roman" w:eastAsia="宋体" w:hAnsi="Times New Roman"/>
          <w:sz w:val="28"/>
          <w:szCs w:val="28"/>
          <w:rPrChange w:id="22745" w:author="user pc" w:date="2022-03-15T10:14:00Z">
            <w:rPr>
              <w:rFonts w:ascii="Cambria Math" w:eastAsia="宋体" w:hAnsi="Cambria Math"/>
            </w:rPr>
          </w:rPrChange>
        </w:rPr>
        <w:t>balance</w:t>
      </w:r>
      <w:r>
        <w:rPr>
          <w:rFonts w:ascii="Times New Roman" w:cs="Times New Roman" w:eastAsia="宋体" w:hAnsi="Times New Roman"/>
          <w:sz w:val="28"/>
          <w:szCs w:val="28"/>
        </w:rPr>
        <w:t xml:space="preserve"> </w:t>
      </w:r>
      <w:r w:rsidRPr="B0B750F3">
        <w:rPr>
          <w:rFonts w:ascii="Times New Roman" w:cs="Times New Roman" w:eastAsia="宋体" w:hAnsi="Times New Roman"/>
          <w:sz w:val="28"/>
          <w:szCs w:val="28"/>
          <w:rPrChange w:id="22746" w:author="user pc" w:date="2022-03-15T10:14:00Z">
            <w:rPr>
              <w:rFonts w:ascii="Cambria Math" w:eastAsia="宋体" w:hAnsi="Cambria Math"/>
            </w:rPr>
          </w:rPrChange>
        </w:rPr>
        <w:t>the</w:t>
      </w:r>
      <w:r>
        <w:rPr>
          <w:rFonts w:ascii="Times New Roman" w:cs="Times New Roman" w:eastAsia="宋体" w:hAnsi="Times New Roman"/>
          <w:sz w:val="28"/>
          <w:szCs w:val="28"/>
        </w:rPr>
        <w:t xml:space="preserve"> </w:t>
      </w:r>
      <w:r w:rsidRPr="AD04330D">
        <w:rPr>
          <w:rFonts w:ascii="Times New Roman" w:cs="Times New Roman" w:eastAsia="宋体" w:hAnsi="Times New Roman"/>
          <w:sz w:val="28"/>
          <w:szCs w:val="28"/>
          <w:rPrChange w:id="22747" w:author="user pc" w:date="2022-03-15T10:14:00Z">
            <w:rPr>
              <w:rFonts w:ascii="Cambria Math" w:eastAsia="宋体" w:hAnsi="Cambria Math"/>
            </w:rPr>
          </w:rPrChange>
        </w:rPr>
        <w:t>nuclear</w:t>
      </w:r>
      <w:r>
        <w:rPr>
          <w:rFonts w:ascii="Times New Roman" w:cs="Times New Roman" w:eastAsia="宋体" w:hAnsi="Times New Roman"/>
          <w:sz w:val="28"/>
          <w:szCs w:val="28"/>
        </w:rPr>
        <w:t xml:space="preserve"> </w:t>
      </w:r>
      <w:r w:rsidRPr="62FD608D">
        <w:rPr>
          <w:rFonts w:ascii="Times New Roman" w:cs="Times New Roman" w:eastAsia="宋体" w:hAnsi="Times New Roman"/>
          <w:sz w:val="28"/>
          <w:szCs w:val="28"/>
          <w:rPrChange w:id="22748" w:author="user pc" w:date="2022-03-15T10:14:00Z">
            <w:rPr>
              <w:rFonts w:ascii="Cambria Math" w:eastAsia="宋体" w:hAnsi="Cambria Math"/>
            </w:rPr>
          </w:rPrChange>
        </w:rPr>
        <w:t>equation.</w:t>
      </w:r>
    </w:p>
    <w:p>
      <w:pPr>
        <w:pStyle w:val="style0"/>
        <w:tabs>
          <w:tab w:val="left" w:leader="none" w:pos="3605"/>
        </w:tabs>
        <w:rPr>
          <w:rFonts w:ascii="Times New Roman" w:cs="Times New Roman" w:eastAsia="宋体" w:hAnsi="Times New Roman"/>
          <w:i/>
          <w:sz w:val="28"/>
          <w:szCs w:val="28"/>
          <w:rPrChange w:id="22749" w:author="user pc" w:date="2022-03-15T10:14:00Z">
            <w:rPr>
              <w:rFonts w:ascii="Cambria Math" w:eastAsia="宋体" w:hAnsi="Cambria Math"/>
              <w:i/>
            </w:rPr>
          </w:rPrChange>
        </w:rPr>
      </w:pPr>
      <m:oMathPara>
        <m:oMathParaPr>
          <m:jc m:val="left"/>
        </m:oMathParaPr>
        <m:oMath>
          <m:sPre>
            <m:sPrePr>
              <m:ctrlPr>
                <w:rPr>
                  <w:rFonts w:ascii="Cambria Math" w:cs="Times New Roman" w:eastAsia="宋体" w:hAnsi="Cambria Math"/>
                  <w:i/>
                  <w:sz w:val="28"/>
                  <w:szCs w:val="28"/>
                </w:rPr>
              </m:ctrlPr>
            </m:sPrePr>
            <m:sub>
              <m:r w:rsidRPr="1A3B7017">
                <w:rPr>
                  <w:rFonts w:ascii="Cambria Math" w:cs="Times New Roman" w:eastAsia="宋体" w:hAnsi="Cambria Math"/>
                  <w:sz w:val="28"/>
                  <w:szCs w:val="28"/>
                  <w:rPrChange w:id="22750" w:author="user pc" w:date="2022-03-15T10:14:00Z">
                    <w:rPr>
                      <w:rFonts w:ascii="Cambria Math" w:eastAsia="宋体" w:hAnsi="Cambria Math"/>
                    </w:rPr>
                  </w:rPrChange>
                </w:rPr>
                <m:t>4</m:t>
              </m:r>
            </m:sub>
            <m:sup>
              <m:r w:rsidRPr="15B5A188">
                <w:rPr>
                  <w:rFonts w:ascii="Cambria Math" w:cs="Times New Roman" w:eastAsia="宋体" w:hAnsi="Cambria Math"/>
                  <w:sz w:val="28"/>
                  <w:szCs w:val="28"/>
                  <w:rPrChange w:id="22751" w:author="user pc" w:date="2022-03-15T10:14:00Z">
                    <w:rPr>
                      <w:rFonts w:ascii="Cambria Math" w:eastAsia="宋体" w:hAnsi="Cambria Math"/>
                    </w:rPr>
                  </w:rPrChange>
                </w:rPr>
                <m:t>9</m:t>
              </m:r>
            </m:sup>
            <m:e>
              <m:r w:rsidRPr="C10A88DF">
                <w:rPr>
                  <w:rFonts w:ascii="Cambria Math" w:cs="Times New Roman" w:eastAsia="宋体" w:hAnsi="Cambria Math"/>
                  <w:sz w:val="28"/>
                  <w:szCs w:val="28"/>
                  <w:rPrChange w:id="22752" w:author="user pc" w:date="2022-03-15T10:14:00Z">
                    <w:rPr>
                      <w:rFonts w:ascii="Cambria Math" w:eastAsia="宋体" w:hAnsi="Cambria Math"/>
                    </w:rPr>
                  </w:rPrChange>
                </w:rPr>
                <m:t>B+</m:t>
              </m:r>
              <m:sPre>
                <m:sPrePr>
                  <m:ctrlPr>
                    <w:rPr>
                      <w:rFonts w:ascii="Cambria Math" w:cs="Times New Roman" w:eastAsia="宋体" w:hAnsi="Cambria Math"/>
                      <w:i/>
                      <w:sz w:val="28"/>
                      <w:szCs w:val="28"/>
                    </w:rPr>
                  </m:ctrlPr>
                </m:sPrePr>
                <m:sub>
                  <m:r w:rsidRPr="B33F47C6">
                    <w:rPr>
                      <w:rFonts w:ascii="Cambria Math" w:cs="Times New Roman" w:eastAsia="宋体" w:hAnsi="Cambria Math"/>
                      <w:sz w:val="28"/>
                      <w:szCs w:val="28"/>
                      <w:rPrChange w:id="22753" w:author="user pc" w:date="2022-03-15T10:14:00Z">
                        <w:rPr>
                          <w:rFonts w:ascii="Cambria Math" w:eastAsia="宋体" w:hAnsi="Cambria Math"/>
                        </w:rPr>
                      </w:rPrChange>
                    </w:rPr>
                    <m:t>2</m:t>
                  </m:r>
                </m:sub>
                <m:sup>
                  <m:r w:rsidRPr="2B73E8DD">
                    <w:rPr>
                      <w:rFonts w:ascii="Cambria Math" w:cs="Times New Roman" w:eastAsia="宋体" w:hAnsi="Cambria Math"/>
                      <w:sz w:val="28"/>
                      <w:szCs w:val="28"/>
                      <w:rPrChange w:id="22754" w:author="user pc" w:date="2022-03-15T10:14:00Z">
                        <w:rPr>
                          <w:rFonts w:ascii="Cambria Math" w:eastAsia="宋体" w:hAnsi="Cambria Math"/>
                        </w:rPr>
                      </w:rPrChange>
                    </w:rPr>
                    <m:t>4</m:t>
                  </m:r>
                </m:sup>
                <m:e>
                  <m:r w:rsidRPr="7E7BD7C9">
                    <w:rPr>
                      <w:rFonts w:ascii="Cambria Math" w:cs="Times New Roman" w:eastAsia="宋体" w:hAnsi="Cambria Math"/>
                      <w:sz w:val="28"/>
                      <w:szCs w:val="28"/>
                      <w:rPrChange w:id="22755" w:author="user pc" w:date="2022-03-15T10:14:00Z">
                        <w:rPr>
                          <w:rFonts w:ascii="Cambria Math" w:eastAsia="宋体" w:hAnsi="Cambria Math"/>
                        </w:rPr>
                      </w:rPrChange>
                    </w:rPr>
                    <m:t xml:space="preserve">He → </m:t>
                  </m:r>
                  <m:sPre>
                    <m:sPrePr>
                      <m:ctrlPr>
                        <w:rPr>
                          <w:rFonts w:ascii="Cambria Math" w:cs="Times New Roman" w:eastAsia="宋体" w:hAnsi="Cambria Math"/>
                          <w:i/>
                          <w:sz w:val="28"/>
                          <w:szCs w:val="28"/>
                        </w:rPr>
                      </m:ctrlPr>
                    </m:sPrePr>
                    <m:sub>
                      <m:r w:rsidRPr="B6FA9506">
                        <w:rPr>
                          <w:rFonts w:ascii="Cambria Math" w:cs="Times New Roman" w:eastAsia="宋体" w:hAnsi="Cambria Math"/>
                          <w:sz w:val="28"/>
                          <w:szCs w:val="28"/>
                          <w:rPrChange w:id="22756" w:author="user pc" w:date="2022-03-15T10:14:00Z">
                            <w:rPr>
                              <w:rFonts w:ascii="Cambria Math" w:eastAsia="宋体" w:hAnsi="Cambria Math"/>
                            </w:rPr>
                          </w:rPrChange>
                        </w:rPr>
                        <m:t>6</m:t>
                      </m:r>
                    </m:sub>
                    <m:sup>
                      <m:r w:rsidRPr="8C988E2F">
                        <w:rPr>
                          <w:rFonts w:ascii="Cambria Math" w:cs="Times New Roman" w:eastAsia="宋体" w:hAnsi="Cambria Math"/>
                          <w:sz w:val="28"/>
                          <w:szCs w:val="28"/>
                          <w:rPrChange w:id="22757" w:author="user pc" w:date="2022-03-15T10:14:00Z">
                            <w:rPr>
                              <w:rFonts w:ascii="Cambria Math" w:eastAsia="宋体" w:hAnsi="Cambria Math"/>
                            </w:rPr>
                          </w:rPrChange>
                        </w:rPr>
                        <m:t>12</m:t>
                      </m:r>
                    </m:sup>
                    <m:e>
                      <m:r w:rsidRPr="AE7BAC47">
                        <w:rPr>
                          <w:rFonts w:ascii="Cambria Math" w:cs="Times New Roman" w:eastAsia="宋体" w:hAnsi="Cambria Math"/>
                          <w:sz w:val="28"/>
                          <w:szCs w:val="28"/>
                          <w:rPrChange w:id="22758" w:author="user pc" w:date="2022-03-15T10:14:00Z">
                            <w:rPr>
                              <w:rFonts w:ascii="Cambria Math" w:eastAsia="宋体" w:hAnsi="Cambria Math"/>
                            </w:rPr>
                          </w:rPrChange>
                        </w:rPr>
                        <m:t xml:space="preserve">C+ </m:t>
                      </m:r>
                      <m:sPre>
                        <m:sPrePr>
                          <m:ctrlPr>
                            <w:rPr>
                              <w:rFonts w:ascii="Cambria Math" w:cs="Times New Roman" w:eastAsia="宋体" w:hAnsi="Cambria Math"/>
                              <w:i/>
                              <w:sz w:val="28"/>
                              <w:szCs w:val="28"/>
                            </w:rPr>
                          </m:ctrlPr>
                        </m:sPrePr>
                        <m:sub>
                          <m:r w:rsidRPr="2CA7234F">
                            <w:rPr>
                              <w:rFonts w:ascii="Cambria Math" w:cs="Times New Roman" w:eastAsia="宋体" w:hAnsi="Cambria Math"/>
                              <w:sz w:val="28"/>
                              <w:szCs w:val="28"/>
                              <w:rPrChange w:id="22759" w:author="user pc" w:date="2022-03-15T10:14:00Z">
                                <w:rPr>
                                  <w:rFonts w:ascii="Cambria Math" w:eastAsia="宋体" w:hAnsi="Cambria Math"/>
                                </w:rPr>
                              </w:rPrChange>
                            </w:rPr>
                            <m:t>0</m:t>
                          </m:r>
                        </m:sub>
                        <m:sup>
                          <m:r w:rsidRPr="D50A0680">
                            <w:rPr>
                              <w:rFonts w:ascii="Cambria Math" w:cs="Times New Roman" w:eastAsia="宋体" w:hAnsi="Cambria Math"/>
                              <w:sz w:val="28"/>
                              <w:szCs w:val="28"/>
                              <w:rPrChange w:id="22760" w:author="user pc" w:date="2022-03-15T10:14:00Z">
                                <w:rPr>
                                  <w:rFonts w:ascii="Cambria Math" w:eastAsia="宋体" w:hAnsi="Cambria Math"/>
                                </w:rPr>
                              </w:rPrChange>
                            </w:rPr>
                            <m:t>1</m:t>
                          </m:r>
                        </m:sup>
                        <m:e>
                          <m:r w:rsidRPr="D974C162">
                            <w:rPr>
                              <w:rFonts w:ascii="Cambria Math" w:cs="Times New Roman" w:eastAsia="宋体" w:hAnsi="Cambria Math"/>
                              <w:sz w:val="28"/>
                              <w:szCs w:val="28"/>
                              <w:rPrChange w:id="22761" w:author="user pc" w:date="2022-03-15T10:14:00Z">
                                <w:rPr>
                                  <w:rFonts w:ascii="Cambria Math" w:eastAsia="宋体" w:hAnsi="Cambria Math"/>
                                </w:rPr>
                              </w:rPrChange>
                            </w:rPr>
                            <m:t>n</m:t>
                          </m:r>
                        </m:e>
                      </m:sPre>
                    </m:e>
                  </m:sPre>
                </m:e>
              </m:sPre>
            </m:e>
          </m:sPre>
        </m:oMath>
      </m:oMathPara>
    </w:p>
    <w:p>
      <w:pPr>
        <w:pStyle w:val="style0"/>
        <w:tabs>
          <w:tab w:val="left" w:leader="none" w:pos="3605"/>
        </w:tabs>
        <w:rPr>
          <w:rFonts w:ascii="Times New Roman" w:cs="Times New Roman" w:eastAsia="宋体" w:hAnsi="Times New Roman"/>
          <w:sz w:val="28"/>
          <w:szCs w:val="28"/>
          <w:rPrChange w:id="22762" w:author="user pc" w:date="2022-03-15T10:14:00Z">
            <w:rPr>
              <w:rFonts w:ascii="Cambria Math" w:eastAsia="宋体" w:hAnsi="Cambria Math"/>
            </w:rPr>
          </w:rPrChange>
        </w:rPr>
      </w:pPr>
    </w:p>
    <w:p>
      <w:pPr>
        <w:pStyle w:val="style0"/>
        <w:tabs>
          <w:tab w:val="left" w:leader="none" w:pos="3605"/>
        </w:tabs>
        <w:rPr>
          <w:rFonts w:ascii="Times New Roman" w:cs="Times New Roman" w:eastAsia="宋体" w:hAnsi="Times New Roman"/>
          <w:sz w:val="28"/>
          <w:szCs w:val="28"/>
          <w:rPrChange w:id="22763" w:author="user pc" w:date="2022-03-15T10:14:00Z">
            <w:rPr>
              <w:rFonts w:ascii="Cambria Math" w:eastAsia="宋体" w:hAnsi="Cambria Math"/>
            </w:rPr>
          </w:rPrChange>
        </w:rPr>
      </w:pPr>
      <w:r w:rsidRPr="4EBED7D2">
        <w:rPr>
          <w:rFonts w:ascii="Times New Roman" w:cs="Times New Roman" w:eastAsia="宋体" w:hAnsi="Times New Roman"/>
          <w:b/>
          <w:sz w:val="28"/>
          <w:szCs w:val="28"/>
          <w:rPrChange w:id="22764" w:author="user pc" w:date="2022-03-15T10:14:00Z">
            <w:rPr>
              <w:rFonts w:ascii="Cambria Math" w:eastAsia="宋体" w:hAnsi="Cambria Math"/>
              <w:b/>
            </w:rPr>
          </w:rPrChange>
        </w:rPr>
        <w:t>Example</w:t>
      </w:r>
      <w:r>
        <w:rPr>
          <w:rFonts w:ascii="Times New Roman" w:cs="Times New Roman" w:eastAsia="宋体" w:hAnsi="Times New Roman"/>
          <w:b/>
          <w:sz w:val="28"/>
          <w:szCs w:val="28"/>
        </w:rPr>
        <w:t xml:space="preserve"> </w:t>
      </w:r>
      <w:r w:rsidRPr="D14F83FD">
        <w:rPr>
          <w:rFonts w:ascii="Times New Roman" w:cs="Times New Roman" w:eastAsia="宋体" w:hAnsi="Times New Roman"/>
          <w:b/>
          <w:sz w:val="28"/>
          <w:szCs w:val="28"/>
          <w:rPrChange w:id="22765" w:author="user pc" w:date="2022-03-15T10:14:00Z">
            <w:rPr>
              <w:rFonts w:ascii="Cambria Math" w:eastAsia="宋体" w:hAnsi="Cambria Math"/>
              <w:b/>
            </w:rPr>
          </w:rPrChange>
        </w:rPr>
        <w:t>2:</w:t>
      </w:r>
      <m:oMath>
        <m:r>
          <m:rPr>
            <m:sty m:val="bi"/>
          </m:rPr>
          <w:rPr>
            <w:rFonts w:ascii="Cambria Math" w:cs="Times New Roman" w:eastAsia="宋体" w:hAnsi="Cambria Math"/>
            <w:sz w:val="28"/>
            <w:szCs w:val="28"/>
          </w:rPr>
          <m:t xml:space="preserve"> </m:t>
        </m:r>
        <m:sPre>
          <m:sPrePr>
            <m:ctrlPr>
              <w:rPr>
                <w:rFonts w:ascii="Cambria Math" w:cs="Times New Roman" w:eastAsia="宋体" w:hAnsi="Cambria Math"/>
                <w:i/>
                <w:sz w:val="28"/>
                <w:szCs w:val="28"/>
              </w:rPr>
            </m:ctrlPr>
          </m:sPrePr>
          <m:sub>
            <m:r w:rsidRPr="0BF46BC0">
              <w:rPr>
                <w:rFonts w:ascii="Cambria Math" w:cs="Times New Roman" w:eastAsia="宋体" w:hAnsi="Cambria Math"/>
                <w:sz w:val="28"/>
                <w:szCs w:val="28"/>
                <w:rPrChange w:id="22766" w:author="user pc" w:date="2022-03-15T10:14:00Z">
                  <w:rPr>
                    <w:rFonts w:ascii="Cambria Math" w:eastAsia="宋体" w:hAnsi="Cambria Math"/>
                  </w:rPr>
                </w:rPrChange>
              </w:rPr>
              <m:t>84</m:t>
            </m:r>
          </m:sub>
          <m:sup>
            <m:r w:rsidRPr="63CDBEE5">
              <w:rPr>
                <w:rFonts w:ascii="Cambria Math" w:cs="Times New Roman" w:eastAsia="宋体" w:hAnsi="Cambria Math"/>
                <w:sz w:val="28"/>
                <w:szCs w:val="28"/>
                <w:rPrChange w:id="22767" w:author="user pc" w:date="2022-03-15T10:14:00Z">
                  <w:rPr>
                    <w:rFonts w:ascii="Cambria Math" w:eastAsia="宋体" w:hAnsi="Cambria Math"/>
                  </w:rPr>
                </w:rPrChange>
              </w:rPr>
              <m:t>212</m:t>
            </m:r>
          </m:sup>
          <m:e>
            <m:r w:rsidRPr="F9E3A08B">
              <w:rPr>
                <w:rFonts w:ascii="Cambria Math" w:cs="Times New Roman" w:eastAsia="宋体" w:hAnsi="Cambria Math"/>
                <w:sz w:val="28"/>
                <w:szCs w:val="28"/>
                <w:rPrChange w:id="22768" w:author="user pc" w:date="2022-03-15T10:14:00Z">
                  <w:rPr>
                    <w:rFonts w:ascii="Cambria Math" w:eastAsia="宋体" w:hAnsi="Cambria Math"/>
                  </w:rPr>
                </w:rPrChange>
              </w:rPr>
              <m:t>Po</m:t>
            </m:r>
          </m:e>
        </m:sPre>
        <m:r w:rsidRPr="930BBEA4">
          <w:rPr>
            <w:rFonts w:ascii="Cambria Math" w:cs="Times New Roman" w:eastAsia="宋体" w:hAnsi="Cambria Math"/>
            <w:sz w:val="28"/>
            <w:szCs w:val="28"/>
            <w:rPrChange w:id="22769" w:author="user pc" w:date="2022-03-15T10:14:00Z">
              <w:rPr>
                <w:rFonts w:ascii="Cambria Math" w:eastAsia="宋体" w:hAnsi="Cambria Math"/>
              </w:rPr>
            </w:rPrChange>
          </w:rPr>
          <m:t>→</m:t>
        </m:r>
        <m:sPre>
          <m:sPrePr>
            <m:ctrlPr>
              <w:rPr>
                <w:rFonts w:ascii="Cambria Math" w:cs="Times New Roman" w:eastAsia="宋体" w:hAnsi="Cambria Math"/>
                <w:i/>
                <w:sz w:val="28"/>
                <w:szCs w:val="28"/>
              </w:rPr>
            </m:ctrlPr>
          </m:sPrePr>
          <m:sub>
            <m:r w:rsidRPr="257102EA">
              <w:rPr>
                <w:rFonts w:ascii="Cambria Math" w:cs="Times New Roman" w:eastAsia="宋体" w:hAnsi="Cambria Math"/>
                <w:sz w:val="28"/>
                <w:szCs w:val="28"/>
                <w:rPrChange w:id="22770" w:author="user pc" w:date="2022-03-15T10:14:00Z">
                  <w:rPr>
                    <w:rFonts w:ascii="Cambria Math" w:eastAsia="宋体" w:hAnsi="Cambria Math"/>
                  </w:rPr>
                </w:rPrChange>
              </w:rPr>
              <m:t>2</m:t>
            </m:r>
          </m:sub>
          <m:sup>
            <m:r w:rsidRPr="C7EFC2A6">
              <w:rPr>
                <w:rFonts w:ascii="Cambria Math" w:cs="Times New Roman" w:eastAsia="宋体" w:hAnsi="Cambria Math"/>
                <w:sz w:val="28"/>
                <w:szCs w:val="28"/>
                <w:rPrChange w:id="22771" w:author="user pc" w:date="2022-03-15T10:14:00Z">
                  <w:rPr>
                    <w:rFonts w:ascii="Cambria Math" w:eastAsia="宋体" w:hAnsi="Cambria Math"/>
                  </w:rPr>
                </w:rPrChange>
              </w:rPr>
              <m:t>4</m:t>
            </m:r>
          </m:sup>
          <m:e>
            <m:r w:rsidRPr="7C427582">
              <w:rPr>
                <w:rFonts w:ascii="Cambria Math" w:cs="Times New Roman" w:eastAsia="宋体" w:hAnsi="Cambria Math"/>
                <w:sz w:val="28"/>
                <w:szCs w:val="28"/>
                <w:rPrChange w:id="22772" w:author="user pc" w:date="2022-03-15T10:14:00Z">
                  <w:rPr>
                    <w:rFonts w:ascii="Cambria Math" w:eastAsia="宋体" w:hAnsi="Cambria Math"/>
                  </w:rPr>
                </w:rPrChange>
              </w:rPr>
              <m:t>He</m:t>
            </m:r>
          </m:e>
        </m:sPre>
        <m:r w:rsidRPr="39B234F0">
          <w:rPr>
            <w:rFonts w:ascii="Cambria Math" w:cs="Times New Roman" w:eastAsia="宋体" w:hAnsi="Cambria Math"/>
            <w:sz w:val="28"/>
            <w:szCs w:val="28"/>
            <w:rPrChange w:id="22773" w:author="user pc" w:date="2022-03-15T10:14:00Z">
              <w:rPr>
                <w:rFonts w:ascii="Cambria Math" w:eastAsia="宋体" w:hAnsi="Cambria Math"/>
              </w:rPr>
            </w:rPrChange>
          </w:rPr>
          <m:t>+ ?</m:t>
        </m:r>
      </m:oMath>
    </w:p>
    <w:p>
      <w:pPr>
        <w:pStyle w:val="style0"/>
        <w:tabs>
          <w:tab w:val="left" w:leader="none" w:pos="3605"/>
        </w:tabs>
        <w:rPr>
          <w:rFonts w:ascii="Times New Roman" w:cs="Times New Roman" w:eastAsia="宋体" w:hAnsi="Times New Roman"/>
          <w:sz w:val="28"/>
          <w:szCs w:val="28"/>
          <w:rPrChange w:id="22774" w:author="user pc" w:date="2022-03-15T10:14:00Z">
            <w:rPr>
              <w:rFonts w:ascii="Cambria Math" w:eastAsia="宋体" w:hAnsi="Cambria Math"/>
            </w:rPr>
          </w:rPrChange>
        </w:rPr>
      </w:pPr>
      <w:r w:rsidRPr="728C69FA">
        <w:rPr>
          <w:rFonts w:ascii="Times New Roman" w:cs="Times New Roman" w:eastAsia="宋体" w:hAnsi="Times New Roman"/>
          <w:b/>
          <w:sz w:val="28"/>
          <w:szCs w:val="28"/>
          <w:rPrChange w:id="22775" w:author="user pc" w:date="2022-03-15T10:14:00Z">
            <w:rPr>
              <w:rFonts w:ascii="Cambria Math" w:eastAsia="宋体" w:hAnsi="Cambria Math"/>
              <w:b/>
            </w:rPr>
          </w:rPrChange>
        </w:rPr>
        <w:t>Solution:</w:t>
      </w:r>
    </w:p>
    <w:p>
      <w:pPr>
        <w:pStyle w:val="style0"/>
        <w:tabs>
          <w:tab w:val="left" w:leader="none" w:pos="3605"/>
        </w:tabs>
        <w:rPr>
          <w:rFonts w:ascii="Times New Roman" w:cs="Times New Roman" w:eastAsia="宋体" w:hAnsi="Times New Roman"/>
          <w:sz w:val="28"/>
          <w:szCs w:val="28"/>
          <w:rPrChange w:id="22776" w:author="user pc" w:date="2022-03-15T10:14:00Z">
            <w:rPr>
              <w:rFonts w:ascii="Cambria Math" w:eastAsia="宋体" w:hAnsi="Cambria Math"/>
            </w:rPr>
          </w:rPrChange>
        </w:rPr>
      </w:pPr>
      <w:r w:rsidRPr="FC4FF5A6">
        <w:rPr>
          <w:rFonts w:ascii="Times New Roman" w:cs="Times New Roman" w:eastAsia="宋体" w:hAnsi="Times New Roman"/>
          <w:sz w:val="28"/>
          <w:szCs w:val="28"/>
          <w:rPrChange w:id="22777" w:author="user pc" w:date="2022-03-15T10:14:00Z">
            <w:rPr>
              <w:rFonts w:ascii="Cambria Math" w:eastAsia="宋体" w:hAnsi="Cambria Math"/>
            </w:rPr>
          </w:rPrChange>
        </w:rPr>
        <w:t>To</w:t>
      </w:r>
      <w:r>
        <w:rPr>
          <w:rFonts w:ascii="Times New Roman" w:cs="Times New Roman" w:eastAsia="宋体" w:hAnsi="Times New Roman"/>
          <w:sz w:val="28"/>
          <w:szCs w:val="28"/>
        </w:rPr>
        <w:t xml:space="preserve"> </w:t>
      </w:r>
      <w:r w:rsidRPr="024DCF17">
        <w:rPr>
          <w:rFonts w:ascii="Times New Roman" w:cs="Times New Roman" w:eastAsia="宋体" w:hAnsi="Times New Roman"/>
          <w:sz w:val="28"/>
          <w:szCs w:val="28"/>
          <w:rPrChange w:id="22778" w:author="user pc" w:date="2022-03-15T10:14:00Z">
            <w:rPr>
              <w:rFonts w:ascii="Cambria Math" w:eastAsia="宋体" w:hAnsi="Cambria Math"/>
            </w:rPr>
          </w:rPrChange>
        </w:rPr>
        <w:t>balance the</w:t>
      </w:r>
      <w:r>
        <w:rPr>
          <w:rFonts w:ascii="Times New Roman" w:cs="Times New Roman" w:eastAsia="宋体" w:hAnsi="Times New Roman"/>
          <w:sz w:val="28"/>
          <w:szCs w:val="28"/>
        </w:rPr>
        <w:t xml:space="preserve"> </w:t>
      </w:r>
      <w:r w:rsidRPr="2D15F7CB">
        <w:rPr>
          <w:rFonts w:ascii="Times New Roman" w:cs="Times New Roman" w:eastAsia="宋体" w:hAnsi="Times New Roman"/>
          <w:sz w:val="28"/>
          <w:szCs w:val="28"/>
          <w:rPrChange w:id="22779" w:author="user pc" w:date="2022-03-15T10:14:00Z">
            <w:rPr>
              <w:rFonts w:ascii="Cambria Math" w:eastAsia="宋体" w:hAnsi="Cambria Math"/>
            </w:rPr>
          </w:rPrChange>
        </w:rPr>
        <w:t>mass number:</w:t>
      </w:r>
    </w:p>
    <w:p>
      <w:pPr>
        <w:pStyle w:val="style0"/>
        <w:tabs>
          <w:tab w:val="left" w:leader="none" w:pos="3605"/>
        </w:tabs>
        <w:rPr>
          <w:rFonts w:ascii="Times New Roman" w:cs="Times New Roman" w:eastAsia="宋体" w:hAnsi="Times New Roman"/>
          <w:sz w:val="28"/>
          <w:szCs w:val="28"/>
        </w:rPr>
      </w:pPr>
      <w:r w:rsidRPr="FDA3D167">
        <w:rPr>
          <w:rFonts w:ascii="Times New Roman" w:cs="Times New Roman" w:eastAsia="宋体" w:hAnsi="Times New Roman"/>
          <w:sz w:val="28"/>
          <w:szCs w:val="28"/>
          <w:rPrChange w:id="22780" w:author="user pc" w:date="2022-03-15T10:14:00Z">
            <w:rPr>
              <w:rFonts w:ascii="Cambria Math" w:eastAsia="宋体" w:hAnsi="Cambria Math"/>
            </w:rPr>
          </w:rPrChange>
        </w:rPr>
        <w:t>Here you ask yourself</w:t>
      </w:r>
      <w:r>
        <w:rPr>
          <w:rFonts w:ascii="Times New Roman" w:cs="Times New Roman" w:eastAsia="宋体" w:hAnsi="Times New Roman"/>
          <w:sz w:val="28"/>
          <w:szCs w:val="28"/>
        </w:rPr>
        <w:t xml:space="preserve"> </w:t>
      </w:r>
      <w:r w:rsidRPr="4C4F1A2B">
        <w:rPr>
          <w:rFonts w:ascii="Times New Roman" w:cs="Times New Roman" w:eastAsia="宋体" w:hAnsi="Times New Roman"/>
          <w:sz w:val="28"/>
          <w:szCs w:val="28"/>
          <w:rPrChange w:id="22781" w:author="user pc" w:date="2022-03-15T10:14:00Z">
            <w:rPr>
              <w:rFonts w:eastAsia="宋体" w:hAnsi="Cambria Math"/>
            </w:rPr>
          </w:rPrChange>
        </w:rPr>
        <w:t>what number</w:t>
      </w:r>
      <w:r>
        <w:rPr>
          <w:rFonts w:ascii="Times New Roman" w:cs="Times New Roman" w:eastAsia="宋体" w:hAnsi="Times New Roman"/>
          <w:sz w:val="28"/>
          <w:szCs w:val="28"/>
        </w:rPr>
        <w:t xml:space="preserve"> </w:t>
      </w:r>
      <w:r w:rsidRPr="FC966AC5">
        <w:rPr>
          <w:rFonts w:ascii="Times New Roman" w:cs="Times New Roman" w:eastAsia="宋体" w:hAnsi="Times New Roman"/>
          <w:sz w:val="28"/>
          <w:szCs w:val="28"/>
          <w:rPrChange w:id="22782" w:author="user pc" w:date="2022-03-15T10:14:00Z">
            <w:rPr>
              <w:rFonts w:ascii="Cambria Math" w:eastAsia="宋体" w:hAnsi="Cambria Math"/>
            </w:rPr>
          </w:rPrChange>
        </w:rPr>
        <w:t>would I add to</w:t>
      </w:r>
      <w:r>
        <w:rPr>
          <w:rFonts w:ascii="Times New Roman" w:cs="Times New Roman" w:eastAsia="宋体" w:hAnsi="Times New Roman"/>
          <w:sz w:val="28"/>
          <w:szCs w:val="28"/>
        </w:rPr>
        <w:t xml:space="preserve"> </w:t>
      </w:r>
      <w:r w:rsidRPr="484A42D5">
        <w:rPr>
          <w:rFonts w:ascii="Times New Roman" w:cs="Times New Roman" w:eastAsia="宋体" w:hAnsi="Times New Roman"/>
          <w:sz w:val="28"/>
          <w:szCs w:val="28"/>
          <w:rPrChange w:id="22783" w:author="user pc" w:date="2022-03-15T10:14:00Z">
            <w:rPr>
              <w:rFonts w:ascii="Cambria Math" w:eastAsia="宋体" w:hAnsi="Cambria Math"/>
            </w:rPr>
          </w:rPrChange>
        </w:rPr>
        <w:t>4 to give</w:t>
      </w:r>
      <w:r>
        <w:rPr>
          <w:rFonts w:ascii="Times New Roman" w:cs="Times New Roman" w:eastAsia="宋体" w:hAnsi="Times New Roman"/>
          <w:sz w:val="28"/>
          <w:szCs w:val="28"/>
        </w:rPr>
        <w:t xml:space="preserve"> </w:t>
      </w:r>
      <w:r w:rsidRPr="664E3268">
        <w:rPr>
          <w:rFonts w:ascii="Times New Roman" w:cs="Times New Roman" w:eastAsia="宋体" w:hAnsi="Times New Roman"/>
          <w:sz w:val="28"/>
          <w:szCs w:val="28"/>
          <w:rPrChange w:id="22784" w:author="user pc" w:date="2022-03-15T10:14:00Z">
            <w:rPr>
              <w:rFonts w:ascii="Cambria Math" w:eastAsia="宋体" w:hAnsi="Cambria Math"/>
            </w:rPr>
          </w:rPrChange>
        </w:rPr>
        <w:t>212 (you</w:t>
      </w:r>
      <w:r>
        <w:rPr>
          <w:rFonts w:ascii="Times New Roman" w:cs="Times New Roman" w:eastAsia="宋体" w:hAnsi="Times New Roman"/>
          <w:sz w:val="28"/>
          <w:szCs w:val="28"/>
        </w:rPr>
        <w:t xml:space="preserve"> </w:t>
      </w:r>
      <w:r w:rsidRPr="9C578937">
        <w:rPr>
          <w:rFonts w:ascii="Times New Roman" w:cs="Times New Roman" w:eastAsia="宋体" w:hAnsi="Times New Roman"/>
          <w:sz w:val="28"/>
          <w:szCs w:val="28"/>
          <w:rPrChange w:id="22785" w:author="user pc" w:date="2022-03-15T10:14:00Z">
            <w:rPr>
              <w:rFonts w:ascii="Cambria Math" w:eastAsia="宋体" w:hAnsi="Cambria Math"/>
            </w:rPr>
          </w:rPrChange>
        </w:rPr>
        <w:t>add 208) and again to balance the atomic number, what number</w:t>
      </w:r>
      <w:r>
        <w:rPr>
          <w:rFonts w:ascii="Times New Roman" w:cs="Times New Roman" w:eastAsia="宋体" w:hAnsi="Times New Roman"/>
          <w:sz w:val="28"/>
          <w:szCs w:val="28"/>
        </w:rPr>
        <w:t xml:space="preserve"> </w:t>
      </w:r>
      <w:r w:rsidRPr="F9B8B773">
        <w:rPr>
          <w:rFonts w:ascii="Times New Roman" w:cs="Times New Roman" w:eastAsia="宋体" w:hAnsi="Times New Roman"/>
          <w:sz w:val="28"/>
          <w:szCs w:val="28"/>
          <w:rPrChange w:id="22786" w:author="user pc" w:date="2022-03-15T10:14:00Z">
            <w:rPr>
              <w:rFonts w:ascii="Cambria Math" w:eastAsia="宋体" w:hAnsi="Cambria Math"/>
            </w:rPr>
          </w:rPrChange>
        </w:rPr>
        <w:t>will you to</w:t>
      </w:r>
      <w:r>
        <w:rPr>
          <w:rFonts w:ascii="Times New Roman" w:cs="Times New Roman" w:eastAsia="宋体" w:hAnsi="Times New Roman"/>
          <w:sz w:val="28"/>
          <w:szCs w:val="28"/>
        </w:rPr>
        <w:t xml:space="preserve"> </w:t>
      </w:r>
      <w:r w:rsidRPr="897D9978">
        <w:rPr>
          <w:rFonts w:ascii="Times New Roman" w:cs="Times New Roman" w:eastAsia="宋体" w:hAnsi="Times New Roman"/>
          <w:sz w:val="28"/>
          <w:szCs w:val="28"/>
          <w:rPrChange w:id="22787" w:author="user pc" w:date="2022-03-15T10:14:00Z">
            <w:rPr>
              <w:rFonts w:ascii="Cambria Math" w:eastAsia="宋体" w:hAnsi="Cambria Math"/>
            </w:rPr>
          </w:rPrChange>
        </w:rPr>
        <w:t>add to 2 to give 84</w:t>
      </w:r>
      <w:r>
        <w:rPr>
          <w:rFonts w:ascii="Times New Roman" w:cs="Times New Roman" w:eastAsia="宋体" w:hAnsi="Times New Roman"/>
          <w:sz w:val="28"/>
          <w:szCs w:val="28"/>
        </w:rPr>
        <w:t xml:space="preserve"> </w:t>
      </w:r>
      <w:r w:rsidRPr="3061FA19">
        <w:rPr>
          <w:rFonts w:ascii="Times New Roman" w:cs="Times New Roman" w:eastAsia="宋体" w:hAnsi="Times New Roman"/>
          <w:sz w:val="28"/>
          <w:szCs w:val="28"/>
          <w:rPrChange w:id="22788" w:author="user pc" w:date="2022-03-15T10:14:00Z">
            <w:rPr>
              <w:rFonts w:ascii="Cambria Math" w:eastAsia="宋体" w:hAnsi="Cambria Math"/>
            </w:rPr>
          </w:rPrChange>
        </w:rPr>
        <w:t>(you add</w:t>
      </w:r>
      <w:r>
        <w:rPr>
          <w:rFonts w:ascii="Times New Roman" w:cs="Times New Roman" w:eastAsia="宋体" w:hAnsi="Times New Roman"/>
          <w:sz w:val="28"/>
          <w:szCs w:val="28"/>
        </w:rPr>
        <w:t xml:space="preserve"> </w:t>
      </w:r>
      <w:r w:rsidRPr="206CB0C9">
        <w:rPr>
          <w:rFonts w:ascii="Times New Roman" w:cs="Times New Roman" w:eastAsia="宋体" w:hAnsi="Times New Roman"/>
          <w:sz w:val="28"/>
          <w:szCs w:val="28"/>
          <w:rPrChange w:id="22789" w:author="user pc" w:date="2022-03-15T10:14:00Z">
            <w:rPr>
              <w:rFonts w:ascii="Cambria Math" w:eastAsia="宋体" w:hAnsi="Cambria Math"/>
            </w:rPr>
          </w:rPrChange>
        </w:rPr>
        <w:t xml:space="preserve">82). </w:t>
      </w:r>
      <w:r>
        <w:rPr>
          <w:rFonts w:ascii="Times New Roman" w:cs="Times New Roman" w:eastAsia="宋体" w:hAnsi="Times New Roman"/>
          <w:sz w:val="28"/>
          <w:szCs w:val="28"/>
        </w:rPr>
        <w:t>Then, use the periodic table to find the element with t</w:t>
      </w:r>
      <w:r w:rsidRPr="769E89E5">
        <w:rPr>
          <w:rFonts w:ascii="Times New Roman" w:cs="Times New Roman" w:eastAsia="宋体" w:hAnsi="Times New Roman"/>
          <w:sz w:val="28"/>
          <w:szCs w:val="28"/>
          <w:rPrChange w:id="22790" w:author="user pc" w:date="2022-03-15T10:14:00Z">
            <w:rPr>
              <w:rFonts w:ascii="Cambria Math" w:eastAsia="宋体" w:hAnsi="Cambria Math"/>
            </w:rPr>
          </w:rPrChange>
        </w:rPr>
        <w:t>he</w:t>
      </w:r>
      <w:r>
        <w:rPr>
          <w:rFonts w:ascii="Times New Roman" w:cs="Times New Roman" w:eastAsia="宋体" w:hAnsi="Times New Roman"/>
          <w:sz w:val="28"/>
          <w:szCs w:val="28"/>
        </w:rPr>
        <w:t xml:space="preserve"> </w:t>
      </w:r>
      <w:r w:rsidRPr="6B8F8ECF">
        <w:rPr>
          <w:rFonts w:ascii="Times New Roman" w:cs="Times New Roman" w:eastAsia="宋体" w:hAnsi="Times New Roman"/>
          <w:sz w:val="28"/>
          <w:szCs w:val="28"/>
          <w:rPrChange w:id="22791" w:author="user pc" w:date="2022-03-15T10:14:00Z">
            <w:rPr>
              <w:rFonts w:ascii="Cambria Math" w:eastAsia="宋体" w:hAnsi="Cambria Math"/>
            </w:rPr>
          </w:rPrChange>
        </w:rPr>
        <w:t>atomic number of</w:t>
      </w:r>
      <w:r>
        <w:rPr>
          <w:rFonts w:ascii="Times New Roman" w:cs="Times New Roman" w:eastAsia="宋体" w:hAnsi="Times New Roman"/>
          <w:sz w:val="28"/>
          <w:szCs w:val="28"/>
        </w:rPr>
        <w:t xml:space="preserve"> </w:t>
      </w:r>
      <w:r w:rsidRPr="289CA88A">
        <w:rPr>
          <w:rFonts w:ascii="Times New Roman" w:cs="Times New Roman" w:eastAsia="宋体" w:hAnsi="Times New Roman"/>
          <w:sz w:val="28"/>
          <w:szCs w:val="28"/>
          <w:rPrChange w:id="22792" w:author="user pc" w:date="2022-03-15T10:14:00Z">
            <w:rPr>
              <w:rFonts w:ascii="Cambria Math" w:eastAsia="宋体" w:hAnsi="Cambria Math"/>
            </w:rPr>
          </w:rPrChange>
        </w:rPr>
        <w:t xml:space="preserve">82 </w:t>
      </w:r>
      <w:r>
        <w:rPr>
          <w:rFonts w:ascii="Times New Roman" w:cs="Times New Roman" w:eastAsia="宋体" w:hAnsi="Times New Roman"/>
          <w:sz w:val="28"/>
          <w:szCs w:val="28"/>
        </w:rPr>
        <w:t xml:space="preserve">which </w:t>
      </w:r>
      <w:r w:rsidRPr="F9D86B5A">
        <w:rPr>
          <w:rFonts w:ascii="Times New Roman" w:cs="Times New Roman" w:eastAsia="宋体" w:hAnsi="Times New Roman"/>
          <w:sz w:val="28"/>
          <w:szCs w:val="28"/>
          <w:rPrChange w:id="22793" w:author="user pc" w:date="2022-03-15T10:14:00Z">
            <w:rPr>
              <w:rFonts w:ascii="Cambria Math" w:eastAsia="宋体" w:hAnsi="Cambria Math"/>
            </w:rPr>
          </w:rPrChange>
        </w:rPr>
        <w:t>is Pb</w:t>
      </w:r>
      <w:r>
        <w:rPr>
          <w:rFonts w:ascii="Times New Roman" w:cs="Times New Roman" w:eastAsia="宋体" w:hAnsi="Times New Roman"/>
          <w:sz w:val="28"/>
          <w:szCs w:val="28"/>
        </w:rPr>
        <w:t xml:space="preserve"> </w:t>
      </w:r>
      <w:r w:rsidRPr="5FC3A2DD">
        <w:rPr>
          <w:rFonts w:ascii="Times New Roman" w:cs="Times New Roman" w:eastAsia="宋体" w:hAnsi="Times New Roman"/>
          <w:sz w:val="28"/>
          <w:szCs w:val="28"/>
          <w:rPrChange w:id="22794" w:author="user pc" w:date="2022-03-15T10:14:00Z">
            <w:rPr>
              <w:rFonts w:ascii="Cambria Math" w:eastAsia="宋体" w:hAnsi="Cambria Math"/>
            </w:rPr>
          </w:rPrChange>
        </w:rPr>
        <w:t>(lead).</w:t>
      </w:r>
    </w:p>
    <w:p>
      <w:pPr>
        <w:pStyle w:val="style0"/>
        <w:tabs>
          <w:tab w:val="left" w:leader="none" w:pos="3605"/>
        </w:tabs>
        <w:rPr>
          <w:rFonts w:ascii="Times New Roman" w:cs="Times New Roman" w:eastAsia="宋体" w:hAnsi="Times New Roman"/>
          <w:b/>
          <w:sz w:val="28"/>
          <w:szCs w:val="28"/>
        </w:rPr>
      </w:pPr>
      <w:r>
        <w:rPr>
          <w:rFonts w:ascii="Times New Roman" w:cs="Times New Roman" w:eastAsia="宋体" w:hAnsi="Times New Roman"/>
          <w:sz w:val="28"/>
          <w:szCs w:val="28"/>
        </w:rPr>
        <w:t xml:space="preserve"> </w:t>
      </w:r>
      <m:oMath>
        <m:r w:rsidRPr="D2B70500">
          <m:rPr>
            <m:sty m:val="bi"/>
          </m:rPr>
          <w:rPr>
            <w:rFonts w:ascii="Cambria Math" w:cs="Times New Roman" w:eastAsia="宋体" w:hAnsi="Cambria Math"/>
            <w:sz w:val="28"/>
            <w:szCs w:val="28"/>
            <w:rPrChange w:id="22795" w:author="user pc" w:date="2022-03-15T10:14:00Z">
              <w:rPr>
                <w:rFonts w:ascii="Cambria Math" w:eastAsia="宋体" w:hAnsi="Cambria Math"/>
                <w:sz w:val="28"/>
                <w:szCs w:val="28"/>
              </w:rPr>
            </w:rPrChange>
          </w:rPr>
          <m:t>R</m:t>
        </m:r>
        <m:r w:rsidRPr="04A54DF2">
          <m:rPr>
            <m:sty m:val="bi"/>
          </m:rPr>
          <w:rPr>
            <w:rFonts w:ascii="Times New Roman" w:cs="Times New Roman" w:eastAsia="宋体" w:hAnsi="Times New Roman"/>
            <w:sz w:val="28"/>
            <w:szCs w:val="28"/>
            <w:rPrChange w:id="22796" w:author="user pc" w:date="2022-03-15T10:14:00Z">
              <w:rPr>
                <w:rFonts w:ascii="Cambria Math" w:eastAsia="宋体" w:hAnsi="Cambria Math"/>
                <w:sz w:val="28"/>
                <w:szCs w:val="28"/>
              </w:rPr>
            </w:rPrChange>
          </w:rPr>
          <m:t>e</m:t>
        </m:r>
        <m:r w:rsidRPr="DDC28455">
          <m:rPr>
            <m:sty m:val="bi"/>
          </m:rPr>
          <w:rPr>
            <w:rFonts w:ascii="Cambria Math" w:cs="Times New Roman" w:eastAsia="宋体" w:hAnsi="Cambria Math"/>
            <w:sz w:val="28"/>
            <w:szCs w:val="28"/>
            <w:rPrChange w:id="22797" w:author="user pc" w:date="2022-03-15T10:14:00Z">
              <w:rPr>
                <w:rFonts w:ascii="Cambria Math" w:eastAsia="宋体" w:hAnsi="Cambria Math"/>
                <w:sz w:val="28"/>
                <w:szCs w:val="28"/>
              </w:rPr>
            </w:rPrChange>
          </w:rPr>
          <m:t>member:</m:t>
        </m:r>
        <m:r>
          <m:rPr>
            <m:sty m:val="bi"/>
          </m:rPr>
          <w:rPr>
            <w:rFonts w:ascii="Cambria Math" w:cs="Times New Roman" w:eastAsia="宋体" w:hAnsi="Cambria Math"/>
            <w:sz w:val="28"/>
            <w:szCs w:val="28"/>
          </w:rPr>
          <m:t xml:space="preserve"> </m:t>
        </m:r>
        <m:r w:rsidRPr="D3A94C77">
          <m:rPr>
            <m:sty m:val="bi"/>
          </m:rPr>
          <w:rPr>
            <w:rFonts w:ascii="Cambria Math" w:cs="Times New Roman" w:eastAsia="宋体" w:hAnsi="Cambria Math"/>
            <w:sz w:val="28"/>
            <w:szCs w:val="28"/>
            <w:rPrChange w:id="22798" w:author="user pc" w:date="2022-03-15T10:14:00Z">
              <w:rPr>
                <w:rFonts w:ascii="Cambria Math" w:eastAsia="宋体" w:hAnsi="Cambria Math"/>
                <w:sz w:val="28"/>
                <w:szCs w:val="28"/>
              </w:rPr>
            </w:rPrChange>
          </w:rPr>
          <m:t>That</m:t>
        </m:r>
        <m:r>
          <m:rPr>
            <m:sty m:val="bi"/>
          </m:rPr>
          <w:rPr>
            <w:rFonts w:ascii="Cambria Math" w:cs="Times New Roman" w:eastAsia="宋体" w:hAnsi="Cambria Math"/>
            <w:sz w:val="28"/>
            <w:szCs w:val="28"/>
          </w:rPr>
          <m:t xml:space="preserve"> </m:t>
        </m:r>
        <m:r w:rsidRPr="875408D5">
          <m:rPr>
            <m:sty m:val="bi"/>
          </m:rPr>
          <w:rPr>
            <w:rFonts w:ascii="Cambria Math" w:cs="Times New Roman" w:eastAsia="宋体" w:hAnsi="Cambria Math"/>
            <w:sz w:val="28"/>
            <w:szCs w:val="28"/>
            <w:rPrChange w:id="22799" w:author="user pc" w:date="2022-03-15T10:14:00Z">
              <w:rPr>
                <w:rFonts w:ascii="Cambria Math" w:eastAsia="宋体" w:hAnsi="Cambria Math"/>
                <w:sz w:val="28"/>
                <w:szCs w:val="28"/>
              </w:rPr>
            </w:rPrChange>
          </w:rPr>
          <m:t>no</m:t>
        </m:r>
        <m:r>
          <m:rPr>
            <m:sty m:val="bi"/>
          </m:rPr>
          <w:rPr>
            <w:rFonts w:ascii="Cambria Math" w:cs="Times New Roman" w:eastAsia="宋体" w:hAnsi="Cambria Math"/>
            <w:sz w:val="28"/>
            <w:szCs w:val="28"/>
          </w:rPr>
          <m:t xml:space="preserve"> </m:t>
        </m:r>
        <m:r w:rsidRPr="FE1E00B2">
          <m:rPr>
            <m:sty m:val="bi"/>
          </m:rPr>
          <w:rPr>
            <w:rFonts w:ascii="Cambria Math" w:cs="Times New Roman" w:eastAsia="宋体" w:hAnsi="Cambria Math"/>
            <w:sz w:val="28"/>
            <w:szCs w:val="28"/>
            <w:rPrChange w:id="22800" w:author="user pc" w:date="2022-03-15T10:14:00Z">
              <w:rPr>
                <w:rFonts w:ascii="Cambria Math" w:eastAsia="宋体" w:hAnsi="Cambria Math"/>
                <w:sz w:val="28"/>
                <w:szCs w:val="28"/>
              </w:rPr>
            </w:rPrChange>
          </w:rPr>
          <m:t>two element</m:t>
        </m:r>
        <m:r>
          <m:rPr>
            <m:sty m:val="bi"/>
          </m:rPr>
          <w:rPr>
            <w:rFonts w:ascii="Cambria Math" w:cs="Times New Roman" w:eastAsia="宋体" w:hAnsi="Cambria Math"/>
            <w:sz w:val="28"/>
            <w:szCs w:val="28"/>
          </w:rPr>
          <m:t xml:space="preserve"> </m:t>
        </m:r>
        <m:r w:rsidRPr="0F578FC5">
          <m:rPr>
            <m:sty m:val="bi"/>
          </m:rPr>
          <w:rPr>
            <w:rFonts w:ascii="Cambria Math" w:cs="Times New Roman" w:eastAsia="宋体" w:hAnsi="Cambria Math"/>
            <w:sz w:val="28"/>
            <w:szCs w:val="28"/>
            <w:rPrChange w:id="22801" w:author="user pc" w:date="2022-03-15T10:14:00Z">
              <w:rPr>
                <w:rFonts w:ascii="Cambria Math" w:eastAsia="宋体" w:hAnsi="Cambria Math"/>
                <w:sz w:val="28"/>
                <w:szCs w:val="28"/>
              </w:rPr>
            </w:rPrChange>
          </w:rPr>
          <m:t>can</m:t>
        </m:r>
        <m:r>
          <m:rPr>
            <m:sty m:val="bi"/>
          </m:rPr>
          <w:rPr>
            <w:rFonts w:ascii="Cambria Math" w:cs="Times New Roman" w:eastAsia="宋体" w:hAnsi="Cambria Math"/>
            <w:sz w:val="28"/>
            <w:szCs w:val="28"/>
          </w:rPr>
          <m:t xml:space="preserve"> </m:t>
        </m:r>
        <m:r w:rsidRPr="7D1BE9D6">
          <m:rPr>
            <m:sty m:val="bi"/>
          </m:rPr>
          <w:rPr>
            <w:rFonts w:ascii="Cambria Math" w:cs="Times New Roman" w:eastAsia="宋体" w:hAnsi="Cambria Math"/>
            <w:sz w:val="28"/>
            <w:szCs w:val="28"/>
            <w:rPrChange w:id="22802" w:author="user pc" w:date="2022-03-15T10:14:00Z">
              <w:rPr>
                <w:rFonts w:ascii="Cambria Math" w:eastAsia="宋体" w:hAnsi="Cambria Math"/>
                <w:sz w:val="28"/>
                <w:szCs w:val="28"/>
              </w:rPr>
            </w:rPrChange>
          </w:rPr>
          <m:t>have</m:t>
        </m:r>
        <m:r>
          <m:rPr>
            <m:sty m:val="bi"/>
          </m:rPr>
          <w:rPr>
            <w:rFonts w:ascii="Cambria Math" w:cs="Times New Roman" w:eastAsia="宋体" w:hAnsi="Cambria Math"/>
            <w:sz w:val="28"/>
            <w:szCs w:val="28"/>
          </w:rPr>
          <m:t xml:space="preserve"> </m:t>
        </m:r>
        <m:r w:rsidRPr="C7CB528B">
          <m:rPr>
            <m:sty m:val="bi"/>
          </m:rPr>
          <w:rPr>
            <w:rFonts w:ascii="Cambria Math" w:cs="Times New Roman" w:eastAsia="宋体" w:hAnsi="Cambria Math"/>
            <w:sz w:val="28"/>
            <w:szCs w:val="28"/>
            <w:rPrChange w:id="22803" w:author="user pc" w:date="2022-03-15T10:14:00Z">
              <w:rPr>
                <w:rFonts w:ascii="Cambria Math" w:eastAsia="宋体" w:hAnsi="Cambria Math"/>
                <w:sz w:val="28"/>
                <w:szCs w:val="28"/>
              </w:rPr>
            </w:rPrChange>
          </w:rPr>
          <m:t>the same</m:t>
        </m:r>
      </m:oMath>
    </w:p>
    <w:p>
      <w:pPr>
        <w:pStyle w:val="style0"/>
        <w:tabs>
          <w:tab w:val="left" w:leader="none" w:pos="3605"/>
        </w:tabs>
        <w:rPr>
          <w:rFonts w:ascii="Times New Roman" w:cs="Times New Roman" w:eastAsia="宋体" w:hAnsi="Times New Roman"/>
          <w:b/>
          <w:sz w:val="28"/>
          <w:szCs w:val="28"/>
          <w:rPrChange w:id="22804" w:author="user pc" w:date="2022-03-15T10:14:00Z">
            <w:rPr>
              <w:rFonts w:ascii="Cambria Math" w:eastAsia="宋体" w:hAnsi="Cambria Math"/>
            </w:rPr>
          </w:rPrChange>
        </w:rPr>
      </w:pPr>
      <m:oMathPara>
        <m:oMathParaPr>
          <m:jc m:val="left"/>
        </m:oMathParaPr>
        <m:oMath>
          <m:r w:rsidRPr="25590950">
            <m:rPr>
              <m:sty m:val="bi"/>
            </m:rPr>
            <w:rPr>
              <w:rFonts w:ascii="Cambria Math" w:cs="Times New Roman" w:eastAsia="宋体" w:hAnsi="Cambria Math"/>
              <w:sz w:val="28"/>
              <w:szCs w:val="28"/>
              <w:rPrChange w:id="22805" w:author="user pc" w:date="2022-03-15T10:14:00Z">
                <w:rPr>
                  <w:rFonts w:ascii="Cambria Math" w:eastAsia="宋体" w:hAnsi="Cambria Math"/>
                  <w:sz w:val="28"/>
                  <w:szCs w:val="28"/>
                </w:rPr>
              </w:rPrChange>
            </w:rPr>
            <m:t xml:space="preserve"> atomic number</m:t>
          </m:r>
          <m:d>
            <m:dPr>
              <m:endChr m:val=")"/>
              <m:ctrlPr>
                <w:rPr>
                  <w:rFonts w:ascii="Cambria Math" w:cs="Times New Roman" w:eastAsia="宋体" w:hAnsi="Cambria Math"/>
                  <w:b/>
                  <w:i/>
                  <w:sz w:val="28"/>
                  <w:szCs w:val="28"/>
                </w:rPr>
              </m:ctrlPr>
            </m:dPr>
            <m:e>
              <m:r w:rsidRPr="4E4F5D00">
                <m:rPr>
                  <m:sty m:val="bi"/>
                </m:rPr>
                <w:rPr>
                  <w:rFonts w:ascii="Cambria Math" w:cs="Times New Roman" w:eastAsia="宋体" w:hAnsi="Cambria Math"/>
                  <w:sz w:val="28"/>
                  <w:szCs w:val="28"/>
                  <w:rPrChange w:id="22806" w:author="user pc" w:date="2022-03-15T10:14:00Z">
                    <w:rPr>
                      <w:rFonts w:ascii="Cambria Math" w:eastAsia="宋体" w:hAnsi="Cambria Math"/>
                      <w:sz w:val="28"/>
                      <w:szCs w:val="28"/>
                    </w:rPr>
                  </w:rPrChange>
                </w:rPr>
                <m:t>Each</m:t>
              </m:r>
              <m:r>
                <m:rPr>
                  <m:sty m:val="bi"/>
                </m:rPr>
                <w:rPr>
                  <w:rFonts w:ascii="Cambria Math" w:cs="Times New Roman" w:eastAsia="宋体" w:hAnsi="Cambria Math"/>
                  <w:sz w:val="28"/>
                  <w:szCs w:val="28"/>
                </w:rPr>
                <m:t xml:space="preserve"> </m:t>
              </m:r>
              <m:r w:rsidRPr="1D587FEA">
                <m:rPr>
                  <m:sty m:val="bi"/>
                </m:rPr>
                <w:rPr>
                  <w:rFonts w:ascii="Cambria Math" w:cs="Times New Roman" w:eastAsia="宋体" w:hAnsi="Cambria Math"/>
                  <w:sz w:val="28"/>
                  <w:szCs w:val="28"/>
                  <w:rPrChange w:id="22807" w:author="user pc" w:date="2022-03-15T10:14:00Z">
                    <w:rPr>
                      <w:rFonts w:ascii="Cambria Math" w:eastAsia="宋体" w:hAnsi="Cambria Math"/>
                      <w:sz w:val="28"/>
                      <w:szCs w:val="28"/>
                    </w:rPr>
                  </w:rPrChange>
                </w:rPr>
                <m:t>element is</m:t>
              </m:r>
              <m:r>
                <m:rPr>
                  <m:sty m:val="bi"/>
                </m:rPr>
                <w:rPr>
                  <w:rFonts w:ascii="Cambria Math" w:cs="Times New Roman" w:eastAsia="宋体" w:hAnsi="Cambria Math"/>
                  <w:sz w:val="28"/>
                  <w:szCs w:val="28"/>
                </w:rPr>
                <m:t xml:space="preserve"> </m:t>
              </m:r>
              <m:r w:rsidRPr="BE255453">
                <m:rPr>
                  <m:sty m:val="bi"/>
                </m:rPr>
                <w:rPr>
                  <w:rFonts w:ascii="Cambria Math" w:cs="Times New Roman" w:eastAsia="宋体" w:hAnsi="Cambria Math"/>
                  <w:sz w:val="28"/>
                  <w:szCs w:val="28"/>
                  <w:rPrChange w:id="22808" w:author="user pc" w:date="2022-03-15T10:14:00Z">
                    <w:rPr>
                      <w:rFonts w:ascii="Cambria Math" w:eastAsia="宋体" w:hAnsi="Cambria Math"/>
                      <w:sz w:val="28"/>
                      <w:szCs w:val="28"/>
                    </w:rPr>
                  </w:rPrChange>
                </w:rPr>
                <m:t>unique</m:t>
              </m:r>
            </m:e>
          </m:d>
          <m:r>
            <m:rPr>
              <m:sty m:val="bi"/>
            </m:rPr>
            <w:rPr>
              <w:rFonts w:ascii="Cambria Math" w:cs="Times New Roman" w:eastAsia="宋体" w:hAnsi="Cambria Math"/>
              <w:sz w:val="28"/>
              <w:szCs w:val="28"/>
            </w:rPr>
            <m:t>.</m:t>
          </m:r>
        </m:oMath>
      </m:oMathPara>
    </w:p>
    <w:p>
      <w:pPr>
        <w:pStyle w:val="style0"/>
        <w:tabs>
          <w:tab w:val="left" w:leader="none" w:pos="3605"/>
        </w:tabs>
        <w:rPr>
          <w:rFonts w:ascii="Times New Roman" w:cs="Times New Roman" w:eastAsia="宋体" w:hAnsi="Times New Roman"/>
          <w:sz w:val="28"/>
          <w:szCs w:val="28"/>
          <w:rPrChange w:id="22809" w:author="user pc" w:date="2022-03-15T10:14:00Z">
            <w:rPr>
              <w:rFonts w:ascii="Cambria Math" w:eastAsia="宋体" w:hAnsi="Cambria Math"/>
            </w:rPr>
          </w:rPrChange>
        </w:rPr>
      </w:pPr>
      <m:oMathPara>
        <m:oMathParaPr>
          <m:jc m:val="left"/>
        </m:oMathParaPr>
        <m:oMath>
          <m:sPre>
            <m:sPrePr>
              <m:ctrlPr>
                <w:rPr>
                  <w:rFonts w:ascii="Cambria Math" w:cs="Times New Roman" w:eastAsia="宋体" w:hAnsi="Cambria Math"/>
                  <w:i/>
                  <w:sz w:val="28"/>
                  <w:szCs w:val="28"/>
                </w:rPr>
              </m:ctrlPr>
            </m:sPrePr>
            <m:sub>
              <m:r w:rsidRPr="F6C16706">
                <w:rPr>
                  <w:rFonts w:ascii="Cambria Math" w:cs="Times New Roman" w:eastAsia="宋体" w:hAnsi="Cambria Math"/>
                  <w:sz w:val="28"/>
                  <w:szCs w:val="28"/>
                  <w:rPrChange w:id="22810" w:author="user pc" w:date="2022-03-15T10:14:00Z">
                    <w:rPr>
                      <w:rFonts w:ascii="Cambria Math" w:eastAsia="宋体" w:hAnsi="Cambria Math"/>
                    </w:rPr>
                  </w:rPrChange>
                </w:rPr>
                <m:t>84</m:t>
              </m:r>
            </m:sub>
            <m:sup>
              <m:r w:rsidRPr="C9015B95">
                <w:rPr>
                  <w:rFonts w:ascii="Cambria Math" w:cs="Times New Roman" w:eastAsia="宋体" w:hAnsi="Cambria Math"/>
                  <w:sz w:val="28"/>
                  <w:szCs w:val="28"/>
                  <w:rPrChange w:id="22811" w:author="user pc" w:date="2022-03-15T10:14:00Z">
                    <w:rPr>
                      <w:rFonts w:ascii="Cambria Math" w:eastAsia="宋体" w:hAnsi="Cambria Math"/>
                    </w:rPr>
                  </w:rPrChange>
                </w:rPr>
                <m:t>212</m:t>
              </m:r>
            </m:sup>
            <m:e>
              <m:r w:rsidRPr="D591CA5F">
                <w:rPr>
                  <w:rFonts w:ascii="Cambria Math" w:cs="Times New Roman" w:eastAsia="宋体" w:hAnsi="Cambria Math"/>
                  <w:sz w:val="28"/>
                  <w:szCs w:val="28"/>
                  <w:rPrChange w:id="22812" w:author="user pc" w:date="2022-03-15T10:14:00Z">
                    <w:rPr>
                      <w:rFonts w:ascii="Cambria Math" w:eastAsia="宋体" w:hAnsi="Cambria Math"/>
                    </w:rPr>
                  </w:rPrChange>
                </w:rPr>
                <m:t>Po</m:t>
              </m:r>
            </m:e>
          </m:sPre>
          <m:r w:rsidRPr="B39A47AE">
            <w:rPr>
              <w:rFonts w:ascii="Cambria Math" w:cs="Times New Roman" w:eastAsia="宋体" w:hAnsi="Cambria Math"/>
              <w:sz w:val="28"/>
              <w:szCs w:val="28"/>
              <w:rPrChange w:id="22813" w:author="user pc" w:date="2022-03-15T10:14:00Z">
                <w:rPr>
                  <w:rFonts w:ascii="Cambria Math" w:eastAsia="宋体" w:hAnsi="Cambria Math"/>
                </w:rPr>
              </w:rPrChange>
            </w:rPr>
            <m:t>→</m:t>
          </m:r>
          <m:sPre>
            <m:sPrePr>
              <m:ctrlPr>
                <w:rPr>
                  <w:rFonts w:ascii="Cambria Math" w:cs="Times New Roman" w:eastAsia="宋体" w:hAnsi="Cambria Math"/>
                  <w:i/>
                  <w:sz w:val="28"/>
                  <w:szCs w:val="28"/>
                </w:rPr>
              </m:ctrlPr>
            </m:sPrePr>
            <m:sub>
              <m:r w:rsidRPr="FB1F6668">
                <w:rPr>
                  <w:rFonts w:ascii="Cambria Math" w:cs="Times New Roman" w:eastAsia="宋体" w:hAnsi="Cambria Math"/>
                  <w:sz w:val="28"/>
                  <w:szCs w:val="28"/>
                  <w:rPrChange w:id="22814" w:author="user pc" w:date="2022-03-15T10:14:00Z">
                    <w:rPr>
                      <w:rFonts w:ascii="Cambria Math" w:eastAsia="宋体" w:hAnsi="Cambria Math"/>
                    </w:rPr>
                  </w:rPrChange>
                </w:rPr>
                <m:t>2</m:t>
              </m:r>
            </m:sub>
            <m:sup>
              <m:r w:rsidRPr="95A5C5A3">
                <w:rPr>
                  <w:rFonts w:ascii="Cambria Math" w:cs="Times New Roman" w:eastAsia="宋体" w:hAnsi="Cambria Math"/>
                  <w:sz w:val="28"/>
                  <w:szCs w:val="28"/>
                  <w:rPrChange w:id="22815" w:author="user pc" w:date="2022-03-15T10:14:00Z">
                    <w:rPr>
                      <w:rFonts w:ascii="Cambria Math" w:eastAsia="宋体" w:hAnsi="Cambria Math"/>
                    </w:rPr>
                  </w:rPrChange>
                </w:rPr>
                <m:t>4</m:t>
              </m:r>
            </m:sup>
            <m:e>
              <m:r w:rsidRPr="B76FCDE0">
                <w:rPr>
                  <w:rFonts w:ascii="Cambria Math" w:cs="Times New Roman" w:eastAsia="宋体" w:hAnsi="Cambria Math"/>
                  <w:sz w:val="28"/>
                  <w:szCs w:val="28"/>
                  <w:rPrChange w:id="22816" w:author="user pc" w:date="2022-03-15T10:14:00Z">
                    <w:rPr>
                      <w:rFonts w:ascii="Cambria Math" w:eastAsia="宋体" w:hAnsi="Cambria Math"/>
                    </w:rPr>
                  </w:rPrChange>
                </w:rPr>
                <m:t>He</m:t>
              </m:r>
            </m:e>
          </m:sPre>
          <m:r w:rsidRPr="C28F55D3">
            <w:rPr>
              <w:rFonts w:ascii="Cambria Math" w:cs="Times New Roman" w:eastAsia="宋体" w:hAnsi="Cambria Math"/>
              <w:sz w:val="28"/>
              <w:szCs w:val="28"/>
              <w:rPrChange w:id="22817" w:author="user pc" w:date="2022-03-15T10:14:00Z">
                <w:rPr>
                  <w:rFonts w:ascii="Cambria Math" w:eastAsia="宋体" w:hAnsi="Cambria Math"/>
                </w:rPr>
              </w:rPrChange>
            </w:rPr>
            <m:t xml:space="preserve">+ </m:t>
          </m:r>
          <m:sPre>
            <m:sPrePr>
              <m:ctrlPr>
                <w:rPr>
                  <w:rFonts w:ascii="Cambria Math" w:cs="Times New Roman" w:eastAsia="宋体" w:hAnsi="Cambria Math"/>
                  <w:i/>
                  <w:sz w:val="28"/>
                  <w:szCs w:val="28"/>
                </w:rPr>
              </m:ctrlPr>
            </m:sPrePr>
            <m:sub>
              <m:r w:rsidRPr="C25F17B6">
                <w:rPr>
                  <w:rFonts w:ascii="Cambria Math" w:cs="Times New Roman" w:eastAsia="宋体" w:hAnsi="Cambria Math"/>
                  <w:sz w:val="28"/>
                  <w:szCs w:val="28"/>
                  <w:rPrChange w:id="22818" w:author="user pc" w:date="2022-03-15T10:14:00Z">
                    <w:rPr>
                      <w:rFonts w:ascii="Cambria Math" w:eastAsia="宋体" w:hAnsi="Cambria Math"/>
                    </w:rPr>
                  </w:rPrChange>
                </w:rPr>
                <m:t>82</m:t>
              </m:r>
            </m:sub>
            <m:sup>
              <m:r w:rsidRPr="77CD116D">
                <w:rPr>
                  <w:rFonts w:ascii="Cambria Math" w:cs="Times New Roman" w:eastAsia="宋体" w:hAnsi="Cambria Math"/>
                  <w:sz w:val="28"/>
                  <w:szCs w:val="28"/>
                  <w:rPrChange w:id="22819" w:author="user pc" w:date="2022-03-15T10:14:00Z">
                    <w:rPr>
                      <w:rFonts w:ascii="Cambria Math" w:eastAsia="宋体" w:hAnsi="Cambria Math"/>
                    </w:rPr>
                  </w:rPrChange>
                </w:rPr>
                <m:t>202</m:t>
              </m:r>
            </m:sup>
            <m:e>
              <m:r w:rsidRPr="D5D4E6FB">
                <w:rPr>
                  <w:rFonts w:ascii="Cambria Math" w:cs="Times New Roman" w:eastAsia="宋体" w:hAnsi="Cambria Math"/>
                  <w:sz w:val="28"/>
                  <w:szCs w:val="28"/>
                  <w:rPrChange w:id="22820" w:author="user pc" w:date="2022-03-15T10:14:00Z">
                    <w:rPr>
                      <w:rFonts w:ascii="Cambria Math" w:eastAsia="宋体" w:hAnsi="Cambria Math"/>
                    </w:rPr>
                  </w:rPrChange>
                </w:rPr>
                <m:t>Pb</m:t>
              </m:r>
            </m:e>
          </m:sPre>
        </m:oMath>
      </m:oMathPara>
    </w:p>
    <w:p>
      <w:pPr>
        <w:pStyle w:val="style0"/>
        <w:tabs>
          <w:tab w:val="left" w:leader="none" w:pos="3605"/>
        </w:tabs>
        <w:rPr>
          <w:rFonts w:ascii="Times New Roman" w:cs="Times New Roman" w:eastAsia="宋体" w:hAnsi="Times New Roman"/>
          <w:b/>
          <w:sz w:val="28"/>
          <w:szCs w:val="28"/>
          <w:rPrChange w:id="22821" w:author="user pc" w:date="2022-03-15T10:14:00Z">
            <w:rPr>
              <w:rFonts w:ascii="Cambria Math" w:eastAsia="宋体" w:hAnsi="Cambria Math"/>
              <w:b/>
            </w:rPr>
          </w:rPrChange>
        </w:rPr>
      </w:pPr>
    </w:p>
    <w:p>
      <w:pPr>
        <w:pStyle w:val="style0"/>
        <w:tabs>
          <w:tab w:val="left" w:leader="none" w:pos="3605"/>
        </w:tabs>
        <w:rPr>
          <w:rFonts w:ascii="Times New Roman" w:cs="Times New Roman" w:eastAsia="宋体" w:hAnsi="Times New Roman"/>
          <w:sz w:val="28"/>
          <w:szCs w:val="28"/>
          <w:rPrChange w:id="22822" w:author="user pc" w:date="2022-03-15T10:14:00Z">
            <w:rPr>
              <w:rFonts w:ascii="Cambria Math" w:eastAsia="宋体" w:hAnsi="Cambria Math"/>
            </w:rPr>
          </w:rPrChange>
        </w:rPr>
      </w:pPr>
      <w:r w:rsidRPr="0C8AECA9">
        <w:rPr>
          <w:rFonts w:ascii="Times New Roman" w:cs="Times New Roman" w:eastAsia="宋体" w:hAnsi="Times New Roman"/>
          <w:b/>
          <w:sz w:val="28"/>
          <w:szCs w:val="28"/>
          <w:rPrChange w:id="22823" w:author="user pc" w:date="2022-03-15T10:14:00Z">
            <w:rPr>
              <w:rFonts w:ascii="Cambria Math" w:eastAsia="宋体" w:hAnsi="Cambria Math"/>
              <w:b/>
            </w:rPr>
          </w:rPrChange>
        </w:rPr>
        <w:t>Example</w:t>
      </w:r>
      <w:r>
        <w:rPr>
          <w:rFonts w:ascii="Times New Roman" w:cs="Times New Roman" w:eastAsia="宋体" w:hAnsi="Times New Roman"/>
          <w:b/>
          <w:sz w:val="28"/>
          <w:szCs w:val="28"/>
        </w:rPr>
        <w:t xml:space="preserve"> </w:t>
      </w:r>
      <w:r w:rsidRPr="6F8C4555">
        <w:rPr>
          <w:rFonts w:ascii="Times New Roman" w:cs="Times New Roman" w:eastAsia="宋体" w:hAnsi="Times New Roman"/>
          <w:b/>
          <w:sz w:val="28"/>
          <w:szCs w:val="28"/>
          <w:rPrChange w:id="22824" w:author="user pc" w:date="2022-03-15T10:14:00Z">
            <w:rPr>
              <w:rFonts w:ascii="Cambria Math" w:eastAsia="宋体" w:hAnsi="Cambria Math"/>
              <w:b/>
            </w:rPr>
          </w:rPrChange>
        </w:rPr>
        <w:t>3:</w:t>
      </w:r>
      <m:oMath>
        <m:r>
          <m:rPr>
            <m:sty m:val="bi"/>
          </m:rPr>
          <w:rPr>
            <w:rFonts w:ascii="Cambria Math" w:cs="Times New Roman" w:eastAsia="宋体" w:hAnsi="Cambria Math"/>
            <w:sz w:val="28"/>
            <w:szCs w:val="28"/>
          </w:rPr>
          <m:t xml:space="preserve"> </m:t>
        </m:r>
        <m:sPre>
          <m:sPrePr>
            <m:ctrlPr>
              <w:rPr>
                <w:rFonts w:ascii="Cambria Math" w:cs="Times New Roman" w:eastAsia="宋体" w:hAnsi="Cambria Math"/>
                <w:b/>
                <w:i/>
                <w:sz w:val="28"/>
                <w:szCs w:val="28"/>
              </w:rPr>
            </m:ctrlPr>
          </m:sPrePr>
          <m:sub>
            <m:r w:rsidRPr="27F70DE6">
              <w:rPr>
                <w:rFonts w:ascii="Cambria Math" w:cs="Times New Roman" w:eastAsia="宋体" w:hAnsi="Cambria Math"/>
                <w:sz w:val="28"/>
                <w:szCs w:val="28"/>
                <w:rPrChange w:id="22825" w:author="user pc" w:date="2022-03-15T10:14:00Z">
                  <w:rPr>
                    <w:rFonts w:ascii="Cambria Math" w:eastAsia="宋体" w:hAnsi="Cambria Math"/>
                  </w:rPr>
                </w:rPrChange>
              </w:rPr>
              <m:t>99</m:t>
            </m:r>
          </m:sub>
          <m:sup>
            <m:r w:rsidRPr="63E74C55">
              <w:rPr>
                <w:rFonts w:ascii="Cambria Math" w:cs="Times New Roman" w:eastAsia="宋体" w:hAnsi="Cambria Math"/>
                <w:sz w:val="28"/>
                <w:szCs w:val="28"/>
                <w:rPrChange w:id="22826" w:author="user pc" w:date="2022-03-15T10:14:00Z">
                  <w:rPr>
                    <w:rFonts w:ascii="Cambria Math" w:eastAsia="宋体" w:hAnsi="Cambria Math"/>
                  </w:rPr>
                </w:rPrChange>
              </w:rPr>
              <m:t>253</m:t>
            </m:r>
          </m:sup>
          <m:e>
            <m:r w:rsidRPr="FBE323B7">
              <w:rPr>
                <w:rFonts w:ascii="Cambria Math" w:cs="Times New Roman" w:eastAsia="宋体" w:hAnsi="Cambria Math"/>
                <w:sz w:val="28"/>
                <w:szCs w:val="28"/>
                <w:rPrChange w:id="22827" w:author="user pc" w:date="2022-03-15T10:14:00Z">
                  <w:rPr>
                    <w:rFonts w:ascii="Cambria Math" w:eastAsia="宋体" w:hAnsi="Cambria Math"/>
                  </w:rPr>
                </w:rPrChange>
              </w:rPr>
              <m:t>Es</m:t>
            </m:r>
          </m:e>
        </m:sPre>
        <m:r w:rsidRPr="EC64CFD5">
          <m:rPr>
            <m:sty m:val="bi"/>
          </m:rPr>
          <w:rPr>
            <w:rFonts w:ascii="Cambria Math" w:cs="Times New Roman" w:eastAsia="宋体" w:hAnsi="Cambria Math"/>
            <w:sz w:val="28"/>
            <w:szCs w:val="28"/>
            <w:rPrChange w:id="22828" w:author="user pc" w:date="2022-03-15T10:14:00Z">
              <w:rPr>
                <w:rFonts w:ascii="Cambria Math" w:eastAsia="宋体" w:hAnsi="Cambria Math"/>
              </w:rPr>
            </w:rPrChange>
          </w:rPr>
          <m:t xml:space="preserve">+ </m:t>
        </m:r>
        <m:sPre>
          <m:sPrePr>
            <m:ctrlPr>
              <w:rPr>
                <w:rFonts w:ascii="Cambria Math" w:cs="Times New Roman" w:eastAsia="宋体" w:hAnsi="Cambria Math"/>
                <w:b/>
                <w:i/>
                <w:sz w:val="28"/>
                <w:szCs w:val="28"/>
              </w:rPr>
            </m:ctrlPr>
          </m:sPrePr>
          <m:sub>
            <m:r w:rsidRPr="94F6A0AD">
              <m:rPr>
                <m:sty m:val="bi"/>
              </m:rPr>
              <w:rPr>
                <w:rFonts w:ascii="Cambria Math" w:cs="Times New Roman" w:eastAsia="宋体" w:hAnsi="Cambria Math"/>
                <w:sz w:val="28"/>
                <w:szCs w:val="28"/>
                <w:rPrChange w:id="22829" w:author="user pc" w:date="2022-03-15T10:14:00Z">
                  <w:rPr>
                    <w:rFonts w:ascii="Cambria Math" w:eastAsia="宋体" w:hAnsi="Cambria Math"/>
                  </w:rPr>
                </w:rPrChange>
              </w:rPr>
              <m:t>2</m:t>
            </m:r>
          </m:sub>
          <m:sup>
            <m:r w:rsidRPr="63DF9467">
              <m:rPr>
                <m:sty m:val="bi"/>
              </m:rPr>
              <w:rPr>
                <w:rFonts w:ascii="Cambria Math" w:cs="Times New Roman" w:eastAsia="宋体" w:hAnsi="Cambria Math"/>
                <w:sz w:val="28"/>
                <w:szCs w:val="28"/>
                <w:rPrChange w:id="22830" w:author="user pc" w:date="2022-03-15T10:14:00Z">
                  <w:rPr>
                    <w:rFonts w:ascii="Cambria Math" w:eastAsia="宋体" w:hAnsi="Cambria Math"/>
                  </w:rPr>
                </w:rPrChange>
              </w:rPr>
              <m:t>4</m:t>
            </m:r>
          </m:sup>
          <m:e>
            <m:r w:rsidRPr="51B4D73A">
              <w:rPr>
                <w:rFonts w:ascii="Cambria Math" w:cs="Times New Roman" w:eastAsia="宋体" w:hAnsi="Cambria Math"/>
                <w:sz w:val="28"/>
                <w:szCs w:val="28"/>
                <w:rPrChange w:id="22831" w:author="user pc" w:date="2022-03-15T10:14:00Z">
                  <w:rPr>
                    <w:rFonts w:ascii="Cambria Math" w:eastAsia="宋体" w:hAnsi="Cambria Math"/>
                  </w:rPr>
                </w:rPrChange>
              </w:rPr>
              <m:t>He</m:t>
            </m:r>
          </m:e>
        </m:sPre>
        <m:r w:rsidRPr="C7E9ECAD">
          <m:rPr>
            <m:sty m:val="bi"/>
          </m:rPr>
          <w:rPr>
            <w:rFonts w:ascii="Cambria Math" w:cs="Times New Roman" w:eastAsia="宋体" w:hAnsi="Cambria Math"/>
            <w:sz w:val="28"/>
            <w:szCs w:val="28"/>
            <w:rPrChange w:id="22832" w:author="user pc" w:date="2022-03-15T10:14:00Z">
              <w:rPr>
                <w:rFonts w:ascii="Cambria Math" w:eastAsia="宋体" w:hAnsi="Cambria Math"/>
              </w:rPr>
            </w:rPrChange>
          </w:rPr>
          <m:t xml:space="preserve">→ </m:t>
        </m:r>
        <m:sPre>
          <m:sPrePr>
            <m:ctrlPr>
              <w:rPr>
                <w:rFonts w:ascii="Cambria Math" w:cs="Times New Roman" w:eastAsia="宋体" w:hAnsi="Cambria Math"/>
                <w:b/>
                <w:i/>
                <w:sz w:val="28"/>
                <w:szCs w:val="28"/>
              </w:rPr>
            </m:ctrlPr>
          </m:sPrePr>
          <m:sub>
            <m:r w:rsidRPr="ACAE4A24">
              <m:rPr>
                <m:sty m:val="p"/>
              </m:rPr>
              <w:rPr>
                <w:rFonts w:ascii="Cambria Math" w:cs="Times New Roman" w:eastAsia="宋体" w:hAnsi="Cambria Math"/>
                <w:sz w:val="28"/>
                <w:szCs w:val="28"/>
                <w:rPrChange w:id="22833" w:author="user pc" w:date="2022-03-15T10:14:00Z">
                  <w:rPr>
                    <w:rFonts w:ascii="Cambria Math" w:eastAsia="宋体" w:hAnsi="Cambria Math"/>
                  </w:rPr>
                </w:rPrChange>
              </w:rPr>
              <m:t>0</m:t>
            </m:r>
          </m:sub>
          <m:sup>
            <m:r w:rsidRPr="635568F4">
              <m:rPr>
                <m:sty m:val="p"/>
              </m:rPr>
              <w:rPr>
                <w:rFonts w:ascii="Cambria Math" w:cs="Times New Roman" w:eastAsia="宋体" w:hAnsi="Cambria Math"/>
                <w:sz w:val="28"/>
                <w:szCs w:val="28"/>
                <w:rPrChange w:id="22834" w:author="user pc" w:date="2022-03-15T10:14:00Z">
                  <w:rPr>
                    <w:rFonts w:ascii="Cambria Math" w:eastAsia="宋体" w:hAnsi="Cambria Math"/>
                  </w:rPr>
                </w:rPrChange>
              </w:rPr>
              <m:t>1</m:t>
            </m:r>
          </m:sup>
          <m:e>
            <m:r w:rsidRPr="AFAAF6EB">
              <m:rPr>
                <m:sty m:val="p"/>
              </m:rPr>
              <w:rPr>
                <w:rFonts w:ascii="Cambria Math" w:cs="Times New Roman" w:eastAsia="宋体" w:hAnsi="Cambria Math"/>
                <w:sz w:val="28"/>
                <w:szCs w:val="28"/>
                <w:rPrChange w:id="22835" w:author="user pc" w:date="2022-03-15T10:14:00Z">
                  <w:rPr>
                    <w:rFonts w:ascii="Cambria Math" w:eastAsia="宋体" w:hAnsi="Cambria Math"/>
                  </w:rPr>
                </w:rPrChange>
              </w:rPr>
              <m:t>n</m:t>
            </m:r>
          </m:e>
        </m:sPre>
        <m:r w:rsidRPr="F6924599">
          <m:rPr>
            <m:sty m:val="p"/>
          </m:rPr>
          <w:rPr>
            <w:rFonts w:ascii="Cambria Math" w:cs="Times New Roman" w:eastAsia="宋体" w:hAnsi="Cambria Math"/>
            <w:sz w:val="28"/>
            <w:szCs w:val="28"/>
            <w:rPrChange w:id="22836" w:author="user pc" w:date="2022-03-15T10:14:00Z">
              <w:rPr>
                <w:rFonts w:ascii="Cambria Math" w:eastAsia="宋体" w:hAnsi="Cambria Math"/>
              </w:rPr>
            </w:rPrChange>
          </w:rPr>
          <m:t>+ ?</m:t>
        </m:r>
      </m:oMath>
    </w:p>
    <w:p>
      <w:pPr>
        <w:pStyle w:val="style0"/>
        <w:tabs>
          <w:tab w:val="left" w:leader="none" w:pos="3605"/>
        </w:tabs>
        <w:rPr>
          <w:rFonts w:ascii="Times New Roman" w:cs="Times New Roman"/>
          <w:sz w:val="28"/>
          <w:szCs w:val="28"/>
          <w:rPrChange w:id="22837" w:author="user pc" w:date="2022-03-15T10:14:00Z">
            <w:rPr/>
          </w:rPrChange>
        </w:rPr>
      </w:pPr>
      <w:r w:rsidRPr="845F4D44">
        <w:rPr>
          <w:rFonts w:ascii="Times New Roman" w:cs="Times New Roman" w:eastAsia="宋体" w:hAnsi="Times New Roman"/>
          <w:b/>
          <w:sz w:val="28"/>
          <w:szCs w:val="28"/>
          <w:rPrChange w:id="22838" w:author="user pc" w:date="2022-03-15T10:14:00Z">
            <w:rPr>
              <w:rFonts w:ascii="Cambria Math" w:eastAsia="宋体" w:hAnsi="Cambria Math"/>
              <w:b/>
            </w:rPr>
          </w:rPrChange>
        </w:rPr>
        <w:t>Solution:</w:t>
      </w:r>
    </w:p>
    <w:p>
      <w:pPr>
        <w:pStyle w:val="style0"/>
        <w:tabs>
          <w:tab w:val="left" w:leader="none" w:pos="3605"/>
        </w:tabs>
        <w:rPr>
          <w:rFonts w:ascii="Times New Roman" w:cs="Times New Roman" w:eastAsia="宋体"/>
          <w:sz w:val="28"/>
          <w:szCs w:val="28"/>
          <w:rPrChange w:id="22839" w:author="user pc" w:date="2022-03-15T10:14:00Z">
            <w:rPr>
              <w:rFonts w:eastAsia="宋体"/>
            </w:rPr>
          </w:rPrChange>
        </w:rPr>
      </w:pPr>
      <w:r w:rsidRPr="50600C69">
        <w:rPr>
          <w:rFonts w:ascii="Times New Roman" w:cs="Times New Roman"/>
          <w:sz w:val="28"/>
          <w:szCs w:val="28"/>
          <w:rPrChange w:id="22840" w:author="user pc" w:date="2022-03-15T10:14:00Z">
            <w:rPr/>
          </w:rPrChange>
        </w:rPr>
        <w:t>Since the</w:t>
      </w:r>
      <w:r>
        <w:rPr>
          <w:rFonts w:ascii="Times New Roman" w:cs="Times New Roman" w:hAnsi="Times New Roman"/>
          <w:sz w:val="28"/>
          <w:szCs w:val="28"/>
        </w:rPr>
        <w:t xml:space="preserve"> </w:t>
      </w:r>
      <w:r w:rsidRPr="6B4C6C48">
        <w:rPr>
          <w:rFonts w:ascii="Times New Roman" w:cs="Times New Roman"/>
          <w:sz w:val="28"/>
          <w:szCs w:val="28"/>
          <w:rPrChange w:id="22841" w:author="user pc" w:date="2022-03-15T10:14:00Z">
            <w:rPr/>
          </w:rPrChange>
        </w:rPr>
        <w:t>sum</w:t>
      </w:r>
      <w:r>
        <w:rPr>
          <w:rFonts w:ascii="Times New Roman" w:cs="Times New Roman" w:hAnsi="Times New Roman"/>
          <w:sz w:val="28"/>
          <w:szCs w:val="28"/>
        </w:rPr>
        <w:t xml:space="preserve"> </w:t>
      </w:r>
      <w:r w:rsidRPr="23B735C9">
        <w:rPr>
          <w:rFonts w:ascii="Times New Roman" w:cs="Times New Roman"/>
          <w:sz w:val="28"/>
          <w:szCs w:val="28"/>
          <w:rPrChange w:id="22842" w:author="user pc" w:date="2022-03-15T10:14:00Z">
            <w:rPr/>
          </w:rPrChange>
        </w:rPr>
        <w:t>of the</w:t>
      </w:r>
      <w:r>
        <w:rPr>
          <w:rFonts w:ascii="Times New Roman" w:cs="Times New Roman" w:hAnsi="Times New Roman"/>
          <w:sz w:val="28"/>
          <w:szCs w:val="28"/>
        </w:rPr>
        <w:t xml:space="preserve"> </w:t>
      </w:r>
      <w:r w:rsidRPr="4388EAD3">
        <w:rPr>
          <w:rFonts w:ascii="Times New Roman" w:cs="Times New Roman"/>
          <w:sz w:val="28"/>
          <w:szCs w:val="28"/>
          <w:rPrChange w:id="22843" w:author="user pc" w:date="2022-03-15T10:14:00Z">
            <w:rPr/>
          </w:rPrChange>
        </w:rPr>
        <w:t>atomic</w:t>
      </w:r>
      <w:r>
        <w:rPr>
          <w:rFonts w:ascii="Times New Roman" w:cs="Times New Roman" w:hAnsi="Times New Roman"/>
          <w:sz w:val="28"/>
          <w:szCs w:val="28"/>
        </w:rPr>
        <w:t xml:space="preserve"> </w:t>
      </w:r>
      <w:r w:rsidRPr="41A283BD">
        <w:rPr>
          <w:rFonts w:ascii="Times New Roman" w:cs="Times New Roman"/>
          <w:sz w:val="28"/>
          <w:szCs w:val="28"/>
          <w:rPrChange w:id="22844" w:author="user pc" w:date="2022-03-15T10:14:00Z">
            <w:rPr/>
          </w:rPrChange>
        </w:rPr>
        <w:t>number</w:t>
      </w:r>
      <w:r>
        <w:rPr>
          <w:rFonts w:ascii="Times New Roman" w:cs="Times New Roman" w:hAnsi="Times New Roman"/>
          <w:sz w:val="28"/>
          <w:szCs w:val="28"/>
        </w:rPr>
        <w:t xml:space="preserve"> </w:t>
      </w:r>
      <w:r w:rsidRPr="9683D306">
        <w:rPr>
          <w:rFonts w:ascii="Times New Roman" w:cs="Times New Roman"/>
          <w:sz w:val="28"/>
          <w:szCs w:val="28"/>
          <w:rPrChange w:id="22845" w:author="user pc" w:date="2022-03-15T10:14:00Z">
            <w:rPr/>
          </w:rPrChange>
        </w:rPr>
        <w:t>of</w:t>
      </w:r>
      <w:r>
        <w:rPr>
          <w:rFonts w:ascii="Times New Roman" w:cs="Times New Roman" w:hAnsi="Times New Roman"/>
          <w:sz w:val="28"/>
          <w:szCs w:val="28"/>
        </w:rPr>
        <w:t xml:space="preserve"> </w:t>
      </w:r>
      <w:r w:rsidRPr="00F34887">
        <w:rPr>
          <w:rFonts w:ascii="Times New Roman" w:cs="Times New Roman"/>
          <w:sz w:val="28"/>
          <w:szCs w:val="28"/>
          <w:rPrChange w:id="22846" w:author="user pc" w:date="2022-03-15T10:14:00Z">
            <w:rPr/>
          </w:rPrChange>
        </w:rPr>
        <w:t>the reacting nuclei is the same as</w:t>
      </w:r>
      <w:r>
        <w:rPr>
          <w:rFonts w:ascii="Times New Roman" w:cs="Times New Roman" w:hAnsi="Times New Roman"/>
          <w:sz w:val="28"/>
          <w:szCs w:val="28"/>
        </w:rPr>
        <w:t xml:space="preserve"> </w:t>
      </w:r>
      <w:r w:rsidRPr="98AE14DA">
        <w:rPr>
          <w:rFonts w:ascii="Times New Roman" w:cs="Times New Roman"/>
          <w:sz w:val="28"/>
          <w:szCs w:val="28"/>
          <w:rPrChange w:id="22847" w:author="user pc" w:date="2022-03-15T10:14:00Z">
            <w:rPr/>
          </w:rPrChange>
        </w:rPr>
        <w:t>the atomic</w:t>
      </w:r>
      <w:r>
        <w:rPr>
          <w:rFonts w:ascii="Times New Roman" w:cs="Times New Roman" w:hAnsi="Times New Roman"/>
          <w:sz w:val="28"/>
          <w:szCs w:val="28"/>
        </w:rPr>
        <w:t xml:space="preserve"> </w:t>
      </w:r>
      <w:r w:rsidRPr="F740D00F">
        <w:rPr>
          <w:rFonts w:ascii="Times New Roman" w:cs="Times New Roman"/>
          <w:sz w:val="28"/>
          <w:szCs w:val="28"/>
          <w:rPrChange w:id="22848" w:author="user pc" w:date="2022-03-15T10:14:00Z">
            <w:rPr/>
          </w:rPrChange>
        </w:rPr>
        <w:t>number of</w:t>
      </w:r>
      <w:r>
        <w:rPr>
          <w:rFonts w:ascii="Times New Roman" w:cs="Times New Roman" w:hAnsi="Times New Roman"/>
          <w:sz w:val="28"/>
          <w:szCs w:val="28"/>
        </w:rPr>
        <w:t xml:space="preserve"> </w:t>
      </w:r>
      <w:r w:rsidRPr="E06116C0">
        <w:rPr>
          <w:rFonts w:ascii="Times New Roman" w:cs="Times New Roman"/>
          <w:sz w:val="28"/>
          <w:szCs w:val="28"/>
          <w:rPrChange w:id="22849" w:author="user pc" w:date="2022-03-15T10:14:00Z">
            <w:rPr/>
          </w:rPrChange>
        </w:rPr>
        <w:t>the</w:t>
      </w:r>
      <w:r>
        <w:rPr>
          <w:rFonts w:ascii="Times New Roman" w:cs="Times New Roman" w:hAnsi="Times New Roman"/>
          <w:sz w:val="28"/>
          <w:szCs w:val="28"/>
        </w:rPr>
        <w:t xml:space="preserve"> </w:t>
      </w:r>
      <w:r w:rsidRPr="86DFBFB0">
        <w:rPr>
          <w:rFonts w:ascii="Times New Roman" w:cs="Times New Roman"/>
          <w:sz w:val="28"/>
          <w:szCs w:val="28"/>
          <w:rPrChange w:id="22850" w:author="user pc" w:date="2022-03-15T10:14:00Z">
            <w:rPr/>
          </w:rPrChange>
        </w:rPr>
        <w:t>product,</w:t>
      </w:r>
      <w:r>
        <w:rPr>
          <w:rFonts w:ascii="Times New Roman" w:cs="Times New Roman" w:hAnsi="Times New Roman"/>
          <w:sz w:val="28"/>
          <w:szCs w:val="28"/>
        </w:rPr>
        <w:t xml:space="preserve"> </w:t>
      </w:r>
      <w:r w:rsidRPr="1CBAF111">
        <w:rPr>
          <w:rFonts w:ascii="Times New Roman" w:cs="Times New Roman"/>
          <w:sz w:val="28"/>
          <w:szCs w:val="28"/>
          <w:rPrChange w:id="22851" w:author="user pc" w:date="2022-03-15T10:14:00Z">
            <w:rPr/>
          </w:rPrChange>
        </w:rPr>
        <w:t>use</w:t>
      </w:r>
      <m:oMath>
        <m:r>
          <w:rPr>
            <w:rFonts w:ascii="Cambria Math" w:cs="Times New Roman" w:hAnsi="Cambria Math"/>
            <w:sz w:val="28"/>
            <w:szCs w:val="28"/>
          </w:rPr>
          <m:t xml:space="preserve"> </m:t>
        </m:r>
        <m:sPre>
          <m:sPrePr>
            <m:ctrlPr>
              <w:rPr>
                <w:rFonts w:ascii="Cambria Math" w:cs="Times New Roman" w:hAnsi="Cambria Math"/>
                <w:i/>
                <w:sz w:val="28"/>
                <w:szCs w:val="28"/>
              </w:rPr>
            </m:ctrlPr>
          </m:sPrePr>
          <m:sub>
            <m:r w:rsidRPr="DBF254F7">
              <w:rPr>
                <w:rFonts w:ascii="Cambria Math" w:cs="Times New Roman" w:hAnsi="Cambria Math"/>
                <w:sz w:val="28"/>
                <w:szCs w:val="28"/>
                <w:rPrChange w:id="22852" w:author="user pc" w:date="2022-03-15T10:14:00Z">
                  <w:rPr>
                    <w:rFonts w:ascii="Cambria Math" w:hAnsi="Cambria Math"/>
                  </w:rPr>
                </w:rPrChange>
              </w:rPr>
              <m:t>0</m:t>
            </m:r>
          </m:sub>
          <m:sup>
            <m:r w:rsidRPr="EDF14F88">
              <w:rPr>
                <w:rFonts w:ascii="Cambria Math" w:cs="Times New Roman" w:hAnsi="Cambria Math"/>
                <w:sz w:val="28"/>
                <w:szCs w:val="28"/>
                <w:rPrChange w:id="22853" w:author="user pc" w:date="2022-03-15T10:14:00Z">
                  <w:rPr>
                    <w:rFonts w:ascii="Cambria Math" w:hAnsi="Cambria Math"/>
                  </w:rPr>
                </w:rPrChange>
              </w:rPr>
              <m:t>1</m:t>
            </m:r>
          </m:sup>
          <m:e>
            <m:r w:rsidRPr="24C1D28E">
              <w:rPr>
                <w:rFonts w:ascii="Cambria Math" w:cs="Times New Roman" w:hAnsi="Cambria Math"/>
                <w:sz w:val="28"/>
                <w:szCs w:val="28"/>
                <w:rPrChange w:id="22854" w:author="user pc" w:date="2022-03-15T10:14:00Z">
                  <w:rPr>
                    <w:rFonts w:ascii="Cambria Math" w:hAnsi="Cambria Math"/>
                  </w:rPr>
                </w:rPrChange>
              </w:rPr>
              <m:t>n</m:t>
            </m:r>
          </m:e>
        </m:sPre>
        <m:r>
          <w:rPr>
            <w:rFonts w:ascii="Cambria Math" w:cs="Times New Roman" w:hAnsi="Cambria Math"/>
            <w:sz w:val="28"/>
            <w:szCs w:val="28"/>
          </w:rPr>
          <m:t xml:space="preserve"> </m:t>
        </m:r>
      </m:oMath>
      <w:r w:rsidRPr="DFAA9CC7">
        <w:rPr>
          <w:rFonts w:ascii="Times New Roman" w:cs="Times New Roman" w:eastAsia="宋体"/>
          <w:sz w:val="28"/>
          <w:szCs w:val="28"/>
          <w:rPrChange w:id="22855" w:author="user pc" w:date="2022-03-15T10:14:00Z">
            <w:rPr>
              <w:rFonts w:eastAsia="宋体"/>
            </w:rPr>
          </w:rPrChange>
        </w:rPr>
        <w:t>to balance</w:t>
      </w:r>
      <w:r>
        <w:rPr>
          <w:rFonts w:ascii="Times New Roman" w:cs="Times New Roman" w:eastAsia="宋体" w:hAnsi="Times New Roman"/>
          <w:sz w:val="28"/>
          <w:szCs w:val="28"/>
        </w:rPr>
        <w:t xml:space="preserve"> </w:t>
      </w:r>
      <w:r w:rsidRPr="774922A9">
        <w:rPr>
          <w:rFonts w:ascii="Times New Roman" w:cs="Times New Roman" w:eastAsia="宋体"/>
          <w:sz w:val="28"/>
          <w:szCs w:val="28"/>
          <w:rPrChange w:id="22856" w:author="user pc" w:date="2022-03-15T10:14:00Z">
            <w:rPr>
              <w:rFonts w:eastAsia="宋体"/>
            </w:rPr>
          </w:rPrChange>
        </w:rPr>
        <w:t>the equation.</w:t>
      </w:r>
    </w:p>
    <w:p>
      <w:pPr>
        <w:pStyle w:val="style0"/>
        <w:tabs>
          <w:tab w:val="left" w:leader="none" w:pos="3605"/>
        </w:tabs>
        <w:rPr>
          <w:rFonts w:ascii="Times New Roman" w:cs="Times New Roman"/>
          <w:sz w:val="28"/>
          <w:szCs w:val="28"/>
          <w:rPrChange w:id="22857" w:author="user pc" w:date="2022-03-15T10:14:00Z">
            <w:rPr/>
          </w:rPrChange>
        </w:rPr>
      </w:pPr>
      <w:r w:rsidRPr="1365C8A5">
        <w:rPr>
          <w:rFonts w:ascii="Times New Roman" w:cs="Times New Roman"/>
          <w:sz w:val="28"/>
          <w:szCs w:val="28"/>
          <w:rPrChange w:id="22858" w:author="user pc" w:date="2022-03-15T10:14:00Z">
            <w:rPr/>
          </w:rPrChange>
        </w:rPr>
        <w:t>253 +</w:t>
      </w:r>
      <w:r>
        <w:rPr>
          <w:rFonts w:ascii="Times New Roman" w:cs="Times New Roman" w:hAnsi="Times New Roman"/>
          <w:sz w:val="28"/>
          <w:szCs w:val="28"/>
        </w:rPr>
        <w:t xml:space="preserve"> </w:t>
      </w:r>
      <w:r w:rsidRPr="D1C17397">
        <w:rPr>
          <w:rFonts w:ascii="Times New Roman" w:cs="Times New Roman"/>
          <w:sz w:val="28"/>
          <w:szCs w:val="28"/>
          <w:rPrChange w:id="22859" w:author="user pc" w:date="2022-03-15T10:14:00Z">
            <w:rPr/>
          </w:rPrChange>
        </w:rPr>
        <w:t>4 = 1+256</w:t>
      </w:r>
      <w:r>
        <w:rPr>
          <w:rFonts w:ascii="Times New Roman" w:cs="Times New Roman" w:hAnsi="Times New Roman"/>
          <w:sz w:val="28"/>
          <w:szCs w:val="28"/>
        </w:rPr>
        <w:t xml:space="preserve"> </w:t>
      </w:r>
      <w:r w:rsidRPr="4AB737C1">
        <w:rPr>
          <w:rFonts w:ascii="Times New Roman" w:cs="Times New Roman"/>
          <w:sz w:val="28"/>
          <w:szCs w:val="28"/>
          <w:rPrChange w:id="22860" w:author="user pc" w:date="2022-03-15T10:14:00Z">
            <w:rPr/>
          </w:rPrChange>
        </w:rPr>
        <w:t>= 257</w:t>
      </w:r>
      <w:r>
        <w:rPr>
          <w:rFonts w:ascii="Times New Roman" w:cs="Times New Roman" w:hAnsi="Times New Roman"/>
          <w:sz w:val="28"/>
          <w:szCs w:val="28"/>
        </w:rPr>
        <w:t xml:space="preserve"> </w:t>
      </w:r>
      <w:r w:rsidRPr="DE8A79AE">
        <w:rPr>
          <w:rFonts w:ascii="Times New Roman" w:cs="Times New Roman"/>
          <w:sz w:val="28"/>
          <w:szCs w:val="28"/>
          <w:rPrChange w:id="22861" w:author="user pc" w:date="2022-03-15T10:14:00Z">
            <w:rPr/>
          </w:rPrChange>
        </w:rPr>
        <w:t>=&gt; mass number</w:t>
      </w:r>
    </w:p>
    <w:p>
      <w:pPr>
        <w:pStyle w:val="style0"/>
        <w:tabs>
          <w:tab w:val="left" w:leader="none" w:pos="3605"/>
        </w:tabs>
        <w:rPr>
          <w:rFonts w:ascii="Times New Roman" w:cs="Times New Roman"/>
          <w:sz w:val="28"/>
          <w:szCs w:val="28"/>
          <w:rPrChange w:id="22862" w:author="user pc" w:date="2022-03-15T10:14:00Z">
            <w:rPr/>
          </w:rPrChange>
        </w:rPr>
      </w:pPr>
      <w:r w:rsidRPr="54469EFD">
        <w:rPr>
          <w:rFonts w:ascii="Times New Roman" w:cs="Times New Roman"/>
          <w:sz w:val="28"/>
          <w:szCs w:val="28"/>
          <w:rPrChange w:id="22863" w:author="user pc" w:date="2022-03-15T10:14:00Z">
            <w:rPr/>
          </w:rPrChange>
        </w:rPr>
        <w:t>99 + 2 =</w:t>
      </w:r>
      <w:r>
        <w:rPr>
          <w:rFonts w:ascii="Times New Roman" w:cs="Times New Roman" w:hAnsi="Times New Roman"/>
          <w:sz w:val="28"/>
          <w:szCs w:val="28"/>
        </w:rPr>
        <w:t xml:space="preserve"> </w:t>
      </w:r>
      <w:r w:rsidRPr="DBFF9B42">
        <w:rPr>
          <w:rFonts w:ascii="Times New Roman" w:cs="Times New Roman"/>
          <w:sz w:val="28"/>
          <w:szCs w:val="28"/>
          <w:rPrChange w:id="22864" w:author="user pc" w:date="2022-03-15T10:14:00Z">
            <w:rPr/>
          </w:rPrChange>
        </w:rPr>
        <w:t>0 + 101 = 101</w:t>
      </w:r>
      <w:r>
        <w:rPr>
          <w:rFonts w:ascii="Times New Roman" w:cs="Times New Roman" w:hAnsi="Times New Roman"/>
          <w:sz w:val="28"/>
          <w:szCs w:val="28"/>
        </w:rPr>
        <w:t xml:space="preserve"> </w:t>
      </w:r>
      <w:r w:rsidRPr="5F16F0E9">
        <w:rPr>
          <w:rFonts w:ascii="Times New Roman" w:cs="Times New Roman"/>
          <w:sz w:val="28"/>
          <w:szCs w:val="28"/>
          <w:rPrChange w:id="22865" w:author="user pc" w:date="2022-03-15T10:14:00Z">
            <w:rPr/>
          </w:rPrChange>
        </w:rPr>
        <w:t>=&gt;</w:t>
      </w:r>
      <w:r>
        <w:rPr>
          <w:rFonts w:ascii="Times New Roman" w:cs="Times New Roman" w:hAnsi="Times New Roman"/>
          <w:sz w:val="28"/>
          <w:szCs w:val="28"/>
        </w:rPr>
        <w:t xml:space="preserve"> </w:t>
      </w:r>
      <w:r w:rsidRPr="A4CFC84B">
        <w:rPr>
          <w:rFonts w:ascii="Times New Roman" w:cs="Times New Roman"/>
          <w:sz w:val="28"/>
          <w:szCs w:val="28"/>
          <w:rPrChange w:id="22866" w:author="user pc" w:date="2022-03-15T10:14:00Z">
            <w:rPr/>
          </w:rPrChange>
        </w:rPr>
        <w:t>atomic number</w:t>
      </w:r>
    </w:p>
    <w:p>
      <w:pPr>
        <w:pStyle w:val="style0"/>
        <w:tabs>
          <w:tab w:val="left" w:leader="none" w:pos="3605"/>
        </w:tabs>
        <w:rPr>
          <w:rFonts w:ascii="Times New Roman" w:cs="Times New Roman"/>
          <w:sz w:val="28"/>
          <w:szCs w:val="28"/>
          <w:rPrChange w:id="22867" w:author="user pc" w:date="2022-03-15T10:14:00Z">
            <w:rPr/>
          </w:rPrChange>
        </w:rPr>
      </w:pPr>
      <w:r w:rsidRPr="B41092DC">
        <w:rPr>
          <w:rFonts w:ascii="Times New Roman" w:cs="Times New Roman"/>
          <w:sz w:val="28"/>
          <w:szCs w:val="28"/>
          <w:rPrChange w:id="22868" w:author="user pc" w:date="2022-03-15T10:14:00Z">
            <w:rPr/>
          </w:rPrChange>
        </w:rPr>
        <w:t>The total</w:t>
      </w:r>
      <w:r>
        <w:rPr>
          <w:rFonts w:ascii="Times New Roman" w:cs="Times New Roman" w:hAnsi="Times New Roman"/>
          <w:sz w:val="28"/>
          <w:szCs w:val="28"/>
        </w:rPr>
        <w:t xml:space="preserve"> </w:t>
      </w:r>
      <w:r w:rsidRPr="EFEF4798">
        <w:rPr>
          <w:rFonts w:ascii="Times New Roman" w:cs="Times New Roman"/>
          <w:sz w:val="28"/>
          <w:szCs w:val="28"/>
          <w:rPrChange w:id="22869" w:author="user pc" w:date="2022-03-15T10:14:00Z">
            <w:rPr/>
          </w:rPrChange>
        </w:rPr>
        <w:t>mass of reactants is 257 and total atomic number is 101.To</w:t>
      </w:r>
      <w:r>
        <w:rPr>
          <w:rFonts w:ascii="Times New Roman" w:cs="Times New Roman" w:hAnsi="Times New Roman"/>
          <w:sz w:val="28"/>
          <w:szCs w:val="28"/>
        </w:rPr>
        <w:t xml:space="preserve"> complete the balancing</w:t>
      </w:r>
      <w:r w:rsidRPr="58C83DC9">
        <w:rPr>
          <w:rFonts w:ascii="Times New Roman" w:cs="Times New Roman"/>
          <w:sz w:val="28"/>
          <w:szCs w:val="28"/>
          <w:rPrChange w:id="22870" w:author="user pc" w:date="2022-03-15T10:14:00Z">
            <w:rPr/>
          </w:rPrChange>
        </w:rPr>
        <w:t>;</w:t>
      </w:r>
      <w:r>
        <w:rPr>
          <w:rFonts w:ascii="Times New Roman" w:cs="Times New Roman" w:hAnsi="Times New Roman"/>
          <w:sz w:val="28"/>
          <w:szCs w:val="28"/>
        </w:rPr>
        <w:t xml:space="preserve"> </w:t>
      </w:r>
      <w:r w:rsidRPr="1377551F">
        <w:rPr>
          <w:rFonts w:ascii="Times New Roman" w:cs="Times New Roman"/>
          <w:sz w:val="28"/>
          <w:szCs w:val="28"/>
          <w:rPrChange w:id="22871" w:author="user pc" w:date="2022-03-15T10:14:00Z">
            <w:rPr/>
          </w:rPrChange>
        </w:rPr>
        <w:t>add</w:t>
      </w:r>
      <w:r>
        <w:rPr>
          <w:rFonts w:ascii="Times New Roman" w:cs="Times New Roman" w:hAnsi="Times New Roman"/>
          <w:sz w:val="28"/>
          <w:szCs w:val="28"/>
        </w:rPr>
        <w:t xml:space="preserve"> </w:t>
      </w:r>
      <w:r w:rsidRPr="3554796D">
        <w:rPr>
          <w:rFonts w:ascii="Times New Roman" w:cs="Times New Roman"/>
          <w:sz w:val="28"/>
          <w:szCs w:val="28"/>
          <w:rPrChange w:id="22872" w:author="user pc" w:date="2022-03-15T10:14:00Z">
            <w:rPr/>
          </w:rPrChange>
        </w:rPr>
        <w:t>mass</w:t>
      </w:r>
      <w:r>
        <w:rPr>
          <w:rFonts w:ascii="Times New Roman" w:cs="Times New Roman" w:hAnsi="Times New Roman"/>
          <w:sz w:val="28"/>
          <w:szCs w:val="28"/>
        </w:rPr>
        <w:t xml:space="preserve"> </w:t>
      </w:r>
      <w:r w:rsidRPr="3486AF7D">
        <w:rPr>
          <w:rFonts w:ascii="Times New Roman" w:cs="Times New Roman"/>
          <w:sz w:val="28"/>
          <w:szCs w:val="28"/>
          <w:rPrChange w:id="22873" w:author="user pc" w:date="2022-03-15T10:14:00Z">
            <w:rPr/>
          </w:rPrChange>
        </w:rPr>
        <w:t>of</w:t>
      </w:r>
      <w:r>
        <w:rPr>
          <w:rFonts w:ascii="Times New Roman" w:cs="Times New Roman" w:hAnsi="Times New Roman"/>
          <w:sz w:val="28"/>
          <w:szCs w:val="28"/>
        </w:rPr>
        <w:t xml:space="preserve"> </w:t>
      </w:r>
      <w:r w:rsidRPr="080F7C68">
        <w:rPr>
          <w:rFonts w:ascii="Times New Roman" w:cs="Times New Roman"/>
          <w:sz w:val="28"/>
          <w:szCs w:val="28"/>
          <w:rPrChange w:id="22874" w:author="user pc" w:date="2022-03-15T10:14:00Z">
            <w:rPr/>
          </w:rPrChange>
        </w:rPr>
        <w:t>256</w:t>
      </w:r>
      <w:r>
        <w:rPr>
          <w:rFonts w:ascii="Times New Roman" w:cs="Times New Roman" w:hAnsi="Times New Roman"/>
          <w:sz w:val="28"/>
          <w:szCs w:val="28"/>
        </w:rPr>
        <w:t xml:space="preserve"> </w:t>
      </w:r>
      <w:r w:rsidRPr="FFF585EE">
        <w:rPr>
          <w:rFonts w:ascii="Times New Roman" w:cs="Times New Roman"/>
          <w:sz w:val="28"/>
          <w:szCs w:val="28"/>
          <w:rPrChange w:id="22875" w:author="user pc" w:date="2022-03-15T10:14:00Z">
            <w:rPr/>
          </w:rPrChange>
        </w:rPr>
        <w:t>to 1</w:t>
      </w:r>
      <w:r>
        <w:rPr>
          <w:rFonts w:ascii="Times New Roman" w:cs="Times New Roman" w:hAnsi="Times New Roman"/>
          <w:sz w:val="28"/>
          <w:szCs w:val="28"/>
        </w:rPr>
        <w:t xml:space="preserve"> </w:t>
      </w:r>
      <w:r w:rsidRPr="115AF9C9">
        <w:rPr>
          <w:rFonts w:ascii="Times New Roman" w:cs="Times New Roman"/>
          <w:sz w:val="28"/>
          <w:szCs w:val="28"/>
          <w:rPrChange w:id="22876" w:author="user pc" w:date="2022-03-15T10:14:00Z">
            <w:rPr/>
          </w:rPrChange>
        </w:rPr>
        <w:t>and 101 to</w:t>
      </w:r>
      <w:r>
        <w:rPr>
          <w:rFonts w:ascii="Times New Roman" w:cs="Times New Roman" w:hAnsi="Times New Roman"/>
          <w:sz w:val="28"/>
          <w:szCs w:val="28"/>
        </w:rPr>
        <w:t xml:space="preserve"> </w:t>
      </w:r>
      <w:r w:rsidRPr="CDB3D6DA">
        <w:rPr>
          <w:rFonts w:ascii="Times New Roman" w:cs="Times New Roman"/>
          <w:sz w:val="28"/>
          <w:szCs w:val="28"/>
          <w:rPrChange w:id="22877" w:author="user pc" w:date="2022-03-15T10:14:00Z">
            <w:rPr/>
          </w:rPrChange>
        </w:rPr>
        <w:t>0</w:t>
      </w:r>
      <w:r>
        <w:rPr>
          <w:rFonts w:ascii="Times New Roman" w:cs="Times New Roman" w:hAnsi="Times New Roman"/>
          <w:sz w:val="28"/>
          <w:szCs w:val="28"/>
        </w:rPr>
        <w:t>.</w:t>
      </w:r>
      <w:r>
        <w:rPr>
          <w:rFonts w:ascii="Times New Roman" w:cs="Times New Roman" w:eastAsia="宋体" w:hAnsi="Times New Roman"/>
          <w:sz w:val="28"/>
          <w:szCs w:val="28"/>
        </w:rPr>
        <w:t xml:space="preserve"> Then, use the periodic table to find the element with t</w:t>
      </w:r>
      <w:r w:rsidRPr="98785AAB">
        <w:rPr>
          <w:rFonts w:ascii="Times New Roman" w:cs="Times New Roman" w:eastAsia="宋体" w:hAnsi="Times New Roman"/>
          <w:sz w:val="28"/>
          <w:szCs w:val="28"/>
          <w:rPrChange w:id="22878" w:author="user pc" w:date="2022-03-15T10:14:00Z">
            <w:rPr>
              <w:rFonts w:ascii="Cambria Math" w:eastAsia="宋体" w:hAnsi="Cambria Math"/>
            </w:rPr>
          </w:rPrChange>
        </w:rPr>
        <w:t>he</w:t>
      </w:r>
      <w:r>
        <w:rPr>
          <w:rFonts w:ascii="Times New Roman" w:cs="Times New Roman" w:eastAsia="宋体" w:hAnsi="Times New Roman"/>
          <w:sz w:val="28"/>
          <w:szCs w:val="28"/>
        </w:rPr>
        <w:t xml:space="preserve"> </w:t>
      </w:r>
      <w:r w:rsidRPr="DE60AF62">
        <w:rPr>
          <w:rFonts w:ascii="Times New Roman" w:cs="Times New Roman" w:eastAsia="宋体" w:hAnsi="Times New Roman"/>
          <w:sz w:val="28"/>
          <w:szCs w:val="28"/>
          <w:rPrChange w:id="22879" w:author="user pc" w:date="2022-03-15T10:14:00Z">
            <w:rPr>
              <w:rFonts w:ascii="Cambria Math" w:eastAsia="宋体" w:hAnsi="Cambria Math"/>
            </w:rPr>
          </w:rPrChange>
        </w:rPr>
        <w:t>atomic number of</w:t>
      </w:r>
      <w:r>
        <w:rPr>
          <w:rFonts w:ascii="Times New Roman" w:cs="Times New Roman" w:eastAsia="宋体" w:hAnsi="Times New Roman"/>
          <w:sz w:val="28"/>
          <w:szCs w:val="28"/>
        </w:rPr>
        <w:t xml:space="preserve"> 101</w:t>
      </w:r>
      <w:r w:rsidRPr="1B94B1BE">
        <w:rPr>
          <w:rFonts w:ascii="Times New Roman" w:cs="Times New Roman" w:eastAsia="宋体" w:hAnsi="Times New Roman"/>
          <w:sz w:val="28"/>
          <w:szCs w:val="28"/>
          <w:rPrChange w:id="22880" w:author="user pc" w:date="2022-03-15T10:14:00Z">
            <w:rPr>
              <w:rFonts w:ascii="Cambria Math" w:eastAsia="宋体" w:hAnsi="Cambria Math"/>
            </w:rPr>
          </w:rPrChange>
        </w:rPr>
        <w:t xml:space="preserve"> </w:t>
      </w:r>
      <w:r>
        <w:rPr>
          <w:rFonts w:ascii="Times New Roman" w:cs="Times New Roman" w:eastAsia="宋体" w:hAnsi="Times New Roman"/>
          <w:sz w:val="28"/>
          <w:szCs w:val="28"/>
        </w:rPr>
        <w:t xml:space="preserve">which </w:t>
      </w:r>
      <w:r w:rsidRPr="67BAE926">
        <w:rPr>
          <w:rFonts w:ascii="Times New Roman" w:cs="Times New Roman" w:eastAsia="宋体" w:hAnsi="Times New Roman"/>
          <w:sz w:val="28"/>
          <w:szCs w:val="28"/>
          <w:rPrChange w:id="22881" w:author="user pc" w:date="2022-03-15T10:14:00Z">
            <w:rPr>
              <w:rFonts w:ascii="Cambria Math" w:eastAsia="宋体" w:hAnsi="Cambria Math"/>
            </w:rPr>
          </w:rPrChange>
        </w:rPr>
        <w:t xml:space="preserve">is </w:t>
      </w:r>
      <w:r>
        <w:rPr>
          <w:rFonts w:ascii="Times New Roman" w:cs="Times New Roman" w:eastAsia="宋体" w:hAnsi="Times New Roman"/>
          <w:sz w:val="28"/>
          <w:szCs w:val="28"/>
        </w:rPr>
        <w:t xml:space="preserve">Md </w:t>
      </w:r>
      <w:r w:rsidRPr="48AF0967">
        <w:rPr>
          <w:rFonts w:ascii="Times New Roman" w:cs="Times New Roman" w:eastAsia="宋体" w:hAnsi="Times New Roman"/>
          <w:sz w:val="28"/>
          <w:szCs w:val="28"/>
          <w:rPrChange w:id="22882" w:author="user pc" w:date="2022-03-15T10:14:00Z">
            <w:rPr>
              <w:rFonts w:ascii="Cambria Math" w:eastAsia="宋体" w:hAnsi="Cambria Math"/>
            </w:rPr>
          </w:rPrChange>
        </w:rPr>
        <w:t>(</w:t>
      </w:r>
      <w:r>
        <w:rPr>
          <w:rFonts w:ascii="Times New Roman" w:cs="Times New Roman" w:eastAsia="宋体" w:hAnsi="Times New Roman"/>
          <w:sz w:val="28"/>
          <w:szCs w:val="28"/>
        </w:rPr>
        <w:t>Molydenum</w:t>
      </w:r>
      <w:r w:rsidRPr="8F14BDCB">
        <w:rPr>
          <w:rFonts w:ascii="Times New Roman" w:cs="Times New Roman" w:eastAsia="宋体" w:hAnsi="Times New Roman"/>
          <w:sz w:val="28"/>
          <w:szCs w:val="28"/>
          <w:rPrChange w:id="22883" w:author="user pc" w:date="2022-03-15T10:14:00Z">
            <w:rPr>
              <w:rFonts w:ascii="Cambria Math" w:eastAsia="宋体" w:hAnsi="Cambria Math"/>
            </w:rPr>
          </w:rPrChange>
        </w:rPr>
        <w:t>).</w:t>
      </w:r>
    </w:p>
    <w:p>
      <w:pPr>
        <w:pStyle w:val="style0"/>
        <w:tabs>
          <w:tab w:val="left" w:leader="none" w:pos="3605"/>
        </w:tabs>
        <w:rPr>
          <w:rFonts w:ascii="Times New Roman" w:cs="Times New Roman" w:eastAsia="宋体" w:hAnsi="Times New Roman"/>
          <w:sz w:val="28"/>
          <w:szCs w:val="28"/>
          <w:rPrChange w:id="22884" w:author="user pc" w:date="2022-03-15T10:14:00Z">
            <w:rPr>
              <w:rFonts w:ascii="Cambria Math" w:eastAsia="宋体" w:hAnsi="Cambria Math"/>
            </w:rPr>
          </w:rPrChange>
        </w:rPr>
      </w:pPr>
      <m:oMathPara>
        <m:oMathParaPr>
          <m:jc m:val="left"/>
        </m:oMathParaPr>
        <m:oMath>
          <m:sPre>
            <m:sPrePr>
              <m:ctrlPr>
                <w:rPr>
                  <w:rFonts w:ascii="Cambria Math" w:cs="Times New Roman" w:eastAsia="宋体" w:hAnsi="Cambria Math"/>
                  <w:b/>
                  <w:i/>
                  <w:sz w:val="28"/>
                  <w:szCs w:val="28"/>
                </w:rPr>
              </m:ctrlPr>
            </m:sPrePr>
            <m:sub>
              <m:r w:rsidRPr="2A2A66FE">
                <w:rPr>
                  <w:rFonts w:ascii="Cambria Math" w:cs="Times New Roman" w:eastAsia="宋体" w:hAnsi="Cambria Math"/>
                  <w:sz w:val="28"/>
                  <w:szCs w:val="28"/>
                  <w:rPrChange w:id="22885" w:author="user pc" w:date="2022-03-15T10:14:00Z">
                    <w:rPr>
                      <w:rFonts w:ascii="Cambria Math" w:eastAsia="宋体" w:hAnsi="Cambria Math"/>
                    </w:rPr>
                  </w:rPrChange>
                </w:rPr>
                <m:t>99</m:t>
              </m:r>
            </m:sub>
            <m:sup>
              <m:r w:rsidRPr="68363EA8">
                <w:rPr>
                  <w:rFonts w:ascii="Cambria Math" w:cs="Times New Roman" w:eastAsia="宋体" w:hAnsi="Cambria Math"/>
                  <w:sz w:val="28"/>
                  <w:szCs w:val="28"/>
                  <w:rPrChange w:id="22886" w:author="user pc" w:date="2022-03-15T10:14:00Z">
                    <w:rPr>
                      <w:rFonts w:ascii="Cambria Math" w:eastAsia="宋体" w:hAnsi="Cambria Math"/>
                    </w:rPr>
                  </w:rPrChange>
                </w:rPr>
                <m:t>253</m:t>
              </m:r>
            </m:sup>
            <m:e>
              <m:r w:rsidRPr="F2F61310">
                <w:rPr>
                  <w:rFonts w:ascii="Cambria Math" w:cs="Times New Roman" w:eastAsia="宋体" w:hAnsi="Cambria Math"/>
                  <w:sz w:val="28"/>
                  <w:szCs w:val="28"/>
                  <w:rPrChange w:id="22887" w:author="user pc" w:date="2022-03-15T10:14:00Z">
                    <w:rPr>
                      <w:rFonts w:ascii="Cambria Math" w:eastAsia="宋体" w:hAnsi="Cambria Math"/>
                    </w:rPr>
                  </w:rPrChange>
                </w:rPr>
                <m:t>Es</m:t>
              </m:r>
            </m:e>
          </m:sPre>
          <m:r w:rsidRPr="F5020A4E">
            <m:rPr>
              <m:sty m:val="bi"/>
            </m:rPr>
            <w:rPr>
              <w:rFonts w:ascii="Cambria Math" w:cs="Times New Roman" w:eastAsia="宋体" w:hAnsi="Cambria Math"/>
              <w:sz w:val="28"/>
              <w:szCs w:val="28"/>
              <w:rPrChange w:id="22888" w:author="user pc" w:date="2022-03-15T10:14:00Z">
                <w:rPr>
                  <w:rFonts w:ascii="Cambria Math" w:eastAsia="宋体" w:hAnsi="Cambria Math"/>
                </w:rPr>
              </w:rPrChange>
            </w:rPr>
            <m:t xml:space="preserve">+ </m:t>
          </m:r>
          <m:sPre>
            <m:sPrePr>
              <m:ctrlPr>
                <w:rPr>
                  <w:rFonts w:ascii="Cambria Math" w:cs="Times New Roman" w:eastAsia="宋体" w:hAnsi="Cambria Math"/>
                  <w:b/>
                  <w:i/>
                  <w:sz w:val="28"/>
                  <w:szCs w:val="28"/>
                </w:rPr>
              </m:ctrlPr>
            </m:sPrePr>
            <m:sub>
              <m:r w:rsidRPr="A3990959">
                <m:rPr>
                  <m:sty m:val="bi"/>
                </m:rPr>
                <w:rPr>
                  <w:rFonts w:ascii="Cambria Math" w:cs="Times New Roman" w:eastAsia="宋体" w:hAnsi="Cambria Math"/>
                  <w:sz w:val="28"/>
                  <w:szCs w:val="28"/>
                  <w:rPrChange w:id="22889" w:author="user pc" w:date="2022-03-15T10:14:00Z">
                    <w:rPr>
                      <w:rFonts w:ascii="Cambria Math" w:eastAsia="宋体" w:hAnsi="Cambria Math"/>
                    </w:rPr>
                  </w:rPrChange>
                </w:rPr>
                <m:t>2</m:t>
              </m:r>
            </m:sub>
            <m:sup>
              <m:r w:rsidRPr="DD51AAD4">
                <m:rPr>
                  <m:sty m:val="bi"/>
                </m:rPr>
                <w:rPr>
                  <w:rFonts w:ascii="Cambria Math" w:cs="Times New Roman" w:eastAsia="宋体" w:hAnsi="Cambria Math"/>
                  <w:sz w:val="28"/>
                  <w:szCs w:val="28"/>
                  <w:rPrChange w:id="22890" w:author="user pc" w:date="2022-03-15T10:14:00Z">
                    <w:rPr>
                      <w:rFonts w:ascii="Cambria Math" w:eastAsia="宋体" w:hAnsi="Cambria Math"/>
                    </w:rPr>
                  </w:rPrChange>
                </w:rPr>
                <m:t>4</m:t>
              </m:r>
            </m:sup>
            <m:e>
              <m:r w:rsidRPr="CAB3BF06">
                <w:rPr>
                  <w:rFonts w:ascii="Cambria Math" w:cs="Times New Roman" w:eastAsia="宋体" w:hAnsi="Cambria Math"/>
                  <w:sz w:val="28"/>
                  <w:szCs w:val="28"/>
                  <w:rPrChange w:id="22891" w:author="user pc" w:date="2022-03-15T10:14:00Z">
                    <w:rPr>
                      <w:rFonts w:ascii="Cambria Math" w:eastAsia="宋体" w:hAnsi="Cambria Math"/>
                    </w:rPr>
                  </w:rPrChange>
                </w:rPr>
                <m:t>He</m:t>
              </m:r>
            </m:e>
          </m:sPre>
          <m:r w:rsidRPr="2AF923FF">
            <m:rPr>
              <m:sty m:val="bi"/>
            </m:rPr>
            <w:rPr>
              <w:rFonts w:ascii="Cambria Math" w:cs="Times New Roman" w:eastAsia="宋体" w:hAnsi="Cambria Math"/>
              <w:sz w:val="28"/>
              <w:szCs w:val="28"/>
              <w:rPrChange w:id="22892" w:author="user pc" w:date="2022-03-15T10:14:00Z">
                <w:rPr>
                  <w:rFonts w:ascii="Cambria Math" w:eastAsia="宋体" w:hAnsi="Cambria Math"/>
                </w:rPr>
              </w:rPrChange>
            </w:rPr>
            <m:t xml:space="preserve">→ </m:t>
          </m:r>
          <m:sPre>
            <m:sPrePr>
              <m:ctrlPr>
                <w:rPr>
                  <w:rFonts w:ascii="Cambria Math" w:cs="Times New Roman" w:eastAsia="宋体" w:hAnsi="Cambria Math"/>
                  <w:b/>
                  <w:i/>
                  <w:sz w:val="28"/>
                  <w:szCs w:val="28"/>
                </w:rPr>
              </m:ctrlPr>
            </m:sPrePr>
            <m:sub>
              <m:r w:rsidRPr="21822400">
                <m:rPr>
                  <m:sty m:val="p"/>
                </m:rPr>
                <w:rPr>
                  <w:rFonts w:ascii="Cambria Math" w:cs="Times New Roman" w:eastAsia="宋体" w:hAnsi="Cambria Math"/>
                  <w:sz w:val="28"/>
                  <w:szCs w:val="28"/>
                  <w:rPrChange w:id="22893" w:author="user pc" w:date="2022-03-15T10:14:00Z">
                    <w:rPr>
                      <w:rFonts w:ascii="Cambria Math" w:eastAsia="宋体" w:hAnsi="Cambria Math"/>
                    </w:rPr>
                  </w:rPrChange>
                </w:rPr>
                <m:t>0</m:t>
              </m:r>
            </m:sub>
            <m:sup>
              <m:r w:rsidRPr="E9401C11">
                <m:rPr>
                  <m:sty m:val="p"/>
                </m:rPr>
                <w:rPr>
                  <w:rFonts w:ascii="Cambria Math" w:cs="Times New Roman" w:eastAsia="宋体" w:hAnsi="Cambria Math"/>
                  <w:sz w:val="28"/>
                  <w:szCs w:val="28"/>
                  <w:rPrChange w:id="22894" w:author="user pc" w:date="2022-03-15T10:14:00Z">
                    <w:rPr>
                      <w:rFonts w:ascii="Cambria Math" w:eastAsia="宋体" w:hAnsi="Cambria Math"/>
                    </w:rPr>
                  </w:rPrChange>
                </w:rPr>
                <m:t>1</m:t>
              </m:r>
            </m:sup>
            <m:e>
              <m:r w:rsidRPr="D7846905">
                <m:rPr>
                  <m:sty m:val="p"/>
                </m:rPr>
                <w:rPr>
                  <w:rFonts w:ascii="Cambria Math" w:cs="Times New Roman" w:eastAsia="宋体" w:hAnsi="Cambria Math"/>
                  <w:sz w:val="28"/>
                  <w:szCs w:val="28"/>
                  <w:rPrChange w:id="22895" w:author="user pc" w:date="2022-03-15T10:14:00Z">
                    <w:rPr>
                      <w:rFonts w:ascii="Cambria Math" w:eastAsia="宋体" w:hAnsi="Cambria Math"/>
                    </w:rPr>
                  </w:rPrChange>
                </w:rPr>
                <m:t>n</m:t>
              </m:r>
            </m:e>
          </m:sPre>
          <m:r w:rsidRPr="06A2473B">
            <m:rPr>
              <m:sty m:val="p"/>
            </m:rPr>
            <w:rPr>
              <w:rFonts w:ascii="Cambria Math" w:cs="Times New Roman" w:eastAsia="宋体" w:hAnsi="Cambria Math"/>
              <w:sz w:val="28"/>
              <w:szCs w:val="28"/>
              <w:rPrChange w:id="22896" w:author="user pc" w:date="2022-03-15T10:14:00Z">
                <w:rPr>
                  <w:rFonts w:ascii="Cambria Math" w:eastAsia="宋体" w:hAnsi="Cambria Math"/>
                </w:rPr>
              </w:rPrChange>
            </w:rPr>
            <m:t xml:space="preserve">+ </m:t>
          </m:r>
          <m:sPre>
            <m:sPrePr>
              <m:ctrlPr>
                <w:rPr>
                  <w:rFonts w:ascii="Cambria Math" w:cs="Times New Roman" w:eastAsia="宋体" w:hAnsi="Cambria Math"/>
                  <w:sz w:val="28"/>
                  <w:szCs w:val="28"/>
                </w:rPr>
              </m:ctrlPr>
            </m:sPrePr>
            <m:sub>
              <m:r w:rsidRPr="26613B3C">
                <m:rPr>
                  <m:sty m:val="p"/>
                </m:rPr>
                <w:rPr>
                  <w:rFonts w:ascii="Cambria Math" w:cs="Times New Roman" w:eastAsia="宋体" w:hAnsi="Cambria Math"/>
                  <w:sz w:val="28"/>
                  <w:szCs w:val="28"/>
                  <w:rPrChange w:id="22897" w:author="user pc" w:date="2022-03-15T10:14:00Z">
                    <w:rPr>
                      <w:rFonts w:ascii="Cambria Math" w:eastAsia="宋体" w:hAnsi="Cambria Math"/>
                    </w:rPr>
                  </w:rPrChange>
                </w:rPr>
                <m:t>101</m:t>
              </m:r>
            </m:sub>
            <m:sup>
              <m:r w:rsidRPr="5469F3E4">
                <m:rPr>
                  <m:sty m:val="p"/>
                </m:rPr>
                <w:rPr>
                  <w:rFonts w:ascii="Cambria Math" w:cs="Times New Roman" w:eastAsia="宋体" w:hAnsi="Cambria Math"/>
                  <w:sz w:val="28"/>
                  <w:szCs w:val="28"/>
                  <w:rPrChange w:id="22898" w:author="user pc" w:date="2022-03-15T10:14:00Z">
                    <w:rPr>
                      <w:rFonts w:ascii="Cambria Math" w:eastAsia="宋体" w:hAnsi="Cambria Math"/>
                    </w:rPr>
                  </w:rPrChange>
                </w:rPr>
                <m:t>256</m:t>
              </m:r>
            </m:sup>
            <m:e>
              <m:r w:rsidRPr="13CFBEB9">
                <m:rPr>
                  <m:sty m:val="p"/>
                </m:rPr>
                <w:rPr>
                  <w:rFonts w:ascii="Cambria Math" w:cs="Times New Roman" w:eastAsia="宋体" w:hAnsi="Cambria Math"/>
                  <w:sz w:val="28"/>
                  <w:szCs w:val="28"/>
                  <w:rPrChange w:id="22899" w:author="user pc" w:date="2022-03-15T10:14:00Z">
                    <w:rPr>
                      <w:rFonts w:ascii="Cambria Math" w:eastAsia="宋体" w:hAnsi="Cambria Math"/>
                    </w:rPr>
                  </w:rPrChange>
                </w:rPr>
                <m:t>Md</m:t>
              </m:r>
            </m:e>
          </m:sPre>
        </m:oMath>
      </m:oMathPara>
    </w:p>
    <w:p>
      <w:pPr>
        <w:pStyle w:val="style0"/>
        <w:tabs>
          <w:tab w:val="left" w:leader="none" w:pos="3605"/>
        </w:tabs>
        <w:rPr>
          <w:rFonts w:ascii="Times New Roman" w:cs="Times New Roman" w:eastAsia="宋体" w:hAnsi="Times New Roman"/>
          <w:sz w:val="28"/>
          <w:szCs w:val="28"/>
          <w:rPrChange w:id="22900" w:author="user pc" w:date="2022-03-15T10:14:00Z">
            <w:rPr>
              <w:rFonts w:ascii="Cambria Math" w:eastAsia="宋体" w:hAnsi="Cambria Math"/>
            </w:rPr>
          </w:rPrChange>
        </w:rPr>
      </w:pPr>
    </w:p>
    <w:p>
      <w:pPr>
        <w:pStyle w:val="style0"/>
        <w:tabs>
          <w:tab w:val="left" w:leader="none" w:pos="3605"/>
        </w:tabs>
        <w:rPr>
          <w:rFonts w:ascii="Times New Roman" w:cs="Times New Roman" w:eastAsia="宋体"/>
          <w:b/>
          <w:sz w:val="28"/>
          <w:szCs w:val="28"/>
          <w:rPrChange w:id="22901" w:author="user pc" w:date="2022-03-15T10:14:00Z">
            <w:rPr>
              <w:rFonts w:eastAsia="宋体"/>
              <w:b/>
            </w:rPr>
          </w:rPrChange>
        </w:rPr>
      </w:pPr>
      <w:r w:rsidRPr="0F4ED31A">
        <w:rPr>
          <w:rFonts w:ascii="Times New Roman" w:cs="Times New Roman"/>
          <w:b/>
          <w:sz w:val="28"/>
          <w:szCs w:val="28"/>
          <w:rPrChange w:id="22902" w:author="user pc" w:date="2022-03-15T10:14:00Z">
            <w:rPr>
              <w:b/>
            </w:rPr>
          </w:rPrChange>
        </w:rPr>
        <w:t>Example</w:t>
      </w:r>
      <w:r>
        <w:rPr>
          <w:rFonts w:ascii="Times New Roman" w:cs="Times New Roman" w:hAnsi="Times New Roman"/>
          <w:b/>
          <w:sz w:val="28"/>
          <w:szCs w:val="28"/>
        </w:rPr>
        <w:t xml:space="preserve"> </w:t>
      </w:r>
      <w:r w:rsidRPr="EEFF7C35">
        <w:rPr>
          <w:rFonts w:ascii="Times New Roman" w:cs="Times New Roman"/>
          <w:b/>
          <w:sz w:val="28"/>
          <w:szCs w:val="28"/>
          <w:rPrChange w:id="22903" w:author="user pc" w:date="2022-03-15T10:14:00Z">
            <w:rPr>
              <w:b/>
            </w:rPr>
          </w:rPrChange>
        </w:rPr>
        <w:t>4</w:t>
      </w:r>
      <w:r w:rsidRPr="3A176725">
        <w:rPr>
          <w:rFonts w:ascii="Times New Roman" w:cs="Times New Roman"/>
          <w:sz w:val="28"/>
          <w:szCs w:val="28"/>
          <w:rPrChange w:id="22904" w:author="user pc" w:date="2022-03-15T10:14:00Z">
            <w:rPr/>
          </w:rPrChange>
        </w:rPr>
        <w:t>:</w:t>
      </w:r>
      <w:r>
        <w:rPr>
          <w:rFonts w:ascii="Times New Roman" w:cs="Times New Roman" w:hAnsi="Times New Roman"/>
          <w:sz w:val="28"/>
          <w:szCs w:val="28"/>
        </w:rPr>
        <w:t xml:space="preserve"> </w:t>
      </w:r>
      <w:r w:rsidRPr="0B1B2C29">
        <w:rPr>
          <w:rFonts w:ascii="Times New Roman" w:cs="Times New Roman"/>
          <w:sz w:val="28"/>
          <w:szCs w:val="28"/>
          <w:rPrChange w:id="22905" w:author="user pc" w:date="2022-03-15T10:14:00Z">
            <w:rPr/>
          </w:rPrChange>
        </w:rPr>
        <w:t>Balance the</w:t>
      </w:r>
      <w:r>
        <w:rPr>
          <w:rFonts w:ascii="Times New Roman" w:cs="Times New Roman" w:hAnsi="Times New Roman"/>
          <w:sz w:val="28"/>
          <w:szCs w:val="28"/>
        </w:rPr>
        <w:t xml:space="preserve"> </w:t>
      </w:r>
      <w:r w:rsidRPr="9C479FEA">
        <w:rPr>
          <w:rFonts w:ascii="Times New Roman" w:cs="Times New Roman"/>
          <w:sz w:val="28"/>
          <w:szCs w:val="28"/>
          <w:rPrChange w:id="22906" w:author="user pc" w:date="2022-03-15T10:14:00Z">
            <w:rPr/>
          </w:rPrChange>
        </w:rPr>
        <w:t>nuclear equation below:</w:t>
      </w:r>
      <m:oMath>
        <m:r>
          <w:rPr>
            <w:rFonts w:ascii="Cambria Math" w:cs="Times New Roman" w:hAnsi="Cambria Math"/>
            <w:sz w:val="28"/>
            <w:szCs w:val="28"/>
          </w:rPr>
          <m:t xml:space="preserve"> </m:t>
        </m:r>
        <m:sPre>
          <m:sPrePr>
            <m:ctrlPr>
              <w:rPr>
                <w:rFonts w:ascii="Cambria Math" w:cs="Times New Roman" w:hAnsi="Cambria Math"/>
                <w:b/>
                <w:i/>
                <w:sz w:val="28"/>
                <w:szCs w:val="28"/>
              </w:rPr>
            </m:ctrlPr>
          </m:sPrePr>
          <m:sub>
            <m:r w:rsidRPr="87D0614D">
              <m:rPr>
                <m:sty m:val="p"/>
              </m:rPr>
              <w:rPr>
                <w:rFonts w:ascii="Cambria Math" w:cs="Times New Roman" w:hAnsi="Cambria Math"/>
                <w:sz w:val="28"/>
                <w:szCs w:val="28"/>
                <w:rPrChange w:id="22907" w:author="user pc" w:date="2022-03-15T10:14:00Z">
                  <w:rPr>
                    <w:rFonts w:ascii="Cambria Math" w:hAnsi="Cambria Math"/>
                  </w:rPr>
                </w:rPrChange>
              </w:rPr>
              <m:t>61</m:t>
            </m:r>
          </m:sub>
          <m:sup>
            <m:r w:rsidRPr="991BECCC">
              <w:rPr>
                <w:rFonts w:ascii="Cambria Math" w:cs="Times New Roman" w:hAnsi="Cambria Math"/>
                <w:sz w:val="28"/>
                <w:szCs w:val="28"/>
                <w:rPrChange w:id="22908" w:author="user pc" w:date="2022-03-15T10:14:00Z">
                  <w:rPr>
                    <w:rFonts w:ascii="Cambria Math" w:hAnsi="Cambria Math"/>
                  </w:rPr>
                </w:rPrChange>
              </w:rPr>
              <m:t>142</m:t>
            </m:r>
          </m:sup>
          <m:e>
            <m:r w:rsidRPr="E57CE1D3">
              <m:rPr>
                <m:sty m:val="p"/>
              </m:rPr>
              <w:rPr>
                <w:rFonts w:ascii="Cambria Math" w:cs="Times New Roman" w:hAnsi="Cambria Math"/>
                <w:sz w:val="28"/>
                <w:szCs w:val="28"/>
                <w:rPrChange w:id="22909" w:author="user pc" w:date="2022-03-15T10:14:00Z">
                  <w:rPr>
                    <w:rFonts w:ascii="Cambria Math" w:hAnsi="Cambria Math"/>
                  </w:rPr>
                </w:rPrChange>
              </w:rPr>
              <m:t>Pm</m:t>
            </m:r>
          </m:e>
        </m:sPre>
        <m:r w:rsidRPr="DFE04A5B">
          <m:rPr>
            <m:sty m:val="bi"/>
          </m:rPr>
          <w:rPr>
            <w:rFonts w:ascii="Cambria Math" w:cs="Times New Roman" w:hAnsi="Cambria Math"/>
            <w:sz w:val="28"/>
            <w:szCs w:val="28"/>
            <w:rPrChange w:id="22910" w:author="user pc" w:date="2022-03-15T10:14:00Z">
              <w:rPr>
                <w:rFonts w:ascii="Cambria Math" w:hAnsi="Cambria Math"/>
              </w:rPr>
            </w:rPrChange>
          </w:rPr>
          <m:t>+ ?→</m:t>
        </m:r>
        <m:sPre>
          <m:sPrePr>
            <m:ctrlPr>
              <w:rPr>
                <w:rFonts w:ascii="Cambria Math" w:cs="Times New Roman" w:hAnsi="Cambria Math"/>
                <w:b/>
                <w:i/>
                <w:sz w:val="28"/>
                <w:szCs w:val="28"/>
              </w:rPr>
            </m:ctrlPr>
          </m:sPrePr>
          <m:sub>
            <m:r w:rsidRPr="CD2CA824">
              <m:rPr>
                <m:sty m:val="p"/>
              </m:rPr>
              <w:rPr>
                <w:rFonts w:ascii="Cambria Math" w:cs="Times New Roman" w:hAnsi="Cambria Math"/>
                <w:sz w:val="28"/>
                <w:szCs w:val="28"/>
                <w:rPrChange w:id="22911" w:author="user pc" w:date="2022-03-15T10:14:00Z">
                  <w:rPr>
                    <w:rFonts w:ascii="Cambria Math" w:hAnsi="Cambria Math"/>
                  </w:rPr>
                </w:rPrChange>
              </w:rPr>
              <m:t>60</m:t>
            </m:r>
          </m:sub>
          <m:sup>
            <m:r w:rsidRPr="2A92EFB3">
              <m:rPr>
                <m:sty m:val="p"/>
              </m:rPr>
              <w:rPr>
                <w:rFonts w:ascii="Cambria Math" w:cs="Times New Roman" w:hAnsi="Cambria Math"/>
                <w:sz w:val="28"/>
                <w:szCs w:val="28"/>
                <w:rPrChange w:id="22912" w:author="user pc" w:date="2022-03-15T10:14:00Z">
                  <w:rPr>
                    <w:rFonts w:ascii="Cambria Math" w:hAnsi="Cambria Math"/>
                  </w:rPr>
                </w:rPrChange>
              </w:rPr>
              <m:t>142</m:t>
            </m:r>
          </m:sup>
          <m:e>
            <m:r w:rsidRPr="E9E89E2F">
              <m:rPr>
                <m:sty m:val="p"/>
              </m:rPr>
              <w:rPr>
                <w:rFonts w:ascii="Cambria Math" w:cs="Times New Roman" w:hAnsi="Cambria Math"/>
                <w:sz w:val="28"/>
                <w:szCs w:val="28"/>
                <w:rPrChange w:id="22913" w:author="user pc" w:date="2022-03-15T10:14:00Z">
                  <w:rPr>
                    <w:rFonts w:ascii="Cambria Math" w:hAnsi="Cambria Math"/>
                  </w:rPr>
                </w:rPrChange>
              </w:rPr>
              <m:t>Nd</m:t>
            </m:r>
          </m:e>
        </m:sPre>
      </m:oMath>
    </w:p>
    <w:p>
      <w:pPr>
        <w:pStyle w:val="style0"/>
        <w:tabs>
          <w:tab w:val="left" w:leader="none" w:pos="3605"/>
        </w:tabs>
        <w:rPr>
          <w:rFonts w:ascii="Times New Roman" w:cs="Times New Roman" w:eastAsia="宋体" w:hAnsi="Times New Roman"/>
          <w:b/>
          <w:sz w:val="28"/>
          <w:szCs w:val="28"/>
        </w:rPr>
      </w:pPr>
    </w:p>
    <w:p>
      <w:pPr>
        <w:pStyle w:val="style0"/>
        <w:tabs>
          <w:tab w:val="left" w:leader="none" w:pos="3605"/>
        </w:tabs>
        <w:rPr>
          <w:rFonts w:ascii="Times New Roman" w:cs="Times New Roman" w:eastAsia="宋体"/>
          <w:b/>
          <w:sz w:val="28"/>
          <w:szCs w:val="28"/>
          <w:rPrChange w:id="22914" w:author="user pc" w:date="2022-03-15T10:14:00Z">
            <w:rPr>
              <w:rFonts w:eastAsia="宋体"/>
              <w:b/>
            </w:rPr>
          </w:rPrChange>
        </w:rPr>
      </w:pPr>
      <w:r w:rsidRPr="EC1ED103">
        <w:rPr>
          <w:rFonts w:ascii="Times New Roman" w:cs="Times New Roman" w:eastAsia="宋体"/>
          <w:b/>
          <w:sz w:val="28"/>
          <w:szCs w:val="28"/>
          <w:rPrChange w:id="22915" w:author="user pc" w:date="2022-03-15T10:14:00Z">
            <w:rPr>
              <w:rFonts w:eastAsia="宋体"/>
              <w:b/>
            </w:rPr>
          </w:rPrChange>
        </w:rPr>
        <w:t>Solution:</w:t>
      </w:r>
    </w:p>
    <w:p>
      <w:pPr>
        <w:pStyle w:val="style0"/>
        <w:tabs>
          <w:tab w:val="left" w:leader="none" w:pos="3605"/>
        </w:tabs>
        <w:rPr>
          <w:rFonts w:ascii="Times New Roman" w:cs="Times New Roman" w:eastAsia="宋体"/>
          <w:sz w:val="28"/>
          <w:szCs w:val="28"/>
          <w:rPrChange w:id="22916" w:author="user pc" w:date="2022-03-15T10:14:00Z">
            <w:rPr>
              <w:rFonts w:eastAsia="宋体"/>
            </w:rPr>
          </w:rPrChange>
        </w:rPr>
      </w:pPr>
      <w:r w:rsidRPr="CB0F5763">
        <w:rPr>
          <w:rFonts w:ascii="Times New Roman" w:cs="Times New Roman" w:eastAsia="宋体"/>
          <w:sz w:val="28"/>
          <w:szCs w:val="28"/>
          <w:rPrChange w:id="22917" w:author="user pc" w:date="2022-03-15T10:14:00Z">
            <w:rPr>
              <w:rFonts w:eastAsia="宋体"/>
            </w:rPr>
          </w:rPrChange>
        </w:rPr>
        <w:t>The mass of reactant is same as</w:t>
      </w:r>
      <w:r>
        <w:rPr>
          <w:rFonts w:ascii="Times New Roman" w:cs="Times New Roman" w:eastAsia="宋体" w:hAnsi="Times New Roman"/>
          <w:sz w:val="28"/>
          <w:szCs w:val="28"/>
        </w:rPr>
        <w:t xml:space="preserve"> </w:t>
      </w:r>
      <w:r w:rsidRPr="12445750">
        <w:rPr>
          <w:rFonts w:ascii="Times New Roman" w:cs="Times New Roman" w:eastAsia="宋体"/>
          <w:sz w:val="28"/>
          <w:szCs w:val="28"/>
          <w:rPrChange w:id="22918" w:author="user pc" w:date="2022-03-15T10:14:00Z">
            <w:rPr>
              <w:rFonts w:eastAsia="宋体"/>
            </w:rPr>
          </w:rPrChange>
        </w:rPr>
        <w:t>that</w:t>
      </w:r>
      <w:r>
        <w:rPr>
          <w:rFonts w:ascii="Times New Roman" w:cs="Times New Roman" w:eastAsia="宋体" w:hAnsi="Times New Roman"/>
          <w:sz w:val="28"/>
          <w:szCs w:val="28"/>
        </w:rPr>
        <w:t xml:space="preserve"> </w:t>
      </w:r>
      <w:r w:rsidRPr="4B04D76C">
        <w:rPr>
          <w:rFonts w:ascii="Times New Roman" w:cs="Times New Roman" w:eastAsia="宋体"/>
          <w:sz w:val="28"/>
          <w:szCs w:val="28"/>
          <w:rPrChange w:id="22919" w:author="user pc" w:date="2022-03-15T10:14:00Z">
            <w:rPr>
              <w:rFonts w:eastAsia="宋体"/>
            </w:rPr>
          </w:rPrChange>
        </w:rPr>
        <w:t>of product, but the only</w:t>
      </w:r>
      <w:r>
        <w:rPr>
          <w:rFonts w:ascii="Times New Roman" w:cs="Times New Roman" w:eastAsia="宋体" w:hAnsi="Times New Roman"/>
          <w:sz w:val="28"/>
          <w:szCs w:val="28"/>
        </w:rPr>
        <w:t xml:space="preserve"> </w:t>
      </w:r>
      <w:r w:rsidRPr="7B364A0C">
        <w:rPr>
          <w:rFonts w:ascii="Times New Roman" w:cs="Times New Roman" w:eastAsia="宋体"/>
          <w:sz w:val="28"/>
          <w:szCs w:val="28"/>
          <w:rPrChange w:id="22920" w:author="user pc" w:date="2022-03-15T10:14:00Z">
            <w:rPr>
              <w:rFonts w:eastAsia="宋体"/>
            </w:rPr>
          </w:rPrChange>
        </w:rPr>
        <w:t>difference is</w:t>
      </w:r>
      <w:r>
        <w:rPr>
          <w:rFonts w:ascii="Times New Roman" w:cs="Times New Roman" w:eastAsia="宋体" w:hAnsi="Times New Roman"/>
          <w:sz w:val="28"/>
          <w:szCs w:val="28"/>
        </w:rPr>
        <w:t xml:space="preserve"> </w:t>
      </w:r>
      <w:r w:rsidRPr="7827CA91">
        <w:rPr>
          <w:rFonts w:ascii="Times New Roman" w:cs="Times New Roman" w:eastAsia="宋体"/>
          <w:sz w:val="28"/>
          <w:szCs w:val="28"/>
          <w:rPrChange w:id="22921" w:author="user pc" w:date="2022-03-15T10:14:00Z">
            <w:rPr>
              <w:rFonts w:eastAsia="宋体"/>
            </w:rPr>
          </w:rPrChange>
        </w:rPr>
        <w:t>in atomic number</w:t>
      </w:r>
      <w:r>
        <w:rPr>
          <w:rFonts w:ascii="Times New Roman" w:cs="Times New Roman" w:eastAsia="宋体" w:hAnsi="Times New Roman"/>
          <w:sz w:val="28"/>
          <w:szCs w:val="28"/>
        </w:rPr>
        <w:t xml:space="preserve"> </w:t>
      </w:r>
      <w:r w:rsidRPr="9BEBA9EB">
        <w:rPr>
          <w:rFonts w:ascii="Times New Roman" w:cs="Times New Roman" w:eastAsia="宋体"/>
          <w:sz w:val="28"/>
          <w:szCs w:val="28"/>
          <w:rPrChange w:id="22922" w:author="user pc" w:date="2022-03-15T10:14:00Z">
            <w:rPr>
              <w:rFonts w:eastAsia="宋体"/>
            </w:rPr>
          </w:rPrChange>
        </w:rPr>
        <w:t>by decrease of 1. Here, we</w:t>
      </w:r>
      <w:r>
        <w:rPr>
          <w:rFonts w:ascii="Times New Roman" w:cs="Times New Roman" w:eastAsia="宋体" w:hAnsi="Times New Roman"/>
          <w:sz w:val="28"/>
          <w:szCs w:val="28"/>
        </w:rPr>
        <w:t xml:space="preserve"> </w:t>
      </w:r>
      <w:r w:rsidRPr="A419246E">
        <w:rPr>
          <w:rFonts w:ascii="Times New Roman" w:cs="Times New Roman" w:eastAsia="宋体"/>
          <w:sz w:val="28"/>
          <w:szCs w:val="28"/>
          <w:rPrChange w:id="22923" w:author="user pc" w:date="2022-03-15T10:14:00Z">
            <w:rPr>
              <w:rFonts w:eastAsia="宋体"/>
            </w:rPr>
          </w:rPrChange>
        </w:rPr>
        <w:t>have electron capture because there is no charge</w:t>
      </w:r>
      <w:r>
        <w:rPr>
          <w:rFonts w:ascii="Times New Roman" w:cs="Times New Roman" w:eastAsia="宋体" w:hAnsi="Times New Roman"/>
          <w:sz w:val="28"/>
          <w:szCs w:val="28"/>
        </w:rPr>
        <w:t xml:space="preserve"> </w:t>
      </w:r>
      <w:r w:rsidRPr="DBDBF6D8">
        <w:rPr>
          <w:rFonts w:ascii="Times New Roman" w:cs="Times New Roman" w:eastAsia="宋体"/>
          <w:sz w:val="28"/>
          <w:szCs w:val="28"/>
          <w:rPrChange w:id="22924" w:author="user pc" w:date="2022-03-15T10:14:00Z">
            <w:rPr>
              <w:rFonts w:eastAsia="宋体"/>
            </w:rPr>
          </w:rPrChange>
        </w:rPr>
        <w:t>in the</w:t>
      </w:r>
      <w:r>
        <w:rPr>
          <w:rFonts w:ascii="Times New Roman" w:cs="Times New Roman" w:eastAsia="宋体" w:hAnsi="Times New Roman"/>
          <w:sz w:val="28"/>
          <w:szCs w:val="28"/>
        </w:rPr>
        <w:t xml:space="preserve"> </w:t>
      </w:r>
      <w:r w:rsidRPr="4811284A">
        <w:rPr>
          <w:rFonts w:ascii="Times New Roman" w:cs="Times New Roman" w:eastAsia="宋体"/>
          <w:sz w:val="28"/>
          <w:szCs w:val="28"/>
          <w:rPrChange w:id="22925" w:author="user pc" w:date="2022-03-15T10:14:00Z">
            <w:rPr>
              <w:rFonts w:eastAsia="宋体"/>
            </w:rPr>
          </w:rPrChange>
        </w:rPr>
        <w:t>mass number but the</w:t>
      </w:r>
      <w:r>
        <w:rPr>
          <w:rFonts w:ascii="Times New Roman" w:cs="Times New Roman" w:eastAsia="宋体" w:hAnsi="Times New Roman"/>
          <w:sz w:val="28"/>
          <w:szCs w:val="28"/>
        </w:rPr>
        <w:t xml:space="preserve"> </w:t>
      </w:r>
      <w:r w:rsidRPr="D02E36DA">
        <w:rPr>
          <w:rFonts w:ascii="Times New Roman" w:cs="Times New Roman" w:eastAsia="宋体"/>
          <w:sz w:val="28"/>
          <w:szCs w:val="28"/>
          <w:rPrChange w:id="22926" w:author="user pc" w:date="2022-03-15T10:14:00Z">
            <w:rPr>
              <w:rFonts w:eastAsia="宋体"/>
            </w:rPr>
          </w:rPrChange>
        </w:rPr>
        <w:t>atomic</w:t>
      </w:r>
      <w:r>
        <w:rPr>
          <w:rFonts w:ascii="Times New Roman" w:cs="Times New Roman" w:eastAsia="宋体" w:hAnsi="Times New Roman"/>
          <w:sz w:val="28"/>
          <w:szCs w:val="28"/>
        </w:rPr>
        <w:t xml:space="preserve"> </w:t>
      </w:r>
      <w:r w:rsidRPr="4CE7D23B">
        <w:rPr>
          <w:rFonts w:ascii="Times New Roman" w:cs="Times New Roman" w:eastAsia="宋体"/>
          <w:sz w:val="28"/>
          <w:szCs w:val="28"/>
          <w:rPrChange w:id="22927" w:author="user pc" w:date="2022-03-15T10:14:00Z">
            <w:rPr>
              <w:rFonts w:eastAsia="宋体"/>
            </w:rPr>
          </w:rPrChange>
        </w:rPr>
        <w:t>number</w:t>
      </w:r>
      <w:r>
        <w:rPr>
          <w:rFonts w:ascii="Times New Roman" w:cs="Times New Roman" w:eastAsia="宋体" w:hAnsi="Times New Roman"/>
          <w:sz w:val="28"/>
          <w:szCs w:val="28"/>
        </w:rPr>
        <w:t xml:space="preserve"> </w:t>
      </w:r>
      <w:r w:rsidRPr="B1722F5F">
        <w:rPr>
          <w:rFonts w:ascii="Times New Roman" w:cs="Times New Roman" w:eastAsia="宋体"/>
          <w:sz w:val="28"/>
          <w:szCs w:val="28"/>
          <w:rPrChange w:id="22928" w:author="user pc" w:date="2022-03-15T10:14:00Z">
            <w:rPr>
              <w:rFonts w:eastAsia="宋体"/>
            </w:rPr>
          </w:rPrChange>
        </w:rPr>
        <w:t>decreases</w:t>
      </w:r>
      <w:r>
        <w:rPr>
          <w:rFonts w:ascii="Times New Roman" w:cs="Times New Roman" w:eastAsia="宋体" w:hAnsi="Times New Roman"/>
          <w:sz w:val="28"/>
          <w:szCs w:val="28"/>
        </w:rPr>
        <w:t xml:space="preserve"> </w:t>
      </w:r>
      <w:r w:rsidRPr="448F9445">
        <w:rPr>
          <w:rFonts w:ascii="Times New Roman" w:cs="Times New Roman" w:eastAsia="宋体"/>
          <w:sz w:val="28"/>
          <w:szCs w:val="28"/>
          <w:rPrChange w:id="22929" w:author="user pc" w:date="2022-03-15T10:14:00Z">
            <w:rPr>
              <w:rFonts w:eastAsia="宋体"/>
            </w:rPr>
          </w:rPrChange>
        </w:rPr>
        <w:t>by</w:t>
      </w:r>
      <w:r>
        <w:rPr>
          <w:rFonts w:ascii="Times New Roman" w:cs="Times New Roman" w:eastAsia="宋体" w:hAnsi="Times New Roman"/>
          <w:sz w:val="28"/>
          <w:szCs w:val="28"/>
        </w:rPr>
        <w:t xml:space="preserve"> </w:t>
      </w:r>
      <w:r w:rsidRPr="32517BC6">
        <w:rPr>
          <w:rFonts w:ascii="Times New Roman" w:cs="Times New Roman" w:eastAsia="宋体"/>
          <w:sz w:val="28"/>
          <w:szCs w:val="28"/>
          <w:rPrChange w:id="22930" w:author="user pc" w:date="2022-03-15T10:14:00Z">
            <w:rPr>
              <w:rFonts w:eastAsia="宋体"/>
            </w:rPr>
          </w:rPrChange>
        </w:rPr>
        <w:t>1(</w:t>
      </w:r>
      <m:oMath>
        <m:sPre>
          <m:sPrePr>
            <m:ctrlPr>
              <w:rPr>
                <w:rFonts w:ascii="Cambria Math" w:cs="Times New Roman" w:eastAsia="宋体" w:hAnsi="Cambria Math"/>
                <w:i/>
                <w:sz w:val="28"/>
                <w:szCs w:val="28"/>
              </w:rPr>
            </m:ctrlPr>
          </m:sPrePr>
          <m:sub>
            <m:r w:rsidRPr="E29C14F7">
              <w:rPr>
                <w:rFonts w:ascii="Cambria Math" w:cs="Times New Roman" w:eastAsia="宋体" w:hAnsi="Cambria Math"/>
                <w:sz w:val="28"/>
                <w:szCs w:val="28"/>
                <w:rPrChange w:id="22931" w:author="user pc" w:date="2022-03-15T10:14:00Z">
                  <w:rPr>
                    <w:rFonts w:ascii="Cambria Math" w:eastAsia="宋体" w:hAnsi="Cambria Math"/>
                  </w:rPr>
                </w:rPrChange>
              </w:rPr>
              <m:t>-1</m:t>
            </m:r>
          </m:sub>
          <m:sup>
            <m:r w:rsidRPr="BCEF9434">
              <w:rPr>
                <w:rFonts w:ascii="Cambria Math" w:cs="Times New Roman" w:eastAsia="宋体" w:hAnsi="Cambria Math"/>
                <w:sz w:val="28"/>
                <w:szCs w:val="28"/>
                <w:rPrChange w:id="22932" w:author="user pc" w:date="2022-03-15T10:14:00Z">
                  <w:rPr>
                    <w:rFonts w:ascii="Cambria Math" w:eastAsia="宋体" w:hAnsi="Cambria Math"/>
                  </w:rPr>
                </w:rPrChange>
              </w:rPr>
              <m:t>0</m:t>
            </m:r>
          </m:sup>
          <m:e>
            <m:r w:rsidRPr="3BA46C4B">
              <w:rPr>
                <w:rFonts w:ascii="Cambria Math" w:cs="Times New Roman" w:eastAsia="宋体" w:hAnsi="Cambria Math"/>
                <w:sz w:val="28"/>
                <w:szCs w:val="28"/>
                <w:rPrChange w:id="22933" w:author="user pc" w:date="2022-03-15T10:14:00Z">
                  <w:rPr>
                    <w:rFonts w:ascii="Cambria Math" w:eastAsia="宋体" w:hAnsi="Cambria Math"/>
                  </w:rPr>
                </w:rPrChange>
              </w:rPr>
              <m:t>e</m:t>
            </m:r>
          </m:e>
        </m:sPre>
      </m:oMath>
      <w:r w:rsidRPr="CCCC95BD">
        <w:rPr>
          <w:rFonts w:ascii="Times New Roman" w:cs="Times New Roman" w:eastAsia="宋体"/>
          <w:sz w:val="28"/>
          <w:szCs w:val="28"/>
          <w:rPrChange w:id="22934" w:author="user pc" w:date="2022-03-15T10:14:00Z">
            <w:rPr>
              <w:rFonts w:eastAsia="宋体"/>
            </w:rPr>
          </w:rPrChange>
        </w:rPr>
        <w:t>).</w:t>
      </w:r>
    </w:p>
    <w:p>
      <w:pPr>
        <w:pStyle w:val="style0"/>
        <w:tabs>
          <w:tab w:val="left" w:leader="none" w:pos="3605"/>
        </w:tabs>
        <w:rPr>
          <w:rFonts w:ascii="Times New Roman" w:cs="Times New Roman" w:hAnsi="Times New Roman"/>
          <w:b/>
          <w:i/>
          <w:sz w:val="28"/>
          <w:szCs w:val="28"/>
          <w:rPrChange w:id="22935" w:author="user pc" w:date="2022-03-15T10:14:00Z">
            <w:rPr>
              <w:rFonts w:ascii="Cambria Math" w:hAnsi="Cambria Math"/>
              <w:b/>
              <w:i/>
            </w:rPr>
          </w:rPrChange>
        </w:rPr>
      </w:pPr>
      <m:oMathPara>
        <m:oMathParaPr>
          <m:jc m:val="left"/>
        </m:oMathParaPr>
        <m:oMath>
          <m:sPre>
            <m:sPrePr>
              <m:ctrlPr>
                <w:rPr>
                  <w:rFonts w:ascii="Cambria Math" w:cs="Times New Roman" w:hAnsi="Cambria Math"/>
                  <w:b/>
                  <w:i/>
                  <w:sz w:val="28"/>
                  <w:szCs w:val="28"/>
                </w:rPr>
              </m:ctrlPr>
            </m:sPrePr>
            <m:sub>
              <m:r w:rsidRPr="CE37255B">
                <m:rPr>
                  <m:sty m:val="p"/>
                </m:rPr>
                <w:rPr>
                  <w:rFonts w:ascii="Cambria Math" w:cs="Times New Roman" w:hAnsi="Cambria Math"/>
                  <w:sz w:val="28"/>
                  <w:szCs w:val="28"/>
                  <w:rPrChange w:id="22936" w:author="user pc" w:date="2022-03-15T10:14:00Z">
                    <w:rPr>
                      <w:rFonts w:ascii="Cambria Math" w:hAnsi="Cambria Math"/>
                    </w:rPr>
                  </w:rPrChange>
                </w:rPr>
                <m:t>61</m:t>
              </m:r>
            </m:sub>
            <m:sup>
              <m:r w:rsidRPr="46AF8A75">
                <w:rPr>
                  <w:rFonts w:ascii="Cambria Math" w:cs="Times New Roman" w:hAnsi="Cambria Math"/>
                  <w:sz w:val="28"/>
                  <w:szCs w:val="28"/>
                  <w:rPrChange w:id="22937" w:author="user pc" w:date="2022-03-15T10:14:00Z">
                    <w:rPr>
                      <w:rFonts w:ascii="Cambria Math" w:hAnsi="Cambria Math"/>
                    </w:rPr>
                  </w:rPrChange>
                </w:rPr>
                <m:t>142</m:t>
              </m:r>
            </m:sup>
            <m:e>
              <m:r w:rsidRPr="BBDC2958">
                <m:rPr>
                  <m:sty m:val="p"/>
                </m:rPr>
                <w:rPr>
                  <w:rFonts w:ascii="Cambria Math" w:cs="Times New Roman" w:hAnsi="Cambria Math"/>
                  <w:sz w:val="28"/>
                  <w:szCs w:val="28"/>
                  <w:rPrChange w:id="22938" w:author="user pc" w:date="2022-03-15T10:14:00Z">
                    <w:rPr>
                      <w:rFonts w:ascii="Cambria Math" w:hAnsi="Cambria Math"/>
                    </w:rPr>
                  </w:rPrChange>
                </w:rPr>
                <m:t>Pm</m:t>
              </m:r>
            </m:e>
          </m:sPre>
          <m:r w:rsidRPr="759D0558">
            <m:rPr>
              <m:sty m:val="bi"/>
            </m:rPr>
            <w:rPr>
              <w:rFonts w:ascii="Cambria Math" w:cs="Times New Roman" w:hAnsi="Cambria Math"/>
              <w:sz w:val="28"/>
              <w:szCs w:val="28"/>
              <w:rPrChange w:id="22939" w:author="user pc" w:date="2022-03-15T10:14:00Z">
                <w:rPr>
                  <w:rFonts w:ascii="Cambria Math" w:hAnsi="Cambria Math"/>
                </w:rPr>
              </w:rPrChange>
            </w:rPr>
            <m:t xml:space="preserve">+ </m:t>
          </m:r>
          <m:sPre>
            <m:sPrePr>
              <m:ctrlPr>
                <w:rPr>
                  <w:rFonts w:ascii="Cambria Math" w:cs="Times New Roman" w:eastAsia="宋体" w:hAnsi="Cambria Math"/>
                  <w:i/>
                  <w:sz w:val="28"/>
                  <w:szCs w:val="28"/>
                </w:rPr>
              </m:ctrlPr>
            </m:sPrePr>
            <m:sub>
              <m:r w:rsidRPr="BF53E10C">
                <w:rPr>
                  <w:rFonts w:ascii="Cambria Math" w:cs="Times New Roman" w:eastAsia="宋体" w:hAnsi="Cambria Math"/>
                  <w:sz w:val="28"/>
                  <w:szCs w:val="28"/>
                  <w:rPrChange w:id="22940" w:author="user pc" w:date="2022-03-15T10:14:00Z">
                    <w:rPr>
                      <w:rFonts w:ascii="Cambria Math" w:eastAsia="宋体" w:hAnsi="Cambria Math"/>
                    </w:rPr>
                  </w:rPrChange>
                </w:rPr>
                <m:t>-1</m:t>
              </m:r>
            </m:sub>
            <m:sup>
              <m:r w:rsidRPr="A825F69A">
                <w:rPr>
                  <w:rFonts w:ascii="Cambria Math" w:cs="Times New Roman" w:eastAsia="宋体" w:hAnsi="Cambria Math"/>
                  <w:sz w:val="28"/>
                  <w:szCs w:val="28"/>
                  <w:rPrChange w:id="22941" w:author="user pc" w:date="2022-03-15T10:14:00Z">
                    <w:rPr>
                      <w:rFonts w:ascii="Cambria Math" w:eastAsia="宋体" w:hAnsi="Cambria Math"/>
                    </w:rPr>
                  </w:rPrChange>
                </w:rPr>
                <m:t>0</m:t>
              </m:r>
            </m:sup>
            <m:e>
              <m:r w:rsidRPr="E6AA2920">
                <w:rPr>
                  <w:rFonts w:ascii="Cambria Math" w:cs="Times New Roman" w:eastAsia="宋体" w:hAnsi="Cambria Math"/>
                  <w:sz w:val="28"/>
                  <w:szCs w:val="28"/>
                  <w:rPrChange w:id="22942" w:author="user pc" w:date="2022-03-15T10:14:00Z">
                    <w:rPr>
                      <w:rFonts w:ascii="Cambria Math" w:eastAsia="宋体" w:hAnsi="Cambria Math"/>
                    </w:rPr>
                  </w:rPrChange>
                </w:rPr>
                <m:t>e</m:t>
              </m:r>
            </m:e>
          </m:sPre>
          <m:r w:rsidRPr="414CA607">
            <m:rPr>
              <m:sty m:val="bi"/>
            </m:rPr>
            <w:rPr>
              <w:rFonts w:ascii="Cambria Math" w:cs="Times New Roman" w:hAnsi="Cambria Math"/>
              <w:sz w:val="28"/>
              <w:szCs w:val="28"/>
              <w:rPrChange w:id="22943" w:author="user pc" w:date="2022-03-15T10:14:00Z">
                <w:rPr>
                  <w:rFonts w:ascii="Cambria Math" w:hAnsi="Cambria Math"/>
                </w:rPr>
              </w:rPrChange>
            </w:rPr>
            <m:t>→</m:t>
          </m:r>
          <m:sPre>
            <m:sPrePr>
              <m:ctrlPr>
                <w:rPr>
                  <w:rFonts w:ascii="Cambria Math" w:cs="Times New Roman" w:hAnsi="Cambria Math"/>
                  <w:b/>
                  <w:i/>
                  <w:sz w:val="28"/>
                  <w:szCs w:val="28"/>
                </w:rPr>
              </m:ctrlPr>
            </m:sPrePr>
            <m:sub>
              <m:r w:rsidRPr="A9090AB7">
                <m:rPr>
                  <m:sty m:val="p"/>
                </m:rPr>
                <w:rPr>
                  <w:rFonts w:ascii="Cambria Math" w:cs="Times New Roman" w:hAnsi="Cambria Math"/>
                  <w:sz w:val="28"/>
                  <w:szCs w:val="28"/>
                  <w:rPrChange w:id="22944" w:author="user pc" w:date="2022-03-15T10:14:00Z">
                    <w:rPr>
                      <w:rFonts w:ascii="Cambria Math" w:hAnsi="Cambria Math"/>
                    </w:rPr>
                  </w:rPrChange>
                </w:rPr>
                <m:t>60</m:t>
              </m:r>
            </m:sub>
            <m:sup>
              <m:r w:rsidRPr="BC7DBB02">
                <m:rPr>
                  <m:sty m:val="p"/>
                </m:rPr>
                <w:rPr>
                  <w:rFonts w:ascii="Cambria Math" w:cs="Times New Roman" w:hAnsi="Cambria Math"/>
                  <w:sz w:val="28"/>
                  <w:szCs w:val="28"/>
                  <w:rPrChange w:id="22945" w:author="user pc" w:date="2022-03-15T10:14:00Z">
                    <w:rPr>
                      <w:rFonts w:ascii="Cambria Math" w:hAnsi="Cambria Math"/>
                    </w:rPr>
                  </w:rPrChange>
                </w:rPr>
                <m:t>142</m:t>
              </m:r>
            </m:sup>
            <m:e>
              <m:r w:rsidRPr="A2C11E2D">
                <m:rPr>
                  <m:sty m:val="p"/>
                </m:rPr>
                <w:rPr>
                  <w:rFonts w:ascii="Cambria Math" w:cs="Times New Roman" w:hAnsi="Cambria Math"/>
                  <w:sz w:val="28"/>
                  <w:szCs w:val="28"/>
                  <w:rPrChange w:id="22946" w:author="user pc" w:date="2022-03-15T10:14:00Z">
                    <w:rPr>
                      <w:rFonts w:ascii="Cambria Math" w:hAnsi="Cambria Math"/>
                    </w:rPr>
                  </w:rPrChange>
                </w:rPr>
                <m:t>Nd</m:t>
              </m:r>
            </m:e>
          </m:sPre>
        </m:oMath>
      </m:oMathPara>
    </w:p>
    <w:p>
      <w:pPr>
        <w:pStyle w:val="style0"/>
        <w:tabs>
          <w:tab w:val="left" w:leader="none" w:pos="3605"/>
        </w:tabs>
        <w:rPr>
          <w:rFonts w:ascii="Times New Roman" w:cs="Times New Roman"/>
          <w:sz w:val="28"/>
          <w:szCs w:val="28"/>
          <w:rPrChange w:id="22947" w:author="user pc" w:date="2022-03-15T10:14:00Z">
            <w:rPr/>
          </w:rPrChange>
        </w:rPr>
      </w:pPr>
    </w:p>
    <w:p>
      <w:pPr>
        <w:pStyle w:val="style0"/>
        <w:tabs>
          <w:tab w:val="left" w:leader="none" w:pos="3605"/>
        </w:tabs>
        <w:rPr>
          <w:rFonts w:ascii="Times New Roman" w:cs="Times New Roman"/>
          <w:b/>
          <w:bCs/>
          <w:color w:val="c00000"/>
          <w:sz w:val="28"/>
          <w:szCs w:val="28"/>
          <w:rPrChange w:id="22948" w:author="user pc" w:date="2022-03-15T10:14:00Z">
            <w:rPr>
              <w:b/>
              <w:bCs/>
              <w:color w:val="c00000"/>
            </w:rPr>
          </w:rPrChange>
        </w:rPr>
      </w:pPr>
      <w:r w:rsidRPr="B8B5D05E">
        <w:rPr>
          <w:rFonts w:ascii="Times New Roman" w:cs="Times New Roman"/>
          <w:b/>
          <w:bCs/>
          <w:color w:val="c00000"/>
          <w:sz w:val="28"/>
          <w:szCs w:val="28"/>
          <w:rPrChange w:id="22949" w:author="user pc" w:date="2022-03-15T10:14:00Z">
            <w:rPr>
              <w:b/>
              <w:bCs/>
              <w:color w:val="c00000"/>
            </w:rPr>
          </w:rPrChange>
        </w:rPr>
        <w:t>TYPES OF RADIATION</w:t>
      </w:r>
    </w:p>
    <w:p>
      <w:pPr>
        <w:pStyle w:val="style0"/>
        <w:tabs>
          <w:tab w:val="left" w:leader="none" w:pos="3222"/>
        </w:tabs>
        <w:rPr>
          <w:rFonts w:ascii="Times New Roman" w:cs="Times New Roman"/>
          <w:sz w:val="28"/>
          <w:szCs w:val="28"/>
          <w:rPrChange w:id="22950" w:author="user pc" w:date="2022-03-15T10:14:00Z">
            <w:rPr/>
          </w:rPrChange>
        </w:rPr>
      </w:pPr>
      <w:r w:rsidRPr="F09885C4">
        <w:rPr>
          <w:rFonts w:ascii="Times New Roman" w:cs="Times New Roman"/>
          <w:sz w:val="28"/>
          <w:szCs w:val="28"/>
          <w:rPrChange w:id="22951" w:author="user pc" w:date="2022-03-15T10:14:00Z">
            <w:rPr/>
          </w:rPrChange>
        </w:rPr>
        <w:t>There</w:t>
      </w:r>
      <w:r>
        <w:rPr>
          <w:rFonts w:ascii="Times New Roman" w:cs="Times New Roman" w:hAnsi="Times New Roman"/>
          <w:sz w:val="28"/>
          <w:szCs w:val="28"/>
        </w:rPr>
        <w:t xml:space="preserve"> </w:t>
      </w:r>
      <w:r w:rsidRPr="A047B3AB">
        <w:rPr>
          <w:rFonts w:ascii="Times New Roman" w:cs="Times New Roman"/>
          <w:sz w:val="28"/>
          <w:szCs w:val="28"/>
          <w:rPrChange w:id="22952" w:author="user pc" w:date="2022-03-15T10:14:00Z">
            <w:rPr/>
          </w:rPrChange>
        </w:rPr>
        <w:t>are 3</w:t>
      </w:r>
      <w:r>
        <w:rPr>
          <w:rFonts w:ascii="Times New Roman" w:cs="Times New Roman" w:hAnsi="Times New Roman"/>
          <w:sz w:val="28"/>
          <w:szCs w:val="28"/>
        </w:rPr>
        <w:t xml:space="preserve"> </w:t>
      </w:r>
      <w:r w:rsidRPr="BBDC54FC">
        <w:rPr>
          <w:rFonts w:ascii="Times New Roman" w:cs="Times New Roman"/>
          <w:sz w:val="28"/>
          <w:szCs w:val="28"/>
          <w:rPrChange w:id="22953" w:author="user pc" w:date="2022-03-15T10:14:00Z">
            <w:rPr/>
          </w:rPrChange>
        </w:rPr>
        <w:t>types of radioactive decay:</w:t>
      </w:r>
    </w:p>
    <w:p>
      <w:pPr>
        <w:pStyle w:val="style0"/>
        <w:tabs>
          <w:tab w:val="left" w:leader="none" w:pos="3222"/>
        </w:tabs>
        <w:rPr>
          <w:rFonts w:ascii="Times New Roman" w:cs="Times New Roman" w:eastAsia="宋体" w:hAnsi="Times New Roman"/>
          <w:sz w:val="28"/>
          <w:szCs w:val="28"/>
          <w:rPrChange w:id="22954" w:author="user pc" w:date="2022-03-15T10:14:00Z">
            <w:rPr>
              <w:rFonts w:ascii="Cambria Math" w:eastAsia="宋体" w:hAnsi="Bell MT"/>
            </w:rPr>
          </w:rPrChange>
        </w:rPr>
      </w:pPr>
      <w:r w:rsidRPr="6F881637">
        <w:rPr>
          <w:rFonts w:ascii="Times New Roman" w:cs="Times New Roman"/>
          <w:b/>
          <w:bCs/>
          <w:i/>
          <w:iCs/>
          <w:sz w:val="28"/>
          <w:szCs w:val="28"/>
          <w:rPrChange w:id="22955" w:author="user pc" w:date="2022-03-15T10:14:00Z">
            <w:rPr>
              <w:b/>
              <w:bCs/>
              <w:i/>
              <w:iCs/>
            </w:rPr>
          </w:rPrChange>
        </w:rPr>
        <w:t>1.</w:t>
      </w:r>
      <w:r>
        <w:rPr>
          <w:rFonts w:ascii="Times New Roman" w:cs="Times New Roman" w:hAnsi="Times New Roman"/>
          <w:b/>
          <w:bCs/>
          <w:i/>
          <w:iCs/>
          <w:sz w:val="28"/>
          <w:szCs w:val="28"/>
        </w:rPr>
        <w:t xml:space="preserve"> </w:t>
      </w:r>
      <w:r w:rsidRPr="AD17D692">
        <w:rPr>
          <w:rFonts w:ascii="Times New Roman" w:cs="Times New Roman"/>
          <w:b/>
          <w:i/>
          <w:sz w:val="28"/>
          <w:szCs w:val="28"/>
          <w:rPrChange w:id="22956" w:author="user pc" w:date="2022-03-15T10:14:00Z">
            <w:rPr>
              <w:b/>
              <w:i/>
            </w:rPr>
          </w:rPrChange>
        </w:rPr>
        <w:t>Alpha decay</w:t>
      </w:r>
      <w:r>
        <w:rPr>
          <w:rFonts w:ascii="Times New Roman" w:cs="Times New Roman" w:hAnsi="Times New Roman"/>
          <w:b/>
          <w:i/>
          <w:sz w:val="28"/>
          <w:szCs w:val="28"/>
        </w:rPr>
        <w:t xml:space="preserve"> </w:t>
      </w:r>
      <w:r w:rsidRPr="70648336">
        <w:rPr>
          <w:rFonts w:ascii="Times New Roman" w:cs="Times New Roman"/>
          <w:b/>
          <w:i/>
          <w:sz w:val="28"/>
          <w:szCs w:val="28"/>
          <w:rPrChange w:id="22957" w:author="user pc" w:date="2022-03-15T10:14:00Z">
            <w:rPr>
              <w:b/>
              <w:i/>
            </w:rPr>
          </w:rPrChange>
        </w:rPr>
        <w:t>(α)</w:t>
      </w:r>
      <w:r w:rsidRPr="3E296EFC">
        <w:rPr>
          <w:rFonts w:ascii="Times New Roman" w:cs="Times New Roman"/>
          <w:sz w:val="28"/>
          <w:szCs w:val="28"/>
          <w:rPrChange w:id="22958" w:author="user pc" w:date="2022-03-15T10:14:00Z">
            <w:rPr/>
          </w:rPrChange>
        </w:rPr>
        <w:t>:</w:t>
      </w:r>
      <w:r>
        <w:rPr>
          <w:rFonts w:ascii="Times New Roman" w:cs="Times New Roman" w:hAnsi="Times New Roman"/>
          <w:sz w:val="28"/>
          <w:szCs w:val="28"/>
        </w:rPr>
        <w:t xml:space="preserve"> W</w:t>
      </w:r>
      <w:r w:rsidRPr="B5C30B86">
        <w:rPr>
          <w:rFonts w:ascii="Times New Roman" w:cs="Times New Roman"/>
          <w:sz w:val="28"/>
          <w:szCs w:val="28"/>
          <w:rPrChange w:id="22959" w:author="user pc" w:date="2022-03-15T10:14:00Z">
            <w:rPr/>
          </w:rPrChange>
        </w:rPr>
        <w:t>hen</w:t>
      </w:r>
      <w:r>
        <w:rPr>
          <w:rFonts w:ascii="Times New Roman" w:cs="Times New Roman" w:hAnsi="Times New Roman"/>
          <w:sz w:val="28"/>
          <w:szCs w:val="28"/>
        </w:rPr>
        <w:t xml:space="preserve"> </w:t>
      </w:r>
      <w:r w:rsidRPr="8A3E9675">
        <w:rPr>
          <w:rFonts w:ascii="Times New Roman" w:cs="Times New Roman"/>
          <w:sz w:val="28"/>
          <w:szCs w:val="28"/>
          <w:rPrChange w:id="22960" w:author="user pc" w:date="2022-03-15T10:14:00Z">
            <w:rPr/>
          </w:rPrChange>
        </w:rPr>
        <w:t>an alpha particle is injected into</w:t>
      </w:r>
      <w:r>
        <w:rPr>
          <w:rFonts w:ascii="Times New Roman" w:cs="Times New Roman" w:hAnsi="Times New Roman"/>
          <w:sz w:val="28"/>
          <w:szCs w:val="28"/>
        </w:rPr>
        <w:t xml:space="preserve"> </w:t>
      </w:r>
      <w:r w:rsidRPr="F1411B2B">
        <w:rPr>
          <w:rFonts w:ascii="Times New Roman" w:cs="Times New Roman"/>
          <w:sz w:val="28"/>
          <w:szCs w:val="28"/>
          <w:rPrChange w:id="22961" w:author="user pc" w:date="2022-03-15T10:14:00Z">
            <w:rPr/>
          </w:rPrChange>
        </w:rPr>
        <w:t xml:space="preserve">an unstable </w:t>
      </w:r>
      <w:r>
        <w:rPr>
          <w:rFonts w:ascii="Times New Roman" w:cs="Times New Roman" w:hAnsi="Times New Roman"/>
          <w:sz w:val="28"/>
          <w:szCs w:val="28"/>
        </w:rPr>
        <w:t>nucleus (</w:t>
      </w:r>
      <m:oMath>
        <m:sPre>
          <m:sPrePr>
            <m:ctrlPr>
              <w:rPr>
                <w:rFonts w:ascii="Cambria Math" w:cs="Times New Roman" w:hAnsi="Cambria Math"/>
                <w:i/>
                <w:sz w:val="28"/>
                <w:szCs w:val="28"/>
              </w:rPr>
            </m:ctrlPr>
          </m:sPrePr>
          <m:sub>
            <m:r w:rsidRPr="4C2493F9">
              <w:rPr>
                <w:rFonts w:ascii="Cambria Math" w:cs="Times New Roman" w:hAnsi="Cambria Math"/>
                <w:sz w:val="28"/>
                <w:szCs w:val="28"/>
                <w:rPrChange w:id="22962" w:author="user pc" w:date="2022-03-15T10:14:00Z">
                  <w:rPr>
                    <w:rFonts w:ascii="Cambria Math" w:hAnsi="Cambria Math"/>
                  </w:rPr>
                </w:rPrChange>
              </w:rPr>
              <m:t>92</m:t>
            </m:r>
          </m:sub>
          <m:sup>
            <m:r w:rsidRPr="6E6EE550">
              <w:rPr>
                <w:rFonts w:ascii="Cambria Math" w:cs="Times New Roman" w:hAnsi="Cambria Math"/>
                <w:sz w:val="28"/>
                <w:szCs w:val="28"/>
                <w:rPrChange w:id="22963" w:author="user pc" w:date="2022-03-15T10:14:00Z">
                  <w:rPr>
                    <w:rFonts w:ascii="Cambria Math" w:hAnsi="Cambria Math"/>
                  </w:rPr>
                </w:rPrChange>
              </w:rPr>
              <m:t>238</m:t>
            </m:r>
          </m:sup>
          <m:e>
            <m:r w:rsidRPr="2C8C52DA">
              <m:rPr>
                <m:sty m:val="p"/>
              </m:rPr>
              <w:rPr>
                <w:rFonts w:ascii="Cambria Math" w:cs="Times New Roman" w:hAnsi="Cambria Math"/>
                <w:sz w:val="28"/>
                <w:szCs w:val="28"/>
                <w:rPrChange w:id="22964" w:author="user pc" w:date="2022-03-15T10:14:00Z">
                  <w:rPr>
                    <w:rFonts w:ascii="Cambria Math" w:hAnsi="Cambria Math"/>
                  </w:rPr>
                </w:rPrChange>
              </w:rPr>
              <m:t>U</m:t>
            </m:r>
          </m:e>
        </m:sPre>
      </m:oMath>
      <w:r w:rsidRPr="A4CF33B1">
        <w:rPr>
          <w:rFonts w:ascii="Times New Roman" w:cs="Times New Roman" w:eastAsia="宋体"/>
          <w:sz w:val="28"/>
          <w:szCs w:val="28"/>
          <w:rPrChange w:id="22965" w:author="user pc" w:date="2022-03-15T10:14:00Z">
            <w:rPr>
              <w:rFonts w:eastAsia="宋体"/>
            </w:rPr>
          </w:rPrChange>
        </w:rPr>
        <w:t>). An</w:t>
      </w:r>
      <w:r>
        <w:rPr>
          <w:rFonts w:ascii="Times New Roman" w:cs="Times New Roman" w:eastAsia="宋体" w:hAnsi="Times New Roman"/>
          <w:sz w:val="28"/>
          <w:szCs w:val="28"/>
        </w:rPr>
        <w:t xml:space="preserve"> </w:t>
      </w:r>
      <w:r w:rsidRPr="D771F23A">
        <w:rPr>
          <w:rFonts w:ascii="Times New Roman" w:cs="Times New Roman" w:eastAsia="宋体"/>
          <w:sz w:val="28"/>
          <w:szCs w:val="28"/>
          <w:rPrChange w:id="22966" w:author="user pc" w:date="2022-03-15T10:14:00Z">
            <w:rPr>
              <w:rFonts w:eastAsia="宋体"/>
            </w:rPr>
          </w:rPrChange>
        </w:rPr>
        <w:t>alpha particle has the same</w:t>
      </w:r>
      <w:r>
        <w:rPr>
          <w:rFonts w:ascii="Times New Roman" w:cs="Times New Roman" w:eastAsia="宋体" w:hAnsi="Times New Roman"/>
          <w:sz w:val="28"/>
          <w:szCs w:val="28"/>
        </w:rPr>
        <w:t xml:space="preserve"> </w:t>
      </w:r>
      <w:r w:rsidRPr="B869DCDE">
        <w:rPr>
          <w:rFonts w:ascii="Times New Roman" w:cs="Times New Roman" w:eastAsia="宋体"/>
          <w:sz w:val="28"/>
          <w:szCs w:val="28"/>
          <w:rPrChange w:id="22967" w:author="user pc" w:date="2022-03-15T10:14:00Z">
            <w:rPr>
              <w:rFonts w:eastAsia="宋体"/>
            </w:rPr>
          </w:rPrChange>
        </w:rPr>
        <w:t>composition</w:t>
      </w:r>
      <w:r>
        <w:rPr>
          <w:rFonts w:ascii="Times New Roman" w:cs="Times New Roman" w:eastAsia="宋体" w:hAnsi="Times New Roman"/>
          <w:sz w:val="28"/>
          <w:szCs w:val="28"/>
        </w:rPr>
        <w:t xml:space="preserve"> </w:t>
      </w:r>
      <w:r w:rsidRPr="F2CD87D6">
        <w:rPr>
          <w:rFonts w:ascii="Times New Roman" w:cs="Times New Roman" w:eastAsia="宋体"/>
          <w:sz w:val="28"/>
          <w:szCs w:val="28"/>
          <w:rPrChange w:id="22968" w:author="user pc" w:date="2022-03-15T10:14:00Z">
            <w:rPr>
              <w:rFonts w:eastAsia="宋体"/>
            </w:rPr>
          </w:rPrChange>
        </w:rPr>
        <w:t>as helium</w:t>
      </w:r>
      <w:r>
        <w:rPr>
          <w:rFonts w:ascii="Times New Roman" w:cs="Times New Roman" w:eastAsia="宋体" w:hAnsi="Times New Roman"/>
          <w:sz w:val="28"/>
          <w:szCs w:val="28"/>
        </w:rPr>
        <w:t xml:space="preserve"> </w:t>
      </w:r>
      <w:r w:rsidRPr="3FE8A689">
        <w:rPr>
          <w:rFonts w:ascii="Times New Roman" w:cs="Times New Roman" w:eastAsia="宋体"/>
          <w:sz w:val="28"/>
          <w:szCs w:val="28"/>
          <w:rPrChange w:id="22969" w:author="user pc" w:date="2022-03-15T10:14:00Z">
            <w:rPr>
              <w:rFonts w:eastAsia="宋体"/>
            </w:rPr>
          </w:rPrChange>
        </w:rPr>
        <w:t>nucleus</w:t>
      </w:r>
      <m:oMath>
        <m:r>
          <w:rPr>
            <w:rFonts w:ascii="Cambria Math" w:cs="Times New Roman" w:eastAsia="宋体" w:hAnsi="Cambria Math"/>
            <w:sz w:val="28"/>
            <w:szCs w:val="28"/>
          </w:rPr>
          <m:t xml:space="preserve"> </m:t>
        </m:r>
        <m:r w:rsidRPr="E7AAC5BA">
          <w:rPr>
            <w:rFonts w:ascii="Cambria Math" w:cs="Times New Roman" w:eastAsia="宋体" w:hAnsi="Cambria Math"/>
            <w:sz w:val="28"/>
            <w:szCs w:val="28"/>
            <w:rPrChange w:id="22970" w:author="user pc" w:date="2022-03-15T10:14:00Z">
              <w:rPr>
                <w:rFonts w:ascii="Cambria Math" w:eastAsia="宋体" w:hAnsi="Bell MT"/>
              </w:rPr>
            </w:rPrChange>
          </w:rPr>
          <m:t>(</m:t>
        </m:r>
        <m:sPre>
          <m:sPrePr>
            <m:ctrlPr>
              <w:rPr>
                <w:rFonts w:ascii="Cambria Math" w:cs="Times New Roman" w:eastAsia="宋体" w:hAnsi="Cambria Math"/>
                <w:i/>
                <w:sz w:val="28"/>
                <w:szCs w:val="28"/>
              </w:rPr>
            </m:ctrlPr>
          </m:sPrePr>
          <m:sub>
            <m:r w:rsidRPr="44934E78">
              <w:rPr>
                <w:rFonts w:ascii="Cambria Math" w:cs="Times New Roman" w:eastAsia="宋体" w:hAnsi="Cambria Math"/>
                <w:sz w:val="28"/>
                <w:szCs w:val="28"/>
                <w:rPrChange w:id="22971" w:author="user pc" w:date="2022-03-15T10:14:00Z">
                  <w:rPr>
                    <w:rFonts w:ascii="Cambria Math" w:eastAsia="宋体" w:hAnsi="Bell MT"/>
                  </w:rPr>
                </w:rPrChange>
              </w:rPr>
              <m:t>2</m:t>
            </m:r>
          </m:sub>
          <m:sup>
            <m:r w:rsidRPr="8AB11ED3">
              <w:rPr>
                <w:rFonts w:ascii="Cambria Math" w:cs="Times New Roman" w:eastAsia="宋体" w:hAnsi="Cambria Math"/>
                <w:sz w:val="28"/>
                <w:szCs w:val="28"/>
                <w:rPrChange w:id="22972" w:author="user pc" w:date="2022-03-15T10:14:00Z">
                  <w:rPr>
                    <w:rFonts w:ascii="Cambria Math" w:eastAsia="宋体" w:hAnsi="Bell MT"/>
                  </w:rPr>
                </w:rPrChange>
              </w:rPr>
              <m:t>4</m:t>
            </m:r>
          </m:sup>
          <m:e>
            <m:r w:rsidRPr="95348BD4">
              <w:rPr>
                <w:rFonts w:ascii="Cambria Math" w:cs="Times New Roman" w:eastAsia="宋体" w:hAnsi="Cambria Math"/>
                <w:sz w:val="28"/>
                <w:szCs w:val="28"/>
                <w:rPrChange w:id="22973" w:author="user pc" w:date="2022-03-15T10:14:00Z">
                  <w:rPr>
                    <w:rFonts w:ascii="Cambria Math" w:eastAsia="宋体" w:hAnsi="Cambria Math"/>
                  </w:rPr>
                </w:rPrChange>
              </w:rPr>
              <m:t>He</m:t>
            </m:r>
          </m:e>
        </m:sPre>
        <m:r w:rsidRPr="F4246C81">
          <w:rPr>
            <w:rFonts w:ascii="Cambria Math" w:cs="Times New Roman" w:eastAsia="宋体" w:hAnsi="Cambria Math"/>
            <w:sz w:val="28"/>
            <w:szCs w:val="28"/>
            <w:rPrChange w:id="22974" w:author="user pc" w:date="2022-03-15T10:14:00Z">
              <w:rPr>
                <w:rFonts w:ascii="Cambria Math" w:eastAsia="宋体" w:hAnsi="Cambria Math"/>
              </w:rPr>
            </w:rPrChange>
          </w:rPr>
          <m:t>→2 protons</m:t>
        </m:r>
        <m:r>
          <w:rPr>
            <w:rFonts w:ascii="Cambria Math" w:cs="Times New Roman" w:eastAsia="宋体" w:hAnsi="Cambria Math"/>
            <w:sz w:val="28"/>
            <w:szCs w:val="28"/>
          </w:rPr>
          <m:t xml:space="preserve"> </m:t>
        </m:r>
        <m:r w:rsidRPr="5E20E3F3">
          <w:rPr>
            <w:rFonts w:ascii="Cambria Math" w:cs="Times New Roman" w:eastAsia="宋体" w:hAnsi="Cambria Math"/>
            <w:sz w:val="28"/>
            <w:szCs w:val="28"/>
            <w:rPrChange w:id="22975" w:author="user pc" w:date="2022-03-15T10:14:00Z">
              <w:rPr>
                <w:rFonts w:ascii="Cambria Math" w:eastAsia="宋体" w:hAnsi="Cambria Math"/>
              </w:rPr>
            </w:rPrChange>
          </w:rPr>
          <m:t>and 2 neutrons)</m:t>
        </m:r>
      </m:oMath>
      <w:r>
        <w:rPr>
          <w:rFonts w:ascii="Times New Roman" w:cs="Times New Roman" w:eastAsia="宋体" w:hAnsi="Times New Roman"/>
          <w:sz w:val="28"/>
          <w:szCs w:val="28"/>
        </w:rPr>
        <w:t>.</w:t>
      </w:r>
    </w:p>
    <w:p>
      <w:pPr>
        <w:pStyle w:val="style0"/>
        <w:tabs>
          <w:tab w:val="left" w:leader="none" w:pos="3222"/>
        </w:tabs>
        <w:rPr>
          <w:rFonts w:ascii="Times New Roman" w:cs="Times New Roman" w:eastAsia="宋体"/>
          <w:sz w:val="28"/>
          <w:szCs w:val="28"/>
          <w:rPrChange w:id="22976" w:author="user pc" w:date="2022-03-15T10:14:00Z">
            <w:rPr>
              <w:rFonts w:eastAsia="宋体"/>
            </w:rPr>
          </w:rPrChange>
        </w:rPr>
      </w:pPr>
      <w:r>
        <w:rPr>
          <w:rFonts w:ascii="Times New Roman" w:cs="Times New Roman" w:eastAsia="宋体" w:hAnsi="Times New Roman"/>
          <w:sz w:val="28"/>
          <w:szCs w:val="28"/>
        </w:rPr>
        <w:t xml:space="preserve">E.g </w:t>
      </w:r>
      <w:r w:rsidRPr="5B3F78C6">
        <w:rPr>
          <w:rFonts w:ascii="Times New Roman" w:cs="Times New Roman" w:eastAsia="宋体"/>
          <w:sz w:val="28"/>
          <w:szCs w:val="28"/>
          <w:rPrChange w:id="22977" w:author="user pc" w:date="2022-03-15T10:14:00Z">
            <w:rPr>
              <w:rFonts w:eastAsia="宋体"/>
            </w:rPr>
          </w:rPrChange>
        </w:rPr>
        <w:t>Balance:</w:t>
      </w:r>
      <m:oMath>
        <m:sPre>
          <m:sPrePr>
            <m:ctrlPr>
              <w:rPr>
                <w:rFonts w:ascii="Cambria Math" w:cs="Times New Roman" w:eastAsia="宋体" w:hAnsi="Cambria Math"/>
                <w:i/>
                <w:sz w:val="28"/>
                <w:szCs w:val="28"/>
              </w:rPr>
            </m:ctrlPr>
          </m:sPrePr>
          <m:sub>
            <m:r w:rsidRPr="EA88D14C">
              <w:rPr>
                <w:rFonts w:ascii="Cambria Math" w:cs="Times New Roman" w:eastAsia="宋体" w:hAnsi="Cambria Math"/>
                <w:sz w:val="28"/>
                <w:szCs w:val="28"/>
                <w:rPrChange w:id="22978" w:author="user pc" w:date="2022-03-15T10:14:00Z">
                  <w:rPr>
                    <w:rFonts w:ascii="Cambria Math" w:eastAsia="宋体" w:hAnsi="Cambria Math"/>
                  </w:rPr>
                </w:rPrChange>
              </w:rPr>
              <m:t>92</m:t>
            </m:r>
          </m:sub>
          <m:sup>
            <m:r w:rsidRPr="3083548E">
              <w:rPr>
                <w:rFonts w:ascii="Cambria Math" w:cs="Times New Roman" w:eastAsia="宋体" w:hAnsi="Cambria Math"/>
                <w:sz w:val="28"/>
                <w:szCs w:val="28"/>
                <w:rPrChange w:id="22979" w:author="user pc" w:date="2022-03-15T10:14:00Z">
                  <w:rPr>
                    <w:rFonts w:ascii="Cambria Math" w:eastAsia="宋体" w:hAnsi="Cambria Math"/>
                  </w:rPr>
                </w:rPrChange>
              </w:rPr>
              <m:t>238</m:t>
            </m:r>
          </m:sup>
          <m:e>
            <m:r w:rsidRPr="B379DD73">
              <w:rPr>
                <w:rFonts w:ascii="Cambria Math" w:cs="Times New Roman" w:eastAsia="宋体" w:hAnsi="Cambria Math"/>
                <w:sz w:val="28"/>
                <w:szCs w:val="28"/>
                <w:rPrChange w:id="22980" w:author="user pc" w:date="2022-03-15T10:14:00Z">
                  <w:rPr>
                    <w:rFonts w:ascii="Cambria Math" w:eastAsia="宋体" w:hAnsi="Cambria Math"/>
                  </w:rPr>
                </w:rPrChange>
              </w:rPr>
              <m:t xml:space="preserve">U → </m:t>
            </m:r>
            <m:sPre>
              <m:sPrePr>
                <m:ctrlPr>
                  <w:rPr>
                    <w:rFonts w:ascii="Cambria Math" w:cs="Times New Roman" w:eastAsia="宋体" w:hAnsi="Cambria Math"/>
                    <w:i/>
                    <w:sz w:val="28"/>
                    <w:szCs w:val="28"/>
                  </w:rPr>
                </m:ctrlPr>
              </m:sPrePr>
              <m:sub>
                <m:r w:rsidRPr="C64C7599">
                  <w:rPr>
                    <w:rFonts w:ascii="Cambria Math" w:cs="Times New Roman" w:eastAsia="宋体" w:hAnsi="Cambria Math"/>
                    <w:sz w:val="28"/>
                    <w:szCs w:val="28"/>
                    <w:rPrChange w:id="22981" w:author="user pc" w:date="2022-03-15T10:14:00Z">
                      <w:rPr>
                        <w:rFonts w:ascii="Cambria Math" w:eastAsia="宋体" w:hAnsi="Cambria Math"/>
                      </w:rPr>
                    </w:rPrChange>
                  </w:rPr>
                  <m:t>2</m:t>
                </m:r>
              </m:sub>
              <m:sup>
                <m:r w:rsidRPr="BEB85C6D">
                  <w:rPr>
                    <w:rFonts w:ascii="Cambria Math" w:cs="Times New Roman" w:eastAsia="宋体" w:hAnsi="Cambria Math"/>
                    <w:sz w:val="28"/>
                    <w:szCs w:val="28"/>
                    <w:rPrChange w:id="22982" w:author="user pc" w:date="2022-03-15T10:14:00Z">
                      <w:rPr>
                        <w:rFonts w:ascii="Cambria Math" w:eastAsia="宋体" w:hAnsi="Cambria Math"/>
                      </w:rPr>
                    </w:rPrChange>
                  </w:rPr>
                  <m:t>4</m:t>
                </m:r>
              </m:sup>
              <m:e>
                <m:r w:rsidRPr="D336CDFF">
                  <w:rPr>
                    <w:rFonts w:ascii="Cambria Math" w:cs="Times New Roman" w:eastAsia="宋体" w:hAnsi="Cambria Math"/>
                    <w:sz w:val="28"/>
                    <w:szCs w:val="28"/>
                    <w:rPrChange w:id="22983" w:author="user pc" w:date="2022-03-15T10:14:00Z">
                      <w:rPr>
                        <w:rFonts w:ascii="Cambria Math" w:eastAsia="宋体" w:hAnsi="Cambria Math"/>
                      </w:rPr>
                    </w:rPrChange>
                  </w:rPr>
                  <m:t>He</m:t>
                </m:r>
              </m:e>
            </m:sPre>
          </m:e>
        </m:sPre>
        <m:r w:rsidRPr="D60C9CF4">
          <w:rPr>
            <w:rFonts w:ascii="Cambria Math" w:cs="Times New Roman" w:eastAsia="宋体" w:hAnsi="Cambria Math"/>
            <w:sz w:val="28"/>
            <w:szCs w:val="28"/>
            <w:rPrChange w:id="22984" w:author="user pc" w:date="2022-03-15T10:14:00Z">
              <w:rPr>
                <w:rFonts w:ascii="Cambria Math" w:eastAsia="宋体" w:hAnsi="Cambria Math"/>
              </w:rPr>
            </w:rPrChange>
          </w:rPr>
          <m:t>+ ?</m:t>
        </m:r>
      </m:oMath>
    </w:p>
    <w:p>
      <w:pPr>
        <w:pStyle w:val="style0"/>
        <w:tabs>
          <w:tab w:val="left" w:leader="none" w:pos="3222"/>
        </w:tabs>
        <w:rPr>
          <w:rFonts w:ascii="Times New Roman" w:cs="Times New Roman" w:hAnsi="Times New Roman"/>
          <w:b/>
          <w:sz w:val="28"/>
          <w:szCs w:val="28"/>
        </w:rPr>
      </w:pPr>
    </w:p>
    <w:p>
      <w:pPr>
        <w:pStyle w:val="style0"/>
        <w:tabs>
          <w:tab w:val="left" w:leader="none" w:pos="3222"/>
        </w:tabs>
        <w:rPr>
          <w:rFonts w:ascii="Times New Roman" w:cs="Times New Roman"/>
          <w:sz w:val="28"/>
          <w:szCs w:val="28"/>
          <w:rPrChange w:id="22985" w:author="user pc" w:date="2022-03-15T10:14:00Z">
            <w:rPr/>
          </w:rPrChange>
        </w:rPr>
      </w:pPr>
      <w:r w:rsidRPr="345F8EF0">
        <w:rPr>
          <w:rFonts w:ascii="Times New Roman" w:cs="Times New Roman"/>
          <w:b/>
          <w:sz w:val="28"/>
          <w:szCs w:val="28"/>
          <w:rPrChange w:id="22986" w:author="user pc" w:date="2022-03-15T10:14:00Z">
            <w:rPr>
              <w:b/>
            </w:rPr>
          </w:rPrChange>
        </w:rPr>
        <w:t>Solution:</w:t>
      </w:r>
    </w:p>
    <w:p>
      <w:pPr>
        <w:pStyle w:val="style0"/>
        <w:tabs>
          <w:tab w:val="left" w:leader="none" w:pos="3222"/>
        </w:tabs>
        <w:spacing w:lineRule="auto" w:line="240"/>
        <w:rPr>
          <w:rFonts w:ascii="Times New Roman" w:cs="Times New Roman"/>
          <w:sz w:val="28"/>
          <w:szCs w:val="28"/>
          <w:rPrChange w:id="22987" w:author="user pc" w:date="2022-03-15T10:14:00Z">
            <w:rPr/>
          </w:rPrChange>
        </w:rPr>
      </w:pPr>
      <w:r w:rsidRPr="6E1DAD77">
        <w:rPr>
          <w:rFonts w:ascii="Times New Roman" w:cs="Times New Roman"/>
          <w:sz w:val="28"/>
          <w:szCs w:val="28"/>
          <w:rPrChange w:id="22988" w:author="user pc" w:date="2022-03-15T10:14:00Z">
            <w:rPr/>
          </w:rPrChange>
        </w:rPr>
        <w:t>There are 238 mass number on the</w:t>
      </w:r>
      <w:r>
        <w:rPr>
          <w:rFonts w:ascii="Times New Roman" w:cs="Times New Roman" w:hAnsi="Times New Roman"/>
          <w:sz w:val="28"/>
          <w:szCs w:val="28"/>
        </w:rPr>
        <w:t xml:space="preserve"> right;</w:t>
      </w:r>
      <w:r w:rsidRPr="CA6CA56A">
        <w:rPr>
          <w:rFonts w:ascii="Times New Roman" w:cs="Times New Roman"/>
          <w:sz w:val="28"/>
          <w:szCs w:val="28"/>
          <w:rPrChange w:id="22989" w:author="user pc" w:date="2022-03-15T10:14:00Z">
            <w:rPr/>
          </w:rPrChange>
        </w:rPr>
        <w:t xml:space="preserve"> we have already 4 mass number so we need 234 mass number on the left. For the atomic number (proton number), </w:t>
      </w:r>
      <w:r w:rsidRPr="2CA8ABFF">
        <w:rPr>
          <w:rFonts w:ascii="Times New Roman" w:cs="Times New Roman"/>
          <w:sz w:val="28"/>
          <w:szCs w:val="28"/>
          <w:rPrChange w:id="22990" w:author="user pc" w:date="2022-03-15T10:14:00Z">
            <w:rPr/>
          </w:rPrChange>
        </w:rPr>
        <w:t>there are 92 protons on the right, we</w:t>
      </w:r>
      <w:r>
        <w:rPr>
          <w:rFonts w:ascii="Times New Roman" w:cs="Times New Roman" w:hAnsi="Times New Roman"/>
          <w:sz w:val="28"/>
          <w:szCs w:val="28"/>
        </w:rPr>
        <w:t xml:space="preserve"> </w:t>
      </w:r>
      <w:r w:rsidRPr="7F1AD9CE">
        <w:rPr>
          <w:rFonts w:ascii="Times New Roman" w:cs="Times New Roman"/>
          <w:sz w:val="28"/>
          <w:szCs w:val="28"/>
          <w:rPrChange w:id="22991" w:author="user pc" w:date="2022-03-15T10:14:00Z">
            <w:rPr/>
          </w:rPrChange>
        </w:rPr>
        <w:t>have already 2 protons. So we need 90</w:t>
      </w:r>
      <w:r>
        <w:rPr>
          <w:rFonts w:ascii="Times New Roman" w:cs="Times New Roman" w:hAnsi="Times New Roman"/>
          <w:sz w:val="28"/>
          <w:szCs w:val="28"/>
        </w:rPr>
        <w:t xml:space="preserve"> </w:t>
      </w:r>
      <w:r w:rsidRPr="FAD7C347">
        <w:rPr>
          <w:rFonts w:ascii="Times New Roman" w:cs="Times New Roman"/>
          <w:sz w:val="28"/>
          <w:szCs w:val="28"/>
          <w:rPrChange w:id="22992" w:author="user pc" w:date="2022-03-15T10:14:00Z">
            <w:rPr/>
          </w:rPrChange>
        </w:rPr>
        <w:t>protons</w:t>
      </w:r>
      <w:r>
        <w:rPr>
          <w:rFonts w:ascii="Times New Roman" w:cs="Times New Roman" w:hAnsi="Times New Roman"/>
          <w:sz w:val="28"/>
          <w:szCs w:val="28"/>
        </w:rPr>
        <w:t xml:space="preserve"> </w:t>
      </w:r>
      <w:r w:rsidRPr="0A1BA317">
        <w:rPr>
          <w:rFonts w:ascii="Times New Roman" w:cs="Times New Roman"/>
          <w:sz w:val="28"/>
          <w:szCs w:val="28"/>
          <w:rPrChange w:id="22993" w:author="user pc" w:date="2022-03-15T10:14:00Z">
            <w:rPr/>
          </w:rPrChange>
        </w:rPr>
        <w:t>on the</w:t>
      </w:r>
      <w:r>
        <w:rPr>
          <w:rFonts w:ascii="Times New Roman" w:cs="Times New Roman" w:hAnsi="Times New Roman"/>
          <w:sz w:val="28"/>
          <w:szCs w:val="28"/>
        </w:rPr>
        <w:t xml:space="preserve"> </w:t>
      </w:r>
      <w:r w:rsidRPr="56141487">
        <w:rPr>
          <w:rFonts w:ascii="Times New Roman" w:cs="Times New Roman"/>
          <w:sz w:val="28"/>
          <w:szCs w:val="28"/>
          <w:rPrChange w:id="22994" w:author="user pc" w:date="2022-03-15T10:14:00Z">
            <w:rPr/>
          </w:rPrChange>
        </w:rPr>
        <w:t>left to accurately balance the equation. Use your periodic table to check the element with</w:t>
      </w:r>
      <w:r>
        <w:rPr>
          <w:rFonts w:ascii="Times New Roman" w:cs="Times New Roman" w:hAnsi="Times New Roman"/>
          <w:sz w:val="28"/>
          <w:szCs w:val="28"/>
        </w:rPr>
        <w:t xml:space="preserve"> </w:t>
      </w:r>
      <w:r w:rsidRPr="698B5B2B">
        <w:rPr>
          <w:rFonts w:ascii="Times New Roman" w:cs="Times New Roman"/>
          <w:sz w:val="28"/>
          <w:szCs w:val="28"/>
          <w:rPrChange w:id="22995" w:author="user pc" w:date="2022-03-15T10:14:00Z">
            <w:rPr/>
          </w:rPrChange>
        </w:rPr>
        <w:t>90</w:t>
      </w:r>
      <w:r>
        <w:rPr>
          <w:rFonts w:ascii="Times New Roman" w:cs="Times New Roman" w:hAnsi="Times New Roman"/>
          <w:sz w:val="28"/>
          <w:szCs w:val="28"/>
        </w:rPr>
        <w:t xml:space="preserve"> </w:t>
      </w:r>
      <w:r w:rsidRPr="4EB95DDC">
        <w:rPr>
          <w:rFonts w:ascii="Times New Roman" w:cs="Times New Roman"/>
          <w:sz w:val="28"/>
          <w:szCs w:val="28"/>
          <w:rPrChange w:id="22996" w:author="user pc" w:date="2022-03-15T10:14:00Z">
            <w:rPr/>
          </w:rPrChange>
        </w:rPr>
        <w:t>protons (thorium).</w:t>
      </w:r>
    </w:p>
    <w:bookmarkStart w:id="1" w:name="_GoBack"/>
    <w:bookmarkEnd w:id="1"/>
    <w:p>
      <w:pPr>
        <w:pStyle w:val="style0"/>
        <w:tabs>
          <w:tab w:val="left" w:leader="none" w:pos="3222"/>
        </w:tabs>
        <w:spacing w:lineRule="auto" w:line="240"/>
        <w:rPr>
          <w:rFonts w:ascii="Times New Roman" w:cs="Times New Roman"/>
          <w:sz w:val="28"/>
          <w:szCs w:val="28"/>
          <w:rPrChange w:id="22997" w:author="user pc" w:date="2022-03-15T10:14:00Z">
            <w:rPr/>
          </w:rPrChange>
        </w:rPr>
      </w:pPr>
      <m:oMathPara>
        <m:oMathParaPr>
          <m:jc m:val="left"/>
        </m:oMathParaPr>
        <m:oMath>
          <m:sPre>
            <m:sPrePr>
              <m:ctrlPr>
                <w:rPr>
                  <w:rFonts w:ascii="Cambria Math" w:cs="Times New Roman" w:eastAsia="宋体" w:hAnsi="Cambria Math"/>
                  <w:i/>
                  <w:sz w:val="28"/>
                  <w:szCs w:val="28"/>
                </w:rPr>
              </m:ctrlPr>
            </m:sPrePr>
            <m:sub>
              <m:r w:rsidRPr="2008391A">
                <w:rPr>
                  <w:rFonts w:ascii="Cambria Math" w:cs="Times New Roman" w:eastAsia="宋体" w:hAnsi="Cambria Math"/>
                  <w:sz w:val="28"/>
                  <w:szCs w:val="28"/>
                  <w:rPrChange w:id="22998" w:author="user pc" w:date="2022-03-15T10:14:00Z">
                    <w:rPr>
                      <w:rFonts w:ascii="Cambria Math" w:eastAsia="宋体" w:hAnsi="Cambria Math"/>
                    </w:rPr>
                  </w:rPrChange>
                </w:rPr>
                <m:t>92</m:t>
              </m:r>
            </m:sub>
            <m:sup>
              <m:r w:rsidRPr="993DF642">
                <w:rPr>
                  <w:rFonts w:ascii="Cambria Math" w:cs="Times New Roman" w:eastAsia="宋体" w:hAnsi="Cambria Math"/>
                  <w:sz w:val="28"/>
                  <w:szCs w:val="28"/>
                  <w:rPrChange w:id="22999" w:author="user pc" w:date="2022-03-15T10:14:00Z">
                    <w:rPr>
                      <w:rFonts w:ascii="Cambria Math" w:eastAsia="宋体" w:hAnsi="Cambria Math"/>
                    </w:rPr>
                  </w:rPrChange>
                </w:rPr>
                <m:t>238</m:t>
              </m:r>
            </m:sup>
            <m:e>
              <m:r w:rsidRPr="1A91E65E">
                <w:rPr>
                  <w:rFonts w:ascii="Cambria Math" w:cs="Times New Roman" w:eastAsia="宋体" w:hAnsi="Cambria Math"/>
                  <w:sz w:val="28"/>
                  <w:szCs w:val="28"/>
                  <w:rPrChange w:id="23000" w:author="user pc" w:date="2022-03-15T10:14:00Z">
                    <w:rPr>
                      <w:rFonts w:ascii="Cambria Math" w:eastAsia="宋体" w:hAnsi="Cambria Math"/>
                    </w:rPr>
                  </w:rPrChange>
                </w:rPr>
                <m:t xml:space="preserve">U → </m:t>
              </m:r>
              <m:sPre>
                <m:sPrePr>
                  <m:ctrlPr>
                    <w:rPr>
                      <w:rFonts w:ascii="Cambria Math" w:cs="Times New Roman" w:eastAsia="宋体" w:hAnsi="Cambria Math"/>
                      <w:i/>
                      <w:sz w:val="28"/>
                      <w:szCs w:val="28"/>
                    </w:rPr>
                  </m:ctrlPr>
                </m:sPrePr>
                <m:sub>
                  <m:r w:rsidRPr="E414908D">
                    <w:rPr>
                      <w:rFonts w:ascii="Cambria Math" w:cs="Times New Roman" w:eastAsia="宋体" w:hAnsi="Cambria Math"/>
                      <w:sz w:val="28"/>
                      <w:szCs w:val="28"/>
                      <w:rPrChange w:id="23001" w:author="user pc" w:date="2022-03-15T10:14:00Z">
                        <w:rPr>
                          <w:rFonts w:ascii="Cambria Math" w:eastAsia="宋体" w:hAnsi="Cambria Math"/>
                        </w:rPr>
                      </w:rPrChange>
                    </w:rPr>
                    <m:t>2</m:t>
                  </m:r>
                </m:sub>
                <m:sup>
                  <m:r w:rsidRPr="E1544617">
                    <w:rPr>
                      <w:rFonts w:ascii="Cambria Math" w:cs="Times New Roman" w:eastAsia="宋体" w:hAnsi="Cambria Math"/>
                      <w:sz w:val="28"/>
                      <w:szCs w:val="28"/>
                      <w:rPrChange w:id="23002" w:author="user pc" w:date="2022-03-15T10:14:00Z">
                        <w:rPr>
                          <w:rFonts w:ascii="Cambria Math" w:eastAsia="宋体" w:hAnsi="Cambria Math"/>
                        </w:rPr>
                      </w:rPrChange>
                    </w:rPr>
                    <m:t>4</m:t>
                  </m:r>
                </m:sup>
                <m:e>
                  <m:r w:rsidRPr="85596D13">
                    <w:rPr>
                      <w:rFonts w:ascii="Cambria Math" w:cs="Times New Roman" w:eastAsia="宋体" w:hAnsi="Cambria Math"/>
                      <w:sz w:val="28"/>
                      <w:szCs w:val="28"/>
                      <w:rPrChange w:id="23003" w:author="user pc" w:date="2022-03-15T10:14:00Z">
                        <w:rPr>
                          <w:rFonts w:ascii="Cambria Math" w:eastAsia="宋体" w:hAnsi="Cambria Math"/>
                        </w:rPr>
                      </w:rPrChange>
                    </w:rPr>
                    <m:t>He</m:t>
                  </m:r>
                </m:e>
              </m:sPre>
            </m:e>
          </m:sPre>
          <m:r w:rsidRPr="B153B267">
            <w:rPr>
              <w:rFonts w:ascii="Cambria Math" w:cs="Times New Roman" w:eastAsia="宋体" w:hAnsi="Cambria Math"/>
              <w:sz w:val="28"/>
              <w:szCs w:val="28"/>
              <w:rPrChange w:id="23004" w:author="user pc" w:date="2022-03-15T10:14:00Z">
                <w:rPr>
                  <w:rFonts w:ascii="Cambria Math" w:eastAsia="宋体" w:hAnsi="Cambria Math"/>
                </w:rPr>
              </w:rPrChange>
            </w:rPr>
            <m:t xml:space="preserve"> + </m:t>
          </m:r>
          <m:sPre>
            <m:sPrePr>
              <m:ctrlPr>
                <w:rPr>
                  <w:rFonts w:ascii="Cambria Math" w:cs="Times New Roman" w:eastAsia="宋体" w:hAnsi="Cambria Math"/>
                  <w:i/>
                  <w:sz w:val="28"/>
                  <w:szCs w:val="28"/>
                </w:rPr>
              </m:ctrlPr>
            </m:sPrePr>
            <m:sub>
              <m:r w:rsidRPr="C5B68C2C">
                <w:rPr>
                  <w:rFonts w:ascii="Cambria Math" w:cs="Times New Roman" w:eastAsia="宋体" w:hAnsi="Cambria Math"/>
                  <w:sz w:val="28"/>
                  <w:szCs w:val="28"/>
                  <w:rPrChange w:id="23005" w:author="user pc" w:date="2022-03-15T10:14:00Z">
                    <w:rPr>
                      <w:rFonts w:ascii="Cambria Math" w:eastAsia="宋体" w:hAnsi="Cambria Math"/>
                    </w:rPr>
                  </w:rPrChange>
                </w:rPr>
                <m:t>90</m:t>
              </m:r>
            </m:sub>
            <m:sup>
              <m:r w:rsidRPr="36EEEE07">
                <w:rPr>
                  <w:rFonts w:ascii="Cambria Math" w:cs="Times New Roman" w:eastAsia="宋体" w:hAnsi="Cambria Math"/>
                  <w:sz w:val="28"/>
                  <w:szCs w:val="28"/>
                  <w:rPrChange w:id="23006" w:author="user pc" w:date="2022-03-15T10:14:00Z">
                    <w:rPr>
                      <w:rFonts w:ascii="Cambria Math" w:eastAsia="宋体" w:hAnsi="Cambria Math"/>
                    </w:rPr>
                  </w:rPrChange>
                </w:rPr>
                <m:t>234</m:t>
              </m:r>
            </m:sup>
            <m:e>
              <m:r w:rsidRPr="148930D1">
                <w:rPr>
                  <w:rFonts w:ascii="Cambria Math" w:cs="Times New Roman" w:eastAsia="宋体" w:hAnsi="Cambria Math"/>
                  <w:sz w:val="28"/>
                  <w:szCs w:val="28"/>
                  <w:rPrChange w:id="23007" w:author="user pc" w:date="2022-03-15T10:14:00Z">
                    <w:rPr>
                      <w:rFonts w:ascii="Cambria Math" w:eastAsia="宋体" w:hAnsi="Cambria Math"/>
                    </w:rPr>
                  </w:rPrChange>
                </w:rPr>
                <m:t>Th</m:t>
              </m:r>
            </m:e>
          </m:sPre>
        </m:oMath>
      </m:oMathPara>
    </w:p>
    <w:p>
      <w:pPr>
        <w:pStyle w:val="style0"/>
        <w:rPr>
          <w:rFonts w:ascii="Times New Roman" w:cs="Times New Roman"/>
          <w:sz w:val="28"/>
          <w:szCs w:val="28"/>
          <w:rPrChange w:id="23008" w:author="user pc" w:date="2022-03-15T10:14:00Z">
            <w:rPr/>
          </w:rPrChange>
        </w:rPr>
      </w:pPr>
      <w:r w:rsidRPr="070EC4A4">
        <w:rPr>
          <w:rFonts w:ascii="Times New Roman" w:cs="Times New Roman"/>
          <w:b/>
          <w:bCs/>
          <w:sz w:val="28"/>
          <w:szCs w:val="28"/>
          <w:rPrChange w:id="23009" w:author="user pc" w:date="2022-03-15T10:14:00Z">
            <w:rPr>
              <w:b/>
              <w:bCs/>
            </w:rPr>
          </w:rPrChange>
        </w:rPr>
        <w:t>2.</w:t>
      </w:r>
      <w:r>
        <w:rPr>
          <w:rFonts w:ascii="Times New Roman" w:cs="Times New Roman" w:hAnsi="Times New Roman"/>
          <w:b/>
          <w:bCs/>
          <w:sz w:val="28"/>
          <w:szCs w:val="28"/>
        </w:rPr>
        <w:t xml:space="preserve"> </w:t>
      </w:r>
      <w:r w:rsidRPr="60ECF64A">
        <w:rPr>
          <w:rFonts w:ascii="Times New Roman" w:cs="Times New Roman"/>
          <w:b/>
          <w:bCs/>
          <w:sz w:val="28"/>
          <w:szCs w:val="28"/>
          <w:rPrChange w:id="23010" w:author="user pc" w:date="2022-03-15T10:14:00Z">
            <w:rPr>
              <w:b/>
              <w:bCs/>
            </w:rPr>
          </w:rPrChange>
        </w:rPr>
        <w:t xml:space="preserve">Beta decay </w:t>
      </w:r>
      <w:r w:rsidRPr="93829BB2">
        <w:rPr>
          <w:rFonts w:ascii="Times New Roman" w:cs="Times New Roman"/>
          <w:b/>
          <w:bCs/>
          <w:i/>
          <w:iCs/>
          <w:sz w:val="28"/>
          <w:szCs w:val="28"/>
          <w:rPrChange w:id="23011" w:author="user pc" w:date="2022-03-15T10:14:00Z">
            <w:rPr>
              <w:b/>
              <w:bCs/>
              <w:i/>
              <w:iCs/>
            </w:rPr>
          </w:rPrChange>
        </w:rPr>
        <w:t>(</w:t>
      </w:r>
      <m:oMath>
        <m:sPre>
          <m:sPrePr>
            <m:ctrlPr>
              <w:rPr>
                <w:rFonts w:ascii="Cambria Math" w:cs="Times New Roman" w:hAnsi="Cambria Math"/>
                <w:b/>
                <w:bCs/>
                <w:i/>
                <w:iCs/>
                <w:sz w:val="28"/>
                <w:szCs w:val="28"/>
              </w:rPr>
            </m:ctrlPr>
          </m:sPrePr>
          <m:sub>
            <m:r w:rsidRPr="2275B81F">
              <m:rPr>
                <m:sty m:val="bi"/>
              </m:rPr>
              <w:rPr>
                <w:rFonts w:ascii="Cambria Math" w:cs="Times New Roman" w:hAnsi="Cambria Math"/>
                <w:sz w:val="28"/>
                <w:szCs w:val="28"/>
                <w:rPrChange w:id="23012" w:author="user pc" w:date="2022-03-15T10:14:00Z">
                  <w:rPr>
                    <w:rFonts w:ascii="Cambria Math" w:hAnsi="Cambria Math"/>
                  </w:rPr>
                </w:rPrChange>
              </w:rPr>
              <m:t>-1</m:t>
            </m:r>
          </m:sub>
          <m:sup>
            <m:r w:rsidRPr="15A4DEBA">
              <m:rPr>
                <m:sty m:val="bi"/>
              </m:rPr>
              <w:rPr>
                <w:rFonts w:ascii="Cambria Math" w:cs="Times New Roman" w:hAnsi="Cambria Math"/>
                <w:sz w:val="28"/>
                <w:szCs w:val="28"/>
                <w:rPrChange w:id="23013" w:author="user pc" w:date="2022-03-15T10:14:00Z">
                  <w:rPr>
                    <w:rFonts w:ascii="Cambria Math" w:hAnsi="Cambria Math"/>
                  </w:rPr>
                </w:rPrChange>
              </w:rPr>
              <m:t>0</m:t>
            </m:r>
          </m:sup>
          <m:e>
            <m:r w:rsidRPr="554169F2">
              <m:rPr>
                <m:sty m:val="bi"/>
              </m:rPr>
              <w:rPr>
                <w:rFonts w:ascii="Cambria Math" w:cs="Times New Roman" w:hAnsi="Cambria Math"/>
                <w:sz w:val="28"/>
                <w:szCs w:val="28"/>
                <w:rPrChange w:id="23014" w:author="user pc" w:date="2022-03-15T10:14:00Z">
                  <w:rPr>
                    <w:rFonts w:ascii="Cambria Math" w:hAnsi="Cambria Math"/>
                  </w:rPr>
                </w:rPrChange>
              </w:rPr>
              <m:t>β</m:t>
            </m:r>
          </m:e>
        </m:sPre>
      </m:oMath>
      <w:r w:rsidRPr="00C37405">
        <w:rPr>
          <w:rFonts w:ascii="Times New Roman" w:cs="Times New Roman"/>
          <w:b/>
          <w:bCs/>
          <w:i/>
          <w:iCs/>
          <w:sz w:val="28"/>
          <w:szCs w:val="28"/>
          <w:rPrChange w:id="23015" w:author="user pc" w:date="2022-03-15T10:14:00Z">
            <w:rPr>
              <w:b/>
              <w:bCs/>
              <w:i/>
              <w:iCs/>
            </w:rPr>
          </w:rPrChange>
        </w:rPr>
        <w:t xml:space="preserve">): </w:t>
      </w:r>
      <w:r w:rsidRPr="7261DFAD">
        <w:rPr>
          <w:rFonts w:ascii="Times New Roman" w:cs="Times New Roman"/>
          <w:sz w:val="28"/>
          <w:szCs w:val="28"/>
          <w:rPrChange w:id="23016" w:author="user pc" w:date="2022-03-15T10:14:00Z">
            <w:rPr/>
          </w:rPrChange>
        </w:rPr>
        <w:t xml:space="preserve">Here, an electron is ejected from the nucleus. An electron is represented as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0</m:t>
            </m:r>
          </m:sup>
          <m:e>
            <m:r>
              <w:rPr>
                <w:rFonts w:ascii="Cambria Math" w:cs="Times New Roman" w:eastAsia="宋体" w:hAnsi="Cambria Math"/>
                <w:sz w:val="28"/>
                <w:szCs w:val="28"/>
              </w:rPr>
              <m:t>e</m:t>
            </m:r>
          </m:e>
        </m:sPre>
      </m:oMath>
      <w:r w:rsidRPr="68E5D20E">
        <w:rPr>
          <w:rFonts w:ascii="Times New Roman" w:cs="Times New Roman"/>
          <w:sz w:val="28"/>
          <w:szCs w:val="28"/>
          <w:rPrChange w:id="23017" w:author="user pc" w:date="2022-03-15T10:14:00Z">
            <w:rPr/>
          </w:rPrChange>
        </w:rPr>
        <w:t xml:space="preserve"> (</w:t>
      </w:r>
      <m:oMath>
        <m:sPre>
          <m:sPrePr>
            <m:ctrlPr>
              <w:rPr>
                <w:rFonts w:ascii="Cambria Math" w:cs="Times New Roman" w:hAnsi="Cambria Math"/>
                <w:bCs/>
                <w:i/>
                <w:iCs/>
                <w:sz w:val="28"/>
                <w:szCs w:val="28"/>
              </w:rPr>
            </m:ctrlPr>
          </m:sPrePr>
          <m:sub>
            <m:r w:rsidRPr="0C9396EE">
              <w:rPr>
                <w:rFonts w:ascii="Cambria Math" w:cs="Times New Roman" w:hAnsi="Cambria Math"/>
                <w:sz w:val="28"/>
                <w:szCs w:val="28"/>
                <w:rPrChange w:id="23018" w:author="user pc" w:date="2022-03-15T10:14:00Z">
                  <w:rPr>
                    <w:rFonts w:ascii="Cambria Math" w:hAnsi="Cambria Math"/>
                    <w:sz w:val="28"/>
                    <w:szCs w:val="28"/>
                  </w:rPr>
                </w:rPrChange>
              </w:rPr>
              <m:t>-1</m:t>
            </m:r>
          </m:sub>
          <m:sup>
            <m:r w:rsidRPr="9A4D0C88">
              <w:rPr>
                <w:rFonts w:ascii="Cambria Math" w:cs="Times New Roman" w:hAnsi="Cambria Math"/>
                <w:sz w:val="28"/>
                <w:szCs w:val="28"/>
                <w:rPrChange w:id="23019" w:author="user pc" w:date="2022-03-15T10:14:00Z">
                  <w:rPr>
                    <w:rFonts w:ascii="Cambria Math" w:hAnsi="Cambria Math"/>
                    <w:sz w:val="28"/>
                    <w:szCs w:val="28"/>
                  </w:rPr>
                </w:rPrChange>
              </w:rPr>
              <m:t>0</m:t>
            </m:r>
          </m:sup>
          <m:e>
            <m:r w:rsidRPr="2DC929CD">
              <w:rPr>
                <w:rFonts w:ascii="Cambria Math" w:cs="Times New Roman" w:hAnsi="Cambria Math"/>
                <w:sz w:val="28"/>
                <w:szCs w:val="28"/>
                <w:rPrChange w:id="23020" w:author="user pc" w:date="2022-03-15T10:14:00Z">
                  <w:rPr>
                    <w:rFonts w:ascii="Cambria Math" w:hAnsi="Cambria Math"/>
                    <w:sz w:val="28"/>
                    <w:szCs w:val="28"/>
                  </w:rPr>
                </w:rPrChange>
              </w:rPr>
              <m:t>β</m:t>
            </m:r>
          </m:e>
        </m:sPre>
      </m:oMath>
      <w:r w:rsidRPr="22A7738F">
        <w:rPr>
          <w:rFonts w:ascii="Times New Roman" w:cs="Times New Roman"/>
          <w:sz w:val="28"/>
          <w:szCs w:val="28"/>
          <w:rPrChange w:id="23021" w:author="user pc" w:date="2022-03-15T10:14:00Z">
            <w:rPr/>
          </w:rPrChange>
        </w:rPr>
        <w:t>)</w:t>
      </w:r>
    </w:p>
    <w:p>
      <w:pPr>
        <w:pStyle w:val="style0"/>
        <w:rPr>
          <w:rFonts w:ascii="Times New Roman" w:cs="Times New Roman"/>
          <w:b/>
          <w:bCs/>
          <w:sz w:val="28"/>
          <w:szCs w:val="28"/>
          <w:rPrChange w:id="23022" w:author="user pc" w:date="2022-03-15T10:14:00Z">
            <w:rPr>
              <w:b/>
              <w:bCs/>
            </w:rPr>
          </w:rPrChange>
        </w:rPr>
      </w:pPr>
      <w:r w:rsidRPr="528095FB">
        <w:rPr>
          <w:rFonts w:ascii="Times New Roman" w:cs="Times New Roman"/>
          <w:sz w:val="28"/>
          <w:szCs w:val="28"/>
          <w:rPrChange w:id="23023" w:author="user pc" w:date="2022-03-15T10:14:00Z">
            <w:rPr/>
          </w:rPrChange>
        </w:rPr>
        <w:t>E.g balance the equation:</w:t>
      </w:r>
      <w:r w:rsidRPr="F1E1009C">
        <w:rPr>
          <w:rFonts w:ascii="Times New Roman" w:cs="Times New Roman"/>
          <w:sz w:val="28"/>
          <w:szCs w:val="28"/>
          <w:vertAlign w:val="superscript"/>
          <w:rPrChange w:id="23024" w:author="user pc" w:date="2022-03-15T10:14:00Z">
            <w:rPr>
              <w:vertAlign w:val="superscript"/>
            </w:rPr>
          </w:rPrChange>
        </w:rPr>
        <w:t xml:space="preserve"> </w:t>
      </w:r>
      <m:oMath>
        <m:sPre>
          <m:sPrePr>
            <m:ctrlPr>
              <w:rPr>
                <w:rFonts w:ascii="Cambria Math" w:cs="Times New Roman" w:eastAsia="宋体" w:hAnsi="Cambria Math"/>
                <w:i/>
                <w:sz w:val="28"/>
                <w:szCs w:val="28"/>
              </w:rPr>
            </m:ctrlPr>
          </m:sPrePr>
          <m:sub>
            <m:r w:rsidRPr="4035B331">
              <w:rPr>
                <w:rFonts w:ascii="Cambria Math" w:cs="Times New Roman" w:eastAsia="宋体" w:hAnsi="Cambria Math"/>
                <w:sz w:val="28"/>
                <w:szCs w:val="28"/>
                <w:rPrChange w:id="23025" w:author="user pc" w:date="2022-03-15T10:14:00Z">
                  <w:rPr>
                    <w:rFonts w:ascii="Cambria Math" w:eastAsia="宋体" w:hAnsi="Cambria Math"/>
                  </w:rPr>
                </w:rPrChange>
              </w:rPr>
              <m:t>90</m:t>
            </m:r>
          </m:sub>
          <m:sup>
            <m:r w:rsidRPr="3D057976">
              <w:rPr>
                <w:rFonts w:ascii="Cambria Math" w:cs="Times New Roman" w:eastAsia="宋体" w:hAnsi="Cambria Math"/>
                <w:sz w:val="28"/>
                <w:szCs w:val="28"/>
                <w:rPrChange w:id="23026" w:author="user pc" w:date="2022-03-15T10:14:00Z">
                  <w:rPr>
                    <w:rFonts w:ascii="Cambria Math" w:eastAsia="宋体" w:hAnsi="Cambria Math"/>
                  </w:rPr>
                </w:rPrChange>
              </w:rPr>
              <m:t>234</m:t>
            </m:r>
          </m:sup>
          <m:e>
            <m:r w:rsidRPr="267675F0">
              <w:rPr>
                <w:rFonts w:ascii="Cambria Math" w:cs="Times New Roman" w:eastAsia="宋体" w:hAnsi="Cambria Math"/>
                <w:sz w:val="28"/>
                <w:szCs w:val="28"/>
                <w:rPrChange w:id="23027" w:author="user pc" w:date="2022-03-15T10:14:00Z">
                  <w:rPr>
                    <w:rFonts w:ascii="Cambria Math" w:eastAsia="宋体" w:hAnsi="Cambria Math"/>
                  </w:rPr>
                </w:rPrChange>
              </w:rPr>
              <m:t>Th</m:t>
            </m:r>
          </m:e>
        </m:sPre>
      </m:oMath>
      <w:r w:rsidRPr="676EE483">
        <w:rPr>
          <w:rFonts w:ascii="Times New Roman" w:cs="Times New Roman"/>
          <w:sz w:val="28"/>
          <w:szCs w:val="28"/>
          <w:vertAlign w:val="subscript"/>
          <w:rPrChange w:id="23028" w:author="user pc" w:date="2022-03-15T10:14:00Z">
            <w:rPr>
              <w:vertAlign w:val="subscript"/>
            </w:rPr>
          </w:rPrChange>
        </w:rPr>
        <w:t xml:space="preserve"> </w:t>
      </w:r>
      <w:r w:rsidRPr="0D0980DD">
        <w:rPr>
          <w:rFonts w:ascii="Times New Roman" w:cs="Times New Roman"/>
          <w:sz w:val="28"/>
          <w:szCs w:val="28"/>
          <w:rPrChange w:id="23029" w:author="user pc" w:date="2022-03-15T10:14:00Z">
            <w:rPr/>
          </w:rPrChange>
        </w:rPr>
        <w:t xml:space="preserve"> =&gt;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0</m:t>
            </m:r>
          </m:sup>
          <m:e>
            <m:r>
              <w:rPr>
                <w:rFonts w:ascii="Cambria Math" w:cs="Times New Roman" w:eastAsia="宋体" w:hAnsi="Cambria Math"/>
                <w:sz w:val="28"/>
                <w:szCs w:val="28"/>
              </w:rPr>
              <m:t>e</m:t>
            </m:r>
          </m:e>
        </m:sPre>
      </m:oMath>
      <w:r w:rsidRPr="94339EE5">
        <w:rPr>
          <w:rFonts w:ascii="Times New Roman" w:cs="Times New Roman"/>
          <w:sz w:val="28"/>
          <w:szCs w:val="28"/>
          <w:vertAlign w:val="subscript"/>
          <w:rPrChange w:id="23030" w:author="user pc" w:date="2022-03-15T10:14:00Z">
            <w:rPr>
              <w:vertAlign w:val="subscript"/>
            </w:rPr>
          </w:rPrChange>
        </w:rPr>
        <w:t xml:space="preserve"> </w:t>
      </w:r>
      <w:r w:rsidRPr="BB73B6E5">
        <w:rPr>
          <w:rFonts w:ascii="Times New Roman" w:cs="Times New Roman"/>
          <w:sz w:val="28"/>
          <w:szCs w:val="28"/>
          <w:rPrChange w:id="23031" w:author="user pc" w:date="2022-03-15T10:14:00Z">
            <w:rPr/>
          </w:rPrChange>
        </w:rPr>
        <w:t xml:space="preserve"> + ?</w:t>
      </w:r>
    </w:p>
    <w:p>
      <w:pPr>
        <w:pStyle w:val="style0"/>
        <w:rPr>
          <w:rFonts w:ascii="Times New Roman" w:cs="Times New Roman"/>
          <w:sz w:val="28"/>
          <w:szCs w:val="28"/>
          <w:rPrChange w:id="23032" w:author="user pc" w:date="2022-03-15T10:14:00Z">
            <w:rPr/>
          </w:rPrChange>
        </w:rPr>
      </w:pPr>
      <w:r w:rsidRPr="65D48CA9">
        <w:rPr>
          <w:rFonts w:ascii="Times New Roman" w:cs="Times New Roman"/>
          <w:sz w:val="28"/>
          <w:szCs w:val="28"/>
          <w:rPrChange w:id="23033" w:author="user pc" w:date="2022-03-15T10:14:00Z">
            <w:rPr/>
          </w:rPrChange>
        </w:rPr>
        <w:t>There are 234 mass number on the</w:t>
      </w:r>
      <w:r>
        <w:rPr>
          <w:rFonts w:ascii="Times New Roman" w:cs="Times New Roman" w:hAnsi="Times New Roman"/>
          <w:sz w:val="28"/>
          <w:szCs w:val="28"/>
        </w:rPr>
        <w:t xml:space="preserve"> left but we</w:t>
      </w:r>
      <w:r w:rsidRPr="9F9E9F77">
        <w:rPr>
          <w:rFonts w:ascii="Times New Roman" w:cs="Times New Roman"/>
          <w:sz w:val="28"/>
          <w:szCs w:val="28"/>
          <w:rPrChange w:id="23034" w:author="user pc" w:date="2022-03-15T10:14:00Z">
            <w:rPr/>
          </w:rPrChange>
        </w:rPr>
        <w:t xml:space="preserve"> have alre</w:t>
      </w:r>
      <w:r>
        <w:rPr>
          <w:rFonts w:ascii="Times New Roman" w:cs="Times New Roman" w:hAnsi="Times New Roman"/>
          <w:sz w:val="28"/>
          <w:szCs w:val="28"/>
        </w:rPr>
        <w:t>ady zero mass on the right, so we</w:t>
      </w:r>
      <w:r w:rsidRPr="F7BDE594">
        <w:rPr>
          <w:rFonts w:ascii="Times New Roman" w:cs="Times New Roman"/>
          <w:sz w:val="28"/>
          <w:szCs w:val="28"/>
          <w:rPrChange w:id="23035" w:author="user pc" w:date="2022-03-15T10:14:00Z">
            <w:rPr/>
          </w:rPrChange>
        </w:rPr>
        <w:t xml:space="preserve"> need 234 on the right to balance the mass </w:t>
      </w:r>
      <w:r>
        <w:rPr>
          <w:rFonts w:ascii="Times New Roman" w:cs="Times New Roman" w:hAnsi="Times New Roman"/>
          <w:sz w:val="28"/>
          <w:szCs w:val="28"/>
        </w:rPr>
        <w:t>number. For the atomic number, we</w:t>
      </w:r>
      <w:r w:rsidRPr="A8FF6C12">
        <w:rPr>
          <w:rFonts w:ascii="Times New Roman" w:cs="Times New Roman"/>
          <w:sz w:val="28"/>
          <w:szCs w:val="28"/>
          <w:rPrChange w:id="23036" w:author="user pc" w:date="2022-03-15T10:14:00Z">
            <w:rPr/>
          </w:rPrChange>
        </w:rPr>
        <w:t xml:space="preserve"> have 90 proton</w:t>
      </w:r>
      <w:r>
        <w:rPr>
          <w:rFonts w:ascii="Times New Roman" w:cs="Times New Roman" w:hAnsi="Times New Roman"/>
          <w:sz w:val="28"/>
          <w:szCs w:val="28"/>
        </w:rPr>
        <w:t>s on the left and on the right we have a negative 1 (-1), so we</w:t>
      </w:r>
      <w:r w:rsidRPr="BD8C5649">
        <w:rPr>
          <w:rFonts w:ascii="Times New Roman" w:cs="Times New Roman"/>
          <w:sz w:val="28"/>
          <w:szCs w:val="28"/>
          <w:rPrChange w:id="23037" w:author="user pc" w:date="2022-03-15T10:14:00Z">
            <w:rPr/>
          </w:rPrChange>
        </w:rPr>
        <w:t xml:space="preserve"> must add 91 protons such th</w:t>
      </w:r>
      <w:r>
        <w:rPr>
          <w:rFonts w:ascii="Times New Roman" w:cs="Times New Roman" w:hAnsi="Times New Roman"/>
          <w:sz w:val="28"/>
          <w:szCs w:val="28"/>
        </w:rPr>
        <w:t>at -1 plus 91 will give 90 (</w:t>
      </w:r>
      <w:r w:rsidRPr="5D7CEB3A">
        <w:rPr>
          <w:rFonts w:ascii="Times New Roman" w:cs="Times New Roman"/>
          <w:sz w:val="28"/>
          <w:szCs w:val="28"/>
          <w:rPrChange w:id="23038" w:author="user pc" w:date="2022-03-15T10:14:00Z">
            <w:rPr/>
          </w:rPrChange>
        </w:rPr>
        <w:t xml:space="preserve">same as on the left). When you look at the periodic table, protactium is number 91. Hence, </w:t>
      </w:r>
      <m:oMath>
        <m:sPre>
          <m:sPrePr>
            <m:ctrlPr>
              <w:rPr>
                <w:rFonts w:ascii="Cambria Math" w:cs="Times New Roman" w:eastAsia="宋体" w:hAnsi="Cambria Math"/>
                <w:i/>
                <w:sz w:val="28"/>
                <w:szCs w:val="28"/>
              </w:rPr>
            </m:ctrlPr>
          </m:sPrePr>
          <m:sub>
            <m:r w:rsidRPr="DE3EEF88">
              <w:rPr>
                <w:rFonts w:ascii="Cambria Math" w:cs="Times New Roman" w:eastAsia="宋体" w:hAnsi="Cambria Math"/>
                <w:sz w:val="28"/>
                <w:szCs w:val="28"/>
                <w:rPrChange w:id="23039" w:author="user pc" w:date="2022-03-15T10:14:00Z">
                  <w:rPr>
                    <w:rFonts w:ascii="Cambria Math" w:eastAsia="宋体" w:hAnsi="Cambria Math"/>
                  </w:rPr>
                </w:rPrChange>
              </w:rPr>
              <m:t>90</m:t>
            </m:r>
          </m:sub>
          <m:sup>
            <m:r w:rsidRPr="45B5CDEE">
              <w:rPr>
                <w:rFonts w:ascii="Cambria Math" w:cs="Times New Roman" w:eastAsia="宋体" w:hAnsi="Cambria Math"/>
                <w:sz w:val="28"/>
                <w:szCs w:val="28"/>
                <w:rPrChange w:id="23040" w:author="user pc" w:date="2022-03-15T10:14:00Z">
                  <w:rPr>
                    <w:rFonts w:ascii="Cambria Math" w:eastAsia="宋体" w:hAnsi="Cambria Math"/>
                  </w:rPr>
                </w:rPrChange>
              </w:rPr>
              <m:t>234</m:t>
            </m:r>
          </m:sup>
          <m:e>
            <m:r w:rsidRPr="21D23FC4">
              <w:rPr>
                <w:rFonts w:ascii="Cambria Math" w:cs="Times New Roman" w:eastAsia="宋体" w:hAnsi="Cambria Math"/>
                <w:sz w:val="28"/>
                <w:szCs w:val="28"/>
                <w:rPrChange w:id="23041" w:author="user pc" w:date="2022-03-15T10:14:00Z">
                  <w:rPr>
                    <w:rFonts w:ascii="Cambria Math" w:eastAsia="宋体" w:hAnsi="Cambria Math"/>
                  </w:rPr>
                </w:rPrChange>
              </w:rPr>
              <m:t>Th</m:t>
            </m:r>
          </m:e>
        </m:sPre>
      </m:oMath>
      <w:r>
        <w:rPr>
          <w:rFonts w:ascii="Times New Roman" w:cs="Times New Roman" w:hAnsi="Times New Roman"/>
          <w:sz w:val="28"/>
          <w:szCs w:val="28"/>
        </w:rPr>
        <w:t xml:space="preserve"> </w:t>
      </w:r>
      <w:r w:rsidRPr="2ACA1B2C">
        <w:rPr>
          <w:rFonts w:ascii="Times New Roman" w:cs="Times New Roman"/>
          <w:sz w:val="28"/>
          <w:szCs w:val="28"/>
          <w:rPrChange w:id="23042" w:author="user pc" w:date="2022-03-15T10:14:00Z">
            <w:rPr/>
          </w:rPrChange>
        </w:rPr>
        <w:t>=&gt;</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0</m:t>
            </m:r>
          </m:sup>
          <m:e>
            <m:r>
              <w:rPr>
                <w:rFonts w:ascii="Cambria Math" w:cs="Times New Roman" w:eastAsia="宋体" w:hAnsi="Cambria Math"/>
                <w:sz w:val="28"/>
                <w:szCs w:val="28"/>
              </w:rPr>
              <m:t>e</m:t>
            </m:r>
          </m:e>
        </m:sPre>
        <m:r>
          <w:rPr>
            <w:rFonts w:ascii="Cambria Math" w:cs="Times New Roman" w:eastAsia="宋体" w:hAnsi="Cambria Math"/>
            <w:sz w:val="28"/>
            <w:szCs w:val="28"/>
          </w:rPr>
          <m:t xml:space="preserve"> </m:t>
        </m:r>
      </m:oMath>
      <w:r w:rsidRPr="016FD6F3">
        <w:rPr>
          <w:rFonts w:ascii="Times New Roman" w:cs="Times New Roman"/>
          <w:sz w:val="28"/>
          <w:szCs w:val="28"/>
          <w:rPrChange w:id="23043" w:author="user pc" w:date="2022-03-15T10:14:00Z">
            <w:rPr/>
          </w:rPrChange>
        </w:rPr>
        <w: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91</m:t>
            </m:r>
          </m:sub>
          <m:sup>
            <m:r>
              <w:rPr>
                <w:rFonts w:ascii="Cambria Math" w:cs="Times New Roman" w:eastAsia="宋体" w:hAnsi="Cambria Math"/>
                <w:sz w:val="28"/>
                <w:szCs w:val="28"/>
              </w:rPr>
              <m:t>234</m:t>
            </m:r>
          </m:sup>
          <m:e>
            <m:r>
              <w:rPr>
                <w:rFonts w:ascii="Cambria Math" w:cs="Times New Roman" w:eastAsia="宋体" w:hAnsi="Cambria Math"/>
                <w:sz w:val="28"/>
                <w:szCs w:val="28"/>
              </w:rPr>
              <m:t>Pa</m:t>
            </m:r>
          </m:e>
        </m:sPre>
      </m:oMath>
    </w:p>
    <w:p>
      <w:pPr>
        <w:pStyle w:val="style0"/>
        <w:rPr>
          <w:rFonts w:ascii="Times New Roman" w:cs="Times New Roman"/>
          <w:sz w:val="28"/>
          <w:szCs w:val="28"/>
          <w:rPrChange w:id="23044" w:author="user pc" w:date="2022-03-15T10:14:00Z">
            <w:rPr/>
          </w:rPrChange>
        </w:rPr>
      </w:pPr>
      <w:r w:rsidRPr="07BD976A">
        <w:rPr>
          <w:rFonts w:ascii="Times New Roman" w:cs="Times New Roman"/>
          <w:b/>
          <w:bCs/>
          <w:color w:val="c00000"/>
          <w:sz w:val="28"/>
          <w:szCs w:val="28"/>
          <w:rPrChange w:id="23045" w:author="user pc" w:date="2022-03-15T10:14:00Z">
            <w:rPr>
              <w:b/>
              <w:bCs/>
              <w:color w:val="c00000"/>
            </w:rPr>
          </w:rPrChange>
        </w:rPr>
        <w:t>Note:</w:t>
      </w:r>
      <w:r w:rsidRPr="3F2E6625">
        <w:rPr>
          <w:rFonts w:ascii="Times New Roman" w:cs="Times New Roman"/>
          <w:sz w:val="28"/>
          <w:szCs w:val="28"/>
          <w:rPrChange w:id="23046" w:author="user pc" w:date="2022-03-15T10:14:00Z">
            <w:rPr/>
          </w:rPrChange>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n</m:t>
            </m:r>
          </m:e>
        </m:sPre>
      </m:oMath>
      <w:r w:rsidRPr="B21A4FBE">
        <w:rPr>
          <w:rFonts w:ascii="Times New Roman" w:cs="Times New Roman"/>
          <w:sz w:val="28"/>
          <w:szCs w:val="28"/>
          <w:rPrChange w:id="23047" w:author="user pc" w:date="2022-03-15T10:14:00Z">
            <w:rPr/>
          </w:rPrChange>
        </w:rPr>
        <w:t xml:space="preserve"> =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1</m:t>
            </m:r>
          </m:sup>
          <m:e>
            <m:r>
              <w:rPr>
                <w:rFonts w:ascii="Cambria Math" w:cs="Times New Roman" w:eastAsia="宋体" w:hAnsi="Cambria Math"/>
                <w:sz w:val="28"/>
                <w:szCs w:val="28"/>
              </w:rPr>
              <m:t>P</m:t>
            </m:r>
          </m:e>
        </m:sPre>
        <m:r>
          <w:rPr>
            <w:rFonts w:ascii="Cambria Math" w:cs="Times New Roman" w:eastAsia="宋体" w:hAnsi="Cambria Math"/>
            <w:sz w:val="28"/>
            <w:szCs w:val="28"/>
          </w:rPr>
          <m:t xml:space="preserve"> </m:t>
        </m:r>
      </m:oMath>
      <w:r w:rsidRPr="68BCD9A0">
        <w:rPr>
          <w:rFonts w:ascii="Times New Roman" w:cs="Times New Roman"/>
          <w:sz w:val="28"/>
          <w:szCs w:val="28"/>
          <w:rPrChange w:id="23048" w:author="user pc" w:date="2022-03-15T10:14:00Z">
            <w:rPr/>
          </w:rPrChange>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0</m:t>
            </m:r>
          </m:sup>
          <m:e>
            <m:r>
              <w:rPr>
                <w:rFonts w:ascii="Cambria Math" w:cs="Times New Roman" w:eastAsia="宋体" w:hAnsi="Cambria Math"/>
                <w:sz w:val="28"/>
                <w:szCs w:val="28"/>
              </w:rPr>
              <m:t>e</m:t>
            </m:r>
          </m:e>
        </m:sPre>
      </m:oMath>
    </w:p>
    <w:p>
      <w:pPr>
        <w:pStyle w:val="style0"/>
        <w:rPr>
          <w:rFonts w:ascii="Times New Roman" w:cs="Times New Roman"/>
          <w:sz w:val="28"/>
          <w:szCs w:val="28"/>
          <w:rPrChange w:id="23049" w:author="user pc" w:date="2022-03-15T10:14:00Z">
            <w:rPr/>
          </w:rPrChange>
        </w:rPr>
      </w:pPr>
    </w:p>
    <w:p>
      <w:pPr>
        <w:pStyle w:val="style0"/>
        <w:rPr>
          <w:rFonts w:ascii="Times New Roman" w:cs="Times New Roman"/>
          <w:sz w:val="28"/>
          <w:szCs w:val="28"/>
          <w:rPrChange w:id="23050" w:author="user pc" w:date="2022-03-15T10:14:00Z">
            <w:rPr/>
          </w:rPrChange>
        </w:rPr>
      </w:pPr>
      <w:r w:rsidRPr="3EEE99E2">
        <w:rPr>
          <w:rFonts w:ascii="Times New Roman" w:cs="Times New Roman"/>
          <w:b/>
          <w:bCs/>
          <w:sz w:val="28"/>
          <w:szCs w:val="28"/>
          <w:rPrChange w:id="23051" w:author="user pc" w:date="2022-03-15T10:14:00Z">
            <w:rPr>
              <w:b/>
              <w:bCs/>
            </w:rPr>
          </w:rPrChange>
        </w:rPr>
        <w:t>3. A gamma ray, or g ray</w:t>
      </w:r>
      <w:r w:rsidRPr="BB12BDDE">
        <w:rPr>
          <w:rFonts w:ascii="Times New Roman" w:cs="Times New Roman"/>
          <w:sz w:val="28"/>
          <w:szCs w:val="28"/>
          <w:rPrChange w:id="23052" w:author="user pc" w:date="2022-03-15T10:14:00Z">
            <w:rPr/>
          </w:rPrChange>
        </w:rPr>
        <w:t xml:space="preserve">, refers to a high-energy photon. The emission of gamma rays is one way a nucleus with excess energy (in an excited nuclear state) can relax to </w:t>
      </w:r>
      <w:r>
        <w:rPr>
          <w:rFonts w:ascii="Times New Roman" w:cs="Times New Roman" w:hAnsi="Times New Roman"/>
          <w:sz w:val="28"/>
          <w:szCs w:val="28"/>
        </w:rPr>
        <w:t>its ground state. Gamma rays have</w:t>
      </w:r>
      <w:r w:rsidRPr="99EA464D">
        <w:rPr>
          <w:rFonts w:ascii="Times New Roman" w:cs="Times New Roman"/>
          <w:sz w:val="28"/>
          <w:szCs w:val="28"/>
          <w:rPrChange w:id="23053" w:author="user pc" w:date="2022-03-15T10:14:00Z">
            <w:rPr/>
          </w:rPrChange>
        </w:rPr>
        <w:t xml:space="preserve"> no mass number and no protons (no charge). </w:t>
      </w:r>
    </w:p>
    <w:p>
      <w:pPr>
        <w:pStyle w:val="style0"/>
        <w:rPr>
          <w:rFonts w:ascii="Times New Roman" w:cs="Times New Roman"/>
          <w:sz w:val="28"/>
          <w:szCs w:val="28"/>
          <w:rPrChange w:id="23054" w:author="user pc" w:date="2022-03-15T10:14:00Z">
            <w:rPr/>
          </w:rPrChange>
        </w:rPr>
      </w:pPr>
      <w:r w:rsidRPr="5BEC2CF6">
        <w:rPr>
          <w:rFonts w:ascii="Times New Roman" w:cs="Times New Roman"/>
          <w:sz w:val="28"/>
          <w:szCs w:val="28"/>
          <w:rPrChange w:id="23055" w:author="user pc" w:date="2022-03-15T10:14:00Z">
            <w:rPr/>
          </w:rPrChange>
        </w:rPr>
        <w:t>E.g balance</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43</m:t>
            </m:r>
          </m:sub>
          <m:sup>
            <m:r>
              <w:rPr>
                <w:rFonts w:ascii="Cambria Math" w:cs="Times New Roman" w:eastAsia="宋体" w:hAnsi="Cambria Math"/>
                <w:sz w:val="28"/>
                <w:szCs w:val="28"/>
              </w:rPr>
              <m:t>99m</m:t>
            </m:r>
          </m:sup>
          <m:e>
            <m:r>
              <w:rPr>
                <w:rFonts w:ascii="Cambria Math" w:cs="Times New Roman" w:eastAsia="宋体" w:hAnsi="Cambria Math"/>
                <w:sz w:val="28"/>
                <w:szCs w:val="28"/>
              </w:rPr>
              <m:t>Tc</m:t>
            </m:r>
          </m:e>
        </m:sPre>
        <m:r>
          <w:rPr>
            <w:rFonts w:ascii="Cambria Math" w:cs="Times New Roman" w:eastAsia="宋体" w:hAnsi="Cambria Math"/>
            <w:sz w:val="28"/>
            <w:szCs w:val="28"/>
          </w:rPr>
          <m:t xml:space="preserve"> </m:t>
        </m:r>
      </m:oMath>
      <w:r w:rsidRPr="7CA29D3C">
        <w:rPr>
          <w:rFonts w:ascii="Times New Roman" w:cs="Times New Roman"/>
          <w:sz w:val="28"/>
          <w:szCs w:val="28"/>
          <w:rPrChange w:id="23056" w:author="user pc" w:date="2022-03-15T10:14:00Z">
            <w:rPr/>
          </w:rPrChange>
        </w:rPr>
        <w:t xml:space="preserve">  =&gt;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0</m:t>
            </m:r>
          </m:sup>
          <m:e>
            <m:r>
              <w:rPr>
                <w:rFonts w:ascii="Cambria Math" w:cs="Times New Roman" w:eastAsia="宋体" w:hAnsi="Cambria Math"/>
                <w:sz w:val="28"/>
                <w:szCs w:val="28"/>
              </w:rPr>
              <m:t>γ</m:t>
            </m:r>
          </m:e>
        </m:sPre>
        <m:r>
          <w:rPr>
            <w:rFonts w:ascii="Cambria Math" w:cs="Times New Roman" w:eastAsia="宋体" w:hAnsi="Cambria Math"/>
            <w:sz w:val="28"/>
            <w:szCs w:val="28"/>
          </w:rPr>
          <m:t xml:space="preserve"> </m:t>
        </m:r>
      </m:oMath>
      <w:r w:rsidRPr="428086A1">
        <w:rPr>
          <w:rFonts w:ascii="Times New Roman" w:cs="Times New Roman"/>
          <w:sz w:val="28"/>
          <w:szCs w:val="28"/>
          <w:rPrChange w:id="23057" w:author="user pc" w:date="2022-03-15T10:14:00Z">
            <w:rPr/>
          </w:rPrChange>
        </w:rPr>
        <w:t xml:space="preserve">+ ? </w:t>
      </w:r>
    </w:p>
    <w:p>
      <w:pPr>
        <w:pStyle w:val="style0"/>
        <w:rPr>
          <w:rFonts w:ascii="Times New Roman" w:cs="Times New Roman"/>
          <w:b/>
          <w:bCs/>
          <w:sz w:val="28"/>
          <w:szCs w:val="28"/>
          <w:rPrChange w:id="23058" w:author="user pc" w:date="2022-03-15T10:14:00Z">
            <w:rPr>
              <w:b/>
              <w:bCs/>
            </w:rPr>
          </w:rPrChange>
        </w:rPr>
      </w:pPr>
      <w:r w:rsidRPr="21710908">
        <w:rPr>
          <w:rFonts w:ascii="Times New Roman" w:cs="Times New Roman"/>
          <w:b/>
          <w:bCs/>
          <w:sz w:val="28"/>
          <w:szCs w:val="28"/>
          <w:rPrChange w:id="23059" w:author="user pc" w:date="2022-03-15T10:14:00Z">
            <w:rPr>
              <w:b/>
              <w:bCs/>
            </w:rPr>
          </w:rPrChange>
        </w:rPr>
        <w:t>Solution</w:t>
      </w:r>
    </w:p>
    <w:p>
      <w:pPr>
        <w:pStyle w:val="style0"/>
        <w:rPr>
          <w:rFonts w:ascii="Cambria Math" w:cs="Times New Roman" w:hAnsi="Cambria Math"/>
          <w:sz w:val="28"/>
          <w:szCs w:val="28"/>
          <w:rPrChange w:id="23060" w:author="user pc" w:date="2022-03-15T10:14:00Z">
            <w:rPr/>
          </w:rPrChange>
        </w:rPr>
      </w:pPr>
      <m:oMathPara>
        <m:oMath>
          <m:r w:rsidRPr="E3789DF4">
            <w:rPr>
              <w:rFonts w:ascii="Cambria Math" w:cs="Times New Roman" w:hAnsi="Cambria Math"/>
              <w:sz w:val="28"/>
              <w:szCs w:val="28"/>
              <w:rPrChange w:id="23061" w:author="user pc" w:date="2022-03-15T10:14:00Z">
                <w:rPr>
                  <w:rFonts w:ascii="Cambria Math" w:hAnsi="Cambria Math"/>
                  <w:sz w:val="28"/>
                  <w:szCs w:val="28"/>
                </w:rPr>
              </w:rPrChange>
            </w:rPr>
            <m:t>The</m:t>
          </m:r>
          <m:r w:rsidRPr="B9B53C22">
            <m:rPr>
              <m:sty m:val="bi"/>
            </m:rPr>
            <w:rPr>
              <w:rFonts w:ascii="Cambria Math" w:cs="Times New Roman" w:hAnsi="Cambria Math"/>
              <w:sz w:val="28"/>
              <w:szCs w:val="28"/>
              <w:rPrChange w:id="23062" w:author="user pc" w:date="2022-03-15T10:14:00Z">
                <w:rPr>
                  <w:rFonts w:ascii="Cambria Math" w:hAnsi="Cambria Math"/>
                  <w:sz w:val="28"/>
                  <w:szCs w:val="28"/>
                </w:rPr>
              </w:rPrChange>
            </w:rPr>
            <m:t xml:space="preserve"> m</m:t>
          </m:r>
          <m:r w:rsidRPr="1BACC0AF">
            <w:rPr>
              <w:rFonts w:ascii="Cambria Math" w:cs="Times New Roman" w:hAnsi="Cambria Math"/>
              <w:sz w:val="28"/>
              <w:szCs w:val="28"/>
              <w:rPrChange w:id="23063" w:author="user pc" w:date="2022-03-15T10:14:00Z">
                <w:rPr>
                  <w:rFonts w:ascii="Cambria Math" w:hAnsi="Cambria Math"/>
                  <w:sz w:val="28"/>
                  <w:szCs w:val="28"/>
                </w:rPr>
              </w:rPrChange>
            </w:rPr>
            <m:t xml:space="preserve"> mea</m:t>
          </m:r>
          <m:r w:rsidRPr="4E018AB5">
            <w:rPr>
              <w:rFonts w:ascii="Times New Roman" w:cs="Times New Roman" w:hAnsi="Times New Roman"/>
              <w:sz w:val="28"/>
              <w:szCs w:val="28"/>
              <w:rPrChange w:id="23064" w:author="user pc" w:date="2022-03-15T10:14:00Z">
                <w:rPr>
                  <w:rFonts w:ascii="Cambria Math" w:hAnsi="Cambria Math"/>
                  <w:sz w:val="28"/>
                  <w:szCs w:val="28"/>
                </w:rPr>
              </w:rPrChange>
            </w:rPr>
            <m:t>n</m:t>
          </m:r>
          <m:r w:rsidRPr="8AC71305">
            <w:rPr>
              <w:rFonts w:ascii="Cambria Math" w:cs="Times New Roman" w:hAnsi="Cambria Math"/>
              <w:sz w:val="28"/>
              <w:szCs w:val="28"/>
              <w:rPrChange w:id="23065" w:author="user pc" w:date="2022-03-15T10:14:00Z">
                <w:rPr>
                  <w:rFonts w:ascii="Cambria Math" w:hAnsi="Cambria Math"/>
                  <w:sz w:val="28"/>
                  <w:szCs w:val="28"/>
                </w:rPr>
              </w:rPrChange>
            </w:rPr>
            <m:t>s metastable (The nucleus is in excited state)</m:t>
          </m:r>
          <m:r>
            <w:rPr>
              <w:rFonts w:ascii="Cambria Math" w:cs="Times New Roman" w:hAnsi="Cambria Math"/>
              <w:sz w:val="28"/>
              <w:szCs w:val="28"/>
            </w:rPr>
            <m:t>.</m:t>
          </m:r>
        </m:oMath>
      </m:oMathPara>
    </w:p>
    <w:p>
      <w:pPr>
        <w:pStyle w:val="style0"/>
        <w:rPr>
          <w:rFonts w:ascii="Times New Roman" w:cs="Times New Roman"/>
          <w:sz w:val="28"/>
          <w:szCs w:val="28"/>
          <w:rPrChange w:id="23066" w:author="user pc" w:date="2022-03-15T10:14:00Z">
            <w:rPr/>
          </w:rPrChange>
        </w:rPr>
      </w:pP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43</m:t>
            </m:r>
          </m:sub>
          <m:sup>
            <m:r>
              <w:rPr>
                <w:rFonts w:ascii="Cambria Math" w:cs="Times New Roman" w:eastAsia="宋体" w:hAnsi="Cambria Math"/>
                <w:sz w:val="28"/>
                <w:szCs w:val="28"/>
              </w:rPr>
              <m:t>99m</m:t>
            </m:r>
          </m:sup>
          <m:e>
            <m:r>
              <w:rPr>
                <w:rFonts w:ascii="Cambria Math" w:cs="Times New Roman" w:eastAsia="宋体" w:hAnsi="Cambria Math"/>
                <w:sz w:val="28"/>
                <w:szCs w:val="28"/>
              </w:rPr>
              <m:t xml:space="preserve">Tc </m:t>
            </m:r>
          </m:e>
        </m:sPre>
        <m:r>
          <w:rPr>
            <w:rFonts w:ascii="Cambria Math" w:cs="Times New Roman" w:eastAsia="宋体" w:hAnsi="Cambria Math"/>
            <w:sz w:val="28"/>
            <w:szCs w:val="28"/>
          </w:rPr>
          <m:t xml:space="preserve">               </m:t>
        </m:r>
      </m:oMath>
      <w:r w:rsidRPr="09719060">
        <w:rPr>
          <w:rFonts w:ascii="Times New Roman" w:cs="Times New Roman"/>
          <w:sz w:val="28"/>
          <w:szCs w:val="28"/>
          <w:rPrChange w:id="23067" w:author="user pc" w:date="2022-03-15T10:14:00Z">
            <w:rPr/>
          </w:rPrChange>
        </w:rPr>
        <w:t>=&gt;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0</m:t>
            </m:r>
          </m:sup>
          <m:e>
            <m:r>
              <w:rPr>
                <w:rFonts w:ascii="Cambria Math" w:cs="Times New Roman" w:eastAsia="宋体" w:hAnsi="Cambria Math"/>
                <w:sz w:val="28"/>
                <w:szCs w:val="28"/>
              </w:rPr>
              <m:t>γ</m:t>
            </m:r>
          </m:e>
        </m:sPre>
      </m:oMath>
      <w:r>
        <w:rPr>
          <w:rFonts w:ascii="Times New Roman" w:cs="Times New Roman" w:hAnsi="Times New Roman"/>
          <w:sz w:val="28"/>
          <w:szCs w:val="28"/>
        </w:rPr>
        <w:t xml:space="preserve"> </w:t>
      </w:r>
      <w:r w:rsidRPr="B84DE01B">
        <w:rPr>
          <w:rFonts w:ascii="Times New Roman" w:cs="Times New Roman"/>
          <w:sz w:val="28"/>
          <w:szCs w:val="28"/>
          <w:rPrChange w:id="23068" w:author="user pc" w:date="2022-03-15T10:14:00Z">
            <w:rPr/>
          </w:rPrChange>
        </w:rPr>
        <w: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43</m:t>
            </m:r>
          </m:sub>
          <m:sup>
            <m:r>
              <w:rPr>
                <w:rFonts w:ascii="Cambria Math" w:cs="Times New Roman" w:eastAsia="宋体" w:hAnsi="Cambria Math"/>
                <w:sz w:val="28"/>
                <w:szCs w:val="28"/>
              </w:rPr>
              <m:t>99</m:t>
            </m:r>
          </m:sup>
          <m:e>
            <m:r>
              <w:rPr>
                <w:rFonts w:ascii="Cambria Math" w:cs="Times New Roman" w:eastAsia="宋体" w:hAnsi="Cambria Math"/>
                <w:sz w:val="28"/>
                <w:szCs w:val="28"/>
              </w:rPr>
              <m:t xml:space="preserve">Tc </m:t>
            </m:r>
          </m:e>
        </m:sPre>
      </m:oMath>
    </w:p>
    <w:p>
      <w:pPr>
        <w:pStyle w:val="style0"/>
        <w:rPr>
          <w:rFonts w:ascii="Times New Roman" w:cs="Times New Roman"/>
          <w:sz w:val="28"/>
          <w:szCs w:val="28"/>
          <w:rPrChange w:id="23069" w:author="user pc" w:date="2022-03-15T10:14:00Z">
            <w:rPr/>
          </w:rPrChange>
        </w:rPr>
      </w:pPr>
      <w:r>
        <w:rPr>
          <w:rFonts w:ascii="Times New Roman" w:cs="Times New Roman" w:hAnsi="Times New Roman"/>
          <w:sz w:val="28"/>
          <w:szCs w:val="28"/>
        </w:rPr>
        <w:t xml:space="preserve">Excited state               </w:t>
      </w:r>
      <w:r w:rsidRPr="979705A1">
        <w:rPr>
          <w:rFonts w:ascii="Times New Roman" w:cs="Times New Roman"/>
          <w:sz w:val="28"/>
          <w:szCs w:val="28"/>
          <w:rPrChange w:id="23070" w:author="user pc" w:date="2022-03-15T10:14:00Z">
            <w:rPr/>
          </w:rPrChange>
        </w:rPr>
        <w:t>Ground state</w:t>
      </w:r>
      <w:r w:rsidRPr="2E2F1700">
        <w:rPr>
          <w:rFonts w:ascii="Times New Roman" w:cs="Times New Roman"/>
          <w:sz w:val="28"/>
          <w:szCs w:val="28"/>
          <w:rPrChange w:id="23071" w:author="user pc" w:date="2022-03-15T10:14:00Z">
            <w:rPr/>
          </w:rPrChange>
        </w:rPr>
        <w:cr/>
      </w:r>
    </w:p>
    <w:p>
      <w:pPr>
        <w:pStyle w:val="style0"/>
        <w:rPr>
          <w:rFonts w:ascii="Times New Roman" w:cs="Times New Roman"/>
          <w:sz w:val="28"/>
          <w:szCs w:val="28"/>
          <w:rPrChange w:id="23072" w:author="user pc" w:date="2022-03-15T10:14:00Z">
            <w:rPr/>
          </w:rPrChange>
        </w:rPr>
      </w:pPr>
    </w:p>
    <w:p>
      <w:pPr>
        <w:pStyle w:val="style0"/>
        <w:rPr>
          <w:rFonts w:ascii="Times New Roman" w:cs="Times New Roman"/>
          <w:b/>
          <w:bCs/>
          <w:color w:val="0000ff"/>
          <w:sz w:val="28"/>
          <w:szCs w:val="28"/>
          <w:highlight w:val="yellow"/>
          <w:rPrChange w:id="23073" w:author="user pc" w:date="2022-03-15T10:14:00Z">
            <w:rPr>
              <w:b/>
              <w:bCs/>
              <w:color w:val="65ff65"/>
              <w:highlight w:val="red"/>
            </w:rPr>
          </w:rPrChange>
        </w:rPr>
      </w:pPr>
      <w:r w:rsidRPr="E3C471FC">
        <w:rPr>
          <w:rFonts w:ascii="Times New Roman" w:cs="Times New Roman"/>
          <w:b/>
          <w:bCs/>
          <w:color w:val="0000ff"/>
          <w:sz w:val="28"/>
          <w:szCs w:val="28"/>
          <w:highlight w:val="yellow"/>
          <w:rPrChange w:id="23074" w:author="user pc" w:date="2022-03-15T10:14:00Z">
            <w:rPr>
              <w:b/>
              <w:bCs/>
              <w:color w:val="65ff65"/>
              <w:highlight w:val="red"/>
            </w:rPr>
          </w:rPrChange>
        </w:rPr>
        <w:t>HOW TO WORK OUT THE ENERGY RELEASED IN NUCLEAR REACTIONS</w:t>
      </w:r>
    </w:p>
    <w:p>
      <w:pPr>
        <w:pStyle w:val="style0"/>
        <w:rPr>
          <w:rFonts w:ascii="Times New Roman" w:cs="Times New Roman"/>
          <w:b/>
          <w:bCs/>
          <w:sz w:val="28"/>
          <w:szCs w:val="28"/>
          <w:rPrChange w:id="23075" w:author="user pc" w:date="2022-03-15T10:14:00Z">
            <w:rPr>
              <w:b/>
              <w:bCs/>
            </w:rPr>
          </w:rPrChange>
        </w:rPr>
      </w:pPr>
      <w:r w:rsidRPr="A59C0915">
        <w:rPr>
          <w:rFonts w:ascii="Times New Roman" w:cs="Times New Roman"/>
          <w:b/>
          <w:bCs/>
          <w:sz w:val="28"/>
          <w:szCs w:val="28"/>
          <w:rPrChange w:id="23076" w:author="user pc" w:date="2022-03-15T10:14:00Z">
            <w:rPr>
              <w:b/>
              <w:bCs/>
            </w:rPr>
          </w:rPrChange>
        </w:rPr>
        <w:t>Some common terms</w:t>
      </w:r>
    </w:p>
    <w:p>
      <w:pPr>
        <w:pStyle w:val="style0"/>
        <w:rPr>
          <w:rFonts w:ascii="Times New Roman" w:cs="Times New Roman"/>
          <w:sz w:val="28"/>
          <w:szCs w:val="28"/>
          <w:rPrChange w:id="23077" w:author="user pc" w:date="2022-03-15T10:14:00Z">
            <w:rPr/>
          </w:rPrChange>
        </w:rPr>
      </w:pPr>
      <w:r w:rsidRPr="12579B8E">
        <w:rPr>
          <w:rFonts w:ascii="Times New Roman" w:cs="Times New Roman"/>
          <w:sz w:val="28"/>
          <w:szCs w:val="28"/>
          <w:rPrChange w:id="23078" w:author="user pc" w:date="2022-03-15T10:14:00Z">
            <w:rPr/>
          </w:rPrChange>
        </w:rPr>
        <w:t xml:space="preserve">1. </w:t>
      </w:r>
      <w:r w:rsidRPr="ACA94D13">
        <w:rPr>
          <w:rFonts w:ascii="Times New Roman" w:cs="Times New Roman"/>
          <w:b/>
          <w:bCs/>
          <w:sz w:val="28"/>
          <w:szCs w:val="28"/>
          <w:rPrChange w:id="23079" w:author="user pc" w:date="2022-03-15T10:14:00Z">
            <w:rPr>
              <w:b/>
              <w:bCs/>
            </w:rPr>
          </w:rPrChange>
        </w:rPr>
        <w:t>Nuclear Binding Energy:</w:t>
      </w:r>
      <w:r>
        <w:rPr>
          <w:rFonts w:ascii="Times New Roman" w:cs="Times New Roman" w:hAnsi="Times New Roman"/>
          <w:b/>
          <w:bCs/>
          <w:sz w:val="28"/>
          <w:szCs w:val="28"/>
        </w:rPr>
        <w:t xml:space="preserve"> </w:t>
      </w:r>
      <w:r w:rsidRPr="34BD6C93">
        <w:rPr>
          <w:rFonts w:ascii="Times New Roman" w:cs="Times New Roman"/>
          <w:sz w:val="28"/>
          <w:szCs w:val="28"/>
          <w:rPrChange w:id="23080" w:author="user pc" w:date="2022-03-15T10:14:00Z">
            <w:rPr/>
          </w:rPrChange>
        </w:rPr>
        <w:t>Nuclear</w:t>
      </w:r>
      <w:r>
        <w:rPr>
          <w:rFonts w:ascii="Times New Roman" w:cs="Times New Roman" w:hAnsi="Times New Roman"/>
          <w:sz w:val="28"/>
          <w:szCs w:val="28"/>
        </w:rPr>
        <w:t xml:space="preserve"> </w:t>
      </w:r>
      <w:r w:rsidRPr="A0BDA1CF">
        <w:rPr>
          <w:rFonts w:ascii="Times New Roman" w:cs="Times New Roman"/>
          <w:sz w:val="28"/>
          <w:szCs w:val="28"/>
          <w:rPrChange w:id="23081" w:author="user pc" w:date="2022-03-15T10:14:00Z">
            <w:rPr/>
          </w:rPrChange>
        </w:rPr>
        <w:t>Binding</w:t>
      </w:r>
      <w:r>
        <w:rPr>
          <w:rFonts w:ascii="Times New Roman" w:cs="Times New Roman" w:hAnsi="Times New Roman"/>
          <w:sz w:val="28"/>
          <w:szCs w:val="28"/>
        </w:rPr>
        <w:t xml:space="preserve"> </w:t>
      </w:r>
      <w:r w:rsidRPr="E9D43508">
        <w:rPr>
          <w:rFonts w:ascii="Times New Roman" w:cs="Times New Roman"/>
          <w:sz w:val="28"/>
          <w:szCs w:val="28"/>
          <w:rPrChange w:id="23082" w:author="user pc" w:date="2022-03-15T10:14:00Z">
            <w:rPr/>
          </w:rPrChange>
        </w:rPr>
        <w:t>Energy of a nucleus is the energy needed to break a nucleus into its individual protons and neutrons.</w:t>
      </w:r>
    </w:p>
    <w:p>
      <w:pPr>
        <w:pStyle w:val="style0"/>
        <w:rPr>
          <w:rFonts w:ascii="Times New Roman" w:cs="Times New Roman"/>
          <w:sz w:val="28"/>
          <w:szCs w:val="28"/>
          <w:rPrChange w:id="23083" w:author="user pc" w:date="2022-03-15T10:14:00Z">
            <w:rPr/>
          </w:rPrChange>
        </w:rPr>
      </w:pPr>
      <w:r w:rsidRPr="66C19FF1">
        <w:rPr>
          <w:rFonts w:ascii="Times New Roman" w:cs="Times New Roman"/>
          <w:sz w:val="28"/>
          <w:szCs w:val="28"/>
          <w:rPrChange w:id="23084" w:author="user pc" w:date="2022-03-15T10:14:00Z">
            <w:rPr/>
          </w:rPrChange>
        </w:rPr>
        <w:t xml:space="preserve">2. </w:t>
      </w:r>
      <w:r w:rsidRPr="0A2BEA4C">
        <w:rPr>
          <w:rFonts w:ascii="Times New Roman" w:cs="Times New Roman"/>
          <w:b/>
          <w:bCs/>
          <w:sz w:val="28"/>
          <w:szCs w:val="28"/>
          <w:rPrChange w:id="23085" w:author="user pc" w:date="2022-03-15T10:14:00Z">
            <w:rPr>
              <w:b/>
              <w:bCs/>
            </w:rPr>
          </w:rPrChange>
        </w:rPr>
        <w:t>Mass defect:</w:t>
      </w:r>
      <w:r>
        <w:rPr>
          <w:rFonts w:ascii="Times New Roman" w:cs="Times New Roman" w:hAnsi="Times New Roman"/>
          <w:b/>
          <w:bCs/>
          <w:sz w:val="28"/>
          <w:szCs w:val="28"/>
        </w:rPr>
        <w:t xml:space="preserve"> </w:t>
      </w:r>
      <w:r>
        <w:rPr>
          <w:rFonts w:ascii="Times New Roman" w:cs="Times New Roman" w:hAnsi="Times New Roman"/>
          <w:sz w:val="28"/>
          <w:szCs w:val="28"/>
        </w:rPr>
        <w:t>M</w:t>
      </w:r>
      <w:r w:rsidRPr="09A3679A">
        <w:rPr>
          <w:rFonts w:ascii="Times New Roman" w:cs="Times New Roman"/>
          <w:sz w:val="28"/>
          <w:szCs w:val="28"/>
          <w:rPrChange w:id="23086" w:author="user pc" w:date="2022-03-15T10:14:00Z">
            <w:rPr/>
          </w:rPrChange>
        </w:rPr>
        <w:t>ass defect</w:t>
      </w:r>
      <w:r>
        <w:rPr>
          <w:rFonts w:ascii="Times New Roman" w:cs="Times New Roman" w:hAnsi="Times New Roman"/>
          <w:sz w:val="28"/>
          <w:szCs w:val="28"/>
        </w:rPr>
        <w:t xml:space="preserve"> is t</w:t>
      </w:r>
      <w:r w:rsidRPr="84961FA6">
        <w:rPr>
          <w:rFonts w:ascii="Times New Roman" w:cs="Times New Roman"/>
          <w:sz w:val="28"/>
          <w:szCs w:val="28"/>
          <w:rPrChange w:id="23087" w:author="user pc" w:date="2022-03-15T10:14:00Z">
            <w:rPr/>
          </w:rPrChange>
        </w:rPr>
        <w:t>he difference between the calculated mass of the unbound system and the experimentally measured mass of the nucleus.</w:t>
      </w:r>
    </w:p>
    <w:p>
      <w:pPr>
        <w:pStyle w:val="style0"/>
        <w:rPr>
          <w:rFonts w:ascii="Times New Roman" w:cs="Times New Roman"/>
          <w:sz w:val="28"/>
          <w:szCs w:val="28"/>
          <w:rPrChange w:id="23088" w:author="user pc" w:date="2022-03-15T10:14:00Z">
            <w:rPr/>
          </w:rPrChange>
        </w:rPr>
      </w:pPr>
      <w:r w:rsidRPr="65320C8F">
        <w:rPr>
          <w:rFonts w:ascii="Times New Roman" w:cs="Times New Roman"/>
          <w:sz w:val="28"/>
          <w:szCs w:val="28"/>
          <w:rPrChange w:id="23089" w:author="user pc" w:date="2022-03-15T10:14:00Z">
            <w:rPr/>
          </w:rPrChange>
        </w:rPr>
        <w:t xml:space="preserve">3. </w:t>
      </w:r>
      <w:r w:rsidRPr="6CD71498">
        <w:rPr>
          <w:rFonts w:ascii="Times New Roman" w:cs="Times New Roman"/>
          <w:b/>
          <w:bCs/>
          <w:sz w:val="28"/>
          <w:szCs w:val="28"/>
          <w:rPrChange w:id="23090" w:author="user pc" w:date="2022-03-15T10:14:00Z">
            <w:rPr>
              <w:b/>
              <w:bCs/>
            </w:rPr>
          </w:rPrChange>
        </w:rPr>
        <w:t>Nuclear fusion:</w:t>
      </w:r>
      <w:r>
        <w:rPr>
          <w:rFonts w:ascii="Times New Roman" w:cs="Times New Roman" w:hAnsi="Times New Roman"/>
          <w:b/>
          <w:bCs/>
          <w:sz w:val="28"/>
          <w:szCs w:val="28"/>
        </w:rPr>
        <w:t xml:space="preserve"> </w:t>
      </w:r>
      <w:r w:rsidRPr="CEF1BBDA">
        <w:rPr>
          <w:rFonts w:ascii="Times New Roman" w:cs="Times New Roman"/>
          <w:sz w:val="28"/>
          <w:szCs w:val="28"/>
          <w:rPrChange w:id="23091" w:author="user pc" w:date="2022-03-15T10:14:00Z">
            <w:rPr/>
          </w:rPrChange>
        </w:rPr>
        <w:t xml:space="preserve">Nuclear fusion is a nuclear reaction in which light </w:t>
      </w:r>
      <w:r>
        <w:rPr>
          <w:rFonts w:ascii="Times New Roman" w:cs="Times New Roman" w:hAnsi="Times New Roman"/>
          <w:sz w:val="28"/>
          <w:szCs w:val="28"/>
        </w:rPr>
        <w:t>nuclei combine to give a stable</w:t>
      </w:r>
      <w:r w:rsidRPr="DD7C75DC">
        <w:rPr>
          <w:rFonts w:ascii="Times New Roman" w:cs="Times New Roman"/>
          <w:sz w:val="28"/>
          <w:szCs w:val="28"/>
          <w:rPrChange w:id="23092" w:author="user pc" w:date="2022-03-15T10:14:00Z">
            <w:rPr/>
          </w:rPrChange>
        </w:rPr>
        <w:t xml:space="preserve">, heavier nucleus plus possibly several neutrons, and energy is released. </w:t>
      </w:r>
    </w:p>
    <w:p>
      <w:pPr>
        <w:pStyle w:val="style0"/>
        <w:rPr>
          <w:rFonts w:ascii="Times New Roman" w:cs="Times New Roman"/>
          <w:sz w:val="28"/>
          <w:szCs w:val="28"/>
          <w:rPrChange w:id="23093" w:author="user pc" w:date="2022-03-15T10:14:00Z">
            <w:rPr/>
          </w:rPrChange>
        </w:rPr>
      </w:pPr>
      <w:r w:rsidRPr="12AD0D5A">
        <w:rPr>
          <w:rFonts w:ascii="Times New Roman" w:cs="Times New Roman"/>
          <w:sz w:val="28"/>
          <w:szCs w:val="28"/>
          <w:rPrChange w:id="23094" w:author="user pc" w:date="2022-03-15T10:14:00Z">
            <w:rPr/>
          </w:rPrChange>
        </w:rPr>
        <w:t xml:space="preserve">4. </w:t>
      </w:r>
      <w:r w:rsidRPr="9BC9C989">
        <w:rPr>
          <w:rFonts w:ascii="Times New Roman" w:cs="Times New Roman"/>
          <w:b/>
          <w:bCs/>
          <w:sz w:val="28"/>
          <w:szCs w:val="28"/>
          <w:rPrChange w:id="23095" w:author="user pc" w:date="2022-03-15T10:14:00Z">
            <w:rPr>
              <w:b/>
              <w:bCs/>
            </w:rPr>
          </w:rPrChange>
        </w:rPr>
        <w:t>Nuclear fission:</w:t>
      </w:r>
      <w:r>
        <w:rPr>
          <w:rFonts w:ascii="Times New Roman" w:cs="Times New Roman" w:hAnsi="Times New Roman"/>
          <w:b/>
          <w:bCs/>
          <w:sz w:val="28"/>
          <w:szCs w:val="28"/>
        </w:rPr>
        <w:t xml:space="preserve"> </w:t>
      </w:r>
      <w:r w:rsidRPr="85D11414">
        <w:rPr>
          <w:rFonts w:ascii="Times New Roman" w:cs="Times New Roman"/>
          <w:sz w:val="28"/>
          <w:szCs w:val="28"/>
          <w:rPrChange w:id="23096" w:author="user pc" w:date="2022-03-15T10:14:00Z">
            <w:rPr/>
          </w:rPrChange>
        </w:rPr>
        <w:t>Nuclear</w:t>
      </w:r>
      <w:r>
        <w:rPr>
          <w:rFonts w:ascii="Times New Roman" w:cs="Times New Roman" w:hAnsi="Times New Roman"/>
          <w:sz w:val="28"/>
          <w:szCs w:val="28"/>
        </w:rPr>
        <w:t xml:space="preserve"> </w:t>
      </w:r>
      <w:r w:rsidRPr="1631CFC8">
        <w:rPr>
          <w:rFonts w:ascii="Times New Roman" w:cs="Times New Roman"/>
          <w:sz w:val="28"/>
          <w:szCs w:val="28"/>
          <w:rPrChange w:id="23097" w:author="user pc" w:date="2022-03-15T10:14:00Z">
            <w:rPr/>
          </w:rPrChange>
        </w:rPr>
        <w:t>fission</w:t>
      </w:r>
      <w:r>
        <w:rPr>
          <w:rFonts w:ascii="Times New Roman" w:cs="Times New Roman" w:hAnsi="Times New Roman"/>
          <w:sz w:val="28"/>
          <w:szCs w:val="28"/>
        </w:rPr>
        <w:t xml:space="preserve"> </w:t>
      </w:r>
      <w:r w:rsidRPr="78336563">
        <w:rPr>
          <w:rFonts w:ascii="Times New Roman" w:cs="Times New Roman"/>
          <w:sz w:val="28"/>
          <w:szCs w:val="28"/>
          <w:rPrChange w:id="23098" w:author="user pc" w:date="2022-03-15T10:14:00Z">
            <w:rPr/>
          </w:rPrChange>
        </w:rPr>
        <w:t>is</w:t>
      </w:r>
      <w:r>
        <w:rPr>
          <w:rFonts w:ascii="Times New Roman" w:cs="Times New Roman" w:hAnsi="Times New Roman"/>
          <w:sz w:val="28"/>
          <w:szCs w:val="28"/>
        </w:rPr>
        <w:t xml:space="preserve"> </w:t>
      </w:r>
      <w:r w:rsidRPr="39C199E1">
        <w:rPr>
          <w:rFonts w:ascii="Times New Roman" w:cs="Times New Roman"/>
          <w:sz w:val="28"/>
          <w:szCs w:val="28"/>
          <w:rPrChange w:id="23099" w:author="user pc" w:date="2022-03-15T10:14:00Z">
            <w:rPr/>
          </w:rPrChange>
        </w:rPr>
        <w:t>a</w:t>
      </w:r>
      <w:r>
        <w:rPr>
          <w:rFonts w:ascii="Times New Roman" w:cs="Times New Roman" w:hAnsi="Times New Roman"/>
          <w:sz w:val="28"/>
          <w:szCs w:val="28"/>
        </w:rPr>
        <w:t xml:space="preserve"> </w:t>
      </w:r>
      <w:r w:rsidRPr="88E066C9">
        <w:rPr>
          <w:rFonts w:ascii="Times New Roman" w:cs="Times New Roman"/>
          <w:sz w:val="28"/>
          <w:szCs w:val="28"/>
          <w:rPrChange w:id="23100" w:author="user pc" w:date="2022-03-15T10:14:00Z">
            <w:rPr/>
          </w:rPrChange>
        </w:rPr>
        <w:t>nuclear</w:t>
      </w:r>
      <w:r>
        <w:rPr>
          <w:rFonts w:ascii="Times New Roman" w:cs="Times New Roman" w:hAnsi="Times New Roman"/>
          <w:sz w:val="28"/>
          <w:szCs w:val="28"/>
        </w:rPr>
        <w:t xml:space="preserve"> </w:t>
      </w:r>
      <w:r w:rsidRPr="8B8D0670">
        <w:rPr>
          <w:rFonts w:ascii="Times New Roman" w:cs="Times New Roman"/>
          <w:sz w:val="28"/>
          <w:szCs w:val="28"/>
          <w:rPrChange w:id="23101" w:author="user pc" w:date="2022-03-15T10:14:00Z">
            <w:rPr/>
          </w:rPrChange>
        </w:rPr>
        <w:t>reaction</w:t>
      </w:r>
      <w:r>
        <w:rPr>
          <w:rFonts w:ascii="Times New Roman" w:cs="Times New Roman" w:hAnsi="Times New Roman"/>
          <w:sz w:val="28"/>
          <w:szCs w:val="28"/>
        </w:rPr>
        <w:t xml:space="preserve"> </w:t>
      </w:r>
      <w:r w:rsidRPr="80DD42C4">
        <w:rPr>
          <w:rFonts w:ascii="Times New Roman" w:cs="Times New Roman"/>
          <w:sz w:val="28"/>
          <w:szCs w:val="28"/>
          <w:rPrChange w:id="23102" w:author="user pc" w:date="2022-03-15T10:14:00Z">
            <w:rPr/>
          </w:rPrChange>
        </w:rPr>
        <w:t>in</w:t>
      </w:r>
      <w:r>
        <w:rPr>
          <w:rFonts w:ascii="Times New Roman" w:cs="Times New Roman" w:hAnsi="Times New Roman"/>
          <w:sz w:val="28"/>
          <w:szCs w:val="28"/>
        </w:rPr>
        <w:t xml:space="preserve"> </w:t>
      </w:r>
      <w:r w:rsidRPr="15D43222">
        <w:rPr>
          <w:rFonts w:ascii="Times New Roman" w:cs="Times New Roman"/>
          <w:sz w:val="28"/>
          <w:szCs w:val="28"/>
          <w:rPrChange w:id="23103" w:author="user pc" w:date="2022-03-15T10:14:00Z">
            <w:rPr/>
          </w:rPrChange>
        </w:rPr>
        <w:t>which</w:t>
      </w:r>
      <w:r>
        <w:rPr>
          <w:rFonts w:ascii="Times New Roman" w:cs="Times New Roman" w:hAnsi="Times New Roman"/>
          <w:sz w:val="28"/>
          <w:szCs w:val="28"/>
        </w:rPr>
        <w:t xml:space="preserve"> </w:t>
      </w:r>
      <w:r w:rsidRPr="B1373906">
        <w:rPr>
          <w:rFonts w:ascii="Times New Roman" w:cs="Times New Roman"/>
          <w:sz w:val="28"/>
          <w:szCs w:val="28"/>
          <w:rPrChange w:id="23104" w:author="user pc" w:date="2022-03-15T10:14:00Z">
            <w:rPr/>
          </w:rPrChange>
        </w:rPr>
        <w:t>a</w:t>
      </w:r>
      <w:r>
        <w:rPr>
          <w:rFonts w:ascii="Times New Roman" w:cs="Times New Roman" w:hAnsi="Times New Roman"/>
          <w:sz w:val="28"/>
          <w:szCs w:val="28"/>
        </w:rPr>
        <w:t xml:space="preserve"> </w:t>
      </w:r>
      <w:r w:rsidRPr="2368CC69">
        <w:rPr>
          <w:rFonts w:ascii="Times New Roman" w:cs="Times New Roman"/>
          <w:sz w:val="28"/>
          <w:szCs w:val="28"/>
          <w:rPrChange w:id="23105" w:author="user pc" w:date="2022-03-15T10:14:00Z">
            <w:rPr/>
          </w:rPrChange>
        </w:rPr>
        <w:t>heavy</w:t>
      </w:r>
      <w:r>
        <w:rPr>
          <w:rFonts w:ascii="Times New Roman" w:cs="Times New Roman" w:hAnsi="Times New Roman"/>
          <w:sz w:val="28"/>
          <w:szCs w:val="28"/>
        </w:rPr>
        <w:t xml:space="preserve"> </w:t>
      </w:r>
      <w:r w:rsidRPr="6EE9D0C2">
        <w:rPr>
          <w:rFonts w:ascii="Times New Roman" w:cs="Times New Roman"/>
          <w:sz w:val="28"/>
          <w:szCs w:val="28"/>
          <w:rPrChange w:id="23106" w:author="user pc" w:date="2022-03-15T10:14:00Z">
            <w:rPr/>
          </w:rPrChange>
        </w:rPr>
        <w:t>nucleus</w:t>
      </w:r>
      <w:r>
        <w:rPr>
          <w:rFonts w:ascii="Times New Roman" w:cs="Times New Roman" w:hAnsi="Times New Roman"/>
          <w:sz w:val="28"/>
          <w:szCs w:val="28"/>
        </w:rPr>
        <w:t xml:space="preserve"> </w:t>
      </w:r>
      <w:r w:rsidRPr="E458F371">
        <w:rPr>
          <w:rFonts w:ascii="Times New Roman" w:cs="Times New Roman"/>
          <w:sz w:val="28"/>
          <w:szCs w:val="28"/>
          <w:rPrChange w:id="23107" w:author="user pc" w:date="2022-03-15T10:14:00Z">
            <w:rPr/>
          </w:rPrChange>
        </w:rPr>
        <w:t>splits</w:t>
      </w:r>
      <w:r>
        <w:rPr>
          <w:rFonts w:ascii="Times New Roman" w:cs="Times New Roman" w:hAnsi="Times New Roman"/>
          <w:sz w:val="28"/>
          <w:szCs w:val="28"/>
        </w:rPr>
        <w:t xml:space="preserve"> </w:t>
      </w:r>
      <w:r w:rsidRPr="EB1C6DF1">
        <w:rPr>
          <w:rFonts w:ascii="Times New Roman" w:cs="Times New Roman"/>
          <w:sz w:val="28"/>
          <w:szCs w:val="28"/>
          <w:rPrChange w:id="23108" w:author="user pc" w:date="2022-03-15T10:14:00Z">
            <w:rPr/>
          </w:rPrChange>
        </w:rPr>
        <w:t>into</w:t>
      </w:r>
      <w:r>
        <w:rPr>
          <w:rFonts w:ascii="Times New Roman" w:cs="Times New Roman" w:hAnsi="Times New Roman"/>
          <w:sz w:val="28"/>
          <w:szCs w:val="28"/>
        </w:rPr>
        <w:t xml:space="preserve"> </w:t>
      </w:r>
      <w:r w:rsidRPr="1246EA16">
        <w:rPr>
          <w:rFonts w:ascii="Times New Roman" w:cs="Times New Roman"/>
          <w:sz w:val="28"/>
          <w:szCs w:val="28"/>
          <w:rPrChange w:id="23109" w:author="user pc" w:date="2022-03-15T10:14:00Z">
            <w:rPr/>
          </w:rPrChange>
        </w:rPr>
        <w:t>lighter</w:t>
      </w:r>
      <w:r>
        <w:rPr>
          <w:rFonts w:ascii="Times New Roman" w:cs="Times New Roman" w:hAnsi="Times New Roman"/>
          <w:sz w:val="28"/>
          <w:szCs w:val="28"/>
        </w:rPr>
        <w:t xml:space="preserve"> </w:t>
      </w:r>
      <w:r w:rsidRPr="867538B6">
        <w:rPr>
          <w:rFonts w:ascii="Times New Roman" w:cs="Times New Roman"/>
          <w:sz w:val="28"/>
          <w:szCs w:val="28"/>
          <w:rPrChange w:id="23110" w:author="user pc" w:date="2022-03-15T10:14:00Z">
            <w:rPr/>
          </w:rPrChange>
        </w:rPr>
        <w:t>nuclei</w:t>
      </w:r>
      <w:r>
        <w:rPr>
          <w:rFonts w:ascii="Times New Roman" w:cs="Times New Roman" w:hAnsi="Times New Roman"/>
          <w:sz w:val="28"/>
          <w:szCs w:val="28"/>
        </w:rPr>
        <w:t xml:space="preserve"> </w:t>
      </w:r>
      <w:r w:rsidRPr="790A6BEC">
        <w:rPr>
          <w:rFonts w:ascii="Times New Roman" w:cs="Times New Roman"/>
          <w:sz w:val="28"/>
          <w:szCs w:val="28"/>
          <w:rPrChange w:id="23111" w:author="user pc" w:date="2022-03-15T10:14:00Z">
            <w:rPr/>
          </w:rPrChange>
        </w:rPr>
        <w:t>and</w:t>
      </w:r>
      <w:r>
        <w:rPr>
          <w:rFonts w:ascii="Times New Roman" w:cs="Times New Roman" w:hAnsi="Times New Roman"/>
          <w:sz w:val="28"/>
          <w:szCs w:val="28"/>
        </w:rPr>
        <w:t xml:space="preserve"> </w:t>
      </w:r>
      <w:r w:rsidRPr="75BFFE50">
        <w:rPr>
          <w:rFonts w:ascii="Times New Roman" w:cs="Times New Roman"/>
          <w:sz w:val="28"/>
          <w:szCs w:val="28"/>
          <w:rPrChange w:id="23112" w:author="user pc" w:date="2022-03-15T10:14:00Z">
            <w:rPr/>
          </w:rPrChange>
        </w:rPr>
        <w:t>energy</w:t>
      </w:r>
      <w:r>
        <w:rPr>
          <w:rFonts w:ascii="Times New Roman" w:cs="Times New Roman" w:hAnsi="Times New Roman"/>
          <w:sz w:val="28"/>
          <w:szCs w:val="28"/>
        </w:rPr>
        <w:t xml:space="preserve"> </w:t>
      </w:r>
      <w:r w:rsidRPr="6A905695">
        <w:rPr>
          <w:rFonts w:ascii="Times New Roman" w:cs="Times New Roman"/>
          <w:sz w:val="28"/>
          <w:szCs w:val="28"/>
          <w:rPrChange w:id="23113" w:author="user pc" w:date="2022-03-15T10:14:00Z">
            <w:rPr/>
          </w:rPrChange>
        </w:rPr>
        <w:t>is</w:t>
      </w:r>
      <w:r>
        <w:rPr>
          <w:rFonts w:ascii="Times New Roman" w:cs="Times New Roman" w:hAnsi="Times New Roman"/>
          <w:sz w:val="28"/>
          <w:szCs w:val="28"/>
        </w:rPr>
        <w:t xml:space="preserve"> </w:t>
      </w:r>
      <w:r w:rsidRPr="F125C534">
        <w:rPr>
          <w:rFonts w:ascii="Times New Roman" w:cs="Times New Roman"/>
          <w:sz w:val="28"/>
          <w:szCs w:val="28"/>
          <w:rPrChange w:id="23114" w:author="user pc" w:date="2022-03-15T10:14:00Z">
            <w:rPr/>
          </w:rPrChange>
        </w:rPr>
        <w:t>released.</w:t>
      </w:r>
    </w:p>
    <w:p>
      <w:pPr>
        <w:pStyle w:val="style0"/>
        <w:rPr>
          <w:rFonts w:ascii="Times New Roman" w:cs="Times New Roman"/>
          <w:b/>
          <w:bCs/>
          <w:sz w:val="28"/>
          <w:szCs w:val="28"/>
          <w:rPrChange w:id="23115" w:author="user pc" w:date="2022-03-15T10:14:00Z">
            <w:rPr>
              <w:b/>
              <w:bCs/>
            </w:rPr>
          </w:rPrChange>
        </w:rPr>
      </w:pPr>
      <w:r w:rsidRPr="861DCA4D">
        <w:rPr>
          <w:rFonts w:ascii="Times New Roman" w:cs="Times New Roman"/>
          <w:b/>
          <w:bCs/>
          <w:sz w:val="28"/>
          <w:szCs w:val="28"/>
          <w:rPrChange w:id="23116" w:author="user pc" w:date="2022-03-15T10:14:00Z">
            <w:rPr>
              <w:b/>
              <w:bCs/>
            </w:rPr>
          </w:rPrChange>
        </w:rPr>
        <w:t>ENERGY RELEASED IN NUCLEAR REACTIONS</w:t>
      </w:r>
    </w:p>
    <w:p>
      <w:pPr>
        <w:pStyle w:val="style0"/>
        <w:rPr>
          <w:rFonts w:ascii="Times New Roman" w:cs="Times New Roman"/>
          <w:sz w:val="28"/>
          <w:szCs w:val="28"/>
          <w:rPrChange w:id="23117" w:author="user pc" w:date="2022-03-15T10:14:00Z">
            <w:rPr/>
          </w:rPrChange>
        </w:rPr>
      </w:pPr>
      <w:r w:rsidRPr="E2E5936F">
        <w:rPr>
          <w:rFonts w:ascii="Times New Roman" w:cs="Times New Roman"/>
          <w:sz w:val="28"/>
          <w:szCs w:val="28"/>
          <w:rPrChange w:id="23118" w:author="user pc" w:date="2022-03-15T10:14:00Z">
            <w:rPr/>
          </w:rPrChange>
        </w:rPr>
        <w:t>The energy released during nuclear reactions is given by the formula below:</w:t>
      </w:r>
    </w:p>
    <w:p>
      <w:pPr>
        <w:pStyle w:val="style0"/>
        <w:rPr>
          <w:rFonts w:ascii="Times New Roman" w:cs="Times New Roman"/>
          <w:sz w:val="28"/>
          <w:szCs w:val="28"/>
          <w:rPrChange w:id="23119" w:author="user pc" w:date="2022-03-15T10:14:00Z">
            <w:rPr/>
          </w:rPrChange>
        </w:rPr>
      </w:pPr>
      <w:r w:rsidRPr="6D95437D">
        <w:rPr>
          <w:rFonts w:ascii="Times New Roman" w:cs="Times New Roman"/>
          <w:sz w:val="28"/>
          <w:szCs w:val="28"/>
          <w:rPrChange w:id="23120" w:author="user pc" w:date="2022-03-15T10:14:00Z">
            <w:rPr/>
          </w:rPrChange>
        </w:rPr>
        <w:t>E = mc</w:t>
      </w:r>
      <w:r w:rsidRPr="462EE822">
        <w:rPr>
          <w:rFonts w:ascii="Times New Roman" w:cs="Times New Roman"/>
          <w:sz w:val="28"/>
          <w:szCs w:val="28"/>
          <w:vertAlign w:val="superscript"/>
          <w:rPrChange w:id="23121" w:author="user pc" w:date="2022-03-15T10:14:00Z">
            <w:rPr>
              <w:vertAlign w:val="superscript"/>
            </w:rPr>
          </w:rPrChange>
        </w:rPr>
        <w:t>2</w:t>
      </w:r>
    </w:p>
    <w:p>
      <w:pPr>
        <w:pStyle w:val="style0"/>
        <w:rPr>
          <w:rFonts w:ascii="Times New Roman" w:cs="Times New Roman"/>
          <w:sz w:val="28"/>
          <w:szCs w:val="28"/>
          <w:rPrChange w:id="23122" w:author="user pc" w:date="2022-03-15T10:14:00Z">
            <w:rPr/>
          </w:rPrChange>
        </w:rPr>
      </w:pPr>
      <w:r w:rsidRPr="2F1F09CE">
        <w:rPr>
          <w:rFonts w:ascii="Times New Roman" w:cs="Times New Roman"/>
          <w:sz w:val="28"/>
          <w:szCs w:val="28"/>
          <w:rPrChange w:id="23123" w:author="user pc" w:date="2022-03-15T10:14:00Z">
            <w:rPr/>
          </w:rPrChange>
        </w:rPr>
        <w:t xml:space="preserve">Here </w:t>
      </w:r>
      <w:r>
        <w:rPr>
          <w:rFonts w:ascii="Times New Roman" w:cs="Times New Roman" w:hAnsi="Times New Roman"/>
          <w:b/>
          <w:sz w:val="28"/>
          <w:szCs w:val="28"/>
        </w:rPr>
        <w:t>C</w:t>
      </w:r>
      <w:r w:rsidRPr="86C3331E">
        <w:rPr>
          <w:rFonts w:ascii="Times New Roman" w:cs="Times New Roman"/>
          <w:sz w:val="28"/>
          <w:szCs w:val="28"/>
          <w:rPrChange w:id="23124" w:author="user pc" w:date="2022-03-15T10:14:00Z">
            <w:rPr/>
          </w:rPrChange>
        </w:rPr>
        <w:t xml:space="preserve"> is the speed of light, 3.00 × 10</w:t>
      </w:r>
      <w:r w:rsidRPr="9D0C6569">
        <w:rPr>
          <w:rFonts w:ascii="Times New Roman" w:cs="Times New Roman"/>
          <w:sz w:val="28"/>
          <w:szCs w:val="28"/>
          <w:vertAlign w:val="superscript"/>
          <w:rPrChange w:id="23125" w:author="user pc" w:date="2022-03-15T10:14:00Z">
            <w:rPr>
              <w:vertAlign w:val="superscript"/>
            </w:rPr>
          </w:rPrChange>
        </w:rPr>
        <w:t>8</w:t>
      </w:r>
      <w:r w:rsidRPr="CADBF314">
        <w:rPr>
          <w:rFonts w:ascii="Times New Roman" w:cs="Times New Roman"/>
          <w:sz w:val="28"/>
          <w:szCs w:val="28"/>
          <w:rPrChange w:id="23126" w:author="user pc" w:date="2022-03-15T10:14:00Z">
            <w:rPr/>
          </w:rPrChange>
        </w:rPr>
        <w:t xml:space="preserve"> m/s,</w:t>
      </w:r>
      <w:r w:rsidRPr="14049B59">
        <w:rPr>
          <w:rFonts w:ascii="Times New Roman" w:cs="Times New Roman"/>
          <w:b/>
          <w:sz w:val="28"/>
          <w:szCs w:val="28"/>
          <w:rPrChange w:id="23127" w:author="user pc" w:date="2022-03-15T10:14:00Z">
            <w:rPr/>
          </w:rPrChange>
        </w:rPr>
        <w:t xml:space="preserve"> E</w:t>
      </w:r>
      <w:r w:rsidRPr="703B20A0">
        <w:rPr>
          <w:rFonts w:ascii="Times New Roman" w:cs="Times New Roman"/>
          <w:sz w:val="28"/>
          <w:szCs w:val="28"/>
          <w:rPrChange w:id="23128" w:author="user pc" w:date="2022-03-15T10:14:00Z">
            <w:rPr/>
          </w:rPrChange>
        </w:rPr>
        <w:t xml:space="preserve"> is the energy released and </w:t>
      </w:r>
      <w:r w:rsidRPr="D0ABA31B">
        <w:rPr>
          <w:rFonts w:ascii="Times New Roman" w:cs="Times New Roman"/>
          <w:b/>
          <w:sz w:val="28"/>
          <w:szCs w:val="28"/>
          <w:rPrChange w:id="23129" w:author="user pc" w:date="2022-03-15T10:14:00Z">
            <w:rPr/>
          </w:rPrChange>
        </w:rPr>
        <w:t>m</w:t>
      </w:r>
      <w:r w:rsidRPr="FF356FFE">
        <w:rPr>
          <w:rFonts w:ascii="Times New Roman" w:cs="Times New Roman"/>
          <w:sz w:val="28"/>
          <w:szCs w:val="28"/>
          <w:rPrChange w:id="23130" w:author="user pc" w:date="2022-03-15T10:14:00Z">
            <w:rPr/>
          </w:rPrChange>
        </w:rPr>
        <w:t xml:space="preserve"> is the mass defect of the nucleus.</w:t>
      </w:r>
    </w:p>
    <w:p>
      <w:pPr>
        <w:pStyle w:val="style0"/>
        <w:rPr>
          <w:rFonts w:ascii="Times New Roman" w:cs="Times New Roman" w:hAnsi="Times New Roman"/>
          <w:sz w:val="28"/>
          <w:szCs w:val="28"/>
        </w:rPr>
      </w:pPr>
      <m:oMathPara>
        <m:oMathParaPr>
          <m:jc m:val="left"/>
        </m:oMathParaPr>
        <m:oMath>
          <m:r w:rsidRPr="E251827E">
            <w:rPr>
              <w:rFonts w:ascii="Cambria Math" w:cs="Times New Roman" w:hAnsi="Cambria Math"/>
              <w:sz w:val="28"/>
              <w:szCs w:val="28"/>
              <w:rPrChange w:id="23131" w:author="user pc" w:date="2022-03-15T10:14:00Z">
                <w:rPr>
                  <w:rFonts w:ascii="Cambria Math" w:hAnsi="Cambria Math"/>
                  <w:sz w:val="28"/>
                  <w:szCs w:val="28"/>
                </w:rPr>
              </w:rPrChange>
            </w:rPr>
            <m:t>The meaning of this equation is</m:t>
          </m:r>
          <m:r>
            <w:rPr>
              <w:rFonts w:ascii="Cambria Math" w:cs="Times New Roman" w:hAnsi="Cambria Math"/>
              <w:sz w:val="28"/>
              <w:szCs w:val="28"/>
            </w:rPr>
            <m:t xml:space="preserve"> </m:t>
          </m:r>
          <m:r w:rsidRPr="BA921C66">
            <w:rPr>
              <w:rFonts w:ascii="Cambria Math" w:cs="Times New Roman" w:hAnsi="Cambria Math"/>
              <w:sz w:val="28"/>
              <w:szCs w:val="28"/>
              <w:rPrChange w:id="23132" w:author="user pc" w:date="2022-03-15T10:14:00Z">
                <w:rPr>
                  <w:rFonts w:ascii="Cambria Math" w:hAnsi="Cambria Math"/>
                  <w:sz w:val="28"/>
                  <w:szCs w:val="28"/>
                </w:rPr>
              </w:rPrChange>
            </w:rPr>
            <m:t xml:space="preserve">that if a system </m:t>
          </m:r>
        </m:oMath>
      </m:oMathPara>
    </w:p>
    <w:p>
      <w:pPr>
        <w:pStyle w:val="style0"/>
        <w:rPr>
          <w:rFonts w:ascii="Times New Roman" w:cs="Times New Roman"/>
          <w:sz w:val="28"/>
          <w:szCs w:val="28"/>
          <w:rPrChange w:id="23133" w:author="user pc" w:date="2022-03-15T10:14:00Z">
            <w:rPr/>
          </w:rPrChange>
        </w:rPr>
      </w:pPr>
      <m:oMathPara>
        <m:oMathParaPr>
          <m:jc m:val="left"/>
        </m:oMathParaPr>
        <m:oMath>
          <m:r w:rsidRPr="74490C2D">
            <w:rPr>
              <w:rFonts w:ascii="Cambria Math" w:cs="Times New Roman" w:hAnsi="Cambria Math"/>
              <w:sz w:val="28"/>
              <w:szCs w:val="28"/>
              <w:rPrChange w:id="23134" w:author="user pc" w:date="2022-03-15T10:14:00Z">
                <w:rPr>
                  <w:rFonts w:ascii="Cambria Math" w:hAnsi="Cambria Math"/>
                  <w:sz w:val="28"/>
                  <w:szCs w:val="28"/>
                </w:rPr>
              </w:rPrChange>
            </w:rPr>
            <m:t>loses energy, it must also</m:t>
          </m:r>
          <m:r>
            <w:rPr>
              <w:rFonts w:ascii="Cambria Math" w:cs="Times New Roman" w:hAnsi="Cambria Math"/>
              <w:sz w:val="28"/>
              <w:szCs w:val="28"/>
            </w:rPr>
            <m:t xml:space="preserve"> </m:t>
          </m:r>
          <m:r w:rsidRPr="9F905FD5">
            <w:rPr>
              <w:rFonts w:ascii="Cambria Math" w:cs="Times New Roman" w:hAnsi="Cambria Math"/>
              <w:sz w:val="28"/>
              <w:szCs w:val="28"/>
              <w:rPrChange w:id="23135" w:author="user pc" w:date="2022-03-15T10:14:00Z">
                <w:rPr>
                  <w:rFonts w:ascii="Cambria Math" w:hAnsi="Cambria Math"/>
                  <w:sz w:val="28"/>
                  <w:szCs w:val="28"/>
                </w:rPr>
              </w:rPrChange>
            </w:rPr>
            <m:t>lose mass.</m:t>
          </m:r>
        </m:oMath>
      </m:oMathPara>
    </w:p>
    <w:p>
      <w:pPr>
        <w:pStyle w:val="style0"/>
        <w:rPr>
          <w:rFonts w:ascii="Times New Roman" w:cs="Times New Roman"/>
          <w:sz w:val="28"/>
          <w:szCs w:val="28"/>
          <w:rPrChange w:id="23136" w:author="user pc" w:date="2022-03-15T10:14:00Z">
            <w:rPr/>
          </w:rPrChange>
        </w:rPr>
      </w:pPr>
    </w:p>
    <w:p>
      <w:pPr>
        <w:pStyle w:val="style0"/>
        <w:rPr>
          <w:rFonts w:ascii="Times New Roman" w:cs="Times New Roman"/>
          <w:b/>
          <w:bCs/>
          <w:sz w:val="28"/>
          <w:szCs w:val="28"/>
          <w:rPrChange w:id="23137" w:author="user pc" w:date="2022-03-15T10:14:00Z">
            <w:rPr>
              <w:b/>
              <w:bCs/>
            </w:rPr>
          </w:rPrChange>
        </w:rPr>
      </w:pPr>
      <w:r w:rsidRPr="C053B186">
        <w:rPr>
          <w:rFonts w:ascii="Times New Roman" w:cs="Times New Roman"/>
          <w:b/>
          <w:bCs/>
          <w:sz w:val="28"/>
          <w:szCs w:val="28"/>
          <w:rPrChange w:id="23138" w:author="user pc" w:date="2022-03-15T10:14:00Z">
            <w:rPr>
              <w:b/>
              <w:bCs/>
            </w:rPr>
          </w:rPrChange>
        </w:rPr>
        <w:t>Example 1:</w:t>
      </w:r>
    </w:p>
    <w:p>
      <w:pPr>
        <w:pStyle w:val="style0"/>
        <w:rPr>
          <w:rFonts w:ascii="Times New Roman" w:cs="Times New Roman"/>
          <w:sz w:val="28"/>
          <w:szCs w:val="28"/>
          <w:rPrChange w:id="23139" w:author="user pc" w:date="2022-03-15T10:14:00Z">
            <w:rPr/>
          </w:rPrChange>
        </w:rPr>
      </w:pPr>
      <w:r w:rsidRPr="38200B6C">
        <w:rPr>
          <w:rFonts w:ascii="Times New Roman" w:cs="Times New Roman"/>
          <w:b/>
          <w:bCs/>
          <w:sz w:val="28"/>
          <w:szCs w:val="28"/>
          <w:rPrChange w:id="23140" w:author="user pc" w:date="2022-03-15T10:14:00Z">
            <w:rPr>
              <w:b/>
              <w:bCs/>
            </w:rPr>
          </w:rPrChange>
        </w:rPr>
        <w:t>For Nuclear fusion:</w:t>
      </w:r>
      <w:r>
        <w:rPr>
          <w:rFonts w:ascii="Times New Roman" w:cs="Times New Roman" w:hAnsi="Times New Roman"/>
          <w:b/>
          <w:bCs/>
          <w:sz w:val="28"/>
          <w:szCs w:val="28"/>
        </w:rPr>
        <w:t xml:space="preserve"> </w:t>
      </w:r>
      <w:r w:rsidRPr="536F5F62">
        <w:rPr>
          <w:rFonts w:ascii="Times New Roman" w:cs="Times New Roman"/>
          <w:sz w:val="28"/>
          <w:szCs w:val="28"/>
          <w:rPrChange w:id="23141" w:author="user pc" w:date="2022-03-15T10:14:00Z">
            <w:rPr/>
          </w:rPrChange>
        </w:rPr>
        <w:t>In this reaction, two isotopes of hydrogen i.e deuterium and tritium react together to form helium and neutron. By calculating the total mass of the reactants and total mass of the products, we can get the mass defect. We subtract the mass of products from the mass of reactants (mass defect). We can use the equation E</w:t>
      </w:r>
      <w:r>
        <w:rPr>
          <w:rFonts w:ascii="Times New Roman" w:cs="Times New Roman" w:hAnsi="Times New Roman"/>
          <w:sz w:val="28"/>
          <w:szCs w:val="28"/>
        </w:rPr>
        <w:t xml:space="preserve"> </w:t>
      </w:r>
      <w:r w:rsidRPr="F6E15025">
        <w:rPr>
          <w:rFonts w:ascii="Times New Roman" w:cs="Times New Roman"/>
          <w:sz w:val="28"/>
          <w:szCs w:val="28"/>
          <w:rPrChange w:id="23142" w:author="user pc" w:date="2022-03-15T10:14:00Z">
            <w:rPr/>
          </w:rPrChange>
        </w:rPr>
        <w:t>=</w:t>
      </w:r>
      <w:r>
        <w:rPr>
          <w:rFonts w:ascii="Times New Roman" w:cs="Times New Roman" w:hAnsi="Times New Roman"/>
          <w:sz w:val="28"/>
          <w:szCs w:val="28"/>
        </w:rPr>
        <w:t xml:space="preserve"> </w:t>
      </w:r>
      <w:r w:rsidRPr="EE9DC02F">
        <w:rPr>
          <w:rFonts w:ascii="Times New Roman" w:cs="Times New Roman"/>
          <w:sz w:val="28"/>
          <w:szCs w:val="28"/>
          <w:rPrChange w:id="23143" w:author="user pc" w:date="2022-03-15T10:14:00Z">
            <w:rPr/>
          </w:rPrChange>
        </w:rPr>
        <w:t>mc</w:t>
      </w:r>
      <w:r w:rsidRPr="BB6F789D">
        <w:rPr>
          <w:rFonts w:ascii="Times New Roman" w:cs="Times New Roman"/>
          <w:sz w:val="28"/>
          <w:szCs w:val="28"/>
          <w:vertAlign w:val="superscript"/>
          <w:rPrChange w:id="23144" w:author="user pc" w:date="2022-03-15T10:14:00Z">
            <w:rPr>
              <w:vertAlign w:val="superscript"/>
            </w:rPr>
          </w:rPrChange>
        </w:rPr>
        <w:t>2</w:t>
      </w:r>
      <w:r w:rsidRPr="0C8F257F">
        <w:rPr>
          <w:rFonts w:ascii="Times New Roman" w:cs="Times New Roman"/>
          <w:sz w:val="28"/>
          <w:szCs w:val="28"/>
          <w:rPrChange w:id="23145" w:author="user pc" w:date="2022-03-15T10:14:00Z">
            <w:rPr/>
          </w:rPrChange>
        </w:rPr>
        <w:t xml:space="preserve"> to calculate the energy released in the nuclear fusion reaction.</w:t>
      </w:r>
    </w:p>
    <w:p>
      <w:pPr>
        <w:pStyle w:val="style0"/>
        <w:rPr>
          <w:rFonts w:ascii="Times New Roman" w:cs="Times New Roman"/>
          <w:sz w:val="28"/>
          <w:szCs w:val="28"/>
          <w:rPrChange w:id="23146" w:author="user pc" w:date="2022-03-15T10:14:00Z">
            <w:rPr/>
          </w:rPrChange>
        </w:rPr>
      </w:pP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2</m:t>
            </m:r>
          </m:sup>
          <m:e>
            <m:r>
              <w:rPr>
                <w:rFonts w:ascii="Cambria Math" w:cs="Times New Roman" w:eastAsia="宋体" w:hAnsi="Cambria Math"/>
                <w:sz w:val="28"/>
                <w:szCs w:val="28"/>
              </w:rPr>
              <m:t xml:space="preserve">H </m:t>
            </m:r>
          </m:e>
        </m:sPre>
      </m:oMath>
      <w:r w:rsidRPr="2626A390">
        <w:rPr>
          <w:rFonts w:ascii="Times New Roman" w:cs="Times New Roman"/>
          <w:sz w:val="28"/>
          <w:szCs w:val="28"/>
          <w:vertAlign w:val="subscript"/>
          <w:rPrChange w:id="23147" w:author="user pc" w:date="2022-03-15T10:14:00Z">
            <w:rPr>
              <w:vertAlign w:val="subscript"/>
            </w:rPr>
          </w:rPrChange>
        </w:rPr>
        <w:t xml:space="preserve">  </w:t>
      </w:r>
      <w:r w:rsidRPr="36A1FB3C">
        <w:rPr>
          <w:rFonts w:ascii="Times New Roman" w:cs="Times New Roman"/>
          <w:sz w:val="28"/>
          <w:szCs w:val="28"/>
          <w:rPrChange w:id="23148" w:author="user pc" w:date="2022-03-15T10:14:00Z">
            <w:rPr/>
          </w:rPrChange>
        </w:rPr>
        <w:t xml:space="preserve">       +</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1</m:t>
            </m:r>
          </m:sub>
          <m:sup>
            <m:r>
              <w:rPr>
                <w:rFonts w:ascii="Cambria Math" w:cs="Times New Roman" w:eastAsia="宋体" w:hAnsi="Cambria Math"/>
                <w:sz w:val="28"/>
                <w:szCs w:val="28"/>
              </w:rPr>
              <m:t>3</m:t>
            </m:r>
          </m:sup>
          <m:e>
            <m:r>
              <w:rPr>
                <w:rFonts w:ascii="Cambria Math" w:cs="Times New Roman" w:eastAsia="宋体" w:hAnsi="Cambria Math"/>
                <w:sz w:val="28"/>
                <w:szCs w:val="28"/>
              </w:rPr>
              <m:t xml:space="preserve">H </m:t>
            </m:r>
          </m:e>
        </m:sPre>
      </m:oMath>
      <w:r w:rsidRPr="F2EA1CAC">
        <w:rPr>
          <w:rFonts w:ascii="Times New Roman" w:cs="Times New Roman"/>
          <w:sz w:val="28"/>
          <w:szCs w:val="28"/>
          <w:vertAlign w:val="subscript"/>
          <w:rPrChange w:id="23149" w:author="user pc" w:date="2022-03-15T10:14:00Z">
            <w:rPr>
              <w:vertAlign w:val="subscript"/>
            </w:rPr>
          </w:rPrChange>
        </w:rPr>
        <w:t xml:space="preserve">  </w:t>
      </w:r>
      <w:r w:rsidRPr="FFDA25CD">
        <w:rPr>
          <w:rFonts w:ascii="Times New Roman" w:cs="Times New Roman"/>
          <w:sz w:val="28"/>
          <w:szCs w:val="28"/>
          <w:rPrChange w:id="23150" w:author="user pc" w:date="2022-03-15T10:14:00Z">
            <w:rPr/>
          </w:rPrChange>
        </w:rPr>
        <w:t xml:space="preserve">       </w:t>
      </w:r>
      <w:r>
        <w:rPr>
          <w:rFonts w:ascii="Times New Roman" w:cs="Times New Roman" w:hAnsi="Times New Roman"/>
          <w:sz w:val="28"/>
          <w:szCs w:val="28"/>
        </w:rPr>
        <w:t xml:space="preserve">   </w:t>
      </w:r>
      <w:r w:rsidRPr="9EE5FFC5">
        <w:rPr>
          <w:rFonts w:ascii="Times New Roman" w:cs="Times New Roman"/>
          <w:sz w:val="28"/>
          <w:szCs w:val="28"/>
          <w:rPrChange w:id="23151" w:author="user pc" w:date="2022-03-15T10:14:00Z">
            <w:rPr/>
          </w:rPrChange>
        </w:rPr>
        <w:t>=&gt;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2</m:t>
            </m:r>
          </m:sub>
          <m:sup>
            <m:r>
              <w:rPr>
                <w:rFonts w:ascii="Cambria Math" w:cs="Times New Roman" w:eastAsia="宋体" w:hAnsi="Cambria Math"/>
                <w:sz w:val="28"/>
                <w:szCs w:val="28"/>
              </w:rPr>
              <m:t>4</m:t>
            </m:r>
          </m:sup>
          <m:e>
            <m:r>
              <w:rPr>
                <w:rFonts w:ascii="Cambria Math" w:cs="Times New Roman" w:eastAsia="宋体" w:hAnsi="Cambria Math"/>
                <w:sz w:val="28"/>
                <w:szCs w:val="28"/>
              </w:rPr>
              <m:t xml:space="preserve">He </m:t>
            </m:r>
          </m:e>
        </m:sPre>
      </m:oMath>
      <w:r>
        <w:rPr>
          <w:rFonts w:ascii="Times New Roman" w:cs="Times New Roman" w:hAnsi="Times New Roman"/>
          <w:sz w:val="28"/>
          <w:szCs w:val="28"/>
          <w:vertAlign w:val="subscript"/>
        </w:rPr>
        <w:t xml:space="preserve">           </w:t>
      </w:r>
      <w:r w:rsidRPr="5DF1FEAE">
        <w:rPr>
          <w:rFonts w:ascii="Times New Roman" w:cs="Times New Roman"/>
          <w:sz w:val="28"/>
          <w:szCs w:val="28"/>
          <w:rPrChange w:id="23152" w:author="user pc" w:date="2022-03-15T10:14:00Z">
            <w:rPr/>
          </w:rPrChange>
        </w:rPr>
        <w:t>+</w:t>
      </w:r>
      <w:r>
        <w:rPr>
          <w:rFonts w:ascii="Times New Roman" w:cs="Times New Roman" w:hAnsi="Times New Roman"/>
          <w:sz w:val="28"/>
          <w:szCs w:val="28"/>
        </w:rPr>
        <w:t xml:space="preserve">     </w:t>
      </w:r>
      <w:r w:rsidRPr="EE747083">
        <w:rPr>
          <w:rFonts w:ascii="Times New Roman" w:cs="Times New Roman"/>
          <w:sz w:val="28"/>
          <w:szCs w:val="28"/>
          <w:rPrChange w:id="23153" w:author="user pc" w:date="2022-03-15T10:14:00Z">
            <w:rPr/>
          </w:rPrChange>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 xml:space="preserve">H </m:t>
            </m:r>
          </m:e>
        </m:sPre>
      </m:oMath>
    </w:p>
    <w:p>
      <w:pPr>
        <w:pStyle w:val="style0"/>
        <w:rPr>
          <w:rFonts w:ascii="Times New Roman" w:cs="Times New Roman"/>
          <w:sz w:val="28"/>
          <w:szCs w:val="28"/>
          <w:rPrChange w:id="23154" w:author="user pc" w:date="2022-03-15T10:14:00Z">
            <w:rPr/>
          </w:rPrChange>
        </w:rPr>
      </w:pPr>
      <w:r w:rsidRPr="A649424C">
        <w:rPr>
          <w:rFonts w:ascii="Times New Roman" w:cs="Times New Roman"/>
          <w:b/>
          <w:bCs/>
          <w:sz w:val="28"/>
          <w:szCs w:val="28"/>
          <w:rPrChange w:id="23155" w:author="user pc" w:date="2022-03-15T10:14:00Z">
            <w:rPr>
              <w:b/>
              <w:bCs/>
            </w:rPr>
          </w:rPrChange>
        </w:rPr>
        <w:t>2.013553</w:t>
      </w:r>
      <w:r>
        <w:rPr>
          <w:rFonts w:ascii="Times New Roman" w:cs="Times New Roman" w:hAnsi="Times New Roman"/>
          <w:b/>
          <w:bCs/>
          <w:sz w:val="28"/>
          <w:szCs w:val="28"/>
        </w:rPr>
        <w:t xml:space="preserve">   </w:t>
      </w:r>
      <w:r w:rsidRPr="ED53D125">
        <w:rPr>
          <w:rFonts w:ascii="Times New Roman" w:cs="Times New Roman"/>
          <w:b/>
          <w:bCs/>
          <w:sz w:val="28"/>
          <w:szCs w:val="28"/>
          <w:rPrChange w:id="23156" w:author="user pc" w:date="2022-03-15T10:14:00Z">
            <w:rPr>
              <w:b/>
              <w:bCs/>
            </w:rPr>
          </w:rPrChange>
        </w:rPr>
        <w:t xml:space="preserve"> 3.016049 </w:t>
      </w:r>
      <w:r>
        <w:rPr>
          <w:rFonts w:ascii="Times New Roman" w:cs="Times New Roman" w:hAnsi="Times New Roman"/>
          <w:b/>
          <w:bCs/>
          <w:sz w:val="28"/>
          <w:szCs w:val="28"/>
        </w:rPr>
        <w:t xml:space="preserve">   </w:t>
      </w:r>
      <w:r w:rsidRPr="A6D65F18">
        <w:rPr>
          <w:rFonts w:ascii="Times New Roman" w:cs="Times New Roman"/>
          <w:sz w:val="28"/>
          <w:szCs w:val="28"/>
          <w:rPrChange w:id="23157" w:author="user pc" w:date="2022-03-15T10:14:00Z">
            <w:rPr/>
          </w:rPrChange>
        </w:rPr>
        <w:t>=&gt;</w:t>
      </w:r>
      <w:r>
        <w:rPr>
          <w:rFonts w:ascii="Times New Roman" w:cs="Times New Roman" w:hAnsi="Times New Roman"/>
          <w:b/>
          <w:bCs/>
          <w:sz w:val="28"/>
          <w:szCs w:val="28"/>
        </w:rPr>
        <w:t xml:space="preserve">     </w:t>
      </w:r>
      <w:r w:rsidRPr="2DE5B1D9">
        <w:rPr>
          <w:rFonts w:ascii="Times New Roman" w:cs="Times New Roman"/>
          <w:b/>
          <w:bCs/>
          <w:sz w:val="28"/>
          <w:szCs w:val="28"/>
          <w:rPrChange w:id="23158" w:author="user pc" w:date="2022-03-15T10:14:00Z">
            <w:rPr>
              <w:b/>
              <w:bCs/>
            </w:rPr>
          </w:rPrChange>
        </w:rPr>
        <w:t xml:space="preserve">4.001506    </w:t>
      </w:r>
      <w:r>
        <w:rPr>
          <w:rFonts w:ascii="Times New Roman" w:cs="Times New Roman" w:hAnsi="Times New Roman"/>
          <w:b/>
          <w:bCs/>
          <w:sz w:val="28"/>
          <w:szCs w:val="28"/>
        </w:rPr>
        <w:t xml:space="preserve">   </w:t>
      </w:r>
      <w:r w:rsidRPr="F90A140A">
        <w:rPr>
          <w:rFonts w:ascii="Times New Roman" w:cs="Times New Roman"/>
          <w:b/>
          <w:bCs/>
          <w:sz w:val="28"/>
          <w:szCs w:val="28"/>
          <w:rPrChange w:id="23159" w:author="user pc" w:date="2022-03-15T10:14:00Z">
            <w:rPr>
              <w:b/>
              <w:bCs/>
            </w:rPr>
          </w:rPrChange>
        </w:rPr>
        <w:t>1.008665</w:t>
      </w:r>
    </w:p>
    <w:p>
      <w:pPr>
        <w:pStyle w:val="style0"/>
        <w:tabs>
          <w:tab w:val="left" w:leader="none" w:pos="4030"/>
        </w:tabs>
        <w:rPr>
          <w:rFonts w:ascii="Times New Roman" w:cs="Times New Roman"/>
          <w:sz w:val="28"/>
          <w:szCs w:val="28"/>
          <w:rPrChange w:id="23160" w:author="user pc" w:date="2022-03-15T10:14:00Z">
            <w:rPr/>
          </w:rPrChange>
        </w:rPr>
      </w:pPr>
      <w:r w:rsidRPr="ACC6A126">
        <w:rPr>
          <w:rFonts w:ascii="Times New Roman" w:cs="Times New Roman"/>
          <w:sz w:val="28"/>
          <w:szCs w:val="28"/>
          <w:rPrChange w:id="23161" w:author="user pc" w:date="2022-03-15T10:14:00Z">
            <w:rPr/>
          </w:rPrChange>
        </w:rPr>
        <w:t xml:space="preserve">5.029602 u                     </w:t>
      </w:r>
      <w:r>
        <w:rPr>
          <w:rFonts w:ascii="Times New Roman" w:cs="Times New Roman" w:hAnsi="Times New Roman"/>
          <w:sz w:val="28"/>
          <w:szCs w:val="28"/>
        </w:rPr>
        <w:t xml:space="preserve"> </w:t>
      </w:r>
      <w:r w:rsidRPr="7C0B8FBD">
        <w:rPr>
          <w:rFonts w:ascii="Times New Roman" w:cs="Times New Roman"/>
          <w:sz w:val="28"/>
          <w:szCs w:val="28"/>
          <w:rPrChange w:id="23162" w:author="user pc" w:date="2022-03-15T10:14:00Z">
            <w:rPr/>
          </w:rPrChange>
        </w:rPr>
        <w:t>=&gt;</w:t>
      </w:r>
      <w:r>
        <w:rPr>
          <w:rFonts w:ascii="Times New Roman" w:cs="Times New Roman" w:hAnsi="Times New Roman"/>
          <w:sz w:val="28"/>
          <w:szCs w:val="28"/>
        </w:rPr>
        <w:t xml:space="preserve">             </w:t>
      </w:r>
      <w:r w:rsidRPr="E4D51E9F">
        <w:rPr>
          <w:rFonts w:ascii="Times New Roman" w:cs="Times New Roman"/>
          <w:sz w:val="28"/>
          <w:szCs w:val="28"/>
          <w:rPrChange w:id="23163" w:author="user pc" w:date="2022-03-15T10:14:00Z">
            <w:rPr/>
          </w:rPrChange>
        </w:rPr>
        <w:t>5.010171 u</w:t>
      </w:r>
    </w:p>
    <w:p>
      <w:pPr>
        <w:pStyle w:val="style0"/>
        <w:tabs>
          <w:tab w:val="left" w:leader="none" w:pos="4030"/>
        </w:tabs>
        <w:rPr>
          <w:rFonts w:ascii="Times New Roman" w:cs="Times New Roman"/>
          <w:sz w:val="28"/>
          <w:szCs w:val="28"/>
          <w:rPrChange w:id="23164" w:author="user pc" w:date="2022-03-15T10:14:00Z">
            <w:rPr/>
          </w:rPrChange>
        </w:rPr>
      </w:pPr>
      <w:r w:rsidRPr="DAA6A18B">
        <w:rPr>
          <w:rFonts w:ascii="Times New Roman" w:cs="Times New Roman"/>
          <w:b/>
          <w:bCs/>
          <w:sz w:val="28"/>
          <w:szCs w:val="28"/>
          <w:rPrChange w:id="23165" w:author="user pc" w:date="2022-03-15T10:14:00Z">
            <w:rPr>
              <w:b/>
              <w:bCs/>
            </w:rPr>
          </w:rPrChange>
        </w:rPr>
        <w:t>Note:</w:t>
      </w:r>
      <w:r>
        <w:rPr>
          <w:rFonts w:ascii="Times New Roman" w:cs="Times New Roman" w:hAnsi="Times New Roman"/>
          <w:b/>
          <w:bCs/>
          <w:sz w:val="28"/>
          <w:szCs w:val="28"/>
        </w:rPr>
        <w:t xml:space="preserve"> </w:t>
      </w:r>
      <w:r w:rsidRPr="C8AF2F61">
        <w:rPr>
          <w:rFonts w:ascii="Times New Roman" w:cs="Times New Roman"/>
          <w:sz w:val="28"/>
          <w:szCs w:val="28"/>
          <w:rPrChange w:id="23166" w:author="user pc" w:date="2022-03-15T10:14:00Z">
            <w:rPr/>
          </w:rPrChange>
        </w:rPr>
        <w:t>2.013553 + 3.016049 gives 5.029602 u while   4.001506 + 1.008665 gives 5.010171 u.</w:t>
      </w:r>
    </w:p>
    <w:p>
      <w:pPr>
        <w:pStyle w:val="style0"/>
        <w:tabs>
          <w:tab w:val="left" w:leader="none" w:pos="4030"/>
        </w:tabs>
        <w:rPr>
          <w:rFonts w:ascii="Times New Roman" w:cs="Times New Roman"/>
          <w:sz w:val="28"/>
          <w:szCs w:val="28"/>
          <w:rPrChange w:id="23167" w:author="user pc" w:date="2022-03-15T10:14:00Z">
            <w:rPr/>
          </w:rPrChange>
        </w:rPr>
      </w:pPr>
      <w:r w:rsidRPr="3AF97F1B">
        <w:rPr>
          <w:rFonts w:ascii="Times New Roman" w:cs="Times New Roman"/>
          <w:sz w:val="28"/>
          <w:szCs w:val="28"/>
          <w:rPrChange w:id="23168" w:author="user pc" w:date="2022-03-15T10:14:00Z">
            <w:rPr/>
          </w:rPrChange>
        </w:rPr>
        <w:t>One unified atomic mass unit = 1.66 × 10</w:t>
      </w:r>
      <w:r w:rsidRPr="2B6637F6">
        <w:rPr>
          <w:rFonts w:ascii="Times New Roman" w:cs="Times New Roman"/>
          <w:sz w:val="28"/>
          <w:szCs w:val="28"/>
          <w:vertAlign w:val="superscript"/>
          <w:rPrChange w:id="23169" w:author="user pc" w:date="2022-03-15T10:14:00Z">
            <w:rPr>
              <w:vertAlign w:val="superscript"/>
            </w:rPr>
          </w:rPrChange>
        </w:rPr>
        <w:t>-27</w:t>
      </w:r>
      <w:r w:rsidRPr="1FC9324E">
        <w:rPr>
          <w:rFonts w:ascii="Times New Roman" w:cs="Times New Roman"/>
          <w:sz w:val="28"/>
          <w:szCs w:val="28"/>
          <w:rPrChange w:id="23170" w:author="user pc" w:date="2022-03-15T10:14:00Z">
            <w:rPr/>
          </w:rPrChange>
        </w:rPr>
        <w:t xml:space="preserve">Kg.  Mass defect = total particle </w:t>
      </w:r>
      <w:r>
        <w:rPr>
          <w:rFonts w:ascii="Times New Roman" w:cs="Times New Roman" w:hAnsi="Times New Roman"/>
          <w:sz w:val="28"/>
          <w:szCs w:val="28"/>
        </w:rPr>
        <w:t>(</w:t>
      </w:r>
      <w:r w:rsidRPr="9BE08548">
        <w:rPr>
          <w:rFonts w:ascii="Times New Roman" w:cs="Times New Roman"/>
          <w:sz w:val="28"/>
          <w:szCs w:val="28"/>
          <w:rPrChange w:id="23171" w:author="user pc" w:date="2022-03-15T10:14:00Z">
            <w:rPr/>
          </w:rPrChange>
        </w:rPr>
        <w:t>mass of reactants minus total particle mass of products</w:t>
      </w:r>
      <w:r>
        <w:rPr>
          <w:rFonts w:ascii="Times New Roman" w:cs="Times New Roman" w:hAnsi="Times New Roman"/>
          <w:sz w:val="28"/>
          <w:szCs w:val="28"/>
        </w:rPr>
        <w:t>)</w:t>
      </w:r>
      <w:r w:rsidRPr="A77E82D0">
        <w:rPr>
          <w:rFonts w:ascii="Times New Roman" w:cs="Times New Roman"/>
          <w:sz w:val="28"/>
          <w:szCs w:val="28"/>
          <w:rPrChange w:id="23172" w:author="user pc" w:date="2022-03-15T10:14:00Z">
            <w:rPr/>
          </w:rPrChange>
        </w:rPr>
        <w:t>.</w:t>
      </w:r>
    </w:p>
    <w:p>
      <w:pPr>
        <w:pStyle w:val="style0"/>
        <w:tabs>
          <w:tab w:val="left" w:leader="none" w:pos="4030"/>
        </w:tabs>
        <w:rPr>
          <w:rFonts w:ascii="Times New Roman" w:cs="Times New Roman" w:hAnsi="Times New Roman"/>
          <w:sz w:val="28"/>
          <w:szCs w:val="28"/>
        </w:rPr>
      </w:pPr>
      <w:r w:rsidRPr="44DBDADE">
        <w:rPr>
          <w:rFonts w:ascii="Times New Roman" w:cs="Times New Roman"/>
          <w:sz w:val="28"/>
          <w:szCs w:val="28"/>
          <w:rPrChange w:id="23173" w:author="user pc" w:date="2022-03-15T10:14:00Z">
            <w:rPr/>
          </w:rPrChange>
        </w:rPr>
        <w:t>Mass</w:t>
      </w:r>
      <w:r>
        <w:rPr>
          <w:rFonts w:ascii="Times New Roman" w:cs="Times New Roman" w:hAnsi="Times New Roman"/>
          <w:sz w:val="28"/>
          <w:szCs w:val="28"/>
        </w:rPr>
        <w:t xml:space="preserve"> </w:t>
      </w:r>
      <w:r w:rsidRPr="ED59D862">
        <w:rPr>
          <w:rFonts w:ascii="Times New Roman" w:cs="Times New Roman"/>
          <w:sz w:val="28"/>
          <w:szCs w:val="28"/>
          <w:rPrChange w:id="23174" w:author="user pc" w:date="2022-03-15T10:14:00Z">
            <w:rPr/>
          </w:rPrChange>
        </w:rPr>
        <w:t>defect</w:t>
      </w:r>
      <w:r>
        <w:rPr>
          <w:rFonts w:ascii="Times New Roman" w:cs="Times New Roman" w:hAnsi="Times New Roman"/>
          <w:sz w:val="28"/>
          <w:szCs w:val="28"/>
        </w:rPr>
        <w:t xml:space="preserve"> </w:t>
      </w:r>
      <w:r w:rsidRPr="942371C6">
        <w:rPr>
          <w:rFonts w:ascii="Times New Roman" w:cs="Times New Roman"/>
          <w:sz w:val="28"/>
          <w:szCs w:val="28"/>
          <w:rPrChange w:id="23175" w:author="user pc" w:date="2022-03-15T10:14:00Z">
            <w:rPr/>
          </w:rPrChange>
        </w:rPr>
        <w:t>= (5.029602 - 5.010171)</w:t>
      </w:r>
      <w:r>
        <w:rPr>
          <w:rFonts w:ascii="Times New Roman" w:cs="Times New Roman" w:hAnsi="Times New Roman"/>
          <w:sz w:val="28"/>
          <w:szCs w:val="28"/>
        </w:rPr>
        <w:t xml:space="preserve"> </w:t>
      </w:r>
      <w:r w:rsidRPr="03574944">
        <w:rPr>
          <w:rFonts w:ascii="Times New Roman" w:cs="Times New Roman"/>
          <w:sz w:val="28"/>
          <w:szCs w:val="28"/>
          <w:rPrChange w:id="23176" w:author="user pc" w:date="2022-03-15T10:14:00Z">
            <w:rPr/>
          </w:rPrChange>
        </w:rPr>
        <w:t>u</w:t>
      </w:r>
    </w:p>
    <w:p>
      <w:pPr>
        <w:pStyle w:val="style0"/>
        <w:tabs>
          <w:tab w:val="left" w:leader="none" w:pos="4030"/>
        </w:tabs>
        <w:rPr>
          <w:rFonts w:ascii="Times New Roman" w:cs="Times New Roman" w:hAnsi="Times New Roman"/>
          <w:sz w:val="28"/>
          <w:szCs w:val="28"/>
        </w:rPr>
      </w:pPr>
      <w:r>
        <w:rPr>
          <w:rFonts w:ascii="Times New Roman" w:cs="Times New Roman" w:hAnsi="Times New Roman"/>
          <w:sz w:val="28"/>
          <w:szCs w:val="28"/>
        </w:rPr>
        <w:t xml:space="preserve"> </w:t>
      </w:r>
      <w:r w:rsidRPr="64197CB5">
        <w:rPr>
          <w:rFonts w:ascii="Times New Roman" w:cs="Times New Roman"/>
          <w:sz w:val="28"/>
          <w:szCs w:val="28"/>
          <w:rPrChange w:id="23177" w:author="user pc" w:date="2022-03-15T10:14:00Z">
            <w:rPr/>
          </w:rPrChange>
        </w:rPr>
        <w:t>Mass defect = 0.019431 u</w:t>
      </w:r>
      <w:r>
        <w:rPr>
          <w:rFonts w:ascii="Times New Roman" w:cs="Times New Roman" w:hAnsi="Times New Roman"/>
          <w:sz w:val="28"/>
          <w:szCs w:val="28"/>
        </w:rPr>
        <w:t xml:space="preserve"> </w:t>
      </w:r>
    </w:p>
    <w:p>
      <w:pPr>
        <w:pStyle w:val="style0"/>
        <w:tabs>
          <w:tab w:val="left" w:leader="none" w:pos="4030"/>
        </w:tabs>
        <w:rPr>
          <w:rFonts w:ascii="Times New Roman" w:cs="Times New Roman"/>
          <w:sz w:val="28"/>
          <w:szCs w:val="28"/>
          <w:vertAlign w:val="superscript"/>
          <w:rPrChange w:id="23178" w:author="user pc" w:date="2022-03-15T10:14:00Z">
            <w:rPr>
              <w:vertAlign w:val="superscript"/>
            </w:rPr>
          </w:rPrChange>
        </w:rPr>
      </w:pPr>
      <w:r w:rsidRPr="BE087F5A">
        <w:rPr>
          <w:rFonts w:ascii="Times New Roman" w:cs="Times New Roman"/>
          <w:sz w:val="28"/>
          <w:szCs w:val="28"/>
          <w:rPrChange w:id="23179" w:author="user pc" w:date="2022-03-15T10:14:00Z">
            <w:rPr/>
          </w:rPrChange>
        </w:rPr>
        <w:t>Mass</w:t>
      </w:r>
      <w:r>
        <w:rPr>
          <w:rFonts w:ascii="Times New Roman" w:cs="Times New Roman" w:hAnsi="Times New Roman"/>
          <w:sz w:val="28"/>
          <w:szCs w:val="28"/>
        </w:rPr>
        <w:t xml:space="preserve"> </w:t>
      </w:r>
      <w:r w:rsidRPr="E2ADB505">
        <w:rPr>
          <w:rFonts w:ascii="Times New Roman" w:cs="Times New Roman"/>
          <w:sz w:val="28"/>
          <w:szCs w:val="28"/>
          <w:rPrChange w:id="23180" w:author="user pc" w:date="2022-03-15T10:14:00Z">
            <w:rPr/>
          </w:rPrChange>
        </w:rPr>
        <w:t>defect = 0.019431 × 1.66×10</w:t>
      </w:r>
      <w:r w:rsidRPr="BE15885D">
        <w:rPr>
          <w:rFonts w:ascii="Times New Roman" w:cs="Times New Roman"/>
          <w:sz w:val="28"/>
          <w:szCs w:val="28"/>
          <w:vertAlign w:val="superscript"/>
          <w:rPrChange w:id="23181" w:author="user pc" w:date="2022-03-15T10:14:00Z">
            <w:rPr>
              <w:vertAlign w:val="superscript"/>
            </w:rPr>
          </w:rPrChange>
        </w:rPr>
        <w:t>-27</w:t>
      </w:r>
    </w:p>
    <w:p>
      <w:pPr>
        <w:pStyle w:val="style0"/>
        <w:tabs>
          <w:tab w:val="left" w:leader="none" w:pos="4030"/>
        </w:tabs>
        <w:rPr>
          <w:rFonts w:ascii="Times New Roman" w:cs="Times New Roman"/>
          <w:sz w:val="28"/>
          <w:szCs w:val="28"/>
          <w:rPrChange w:id="23182" w:author="user pc" w:date="2022-03-15T10:14:00Z">
            <w:rPr/>
          </w:rPrChange>
        </w:rPr>
      </w:pPr>
      <w:r w:rsidRPr="8CE9D305">
        <w:rPr>
          <w:rFonts w:ascii="Times New Roman" w:cs="Times New Roman"/>
          <w:sz w:val="28"/>
          <w:szCs w:val="28"/>
          <w:rPrChange w:id="23183" w:author="user pc" w:date="2022-03-15T10:14:00Z">
            <w:rPr/>
          </w:rPrChange>
        </w:rPr>
        <w:t>Mass</w:t>
      </w:r>
      <w:r>
        <w:rPr>
          <w:rFonts w:ascii="Times New Roman" w:cs="Times New Roman" w:hAnsi="Times New Roman"/>
          <w:sz w:val="28"/>
          <w:szCs w:val="28"/>
        </w:rPr>
        <w:t xml:space="preserve"> </w:t>
      </w:r>
      <w:r w:rsidRPr="E1027C4B">
        <w:rPr>
          <w:rFonts w:ascii="Times New Roman" w:cs="Times New Roman"/>
          <w:sz w:val="28"/>
          <w:szCs w:val="28"/>
          <w:rPrChange w:id="23184" w:author="user pc" w:date="2022-03-15T10:14:00Z">
            <w:rPr/>
          </w:rPrChange>
        </w:rPr>
        <w:t>defect = 3.23 × 10</w:t>
      </w:r>
      <w:r w:rsidRPr="F082B0DA">
        <w:rPr>
          <w:rFonts w:ascii="Times New Roman" w:cs="Times New Roman"/>
          <w:sz w:val="28"/>
          <w:szCs w:val="28"/>
          <w:vertAlign w:val="superscript"/>
          <w:rPrChange w:id="23185" w:author="user pc" w:date="2022-03-15T10:14:00Z">
            <w:rPr>
              <w:vertAlign w:val="superscript"/>
            </w:rPr>
          </w:rPrChange>
        </w:rPr>
        <w:t>-29</w:t>
      </w:r>
      <w:r w:rsidRPr="4659A0EF">
        <w:rPr>
          <w:rFonts w:ascii="Times New Roman" w:cs="Times New Roman"/>
          <w:sz w:val="28"/>
          <w:szCs w:val="28"/>
          <w:rPrChange w:id="23186" w:author="user pc" w:date="2022-03-15T10:14:00Z">
            <w:rPr/>
          </w:rPrChange>
        </w:rPr>
        <w:t xml:space="preserve"> Kg</w:t>
      </w:r>
    </w:p>
    <w:p>
      <w:pPr>
        <w:pStyle w:val="style0"/>
        <w:tabs>
          <w:tab w:val="left" w:leader="none" w:pos="4030"/>
        </w:tabs>
        <w:rPr>
          <w:rFonts w:ascii="Times New Roman" w:cs="Times New Roman"/>
          <w:sz w:val="28"/>
          <w:szCs w:val="28"/>
          <w:vertAlign w:val="superscript"/>
          <w:rPrChange w:id="23187" w:author="user pc" w:date="2022-03-15T10:14:00Z">
            <w:rPr>
              <w:vertAlign w:val="superscript"/>
            </w:rPr>
          </w:rPrChange>
        </w:rPr>
      </w:pPr>
      <w:r w:rsidRPr="A5D0D337">
        <w:rPr>
          <w:rFonts w:ascii="Times New Roman" w:cs="Times New Roman"/>
          <w:sz w:val="28"/>
          <w:szCs w:val="28"/>
          <w:rPrChange w:id="23188" w:author="user pc" w:date="2022-03-15T10:14:00Z">
            <w:rPr/>
          </w:rPrChange>
        </w:rPr>
        <w:t>To calculate the energy released, use E</w:t>
      </w:r>
      <w:r>
        <w:rPr>
          <w:rFonts w:ascii="Times New Roman" w:cs="Times New Roman" w:hAnsi="Times New Roman"/>
          <w:sz w:val="28"/>
          <w:szCs w:val="28"/>
        </w:rPr>
        <w:t xml:space="preserve"> </w:t>
      </w:r>
      <w:r w:rsidRPr="F5288849">
        <w:rPr>
          <w:rFonts w:ascii="Times New Roman" w:cs="Times New Roman"/>
          <w:sz w:val="28"/>
          <w:szCs w:val="28"/>
          <w:rPrChange w:id="23189" w:author="user pc" w:date="2022-03-15T10:14:00Z">
            <w:rPr/>
          </w:rPrChange>
        </w:rPr>
        <w:t>=</w:t>
      </w:r>
      <w:r>
        <w:rPr>
          <w:rFonts w:ascii="Times New Roman" w:cs="Times New Roman" w:hAnsi="Times New Roman"/>
          <w:sz w:val="28"/>
          <w:szCs w:val="28"/>
        </w:rPr>
        <w:t xml:space="preserve"> </w:t>
      </w:r>
      <w:r w:rsidRPr="6692F230">
        <w:rPr>
          <w:rFonts w:ascii="Times New Roman" w:cs="Times New Roman"/>
          <w:sz w:val="28"/>
          <w:szCs w:val="28"/>
          <w:rPrChange w:id="23190" w:author="user pc" w:date="2022-03-15T10:14:00Z">
            <w:rPr/>
          </w:rPrChange>
        </w:rPr>
        <w:t>mc</w:t>
      </w:r>
      <w:r w:rsidRPr="17142581">
        <w:rPr>
          <w:rFonts w:ascii="Times New Roman" w:cs="Times New Roman"/>
          <w:sz w:val="28"/>
          <w:szCs w:val="28"/>
          <w:vertAlign w:val="superscript"/>
          <w:rPrChange w:id="23191" w:author="user pc" w:date="2022-03-15T10:14:00Z">
            <w:rPr>
              <w:vertAlign w:val="superscript"/>
            </w:rPr>
          </w:rPrChange>
        </w:rPr>
        <w:t>2</w:t>
      </w:r>
    </w:p>
    <w:p>
      <w:pPr>
        <w:pStyle w:val="style0"/>
        <w:tabs>
          <w:tab w:val="left" w:leader="none" w:pos="4030"/>
        </w:tabs>
        <w:rPr>
          <w:rFonts w:ascii="Times New Roman" w:cs="Times New Roman" w:hAnsi="Times New Roman"/>
          <w:sz w:val="28"/>
          <w:szCs w:val="28"/>
          <w:vertAlign w:val="superscript"/>
        </w:rPr>
      </w:pPr>
      <w:r w:rsidRPr="CF4BF65F">
        <w:rPr>
          <w:rFonts w:ascii="Times New Roman" w:cs="Times New Roman"/>
          <w:sz w:val="28"/>
          <w:szCs w:val="28"/>
          <w:rPrChange w:id="23192" w:author="user pc" w:date="2022-03-15T10:14:00Z">
            <w:rPr/>
          </w:rPrChange>
        </w:rPr>
        <w:t>E = 3.23</w:t>
      </w:r>
      <w:r>
        <w:rPr>
          <w:rFonts w:ascii="Times New Roman" w:cs="Times New Roman" w:hAnsi="Times New Roman"/>
          <w:sz w:val="28"/>
          <w:szCs w:val="28"/>
        </w:rPr>
        <w:t xml:space="preserve"> </w:t>
      </w:r>
      <w:r w:rsidRPr="88BA1211">
        <w:rPr>
          <w:rFonts w:ascii="Times New Roman" w:cs="Times New Roman"/>
          <w:sz w:val="28"/>
          <w:szCs w:val="28"/>
          <w:rPrChange w:id="23193" w:author="user pc" w:date="2022-03-15T10:14:00Z">
            <w:rPr/>
          </w:rPrChange>
        </w:rPr>
        <w:t>×</w:t>
      </w:r>
      <w:r>
        <w:rPr>
          <w:rFonts w:ascii="Times New Roman" w:cs="Times New Roman" w:hAnsi="Times New Roman"/>
          <w:sz w:val="28"/>
          <w:szCs w:val="28"/>
        </w:rPr>
        <w:t xml:space="preserve"> </w:t>
      </w:r>
      <w:r w:rsidRPr="6BF36DA7">
        <w:rPr>
          <w:rFonts w:ascii="Times New Roman" w:cs="Times New Roman"/>
          <w:sz w:val="28"/>
          <w:szCs w:val="28"/>
          <w:rPrChange w:id="23194" w:author="user pc" w:date="2022-03-15T10:14:00Z">
            <w:rPr/>
          </w:rPrChange>
        </w:rPr>
        <w:t>10</w:t>
      </w:r>
      <w:r w:rsidRPr="BDCA96AD">
        <w:rPr>
          <w:rFonts w:ascii="Times New Roman" w:cs="Times New Roman"/>
          <w:sz w:val="28"/>
          <w:szCs w:val="28"/>
          <w:vertAlign w:val="superscript"/>
          <w:rPrChange w:id="23195" w:author="user pc" w:date="2022-03-15T10:14:00Z">
            <w:rPr>
              <w:vertAlign w:val="superscript"/>
            </w:rPr>
          </w:rPrChange>
        </w:rPr>
        <w:t>-29</w:t>
      </w:r>
      <w:r w:rsidRPr="0A0C598A">
        <w:rPr>
          <w:rFonts w:ascii="Times New Roman" w:cs="Times New Roman"/>
          <w:sz w:val="28"/>
          <w:szCs w:val="28"/>
          <w:rPrChange w:id="23196" w:author="user pc" w:date="2022-03-15T10:14:00Z">
            <w:rPr/>
          </w:rPrChange>
        </w:rPr>
        <w:t xml:space="preserve"> × (3.00</w:t>
      </w:r>
      <w:r>
        <w:rPr>
          <w:rFonts w:ascii="Times New Roman" w:cs="Times New Roman" w:hAnsi="Times New Roman"/>
          <w:sz w:val="28"/>
          <w:szCs w:val="28"/>
        </w:rPr>
        <w:t xml:space="preserve"> </w:t>
      </w:r>
      <w:r w:rsidRPr="EC46C457">
        <w:rPr>
          <w:rFonts w:ascii="Times New Roman" w:cs="Times New Roman"/>
          <w:sz w:val="28"/>
          <w:szCs w:val="28"/>
          <w:rPrChange w:id="23197" w:author="user pc" w:date="2022-03-15T10:14:00Z">
            <w:rPr/>
          </w:rPrChange>
        </w:rPr>
        <w:t>×</w:t>
      </w:r>
      <w:r>
        <w:rPr>
          <w:rFonts w:ascii="Times New Roman" w:cs="Times New Roman" w:hAnsi="Times New Roman"/>
          <w:sz w:val="28"/>
          <w:szCs w:val="28"/>
        </w:rPr>
        <w:t xml:space="preserve"> </w:t>
      </w:r>
      <w:r w:rsidRPr="7641DDEB">
        <w:rPr>
          <w:rFonts w:ascii="Times New Roman" w:cs="Times New Roman"/>
          <w:sz w:val="28"/>
          <w:szCs w:val="28"/>
          <w:rPrChange w:id="23198" w:author="user pc" w:date="2022-03-15T10:14:00Z">
            <w:rPr/>
          </w:rPrChange>
        </w:rPr>
        <w:t>10</w:t>
      </w:r>
      <w:r w:rsidRPr="B078528F">
        <w:rPr>
          <w:rFonts w:ascii="Times New Roman" w:cs="Times New Roman"/>
          <w:sz w:val="28"/>
          <w:szCs w:val="28"/>
          <w:vertAlign w:val="superscript"/>
          <w:rPrChange w:id="23199" w:author="user pc" w:date="2022-03-15T10:14:00Z">
            <w:rPr>
              <w:vertAlign w:val="superscript"/>
            </w:rPr>
          </w:rPrChange>
        </w:rPr>
        <w:t>8</w:t>
      </w:r>
      <w:r w:rsidRPr="0D9A7EB7">
        <w:rPr>
          <w:rFonts w:ascii="Times New Roman" w:cs="Times New Roman"/>
          <w:sz w:val="28"/>
          <w:szCs w:val="28"/>
          <w:rPrChange w:id="23200" w:author="user pc" w:date="2022-03-15T10:14:00Z">
            <w:rPr/>
          </w:rPrChange>
        </w:rPr>
        <w:t>)</w:t>
      </w:r>
      <w:r w:rsidRPr="D935ACB7">
        <w:rPr>
          <w:rFonts w:ascii="Times New Roman" w:cs="Times New Roman"/>
          <w:sz w:val="28"/>
          <w:szCs w:val="28"/>
          <w:vertAlign w:val="superscript"/>
          <w:rPrChange w:id="23201" w:author="user pc" w:date="2022-03-15T10:14:00Z">
            <w:rPr>
              <w:vertAlign w:val="superscript"/>
            </w:rPr>
          </w:rPrChange>
        </w:rPr>
        <w:t>2</w:t>
      </w:r>
    </w:p>
    <w:p>
      <w:pPr>
        <w:pStyle w:val="style0"/>
        <w:tabs>
          <w:tab w:val="left" w:leader="none" w:pos="4030"/>
        </w:tabs>
        <w:rPr>
          <w:rFonts w:ascii="Times New Roman" w:cs="Times New Roman"/>
          <w:sz w:val="28"/>
          <w:szCs w:val="28"/>
          <w:rPrChange w:id="23202" w:author="user pc" w:date="2022-03-15T10:14:00Z">
            <w:rPr/>
          </w:rPrChange>
        </w:rPr>
      </w:pPr>
      <w:r w:rsidRPr="AD1D6E39">
        <w:rPr>
          <w:rFonts w:ascii="Times New Roman" w:cs="Times New Roman"/>
          <w:sz w:val="28"/>
          <w:szCs w:val="28"/>
          <w:rPrChange w:id="23203" w:author="user pc" w:date="2022-03-15T10:14:00Z">
            <w:rPr/>
          </w:rPrChange>
        </w:rPr>
        <w:t>E =</w:t>
      </w:r>
      <w:r>
        <w:rPr>
          <w:rFonts w:ascii="Times New Roman" w:cs="Times New Roman" w:hAnsi="Times New Roman"/>
          <w:sz w:val="28"/>
          <w:szCs w:val="28"/>
        </w:rPr>
        <w:t xml:space="preserve"> </w:t>
      </w:r>
      <w:r w:rsidRPr="B821B964">
        <w:rPr>
          <w:rFonts w:ascii="Times New Roman" w:cs="Times New Roman"/>
          <w:sz w:val="28"/>
          <w:szCs w:val="28"/>
          <w:rPrChange w:id="23204" w:author="user pc" w:date="2022-03-15T10:14:00Z">
            <w:rPr/>
          </w:rPrChange>
        </w:rPr>
        <w:t>2.91</w:t>
      </w:r>
      <w:r>
        <w:rPr>
          <w:rFonts w:ascii="Times New Roman" w:cs="Times New Roman" w:hAnsi="Times New Roman"/>
          <w:sz w:val="28"/>
          <w:szCs w:val="28"/>
        </w:rPr>
        <w:t xml:space="preserve"> </w:t>
      </w:r>
      <w:r w:rsidRPr="E281AC30">
        <w:rPr>
          <w:rFonts w:ascii="Times New Roman" w:cs="Times New Roman"/>
          <w:sz w:val="28"/>
          <w:szCs w:val="28"/>
          <w:rPrChange w:id="23205" w:author="user pc" w:date="2022-03-15T10:14:00Z">
            <w:rPr/>
          </w:rPrChange>
        </w:rPr>
        <w:t>×</w:t>
      </w:r>
      <w:r>
        <w:rPr>
          <w:rFonts w:ascii="Times New Roman" w:cs="Times New Roman" w:hAnsi="Times New Roman"/>
          <w:sz w:val="28"/>
          <w:szCs w:val="28"/>
        </w:rPr>
        <w:t xml:space="preserve"> </w:t>
      </w:r>
      <w:r w:rsidRPr="35C2ABF6">
        <w:rPr>
          <w:rFonts w:ascii="Times New Roman" w:cs="Times New Roman"/>
          <w:sz w:val="28"/>
          <w:szCs w:val="28"/>
          <w:rPrChange w:id="23206" w:author="user pc" w:date="2022-03-15T10:14:00Z">
            <w:rPr/>
          </w:rPrChange>
        </w:rPr>
        <w:t>10</w:t>
      </w:r>
      <w:r w:rsidRPr="5555BC98">
        <w:rPr>
          <w:rFonts w:ascii="Times New Roman" w:cs="Times New Roman"/>
          <w:sz w:val="28"/>
          <w:szCs w:val="28"/>
          <w:vertAlign w:val="superscript"/>
          <w:rPrChange w:id="23207" w:author="user pc" w:date="2022-03-15T10:14:00Z">
            <w:rPr>
              <w:vertAlign w:val="superscript"/>
            </w:rPr>
          </w:rPrChange>
        </w:rPr>
        <w:t>-12</w:t>
      </w:r>
      <w:r w:rsidRPr="6775620C">
        <w:rPr>
          <w:rFonts w:ascii="Times New Roman" w:cs="Times New Roman"/>
          <w:sz w:val="28"/>
          <w:szCs w:val="28"/>
          <w:rPrChange w:id="23208" w:author="user pc" w:date="2022-03-15T10:14:00Z">
            <w:rPr/>
          </w:rPrChange>
        </w:rPr>
        <w:t>J (One helium nucleus)</w:t>
      </w:r>
    </w:p>
    <w:p>
      <w:pPr>
        <w:pStyle w:val="style0"/>
        <w:tabs>
          <w:tab w:val="left" w:leader="none" w:pos="4030"/>
        </w:tabs>
        <w:rPr>
          <w:rFonts w:ascii="Times New Roman" w:cs="Times New Roman"/>
          <w:sz w:val="28"/>
          <w:szCs w:val="28"/>
          <w:rPrChange w:id="23209" w:author="user pc" w:date="2022-03-15T10:14:00Z">
            <w:rPr/>
          </w:rPrChange>
        </w:rPr>
      </w:pPr>
      <w:r w:rsidRPr="E30C4A97">
        <w:rPr>
          <w:rFonts w:ascii="Times New Roman" w:cs="Times New Roman"/>
          <w:sz w:val="28"/>
          <w:szCs w:val="28"/>
          <w:rPrChange w:id="23210" w:author="user pc" w:date="2022-03-15T10:14:00Z">
            <w:rPr/>
          </w:rPrChange>
        </w:rPr>
        <w:t>For one mole of</w:t>
      </w:r>
      <w:r>
        <w:rPr>
          <w:rFonts w:ascii="Times New Roman" w:cs="Times New Roman" w:hAnsi="Times New Roman"/>
          <w:sz w:val="28"/>
          <w:szCs w:val="28"/>
        </w:rPr>
        <w:t xml:space="preserve"> </w:t>
      </w:r>
      <w:r w:rsidRPr="919F4AC5">
        <w:rPr>
          <w:rFonts w:ascii="Times New Roman" w:cs="Times New Roman"/>
          <w:sz w:val="28"/>
          <w:szCs w:val="28"/>
          <w:vertAlign w:val="superscript"/>
          <w:rPrChange w:id="23211" w:author="user pc" w:date="2022-03-15T10:14:00Z">
            <w:rPr>
              <w:vertAlign w:val="superscript"/>
            </w:rPr>
          </w:rPrChange>
        </w:rPr>
        <w:t>4</w:t>
      </w:r>
      <w:r w:rsidRPr="07373DF0">
        <w:rPr>
          <w:rFonts w:ascii="Times New Roman" w:cs="Times New Roman"/>
          <w:sz w:val="28"/>
          <w:szCs w:val="28"/>
          <w:rPrChange w:id="23212" w:author="user pc" w:date="2022-03-15T10:14:00Z">
            <w:rPr/>
          </w:rPrChange>
        </w:rPr>
        <w:t>He:</w:t>
      </w:r>
    </w:p>
    <w:p>
      <w:pPr>
        <w:pStyle w:val="style0"/>
        <w:tabs>
          <w:tab w:val="left" w:leader="none" w:pos="4030"/>
        </w:tabs>
        <w:rPr>
          <w:rFonts w:ascii="Times New Roman" w:cs="Times New Roman"/>
          <w:sz w:val="28"/>
          <w:szCs w:val="28"/>
          <w:rPrChange w:id="23213" w:author="user pc" w:date="2022-03-15T10:14:00Z">
            <w:rPr/>
          </w:rPrChange>
        </w:rPr>
      </w:pPr>
      <w:r w:rsidRPr="6565E042">
        <w:rPr>
          <w:rFonts w:ascii="Times New Roman" w:cs="Times New Roman"/>
          <w:sz w:val="28"/>
          <w:szCs w:val="28"/>
          <w:rPrChange w:id="23214" w:author="user pc" w:date="2022-03-15T10:14:00Z">
            <w:rPr/>
          </w:rPrChange>
        </w:rPr>
        <w:t>2.91</w:t>
      </w:r>
      <w:r>
        <w:rPr>
          <w:rFonts w:ascii="Times New Roman" w:cs="Times New Roman" w:hAnsi="Times New Roman"/>
          <w:sz w:val="28"/>
          <w:szCs w:val="28"/>
        </w:rPr>
        <w:t xml:space="preserve"> </w:t>
      </w:r>
      <w:r w:rsidRPr="BB9BCD9B">
        <w:rPr>
          <w:rFonts w:ascii="Times New Roman" w:cs="Times New Roman"/>
          <w:sz w:val="28"/>
          <w:szCs w:val="28"/>
          <w:rPrChange w:id="23215" w:author="user pc" w:date="2022-03-15T10:14:00Z">
            <w:rPr/>
          </w:rPrChange>
        </w:rPr>
        <w:t>×</w:t>
      </w:r>
      <w:r>
        <w:rPr>
          <w:rFonts w:ascii="Times New Roman" w:cs="Times New Roman" w:hAnsi="Times New Roman"/>
          <w:sz w:val="28"/>
          <w:szCs w:val="28"/>
        </w:rPr>
        <w:t xml:space="preserve"> </w:t>
      </w:r>
      <w:r w:rsidRPr="33961F1A">
        <w:rPr>
          <w:rFonts w:ascii="Times New Roman" w:cs="Times New Roman"/>
          <w:sz w:val="28"/>
          <w:szCs w:val="28"/>
          <w:rPrChange w:id="23216" w:author="user pc" w:date="2022-03-15T10:14:00Z">
            <w:rPr/>
          </w:rPrChange>
        </w:rPr>
        <w:t>10</w:t>
      </w:r>
      <w:r w:rsidRPr="03C6684F">
        <w:rPr>
          <w:rFonts w:ascii="Times New Roman" w:cs="Times New Roman"/>
          <w:sz w:val="28"/>
          <w:szCs w:val="28"/>
          <w:vertAlign w:val="superscript"/>
          <w:rPrChange w:id="23217" w:author="user pc" w:date="2022-03-15T10:14:00Z">
            <w:rPr>
              <w:vertAlign w:val="superscript"/>
            </w:rPr>
          </w:rPrChange>
        </w:rPr>
        <w:t>-12</w:t>
      </w:r>
      <w:r>
        <w:rPr>
          <w:rFonts w:ascii="Times New Roman" w:cs="Times New Roman" w:hAnsi="Times New Roman"/>
          <w:sz w:val="28"/>
          <w:szCs w:val="28"/>
          <w:vertAlign w:val="superscript"/>
        </w:rPr>
        <w:t xml:space="preserve"> </w:t>
      </w:r>
      <w:r w:rsidRPr="3A696CD0">
        <w:rPr>
          <w:rFonts w:ascii="Times New Roman" w:cs="Times New Roman"/>
          <w:sz w:val="28"/>
          <w:szCs w:val="28"/>
          <w:rPrChange w:id="23218" w:author="user pc" w:date="2022-03-15T10:14:00Z">
            <w:rPr/>
          </w:rPrChange>
        </w:rPr>
        <w:t>× 6.02 × 10</w:t>
      </w:r>
      <w:r w:rsidRPr="5582D488">
        <w:rPr>
          <w:rFonts w:ascii="Times New Roman" w:cs="Times New Roman"/>
          <w:sz w:val="28"/>
          <w:szCs w:val="28"/>
          <w:vertAlign w:val="superscript"/>
          <w:rPrChange w:id="23219" w:author="user pc" w:date="2022-03-15T10:14:00Z">
            <w:rPr>
              <w:vertAlign w:val="superscript"/>
            </w:rPr>
          </w:rPrChange>
        </w:rPr>
        <w:t>23</w:t>
      </w:r>
      <w:r w:rsidRPr="A208009E">
        <w:rPr>
          <w:rFonts w:ascii="Times New Roman" w:cs="Times New Roman"/>
          <w:sz w:val="28"/>
          <w:szCs w:val="28"/>
          <w:rPrChange w:id="23220" w:author="user pc" w:date="2022-03-15T10:14:00Z">
            <w:rPr/>
          </w:rPrChange>
        </w:rPr>
        <w:t xml:space="preserve">  </w:t>
      </w:r>
      <w:r>
        <w:rPr>
          <w:rFonts w:ascii="Times New Roman" w:cs="Times New Roman" w:hAnsi="Times New Roman"/>
          <w:sz w:val="28"/>
          <w:szCs w:val="28"/>
        </w:rPr>
        <w:t xml:space="preserve"> </w:t>
      </w:r>
      <w:r w:rsidRPr="840B6AA6">
        <w:rPr>
          <w:rFonts w:ascii="Times New Roman" w:cs="Times New Roman"/>
          <w:sz w:val="28"/>
          <w:szCs w:val="28"/>
          <w:rPrChange w:id="23221" w:author="user pc" w:date="2022-03-15T10:14:00Z">
            <w:rPr/>
          </w:rPrChange>
        </w:rPr>
        <w:t>= 1.75 × 10</w:t>
      </w:r>
      <w:r w:rsidRPr="071340A2">
        <w:rPr>
          <w:rFonts w:ascii="Times New Roman" w:cs="Times New Roman"/>
          <w:sz w:val="28"/>
          <w:szCs w:val="28"/>
          <w:vertAlign w:val="superscript"/>
          <w:rPrChange w:id="23222" w:author="user pc" w:date="2022-03-15T10:14:00Z">
            <w:rPr>
              <w:vertAlign w:val="superscript"/>
            </w:rPr>
          </w:rPrChange>
        </w:rPr>
        <w:t>12</w:t>
      </w:r>
      <w:r>
        <w:rPr>
          <w:rFonts w:ascii="Times New Roman" w:cs="Times New Roman" w:hAnsi="Times New Roman"/>
          <w:sz w:val="28"/>
          <w:szCs w:val="28"/>
          <w:vertAlign w:val="superscript"/>
        </w:rPr>
        <w:t xml:space="preserve"> </w:t>
      </w:r>
      <w:r w:rsidRPr="E203D5A8">
        <w:rPr>
          <w:rFonts w:ascii="Times New Roman" w:cs="Times New Roman"/>
          <w:sz w:val="28"/>
          <w:szCs w:val="28"/>
          <w:rPrChange w:id="23223" w:author="user pc" w:date="2022-03-15T10:14:00Z">
            <w:rPr/>
          </w:rPrChange>
        </w:rPr>
        <w:t>KJmol</w:t>
      </w:r>
      <w:r w:rsidRPr="9DD32323">
        <w:rPr>
          <w:rFonts w:ascii="Times New Roman" w:cs="Times New Roman"/>
          <w:sz w:val="28"/>
          <w:szCs w:val="28"/>
          <w:vertAlign w:val="superscript"/>
          <w:rPrChange w:id="23224" w:author="user pc" w:date="2022-03-15T10:14:00Z">
            <w:rPr>
              <w:vertAlign w:val="superscript"/>
            </w:rPr>
          </w:rPrChange>
        </w:rPr>
        <w:t>-1</w:t>
      </w:r>
    </w:p>
    <w:p>
      <w:pPr>
        <w:pStyle w:val="style0"/>
        <w:tabs>
          <w:tab w:val="left" w:leader="none" w:pos="4030"/>
        </w:tabs>
        <w:rPr>
          <w:rFonts w:ascii="Times New Roman" w:cs="Times New Roman"/>
          <w:sz w:val="28"/>
          <w:szCs w:val="28"/>
          <w:rPrChange w:id="23225" w:author="user pc" w:date="2022-03-15T10:14:00Z">
            <w:rPr/>
          </w:rPrChange>
        </w:rPr>
      </w:pPr>
    </w:p>
    <w:p>
      <w:pPr>
        <w:pStyle w:val="style0"/>
        <w:tabs>
          <w:tab w:val="left" w:leader="none" w:pos="4030"/>
        </w:tabs>
        <w:rPr>
          <w:rFonts w:ascii="Times New Roman" w:cs="Times New Roman" w:hAnsi="Times New Roman"/>
          <w:sz w:val="28"/>
          <w:szCs w:val="28"/>
        </w:rPr>
      </w:pPr>
      <w:r w:rsidRPr="889BD6C5">
        <w:rPr>
          <w:rFonts w:ascii="Times New Roman" w:cs="Times New Roman"/>
          <w:b/>
          <w:bCs/>
          <w:sz w:val="28"/>
          <w:szCs w:val="28"/>
          <w:rPrChange w:id="23226" w:author="user pc" w:date="2022-03-15T10:14:00Z">
            <w:rPr>
              <w:b/>
              <w:bCs/>
            </w:rPr>
          </w:rPrChange>
        </w:rPr>
        <w:t xml:space="preserve">Example 2: </w:t>
      </w:r>
      <w:r w:rsidRPr="7C34670F">
        <w:rPr>
          <w:rFonts w:ascii="Times New Roman" w:cs="Times New Roman"/>
          <w:sz w:val="28"/>
          <w:szCs w:val="28"/>
          <w:rPrChange w:id="23227" w:author="user pc" w:date="2022-03-15T10:14:00Z">
            <w:rPr/>
          </w:rPrChange>
        </w:rPr>
        <w:t xml:space="preserve">Calculate energy released during nuclear fusion </w:t>
      </w:r>
      <w:r>
        <w:rPr>
          <w:rFonts w:ascii="Times New Roman" w:cs="Times New Roman" w:hAnsi="Times New Roman"/>
          <w:sz w:val="28"/>
          <w:szCs w:val="28"/>
        </w:rPr>
        <w:t>of</w:t>
      </w:r>
      <m:oMath>
        <m:r>
          <w:rPr>
            <w:rFonts w:ascii="Cambria Math" w:cs="Times New Roman" w:hAnsi="Cambria Math"/>
            <w:sz w:val="28"/>
            <w:szCs w:val="28"/>
          </w:rPr>
          <m:t xml:space="preserve"> </m:t>
        </m:r>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92</m:t>
            </m:r>
          </m:sub>
          <m:sup>
            <m:r>
              <w:rPr>
                <w:rFonts w:ascii="Cambria Math" w:cs="Times New Roman" w:eastAsia="宋体" w:hAnsi="Cambria Math"/>
                <w:sz w:val="28"/>
                <w:szCs w:val="28"/>
              </w:rPr>
              <m:t>235</m:t>
            </m:r>
          </m:sup>
          <m:e>
            <m:r>
              <w:rPr>
                <w:rFonts w:ascii="Cambria Math" w:cs="Times New Roman" w:eastAsia="宋体" w:hAnsi="Cambria Math"/>
                <w:sz w:val="28"/>
                <w:szCs w:val="28"/>
              </w:rPr>
              <m:t xml:space="preserve">U </m:t>
            </m:r>
          </m:e>
        </m:sPre>
      </m:oMath>
      <w:r w:rsidRPr="716DEDA1">
        <w:rPr>
          <w:rFonts w:ascii="Times New Roman" w:cs="Times New Roman"/>
          <w:sz w:val="28"/>
          <w:szCs w:val="28"/>
          <w:rPrChange w:id="23228" w:author="user pc" w:date="2022-03-15T10:14:00Z">
            <w:rPr/>
          </w:rPrChange>
        </w:rPr>
        <w:t>.</w:t>
      </w:r>
    </w:p>
    <w:p>
      <w:pPr>
        <w:pStyle w:val="style0"/>
        <w:tabs>
          <w:tab w:val="left" w:leader="none" w:pos="4030"/>
        </w:tabs>
        <w:rPr>
          <w:rFonts w:ascii="Times New Roman" w:cs="Times New Roman" w:hAnsi="Times New Roman"/>
          <w:sz w:val="28"/>
          <w:szCs w:val="28"/>
        </w:rPr>
      </w:pP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92</m:t>
            </m:r>
          </m:sub>
          <m:sup>
            <m:r>
              <w:rPr>
                <w:rFonts w:ascii="Cambria Math" w:cs="Times New Roman" w:eastAsia="宋体" w:hAnsi="Cambria Math"/>
                <w:sz w:val="28"/>
                <w:szCs w:val="28"/>
              </w:rPr>
              <m:t>235</m:t>
            </m:r>
          </m:sup>
          <m:e>
            <m:r>
              <w:rPr>
                <w:rFonts w:ascii="Cambria Math" w:cs="Times New Roman" w:eastAsia="宋体" w:hAnsi="Cambria Math"/>
                <w:sz w:val="28"/>
                <w:szCs w:val="28"/>
              </w:rPr>
              <m:t xml:space="preserve">U </m:t>
            </m:r>
          </m:e>
        </m:sPre>
      </m:oMath>
      <w:r w:rsidRPr="0DF06CD9">
        <w:rPr>
          <w:rFonts w:ascii="Times New Roman" w:cs="Times New Roman"/>
          <w:sz w:val="28"/>
          <w:szCs w:val="28"/>
          <w:rPrChange w:id="23229" w:author="user pc" w:date="2022-03-15T10:14:00Z">
            <w:rPr/>
          </w:rPrChange>
        </w:rPr>
        <w: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 xml:space="preserve">n </m:t>
            </m:r>
          </m:e>
        </m:sPre>
      </m:oMath>
      <w:r w:rsidRPr="A512AD51">
        <w:rPr>
          <w:rFonts w:ascii="Times New Roman" w:cs="Times New Roman"/>
          <w:sz w:val="28"/>
          <w:szCs w:val="28"/>
          <w:rPrChange w:id="23230" w:author="user pc" w:date="2022-03-15T10:14:00Z">
            <w:rPr/>
          </w:rPrChange>
        </w:rPr>
        <w:t xml:space="preserve">   =&gt;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56</m:t>
            </m:r>
          </m:sub>
          <m:sup>
            <m:r>
              <w:rPr>
                <w:rFonts w:ascii="Cambria Math" w:cs="Times New Roman" w:eastAsia="宋体" w:hAnsi="Cambria Math"/>
                <w:sz w:val="28"/>
                <w:szCs w:val="28"/>
              </w:rPr>
              <m:t>141</m:t>
            </m:r>
          </m:sup>
          <m:e>
            <m:r>
              <w:rPr>
                <w:rFonts w:ascii="Cambria Math" w:cs="Times New Roman" w:eastAsia="宋体" w:hAnsi="Cambria Math"/>
                <w:sz w:val="28"/>
                <w:szCs w:val="28"/>
              </w:rPr>
              <m:t xml:space="preserve">Ba </m:t>
            </m:r>
          </m:e>
        </m:sPre>
      </m:oMath>
      <w:r w:rsidRPr="3C183966">
        <w:rPr>
          <w:rFonts w:ascii="Times New Roman" w:cs="Times New Roman"/>
          <w:sz w:val="28"/>
          <w:szCs w:val="28"/>
          <w:rPrChange w:id="23231" w:author="user pc" w:date="2022-03-15T10:14:00Z">
            <w:rPr/>
          </w:rPrChange>
        </w:rPr>
        <w:t xml:space="preserve">  +</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36</m:t>
            </m:r>
          </m:sub>
          <m:sup>
            <m:r>
              <w:rPr>
                <w:rFonts w:ascii="Cambria Math" w:cs="Times New Roman" w:eastAsia="宋体" w:hAnsi="Cambria Math"/>
                <w:sz w:val="28"/>
                <w:szCs w:val="28"/>
              </w:rPr>
              <m:t>92</m:t>
            </m:r>
          </m:sup>
          <m:e>
            <m:r>
              <w:rPr>
                <w:rFonts w:ascii="Cambria Math" w:cs="Times New Roman" w:eastAsia="宋体" w:hAnsi="Cambria Math"/>
                <w:sz w:val="28"/>
                <w:szCs w:val="28"/>
              </w:rPr>
              <m:t xml:space="preserve">Kr </m:t>
            </m:r>
          </m:e>
        </m:sPre>
      </m:oMath>
      <w:r w:rsidRPr="B7F5966B">
        <w:rPr>
          <w:rFonts w:ascii="Times New Roman" w:cs="Times New Roman"/>
          <w:sz w:val="28"/>
          <w:szCs w:val="28"/>
          <w:rPrChange w:id="23232" w:author="user pc" w:date="2022-03-15T10:14:00Z">
            <w:rPr/>
          </w:rPrChange>
        </w:rPr>
        <w:t xml:space="preserve">  + 3</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 xml:space="preserve">n </m:t>
            </m:r>
          </m:e>
        </m:sPre>
      </m:oMath>
      <w:r>
        <w:rPr>
          <w:rFonts w:ascii="Times New Roman" w:cs="Times New Roman" w:hAnsi="Times New Roman"/>
          <w:sz w:val="28"/>
          <w:szCs w:val="28"/>
        </w:rPr>
        <w:t xml:space="preserve"> </w:t>
      </w:r>
    </w:p>
    <w:p>
      <w:pPr>
        <w:pStyle w:val="style0"/>
        <w:tabs>
          <w:tab w:val="left" w:leader="none" w:pos="4030"/>
        </w:tabs>
        <w:rPr>
          <w:rFonts w:ascii="Times New Roman" w:cs="Times New Roman"/>
          <w:sz w:val="28"/>
          <w:szCs w:val="28"/>
          <w:rPrChange w:id="23233" w:author="user pc" w:date="2022-03-15T10:14:00Z">
            <w:rPr/>
          </w:rPrChange>
        </w:rPr>
      </w:pPr>
      <w:r w:rsidRPr="A923C011">
        <w:rPr>
          <w:rFonts w:ascii="Times New Roman" w:cs="Times New Roman"/>
          <w:sz w:val="28"/>
          <w:szCs w:val="28"/>
          <w:rPrChange w:id="23234" w:author="user pc" w:date="2022-03-15T10:14:00Z">
            <w:rPr/>
          </w:rPrChange>
        </w:rPr>
        <w:t xml:space="preserve">[Mass of U = 235.0439,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 xml:space="preserve">n </m:t>
            </m:r>
          </m:e>
        </m:sPre>
      </m:oMath>
      <w:r w:rsidRPr="3715A7B8">
        <w:rPr>
          <w:rFonts w:ascii="Times New Roman" w:cs="Times New Roman"/>
          <w:sz w:val="28"/>
          <w:szCs w:val="28"/>
          <w:vertAlign w:val="subscript"/>
          <w:rPrChange w:id="23235" w:author="user pc" w:date="2022-03-15T10:14:00Z">
            <w:rPr>
              <w:vertAlign w:val="subscript"/>
            </w:rPr>
          </w:rPrChange>
        </w:rPr>
        <w:t xml:space="preserve"> </w:t>
      </w:r>
      <w:r w:rsidRPr="B777D870">
        <w:rPr>
          <w:rFonts w:ascii="Times New Roman" w:cs="Times New Roman"/>
          <w:sz w:val="28"/>
          <w:szCs w:val="28"/>
          <w:rPrChange w:id="23236" w:author="user pc" w:date="2022-03-15T10:14:00Z">
            <w:rPr/>
          </w:rPrChange>
        </w:rPr>
        <w:t>= 1.008665, Ba = 140.9144, Kr = 91.92616]</w:t>
      </w:r>
    </w:p>
    <w:p>
      <w:pPr>
        <w:pStyle w:val="style0"/>
        <w:tabs>
          <w:tab w:val="left" w:leader="none" w:pos="4030"/>
        </w:tabs>
        <w:rPr>
          <w:rFonts w:ascii="Times New Roman" w:cs="Times New Roman"/>
          <w:sz w:val="28"/>
          <w:szCs w:val="28"/>
          <w:rPrChange w:id="23237" w:author="user pc" w:date="2022-03-15T10:14:00Z">
            <w:rPr/>
          </w:rPrChange>
        </w:rPr>
      </w:pPr>
      <w:r w:rsidRPr="FAE78968">
        <w:rPr>
          <w:rFonts w:ascii="Times New Roman" w:cs="Times New Roman"/>
          <w:b/>
          <w:bCs/>
          <w:sz w:val="28"/>
          <w:szCs w:val="28"/>
          <w:rPrChange w:id="23238" w:author="user pc" w:date="2022-03-15T10:14:00Z">
            <w:rPr>
              <w:b/>
              <w:bCs/>
            </w:rPr>
          </w:rPrChange>
        </w:rPr>
        <w:t>Solution</w:t>
      </w:r>
    </w:p>
    <w:p>
      <w:pPr>
        <w:pStyle w:val="style0"/>
        <w:tabs>
          <w:tab w:val="left" w:leader="none" w:pos="4030"/>
        </w:tabs>
        <w:rPr>
          <w:rFonts w:ascii="Times New Roman" w:cs="Times New Roman"/>
          <w:sz w:val="28"/>
          <w:szCs w:val="28"/>
          <w:rPrChange w:id="23239" w:author="user pc" w:date="2022-03-15T10:14:00Z">
            <w:rPr/>
          </w:rPrChange>
        </w:rPr>
      </w:pPr>
      <w:r w:rsidRPr="7DCC38BD">
        <w:rPr>
          <w:rFonts w:ascii="Times New Roman" w:cs="Times New Roman"/>
          <w:sz w:val="28"/>
          <w:szCs w:val="28"/>
          <w:rPrChange w:id="23240" w:author="user pc" w:date="2022-03-15T10:14:00Z">
            <w:rPr/>
          </w:rPrChange>
        </w:rPr>
        <w:t>Mass defect = Mass of reactants - mass of products</w:t>
      </w:r>
    </w:p>
    <w:p>
      <w:pPr>
        <w:pStyle w:val="style0"/>
        <w:tabs>
          <w:tab w:val="left" w:leader="none" w:pos="4030"/>
        </w:tabs>
        <w:rPr>
          <w:rFonts w:ascii="Times New Roman" w:cs="Times New Roman" w:hAnsi="Times New Roman"/>
          <w:sz w:val="28"/>
          <w:szCs w:val="28"/>
        </w:rPr>
      </w:pP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92</m:t>
            </m:r>
          </m:sub>
          <m:sup>
            <m:r>
              <w:rPr>
                <w:rFonts w:ascii="Cambria Math" w:cs="Times New Roman" w:eastAsia="宋体" w:hAnsi="Cambria Math"/>
                <w:sz w:val="28"/>
                <w:szCs w:val="28"/>
              </w:rPr>
              <m:t>235</m:t>
            </m:r>
          </m:sup>
          <m:e>
            <m:r>
              <w:rPr>
                <w:rFonts w:ascii="Cambria Math" w:cs="Times New Roman" w:eastAsia="宋体" w:hAnsi="Cambria Math"/>
                <w:sz w:val="28"/>
                <w:szCs w:val="28"/>
              </w:rPr>
              <m:t xml:space="preserve">U </m:t>
            </m:r>
          </m:e>
        </m:sPre>
        <m:r>
          <w:rPr>
            <w:rFonts w:ascii="Cambria Math" w:cs="Times New Roman" w:eastAsia="宋体" w:hAnsi="Cambria Math"/>
            <w:sz w:val="28"/>
            <w:szCs w:val="28"/>
          </w:rPr>
          <m:t xml:space="preserve">       </m:t>
        </m:r>
      </m:oMath>
      <w:r w:rsidRPr="F33B80A4">
        <w:rPr>
          <w:rFonts w:ascii="Times New Roman" w:cs="Times New Roman"/>
          <w:sz w:val="28"/>
          <w:szCs w:val="28"/>
          <w:rPrChange w:id="23241" w:author="user pc" w:date="2022-03-15T10:14:00Z">
            <w:rPr/>
          </w:rPrChange>
        </w:rPr>
        <w: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 xml:space="preserve">n </m:t>
            </m:r>
          </m:e>
        </m:sPre>
        <m:r>
          <w:rPr>
            <w:rFonts w:ascii="Cambria Math" w:cs="Times New Roman" w:eastAsia="宋体" w:hAnsi="Cambria Math"/>
            <w:sz w:val="28"/>
            <w:szCs w:val="28"/>
          </w:rPr>
          <m:t xml:space="preserve">               </m:t>
        </m:r>
      </m:oMath>
      <w:r w:rsidRPr="4D37AD72">
        <w:rPr>
          <w:rFonts w:ascii="Times New Roman" w:cs="Times New Roman"/>
          <w:sz w:val="28"/>
          <w:szCs w:val="28"/>
          <w:rPrChange w:id="23242" w:author="user pc" w:date="2022-03-15T10:14:00Z">
            <w:rPr/>
          </w:rPrChange>
        </w:rPr>
        <w:t>=&gt;</w:t>
      </w:r>
      <w:r>
        <w:rPr>
          <w:rFonts w:ascii="Times New Roman" w:cs="Times New Roman" w:hAnsi="Times New Roman"/>
          <w:sz w:val="28"/>
          <w:szCs w:val="28"/>
        </w:rPr>
        <w:t xml:space="preserve"> </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56</m:t>
            </m:r>
          </m:sub>
          <m:sup>
            <m:r>
              <w:rPr>
                <w:rFonts w:ascii="Cambria Math" w:cs="Times New Roman" w:eastAsia="宋体" w:hAnsi="Cambria Math"/>
                <w:sz w:val="28"/>
                <w:szCs w:val="28"/>
              </w:rPr>
              <m:t>141</m:t>
            </m:r>
          </m:sup>
          <m:e>
            <m:r>
              <w:rPr>
                <w:rFonts w:ascii="Cambria Math" w:cs="Times New Roman" w:eastAsia="宋体" w:hAnsi="Cambria Math"/>
                <w:sz w:val="28"/>
                <w:szCs w:val="28"/>
              </w:rPr>
              <m:t xml:space="preserve">Ba </m:t>
            </m:r>
          </m:e>
        </m:sPre>
        <m:r>
          <w:rPr>
            <w:rFonts w:ascii="Cambria Math" w:cs="Times New Roman" w:eastAsia="宋体" w:hAnsi="Cambria Math"/>
            <w:sz w:val="28"/>
            <w:szCs w:val="28"/>
          </w:rPr>
          <m:t xml:space="preserve">   </m:t>
        </m:r>
      </m:oMath>
      <w:r w:rsidRPr="D4A56C38">
        <w:rPr>
          <w:rFonts w:ascii="Times New Roman" w:cs="Times New Roman"/>
          <w:sz w:val="28"/>
          <w:szCs w:val="28"/>
          <w:rPrChange w:id="23243" w:author="user pc" w:date="2022-03-15T10:14:00Z">
            <w:rPr/>
          </w:rPrChange>
        </w:rPr>
        <w:t>+</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 xml:space="preserve">      36</m:t>
            </m:r>
          </m:sub>
          <m:sup>
            <m:r>
              <w:rPr>
                <w:rFonts w:ascii="Cambria Math" w:cs="Times New Roman" w:eastAsia="宋体" w:hAnsi="Cambria Math"/>
                <w:sz w:val="28"/>
                <w:szCs w:val="28"/>
              </w:rPr>
              <m:t>92</m:t>
            </m:r>
          </m:sup>
          <m:e>
            <m:r>
              <w:rPr>
                <w:rFonts w:ascii="Cambria Math" w:cs="Times New Roman" w:eastAsia="宋体" w:hAnsi="Cambria Math"/>
                <w:sz w:val="28"/>
                <w:szCs w:val="28"/>
              </w:rPr>
              <m:t xml:space="preserve">Kr </m:t>
            </m:r>
          </m:e>
        </m:sPre>
        <m:r>
          <w:rPr>
            <w:rFonts w:ascii="Cambria Math" w:cs="Times New Roman" w:eastAsia="宋体" w:hAnsi="Cambria Math"/>
            <w:sz w:val="28"/>
            <w:szCs w:val="28"/>
          </w:rPr>
          <m:t xml:space="preserve">     </m:t>
        </m:r>
      </m:oMath>
      <w:r w:rsidRPr="BA7DA045">
        <w:rPr>
          <w:rFonts w:ascii="Times New Roman" w:cs="Times New Roman"/>
          <w:sz w:val="28"/>
          <w:szCs w:val="28"/>
          <w:rPrChange w:id="23244" w:author="user pc" w:date="2022-03-15T10:14:00Z">
            <w:rPr/>
          </w:rPrChange>
        </w:rPr>
        <w:t>+</w:t>
      </w:r>
      <w:r>
        <w:rPr>
          <w:rFonts w:ascii="Times New Roman" w:cs="Times New Roman" w:hAnsi="Times New Roman"/>
          <w:sz w:val="28"/>
          <w:szCs w:val="28"/>
        </w:rPr>
        <w:t xml:space="preserve"> </w:t>
      </w:r>
      <w:r w:rsidRPr="C3B2140A">
        <w:rPr>
          <w:rFonts w:ascii="Times New Roman" w:cs="Times New Roman"/>
          <w:sz w:val="28"/>
          <w:szCs w:val="28"/>
          <w:rPrChange w:id="23245" w:author="user pc" w:date="2022-03-15T10:14:00Z">
            <w:rPr/>
          </w:rPrChange>
        </w:rPr>
        <w:t>3</w:t>
      </w:r>
      <m:oMath>
        <m:sPre>
          <m:sPrePr>
            <m:ctrlPr>
              <w:rPr>
                <w:rFonts w:ascii="Cambria Math" w:cs="Times New Roman" w:eastAsia="宋体" w:hAnsi="Cambria Math"/>
                <w:i/>
                <w:sz w:val="28"/>
                <w:szCs w:val="28"/>
              </w:rPr>
            </m:ctrlPr>
          </m:sPrePr>
          <m:sub>
            <m:r>
              <w:rPr>
                <w:rFonts w:ascii="Cambria Math" w:cs="Times New Roman" w:eastAsia="宋体" w:hAnsi="Cambria Math"/>
                <w:sz w:val="28"/>
                <w:szCs w:val="28"/>
              </w:rPr>
              <m:t>0</m:t>
            </m:r>
          </m:sub>
          <m:sup>
            <m:r>
              <w:rPr>
                <w:rFonts w:ascii="Cambria Math" w:cs="Times New Roman" w:eastAsia="宋体" w:hAnsi="Cambria Math"/>
                <w:sz w:val="28"/>
                <w:szCs w:val="28"/>
              </w:rPr>
              <m:t>1</m:t>
            </m:r>
          </m:sup>
          <m:e>
            <m:r>
              <w:rPr>
                <w:rFonts w:ascii="Cambria Math" w:cs="Times New Roman" w:eastAsia="宋体" w:hAnsi="Cambria Math"/>
                <w:sz w:val="28"/>
                <w:szCs w:val="28"/>
              </w:rPr>
              <m:t xml:space="preserve">n </m:t>
            </m:r>
          </m:e>
        </m:sPre>
      </m:oMath>
      <w:r>
        <w:rPr>
          <w:rFonts w:ascii="Times New Roman" w:cs="Times New Roman" w:hAnsi="Times New Roman"/>
          <w:sz w:val="28"/>
          <w:szCs w:val="28"/>
        </w:rPr>
        <w:t xml:space="preserve"> </w:t>
      </w:r>
    </w:p>
    <w:p>
      <w:pPr>
        <w:pStyle w:val="style0"/>
        <w:tabs>
          <w:tab w:val="left" w:leader="none" w:pos="4030"/>
        </w:tabs>
        <w:rPr>
          <w:rFonts w:ascii="Times New Roman" w:cs="Times New Roman" w:hAnsi="Times New Roman"/>
          <w:b/>
          <w:bCs/>
          <w:sz w:val="28"/>
          <w:szCs w:val="28"/>
        </w:rPr>
      </w:pPr>
      <w:r w:rsidRPr="9A00B369">
        <w:rPr>
          <w:rFonts w:ascii="Times New Roman" w:cs="Times New Roman"/>
          <w:b/>
          <w:bCs/>
          <w:sz w:val="28"/>
          <w:szCs w:val="28"/>
          <w:rPrChange w:id="23246" w:author="user pc" w:date="2022-03-15T10:14:00Z">
            <w:rPr>
              <w:b/>
              <w:bCs/>
            </w:rPr>
          </w:rPrChange>
        </w:rPr>
        <w:t xml:space="preserve">235.0439 + </w:t>
      </w:r>
      <w:r>
        <w:rPr>
          <w:rFonts w:ascii="Times New Roman" w:cs="Times New Roman" w:hAnsi="Times New Roman"/>
          <w:b/>
          <w:bCs/>
          <w:sz w:val="28"/>
          <w:szCs w:val="28"/>
        </w:rPr>
        <w:t xml:space="preserve">1.008665   =&gt; 140.9144 + 91.92616   </w:t>
      </w:r>
      <w:r w:rsidRPr="B83D546D">
        <w:rPr>
          <w:rFonts w:ascii="Times New Roman" w:cs="Times New Roman"/>
          <w:b/>
          <w:bCs/>
          <w:sz w:val="28"/>
          <w:szCs w:val="28"/>
          <w:rPrChange w:id="23247" w:author="user pc" w:date="2022-03-15T10:14:00Z">
            <w:rPr>
              <w:b/>
              <w:bCs/>
            </w:rPr>
          </w:rPrChange>
        </w:rPr>
        <w:t xml:space="preserve">+ 3.02599         </w:t>
      </w:r>
    </w:p>
    <w:p>
      <w:pPr>
        <w:pStyle w:val="style0"/>
        <w:tabs>
          <w:tab w:val="left" w:leader="none" w:pos="4030"/>
        </w:tabs>
        <w:rPr>
          <w:rFonts w:ascii="Times New Roman" w:cs="Times New Roman"/>
          <w:b/>
          <w:bCs/>
          <w:sz w:val="28"/>
          <w:szCs w:val="28"/>
          <w:rPrChange w:id="23248" w:author="user pc" w:date="2022-03-15T10:14:00Z">
            <w:rPr>
              <w:b/>
              <w:bCs/>
            </w:rPr>
          </w:rPrChange>
        </w:rPr>
      </w:pPr>
      <w:r w:rsidRPr="9D030A0A">
        <w:rPr>
          <w:rFonts w:ascii="Times New Roman" w:cs="Times New Roman"/>
          <w:b/>
          <w:bCs/>
          <w:sz w:val="28"/>
          <w:szCs w:val="28"/>
          <w:rPrChange w:id="23249" w:author="user pc" w:date="2022-03-15T10:14:00Z">
            <w:rPr>
              <w:b/>
              <w:bCs/>
            </w:rPr>
          </w:rPrChange>
        </w:rPr>
        <w:t xml:space="preserve">    236.0526</w:t>
      </w:r>
      <w:r>
        <w:rPr>
          <w:rFonts w:ascii="Times New Roman" w:cs="Times New Roman" w:hAnsi="Times New Roman"/>
          <w:b/>
          <w:bCs/>
          <w:sz w:val="28"/>
          <w:szCs w:val="28"/>
        </w:rPr>
        <w:t xml:space="preserve"> </w:t>
      </w:r>
      <w:r w:rsidRPr="6EAB7149">
        <w:rPr>
          <w:rFonts w:ascii="Times New Roman" w:cs="Times New Roman"/>
          <w:b/>
          <w:bCs/>
          <w:sz w:val="28"/>
          <w:szCs w:val="28"/>
          <w:rPrChange w:id="23250" w:author="user pc" w:date="2022-03-15T10:14:00Z">
            <w:rPr>
              <w:b/>
              <w:bCs/>
            </w:rPr>
          </w:rPrChange>
        </w:rPr>
        <w:t xml:space="preserve">u   </w:t>
      </w:r>
      <w:r>
        <w:rPr>
          <w:rFonts w:ascii="Times New Roman" w:cs="Times New Roman" w:hAnsi="Times New Roman"/>
          <w:b/>
          <w:bCs/>
          <w:sz w:val="28"/>
          <w:szCs w:val="28"/>
        </w:rPr>
        <w:t xml:space="preserve">                </w:t>
      </w:r>
      <w:r w:rsidRPr="AD4DF116">
        <w:rPr>
          <w:rFonts w:ascii="Times New Roman" w:cs="Times New Roman"/>
          <w:b/>
          <w:bCs/>
          <w:sz w:val="28"/>
          <w:szCs w:val="28"/>
          <w:rPrChange w:id="23251" w:author="user pc" w:date="2022-03-15T10:14:00Z">
            <w:rPr>
              <w:b/>
              <w:bCs/>
            </w:rPr>
          </w:rPrChange>
        </w:rPr>
        <w:t>=&gt;235.8666</w:t>
      </w:r>
      <w:r>
        <w:rPr>
          <w:rFonts w:ascii="Times New Roman" w:cs="Times New Roman" w:hAnsi="Times New Roman"/>
          <w:b/>
          <w:bCs/>
          <w:sz w:val="28"/>
          <w:szCs w:val="28"/>
        </w:rPr>
        <w:t xml:space="preserve"> </w:t>
      </w:r>
      <w:r w:rsidRPr="1BE464A1">
        <w:rPr>
          <w:rFonts w:ascii="Times New Roman" w:cs="Times New Roman"/>
          <w:b/>
          <w:bCs/>
          <w:sz w:val="28"/>
          <w:szCs w:val="28"/>
          <w:rPrChange w:id="23252" w:author="user pc" w:date="2022-03-15T10:14:00Z">
            <w:rPr>
              <w:b/>
              <w:bCs/>
            </w:rPr>
          </w:rPrChange>
        </w:rPr>
        <w:t>u</w:t>
      </w:r>
    </w:p>
    <w:p>
      <w:pPr>
        <w:pStyle w:val="style0"/>
        <w:tabs>
          <w:tab w:val="left" w:leader="none" w:pos="4030"/>
        </w:tabs>
        <w:rPr>
          <w:rFonts w:ascii="Times New Roman" w:cs="Times New Roman" w:hAnsi="Times New Roman"/>
          <w:sz w:val="28"/>
          <w:szCs w:val="28"/>
        </w:rPr>
      </w:pPr>
      <w:r w:rsidRPr="FF1583D5">
        <w:rPr>
          <w:rFonts w:ascii="Times New Roman" w:cs="Times New Roman"/>
          <w:sz w:val="28"/>
          <w:szCs w:val="28"/>
          <w:rPrChange w:id="23253" w:author="user pc" w:date="2022-03-15T10:14:00Z">
            <w:rPr/>
          </w:rPrChange>
        </w:rPr>
        <w:t>Mass defect = 236.0526 - 235.8666</w:t>
      </w:r>
      <w:r>
        <w:rPr>
          <w:rFonts w:ascii="Times New Roman" w:cs="Times New Roman" w:hAnsi="Times New Roman"/>
          <w:sz w:val="28"/>
          <w:szCs w:val="28"/>
        </w:rPr>
        <w:t xml:space="preserve"> = </w:t>
      </w:r>
      <w:r w:rsidRPr="DA3F0DB7">
        <w:rPr>
          <w:rFonts w:ascii="Times New Roman" w:cs="Times New Roman"/>
          <w:sz w:val="28"/>
          <w:szCs w:val="28"/>
          <w:rPrChange w:id="23254" w:author="user pc" w:date="2022-03-15T10:14:00Z">
            <w:rPr/>
          </w:rPrChange>
        </w:rPr>
        <w:t>0.186u</w:t>
      </w:r>
    </w:p>
    <w:p>
      <w:pPr>
        <w:pStyle w:val="style0"/>
        <w:tabs>
          <w:tab w:val="left" w:leader="none" w:pos="4030"/>
        </w:tabs>
        <w:rPr>
          <w:rFonts w:ascii="Times New Roman" w:cs="Times New Roman"/>
          <w:b w:val="false"/>
          <w:bCs w:val="false"/>
          <w:sz w:val="28"/>
          <w:szCs w:val="28"/>
          <w:rPrChange w:id="23255" w:author="user pc" w:date="2022-03-15T10:14:00Z">
            <w:rPr>
              <w:b/>
              <w:bCs/>
            </w:rPr>
          </w:rPrChange>
        </w:rPr>
      </w:pPr>
      <w:r w:rsidRPr="B1D99A33">
        <w:rPr>
          <w:rFonts w:ascii="Times New Roman" w:cs="Times New Roman"/>
          <w:b/>
          <w:bCs/>
          <w:color w:val="0000ff"/>
          <w:sz w:val="28"/>
          <w:szCs w:val="28"/>
          <w:highlight w:val="cyan"/>
          <w:rPrChange w:id="23256" w:author="user pc" w:date="2022-03-15T10:14:00Z">
            <w:rPr>
              <w:b/>
              <w:bCs/>
              <w:color w:val="0000ff"/>
              <w:highlight w:val="cyan"/>
            </w:rPr>
          </w:rPrChange>
        </w:rPr>
        <w:t>Recall: One unified atomic mass unit (u) = 1.66 × 10</w:t>
      </w:r>
      <w:r w:rsidRPr="283D7126">
        <w:rPr>
          <w:rFonts w:ascii="Times New Roman" w:cs="Times New Roman"/>
          <w:b/>
          <w:bCs/>
          <w:color w:val="0000ff"/>
          <w:sz w:val="28"/>
          <w:szCs w:val="28"/>
          <w:highlight w:val="cyan"/>
          <w:vertAlign w:val="superscript"/>
          <w:rPrChange w:id="23257" w:author="user pc" w:date="2022-03-15T10:14:00Z">
            <w:rPr>
              <w:b/>
              <w:bCs/>
              <w:color w:val="0000ff"/>
              <w:highlight w:val="cyan"/>
              <w:vertAlign w:val="superscript"/>
            </w:rPr>
          </w:rPrChange>
        </w:rPr>
        <w:t>-27</w:t>
      </w:r>
      <w:r w:rsidRPr="2B86BC1E">
        <w:rPr>
          <w:rFonts w:ascii="Times New Roman" w:cs="Times New Roman"/>
          <w:b/>
          <w:bCs/>
          <w:color w:val="0000ff"/>
          <w:sz w:val="28"/>
          <w:szCs w:val="28"/>
          <w:highlight w:val="cyan"/>
          <w:rPrChange w:id="23258" w:author="user pc" w:date="2022-03-15T10:14:00Z">
            <w:rPr>
              <w:b/>
              <w:bCs/>
              <w:color w:val="0000ff"/>
              <w:highlight w:val="cyan"/>
            </w:rPr>
          </w:rPrChange>
        </w:rPr>
        <w:t>Kg.</w:t>
      </w:r>
    </w:p>
    <w:p>
      <w:pPr>
        <w:pStyle w:val="style0"/>
        <w:tabs>
          <w:tab w:val="left" w:leader="none" w:pos="4030"/>
        </w:tabs>
        <w:rPr>
          <w:rFonts w:ascii="Times New Roman" w:cs="Times New Roman"/>
          <w:sz w:val="28"/>
          <w:szCs w:val="28"/>
          <w:rPrChange w:id="23259" w:author="user pc" w:date="2022-03-15T10:14:00Z">
            <w:rPr/>
          </w:rPrChange>
        </w:rPr>
      </w:pPr>
      <w:r w:rsidRPr="FA84C9C6">
        <w:rPr>
          <w:rFonts w:ascii="Times New Roman" w:cs="Times New Roman"/>
          <w:sz w:val="28"/>
          <w:szCs w:val="28"/>
          <w:rPrChange w:id="23260" w:author="user pc" w:date="2022-03-15T10:14:00Z">
            <w:rPr/>
          </w:rPrChange>
        </w:rPr>
        <w:t>0.186</w:t>
      </w:r>
      <w:r>
        <w:rPr>
          <w:rFonts w:ascii="Times New Roman" w:cs="Times New Roman" w:hAnsi="Times New Roman"/>
          <w:sz w:val="28"/>
          <w:szCs w:val="28"/>
        </w:rPr>
        <w:t xml:space="preserve"> </w:t>
      </w:r>
      <w:r w:rsidRPr="575D25B7">
        <w:rPr>
          <w:rFonts w:ascii="Times New Roman" w:cs="Times New Roman"/>
          <w:sz w:val="28"/>
          <w:szCs w:val="28"/>
          <w:rPrChange w:id="23261" w:author="user pc" w:date="2022-03-15T10:14:00Z">
            <w:rPr/>
          </w:rPrChange>
        </w:rPr>
        <w:t>× 1.66 × 10</w:t>
      </w:r>
      <w:r w:rsidRPr="A494971B">
        <w:rPr>
          <w:rFonts w:ascii="Times New Roman" w:cs="Times New Roman"/>
          <w:sz w:val="28"/>
          <w:szCs w:val="28"/>
          <w:vertAlign w:val="superscript"/>
          <w:rPrChange w:id="23262" w:author="user pc" w:date="2022-03-15T10:14:00Z">
            <w:rPr>
              <w:vertAlign w:val="superscript"/>
            </w:rPr>
          </w:rPrChange>
        </w:rPr>
        <w:t>-27</w:t>
      </w:r>
      <w:r>
        <w:rPr>
          <w:rFonts w:ascii="Times New Roman" w:cs="Times New Roman" w:hAnsi="Times New Roman"/>
          <w:sz w:val="28"/>
          <w:szCs w:val="28"/>
        </w:rPr>
        <w:t xml:space="preserve"> = </w:t>
      </w:r>
      <w:r w:rsidRPr="1A6B766E">
        <w:rPr>
          <w:rFonts w:ascii="Times New Roman" w:cs="Times New Roman"/>
          <w:sz w:val="28"/>
          <w:szCs w:val="28"/>
          <w:rPrChange w:id="23263" w:author="user pc" w:date="2022-03-15T10:14:00Z">
            <w:rPr/>
          </w:rPrChange>
        </w:rPr>
        <w:t>3.0876 × 10</w:t>
      </w:r>
      <w:r w:rsidRPr="80F26EFE">
        <w:rPr>
          <w:rFonts w:ascii="Times New Roman" w:cs="Times New Roman"/>
          <w:sz w:val="28"/>
          <w:szCs w:val="28"/>
          <w:vertAlign w:val="superscript"/>
          <w:rPrChange w:id="23264" w:author="user pc" w:date="2022-03-15T10:14:00Z">
            <w:rPr>
              <w:vertAlign w:val="superscript"/>
            </w:rPr>
          </w:rPrChange>
        </w:rPr>
        <w:t>-28</w:t>
      </w:r>
      <w:r w:rsidRPr="428651F6">
        <w:rPr>
          <w:rFonts w:ascii="Times New Roman" w:cs="Times New Roman"/>
          <w:sz w:val="28"/>
          <w:szCs w:val="28"/>
          <w:rPrChange w:id="23265" w:author="user pc" w:date="2022-03-15T10:14:00Z">
            <w:rPr/>
          </w:rPrChange>
        </w:rPr>
        <w:t>Kg</w:t>
      </w:r>
    </w:p>
    <w:p>
      <w:pPr>
        <w:pStyle w:val="style0"/>
        <w:tabs>
          <w:tab w:val="left" w:leader="none" w:pos="4030"/>
        </w:tabs>
        <w:rPr>
          <w:rFonts w:ascii="Times New Roman" w:cs="Times New Roman"/>
          <w:sz w:val="28"/>
          <w:szCs w:val="28"/>
          <w:vertAlign w:val="superscript"/>
          <w:rPrChange w:id="23266" w:author="user pc" w:date="2022-03-15T10:14:00Z">
            <w:rPr>
              <w:vertAlign w:val="superscript"/>
            </w:rPr>
          </w:rPrChange>
        </w:rPr>
      </w:pPr>
      <w:r w:rsidRPr="F89CA72E">
        <w:rPr>
          <w:rFonts w:ascii="Times New Roman" w:cs="Times New Roman"/>
          <w:sz w:val="28"/>
          <w:szCs w:val="28"/>
          <w:rPrChange w:id="23267" w:author="user pc" w:date="2022-03-15T10:14:00Z">
            <w:rPr/>
          </w:rPrChange>
        </w:rPr>
        <w:t>E</w:t>
      </w:r>
      <w:r>
        <w:rPr>
          <w:rFonts w:ascii="Times New Roman" w:cs="Times New Roman" w:hAnsi="Times New Roman"/>
          <w:sz w:val="28"/>
          <w:szCs w:val="28"/>
        </w:rPr>
        <w:t xml:space="preserve"> </w:t>
      </w:r>
      <w:r w:rsidRPr="4CE54D3B">
        <w:rPr>
          <w:rFonts w:ascii="Times New Roman" w:cs="Times New Roman"/>
          <w:sz w:val="28"/>
          <w:szCs w:val="28"/>
          <w:rPrChange w:id="23268" w:author="user pc" w:date="2022-03-15T10:14:00Z">
            <w:rPr/>
          </w:rPrChange>
        </w:rPr>
        <w:t>=</w:t>
      </w:r>
      <w:r>
        <w:rPr>
          <w:rFonts w:ascii="Times New Roman" w:cs="Times New Roman" w:hAnsi="Times New Roman"/>
          <w:sz w:val="28"/>
          <w:szCs w:val="28"/>
        </w:rPr>
        <w:t xml:space="preserve"> </w:t>
      </w:r>
      <w:r w:rsidRPr="1EE552F8">
        <w:rPr>
          <w:rFonts w:ascii="Times New Roman" w:cs="Times New Roman"/>
          <w:sz w:val="28"/>
          <w:szCs w:val="28"/>
          <w:rPrChange w:id="23269" w:author="user pc" w:date="2022-03-15T10:14:00Z">
            <w:rPr/>
          </w:rPrChange>
        </w:rPr>
        <w:t>mc</w:t>
      </w:r>
      <w:r w:rsidRPr="6C3E1341">
        <w:rPr>
          <w:rFonts w:ascii="Times New Roman" w:cs="Times New Roman"/>
          <w:sz w:val="28"/>
          <w:szCs w:val="28"/>
          <w:vertAlign w:val="superscript"/>
          <w:rPrChange w:id="23270" w:author="user pc" w:date="2022-03-15T10:14:00Z">
            <w:rPr>
              <w:vertAlign w:val="superscript"/>
            </w:rPr>
          </w:rPrChange>
        </w:rPr>
        <w:t>2</w:t>
      </w:r>
    </w:p>
    <w:p>
      <w:pPr>
        <w:pStyle w:val="style0"/>
        <w:tabs>
          <w:tab w:val="left" w:leader="none" w:pos="4020"/>
        </w:tabs>
        <w:rPr>
          <w:rFonts w:ascii="Times New Roman" w:cs="Times New Roman"/>
          <w:sz w:val="28"/>
          <w:szCs w:val="28"/>
          <w:rPrChange w:id="23271" w:author="user pc" w:date="2022-03-15T10:14:00Z">
            <w:rPr/>
          </w:rPrChange>
        </w:rPr>
      </w:pPr>
      <w:r w:rsidRPr="E8F4C71F">
        <w:rPr>
          <w:rFonts w:ascii="Times New Roman" w:cs="Times New Roman"/>
          <w:sz w:val="28"/>
          <w:szCs w:val="28"/>
          <w:rPrChange w:id="23272" w:author="user pc" w:date="2022-03-15T10:14:00Z">
            <w:rPr/>
          </w:rPrChange>
        </w:rPr>
        <w:t>3.0876</w:t>
      </w:r>
      <w:r>
        <w:rPr>
          <w:rFonts w:ascii="Times New Roman" w:cs="Times New Roman" w:hAnsi="Times New Roman"/>
          <w:sz w:val="28"/>
          <w:szCs w:val="28"/>
        </w:rPr>
        <w:t xml:space="preserve"> </w:t>
      </w:r>
      <w:r w:rsidRPr="A3FD0DAD">
        <w:rPr>
          <w:rFonts w:ascii="Times New Roman" w:cs="Times New Roman"/>
          <w:sz w:val="28"/>
          <w:szCs w:val="28"/>
          <w:rPrChange w:id="23273" w:author="user pc" w:date="2022-03-15T10:14:00Z">
            <w:rPr/>
          </w:rPrChange>
        </w:rPr>
        <w:t>×</w:t>
      </w:r>
      <w:r>
        <w:rPr>
          <w:rFonts w:ascii="Times New Roman" w:cs="Times New Roman" w:hAnsi="Times New Roman"/>
          <w:sz w:val="28"/>
          <w:szCs w:val="28"/>
        </w:rPr>
        <w:t xml:space="preserve"> </w:t>
      </w:r>
      <w:r w:rsidRPr="143A528C">
        <w:rPr>
          <w:rFonts w:ascii="Times New Roman" w:cs="Times New Roman"/>
          <w:sz w:val="28"/>
          <w:szCs w:val="28"/>
          <w:rPrChange w:id="23274" w:author="user pc" w:date="2022-03-15T10:14:00Z">
            <w:rPr/>
          </w:rPrChange>
        </w:rPr>
        <w:t>10</w:t>
      </w:r>
      <w:r w:rsidRPr="06509E1C">
        <w:rPr>
          <w:rFonts w:ascii="Times New Roman" w:cs="Times New Roman"/>
          <w:sz w:val="28"/>
          <w:szCs w:val="28"/>
          <w:vertAlign w:val="superscript"/>
          <w:rPrChange w:id="23275" w:author="user pc" w:date="2022-03-15T10:14:00Z">
            <w:rPr>
              <w:vertAlign w:val="superscript"/>
            </w:rPr>
          </w:rPrChange>
        </w:rPr>
        <w:t>-28</w:t>
      </w:r>
      <w:r w:rsidRPr="73BAAA4C">
        <w:rPr>
          <w:rFonts w:ascii="Times New Roman" w:cs="Times New Roman"/>
          <w:sz w:val="28"/>
          <w:szCs w:val="28"/>
          <w:rPrChange w:id="23276" w:author="user pc" w:date="2022-03-15T10:14:00Z">
            <w:rPr/>
          </w:rPrChange>
        </w:rPr>
        <w:t>Kg</w:t>
      </w:r>
      <w:r>
        <w:rPr>
          <w:rFonts w:ascii="Times New Roman" w:cs="Times New Roman" w:hAnsi="Times New Roman"/>
          <w:sz w:val="28"/>
          <w:szCs w:val="28"/>
        </w:rPr>
        <w:t xml:space="preserve"> </w:t>
      </w:r>
      <w:r w:rsidRPr="51E8C955">
        <w:rPr>
          <w:rFonts w:ascii="Times New Roman" w:cs="Times New Roman"/>
          <w:sz w:val="28"/>
          <w:szCs w:val="28"/>
          <w:rPrChange w:id="23277" w:author="user pc" w:date="2022-03-15T10:14:00Z">
            <w:rPr/>
          </w:rPrChange>
        </w:rPr>
        <w:t>× (3.00×10</w:t>
      </w:r>
      <w:r w:rsidRPr="F9594338">
        <w:rPr>
          <w:rFonts w:ascii="Times New Roman" w:cs="Times New Roman"/>
          <w:sz w:val="28"/>
          <w:szCs w:val="28"/>
          <w:vertAlign w:val="superscript"/>
          <w:rPrChange w:id="23278" w:author="user pc" w:date="2022-03-15T10:14:00Z">
            <w:rPr>
              <w:vertAlign w:val="superscript"/>
            </w:rPr>
          </w:rPrChange>
        </w:rPr>
        <w:t>8</w:t>
      </w:r>
      <w:r w:rsidRPr="476C6065">
        <w:rPr>
          <w:rFonts w:ascii="Times New Roman" w:cs="Times New Roman"/>
          <w:sz w:val="28"/>
          <w:szCs w:val="28"/>
          <w:rPrChange w:id="23279" w:author="user pc" w:date="2022-03-15T10:14:00Z">
            <w:rPr/>
          </w:rPrChange>
        </w:rPr>
        <w:t>)</w:t>
      </w:r>
      <w:r w:rsidRPr="E42B7372">
        <w:rPr>
          <w:rFonts w:ascii="Times New Roman" w:cs="Times New Roman"/>
          <w:sz w:val="28"/>
          <w:szCs w:val="28"/>
          <w:vertAlign w:val="superscript"/>
          <w:rPrChange w:id="23280" w:author="user pc" w:date="2022-03-15T10:14:00Z">
            <w:rPr>
              <w:vertAlign w:val="superscript"/>
            </w:rPr>
          </w:rPrChange>
        </w:rPr>
        <w:t>2</w:t>
      </w:r>
    </w:p>
    <w:p>
      <w:pPr>
        <w:pStyle w:val="style0"/>
        <w:tabs>
          <w:tab w:val="left" w:leader="none" w:pos="4030"/>
        </w:tabs>
        <w:rPr>
          <w:rFonts w:ascii="Times New Roman" w:cs="Times New Roman"/>
          <w:sz w:val="28"/>
          <w:szCs w:val="28"/>
          <w:rPrChange w:id="23281" w:author="user pc" w:date="2022-03-15T10:14:00Z">
            <w:rPr/>
          </w:rPrChange>
        </w:rPr>
      </w:pPr>
      <w:r w:rsidRPr="DA724A65">
        <w:rPr>
          <w:rFonts w:ascii="Times New Roman" w:cs="Times New Roman"/>
          <w:sz w:val="28"/>
          <w:szCs w:val="28"/>
          <w:rPrChange w:id="23282" w:author="user pc" w:date="2022-03-15T10:14:00Z">
            <w:rPr/>
          </w:rPrChange>
        </w:rPr>
        <w:t>3.0876×10</w:t>
      </w:r>
      <w:r w:rsidRPr="EF817DCE">
        <w:rPr>
          <w:rFonts w:ascii="Times New Roman" w:cs="Times New Roman"/>
          <w:sz w:val="28"/>
          <w:szCs w:val="28"/>
          <w:vertAlign w:val="superscript"/>
          <w:rPrChange w:id="23283" w:author="user pc" w:date="2022-03-15T10:14:00Z">
            <w:rPr>
              <w:vertAlign w:val="superscript"/>
            </w:rPr>
          </w:rPrChange>
        </w:rPr>
        <w:t xml:space="preserve">-28 </w:t>
      </w:r>
      <w:r>
        <w:rPr>
          <w:rFonts w:ascii="Times New Roman" w:cs="Times New Roman" w:hAnsi="Times New Roman"/>
          <w:sz w:val="28"/>
          <w:szCs w:val="28"/>
        </w:rPr>
        <w:t xml:space="preserve"> </w:t>
      </w:r>
      <w:r w:rsidRPr="E1604E88">
        <w:rPr>
          <w:rFonts w:ascii="Times New Roman" w:cs="Times New Roman"/>
          <w:sz w:val="28"/>
          <w:szCs w:val="28"/>
          <w:rPrChange w:id="23284" w:author="user pc" w:date="2022-03-15T10:14:00Z">
            <w:rPr/>
          </w:rPrChange>
        </w:rPr>
        <w:t>× 9.0 × 10</w:t>
      </w:r>
      <w:r w:rsidRPr="8375457F">
        <w:rPr>
          <w:rFonts w:ascii="Times New Roman" w:cs="Times New Roman"/>
          <w:sz w:val="28"/>
          <w:szCs w:val="28"/>
          <w:vertAlign w:val="superscript"/>
          <w:rPrChange w:id="23285" w:author="user pc" w:date="2022-03-15T10:14:00Z">
            <w:rPr>
              <w:vertAlign w:val="superscript"/>
            </w:rPr>
          </w:rPrChange>
        </w:rPr>
        <w:t>16</w:t>
      </w:r>
    </w:p>
    <w:p>
      <w:pPr>
        <w:pStyle w:val="style0"/>
        <w:tabs>
          <w:tab w:val="left" w:leader="none" w:pos="4030"/>
        </w:tabs>
        <w:rPr>
          <w:rFonts w:ascii="Times New Roman" w:cs="Times New Roman"/>
          <w:sz w:val="28"/>
          <w:szCs w:val="28"/>
          <w:rPrChange w:id="23286" w:author="user pc" w:date="2022-03-15T10:14:00Z">
            <w:rPr/>
          </w:rPrChange>
        </w:rPr>
      </w:pPr>
      <w:r w:rsidRPr="87F78DA3">
        <w:rPr>
          <w:rFonts w:ascii="Times New Roman" w:cs="Times New Roman"/>
          <w:sz w:val="28"/>
          <w:szCs w:val="28"/>
          <w:rPrChange w:id="23287" w:author="user pc" w:date="2022-03-15T10:14:00Z">
            <w:rPr/>
          </w:rPrChange>
        </w:rPr>
        <w:t>E = 2.78 × 10</w:t>
      </w:r>
      <w:r w:rsidRPr="B4CA5758">
        <w:rPr>
          <w:rFonts w:ascii="Times New Roman" w:cs="Times New Roman"/>
          <w:sz w:val="28"/>
          <w:szCs w:val="28"/>
          <w:vertAlign w:val="superscript"/>
          <w:rPrChange w:id="23288" w:author="user pc" w:date="2022-03-15T10:14:00Z">
            <w:rPr>
              <w:vertAlign w:val="superscript"/>
            </w:rPr>
          </w:rPrChange>
        </w:rPr>
        <w:t>-11</w:t>
      </w:r>
      <w:r w:rsidRPr="A76FF3A0">
        <w:rPr>
          <w:rFonts w:ascii="Times New Roman" w:cs="Times New Roman"/>
          <w:sz w:val="28"/>
          <w:szCs w:val="28"/>
          <w:rPrChange w:id="23289" w:author="user pc" w:date="2022-03-15T10:14:00Z">
            <w:rPr/>
          </w:rPrChange>
        </w:rPr>
        <w:t>J (</w:t>
      </w:r>
      <w:r w:rsidRPr="0A6B32BB">
        <w:rPr>
          <w:rFonts w:ascii="Times New Roman" w:cs="Times New Roman"/>
          <w:b/>
          <w:bCs/>
          <w:sz w:val="28"/>
          <w:szCs w:val="28"/>
          <w:rPrChange w:id="23290" w:author="user pc" w:date="2022-03-15T10:14:00Z">
            <w:rPr>
              <w:b/>
              <w:bCs/>
            </w:rPr>
          </w:rPrChange>
        </w:rPr>
        <w:t xml:space="preserve">Energy released for one atom of </w:t>
      </w:r>
      <w:r w:rsidRPr="D360A670">
        <w:rPr>
          <w:rFonts w:ascii="Times New Roman" w:cs="Times New Roman"/>
          <w:b/>
          <w:bCs/>
          <w:sz w:val="28"/>
          <w:szCs w:val="28"/>
          <w:vertAlign w:val="superscript"/>
          <w:rPrChange w:id="23291" w:author="user pc" w:date="2022-03-15T10:14:00Z">
            <w:rPr>
              <w:b/>
              <w:bCs/>
              <w:vertAlign w:val="superscript"/>
            </w:rPr>
          </w:rPrChange>
        </w:rPr>
        <w:t>235</w:t>
      </w:r>
      <w:r w:rsidRPr="D73ADE41">
        <w:rPr>
          <w:rFonts w:ascii="Times New Roman" w:cs="Times New Roman"/>
          <w:b/>
          <w:bCs/>
          <w:sz w:val="28"/>
          <w:szCs w:val="28"/>
          <w:rPrChange w:id="23292" w:author="user pc" w:date="2022-03-15T10:14:00Z">
            <w:rPr>
              <w:b/>
              <w:bCs/>
            </w:rPr>
          </w:rPrChange>
        </w:rPr>
        <w:t>U</w:t>
      </w:r>
      <w:r w:rsidRPr="2968ED9A">
        <w:rPr>
          <w:rFonts w:ascii="Times New Roman" w:cs="Times New Roman"/>
          <w:sz w:val="28"/>
          <w:szCs w:val="28"/>
          <w:rPrChange w:id="23293" w:author="user pc" w:date="2022-03-15T10:14:00Z">
            <w:rPr/>
          </w:rPrChange>
        </w:rPr>
        <w:t>)</w:t>
      </w:r>
    </w:p>
    <w:p>
      <w:pPr>
        <w:pStyle w:val="style0"/>
        <w:tabs>
          <w:tab w:val="left" w:leader="none" w:pos="4030"/>
        </w:tabs>
        <w:rPr>
          <w:rFonts w:ascii="Times New Roman" w:cs="Times New Roman"/>
          <w:sz w:val="28"/>
          <w:szCs w:val="28"/>
          <w:rPrChange w:id="23294" w:author="user pc" w:date="2022-03-15T10:14:00Z">
            <w:rPr/>
          </w:rPrChange>
        </w:rPr>
      </w:pPr>
      <w:r w:rsidRPr="3CA00C8F">
        <w:rPr>
          <w:rFonts w:ascii="Times New Roman" w:cs="Times New Roman"/>
          <w:sz w:val="28"/>
          <w:szCs w:val="28"/>
          <w:rPrChange w:id="23295" w:author="user pc" w:date="2022-03-15T10:14:00Z">
            <w:rPr/>
          </w:rPrChange>
        </w:rPr>
        <w:t xml:space="preserve">Then, the energy for one mole of </w:t>
      </w:r>
      <w:r w:rsidRPr="4DA4B538">
        <w:rPr>
          <w:rFonts w:ascii="Times New Roman" w:cs="Times New Roman"/>
          <w:sz w:val="28"/>
          <w:szCs w:val="28"/>
          <w:vertAlign w:val="superscript"/>
          <w:rPrChange w:id="23296" w:author="user pc" w:date="2022-03-15T10:14:00Z">
            <w:rPr>
              <w:vertAlign w:val="superscript"/>
            </w:rPr>
          </w:rPrChange>
        </w:rPr>
        <w:t>235</w:t>
      </w:r>
      <w:r w:rsidRPr="47AA50C4">
        <w:rPr>
          <w:rFonts w:ascii="Times New Roman" w:cs="Times New Roman"/>
          <w:sz w:val="28"/>
          <w:szCs w:val="28"/>
          <w:rPrChange w:id="23297" w:author="user pc" w:date="2022-03-15T10:14:00Z">
            <w:rPr/>
          </w:rPrChange>
        </w:rPr>
        <w:t>U:</w:t>
      </w:r>
    </w:p>
    <w:p>
      <w:pPr>
        <w:pStyle w:val="style0"/>
        <w:tabs>
          <w:tab w:val="left" w:leader="none" w:pos="4030"/>
        </w:tabs>
        <w:rPr>
          <w:rFonts w:ascii="Times New Roman" w:cs="Times New Roman"/>
          <w:sz w:val="28"/>
          <w:szCs w:val="28"/>
          <w:rPrChange w:id="23298" w:author="user pc" w:date="2022-03-15T10:14:00Z">
            <w:rPr/>
          </w:rPrChange>
        </w:rPr>
      </w:pPr>
      <w:r w:rsidRPr="60B4B602">
        <w:rPr>
          <w:rFonts w:ascii="Times New Roman" w:cs="Times New Roman"/>
          <w:sz w:val="28"/>
          <w:szCs w:val="28"/>
          <w:rPrChange w:id="23299" w:author="user pc" w:date="2022-03-15T10:14:00Z">
            <w:rPr/>
          </w:rPrChange>
        </w:rPr>
        <w:t>2.78 × 10</w:t>
      </w:r>
      <w:r w:rsidRPr="A636C90F">
        <w:rPr>
          <w:rFonts w:ascii="Times New Roman" w:cs="Times New Roman"/>
          <w:sz w:val="28"/>
          <w:szCs w:val="28"/>
          <w:vertAlign w:val="superscript"/>
          <w:rPrChange w:id="23300" w:author="user pc" w:date="2022-03-15T10:14:00Z">
            <w:rPr>
              <w:vertAlign w:val="superscript"/>
            </w:rPr>
          </w:rPrChange>
        </w:rPr>
        <w:t>-11</w:t>
      </w:r>
      <w:r w:rsidRPr="B1C28BBF">
        <w:rPr>
          <w:rFonts w:ascii="Times New Roman" w:cs="Times New Roman"/>
          <w:sz w:val="28"/>
          <w:szCs w:val="28"/>
          <w:rPrChange w:id="23301" w:author="user pc" w:date="2022-03-15T10:14:00Z">
            <w:rPr/>
          </w:rPrChange>
        </w:rPr>
        <w:t xml:space="preserve"> × 6.02 × 10</w:t>
      </w:r>
      <w:r w:rsidRPr="6CA7D008">
        <w:rPr>
          <w:rFonts w:ascii="Times New Roman" w:cs="Times New Roman"/>
          <w:sz w:val="28"/>
          <w:szCs w:val="28"/>
          <w:vertAlign w:val="superscript"/>
          <w:rPrChange w:id="23302" w:author="user pc" w:date="2022-03-15T10:14:00Z">
            <w:rPr>
              <w:vertAlign w:val="superscript"/>
            </w:rPr>
          </w:rPrChange>
        </w:rPr>
        <w:t>23</w:t>
      </w:r>
      <w:r w:rsidRPr="9087B782">
        <w:rPr>
          <w:rFonts w:ascii="Times New Roman" w:cs="Times New Roman"/>
          <w:sz w:val="28"/>
          <w:szCs w:val="28"/>
          <w:rPrChange w:id="23303" w:author="user pc" w:date="2022-03-15T10:14:00Z">
            <w:rPr/>
          </w:rPrChange>
        </w:rPr>
        <w:t xml:space="preserve"> = 1.67 × 10</w:t>
      </w:r>
      <w:r w:rsidRPr="99B08AF9">
        <w:rPr>
          <w:rFonts w:ascii="Times New Roman" w:cs="Times New Roman"/>
          <w:sz w:val="28"/>
          <w:szCs w:val="28"/>
          <w:vertAlign w:val="superscript"/>
          <w:rPrChange w:id="23304" w:author="user pc" w:date="2022-03-15T10:14:00Z">
            <w:rPr>
              <w:vertAlign w:val="superscript"/>
            </w:rPr>
          </w:rPrChange>
        </w:rPr>
        <w:t>10</w:t>
      </w:r>
      <w:r w:rsidRPr="CDF1E3A3">
        <w:rPr>
          <w:rFonts w:ascii="Times New Roman" w:cs="Times New Roman"/>
          <w:sz w:val="28"/>
          <w:szCs w:val="28"/>
          <w:rPrChange w:id="23305" w:author="user pc" w:date="2022-03-15T10:14:00Z">
            <w:rPr/>
          </w:rPrChange>
        </w:rPr>
        <w:t>KJmol</w:t>
      </w:r>
      <w:r w:rsidRPr="515AA0EE">
        <w:rPr>
          <w:rFonts w:ascii="Times New Roman" w:cs="Times New Roman"/>
          <w:sz w:val="28"/>
          <w:szCs w:val="28"/>
          <w:vertAlign w:val="superscript"/>
          <w:rPrChange w:id="23306" w:author="user pc" w:date="2022-03-15T10:14:00Z">
            <w:rPr>
              <w:vertAlign w:val="superscript"/>
            </w:rPr>
          </w:rPrChange>
        </w:rPr>
        <w:t>-1</w:t>
      </w:r>
    </w:p>
    <w:p>
      <w:pPr>
        <w:pStyle w:val="style0"/>
        <w:tabs>
          <w:tab w:val="left" w:leader="none" w:pos="4030"/>
        </w:tabs>
        <w:rPr>
          <w:rFonts w:ascii="Times New Roman" w:cs="Times New Roman"/>
          <w:sz w:val="28"/>
          <w:szCs w:val="28"/>
          <w:rPrChange w:id="23307" w:author="user pc" w:date="2022-03-15T10:14:00Z">
            <w:rPr/>
          </w:rPrChange>
        </w:rPr>
      </w:pPr>
    </w:p>
    <w:p>
      <w:pPr>
        <w:pStyle w:val="style0"/>
        <w:tabs>
          <w:tab w:val="left" w:leader="none" w:pos="4030"/>
        </w:tabs>
        <w:rPr>
          <w:rFonts w:ascii="Times New Roman" w:cs="Times New Roman"/>
          <w:b/>
          <w:bCs/>
          <w:color w:val="36363d"/>
          <w:sz w:val="28"/>
          <w:szCs w:val="28"/>
          <w:highlight w:val="none"/>
          <w:rPrChange w:id="23308" w:author="user pc" w:date="2022-03-15T10:14:00Z">
            <w:rPr>
              <w:b/>
              <w:bCs/>
              <w:color w:val="36363d"/>
              <w:highlight w:val="cyan"/>
            </w:rPr>
          </w:rPrChange>
        </w:rPr>
      </w:pPr>
      <w:r w:rsidRPr="0ACE987A">
        <w:rPr>
          <w:rFonts w:ascii="Times New Roman" w:cs="Times New Roman"/>
          <w:b/>
          <w:bCs/>
          <w:color w:val="36363d"/>
          <w:sz w:val="28"/>
          <w:szCs w:val="28"/>
          <w:highlight w:val="none"/>
          <w:rPrChange w:id="23309" w:author="user pc" w:date="2022-03-15T10:14:00Z">
            <w:rPr>
              <w:b/>
              <w:bCs/>
              <w:color w:val="36363d"/>
              <w:highlight w:val="cyan"/>
            </w:rPr>
          </w:rPrChange>
        </w:rPr>
        <w:t>HALF - LIFE (</w:t>
      </w:r>
      <m:oMath>
        <m:sSub>
          <m:sSubPr>
            <m:ctrlPr>
              <w:rPr>
                <w:rFonts w:ascii="Cambria Math" w:cs="Times New Roman" w:hAnsi="Cambria Math"/>
                <w:b/>
                <w:bCs/>
                <w:i/>
                <w:color w:val="36363d"/>
                <w:sz w:val="28"/>
                <w:szCs w:val="28"/>
              </w:rPr>
            </m:ctrlPr>
          </m:sSubPr>
          <m:e>
            <m:r>
              <m:rPr>
                <m:sty m:val="bi"/>
              </m:rPr>
              <w:rPr>
                <w:rFonts w:ascii="Cambria Math" w:cs="Times New Roman" w:hAnsi="Cambria Math"/>
                <w:color w:val="36363d"/>
                <w:sz w:val="28"/>
                <w:szCs w:val="28"/>
              </w:rPr>
              <m:t>t</m:t>
            </m:r>
          </m:e>
          <m:sub>
            <m:f>
              <m:fPr>
                <m:type m:val="skw"/>
                <m:ctrlPr>
                  <w:rPr>
                    <w:rFonts w:ascii="Cambria Math" w:cs="Times New Roman" w:hAnsi="Cambria Math"/>
                    <w:b/>
                    <w:bCs/>
                    <w:i/>
                    <w:color w:val="36363d"/>
                    <w:sz w:val="28"/>
                    <w:szCs w:val="28"/>
                  </w:rPr>
                </m:ctrlPr>
              </m:fPr>
              <m:num>
                <m:r>
                  <m:rPr>
                    <m:sty m:val="bi"/>
                  </m:rPr>
                  <w:rPr>
                    <w:rFonts w:ascii="Cambria Math" w:cs="Times New Roman" w:hAnsi="Cambria Math"/>
                    <w:color w:val="36363d"/>
                    <w:sz w:val="28"/>
                    <w:szCs w:val="28"/>
                  </w:rPr>
                  <m:t>1</m:t>
                </m:r>
              </m:num>
              <m:den>
                <m:r>
                  <m:rPr>
                    <m:sty m:val="bi"/>
                  </m:rPr>
                  <w:rPr>
                    <w:rFonts w:ascii="Cambria Math" w:cs="Times New Roman" w:hAnsi="Cambria Math"/>
                    <w:color w:val="36363d"/>
                    <w:sz w:val="28"/>
                    <w:szCs w:val="28"/>
                  </w:rPr>
                  <m:t>2</m:t>
                </m:r>
              </m:den>
            </m:f>
          </m:sub>
        </m:sSub>
      </m:oMath>
      <w:r w:rsidRPr="BEB85F39">
        <w:rPr>
          <w:rFonts w:ascii="Times New Roman" w:cs="Times New Roman"/>
          <w:b/>
          <w:bCs/>
          <w:color w:val="36363d"/>
          <w:sz w:val="28"/>
          <w:szCs w:val="28"/>
          <w:highlight w:val="none"/>
          <w:rPrChange w:id="23310" w:author="user pc" w:date="2022-03-15T10:14:00Z">
            <w:rPr>
              <w:b/>
              <w:bCs/>
              <w:color w:val="36363d"/>
              <w:highlight w:val="cyan"/>
            </w:rPr>
          </w:rPrChange>
        </w:rPr>
        <w:t>)</w:t>
      </w:r>
    </w:p>
    <w:p>
      <w:pPr>
        <w:pStyle w:val="style0"/>
        <w:tabs>
          <w:tab w:val="left" w:leader="none" w:pos="4030"/>
        </w:tabs>
        <w:rPr>
          <w:rFonts w:ascii="Times New Roman" w:cs="Times New Roman"/>
          <w:sz w:val="28"/>
          <w:szCs w:val="28"/>
          <w:rPrChange w:id="23311" w:author="user pc" w:date="2022-03-15T10:14:00Z">
            <w:rPr/>
          </w:rPrChange>
        </w:rPr>
      </w:pPr>
      <w:r w:rsidRPr="28E8FE8A">
        <w:rPr>
          <w:rFonts w:ascii="Times New Roman" w:cs="Times New Roman"/>
          <w:sz w:val="28"/>
          <w:szCs w:val="28"/>
          <w:rPrChange w:id="23312" w:author="user pc" w:date="2022-03-15T10:14:00Z">
            <w:rPr/>
          </w:rPrChange>
        </w:rPr>
        <w:t xml:space="preserve">The half life of a radioactive nucleus is the time it takes for one half of the nuclei in a sample to decay. The half life is independent of the amount of sample. </w:t>
      </w:r>
    </w:p>
    <w:p>
      <w:pPr>
        <w:pStyle w:val="style0"/>
        <w:tabs>
          <w:tab w:val="left" w:leader="none" w:pos="4030"/>
        </w:tabs>
        <w:rPr>
          <w:rFonts w:ascii="Times New Roman" w:cs="Times New Roman"/>
          <w:sz w:val="28"/>
          <w:szCs w:val="28"/>
          <w:rPrChange w:id="23313" w:author="user pc" w:date="2022-03-15T10:14:00Z">
            <w:rPr/>
          </w:rPrChange>
        </w:rPr>
      </w:pPr>
      <w:r w:rsidRPr="55F7382A">
        <w:rPr>
          <w:rFonts w:ascii="Times New Roman" w:cs="Times New Roman"/>
          <w:b/>
          <w:bCs/>
          <w:color w:val="c00000"/>
          <w:sz w:val="28"/>
          <w:szCs w:val="28"/>
          <w:u w:val="none" w:color="auto"/>
          <w:rPrChange w:id="23314" w:author="user pc" w:date="2022-03-15T10:14:00Z">
            <w:rPr>
              <w:b/>
              <w:bCs/>
              <w:color w:val="c00000"/>
              <w:u w:val="single" w:color="00b0f0"/>
            </w:rPr>
          </w:rPrChange>
        </w:rPr>
        <w:t>Note</w:t>
      </w:r>
      <w:r>
        <w:rPr>
          <w:rFonts w:ascii="Times New Roman" w:cs="Times New Roman" w:hAnsi="Times New Roman"/>
          <w:b/>
          <w:bCs/>
          <w:color w:val="c00000"/>
          <w:sz w:val="28"/>
          <w:szCs w:val="28"/>
        </w:rPr>
        <w:t xml:space="preserve">: </w:t>
      </w:r>
      <w:r w:rsidRPr="9364EE18">
        <w:rPr>
          <w:rFonts w:ascii="Times New Roman" w:cs="Times New Roman" w:hAnsi="Times New Roman"/>
          <w:b w:val="false"/>
          <w:bCs/>
          <w:color w:val="auto"/>
          <w:sz w:val="28"/>
          <w:szCs w:val="28"/>
          <w:rPrChange w:id="23315" w:author="user pc" w:date="2022-03-15T10:14:00Z">
            <w:rPr>
              <w:rFonts w:ascii="Dancing Script" w:hAnsi="Dancing Script"/>
              <w:b/>
              <w:bCs/>
              <w:color w:val="000080"/>
            </w:rPr>
          </w:rPrChange>
        </w:rPr>
        <w:t>In some cases, you easily find the half life of a radioactive sample by directly observing how long it takes for one half of the sample to decay. For instance, you find that 1.00g of iodine</w:t>
      </w:r>
      <w:r>
        <w:rPr>
          <w:rFonts w:ascii="Times New Roman" w:cs="Times New Roman" w:hAnsi="Times New Roman"/>
          <w:bCs/>
          <w:sz w:val="28"/>
          <w:szCs w:val="28"/>
        </w:rPr>
        <w:t xml:space="preserve"> </w:t>
      </w:r>
      <w:r w:rsidRPr="8177519B">
        <w:rPr>
          <w:rFonts w:ascii="Times New Roman" w:cs="Times New Roman" w:hAnsi="Times New Roman"/>
          <w:b w:val="false"/>
          <w:bCs/>
          <w:color w:val="auto"/>
          <w:sz w:val="28"/>
          <w:szCs w:val="28"/>
          <w:rPrChange w:id="23316" w:author="user pc" w:date="2022-03-15T10:14:00Z">
            <w:rPr>
              <w:rFonts w:ascii="Dancing Script" w:hAnsi="Dancing Script"/>
              <w:b/>
              <w:bCs/>
              <w:color w:val="000080"/>
            </w:rPr>
          </w:rPrChange>
        </w:rPr>
        <w:t xml:space="preserve">-131, an isotope used in treating thyroid cancer, decays to 0.5g in 8.07 days. Therefore, </w:t>
      </w:r>
      <w:r>
        <w:rPr>
          <w:rFonts w:ascii="Times New Roman" w:cs="Times New Roman" w:hAnsi="Times New Roman"/>
          <w:bCs/>
          <w:sz w:val="28"/>
          <w:szCs w:val="28"/>
        </w:rPr>
        <w:t>its</w:t>
      </w:r>
      <w:r w:rsidRPr="2EFB154C">
        <w:rPr>
          <w:rFonts w:ascii="Times New Roman" w:cs="Times New Roman" w:hAnsi="Times New Roman"/>
          <w:b w:val="false"/>
          <w:bCs/>
          <w:color w:val="auto"/>
          <w:sz w:val="28"/>
          <w:szCs w:val="28"/>
          <w:rPrChange w:id="23317" w:author="user pc" w:date="2022-03-15T10:14:00Z">
            <w:rPr>
              <w:rFonts w:ascii="Dancing Script" w:hAnsi="Dancing Script"/>
              <w:b/>
              <w:bCs/>
              <w:color w:val="000080"/>
            </w:rPr>
          </w:rPrChange>
        </w:rPr>
        <w:t xml:space="preserve"> half life is 8.07 days since one-half of 1.00g is 0.5g.</w:t>
      </w:r>
    </w:p>
    <w:p>
      <w:pPr>
        <w:pStyle w:val="style0"/>
        <w:tabs>
          <w:tab w:val="left" w:leader="none" w:pos="4030"/>
        </w:tabs>
        <w:rPr>
          <w:rFonts w:ascii="Times New Roman" w:cs="Times New Roman" w:hAnsi="Times New Roman"/>
          <w:b/>
          <w:bCs/>
          <w:color w:val="c00000"/>
          <w:sz w:val="28"/>
          <w:szCs w:val="28"/>
        </w:rPr>
      </w:pPr>
      <w:r w:rsidRPr="45D359E8">
        <w:rPr>
          <w:rFonts w:ascii="Times New Roman" w:cs="Times New Roman"/>
          <w:b/>
          <w:bCs/>
          <w:color w:val="c00000"/>
          <w:sz w:val="28"/>
          <w:szCs w:val="28"/>
          <w:rPrChange w:id="23318" w:author="user pc" w:date="2022-03-15T10:14:00Z">
            <w:rPr>
              <w:b/>
              <w:bCs/>
              <w:color w:val="c00000"/>
            </w:rPr>
          </w:rPrChange>
        </w:rPr>
        <w:t>Some useful equations:</w:t>
      </w:r>
    </w:p>
    <w:p>
      <w:pPr>
        <w:pStyle w:val="style0"/>
        <w:tabs>
          <w:tab w:val="left" w:leader="none" w:pos="4030"/>
        </w:tabs>
        <w:rPr>
          <w:rFonts w:ascii="Times New Roman" w:cs="Times New Roman" w:hAnsi="Times New Roman"/>
          <w:bCs/>
          <w:sz w:val="28"/>
          <w:szCs w:val="28"/>
        </w:rPr>
      </w:pPr>
      <m:oMathPara>
        <m:oMathParaPr>
          <m:jc m:val="left"/>
        </m:oMathParaPr>
        <m:oMath>
          <m:sSub>
            <m:sSubPr>
              <m:ctrlPr>
                <w:rPr>
                  <w:rFonts w:ascii="Cambria Math" w:cs="Times New Roman" w:hAnsi="Cambria Math"/>
                  <w:bCs/>
                  <w:i/>
                  <w:sz w:val="28"/>
                  <w:szCs w:val="28"/>
                </w:rPr>
              </m:ctrlPr>
            </m:sSubPr>
            <m:e>
              <m:r>
                <w:rPr>
                  <w:rFonts w:ascii="Cambria Math" w:cs="Times New Roman" w:hAnsi="Cambria Math"/>
                  <w:sz w:val="28"/>
                  <w:szCs w:val="28"/>
                </w:rPr>
                <m:t>1. t</m:t>
              </m:r>
            </m:e>
            <m:sub>
              <m:f>
                <m:fPr>
                  <m:type m:val="skw"/>
                  <m:ctrlPr>
                    <w:rPr>
                      <w:rFonts w:ascii="Cambria Math" w:cs="Times New Roman" w:hAnsi="Cambria Math"/>
                      <w:bCs/>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sub>
          </m:sSub>
          <m:r>
            <w:rPr>
              <w:rFonts w:ascii="Cambria Math" w:cs="Times New Roman" w:hAnsi="Cambria Math"/>
              <w:sz w:val="28"/>
              <w:szCs w:val="28"/>
            </w:rPr>
            <m:t xml:space="preserve">= </m:t>
          </m:r>
          <m:f>
            <m:fPr>
              <m:ctrlPr>
                <w:rPr>
                  <w:rFonts w:ascii="Cambria Math" w:cs="Times New Roman" w:hAnsi="Cambria Math"/>
                  <w:bCs/>
                  <w:i/>
                  <w:sz w:val="28"/>
                  <w:szCs w:val="28"/>
                </w:rPr>
              </m:ctrlPr>
            </m:fPr>
            <m:num>
              <m:r>
                <w:rPr>
                  <w:rFonts w:ascii="Cambria Math" w:cs="Times New Roman" w:hAnsi="Cambria Math"/>
                  <w:sz w:val="28"/>
                  <w:szCs w:val="28"/>
                </w:rPr>
                <m:t>0.693</m:t>
              </m:r>
            </m:num>
            <m:den>
              <m:r>
                <w:rPr>
                  <w:rFonts w:ascii="Cambria Math" w:cs="Times New Roman" w:hAnsi="Cambria Math"/>
                  <w:sz w:val="28"/>
                  <w:szCs w:val="28"/>
                </w:rPr>
                <m:t>K</m:t>
              </m:r>
            </m:den>
          </m:f>
        </m:oMath>
      </m:oMathPara>
    </w:p>
    <w:p>
      <w:pPr>
        <w:pStyle w:val="style0"/>
        <w:tabs>
          <w:tab w:val="left" w:leader="none" w:pos="4030"/>
        </w:tabs>
        <w:rPr>
          <w:rFonts w:ascii="Times New Roman" w:cs="Times New Roman"/>
          <w:b w:val="false"/>
          <w:bCs/>
          <w:color w:val="auto"/>
          <w:sz w:val="28"/>
          <w:szCs w:val="28"/>
          <w:highlight w:val="none"/>
          <w:rPrChange w:id="23319" w:author="user pc" w:date="2022-03-15T10:14:00Z">
            <w:rPr>
              <w:b/>
              <w:bCs/>
              <w:color w:val="6600cc"/>
              <w:highlight w:val="green"/>
            </w:rPr>
          </w:rPrChange>
        </w:rPr>
      </w:pPr>
      <w:r>
        <w:rPr>
          <w:rFonts w:ascii="Times New Roman" w:cs="Times New Roman" w:hAnsi="Times New Roman"/>
          <w:bCs/>
          <w:sz w:val="28"/>
          <w:szCs w:val="28"/>
        </w:rPr>
        <w:t>W</w:t>
      </w:r>
      <w:r w:rsidRPr="4961DA5B">
        <w:rPr>
          <w:rFonts w:ascii="Times New Roman" w:cs="Times New Roman"/>
          <w:b w:val="false"/>
          <w:bCs/>
          <w:color w:val="auto"/>
          <w:sz w:val="28"/>
          <w:szCs w:val="28"/>
          <w:highlight w:val="none"/>
          <w:rPrChange w:id="23320" w:author="user pc" w:date="2022-03-15T10:14:00Z">
            <w:rPr>
              <w:b/>
              <w:bCs/>
              <w:color w:val="6600cc"/>
              <w:highlight w:val="green"/>
            </w:rPr>
          </w:rPrChange>
        </w:rPr>
        <w:t>here K = decay constant, t</w:t>
      </w:r>
      <w:r w:rsidRPr="6C14119A">
        <w:rPr>
          <w:rFonts w:ascii="Times New Roman" w:cs="Times New Roman"/>
          <w:b w:val="false"/>
          <w:bCs/>
          <w:color w:val="auto"/>
          <w:sz w:val="28"/>
          <w:szCs w:val="28"/>
          <w:highlight w:val="none"/>
          <w:vertAlign w:val="subscript"/>
          <w:rPrChange w:id="23321" w:author="user pc" w:date="2022-03-15T10:14:00Z">
            <w:rPr>
              <w:b/>
              <w:bCs/>
              <w:color w:val="6600cc"/>
              <w:highlight w:val="green"/>
              <w:vertAlign w:val="subscript"/>
            </w:rPr>
          </w:rPrChange>
        </w:rPr>
        <w:t>1/2</w:t>
      </w:r>
      <w:r w:rsidRPr="CC9773A4">
        <w:rPr>
          <w:rFonts w:ascii="Times New Roman" w:cs="Times New Roman"/>
          <w:b w:val="false"/>
          <w:bCs/>
          <w:color w:val="auto"/>
          <w:sz w:val="28"/>
          <w:szCs w:val="28"/>
          <w:highlight w:val="none"/>
          <w:rPrChange w:id="23322" w:author="user pc" w:date="2022-03-15T10:14:00Z">
            <w:rPr>
              <w:b/>
              <w:bCs/>
              <w:color w:val="6600cc"/>
              <w:highlight w:val="green"/>
            </w:rPr>
          </w:rPrChange>
        </w:rPr>
        <w:t xml:space="preserve"> = half-life.</w:t>
      </w:r>
    </w:p>
    <w:p>
      <w:pPr>
        <w:pStyle w:val="style0"/>
        <w:spacing w:lineRule="auto" w:line="240"/>
        <w:rPr>
          <w:rFonts w:ascii="Times New Roman" w:cs="Times New Roman"/>
          <w:b w:val="false"/>
          <w:bCs/>
          <w:color w:val="auto"/>
          <w:sz w:val="28"/>
          <w:szCs w:val="28"/>
          <w:highlight w:val="none"/>
          <w:rPrChange w:id="23323" w:author="user pc" w:date="2022-03-15T10:14:00Z">
            <w:rPr>
              <w:b/>
              <w:bCs/>
              <w:color w:val="6600cc"/>
              <w:highlight w:val="green"/>
            </w:rPr>
          </w:rPrChange>
        </w:rPr>
      </w:pPr>
    </w:p>
    <w:p>
      <w:pPr>
        <w:pStyle w:val="style179"/>
        <w:numPr>
          <w:ilvl w:val="0"/>
          <w:numId w:val="76"/>
        </w:numPr>
        <w:spacing w:lineRule="auto" w:line="240"/>
        <w:rPr>
          <w:rFonts w:ascii="Times New Roman" w:cs="Times New Roman"/>
          <w:b w:val="false"/>
          <w:bCs/>
          <w:color w:val="auto"/>
          <w:sz w:val="28"/>
          <w:szCs w:val="28"/>
          <w:highlight w:val="none"/>
          <w:rPrChange w:id="23324" w:author="user pc" w:date="2022-03-15T10:14:00Z">
            <w:rPr>
              <w:b/>
              <w:bCs/>
              <w:color w:val="6600cc"/>
              <w:highlight w:val="green"/>
            </w:rPr>
          </w:rPrChange>
        </w:rPr>
      </w:pPr>
      <w:r w:rsidRPr="D45C372A">
        <w:rPr>
          <w:rFonts w:ascii="Times New Roman" w:cs="Times New Roman" w:hAnsi="Times New Roman"/>
          <w:b w:val="false"/>
          <w:bCs/>
          <w:color w:val="auto"/>
          <w:sz w:val="28"/>
          <w:szCs w:val="28"/>
          <w:highlight w:val="none"/>
          <w:rPrChange w:id="23325" w:author="user pc" w:date="2022-03-15T10:14:00Z">
            <w:rPr>
              <w:rFonts w:cs="Bell MT" w:hAnsi="Bell MT"/>
              <w:b/>
              <w:bCs/>
              <w:color w:val="6600cc"/>
              <w:highlight w:val="green"/>
            </w:rPr>
          </w:rPrChange>
        </w:rPr>
        <w:t>A = A</w:t>
      </w:r>
      <w:r w:rsidRPr="C46A93FE">
        <w:rPr>
          <w:rFonts w:ascii="Times New Roman" w:cs="Times New Roman" w:hAnsi="Times New Roman"/>
          <w:b w:val="false"/>
          <w:bCs/>
          <w:color w:val="auto"/>
          <w:sz w:val="28"/>
          <w:szCs w:val="28"/>
          <w:highlight w:val="none"/>
          <w:vertAlign w:val="subscript"/>
          <w:rPrChange w:id="23326" w:author="user pc" w:date="2022-03-15T10:14:00Z">
            <w:rPr>
              <w:rFonts w:cs="Bell MT" w:hAnsi="Bell MT"/>
              <w:b/>
              <w:bCs/>
              <w:color w:val="6600cc"/>
              <w:highlight w:val="green"/>
              <w:vertAlign w:val="subscript"/>
            </w:rPr>
          </w:rPrChange>
        </w:rPr>
        <w:t xml:space="preserve">o </w:t>
      </w:r>
      <w:r w:rsidRPr="83E792B2">
        <w:rPr>
          <w:rFonts w:ascii="Times New Roman" w:cs="Times New Roman" w:hAnsi="Times New Roman"/>
          <w:b w:val="false"/>
          <w:bCs/>
          <w:color w:val="auto"/>
          <w:sz w:val="28"/>
          <w:szCs w:val="28"/>
          <w:highlight w:val="none"/>
          <w:rPrChange w:id="23327" w:author="user pc" w:date="2022-03-15T10:14:00Z">
            <w:rPr>
              <w:rFonts w:cs="Bell MT" w:hAnsi="Bell MT"/>
              <w:b/>
              <w:bCs/>
              <w:color w:val="6600cc"/>
              <w:highlight w:val="green"/>
            </w:rPr>
          </w:rPrChange>
        </w:rPr>
        <w:t>• =</w:t>
      </w:r>
      <m:oMath>
        <m:f>
          <m:fPr>
            <m:type m:val="skw"/>
            <m:ctrlPr>
              <w:rPr>
                <w:rFonts w:ascii="Cambria Math" w:cs="Times New Roman" w:hAnsi="Cambria Math"/>
                <w:bCs/>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oMath>
      <w:r w:rsidRPr="DB9E19E1">
        <w:rPr>
          <w:rFonts w:ascii="Times New Roman" w:cs="Times New Roman" w:hAnsi="Times New Roman"/>
          <w:b w:val="false"/>
          <w:bCs/>
          <w:color w:val="auto"/>
          <w:sz w:val="28"/>
          <w:szCs w:val="28"/>
          <w:highlight w:val="none"/>
          <w:rPrChange w:id="23328" w:author="user pc" w:date="2022-03-15T10:14:00Z">
            <w:rPr>
              <w:rFonts w:cs="Bell MT" w:hAnsi="Bell MT"/>
              <w:b/>
              <w:bCs/>
              <w:color w:val="6600cc"/>
              <w:highlight w:val="green"/>
            </w:rPr>
          </w:rPrChange>
        </w:rPr>
        <w:t>)</w:t>
      </w:r>
      <w:r w:rsidRPr="2BB0CD3D">
        <w:rPr>
          <w:rFonts w:ascii="Times New Roman" w:cs="Times New Roman" w:hAnsi="Times New Roman"/>
          <w:b w:val="false"/>
          <w:bCs/>
          <w:color w:val="auto"/>
          <w:sz w:val="28"/>
          <w:szCs w:val="28"/>
          <w:highlight w:val="none"/>
          <w:vertAlign w:val="superscript"/>
          <w:rPrChange w:id="23329" w:author="user pc" w:date="2022-03-15T10:14:00Z">
            <w:rPr>
              <w:rFonts w:cs="Bell MT" w:hAnsi="Bell MT"/>
              <w:b/>
              <w:bCs/>
              <w:color w:val="6600cc"/>
              <w:highlight w:val="green"/>
              <w:vertAlign w:val="superscript"/>
            </w:rPr>
          </w:rPrChange>
        </w:rPr>
        <w:t>t/h</w:t>
      </w:r>
    </w:p>
    <w:p>
      <w:pPr>
        <w:pStyle w:val="style0"/>
        <w:tabs>
          <w:tab w:val="left" w:leader="none" w:pos="4030"/>
        </w:tabs>
        <w:rPr>
          <w:rFonts w:ascii="Times New Roman" w:cs="Times New Roman"/>
          <w:b w:val="false"/>
          <w:bCs/>
          <w:color w:val="auto"/>
          <w:sz w:val="28"/>
          <w:szCs w:val="28"/>
          <w:highlight w:val="none"/>
          <w:rPrChange w:id="23330" w:author="user pc" w:date="2022-03-15T10:14:00Z">
            <w:rPr>
              <w:b/>
              <w:bCs/>
              <w:color w:val="6600cc"/>
              <w:highlight w:val="green"/>
            </w:rPr>
          </w:rPrChange>
        </w:rPr>
      </w:pPr>
      <w:r w:rsidRPr="9288F19C">
        <w:rPr>
          <w:rFonts w:ascii="Times New Roman" w:cs="Times New Roman"/>
          <w:b w:val="false"/>
          <w:bCs/>
          <w:color w:val="auto"/>
          <w:sz w:val="28"/>
          <w:szCs w:val="28"/>
          <w:highlight w:val="none"/>
          <w:rPrChange w:id="23331" w:author="user pc" w:date="2022-03-15T10:14:00Z">
            <w:rPr>
              <w:b/>
              <w:bCs/>
              <w:color w:val="6600cc"/>
              <w:highlight w:val="green"/>
            </w:rPr>
          </w:rPrChange>
        </w:rPr>
        <w:t>Where A = final amount, Ao = initi</w:t>
      </w:r>
      <w:r>
        <w:rPr>
          <w:rFonts w:ascii="Times New Roman" w:cs="Times New Roman" w:hAnsi="Times New Roman"/>
          <w:bCs/>
          <w:sz w:val="28"/>
          <w:szCs w:val="28"/>
        </w:rPr>
        <w:t>al amount, 1/2 = Split factor (</w:t>
      </w:r>
      <w:r w:rsidRPr="C5134133">
        <w:rPr>
          <w:rFonts w:ascii="Times New Roman" w:cs="Times New Roman"/>
          <w:b w:val="false"/>
          <w:bCs/>
          <w:color w:val="auto"/>
          <w:sz w:val="28"/>
          <w:szCs w:val="28"/>
          <w:highlight w:val="none"/>
          <w:rPrChange w:id="23332" w:author="user pc" w:date="2022-03-15T10:14:00Z">
            <w:rPr>
              <w:b/>
              <w:bCs/>
              <w:color w:val="6600cc"/>
              <w:highlight w:val="green"/>
            </w:rPr>
          </w:rPrChange>
        </w:rPr>
        <w:t>After a half life,</w:t>
      </w:r>
      <w:r>
        <w:rPr>
          <w:rFonts w:ascii="Times New Roman" w:cs="Times New Roman" w:hAnsi="Times New Roman"/>
          <w:bCs/>
          <w:sz w:val="28"/>
          <w:szCs w:val="28"/>
        </w:rPr>
        <w:t xml:space="preserve"> </w:t>
      </w:r>
      <w:r w:rsidRPr="972BE0FC">
        <w:rPr>
          <w:rFonts w:ascii="Times New Roman" w:cs="Times New Roman"/>
          <w:b w:val="false"/>
          <w:bCs/>
          <w:color w:val="auto"/>
          <w:sz w:val="28"/>
          <w:szCs w:val="28"/>
          <w:highlight w:val="none"/>
          <w:rPrChange w:id="23333" w:author="user pc" w:date="2022-03-15T10:14:00Z">
            <w:rPr>
              <w:b/>
              <w:bCs/>
              <w:color w:val="6600cc"/>
              <w:highlight w:val="green"/>
            </w:rPr>
          </w:rPrChange>
        </w:rPr>
        <w:t xml:space="preserve">one gram becomes </w:t>
      </w:r>
      <w:r>
        <w:rPr>
          <w:rFonts w:ascii="Times New Roman" w:cs="Times New Roman" w:hAnsi="Times New Roman"/>
          <w:bCs/>
          <w:sz w:val="28"/>
          <w:szCs w:val="28"/>
        </w:rPr>
        <w:t>1/2</w:t>
      </w:r>
      <w:r w:rsidRPr="CA342A46">
        <w:rPr>
          <w:rFonts w:ascii="Times New Roman" w:cs="Times New Roman"/>
          <w:b w:val="false"/>
          <w:bCs/>
          <w:color w:val="auto"/>
          <w:sz w:val="28"/>
          <w:szCs w:val="28"/>
          <w:highlight w:val="none"/>
          <w:rPrChange w:id="23334" w:author="user pc" w:date="2022-03-15T10:14:00Z">
            <w:rPr>
              <w:b/>
              <w:bCs/>
              <w:color w:val="6600cc"/>
              <w:highlight w:val="green"/>
            </w:rPr>
          </w:rPrChange>
        </w:rPr>
        <w:t xml:space="preserve"> gram), t = time, h = half life.</w:t>
      </w:r>
    </w:p>
    <w:p>
      <w:pPr>
        <w:pStyle w:val="style0"/>
        <w:tabs>
          <w:tab w:val="left" w:leader="none" w:pos="4030"/>
        </w:tabs>
        <w:rPr>
          <w:rFonts w:ascii="Times New Roman" w:cs="Times New Roman"/>
          <w:b w:val="false"/>
          <w:bCs/>
          <w:color w:val="auto"/>
          <w:sz w:val="28"/>
          <w:szCs w:val="28"/>
          <w:highlight w:val="none"/>
          <w:rPrChange w:id="23335" w:author="user pc" w:date="2022-03-15T10:14:00Z">
            <w:rPr>
              <w:b/>
              <w:bCs/>
              <w:color w:val="6600cc"/>
              <w:highlight w:val="green"/>
            </w:rPr>
          </w:rPrChange>
        </w:rPr>
      </w:pPr>
    </w:p>
    <w:p>
      <w:pPr>
        <w:pStyle w:val="style179"/>
        <w:numPr>
          <w:ilvl w:val="0"/>
          <w:numId w:val="76"/>
        </w:numPr>
        <w:tabs>
          <w:tab w:val="left" w:leader="none" w:pos="4020"/>
        </w:tabs>
        <w:rPr>
          <w:rFonts w:ascii="Times New Roman" w:cs="Times New Roman"/>
          <w:b w:val="false"/>
          <w:bCs/>
          <w:color w:val="auto"/>
          <w:sz w:val="28"/>
          <w:szCs w:val="28"/>
          <w:highlight w:val="none"/>
          <w:rPrChange w:id="23336" w:author="user pc" w:date="2022-03-15T10:14:00Z">
            <w:rPr>
              <w:b/>
              <w:bCs/>
              <w:color w:val="6600cc"/>
              <w:highlight w:val="green"/>
            </w:rPr>
          </w:rPrChange>
        </w:rPr>
      </w:pPr>
      <w:r w:rsidRPr="80E074AB">
        <w:rPr>
          <w:rFonts w:ascii="Times New Roman" w:cs="Times New Roman" w:hAnsi="Times New Roman"/>
          <w:b w:val="false"/>
          <w:bCs/>
          <w:color w:val="auto"/>
          <w:sz w:val="28"/>
          <w:szCs w:val="28"/>
          <w:highlight w:val="none"/>
          <w:rPrChange w:id="23337" w:author="user pc" w:date="2022-03-15T10:14:00Z">
            <w:rPr>
              <w:rFonts w:cs="Calibri" w:hAnsi="Cambria Math"/>
              <w:b/>
              <w:bCs/>
              <w:color w:val="6600cc"/>
              <w:highlight w:val="green"/>
            </w:rPr>
          </w:rPrChange>
        </w:rPr>
        <w:t>A</w:t>
      </w:r>
      <w:r w:rsidRPr="F387239F">
        <w:rPr>
          <w:rFonts w:ascii="Times New Roman" w:cs="Times New Roman" w:hAnsi="Times New Roman"/>
          <w:b w:val="false"/>
          <w:bCs/>
          <w:color w:val="auto"/>
          <w:sz w:val="28"/>
          <w:szCs w:val="28"/>
          <w:highlight w:val="none"/>
          <w:vertAlign w:val="subscript"/>
          <w:rPrChange w:id="23338" w:author="user pc" w:date="2022-03-15T10:14:00Z">
            <w:rPr>
              <w:rFonts w:cs="Calibri" w:hAnsi="Cambria Math"/>
              <w:b/>
              <w:bCs/>
              <w:color w:val="6600cc"/>
              <w:highlight w:val="green"/>
            </w:rPr>
          </w:rPrChange>
        </w:rPr>
        <w:t>F</w:t>
      </w:r>
      <w:r>
        <w:rPr>
          <w:rFonts w:ascii="Times New Roman" w:cs="Times New Roman" w:hAnsi="Times New Roman"/>
          <w:bCs/>
          <w:sz w:val="28"/>
          <w:szCs w:val="28"/>
        </w:rPr>
        <w:t xml:space="preserve"> </w:t>
      </w:r>
      <w:r w:rsidRPr="2A31C0D4">
        <w:rPr>
          <w:rFonts w:ascii="Times New Roman" w:cs="Times New Roman" w:hAnsi="Times New Roman"/>
          <w:b w:val="false"/>
          <w:bCs/>
          <w:color w:val="auto"/>
          <w:sz w:val="28"/>
          <w:szCs w:val="28"/>
          <w:highlight w:val="none"/>
          <w:rPrChange w:id="23339" w:author="user pc" w:date="2022-03-15T10:14:00Z">
            <w:rPr>
              <w:rFonts w:cs="Calibri" w:hAnsi="Cambria Math"/>
              <w:b/>
              <w:bCs/>
              <w:color w:val="6600cc"/>
              <w:highlight w:val="green"/>
            </w:rPr>
          </w:rPrChange>
        </w:rPr>
        <w:t>=</w:t>
      </w:r>
      <w:r>
        <w:rPr>
          <w:rFonts w:ascii="Times New Roman" w:cs="Times New Roman" w:hAnsi="Times New Roman"/>
          <w:bCs/>
          <w:sz w:val="28"/>
          <w:szCs w:val="28"/>
        </w:rPr>
        <w:t xml:space="preserve"> </w:t>
      </w:r>
      <w:r w:rsidRPr="2F11C291">
        <w:rPr>
          <w:rFonts w:ascii="Times New Roman" w:cs="Times New Roman" w:hAnsi="Times New Roman"/>
          <w:b w:val="false"/>
          <w:bCs/>
          <w:color w:val="auto"/>
          <w:sz w:val="28"/>
          <w:szCs w:val="28"/>
          <w:highlight w:val="none"/>
          <w:rPrChange w:id="23340" w:author="user pc" w:date="2022-03-15T10:14:00Z">
            <w:rPr>
              <w:rFonts w:cs="Calibri" w:hAnsi="Cambria Math"/>
              <w:b/>
              <w:bCs/>
              <w:color w:val="6600cc"/>
              <w:highlight w:val="green"/>
            </w:rPr>
          </w:rPrChange>
        </w:rPr>
        <w:t>A</w:t>
      </w:r>
      <w:r w:rsidRPr="D5CDEE1F">
        <w:rPr>
          <w:rFonts w:ascii="Times New Roman" w:cs="Times New Roman" w:hAnsi="Times New Roman"/>
          <w:b w:val="false"/>
          <w:bCs/>
          <w:color w:val="auto"/>
          <w:sz w:val="28"/>
          <w:szCs w:val="28"/>
          <w:highlight w:val="none"/>
          <w:vertAlign w:val="subscript"/>
          <w:rPrChange w:id="23341" w:author="user pc" w:date="2022-03-15T10:14:00Z">
            <w:rPr>
              <w:rFonts w:cs="Calibri" w:hAnsi="Cambria Math"/>
              <w:b/>
              <w:bCs/>
              <w:color w:val="6600cc"/>
              <w:highlight w:val="green"/>
              <w:vertAlign w:val="subscript"/>
            </w:rPr>
          </w:rPrChange>
        </w:rPr>
        <w:t>o</w:t>
      </w:r>
      <w:r w:rsidRPr="EAED3AF2">
        <w:rPr>
          <w:rFonts w:ascii="Times New Roman" w:cs="Times New Roman" w:hAnsi="Times New Roman"/>
          <w:b w:val="false"/>
          <w:bCs/>
          <w:color w:val="auto"/>
          <w:sz w:val="28"/>
          <w:szCs w:val="28"/>
          <w:highlight w:val="none"/>
          <w:rPrChange w:id="23342" w:author="user pc" w:date="2022-03-15T10:14:00Z">
            <w:rPr>
              <w:rFonts w:cs="Calibri" w:hAnsi="Cambria Math"/>
              <w:b/>
              <w:bCs/>
              <w:color w:val="6600cc"/>
              <w:highlight w:val="green"/>
            </w:rPr>
          </w:rPrChange>
        </w:rPr>
        <w:t>e</w:t>
      </w:r>
      <w:r w:rsidRPr="CCD5CF65">
        <w:rPr>
          <w:rFonts w:ascii="Times New Roman" w:cs="Times New Roman" w:hAnsi="Times New Roman"/>
          <w:b w:val="false"/>
          <w:bCs/>
          <w:color w:val="auto"/>
          <w:sz w:val="28"/>
          <w:szCs w:val="28"/>
          <w:highlight w:val="none"/>
          <w:vertAlign w:val="superscript"/>
          <w:rPrChange w:id="23343" w:author="user pc" w:date="2022-03-15T10:14:00Z">
            <w:rPr>
              <w:rFonts w:cs="Calibri" w:hAnsi="Cambria Math"/>
              <w:b/>
              <w:bCs/>
              <w:color w:val="6600cc"/>
              <w:highlight w:val="green"/>
              <w:vertAlign w:val="superscript"/>
            </w:rPr>
          </w:rPrChange>
        </w:rPr>
        <w:t>-kt</w:t>
      </w:r>
    </w:p>
    <w:p>
      <w:pPr>
        <w:pStyle w:val="style0"/>
        <w:tabs>
          <w:tab w:val="left" w:leader="none" w:pos="4020"/>
        </w:tabs>
        <w:rPr>
          <w:rFonts w:ascii="Times New Roman" w:cs="Times New Roman" w:hAnsi="Times New Roman"/>
          <w:b w:val="false"/>
          <w:bCs/>
          <w:color w:val="auto"/>
          <w:sz w:val="28"/>
          <w:szCs w:val="28"/>
          <w:highlight w:val="none"/>
          <w:rPrChange w:id="23344" w:author="user pc" w:date="2022-03-15T10:14:00Z">
            <w:rPr>
              <w:rFonts w:cs="Calibri" w:hAnsi="Cambria Math"/>
              <w:b/>
              <w:bCs/>
              <w:color w:val="6600cc"/>
              <w:highlight w:val="green"/>
            </w:rPr>
          </w:rPrChange>
        </w:rPr>
      </w:pPr>
      <w:r w:rsidRPr="60F7786D">
        <w:rPr>
          <w:rFonts w:ascii="Times New Roman" w:cs="Times New Roman" w:hAnsi="Times New Roman"/>
          <w:b w:val="false"/>
          <w:bCs/>
          <w:color w:val="auto"/>
          <w:sz w:val="28"/>
          <w:szCs w:val="28"/>
          <w:highlight w:val="none"/>
          <w:rPrChange w:id="23345" w:author="user pc" w:date="2022-03-15T10:14:00Z">
            <w:rPr>
              <w:rFonts w:cs="Calibri" w:hAnsi="Cambria Math"/>
              <w:b/>
              <w:bCs/>
              <w:color w:val="6600cc"/>
              <w:highlight w:val="green"/>
            </w:rPr>
          </w:rPrChange>
        </w:rPr>
        <w:t>Where A</w:t>
      </w:r>
      <w:r w:rsidRPr="E67C1EA0">
        <w:rPr>
          <w:rFonts w:ascii="Times New Roman" w:cs="Times New Roman" w:hAnsi="Times New Roman"/>
          <w:b w:val="false"/>
          <w:bCs/>
          <w:color w:val="auto"/>
          <w:sz w:val="28"/>
          <w:szCs w:val="28"/>
          <w:highlight w:val="none"/>
          <w:vertAlign w:val="subscript"/>
          <w:rPrChange w:id="23346" w:author="user pc" w:date="2022-03-15T10:14:00Z">
            <w:rPr>
              <w:rFonts w:cs="Calibri" w:hAnsi="Cambria Math"/>
              <w:b/>
              <w:bCs/>
              <w:color w:val="6600cc"/>
              <w:highlight w:val="green"/>
              <w:vertAlign w:val="subscript"/>
            </w:rPr>
          </w:rPrChange>
        </w:rPr>
        <w:t xml:space="preserve">F </w:t>
      </w:r>
      <w:r w:rsidRPr="3045895C">
        <w:rPr>
          <w:rFonts w:ascii="Times New Roman" w:cs="Times New Roman" w:hAnsi="Times New Roman"/>
          <w:b w:val="false"/>
          <w:bCs/>
          <w:color w:val="auto"/>
          <w:sz w:val="28"/>
          <w:szCs w:val="28"/>
          <w:highlight w:val="none"/>
          <w:rPrChange w:id="23347" w:author="user pc" w:date="2022-03-15T10:14:00Z">
            <w:rPr>
              <w:rFonts w:cs="Calibri" w:hAnsi="Cambria Math"/>
              <w:b/>
              <w:bCs/>
              <w:color w:val="6600cc"/>
              <w:highlight w:val="green"/>
            </w:rPr>
          </w:rPrChange>
        </w:rPr>
        <w:t>= Final amount, A</w:t>
      </w:r>
      <w:r w:rsidRPr="DA184522">
        <w:rPr>
          <w:rFonts w:ascii="Times New Roman" w:cs="Times New Roman" w:hAnsi="Times New Roman"/>
          <w:b w:val="false"/>
          <w:bCs/>
          <w:color w:val="auto"/>
          <w:sz w:val="28"/>
          <w:szCs w:val="28"/>
          <w:highlight w:val="none"/>
          <w:vertAlign w:val="subscript"/>
          <w:rPrChange w:id="23348" w:author="user pc" w:date="2022-03-15T10:14:00Z">
            <w:rPr>
              <w:rFonts w:cs="Calibri" w:hAnsi="Cambria Math"/>
              <w:b/>
              <w:bCs/>
              <w:color w:val="6600cc"/>
              <w:highlight w:val="green"/>
              <w:vertAlign w:val="subscript"/>
            </w:rPr>
          </w:rPrChange>
        </w:rPr>
        <w:t xml:space="preserve">o </w:t>
      </w:r>
      <w:r w:rsidRPr="FC234CE4">
        <w:rPr>
          <w:rFonts w:ascii="Times New Roman" w:cs="Times New Roman" w:hAnsi="Times New Roman"/>
          <w:b w:val="false"/>
          <w:bCs/>
          <w:color w:val="auto"/>
          <w:sz w:val="28"/>
          <w:szCs w:val="28"/>
          <w:highlight w:val="none"/>
          <w:rPrChange w:id="23349" w:author="user pc" w:date="2022-03-15T10:14:00Z">
            <w:rPr>
              <w:rFonts w:cs="Calibri" w:hAnsi="Cambria Math"/>
              <w:b/>
              <w:bCs/>
              <w:color w:val="6600cc"/>
              <w:highlight w:val="green"/>
            </w:rPr>
          </w:rPrChange>
        </w:rPr>
        <w:t>= initial amount, t =time of decay, k = Decay constant.</w:t>
      </w:r>
    </w:p>
    <w:p>
      <w:pPr>
        <w:pStyle w:val="style179"/>
        <w:numPr>
          <w:ilvl w:val="0"/>
          <w:numId w:val="76"/>
        </w:numPr>
        <w:tabs>
          <w:tab w:val="left" w:leader="none" w:pos="4020"/>
        </w:tabs>
        <w:rPr>
          <w:rFonts w:ascii="Times New Roman" w:cs="Times New Roman" w:hAnsi="Times New Roman"/>
          <w:bCs/>
          <w:sz w:val="28"/>
          <w:szCs w:val="28"/>
        </w:rPr>
      </w:pPr>
      <m:oMath>
        <m:r>
          <w:rPr>
            <w:rFonts w:ascii="Cambria Math" w:cs="Times New Roman" w:hAnsi="Cambria Math"/>
            <w:sz w:val="28"/>
            <w:szCs w:val="28"/>
          </w:rPr>
          <m:t>In</m:t>
        </m:r>
        <m:f>
          <m:fPr>
            <m:ctrlPr>
              <w:rPr>
                <w:rFonts w:ascii="Cambria Math" w:cs="Times New Roman" w:hAnsi="Cambria Math"/>
                <w:bCs/>
                <w:i/>
                <w:sz w:val="28"/>
                <w:szCs w:val="28"/>
              </w:rPr>
            </m:ctrlPr>
          </m:fPr>
          <m:num>
            <m:sSub>
              <m:sSubPr>
                <m:ctrlPr>
                  <w:rPr>
                    <w:rFonts w:ascii="Cambria Math" w:cs="Times New Roman" w:hAnsi="Cambria Math"/>
                    <w:bCs/>
                    <w:i/>
                    <w:sz w:val="28"/>
                    <w:szCs w:val="28"/>
                  </w:rPr>
                </m:ctrlPr>
              </m:sSubPr>
              <m:e>
                <m:r>
                  <w:rPr>
                    <w:rFonts w:ascii="Cambria Math" w:cs="Times New Roman" w:hAnsi="Cambria Math"/>
                    <w:sz w:val="28"/>
                    <w:szCs w:val="28"/>
                  </w:rPr>
                  <m:t>A</m:t>
                </m:r>
              </m:e>
              <m:sub>
                <m:r>
                  <w:rPr>
                    <w:rFonts w:ascii="Cambria Math" w:cs="Times New Roman" w:hAnsi="Cambria Math"/>
                    <w:sz w:val="28"/>
                    <w:szCs w:val="28"/>
                  </w:rPr>
                  <m:t>F</m:t>
                </m:r>
              </m:sub>
            </m:sSub>
          </m:num>
          <m:den>
            <m:sSub>
              <m:sSubPr>
                <m:ctrlPr>
                  <w:rPr>
                    <w:rFonts w:ascii="Cambria Math" w:cs="Times New Roman" w:hAnsi="Cambria Math"/>
                    <w:bCs/>
                    <w:i/>
                    <w:sz w:val="28"/>
                    <w:szCs w:val="28"/>
                  </w:rPr>
                </m:ctrlPr>
              </m:sSubPr>
              <m:e>
                <m:r>
                  <w:rPr>
                    <w:rFonts w:ascii="Cambria Math" w:cs="Times New Roman" w:hAnsi="Cambria Math"/>
                    <w:sz w:val="28"/>
                    <w:szCs w:val="28"/>
                  </w:rPr>
                  <m:t>A</m:t>
                </m:r>
              </m:e>
              <m:sub>
                <m:r>
                  <w:rPr>
                    <w:rFonts w:ascii="Cambria Math" w:cs="Times New Roman" w:hAnsi="Cambria Math"/>
                    <w:sz w:val="28"/>
                    <w:szCs w:val="28"/>
                  </w:rPr>
                  <m:t>0</m:t>
                </m:r>
              </m:sub>
            </m:sSub>
          </m:den>
        </m:f>
        <m:r>
          <w:rPr>
            <w:rFonts w:ascii="Cambria Math" w:cs="Times New Roman" w:hAnsi="Cambria Math"/>
            <w:sz w:val="28"/>
            <w:szCs w:val="28"/>
          </w:rPr>
          <m:t>= -kt</m:t>
        </m:r>
      </m:oMath>
    </w:p>
    <w:p>
      <w:pPr>
        <w:pStyle w:val="style179"/>
        <w:numPr>
          <w:ilvl w:val="0"/>
          <w:numId w:val="76"/>
        </w:numPr>
        <w:tabs>
          <w:tab w:val="left" w:leader="none" w:pos="4020"/>
        </w:tabs>
        <w:rPr>
          <w:rFonts w:ascii="Times New Roman" w:cs="Times New Roman" w:hAnsi="Times New Roman"/>
          <w:bCs/>
          <w:sz w:val="28"/>
          <w:szCs w:val="28"/>
        </w:rPr>
      </w:pPr>
      <m:oMath>
        <m:sSub>
          <m:sSubPr>
            <m:ctrlPr>
              <w:rPr>
                <w:rFonts w:ascii="Cambria Math" w:cs="Times New Roman" w:hAnsi="Cambria Math"/>
                <w:bCs/>
                <w:i/>
                <w:sz w:val="28"/>
                <w:szCs w:val="28"/>
              </w:rPr>
            </m:ctrlPr>
          </m:sSubPr>
          <m:e>
            <m:r>
              <w:rPr>
                <w:rFonts w:ascii="Cambria Math" w:cs="Times New Roman" w:hAnsi="Cambria Math"/>
                <w:sz w:val="28"/>
                <w:szCs w:val="28"/>
              </w:rPr>
              <m:t>N</m:t>
            </m:r>
          </m:e>
          <m:sub>
            <m:r>
              <w:rPr>
                <w:rFonts w:ascii="Cambria Math" w:cs="Times New Roman" w:hAnsi="Cambria Math"/>
                <w:sz w:val="28"/>
                <w:szCs w:val="28"/>
              </w:rPr>
              <m:t>2</m:t>
            </m:r>
          </m:sub>
        </m:sSub>
        <m:r>
          <w:rPr>
            <w:rFonts w:ascii="Cambria Math" w:cs="Times New Roman" w:hAnsi="Cambria Math"/>
            <w:sz w:val="28"/>
            <w:szCs w:val="28"/>
          </w:rPr>
          <m:t>=</m:t>
        </m:r>
        <m:f>
          <m:fPr>
            <m:ctrlPr>
              <w:rPr>
                <w:rFonts w:ascii="Cambria Math" w:cs="Times New Roman" w:hAnsi="Cambria Math"/>
                <w:bCs/>
                <w:i/>
                <w:sz w:val="28"/>
                <w:szCs w:val="28"/>
              </w:rPr>
            </m:ctrlPr>
          </m:fPr>
          <m:num>
            <m:sSub>
              <m:sSubPr>
                <m:ctrlPr>
                  <w:rPr>
                    <w:rFonts w:ascii="Cambria Math" w:cs="Times New Roman" w:hAnsi="Cambria Math"/>
                    <w:bCs/>
                    <w:i/>
                    <w:sz w:val="28"/>
                    <w:szCs w:val="28"/>
                  </w:rPr>
                </m:ctrlPr>
              </m:sSubPr>
              <m:e>
                <m:r>
                  <w:rPr>
                    <w:rFonts w:ascii="Cambria Math" w:cs="Times New Roman" w:hAnsi="Cambria Math"/>
                    <w:sz w:val="28"/>
                    <w:szCs w:val="28"/>
                  </w:rPr>
                  <m:t>N</m:t>
                </m:r>
              </m:e>
              <m:sub>
                <m:r>
                  <w:rPr>
                    <w:rFonts w:ascii="Cambria Math" w:cs="Times New Roman" w:hAnsi="Cambria Math"/>
                    <w:sz w:val="28"/>
                    <w:szCs w:val="28"/>
                  </w:rPr>
                  <m:t>1</m:t>
                </m:r>
              </m:sub>
            </m:sSub>
          </m:num>
          <m:den>
            <m:sSup>
              <m:sSupPr>
                <m:ctrlPr>
                  <w:rPr>
                    <w:rFonts w:ascii="Cambria Math" w:cs="Times New Roman" w:hAnsi="Cambria Math"/>
                    <w:bCs/>
                    <w:i/>
                    <w:sz w:val="28"/>
                    <w:szCs w:val="28"/>
                  </w:rPr>
                </m:ctrlPr>
              </m:sSupPr>
              <m:e>
                <m:r>
                  <w:rPr>
                    <w:rFonts w:ascii="Cambria Math" w:cs="Times New Roman" w:hAnsi="Cambria Math"/>
                    <w:sz w:val="28"/>
                    <w:szCs w:val="28"/>
                  </w:rPr>
                  <m:t>2</m:t>
                </m:r>
              </m:e>
              <m:sup>
                <m:f>
                  <m:fPr>
                    <m:type m:val="skw"/>
                    <m:ctrlPr>
                      <w:rPr>
                        <w:rFonts w:ascii="Cambria Math" w:cs="Times New Roman" w:hAnsi="Cambria Math"/>
                        <w:bCs/>
                        <w:i/>
                        <w:sz w:val="28"/>
                        <w:szCs w:val="28"/>
                      </w:rPr>
                    </m:ctrlPr>
                  </m:fPr>
                  <m:num>
                    <m:r>
                      <w:rPr>
                        <w:rFonts w:ascii="Cambria Math" w:cs="Times New Roman" w:hAnsi="Cambria Math"/>
                        <w:sz w:val="28"/>
                        <w:szCs w:val="28"/>
                      </w:rPr>
                      <m:t>t</m:t>
                    </m:r>
                  </m:num>
                  <m:den>
                    <m:r>
                      <w:rPr>
                        <w:rFonts w:ascii="Cambria Math" w:cs="Times New Roman" w:hAnsi="Cambria Math"/>
                        <w:sz w:val="28"/>
                        <w:szCs w:val="28"/>
                      </w:rPr>
                      <m:t>T</m:t>
                    </m:r>
                  </m:den>
                </m:f>
              </m:sup>
            </m:sSup>
          </m:den>
        </m:f>
      </m:oMath>
    </w:p>
    <w:p>
      <w:pPr>
        <w:pStyle w:val="style0"/>
        <w:tabs>
          <w:tab w:val="left" w:leader="none" w:pos="4020"/>
        </w:tabs>
        <w:rPr>
          <w:rFonts w:ascii="Times New Roman" w:cs="Times New Roman"/>
          <w:b w:val="false"/>
          <w:bCs/>
          <w:color w:val="auto"/>
          <w:sz w:val="28"/>
          <w:szCs w:val="28"/>
          <w:highlight w:val="none"/>
          <w:rPrChange w:id="23350" w:author="user pc" w:date="2022-03-15T10:14:00Z">
            <w:rPr>
              <w:b/>
              <w:bCs/>
              <w:color w:val="6600cc"/>
              <w:highlight w:val="green"/>
            </w:rPr>
          </w:rPrChange>
        </w:rPr>
      </w:pPr>
      <w:r>
        <w:rPr>
          <w:rFonts w:ascii="Times New Roman" w:cs="Times New Roman" w:hAnsi="Times New Roman"/>
          <w:bCs/>
          <w:sz w:val="28"/>
          <w:szCs w:val="28"/>
        </w:rPr>
        <w:t>Where</w:t>
      </w:r>
      <w:r w:rsidRPr="31D6FB3C">
        <w:rPr>
          <w:rFonts w:ascii="Times New Roman" w:cs="Times New Roman"/>
          <w:b w:val="false"/>
          <w:bCs/>
          <w:color w:val="auto"/>
          <w:sz w:val="28"/>
          <w:szCs w:val="28"/>
          <w:highlight w:val="none"/>
          <w:rPrChange w:id="23351" w:author="user pc" w:date="2022-03-15T10:14:00Z">
            <w:rPr>
              <w:b/>
              <w:bCs/>
              <w:color w:val="6600cc"/>
              <w:highlight w:val="green"/>
            </w:rPr>
          </w:rPrChange>
        </w:rPr>
        <w:t xml:space="preserve"> T = half life, t = time, N</w:t>
      </w:r>
      <w:r w:rsidRPr="46C02702">
        <w:rPr>
          <w:rFonts w:ascii="Times New Roman" w:cs="Times New Roman"/>
          <w:b w:val="false"/>
          <w:bCs/>
          <w:color w:val="auto"/>
          <w:sz w:val="28"/>
          <w:szCs w:val="28"/>
          <w:highlight w:val="none"/>
          <w:vertAlign w:val="subscript"/>
          <w:rPrChange w:id="23352" w:author="user pc" w:date="2022-03-15T10:14:00Z">
            <w:rPr>
              <w:b/>
              <w:bCs/>
              <w:color w:val="6600cc"/>
              <w:highlight w:val="green"/>
              <w:vertAlign w:val="subscript"/>
            </w:rPr>
          </w:rPrChange>
        </w:rPr>
        <w:t xml:space="preserve">1 </w:t>
      </w:r>
      <w:r w:rsidRPr="BE91173C">
        <w:rPr>
          <w:rFonts w:ascii="Times New Roman" w:cs="Times New Roman"/>
          <w:b w:val="false"/>
          <w:bCs/>
          <w:color w:val="auto"/>
          <w:sz w:val="28"/>
          <w:szCs w:val="28"/>
          <w:highlight w:val="none"/>
          <w:rPrChange w:id="23353" w:author="user pc" w:date="2022-03-15T10:14:00Z">
            <w:rPr>
              <w:b/>
              <w:bCs/>
              <w:color w:val="6600cc"/>
              <w:highlight w:val="green"/>
            </w:rPr>
          </w:rPrChange>
        </w:rPr>
        <w:t>= original mass, N</w:t>
      </w:r>
      <w:r w:rsidRPr="F952DBE0">
        <w:rPr>
          <w:rFonts w:ascii="Times New Roman" w:cs="Times New Roman"/>
          <w:b w:val="false"/>
          <w:bCs/>
          <w:color w:val="auto"/>
          <w:sz w:val="28"/>
          <w:szCs w:val="28"/>
          <w:highlight w:val="none"/>
          <w:vertAlign w:val="subscript"/>
          <w:rPrChange w:id="23354" w:author="user pc" w:date="2022-03-15T10:14:00Z">
            <w:rPr>
              <w:b/>
              <w:bCs/>
              <w:color w:val="6600cc"/>
              <w:highlight w:val="green"/>
              <w:vertAlign w:val="subscript"/>
            </w:rPr>
          </w:rPrChange>
        </w:rPr>
        <w:t>2</w:t>
      </w:r>
      <w:r w:rsidRPr="F5605002">
        <w:rPr>
          <w:rFonts w:ascii="Times New Roman" w:cs="Times New Roman"/>
          <w:b w:val="false"/>
          <w:bCs/>
          <w:color w:val="auto"/>
          <w:sz w:val="28"/>
          <w:szCs w:val="28"/>
          <w:highlight w:val="none"/>
          <w:rPrChange w:id="23355" w:author="user pc" w:date="2022-03-15T10:14:00Z">
            <w:rPr>
              <w:b/>
              <w:bCs/>
              <w:color w:val="6600cc"/>
              <w:highlight w:val="green"/>
            </w:rPr>
          </w:rPrChange>
        </w:rPr>
        <w:t xml:space="preserve"> = mass remaining after decay.</w:t>
      </w:r>
    </w:p>
    <w:p>
      <w:pPr>
        <w:pStyle w:val="style0"/>
        <w:tabs>
          <w:tab w:val="left" w:leader="none" w:pos="4030"/>
        </w:tabs>
        <w:rPr>
          <w:rFonts w:ascii="Times New Roman" w:cs="Times New Roman"/>
          <w:sz w:val="28"/>
          <w:szCs w:val="28"/>
          <w:rPrChange w:id="23356" w:author="user pc" w:date="2022-03-15T10:14:00Z">
            <w:rPr/>
          </w:rPrChange>
        </w:rPr>
      </w:pPr>
      <w:r w:rsidRPr="2B35E90E">
        <w:rPr>
          <w:rFonts w:ascii="Times New Roman" w:cs="Times New Roman"/>
          <w:b/>
          <w:bCs/>
          <w:sz w:val="28"/>
          <w:szCs w:val="28"/>
          <w:rPrChange w:id="23357" w:author="user pc" w:date="2022-03-15T10:14:00Z">
            <w:rPr>
              <w:b/>
              <w:bCs/>
            </w:rPr>
          </w:rPrChange>
        </w:rPr>
        <w:t>Example 1</w:t>
      </w:r>
      <w:r w:rsidRPr="BA1D8E26">
        <w:rPr>
          <w:rFonts w:ascii="Times New Roman" w:cs="Times New Roman"/>
          <w:sz w:val="28"/>
          <w:szCs w:val="28"/>
          <w:rPrChange w:id="23358" w:author="user pc" w:date="2022-03-15T10:14:00Z">
            <w:rPr/>
          </w:rPrChange>
        </w:rPr>
        <w:t xml:space="preserve">: The decay constant for the beta decay of </w:t>
      </w:r>
      <w:r>
        <w:rPr>
          <w:rFonts w:ascii="Times New Roman" w:cs="Times New Roman" w:hAnsi="Times New Roman"/>
          <w:sz w:val="28"/>
          <w:szCs w:val="28"/>
        </w:rPr>
        <w:t xml:space="preserve"> </w:t>
      </w:r>
      <m:oMath>
        <m:sPre>
          <m:sPrePr>
            <m:ctrlPr>
              <w:rPr>
                <w:rFonts w:ascii="Cambria Math" w:cs="Times New Roman" w:hAnsi="Cambria Math"/>
                <w:i/>
                <w:sz w:val="28"/>
                <w:szCs w:val="28"/>
              </w:rPr>
            </m:ctrlPr>
          </m:sPrePr>
          <m:sub>
            <m:r>
              <w:rPr>
                <w:rFonts w:ascii="Cambria Math" w:cs="Times New Roman" w:hAnsi="Cambria Math"/>
                <w:sz w:val="28"/>
                <w:szCs w:val="28"/>
              </w:rPr>
              <m:t>43</m:t>
            </m:r>
          </m:sub>
          <m:sup>
            <m:r>
              <w:rPr>
                <w:rFonts w:ascii="Cambria Math" w:cs="Times New Roman" w:hAnsi="Cambria Math"/>
                <w:sz w:val="28"/>
                <w:szCs w:val="28"/>
              </w:rPr>
              <m:t>99</m:t>
            </m:r>
          </m:sup>
          <m:e>
            <m:r>
              <w:rPr>
                <w:rFonts w:ascii="Cambria Math" w:cs="Times New Roman" w:hAnsi="Cambria Math"/>
                <w:sz w:val="28"/>
                <w:szCs w:val="28"/>
              </w:rPr>
              <m:t>Tc</m:t>
            </m:r>
          </m:e>
        </m:sPre>
      </m:oMath>
      <w:r w:rsidRPr="0ED133BE">
        <w:rPr>
          <w:rFonts w:ascii="Times New Roman" w:cs="Times New Roman"/>
          <w:sz w:val="28"/>
          <w:szCs w:val="28"/>
          <w:rPrChange w:id="23359" w:author="user pc" w:date="2022-03-15T10:14:00Z">
            <w:rPr/>
          </w:rPrChange>
        </w:rPr>
        <w:t xml:space="preserve"> is 1.0 × 10</w:t>
      </w:r>
      <w:r w:rsidRPr="8C4051C1">
        <w:rPr>
          <w:rFonts w:ascii="Times New Roman" w:cs="Times New Roman"/>
          <w:sz w:val="28"/>
          <w:szCs w:val="28"/>
          <w:vertAlign w:val="superscript"/>
          <w:rPrChange w:id="23360" w:author="user pc" w:date="2022-03-15T10:14:00Z">
            <w:rPr>
              <w:vertAlign w:val="superscript"/>
            </w:rPr>
          </w:rPrChange>
        </w:rPr>
        <w:t>-13</w:t>
      </w:r>
      <w:r w:rsidRPr="45FF7087">
        <w:rPr>
          <w:rFonts w:ascii="Times New Roman" w:cs="Times New Roman"/>
          <w:sz w:val="28"/>
          <w:szCs w:val="28"/>
          <w:rPrChange w:id="23361" w:author="user pc" w:date="2022-03-15T10:14:00Z">
            <w:rPr/>
          </w:rPrChange>
        </w:rPr>
        <w:t>/s. What is the half life of this isotope in years?</w:t>
      </w:r>
    </w:p>
    <w:p>
      <w:pPr>
        <w:pStyle w:val="style0"/>
        <w:tabs>
          <w:tab w:val="left" w:leader="none" w:pos="4030"/>
        </w:tabs>
        <w:rPr>
          <w:rFonts w:ascii="Times New Roman" w:cs="Times New Roman"/>
          <w:b/>
          <w:bCs/>
          <w:sz w:val="28"/>
          <w:szCs w:val="28"/>
          <w:rPrChange w:id="23362" w:author="user pc" w:date="2022-03-15T10:14:00Z">
            <w:rPr>
              <w:b/>
              <w:bCs/>
            </w:rPr>
          </w:rPrChange>
        </w:rPr>
      </w:pPr>
      <w:r w:rsidRPr="EE674B65">
        <w:rPr>
          <w:rFonts w:ascii="Times New Roman" w:cs="Times New Roman"/>
          <w:b/>
          <w:bCs/>
          <w:sz w:val="28"/>
          <w:szCs w:val="28"/>
          <w:rPrChange w:id="23363" w:author="user pc" w:date="2022-03-15T10:14:00Z">
            <w:rPr>
              <w:b/>
              <w:bCs/>
            </w:rPr>
          </w:rPrChange>
        </w:rPr>
        <w:t>Solution</w:t>
      </w:r>
    </w:p>
    <w:p>
      <w:pPr>
        <w:pStyle w:val="style0"/>
        <w:tabs>
          <w:tab w:val="left" w:leader="none" w:pos="4030"/>
        </w:tabs>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t</m:t>
              </m:r>
            </m:e>
            <m:sub>
              <m:f>
                <m:fPr>
                  <m:type m:val="lin"/>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0.693</m:t>
              </m:r>
            </m:num>
            <m:den>
              <m:r>
                <w:rPr>
                  <w:rFonts w:ascii="Cambria Math" w:cs="Times New Roman" w:hAnsi="Cambria Math"/>
                  <w:sz w:val="28"/>
                  <w:szCs w:val="28"/>
                </w:rPr>
                <m:t>K</m:t>
              </m:r>
            </m:den>
          </m:f>
        </m:oMath>
      </m:oMathPara>
    </w:p>
    <w:p>
      <w:pPr>
        <w:pStyle w:val="style0"/>
        <w:tabs>
          <w:tab w:val="left" w:leader="none" w:pos="4030"/>
        </w:tabs>
        <w:rPr>
          <w:rFonts w:ascii="Times New Roman" w:cs="Times New Roman" w:hAnsi="Times New Roman"/>
          <w:sz w:val="28"/>
          <w:szCs w:val="28"/>
        </w:rPr>
      </w:pPr>
      <m:oMathPara>
        <m:oMathParaPr>
          <m:jc m:val="left"/>
        </m:oMathParaPr>
        <m:oMath>
          <m:sSub>
            <m:sSubPr>
              <m:ctrlPr>
                <w:rPr>
                  <w:rFonts w:ascii="Cambria Math" w:cs="Times New Roman" w:hAnsi="Cambria Math"/>
                  <w:i/>
                  <w:sz w:val="28"/>
                  <w:szCs w:val="28"/>
                </w:rPr>
              </m:ctrlPr>
            </m:sSubPr>
            <m:e>
              <m:r>
                <w:rPr>
                  <w:rFonts w:ascii="Cambria Math" w:cs="Times New Roman" w:hAnsi="Cambria Math"/>
                  <w:sz w:val="28"/>
                  <w:szCs w:val="28"/>
                </w:rPr>
                <m:t>t</m:t>
              </m:r>
            </m:e>
            <m:sub>
              <m:f>
                <m:fPr>
                  <m:type m:val="lin"/>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sub>
          </m:sSub>
          <m:r>
            <w:rPr>
              <w:rFonts w:ascii="Cambria Math" w:cs="Times New Roman" w:hAnsi="Cambria Math"/>
              <w:sz w:val="28"/>
              <w:szCs w:val="28"/>
            </w:rPr>
            <m:t xml:space="preserve">= </m:t>
          </m:r>
          <m:f>
            <m:fPr>
              <m:ctrlPr>
                <w:rPr>
                  <w:rFonts w:ascii="Cambria Math" w:cs="Times New Roman" w:hAnsi="Cambria Math"/>
                  <w:i/>
                  <w:sz w:val="28"/>
                  <w:szCs w:val="28"/>
                </w:rPr>
              </m:ctrlPr>
            </m:fPr>
            <m:num>
              <m:r>
                <w:rPr>
                  <w:rFonts w:ascii="Cambria Math" w:cs="Times New Roman" w:hAnsi="Cambria Math"/>
                  <w:sz w:val="28"/>
                  <w:szCs w:val="28"/>
                </w:rPr>
                <m:t>0.693</m:t>
              </m:r>
            </m:num>
            <m:den>
              <m:r>
                <w:rPr>
                  <w:rFonts w:ascii="Cambria Math" w:cs="Times New Roman" w:hAnsi="Cambria Math"/>
                  <w:sz w:val="28"/>
                  <w:szCs w:val="28"/>
                </w:rPr>
                <m:t>1.0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 xml:space="preserve">-13 </m:t>
                  </m:r>
                </m:sup>
              </m:sSup>
            </m:den>
          </m:f>
          <m:r>
            <w:rPr>
              <w:rFonts w:ascii="Cambria Math" w:cs="Times New Roman" w:hAnsi="Cambria Math"/>
              <w:sz w:val="28"/>
              <w:szCs w:val="28"/>
            </w:rPr>
            <m:t>=6.93 ×1</m:t>
          </m:r>
          <m:sSup>
            <m:sSupPr>
              <m:ctrlPr>
                <w:rPr>
                  <w:rFonts w:ascii="Cambria Math" w:cs="Times New Roman" w:hAnsi="Cambria Math"/>
                  <w:i/>
                  <w:sz w:val="28"/>
                  <w:szCs w:val="28"/>
                </w:rPr>
              </m:ctrlPr>
            </m:sSupPr>
            <m:e>
              <m:r>
                <w:rPr>
                  <w:rFonts w:ascii="Cambria Math" w:cs="Times New Roman" w:hAnsi="Cambria Math"/>
                  <w:sz w:val="28"/>
                  <w:szCs w:val="28"/>
                </w:rPr>
                <m:t>0</m:t>
              </m:r>
            </m:e>
            <m:sup>
              <m:r>
                <w:rPr>
                  <w:rFonts w:ascii="Cambria Math" w:cs="Times New Roman" w:hAnsi="Cambria Math"/>
                  <w:sz w:val="28"/>
                  <w:szCs w:val="28"/>
                </w:rPr>
                <m:t>12</m:t>
              </m:r>
            </m:sup>
          </m:sSup>
          <m:r>
            <w:rPr>
              <w:rFonts w:ascii="Cambria Math" w:cs="Times New Roman" w:hAnsi="Cambria Math"/>
              <w:sz w:val="28"/>
              <w:szCs w:val="28"/>
            </w:rPr>
            <m:t xml:space="preserve"> seconds</m:t>
          </m:r>
        </m:oMath>
      </m:oMathPara>
    </w:p>
    <w:p>
      <w:pPr>
        <w:pStyle w:val="style0"/>
        <w:tabs>
          <w:tab w:val="left" w:leader="none" w:pos="4030"/>
        </w:tabs>
        <w:rPr>
          <w:rFonts w:ascii="Times New Roman" w:cs="Times New Roman"/>
          <w:sz w:val="28"/>
          <w:szCs w:val="28"/>
          <w:rPrChange w:id="23364" w:author="user pc" w:date="2022-03-15T10:14:00Z">
            <w:rPr/>
          </w:rPrChange>
        </w:rPr>
      </w:pPr>
      <w:r w:rsidRPr="01876658">
        <w:rPr>
          <w:rFonts w:ascii="Times New Roman" w:cs="Times New Roman"/>
          <w:sz w:val="28"/>
          <w:szCs w:val="28"/>
          <w:rPrChange w:id="23365" w:author="user pc" w:date="2022-03-15T10:14:00Z">
            <w:rPr/>
          </w:rPrChange>
        </w:rPr>
        <w:t>Then, you can convert this half life</w:t>
      </w:r>
      <w:r>
        <w:rPr>
          <w:rFonts w:ascii="Times New Roman" w:cs="Times New Roman" w:hAnsi="Times New Roman"/>
          <w:sz w:val="28"/>
          <w:szCs w:val="28"/>
        </w:rPr>
        <w:t xml:space="preserve"> </w:t>
      </w:r>
      <w:r w:rsidRPr="7EE27083">
        <w:rPr>
          <w:rFonts w:ascii="Times New Roman" w:cs="Times New Roman"/>
          <w:sz w:val="28"/>
          <w:szCs w:val="28"/>
          <w:rPrChange w:id="23366" w:author="user pc" w:date="2022-03-15T10:14:00Z">
            <w:rPr/>
          </w:rPrChange>
        </w:rPr>
        <w:t>(6.9</w:t>
      </w:r>
      <w:r>
        <w:rPr>
          <w:rFonts w:ascii="Times New Roman" w:cs="Times New Roman" w:hAnsi="Times New Roman"/>
          <w:sz w:val="28"/>
          <w:szCs w:val="28"/>
        </w:rPr>
        <w:t xml:space="preserve">3 </w:t>
      </w:r>
      <w:r w:rsidRPr="AD11D5E4">
        <w:rPr>
          <w:rFonts w:ascii="Times New Roman" w:cs="Times New Roman"/>
          <w:sz w:val="28"/>
          <w:szCs w:val="28"/>
          <w:rPrChange w:id="23367" w:author="user pc" w:date="2022-03-15T10:14:00Z">
            <w:rPr/>
          </w:rPrChange>
        </w:rPr>
        <w:t>×</w:t>
      </w:r>
      <w:r>
        <w:rPr>
          <w:rFonts w:ascii="Times New Roman" w:cs="Times New Roman" w:hAnsi="Times New Roman"/>
          <w:sz w:val="28"/>
          <w:szCs w:val="28"/>
        </w:rPr>
        <w:t xml:space="preserve"> </w:t>
      </w:r>
      <w:r w:rsidRPr="761E3E3B">
        <w:rPr>
          <w:rFonts w:ascii="Times New Roman" w:cs="Times New Roman"/>
          <w:sz w:val="28"/>
          <w:szCs w:val="28"/>
          <w:rPrChange w:id="23368" w:author="user pc" w:date="2022-03-15T10:14:00Z">
            <w:rPr/>
          </w:rPrChange>
        </w:rPr>
        <w:t>10</w:t>
      </w:r>
      <w:r w:rsidRPr="6FBB66F0">
        <w:rPr>
          <w:rFonts w:ascii="Times New Roman" w:cs="Times New Roman"/>
          <w:sz w:val="28"/>
          <w:szCs w:val="28"/>
          <w:vertAlign w:val="superscript"/>
          <w:rPrChange w:id="23369" w:author="user pc" w:date="2022-03-15T10:14:00Z">
            <w:rPr>
              <w:vertAlign w:val="superscript"/>
            </w:rPr>
          </w:rPrChange>
        </w:rPr>
        <w:t>12</w:t>
      </w:r>
      <w:r w:rsidRPr="0A3889A8">
        <w:rPr>
          <w:rFonts w:ascii="Times New Roman" w:cs="Times New Roman"/>
          <w:sz w:val="28"/>
          <w:szCs w:val="28"/>
          <w:rPrChange w:id="23370" w:author="user pc" w:date="2022-03-15T10:14:00Z">
            <w:rPr/>
          </w:rPrChange>
        </w:rPr>
        <w:t xml:space="preserve"> ) to years:</w:t>
      </w:r>
    </w:p>
    <w:p>
      <w:pPr>
        <w:pStyle w:val="style0"/>
        <w:tabs>
          <w:tab w:val="left" w:leader="none" w:pos="4030"/>
        </w:tabs>
        <w:rPr>
          <w:rFonts w:ascii="Times New Roman" w:cs="Times New Roman"/>
          <w:sz w:val="28"/>
          <w:szCs w:val="28"/>
          <w:rPrChange w:id="23371" w:author="user pc" w:date="2022-03-15T10:14:00Z">
            <w:rPr/>
          </w:rPrChange>
        </w:rPr>
      </w:pPr>
      <w:r w:rsidRPr="97C7415E">
        <w:rPr>
          <w:rFonts w:ascii="Times New Roman" w:cs="Times New Roman"/>
          <w:sz w:val="28"/>
          <w:szCs w:val="28"/>
          <w:rPrChange w:id="23372" w:author="user pc" w:date="2022-03-15T10:14:00Z">
            <w:rPr/>
          </w:rPrChange>
        </w:rPr>
        <w:t>60 seconds = 1 minute</w:t>
      </w:r>
    </w:p>
    <w:p>
      <w:pPr>
        <w:pStyle w:val="style0"/>
        <w:tabs>
          <w:tab w:val="left" w:leader="none" w:pos="4030"/>
        </w:tabs>
        <w:rPr>
          <w:rFonts w:ascii="Times New Roman" w:cs="Times New Roman"/>
          <w:sz w:val="28"/>
          <w:szCs w:val="28"/>
          <w:rPrChange w:id="23373" w:author="user pc" w:date="2022-03-15T10:14:00Z">
            <w:rPr/>
          </w:rPrChange>
        </w:rPr>
      </w:pPr>
      <w:r w:rsidRPr="1B4F6DEB">
        <w:rPr>
          <w:rFonts w:ascii="Times New Roman" w:cs="Times New Roman"/>
          <w:sz w:val="28"/>
          <w:szCs w:val="28"/>
          <w:rPrChange w:id="23374" w:author="user pc" w:date="2022-03-15T10:14:00Z">
            <w:rPr/>
          </w:rPrChange>
        </w:rPr>
        <w:t>60 minutes = 1 hour</w:t>
      </w:r>
    </w:p>
    <w:p>
      <w:pPr>
        <w:pStyle w:val="style0"/>
        <w:tabs>
          <w:tab w:val="left" w:leader="none" w:pos="4030"/>
        </w:tabs>
        <w:rPr>
          <w:rFonts w:ascii="Times New Roman" w:cs="Times New Roman"/>
          <w:sz w:val="28"/>
          <w:szCs w:val="28"/>
          <w:rPrChange w:id="23375" w:author="user pc" w:date="2022-03-15T10:14:00Z">
            <w:rPr/>
          </w:rPrChange>
        </w:rPr>
      </w:pPr>
      <w:r w:rsidRPr="AF19147C">
        <w:rPr>
          <w:rFonts w:ascii="Times New Roman" w:cs="Times New Roman"/>
          <w:sz w:val="28"/>
          <w:szCs w:val="28"/>
          <w:rPrChange w:id="23376" w:author="user pc" w:date="2022-03-15T10:14:00Z">
            <w:rPr/>
          </w:rPrChange>
        </w:rPr>
        <w:t>24 hours = 1 day</w:t>
      </w:r>
    </w:p>
    <w:p>
      <w:pPr>
        <w:pStyle w:val="style0"/>
        <w:tabs>
          <w:tab w:val="left" w:leader="none" w:pos="4030"/>
        </w:tabs>
        <w:rPr>
          <w:rFonts w:ascii="Times New Roman" w:cs="Times New Roman"/>
          <w:sz w:val="28"/>
          <w:szCs w:val="28"/>
          <w:rPrChange w:id="23377" w:author="user pc" w:date="2022-03-15T10:14:00Z">
            <w:rPr/>
          </w:rPrChange>
        </w:rPr>
      </w:pPr>
      <w:r w:rsidRPr="C36D85D0">
        <w:rPr>
          <w:rFonts w:ascii="Times New Roman" w:cs="Times New Roman"/>
          <w:sz w:val="28"/>
          <w:szCs w:val="28"/>
          <w:rPrChange w:id="23378" w:author="user pc" w:date="2022-03-15T10:14:00Z">
            <w:rPr/>
          </w:rPrChange>
        </w:rPr>
        <w:t>365 days = 1 year</w:t>
      </w:r>
    </w:p>
    <w:p>
      <w:pPr>
        <w:pStyle w:val="style0"/>
        <w:tabs>
          <w:tab w:val="left" w:leader="none" w:pos="4030"/>
        </w:tabs>
        <w:rPr>
          <w:rFonts w:ascii="Times New Roman" w:cs="Times New Roman"/>
          <w:sz w:val="28"/>
          <w:szCs w:val="28"/>
          <w:rPrChange w:id="23379" w:author="user pc" w:date="2022-03-15T10:14:00Z">
            <w:rPr/>
          </w:rPrChange>
        </w:rPr>
      </w:pPr>
      <w:r w:rsidRPr="87174465">
        <w:rPr>
          <w:rFonts w:ascii="Times New Roman" w:cs="Times New Roman"/>
          <w:sz w:val="28"/>
          <w:szCs w:val="28"/>
          <w:rPrChange w:id="23380" w:author="user pc" w:date="2022-03-15T10:14:00Z">
            <w:rPr/>
          </w:rPrChange>
        </w:rPr>
        <w:t>Therefore, 60 seconds = 1 minute</w:t>
      </w:r>
    </w:p>
    <w:p>
      <w:pPr>
        <w:pStyle w:val="style0"/>
        <w:tabs>
          <w:tab w:val="left" w:leader="none" w:pos="4030"/>
        </w:tabs>
        <w:rPr>
          <w:rFonts w:ascii="Times New Roman" w:cs="Times New Roman"/>
          <w:sz w:val="28"/>
          <w:szCs w:val="28"/>
          <w:rPrChange w:id="23381" w:author="user pc" w:date="2022-03-15T10:14:00Z">
            <w:rPr/>
          </w:rPrChange>
        </w:rPr>
      </w:pPr>
      <w:r w:rsidRPr="74112B03">
        <w:rPr>
          <w:rFonts w:ascii="Times New Roman" w:cs="Times New Roman"/>
          <w:sz w:val="28"/>
          <w:szCs w:val="28"/>
          <w:rPrChange w:id="23382" w:author="user pc" w:date="2022-03-15T10:14:00Z">
            <w:rPr/>
          </w:rPrChange>
        </w:rPr>
        <w:t>6.9</w:t>
      </w:r>
      <w:r>
        <w:rPr>
          <w:rFonts w:ascii="Times New Roman" w:cs="Times New Roman" w:hAnsi="Times New Roman"/>
          <w:sz w:val="28"/>
          <w:szCs w:val="28"/>
        </w:rPr>
        <w:t xml:space="preserve">3 </w:t>
      </w:r>
      <w:r w:rsidRPr="5065D968">
        <w:rPr>
          <w:rFonts w:ascii="Times New Roman" w:cs="Times New Roman"/>
          <w:sz w:val="28"/>
          <w:szCs w:val="28"/>
          <w:rPrChange w:id="23383" w:author="user pc" w:date="2022-03-15T10:14:00Z">
            <w:rPr/>
          </w:rPrChange>
        </w:rPr>
        <w:t>×</w:t>
      </w:r>
      <w:r>
        <w:rPr>
          <w:rFonts w:ascii="Times New Roman" w:cs="Times New Roman" w:hAnsi="Times New Roman"/>
          <w:sz w:val="28"/>
          <w:szCs w:val="28"/>
        </w:rPr>
        <w:t xml:space="preserve"> </w:t>
      </w:r>
      <w:r w:rsidRPr="E47AC517">
        <w:rPr>
          <w:rFonts w:ascii="Times New Roman" w:cs="Times New Roman"/>
          <w:sz w:val="28"/>
          <w:szCs w:val="28"/>
          <w:rPrChange w:id="23384" w:author="user pc" w:date="2022-03-15T10:14:00Z">
            <w:rPr/>
          </w:rPrChange>
        </w:rPr>
        <w:t>10</w:t>
      </w:r>
      <w:r w:rsidRPr="3DEF84AD">
        <w:rPr>
          <w:rFonts w:ascii="Times New Roman" w:cs="Times New Roman"/>
          <w:sz w:val="28"/>
          <w:szCs w:val="28"/>
          <w:vertAlign w:val="superscript"/>
          <w:rPrChange w:id="23385" w:author="user pc" w:date="2022-03-15T10:14:00Z">
            <w:rPr>
              <w:vertAlign w:val="superscript"/>
            </w:rPr>
          </w:rPrChange>
        </w:rPr>
        <w:t>12</w:t>
      </w:r>
      <w:r>
        <w:rPr>
          <w:rFonts w:ascii="Times New Roman" w:cs="Times New Roman" w:hAnsi="Times New Roman"/>
          <w:sz w:val="28"/>
          <w:szCs w:val="28"/>
          <w:vertAlign w:val="superscript"/>
        </w:rPr>
        <w:t xml:space="preserve"> </w:t>
      </w:r>
      <w:r w:rsidRPr="BF3FEC78">
        <w:rPr>
          <w:rFonts w:ascii="Times New Roman" w:cs="Times New Roman"/>
          <w:sz w:val="28"/>
          <w:szCs w:val="28"/>
          <w:rPrChange w:id="23386" w:author="user pc" w:date="2022-03-15T10:14:00Z">
            <w:rPr/>
          </w:rPrChange>
        </w:rPr>
        <w:t>s</w:t>
      </w:r>
      <w:r>
        <w:rPr>
          <w:rFonts w:ascii="Times New Roman" w:cs="Times New Roman" w:hAnsi="Times New Roman"/>
          <w:sz w:val="28"/>
          <w:szCs w:val="28"/>
        </w:rPr>
        <w:t>econds</w:t>
      </w:r>
      <w:r w:rsidRPr="8B28A022">
        <w:rPr>
          <w:rFonts w:ascii="Times New Roman" w:cs="Times New Roman"/>
          <w:sz w:val="28"/>
          <w:szCs w:val="28"/>
          <w:rPrChange w:id="23387" w:author="user pc" w:date="2022-03-15T10:14:00Z">
            <w:rPr/>
          </w:rPrChange>
        </w:rPr>
        <w:t xml:space="preserve">  = ?</w:t>
      </w:r>
    </w:p>
    <w:p>
      <w:pPr>
        <w:pStyle w:val="style0"/>
        <w:tabs>
          <w:tab w:val="left" w:leader="none" w:pos="4030"/>
        </w:tabs>
        <w:rPr>
          <w:rFonts w:ascii="Times New Roman" w:cs="Times New Roman"/>
          <w:sz w:val="28"/>
          <w:szCs w:val="28"/>
          <w:rPrChange w:id="23388" w:author="user pc" w:date="2022-03-15T10:14:00Z">
            <w:rPr/>
          </w:rPrChange>
        </w:rPr>
      </w:pPr>
      <w:r w:rsidRPr="83F55DF0">
        <w:rPr>
          <w:rFonts w:ascii="Times New Roman" w:cs="Times New Roman"/>
          <w:sz w:val="28"/>
          <w:szCs w:val="28"/>
          <w:rPrChange w:id="23389" w:author="user pc" w:date="2022-03-15T10:14:00Z">
            <w:rPr/>
          </w:rPrChange>
        </w:rPr>
        <w:t>Cross multiplying we get;</w:t>
      </w:r>
    </w:p>
    <w:p>
      <w:pPr>
        <w:pStyle w:val="style0"/>
        <w:tabs>
          <w:tab w:val="left" w:leader="none" w:pos="4030"/>
        </w:tabs>
        <w:rPr>
          <w:rFonts w:ascii="Times New Roman" w:cs="Times New Roman"/>
          <w:sz w:val="28"/>
          <w:szCs w:val="28"/>
          <w:rPrChange w:id="23390" w:author="user pc" w:date="2022-03-15T10:14:00Z">
            <w:rPr/>
          </w:rPrChange>
        </w:rPr>
      </w:pPr>
      <w:r w:rsidRPr="3BA3AE9C">
        <w:rPr>
          <w:rFonts w:ascii="Times New Roman" w:cs="Times New Roman"/>
          <w:sz w:val="28"/>
          <w:szCs w:val="28"/>
          <w:rPrChange w:id="23391" w:author="user pc" w:date="2022-03-15T10:14:00Z">
            <w:rPr/>
          </w:rPrChange>
        </w:rPr>
        <w:t>1 minute ×</w:t>
      </w:r>
      <w:r>
        <w:rPr>
          <w:rFonts w:ascii="Times New Roman" w:cs="Times New Roman" w:hAnsi="Times New Roman"/>
          <w:sz w:val="28"/>
          <w:szCs w:val="28"/>
        </w:rPr>
        <w:t xml:space="preserve"> </w:t>
      </w:r>
      <w:r w:rsidRPr="410F15A0">
        <w:rPr>
          <w:rFonts w:ascii="Times New Roman" w:cs="Times New Roman"/>
          <w:sz w:val="28"/>
          <w:szCs w:val="28"/>
          <w:rPrChange w:id="23392" w:author="user pc" w:date="2022-03-15T10:14:00Z">
            <w:rPr/>
          </w:rPrChange>
        </w:rPr>
        <w:t>6.9</w:t>
      </w:r>
      <w:r>
        <w:rPr>
          <w:rFonts w:ascii="Times New Roman" w:cs="Times New Roman" w:hAnsi="Times New Roman"/>
          <w:sz w:val="28"/>
          <w:szCs w:val="28"/>
        </w:rPr>
        <w:t xml:space="preserve">3 </w:t>
      </w:r>
      <w:r w:rsidRPr="BC0F97CB">
        <w:rPr>
          <w:rFonts w:ascii="Times New Roman" w:cs="Times New Roman"/>
          <w:sz w:val="28"/>
          <w:szCs w:val="28"/>
          <w:rPrChange w:id="23393" w:author="user pc" w:date="2022-03-15T10:14:00Z">
            <w:rPr/>
          </w:rPrChange>
        </w:rPr>
        <w:t>×</w:t>
      </w:r>
      <w:r>
        <w:rPr>
          <w:rFonts w:ascii="Times New Roman" w:cs="Times New Roman" w:hAnsi="Times New Roman"/>
          <w:sz w:val="28"/>
          <w:szCs w:val="28"/>
        </w:rPr>
        <w:t xml:space="preserve"> </w:t>
      </w:r>
      <w:r w:rsidRPr="73679B08">
        <w:rPr>
          <w:rFonts w:ascii="Times New Roman" w:cs="Times New Roman"/>
          <w:sz w:val="28"/>
          <w:szCs w:val="28"/>
          <w:rPrChange w:id="23394" w:author="user pc" w:date="2022-03-15T10:14:00Z">
            <w:rPr/>
          </w:rPrChange>
        </w:rPr>
        <w:t>10</w:t>
      </w:r>
      <w:r w:rsidRPr="9FBA88C4">
        <w:rPr>
          <w:rFonts w:ascii="Times New Roman" w:cs="Times New Roman"/>
          <w:sz w:val="28"/>
          <w:szCs w:val="28"/>
          <w:vertAlign w:val="superscript"/>
          <w:rPrChange w:id="23395" w:author="user pc" w:date="2022-03-15T10:14:00Z">
            <w:rPr>
              <w:vertAlign w:val="superscript"/>
            </w:rPr>
          </w:rPrChange>
        </w:rPr>
        <w:t>12</w:t>
      </w:r>
      <w:r w:rsidRPr="34F84F8B">
        <w:rPr>
          <w:rFonts w:ascii="Times New Roman" w:cs="Times New Roman"/>
          <w:sz w:val="28"/>
          <w:szCs w:val="28"/>
          <w:rPrChange w:id="23396" w:author="user pc" w:date="2022-03-15T10:14:00Z">
            <w:rPr/>
          </w:rPrChange>
        </w:rPr>
        <w:t xml:space="preserve"> s/ 60 seconds = 115000000000 minutes</w:t>
      </w:r>
    </w:p>
    <w:p>
      <w:pPr>
        <w:pStyle w:val="style0"/>
        <w:tabs>
          <w:tab w:val="left" w:leader="none" w:pos="4030"/>
        </w:tabs>
        <w:rPr>
          <w:rFonts w:ascii="Times New Roman" w:cs="Times New Roman"/>
          <w:sz w:val="28"/>
          <w:szCs w:val="28"/>
          <w:rPrChange w:id="23397" w:author="user pc" w:date="2022-03-15T10:14:00Z">
            <w:rPr/>
          </w:rPrChange>
        </w:rPr>
      </w:pPr>
      <w:r w:rsidRPr="7A63D546">
        <w:rPr>
          <w:rFonts w:ascii="Times New Roman" w:cs="Times New Roman"/>
          <w:sz w:val="28"/>
          <w:szCs w:val="28"/>
          <w:rPrChange w:id="23398" w:author="user pc" w:date="2022-03-15T10:14:00Z">
            <w:rPr/>
          </w:rPrChange>
        </w:rPr>
        <w:t>Convert the above minutes to hours:</w:t>
      </w:r>
    </w:p>
    <w:p>
      <w:pPr>
        <w:pStyle w:val="style0"/>
        <w:tabs>
          <w:tab w:val="left" w:leader="none" w:pos="4030"/>
        </w:tabs>
        <w:rPr>
          <w:rFonts w:ascii="Times New Roman" w:cs="Times New Roman"/>
          <w:sz w:val="28"/>
          <w:szCs w:val="28"/>
          <w:rPrChange w:id="23399" w:author="user pc" w:date="2022-03-15T10:14:00Z">
            <w:rPr/>
          </w:rPrChange>
        </w:rPr>
      </w:pPr>
      <w:r w:rsidRPr="063FBD31">
        <w:rPr>
          <w:rFonts w:ascii="Times New Roman" w:cs="Times New Roman"/>
          <w:sz w:val="28"/>
          <w:szCs w:val="28"/>
          <w:rPrChange w:id="23400" w:author="user pc" w:date="2022-03-15T10:14:00Z">
            <w:rPr/>
          </w:rPrChange>
        </w:rPr>
        <w:t>60 minutes = 1 hour</w:t>
      </w:r>
    </w:p>
    <w:p>
      <w:pPr>
        <w:pStyle w:val="style0"/>
        <w:tabs>
          <w:tab w:val="left" w:leader="none" w:pos="4030"/>
        </w:tabs>
        <w:rPr>
          <w:rFonts w:ascii="Times New Roman" w:cs="Times New Roman"/>
          <w:sz w:val="28"/>
          <w:szCs w:val="28"/>
          <w:rPrChange w:id="23401" w:author="user pc" w:date="2022-03-15T10:14:00Z">
            <w:rPr/>
          </w:rPrChange>
        </w:rPr>
      </w:pPr>
      <w:r w:rsidRPr="2953A610">
        <w:rPr>
          <w:rFonts w:ascii="Times New Roman" w:cs="Times New Roman"/>
          <w:sz w:val="28"/>
          <w:szCs w:val="28"/>
          <w:rPrChange w:id="23402" w:author="user pc" w:date="2022-03-15T10:14:00Z">
            <w:rPr/>
          </w:rPrChange>
        </w:rPr>
        <w:t>115000000000minutes = ?</w:t>
      </w:r>
    </w:p>
    <w:p>
      <w:pPr>
        <w:pStyle w:val="style0"/>
        <w:tabs>
          <w:tab w:val="left" w:leader="none" w:pos="4030"/>
        </w:tabs>
        <w:rPr>
          <w:rFonts w:ascii="Times New Roman" w:cs="Times New Roman"/>
          <w:sz w:val="28"/>
          <w:szCs w:val="28"/>
          <w:rPrChange w:id="23403" w:author="user pc" w:date="2022-03-15T10:14:00Z">
            <w:rPr/>
          </w:rPrChange>
        </w:rPr>
      </w:pPr>
      <w:r w:rsidRPr="2A0E48FD">
        <w:rPr>
          <w:rFonts w:ascii="Times New Roman" w:cs="Times New Roman"/>
          <w:sz w:val="28"/>
          <w:szCs w:val="28"/>
          <w:rPrChange w:id="23404" w:author="user pc" w:date="2022-03-15T10:14:00Z">
            <w:rPr/>
          </w:rPrChange>
        </w:rPr>
        <w:t>Cross</w:t>
      </w:r>
      <w:r>
        <w:rPr>
          <w:rFonts w:ascii="Times New Roman" w:cs="Times New Roman" w:hAnsi="Times New Roman"/>
          <w:sz w:val="28"/>
          <w:szCs w:val="28"/>
        </w:rPr>
        <w:t xml:space="preserve"> </w:t>
      </w:r>
      <w:r w:rsidRPr="C8B6238C">
        <w:rPr>
          <w:rFonts w:ascii="Times New Roman" w:cs="Times New Roman"/>
          <w:sz w:val="28"/>
          <w:szCs w:val="28"/>
          <w:rPrChange w:id="23405" w:author="user pc" w:date="2022-03-15T10:14:00Z">
            <w:rPr/>
          </w:rPrChange>
        </w:rPr>
        <w:t>multiplying</w:t>
      </w:r>
      <w:r>
        <w:rPr>
          <w:rFonts w:ascii="Times New Roman" w:cs="Times New Roman" w:hAnsi="Times New Roman"/>
          <w:sz w:val="28"/>
          <w:szCs w:val="28"/>
        </w:rPr>
        <w:t xml:space="preserve"> </w:t>
      </w:r>
      <w:r w:rsidRPr="09C0F3AD">
        <w:rPr>
          <w:rFonts w:ascii="Times New Roman" w:cs="Times New Roman"/>
          <w:sz w:val="28"/>
          <w:szCs w:val="28"/>
          <w:rPrChange w:id="23406" w:author="user pc" w:date="2022-03-15T10:14:00Z">
            <w:rPr/>
          </w:rPrChange>
        </w:rPr>
        <w:t>we</w:t>
      </w:r>
      <w:r>
        <w:rPr>
          <w:rFonts w:ascii="Times New Roman" w:cs="Times New Roman" w:hAnsi="Times New Roman"/>
          <w:sz w:val="28"/>
          <w:szCs w:val="28"/>
        </w:rPr>
        <w:t xml:space="preserve"> </w:t>
      </w:r>
      <w:r w:rsidRPr="FF5F71D9">
        <w:rPr>
          <w:rFonts w:ascii="Times New Roman" w:cs="Times New Roman"/>
          <w:sz w:val="28"/>
          <w:szCs w:val="28"/>
          <w:rPrChange w:id="23407" w:author="user pc" w:date="2022-03-15T10:14:00Z">
            <w:rPr/>
          </w:rPrChange>
        </w:rPr>
        <w:t>get;</w:t>
      </w:r>
    </w:p>
    <w:p>
      <w:pPr>
        <w:pStyle w:val="style0"/>
        <w:tabs>
          <w:tab w:val="left" w:leader="none" w:pos="4030"/>
        </w:tabs>
        <w:rPr>
          <w:rFonts w:ascii="Times New Roman" w:cs="Times New Roman"/>
          <w:sz w:val="28"/>
          <w:szCs w:val="28"/>
          <w:rPrChange w:id="23408" w:author="user pc" w:date="2022-03-15T10:14:00Z">
            <w:rPr/>
          </w:rPrChange>
        </w:rPr>
      </w:pPr>
      <w:r w:rsidRPr="BF61E33F">
        <w:rPr>
          <w:rFonts w:ascii="Times New Roman" w:cs="Times New Roman"/>
          <w:sz w:val="28"/>
          <w:szCs w:val="28"/>
          <w:rPrChange w:id="23409" w:author="user pc" w:date="2022-03-15T10:14:00Z">
            <w:rPr/>
          </w:rPrChange>
        </w:rPr>
        <w:t>115000000000</w:t>
      </w:r>
      <w:r>
        <w:rPr>
          <w:rFonts w:ascii="Times New Roman" w:cs="Times New Roman" w:hAnsi="Times New Roman"/>
          <w:sz w:val="28"/>
          <w:szCs w:val="28"/>
        </w:rPr>
        <w:t xml:space="preserve"> </w:t>
      </w:r>
      <w:r w:rsidRPr="948499C2">
        <w:rPr>
          <w:rFonts w:ascii="Times New Roman" w:cs="Times New Roman"/>
          <w:sz w:val="28"/>
          <w:szCs w:val="28"/>
          <w:rPrChange w:id="23410" w:author="user pc" w:date="2022-03-15T10:14:00Z">
            <w:rPr/>
          </w:rPrChange>
        </w:rPr>
        <w:t>minutes  × 1 hour /60 = 1916666666.7 hours</w:t>
      </w:r>
    </w:p>
    <w:p>
      <w:pPr>
        <w:pStyle w:val="style0"/>
        <w:tabs>
          <w:tab w:val="left" w:leader="none" w:pos="4030"/>
        </w:tabs>
        <w:rPr>
          <w:rFonts w:ascii="Times New Roman" w:cs="Times New Roman"/>
          <w:sz w:val="28"/>
          <w:szCs w:val="28"/>
          <w:rPrChange w:id="23411" w:author="user pc" w:date="2022-03-15T10:14:00Z">
            <w:rPr/>
          </w:rPrChange>
        </w:rPr>
      </w:pPr>
      <w:r w:rsidRPr="B21FAEAC">
        <w:rPr>
          <w:rFonts w:ascii="Times New Roman" w:cs="Times New Roman"/>
          <w:sz w:val="28"/>
          <w:szCs w:val="28"/>
          <w:rPrChange w:id="23412" w:author="user pc" w:date="2022-03-15T10:14:00Z">
            <w:rPr/>
          </w:rPrChange>
        </w:rPr>
        <w:t>Convert hours to days:</w:t>
      </w:r>
    </w:p>
    <w:p>
      <w:pPr>
        <w:pStyle w:val="style0"/>
        <w:tabs>
          <w:tab w:val="left" w:leader="none" w:pos="4030"/>
        </w:tabs>
        <w:rPr>
          <w:rFonts w:ascii="Times New Roman" w:cs="Times New Roman"/>
          <w:sz w:val="28"/>
          <w:szCs w:val="28"/>
          <w:rPrChange w:id="23413" w:author="user pc" w:date="2022-03-15T10:14:00Z">
            <w:rPr/>
          </w:rPrChange>
        </w:rPr>
      </w:pPr>
      <w:r w:rsidRPr="0C68353C">
        <w:rPr>
          <w:rFonts w:ascii="Times New Roman" w:cs="Times New Roman"/>
          <w:sz w:val="28"/>
          <w:szCs w:val="28"/>
          <w:rPrChange w:id="23414" w:author="user pc" w:date="2022-03-15T10:14:00Z">
            <w:rPr/>
          </w:rPrChange>
        </w:rPr>
        <w:t>24 hours = 1 day</w:t>
      </w:r>
    </w:p>
    <w:p>
      <w:pPr>
        <w:pStyle w:val="style0"/>
        <w:tabs>
          <w:tab w:val="left" w:leader="none" w:pos="4030"/>
        </w:tabs>
        <w:rPr>
          <w:rFonts w:ascii="Times New Roman" w:cs="Times New Roman"/>
          <w:sz w:val="28"/>
          <w:szCs w:val="28"/>
          <w:rPrChange w:id="23415" w:author="user pc" w:date="2022-03-15T10:14:00Z">
            <w:rPr/>
          </w:rPrChange>
        </w:rPr>
      </w:pPr>
      <w:r w:rsidRPr="57AEC061">
        <w:rPr>
          <w:rFonts w:ascii="Times New Roman" w:cs="Times New Roman"/>
          <w:sz w:val="28"/>
          <w:szCs w:val="28"/>
          <w:rPrChange w:id="23416" w:author="user pc" w:date="2022-03-15T10:14:00Z">
            <w:rPr/>
          </w:rPrChange>
        </w:rPr>
        <w:t>1916666666.7hours = ?</w:t>
      </w:r>
    </w:p>
    <w:p>
      <w:pPr>
        <w:pStyle w:val="style0"/>
        <w:tabs>
          <w:tab w:val="left" w:leader="none" w:pos="4030"/>
        </w:tabs>
        <w:rPr>
          <w:rFonts w:ascii="Times New Roman" w:cs="Times New Roman"/>
          <w:sz w:val="28"/>
          <w:szCs w:val="28"/>
          <w:rPrChange w:id="23417" w:author="user pc" w:date="2022-03-15T10:14:00Z">
            <w:rPr/>
          </w:rPrChange>
        </w:rPr>
      </w:pPr>
      <w:r w:rsidRPr="14BE4A73">
        <w:rPr>
          <w:rFonts w:ascii="Times New Roman" w:cs="Times New Roman"/>
          <w:sz w:val="28"/>
          <w:szCs w:val="28"/>
          <w:rPrChange w:id="23418" w:author="user pc" w:date="2022-03-15T10:14:00Z">
            <w:rPr/>
          </w:rPrChange>
        </w:rPr>
        <w:t>Cross</w:t>
      </w:r>
      <w:r>
        <w:rPr>
          <w:rFonts w:ascii="Times New Roman" w:cs="Times New Roman" w:hAnsi="Times New Roman"/>
          <w:sz w:val="28"/>
          <w:szCs w:val="28"/>
        </w:rPr>
        <w:t xml:space="preserve"> </w:t>
      </w:r>
      <w:r w:rsidRPr="4BFF1706">
        <w:rPr>
          <w:rFonts w:ascii="Times New Roman" w:cs="Times New Roman"/>
          <w:sz w:val="28"/>
          <w:szCs w:val="28"/>
          <w:rPrChange w:id="23419" w:author="user pc" w:date="2022-03-15T10:14:00Z">
            <w:rPr/>
          </w:rPrChange>
        </w:rPr>
        <w:t>multiplying</w:t>
      </w:r>
      <w:r>
        <w:rPr>
          <w:rFonts w:ascii="Times New Roman" w:cs="Times New Roman" w:hAnsi="Times New Roman"/>
          <w:sz w:val="28"/>
          <w:szCs w:val="28"/>
        </w:rPr>
        <w:t xml:space="preserve"> </w:t>
      </w:r>
      <w:r w:rsidRPr="E995F52A">
        <w:rPr>
          <w:rFonts w:ascii="Times New Roman" w:cs="Times New Roman"/>
          <w:sz w:val="28"/>
          <w:szCs w:val="28"/>
          <w:rPrChange w:id="23420" w:author="user pc" w:date="2022-03-15T10:14:00Z">
            <w:rPr/>
          </w:rPrChange>
        </w:rPr>
        <w:t>we</w:t>
      </w:r>
      <w:r>
        <w:rPr>
          <w:rFonts w:ascii="Times New Roman" w:cs="Times New Roman" w:hAnsi="Times New Roman"/>
          <w:sz w:val="28"/>
          <w:szCs w:val="28"/>
        </w:rPr>
        <w:t xml:space="preserve"> </w:t>
      </w:r>
      <w:r w:rsidRPr="A4E46476">
        <w:rPr>
          <w:rFonts w:ascii="Times New Roman" w:cs="Times New Roman"/>
          <w:sz w:val="28"/>
          <w:szCs w:val="28"/>
          <w:rPrChange w:id="23421" w:author="user pc" w:date="2022-03-15T10:14:00Z">
            <w:rPr/>
          </w:rPrChange>
        </w:rPr>
        <w:t>get;</w:t>
      </w:r>
    </w:p>
    <w:p>
      <w:pPr>
        <w:pStyle w:val="style0"/>
        <w:tabs>
          <w:tab w:val="left" w:leader="none" w:pos="4030"/>
        </w:tabs>
        <w:rPr>
          <w:rFonts w:ascii="Times New Roman" w:cs="Times New Roman"/>
          <w:sz w:val="28"/>
          <w:szCs w:val="28"/>
          <w:rPrChange w:id="23422" w:author="user pc" w:date="2022-03-15T10:14:00Z">
            <w:rPr/>
          </w:rPrChange>
        </w:rPr>
      </w:pPr>
      <w:r w:rsidRPr="DFB75633">
        <w:rPr>
          <w:rFonts w:ascii="Times New Roman" w:cs="Times New Roman"/>
          <w:sz w:val="28"/>
          <w:szCs w:val="28"/>
          <w:rPrChange w:id="23423" w:author="user pc" w:date="2022-03-15T10:14:00Z">
            <w:rPr/>
          </w:rPrChange>
        </w:rPr>
        <w:t>1916666666.7</w:t>
      </w:r>
      <w:r>
        <w:rPr>
          <w:rFonts w:ascii="Times New Roman" w:cs="Times New Roman" w:hAnsi="Times New Roman"/>
          <w:sz w:val="28"/>
          <w:szCs w:val="28"/>
        </w:rPr>
        <w:t xml:space="preserve"> </w:t>
      </w:r>
      <w:r w:rsidRPr="C9022246">
        <w:rPr>
          <w:rFonts w:ascii="Times New Roman" w:cs="Times New Roman"/>
          <w:sz w:val="28"/>
          <w:szCs w:val="28"/>
          <w:rPrChange w:id="23424" w:author="user pc" w:date="2022-03-15T10:14:00Z">
            <w:rPr/>
          </w:rPrChange>
        </w:rPr>
        <w:t>hours × 1 day/24 hours = 79861111.113 days</w:t>
      </w:r>
    </w:p>
    <w:p>
      <w:pPr>
        <w:pStyle w:val="style0"/>
        <w:tabs>
          <w:tab w:val="left" w:leader="none" w:pos="4030"/>
        </w:tabs>
        <w:rPr>
          <w:rFonts w:ascii="Times New Roman" w:cs="Times New Roman"/>
          <w:sz w:val="28"/>
          <w:szCs w:val="28"/>
          <w:rPrChange w:id="23425" w:author="user pc" w:date="2022-03-15T10:14:00Z">
            <w:rPr/>
          </w:rPrChange>
        </w:rPr>
      </w:pPr>
      <w:r w:rsidRPr="D173351E">
        <w:rPr>
          <w:rFonts w:ascii="Times New Roman" w:cs="Times New Roman"/>
          <w:sz w:val="28"/>
          <w:szCs w:val="28"/>
          <w:rPrChange w:id="23426" w:author="user pc" w:date="2022-03-15T10:14:00Z">
            <w:rPr/>
          </w:rPrChange>
        </w:rPr>
        <w:t>Convert days to years;</w:t>
      </w:r>
    </w:p>
    <w:p>
      <w:pPr>
        <w:pStyle w:val="style0"/>
        <w:tabs>
          <w:tab w:val="left" w:leader="none" w:pos="4030"/>
        </w:tabs>
        <w:rPr>
          <w:rFonts w:ascii="Times New Roman" w:cs="Times New Roman"/>
          <w:sz w:val="28"/>
          <w:szCs w:val="28"/>
          <w:rPrChange w:id="23427" w:author="user pc" w:date="2022-03-15T10:14:00Z">
            <w:rPr/>
          </w:rPrChange>
        </w:rPr>
      </w:pPr>
      <w:r w:rsidRPr="3394244F">
        <w:rPr>
          <w:rFonts w:ascii="Times New Roman" w:cs="Times New Roman"/>
          <w:sz w:val="28"/>
          <w:szCs w:val="28"/>
          <w:rPrChange w:id="23428" w:author="user pc" w:date="2022-03-15T10:14:00Z">
            <w:rPr/>
          </w:rPrChange>
        </w:rPr>
        <w:t>365 days = 1 year</w:t>
      </w:r>
    </w:p>
    <w:p>
      <w:pPr>
        <w:pStyle w:val="style0"/>
        <w:tabs>
          <w:tab w:val="left" w:leader="none" w:pos="4030"/>
        </w:tabs>
        <w:rPr>
          <w:rFonts w:ascii="Times New Roman" w:cs="Times New Roman"/>
          <w:sz w:val="28"/>
          <w:szCs w:val="28"/>
          <w:rPrChange w:id="23429" w:author="user pc" w:date="2022-03-15T10:14:00Z">
            <w:rPr/>
          </w:rPrChange>
        </w:rPr>
      </w:pPr>
      <w:r w:rsidRPr="74DD6F17">
        <w:rPr>
          <w:rFonts w:ascii="Times New Roman" w:cs="Times New Roman"/>
          <w:sz w:val="28"/>
          <w:szCs w:val="28"/>
          <w:rPrChange w:id="23430" w:author="user pc" w:date="2022-03-15T10:14:00Z">
            <w:rPr/>
          </w:rPrChange>
        </w:rPr>
        <w:t>79861111.113days = ?</w:t>
      </w:r>
    </w:p>
    <w:p>
      <w:pPr>
        <w:pStyle w:val="style0"/>
        <w:tabs>
          <w:tab w:val="left" w:leader="none" w:pos="4030"/>
        </w:tabs>
        <w:rPr>
          <w:rFonts w:ascii="Times New Roman" w:cs="Times New Roman"/>
          <w:sz w:val="28"/>
          <w:szCs w:val="28"/>
          <w:rPrChange w:id="23431" w:author="user pc" w:date="2022-03-15T10:14:00Z">
            <w:rPr/>
          </w:rPrChange>
        </w:rPr>
      </w:pPr>
      <w:r w:rsidRPr="FEF790C0">
        <w:rPr>
          <w:rFonts w:ascii="Times New Roman" w:cs="Times New Roman"/>
          <w:sz w:val="28"/>
          <w:szCs w:val="28"/>
          <w:rPrChange w:id="23432" w:author="user pc" w:date="2022-03-15T10:14:00Z">
            <w:rPr/>
          </w:rPrChange>
        </w:rPr>
        <w:t>Cross</w:t>
      </w:r>
      <w:r>
        <w:rPr>
          <w:rFonts w:ascii="Times New Roman" w:cs="Times New Roman" w:hAnsi="Times New Roman"/>
          <w:sz w:val="28"/>
          <w:szCs w:val="28"/>
        </w:rPr>
        <w:t xml:space="preserve"> </w:t>
      </w:r>
      <w:r w:rsidRPr="6EDA0BCD">
        <w:rPr>
          <w:rFonts w:ascii="Times New Roman" w:cs="Times New Roman"/>
          <w:sz w:val="28"/>
          <w:szCs w:val="28"/>
          <w:rPrChange w:id="23433" w:author="user pc" w:date="2022-03-15T10:14:00Z">
            <w:rPr/>
          </w:rPrChange>
        </w:rPr>
        <w:t>multiplying</w:t>
      </w:r>
      <w:r>
        <w:rPr>
          <w:rFonts w:ascii="Times New Roman" w:cs="Times New Roman" w:hAnsi="Times New Roman"/>
          <w:sz w:val="28"/>
          <w:szCs w:val="28"/>
        </w:rPr>
        <w:t xml:space="preserve"> </w:t>
      </w:r>
      <w:r w:rsidRPr="660B6FE1">
        <w:rPr>
          <w:rFonts w:ascii="Times New Roman" w:cs="Times New Roman"/>
          <w:sz w:val="28"/>
          <w:szCs w:val="28"/>
          <w:rPrChange w:id="23434" w:author="user pc" w:date="2022-03-15T10:14:00Z">
            <w:rPr/>
          </w:rPrChange>
        </w:rPr>
        <w:t>we</w:t>
      </w:r>
      <w:r>
        <w:rPr>
          <w:rFonts w:ascii="Times New Roman" w:cs="Times New Roman" w:hAnsi="Times New Roman"/>
          <w:sz w:val="28"/>
          <w:szCs w:val="28"/>
        </w:rPr>
        <w:t xml:space="preserve"> </w:t>
      </w:r>
      <w:r w:rsidRPr="FAF2025A">
        <w:rPr>
          <w:rFonts w:ascii="Times New Roman" w:cs="Times New Roman"/>
          <w:sz w:val="28"/>
          <w:szCs w:val="28"/>
          <w:rPrChange w:id="23435" w:author="user pc" w:date="2022-03-15T10:14:00Z">
            <w:rPr/>
          </w:rPrChange>
        </w:rPr>
        <w:t>get;</w:t>
      </w:r>
    </w:p>
    <w:p>
      <w:pPr>
        <w:pStyle w:val="style0"/>
        <w:tabs>
          <w:tab w:val="left" w:leader="none" w:pos="4030"/>
        </w:tabs>
        <w:rPr>
          <w:rFonts w:ascii="Times New Roman" w:cs="Times New Roman"/>
          <w:sz w:val="28"/>
          <w:szCs w:val="28"/>
          <w:rPrChange w:id="23436" w:author="user pc" w:date="2022-03-15T10:14:00Z">
            <w:rPr/>
          </w:rPrChange>
        </w:rPr>
      </w:pPr>
      <w:r w:rsidRPr="69C520A3">
        <w:rPr>
          <w:rFonts w:ascii="Times New Roman" w:cs="Times New Roman"/>
          <w:sz w:val="28"/>
          <w:szCs w:val="28"/>
          <w:rPrChange w:id="23437" w:author="user pc" w:date="2022-03-15T10:14:00Z">
            <w:rPr/>
          </w:rPrChange>
        </w:rPr>
        <w:t>79861111.113days × 1 year / 365 days = 224328.9638 years</w:t>
      </w:r>
    </w:p>
    <w:p>
      <w:pPr>
        <w:pStyle w:val="style0"/>
        <w:tabs>
          <w:tab w:val="left" w:leader="none" w:pos="4030"/>
        </w:tabs>
        <w:rPr>
          <w:rFonts w:ascii="Times New Roman" w:cs="Times New Roman"/>
          <w:sz w:val="28"/>
          <w:szCs w:val="28"/>
          <w:rPrChange w:id="23438" w:author="user pc" w:date="2022-03-15T10:14:00Z">
            <w:rPr/>
          </w:rPrChange>
        </w:rPr>
      </w:pPr>
      <w:r w:rsidRPr="23D7E924">
        <w:rPr>
          <w:rFonts w:ascii="Times New Roman" w:cs="Times New Roman"/>
          <w:sz w:val="28"/>
          <w:szCs w:val="28"/>
          <w:rPrChange w:id="23439" w:author="user pc" w:date="2022-03-15T10:14:00Z">
            <w:rPr/>
          </w:rPrChange>
        </w:rPr>
        <w:t>2.2 × 10</w:t>
      </w:r>
      <w:r w:rsidRPr="AFB155FB">
        <w:rPr>
          <w:rFonts w:ascii="Times New Roman" w:cs="Times New Roman"/>
          <w:sz w:val="28"/>
          <w:szCs w:val="28"/>
          <w:vertAlign w:val="superscript"/>
          <w:rPrChange w:id="23440" w:author="user pc" w:date="2022-03-15T10:14:00Z">
            <w:rPr>
              <w:vertAlign w:val="superscript"/>
            </w:rPr>
          </w:rPrChange>
        </w:rPr>
        <w:t>5</w:t>
      </w:r>
      <w:r>
        <w:rPr>
          <w:rFonts w:ascii="Times New Roman" w:cs="Times New Roman" w:hAnsi="Times New Roman"/>
          <w:sz w:val="28"/>
          <w:szCs w:val="28"/>
          <w:vertAlign w:val="superscript"/>
        </w:rPr>
        <w:t xml:space="preserve"> </w:t>
      </w:r>
      <w:r w:rsidRPr="8B9FD4E4">
        <w:rPr>
          <w:rFonts w:ascii="Times New Roman" w:cs="Times New Roman"/>
          <w:sz w:val="28"/>
          <w:szCs w:val="28"/>
          <w:rPrChange w:id="23441" w:author="user pc" w:date="2022-03-15T10:14:00Z">
            <w:rPr/>
          </w:rPrChange>
        </w:rPr>
        <w:t>years</w:t>
      </w:r>
    </w:p>
    <w:p>
      <w:pPr>
        <w:pStyle w:val="style0"/>
        <w:tabs>
          <w:tab w:val="left" w:leader="none" w:pos="4020"/>
        </w:tabs>
        <w:rPr>
          <w:rFonts w:ascii="Times New Roman" w:cs="Times New Roman"/>
          <w:sz w:val="28"/>
          <w:szCs w:val="28"/>
          <w:rPrChange w:id="23442" w:author="user pc" w:date="2022-03-15T10:14:00Z">
            <w:rPr/>
          </w:rPrChange>
        </w:rPr>
      </w:pPr>
    </w:p>
    <w:p>
      <w:pPr>
        <w:pStyle w:val="style0"/>
        <w:tabs>
          <w:tab w:val="left" w:leader="none" w:pos="4020"/>
        </w:tabs>
        <w:rPr>
          <w:rFonts w:ascii="Times New Roman" w:cs="Times New Roman"/>
          <w:sz w:val="28"/>
          <w:szCs w:val="28"/>
          <w:rPrChange w:id="23443" w:author="user pc" w:date="2022-03-15T10:14:00Z">
            <w:rPr/>
          </w:rPrChange>
        </w:rPr>
      </w:pPr>
      <w:r w:rsidRPr="C3A6273F">
        <w:rPr>
          <w:rFonts w:ascii="Times New Roman" w:cs="Times New Roman" w:hAnsi="Times New Roman"/>
          <w:b/>
          <w:bCs/>
          <w:sz w:val="28"/>
          <w:szCs w:val="28"/>
          <w:rPrChange w:id="23444" w:author="user pc" w:date="2022-03-15T10:14:00Z">
            <w:rPr>
              <w:rFonts w:cs="Calibri" w:hAnsi="Cambria Math"/>
              <w:b/>
              <w:bCs/>
            </w:rPr>
          </w:rPrChange>
        </w:rPr>
        <w:t>Example</w:t>
      </w:r>
      <w:r>
        <w:rPr>
          <w:rFonts w:ascii="Times New Roman" w:cs="Times New Roman" w:hAnsi="Times New Roman"/>
          <w:b/>
          <w:bCs/>
          <w:sz w:val="28"/>
          <w:szCs w:val="28"/>
        </w:rPr>
        <w:t xml:space="preserve"> </w:t>
      </w:r>
      <w:r w:rsidRPr="5D2B2EFB">
        <w:rPr>
          <w:rFonts w:ascii="Times New Roman" w:cs="Times New Roman" w:hAnsi="Times New Roman"/>
          <w:b/>
          <w:bCs/>
          <w:sz w:val="28"/>
          <w:szCs w:val="28"/>
          <w:rPrChange w:id="23445" w:author="user pc" w:date="2022-03-15T10:14:00Z">
            <w:rPr>
              <w:rFonts w:cs="Calibri" w:hAnsi="Cambria Math"/>
              <w:b/>
              <w:bCs/>
            </w:rPr>
          </w:rPrChange>
        </w:rPr>
        <w:t>2:</w:t>
      </w:r>
      <w:r>
        <w:rPr>
          <w:rFonts w:ascii="Times New Roman" w:cs="Times New Roman" w:hAnsi="Times New Roman"/>
          <w:b/>
          <w:bCs/>
          <w:sz w:val="28"/>
          <w:szCs w:val="28"/>
        </w:rPr>
        <w:t xml:space="preserve"> </w:t>
      </w:r>
      <w:r w:rsidRPr="F2C81548">
        <w:rPr>
          <w:rFonts w:ascii="Times New Roman" w:cs="Times New Roman" w:hAnsi="Times New Roman"/>
          <w:sz w:val="28"/>
          <w:szCs w:val="28"/>
          <w:rPrChange w:id="23446" w:author="user pc" w:date="2022-03-15T10:14:00Z">
            <w:rPr>
              <w:rFonts w:cs="Calibri" w:hAnsi="Cambria Math"/>
            </w:rPr>
          </w:rPrChange>
        </w:rPr>
        <w:t>An</w:t>
      </w:r>
      <w:r>
        <w:rPr>
          <w:rFonts w:ascii="Times New Roman" w:cs="Times New Roman" w:hAnsi="Times New Roman"/>
          <w:sz w:val="28"/>
          <w:szCs w:val="28"/>
        </w:rPr>
        <w:t xml:space="preserve"> </w:t>
      </w:r>
      <w:r w:rsidRPr="3F7F5A04">
        <w:rPr>
          <w:rFonts w:ascii="Times New Roman" w:cs="Times New Roman" w:hAnsi="Times New Roman"/>
          <w:sz w:val="28"/>
          <w:szCs w:val="28"/>
          <w:rPrChange w:id="23447" w:author="user pc" w:date="2022-03-15T10:14:00Z">
            <w:rPr>
              <w:rFonts w:cs="Calibri" w:hAnsi="Cambria Math"/>
            </w:rPr>
          </w:rPrChange>
        </w:rPr>
        <w:t>isotope</w:t>
      </w:r>
      <w:r>
        <w:rPr>
          <w:rFonts w:ascii="Times New Roman" w:cs="Times New Roman" w:hAnsi="Times New Roman"/>
          <w:sz w:val="28"/>
          <w:szCs w:val="28"/>
        </w:rPr>
        <w:t xml:space="preserve"> </w:t>
      </w:r>
      <w:r w:rsidRPr="6112A8A7">
        <w:rPr>
          <w:rFonts w:ascii="Times New Roman" w:cs="Times New Roman" w:hAnsi="Times New Roman"/>
          <w:sz w:val="28"/>
          <w:szCs w:val="28"/>
          <w:rPrChange w:id="23448" w:author="user pc" w:date="2022-03-15T10:14:00Z">
            <w:rPr>
              <w:rFonts w:cs="Calibri" w:hAnsi="Cambria Math"/>
            </w:rPr>
          </w:rPrChange>
        </w:rPr>
        <w:t>has</w:t>
      </w:r>
      <w:r>
        <w:rPr>
          <w:rFonts w:ascii="Times New Roman" w:cs="Times New Roman" w:hAnsi="Times New Roman"/>
          <w:sz w:val="28"/>
          <w:szCs w:val="28"/>
        </w:rPr>
        <w:t xml:space="preserve"> </w:t>
      </w:r>
      <w:r w:rsidRPr="D9949BA0">
        <w:rPr>
          <w:rFonts w:ascii="Times New Roman" w:cs="Times New Roman" w:hAnsi="Times New Roman"/>
          <w:sz w:val="28"/>
          <w:szCs w:val="28"/>
          <w:rPrChange w:id="23449" w:author="user pc" w:date="2022-03-15T10:14:00Z">
            <w:rPr>
              <w:rFonts w:cs="Calibri" w:hAnsi="Cambria Math"/>
            </w:rPr>
          </w:rPrChange>
        </w:rPr>
        <w:t>a</w:t>
      </w:r>
      <w:r>
        <w:rPr>
          <w:rFonts w:ascii="Times New Roman" w:cs="Times New Roman" w:hAnsi="Times New Roman"/>
          <w:sz w:val="28"/>
          <w:szCs w:val="28"/>
        </w:rPr>
        <w:t xml:space="preserve"> </w:t>
      </w:r>
      <w:r w:rsidRPr="B14CBEDA">
        <w:rPr>
          <w:rFonts w:ascii="Times New Roman" w:cs="Times New Roman" w:hAnsi="Times New Roman"/>
          <w:sz w:val="28"/>
          <w:szCs w:val="28"/>
          <w:rPrChange w:id="23450" w:author="user pc" w:date="2022-03-15T10:14:00Z">
            <w:rPr>
              <w:rFonts w:cs="Calibri" w:hAnsi="Cambria Math"/>
            </w:rPr>
          </w:rPrChange>
        </w:rPr>
        <w:t>half-life</w:t>
      </w:r>
      <w:r>
        <w:rPr>
          <w:rFonts w:ascii="Times New Roman" w:cs="Times New Roman" w:hAnsi="Times New Roman"/>
          <w:sz w:val="28"/>
          <w:szCs w:val="28"/>
        </w:rPr>
        <w:t xml:space="preserve"> </w:t>
      </w:r>
      <w:r w:rsidRPr="84DC7D16">
        <w:rPr>
          <w:rFonts w:ascii="Times New Roman" w:cs="Times New Roman" w:hAnsi="Times New Roman"/>
          <w:sz w:val="28"/>
          <w:szCs w:val="28"/>
          <w:rPrChange w:id="23451" w:author="user pc" w:date="2022-03-15T10:14:00Z">
            <w:rPr>
              <w:rFonts w:cs="Calibri" w:hAnsi="Cambria Math"/>
            </w:rPr>
          </w:rPrChange>
        </w:rPr>
        <w:t>of</w:t>
      </w:r>
      <w:r>
        <w:rPr>
          <w:rFonts w:ascii="Times New Roman" w:cs="Times New Roman" w:hAnsi="Times New Roman"/>
          <w:sz w:val="28"/>
          <w:szCs w:val="28"/>
        </w:rPr>
        <w:t xml:space="preserve"> </w:t>
      </w:r>
      <w:r w:rsidRPr="46DD038C">
        <w:rPr>
          <w:rFonts w:ascii="Times New Roman" w:cs="Times New Roman" w:hAnsi="Times New Roman"/>
          <w:sz w:val="28"/>
          <w:szCs w:val="28"/>
          <w:rPrChange w:id="23452" w:author="user pc" w:date="2022-03-15T10:14:00Z">
            <w:rPr>
              <w:rFonts w:cs="Calibri" w:hAnsi="Cambria Math"/>
            </w:rPr>
          </w:rPrChange>
        </w:rPr>
        <w:t>6 hours.</w:t>
      </w:r>
      <w:r>
        <w:rPr>
          <w:rFonts w:ascii="Times New Roman" w:cs="Times New Roman" w:hAnsi="Times New Roman"/>
          <w:sz w:val="28"/>
          <w:szCs w:val="28"/>
        </w:rPr>
        <w:t xml:space="preserve"> </w:t>
      </w:r>
      <w:r w:rsidRPr="1EE13F49">
        <w:rPr>
          <w:rFonts w:ascii="Times New Roman" w:cs="Times New Roman" w:hAnsi="Times New Roman"/>
          <w:sz w:val="28"/>
          <w:szCs w:val="28"/>
          <w:rPrChange w:id="23453" w:author="user pc" w:date="2022-03-15T10:14:00Z">
            <w:rPr>
              <w:rFonts w:cs="Calibri" w:hAnsi="Cambria Math"/>
            </w:rPr>
          </w:rPrChange>
        </w:rPr>
        <w:t>What</w:t>
      </w:r>
      <w:r>
        <w:rPr>
          <w:rFonts w:ascii="Times New Roman" w:cs="Times New Roman" w:hAnsi="Times New Roman"/>
          <w:sz w:val="28"/>
          <w:szCs w:val="28"/>
        </w:rPr>
        <w:t xml:space="preserve"> </w:t>
      </w:r>
      <w:r w:rsidRPr="A53509DA">
        <w:rPr>
          <w:rFonts w:ascii="Times New Roman" w:cs="Times New Roman" w:hAnsi="Times New Roman"/>
          <w:sz w:val="28"/>
          <w:szCs w:val="28"/>
          <w:rPrChange w:id="23454" w:author="user pc" w:date="2022-03-15T10:14:00Z">
            <w:rPr>
              <w:rFonts w:cs="Calibri" w:hAnsi="Cambria Math"/>
            </w:rPr>
          </w:rPrChange>
        </w:rPr>
        <w:t>percentage</w:t>
      </w:r>
      <w:r>
        <w:rPr>
          <w:rFonts w:ascii="Times New Roman" w:cs="Times New Roman" w:hAnsi="Times New Roman"/>
          <w:sz w:val="28"/>
          <w:szCs w:val="28"/>
        </w:rPr>
        <w:t xml:space="preserve"> </w:t>
      </w:r>
      <w:r w:rsidRPr="33D0116B">
        <w:rPr>
          <w:rFonts w:ascii="Times New Roman" w:cs="Times New Roman" w:hAnsi="Times New Roman"/>
          <w:sz w:val="28"/>
          <w:szCs w:val="28"/>
          <w:rPrChange w:id="23455" w:author="user pc" w:date="2022-03-15T10:14:00Z">
            <w:rPr>
              <w:rFonts w:cs="Calibri" w:hAnsi="Cambria Math"/>
            </w:rPr>
          </w:rPrChange>
        </w:rPr>
        <w:t>will</w:t>
      </w:r>
      <w:r>
        <w:rPr>
          <w:rFonts w:ascii="Times New Roman" w:cs="Times New Roman" w:hAnsi="Times New Roman"/>
          <w:sz w:val="28"/>
          <w:szCs w:val="28"/>
        </w:rPr>
        <w:t xml:space="preserve"> </w:t>
      </w:r>
      <w:r w:rsidRPr="5ED7387C">
        <w:rPr>
          <w:rFonts w:ascii="Times New Roman" w:cs="Times New Roman" w:hAnsi="Times New Roman"/>
          <w:sz w:val="28"/>
          <w:szCs w:val="28"/>
          <w:rPrChange w:id="23456" w:author="user pc" w:date="2022-03-15T10:14:00Z">
            <w:rPr>
              <w:rFonts w:cs="Calibri" w:hAnsi="Cambria Math"/>
            </w:rPr>
          </w:rPrChange>
        </w:rPr>
        <w:t>be</w:t>
      </w:r>
      <w:r>
        <w:rPr>
          <w:rFonts w:ascii="Times New Roman" w:cs="Times New Roman" w:hAnsi="Times New Roman"/>
          <w:sz w:val="28"/>
          <w:szCs w:val="28"/>
        </w:rPr>
        <w:t xml:space="preserve"> </w:t>
      </w:r>
      <w:r w:rsidRPr="E4386AE0">
        <w:rPr>
          <w:rFonts w:ascii="Times New Roman" w:cs="Times New Roman" w:hAnsi="Times New Roman"/>
          <w:sz w:val="28"/>
          <w:szCs w:val="28"/>
          <w:rPrChange w:id="23457" w:author="user pc" w:date="2022-03-15T10:14:00Z">
            <w:rPr>
              <w:rFonts w:cs="Calibri" w:hAnsi="Cambria Math"/>
            </w:rPr>
          </w:rPrChange>
        </w:rPr>
        <w:t>left</w:t>
      </w:r>
      <w:r>
        <w:rPr>
          <w:rFonts w:ascii="Times New Roman" w:cs="Times New Roman" w:hAnsi="Times New Roman"/>
          <w:sz w:val="28"/>
          <w:szCs w:val="28"/>
        </w:rPr>
        <w:t xml:space="preserve"> </w:t>
      </w:r>
      <w:r w:rsidRPr="E27A5181">
        <w:rPr>
          <w:rFonts w:ascii="Times New Roman" w:cs="Times New Roman" w:hAnsi="Times New Roman"/>
          <w:sz w:val="28"/>
          <w:szCs w:val="28"/>
          <w:rPrChange w:id="23458" w:author="user pc" w:date="2022-03-15T10:14:00Z">
            <w:rPr>
              <w:rFonts w:cs="Calibri" w:hAnsi="Cambria Math"/>
            </w:rPr>
          </w:rPrChange>
        </w:rPr>
        <w:t>after 24</w:t>
      </w:r>
      <w:r>
        <w:rPr>
          <w:rFonts w:ascii="Times New Roman" w:cs="Times New Roman" w:hAnsi="Times New Roman"/>
          <w:sz w:val="28"/>
          <w:szCs w:val="28"/>
        </w:rPr>
        <w:t xml:space="preserve"> </w:t>
      </w:r>
      <w:r w:rsidRPr="1ED6E7E5">
        <w:rPr>
          <w:rFonts w:ascii="Times New Roman" w:cs="Times New Roman" w:hAnsi="Times New Roman"/>
          <w:sz w:val="28"/>
          <w:szCs w:val="28"/>
          <w:rPrChange w:id="23459" w:author="user pc" w:date="2022-03-15T10:14:00Z">
            <w:rPr>
              <w:rFonts w:cs="Calibri" w:hAnsi="Cambria Math"/>
            </w:rPr>
          </w:rPrChange>
        </w:rPr>
        <w:t>hours?</w:t>
      </w:r>
    </w:p>
    <w:p>
      <w:pPr>
        <w:pStyle w:val="style0"/>
        <w:tabs>
          <w:tab w:val="left" w:leader="none" w:pos="4020"/>
        </w:tabs>
        <w:rPr>
          <w:rFonts w:ascii="Times New Roman" w:cs="Times New Roman"/>
          <w:sz w:val="28"/>
          <w:szCs w:val="28"/>
          <w:rPrChange w:id="23460" w:author="user pc" w:date="2022-03-15T10:14:00Z">
            <w:rPr/>
          </w:rPrChange>
        </w:rPr>
      </w:pPr>
      <w:r w:rsidRPr="B11427B5">
        <w:rPr>
          <w:rFonts w:ascii="Times New Roman" w:cs="Times New Roman" w:hAnsi="Times New Roman"/>
          <w:b/>
          <w:bCs/>
          <w:sz w:val="28"/>
          <w:szCs w:val="28"/>
          <w:rPrChange w:id="23461" w:author="user pc" w:date="2022-03-15T10:14:00Z">
            <w:rPr>
              <w:rFonts w:cs="Calibri" w:hAnsi="Cambria Math"/>
              <w:b/>
              <w:bCs/>
            </w:rPr>
          </w:rPrChange>
        </w:rPr>
        <w:t>Solution:</w:t>
      </w:r>
      <w:r>
        <w:rPr>
          <w:rFonts w:ascii="Times New Roman" w:cs="Times New Roman" w:hAnsi="Times New Roman"/>
          <w:b/>
          <w:bCs/>
          <w:sz w:val="28"/>
          <w:szCs w:val="28"/>
        </w:rPr>
        <w:t xml:space="preserve"> </w:t>
      </w:r>
      <w:r w:rsidRPr="4AAA3880">
        <w:rPr>
          <w:rFonts w:ascii="Times New Roman" w:cs="Times New Roman" w:hAnsi="Times New Roman"/>
          <w:sz w:val="28"/>
          <w:szCs w:val="28"/>
          <w:rPrChange w:id="23462" w:author="user pc" w:date="2022-03-15T10:14:00Z">
            <w:rPr>
              <w:rFonts w:cs="Calibri" w:hAnsi="Cambria Math"/>
            </w:rPr>
          </w:rPrChange>
        </w:rPr>
        <w:t>Using</w:t>
      </w:r>
      <w:r>
        <w:rPr>
          <w:rFonts w:ascii="Times New Roman" w:cs="Times New Roman" w:hAnsi="Times New Roman"/>
          <w:sz w:val="28"/>
          <w:szCs w:val="28"/>
        </w:rPr>
        <w:t xml:space="preserve"> </w:t>
      </w:r>
      <w:r w:rsidRPr="85477C40">
        <w:rPr>
          <w:rFonts w:ascii="Times New Roman" w:cs="Times New Roman" w:hAnsi="Times New Roman"/>
          <w:sz w:val="28"/>
          <w:szCs w:val="28"/>
          <w:rPrChange w:id="23463" w:author="user pc" w:date="2022-03-15T10:14:00Z">
            <w:rPr>
              <w:rFonts w:cs="Calibri" w:hAnsi="Cambria Math"/>
            </w:rPr>
          </w:rPrChange>
        </w:rPr>
        <w:t>timeline</w:t>
      </w:r>
    </w:p>
    <w:tbl>
      <w:tblPr>
        <w:tblW w:w="0" w:type="auto"/>
        <w:tblLook w:val="04A0" w:firstRow="1" w:lastRow="0" w:firstColumn="1" w:lastColumn="0" w:noHBand="0" w:noVBand="1"/>
      </w:tblPr>
      <w:tblGrid>
        <w:gridCol w:w="1819"/>
        <w:gridCol w:w="1310"/>
        <w:gridCol w:w="1522"/>
        <w:gridCol w:w="1521"/>
        <w:gridCol w:w="1537"/>
        <w:gridCol w:w="1537"/>
      </w:tblGrid>
      <w:tr>
        <w:trPr>
          <w:cantSplit/>
          <w:tblHeader/>
        </w:trPr>
        <w:tc>
          <w:tcPr>
            <w:tcW w:w="1833"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64" w:author="user pc" w:date="2022-03-15T10:14:00Z">
                  <w:rPr/>
                </w:rPrChange>
              </w:rPr>
            </w:pPr>
            <w:r w:rsidRPr="055A0EB5">
              <w:rPr>
                <w:rFonts w:ascii="Times New Roman" w:cs="Times New Roman"/>
                <w:sz w:val="28"/>
                <w:szCs w:val="28"/>
                <w:rPrChange w:id="23465" w:author="user pc" w:date="2022-03-15T10:14:00Z">
                  <w:rPr/>
                </w:rPrChange>
              </w:rPr>
              <w:t>Half life</w:t>
            </w:r>
          </w:p>
        </w:tc>
        <w:tc>
          <w:tcPr>
            <w:tcW w:w="1357"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66" w:author="user pc" w:date="2022-03-15T10:14:00Z">
                  <w:rPr/>
                </w:rPrChange>
              </w:rPr>
            </w:pPr>
            <w:r w:rsidRPr="C16A4167">
              <w:rPr>
                <w:rFonts w:ascii="Times New Roman" w:cs="Times New Roman" w:hAnsi="Times New Roman"/>
                <w:sz w:val="28"/>
                <w:szCs w:val="28"/>
                <w:rPrChange w:id="23467" w:author="user pc" w:date="2022-03-15T10:14:00Z">
                  <w:rPr>
                    <w:rFonts w:cs="Calibri" w:hAnsi="Cambria Math"/>
                  </w:rPr>
                </w:rPrChange>
              </w:rPr>
              <w:t>0</w:t>
            </w:r>
          </w:p>
        </w:tc>
        <w:tc>
          <w:tcPr>
            <w:tcW w:w="1596"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68" w:author="user pc" w:date="2022-03-15T10:14:00Z">
                  <w:rPr/>
                </w:rPrChange>
              </w:rPr>
            </w:pPr>
            <w:r w:rsidRPr="63CDDEDC">
              <w:rPr>
                <w:rFonts w:ascii="Times New Roman" w:cs="Times New Roman" w:hAnsi="Times New Roman"/>
                <w:sz w:val="28"/>
                <w:szCs w:val="28"/>
                <w:rPrChange w:id="23469" w:author="user pc" w:date="2022-03-15T10:14:00Z">
                  <w:rPr>
                    <w:rFonts w:cs="Calibri" w:hAnsi="Cambria Math"/>
                  </w:rPr>
                </w:rPrChange>
              </w:rPr>
              <w:t>1</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70" w:author="user pc" w:date="2022-03-15T10:14:00Z">
                  <w:rPr/>
                </w:rPrChange>
              </w:rPr>
            </w:pPr>
            <w:r w:rsidRPr="06D9DF04">
              <w:rPr>
                <w:rFonts w:ascii="Times New Roman" w:cs="Times New Roman" w:hAnsi="Times New Roman"/>
                <w:sz w:val="28"/>
                <w:szCs w:val="28"/>
                <w:rPrChange w:id="23471" w:author="user pc" w:date="2022-03-15T10:14:00Z">
                  <w:rPr>
                    <w:rFonts w:cs="Calibri" w:hAnsi="Cambria Math"/>
                  </w:rPr>
                </w:rPrChange>
              </w:rPr>
              <w:t>2</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72" w:author="user pc" w:date="2022-03-15T10:14:00Z">
                  <w:rPr/>
                </w:rPrChange>
              </w:rPr>
            </w:pPr>
            <w:r w:rsidRPr="517286E8">
              <w:rPr>
                <w:rFonts w:ascii="Times New Roman" w:cs="Times New Roman" w:hAnsi="Times New Roman"/>
                <w:sz w:val="28"/>
                <w:szCs w:val="28"/>
                <w:rPrChange w:id="23473" w:author="user pc" w:date="2022-03-15T10:14:00Z">
                  <w:rPr>
                    <w:rFonts w:cs="Calibri" w:hAnsi="Cambria Math"/>
                  </w:rPr>
                </w:rPrChange>
              </w:rPr>
              <w:t>3</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74" w:author="user pc" w:date="2022-03-15T10:14:00Z">
                  <w:rPr/>
                </w:rPrChange>
              </w:rPr>
            </w:pPr>
            <w:r w:rsidRPr="1F313455">
              <w:rPr>
                <w:rFonts w:ascii="Times New Roman" w:cs="Times New Roman" w:hAnsi="Times New Roman"/>
                <w:sz w:val="28"/>
                <w:szCs w:val="28"/>
                <w:rPrChange w:id="23475" w:author="user pc" w:date="2022-03-15T10:14:00Z">
                  <w:rPr>
                    <w:rFonts w:cs="Calibri" w:hAnsi="Cambria Math"/>
                  </w:rPr>
                </w:rPrChange>
              </w:rPr>
              <w:t>4</w:t>
            </w:r>
          </w:p>
        </w:tc>
      </w:tr>
      <w:tr>
        <w:tblPrEx/>
        <w:trPr>
          <w:cantSplit/>
          <w:tblHeader/>
        </w:trPr>
        <w:tc>
          <w:tcPr>
            <w:tcW w:w="1833"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76" w:author="user pc" w:date="2022-03-15T10:14:00Z">
                  <w:rPr/>
                </w:rPrChange>
              </w:rPr>
            </w:pPr>
            <w:r w:rsidRPr="A485964E">
              <w:rPr>
                <w:rFonts w:ascii="Times New Roman" w:cs="Times New Roman" w:hAnsi="Times New Roman"/>
                <w:sz w:val="28"/>
                <w:szCs w:val="28"/>
                <w:rPrChange w:id="23477" w:author="user pc" w:date="2022-03-15T10:14:00Z">
                  <w:rPr>
                    <w:rFonts w:cs="Calibri" w:hAnsi="Cambria Math"/>
                  </w:rPr>
                </w:rPrChange>
              </w:rPr>
              <w:t>Time (Hours)</w:t>
            </w:r>
          </w:p>
        </w:tc>
        <w:tc>
          <w:tcPr>
            <w:tcW w:w="1357"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78" w:author="user pc" w:date="2022-03-15T10:14:00Z">
                  <w:rPr/>
                </w:rPrChange>
              </w:rPr>
            </w:pPr>
            <w:r w:rsidRPr="8D163446">
              <w:rPr>
                <w:rFonts w:ascii="Times New Roman" w:cs="Times New Roman" w:hAnsi="Times New Roman"/>
                <w:sz w:val="28"/>
                <w:szCs w:val="28"/>
                <w:rPrChange w:id="23479" w:author="user pc" w:date="2022-03-15T10:14:00Z">
                  <w:rPr>
                    <w:rFonts w:cs="Calibri" w:hAnsi="Cambria Math"/>
                  </w:rPr>
                </w:rPrChange>
              </w:rPr>
              <w:t>0</w:t>
            </w:r>
          </w:p>
        </w:tc>
        <w:tc>
          <w:tcPr>
            <w:tcW w:w="1596"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80" w:author="user pc" w:date="2022-03-15T10:14:00Z">
                  <w:rPr/>
                </w:rPrChange>
              </w:rPr>
            </w:pPr>
            <w:r w:rsidRPr="E80C4971">
              <w:rPr>
                <w:rFonts w:ascii="Times New Roman" w:cs="Times New Roman" w:hAnsi="Times New Roman"/>
                <w:sz w:val="28"/>
                <w:szCs w:val="28"/>
                <w:rPrChange w:id="23481" w:author="user pc" w:date="2022-03-15T10:14:00Z">
                  <w:rPr>
                    <w:rFonts w:cs="Calibri" w:hAnsi="Cambria Math"/>
                  </w:rPr>
                </w:rPrChange>
              </w:rPr>
              <w:t>6</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82" w:author="user pc" w:date="2022-03-15T10:14:00Z">
                  <w:rPr/>
                </w:rPrChange>
              </w:rPr>
            </w:pPr>
            <w:r w:rsidRPr="070DEEBB">
              <w:rPr>
                <w:rFonts w:ascii="Times New Roman" w:cs="Times New Roman" w:hAnsi="Times New Roman"/>
                <w:sz w:val="28"/>
                <w:szCs w:val="28"/>
                <w:rPrChange w:id="23483" w:author="user pc" w:date="2022-03-15T10:14:00Z">
                  <w:rPr>
                    <w:rFonts w:cs="Calibri" w:hAnsi="Cambria Math"/>
                  </w:rPr>
                </w:rPrChange>
              </w:rPr>
              <w:t>12</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84" w:author="user pc" w:date="2022-03-15T10:14:00Z">
                  <w:rPr/>
                </w:rPrChange>
              </w:rPr>
            </w:pPr>
            <w:r w:rsidRPr="94A8A511">
              <w:rPr>
                <w:rFonts w:ascii="Times New Roman" w:cs="Times New Roman" w:hAnsi="Times New Roman"/>
                <w:sz w:val="28"/>
                <w:szCs w:val="28"/>
                <w:rPrChange w:id="23485" w:author="user pc" w:date="2022-03-15T10:14:00Z">
                  <w:rPr>
                    <w:rFonts w:cs="Calibri" w:hAnsi="Cambria Math"/>
                  </w:rPr>
                </w:rPrChange>
              </w:rPr>
              <w:t>18</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86" w:author="user pc" w:date="2022-03-15T10:14:00Z">
                  <w:rPr/>
                </w:rPrChange>
              </w:rPr>
            </w:pPr>
            <w:r w:rsidRPr="F5775B2C">
              <w:rPr>
                <w:rFonts w:ascii="Times New Roman" w:cs="Times New Roman" w:hAnsi="Times New Roman"/>
                <w:sz w:val="28"/>
                <w:szCs w:val="28"/>
                <w:rPrChange w:id="23487" w:author="user pc" w:date="2022-03-15T10:14:00Z">
                  <w:rPr>
                    <w:rFonts w:cs="Calibri" w:hAnsi="Cambria Math"/>
                  </w:rPr>
                </w:rPrChange>
              </w:rPr>
              <w:t>24</w:t>
            </w:r>
          </w:p>
        </w:tc>
      </w:tr>
      <w:tr>
        <w:tblPrEx/>
        <w:trPr>
          <w:cantSplit/>
          <w:tblHeader/>
        </w:trPr>
        <w:tc>
          <w:tcPr>
            <w:tcW w:w="1833"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88" w:author="user pc" w:date="2022-03-15T10:14:00Z">
                  <w:rPr/>
                </w:rPrChange>
              </w:rPr>
            </w:pPr>
            <w:r w:rsidRPr="8FE05501">
              <w:rPr>
                <w:rFonts w:ascii="Times New Roman" w:cs="Times New Roman" w:hAnsi="Times New Roman"/>
                <w:sz w:val="28"/>
                <w:szCs w:val="28"/>
                <w:rPrChange w:id="23489" w:author="user pc" w:date="2022-03-15T10:14:00Z">
                  <w:rPr>
                    <w:rFonts w:cs="Calibri" w:hAnsi="Cambria Math"/>
                  </w:rPr>
                </w:rPrChange>
              </w:rPr>
              <w:t>Percentage</w:t>
            </w:r>
          </w:p>
        </w:tc>
        <w:tc>
          <w:tcPr>
            <w:tcW w:w="1357"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90" w:author="user pc" w:date="2022-03-15T10:14:00Z">
                  <w:rPr/>
                </w:rPrChange>
              </w:rPr>
            </w:pPr>
            <w:r w:rsidRPr="7ECFB877">
              <w:rPr>
                <w:rFonts w:ascii="Times New Roman" w:cs="Times New Roman" w:hAnsi="Times New Roman"/>
                <w:sz w:val="28"/>
                <w:szCs w:val="28"/>
                <w:rPrChange w:id="23491" w:author="user pc" w:date="2022-03-15T10:14:00Z">
                  <w:rPr>
                    <w:rFonts w:cs="Calibri" w:hAnsi="Cambria Math"/>
                  </w:rPr>
                </w:rPrChange>
              </w:rPr>
              <w:t>100</w:t>
            </w:r>
          </w:p>
        </w:tc>
        <w:tc>
          <w:tcPr>
            <w:tcW w:w="1596"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92" w:author="user pc" w:date="2022-03-15T10:14:00Z">
                  <w:rPr/>
                </w:rPrChange>
              </w:rPr>
            </w:pPr>
            <w:r w:rsidRPr="DF66421C">
              <w:rPr>
                <w:rFonts w:ascii="Times New Roman" w:cs="Times New Roman" w:hAnsi="Times New Roman"/>
                <w:sz w:val="28"/>
                <w:szCs w:val="28"/>
                <w:rPrChange w:id="23493" w:author="user pc" w:date="2022-03-15T10:14:00Z">
                  <w:rPr>
                    <w:rFonts w:cs="Calibri" w:hAnsi="Cambria Math"/>
                  </w:rPr>
                </w:rPrChange>
              </w:rPr>
              <w:t>50</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94" w:author="user pc" w:date="2022-03-15T10:14:00Z">
                  <w:rPr/>
                </w:rPrChange>
              </w:rPr>
            </w:pPr>
            <w:r w:rsidRPr="BC3C95F0">
              <w:rPr>
                <w:rFonts w:ascii="Times New Roman" w:cs="Times New Roman" w:hAnsi="Times New Roman"/>
                <w:sz w:val="28"/>
                <w:szCs w:val="28"/>
                <w:rPrChange w:id="23495" w:author="user pc" w:date="2022-03-15T10:14:00Z">
                  <w:rPr>
                    <w:rFonts w:cs="Calibri" w:hAnsi="Cambria Math"/>
                  </w:rPr>
                </w:rPrChange>
              </w:rPr>
              <w:t>25</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96" w:author="user pc" w:date="2022-03-15T10:14:00Z">
                  <w:rPr/>
                </w:rPrChange>
              </w:rPr>
            </w:pPr>
            <w:r w:rsidRPr="11931379">
              <w:rPr>
                <w:rFonts w:ascii="Times New Roman" w:cs="Times New Roman" w:hAnsi="Times New Roman"/>
                <w:sz w:val="28"/>
                <w:szCs w:val="28"/>
                <w:rPrChange w:id="23497" w:author="user pc" w:date="2022-03-15T10:14:00Z">
                  <w:rPr>
                    <w:rFonts w:cs="Calibri" w:hAnsi="Cambria Math"/>
                  </w:rPr>
                </w:rPrChange>
              </w:rPr>
              <w:t>12.5</w:t>
            </w:r>
          </w:p>
        </w:tc>
        <w:tc>
          <w:tcPr>
            <w:tcW w:w="1595"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498" w:author="user pc" w:date="2022-03-15T10:14:00Z">
                  <w:rPr/>
                </w:rPrChange>
              </w:rPr>
            </w:pPr>
            <w:r w:rsidRPr="4B84D9BD">
              <w:rPr>
                <w:rFonts w:ascii="Times New Roman" w:cs="Times New Roman" w:hAnsi="Times New Roman"/>
                <w:sz w:val="28"/>
                <w:szCs w:val="28"/>
                <w:rPrChange w:id="23499" w:author="user pc" w:date="2022-03-15T10:14:00Z">
                  <w:rPr>
                    <w:rFonts w:cs="Calibri" w:hAnsi="Cambria Math"/>
                  </w:rPr>
                </w:rPrChange>
              </w:rPr>
              <w:t>6.25</w:t>
            </w:r>
          </w:p>
        </w:tc>
      </w:tr>
    </w:tbl>
    <w:p>
      <w:pPr>
        <w:pStyle w:val="style0"/>
        <w:tabs>
          <w:tab w:val="left" w:leader="none" w:pos="4020"/>
        </w:tabs>
        <w:rPr>
          <w:rFonts w:ascii="Times New Roman" w:cs="Times New Roman"/>
          <w:sz w:val="28"/>
          <w:szCs w:val="28"/>
          <w:rPrChange w:id="23500" w:author="user pc" w:date="2022-03-15T10:14:00Z">
            <w:rPr/>
          </w:rPrChange>
        </w:rPr>
      </w:pPr>
      <w:r w:rsidRPr="46480EDD">
        <w:rPr>
          <w:rFonts w:ascii="Times New Roman" w:cs="Times New Roman" w:hAnsi="Times New Roman"/>
          <w:sz w:val="28"/>
          <w:szCs w:val="28"/>
          <w:rPrChange w:id="23501" w:author="user pc" w:date="2022-03-15T10:14:00Z">
            <w:rPr>
              <w:rFonts w:cs="Calibri" w:hAnsi="Cambria Math"/>
            </w:rPr>
          </w:rPrChange>
        </w:rPr>
        <w:t>That</w:t>
      </w:r>
      <w:r>
        <w:rPr>
          <w:rFonts w:ascii="Times New Roman" w:cs="Times New Roman" w:hAnsi="Times New Roman"/>
          <w:sz w:val="28"/>
          <w:szCs w:val="28"/>
        </w:rPr>
        <w:t xml:space="preserve"> </w:t>
      </w:r>
      <w:r w:rsidRPr="348B24F6">
        <w:rPr>
          <w:rFonts w:ascii="Times New Roman" w:cs="Times New Roman" w:hAnsi="Times New Roman"/>
          <w:sz w:val="28"/>
          <w:szCs w:val="28"/>
          <w:rPrChange w:id="23502" w:author="user pc" w:date="2022-03-15T10:14:00Z">
            <w:rPr>
              <w:rFonts w:cs="Calibri" w:hAnsi="Cambria Math"/>
            </w:rPr>
          </w:rPrChange>
        </w:rPr>
        <w:t>is 6.25 % will</w:t>
      </w:r>
      <w:r>
        <w:rPr>
          <w:rFonts w:ascii="Times New Roman" w:cs="Times New Roman" w:hAnsi="Times New Roman"/>
          <w:sz w:val="28"/>
          <w:szCs w:val="28"/>
        </w:rPr>
        <w:t xml:space="preserve"> </w:t>
      </w:r>
      <w:r w:rsidRPr="8C635861">
        <w:rPr>
          <w:rFonts w:ascii="Times New Roman" w:cs="Times New Roman" w:hAnsi="Times New Roman"/>
          <w:sz w:val="28"/>
          <w:szCs w:val="28"/>
          <w:rPrChange w:id="23503" w:author="user pc" w:date="2022-03-15T10:14:00Z">
            <w:rPr>
              <w:rFonts w:cs="Calibri" w:hAnsi="Cambria Math"/>
            </w:rPr>
          </w:rPrChange>
        </w:rPr>
        <w:t>be</w:t>
      </w:r>
      <w:r>
        <w:rPr>
          <w:rFonts w:ascii="Times New Roman" w:cs="Times New Roman" w:hAnsi="Times New Roman"/>
          <w:sz w:val="28"/>
          <w:szCs w:val="28"/>
        </w:rPr>
        <w:t xml:space="preserve"> </w:t>
      </w:r>
      <w:r w:rsidRPr="8695C945">
        <w:rPr>
          <w:rFonts w:ascii="Times New Roman" w:cs="Times New Roman" w:hAnsi="Times New Roman"/>
          <w:sz w:val="28"/>
          <w:szCs w:val="28"/>
          <w:rPrChange w:id="23504" w:author="user pc" w:date="2022-03-15T10:14:00Z">
            <w:rPr>
              <w:rFonts w:cs="Calibri" w:hAnsi="Cambria Math"/>
            </w:rPr>
          </w:rPrChange>
        </w:rPr>
        <w:t>left</w:t>
      </w:r>
      <w:r>
        <w:rPr>
          <w:rFonts w:ascii="Times New Roman" w:cs="Times New Roman" w:hAnsi="Times New Roman"/>
          <w:sz w:val="28"/>
          <w:szCs w:val="28"/>
        </w:rPr>
        <w:t xml:space="preserve"> </w:t>
      </w:r>
      <w:r w:rsidRPr="773B0C71">
        <w:rPr>
          <w:rFonts w:ascii="Times New Roman" w:cs="Times New Roman" w:hAnsi="Times New Roman"/>
          <w:sz w:val="28"/>
          <w:szCs w:val="28"/>
          <w:rPrChange w:id="23505" w:author="user pc" w:date="2022-03-15T10:14:00Z">
            <w:rPr>
              <w:rFonts w:cs="Calibri" w:hAnsi="Cambria Math"/>
            </w:rPr>
          </w:rPrChange>
        </w:rPr>
        <w:t>after 24hours.</w:t>
      </w:r>
      <w:r>
        <w:rPr>
          <w:rFonts w:ascii="Times New Roman" w:cs="Times New Roman" w:hAnsi="Times New Roman"/>
          <w:sz w:val="28"/>
          <w:szCs w:val="28"/>
        </w:rPr>
        <w:t xml:space="preserve"> </w:t>
      </w:r>
      <w:r w:rsidRPr="372F3670">
        <w:rPr>
          <w:rFonts w:ascii="Times New Roman" w:cs="Times New Roman" w:hAnsi="Times New Roman"/>
          <w:sz w:val="28"/>
          <w:szCs w:val="28"/>
          <w:rPrChange w:id="23506" w:author="user pc" w:date="2022-03-15T10:14:00Z">
            <w:rPr>
              <w:rFonts w:cs="Calibri" w:hAnsi="Cambria Math"/>
            </w:rPr>
          </w:rPrChange>
        </w:rPr>
        <w:t>At</w:t>
      </w:r>
      <w:r>
        <w:rPr>
          <w:rFonts w:ascii="Times New Roman" w:cs="Times New Roman" w:hAnsi="Times New Roman"/>
          <w:sz w:val="28"/>
          <w:szCs w:val="28"/>
        </w:rPr>
        <w:t xml:space="preserve"> </w:t>
      </w:r>
      <w:r w:rsidRPr="32B2D195">
        <w:rPr>
          <w:rFonts w:ascii="Times New Roman" w:cs="Times New Roman" w:hAnsi="Times New Roman"/>
          <w:sz w:val="28"/>
          <w:szCs w:val="28"/>
          <w:rPrChange w:id="23507" w:author="user pc" w:date="2022-03-15T10:14:00Z">
            <w:rPr>
              <w:rFonts w:cs="Calibri" w:hAnsi="Cambria Math"/>
            </w:rPr>
          </w:rPrChange>
        </w:rPr>
        <w:t>time</w:t>
      </w:r>
      <w:r>
        <w:rPr>
          <w:rFonts w:ascii="Times New Roman" w:cs="Times New Roman" w:hAnsi="Times New Roman"/>
          <w:sz w:val="28"/>
          <w:szCs w:val="28"/>
        </w:rPr>
        <w:t xml:space="preserve"> </w:t>
      </w:r>
      <w:r w:rsidRPr="C29A246A">
        <w:rPr>
          <w:rFonts w:ascii="Times New Roman" w:cs="Times New Roman" w:hAnsi="Times New Roman"/>
          <w:sz w:val="28"/>
          <w:szCs w:val="28"/>
          <w:rPrChange w:id="23508" w:author="user pc" w:date="2022-03-15T10:14:00Z">
            <w:rPr>
              <w:rFonts w:cs="Calibri" w:hAnsi="Cambria Math"/>
            </w:rPr>
          </w:rPrChange>
        </w:rPr>
        <w:t>zero</w:t>
      </w:r>
      <w:r>
        <w:rPr>
          <w:rFonts w:ascii="Times New Roman" w:cs="Times New Roman" w:hAnsi="Times New Roman"/>
          <w:sz w:val="28"/>
          <w:szCs w:val="28"/>
        </w:rPr>
        <w:t xml:space="preserve"> </w:t>
      </w:r>
      <w:r w:rsidRPr="036171B4">
        <w:rPr>
          <w:rFonts w:ascii="Times New Roman" w:cs="Times New Roman" w:hAnsi="Times New Roman"/>
          <w:sz w:val="28"/>
          <w:szCs w:val="28"/>
          <w:rPrChange w:id="23509" w:author="user pc" w:date="2022-03-15T10:14:00Z">
            <w:rPr>
              <w:rFonts w:cs="Calibri" w:hAnsi="Cambria Math"/>
            </w:rPr>
          </w:rPrChange>
        </w:rPr>
        <w:t>(0), the half life is zero (0)</w:t>
      </w:r>
      <w:r>
        <w:rPr>
          <w:rFonts w:ascii="Times New Roman" w:cs="Times New Roman" w:hAnsi="Times New Roman"/>
          <w:sz w:val="28"/>
          <w:szCs w:val="28"/>
        </w:rPr>
        <w:t xml:space="preserve"> </w:t>
      </w:r>
      <w:r w:rsidRPr="6B15ECF8">
        <w:rPr>
          <w:rFonts w:ascii="Times New Roman" w:cs="Times New Roman" w:hAnsi="Times New Roman"/>
          <w:sz w:val="28"/>
          <w:szCs w:val="28"/>
          <w:rPrChange w:id="23510" w:author="user pc" w:date="2022-03-15T10:14:00Z">
            <w:rPr>
              <w:rFonts w:cs="Calibri" w:hAnsi="Cambria Math"/>
            </w:rPr>
          </w:rPrChange>
        </w:rPr>
        <w:t>and</w:t>
      </w:r>
      <w:r>
        <w:rPr>
          <w:rFonts w:ascii="Times New Roman" w:cs="Times New Roman" w:hAnsi="Times New Roman"/>
          <w:sz w:val="28"/>
          <w:szCs w:val="28"/>
        </w:rPr>
        <w:t xml:space="preserve"> </w:t>
      </w:r>
      <w:r w:rsidRPr="4E9C665E">
        <w:rPr>
          <w:rFonts w:ascii="Times New Roman" w:cs="Times New Roman" w:hAnsi="Times New Roman"/>
          <w:sz w:val="28"/>
          <w:szCs w:val="28"/>
          <w:rPrChange w:id="23511" w:author="user pc" w:date="2022-03-15T10:14:00Z">
            <w:rPr>
              <w:rFonts w:cs="Calibri" w:hAnsi="Cambria Math"/>
            </w:rPr>
          </w:rPrChange>
        </w:rPr>
        <w:t>the</w:t>
      </w:r>
      <w:r>
        <w:rPr>
          <w:rFonts w:ascii="Times New Roman" w:cs="Times New Roman" w:hAnsi="Times New Roman"/>
          <w:sz w:val="28"/>
          <w:szCs w:val="28"/>
        </w:rPr>
        <w:t xml:space="preserve"> </w:t>
      </w:r>
      <w:r w:rsidRPr="DEB0134C">
        <w:rPr>
          <w:rFonts w:ascii="Times New Roman" w:cs="Times New Roman" w:hAnsi="Times New Roman"/>
          <w:sz w:val="28"/>
          <w:szCs w:val="28"/>
          <w:rPrChange w:id="23512" w:author="user pc" w:date="2022-03-15T10:14:00Z">
            <w:rPr>
              <w:rFonts w:cs="Calibri" w:hAnsi="Cambria Math"/>
            </w:rPr>
          </w:rPrChange>
        </w:rPr>
        <w:t>percentage</w:t>
      </w:r>
      <w:r>
        <w:rPr>
          <w:rFonts w:ascii="Times New Roman" w:cs="Times New Roman" w:hAnsi="Times New Roman"/>
          <w:sz w:val="28"/>
          <w:szCs w:val="28"/>
        </w:rPr>
        <w:t xml:space="preserve"> </w:t>
      </w:r>
      <w:r w:rsidRPr="321B67B2">
        <w:rPr>
          <w:rFonts w:ascii="Times New Roman" w:cs="Times New Roman" w:hAnsi="Times New Roman"/>
          <w:sz w:val="28"/>
          <w:szCs w:val="28"/>
          <w:rPrChange w:id="23513" w:author="user pc" w:date="2022-03-15T10:14:00Z">
            <w:rPr>
              <w:rFonts w:cs="Calibri" w:hAnsi="Cambria Math"/>
            </w:rPr>
          </w:rPrChange>
        </w:rPr>
        <w:t>is 100.</w:t>
      </w:r>
      <w:r>
        <w:rPr>
          <w:rFonts w:ascii="Times New Roman" w:cs="Times New Roman" w:hAnsi="Times New Roman"/>
          <w:sz w:val="28"/>
          <w:szCs w:val="28"/>
        </w:rPr>
        <w:t xml:space="preserve"> </w:t>
      </w:r>
      <w:r w:rsidRPr="2A7CC30A">
        <w:rPr>
          <w:rFonts w:ascii="Times New Roman" w:cs="Times New Roman" w:hAnsi="Times New Roman"/>
          <w:sz w:val="28"/>
          <w:szCs w:val="28"/>
          <w:rPrChange w:id="23514" w:author="user pc" w:date="2022-03-15T10:14:00Z">
            <w:rPr>
              <w:rFonts w:cs="Calibri" w:hAnsi="Cambria Math"/>
            </w:rPr>
          </w:rPrChange>
        </w:rPr>
        <w:t>Each</w:t>
      </w:r>
      <w:r>
        <w:rPr>
          <w:rFonts w:ascii="Times New Roman" w:cs="Times New Roman" w:hAnsi="Times New Roman"/>
          <w:sz w:val="28"/>
          <w:szCs w:val="28"/>
        </w:rPr>
        <w:t xml:space="preserve"> </w:t>
      </w:r>
      <w:r w:rsidRPr="ACEEDC5B">
        <w:rPr>
          <w:rFonts w:ascii="Times New Roman" w:cs="Times New Roman" w:hAnsi="Times New Roman"/>
          <w:sz w:val="28"/>
          <w:szCs w:val="28"/>
          <w:rPrChange w:id="23515" w:author="user pc" w:date="2022-03-15T10:14:00Z">
            <w:rPr>
              <w:rFonts w:cs="Calibri" w:hAnsi="Cambria Math"/>
            </w:rPr>
          </w:rPrChange>
        </w:rPr>
        <w:t>half</w:t>
      </w:r>
      <w:r>
        <w:rPr>
          <w:rFonts w:ascii="Times New Roman" w:cs="Times New Roman" w:hAnsi="Times New Roman"/>
          <w:sz w:val="28"/>
          <w:szCs w:val="28"/>
        </w:rPr>
        <w:t xml:space="preserve"> </w:t>
      </w:r>
      <w:r w:rsidRPr="B11536A9">
        <w:rPr>
          <w:rFonts w:ascii="Times New Roman" w:cs="Times New Roman" w:hAnsi="Times New Roman"/>
          <w:sz w:val="28"/>
          <w:szCs w:val="28"/>
          <w:rPrChange w:id="23516" w:author="user pc" w:date="2022-03-15T10:14:00Z">
            <w:rPr>
              <w:rFonts w:cs="Calibri" w:hAnsi="Cambria Math"/>
            </w:rPr>
          </w:rPrChange>
        </w:rPr>
        <w:t>life</w:t>
      </w:r>
      <w:r>
        <w:rPr>
          <w:rFonts w:ascii="Times New Roman" w:cs="Times New Roman" w:hAnsi="Times New Roman"/>
          <w:sz w:val="28"/>
          <w:szCs w:val="28"/>
        </w:rPr>
        <w:t xml:space="preserve"> </w:t>
      </w:r>
      <w:r w:rsidRPr="6F1FC076">
        <w:rPr>
          <w:rFonts w:ascii="Times New Roman" w:cs="Times New Roman" w:hAnsi="Times New Roman"/>
          <w:sz w:val="28"/>
          <w:szCs w:val="28"/>
          <w:rPrChange w:id="23517" w:author="user pc" w:date="2022-03-15T10:14:00Z">
            <w:rPr>
              <w:rFonts w:cs="Calibri" w:hAnsi="Cambria Math"/>
            </w:rPr>
          </w:rPrChange>
        </w:rPr>
        <w:t>is 6</w:t>
      </w:r>
      <w:r>
        <w:rPr>
          <w:rFonts w:ascii="Times New Roman" w:cs="Times New Roman" w:hAnsi="Times New Roman"/>
          <w:sz w:val="28"/>
          <w:szCs w:val="28"/>
        </w:rPr>
        <w:t xml:space="preserve"> </w:t>
      </w:r>
      <w:r w:rsidRPr="892B7B53">
        <w:rPr>
          <w:rFonts w:ascii="Times New Roman" w:cs="Times New Roman" w:hAnsi="Times New Roman"/>
          <w:sz w:val="28"/>
          <w:szCs w:val="28"/>
          <w:rPrChange w:id="23518" w:author="user pc" w:date="2022-03-15T10:14:00Z">
            <w:rPr>
              <w:rFonts w:cs="Calibri" w:hAnsi="Cambria Math"/>
            </w:rPr>
          </w:rPrChange>
        </w:rPr>
        <w:t>hours,</w:t>
      </w:r>
      <w:r>
        <w:rPr>
          <w:rFonts w:ascii="Times New Roman" w:cs="Times New Roman" w:hAnsi="Times New Roman"/>
          <w:sz w:val="28"/>
          <w:szCs w:val="28"/>
        </w:rPr>
        <w:t xml:space="preserve"> </w:t>
      </w:r>
      <w:r w:rsidRPr="3D56425F">
        <w:rPr>
          <w:rFonts w:ascii="Times New Roman" w:cs="Times New Roman" w:hAnsi="Times New Roman"/>
          <w:sz w:val="28"/>
          <w:szCs w:val="28"/>
          <w:rPrChange w:id="23519" w:author="user pc" w:date="2022-03-15T10:14:00Z">
            <w:rPr>
              <w:rFonts w:cs="Calibri" w:hAnsi="Cambria Math"/>
            </w:rPr>
          </w:rPrChange>
        </w:rPr>
        <w:t>so</w:t>
      </w:r>
      <w:r>
        <w:rPr>
          <w:rFonts w:ascii="Times New Roman" w:cs="Times New Roman" w:hAnsi="Times New Roman"/>
          <w:sz w:val="28"/>
          <w:szCs w:val="28"/>
        </w:rPr>
        <w:t xml:space="preserve"> </w:t>
      </w:r>
      <w:r w:rsidRPr="26E898B3">
        <w:rPr>
          <w:rFonts w:ascii="Times New Roman" w:cs="Times New Roman" w:hAnsi="Times New Roman"/>
          <w:sz w:val="28"/>
          <w:szCs w:val="28"/>
          <w:rPrChange w:id="23520" w:author="user pc" w:date="2022-03-15T10:14:00Z">
            <w:rPr>
              <w:rFonts w:cs="Calibri" w:hAnsi="Cambria Math"/>
            </w:rPr>
          </w:rPrChange>
        </w:rPr>
        <w:t>we</w:t>
      </w:r>
      <w:r>
        <w:rPr>
          <w:rFonts w:ascii="Times New Roman" w:cs="Times New Roman" w:hAnsi="Times New Roman"/>
          <w:sz w:val="28"/>
          <w:szCs w:val="28"/>
        </w:rPr>
        <w:t xml:space="preserve"> </w:t>
      </w:r>
      <w:r w:rsidRPr="2B3C3FBC">
        <w:rPr>
          <w:rFonts w:ascii="Times New Roman" w:cs="Times New Roman" w:hAnsi="Times New Roman"/>
          <w:sz w:val="28"/>
          <w:szCs w:val="28"/>
          <w:rPrChange w:id="23521" w:author="user pc" w:date="2022-03-15T10:14:00Z">
            <w:rPr>
              <w:rFonts w:cs="Calibri" w:hAnsi="Cambria Math"/>
            </w:rPr>
          </w:rPrChange>
        </w:rPr>
        <w:t>have 6, 12,</w:t>
      </w:r>
      <w:r>
        <w:rPr>
          <w:rFonts w:ascii="Times New Roman" w:cs="Times New Roman" w:hAnsi="Times New Roman"/>
          <w:sz w:val="28"/>
          <w:szCs w:val="28"/>
        </w:rPr>
        <w:t xml:space="preserve"> </w:t>
      </w:r>
      <w:r w:rsidRPr="E594CD4F">
        <w:rPr>
          <w:rFonts w:ascii="Times New Roman" w:cs="Times New Roman" w:hAnsi="Times New Roman"/>
          <w:sz w:val="28"/>
          <w:szCs w:val="28"/>
          <w:rPrChange w:id="23522" w:author="user pc" w:date="2022-03-15T10:14:00Z">
            <w:rPr>
              <w:rFonts w:cs="Calibri" w:hAnsi="Cambria Math"/>
            </w:rPr>
          </w:rPrChange>
        </w:rPr>
        <w:t>18 and</w:t>
      </w:r>
      <w:r>
        <w:rPr>
          <w:rFonts w:ascii="Times New Roman" w:cs="Times New Roman" w:hAnsi="Times New Roman"/>
          <w:sz w:val="28"/>
          <w:szCs w:val="28"/>
        </w:rPr>
        <w:t xml:space="preserve"> </w:t>
      </w:r>
      <w:r w:rsidRPr="9790CA3F">
        <w:rPr>
          <w:rFonts w:ascii="Times New Roman" w:cs="Times New Roman" w:hAnsi="Times New Roman"/>
          <w:sz w:val="28"/>
          <w:szCs w:val="28"/>
          <w:rPrChange w:id="23523" w:author="user pc" w:date="2022-03-15T10:14:00Z">
            <w:rPr>
              <w:rFonts w:cs="Calibri" w:hAnsi="Cambria Math"/>
            </w:rPr>
          </w:rPrChange>
        </w:rPr>
        <w:t>24.</w:t>
      </w:r>
      <w:r>
        <w:rPr>
          <w:rFonts w:ascii="Times New Roman" w:cs="Times New Roman" w:hAnsi="Times New Roman"/>
          <w:sz w:val="28"/>
          <w:szCs w:val="28"/>
        </w:rPr>
        <w:t xml:space="preserve"> </w:t>
      </w:r>
      <w:r w:rsidRPr="1ECFE45C">
        <w:rPr>
          <w:rFonts w:ascii="Times New Roman" w:cs="Times New Roman" w:hAnsi="Times New Roman"/>
          <w:sz w:val="28"/>
          <w:szCs w:val="28"/>
          <w:rPrChange w:id="23524" w:author="user pc" w:date="2022-03-15T10:14:00Z">
            <w:rPr>
              <w:rFonts w:cs="Calibri" w:hAnsi="Cambria Math"/>
            </w:rPr>
          </w:rPrChange>
        </w:rPr>
        <w:t>Half of</w:t>
      </w:r>
      <w:r>
        <w:rPr>
          <w:rFonts w:ascii="Times New Roman" w:cs="Times New Roman" w:hAnsi="Times New Roman"/>
          <w:sz w:val="28"/>
          <w:szCs w:val="28"/>
        </w:rPr>
        <w:t xml:space="preserve"> </w:t>
      </w:r>
      <w:r w:rsidRPr="4F053AEB">
        <w:rPr>
          <w:rFonts w:ascii="Times New Roman" w:cs="Times New Roman" w:hAnsi="Times New Roman"/>
          <w:sz w:val="28"/>
          <w:szCs w:val="28"/>
          <w:rPrChange w:id="23525" w:author="user pc" w:date="2022-03-15T10:14:00Z">
            <w:rPr>
              <w:rFonts w:cs="Calibri" w:hAnsi="Cambria Math"/>
            </w:rPr>
          </w:rPrChange>
        </w:rPr>
        <w:t>100</w:t>
      </w:r>
      <w:r>
        <w:rPr>
          <w:rFonts w:ascii="Times New Roman" w:cs="Times New Roman" w:hAnsi="Times New Roman"/>
          <w:sz w:val="28"/>
          <w:szCs w:val="28"/>
        </w:rPr>
        <w:t xml:space="preserve"> </w:t>
      </w:r>
      <w:r w:rsidRPr="9442B834">
        <w:rPr>
          <w:rFonts w:ascii="Times New Roman" w:cs="Times New Roman" w:hAnsi="Times New Roman"/>
          <w:sz w:val="28"/>
          <w:szCs w:val="28"/>
          <w:rPrChange w:id="23526" w:author="user pc" w:date="2022-03-15T10:14:00Z">
            <w:rPr>
              <w:rFonts w:cs="Calibri" w:hAnsi="Cambria Math"/>
            </w:rPr>
          </w:rPrChange>
        </w:rPr>
        <w:t>=</w:t>
      </w:r>
      <w:r>
        <w:rPr>
          <w:rFonts w:ascii="Times New Roman" w:cs="Times New Roman" w:hAnsi="Times New Roman"/>
          <w:sz w:val="28"/>
          <w:szCs w:val="28"/>
        </w:rPr>
        <w:t xml:space="preserve"> </w:t>
      </w:r>
      <w:r w:rsidRPr="6D36EBEC">
        <w:rPr>
          <w:rFonts w:ascii="Times New Roman" w:cs="Times New Roman" w:hAnsi="Times New Roman"/>
          <w:sz w:val="28"/>
          <w:szCs w:val="28"/>
          <w:rPrChange w:id="23527" w:author="user pc" w:date="2022-03-15T10:14:00Z">
            <w:rPr>
              <w:rFonts w:cs="Calibri" w:hAnsi="Cambria Math"/>
            </w:rPr>
          </w:rPrChange>
        </w:rPr>
        <w:t>50%,</w:t>
      </w:r>
      <w:r>
        <w:rPr>
          <w:rFonts w:ascii="Times New Roman" w:cs="Times New Roman" w:hAnsi="Times New Roman"/>
          <w:sz w:val="28"/>
          <w:szCs w:val="28"/>
        </w:rPr>
        <w:t xml:space="preserve"> </w:t>
      </w:r>
      <w:r w:rsidRPr="59224CD4">
        <w:rPr>
          <w:rFonts w:ascii="Times New Roman" w:cs="Times New Roman" w:hAnsi="Times New Roman"/>
          <w:sz w:val="28"/>
          <w:szCs w:val="28"/>
          <w:rPrChange w:id="23528" w:author="user pc" w:date="2022-03-15T10:14:00Z">
            <w:rPr>
              <w:rFonts w:cs="Calibri" w:hAnsi="Cambria Math"/>
            </w:rPr>
          </w:rPrChange>
        </w:rPr>
        <w:t>half</w:t>
      </w:r>
      <w:r>
        <w:rPr>
          <w:rFonts w:ascii="Times New Roman" w:cs="Times New Roman" w:hAnsi="Times New Roman"/>
          <w:sz w:val="28"/>
          <w:szCs w:val="28"/>
        </w:rPr>
        <w:t xml:space="preserve"> </w:t>
      </w:r>
      <w:r w:rsidRPr="EECAC441">
        <w:rPr>
          <w:rFonts w:ascii="Times New Roman" w:cs="Times New Roman" w:hAnsi="Times New Roman"/>
          <w:sz w:val="28"/>
          <w:szCs w:val="28"/>
          <w:rPrChange w:id="23529" w:author="user pc" w:date="2022-03-15T10:14:00Z">
            <w:rPr>
              <w:rFonts w:cs="Calibri" w:hAnsi="Cambria Math"/>
            </w:rPr>
          </w:rPrChange>
        </w:rPr>
        <w:t>of</w:t>
      </w:r>
      <w:r>
        <w:rPr>
          <w:rFonts w:ascii="Times New Roman" w:cs="Times New Roman" w:hAnsi="Times New Roman"/>
          <w:sz w:val="28"/>
          <w:szCs w:val="28"/>
        </w:rPr>
        <w:t xml:space="preserve"> </w:t>
      </w:r>
      <w:r w:rsidRPr="AFFAA00E">
        <w:rPr>
          <w:rFonts w:ascii="Times New Roman" w:cs="Times New Roman" w:hAnsi="Times New Roman"/>
          <w:sz w:val="28"/>
          <w:szCs w:val="28"/>
          <w:rPrChange w:id="23530" w:author="user pc" w:date="2022-03-15T10:14:00Z">
            <w:rPr>
              <w:rFonts w:cs="Calibri" w:hAnsi="Cambria Math"/>
            </w:rPr>
          </w:rPrChange>
        </w:rPr>
        <w:t>50% = 25%,</w:t>
      </w:r>
      <w:r>
        <w:rPr>
          <w:rFonts w:ascii="Times New Roman" w:cs="Times New Roman" w:hAnsi="Times New Roman"/>
          <w:sz w:val="28"/>
          <w:szCs w:val="28"/>
        </w:rPr>
        <w:t xml:space="preserve"> </w:t>
      </w:r>
      <w:r w:rsidRPr="B07A25C3">
        <w:rPr>
          <w:rFonts w:ascii="Times New Roman" w:cs="Times New Roman" w:hAnsi="Times New Roman"/>
          <w:sz w:val="28"/>
          <w:szCs w:val="28"/>
          <w:rPrChange w:id="23531" w:author="user pc" w:date="2022-03-15T10:14:00Z">
            <w:rPr>
              <w:rFonts w:cs="Calibri" w:hAnsi="Cambria Math"/>
            </w:rPr>
          </w:rPrChange>
        </w:rPr>
        <w:t>half</w:t>
      </w:r>
      <w:r>
        <w:rPr>
          <w:rFonts w:ascii="Times New Roman" w:cs="Times New Roman" w:hAnsi="Times New Roman"/>
          <w:sz w:val="28"/>
          <w:szCs w:val="28"/>
        </w:rPr>
        <w:t xml:space="preserve"> </w:t>
      </w:r>
      <w:r w:rsidRPr="7D5BE94F">
        <w:rPr>
          <w:rFonts w:ascii="Times New Roman" w:cs="Times New Roman" w:hAnsi="Times New Roman"/>
          <w:sz w:val="28"/>
          <w:szCs w:val="28"/>
          <w:rPrChange w:id="23532" w:author="user pc" w:date="2022-03-15T10:14:00Z">
            <w:rPr>
              <w:rFonts w:cs="Calibri" w:hAnsi="Cambria Math"/>
            </w:rPr>
          </w:rPrChange>
        </w:rPr>
        <w:t>of</w:t>
      </w:r>
      <w:r>
        <w:rPr>
          <w:rFonts w:ascii="Times New Roman" w:cs="Times New Roman" w:hAnsi="Times New Roman"/>
          <w:sz w:val="28"/>
          <w:szCs w:val="28"/>
        </w:rPr>
        <w:t xml:space="preserve"> </w:t>
      </w:r>
      <w:r w:rsidRPr="D1D8D54F">
        <w:rPr>
          <w:rFonts w:ascii="Times New Roman" w:cs="Times New Roman" w:hAnsi="Times New Roman"/>
          <w:sz w:val="28"/>
          <w:szCs w:val="28"/>
          <w:rPrChange w:id="23533" w:author="user pc" w:date="2022-03-15T10:14:00Z">
            <w:rPr>
              <w:rFonts w:cs="Calibri" w:hAnsi="Cambria Math"/>
            </w:rPr>
          </w:rPrChange>
        </w:rPr>
        <w:t>25% = 12.5% and</w:t>
      </w:r>
      <w:r>
        <w:rPr>
          <w:rFonts w:ascii="Times New Roman" w:cs="Times New Roman" w:hAnsi="Times New Roman"/>
          <w:sz w:val="28"/>
          <w:szCs w:val="28"/>
        </w:rPr>
        <w:t xml:space="preserve"> </w:t>
      </w:r>
      <w:r w:rsidRPr="1123992B">
        <w:rPr>
          <w:rFonts w:ascii="Times New Roman" w:cs="Times New Roman" w:hAnsi="Times New Roman"/>
          <w:sz w:val="28"/>
          <w:szCs w:val="28"/>
          <w:rPrChange w:id="23534" w:author="user pc" w:date="2022-03-15T10:14:00Z">
            <w:rPr>
              <w:rFonts w:cs="Calibri" w:hAnsi="Cambria Math"/>
            </w:rPr>
          </w:rPrChange>
        </w:rPr>
        <w:t>half</w:t>
      </w:r>
      <w:r>
        <w:rPr>
          <w:rFonts w:ascii="Times New Roman" w:cs="Times New Roman" w:hAnsi="Times New Roman"/>
          <w:sz w:val="28"/>
          <w:szCs w:val="28"/>
        </w:rPr>
        <w:t xml:space="preserve"> </w:t>
      </w:r>
      <w:r w:rsidRPr="0A9EEE23">
        <w:rPr>
          <w:rFonts w:ascii="Times New Roman" w:cs="Times New Roman" w:hAnsi="Times New Roman"/>
          <w:sz w:val="28"/>
          <w:szCs w:val="28"/>
          <w:rPrChange w:id="23535" w:author="user pc" w:date="2022-03-15T10:14:00Z">
            <w:rPr>
              <w:rFonts w:cs="Calibri" w:hAnsi="Cambria Math"/>
            </w:rPr>
          </w:rPrChange>
        </w:rPr>
        <w:t>of</w:t>
      </w:r>
      <w:r>
        <w:rPr>
          <w:rFonts w:ascii="Times New Roman" w:cs="Times New Roman" w:hAnsi="Times New Roman"/>
          <w:sz w:val="28"/>
          <w:szCs w:val="28"/>
        </w:rPr>
        <w:t xml:space="preserve"> </w:t>
      </w:r>
      <w:r w:rsidRPr="2784890B">
        <w:rPr>
          <w:rFonts w:ascii="Times New Roman" w:cs="Times New Roman" w:hAnsi="Times New Roman"/>
          <w:sz w:val="28"/>
          <w:szCs w:val="28"/>
          <w:rPrChange w:id="23536" w:author="user pc" w:date="2022-03-15T10:14:00Z">
            <w:rPr>
              <w:rFonts w:cs="Calibri" w:hAnsi="Cambria Math"/>
            </w:rPr>
          </w:rPrChange>
        </w:rPr>
        <w:t>12.5% = 6.25%.</w:t>
      </w:r>
      <w:r>
        <w:rPr>
          <w:rFonts w:ascii="Times New Roman" w:cs="Times New Roman" w:hAnsi="Times New Roman"/>
          <w:sz w:val="28"/>
          <w:szCs w:val="28"/>
        </w:rPr>
        <w:t xml:space="preserve"> </w:t>
      </w:r>
      <w:r w:rsidRPr="756B2CA8">
        <w:rPr>
          <w:rFonts w:ascii="Times New Roman" w:cs="Times New Roman" w:hAnsi="Times New Roman"/>
          <w:sz w:val="28"/>
          <w:szCs w:val="28"/>
          <w:rPrChange w:id="23537" w:author="user pc" w:date="2022-03-15T10:14:00Z">
            <w:rPr>
              <w:rFonts w:cs="Calibri" w:hAnsi="Cambria Math"/>
            </w:rPr>
          </w:rPrChange>
        </w:rPr>
        <w:t>Hence,</w:t>
      </w:r>
      <w:r>
        <w:rPr>
          <w:rFonts w:ascii="Times New Roman" w:cs="Times New Roman" w:hAnsi="Times New Roman"/>
          <w:sz w:val="28"/>
          <w:szCs w:val="28"/>
        </w:rPr>
        <w:t xml:space="preserve"> </w:t>
      </w:r>
      <w:r w:rsidRPr="22BB85B8">
        <w:rPr>
          <w:rFonts w:ascii="Times New Roman" w:cs="Times New Roman" w:hAnsi="Times New Roman"/>
          <w:sz w:val="28"/>
          <w:szCs w:val="28"/>
          <w:rPrChange w:id="23538" w:author="user pc" w:date="2022-03-15T10:14:00Z">
            <w:rPr>
              <w:rFonts w:cs="Calibri" w:hAnsi="Cambria Math"/>
            </w:rPr>
          </w:rPrChange>
        </w:rPr>
        <w:t>after</w:t>
      </w:r>
      <w:r>
        <w:rPr>
          <w:rFonts w:ascii="Times New Roman" w:cs="Times New Roman" w:hAnsi="Times New Roman"/>
          <w:sz w:val="28"/>
          <w:szCs w:val="28"/>
        </w:rPr>
        <w:t xml:space="preserve"> </w:t>
      </w:r>
      <w:r w:rsidRPr="4C2BAA40">
        <w:rPr>
          <w:rFonts w:ascii="Times New Roman" w:cs="Times New Roman" w:hAnsi="Times New Roman"/>
          <w:sz w:val="28"/>
          <w:szCs w:val="28"/>
          <w:rPrChange w:id="23539" w:author="user pc" w:date="2022-03-15T10:14:00Z">
            <w:rPr>
              <w:rFonts w:cs="Calibri" w:hAnsi="Cambria Math"/>
            </w:rPr>
          </w:rPrChange>
        </w:rPr>
        <w:t>24 hours</w:t>
      </w:r>
      <w:r>
        <w:rPr>
          <w:rFonts w:ascii="Times New Roman" w:cs="Times New Roman" w:hAnsi="Times New Roman"/>
          <w:sz w:val="28"/>
          <w:szCs w:val="28"/>
        </w:rPr>
        <w:t xml:space="preserve"> </w:t>
      </w:r>
      <w:r w:rsidRPr="41614391">
        <w:rPr>
          <w:rFonts w:ascii="Times New Roman" w:cs="Times New Roman" w:hAnsi="Times New Roman"/>
          <w:sz w:val="28"/>
          <w:szCs w:val="28"/>
          <w:rPrChange w:id="23540" w:author="user pc" w:date="2022-03-15T10:14:00Z">
            <w:rPr>
              <w:rFonts w:cs="Calibri" w:hAnsi="Cambria Math"/>
            </w:rPr>
          </w:rPrChange>
        </w:rPr>
        <w:t>6.25% will</w:t>
      </w:r>
      <w:r>
        <w:rPr>
          <w:rFonts w:ascii="Times New Roman" w:cs="Times New Roman" w:hAnsi="Times New Roman"/>
          <w:sz w:val="28"/>
          <w:szCs w:val="28"/>
        </w:rPr>
        <w:t xml:space="preserve"> </w:t>
      </w:r>
      <w:r w:rsidRPr="8514D2D5">
        <w:rPr>
          <w:rFonts w:ascii="Times New Roman" w:cs="Times New Roman" w:hAnsi="Times New Roman"/>
          <w:sz w:val="28"/>
          <w:szCs w:val="28"/>
          <w:rPrChange w:id="23541" w:author="user pc" w:date="2022-03-15T10:14:00Z">
            <w:rPr>
              <w:rFonts w:cs="Calibri" w:hAnsi="Cambria Math"/>
            </w:rPr>
          </w:rPrChange>
        </w:rPr>
        <w:t>be</w:t>
      </w:r>
      <w:r>
        <w:rPr>
          <w:rFonts w:ascii="Times New Roman" w:cs="Times New Roman" w:hAnsi="Times New Roman"/>
          <w:sz w:val="28"/>
          <w:szCs w:val="28"/>
        </w:rPr>
        <w:t xml:space="preserve"> </w:t>
      </w:r>
      <w:r w:rsidRPr="50CDE9AB">
        <w:rPr>
          <w:rFonts w:ascii="Times New Roman" w:cs="Times New Roman" w:hAnsi="Times New Roman"/>
          <w:sz w:val="28"/>
          <w:szCs w:val="28"/>
          <w:rPrChange w:id="23542" w:author="user pc" w:date="2022-03-15T10:14:00Z">
            <w:rPr>
              <w:rFonts w:cs="Calibri" w:hAnsi="Cambria Math"/>
            </w:rPr>
          </w:rPrChange>
        </w:rPr>
        <w:t>left.</w:t>
      </w:r>
    </w:p>
    <w:p>
      <w:pPr>
        <w:pStyle w:val="style0"/>
        <w:tabs>
          <w:tab w:val="left" w:leader="none" w:pos="4020"/>
        </w:tabs>
        <w:rPr>
          <w:rFonts w:ascii="Times New Roman" w:cs="Times New Roman" w:hAnsi="Times New Roman"/>
          <w:b/>
          <w:bCs/>
          <w:sz w:val="28"/>
          <w:szCs w:val="28"/>
          <w:rPrChange w:id="23543" w:author="user pc" w:date="2022-03-15T10:14:00Z">
            <w:rPr>
              <w:rFonts w:cs="Calibri" w:hAnsi="Cambria Math"/>
              <w:b/>
              <w:bCs/>
            </w:rPr>
          </w:rPrChange>
        </w:rPr>
      </w:pPr>
    </w:p>
    <w:p>
      <w:pPr>
        <w:pStyle w:val="style0"/>
        <w:tabs>
          <w:tab w:val="left" w:leader="none" w:pos="4020"/>
        </w:tabs>
        <w:rPr>
          <w:rFonts w:ascii="Times New Roman" w:cs="Times New Roman"/>
          <w:sz w:val="28"/>
          <w:szCs w:val="28"/>
          <w:rPrChange w:id="23544" w:author="user pc" w:date="2022-03-15T10:14:00Z">
            <w:rPr/>
          </w:rPrChange>
        </w:rPr>
      </w:pPr>
      <w:r w:rsidRPr="89E67A8B">
        <w:rPr>
          <w:rFonts w:ascii="Times New Roman" w:cs="Times New Roman" w:hAnsi="Times New Roman"/>
          <w:b/>
          <w:bCs/>
          <w:sz w:val="28"/>
          <w:szCs w:val="28"/>
          <w:rPrChange w:id="23545" w:author="user pc" w:date="2022-03-15T10:14:00Z">
            <w:rPr>
              <w:rFonts w:cs="Calibri" w:hAnsi="Cambria Math"/>
              <w:b/>
              <w:bCs/>
            </w:rPr>
          </w:rPrChange>
        </w:rPr>
        <w:t>Example</w:t>
      </w:r>
      <w:r>
        <w:rPr>
          <w:rFonts w:ascii="Times New Roman" w:cs="Times New Roman" w:hAnsi="Times New Roman"/>
          <w:b/>
          <w:bCs/>
          <w:sz w:val="28"/>
          <w:szCs w:val="28"/>
        </w:rPr>
        <w:t xml:space="preserve"> </w:t>
      </w:r>
      <w:r w:rsidRPr="DE2998E4">
        <w:rPr>
          <w:rFonts w:ascii="Times New Roman" w:cs="Times New Roman" w:hAnsi="Times New Roman"/>
          <w:b/>
          <w:bCs/>
          <w:sz w:val="28"/>
          <w:szCs w:val="28"/>
          <w:rPrChange w:id="23546" w:author="user pc" w:date="2022-03-15T10:14:00Z">
            <w:rPr>
              <w:rFonts w:cs="Calibri" w:hAnsi="Cambria Math"/>
              <w:b/>
              <w:bCs/>
            </w:rPr>
          </w:rPrChange>
        </w:rPr>
        <w:t>3</w:t>
      </w:r>
      <w:r>
        <w:rPr>
          <w:rFonts w:ascii="Times New Roman" w:cs="Times New Roman" w:hAnsi="Times New Roman"/>
          <w:b/>
          <w:bCs/>
          <w:sz w:val="28"/>
          <w:szCs w:val="28"/>
        </w:rPr>
        <w:t xml:space="preserve">: </w:t>
      </w:r>
      <w:r w:rsidRPr="C3A30A61">
        <w:rPr>
          <w:rFonts w:ascii="Times New Roman" w:cs="Times New Roman" w:hAnsi="Times New Roman"/>
          <w:sz w:val="28"/>
          <w:szCs w:val="28"/>
          <w:rPrChange w:id="23547" w:author="user pc" w:date="2022-03-15T10:14:00Z">
            <w:rPr>
              <w:rFonts w:cs="Calibri" w:hAnsi="Cambria Math"/>
            </w:rPr>
          </w:rPrChange>
        </w:rPr>
        <w:t>The</w:t>
      </w:r>
      <w:r>
        <w:rPr>
          <w:rFonts w:ascii="Times New Roman" w:cs="Times New Roman" w:hAnsi="Times New Roman"/>
          <w:sz w:val="28"/>
          <w:szCs w:val="28"/>
        </w:rPr>
        <w:t xml:space="preserve"> </w:t>
      </w:r>
      <w:r w:rsidRPr="E862B7F4">
        <w:rPr>
          <w:rFonts w:ascii="Times New Roman" w:cs="Times New Roman" w:hAnsi="Times New Roman"/>
          <w:sz w:val="28"/>
          <w:szCs w:val="28"/>
          <w:rPrChange w:id="23548" w:author="user pc" w:date="2022-03-15T10:14:00Z">
            <w:rPr>
              <w:rFonts w:cs="Calibri" w:hAnsi="Cambria Math"/>
            </w:rPr>
          </w:rPrChange>
        </w:rPr>
        <w:t>half-life</w:t>
      </w:r>
      <w:r>
        <w:rPr>
          <w:rFonts w:ascii="Times New Roman" w:cs="Times New Roman" w:hAnsi="Times New Roman"/>
          <w:sz w:val="28"/>
          <w:szCs w:val="28"/>
        </w:rPr>
        <w:t xml:space="preserve"> </w:t>
      </w:r>
      <w:r w:rsidRPr="7E9E301F">
        <w:rPr>
          <w:rFonts w:ascii="Times New Roman" w:cs="Times New Roman" w:hAnsi="Times New Roman"/>
          <w:sz w:val="28"/>
          <w:szCs w:val="28"/>
          <w:rPrChange w:id="23549" w:author="user pc" w:date="2022-03-15T10:14:00Z">
            <w:rPr>
              <w:rFonts w:cs="Calibri" w:hAnsi="Cambria Math"/>
            </w:rPr>
          </w:rPrChange>
        </w:rPr>
        <w:t>of</w:t>
      </w:r>
      <w:r>
        <w:rPr>
          <w:rFonts w:ascii="Times New Roman" w:cs="Times New Roman" w:hAnsi="Times New Roman"/>
          <w:sz w:val="28"/>
          <w:szCs w:val="28"/>
        </w:rPr>
        <w:t xml:space="preserve"> </w:t>
      </w:r>
      <w:r w:rsidRPr="2B40A38E">
        <w:rPr>
          <w:rFonts w:ascii="Times New Roman" w:cs="Times New Roman" w:hAnsi="Times New Roman"/>
          <w:sz w:val="28"/>
          <w:szCs w:val="28"/>
          <w:rPrChange w:id="23550" w:author="user pc" w:date="2022-03-15T10:14:00Z">
            <w:rPr>
              <w:rFonts w:cs="Calibri" w:hAnsi="Cambria Math"/>
            </w:rPr>
          </w:rPrChange>
        </w:rPr>
        <w:t>Pd-100 is</w:t>
      </w:r>
      <w:r>
        <w:rPr>
          <w:rFonts w:ascii="Times New Roman" w:cs="Times New Roman" w:hAnsi="Times New Roman"/>
          <w:sz w:val="28"/>
          <w:szCs w:val="28"/>
        </w:rPr>
        <w:t xml:space="preserve"> </w:t>
      </w:r>
      <w:r w:rsidRPr="8A8F69EB">
        <w:rPr>
          <w:rFonts w:ascii="Times New Roman" w:cs="Times New Roman" w:hAnsi="Times New Roman"/>
          <w:sz w:val="28"/>
          <w:szCs w:val="28"/>
          <w:rPrChange w:id="23551" w:author="user pc" w:date="2022-03-15T10:14:00Z">
            <w:rPr>
              <w:rFonts w:cs="Calibri" w:hAnsi="Cambria Math"/>
            </w:rPr>
          </w:rPrChange>
        </w:rPr>
        <w:t>4</w:t>
      </w:r>
      <w:r>
        <w:rPr>
          <w:rFonts w:ascii="Times New Roman" w:cs="Times New Roman" w:hAnsi="Times New Roman"/>
          <w:sz w:val="28"/>
          <w:szCs w:val="28"/>
        </w:rPr>
        <w:t xml:space="preserve"> </w:t>
      </w:r>
      <w:r w:rsidRPr="48607846">
        <w:rPr>
          <w:rFonts w:ascii="Times New Roman" w:cs="Times New Roman" w:hAnsi="Times New Roman"/>
          <w:sz w:val="28"/>
          <w:szCs w:val="28"/>
          <w:rPrChange w:id="23552" w:author="user pc" w:date="2022-03-15T10:14:00Z">
            <w:rPr>
              <w:rFonts w:cs="Calibri" w:hAnsi="Cambria Math"/>
            </w:rPr>
          </w:rPrChange>
        </w:rPr>
        <w:t>days.</w:t>
      </w:r>
      <w:r>
        <w:rPr>
          <w:rFonts w:ascii="Times New Roman" w:cs="Times New Roman" w:hAnsi="Times New Roman"/>
          <w:sz w:val="28"/>
          <w:szCs w:val="28"/>
        </w:rPr>
        <w:t xml:space="preserve"> </w:t>
      </w:r>
      <w:r w:rsidRPr="6CDE0C39">
        <w:rPr>
          <w:rFonts w:ascii="Times New Roman" w:cs="Times New Roman" w:hAnsi="Times New Roman"/>
          <w:sz w:val="28"/>
          <w:szCs w:val="28"/>
          <w:rPrChange w:id="23553" w:author="user pc" w:date="2022-03-15T10:14:00Z">
            <w:rPr>
              <w:rFonts w:cs="Calibri" w:hAnsi="Cambria Math"/>
            </w:rPr>
          </w:rPrChange>
        </w:rPr>
        <w:t>After</w:t>
      </w:r>
      <w:r>
        <w:rPr>
          <w:rFonts w:ascii="Times New Roman" w:cs="Times New Roman" w:hAnsi="Times New Roman"/>
          <w:sz w:val="28"/>
          <w:szCs w:val="28"/>
        </w:rPr>
        <w:t xml:space="preserve"> </w:t>
      </w:r>
      <w:r w:rsidRPr="A0F024CB">
        <w:rPr>
          <w:rFonts w:ascii="Times New Roman" w:cs="Times New Roman" w:hAnsi="Times New Roman"/>
          <w:sz w:val="28"/>
          <w:szCs w:val="28"/>
          <w:rPrChange w:id="23554" w:author="user pc" w:date="2022-03-15T10:14:00Z">
            <w:rPr>
              <w:rFonts w:cs="Calibri" w:hAnsi="Cambria Math"/>
            </w:rPr>
          </w:rPrChange>
        </w:rPr>
        <w:t>12 days,</w:t>
      </w:r>
      <w:r>
        <w:rPr>
          <w:rFonts w:ascii="Times New Roman" w:cs="Times New Roman" w:hAnsi="Times New Roman"/>
          <w:sz w:val="28"/>
          <w:szCs w:val="28"/>
        </w:rPr>
        <w:t xml:space="preserve"> </w:t>
      </w:r>
      <w:r w:rsidRPr="8CBB06A5">
        <w:rPr>
          <w:rFonts w:ascii="Times New Roman" w:cs="Times New Roman" w:hAnsi="Times New Roman"/>
          <w:sz w:val="28"/>
          <w:szCs w:val="28"/>
          <w:rPrChange w:id="23555" w:author="user pc" w:date="2022-03-15T10:14:00Z">
            <w:rPr>
              <w:rFonts w:cs="Calibri" w:hAnsi="Cambria Math"/>
            </w:rPr>
          </w:rPrChange>
        </w:rPr>
        <w:t>a</w:t>
      </w:r>
      <w:r>
        <w:rPr>
          <w:rFonts w:ascii="Times New Roman" w:cs="Times New Roman" w:hAnsi="Times New Roman"/>
          <w:sz w:val="28"/>
          <w:szCs w:val="28"/>
        </w:rPr>
        <w:t xml:space="preserve"> </w:t>
      </w:r>
      <w:r w:rsidRPr="6BDE6691">
        <w:rPr>
          <w:rFonts w:ascii="Times New Roman" w:cs="Times New Roman" w:hAnsi="Times New Roman"/>
          <w:sz w:val="28"/>
          <w:szCs w:val="28"/>
          <w:rPrChange w:id="23556" w:author="user pc" w:date="2022-03-15T10:14:00Z">
            <w:rPr>
              <w:rFonts w:cs="Calibri" w:hAnsi="Cambria Math"/>
            </w:rPr>
          </w:rPrChange>
        </w:rPr>
        <w:t>sample</w:t>
      </w:r>
      <w:r>
        <w:rPr>
          <w:rFonts w:ascii="Times New Roman" w:cs="Times New Roman" w:hAnsi="Times New Roman"/>
          <w:sz w:val="28"/>
          <w:szCs w:val="28"/>
        </w:rPr>
        <w:t xml:space="preserve"> </w:t>
      </w:r>
      <w:r w:rsidRPr="8D0EDDC7">
        <w:rPr>
          <w:rFonts w:ascii="Times New Roman" w:cs="Times New Roman" w:hAnsi="Times New Roman"/>
          <w:sz w:val="28"/>
          <w:szCs w:val="28"/>
          <w:rPrChange w:id="23557" w:author="user pc" w:date="2022-03-15T10:14:00Z">
            <w:rPr>
              <w:rFonts w:cs="Calibri" w:hAnsi="Cambria Math"/>
            </w:rPr>
          </w:rPrChange>
        </w:rPr>
        <w:t>has</w:t>
      </w:r>
      <w:r>
        <w:rPr>
          <w:rFonts w:ascii="Times New Roman" w:cs="Times New Roman" w:hAnsi="Times New Roman"/>
          <w:sz w:val="28"/>
          <w:szCs w:val="28"/>
        </w:rPr>
        <w:t xml:space="preserve"> </w:t>
      </w:r>
      <w:r w:rsidRPr="2DA3D790">
        <w:rPr>
          <w:rFonts w:ascii="Times New Roman" w:cs="Times New Roman" w:hAnsi="Times New Roman"/>
          <w:sz w:val="28"/>
          <w:szCs w:val="28"/>
          <w:rPrChange w:id="23558" w:author="user pc" w:date="2022-03-15T10:14:00Z">
            <w:rPr>
              <w:rFonts w:cs="Calibri" w:hAnsi="Cambria Math"/>
            </w:rPr>
          </w:rPrChange>
        </w:rPr>
        <w:t>been</w:t>
      </w:r>
      <w:r>
        <w:rPr>
          <w:rFonts w:ascii="Times New Roman" w:cs="Times New Roman" w:hAnsi="Times New Roman"/>
          <w:sz w:val="28"/>
          <w:szCs w:val="28"/>
        </w:rPr>
        <w:t xml:space="preserve"> </w:t>
      </w:r>
      <w:r w:rsidRPr="2263961A">
        <w:rPr>
          <w:rFonts w:ascii="Times New Roman" w:cs="Times New Roman" w:hAnsi="Times New Roman"/>
          <w:sz w:val="28"/>
          <w:szCs w:val="28"/>
          <w:rPrChange w:id="23559" w:author="user pc" w:date="2022-03-15T10:14:00Z">
            <w:rPr>
              <w:rFonts w:cs="Calibri" w:hAnsi="Cambria Math"/>
            </w:rPr>
          </w:rPrChange>
        </w:rPr>
        <w:t>reduced</w:t>
      </w:r>
      <w:r>
        <w:rPr>
          <w:rFonts w:ascii="Times New Roman" w:cs="Times New Roman" w:hAnsi="Times New Roman"/>
          <w:sz w:val="28"/>
          <w:szCs w:val="28"/>
        </w:rPr>
        <w:t xml:space="preserve"> </w:t>
      </w:r>
      <w:r w:rsidRPr="D2DF4C97">
        <w:rPr>
          <w:rFonts w:ascii="Times New Roman" w:cs="Times New Roman" w:hAnsi="Times New Roman"/>
          <w:sz w:val="28"/>
          <w:szCs w:val="28"/>
          <w:rPrChange w:id="23560" w:author="user pc" w:date="2022-03-15T10:14:00Z">
            <w:rPr>
              <w:rFonts w:cs="Calibri" w:hAnsi="Cambria Math"/>
            </w:rPr>
          </w:rPrChange>
        </w:rPr>
        <w:t>to</w:t>
      </w:r>
      <w:r>
        <w:rPr>
          <w:rFonts w:ascii="Times New Roman" w:cs="Times New Roman" w:hAnsi="Times New Roman"/>
          <w:sz w:val="28"/>
          <w:szCs w:val="28"/>
        </w:rPr>
        <w:t xml:space="preserve"> </w:t>
      </w:r>
      <w:r w:rsidRPr="236EFF35">
        <w:rPr>
          <w:rFonts w:ascii="Times New Roman" w:cs="Times New Roman" w:hAnsi="Times New Roman"/>
          <w:sz w:val="28"/>
          <w:szCs w:val="28"/>
          <w:rPrChange w:id="23561" w:author="user pc" w:date="2022-03-15T10:14:00Z">
            <w:rPr>
              <w:rFonts w:cs="Calibri" w:hAnsi="Cambria Math"/>
            </w:rPr>
          </w:rPrChange>
        </w:rPr>
        <w:t>a</w:t>
      </w:r>
      <w:r>
        <w:rPr>
          <w:rFonts w:ascii="Times New Roman" w:cs="Times New Roman" w:hAnsi="Times New Roman"/>
          <w:sz w:val="28"/>
          <w:szCs w:val="28"/>
        </w:rPr>
        <w:t xml:space="preserve"> </w:t>
      </w:r>
      <w:r w:rsidRPr="5C2395CC">
        <w:rPr>
          <w:rFonts w:ascii="Times New Roman" w:cs="Times New Roman" w:hAnsi="Times New Roman"/>
          <w:sz w:val="28"/>
          <w:szCs w:val="28"/>
          <w:rPrChange w:id="23562" w:author="user pc" w:date="2022-03-15T10:14:00Z">
            <w:rPr>
              <w:rFonts w:cs="Calibri" w:hAnsi="Cambria Math"/>
            </w:rPr>
          </w:rPrChange>
        </w:rPr>
        <w:t>mass</w:t>
      </w:r>
      <w:r>
        <w:rPr>
          <w:rFonts w:ascii="Times New Roman" w:cs="Times New Roman" w:hAnsi="Times New Roman"/>
          <w:sz w:val="28"/>
          <w:szCs w:val="28"/>
        </w:rPr>
        <w:t xml:space="preserve"> </w:t>
      </w:r>
      <w:r w:rsidRPr="CD07D3E1">
        <w:rPr>
          <w:rFonts w:ascii="Times New Roman" w:cs="Times New Roman" w:hAnsi="Times New Roman"/>
          <w:sz w:val="28"/>
          <w:szCs w:val="28"/>
          <w:rPrChange w:id="23563" w:author="user pc" w:date="2022-03-15T10:14:00Z">
            <w:rPr>
              <w:rFonts w:cs="Calibri" w:hAnsi="Cambria Math"/>
            </w:rPr>
          </w:rPrChange>
        </w:rPr>
        <w:t>of</w:t>
      </w:r>
      <w:r>
        <w:rPr>
          <w:rFonts w:ascii="Times New Roman" w:cs="Times New Roman" w:hAnsi="Times New Roman"/>
          <w:sz w:val="28"/>
          <w:szCs w:val="28"/>
        </w:rPr>
        <w:t xml:space="preserve"> </w:t>
      </w:r>
      <w:r w:rsidRPr="4B3C6F41">
        <w:rPr>
          <w:rFonts w:ascii="Times New Roman" w:cs="Times New Roman" w:hAnsi="Times New Roman"/>
          <w:sz w:val="28"/>
          <w:szCs w:val="28"/>
          <w:rPrChange w:id="23564" w:author="user pc" w:date="2022-03-15T10:14:00Z">
            <w:rPr>
              <w:rFonts w:cs="Calibri" w:hAnsi="Cambria Math"/>
            </w:rPr>
          </w:rPrChange>
        </w:rPr>
        <w:t>4g.</w:t>
      </w:r>
      <w:r>
        <w:rPr>
          <w:rFonts w:ascii="Times New Roman" w:cs="Times New Roman" w:hAnsi="Times New Roman"/>
          <w:sz w:val="28"/>
          <w:szCs w:val="28"/>
        </w:rPr>
        <w:t xml:space="preserve"> </w:t>
      </w:r>
      <w:r w:rsidRPr="801CCADA">
        <w:rPr>
          <w:rFonts w:ascii="Times New Roman" w:cs="Times New Roman" w:hAnsi="Times New Roman"/>
          <w:sz w:val="28"/>
          <w:szCs w:val="28"/>
          <w:rPrChange w:id="23565" w:author="user pc" w:date="2022-03-15T10:14:00Z">
            <w:rPr>
              <w:rFonts w:cs="Calibri" w:hAnsi="Cambria Math"/>
            </w:rPr>
          </w:rPrChange>
        </w:rPr>
        <w:t>What</w:t>
      </w:r>
      <w:r>
        <w:rPr>
          <w:rFonts w:ascii="Times New Roman" w:cs="Times New Roman" w:hAnsi="Times New Roman"/>
          <w:sz w:val="28"/>
          <w:szCs w:val="28"/>
        </w:rPr>
        <w:t xml:space="preserve"> </w:t>
      </w:r>
      <w:r w:rsidRPr="AF9725CF">
        <w:rPr>
          <w:rFonts w:ascii="Times New Roman" w:cs="Times New Roman" w:hAnsi="Times New Roman"/>
          <w:sz w:val="28"/>
          <w:szCs w:val="28"/>
          <w:rPrChange w:id="23566" w:author="user pc" w:date="2022-03-15T10:14:00Z">
            <w:rPr>
              <w:rFonts w:cs="Calibri" w:hAnsi="Cambria Math"/>
            </w:rPr>
          </w:rPrChange>
        </w:rPr>
        <w:t>is</w:t>
      </w:r>
      <w:r>
        <w:rPr>
          <w:rFonts w:ascii="Times New Roman" w:cs="Times New Roman" w:hAnsi="Times New Roman"/>
          <w:sz w:val="28"/>
          <w:szCs w:val="28"/>
        </w:rPr>
        <w:t xml:space="preserve"> </w:t>
      </w:r>
      <w:r w:rsidRPr="DFBDCD33">
        <w:rPr>
          <w:rFonts w:ascii="Times New Roman" w:cs="Times New Roman" w:hAnsi="Times New Roman"/>
          <w:sz w:val="28"/>
          <w:szCs w:val="28"/>
          <w:rPrChange w:id="23567" w:author="user pc" w:date="2022-03-15T10:14:00Z">
            <w:rPr>
              <w:rFonts w:cs="Calibri" w:hAnsi="Cambria Math"/>
            </w:rPr>
          </w:rPrChange>
        </w:rPr>
        <w:t>the</w:t>
      </w:r>
      <w:r>
        <w:rPr>
          <w:rFonts w:ascii="Times New Roman" w:cs="Times New Roman" w:hAnsi="Times New Roman"/>
          <w:sz w:val="28"/>
          <w:szCs w:val="28"/>
        </w:rPr>
        <w:t xml:space="preserve"> </w:t>
      </w:r>
      <w:r w:rsidRPr="29BAB49C">
        <w:rPr>
          <w:rFonts w:ascii="Times New Roman" w:cs="Times New Roman" w:hAnsi="Times New Roman"/>
          <w:sz w:val="28"/>
          <w:szCs w:val="28"/>
          <w:rPrChange w:id="23568" w:author="user pc" w:date="2022-03-15T10:14:00Z">
            <w:rPr>
              <w:rFonts w:cs="Calibri" w:hAnsi="Cambria Math"/>
            </w:rPr>
          </w:rPrChange>
        </w:rPr>
        <w:t>starting</w:t>
      </w:r>
      <w:r>
        <w:rPr>
          <w:rFonts w:ascii="Times New Roman" w:cs="Times New Roman" w:hAnsi="Times New Roman"/>
          <w:sz w:val="28"/>
          <w:szCs w:val="28"/>
        </w:rPr>
        <w:t xml:space="preserve"> </w:t>
      </w:r>
      <w:r w:rsidRPr="D0EF62B5">
        <w:rPr>
          <w:rFonts w:ascii="Times New Roman" w:cs="Times New Roman" w:hAnsi="Times New Roman"/>
          <w:sz w:val="28"/>
          <w:szCs w:val="28"/>
          <w:rPrChange w:id="23569" w:author="user pc" w:date="2022-03-15T10:14:00Z">
            <w:rPr>
              <w:rFonts w:cs="Calibri" w:hAnsi="Cambria Math"/>
            </w:rPr>
          </w:rPrChange>
        </w:rPr>
        <w:t>mass?</w:t>
      </w:r>
    </w:p>
    <w:p>
      <w:pPr>
        <w:pStyle w:val="style0"/>
        <w:tabs>
          <w:tab w:val="left" w:leader="none" w:pos="4020"/>
        </w:tabs>
        <w:rPr>
          <w:rFonts w:ascii="Times New Roman" w:cs="Times New Roman" w:hAnsi="Times New Roman"/>
          <w:b/>
          <w:bCs/>
          <w:sz w:val="28"/>
          <w:szCs w:val="28"/>
        </w:rPr>
      </w:pPr>
    </w:p>
    <w:p>
      <w:pPr>
        <w:pStyle w:val="style0"/>
        <w:tabs>
          <w:tab w:val="left" w:leader="none" w:pos="4020"/>
        </w:tabs>
        <w:rPr>
          <w:rFonts w:ascii="Times New Roman" w:cs="Times New Roman" w:hAnsi="Times New Roman"/>
          <w:b/>
          <w:bCs/>
          <w:sz w:val="28"/>
          <w:szCs w:val="28"/>
        </w:rPr>
      </w:pPr>
    </w:p>
    <w:p>
      <w:pPr>
        <w:pStyle w:val="style0"/>
        <w:tabs>
          <w:tab w:val="left" w:leader="none" w:pos="4020"/>
        </w:tabs>
        <w:rPr>
          <w:rFonts w:ascii="Times New Roman" w:cs="Times New Roman"/>
          <w:sz w:val="28"/>
          <w:szCs w:val="28"/>
          <w:rPrChange w:id="23570" w:author="user pc" w:date="2022-03-15T10:14:00Z">
            <w:rPr/>
          </w:rPrChange>
        </w:rPr>
      </w:pPr>
      <w:r w:rsidRPr="7C69D1BC">
        <w:rPr>
          <w:rFonts w:ascii="Times New Roman" w:cs="Times New Roman" w:hAnsi="Times New Roman"/>
          <w:b/>
          <w:bCs/>
          <w:sz w:val="28"/>
          <w:szCs w:val="28"/>
          <w:rPrChange w:id="23571" w:author="user pc" w:date="2022-03-15T10:14:00Z">
            <w:rPr>
              <w:rFonts w:cs="Calibri" w:hAnsi="Cambria Math"/>
              <w:b/>
              <w:bCs/>
            </w:rPr>
          </w:rPrChange>
        </w:rPr>
        <w:t>Solution:</w:t>
      </w:r>
    </w:p>
    <w:tbl>
      <w:tblPr>
        <w:tblW w:w="0" w:type="auto"/>
        <w:tblLook w:val="04A0" w:firstRow="1" w:lastRow="0" w:firstColumn="1" w:lastColumn="0" w:noHBand="0" w:noVBand="1"/>
      </w:tblPr>
      <w:tblGrid>
        <w:gridCol w:w="3075"/>
        <w:gridCol w:w="3079"/>
        <w:gridCol w:w="3091"/>
      </w:tblGrid>
      <w:tr>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72" w:author="user pc" w:date="2022-03-15T10:14:00Z">
                  <w:rPr/>
                </w:rPrChange>
              </w:rPr>
            </w:pPr>
            <w:r>
              <w:rPr>
                <w:rFonts w:ascii="Times New Roman" w:cs="Times New Roman" w:hAnsi="Times New Roman"/>
                <w:sz w:val="28"/>
                <w:szCs w:val="28"/>
              </w:rPr>
              <w:t>(Half)</w:t>
            </w:r>
            <m:oMath>
              <m:f>
                <m:fPr>
                  <m:type m:val="lin"/>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oMath>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73" w:author="user pc" w:date="2022-03-15T10:14:00Z">
                  <w:rPr/>
                </w:rPrChange>
              </w:rPr>
            </w:pPr>
            <w:r w:rsidRPr="39A6C652">
              <w:rPr>
                <w:rFonts w:ascii="Times New Roman" w:cs="Times New Roman" w:hAnsi="Times New Roman"/>
                <w:sz w:val="28"/>
                <w:szCs w:val="28"/>
                <w:rPrChange w:id="23574" w:author="user pc" w:date="2022-03-15T10:14:00Z">
                  <w:rPr>
                    <w:rFonts w:cs="Calibri" w:hAnsi="Cambria Math"/>
                  </w:rPr>
                </w:rPrChange>
              </w:rPr>
              <w:t>Time</w:t>
            </w:r>
            <w:r>
              <w:rPr>
                <w:rFonts w:ascii="Times New Roman" w:cs="Times New Roman" w:hAnsi="Times New Roman"/>
                <w:sz w:val="28"/>
                <w:szCs w:val="28"/>
              </w:rPr>
              <w:t xml:space="preserve"> </w:t>
            </w:r>
            <w:r w:rsidRPr="B8331DB5">
              <w:rPr>
                <w:rFonts w:ascii="Times New Roman" w:cs="Times New Roman" w:hAnsi="Times New Roman"/>
                <w:sz w:val="28"/>
                <w:szCs w:val="28"/>
                <w:rPrChange w:id="23575" w:author="user pc" w:date="2022-03-15T10:14:00Z">
                  <w:rPr>
                    <w:rFonts w:cs="Calibri" w:hAnsi="Cambria Math"/>
                  </w:rPr>
                </w:rPrChange>
              </w:rPr>
              <w:t>(days)</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76" w:author="user pc" w:date="2022-03-15T10:14:00Z">
                  <w:rPr/>
                </w:rPrChange>
              </w:rPr>
            </w:pPr>
            <w:r w:rsidRPr="972F3A23">
              <w:rPr>
                <w:rFonts w:ascii="Times New Roman" w:cs="Times New Roman" w:hAnsi="Times New Roman"/>
                <w:sz w:val="28"/>
                <w:szCs w:val="28"/>
                <w:rPrChange w:id="23577" w:author="user pc" w:date="2022-03-15T10:14:00Z">
                  <w:rPr>
                    <w:rFonts w:cs="Calibri" w:hAnsi="Cambria Math"/>
                  </w:rPr>
                </w:rPrChange>
              </w:rPr>
              <w:t>Amount</w:t>
            </w:r>
            <w:r>
              <w:rPr>
                <w:rFonts w:ascii="Times New Roman" w:cs="Times New Roman" w:hAnsi="Times New Roman"/>
                <w:sz w:val="28"/>
                <w:szCs w:val="28"/>
              </w:rPr>
              <w:t xml:space="preserve"> </w:t>
            </w:r>
            <w:r w:rsidRPr="68C11149">
              <w:rPr>
                <w:rFonts w:ascii="Times New Roman" w:cs="Times New Roman" w:hAnsi="Times New Roman"/>
                <w:sz w:val="28"/>
                <w:szCs w:val="28"/>
                <w:rPrChange w:id="23578" w:author="user pc" w:date="2022-03-15T10:14:00Z">
                  <w:rPr>
                    <w:rFonts w:cs="Calibri" w:hAnsi="Cambria Math"/>
                  </w:rPr>
                </w:rPrChange>
              </w:rPr>
              <w:t>(g)</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79" w:author="user pc" w:date="2022-03-15T10:14:00Z">
                  <w:rPr/>
                </w:rPrChange>
              </w:rPr>
            </w:pPr>
            <w:r w:rsidRPr="85DC581E">
              <w:rPr>
                <w:rFonts w:ascii="Times New Roman" w:cs="Times New Roman" w:hAnsi="Times New Roman"/>
                <w:sz w:val="28"/>
                <w:szCs w:val="28"/>
                <w:rPrChange w:id="23580" w:author="user pc" w:date="2022-03-15T10:14:00Z">
                  <w:rPr>
                    <w:rFonts w:cs="Calibri" w:hAnsi="Cambria Math"/>
                  </w:rPr>
                </w:rPrChange>
              </w:rPr>
              <w:t>0</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81" w:author="user pc" w:date="2022-03-15T10:14:00Z">
                  <w:rPr/>
                </w:rPrChange>
              </w:rPr>
            </w:pPr>
            <w:r w:rsidRPr="2529217E">
              <w:rPr>
                <w:rFonts w:ascii="Times New Roman" w:cs="Times New Roman" w:hAnsi="Times New Roman"/>
                <w:sz w:val="28"/>
                <w:szCs w:val="28"/>
                <w:rPrChange w:id="23582" w:author="user pc" w:date="2022-03-15T10:14:00Z">
                  <w:rPr>
                    <w:rFonts w:cs="Calibri" w:hAnsi="Cambria Math"/>
                  </w:rPr>
                </w:rPrChange>
              </w:rPr>
              <w:t>0</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83" w:author="user pc" w:date="2022-03-15T10:14:00Z">
                  <w:rPr/>
                </w:rPrChange>
              </w:rPr>
            </w:pPr>
            <w:r w:rsidRPr="C9D58C87">
              <w:rPr>
                <w:rFonts w:ascii="Times New Roman" w:cs="Times New Roman" w:hAnsi="Times New Roman"/>
                <w:sz w:val="28"/>
                <w:szCs w:val="28"/>
                <w:rPrChange w:id="23584" w:author="user pc" w:date="2022-03-15T10:14:00Z">
                  <w:rPr>
                    <w:rFonts w:cs="Calibri" w:hAnsi="Cambria Math"/>
                  </w:rPr>
                </w:rPrChange>
              </w:rPr>
              <w:t>32</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85" w:author="user pc" w:date="2022-03-15T10:14:00Z">
                  <w:rPr/>
                </w:rPrChange>
              </w:rPr>
            </w:pPr>
            <w:r w:rsidRPr="781AEEB4">
              <w:rPr>
                <w:rFonts w:ascii="Times New Roman" w:cs="Times New Roman" w:hAnsi="Times New Roman"/>
                <w:sz w:val="28"/>
                <w:szCs w:val="28"/>
                <w:rPrChange w:id="23586" w:author="user pc" w:date="2022-03-15T10:14:00Z">
                  <w:rPr>
                    <w:rFonts w:cs="Calibri" w:hAnsi="Cambria Math"/>
                  </w:rPr>
                </w:rPrChange>
              </w:rPr>
              <w:t>1</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87" w:author="user pc" w:date="2022-03-15T10:14:00Z">
                  <w:rPr/>
                </w:rPrChange>
              </w:rPr>
            </w:pPr>
            <w:r w:rsidRPr="2DD11F55">
              <w:rPr>
                <w:rFonts w:ascii="Times New Roman" w:cs="Times New Roman" w:hAnsi="Times New Roman"/>
                <w:sz w:val="28"/>
                <w:szCs w:val="28"/>
                <w:rPrChange w:id="23588" w:author="user pc" w:date="2022-03-15T10:14:00Z">
                  <w:rPr>
                    <w:rFonts w:cs="Calibri" w:hAnsi="Cambria Math"/>
                  </w:rPr>
                </w:rPrChange>
              </w:rPr>
              <w:t>4</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89" w:author="user pc" w:date="2022-03-15T10:14:00Z">
                  <w:rPr/>
                </w:rPrChange>
              </w:rPr>
            </w:pPr>
            <w:r w:rsidRPr="6406F8A2">
              <w:rPr>
                <w:rFonts w:ascii="Times New Roman" w:cs="Times New Roman" w:hAnsi="Times New Roman"/>
                <w:sz w:val="28"/>
                <w:szCs w:val="28"/>
                <w:rPrChange w:id="23590" w:author="user pc" w:date="2022-03-15T10:14:00Z">
                  <w:rPr>
                    <w:rFonts w:cs="Calibri" w:hAnsi="Cambria Math"/>
                  </w:rPr>
                </w:rPrChange>
              </w:rPr>
              <w:t>16</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91" w:author="user pc" w:date="2022-03-15T10:14:00Z">
                  <w:rPr/>
                </w:rPrChange>
              </w:rPr>
            </w:pPr>
            <w:r w:rsidRPr="C83621DC">
              <w:rPr>
                <w:rFonts w:ascii="Times New Roman" w:cs="Times New Roman" w:hAnsi="Times New Roman"/>
                <w:sz w:val="28"/>
                <w:szCs w:val="28"/>
                <w:rPrChange w:id="23592" w:author="user pc" w:date="2022-03-15T10:14:00Z">
                  <w:rPr>
                    <w:rFonts w:cs="Calibri" w:hAnsi="Cambria Math"/>
                  </w:rPr>
                </w:rPrChange>
              </w:rPr>
              <w:t>2</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93" w:author="user pc" w:date="2022-03-15T10:14:00Z">
                  <w:rPr/>
                </w:rPrChange>
              </w:rPr>
            </w:pPr>
            <w:r w:rsidRPr="8C62281A">
              <w:rPr>
                <w:rFonts w:ascii="Times New Roman" w:cs="Times New Roman" w:hAnsi="Times New Roman"/>
                <w:sz w:val="28"/>
                <w:szCs w:val="28"/>
                <w:rPrChange w:id="23594" w:author="user pc" w:date="2022-03-15T10:14:00Z">
                  <w:rPr>
                    <w:rFonts w:cs="Calibri" w:hAnsi="Cambria Math"/>
                  </w:rPr>
                </w:rPrChange>
              </w:rPr>
              <w:t>8</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95" w:author="user pc" w:date="2022-03-15T10:14:00Z">
                  <w:rPr/>
                </w:rPrChange>
              </w:rPr>
            </w:pPr>
            <w:r w:rsidRPr="C52DC7B5">
              <w:rPr>
                <w:rFonts w:ascii="Times New Roman" w:cs="Times New Roman" w:hAnsi="Times New Roman"/>
                <w:sz w:val="28"/>
                <w:szCs w:val="28"/>
                <w:rPrChange w:id="23596" w:author="user pc" w:date="2022-03-15T10:14:00Z">
                  <w:rPr>
                    <w:rFonts w:cs="Calibri" w:hAnsi="Cambria Math"/>
                  </w:rPr>
                </w:rPrChange>
              </w:rPr>
              <w:t>8</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97" w:author="user pc" w:date="2022-03-15T10:14:00Z">
                  <w:rPr/>
                </w:rPrChange>
              </w:rPr>
            </w:pPr>
            <w:r w:rsidRPr="ED301E6D">
              <w:rPr>
                <w:rFonts w:ascii="Times New Roman" w:cs="Times New Roman" w:hAnsi="Times New Roman"/>
                <w:sz w:val="28"/>
                <w:szCs w:val="28"/>
                <w:rPrChange w:id="23598" w:author="user pc" w:date="2022-03-15T10:14:00Z">
                  <w:rPr>
                    <w:rFonts w:cs="Calibri" w:hAnsi="Cambria Math"/>
                  </w:rPr>
                </w:rPrChange>
              </w:rPr>
              <w:t>3</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599" w:author="user pc" w:date="2022-03-15T10:14:00Z">
                  <w:rPr/>
                </w:rPrChange>
              </w:rPr>
            </w:pPr>
            <w:r w:rsidRPr="2AF7DEC0">
              <w:rPr>
                <w:rFonts w:ascii="Times New Roman" w:cs="Times New Roman" w:hAnsi="Times New Roman"/>
                <w:sz w:val="28"/>
                <w:szCs w:val="28"/>
                <w:rPrChange w:id="23600" w:author="user pc" w:date="2022-03-15T10:14:00Z">
                  <w:rPr>
                    <w:rFonts w:cs="Calibri" w:hAnsi="Cambria Math"/>
                  </w:rPr>
                </w:rPrChange>
              </w:rPr>
              <w:t>12</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601" w:author="user pc" w:date="2022-03-15T10:14:00Z">
                  <w:rPr/>
                </w:rPrChange>
              </w:rPr>
            </w:pPr>
            <w:r w:rsidRPr="7FD8970C">
              <w:rPr>
                <w:rFonts w:ascii="Times New Roman" w:cs="Times New Roman" w:hAnsi="Times New Roman"/>
                <w:sz w:val="28"/>
                <w:szCs w:val="28"/>
                <w:rPrChange w:id="23602" w:author="user pc" w:date="2022-03-15T10:14:00Z">
                  <w:rPr>
                    <w:rFonts w:cs="Calibri" w:hAnsi="Cambria Math"/>
                  </w:rPr>
                </w:rPrChange>
              </w:rPr>
              <w:t>4</w:t>
            </w:r>
          </w:p>
        </w:tc>
      </w:tr>
    </w:tbl>
    <w:p>
      <w:pPr>
        <w:pStyle w:val="style0"/>
        <w:tabs>
          <w:tab w:val="left" w:leader="none" w:pos="4020"/>
        </w:tabs>
        <w:rPr>
          <w:rFonts w:ascii="Times New Roman" w:cs="Times New Roman" w:hAnsi="Times New Roman"/>
          <w:sz w:val="28"/>
          <w:szCs w:val="28"/>
          <w:rPrChange w:id="23603" w:author="user pc" w:date="2022-03-15T10:14:00Z">
            <w:rPr>
              <w:rFonts w:cs="Calibri" w:hAnsi="Cambria Math"/>
            </w:rPr>
          </w:rPrChange>
        </w:rPr>
      </w:pPr>
      <w:r w:rsidRPr="B8C0436C">
        <w:rPr>
          <w:rFonts w:ascii="Times New Roman" w:cs="Times New Roman" w:hAnsi="Times New Roman"/>
          <w:sz w:val="28"/>
          <w:szCs w:val="28"/>
          <w:rPrChange w:id="23604" w:author="user pc" w:date="2022-03-15T10:14:00Z">
            <w:rPr>
              <w:rFonts w:cs="Calibri" w:hAnsi="Cambria Math"/>
            </w:rPr>
          </w:rPrChange>
        </w:rPr>
        <w:t>The</w:t>
      </w:r>
      <w:r>
        <w:rPr>
          <w:rFonts w:ascii="Times New Roman" w:cs="Times New Roman" w:hAnsi="Times New Roman"/>
          <w:sz w:val="28"/>
          <w:szCs w:val="28"/>
        </w:rPr>
        <w:t xml:space="preserve"> </w:t>
      </w:r>
      <w:r w:rsidRPr="E31E30E6">
        <w:rPr>
          <w:rFonts w:ascii="Times New Roman" w:cs="Times New Roman" w:hAnsi="Times New Roman"/>
          <w:sz w:val="28"/>
          <w:szCs w:val="28"/>
          <w:rPrChange w:id="23605" w:author="user pc" w:date="2022-03-15T10:14:00Z">
            <w:rPr>
              <w:rFonts w:cs="Calibri" w:hAnsi="Cambria Math"/>
            </w:rPr>
          </w:rPrChange>
        </w:rPr>
        <w:t>starting</w:t>
      </w:r>
      <w:r>
        <w:rPr>
          <w:rFonts w:ascii="Times New Roman" w:cs="Times New Roman" w:hAnsi="Times New Roman"/>
          <w:sz w:val="28"/>
          <w:szCs w:val="28"/>
        </w:rPr>
        <w:t xml:space="preserve"> </w:t>
      </w:r>
      <w:r w:rsidRPr="60BEBF72">
        <w:rPr>
          <w:rFonts w:ascii="Times New Roman" w:cs="Times New Roman" w:hAnsi="Times New Roman"/>
          <w:sz w:val="28"/>
          <w:szCs w:val="28"/>
          <w:rPrChange w:id="23606" w:author="user pc" w:date="2022-03-15T10:14:00Z">
            <w:rPr>
              <w:rFonts w:cs="Calibri" w:hAnsi="Cambria Math"/>
            </w:rPr>
          </w:rPrChange>
        </w:rPr>
        <w:t>half</w:t>
      </w:r>
      <w:r>
        <w:rPr>
          <w:rFonts w:ascii="Times New Roman" w:cs="Times New Roman" w:hAnsi="Times New Roman"/>
          <w:sz w:val="28"/>
          <w:szCs w:val="28"/>
        </w:rPr>
        <w:t xml:space="preserve"> </w:t>
      </w:r>
      <w:r w:rsidRPr="B8A87AC4">
        <w:rPr>
          <w:rFonts w:ascii="Times New Roman" w:cs="Times New Roman" w:hAnsi="Times New Roman"/>
          <w:sz w:val="28"/>
          <w:szCs w:val="28"/>
          <w:rPrChange w:id="23607" w:author="user pc" w:date="2022-03-15T10:14:00Z">
            <w:rPr>
              <w:rFonts w:cs="Calibri" w:hAnsi="Cambria Math"/>
            </w:rPr>
          </w:rPrChange>
        </w:rPr>
        <w:t>life</w:t>
      </w:r>
      <w:r>
        <w:rPr>
          <w:rFonts w:ascii="Times New Roman" w:cs="Times New Roman" w:hAnsi="Times New Roman"/>
          <w:sz w:val="28"/>
          <w:szCs w:val="28"/>
        </w:rPr>
        <w:t xml:space="preserve"> </w:t>
      </w:r>
      <w:r w:rsidRPr="80A0D535">
        <w:rPr>
          <w:rFonts w:ascii="Times New Roman" w:cs="Times New Roman" w:hAnsi="Times New Roman"/>
          <w:sz w:val="28"/>
          <w:szCs w:val="28"/>
          <w:rPrChange w:id="23608" w:author="user pc" w:date="2022-03-15T10:14:00Z">
            <w:rPr>
              <w:rFonts w:cs="Calibri" w:hAnsi="Cambria Math"/>
            </w:rPr>
          </w:rPrChange>
        </w:rPr>
        <w:t>is</w:t>
      </w:r>
      <w:r>
        <w:rPr>
          <w:rFonts w:ascii="Times New Roman" w:cs="Times New Roman" w:hAnsi="Times New Roman"/>
          <w:sz w:val="28"/>
          <w:szCs w:val="28"/>
        </w:rPr>
        <w:t xml:space="preserve"> </w:t>
      </w:r>
      <w:r w:rsidRPr="11FE92A4">
        <w:rPr>
          <w:rFonts w:ascii="Times New Roman" w:cs="Times New Roman" w:hAnsi="Times New Roman"/>
          <w:sz w:val="28"/>
          <w:szCs w:val="28"/>
          <w:rPrChange w:id="23609" w:author="user pc" w:date="2022-03-15T10:14:00Z">
            <w:rPr>
              <w:rFonts w:cs="Calibri" w:hAnsi="Cambria Math"/>
            </w:rPr>
          </w:rPrChange>
        </w:rPr>
        <w:t>zero</w:t>
      </w:r>
      <w:r>
        <w:rPr>
          <w:rFonts w:ascii="Times New Roman" w:cs="Times New Roman" w:hAnsi="Times New Roman"/>
          <w:sz w:val="28"/>
          <w:szCs w:val="28"/>
        </w:rPr>
        <w:t xml:space="preserve"> </w:t>
      </w:r>
      <w:r w:rsidRPr="8F1BA941">
        <w:rPr>
          <w:rFonts w:ascii="Times New Roman" w:cs="Times New Roman" w:hAnsi="Times New Roman"/>
          <w:sz w:val="28"/>
          <w:szCs w:val="28"/>
          <w:rPrChange w:id="23610" w:author="user pc" w:date="2022-03-15T10:14:00Z">
            <w:rPr>
              <w:rFonts w:cs="Calibri" w:hAnsi="Cambria Math"/>
            </w:rPr>
          </w:rPrChange>
        </w:rPr>
        <w:t>(0),</w:t>
      </w:r>
      <w:r>
        <w:rPr>
          <w:rFonts w:ascii="Times New Roman" w:cs="Times New Roman" w:hAnsi="Times New Roman"/>
          <w:sz w:val="28"/>
          <w:szCs w:val="28"/>
        </w:rPr>
        <w:t xml:space="preserve"> </w:t>
      </w:r>
      <w:r w:rsidRPr="7359DD38">
        <w:rPr>
          <w:rFonts w:ascii="Times New Roman" w:cs="Times New Roman" w:hAnsi="Times New Roman"/>
          <w:sz w:val="28"/>
          <w:szCs w:val="28"/>
          <w:rPrChange w:id="23611" w:author="user pc" w:date="2022-03-15T10:14:00Z">
            <w:rPr>
              <w:rFonts w:cs="Calibri" w:hAnsi="Cambria Math"/>
            </w:rPr>
          </w:rPrChange>
        </w:rPr>
        <w:t>time</w:t>
      </w:r>
      <w:r>
        <w:rPr>
          <w:rFonts w:ascii="Times New Roman" w:cs="Times New Roman" w:hAnsi="Times New Roman"/>
          <w:sz w:val="28"/>
          <w:szCs w:val="28"/>
        </w:rPr>
        <w:t xml:space="preserve"> </w:t>
      </w:r>
      <w:r w:rsidRPr="3E2FAF6E">
        <w:rPr>
          <w:rFonts w:ascii="Times New Roman" w:cs="Times New Roman" w:hAnsi="Times New Roman"/>
          <w:sz w:val="28"/>
          <w:szCs w:val="28"/>
          <w:rPrChange w:id="23612" w:author="user pc" w:date="2022-03-15T10:14:00Z">
            <w:rPr>
              <w:rFonts w:cs="Calibri" w:hAnsi="Cambria Math"/>
            </w:rPr>
          </w:rPrChange>
        </w:rPr>
        <w:t>in</w:t>
      </w:r>
      <w:r>
        <w:rPr>
          <w:rFonts w:ascii="Times New Roman" w:cs="Times New Roman" w:hAnsi="Times New Roman"/>
          <w:sz w:val="28"/>
          <w:szCs w:val="28"/>
        </w:rPr>
        <w:t xml:space="preserve"> </w:t>
      </w:r>
      <w:r w:rsidRPr="C607CAE1">
        <w:rPr>
          <w:rFonts w:ascii="Times New Roman" w:cs="Times New Roman" w:hAnsi="Times New Roman"/>
          <w:sz w:val="28"/>
          <w:szCs w:val="28"/>
          <w:rPrChange w:id="23613" w:author="user pc" w:date="2022-03-15T10:14:00Z">
            <w:rPr>
              <w:rFonts w:cs="Calibri" w:hAnsi="Cambria Math"/>
            </w:rPr>
          </w:rPrChange>
        </w:rPr>
        <w:t>days</w:t>
      </w:r>
      <w:r>
        <w:rPr>
          <w:rFonts w:ascii="Times New Roman" w:cs="Times New Roman" w:hAnsi="Times New Roman"/>
          <w:sz w:val="28"/>
          <w:szCs w:val="28"/>
        </w:rPr>
        <w:t xml:space="preserve"> </w:t>
      </w:r>
      <w:r w:rsidRPr="150B3AAB">
        <w:rPr>
          <w:rFonts w:ascii="Times New Roman" w:cs="Times New Roman" w:hAnsi="Times New Roman"/>
          <w:sz w:val="28"/>
          <w:szCs w:val="28"/>
          <w:rPrChange w:id="23614" w:author="user pc" w:date="2022-03-15T10:14:00Z">
            <w:rPr>
              <w:rFonts w:cs="Calibri" w:hAnsi="Cambria Math"/>
            </w:rPr>
          </w:rPrChange>
        </w:rPr>
        <w:t>in</w:t>
      </w:r>
      <w:r>
        <w:rPr>
          <w:rFonts w:ascii="Times New Roman" w:cs="Times New Roman" w:hAnsi="Times New Roman"/>
          <w:sz w:val="28"/>
          <w:szCs w:val="28"/>
        </w:rPr>
        <w:t xml:space="preserve"> </w:t>
      </w:r>
      <w:r w:rsidRPr="E916E9AF">
        <w:rPr>
          <w:rFonts w:ascii="Times New Roman" w:cs="Times New Roman" w:hAnsi="Times New Roman"/>
          <w:sz w:val="28"/>
          <w:szCs w:val="28"/>
          <w:rPrChange w:id="23615" w:author="user pc" w:date="2022-03-15T10:14:00Z">
            <w:rPr>
              <w:rFonts w:cs="Calibri" w:hAnsi="Cambria Math"/>
            </w:rPr>
          </w:rPrChange>
        </w:rPr>
        <w:t>zero</w:t>
      </w:r>
      <w:r>
        <w:rPr>
          <w:rFonts w:ascii="Times New Roman" w:cs="Times New Roman" w:hAnsi="Times New Roman"/>
          <w:sz w:val="28"/>
          <w:szCs w:val="28"/>
        </w:rPr>
        <w:t xml:space="preserve"> </w:t>
      </w:r>
      <w:r w:rsidRPr="BAB1AA40">
        <w:rPr>
          <w:rFonts w:ascii="Times New Roman" w:cs="Times New Roman" w:hAnsi="Times New Roman"/>
          <w:sz w:val="28"/>
          <w:szCs w:val="28"/>
          <w:rPrChange w:id="23616" w:author="user pc" w:date="2022-03-15T10:14:00Z">
            <w:rPr>
              <w:rFonts w:cs="Calibri" w:hAnsi="Cambria Math"/>
            </w:rPr>
          </w:rPrChange>
        </w:rPr>
        <w:t>(0)</w:t>
      </w:r>
      <w:r>
        <w:rPr>
          <w:rFonts w:ascii="Times New Roman" w:cs="Times New Roman" w:hAnsi="Times New Roman"/>
          <w:sz w:val="28"/>
          <w:szCs w:val="28"/>
        </w:rPr>
        <w:t xml:space="preserve"> </w:t>
      </w:r>
      <w:r w:rsidRPr="55F35318">
        <w:rPr>
          <w:rFonts w:ascii="Times New Roman" w:cs="Times New Roman" w:hAnsi="Times New Roman"/>
          <w:sz w:val="28"/>
          <w:szCs w:val="28"/>
          <w:rPrChange w:id="23617" w:author="user pc" w:date="2022-03-15T10:14:00Z">
            <w:rPr>
              <w:rFonts w:cs="Calibri" w:hAnsi="Cambria Math"/>
            </w:rPr>
          </w:rPrChange>
        </w:rPr>
        <w:t>and</w:t>
      </w:r>
      <w:r>
        <w:rPr>
          <w:rFonts w:ascii="Times New Roman" w:cs="Times New Roman" w:hAnsi="Times New Roman"/>
          <w:sz w:val="28"/>
          <w:szCs w:val="28"/>
        </w:rPr>
        <w:t xml:space="preserve"> </w:t>
      </w:r>
      <w:r w:rsidRPr="4ACD4113">
        <w:rPr>
          <w:rFonts w:ascii="Times New Roman" w:cs="Times New Roman" w:hAnsi="Times New Roman"/>
          <w:sz w:val="28"/>
          <w:szCs w:val="28"/>
          <w:rPrChange w:id="23618" w:author="user pc" w:date="2022-03-15T10:14:00Z">
            <w:rPr>
              <w:rFonts w:cs="Calibri" w:hAnsi="Cambria Math"/>
            </w:rPr>
          </w:rPrChange>
        </w:rPr>
        <w:t>the</w:t>
      </w:r>
      <w:r>
        <w:rPr>
          <w:rFonts w:ascii="Times New Roman" w:cs="Times New Roman" w:hAnsi="Times New Roman"/>
          <w:sz w:val="28"/>
          <w:szCs w:val="28"/>
        </w:rPr>
        <w:t xml:space="preserve"> </w:t>
      </w:r>
      <w:r w:rsidRPr="F3A4C8ED">
        <w:rPr>
          <w:rFonts w:ascii="Times New Roman" w:cs="Times New Roman" w:hAnsi="Times New Roman"/>
          <w:sz w:val="28"/>
          <w:szCs w:val="28"/>
          <w:rPrChange w:id="23619" w:author="user pc" w:date="2022-03-15T10:14:00Z">
            <w:rPr>
              <w:rFonts w:cs="Calibri" w:hAnsi="Cambria Math"/>
            </w:rPr>
          </w:rPrChange>
        </w:rPr>
        <w:t>amount</w:t>
      </w:r>
      <w:r>
        <w:rPr>
          <w:rFonts w:ascii="Times New Roman" w:cs="Times New Roman" w:hAnsi="Times New Roman"/>
          <w:sz w:val="28"/>
          <w:szCs w:val="28"/>
        </w:rPr>
        <w:t xml:space="preserve"> </w:t>
      </w:r>
      <w:r w:rsidRPr="3B0567F2">
        <w:rPr>
          <w:rFonts w:ascii="Times New Roman" w:cs="Times New Roman" w:hAnsi="Times New Roman"/>
          <w:sz w:val="28"/>
          <w:szCs w:val="28"/>
          <w:rPrChange w:id="23620" w:author="user pc" w:date="2022-03-15T10:14:00Z">
            <w:rPr>
              <w:rFonts w:cs="Calibri" w:hAnsi="Cambria Math"/>
            </w:rPr>
          </w:rPrChange>
        </w:rPr>
        <w:t>is</w:t>
      </w:r>
      <w:r>
        <w:rPr>
          <w:rFonts w:ascii="Times New Roman" w:cs="Times New Roman" w:hAnsi="Times New Roman"/>
          <w:sz w:val="28"/>
          <w:szCs w:val="28"/>
        </w:rPr>
        <w:t xml:space="preserve"> </w:t>
      </w:r>
      <w:r w:rsidRPr="F616144E">
        <w:rPr>
          <w:rFonts w:ascii="Times New Roman" w:cs="Times New Roman" w:hAnsi="Times New Roman"/>
          <w:sz w:val="28"/>
          <w:szCs w:val="28"/>
          <w:rPrChange w:id="23621" w:author="user pc" w:date="2022-03-15T10:14:00Z">
            <w:rPr>
              <w:rFonts w:cs="Calibri" w:hAnsi="Cambria Math"/>
            </w:rPr>
          </w:rPrChange>
        </w:rPr>
        <w:t>unknown.</w:t>
      </w:r>
      <w:r>
        <w:rPr>
          <w:rFonts w:ascii="Times New Roman" w:cs="Times New Roman" w:hAnsi="Times New Roman"/>
          <w:sz w:val="28"/>
          <w:szCs w:val="28"/>
        </w:rPr>
        <w:t xml:space="preserve"> </w:t>
      </w:r>
      <w:r w:rsidRPr="E43289F3">
        <w:rPr>
          <w:rFonts w:ascii="Times New Roman" w:cs="Times New Roman" w:hAnsi="Times New Roman"/>
          <w:sz w:val="28"/>
          <w:szCs w:val="28"/>
          <w:rPrChange w:id="23622" w:author="user pc" w:date="2022-03-15T10:14:00Z">
            <w:rPr>
              <w:rFonts w:cs="Calibri" w:hAnsi="Cambria Math"/>
            </w:rPr>
          </w:rPrChange>
        </w:rPr>
        <w:t>We</w:t>
      </w:r>
      <w:r>
        <w:rPr>
          <w:rFonts w:ascii="Times New Roman" w:cs="Times New Roman" w:hAnsi="Times New Roman"/>
          <w:sz w:val="28"/>
          <w:szCs w:val="28"/>
        </w:rPr>
        <w:t xml:space="preserve"> </w:t>
      </w:r>
      <w:r w:rsidRPr="4F9CAAB1">
        <w:rPr>
          <w:rFonts w:ascii="Times New Roman" w:cs="Times New Roman" w:hAnsi="Times New Roman"/>
          <w:sz w:val="28"/>
          <w:szCs w:val="28"/>
          <w:rPrChange w:id="23623" w:author="user pc" w:date="2022-03-15T10:14:00Z">
            <w:rPr>
              <w:rFonts w:cs="Calibri" w:hAnsi="Cambria Math"/>
            </w:rPr>
          </w:rPrChange>
        </w:rPr>
        <w:t>know</w:t>
      </w:r>
      <w:r>
        <w:rPr>
          <w:rFonts w:ascii="Times New Roman" w:cs="Times New Roman" w:hAnsi="Times New Roman"/>
          <w:sz w:val="28"/>
          <w:szCs w:val="28"/>
        </w:rPr>
        <w:t xml:space="preserve"> </w:t>
      </w:r>
      <w:r w:rsidRPr="E9DB7269">
        <w:rPr>
          <w:rFonts w:ascii="Times New Roman" w:cs="Times New Roman" w:hAnsi="Times New Roman"/>
          <w:sz w:val="28"/>
          <w:szCs w:val="28"/>
          <w:rPrChange w:id="23624" w:author="user pc" w:date="2022-03-15T10:14:00Z">
            <w:rPr>
              <w:rFonts w:cs="Calibri" w:hAnsi="Cambria Math"/>
            </w:rPr>
          </w:rPrChange>
        </w:rPr>
        <w:t>that</w:t>
      </w:r>
      <w:r>
        <w:rPr>
          <w:rFonts w:ascii="Times New Roman" w:cs="Times New Roman" w:hAnsi="Times New Roman"/>
          <w:sz w:val="28"/>
          <w:szCs w:val="28"/>
        </w:rPr>
        <w:t xml:space="preserve"> </w:t>
      </w:r>
      <w:r w:rsidRPr="0A79903F">
        <w:rPr>
          <w:rFonts w:ascii="Times New Roman" w:cs="Times New Roman" w:hAnsi="Times New Roman"/>
          <w:sz w:val="28"/>
          <w:szCs w:val="28"/>
          <w:rPrChange w:id="23625" w:author="user pc" w:date="2022-03-15T10:14:00Z">
            <w:rPr>
              <w:rFonts w:cs="Calibri" w:hAnsi="Cambria Math"/>
            </w:rPr>
          </w:rPrChange>
        </w:rPr>
        <w:t>the</w:t>
      </w:r>
      <w:r>
        <w:rPr>
          <w:rFonts w:ascii="Times New Roman" w:cs="Times New Roman" w:hAnsi="Times New Roman"/>
          <w:sz w:val="28"/>
          <w:szCs w:val="28"/>
        </w:rPr>
        <w:t xml:space="preserve"> </w:t>
      </w:r>
      <w:r w:rsidRPr="94482600">
        <w:rPr>
          <w:rFonts w:ascii="Times New Roman" w:cs="Times New Roman" w:hAnsi="Times New Roman"/>
          <w:sz w:val="28"/>
          <w:szCs w:val="28"/>
          <w:rPrChange w:id="23626" w:author="user pc" w:date="2022-03-15T10:14:00Z">
            <w:rPr>
              <w:rFonts w:cs="Calibri" w:hAnsi="Cambria Math"/>
            </w:rPr>
          </w:rPrChange>
        </w:rPr>
        <w:t>half</w:t>
      </w:r>
      <w:r>
        <w:rPr>
          <w:rFonts w:ascii="Times New Roman" w:cs="Times New Roman" w:hAnsi="Times New Roman"/>
          <w:sz w:val="28"/>
          <w:szCs w:val="28"/>
        </w:rPr>
        <w:t xml:space="preserve"> </w:t>
      </w:r>
      <w:r w:rsidRPr="47D9B407">
        <w:rPr>
          <w:rFonts w:ascii="Times New Roman" w:cs="Times New Roman" w:hAnsi="Times New Roman"/>
          <w:sz w:val="28"/>
          <w:szCs w:val="28"/>
          <w:rPrChange w:id="23627" w:author="user pc" w:date="2022-03-15T10:14:00Z">
            <w:rPr>
              <w:rFonts w:cs="Calibri" w:hAnsi="Cambria Math"/>
            </w:rPr>
          </w:rPrChange>
        </w:rPr>
        <w:t>life</w:t>
      </w:r>
      <w:r>
        <w:rPr>
          <w:rFonts w:ascii="Times New Roman" w:cs="Times New Roman" w:hAnsi="Times New Roman"/>
          <w:sz w:val="28"/>
          <w:szCs w:val="28"/>
        </w:rPr>
        <w:t xml:space="preserve"> </w:t>
      </w:r>
      <w:r w:rsidRPr="27142CF2">
        <w:rPr>
          <w:rFonts w:ascii="Times New Roman" w:cs="Times New Roman" w:hAnsi="Times New Roman"/>
          <w:sz w:val="28"/>
          <w:szCs w:val="28"/>
          <w:rPrChange w:id="23628" w:author="user pc" w:date="2022-03-15T10:14:00Z">
            <w:rPr>
              <w:rFonts w:cs="Calibri" w:hAnsi="Cambria Math"/>
            </w:rPr>
          </w:rPrChange>
        </w:rPr>
        <w:t>is</w:t>
      </w:r>
      <w:r>
        <w:rPr>
          <w:rFonts w:ascii="Times New Roman" w:cs="Times New Roman" w:hAnsi="Times New Roman"/>
          <w:sz w:val="28"/>
          <w:szCs w:val="28"/>
        </w:rPr>
        <w:t xml:space="preserve"> </w:t>
      </w:r>
      <w:r w:rsidRPr="31C1E9DA">
        <w:rPr>
          <w:rFonts w:ascii="Times New Roman" w:cs="Times New Roman" w:hAnsi="Times New Roman"/>
          <w:sz w:val="28"/>
          <w:szCs w:val="28"/>
          <w:rPrChange w:id="23629" w:author="user pc" w:date="2022-03-15T10:14:00Z">
            <w:rPr>
              <w:rFonts w:cs="Calibri" w:hAnsi="Cambria Math"/>
            </w:rPr>
          </w:rPrChange>
        </w:rPr>
        <w:t>4</w:t>
      </w:r>
      <w:r>
        <w:rPr>
          <w:rFonts w:ascii="Times New Roman" w:cs="Times New Roman" w:hAnsi="Times New Roman"/>
          <w:sz w:val="28"/>
          <w:szCs w:val="28"/>
        </w:rPr>
        <w:t xml:space="preserve"> days; </w:t>
      </w:r>
      <w:r w:rsidRPr="BFD13A8B">
        <w:rPr>
          <w:rFonts w:ascii="Times New Roman" w:cs="Times New Roman" w:hAnsi="Times New Roman"/>
          <w:sz w:val="28"/>
          <w:szCs w:val="28"/>
          <w:rPrChange w:id="23630" w:author="user pc" w:date="2022-03-15T10:14:00Z">
            <w:rPr>
              <w:rFonts w:cs="Calibri" w:hAnsi="Cambria Math"/>
            </w:rPr>
          </w:rPrChange>
        </w:rPr>
        <w:t>we</w:t>
      </w:r>
      <w:r>
        <w:rPr>
          <w:rFonts w:ascii="Times New Roman" w:cs="Times New Roman" w:hAnsi="Times New Roman"/>
          <w:sz w:val="28"/>
          <w:szCs w:val="28"/>
        </w:rPr>
        <w:t xml:space="preserve"> </w:t>
      </w:r>
      <w:r w:rsidRPr="E5A6FEDA">
        <w:rPr>
          <w:rFonts w:ascii="Times New Roman" w:cs="Times New Roman" w:hAnsi="Times New Roman"/>
          <w:sz w:val="28"/>
          <w:szCs w:val="28"/>
          <w:rPrChange w:id="23631" w:author="user pc" w:date="2022-03-15T10:14:00Z">
            <w:rPr>
              <w:rFonts w:cs="Calibri" w:hAnsi="Cambria Math"/>
            </w:rPr>
          </w:rPrChange>
        </w:rPr>
        <w:t>have</w:t>
      </w:r>
      <w:r>
        <w:rPr>
          <w:rFonts w:ascii="Times New Roman" w:cs="Times New Roman" w:hAnsi="Times New Roman"/>
          <w:sz w:val="28"/>
          <w:szCs w:val="28"/>
        </w:rPr>
        <w:t xml:space="preserve"> </w:t>
      </w:r>
      <w:r w:rsidRPr="53649E3F">
        <w:rPr>
          <w:rFonts w:ascii="Times New Roman" w:cs="Times New Roman" w:hAnsi="Times New Roman"/>
          <w:sz w:val="28"/>
          <w:szCs w:val="28"/>
          <w:rPrChange w:id="23632" w:author="user pc" w:date="2022-03-15T10:14:00Z">
            <w:rPr>
              <w:rFonts w:cs="Calibri" w:hAnsi="Cambria Math"/>
            </w:rPr>
          </w:rPrChange>
        </w:rPr>
        <w:t>to</w:t>
      </w:r>
      <w:r>
        <w:rPr>
          <w:rFonts w:ascii="Times New Roman" w:cs="Times New Roman" w:hAnsi="Times New Roman"/>
          <w:sz w:val="28"/>
          <w:szCs w:val="28"/>
        </w:rPr>
        <w:t xml:space="preserve"> </w:t>
      </w:r>
      <w:r w:rsidRPr="BB8780F0">
        <w:rPr>
          <w:rFonts w:ascii="Times New Roman" w:cs="Times New Roman" w:hAnsi="Times New Roman"/>
          <w:sz w:val="28"/>
          <w:szCs w:val="28"/>
          <w:rPrChange w:id="23633" w:author="user pc" w:date="2022-03-15T10:14:00Z">
            <w:rPr>
              <w:rFonts w:cs="Calibri" w:hAnsi="Cambria Math"/>
            </w:rPr>
          </w:rPrChange>
        </w:rPr>
        <w:t>go</w:t>
      </w:r>
      <w:r>
        <w:rPr>
          <w:rFonts w:ascii="Times New Roman" w:cs="Times New Roman" w:hAnsi="Times New Roman"/>
          <w:sz w:val="28"/>
          <w:szCs w:val="28"/>
        </w:rPr>
        <w:t xml:space="preserve"> </w:t>
      </w:r>
      <w:r w:rsidRPr="05420529">
        <w:rPr>
          <w:rFonts w:ascii="Times New Roman" w:cs="Times New Roman" w:hAnsi="Times New Roman"/>
          <w:sz w:val="28"/>
          <w:szCs w:val="28"/>
          <w:rPrChange w:id="23634" w:author="user pc" w:date="2022-03-15T10:14:00Z">
            <w:rPr>
              <w:rFonts w:cs="Calibri" w:hAnsi="Cambria Math"/>
            </w:rPr>
          </w:rPrChange>
        </w:rPr>
        <w:t>down</w:t>
      </w:r>
      <w:r>
        <w:rPr>
          <w:rFonts w:ascii="Times New Roman" w:cs="Times New Roman" w:hAnsi="Times New Roman"/>
          <w:sz w:val="28"/>
          <w:szCs w:val="28"/>
        </w:rPr>
        <w:t xml:space="preserve"> </w:t>
      </w:r>
      <w:r w:rsidRPr="EF157ECD">
        <w:rPr>
          <w:rFonts w:ascii="Times New Roman" w:cs="Times New Roman" w:hAnsi="Times New Roman"/>
          <w:sz w:val="28"/>
          <w:szCs w:val="28"/>
          <w:rPrChange w:id="23635" w:author="user pc" w:date="2022-03-15T10:14:00Z">
            <w:rPr>
              <w:rFonts w:cs="Calibri" w:hAnsi="Cambria Math"/>
            </w:rPr>
          </w:rPrChange>
        </w:rPr>
        <w:t>to</w:t>
      </w:r>
      <w:r>
        <w:rPr>
          <w:rFonts w:ascii="Times New Roman" w:cs="Times New Roman" w:hAnsi="Times New Roman"/>
          <w:sz w:val="28"/>
          <w:szCs w:val="28"/>
        </w:rPr>
        <w:t xml:space="preserve"> </w:t>
      </w:r>
      <w:r w:rsidRPr="11EF56AF">
        <w:rPr>
          <w:rFonts w:ascii="Times New Roman" w:cs="Times New Roman" w:hAnsi="Times New Roman"/>
          <w:sz w:val="28"/>
          <w:szCs w:val="28"/>
          <w:rPrChange w:id="23636" w:author="user pc" w:date="2022-03-15T10:14:00Z">
            <w:rPr>
              <w:rFonts w:cs="Calibri" w:hAnsi="Cambria Math"/>
            </w:rPr>
          </w:rPrChange>
        </w:rPr>
        <w:t>12 days</w:t>
      </w:r>
      <w:r>
        <w:rPr>
          <w:rFonts w:ascii="Times New Roman" w:cs="Times New Roman" w:hAnsi="Times New Roman"/>
          <w:sz w:val="28"/>
          <w:szCs w:val="28"/>
        </w:rPr>
        <w:t xml:space="preserve"> </w:t>
      </w:r>
      <w:r w:rsidRPr="34021527">
        <w:rPr>
          <w:rFonts w:ascii="Times New Roman" w:cs="Times New Roman" w:hAnsi="Times New Roman"/>
          <w:sz w:val="28"/>
          <w:szCs w:val="28"/>
          <w:rPrChange w:id="23637" w:author="user pc" w:date="2022-03-15T10:14:00Z">
            <w:rPr>
              <w:rFonts w:cs="Calibri" w:hAnsi="Cambria Math"/>
            </w:rPr>
          </w:rPrChange>
        </w:rPr>
        <w:t>by</w:t>
      </w:r>
      <w:r>
        <w:rPr>
          <w:rFonts w:ascii="Times New Roman" w:cs="Times New Roman" w:hAnsi="Times New Roman"/>
          <w:sz w:val="28"/>
          <w:szCs w:val="28"/>
        </w:rPr>
        <w:t xml:space="preserve"> </w:t>
      </w:r>
      <w:r w:rsidRPr="46F4F596">
        <w:rPr>
          <w:rFonts w:ascii="Times New Roman" w:cs="Times New Roman" w:hAnsi="Times New Roman"/>
          <w:sz w:val="28"/>
          <w:szCs w:val="28"/>
          <w:rPrChange w:id="23638" w:author="user pc" w:date="2022-03-15T10:14:00Z">
            <w:rPr>
              <w:rFonts w:cs="Calibri" w:hAnsi="Cambria Math"/>
            </w:rPr>
          </w:rPrChange>
        </w:rPr>
        <w:t>simply</w:t>
      </w:r>
      <w:r>
        <w:rPr>
          <w:rFonts w:ascii="Times New Roman" w:cs="Times New Roman" w:hAnsi="Times New Roman"/>
          <w:sz w:val="28"/>
          <w:szCs w:val="28"/>
        </w:rPr>
        <w:t xml:space="preserve"> </w:t>
      </w:r>
      <w:r w:rsidRPr="8B0ADF4A">
        <w:rPr>
          <w:rFonts w:ascii="Times New Roman" w:cs="Times New Roman" w:hAnsi="Times New Roman"/>
          <w:sz w:val="28"/>
          <w:szCs w:val="28"/>
          <w:rPrChange w:id="23639" w:author="user pc" w:date="2022-03-15T10:14:00Z">
            <w:rPr>
              <w:rFonts w:cs="Calibri" w:hAnsi="Cambria Math"/>
            </w:rPr>
          </w:rPrChange>
        </w:rPr>
        <w:t>adding</w:t>
      </w:r>
      <w:r>
        <w:rPr>
          <w:rFonts w:ascii="Times New Roman" w:cs="Times New Roman" w:hAnsi="Times New Roman"/>
          <w:sz w:val="28"/>
          <w:szCs w:val="28"/>
        </w:rPr>
        <w:t xml:space="preserve"> </w:t>
      </w:r>
      <w:r w:rsidRPr="908EF6D2">
        <w:rPr>
          <w:rFonts w:ascii="Times New Roman" w:cs="Times New Roman" w:hAnsi="Times New Roman"/>
          <w:sz w:val="28"/>
          <w:szCs w:val="28"/>
          <w:rPrChange w:id="23640" w:author="user pc" w:date="2022-03-15T10:14:00Z">
            <w:rPr>
              <w:rFonts w:cs="Calibri" w:hAnsi="Cambria Math"/>
            </w:rPr>
          </w:rPrChange>
        </w:rPr>
        <w:t>4</w:t>
      </w:r>
      <w:r>
        <w:rPr>
          <w:rFonts w:ascii="Times New Roman" w:cs="Times New Roman" w:hAnsi="Times New Roman"/>
          <w:sz w:val="28"/>
          <w:szCs w:val="28"/>
        </w:rPr>
        <w:t xml:space="preserve"> </w:t>
      </w:r>
      <w:r w:rsidRPr="9A4EA434">
        <w:rPr>
          <w:rFonts w:ascii="Times New Roman" w:cs="Times New Roman" w:hAnsi="Times New Roman"/>
          <w:sz w:val="28"/>
          <w:szCs w:val="28"/>
          <w:rPrChange w:id="23641" w:author="user pc" w:date="2022-03-15T10:14:00Z">
            <w:rPr>
              <w:rFonts w:cs="Calibri" w:hAnsi="Cambria Math"/>
            </w:rPr>
          </w:rPrChange>
        </w:rPr>
        <w:t>till</w:t>
      </w:r>
      <w:r>
        <w:rPr>
          <w:rFonts w:ascii="Times New Roman" w:cs="Times New Roman" w:hAnsi="Times New Roman"/>
          <w:sz w:val="28"/>
          <w:szCs w:val="28"/>
        </w:rPr>
        <w:t xml:space="preserve"> </w:t>
      </w:r>
      <w:r w:rsidRPr="7C7D01D6">
        <w:rPr>
          <w:rFonts w:ascii="Times New Roman" w:cs="Times New Roman" w:hAnsi="Times New Roman"/>
          <w:sz w:val="28"/>
          <w:szCs w:val="28"/>
          <w:rPrChange w:id="23642" w:author="user pc" w:date="2022-03-15T10:14:00Z">
            <w:rPr>
              <w:rFonts w:cs="Calibri" w:hAnsi="Cambria Math"/>
            </w:rPr>
          </w:rPrChange>
        </w:rPr>
        <w:t>we</w:t>
      </w:r>
      <w:r>
        <w:rPr>
          <w:rFonts w:ascii="Times New Roman" w:cs="Times New Roman" w:hAnsi="Times New Roman"/>
          <w:sz w:val="28"/>
          <w:szCs w:val="28"/>
        </w:rPr>
        <w:t xml:space="preserve"> </w:t>
      </w:r>
      <w:r w:rsidRPr="2217AEDA">
        <w:rPr>
          <w:rFonts w:ascii="Times New Roman" w:cs="Times New Roman" w:hAnsi="Times New Roman"/>
          <w:sz w:val="28"/>
          <w:szCs w:val="28"/>
          <w:rPrChange w:id="23643" w:author="user pc" w:date="2022-03-15T10:14:00Z">
            <w:rPr>
              <w:rFonts w:cs="Calibri" w:hAnsi="Cambria Math"/>
            </w:rPr>
          </w:rPrChange>
        </w:rPr>
        <w:t>get</w:t>
      </w:r>
      <w:r>
        <w:rPr>
          <w:rFonts w:ascii="Times New Roman" w:cs="Times New Roman" w:hAnsi="Times New Roman"/>
          <w:sz w:val="28"/>
          <w:szCs w:val="28"/>
        </w:rPr>
        <w:t xml:space="preserve"> </w:t>
      </w:r>
      <w:r w:rsidRPr="77641A2C">
        <w:rPr>
          <w:rFonts w:ascii="Times New Roman" w:cs="Times New Roman" w:hAnsi="Times New Roman"/>
          <w:sz w:val="28"/>
          <w:szCs w:val="28"/>
          <w:rPrChange w:id="23644" w:author="user pc" w:date="2022-03-15T10:14:00Z">
            <w:rPr>
              <w:rFonts w:cs="Calibri" w:hAnsi="Cambria Math"/>
            </w:rPr>
          </w:rPrChange>
        </w:rPr>
        <w:t>12</w:t>
      </w:r>
      <w:r>
        <w:rPr>
          <w:rFonts w:ascii="Times New Roman" w:cs="Times New Roman" w:hAnsi="Times New Roman"/>
          <w:sz w:val="28"/>
          <w:szCs w:val="28"/>
        </w:rPr>
        <w:t xml:space="preserve"> </w:t>
      </w:r>
      <w:r w:rsidRPr="45787749">
        <w:rPr>
          <w:rFonts w:ascii="Times New Roman" w:cs="Times New Roman" w:hAnsi="Times New Roman"/>
          <w:sz w:val="28"/>
          <w:szCs w:val="28"/>
          <w:rPrChange w:id="23645" w:author="user pc" w:date="2022-03-15T10:14:00Z">
            <w:rPr>
              <w:rFonts w:cs="Calibri" w:hAnsi="Cambria Math"/>
            </w:rPr>
          </w:rPrChange>
        </w:rPr>
        <w:t>days (4</w:t>
      </w:r>
      <w:r>
        <w:rPr>
          <w:rFonts w:ascii="Times New Roman" w:cs="Times New Roman" w:hAnsi="Times New Roman"/>
          <w:sz w:val="28"/>
          <w:szCs w:val="28"/>
        </w:rPr>
        <w:t xml:space="preserve"> </w:t>
      </w:r>
      <w:r w:rsidRPr="5886989C">
        <w:rPr>
          <w:rFonts w:ascii="Times New Roman" w:cs="Times New Roman" w:hAnsi="Times New Roman"/>
          <w:sz w:val="28"/>
          <w:szCs w:val="28"/>
          <w:rPrChange w:id="23646" w:author="user pc" w:date="2022-03-15T10:14:00Z">
            <w:rPr>
              <w:rFonts w:cs="Calibri" w:hAnsi="Cambria Math"/>
            </w:rPr>
          </w:rPrChange>
        </w:rPr>
        <w:t>+</w:t>
      </w:r>
      <w:r>
        <w:rPr>
          <w:rFonts w:ascii="Times New Roman" w:cs="Times New Roman" w:hAnsi="Times New Roman"/>
          <w:sz w:val="28"/>
          <w:szCs w:val="28"/>
        </w:rPr>
        <w:t xml:space="preserve"> </w:t>
      </w:r>
      <w:r w:rsidRPr="45346BB7">
        <w:rPr>
          <w:rFonts w:ascii="Times New Roman" w:cs="Times New Roman" w:hAnsi="Times New Roman"/>
          <w:sz w:val="28"/>
          <w:szCs w:val="28"/>
          <w:rPrChange w:id="23647" w:author="user pc" w:date="2022-03-15T10:14:00Z">
            <w:rPr>
              <w:rFonts w:cs="Calibri" w:hAnsi="Cambria Math"/>
            </w:rPr>
          </w:rPrChange>
        </w:rPr>
        <w:t>4</w:t>
      </w:r>
      <w:r>
        <w:rPr>
          <w:rFonts w:ascii="Times New Roman" w:cs="Times New Roman" w:hAnsi="Times New Roman"/>
          <w:sz w:val="28"/>
          <w:szCs w:val="28"/>
        </w:rPr>
        <w:t xml:space="preserve"> </w:t>
      </w:r>
      <w:r w:rsidRPr="F110AA37">
        <w:rPr>
          <w:rFonts w:ascii="Times New Roman" w:cs="Times New Roman" w:hAnsi="Times New Roman"/>
          <w:sz w:val="28"/>
          <w:szCs w:val="28"/>
          <w:rPrChange w:id="23648" w:author="user pc" w:date="2022-03-15T10:14:00Z">
            <w:rPr>
              <w:rFonts w:cs="Calibri" w:hAnsi="Cambria Math"/>
            </w:rPr>
          </w:rPrChange>
        </w:rPr>
        <w:t>+</w:t>
      </w:r>
      <w:r>
        <w:rPr>
          <w:rFonts w:ascii="Times New Roman" w:cs="Times New Roman" w:hAnsi="Times New Roman"/>
          <w:sz w:val="28"/>
          <w:szCs w:val="28"/>
        </w:rPr>
        <w:t xml:space="preserve"> </w:t>
      </w:r>
      <w:r w:rsidRPr="B20113CB">
        <w:rPr>
          <w:rFonts w:ascii="Times New Roman" w:cs="Times New Roman" w:hAnsi="Times New Roman"/>
          <w:sz w:val="28"/>
          <w:szCs w:val="28"/>
          <w:rPrChange w:id="23649" w:author="user pc" w:date="2022-03-15T10:14:00Z">
            <w:rPr>
              <w:rFonts w:cs="Calibri" w:hAnsi="Cambria Math"/>
            </w:rPr>
          </w:rPrChange>
        </w:rPr>
        <w:t>4 = 12 days).</w:t>
      </w:r>
      <w:r>
        <w:rPr>
          <w:rFonts w:ascii="Times New Roman" w:cs="Times New Roman" w:hAnsi="Times New Roman"/>
          <w:sz w:val="28"/>
          <w:szCs w:val="28"/>
        </w:rPr>
        <w:t xml:space="preserve"> W</w:t>
      </w:r>
      <w:r w:rsidRPr="EBEAD5EF">
        <w:rPr>
          <w:rFonts w:ascii="Times New Roman" w:cs="Times New Roman" w:hAnsi="Times New Roman"/>
          <w:sz w:val="28"/>
          <w:szCs w:val="28"/>
          <w:rPrChange w:id="23650" w:author="user pc" w:date="2022-03-15T10:14:00Z">
            <w:rPr>
              <w:rFonts w:cs="Calibri" w:hAnsi="Cambria Math"/>
            </w:rPr>
          </w:rPrChange>
        </w:rPr>
        <w:t>e</w:t>
      </w:r>
      <w:r>
        <w:rPr>
          <w:rFonts w:ascii="Times New Roman" w:cs="Times New Roman" w:hAnsi="Times New Roman"/>
          <w:sz w:val="28"/>
          <w:szCs w:val="28"/>
        </w:rPr>
        <w:t xml:space="preserve"> </w:t>
      </w:r>
      <w:r w:rsidRPr="1D6A459F">
        <w:rPr>
          <w:rFonts w:ascii="Times New Roman" w:cs="Times New Roman" w:hAnsi="Times New Roman"/>
          <w:sz w:val="28"/>
          <w:szCs w:val="28"/>
          <w:rPrChange w:id="23651" w:author="user pc" w:date="2022-03-15T10:14:00Z">
            <w:rPr>
              <w:rFonts w:cs="Calibri" w:hAnsi="Cambria Math"/>
            </w:rPr>
          </w:rPrChange>
        </w:rPr>
        <w:t>know</w:t>
      </w:r>
      <w:r>
        <w:rPr>
          <w:rFonts w:ascii="Times New Roman" w:cs="Times New Roman" w:hAnsi="Times New Roman"/>
          <w:sz w:val="28"/>
          <w:szCs w:val="28"/>
        </w:rPr>
        <w:t xml:space="preserve"> </w:t>
      </w:r>
      <w:r w:rsidRPr="5B26DDAE">
        <w:rPr>
          <w:rFonts w:ascii="Times New Roman" w:cs="Times New Roman" w:hAnsi="Times New Roman"/>
          <w:sz w:val="28"/>
          <w:szCs w:val="28"/>
          <w:rPrChange w:id="23652" w:author="user pc" w:date="2022-03-15T10:14:00Z">
            <w:rPr>
              <w:rFonts w:cs="Calibri" w:hAnsi="Cambria Math"/>
            </w:rPr>
          </w:rPrChange>
        </w:rPr>
        <w:t>that</w:t>
      </w:r>
      <w:r>
        <w:rPr>
          <w:rFonts w:ascii="Times New Roman" w:cs="Times New Roman" w:hAnsi="Times New Roman"/>
          <w:sz w:val="28"/>
          <w:szCs w:val="28"/>
        </w:rPr>
        <w:t xml:space="preserve"> </w:t>
      </w:r>
      <w:r w:rsidRPr="A52A0347">
        <w:rPr>
          <w:rFonts w:ascii="Times New Roman" w:cs="Times New Roman" w:hAnsi="Times New Roman"/>
          <w:sz w:val="28"/>
          <w:szCs w:val="28"/>
          <w:rPrChange w:id="23653" w:author="user pc" w:date="2022-03-15T10:14:00Z">
            <w:rPr>
              <w:rFonts w:cs="Calibri" w:hAnsi="Cambria Math"/>
            </w:rPr>
          </w:rPrChange>
        </w:rPr>
        <w:t>we</w:t>
      </w:r>
      <w:r>
        <w:rPr>
          <w:rFonts w:ascii="Times New Roman" w:cs="Times New Roman" w:hAnsi="Times New Roman"/>
          <w:sz w:val="28"/>
          <w:szCs w:val="28"/>
        </w:rPr>
        <w:t xml:space="preserve"> </w:t>
      </w:r>
      <w:r w:rsidRPr="E2AEDE0B">
        <w:rPr>
          <w:rFonts w:ascii="Times New Roman" w:cs="Times New Roman" w:hAnsi="Times New Roman"/>
          <w:sz w:val="28"/>
          <w:szCs w:val="28"/>
          <w:rPrChange w:id="23654" w:author="user pc" w:date="2022-03-15T10:14:00Z">
            <w:rPr>
              <w:rFonts w:cs="Calibri" w:hAnsi="Cambria Math"/>
            </w:rPr>
          </w:rPrChange>
        </w:rPr>
        <w:t>are</w:t>
      </w:r>
      <w:r>
        <w:rPr>
          <w:rFonts w:ascii="Times New Roman" w:cs="Times New Roman" w:hAnsi="Times New Roman"/>
          <w:sz w:val="28"/>
          <w:szCs w:val="28"/>
        </w:rPr>
        <w:t xml:space="preserve"> </w:t>
      </w:r>
      <w:r w:rsidRPr="5265A8EA">
        <w:rPr>
          <w:rFonts w:ascii="Times New Roman" w:cs="Times New Roman" w:hAnsi="Times New Roman"/>
          <w:sz w:val="28"/>
          <w:szCs w:val="28"/>
          <w:rPrChange w:id="23655" w:author="user pc" w:date="2022-03-15T10:14:00Z">
            <w:rPr>
              <w:rFonts w:cs="Calibri" w:hAnsi="Cambria Math"/>
            </w:rPr>
          </w:rPrChange>
        </w:rPr>
        <w:t>left</w:t>
      </w:r>
      <w:r>
        <w:rPr>
          <w:rFonts w:ascii="Times New Roman" w:cs="Times New Roman" w:hAnsi="Times New Roman"/>
          <w:sz w:val="28"/>
          <w:szCs w:val="28"/>
        </w:rPr>
        <w:t xml:space="preserve"> </w:t>
      </w:r>
      <w:r w:rsidRPr="A9F26808">
        <w:rPr>
          <w:rFonts w:ascii="Times New Roman" w:cs="Times New Roman" w:hAnsi="Times New Roman"/>
          <w:sz w:val="28"/>
          <w:szCs w:val="28"/>
          <w:rPrChange w:id="23656" w:author="user pc" w:date="2022-03-15T10:14:00Z">
            <w:rPr>
              <w:rFonts w:cs="Calibri" w:hAnsi="Cambria Math"/>
            </w:rPr>
          </w:rPrChange>
        </w:rPr>
        <w:t>with</w:t>
      </w:r>
      <w:r>
        <w:rPr>
          <w:rFonts w:ascii="Times New Roman" w:cs="Times New Roman" w:hAnsi="Times New Roman"/>
          <w:sz w:val="28"/>
          <w:szCs w:val="28"/>
        </w:rPr>
        <w:t xml:space="preserve"> </w:t>
      </w:r>
      <w:r w:rsidRPr="AFFEA6A6">
        <w:rPr>
          <w:rFonts w:ascii="Times New Roman" w:cs="Times New Roman" w:hAnsi="Times New Roman"/>
          <w:sz w:val="28"/>
          <w:szCs w:val="28"/>
          <w:rPrChange w:id="23657" w:author="user pc" w:date="2022-03-15T10:14:00Z">
            <w:rPr>
              <w:rFonts w:cs="Calibri" w:hAnsi="Cambria Math"/>
            </w:rPr>
          </w:rPrChange>
        </w:rPr>
        <w:t>4g</w:t>
      </w:r>
      <w:r>
        <w:rPr>
          <w:rFonts w:ascii="Times New Roman" w:cs="Times New Roman" w:hAnsi="Times New Roman"/>
          <w:sz w:val="28"/>
          <w:szCs w:val="28"/>
        </w:rPr>
        <w:t xml:space="preserve"> </w:t>
      </w:r>
      <w:r w:rsidRPr="EEE38285">
        <w:rPr>
          <w:rFonts w:ascii="Times New Roman" w:cs="Times New Roman" w:hAnsi="Times New Roman"/>
          <w:sz w:val="28"/>
          <w:szCs w:val="28"/>
          <w:rPrChange w:id="23658" w:author="user pc" w:date="2022-03-15T10:14:00Z">
            <w:rPr>
              <w:rFonts w:cs="Calibri" w:hAnsi="Cambria Math"/>
            </w:rPr>
          </w:rPrChange>
        </w:rPr>
        <w:t>after</w:t>
      </w:r>
      <w:r>
        <w:rPr>
          <w:rFonts w:ascii="Times New Roman" w:cs="Times New Roman" w:hAnsi="Times New Roman"/>
          <w:sz w:val="28"/>
          <w:szCs w:val="28"/>
        </w:rPr>
        <w:t xml:space="preserve"> </w:t>
      </w:r>
      <w:r w:rsidRPr="EF3DE6DE">
        <w:rPr>
          <w:rFonts w:ascii="Times New Roman" w:cs="Times New Roman" w:hAnsi="Times New Roman"/>
          <w:sz w:val="28"/>
          <w:szCs w:val="28"/>
          <w:rPrChange w:id="23659" w:author="user pc" w:date="2022-03-15T10:14:00Z">
            <w:rPr>
              <w:rFonts w:cs="Calibri" w:hAnsi="Cambria Math"/>
            </w:rPr>
          </w:rPrChange>
        </w:rPr>
        <w:t>12 days,</w:t>
      </w:r>
      <w:r>
        <w:rPr>
          <w:rFonts w:ascii="Times New Roman" w:cs="Times New Roman" w:hAnsi="Times New Roman"/>
          <w:sz w:val="28"/>
          <w:szCs w:val="28"/>
        </w:rPr>
        <w:t xml:space="preserve"> </w:t>
      </w:r>
      <w:r w:rsidRPr="38269D42">
        <w:rPr>
          <w:rFonts w:ascii="Times New Roman" w:cs="Times New Roman" w:hAnsi="Times New Roman"/>
          <w:sz w:val="28"/>
          <w:szCs w:val="28"/>
          <w:rPrChange w:id="23660" w:author="user pc" w:date="2022-03-15T10:14:00Z">
            <w:rPr>
              <w:rFonts w:cs="Calibri" w:hAnsi="Cambria Math"/>
            </w:rPr>
          </w:rPrChange>
        </w:rPr>
        <w:t>so</w:t>
      </w:r>
      <w:r>
        <w:rPr>
          <w:rFonts w:ascii="Times New Roman" w:cs="Times New Roman" w:hAnsi="Times New Roman"/>
          <w:sz w:val="28"/>
          <w:szCs w:val="28"/>
        </w:rPr>
        <w:t xml:space="preserve"> </w:t>
      </w:r>
      <w:r w:rsidRPr="014B88A0">
        <w:rPr>
          <w:rFonts w:ascii="Times New Roman" w:cs="Times New Roman" w:hAnsi="Times New Roman"/>
          <w:sz w:val="28"/>
          <w:szCs w:val="28"/>
          <w:rPrChange w:id="23661" w:author="user pc" w:date="2022-03-15T10:14:00Z">
            <w:rPr>
              <w:rFonts w:cs="Calibri" w:hAnsi="Cambria Math"/>
            </w:rPr>
          </w:rPrChange>
        </w:rPr>
        <w:t>that</w:t>
      </w:r>
      <w:r>
        <w:rPr>
          <w:rFonts w:ascii="Times New Roman" w:cs="Times New Roman" w:hAnsi="Times New Roman"/>
          <w:sz w:val="28"/>
          <w:szCs w:val="28"/>
        </w:rPr>
        <w:t xml:space="preserve"> </w:t>
      </w:r>
      <w:r w:rsidRPr="FDF795B1">
        <w:rPr>
          <w:rFonts w:ascii="Times New Roman" w:cs="Times New Roman" w:hAnsi="Times New Roman"/>
          <w:sz w:val="28"/>
          <w:szCs w:val="28"/>
          <w:rPrChange w:id="23662" w:author="user pc" w:date="2022-03-15T10:14:00Z">
            <w:rPr>
              <w:rFonts w:cs="Calibri" w:hAnsi="Cambria Math"/>
            </w:rPr>
          </w:rPrChange>
        </w:rPr>
        <w:t>will</w:t>
      </w:r>
      <w:r>
        <w:rPr>
          <w:rFonts w:ascii="Times New Roman" w:cs="Times New Roman" w:hAnsi="Times New Roman"/>
          <w:sz w:val="28"/>
          <w:szCs w:val="28"/>
        </w:rPr>
        <w:t xml:space="preserve"> </w:t>
      </w:r>
      <w:r w:rsidRPr="A59E8F42">
        <w:rPr>
          <w:rFonts w:ascii="Times New Roman" w:cs="Times New Roman" w:hAnsi="Times New Roman"/>
          <w:sz w:val="28"/>
          <w:szCs w:val="28"/>
          <w:rPrChange w:id="23663" w:author="user pc" w:date="2022-03-15T10:14:00Z">
            <w:rPr>
              <w:rFonts w:cs="Calibri" w:hAnsi="Cambria Math"/>
            </w:rPr>
          </w:rPrChange>
        </w:rPr>
        <w:t>mean 3 half</w:t>
      </w:r>
      <w:r>
        <w:rPr>
          <w:rFonts w:ascii="Times New Roman" w:cs="Times New Roman" w:hAnsi="Times New Roman"/>
          <w:sz w:val="28"/>
          <w:szCs w:val="28"/>
        </w:rPr>
        <w:t xml:space="preserve"> </w:t>
      </w:r>
      <w:r w:rsidRPr="72648DE1">
        <w:rPr>
          <w:rFonts w:ascii="Times New Roman" w:cs="Times New Roman" w:hAnsi="Times New Roman"/>
          <w:sz w:val="28"/>
          <w:szCs w:val="28"/>
          <w:rPrChange w:id="23664" w:author="user pc" w:date="2022-03-15T10:14:00Z">
            <w:rPr>
              <w:rFonts w:cs="Calibri" w:hAnsi="Cambria Math"/>
            </w:rPr>
          </w:rPrChange>
        </w:rPr>
        <w:t>life.</w:t>
      </w:r>
      <w:r>
        <w:rPr>
          <w:rFonts w:ascii="Times New Roman" w:cs="Times New Roman" w:hAnsi="Times New Roman"/>
          <w:sz w:val="28"/>
          <w:szCs w:val="28"/>
        </w:rPr>
        <w:t xml:space="preserve"> </w:t>
      </w:r>
      <w:r w:rsidRPr="3693E36E">
        <w:rPr>
          <w:rFonts w:ascii="Times New Roman" w:cs="Times New Roman" w:hAnsi="Times New Roman"/>
          <w:sz w:val="28"/>
          <w:szCs w:val="28"/>
          <w:rPrChange w:id="23665" w:author="user pc" w:date="2022-03-15T10:14:00Z">
            <w:rPr>
              <w:rFonts w:cs="Calibri" w:hAnsi="Cambria Math"/>
            </w:rPr>
          </w:rPrChange>
        </w:rPr>
        <w:t>We</w:t>
      </w:r>
      <w:r>
        <w:rPr>
          <w:rFonts w:ascii="Times New Roman" w:cs="Times New Roman" w:hAnsi="Times New Roman"/>
          <w:sz w:val="28"/>
          <w:szCs w:val="28"/>
        </w:rPr>
        <w:t xml:space="preserve"> </w:t>
      </w:r>
      <w:r w:rsidRPr="21519047">
        <w:rPr>
          <w:rFonts w:ascii="Times New Roman" w:cs="Times New Roman" w:hAnsi="Times New Roman"/>
          <w:sz w:val="28"/>
          <w:szCs w:val="28"/>
          <w:rPrChange w:id="23666" w:author="user pc" w:date="2022-03-15T10:14:00Z">
            <w:rPr>
              <w:rFonts w:cs="Calibri" w:hAnsi="Cambria Math"/>
            </w:rPr>
          </w:rPrChange>
        </w:rPr>
        <w:t>go</w:t>
      </w:r>
      <w:r>
        <w:rPr>
          <w:rFonts w:ascii="Times New Roman" w:cs="Times New Roman" w:hAnsi="Times New Roman"/>
          <w:sz w:val="28"/>
          <w:szCs w:val="28"/>
        </w:rPr>
        <w:t xml:space="preserve"> </w:t>
      </w:r>
      <w:r w:rsidRPr="CD344F30">
        <w:rPr>
          <w:rFonts w:ascii="Times New Roman" w:cs="Times New Roman" w:hAnsi="Times New Roman"/>
          <w:sz w:val="28"/>
          <w:szCs w:val="28"/>
          <w:rPrChange w:id="23667" w:author="user pc" w:date="2022-03-15T10:14:00Z">
            <w:rPr>
              <w:rFonts w:cs="Calibri" w:hAnsi="Cambria Math"/>
            </w:rPr>
          </w:rPrChange>
        </w:rPr>
        <w:t>backward</w:t>
      </w:r>
      <w:r>
        <w:rPr>
          <w:rFonts w:ascii="Times New Roman" w:cs="Times New Roman" w:hAnsi="Times New Roman"/>
          <w:sz w:val="28"/>
          <w:szCs w:val="28"/>
        </w:rPr>
        <w:t xml:space="preserve"> </w:t>
      </w:r>
      <w:r w:rsidRPr="AC385F37">
        <w:rPr>
          <w:rFonts w:ascii="Times New Roman" w:cs="Times New Roman" w:hAnsi="Times New Roman"/>
          <w:sz w:val="28"/>
          <w:szCs w:val="28"/>
          <w:rPrChange w:id="23668" w:author="user pc" w:date="2022-03-15T10:14:00Z">
            <w:rPr>
              <w:rFonts w:cs="Calibri" w:hAnsi="Cambria Math"/>
            </w:rPr>
          </w:rPrChange>
        </w:rPr>
        <w:t>from</w:t>
      </w:r>
      <w:r>
        <w:rPr>
          <w:rFonts w:ascii="Times New Roman" w:cs="Times New Roman" w:hAnsi="Times New Roman"/>
          <w:sz w:val="28"/>
          <w:szCs w:val="28"/>
        </w:rPr>
        <w:t xml:space="preserve"> </w:t>
      </w:r>
      <w:r w:rsidRPr="FFED4DC3">
        <w:rPr>
          <w:rFonts w:ascii="Times New Roman" w:cs="Times New Roman" w:hAnsi="Times New Roman"/>
          <w:sz w:val="28"/>
          <w:szCs w:val="28"/>
          <w:rPrChange w:id="23669" w:author="user pc" w:date="2022-03-15T10:14:00Z">
            <w:rPr>
              <w:rFonts w:cs="Calibri" w:hAnsi="Cambria Math"/>
            </w:rPr>
          </w:rPrChange>
        </w:rPr>
        <w:t>the</w:t>
      </w:r>
      <w:r>
        <w:rPr>
          <w:rFonts w:ascii="Times New Roman" w:cs="Times New Roman" w:hAnsi="Times New Roman"/>
          <w:sz w:val="28"/>
          <w:szCs w:val="28"/>
        </w:rPr>
        <w:t xml:space="preserve"> </w:t>
      </w:r>
      <w:r w:rsidRPr="B92B6D44">
        <w:rPr>
          <w:rFonts w:ascii="Times New Roman" w:cs="Times New Roman" w:hAnsi="Times New Roman"/>
          <w:sz w:val="28"/>
          <w:szCs w:val="28"/>
          <w:rPrChange w:id="23670" w:author="user pc" w:date="2022-03-15T10:14:00Z">
            <w:rPr>
              <w:rFonts w:cs="Calibri" w:hAnsi="Cambria Math"/>
            </w:rPr>
          </w:rPrChange>
        </w:rPr>
        <w:t>4g</w:t>
      </w:r>
      <w:r>
        <w:rPr>
          <w:rFonts w:ascii="Times New Roman" w:cs="Times New Roman" w:hAnsi="Times New Roman"/>
          <w:sz w:val="28"/>
          <w:szCs w:val="28"/>
        </w:rPr>
        <w:t xml:space="preserve"> </w:t>
      </w:r>
      <w:r w:rsidRPr="9908692F">
        <w:rPr>
          <w:rFonts w:ascii="Times New Roman" w:cs="Times New Roman" w:hAnsi="Times New Roman"/>
          <w:sz w:val="28"/>
          <w:szCs w:val="28"/>
          <w:rPrChange w:id="23671" w:author="user pc" w:date="2022-03-15T10:14:00Z">
            <w:rPr>
              <w:rFonts w:cs="Calibri" w:hAnsi="Cambria Math"/>
            </w:rPr>
          </w:rPrChange>
        </w:rPr>
        <w:t>and</w:t>
      </w:r>
      <w:r>
        <w:rPr>
          <w:rFonts w:ascii="Times New Roman" w:cs="Times New Roman" w:hAnsi="Times New Roman"/>
          <w:sz w:val="28"/>
          <w:szCs w:val="28"/>
        </w:rPr>
        <w:t xml:space="preserve"> </w:t>
      </w:r>
      <w:r w:rsidRPr="105D63E4">
        <w:rPr>
          <w:rFonts w:ascii="Times New Roman" w:cs="Times New Roman" w:hAnsi="Times New Roman"/>
          <w:sz w:val="28"/>
          <w:szCs w:val="28"/>
          <w:rPrChange w:id="23672" w:author="user pc" w:date="2022-03-15T10:14:00Z">
            <w:rPr>
              <w:rFonts w:cs="Calibri" w:hAnsi="Cambria Math"/>
            </w:rPr>
          </w:rPrChange>
        </w:rPr>
        <w:t>multiply</w:t>
      </w:r>
      <w:r>
        <w:rPr>
          <w:rFonts w:ascii="Times New Roman" w:cs="Times New Roman" w:hAnsi="Times New Roman"/>
          <w:sz w:val="28"/>
          <w:szCs w:val="28"/>
        </w:rPr>
        <w:t xml:space="preserve"> </w:t>
      </w:r>
      <w:r w:rsidRPr="ACB4C2FC">
        <w:rPr>
          <w:rFonts w:ascii="Times New Roman" w:cs="Times New Roman" w:hAnsi="Times New Roman"/>
          <w:sz w:val="28"/>
          <w:szCs w:val="28"/>
          <w:rPrChange w:id="23673" w:author="user pc" w:date="2022-03-15T10:14:00Z">
            <w:rPr>
              <w:rFonts w:cs="Calibri" w:hAnsi="Cambria Math"/>
            </w:rPr>
          </w:rPrChange>
        </w:rPr>
        <w:t>it</w:t>
      </w:r>
      <w:r>
        <w:rPr>
          <w:rFonts w:ascii="Times New Roman" w:cs="Times New Roman" w:hAnsi="Times New Roman"/>
          <w:sz w:val="28"/>
          <w:szCs w:val="28"/>
        </w:rPr>
        <w:t xml:space="preserve"> </w:t>
      </w:r>
      <w:r w:rsidRPr="AAF5E00D">
        <w:rPr>
          <w:rFonts w:ascii="Times New Roman" w:cs="Times New Roman" w:hAnsi="Times New Roman"/>
          <w:sz w:val="28"/>
          <w:szCs w:val="28"/>
          <w:rPrChange w:id="23674" w:author="user pc" w:date="2022-03-15T10:14:00Z">
            <w:rPr>
              <w:rFonts w:cs="Calibri" w:hAnsi="Cambria Math"/>
            </w:rPr>
          </w:rPrChange>
        </w:rPr>
        <w:t>by</w:t>
      </w:r>
      <w:r>
        <w:rPr>
          <w:rFonts w:ascii="Times New Roman" w:cs="Times New Roman" w:hAnsi="Times New Roman"/>
          <w:sz w:val="28"/>
          <w:szCs w:val="28"/>
        </w:rPr>
        <w:t xml:space="preserve"> </w:t>
      </w:r>
      <w:r w:rsidRPr="83931A80">
        <w:rPr>
          <w:rFonts w:ascii="Times New Roman" w:cs="Times New Roman" w:hAnsi="Times New Roman"/>
          <w:sz w:val="28"/>
          <w:szCs w:val="28"/>
          <w:rPrChange w:id="23675" w:author="user pc" w:date="2022-03-15T10:14:00Z">
            <w:rPr>
              <w:rFonts w:cs="Calibri" w:hAnsi="Cambria Math"/>
            </w:rPr>
          </w:rPrChange>
        </w:rPr>
        <w:t>2(8g),</w:t>
      </w:r>
      <w:r>
        <w:rPr>
          <w:rFonts w:ascii="Times New Roman" w:cs="Times New Roman" w:hAnsi="Times New Roman"/>
          <w:sz w:val="28"/>
          <w:szCs w:val="28"/>
        </w:rPr>
        <w:t xml:space="preserve"> </w:t>
      </w:r>
      <w:r w:rsidRPr="6D0CB89F">
        <w:rPr>
          <w:rFonts w:ascii="Times New Roman" w:cs="Times New Roman" w:hAnsi="Times New Roman"/>
          <w:sz w:val="28"/>
          <w:szCs w:val="28"/>
          <w:rPrChange w:id="23676" w:author="user pc" w:date="2022-03-15T10:14:00Z">
            <w:rPr>
              <w:rFonts w:cs="Calibri" w:hAnsi="Cambria Math"/>
            </w:rPr>
          </w:rPrChange>
        </w:rPr>
        <w:t>we</w:t>
      </w:r>
      <w:r>
        <w:rPr>
          <w:rFonts w:ascii="Times New Roman" w:cs="Times New Roman" w:hAnsi="Times New Roman"/>
          <w:sz w:val="28"/>
          <w:szCs w:val="28"/>
        </w:rPr>
        <w:t xml:space="preserve"> </w:t>
      </w:r>
      <w:r w:rsidRPr="468F7A95">
        <w:rPr>
          <w:rFonts w:ascii="Times New Roman" w:cs="Times New Roman" w:hAnsi="Times New Roman"/>
          <w:sz w:val="28"/>
          <w:szCs w:val="28"/>
          <w:rPrChange w:id="23677" w:author="user pc" w:date="2022-03-15T10:14:00Z">
            <w:rPr>
              <w:rFonts w:cs="Calibri" w:hAnsi="Cambria Math"/>
            </w:rPr>
          </w:rPrChange>
        </w:rPr>
        <w:t>multiply</w:t>
      </w:r>
      <w:r>
        <w:rPr>
          <w:rFonts w:ascii="Times New Roman" w:cs="Times New Roman" w:hAnsi="Times New Roman"/>
          <w:sz w:val="28"/>
          <w:szCs w:val="28"/>
        </w:rPr>
        <w:t xml:space="preserve"> </w:t>
      </w:r>
      <w:r w:rsidRPr="D93648DA">
        <w:rPr>
          <w:rFonts w:ascii="Times New Roman" w:cs="Times New Roman" w:hAnsi="Times New Roman"/>
          <w:sz w:val="28"/>
          <w:szCs w:val="28"/>
          <w:rPrChange w:id="23678" w:author="user pc" w:date="2022-03-15T10:14:00Z">
            <w:rPr>
              <w:rFonts w:cs="Calibri" w:hAnsi="Cambria Math"/>
            </w:rPr>
          </w:rPrChange>
        </w:rPr>
        <w:t>8</w:t>
      </w:r>
      <w:r>
        <w:rPr>
          <w:rFonts w:ascii="Times New Roman" w:cs="Times New Roman" w:hAnsi="Times New Roman"/>
          <w:sz w:val="28"/>
          <w:szCs w:val="28"/>
        </w:rPr>
        <w:t xml:space="preserve"> </w:t>
      </w:r>
      <w:r w:rsidRPr="C5FE81B8">
        <w:rPr>
          <w:rFonts w:ascii="Times New Roman" w:cs="Times New Roman" w:hAnsi="Times New Roman"/>
          <w:sz w:val="28"/>
          <w:szCs w:val="28"/>
          <w:rPrChange w:id="23679" w:author="user pc" w:date="2022-03-15T10:14:00Z">
            <w:rPr>
              <w:rFonts w:cs="Calibri" w:hAnsi="Cambria Math"/>
            </w:rPr>
          </w:rPrChange>
        </w:rPr>
        <w:t>by</w:t>
      </w:r>
      <w:r>
        <w:rPr>
          <w:rFonts w:ascii="Times New Roman" w:cs="Times New Roman" w:hAnsi="Times New Roman"/>
          <w:sz w:val="28"/>
          <w:szCs w:val="28"/>
        </w:rPr>
        <w:t xml:space="preserve"> </w:t>
      </w:r>
      <w:r w:rsidRPr="FF126936">
        <w:rPr>
          <w:rFonts w:ascii="Times New Roman" w:cs="Times New Roman" w:hAnsi="Times New Roman"/>
          <w:sz w:val="28"/>
          <w:szCs w:val="28"/>
          <w:rPrChange w:id="23680" w:author="user pc" w:date="2022-03-15T10:14:00Z">
            <w:rPr>
              <w:rFonts w:cs="Calibri" w:hAnsi="Cambria Math"/>
            </w:rPr>
          </w:rPrChange>
        </w:rPr>
        <w:t>2(16g)</w:t>
      </w:r>
      <w:r>
        <w:rPr>
          <w:rFonts w:ascii="Times New Roman" w:cs="Times New Roman" w:hAnsi="Times New Roman"/>
          <w:sz w:val="28"/>
          <w:szCs w:val="28"/>
        </w:rPr>
        <w:t xml:space="preserve"> </w:t>
      </w:r>
      <w:r w:rsidRPr="A05D42DF">
        <w:rPr>
          <w:rFonts w:ascii="Times New Roman" w:cs="Times New Roman" w:hAnsi="Times New Roman"/>
          <w:sz w:val="28"/>
          <w:szCs w:val="28"/>
          <w:rPrChange w:id="23681" w:author="user pc" w:date="2022-03-15T10:14:00Z">
            <w:rPr>
              <w:rFonts w:cs="Calibri" w:hAnsi="Cambria Math"/>
            </w:rPr>
          </w:rPrChange>
        </w:rPr>
        <w:t>and</w:t>
      </w:r>
      <w:r>
        <w:rPr>
          <w:rFonts w:ascii="Times New Roman" w:cs="Times New Roman" w:hAnsi="Times New Roman"/>
          <w:sz w:val="28"/>
          <w:szCs w:val="28"/>
        </w:rPr>
        <w:t xml:space="preserve"> </w:t>
      </w:r>
      <w:r w:rsidRPr="F4250B51">
        <w:rPr>
          <w:rFonts w:ascii="Times New Roman" w:cs="Times New Roman" w:hAnsi="Times New Roman"/>
          <w:sz w:val="28"/>
          <w:szCs w:val="28"/>
          <w:rPrChange w:id="23682" w:author="user pc" w:date="2022-03-15T10:14:00Z">
            <w:rPr>
              <w:rFonts w:cs="Calibri" w:hAnsi="Cambria Math"/>
            </w:rPr>
          </w:rPrChange>
        </w:rPr>
        <w:t>finally</w:t>
      </w:r>
      <w:r>
        <w:rPr>
          <w:rFonts w:ascii="Times New Roman" w:cs="Times New Roman" w:hAnsi="Times New Roman"/>
          <w:sz w:val="28"/>
          <w:szCs w:val="28"/>
        </w:rPr>
        <w:t xml:space="preserve"> </w:t>
      </w:r>
      <w:r w:rsidRPr="8498DA8E">
        <w:rPr>
          <w:rFonts w:ascii="Times New Roman" w:cs="Times New Roman" w:hAnsi="Times New Roman"/>
          <w:sz w:val="28"/>
          <w:szCs w:val="28"/>
          <w:rPrChange w:id="23683" w:author="user pc" w:date="2022-03-15T10:14:00Z">
            <w:rPr>
              <w:rFonts w:cs="Calibri" w:hAnsi="Cambria Math"/>
            </w:rPr>
          </w:rPrChange>
        </w:rPr>
        <w:t>multiply</w:t>
      </w:r>
      <w:r>
        <w:rPr>
          <w:rFonts w:ascii="Times New Roman" w:cs="Times New Roman" w:hAnsi="Times New Roman"/>
          <w:sz w:val="28"/>
          <w:szCs w:val="28"/>
        </w:rPr>
        <w:t xml:space="preserve"> </w:t>
      </w:r>
      <w:r w:rsidRPr="FFA161D3">
        <w:rPr>
          <w:rFonts w:ascii="Times New Roman" w:cs="Times New Roman" w:hAnsi="Times New Roman"/>
          <w:sz w:val="28"/>
          <w:szCs w:val="28"/>
          <w:rPrChange w:id="23684" w:author="user pc" w:date="2022-03-15T10:14:00Z">
            <w:rPr>
              <w:rFonts w:cs="Calibri" w:hAnsi="Cambria Math"/>
            </w:rPr>
          </w:rPrChange>
        </w:rPr>
        <w:t>16</w:t>
      </w:r>
      <w:r>
        <w:rPr>
          <w:rFonts w:ascii="Times New Roman" w:cs="Times New Roman" w:hAnsi="Times New Roman"/>
          <w:sz w:val="28"/>
          <w:szCs w:val="28"/>
        </w:rPr>
        <w:t xml:space="preserve"> </w:t>
      </w:r>
      <w:r w:rsidRPr="86E952EF">
        <w:rPr>
          <w:rFonts w:ascii="Times New Roman" w:cs="Times New Roman" w:hAnsi="Times New Roman"/>
          <w:sz w:val="28"/>
          <w:szCs w:val="28"/>
          <w:rPrChange w:id="23685" w:author="user pc" w:date="2022-03-15T10:14:00Z">
            <w:rPr>
              <w:rFonts w:cs="Calibri" w:hAnsi="Cambria Math"/>
            </w:rPr>
          </w:rPrChange>
        </w:rPr>
        <w:t>by 2</w:t>
      </w:r>
      <w:r>
        <w:rPr>
          <w:rFonts w:ascii="Times New Roman" w:cs="Times New Roman" w:hAnsi="Times New Roman"/>
          <w:sz w:val="28"/>
          <w:szCs w:val="28"/>
        </w:rPr>
        <w:t xml:space="preserve"> </w:t>
      </w:r>
      <w:r w:rsidRPr="36882B71">
        <w:rPr>
          <w:rFonts w:ascii="Times New Roman" w:cs="Times New Roman" w:hAnsi="Times New Roman"/>
          <w:sz w:val="28"/>
          <w:szCs w:val="28"/>
          <w:rPrChange w:id="23686" w:author="user pc" w:date="2022-03-15T10:14:00Z">
            <w:rPr>
              <w:rFonts w:cs="Calibri" w:hAnsi="Cambria Math"/>
            </w:rPr>
          </w:rPrChange>
        </w:rPr>
        <w:t>to</w:t>
      </w:r>
      <w:r>
        <w:rPr>
          <w:rFonts w:ascii="Times New Roman" w:cs="Times New Roman" w:hAnsi="Times New Roman"/>
          <w:sz w:val="28"/>
          <w:szCs w:val="28"/>
        </w:rPr>
        <w:t xml:space="preserve"> </w:t>
      </w:r>
      <w:r w:rsidRPr="FB0E22F6">
        <w:rPr>
          <w:rFonts w:ascii="Times New Roman" w:cs="Times New Roman" w:hAnsi="Times New Roman"/>
          <w:sz w:val="28"/>
          <w:szCs w:val="28"/>
          <w:rPrChange w:id="23687" w:author="user pc" w:date="2022-03-15T10:14:00Z">
            <w:rPr>
              <w:rFonts w:cs="Calibri" w:hAnsi="Cambria Math"/>
            </w:rPr>
          </w:rPrChange>
        </w:rPr>
        <w:t>have</w:t>
      </w:r>
      <w:r>
        <w:rPr>
          <w:rFonts w:ascii="Times New Roman" w:cs="Times New Roman" w:hAnsi="Times New Roman"/>
          <w:sz w:val="28"/>
          <w:szCs w:val="28"/>
        </w:rPr>
        <w:t xml:space="preserve"> </w:t>
      </w:r>
      <w:r w:rsidRPr="C99EB080">
        <w:rPr>
          <w:rFonts w:ascii="Times New Roman" w:cs="Times New Roman" w:hAnsi="Times New Roman"/>
          <w:sz w:val="28"/>
          <w:szCs w:val="28"/>
          <w:rPrChange w:id="23688" w:author="user pc" w:date="2022-03-15T10:14:00Z">
            <w:rPr>
              <w:rFonts w:cs="Calibri" w:hAnsi="Cambria Math"/>
            </w:rPr>
          </w:rPrChange>
        </w:rPr>
        <w:t>32g.</w:t>
      </w:r>
    </w:p>
    <w:p>
      <w:pPr>
        <w:pStyle w:val="style0"/>
        <w:tabs>
          <w:tab w:val="left" w:leader="none" w:pos="4020"/>
        </w:tabs>
        <w:rPr>
          <w:rFonts w:ascii="Times New Roman" w:cs="Times New Roman"/>
          <w:sz w:val="28"/>
          <w:szCs w:val="28"/>
          <w:rPrChange w:id="23689" w:author="user pc" w:date="2022-03-15T10:14:00Z">
            <w:rPr/>
          </w:rPrChange>
        </w:rPr>
      </w:pPr>
    </w:p>
    <w:p>
      <w:pPr>
        <w:pStyle w:val="style0"/>
        <w:tabs>
          <w:tab w:val="left" w:leader="none" w:pos="4020"/>
        </w:tabs>
        <w:rPr>
          <w:rFonts w:ascii="Times New Roman" w:cs="Times New Roman"/>
          <w:sz w:val="28"/>
          <w:szCs w:val="28"/>
          <w:rPrChange w:id="23690" w:author="user pc" w:date="2022-03-15T10:14:00Z">
            <w:rPr/>
          </w:rPrChange>
        </w:rPr>
      </w:pPr>
      <w:r w:rsidRPr="7BEE7D6E">
        <w:rPr>
          <w:rFonts w:ascii="Times New Roman" w:cs="Times New Roman" w:hAnsi="Times New Roman"/>
          <w:b/>
          <w:bCs/>
          <w:sz w:val="28"/>
          <w:szCs w:val="28"/>
          <w:rPrChange w:id="23691" w:author="user pc" w:date="2022-03-15T10:14:00Z">
            <w:rPr>
              <w:rFonts w:cs="Calibri" w:hAnsi="Cambria Math"/>
              <w:b/>
              <w:bCs/>
            </w:rPr>
          </w:rPrChange>
        </w:rPr>
        <w:t>Example</w:t>
      </w:r>
      <w:r>
        <w:rPr>
          <w:rFonts w:ascii="Times New Roman" w:cs="Times New Roman" w:hAnsi="Times New Roman"/>
          <w:b/>
          <w:bCs/>
          <w:sz w:val="28"/>
          <w:szCs w:val="28"/>
        </w:rPr>
        <w:t xml:space="preserve"> </w:t>
      </w:r>
      <w:r w:rsidRPr="DFA0DAEC">
        <w:rPr>
          <w:rFonts w:ascii="Times New Roman" w:cs="Times New Roman" w:hAnsi="Times New Roman"/>
          <w:b/>
          <w:bCs/>
          <w:sz w:val="28"/>
          <w:szCs w:val="28"/>
          <w:rPrChange w:id="23692" w:author="user pc" w:date="2022-03-15T10:14:00Z">
            <w:rPr>
              <w:rFonts w:cs="Calibri" w:hAnsi="Cambria Math"/>
              <w:b/>
              <w:bCs/>
            </w:rPr>
          </w:rPrChange>
        </w:rPr>
        <w:t>4:</w:t>
      </w:r>
      <w:r>
        <w:rPr>
          <w:rFonts w:ascii="Times New Roman" w:cs="Times New Roman" w:hAnsi="Times New Roman"/>
          <w:b/>
          <w:bCs/>
          <w:sz w:val="28"/>
          <w:szCs w:val="28"/>
        </w:rPr>
        <w:t xml:space="preserve"> </w:t>
      </w:r>
      <w:r w:rsidRPr="D66D411E">
        <w:rPr>
          <w:rFonts w:ascii="Times New Roman" w:cs="Times New Roman" w:hAnsi="Times New Roman"/>
          <w:sz w:val="28"/>
          <w:szCs w:val="28"/>
          <w:rPrChange w:id="23693" w:author="user pc" w:date="2022-03-15T10:14:00Z">
            <w:rPr>
              <w:rFonts w:cs="Calibri" w:hAnsi="Cambria Math"/>
            </w:rPr>
          </w:rPrChange>
        </w:rPr>
        <w:t>How</w:t>
      </w:r>
      <w:r>
        <w:rPr>
          <w:rFonts w:ascii="Times New Roman" w:cs="Times New Roman" w:hAnsi="Times New Roman"/>
          <w:sz w:val="28"/>
          <w:szCs w:val="28"/>
        </w:rPr>
        <w:t xml:space="preserve"> </w:t>
      </w:r>
      <w:r w:rsidRPr="4FBCAF68">
        <w:rPr>
          <w:rFonts w:ascii="Times New Roman" w:cs="Times New Roman" w:hAnsi="Times New Roman"/>
          <w:sz w:val="28"/>
          <w:szCs w:val="28"/>
          <w:rPrChange w:id="23694" w:author="user pc" w:date="2022-03-15T10:14:00Z">
            <w:rPr>
              <w:rFonts w:cs="Calibri" w:hAnsi="Cambria Math"/>
            </w:rPr>
          </w:rPrChange>
        </w:rPr>
        <w:t>long</w:t>
      </w:r>
      <w:r>
        <w:rPr>
          <w:rFonts w:ascii="Times New Roman" w:cs="Times New Roman" w:hAnsi="Times New Roman"/>
          <w:sz w:val="28"/>
          <w:szCs w:val="28"/>
        </w:rPr>
        <w:t xml:space="preserve"> </w:t>
      </w:r>
      <w:r w:rsidRPr="3987E496">
        <w:rPr>
          <w:rFonts w:ascii="Times New Roman" w:cs="Times New Roman" w:hAnsi="Times New Roman"/>
          <w:sz w:val="28"/>
          <w:szCs w:val="28"/>
          <w:rPrChange w:id="23695" w:author="user pc" w:date="2022-03-15T10:14:00Z">
            <w:rPr>
              <w:rFonts w:cs="Calibri" w:hAnsi="Cambria Math"/>
            </w:rPr>
          </w:rPrChange>
        </w:rPr>
        <w:t>will</w:t>
      </w:r>
      <w:r>
        <w:rPr>
          <w:rFonts w:ascii="Times New Roman" w:cs="Times New Roman" w:hAnsi="Times New Roman"/>
          <w:sz w:val="28"/>
          <w:szCs w:val="28"/>
        </w:rPr>
        <w:t xml:space="preserve"> </w:t>
      </w:r>
      <w:r w:rsidRPr="EC684C6F">
        <w:rPr>
          <w:rFonts w:ascii="Times New Roman" w:cs="Times New Roman" w:hAnsi="Times New Roman"/>
          <w:sz w:val="28"/>
          <w:szCs w:val="28"/>
          <w:rPrChange w:id="23696" w:author="user pc" w:date="2022-03-15T10:14:00Z">
            <w:rPr>
              <w:rFonts w:cs="Calibri" w:hAnsi="Cambria Math"/>
            </w:rPr>
          </w:rPrChange>
        </w:rPr>
        <w:t>it</w:t>
      </w:r>
      <w:r>
        <w:rPr>
          <w:rFonts w:ascii="Times New Roman" w:cs="Times New Roman" w:hAnsi="Times New Roman"/>
          <w:sz w:val="28"/>
          <w:szCs w:val="28"/>
        </w:rPr>
        <w:t xml:space="preserve"> </w:t>
      </w:r>
      <w:r w:rsidRPr="C6B95062">
        <w:rPr>
          <w:rFonts w:ascii="Times New Roman" w:cs="Times New Roman" w:hAnsi="Times New Roman"/>
          <w:sz w:val="28"/>
          <w:szCs w:val="28"/>
          <w:rPrChange w:id="23697" w:author="user pc" w:date="2022-03-15T10:14:00Z">
            <w:rPr>
              <w:rFonts w:cs="Calibri" w:hAnsi="Cambria Math"/>
            </w:rPr>
          </w:rPrChange>
        </w:rPr>
        <w:t>take</w:t>
      </w:r>
      <w:r>
        <w:rPr>
          <w:rFonts w:ascii="Times New Roman" w:cs="Times New Roman" w:hAnsi="Times New Roman"/>
          <w:sz w:val="28"/>
          <w:szCs w:val="28"/>
        </w:rPr>
        <w:t xml:space="preserve"> </w:t>
      </w:r>
      <w:r w:rsidRPr="976C286F">
        <w:rPr>
          <w:rFonts w:ascii="Times New Roman" w:cs="Times New Roman" w:hAnsi="Times New Roman"/>
          <w:sz w:val="28"/>
          <w:szCs w:val="28"/>
          <w:rPrChange w:id="23698" w:author="user pc" w:date="2022-03-15T10:14:00Z">
            <w:rPr>
              <w:rFonts w:cs="Calibri" w:hAnsi="Cambria Math"/>
            </w:rPr>
          </w:rPrChange>
        </w:rPr>
        <w:t>for</w:t>
      </w:r>
      <w:r>
        <w:rPr>
          <w:rFonts w:ascii="Times New Roman" w:cs="Times New Roman" w:hAnsi="Times New Roman"/>
          <w:sz w:val="28"/>
          <w:szCs w:val="28"/>
        </w:rPr>
        <w:t xml:space="preserve"> </w:t>
      </w:r>
      <w:r w:rsidRPr="0F6F0406">
        <w:rPr>
          <w:rFonts w:ascii="Times New Roman" w:cs="Times New Roman" w:hAnsi="Times New Roman"/>
          <w:sz w:val="28"/>
          <w:szCs w:val="28"/>
          <w:rPrChange w:id="23699" w:author="user pc" w:date="2022-03-15T10:14:00Z">
            <w:rPr>
              <w:rFonts w:cs="Calibri" w:hAnsi="Cambria Math"/>
            </w:rPr>
          </w:rPrChange>
        </w:rPr>
        <w:t>a</w:t>
      </w:r>
      <w:r>
        <w:rPr>
          <w:rFonts w:ascii="Times New Roman" w:cs="Times New Roman" w:hAnsi="Times New Roman"/>
          <w:sz w:val="28"/>
          <w:szCs w:val="28"/>
        </w:rPr>
        <w:t xml:space="preserve"> </w:t>
      </w:r>
      <w:r w:rsidRPr="4062204B">
        <w:rPr>
          <w:rFonts w:ascii="Times New Roman" w:cs="Times New Roman" w:hAnsi="Times New Roman"/>
          <w:sz w:val="28"/>
          <w:szCs w:val="28"/>
          <w:rPrChange w:id="23700" w:author="user pc" w:date="2022-03-15T10:14:00Z">
            <w:rPr>
              <w:rFonts w:cs="Calibri" w:hAnsi="Cambria Math"/>
            </w:rPr>
          </w:rPrChange>
        </w:rPr>
        <w:t>64g</w:t>
      </w:r>
      <w:r>
        <w:rPr>
          <w:rFonts w:ascii="Times New Roman" w:cs="Times New Roman" w:hAnsi="Times New Roman"/>
          <w:sz w:val="28"/>
          <w:szCs w:val="28"/>
        </w:rPr>
        <w:t xml:space="preserve"> </w:t>
      </w:r>
      <w:r w:rsidRPr="FD53B062">
        <w:rPr>
          <w:rFonts w:ascii="Times New Roman" w:cs="Times New Roman" w:hAnsi="Times New Roman"/>
          <w:sz w:val="28"/>
          <w:szCs w:val="28"/>
          <w:rPrChange w:id="23701" w:author="user pc" w:date="2022-03-15T10:14:00Z">
            <w:rPr>
              <w:rFonts w:cs="Calibri" w:hAnsi="Cambria Math"/>
            </w:rPr>
          </w:rPrChange>
        </w:rPr>
        <w:t>sample</w:t>
      </w:r>
      <w:r>
        <w:rPr>
          <w:rFonts w:ascii="Times New Roman" w:cs="Times New Roman" w:hAnsi="Times New Roman"/>
          <w:sz w:val="28"/>
          <w:szCs w:val="28"/>
        </w:rPr>
        <w:t xml:space="preserve"> </w:t>
      </w:r>
      <w:r w:rsidRPr="1F890F04">
        <w:rPr>
          <w:rFonts w:ascii="Times New Roman" w:cs="Times New Roman" w:hAnsi="Times New Roman"/>
          <w:sz w:val="28"/>
          <w:szCs w:val="28"/>
          <w:rPrChange w:id="23702" w:author="user pc" w:date="2022-03-15T10:14:00Z">
            <w:rPr>
              <w:rFonts w:cs="Calibri" w:hAnsi="Cambria Math"/>
            </w:rPr>
          </w:rPrChange>
        </w:rPr>
        <w:t>of</w:t>
      </w:r>
      <w:r>
        <w:rPr>
          <w:rFonts w:ascii="Times New Roman" w:cs="Times New Roman" w:hAnsi="Times New Roman"/>
          <w:sz w:val="28"/>
          <w:szCs w:val="28"/>
        </w:rPr>
        <w:t xml:space="preserve"> </w:t>
      </w:r>
      <w:r w:rsidRPr="7D7C4A5B">
        <w:rPr>
          <w:rFonts w:ascii="Times New Roman" w:cs="Times New Roman" w:hAnsi="Times New Roman"/>
          <w:sz w:val="28"/>
          <w:szCs w:val="28"/>
          <w:rPrChange w:id="23703" w:author="user pc" w:date="2022-03-15T10:14:00Z">
            <w:rPr>
              <w:rFonts w:cs="Calibri" w:hAnsi="Cambria Math"/>
            </w:rPr>
          </w:rPrChange>
        </w:rPr>
        <w:t xml:space="preserve">Rn </w:t>
      </w:r>
      <w:r>
        <w:rPr>
          <w:rFonts w:ascii="Times New Roman" w:cs="Times New Roman" w:hAnsi="Times New Roman"/>
          <w:sz w:val="28"/>
          <w:szCs w:val="28"/>
        </w:rPr>
        <w:t>–</w:t>
      </w:r>
      <w:r w:rsidRPr="1016CC34">
        <w:rPr>
          <w:rFonts w:ascii="Times New Roman" w:cs="Times New Roman" w:hAnsi="Times New Roman"/>
          <w:sz w:val="28"/>
          <w:szCs w:val="28"/>
          <w:rPrChange w:id="23704" w:author="user pc" w:date="2022-03-15T10:14:00Z">
            <w:rPr>
              <w:rFonts w:cs="Calibri" w:hAnsi="Cambria Math"/>
            </w:rPr>
          </w:rPrChange>
        </w:rPr>
        <w:t xml:space="preserve"> 222</w:t>
      </w:r>
      <w:r>
        <w:rPr>
          <w:rFonts w:ascii="Times New Roman" w:cs="Times New Roman" w:hAnsi="Times New Roman"/>
          <w:sz w:val="28"/>
          <w:szCs w:val="28"/>
        </w:rPr>
        <w:t xml:space="preserve"> </w:t>
      </w:r>
      <w:r w:rsidRPr="340B7724">
        <w:rPr>
          <w:rFonts w:ascii="Times New Roman" w:cs="Times New Roman" w:hAnsi="Times New Roman"/>
          <w:sz w:val="28"/>
          <w:szCs w:val="28"/>
          <w:rPrChange w:id="23705" w:author="user pc" w:date="2022-03-15T10:14:00Z">
            <w:rPr>
              <w:rFonts w:cs="Calibri" w:hAnsi="Cambria Math"/>
            </w:rPr>
          </w:rPrChange>
        </w:rPr>
        <w:t>that</w:t>
      </w:r>
      <w:r>
        <w:rPr>
          <w:rFonts w:ascii="Times New Roman" w:cs="Times New Roman" w:hAnsi="Times New Roman"/>
          <w:sz w:val="28"/>
          <w:szCs w:val="28"/>
        </w:rPr>
        <w:t xml:space="preserve"> </w:t>
      </w:r>
      <w:r w:rsidRPr="A4C62CF1">
        <w:rPr>
          <w:rFonts w:ascii="Times New Roman" w:cs="Times New Roman" w:hAnsi="Times New Roman"/>
          <w:sz w:val="28"/>
          <w:szCs w:val="28"/>
          <w:rPrChange w:id="23706" w:author="user pc" w:date="2022-03-15T10:14:00Z">
            <w:rPr>
              <w:rFonts w:cs="Calibri" w:hAnsi="Cambria Math"/>
            </w:rPr>
          </w:rPrChange>
        </w:rPr>
        <w:t>has</w:t>
      </w:r>
      <w:r>
        <w:rPr>
          <w:rFonts w:ascii="Times New Roman" w:cs="Times New Roman" w:hAnsi="Times New Roman"/>
          <w:sz w:val="28"/>
          <w:szCs w:val="28"/>
        </w:rPr>
        <w:t xml:space="preserve"> </w:t>
      </w:r>
      <w:r w:rsidRPr="A3BF8893">
        <w:rPr>
          <w:rFonts w:ascii="Times New Roman" w:cs="Times New Roman" w:hAnsi="Times New Roman"/>
          <w:sz w:val="28"/>
          <w:szCs w:val="28"/>
          <w:rPrChange w:id="23707" w:author="user pc" w:date="2022-03-15T10:14:00Z">
            <w:rPr>
              <w:rFonts w:cs="Calibri" w:hAnsi="Cambria Math"/>
            </w:rPr>
          </w:rPrChange>
        </w:rPr>
        <w:t>a</w:t>
      </w:r>
      <w:r>
        <w:rPr>
          <w:rFonts w:ascii="Times New Roman" w:cs="Times New Roman" w:hAnsi="Times New Roman"/>
          <w:sz w:val="28"/>
          <w:szCs w:val="28"/>
        </w:rPr>
        <w:t xml:space="preserve"> </w:t>
      </w:r>
      <w:r w:rsidRPr="557A6F11">
        <w:rPr>
          <w:rFonts w:ascii="Times New Roman" w:cs="Times New Roman" w:hAnsi="Times New Roman"/>
          <w:sz w:val="28"/>
          <w:szCs w:val="28"/>
          <w:rPrChange w:id="23708" w:author="user pc" w:date="2022-03-15T10:14:00Z">
            <w:rPr>
              <w:rFonts w:cs="Calibri" w:hAnsi="Cambria Math"/>
            </w:rPr>
          </w:rPrChange>
        </w:rPr>
        <w:t>half-life</w:t>
      </w:r>
      <w:r>
        <w:rPr>
          <w:rFonts w:ascii="Times New Roman" w:cs="Times New Roman" w:hAnsi="Times New Roman"/>
          <w:sz w:val="28"/>
          <w:szCs w:val="28"/>
        </w:rPr>
        <w:t xml:space="preserve"> </w:t>
      </w:r>
      <w:r w:rsidRPr="7936B76F">
        <w:rPr>
          <w:rFonts w:ascii="Times New Roman" w:cs="Times New Roman" w:hAnsi="Times New Roman"/>
          <w:sz w:val="28"/>
          <w:szCs w:val="28"/>
          <w:rPrChange w:id="23709" w:author="user pc" w:date="2022-03-15T10:14:00Z">
            <w:rPr>
              <w:rFonts w:cs="Calibri" w:hAnsi="Cambria Math"/>
            </w:rPr>
          </w:rPrChange>
        </w:rPr>
        <w:t>of</w:t>
      </w:r>
      <w:r>
        <w:rPr>
          <w:rFonts w:ascii="Times New Roman" w:cs="Times New Roman" w:hAnsi="Times New Roman"/>
          <w:sz w:val="28"/>
          <w:szCs w:val="28"/>
        </w:rPr>
        <w:t xml:space="preserve"> </w:t>
      </w:r>
      <w:r w:rsidRPr="4232BCEC">
        <w:rPr>
          <w:rFonts w:ascii="Times New Roman" w:cs="Times New Roman" w:hAnsi="Times New Roman"/>
          <w:sz w:val="28"/>
          <w:szCs w:val="28"/>
          <w:rPrChange w:id="23710" w:author="user pc" w:date="2022-03-15T10:14:00Z">
            <w:rPr>
              <w:rFonts w:cs="Calibri" w:hAnsi="Cambria Math"/>
            </w:rPr>
          </w:rPrChange>
        </w:rPr>
        <w:t>3.8 days</w:t>
      </w:r>
      <w:r>
        <w:rPr>
          <w:rFonts w:ascii="Times New Roman" w:cs="Times New Roman" w:hAnsi="Times New Roman"/>
          <w:sz w:val="28"/>
          <w:szCs w:val="28"/>
        </w:rPr>
        <w:t xml:space="preserve"> </w:t>
      </w:r>
      <w:r w:rsidRPr="D43DB29A">
        <w:rPr>
          <w:rFonts w:ascii="Times New Roman" w:cs="Times New Roman" w:hAnsi="Times New Roman"/>
          <w:sz w:val="28"/>
          <w:szCs w:val="28"/>
          <w:rPrChange w:id="23711" w:author="user pc" w:date="2022-03-15T10:14:00Z">
            <w:rPr>
              <w:rFonts w:cs="Calibri" w:hAnsi="Cambria Math"/>
            </w:rPr>
          </w:rPrChange>
        </w:rPr>
        <w:t>to</w:t>
      </w:r>
      <w:r>
        <w:rPr>
          <w:rFonts w:ascii="Times New Roman" w:cs="Times New Roman" w:hAnsi="Times New Roman"/>
          <w:sz w:val="28"/>
          <w:szCs w:val="28"/>
        </w:rPr>
        <w:t xml:space="preserve"> </w:t>
      </w:r>
      <w:r w:rsidRPr="392CC804">
        <w:rPr>
          <w:rFonts w:ascii="Times New Roman" w:cs="Times New Roman" w:hAnsi="Times New Roman"/>
          <w:sz w:val="28"/>
          <w:szCs w:val="28"/>
          <w:rPrChange w:id="23712" w:author="user pc" w:date="2022-03-15T10:14:00Z">
            <w:rPr>
              <w:rFonts w:cs="Calibri" w:hAnsi="Cambria Math"/>
            </w:rPr>
          </w:rPrChange>
        </w:rPr>
        <w:t>decay</w:t>
      </w:r>
      <w:r>
        <w:rPr>
          <w:rFonts w:ascii="Times New Roman" w:cs="Times New Roman" w:hAnsi="Times New Roman"/>
          <w:sz w:val="28"/>
          <w:szCs w:val="28"/>
        </w:rPr>
        <w:t xml:space="preserve"> </w:t>
      </w:r>
      <w:r w:rsidRPr="A78C457D">
        <w:rPr>
          <w:rFonts w:ascii="Times New Roman" w:cs="Times New Roman" w:hAnsi="Times New Roman"/>
          <w:sz w:val="28"/>
          <w:szCs w:val="28"/>
          <w:rPrChange w:id="23713" w:author="user pc" w:date="2022-03-15T10:14:00Z">
            <w:rPr>
              <w:rFonts w:cs="Calibri" w:hAnsi="Cambria Math"/>
            </w:rPr>
          </w:rPrChange>
        </w:rPr>
        <w:t>to</w:t>
      </w:r>
      <w:r>
        <w:rPr>
          <w:rFonts w:ascii="Times New Roman" w:cs="Times New Roman" w:hAnsi="Times New Roman"/>
          <w:sz w:val="28"/>
          <w:szCs w:val="28"/>
        </w:rPr>
        <w:t xml:space="preserve"> </w:t>
      </w:r>
      <w:r w:rsidRPr="8D9CE341">
        <w:rPr>
          <w:rFonts w:ascii="Times New Roman" w:cs="Times New Roman" w:hAnsi="Times New Roman"/>
          <w:sz w:val="28"/>
          <w:szCs w:val="28"/>
          <w:rPrChange w:id="23714" w:author="user pc" w:date="2022-03-15T10:14:00Z">
            <w:rPr>
              <w:rFonts w:cs="Calibri" w:hAnsi="Cambria Math"/>
            </w:rPr>
          </w:rPrChange>
        </w:rPr>
        <w:t>8g?</w:t>
      </w:r>
    </w:p>
    <w:p>
      <w:pPr>
        <w:pStyle w:val="style0"/>
        <w:tabs>
          <w:tab w:val="left" w:leader="none" w:pos="4020"/>
        </w:tabs>
        <w:rPr>
          <w:rFonts w:ascii="Times New Roman" w:cs="Times New Roman" w:hAnsi="Times New Roman"/>
          <w:b/>
          <w:bCs/>
          <w:sz w:val="28"/>
          <w:szCs w:val="28"/>
        </w:rPr>
      </w:pPr>
    </w:p>
    <w:p>
      <w:pPr>
        <w:pStyle w:val="style0"/>
        <w:tabs>
          <w:tab w:val="left" w:leader="none" w:pos="4020"/>
        </w:tabs>
        <w:rPr>
          <w:rFonts w:ascii="Times New Roman" w:cs="Times New Roman" w:hAnsi="Times New Roman"/>
          <w:b/>
          <w:bCs/>
          <w:sz w:val="28"/>
          <w:szCs w:val="28"/>
        </w:rPr>
      </w:pPr>
    </w:p>
    <w:p>
      <w:pPr>
        <w:pStyle w:val="style0"/>
        <w:tabs>
          <w:tab w:val="left" w:leader="none" w:pos="4020"/>
        </w:tabs>
        <w:rPr>
          <w:rFonts w:ascii="Times New Roman" w:cs="Times New Roman"/>
          <w:sz w:val="28"/>
          <w:szCs w:val="28"/>
          <w:rPrChange w:id="23715" w:author="user pc" w:date="2022-03-15T10:14:00Z">
            <w:rPr/>
          </w:rPrChange>
        </w:rPr>
      </w:pPr>
      <w:r w:rsidRPr="1D1319A7">
        <w:rPr>
          <w:rFonts w:ascii="Times New Roman" w:cs="Times New Roman" w:hAnsi="Times New Roman"/>
          <w:b/>
          <w:bCs/>
          <w:sz w:val="28"/>
          <w:szCs w:val="28"/>
          <w:rPrChange w:id="23716" w:author="user pc" w:date="2022-03-15T10:14:00Z">
            <w:rPr>
              <w:rFonts w:cs="Calibri" w:hAnsi="Cambria Math"/>
              <w:b/>
              <w:bCs/>
            </w:rPr>
          </w:rPrChange>
        </w:rPr>
        <w:t>Solution:</w:t>
      </w:r>
    </w:p>
    <w:tbl>
      <w:tblPr>
        <w:tblW w:w="0" w:type="auto"/>
        <w:tblLook w:val="04A0" w:firstRow="1" w:lastRow="0" w:firstColumn="1" w:lastColumn="0" w:noHBand="0" w:noVBand="1"/>
      </w:tblPr>
      <w:tblGrid>
        <w:gridCol w:w="3061"/>
        <w:gridCol w:w="3077"/>
        <w:gridCol w:w="3107"/>
      </w:tblGrid>
      <w:tr>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17" w:author="user pc" w:date="2022-03-15T10:14:00Z">
                  <w:rPr/>
                </w:rPrChange>
              </w:rPr>
            </w:pPr>
            <m:oMathPara>
              <m:oMath>
                <m:f>
                  <m:fPr>
                    <m:type m:val="lin"/>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oMath>
            </m:oMathPara>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18" w:author="user pc" w:date="2022-03-15T10:14:00Z">
                  <w:rPr/>
                </w:rPrChange>
              </w:rPr>
            </w:pPr>
            <w:r w:rsidRPr="EEC194BD">
              <w:rPr>
                <w:rFonts w:ascii="Times New Roman" w:cs="Times New Roman" w:hAnsi="Times New Roman"/>
                <w:sz w:val="28"/>
                <w:szCs w:val="28"/>
                <w:rPrChange w:id="23719" w:author="user pc" w:date="2022-03-15T10:14:00Z">
                  <w:rPr>
                    <w:rFonts w:cs="Calibri" w:hAnsi="Cambria Math"/>
                  </w:rPr>
                </w:rPrChange>
              </w:rPr>
              <w:t>Time</w:t>
            </w:r>
            <w:r>
              <w:rPr>
                <w:rFonts w:ascii="Times New Roman" w:cs="Times New Roman" w:hAnsi="Times New Roman"/>
                <w:sz w:val="28"/>
                <w:szCs w:val="28"/>
              </w:rPr>
              <w:t xml:space="preserve"> </w:t>
            </w:r>
            <w:r w:rsidRPr="17967D99">
              <w:rPr>
                <w:rFonts w:ascii="Times New Roman" w:cs="Times New Roman" w:hAnsi="Times New Roman"/>
                <w:sz w:val="28"/>
                <w:szCs w:val="28"/>
                <w:rPrChange w:id="23720" w:author="user pc" w:date="2022-03-15T10:14:00Z">
                  <w:rPr>
                    <w:rFonts w:cs="Calibri" w:hAnsi="Cambria Math"/>
                  </w:rPr>
                </w:rPrChange>
              </w:rPr>
              <w:t>(days)</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21" w:author="user pc" w:date="2022-03-15T10:14:00Z">
                  <w:rPr/>
                </w:rPrChange>
              </w:rPr>
            </w:pPr>
            <w:r w:rsidRPr="042AD78D">
              <w:rPr>
                <w:rFonts w:ascii="Times New Roman" w:cs="Times New Roman" w:hAnsi="Times New Roman"/>
                <w:sz w:val="28"/>
                <w:szCs w:val="28"/>
                <w:rPrChange w:id="23722" w:author="user pc" w:date="2022-03-15T10:14:00Z">
                  <w:rPr>
                    <w:rFonts w:cs="Calibri" w:hAnsi="Cambria Math"/>
                  </w:rPr>
                </w:rPrChange>
              </w:rPr>
              <w:t>Amount(g)</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23" w:author="user pc" w:date="2022-03-15T10:14:00Z">
                  <w:rPr/>
                </w:rPrChange>
              </w:rPr>
            </w:pPr>
            <w:r w:rsidRPr="FA756C38">
              <w:rPr>
                <w:rFonts w:ascii="Times New Roman" w:cs="Times New Roman" w:hAnsi="Times New Roman"/>
                <w:b/>
                <w:bCs/>
                <w:sz w:val="28"/>
                <w:szCs w:val="28"/>
                <w:rPrChange w:id="23724" w:author="user pc" w:date="2022-03-15T10:14:00Z">
                  <w:rPr>
                    <w:rFonts w:cs="Calibri" w:hAnsi="Cambria Math"/>
                    <w:b/>
                    <w:bCs/>
                  </w:rPr>
                </w:rPrChange>
              </w:rPr>
              <w:t>0</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25" w:author="user pc" w:date="2022-03-15T10:14:00Z">
                  <w:rPr/>
                </w:rPrChange>
              </w:rPr>
            </w:pPr>
            <w:r w:rsidRPr="C8D86B38">
              <w:rPr>
                <w:rFonts w:ascii="Times New Roman" w:cs="Times New Roman" w:hAnsi="Times New Roman"/>
                <w:b/>
                <w:bCs/>
                <w:sz w:val="28"/>
                <w:szCs w:val="28"/>
                <w:rPrChange w:id="23726" w:author="user pc" w:date="2022-03-15T10:14:00Z">
                  <w:rPr>
                    <w:rFonts w:cs="Calibri" w:hAnsi="Cambria Math"/>
                    <w:b/>
                    <w:bCs/>
                  </w:rPr>
                </w:rPrChange>
              </w:rPr>
              <w:t>0</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27" w:author="user pc" w:date="2022-03-15T10:14:00Z">
                  <w:rPr/>
                </w:rPrChange>
              </w:rPr>
            </w:pPr>
            <w:r w:rsidRPr="F9BF7CAF">
              <w:rPr>
                <w:rFonts w:ascii="Times New Roman" w:cs="Times New Roman" w:hAnsi="Times New Roman"/>
                <w:b/>
                <w:bCs/>
                <w:sz w:val="28"/>
                <w:szCs w:val="28"/>
                <w:rPrChange w:id="23728" w:author="user pc" w:date="2022-03-15T10:14:00Z">
                  <w:rPr>
                    <w:rFonts w:cs="Calibri" w:hAnsi="Cambria Math"/>
                    <w:b/>
                    <w:bCs/>
                  </w:rPr>
                </w:rPrChange>
              </w:rPr>
              <w:t>64</w:t>
            </w:r>
            <w:r>
              <w:rPr>
                <w:rFonts w:ascii="Times New Roman" w:cs="Times New Roman" w:hAnsi="Times New Roman"/>
                <w:b/>
                <w:bCs/>
                <w:sz w:val="28"/>
                <w:szCs w:val="28"/>
              </w:rPr>
              <w:t xml:space="preserve"> </w:t>
            </w:r>
            <w:r w:rsidRPr="727FC6F4">
              <w:rPr>
                <w:rFonts w:ascii="Times New Roman" w:cs="Times New Roman" w:hAnsi="Times New Roman"/>
                <w:b/>
                <w:bCs/>
                <w:sz w:val="28"/>
                <w:szCs w:val="28"/>
                <w:rPrChange w:id="23729" w:author="user pc" w:date="2022-03-15T10:14:00Z">
                  <w:rPr>
                    <w:rFonts w:cs="Calibri" w:hAnsi="Cambria Math"/>
                    <w:b/>
                    <w:bCs/>
                  </w:rPr>
                </w:rPrChange>
              </w:rPr>
              <w:t>÷4o</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30" w:author="user pc" w:date="2022-03-15T10:14:00Z">
                  <w:rPr/>
                </w:rPrChange>
              </w:rPr>
            </w:pPr>
            <w:r w:rsidRPr="8284D4B6">
              <w:rPr>
                <w:rFonts w:ascii="Times New Roman" w:cs="Times New Roman" w:hAnsi="Times New Roman"/>
                <w:b/>
                <w:bCs/>
                <w:sz w:val="28"/>
                <w:szCs w:val="28"/>
                <w:rPrChange w:id="23731" w:author="user pc" w:date="2022-03-15T10:14:00Z">
                  <w:rPr>
                    <w:rFonts w:cs="Calibri" w:hAnsi="Cambria Math"/>
                    <w:b/>
                    <w:bCs/>
                  </w:rPr>
                </w:rPrChange>
              </w:rPr>
              <w:t>1</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32" w:author="user pc" w:date="2022-03-15T10:14:00Z">
                  <w:rPr/>
                </w:rPrChange>
              </w:rPr>
            </w:pPr>
            <w:r w:rsidRPr="85CD06AB">
              <w:rPr>
                <w:rFonts w:ascii="Times New Roman" w:cs="Times New Roman" w:hAnsi="Times New Roman"/>
                <w:b/>
                <w:bCs/>
                <w:sz w:val="28"/>
                <w:szCs w:val="28"/>
                <w:rPrChange w:id="23733" w:author="user pc" w:date="2022-03-15T10:14:00Z">
                  <w:rPr>
                    <w:rFonts w:cs="Calibri" w:hAnsi="Cambria Math"/>
                    <w:b/>
                    <w:bCs/>
                  </w:rPr>
                </w:rPrChange>
              </w:rPr>
              <w:t>3.8</w:t>
            </w:r>
            <w:r>
              <w:rPr>
                <w:rFonts w:ascii="Times New Roman" w:cs="Times New Roman" w:hAnsi="Times New Roman"/>
                <w:b/>
                <w:bCs/>
                <w:sz w:val="28"/>
                <w:szCs w:val="28"/>
              </w:rPr>
              <w:t xml:space="preserve"> </w:t>
            </w:r>
            <w:r w:rsidRPr="95BBA75F">
              <w:rPr>
                <w:rFonts w:ascii="Times New Roman" w:cs="Times New Roman" w:hAnsi="Times New Roman"/>
                <w:b/>
                <w:bCs/>
                <w:sz w:val="28"/>
                <w:szCs w:val="28"/>
                <w:rPrChange w:id="23734" w:author="user pc" w:date="2022-03-15T10:14:00Z">
                  <w:rPr>
                    <w:rFonts w:cs="Calibri" w:hAnsi="Cambria Math"/>
                    <w:b/>
                    <w:bCs/>
                  </w:rPr>
                </w:rPrChange>
              </w:rPr>
              <w:t>+ 3.8</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35" w:author="user pc" w:date="2022-03-15T10:14:00Z">
                  <w:rPr/>
                </w:rPrChange>
              </w:rPr>
            </w:pPr>
            <w:r w:rsidRPr="07016388">
              <w:rPr>
                <w:rFonts w:ascii="Times New Roman" w:cs="Times New Roman" w:hAnsi="Times New Roman"/>
                <w:b/>
                <w:bCs/>
                <w:sz w:val="28"/>
                <w:szCs w:val="28"/>
                <w:rPrChange w:id="23736" w:author="user pc" w:date="2022-03-15T10:14:00Z">
                  <w:rPr>
                    <w:rFonts w:cs="Calibri" w:hAnsi="Cambria Math"/>
                    <w:b/>
                    <w:bCs/>
                  </w:rPr>
                </w:rPrChange>
              </w:rPr>
              <w:t>32</w:t>
            </w:r>
            <w:r>
              <w:rPr>
                <w:rFonts w:ascii="Times New Roman" w:cs="Times New Roman" w:hAnsi="Times New Roman"/>
                <w:b/>
                <w:bCs/>
                <w:sz w:val="28"/>
                <w:szCs w:val="28"/>
              </w:rPr>
              <w:t xml:space="preserve"> </w:t>
            </w:r>
            <w:r w:rsidRPr="381C7CD3">
              <w:rPr>
                <w:rFonts w:ascii="Times New Roman" w:cs="Times New Roman" w:hAnsi="Times New Roman"/>
                <w:b/>
                <w:bCs/>
                <w:sz w:val="28"/>
                <w:szCs w:val="28"/>
                <w:rPrChange w:id="23737" w:author="user pc" w:date="2022-03-15T10:14:00Z">
                  <w:rPr>
                    <w:rFonts w:cs="Calibri" w:hAnsi="Cambria Math"/>
                    <w:b/>
                    <w:bCs/>
                  </w:rPr>
                </w:rPrChange>
              </w:rPr>
              <w:t>÷23</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38" w:author="user pc" w:date="2022-03-15T10:14:00Z">
                  <w:rPr/>
                </w:rPrChange>
              </w:rPr>
            </w:pPr>
            <w:r w:rsidRPr="44B4B57A">
              <w:rPr>
                <w:rFonts w:ascii="Times New Roman" w:cs="Times New Roman" w:hAnsi="Times New Roman"/>
                <w:b/>
                <w:bCs/>
                <w:sz w:val="28"/>
                <w:szCs w:val="28"/>
                <w:rPrChange w:id="23739" w:author="user pc" w:date="2022-03-15T10:14:00Z">
                  <w:rPr>
                    <w:rFonts w:cs="Calibri" w:hAnsi="Cambria Math"/>
                    <w:b/>
                    <w:bCs/>
                  </w:rPr>
                </w:rPrChange>
              </w:rPr>
              <w:t>2</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40" w:author="user pc" w:date="2022-03-15T10:14:00Z">
                  <w:rPr/>
                </w:rPrChange>
              </w:rPr>
            </w:pPr>
            <w:r w:rsidRPr="2D86847D">
              <w:rPr>
                <w:rFonts w:ascii="Times New Roman" w:cs="Times New Roman" w:hAnsi="Times New Roman"/>
                <w:b/>
                <w:bCs/>
                <w:sz w:val="28"/>
                <w:szCs w:val="28"/>
                <w:rPrChange w:id="23741" w:author="user pc" w:date="2022-03-15T10:14:00Z">
                  <w:rPr>
                    <w:rFonts w:cs="Calibri" w:hAnsi="Cambria Math"/>
                    <w:b/>
                    <w:bCs/>
                  </w:rPr>
                </w:rPrChange>
              </w:rPr>
              <w:t xml:space="preserve">7.6    + </w:t>
            </w:r>
            <w:r>
              <w:rPr>
                <w:rFonts w:ascii="Times New Roman" w:cs="Times New Roman" w:hAnsi="Times New Roman"/>
                <w:b/>
                <w:bCs/>
                <w:sz w:val="28"/>
                <w:szCs w:val="28"/>
              </w:rPr>
              <w:t xml:space="preserve"> </w:t>
            </w:r>
            <w:r w:rsidRPr="1E93CA5B">
              <w:rPr>
                <w:rFonts w:ascii="Times New Roman" w:cs="Times New Roman" w:hAnsi="Times New Roman"/>
                <w:b/>
                <w:bCs/>
                <w:sz w:val="28"/>
                <w:szCs w:val="28"/>
                <w:rPrChange w:id="23742" w:author="user pc" w:date="2022-03-15T10:14:00Z">
                  <w:rPr>
                    <w:rFonts w:cs="Calibri" w:hAnsi="Cambria Math"/>
                    <w:b/>
                    <w:bCs/>
                  </w:rPr>
                </w:rPrChange>
              </w:rPr>
              <w:t>3.8</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43" w:author="user pc" w:date="2022-03-15T10:14:00Z">
                  <w:rPr/>
                </w:rPrChange>
              </w:rPr>
            </w:pPr>
            <w:r>
              <w:rPr>
                <w:rFonts w:ascii="Times New Roman" w:cs="Times New Roman" w:hAnsi="Times New Roman"/>
                <w:b/>
                <w:bCs/>
                <w:sz w:val="28"/>
                <w:szCs w:val="28"/>
              </w:rPr>
              <w:t xml:space="preserve">16 </w:t>
            </w:r>
            <w:r w:rsidRPr="4D7DAB69">
              <w:rPr>
                <w:rFonts w:ascii="Times New Roman" w:cs="Times New Roman" w:hAnsi="Times New Roman"/>
                <w:b/>
                <w:bCs/>
                <w:sz w:val="28"/>
                <w:szCs w:val="28"/>
                <w:rPrChange w:id="23744" w:author="user pc" w:date="2022-03-15T10:14:00Z">
                  <w:rPr>
                    <w:rFonts w:cs="Calibri" w:hAnsi="Cambria Math"/>
                    <w:b/>
                    <w:bCs/>
                  </w:rPr>
                </w:rPrChange>
              </w:rPr>
              <w:t xml:space="preserve">÷6 </w:t>
            </w:r>
          </w:p>
        </w:tc>
      </w:tr>
      <w:tr>
        <w:tblPrEx/>
        <w:trPr>
          <w:cantSplit/>
          <w:tblHeader/>
        </w:trPr>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45" w:author="user pc" w:date="2022-03-15T10:14:00Z">
                  <w:rPr/>
                </w:rPrChange>
              </w:rPr>
            </w:pPr>
            <w:r w:rsidRPr="B88503C6">
              <w:rPr>
                <w:rFonts w:ascii="Times New Roman" w:cs="Times New Roman" w:hAnsi="Times New Roman"/>
                <w:b/>
                <w:bCs/>
                <w:sz w:val="28"/>
                <w:szCs w:val="28"/>
                <w:rPrChange w:id="23746" w:author="user pc" w:date="2022-03-15T10:14:00Z">
                  <w:rPr>
                    <w:rFonts w:cs="Calibri" w:hAnsi="Cambria Math"/>
                    <w:b/>
                    <w:bCs/>
                  </w:rPr>
                </w:rPrChange>
              </w:rPr>
              <w:t>3</w:t>
            </w:r>
          </w:p>
        </w:tc>
        <w:tc>
          <w:tcPr>
            <w:tcW w:w="3191"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47" w:author="user pc" w:date="2022-03-15T10:14:00Z">
                  <w:rPr/>
                </w:rPrChange>
              </w:rPr>
            </w:pPr>
            <w:r w:rsidRPr="A5BE6E74">
              <w:rPr>
                <w:rFonts w:ascii="Times New Roman" w:cs="Times New Roman" w:hAnsi="Times New Roman"/>
                <w:b/>
                <w:bCs/>
                <w:sz w:val="28"/>
                <w:szCs w:val="28"/>
                <w:rPrChange w:id="23748" w:author="user pc" w:date="2022-03-15T10:14:00Z">
                  <w:rPr>
                    <w:rFonts w:cs="Calibri" w:hAnsi="Cambria Math"/>
                    <w:b/>
                    <w:bCs/>
                  </w:rPr>
                </w:rPrChange>
              </w:rPr>
              <w:t>11.4</w:t>
            </w:r>
          </w:p>
        </w:tc>
        <w:tc>
          <w:tcPr>
            <w:tcW w:w="3192" w:type="dxa"/>
            <w:tcBorders>
              <w:top w:val="single" w:sz="4" w:space="0" w:color="auto"/>
              <w:left w:val="single" w:sz="4" w:space="0" w:color="auto"/>
              <w:bottom w:val="single" w:sz="4" w:space="0" w:color="auto"/>
              <w:right w:val="single" w:sz="4" w:space="0" w:color="auto"/>
            </w:tcBorders>
          </w:tcPr>
          <w:p>
            <w:pPr>
              <w:pStyle w:val="style0"/>
              <w:tabs>
                <w:tab w:val="left" w:leader="none" w:pos="4020"/>
              </w:tabs>
              <w:rPr>
                <w:rFonts w:ascii="Times New Roman" w:cs="Times New Roman"/>
                <w:sz w:val="28"/>
                <w:szCs w:val="28"/>
                <w:rPrChange w:id="23749" w:author="user pc" w:date="2022-03-15T10:14:00Z">
                  <w:rPr/>
                </w:rPrChange>
              </w:rPr>
            </w:pPr>
            <w:r w:rsidRPr="46A20049">
              <w:rPr>
                <w:rFonts w:ascii="Times New Roman" w:cs="Times New Roman" w:hAnsi="Times New Roman"/>
                <w:b/>
                <w:bCs/>
                <w:sz w:val="28"/>
                <w:szCs w:val="28"/>
                <w:rPrChange w:id="23750" w:author="user pc" w:date="2022-03-15T10:14:00Z">
                  <w:rPr>
                    <w:rFonts w:cs="Calibri" w:hAnsi="Cambria Math"/>
                    <w:b/>
                    <w:bCs/>
                  </w:rPr>
                </w:rPrChange>
              </w:rPr>
              <w:t>8</w:t>
            </w:r>
          </w:p>
        </w:tc>
      </w:tr>
    </w:tbl>
    <w:p>
      <w:pPr>
        <w:pStyle w:val="style0"/>
        <w:tabs>
          <w:tab w:val="left" w:leader="none" w:pos="4020"/>
        </w:tabs>
        <w:rPr>
          <w:rFonts w:ascii="Times New Roman" w:cs="Times New Roman"/>
          <w:sz w:val="28"/>
          <w:szCs w:val="28"/>
          <w:rPrChange w:id="23751" w:author="user pc" w:date="2022-03-15T10:14:00Z">
            <w:rPr/>
          </w:rPrChange>
        </w:rPr>
      </w:pPr>
      <w:r w:rsidRPr="DFB4851A">
        <w:rPr>
          <w:rFonts w:ascii="Times New Roman" w:cs="Times New Roman" w:hAnsi="Times New Roman"/>
          <w:sz w:val="28"/>
          <w:szCs w:val="28"/>
          <w:rPrChange w:id="23752" w:author="user pc" w:date="2022-03-15T10:14:00Z">
            <w:rPr>
              <w:rFonts w:cs="Calibri" w:hAnsi="Cambria Math"/>
            </w:rPr>
          </w:rPrChange>
        </w:rPr>
        <w:t>At</w:t>
      </w:r>
      <w:r>
        <w:rPr>
          <w:rFonts w:ascii="Times New Roman" w:cs="Times New Roman" w:hAnsi="Times New Roman"/>
          <w:sz w:val="28"/>
          <w:szCs w:val="28"/>
        </w:rPr>
        <w:t xml:space="preserve"> </w:t>
      </w:r>
      <w:r w:rsidRPr="3459E743">
        <w:rPr>
          <w:rFonts w:ascii="Times New Roman" w:cs="Times New Roman" w:hAnsi="Times New Roman"/>
          <w:sz w:val="28"/>
          <w:szCs w:val="28"/>
          <w:rPrChange w:id="23753" w:author="user pc" w:date="2022-03-15T10:14:00Z">
            <w:rPr>
              <w:rFonts w:cs="Calibri" w:hAnsi="Cambria Math"/>
            </w:rPr>
          </w:rPrChange>
        </w:rPr>
        <w:t>zero</w:t>
      </w:r>
      <w:r>
        <w:rPr>
          <w:rFonts w:ascii="Times New Roman" w:cs="Times New Roman" w:hAnsi="Times New Roman"/>
          <w:sz w:val="28"/>
          <w:szCs w:val="28"/>
        </w:rPr>
        <w:t xml:space="preserve"> </w:t>
      </w:r>
      <w:r w:rsidRPr="63516A21">
        <w:rPr>
          <w:rFonts w:ascii="Times New Roman" w:cs="Times New Roman" w:hAnsi="Times New Roman"/>
          <w:sz w:val="28"/>
          <w:szCs w:val="28"/>
          <w:rPrChange w:id="23754" w:author="user pc" w:date="2022-03-15T10:14:00Z">
            <w:rPr>
              <w:rFonts w:cs="Calibri" w:hAnsi="Cambria Math"/>
            </w:rPr>
          </w:rPrChange>
        </w:rPr>
        <w:t>half</w:t>
      </w:r>
      <w:r>
        <w:rPr>
          <w:rFonts w:ascii="Times New Roman" w:cs="Times New Roman" w:hAnsi="Times New Roman"/>
          <w:sz w:val="28"/>
          <w:szCs w:val="28"/>
        </w:rPr>
        <w:t xml:space="preserve"> </w:t>
      </w:r>
      <w:r w:rsidRPr="D80F7356">
        <w:rPr>
          <w:rFonts w:ascii="Times New Roman" w:cs="Times New Roman" w:hAnsi="Times New Roman"/>
          <w:sz w:val="28"/>
          <w:szCs w:val="28"/>
          <w:rPrChange w:id="23755" w:author="user pc" w:date="2022-03-15T10:14:00Z">
            <w:rPr>
              <w:rFonts w:cs="Calibri" w:hAnsi="Cambria Math"/>
            </w:rPr>
          </w:rPrChange>
        </w:rPr>
        <w:t>life,</w:t>
      </w:r>
      <w:r>
        <w:rPr>
          <w:rFonts w:ascii="Times New Roman" w:cs="Times New Roman" w:hAnsi="Times New Roman"/>
          <w:sz w:val="28"/>
          <w:szCs w:val="28"/>
        </w:rPr>
        <w:t xml:space="preserve"> </w:t>
      </w:r>
      <w:r w:rsidRPr="F1FF9B6E">
        <w:rPr>
          <w:rFonts w:ascii="Times New Roman" w:cs="Times New Roman" w:hAnsi="Times New Roman"/>
          <w:sz w:val="28"/>
          <w:szCs w:val="28"/>
          <w:rPrChange w:id="23756" w:author="user pc" w:date="2022-03-15T10:14:00Z">
            <w:rPr>
              <w:rFonts w:cs="Calibri" w:hAnsi="Cambria Math"/>
            </w:rPr>
          </w:rPrChange>
        </w:rPr>
        <w:t>the</w:t>
      </w:r>
      <w:r>
        <w:rPr>
          <w:rFonts w:ascii="Times New Roman" w:cs="Times New Roman" w:hAnsi="Times New Roman"/>
          <w:sz w:val="28"/>
          <w:szCs w:val="28"/>
        </w:rPr>
        <w:t xml:space="preserve"> </w:t>
      </w:r>
      <w:r w:rsidRPr="F34BE5E5">
        <w:rPr>
          <w:rFonts w:ascii="Times New Roman" w:cs="Times New Roman" w:hAnsi="Times New Roman"/>
          <w:sz w:val="28"/>
          <w:szCs w:val="28"/>
          <w:rPrChange w:id="23757" w:author="user pc" w:date="2022-03-15T10:14:00Z">
            <w:rPr>
              <w:rFonts w:cs="Calibri" w:hAnsi="Cambria Math"/>
            </w:rPr>
          </w:rPrChange>
        </w:rPr>
        <w:t>time = 0</w:t>
      </w:r>
      <w:r>
        <w:rPr>
          <w:rFonts w:ascii="Times New Roman" w:cs="Times New Roman" w:hAnsi="Times New Roman"/>
          <w:sz w:val="28"/>
          <w:szCs w:val="28"/>
        </w:rPr>
        <w:t xml:space="preserve"> </w:t>
      </w:r>
      <w:r w:rsidRPr="ABA310A8">
        <w:rPr>
          <w:rFonts w:ascii="Times New Roman" w:cs="Times New Roman" w:hAnsi="Times New Roman"/>
          <w:sz w:val="28"/>
          <w:szCs w:val="28"/>
          <w:rPrChange w:id="23758" w:author="user pc" w:date="2022-03-15T10:14:00Z">
            <w:rPr>
              <w:rFonts w:cs="Calibri" w:hAnsi="Cambria Math"/>
            </w:rPr>
          </w:rPrChange>
        </w:rPr>
        <w:t>and</w:t>
      </w:r>
      <w:r>
        <w:rPr>
          <w:rFonts w:ascii="Times New Roman" w:cs="Times New Roman" w:hAnsi="Times New Roman"/>
          <w:sz w:val="28"/>
          <w:szCs w:val="28"/>
        </w:rPr>
        <w:t xml:space="preserve"> </w:t>
      </w:r>
      <w:r w:rsidRPr="35B2B5A8">
        <w:rPr>
          <w:rFonts w:ascii="Times New Roman" w:cs="Times New Roman" w:hAnsi="Times New Roman"/>
          <w:sz w:val="28"/>
          <w:szCs w:val="28"/>
          <w:rPrChange w:id="23759" w:author="user pc" w:date="2022-03-15T10:14:00Z">
            <w:rPr>
              <w:rFonts w:cs="Calibri" w:hAnsi="Cambria Math"/>
            </w:rPr>
          </w:rPrChange>
        </w:rPr>
        <w:t>the</w:t>
      </w:r>
      <w:r>
        <w:rPr>
          <w:rFonts w:ascii="Times New Roman" w:cs="Times New Roman" w:hAnsi="Times New Roman"/>
          <w:sz w:val="28"/>
          <w:szCs w:val="28"/>
        </w:rPr>
        <w:t xml:space="preserve"> </w:t>
      </w:r>
      <w:r w:rsidRPr="B66AC56A">
        <w:rPr>
          <w:rFonts w:ascii="Times New Roman" w:cs="Times New Roman" w:hAnsi="Times New Roman"/>
          <w:sz w:val="28"/>
          <w:szCs w:val="28"/>
          <w:rPrChange w:id="23760" w:author="user pc" w:date="2022-03-15T10:14:00Z">
            <w:rPr>
              <w:rFonts w:cs="Calibri" w:hAnsi="Cambria Math"/>
            </w:rPr>
          </w:rPrChange>
        </w:rPr>
        <w:t>amount</w:t>
      </w:r>
      <w:r>
        <w:rPr>
          <w:rFonts w:ascii="Times New Roman" w:cs="Times New Roman" w:hAnsi="Times New Roman"/>
          <w:sz w:val="28"/>
          <w:szCs w:val="28"/>
        </w:rPr>
        <w:t xml:space="preserve"> </w:t>
      </w:r>
      <w:r w:rsidRPr="EC65FA4C">
        <w:rPr>
          <w:rFonts w:ascii="Times New Roman" w:cs="Times New Roman" w:hAnsi="Times New Roman"/>
          <w:sz w:val="28"/>
          <w:szCs w:val="28"/>
          <w:rPrChange w:id="23761" w:author="user pc" w:date="2022-03-15T10:14:00Z">
            <w:rPr>
              <w:rFonts w:cs="Calibri" w:hAnsi="Cambria Math"/>
            </w:rPr>
          </w:rPrChange>
        </w:rPr>
        <w:t>64g.</w:t>
      </w:r>
      <w:r>
        <w:rPr>
          <w:rFonts w:ascii="Times New Roman" w:cs="Times New Roman" w:hAnsi="Times New Roman"/>
          <w:sz w:val="28"/>
          <w:szCs w:val="28"/>
        </w:rPr>
        <w:t xml:space="preserve"> </w:t>
      </w:r>
      <w:r w:rsidRPr="DF9B73FB">
        <w:rPr>
          <w:rFonts w:ascii="Times New Roman" w:cs="Times New Roman" w:hAnsi="Times New Roman"/>
          <w:sz w:val="28"/>
          <w:szCs w:val="28"/>
          <w:rPrChange w:id="23762" w:author="user pc" w:date="2022-03-15T10:14:00Z">
            <w:rPr>
              <w:rFonts w:cs="Calibri" w:hAnsi="Cambria Math"/>
            </w:rPr>
          </w:rPrChange>
        </w:rPr>
        <w:t>We</w:t>
      </w:r>
      <w:r>
        <w:rPr>
          <w:rFonts w:ascii="Times New Roman" w:cs="Times New Roman" w:hAnsi="Times New Roman"/>
          <w:sz w:val="28"/>
          <w:szCs w:val="28"/>
        </w:rPr>
        <w:t xml:space="preserve"> </w:t>
      </w:r>
      <w:r w:rsidRPr="9E6CCCA9">
        <w:rPr>
          <w:rFonts w:ascii="Times New Roman" w:cs="Times New Roman" w:hAnsi="Times New Roman"/>
          <w:sz w:val="28"/>
          <w:szCs w:val="28"/>
          <w:rPrChange w:id="23763" w:author="user pc" w:date="2022-03-15T10:14:00Z">
            <w:rPr>
              <w:rFonts w:cs="Calibri" w:hAnsi="Cambria Math"/>
            </w:rPr>
          </w:rPrChange>
        </w:rPr>
        <w:t>know</w:t>
      </w:r>
      <w:r>
        <w:rPr>
          <w:rFonts w:ascii="Times New Roman" w:cs="Times New Roman" w:hAnsi="Times New Roman"/>
          <w:sz w:val="28"/>
          <w:szCs w:val="28"/>
        </w:rPr>
        <w:t xml:space="preserve"> </w:t>
      </w:r>
      <w:r w:rsidRPr="C9DD2D36">
        <w:rPr>
          <w:rFonts w:ascii="Times New Roman" w:cs="Times New Roman" w:hAnsi="Times New Roman"/>
          <w:sz w:val="28"/>
          <w:szCs w:val="28"/>
          <w:rPrChange w:id="23764" w:author="user pc" w:date="2022-03-15T10:14:00Z">
            <w:rPr>
              <w:rFonts w:cs="Calibri" w:hAnsi="Cambria Math"/>
            </w:rPr>
          </w:rPrChange>
        </w:rPr>
        <w:t>that1</w:t>
      </w:r>
      <w:r>
        <w:rPr>
          <w:rFonts w:ascii="Times New Roman" w:cs="Times New Roman" w:hAnsi="Times New Roman"/>
          <w:sz w:val="28"/>
          <w:szCs w:val="28"/>
        </w:rPr>
        <w:t xml:space="preserve"> </w:t>
      </w:r>
      <w:r w:rsidRPr="DB1F0E47">
        <w:rPr>
          <w:rFonts w:ascii="Times New Roman" w:cs="Times New Roman" w:hAnsi="Times New Roman"/>
          <w:sz w:val="28"/>
          <w:szCs w:val="28"/>
          <w:rPrChange w:id="23765" w:author="user pc" w:date="2022-03-15T10:14:00Z">
            <w:rPr>
              <w:rFonts w:cs="Calibri" w:hAnsi="Cambria Math"/>
            </w:rPr>
          </w:rPrChange>
        </w:rPr>
        <w:t>half-life</w:t>
      </w:r>
      <w:r>
        <w:rPr>
          <w:rFonts w:ascii="Times New Roman" w:cs="Times New Roman" w:hAnsi="Times New Roman"/>
          <w:sz w:val="28"/>
          <w:szCs w:val="28"/>
        </w:rPr>
        <w:t xml:space="preserve"> </w:t>
      </w:r>
      <w:r w:rsidRPr="4C39E6DD">
        <w:rPr>
          <w:rFonts w:ascii="Times New Roman" w:cs="Times New Roman" w:hAnsi="Times New Roman"/>
          <w:sz w:val="28"/>
          <w:szCs w:val="28"/>
          <w:rPrChange w:id="23766" w:author="user pc" w:date="2022-03-15T10:14:00Z">
            <w:rPr>
              <w:rFonts w:cs="Calibri" w:hAnsi="Cambria Math"/>
            </w:rPr>
          </w:rPrChange>
        </w:rPr>
        <w:t>is</w:t>
      </w:r>
      <w:r>
        <w:rPr>
          <w:rFonts w:ascii="Times New Roman" w:cs="Times New Roman" w:hAnsi="Times New Roman"/>
          <w:sz w:val="28"/>
          <w:szCs w:val="28"/>
        </w:rPr>
        <w:t xml:space="preserve"> </w:t>
      </w:r>
      <w:r w:rsidRPr="00B13E2A">
        <w:rPr>
          <w:rFonts w:ascii="Times New Roman" w:cs="Times New Roman" w:hAnsi="Times New Roman"/>
          <w:sz w:val="28"/>
          <w:szCs w:val="28"/>
          <w:rPrChange w:id="23767" w:author="user pc" w:date="2022-03-15T10:14:00Z">
            <w:rPr>
              <w:rFonts w:cs="Calibri" w:hAnsi="Cambria Math"/>
            </w:rPr>
          </w:rPrChange>
        </w:rPr>
        <w:t>3.8</w:t>
      </w:r>
      <w:r>
        <w:rPr>
          <w:rFonts w:ascii="Times New Roman" w:cs="Times New Roman" w:hAnsi="Times New Roman"/>
          <w:sz w:val="28"/>
          <w:szCs w:val="28"/>
        </w:rPr>
        <w:t xml:space="preserve"> </w:t>
      </w:r>
      <w:r w:rsidRPr="4BB0E1A9">
        <w:rPr>
          <w:rFonts w:ascii="Times New Roman" w:cs="Times New Roman" w:hAnsi="Times New Roman"/>
          <w:sz w:val="28"/>
          <w:szCs w:val="28"/>
          <w:rPrChange w:id="23768" w:author="user pc" w:date="2022-03-15T10:14:00Z">
            <w:rPr>
              <w:rFonts w:cs="Calibri" w:hAnsi="Cambria Math"/>
            </w:rPr>
          </w:rPrChange>
        </w:rPr>
        <w:t>days.</w:t>
      </w:r>
      <w:r>
        <w:rPr>
          <w:rFonts w:ascii="Times New Roman" w:cs="Times New Roman" w:hAnsi="Times New Roman"/>
          <w:sz w:val="28"/>
          <w:szCs w:val="28"/>
        </w:rPr>
        <w:t xml:space="preserve"> </w:t>
      </w:r>
      <w:r w:rsidRPr="294AC433">
        <w:rPr>
          <w:rFonts w:ascii="Times New Roman" w:cs="Times New Roman" w:hAnsi="Times New Roman"/>
          <w:sz w:val="28"/>
          <w:szCs w:val="28"/>
          <w:rPrChange w:id="23769" w:author="user pc" w:date="2022-03-15T10:14:00Z">
            <w:rPr>
              <w:rFonts w:cs="Calibri" w:hAnsi="Cambria Math"/>
            </w:rPr>
          </w:rPrChange>
        </w:rPr>
        <w:t>By</w:t>
      </w:r>
      <w:r>
        <w:rPr>
          <w:rFonts w:ascii="Times New Roman" w:cs="Times New Roman" w:hAnsi="Times New Roman"/>
          <w:sz w:val="28"/>
          <w:szCs w:val="28"/>
        </w:rPr>
        <w:t xml:space="preserve"> </w:t>
      </w:r>
      <w:r w:rsidRPr="EBA46ADA">
        <w:rPr>
          <w:rFonts w:ascii="Times New Roman" w:cs="Times New Roman" w:hAnsi="Times New Roman"/>
          <w:sz w:val="28"/>
          <w:szCs w:val="28"/>
          <w:rPrChange w:id="23770" w:author="user pc" w:date="2022-03-15T10:14:00Z">
            <w:rPr>
              <w:rFonts w:cs="Calibri" w:hAnsi="Cambria Math"/>
            </w:rPr>
          </w:rPrChange>
        </w:rPr>
        <w:t>definition,</w:t>
      </w:r>
      <w:r>
        <w:rPr>
          <w:rFonts w:ascii="Times New Roman" w:cs="Times New Roman" w:hAnsi="Times New Roman"/>
          <w:sz w:val="28"/>
          <w:szCs w:val="28"/>
        </w:rPr>
        <w:t xml:space="preserve"> </w:t>
      </w:r>
      <w:r w:rsidRPr="8B68B19D">
        <w:rPr>
          <w:rFonts w:ascii="Times New Roman" w:cs="Times New Roman" w:hAnsi="Times New Roman"/>
          <w:sz w:val="28"/>
          <w:szCs w:val="28"/>
          <w:rPrChange w:id="23771" w:author="user pc" w:date="2022-03-15T10:14:00Z">
            <w:rPr>
              <w:rFonts w:cs="Calibri" w:hAnsi="Cambria Math"/>
            </w:rPr>
          </w:rPrChange>
        </w:rPr>
        <w:t>half</w:t>
      </w:r>
      <w:r>
        <w:rPr>
          <w:rFonts w:ascii="Times New Roman" w:cs="Times New Roman" w:hAnsi="Times New Roman"/>
          <w:sz w:val="28"/>
          <w:szCs w:val="28"/>
        </w:rPr>
        <w:t xml:space="preserve"> </w:t>
      </w:r>
      <w:r w:rsidRPr="A3C9890F">
        <w:rPr>
          <w:rFonts w:ascii="Times New Roman" w:cs="Times New Roman" w:hAnsi="Times New Roman"/>
          <w:sz w:val="28"/>
          <w:szCs w:val="28"/>
          <w:rPrChange w:id="23772" w:author="user pc" w:date="2022-03-15T10:14:00Z">
            <w:rPr>
              <w:rFonts w:cs="Calibri" w:hAnsi="Cambria Math"/>
            </w:rPr>
          </w:rPrChange>
        </w:rPr>
        <w:t>life</w:t>
      </w:r>
      <w:r>
        <w:rPr>
          <w:rFonts w:ascii="Times New Roman" w:cs="Times New Roman" w:hAnsi="Times New Roman"/>
          <w:sz w:val="28"/>
          <w:szCs w:val="28"/>
        </w:rPr>
        <w:t xml:space="preserve"> </w:t>
      </w:r>
      <w:r w:rsidRPr="700FAC68">
        <w:rPr>
          <w:rFonts w:ascii="Times New Roman" w:cs="Times New Roman" w:hAnsi="Times New Roman"/>
          <w:sz w:val="28"/>
          <w:szCs w:val="28"/>
          <w:rPrChange w:id="23773" w:author="user pc" w:date="2022-03-15T10:14:00Z">
            <w:rPr>
              <w:rFonts w:cs="Calibri" w:hAnsi="Cambria Math"/>
            </w:rPr>
          </w:rPrChange>
        </w:rPr>
        <w:t>means</w:t>
      </w:r>
      <w:r>
        <w:rPr>
          <w:rFonts w:ascii="Times New Roman" w:cs="Times New Roman" w:hAnsi="Times New Roman"/>
          <w:sz w:val="28"/>
          <w:szCs w:val="28"/>
        </w:rPr>
        <w:t xml:space="preserve"> </w:t>
      </w:r>
      <w:r w:rsidRPr="60F2AAAF">
        <w:rPr>
          <w:rFonts w:ascii="Times New Roman" w:cs="Times New Roman" w:hAnsi="Times New Roman"/>
          <w:sz w:val="28"/>
          <w:szCs w:val="28"/>
          <w:rPrChange w:id="23774" w:author="user pc" w:date="2022-03-15T10:14:00Z">
            <w:rPr>
              <w:rFonts w:cs="Calibri" w:hAnsi="Cambria Math"/>
            </w:rPr>
          </w:rPrChange>
        </w:rPr>
        <w:t>time</w:t>
      </w:r>
      <w:r>
        <w:rPr>
          <w:rFonts w:ascii="Times New Roman" w:cs="Times New Roman" w:hAnsi="Times New Roman"/>
          <w:sz w:val="28"/>
          <w:szCs w:val="28"/>
        </w:rPr>
        <w:t xml:space="preserve"> </w:t>
      </w:r>
      <w:r w:rsidRPr="CC8364A3">
        <w:rPr>
          <w:rFonts w:ascii="Times New Roman" w:cs="Times New Roman" w:hAnsi="Times New Roman"/>
          <w:sz w:val="28"/>
          <w:szCs w:val="28"/>
          <w:rPrChange w:id="23775" w:author="user pc" w:date="2022-03-15T10:14:00Z">
            <w:rPr>
              <w:rFonts w:cs="Calibri" w:hAnsi="Cambria Math"/>
            </w:rPr>
          </w:rPrChange>
        </w:rPr>
        <w:t>taken</w:t>
      </w:r>
      <w:r>
        <w:rPr>
          <w:rFonts w:ascii="Times New Roman" w:cs="Times New Roman" w:hAnsi="Times New Roman"/>
          <w:sz w:val="28"/>
          <w:szCs w:val="28"/>
        </w:rPr>
        <w:t xml:space="preserve"> </w:t>
      </w:r>
      <w:r w:rsidRPr="EC1CFC2D">
        <w:rPr>
          <w:rFonts w:ascii="Times New Roman" w:cs="Times New Roman" w:hAnsi="Times New Roman"/>
          <w:sz w:val="28"/>
          <w:szCs w:val="28"/>
          <w:rPrChange w:id="23776" w:author="user pc" w:date="2022-03-15T10:14:00Z">
            <w:rPr>
              <w:rFonts w:cs="Calibri" w:hAnsi="Cambria Math"/>
            </w:rPr>
          </w:rPrChange>
        </w:rPr>
        <w:t>for</w:t>
      </w:r>
      <w:r>
        <w:rPr>
          <w:rFonts w:ascii="Times New Roman" w:cs="Times New Roman" w:hAnsi="Times New Roman"/>
          <w:sz w:val="28"/>
          <w:szCs w:val="28"/>
        </w:rPr>
        <w:t xml:space="preserve"> </w:t>
      </w:r>
      <w:r w:rsidRPr="8206DDF6">
        <w:rPr>
          <w:rFonts w:ascii="Times New Roman" w:cs="Times New Roman" w:hAnsi="Times New Roman"/>
          <w:sz w:val="28"/>
          <w:szCs w:val="28"/>
          <w:rPrChange w:id="23777" w:author="user pc" w:date="2022-03-15T10:14:00Z">
            <w:rPr>
              <w:rFonts w:cs="Calibri" w:hAnsi="Cambria Math"/>
            </w:rPr>
          </w:rPrChange>
        </w:rPr>
        <w:t>half</w:t>
      </w:r>
      <w:r>
        <w:rPr>
          <w:rFonts w:ascii="Times New Roman" w:cs="Times New Roman" w:hAnsi="Times New Roman"/>
          <w:sz w:val="28"/>
          <w:szCs w:val="28"/>
        </w:rPr>
        <w:t xml:space="preserve"> </w:t>
      </w:r>
      <w:r w:rsidRPr="88C3B6E8">
        <w:rPr>
          <w:rFonts w:ascii="Times New Roman" w:cs="Times New Roman" w:hAnsi="Times New Roman"/>
          <w:sz w:val="28"/>
          <w:szCs w:val="28"/>
          <w:rPrChange w:id="23778" w:author="user pc" w:date="2022-03-15T10:14:00Z">
            <w:rPr>
              <w:rFonts w:cs="Calibri" w:hAnsi="Cambria Math"/>
            </w:rPr>
          </w:rPrChange>
        </w:rPr>
        <w:t>of</w:t>
      </w:r>
      <w:r>
        <w:rPr>
          <w:rFonts w:ascii="Times New Roman" w:cs="Times New Roman" w:hAnsi="Times New Roman"/>
          <w:sz w:val="28"/>
          <w:szCs w:val="28"/>
        </w:rPr>
        <w:t xml:space="preserve"> </w:t>
      </w:r>
      <w:r w:rsidRPr="E765D4E3">
        <w:rPr>
          <w:rFonts w:ascii="Times New Roman" w:cs="Times New Roman" w:hAnsi="Times New Roman"/>
          <w:sz w:val="28"/>
          <w:szCs w:val="28"/>
          <w:rPrChange w:id="23779" w:author="user pc" w:date="2022-03-15T10:14:00Z">
            <w:rPr>
              <w:rFonts w:cs="Calibri" w:hAnsi="Cambria Math"/>
            </w:rPr>
          </w:rPrChange>
        </w:rPr>
        <w:t>the</w:t>
      </w:r>
      <w:r>
        <w:rPr>
          <w:rFonts w:ascii="Times New Roman" w:cs="Times New Roman" w:hAnsi="Times New Roman"/>
          <w:sz w:val="28"/>
          <w:szCs w:val="28"/>
        </w:rPr>
        <w:t xml:space="preserve"> </w:t>
      </w:r>
      <w:r w:rsidRPr="24FC0D81">
        <w:rPr>
          <w:rFonts w:ascii="Times New Roman" w:cs="Times New Roman" w:hAnsi="Times New Roman"/>
          <w:sz w:val="28"/>
          <w:szCs w:val="28"/>
          <w:rPrChange w:id="23780" w:author="user pc" w:date="2022-03-15T10:14:00Z">
            <w:rPr>
              <w:rFonts w:cs="Calibri" w:hAnsi="Cambria Math"/>
            </w:rPr>
          </w:rPrChange>
        </w:rPr>
        <w:t>product</w:t>
      </w:r>
      <w:r>
        <w:rPr>
          <w:rFonts w:ascii="Times New Roman" w:cs="Times New Roman" w:hAnsi="Times New Roman"/>
          <w:sz w:val="28"/>
          <w:szCs w:val="28"/>
        </w:rPr>
        <w:t xml:space="preserve"> </w:t>
      </w:r>
      <w:r w:rsidRPr="BBEFE691">
        <w:rPr>
          <w:rFonts w:ascii="Times New Roman" w:cs="Times New Roman" w:hAnsi="Times New Roman"/>
          <w:sz w:val="28"/>
          <w:szCs w:val="28"/>
          <w:rPrChange w:id="23781" w:author="user pc" w:date="2022-03-15T10:14:00Z">
            <w:rPr>
              <w:rFonts w:cs="Calibri" w:hAnsi="Cambria Math"/>
            </w:rPr>
          </w:rPrChange>
        </w:rPr>
        <w:t>to</w:t>
      </w:r>
      <w:r>
        <w:rPr>
          <w:rFonts w:ascii="Times New Roman" w:cs="Times New Roman" w:hAnsi="Times New Roman"/>
          <w:sz w:val="28"/>
          <w:szCs w:val="28"/>
        </w:rPr>
        <w:t xml:space="preserve"> </w:t>
      </w:r>
      <w:r w:rsidRPr="4C6068CB">
        <w:rPr>
          <w:rFonts w:ascii="Times New Roman" w:cs="Times New Roman" w:hAnsi="Times New Roman"/>
          <w:sz w:val="28"/>
          <w:szCs w:val="28"/>
          <w:rPrChange w:id="23782" w:author="user pc" w:date="2022-03-15T10:14:00Z">
            <w:rPr>
              <w:rFonts w:cs="Calibri" w:hAnsi="Cambria Math"/>
            </w:rPr>
          </w:rPrChange>
        </w:rPr>
        <w:t>decay,</w:t>
      </w:r>
      <w:r>
        <w:rPr>
          <w:rFonts w:ascii="Times New Roman" w:cs="Times New Roman" w:hAnsi="Times New Roman"/>
          <w:sz w:val="28"/>
          <w:szCs w:val="28"/>
        </w:rPr>
        <w:t xml:space="preserve"> </w:t>
      </w:r>
      <w:r w:rsidRPr="4195B31D">
        <w:rPr>
          <w:rFonts w:ascii="Times New Roman" w:cs="Times New Roman" w:hAnsi="Times New Roman"/>
          <w:sz w:val="28"/>
          <w:szCs w:val="28"/>
          <w:rPrChange w:id="23783" w:author="user pc" w:date="2022-03-15T10:14:00Z">
            <w:rPr>
              <w:rFonts w:cs="Calibri" w:hAnsi="Cambria Math"/>
            </w:rPr>
          </w:rPrChange>
        </w:rPr>
        <w:t>so</w:t>
      </w:r>
      <w:r>
        <w:rPr>
          <w:rFonts w:ascii="Times New Roman" w:cs="Times New Roman" w:hAnsi="Times New Roman"/>
          <w:sz w:val="28"/>
          <w:szCs w:val="28"/>
        </w:rPr>
        <w:t xml:space="preserve"> </w:t>
      </w:r>
      <w:r w:rsidRPr="8B8A00CD">
        <w:rPr>
          <w:rFonts w:ascii="Times New Roman" w:cs="Times New Roman" w:hAnsi="Times New Roman"/>
          <w:sz w:val="28"/>
          <w:szCs w:val="28"/>
          <w:rPrChange w:id="23784" w:author="user pc" w:date="2022-03-15T10:14:00Z">
            <w:rPr>
              <w:rFonts w:cs="Calibri" w:hAnsi="Cambria Math"/>
            </w:rPr>
          </w:rPrChange>
        </w:rPr>
        <w:t>half</w:t>
      </w:r>
      <w:r>
        <w:rPr>
          <w:rFonts w:ascii="Times New Roman" w:cs="Times New Roman" w:hAnsi="Times New Roman"/>
          <w:sz w:val="28"/>
          <w:szCs w:val="28"/>
        </w:rPr>
        <w:t xml:space="preserve"> </w:t>
      </w:r>
      <w:r w:rsidRPr="D09F45C9">
        <w:rPr>
          <w:rFonts w:ascii="Times New Roman" w:cs="Times New Roman" w:hAnsi="Times New Roman"/>
          <w:sz w:val="28"/>
          <w:szCs w:val="28"/>
          <w:rPrChange w:id="23785" w:author="user pc" w:date="2022-03-15T10:14:00Z">
            <w:rPr>
              <w:rFonts w:cs="Calibri" w:hAnsi="Cambria Math"/>
            </w:rPr>
          </w:rPrChange>
        </w:rPr>
        <w:t>of</w:t>
      </w:r>
      <w:r>
        <w:rPr>
          <w:rFonts w:ascii="Times New Roman" w:cs="Times New Roman" w:hAnsi="Times New Roman"/>
          <w:sz w:val="28"/>
          <w:szCs w:val="28"/>
        </w:rPr>
        <w:t xml:space="preserve"> </w:t>
      </w:r>
      <w:r w:rsidRPr="64E68F74">
        <w:rPr>
          <w:rFonts w:ascii="Times New Roman" w:cs="Times New Roman" w:hAnsi="Times New Roman"/>
          <w:sz w:val="28"/>
          <w:szCs w:val="28"/>
          <w:rPrChange w:id="23786" w:author="user pc" w:date="2022-03-15T10:14:00Z">
            <w:rPr>
              <w:rFonts w:cs="Calibri" w:hAnsi="Cambria Math"/>
            </w:rPr>
          </w:rPrChange>
        </w:rPr>
        <w:t>64</w:t>
      </w:r>
      <w:r>
        <w:rPr>
          <w:rFonts w:ascii="Times New Roman" w:cs="Times New Roman" w:hAnsi="Times New Roman"/>
          <w:sz w:val="28"/>
          <w:szCs w:val="28"/>
        </w:rPr>
        <w:t xml:space="preserve"> </w:t>
      </w:r>
      <w:r w:rsidRPr="3BDA737E">
        <w:rPr>
          <w:rFonts w:ascii="Times New Roman" w:cs="Times New Roman" w:hAnsi="Times New Roman"/>
          <w:sz w:val="28"/>
          <w:szCs w:val="28"/>
          <w:rPrChange w:id="23787" w:author="user pc" w:date="2022-03-15T10:14:00Z">
            <w:rPr>
              <w:rFonts w:cs="Calibri" w:hAnsi="Cambria Math"/>
            </w:rPr>
          </w:rPrChange>
        </w:rPr>
        <w:t>is</w:t>
      </w:r>
      <w:r>
        <w:rPr>
          <w:rFonts w:ascii="Times New Roman" w:cs="Times New Roman" w:hAnsi="Times New Roman"/>
          <w:sz w:val="28"/>
          <w:szCs w:val="28"/>
        </w:rPr>
        <w:t xml:space="preserve"> </w:t>
      </w:r>
      <w:r w:rsidRPr="93B576D6">
        <w:rPr>
          <w:rFonts w:ascii="Times New Roman" w:cs="Times New Roman" w:hAnsi="Times New Roman"/>
          <w:sz w:val="28"/>
          <w:szCs w:val="28"/>
          <w:rPrChange w:id="23788" w:author="user pc" w:date="2022-03-15T10:14:00Z">
            <w:rPr>
              <w:rFonts w:cs="Calibri" w:hAnsi="Cambria Math"/>
            </w:rPr>
          </w:rPrChange>
        </w:rPr>
        <w:t>32(divide</w:t>
      </w:r>
      <w:r>
        <w:rPr>
          <w:rFonts w:ascii="Times New Roman" w:cs="Times New Roman" w:hAnsi="Times New Roman"/>
          <w:sz w:val="28"/>
          <w:szCs w:val="28"/>
        </w:rPr>
        <w:t xml:space="preserve"> </w:t>
      </w:r>
      <w:r w:rsidRPr="2C7CE77D">
        <w:rPr>
          <w:rFonts w:ascii="Times New Roman" w:cs="Times New Roman" w:hAnsi="Times New Roman"/>
          <w:sz w:val="28"/>
          <w:szCs w:val="28"/>
          <w:rPrChange w:id="23789" w:author="user pc" w:date="2022-03-15T10:14:00Z">
            <w:rPr>
              <w:rFonts w:cs="Calibri" w:hAnsi="Cambria Math"/>
            </w:rPr>
          </w:rPrChange>
        </w:rPr>
        <w:t>64</w:t>
      </w:r>
      <w:r>
        <w:rPr>
          <w:rFonts w:ascii="Times New Roman" w:cs="Times New Roman" w:hAnsi="Times New Roman"/>
          <w:sz w:val="28"/>
          <w:szCs w:val="28"/>
        </w:rPr>
        <w:t xml:space="preserve"> </w:t>
      </w:r>
      <w:r w:rsidRPr="D5174B41">
        <w:rPr>
          <w:rFonts w:ascii="Times New Roman" w:cs="Times New Roman" w:hAnsi="Times New Roman"/>
          <w:sz w:val="28"/>
          <w:szCs w:val="28"/>
          <w:rPrChange w:id="23790" w:author="user pc" w:date="2022-03-15T10:14:00Z">
            <w:rPr>
              <w:rFonts w:cs="Calibri" w:hAnsi="Cambria Math"/>
            </w:rPr>
          </w:rPrChange>
        </w:rPr>
        <w:t>by 2 = 32g).</w:t>
      </w:r>
      <w:r>
        <w:rPr>
          <w:rFonts w:ascii="Times New Roman" w:cs="Times New Roman" w:hAnsi="Times New Roman"/>
          <w:sz w:val="28"/>
          <w:szCs w:val="28"/>
        </w:rPr>
        <w:t xml:space="preserve"> </w:t>
      </w:r>
      <w:r w:rsidRPr="6D660F35">
        <w:rPr>
          <w:rFonts w:ascii="Times New Roman" w:cs="Times New Roman" w:hAnsi="Times New Roman"/>
          <w:sz w:val="28"/>
          <w:szCs w:val="28"/>
          <w:rPrChange w:id="23791" w:author="user pc" w:date="2022-03-15T10:14:00Z">
            <w:rPr>
              <w:rFonts w:cs="Calibri" w:hAnsi="Cambria Math"/>
            </w:rPr>
          </w:rPrChange>
        </w:rPr>
        <w:t>For</w:t>
      </w:r>
      <w:r>
        <w:rPr>
          <w:rFonts w:ascii="Times New Roman" w:cs="Times New Roman" w:hAnsi="Times New Roman"/>
          <w:sz w:val="28"/>
          <w:szCs w:val="28"/>
        </w:rPr>
        <w:t xml:space="preserve"> </w:t>
      </w:r>
      <w:r w:rsidRPr="82EDD169">
        <w:rPr>
          <w:rFonts w:ascii="Times New Roman" w:cs="Times New Roman" w:hAnsi="Times New Roman"/>
          <w:sz w:val="28"/>
          <w:szCs w:val="28"/>
          <w:rPrChange w:id="23792" w:author="user pc" w:date="2022-03-15T10:14:00Z">
            <w:rPr>
              <w:rFonts w:cs="Calibri" w:hAnsi="Cambria Math"/>
            </w:rPr>
          </w:rPrChange>
        </w:rPr>
        <w:t>second</w:t>
      </w:r>
      <w:r>
        <w:rPr>
          <w:rFonts w:ascii="Times New Roman" w:cs="Times New Roman" w:hAnsi="Times New Roman"/>
          <w:sz w:val="28"/>
          <w:szCs w:val="28"/>
        </w:rPr>
        <w:t xml:space="preserve"> </w:t>
      </w:r>
      <w:r w:rsidRPr="784B5191">
        <w:rPr>
          <w:rFonts w:ascii="Times New Roman" w:cs="Times New Roman" w:hAnsi="Times New Roman"/>
          <w:sz w:val="28"/>
          <w:szCs w:val="28"/>
          <w:rPrChange w:id="23793" w:author="user pc" w:date="2022-03-15T10:14:00Z">
            <w:rPr>
              <w:rFonts w:cs="Calibri" w:hAnsi="Cambria Math"/>
            </w:rPr>
          </w:rPrChange>
        </w:rPr>
        <w:t>half-life,</w:t>
      </w:r>
      <w:r>
        <w:rPr>
          <w:rFonts w:ascii="Times New Roman" w:cs="Times New Roman" w:hAnsi="Times New Roman"/>
          <w:sz w:val="28"/>
          <w:szCs w:val="28"/>
        </w:rPr>
        <w:t xml:space="preserve"> </w:t>
      </w:r>
      <w:r w:rsidRPr="C5253B6F">
        <w:rPr>
          <w:rFonts w:ascii="Times New Roman" w:cs="Times New Roman" w:hAnsi="Times New Roman"/>
          <w:sz w:val="28"/>
          <w:szCs w:val="28"/>
          <w:rPrChange w:id="23794" w:author="user pc" w:date="2022-03-15T10:14:00Z">
            <w:rPr>
              <w:rFonts w:cs="Calibri" w:hAnsi="Cambria Math"/>
            </w:rPr>
          </w:rPrChange>
        </w:rPr>
        <w:t>we</w:t>
      </w:r>
      <w:r>
        <w:rPr>
          <w:rFonts w:ascii="Times New Roman" w:cs="Times New Roman" w:hAnsi="Times New Roman"/>
          <w:sz w:val="28"/>
          <w:szCs w:val="28"/>
        </w:rPr>
        <w:t xml:space="preserve"> </w:t>
      </w:r>
      <w:r w:rsidRPr="C2CFCB46">
        <w:rPr>
          <w:rFonts w:ascii="Times New Roman" w:cs="Times New Roman" w:hAnsi="Times New Roman"/>
          <w:sz w:val="28"/>
          <w:szCs w:val="28"/>
          <w:rPrChange w:id="23795" w:author="user pc" w:date="2022-03-15T10:14:00Z">
            <w:rPr>
              <w:rFonts w:cs="Calibri" w:hAnsi="Cambria Math"/>
            </w:rPr>
          </w:rPrChange>
        </w:rPr>
        <w:t>are</w:t>
      </w:r>
      <w:r>
        <w:rPr>
          <w:rFonts w:ascii="Times New Roman" w:cs="Times New Roman" w:hAnsi="Times New Roman"/>
          <w:sz w:val="28"/>
          <w:szCs w:val="28"/>
        </w:rPr>
        <w:t xml:space="preserve"> </w:t>
      </w:r>
      <w:r w:rsidRPr="12FC539E">
        <w:rPr>
          <w:rFonts w:ascii="Times New Roman" w:cs="Times New Roman" w:hAnsi="Times New Roman"/>
          <w:sz w:val="28"/>
          <w:szCs w:val="28"/>
          <w:rPrChange w:id="23796" w:author="user pc" w:date="2022-03-15T10:14:00Z">
            <w:rPr>
              <w:rFonts w:cs="Calibri" w:hAnsi="Cambria Math"/>
            </w:rPr>
          </w:rPrChange>
        </w:rPr>
        <w:t>going</w:t>
      </w:r>
      <w:r>
        <w:rPr>
          <w:rFonts w:ascii="Times New Roman" w:cs="Times New Roman" w:hAnsi="Times New Roman"/>
          <w:sz w:val="28"/>
          <w:szCs w:val="28"/>
        </w:rPr>
        <w:t xml:space="preserve"> </w:t>
      </w:r>
      <w:r w:rsidRPr="B94778DE">
        <w:rPr>
          <w:rFonts w:ascii="Times New Roman" w:cs="Times New Roman" w:hAnsi="Times New Roman"/>
          <w:sz w:val="28"/>
          <w:szCs w:val="28"/>
          <w:rPrChange w:id="23797" w:author="user pc" w:date="2022-03-15T10:14:00Z">
            <w:rPr>
              <w:rFonts w:cs="Calibri" w:hAnsi="Cambria Math"/>
            </w:rPr>
          </w:rPrChange>
        </w:rPr>
        <w:t>to</w:t>
      </w:r>
      <w:r>
        <w:rPr>
          <w:rFonts w:ascii="Times New Roman" w:cs="Times New Roman" w:hAnsi="Times New Roman"/>
          <w:sz w:val="28"/>
          <w:szCs w:val="28"/>
        </w:rPr>
        <w:t xml:space="preserve"> </w:t>
      </w:r>
      <w:r w:rsidRPr="B2856205">
        <w:rPr>
          <w:rFonts w:ascii="Times New Roman" w:cs="Times New Roman" w:hAnsi="Times New Roman"/>
          <w:sz w:val="28"/>
          <w:szCs w:val="28"/>
          <w:rPrChange w:id="23798" w:author="user pc" w:date="2022-03-15T10:14:00Z">
            <w:rPr>
              <w:rFonts w:cs="Calibri" w:hAnsi="Cambria Math"/>
            </w:rPr>
          </w:rPrChange>
        </w:rPr>
        <w:t>add 3.8(3.8 + 3.8 = 7.6)</w:t>
      </w:r>
      <w:r>
        <w:rPr>
          <w:rFonts w:ascii="Times New Roman" w:cs="Times New Roman" w:hAnsi="Times New Roman"/>
          <w:sz w:val="28"/>
          <w:szCs w:val="28"/>
        </w:rPr>
        <w:t xml:space="preserve"> </w:t>
      </w:r>
      <w:r w:rsidRPr="54F4189D">
        <w:rPr>
          <w:rFonts w:ascii="Times New Roman" w:cs="Times New Roman" w:hAnsi="Times New Roman"/>
          <w:sz w:val="28"/>
          <w:szCs w:val="28"/>
          <w:rPrChange w:id="23799" w:author="user pc" w:date="2022-03-15T10:14:00Z">
            <w:rPr>
              <w:rFonts w:cs="Calibri" w:hAnsi="Cambria Math"/>
            </w:rPr>
          </w:rPrChange>
        </w:rPr>
        <w:t>and</w:t>
      </w:r>
      <w:r>
        <w:rPr>
          <w:rFonts w:ascii="Times New Roman" w:cs="Times New Roman" w:hAnsi="Times New Roman"/>
          <w:sz w:val="28"/>
          <w:szCs w:val="28"/>
        </w:rPr>
        <w:t xml:space="preserve"> </w:t>
      </w:r>
      <w:r w:rsidRPr="FD188260">
        <w:rPr>
          <w:rFonts w:ascii="Times New Roman" w:cs="Times New Roman" w:hAnsi="Times New Roman"/>
          <w:sz w:val="28"/>
          <w:szCs w:val="28"/>
          <w:rPrChange w:id="23800" w:author="user pc" w:date="2022-03-15T10:14:00Z">
            <w:rPr>
              <w:rFonts w:cs="Calibri" w:hAnsi="Cambria Math"/>
            </w:rPr>
          </w:rPrChange>
        </w:rPr>
        <w:t>half</w:t>
      </w:r>
      <w:r>
        <w:rPr>
          <w:rFonts w:ascii="Times New Roman" w:cs="Times New Roman" w:hAnsi="Times New Roman"/>
          <w:sz w:val="28"/>
          <w:szCs w:val="28"/>
        </w:rPr>
        <w:t xml:space="preserve"> </w:t>
      </w:r>
      <w:r w:rsidRPr="493C716A">
        <w:rPr>
          <w:rFonts w:ascii="Times New Roman" w:cs="Times New Roman" w:hAnsi="Times New Roman"/>
          <w:sz w:val="28"/>
          <w:szCs w:val="28"/>
          <w:rPrChange w:id="23801" w:author="user pc" w:date="2022-03-15T10:14:00Z">
            <w:rPr>
              <w:rFonts w:cs="Calibri" w:hAnsi="Cambria Math"/>
            </w:rPr>
          </w:rPrChange>
        </w:rPr>
        <w:t>of 32g = 16 g.</w:t>
      </w:r>
      <w:r>
        <w:rPr>
          <w:rFonts w:ascii="Times New Roman" w:cs="Times New Roman" w:hAnsi="Times New Roman"/>
          <w:sz w:val="28"/>
          <w:szCs w:val="28"/>
        </w:rPr>
        <w:t xml:space="preserve"> </w:t>
      </w:r>
      <w:r w:rsidRPr="488FE1F0">
        <w:rPr>
          <w:rFonts w:ascii="Times New Roman" w:cs="Times New Roman" w:hAnsi="Times New Roman"/>
          <w:sz w:val="28"/>
          <w:szCs w:val="28"/>
          <w:rPrChange w:id="23802" w:author="user pc" w:date="2022-03-15T10:14:00Z">
            <w:rPr>
              <w:rFonts w:cs="Calibri" w:hAnsi="Cambria Math"/>
            </w:rPr>
          </w:rPrChange>
        </w:rPr>
        <w:t>For</w:t>
      </w:r>
      <w:r>
        <w:rPr>
          <w:rFonts w:ascii="Times New Roman" w:cs="Times New Roman" w:hAnsi="Times New Roman"/>
          <w:sz w:val="28"/>
          <w:szCs w:val="28"/>
        </w:rPr>
        <w:t xml:space="preserve"> </w:t>
      </w:r>
      <w:r w:rsidRPr="9169E165">
        <w:rPr>
          <w:rFonts w:ascii="Times New Roman" w:cs="Times New Roman" w:hAnsi="Times New Roman"/>
          <w:sz w:val="28"/>
          <w:szCs w:val="28"/>
          <w:rPrChange w:id="23803" w:author="user pc" w:date="2022-03-15T10:14:00Z">
            <w:rPr>
              <w:rFonts w:cs="Calibri" w:hAnsi="Cambria Math"/>
            </w:rPr>
          </w:rPrChange>
        </w:rPr>
        <w:t>the</w:t>
      </w:r>
      <w:r>
        <w:rPr>
          <w:rFonts w:ascii="Times New Roman" w:cs="Times New Roman" w:hAnsi="Times New Roman"/>
          <w:sz w:val="28"/>
          <w:szCs w:val="28"/>
        </w:rPr>
        <w:t xml:space="preserve"> </w:t>
      </w:r>
      <w:r w:rsidRPr="B8C3892C">
        <w:rPr>
          <w:rFonts w:ascii="Times New Roman" w:cs="Times New Roman" w:hAnsi="Times New Roman"/>
          <w:sz w:val="28"/>
          <w:szCs w:val="28"/>
          <w:rPrChange w:id="23804" w:author="user pc" w:date="2022-03-15T10:14:00Z">
            <w:rPr>
              <w:rFonts w:cs="Calibri" w:hAnsi="Cambria Math"/>
            </w:rPr>
          </w:rPrChange>
        </w:rPr>
        <w:t>third</w:t>
      </w:r>
      <w:r>
        <w:rPr>
          <w:rFonts w:ascii="Times New Roman" w:cs="Times New Roman" w:hAnsi="Times New Roman"/>
          <w:sz w:val="28"/>
          <w:szCs w:val="28"/>
        </w:rPr>
        <w:t xml:space="preserve"> </w:t>
      </w:r>
      <w:r w:rsidRPr="13256DD8">
        <w:rPr>
          <w:rFonts w:ascii="Times New Roman" w:cs="Times New Roman" w:hAnsi="Times New Roman"/>
          <w:sz w:val="28"/>
          <w:szCs w:val="28"/>
          <w:rPrChange w:id="23805" w:author="user pc" w:date="2022-03-15T10:14:00Z">
            <w:rPr>
              <w:rFonts w:cs="Calibri" w:hAnsi="Cambria Math"/>
            </w:rPr>
          </w:rPrChange>
        </w:rPr>
        <w:t>half-life,</w:t>
      </w:r>
      <w:r>
        <w:rPr>
          <w:rFonts w:ascii="Times New Roman" w:cs="Times New Roman" w:hAnsi="Times New Roman"/>
          <w:sz w:val="28"/>
          <w:szCs w:val="28"/>
        </w:rPr>
        <w:t xml:space="preserve"> </w:t>
      </w:r>
      <w:r w:rsidRPr="D3EBFB6F">
        <w:rPr>
          <w:rFonts w:ascii="Times New Roman" w:cs="Times New Roman" w:hAnsi="Times New Roman"/>
          <w:sz w:val="28"/>
          <w:szCs w:val="28"/>
          <w:rPrChange w:id="23806" w:author="user pc" w:date="2022-03-15T10:14:00Z">
            <w:rPr>
              <w:rFonts w:cs="Calibri" w:hAnsi="Cambria Math"/>
            </w:rPr>
          </w:rPrChange>
        </w:rPr>
        <w:t>we</w:t>
      </w:r>
      <w:r>
        <w:rPr>
          <w:rFonts w:ascii="Times New Roman" w:cs="Times New Roman" w:hAnsi="Times New Roman"/>
          <w:sz w:val="28"/>
          <w:szCs w:val="28"/>
        </w:rPr>
        <w:t xml:space="preserve"> </w:t>
      </w:r>
      <w:r w:rsidRPr="C86ED79A">
        <w:rPr>
          <w:rFonts w:ascii="Times New Roman" w:cs="Times New Roman" w:hAnsi="Times New Roman"/>
          <w:sz w:val="28"/>
          <w:szCs w:val="28"/>
          <w:rPrChange w:id="23807" w:author="user pc" w:date="2022-03-15T10:14:00Z">
            <w:rPr>
              <w:rFonts w:cs="Calibri" w:hAnsi="Cambria Math"/>
            </w:rPr>
          </w:rPrChange>
        </w:rPr>
        <w:t>are</w:t>
      </w:r>
      <w:r>
        <w:rPr>
          <w:rFonts w:ascii="Times New Roman" w:cs="Times New Roman" w:hAnsi="Times New Roman"/>
          <w:sz w:val="28"/>
          <w:szCs w:val="28"/>
        </w:rPr>
        <w:t xml:space="preserve"> </w:t>
      </w:r>
      <w:r w:rsidRPr="006EA718">
        <w:rPr>
          <w:rFonts w:ascii="Times New Roman" w:cs="Times New Roman" w:hAnsi="Times New Roman"/>
          <w:sz w:val="28"/>
          <w:szCs w:val="28"/>
          <w:rPrChange w:id="23808" w:author="user pc" w:date="2022-03-15T10:14:00Z">
            <w:rPr>
              <w:rFonts w:cs="Calibri" w:hAnsi="Cambria Math"/>
            </w:rPr>
          </w:rPrChange>
        </w:rPr>
        <w:t>going</w:t>
      </w:r>
      <w:r>
        <w:rPr>
          <w:rFonts w:ascii="Times New Roman" w:cs="Times New Roman" w:hAnsi="Times New Roman"/>
          <w:sz w:val="28"/>
          <w:szCs w:val="28"/>
        </w:rPr>
        <w:t xml:space="preserve"> </w:t>
      </w:r>
      <w:r w:rsidRPr="8BABC222">
        <w:rPr>
          <w:rFonts w:ascii="Times New Roman" w:cs="Times New Roman" w:hAnsi="Times New Roman"/>
          <w:sz w:val="28"/>
          <w:szCs w:val="28"/>
          <w:rPrChange w:id="23809" w:author="user pc" w:date="2022-03-15T10:14:00Z">
            <w:rPr>
              <w:rFonts w:cs="Calibri" w:hAnsi="Cambria Math"/>
            </w:rPr>
          </w:rPrChange>
        </w:rPr>
        <w:t>to</w:t>
      </w:r>
      <w:r>
        <w:rPr>
          <w:rFonts w:ascii="Times New Roman" w:cs="Times New Roman" w:hAnsi="Times New Roman"/>
          <w:sz w:val="28"/>
          <w:szCs w:val="28"/>
        </w:rPr>
        <w:t xml:space="preserve"> </w:t>
      </w:r>
      <w:r w:rsidRPr="DC94EAB1">
        <w:rPr>
          <w:rFonts w:ascii="Times New Roman" w:cs="Times New Roman" w:hAnsi="Times New Roman"/>
          <w:sz w:val="28"/>
          <w:szCs w:val="28"/>
          <w:rPrChange w:id="23810" w:author="user pc" w:date="2022-03-15T10:14:00Z">
            <w:rPr>
              <w:rFonts w:cs="Calibri" w:hAnsi="Cambria Math"/>
            </w:rPr>
          </w:rPrChange>
        </w:rPr>
        <w:t>add</w:t>
      </w:r>
      <w:r>
        <w:rPr>
          <w:rFonts w:ascii="Times New Roman" w:cs="Times New Roman" w:hAnsi="Times New Roman"/>
          <w:sz w:val="28"/>
          <w:szCs w:val="28"/>
        </w:rPr>
        <w:t xml:space="preserve"> </w:t>
      </w:r>
      <w:r w:rsidRPr="983198DC">
        <w:rPr>
          <w:rFonts w:ascii="Times New Roman" w:cs="Times New Roman" w:hAnsi="Times New Roman"/>
          <w:sz w:val="28"/>
          <w:szCs w:val="28"/>
          <w:rPrChange w:id="23811" w:author="user pc" w:date="2022-03-15T10:14:00Z">
            <w:rPr>
              <w:rFonts w:cs="Calibri" w:hAnsi="Cambria Math"/>
            </w:rPr>
          </w:rPrChange>
        </w:rPr>
        <w:t>another 3.8(7.6 + 3.8 = 11.4)</w:t>
      </w:r>
      <w:r>
        <w:rPr>
          <w:rFonts w:ascii="Times New Roman" w:cs="Times New Roman" w:hAnsi="Times New Roman"/>
          <w:sz w:val="28"/>
          <w:szCs w:val="28"/>
        </w:rPr>
        <w:t xml:space="preserve"> </w:t>
      </w:r>
      <w:r w:rsidRPr="FBACE816">
        <w:rPr>
          <w:rFonts w:ascii="Times New Roman" w:cs="Times New Roman" w:hAnsi="Times New Roman"/>
          <w:sz w:val="28"/>
          <w:szCs w:val="28"/>
          <w:rPrChange w:id="23812" w:author="user pc" w:date="2022-03-15T10:14:00Z">
            <w:rPr>
              <w:rFonts w:cs="Calibri" w:hAnsi="Cambria Math"/>
            </w:rPr>
          </w:rPrChange>
        </w:rPr>
        <w:t>and</w:t>
      </w:r>
      <w:r>
        <w:rPr>
          <w:rFonts w:ascii="Times New Roman" w:cs="Times New Roman" w:hAnsi="Times New Roman"/>
          <w:sz w:val="28"/>
          <w:szCs w:val="28"/>
        </w:rPr>
        <w:t xml:space="preserve"> </w:t>
      </w:r>
      <w:r w:rsidRPr="1775DD84">
        <w:rPr>
          <w:rFonts w:ascii="Times New Roman" w:cs="Times New Roman" w:hAnsi="Times New Roman"/>
          <w:sz w:val="28"/>
          <w:szCs w:val="28"/>
          <w:rPrChange w:id="23813" w:author="user pc" w:date="2022-03-15T10:14:00Z">
            <w:rPr>
              <w:rFonts w:cs="Calibri" w:hAnsi="Cambria Math"/>
            </w:rPr>
          </w:rPrChange>
        </w:rPr>
        <w:t>the half</w:t>
      </w:r>
      <w:r>
        <w:rPr>
          <w:rFonts w:ascii="Times New Roman" w:cs="Times New Roman" w:hAnsi="Times New Roman"/>
          <w:sz w:val="28"/>
          <w:szCs w:val="28"/>
        </w:rPr>
        <w:t xml:space="preserve"> </w:t>
      </w:r>
      <w:r w:rsidRPr="AEFB8CBB">
        <w:rPr>
          <w:rFonts w:ascii="Times New Roman" w:cs="Times New Roman" w:hAnsi="Times New Roman"/>
          <w:sz w:val="28"/>
          <w:szCs w:val="28"/>
          <w:rPrChange w:id="23814" w:author="user pc" w:date="2022-03-15T10:14:00Z">
            <w:rPr>
              <w:rFonts w:cs="Calibri" w:hAnsi="Cambria Math"/>
            </w:rPr>
          </w:rPrChange>
        </w:rPr>
        <w:t>of 16 g = 8g.</w:t>
      </w:r>
    </w:p>
    <w:p>
      <w:pPr>
        <w:pStyle w:val="style0"/>
        <w:tabs>
          <w:tab w:val="left" w:leader="none" w:pos="4020"/>
        </w:tabs>
        <w:rPr>
          <w:rFonts w:ascii="Times New Roman" w:cs="Times New Roman"/>
          <w:sz w:val="28"/>
          <w:szCs w:val="28"/>
          <w:rPrChange w:id="23815" w:author="user pc" w:date="2022-03-15T10:14:00Z">
            <w:rPr/>
          </w:rPrChange>
        </w:rPr>
      </w:pPr>
      <w:r w:rsidRPr="F3F0AE79">
        <w:rPr>
          <w:rFonts w:ascii="Times New Roman" w:cs="Times New Roman" w:hAnsi="Times New Roman"/>
          <w:sz w:val="28"/>
          <w:szCs w:val="28"/>
          <w:rPrChange w:id="23816" w:author="user pc" w:date="2022-03-15T10:14:00Z">
            <w:rPr>
              <w:rFonts w:cs="Calibri" w:hAnsi="Cambria Math"/>
            </w:rPr>
          </w:rPrChange>
        </w:rPr>
        <w:t>Hence,</w:t>
      </w:r>
      <w:r>
        <w:rPr>
          <w:rFonts w:ascii="Times New Roman" w:cs="Times New Roman" w:hAnsi="Times New Roman"/>
          <w:sz w:val="28"/>
          <w:szCs w:val="28"/>
        </w:rPr>
        <w:t xml:space="preserve"> </w:t>
      </w:r>
      <w:r w:rsidRPr="87176FBB">
        <w:rPr>
          <w:rFonts w:ascii="Times New Roman" w:cs="Times New Roman" w:hAnsi="Times New Roman"/>
          <w:sz w:val="28"/>
          <w:szCs w:val="28"/>
          <w:rPrChange w:id="23817" w:author="user pc" w:date="2022-03-15T10:14:00Z">
            <w:rPr>
              <w:rFonts w:cs="Calibri" w:hAnsi="Cambria Math"/>
            </w:rPr>
          </w:rPrChange>
        </w:rPr>
        <w:t>it</w:t>
      </w:r>
      <w:r>
        <w:rPr>
          <w:rFonts w:ascii="Times New Roman" w:cs="Times New Roman" w:hAnsi="Times New Roman"/>
          <w:sz w:val="28"/>
          <w:szCs w:val="28"/>
        </w:rPr>
        <w:t xml:space="preserve"> </w:t>
      </w:r>
      <w:r w:rsidRPr="46A2EE8F">
        <w:rPr>
          <w:rFonts w:ascii="Times New Roman" w:cs="Times New Roman" w:hAnsi="Times New Roman"/>
          <w:sz w:val="28"/>
          <w:szCs w:val="28"/>
          <w:rPrChange w:id="23818" w:author="user pc" w:date="2022-03-15T10:14:00Z">
            <w:rPr>
              <w:rFonts w:cs="Calibri" w:hAnsi="Cambria Math"/>
            </w:rPr>
          </w:rPrChange>
        </w:rPr>
        <w:t>will</w:t>
      </w:r>
      <w:r>
        <w:rPr>
          <w:rFonts w:ascii="Times New Roman" w:cs="Times New Roman" w:hAnsi="Times New Roman"/>
          <w:sz w:val="28"/>
          <w:szCs w:val="28"/>
        </w:rPr>
        <w:t xml:space="preserve"> </w:t>
      </w:r>
      <w:r w:rsidRPr="711B18FF">
        <w:rPr>
          <w:rFonts w:ascii="Times New Roman" w:cs="Times New Roman" w:hAnsi="Times New Roman"/>
          <w:sz w:val="28"/>
          <w:szCs w:val="28"/>
          <w:rPrChange w:id="23819" w:author="user pc" w:date="2022-03-15T10:14:00Z">
            <w:rPr>
              <w:rFonts w:cs="Calibri" w:hAnsi="Cambria Math"/>
            </w:rPr>
          </w:rPrChange>
        </w:rPr>
        <w:t>take 11.4</w:t>
      </w:r>
      <w:r>
        <w:rPr>
          <w:rFonts w:ascii="Times New Roman" w:cs="Times New Roman" w:hAnsi="Times New Roman"/>
          <w:sz w:val="28"/>
          <w:szCs w:val="28"/>
        </w:rPr>
        <w:t xml:space="preserve"> </w:t>
      </w:r>
      <w:r w:rsidRPr="A9D9D0B8">
        <w:rPr>
          <w:rFonts w:ascii="Times New Roman" w:cs="Times New Roman" w:hAnsi="Times New Roman"/>
          <w:sz w:val="28"/>
          <w:szCs w:val="28"/>
          <w:rPrChange w:id="23820" w:author="user pc" w:date="2022-03-15T10:14:00Z">
            <w:rPr>
              <w:rFonts w:cs="Calibri" w:hAnsi="Cambria Math"/>
            </w:rPr>
          </w:rPrChange>
        </w:rPr>
        <w:t>days</w:t>
      </w:r>
      <w:r>
        <w:rPr>
          <w:rFonts w:ascii="Times New Roman" w:cs="Times New Roman" w:hAnsi="Times New Roman"/>
          <w:sz w:val="28"/>
          <w:szCs w:val="28"/>
        </w:rPr>
        <w:t xml:space="preserve"> </w:t>
      </w:r>
      <w:r w:rsidRPr="00C22D6F">
        <w:rPr>
          <w:rFonts w:ascii="Times New Roman" w:cs="Times New Roman" w:hAnsi="Times New Roman"/>
          <w:sz w:val="28"/>
          <w:szCs w:val="28"/>
          <w:rPrChange w:id="23821" w:author="user pc" w:date="2022-03-15T10:14:00Z">
            <w:rPr>
              <w:rFonts w:cs="Calibri" w:hAnsi="Cambria Math"/>
            </w:rPr>
          </w:rPrChange>
        </w:rPr>
        <w:t>for</w:t>
      </w:r>
      <w:r>
        <w:rPr>
          <w:rFonts w:ascii="Times New Roman" w:cs="Times New Roman" w:hAnsi="Times New Roman"/>
          <w:sz w:val="28"/>
          <w:szCs w:val="28"/>
        </w:rPr>
        <w:t xml:space="preserve"> </w:t>
      </w:r>
      <w:r w:rsidRPr="51D42A8A">
        <w:rPr>
          <w:rFonts w:ascii="Times New Roman" w:cs="Times New Roman" w:hAnsi="Times New Roman"/>
          <w:sz w:val="28"/>
          <w:szCs w:val="28"/>
          <w:rPrChange w:id="23822" w:author="user pc" w:date="2022-03-15T10:14:00Z">
            <w:rPr>
              <w:rFonts w:cs="Calibri" w:hAnsi="Cambria Math"/>
            </w:rPr>
          </w:rPrChange>
        </w:rPr>
        <w:t>a</w:t>
      </w:r>
      <w:r>
        <w:rPr>
          <w:rFonts w:ascii="Times New Roman" w:cs="Times New Roman" w:hAnsi="Times New Roman"/>
          <w:sz w:val="28"/>
          <w:szCs w:val="28"/>
        </w:rPr>
        <w:t xml:space="preserve"> </w:t>
      </w:r>
      <w:r w:rsidRPr="1EA2E94F">
        <w:rPr>
          <w:rFonts w:ascii="Times New Roman" w:cs="Times New Roman" w:hAnsi="Times New Roman"/>
          <w:sz w:val="28"/>
          <w:szCs w:val="28"/>
          <w:rPrChange w:id="23823" w:author="user pc" w:date="2022-03-15T10:14:00Z">
            <w:rPr>
              <w:rFonts w:cs="Calibri" w:hAnsi="Cambria Math"/>
            </w:rPr>
          </w:rPrChange>
        </w:rPr>
        <w:t>64g</w:t>
      </w:r>
      <w:r>
        <w:rPr>
          <w:rFonts w:ascii="Times New Roman" w:cs="Times New Roman" w:hAnsi="Times New Roman"/>
          <w:sz w:val="28"/>
          <w:szCs w:val="28"/>
        </w:rPr>
        <w:t xml:space="preserve"> </w:t>
      </w:r>
      <w:r w:rsidRPr="36214F72">
        <w:rPr>
          <w:rFonts w:ascii="Times New Roman" w:cs="Times New Roman" w:hAnsi="Times New Roman"/>
          <w:sz w:val="28"/>
          <w:szCs w:val="28"/>
          <w:rPrChange w:id="23824" w:author="user pc" w:date="2022-03-15T10:14:00Z">
            <w:rPr>
              <w:rFonts w:cs="Calibri" w:hAnsi="Cambria Math"/>
            </w:rPr>
          </w:rPrChange>
        </w:rPr>
        <w:t>sample</w:t>
      </w:r>
      <w:r>
        <w:rPr>
          <w:rFonts w:ascii="Times New Roman" w:cs="Times New Roman" w:hAnsi="Times New Roman"/>
          <w:sz w:val="28"/>
          <w:szCs w:val="28"/>
        </w:rPr>
        <w:t xml:space="preserve"> </w:t>
      </w:r>
      <w:r w:rsidRPr="CDD9E7EC">
        <w:rPr>
          <w:rFonts w:ascii="Times New Roman" w:cs="Times New Roman" w:hAnsi="Times New Roman"/>
          <w:sz w:val="28"/>
          <w:szCs w:val="28"/>
          <w:rPrChange w:id="23825" w:author="user pc" w:date="2022-03-15T10:14:00Z">
            <w:rPr>
              <w:rFonts w:cs="Calibri" w:hAnsi="Cambria Math"/>
            </w:rPr>
          </w:rPrChange>
        </w:rPr>
        <w:t>of</w:t>
      </w:r>
      <w:r>
        <w:rPr>
          <w:rFonts w:ascii="Times New Roman" w:cs="Times New Roman" w:hAnsi="Times New Roman"/>
          <w:sz w:val="28"/>
          <w:szCs w:val="28"/>
        </w:rPr>
        <w:t xml:space="preserve"> </w:t>
      </w:r>
      <w:r w:rsidRPr="B8E8380D">
        <w:rPr>
          <w:rFonts w:ascii="Times New Roman" w:cs="Times New Roman" w:hAnsi="Times New Roman"/>
          <w:sz w:val="28"/>
          <w:szCs w:val="28"/>
          <w:rPrChange w:id="23826" w:author="user pc" w:date="2022-03-15T10:14:00Z">
            <w:rPr>
              <w:rFonts w:cs="Calibri" w:hAnsi="Cambria Math"/>
            </w:rPr>
          </w:rPrChange>
        </w:rPr>
        <w:t>Rn- 222</w:t>
      </w:r>
      <w:r>
        <w:rPr>
          <w:rFonts w:ascii="Times New Roman" w:cs="Times New Roman" w:hAnsi="Times New Roman"/>
          <w:sz w:val="28"/>
          <w:szCs w:val="28"/>
        </w:rPr>
        <w:t xml:space="preserve"> </w:t>
      </w:r>
      <w:r w:rsidRPr="388283F5">
        <w:rPr>
          <w:rFonts w:ascii="Times New Roman" w:cs="Times New Roman" w:hAnsi="Times New Roman"/>
          <w:sz w:val="28"/>
          <w:szCs w:val="28"/>
          <w:rPrChange w:id="23827" w:author="user pc" w:date="2022-03-15T10:14:00Z">
            <w:rPr>
              <w:rFonts w:cs="Calibri" w:hAnsi="Cambria Math"/>
            </w:rPr>
          </w:rPrChange>
        </w:rPr>
        <w:t>to</w:t>
      </w:r>
      <w:r>
        <w:rPr>
          <w:rFonts w:ascii="Times New Roman" w:cs="Times New Roman" w:hAnsi="Times New Roman"/>
          <w:sz w:val="28"/>
          <w:szCs w:val="28"/>
        </w:rPr>
        <w:t xml:space="preserve"> </w:t>
      </w:r>
      <w:r w:rsidRPr="967BE7B2">
        <w:rPr>
          <w:rFonts w:ascii="Times New Roman" w:cs="Times New Roman" w:hAnsi="Times New Roman"/>
          <w:sz w:val="28"/>
          <w:szCs w:val="28"/>
          <w:rPrChange w:id="23828" w:author="user pc" w:date="2022-03-15T10:14:00Z">
            <w:rPr>
              <w:rFonts w:cs="Calibri" w:hAnsi="Cambria Math"/>
            </w:rPr>
          </w:rPrChange>
        </w:rPr>
        <w:t>decay</w:t>
      </w:r>
      <w:r>
        <w:rPr>
          <w:rFonts w:ascii="Times New Roman" w:cs="Times New Roman" w:hAnsi="Times New Roman"/>
          <w:sz w:val="28"/>
          <w:szCs w:val="28"/>
        </w:rPr>
        <w:t xml:space="preserve"> </w:t>
      </w:r>
      <w:r w:rsidRPr="B585EC18">
        <w:rPr>
          <w:rFonts w:ascii="Times New Roman" w:cs="Times New Roman" w:hAnsi="Times New Roman"/>
          <w:sz w:val="28"/>
          <w:szCs w:val="28"/>
          <w:rPrChange w:id="23829" w:author="user pc" w:date="2022-03-15T10:14:00Z">
            <w:rPr>
              <w:rFonts w:cs="Calibri" w:hAnsi="Cambria Math"/>
            </w:rPr>
          </w:rPrChange>
        </w:rPr>
        <w:t>to</w:t>
      </w:r>
      <w:r>
        <w:rPr>
          <w:rFonts w:ascii="Times New Roman" w:cs="Times New Roman" w:hAnsi="Times New Roman"/>
          <w:sz w:val="28"/>
          <w:szCs w:val="28"/>
        </w:rPr>
        <w:t xml:space="preserve"> </w:t>
      </w:r>
      <w:r w:rsidRPr="EA6C915F">
        <w:rPr>
          <w:rFonts w:ascii="Times New Roman" w:cs="Times New Roman" w:hAnsi="Times New Roman"/>
          <w:sz w:val="28"/>
          <w:szCs w:val="28"/>
          <w:rPrChange w:id="23830" w:author="user pc" w:date="2022-03-15T10:14:00Z">
            <w:rPr>
              <w:rFonts w:cs="Calibri" w:hAnsi="Cambria Math"/>
            </w:rPr>
          </w:rPrChange>
        </w:rPr>
        <w:t>8g.</w:t>
      </w:r>
    </w:p>
    <w:p>
      <w:pPr>
        <w:pStyle w:val="style0"/>
        <w:tabs>
          <w:tab w:val="left" w:leader="none" w:pos="4020"/>
        </w:tabs>
        <w:rPr>
          <w:rFonts w:ascii="Times New Roman" w:cs="Times New Roman" w:hAnsi="Times New Roman"/>
          <w:b/>
          <w:bCs/>
          <w:sz w:val="28"/>
          <w:szCs w:val="28"/>
          <w:rPrChange w:id="23831" w:author="user pc" w:date="2022-03-15T10:14:00Z">
            <w:rPr>
              <w:rFonts w:cs="Calibri" w:hAnsi="Cambria Math"/>
              <w:b/>
              <w:bCs/>
            </w:rPr>
          </w:rPrChange>
        </w:rPr>
      </w:pPr>
    </w:p>
    <w:p>
      <w:pPr>
        <w:pStyle w:val="style0"/>
        <w:tabs>
          <w:tab w:val="left" w:leader="none" w:pos="4020"/>
        </w:tabs>
        <w:rPr>
          <w:rFonts w:ascii="Times New Roman" w:cs="Times New Roman"/>
          <w:sz w:val="28"/>
          <w:szCs w:val="28"/>
          <w:rPrChange w:id="23832" w:author="user pc" w:date="2022-03-15T10:14:00Z">
            <w:rPr/>
          </w:rPrChange>
        </w:rPr>
      </w:pPr>
      <w:r w:rsidRPr="B084DCA1">
        <w:rPr>
          <w:rFonts w:ascii="Times New Roman" w:cs="Times New Roman" w:hAnsi="Times New Roman"/>
          <w:b/>
          <w:bCs/>
          <w:sz w:val="28"/>
          <w:szCs w:val="28"/>
          <w:rPrChange w:id="23833" w:author="user pc" w:date="2022-03-15T10:14:00Z">
            <w:rPr>
              <w:rFonts w:cs="Calibri" w:hAnsi="Cambria Math"/>
              <w:b/>
              <w:bCs/>
            </w:rPr>
          </w:rPrChange>
        </w:rPr>
        <w:t>Example</w:t>
      </w:r>
      <w:r>
        <w:rPr>
          <w:rFonts w:ascii="Times New Roman" w:cs="Times New Roman" w:hAnsi="Times New Roman"/>
          <w:b/>
          <w:bCs/>
          <w:sz w:val="28"/>
          <w:szCs w:val="28"/>
        </w:rPr>
        <w:t xml:space="preserve"> </w:t>
      </w:r>
      <w:r w:rsidRPr="0251D3D2">
        <w:rPr>
          <w:rFonts w:ascii="Times New Roman" w:cs="Times New Roman" w:hAnsi="Times New Roman"/>
          <w:b/>
          <w:bCs/>
          <w:sz w:val="28"/>
          <w:szCs w:val="28"/>
          <w:rPrChange w:id="23834" w:author="user pc" w:date="2022-03-15T10:14:00Z">
            <w:rPr>
              <w:rFonts w:cs="Calibri" w:hAnsi="Cambria Math"/>
              <w:b/>
              <w:bCs/>
            </w:rPr>
          </w:rPrChange>
        </w:rPr>
        <w:t>5:</w:t>
      </w:r>
    </w:p>
    <w:p>
      <w:pPr>
        <w:pStyle w:val="style0"/>
        <w:tabs>
          <w:tab w:val="left" w:leader="none" w:pos="4020"/>
        </w:tabs>
        <w:rPr>
          <w:rFonts w:ascii="Times New Roman" w:cs="Times New Roman"/>
          <w:sz w:val="28"/>
          <w:szCs w:val="28"/>
          <w:rPrChange w:id="23835" w:author="user pc" w:date="2022-03-15T10:14:00Z">
            <w:rPr/>
          </w:rPrChange>
        </w:rPr>
      </w:pPr>
      <w:r w:rsidRPr="7017DA66">
        <w:rPr>
          <w:rFonts w:ascii="Times New Roman" w:cs="Times New Roman" w:hAnsi="Times New Roman"/>
          <w:sz w:val="28"/>
          <w:szCs w:val="28"/>
          <w:rPrChange w:id="23836" w:author="user pc" w:date="2022-03-15T10:14:00Z">
            <w:rPr>
              <w:rFonts w:cs="Calibri" w:hAnsi="Cambria Math"/>
            </w:rPr>
          </w:rPrChange>
        </w:rPr>
        <w:t>Iodine</w:t>
      </w:r>
      <w:r>
        <w:rPr>
          <w:rFonts w:ascii="Times New Roman" w:cs="Times New Roman" w:hAnsi="Times New Roman"/>
          <w:sz w:val="28"/>
          <w:szCs w:val="28"/>
        </w:rPr>
        <w:t xml:space="preserve"> </w:t>
      </w:r>
      <w:r w:rsidRPr="25277B75">
        <w:rPr>
          <w:rFonts w:ascii="Times New Roman" w:cs="Times New Roman" w:hAnsi="Times New Roman"/>
          <w:sz w:val="28"/>
          <w:szCs w:val="28"/>
          <w:rPrChange w:id="23837" w:author="user pc" w:date="2022-03-15T10:14:00Z">
            <w:rPr>
              <w:rFonts w:cs="Calibri" w:hAnsi="Cambria Math"/>
            </w:rPr>
          </w:rPrChange>
        </w:rPr>
        <w:t>-131 has</w:t>
      </w:r>
      <w:r>
        <w:rPr>
          <w:rFonts w:ascii="Times New Roman" w:cs="Times New Roman" w:hAnsi="Times New Roman"/>
          <w:sz w:val="28"/>
          <w:szCs w:val="28"/>
        </w:rPr>
        <w:t xml:space="preserve"> </w:t>
      </w:r>
      <w:r w:rsidRPr="F3A1BE23">
        <w:rPr>
          <w:rFonts w:ascii="Times New Roman" w:cs="Times New Roman" w:hAnsi="Times New Roman"/>
          <w:sz w:val="28"/>
          <w:szCs w:val="28"/>
          <w:rPrChange w:id="23838" w:author="user pc" w:date="2022-03-15T10:14:00Z">
            <w:rPr>
              <w:rFonts w:cs="Calibri" w:hAnsi="Cambria Math"/>
            </w:rPr>
          </w:rPrChange>
        </w:rPr>
        <w:t>a</w:t>
      </w:r>
      <w:r>
        <w:rPr>
          <w:rFonts w:ascii="Times New Roman" w:cs="Times New Roman" w:hAnsi="Times New Roman"/>
          <w:sz w:val="28"/>
          <w:szCs w:val="28"/>
        </w:rPr>
        <w:t xml:space="preserve"> </w:t>
      </w:r>
      <w:r w:rsidRPr="914D4912">
        <w:rPr>
          <w:rFonts w:ascii="Times New Roman" w:cs="Times New Roman" w:hAnsi="Times New Roman"/>
          <w:sz w:val="28"/>
          <w:szCs w:val="28"/>
          <w:rPrChange w:id="23839" w:author="user pc" w:date="2022-03-15T10:14:00Z">
            <w:rPr>
              <w:rFonts w:cs="Calibri" w:hAnsi="Cambria Math"/>
            </w:rPr>
          </w:rPrChange>
        </w:rPr>
        <w:t>half-life</w:t>
      </w:r>
      <w:r>
        <w:rPr>
          <w:rFonts w:ascii="Times New Roman" w:cs="Times New Roman" w:hAnsi="Times New Roman"/>
          <w:sz w:val="28"/>
          <w:szCs w:val="28"/>
        </w:rPr>
        <w:t xml:space="preserve"> </w:t>
      </w:r>
      <w:r w:rsidRPr="FB749CF2">
        <w:rPr>
          <w:rFonts w:ascii="Times New Roman" w:cs="Times New Roman" w:hAnsi="Times New Roman"/>
          <w:sz w:val="28"/>
          <w:szCs w:val="28"/>
          <w:rPrChange w:id="23840" w:author="user pc" w:date="2022-03-15T10:14:00Z">
            <w:rPr>
              <w:rFonts w:cs="Calibri" w:hAnsi="Cambria Math"/>
            </w:rPr>
          </w:rPrChange>
        </w:rPr>
        <w:t>of 8days.</w:t>
      </w:r>
      <w:r>
        <w:rPr>
          <w:rFonts w:ascii="Times New Roman" w:cs="Times New Roman" w:hAnsi="Times New Roman"/>
          <w:sz w:val="28"/>
          <w:szCs w:val="28"/>
        </w:rPr>
        <w:t xml:space="preserve"> </w:t>
      </w:r>
      <w:r w:rsidRPr="7FAA1677">
        <w:rPr>
          <w:rFonts w:ascii="Times New Roman" w:cs="Times New Roman" w:hAnsi="Times New Roman"/>
          <w:sz w:val="28"/>
          <w:szCs w:val="28"/>
          <w:rPrChange w:id="23841" w:author="user pc" w:date="2022-03-15T10:14:00Z">
            <w:rPr>
              <w:rFonts w:cs="Calibri" w:hAnsi="Cambria Math"/>
            </w:rPr>
          </w:rPrChange>
        </w:rPr>
        <w:t>If</w:t>
      </w:r>
      <w:r>
        <w:rPr>
          <w:rFonts w:ascii="Times New Roman" w:cs="Times New Roman" w:hAnsi="Times New Roman"/>
          <w:sz w:val="28"/>
          <w:szCs w:val="28"/>
        </w:rPr>
        <w:t xml:space="preserve"> </w:t>
      </w:r>
      <w:r w:rsidRPr="0C2C3126">
        <w:rPr>
          <w:rFonts w:ascii="Times New Roman" w:cs="Times New Roman" w:hAnsi="Times New Roman"/>
          <w:sz w:val="28"/>
          <w:szCs w:val="28"/>
          <w:rPrChange w:id="23842" w:author="user pc" w:date="2022-03-15T10:14:00Z">
            <w:rPr>
              <w:rFonts w:cs="Calibri" w:hAnsi="Cambria Math"/>
            </w:rPr>
          </w:rPrChange>
        </w:rPr>
        <w:t>there</w:t>
      </w:r>
      <w:r>
        <w:rPr>
          <w:rFonts w:ascii="Times New Roman" w:cs="Times New Roman" w:hAnsi="Times New Roman"/>
          <w:sz w:val="28"/>
          <w:szCs w:val="28"/>
        </w:rPr>
        <w:t xml:space="preserve"> </w:t>
      </w:r>
      <w:r w:rsidRPr="5BFC001C">
        <w:rPr>
          <w:rFonts w:ascii="Times New Roman" w:cs="Times New Roman" w:hAnsi="Times New Roman"/>
          <w:sz w:val="28"/>
          <w:szCs w:val="28"/>
          <w:rPrChange w:id="23843" w:author="user pc" w:date="2022-03-15T10:14:00Z">
            <w:rPr>
              <w:rFonts w:cs="Calibri" w:hAnsi="Cambria Math"/>
            </w:rPr>
          </w:rPrChange>
        </w:rPr>
        <w:t>are</w:t>
      </w:r>
      <w:r>
        <w:rPr>
          <w:rFonts w:ascii="Times New Roman" w:cs="Times New Roman" w:hAnsi="Times New Roman"/>
          <w:sz w:val="28"/>
          <w:szCs w:val="28"/>
        </w:rPr>
        <w:t xml:space="preserve"> </w:t>
      </w:r>
      <w:r w:rsidRPr="BDAC337B">
        <w:rPr>
          <w:rFonts w:ascii="Times New Roman" w:cs="Times New Roman" w:hAnsi="Times New Roman"/>
          <w:sz w:val="28"/>
          <w:szCs w:val="28"/>
          <w:rPrChange w:id="23844" w:author="user pc" w:date="2022-03-15T10:14:00Z">
            <w:rPr>
              <w:rFonts w:cs="Calibri" w:hAnsi="Cambria Math"/>
            </w:rPr>
          </w:rPrChange>
        </w:rPr>
        <w:t>200</w:t>
      </w:r>
      <w:r>
        <w:rPr>
          <w:rFonts w:ascii="Times New Roman" w:cs="Times New Roman" w:hAnsi="Times New Roman"/>
          <w:sz w:val="28"/>
          <w:szCs w:val="28"/>
        </w:rPr>
        <w:t xml:space="preserve"> </w:t>
      </w:r>
      <w:r w:rsidRPr="DA6B8B6F">
        <w:rPr>
          <w:rFonts w:ascii="Times New Roman" w:cs="Times New Roman" w:hAnsi="Times New Roman"/>
          <w:sz w:val="28"/>
          <w:szCs w:val="28"/>
          <w:rPrChange w:id="23845" w:author="user pc" w:date="2022-03-15T10:14:00Z">
            <w:rPr>
              <w:rFonts w:cs="Calibri" w:hAnsi="Cambria Math"/>
            </w:rPr>
          </w:rPrChange>
        </w:rPr>
        <w:t>g</w:t>
      </w:r>
      <w:r>
        <w:rPr>
          <w:rFonts w:ascii="Times New Roman" w:cs="Times New Roman" w:hAnsi="Times New Roman"/>
          <w:sz w:val="28"/>
          <w:szCs w:val="28"/>
        </w:rPr>
        <w:t xml:space="preserve"> </w:t>
      </w:r>
      <w:r w:rsidRPr="3E7116A2">
        <w:rPr>
          <w:rFonts w:ascii="Times New Roman" w:cs="Times New Roman" w:hAnsi="Times New Roman"/>
          <w:sz w:val="28"/>
          <w:szCs w:val="28"/>
          <w:rPrChange w:id="23846" w:author="user pc" w:date="2022-03-15T10:14:00Z">
            <w:rPr>
              <w:rFonts w:cs="Calibri" w:hAnsi="Cambria Math"/>
            </w:rPr>
          </w:rPrChange>
        </w:rPr>
        <w:t>of</w:t>
      </w:r>
      <w:r>
        <w:rPr>
          <w:rFonts w:ascii="Times New Roman" w:cs="Times New Roman" w:hAnsi="Times New Roman"/>
          <w:sz w:val="28"/>
          <w:szCs w:val="28"/>
        </w:rPr>
        <w:t xml:space="preserve"> </w:t>
      </w:r>
      <w:r w:rsidRPr="3823734B">
        <w:rPr>
          <w:rFonts w:ascii="Times New Roman" w:cs="Times New Roman" w:hAnsi="Times New Roman"/>
          <w:sz w:val="28"/>
          <w:szCs w:val="28"/>
          <w:rPrChange w:id="23847" w:author="user pc" w:date="2022-03-15T10:14:00Z">
            <w:rPr>
              <w:rFonts w:cs="Calibri" w:hAnsi="Cambria Math"/>
            </w:rPr>
          </w:rPrChange>
        </w:rPr>
        <w:t>this</w:t>
      </w:r>
      <w:r>
        <w:rPr>
          <w:rFonts w:ascii="Times New Roman" w:cs="Times New Roman" w:hAnsi="Times New Roman"/>
          <w:sz w:val="28"/>
          <w:szCs w:val="28"/>
        </w:rPr>
        <w:t xml:space="preserve"> </w:t>
      </w:r>
      <w:r w:rsidRPr="E39CCFE6">
        <w:rPr>
          <w:rFonts w:ascii="Times New Roman" w:cs="Times New Roman" w:hAnsi="Times New Roman"/>
          <w:sz w:val="28"/>
          <w:szCs w:val="28"/>
          <w:rPrChange w:id="23848" w:author="user pc" w:date="2022-03-15T10:14:00Z">
            <w:rPr>
              <w:rFonts w:cs="Calibri" w:hAnsi="Cambria Math"/>
            </w:rPr>
          </w:rPrChange>
        </w:rPr>
        <w:t>sample,</w:t>
      </w:r>
      <w:r>
        <w:rPr>
          <w:rFonts w:ascii="Times New Roman" w:cs="Times New Roman" w:hAnsi="Times New Roman"/>
          <w:sz w:val="28"/>
          <w:szCs w:val="28"/>
        </w:rPr>
        <w:t xml:space="preserve"> </w:t>
      </w:r>
      <w:r w:rsidRPr="ADFC1741">
        <w:rPr>
          <w:rFonts w:ascii="Times New Roman" w:cs="Times New Roman" w:hAnsi="Times New Roman"/>
          <w:sz w:val="28"/>
          <w:szCs w:val="28"/>
          <w:rPrChange w:id="23849" w:author="user pc" w:date="2022-03-15T10:14:00Z">
            <w:rPr>
              <w:rFonts w:cs="Calibri" w:hAnsi="Cambria Math"/>
            </w:rPr>
          </w:rPrChange>
        </w:rPr>
        <w:t>how</w:t>
      </w:r>
      <w:r>
        <w:rPr>
          <w:rFonts w:ascii="Times New Roman" w:cs="Times New Roman" w:hAnsi="Times New Roman"/>
          <w:sz w:val="28"/>
          <w:szCs w:val="28"/>
        </w:rPr>
        <w:t xml:space="preserve"> </w:t>
      </w:r>
      <w:r w:rsidRPr="82075279">
        <w:rPr>
          <w:rFonts w:ascii="Times New Roman" w:cs="Times New Roman" w:hAnsi="Times New Roman"/>
          <w:sz w:val="28"/>
          <w:szCs w:val="28"/>
          <w:rPrChange w:id="23850" w:author="user pc" w:date="2022-03-15T10:14:00Z">
            <w:rPr>
              <w:rFonts w:cs="Calibri" w:hAnsi="Cambria Math"/>
            </w:rPr>
          </w:rPrChange>
        </w:rPr>
        <w:t>much</w:t>
      </w:r>
      <w:r>
        <w:rPr>
          <w:rFonts w:ascii="Times New Roman" w:cs="Times New Roman" w:hAnsi="Times New Roman"/>
          <w:sz w:val="28"/>
          <w:szCs w:val="28"/>
        </w:rPr>
        <w:t xml:space="preserve"> </w:t>
      </w:r>
      <w:r w:rsidRPr="05710640">
        <w:rPr>
          <w:rFonts w:ascii="Times New Roman" w:cs="Times New Roman" w:hAnsi="Times New Roman"/>
          <w:sz w:val="28"/>
          <w:szCs w:val="28"/>
          <w:rPrChange w:id="23851" w:author="user pc" w:date="2022-03-15T10:14:00Z">
            <w:rPr>
              <w:rFonts w:cs="Calibri" w:hAnsi="Cambria Math"/>
            </w:rPr>
          </w:rPrChange>
        </w:rPr>
        <w:t>of</w:t>
      </w:r>
      <w:r>
        <w:rPr>
          <w:rFonts w:ascii="Times New Roman" w:cs="Times New Roman" w:hAnsi="Times New Roman"/>
          <w:sz w:val="28"/>
          <w:szCs w:val="28"/>
        </w:rPr>
        <w:t xml:space="preserve"> </w:t>
      </w:r>
      <w:r w:rsidRPr="D52E3F5D">
        <w:rPr>
          <w:rFonts w:ascii="Times New Roman" w:cs="Times New Roman" w:hAnsi="Times New Roman"/>
          <w:sz w:val="28"/>
          <w:szCs w:val="28"/>
          <w:rPrChange w:id="23852" w:author="user pc" w:date="2022-03-15T10:14:00Z">
            <w:rPr>
              <w:rFonts w:cs="Calibri" w:hAnsi="Cambria Math"/>
            </w:rPr>
          </w:rPrChange>
        </w:rPr>
        <w:t>iodine</w:t>
      </w:r>
      <w:r>
        <w:rPr>
          <w:rFonts w:ascii="Times New Roman" w:cs="Times New Roman" w:hAnsi="Times New Roman"/>
          <w:sz w:val="28"/>
          <w:szCs w:val="28"/>
        </w:rPr>
        <w:t xml:space="preserve"> </w:t>
      </w:r>
      <w:r w:rsidRPr="C9ED6461">
        <w:rPr>
          <w:rFonts w:ascii="Times New Roman" w:cs="Times New Roman" w:hAnsi="Times New Roman"/>
          <w:sz w:val="28"/>
          <w:szCs w:val="28"/>
          <w:rPrChange w:id="23853" w:author="user pc" w:date="2022-03-15T10:14:00Z">
            <w:rPr>
              <w:rFonts w:cs="Calibri" w:hAnsi="Cambria Math"/>
            </w:rPr>
          </w:rPrChange>
        </w:rPr>
        <w:t>-131</w:t>
      </w:r>
      <w:r>
        <w:rPr>
          <w:rFonts w:ascii="Times New Roman" w:cs="Times New Roman" w:hAnsi="Times New Roman"/>
          <w:sz w:val="28"/>
          <w:szCs w:val="28"/>
        </w:rPr>
        <w:t xml:space="preserve"> </w:t>
      </w:r>
      <w:r w:rsidRPr="9C1F220C">
        <w:rPr>
          <w:rFonts w:ascii="Times New Roman" w:cs="Times New Roman" w:hAnsi="Times New Roman"/>
          <w:sz w:val="28"/>
          <w:szCs w:val="28"/>
          <w:rPrChange w:id="23854" w:author="user pc" w:date="2022-03-15T10:14:00Z">
            <w:rPr>
              <w:rFonts w:cs="Calibri" w:hAnsi="Cambria Math"/>
            </w:rPr>
          </w:rPrChange>
        </w:rPr>
        <w:t>remains after</w:t>
      </w:r>
      <w:r>
        <w:rPr>
          <w:rFonts w:ascii="Times New Roman" w:cs="Times New Roman" w:hAnsi="Times New Roman"/>
          <w:sz w:val="28"/>
          <w:szCs w:val="28"/>
        </w:rPr>
        <w:t xml:space="preserve"> </w:t>
      </w:r>
      <w:r w:rsidRPr="3027A4DF">
        <w:rPr>
          <w:rFonts w:ascii="Times New Roman" w:cs="Times New Roman" w:hAnsi="Times New Roman"/>
          <w:sz w:val="28"/>
          <w:szCs w:val="28"/>
          <w:rPrChange w:id="23855" w:author="user pc" w:date="2022-03-15T10:14:00Z">
            <w:rPr>
              <w:rFonts w:cs="Calibri" w:hAnsi="Cambria Math"/>
            </w:rPr>
          </w:rPrChange>
        </w:rPr>
        <w:t>32 days?</w:t>
      </w:r>
    </w:p>
    <w:p>
      <w:pPr>
        <w:pStyle w:val="style0"/>
        <w:tabs>
          <w:tab w:val="left" w:leader="none" w:pos="4020"/>
        </w:tabs>
        <w:rPr>
          <w:rFonts w:ascii="Times New Roman" w:cs="Times New Roman"/>
          <w:sz w:val="28"/>
          <w:szCs w:val="28"/>
          <w:rPrChange w:id="23856" w:author="user pc" w:date="2022-03-15T10:14:00Z">
            <w:rPr/>
          </w:rPrChange>
        </w:rPr>
      </w:pPr>
      <w:r w:rsidRPr="77F08C86">
        <w:rPr>
          <w:rFonts w:ascii="Times New Roman" w:cs="Times New Roman" w:hAnsi="Times New Roman"/>
          <w:b/>
          <w:bCs/>
          <w:sz w:val="28"/>
          <w:szCs w:val="28"/>
          <w:rPrChange w:id="23857" w:author="user pc" w:date="2022-03-15T10:14:00Z">
            <w:rPr>
              <w:rFonts w:cs="Calibri" w:hAnsi="Cambria Math"/>
              <w:b/>
              <w:bCs/>
            </w:rPr>
          </w:rPrChange>
        </w:rPr>
        <w:t>Solution:</w:t>
      </w:r>
    </w:p>
    <w:p>
      <w:pPr>
        <w:pStyle w:val="style0"/>
        <w:tabs>
          <w:tab w:val="left" w:leader="none" w:pos="4020"/>
        </w:tabs>
        <w:rPr>
          <w:rFonts w:ascii="Times New Roman" w:cs="Times New Roman" w:hAnsi="Times New Roman"/>
          <w:sz w:val="28"/>
          <w:szCs w:val="28"/>
        </w:rPr>
      </w:pPr>
      <m:oMathPara>
        <m:oMathParaPr>
          <m:jc m:val="left"/>
        </m:oMathParaPr>
        <m:oMath>
          <m:r>
            <w:rPr>
              <w:rFonts w:ascii="Cambria Math" w:cs="Times New Roman" w:hAnsi="Cambria Math"/>
              <w:sz w:val="28"/>
              <w:szCs w:val="28"/>
            </w:rPr>
            <m:t>K=</m:t>
          </m:r>
          <m:f>
            <m:fPr>
              <m:ctrlPr>
                <w:rPr>
                  <w:rFonts w:ascii="Cambria Math" w:cs="Times New Roman" w:hAnsi="Cambria Math"/>
                  <w:i/>
                  <w:sz w:val="28"/>
                  <w:szCs w:val="28"/>
                </w:rPr>
              </m:ctrlPr>
            </m:fPr>
            <m:num>
              <m:r>
                <w:rPr>
                  <w:rFonts w:ascii="Cambria Math" w:cs="Times New Roman" w:hAnsi="Cambria Math"/>
                  <w:sz w:val="28"/>
                  <w:szCs w:val="28"/>
                </w:rPr>
                <m:t>0.693</m:t>
              </m:r>
            </m:num>
            <m:den>
              <m:sSub>
                <m:sSubPr>
                  <m:ctrlPr>
                    <w:rPr>
                      <w:rFonts w:ascii="Cambria Math" w:cs="Times New Roman" w:hAnsi="Cambria Math"/>
                      <w:i/>
                      <w:sz w:val="28"/>
                      <w:szCs w:val="28"/>
                    </w:rPr>
                  </m:ctrlPr>
                </m:sSubPr>
                <m:e>
                  <m:r>
                    <w:rPr>
                      <w:rFonts w:ascii="Cambria Math" w:cs="Times New Roman" w:hAnsi="Cambria Math"/>
                      <w:sz w:val="28"/>
                      <w:szCs w:val="28"/>
                    </w:rPr>
                    <m:t>t</m:t>
                  </m:r>
                </m:e>
                <m:sub>
                  <m:f>
                    <m:fPr>
                      <m:type m:val="lin"/>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sub>
              </m:sSub>
            </m:den>
          </m:f>
          <m:r>
            <w:rPr>
              <w:rFonts w:ascii="Cambria Math" w:cs="Times New Roman" w:hAnsi="Cambria Math"/>
              <w:sz w:val="28"/>
              <w:szCs w:val="28"/>
            </w:rPr>
            <m:t>=</m:t>
          </m:r>
          <m:f>
            <m:fPr>
              <m:ctrlPr>
                <w:rPr>
                  <w:rFonts w:ascii="Cambria Math" w:cs="Times New Roman" w:hAnsi="Cambria Math"/>
                  <w:i/>
                  <w:sz w:val="28"/>
                  <w:szCs w:val="28"/>
                </w:rPr>
              </m:ctrlPr>
            </m:fPr>
            <m:num>
              <m:r>
                <w:rPr>
                  <w:rFonts w:ascii="Cambria Math" w:cs="Times New Roman" w:hAnsi="Cambria Math"/>
                  <w:sz w:val="28"/>
                  <w:szCs w:val="28"/>
                </w:rPr>
                <m:t>0.693</m:t>
              </m:r>
            </m:num>
            <m:den>
              <m:r>
                <w:rPr>
                  <w:rFonts w:ascii="Cambria Math" w:cs="Times New Roman" w:hAnsi="Cambria Math"/>
                  <w:sz w:val="28"/>
                  <w:szCs w:val="28"/>
                </w:rPr>
                <m:t>8 days</m:t>
              </m:r>
            </m:den>
          </m:f>
          <m:r>
            <w:rPr>
              <w:rFonts w:ascii="Cambria Math" w:cs="Times New Roman" w:hAnsi="Cambria Math"/>
              <w:sz w:val="28"/>
              <w:szCs w:val="28"/>
            </w:rPr>
            <m:t>=0.08664</m:t>
          </m:r>
        </m:oMath>
      </m:oMathPara>
    </w:p>
    <w:p>
      <w:pPr>
        <w:pStyle w:val="style0"/>
        <w:tabs>
          <w:tab w:val="left" w:leader="none" w:pos="4020"/>
        </w:tabs>
        <w:rPr>
          <w:rFonts w:ascii="Times New Roman" w:cs="Times New Roman"/>
          <w:sz w:val="28"/>
          <w:szCs w:val="28"/>
          <w:rPrChange w:id="23858" w:author="user pc" w:date="2022-03-15T10:14:00Z">
            <w:rPr/>
          </w:rPrChange>
        </w:rPr>
      </w:pPr>
      <w:r w:rsidRPr="77FF7E1E">
        <w:rPr>
          <w:rFonts w:ascii="Times New Roman" w:cs="Times New Roman" w:hAnsi="Times New Roman"/>
          <w:sz w:val="28"/>
          <w:szCs w:val="28"/>
          <w:rPrChange w:id="23859" w:author="user pc" w:date="2022-03-15T10:14:00Z">
            <w:rPr>
              <w:rFonts w:cs="Calibri" w:hAnsi="Cambria Math"/>
            </w:rPr>
          </w:rPrChange>
        </w:rPr>
        <w:t>A</w:t>
      </w:r>
      <w:r w:rsidRPr="BA0F00BA">
        <w:rPr>
          <w:rFonts w:ascii="Times New Roman" w:cs="Times New Roman" w:hAnsi="Times New Roman"/>
          <w:sz w:val="28"/>
          <w:szCs w:val="28"/>
          <w:vertAlign w:val="subscript"/>
          <w:rPrChange w:id="23860" w:author="user pc" w:date="2022-03-15T10:14:00Z">
            <w:rPr>
              <w:rFonts w:cs="Calibri" w:hAnsi="Cambria Math"/>
              <w:vertAlign w:val="subscript"/>
            </w:rPr>
          </w:rPrChange>
        </w:rPr>
        <w:t>F</w:t>
      </w:r>
      <w:r w:rsidRPr="EA66019D">
        <w:rPr>
          <w:rFonts w:ascii="Times New Roman" w:cs="Times New Roman" w:hAnsi="Times New Roman"/>
          <w:sz w:val="28"/>
          <w:szCs w:val="28"/>
          <w:rPrChange w:id="23861" w:author="user pc" w:date="2022-03-15T10:14:00Z">
            <w:rPr>
              <w:rFonts w:cs="Calibri" w:hAnsi="Cambria Math"/>
            </w:rPr>
          </w:rPrChange>
        </w:rPr>
        <w:t>=A</w:t>
      </w:r>
      <w:r w:rsidRPr="044CD175">
        <w:rPr>
          <w:rFonts w:ascii="Times New Roman" w:cs="Times New Roman" w:hAnsi="Times New Roman"/>
          <w:sz w:val="28"/>
          <w:szCs w:val="28"/>
          <w:vertAlign w:val="subscript"/>
          <w:rPrChange w:id="23862" w:author="user pc" w:date="2022-03-15T10:14:00Z">
            <w:rPr>
              <w:rFonts w:cs="Calibri" w:hAnsi="Cambria Math"/>
              <w:vertAlign w:val="subscript"/>
            </w:rPr>
          </w:rPrChange>
        </w:rPr>
        <w:t>o</w:t>
      </w:r>
      <w:r w:rsidRPr="D3C61820">
        <w:rPr>
          <w:rFonts w:ascii="Times New Roman" w:cs="Times New Roman" w:hAnsi="Times New Roman"/>
          <w:sz w:val="28"/>
          <w:szCs w:val="28"/>
          <w:rPrChange w:id="23863" w:author="user pc" w:date="2022-03-15T10:14:00Z">
            <w:rPr>
              <w:rFonts w:cs="Calibri" w:hAnsi="Cambria Math"/>
            </w:rPr>
          </w:rPrChange>
        </w:rPr>
        <w:t>e</w:t>
      </w:r>
      <w:r w:rsidRPr="9926AEAC">
        <w:rPr>
          <w:rFonts w:ascii="Times New Roman" w:cs="Times New Roman" w:hAnsi="Times New Roman"/>
          <w:sz w:val="28"/>
          <w:szCs w:val="28"/>
          <w:vertAlign w:val="superscript"/>
          <w:rPrChange w:id="23864" w:author="user pc" w:date="2022-03-15T10:14:00Z">
            <w:rPr>
              <w:rFonts w:cs="Calibri" w:hAnsi="Cambria Math"/>
              <w:vertAlign w:val="superscript"/>
            </w:rPr>
          </w:rPrChange>
        </w:rPr>
        <w:t>-kt</w:t>
      </w:r>
    </w:p>
    <w:p>
      <w:pPr>
        <w:pStyle w:val="style0"/>
        <w:tabs>
          <w:tab w:val="left" w:leader="none" w:pos="4020"/>
        </w:tabs>
        <w:rPr>
          <w:rFonts w:ascii="Times New Roman" w:cs="Times New Roman"/>
          <w:sz w:val="28"/>
          <w:szCs w:val="28"/>
          <w:rPrChange w:id="23865" w:author="user pc" w:date="2022-03-15T10:14:00Z">
            <w:rPr/>
          </w:rPrChange>
        </w:rPr>
      </w:pPr>
      <w:r w:rsidRPr="F3D3DD87">
        <w:rPr>
          <w:rFonts w:ascii="Times New Roman" w:cs="Times New Roman" w:hAnsi="Times New Roman"/>
          <w:sz w:val="28"/>
          <w:szCs w:val="28"/>
          <w:rPrChange w:id="23866" w:author="user pc" w:date="2022-03-15T10:14:00Z">
            <w:rPr>
              <w:rFonts w:cs="Calibri" w:hAnsi="Cambria Math"/>
            </w:rPr>
          </w:rPrChange>
        </w:rPr>
        <w:t>Where</w:t>
      </w:r>
      <w:r>
        <w:rPr>
          <w:rFonts w:ascii="Times New Roman" w:cs="Times New Roman" w:hAnsi="Times New Roman"/>
          <w:sz w:val="28"/>
          <w:szCs w:val="28"/>
        </w:rPr>
        <w:t xml:space="preserve"> </w:t>
      </w:r>
      <w:r w:rsidRPr="B5E31181">
        <w:rPr>
          <w:rFonts w:ascii="Times New Roman" w:cs="Times New Roman" w:hAnsi="Times New Roman"/>
          <w:sz w:val="28"/>
          <w:szCs w:val="28"/>
          <w:rPrChange w:id="23867" w:author="user pc" w:date="2022-03-15T10:14:00Z">
            <w:rPr>
              <w:rFonts w:cs="Calibri" w:hAnsi="Cambria Math"/>
            </w:rPr>
          </w:rPrChange>
        </w:rPr>
        <w:t>A</w:t>
      </w:r>
      <w:r w:rsidRPr="36BA3506">
        <w:rPr>
          <w:rFonts w:ascii="Times New Roman" w:cs="Times New Roman" w:hAnsi="Times New Roman"/>
          <w:sz w:val="28"/>
          <w:szCs w:val="28"/>
          <w:vertAlign w:val="subscript"/>
          <w:rPrChange w:id="23868" w:author="user pc" w:date="2022-03-15T10:14:00Z">
            <w:rPr>
              <w:rFonts w:cs="Calibri" w:hAnsi="Cambria Math"/>
              <w:vertAlign w:val="subscript"/>
            </w:rPr>
          </w:rPrChange>
        </w:rPr>
        <w:t>F</w:t>
      </w:r>
      <w:r>
        <w:rPr>
          <w:rFonts w:ascii="Times New Roman" w:cs="Times New Roman" w:hAnsi="Times New Roman"/>
          <w:sz w:val="28"/>
          <w:szCs w:val="28"/>
          <w:vertAlign w:val="subscript"/>
        </w:rPr>
        <w:t xml:space="preserve"> </w:t>
      </w:r>
      <w:r w:rsidRPr="53CBFBE7">
        <w:rPr>
          <w:rFonts w:ascii="Times New Roman" w:cs="Times New Roman" w:hAnsi="Times New Roman"/>
          <w:sz w:val="28"/>
          <w:szCs w:val="28"/>
          <w:rPrChange w:id="23869" w:author="user pc" w:date="2022-03-15T10:14:00Z">
            <w:rPr>
              <w:rFonts w:cs="Calibri" w:hAnsi="Cambria Math"/>
            </w:rPr>
          </w:rPrChange>
        </w:rPr>
        <w:t>=</w:t>
      </w:r>
      <w:r>
        <w:rPr>
          <w:rFonts w:ascii="Times New Roman" w:cs="Times New Roman" w:hAnsi="Times New Roman"/>
          <w:sz w:val="28"/>
          <w:szCs w:val="28"/>
        </w:rPr>
        <w:t xml:space="preserve"> </w:t>
      </w:r>
      <w:r w:rsidRPr="B03D5854">
        <w:rPr>
          <w:rFonts w:ascii="Times New Roman" w:cs="Times New Roman" w:hAnsi="Times New Roman"/>
          <w:sz w:val="28"/>
          <w:szCs w:val="28"/>
          <w:rPrChange w:id="23870" w:author="user pc" w:date="2022-03-15T10:14:00Z">
            <w:rPr>
              <w:rFonts w:cs="Calibri" w:hAnsi="Cambria Math"/>
            </w:rPr>
          </w:rPrChange>
        </w:rPr>
        <w:t>Final</w:t>
      </w:r>
      <w:r>
        <w:rPr>
          <w:rFonts w:ascii="Times New Roman" w:cs="Times New Roman" w:hAnsi="Times New Roman"/>
          <w:sz w:val="28"/>
          <w:szCs w:val="28"/>
        </w:rPr>
        <w:t xml:space="preserve"> </w:t>
      </w:r>
      <w:r w:rsidRPr="235723F3">
        <w:rPr>
          <w:rFonts w:ascii="Times New Roman" w:cs="Times New Roman" w:hAnsi="Times New Roman"/>
          <w:sz w:val="28"/>
          <w:szCs w:val="28"/>
          <w:rPrChange w:id="23871" w:author="user pc" w:date="2022-03-15T10:14:00Z">
            <w:rPr>
              <w:rFonts w:cs="Calibri" w:hAnsi="Cambria Math"/>
            </w:rPr>
          </w:rPrChange>
        </w:rPr>
        <w:t>amount,</w:t>
      </w:r>
      <w:r>
        <w:rPr>
          <w:rFonts w:ascii="Times New Roman" w:cs="Times New Roman" w:hAnsi="Times New Roman"/>
          <w:sz w:val="28"/>
          <w:szCs w:val="28"/>
        </w:rPr>
        <w:t xml:space="preserve"> </w:t>
      </w:r>
      <w:r w:rsidRPr="AF20D283">
        <w:rPr>
          <w:rFonts w:ascii="Times New Roman" w:cs="Times New Roman" w:hAnsi="Times New Roman"/>
          <w:sz w:val="28"/>
          <w:szCs w:val="28"/>
          <w:rPrChange w:id="23872" w:author="user pc" w:date="2022-03-15T10:14:00Z">
            <w:rPr>
              <w:rFonts w:cs="Calibri" w:hAnsi="Cambria Math"/>
            </w:rPr>
          </w:rPrChange>
        </w:rPr>
        <w:t>A</w:t>
      </w:r>
      <w:r w:rsidRPr="3C52C41E">
        <w:rPr>
          <w:rFonts w:ascii="Times New Roman" w:cs="Times New Roman" w:hAnsi="Times New Roman"/>
          <w:sz w:val="28"/>
          <w:szCs w:val="28"/>
          <w:vertAlign w:val="subscript"/>
          <w:rPrChange w:id="23873" w:author="user pc" w:date="2022-03-15T10:14:00Z">
            <w:rPr>
              <w:rFonts w:cs="Calibri" w:hAnsi="Cambria Math"/>
              <w:vertAlign w:val="subscript"/>
            </w:rPr>
          </w:rPrChange>
        </w:rPr>
        <w:t>o</w:t>
      </w:r>
      <w:r>
        <w:rPr>
          <w:rFonts w:ascii="Times New Roman" w:cs="Times New Roman" w:hAnsi="Times New Roman"/>
          <w:sz w:val="28"/>
          <w:szCs w:val="28"/>
          <w:vertAlign w:val="subscript"/>
        </w:rPr>
        <w:t xml:space="preserve"> </w:t>
      </w:r>
      <w:r w:rsidRPr="1256C051">
        <w:rPr>
          <w:rFonts w:ascii="Times New Roman" w:cs="Times New Roman" w:hAnsi="Times New Roman"/>
          <w:sz w:val="28"/>
          <w:szCs w:val="28"/>
          <w:rPrChange w:id="23874" w:author="user pc" w:date="2022-03-15T10:14:00Z">
            <w:rPr>
              <w:rFonts w:cs="Calibri" w:hAnsi="Cambria Math"/>
            </w:rPr>
          </w:rPrChange>
        </w:rPr>
        <w:t>=</w:t>
      </w:r>
      <w:r>
        <w:rPr>
          <w:rFonts w:ascii="Times New Roman" w:cs="Times New Roman" w:hAnsi="Times New Roman"/>
          <w:sz w:val="28"/>
          <w:szCs w:val="28"/>
        </w:rPr>
        <w:t xml:space="preserve"> </w:t>
      </w:r>
      <w:r w:rsidRPr="1A103C09">
        <w:rPr>
          <w:rFonts w:ascii="Times New Roman" w:cs="Times New Roman" w:hAnsi="Times New Roman"/>
          <w:sz w:val="28"/>
          <w:szCs w:val="28"/>
          <w:rPrChange w:id="23875" w:author="user pc" w:date="2022-03-15T10:14:00Z">
            <w:rPr>
              <w:rFonts w:cs="Calibri" w:hAnsi="Cambria Math"/>
            </w:rPr>
          </w:rPrChange>
        </w:rPr>
        <w:t>initial</w:t>
      </w:r>
      <w:r>
        <w:rPr>
          <w:rFonts w:ascii="Times New Roman" w:cs="Times New Roman" w:hAnsi="Times New Roman"/>
          <w:sz w:val="28"/>
          <w:szCs w:val="28"/>
        </w:rPr>
        <w:t xml:space="preserve"> </w:t>
      </w:r>
      <w:r w:rsidRPr="304168F8">
        <w:rPr>
          <w:rFonts w:ascii="Times New Roman" w:cs="Times New Roman" w:hAnsi="Times New Roman"/>
          <w:sz w:val="28"/>
          <w:szCs w:val="28"/>
          <w:rPrChange w:id="23876" w:author="user pc" w:date="2022-03-15T10:14:00Z">
            <w:rPr>
              <w:rFonts w:cs="Calibri" w:hAnsi="Cambria Math"/>
            </w:rPr>
          </w:rPrChange>
        </w:rPr>
        <w:t>amount,</w:t>
      </w:r>
      <w:r>
        <w:rPr>
          <w:rFonts w:ascii="Times New Roman" w:cs="Times New Roman" w:hAnsi="Times New Roman"/>
          <w:sz w:val="28"/>
          <w:szCs w:val="28"/>
        </w:rPr>
        <w:t xml:space="preserve"> </w:t>
      </w:r>
      <w:r w:rsidRPr="799643F8">
        <w:rPr>
          <w:rFonts w:ascii="Times New Roman" w:cs="Times New Roman" w:hAnsi="Times New Roman"/>
          <w:sz w:val="28"/>
          <w:szCs w:val="28"/>
          <w:rPrChange w:id="23877" w:author="user pc" w:date="2022-03-15T10:14:00Z">
            <w:rPr>
              <w:rFonts w:cs="Calibri" w:hAnsi="Cambria Math"/>
            </w:rPr>
          </w:rPrChange>
        </w:rPr>
        <w:t>t</w:t>
      </w:r>
      <w:r>
        <w:rPr>
          <w:rFonts w:ascii="Times New Roman" w:cs="Times New Roman" w:hAnsi="Times New Roman"/>
          <w:sz w:val="28"/>
          <w:szCs w:val="28"/>
        </w:rPr>
        <w:t xml:space="preserve"> </w:t>
      </w:r>
      <w:r w:rsidRPr="CACE9508">
        <w:rPr>
          <w:rFonts w:ascii="Times New Roman" w:cs="Times New Roman" w:hAnsi="Times New Roman"/>
          <w:sz w:val="28"/>
          <w:szCs w:val="28"/>
          <w:rPrChange w:id="23878" w:author="user pc" w:date="2022-03-15T10:14:00Z">
            <w:rPr>
              <w:rFonts w:cs="Calibri" w:hAnsi="Cambria Math"/>
            </w:rPr>
          </w:rPrChange>
        </w:rPr>
        <w:t>=</w:t>
      </w:r>
      <w:r>
        <w:rPr>
          <w:rFonts w:ascii="Times New Roman" w:cs="Times New Roman" w:hAnsi="Times New Roman"/>
          <w:sz w:val="28"/>
          <w:szCs w:val="28"/>
        </w:rPr>
        <w:t xml:space="preserve"> </w:t>
      </w:r>
      <w:r w:rsidRPr="35C6BA52">
        <w:rPr>
          <w:rFonts w:ascii="Times New Roman" w:cs="Times New Roman" w:hAnsi="Times New Roman"/>
          <w:sz w:val="28"/>
          <w:szCs w:val="28"/>
          <w:rPrChange w:id="23879" w:author="user pc" w:date="2022-03-15T10:14:00Z">
            <w:rPr>
              <w:rFonts w:cs="Calibri" w:hAnsi="Cambria Math"/>
            </w:rPr>
          </w:rPrChange>
        </w:rPr>
        <w:t>time</w:t>
      </w:r>
      <w:r>
        <w:rPr>
          <w:rFonts w:ascii="Times New Roman" w:cs="Times New Roman" w:hAnsi="Times New Roman"/>
          <w:sz w:val="28"/>
          <w:szCs w:val="28"/>
        </w:rPr>
        <w:t xml:space="preserve"> </w:t>
      </w:r>
      <w:r w:rsidRPr="4AAF2ADC">
        <w:rPr>
          <w:rFonts w:ascii="Times New Roman" w:cs="Times New Roman" w:hAnsi="Times New Roman"/>
          <w:sz w:val="28"/>
          <w:szCs w:val="28"/>
          <w:rPrChange w:id="23880" w:author="user pc" w:date="2022-03-15T10:14:00Z">
            <w:rPr>
              <w:rFonts w:cs="Calibri" w:hAnsi="Cambria Math"/>
            </w:rPr>
          </w:rPrChange>
        </w:rPr>
        <w:t>of</w:t>
      </w:r>
      <w:r>
        <w:rPr>
          <w:rFonts w:ascii="Times New Roman" w:cs="Times New Roman" w:hAnsi="Times New Roman"/>
          <w:sz w:val="28"/>
          <w:szCs w:val="28"/>
        </w:rPr>
        <w:t xml:space="preserve"> </w:t>
      </w:r>
      <w:r w:rsidRPr="B9532283">
        <w:rPr>
          <w:rFonts w:ascii="Times New Roman" w:cs="Times New Roman" w:hAnsi="Times New Roman"/>
          <w:sz w:val="28"/>
          <w:szCs w:val="28"/>
          <w:rPrChange w:id="23881" w:author="user pc" w:date="2022-03-15T10:14:00Z">
            <w:rPr>
              <w:rFonts w:cs="Calibri" w:hAnsi="Cambria Math"/>
            </w:rPr>
          </w:rPrChange>
        </w:rPr>
        <w:t>decay,</w:t>
      </w:r>
      <w:r>
        <w:rPr>
          <w:rFonts w:ascii="Times New Roman" w:cs="Times New Roman" w:hAnsi="Times New Roman"/>
          <w:sz w:val="28"/>
          <w:szCs w:val="28"/>
        </w:rPr>
        <w:t xml:space="preserve"> </w:t>
      </w:r>
      <w:r w:rsidRPr="A73EAA3B">
        <w:rPr>
          <w:rFonts w:ascii="Times New Roman" w:cs="Times New Roman" w:hAnsi="Times New Roman"/>
          <w:sz w:val="28"/>
          <w:szCs w:val="28"/>
          <w:rPrChange w:id="23882" w:author="user pc" w:date="2022-03-15T10:14:00Z">
            <w:rPr>
              <w:rFonts w:cs="Calibri" w:hAnsi="Cambria Math"/>
            </w:rPr>
          </w:rPrChange>
        </w:rPr>
        <w:t>k</w:t>
      </w:r>
      <w:r>
        <w:rPr>
          <w:rFonts w:ascii="Times New Roman" w:cs="Times New Roman" w:hAnsi="Times New Roman"/>
          <w:sz w:val="28"/>
          <w:szCs w:val="28"/>
        </w:rPr>
        <w:t xml:space="preserve"> </w:t>
      </w:r>
      <w:r w:rsidRPr="394531AA">
        <w:rPr>
          <w:rFonts w:ascii="Times New Roman" w:cs="Times New Roman" w:hAnsi="Times New Roman"/>
          <w:sz w:val="28"/>
          <w:szCs w:val="28"/>
          <w:rPrChange w:id="23883" w:author="user pc" w:date="2022-03-15T10:14:00Z">
            <w:rPr>
              <w:rFonts w:cs="Calibri" w:hAnsi="Cambria Math"/>
            </w:rPr>
          </w:rPrChange>
        </w:rPr>
        <w:t>=</w:t>
      </w:r>
      <w:r>
        <w:rPr>
          <w:rFonts w:ascii="Times New Roman" w:cs="Times New Roman" w:hAnsi="Times New Roman"/>
          <w:sz w:val="28"/>
          <w:szCs w:val="28"/>
        </w:rPr>
        <w:t xml:space="preserve"> </w:t>
      </w:r>
      <w:r w:rsidRPr="27A51D0B">
        <w:rPr>
          <w:rFonts w:ascii="Times New Roman" w:cs="Times New Roman" w:hAnsi="Times New Roman"/>
          <w:sz w:val="28"/>
          <w:szCs w:val="28"/>
          <w:rPrChange w:id="23884" w:author="user pc" w:date="2022-03-15T10:14:00Z">
            <w:rPr>
              <w:rFonts w:cs="Calibri" w:hAnsi="Cambria Math"/>
            </w:rPr>
          </w:rPrChange>
        </w:rPr>
        <w:t>Decay</w:t>
      </w:r>
      <w:r>
        <w:rPr>
          <w:rFonts w:ascii="Times New Roman" w:cs="Times New Roman" w:hAnsi="Times New Roman"/>
          <w:sz w:val="28"/>
          <w:szCs w:val="28"/>
        </w:rPr>
        <w:t xml:space="preserve"> </w:t>
      </w:r>
      <w:r w:rsidRPr="93ABACFC">
        <w:rPr>
          <w:rFonts w:ascii="Times New Roman" w:cs="Times New Roman" w:hAnsi="Times New Roman"/>
          <w:sz w:val="28"/>
          <w:szCs w:val="28"/>
          <w:rPrChange w:id="23885" w:author="user pc" w:date="2022-03-15T10:14:00Z">
            <w:rPr>
              <w:rFonts w:cs="Calibri" w:hAnsi="Cambria Math"/>
            </w:rPr>
          </w:rPrChange>
        </w:rPr>
        <w:t>constant</w:t>
      </w:r>
    </w:p>
    <w:p>
      <w:pPr>
        <w:pStyle w:val="style0"/>
        <w:tabs>
          <w:tab w:val="left" w:leader="none" w:pos="4020"/>
        </w:tabs>
        <w:rPr>
          <w:rFonts w:ascii="Times New Roman" w:cs="Times New Roman"/>
          <w:sz w:val="28"/>
          <w:szCs w:val="28"/>
          <w:rPrChange w:id="23886" w:author="user pc" w:date="2022-03-15T10:14:00Z">
            <w:rPr/>
          </w:rPrChange>
        </w:rPr>
      </w:pPr>
      <w:r w:rsidRPr="8E3D36CB">
        <w:rPr>
          <w:rFonts w:ascii="Times New Roman" w:cs="Times New Roman" w:hAnsi="Times New Roman"/>
          <w:sz w:val="28"/>
          <w:szCs w:val="28"/>
          <w:rPrChange w:id="23887" w:author="user pc" w:date="2022-03-15T10:14:00Z">
            <w:rPr>
              <w:rFonts w:cs="Calibri" w:hAnsi="Cambria Math"/>
            </w:rPr>
          </w:rPrChange>
        </w:rPr>
        <w:t>A</w:t>
      </w:r>
      <w:r w:rsidRPr="DD9170C6">
        <w:rPr>
          <w:rFonts w:ascii="Times New Roman" w:cs="Times New Roman" w:hAnsi="Times New Roman"/>
          <w:sz w:val="28"/>
          <w:szCs w:val="28"/>
          <w:vertAlign w:val="subscript"/>
          <w:rPrChange w:id="23888" w:author="user pc" w:date="2022-03-15T10:14:00Z">
            <w:rPr>
              <w:rFonts w:cs="Calibri" w:hAnsi="Cambria Math"/>
              <w:vertAlign w:val="subscript"/>
            </w:rPr>
          </w:rPrChange>
        </w:rPr>
        <w:t>F</w:t>
      </w:r>
      <w:r>
        <w:rPr>
          <w:rFonts w:ascii="Times New Roman" w:cs="Times New Roman" w:hAnsi="Times New Roman"/>
          <w:sz w:val="28"/>
          <w:szCs w:val="28"/>
          <w:vertAlign w:val="subscript"/>
        </w:rPr>
        <w:t xml:space="preserve"> </w:t>
      </w:r>
      <w:r w:rsidRPr="310CC285">
        <w:rPr>
          <w:rFonts w:ascii="Times New Roman" w:cs="Times New Roman" w:hAnsi="Times New Roman"/>
          <w:sz w:val="28"/>
          <w:szCs w:val="28"/>
          <w:rPrChange w:id="23889" w:author="user pc" w:date="2022-03-15T10:14:00Z">
            <w:rPr>
              <w:rFonts w:cs="Calibri" w:hAnsi="Cambria Math"/>
            </w:rPr>
          </w:rPrChange>
        </w:rPr>
        <w:t>= 200e</w:t>
      </w:r>
      <w:r w:rsidRPr="76D504E6">
        <w:rPr>
          <w:rFonts w:ascii="Times New Roman" w:cs="Times New Roman" w:hAnsi="Times New Roman"/>
          <w:sz w:val="28"/>
          <w:szCs w:val="28"/>
          <w:vertAlign w:val="superscript"/>
          <w:rPrChange w:id="23890" w:author="user pc" w:date="2022-03-15T10:14:00Z">
            <w:rPr>
              <w:rFonts w:cs="Calibri" w:hAnsi="Cambria Math"/>
              <w:vertAlign w:val="superscript"/>
            </w:rPr>
          </w:rPrChange>
        </w:rPr>
        <w:t>[-0.08664 ter.6</w:t>
      </w:r>
    </w:p>
    <w:p>
      <w:pPr>
        <w:pStyle w:val="style0"/>
        <w:tabs>
          <w:tab w:val="left" w:leader="none" w:pos="4020"/>
        </w:tabs>
        <w:ind w:firstLine="198"/>
        <w:rPr>
          <w:rFonts w:ascii="Times New Roman" w:cs="Times New Roman"/>
          <w:sz w:val="28"/>
          <w:szCs w:val="28"/>
          <w:rPrChange w:id="23891" w:author="user pc" w:date="2022-03-15T10:14:00Z">
            <w:rPr/>
          </w:rPrChange>
        </w:rPr>
      </w:pPr>
      <w:r w:rsidRPr="186DF9FE">
        <w:rPr>
          <w:rFonts w:ascii="Times New Roman" w:cs="Times New Roman" w:hAnsi="Times New Roman"/>
          <w:sz w:val="28"/>
          <w:szCs w:val="28"/>
          <w:rPrChange w:id="23892" w:author="user pc" w:date="2022-03-15T10:14:00Z">
            <w:rPr>
              <w:rFonts w:cs="Calibri" w:hAnsi="Cambria Math"/>
            </w:rPr>
          </w:rPrChange>
        </w:rPr>
        <w:t>= 12.50g</w:t>
      </w:r>
    </w:p>
    <w:p>
      <w:pPr>
        <w:pStyle w:val="style0"/>
        <w:tabs>
          <w:tab w:val="left" w:leader="none" w:pos="4020"/>
        </w:tabs>
        <w:ind w:firstLine="198"/>
        <w:rPr>
          <w:rFonts w:ascii="Times New Roman" w:cs="Times New Roman" w:hAnsi="Times New Roman"/>
          <w:sz w:val="28"/>
          <w:szCs w:val="28"/>
          <w:rPrChange w:id="23893" w:author="user pc" w:date="2022-03-15T10:14:00Z">
            <w:rPr>
              <w:rFonts w:cs="Calibri" w:hAnsi="Cambria Math"/>
            </w:rPr>
          </w:rPrChange>
        </w:rPr>
      </w:pPr>
      <w:r w:rsidRPr="845462CC">
        <w:rPr>
          <w:rFonts w:ascii="Times New Roman" w:cs="Times New Roman" w:hAnsi="Times New Roman"/>
          <w:sz w:val="28"/>
          <w:szCs w:val="28"/>
          <w:rPrChange w:id="23894" w:author="user pc" w:date="2022-03-15T10:14:00Z">
            <w:rPr>
              <w:rFonts w:cs="Calibri" w:hAnsi="Cambria Math"/>
            </w:rPr>
          </w:rPrChange>
        </w:rPr>
        <w:t>OR</w:t>
      </w:r>
    </w:p>
    <w:p>
      <w:pPr>
        <w:pStyle w:val="style0"/>
        <w:tabs>
          <w:tab w:val="left" w:leader="none" w:pos="4020"/>
        </w:tabs>
        <w:ind w:firstLine="198"/>
        <w:jc w:val="center"/>
        <w:rPr>
          <w:rFonts w:ascii="Times New Roman" w:cs="Times New Roman"/>
          <w:sz w:val="28"/>
          <w:szCs w:val="28"/>
          <w:rPrChange w:id="23895" w:author="user pc" w:date="2022-03-15T10:14:00Z">
            <w:rPr/>
          </w:rPrChange>
        </w:rPr>
      </w:pPr>
    </w:p>
    <w:p>
      <w:pPr>
        <w:pStyle w:val="style0"/>
        <w:tabs>
          <w:tab w:val="left" w:leader="none" w:pos="4020"/>
        </w:tabs>
        <w:ind w:firstLine="198"/>
        <w:rPr>
          <w:rFonts w:ascii="Times New Roman" w:cs="Times New Roman"/>
          <w:sz w:val="28"/>
          <w:szCs w:val="28"/>
          <w:rPrChange w:id="23896" w:author="user pc" w:date="2022-03-15T10:14:00Z">
            <w:rPr/>
          </w:rPrChange>
        </w:rPr>
      </w:pPr>
      <w:r w:rsidRPr="570551AE">
        <w:rPr>
          <w:rFonts w:ascii="Times New Roman" w:cs="Times New Roman" w:hAnsi="Times New Roman"/>
          <w:sz w:val="28"/>
          <w:szCs w:val="28"/>
          <w:rPrChange w:id="23897" w:author="user pc" w:date="2022-03-15T10:14:00Z">
            <w:rPr>
              <w:rFonts w:cs="Calibri" w:hAnsi="Cambria Math"/>
            </w:rPr>
          </w:rPrChange>
        </w:rPr>
        <w:t>8days</w:t>
      </w:r>
      <w:r>
        <w:rPr>
          <w:rFonts w:ascii="Times New Roman" w:cs="Times New Roman" w:hAnsi="Times New Roman"/>
          <w:sz w:val="28"/>
          <w:szCs w:val="28"/>
        </w:rPr>
        <w:t xml:space="preserve">           </w:t>
      </w:r>
      <w:r w:rsidRPr="5D7AC017">
        <w:rPr>
          <w:rFonts w:ascii="Times New Roman" w:cs="Times New Roman" w:hAnsi="Times New Roman"/>
          <w:sz w:val="28"/>
          <w:szCs w:val="28"/>
          <w:rPrChange w:id="23898" w:author="user pc" w:date="2022-03-15T10:14:00Z">
            <w:rPr>
              <w:rFonts w:cs="Calibri" w:hAnsi="Cambria Math"/>
            </w:rPr>
          </w:rPrChange>
        </w:rPr>
        <w:t>8days</w:t>
      </w:r>
      <w:r>
        <w:rPr>
          <w:rFonts w:ascii="Times New Roman" w:cs="Times New Roman" w:hAnsi="Times New Roman"/>
          <w:sz w:val="28"/>
          <w:szCs w:val="28"/>
        </w:rPr>
        <w:t xml:space="preserve">           </w:t>
      </w:r>
      <w:r w:rsidRPr="73FB7EA6">
        <w:rPr>
          <w:rFonts w:ascii="Times New Roman" w:cs="Times New Roman" w:hAnsi="Times New Roman"/>
          <w:sz w:val="28"/>
          <w:szCs w:val="28"/>
          <w:rPrChange w:id="23899" w:author="user pc" w:date="2022-03-15T10:14:00Z">
            <w:rPr>
              <w:rFonts w:cs="Calibri" w:hAnsi="Cambria Math"/>
            </w:rPr>
          </w:rPrChange>
        </w:rPr>
        <w:t>8days</w:t>
      </w:r>
      <w:r>
        <w:rPr>
          <w:rFonts w:ascii="Times New Roman" w:cs="Times New Roman" w:hAnsi="Times New Roman"/>
          <w:sz w:val="28"/>
          <w:szCs w:val="28"/>
        </w:rPr>
        <w:t xml:space="preserve">             </w:t>
      </w:r>
      <w:r w:rsidRPr="68881554">
        <w:rPr>
          <w:rFonts w:ascii="Times New Roman" w:cs="Times New Roman" w:hAnsi="Times New Roman"/>
          <w:sz w:val="28"/>
          <w:szCs w:val="28"/>
          <w:rPrChange w:id="23900" w:author="user pc" w:date="2022-03-15T10:14:00Z">
            <w:rPr>
              <w:rFonts w:cs="Calibri" w:hAnsi="Cambria Math"/>
            </w:rPr>
          </w:rPrChange>
        </w:rPr>
        <w:t>8days</w:t>
      </w:r>
    </w:p>
    <w:p>
      <w:pPr>
        <w:pStyle w:val="style0"/>
        <w:tabs>
          <w:tab w:val="left" w:leader="none" w:pos="4020"/>
        </w:tabs>
        <w:ind w:firstLine="198"/>
        <w:rPr>
          <w:rFonts w:ascii="Times New Roman" w:cs="Times New Roman"/>
          <w:sz w:val="28"/>
          <w:szCs w:val="28"/>
          <w:rPrChange w:id="23901" w:author="user pc" w:date="2022-03-15T10:14:00Z">
            <w:rPr/>
          </w:rPrChange>
        </w:rPr>
      </w:pP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35" stroked="t" from="249.15pt,7.35pt" to="273.8pt,8.1pt" style="position:absolute;z-index:14;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noProof/>
          <w:sz w:val="28"/>
          <w:szCs w:val="28"/>
        </w:rPr>
        <w:pict>
          <v:line id="1137" stroked="t" from="108.7pt,8.1pt" to="140.05pt,9.15pt" style="position:absolute;z-index:24;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39" stroked="t" from="41.0pt,9.15pt" to="68.0pt,9.15pt" style="position:absolute;z-index:16;mso-position-horizontal-relative:text;mso-position-vertical-relative:text;mso-width-relative:page;mso-height-relative:page;mso-wrap-distance-left:0.0pt;mso-wrap-distance-right:0.0pt;visibility:visible;flip:y;">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41" stroked="t" from="177.8pt,9.85pt" to="201.8pt,9.9pt" style="position:absolute;z-index:15;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sidRPr="9971938A">
        <w:rPr>
          <w:rFonts w:ascii="Times New Roman" w:cs="Times New Roman"/>
          <w:sz w:val="28"/>
          <w:szCs w:val="28"/>
          <w:rPrChange w:id="23902" w:author="user pc" w:date="2022-03-15T10:14:00Z">
            <w:rPr/>
          </w:rPrChange>
        </w:rPr>
        <w:t>200g</w:t>
      </w:r>
      <w:r>
        <w:rPr>
          <w:rFonts w:ascii="Times New Roman" w:cs="Times New Roman" w:hAnsi="Times New Roman"/>
          <w:sz w:val="28"/>
          <w:szCs w:val="28"/>
        </w:rPr>
        <w:t xml:space="preserve">            </w:t>
      </w:r>
      <w:r w:rsidRPr="081C6725">
        <w:rPr>
          <w:rFonts w:ascii="Times New Roman" w:cs="Times New Roman" w:hAnsi="Times New Roman"/>
          <w:sz w:val="28"/>
          <w:szCs w:val="28"/>
          <w:rPrChange w:id="23903" w:author="user pc" w:date="2022-03-15T10:14:00Z">
            <w:rPr>
              <w:rFonts w:cs="Calibri" w:hAnsi="Cambria Math"/>
            </w:rPr>
          </w:rPrChange>
        </w:rPr>
        <w:t>100g</w:t>
      </w:r>
      <w:r>
        <w:rPr>
          <w:rFonts w:ascii="Times New Roman" w:cs="Times New Roman" w:hAnsi="Times New Roman"/>
          <w:sz w:val="28"/>
          <w:szCs w:val="28"/>
        </w:rPr>
        <w:t xml:space="preserve">             </w:t>
      </w:r>
      <w:r w:rsidRPr="3AA74093">
        <w:rPr>
          <w:rFonts w:ascii="Times New Roman" w:cs="Times New Roman" w:hAnsi="Times New Roman"/>
          <w:sz w:val="28"/>
          <w:szCs w:val="28"/>
          <w:rPrChange w:id="23904" w:author="user pc" w:date="2022-03-15T10:14:00Z">
            <w:rPr>
              <w:rFonts w:cs="Calibri" w:hAnsi="Cambria Math"/>
            </w:rPr>
          </w:rPrChange>
        </w:rPr>
        <w:t>50g</w:t>
      </w:r>
      <w:r>
        <w:rPr>
          <w:rFonts w:ascii="Times New Roman" w:cs="Times New Roman" w:hAnsi="Times New Roman"/>
          <w:sz w:val="28"/>
          <w:szCs w:val="28"/>
        </w:rPr>
        <w:t xml:space="preserve">                </w:t>
      </w:r>
      <w:r w:rsidRPr="84AA683F">
        <w:rPr>
          <w:rFonts w:ascii="Times New Roman" w:cs="Times New Roman" w:hAnsi="Times New Roman"/>
          <w:sz w:val="28"/>
          <w:szCs w:val="28"/>
          <w:rPrChange w:id="23905" w:author="user pc" w:date="2022-03-15T10:14:00Z">
            <w:rPr>
              <w:rFonts w:cs="Calibri" w:hAnsi="Cambria Math"/>
            </w:rPr>
          </w:rPrChange>
        </w:rPr>
        <w:t>25g</w:t>
      </w:r>
      <w:r>
        <w:rPr>
          <w:rFonts w:ascii="Times New Roman" w:cs="Times New Roman" w:hAnsi="Times New Roman"/>
          <w:sz w:val="28"/>
          <w:szCs w:val="28"/>
        </w:rPr>
        <w:t xml:space="preserve">             </w:t>
      </w:r>
      <w:r w:rsidRPr="AE1D723A">
        <w:rPr>
          <w:rFonts w:ascii="Times New Roman" w:cs="Times New Roman" w:hAnsi="Times New Roman"/>
          <w:sz w:val="28"/>
          <w:szCs w:val="28"/>
          <w:rPrChange w:id="23906" w:author="user pc" w:date="2022-03-15T10:14:00Z">
            <w:rPr>
              <w:rFonts w:cs="Calibri" w:hAnsi="Cambria Math"/>
            </w:rPr>
          </w:rPrChange>
        </w:rPr>
        <w:t>12.5g</w:t>
      </w:r>
    </w:p>
    <w:p>
      <w:pPr>
        <w:pStyle w:val="style0"/>
        <w:tabs>
          <w:tab w:val="left" w:leader="none" w:pos="4020"/>
        </w:tabs>
        <w:ind w:firstLine="198"/>
        <w:rPr>
          <w:rFonts w:ascii="Times New Roman" w:cs="Times New Roman" w:hAnsi="Times New Roman"/>
          <w:b w:val="false"/>
          <w:bCs w:val="false"/>
          <w:sz w:val="28"/>
          <w:szCs w:val="28"/>
          <w:rPrChange w:id="23907" w:author="user pc" w:date="2022-03-15T10:14:00Z">
            <w:rPr>
              <w:rFonts w:cs="Calibri" w:hAnsi="Cambria Math"/>
              <w:b/>
              <w:bCs/>
            </w:rPr>
          </w:rPrChange>
        </w:rPr>
      </w:pPr>
      <w:r w:rsidRPr="699245D5">
        <w:rPr>
          <w:rFonts w:ascii="Times New Roman" w:cs="Times New Roman" w:hAnsi="Times New Roman"/>
          <w:sz w:val="28"/>
          <w:szCs w:val="28"/>
          <w:rPrChange w:id="23908" w:author="user pc" w:date="2022-03-15T10:14:00Z">
            <w:rPr>
              <w:rFonts w:cs="Calibri" w:hAnsi="Cambria Math"/>
            </w:rPr>
          </w:rPrChange>
        </w:rPr>
        <w:t>Hence</w:t>
      </w:r>
      <w:r>
        <w:rPr>
          <w:rFonts w:ascii="Times New Roman" w:cs="Times New Roman" w:hAnsi="Times New Roman"/>
          <w:sz w:val="28"/>
          <w:szCs w:val="28"/>
        </w:rPr>
        <w:t xml:space="preserve"> </w:t>
      </w:r>
      <w:r w:rsidRPr="39764EC8">
        <w:rPr>
          <w:rFonts w:ascii="Times New Roman" w:cs="Times New Roman" w:hAnsi="Times New Roman"/>
          <w:sz w:val="28"/>
          <w:szCs w:val="28"/>
          <w:rPrChange w:id="23909" w:author="user pc" w:date="2022-03-15T10:14:00Z">
            <w:rPr>
              <w:rFonts w:cs="Calibri" w:hAnsi="Cambria Math"/>
            </w:rPr>
          </w:rPrChange>
        </w:rPr>
        <w:t>after</w:t>
      </w:r>
      <w:r>
        <w:rPr>
          <w:rFonts w:ascii="Times New Roman" w:cs="Times New Roman" w:hAnsi="Times New Roman"/>
          <w:sz w:val="28"/>
          <w:szCs w:val="28"/>
        </w:rPr>
        <w:t xml:space="preserve"> </w:t>
      </w:r>
      <w:r w:rsidRPr="7DF37A74">
        <w:rPr>
          <w:rFonts w:ascii="Times New Roman" w:cs="Times New Roman" w:hAnsi="Times New Roman"/>
          <w:sz w:val="28"/>
          <w:szCs w:val="28"/>
          <w:rPrChange w:id="23910" w:author="user pc" w:date="2022-03-15T10:14:00Z">
            <w:rPr>
              <w:rFonts w:cs="Calibri" w:hAnsi="Cambria Math"/>
            </w:rPr>
          </w:rPrChange>
        </w:rPr>
        <w:t>32days</w:t>
      </w:r>
      <w:r>
        <w:rPr>
          <w:rFonts w:ascii="Times New Roman" w:cs="Times New Roman" w:hAnsi="Times New Roman"/>
          <w:sz w:val="28"/>
          <w:szCs w:val="28"/>
        </w:rPr>
        <w:t xml:space="preserve"> </w:t>
      </w:r>
      <w:r w:rsidRPr="57CD8485">
        <w:rPr>
          <w:rFonts w:ascii="Times New Roman" w:cs="Times New Roman" w:hAnsi="Times New Roman"/>
          <w:sz w:val="28"/>
          <w:szCs w:val="28"/>
          <w:rPrChange w:id="23911" w:author="user pc" w:date="2022-03-15T10:14:00Z">
            <w:rPr>
              <w:rFonts w:cs="Calibri" w:hAnsi="Cambria Math"/>
            </w:rPr>
          </w:rPrChange>
        </w:rPr>
        <w:t>(8 + 8 + 8 + 8 days),</w:t>
      </w:r>
      <w:r>
        <w:rPr>
          <w:rFonts w:ascii="Times New Roman" w:cs="Times New Roman" w:hAnsi="Times New Roman"/>
          <w:sz w:val="28"/>
          <w:szCs w:val="28"/>
        </w:rPr>
        <w:t xml:space="preserve"> </w:t>
      </w:r>
      <w:r w:rsidRPr="A3470924">
        <w:rPr>
          <w:rFonts w:ascii="Times New Roman" w:cs="Times New Roman" w:hAnsi="Times New Roman"/>
          <w:sz w:val="28"/>
          <w:szCs w:val="28"/>
          <w:rPrChange w:id="23912" w:author="user pc" w:date="2022-03-15T10:14:00Z">
            <w:rPr>
              <w:rFonts w:cs="Calibri" w:hAnsi="Cambria Math"/>
            </w:rPr>
          </w:rPrChange>
        </w:rPr>
        <w:t>12.5g</w:t>
      </w:r>
      <w:r>
        <w:rPr>
          <w:rFonts w:ascii="Times New Roman" w:cs="Times New Roman" w:hAnsi="Times New Roman"/>
          <w:sz w:val="28"/>
          <w:szCs w:val="28"/>
        </w:rPr>
        <w:t xml:space="preserve"> </w:t>
      </w:r>
      <w:r w:rsidRPr="3918ABA8">
        <w:rPr>
          <w:rFonts w:ascii="Times New Roman" w:cs="Times New Roman" w:hAnsi="Times New Roman"/>
          <w:sz w:val="28"/>
          <w:szCs w:val="28"/>
          <w:rPrChange w:id="23913" w:author="user pc" w:date="2022-03-15T10:14:00Z">
            <w:rPr>
              <w:rFonts w:cs="Calibri" w:hAnsi="Cambria Math"/>
            </w:rPr>
          </w:rPrChange>
        </w:rPr>
        <w:t>will</w:t>
      </w:r>
      <w:r>
        <w:rPr>
          <w:rFonts w:ascii="Times New Roman" w:cs="Times New Roman" w:hAnsi="Times New Roman"/>
          <w:sz w:val="28"/>
          <w:szCs w:val="28"/>
        </w:rPr>
        <w:t xml:space="preserve"> </w:t>
      </w:r>
      <w:r w:rsidRPr="510008DD">
        <w:rPr>
          <w:rFonts w:ascii="Times New Roman" w:cs="Times New Roman" w:hAnsi="Times New Roman"/>
          <w:sz w:val="28"/>
          <w:szCs w:val="28"/>
          <w:rPrChange w:id="23914" w:author="user pc" w:date="2022-03-15T10:14:00Z">
            <w:rPr>
              <w:rFonts w:cs="Calibri" w:hAnsi="Cambria Math"/>
            </w:rPr>
          </w:rPrChange>
        </w:rPr>
        <w:t>remain.</w:t>
      </w:r>
    </w:p>
    <w:p>
      <w:pPr>
        <w:pStyle w:val="style0"/>
        <w:tabs>
          <w:tab w:val="left" w:leader="none" w:pos="4020"/>
        </w:tabs>
        <w:ind w:firstLine="198"/>
        <w:rPr>
          <w:rFonts w:ascii="Times New Roman" w:cs="Times New Roman"/>
          <w:sz w:val="28"/>
          <w:szCs w:val="28"/>
          <w:rPrChange w:id="23915" w:author="user pc" w:date="2022-03-15T10:14:00Z">
            <w:rPr/>
          </w:rPrChange>
        </w:rPr>
      </w:pPr>
      <w:r w:rsidRPr="0013880B">
        <w:rPr>
          <w:rFonts w:ascii="Times New Roman" w:cs="Times New Roman" w:hAnsi="Times New Roman"/>
          <w:b/>
          <w:bCs/>
          <w:sz w:val="28"/>
          <w:szCs w:val="28"/>
          <w:rPrChange w:id="23916" w:author="user pc" w:date="2022-03-15T10:14:00Z">
            <w:rPr>
              <w:rFonts w:cs="Calibri" w:hAnsi="Cambria Math"/>
              <w:b/>
              <w:bCs/>
            </w:rPr>
          </w:rPrChange>
        </w:rPr>
        <w:t>Example</w:t>
      </w:r>
      <w:r>
        <w:rPr>
          <w:rFonts w:ascii="Times New Roman" w:cs="Times New Roman" w:hAnsi="Times New Roman"/>
          <w:b/>
          <w:bCs/>
          <w:sz w:val="28"/>
          <w:szCs w:val="28"/>
        </w:rPr>
        <w:t xml:space="preserve"> </w:t>
      </w:r>
      <w:r w:rsidRPr="924F9BE8">
        <w:rPr>
          <w:rFonts w:ascii="Times New Roman" w:cs="Times New Roman" w:hAnsi="Times New Roman"/>
          <w:b/>
          <w:bCs/>
          <w:sz w:val="28"/>
          <w:szCs w:val="28"/>
          <w:rPrChange w:id="23917" w:author="user pc" w:date="2022-03-15T10:14:00Z">
            <w:rPr>
              <w:rFonts w:cs="Calibri" w:hAnsi="Cambria Math"/>
              <w:b/>
              <w:bCs/>
            </w:rPr>
          </w:rPrChange>
        </w:rPr>
        <w:t>6:</w:t>
      </w:r>
    </w:p>
    <w:p>
      <w:pPr>
        <w:pStyle w:val="style0"/>
        <w:tabs>
          <w:tab w:val="left" w:leader="none" w:pos="4020"/>
        </w:tabs>
        <w:ind w:firstLine="198"/>
        <w:rPr>
          <w:rFonts w:ascii="Times New Roman" w:cs="Times New Roman"/>
          <w:sz w:val="28"/>
          <w:szCs w:val="28"/>
          <w:rPrChange w:id="23918" w:author="user pc" w:date="2022-03-15T10:14:00Z">
            <w:rPr/>
          </w:rPrChange>
        </w:rPr>
      </w:pPr>
      <w:r w:rsidRPr="C79127FE">
        <w:rPr>
          <w:rFonts w:ascii="Times New Roman" w:cs="Times New Roman" w:hAnsi="Times New Roman"/>
          <w:sz w:val="28"/>
          <w:szCs w:val="28"/>
          <w:rPrChange w:id="23919" w:author="user pc" w:date="2022-03-15T10:14:00Z">
            <w:rPr>
              <w:rFonts w:cs="Calibri" w:hAnsi="Cambria Math"/>
            </w:rPr>
          </w:rPrChange>
        </w:rPr>
        <w:t>Sodium- 24 has</w:t>
      </w:r>
      <w:r>
        <w:rPr>
          <w:rFonts w:ascii="Times New Roman" w:cs="Times New Roman" w:hAnsi="Times New Roman"/>
          <w:sz w:val="28"/>
          <w:szCs w:val="28"/>
        </w:rPr>
        <w:t xml:space="preserve"> </w:t>
      </w:r>
      <w:r w:rsidRPr="FD8A85A1">
        <w:rPr>
          <w:rFonts w:ascii="Times New Roman" w:cs="Times New Roman" w:hAnsi="Times New Roman"/>
          <w:sz w:val="28"/>
          <w:szCs w:val="28"/>
          <w:rPrChange w:id="23920" w:author="user pc" w:date="2022-03-15T10:14:00Z">
            <w:rPr>
              <w:rFonts w:cs="Calibri" w:hAnsi="Cambria Math"/>
            </w:rPr>
          </w:rPrChange>
        </w:rPr>
        <w:t>a</w:t>
      </w:r>
      <w:r>
        <w:rPr>
          <w:rFonts w:ascii="Times New Roman" w:cs="Times New Roman" w:hAnsi="Times New Roman"/>
          <w:sz w:val="28"/>
          <w:szCs w:val="28"/>
        </w:rPr>
        <w:t xml:space="preserve"> </w:t>
      </w:r>
      <w:r w:rsidRPr="BCB4C111">
        <w:rPr>
          <w:rFonts w:ascii="Times New Roman" w:cs="Times New Roman" w:hAnsi="Times New Roman"/>
          <w:sz w:val="28"/>
          <w:szCs w:val="28"/>
          <w:rPrChange w:id="23921" w:author="user pc" w:date="2022-03-15T10:14:00Z">
            <w:rPr>
              <w:rFonts w:cs="Calibri" w:hAnsi="Cambria Math"/>
            </w:rPr>
          </w:rPrChange>
        </w:rPr>
        <w:t>half-life</w:t>
      </w:r>
      <w:r>
        <w:rPr>
          <w:rFonts w:ascii="Times New Roman" w:cs="Times New Roman" w:hAnsi="Times New Roman"/>
          <w:sz w:val="28"/>
          <w:szCs w:val="28"/>
        </w:rPr>
        <w:t xml:space="preserve"> </w:t>
      </w:r>
      <w:r w:rsidRPr="63B90930">
        <w:rPr>
          <w:rFonts w:ascii="Times New Roman" w:cs="Times New Roman" w:hAnsi="Times New Roman"/>
          <w:sz w:val="28"/>
          <w:szCs w:val="28"/>
          <w:rPrChange w:id="23922" w:author="user pc" w:date="2022-03-15T10:14:00Z">
            <w:rPr>
              <w:rFonts w:cs="Calibri" w:hAnsi="Cambria Math"/>
            </w:rPr>
          </w:rPrChange>
        </w:rPr>
        <w:t>of 15hours.</w:t>
      </w:r>
      <w:r>
        <w:rPr>
          <w:rFonts w:ascii="Times New Roman" w:cs="Times New Roman" w:hAnsi="Times New Roman"/>
          <w:sz w:val="28"/>
          <w:szCs w:val="28"/>
        </w:rPr>
        <w:t xml:space="preserve"> </w:t>
      </w:r>
      <w:r w:rsidRPr="AE5B7880">
        <w:rPr>
          <w:rFonts w:ascii="Times New Roman" w:cs="Times New Roman" w:hAnsi="Times New Roman"/>
          <w:sz w:val="28"/>
          <w:szCs w:val="28"/>
          <w:rPrChange w:id="23923" w:author="user pc" w:date="2022-03-15T10:14:00Z">
            <w:rPr>
              <w:rFonts w:cs="Calibri" w:hAnsi="Cambria Math"/>
            </w:rPr>
          </w:rPrChange>
        </w:rPr>
        <w:t>If</w:t>
      </w:r>
      <w:r>
        <w:rPr>
          <w:rFonts w:ascii="Times New Roman" w:cs="Times New Roman" w:hAnsi="Times New Roman"/>
          <w:sz w:val="28"/>
          <w:szCs w:val="28"/>
        </w:rPr>
        <w:t xml:space="preserve"> </w:t>
      </w:r>
      <w:r w:rsidRPr="614872C6">
        <w:rPr>
          <w:rFonts w:ascii="Times New Roman" w:cs="Times New Roman" w:hAnsi="Times New Roman"/>
          <w:sz w:val="28"/>
          <w:szCs w:val="28"/>
          <w:rPrChange w:id="23924" w:author="user pc" w:date="2022-03-15T10:14:00Z">
            <w:rPr>
              <w:rFonts w:cs="Calibri" w:hAnsi="Cambria Math"/>
            </w:rPr>
          </w:rPrChange>
        </w:rPr>
        <w:t>there</w:t>
      </w:r>
      <w:r>
        <w:rPr>
          <w:rFonts w:ascii="Times New Roman" w:cs="Times New Roman" w:hAnsi="Times New Roman"/>
          <w:sz w:val="28"/>
          <w:szCs w:val="28"/>
        </w:rPr>
        <w:t xml:space="preserve"> </w:t>
      </w:r>
      <w:r w:rsidRPr="25F13E27">
        <w:rPr>
          <w:rFonts w:ascii="Times New Roman" w:cs="Times New Roman" w:hAnsi="Times New Roman"/>
          <w:sz w:val="28"/>
          <w:szCs w:val="28"/>
          <w:rPrChange w:id="23925" w:author="user pc" w:date="2022-03-15T10:14:00Z">
            <w:rPr>
              <w:rFonts w:cs="Calibri" w:hAnsi="Cambria Math"/>
            </w:rPr>
          </w:rPrChange>
        </w:rPr>
        <w:t>are</w:t>
      </w:r>
      <w:r>
        <w:rPr>
          <w:rFonts w:ascii="Times New Roman" w:cs="Times New Roman" w:hAnsi="Times New Roman"/>
          <w:sz w:val="28"/>
          <w:szCs w:val="28"/>
        </w:rPr>
        <w:t xml:space="preserve"> </w:t>
      </w:r>
      <w:r w:rsidRPr="B0C469EF">
        <w:rPr>
          <w:rFonts w:ascii="Times New Roman" w:cs="Times New Roman" w:hAnsi="Times New Roman"/>
          <w:sz w:val="28"/>
          <w:szCs w:val="28"/>
          <w:rPrChange w:id="23926" w:author="user pc" w:date="2022-03-15T10:14:00Z">
            <w:rPr>
              <w:rFonts w:cs="Calibri" w:hAnsi="Cambria Math"/>
            </w:rPr>
          </w:rPrChange>
        </w:rPr>
        <w:t>800g</w:t>
      </w:r>
      <w:r>
        <w:rPr>
          <w:rFonts w:ascii="Times New Roman" w:cs="Times New Roman" w:hAnsi="Times New Roman"/>
          <w:sz w:val="28"/>
          <w:szCs w:val="28"/>
        </w:rPr>
        <w:t xml:space="preserve"> </w:t>
      </w:r>
      <w:r w:rsidRPr="2D6BC680">
        <w:rPr>
          <w:rFonts w:ascii="Times New Roman" w:cs="Times New Roman" w:hAnsi="Times New Roman"/>
          <w:sz w:val="28"/>
          <w:szCs w:val="28"/>
          <w:rPrChange w:id="23927" w:author="user pc" w:date="2022-03-15T10:14:00Z">
            <w:rPr>
              <w:rFonts w:cs="Calibri" w:hAnsi="Cambria Math"/>
            </w:rPr>
          </w:rPrChange>
        </w:rPr>
        <w:t>of</w:t>
      </w:r>
      <w:r>
        <w:rPr>
          <w:rFonts w:ascii="Times New Roman" w:cs="Times New Roman" w:hAnsi="Times New Roman"/>
          <w:sz w:val="28"/>
          <w:szCs w:val="28"/>
        </w:rPr>
        <w:t xml:space="preserve"> </w:t>
      </w:r>
      <w:r w:rsidRPr="E1E816AC">
        <w:rPr>
          <w:rFonts w:ascii="Times New Roman" w:cs="Times New Roman" w:hAnsi="Times New Roman"/>
          <w:sz w:val="28"/>
          <w:szCs w:val="28"/>
          <w:rPrChange w:id="23928" w:author="user pc" w:date="2022-03-15T10:14:00Z">
            <w:rPr>
              <w:rFonts w:cs="Calibri" w:hAnsi="Cambria Math"/>
            </w:rPr>
          </w:rPrChange>
        </w:rPr>
        <w:t>Na-24</w:t>
      </w:r>
      <w:r>
        <w:rPr>
          <w:rFonts w:ascii="Times New Roman" w:cs="Times New Roman" w:hAnsi="Times New Roman"/>
          <w:sz w:val="28"/>
          <w:szCs w:val="28"/>
        </w:rPr>
        <w:t xml:space="preserve"> </w:t>
      </w:r>
      <w:r w:rsidRPr="C3000FD5">
        <w:rPr>
          <w:rFonts w:ascii="Times New Roman" w:cs="Times New Roman" w:hAnsi="Times New Roman"/>
          <w:sz w:val="28"/>
          <w:szCs w:val="28"/>
          <w:rPrChange w:id="23929" w:author="user pc" w:date="2022-03-15T10:14:00Z">
            <w:rPr>
              <w:rFonts w:cs="Calibri" w:hAnsi="Cambria Math"/>
            </w:rPr>
          </w:rPrChange>
        </w:rPr>
        <w:t>initially,</w:t>
      </w:r>
      <w:r>
        <w:rPr>
          <w:rFonts w:ascii="Times New Roman" w:cs="Times New Roman" w:hAnsi="Times New Roman"/>
          <w:sz w:val="28"/>
          <w:szCs w:val="28"/>
        </w:rPr>
        <w:t xml:space="preserve"> </w:t>
      </w:r>
      <w:r w:rsidRPr="9588608C">
        <w:rPr>
          <w:rFonts w:ascii="Times New Roman" w:cs="Times New Roman" w:hAnsi="Times New Roman"/>
          <w:sz w:val="28"/>
          <w:szCs w:val="28"/>
          <w:rPrChange w:id="23930" w:author="user pc" w:date="2022-03-15T10:14:00Z">
            <w:rPr>
              <w:rFonts w:cs="Calibri" w:hAnsi="Cambria Math"/>
            </w:rPr>
          </w:rPrChange>
        </w:rPr>
        <w:t>how</w:t>
      </w:r>
      <w:r>
        <w:rPr>
          <w:rFonts w:ascii="Times New Roman" w:cs="Times New Roman" w:hAnsi="Times New Roman"/>
          <w:sz w:val="28"/>
          <w:szCs w:val="28"/>
        </w:rPr>
        <w:t xml:space="preserve"> </w:t>
      </w:r>
      <w:r w:rsidRPr="9715F90F">
        <w:rPr>
          <w:rFonts w:ascii="Times New Roman" w:cs="Times New Roman" w:hAnsi="Times New Roman"/>
          <w:sz w:val="28"/>
          <w:szCs w:val="28"/>
          <w:rPrChange w:id="23931" w:author="user pc" w:date="2022-03-15T10:14:00Z">
            <w:rPr>
              <w:rFonts w:cs="Calibri" w:hAnsi="Cambria Math"/>
            </w:rPr>
          </w:rPrChange>
        </w:rPr>
        <w:t>long</w:t>
      </w:r>
      <w:r>
        <w:rPr>
          <w:rFonts w:ascii="Times New Roman" w:cs="Times New Roman" w:hAnsi="Times New Roman"/>
          <w:sz w:val="28"/>
          <w:szCs w:val="28"/>
        </w:rPr>
        <w:t xml:space="preserve"> </w:t>
      </w:r>
      <w:r w:rsidRPr="7C7ABB99">
        <w:rPr>
          <w:rFonts w:ascii="Times New Roman" w:cs="Times New Roman" w:hAnsi="Times New Roman"/>
          <w:sz w:val="28"/>
          <w:szCs w:val="28"/>
          <w:rPrChange w:id="23932" w:author="user pc" w:date="2022-03-15T10:14:00Z">
            <w:rPr>
              <w:rFonts w:cs="Calibri" w:hAnsi="Cambria Math"/>
            </w:rPr>
          </w:rPrChange>
        </w:rPr>
        <w:t>will</w:t>
      </w:r>
      <w:r>
        <w:rPr>
          <w:rFonts w:ascii="Times New Roman" w:cs="Times New Roman" w:hAnsi="Times New Roman"/>
          <w:sz w:val="28"/>
          <w:szCs w:val="28"/>
        </w:rPr>
        <w:t xml:space="preserve"> </w:t>
      </w:r>
      <w:r w:rsidRPr="A94133E9">
        <w:rPr>
          <w:rFonts w:ascii="Times New Roman" w:cs="Times New Roman" w:hAnsi="Times New Roman"/>
          <w:sz w:val="28"/>
          <w:szCs w:val="28"/>
          <w:rPrChange w:id="23933" w:author="user pc" w:date="2022-03-15T10:14:00Z">
            <w:rPr>
              <w:rFonts w:cs="Calibri" w:hAnsi="Cambria Math"/>
            </w:rPr>
          </w:rPrChange>
        </w:rPr>
        <w:t>it</w:t>
      </w:r>
      <w:r>
        <w:rPr>
          <w:rFonts w:ascii="Times New Roman" w:cs="Times New Roman" w:hAnsi="Times New Roman"/>
          <w:sz w:val="28"/>
          <w:szCs w:val="28"/>
        </w:rPr>
        <w:t xml:space="preserve"> </w:t>
      </w:r>
      <w:r w:rsidRPr="F2FC9D4C">
        <w:rPr>
          <w:rFonts w:ascii="Times New Roman" w:cs="Times New Roman" w:hAnsi="Times New Roman"/>
          <w:sz w:val="28"/>
          <w:szCs w:val="28"/>
          <w:rPrChange w:id="23934" w:author="user pc" w:date="2022-03-15T10:14:00Z">
            <w:rPr>
              <w:rFonts w:cs="Calibri" w:hAnsi="Cambria Math"/>
            </w:rPr>
          </w:rPrChange>
        </w:rPr>
        <w:t>take</w:t>
      </w:r>
      <w:r>
        <w:rPr>
          <w:rFonts w:ascii="Times New Roman" w:cs="Times New Roman" w:hAnsi="Times New Roman"/>
          <w:sz w:val="28"/>
          <w:szCs w:val="28"/>
        </w:rPr>
        <w:t xml:space="preserve"> </w:t>
      </w:r>
      <w:r w:rsidRPr="DDDEA591">
        <w:rPr>
          <w:rFonts w:ascii="Times New Roman" w:cs="Times New Roman" w:hAnsi="Times New Roman"/>
          <w:sz w:val="28"/>
          <w:szCs w:val="28"/>
          <w:rPrChange w:id="23935" w:author="user pc" w:date="2022-03-15T10:14:00Z">
            <w:rPr>
              <w:rFonts w:cs="Calibri" w:hAnsi="Cambria Math"/>
            </w:rPr>
          </w:rPrChange>
        </w:rPr>
        <w:t>for</w:t>
      </w:r>
      <w:r>
        <w:rPr>
          <w:rFonts w:ascii="Times New Roman" w:cs="Times New Roman" w:hAnsi="Times New Roman"/>
          <w:sz w:val="28"/>
          <w:szCs w:val="28"/>
        </w:rPr>
        <w:t xml:space="preserve"> </w:t>
      </w:r>
      <w:r w:rsidRPr="87CFE3EA">
        <w:rPr>
          <w:rFonts w:ascii="Times New Roman" w:cs="Times New Roman" w:hAnsi="Times New Roman"/>
          <w:sz w:val="28"/>
          <w:szCs w:val="28"/>
          <w:rPrChange w:id="23936" w:author="user pc" w:date="2022-03-15T10:14:00Z">
            <w:rPr>
              <w:rFonts w:cs="Calibri" w:hAnsi="Cambria Math"/>
            </w:rPr>
          </w:rPrChange>
        </w:rPr>
        <w:t>750</w:t>
      </w:r>
      <w:r>
        <w:rPr>
          <w:rFonts w:ascii="Times New Roman" w:cs="Times New Roman" w:hAnsi="Times New Roman"/>
          <w:sz w:val="28"/>
          <w:szCs w:val="28"/>
        </w:rPr>
        <w:t xml:space="preserve"> </w:t>
      </w:r>
      <w:r w:rsidRPr="08535401">
        <w:rPr>
          <w:rFonts w:ascii="Times New Roman" w:cs="Times New Roman" w:hAnsi="Times New Roman"/>
          <w:sz w:val="28"/>
          <w:szCs w:val="28"/>
          <w:rPrChange w:id="23937" w:author="user pc" w:date="2022-03-15T10:14:00Z">
            <w:rPr>
              <w:rFonts w:cs="Calibri" w:hAnsi="Cambria Math"/>
            </w:rPr>
          </w:rPrChange>
        </w:rPr>
        <w:t>g</w:t>
      </w:r>
      <w:r>
        <w:rPr>
          <w:rFonts w:ascii="Times New Roman" w:cs="Times New Roman" w:hAnsi="Times New Roman"/>
          <w:sz w:val="28"/>
          <w:szCs w:val="28"/>
        </w:rPr>
        <w:t xml:space="preserve"> </w:t>
      </w:r>
      <w:r w:rsidRPr="FD66C4E9">
        <w:rPr>
          <w:rFonts w:ascii="Times New Roman" w:cs="Times New Roman" w:hAnsi="Times New Roman"/>
          <w:sz w:val="28"/>
          <w:szCs w:val="28"/>
          <w:rPrChange w:id="23938" w:author="user pc" w:date="2022-03-15T10:14:00Z">
            <w:rPr>
              <w:rFonts w:cs="Calibri" w:hAnsi="Cambria Math"/>
            </w:rPr>
          </w:rPrChange>
        </w:rPr>
        <w:t>of</w:t>
      </w:r>
      <w:r>
        <w:rPr>
          <w:rFonts w:ascii="Times New Roman" w:cs="Times New Roman" w:hAnsi="Times New Roman"/>
          <w:sz w:val="28"/>
          <w:szCs w:val="28"/>
        </w:rPr>
        <w:t xml:space="preserve"> </w:t>
      </w:r>
      <w:r w:rsidRPr="22ED1B8F">
        <w:rPr>
          <w:rFonts w:ascii="Times New Roman" w:cs="Times New Roman" w:hAnsi="Times New Roman"/>
          <w:sz w:val="28"/>
          <w:szCs w:val="28"/>
          <w:rPrChange w:id="23939" w:author="user pc" w:date="2022-03-15T10:14:00Z">
            <w:rPr>
              <w:rFonts w:cs="Calibri" w:hAnsi="Cambria Math"/>
            </w:rPr>
          </w:rPrChange>
        </w:rPr>
        <w:t>Na-24 to</w:t>
      </w:r>
      <w:r>
        <w:rPr>
          <w:rFonts w:ascii="Times New Roman" w:cs="Times New Roman" w:hAnsi="Times New Roman"/>
          <w:sz w:val="28"/>
          <w:szCs w:val="28"/>
        </w:rPr>
        <w:t xml:space="preserve"> </w:t>
      </w:r>
      <w:r w:rsidRPr="9114CB5A">
        <w:rPr>
          <w:rFonts w:ascii="Times New Roman" w:cs="Times New Roman" w:hAnsi="Times New Roman"/>
          <w:sz w:val="28"/>
          <w:szCs w:val="28"/>
          <w:rPrChange w:id="23940" w:author="user pc" w:date="2022-03-15T10:14:00Z">
            <w:rPr>
              <w:rFonts w:cs="Calibri" w:hAnsi="Cambria Math"/>
            </w:rPr>
          </w:rPrChange>
        </w:rPr>
        <w:t>decay?</w:t>
      </w:r>
    </w:p>
    <w:p>
      <w:pPr>
        <w:pStyle w:val="style0"/>
        <w:tabs>
          <w:tab w:val="left" w:leader="none" w:pos="4020"/>
        </w:tabs>
        <w:ind w:firstLine="198"/>
        <w:rPr>
          <w:rFonts w:ascii="Times New Roman" w:cs="Times New Roman"/>
          <w:sz w:val="28"/>
          <w:szCs w:val="28"/>
          <w:rPrChange w:id="23941" w:author="user pc" w:date="2022-03-15T10:14:00Z">
            <w:rPr/>
          </w:rPrChange>
        </w:rPr>
      </w:pPr>
      <w:r w:rsidRPr="3E531D6E">
        <w:rPr>
          <w:rFonts w:ascii="Times New Roman" w:cs="Times New Roman" w:hAnsi="Times New Roman"/>
          <w:b/>
          <w:bCs/>
          <w:sz w:val="28"/>
          <w:szCs w:val="28"/>
          <w:rPrChange w:id="23942" w:author="user pc" w:date="2022-03-15T10:14:00Z">
            <w:rPr>
              <w:rFonts w:cs="Calibri" w:hAnsi="Cambria Math"/>
              <w:b/>
              <w:bCs/>
            </w:rPr>
          </w:rPrChange>
        </w:rPr>
        <w:t>Solution:</w:t>
      </w:r>
    </w:p>
    <w:p>
      <w:pPr>
        <w:pStyle w:val="style0"/>
        <w:tabs>
          <w:tab w:val="left" w:leader="none" w:pos="4020"/>
        </w:tabs>
        <w:ind w:firstLine="198"/>
        <w:rPr>
          <w:rFonts w:ascii="Times New Roman" w:cs="Times New Roman"/>
          <w:sz w:val="28"/>
          <w:szCs w:val="28"/>
          <w:rPrChange w:id="23943" w:author="user pc" w:date="2022-03-15T10:14:00Z">
            <w:rPr/>
          </w:rPrChange>
        </w:rPr>
      </w:pPr>
      <w:r w:rsidRPr="07143884">
        <w:rPr>
          <w:rFonts w:ascii="Times New Roman" w:cs="Times New Roman" w:hAnsi="Times New Roman"/>
          <w:sz w:val="28"/>
          <w:szCs w:val="28"/>
          <w:rPrChange w:id="23944" w:author="user pc" w:date="2022-03-15T10:14:00Z">
            <w:rPr>
              <w:rFonts w:cs="Calibri" w:hAnsi="Cambria Math"/>
            </w:rPr>
          </w:rPrChange>
        </w:rPr>
        <w:t>15hrs</w:t>
      </w:r>
      <w:r>
        <w:rPr>
          <w:rFonts w:ascii="Times New Roman" w:cs="Times New Roman" w:hAnsi="Times New Roman"/>
          <w:sz w:val="28"/>
          <w:szCs w:val="28"/>
        </w:rPr>
        <w:t xml:space="preserve">              </w:t>
      </w:r>
      <w:r w:rsidRPr="346900DA">
        <w:rPr>
          <w:rFonts w:ascii="Times New Roman" w:cs="Times New Roman" w:hAnsi="Times New Roman"/>
          <w:sz w:val="28"/>
          <w:szCs w:val="28"/>
          <w:rPrChange w:id="23945" w:author="user pc" w:date="2022-03-15T10:14:00Z">
            <w:rPr>
              <w:rFonts w:cs="Calibri" w:hAnsi="Cambria Math"/>
            </w:rPr>
          </w:rPrChange>
        </w:rPr>
        <w:t>15hrs</w:t>
      </w:r>
      <w:r>
        <w:rPr>
          <w:rFonts w:ascii="Times New Roman" w:cs="Times New Roman" w:hAnsi="Times New Roman"/>
          <w:sz w:val="28"/>
          <w:szCs w:val="28"/>
        </w:rPr>
        <w:t xml:space="preserve">            </w:t>
      </w:r>
      <w:r w:rsidRPr="B170A566">
        <w:rPr>
          <w:rFonts w:ascii="Times New Roman" w:cs="Times New Roman" w:hAnsi="Times New Roman"/>
          <w:sz w:val="28"/>
          <w:szCs w:val="28"/>
          <w:rPrChange w:id="23946" w:author="user pc" w:date="2022-03-15T10:14:00Z">
            <w:rPr>
              <w:rFonts w:cs="Calibri" w:hAnsi="Cambria Math"/>
            </w:rPr>
          </w:rPrChange>
        </w:rPr>
        <w:t>15hrs</w:t>
      </w:r>
      <w:r>
        <w:rPr>
          <w:rFonts w:ascii="Times New Roman" w:cs="Times New Roman" w:hAnsi="Times New Roman"/>
          <w:sz w:val="28"/>
          <w:szCs w:val="28"/>
        </w:rPr>
        <w:t xml:space="preserve">              </w:t>
      </w:r>
      <w:r w:rsidRPr="7756C095">
        <w:rPr>
          <w:rFonts w:ascii="Times New Roman" w:cs="Times New Roman" w:hAnsi="Times New Roman"/>
          <w:sz w:val="28"/>
          <w:szCs w:val="28"/>
          <w:rPrChange w:id="23947" w:author="user pc" w:date="2022-03-15T10:14:00Z">
            <w:rPr>
              <w:rFonts w:cs="Calibri" w:hAnsi="Cambria Math"/>
            </w:rPr>
          </w:rPrChange>
        </w:rPr>
        <w:t>15hrs</w:t>
      </w:r>
    </w:p>
    <w:p>
      <w:pPr>
        <w:pStyle w:val="style0"/>
        <w:tabs>
          <w:tab w:val="left" w:leader="none" w:pos="4020"/>
        </w:tabs>
        <w:ind w:firstLine="198"/>
        <w:rPr>
          <w:rFonts w:ascii="Times New Roman" w:cs="Times New Roman"/>
          <w:sz w:val="28"/>
          <w:szCs w:val="28"/>
          <w:rPrChange w:id="23948" w:author="user pc" w:date="2022-03-15T10:14:00Z">
            <w:rPr/>
          </w:rPrChange>
        </w:rPr>
      </w:pP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43" stroked="t" from="271.1pt,8.6pt" to="311.65pt,8.6pt" style="position:absolute;z-index:17;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shape id="1145" type="#_x0000_t32" adj="-350930,-1,-350930," style="position:absolute;margin-left:193.15pt;margin-top:11.2pt;width:38.7pt;height:0.0pt;z-index:18;mso-position-horizontal-relative:text;mso-position-vertical-relative:text;mso-width-relative:page;mso-height-relative:page;mso-wrap-distance-left:0.0pt;mso-wrap-distance-right:0.0pt;visibility:visible;">
            <v:stroke endarrow="open"/>
            <v:fill rotate="true"/>
            <v:path o:connecttype="none" fillok="f" arrowok="t"/>
          </v:shap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47" stroked="t" from="121.8pt,11.3pt" to="157.35pt,11.35pt" style="position:absolute;z-index:20;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49" stroked="t" from="42.6pt,11.2pt" to="77.35pt,11.25pt" style="position:absolute;z-index:19;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sidRPr="C69B39CC">
        <w:rPr>
          <w:rFonts w:ascii="Times New Roman" w:cs="Times New Roman"/>
          <w:sz w:val="28"/>
          <w:szCs w:val="28"/>
          <w:rPrChange w:id="23949" w:author="user pc" w:date="2022-03-15T10:14:00Z">
            <w:rPr/>
          </w:rPrChange>
        </w:rPr>
        <w:t>800g</w:t>
      </w:r>
      <w:r>
        <w:rPr>
          <w:rFonts w:ascii="Times New Roman" w:cs="Times New Roman" w:hAnsi="Times New Roman"/>
          <w:sz w:val="28"/>
          <w:szCs w:val="28"/>
        </w:rPr>
        <w:t xml:space="preserve">               400g              200g                </w:t>
      </w:r>
      <w:r w:rsidRPr="11F4F935">
        <w:rPr>
          <w:rFonts w:ascii="Times New Roman" w:cs="Times New Roman" w:hAnsi="Times New Roman"/>
          <w:sz w:val="28"/>
          <w:szCs w:val="28"/>
          <w:rPrChange w:id="23950" w:author="user pc" w:date="2022-03-15T10:14:00Z">
            <w:rPr>
              <w:rFonts w:cs="Calibri" w:hAnsi="Cambria Math"/>
            </w:rPr>
          </w:rPrChange>
        </w:rPr>
        <w:t xml:space="preserve">100g              </w:t>
      </w:r>
      <w:r>
        <w:rPr>
          <w:rFonts w:ascii="Times New Roman" w:cs="Times New Roman" w:hAnsi="Times New Roman"/>
          <w:sz w:val="28"/>
          <w:szCs w:val="28"/>
        </w:rPr>
        <w:t xml:space="preserve"> </w:t>
      </w:r>
      <w:r w:rsidRPr="1F0F955D">
        <w:rPr>
          <w:rFonts w:ascii="Times New Roman" w:cs="Times New Roman" w:hAnsi="Times New Roman"/>
          <w:sz w:val="28"/>
          <w:szCs w:val="28"/>
          <w:rPrChange w:id="23951" w:author="user pc" w:date="2022-03-15T10:14:00Z">
            <w:rPr>
              <w:rFonts w:cs="Calibri" w:hAnsi="Cambria Math"/>
            </w:rPr>
          </w:rPrChange>
        </w:rPr>
        <w:t xml:space="preserve"> </w:t>
      </w:r>
      <w:r>
        <w:rPr>
          <w:rFonts w:ascii="Times New Roman" w:cs="Times New Roman" w:hAnsi="Times New Roman"/>
          <w:sz w:val="28"/>
          <w:szCs w:val="28"/>
        </w:rPr>
        <w:t xml:space="preserve"> </w:t>
      </w:r>
      <w:r w:rsidRPr="7650EFA7">
        <w:rPr>
          <w:rFonts w:ascii="Times New Roman" w:cs="Times New Roman" w:hAnsi="Times New Roman"/>
          <w:sz w:val="28"/>
          <w:szCs w:val="28"/>
          <w:rPrChange w:id="23952" w:author="user pc" w:date="2022-03-15T10:14:00Z">
            <w:rPr>
              <w:rFonts w:cs="Calibri" w:hAnsi="Cambria Math"/>
            </w:rPr>
          </w:rPrChange>
        </w:rPr>
        <w:t>50g</w:t>
      </w:r>
    </w:p>
    <w:p>
      <w:pPr>
        <w:pStyle w:val="style0"/>
        <w:tabs>
          <w:tab w:val="left" w:leader="none" w:pos="4020"/>
        </w:tabs>
        <w:ind w:firstLine="198"/>
        <w:rPr>
          <w:rFonts w:ascii="Times New Roman" w:cs="Times New Roman" w:hAnsi="Times New Roman"/>
          <w:sz w:val="28"/>
          <w:szCs w:val="28"/>
          <w:rPrChange w:id="23953" w:author="user pc" w:date="2022-03-15T10:14:00Z">
            <w:rPr>
              <w:rFonts w:cs="Calibri" w:hAnsi="Cambria Math"/>
            </w:rPr>
          </w:rPrChange>
        </w:rPr>
      </w:pPr>
      <w:r w:rsidRPr="F98EAAC5">
        <w:rPr>
          <w:rFonts w:ascii="Times New Roman" w:cs="Times New Roman" w:hAnsi="Times New Roman"/>
          <w:sz w:val="28"/>
          <w:szCs w:val="28"/>
          <w:rPrChange w:id="23954" w:author="user pc" w:date="2022-03-15T10:14:00Z">
            <w:rPr>
              <w:rFonts w:cs="Calibri" w:hAnsi="Cambria Math"/>
            </w:rPr>
          </w:rPrChange>
        </w:rPr>
        <w:t>It</w:t>
      </w:r>
      <w:r>
        <w:rPr>
          <w:rFonts w:ascii="Times New Roman" w:cs="Times New Roman" w:hAnsi="Times New Roman"/>
          <w:sz w:val="28"/>
          <w:szCs w:val="28"/>
        </w:rPr>
        <w:t xml:space="preserve"> </w:t>
      </w:r>
      <w:r w:rsidRPr="C4B6AB88">
        <w:rPr>
          <w:rFonts w:ascii="Times New Roman" w:cs="Times New Roman" w:hAnsi="Times New Roman"/>
          <w:sz w:val="28"/>
          <w:szCs w:val="28"/>
          <w:rPrChange w:id="23955" w:author="user pc" w:date="2022-03-15T10:14:00Z">
            <w:rPr>
              <w:rFonts w:cs="Calibri" w:hAnsi="Cambria Math"/>
            </w:rPr>
          </w:rPrChange>
        </w:rPr>
        <w:t>takes</w:t>
      </w:r>
      <w:r>
        <w:rPr>
          <w:rFonts w:ascii="Times New Roman" w:cs="Times New Roman" w:hAnsi="Times New Roman"/>
          <w:sz w:val="28"/>
          <w:szCs w:val="28"/>
        </w:rPr>
        <w:t xml:space="preserve"> </w:t>
      </w:r>
      <w:r w:rsidRPr="1A374E5A">
        <w:rPr>
          <w:rFonts w:ascii="Times New Roman" w:cs="Times New Roman" w:hAnsi="Times New Roman"/>
          <w:sz w:val="28"/>
          <w:szCs w:val="28"/>
          <w:rPrChange w:id="23956" w:author="user pc" w:date="2022-03-15T10:14:00Z">
            <w:rPr>
              <w:rFonts w:cs="Calibri" w:hAnsi="Cambria Math"/>
            </w:rPr>
          </w:rPrChange>
        </w:rPr>
        <w:t>four</w:t>
      </w:r>
      <w:r>
        <w:rPr>
          <w:rFonts w:ascii="Times New Roman" w:cs="Times New Roman" w:hAnsi="Times New Roman"/>
          <w:sz w:val="28"/>
          <w:szCs w:val="28"/>
        </w:rPr>
        <w:t xml:space="preserve"> </w:t>
      </w:r>
      <w:r w:rsidRPr="3E895C7C">
        <w:rPr>
          <w:rFonts w:ascii="Times New Roman" w:cs="Times New Roman" w:hAnsi="Times New Roman"/>
          <w:sz w:val="28"/>
          <w:szCs w:val="28"/>
          <w:rPrChange w:id="23957" w:author="user pc" w:date="2022-03-15T10:14:00Z">
            <w:rPr>
              <w:rFonts w:cs="Calibri" w:hAnsi="Cambria Math"/>
            </w:rPr>
          </w:rPrChange>
        </w:rPr>
        <w:t>half-lives</w:t>
      </w:r>
      <w:r>
        <w:rPr>
          <w:rFonts w:ascii="Times New Roman" w:cs="Times New Roman" w:hAnsi="Times New Roman"/>
          <w:sz w:val="28"/>
          <w:szCs w:val="28"/>
        </w:rPr>
        <w:t xml:space="preserve"> </w:t>
      </w:r>
      <w:r w:rsidRPr="2932EF64">
        <w:rPr>
          <w:rFonts w:ascii="Times New Roman" w:cs="Times New Roman" w:hAnsi="Times New Roman"/>
          <w:sz w:val="28"/>
          <w:szCs w:val="28"/>
          <w:rPrChange w:id="23958" w:author="user pc" w:date="2022-03-15T10:14:00Z">
            <w:rPr>
              <w:rFonts w:cs="Calibri" w:hAnsi="Cambria Math"/>
            </w:rPr>
          </w:rPrChange>
        </w:rPr>
        <w:t>for</w:t>
      </w:r>
      <w:r>
        <w:rPr>
          <w:rFonts w:ascii="Times New Roman" w:cs="Times New Roman" w:hAnsi="Times New Roman"/>
          <w:sz w:val="28"/>
          <w:szCs w:val="28"/>
        </w:rPr>
        <w:t xml:space="preserve"> </w:t>
      </w:r>
      <w:r w:rsidRPr="E10AC687">
        <w:rPr>
          <w:rFonts w:ascii="Times New Roman" w:cs="Times New Roman" w:hAnsi="Times New Roman"/>
          <w:sz w:val="28"/>
          <w:szCs w:val="28"/>
          <w:rPrChange w:id="23959" w:author="user pc" w:date="2022-03-15T10:14:00Z">
            <w:rPr>
              <w:rFonts w:cs="Calibri" w:hAnsi="Cambria Math"/>
            </w:rPr>
          </w:rPrChange>
        </w:rPr>
        <w:t>the</w:t>
      </w:r>
      <w:r>
        <w:rPr>
          <w:rFonts w:ascii="Times New Roman" w:cs="Times New Roman" w:hAnsi="Times New Roman"/>
          <w:sz w:val="28"/>
          <w:szCs w:val="28"/>
        </w:rPr>
        <w:t xml:space="preserve"> </w:t>
      </w:r>
      <w:r w:rsidRPr="4123F104">
        <w:rPr>
          <w:rFonts w:ascii="Times New Roman" w:cs="Times New Roman" w:hAnsi="Times New Roman"/>
          <w:sz w:val="28"/>
          <w:szCs w:val="28"/>
          <w:rPrChange w:id="23960" w:author="user pc" w:date="2022-03-15T10:14:00Z">
            <w:rPr>
              <w:rFonts w:cs="Calibri" w:hAnsi="Cambria Math"/>
            </w:rPr>
          </w:rPrChange>
        </w:rPr>
        <w:t>sample</w:t>
      </w:r>
      <w:r>
        <w:rPr>
          <w:rFonts w:ascii="Times New Roman" w:cs="Times New Roman" w:hAnsi="Times New Roman"/>
          <w:sz w:val="28"/>
          <w:szCs w:val="28"/>
        </w:rPr>
        <w:t xml:space="preserve"> </w:t>
      </w:r>
      <w:r w:rsidRPr="262AF49B">
        <w:rPr>
          <w:rFonts w:ascii="Times New Roman" w:cs="Times New Roman" w:hAnsi="Times New Roman"/>
          <w:sz w:val="28"/>
          <w:szCs w:val="28"/>
          <w:rPrChange w:id="23961" w:author="user pc" w:date="2022-03-15T10:14:00Z">
            <w:rPr>
              <w:rFonts w:cs="Calibri" w:hAnsi="Cambria Math"/>
            </w:rPr>
          </w:rPrChange>
        </w:rPr>
        <w:t>to</w:t>
      </w:r>
      <w:r>
        <w:rPr>
          <w:rFonts w:ascii="Times New Roman" w:cs="Times New Roman" w:hAnsi="Times New Roman"/>
          <w:sz w:val="28"/>
          <w:szCs w:val="28"/>
        </w:rPr>
        <w:t xml:space="preserve"> </w:t>
      </w:r>
      <w:r w:rsidRPr="917DC7EB">
        <w:rPr>
          <w:rFonts w:ascii="Times New Roman" w:cs="Times New Roman" w:hAnsi="Times New Roman"/>
          <w:sz w:val="28"/>
          <w:szCs w:val="28"/>
          <w:rPrChange w:id="23962" w:author="user pc" w:date="2022-03-15T10:14:00Z">
            <w:rPr>
              <w:rFonts w:cs="Calibri" w:hAnsi="Cambria Math"/>
            </w:rPr>
          </w:rPrChange>
        </w:rPr>
        <w:t>decay</w:t>
      </w:r>
      <w:r>
        <w:rPr>
          <w:rFonts w:ascii="Times New Roman" w:cs="Times New Roman" w:hAnsi="Times New Roman"/>
          <w:sz w:val="28"/>
          <w:szCs w:val="28"/>
        </w:rPr>
        <w:t xml:space="preserve"> </w:t>
      </w:r>
      <w:r w:rsidRPr="D8A08924">
        <w:rPr>
          <w:rFonts w:ascii="Times New Roman" w:cs="Times New Roman" w:hAnsi="Times New Roman"/>
          <w:sz w:val="28"/>
          <w:szCs w:val="28"/>
          <w:rPrChange w:id="23963" w:author="user pc" w:date="2022-03-15T10:14:00Z">
            <w:rPr>
              <w:rFonts w:cs="Calibri" w:hAnsi="Cambria Math"/>
            </w:rPr>
          </w:rPrChange>
        </w:rPr>
        <w:t>I.e 15 + 15 + 15 + 15 = 60</w:t>
      </w:r>
      <w:r>
        <w:rPr>
          <w:rFonts w:ascii="Times New Roman" w:cs="Times New Roman" w:hAnsi="Times New Roman"/>
          <w:sz w:val="28"/>
          <w:szCs w:val="28"/>
        </w:rPr>
        <w:t xml:space="preserve"> </w:t>
      </w:r>
      <w:r w:rsidRPr="31D92C1B">
        <w:rPr>
          <w:rFonts w:ascii="Times New Roman" w:cs="Times New Roman" w:hAnsi="Times New Roman"/>
          <w:sz w:val="28"/>
          <w:szCs w:val="28"/>
          <w:rPrChange w:id="23964" w:author="user pc" w:date="2022-03-15T10:14:00Z">
            <w:rPr>
              <w:rFonts w:cs="Calibri" w:hAnsi="Cambria Math"/>
            </w:rPr>
          </w:rPrChange>
        </w:rPr>
        <w:t>hrs.</w:t>
      </w:r>
      <w:r>
        <w:rPr>
          <w:rFonts w:ascii="Times New Roman" w:cs="Times New Roman" w:hAnsi="Times New Roman"/>
          <w:sz w:val="28"/>
          <w:szCs w:val="28"/>
        </w:rPr>
        <w:t xml:space="preserve"> </w:t>
      </w:r>
      <w:r w:rsidRPr="BBC87CC9">
        <w:rPr>
          <w:rFonts w:ascii="Times New Roman" w:cs="Times New Roman" w:hAnsi="Times New Roman"/>
          <w:sz w:val="28"/>
          <w:szCs w:val="28"/>
          <w:rPrChange w:id="23965" w:author="user pc" w:date="2022-03-15T10:14:00Z">
            <w:rPr>
              <w:rFonts w:cs="Calibri" w:hAnsi="Cambria Math"/>
            </w:rPr>
          </w:rPrChange>
        </w:rPr>
        <w:t>It</w:t>
      </w:r>
      <w:r>
        <w:rPr>
          <w:rFonts w:ascii="Times New Roman" w:cs="Times New Roman" w:hAnsi="Times New Roman"/>
          <w:sz w:val="28"/>
          <w:szCs w:val="28"/>
        </w:rPr>
        <w:t xml:space="preserve"> </w:t>
      </w:r>
      <w:r w:rsidRPr="322A0723">
        <w:rPr>
          <w:rFonts w:ascii="Times New Roman" w:cs="Times New Roman" w:hAnsi="Times New Roman"/>
          <w:sz w:val="28"/>
          <w:szCs w:val="28"/>
          <w:rPrChange w:id="23966" w:author="user pc" w:date="2022-03-15T10:14:00Z">
            <w:rPr>
              <w:rFonts w:cs="Calibri" w:hAnsi="Cambria Math"/>
            </w:rPr>
          </w:rPrChange>
        </w:rPr>
        <w:t>is</w:t>
      </w:r>
      <w:r>
        <w:rPr>
          <w:rFonts w:ascii="Times New Roman" w:cs="Times New Roman" w:hAnsi="Times New Roman"/>
          <w:sz w:val="28"/>
          <w:szCs w:val="28"/>
        </w:rPr>
        <w:t xml:space="preserve"> </w:t>
      </w:r>
      <w:r w:rsidRPr="93EB061E">
        <w:rPr>
          <w:rFonts w:ascii="Times New Roman" w:cs="Times New Roman" w:hAnsi="Times New Roman"/>
          <w:sz w:val="28"/>
          <w:szCs w:val="28"/>
          <w:rPrChange w:id="23967" w:author="user pc" w:date="2022-03-15T10:14:00Z">
            <w:rPr>
              <w:rFonts w:cs="Calibri" w:hAnsi="Cambria Math"/>
            </w:rPr>
          </w:rPrChange>
        </w:rPr>
        <w:t>going</w:t>
      </w:r>
      <w:r>
        <w:rPr>
          <w:rFonts w:ascii="Times New Roman" w:cs="Times New Roman" w:hAnsi="Times New Roman"/>
          <w:sz w:val="28"/>
          <w:szCs w:val="28"/>
        </w:rPr>
        <w:t xml:space="preserve"> </w:t>
      </w:r>
      <w:r w:rsidRPr="D948BD50">
        <w:rPr>
          <w:rFonts w:ascii="Times New Roman" w:cs="Times New Roman" w:hAnsi="Times New Roman"/>
          <w:sz w:val="28"/>
          <w:szCs w:val="28"/>
          <w:rPrChange w:id="23968" w:author="user pc" w:date="2022-03-15T10:14:00Z">
            <w:rPr>
              <w:rFonts w:cs="Calibri" w:hAnsi="Cambria Math"/>
            </w:rPr>
          </w:rPrChange>
        </w:rPr>
        <w:t>to</w:t>
      </w:r>
      <w:r>
        <w:rPr>
          <w:rFonts w:ascii="Times New Roman" w:cs="Times New Roman" w:hAnsi="Times New Roman"/>
          <w:sz w:val="28"/>
          <w:szCs w:val="28"/>
        </w:rPr>
        <w:t xml:space="preserve"> </w:t>
      </w:r>
      <w:r w:rsidRPr="A8778C8E">
        <w:rPr>
          <w:rFonts w:ascii="Times New Roman" w:cs="Times New Roman" w:hAnsi="Times New Roman"/>
          <w:sz w:val="28"/>
          <w:szCs w:val="28"/>
          <w:rPrChange w:id="23969" w:author="user pc" w:date="2022-03-15T10:14:00Z">
            <w:rPr>
              <w:rFonts w:cs="Calibri" w:hAnsi="Cambria Math"/>
            </w:rPr>
          </w:rPrChange>
        </w:rPr>
        <w:t>take</w:t>
      </w:r>
      <w:r>
        <w:rPr>
          <w:rFonts w:ascii="Times New Roman" w:cs="Times New Roman" w:hAnsi="Times New Roman"/>
          <w:sz w:val="28"/>
          <w:szCs w:val="28"/>
        </w:rPr>
        <w:t xml:space="preserve"> </w:t>
      </w:r>
      <w:r w:rsidRPr="1098DA65">
        <w:rPr>
          <w:rFonts w:ascii="Times New Roman" w:cs="Times New Roman" w:hAnsi="Times New Roman"/>
          <w:sz w:val="28"/>
          <w:szCs w:val="28"/>
          <w:rPrChange w:id="23970" w:author="user pc" w:date="2022-03-15T10:14:00Z">
            <w:rPr>
              <w:rFonts w:cs="Calibri" w:hAnsi="Cambria Math"/>
            </w:rPr>
          </w:rPrChange>
        </w:rPr>
        <w:t>60 hours</w:t>
      </w:r>
      <w:r>
        <w:rPr>
          <w:rFonts w:ascii="Times New Roman" w:cs="Times New Roman" w:hAnsi="Times New Roman"/>
          <w:sz w:val="28"/>
          <w:szCs w:val="28"/>
        </w:rPr>
        <w:t xml:space="preserve"> </w:t>
      </w:r>
      <w:r w:rsidRPr="6AE445F8">
        <w:rPr>
          <w:rFonts w:ascii="Times New Roman" w:cs="Times New Roman" w:hAnsi="Times New Roman"/>
          <w:sz w:val="28"/>
          <w:szCs w:val="28"/>
          <w:rPrChange w:id="23971" w:author="user pc" w:date="2022-03-15T10:14:00Z">
            <w:rPr>
              <w:rFonts w:cs="Calibri" w:hAnsi="Cambria Math"/>
            </w:rPr>
          </w:rPrChange>
        </w:rPr>
        <w:t>for</w:t>
      </w:r>
      <w:r>
        <w:rPr>
          <w:rFonts w:ascii="Times New Roman" w:cs="Times New Roman" w:hAnsi="Times New Roman"/>
          <w:sz w:val="28"/>
          <w:szCs w:val="28"/>
        </w:rPr>
        <w:t xml:space="preserve"> </w:t>
      </w:r>
      <w:r w:rsidRPr="C1013ECF">
        <w:rPr>
          <w:rFonts w:ascii="Times New Roman" w:cs="Times New Roman" w:hAnsi="Times New Roman"/>
          <w:sz w:val="28"/>
          <w:szCs w:val="28"/>
          <w:rPrChange w:id="23972" w:author="user pc" w:date="2022-03-15T10:14:00Z">
            <w:rPr>
              <w:rFonts w:cs="Calibri" w:hAnsi="Cambria Math"/>
            </w:rPr>
          </w:rPrChange>
        </w:rPr>
        <w:t>800g</w:t>
      </w:r>
      <w:r>
        <w:rPr>
          <w:rFonts w:ascii="Times New Roman" w:cs="Times New Roman" w:hAnsi="Times New Roman"/>
          <w:sz w:val="28"/>
          <w:szCs w:val="28"/>
        </w:rPr>
        <w:t xml:space="preserve"> </w:t>
      </w:r>
      <w:r w:rsidRPr="743A3DDC">
        <w:rPr>
          <w:rFonts w:ascii="Times New Roman" w:cs="Times New Roman" w:hAnsi="Times New Roman"/>
          <w:sz w:val="28"/>
          <w:szCs w:val="28"/>
          <w:rPrChange w:id="23973" w:author="user pc" w:date="2022-03-15T10:14:00Z">
            <w:rPr>
              <w:rFonts w:cs="Calibri" w:hAnsi="Cambria Math"/>
            </w:rPr>
          </w:rPrChange>
        </w:rPr>
        <w:t>to</w:t>
      </w:r>
      <w:r>
        <w:rPr>
          <w:rFonts w:ascii="Times New Roman" w:cs="Times New Roman" w:hAnsi="Times New Roman"/>
          <w:sz w:val="28"/>
          <w:szCs w:val="28"/>
        </w:rPr>
        <w:t xml:space="preserve"> </w:t>
      </w:r>
      <w:r w:rsidRPr="9AB6B880">
        <w:rPr>
          <w:rFonts w:ascii="Times New Roman" w:cs="Times New Roman" w:hAnsi="Times New Roman"/>
          <w:sz w:val="28"/>
          <w:szCs w:val="28"/>
          <w:rPrChange w:id="23974" w:author="user pc" w:date="2022-03-15T10:14:00Z">
            <w:rPr>
              <w:rFonts w:cs="Calibri" w:hAnsi="Cambria Math"/>
            </w:rPr>
          </w:rPrChange>
        </w:rPr>
        <w:t>decay</w:t>
      </w:r>
      <w:r>
        <w:rPr>
          <w:rFonts w:ascii="Times New Roman" w:cs="Times New Roman" w:hAnsi="Times New Roman"/>
          <w:sz w:val="28"/>
          <w:szCs w:val="28"/>
        </w:rPr>
        <w:t xml:space="preserve"> </w:t>
      </w:r>
      <w:r w:rsidRPr="E157D60D">
        <w:rPr>
          <w:rFonts w:ascii="Times New Roman" w:cs="Times New Roman" w:hAnsi="Times New Roman"/>
          <w:sz w:val="28"/>
          <w:szCs w:val="28"/>
          <w:rPrChange w:id="23975" w:author="user pc" w:date="2022-03-15T10:14:00Z">
            <w:rPr>
              <w:rFonts w:cs="Calibri" w:hAnsi="Cambria Math"/>
            </w:rPr>
          </w:rPrChange>
        </w:rPr>
        <w:t>to</w:t>
      </w:r>
      <w:r>
        <w:rPr>
          <w:rFonts w:ascii="Times New Roman" w:cs="Times New Roman" w:hAnsi="Times New Roman"/>
          <w:sz w:val="28"/>
          <w:szCs w:val="28"/>
        </w:rPr>
        <w:t xml:space="preserve"> </w:t>
      </w:r>
      <w:r w:rsidRPr="75E90AC5">
        <w:rPr>
          <w:rFonts w:ascii="Times New Roman" w:cs="Times New Roman" w:hAnsi="Times New Roman"/>
          <w:sz w:val="28"/>
          <w:szCs w:val="28"/>
          <w:rPrChange w:id="23976" w:author="user pc" w:date="2022-03-15T10:14:00Z">
            <w:rPr>
              <w:rFonts w:cs="Calibri" w:hAnsi="Cambria Math"/>
            </w:rPr>
          </w:rPrChange>
        </w:rPr>
        <w:t>50g.</w:t>
      </w:r>
    </w:p>
    <w:p>
      <w:pPr>
        <w:pStyle w:val="style0"/>
        <w:tabs>
          <w:tab w:val="left" w:leader="none" w:pos="4020"/>
        </w:tabs>
        <w:ind w:firstLine="198"/>
        <w:rPr>
          <w:rFonts w:ascii="Times New Roman" w:cs="Times New Roman"/>
          <w:sz w:val="28"/>
          <w:szCs w:val="28"/>
          <w:rPrChange w:id="23977" w:author="user pc" w:date="2022-03-15T10:14:00Z">
            <w:rPr/>
          </w:rPrChange>
        </w:rPr>
      </w:pPr>
      <w:r w:rsidRPr="3805DADE">
        <w:rPr>
          <w:rFonts w:ascii="Times New Roman" w:cs="Times New Roman" w:hAnsi="Times New Roman"/>
          <w:sz w:val="28"/>
          <w:szCs w:val="28"/>
          <w:rPrChange w:id="23978" w:author="user pc" w:date="2022-03-15T10:14:00Z">
            <w:rPr>
              <w:rFonts w:cs="Calibri" w:hAnsi="Cambria Math"/>
            </w:rPr>
          </w:rPrChange>
        </w:rPr>
        <w:t>OR</w:t>
      </w:r>
    </w:p>
    <w:p>
      <w:pPr>
        <w:pStyle w:val="style0"/>
        <w:tabs>
          <w:tab w:val="left" w:leader="none" w:pos="4020"/>
        </w:tabs>
        <w:ind w:firstLine="198"/>
        <w:rPr>
          <w:rFonts w:ascii="Times New Roman" w:cs="Times New Roman" w:hAnsi="Times New Roman"/>
          <w:sz w:val="28"/>
          <w:szCs w:val="28"/>
        </w:rPr>
      </w:pPr>
      <m:oMathPara>
        <m:oMathParaPr>
          <m:jc m:val="left"/>
        </m:oMathParaPr>
        <m:oMath>
          <m:r>
            <w:rPr>
              <w:rFonts w:ascii="Cambria Math" w:cs="Times New Roman" w:hAnsi="Cambria Math"/>
              <w:sz w:val="28"/>
              <w:szCs w:val="28"/>
            </w:rPr>
            <m:t>K=</m:t>
          </m:r>
          <m:f>
            <m:fPr>
              <m:ctrlPr>
                <w:rPr>
                  <w:rFonts w:ascii="Cambria Math" w:cs="Times New Roman" w:hAnsi="Cambria Math"/>
                  <w:i/>
                  <w:sz w:val="28"/>
                  <w:szCs w:val="28"/>
                </w:rPr>
              </m:ctrlPr>
            </m:fPr>
            <m:num>
              <m:r>
                <w:rPr>
                  <w:rFonts w:ascii="Cambria Math" w:cs="Times New Roman" w:hAnsi="Cambria Math"/>
                  <w:sz w:val="28"/>
                  <w:szCs w:val="28"/>
                </w:rPr>
                <m:t>0.693</m:t>
              </m:r>
            </m:num>
            <m:den>
              <m:sSub>
                <m:sSubPr>
                  <m:ctrlPr>
                    <w:rPr>
                      <w:rFonts w:ascii="Cambria Math" w:cs="Times New Roman" w:hAnsi="Cambria Math"/>
                      <w:i/>
                      <w:sz w:val="28"/>
                      <w:szCs w:val="28"/>
                    </w:rPr>
                  </m:ctrlPr>
                </m:sSubPr>
                <m:e>
                  <m:r>
                    <w:rPr>
                      <w:rFonts w:ascii="Cambria Math" w:cs="Times New Roman" w:hAnsi="Cambria Math"/>
                      <w:sz w:val="28"/>
                      <w:szCs w:val="28"/>
                    </w:rPr>
                    <m:t>t</m:t>
                  </m:r>
                </m:e>
                <m:sub>
                  <m:f>
                    <m:fPr>
                      <m:type m:val="lin"/>
                      <m:ctrlPr>
                        <w:rPr>
                          <w:rFonts w:ascii="Cambria Math" w:cs="Times New Roman" w:hAnsi="Cambria Math"/>
                          <w:i/>
                          <w:sz w:val="28"/>
                          <w:szCs w:val="28"/>
                        </w:rPr>
                      </m:ctrlPr>
                    </m:fPr>
                    <m:num>
                      <m:r>
                        <w:rPr>
                          <w:rFonts w:ascii="Cambria Math" w:cs="Times New Roman" w:hAnsi="Cambria Math"/>
                          <w:sz w:val="28"/>
                          <w:szCs w:val="28"/>
                        </w:rPr>
                        <m:t>1</m:t>
                      </m:r>
                    </m:num>
                    <m:den>
                      <m:r>
                        <w:rPr>
                          <w:rFonts w:ascii="Cambria Math" w:cs="Times New Roman" w:hAnsi="Cambria Math"/>
                          <w:sz w:val="28"/>
                          <w:szCs w:val="28"/>
                        </w:rPr>
                        <m:t>2</m:t>
                      </m:r>
                    </m:den>
                  </m:f>
                </m:sub>
              </m:sSub>
            </m:den>
          </m:f>
        </m:oMath>
      </m:oMathPara>
    </w:p>
    <w:p>
      <w:pPr>
        <w:pStyle w:val="style0"/>
        <w:tabs>
          <w:tab w:val="left" w:leader="none" w:pos="4020"/>
        </w:tabs>
        <w:ind w:firstLine="198"/>
        <w:rPr>
          <w:rFonts w:ascii="Times New Roman" w:cs="Times New Roman" w:hAnsi="Times New Roman"/>
          <w:sz w:val="28"/>
          <w:szCs w:val="28"/>
        </w:rPr>
      </w:pPr>
      <m:oMathPara>
        <m:oMathParaPr>
          <m:jc m:val="left"/>
        </m:oMathParaPr>
        <m:oMath>
          <m:r>
            <w:rPr>
              <w:rFonts w:ascii="Cambria Math" w:cs="Times New Roman" w:hAnsi="Cambria Math"/>
              <w:sz w:val="28"/>
              <w:szCs w:val="28"/>
            </w:rPr>
            <m:t>K=</m:t>
          </m:r>
          <m:f>
            <m:fPr>
              <m:ctrlPr>
                <w:rPr>
                  <w:rFonts w:ascii="Cambria Math" w:cs="Times New Roman" w:hAnsi="Cambria Math"/>
                  <w:i/>
                  <w:sz w:val="28"/>
                  <w:szCs w:val="28"/>
                </w:rPr>
              </m:ctrlPr>
            </m:fPr>
            <m:num>
              <m:r>
                <w:rPr>
                  <w:rFonts w:ascii="Cambria Math" w:cs="Times New Roman" w:hAnsi="Cambria Math"/>
                  <w:sz w:val="28"/>
                  <w:szCs w:val="28"/>
                </w:rPr>
                <m:t>0.693</m:t>
              </m:r>
            </m:num>
            <m:den>
              <m:r>
                <w:rPr>
                  <w:rFonts w:ascii="Cambria Math" w:cs="Times New Roman" w:hAnsi="Cambria Math"/>
                  <w:sz w:val="28"/>
                  <w:szCs w:val="28"/>
                </w:rPr>
                <m:t>15</m:t>
              </m:r>
            </m:den>
          </m:f>
          <m:r>
            <w:rPr>
              <w:rFonts w:ascii="Cambria Math" w:cs="Times New Roman" w:hAnsi="Cambria Math"/>
              <w:sz w:val="28"/>
              <w:szCs w:val="28"/>
            </w:rPr>
            <m:t>=0.04621</m:t>
          </m:r>
        </m:oMath>
      </m:oMathPara>
    </w:p>
    <w:p>
      <w:pPr>
        <w:pStyle w:val="style0"/>
        <w:tabs>
          <w:tab w:val="left" w:leader="none" w:pos="4020"/>
        </w:tabs>
        <w:ind w:firstLine="198"/>
        <w:rPr>
          <w:rFonts w:ascii="Times New Roman" w:cs="Times New Roman"/>
          <w:sz w:val="28"/>
          <w:szCs w:val="28"/>
          <w:rPrChange w:id="23979" w:author="user pc" w:date="2022-03-15T10:14:00Z">
            <w:rPr/>
          </w:rPrChange>
        </w:rPr>
      </w:pPr>
      <w:r w:rsidRPr="2BC55322">
        <w:rPr>
          <w:rFonts w:ascii="Times New Roman" w:cs="Times New Roman" w:hAnsi="Times New Roman"/>
          <w:sz w:val="28"/>
          <w:szCs w:val="28"/>
          <w:rPrChange w:id="23980" w:author="user pc" w:date="2022-03-15T10:14:00Z">
            <w:rPr>
              <w:rFonts w:cs="Calibri" w:hAnsi="Cambria Math"/>
            </w:rPr>
          </w:rPrChange>
        </w:rPr>
        <w:t>To</w:t>
      </w:r>
      <w:r>
        <w:rPr>
          <w:rFonts w:ascii="Times New Roman" w:cs="Times New Roman" w:hAnsi="Times New Roman"/>
          <w:sz w:val="28"/>
          <w:szCs w:val="28"/>
        </w:rPr>
        <w:t xml:space="preserve"> </w:t>
      </w:r>
      <w:r w:rsidRPr="4E8A0352">
        <w:rPr>
          <w:rFonts w:ascii="Times New Roman" w:cs="Times New Roman" w:hAnsi="Times New Roman"/>
          <w:sz w:val="28"/>
          <w:szCs w:val="28"/>
          <w:rPrChange w:id="23981" w:author="user pc" w:date="2022-03-15T10:14:00Z">
            <w:rPr>
              <w:rFonts w:cs="Calibri" w:hAnsi="Cambria Math"/>
            </w:rPr>
          </w:rPrChange>
        </w:rPr>
        <w:t>find</w:t>
      </w:r>
      <w:r>
        <w:rPr>
          <w:rFonts w:ascii="Times New Roman" w:cs="Times New Roman" w:hAnsi="Times New Roman"/>
          <w:sz w:val="28"/>
          <w:szCs w:val="28"/>
        </w:rPr>
        <w:t xml:space="preserve"> </w:t>
      </w:r>
      <w:r w:rsidRPr="5C74A4E9">
        <w:rPr>
          <w:rFonts w:ascii="Times New Roman" w:cs="Times New Roman" w:hAnsi="Times New Roman"/>
          <w:sz w:val="28"/>
          <w:szCs w:val="28"/>
          <w:rPrChange w:id="23982" w:author="user pc" w:date="2022-03-15T10:14:00Z">
            <w:rPr>
              <w:rFonts w:cs="Calibri" w:hAnsi="Cambria Math"/>
            </w:rPr>
          </w:rPrChange>
        </w:rPr>
        <w:t>the</w:t>
      </w:r>
      <w:r>
        <w:rPr>
          <w:rFonts w:ascii="Times New Roman" w:cs="Times New Roman" w:hAnsi="Times New Roman"/>
          <w:sz w:val="28"/>
          <w:szCs w:val="28"/>
        </w:rPr>
        <w:t xml:space="preserve"> </w:t>
      </w:r>
      <w:r w:rsidRPr="92BD2FD2">
        <w:rPr>
          <w:rFonts w:ascii="Times New Roman" w:cs="Times New Roman" w:hAnsi="Times New Roman"/>
          <w:sz w:val="28"/>
          <w:szCs w:val="28"/>
          <w:rPrChange w:id="23983" w:author="user pc" w:date="2022-03-15T10:14:00Z">
            <w:rPr>
              <w:rFonts w:cs="Calibri" w:hAnsi="Cambria Math"/>
            </w:rPr>
          </w:rPrChange>
        </w:rPr>
        <w:t>time,</w:t>
      </w:r>
      <w:r>
        <w:rPr>
          <w:rFonts w:ascii="Times New Roman" w:cs="Times New Roman" w:hAnsi="Times New Roman"/>
          <w:sz w:val="28"/>
          <w:szCs w:val="28"/>
        </w:rPr>
        <w:t xml:space="preserve"> </w:t>
      </w:r>
      <w:r w:rsidRPr="ECB4719F">
        <w:rPr>
          <w:rFonts w:ascii="Times New Roman" w:cs="Times New Roman" w:hAnsi="Times New Roman"/>
          <w:sz w:val="28"/>
          <w:szCs w:val="28"/>
          <w:rPrChange w:id="23984" w:author="user pc" w:date="2022-03-15T10:14:00Z">
            <w:rPr>
              <w:rFonts w:cs="Calibri" w:hAnsi="Cambria Math"/>
            </w:rPr>
          </w:rPrChange>
        </w:rPr>
        <w:t>use</w:t>
      </w:r>
      <w:r>
        <w:rPr>
          <w:rFonts w:ascii="Times New Roman" w:cs="Times New Roman" w:hAnsi="Times New Roman"/>
          <w:sz w:val="28"/>
          <w:szCs w:val="28"/>
        </w:rPr>
        <w:t xml:space="preserve"> </w:t>
      </w:r>
      <w:r w:rsidRPr="0A687874">
        <w:rPr>
          <w:rFonts w:ascii="Times New Roman" w:cs="Times New Roman" w:hAnsi="Times New Roman"/>
          <w:sz w:val="28"/>
          <w:szCs w:val="28"/>
          <w:rPrChange w:id="23985" w:author="user pc" w:date="2022-03-15T10:14:00Z">
            <w:rPr>
              <w:rFonts w:cs="Calibri" w:hAnsi="Cambria Math"/>
            </w:rPr>
          </w:rPrChange>
        </w:rPr>
        <w:t>In(A</w:t>
      </w:r>
      <w:r w:rsidRPr="9A289DAA">
        <w:rPr>
          <w:rFonts w:ascii="Times New Roman" w:cs="Times New Roman" w:hAnsi="Times New Roman"/>
          <w:sz w:val="28"/>
          <w:szCs w:val="28"/>
          <w:vertAlign w:val="subscript"/>
          <w:rPrChange w:id="23986" w:author="user pc" w:date="2022-03-15T10:14:00Z">
            <w:rPr>
              <w:rFonts w:cs="Calibri" w:hAnsi="Cambria Math"/>
              <w:vertAlign w:val="subscript"/>
            </w:rPr>
          </w:rPrChange>
        </w:rPr>
        <w:t>F</w:t>
      </w:r>
      <w:r w:rsidRPr="53C885AB">
        <w:rPr>
          <w:rFonts w:ascii="Times New Roman" w:cs="Times New Roman" w:hAnsi="Times New Roman"/>
          <w:sz w:val="28"/>
          <w:szCs w:val="28"/>
          <w:rPrChange w:id="23987" w:author="user pc" w:date="2022-03-15T10:14:00Z">
            <w:rPr>
              <w:rFonts w:cs="Calibri" w:hAnsi="Cambria Math"/>
            </w:rPr>
          </w:rPrChange>
        </w:rPr>
        <w:t>/A</w:t>
      </w:r>
      <w:r w:rsidRPr="C0AEB402">
        <w:rPr>
          <w:rFonts w:ascii="Times New Roman" w:cs="Times New Roman" w:hAnsi="Times New Roman"/>
          <w:sz w:val="28"/>
          <w:szCs w:val="28"/>
          <w:vertAlign w:val="subscript"/>
          <w:rPrChange w:id="23988" w:author="user pc" w:date="2022-03-15T10:14:00Z">
            <w:rPr>
              <w:rFonts w:cs="Calibri" w:hAnsi="Cambria Math"/>
              <w:vertAlign w:val="subscript"/>
            </w:rPr>
          </w:rPrChange>
        </w:rPr>
        <w:t>o</w:t>
      </w:r>
      <w:r w:rsidRPr="26B10BBC">
        <w:rPr>
          <w:rFonts w:ascii="Times New Roman" w:cs="Times New Roman" w:hAnsi="Times New Roman"/>
          <w:sz w:val="28"/>
          <w:szCs w:val="28"/>
          <w:rPrChange w:id="23989" w:author="user pc" w:date="2022-03-15T10:14:00Z">
            <w:rPr>
              <w:rFonts w:cs="Calibri" w:hAnsi="Cambria Math"/>
            </w:rPr>
          </w:rPrChange>
        </w:rPr>
        <w:t>)</w:t>
      </w:r>
      <w:r>
        <w:rPr>
          <w:rFonts w:ascii="Times New Roman" w:cs="Times New Roman" w:hAnsi="Times New Roman"/>
          <w:sz w:val="28"/>
          <w:szCs w:val="28"/>
        </w:rPr>
        <w:t xml:space="preserve"> </w:t>
      </w:r>
      <w:r w:rsidRPr="46CCDFB3">
        <w:rPr>
          <w:rFonts w:ascii="Times New Roman" w:cs="Times New Roman" w:hAnsi="Times New Roman"/>
          <w:sz w:val="28"/>
          <w:szCs w:val="28"/>
          <w:rPrChange w:id="23990" w:author="user pc" w:date="2022-03-15T10:14:00Z">
            <w:rPr>
              <w:rFonts w:cs="Calibri" w:hAnsi="Cambria Math"/>
            </w:rPr>
          </w:rPrChange>
        </w:rPr>
        <w:t>=</w:t>
      </w:r>
      <w:r>
        <w:rPr>
          <w:rFonts w:ascii="Times New Roman" w:cs="Times New Roman" w:hAnsi="Times New Roman"/>
          <w:sz w:val="28"/>
          <w:szCs w:val="28"/>
        </w:rPr>
        <w:t xml:space="preserve"> </w:t>
      </w:r>
      <w:r w:rsidRPr="C48362FD">
        <w:rPr>
          <w:rFonts w:ascii="Times New Roman" w:cs="Times New Roman" w:hAnsi="Times New Roman"/>
          <w:sz w:val="28"/>
          <w:szCs w:val="28"/>
          <w:rPrChange w:id="23991" w:author="user pc" w:date="2022-03-15T10:14:00Z">
            <w:rPr>
              <w:rFonts w:cs="Calibri" w:hAnsi="Cambria Math"/>
            </w:rPr>
          </w:rPrChange>
        </w:rPr>
        <w:t>-kt</w:t>
      </w:r>
    </w:p>
    <w:p>
      <w:pPr>
        <w:pStyle w:val="style0"/>
        <w:tabs>
          <w:tab w:val="left" w:leader="none" w:pos="4020"/>
        </w:tabs>
        <w:ind w:firstLine="198"/>
        <w:rPr>
          <w:rFonts w:ascii="Times New Roman" w:cs="Times New Roman"/>
          <w:sz w:val="28"/>
          <w:szCs w:val="28"/>
          <w:rPrChange w:id="23992" w:author="user pc" w:date="2022-03-15T10:14:00Z">
            <w:rPr/>
          </w:rPrChange>
        </w:rPr>
      </w:pPr>
      <w:r w:rsidRPr="97B15C29">
        <w:rPr>
          <w:rFonts w:ascii="Times New Roman" w:cs="Times New Roman" w:hAnsi="Times New Roman"/>
          <w:sz w:val="28"/>
          <w:szCs w:val="28"/>
          <w:rPrChange w:id="23993" w:author="user pc" w:date="2022-03-15T10:14:00Z">
            <w:rPr>
              <w:rFonts w:cs="Calibri" w:hAnsi="Cambria Math"/>
            </w:rPr>
          </w:rPrChange>
        </w:rPr>
        <w:t>A</w:t>
      </w:r>
      <w:r w:rsidRPr="C87D233F">
        <w:rPr>
          <w:rFonts w:ascii="Times New Roman" w:cs="Times New Roman" w:hAnsi="Times New Roman"/>
          <w:sz w:val="28"/>
          <w:szCs w:val="28"/>
          <w:vertAlign w:val="subscript"/>
          <w:rPrChange w:id="23994" w:author="user pc" w:date="2022-03-15T10:14:00Z">
            <w:rPr>
              <w:rFonts w:cs="Calibri" w:hAnsi="Cambria Math"/>
              <w:vertAlign w:val="subscript"/>
            </w:rPr>
          </w:rPrChange>
        </w:rPr>
        <w:t>F</w:t>
      </w:r>
      <w:r>
        <w:rPr>
          <w:rFonts w:ascii="Times New Roman" w:cs="Times New Roman" w:hAnsi="Times New Roman"/>
          <w:sz w:val="28"/>
          <w:szCs w:val="28"/>
          <w:vertAlign w:val="subscript"/>
        </w:rPr>
        <w:t xml:space="preserve"> </w:t>
      </w:r>
      <w:r w:rsidRPr="19FD8B4E">
        <w:rPr>
          <w:rFonts w:ascii="Times New Roman" w:cs="Times New Roman" w:hAnsi="Times New Roman"/>
          <w:sz w:val="28"/>
          <w:szCs w:val="28"/>
          <w:rPrChange w:id="23995" w:author="user pc" w:date="2022-03-15T10:14:00Z">
            <w:rPr>
              <w:rFonts w:cs="Calibri" w:hAnsi="Cambria Math"/>
            </w:rPr>
          </w:rPrChange>
        </w:rPr>
        <w:t>=</w:t>
      </w:r>
      <w:r>
        <w:rPr>
          <w:rFonts w:ascii="Times New Roman" w:cs="Times New Roman" w:hAnsi="Times New Roman"/>
          <w:sz w:val="28"/>
          <w:szCs w:val="28"/>
        </w:rPr>
        <w:t xml:space="preserve"> </w:t>
      </w:r>
      <w:r w:rsidRPr="3E6A2F24">
        <w:rPr>
          <w:rFonts w:ascii="Times New Roman" w:cs="Times New Roman" w:hAnsi="Times New Roman"/>
          <w:sz w:val="28"/>
          <w:szCs w:val="28"/>
          <w:rPrChange w:id="23996" w:author="user pc" w:date="2022-03-15T10:14:00Z">
            <w:rPr>
              <w:rFonts w:cs="Calibri" w:hAnsi="Cambria Math"/>
            </w:rPr>
          </w:rPrChange>
        </w:rPr>
        <w:t>800g - 750g = 50g</w:t>
      </w:r>
    </w:p>
    <w:p>
      <w:pPr>
        <w:pStyle w:val="style0"/>
        <w:tabs>
          <w:tab w:val="left" w:leader="none" w:pos="4020"/>
        </w:tabs>
        <w:ind w:firstLine="198"/>
        <w:rPr>
          <w:rFonts w:ascii="Times New Roman" w:cs="Times New Roman"/>
          <w:sz w:val="28"/>
          <w:szCs w:val="28"/>
          <w:rPrChange w:id="23997" w:author="user pc" w:date="2022-03-15T10:14:00Z">
            <w:rPr/>
          </w:rPrChange>
        </w:rPr>
      </w:pPr>
      <w:r w:rsidRPr="6454C697">
        <w:rPr>
          <w:rFonts w:ascii="Times New Roman" w:cs="Times New Roman" w:hAnsi="Times New Roman"/>
          <w:sz w:val="28"/>
          <w:szCs w:val="28"/>
          <w:rPrChange w:id="23998" w:author="user pc" w:date="2022-03-15T10:14:00Z">
            <w:rPr>
              <w:rFonts w:cs="Calibri" w:hAnsi="Cambria Math"/>
            </w:rPr>
          </w:rPrChange>
        </w:rPr>
        <w:t>In(50/800)</w:t>
      </w:r>
      <w:r>
        <w:rPr>
          <w:rFonts w:ascii="Times New Roman" w:cs="Times New Roman" w:hAnsi="Times New Roman"/>
          <w:sz w:val="28"/>
          <w:szCs w:val="28"/>
        </w:rPr>
        <w:t xml:space="preserve"> </w:t>
      </w:r>
      <w:r w:rsidRPr="DBF443B5">
        <w:rPr>
          <w:rFonts w:ascii="Times New Roman" w:cs="Times New Roman" w:hAnsi="Times New Roman"/>
          <w:sz w:val="28"/>
          <w:szCs w:val="28"/>
          <w:rPrChange w:id="23999" w:author="user pc" w:date="2022-03-15T10:14:00Z">
            <w:rPr>
              <w:rFonts w:cs="Calibri" w:hAnsi="Cambria Math"/>
            </w:rPr>
          </w:rPrChange>
        </w:rPr>
        <w:t>=</w:t>
      </w:r>
      <w:r>
        <w:rPr>
          <w:rFonts w:ascii="Times New Roman" w:cs="Times New Roman" w:hAnsi="Times New Roman"/>
          <w:sz w:val="28"/>
          <w:szCs w:val="28"/>
        </w:rPr>
        <w:t xml:space="preserve"> </w:t>
      </w:r>
      <w:r w:rsidRPr="E9F7D18D">
        <w:rPr>
          <w:rFonts w:ascii="Times New Roman" w:cs="Times New Roman" w:hAnsi="Times New Roman"/>
          <w:sz w:val="28"/>
          <w:szCs w:val="28"/>
          <w:rPrChange w:id="24000" w:author="user pc" w:date="2022-03-15T10:14:00Z">
            <w:rPr>
              <w:rFonts w:cs="Calibri" w:hAnsi="Cambria Math"/>
            </w:rPr>
          </w:rPrChange>
        </w:rPr>
        <w:t>0.04621 0)g</w:t>
      </w:r>
    </w:p>
    <w:p>
      <w:pPr>
        <w:pStyle w:val="style0"/>
        <w:tabs>
          <w:tab w:val="left" w:leader="none" w:pos="4020"/>
        </w:tabs>
        <w:ind w:firstLine="198"/>
        <w:rPr>
          <w:rFonts w:ascii="Times New Roman" w:cs="Times New Roman" w:hAnsi="Times New Roman"/>
          <w:sz w:val="28"/>
          <w:szCs w:val="28"/>
          <w:rPrChange w:id="24001" w:author="user pc" w:date="2022-03-15T10:14:00Z">
            <w:rPr>
              <w:rFonts w:cs="Calibri" w:hAnsi="Cambria Math"/>
            </w:rPr>
          </w:rPrChange>
        </w:rPr>
      </w:pPr>
      <w:r>
        <w:rPr>
          <w:rFonts w:ascii="Times New Roman" w:cs="Times New Roman" w:hAnsi="Times New Roman"/>
          <w:sz w:val="28"/>
          <w:szCs w:val="28"/>
        </w:rPr>
        <w:t xml:space="preserve">t </w:t>
      </w:r>
      <w:r w:rsidRPr="F73B78B6">
        <w:rPr>
          <w:rFonts w:ascii="Times New Roman" w:cs="Times New Roman" w:hAnsi="Times New Roman"/>
          <w:sz w:val="28"/>
          <w:szCs w:val="28"/>
          <w:rPrChange w:id="24002" w:author="user pc" w:date="2022-03-15T10:14:00Z">
            <w:rPr>
              <w:rFonts w:cs="Calibri" w:hAnsi="Cambria Math"/>
            </w:rPr>
          </w:rPrChange>
        </w:rPr>
        <w:t>=</w:t>
      </w:r>
      <w:r>
        <w:rPr>
          <w:rFonts w:ascii="Times New Roman" w:cs="Times New Roman" w:hAnsi="Times New Roman"/>
          <w:sz w:val="28"/>
          <w:szCs w:val="28"/>
        </w:rPr>
        <w:t xml:space="preserve"> </w:t>
      </w:r>
      <w:r w:rsidRPr="FC7652AF">
        <w:rPr>
          <w:rFonts w:ascii="Times New Roman" w:cs="Times New Roman" w:hAnsi="Times New Roman"/>
          <w:sz w:val="28"/>
          <w:szCs w:val="28"/>
          <w:rPrChange w:id="24003" w:author="user pc" w:date="2022-03-15T10:14:00Z">
            <w:rPr>
              <w:rFonts w:cs="Calibri" w:hAnsi="Cambria Math"/>
            </w:rPr>
          </w:rPrChange>
        </w:rPr>
        <w:t>59.9998</w:t>
      </w:r>
      <w:r>
        <w:rPr>
          <w:rFonts w:ascii="Times New Roman" w:cs="Times New Roman" w:hAnsi="Times New Roman"/>
          <w:sz w:val="28"/>
          <w:szCs w:val="28"/>
        </w:rPr>
        <w:t xml:space="preserve"> </w:t>
      </w:r>
      <w:r w:rsidRPr="88C4297D">
        <w:rPr>
          <w:rFonts w:ascii="Times New Roman" w:cs="Times New Roman" w:hAnsi="Times New Roman"/>
          <w:sz w:val="28"/>
          <w:szCs w:val="28"/>
          <w:rPrChange w:id="24004" w:author="user pc" w:date="2022-03-15T10:14:00Z">
            <w:rPr>
              <w:rFonts w:cs="Calibri" w:hAnsi="Cambria Math"/>
            </w:rPr>
          </w:rPrChange>
        </w:rPr>
        <w:t>hours ~ 60 hours</w:t>
      </w:r>
    </w:p>
    <w:p>
      <w:pPr>
        <w:pStyle w:val="style0"/>
        <w:tabs>
          <w:tab w:val="left" w:leader="none" w:pos="4020"/>
        </w:tabs>
        <w:ind w:firstLine="198"/>
        <w:rPr>
          <w:rFonts w:ascii="Times New Roman" w:cs="Times New Roman"/>
          <w:sz w:val="28"/>
          <w:szCs w:val="28"/>
          <w:rPrChange w:id="24005" w:author="user pc" w:date="2022-03-15T10:14:00Z">
            <w:rPr/>
          </w:rPrChange>
        </w:rPr>
      </w:pPr>
    </w:p>
    <w:p>
      <w:pPr>
        <w:pStyle w:val="style0"/>
        <w:tabs>
          <w:tab w:val="left" w:leader="none" w:pos="4020"/>
        </w:tabs>
        <w:ind w:firstLine="198"/>
        <w:rPr>
          <w:rFonts w:ascii="Times New Roman" w:cs="Times New Roman" w:hAnsi="Times New Roman"/>
          <w:sz w:val="28"/>
          <w:szCs w:val="28"/>
          <w:rPrChange w:id="24006" w:author="user pc" w:date="2022-03-15T10:14:00Z">
            <w:rPr>
              <w:rFonts w:cs="Calibri" w:hAnsi="Cambria Math"/>
            </w:rPr>
          </w:rPrChange>
        </w:rPr>
      </w:pPr>
      <w:r w:rsidRPr="CA27A932">
        <w:rPr>
          <w:rFonts w:ascii="Times New Roman" w:cs="Times New Roman" w:hAnsi="Times New Roman"/>
          <w:b/>
          <w:bCs/>
          <w:sz w:val="28"/>
          <w:szCs w:val="28"/>
          <w:rPrChange w:id="24007" w:author="user pc" w:date="2022-03-15T10:14:00Z">
            <w:rPr>
              <w:rFonts w:cs="Calibri" w:hAnsi="Cambria Math"/>
              <w:b/>
              <w:bCs/>
            </w:rPr>
          </w:rPrChange>
        </w:rPr>
        <w:t>Example</w:t>
      </w:r>
      <w:r>
        <w:rPr>
          <w:rFonts w:ascii="Times New Roman" w:cs="Times New Roman" w:hAnsi="Times New Roman"/>
          <w:b/>
          <w:bCs/>
          <w:sz w:val="28"/>
          <w:szCs w:val="28"/>
        </w:rPr>
        <w:t xml:space="preserve"> </w:t>
      </w:r>
      <w:r w:rsidRPr="CD4C55AF">
        <w:rPr>
          <w:rFonts w:ascii="Times New Roman" w:cs="Times New Roman" w:hAnsi="Times New Roman"/>
          <w:b/>
          <w:bCs/>
          <w:sz w:val="28"/>
          <w:szCs w:val="28"/>
          <w:rPrChange w:id="24008" w:author="user pc" w:date="2022-03-15T10:14:00Z">
            <w:rPr>
              <w:rFonts w:cs="Calibri" w:hAnsi="Cambria Math"/>
              <w:b/>
              <w:bCs/>
            </w:rPr>
          </w:rPrChange>
        </w:rPr>
        <w:t>7:</w:t>
      </w:r>
      <w:r>
        <w:rPr>
          <w:rFonts w:ascii="Times New Roman" w:cs="Times New Roman" w:hAnsi="Times New Roman"/>
          <w:b/>
          <w:bCs/>
          <w:sz w:val="28"/>
          <w:szCs w:val="28"/>
        </w:rPr>
        <w:t xml:space="preserve"> </w:t>
      </w:r>
      <w:r w:rsidRPr="BBB84C00">
        <w:rPr>
          <w:rFonts w:ascii="Times New Roman" w:cs="Times New Roman" w:hAnsi="Times New Roman"/>
          <w:sz w:val="28"/>
          <w:szCs w:val="28"/>
          <w:rPrChange w:id="24009" w:author="user pc" w:date="2022-03-15T10:14:00Z">
            <w:rPr>
              <w:rFonts w:cs="Calibri" w:hAnsi="Cambria Math"/>
            </w:rPr>
          </w:rPrChange>
        </w:rPr>
        <w:t>The</w:t>
      </w:r>
      <w:r>
        <w:rPr>
          <w:rFonts w:ascii="Times New Roman" w:cs="Times New Roman" w:hAnsi="Times New Roman"/>
          <w:sz w:val="28"/>
          <w:szCs w:val="28"/>
        </w:rPr>
        <w:t xml:space="preserve"> </w:t>
      </w:r>
      <w:r w:rsidRPr="D067284E">
        <w:rPr>
          <w:rFonts w:ascii="Times New Roman" w:cs="Times New Roman" w:hAnsi="Times New Roman"/>
          <w:sz w:val="28"/>
          <w:szCs w:val="28"/>
          <w:rPrChange w:id="24010" w:author="user pc" w:date="2022-03-15T10:14:00Z">
            <w:rPr>
              <w:rFonts w:cs="Calibri" w:hAnsi="Cambria Math"/>
            </w:rPr>
          </w:rPrChange>
        </w:rPr>
        <w:t>half-life</w:t>
      </w:r>
      <w:r>
        <w:rPr>
          <w:rFonts w:ascii="Times New Roman" w:cs="Times New Roman" w:hAnsi="Times New Roman"/>
          <w:sz w:val="28"/>
          <w:szCs w:val="28"/>
        </w:rPr>
        <w:t xml:space="preserve"> </w:t>
      </w:r>
      <w:r w:rsidRPr="7DEE0902">
        <w:rPr>
          <w:rFonts w:ascii="Times New Roman" w:cs="Times New Roman" w:hAnsi="Times New Roman"/>
          <w:sz w:val="28"/>
          <w:szCs w:val="28"/>
          <w:rPrChange w:id="24011" w:author="user pc" w:date="2022-03-15T10:14:00Z">
            <w:rPr>
              <w:rFonts w:cs="Calibri" w:hAnsi="Cambria Math"/>
            </w:rPr>
          </w:rPrChange>
        </w:rPr>
        <w:t>of</w:t>
      </w:r>
      <w:r>
        <w:rPr>
          <w:rFonts w:ascii="Times New Roman" w:cs="Times New Roman" w:hAnsi="Times New Roman"/>
          <w:sz w:val="28"/>
          <w:szCs w:val="28"/>
        </w:rPr>
        <w:t xml:space="preserve"> </w:t>
      </w:r>
      <w:r w:rsidRPr="0462C3C9">
        <w:rPr>
          <w:rFonts w:ascii="Times New Roman" w:cs="Times New Roman" w:hAnsi="Times New Roman"/>
          <w:sz w:val="28"/>
          <w:szCs w:val="28"/>
          <w:rPrChange w:id="24012" w:author="user pc" w:date="2022-03-15T10:14:00Z">
            <w:rPr>
              <w:rFonts w:cs="Calibri" w:hAnsi="Cambria Math"/>
            </w:rPr>
          </w:rPrChange>
        </w:rPr>
        <w:t>oxygen- 15</w:t>
      </w:r>
      <w:r>
        <w:rPr>
          <w:rFonts w:ascii="Times New Roman" w:cs="Times New Roman" w:hAnsi="Times New Roman"/>
          <w:sz w:val="28"/>
          <w:szCs w:val="28"/>
        </w:rPr>
        <w:t xml:space="preserve"> </w:t>
      </w:r>
      <w:r w:rsidRPr="E31AE920">
        <w:rPr>
          <w:rFonts w:ascii="Times New Roman" w:cs="Times New Roman" w:hAnsi="Times New Roman"/>
          <w:sz w:val="28"/>
          <w:szCs w:val="28"/>
          <w:rPrChange w:id="24013" w:author="user pc" w:date="2022-03-15T10:14:00Z">
            <w:rPr>
              <w:rFonts w:cs="Calibri" w:hAnsi="Cambria Math"/>
            </w:rPr>
          </w:rPrChange>
        </w:rPr>
        <w:t>is</w:t>
      </w:r>
      <w:r>
        <w:rPr>
          <w:rFonts w:ascii="Times New Roman" w:cs="Times New Roman" w:hAnsi="Times New Roman"/>
          <w:sz w:val="28"/>
          <w:szCs w:val="28"/>
        </w:rPr>
        <w:t xml:space="preserve"> </w:t>
      </w:r>
      <w:r w:rsidRPr="F4E3867E">
        <w:rPr>
          <w:rFonts w:ascii="Times New Roman" w:cs="Times New Roman" w:hAnsi="Times New Roman"/>
          <w:sz w:val="28"/>
          <w:szCs w:val="28"/>
          <w:rPrChange w:id="24014" w:author="user pc" w:date="2022-03-15T10:14:00Z">
            <w:rPr>
              <w:rFonts w:cs="Calibri" w:hAnsi="Cambria Math"/>
            </w:rPr>
          </w:rPrChange>
        </w:rPr>
        <w:t>2</w:t>
      </w:r>
      <w:r>
        <w:rPr>
          <w:rFonts w:ascii="Times New Roman" w:cs="Times New Roman" w:hAnsi="Times New Roman"/>
          <w:sz w:val="28"/>
          <w:szCs w:val="28"/>
        </w:rPr>
        <w:t xml:space="preserve"> </w:t>
      </w:r>
      <w:r w:rsidRPr="57913C44">
        <w:rPr>
          <w:rFonts w:ascii="Times New Roman" w:cs="Times New Roman" w:hAnsi="Times New Roman"/>
          <w:sz w:val="28"/>
          <w:szCs w:val="28"/>
          <w:rPrChange w:id="24015" w:author="user pc" w:date="2022-03-15T10:14:00Z">
            <w:rPr>
              <w:rFonts w:cs="Calibri" w:hAnsi="Cambria Math"/>
            </w:rPr>
          </w:rPrChange>
        </w:rPr>
        <w:t>minutes.</w:t>
      </w:r>
      <w:r>
        <w:rPr>
          <w:rFonts w:ascii="Times New Roman" w:cs="Times New Roman" w:hAnsi="Times New Roman"/>
          <w:sz w:val="28"/>
          <w:szCs w:val="28"/>
        </w:rPr>
        <w:t xml:space="preserve"> </w:t>
      </w:r>
      <w:r w:rsidRPr="CBC5D253">
        <w:rPr>
          <w:rFonts w:ascii="Times New Roman" w:cs="Times New Roman" w:hAnsi="Times New Roman"/>
          <w:sz w:val="28"/>
          <w:szCs w:val="28"/>
          <w:rPrChange w:id="24016" w:author="user pc" w:date="2022-03-15T10:14:00Z">
            <w:rPr>
              <w:rFonts w:cs="Calibri" w:hAnsi="Cambria Math"/>
            </w:rPr>
          </w:rPrChange>
        </w:rPr>
        <w:t>What</w:t>
      </w:r>
      <w:r>
        <w:rPr>
          <w:rFonts w:ascii="Times New Roman" w:cs="Times New Roman" w:hAnsi="Times New Roman"/>
          <w:sz w:val="28"/>
          <w:szCs w:val="28"/>
        </w:rPr>
        <w:t xml:space="preserve"> </w:t>
      </w:r>
      <w:r w:rsidRPr="FB66239A">
        <w:rPr>
          <w:rFonts w:ascii="Times New Roman" w:cs="Times New Roman" w:hAnsi="Times New Roman"/>
          <w:sz w:val="28"/>
          <w:szCs w:val="28"/>
          <w:rPrChange w:id="24017" w:author="user pc" w:date="2022-03-15T10:14:00Z">
            <w:rPr>
              <w:rFonts w:cs="Calibri" w:hAnsi="Cambria Math"/>
            </w:rPr>
          </w:rPrChange>
        </w:rPr>
        <w:t>fraction</w:t>
      </w:r>
      <w:r>
        <w:rPr>
          <w:rFonts w:ascii="Times New Roman" w:cs="Times New Roman" w:hAnsi="Times New Roman"/>
          <w:sz w:val="28"/>
          <w:szCs w:val="28"/>
        </w:rPr>
        <w:t xml:space="preserve"> </w:t>
      </w:r>
      <w:r w:rsidRPr="022C39EA">
        <w:rPr>
          <w:rFonts w:ascii="Times New Roman" w:cs="Times New Roman" w:hAnsi="Times New Roman"/>
          <w:sz w:val="28"/>
          <w:szCs w:val="28"/>
          <w:rPrChange w:id="24018" w:author="user pc" w:date="2022-03-15T10:14:00Z">
            <w:rPr>
              <w:rFonts w:cs="Calibri" w:hAnsi="Cambria Math"/>
            </w:rPr>
          </w:rPrChange>
        </w:rPr>
        <w:t>of</w:t>
      </w:r>
      <w:r>
        <w:rPr>
          <w:rFonts w:ascii="Times New Roman" w:cs="Times New Roman" w:hAnsi="Times New Roman"/>
          <w:sz w:val="28"/>
          <w:szCs w:val="28"/>
        </w:rPr>
        <w:t xml:space="preserve"> </w:t>
      </w:r>
      <w:r w:rsidRPr="526EB250">
        <w:rPr>
          <w:rFonts w:ascii="Times New Roman" w:cs="Times New Roman" w:hAnsi="Times New Roman"/>
          <w:sz w:val="28"/>
          <w:szCs w:val="28"/>
          <w:rPrChange w:id="24019" w:author="user pc" w:date="2022-03-15T10:14:00Z">
            <w:rPr>
              <w:rFonts w:cs="Calibri" w:hAnsi="Cambria Math"/>
            </w:rPr>
          </w:rPrChange>
        </w:rPr>
        <w:t>a</w:t>
      </w:r>
      <w:r>
        <w:rPr>
          <w:rFonts w:ascii="Times New Roman" w:cs="Times New Roman" w:hAnsi="Times New Roman"/>
          <w:sz w:val="28"/>
          <w:szCs w:val="28"/>
        </w:rPr>
        <w:t xml:space="preserve"> </w:t>
      </w:r>
      <w:r w:rsidRPr="CCF00F07">
        <w:rPr>
          <w:rFonts w:ascii="Times New Roman" w:cs="Times New Roman" w:hAnsi="Times New Roman"/>
          <w:sz w:val="28"/>
          <w:szCs w:val="28"/>
          <w:rPrChange w:id="24020" w:author="user pc" w:date="2022-03-15T10:14:00Z">
            <w:rPr>
              <w:rFonts w:cs="Calibri" w:hAnsi="Cambria Math"/>
            </w:rPr>
          </w:rPrChange>
        </w:rPr>
        <w:t>sample</w:t>
      </w:r>
      <w:r>
        <w:rPr>
          <w:rFonts w:ascii="Times New Roman" w:cs="Times New Roman" w:hAnsi="Times New Roman"/>
          <w:sz w:val="28"/>
          <w:szCs w:val="28"/>
        </w:rPr>
        <w:t xml:space="preserve"> </w:t>
      </w:r>
      <w:r w:rsidRPr="2F05A98E">
        <w:rPr>
          <w:rFonts w:ascii="Times New Roman" w:cs="Times New Roman" w:hAnsi="Times New Roman"/>
          <w:sz w:val="28"/>
          <w:szCs w:val="28"/>
          <w:rPrChange w:id="24021" w:author="user pc" w:date="2022-03-15T10:14:00Z">
            <w:rPr>
              <w:rFonts w:cs="Calibri" w:hAnsi="Cambria Math"/>
            </w:rPr>
          </w:rPrChange>
        </w:rPr>
        <w:t>of</w:t>
      </w:r>
      <w:r>
        <w:rPr>
          <w:rFonts w:ascii="Times New Roman" w:cs="Times New Roman" w:hAnsi="Times New Roman"/>
          <w:sz w:val="28"/>
          <w:szCs w:val="28"/>
        </w:rPr>
        <w:t xml:space="preserve"> </w:t>
      </w:r>
      <w:r w:rsidRPr="C5980B65">
        <w:rPr>
          <w:rFonts w:ascii="Times New Roman" w:cs="Times New Roman" w:hAnsi="Times New Roman"/>
          <w:sz w:val="28"/>
          <w:szCs w:val="28"/>
          <w:rPrChange w:id="24022" w:author="user pc" w:date="2022-03-15T10:14:00Z">
            <w:rPr>
              <w:rFonts w:cs="Calibri" w:hAnsi="Cambria Math"/>
            </w:rPr>
          </w:rPrChange>
        </w:rPr>
        <w:t>oxygen</w:t>
      </w:r>
      <w:r>
        <w:rPr>
          <w:rFonts w:ascii="Times New Roman" w:cs="Times New Roman" w:hAnsi="Times New Roman"/>
          <w:sz w:val="28"/>
          <w:szCs w:val="28"/>
        </w:rPr>
        <w:t xml:space="preserve"> –</w:t>
      </w:r>
      <w:r w:rsidRPr="4D0995CB">
        <w:rPr>
          <w:rFonts w:ascii="Times New Roman" w:cs="Times New Roman" w:hAnsi="Times New Roman"/>
          <w:sz w:val="28"/>
          <w:szCs w:val="28"/>
          <w:rPrChange w:id="24023" w:author="user pc" w:date="2022-03-15T10:14:00Z">
            <w:rPr>
              <w:rFonts w:cs="Calibri" w:hAnsi="Cambria Math"/>
            </w:rPr>
          </w:rPrChange>
        </w:rPr>
        <w:t xml:space="preserve"> 15</w:t>
      </w:r>
      <w:r>
        <w:rPr>
          <w:rFonts w:ascii="Times New Roman" w:cs="Times New Roman" w:hAnsi="Times New Roman"/>
          <w:sz w:val="28"/>
          <w:szCs w:val="28"/>
        </w:rPr>
        <w:t xml:space="preserve"> </w:t>
      </w:r>
      <w:r w:rsidRPr="BBB7954A">
        <w:rPr>
          <w:rFonts w:ascii="Times New Roman" w:cs="Times New Roman" w:hAnsi="Times New Roman"/>
          <w:sz w:val="28"/>
          <w:szCs w:val="28"/>
          <w:rPrChange w:id="24024" w:author="user pc" w:date="2022-03-15T10:14:00Z">
            <w:rPr>
              <w:rFonts w:cs="Calibri" w:hAnsi="Cambria Math"/>
            </w:rPr>
          </w:rPrChange>
        </w:rPr>
        <w:t>will</w:t>
      </w:r>
      <w:r>
        <w:rPr>
          <w:rFonts w:ascii="Times New Roman" w:cs="Times New Roman" w:hAnsi="Times New Roman"/>
          <w:sz w:val="28"/>
          <w:szCs w:val="28"/>
        </w:rPr>
        <w:t xml:space="preserve"> </w:t>
      </w:r>
      <w:r w:rsidRPr="08A7D6A7">
        <w:rPr>
          <w:rFonts w:ascii="Times New Roman" w:cs="Times New Roman" w:hAnsi="Times New Roman"/>
          <w:sz w:val="28"/>
          <w:szCs w:val="28"/>
          <w:rPrChange w:id="24025" w:author="user pc" w:date="2022-03-15T10:14:00Z">
            <w:rPr>
              <w:rFonts w:cs="Calibri" w:hAnsi="Cambria Math"/>
            </w:rPr>
          </w:rPrChange>
        </w:rPr>
        <w:t>remain</w:t>
      </w:r>
      <w:r>
        <w:rPr>
          <w:rFonts w:ascii="Times New Roman" w:cs="Times New Roman" w:hAnsi="Times New Roman"/>
          <w:sz w:val="28"/>
          <w:szCs w:val="28"/>
        </w:rPr>
        <w:t xml:space="preserve"> </w:t>
      </w:r>
      <w:r w:rsidRPr="EEABC38E">
        <w:rPr>
          <w:rFonts w:ascii="Times New Roman" w:cs="Times New Roman" w:hAnsi="Times New Roman"/>
          <w:sz w:val="28"/>
          <w:szCs w:val="28"/>
          <w:rPrChange w:id="24026" w:author="user pc" w:date="2022-03-15T10:14:00Z">
            <w:rPr>
              <w:rFonts w:cs="Calibri" w:hAnsi="Cambria Math"/>
            </w:rPr>
          </w:rPrChange>
        </w:rPr>
        <w:t>after</w:t>
      </w:r>
      <w:r>
        <w:rPr>
          <w:rFonts w:ascii="Times New Roman" w:cs="Times New Roman" w:hAnsi="Times New Roman"/>
          <w:sz w:val="28"/>
          <w:szCs w:val="28"/>
        </w:rPr>
        <w:t xml:space="preserve"> </w:t>
      </w:r>
      <w:r w:rsidRPr="393DAFF3">
        <w:rPr>
          <w:rFonts w:ascii="Times New Roman" w:cs="Times New Roman" w:hAnsi="Times New Roman"/>
          <w:sz w:val="28"/>
          <w:szCs w:val="28"/>
          <w:rPrChange w:id="24027" w:author="user pc" w:date="2022-03-15T10:14:00Z">
            <w:rPr>
              <w:rFonts w:cs="Calibri" w:hAnsi="Cambria Math"/>
            </w:rPr>
          </w:rPrChange>
        </w:rPr>
        <w:t>5 half-lives?</w:t>
      </w:r>
    </w:p>
    <w:p>
      <w:pPr>
        <w:pStyle w:val="style0"/>
        <w:tabs>
          <w:tab w:val="left" w:leader="none" w:pos="4020"/>
        </w:tabs>
        <w:ind w:firstLine="198"/>
        <w:rPr>
          <w:rFonts w:ascii="Times New Roman" w:cs="Times New Roman"/>
          <w:b/>
          <w:bCs/>
          <w:sz w:val="28"/>
          <w:szCs w:val="28"/>
          <w:rPrChange w:id="24028" w:author="user pc" w:date="2022-03-15T10:14:00Z">
            <w:rPr>
              <w:b/>
              <w:bCs/>
            </w:rPr>
          </w:rPrChange>
        </w:rPr>
      </w:pPr>
      <w:r w:rsidRPr="847E398F">
        <w:rPr>
          <w:rFonts w:ascii="Times New Roman" w:cs="Times New Roman" w:hAnsi="Times New Roman"/>
          <w:b/>
          <w:bCs/>
          <w:sz w:val="28"/>
          <w:szCs w:val="28"/>
          <w:rPrChange w:id="24029" w:author="user pc" w:date="2022-03-15T10:14:00Z">
            <w:rPr>
              <w:rFonts w:cs="Calibri" w:hAnsi="Cambria Math"/>
              <w:b/>
              <w:bCs/>
            </w:rPr>
          </w:rPrChange>
        </w:rPr>
        <w:t>Solution</w:t>
      </w:r>
    </w:p>
    <w:p>
      <w:pPr>
        <w:pStyle w:val="style0"/>
        <w:tabs>
          <w:tab w:val="left" w:leader="none" w:pos="4020"/>
        </w:tabs>
        <w:ind w:firstLine="198"/>
        <w:rPr>
          <w:rFonts w:ascii="Times New Roman" w:cs="Times New Roman"/>
          <w:sz w:val="28"/>
          <w:szCs w:val="28"/>
          <w:rPrChange w:id="24030" w:author="user pc" w:date="2022-03-15T10:14:00Z">
            <w:rPr/>
          </w:rPrChange>
        </w:rPr>
      </w:pPr>
      <w:r w:rsidRPr="506CAD3C">
        <w:rPr>
          <w:rFonts w:ascii="Times New Roman" w:cs="Times New Roman" w:hAnsi="Times New Roman"/>
          <w:sz w:val="28"/>
          <w:szCs w:val="28"/>
          <w:rPrChange w:id="24031" w:author="user pc" w:date="2022-03-15T10:14:00Z">
            <w:rPr>
              <w:rFonts w:cs="Calibri" w:hAnsi="Cambria Math"/>
            </w:rPr>
          </w:rPrChange>
        </w:rPr>
        <w:t>2</w:t>
      </w:r>
      <w:r>
        <w:rPr>
          <w:rFonts w:ascii="Times New Roman" w:cs="Times New Roman" w:hAnsi="Times New Roman"/>
          <w:sz w:val="28"/>
          <w:szCs w:val="28"/>
        </w:rPr>
        <w:t xml:space="preserve"> </w:t>
      </w:r>
      <w:r w:rsidRPr="1D4D296A">
        <w:rPr>
          <w:rFonts w:ascii="Times New Roman" w:cs="Times New Roman" w:hAnsi="Times New Roman"/>
          <w:sz w:val="28"/>
          <w:szCs w:val="28"/>
          <w:rPrChange w:id="24032" w:author="user pc" w:date="2022-03-15T10:14:00Z">
            <w:rPr>
              <w:rFonts w:cs="Calibri" w:hAnsi="Cambria Math"/>
            </w:rPr>
          </w:rPrChange>
        </w:rPr>
        <w:t>mins</w:t>
      </w:r>
      <w:r>
        <w:rPr>
          <w:rFonts w:ascii="Times New Roman" w:cs="Times New Roman" w:hAnsi="Times New Roman"/>
          <w:sz w:val="28"/>
          <w:szCs w:val="28"/>
        </w:rPr>
        <w:t xml:space="preserve">       </w:t>
      </w:r>
      <w:r w:rsidRPr="02FC7CA4">
        <w:rPr>
          <w:rFonts w:ascii="Times New Roman" w:cs="Times New Roman" w:hAnsi="Times New Roman"/>
          <w:sz w:val="28"/>
          <w:szCs w:val="28"/>
          <w:rPrChange w:id="24033" w:author="user pc" w:date="2022-03-15T10:14:00Z">
            <w:rPr>
              <w:rFonts w:cs="Calibri" w:hAnsi="Cambria Math"/>
            </w:rPr>
          </w:rPrChange>
        </w:rPr>
        <w:t>2mins</w:t>
      </w:r>
      <w:r>
        <w:rPr>
          <w:rFonts w:ascii="Times New Roman" w:cs="Times New Roman" w:hAnsi="Times New Roman"/>
          <w:sz w:val="28"/>
          <w:szCs w:val="28"/>
        </w:rPr>
        <w:t xml:space="preserve">     </w:t>
      </w:r>
      <w:r w:rsidRPr="C59A09E5">
        <w:rPr>
          <w:rFonts w:ascii="Times New Roman" w:cs="Times New Roman" w:hAnsi="Times New Roman"/>
          <w:sz w:val="28"/>
          <w:szCs w:val="28"/>
          <w:rPrChange w:id="24034" w:author="user pc" w:date="2022-03-15T10:14:00Z">
            <w:rPr>
              <w:rFonts w:cs="Calibri" w:hAnsi="Cambria Math"/>
            </w:rPr>
          </w:rPrChange>
        </w:rPr>
        <w:t>2mins</w:t>
      </w:r>
      <w:r>
        <w:rPr>
          <w:rFonts w:ascii="Times New Roman" w:cs="Times New Roman" w:hAnsi="Times New Roman"/>
          <w:sz w:val="28"/>
          <w:szCs w:val="28"/>
        </w:rPr>
        <w:t xml:space="preserve">       2mins      </w:t>
      </w:r>
      <w:r w:rsidRPr="EC62971C">
        <w:rPr>
          <w:rFonts w:ascii="Times New Roman" w:cs="Times New Roman" w:hAnsi="Times New Roman"/>
          <w:sz w:val="28"/>
          <w:szCs w:val="28"/>
          <w:rPrChange w:id="24035" w:author="user pc" w:date="2022-03-15T10:14:00Z">
            <w:rPr>
              <w:rFonts w:cs="Calibri" w:hAnsi="Cambria Math"/>
            </w:rPr>
          </w:rPrChange>
        </w:rPr>
        <w:t>2mins</w:t>
      </w:r>
    </w:p>
    <w:p>
      <w:pPr>
        <w:pStyle w:val="style0"/>
        <w:tabs>
          <w:tab w:val="left" w:leader="none" w:pos="4020"/>
        </w:tabs>
        <w:ind w:firstLine="198"/>
        <w:rPr>
          <w:rFonts w:ascii="Times New Roman" w:cs="Times New Roman"/>
          <w:sz w:val="28"/>
          <w:szCs w:val="28"/>
          <w:rPrChange w:id="24036" w:author="user pc" w:date="2022-03-15T10:14:00Z">
            <w:rPr/>
          </w:rPrChange>
        </w:rPr>
      </w:pP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noProof/>
          <w:sz w:val="28"/>
          <w:szCs w:val="28"/>
        </w:rPr>
        <w:pict>
          <v:line id="1151" stroked="t" from="263.4pt,7.05pt" to="282.4pt,7.85pt" style="position:absolute;z-index:32;mso-position-horizontal-relative:text;mso-position-vertical-relative:text;mso-width-relative:page;mso-height-relative:page;mso-wrap-distance-left:0.0pt;mso-wrap-distance-right:0.0pt;visibility:visible;flip:y;">
            <v:stroke endarrow="open"/>
            <v:fill rotate="true"/>
          </v:line>
        </w:pict>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53" stroked="t" from="207.75pt,8.8pt" to="223.5pt,9.6pt" style="position:absolute;z-index:21;mso-position-horizontal-relative:text;mso-position-vertical-relative:text;mso-width-relative:page;mso-height-relative:page;mso-wrap-distance-left:0.0pt;mso-wrap-distance-right:0.0pt;visibility:visible;flip:y;">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55" stroked="t" from="146.25pt,7.85pt" to="165.25pt,8.75pt" style="position:absolute;z-index:23;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noProof/>
          <w:sz w:val="28"/>
          <w:szCs w:val="28"/>
        </w:rPr>
        <w:pict>
          <v:line id="1157" stroked="t" from="97.35pt,8.8pt" to="117.2pt,9.7pt" style="position:absolute;z-index:25;mso-position-horizontal-relative:text;mso-position-vertical-relative:text;mso-width-relative:page;mso-height-relative:page;mso-wrap-distance-left:0.0pt;mso-wrap-distance-right:0.0pt;visibility:visible;">
            <v:stroke endarrow="open"/>
            <v:fill rotate="true"/>
          </v:line>
        </w:pict>
      </w:r>
      <w:r>
        <w:rPr>
          <w:rFonts w:ascii="Times New Roman" w:cs="Times New Roman" w:hAnsi="Times New Roman"/>
          <w:noProof/>
          <w:sz w:val="28"/>
          <w:szCs w:val="28"/>
        </w:rPr>
      </w:r>
      <w:r>
        <w:rPr>
          <w:rFonts w:ascii="Times New Roman" w:cs="Times New Roman" w:hAnsi="Times New Roman"/>
          <w:noProof/>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r>
      <w:r>
        <w:rPr>
          <w:rFonts w:ascii="Times New Roman" w:cs="Times New Roman" w:hAnsi="Times New Roman"/>
          <w:sz w:val="28"/>
          <w:szCs w:val="28"/>
        </w:rPr>
        <w:pict>
          <v:line id="1159" stroked="t" from="46.85pt,7.85pt" to="68.05pt,8.65pt" style="position:absolute;z-index:22;mso-position-horizontal-relative:text;mso-position-vertical-relative:text;mso-width-relative:page;mso-height-relative:page;mso-wrap-distance-left:0.0pt;mso-wrap-distance-right:0.0pt;visibility:visible;flip:y;">
            <v:stroke endarrow="open"/>
            <v:fill rotate="true"/>
          </v:line>
        </w:pict>
      </w:r>
      <w:r>
        <w:rPr>
          <w:rFonts w:ascii="Times New Roman" w:cs="Times New Roman" w:hAnsi="Times New Roman"/>
          <w:sz w:val="28"/>
          <w:szCs w:val="28"/>
        </w:rPr>
      </w:r>
      <w:r>
        <w:rPr>
          <w:rFonts w:ascii="Times New Roman" w:cs="Times New Roman" w:hAnsi="Times New Roman"/>
          <w:sz w:val="28"/>
          <w:szCs w:val="28"/>
        </w:rPr>
      </w:r>
      <w:r w:rsidRPr="EAD0A5EB">
        <w:rPr>
          <w:rFonts w:ascii="Times New Roman" w:cs="Times New Roman" w:hAnsi="Times New Roman"/>
          <w:sz w:val="28"/>
          <w:szCs w:val="28"/>
          <w:rPrChange w:id="24037" w:author="user pc" w:date="2022-03-15T10:14:00Z">
            <w:rPr>
              <w:rFonts w:cs="Calibri" w:hAnsi="Cambria Math"/>
            </w:rPr>
          </w:rPrChange>
        </w:rPr>
        <w:t>100%</w:t>
      </w:r>
      <w:r>
        <w:rPr>
          <w:rFonts w:ascii="Times New Roman" w:cs="Times New Roman" w:hAnsi="Times New Roman"/>
          <w:sz w:val="28"/>
          <w:szCs w:val="28"/>
        </w:rPr>
        <w:t xml:space="preserve">         </w:t>
      </w:r>
      <w:r w:rsidRPr="F1E83506">
        <w:rPr>
          <w:rFonts w:ascii="Times New Roman" w:cs="Times New Roman" w:hAnsi="Times New Roman"/>
          <w:sz w:val="28"/>
          <w:szCs w:val="28"/>
          <w:rPrChange w:id="24038" w:author="user pc" w:date="2022-03-15T10:14:00Z">
            <w:rPr>
              <w:rFonts w:cs="Calibri" w:hAnsi="Cambria Math"/>
            </w:rPr>
          </w:rPrChange>
        </w:rPr>
        <w:t xml:space="preserve">50% </w:t>
      </w:r>
      <w:r>
        <w:rPr>
          <w:rFonts w:ascii="Times New Roman" w:cs="Times New Roman" w:hAnsi="Times New Roman"/>
          <w:sz w:val="28"/>
          <w:szCs w:val="28"/>
        </w:rPr>
        <w:t xml:space="preserve">       </w:t>
      </w:r>
      <w:r w:rsidRPr="34279723">
        <w:rPr>
          <w:rFonts w:ascii="Times New Roman" w:cs="Times New Roman" w:hAnsi="Times New Roman"/>
          <w:sz w:val="28"/>
          <w:szCs w:val="28"/>
          <w:rPrChange w:id="24039" w:author="user pc" w:date="2022-03-15T10:14:00Z">
            <w:rPr>
              <w:rFonts w:cs="Calibri" w:hAnsi="Cambria Math"/>
            </w:rPr>
          </w:rPrChange>
        </w:rPr>
        <w:t xml:space="preserve">25%      </w:t>
      </w:r>
      <w:r>
        <w:rPr>
          <w:rFonts w:ascii="Times New Roman" w:cs="Times New Roman" w:hAnsi="Times New Roman"/>
          <w:sz w:val="28"/>
          <w:szCs w:val="28"/>
        </w:rPr>
        <w:t xml:space="preserve">   12.5%      6.25%       </w:t>
      </w:r>
      <w:r w:rsidRPr="F10B730B">
        <w:rPr>
          <w:rFonts w:ascii="Times New Roman" w:cs="Times New Roman" w:hAnsi="Times New Roman"/>
          <w:sz w:val="28"/>
          <w:szCs w:val="28"/>
          <w:rPrChange w:id="24040" w:author="user pc" w:date="2022-03-15T10:14:00Z">
            <w:rPr>
              <w:rFonts w:cs="Calibri" w:hAnsi="Cambria Math"/>
            </w:rPr>
          </w:rPrChange>
        </w:rPr>
        <w:t>3.125%</w:t>
      </w:r>
    </w:p>
    <w:p>
      <w:pPr>
        <w:pStyle w:val="style0"/>
        <w:tabs>
          <w:tab w:val="left" w:leader="none" w:pos="4020"/>
        </w:tabs>
        <w:ind w:firstLine="198"/>
        <w:rPr>
          <w:rFonts w:ascii="Times New Roman" w:cs="Times New Roman"/>
          <w:sz w:val="28"/>
          <w:szCs w:val="28"/>
          <w:rPrChange w:id="24041" w:author="user pc" w:date="2022-03-15T10:14:00Z">
            <w:rPr/>
          </w:rPrChange>
        </w:rPr>
      </w:pPr>
      <w:r w:rsidRPr="3A5030BE">
        <w:rPr>
          <w:rFonts w:ascii="Times New Roman" w:cs="Times New Roman" w:hAnsi="Times New Roman"/>
          <w:sz w:val="28"/>
          <w:szCs w:val="28"/>
          <w:rPrChange w:id="24042" w:author="user pc" w:date="2022-03-15T10:14:00Z">
            <w:rPr>
              <w:rFonts w:cs="Calibri" w:hAnsi="Cambria Math"/>
            </w:rPr>
          </w:rPrChange>
        </w:rPr>
        <w:t>Hence,</w:t>
      </w:r>
      <w:r>
        <w:rPr>
          <w:rFonts w:ascii="Times New Roman" w:cs="Times New Roman" w:hAnsi="Times New Roman"/>
          <w:sz w:val="28"/>
          <w:szCs w:val="28"/>
        </w:rPr>
        <w:t xml:space="preserve"> </w:t>
      </w:r>
      <w:r w:rsidRPr="40C2574D">
        <w:rPr>
          <w:rFonts w:ascii="Times New Roman" w:cs="Times New Roman" w:hAnsi="Times New Roman"/>
          <w:sz w:val="28"/>
          <w:szCs w:val="28"/>
          <w:rPrChange w:id="24043" w:author="user pc" w:date="2022-03-15T10:14:00Z">
            <w:rPr>
              <w:rFonts w:cs="Calibri" w:hAnsi="Cambria Math"/>
            </w:rPr>
          </w:rPrChange>
        </w:rPr>
        <w:t>after</w:t>
      </w:r>
      <w:r>
        <w:rPr>
          <w:rFonts w:ascii="Times New Roman" w:cs="Times New Roman" w:hAnsi="Times New Roman"/>
          <w:sz w:val="28"/>
          <w:szCs w:val="28"/>
        </w:rPr>
        <w:t xml:space="preserve"> 5 </w:t>
      </w:r>
      <w:r w:rsidRPr="EC0FE2E1">
        <w:rPr>
          <w:rFonts w:ascii="Times New Roman" w:cs="Times New Roman" w:hAnsi="Times New Roman"/>
          <w:sz w:val="28"/>
          <w:szCs w:val="28"/>
          <w:rPrChange w:id="24044" w:author="user pc" w:date="2022-03-15T10:14:00Z">
            <w:rPr>
              <w:rFonts w:cs="Calibri" w:hAnsi="Cambria Math"/>
            </w:rPr>
          </w:rPrChange>
        </w:rPr>
        <w:t>half-lives</w:t>
      </w:r>
      <w:r>
        <w:rPr>
          <w:rFonts w:ascii="Times New Roman" w:cs="Times New Roman" w:hAnsi="Times New Roman"/>
          <w:sz w:val="28"/>
          <w:szCs w:val="28"/>
        </w:rPr>
        <w:t xml:space="preserve"> </w:t>
      </w:r>
      <w:r w:rsidRPr="031A4FDF">
        <w:rPr>
          <w:rFonts w:ascii="Times New Roman" w:cs="Times New Roman" w:hAnsi="Times New Roman"/>
          <w:sz w:val="28"/>
          <w:szCs w:val="28"/>
          <w:rPrChange w:id="24045" w:author="user pc" w:date="2022-03-15T10:14:00Z">
            <w:rPr>
              <w:rFonts w:cs="Calibri" w:hAnsi="Cambria Math"/>
            </w:rPr>
          </w:rPrChange>
        </w:rPr>
        <w:t>(2 + 2 + 2 + 2 + 2 = 10 minutes),</w:t>
      </w:r>
      <w:r>
        <w:rPr>
          <w:rFonts w:ascii="Times New Roman" w:cs="Times New Roman" w:hAnsi="Times New Roman"/>
          <w:sz w:val="28"/>
          <w:szCs w:val="28"/>
        </w:rPr>
        <w:t xml:space="preserve"> </w:t>
      </w:r>
      <w:r w:rsidRPr="F597697B">
        <w:rPr>
          <w:rFonts w:ascii="Times New Roman" w:cs="Times New Roman" w:hAnsi="Times New Roman"/>
          <w:sz w:val="28"/>
          <w:szCs w:val="28"/>
          <w:rPrChange w:id="24046" w:author="user pc" w:date="2022-03-15T10:14:00Z">
            <w:rPr>
              <w:rFonts w:cs="Calibri" w:hAnsi="Cambria Math"/>
            </w:rPr>
          </w:rPrChange>
        </w:rPr>
        <w:t>3.125%</w:t>
      </w:r>
      <w:r>
        <w:rPr>
          <w:rFonts w:ascii="Times New Roman" w:cs="Times New Roman" w:hAnsi="Times New Roman"/>
          <w:sz w:val="28"/>
          <w:szCs w:val="28"/>
        </w:rPr>
        <w:t xml:space="preserve"> </w:t>
      </w:r>
      <w:r w:rsidRPr="4A4F939B">
        <w:rPr>
          <w:rFonts w:ascii="Times New Roman" w:cs="Times New Roman" w:hAnsi="Times New Roman"/>
          <w:sz w:val="28"/>
          <w:szCs w:val="28"/>
          <w:rPrChange w:id="24047" w:author="user pc" w:date="2022-03-15T10:14:00Z">
            <w:rPr>
              <w:rFonts w:cs="Calibri" w:hAnsi="Cambria Math"/>
            </w:rPr>
          </w:rPrChange>
        </w:rPr>
        <w:t>will</w:t>
      </w:r>
      <w:r>
        <w:rPr>
          <w:rFonts w:ascii="Times New Roman" w:cs="Times New Roman" w:hAnsi="Times New Roman"/>
          <w:sz w:val="28"/>
          <w:szCs w:val="28"/>
        </w:rPr>
        <w:t xml:space="preserve"> </w:t>
      </w:r>
      <w:r w:rsidRPr="2DA8DC8A">
        <w:rPr>
          <w:rFonts w:ascii="Times New Roman" w:cs="Times New Roman" w:hAnsi="Times New Roman"/>
          <w:sz w:val="28"/>
          <w:szCs w:val="28"/>
          <w:rPrChange w:id="24048" w:author="user pc" w:date="2022-03-15T10:14:00Z">
            <w:rPr>
              <w:rFonts w:cs="Calibri" w:hAnsi="Cambria Math"/>
            </w:rPr>
          </w:rPrChange>
        </w:rPr>
        <w:t>remain.</w:t>
      </w:r>
    </w:p>
    <w:p>
      <w:pPr>
        <w:pStyle w:val="style0"/>
        <w:tabs>
          <w:tab w:val="left" w:leader="none" w:pos="4020"/>
        </w:tabs>
        <w:ind w:firstLine="198"/>
        <w:rPr>
          <w:rFonts w:ascii="Times New Roman" w:cs="Times New Roman" w:hAnsi="Times New Roman"/>
          <w:sz w:val="28"/>
          <w:szCs w:val="28"/>
          <w:rPrChange w:id="24049" w:author="user pc" w:date="2022-03-15T10:14:00Z">
            <w:rPr>
              <w:rFonts w:cs="Calibri" w:hAnsi="Cambria Math"/>
            </w:rPr>
          </w:rPrChange>
        </w:rPr>
      </w:pPr>
      <w:r w:rsidRPr="FB337B8A">
        <w:rPr>
          <w:rFonts w:ascii="Times New Roman" w:cs="Times New Roman" w:hAnsi="Times New Roman"/>
          <w:sz w:val="28"/>
          <w:szCs w:val="28"/>
          <w:rPrChange w:id="24050" w:author="user pc" w:date="2022-03-15T10:14:00Z">
            <w:rPr>
              <w:rFonts w:cs="Calibri" w:hAnsi="Cambria Math"/>
            </w:rPr>
          </w:rPrChange>
        </w:rPr>
        <w:t>Convert</w:t>
      </w:r>
      <w:r>
        <w:rPr>
          <w:rFonts w:ascii="Times New Roman" w:cs="Times New Roman" w:hAnsi="Times New Roman"/>
          <w:sz w:val="28"/>
          <w:szCs w:val="28"/>
        </w:rPr>
        <w:t xml:space="preserve"> </w:t>
      </w:r>
      <w:r w:rsidRPr="3708B0DF">
        <w:rPr>
          <w:rFonts w:ascii="Times New Roman" w:cs="Times New Roman" w:hAnsi="Times New Roman"/>
          <w:sz w:val="28"/>
          <w:szCs w:val="28"/>
          <w:rPrChange w:id="24051" w:author="user pc" w:date="2022-03-15T10:14:00Z">
            <w:rPr>
              <w:rFonts w:cs="Calibri" w:hAnsi="Cambria Math"/>
            </w:rPr>
          </w:rPrChange>
        </w:rPr>
        <w:t>the</w:t>
      </w:r>
      <w:r>
        <w:rPr>
          <w:rFonts w:ascii="Times New Roman" w:cs="Times New Roman" w:hAnsi="Times New Roman"/>
          <w:sz w:val="28"/>
          <w:szCs w:val="28"/>
        </w:rPr>
        <w:t xml:space="preserve"> </w:t>
      </w:r>
      <w:r w:rsidRPr="15FC0EAF">
        <w:rPr>
          <w:rFonts w:ascii="Times New Roman" w:cs="Times New Roman" w:hAnsi="Times New Roman"/>
          <w:sz w:val="28"/>
          <w:szCs w:val="28"/>
          <w:rPrChange w:id="24052" w:author="user pc" w:date="2022-03-15T10:14:00Z">
            <w:rPr>
              <w:rFonts w:cs="Calibri" w:hAnsi="Cambria Math"/>
            </w:rPr>
          </w:rPrChange>
        </w:rPr>
        <w:t>%</w:t>
      </w:r>
      <w:r>
        <w:rPr>
          <w:rFonts w:ascii="Times New Roman" w:cs="Times New Roman" w:hAnsi="Times New Roman"/>
          <w:sz w:val="28"/>
          <w:szCs w:val="28"/>
        </w:rPr>
        <w:t xml:space="preserve"> </w:t>
      </w:r>
      <w:r w:rsidRPr="86AC879C">
        <w:rPr>
          <w:rFonts w:ascii="Times New Roman" w:cs="Times New Roman" w:hAnsi="Times New Roman"/>
          <w:sz w:val="28"/>
          <w:szCs w:val="28"/>
          <w:rPrChange w:id="24053" w:author="user pc" w:date="2022-03-15T10:14:00Z">
            <w:rPr>
              <w:rFonts w:cs="Calibri" w:hAnsi="Cambria Math"/>
            </w:rPr>
          </w:rPrChange>
        </w:rPr>
        <w:t>to</w:t>
      </w:r>
      <w:r>
        <w:rPr>
          <w:rFonts w:ascii="Times New Roman" w:cs="Times New Roman" w:hAnsi="Times New Roman"/>
          <w:sz w:val="28"/>
          <w:szCs w:val="28"/>
        </w:rPr>
        <w:t xml:space="preserve"> </w:t>
      </w:r>
      <w:r w:rsidRPr="36B52702">
        <w:rPr>
          <w:rFonts w:ascii="Times New Roman" w:cs="Times New Roman" w:hAnsi="Times New Roman"/>
          <w:sz w:val="28"/>
          <w:szCs w:val="28"/>
          <w:rPrChange w:id="24054" w:author="user pc" w:date="2022-03-15T10:14:00Z">
            <w:rPr>
              <w:rFonts w:cs="Calibri" w:hAnsi="Cambria Math"/>
            </w:rPr>
          </w:rPrChange>
        </w:rPr>
        <w:t>decimals;</w:t>
      </w:r>
    </w:p>
    <w:p>
      <w:pPr>
        <w:pStyle w:val="style0"/>
        <w:tabs>
          <w:tab w:val="left" w:leader="none" w:pos="4020"/>
        </w:tabs>
        <w:ind w:firstLine="198"/>
        <w:rPr>
          <w:rFonts w:ascii="Times New Roman" w:cs="Times New Roman"/>
          <w:sz w:val="28"/>
          <w:szCs w:val="28"/>
          <w:rPrChange w:id="24055" w:author="user pc" w:date="2022-03-15T10:14:00Z">
            <w:rPr/>
          </w:rPrChange>
        </w:rPr>
      </w:pPr>
      <w:r w:rsidRPr="230E92C9">
        <w:rPr>
          <w:rFonts w:ascii="Times New Roman" w:cs="Times New Roman" w:hAnsi="Times New Roman"/>
          <w:sz w:val="28"/>
          <w:szCs w:val="28"/>
          <w:rPrChange w:id="24056" w:author="user pc" w:date="2022-03-15T10:14:00Z">
            <w:rPr>
              <w:rFonts w:cs="Calibri" w:hAnsi="Cambria Math"/>
            </w:rPr>
          </w:rPrChange>
        </w:rPr>
        <w:t>3.125% = 0.03125 = 1/32</w:t>
      </w:r>
    </w:p>
    <w:p>
      <w:pPr>
        <w:pStyle w:val="style0"/>
        <w:tabs>
          <w:tab w:val="left" w:leader="none" w:pos="4020"/>
        </w:tabs>
        <w:ind w:firstLine="198"/>
        <w:rPr>
          <w:rFonts w:ascii="Times New Roman" w:cs="Times New Roman"/>
          <w:sz w:val="28"/>
          <w:szCs w:val="28"/>
          <w:rPrChange w:id="24057" w:author="user pc" w:date="2022-03-15T10:14:00Z">
            <w:rPr/>
          </w:rPrChange>
        </w:rPr>
      </w:pPr>
    </w:p>
    <w:p>
      <w:pPr>
        <w:pStyle w:val="style0"/>
        <w:tabs>
          <w:tab w:val="left" w:leader="none" w:pos="4020"/>
        </w:tabs>
        <w:ind w:firstLine="198"/>
        <w:rPr>
          <w:rFonts w:ascii="Times New Roman" w:cs="Times New Roman"/>
          <w:sz w:val="28"/>
          <w:szCs w:val="28"/>
          <w:rPrChange w:id="24058" w:author="user pc" w:date="2022-03-15T10:14:00Z">
            <w:rPr/>
          </w:rPrChange>
        </w:rPr>
      </w:pPr>
      <w:r w:rsidRPr="CAD9FB7E">
        <w:rPr>
          <w:rFonts w:ascii="Times New Roman" w:cs="Times New Roman"/>
          <w:b/>
          <w:bCs/>
          <w:sz w:val="28"/>
          <w:szCs w:val="28"/>
          <w:rPrChange w:id="24059" w:author="user pc" w:date="2022-03-15T10:14:00Z">
            <w:rPr>
              <w:b/>
              <w:bCs/>
            </w:rPr>
          </w:rPrChange>
        </w:rPr>
        <w:t>Example 8:</w:t>
      </w:r>
      <w:r w:rsidRPr="A0E9E1E7">
        <w:rPr>
          <w:rFonts w:ascii="Times New Roman" w:cs="Times New Roman"/>
          <w:sz w:val="28"/>
          <w:szCs w:val="28"/>
          <w:rPrChange w:id="24060" w:author="user pc" w:date="2022-03-15T10:14:00Z">
            <w:rPr/>
          </w:rPrChange>
        </w:rPr>
        <w:t xml:space="preserve"> It takes 35 days for a 512g sample of element X to decay to a final amount of 4g. What is the half life of element X?</w:t>
      </w:r>
    </w:p>
    <w:p>
      <w:pPr>
        <w:pStyle w:val="style0"/>
        <w:tabs>
          <w:tab w:val="left" w:leader="none" w:pos="4020"/>
        </w:tabs>
        <w:ind w:firstLine="198"/>
        <w:rPr>
          <w:rFonts w:ascii="Times New Roman" w:cs="Times New Roman"/>
          <w:b/>
          <w:bCs/>
          <w:sz w:val="28"/>
          <w:szCs w:val="28"/>
          <w:rPrChange w:id="24061" w:author="user pc" w:date="2022-03-15T10:14:00Z">
            <w:rPr>
              <w:b/>
              <w:bCs/>
            </w:rPr>
          </w:rPrChange>
        </w:rPr>
      </w:pPr>
      <w:r w:rsidRPr="95671073">
        <w:rPr>
          <w:rFonts w:ascii="Times New Roman" w:cs="Times New Roman"/>
          <w:b/>
          <w:bCs/>
          <w:sz w:val="28"/>
          <w:szCs w:val="28"/>
          <w:rPrChange w:id="24062" w:author="user pc" w:date="2022-03-15T10:14:00Z">
            <w:rPr>
              <w:b/>
              <w:bCs/>
            </w:rPr>
          </w:rPrChange>
        </w:rPr>
        <w:t>Solution</w:t>
      </w:r>
    </w:p>
    <w:p>
      <w:pPr>
        <w:pStyle w:val="style0"/>
        <w:tabs>
          <w:tab w:val="left" w:leader="none" w:pos="4020"/>
        </w:tabs>
        <w:ind w:firstLine="198"/>
        <w:rPr>
          <w:rFonts w:ascii="Times New Roman" w:cs="Times New Roman" w:hAnsi="Times New Roman"/>
          <w:sz w:val="28"/>
          <w:szCs w:val="28"/>
          <w:rPrChange w:id="24063" w:author="user pc" w:date="2022-03-15T10:14:00Z">
            <w:rPr>
              <w:rFonts w:cs="Calibri" w:hAnsi="Cambria Math"/>
            </w:rPr>
          </w:rPrChange>
        </w:rPr>
      </w:pPr>
      <w:r w:rsidRPr="4094D1AD">
        <w:rPr>
          <w:rFonts w:ascii="Times New Roman" w:cs="Times New Roman" w:hAnsi="Times New Roman"/>
          <w:sz w:val="28"/>
          <w:szCs w:val="28"/>
          <w:rPrChange w:id="24064" w:author="user pc" w:date="2022-03-15T10:14:00Z">
            <w:rPr>
              <w:rFonts w:cs="Calibri" w:hAnsi="Cambria Math"/>
            </w:rPr>
          </w:rPrChange>
        </w:rPr>
        <w:t>In(A</w:t>
      </w:r>
      <w:r w:rsidRPr="3991C27E">
        <w:rPr>
          <w:rFonts w:ascii="Times New Roman" w:cs="Times New Roman" w:hAnsi="Times New Roman"/>
          <w:sz w:val="28"/>
          <w:szCs w:val="28"/>
          <w:vertAlign w:val="subscript"/>
          <w:rPrChange w:id="24065" w:author="user pc" w:date="2022-03-15T10:14:00Z">
            <w:rPr>
              <w:rFonts w:cs="Calibri" w:hAnsi="Cambria Math"/>
              <w:vertAlign w:val="subscript"/>
            </w:rPr>
          </w:rPrChange>
        </w:rPr>
        <w:t>F</w:t>
      </w:r>
      <w:r w:rsidRPr="13659BFA">
        <w:rPr>
          <w:rFonts w:ascii="Times New Roman" w:cs="Times New Roman" w:hAnsi="Times New Roman"/>
          <w:sz w:val="28"/>
          <w:szCs w:val="28"/>
          <w:rPrChange w:id="24066" w:author="user pc" w:date="2022-03-15T10:14:00Z">
            <w:rPr>
              <w:rFonts w:cs="Calibri" w:hAnsi="Cambria Math"/>
            </w:rPr>
          </w:rPrChange>
        </w:rPr>
        <w:t>/A</w:t>
      </w:r>
      <w:r w:rsidRPr="C3073CA7">
        <w:rPr>
          <w:rFonts w:ascii="Times New Roman" w:cs="Times New Roman" w:hAnsi="Times New Roman"/>
          <w:sz w:val="28"/>
          <w:szCs w:val="28"/>
          <w:vertAlign w:val="subscript"/>
          <w:rPrChange w:id="24067" w:author="user pc" w:date="2022-03-15T10:14:00Z">
            <w:rPr>
              <w:rFonts w:cs="Calibri" w:hAnsi="Cambria Math"/>
              <w:vertAlign w:val="subscript"/>
            </w:rPr>
          </w:rPrChange>
        </w:rPr>
        <w:t>o</w:t>
      </w:r>
      <w:r w:rsidRPr="DD30DD9F">
        <w:rPr>
          <w:rFonts w:ascii="Times New Roman" w:cs="Times New Roman" w:hAnsi="Times New Roman"/>
          <w:sz w:val="28"/>
          <w:szCs w:val="28"/>
          <w:rPrChange w:id="24068" w:author="user pc" w:date="2022-03-15T10:14:00Z">
            <w:rPr>
              <w:rFonts w:cs="Calibri" w:hAnsi="Cambria Math"/>
            </w:rPr>
          </w:rPrChange>
        </w:rPr>
        <w:t>)</w:t>
      </w:r>
      <w:r>
        <w:rPr>
          <w:rFonts w:ascii="Times New Roman" w:cs="Times New Roman" w:hAnsi="Times New Roman"/>
          <w:sz w:val="28"/>
          <w:szCs w:val="28"/>
        </w:rPr>
        <w:t xml:space="preserve"> </w:t>
      </w:r>
      <w:r w:rsidRPr="DE0ADAF5">
        <w:rPr>
          <w:rFonts w:ascii="Times New Roman" w:cs="Times New Roman" w:hAnsi="Times New Roman"/>
          <w:sz w:val="28"/>
          <w:szCs w:val="28"/>
          <w:rPrChange w:id="24069" w:author="user pc" w:date="2022-03-15T10:14:00Z">
            <w:rPr>
              <w:rFonts w:cs="Calibri" w:hAnsi="Cambria Math"/>
            </w:rPr>
          </w:rPrChange>
        </w:rPr>
        <w:t>=</w:t>
      </w:r>
      <w:r>
        <w:rPr>
          <w:rFonts w:ascii="Times New Roman" w:cs="Times New Roman" w:hAnsi="Times New Roman"/>
          <w:sz w:val="28"/>
          <w:szCs w:val="28"/>
        </w:rPr>
        <w:t xml:space="preserve"> </w:t>
      </w:r>
      <w:r w:rsidRPr="1BC7FF8B">
        <w:rPr>
          <w:rFonts w:ascii="Times New Roman" w:cs="Times New Roman" w:hAnsi="Times New Roman"/>
          <w:sz w:val="28"/>
          <w:szCs w:val="28"/>
          <w:rPrChange w:id="24070" w:author="user pc" w:date="2022-03-15T10:14:00Z">
            <w:rPr>
              <w:rFonts w:cs="Calibri" w:hAnsi="Cambria Math"/>
            </w:rPr>
          </w:rPrChange>
        </w:rPr>
        <w:t>-kt</w:t>
      </w:r>
    </w:p>
    <w:p>
      <w:pPr>
        <w:pStyle w:val="style0"/>
        <w:tabs>
          <w:tab w:val="left" w:leader="none" w:pos="4020"/>
        </w:tabs>
        <w:ind w:firstLine="198"/>
        <w:rPr>
          <w:rFonts w:ascii="Times New Roman" w:cs="Times New Roman" w:hAnsi="Times New Roman"/>
          <w:sz w:val="28"/>
          <w:szCs w:val="28"/>
          <w:rPrChange w:id="24071" w:author="user pc" w:date="2022-03-15T10:14:00Z">
            <w:rPr>
              <w:rFonts w:cs="Calibri" w:hAnsi="Cambria Math"/>
            </w:rPr>
          </w:rPrChange>
        </w:rPr>
      </w:pPr>
      <w:r w:rsidRPr="A4CC409F">
        <w:rPr>
          <w:rFonts w:ascii="Times New Roman" w:cs="Times New Roman" w:hAnsi="Times New Roman"/>
          <w:sz w:val="28"/>
          <w:szCs w:val="28"/>
          <w:rPrChange w:id="24072" w:author="user pc" w:date="2022-03-15T10:14:00Z">
            <w:rPr>
              <w:rFonts w:cs="Calibri" w:hAnsi="Cambria Math"/>
            </w:rPr>
          </w:rPrChange>
        </w:rPr>
        <w:t>In(4/512)</w:t>
      </w:r>
      <w:r>
        <w:rPr>
          <w:rFonts w:ascii="Times New Roman" w:cs="Times New Roman" w:hAnsi="Times New Roman"/>
          <w:sz w:val="28"/>
          <w:szCs w:val="28"/>
        </w:rPr>
        <w:t xml:space="preserve"> </w:t>
      </w:r>
      <w:r w:rsidRPr="41E38535">
        <w:rPr>
          <w:rFonts w:ascii="Times New Roman" w:cs="Times New Roman" w:hAnsi="Times New Roman"/>
          <w:sz w:val="28"/>
          <w:szCs w:val="28"/>
          <w:rPrChange w:id="24073" w:author="user pc" w:date="2022-03-15T10:14:00Z">
            <w:rPr>
              <w:rFonts w:cs="Calibri" w:hAnsi="Cambria Math"/>
            </w:rPr>
          </w:rPrChange>
        </w:rPr>
        <w:t>=</w:t>
      </w:r>
      <w:r>
        <w:rPr>
          <w:rFonts w:ascii="Times New Roman" w:cs="Times New Roman" w:hAnsi="Times New Roman"/>
          <w:sz w:val="28"/>
          <w:szCs w:val="28"/>
        </w:rPr>
        <w:t xml:space="preserve"> </w:t>
      </w:r>
      <w:r w:rsidRPr="FA72BB35">
        <w:rPr>
          <w:rFonts w:ascii="Times New Roman" w:cs="Times New Roman" w:hAnsi="Times New Roman"/>
          <w:sz w:val="28"/>
          <w:szCs w:val="28"/>
          <w:rPrChange w:id="24074" w:author="user pc" w:date="2022-03-15T10:14:00Z">
            <w:rPr>
              <w:rFonts w:cs="Calibri" w:hAnsi="Cambria Math"/>
            </w:rPr>
          </w:rPrChange>
        </w:rPr>
        <w:t>-k (35)</w:t>
      </w:r>
    </w:p>
    <w:p>
      <w:pPr>
        <w:pStyle w:val="style0"/>
        <w:tabs>
          <w:tab w:val="left" w:leader="none" w:pos="4020"/>
        </w:tabs>
        <w:ind w:firstLine="198"/>
        <w:rPr>
          <w:rFonts w:ascii="Times New Roman" w:cs="Times New Roman" w:hAnsi="Times New Roman"/>
          <w:sz w:val="28"/>
          <w:szCs w:val="28"/>
          <w:rPrChange w:id="24075" w:author="user pc" w:date="2022-03-15T10:14:00Z">
            <w:rPr>
              <w:rFonts w:cs="Calibri" w:hAnsi="Cambria Math"/>
            </w:rPr>
          </w:rPrChange>
        </w:rPr>
      </w:pPr>
      <w:r w:rsidRPr="847DA2B4">
        <w:rPr>
          <w:rFonts w:ascii="Times New Roman" w:cs="Times New Roman" w:hAnsi="Times New Roman"/>
          <w:sz w:val="28"/>
          <w:szCs w:val="28"/>
          <w:rPrChange w:id="24076" w:author="user pc" w:date="2022-03-15T10:14:00Z">
            <w:rPr>
              <w:rFonts w:cs="Calibri" w:hAnsi="Cambria Math"/>
            </w:rPr>
          </w:rPrChange>
        </w:rPr>
        <w:t>K = ln(4/512)/ - 35</w:t>
      </w:r>
    </w:p>
    <w:p>
      <w:pPr>
        <w:pStyle w:val="style0"/>
        <w:tabs>
          <w:tab w:val="left" w:leader="none" w:pos="4020"/>
        </w:tabs>
        <w:ind w:firstLine="198"/>
        <w:rPr>
          <w:rFonts w:ascii="Times New Roman" w:cs="Times New Roman" w:hAnsi="Times New Roman"/>
          <w:sz w:val="28"/>
          <w:szCs w:val="28"/>
          <w:rPrChange w:id="24077" w:author="user pc" w:date="2022-03-15T10:14:00Z">
            <w:rPr>
              <w:rFonts w:cs="Calibri" w:hAnsi="Cambria Math"/>
            </w:rPr>
          </w:rPrChange>
        </w:rPr>
      </w:pPr>
      <w:r w:rsidRPr="149A7D69">
        <w:rPr>
          <w:rFonts w:ascii="Times New Roman" w:cs="Times New Roman" w:hAnsi="Times New Roman"/>
          <w:sz w:val="28"/>
          <w:szCs w:val="28"/>
          <w:rPrChange w:id="24078" w:author="user pc" w:date="2022-03-15T10:14:00Z">
            <w:rPr>
              <w:rFonts w:cs="Calibri" w:hAnsi="Cambria Math"/>
            </w:rPr>
          </w:rPrChange>
        </w:rPr>
        <w:t>K = 0.13863</w:t>
      </w:r>
    </w:p>
    <w:p>
      <w:pPr>
        <w:pStyle w:val="style0"/>
        <w:tabs>
          <w:tab w:val="left" w:leader="none" w:pos="4020"/>
        </w:tabs>
        <w:ind w:firstLine="198"/>
        <w:rPr>
          <w:rFonts w:ascii="Times New Roman" w:cs="Times New Roman"/>
          <w:sz w:val="28"/>
          <w:szCs w:val="28"/>
          <w:rPrChange w:id="24079" w:author="user pc" w:date="2022-03-15T10:14:00Z">
            <w:rPr/>
          </w:rPrChange>
        </w:rPr>
      </w:pPr>
      <w:r w:rsidRPr="95665F0C">
        <w:rPr>
          <w:rFonts w:ascii="Times New Roman" w:cs="Times New Roman" w:hAnsi="Times New Roman"/>
          <w:sz w:val="28"/>
          <w:szCs w:val="28"/>
          <w:rPrChange w:id="24080" w:author="user pc" w:date="2022-03-15T10:14:00Z">
            <w:rPr>
              <w:rFonts w:cs="Calibri" w:hAnsi="Cambria Math"/>
            </w:rPr>
          </w:rPrChange>
        </w:rPr>
        <w:t>t</w:t>
      </w:r>
      <w:r w:rsidRPr="8D143C98">
        <w:rPr>
          <w:rFonts w:ascii="Times New Roman" w:cs="Times New Roman" w:hAnsi="Times New Roman"/>
          <w:sz w:val="28"/>
          <w:szCs w:val="28"/>
          <w:vertAlign w:val="subscript"/>
          <w:rPrChange w:id="24081" w:author="user pc" w:date="2022-03-15T10:14:00Z">
            <w:rPr>
              <w:rFonts w:cs="Calibri" w:hAnsi="Cambria Math"/>
              <w:vertAlign w:val="subscript"/>
            </w:rPr>
          </w:rPrChange>
        </w:rPr>
        <w:t>1/2</w:t>
      </w:r>
      <w:r w:rsidRPr="C6EF0295">
        <w:rPr>
          <w:rFonts w:ascii="Times New Roman" w:cs="Times New Roman" w:hAnsi="Times New Roman"/>
          <w:sz w:val="28"/>
          <w:szCs w:val="28"/>
          <w:rPrChange w:id="24082" w:author="user pc" w:date="2022-03-15T10:14:00Z">
            <w:rPr>
              <w:rFonts w:cs="Calibri" w:hAnsi="Cambria Math"/>
            </w:rPr>
          </w:rPrChange>
        </w:rPr>
        <w:t xml:space="preserve"> = 0.693/K</w:t>
      </w:r>
    </w:p>
    <w:p>
      <w:pPr>
        <w:pStyle w:val="style0"/>
        <w:tabs>
          <w:tab w:val="left" w:leader="none" w:pos="4020"/>
        </w:tabs>
        <w:ind w:firstLine="198"/>
        <w:rPr>
          <w:rFonts w:ascii="Times New Roman" w:cs="Times New Roman"/>
          <w:sz w:val="28"/>
          <w:szCs w:val="28"/>
          <w:rPrChange w:id="24083" w:author="user pc" w:date="2022-03-15T10:14:00Z">
            <w:rPr/>
          </w:rPrChange>
        </w:rPr>
      </w:pPr>
      <w:r w:rsidRPr="1684A643">
        <w:rPr>
          <w:rFonts w:ascii="Times New Roman" w:cs="Times New Roman" w:hAnsi="Times New Roman"/>
          <w:sz w:val="28"/>
          <w:szCs w:val="28"/>
          <w:rPrChange w:id="24084" w:author="user pc" w:date="2022-03-15T10:14:00Z">
            <w:rPr>
              <w:rFonts w:cs="Calibri" w:hAnsi="Cambria Math"/>
            </w:rPr>
          </w:rPrChange>
        </w:rPr>
        <w:t>t</w:t>
      </w:r>
      <w:r w:rsidRPr="025CEB8C">
        <w:rPr>
          <w:rFonts w:ascii="Times New Roman" w:cs="Times New Roman" w:hAnsi="Times New Roman"/>
          <w:sz w:val="28"/>
          <w:szCs w:val="28"/>
          <w:vertAlign w:val="subscript"/>
          <w:rPrChange w:id="24085" w:author="user pc" w:date="2022-03-15T10:14:00Z">
            <w:rPr>
              <w:rFonts w:cs="Calibri" w:hAnsi="Cambria Math"/>
              <w:vertAlign w:val="subscript"/>
            </w:rPr>
          </w:rPrChange>
        </w:rPr>
        <w:t xml:space="preserve">1/2 </w:t>
      </w:r>
      <w:r w:rsidRPr="BBA1CB11">
        <w:rPr>
          <w:rFonts w:ascii="Times New Roman" w:cs="Times New Roman" w:hAnsi="Times New Roman"/>
          <w:sz w:val="28"/>
          <w:szCs w:val="28"/>
          <w:rPrChange w:id="24086" w:author="user pc" w:date="2022-03-15T10:14:00Z">
            <w:rPr>
              <w:rFonts w:cs="Calibri" w:hAnsi="Cambria Math"/>
            </w:rPr>
          </w:rPrChange>
        </w:rPr>
        <w:t>=</w:t>
      </w:r>
      <w:r>
        <w:rPr>
          <w:rFonts w:ascii="Times New Roman" w:cs="Times New Roman" w:hAnsi="Times New Roman"/>
          <w:sz w:val="28"/>
          <w:szCs w:val="28"/>
        </w:rPr>
        <w:t xml:space="preserve"> </w:t>
      </w:r>
      <w:r w:rsidRPr="93A00A0C">
        <w:rPr>
          <w:rFonts w:ascii="Times New Roman" w:cs="Times New Roman"/>
          <w:sz w:val="28"/>
          <w:szCs w:val="28"/>
          <w:rPrChange w:id="24087" w:author="user pc" w:date="2022-03-15T10:14:00Z">
            <w:rPr/>
          </w:rPrChange>
        </w:rPr>
        <w:t>0.693/0.13863 = 4.999975</w:t>
      </w:r>
    </w:p>
    <w:p>
      <w:pPr>
        <w:pStyle w:val="style0"/>
        <w:tabs>
          <w:tab w:val="left" w:leader="none" w:pos="4020"/>
        </w:tabs>
        <w:ind w:firstLine="198"/>
        <w:rPr>
          <w:rFonts w:ascii="Times New Roman" w:cs="Times New Roman"/>
          <w:sz w:val="28"/>
          <w:szCs w:val="28"/>
          <w:rPrChange w:id="24088" w:author="user pc" w:date="2022-03-15T10:14:00Z">
            <w:rPr/>
          </w:rPrChange>
        </w:rPr>
      </w:pPr>
      <w:r w:rsidRPr="6FC14912">
        <w:rPr>
          <w:rFonts w:ascii="Times New Roman" w:cs="Times New Roman" w:hAnsi="Times New Roman"/>
          <w:sz w:val="28"/>
          <w:szCs w:val="28"/>
          <w:rPrChange w:id="24089" w:author="user pc" w:date="2022-03-15T10:14:00Z">
            <w:rPr>
              <w:rFonts w:cs="Calibri" w:hAnsi="Cambria Math"/>
            </w:rPr>
          </w:rPrChange>
        </w:rPr>
        <w:t>t</w:t>
      </w:r>
      <w:r w:rsidRPr="5D87CB3E">
        <w:rPr>
          <w:rFonts w:ascii="Times New Roman" w:cs="Times New Roman" w:hAnsi="Times New Roman"/>
          <w:sz w:val="28"/>
          <w:szCs w:val="28"/>
          <w:vertAlign w:val="subscript"/>
          <w:rPrChange w:id="24090" w:author="user pc" w:date="2022-03-15T10:14:00Z">
            <w:rPr>
              <w:rFonts w:cs="Calibri" w:hAnsi="Cambria Math"/>
              <w:vertAlign w:val="subscript"/>
            </w:rPr>
          </w:rPrChange>
        </w:rPr>
        <w:t>1/2</w:t>
      </w:r>
      <w:r>
        <w:rPr>
          <w:rFonts w:ascii="Times New Roman" w:cs="Times New Roman" w:hAnsi="Times New Roman"/>
          <w:sz w:val="28"/>
          <w:szCs w:val="28"/>
          <w:vertAlign w:val="subscript"/>
        </w:rPr>
        <w:t xml:space="preserve"> </w:t>
      </w:r>
      <w:r w:rsidRPr="386DC654">
        <w:rPr>
          <w:rFonts w:ascii="Times New Roman" w:cs="Times New Roman" w:hAnsi="Times New Roman"/>
          <w:sz w:val="28"/>
          <w:szCs w:val="28"/>
          <w:rPrChange w:id="24091" w:author="user pc" w:date="2022-03-15T10:14:00Z">
            <w:rPr>
              <w:rFonts w:cs="Calibri" w:hAnsi="Cambria Math"/>
            </w:rPr>
          </w:rPrChange>
        </w:rPr>
        <w:t>= 5 days</w:t>
      </w:r>
    </w:p>
    <w:p>
      <w:pPr>
        <w:pStyle w:val="style0"/>
        <w:tabs>
          <w:tab w:val="left" w:leader="none" w:pos="4030"/>
        </w:tabs>
        <w:rPr>
          <w:rFonts w:ascii="Times New Roman" w:cs="Times New Roman"/>
          <w:sz w:val="28"/>
          <w:szCs w:val="28"/>
          <w:rPrChange w:id="24092" w:author="user pc" w:date="2022-03-15T10:14:00Z">
            <w:rPr/>
          </w:rPrChange>
        </w:rPr>
      </w:pPr>
      <w:r w:rsidRPr="0C4BE569">
        <w:rPr>
          <w:rFonts w:ascii="Times New Roman" w:cs="Times New Roman"/>
          <w:b/>
          <w:bCs/>
          <w:sz w:val="28"/>
          <w:szCs w:val="28"/>
          <w:rPrChange w:id="24093" w:author="user pc" w:date="2022-03-15T10:14:00Z">
            <w:rPr>
              <w:b/>
              <w:bCs/>
            </w:rPr>
          </w:rPrChange>
        </w:rPr>
        <w:t xml:space="preserve">Example 9: </w:t>
      </w:r>
      <w:r w:rsidRPr="FFE379EC">
        <w:rPr>
          <w:rFonts w:ascii="Times New Roman" w:cs="Times New Roman"/>
          <w:sz w:val="28"/>
          <w:szCs w:val="28"/>
          <w:rPrChange w:id="24094" w:author="user pc" w:date="2022-03-15T10:14:00Z">
            <w:rPr/>
          </w:rPrChange>
        </w:rPr>
        <w:t>The half life of uranium is 24 days. Calculate the mass remaining unchanged of 0.64g</w:t>
      </w:r>
      <w:r>
        <w:rPr>
          <w:rFonts w:ascii="Times New Roman" w:cs="Times New Roman" w:hAnsi="Times New Roman"/>
          <w:sz w:val="28"/>
          <w:szCs w:val="28"/>
        </w:rPr>
        <w:t xml:space="preserve"> </w:t>
      </w:r>
      <w:r w:rsidRPr="8D4E23C0">
        <w:rPr>
          <w:rFonts w:ascii="Times New Roman" w:cs="Times New Roman"/>
          <w:sz w:val="28"/>
          <w:szCs w:val="28"/>
          <w:rPrChange w:id="24095" w:author="user pc" w:date="2022-03-15T10:14:00Z">
            <w:rPr/>
          </w:rPrChange>
        </w:rPr>
        <w:t>of the substance after</w:t>
      </w:r>
    </w:p>
    <w:p>
      <w:pPr>
        <w:pStyle w:val="style0"/>
        <w:tabs>
          <w:tab w:val="left" w:leader="none" w:pos="4030"/>
        </w:tabs>
        <w:rPr>
          <w:rFonts w:ascii="Times New Roman" w:cs="Times New Roman"/>
          <w:sz w:val="28"/>
          <w:szCs w:val="28"/>
          <w:rPrChange w:id="24096" w:author="user pc" w:date="2022-03-15T10:14:00Z">
            <w:rPr/>
          </w:rPrChange>
        </w:rPr>
      </w:pPr>
      <w:r w:rsidRPr="B9DF71C2">
        <w:rPr>
          <w:rFonts w:ascii="Times New Roman" w:cs="Times New Roman"/>
          <w:sz w:val="28"/>
          <w:szCs w:val="28"/>
          <w:rPrChange w:id="24097" w:author="user pc" w:date="2022-03-15T10:14:00Z">
            <w:rPr/>
          </w:rPrChange>
        </w:rPr>
        <w:t>I. 24 days</w:t>
      </w:r>
    </w:p>
    <w:p>
      <w:pPr>
        <w:pStyle w:val="style0"/>
        <w:tabs>
          <w:tab w:val="left" w:leader="none" w:pos="4030"/>
        </w:tabs>
        <w:rPr>
          <w:rFonts w:ascii="Times New Roman" w:cs="Times New Roman"/>
          <w:sz w:val="28"/>
          <w:szCs w:val="28"/>
          <w:rPrChange w:id="24098" w:author="user pc" w:date="2022-03-15T10:14:00Z">
            <w:rPr/>
          </w:rPrChange>
        </w:rPr>
      </w:pPr>
      <w:r w:rsidRPr="F85B40B9">
        <w:rPr>
          <w:rFonts w:ascii="Times New Roman" w:cs="Times New Roman"/>
          <w:sz w:val="28"/>
          <w:szCs w:val="28"/>
          <w:rPrChange w:id="24099" w:author="user pc" w:date="2022-03-15T10:14:00Z">
            <w:rPr/>
          </w:rPrChange>
        </w:rPr>
        <w:t>II. 48 days</w:t>
      </w:r>
    </w:p>
    <w:p>
      <w:pPr>
        <w:pStyle w:val="style0"/>
        <w:tabs>
          <w:tab w:val="left" w:leader="none" w:pos="4030"/>
        </w:tabs>
        <w:rPr>
          <w:rFonts w:ascii="Times New Roman" w:cs="Times New Roman"/>
          <w:sz w:val="28"/>
          <w:szCs w:val="28"/>
          <w:rPrChange w:id="24100" w:author="user pc" w:date="2022-03-15T10:14:00Z">
            <w:rPr/>
          </w:rPrChange>
        </w:rPr>
      </w:pPr>
      <w:r w:rsidRPr="63821436">
        <w:rPr>
          <w:rFonts w:ascii="Times New Roman" w:cs="Times New Roman"/>
          <w:sz w:val="28"/>
          <w:szCs w:val="28"/>
          <w:rPrChange w:id="24101" w:author="user pc" w:date="2022-03-15T10:14:00Z">
            <w:rPr/>
          </w:rPrChange>
        </w:rPr>
        <w:t>III. 72 days</w:t>
      </w:r>
    </w:p>
    <w:p>
      <w:pPr>
        <w:pStyle w:val="style0"/>
        <w:tabs>
          <w:tab w:val="left" w:leader="none" w:pos="4030"/>
        </w:tabs>
        <w:rPr>
          <w:rFonts w:ascii="Times New Roman" w:cs="Times New Roman"/>
          <w:sz w:val="28"/>
          <w:szCs w:val="28"/>
          <w:rPrChange w:id="24102" w:author="user pc" w:date="2022-03-15T10:14:00Z">
            <w:rPr/>
          </w:rPrChange>
        </w:rPr>
      </w:pPr>
      <w:r w:rsidRPr="71833705">
        <w:rPr>
          <w:rFonts w:ascii="Times New Roman" w:cs="Times New Roman"/>
          <w:sz w:val="28"/>
          <w:szCs w:val="28"/>
          <w:rPrChange w:id="24103" w:author="user pc" w:date="2022-03-15T10:14:00Z">
            <w:rPr/>
          </w:rPrChange>
        </w:rPr>
        <w:t>IV. 96 days</w:t>
      </w:r>
    </w:p>
    <w:p>
      <w:pPr>
        <w:pStyle w:val="style0"/>
        <w:tabs>
          <w:tab w:val="left" w:leader="none" w:pos="4030"/>
        </w:tabs>
        <w:rPr>
          <w:rFonts w:ascii="Times New Roman" w:cs="Times New Roman"/>
          <w:sz w:val="28"/>
          <w:szCs w:val="28"/>
          <w:rPrChange w:id="24104" w:author="user pc" w:date="2022-03-15T10:14:00Z">
            <w:rPr/>
          </w:rPrChange>
        </w:rPr>
      </w:pPr>
      <w:r w:rsidRPr="0E7586FA">
        <w:rPr>
          <w:rFonts w:ascii="Times New Roman" w:cs="Times New Roman"/>
          <w:sz w:val="28"/>
          <w:szCs w:val="28"/>
          <w:rPrChange w:id="24105" w:author="user pc" w:date="2022-03-15T10:14:00Z">
            <w:rPr/>
          </w:rPrChange>
        </w:rPr>
        <w:t>V. 120 days</w:t>
      </w:r>
    </w:p>
    <w:p>
      <w:pPr>
        <w:pStyle w:val="style0"/>
        <w:tabs>
          <w:tab w:val="left" w:leader="none" w:pos="4030"/>
        </w:tabs>
        <w:rPr>
          <w:rFonts w:ascii="Times New Roman" w:cs="Times New Roman"/>
          <w:b/>
          <w:bCs/>
          <w:sz w:val="28"/>
          <w:szCs w:val="28"/>
          <w:rPrChange w:id="24106" w:author="user pc" w:date="2022-03-15T10:14:00Z">
            <w:rPr>
              <w:b/>
              <w:bCs/>
            </w:rPr>
          </w:rPrChange>
        </w:rPr>
      </w:pPr>
      <w:r w:rsidRPr="BA24F014">
        <w:rPr>
          <w:rFonts w:ascii="Times New Roman" w:cs="Times New Roman"/>
          <w:b/>
          <w:bCs/>
          <w:sz w:val="28"/>
          <w:szCs w:val="28"/>
          <w:rPrChange w:id="24107" w:author="user pc" w:date="2022-03-15T10:14:00Z">
            <w:rPr>
              <w:b/>
              <w:bCs/>
            </w:rPr>
          </w:rPrChange>
        </w:rPr>
        <w:t>Solution</w:t>
      </w:r>
    </w:p>
    <w:p>
      <w:pPr>
        <w:pStyle w:val="style0"/>
        <w:tabs>
          <w:tab w:val="left" w:leader="none" w:pos="4030"/>
        </w:tabs>
        <w:rPr>
          <w:rFonts w:ascii="Times New Roman" w:cs="Times New Roman"/>
          <w:sz w:val="28"/>
          <w:szCs w:val="28"/>
          <w:rPrChange w:id="24108" w:author="user pc" w:date="2022-03-15T10:14:00Z">
            <w:rPr/>
          </w:rPrChange>
        </w:rPr>
      </w:pPr>
      <w:r w:rsidRPr="795576D0">
        <w:rPr>
          <w:rFonts w:ascii="Times New Roman" w:cs="Times New Roman"/>
          <w:sz w:val="28"/>
          <w:szCs w:val="28"/>
          <w:rPrChange w:id="24109" w:author="user pc" w:date="2022-03-15T10:14:00Z">
            <w:rPr/>
          </w:rPrChange>
        </w:rPr>
        <w:t>I. After 24 days; 1/2 × 0.64 = 0.32g remains</w:t>
      </w:r>
    </w:p>
    <w:p>
      <w:pPr>
        <w:pStyle w:val="style0"/>
        <w:tabs>
          <w:tab w:val="left" w:leader="none" w:pos="4030"/>
        </w:tabs>
        <w:rPr>
          <w:rFonts w:ascii="Times New Roman" w:cs="Times New Roman"/>
          <w:sz w:val="28"/>
          <w:szCs w:val="28"/>
          <w:rPrChange w:id="24110" w:author="user pc" w:date="2022-03-15T10:14:00Z">
            <w:rPr/>
          </w:rPrChange>
        </w:rPr>
      </w:pPr>
      <w:r w:rsidRPr="CBB56A9A">
        <w:rPr>
          <w:rFonts w:ascii="Times New Roman" w:cs="Times New Roman"/>
          <w:sz w:val="28"/>
          <w:szCs w:val="28"/>
          <w:rPrChange w:id="24111" w:author="user pc" w:date="2022-03-15T10:14:00Z">
            <w:rPr/>
          </w:rPrChange>
        </w:rPr>
        <w:t>II. After</w:t>
      </w:r>
      <w:r>
        <w:rPr>
          <w:rFonts w:ascii="Times New Roman" w:cs="Times New Roman" w:hAnsi="Times New Roman"/>
          <w:sz w:val="28"/>
          <w:szCs w:val="28"/>
        </w:rPr>
        <w:t xml:space="preserve"> </w:t>
      </w:r>
      <w:r w:rsidRPr="F9BE2CA1">
        <w:rPr>
          <w:rFonts w:ascii="Times New Roman" w:cs="Times New Roman"/>
          <w:sz w:val="28"/>
          <w:szCs w:val="28"/>
          <w:rPrChange w:id="24112" w:author="user pc" w:date="2022-03-15T10:14:00Z">
            <w:rPr/>
          </w:rPrChange>
        </w:rPr>
        <w:t>24</w:t>
      </w:r>
      <w:r>
        <w:rPr>
          <w:rFonts w:ascii="Times New Roman" w:cs="Times New Roman" w:hAnsi="Times New Roman"/>
          <w:sz w:val="28"/>
          <w:szCs w:val="28"/>
        </w:rPr>
        <w:t xml:space="preserve"> </w:t>
      </w:r>
      <w:r w:rsidRPr="1A18D4C0">
        <w:rPr>
          <w:rFonts w:ascii="Times New Roman" w:cs="Times New Roman"/>
          <w:sz w:val="28"/>
          <w:szCs w:val="28"/>
          <w:rPrChange w:id="24113" w:author="user pc" w:date="2022-03-15T10:14:00Z">
            <w:rPr/>
          </w:rPrChange>
        </w:rPr>
        <w:t>days;1/2</w:t>
      </w:r>
      <w:r>
        <w:rPr>
          <w:rFonts w:ascii="Times New Roman" w:cs="Times New Roman" w:hAnsi="Times New Roman"/>
          <w:sz w:val="28"/>
          <w:szCs w:val="28"/>
        </w:rPr>
        <w:t xml:space="preserve"> </w:t>
      </w:r>
      <w:r w:rsidRPr="C3481311">
        <w:rPr>
          <w:rFonts w:ascii="Times New Roman" w:cs="Times New Roman"/>
          <w:sz w:val="28"/>
          <w:szCs w:val="28"/>
          <w:rPrChange w:id="24114" w:author="user pc" w:date="2022-03-15T10:14:00Z">
            <w:rPr/>
          </w:rPrChange>
        </w:rPr>
        <w:t>×</w:t>
      </w:r>
      <w:r>
        <w:rPr>
          <w:rFonts w:ascii="Times New Roman" w:cs="Times New Roman" w:hAnsi="Times New Roman"/>
          <w:sz w:val="28"/>
          <w:szCs w:val="28"/>
        </w:rPr>
        <w:t xml:space="preserve"> </w:t>
      </w:r>
      <w:r w:rsidRPr="46FB455D">
        <w:rPr>
          <w:rFonts w:ascii="Times New Roman" w:cs="Times New Roman"/>
          <w:sz w:val="28"/>
          <w:szCs w:val="28"/>
          <w:rPrChange w:id="24115" w:author="user pc" w:date="2022-03-15T10:14:00Z">
            <w:rPr/>
          </w:rPrChange>
        </w:rPr>
        <w:t>0.32</w:t>
      </w:r>
      <w:r>
        <w:rPr>
          <w:rFonts w:ascii="Times New Roman" w:cs="Times New Roman" w:hAnsi="Times New Roman"/>
          <w:sz w:val="28"/>
          <w:szCs w:val="28"/>
        </w:rPr>
        <w:t xml:space="preserve"> </w:t>
      </w:r>
      <w:r w:rsidRPr="92DF0D0C">
        <w:rPr>
          <w:rFonts w:ascii="Times New Roman" w:cs="Times New Roman"/>
          <w:sz w:val="28"/>
          <w:szCs w:val="28"/>
          <w:rPrChange w:id="24116" w:author="user pc" w:date="2022-03-15T10:14:00Z">
            <w:rPr/>
          </w:rPrChange>
        </w:rPr>
        <w:t>=</w:t>
      </w:r>
      <w:r>
        <w:rPr>
          <w:rFonts w:ascii="Times New Roman" w:cs="Times New Roman" w:hAnsi="Times New Roman"/>
          <w:sz w:val="28"/>
          <w:szCs w:val="28"/>
        </w:rPr>
        <w:t xml:space="preserve"> </w:t>
      </w:r>
      <w:r w:rsidRPr="306A0F07">
        <w:rPr>
          <w:rFonts w:ascii="Times New Roman" w:cs="Times New Roman"/>
          <w:sz w:val="28"/>
          <w:szCs w:val="28"/>
          <w:rPrChange w:id="24117" w:author="user pc" w:date="2022-03-15T10:14:00Z">
            <w:rPr/>
          </w:rPrChange>
        </w:rPr>
        <w:t>0.16</w:t>
      </w:r>
      <w:r>
        <w:rPr>
          <w:rFonts w:ascii="Times New Roman" w:cs="Times New Roman" w:hAnsi="Times New Roman"/>
          <w:sz w:val="28"/>
          <w:szCs w:val="28"/>
        </w:rPr>
        <w:t xml:space="preserve"> </w:t>
      </w:r>
      <w:r w:rsidRPr="8A7A741B">
        <w:rPr>
          <w:rFonts w:ascii="Times New Roman" w:cs="Times New Roman"/>
          <w:sz w:val="28"/>
          <w:szCs w:val="28"/>
          <w:rPrChange w:id="24118" w:author="user pc" w:date="2022-03-15T10:14:00Z">
            <w:rPr/>
          </w:rPrChange>
        </w:rPr>
        <w:t>g</w:t>
      </w:r>
      <w:r>
        <w:rPr>
          <w:rFonts w:ascii="Times New Roman" w:cs="Times New Roman" w:hAnsi="Times New Roman"/>
          <w:sz w:val="28"/>
          <w:szCs w:val="28"/>
        </w:rPr>
        <w:t xml:space="preserve"> </w:t>
      </w:r>
      <w:r w:rsidRPr="57F7A34F">
        <w:rPr>
          <w:rFonts w:ascii="Times New Roman" w:cs="Times New Roman"/>
          <w:sz w:val="28"/>
          <w:szCs w:val="28"/>
          <w:rPrChange w:id="24119" w:author="user pc" w:date="2022-03-15T10:14:00Z">
            <w:rPr/>
          </w:rPrChange>
        </w:rPr>
        <w:t>remains</w:t>
      </w:r>
    </w:p>
    <w:p>
      <w:pPr>
        <w:pStyle w:val="style0"/>
        <w:tabs>
          <w:tab w:val="left" w:leader="none" w:pos="4030"/>
        </w:tabs>
        <w:rPr>
          <w:rFonts w:ascii="Times New Roman" w:cs="Times New Roman"/>
          <w:sz w:val="28"/>
          <w:szCs w:val="28"/>
          <w:rPrChange w:id="24120" w:author="user pc" w:date="2022-03-15T10:14:00Z">
            <w:rPr/>
          </w:rPrChange>
        </w:rPr>
      </w:pPr>
      <w:r w:rsidRPr="F0956550">
        <w:rPr>
          <w:rFonts w:ascii="Times New Roman" w:cs="Times New Roman"/>
          <w:sz w:val="28"/>
          <w:szCs w:val="28"/>
          <w:rPrChange w:id="24121" w:author="user pc" w:date="2022-03-15T10:14:00Z">
            <w:rPr/>
          </w:rPrChange>
        </w:rPr>
        <w:t>III. After</w:t>
      </w:r>
      <w:r>
        <w:rPr>
          <w:rFonts w:ascii="Times New Roman" w:cs="Times New Roman" w:hAnsi="Times New Roman"/>
          <w:sz w:val="28"/>
          <w:szCs w:val="28"/>
        </w:rPr>
        <w:t xml:space="preserve"> </w:t>
      </w:r>
      <w:r w:rsidRPr="B40188B0">
        <w:rPr>
          <w:rFonts w:ascii="Times New Roman" w:cs="Times New Roman"/>
          <w:sz w:val="28"/>
          <w:szCs w:val="28"/>
          <w:rPrChange w:id="24122" w:author="user pc" w:date="2022-03-15T10:14:00Z">
            <w:rPr/>
          </w:rPrChange>
        </w:rPr>
        <w:t>24</w:t>
      </w:r>
      <w:r>
        <w:rPr>
          <w:rFonts w:ascii="Times New Roman" w:cs="Times New Roman" w:hAnsi="Times New Roman"/>
          <w:sz w:val="28"/>
          <w:szCs w:val="28"/>
        </w:rPr>
        <w:t xml:space="preserve"> </w:t>
      </w:r>
      <w:r w:rsidRPr="C470BCDF">
        <w:rPr>
          <w:rFonts w:ascii="Times New Roman" w:cs="Times New Roman"/>
          <w:sz w:val="28"/>
          <w:szCs w:val="28"/>
          <w:rPrChange w:id="24123" w:author="user pc" w:date="2022-03-15T10:14:00Z">
            <w:rPr/>
          </w:rPrChange>
        </w:rPr>
        <w:t>days;1/2</w:t>
      </w:r>
      <w:r>
        <w:rPr>
          <w:rFonts w:ascii="Times New Roman" w:cs="Times New Roman" w:hAnsi="Times New Roman"/>
          <w:sz w:val="28"/>
          <w:szCs w:val="28"/>
        </w:rPr>
        <w:t xml:space="preserve"> </w:t>
      </w:r>
      <w:r w:rsidRPr="2E976622">
        <w:rPr>
          <w:rFonts w:ascii="Times New Roman" w:cs="Times New Roman"/>
          <w:sz w:val="28"/>
          <w:szCs w:val="28"/>
          <w:rPrChange w:id="24124" w:author="user pc" w:date="2022-03-15T10:14:00Z">
            <w:rPr/>
          </w:rPrChange>
        </w:rPr>
        <w:t>×</w:t>
      </w:r>
      <w:r>
        <w:rPr>
          <w:rFonts w:ascii="Times New Roman" w:cs="Times New Roman" w:hAnsi="Times New Roman"/>
          <w:sz w:val="28"/>
          <w:szCs w:val="28"/>
        </w:rPr>
        <w:t xml:space="preserve"> </w:t>
      </w:r>
      <w:r w:rsidRPr="738BCC21">
        <w:rPr>
          <w:rFonts w:ascii="Times New Roman" w:cs="Times New Roman"/>
          <w:sz w:val="28"/>
          <w:szCs w:val="28"/>
          <w:rPrChange w:id="24125" w:author="user pc" w:date="2022-03-15T10:14:00Z">
            <w:rPr/>
          </w:rPrChange>
        </w:rPr>
        <w:t>0.16</w:t>
      </w:r>
      <w:r>
        <w:rPr>
          <w:rFonts w:ascii="Times New Roman" w:cs="Times New Roman" w:hAnsi="Times New Roman"/>
          <w:sz w:val="28"/>
          <w:szCs w:val="28"/>
        </w:rPr>
        <w:t xml:space="preserve"> </w:t>
      </w:r>
      <w:r w:rsidRPr="608AF722">
        <w:rPr>
          <w:rFonts w:ascii="Times New Roman" w:cs="Times New Roman"/>
          <w:sz w:val="28"/>
          <w:szCs w:val="28"/>
          <w:rPrChange w:id="24126" w:author="user pc" w:date="2022-03-15T10:14:00Z">
            <w:rPr/>
          </w:rPrChange>
        </w:rPr>
        <w:t>=</w:t>
      </w:r>
      <w:r>
        <w:rPr>
          <w:rFonts w:ascii="Times New Roman" w:cs="Times New Roman" w:hAnsi="Times New Roman"/>
          <w:sz w:val="28"/>
          <w:szCs w:val="28"/>
        </w:rPr>
        <w:t xml:space="preserve"> </w:t>
      </w:r>
      <w:r w:rsidRPr="5583B28B">
        <w:rPr>
          <w:rFonts w:ascii="Times New Roman" w:cs="Times New Roman"/>
          <w:sz w:val="28"/>
          <w:szCs w:val="28"/>
          <w:rPrChange w:id="24127" w:author="user pc" w:date="2022-03-15T10:14:00Z">
            <w:rPr/>
          </w:rPrChange>
        </w:rPr>
        <w:t>0.08</w:t>
      </w:r>
      <w:r>
        <w:rPr>
          <w:rFonts w:ascii="Times New Roman" w:cs="Times New Roman" w:hAnsi="Times New Roman"/>
          <w:sz w:val="28"/>
          <w:szCs w:val="28"/>
        </w:rPr>
        <w:t xml:space="preserve"> </w:t>
      </w:r>
      <w:r w:rsidRPr="1C635A89">
        <w:rPr>
          <w:rFonts w:ascii="Times New Roman" w:cs="Times New Roman"/>
          <w:sz w:val="28"/>
          <w:szCs w:val="28"/>
          <w:rPrChange w:id="24128" w:author="user pc" w:date="2022-03-15T10:14:00Z">
            <w:rPr/>
          </w:rPrChange>
        </w:rPr>
        <w:t>g</w:t>
      </w:r>
      <w:r>
        <w:rPr>
          <w:rFonts w:ascii="Times New Roman" w:cs="Times New Roman" w:hAnsi="Times New Roman"/>
          <w:sz w:val="28"/>
          <w:szCs w:val="28"/>
        </w:rPr>
        <w:t xml:space="preserve"> </w:t>
      </w:r>
      <w:r w:rsidRPr="BD6C1397">
        <w:rPr>
          <w:rFonts w:ascii="Times New Roman" w:cs="Times New Roman"/>
          <w:sz w:val="28"/>
          <w:szCs w:val="28"/>
          <w:rPrChange w:id="24129" w:author="user pc" w:date="2022-03-15T10:14:00Z">
            <w:rPr/>
          </w:rPrChange>
        </w:rPr>
        <w:t>remains</w:t>
      </w:r>
    </w:p>
    <w:p>
      <w:pPr>
        <w:pStyle w:val="style0"/>
        <w:tabs>
          <w:tab w:val="left" w:leader="none" w:pos="4030"/>
        </w:tabs>
        <w:rPr>
          <w:rFonts w:ascii="Times New Roman" w:cs="Times New Roman"/>
          <w:sz w:val="28"/>
          <w:szCs w:val="28"/>
          <w:rPrChange w:id="24130" w:author="user pc" w:date="2022-03-15T10:14:00Z">
            <w:rPr/>
          </w:rPrChange>
        </w:rPr>
      </w:pPr>
      <w:r w:rsidRPr="F4E874B9">
        <w:rPr>
          <w:rFonts w:ascii="Times New Roman" w:cs="Times New Roman"/>
          <w:sz w:val="28"/>
          <w:szCs w:val="28"/>
          <w:rPrChange w:id="24131" w:author="user pc" w:date="2022-03-15T10:14:00Z">
            <w:rPr/>
          </w:rPrChange>
        </w:rPr>
        <w:t>IV. After</w:t>
      </w:r>
      <w:r>
        <w:rPr>
          <w:rFonts w:ascii="Times New Roman" w:cs="Times New Roman" w:hAnsi="Times New Roman"/>
          <w:sz w:val="28"/>
          <w:szCs w:val="28"/>
        </w:rPr>
        <w:t xml:space="preserve"> </w:t>
      </w:r>
      <w:r w:rsidRPr="2DC08202">
        <w:rPr>
          <w:rFonts w:ascii="Times New Roman" w:cs="Times New Roman"/>
          <w:sz w:val="28"/>
          <w:szCs w:val="28"/>
          <w:rPrChange w:id="24132" w:author="user pc" w:date="2022-03-15T10:14:00Z">
            <w:rPr/>
          </w:rPrChange>
        </w:rPr>
        <w:t>24</w:t>
      </w:r>
      <w:r>
        <w:rPr>
          <w:rFonts w:ascii="Times New Roman" w:cs="Times New Roman" w:hAnsi="Times New Roman"/>
          <w:sz w:val="28"/>
          <w:szCs w:val="28"/>
        </w:rPr>
        <w:t xml:space="preserve"> </w:t>
      </w:r>
      <w:r w:rsidRPr="64EB4556">
        <w:rPr>
          <w:rFonts w:ascii="Times New Roman" w:cs="Times New Roman"/>
          <w:sz w:val="28"/>
          <w:szCs w:val="28"/>
          <w:rPrChange w:id="24133" w:author="user pc" w:date="2022-03-15T10:14:00Z">
            <w:rPr/>
          </w:rPrChange>
        </w:rPr>
        <w:t>days;1/2</w:t>
      </w:r>
      <w:r>
        <w:rPr>
          <w:rFonts w:ascii="Times New Roman" w:cs="Times New Roman" w:hAnsi="Times New Roman"/>
          <w:sz w:val="28"/>
          <w:szCs w:val="28"/>
        </w:rPr>
        <w:t xml:space="preserve"> </w:t>
      </w:r>
      <w:r w:rsidRPr="855FA1C0">
        <w:rPr>
          <w:rFonts w:ascii="Times New Roman" w:cs="Times New Roman"/>
          <w:sz w:val="28"/>
          <w:szCs w:val="28"/>
          <w:rPrChange w:id="24134" w:author="user pc" w:date="2022-03-15T10:14:00Z">
            <w:rPr/>
          </w:rPrChange>
        </w:rPr>
        <w:t>×</w:t>
      </w:r>
      <w:r>
        <w:rPr>
          <w:rFonts w:ascii="Times New Roman" w:cs="Times New Roman" w:hAnsi="Times New Roman"/>
          <w:sz w:val="28"/>
          <w:szCs w:val="28"/>
        </w:rPr>
        <w:t xml:space="preserve"> </w:t>
      </w:r>
      <w:r w:rsidRPr="35EBD4C7">
        <w:rPr>
          <w:rFonts w:ascii="Times New Roman" w:cs="Times New Roman"/>
          <w:sz w:val="28"/>
          <w:szCs w:val="28"/>
          <w:rPrChange w:id="24135" w:author="user pc" w:date="2022-03-15T10:14:00Z">
            <w:rPr/>
          </w:rPrChange>
        </w:rPr>
        <w:t>0.08 =</w:t>
      </w:r>
      <w:r>
        <w:rPr>
          <w:rFonts w:ascii="Times New Roman" w:cs="Times New Roman" w:hAnsi="Times New Roman"/>
          <w:sz w:val="28"/>
          <w:szCs w:val="28"/>
        </w:rPr>
        <w:t xml:space="preserve"> </w:t>
      </w:r>
      <w:r w:rsidRPr="1A90F793">
        <w:rPr>
          <w:rFonts w:ascii="Times New Roman" w:cs="Times New Roman"/>
          <w:sz w:val="28"/>
          <w:szCs w:val="28"/>
          <w:rPrChange w:id="24136" w:author="user pc" w:date="2022-03-15T10:14:00Z">
            <w:rPr/>
          </w:rPrChange>
        </w:rPr>
        <w:t>0.04</w:t>
      </w:r>
      <w:r>
        <w:rPr>
          <w:rFonts w:ascii="Times New Roman" w:cs="Times New Roman" w:hAnsi="Times New Roman"/>
          <w:sz w:val="28"/>
          <w:szCs w:val="28"/>
        </w:rPr>
        <w:t xml:space="preserve"> </w:t>
      </w:r>
      <w:r w:rsidRPr="FE106DBA">
        <w:rPr>
          <w:rFonts w:ascii="Times New Roman" w:cs="Times New Roman"/>
          <w:sz w:val="28"/>
          <w:szCs w:val="28"/>
          <w:rPrChange w:id="24137" w:author="user pc" w:date="2022-03-15T10:14:00Z">
            <w:rPr/>
          </w:rPrChange>
        </w:rPr>
        <w:t>g</w:t>
      </w:r>
      <w:r>
        <w:rPr>
          <w:rFonts w:ascii="Times New Roman" w:cs="Times New Roman" w:hAnsi="Times New Roman"/>
          <w:sz w:val="28"/>
          <w:szCs w:val="28"/>
        </w:rPr>
        <w:t xml:space="preserve"> </w:t>
      </w:r>
      <w:r w:rsidRPr="3D46265B">
        <w:rPr>
          <w:rFonts w:ascii="Times New Roman" w:cs="Times New Roman"/>
          <w:sz w:val="28"/>
          <w:szCs w:val="28"/>
          <w:rPrChange w:id="24138" w:author="user pc" w:date="2022-03-15T10:14:00Z">
            <w:rPr/>
          </w:rPrChange>
        </w:rPr>
        <w:t>remains</w:t>
      </w:r>
    </w:p>
    <w:p>
      <w:pPr>
        <w:pStyle w:val="style0"/>
        <w:tabs>
          <w:tab w:val="left" w:leader="none" w:pos="4030"/>
        </w:tabs>
        <w:rPr>
          <w:rFonts w:ascii="Times New Roman" w:cs="Times New Roman"/>
          <w:sz w:val="28"/>
          <w:szCs w:val="28"/>
          <w:rPrChange w:id="24139" w:author="user pc" w:date="2022-03-15T10:14:00Z">
            <w:rPr/>
          </w:rPrChange>
        </w:rPr>
      </w:pPr>
      <w:r w:rsidRPr="D95AA1A7">
        <w:rPr>
          <w:rFonts w:ascii="Times New Roman" w:cs="Times New Roman"/>
          <w:sz w:val="28"/>
          <w:szCs w:val="28"/>
          <w:rPrChange w:id="24140" w:author="user pc" w:date="2022-03-15T10:14:00Z">
            <w:rPr/>
          </w:rPrChange>
        </w:rPr>
        <w:t>V. After</w:t>
      </w:r>
      <w:r>
        <w:rPr>
          <w:rFonts w:ascii="Times New Roman" w:cs="Times New Roman" w:hAnsi="Times New Roman"/>
          <w:sz w:val="28"/>
          <w:szCs w:val="28"/>
        </w:rPr>
        <w:t xml:space="preserve"> </w:t>
      </w:r>
      <w:r w:rsidRPr="A1474452">
        <w:rPr>
          <w:rFonts w:ascii="Times New Roman" w:cs="Times New Roman"/>
          <w:sz w:val="28"/>
          <w:szCs w:val="28"/>
          <w:rPrChange w:id="24141" w:author="user pc" w:date="2022-03-15T10:14:00Z">
            <w:rPr/>
          </w:rPrChange>
        </w:rPr>
        <w:t>24</w:t>
      </w:r>
      <w:r>
        <w:rPr>
          <w:rFonts w:ascii="Times New Roman" w:cs="Times New Roman" w:hAnsi="Times New Roman"/>
          <w:sz w:val="28"/>
          <w:szCs w:val="28"/>
        </w:rPr>
        <w:t xml:space="preserve"> </w:t>
      </w:r>
      <w:r w:rsidRPr="DD48EA36">
        <w:rPr>
          <w:rFonts w:ascii="Times New Roman" w:cs="Times New Roman"/>
          <w:sz w:val="28"/>
          <w:szCs w:val="28"/>
          <w:rPrChange w:id="24142" w:author="user pc" w:date="2022-03-15T10:14:00Z">
            <w:rPr/>
          </w:rPrChange>
        </w:rPr>
        <w:t>days;1/2</w:t>
      </w:r>
      <w:r>
        <w:rPr>
          <w:rFonts w:ascii="Times New Roman" w:cs="Times New Roman" w:hAnsi="Times New Roman"/>
          <w:sz w:val="28"/>
          <w:szCs w:val="28"/>
        </w:rPr>
        <w:t xml:space="preserve"> </w:t>
      </w:r>
      <w:r w:rsidRPr="B88D8011">
        <w:rPr>
          <w:rFonts w:ascii="Times New Roman" w:cs="Times New Roman"/>
          <w:sz w:val="28"/>
          <w:szCs w:val="28"/>
          <w:rPrChange w:id="24143" w:author="user pc" w:date="2022-03-15T10:14:00Z">
            <w:rPr/>
          </w:rPrChange>
        </w:rPr>
        <w:t>×</w:t>
      </w:r>
      <w:r>
        <w:rPr>
          <w:rFonts w:ascii="Times New Roman" w:cs="Times New Roman" w:hAnsi="Times New Roman"/>
          <w:sz w:val="28"/>
          <w:szCs w:val="28"/>
        </w:rPr>
        <w:t xml:space="preserve"> </w:t>
      </w:r>
      <w:r w:rsidRPr="A0F91C11">
        <w:rPr>
          <w:rFonts w:ascii="Times New Roman" w:cs="Times New Roman"/>
          <w:sz w:val="28"/>
          <w:szCs w:val="28"/>
          <w:rPrChange w:id="24144" w:author="user pc" w:date="2022-03-15T10:14:00Z">
            <w:rPr/>
          </w:rPrChange>
        </w:rPr>
        <w:t>0.04 =</w:t>
      </w:r>
      <w:r>
        <w:rPr>
          <w:rFonts w:ascii="Times New Roman" w:cs="Times New Roman" w:hAnsi="Times New Roman"/>
          <w:sz w:val="28"/>
          <w:szCs w:val="28"/>
        </w:rPr>
        <w:t xml:space="preserve"> </w:t>
      </w:r>
      <w:r w:rsidRPr="B010678D">
        <w:rPr>
          <w:rFonts w:ascii="Times New Roman" w:cs="Times New Roman"/>
          <w:sz w:val="28"/>
          <w:szCs w:val="28"/>
          <w:rPrChange w:id="24145" w:author="user pc" w:date="2022-03-15T10:14:00Z">
            <w:rPr/>
          </w:rPrChange>
        </w:rPr>
        <w:t>0.02</w:t>
      </w:r>
      <w:r>
        <w:rPr>
          <w:rFonts w:ascii="Times New Roman" w:cs="Times New Roman" w:hAnsi="Times New Roman"/>
          <w:sz w:val="28"/>
          <w:szCs w:val="28"/>
        </w:rPr>
        <w:t xml:space="preserve"> </w:t>
      </w:r>
      <w:r w:rsidRPr="C7829506">
        <w:rPr>
          <w:rFonts w:ascii="Times New Roman" w:cs="Times New Roman"/>
          <w:sz w:val="28"/>
          <w:szCs w:val="28"/>
          <w:rPrChange w:id="24146" w:author="user pc" w:date="2022-03-15T10:14:00Z">
            <w:rPr/>
          </w:rPrChange>
        </w:rPr>
        <w:t>g</w:t>
      </w:r>
      <w:r>
        <w:rPr>
          <w:rFonts w:ascii="Times New Roman" w:cs="Times New Roman" w:hAnsi="Times New Roman"/>
          <w:sz w:val="28"/>
          <w:szCs w:val="28"/>
        </w:rPr>
        <w:t xml:space="preserve"> </w:t>
      </w:r>
      <w:r w:rsidRPr="2AE5FE1B">
        <w:rPr>
          <w:rFonts w:ascii="Times New Roman" w:cs="Times New Roman"/>
          <w:sz w:val="28"/>
          <w:szCs w:val="28"/>
          <w:rPrChange w:id="24147" w:author="user pc" w:date="2022-03-15T10:14:00Z">
            <w:rPr/>
          </w:rPrChange>
        </w:rPr>
        <w:t>remains</w:t>
      </w:r>
    </w:p>
    <w:p>
      <w:pPr>
        <w:pStyle w:val="style0"/>
        <w:tabs>
          <w:tab w:val="left" w:leader="none" w:pos="4030"/>
        </w:tabs>
        <w:rPr>
          <w:rFonts w:ascii="Times New Roman" w:cs="Times New Roman" w:hAnsi="Times New Roman"/>
          <w:sz w:val="28"/>
          <w:szCs w:val="28"/>
        </w:rPr>
      </w:pPr>
      <w:r w:rsidRPr="1FF5BE51">
        <w:rPr>
          <w:rFonts w:ascii="Times New Roman" w:cs="Times New Roman"/>
          <w:sz w:val="28"/>
          <w:szCs w:val="28"/>
          <w:rPrChange w:id="24148" w:author="user pc" w:date="2022-03-15T10:14:00Z">
            <w:rPr/>
          </w:rPrChange>
        </w:rPr>
        <w:t xml:space="preserve"> OR</w:t>
      </w:r>
    </w:p>
    <w:p>
      <w:pPr>
        <w:pStyle w:val="style0"/>
        <w:tabs>
          <w:tab w:val="left" w:leader="none" w:pos="4030"/>
        </w:tabs>
        <w:rPr>
          <w:rFonts w:ascii="Times New Roman" w:cs="Times New Roman"/>
          <w:sz w:val="28"/>
          <w:szCs w:val="28"/>
          <w:rPrChange w:id="24149" w:author="user pc" w:date="2022-03-15T10:14:00Z">
            <w:rPr/>
          </w:rPrChange>
        </w:rPr>
      </w:pPr>
      <m:oMathPara>
        <m:oMathParaPr>
          <m:jc m:val="left"/>
        </m:oMathParaPr>
        <m:oMath>
          <m:r>
            <w:rPr>
              <w:rFonts w:ascii="Cambria Math" w:cs="Times New Roman" w:hAnsi="Cambria Math"/>
              <w:sz w:val="28"/>
              <w:szCs w:val="28"/>
            </w:rPr>
            <m:t xml:space="preserve">Using the formula; </m:t>
          </m:r>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N</m:t>
                  </m:r>
                </m:e>
                <m:sub>
                  <m:r>
                    <w:rPr>
                      <w:rFonts w:ascii="Cambria Math" w:cs="Times New Roman" w:hAnsi="Cambria Math"/>
                      <w:sz w:val="28"/>
                      <w:szCs w:val="28"/>
                    </w:rPr>
                    <m:t>2</m:t>
                  </m:r>
                </m:sub>
              </m:sSub>
            </m:den>
          </m:f>
          <m:r>
            <w:rPr>
              <w:rFonts w:ascii="Cambria Math" w:cs="Times New Roman" w:hAnsi="Cambria Math"/>
              <w:sz w:val="28"/>
              <w:szCs w:val="28"/>
            </w:rPr>
            <m:t>=</m:t>
          </m:r>
          <m:sSup>
            <m:sSupPr>
              <m:ctrlPr>
                <w:rPr>
                  <w:rFonts w:ascii="Cambria Math" w:cs="Times New Roman" w:hAnsi="Cambria Math"/>
                  <w:i/>
                  <w:sz w:val="28"/>
                  <w:szCs w:val="28"/>
                </w:rPr>
              </m:ctrlPr>
            </m:sSupPr>
            <m:e>
              <m:r>
                <w:rPr>
                  <w:rFonts w:ascii="Cambria Math" w:cs="Times New Roman" w:hAnsi="Cambria Math"/>
                  <w:sz w:val="28"/>
                  <w:szCs w:val="28"/>
                </w:rPr>
                <m:t>2</m:t>
              </m:r>
            </m:e>
            <m:sup>
              <m:f>
                <m:fPr>
                  <m:type m:val="skw"/>
                  <m:ctrlPr>
                    <w:rPr>
                      <w:rFonts w:ascii="Cambria Math" w:cs="Times New Roman" w:hAnsi="Cambria Math"/>
                      <w:i/>
                      <w:sz w:val="28"/>
                      <w:szCs w:val="28"/>
                    </w:rPr>
                  </m:ctrlPr>
                </m:fPr>
                <m:num>
                  <m:r>
                    <w:rPr>
                      <w:rFonts w:ascii="Cambria Math" w:cs="Times New Roman" w:hAnsi="Cambria Math"/>
                      <w:sz w:val="28"/>
                      <w:szCs w:val="28"/>
                    </w:rPr>
                    <m:t>t</m:t>
                  </m:r>
                </m:num>
                <m:den>
                  <m:r>
                    <w:rPr>
                      <w:rFonts w:ascii="Cambria Math" w:cs="Times New Roman" w:hAnsi="Cambria Math"/>
                      <w:sz w:val="28"/>
                      <w:szCs w:val="28"/>
                    </w:rPr>
                    <m:t>T</m:t>
                  </m:r>
                </m:den>
              </m:f>
            </m:sup>
          </m:sSup>
        </m:oMath>
      </m:oMathPara>
    </w:p>
    <w:p>
      <w:pPr>
        <w:pStyle w:val="style0"/>
        <w:tabs>
          <w:tab w:val="left" w:leader="none" w:pos="4030"/>
        </w:tabs>
        <w:rPr>
          <w:rFonts w:ascii="Times New Roman" w:cs="Times New Roman"/>
          <w:sz w:val="28"/>
          <w:szCs w:val="28"/>
          <w:rPrChange w:id="24150" w:author="user pc" w:date="2022-03-15T10:14:00Z">
            <w:rPr/>
          </w:rPrChange>
        </w:rPr>
      </w:pPr>
      <w:r>
        <w:rPr>
          <w:rFonts w:ascii="Times New Roman" w:cs="Times New Roman" w:hAnsi="Times New Roman"/>
          <w:sz w:val="28"/>
          <w:szCs w:val="28"/>
        </w:rPr>
        <w:t>Where</w:t>
      </w:r>
      <w:r w:rsidRPr="1B1F828A">
        <w:rPr>
          <w:rFonts w:ascii="Times New Roman" w:cs="Times New Roman"/>
          <w:sz w:val="28"/>
          <w:szCs w:val="28"/>
          <w:rPrChange w:id="24151" w:author="user pc" w:date="2022-03-15T10:14:00Z">
            <w:rPr/>
          </w:rPrChange>
        </w:rPr>
        <w:t xml:space="preserve"> T = half life, t = time, N</w:t>
      </w:r>
      <w:r w:rsidRPr="83634214">
        <w:rPr>
          <w:rFonts w:ascii="Times New Roman" w:cs="Times New Roman"/>
          <w:sz w:val="28"/>
          <w:szCs w:val="28"/>
          <w:vertAlign w:val="subscript"/>
          <w:rPrChange w:id="24152" w:author="user pc" w:date="2022-03-15T10:14:00Z">
            <w:rPr>
              <w:vertAlign w:val="subscript"/>
            </w:rPr>
          </w:rPrChange>
        </w:rPr>
        <w:t>1</w:t>
      </w:r>
      <w:r w:rsidRPr="388FDD1D">
        <w:rPr>
          <w:rFonts w:ascii="Times New Roman" w:cs="Times New Roman"/>
          <w:sz w:val="28"/>
          <w:szCs w:val="28"/>
          <w:rPrChange w:id="24153" w:author="user pc" w:date="2022-03-15T10:14:00Z">
            <w:rPr/>
          </w:rPrChange>
        </w:rPr>
        <w:t>= original mass, N</w:t>
      </w:r>
      <w:r w:rsidRPr="7B07373D">
        <w:rPr>
          <w:rFonts w:ascii="Times New Roman" w:cs="Times New Roman"/>
          <w:sz w:val="28"/>
          <w:szCs w:val="28"/>
          <w:vertAlign w:val="subscript"/>
          <w:rPrChange w:id="24154" w:author="user pc" w:date="2022-03-15T10:14:00Z">
            <w:rPr>
              <w:vertAlign w:val="subscript"/>
            </w:rPr>
          </w:rPrChange>
        </w:rPr>
        <w:t>2</w:t>
      </w:r>
      <w:r w:rsidRPr="F2F0DF86">
        <w:rPr>
          <w:rFonts w:ascii="Times New Roman" w:cs="Times New Roman"/>
          <w:sz w:val="28"/>
          <w:szCs w:val="28"/>
          <w:rPrChange w:id="24155" w:author="user pc" w:date="2022-03-15T10:14:00Z">
            <w:rPr/>
          </w:rPrChange>
        </w:rPr>
        <w:t xml:space="preserve"> = mass remaining after decay.</w:t>
      </w:r>
    </w:p>
    <w:p>
      <w:pPr>
        <w:pStyle w:val="style0"/>
        <w:tabs>
          <w:tab w:val="left" w:leader="none" w:pos="4030"/>
        </w:tabs>
        <w:rPr>
          <w:rFonts w:ascii="Times New Roman" w:cs="Times New Roman"/>
          <w:sz w:val="28"/>
          <w:szCs w:val="28"/>
          <w:rPrChange w:id="24156" w:author="user pc" w:date="2022-03-15T10:14:00Z">
            <w:rPr/>
          </w:rPrChange>
        </w:rPr>
      </w:pPr>
      <w:r w:rsidRPr="D6B9E596">
        <w:rPr>
          <w:rFonts w:ascii="Times New Roman" w:cs="Times New Roman"/>
          <w:sz w:val="28"/>
          <w:szCs w:val="28"/>
          <w:rPrChange w:id="24157" w:author="user pc" w:date="2022-03-15T10:14:00Z">
            <w:rPr/>
          </w:rPrChange>
        </w:rPr>
        <w:t>I.  t = 24 days, T = 24 days</w:t>
      </w:r>
    </w:p>
    <w:p>
      <w:pPr>
        <w:pStyle w:val="style0"/>
        <w:tabs>
          <w:tab w:val="left" w:leader="none" w:pos="4030"/>
        </w:tabs>
        <w:rPr>
          <w:rFonts w:ascii="Times New Roman" w:cs="Times New Roman"/>
          <w:sz w:val="28"/>
          <w:szCs w:val="28"/>
          <w:rPrChange w:id="24158" w:author="user pc" w:date="2022-03-15T10:14:00Z">
            <w:rPr/>
          </w:rPrChange>
        </w:rPr>
      </w:pPr>
      <w:r w:rsidRPr="897570E8">
        <w:rPr>
          <w:rFonts w:ascii="Times New Roman" w:cs="Times New Roman"/>
          <w:sz w:val="28"/>
          <w:szCs w:val="28"/>
          <w:rPrChange w:id="24159" w:author="user pc" w:date="2022-03-15T10:14:00Z">
            <w:rPr/>
          </w:rPrChange>
        </w:rPr>
        <w:t>N</w:t>
      </w:r>
      <w:r w:rsidRPr="3AB068B2">
        <w:rPr>
          <w:rFonts w:ascii="Times New Roman" w:cs="Times New Roman"/>
          <w:sz w:val="28"/>
          <w:szCs w:val="28"/>
          <w:vertAlign w:val="subscript"/>
          <w:rPrChange w:id="24160" w:author="user pc" w:date="2022-03-15T10:14:00Z">
            <w:rPr>
              <w:vertAlign w:val="subscript"/>
            </w:rPr>
          </w:rPrChange>
        </w:rPr>
        <w:t>2</w:t>
      </w:r>
      <w:r>
        <w:rPr>
          <w:rFonts w:ascii="Times New Roman" w:cs="Times New Roman" w:hAnsi="Times New Roman"/>
          <w:sz w:val="28"/>
          <w:szCs w:val="28"/>
          <w:vertAlign w:val="subscript"/>
        </w:rPr>
        <w:t xml:space="preserve"> </w:t>
      </w:r>
      <w:r w:rsidRPr="4DC1E527">
        <w:rPr>
          <w:rFonts w:ascii="Times New Roman" w:cs="Times New Roman"/>
          <w:sz w:val="28"/>
          <w:szCs w:val="28"/>
          <w:rPrChange w:id="24161" w:author="user pc" w:date="2022-03-15T10:14:00Z">
            <w:rPr/>
          </w:rPrChange>
        </w:rPr>
        <w:t>=</w:t>
      </w:r>
      <w:r>
        <w:rPr>
          <w:rFonts w:ascii="Times New Roman" w:cs="Times New Roman" w:hAnsi="Times New Roman"/>
          <w:sz w:val="28"/>
          <w:szCs w:val="28"/>
        </w:rPr>
        <w:t xml:space="preserve"> </w:t>
      </w:r>
      <w:r w:rsidRPr="387F7FE9">
        <w:rPr>
          <w:rFonts w:ascii="Times New Roman" w:cs="Times New Roman"/>
          <w:sz w:val="28"/>
          <w:szCs w:val="28"/>
          <w:rPrChange w:id="24162" w:author="user pc" w:date="2022-03-15T10:14:00Z">
            <w:rPr/>
          </w:rPrChange>
        </w:rPr>
        <w:t>N</w:t>
      </w:r>
      <w:r w:rsidRPr="17C57E10">
        <w:rPr>
          <w:rFonts w:ascii="Times New Roman" w:cs="Times New Roman"/>
          <w:sz w:val="28"/>
          <w:szCs w:val="28"/>
          <w:vertAlign w:val="subscript"/>
          <w:rPrChange w:id="24163" w:author="user pc" w:date="2022-03-15T10:14:00Z">
            <w:rPr>
              <w:vertAlign w:val="subscript"/>
            </w:rPr>
          </w:rPrChange>
        </w:rPr>
        <w:t>1</w:t>
      </w:r>
      <w:r w:rsidRPr="43611800">
        <w:rPr>
          <w:rFonts w:ascii="Times New Roman" w:cs="Times New Roman"/>
          <w:sz w:val="28"/>
          <w:szCs w:val="28"/>
          <w:rPrChange w:id="24164" w:author="user pc" w:date="2022-03-15T10:14:00Z">
            <w:rPr/>
          </w:rPrChange>
        </w:rPr>
        <w:t>/2</w:t>
      </w:r>
      <w:r w:rsidRPr="EC0655FC">
        <w:rPr>
          <w:rFonts w:ascii="Times New Roman" w:cs="Times New Roman"/>
          <w:sz w:val="28"/>
          <w:szCs w:val="28"/>
          <w:vertAlign w:val="superscript"/>
          <w:rPrChange w:id="24165" w:author="user pc" w:date="2022-03-15T10:14:00Z">
            <w:rPr>
              <w:vertAlign w:val="superscript"/>
            </w:rPr>
          </w:rPrChange>
        </w:rPr>
        <w:t>t/T</w:t>
      </w:r>
      <w:r w:rsidRPr="F8A2BA81">
        <w:rPr>
          <w:rFonts w:ascii="Times New Roman" w:cs="Times New Roman"/>
          <w:sz w:val="28"/>
          <w:szCs w:val="28"/>
          <w:rPrChange w:id="24166" w:author="user pc" w:date="2022-03-15T10:14:00Z">
            <w:rPr/>
          </w:rPrChange>
        </w:rPr>
        <w:t xml:space="preserve">  = 0.64/2</w:t>
      </w:r>
      <w:r w:rsidRPr="5FD264F5">
        <w:rPr>
          <w:rFonts w:ascii="Times New Roman" w:cs="Times New Roman"/>
          <w:sz w:val="28"/>
          <w:szCs w:val="28"/>
          <w:vertAlign w:val="superscript"/>
          <w:rPrChange w:id="24167" w:author="user pc" w:date="2022-03-15T10:14:00Z">
            <w:rPr>
              <w:vertAlign w:val="superscript"/>
            </w:rPr>
          </w:rPrChange>
        </w:rPr>
        <w:t>24/24</w:t>
      </w:r>
    </w:p>
    <w:p>
      <w:pPr>
        <w:pStyle w:val="style0"/>
        <w:tabs>
          <w:tab w:val="left" w:leader="none" w:pos="4030"/>
        </w:tabs>
        <w:rPr>
          <w:rFonts w:ascii="Times New Roman" w:cs="Times New Roman"/>
          <w:sz w:val="28"/>
          <w:szCs w:val="28"/>
          <w:rPrChange w:id="24168" w:author="user pc" w:date="2022-03-15T10:14:00Z">
            <w:rPr/>
          </w:rPrChange>
        </w:rPr>
      </w:pPr>
      <w:r w:rsidRPr="D649F39E">
        <w:rPr>
          <w:rFonts w:ascii="Times New Roman" w:cs="Times New Roman"/>
          <w:sz w:val="28"/>
          <w:szCs w:val="28"/>
          <w:rPrChange w:id="24169" w:author="user pc" w:date="2022-03-15T10:14:00Z">
            <w:rPr/>
          </w:rPrChange>
        </w:rPr>
        <w:t>N</w:t>
      </w:r>
      <w:r w:rsidRPr="781B4919">
        <w:rPr>
          <w:rFonts w:ascii="Times New Roman" w:cs="Times New Roman"/>
          <w:sz w:val="28"/>
          <w:szCs w:val="28"/>
          <w:vertAlign w:val="subscript"/>
          <w:rPrChange w:id="24170" w:author="user pc" w:date="2022-03-15T10:14:00Z">
            <w:rPr>
              <w:vertAlign w:val="subscript"/>
            </w:rPr>
          </w:rPrChange>
        </w:rPr>
        <w:t>2</w:t>
      </w:r>
      <w:r>
        <w:rPr>
          <w:rFonts w:ascii="Times New Roman" w:cs="Times New Roman" w:hAnsi="Times New Roman"/>
          <w:sz w:val="28"/>
          <w:szCs w:val="28"/>
          <w:vertAlign w:val="subscript"/>
        </w:rPr>
        <w:t xml:space="preserve"> </w:t>
      </w:r>
      <w:r w:rsidRPr="A871E27D">
        <w:rPr>
          <w:rFonts w:ascii="Times New Roman" w:cs="Times New Roman"/>
          <w:sz w:val="28"/>
          <w:szCs w:val="28"/>
          <w:rPrChange w:id="24171" w:author="user pc" w:date="2022-03-15T10:14:00Z">
            <w:rPr/>
          </w:rPrChange>
        </w:rPr>
        <w:t>= 0.64/2</w:t>
      </w:r>
      <w:r w:rsidRPr="8D3D9958">
        <w:rPr>
          <w:rFonts w:ascii="Times New Roman" w:cs="Times New Roman"/>
          <w:sz w:val="28"/>
          <w:szCs w:val="28"/>
          <w:vertAlign w:val="superscript"/>
          <w:rPrChange w:id="24172" w:author="user pc" w:date="2022-03-15T10:14:00Z">
            <w:rPr>
              <w:vertAlign w:val="superscript"/>
            </w:rPr>
          </w:rPrChange>
        </w:rPr>
        <w:t>1</w:t>
      </w:r>
      <w:r w:rsidRPr="08A7AD64">
        <w:rPr>
          <w:rFonts w:ascii="Times New Roman" w:cs="Times New Roman"/>
          <w:sz w:val="28"/>
          <w:szCs w:val="28"/>
          <w:rPrChange w:id="24173" w:author="user pc" w:date="2022-03-15T10:14:00Z">
            <w:rPr/>
          </w:rPrChange>
        </w:rPr>
        <w:t xml:space="preserve"> = 0.32g</w:t>
      </w:r>
    </w:p>
    <w:p>
      <w:pPr>
        <w:pStyle w:val="style0"/>
        <w:tabs>
          <w:tab w:val="left" w:leader="none" w:pos="4020"/>
        </w:tabs>
        <w:rPr>
          <w:rFonts w:ascii="Times New Roman" w:cs="Times New Roman"/>
          <w:sz w:val="28"/>
          <w:szCs w:val="28"/>
          <w:rPrChange w:id="24174" w:author="user pc" w:date="2022-03-15T10:14:00Z">
            <w:rPr/>
          </w:rPrChange>
        </w:rPr>
      </w:pPr>
      <w:r w:rsidRPr="24650C0E">
        <w:rPr>
          <w:rFonts w:ascii="Times New Roman" w:cs="Times New Roman"/>
          <w:sz w:val="28"/>
          <w:szCs w:val="28"/>
          <w:rPrChange w:id="24175" w:author="user pc" w:date="2022-03-15T10:14:00Z">
            <w:rPr/>
          </w:rPrChange>
        </w:rPr>
        <w:t>II. t</w:t>
      </w:r>
      <w:r>
        <w:rPr>
          <w:rFonts w:ascii="Times New Roman" w:cs="Times New Roman" w:hAnsi="Times New Roman"/>
          <w:sz w:val="28"/>
          <w:szCs w:val="28"/>
        </w:rPr>
        <w:t xml:space="preserve"> </w:t>
      </w:r>
      <w:r w:rsidRPr="4DBB0824">
        <w:rPr>
          <w:rFonts w:ascii="Times New Roman" w:cs="Times New Roman"/>
          <w:sz w:val="28"/>
          <w:szCs w:val="28"/>
          <w:rPrChange w:id="24176" w:author="user pc" w:date="2022-03-15T10:14:00Z">
            <w:rPr/>
          </w:rPrChange>
        </w:rPr>
        <w:t>=</w:t>
      </w:r>
      <w:r>
        <w:rPr>
          <w:rFonts w:ascii="Times New Roman" w:cs="Times New Roman" w:hAnsi="Times New Roman"/>
          <w:sz w:val="28"/>
          <w:szCs w:val="28"/>
        </w:rPr>
        <w:t xml:space="preserve"> </w:t>
      </w:r>
      <w:r w:rsidRPr="85AECC29">
        <w:rPr>
          <w:rFonts w:ascii="Times New Roman" w:cs="Times New Roman"/>
          <w:sz w:val="28"/>
          <w:szCs w:val="28"/>
          <w:rPrChange w:id="24177" w:author="user pc" w:date="2022-03-15T10:14:00Z">
            <w:rPr/>
          </w:rPrChange>
        </w:rPr>
        <w:t>48 days,</w:t>
      </w:r>
      <w:r>
        <w:rPr>
          <w:rFonts w:ascii="Times New Roman" w:cs="Times New Roman" w:hAnsi="Times New Roman"/>
          <w:sz w:val="28"/>
          <w:szCs w:val="28"/>
        </w:rPr>
        <w:t xml:space="preserve"> </w:t>
      </w:r>
      <w:r w:rsidRPr="BA5F147E">
        <w:rPr>
          <w:rFonts w:ascii="Times New Roman" w:cs="Times New Roman"/>
          <w:sz w:val="28"/>
          <w:szCs w:val="28"/>
          <w:rPrChange w:id="24178" w:author="user pc" w:date="2022-03-15T10:14:00Z">
            <w:rPr/>
          </w:rPrChange>
        </w:rPr>
        <w:t>T</w:t>
      </w:r>
      <w:r>
        <w:rPr>
          <w:rFonts w:ascii="Times New Roman" w:cs="Times New Roman" w:hAnsi="Times New Roman"/>
          <w:sz w:val="28"/>
          <w:szCs w:val="28"/>
        </w:rPr>
        <w:t xml:space="preserve"> </w:t>
      </w:r>
      <w:r w:rsidRPr="11DCCE64">
        <w:rPr>
          <w:rFonts w:ascii="Times New Roman" w:cs="Times New Roman"/>
          <w:sz w:val="28"/>
          <w:szCs w:val="28"/>
          <w:rPrChange w:id="24179" w:author="user pc" w:date="2022-03-15T10:14:00Z">
            <w:rPr/>
          </w:rPrChange>
        </w:rPr>
        <w:t>=</w:t>
      </w:r>
      <w:r>
        <w:rPr>
          <w:rFonts w:ascii="Times New Roman" w:cs="Times New Roman" w:hAnsi="Times New Roman"/>
          <w:sz w:val="28"/>
          <w:szCs w:val="28"/>
        </w:rPr>
        <w:t xml:space="preserve"> </w:t>
      </w:r>
      <w:r w:rsidRPr="0B3A7959">
        <w:rPr>
          <w:rFonts w:ascii="Times New Roman" w:cs="Times New Roman"/>
          <w:sz w:val="28"/>
          <w:szCs w:val="28"/>
          <w:rPrChange w:id="24180" w:author="user pc" w:date="2022-03-15T10:14:00Z">
            <w:rPr/>
          </w:rPrChange>
        </w:rPr>
        <w:t>24days</w:t>
      </w:r>
    </w:p>
    <w:p>
      <w:pPr>
        <w:pStyle w:val="style0"/>
        <w:tabs>
          <w:tab w:val="left" w:leader="none" w:pos="4020"/>
        </w:tabs>
        <w:rPr>
          <w:rFonts w:ascii="Times New Roman" w:cs="Times New Roman"/>
          <w:sz w:val="28"/>
          <w:szCs w:val="28"/>
          <w:rPrChange w:id="24181" w:author="user pc" w:date="2022-03-15T10:14:00Z">
            <w:rPr/>
          </w:rPrChange>
        </w:rPr>
      </w:pPr>
      <w:r w:rsidRPr="DE083B3E">
        <w:rPr>
          <w:rFonts w:ascii="Times New Roman" w:cs="Times New Roman"/>
          <w:sz w:val="28"/>
          <w:szCs w:val="28"/>
          <w:rPrChange w:id="24182" w:author="user pc" w:date="2022-03-15T10:14:00Z">
            <w:rPr/>
          </w:rPrChange>
        </w:rPr>
        <w:t>N</w:t>
      </w:r>
      <w:r w:rsidRPr="55C705A4">
        <w:rPr>
          <w:rFonts w:ascii="Times New Roman" w:cs="Times New Roman"/>
          <w:sz w:val="28"/>
          <w:szCs w:val="28"/>
          <w:vertAlign w:val="subscript"/>
          <w:rPrChange w:id="24183" w:author="user pc" w:date="2022-03-15T10:14:00Z">
            <w:rPr>
              <w:vertAlign w:val="subscript"/>
            </w:rPr>
          </w:rPrChange>
        </w:rPr>
        <w:t>2</w:t>
      </w:r>
      <w:r>
        <w:rPr>
          <w:rFonts w:ascii="Times New Roman" w:cs="Times New Roman" w:hAnsi="Times New Roman"/>
          <w:sz w:val="28"/>
          <w:szCs w:val="28"/>
          <w:vertAlign w:val="subscript"/>
        </w:rPr>
        <w:t xml:space="preserve"> </w:t>
      </w:r>
      <w:r w:rsidRPr="705268B8">
        <w:rPr>
          <w:rFonts w:ascii="Times New Roman" w:cs="Times New Roman"/>
          <w:sz w:val="28"/>
          <w:szCs w:val="28"/>
          <w:rPrChange w:id="24184" w:author="user pc" w:date="2022-03-15T10:14:00Z">
            <w:rPr/>
          </w:rPrChange>
        </w:rPr>
        <w:t>=</w:t>
      </w:r>
      <w:r>
        <w:rPr>
          <w:rFonts w:ascii="Times New Roman" w:cs="Times New Roman" w:hAnsi="Times New Roman"/>
          <w:sz w:val="28"/>
          <w:szCs w:val="28"/>
        </w:rPr>
        <w:t xml:space="preserve"> </w:t>
      </w:r>
      <w:r w:rsidRPr="F84944A2">
        <w:rPr>
          <w:rFonts w:ascii="Times New Roman" w:cs="Times New Roman"/>
          <w:sz w:val="28"/>
          <w:szCs w:val="28"/>
          <w:rPrChange w:id="24185" w:author="user pc" w:date="2022-03-15T10:14:00Z">
            <w:rPr/>
          </w:rPrChange>
        </w:rPr>
        <w:t>N</w:t>
      </w:r>
      <w:r w:rsidRPr="3D8BDBEE">
        <w:rPr>
          <w:rFonts w:ascii="Times New Roman" w:cs="Times New Roman"/>
          <w:sz w:val="28"/>
          <w:szCs w:val="28"/>
          <w:vertAlign w:val="subscript"/>
          <w:rPrChange w:id="24186" w:author="user pc" w:date="2022-03-15T10:14:00Z">
            <w:rPr>
              <w:vertAlign w:val="subscript"/>
            </w:rPr>
          </w:rPrChange>
        </w:rPr>
        <w:t>1</w:t>
      </w:r>
      <w:r w:rsidRPr="D74C82B1">
        <w:rPr>
          <w:rFonts w:ascii="Times New Roman" w:cs="Times New Roman"/>
          <w:sz w:val="28"/>
          <w:szCs w:val="28"/>
          <w:rPrChange w:id="24187" w:author="user pc" w:date="2022-03-15T10:14:00Z">
            <w:rPr/>
          </w:rPrChange>
        </w:rPr>
        <w:t>/2</w:t>
      </w:r>
      <w:r w:rsidRPr="0E8C8E16">
        <w:rPr>
          <w:rFonts w:ascii="Times New Roman" w:cs="Times New Roman"/>
          <w:sz w:val="28"/>
          <w:szCs w:val="28"/>
          <w:vertAlign w:val="superscript"/>
          <w:rPrChange w:id="24188" w:author="user pc" w:date="2022-03-15T10:14:00Z">
            <w:rPr>
              <w:vertAlign w:val="superscript"/>
            </w:rPr>
          </w:rPrChange>
        </w:rPr>
        <w:t>t/T</w:t>
      </w:r>
      <w:r>
        <w:rPr>
          <w:rFonts w:ascii="Times New Roman" w:cs="Times New Roman" w:hAnsi="Times New Roman"/>
          <w:sz w:val="28"/>
          <w:szCs w:val="28"/>
          <w:vertAlign w:val="superscript"/>
        </w:rPr>
        <w:t xml:space="preserve"> </w:t>
      </w:r>
      <w:r w:rsidRPr="9DD2E070">
        <w:rPr>
          <w:rFonts w:ascii="Times New Roman" w:cs="Times New Roman"/>
          <w:sz w:val="28"/>
          <w:szCs w:val="28"/>
          <w:rPrChange w:id="24189" w:author="user pc" w:date="2022-03-15T10:14:00Z">
            <w:rPr/>
          </w:rPrChange>
        </w:rPr>
        <w:t>=</w:t>
      </w:r>
      <w:r>
        <w:rPr>
          <w:rFonts w:ascii="Times New Roman" w:cs="Times New Roman" w:hAnsi="Times New Roman"/>
          <w:sz w:val="28"/>
          <w:szCs w:val="28"/>
        </w:rPr>
        <w:t xml:space="preserve"> </w:t>
      </w:r>
      <w:r w:rsidRPr="A98E36E3">
        <w:rPr>
          <w:rFonts w:ascii="Times New Roman" w:cs="Times New Roman"/>
          <w:sz w:val="28"/>
          <w:szCs w:val="28"/>
          <w:rPrChange w:id="24190" w:author="user pc" w:date="2022-03-15T10:14:00Z">
            <w:rPr/>
          </w:rPrChange>
        </w:rPr>
        <w:t>0.64/2</w:t>
      </w:r>
      <w:r w:rsidRPr="4D9991BE">
        <w:rPr>
          <w:rFonts w:ascii="Times New Roman" w:cs="Times New Roman"/>
          <w:sz w:val="28"/>
          <w:szCs w:val="28"/>
          <w:vertAlign w:val="superscript"/>
          <w:rPrChange w:id="24191" w:author="user pc" w:date="2022-03-15T10:14:00Z">
            <w:rPr>
              <w:vertAlign w:val="superscript"/>
            </w:rPr>
          </w:rPrChange>
        </w:rPr>
        <w:t>48/24</w:t>
      </w:r>
    </w:p>
    <w:p>
      <w:pPr>
        <w:pStyle w:val="style0"/>
        <w:tabs>
          <w:tab w:val="left" w:leader="none" w:pos="4030"/>
        </w:tabs>
        <w:rPr>
          <w:rFonts w:ascii="Times New Roman" w:cs="Times New Roman"/>
          <w:sz w:val="28"/>
          <w:szCs w:val="28"/>
          <w:rPrChange w:id="24192" w:author="user pc" w:date="2022-03-15T10:14:00Z">
            <w:rPr/>
          </w:rPrChange>
        </w:rPr>
      </w:pPr>
      <w:r w:rsidRPr="3458D798">
        <w:rPr>
          <w:rFonts w:ascii="Times New Roman" w:cs="Times New Roman"/>
          <w:sz w:val="28"/>
          <w:szCs w:val="28"/>
          <w:rPrChange w:id="24193" w:author="user pc" w:date="2022-03-15T10:14:00Z">
            <w:rPr/>
          </w:rPrChange>
        </w:rPr>
        <w:t>N</w:t>
      </w:r>
      <w:r w:rsidRPr="7D0071E4">
        <w:rPr>
          <w:rFonts w:ascii="Times New Roman" w:cs="Times New Roman"/>
          <w:sz w:val="28"/>
          <w:szCs w:val="28"/>
          <w:vertAlign w:val="subscript"/>
          <w:rPrChange w:id="24194" w:author="user pc" w:date="2022-03-15T10:14:00Z">
            <w:rPr>
              <w:vertAlign w:val="subscript"/>
            </w:rPr>
          </w:rPrChange>
        </w:rPr>
        <w:t>2</w:t>
      </w:r>
      <w:r>
        <w:rPr>
          <w:rFonts w:ascii="Times New Roman" w:cs="Times New Roman" w:hAnsi="Times New Roman"/>
          <w:sz w:val="28"/>
          <w:szCs w:val="28"/>
          <w:vertAlign w:val="subscript"/>
        </w:rPr>
        <w:t xml:space="preserve"> </w:t>
      </w:r>
      <w:r w:rsidRPr="418FD625">
        <w:rPr>
          <w:rFonts w:ascii="Times New Roman" w:cs="Times New Roman"/>
          <w:sz w:val="28"/>
          <w:szCs w:val="28"/>
          <w:rPrChange w:id="24195" w:author="user pc" w:date="2022-03-15T10:14:00Z">
            <w:rPr/>
          </w:rPrChange>
        </w:rPr>
        <w:t>=</w:t>
      </w:r>
      <w:r>
        <w:rPr>
          <w:rFonts w:ascii="Times New Roman" w:cs="Times New Roman" w:hAnsi="Times New Roman"/>
          <w:sz w:val="28"/>
          <w:szCs w:val="28"/>
        </w:rPr>
        <w:t xml:space="preserve"> </w:t>
      </w:r>
      <w:r w:rsidRPr="B19CF0E5">
        <w:rPr>
          <w:rFonts w:ascii="Times New Roman" w:cs="Times New Roman"/>
          <w:sz w:val="28"/>
          <w:szCs w:val="28"/>
          <w:rPrChange w:id="24196" w:author="user pc" w:date="2022-03-15T10:14:00Z">
            <w:rPr/>
          </w:rPrChange>
        </w:rPr>
        <w:t>0.64/2</w:t>
      </w:r>
      <w:r w:rsidRPr="E72821D1">
        <w:rPr>
          <w:rFonts w:ascii="Times New Roman" w:cs="Times New Roman"/>
          <w:sz w:val="28"/>
          <w:szCs w:val="28"/>
          <w:vertAlign w:val="superscript"/>
          <w:rPrChange w:id="24197" w:author="user pc" w:date="2022-03-15T10:14:00Z">
            <w:rPr>
              <w:vertAlign w:val="superscript"/>
            </w:rPr>
          </w:rPrChange>
        </w:rPr>
        <w:t>2</w:t>
      </w:r>
      <w:r>
        <w:rPr>
          <w:rFonts w:ascii="Times New Roman" w:cs="Times New Roman" w:hAnsi="Times New Roman"/>
          <w:sz w:val="28"/>
          <w:szCs w:val="28"/>
          <w:vertAlign w:val="superscript"/>
        </w:rPr>
        <w:t xml:space="preserve"> </w:t>
      </w:r>
      <w:r w:rsidRPr="16775510">
        <w:rPr>
          <w:rFonts w:ascii="Times New Roman" w:cs="Times New Roman"/>
          <w:sz w:val="28"/>
          <w:szCs w:val="28"/>
          <w:rPrChange w:id="24198" w:author="user pc" w:date="2022-03-15T10:14:00Z">
            <w:rPr/>
          </w:rPrChange>
        </w:rPr>
        <w:t>=</w:t>
      </w:r>
      <w:r>
        <w:rPr>
          <w:rFonts w:ascii="Times New Roman" w:cs="Times New Roman" w:hAnsi="Times New Roman"/>
          <w:sz w:val="28"/>
          <w:szCs w:val="28"/>
        </w:rPr>
        <w:t xml:space="preserve"> </w:t>
      </w:r>
      <w:r w:rsidRPr="7F998F76">
        <w:rPr>
          <w:rFonts w:ascii="Times New Roman" w:cs="Times New Roman"/>
          <w:sz w:val="28"/>
          <w:szCs w:val="28"/>
          <w:rPrChange w:id="24199" w:author="user pc" w:date="2022-03-15T10:14:00Z">
            <w:rPr/>
          </w:rPrChange>
        </w:rPr>
        <w:t>0.64/4 = 0.16g</w:t>
      </w:r>
    </w:p>
    <w:p>
      <w:pPr>
        <w:pStyle w:val="style0"/>
        <w:tabs>
          <w:tab w:val="left" w:leader="none" w:pos="4020"/>
        </w:tabs>
        <w:rPr>
          <w:rFonts w:ascii="Times New Roman" w:cs="Times New Roman"/>
          <w:sz w:val="28"/>
          <w:szCs w:val="28"/>
          <w:rPrChange w:id="24200" w:author="user pc" w:date="2022-03-15T10:14:00Z">
            <w:rPr/>
          </w:rPrChange>
        </w:rPr>
      </w:pPr>
      <w:r w:rsidRPr="C12806CE">
        <w:rPr>
          <w:rFonts w:ascii="Times New Roman" w:cs="Times New Roman"/>
          <w:sz w:val="28"/>
          <w:szCs w:val="28"/>
          <w:rPrChange w:id="24201" w:author="user pc" w:date="2022-03-15T10:14:00Z">
            <w:rPr/>
          </w:rPrChange>
        </w:rPr>
        <w:t>III. t</w:t>
      </w:r>
      <w:r>
        <w:rPr>
          <w:rFonts w:ascii="Times New Roman" w:cs="Times New Roman" w:hAnsi="Times New Roman"/>
          <w:sz w:val="28"/>
          <w:szCs w:val="28"/>
        </w:rPr>
        <w:t xml:space="preserve"> </w:t>
      </w:r>
      <w:r w:rsidRPr="8A3671FE">
        <w:rPr>
          <w:rFonts w:ascii="Times New Roman" w:cs="Times New Roman"/>
          <w:sz w:val="28"/>
          <w:szCs w:val="28"/>
          <w:rPrChange w:id="24202" w:author="user pc" w:date="2022-03-15T10:14:00Z">
            <w:rPr/>
          </w:rPrChange>
        </w:rPr>
        <w:t>=</w:t>
      </w:r>
      <w:r>
        <w:rPr>
          <w:rFonts w:ascii="Times New Roman" w:cs="Times New Roman" w:hAnsi="Times New Roman"/>
          <w:sz w:val="28"/>
          <w:szCs w:val="28"/>
        </w:rPr>
        <w:t xml:space="preserve"> </w:t>
      </w:r>
      <w:r w:rsidRPr="38C39BD1">
        <w:rPr>
          <w:rFonts w:ascii="Times New Roman" w:cs="Times New Roman"/>
          <w:sz w:val="28"/>
          <w:szCs w:val="28"/>
          <w:rPrChange w:id="24203" w:author="user pc" w:date="2022-03-15T10:14:00Z">
            <w:rPr/>
          </w:rPrChange>
        </w:rPr>
        <w:t>72days,T</w:t>
      </w:r>
      <w:r>
        <w:rPr>
          <w:rFonts w:ascii="Times New Roman" w:cs="Times New Roman" w:hAnsi="Times New Roman"/>
          <w:sz w:val="28"/>
          <w:szCs w:val="28"/>
        </w:rPr>
        <w:t xml:space="preserve"> </w:t>
      </w:r>
      <w:r w:rsidRPr="692CA2E3">
        <w:rPr>
          <w:rFonts w:ascii="Times New Roman" w:cs="Times New Roman"/>
          <w:sz w:val="28"/>
          <w:szCs w:val="28"/>
          <w:rPrChange w:id="24204" w:author="user pc" w:date="2022-03-15T10:14:00Z">
            <w:rPr/>
          </w:rPrChange>
        </w:rPr>
        <w:t>=</w:t>
      </w:r>
      <w:r>
        <w:rPr>
          <w:rFonts w:ascii="Times New Roman" w:cs="Times New Roman" w:hAnsi="Times New Roman"/>
          <w:sz w:val="28"/>
          <w:szCs w:val="28"/>
        </w:rPr>
        <w:t xml:space="preserve"> </w:t>
      </w:r>
      <w:r w:rsidRPr="341C5AAF">
        <w:rPr>
          <w:rFonts w:ascii="Times New Roman" w:cs="Times New Roman"/>
          <w:sz w:val="28"/>
          <w:szCs w:val="28"/>
          <w:rPrChange w:id="24205" w:author="user pc" w:date="2022-03-15T10:14:00Z">
            <w:rPr/>
          </w:rPrChange>
        </w:rPr>
        <w:t>24days</w:t>
      </w:r>
    </w:p>
    <w:p>
      <w:pPr>
        <w:pStyle w:val="style0"/>
        <w:tabs>
          <w:tab w:val="left" w:leader="none" w:pos="4020"/>
        </w:tabs>
        <w:rPr>
          <w:rFonts w:ascii="Times New Roman" w:cs="Times New Roman"/>
          <w:sz w:val="28"/>
          <w:szCs w:val="28"/>
          <w:rPrChange w:id="24206" w:author="user pc" w:date="2022-03-15T10:14:00Z">
            <w:rPr/>
          </w:rPrChange>
        </w:rPr>
      </w:pPr>
      <w:r w:rsidRPr="4EC4CB78">
        <w:rPr>
          <w:rFonts w:ascii="Times New Roman" w:cs="Times New Roman"/>
          <w:sz w:val="28"/>
          <w:szCs w:val="28"/>
          <w:rPrChange w:id="24207" w:author="user pc" w:date="2022-03-15T10:14:00Z">
            <w:rPr/>
          </w:rPrChange>
        </w:rPr>
        <w:t>N</w:t>
      </w:r>
      <w:r w:rsidRPr="3CD4CFA3">
        <w:rPr>
          <w:rFonts w:ascii="Times New Roman" w:cs="Times New Roman"/>
          <w:sz w:val="28"/>
          <w:szCs w:val="28"/>
          <w:vertAlign w:val="subscript"/>
          <w:rPrChange w:id="24208" w:author="user pc" w:date="2022-03-15T10:14:00Z">
            <w:rPr>
              <w:vertAlign w:val="subscript"/>
            </w:rPr>
          </w:rPrChange>
        </w:rPr>
        <w:t>2</w:t>
      </w:r>
      <w:r>
        <w:rPr>
          <w:rFonts w:ascii="Times New Roman" w:cs="Times New Roman" w:hAnsi="Times New Roman"/>
          <w:sz w:val="28"/>
          <w:szCs w:val="28"/>
          <w:vertAlign w:val="subscript"/>
        </w:rPr>
        <w:t xml:space="preserve"> </w:t>
      </w:r>
      <w:r w:rsidRPr="F86A8DBA">
        <w:rPr>
          <w:rFonts w:ascii="Times New Roman" w:cs="Times New Roman"/>
          <w:sz w:val="28"/>
          <w:szCs w:val="28"/>
          <w:rPrChange w:id="24209" w:author="user pc" w:date="2022-03-15T10:14:00Z">
            <w:rPr/>
          </w:rPrChange>
        </w:rPr>
        <w:t>=</w:t>
      </w:r>
      <w:r>
        <w:rPr>
          <w:rFonts w:ascii="Times New Roman" w:cs="Times New Roman" w:hAnsi="Times New Roman"/>
          <w:sz w:val="28"/>
          <w:szCs w:val="28"/>
        </w:rPr>
        <w:t xml:space="preserve"> </w:t>
      </w:r>
      <w:r w:rsidRPr="E13CC17E">
        <w:rPr>
          <w:rFonts w:ascii="Times New Roman" w:cs="Times New Roman"/>
          <w:sz w:val="28"/>
          <w:szCs w:val="28"/>
          <w:rPrChange w:id="24210" w:author="user pc" w:date="2022-03-15T10:14:00Z">
            <w:rPr/>
          </w:rPrChange>
        </w:rPr>
        <w:t>N</w:t>
      </w:r>
      <w:r w:rsidRPr="41EE599F">
        <w:rPr>
          <w:rFonts w:ascii="Times New Roman" w:cs="Times New Roman"/>
          <w:sz w:val="28"/>
          <w:szCs w:val="28"/>
          <w:vertAlign w:val="subscript"/>
          <w:rPrChange w:id="24211" w:author="user pc" w:date="2022-03-15T10:14:00Z">
            <w:rPr>
              <w:vertAlign w:val="subscript"/>
            </w:rPr>
          </w:rPrChange>
        </w:rPr>
        <w:t>1</w:t>
      </w:r>
      <w:r w:rsidRPr="2398416E">
        <w:rPr>
          <w:rFonts w:ascii="Times New Roman" w:cs="Times New Roman"/>
          <w:sz w:val="28"/>
          <w:szCs w:val="28"/>
          <w:rPrChange w:id="24212" w:author="user pc" w:date="2022-03-15T10:14:00Z">
            <w:rPr/>
          </w:rPrChange>
        </w:rPr>
        <w:t>/2</w:t>
      </w:r>
      <w:r w:rsidRPr="68F3834A">
        <w:rPr>
          <w:rFonts w:ascii="Times New Roman" w:cs="Times New Roman"/>
          <w:sz w:val="28"/>
          <w:szCs w:val="28"/>
          <w:vertAlign w:val="superscript"/>
          <w:rPrChange w:id="24213" w:author="user pc" w:date="2022-03-15T10:14:00Z">
            <w:rPr>
              <w:vertAlign w:val="superscript"/>
            </w:rPr>
          </w:rPrChange>
        </w:rPr>
        <w:t>t/T</w:t>
      </w:r>
      <w:r>
        <w:rPr>
          <w:rFonts w:ascii="Times New Roman" w:cs="Times New Roman" w:hAnsi="Times New Roman"/>
          <w:sz w:val="28"/>
          <w:szCs w:val="28"/>
          <w:vertAlign w:val="superscript"/>
        </w:rPr>
        <w:t xml:space="preserve"> </w:t>
      </w:r>
      <w:r w:rsidRPr="DA62C667">
        <w:rPr>
          <w:rFonts w:ascii="Times New Roman" w:cs="Times New Roman"/>
          <w:sz w:val="28"/>
          <w:szCs w:val="28"/>
          <w:rPrChange w:id="24214" w:author="user pc" w:date="2022-03-15T10:14:00Z">
            <w:rPr/>
          </w:rPrChange>
        </w:rPr>
        <w:t>=</w:t>
      </w:r>
      <w:r>
        <w:rPr>
          <w:rFonts w:ascii="Times New Roman" w:cs="Times New Roman" w:hAnsi="Times New Roman"/>
          <w:sz w:val="28"/>
          <w:szCs w:val="28"/>
        </w:rPr>
        <w:t xml:space="preserve"> </w:t>
      </w:r>
      <w:r w:rsidRPr="8B6A9E86">
        <w:rPr>
          <w:rFonts w:ascii="Times New Roman" w:cs="Times New Roman"/>
          <w:sz w:val="28"/>
          <w:szCs w:val="28"/>
          <w:rPrChange w:id="24215" w:author="user pc" w:date="2022-03-15T10:14:00Z">
            <w:rPr/>
          </w:rPrChange>
        </w:rPr>
        <w:t>0.64/2</w:t>
      </w:r>
      <w:r w:rsidRPr="3145A718">
        <w:rPr>
          <w:rFonts w:ascii="Times New Roman" w:cs="Times New Roman"/>
          <w:sz w:val="28"/>
          <w:szCs w:val="28"/>
          <w:vertAlign w:val="superscript"/>
          <w:rPrChange w:id="24216" w:author="user pc" w:date="2022-03-15T10:14:00Z">
            <w:rPr>
              <w:vertAlign w:val="superscript"/>
            </w:rPr>
          </w:rPrChange>
        </w:rPr>
        <w:t>72/24</w:t>
      </w:r>
    </w:p>
    <w:p>
      <w:pPr>
        <w:pStyle w:val="style0"/>
        <w:tabs>
          <w:tab w:val="left" w:leader="none" w:pos="4030"/>
        </w:tabs>
        <w:rPr>
          <w:rFonts w:ascii="Times New Roman" w:cs="Times New Roman"/>
          <w:sz w:val="28"/>
          <w:szCs w:val="28"/>
          <w:rPrChange w:id="24217" w:author="user pc" w:date="2022-03-15T10:14:00Z">
            <w:rPr/>
          </w:rPrChange>
        </w:rPr>
      </w:pPr>
      <w:r w:rsidRPr="F4D19FCA">
        <w:rPr>
          <w:rFonts w:ascii="Times New Roman" w:cs="Times New Roman"/>
          <w:sz w:val="28"/>
          <w:szCs w:val="28"/>
          <w:rPrChange w:id="24218" w:author="user pc" w:date="2022-03-15T10:14:00Z">
            <w:rPr/>
          </w:rPrChange>
        </w:rPr>
        <w:t>N</w:t>
      </w:r>
      <w:r w:rsidRPr="C6EC4EC9">
        <w:rPr>
          <w:rFonts w:ascii="Times New Roman" w:cs="Times New Roman"/>
          <w:sz w:val="28"/>
          <w:szCs w:val="28"/>
          <w:vertAlign w:val="subscript"/>
          <w:rPrChange w:id="24219" w:author="user pc" w:date="2022-03-15T10:14:00Z">
            <w:rPr>
              <w:vertAlign w:val="subscript"/>
            </w:rPr>
          </w:rPrChange>
        </w:rPr>
        <w:t>2</w:t>
      </w:r>
      <w:r>
        <w:rPr>
          <w:rFonts w:ascii="Times New Roman" w:cs="Times New Roman" w:hAnsi="Times New Roman"/>
          <w:sz w:val="28"/>
          <w:szCs w:val="28"/>
          <w:vertAlign w:val="subscript"/>
        </w:rPr>
        <w:t xml:space="preserve"> </w:t>
      </w:r>
      <w:r w:rsidRPr="F42DCAA9">
        <w:rPr>
          <w:rFonts w:ascii="Times New Roman" w:cs="Times New Roman"/>
          <w:sz w:val="28"/>
          <w:szCs w:val="28"/>
          <w:rPrChange w:id="24220" w:author="user pc" w:date="2022-03-15T10:14:00Z">
            <w:rPr/>
          </w:rPrChange>
        </w:rPr>
        <w:t>=</w:t>
      </w:r>
      <w:r>
        <w:rPr>
          <w:rFonts w:ascii="Times New Roman" w:cs="Times New Roman" w:hAnsi="Times New Roman"/>
          <w:sz w:val="28"/>
          <w:szCs w:val="28"/>
        </w:rPr>
        <w:t xml:space="preserve"> </w:t>
      </w:r>
      <w:r w:rsidRPr="2E57DF56">
        <w:rPr>
          <w:rFonts w:ascii="Times New Roman" w:cs="Times New Roman"/>
          <w:sz w:val="28"/>
          <w:szCs w:val="28"/>
          <w:rPrChange w:id="24221" w:author="user pc" w:date="2022-03-15T10:14:00Z">
            <w:rPr/>
          </w:rPrChange>
        </w:rPr>
        <w:t>0.64/2</w:t>
      </w:r>
      <w:r w:rsidRPr="7049F87E">
        <w:rPr>
          <w:rFonts w:ascii="Times New Roman" w:cs="Times New Roman"/>
          <w:sz w:val="28"/>
          <w:szCs w:val="28"/>
          <w:vertAlign w:val="superscript"/>
          <w:rPrChange w:id="24222" w:author="user pc" w:date="2022-03-15T10:14:00Z">
            <w:rPr>
              <w:vertAlign w:val="superscript"/>
            </w:rPr>
          </w:rPrChange>
        </w:rPr>
        <w:t xml:space="preserve">3 </w:t>
      </w:r>
      <w:r w:rsidRPr="6E41DBF6">
        <w:rPr>
          <w:rFonts w:ascii="Times New Roman" w:cs="Times New Roman"/>
          <w:sz w:val="28"/>
          <w:szCs w:val="28"/>
          <w:rPrChange w:id="24223" w:author="user pc" w:date="2022-03-15T10:14:00Z">
            <w:rPr/>
          </w:rPrChange>
        </w:rPr>
        <w:t>=</w:t>
      </w:r>
      <w:r>
        <w:rPr>
          <w:rFonts w:ascii="Times New Roman" w:cs="Times New Roman" w:hAnsi="Times New Roman"/>
          <w:sz w:val="28"/>
          <w:szCs w:val="28"/>
        </w:rPr>
        <w:t xml:space="preserve"> </w:t>
      </w:r>
      <w:r w:rsidRPr="1C18A860">
        <w:rPr>
          <w:rFonts w:ascii="Times New Roman" w:cs="Times New Roman"/>
          <w:sz w:val="28"/>
          <w:szCs w:val="28"/>
          <w:rPrChange w:id="24224" w:author="user pc" w:date="2022-03-15T10:14:00Z">
            <w:rPr/>
          </w:rPrChange>
        </w:rPr>
        <w:t>0.64/8</w:t>
      </w:r>
      <w:r>
        <w:rPr>
          <w:rFonts w:ascii="Times New Roman" w:cs="Times New Roman" w:hAnsi="Times New Roman"/>
          <w:sz w:val="28"/>
          <w:szCs w:val="28"/>
        </w:rPr>
        <w:t xml:space="preserve"> </w:t>
      </w:r>
      <w:r w:rsidRPr="27809013">
        <w:rPr>
          <w:rFonts w:ascii="Times New Roman" w:cs="Times New Roman"/>
          <w:sz w:val="28"/>
          <w:szCs w:val="28"/>
          <w:rPrChange w:id="24225" w:author="user pc" w:date="2022-03-15T10:14:00Z">
            <w:rPr/>
          </w:rPrChange>
        </w:rPr>
        <w:t>=</w:t>
      </w:r>
      <w:r>
        <w:rPr>
          <w:rFonts w:ascii="Times New Roman" w:cs="Times New Roman" w:hAnsi="Times New Roman"/>
          <w:sz w:val="28"/>
          <w:szCs w:val="28"/>
        </w:rPr>
        <w:t xml:space="preserve"> </w:t>
      </w:r>
      <w:r w:rsidRPr="507E46ED">
        <w:rPr>
          <w:rFonts w:ascii="Times New Roman" w:cs="Times New Roman"/>
          <w:sz w:val="28"/>
          <w:szCs w:val="28"/>
          <w:rPrChange w:id="24226" w:author="user pc" w:date="2022-03-15T10:14:00Z">
            <w:rPr/>
          </w:rPrChange>
        </w:rPr>
        <w:t>0.08g</w:t>
      </w:r>
    </w:p>
    <w:p>
      <w:pPr>
        <w:pStyle w:val="style0"/>
        <w:tabs>
          <w:tab w:val="left" w:leader="none" w:pos="4020"/>
        </w:tabs>
        <w:rPr>
          <w:rFonts w:ascii="Times New Roman" w:cs="Times New Roman"/>
          <w:sz w:val="28"/>
          <w:szCs w:val="28"/>
          <w:rPrChange w:id="24227" w:author="user pc" w:date="2022-03-15T10:14:00Z">
            <w:rPr/>
          </w:rPrChange>
        </w:rPr>
      </w:pPr>
      <w:r w:rsidRPr="54C671FB">
        <w:rPr>
          <w:rFonts w:ascii="Times New Roman" w:cs="Times New Roman"/>
          <w:sz w:val="28"/>
          <w:szCs w:val="28"/>
          <w:rPrChange w:id="24228" w:author="user pc" w:date="2022-03-15T10:14:00Z">
            <w:rPr/>
          </w:rPrChange>
        </w:rPr>
        <w:t>IV. t</w:t>
      </w:r>
      <w:r>
        <w:rPr>
          <w:rFonts w:ascii="Times New Roman" w:cs="Times New Roman" w:hAnsi="Times New Roman"/>
          <w:sz w:val="28"/>
          <w:szCs w:val="28"/>
        </w:rPr>
        <w:t xml:space="preserve"> </w:t>
      </w:r>
      <w:r w:rsidRPr="FAC4787D">
        <w:rPr>
          <w:rFonts w:ascii="Times New Roman" w:cs="Times New Roman"/>
          <w:sz w:val="28"/>
          <w:szCs w:val="28"/>
          <w:rPrChange w:id="24229" w:author="user pc" w:date="2022-03-15T10:14:00Z">
            <w:rPr/>
          </w:rPrChange>
        </w:rPr>
        <w:t>=</w:t>
      </w:r>
      <w:r>
        <w:rPr>
          <w:rFonts w:ascii="Times New Roman" w:cs="Times New Roman" w:hAnsi="Times New Roman"/>
          <w:sz w:val="28"/>
          <w:szCs w:val="28"/>
        </w:rPr>
        <w:t xml:space="preserve"> </w:t>
      </w:r>
      <w:r w:rsidRPr="0F9DCBF6">
        <w:rPr>
          <w:rFonts w:ascii="Times New Roman" w:cs="Times New Roman"/>
          <w:sz w:val="28"/>
          <w:szCs w:val="28"/>
          <w:rPrChange w:id="24230" w:author="user pc" w:date="2022-03-15T10:14:00Z">
            <w:rPr/>
          </w:rPrChange>
        </w:rPr>
        <w:t>96</w:t>
      </w:r>
      <w:r>
        <w:rPr>
          <w:rFonts w:ascii="Times New Roman" w:cs="Times New Roman" w:hAnsi="Times New Roman"/>
          <w:sz w:val="28"/>
          <w:szCs w:val="28"/>
        </w:rPr>
        <w:t xml:space="preserve"> </w:t>
      </w:r>
      <w:r w:rsidRPr="8DDE1032">
        <w:rPr>
          <w:rFonts w:ascii="Times New Roman" w:cs="Times New Roman"/>
          <w:sz w:val="28"/>
          <w:szCs w:val="28"/>
          <w:rPrChange w:id="24231" w:author="user pc" w:date="2022-03-15T10:14:00Z">
            <w:rPr/>
          </w:rPrChange>
        </w:rPr>
        <w:t>days,</w:t>
      </w:r>
      <w:r>
        <w:rPr>
          <w:rFonts w:ascii="Times New Roman" w:cs="Times New Roman" w:hAnsi="Times New Roman"/>
          <w:sz w:val="28"/>
          <w:szCs w:val="28"/>
        </w:rPr>
        <w:t xml:space="preserve"> </w:t>
      </w:r>
      <w:r w:rsidRPr="D4670235">
        <w:rPr>
          <w:rFonts w:ascii="Times New Roman" w:cs="Times New Roman"/>
          <w:sz w:val="28"/>
          <w:szCs w:val="28"/>
          <w:rPrChange w:id="24232" w:author="user pc" w:date="2022-03-15T10:14:00Z">
            <w:rPr/>
          </w:rPrChange>
        </w:rPr>
        <w:t>T</w:t>
      </w:r>
      <w:r>
        <w:rPr>
          <w:rFonts w:ascii="Times New Roman" w:cs="Times New Roman" w:hAnsi="Times New Roman"/>
          <w:sz w:val="28"/>
          <w:szCs w:val="28"/>
        </w:rPr>
        <w:t xml:space="preserve"> </w:t>
      </w:r>
      <w:r w:rsidRPr="6D4AC971">
        <w:rPr>
          <w:rFonts w:ascii="Times New Roman" w:cs="Times New Roman"/>
          <w:sz w:val="28"/>
          <w:szCs w:val="28"/>
          <w:rPrChange w:id="24233" w:author="user pc" w:date="2022-03-15T10:14:00Z">
            <w:rPr/>
          </w:rPrChange>
        </w:rPr>
        <w:t>=</w:t>
      </w:r>
      <w:r>
        <w:rPr>
          <w:rFonts w:ascii="Times New Roman" w:cs="Times New Roman" w:hAnsi="Times New Roman"/>
          <w:sz w:val="28"/>
          <w:szCs w:val="28"/>
        </w:rPr>
        <w:t xml:space="preserve"> </w:t>
      </w:r>
      <w:r w:rsidRPr="D9561C13">
        <w:rPr>
          <w:rFonts w:ascii="Times New Roman" w:cs="Times New Roman"/>
          <w:sz w:val="28"/>
          <w:szCs w:val="28"/>
          <w:rPrChange w:id="24234" w:author="user pc" w:date="2022-03-15T10:14:00Z">
            <w:rPr/>
          </w:rPrChange>
        </w:rPr>
        <w:t>24days</w:t>
      </w:r>
    </w:p>
    <w:p>
      <w:pPr>
        <w:pStyle w:val="style0"/>
        <w:tabs>
          <w:tab w:val="left" w:leader="none" w:pos="4020"/>
        </w:tabs>
        <w:rPr>
          <w:rFonts w:ascii="Times New Roman" w:cs="Times New Roman"/>
          <w:sz w:val="28"/>
          <w:szCs w:val="28"/>
          <w:rPrChange w:id="24235" w:author="user pc" w:date="2022-03-15T10:14:00Z">
            <w:rPr/>
          </w:rPrChange>
        </w:rPr>
      </w:pPr>
      <w:r w:rsidRPr="5C168490">
        <w:rPr>
          <w:rFonts w:ascii="Times New Roman" w:cs="Times New Roman"/>
          <w:sz w:val="28"/>
          <w:szCs w:val="28"/>
          <w:rPrChange w:id="24236" w:author="user pc" w:date="2022-03-15T10:14:00Z">
            <w:rPr/>
          </w:rPrChange>
        </w:rPr>
        <w:t>N</w:t>
      </w:r>
      <w:r w:rsidRPr="9FD468DB">
        <w:rPr>
          <w:rFonts w:ascii="Times New Roman" w:cs="Times New Roman"/>
          <w:sz w:val="28"/>
          <w:szCs w:val="28"/>
          <w:vertAlign w:val="subscript"/>
          <w:rPrChange w:id="24237" w:author="user pc" w:date="2022-03-15T10:14:00Z">
            <w:rPr>
              <w:vertAlign w:val="subscript"/>
            </w:rPr>
          </w:rPrChange>
        </w:rPr>
        <w:t>2</w:t>
      </w:r>
      <w:r>
        <w:rPr>
          <w:rFonts w:ascii="Times New Roman" w:cs="Times New Roman" w:hAnsi="Times New Roman"/>
          <w:sz w:val="28"/>
          <w:szCs w:val="28"/>
          <w:vertAlign w:val="subscript"/>
        </w:rPr>
        <w:t xml:space="preserve"> </w:t>
      </w:r>
      <w:r w:rsidRPr="560196BE">
        <w:rPr>
          <w:rFonts w:ascii="Times New Roman" w:cs="Times New Roman"/>
          <w:sz w:val="28"/>
          <w:szCs w:val="28"/>
          <w:rPrChange w:id="24238" w:author="user pc" w:date="2022-03-15T10:14:00Z">
            <w:rPr/>
          </w:rPrChange>
        </w:rPr>
        <w:t>=</w:t>
      </w:r>
      <w:r>
        <w:rPr>
          <w:rFonts w:ascii="Times New Roman" w:cs="Times New Roman" w:hAnsi="Times New Roman"/>
          <w:sz w:val="28"/>
          <w:szCs w:val="28"/>
        </w:rPr>
        <w:t xml:space="preserve"> </w:t>
      </w:r>
      <w:r w:rsidRPr="DD1E0F37">
        <w:rPr>
          <w:rFonts w:ascii="Times New Roman" w:cs="Times New Roman"/>
          <w:sz w:val="28"/>
          <w:szCs w:val="28"/>
          <w:rPrChange w:id="24239" w:author="user pc" w:date="2022-03-15T10:14:00Z">
            <w:rPr/>
          </w:rPrChange>
        </w:rPr>
        <w:t>N</w:t>
      </w:r>
      <w:r w:rsidRPr="74165554">
        <w:rPr>
          <w:rFonts w:ascii="Times New Roman" w:cs="Times New Roman"/>
          <w:sz w:val="28"/>
          <w:szCs w:val="28"/>
          <w:vertAlign w:val="subscript"/>
          <w:rPrChange w:id="24240" w:author="user pc" w:date="2022-03-15T10:14:00Z">
            <w:rPr>
              <w:vertAlign w:val="subscript"/>
            </w:rPr>
          </w:rPrChange>
        </w:rPr>
        <w:t>1</w:t>
      </w:r>
      <w:r w:rsidRPr="C7E6EB69">
        <w:rPr>
          <w:rFonts w:ascii="Times New Roman" w:cs="Times New Roman"/>
          <w:sz w:val="28"/>
          <w:szCs w:val="28"/>
          <w:rPrChange w:id="24241" w:author="user pc" w:date="2022-03-15T10:14:00Z">
            <w:rPr/>
          </w:rPrChange>
        </w:rPr>
        <w:t>/2</w:t>
      </w:r>
      <w:r w:rsidRPr="683B7010">
        <w:rPr>
          <w:rFonts w:ascii="Times New Roman" w:cs="Times New Roman"/>
          <w:sz w:val="28"/>
          <w:szCs w:val="28"/>
          <w:vertAlign w:val="superscript"/>
          <w:rPrChange w:id="24242" w:author="user pc" w:date="2022-03-15T10:14:00Z">
            <w:rPr>
              <w:vertAlign w:val="superscript"/>
            </w:rPr>
          </w:rPrChange>
        </w:rPr>
        <w:t>t/T</w:t>
      </w:r>
      <w:r>
        <w:rPr>
          <w:rFonts w:ascii="Times New Roman" w:cs="Times New Roman" w:hAnsi="Times New Roman"/>
          <w:sz w:val="28"/>
          <w:szCs w:val="28"/>
          <w:vertAlign w:val="superscript"/>
        </w:rPr>
        <w:t xml:space="preserve"> </w:t>
      </w:r>
      <w:r w:rsidRPr="84871734">
        <w:rPr>
          <w:rFonts w:ascii="Times New Roman" w:cs="Times New Roman"/>
          <w:sz w:val="28"/>
          <w:szCs w:val="28"/>
          <w:rPrChange w:id="24243" w:author="user pc" w:date="2022-03-15T10:14:00Z">
            <w:rPr/>
          </w:rPrChange>
        </w:rPr>
        <w:t>=</w:t>
      </w:r>
      <w:r>
        <w:rPr>
          <w:rFonts w:ascii="Times New Roman" w:cs="Times New Roman" w:hAnsi="Times New Roman"/>
          <w:sz w:val="28"/>
          <w:szCs w:val="28"/>
        </w:rPr>
        <w:t xml:space="preserve"> </w:t>
      </w:r>
      <w:r w:rsidRPr="E3655DD7">
        <w:rPr>
          <w:rFonts w:ascii="Times New Roman" w:cs="Times New Roman"/>
          <w:sz w:val="28"/>
          <w:szCs w:val="28"/>
          <w:rPrChange w:id="24244" w:author="user pc" w:date="2022-03-15T10:14:00Z">
            <w:rPr/>
          </w:rPrChange>
        </w:rPr>
        <w:t>0.64/2</w:t>
      </w:r>
      <w:r w:rsidRPr="0540F580">
        <w:rPr>
          <w:rFonts w:ascii="Times New Roman" w:cs="Times New Roman"/>
          <w:sz w:val="28"/>
          <w:szCs w:val="28"/>
          <w:vertAlign w:val="superscript"/>
          <w:rPrChange w:id="24245" w:author="user pc" w:date="2022-03-15T10:14:00Z">
            <w:rPr>
              <w:vertAlign w:val="superscript"/>
            </w:rPr>
          </w:rPrChange>
        </w:rPr>
        <w:t>96/24</w:t>
      </w:r>
    </w:p>
    <w:p>
      <w:pPr>
        <w:pStyle w:val="style0"/>
        <w:tabs>
          <w:tab w:val="left" w:leader="none" w:pos="4030"/>
        </w:tabs>
        <w:rPr>
          <w:rFonts w:ascii="Times New Roman" w:cs="Times New Roman"/>
          <w:sz w:val="28"/>
          <w:szCs w:val="28"/>
          <w:rPrChange w:id="24246" w:author="user pc" w:date="2022-03-15T10:14:00Z">
            <w:rPr/>
          </w:rPrChange>
        </w:rPr>
      </w:pPr>
      <w:r w:rsidRPr="3A6DD317">
        <w:rPr>
          <w:rFonts w:ascii="Times New Roman" w:cs="Times New Roman"/>
          <w:sz w:val="28"/>
          <w:szCs w:val="28"/>
          <w:rPrChange w:id="24247" w:author="user pc" w:date="2022-03-15T10:14:00Z">
            <w:rPr/>
          </w:rPrChange>
        </w:rPr>
        <w:t>N</w:t>
      </w:r>
      <w:r w:rsidRPr="A2CB70FD">
        <w:rPr>
          <w:rFonts w:ascii="Times New Roman" w:cs="Times New Roman"/>
          <w:sz w:val="28"/>
          <w:szCs w:val="28"/>
          <w:vertAlign w:val="subscript"/>
          <w:rPrChange w:id="24248" w:author="user pc" w:date="2022-03-15T10:14:00Z">
            <w:rPr>
              <w:vertAlign w:val="subscript"/>
            </w:rPr>
          </w:rPrChange>
        </w:rPr>
        <w:t>2</w:t>
      </w:r>
      <w:r>
        <w:rPr>
          <w:rFonts w:ascii="Times New Roman" w:cs="Times New Roman" w:hAnsi="Times New Roman"/>
          <w:sz w:val="28"/>
          <w:szCs w:val="28"/>
          <w:vertAlign w:val="subscript"/>
        </w:rPr>
        <w:t xml:space="preserve"> </w:t>
      </w:r>
      <w:r w:rsidRPr="D47F3773">
        <w:rPr>
          <w:rFonts w:ascii="Times New Roman" w:cs="Times New Roman"/>
          <w:sz w:val="28"/>
          <w:szCs w:val="28"/>
          <w:rPrChange w:id="24249" w:author="user pc" w:date="2022-03-15T10:14:00Z">
            <w:rPr/>
          </w:rPrChange>
        </w:rPr>
        <w:t>=</w:t>
      </w:r>
      <w:r>
        <w:rPr>
          <w:rFonts w:ascii="Times New Roman" w:cs="Times New Roman" w:hAnsi="Times New Roman"/>
          <w:sz w:val="28"/>
          <w:szCs w:val="28"/>
        </w:rPr>
        <w:t xml:space="preserve"> </w:t>
      </w:r>
      <w:r w:rsidRPr="B2CBCFDA">
        <w:rPr>
          <w:rFonts w:ascii="Times New Roman" w:cs="Times New Roman"/>
          <w:sz w:val="28"/>
          <w:szCs w:val="28"/>
          <w:rPrChange w:id="24250" w:author="user pc" w:date="2022-03-15T10:14:00Z">
            <w:rPr/>
          </w:rPrChange>
        </w:rPr>
        <w:t>0.64/2</w:t>
      </w:r>
      <w:r w:rsidRPr="F0FD4035">
        <w:rPr>
          <w:rFonts w:ascii="Times New Roman" w:cs="Times New Roman"/>
          <w:sz w:val="28"/>
          <w:szCs w:val="28"/>
          <w:vertAlign w:val="superscript"/>
          <w:rPrChange w:id="24251" w:author="user pc" w:date="2022-03-15T10:14:00Z">
            <w:rPr>
              <w:vertAlign w:val="superscript"/>
            </w:rPr>
          </w:rPrChange>
        </w:rPr>
        <w:t>4</w:t>
      </w:r>
      <w:r>
        <w:rPr>
          <w:rFonts w:ascii="Times New Roman" w:cs="Times New Roman" w:hAnsi="Times New Roman"/>
          <w:sz w:val="28"/>
          <w:szCs w:val="28"/>
          <w:vertAlign w:val="superscript"/>
        </w:rPr>
        <w:t xml:space="preserve"> </w:t>
      </w:r>
      <w:r w:rsidRPr="7A9F6C02">
        <w:rPr>
          <w:rFonts w:ascii="Times New Roman" w:cs="Times New Roman"/>
          <w:sz w:val="28"/>
          <w:szCs w:val="28"/>
          <w:rPrChange w:id="24252" w:author="user pc" w:date="2022-03-15T10:14:00Z">
            <w:rPr/>
          </w:rPrChange>
        </w:rPr>
        <w:t>=</w:t>
      </w:r>
      <w:r>
        <w:rPr>
          <w:rFonts w:ascii="Times New Roman" w:cs="Times New Roman" w:hAnsi="Times New Roman"/>
          <w:sz w:val="28"/>
          <w:szCs w:val="28"/>
        </w:rPr>
        <w:t xml:space="preserve"> </w:t>
      </w:r>
      <w:r w:rsidRPr="6A9878F2">
        <w:rPr>
          <w:rFonts w:ascii="Times New Roman" w:cs="Times New Roman"/>
          <w:sz w:val="28"/>
          <w:szCs w:val="28"/>
          <w:rPrChange w:id="24253" w:author="user pc" w:date="2022-03-15T10:14:00Z">
            <w:rPr/>
          </w:rPrChange>
        </w:rPr>
        <w:t>0.64/16</w:t>
      </w:r>
      <w:r>
        <w:rPr>
          <w:rFonts w:ascii="Times New Roman" w:cs="Times New Roman" w:hAnsi="Times New Roman"/>
          <w:sz w:val="28"/>
          <w:szCs w:val="28"/>
        </w:rPr>
        <w:t xml:space="preserve"> </w:t>
      </w:r>
      <w:r w:rsidRPr="5DF4CBF6">
        <w:rPr>
          <w:rFonts w:ascii="Times New Roman" w:cs="Times New Roman"/>
          <w:sz w:val="28"/>
          <w:szCs w:val="28"/>
          <w:rPrChange w:id="24254" w:author="user pc" w:date="2022-03-15T10:14:00Z">
            <w:rPr/>
          </w:rPrChange>
        </w:rPr>
        <w:t>=</w:t>
      </w:r>
      <w:r>
        <w:rPr>
          <w:rFonts w:ascii="Times New Roman" w:cs="Times New Roman" w:hAnsi="Times New Roman"/>
          <w:sz w:val="28"/>
          <w:szCs w:val="28"/>
        </w:rPr>
        <w:t xml:space="preserve"> </w:t>
      </w:r>
      <w:r w:rsidRPr="78F5AA77">
        <w:rPr>
          <w:rFonts w:ascii="Times New Roman" w:cs="Times New Roman"/>
          <w:sz w:val="28"/>
          <w:szCs w:val="28"/>
          <w:rPrChange w:id="24255" w:author="user pc" w:date="2022-03-15T10:14:00Z">
            <w:rPr/>
          </w:rPrChange>
        </w:rPr>
        <w:t>0.04g</w:t>
      </w:r>
    </w:p>
    <w:p>
      <w:pPr>
        <w:pStyle w:val="style0"/>
        <w:tabs>
          <w:tab w:val="left" w:leader="none" w:pos="4020"/>
        </w:tabs>
        <w:rPr>
          <w:rFonts w:ascii="Times New Roman" w:cs="Times New Roman"/>
          <w:sz w:val="28"/>
          <w:szCs w:val="28"/>
          <w:rPrChange w:id="24256" w:author="user pc" w:date="2022-03-15T10:14:00Z">
            <w:rPr/>
          </w:rPrChange>
        </w:rPr>
      </w:pPr>
      <w:r w:rsidRPr="B44A67C0">
        <w:rPr>
          <w:rFonts w:ascii="Times New Roman" w:cs="Times New Roman"/>
          <w:sz w:val="28"/>
          <w:szCs w:val="28"/>
          <w:rPrChange w:id="24257" w:author="user pc" w:date="2022-03-15T10:14:00Z">
            <w:rPr/>
          </w:rPrChange>
        </w:rPr>
        <w:t>V. t</w:t>
      </w:r>
      <w:r>
        <w:rPr>
          <w:rFonts w:ascii="Times New Roman" w:cs="Times New Roman" w:hAnsi="Times New Roman"/>
          <w:sz w:val="28"/>
          <w:szCs w:val="28"/>
        </w:rPr>
        <w:t xml:space="preserve"> </w:t>
      </w:r>
      <w:r w:rsidRPr="3A55E50B">
        <w:rPr>
          <w:rFonts w:ascii="Times New Roman" w:cs="Times New Roman"/>
          <w:sz w:val="28"/>
          <w:szCs w:val="28"/>
          <w:rPrChange w:id="24258" w:author="user pc" w:date="2022-03-15T10:14:00Z">
            <w:rPr/>
          </w:rPrChange>
        </w:rPr>
        <w:t>=</w:t>
      </w:r>
      <w:r>
        <w:rPr>
          <w:rFonts w:ascii="Times New Roman" w:cs="Times New Roman" w:hAnsi="Times New Roman"/>
          <w:sz w:val="28"/>
          <w:szCs w:val="28"/>
        </w:rPr>
        <w:t xml:space="preserve"> </w:t>
      </w:r>
      <w:r w:rsidRPr="98E07C29">
        <w:rPr>
          <w:rFonts w:ascii="Times New Roman" w:cs="Times New Roman"/>
          <w:sz w:val="28"/>
          <w:szCs w:val="28"/>
          <w:rPrChange w:id="24259" w:author="user pc" w:date="2022-03-15T10:14:00Z">
            <w:rPr/>
          </w:rPrChange>
        </w:rPr>
        <w:t>120</w:t>
      </w:r>
      <w:r>
        <w:rPr>
          <w:rFonts w:ascii="Times New Roman" w:cs="Times New Roman" w:hAnsi="Times New Roman"/>
          <w:sz w:val="28"/>
          <w:szCs w:val="28"/>
        </w:rPr>
        <w:t xml:space="preserve"> </w:t>
      </w:r>
      <w:r w:rsidRPr="35F44489">
        <w:rPr>
          <w:rFonts w:ascii="Times New Roman" w:cs="Times New Roman"/>
          <w:sz w:val="28"/>
          <w:szCs w:val="28"/>
          <w:rPrChange w:id="24260" w:author="user pc" w:date="2022-03-15T10:14:00Z">
            <w:rPr/>
          </w:rPrChange>
        </w:rPr>
        <w:t>days,</w:t>
      </w:r>
      <w:r>
        <w:rPr>
          <w:rFonts w:ascii="Times New Roman" w:cs="Times New Roman" w:hAnsi="Times New Roman"/>
          <w:sz w:val="28"/>
          <w:szCs w:val="28"/>
        </w:rPr>
        <w:t xml:space="preserve"> </w:t>
      </w:r>
      <w:r w:rsidRPr="DFF81DA8">
        <w:rPr>
          <w:rFonts w:ascii="Times New Roman" w:cs="Times New Roman"/>
          <w:sz w:val="28"/>
          <w:szCs w:val="28"/>
          <w:rPrChange w:id="24261" w:author="user pc" w:date="2022-03-15T10:14:00Z">
            <w:rPr/>
          </w:rPrChange>
        </w:rPr>
        <w:t>T</w:t>
      </w:r>
      <w:r>
        <w:rPr>
          <w:rFonts w:ascii="Times New Roman" w:cs="Times New Roman" w:hAnsi="Times New Roman"/>
          <w:sz w:val="28"/>
          <w:szCs w:val="28"/>
        </w:rPr>
        <w:t xml:space="preserve"> </w:t>
      </w:r>
      <w:r w:rsidRPr="9BFE5DBA">
        <w:rPr>
          <w:rFonts w:ascii="Times New Roman" w:cs="Times New Roman"/>
          <w:sz w:val="28"/>
          <w:szCs w:val="28"/>
          <w:rPrChange w:id="24262" w:author="user pc" w:date="2022-03-15T10:14:00Z">
            <w:rPr/>
          </w:rPrChange>
        </w:rPr>
        <w:t>=</w:t>
      </w:r>
      <w:r>
        <w:rPr>
          <w:rFonts w:ascii="Times New Roman" w:cs="Times New Roman" w:hAnsi="Times New Roman"/>
          <w:sz w:val="28"/>
          <w:szCs w:val="28"/>
        </w:rPr>
        <w:t xml:space="preserve"> </w:t>
      </w:r>
      <w:r w:rsidRPr="1610B711">
        <w:rPr>
          <w:rFonts w:ascii="Times New Roman" w:cs="Times New Roman"/>
          <w:sz w:val="28"/>
          <w:szCs w:val="28"/>
          <w:rPrChange w:id="24263" w:author="user pc" w:date="2022-03-15T10:14:00Z">
            <w:rPr/>
          </w:rPrChange>
        </w:rPr>
        <w:t>24days</w:t>
      </w:r>
    </w:p>
    <w:p>
      <w:pPr>
        <w:pStyle w:val="style0"/>
        <w:tabs>
          <w:tab w:val="left" w:leader="none" w:pos="4020"/>
        </w:tabs>
        <w:rPr>
          <w:rFonts w:ascii="Times New Roman" w:cs="Times New Roman"/>
          <w:sz w:val="28"/>
          <w:szCs w:val="28"/>
          <w:rPrChange w:id="24264" w:author="user pc" w:date="2022-03-15T10:14:00Z">
            <w:rPr/>
          </w:rPrChange>
        </w:rPr>
      </w:pPr>
      <w:r w:rsidRPr="8B1691B1">
        <w:rPr>
          <w:rFonts w:ascii="Times New Roman" w:cs="Times New Roman"/>
          <w:sz w:val="28"/>
          <w:szCs w:val="28"/>
          <w:rPrChange w:id="24265" w:author="user pc" w:date="2022-03-15T10:14:00Z">
            <w:rPr/>
          </w:rPrChange>
        </w:rPr>
        <w:t>N</w:t>
      </w:r>
      <w:r w:rsidRPr="C27AE660">
        <w:rPr>
          <w:rFonts w:ascii="Times New Roman" w:cs="Times New Roman"/>
          <w:sz w:val="28"/>
          <w:szCs w:val="28"/>
          <w:vertAlign w:val="subscript"/>
          <w:rPrChange w:id="24266" w:author="user pc" w:date="2022-03-15T10:14:00Z">
            <w:rPr>
              <w:vertAlign w:val="subscript"/>
            </w:rPr>
          </w:rPrChange>
        </w:rPr>
        <w:t>2</w:t>
      </w:r>
      <w:r>
        <w:rPr>
          <w:rFonts w:ascii="Times New Roman" w:cs="Times New Roman" w:hAnsi="Times New Roman"/>
          <w:sz w:val="28"/>
          <w:szCs w:val="28"/>
          <w:vertAlign w:val="subscript"/>
        </w:rPr>
        <w:t xml:space="preserve"> </w:t>
      </w:r>
      <w:r w:rsidRPr="96096AC3">
        <w:rPr>
          <w:rFonts w:ascii="Times New Roman" w:cs="Times New Roman"/>
          <w:sz w:val="28"/>
          <w:szCs w:val="28"/>
          <w:rPrChange w:id="24267" w:author="user pc" w:date="2022-03-15T10:14:00Z">
            <w:rPr/>
          </w:rPrChange>
        </w:rPr>
        <w:t>=</w:t>
      </w:r>
      <w:r>
        <w:rPr>
          <w:rFonts w:ascii="Times New Roman" w:cs="Times New Roman" w:hAnsi="Times New Roman"/>
          <w:sz w:val="28"/>
          <w:szCs w:val="28"/>
        </w:rPr>
        <w:t xml:space="preserve"> </w:t>
      </w:r>
      <w:r w:rsidRPr="D472C8A7">
        <w:rPr>
          <w:rFonts w:ascii="Times New Roman" w:cs="Times New Roman"/>
          <w:sz w:val="28"/>
          <w:szCs w:val="28"/>
          <w:rPrChange w:id="24268" w:author="user pc" w:date="2022-03-15T10:14:00Z">
            <w:rPr/>
          </w:rPrChange>
        </w:rPr>
        <w:t>N</w:t>
      </w:r>
      <w:r w:rsidRPr="A5526890">
        <w:rPr>
          <w:rFonts w:ascii="Times New Roman" w:cs="Times New Roman"/>
          <w:sz w:val="28"/>
          <w:szCs w:val="28"/>
          <w:vertAlign w:val="subscript"/>
          <w:rPrChange w:id="24269" w:author="user pc" w:date="2022-03-15T10:14:00Z">
            <w:rPr>
              <w:vertAlign w:val="subscript"/>
            </w:rPr>
          </w:rPrChange>
        </w:rPr>
        <w:t>1</w:t>
      </w:r>
      <w:r w:rsidRPr="4C279677">
        <w:rPr>
          <w:rFonts w:ascii="Times New Roman" w:cs="Times New Roman"/>
          <w:sz w:val="28"/>
          <w:szCs w:val="28"/>
          <w:rPrChange w:id="24270" w:author="user pc" w:date="2022-03-15T10:14:00Z">
            <w:rPr/>
          </w:rPrChange>
        </w:rPr>
        <w:t>/2</w:t>
      </w:r>
      <w:r w:rsidRPr="FEA4BC33">
        <w:rPr>
          <w:rFonts w:ascii="Times New Roman" w:cs="Times New Roman"/>
          <w:sz w:val="28"/>
          <w:szCs w:val="28"/>
          <w:vertAlign w:val="superscript"/>
          <w:rPrChange w:id="24271" w:author="user pc" w:date="2022-03-15T10:14:00Z">
            <w:rPr>
              <w:vertAlign w:val="superscript"/>
            </w:rPr>
          </w:rPrChange>
        </w:rPr>
        <w:t>t/T</w:t>
      </w:r>
      <w:r>
        <w:rPr>
          <w:rFonts w:ascii="Times New Roman" w:cs="Times New Roman" w:hAnsi="Times New Roman"/>
          <w:sz w:val="28"/>
          <w:szCs w:val="28"/>
          <w:vertAlign w:val="superscript"/>
        </w:rPr>
        <w:t xml:space="preserve">  </w:t>
      </w:r>
      <w:r w:rsidRPr="E2208000">
        <w:rPr>
          <w:rFonts w:ascii="Times New Roman" w:cs="Times New Roman"/>
          <w:sz w:val="28"/>
          <w:szCs w:val="28"/>
          <w:rPrChange w:id="24272" w:author="user pc" w:date="2022-03-15T10:14:00Z">
            <w:rPr/>
          </w:rPrChange>
        </w:rPr>
        <w:t>=</w:t>
      </w:r>
      <w:r>
        <w:rPr>
          <w:rFonts w:ascii="Times New Roman" w:cs="Times New Roman" w:hAnsi="Times New Roman"/>
          <w:sz w:val="28"/>
          <w:szCs w:val="28"/>
        </w:rPr>
        <w:t xml:space="preserve"> </w:t>
      </w:r>
      <w:r w:rsidRPr="4E5DD85D">
        <w:rPr>
          <w:rFonts w:ascii="Times New Roman" w:cs="Times New Roman"/>
          <w:sz w:val="28"/>
          <w:szCs w:val="28"/>
          <w:rPrChange w:id="24273" w:author="user pc" w:date="2022-03-15T10:14:00Z">
            <w:rPr/>
          </w:rPrChange>
        </w:rPr>
        <w:t>0.64/2</w:t>
      </w:r>
      <w:r w:rsidRPr="A35D983C">
        <w:rPr>
          <w:rFonts w:ascii="Times New Roman" w:cs="Times New Roman"/>
          <w:sz w:val="28"/>
          <w:szCs w:val="28"/>
          <w:vertAlign w:val="superscript"/>
          <w:rPrChange w:id="24274" w:author="user pc" w:date="2022-03-15T10:14:00Z">
            <w:rPr>
              <w:vertAlign w:val="superscript"/>
            </w:rPr>
          </w:rPrChange>
        </w:rPr>
        <w:t>120/24</w:t>
      </w:r>
    </w:p>
    <w:p>
      <w:pPr>
        <w:pStyle w:val="style0"/>
        <w:tabs>
          <w:tab w:val="left" w:leader="none" w:pos="4030"/>
        </w:tabs>
        <w:rPr>
          <w:rFonts w:ascii="Times New Roman" w:cs="Times New Roman"/>
          <w:sz w:val="28"/>
          <w:szCs w:val="28"/>
          <w:rPrChange w:id="24275" w:author="user pc" w:date="2022-03-15T10:14:00Z">
            <w:rPr/>
          </w:rPrChange>
        </w:rPr>
      </w:pPr>
      <w:r w:rsidRPr="7B5559DB">
        <w:rPr>
          <w:rFonts w:ascii="Times New Roman" w:cs="Times New Roman"/>
          <w:sz w:val="28"/>
          <w:szCs w:val="28"/>
          <w:rPrChange w:id="24276" w:author="user pc" w:date="2022-03-15T10:14:00Z">
            <w:rPr/>
          </w:rPrChange>
        </w:rPr>
        <w:t>N</w:t>
      </w:r>
      <w:r w:rsidRPr="C70C938A">
        <w:rPr>
          <w:rFonts w:ascii="Times New Roman" w:cs="Times New Roman"/>
          <w:sz w:val="28"/>
          <w:szCs w:val="28"/>
          <w:vertAlign w:val="subscript"/>
          <w:rPrChange w:id="24277" w:author="user pc" w:date="2022-03-15T10:14:00Z">
            <w:rPr>
              <w:vertAlign w:val="subscript"/>
            </w:rPr>
          </w:rPrChange>
        </w:rPr>
        <w:t>2</w:t>
      </w:r>
      <w:r>
        <w:rPr>
          <w:rFonts w:ascii="Times New Roman" w:cs="Times New Roman" w:hAnsi="Times New Roman"/>
          <w:sz w:val="28"/>
          <w:szCs w:val="28"/>
          <w:vertAlign w:val="subscript"/>
        </w:rPr>
        <w:t xml:space="preserve"> </w:t>
      </w:r>
      <w:r w:rsidRPr="ED5D6A92">
        <w:rPr>
          <w:rFonts w:ascii="Times New Roman" w:cs="Times New Roman"/>
          <w:sz w:val="28"/>
          <w:szCs w:val="28"/>
          <w:rPrChange w:id="24278" w:author="user pc" w:date="2022-03-15T10:14:00Z">
            <w:rPr/>
          </w:rPrChange>
        </w:rPr>
        <w:t>=</w:t>
      </w:r>
      <w:r>
        <w:rPr>
          <w:rFonts w:ascii="Times New Roman" w:cs="Times New Roman" w:hAnsi="Times New Roman"/>
          <w:sz w:val="28"/>
          <w:szCs w:val="28"/>
        </w:rPr>
        <w:t xml:space="preserve"> </w:t>
      </w:r>
      <w:r w:rsidRPr="E1353D3F">
        <w:rPr>
          <w:rFonts w:ascii="Times New Roman" w:cs="Times New Roman"/>
          <w:sz w:val="28"/>
          <w:szCs w:val="28"/>
          <w:rPrChange w:id="24279" w:author="user pc" w:date="2022-03-15T10:14:00Z">
            <w:rPr/>
          </w:rPrChange>
        </w:rPr>
        <w:t>0.64/2</w:t>
      </w:r>
      <w:r w:rsidRPr="09DFBE30">
        <w:rPr>
          <w:rFonts w:ascii="Times New Roman" w:cs="Times New Roman"/>
          <w:sz w:val="28"/>
          <w:szCs w:val="28"/>
          <w:vertAlign w:val="superscript"/>
          <w:rPrChange w:id="24280" w:author="user pc" w:date="2022-03-15T10:14:00Z">
            <w:rPr>
              <w:vertAlign w:val="superscript"/>
            </w:rPr>
          </w:rPrChange>
        </w:rPr>
        <w:t>5</w:t>
      </w:r>
      <w:r>
        <w:rPr>
          <w:rFonts w:ascii="Times New Roman" w:cs="Times New Roman" w:hAnsi="Times New Roman"/>
          <w:sz w:val="28"/>
          <w:szCs w:val="28"/>
          <w:vertAlign w:val="superscript"/>
        </w:rPr>
        <w:t xml:space="preserve"> </w:t>
      </w:r>
      <w:r w:rsidRPr="9E4EEF10">
        <w:rPr>
          <w:rFonts w:ascii="Times New Roman" w:cs="Times New Roman"/>
          <w:sz w:val="28"/>
          <w:szCs w:val="28"/>
          <w:rPrChange w:id="24281" w:author="user pc" w:date="2022-03-15T10:14:00Z">
            <w:rPr/>
          </w:rPrChange>
        </w:rPr>
        <w:t>=</w:t>
      </w:r>
      <w:r>
        <w:rPr>
          <w:rFonts w:ascii="Times New Roman" w:cs="Times New Roman" w:hAnsi="Times New Roman"/>
          <w:sz w:val="28"/>
          <w:szCs w:val="28"/>
        </w:rPr>
        <w:t xml:space="preserve"> </w:t>
      </w:r>
      <w:r w:rsidRPr="2580DD26">
        <w:rPr>
          <w:rFonts w:ascii="Times New Roman" w:cs="Times New Roman"/>
          <w:sz w:val="28"/>
          <w:szCs w:val="28"/>
          <w:rPrChange w:id="24282" w:author="user pc" w:date="2022-03-15T10:14:00Z">
            <w:rPr/>
          </w:rPrChange>
        </w:rPr>
        <w:t>0.64/32</w:t>
      </w:r>
      <w:r>
        <w:rPr>
          <w:rFonts w:ascii="Times New Roman" w:cs="Times New Roman" w:hAnsi="Times New Roman"/>
          <w:sz w:val="28"/>
          <w:szCs w:val="28"/>
        </w:rPr>
        <w:t xml:space="preserve"> </w:t>
      </w:r>
      <w:r w:rsidRPr="5B2AA75D">
        <w:rPr>
          <w:rFonts w:ascii="Times New Roman" w:cs="Times New Roman"/>
          <w:sz w:val="28"/>
          <w:szCs w:val="28"/>
          <w:rPrChange w:id="24283" w:author="user pc" w:date="2022-03-15T10:14:00Z">
            <w:rPr/>
          </w:rPrChange>
        </w:rPr>
        <w:t>= 0.02g</w:t>
      </w:r>
    </w:p>
    <w:p>
      <w:pPr>
        <w:pStyle w:val="style0"/>
        <w:tabs>
          <w:tab w:val="left" w:leader="none" w:pos="4030"/>
        </w:tabs>
        <w:rPr>
          <w:rFonts w:ascii="Times New Roman" w:cs="Times New Roman" w:hAnsi="Times New Roman"/>
          <w:sz w:val="28"/>
          <w:szCs w:val="28"/>
        </w:rPr>
      </w:pPr>
    </w:p>
    <w:p>
      <w:pPr>
        <w:pStyle w:val="style0"/>
        <w:tabs>
          <w:tab w:val="left" w:leader="none" w:pos="4030"/>
        </w:tabs>
        <w:rPr>
          <w:rFonts w:ascii="Times New Roman" w:cs="Times New Roman"/>
          <w:sz w:val="28"/>
          <w:szCs w:val="28"/>
          <w:rPrChange w:id="24284" w:author="user pc" w:date="2022-03-15T10:14:00Z">
            <w:rPr/>
          </w:rPrChange>
        </w:rPr>
      </w:pPr>
    </w:p>
    <w:p>
      <w:pPr>
        <w:pStyle w:val="style0"/>
        <w:tabs>
          <w:tab w:val="left" w:leader="none" w:pos="4030"/>
        </w:tabs>
        <w:rPr>
          <w:rFonts w:ascii="Times New Roman" w:cs="Times New Roman"/>
          <w:sz w:val="28"/>
          <w:szCs w:val="28"/>
          <w:rPrChange w:id="24285" w:author="user pc" w:date="2022-03-15T10:14:00Z">
            <w:rPr/>
          </w:rPrChange>
        </w:rPr>
      </w:pPr>
    </w:p>
    <w:p>
      <w:pPr>
        <w:pStyle w:val="style0"/>
        <w:tabs>
          <w:tab w:val="left" w:leader="none" w:pos="4030"/>
        </w:tabs>
        <w:rPr>
          <w:rFonts w:ascii="Times New Roman" w:cs="Times New Roman"/>
          <w:b/>
          <w:bCs/>
          <w:sz w:val="28"/>
          <w:szCs w:val="28"/>
          <w:rPrChange w:id="24286" w:author="user pc" w:date="2022-03-15T10:14:00Z">
            <w:rPr>
              <w:b/>
              <w:bCs/>
            </w:rPr>
          </w:rPrChange>
        </w:rPr>
      </w:pPr>
      <w:r w:rsidRPr="8ACBEC29">
        <w:rPr>
          <w:rFonts w:ascii="Times New Roman" w:cs="Times New Roman"/>
          <w:b/>
          <w:bCs/>
          <w:sz w:val="28"/>
          <w:szCs w:val="28"/>
          <w:rPrChange w:id="24287" w:author="user pc" w:date="2022-03-15T10:14:00Z">
            <w:rPr>
              <w:b/>
              <w:bCs/>
            </w:rPr>
          </w:rPrChange>
        </w:rPr>
        <w:t>TAKE AWAY</w:t>
      </w:r>
    </w:p>
    <w:p>
      <w:pPr>
        <w:pStyle w:val="style0"/>
        <w:tabs>
          <w:tab w:val="left" w:leader="none" w:pos="4030"/>
        </w:tabs>
        <w:rPr>
          <w:rFonts w:ascii="Times New Roman" w:cs="Times New Roman"/>
          <w:b/>
          <w:bCs/>
          <w:sz w:val="28"/>
          <w:szCs w:val="28"/>
          <w:rPrChange w:id="24288" w:author="user pc" w:date="2022-03-15T10:14:00Z">
            <w:rPr/>
          </w:rPrChange>
        </w:rPr>
      </w:pPr>
      <w:r w:rsidRPr="65736BC6">
        <w:rPr>
          <w:rFonts w:ascii="Times New Roman" w:cs="Times New Roman"/>
          <w:sz w:val="28"/>
          <w:szCs w:val="28"/>
          <w:rPrChange w:id="24289" w:author="user pc" w:date="2022-03-15T10:14:00Z">
            <w:rPr/>
          </w:rPrChange>
        </w:rPr>
        <w:t xml:space="preserve">1. Calculate the average binding energy per mole of a U-235 isotope. Show your answer in kJ/mole. </w:t>
      </w:r>
      <w:r w:rsidRPr="F7B7D646">
        <w:rPr>
          <w:rFonts w:ascii="Times New Roman" w:cs="Times New Roman"/>
          <w:b/>
          <w:bCs/>
          <w:sz w:val="28"/>
          <w:szCs w:val="28"/>
          <w:rPrChange w:id="24290" w:author="user pc" w:date="2022-03-15T10:14:00Z">
            <w:rPr>
              <w:b/>
              <w:bCs/>
            </w:rPr>
          </w:rPrChange>
        </w:rPr>
        <w:t>Ans. E = 2.7843 x 10</w:t>
      </w:r>
      <w:r w:rsidRPr="380DE0E9">
        <w:rPr>
          <w:rFonts w:ascii="Times New Roman" w:cs="Times New Roman"/>
          <w:b/>
          <w:bCs/>
          <w:sz w:val="28"/>
          <w:szCs w:val="28"/>
          <w:vertAlign w:val="superscript"/>
          <w:rPrChange w:id="24291" w:author="user pc" w:date="2022-03-15T10:14:00Z">
            <w:rPr>
              <w:b/>
              <w:bCs/>
              <w:vertAlign w:val="superscript"/>
            </w:rPr>
          </w:rPrChange>
        </w:rPr>
        <w:t xml:space="preserve">-10 </w:t>
      </w:r>
      <w:r w:rsidRPr="367355D7">
        <w:rPr>
          <w:rFonts w:ascii="Times New Roman" w:cs="Times New Roman"/>
          <w:b/>
          <w:bCs/>
          <w:sz w:val="28"/>
          <w:szCs w:val="28"/>
          <w:rPrChange w:id="24292" w:author="user pc" w:date="2022-03-15T10:14:00Z">
            <w:rPr>
              <w:b/>
              <w:bCs/>
            </w:rPr>
          </w:rPrChange>
        </w:rPr>
        <w:t>J</w:t>
      </w:r>
    </w:p>
    <w:p>
      <w:pPr>
        <w:pStyle w:val="style0"/>
        <w:tabs>
          <w:tab w:val="left" w:leader="none" w:pos="4030"/>
        </w:tabs>
        <w:rPr>
          <w:rFonts w:ascii="Times New Roman" w:cs="Times New Roman"/>
          <w:sz w:val="28"/>
          <w:szCs w:val="28"/>
          <w:rPrChange w:id="24293" w:author="user pc" w:date="2022-03-15T10:14:00Z">
            <w:rPr/>
          </w:rPrChange>
        </w:rPr>
      </w:pPr>
      <w:r w:rsidRPr="C06B2CE5">
        <w:rPr>
          <w:rFonts w:ascii="Times New Roman" w:cs="Times New Roman"/>
          <w:sz w:val="28"/>
          <w:szCs w:val="28"/>
          <w:rPrChange w:id="24294" w:author="user pc" w:date="2022-03-15T10:14:00Z">
            <w:rPr/>
          </w:rPrChange>
        </w:rPr>
        <w:t>2. A radioactive element</w:t>
      </w:r>
      <w:r>
        <w:rPr>
          <w:rFonts w:ascii="Times New Roman" w:cs="Times New Roman" w:hAnsi="Times New Roman"/>
          <w:sz w:val="28"/>
          <w:szCs w:val="28"/>
        </w:rPr>
        <w:t xml:space="preserve"> </w:t>
      </w:r>
      <w:r w:rsidRPr="B61067FC">
        <w:rPr>
          <w:rFonts w:ascii="Times New Roman" w:cs="Times New Roman"/>
          <w:sz w:val="28"/>
          <w:szCs w:val="28"/>
          <w:rPrChange w:id="24295" w:author="user pc" w:date="2022-03-15T10:14:00Z">
            <w:rPr/>
          </w:rPrChange>
        </w:rPr>
        <w:t>has a decay constant of 0.077S</w:t>
      </w:r>
      <w:r w:rsidRPr="A2C6338C">
        <w:rPr>
          <w:rFonts w:ascii="Times New Roman" w:cs="Times New Roman"/>
          <w:sz w:val="28"/>
          <w:szCs w:val="28"/>
          <w:vertAlign w:val="superscript"/>
          <w:rPrChange w:id="24296" w:author="user pc" w:date="2022-03-15T10:14:00Z">
            <w:rPr>
              <w:vertAlign w:val="superscript"/>
            </w:rPr>
          </w:rPrChange>
        </w:rPr>
        <w:t>-1</w:t>
      </w:r>
      <w:r>
        <w:rPr>
          <w:rFonts w:ascii="Times New Roman" w:cs="Times New Roman" w:hAnsi="Times New Roman"/>
          <w:sz w:val="28"/>
          <w:szCs w:val="28"/>
        </w:rPr>
        <w:t>.  Calculate it</w:t>
      </w:r>
      <w:r w:rsidRPr="26DDE9B4">
        <w:rPr>
          <w:rFonts w:ascii="Times New Roman" w:cs="Times New Roman"/>
          <w:sz w:val="28"/>
          <w:szCs w:val="28"/>
          <w:rPrChange w:id="24297" w:author="user pc" w:date="2022-03-15T10:14:00Z">
            <w:rPr/>
          </w:rPrChange>
        </w:rPr>
        <w:t xml:space="preserve">s half life. </w:t>
      </w:r>
    </w:p>
    <w:p>
      <w:pPr>
        <w:pStyle w:val="style0"/>
        <w:tabs>
          <w:tab w:val="left" w:leader="none" w:pos="4030"/>
        </w:tabs>
        <w:rPr>
          <w:rFonts w:ascii="Times New Roman" w:cs="Times New Roman"/>
          <w:b/>
          <w:bCs/>
          <w:sz w:val="28"/>
          <w:szCs w:val="28"/>
          <w:rPrChange w:id="24298" w:author="user pc" w:date="2022-03-15T10:14:00Z">
            <w:rPr>
              <w:b/>
              <w:bCs/>
            </w:rPr>
          </w:rPrChange>
        </w:rPr>
      </w:pPr>
      <w:r w:rsidRPr="4CC2A131">
        <w:rPr>
          <w:rFonts w:ascii="Times New Roman" w:cs="Times New Roman"/>
          <w:b/>
          <w:bCs/>
          <w:sz w:val="28"/>
          <w:szCs w:val="28"/>
          <w:rPrChange w:id="24299" w:author="user pc" w:date="2022-03-15T10:14:00Z">
            <w:rPr>
              <w:b/>
              <w:bCs/>
            </w:rPr>
          </w:rPrChange>
        </w:rPr>
        <w:t>Ans. = 9 seconds</w:t>
      </w:r>
    </w:p>
    <w:p>
      <w:pPr>
        <w:pStyle w:val="style0"/>
        <w:tabs>
          <w:tab w:val="left" w:leader="none" w:pos="4030"/>
        </w:tabs>
        <w:rPr>
          <w:rFonts w:ascii="Times New Roman" w:cs="Times New Roman"/>
          <w:sz w:val="28"/>
          <w:szCs w:val="28"/>
          <w:rPrChange w:id="24300" w:author="user pc" w:date="2022-03-15T10:14:00Z">
            <w:rPr/>
          </w:rPrChange>
        </w:rPr>
      </w:pPr>
      <w:r w:rsidRPr="0E365E75">
        <w:rPr>
          <w:rFonts w:ascii="Times New Roman" w:cs="Times New Roman"/>
          <w:sz w:val="28"/>
          <w:szCs w:val="28"/>
          <w:rPrChange w:id="24301" w:author="user pc" w:date="2022-03-15T10:14:00Z">
            <w:rPr/>
          </w:rPrChange>
        </w:rPr>
        <w:t xml:space="preserve">3. What is the decay constant of a radioactive element whose half life is 3 seconds? </w:t>
      </w:r>
      <w:r w:rsidRPr="894703D9">
        <w:rPr>
          <w:rFonts w:ascii="Times New Roman" w:cs="Times New Roman"/>
          <w:b/>
          <w:bCs/>
          <w:sz w:val="28"/>
          <w:szCs w:val="28"/>
          <w:rPrChange w:id="24302" w:author="user pc" w:date="2022-03-15T10:14:00Z">
            <w:rPr>
              <w:b/>
              <w:bCs/>
            </w:rPr>
          </w:rPrChange>
        </w:rPr>
        <w:t>Ans. 0.231 sec</w:t>
      </w:r>
      <w:r w:rsidRPr="85294B55">
        <w:rPr>
          <w:rFonts w:ascii="Times New Roman" w:cs="Times New Roman"/>
          <w:b/>
          <w:bCs/>
          <w:sz w:val="28"/>
          <w:szCs w:val="28"/>
          <w:vertAlign w:val="superscript"/>
          <w:rPrChange w:id="24303" w:author="user pc" w:date="2022-03-15T10:14:00Z">
            <w:rPr>
              <w:b/>
              <w:bCs/>
              <w:vertAlign w:val="superscript"/>
            </w:rPr>
          </w:rPrChange>
        </w:rPr>
        <w:t>-1</w:t>
      </w:r>
      <w:r w:rsidRPr="CF373A70">
        <w:rPr>
          <w:rFonts w:ascii="Times New Roman" w:cs="Times New Roman"/>
          <w:b/>
          <w:bCs/>
          <w:sz w:val="28"/>
          <w:szCs w:val="28"/>
          <w:rPrChange w:id="24304" w:author="user pc" w:date="2022-03-15T10:14:00Z">
            <w:rPr>
              <w:b/>
              <w:bCs/>
            </w:rPr>
          </w:rPrChange>
        </w:rPr>
        <w:t>.</w:t>
      </w:r>
    </w:p>
    <w:p>
      <w:pPr>
        <w:pStyle w:val="style0"/>
        <w:tabs>
          <w:tab w:val="left" w:leader="none" w:pos="4030"/>
        </w:tabs>
        <w:rPr>
          <w:rFonts w:ascii="Times New Roman" w:cs="Times New Roman"/>
          <w:b/>
          <w:bCs/>
          <w:sz w:val="28"/>
          <w:szCs w:val="28"/>
          <w:rPrChange w:id="24305" w:author="user pc" w:date="2022-03-15T10:14:00Z">
            <w:rPr>
              <w:b/>
              <w:bCs/>
            </w:rPr>
          </w:rPrChange>
        </w:rPr>
      </w:pPr>
      <w:r w:rsidRPr="88AA560A">
        <w:rPr>
          <w:rFonts w:ascii="Times New Roman" w:cs="Times New Roman"/>
          <w:sz w:val="28"/>
          <w:szCs w:val="28"/>
          <w:rPrChange w:id="24306" w:author="user pc" w:date="2022-03-15T10:14:00Z">
            <w:rPr/>
          </w:rPrChange>
        </w:rPr>
        <w:t xml:space="preserve">4. The half life of a radioactive element is 5 seconds. Calculate its decay constant. </w:t>
      </w:r>
      <w:r w:rsidRPr="E9B12B0D">
        <w:rPr>
          <w:rFonts w:ascii="Times New Roman" w:cs="Times New Roman"/>
          <w:b/>
          <w:bCs/>
          <w:sz w:val="28"/>
          <w:szCs w:val="28"/>
          <w:rPrChange w:id="24307" w:author="user pc" w:date="2022-03-15T10:14:00Z">
            <w:rPr>
              <w:b/>
              <w:bCs/>
            </w:rPr>
          </w:rPrChange>
        </w:rPr>
        <w:t>Ans. 0.1386sec</w:t>
      </w:r>
      <w:r w:rsidRPr="3E6B04C4">
        <w:rPr>
          <w:rFonts w:ascii="Times New Roman" w:cs="Times New Roman"/>
          <w:b/>
          <w:bCs/>
          <w:sz w:val="28"/>
          <w:szCs w:val="28"/>
          <w:vertAlign w:val="superscript"/>
          <w:rPrChange w:id="24308" w:author="user pc" w:date="2022-03-15T10:14:00Z">
            <w:rPr>
              <w:b/>
              <w:bCs/>
              <w:vertAlign w:val="superscript"/>
            </w:rPr>
          </w:rPrChange>
        </w:rPr>
        <w:t>-1</w:t>
      </w:r>
      <w:r w:rsidRPr="13234F0E">
        <w:rPr>
          <w:rFonts w:ascii="Times New Roman" w:cs="Times New Roman"/>
          <w:b/>
          <w:bCs/>
          <w:sz w:val="28"/>
          <w:szCs w:val="28"/>
          <w:rPrChange w:id="24309" w:author="user pc" w:date="2022-03-15T10:14:00Z">
            <w:rPr>
              <w:b/>
              <w:bCs/>
            </w:rPr>
          </w:rPrChange>
        </w:rPr>
        <w:t>.</w:t>
      </w:r>
    </w:p>
    <w:p>
      <w:pPr>
        <w:pStyle w:val="style0"/>
        <w:tabs>
          <w:tab w:val="left" w:leader="none" w:pos="4030"/>
        </w:tabs>
        <w:rPr>
          <w:rFonts w:ascii="Times New Roman" w:cs="Times New Roman"/>
          <w:b/>
          <w:bCs/>
          <w:sz w:val="28"/>
          <w:szCs w:val="28"/>
          <w:rPrChange w:id="24310" w:author="user pc" w:date="2022-03-15T10:14:00Z">
            <w:rPr>
              <w:b/>
              <w:bCs/>
            </w:rPr>
          </w:rPrChange>
        </w:rPr>
      </w:pPr>
      <w:r w:rsidRPr="98408AE6">
        <w:rPr>
          <w:rFonts w:ascii="Times New Roman" w:cs="Times New Roman"/>
          <w:sz w:val="28"/>
          <w:szCs w:val="28"/>
          <w:rPrChange w:id="24311" w:author="user pc" w:date="2022-03-15T10:14:00Z">
            <w:rPr/>
          </w:rPrChange>
        </w:rPr>
        <w:t>5. Uranium of atomic number 92 and mass number 238 emits an alpha particle from its nucleus. The new nucleus formed respectively, atomic number ----- and mass number -----.</w:t>
      </w:r>
      <w:r>
        <w:rPr>
          <w:rFonts w:ascii="Times New Roman" w:cs="Times New Roman" w:hAnsi="Times New Roman"/>
          <w:sz w:val="28"/>
          <w:szCs w:val="28"/>
        </w:rPr>
        <w:t xml:space="preserve"> </w:t>
      </w:r>
      <w:r w:rsidRPr="0CFE0A77">
        <w:rPr>
          <w:rFonts w:ascii="Times New Roman" w:cs="Times New Roman"/>
          <w:b/>
          <w:bCs/>
          <w:sz w:val="28"/>
          <w:szCs w:val="28"/>
          <w:rPrChange w:id="24312" w:author="user pc" w:date="2022-03-15T10:14:00Z">
            <w:rPr>
              <w:b/>
              <w:bCs/>
            </w:rPr>
          </w:rPrChange>
        </w:rPr>
        <w:t>Ans. 90 and 234 respectively.</w:t>
      </w:r>
    </w:p>
    <w:p>
      <w:pPr>
        <w:pStyle w:val="style0"/>
        <w:tabs>
          <w:tab w:val="left" w:leader="none" w:pos="4030"/>
        </w:tabs>
        <w:rPr>
          <w:rFonts w:ascii="Times New Roman" w:cs="Times New Roman"/>
          <w:sz w:val="28"/>
          <w:szCs w:val="28"/>
          <w:rPrChange w:id="24313" w:author="user pc" w:date="2022-03-15T10:14:00Z">
            <w:rPr/>
          </w:rPrChange>
        </w:rPr>
      </w:pPr>
      <w:r w:rsidRPr="736C5CB5">
        <w:rPr>
          <w:rFonts w:ascii="Times New Roman" w:cs="Times New Roman"/>
          <w:sz w:val="28"/>
          <w:szCs w:val="28"/>
          <w:rPrChange w:id="24314" w:author="user pc" w:date="2022-03-15T10:14:00Z">
            <w:rPr/>
          </w:rPrChange>
        </w:rPr>
        <w:t xml:space="preserve">6. The half life of a radioactive substance is 5 hours. If 5g of the substance is left after 30 hours, determine the original mass of the substance. </w:t>
      </w:r>
      <w:r w:rsidRPr="C35828AA">
        <w:rPr>
          <w:rFonts w:ascii="Times New Roman" w:cs="Times New Roman"/>
          <w:b/>
          <w:bCs/>
          <w:sz w:val="28"/>
          <w:szCs w:val="28"/>
          <w:rPrChange w:id="24315" w:author="user pc" w:date="2022-03-15T10:14:00Z">
            <w:rPr>
              <w:b/>
              <w:bCs/>
            </w:rPr>
          </w:rPrChange>
        </w:rPr>
        <w:t>Ans. 80g</w:t>
      </w:r>
    </w:p>
    <w:p>
      <w:pPr>
        <w:pStyle w:val="style0"/>
        <w:rPr>
          <w:rFonts w:ascii="Times New Roman" w:cs="Times New Roman"/>
          <w:sz w:val="28"/>
          <w:szCs w:val="28"/>
          <w:rPrChange w:id="24316" w:author="user pc" w:date="2022-03-15T10:14:00Z">
            <w:rPr/>
          </w:rPrChange>
        </w:rPr>
      </w:pPr>
    </w:p>
    <w:p>
      <w:pPr>
        <w:pStyle w:val="style0"/>
        <w:rPr>
          <w:rFonts w:ascii="Times New Roman" w:cs="Times New Roman" w:hAnsi="Times New Roman"/>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eastAsia="宋体" w:hAnsi="Times New Roman"/>
          <w:sz w:val="28"/>
          <w:szCs w:val="28"/>
        </w:rPr>
      </w:pPr>
    </w:p>
    <w:p>
      <w:pPr>
        <w:pStyle w:val="style0"/>
        <w:rPr>
          <w:rFonts w:ascii="Times New Roman" w:cs="Times New Roman" w:hAnsi="Times New Roman"/>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0"/>
        <w:rPr>
          <w:rFonts w:ascii="Times New Roman" w:cs="Times New Roman" w:hAnsi="Times New Roman"/>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Change w:id="24317"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18"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19"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20"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21"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22"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23"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24"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25" w:author="user pc" w:date="2022-03-15T10:14:00Z">
            <w:rPr>
              <w:rFonts w:ascii="Bell MT" w:eastAsia="宋体" w:hAnsi="Bell MT"/>
              <w:b/>
            </w:rPr>
          </w:rPrChange>
        </w:rPr>
      </w:pPr>
    </w:p>
    <w:p>
      <w:pPr>
        <w:pStyle w:val="style157"/>
        <w:rPr>
          <w:rFonts w:ascii="Times New Roman" w:cs="Times New Roman" w:eastAsia="宋体" w:hAnsi="Times New Roman"/>
          <w:b/>
          <w:sz w:val="28"/>
          <w:szCs w:val="28"/>
          <w:rPrChange w:id="24326" w:author="user pc" w:date="2022-03-15T10:14:00Z">
            <w:rPr>
              <w:rFonts w:ascii="Bell MT" w:eastAsia="宋体" w:hAnsi="Bell MT"/>
              <w:b/>
            </w:rPr>
          </w:rPrChange>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157"/>
        <w:rPr>
          <w:rFonts w:ascii="Times New Roman" w:cs="Times New Roman" w:eastAsia="宋体" w:hAnsi="Times New Roman"/>
          <w:b/>
          <w:sz w:val="28"/>
          <w:szCs w:val="28"/>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sectPr>
      <w:type w:val="continuous"/>
      <w:pgSz w:w="11907" w:h="16839" w:orient="portrait"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000020404"/>
    <w:charset w:val="00"/>
    <w:family w:val="modern"/>
    <w:pitch w:val="fixed"/>
    <w:sig w:usb0="E0002A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00002FF" w:usb1="4000ACFF" w:usb2="00000001" w:usb3="00000000" w:csb0="0000019F" w:csb1="00000000"/>
  </w:font>
  <w:font w:name="宋体">
    <w:altName w:val="Wingdings 2"/>
    <w:panose1 w:val="00000000000000000000"/>
    <w:charset w:val="02"/>
    <w:family w:val="roman"/>
    <w:pitch w:val="default"/>
    <w:sig w:usb0="00000000" w:usb1="10000000" w:usb2="00000000" w:usb3="00000000" w:csb0="80000000" w:csb1="00000000"/>
  </w:font>
  <w:font w:name="Noto Sans Armenian">
    <w:altName w:val="Times New Roman"/>
    <w:panose1 w:val="00000000000000000000"/>
    <w:charset w:val="00"/>
    <w:family w:val="roman"/>
    <w:pitch w:val="variable"/>
    <w:sig w:usb0="20007A87" w:usb1="80000000" w:usb2="00000008" w:usb3="00000000" w:csb0="000001FF" w:csb1="00000000"/>
  </w:font>
  <w:font w:name="Cambria Math">
    <w:altName w:val="Cambria Math"/>
    <w:panose1 w:val="02040503050000030204"/>
    <w:charset w:val="00"/>
    <w:family w:val="roman"/>
    <w:pitch w:val="variable"/>
    <w:sig w:usb0="E00002FF" w:usb1="420024FF" w:usb2="00000000" w:usb3="00000000" w:csb0="0000019F" w:csb1="00000000"/>
  </w:font>
  <w:font w:name="Cambria">
    <w:altName w:val="Cambria"/>
    <w:panose1 w:val="02040503050000030204"/>
    <w:charset w:val="00"/>
    <w:family w:val="roman"/>
    <w:pitch w:val="variable"/>
    <w:sig w:usb0="E00002FF" w:usb1="400004FF" w:usb2="00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Bell MT">
    <w:altName w:val="Bell MT"/>
    <w:panose1 w:val="02020503060000020303"/>
    <w:charset w:val="00"/>
    <w:family w:val="roman"/>
    <w:pitch w:val="variable"/>
    <w:sig w:usb0="00000003" w:usb1="00000000" w:usb2="00000000" w:usb3="00000000" w:csb0="00000001" w:csb1="00000000"/>
  </w:font>
  <w:font w:name="Dancing Script">
    <w:altName w:val="Times New Roman"/>
    <w:panose1 w:val="00000000000000000000"/>
    <w:charset w:val="00"/>
    <w:family w:val="roman"/>
    <w:pitch w:val="variable"/>
    <w:sig w:usb0="20007A87" w:usb1="80000000" w:usb2="00000008" w:usb3="00000000" w:csb0="000001FF" w:csb1="00000000"/>
  </w:font>
  <w:font w:name="MS Mincho">
    <w:altName w:val="ＭＳ 明朝"/>
    <w:panose1 w:val="02020609040000080304"/>
    <w:charset w:val="80"/>
    <w:family w:val="modern"/>
    <w:pitch w:val="fixed"/>
    <w:sig w:usb0="E00002FF" w:usb1="6AC7FDFB" w:usb2="08000012" w:usb3="00000000" w:csb0="0002009F" w:csb1="00000000"/>
  </w:font>
  <w:font w:name="Arial">
    <w:altName w:val="Arial"/>
    <w:panose1 w:val="020b0604020000020204"/>
    <w:charset w:val="00"/>
    <w:family w:val="swiss"/>
    <w:pitch w:val="variable"/>
    <w:sig w:usb0="E0002AFF" w:usb1="C0007843" w:usb2="00000009" w:usb3="00000000" w:csb0="000001FF" w:csb1="00000000"/>
  </w:font>
  <w:font w:name="Cutive Mono">
    <w:altName w:val="Times New Roman"/>
    <w:panose1 w:val="00000000000000000000"/>
    <w:charset w:val="00"/>
    <w:family w:val="roman"/>
    <w:pitch w:val="variable"/>
    <w:sig w:usb0="20007A87" w:usb1="80000000" w:usb2="00000008" w:usb3="00000000" w:csb0="000001FF" w:csb1="00000000"/>
  </w:font>
  <w:font w:name="Coming Soon">
    <w:altName w:val="Times New Roman"/>
    <w:panose1 w:val="00000000000000000000"/>
    <w:charset w:val="00"/>
    <w:family w:val="roman"/>
    <w:pitch w:val="variable"/>
    <w:sig w:usb0="20007A87" w:usb1="80000000" w:usb2="00000008" w:usb3="00000000" w:csb0="000001F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trPr/>
      <w:tc>
        <w:tcPr>
          <w:tcW w:w="500" w:type="pct"/>
          <w:tcBorders>
            <w:top w:val="single" w:sz="4" w:space="0" w:color="943634"/>
          </w:tcBorders>
          <w:shd w:val="clear" w:color="auto" w:fill="943634"/>
        </w:tcPr>
        <w:p>
          <w:pPr>
            <w:pStyle w:val="style32"/>
            <w:jc w:val="center"/>
            <w:rPr>
              <w:b/>
              <w:color w:val="ffffff"/>
            </w:rPr>
          </w:pPr>
        </w:p>
      </w:tc>
      <w:tc>
        <w:tcPr>
          <w:tcW w:w="4500" w:type="pct"/>
          <w:tcBorders>
            <w:top w:val="single" w:sz="4" w:space="0" w:color="auto"/>
          </w:tcBorders>
        </w:tcPr>
        <w:p>
          <w:pPr>
            <w:pStyle w:val="style32"/>
            <w:rPr>
              <w:b/>
              <w:color w:val="000099"/>
            </w:rPr>
          </w:pPr>
          <m:oMathPara>
            <m:oMathParaPr>
              <m:jc m:val="left"/>
            </m:oMathParaPr>
            <m:oMath>
              <m:r>
                <m:rPr>
                  <m:sty m:val="bi"/>
                </m:rPr>
                <w:rPr>
                  <w:rFonts w:ascii="Cambria Math" w:hAnsi="Cambria Math"/>
                  <w:color w:val="000099"/>
                </w:rPr>
                <m:t>Mathematics</m:t>
              </m:r>
              <m:r>
                <m:rPr>
                  <m:sty m:val="bi"/>
                </m:rPr>
                <w:rPr>
                  <w:rFonts w:ascii="Cambria Math" w:hAnsi="Cambria Math"/>
                  <w:color w:val="000099"/>
                </w:rPr>
                <m:t xml:space="preserve"> </m:t>
              </m:r>
              <m:r>
                <m:rPr>
                  <m:sty m:val="bi"/>
                </m:rPr>
                <w:rPr>
                  <w:rFonts w:ascii="Cambria Math" w:hAnsi="Cambria Math"/>
                  <w:color w:val="000099"/>
                </w:rPr>
                <m:t>of</m:t>
              </m:r>
              <m:r>
                <m:rPr>
                  <m:sty m:val="bi"/>
                </m:rPr>
                <w:rPr>
                  <w:rFonts w:ascii="Cambria Math" w:hAnsi="Cambria Math"/>
                  <w:color w:val="000099"/>
                </w:rPr>
                <m:t xml:space="preserve"> </m:t>
              </m:r>
              <m:r>
                <m:rPr>
                  <m:sty m:val="bi"/>
                </m:rPr>
                <w:rPr>
                  <w:rFonts w:ascii="Cambria Math" w:hAnsi="Cambria Math"/>
                  <w:color w:val="000099"/>
                </w:rPr>
                <m:t>Chemistry</m:t>
              </m:r>
              <m:r>
                <m:rPr>
                  <m:sty m:val="bi"/>
                </m:rPr>
                <w:rPr>
                  <w:rFonts w:ascii="Cambria Math" w:hAnsi="Cambria Math"/>
                  <w:color w:val="000099"/>
                </w:rPr>
                <m:t xml:space="preserve"> </m:t>
              </m:r>
              <m:r>
                <m:rPr>
                  <m:sty m:val="bi"/>
                </m:rPr>
                <w:rPr>
                  <w:rFonts w:ascii="Cambria Math" w:hAnsi="Cambria Math"/>
                  <w:color w:val="000099"/>
                </w:rPr>
                <m:t>By</m:t>
              </m:r>
              <m:r>
                <m:rPr>
                  <m:sty m:val="bi"/>
                </m:rPr>
                <w:rPr>
                  <w:rFonts w:ascii="Cambria Math" w:hAnsi="Cambria Math"/>
                  <w:color w:val="000099"/>
                </w:rPr>
                <m:t xml:space="preserve"> </m:t>
              </m:r>
              <m:r>
                <m:rPr>
                  <m:sty m:val="bi"/>
                </m:rPr>
                <w:rPr>
                  <w:rFonts w:ascii="Cambria Math" w:hAnsi="Cambria Math"/>
                  <w:color w:val="000099"/>
                </w:rPr>
                <m:t>Dja</m:t>
              </m:r>
              <m:r>
                <m:rPr>
                  <m:sty m:val="bi"/>
                </m:rPr>
                <w:rPr>
                  <w:rFonts w:ascii="Cambria Math" w:hAnsi="Cambria Math"/>
                  <w:color w:val="000099"/>
                </w:rPr>
                <m:t>.</m:t>
              </m:r>
            </m:oMath>
          </m:oMathPara>
        </w:p>
      </w:tc>
    </w:tr>
  </w:tbl>
  <w:p>
    <w:pPr>
      <w:pStyle w:val="style3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1783285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0000001"/>
    <w:multiLevelType w:val="multilevel"/>
    <w:tmpl w:val="17FC4107"/>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0000002"/>
    <w:multiLevelType w:val="multilevel"/>
    <w:tmpl w:val="1FEB42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multilevel"/>
    <w:tmpl w:val="2E3C6EA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00000004"/>
    <w:multiLevelType w:val="singleLevel"/>
    <w:tmpl w:val="30B608AE"/>
    <w:lvl w:ilvl="0">
      <w:start w:val="1"/>
      <w:numFmt w:val="bullet"/>
      <w:lvlText w:val=""/>
      <w:lvlJc w:val="left"/>
      <w:pPr>
        <w:tabs>
          <w:tab w:val="left" w:leader="none" w:pos="420"/>
        </w:tabs>
        <w:ind w:left="420" w:hanging="420"/>
      </w:pPr>
      <w:rPr>
        <w:rFonts w:ascii="Wingdings" w:hAnsi="Wingdings" w:hint="default"/>
      </w:rPr>
    </w:lvl>
  </w:abstractNum>
  <w:abstractNum w:abstractNumId="5">
    <w:nsid w:val="00000005"/>
    <w:multiLevelType w:val="multilevel"/>
    <w:tmpl w:val="425E5F2F"/>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00000006"/>
    <w:multiLevelType w:val="multilevel"/>
    <w:tmpl w:val="42754E51"/>
    <w:lvl w:ilvl="0">
      <w:start w:val="1"/>
      <w:numFmt w:val="lowerLetter"/>
      <w:lvlText w:val="%1)"/>
      <w:lvlJc w:val="left"/>
      <w:pPr>
        <w:ind w:left="720" w:hanging="360"/>
      </w:pPr>
      <w:rPr>
        <w:rFonts w:eastAsia="Calibri"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00000007"/>
    <w:multiLevelType w:val="multilevel"/>
    <w:tmpl w:val="42AC106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00000008"/>
    <w:multiLevelType w:val="multilevel"/>
    <w:tmpl w:val="46B554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00000009"/>
    <w:multiLevelType w:val="singleLevel"/>
    <w:tmpl w:val="57B6FA7E"/>
    <w:lvl w:ilvl="0">
      <w:start w:val="1"/>
      <w:numFmt w:val="bullet"/>
      <w:lvlText w:val=""/>
      <w:lvlJc w:val="left"/>
      <w:pPr>
        <w:tabs>
          <w:tab w:val="left" w:leader="none" w:pos="420"/>
        </w:tabs>
        <w:ind w:left="420" w:hanging="420"/>
      </w:pPr>
      <w:rPr>
        <w:rFonts w:ascii="Wingdings" w:hAnsi="Wingdings" w:hint="default"/>
      </w:rPr>
    </w:lvl>
  </w:abstractNum>
  <w:abstractNum w:abstractNumId="10">
    <w:nsid w:val="0000000A"/>
    <w:multiLevelType w:val="singleLevel"/>
    <w:tmpl w:val="5FED8BD3"/>
    <w:lvl w:ilvl="0">
      <w:start w:val="1"/>
      <w:numFmt w:val="decimal"/>
      <w:lvlText w:val="%1."/>
      <w:lvlJc w:val="left"/>
      <w:pPr>
        <w:tabs>
          <w:tab w:val="left" w:leader="none" w:pos="425"/>
        </w:tabs>
        <w:ind w:left="425" w:hanging="425"/>
      </w:pPr>
      <w:rPr>
        <w:rFonts w:hint="default"/>
      </w:rPr>
    </w:lvl>
  </w:abstractNum>
  <w:abstractNum w:abstractNumId="11">
    <w:nsid w:val="0000000B"/>
    <w:multiLevelType w:val="multilevel"/>
    <w:tmpl w:val="62DF5EA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0000000C"/>
    <w:multiLevelType w:val="multilevel"/>
    <w:tmpl w:val="637545B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cs="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cs="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cs="Courier New" w:hAnsi="Courier New" w:hint="default"/>
      </w:rPr>
    </w:lvl>
    <w:lvl w:ilvl="8">
      <w:start w:val="1"/>
      <w:numFmt w:val="bullet"/>
      <w:lvlText w:val=""/>
      <w:lvlJc w:val="left"/>
      <w:pPr>
        <w:ind w:left="6480" w:hanging="360"/>
      </w:pPr>
      <w:rPr>
        <w:rFonts w:ascii="Wingdings" w:hAnsi="Wingdings" w:hint="default"/>
      </w:rPr>
    </w:lvl>
  </w:abstractNum>
  <w:abstractNum w:abstractNumId="13">
    <w:nsid w:val="0000000D"/>
    <w:multiLevelType w:val="multilevel"/>
    <w:tmpl w:val="67EC09D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0000000E"/>
    <w:multiLevelType w:val="multilevel"/>
    <w:tmpl w:val="6FBB2AF3"/>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0000000F"/>
    <w:multiLevelType w:val="multilevel"/>
    <w:tmpl w:val="74FF259C"/>
    <w:lvl w:ilvl="0">
      <w:start w:val="1"/>
      <w:numFmt w:val="lowerLetter"/>
      <w:lvlText w:val="%1)"/>
      <w:lvlJc w:val="left"/>
      <w:pPr>
        <w:ind w:left="1080" w:hanging="360"/>
      </w:pPr>
      <w:rPr>
        <w:rFonts w:eastAsia="宋体"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nsid w:val="00000010"/>
    <w:multiLevelType w:val="singleLevel"/>
    <w:tmpl w:val="75285233"/>
    <w:lvl w:ilvl="0">
      <w:start w:val="1"/>
      <w:numFmt w:val="bullet"/>
      <w:lvlText w:val=""/>
      <w:lvlJc w:val="left"/>
      <w:pPr>
        <w:tabs>
          <w:tab w:val="left" w:leader="none" w:pos="420"/>
        </w:tabs>
        <w:ind w:left="420" w:hanging="420"/>
      </w:pPr>
      <w:rPr>
        <w:rFonts w:ascii="Wingdings" w:hAnsi="Wingdings" w:hint="default"/>
      </w:rPr>
    </w:lvl>
  </w:abstractNum>
  <w:abstractNum w:abstractNumId="17">
    <w:nsid w:val="00000011"/>
    <w:multiLevelType w:val="singleLevel"/>
    <w:tmpl w:val="7DC095B0"/>
    <w:lvl w:ilvl="0">
      <w:start w:val="1"/>
      <w:numFmt w:val="decimal"/>
      <w:lvlText w:val="%1."/>
      <w:lvlJc w:val="left"/>
      <w:pPr>
        <w:tabs>
          <w:tab w:val="left" w:leader="none" w:pos="425"/>
        </w:tabs>
        <w:ind w:left="425" w:hanging="425"/>
      </w:pPr>
      <w:rPr>
        <w:rFonts w:hint="default"/>
      </w:rPr>
    </w:lvl>
  </w:abstractNum>
  <w:abstractNum w:abstractNumId="18">
    <w:nsid w:val="000000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000000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000000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00000015"/>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00000016"/>
    <w:multiLevelType w:val="hybridMultilevel"/>
    <w:tmpl w:val="00000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36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36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360"/>
      </w:pPr>
    </w:lvl>
  </w:abstractNum>
  <w:abstractNum w:abstractNumId="23">
    <w:nsid w:val="00000017"/>
    <w:multiLevelType w:val="hybridMultilevel"/>
    <w:tmpl w:val="907EB314"/>
    <w:lvl w:ilvl="0" w:tplc="923A21B6">
      <w:start w:val="1"/>
      <w:numFmt w:val="lowerLetter"/>
      <w:lvlText w:val="(%1)"/>
      <w:lvlJc w:val="left"/>
      <w:pPr>
        <w:ind w:left="720" w:hanging="360"/>
      </w:pPr>
      <w:rPr>
        <w:rFonts w:hint="default"/>
        <w:b w:val="false"/>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hybridMultilevel"/>
    <w:tmpl w:val="28FA7BC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DE144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000001A"/>
    <w:multiLevelType w:val="hybridMultilevel"/>
    <w:tmpl w:val="08E8F0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000001B"/>
    <w:multiLevelType w:val="multilevel"/>
    <w:tmpl w:val="3BCEC71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0000001C"/>
    <w:multiLevelType w:val="hybridMultilevel"/>
    <w:tmpl w:val="33908A58"/>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cs="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cs="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cs="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nsid w:val="0000001D"/>
    <w:multiLevelType w:val="hybridMultilevel"/>
    <w:tmpl w:val="227EAA9E"/>
    <w:lvl w:ilvl="0" w:tplc="5C0000F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000001E"/>
    <w:multiLevelType w:val="hybridMultilevel"/>
    <w:tmpl w:val="F8E64FC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1F"/>
    <w:multiLevelType w:val="hybridMultilevel"/>
    <w:tmpl w:val="124416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0000020"/>
    <w:multiLevelType w:val="hybridMultilevel"/>
    <w:tmpl w:val="149ADD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0000021"/>
    <w:multiLevelType w:val="hybridMultilevel"/>
    <w:tmpl w:val="735CF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00000022"/>
    <w:multiLevelType w:val="hybridMultilevel"/>
    <w:tmpl w:val="BAB8A7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0000023"/>
    <w:multiLevelType w:val="hybridMultilevel"/>
    <w:tmpl w:val="E050EE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7F10F0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0000025"/>
    <w:multiLevelType w:val="hybridMultilevel"/>
    <w:tmpl w:val="D5BAC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0000026"/>
    <w:multiLevelType w:val="hybridMultilevel"/>
    <w:tmpl w:val="89E24B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F32EAE9A"/>
    <w:lvl w:ilvl="0" w:tplc="80ACA9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0000028"/>
    <w:multiLevelType w:val="hybridMultilevel"/>
    <w:tmpl w:val="799A9332"/>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0000029"/>
    <w:multiLevelType w:val="hybridMultilevel"/>
    <w:tmpl w:val="21AAF734"/>
    <w:lvl w:ilvl="0" w:tplc="486E1F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000002A"/>
    <w:multiLevelType w:val="hybridMultilevel"/>
    <w:tmpl w:val="05780A96"/>
    <w:lvl w:ilvl="0" w:tplc="B156DA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000002B"/>
    <w:multiLevelType w:val="hybridMultilevel"/>
    <w:tmpl w:val="8B248AA4"/>
    <w:lvl w:ilvl="0" w:tplc="4E101D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000002C"/>
    <w:multiLevelType w:val="hybridMultilevel"/>
    <w:tmpl w:val="39DAD4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0000002D"/>
    <w:multiLevelType w:val="hybridMultilevel"/>
    <w:tmpl w:val="43E404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0000002E"/>
    <w:multiLevelType w:val="hybridMultilevel"/>
    <w:tmpl w:val="5E7661E4"/>
    <w:lvl w:ilvl="0" w:tplc="B9A46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000002F"/>
    <w:multiLevelType w:val="hybridMultilevel"/>
    <w:tmpl w:val="30F0D0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00000030"/>
    <w:multiLevelType w:val="hybridMultilevel"/>
    <w:tmpl w:val="D5D853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00000031"/>
    <w:multiLevelType w:val="hybridMultilevel"/>
    <w:tmpl w:val="C6ECE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00000032"/>
    <w:multiLevelType w:val="hybridMultilevel"/>
    <w:tmpl w:val="1F42AB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00000033"/>
    <w:multiLevelType w:val="hybridMultilevel"/>
    <w:tmpl w:val="944250A2"/>
    <w:lvl w:ilvl="0" w:tplc="B0FC453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00000034"/>
    <w:multiLevelType w:val="hybridMultilevel"/>
    <w:tmpl w:val="57826ACA"/>
    <w:lvl w:ilvl="0" w:tplc="9D9AB74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00000035"/>
    <w:multiLevelType w:val="hybridMultilevel"/>
    <w:tmpl w:val="0AEC68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00000036"/>
    <w:multiLevelType w:val="hybridMultilevel"/>
    <w:tmpl w:val="36EA3C90"/>
    <w:lvl w:ilvl="0" w:tplc="74F8C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00000037"/>
    <w:multiLevelType w:val="hybridMultilevel"/>
    <w:tmpl w:val="EDB03D02"/>
    <w:lvl w:ilvl="0" w:tplc="D15C490E">
      <w:start w:val="1"/>
      <w:numFmt w:val="decimal"/>
      <w:lvlText w:val="%1."/>
      <w:lvlJc w:val="left"/>
      <w:pPr>
        <w:ind w:left="720" w:hanging="360"/>
      </w:pPr>
      <w:rPr>
        <w:rFonts w:cs="Calibri" w:hAnsi="Noto Sans Armenian" w:hint="default"/>
        <w:color w:val="36363d"/>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00000038"/>
    <w:multiLevelType w:val="hybridMultilevel"/>
    <w:tmpl w:val="4E660B66"/>
    <w:lvl w:ilvl="0" w:tplc="0409000D">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cs="Courier New" w:hAnsi="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cs="Courier New" w:hAnsi="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cs="Courier New" w:hAnsi="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7">
    <w:nsid w:val="00000039"/>
    <w:multiLevelType w:val="hybridMultilevel"/>
    <w:tmpl w:val="B96AB2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0000003A"/>
    <w:multiLevelType w:val="hybridMultilevel"/>
    <w:tmpl w:val="327065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0000003B"/>
    <w:multiLevelType w:val="hybridMultilevel"/>
    <w:tmpl w:val="45DA1F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0000003C"/>
    <w:multiLevelType w:val="multilevel"/>
    <w:tmpl w:val="318C498E"/>
    <w:lvl w:ilvl="0">
      <w:start w:val="1"/>
      <w:numFmt w:val="decimal"/>
      <w:lvlText w:val="%1"/>
      <w:lvlJc w:val="left"/>
      <w:pPr>
        <w:ind w:left="360" w:hanging="360"/>
      </w:pPr>
      <w:rPr>
        <w:rFonts w:ascii="Cambria Math" w:hint="default"/>
        <w:i/>
      </w:rPr>
    </w:lvl>
    <w:lvl w:ilvl="1">
      <w:start w:val="1"/>
      <w:numFmt w:val="decimal"/>
      <w:lvlText w:val="%1.%2"/>
      <w:lvlJc w:val="left"/>
      <w:pPr>
        <w:ind w:left="360" w:hanging="360"/>
      </w:pPr>
      <w:rPr>
        <w:rFonts w:ascii="Cambria Math" w:hint="default"/>
        <w:i/>
      </w:rPr>
    </w:lvl>
    <w:lvl w:ilvl="2">
      <w:start w:val="1"/>
      <w:numFmt w:val="upperLetter"/>
      <w:lvlText w:val="%1.%2.%3"/>
      <w:lvlJc w:val="left"/>
      <w:pPr>
        <w:ind w:left="720" w:hanging="720"/>
      </w:pPr>
      <w:rPr>
        <w:rFonts w:ascii="Cambria Math" w:hint="default"/>
        <w:i/>
      </w:rPr>
    </w:lvl>
    <w:lvl w:ilvl="3">
      <w:start w:val="1"/>
      <w:numFmt w:val="decimal"/>
      <w:lvlText w:val="%1.%2.%3.%4"/>
      <w:lvlJc w:val="left"/>
      <w:pPr>
        <w:ind w:left="1080" w:hanging="1080"/>
      </w:pPr>
      <w:rPr>
        <w:rFonts w:ascii="Cambria Math" w:hint="default"/>
        <w:i/>
      </w:rPr>
    </w:lvl>
    <w:lvl w:ilvl="4">
      <w:start w:val="1"/>
      <w:numFmt w:val="decimal"/>
      <w:lvlText w:val="%1.%2.%3.%4.%5"/>
      <w:lvlJc w:val="left"/>
      <w:pPr>
        <w:ind w:left="1080" w:hanging="1080"/>
      </w:pPr>
      <w:rPr>
        <w:rFonts w:ascii="Cambria Math" w:hint="default"/>
        <w:i/>
      </w:rPr>
    </w:lvl>
    <w:lvl w:ilvl="5">
      <w:start w:val="1"/>
      <w:numFmt w:val="decimal"/>
      <w:lvlText w:val="%1.%2.%3.%4.%5.%6"/>
      <w:lvlJc w:val="left"/>
      <w:pPr>
        <w:ind w:left="1440" w:hanging="1440"/>
      </w:pPr>
      <w:rPr>
        <w:rFonts w:ascii="Cambria Math" w:hint="default"/>
        <w:i/>
      </w:rPr>
    </w:lvl>
    <w:lvl w:ilvl="6">
      <w:start w:val="1"/>
      <w:numFmt w:val="decimal"/>
      <w:lvlText w:val="%1.%2.%3.%4.%5.%6.%7"/>
      <w:lvlJc w:val="left"/>
      <w:pPr>
        <w:ind w:left="1440" w:hanging="1440"/>
      </w:pPr>
      <w:rPr>
        <w:rFonts w:ascii="Cambria Math" w:hint="default"/>
        <w:i/>
      </w:rPr>
    </w:lvl>
    <w:lvl w:ilvl="7">
      <w:start w:val="1"/>
      <w:numFmt w:val="decimal"/>
      <w:lvlText w:val="%1.%2.%3.%4.%5.%6.%7.%8"/>
      <w:lvlJc w:val="left"/>
      <w:pPr>
        <w:ind w:left="1800" w:hanging="1800"/>
      </w:pPr>
      <w:rPr>
        <w:rFonts w:ascii="Cambria Math" w:hint="default"/>
        <w:i/>
      </w:rPr>
    </w:lvl>
    <w:lvl w:ilvl="8">
      <w:start w:val="1"/>
      <w:numFmt w:val="decimal"/>
      <w:lvlText w:val="%1.%2.%3.%4.%5.%6.%7.%8.%9"/>
      <w:lvlJc w:val="left"/>
      <w:pPr>
        <w:ind w:left="2160" w:hanging="2160"/>
      </w:pPr>
      <w:rPr>
        <w:rFonts w:ascii="Cambria Math" w:hint="default"/>
        <w:i/>
      </w:rPr>
    </w:lvl>
  </w:abstractNum>
  <w:abstractNum w:abstractNumId="61">
    <w:nsid w:val="0000003D"/>
    <w:multiLevelType w:val="hybridMultilevel"/>
    <w:tmpl w:val="E640A5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0000003E"/>
    <w:multiLevelType w:val="singleLevel"/>
    <w:tmpl w:val="0C3BC93C"/>
    <w:lvl w:ilvl="0">
      <w:start w:val="1"/>
      <w:numFmt w:val="decimal"/>
      <w:suff w:val="space"/>
      <w:lvlText w:val="%1."/>
      <w:lvlJc w:val="left"/>
      <w:pPr/>
    </w:lvl>
  </w:abstractNum>
  <w:abstractNum w:abstractNumId="63">
    <w:nsid w:val="0000003F"/>
    <w:multiLevelType w:val="hybridMultilevel"/>
    <w:tmpl w:val="17DA7F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00000040"/>
    <w:multiLevelType w:val="hybridMultilevel"/>
    <w:tmpl w:val="BDD8BA4C"/>
    <w:lvl w:ilvl="0" w:tplc="B33807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00000041"/>
    <w:multiLevelType w:val="hybridMultilevel"/>
    <w:tmpl w:val="E5EE7C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00000042"/>
    <w:multiLevelType w:val="hybridMultilevel"/>
    <w:tmpl w:val="64E03C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00000043"/>
    <w:multiLevelType w:val="hybridMultilevel"/>
    <w:tmpl w:val="5CB637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00000044"/>
    <w:multiLevelType w:val="hybridMultilevel"/>
    <w:tmpl w:val="DA86CFD0"/>
    <w:lvl w:ilvl="0" w:tplc="27FC6AA6">
      <w:start w:val="1"/>
      <w:numFmt w:val="decimal"/>
      <w:lvlText w:val="%1."/>
      <w:lvlJc w:val="left"/>
      <w:pPr>
        <w:ind w:left="720" w:hanging="360"/>
      </w:pPr>
      <w:rPr>
        <w:rFonts w:eastAsia="宋体"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00000045"/>
    <w:multiLevelType w:val="hybridMultilevel"/>
    <w:tmpl w:val="633E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00000046"/>
    <w:multiLevelType w:val="hybridMultilevel"/>
    <w:tmpl w:val="FEEC2B4E"/>
    <w:lvl w:ilvl="0" w:tplc="DECCC30A">
      <w:start w:val="1"/>
      <w:numFmt w:val="decimal"/>
      <w:lvlText w:val="%1."/>
      <w:lvlJc w:val="left"/>
      <w:pPr>
        <w:ind w:left="720" w:hanging="360"/>
      </w:pPr>
      <w:rPr>
        <w:rFonts w:ascii="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00000047"/>
    <w:multiLevelType w:val="hybridMultilevel"/>
    <w:tmpl w:val="F006BD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00000048"/>
    <w:multiLevelType w:val="hybridMultilevel"/>
    <w:tmpl w:val="C9461710"/>
    <w:lvl w:ilvl="0" w:tplc="5D5ABCE2">
      <w:start w:val="1"/>
      <w:numFmt w:val="upperLetter"/>
      <w:lvlText w:val="%1)"/>
      <w:lvlJc w:val="left"/>
      <w:pPr>
        <w:ind w:left="720" w:hanging="360"/>
      </w:pPr>
      <w:rPr>
        <w:rFonts w:hint="default"/>
        <w:b/>
        <w:i/>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00000049"/>
    <w:multiLevelType w:val="hybridMultilevel"/>
    <w:tmpl w:val="6E1CC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0000004A"/>
    <w:multiLevelType w:val="hybridMultilevel"/>
    <w:tmpl w:val="767A9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0000004B"/>
    <w:multiLevelType w:val="hybridMultilevel"/>
    <w:tmpl w:val="F478427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0000004C"/>
    <w:multiLevelType w:val="hybridMultilevel"/>
    <w:tmpl w:val="5E22D08C"/>
    <w:lvl w:ilvl="0" w:tplc="6226DE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0000004D"/>
    <w:multiLevelType w:val="hybridMultilevel"/>
    <w:tmpl w:val="CF3A5E20"/>
    <w:lvl w:ilvl="0" w:tplc="7F4C0E14">
      <w:start w:val="1"/>
      <w:numFmt w:val="decimal"/>
      <w:lvlText w:val="%1."/>
      <w:lvlJc w:val="left"/>
      <w:pPr>
        <w:ind w:left="720" w:hanging="360"/>
      </w:pPr>
      <w:rPr>
        <w:rFonts w:hint="default"/>
        <w:b w:val="fals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0000004E"/>
    <w:multiLevelType w:val="hybridMultilevel"/>
    <w:tmpl w:val="F34E99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0000004F"/>
    <w:multiLevelType w:val="hybridMultilevel"/>
    <w:tmpl w:val="F66425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63"/>
  </w:num>
  <w:num w:numId="3">
    <w:abstractNumId w:val="2"/>
  </w:num>
  <w:num w:numId="4">
    <w:abstractNumId w:val="5"/>
  </w:num>
  <w:num w:numId="5">
    <w:abstractNumId w:val="14"/>
  </w:num>
  <w:num w:numId="6">
    <w:abstractNumId w:val="40"/>
  </w:num>
  <w:num w:numId="7">
    <w:abstractNumId w:val="7"/>
  </w:num>
  <w:num w:numId="8">
    <w:abstractNumId w:val="6"/>
  </w:num>
  <w:num w:numId="9">
    <w:abstractNumId w:val="15"/>
  </w:num>
  <w:num w:numId="10">
    <w:abstractNumId w:val="76"/>
  </w:num>
  <w:num w:numId="11">
    <w:abstractNumId w:val="30"/>
  </w:num>
  <w:num w:numId="12">
    <w:abstractNumId w:val="11"/>
  </w:num>
  <w:num w:numId="13">
    <w:abstractNumId w:val="8"/>
  </w:num>
  <w:num w:numId="14">
    <w:abstractNumId w:val="1"/>
  </w:num>
  <w:num w:numId="15">
    <w:abstractNumId w:val="12"/>
  </w:num>
  <w:num w:numId="16">
    <w:abstractNumId w:val="4"/>
  </w:num>
  <w:num w:numId="17">
    <w:abstractNumId w:val="16"/>
  </w:num>
  <w:num w:numId="18">
    <w:abstractNumId w:val="10"/>
  </w:num>
  <w:num w:numId="19">
    <w:abstractNumId w:val="9"/>
  </w:num>
  <w:num w:numId="20">
    <w:abstractNumId w:val="17"/>
  </w:num>
  <w:num w:numId="21">
    <w:abstractNumId w:val="62"/>
  </w:num>
  <w:num w:numId="22">
    <w:abstractNumId w:val="0"/>
  </w:num>
  <w:num w:numId="23">
    <w:abstractNumId w:val="3"/>
  </w:num>
  <w:num w:numId="24">
    <w:abstractNumId w:val="13"/>
  </w:num>
  <w:num w:numId="25">
    <w:abstractNumId w:val="18"/>
  </w:num>
  <w:num w:numId="26">
    <w:abstractNumId w:val="19"/>
  </w:num>
  <w:num w:numId="27">
    <w:abstractNumId w:val="20"/>
  </w:num>
  <w:num w:numId="28">
    <w:abstractNumId w:val="21"/>
  </w:num>
  <w:num w:numId="29">
    <w:abstractNumId w:val="22"/>
  </w:num>
  <w:num w:numId="30">
    <w:abstractNumId w:val="72"/>
  </w:num>
  <w:num w:numId="31">
    <w:abstractNumId w:val="75"/>
  </w:num>
  <w:num w:numId="32">
    <w:abstractNumId w:val="24"/>
  </w:num>
  <w:num w:numId="33">
    <w:abstractNumId w:val="26"/>
  </w:num>
  <w:num w:numId="34">
    <w:abstractNumId w:val="61"/>
  </w:num>
  <w:num w:numId="35">
    <w:abstractNumId w:val="56"/>
  </w:num>
  <w:num w:numId="36">
    <w:abstractNumId w:val="27"/>
  </w:num>
  <w:num w:numId="37">
    <w:abstractNumId w:val="60"/>
  </w:num>
  <w:num w:numId="38">
    <w:abstractNumId w:val="78"/>
  </w:num>
  <w:num w:numId="39">
    <w:abstractNumId w:val="36"/>
  </w:num>
  <w:num w:numId="40">
    <w:abstractNumId w:val="32"/>
  </w:num>
  <w:num w:numId="41">
    <w:abstractNumId w:val="66"/>
  </w:num>
  <w:num w:numId="42">
    <w:abstractNumId w:val="49"/>
  </w:num>
  <w:num w:numId="43">
    <w:abstractNumId w:val="38"/>
  </w:num>
  <w:num w:numId="44">
    <w:abstractNumId w:val="79"/>
  </w:num>
  <w:num w:numId="45">
    <w:abstractNumId w:val="52"/>
  </w:num>
  <w:num w:numId="46">
    <w:abstractNumId w:val="57"/>
  </w:num>
  <w:num w:numId="47">
    <w:abstractNumId w:val="53"/>
  </w:num>
  <w:num w:numId="48">
    <w:abstractNumId w:val="73"/>
  </w:num>
  <w:num w:numId="49">
    <w:abstractNumId w:val="34"/>
  </w:num>
  <w:num w:numId="50">
    <w:abstractNumId w:val="44"/>
  </w:num>
  <w:num w:numId="51">
    <w:abstractNumId w:val="77"/>
  </w:num>
  <w:num w:numId="52">
    <w:abstractNumId w:val="31"/>
  </w:num>
  <w:num w:numId="53">
    <w:abstractNumId w:val="43"/>
  </w:num>
  <w:num w:numId="54">
    <w:abstractNumId w:val="46"/>
  </w:num>
  <w:num w:numId="55">
    <w:abstractNumId w:val="71"/>
  </w:num>
  <w:num w:numId="56">
    <w:abstractNumId w:val="74"/>
  </w:num>
  <w:num w:numId="57">
    <w:abstractNumId w:val="55"/>
  </w:num>
  <w:num w:numId="58">
    <w:abstractNumId w:val="68"/>
  </w:num>
  <w:num w:numId="59">
    <w:abstractNumId w:val="23"/>
  </w:num>
  <w:num w:numId="60">
    <w:abstractNumId w:val="37"/>
  </w:num>
  <w:num w:numId="61">
    <w:abstractNumId w:val="48"/>
  </w:num>
  <w:num w:numId="62">
    <w:abstractNumId w:val="39"/>
  </w:num>
  <w:num w:numId="63">
    <w:abstractNumId w:val="50"/>
  </w:num>
  <w:num w:numId="64">
    <w:abstractNumId w:val="41"/>
  </w:num>
  <w:num w:numId="65">
    <w:abstractNumId w:val="64"/>
  </w:num>
  <w:num w:numId="66">
    <w:abstractNumId w:val="51"/>
  </w:num>
  <w:num w:numId="67">
    <w:abstractNumId w:val="33"/>
  </w:num>
  <w:num w:numId="68">
    <w:abstractNumId w:val="58"/>
  </w:num>
  <w:num w:numId="69">
    <w:abstractNumId w:val="65"/>
  </w:num>
  <w:num w:numId="70">
    <w:abstractNumId w:val="25"/>
  </w:num>
  <w:num w:numId="71">
    <w:abstractNumId w:val="69"/>
  </w:num>
  <w:num w:numId="72">
    <w:abstractNumId w:val="42"/>
  </w:num>
  <w:num w:numId="73">
    <w:abstractNumId w:val="54"/>
  </w:num>
  <w:num w:numId="74">
    <w:abstractNumId w:val="29"/>
  </w:num>
  <w:num w:numId="75">
    <w:abstractNumId w:val="67"/>
  </w:num>
  <w:num w:numId="76">
    <w:abstractNumId w:val="70"/>
  </w:num>
  <w:num w:numId="77">
    <w:abstractNumId w:val="59"/>
  </w:num>
  <w:num w:numId="78">
    <w:abstractNumId w:val="35"/>
  </w:num>
  <w:num w:numId="79">
    <w:abstractNumId w:val="45"/>
  </w:num>
  <w:num w:numId="80">
    <w:abstractNumId w:val="47"/>
  </w:num>
</w:numbering>
</file>

<file path=word/settings.xml><?xml version="1.0" encoding="utf-8"?>
<w:settings xmlns:w="http://schemas.openxmlformats.org/wordprocessingml/2006/main" xmlns:r="http://schemas.openxmlformats.org/officeDocument/2006/relationships" xmlns:m="http://schemas.openxmlformats.org/officeDocument/2006/math">
  <w:zoom w:percent="66"/>
  <w:doNotDisplayPageBoundaries/>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rPr>
      <w:rFonts w:ascii="Calibri" w:cs="宋体" w:eastAsia="Calibri" w:hAnsi="Calibri"/>
    </w:rPr>
  </w:style>
  <w:style w:type="paragraph" w:styleId="style1">
    <w:name w:val="heading 1"/>
    <w:basedOn w:val="style0"/>
    <w:next w:val="style0"/>
    <w:link w:val="style4097"/>
    <w:qFormat/>
    <w:uiPriority w:val="9"/>
    <w:pPr>
      <w:keepNext/>
      <w:keepLines/>
      <w:spacing w:before="480" w:after="0"/>
      <w:outlineLvl w:val="0"/>
    </w:pPr>
    <w:rPr>
      <w:b/>
      <w:bCs/>
      <w:color w:val="365f91"/>
      <w:sz w:val="28"/>
      <w:szCs w:val="28"/>
    </w:rPr>
  </w:style>
  <w:style w:type="paragraph" w:styleId="style2">
    <w:name w:val="heading 2"/>
    <w:basedOn w:val="style0"/>
    <w:next w:val="style0"/>
    <w:link w:val="style4098"/>
    <w:qFormat/>
    <w:uiPriority w:val="9"/>
    <w:pPr>
      <w:keepNext/>
      <w:keepLines/>
      <w:spacing w:before="200" w:after="0"/>
      <w:outlineLvl w:val="1"/>
    </w:pPr>
    <w:rPr>
      <w:rFonts w:ascii="Cambria" w:eastAsia="宋体" w:hAnsi="Cambria"/>
      <w:b/>
      <w:bCs/>
      <w:color w:val="4f81bd"/>
      <w:sz w:val="26"/>
      <w:szCs w:val="26"/>
    </w:rPr>
  </w:style>
  <w:style w:type="paragraph" w:styleId="style3">
    <w:name w:val="heading 3"/>
    <w:basedOn w:val="style0"/>
    <w:next w:val="style0"/>
    <w:link w:val="style4099"/>
    <w:qFormat/>
    <w:uiPriority w:val="9"/>
    <w:pPr>
      <w:keepNext/>
      <w:keepLines/>
      <w:spacing w:before="200" w:after="0"/>
      <w:outlineLvl w:val="2"/>
    </w:pPr>
    <w:rPr>
      <w:b/>
      <w:bCs/>
      <w:color w:val="4f81bd"/>
    </w:rPr>
  </w:style>
  <w:style w:type="paragraph" w:styleId="style8">
    <w:name w:val="heading 8"/>
    <w:basedOn w:val="style0"/>
    <w:next w:val="style0"/>
    <w:link w:val="style4100"/>
    <w:qFormat/>
    <w:uiPriority w:val="9"/>
    <w:pPr>
      <w:keepNext/>
      <w:keepLines/>
      <w:spacing w:before="200" w:after="0"/>
      <w:outlineLvl w:val="7"/>
    </w:pPr>
    <w:rPr>
      <w:color w:val="404040"/>
      <w:sz w:val="20"/>
      <w:szCs w:val="20"/>
    </w:rPr>
  </w:style>
  <w:style w:type="paragraph" w:styleId="style9">
    <w:name w:val="heading 9"/>
    <w:basedOn w:val="style0"/>
    <w:next w:val="style0"/>
    <w:link w:val="style4101"/>
    <w:qFormat/>
    <w:uiPriority w:val="9"/>
    <w:pPr>
      <w:keepNext/>
      <w:keepLines/>
      <w:spacing w:before="200" w:after="0"/>
      <w:outlineLvl w:val="8"/>
    </w:pPr>
    <w:rPr>
      <w:i/>
      <w:iCs/>
      <w:color w:val="404040"/>
      <w:sz w:val="20"/>
      <w:szCs w:val="20"/>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43c5d98c-b217-46ec-880f-6351ebfb8a2d"/>
    <w:basedOn w:val="style65"/>
    <w:next w:val="style4097"/>
    <w:link w:val="style1"/>
    <w:uiPriority w:val="9"/>
    <w:rPr>
      <w:rFonts w:ascii="Calibri" w:cs="宋体" w:eastAsia="Calibri" w:hAnsi="Calibri"/>
      <w:b/>
      <w:bCs/>
      <w:color w:val="365f91"/>
      <w:sz w:val="28"/>
      <w:szCs w:val="28"/>
    </w:rPr>
  </w:style>
  <w:style w:type="character" w:customStyle="1" w:styleId="style4098">
    <w:name w:val="Heading 2 Char_60751539-0591-43a5-871a-fb6c138a9c48"/>
    <w:basedOn w:val="style65"/>
    <w:next w:val="style4098"/>
    <w:link w:val="style2"/>
    <w:uiPriority w:val="9"/>
    <w:rPr>
      <w:rFonts w:ascii="Cambria" w:cs="宋体" w:eastAsia="宋体" w:hAnsi="Cambria"/>
      <w:b/>
      <w:bCs/>
      <w:color w:val="4f81bd"/>
      <w:sz w:val="26"/>
      <w:szCs w:val="26"/>
    </w:rPr>
  </w:style>
  <w:style w:type="character" w:customStyle="1" w:styleId="style4099">
    <w:name w:val="Heading 3 Char_c52f0295-7667-4732-b4f8-a659c9c88dab"/>
    <w:basedOn w:val="style65"/>
    <w:next w:val="style4099"/>
    <w:link w:val="style3"/>
    <w:uiPriority w:val="9"/>
    <w:rPr>
      <w:rFonts w:ascii="Calibri" w:cs="宋体" w:eastAsia="Calibri" w:hAnsi="Calibri"/>
      <w:b/>
      <w:bCs/>
      <w:color w:val="4f81bd"/>
    </w:rPr>
  </w:style>
  <w:style w:type="character" w:customStyle="1" w:styleId="style4100">
    <w:name w:val="Heading 8 Char_e86c4f99-e79b-4cf4-8a52-2703dbe3f91e"/>
    <w:basedOn w:val="style65"/>
    <w:next w:val="style4100"/>
    <w:link w:val="style8"/>
    <w:uiPriority w:val="9"/>
    <w:rPr>
      <w:rFonts w:ascii="Calibri" w:cs="宋体" w:eastAsia="Calibri" w:hAnsi="Calibri"/>
      <w:color w:val="404040"/>
      <w:sz w:val="20"/>
      <w:szCs w:val="20"/>
    </w:rPr>
  </w:style>
  <w:style w:type="character" w:customStyle="1" w:styleId="style4101">
    <w:name w:val="Heading 9 Char_8d479d29-c376-4a4c-9328-2e1510473081"/>
    <w:basedOn w:val="style65"/>
    <w:next w:val="style4101"/>
    <w:link w:val="style9"/>
    <w:uiPriority w:val="9"/>
    <w:rPr>
      <w:rFonts w:ascii="Calibri" w:cs="宋体" w:eastAsia="Calibri" w:hAnsi="Calibri"/>
      <w:i/>
      <w:iCs/>
      <w:color w:val="404040"/>
      <w:sz w:val="20"/>
      <w:szCs w:val="20"/>
    </w:rPr>
  </w:style>
  <w:style w:type="paragraph" w:styleId="style179">
    <w:name w:val="List Paragraph"/>
    <w:basedOn w:val="style0"/>
    <w:next w:val="style179"/>
    <w:qFormat/>
    <w:uiPriority w:val="34"/>
    <w:pPr>
      <w:ind w:left="720"/>
      <w:contextualSpacing/>
    </w:pPr>
    <w:rPr/>
  </w:style>
  <w:style w:type="paragraph" w:styleId="style157">
    <w:name w:val="No Spacing"/>
    <w:next w:val="style157"/>
    <w:qFormat/>
    <w:uiPriority w:val="1"/>
    <w:pPr>
      <w:spacing w:after="0" w:lineRule="auto" w:line="240"/>
    </w:pPr>
    <w:rPr>
      <w:rFonts w:ascii="Calibri" w:cs="宋体" w:eastAsia="Calibri" w:hAnsi="Calibri"/>
    </w:rPr>
  </w:style>
  <w:style w:type="table" w:styleId="style154">
    <w:name w:val="Table Grid"/>
    <w:basedOn w:val="style105"/>
    <w:next w:val="style154"/>
    <w:qFormat/>
    <w:uiPriority w:val="59"/>
    <w:pPr>
      <w:spacing w:after="0" w:lineRule="auto" w:line="240"/>
    </w:pPr>
    <w:rPr>
      <w:rFonts w:ascii="Calibri" w:cs="Times New Roman" w:eastAsia="Calibri" w:hAnsi="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paragraph" w:styleId="style62">
    <w:name w:val="Title"/>
    <w:basedOn w:val="style0"/>
    <w:next w:val="style0"/>
    <w:link w:val="style4102"/>
    <w:qFormat/>
    <w:uiPriority w:val="10"/>
    <w:pPr>
      <w:pBdr>
        <w:bottom w:val="single" w:sz="8" w:space="4" w:color="4f81bd"/>
      </w:pBdr>
      <w:spacing w:after="300" w:lineRule="auto" w:line="240"/>
      <w:contextualSpacing/>
    </w:pPr>
    <w:rPr>
      <w:color w:val="17365d"/>
      <w:spacing w:val="5"/>
      <w:kern w:val="28"/>
      <w:sz w:val="52"/>
      <w:szCs w:val="52"/>
    </w:rPr>
  </w:style>
  <w:style w:type="character" w:customStyle="1" w:styleId="style4102">
    <w:name w:val="Title Char_e788e8bd-feb4-4086-975b-92b287d9a245"/>
    <w:basedOn w:val="style65"/>
    <w:next w:val="style4102"/>
    <w:link w:val="style62"/>
    <w:uiPriority w:val="10"/>
    <w:rPr>
      <w:rFonts w:ascii="Calibri" w:cs="宋体" w:eastAsia="Calibri" w:hAnsi="Calibri"/>
      <w:color w:val="17365d"/>
      <w:spacing w:val="5"/>
      <w:kern w:val="28"/>
      <w:sz w:val="52"/>
      <w:szCs w:val="52"/>
    </w:rPr>
  </w:style>
  <w:style w:type="paragraph" w:styleId="style153">
    <w:name w:val="Balloon Text"/>
    <w:basedOn w:val="style0"/>
    <w:next w:val="style153"/>
    <w:link w:val="style4103"/>
    <w:qFormat/>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qFormat/>
    <w:uiPriority w:val="99"/>
    <w:rPr>
      <w:rFonts w:ascii="Tahoma" w:cs="Tahoma" w:eastAsia="Calibri" w:hAnsi="Tahoma"/>
      <w:sz w:val="16"/>
      <w:szCs w:val="16"/>
    </w:rPr>
  </w:style>
  <w:style w:type="paragraph" w:styleId="style32">
    <w:name w:val="footer"/>
    <w:basedOn w:val="style0"/>
    <w:next w:val="style32"/>
    <w:link w:val="style4104"/>
    <w:qFormat/>
    <w:uiPriority w:val="99"/>
    <w:pPr>
      <w:tabs>
        <w:tab w:val="center" w:leader="none" w:pos="4680"/>
        <w:tab w:val="right" w:leader="none" w:pos="9360"/>
      </w:tabs>
      <w:spacing w:after="0" w:lineRule="auto" w:line="240"/>
    </w:pPr>
    <w:rPr/>
  </w:style>
  <w:style w:type="character" w:customStyle="1" w:styleId="style4104">
    <w:name w:val="Footer Char_80011faf-548c-426e-a160-a39401118141"/>
    <w:basedOn w:val="style65"/>
    <w:next w:val="style4104"/>
    <w:link w:val="style32"/>
    <w:qFormat/>
    <w:uiPriority w:val="99"/>
    <w:rPr>
      <w:rFonts w:ascii="Calibri" w:cs="宋体" w:eastAsia="Calibri" w:hAnsi="Calibri"/>
    </w:rPr>
  </w:style>
  <w:style w:type="paragraph" w:styleId="style31">
    <w:name w:val="header"/>
    <w:basedOn w:val="style0"/>
    <w:next w:val="style31"/>
    <w:link w:val="style4105"/>
    <w:qFormat/>
    <w:uiPriority w:val="99"/>
    <w:pPr>
      <w:tabs>
        <w:tab w:val="center" w:leader="none" w:pos="4680"/>
        <w:tab w:val="right" w:leader="none" w:pos="9360"/>
      </w:tabs>
      <w:spacing w:after="0" w:lineRule="auto" w:line="240"/>
    </w:pPr>
    <w:rPr/>
  </w:style>
  <w:style w:type="character" w:customStyle="1" w:styleId="style4105">
    <w:name w:val="Header Char_22a10776-2425-467c-91b3-f1f1efae5d8c"/>
    <w:basedOn w:val="style65"/>
    <w:next w:val="style4105"/>
    <w:link w:val="style31"/>
    <w:qFormat/>
    <w:uiPriority w:val="99"/>
    <w:rPr>
      <w:rFonts w:ascii="Calibri" w:cs="宋体" w:eastAsia="Calibri" w:hAnsi="Calibri"/>
    </w:rPr>
  </w:style>
  <w:style w:type="character" w:styleId="style156">
    <w:name w:val="Placeholder Text"/>
    <w:basedOn w:val="style65"/>
    <w:next w:val="style156"/>
    <w:qFormat/>
    <w:uiPriority w:val="99"/>
    <w:rPr>
      <w:color w:val="808080"/>
    </w:rPr>
  </w:style>
  <w:style w:type="character" w:customStyle="1" w:styleId="style4106">
    <w:name w:val="Subtle Emphasis1"/>
    <w:basedOn w:val="style65"/>
    <w:next w:val="style4106"/>
    <w:qFormat/>
    <w:uiPriority w:val="19"/>
    <w:rPr>
      <w:i/>
      <w:iCs/>
      <w:color w:val="808080"/>
    </w:rPr>
  </w:style>
  <w:style w:type="character" w:styleId="style264">
    <w:name w:val="Book Title"/>
    <w:basedOn w:val="style65"/>
    <w:next w:val="style264"/>
    <w:qFormat/>
    <w:rPr>
      <w:rFonts w:ascii="Calibri" w:cs="Times New Roman" w:eastAsia="宋体" w:hAnsi="Calibri"/>
      <w:b/>
      <w:bCs/>
      <w:smallCaps/>
      <w:spacing w:val="5"/>
    </w:rPr>
  </w:style>
  <w:style w:type="paragraph" w:styleId="style74">
    <w:name w:val="Subtitle"/>
    <w:basedOn w:val="style0"/>
    <w:next w:val="style0"/>
    <w:link w:val="style4107"/>
    <w:qFormat/>
    <w:uiPriority w:val="11"/>
    <w:pPr>
      <w:numPr>
        <w:ilvl w:val="1"/>
        <w:numId w:val="0"/>
      </w:numPr>
    </w:pPr>
    <w:rPr>
      <w:i/>
      <w:iCs/>
      <w:color w:val="4f81bd"/>
      <w:spacing w:val="15"/>
      <w:sz w:val="24"/>
      <w:szCs w:val="24"/>
    </w:rPr>
  </w:style>
  <w:style w:type="character" w:customStyle="1" w:styleId="style4107">
    <w:name w:val="Subtitle Char"/>
    <w:basedOn w:val="style65"/>
    <w:next w:val="style4107"/>
    <w:link w:val="style74"/>
    <w:uiPriority w:val="11"/>
    <w:rPr>
      <w:rFonts w:ascii="Calibri" w:cs="宋体" w:eastAsia="Calibri" w:hAnsi="Calibri"/>
      <w:i/>
      <w:iCs/>
      <w:color w:val="4f81bd"/>
      <w:spacing w:val="15"/>
      <w:sz w:val="24"/>
      <w:szCs w:val="24"/>
    </w:rPr>
  </w:style>
  <w:style w:type="character" w:styleId="style88">
    <w:name w:val="Emphasis"/>
    <w:basedOn w:val="style65"/>
    <w:next w:val="style88"/>
    <w:qFormat/>
    <w:uiPriority w:val="20"/>
    <w:rPr>
      <w:i/>
      <w:iCs/>
    </w:rPr>
  </w:style>
  <w:style w:type="character" w:styleId="style261">
    <w:name w:val="Intense Emphasis"/>
    <w:basedOn w:val="style65"/>
    <w:next w:val="style261"/>
    <w:qFormat/>
    <w:uiPriority w:val="21"/>
    <w:rPr>
      <w:b/>
      <w:bCs/>
      <w:i/>
      <w:iCs/>
      <w:color w:val="4f81bd"/>
    </w:rPr>
  </w:style>
  <w:style w:type="character" w:styleId="style87">
    <w:name w:val="Strong"/>
    <w:basedOn w:val="style65"/>
    <w:next w:val="style87"/>
    <w:qFormat/>
    <w:uiPriority w:val="22"/>
    <w:rPr>
      <w:b/>
      <w:bCs/>
    </w:rPr>
  </w:style>
  <w:style w:type="paragraph" w:styleId="style180">
    <w:name w:val="Quote"/>
    <w:basedOn w:val="style0"/>
    <w:next w:val="style0"/>
    <w:link w:val="style4108"/>
    <w:qFormat/>
    <w:uiPriority w:val="29"/>
    <w:pPr/>
    <w:rPr>
      <w:i/>
      <w:iCs/>
      <w:color w:val="000000"/>
    </w:rPr>
  </w:style>
  <w:style w:type="character" w:customStyle="1" w:styleId="style4108">
    <w:name w:val="Quote Char_811cc986-f6f6-42b1-92dc-e9c73d5392de"/>
    <w:basedOn w:val="style65"/>
    <w:next w:val="style4108"/>
    <w:link w:val="style180"/>
    <w:uiPriority w:val="29"/>
    <w:rPr>
      <w:rFonts w:ascii="Calibri" w:cs="宋体" w:eastAsia="Calibri" w:hAnsi="Calibri"/>
      <w:i/>
      <w:iCs/>
      <w:color w:val="000000"/>
    </w:rPr>
  </w:style>
  <w:style w:type="paragraph" w:styleId="style181">
    <w:name w:val="Intense Quote"/>
    <w:basedOn w:val="style0"/>
    <w:next w:val="style0"/>
    <w:link w:val="style4109"/>
    <w:qFormat/>
    <w:uiPriority w:val="30"/>
    <w:pPr>
      <w:pBdr>
        <w:bottom w:val="single" w:sz="4" w:space="4" w:color="4f81bd"/>
      </w:pBdr>
      <w:spacing w:before="200" w:after="280"/>
      <w:ind w:left="936" w:right="936"/>
    </w:pPr>
    <w:rPr>
      <w:b/>
      <w:bCs/>
      <w:i/>
      <w:iCs/>
      <w:color w:val="4f81bd"/>
    </w:rPr>
  </w:style>
  <w:style w:type="character" w:customStyle="1" w:styleId="style4109">
    <w:name w:val="Intense Quote Char_23c18d9d-dcda-442d-bb57-01f0e36ef352"/>
    <w:basedOn w:val="style65"/>
    <w:next w:val="style4109"/>
    <w:link w:val="style181"/>
    <w:uiPriority w:val="30"/>
    <w:rPr>
      <w:rFonts w:ascii="Calibri" w:cs="宋体" w:eastAsia="Calibri" w:hAnsi="Calibri"/>
      <w:b/>
      <w:bCs/>
      <w:i/>
      <w:iCs/>
      <w:color w:val="4f81bd"/>
    </w:rPr>
  </w:style>
  <w:style w:type="character" w:styleId="style262">
    <w:name w:val="Subtle Reference"/>
    <w:basedOn w:val="style65"/>
    <w:next w:val="style262"/>
    <w:qFormat/>
    <w:uiPriority w:val="31"/>
    <w:rPr>
      <w:smallCaps/>
      <w:color w:val="c0504d"/>
      <w:u w:val="single"/>
    </w:rPr>
  </w:style>
  <w:style w:type="table" w:styleId="style167">
    <w:name w:val="Medium Grid 3"/>
    <w:basedOn w:val="style105"/>
    <w:next w:val="style167"/>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paragraph" w:styleId="style178">
    <w:name w:val="Revision"/>
    <w:next w:val="style178"/>
    <w:uiPriority w:val="99"/>
    <w:pPr>
      <w:spacing w:after="0" w:lineRule="auto" w:line="240"/>
    </w:pPr>
    <w:rPr>
      <w:rFonts w:ascii="Calibri" w:cs="宋体" w:eastAsia="Calibri" w:hAnsi="Calibri"/>
    </w:rPr>
  </w:style>
  <w:style w:type="table" w:customStyle="1" w:styleId="style4110">
    <w:name w:val="Medium Grid 31"/>
    <w:basedOn w:val="style105"/>
    <w:next w:val="style4110"/>
    <w:uiPriority w:val="69"/>
    <w:pPr>
      <w:spacing w:after="0" w:lineRule="auto" w:line="240"/>
    </w:pPr>
    <w:rPr>
      <w:rFonts w:ascii="Calibri" w:cs="Times New Roman" w:eastAsia="Calibri" w:hAnsi="Calibri"/>
      <w:sz w:val="20"/>
      <w:szCs w:val="20"/>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paragraph" w:styleId="style94">
    <w:name w:val="Normal (Web)"/>
    <w:basedOn w:val="style0"/>
    <w:next w:val="style94"/>
    <w:uiPriority w:val="99"/>
    <w:pPr>
      <w:spacing w:after="640" w:lineRule="atLeast" w:line="640"/>
      <w:jc w:val="both"/>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40" Type="http://schemas.openxmlformats.org/officeDocument/2006/relationships/image" Target="media/image16.wmf"/><Relationship Id="rId42" Type="http://schemas.openxmlformats.org/officeDocument/2006/relationships/oleObject" Target="embeddings/oleObject24.bin"/><Relationship Id="rId41" Type="http://schemas.openxmlformats.org/officeDocument/2006/relationships/oleObject" Target="embeddings/oleObject23.bin"/><Relationship Id="rId44" Type="http://schemas.openxmlformats.org/officeDocument/2006/relationships/oleObject" Target="embeddings/oleObject26.bin"/><Relationship Id="rId43" Type="http://schemas.openxmlformats.org/officeDocument/2006/relationships/oleObject" Target="embeddings/oleObject25.bin"/><Relationship Id="rId46" Type="http://schemas.openxmlformats.org/officeDocument/2006/relationships/image" Target="media/image17.wmf"/><Relationship Id="rId45" Type="http://schemas.openxmlformats.org/officeDocument/2006/relationships/oleObject" Target="embeddings/oleObject27.bin"/><Relationship Id="rId1" Type="http://schemas.openxmlformats.org/officeDocument/2006/relationships/numbering" Target="numbering.xml"/><Relationship Id="rId2" Type="http://schemas.openxmlformats.org/officeDocument/2006/relationships/footer" Target="footer1.xml"/><Relationship Id="rId3" Type="http://schemas.openxmlformats.org/officeDocument/2006/relationships/image" Target="media/image1.jpeg"/><Relationship Id="rId4" Type="http://schemas.openxmlformats.org/officeDocument/2006/relationships/image" Target="media/image2.wmf"/><Relationship Id="rId9" Type="http://schemas.openxmlformats.org/officeDocument/2006/relationships/oleObject" Target="embeddings/oleObject3.bin"/><Relationship Id="rId48" Type="http://schemas.openxmlformats.org/officeDocument/2006/relationships/image" Target="media/image18.wmf"/><Relationship Id="rId47" Type="http://schemas.openxmlformats.org/officeDocument/2006/relationships/oleObject" Target="embeddings/oleObject28.bin"/><Relationship Id="rId49" Type="http://schemas.openxmlformats.org/officeDocument/2006/relationships/oleObject" Target="embeddings/oleObject29.bin"/><Relationship Id="rId5" Type="http://schemas.openxmlformats.org/officeDocument/2006/relationships/oleObject" Target="embeddings/oleObject1.bin"/><Relationship Id="rId6" Type="http://schemas.openxmlformats.org/officeDocument/2006/relationships/image" Target="media/image3.wmf"/><Relationship Id="rId7" Type="http://schemas.openxmlformats.org/officeDocument/2006/relationships/oleObject" Target="embeddings/oleObject2.bin"/><Relationship Id="rId8" Type="http://schemas.openxmlformats.org/officeDocument/2006/relationships/image" Target="media/image4.wmf"/><Relationship Id="rId73" Type="http://schemas.openxmlformats.org/officeDocument/2006/relationships/image" Target="media/image36.wmf"/><Relationship Id="rId72" Type="http://schemas.openxmlformats.org/officeDocument/2006/relationships/image" Target="media/image35.wmf"/><Relationship Id="rId31" Type="http://schemas.openxmlformats.org/officeDocument/2006/relationships/oleObject" Target="embeddings/oleObject18.bin"/><Relationship Id="rId75" Type="http://schemas.openxmlformats.org/officeDocument/2006/relationships/oleObject" Target="embeddings/oleObject36.bin"/><Relationship Id="rId30" Type="http://schemas.openxmlformats.org/officeDocument/2006/relationships/oleObject" Target="embeddings/oleObject17.bin"/><Relationship Id="rId74" Type="http://schemas.openxmlformats.org/officeDocument/2006/relationships/image" Target="media/image37.wmf"/><Relationship Id="rId33" Type="http://schemas.openxmlformats.org/officeDocument/2006/relationships/oleObject" Target="embeddings/oleObject19.bin"/><Relationship Id="rId77" Type="http://schemas.openxmlformats.org/officeDocument/2006/relationships/fontTable" Target="fontTable.xml"/><Relationship Id="rId32" Type="http://schemas.openxmlformats.org/officeDocument/2006/relationships/image" Target="media/image12.wmf"/><Relationship Id="rId76" Type="http://schemas.openxmlformats.org/officeDocument/2006/relationships/styles" Target="styles.xml"/><Relationship Id="rId35" Type="http://schemas.openxmlformats.org/officeDocument/2006/relationships/oleObject" Target="embeddings/oleObject20.bin"/><Relationship Id="rId79" Type="http://schemas.openxmlformats.org/officeDocument/2006/relationships/theme" Target="theme/theme1.xml"/><Relationship Id="rId34" Type="http://schemas.openxmlformats.org/officeDocument/2006/relationships/image" Target="media/image13.wmf"/><Relationship Id="rId78" Type="http://schemas.openxmlformats.org/officeDocument/2006/relationships/settings" Target="settings.xml"/><Relationship Id="rId71" Type="http://schemas.openxmlformats.org/officeDocument/2006/relationships/image" Target="media/image34.wmf"/><Relationship Id="rId70" Type="http://schemas.openxmlformats.org/officeDocument/2006/relationships/image" Target="media/image33.wmf"/><Relationship Id="rId37" Type="http://schemas.openxmlformats.org/officeDocument/2006/relationships/oleObject" Target="embeddings/oleObject21.bin"/><Relationship Id="rId36" Type="http://schemas.openxmlformats.org/officeDocument/2006/relationships/image" Target="media/image14.wmf"/><Relationship Id="rId39" Type="http://schemas.openxmlformats.org/officeDocument/2006/relationships/oleObject" Target="embeddings/oleObject22.bin"/><Relationship Id="rId38" Type="http://schemas.openxmlformats.org/officeDocument/2006/relationships/image" Target="media/image15.wmf"/><Relationship Id="rId62" Type="http://schemas.openxmlformats.org/officeDocument/2006/relationships/image" Target="media/image25.wmf"/><Relationship Id="rId61" Type="http://schemas.openxmlformats.org/officeDocument/2006/relationships/oleObject" Target="embeddings/oleObject35.bin"/><Relationship Id="rId20" Type="http://schemas.openxmlformats.org/officeDocument/2006/relationships/oleObject" Target="embeddings/oleObject9.bin"/><Relationship Id="rId64" Type="http://schemas.openxmlformats.org/officeDocument/2006/relationships/image" Target="media/image27.wmf"/><Relationship Id="rId63" Type="http://schemas.openxmlformats.org/officeDocument/2006/relationships/image" Target="media/image26.wmf"/><Relationship Id="rId22" Type="http://schemas.openxmlformats.org/officeDocument/2006/relationships/oleObject" Target="embeddings/oleObject10.bin"/><Relationship Id="rId66" Type="http://schemas.openxmlformats.org/officeDocument/2006/relationships/image" Target="media/image29.wmf"/><Relationship Id="rId21" Type="http://schemas.openxmlformats.org/officeDocument/2006/relationships/image" Target="media/image10.wmf"/><Relationship Id="rId65" Type="http://schemas.openxmlformats.org/officeDocument/2006/relationships/image" Target="media/image28.wmf"/><Relationship Id="rId24" Type="http://schemas.openxmlformats.org/officeDocument/2006/relationships/oleObject" Target="embeddings/oleObject11.bin"/><Relationship Id="rId68" Type="http://schemas.openxmlformats.org/officeDocument/2006/relationships/image" Target="media/image31.wmf"/><Relationship Id="rId23" Type="http://schemas.openxmlformats.org/officeDocument/2006/relationships/image" Target="media/image11.wmf"/><Relationship Id="rId67" Type="http://schemas.openxmlformats.org/officeDocument/2006/relationships/image" Target="media/image30.wmf"/><Relationship Id="rId60" Type="http://schemas.openxmlformats.org/officeDocument/2006/relationships/image" Target="media/image24.wmf"/><Relationship Id="rId26" Type="http://schemas.openxmlformats.org/officeDocument/2006/relationships/oleObject" Target="embeddings/oleObject13.bin"/><Relationship Id="rId25" Type="http://schemas.openxmlformats.org/officeDocument/2006/relationships/oleObject" Target="embeddings/oleObject12.bin"/><Relationship Id="rId69" Type="http://schemas.openxmlformats.org/officeDocument/2006/relationships/image" Target="media/image32.wmf"/><Relationship Id="rId28" Type="http://schemas.openxmlformats.org/officeDocument/2006/relationships/oleObject" Target="embeddings/oleObject15.bin"/><Relationship Id="rId27" Type="http://schemas.openxmlformats.org/officeDocument/2006/relationships/oleObject" Target="embeddings/oleObject14.bin"/><Relationship Id="rId29" Type="http://schemas.openxmlformats.org/officeDocument/2006/relationships/oleObject" Target="embeddings/oleObject16.bin"/><Relationship Id="rId51" Type="http://schemas.openxmlformats.org/officeDocument/2006/relationships/oleObject" Target="embeddings/oleObject30.bin"/><Relationship Id="rId50" Type="http://schemas.openxmlformats.org/officeDocument/2006/relationships/image" Target="media/image19.wmf"/><Relationship Id="rId53" Type="http://schemas.openxmlformats.org/officeDocument/2006/relationships/oleObject" Target="embeddings/oleObject31.bin"/><Relationship Id="rId52" Type="http://schemas.openxmlformats.org/officeDocument/2006/relationships/image" Target="media/image20.wmf"/><Relationship Id="rId11" Type="http://schemas.openxmlformats.org/officeDocument/2006/relationships/image" Target="media/image5.wmf"/><Relationship Id="rId55" Type="http://schemas.openxmlformats.org/officeDocument/2006/relationships/oleObject" Target="embeddings/oleObject32.bin"/><Relationship Id="rId10" Type="http://schemas.openxmlformats.org/officeDocument/2006/relationships/oleObject" Target="embeddings/oleObject4.bin"/><Relationship Id="rId54" Type="http://schemas.openxmlformats.org/officeDocument/2006/relationships/image" Target="media/image21.wmf"/><Relationship Id="rId13" Type="http://schemas.openxmlformats.org/officeDocument/2006/relationships/image" Target="media/image6.wmf"/><Relationship Id="rId57" Type="http://schemas.openxmlformats.org/officeDocument/2006/relationships/oleObject" Target="embeddings/oleObject33.bin"/><Relationship Id="rId12" Type="http://schemas.openxmlformats.org/officeDocument/2006/relationships/oleObject" Target="embeddings/oleObject5.bin"/><Relationship Id="rId56" Type="http://schemas.openxmlformats.org/officeDocument/2006/relationships/image" Target="media/image22.wmf"/><Relationship Id="rId15" Type="http://schemas.openxmlformats.org/officeDocument/2006/relationships/image" Target="media/image7.wmf"/><Relationship Id="rId59" Type="http://schemas.openxmlformats.org/officeDocument/2006/relationships/oleObject" Target="embeddings/oleObject34.bin"/><Relationship Id="rId14" Type="http://schemas.openxmlformats.org/officeDocument/2006/relationships/oleObject" Target="embeddings/oleObject6.bin"/><Relationship Id="rId58" Type="http://schemas.openxmlformats.org/officeDocument/2006/relationships/image" Target="media/image23.wmf"/><Relationship Id="rId17" Type="http://schemas.openxmlformats.org/officeDocument/2006/relationships/image" Target="media/image8.wmf"/><Relationship Id="rId16" Type="http://schemas.openxmlformats.org/officeDocument/2006/relationships/oleObject" Target="embeddings/oleObject7.bin"/><Relationship Id="rId19" Type="http://schemas.openxmlformats.org/officeDocument/2006/relationships/image" Target="media/image9.wmf"/><Relationship Id="rId18" Type="http://schemas.openxmlformats.org/officeDocument/2006/relationships/oleObject" Target="embeddings/oleObject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Words>41996</Words>
  <Pages>223</Pages>
  <Characters>191485</Characters>
  <Application>WPS Office</Application>
  <DocSecurity>0</DocSecurity>
  <Paragraphs>5484</Paragraphs>
  <ScaleCrop>false</ScaleCrop>
  <LinksUpToDate>false</LinksUpToDate>
  <CharactersWithSpaces>234929</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2022-06-02T06:23:00Z</dcterms:created>
  <dc:creator>user pc</dc:creator>
  <lastModifiedBy>M2006C3LG</lastModifiedBy>
  <dcterms:modified xsi:type="dcterms:W3CDTF">2023-02-08T16:18:22Z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be113eaf012f4c4eb28a6105fc742bc3</vt:lpwstr>
  </property>
</Properties>
</file>